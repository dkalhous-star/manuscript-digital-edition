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FC2AE" w14:textId="47599884" w:rsidR="005724D8" w:rsidRPr="007A06F5" w:rsidRDefault="002C2F84" w:rsidP="00450DB4">
      <w:pPr>
        <w:spacing w:after="120" w:line="240" w:lineRule="auto"/>
        <w:rPr>
          <w:rFonts w:ascii="Times New Roman" w:hAnsi="Times New Roman" w:cs="Times New Roman"/>
          <w:lang w:val="la-Latn"/>
        </w:rPr>
      </w:pPr>
      <w:r>
        <w:rPr>
          <w:rFonts w:ascii="Times New Roman" w:hAnsi="Times New Roman" w:cs="Times New Roman"/>
          <w:lang w:val="la-Latn"/>
        </w:rPr>
        <w:fldChar w:fldCharType="begin"/>
      </w:r>
      <w:r>
        <w:rPr>
          <w:rFonts w:ascii="Times New Roman" w:hAnsi="Times New Roman" w:cs="Times New Roman"/>
          <w:lang w:val="la-Latn"/>
        </w:rPr>
        <w:instrText>HYPERLINK "</w:instrText>
      </w:r>
      <w:r w:rsidRPr="002C2F84">
        <w:rPr>
          <w:rFonts w:ascii="Times New Roman" w:hAnsi="Times New Roman" w:cs="Times New Roman"/>
          <w:lang w:val="la-Latn"/>
        </w:rPr>
        <w:instrText>http://capitularia.uni-koeln.de/mss/heiligenkreuz-sb-217/</w:instrText>
      </w:r>
      <w:r>
        <w:rPr>
          <w:rFonts w:ascii="Times New Roman" w:hAnsi="Times New Roman" w:cs="Times New Roman"/>
          <w:lang w:val="la-Latn"/>
        </w:rPr>
        <w:instrText>"</w:instrText>
      </w:r>
      <w:r>
        <w:rPr>
          <w:rFonts w:ascii="Times New Roman" w:hAnsi="Times New Roman" w:cs="Times New Roman"/>
          <w:lang w:val="la-Latn"/>
        </w:rPr>
        <w:fldChar w:fldCharType="separate"/>
      </w:r>
      <w:r w:rsidRPr="00894787">
        <w:rPr>
          <w:rStyle w:val="Hypertextovodkaz"/>
          <w:rFonts w:ascii="Times New Roman" w:hAnsi="Times New Roman" w:cs="Times New Roman"/>
          <w:lang w:val="la-Latn"/>
        </w:rPr>
        <w:t>http://capitularia.uni-koeln.de/mss/heiligenkreuz-sb-217/</w:t>
      </w:r>
      <w:r>
        <w:rPr>
          <w:rFonts w:ascii="Times New Roman" w:hAnsi="Times New Roman" w:cs="Times New Roman"/>
          <w:lang w:val="la-Latn"/>
        </w:rPr>
        <w:fldChar w:fldCharType="end"/>
      </w:r>
    </w:p>
    <w:p w14:paraId="73AC6240" w14:textId="55D9BDDC" w:rsidR="00BA5266" w:rsidRPr="007A06F5" w:rsidRDefault="00E4106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Stiftsbibliothek, 217, in: Capitularia. Edition der fränkischen Herrschererlasse, bearb. von Karl Ubl und Mitarb., Köln 2014 ff. URL: http://capitularia.uni-koeln.de/mss/heiligenkreuz-sb-217 (abgerufen am 05.06.2017)</w:t>
      </w:r>
    </w:p>
    <w:p w14:paraId="374237A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Stiftsbibliothek, 217</w:t>
      </w:r>
    </w:p>
    <w:p w14:paraId="025E963B"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Beschreibung</w:t>
      </w:r>
    </w:p>
    <w:p w14:paraId="01B6199F"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Aufbewahrungsort:</w:t>
      </w:r>
    </w:p>
    <w:p w14:paraId="4201A77B"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w:t>
      </w:r>
    </w:p>
    <w:p w14:paraId="5482E56E" w14:textId="45B5879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Stiftsbibliothek</w:t>
      </w:r>
      <w:r w:rsidR="00BA2DEF" w:rsidRPr="007A06F5">
        <w:rPr>
          <w:rFonts w:ascii="Calibri" w:hAnsi="Calibri" w:cs="Times New Roman"/>
          <w:lang w:val="la-Latn"/>
        </w:rPr>
        <w:t>+</w:t>
      </w:r>
    </w:p>
    <w:p w14:paraId="3CA897A9"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217</w:t>
      </w:r>
    </w:p>
    <w:p w14:paraId="2ACEFB0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Sigle: He</w:t>
      </w:r>
    </w:p>
    <w:p w14:paraId="6181CE3A"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Entstehung und Überlieferung</w:t>
      </w:r>
    </w:p>
    <w:p w14:paraId="4B60513F" w14:textId="77777777" w:rsidR="00DD2554" w:rsidRPr="007A06F5" w:rsidRDefault="00BA5266" w:rsidP="00DD2554">
      <w:pPr>
        <w:spacing w:after="120" w:line="240" w:lineRule="auto"/>
        <w:rPr>
          <w:rFonts w:ascii="Times New Roman" w:hAnsi="Times New Roman" w:cs="Times New Roman"/>
          <w:highlight w:val="green"/>
          <w:lang w:val="la-Latn"/>
        </w:rPr>
      </w:pPr>
      <w:r w:rsidRPr="007A06F5">
        <w:rPr>
          <w:rFonts w:ascii="Times New Roman" w:hAnsi="Times New Roman" w:cs="Times New Roman"/>
          <w:lang w:val="la-Latn"/>
        </w:rPr>
        <w:t>Entstehung:</w:t>
      </w:r>
      <w:r w:rsidR="00DD2554" w:rsidRPr="007A06F5">
        <w:rPr>
          <w:rFonts w:ascii="Times New Roman" w:hAnsi="Times New Roman" w:cs="Times New Roman"/>
          <w:lang w:val="la-Latn"/>
        </w:rPr>
        <w:t xml:space="preserve"> ?, </w:t>
      </w:r>
      <w:r w:rsidR="00DD2554" w:rsidRPr="007A06F5">
        <w:rPr>
          <w:rFonts w:ascii="Times New Roman" w:hAnsi="Times New Roman" w:cs="Times New Roman"/>
          <w:highlight w:val="green"/>
          <w:lang w:val="la-Latn"/>
        </w:rPr>
        <w:t>Hk 217: nach Hk wegen Hussitentum?</w:t>
      </w:r>
    </w:p>
    <w:p w14:paraId="4BD1833A" w14:textId="4919B900" w:rsidR="00BA5266" w:rsidRPr="007A06F5" w:rsidRDefault="00DD2554" w:rsidP="00DD2554">
      <w:pPr>
        <w:spacing w:after="120" w:line="240" w:lineRule="auto"/>
        <w:rPr>
          <w:rFonts w:ascii="Times New Roman" w:hAnsi="Times New Roman" w:cs="Times New Roman"/>
          <w:lang w:val="la-Latn"/>
        </w:rPr>
      </w:pPr>
      <w:r w:rsidRPr="007A06F5">
        <w:rPr>
          <w:rFonts w:ascii="Times New Roman" w:hAnsi="Times New Roman" w:cs="Times New Roman"/>
          <w:highlight w:val="green"/>
          <w:lang w:val="la-Latn"/>
        </w:rPr>
        <w:t>Wie sind die Hss. in den ma Hss.katalogen beschrieben?</w:t>
      </w:r>
    </w:p>
    <w:p w14:paraId="3FA42116" w14:textId="4C32C8D6" w:rsidR="00BA5266" w:rsidRPr="007A06F5" w:rsidRDefault="003D7AFD" w:rsidP="00450DB4">
      <w:pPr>
        <w:spacing w:after="120" w:line="240" w:lineRule="auto"/>
        <w:rPr>
          <w:ins w:id="0" w:author="David Kalhous" w:date="2019-06-26T17:17:00Z"/>
          <w:rFonts w:ascii="Times New Roman" w:hAnsi="Times New Roman" w:cs="Times New Roman"/>
          <w:lang w:val="la-Latn"/>
        </w:rPr>
      </w:pPr>
      <w:ins w:id="1" w:author="David Kalhous" w:date="2019-06-26T17:17:00Z">
        <w:r w:rsidRPr="007A06F5">
          <w:rPr>
            <w:rFonts w:ascii="Times New Roman" w:hAnsi="Times New Roman" w:cs="Times New Roman"/>
            <w:lang w:val="la-Latn"/>
          </w:rPr>
          <w:t>Vyhnání – Lex Alamannorum + potrestání Prkoše – Strategikon (viz Cosmas)</w:t>
        </w:r>
      </w:ins>
    </w:p>
    <w:p w14:paraId="6CA256E3" w14:textId="70E27B0C" w:rsidR="003D7AFD" w:rsidRPr="007A06F5" w:rsidRDefault="006D0480" w:rsidP="001A4B26">
      <w:pPr>
        <w:pStyle w:val="Odstavecseseznamem"/>
        <w:numPr>
          <w:ilvl w:val="0"/>
          <w:numId w:val="59"/>
        </w:numPr>
        <w:spacing w:after="120" w:line="240" w:lineRule="auto"/>
        <w:rPr>
          <w:rFonts w:ascii="Times New Roman" w:hAnsi="Times New Roman" w:cs="Times New Roman"/>
          <w:highlight w:val="green"/>
          <w:lang w:val="la-Latn"/>
        </w:rPr>
      </w:pPr>
      <w:r w:rsidRPr="007A06F5">
        <w:rPr>
          <w:rFonts w:ascii="Times New Roman" w:hAnsi="Times New Roman" w:cs="Times New Roman"/>
          <w:highlight w:val="green"/>
          <w:lang w:val="la-Latn"/>
        </w:rPr>
        <w:t>Wie die Authorität des Gesetzes konstruiert ist? (Ubl?)</w:t>
      </w:r>
    </w:p>
    <w:p w14:paraId="51F086BE" w14:textId="17885C96" w:rsidR="006D0480" w:rsidRPr="007A06F5" w:rsidRDefault="001A4B26" w:rsidP="001A4B26">
      <w:pPr>
        <w:pStyle w:val="Odstavecseseznamem"/>
        <w:numPr>
          <w:ilvl w:val="0"/>
          <w:numId w:val="59"/>
        </w:numPr>
        <w:spacing w:after="120" w:line="240" w:lineRule="auto"/>
        <w:rPr>
          <w:rFonts w:ascii="Times New Roman" w:hAnsi="Times New Roman" w:cs="Times New Roman"/>
          <w:lang w:val="la-Latn"/>
        </w:rPr>
      </w:pPr>
      <w:r w:rsidRPr="007A06F5">
        <w:rPr>
          <w:rFonts w:ascii="Times New Roman" w:hAnsi="Times New Roman" w:cs="Times New Roman"/>
          <w:highlight w:val="green"/>
          <w:lang w:val="la-Latn"/>
        </w:rPr>
        <w:t xml:space="preserve">Auswahlkriterien der </w:t>
      </w:r>
      <w:commentRangeStart w:id="2"/>
      <w:r w:rsidRPr="007A06F5">
        <w:rPr>
          <w:rFonts w:ascii="Times New Roman" w:hAnsi="Times New Roman" w:cs="Times New Roman"/>
          <w:highlight w:val="green"/>
          <w:lang w:val="la-Latn"/>
        </w:rPr>
        <w:t>Kapiteln</w:t>
      </w:r>
      <w:commentRangeEnd w:id="2"/>
      <w:r w:rsidR="00601EBA" w:rsidRPr="007A06F5">
        <w:rPr>
          <w:rStyle w:val="Odkaznakoment"/>
          <w:lang w:val="la-Latn"/>
        </w:rPr>
        <w:commentReference w:id="2"/>
      </w:r>
      <w:r w:rsidRPr="007A06F5">
        <w:rPr>
          <w:rFonts w:ascii="Times New Roman" w:hAnsi="Times New Roman" w:cs="Times New Roman"/>
          <w:highlight w:val="green"/>
          <w:lang w:val="la-Latn"/>
        </w:rPr>
        <w:t>?</w:t>
      </w:r>
    </w:p>
    <w:p w14:paraId="3BD59B3B" w14:textId="77777777" w:rsidR="006D0480" w:rsidRPr="007A06F5" w:rsidRDefault="006D0480" w:rsidP="00450DB4">
      <w:pPr>
        <w:spacing w:after="120" w:line="240" w:lineRule="auto"/>
        <w:rPr>
          <w:rFonts w:ascii="Times New Roman" w:hAnsi="Times New Roman" w:cs="Times New Roman"/>
          <w:lang w:val="la-Latn"/>
        </w:rPr>
      </w:pPr>
    </w:p>
    <w:p w14:paraId="16961ABE" w14:textId="6E20EC2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10. Jh., Ende; Südostdeutschland</w:t>
      </w:r>
      <w:r w:rsidR="003D0813" w:rsidRPr="007A06F5">
        <w:rPr>
          <w:rFonts w:ascii="Times New Roman" w:hAnsi="Times New Roman" w:cs="Times New Roman"/>
          <w:lang w:val="la-Latn"/>
        </w:rPr>
        <w:t xml:space="preserve"> (Meens, Penance, 134, n. 151 W Germany)</w:t>
      </w:r>
    </w:p>
    <w:p w14:paraId="178CA505"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Provenienz:</w:t>
      </w:r>
    </w:p>
    <w:p w14:paraId="09A37AED" w14:textId="77777777" w:rsidR="00BA5266" w:rsidRPr="007A06F5" w:rsidRDefault="00BA5266" w:rsidP="00450DB4">
      <w:pPr>
        <w:spacing w:after="120" w:line="240" w:lineRule="auto"/>
        <w:rPr>
          <w:rFonts w:ascii="Times New Roman" w:hAnsi="Times New Roman" w:cs="Times New Roman"/>
          <w:lang w:val="la-Latn"/>
        </w:rPr>
      </w:pPr>
    </w:p>
    <w:p w14:paraId="5FAF7BDC" w14:textId="3827994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Der Inhalt der Nachträge foll. 5v-6v, 76r, 78r-81r läßt auf eine südostdeutsche oder böhmisch-mährische Bibliothek als Heimat der Hs. schließen. Nach Zagiba 1974, S. 66 hätten sie „die bairischen Missionare zweifellos bei ihrer Tätigkeit auf böhmischem Gebiete verwendet</w:t>
      </w:r>
      <w:r w:rsidR="005D4A29" w:rsidRPr="007A06F5">
        <w:rPr>
          <w:rFonts w:ascii="Times New Roman" w:hAnsi="Times New Roman" w:cs="Times New Roman"/>
          <w:lang w:val="la-Latn"/>
        </w:rPr>
        <w:t>.</w:t>
      </w:r>
      <w:r w:rsidRPr="007A06F5">
        <w:rPr>
          <w:rFonts w:ascii="Times New Roman" w:hAnsi="Times New Roman" w:cs="Times New Roman"/>
          <w:lang w:val="la-Latn"/>
        </w:rPr>
        <w:t>.. Damit gewinnt die Handschrift große Bedeutung für die slavische Kirchen- und Kulturgeschichte und nicht zuletzt für die Problematik der cyrillomethodianischen Zeit“.</w:t>
      </w:r>
    </w:p>
    <w:p w14:paraId="6A2F95B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Äußere Beschreibung</w:t>
      </w:r>
    </w:p>
    <w:p w14:paraId="3E90664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Material: </w:t>
      </w:r>
      <w:r w:rsidRPr="007A06F5">
        <w:rPr>
          <w:rFonts w:ascii="Times New Roman" w:hAnsi="Times New Roman" w:cs="Times New Roman"/>
          <w:lang w:val="la-Latn"/>
        </w:rPr>
        <w:tab/>
        <w:t>Pergament</w:t>
      </w:r>
    </w:p>
    <w:p w14:paraId="44B16E5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Umfang: </w:t>
      </w:r>
      <w:r w:rsidRPr="007A06F5">
        <w:rPr>
          <w:rFonts w:ascii="Times New Roman" w:hAnsi="Times New Roman" w:cs="Times New Roman"/>
          <w:lang w:val="la-Latn"/>
        </w:rPr>
        <w:tab/>
      </w:r>
      <w:r w:rsidRPr="007A06F5">
        <w:rPr>
          <w:rFonts w:ascii="Times New Roman" w:hAnsi="Times New Roman" w:cs="Times New Roman"/>
          <w:highlight w:val="yellow"/>
          <w:lang w:val="la-Latn"/>
        </w:rPr>
        <w:t>330 foll. (Blattverlust)</w:t>
      </w:r>
    </w:p>
    <w:p w14:paraId="65E3D02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Maße: </w:t>
      </w:r>
      <w:r w:rsidRPr="007A06F5">
        <w:rPr>
          <w:rFonts w:ascii="Times New Roman" w:hAnsi="Times New Roman" w:cs="Times New Roman"/>
          <w:lang w:val="la-Latn"/>
        </w:rPr>
        <w:tab/>
        <w:t>255 × 185-190 mm</w:t>
      </w:r>
    </w:p>
    <w:p w14:paraId="6FB6723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Schriftraum: </w:t>
      </w:r>
      <w:r w:rsidRPr="007A06F5">
        <w:rPr>
          <w:rFonts w:ascii="Times New Roman" w:hAnsi="Times New Roman" w:cs="Times New Roman"/>
          <w:lang w:val="la-Latn"/>
        </w:rPr>
        <w:tab/>
        <w:t>ca. 180-190 × 120-135 mm</w:t>
      </w:r>
    </w:p>
    <w:p w14:paraId="45488B5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Lagen: </w:t>
      </w:r>
      <w:r w:rsidRPr="007A06F5">
        <w:rPr>
          <w:rFonts w:ascii="Times New Roman" w:hAnsi="Times New Roman" w:cs="Times New Roman"/>
          <w:lang w:val="la-Latn"/>
        </w:rPr>
        <w:tab/>
        <w:t>Lagen (manchmal schwer zu bestimmen):</w:t>
      </w:r>
    </w:p>
    <w:p w14:paraId="0B1636B1" w14:textId="65561C1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III6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IV22 + III28 + (1+IV)37 + (IV-1)44 + IV52 + (IV-6)54 + (IV-2)60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IV76 + 177 + (2+I)81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IV105 + (III+l)112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IV160 + III166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IV198 + III204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IV228 + (III+1)235 +</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IV315 + (III+1)322 + IV330</w:t>
      </w:r>
    </w:p>
    <w:p w14:paraId="6E3CCC9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Foll. 237-239 mit foll. 240-242 noch vor Eintrag der Ansegis-Kapitelzahlen verheftet.</w:t>
      </w:r>
    </w:p>
    <w:p w14:paraId="2D82723C" w14:textId="3D1B033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Mehrfache, z.</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radierte Kustoden: Buchstaben und römische Ziffern (jeweils ältere und jüngere); notiert sei hier nur die durchgehende jüngere Folge, bei der römische Ziffern mit us-Haken versehen sind: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(6v) bis VII (52v), VIIII (60v) bis XLI (307v), XLIII (315v), XLII (322v).</w:t>
      </w:r>
    </w:p>
    <w:p w14:paraId="0065417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Zeilen: </w:t>
      </w:r>
      <w:r w:rsidRPr="007A06F5">
        <w:rPr>
          <w:rFonts w:ascii="Times New Roman" w:hAnsi="Times New Roman" w:cs="Times New Roman"/>
          <w:lang w:val="la-Latn"/>
        </w:rPr>
        <w:tab/>
        <w:t>meist 22</w:t>
      </w:r>
    </w:p>
    <w:p w14:paraId="478E1C25"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Spalten: </w:t>
      </w:r>
      <w:r w:rsidRPr="007A06F5">
        <w:rPr>
          <w:rFonts w:ascii="Times New Roman" w:hAnsi="Times New Roman" w:cs="Times New Roman"/>
          <w:lang w:val="la-Latn"/>
        </w:rPr>
        <w:tab/>
        <w:t>1</w:t>
      </w:r>
    </w:p>
    <w:p w14:paraId="31DA991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Schrift: </w:t>
      </w:r>
      <w:r w:rsidRPr="007A06F5">
        <w:rPr>
          <w:rFonts w:ascii="Times New Roman" w:hAnsi="Times New Roman" w:cs="Times New Roman"/>
          <w:lang w:val="la-Latn"/>
        </w:rPr>
        <w:tab/>
        <w:t>karolingische Minuskel (einige Seiten mit Unterlängen auf der letzten Zeile wie in Urkunden)</w:t>
      </w:r>
    </w:p>
    <w:p w14:paraId="2A2F49C4"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Schreiber: </w:t>
      </w:r>
      <w:r w:rsidRPr="007A06F5">
        <w:rPr>
          <w:rFonts w:ascii="Times New Roman" w:hAnsi="Times New Roman" w:cs="Times New Roman"/>
          <w:lang w:val="la-Latn"/>
        </w:rPr>
        <w:tab/>
        <w:t>mehrere Hände</w:t>
      </w:r>
    </w:p>
    <w:p w14:paraId="732DB23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Ausstattung: </w:t>
      </w:r>
      <w:r w:rsidRPr="007A06F5">
        <w:rPr>
          <w:rFonts w:ascii="Times New Roman" w:hAnsi="Times New Roman" w:cs="Times New Roman"/>
          <w:lang w:val="la-Latn"/>
        </w:rPr>
        <w:tab/>
      </w:r>
    </w:p>
    <w:p w14:paraId="3B1A521A" w14:textId="77777777" w:rsidR="00BA5266" w:rsidRPr="007A06F5" w:rsidRDefault="00BA5266" w:rsidP="00450DB4">
      <w:pPr>
        <w:spacing w:after="120" w:line="240" w:lineRule="auto"/>
        <w:rPr>
          <w:rFonts w:ascii="Times New Roman" w:hAnsi="Times New Roman" w:cs="Times New Roman"/>
          <w:lang w:val="la-Latn"/>
        </w:rPr>
      </w:pPr>
    </w:p>
    <w:p w14:paraId="7BCC87C8" w14:textId="6B72F9A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Rubriken (Capitalis rustica und Minuskel) in Rot und/oder schwarzer bzw. dunkelbrauner Texttinte; Initialen rot oder in Texttinte, z.</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mit roten Füllungen (30v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roter Umrißzeichnung mit Blattwerk); Zahlen rot oder in Texttinte</w:t>
      </w:r>
    </w:p>
    <w:p w14:paraId="708209C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Einband: </w:t>
      </w:r>
      <w:r w:rsidRPr="007A06F5">
        <w:rPr>
          <w:rFonts w:ascii="Times New Roman" w:hAnsi="Times New Roman" w:cs="Times New Roman"/>
          <w:lang w:val="la-Latn"/>
        </w:rPr>
        <w:tab/>
      </w:r>
    </w:p>
    <w:p w14:paraId="47BDF687" w14:textId="77777777" w:rsidR="00BA5266" w:rsidRPr="007A06F5" w:rsidRDefault="00BA5266" w:rsidP="00450DB4">
      <w:pPr>
        <w:spacing w:after="120" w:line="240" w:lineRule="auto"/>
        <w:rPr>
          <w:rFonts w:ascii="Times New Roman" w:hAnsi="Times New Roman" w:cs="Times New Roman"/>
          <w:lang w:val="la-Latn"/>
        </w:rPr>
      </w:pPr>
    </w:p>
    <w:p w14:paraId="5DA76DC9"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weißer Ledereinband (mit Blindprägung) um Holz mit Schließen; auf dem Vorderspiegel mehrere kleine Papierzettel mit neuzeitlichen Inhalts- bzw. Provenienzangaben</w:t>
      </w:r>
    </w:p>
    <w:p w14:paraId="7B2BA290" w14:textId="77777777" w:rsidR="00BA5266" w:rsidRPr="007A06F5" w:rsidRDefault="00BA5266" w:rsidP="00450DB4">
      <w:pPr>
        <w:spacing w:after="120" w:line="240" w:lineRule="auto"/>
        <w:rPr>
          <w:rFonts w:ascii="Times New Roman" w:hAnsi="Times New Roman" w:cs="Times New Roman"/>
          <w:lang w:val="la-Latn"/>
        </w:rPr>
      </w:pPr>
    </w:p>
    <w:p w14:paraId="540879C1"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Inhalte</w:t>
      </w:r>
    </w:p>
    <w:p w14:paraId="6433BC4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Anmerkung:</w:t>
      </w:r>
    </w:p>
    <w:p w14:paraId="2FCBB1FC" w14:textId="77777777" w:rsidR="00BA5266" w:rsidRPr="007A06F5" w:rsidRDefault="00BA5266" w:rsidP="00450DB4">
      <w:pPr>
        <w:spacing w:after="120" w:line="240" w:lineRule="auto"/>
        <w:rPr>
          <w:rFonts w:ascii="Times New Roman" w:hAnsi="Times New Roman" w:cs="Times New Roman"/>
          <w:lang w:val="la-Latn"/>
        </w:rPr>
      </w:pPr>
    </w:p>
    <w:p w14:paraId="3477EC7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Die Hss. Heiligenkreuz 217 und Paris Lat. 3878 führen sich nach Kottje 1980, S. 54 auf dieselbe Vorlage zurück, in der Hansen eine Kopie des Cod. München Lat. 3853 sieht.</w:t>
      </w:r>
    </w:p>
    <w:p w14:paraId="77B82603" w14:textId="77777777" w:rsidR="00BA5266" w:rsidRPr="007A06F5" w:rsidRDefault="00BA5266" w:rsidP="00450DB4">
      <w:pPr>
        <w:spacing w:after="120" w:line="240" w:lineRule="auto"/>
        <w:rPr>
          <w:rFonts w:ascii="Times New Roman" w:hAnsi="Times New Roman" w:cs="Times New Roman"/>
          <w:lang w:val="la-Latn"/>
        </w:rPr>
      </w:pPr>
    </w:p>
    <w:p w14:paraId="6E97408A" w14:textId="22D6A60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Die Einteilung der Münchener Hs. in </w:t>
      </w:r>
      <w:r w:rsidRPr="007A06F5">
        <w:rPr>
          <w:rFonts w:ascii="Times New Roman" w:hAnsi="Times New Roman" w:cs="Times New Roman"/>
          <w:highlight w:val="yellow"/>
          <w:lang w:val="la-Latn"/>
        </w:rPr>
        <w:t>fünf Teile</w:t>
      </w:r>
      <w:r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I: Lagen 1-7 [= foll.</w:t>
      </w:r>
      <w:r w:rsidR="00E55DD3"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ff.]; II pars: Lagen 8-15 [= foll. 57 ff.]; III pars: Lagen 16-23 [= foll. 121 ff.]; IIII: Lagen 24-32 [= foll. 183 ff.]; V: Lagen 33-40 [= foll. 256 ff.</w:t>
      </w:r>
      <w:r w:rsidRPr="007A06F5">
        <w:rPr>
          <w:rFonts w:ascii="Times New Roman" w:hAnsi="Times New Roman" w:cs="Times New Roman"/>
          <w:lang w:val="la-Latn"/>
        </w:rPr>
        <w:t>]) spiegelt sich insofern in Cod. Heiligenkreuz wider, als hier analog zu den partes-Grenzen neue Lagen mit den gleichen Worten beginnen (foll. 30, 82, 145, 205, 276), und zwar unter Streckung des Textes oder mit Leerraum am Ende der vorhergehenden Lagen. Cod. Heiligenkreuz 217 wurde also offenbar an jenem südostdeutschen Ort verfertigt, wo sich der Monacensis bzw. seine Abschrift im endenden 10. Jahrhundert befand.</w:t>
      </w:r>
    </w:p>
    <w:p w14:paraId="3B93ED49" w14:textId="77777777" w:rsidR="00BA5266" w:rsidRPr="007A06F5" w:rsidRDefault="00BA5266" w:rsidP="00450DB4">
      <w:pPr>
        <w:spacing w:after="120" w:line="240" w:lineRule="auto"/>
        <w:rPr>
          <w:rFonts w:ascii="Times New Roman" w:hAnsi="Times New Roman" w:cs="Times New Roman"/>
          <w:lang w:val="la-Latn"/>
        </w:rPr>
      </w:pPr>
    </w:p>
    <w:p w14:paraId="3502ECCD" w14:textId="68DFA7C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Zum inneren Aufbau der Sammlung und zur Handschriftenfiliation siehe auch die Beschreibung des Cod. München Lat. 3853</w:t>
      </w:r>
      <w:r w:rsidR="003D0813" w:rsidRPr="007A06F5">
        <w:rPr>
          <w:rFonts w:ascii="Times New Roman" w:hAnsi="Times New Roman" w:cs="Times New Roman"/>
          <w:lang w:val="la-Latn"/>
        </w:rPr>
        <w:t xml:space="preserve"> (Meens, Penance, 134, n. 151, 2nd half of Xth, SE Germany, Augsburg?) (</w:t>
      </w:r>
      <w:r w:rsidR="006E2D15" w:rsidRPr="007A06F5">
        <w:rPr>
          <w:rFonts w:ascii="Times New Roman" w:hAnsi="Times New Roman" w:cs="Times New Roman"/>
          <w:lang w:val="la-Latn"/>
        </w:rPr>
        <w:t xml:space="preserve"> http://capitularia.uni-koeln.de/mss/muenchen-bsb-lat-3853/</w:t>
      </w:r>
      <w:r w:rsidRPr="007A06F5">
        <w:rPr>
          <w:rFonts w:ascii="Times New Roman" w:hAnsi="Times New Roman" w:cs="Times New Roman"/>
          <w:lang w:val="la-Latn"/>
        </w:rPr>
        <w:t>.</w:t>
      </w:r>
    </w:p>
    <w:p w14:paraId="4C4341CC" w14:textId="0484C11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Was im folgenden vermutlich verlorengegangen ist, läßt sich aus dem Ende von Cod. Paris Lat. 3878</w:t>
      </w:r>
      <w:r w:rsidR="003D0813" w:rsidRPr="007A06F5">
        <w:rPr>
          <w:rFonts w:ascii="Times New Roman" w:hAnsi="Times New Roman" w:cs="Times New Roman"/>
          <w:lang w:val="la-Latn"/>
        </w:rPr>
        <w:t xml:space="preserve"> (Meens, Penance, 134, n. 151, E. Xth c., NE France/Liege?)</w:t>
      </w:r>
      <w:r w:rsidRPr="007A06F5">
        <w:rPr>
          <w:rFonts w:ascii="Times New Roman" w:hAnsi="Times New Roman" w:cs="Times New Roman"/>
          <w:lang w:val="la-Latn"/>
        </w:rPr>
        <w:t xml:space="preserve"> erschließen.</w:t>
      </w:r>
      <w:r w:rsidR="003D0813" w:rsidRPr="007A06F5">
        <w:rPr>
          <w:lang w:val="la-Latn"/>
        </w:rPr>
        <w:t xml:space="preserve"> </w:t>
      </w:r>
      <w:r w:rsidR="003D0813" w:rsidRPr="007A06F5">
        <w:rPr>
          <w:rFonts w:ascii="Times New Roman" w:hAnsi="Times New Roman" w:cs="Times New Roman"/>
          <w:lang w:val="la-Latn"/>
        </w:rPr>
        <w:t>https://archivesetmanuscrits.bnf.fr/ark:/12148/cc625966</w:t>
      </w:r>
    </w:p>
    <w:p w14:paraId="4B401A55" w14:textId="77777777" w:rsidR="003B4D2F" w:rsidRPr="007A06F5" w:rsidRDefault="003B4D2F" w:rsidP="00450DB4">
      <w:pPr>
        <w:spacing w:after="120" w:line="240" w:lineRule="auto"/>
        <w:rPr>
          <w:rFonts w:ascii="Times New Roman" w:hAnsi="Times New Roman" w:cs="Times New Roman"/>
          <w:lang w:val="la-Latn"/>
        </w:rPr>
      </w:pPr>
    </w:p>
    <w:p w14:paraId="753F05F1"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Bibliographie</w:t>
      </w:r>
    </w:p>
    <w:p w14:paraId="0DD3F14E"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Literatur:</w:t>
      </w:r>
    </w:p>
    <w:p w14:paraId="16DCEF77" w14:textId="77777777" w:rsidR="003B4D2F" w:rsidRPr="007A06F5" w:rsidRDefault="003B4D2F" w:rsidP="00450DB4">
      <w:pPr>
        <w:spacing w:after="120" w:line="240" w:lineRule="auto"/>
        <w:rPr>
          <w:rFonts w:ascii="Times New Roman" w:hAnsi="Times New Roman" w:cs="Times New Roman"/>
          <w:lang w:val="la-Latn"/>
        </w:rPr>
      </w:pPr>
    </w:p>
    <w:p w14:paraId="34DB6F90" w14:textId="3EBD28A6"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Wattenbach, Beiträge zur Geschichte der christlichen Kirche in Mähren und Böhmen (Wien 1849) S. VI-VIII</w:t>
      </w:r>
    </w:p>
    <w:p w14:paraId="664D2ABC" w14:textId="77777777" w:rsidR="006E2D15"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Wasserschleben 1851, S. 38, 47 Anm. 1, S. 70, 81 Anm. 6, S. 248, 505 Anm. 1</w:t>
      </w:r>
    </w:p>
    <w:p w14:paraId="64B2CC03" w14:textId="396D48E3"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Wattenbach, Reise nach Österreich in den Jahren 1847, 1848, 1849, in: Archiv</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(1851) S. 597</w:t>
      </w:r>
      <w:r w:rsidR="009042C7" w:rsidRPr="007A06F5">
        <w:rPr>
          <w:rFonts w:ascii="Times New Roman" w:hAnsi="Times New Roman" w:cs="Times New Roman"/>
          <w:lang w:val="la-Latn"/>
        </w:rPr>
        <w:t>.</w:t>
      </w:r>
    </w:p>
    <w:p w14:paraId="3A4973DE" w14:textId="3F0B9A31"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MGH LL</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(1863), S.</w:t>
      </w:r>
      <w:r w:rsidR="009042C7" w:rsidRPr="007A06F5">
        <w:rPr>
          <w:rFonts w:ascii="Times New Roman" w:hAnsi="Times New Roman" w:cs="Times New Roman"/>
          <w:lang w:val="la-Latn"/>
        </w:rPr>
        <w:t>.</w:t>
      </w:r>
      <w:r w:rsidRPr="007A06F5">
        <w:rPr>
          <w:rFonts w:ascii="Times New Roman" w:hAnsi="Times New Roman" w:cs="Times New Roman"/>
          <w:lang w:val="la-Latn"/>
        </w:rPr>
        <w:t>, 195</w:t>
      </w:r>
    </w:p>
    <w:p w14:paraId="2EEEF141" w14:textId="6C2413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Krause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1894, S. 126-130</w:t>
      </w:r>
    </w:p>
    <w:p w14:paraId="1FAA09C8" w14:textId="34779F39"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Boretius 1897, S. XV</w:t>
      </w:r>
    </w:p>
    <w:p w14:paraId="5945F5DA" w14:textId="69A9DC5C"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Schmitz</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1898, S. 206-209, 678</w:t>
      </w:r>
      <w:r w:rsidR="009042C7" w:rsidRPr="007A06F5">
        <w:rPr>
          <w:rFonts w:ascii="Times New Roman" w:hAnsi="Times New Roman" w:cs="Times New Roman"/>
          <w:lang w:val="la-Latn"/>
        </w:rPr>
        <w:t>.</w:t>
      </w:r>
    </w:p>
    <w:p w14:paraId="6BF58EE0" w14:textId="5124C5FC"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Liebermann, Zu Bußbüchern der Lateinischen Kirche, in: ZRG Kan. Abt.</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(1920) S. 292</w:t>
      </w:r>
      <w:r w:rsidR="009042C7" w:rsidRPr="007A06F5">
        <w:rPr>
          <w:rFonts w:ascii="Times New Roman" w:hAnsi="Times New Roman" w:cs="Times New Roman"/>
          <w:lang w:val="la-Latn"/>
        </w:rPr>
        <w:t>.</w:t>
      </w:r>
    </w:p>
    <w:p w14:paraId="467709AE" w14:textId="581646E0"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Fournier 1931-1932, 1, S. 254, 277</w:t>
      </w:r>
    </w:p>
    <w:p w14:paraId="5FBB3E09" w14:textId="0ACC3B94"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Clercq</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1936, S. 131 Anm. 2, S. 259 Anm. 2</w:t>
      </w:r>
    </w:p>
    <w:p w14:paraId="2D47D9B4" w14:textId="001122D0"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Christ 1937, S. 302 Anm. 2, S. 314</w:t>
      </w:r>
    </w:p>
    <w:p w14:paraId="3877A096" w14:textId="2C713C56"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McNeill 1938, S. 436, 438, 445</w:t>
      </w:r>
    </w:p>
    <w:p w14:paraId="60587E4C" w14:textId="0F24809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Brommer 1974, S.</w:t>
      </w:r>
      <w:r w:rsidR="009042C7" w:rsidRPr="007A06F5">
        <w:rPr>
          <w:rFonts w:ascii="Times New Roman" w:hAnsi="Times New Roman" w:cs="Times New Roman"/>
          <w:lang w:val="la-Latn"/>
        </w:rPr>
        <w:t>.</w:t>
      </w:r>
    </w:p>
    <w:p w14:paraId="3DF2015A" w14:textId="0666F88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Zagiba 1974, S. 64-72</w:t>
      </w:r>
    </w:p>
    <w:p w14:paraId="082AA813" w14:textId="375A1A2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Hartmann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1977, S. 14, 17-22</w:t>
      </w:r>
    </w:p>
    <w:p w14:paraId="677E943A" w14:textId="16AB3234"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Sauer 1978, S. 21, 26</w:t>
      </w:r>
    </w:p>
    <w:p w14:paraId="7E095F2A" w14:textId="67618BD1" w:rsidR="003B4D2F"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3B4D2F" w:rsidRPr="007A06F5">
        <w:rPr>
          <w:rFonts w:ascii="Times New Roman" w:hAnsi="Times New Roman" w:cs="Times New Roman"/>
          <w:lang w:val="la-Latn"/>
        </w:rPr>
        <w:t>A. J. Frantzen, The significance of the Frankish penitentials, in: Journal of Ecclesiastical History 30 (1979) S. 413 Anm. 33, S. 414 Anm. 36, S. 416 Anm. 53</w:t>
      </w:r>
    </w:p>
    <w:p w14:paraId="4894D641" w14:textId="40B1A00D"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Kottje 1980, S. 25-28, 37 ff., 111 ff.</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ö.</w:t>
      </w:r>
    </w:p>
    <w:p w14:paraId="10EC492B" w14:textId="7955DE2C"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Brommer 1984, S. 12, 82</w:t>
      </w:r>
      <w:r w:rsidR="009042C7" w:rsidRPr="007A06F5">
        <w:rPr>
          <w:rFonts w:ascii="Times New Roman" w:hAnsi="Times New Roman" w:cs="Times New Roman"/>
          <w:lang w:val="la-Latn"/>
        </w:rPr>
        <w:t>.</w:t>
      </w:r>
    </w:p>
    <w:p w14:paraId="53BFAA05" w14:textId="6E393AD0"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Brommer 1985, S. 39</w:t>
      </w:r>
    </w:p>
    <w:p w14:paraId="7AEA72E1" w14:textId="74AEA736"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Fransen, in: ZRG Kan. Abt. 72 (1986) S. 385</w:t>
      </w:r>
    </w:p>
    <w:p w14:paraId="0F46259E" w14:textId="6B51BB40" w:rsidR="003B4D2F" w:rsidRPr="007A06F5" w:rsidRDefault="003D081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w:t>
      </w:r>
      <w:r w:rsidR="008E2A6B" w:rsidRPr="007A06F5">
        <w:rPr>
          <w:rFonts w:ascii="Times New Roman" w:hAnsi="Times New Roman" w:cs="Times New Roman"/>
          <w:lang w:val="la-Latn"/>
        </w:rPr>
        <w:t xml:space="preserve">. </w:t>
      </w:r>
      <w:r w:rsidR="003B4D2F" w:rsidRPr="007A06F5">
        <w:rPr>
          <w:rFonts w:ascii="Times New Roman" w:hAnsi="Times New Roman" w:cs="Times New Roman"/>
          <w:lang w:val="la-Latn"/>
        </w:rPr>
        <w:t>Fuhrmann, Die Synode von Hohenaltheim (916) - quellenkundlich betrachtet, in: DA 43 (1987) S. 449</w:t>
      </w:r>
      <w:r w:rsidR="009042C7" w:rsidRPr="007A06F5">
        <w:rPr>
          <w:rFonts w:ascii="Times New Roman" w:hAnsi="Times New Roman" w:cs="Times New Roman"/>
          <w:lang w:val="la-Latn"/>
        </w:rPr>
        <w:t>.</w:t>
      </w:r>
      <w:r w:rsidR="003B4D2F" w:rsidRPr="007A06F5">
        <w:rPr>
          <w:rFonts w:ascii="Times New Roman" w:hAnsi="Times New Roman" w:cs="Times New Roman"/>
          <w:lang w:val="la-Latn"/>
        </w:rPr>
        <w:t xml:space="preserve"> Anm. 19</w:t>
      </w:r>
    </w:p>
    <w:p w14:paraId="111DC5E4" w14:textId="24922F15"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Kottje 1987, S. 372</w:t>
      </w:r>
    </w:p>
    <w:p w14:paraId="3E3D64BD" w14:textId="1724F34D"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MGH Conc. 6,</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(1987), S. 3</w:t>
      </w:r>
    </w:p>
    <w:p w14:paraId="544E873E" w14:textId="7F968D10"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Haggenmüller 1991, S. 63-65</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ö. (mit weiterer Literatur)</w:t>
      </w:r>
    </w:p>
    <w:p w14:paraId="63A73488" w14:textId="3B6055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Schmitz</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1991, S. 87, 91</w:t>
      </w:r>
    </w:p>
    <w:p w14:paraId="22F32373" w14:textId="13239211"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Rob Meens, Het tripartite boeteboek: overlevering en betekenis van vroegmiddeleeuwse ...1994</w:t>
      </w:r>
    </w:p>
    <w:p w14:paraId="433D0844" w14:textId="4C3A494B" w:rsidR="00E4106F" w:rsidRPr="007A06F5" w:rsidRDefault="00E4106F" w:rsidP="00450DB4">
      <w:pPr>
        <w:spacing w:after="120" w:line="240" w:lineRule="auto"/>
        <w:rPr>
          <w:ins w:id="3" w:author="David Kalhous" w:date="2017-06-05T10:01:00Z"/>
          <w:rFonts w:ascii="Times New Roman" w:hAnsi="Times New Roman" w:cs="Times New Roman"/>
          <w:lang w:val="la-Latn"/>
        </w:rPr>
      </w:pPr>
    </w:p>
    <w:p w14:paraId="6602E551" w14:textId="77777777" w:rsidR="00E4106F" w:rsidRPr="007A06F5" w:rsidRDefault="00E4106F" w:rsidP="00D0094D">
      <w:pPr>
        <w:pStyle w:val="Nadpis1"/>
        <w:numPr>
          <w:ilvl w:val="0"/>
          <w:numId w:val="1"/>
        </w:numPr>
        <w:spacing w:before="0" w:after="120" w:line="240" w:lineRule="auto"/>
        <w:rPr>
          <w:ins w:id="4" w:author="David Kalhous" w:date="2017-06-05T10:01:00Z"/>
          <w:rFonts w:ascii="Times New Roman" w:hAnsi="Times New Roman" w:cs="Times New Roman"/>
          <w:b/>
          <w:color w:val="000000" w:themeColor="text1"/>
          <w:sz w:val="28"/>
          <w:szCs w:val="28"/>
          <w:lang w:val="la-Latn"/>
        </w:rPr>
      </w:pPr>
      <w:bookmarkStart w:id="5" w:name="_Toc194615171"/>
      <w:ins w:id="6" w:author="David Kalhous" w:date="2017-06-05T10:01:00Z">
        <w:r w:rsidRPr="007A06F5">
          <w:rPr>
            <w:rFonts w:ascii="Times New Roman" w:hAnsi="Times New Roman" w:cs="Times New Roman"/>
            <w:b/>
            <w:color w:val="000000" w:themeColor="text1"/>
            <w:sz w:val="28"/>
            <w:szCs w:val="28"/>
            <w:lang w:val="la-Latn"/>
          </w:rPr>
          <w:t>Hansen 1992</w:t>
        </w:r>
        <w:bookmarkEnd w:id="5"/>
      </w:ins>
    </w:p>
    <w:p w14:paraId="20972B89" w14:textId="18244A24" w:rsidR="003B4D2F" w:rsidRPr="007A06F5" w:rsidRDefault="00E4106F" w:rsidP="00450DB4">
      <w:pPr>
        <w:spacing w:after="120" w:line="240" w:lineRule="auto"/>
        <w:rPr>
          <w:rFonts w:ascii="Times New Roman" w:hAnsi="Times New Roman" w:cs="Times New Roman"/>
          <w:lang w:val="la-Latn"/>
        </w:rPr>
      </w:pPr>
      <w:ins w:id="7" w:author="David Kalhous" w:date="2017-06-05T10:01:00Z">
        <w:r w:rsidRPr="007A06F5">
          <w:rPr>
            <w:rFonts w:ascii="Times New Roman" w:hAnsi="Times New Roman" w:cs="Times New Roman"/>
            <w:lang w:val="la-Latn"/>
          </w:rPr>
          <w:t>Hansen, Silke, Die Rechtscorpora in den Handschriften Clm 3853, Heiligenkreuz 217 und Par. lat. 3878, Tübingen 1992 [unveröff. Magisterarbeit Univ. Tübingen]</w:t>
        </w:r>
      </w:ins>
      <w:del w:id="8" w:author="David Kalhous" w:date="2017-06-05T10:01:00Z">
        <w:r w:rsidR="003B4D2F" w:rsidRPr="007A06F5" w:rsidDel="00E4106F">
          <w:rPr>
            <w:rFonts w:ascii="Times New Roman" w:hAnsi="Times New Roman" w:cs="Times New Roman"/>
            <w:lang w:val="la-Latn"/>
          </w:rPr>
          <w:delText>Hansen 1992</w:delText>
        </w:r>
      </w:del>
    </w:p>
    <w:p w14:paraId="02D03FA0" w14:textId="6BEDB0CD"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13: „Die Nähe der Handschriften 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und P zueinander ist bereits im Blick auf die bisher nur in diesen Handschriften sowie partiell im Codex Monacensis 38511 aufgefundene Textzusammenstellung evident.</w:t>
      </w:r>
    </w:p>
    <w:p w14:paraId="0A2595C6" w14:textId="7FAE492D"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Die in 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und P überlieferte Textzusammenstellung setzt sich im wesentlichen aus folgenden Bausteinen zusammen:</w:t>
      </w:r>
    </w:p>
    <w:p w14:paraId="5EEF8CB2"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A Bußbücher</w:t>
      </w:r>
    </w:p>
    <w:p w14:paraId="26F5693D"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Vorrede zum Poenitentiale Cummeani.</w:t>
      </w:r>
    </w:p>
    <w:p w14:paraId="2FD318E3"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Poenitentiale Halitgarii.</w:t>
      </w:r>
    </w:p>
    <w:p w14:paraId="506E7A21"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Poenitentiale Pseudo-Bedae.</w:t>
      </w:r>
    </w:p>
    <w:p w14:paraId="395030A3"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Hrabans Brief an Heribald.</w:t>
      </w:r>
    </w:p>
    <w:p w14:paraId="54669F3A"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- 11-Kapitel-Anhang2 (enthält u.a. Hrabans Briefe an Reginbald und Humbert).</w:t>
      </w:r>
    </w:p>
    <w:p w14:paraId="7FF74EE1"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B Kompilation von 181 Wormser Kapiteln.</w:t>
      </w:r>
    </w:p>
    <w:p w14:paraId="4D9A13A2"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 77-Kapitel-Sammlung zuzüglich dreier weiterer Kapitel. .</w:t>
      </w:r>
    </w:p>
    <w:p w14:paraId="2AF01E78"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D - Prolog zur Lex Baiwariorum.</w:t>
      </w:r>
    </w:p>
    <w:p w14:paraId="58CDBBA8"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Lex Alamannorum mit Zusätzen.</w:t>
      </w:r>
    </w:p>
    <w:p w14:paraId="67A5029B"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E Ansegis und Zusatz zu Ansegis.</w:t>
      </w:r>
    </w:p>
    <w:p w14:paraId="4061E7B3"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F weitere Capitula.</w:t>
      </w:r>
    </w:p>
    <w:p w14:paraId="07028D61" w14:textId="77777777"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G - Paulinus-Brief.</w:t>
      </w:r>
    </w:p>
    <w:p w14:paraId="09858E3B" w14:textId="2A775320"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Mansuetus-Brief.“</w:t>
      </w:r>
    </w:p>
    <w:p w14:paraId="3EBCBF47" w14:textId="5F1F8BB1" w:rsidR="00DA67BB" w:rsidRPr="007A06F5" w:rsidRDefault="00DA67BB"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14 „Es ist nun die Frage zu stellen, ob das jeweilige Sondergut der drei Handschriften für die Frage nach dem Abhängigkeitsverhältnis zwischen ihnen von Belang ist.“</w:t>
      </w:r>
    </w:p>
    <w:p w14:paraId="6A02D9A9" w14:textId="183145CD" w:rsidR="00DA67BB" w:rsidRPr="007A06F5" w:rsidRDefault="002206D2" w:rsidP="00DA67BB">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17- Inhalt der </w:t>
      </w:r>
      <w:commentRangeStart w:id="9"/>
      <w:r w:rsidRPr="007A06F5">
        <w:rPr>
          <w:rFonts w:ascii="Times New Roman" w:hAnsi="Times New Roman" w:cs="Times New Roman"/>
          <w:lang w:val="la-Latn"/>
        </w:rPr>
        <w:t>Hss</w:t>
      </w:r>
      <w:commentRangeEnd w:id="9"/>
      <w:r w:rsidR="00A52C08" w:rsidRPr="007A06F5">
        <w:rPr>
          <w:rStyle w:val="Odkaznakoment"/>
          <w:rFonts w:ascii="Times New Roman" w:hAnsi="Times New Roman" w:cs="Times New Roman"/>
          <w:lang w:val="la-Latn"/>
        </w:rPr>
        <w:commentReference w:id="9"/>
      </w:r>
      <w:r w:rsidRPr="007A06F5">
        <w:rPr>
          <w:rFonts w:ascii="Times New Roman" w:hAnsi="Times New Roman" w:cs="Times New Roman"/>
          <w:lang w:val="la-Latn"/>
        </w:rPr>
        <w:t>.</w:t>
      </w:r>
    </w:p>
    <w:p w14:paraId="76C8AD24" w14:textId="77777777" w:rsidR="002206D2" w:rsidRPr="007A06F5" w:rsidRDefault="002206D2" w:rsidP="00DA67BB">
      <w:pPr>
        <w:spacing w:after="120" w:line="240" w:lineRule="auto"/>
        <w:rPr>
          <w:rFonts w:ascii="Times New Roman" w:hAnsi="Times New Roman" w:cs="Times New Roman"/>
          <w:lang w:val="la-Latn"/>
        </w:rPr>
      </w:pPr>
    </w:p>
    <w:p w14:paraId="626DF059" w14:textId="4729BEA1" w:rsidR="003B4D2F"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3B4D2F" w:rsidRPr="007A06F5">
        <w:rPr>
          <w:rFonts w:ascii="Times New Roman" w:hAnsi="Times New Roman" w:cs="Times New Roman"/>
          <w:lang w:val="la-Latn"/>
        </w:rPr>
        <w:t>Mordek 1992, S. 611</w:t>
      </w:r>
      <w:r w:rsidR="009042C7" w:rsidRPr="007A06F5">
        <w:rPr>
          <w:rFonts w:ascii="Times New Roman" w:hAnsi="Times New Roman" w:cs="Times New Roman"/>
          <w:lang w:val="la-Latn"/>
        </w:rPr>
        <w:t>.</w:t>
      </w:r>
      <w:r w:rsidR="003B4D2F" w:rsidRPr="007A06F5">
        <w:rPr>
          <w:rFonts w:ascii="Times New Roman" w:hAnsi="Times New Roman" w:cs="Times New Roman"/>
          <w:lang w:val="la-Latn"/>
        </w:rPr>
        <w:t xml:space="preserve"> Anm.</w:t>
      </w:r>
      <w:r w:rsidR="00E55DD3" w:rsidRPr="007A06F5">
        <w:rPr>
          <w:rFonts w:ascii="Times New Roman" w:hAnsi="Times New Roman" w:cs="Times New Roman"/>
          <w:lang w:val="la-Latn"/>
        </w:rPr>
        <w:t xml:space="preserve"> </w:t>
      </w:r>
      <w:r w:rsidR="003B4D2F" w:rsidRPr="007A06F5">
        <w:rPr>
          <w:rFonts w:ascii="Times New Roman" w:hAnsi="Times New Roman" w:cs="Times New Roman"/>
          <w:lang w:val="la-Latn"/>
        </w:rPr>
        <w:t>und 20</w:t>
      </w:r>
    </w:p>
    <w:p w14:paraId="2EAA6E69" w14:textId="673D6D5C" w:rsidR="003B4D2F"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3B4D2F" w:rsidRPr="007A06F5">
        <w:rPr>
          <w:rFonts w:ascii="Times New Roman" w:hAnsi="Times New Roman" w:cs="Times New Roman"/>
          <w:lang w:val="la-Latn"/>
        </w:rPr>
        <w:t>Körntgen 1993, S. 238 ff.</w:t>
      </w:r>
    </w:p>
    <w:p w14:paraId="5B5A7115" w14:textId="77777777" w:rsidR="003B4D2F" w:rsidRPr="007A06F5" w:rsidRDefault="003B4D2F" w:rsidP="00450DB4">
      <w:pPr>
        <w:spacing w:after="120" w:line="240" w:lineRule="auto"/>
        <w:rPr>
          <w:rFonts w:ascii="Times New Roman" w:hAnsi="Times New Roman" w:cs="Times New Roman"/>
          <w:lang w:val="la-Latn"/>
        </w:rPr>
      </w:pPr>
    </w:p>
    <w:p w14:paraId="37B122A6"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Kataloge:</w:t>
      </w:r>
    </w:p>
    <w:p w14:paraId="218B02FD" w14:textId="77777777" w:rsidR="003B4D2F" w:rsidRPr="007A06F5" w:rsidRDefault="003B4D2F" w:rsidP="00450DB4">
      <w:pPr>
        <w:spacing w:after="120" w:line="240" w:lineRule="auto"/>
        <w:rPr>
          <w:rFonts w:ascii="Times New Roman" w:hAnsi="Times New Roman" w:cs="Times New Roman"/>
          <w:lang w:val="la-Latn"/>
        </w:rPr>
      </w:pPr>
    </w:p>
    <w:p w14:paraId="6CFE5EBA" w14:textId="07B89442"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Gsell, Verzeichnis der Handschriften in der Bibliothek des Stiftes Heiligenkreuz, in: Xenia Bernardina. Sancti Bernardi primi abbatis Claravallensis octavos natales saeculares pia mente celebrantes ediderunt antistites et conventus Cistercienses Provinciae Austriaco-Hungaricae 2,</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(Wien 1891) S. 174</w:t>
      </w:r>
      <w:r w:rsidR="009042C7" w:rsidRPr="007A06F5">
        <w:rPr>
          <w:rFonts w:ascii="Times New Roman" w:hAnsi="Times New Roman" w:cs="Times New Roman"/>
          <w:lang w:val="la-Latn"/>
        </w:rPr>
        <w:t>.</w:t>
      </w:r>
    </w:p>
    <w:p w14:paraId="7584F5F6" w14:textId="77777777" w:rsidR="003B4D2F" w:rsidRPr="007A06F5" w:rsidRDefault="003B4D2F" w:rsidP="00450DB4">
      <w:pPr>
        <w:spacing w:after="120" w:line="240" w:lineRule="auto"/>
        <w:rPr>
          <w:rFonts w:ascii="Times New Roman" w:hAnsi="Times New Roman" w:cs="Times New Roman"/>
          <w:lang w:val="la-Latn"/>
        </w:rPr>
      </w:pPr>
    </w:p>
    <w:p w14:paraId="08DCC9E5"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Projektspezifische Referenzen:</w:t>
      </w:r>
    </w:p>
    <w:p w14:paraId="1939FC7C" w14:textId="77777777" w:rsidR="003B4D2F" w:rsidRPr="007A06F5" w:rsidRDefault="003B4D2F" w:rsidP="00450DB4">
      <w:pPr>
        <w:spacing w:after="120" w:line="240" w:lineRule="auto"/>
        <w:rPr>
          <w:rFonts w:ascii="Times New Roman" w:hAnsi="Times New Roman" w:cs="Times New Roman"/>
          <w:lang w:val="la-Latn"/>
        </w:rPr>
      </w:pPr>
    </w:p>
    <w:p w14:paraId="6097CD8D" w14:textId="056EA46B"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Mordek 1995, S. 158-172</w:t>
      </w:r>
    </w:p>
    <w:p w14:paraId="3AB59661" w14:textId="00A65286"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Bibliotheca legum regni Francorum manuscripta, Karl Ubl (Hrsg.) unter der Mitarbeit von Dominik Trump und Daniela Schulz, Köln 2012 ff.</w:t>
      </w:r>
    </w:p>
    <w:p w14:paraId="6356E040" w14:textId="77777777" w:rsidR="003B4D2F" w:rsidRPr="007A06F5" w:rsidRDefault="003B4D2F" w:rsidP="00450DB4">
      <w:pPr>
        <w:spacing w:after="120" w:line="240" w:lineRule="auto"/>
        <w:rPr>
          <w:rFonts w:ascii="Times New Roman" w:hAnsi="Times New Roman" w:cs="Times New Roman"/>
          <w:lang w:val="la-Latn"/>
        </w:rPr>
      </w:pPr>
    </w:p>
    <w:p w14:paraId="16E5EF5D"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Transkription</w:t>
      </w:r>
    </w:p>
    <w:p w14:paraId="0E1C7CC8" w14:textId="77777777" w:rsidR="003B4D2F" w:rsidRPr="007A06F5" w:rsidRDefault="003B4D2F" w:rsidP="00450DB4">
      <w:pPr>
        <w:spacing w:after="120" w:line="240" w:lineRule="auto"/>
        <w:rPr>
          <w:rFonts w:ascii="Times New Roman" w:hAnsi="Times New Roman" w:cs="Times New Roman"/>
          <w:lang w:val="la-Latn"/>
        </w:rPr>
      </w:pPr>
    </w:p>
    <w:p w14:paraId="75EBCEC2"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Transkriptionsvorlage: Die Transkription erfolgte auf Grundlage eines sehr guten Farbdigitalisates.</w:t>
      </w:r>
    </w:p>
    <w:p w14:paraId="7267DAF7"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Editorische Vorbemerkung zur Transkription</w:t>
      </w:r>
    </w:p>
    <w:p w14:paraId="1548248D" w14:textId="77777777" w:rsidR="003B4D2F" w:rsidRPr="007A06F5" w:rsidRDefault="003B4D2F" w:rsidP="00D0094D">
      <w:pPr>
        <w:pStyle w:val="Nadpis1"/>
        <w:numPr>
          <w:ilvl w:val="0"/>
          <w:numId w:val="1"/>
        </w:numPr>
        <w:spacing w:before="0" w:after="120" w:line="240" w:lineRule="auto"/>
        <w:rPr>
          <w:rFonts w:ascii="Times New Roman" w:hAnsi="Times New Roman" w:cs="Times New Roman"/>
          <w:b/>
          <w:color w:val="000000" w:themeColor="text1"/>
          <w:sz w:val="28"/>
          <w:szCs w:val="28"/>
          <w:lang w:val="la-Latn"/>
        </w:rPr>
      </w:pPr>
      <w:bookmarkStart w:id="10" w:name="_Toc194615172"/>
      <w:r w:rsidRPr="007A06F5">
        <w:rPr>
          <w:rFonts w:ascii="Times New Roman" w:hAnsi="Times New Roman" w:cs="Times New Roman"/>
          <w:b/>
          <w:color w:val="000000" w:themeColor="text1"/>
          <w:sz w:val="28"/>
          <w:szCs w:val="28"/>
          <w:lang w:val="la-Latn"/>
        </w:rPr>
        <w:t>Schreiber</w:t>
      </w:r>
      <w:bookmarkEnd w:id="10"/>
    </w:p>
    <w:p w14:paraId="0BAF0194" w14:textId="77777777" w:rsidR="003B4D2F" w:rsidRPr="007A06F5" w:rsidRDefault="003B4D2F" w:rsidP="00450DB4">
      <w:pPr>
        <w:spacing w:after="120" w:line="240" w:lineRule="auto"/>
        <w:rPr>
          <w:rFonts w:ascii="Times New Roman" w:hAnsi="Times New Roman" w:cs="Times New Roman"/>
          <w:lang w:val="la-Latn"/>
        </w:rPr>
      </w:pPr>
    </w:p>
    <w:p w14:paraId="53DC41C3" w14:textId="04DCC51F"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Es sind </w:t>
      </w:r>
      <w:r w:rsidRPr="007A06F5">
        <w:rPr>
          <w:rFonts w:ascii="Times New Roman" w:hAnsi="Times New Roman" w:cs="Times New Roman"/>
          <w:highlight w:val="yellow"/>
          <w:lang w:val="la-Latn"/>
        </w:rPr>
        <w:t>insgesamt drei Schreiber</w:t>
      </w:r>
      <w:r w:rsidRPr="007A06F5">
        <w:rPr>
          <w:rFonts w:ascii="Times New Roman" w:hAnsi="Times New Roman" w:cs="Times New Roman"/>
          <w:lang w:val="la-Latn"/>
        </w:rPr>
        <w:t xml:space="preserve"> zu identifizieren, die alle eine gut lesbare karolingische Minuskel schreiben: Schreiber </w:t>
      </w:r>
      <w:r w:rsidRPr="007A06F5">
        <w:rPr>
          <w:rFonts w:ascii="Times New Roman" w:hAnsi="Times New Roman" w:cs="Times New Roman"/>
          <w:highlight w:val="yellow"/>
          <w:lang w:val="la-Latn"/>
        </w:rPr>
        <w:t>A</w:t>
      </w:r>
      <w:r w:rsidRPr="007A06F5">
        <w:rPr>
          <w:rFonts w:ascii="Times New Roman" w:hAnsi="Times New Roman" w:cs="Times New Roman"/>
          <w:lang w:val="la-Latn"/>
        </w:rPr>
        <w:t xml:space="preserve"> auf </w:t>
      </w:r>
      <w:r w:rsidRPr="007A06F5">
        <w:rPr>
          <w:rFonts w:ascii="Times New Roman" w:hAnsi="Times New Roman" w:cs="Times New Roman"/>
          <w:highlight w:val="yellow"/>
          <w:lang w:val="la-Latn"/>
        </w:rPr>
        <w:t>fol. 204</w:t>
      </w:r>
      <w:r w:rsidRPr="007A06F5">
        <w:rPr>
          <w:rFonts w:ascii="Times New Roman" w:hAnsi="Times New Roman" w:cs="Times New Roman"/>
          <w:lang w:val="la-Latn"/>
        </w:rPr>
        <w:t>,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auf </w:t>
      </w:r>
      <w:r w:rsidRPr="007A06F5">
        <w:rPr>
          <w:rFonts w:ascii="Times New Roman" w:hAnsi="Times New Roman" w:cs="Times New Roman"/>
          <w:highlight w:val="yellow"/>
          <w:lang w:val="la-Latn"/>
        </w:rPr>
        <w:t>foll. 266v-267v</w:t>
      </w:r>
      <w:r w:rsidRPr="007A06F5">
        <w:rPr>
          <w:rFonts w:ascii="Times New Roman" w:hAnsi="Times New Roman" w:cs="Times New Roman"/>
          <w:lang w:val="la-Latn"/>
        </w:rPr>
        <w:t xml:space="preserve"> und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auf foll. </w:t>
      </w:r>
      <w:r w:rsidRPr="007A06F5">
        <w:rPr>
          <w:rFonts w:ascii="Times New Roman" w:hAnsi="Times New Roman" w:cs="Times New Roman"/>
          <w:highlight w:val="yellow"/>
          <w:lang w:val="la-Latn"/>
        </w:rPr>
        <w:t>268r-273r, 276r, 277r, 281v, 282v</w:t>
      </w:r>
      <w:r w:rsidRPr="007A06F5">
        <w:rPr>
          <w:rFonts w:ascii="Times New Roman" w:hAnsi="Times New Roman" w:cs="Times New Roman"/>
          <w:lang w:val="la-Latn"/>
        </w:rPr>
        <w:t>. Die Tinte von Schreiber A ist zudem eine andere als bei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C. Die ersten 2,5 Zeilen von fol. 269v (von quam bis intelligant) könnten ebenfalls von einem anderen Schreiber stammen. Auffällig sind hier die Form des unteren Bogens 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das einstöckige a, das leicht nach links geneigt ist. Die Schrift ist insgesamt kleiner und wirkt eckiger. Auf fol. 271v könnte die Überschrift zu BK 192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(de eo qui sciens in periurium) von einer anderen Hand stammen.</w:t>
      </w:r>
    </w:p>
    <w:p w14:paraId="43D3BC1E" w14:textId="77777777" w:rsidR="003B4D2F" w:rsidRPr="007A06F5" w:rsidRDefault="003B4D2F" w:rsidP="00450DB4">
      <w:pPr>
        <w:spacing w:after="120" w:line="240" w:lineRule="auto"/>
        <w:rPr>
          <w:rFonts w:ascii="Times New Roman" w:hAnsi="Times New Roman" w:cs="Times New Roman"/>
          <w:lang w:val="la-Latn"/>
        </w:rPr>
      </w:pPr>
    </w:p>
    <w:p w14:paraId="2CE4A26B"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Buchstabenformen</w:t>
      </w:r>
    </w:p>
    <w:p w14:paraId="5A379C57" w14:textId="77777777" w:rsidR="003B4D2F" w:rsidRPr="007A06F5" w:rsidRDefault="003B4D2F" w:rsidP="00450DB4">
      <w:pPr>
        <w:spacing w:after="120" w:line="240" w:lineRule="auto"/>
        <w:rPr>
          <w:rFonts w:ascii="Times New Roman" w:hAnsi="Times New Roman" w:cs="Times New Roman"/>
          <w:lang w:val="la-Latn"/>
        </w:rPr>
      </w:pPr>
    </w:p>
    <w:p w14:paraId="22759BA9"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Einzelbuchstaben:</w:t>
      </w:r>
    </w:p>
    <w:p w14:paraId="14E16502" w14:textId="77777777" w:rsidR="003B4D2F" w:rsidRPr="007A06F5" w:rsidRDefault="003B4D2F" w:rsidP="00450DB4">
      <w:pPr>
        <w:spacing w:after="120" w:line="240" w:lineRule="auto"/>
        <w:rPr>
          <w:rFonts w:ascii="Times New Roman" w:hAnsi="Times New Roman" w:cs="Times New Roman"/>
          <w:lang w:val="la-Latn"/>
        </w:rPr>
      </w:pPr>
    </w:p>
    <w:p w14:paraId="25ECC390" w14:textId="2B275669"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 (Schreiber A): Das a kommt in zwei Formen vor (einstöckig und doppelstöckig). Häufiger wird unziales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neben Minuskel-d verwendet, auch steht öfter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statt</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Aufgrund des Vergleichs mit den charakteristischen Buchstaben der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(foll. 266v-273r, 276r, 277r, 281v, 282v) kann angenommen werden, dass hier ein anderer Schreiber tätig war. Alle Buchstaben wirken insgesamt runder und flüssiger geschrieben. Der obere Bogenabschnitt des e ist hier leicht nach links gekippt, während er bei den anderen Schreibern zumeist waagerecht steht. Es ist zudem ein Balkenfortsatz am e zu beobachten. Der untere Bogen 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ist runder und ohne Winkel gestaltet wie bei Schreiber</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Das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wird variantenreicher in der Schaftführung geschrieben.</w:t>
      </w:r>
    </w:p>
    <w:p w14:paraId="071729E2" w14:textId="77777777" w:rsidR="003B4D2F" w:rsidRPr="007A06F5" w:rsidRDefault="003B4D2F" w:rsidP="00450DB4">
      <w:pPr>
        <w:spacing w:after="120" w:line="240" w:lineRule="auto"/>
        <w:rPr>
          <w:rFonts w:ascii="Times New Roman" w:hAnsi="Times New Roman" w:cs="Times New Roman"/>
          <w:lang w:val="la-Latn"/>
        </w:rPr>
      </w:pPr>
    </w:p>
    <w:p w14:paraId="1EAE69EB" w14:textId="5360E462"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266v-267v (Schreiber B): Beim Schreiber, der bis zum Lagenwechsel nach fol. 267 schreibt, ist besonders das e auffällig, bei dem der obere Bogenabschnitt nicht ganz geschlossen ist. Das e wird mit einem Balkenfortsatz ausgeführt. Die Schrift wirkt insgesamt gestreckter und nicht ganz so flüssig wie bei den anderen Schreibern. Beim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ist der untere Bogen recht ausladend und winklig geschrieben. Dass die Buchstaben nicht ganz geschlossen sind, zeigt sich auch am Bogen des</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Bei diesem Schreiber ist aber nicht die häufige Verwendung von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für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zu beobachten.</w:t>
      </w:r>
    </w:p>
    <w:p w14:paraId="2422134C" w14:textId="77777777" w:rsidR="003B4D2F" w:rsidRPr="007A06F5" w:rsidRDefault="003B4D2F" w:rsidP="00450DB4">
      <w:pPr>
        <w:spacing w:after="120" w:line="240" w:lineRule="auto"/>
        <w:rPr>
          <w:rFonts w:ascii="Times New Roman" w:hAnsi="Times New Roman" w:cs="Times New Roman"/>
          <w:lang w:val="la-Latn"/>
        </w:rPr>
      </w:pPr>
    </w:p>
    <w:p w14:paraId="4A4B038E" w14:textId="3142C982"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Foll. 268r-273r, 276r, 277r, 281v, 282v (Schreiber C): Charakteristische Buchstaben sind a (in zwei Formen: ein- und doppelstöckig), e (mit Balkenfortsatz),</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(mit etwas eckiger wirkendem unteren Bogen als Schreiber 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(einheitlicher in der Schaftführung). Die Schrift wirkt insgesamt etwas kompakter und flüssiger geschrieben als bei Schreiber</w:t>
      </w:r>
      <w:r w:rsidR="00762AD2" w:rsidRPr="007A06F5">
        <w:rPr>
          <w:rFonts w:ascii="Times New Roman" w:hAnsi="Times New Roman" w:cs="Times New Roman"/>
          <w:lang w:val="la-Latn"/>
        </w:rPr>
        <w:t>,</w:t>
      </w:r>
      <w:r w:rsidRPr="007A06F5">
        <w:rPr>
          <w:rFonts w:ascii="Times New Roman" w:hAnsi="Times New Roman" w:cs="Times New Roman"/>
          <w:lang w:val="la-Latn"/>
        </w:rPr>
        <w:t xml:space="preserve"> hat aber größere Ähnlichkeiten mit Schreiber A, wobei die Buchstaben wiederum nicht in der gleichen Kompaktheit geschrieben sind. Häufiger wird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sowie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verwendet. Anlautendes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kann wegfallen oder auch zusätzlich gesetzt werden. Ab und an wird im Text oder als Initiale ein unziales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gebraucht.</w:t>
      </w:r>
    </w:p>
    <w:p w14:paraId="3AD43A39" w14:textId="77777777" w:rsidR="003B4D2F" w:rsidRPr="007A06F5" w:rsidRDefault="003B4D2F" w:rsidP="00450DB4">
      <w:pPr>
        <w:spacing w:after="120" w:line="240" w:lineRule="auto"/>
        <w:rPr>
          <w:rFonts w:ascii="Times New Roman" w:hAnsi="Times New Roman" w:cs="Times New Roman"/>
          <w:lang w:val="la-Latn"/>
        </w:rPr>
      </w:pPr>
    </w:p>
    <w:p w14:paraId="7ACA7C2A"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Ligaturen:</w:t>
      </w:r>
    </w:p>
    <w:p w14:paraId="450A40D5" w14:textId="77777777" w:rsidR="003B4D2F" w:rsidRPr="007A06F5" w:rsidRDefault="003B4D2F" w:rsidP="00450DB4">
      <w:pPr>
        <w:spacing w:after="120" w:line="240" w:lineRule="auto"/>
        <w:rPr>
          <w:rFonts w:ascii="Times New Roman" w:hAnsi="Times New Roman" w:cs="Times New Roman"/>
          <w:lang w:val="la-Latn"/>
        </w:rPr>
      </w:pPr>
    </w:p>
    <w:p w14:paraId="356602AC"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 (Schreiber A): Es sind et-, eine ct- und mehrere us-Ligaturen zu erkennen. Wenn auf Nasale Vokale folgen, geschieht dies einmal in Form einer Ligatur, bei der der Vokal unter die Zeile geschrieben wird, so bei uiciniores (ni, fol. 204v, Z. 5).</w:t>
      </w:r>
    </w:p>
    <w:p w14:paraId="25814B6A" w14:textId="77777777" w:rsidR="003B4D2F" w:rsidRPr="007A06F5" w:rsidRDefault="003B4D2F" w:rsidP="00450DB4">
      <w:pPr>
        <w:spacing w:after="120" w:line="240" w:lineRule="auto"/>
        <w:rPr>
          <w:rFonts w:ascii="Times New Roman" w:hAnsi="Times New Roman" w:cs="Times New Roman"/>
          <w:lang w:val="la-Latn"/>
        </w:rPr>
      </w:pPr>
    </w:p>
    <w:p w14:paraId="6C36ED8F" w14:textId="757D174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Foll. 266v-273r, 276r, 277r, 281v, 282v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C): Die Schreiber benutzen viele Ligaturen und Abkürzungen. Zu beobachten sind or-, ae-, ct-, st-, rt-, et-, ti- und vs-Ligaturen. Wenn auf Nasale Vokale folgen, geschieht dies - wie bei Schreiber A - oft in Form einer Ligatur, bei der der Vokal unter die Zeile geschrieben wird, z.B. fol. 270v, Z. 16: mi bei homines. Genauso verhält es sich im verwandten Codex München Lat. 3853.</w:t>
      </w:r>
    </w:p>
    <w:p w14:paraId="12446ECE" w14:textId="77777777" w:rsidR="003B4D2F" w:rsidRPr="007A06F5" w:rsidRDefault="003B4D2F" w:rsidP="00450DB4">
      <w:pPr>
        <w:spacing w:after="120" w:line="240" w:lineRule="auto"/>
        <w:rPr>
          <w:rFonts w:ascii="Times New Roman" w:hAnsi="Times New Roman" w:cs="Times New Roman"/>
          <w:lang w:val="la-Latn"/>
        </w:rPr>
      </w:pPr>
    </w:p>
    <w:p w14:paraId="665B7F05"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Abkürzungen</w:t>
      </w:r>
    </w:p>
    <w:p w14:paraId="5F24C6C5" w14:textId="77777777" w:rsidR="003B4D2F" w:rsidRPr="007A06F5" w:rsidRDefault="003B4D2F" w:rsidP="00450DB4">
      <w:pPr>
        <w:spacing w:after="120" w:line="240" w:lineRule="auto"/>
        <w:rPr>
          <w:rFonts w:ascii="Times New Roman" w:hAnsi="Times New Roman" w:cs="Times New Roman"/>
          <w:lang w:val="la-Latn"/>
        </w:rPr>
      </w:pPr>
    </w:p>
    <w:p w14:paraId="20EA593F" w14:textId="60AA9099"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 (Schreiber A): Die Endung -bus wird einmal mit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der als eingedrehtem Bogen dargestellten us-Kürze (fol. 204r Z. 11) wiedergegeben, ist ansonsten gängig gekürzt. In diesen Phänomenen sind also einige Gemeinsamkeiten zwischen den Schreibern erkennbar.</w:t>
      </w:r>
    </w:p>
    <w:p w14:paraId="596E8C05" w14:textId="77777777" w:rsidR="003B4D2F" w:rsidRPr="007A06F5" w:rsidRDefault="003B4D2F" w:rsidP="00450DB4">
      <w:pPr>
        <w:spacing w:after="120" w:line="240" w:lineRule="auto"/>
        <w:rPr>
          <w:rFonts w:ascii="Times New Roman" w:hAnsi="Times New Roman" w:cs="Times New Roman"/>
          <w:lang w:val="la-Latn"/>
        </w:rPr>
      </w:pPr>
    </w:p>
    <w:p w14:paraId="00FE7642" w14:textId="1026EFDA"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Foll. 266v-273r, 276r, 277r, 281v, 282v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C): Öfter findet sich ein et-Zeichen, dass der con-Kürze ähnlich sieht, aber weiter geöffnet ist (z.B. fol. 268v, Z. 2, vielleicht die tironische Note für et nachahmend). Die Flektionsformen von ecclesia werden ebenfalls recht unterschiedlich abgekürzt, immer ist aber zu erkennen, was gemeint ist. Häufiger kommt es vor, dass Vokale übergeschrieben werden, obwohl das Wort nicht gekürzt wurde, so z.B. fol. 270v, letzte Zeile bei testimonium, wo über dem ersten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steht.</w:t>
      </w:r>
    </w:p>
    <w:p w14:paraId="3D0B7EAB"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Interpunktion</w:t>
      </w:r>
    </w:p>
    <w:p w14:paraId="7D0744E7" w14:textId="77777777" w:rsidR="003B4D2F" w:rsidRPr="007A06F5" w:rsidRDefault="003B4D2F" w:rsidP="00450DB4">
      <w:pPr>
        <w:spacing w:after="120" w:line="240" w:lineRule="auto"/>
        <w:rPr>
          <w:rFonts w:ascii="Times New Roman" w:hAnsi="Times New Roman" w:cs="Times New Roman"/>
          <w:lang w:val="la-Latn"/>
        </w:rPr>
      </w:pPr>
    </w:p>
    <w:p w14:paraId="1AEB54F8"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 (Schreiber A): Der Schreiber verwendet nur distinctiones mediae.</w:t>
      </w:r>
    </w:p>
    <w:p w14:paraId="51277C18" w14:textId="77777777" w:rsidR="003B4D2F" w:rsidRPr="007A06F5" w:rsidRDefault="003B4D2F" w:rsidP="00450DB4">
      <w:pPr>
        <w:spacing w:after="120" w:line="240" w:lineRule="auto"/>
        <w:rPr>
          <w:rFonts w:ascii="Times New Roman" w:hAnsi="Times New Roman" w:cs="Times New Roman"/>
          <w:lang w:val="la-Latn"/>
        </w:rPr>
      </w:pPr>
    </w:p>
    <w:p w14:paraId="72D081ED" w14:textId="1D28AD1E"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Foll. 266v-273r, 276r, 277r, 281v, 282v (Schreiber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C): Verwendet werden ausschließlich distinctiones mediae und periodi. Selten wird der punctus versus gesetzt.</w:t>
      </w:r>
    </w:p>
    <w:p w14:paraId="44155FCD"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Gliederungsmerkmale</w:t>
      </w:r>
    </w:p>
    <w:p w14:paraId="03091B4F" w14:textId="77777777" w:rsidR="003B4D2F" w:rsidRPr="007A06F5" w:rsidRDefault="003B4D2F" w:rsidP="00450DB4">
      <w:pPr>
        <w:spacing w:after="120" w:line="240" w:lineRule="auto"/>
        <w:rPr>
          <w:rFonts w:ascii="Times New Roman" w:hAnsi="Times New Roman" w:cs="Times New Roman"/>
          <w:lang w:val="la-Latn"/>
        </w:rPr>
      </w:pPr>
    </w:p>
    <w:p w14:paraId="0F696564"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 Beide Kapitel von BK 134 beginnen mit einer roten Initiale. Die Majuskeln der Satzanfänge innerhalb eines Kapitels sind in Texttinte geschrieben, aber rot ausgemalt. Zwischen den beiden Kapiteln wurde eine Zeile frei gelassen, eventuell, um dort eine Rubrik einzutragen, was aber unterblieb.</w:t>
      </w:r>
    </w:p>
    <w:p w14:paraId="59636FF1" w14:textId="77777777" w:rsidR="003B4D2F" w:rsidRPr="007A06F5" w:rsidRDefault="003B4D2F" w:rsidP="00450DB4">
      <w:pPr>
        <w:spacing w:after="120" w:line="240" w:lineRule="auto"/>
        <w:rPr>
          <w:rFonts w:ascii="Times New Roman" w:hAnsi="Times New Roman" w:cs="Times New Roman"/>
          <w:lang w:val="la-Latn"/>
        </w:rPr>
      </w:pPr>
    </w:p>
    <w:p w14:paraId="56CA4D63" w14:textId="4594B804"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Foll. 266v-273r, 276r, 277r, 281v, 282v: Die Kapitelliste, die Kapitel aus den BK-Nummern 188, 191-193 enthält (foll. 266v-273r), wird durch eine Capitulatio eingeleitet, die von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bis XXXIII durchgezählt ist. Die Zahlen und die Anfangbuchstaben der Überschriften erscheinen hier in roter Tinte. Bei den Nummern XXX-XXXII hat der Schreiber sich verzählt und jeweils um eins zu hoch angesetzt, was er aber korrigierte. Auffällig sowohl in der Capitulatio als auch im Text ist, dass oftmals der Platz für die Rubriken nicht reichte, und sie daher auch noch in den Freiraum der darüber und darunter liegenden Zeile geschrieben wurden. Häufig wurde dies dann mit Paragraphenzeichen, die großenteils auch farbig gestaltet sind, verdeutlicht. Bei den Kapitelnummern wurden bei Platzmangel die noch fehlenden Ziffern - in allen Fällen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über die anderen Zahlen geschrieben. Im Text selbst, bei dem die Rubriken, Kapitelnummern und Initialen in roter Tinte erscheinen (bei c. XXVII wurde die Initiale allerdings vergessen), wurden die in der Capitulatio verwendeten Überschriften wieder aufgegriffen, allerdings ab und an in verkürzter bzw. fast schon entstellender Form (so z.B. bei c. XXXV), was vielleicht auch dem kaum zur Verfügung stehenden Platz geschuldet ist. Die Rubrik zu c. XVIIII ist sogar vollständig im rechten Seitenrand eingetragen worden. Bei c. XXX fehlt die Rubrik ganz, beim letzten Kapitel auf fol. 273r fehlt die Kapitelnummer. Beginnt ein neuer Satz innerhalb eines Kapitels mit einer Majuskel und fällt dies mit einem Zeilenwechsel zusammen, rückt der Schreiber die Majuskeln in der nächsten Zeile versalienartig aus. Die Kapitel werden in folgender Reihung geboten: BK 188 c. 4, BK 191 cc. 1-7, wobei cc. 5-6 zusammengezogen sind, BK 191 cc.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und 9-10, dann folgt Benedictus Levita 1,279, ehe es mit BK 193 cc. 1-6,</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(7 fehlt), BK 188 cc. 1-2 und BK 192 cc. 1-11, 13-15 weitergeht. Das auffälligste Merkmal der Texte selbst ist das weitgehende Fehlen der Ansegis-Zitate, hier begnügt sich der Schreiber zumeist mit der Nennung der Stelle bei Ansegis oder er nennt die Anfangsworte des Zitats und lässt dann et reliqua folgen (z.B. BK 193 c. 1) oder fasst den Inhalt selbst kurz zusammen (ibid.). Nur bei BK 191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wird das Zitat auch wirklich geboten. BK 191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und BK 192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stehen in einer neuen Kapitelliste (46-Kapitel-Liste), die samt Capitulatio auf fol. 276r beginnt (dort auf foll. 281v und 282v zu finden). Auch diese beiden Kapitel werden in der Capitulatio durch eigene Überschriften angezeigt, die aber bei den Kapiteln selbst nicht wiederholt werden. Bei BK 192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wird nur der Verweis auf das 16. Regierungsjahr Ludwigs des Frommen, der auch in der Capitulatio der Rubrik dieses Kapitels vorausgeht, wiederholt.</w:t>
      </w:r>
    </w:p>
    <w:p w14:paraId="2A07AAD4"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Benutzungsspuren</w:t>
      </w:r>
    </w:p>
    <w:p w14:paraId="03315505" w14:textId="77777777" w:rsidR="003B4D2F" w:rsidRPr="007A06F5" w:rsidRDefault="003B4D2F" w:rsidP="00450DB4">
      <w:pPr>
        <w:spacing w:after="120" w:line="240" w:lineRule="auto"/>
        <w:rPr>
          <w:rFonts w:ascii="Times New Roman" w:hAnsi="Times New Roman" w:cs="Times New Roman"/>
          <w:lang w:val="la-Latn"/>
        </w:rPr>
      </w:pPr>
    </w:p>
    <w:p w14:paraId="169757AB"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Foll. 266v-273r, 276r, 277r, 281v, 282v: Auf foll. 267r und 273r hat eine neuzeitliche Hand Le mit Kürzungsstrich über den Schriftspiegel geschrieben, womit der Benutzer vielleicht markieren wollte, dass auf beiden Seiten Capitulationes beginnen und damit neue Textzusammenstellungen. Beim ersten Mal hätte er aber übersehen, dass die Capitulatio schon auf fol. 266v beginnt. Auf fol. 267v stehen unten auf der Seite zwei Kustoden: VI und XXXVIus. So wohl auch oben auf fol. 268r, wo noch, obwohl es radiert wurde, VIII octo zu lesen ist.</w:t>
      </w:r>
    </w:p>
    <w:p w14:paraId="470AED1A" w14:textId="77777777" w:rsidR="003B4D2F"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Sonstiges</w:t>
      </w:r>
    </w:p>
    <w:p w14:paraId="0936CED9" w14:textId="77777777" w:rsidR="003B4D2F" w:rsidRPr="007A06F5" w:rsidRDefault="003B4D2F" w:rsidP="00450DB4">
      <w:pPr>
        <w:spacing w:after="120" w:line="240" w:lineRule="auto"/>
        <w:rPr>
          <w:rFonts w:ascii="Times New Roman" w:hAnsi="Times New Roman" w:cs="Times New Roman"/>
          <w:lang w:val="la-Latn"/>
        </w:rPr>
      </w:pPr>
    </w:p>
    <w:p w14:paraId="6DD4037A" w14:textId="7CD38C42" w:rsidR="00BA5266" w:rsidRPr="007A06F5" w:rsidRDefault="003B4D2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Die Handschrift verfügt über zwei Foliierungen, einmal mit Tinte, einmal mit Blei ausgeführt. Die Transkription als auch Mordek folgen der letzteren Zählung.</w:t>
      </w:r>
    </w:p>
    <w:p w14:paraId="5AB8B5FD" w14:textId="65AF8A4E" w:rsidR="004B7901" w:rsidRDefault="003D0813">
      <w:pPr>
        <w:rPr>
          <w:rFonts w:ascii="Times New Roman" w:hAnsi="Times New Roman" w:cs="Times New Roman"/>
          <w:lang w:val="la-Latn"/>
        </w:rPr>
      </w:pPr>
      <w:r w:rsidRPr="007A06F5">
        <w:rPr>
          <w:rFonts w:ascii="Times New Roman" w:hAnsi="Times New Roman" w:cs="Times New Roman"/>
          <w:lang w:val="la-Latn"/>
        </w:rPr>
        <w:br w:type="page"/>
      </w:r>
      <w:r w:rsidR="004B7901">
        <w:rPr>
          <w:rFonts w:ascii="Times New Roman" w:hAnsi="Times New Roman" w:cs="Times New Roman"/>
          <w:lang w:val="la-Latn"/>
        </w:rPr>
        <w:lastRenderedPageBreak/>
        <w:br w:type="page"/>
      </w:r>
    </w:p>
    <w:sdt>
      <w:sdtPr>
        <w:rPr>
          <w:rFonts w:asciiTheme="minorHAnsi" w:eastAsiaTheme="minorHAnsi" w:hAnsiTheme="minorHAnsi" w:cstheme="minorBidi"/>
          <w:color w:val="auto"/>
          <w:sz w:val="22"/>
          <w:szCs w:val="22"/>
          <w:lang w:val="cs-CZ"/>
        </w:rPr>
        <w:id w:val="961842747"/>
        <w:docPartObj>
          <w:docPartGallery w:val="Table of Contents"/>
          <w:docPartUnique/>
        </w:docPartObj>
      </w:sdtPr>
      <w:sdtEndPr>
        <w:rPr>
          <w:b/>
          <w:bCs/>
        </w:rPr>
      </w:sdtEndPr>
      <w:sdtContent>
        <w:p w14:paraId="12E3528F" w14:textId="3186D51B" w:rsidR="009B62F1" w:rsidRDefault="009B62F1">
          <w:pPr>
            <w:pStyle w:val="Nadpisobsahu"/>
          </w:pPr>
          <w:r>
            <w:rPr>
              <w:lang w:val="cs-CZ"/>
            </w:rPr>
            <w:t>Obsah</w:t>
          </w:r>
        </w:p>
        <w:p w14:paraId="3F4536C1" w14:textId="6B7B9F99" w:rsidR="009B62F1" w:rsidRDefault="009B62F1">
          <w:pPr>
            <w:pStyle w:val="Obsah1"/>
            <w:tabs>
              <w:tab w:val="left" w:pos="480"/>
              <w:tab w:val="right" w:leader="dot" w:pos="9062"/>
            </w:tabs>
            <w:rPr>
              <w:noProof/>
            </w:rPr>
          </w:pPr>
          <w:r>
            <w:fldChar w:fldCharType="begin"/>
          </w:r>
          <w:r>
            <w:instrText xml:space="preserve"> TOC \o "1-3" \h \z \u </w:instrText>
          </w:r>
          <w:r>
            <w:fldChar w:fldCharType="separate"/>
          </w:r>
          <w:hyperlink w:anchor="_Toc194615171" w:history="1">
            <w:r w:rsidRPr="00E86A9F">
              <w:rPr>
                <w:rStyle w:val="Hypertextovodkaz"/>
                <w:rFonts w:ascii="Times New Roman" w:hAnsi="Times New Roman" w:cs="Times New Roman"/>
                <w:b/>
                <w:noProof/>
                <w:lang w:val="la-Latn"/>
              </w:rPr>
              <w:t>1.</w:t>
            </w:r>
            <w:r>
              <w:rPr>
                <w:noProof/>
              </w:rPr>
              <w:tab/>
            </w:r>
            <w:r w:rsidRPr="00E86A9F">
              <w:rPr>
                <w:rStyle w:val="Hypertextovodkaz"/>
                <w:rFonts w:ascii="Times New Roman" w:hAnsi="Times New Roman" w:cs="Times New Roman"/>
                <w:b/>
                <w:noProof/>
                <w:lang w:val="la-Latn"/>
              </w:rPr>
              <w:t>Hansen 1992</w:t>
            </w:r>
            <w:r>
              <w:rPr>
                <w:noProof/>
                <w:webHidden/>
              </w:rPr>
              <w:tab/>
            </w:r>
            <w:r>
              <w:rPr>
                <w:noProof/>
                <w:webHidden/>
              </w:rPr>
              <w:fldChar w:fldCharType="begin"/>
            </w:r>
            <w:r>
              <w:rPr>
                <w:noProof/>
                <w:webHidden/>
              </w:rPr>
              <w:instrText xml:space="preserve"> PAGEREF _Toc194615171 \h </w:instrText>
            </w:r>
            <w:r>
              <w:rPr>
                <w:noProof/>
                <w:webHidden/>
              </w:rPr>
            </w:r>
            <w:r>
              <w:rPr>
                <w:noProof/>
                <w:webHidden/>
              </w:rPr>
              <w:fldChar w:fldCharType="separate"/>
            </w:r>
            <w:r w:rsidR="0062279C">
              <w:rPr>
                <w:noProof/>
                <w:webHidden/>
              </w:rPr>
              <w:t>3</w:t>
            </w:r>
            <w:r>
              <w:rPr>
                <w:noProof/>
                <w:webHidden/>
              </w:rPr>
              <w:fldChar w:fldCharType="end"/>
            </w:r>
          </w:hyperlink>
        </w:p>
        <w:p w14:paraId="5D525CD5" w14:textId="704406FA" w:rsidR="009B62F1" w:rsidRDefault="009B62F1">
          <w:pPr>
            <w:pStyle w:val="Obsah1"/>
            <w:tabs>
              <w:tab w:val="left" w:pos="480"/>
              <w:tab w:val="right" w:leader="dot" w:pos="9062"/>
            </w:tabs>
            <w:rPr>
              <w:noProof/>
            </w:rPr>
          </w:pPr>
          <w:hyperlink w:anchor="_Toc194615172" w:history="1">
            <w:r w:rsidRPr="00E86A9F">
              <w:rPr>
                <w:rStyle w:val="Hypertextovodkaz"/>
                <w:rFonts w:ascii="Times New Roman" w:hAnsi="Times New Roman" w:cs="Times New Roman"/>
                <w:b/>
                <w:noProof/>
                <w:lang w:val="la-Latn"/>
              </w:rPr>
              <w:t>2.</w:t>
            </w:r>
            <w:r>
              <w:rPr>
                <w:noProof/>
              </w:rPr>
              <w:tab/>
            </w:r>
            <w:r w:rsidRPr="00E86A9F">
              <w:rPr>
                <w:rStyle w:val="Hypertextovodkaz"/>
                <w:rFonts w:ascii="Times New Roman" w:hAnsi="Times New Roman" w:cs="Times New Roman"/>
                <w:b/>
                <w:noProof/>
                <w:lang w:val="la-Latn"/>
              </w:rPr>
              <w:t>Schreiber</w:t>
            </w:r>
            <w:r>
              <w:rPr>
                <w:noProof/>
                <w:webHidden/>
              </w:rPr>
              <w:tab/>
            </w:r>
            <w:r>
              <w:rPr>
                <w:noProof/>
                <w:webHidden/>
              </w:rPr>
              <w:fldChar w:fldCharType="begin"/>
            </w:r>
            <w:r>
              <w:rPr>
                <w:noProof/>
                <w:webHidden/>
              </w:rPr>
              <w:instrText xml:space="preserve"> PAGEREF _Toc194615172 \h </w:instrText>
            </w:r>
            <w:r>
              <w:rPr>
                <w:noProof/>
                <w:webHidden/>
              </w:rPr>
            </w:r>
            <w:r>
              <w:rPr>
                <w:noProof/>
                <w:webHidden/>
              </w:rPr>
              <w:fldChar w:fldCharType="separate"/>
            </w:r>
            <w:r w:rsidR="0062279C">
              <w:rPr>
                <w:noProof/>
                <w:webHidden/>
              </w:rPr>
              <w:t>4</w:t>
            </w:r>
            <w:r>
              <w:rPr>
                <w:noProof/>
                <w:webHidden/>
              </w:rPr>
              <w:fldChar w:fldCharType="end"/>
            </w:r>
          </w:hyperlink>
        </w:p>
        <w:p w14:paraId="3BC04599" w14:textId="508D983E" w:rsidR="009B62F1" w:rsidRDefault="009B62F1">
          <w:pPr>
            <w:pStyle w:val="Obsah1"/>
            <w:tabs>
              <w:tab w:val="left" w:pos="480"/>
              <w:tab w:val="right" w:leader="dot" w:pos="9062"/>
            </w:tabs>
            <w:rPr>
              <w:noProof/>
            </w:rPr>
          </w:pPr>
          <w:hyperlink w:anchor="_Toc194615173" w:history="1">
            <w:r w:rsidRPr="00E86A9F">
              <w:rPr>
                <w:rStyle w:val="Hypertextovodkaz"/>
                <w:rFonts w:ascii="Times New Roman" w:hAnsi="Times New Roman" w:cs="Times New Roman"/>
                <w:b/>
                <w:noProof/>
                <w:lang w:val="la-Latn"/>
              </w:rPr>
              <w:t>1.</w:t>
            </w:r>
            <w:r>
              <w:rPr>
                <w:noProof/>
              </w:rPr>
              <w:tab/>
            </w:r>
            <w:r w:rsidRPr="00E86A9F">
              <w:rPr>
                <w:rStyle w:val="Hypertextovodkaz"/>
                <w:rFonts w:ascii="Times New Roman" w:hAnsi="Times New Roman" w:cs="Times New Roman"/>
                <w:b/>
                <w:noProof/>
                <w:lang w:val="la-Latn"/>
              </w:rPr>
              <w:t>Inhaltsverzeichnis zur Hs. bis c. 22 der 72-Kapitel-Sammlung (foll. 314v-315r), 1-29v</w:t>
            </w:r>
            <w:r>
              <w:rPr>
                <w:noProof/>
                <w:webHidden/>
              </w:rPr>
              <w:tab/>
            </w:r>
            <w:r>
              <w:rPr>
                <w:noProof/>
                <w:webHidden/>
              </w:rPr>
              <w:fldChar w:fldCharType="begin"/>
            </w:r>
            <w:r>
              <w:rPr>
                <w:noProof/>
                <w:webHidden/>
              </w:rPr>
              <w:instrText xml:space="preserve"> PAGEREF _Toc194615173 \h </w:instrText>
            </w:r>
            <w:r>
              <w:rPr>
                <w:noProof/>
                <w:webHidden/>
              </w:rPr>
            </w:r>
            <w:r>
              <w:rPr>
                <w:noProof/>
                <w:webHidden/>
              </w:rPr>
              <w:fldChar w:fldCharType="separate"/>
            </w:r>
            <w:r w:rsidR="0062279C">
              <w:rPr>
                <w:noProof/>
                <w:webHidden/>
              </w:rPr>
              <w:t>11</w:t>
            </w:r>
            <w:r>
              <w:rPr>
                <w:noProof/>
                <w:webHidden/>
              </w:rPr>
              <w:fldChar w:fldCharType="end"/>
            </w:r>
          </w:hyperlink>
        </w:p>
        <w:p w14:paraId="5A3ADFD6" w14:textId="6A94BC75" w:rsidR="009B62F1" w:rsidRDefault="009B62F1">
          <w:pPr>
            <w:pStyle w:val="Obsah1"/>
            <w:tabs>
              <w:tab w:val="left" w:pos="480"/>
              <w:tab w:val="right" w:leader="dot" w:pos="9062"/>
            </w:tabs>
            <w:rPr>
              <w:noProof/>
            </w:rPr>
          </w:pPr>
          <w:hyperlink w:anchor="_Toc194615174" w:history="1">
            <w:r w:rsidRPr="00E86A9F">
              <w:rPr>
                <w:rStyle w:val="Hypertextovodkaz"/>
                <w:rFonts w:ascii="Times New Roman" w:hAnsi="Times New Roman" w:cs="Times New Roman"/>
                <w:b/>
                <w:noProof/>
                <w:lang w:val="la-Latn"/>
              </w:rPr>
              <w:t>2.</w:t>
            </w:r>
            <w:r>
              <w:rPr>
                <w:noProof/>
              </w:rPr>
              <w:tab/>
            </w:r>
            <w:r w:rsidRPr="00E86A9F">
              <w:rPr>
                <w:rStyle w:val="Hypertextovodkaz"/>
                <w:rFonts w:ascii="Times New Roman" w:hAnsi="Times New Roman" w:cs="Times New Roman"/>
                <w:b/>
                <w:noProof/>
                <w:lang w:val="la-Latn"/>
              </w:rPr>
              <w:t>Stephan. an Svatopluk., JL 3407 (a. 885), 5v-6v</w:t>
            </w:r>
            <w:r>
              <w:rPr>
                <w:noProof/>
                <w:webHidden/>
              </w:rPr>
              <w:tab/>
            </w:r>
            <w:r>
              <w:rPr>
                <w:noProof/>
                <w:webHidden/>
              </w:rPr>
              <w:fldChar w:fldCharType="begin"/>
            </w:r>
            <w:r>
              <w:rPr>
                <w:noProof/>
                <w:webHidden/>
              </w:rPr>
              <w:instrText xml:space="preserve"> PAGEREF _Toc194615174 \h </w:instrText>
            </w:r>
            <w:r>
              <w:rPr>
                <w:noProof/>
                <w:webHidden/>
              </w:rPr>
            </w:r>
            <w:r>
              <w:rPr>
                <w:noProof/>
                <w:webHidden/>
              </w:rPr>
              <w:fldChar w:fldCharType="separate"/>
            </w:r>
            <w:r w:rsidR="0062279C">
              <w:rPr>
                <w:noProof/>
                <w:webHidden/>
              </w:rPr>
              <w:t>17</w:t>
            </w:r>
            <w:r>
              <w:rPr>
                <w:noProof/>
                <w:webHidden/>
              </w:rPr>
              <w:fldChar w:fldCharType="end"/>
            </w:r>
          </w:hyperlink>
        </w:p>
        <w:p w14:paraId="1FAA0C1B" w14:textId="3BD859E5" w:rsidR="009B62F1" w:rsidRDefault="009B62F1">
          <w:pPr>
            <w:pStyle w:val="Obsah1"/>
            <w:tabs>
              <w:tab w:val="left" w:pos="480"/>
              <w:tab w:val="right" w:leader="dot" w:pos="9062"/>
            </w:tabs>
            <w:rPr>
              <w:noProof/>
            </w:rPr>
          </w:pPr>
          <w:hyperlink w:anchor="_Toc194615175" w:history="1">
            <w:r w:rsidRPr="00E86A9F">
              <w:rPr>
                <w:rStyle w:val="Hypertextovodkaz"/>
                <w:rFonts w:ascii="Times New Roman" w:hAnsi="Times New Roman" w:cs="Times New Roman"/>
                <w:b/>
                <w:noProof/>
                <w:lang w:val="la-Latn"/>
              </w:rPr>
              <w:t>3.</w:t>
            </w:r>
            <w:r>
              <w:rPr>
                <w:noProof/>
              </w:rPr>
              <w:tab/>
            </w:r>
            <w:r w:rsidRPr="00E86A9F">
              <w:rPr>
                <w:rStyle w:val="Hypertextovodkaz"/>
                <w:rFonts w:ascii="Times New Roman" w:hAnsi="Times New Roman" w:cs="Times New Roman"/>
                <w:b/>
                <w:noProof/>
                <w:lang w:val="la-Latn"/>
              </w:rPr>
              <w:t>Inhaltsverzeichnis zur Hs. bis c. 22 der 72-Kapitel-Sammlung (foll. 314v-315r), 1-29v (Fortsetzung)</w:t>
            </w:r>
            <w:r>
              <w:rPr>
                <w:noProof/>
                <w:webHidden/>
              </w:rPr>
              <w:tab/>
            </w:r>
            <w:r>
              <w:rPr>
                <w:noProof/>
                <w:webHidden/>
              </w:rPr>
              <w:fldChar w:fldCharType="begin"/>
            </w:r>
            <w:r>
              <w:rPr>
                <w:noProof/>
                <w:webHidden/>
              </w:rPr>
              <w:instrText xml:space="preserve"> PAGEREF _Toc194615175 \h </w:instrText>
            </w:r>
            <w:r>
              <w:rPr>
                <w:noProof/>
                <w:webHidden/>
              </w:rPr>
            </w:r>
            <w:r>
              <w:rPr>
                <w:noProof/>
                <w:webHidden/>
              </w:rPr>
              <w:fldChar w:fldCharType="separate"/>
            </w:r>
            <w:r w:rsidR="0062279C">
              <w:rPr>
                <w:noProof/>
                <w:webHidden/>
              </w:rPr>
              <w:t>20</w:t>
            </w:r>
            <w:r>
              <w:rPr>
                <w:noProof/>
                <w:webHidden/>
              </w:rPr>
              <w:fldChar w:fldCharType="end"/>
            </w:r>
          </w:hyperlink>
        </w:p>
        <w:p w14:paraId="599F28D8" w14:textId="1AC371F5" w:rsidR="009B62F1" w:rsidRDefault="009B62F1">
          <w:pPr>
            <w:pStyle w:val="Obsah1"/>
            <w:tabs>
              <w:tab w:val="left" w:pos="480"/>
              <w:tab w:val="right" w:leader="dot" w:pos="9062"/>
            </w:tabs>
            <w:rPr>
              <w:noProof/>
            </w:rPr>
          </w:pPr>
          <w:hyperlink w:anchor="_Toc194615176" w:history="1">
            <w:r w:rsidRPr="00E86A9F">
              <w:rPr>
                <w:rStyle w:val="Hypertextovodkaz"/>
                <w:rFonts w:ascii="Times New Roman" w:hAnsi="Times New Roman" w:cs="Times New Roman"/>
                <w:b/>
                <w:noProof/>
                <w:lang w:val="la-Latn"/>
              </w:rPr>
              <w:t>4.</w:t>
            </w:r>
            <w:r>
              <w:rPr>
                <w:noProof/>
              </w:rPr>
              <w:tab/>
            </w:r>
            <w:r w:rsidRPr="00E86A9F">
              <w:rPr>
                <w:rStyle w:val="Hypertextovodkaz"/>
                <w:rFonts w:ascii="Times New Roman" w:hAnsi="Times New Roman" w:cs="Times New Roman"/>
                <w:b/>
                <w:noProof/>
                <w:lang w:val="la-Latn"/>
              </w:rPr>
              <w:t>Leer, 30r</w:t>
            </w:r>
            <w:r>
              <w:rPr>
                <w:noProof/>
                <w:webHidden/>
              </w:rPr>
              <w:tab/>
            </w:r>
            <w:r>
              <w:rPr>
                <w:noProof/>
                <w:webHidden/>
              </w:rPr>
              <w:fldChar w:fldCharType="begin"/>
            </w:r>
            <w:r>
              <w:rPr>
                <w:noProof/>
                <w:webHidden/>
              </w:rPr>
              <w:instrText xml:space="preserve"> PAGEREF _Toc194615176 \h </w:instrText>
            </w:r>
            <w:r>
              <w:rPr>
                <w:noProof/>
                <w:webHidden/>
              </w:rPr>
            </w:r>
            <w:r>
              <w:rPr>
                <w:noProof/>
                <w:webHidden/>
              </w:rPr>
              <w:fldChar w:fldCharType="separate"/>
            </w:r>
            <w:r w:rsidR="0062279C">
              <w:rPr>
                <w:noProof/>
                <w:webHidden/>
              </w:rPr>
              <w:t>26</w:t>
            </w:r>
            <w:r>
              <w:rPr>
                <w:noProof/>
                <w:webHidden/>
              </w:rPr>
              <w:fldChar w:fldCharType="end"/>
            </w:r>
          </w:hyperlink>
        </w:p>
        <w:p w14:paraId="49EED9C8" w14:textId="71B1D8B2" w:rsidR="009B62F1" w:rsidRDefault="009B62F1">
          <w:pPr>
            <w:pStyle w:val="Obsah1"/>
            <w:tabs>
              <w:tab w:val="left" w:pos="480"/>
              <w:tab w:val="right" w:leader="dot" w:pos="9062"/>
            </w:tabs>
            <w:rPr>
              <w:noProof/>
            </w:rPr>
          </w:pPr>
          <w:hyperlink w:anchor="_Toc194615177" w:history="1">
            <w:r w:rsidRPr="00E86A9F">
              <w:rPr>
                <w:rStyle w:val="Hypertextovodkaz"/>
                <w:rFonts w:ascii="Times New Roman" w:hAnsi="Times New Roman" w:cs="Times New Roman"/>
                <w:b/>
                <w:noProof/>
                <w:lang w:val="la-Latn"/>
              </w:rPr>
              <w:t>5.</w:t>
            </w:r>
            <w:r>
              <w:rPr>
                <w:noProof/>
              </w:rPr>
              <w:tab/>
            </w:r>
            <w:r w:rsidRPr="00E86A9F">
              <w:rPr>
                <w:rStyle w:val="Hypertextovodkaz"/>
                <w:rFonts w:ascii="Times New Roman" w:hAnsi="Times New Roman" w:cs="Times New Roman"/>
                <w:b/>
                <w:noProof/>
                <w:lang w:val="la-Latn"/>
              </w:rPr>
              <w:t>Halitgar von Cambrai, Paenitentiale: Prolog DIVERsitas culparum, 30v-45r</w:t>
            </w:r>
            <w:r>
              <w:rPr>
                <w:noProof/>
                <w:webHidden/>
              </w:rPr>
              <w:tab/>
            </w:r>
            <w:r>
              <w:rPr>
                <w:noProof/>
                <w:webHidden/>
              </w:rPr>
              <w:fldChar w:fldCharType="begin"/>
            </w:r>
            <w:r>
              <w:rPr>
                <w:noProof/>
                <w:webHidden/>
              </w:rPr>
              <w:instrText xml:space="preserve"> PAGEREF _Toc194615177 \h </w:instrText>
            </w:r>
            <w:r>
              <w:rPr>
                <w:noProof/>
                <w:webHidden/>
              </w:rPr>
            </w:r>
            <w:r>
              <w:rPr>
                <w:noProof/>
                <w:webHidden/>
              </w:rPr>
              <w:fldChar w:fldCharType="separate"/>
            </w:r>
            <w:r w:rsidR="0062279C">
              <w:rPr>
                <w:noProof/>
                <w:webHidden/>
              </w:rPr>
              <w:t>26</w:t>
            </w:r>
            <w:r>
              <w:rPr>
                <w:noProof/>
                <w:webHidden/>
              </w:rPr>
              <w:fldChar w:fldCharType="end"/>
            </w:r>
          </w:hyperlink>
        </w:p>
        <w:p w14:paraId="6B25BC66" w14:textId="109F9F6C" w:rsidR="009B62F1" w:rsidRDefault="009B62F1">
          <w:pPr>
            <w:pStyle w:val="Obsah1"/>
            <w:tabs>
              <w:tab w:val="left" w:pos="480"/>
              <w:tab w:val="right" w:leader="dot" w:pos="9062"/>
            </w:tabs>
            <w:rPr>
              <w:noProof/>
            </w:rPr>
          </w:pPr>
          <w:hyperlink w:anchor="_Toc194615178" w:history="1">
            <w:r w:rsidRPr="00E86A9F">
              <w:rPr>
                <w:rStyle w:val="Hypertextovodkaz"/>
                <w:rFonts w:ascii="Times New Roman" w:hAnsi="Times New Roman" w:cs="Times New Roman"/>
                <w:b/>
                <w:noProof/>
                <w:lang w:val="la-Latn"/>
              </w:rPr>
              <w:t>6.</w:t>
            </w:r>
            <w:r>
              <w:rPr>
                <w:noProof/>
              </w:rPr>
              <w:tab/>
            </w:r>
            <w:r w:rsidRPr="00E86A9F">
              <w:rPr>
                <w:rStyle w:val="Hypertextovodkaz"/>
                <w:rFonts w:ascii="Times New Roman" w:hAnsi="Times New Roman" w:cs="Times New Roman"/>
                <w:b/>
                <w:noProof/>
                <w:lang w:val="la-Latn"/>
              </w:rPr>
              <w:t>Paenitentiale mixtum Pseudo-Bedae-Egberti bis Uolo, 45r-50v</w:t>
            </w:r>
            <w:r>
              <w:rPr>
                <w:noProof/>
                <w:webHidden/>
              </w:rPr>
              <w:tab/>
            </w:r>
            <w:r>
              <w:rPr>
                <w:noProof/>
                <w:webHidden/>
              </w:rPr>
              <w:fldChar w:fldCharType="begin"/>
            </w:r>
            <w:r>
              <w:rPr>
                <w:noProof/>
                <w:webHidden/>
              </w:rPr>
              <w:instrText xml:space="preserve"> PAGEREF _Toc194615178 \h </w:instrText>
            </w:r>
            <w:r>
              <w:rPr>
                <w:noProof/>
                <w:webHidden/>
              </w:rPr>
            </w:r>
            <w:r>
              <w:rPr>
                <w:noProof/>
                <w:webHidden/>
              </w:rPr>
              <w:fldChar w:fldCharType="separate"/>
            </w:r>
            <w:r w:rsidR="0062279C">
              <w:rPr>
                <w:noProof/>
                <w:webHidden/>
              </w:rPr>
              <w:t>28</w:t>
            </w:r>
            <w:r>
              <w:rPr>
                <w:noProof/>
                <w:webHidden/>
              </w:rPr>
              <w:fldChar w:fldCharType="end"/>
            </w:r>
          </w:hyperlink>
        </w:p>
        <w:p w14:paraId="21B980BB" w14:textId="46225AB1" w:rsidR="009B62F1" w:rsidRDefault="009B62F1">
          <w:pPr>
            <w:pStyle w:val="Obsah1"/>
            <w:tabs>
              <w:tab w:val="left" w:pos="480"/>
              <w:tab w:val="right" w:leader="dot" w:pos="9062"/>
            </w:tabs>
            <w:rPr>
              <w:noProof/>
            </w:rPr>
          </w:pPr>
          <w:hyperlink w:anchor="_Toc194615179" w:history="1">
            <w:r w:rsidRPr="00E86A9F">
              <w:rPr>
                <w:rStyle w:val="Hypertextovodkaz"/>
                <w:rFonts w:ascii="Times New Roman" w:hAnsi="Times New Roman" w:cs="Times New Roman"/>
                <w:b/>
                <w:noProof/>
                <w:lang w:val="la-Latn"/>
              </w:rPr>
              <w:t>7.</w:t>
            </w:r>
            <w:r>
              <w:rPr>
                <w:noProof/>
              </w:rPr>
              <w:tab/>
            </w:r>
            <w:r w:rsidRPr="00E86A9F">
              <w:rPr>
                <w:rStyle w:val="Hypertextovodkaz"/>
                <w:rFonts w:ascii="Times New Roman" w:hAnsi="Times New Roman" w:cs="Times New Roman"/>
                <w:b/>
                <w:noProof/>
                <w:lang w:val="la-Latn"/>
              </w:rPr>
              <w:t>St. Adalbert (?), INCIPIT AMMONICIO ET EXORTACIO EPISCOPALIS, 51r-53r</w:t>
            </w:r>
            <w:r>
              <w:rPr>
                <w:noProof/>
                <w:webHidden/>
              </w:rPr>
              <w:tab/>
            </w:r>
            <w:r>
              <w:rPr>
                <w:noProof/>
                <w:webHidden/>
              </w:rPr>
              <w:fldChar w:fldCharType="begin"/>
            </w:r>
            <w:r>
              <w:rPr>
                <w:noProof/>
                <w:webHidden/>
              </w:rPr>
              <w:instrText xml:space="preserve"> PAGEREF _Toc194615179 \h </w:instrText>
            </w:r>
            <w:r>
              <w:rPr>
                <w:noProof/>
                <w:webHidden/>
              </w:rPr>
            </w:r>
            <w:r>
              <w:rPr>
                <w:noProof/>
                <w:webHidden/>
              </w:rPr>
              <w:fldChar w:fldCharType="separate"/>
            </w:r>
            <w:r w:rsidR="0062279C">
              <w:rPr>
                <w:noProof/>
                <w:webHidden/>
              </w:rPr>
              <w:t>28</w:t>
            </w:r>
            <w:r>
              <w:rPr>
                <w:noProof/>
                <w:webHidden/>
              </w:rPr>
              <w:fldChar w:fldCharType="end"/>
            </w:r>
          </w:hyperlink>
        </w:p>
        <w:p w14:paraId="648C3A28" w14:textId="65A5CE41" w:rsidR="009B62F1" w:rsidRDefault="009B62F1">
          <w:pPr>
            <w:pStyle w:val="Obsah1"/>
            <w:tabs>
              <w:tab w:val="left" w:pos="480"/>
              <w:tab w:val="right" w:leader="dot" w:pos="9062"/>
            </w:tabs>
            <w:rPr>
              <w:noProof/>
            </w:rPr>
          </w:pPr>
          <w:hyperlink w:anchor="_Toc194615180" w:history="1">
            <w:r w:rsidRPr="00E86A9F">
              <w:rPr>
                <w:rStyle w:val="Hypertextovodkaz"/>
                <w:rFonts w:ascii="Times New Roman" w:hAnsi="Times New Roman" w:cs="Times New Roman"/>
                <w:b/>
                <w:noProof/>
                <w:lang w:val="la-Latn"/>
              </w:rPr>
              <w:t>8.</w:t>
            </w:r>
            <w:r>
              <w:rPr>
                <w:noProof/>
              </w:rPr>
              <w:tab/>
            </w:r>
            <w:r w:rsidRPr="00E86A9F">
              <w:rPr>
                <w:rStyle w:val="Hypertextovodkaz"/>
                <w:rFonts w:ascii="Times New Roman" w:hAnsi="Times New Roman" w:cs="Times New Roman"/>
                <w:b/>
                <w:noProof/>
                <w:lang w:val="la-Latn"/>
              </w:rPr>
              <w:t>Paenitentiale mixtum Pseudo-Bedae-Egberti bis Uolo, 53r-63r</w:t>
            </w:r>
            <w:r>
              <w:rPr>
                <w:noProof/>
                <w:webHidden/>
              </w:rPr>
              <w:tab/>
            </w:r>
            <w:r>
              <w:rPr>
                <w:noProof/>
                <w:webHidden/>
              </w:rPr>
              <w:fldChar w:fldCharType="begin"/>
            </w:r>
            <w:r>
              <w:rPr>
                <w:noProof/>
                <w:webHidden/>
              </w:rPr>
              <w:instrText xml:space="preserve"> PAGEREF _Toc194615180 \h </w:instrText>
            </w:r>
            <w:r>
              <w:rPr>
                <w:noProof/>
                <w:webHidden/>
              </w:rPr>
            </w:r>
            <w:r>
              <w:rPr>
                <w:noProof/>
                <w:webHidden/>
              </w:rPr>
              <w:fldChar w:fldCharType="separate"/>
            </w:r>
            <w:r w:rsidR="0062279C">
              <w:rPr>
                <w:noProof/>
                <w:webHidden/>
              </w:rPr>
              <w:t>31</w:t>
            </w:r>
            <w:r>
              <w:rPr>
                <w:noProof/>
                <w:webHidden/>
              </w:rPr>
              <w:fldChar w:fldCharType="end"/>
            </w:r>
          </w:hyperlink>
        </w:p>
        <w:p w14:paraId="72A00185" w14:textId="3A9C834D" w:rsidR="009B62F1" w:rsidRDefault="009B62F1">
          <w:pPr>
            <w:pStyle w:val="Obsah1"/>
            <w:tabs>
              <w:tab w:val="left" w:pos="480"/>
              <w:tab w:val="right" w:leader="dot" w:pos="9062"/>
            </w:tabs>
            <w:rPr>
              <w:noProof/>
            </w:rPr>
          </w:pPr>
          <w:hyperlink w:anchor="_Toc194615181" w:history="1">
            <w:r w:rsidRPr="00E86A9F">
              <w:rPr>
                <w:rStyle w:val="Hypertextovodkaz"/>
                <w:rFonts w:ascii="Times New Roman" w:hAnsi="Times New Roman" w:cs="Times New Roman"/>
                <w:b/>
                <w:noProof/>
                <w:lang w:val="la-Latn"/>
              </w:rPr>
              <w:t>9.</w:t>
            </w:r>
            <w:r>
              <w:rPr>
                <w:noProof/>
              </w:rPr>
              <w:tab/>
            </w:r>
            <w:r w:rsidRPr="00E86A9F">
              <w:rPr>
                <w:rStyle w:val="Hypertextovodkaz"/>
                <w:rFonts w:ascii="Times New Roman" w:hAnsi="Times New Roman" w:cs="Times New Roman"/>
                <w:b/>
                <w:noProof/>
                <w:lang w:val="la-Latn"/>
              </w:rPr>
              <w:t>Hrabanus Maurus, Paenitentiale ad Heribaldum, 63r-76r</w:t>
            </w:r>
            <w:r>
              <w:rPr>
                <w:noProof/>
                <w:webHidden/>
              </w:rPr>
              <w:tab/>
            </w:r>
            <w:r>
              <w:rPr>
                <w:noProof/>
                <w:webHidden/>
              </w:rPr>
              <w:fldChar w:fldCharType="begin"/>
            </w:r>
            <w:r>
              <w:rPr>
                <w:noProof/>
                <w:webHidden/>
              </w:rPr>
              <w:instrText xml:space="preserve"> PAGEREF _Toc194615181 \h </w:instrText>
            </w:r>
            <w:r>
              <w:rPr>
                <w:noProof/>
                <w:webHidden/>
              </w:rPr>
            </w:r>
            <w:r>
              <w:rPr>
                <w:noProof/>
                <w:webHidden/>
              </w:rPr>
              <w:fldChar w:fldCharType="separate"/>
            </w:r>
            <w:r w:rsidR="0062279C">
              <w:rPr>
                <w:noProof/>
                <w:webHidden/>
              </w:rPr>
              <w:t>31</w:t>
            </w:r>
            <w:r>
              <w:rPr>
                <w:noProof/>
                <w:webHidden/>
              </w:rPr>
              <w:fldChar w:fldCharType="end"/>
            </w:r>
          </w:hyperlink>
        </w:p>
        <w:p w14:paraId="7F674838" w14:textId="5D7C8FF4" w:rsidR="009B62F1" w:rsidRDefault="009B62F1">
          <w:pPr>
            <w:pStyle w:val="Obsah1"/>
            <w:tabs>
              <w:tab w:val="left" w:pos="720"/>
              <w:tab w:val="right" w:leader="dot" w:pos="9062"/>
            </w:tabs>
            <w:rPr>
              <w:noProof/>
            </w:rPr>
          </w:pPr>
          <w:hyperlink w:anchor="_Toc194615182" w:history="1">
            <w:r w:rsidRPr="00E86A9F">
              <w:rPr>
                <w:rStyle w:val="Hypertextovodkaz"/>
                <w:rFonts w:ascii="Times New Roman" w:hAnsi="Times New Roman" w:cs="Times New Roman"/>
                <w:b/>
                <w:noProof/>
                <w:lang w:val="la-Latn"/>
              </w:rPr>
              <w:t>10.</w:t>
            </w:r>
            <w:r>
              <w:rPr>
                <w:noProof/>
              </w:rPr>
              <w:tab/>
            </w:r>
            <w:r w:rsidRPr="00E86A9F">
              <w:rPr>
                <w:rStyle w:val="Hypertextovodkaz"/>
                <w:rFonts w:ascii="Times New Roman" w:hAnsi="Times New Roman" w:cs="Times New Roman"/>
                <w:b/>
                <w:noProof/>
                <w:lang w:val="la-Latn"/>
              </w:rPr>
              <w:t>Edikt Herzog Boleslavs II. für Bischof Adalbert von Prag (a. 992), 76r</w:t>
            </w:r>
            <w:r>
              <w:rPr>
                <w:noProof/>
                <w:webHidden/>
              </w:rPr>
              <w:tab/>
            </w:r>
            <w:r>
              <w:rPr>
                <w:noProof/>
                <w:webHidden/>
              </w:rPr>
              <w:fldChar w:fldCharType="begin"/>
            </w:r>
            <w:r>
              <w:rPr>
                <w:noProof/>
                <w:webHidden/>
              </w:rPr>
              <w:instrText xml:space="preserve"> PAGEREF _Toc194615182 \h </w:instrText>
            </w:r>
            <w:r>
              <w:rPr>
                <w:noProof/>
                <w:webHidden/>
              </w:rPr>
            </w:r>
            <w:r>
              <w:rPr>
                <w:noProof/>
                <w:webHidden/>
              </w:rPr>
              <w:fldChar w:fldCharType="separate"/>
            </w:r>
            <w:r w:rsidR="0062279C">
              <w:rPr>
                <w:noProof/>
                <w:webHidden/>
              </w:rPr>
              <w:t>39</w:t>
            </w:r>
            <w:r>
              <w:rPr>
                <w:noProof/>
                <w:webHidden/>
              </w:rPr>
              <w:fldChar w:fldCharType="end"/>
            </w:r>
          </w:hyperlink>
        </w:p>
        <w:p w14:paraId="384A84C1" w14:textId="60225E5C" w:rsidR="009B62F1" w:rsidRDefault="009B62F1">
          <w:pPr>
            <w:pStyle w:val="Obsah1"/>
            <w:tabs>
              <w:tab w:val="left" w:pos="720"/>
              <w:tab w:val="right" w:leader="dot" w:pos="9062"/>
            </w:tabs>
            <w:rPr>
              <w:noProof/>
            </w:rPr>
          </w:pPr>
          <w:hyperlink w:anchor="_Toc194615183" w:history="1">
            <w:r w:rsidRPr="00E86A9F">
              <w:rPr>
                <w:rStyle w:val="Hypertextovodkaz"/>
                <w:rFonts w:ascii="Times New Roman" w:hAnsi="Times New Roman" w:cs="Times New Roman"/>
                <w:b/>
                <w:noProof/>
                <w:lang w:val="la-Latn"/>
              </w:rPr>
              <w:t>11.</w:t>
            </w:r>
            <w:r>
              <w:rPr>
                <w:noProof/>
              </w:rPr>
              <w:tab/>
            </w:r>
            <w:r w:rsidRPr="00E86A9F">
              <w:rPr>
                <w:rStyle w:val="Hypertextovodkaz"/>
                <w:rFonts w:ascii="Times New Roman" w:hAnsi="Times New Roman" w:cs="Times New Roman"/>
                <w:b/>
                <w:noProof/>
                <w:lang w:val="la-Latn"/>
              </w:rPr>
              <w:t>Leer, 76v</w:t>
            </w:r>
            <w:r>
              <w:rPr>
                <w:noProof/>
                <w:webHidden/>
              </w:rPr>
              <w:tab/>
            </w:r>
            <w:r>
              <w:rPr>
                <w:noProof/>
                <w:webHidden/>
              </w:rPr>
              <w:fldChar w:fldCharType="begin"/>
            </w:r>
            <w:r>
              <w:rPr>
                <w:noProof/>
                <w:webHidden/>
              </w:rPr>
              <w:instrText xml:space="preserve"> PAGEREF _Toc194615183 \h </w:instrText>
            </w:r>
            <w:r>
              <w:rPr>
                <w:noProof/>
                <w:webHidden/>
              </w:rPr>
            </w:r>
            <w:r>
              <w:rPr>
                <w:noProof/>
                <w:webHidden/>
              </w:rPr>
              <w:fldChar w:fldCharType="separate"/>
            </w:r>
            <w:r w:rsidR="0062279C">
              <w:rPr>
                <w:noProof/>
                <w:webHidden/>
              </w:rPr>
              <w:t>39</w:t>
            </w:r>
            <w:r>
              <w:rPr>
                <w:noProof/>
                <w:webHidden/>
              </w:rPr>
              <w:fldChar w:fldCharType="end"/>
            </w:r>
          </w:hyperlink>
        </w:p>
        <w:p w14:paraId="1DD3B60F" w14:textId="6945C83C" w:rsidR="009B62F1" w:rsidRDefault="009B62F1">
          <w:pPr>
            <w:pStyle w:val="Obsah1"/>
            <w:tabs>
              <w:tab w:val="left" w:pos="720"/>
              <w:tab w:val="right" w:leader="dot" w:pos="9062"/>
            </w:tabs>
            <w:rPr>
              <w:noProof/>
            </w:rPr>
          </w:pPr>
          <w:hyperlink w:anchor="_Toc194615184" w:history="1">
            <w:r w:rsidRPr="00E86A9F">
              <w:rPr>
                <w:rStyle w:val="Hypertextovodkaz"/>
                <w:rFonts w:ascii="Times New Roman" w:hAnsi="Times New Roman" w:cs="Times New Roman"/>
                <w:b/>
                <w:noProof/>
                <w:lang w:val="la-Latn"/>
              </w:rPr>
              <w:t>12.</w:t>
            </w:r>
            <w:r>
              <w:rPr>
                <w:noProof/>
              </w:rPr>
              <w:tab/>
            </w:r>
            <w:r w:rsidRPr="00E86A9F">
              <w:rPr>
                <w:rStyle w:val="Hypertextovodkaz"/>
                <w:rFonts w:ascii="Times New Roman" w:hAnsi="Times New Roman" w:cs="Times New Roman"/>
                <w:b/>
                <w:noProof/>
                <w:lang w:val="la-Latn"/>
              </w:rPr>
              <w:t>St. Adalbert (?), Predigt Quia semel uestrę caritatis - uiuit et regit, 77r-v</w:t>
            </w:r>
            <w:r>
              <w:rPr>
                <w:noProof/>
                <w:webHidden/>
              </w:rPr>
              <w:tab/>
            </w:r>
            <w:r>
              <w:rPr>
                <w:noProof/>
                <w:webHidden/>
              </w:rPr>
              <w:fldChar w:fldCharType="begin"/>
            </w:r>
            <w:r>
              <w:rPr>
                <w:noProof/>
                <w:webHidden/>
              </w:rPr>
              <w:instrText xml:space="preserve"> PAGEREF _Toc194615184 \h </w:instrText>
            </w:r>
            <w:r>
              <w:rPr>
                <w:noProof/>
                <w:webHidden/>
              </w:rPr>
            </w:r>
            <w:r>
              <w:rPr>
                <w:noProof/>
                <w:webHidden/>
              </w:rPr>
              <w:fldChar w:fldCharType="separate"/>
            </w:r>
            <w:r w:rsidR="0062279C">
              <w:rPr>
                <w:noProof/>
                <w:webHidden/>
              </w:rPr>
              <w:t>39</w:t>
            </w:r>
            <w:r>
              <w:rPr>
                <w:noProof/>
                <w:webHidden/>
              </w:rPr>
              <w:fldChar w:fldCharType="end"/>
            </w:r>
          </w:hyperlink>
        </w:p>
        <w:p w14:paraId="5DFC1E09" w14:textId="19360AED" w:rsidR="009B62F1" w:rsidRDefault="009B62F1">
          <w:pPr>
            <w:pStyle w:val="Obsah1"/>
            <w:tabs>
              <w:tab w:val="left" w:pos="720"/>
              <w:tab w:val="right" w:leader="dot" w:pos="9062"/>
            </w:tabs>
            <w:rPr>
              <w:noProof/>
            </w:rPr>
          </w:pPr>
          <w:hyperlink w:anchor="_Toc194615185" w:history="1">
            <w:r w:rsidRPr="00E86A9F">
              <w:rPr>
                <w:rStyle w:val="Hypertextovodkaz"/>
                <w:rFonts w:ascii="Times New Roman" w:hAnsi="Times New Roman" w:cs="Times New Roman"/>
                <w:b/>
                <w:noProof/>
                <w:lang w:val="la-Latn"/>
              </w:rPr>
              <w:t>13.</w:t>
            </w:r>
            <w:r>
              <w:rPr>
                <w:noProof/>
              </w:rPr>
              <w:tab/>
            </w:r>
            <w:r w:rsidRPr="00E86A9F">
              <w:rPr>
                <w:rStyle w:val="Hypertextovodkaz"/>
                <w:rFonts w:ascii="Times New Roman" w:hAnsi="Times New Roman" w:cs="Times New Roman"/>
                <w:b/>
                <w:noProof/>
                <w:lang w:val="la-Latn"/>
              </w:rPr>
              <w:t>Zweiter Teil des Schreibens Stephans. an Svatopluk., JL 3407 (a. 885), 78r-81r</w:t>
            </w:r>
            <w:r>
              <w:rPr>
                <w:noProof/>
                <w:webHidden/>
              </w:rPr>
              <w:tab/>
            </w:r>
            <w:r>
              <w:rPr>
                <w:noProof/>
                <w:webHidden/>
              </w:rPr>
              <w:fldChar w:fldCharType="begin"/>
            </w:r>
            <w:r>
              <w:rPr>
                <w:noProof/>
                <w:webHidden/>
              </w:rPr>
              <w:instrText xml:space="preserve"> PAGEREF _Toc194615185 \h </w:instrText>
            </w:r>
            <w:r>
              <w:rPr>
                <w:noProof/>
                <w:webHidden/>
              </w:rPr>
            </w:r>
            <w:r>
              <w:rPr>
                <w:noProof/>
                <w:webHidden/>
              </w:rPr>
              <w:fldChar w:fldCharType="separate"/>
            </w:r>
            <w:r w:rsidR="0062279C">
              <w:rPr>
                <w:noProof/>
                <w:webHidden/>
              </w:rPr>
              <w:t>39</w:t>
            </w:r>
            <w:r>
              <w:rPr>
                <w:noProof/>
                <w:webHidden/>
              </w:rPr>
              <w:fldChar w:fldCharType="end"/>
            </w:r>
          </w:hyperlink>
        </w:p>
        <w:p w14:paraId="2C192F24" w14:textId="4C8C37F6" w:rsidR="009B62F1" w:rsidRDefault="009B62F1">
          <w:pPr>
            <w:pStyle w:val="Obsah1"/>
            <w:tabs>
              <w:tab w:val="left" w:pos="720"/>
              <w:tab w:val="right" w:leader="dot" w:pos="9062"/>
            </w:tabs>
            <w:rPr>
              <w:noProof/>
            </w:rPr>
          </w:pPr>
          <w:hyperlink w:anchor="_Toc194615186" w:history="1">
            <w:r w:rsidRPr="00E86A9F">
              <w:rPr>
                <w:rStyle w:val="Hypertextovodkaz"/>
                <w:rFonts w:ascii="Times New Roman" w:hAnsi="Times New Roman" w:cs="Times New Roman"/>
                <w:b/>
                <w:noProof/>
                <w:lang w:val="la-Latn"/>
              </w:rPr>
              <w:t>14.</w:t>
            </w:r>
            <w:r>
              <w:rPr>
                <w:noProof/>
              </w:rPr>
              <w:tab/>
            </w:r>
            <w:r w:rsidRPr="00E86A9F">
              <w:rPr>
                <w:rStyle w:val="Hypertextovodkaz"/>
                <w:rFonts w:ascii="Times New Roman" w:hAnsi="Times New Roman" w:cs="Times New Roman"/>
                <w:b/>
                <w:noProof/>
                <w:lang w:val="la-Latn"/>
              </w:rPr>
              <w:t>Leer, 81v</w:t>
            </w:r>
            <w:r>
              <w:rPr>
                <w:noProof/>
                <w:webHidden/>
              </w:rPr>
              <w:tab/>
            </w:r>
            <w:r>
              <w:rPr>
                <w:noProof/>
                <w:webHidden/>
              </w:rPr>
              <w:fldChar w:fldCharType="begin"/>
            </w:r>
            <w:r>
              <w:rPr>
                <w:noProof/>
                <w:webHidden/>
              </w:rPr>
              <w:instrText xml:space="preserve"> PAGEREF _Toc194615186 \h </w:instrText>
            </w:r>
            <w:r>
              <w:rPr>
                <w:noProof/>
                <w:webHidden/>
              </w:rPr>
            </w:r>
            <w:r>
              <w:rPr>
                <w:noProof/>
                <w:webHidden/>
              </w:rPr>
              <w:fldChar w:fldCharType="separate"/>
            </w:r>
            <w:r w:rsidR="0062279C">
              <w:rPr>
                <w:noProof/>
                <w:webHidden/>
              </w:rPr>
              <w:t>40</w:t>
            </w:r>
            <w:r>
              <w:rPr>
                <w:noProof/>
                <w:webHidden/>
              </w:rPr>
              <w:fldChar w:fldCharType="end"/>
            </w:r>
          </w:hyperlink>
        </w:p>
        <w:p w14:paraId="5D3232D2" w14:textId="02CFE626" w:rsidR="009B62F1" w:rsidRDefault="009B62F1">
          <w:pPr>
            <w:pStyle w:val="Obsah1"/>
            <w:tabs>
              <w:tab w:val="left" w:pos="720"/>
              <w:tab w:val="right" w:leader="dot" w:pos="9062"/>
            </w:tabs>
            <w:rPr>
              <w:noProof/>
            </w:rPr>
          </w:pPr>
          <w:hyperlink w:anchor="_Toc194615187" w:history="1">
            <w:r w:rsidRPr="00E86A9F">
              <w:rPr>
                <w:rStyle w:val="Hypertextovodkaz"/>
                <w:rFonts w:ascii="Times New Roman" w:hAnsi="Times New Roman" w:cs="Times New Roman"/>
                <w:b/>
                <w:noProof/>
                <w:lang w:val="la-Latn"/>
              </w:rPr>
              <w:t>15.</w:t>
            </w:r>
            <w:r>
              <w:rPr>
                <w:noProof/>
              </w:rPr>
              <w:tab/>
            </w:r>
            <w:r w:rsidRPr="00E86A9F">
              <w:rPr>
                <w:rStyle w:val="Hypertextovodkaz"/>
                <w:rFonts w:ascii="Times New Roman" w:hAnsi="Times New Roman" w:cs="Times New Roman"/>
                <w:b/>
                <w:noProof/>
                <w:lang w:val="la-Latn"/>
              </w:rPr>
              <w:t>Hrabanus Maurus, Paenitentiale ad Heribaldum, Fortsetzung von fol. 76r, 82r-93v</w:t>
            </w:r>
            <w:r>
              <w:rPr>
                <w:noProof/>
                <w:webHidden/>
              </w:rPr>
              <w:tab/>
            </w:r>
            <w:r>
              <w:rPr>
                <w:noProof/>
                <w:webHidden/>
              </w:rPr>
              <w:fldChar w:fldCharType="begin"/>
            </w:r>
            <w:r>
              <w:rPr>
                <w:noProof/>
                <w:webHidden/>
              </w:rPr>
              <w:instrText xml:space="preserve"> PAGEREF _Toc194615187 \h </w:instrText>
            </w:r>
            <w:r>
              <w:rPr>
                <w:noProof/>
                <w:webHidden/>
              </w:rPr>
            </w:r>
            <w:r>
              <w:rPr>
                <w:noProof/>
                <w:webHidden/>
              </w:rPr>
              <w:fldChar w:fldCharType="separate"/>
            </w:r>
            <w:r w:rsidR="0062279C">
              <w:rPr>
                <w:noProof/>
                <w:webHidden/>
              </w:rPr>
              <w:t>40</w:t>
            </w:r>
            <w:r>
              <w:rPr>
                <w:noProof/>
                <w:webHidden/>
              </w:rPr>
              <w:fldChar w:fldCharType="end"/>
            </w:r>
          </w:hyperlink>
        </w:p>
        <w:p w14:paraId="69D48BB6" w14:textId="776F0718" w:rsidR="009B62F1" w:rsidRDefault="009B62F1">
          <w:pPr>
            <w:pStyle w:val="Obsah1"/>
            <w:tabs>
              <w:tab w:val="left" w:pos="720"/>
              <w:tab w:val="right" w:leader="dot" w:pos="9062"/>
            </w:tabs>
            <w:rPr>
              <w:noProof/>
            </w:rPr>
          </w:pPr>
          <w:hyperlink w:anchor="_Toc194615188" w:history="1">
            <w:r w:rsidRPr="00E86A9F">
              <w:rPr>
                <w:rStyle w:val="Hypertextovodkaz"/>
                <w:rFonts w:ascii="Times New Roman" w:hAnsi="Times New Roman" w:cs="Times New Roman"/>
                <w:b/>
                <w:noProof/>
                <w:lang w:val="la-Latn"/>
              </w:rPr>
              <w:t>16.</w:t>
            </w:r>
            <w:r>
              <w:rPr>
                <w:noProof/>
              </w:rPr>
              <w:tab/>
            </w:r>
            <w:r w:rsidRPr="00E86A9F">
              <w:rPr>
                <w:rStyle w:val="Hypertextovodkaz"/>
                <w:rFonts w:ascii="Times New Roman" w:hAnsi="Times New Roman" w:cs="Times New Roman"/>
                <w:b/>
                <w:noProof/>
                <w:lang w:val="la-Latn"/>
              </w:rPr>
              <w:t>Capitulatio zu den nachfolgenden Texten bis einschließlich Konzil von Mainz (a. 852), c. (fol. 106r), 94r</w:t>
            </w:r>
            <w:r>
              <w:rPr>
                <w:noProof/>
                <w:webHidden/>
              </w:rPr>
              <w:tab/>
            </w:r>
            <w:r>
              <w:rPr>
                <w:noProof/>
                <w:webHidden/>
              </w:rPr>
              <w:fldChar w:fldCharType="begin"/>
            </w:r>
            <w:r>
              <w:rPr>
                <w:noProof/>
                <w:webHidden/>
              </w:rPr>
              <w:instrText xml:space="preserve"> PAGEREF _Toc194615188 \h </w:instrText>
            </w:r>
            <w:r>
              <w:rPr>
                <w:noProof/>
                <w:webHidden/>
              </w:rPr>
            </w:r>
            <w:r>
              <w:rPr>
                <w:noProof/>
                <w:webHidden/>
              </w:rPr>
              <w:fldChar w:fldCharType="separate"/>
            </w:r>
            <w:r w:rsidR="0062279C">
              <w:rPr>
                <w:noProof/>
                <w:webHidden/>
              </w:rPr>
              <w:t>50</w:t>
            </w:r>
            <w:r>
              <w:rPr>
                <w:noProof/>
                <w:webHidden/>
              </w:rPr>
              <w:fldChar w:fldCharType="end"/>
            </w:r>
          </w:hyperlink>
        </w:p>
        <w:p w14:paraId="1A00B4C3" w14:textId="5EE25DAF" w:rsidR="009B62F1" w:rsidRDefault="009B62F1">
          <w:pPr>
            <w:pStyle w:val="Obsah1"/>
            <w:tabs>
              <w:tab w:val="left" w:pos="720"/>
              <w:tab w:val="right" w:leader="dot" w:pos="9062"/>
            </w:tabs>
            <w:rPr>
              <w:noProof/>
            </w:rPr>
          </w:pPr>
          <w:hyperlink w:anchor="_Toc194615189" w:history="1">
            <w:r w:rsidRPr="00E86A9F">
              <w:rPr>
                <w:rStyle w:val="Hypertextovodkaz"/>
                <w:rFonts w:ascii="Times New Roman" w:hAnsi="Times New Roman" w:cs="Times New Roman"/>
                <w:b/>
                <w:noProof/>
                <w:lang w:val="la-Latn"/>
              </w:rPr>
              <w:t>17.</w:t>
            </w:r>
            <w:r>
              <w:rPr>
                <w:noProof/>
              </w:rPr>
              <w:tab/>
            </w:r>
            <w:r w:rsidRPr="00E86A9F">
              <w:rPr>
                <w:rStyle w:val="Hypertextovodkaz"/>
                <w:rFonts w:ascii="Times New Roman" w:hAnsi="Times New Roman" w:cs="Times New Roman"/>
                <w:b/>
                <w:noProof/>
                <w:lang w:val="la-Latn"/>
              </w:rPr>
              <w:t>Brief des Hrabanus Maurus an Chorbischof Reginbald von Mainz, 94r-101r</w:t>
            </w:r>
            <w:r>
              <w:rPr>
                <w:noProof/>
                <w:webHidden/>
              </w:rPr>
              <w:tab/>
            </w:r>
            <w:r>
              <w:rPr>
                <w:noProof/>
                <w:webHidden/>
              </w:rPr>
              <w:fldChar w:fldCharType="begin"/>
            </w:r>
            <w:r>
              <w:rPr>
                <w:noProof/>
                <w:webHidden/>
              </w:rPr>
              <w:instrText xml:space="preserve"> PAGEREF _Toc194615189 \h </w:instrText>
            </w:r>
            <w:r>
              <w:rPr>
                <w:noProof/>
                <w:webHidden/>
              </w:rPr>
            </w:r>
            <w:r>
              <w:rPr>
                <w:noProof/>
                <w:webHidden/>
              </w:rPr>
              <w:fldChar w:fldCharType="separate"/>
            </w:r>
            <w:r w:rsidR="0062279C">
              <w:rPr>
                <w:noProof/>
                <w:webHidden/>
              </w:rPr>
              <w:t>50</w:t>
            </w:r>
            <w:r>
              <w:rPr>
                <w:noProof/>
                <w:webHidden/>
              </w:rPr>
              <w:fldChar w:fldCharType="end"/>
            </w:r>
          </w:hyperlink>
        </w:p>
        <w:p w14:paraId="2823690B" w14:textId="4B80E6C2" w:rsidR="009B62F1" w:rsidRDefault="009B62F1">
          <w:pPr>
            <w:pStyle w:val="Obsah1"/>
            <w:tabs>
              <w:tab w:val="left" w:pos="720"/>
              <w:tab w:val="right" w:leader="dot" w:pos="9062"/>
            </w:tabs>
            <w:rPr>
              <w:noProof/>
            </w:rPr>
          </w:pPr>
          <w:hyperlink w:anchor="_Toc194615190" w:history="1">
            <w:r w:rsidRPr="00E86A9F">
              <w:rPr>
                <w:rStyle w:val="Hypertextovodkaz"/>
                <w:rFonts w:ascii="Times New Roman" w:hAnsi="Times New Roman" w:cs="Times New Roman"/>
                <w:b/>
                <w:noProof/>
                <w:lang w:val="la-Latn"/>
              </w:rPr>
              <w:t>18.</w:t>
            </w:r>
            <w:r>
              <w:rPr>
                <w:noProof/>
              </w:rPr>
              <w:tab/>
            </w:r>
            <w:r w:rsidRPr="00E86A9F">
              <w:rPr>
                <w:rStyle w:val="Hypertextovodkaz"/>
                <w:rFonts w:ascii="Times New Roman" w:hAnsi="Times New Roman" w:cs="Times New Roman"/>
                <w:b/>
                <w:noProof/>
                <w:lang w:val="la-Latn"/>
              </w:rPr>
              <w:t>Brief des Hrabanus Maurus an Bischof Humbert von Würzburg, 101v-104v</w:t>
            </w:r>
            <w:r>
              <w:rPr>
                <w:noProof/>
                <w:webHidden/>
              </w:rPr>
              <w:tab/>
            </w:r>
            <w:r>
              <w:rPr>
                <w:noProof/>
                <w:webHidden/>
              </w:rPr>
              <w:fldChar w:fldCharType="begin"/>
            </w:r>
            <w:r>
              <w:rPr>
                <w:noProof/>
                <w:webHidden/>
              </w:rPr>
              <w:instrText xml:space="preserve"> PAGEREF _Toc194615190 \h </w:instrText>
            </w:r>
            <w:r>
              <w:rPr>
                <w:noProof/>
                <w:webHidden/>
              </w:rPr>
            </w:r>
            <w:r>
              <w:rPr>
                <w:noProof/>
                <w:webHidden/>
              </w:rPr>
              <w:fldChar w:fldCharType="separate"/>
            </w:r>
            <w:r w:rsidR="0062279C">
              <w:rPr>
                <w:noProof/>
                <w:webHidden/>
              </w:rPr>
              <w:t>55</w:t>
            </w:r>
            <w:r>
              <w:rPr>
                <w:noProof/>
                <w:webHidden/>
              </w:rPr>
              <w:fldChar w:fldCharType="end"/>
            </w:r>
          </w:hyperlink>
        </w:p>
        <w:p w14:paraId="71819A6B" w14:textId="400D73B3" w:rsidR="009B62F1" w:rsidRDefault="009B62F1">
          <w:pPr>
            <w:pStyle w:val="Obsah1"/>
            <w:tabs>
              <w:tab w:val="left" w:pos="720"/>
              <w:tab w:val="right" w:leader="dot" w:pos="9062"/>
            </w:tabs>
            <w:rPr>
              <w:noProof/>
            </w:rPr>
          </w:pPr>
          <w:hyperlink w:anchor="_Toc194615191" w:history="1">
            <w:r w:rsidRPr="00E86A9F">
              <w:rPr>
                <w:rStyle w:val="Hypertextovodkaz"/>
                <w:rFonts w:ascii="Times New Roman" w:hAnsi="Times New Roman" w:cs="Times New Roman"/>
                <w:b/>
                <w:noProof/>
                <w:lang w:val="la-Latn"/>
              </w:rPr>
              <w:t>19.</w:t>
            </w:r>
            <w:r>
              <w:rPr>
                <w:noProof/>
              </w:rPr>
              <w:tab/>
            </w:r>
            <w:r w:rsidRPr="00E86A9F">
              <w:rPr>
                <w:rStyle w:val="Hypertextovodkaz"/>
                <w:rFonts w:ascii="Times New Roman" w:hAnsi="Times New Roman" w:cs="Times New Roman"/>
                <w:b/>
                <w:noProof/>
                <w:lang w:val="la-Latn"/>
              </w:rPr>
              <w:t>Libellus responsionum Gregors an Augustinus von Canterbury, JE 1843, c. (numeriert als VIIII), 104v-105v</w:t>
            </w:r>
            <w:r>
              <w:rPr>
                <w:noProof/>
                <w:webHidden/>
              </w:rPr>
              <w:tab/>
            </w:r>
            <w:r>
              <w:rPr>
                <w:noProof/>
                <w:webHidden/>
              </w:rPr>
              <w:fldChar w:fldCharType="begin"/>
            </w:r>
            <w:r>
              <w:rPr>
                <w:noProof/>
                <w:webHidden/>
              </w:rPr>
              <w:instrText xml:space="preserve"> PAGEREF _Toc194615191 \h </w:instrText>
            </w:r>
            <w:r>
              <w:rPr>
                <w:noProof/>
                <w:webHidden/>
              </w:rPr>
            </w:r>
            <w:r>
              <w:rPr>
                <w:noProof/>
                <w:webHidden/>
              </w:rPr>
              <w:fldChar w:fldCharType="separate"/>
            </w:r>
            <w:r w:rsidR="0062279C">
              <w:rPr>
                <w:noProof/>
                <w:webHidden/>
              </w:rPr>
              <w:t>57</w:t>
            </w:r>
            <w:r>
              <w:rPr>
                <w:noProof/>
                <w:webHidden/>
              </w:rPr>
              <w:fldChar w:fldCharType="end"/>
            </w:r>
          </w:hyperlink>
        </w:p>
        <w:p w14:paraId="140DE965" w14:textId="60DDE598" w:rsidR="009B62F1" w:rsidRDefault="009B62F1">
          <w:pPr>
            <w:pStyle w:val="Obsah1"/>
            <w:tabs>
              <w:tab w:val="left" w:pos="720"/>
              <w:tab w:val="right" w:leader="dot" w:pos="9062"/>
            </w:tabs>
            <w:rPr>
              <w:noProof/>
            </w:rPr>
          </w:pPr>
          <w:hyperlink w:anchor="_Toc194615192" w:history="1">
            <w:r w:rsidRPr="00E86A9F">
              <w:rPr>
                <w:rStyle w:val="Hypertextovodkaz"/>
                <w:rFonts w:ascii="Times New Roman" w:hAnsi="Times New Roman" w:cs="Times New Roman"/>
                <w:b/>
                <w:noProof/>
                <w:lang w:val="la-Latn"/>
              </w:rPr>
              <w:t>20.</w:t>
            </w:r>
            <w:r>
              <w:rPr>
                <w:noProof/>
              </w:rPr>
              <w:tab/>
            </w:r>
            <w:r w:rsidRPr="00E86A9F">
              <w:rPr>
                <w:rStyle w:val="Hypertextovodkaz"/>
                <w:rFonts w:ascii="Times New Roman" w:hAnsi="Times New Roman" w:cs="Times New Roman"/>
                <w:b/>
                <w:noProof/>
                <w:lang w:val="la-Latn"/>
              </w:rPr>
              <w:t>Concilium Moguntinum (a. 852), cc. und 10, 105v-106r</w:t>
            </w:r>
            <w:r>
              <w:rPr>
                <w:noProof/>
                <w:webHidden/>
              </w:rPr>
              <w:tab/>
            </w:r>
            <w:r>
              <w:rPr>
                <w:noProof/>
                <w:webHidden/>
              </w:rPr>
              <w:fldChar w:fldCharType="begin"/>
            </w:r>
            <w:r>
              <w:rPr>
                <w:noProof/>
                <w:webHidden/>
              </w:rPr>
              <w:instrText xml:space="preserve"> PAGEREF _Toc194615192 \h </w:instrText>
            </w:r>
            <w:r>
              <w:rPr>
                <w:noProof/>
                <w:webHidden/>
              </w:rPr>
            </w:r>
            <w:r>
              <w:rPr>
                <w:noProof/>
                <w:webHidden/>
              </w:rPr>
              <w:fldChar w:fldCharType="separate"/>
            </w:r>
            <w:r w:rsidR="0062279C">
              <w:rPr>
                <w:noProof/>
                <w:webHidden/>
              </w:rPr>
              <w:t>62</w:t>
            </w:r>
            <w:r>
              <w:rPr>
                <w:noProof/>
                <w:webHidden/>
              </w:rPr>
              <w:fldChar w:fldCharType="end"/>
            </w:r>
          </w:hyperlink>
        </w:p>
        <w:p w14:paraId="74BF782B" w14:textId="0126E1F7" w:rsidR="009B62F1" w:rsidRDefault="009B62F1">
          <w:pPr>
            <w:pStyle w:val="Obsah1"/>
            <w:tabs>
              <w:tab w:val="left" w:pos="720"/>
              <w:tab w:val="right" w:leader="dot" w:pos="9062"/>
            </w:tabs>
            <w:rPr>
              <w:noProof/>
            </w:rPr>
          </w:pPr>
          <w:hyperlink w:anchor="_Toc194615193" w:history="1">
            <w:r w:rsidRPr="00E86A9F">
              <w:rPr>
                <w:rStyle w:val="Hypertextovodkaz"/>
                <w:rFonts w:ascii="Times New Roman" w:hAnsi="Times New Roman" w:cs="Times New Roman"/>
                <w:b/>
                <w:noProof/>
                <w:lang w:val="la-Latn"/>
              </w:rPr>
              <w:t>21.</w:t>
            </w:r>
            <w:r>
              <w:rPr>
                <w:noProof/>
              </w:rPr>
              <w:tab/>
            </w:r>
            <w:r w:rsidRPr="00E86A9F">
              <w:rPr>
                <w:rStyle w:val="Hypertextovodkaz"/>
                <w:rFonts w:ascii="Times New Roman" w:hAnsi="Times New Roman" w:cs="Times New Roman"/>
                <w:b/>
                <w:noProof/>
                <w:lang w:val="la-Latn"/>
              </w:rPr>
              <w:t>Capitula SINODI UUORMACENSIS, 106r-152v</w:t>
            </w:r>
            <w:r>
              <w:rPr>
                <w:noProof/>
                <w:webHidden/>
              </w:rPr>
              <w:tab/>
            </w:r>
            <w:r>
              <w:rPr>
                <w:noProof/>
                <w:webHidden/>
              </w:rPr>
              <w:fldChar w:fldCharType="begin"/>
            </w:r>
            <w:r>
              <w:rPr>
                <w:noProof/>
                <w:webHidden/>
              </w:rPr>
              <w:instrText xml:space="preserve"> PAGEREF _Toc194615193 \h </w:instrText>
            </w:r>
            <w:r>
              <w:rPr>
                <w:noProof/>
                <w:webHidden/>
              </w:rPr>
            </w:r>
            <w:r>
              <w:rPr>
                <w:noProof/>
                <w:webHidden/>
              </w:rPr>
              <w:fldChar w:fldCharType="separate"/>
            </w:r>
            <w:r w:rsidR="0062279C">
              <w:rPr>
                <w:noProof/>
                <w:webHidden/>
              </w:rPr>
              <w:t>68</w:t>
            </w:r>
            <w:r>
              <w:rPr>
                <w:noProof/>
                <w:webHidden/>
              </w:rPr>
              <w:fldChar w:fldCharType="end"/>
            </w:r>
          </w:hyperlink>
        </w:p>
        <w:p w14:paraId="7071F777" w14:textId="551D8784" w:rsidR="009B62F1" w:rsidRDefault="009B62F1">
          <w:pPr>
            <w:pStyle w:val="Obsah1"/>
            <w:tabs>
              <w:tab w:val="left" w:pos="720"/>
              <w:tab w:val="right" w:leader="dot" w:pos="9062"/>
            </w:tabs>
            <w:rPr>
              <w:noProof/>
            </w:rPr>
          </w:pPr>
          <w:hyperlink w:anchor="_Toc194615194" w:history="1">
            <w:r w:rsidRPr="00E86A9F">
              <w:rPr>
                <w:rStyle w:val="Hypertextovodkaz"/>
                <w:rFonts w:ascii="Times New Roman" w:hAnsi="Times New Roman" w:cs="Times New Roman"/>
                <w:b/>
                <w:noProof/>
                <w:lang w:val="la-Latn"/>
              </w:rPr>
              <w:t>22.</w:t>
            </w:r>
            <w:r>
              <w:rPr>
                <w:noProof/>
              </w:rPr>
              <w:tab/>
            </w:r>
            <w:r w:rsidRPr="00E86A9F">
              <w:rPr>
                <w:rStyle w:val="Hypertextovodkaz"/>
                <w:rFonts w:ascii="Times New Roman" w:hAnsi="Times New Roman" w:cs="Times New Roman"/>
                <w:b/>
                <w:noProof/>
                <w:lang w:val="la-Latn"/>
              </w:rPr>
              <w:t>77-Kapitel-Sammlung, 152v-182v</w:t>
            </w:r>
            <w:r>
              <w:rPr>
                <w:noProof/>
                <w:webHidden/>
              </w:rPr>
              <w:tab/>
            </w:r>
            <w:r>
              <w:rPr>
                <w:noProof/>
                <w:webHidden/>
              </w:rPr>
              <w:fldChar w:fldCharType="begin"/>
            </w:r>
            <w:r>
              <w:rPr>
                <w:noProof/>
                <w:webHidden/>
              </w:rPr>
              <w:instrText xml:space="preserve"> PAGEREF _Toc194615194 \h </w:instrText>
            </w:r>
            <w:r>
              <w:rPr>
                <w:noProof/>
                <w:webHidden/>
              </w:rPr>
            </w:r>
            <w:r>
              <w:rPr>
                <w:noProof/>
                <w:webHidden/>
              </w:rPr>
              <w:fldChar w:fldCharType="separate"/>
            </w:r>
            <w:r w:rsidR="0062279C">
              <w:rPr>
                <w:noProof/>
                <w:webHidden/>
              </w:rPr>
              <w:t>91</w:t>
            </w:r>
            <w:r>
              <w:rPr>
                <w:noProof/>
                <w:webHidden/>
              </w:rPr>
              <w:fldChar w:fldCharType="end"/>
            </w:r>
          </w:hyperlink>
        </w:p>
        <w:p w14:paraId="5F2F7528" w14:textId="29D3C1C1" w:rsidR="009B62F1" w:rsidRDefault="009B62F1">
          <w:pPr>
            <w:pStyle w:val="Obsah1"/>
            <w:tabs>
              <w:tab w:val="left" w:pos="720"/>
              <w:tab w:val="right" w:leader="dot" w:pos="9062"/>
            </w:tabs>
            <w:rPr>
              <w:noProof/>
            </w:rPr>
          </w:pPr>
          <w:hyperlink w:anchor="_Toc194615195" w:history="1">
            <w:r w:rsidRPr="00E86A9F">
              <w:rPr>
                <w:rStyle w:val="Hypertextovodkaz"/>
                <w:rFonts w:ascii="Times New Roman" w:hAnsi="Times New Roman" w:cs="Times New Roman"/>
                <w:b/>
                <w:noProof/>
                <w:lang w:val="la-Latn"/>
              </w:rPr>
              <w:t>23.</w:t>
            </w:r>
            <w:r>
              <w:rPr>
                <w:noProof/>
              </w:rPr>
              <w:tab/>
            </w:r>
            <w:r w:rsidRPr="00E86A9F">
              <w:rPr>
                <w:rStyle w:val="Hypertextovodkaz"/>
                <w:rFonts w:ascii="Times New Roman" w:hAnsi="Times New Roman" w:cs="Times New Roman"/>
                <w:b/>
                <w:noProof/>
                <w:lang w:val="la-Latn"/>
              </w:rPr>
              <w:t>Drei Kanones von Mainz, Arles und Tours (a. 813) De pace ecclesiarum, 182v-183r</w:t>
            </w:r>
            <w:r>
              <w:rPr>
                <w:noProof/>
                <w:webHidden/>
              </w:rPr>
              <w:tab/>
            </w:r>
            <w:r>
              <w:rPr>
                <w:noProof/>
                <w:webHidden/>
              </w:rPr>
              <w:fldChar w:fldCharType="begin"/>
            </w:r>
            <w:r>
              <w:rPr>
                <w:noProof/>
                <w:webHidden/>
              </w:rPr>
              <w:instrText xml:space="preserve"> PAGEREF _Toc194615195 \h </w:instrText>
            </w:r>
            <w:r>
              <w:rPr>
                <w:noProof/>
                <w:webHidden/>
              </w:rPr>
            </w:r>
            <w:r>
              <w:rPr>
                <w:noProof/>
                <w:webHidden/>
              </w:rPr>
              <w:fldChar w:fldCharType="separate"/>
            </w:r>
            <w:r w:rsidR="0062279C">
              <w:rPr>
                <w:noProof/>
                <w:webHidden/>
              </w:rPr>
              <w:t>112</w:t>
            </w:r>
            <w:r>
              <w:rPr>
                <w:noProof/>
                <w:webHidden/>
              </w:rPr>
              <w:fldChar w:fldCharType="end"/>
            </w:r>
          </w:hyperlink>
        </w:p>
        <w:p w14:paraId="3AAE7325" w14:textId="548188AC" w:rsidR="009B62F1" w:rsidRDefault="009B62F1">
          <w:pPr>
            <w:pStyle w:val="Obsah1"/>
            <w:tabs>
              <w:tab w:val="left" w:pos="720"/>
              <w:tab w:val="right" w:leader="dot" w:pos="9062"/>
            </w:tabs>
            <w:rPr>
              <w:noProof/>
            </w:rPr>
          </w:pPr>
          <w:hyperlink w:anchor="_Toc194615196" w:history="1">
            <w:r w:rsidRPr="00E86A9F">
              <w:rPr>
                <w:rStyle w:val="Hypertextovodkaz"/>
                <w:rFonts w:ascii="Times New Roman" w:hAnsi="Times New Roman" w:cs="Times New Roman"/>
                <w:b/>
                <w:noProof/>
                <w:lang w:val="la-Latn"/>
              </w:rPr>
              <w:t>24.</w:t>
            </w:r>
            <w:r>
              <w:rPr>
                <w:noProof/>
              </w:rPr>
              <w:tab/>
            </w:r>
            <w:r w:rsidRPr="00E86A9F">
              <w:rPr>
                <w:rStyle w:val="Hypertextovodkaz"/>
                <w:rFonts w:ascii="Times New Roman" w:hAnsi="Times New Roman" w:cs="Times New Roman"/>
                <w:b/>
                <w:noProof/>
                <w:lang w:val="la-Latn"/>
              </w:rPr>
              <w:t>Lex Baiuvariorum (Klasse H), Prolog, 183r-184r</w:t>
            </w:r>
            <w:r>
              <w:rPr>
                <w:noProof/>
                <w:webHidden/>
              </w:rPr>
              <w:tab/>
            </w:r>
            <w:r>
              <w:rPr>
                <w:noProof/>
                <w:webHidden/>
              </w:rPr>
              <w:fldChar w:fldCharType="begin"/>
            </w:r>
            <w:r>
              <w:rPr>
                <w:noProof/>
                <w:webHidden/>
              </w:rPr>
              <w:instrText xml:space="preserve"> PAGEREF _Toc194615196 \h </w:instrText>
            </w:r>
            <w:r>
              <w:rPr>
                <w:noProof/>
                <w:webHidden/>
              </w:rPr>
            </w:r>
            <w:r>
              <w:rPr>
                <w:noProof/>
                <w:webHidden/>
              </w:rPr>
              <w:fldChar w:fldCharType="separate"/>
            </w:r>
            <w:r w:rsidR="0062279C">
              <w:rPr>
                <w:noProof/>
                <w:webHidden/>
              </w:rPr>
              <w:t>112</w:t>
            </w:r>
            <w:r>
              <w:rPr>
                <w:noProof/>
                <w:webHidden/>
              </w:rPr>
              <w:fldChar w:fldCharType="end"/>
            </w:r>
          </w:hyperlink>
        </w:p>
        <w:p w14:paraId="518436B2" w14:textId="2608D4D2" w:rsidR="009B62F1" w:rsidRDefault="009B62F1">
          <w:pPr>
            <w:pStyle w:val="Obsah1"/>
            <w:tabs>
              <w:tab w:val="left" w:pos="720"/>
              <w:tab w:val="right" w:leader="dot" w:pos="9062"/>
            </w:tabs>
            <w:rPr>
              <w:noProof/>
            </w:rPr>
          </w:pPr>
          <w:hyperlink w:anchor="_Toc194615197" w:history="1">
            <w:r w:rsidRPr="00E86A9F">
              <w:rPr>
                <w:rStyle w:val="Hypertextovodkaz"/>
                <w:rFonts w:ascii="Times New Roman" w:hAnsi="Times New Roman" w:cs="Times New Roman"/>
                <w:b/>
                <w:noProof/>
                <w:lang w:val="la-Latn"/>
              </w:rPr>
              <w:t>25.</w:t>
            </w:r>
            <w:r>
              <w:rPr>
                <w:noProof/>
              </w:rPr>
              <w:tab/>
            </w:r>
            <w:r w:rsidRPr="00E86A9F">
              <w:rPr>
                <w:rStyle w:val="Hypertextovodkaz"/>
                <w:rFonts w:ascii="Times New Roman" w:hAnsi="Times New Roman" w:cs="Times New Roman"/>
                <w:b/>
                <w:noProof/>
                <w:lang w:val="la-Latn"/>
              </w:rPr>
              <w:t>Lex Alamannorum (Klasse B), Titelverzeichnis und Text, 184r-203v</w:t>
            </w:r>
            <w:r>
              <w:rPr>
                <w:noProof/>
                <w:webHidden/>
              </w:rPr>
              <w:tab/>
            </w:r>
            <w:r>
              <w:rPr>
                <w:noProof/>
                <w:webHidden/>
              </w:rPr>
              <w:fldChar w:fldCharType="begin"/>
            </w:r>
            <w:r>
              <w:rPr>
                <w:noProof/>
                <w:webHidden/>
              </w:rPr>
              <w:instrText xml:space="preserve"> PAGEREF _Toc194615197 \h </w:instrText>
            </w:r>
            <w:r>
              <w:rPr>
                <w:noProof/>
                <w:webHidden/>
              </w:rPr>
            </w:r>
            <w:r>
              <w:rPr>
                <w:noProof/>
                <w:webHidden/>
              </w:rPr>
              <w:fldChar w:fldCharType="separate"/>
            </w:r>
            <w:r w:rsidR="0062279C">
              <w:rPr>
                <w:noProof/>
                <w:webHidden/>
              </w:rPr>
              <w:t>113</w:t>
            </w:r>
            <w:r>
              <w:rPr>
                <w:noProof/>
                <w:webHidden/>
              </w:rPr>
              <w:fldChar w:fldCharType="end"/>
            </w:r>
          </w:hyperlink>
        </w:p>
        <w:p w14:paraId="583325DA" w14:textId="16B99BFD" w:rsidR="009B62F1" w:rsidRDefault="009B62F1">
          <w:pPr>
            <w:pStyle w:val="Obsah1"/>
            <w:tabs>
              <w:tab w:val="left" w:pos="720"/>
              <w:tab w:val="right" w:leader="dot" w:pos="9062"/>
            </w:tabs>
            <w:rPr>
              <w:noProof/>
            </w:rPr>
          </w:pPr>
          <w:hyperlink w:anchor="_Toc194615198" w:history="1">
            <w:r w:rsidRPr="00E86A9F">
              <w:rPr>
                <w:rStyle w:val="Hypertextovodkaz"/>
                <w:rFonts w:ascii="Times New Roman" w:hAnsi="Times New Roman" w:cs="Times New Roman"/>
                <w:b/>
                <w:noProof/>
                <w:lang w:val="la-Latn"/>
              </w:rPr>
              <w:t>26.</w:t>
            </w:r>
            <w:r>
              <w:rPr>
                <w:noProof/>
              </w:rPr>
              <w:tab/>
            </w:r>
            <w:r w:rsidRPr="00E86A9F">
              <w:rPr>
                <w:rStyle w:val="Hypertextovodkaz"/>
                <w:rFonts w:ascii="Times New Roman" w:hAnsi="Times New Roman" w:cs="Times New Roman"/>
                <w:b/>
                <w:noProof/>
                <w:lang w:val="la-Latn"/>
              </w:rPr>
              <w:t>Capitula ad legem Baiuvariorum addita (a. 803?), 203v-204r</w:t>
            </w:r>
            <w:r>
              <w:rPr>
                <w:noProof/>
                <w:webHidden/>
              </w:rPr>
              <w:tab/>
            </w:r>
            <w:r>
              <w:rPr>
                <w:noProof/>
                <w:webHidden/>
              </w:rPr>
              <w:fldChar w:fldCharType="begin"/>
            </w:r>
            <w:r>
              <w:rPr>
                <w:noProof/>
                <w:webHidden/>
              </w:rPr>
              <w:instrText xml:space="preserve"> PAGEREF _Toc194615198 \h </w:instrText>
            </w:r>
            <w:r>
              <w:rPr>
                <w:noProof/>
                <w:webHidden/>
              </w:rPr>
            </w:r>
            <w:r>
              <w:rPr>
                <w:noProof/>
                <w:webHidden/>
              </w:rPr>
              <w:fldChar w:fldCharType="separate"/>
            </w:r>
            <w:r w:rsidR="0062279C">
              <w:rPr>
                <w:noProof/>
                <w:webHidden/>
              </w:rPr>
              <w:t>126</w:t>
            </w:r>
            <w:r>
              <w:rPr>
                <w:noProof/>
                <w:webHidden/>
              </w:rPr>
              <w:fldChar w:fldCharType="end"/>
            </w:r>
          </w:hyperlink>
        </w:p>
        <w:p w14:paraId="3D3FF835" w14:textId="067766CD" w:rsidR="009B62F1" w:rsidRDefault="009B62F1">
          <w:pPr>
            <w:pStyle w:val="Obsah1"/>
            <w:tabs>
              <w:tab w:val="left" w:pos="720"/>
              <w:tab w:val="right" w:leader="dot" w:pos="9062"/>
            </w:tabs>
            <w:rPr>
              <w:noProof/>
            </w:rPr>
          </w:pPr>
          <w:hyperlink w:anchor="_Toc194615199" w:history="1">
            <w:r w:rsidRPr="00E86A9F">
              <w:rPr>
                <w:rStyle w:val="Hypertextovodkaz"/>
                <w:rFonts w:ascii="Times New Roman" w:hAnsi="Times New Roman" w:cs="Times New Roman"/>
                <w:b/>
                <w:noProof/>
                <w:lang w:val="la-Latn"/>
              </w:rPr>
              <w:t>27.</w:t>
            </w:r>
            <w:r>
              <w:rPr>
                <w:noProof/>
              </w:rPr>
              <w:tab/>
            </w:r>
            <w:r w:rsidRPr="00E86A9F">
              <w:rPr>
                <w:rStyle w:val="Hypertextovodkaz"/>
                <w:rFonts w:ascii="Times New Roman" w:hAnsi="Times New Roman" w:cs="Times New Roman"/>
                <w:b/>
                <w:noProof/>
                <w:lang w:val="la-Latn"/>
              </w:rPr>
              <w:t>Capitula legi addita (a. 816), cc. und 2, 204r-v</w:t>
            </w:r>
            <w:r>
              <w:rPr>
                <w:noProof/>
                <w:webHidden/>
              </w:rPr>
              <w:tab/>
            </w:r>
            <w:r>
              <w:rPr>
                <w:noProof/>
                <w:webHidden/>
              </w:rPr>
              <w:fldChar w:fldCharType="begin"/>
            </w:r>
            <w:r>
              <w:rPr>
                <w:noProof/>
                <w:webHidden/>
              </w:rPr>
              <w:instrText xml:space="preserve"> PAGEREF _Toc194615199 \h </w:instrText>
            </w:r>
            <w:r>
              <w:rPr>
                <w:noProof/>
                <w:webHidden/>
              </w:rPr>
            </w:r>
            <w:r>
              <w:rPr>
                <w:noProof/>
                <w:webHidden/>
              </w:rPr>
              <w:fldChar w:fldCharType="separate"/>
            </w:r>
            <w:r w:rsidR="0062279C">
              <w:rPr>
                <w:noProof/>
                <w:webHidden/>
              </w:rPr>
              <w:t>126</w:t>
            </w:r>
            <w:r>
              <w:rPr>
                <w:noProof/>
                <w:webHidden/>
              </w:rPr>
              <w:fldChar w:fldCharType="end"/>
            </w:r>
          </w:hyperlink>
        </w:p>
        <w:p w14:paraId="5A21E531" w14:textId="40170EC0" w:rsidR="009B62F1" w:rsidRDefault="009B62F1">
          <w:pPr>
            <w:pStyle w:val="Obsah1"/>
            <w:tabs>
              <w:tab w:val="left" w:pos="720"/>
              <w:tab w:val="right" w:leader="dot" w:pos="9062"/>
            </w:tabs>
            <w:rPr>
              <w:noProof/>
            </w:rPr>
          </w:pPr>
          <w:hyperlink w:anchor="_Toc194615200" w:history="1">
            <w:r w:rsidRPr="00E86A9F">
              <w:rPr>
                <w:rStyle w:val="Hypertextovodkaz"/>
                <w:rFonts w:ascii="Times New Roman" w:hAnsi="Times New Roman" w:cs="Times New Roman"/>
                <w:b/>
                <w:noProof/>
                <w:lang w:val="la-Latn"/>
              </w:rPr>
              <w:t>28.</w:t>
            </w:r>
            <w:r>
              <w:rPr>
                <w:noProof/>
              </w:rPr>
              <w:tab/>
            </w:r>
            <w:r w:rsidRPr="00E86A9F">
              <w:rPr>
                <w:rStyle w:val="Hypertextovodkaz"/>
                <w:rFonts w:ascii="Times New Roman" w:hAnsi="Times New Roman" w:cs="Times New Roman"/>
                <w:b/>
                <w:noProof/>
                <w:lang w:val="la-Latn"/>
              </w:rPr>
              <w:t>Ansegisi abbatis capitularium collectio (Klasse A), Praefatio, Bücher 1-4, 205r-265r</w:t>
            </w:r>
            <w:r>
              <w:rPr>
                <w:noProof/>
                <w:webHidden/>
              </w:rPr>
              <w:tab/>
            </w:r>
            <w:r>
              <w:rPr>
                <w:noProof/>
                <w:webHidden/>
              </w:rPr>
              <w:fldChar w:fldCharType="begin"/>
            </w:r>
            <w:r>
              <w:rPr>
                <w:noProof/>
                <w:webHidden/>
              </w:rPr>
              <w:instrText xml:space="preserve"> PAGEREF _Toc194615200 \h </w:instrText>
            </w:r>
            <w:r>
              <w:rPr>
                <w:noProof/>
                <w:webHidden/>
              </w:rPr>
            </w:r>
            <w:r>
              <w:rPr>
                <w:noProof/>
                <w:webHidden/>
              </w:rPr>
              <w:fldChar w:fldCharType="separate"/>
            </w:r>
            <w:r w:rsidR="0062279C">
              <w:rPr>
                <w:noProof/>
                <w:webHidden/>
              </w:rPr>
              <w:t>127</w:t>
            </w:r>
            <w:r>
              <w:rPr>
                <w:noProof/>
                <w:webHidden/>
              </w:rPr>
              <w:fldChar w:fldCharType="end"/>
            </w:r>
          </w:hyperlink>
        </w:p>
        <w:p w14:paraId="61625DC5" w14:textId="713AC8CA" w:rsidR="009B62F1" w:rsidRDefault="009B62F1">
          <w:pPr>
            <w:pStyle w:val="Obsah1"/>
            <w:tabs>
              <w:tab w:val="left" w:pos="720"/>
              <w:tab w:val="right" w:leader="dot" w:pos="9062"/>
            </w:tabs>
            <w:rPr>
              <w:noProof/>
            </w:rPr>
          </w:pPr>
          <w:hyperlink w:anchor="_Toc194615201" w:history="1">
            <w:r w:rsidRPr="00E86A9F">
              <w:rPr>
                <w:rStyle w:val="Hypertextovodkaz"/>
                <w:rFonts w:ascii="Times New Roman" w:hAnsi="Times New Roman" w:cs="Times New Roman"/>
                <w:b/>
                <w:noProof/>
                <w:lang w:val="la-Latn"/>
              </w:rPr>
              <w:t>29.</w:t>
            </w:r>
            <w:r>
              <w:rPr>
                <w:noProof/>
              </w:rPr>
              <w:tab/>
            </w:r>
            <w:r w:rsidRPr="00E86A9F">
              <w:rPr>
                <w:rStyle w:val="Hypertextovodkaz"/>
                <w:rFonts w:ascii="Times New Roman" w:hAnsi="Times New Roman" w:cs="Times New Roman"/>
                <w:b/>
                <w:noProof/>
                <w:lang w:val="la-Latn"/>
              </w:rPr>
              <w:t>Siricius, JK 255, c. 4, 227r</w:t>
            </w:r>
            <w:r>
              <w:rPr>
                <w:noProof/>
                <w:webHidden/>
              </w:rPr>
              <w:tab/>
            </w:r>
            <w:r>
              <w:rPr>
                <w:noProof/>
                <w:webHidden/>
              </w:rPr>
              <w:fldChar w:fldCharType="begin"/>
            </w:r>
            <w:r>
              <w:rPr>
                <w:noProof/>
                <w:webHidden/>
              </w:rPr>
              <w:instrText xml:space="preserve"> PAGEREF _Toc194615201 \h </w:instrText>
            </w:r>
            <w:r>
              <w:rPr>
                <w:noProof/>
                <w:webHidden/>
              </w:rPr>
            </w:r>
            <w:r>
              <w:rPr>
                <w:noProof/>
                <w:webHidden/>
              </w:rPr>
              <w:fldChar w:fldCharType="separate"/>
            </w:r>
            <w:r w:rsidR="0062279C">
              <w:rPr>
                <w:noProof/>
                <w:webHidden/>
              </w:rPr>
              <w:t>189</w:t>
            </w:r>
            <w:r>
              <w:rPr>
                <w:noProof/>
                <w:webHidden/>
              </w:rPr>
              <w:fldChar w:fldCharType="end"/>
            </w:r>
          </w:hyperlink>
        </w:p>
        <w:p w14:paraId="15B427A9" w14:textId="6B52C060" w:rsidR="009B62F1" w:rsidRDefault="009B62F1">
          <w:pPr>
            <w:pStyle w:val="Obsah1"/>
            <w:tabs>
              <w:tab w:val="left" w:pos="720"/>
              <w:tab w:val="right" w:leader="dot" w:pos="9062"/>
            </w:tabs>
            <w:rPr>
              <w:noProof/>
            </w:rPr>
          </w:pPr>
          <w:hyperlink w:anchor="_Toc194615202" w:history="1">
            <w:r w:rsidRPr="00E86A9F">
              <w:rPr>
                <w:rStyle w:val="Hypertextovodkaz"/>
                <w:rFonts w:ascii="Times New Roman" w:hAnsi="Times New Roman" w:cs="Times New Roman"/>
                <w:b/>
                <w:noProof/>
                <w:lang w:val="la-Latn"/>
              </w:rPr>
              <w:t>30.</w:t>
            </w:r>
            <w:r>
              <w:rPr>
                <w:noProof/>
              </w:rPr>
              <w:tab/>
            </w:r>
            <w:r w:rsidRPr="00E86A9F">
              <w:rPr>
                <w:rStyle w:val="Hypertextovodkaz"/>
                <w:rFonts w:ascii="Times New Roman" w:hAnsi="Times New Roman" w:cs="Times New Roman"/>
                <w:b/>
                <w:noProof/>
                <w:lang w:val="la-Latn"/>
              </w:rPr>
              <w:t>Capitulare Olonnense (a. 822/823), cc. 1-4, 265r-v</w:t>
            </w:r>
            <w:r>
              <w:rPr>
                <w:noProof/>
                <w:webHidden/>
              </w:rPr>
              <w:tab/>
            </w:r>
            <w:r>
              <w:rPr>
                <w:noProof/>
                <w:webHidden/>
              </w:rPr>
              <w:fldChar w:fldCharType="begin"/>
            </w:r>
            <w:r>
              <w:rPr>
                <w:noProof/>
                <w:webHidden/>
              </w:rPr>
              <w:instrText xml:space="preserve"> PAGEREF _Toc194615202 \h </w:instrText>
            </w:r>
            <w:r>
              <w:rPr>
                <w:noProof/>
                <w:webHidden/>
              </w:rPr>
            </w:r>
            <w:r>
              <w:rPr>
                <w:noProof/>
                <w:webHidden/>
              </w:rPr>
              <w:fldChar w:fldCharType="separate"/>
            </w:r>
            <w:r w:rsidR="0062279C">
              <w:rPr>
                <w:noProof/>
                <w:webHidden/>
              </w:rPr>
              <w:t>189</w:t>
            </w:r>
            <w:r>
              <w:rPr>
                <w:noProof/>
                <w:webHidden/>
              </w:rPr>
              <w:fldChar w:fldCharType="end"/>
            </w:r>
          </w:hyperlink>
        </w:p>
        <w:p w14:paraId="3B6230BF" w14:textId="208486FB" w:rsidR="009B62F1" w:rsidRDefault="009B62F1">
          <w:pPr>
            <w:pStyle w:val="Obsah1"/>
            <w:tabs>
              <w:tab w:val="left" w:pos="720"/>
              <w:tab w:val="right" w:leader="dot" w:pos="9062"/>
            </w:tabs>
            <w:rPr>
              <w:noProof/>
            </w:rPr>
          </w:pPr>
          <w:hyperlink w:anchor="_Toc194615203" w:history="1">
            <w:r w:rsidRPr="00E86A9F">
              <w:rPr>
                <w:rStyle w:val="Hypertextovodkaz"/>
                <w:rFonts w:ascii="Times New Roman" w:hAnsi="Times New Roman" w:cs="Times New Roman"/>
                <w:b/>
                <w:noProof/>
                <w:lang w:val="la-Latn"/>
              </w:rPr>
              <w:t>31.</w:t>
            </w:r>
            <w:r>
              <w:rPr>
                <w:noProof/>
              </w:rPr>
              <w:tab/>
            </w:r>
            <w:r w:rsidRPr="00E86A9F">
              <w:rPr>
                <w:rStyle w:val="Hypertextovodkaz"/>
                <w:rFonts w:ascii="Times New Roman" w:hAnsi="Times New Roman" w:cs="Times New Roman"/>
                <w:b/>
                <w:noProof/>
                <w:lang w:val="la-Latn"/>
              </w:rPr>
              <w:t>Capitulare Olonnense mundanum (a. 825), cc. 1-3, 265v-266r</w:t>
            </w:r>
            <w:r>
              <w:rPr>
                <w:noProof/>
                <w:webHidden/>
              </w:rPr>
              <w:tab/>
            </w:r>
            <w:r>
              <w:rPr>
                <w:noProof/>
                <w:webHidden/>
              </w:rPr>
              <w:fldChar w:fldCharType="begin"/>
            </w:r>
            <w:r>
              <w:rPr>
                <w:noProof/>
                <w:webHidden/>
              </w:rPr>
              <w:instrText xml:space="preserve"> PAGEREF _Toc194615203 \h </w:instrText>
            </w:r>
            <w:r>
              <w:rPr>
                <w:noProof/>
                <w:webHidden/>
              </w:rPr>
            </w:r>
            <w:r>
              <w:rPr>
                <w:noProof/>
                <w:webHidden/>
              </w:rPr>
              <w:fldChar w:fldCharType="separate"/>
            </w:r>
            <w:r w:rsidR="0062279C">
              <w:rPr>
                <w:noProof/>
                <w:webHidden/>
              </w:rPr>
              <w:t>190</w:t>
            </w:r>
            <w:r>
              <w:rPr>
                <w:noProof/>
                <w:webHidden/>
              </w:rPr>
              <w:fldChar w:fldCharType="end"/>
            </w:r>
          </w:hyperlink>
        </w:p>
        <w:p w14:paraId="40F4EBA0" w14:textId="4F117681" w:rsidR="009B62F1" w:rsidRDefault="009B62F1">
          <w:pPr>
            <w:pStyle w:val="Obsah1"/>
            <w:tabs>
              <w:tab w:val="left" w:pos="720"/>
              <w:tab w:val="right" w:leader="dot" w:pos="9062"/>
            </w:tabs>
            <w:rPr>
              <w:noProof/>
            </w:rPr>
          </w:pPr>
          <w:hyperlink w:anchor="_Toc194615204" w:history="1">
            <w:r w:rsidRPr="00E86A9F">
              <w:rPr>
                <w:rStyle w:val="Hypertextovodkaz"/>
                <w:rFonts w:ascii="Times New Roman" w:hAnsi="Times New Roman" w:cs="Times New Roman"/>
                <w:b/>
                <w:noProof/>
                <w:lang w:val="la-Latn"/>
              </w:rPr>
              <w:t>32.</w:t>
            </w:r>
            <w:r>
              <w:rPr>
                <w:noProof/>
              </w:rPr>
              <w:tab/>
            </w:r>
            <w:r w:rsidRPr="00E86A9F">
              <w:rPr>
                <w:rStyle w:val="Hypertextovodkaz"/>
                <w:rFonts w:ascii="Times New Roman" w:hAnsi="Times New Roman" w:cs="Times New Roman"/>
                <w:b/>
                <w:noProof/>
                <w:lang w:val="la-Latn"/>
              </w:rPr>
              <w:t>Capitula Francica wohl Ludwigs des Frommen, c. 1, 266r</w:t>
            </w:r>
            <w:r>
              <w:rPr>
                <w:noProof/>
                <w:webHidden/>
              </w:rPr>
              <w:tab/>
            </w:r>
            <w:r>
              <w:rPr>
                <w:noProof/>
                <w:webHidden/>
              </w:rPr>
              <w:fldChar w:fldCharType="begin"/>
            </w:r>
            <w:r>
              <w:rPr>
                <w:noProof/>
                <w:webHidden/>
              </w:rPr>
              <w:instrText xml:space="preserve"> PAGEREF _Toc194615204 \h </w:instrText>
            </w:r>
            <w:r>
              <w:rPr>
                <w:noProof/>
                <w:webHidden/>
              </w:rPr>
            </w:r>
            <w:r>
              <w:rPr>
                <w:noProof/>
                <w:webHidden/>
              </w:rPr>
              <w:fldChar w:fldCharType="separate"/>
            </w:r>
            <w:r w:rsidR="0062279C">
              <w:rPr>
                <w:noProof/>
                <w:webHidden/>
              </w:rPr>
              <w:t>191</w:t>
            </w:r>
            <w:r>
              <w:rPr>
                <w:noProof/>
                <w:webHidden/>
              </w:rPr>
              <w:fldChar w:fldCharType="end"/>
            </w:r>
          </w:hyperlink>
        </w:p>
        <w:p w14:paraId="0F00239B" w14:textId="3EF90D24" w:rsidR="009B62F1" w:rsidRDefault="009B62F1">
          <w:pPr>
            <w:pStyle w:val="Obsah1"/>
            <w:tabs>
              <w:tab w:val="left" w:pos="720"/>
              <w:tab w:val="right" w:leader="dot" w:pos="9062"/>
            </w:tabs>
            <w:rPr>
              <w:noProof/>
            </w:rPr>
          </w:pPr>
          <w:hyperlink w:anchor="_Toc194615205" w:history="1">
            <w:r w:rsidRPr="00E86A9F">
              <w:rPr>
                <w:rStyle w:val="Hypertextovodkaz"/>
                <w:rFonts w:ascii="Times New Roman" w:hAnsi="Times New Roman" w:cs="Times New Roman"/>
                <w:b/>
                <w:noProof/>
                <w:lang w:val="la-Latn"/>
              </w:rPr>
              <w:t>33.</w:t>
            </w:r>
            <w:r>
              <w:rPr>
                <w:noProof/>
              </w:rPr>
              <w:tab/>
            </w:r>
            <w:r w:rsidRPr="00E86A9F">
              <w:rPr>
                <w:rStyle w:val="Hypertextovodkaz"/>
                <w:rFonts w:ascii="Times New Roman" w:hAnsi="Times New Roman" w:cs="Times New Roman"/>
                <w:b/>
                <w:noProof/>
                <w:lang w:val="la-Latn"/>
              </w:rPr>
              <w:t>Hlotharii capitulare Papiense (a. 832), c. 11, 266r</w:t>
            </w:r>
            <w:r>
              <w:rPr>
                <w:noProof/>
                <w:webHidden/>
              </w:rPr>
              <w:tab/>
            </w:r>
            <w:r>
              <w:rPr>
                <w:noProof/>
                <w:webHidden/>
              </w:rPr>
              <w:fldChar w:fldCharType="begin"/>
            </w:r>
            <w:r>
              <w:rPr>
                <w:noProof/>
                <w:webHidden/>
              </w:rPr>
              <w:instrText xml:space="preserve"> PAGEREF _Toc194615205 \h </w:instrText>
            </w:r>
            <w:r>
              <w:rPr>
                <w:noProof/>
                <w:webHidden/>
              </w:rPr>
            </w:r>
            <w:r>
              <w:rPr>
                <w:noProof/>
                <w:webHidden/>
              </w:rPr>
              <w:fldChar w:fldCharType="separate"/>
            </w:r>
            <w:r w:rsidR="0062279C">
              <w:rPr>
                <w:noProof/>
                <w:webHidden/>
              </w:rPr>
              <w:t>193</w:t>
            </w:r>
            <w:r>
              <w:rPr>
                <w:noProof/>
                <w:webHidden/>
              </w:rPr>
              <w:fldChar w:fldCharType="end"/>
            </w:r>
          </w:hyperlink>
        </w:p>
        <w:p w14:paraId="1362B9EB" w14:textId="29624175" w:rsidR="009B62F1" w:rsidRDefault="009B62F1">
          <w:pPr>
            <w:pStyle w:val="Obsah1"/>
            <w:tabs>
              <w:tab w:val="left" w:pos="720"/>
              <w:tab w:val="right" w:leader="dot" w:pos="9062"/>
            </w:tabs>
            <w:rPr>
              <w:noProof/>
            </w:rPr>
          </w:pPr>
          <w:hyperlink w:anchor="_Toc194615206" w:history="1">
            <w:r w:rsidRPr="00E86A9F">
              <w:rPr>
                <w:rStyle w:val="Hypertextovodkaz"/>
                <w:rFonts w:ascii="Times New Roman" w:hAnsi="Times New Roman" w:cs="Times New Roman"/>
                <w:b/>
                <w:noProof/>
                <w:lang w:val="la-Latn"/>
              </w:rPr>
              <w:t>34.</w:t>
            </w:r>
            <w:r>
              <w:rPr>
                <w:noProof/>
              </w:rPr>
              <w:tab/>
            </w:r>
            <w:r w:rsidRPr="00E86A9F">
              <w:rPr>
                <w:rStyle w:val="Hypertextovodkaz"/>
                <w:rFonts w:ascii="Times New Roman" w:hAnsi="Times New Roman" w:cs="Times New Roman"/>
                <w:b/>
                <w:noProof/>
                <w:lang w:val="la-Latn"/>
              </w:rPr>
              <w:t>Capitulare Olonnense mundanum (a. 825), cc. 4 und 5, 266r-v</w:t>
            </w:r>
            <w:r>
              <w:rPr>
                <w:noProof/>
                <w:webHidden/>
              </w:rPr>
              <w:tab/>
            </w:r>
            <w:r>
              <w:rPr>
                <w:noProof/>
                <w:webHidden/>
              </w:rPr>
              <w:fldChar w:fldCharType="begin"/>
            </w:r>
            <w:r>
              <w:rPr>
                <w:noProof/>
                <w:webHidden/>
              </w:rPr>
              <w:instrText xml:space="preserve"> PAGEREF _Toc194615206 \h </w:instrText>
            </w:r>
            <w:r>
              <w:rPr>
                <w:noProof/>
                <w:webHidden/>
              </w:rPr>
            </w:r>
            <w:r>
              <w:rPr>
                <w:noProof/>
                <w:webHidden/>
              </w:rPr>
              <w:fldChar w:fldCharType="separate"/>
            </w:r>
            <w:r w:rsidR="0062279C">
              <w:rPr>
                <w:noProof/>
                <w:webHidden/>
              </w:rPr>
              <w:t>196</w:t>
            </w:r>
            <w:r>
              <w:rPr>
                <w:noProof/>
                <w:webHidden/>
              </w:rPr>
              <w:fldChar w:fldCharType="end"/>
            </w:r>
          </w:hyperlink>
        </w:p>
        <w:p w14:paraId="4D832039" w14:textId="7DEBAEFC" w:rsidR="009B62F1" w:rsidRDefault="009B62F1">
          <w:pPr>
            <w:pStyle w:val="Obsah1"/>
            <w:tabs>
              <w:tab w:val="left" w:pos="720"/>
              <w:tab w:val="right" w:leader="dot" w:pos="9062"/>
            </w:tabs>
            <w:rPr>
              <w:noProof/>
            </w:rPr>
          </w:pPr>
          <w:hyperlink w:anchor="_Toc194615207" w:history="1">
            <w:r w:rsidRPr="00E86A9F">
              <w:rPr>
                <w:rStyle w:val="Hypertextovodkaz"/>
                <w:rFonts w:ascii="Times New Roman" w:hAnsi="Times New Roman" w:cs="Times New Roman"/>
                <w:b/>
                <w:noProof/>
                <w:lang w:val="la-Latn"/>
              </w:rPr>
              <w:t>35.</w:t>
            </w:r>
            <w:r>
              <w:rPr>
                <w:noProof/>
              </w:rPr>
              <w:tab/>
            </w:r>
            <w:r w:rsidRPr="00E86A9F">
              <w:rPr>
                <w:rStyle w:val="Hypertextovodkaz"/>
                <w:rFonts w:ascii="Times New Roman" w:hAnsi="Times New Roman" w:cs="Times New Roman"/>
                <w:b/>
                <w:noProof/>
                <w:lang w:val="la-Latn"/>
              </w:rPr>
              <w:t>Ansegisi abbatis capitularium collectio 3, 57, 266v</w:t>
            </w:r>
            <w:r>
              <w:rPr>
                <w:noProof/>
                <w:webHidden/>
              </w:rPr>
              <w:tab/>
            </w:r>
            <w:r>
              <w:rPr>
                <w:noProof/>
                <w:webHidden/>
              </w:rPr>
              <w:fldChar w:fldCharType="begin"/>
            </w:r>
            <w:r>
              <w:rPr>
                <w:noProof/>
                <w:webHidden/>
              </w:rPr>
              <w:instrText xml:space="preserve"> PAGEREF _Toc194615207 \h </w:instrText>
            </w:r>
            <w:r>
              <w:rPr>
                <w:noProof/>
                <w:webHidden/>
              </w:rPr>
            </w:r>
            <w:r>
              <w:rPr>
                <w:noProof/>
                <w:webHidden/>
              </w:rPr>
              <w:fldChar w:fldCharType="separate"/>
            </w:r>
            <w:r w:rsidR="0062279C">
              <w:rPr>
                <w:noProof/>
                <w:webHidden/>
              </w:rPr>
              <w:t>196</w:t>
            </w:r>
            <w:r>
              <w:rPr>
                <w:noProof/>
                <w:webHidden/>
              </w:rPr>
              <w:fldChar w:fldCharType="end"/>
            </w:r>
          </w:hyperlink>
        </w:p>
        <w:p w14:paraId="3A77F8DC" w14:textId="32A6E82C" w:rsidR="009B62F1" w:rsidRDefault="009B62F1">
          <w:pPr>
            <w:pStyle w:val="Obsah1"/>
            <w:tabs>
              <w:tab w:val="left" w:pos="720"/>
              <w:tab w:val="right" w:leader="dot" w:pos="9062"/>
            </w:tabs>
            <w:rPr>
              <w:noProof/>
            </w:rPr>
          </w:pPr>
          <w:hyperlink w:anchor="_Toc194615208" w:history="1">
            <w:r w:rsidRPr="00E86A9F">
              <w:rPr>
                <w:rStyle w:val="Hypertextovodkaz"/>
                <w:rFonts w:ascii="Times New Roman" w:hAnsi="Times New Roman" w:cs="Times New Roman"/>
                <w:b/>
                <w:noProof/>
                <w:lang w:val="la-Latn"/>
              </w:rPr>
              <w:t>36.</w:t>
            </w:r>
            <w:r>
              <w:rPr>
                <w:noProof/>
              </w:rPr>
              <w:tab/>
            </w:r>
            <w:r w:rsidRPr="00E86A9F">
              <w:rPr>
                <w:rStyle w:val="Hypertextovodkaz"/>
                <w:rFonts w:ascii="Times New Roman" w:hAnsi="Times New Roman" w:cs="Times New Roman"/>
                <w:b/>
                <w:noProof/>
                <w:lang w:val="la-Latn"/>
              </w:rPr>
              <w:t xml:space="preserve">Incipiunt capitula quę </w:t>
            </w:r>
            <w:r w:rsidRPr="00E86A9F">
              <w:rPr>
                <w:rStyle w:val="Hypertextovodkaz"/>
                <w:rFonts w:ascii="Times New Roman" w:hAnsi="Times New Roman" w:cs="Times New Roman"/>
                <w:b/>
                <w:noProof/>
                <w:highlight w:val="yellow"/>
                <w:lang w:val="la-Latn"/>
              </w:rPr>
              <w:t>luodouuicus cesar et hlotharius imperator</w:t>
            </w:r>
            <w:r w:rsidRPr="00E86A9F">
              <w:rPr>
                <w:rStyle w:val="Hypertextovodkaz"/>
                <w:rFonts w:ascii="Times New Roman" w:hAnsi="Times New Roman" w:cs="Times New Roman"/>
                <w:b/>
                <w:noProof/>
                <w:lang w:val="la-Latn"/>
              </w:rPr>
              <w:t xml:space="preserve"> filius eius cum consensu eorum fidelium dederunt, 266v-267v</w:t>
            </w:r>
            <w:r>
              <w:rPr>
                <w:noProof/>
                <w:webHidden/>
              </w:rPr>
              <w:tab/>
            </w:r>
            <w:r>
              <w:rPr>
                <w:noProof/>
                <w:webHidden/>
              </w:rPr>
              <w:fldChar w:fldCharType="begin"/>
            </w:r>
            <w:r>
              <w:rPr>
                <w:noProof/>
                <w:webHidden/>
              </w:rPr>
              <w:instrText xml:space="preserve"> PAGEREF _Toc194615208 \h </w:instrText>
            </w:r>
            <w:r>
              <w:rPr>
                <w:noProof/>
                <w:webHidden/>
              </w:rPr>
            </w:r>
            <w:r>
              <w:rPr>
                <w:noProof/>
                <w:webHidden/>
              </w:rPr>
              <w:fldChar w:fldCharType="separate"/>
            </w:r>
            <w:r w:rsidR="0062279C">
              <w:rPr>
                <w:noProof/>
                <w:webHidden/>
              </w:rPr>
              <w:t>196</w:t>
            </w:r>
            <w:r>
              <w:rPr>
                <w:noProof/>
                <w:webHidden/>
              </w:rPr>
              <w:fldChar w:fldCharType="end"/>
            </w:r>
          </w:hyperlink>
        </w:p>
        <w:p w14:paraId="2792D4B5" w14:textId="6B3F7AD9" w:rsidR="009B62F1" w:rsidRDefault="009B62F1">
          <w:pPr>
            <w:pStyle w:val="Obsah1"/>
            <w:tabs>
              <w:tab w:val="left" w:pos="720"/>
              <w:tab w:val="right" w:leader="dot" w:pos="9062"/>
            </w:tabs>
            <w:rPr>
              <w:noProof/>
            </w:rPr>
          </w:pPr>
          <w:hyperlink w:anchor="_Toc194615209" w:history="1">
            <w:r w:rsidRPr="00E86A9F">
              <w:rPr>
                <w:rStyle w:val="Hypertextovodkaz"/>
                <w:rFonts w:ascii="Times New Roman" w:hAnsi="Times New Roman" w:cs="Times New Roman"/>
                <w:b/>
                <w:noProof/>
                <w:lang w:val="la-Latn"/>
              </w:rPr>
              <w:t>37.</w:t>
            </w:r>
            <w:r>
              <w:rPr>
                <w:noProof/>
              </w:rPr>
              <w:tab/>
            </w:r>
            <w:r w:rsidRPr="00E86A9F">
              <w:rPr>
                <w:rStyle w:val="Hypertextovodkaz"/>
                <w:rFonts w:ascii="Times New Roman" w:hAnsi="Times New Roman" w:cs="Times New Roman"/>
                <w:b/>
                <w:noProof/>
                <w:lang w:val="la-Latn"/>
              </w:rPr>
              <w:t>Capitulare missorum (a. 829), c. 4, 267v</w:t>
            </w:r>
            <w:r>
              <w:rPr>
                <w:noProof/>
                <w:webHidden/>
              </w:rPr>
              <w:tab/>
            </w:r>
            <w:r>
              <w:rPr>
                <w:noProof/>
                <w:webHidden/>
              </w:rPr>
              <w:fldChar w:fldCharType="begin"/>
            </w:r>
            <w:r>
              <w:rPr>
                <w:noProof/>
                <w:webHidden/>
              </w:rPr>
              <w:instrText xml:space="preserve"> PAGEREF _Toc194615209 \h </w:instrText>
            </w:r>
            <w:r>
              <w:rPr>
                <w:noProof/>
                <w:webHidden/>
              </w:rPr>
            </w:r>
            <w:r>
              <w:rPr>
                <w:noProof/>
                <w:webHidden/>
              </w:rPr>
              <w:fldChar w:fldCharType="separate"/>
            </w:r>
            <w:r w:rsidR="0062279C">
              <w:rPr>
                <w:noProof/>
                <w:webHidden/>
              </w:rPr>
              <w:t>196</w:t>
            </w:r>
            <w:r>
              <w:rPr>
                <w:noProof/>
                <w:webHidden/>
              </w:rPr>
              <w:fldChar w:fldCharType="end"/>
            </w:r>
          </w:hyperlink>
        </w:p>
        <w:p w14:paraId="46F6F3DA" w14:textId="5025154B" w:rsidR="009B62F1" w:rsidRDefault="009B62F1">
          <w:pPr>
            <w:pStyle w:val="Obsah1"/>
            <w:tabs>
              <w:tab w:val="left" w:pos="720"/>
              <w:tab w:val="right" w:leader="dot" w:pos="9062"/>
            </w:tabs>
            <w:rPr>
              <w:noProof/>
            </w:rPr>
          </w:pPr>
          <w:hyperlink w:anchor="_Toc194615210" w:history="1">
            <w:r w:rsidRPr="00E86A9F">
              <w:rPr>
                <w:rStyle w:val="Hypertextovodkaz"/>
                <w:rFonts w:ascii="Times New Roman" w:hAnsi="Times New Roman" w:cs="Times New Roman"/>
                <w:b/>
                <w:noProof/>
                <w:lang w:val="la-Latn"/>
              </w:rPr>
              <w:t>38.</w:t>
            </w:r>
            <w:r>
              <w:rPr>
                <w:noProof/>
              </w:rPr>
              <w:tab/>
            </w:r>
            <w:r w:rsidRPr="00E86A9F">
              <w:rPr>
                <w:rStyle w:val="Hypertextovodkaz"/>
                <w:rFonts w:ascii="Times New Roman" w:hAnsi="Times New Roman" w:cs="Times New Roman"/>
                <w:b/>
                <w:noProof/>
                <w:lang w:val="la-Latn"/>
              </w:rPr>
              <w:t>Capitulare Wormatiense (a. 829), mit Rubriken, aber ohne c. 8, 267v-269r</w:t>
            </w:r>
            <w:r>
              <w:rPr>
                <w:noProof/>
                <w:webHidden/>
              </w:rPr>
              <w:tab/>
            </w:r>
            <w:r>
              <w:rPr>
                <w:noProof/>
                <w:webHidden/>
              </w:rPr>
              <w:fldChar w:fldCharType="begin"/>
            </w:r>
            <w:r>
              <w:rPr>
                <w:noProof/>
                <w:webHidden/>
              </w:rPr>
              <w:instrText xml:space="preserve"> PAGEREF _Toc194615210 \h </w:instrText>
            </w:r>
            <w:r>
              <w:rPr>
                <w:noProof/>
                <w:webHidden/>
              </w:rPr>
            </w:r>
            <w:r>
              <w:rPr>
                <w:noProof/>
                <w:webHidden/>
              </w:rPr>
              <w:fldChar w:fldCharType="separate"/>
            </w:r>
            <w:r w:rsidR="0062279C">
              <w:rPr>
                <w:noProof/>
                <w:webHidden/>
              </w:rPr>
              <w:t>197</w:t>
            </w:r>
            <w:r>
              <w:rPr>
                <w:noProof/>
                <w:webHidden/>
              </w:rPr>
              <w:fldChar w:fldCharType="end"/>
            </w:r>
          </w:hyperlink>
        </w:p>
        <w:p w14:paraId="0AF5D2B5" w14:textId="0214D06C" w:rsidR="009B62F1" w:rsidRDefault="009B62F1">
          <w:pPr>
            <w:pStyle w:val="Obsah1"/>
            <w:tabs>
              <w:tab w:val="left" w:pos="720"/>
              <w:tab w:val="right" w:leader="dot" w:pos="9062"/>
            </w:tabs>
            <w:rPr>
              <w:noProof/>
            </w:rPr>
          </w:pPr>
          <w:hyperlink w:anchor="_Toc194615211" w:history="1">
            <w:r w:rsidRPr="00E86A9F">
              <w:rPr>
                <w:rStyle w:val="Hypertextovodkaz"/>
                <w:rFonts w:ascii="Times New Roman" w:hAnsi="Times New Roman" w:cs="Times New Roman"/>
                <w:b/>
                <w:noProof/>
                <w:lang w:val="la-Latn"/>
              </w:rPr>
              <w:t>39.</w:t>
            </w:r>
            <w:r>
              <w:rPr>
                <w:noProof/>
              </w:rPr>
              <w:tab/>
            </w:r>
            <w:r w:rsidRPr="00E86A9F">
              <w:rPr>
                <w:rStyle w:val="Hypertextovodkaz"/>
                <w:rFonts w:ascii="Times New Roman" w:hAnsi="Times New Roman" w:cs="Times New Roman"/>
                <w:b/>
                <w:noProof/>
                <w:lang w:val="la-Latn"/>
              </w:rPr>
              <w:t>Benedicti Levitae capitularium collectio 1, 279, 269r-v</w:t>
            </w:r>
            <w:r>
              <w:rPr>
                <w:noProof/>
                <w:webHidden/>
              </w:rPr>
              <w:tab/>
            </w:r>
            <w:r>
              <w:rPr>
                <w:noProof/>
                <w:webHidden/>
              </w:rPr>
              <w:fldChar w:fldCharType="begin"/>
            </w:r>
            <w:r>
              <w:rPr>
                <w:noProof/>
                <w:webHidden/>
              </w:rPr>
              <w:instrText xml:space="preserve"> PAGEREF _Toc194615211 \h </w:instrText>
            </w:r>
            <w:r>
              <w:rPr>
                <w:noProof/>
                <w:webHidden/>
              </w:rPr>
            </w:r>
            <w:r>
              <w:rPr>
                <w:noProof/>
                <w:webHidden/>
              </w:rPr>
              <w:fldChar w:fldCharType="separate"/>
            </w:r>
            <w:r w:rsidR="0062279C">
              <w:rPr>
                <w:noProof/>
                <w:webHidden/>
              </w:rPr>
              <w:t>199</w:t>
            </w:r>
            <w:r>
              <w:rPr>
                <w:noProof/>
                <w:webHidden/>
              </w:rPr>
              <w:fldChar w:fldCharType="end"/>
            </w:r>
          </w:hyperlink>
        </w:p>
        <w:p w14:paraId="13A11B6F" w14:textId="6E643E6D" w:rsidR="009B62F1" w:rsidRDefault="009B62F1">
          <w:pPr>
            <w:pStyle w:val="Obsah1"/>
            <w:tabs>
              <w:tab w:val="left" w:pos="720"/>
              <w:tab w:val="right" w:leader="dot" w:pos="9062"/>
            </w:tabs>
            <w:rPr>
              <w:noProof/>
            </w:rPr>
          </w:pPr>
          <w:hyperlink w:anchor="_Toc194615212" w:history="1">
            <w:r w:rsidRPr="00E86A9F">
              <w:rPr>
                <w:rStyle w:val="Hypertextovodkaz"/>
                <w:rFonts w:ascii="Times New Roman" w:hAnsi="Times New Roman" w:cs="Times New Roman"/>
                <w:b/>
                <w:noProof/>
                <w:lang w:val="la-Latn"/>
              </w:rPr>
              <w:t>40.</w:t>
            </w:r>
            <w:r>
              <w:rPr>
                <w:noProof/>
              </w:rPr>
              <w:tab/>
            </w:r>
            <w:r w:rsidRPr="00E86A9F">
              <w:rPr>
                <w:rStyle w:val="Hypertextovodkaz"/>
                <w:rFonts w:ascii="Times New Roman" w:hAnsi="Times New Roman" w:cs="Times New Roman"/>
                <w:b/>
                <w:noProof/>
                <w:lang w:val="la-Latn"/>
              </w:rPr>
              <w:t>Capitulare pro lege habendum Wormatiense (a. 829), cc. 1-6, 8 (cc. 1, und gekürzt), 269v-271r</w:t>
            </w:r>
            <w:r>
              <w:rPr>
                <w:noProof/>
                <w:webHidden/>
              </w:rPr>
              <w:tab/>
            </w:r>
            <w:r>
              <w:rPr>
                <w:noProof/>
                <w:webHidden/>
              </w:rPr>
              <w:fldChar w:fldCharType="begin"/>
            </w:r>
            <w:r>
              <w:rPr>
                <w:noProof/>
                <w:webHidden/>
              </w:rPr>
              <w:instrText xml:space="preserve"> PAGEREF _Toc194615212 \h </w:instrText>
            </w:r>
            <w:r>
              <w:rPr>
                <w:noProof/>
                <w:webHidden/>
              </w:rPr>
            </w:r>
            <w:r>
              <w:rPr>
                <w:noProof/>
                <w:webHidden/>
              </w:rPr>
              <w:fldChar w:fldCharType="separate"/>
            </w:r>
            <w:r w:rsidR="0062279C">
              <w:rPr>
                <w:noProof/>
                <w:webHidden/>
              </w:rPr>
              <w:t>199</w:t>
            </w:r>
            <w:r>
              <w:rPr>
                <w:noProof/>
                <w:webHidden/>
              </w:rPr>
              <w:fldChar w:fldCharType="end"/>
            </w:r>
          </w:hyperlink>
        </w:p>
        <w:p w14:paraId="26A63536" w14:textId="3EC126AB" w:rsidR="009B62F1" w:rsidRDefault="009B62F1">
          <w:pPr>
            <w:pStyle w:val="Obsah1"/>
            <w:tabs>
              <w:tab w:val="left" w:pos="720"/>
              <w:tab w:val="right" w:leader="dot" w:pos="9062"/>
            </w:tabs>
            <w:rPr>
              <w:noProof/>
            </w:rPr>
          </w:pPr>
          <w:hyperlink w:anchor="_Toc194615213" w:history="1">
            <w:r w:rsidRPr="00E86A9F">
              <w:rPr>
                <w:rStyle w:val="Hypertextovodkaz"/>
                <w:rFonts w:ascii="Times New Roman" w:hAnsi="Times New Roman" w:cs="Times New Roman"/>
                <w:b/>
                <w:noProof/>
                <w:lang w:val="la-Latn"/>
              </w:rPr>
              <w:t>41.</w:t>
            </w:r>
            <w:r>
              <w:rPr>
                <w:noProof/>
              </w:rPr>
              <w:tab/>
            </w:r>
            <w:r w:rsidRPr="00E86A9F">
              <w:rPr>
                <w:rStyle w:val="Hypertextovodkaz"/>
                <w:rFonts w:ascii="Times New Roman" w:hAnsi="Times New Roman" w:cs="Times New Roman"/>
                <w:b/>
                <w:noProof/>
                <w:lang w:val="la-Latn"/>
              </w:rPr>
              <w:t>Capitulare missorum (a. 829), cc. und 2, 271r</w:t>
            </w:r>
            <w:r>
              <w:rPr>
                <w:noProof/>
                <w:webHidden/>
              </w:rPr>
              <w:tab/>
            </w:r>
            <w:r>
              <w:rPr>
                <w:noProof/>
                <w:webHidden/>
              </w:rPr>
              <w:fldChar w:fldCharType="begin"/>
            </w:r>
            <w:r>
              <w:rPr>
                <w:noProof/>
                <w:webHidden/>
              </w:rPr>
              <w:instrText xml:space="preserve"> PAGEREF _Toc194615213 \h </w:instrText>
            </w:r>
            <w:r>
              <w:rPr>
                <w:noProof/>
                <w:webHidden/>
              </w:rPr>
            </w:r>
            <w:r>
              <w:rPr>
                <w:noProof/>
                <w:webHidden/>
              </w:rPr>
              <w:fldChar w:fldCharType="separate"/>
            </w:r>
            <w:r w:rsidR="0062279C">
              <w:rPr>
                <w:noProof/>
                <w:webHidden/>
              </w:rPr>
              <w:t>200</w:t>
            </w:r>
            <w:r>
              <w:rPr>
                <w:noProof/>
                <w:webHidden/>
              </w:rPr>
              <w:fldChar w:fldCharType="end"/>
            </w:r>
          </w:hyperlink>
        </w:p>
        <w:p w14:paraId="515421D2" w14:textId="68CD8368" w:rsidR="009B62F1" w:rsidRDefault="009B62F1">
          <w:pPr>
            <w:pStyle w:val="Obsah1"/>
            <w:tabs>
              <w:tab w:val="left" w:pos="720"/>
              <w:tab w:val="right" w:leader="dot" w:pos="9062"/>
            </w:tabs>
            <w:rPr>
              <w:noProof/>
            </w:rPr>
          </w:pPr>
          <w:hyperlink w:anchor="_Toc194615214" w:history="1">
            <w:r w:rsidRPr="00E86A9F">
              <w:rPr>
                <w:rStyle w:val="Hypertextovodkaz"/>
                <w:rFonts w:ascii="Times New Roman" w:hAnsi="Times New Roman" w:cs="Times New Roman"/>
                <w:b/>
                <w:noProof/>
                <w:lang w:val="la-Latn"/>
              </w:rPr>
              <w:t>42.</w:t>
            </w:r>
            <w:r>
              <w:rPr>
                <w:noProof/>
              </w:rPr>
              <w:tab/>
            </w:r>
            <w:r w:rsidRPr="00E86A9F">
              <w:rPr>
                <w:rStyle w:val="Hypertextovodkaz"/>
                <w:rFonts w:ascii="Times New Roman" w:hAnsi="Times New Roman" w:cs="Times New Roman"/>
                <w:b/>
                <w:noProof/>
                <w:lang w:val="la-Latn"/>
              </w:rPr>
              <w:t>Capitulare missorum Wormatiense (a. 829), mit Rubriken, aber ohne c. 12, 271r-273r</w:t>
            </w:r>
            <w:r>
              <w:rPr>
                <w:noProof/>
                <w:webHidden/>
              </w:rPr>
              <w:tab/>
            </w:r>
            <w:r>
              <w:rPr>
                <w:noProof/>
                <w:webHidden/>
              </w:rPr>
              <w:fldChar w:fldCharType="begin"/>
            </w:r>
            <w:r>
              <w:rPr>
                <w:noProof/>
                <w:webHidden/>
              </w:rPr>
              <w:instrText xml:space="preserve"> PAGEREF _Toc194615214 \h </w:instrText>
            </w:r>
            <w:r>
              <w:rPr>
                <w:noProof/>
                <w:webHidden/>
              </w:rPr>
            </w:r>
            <w:r>
              <w:rPr>
                <w:noProof/>
                <w:webHidden/>
              </w:rPr>
              <w:fldChar w:fldCharType="separate"/>
            </w:r>
            <w:r w:rsidR="0062279C">
              <w:rPr>
                <w:noProof/>
                <w:webHidden/>
              </w:rPr>
              <w:t>201</w:t>
            </w:r>
            <w:r>
              <w:rPr>
                <w:noProof/>
                <w:webHidden/>
              </w:rPr>
              <w:fldChar w:fldCharType="end"/>
            </w:r>
          </w:hyperlink>
        </w:p>
        <w:p w14:paraId="23A260E3" w14:textId="6E1CA6E3" w:rsidR="009B62F1" w:rsidRDefault="009B62F1">
          <w:pPr>
            <w:pStyle w:val="Obsah1"/>
            <w:tabs>
              <w:tab w:val="left" w:pos="720"/>
              <w:tab w:val="right" w:leader="dot" w:pos="9062"/>
            </w:tabs>
            <w:rPr>
              <w:noProof/>
            </w:rPr>
          </w:pPr>
          <w:hyperlink w:anchor="_Toc194615215" w:history="1">
            <w:r w:rsidRPr="00E86A9F">
              <w:rPr>
                <w:rStyle w:val="Hypertextovodkaz"/>
                <w:rFonts w:ascii="Times New Roman" w:hAnsi="Times New Roman" w:cs="Times New Roman"/>
                <w:b/>
                <w:noProof/>
                <w:lang w:val="la-Latn"/>
              </w:rPr>
              <w:t>43.</w:t>
            </w:r>
            <w:r>
              <w:rPr>
                <w:noProof/>
              </w:rPr>
              <w:tab/>
            </w:r>
            <w:r w:rsidRPr="00E86A9F">
              <w:rPr>
                <w:rStyle w:val="Hypertextovodkaz"/>
                <w:rFonts w:ascii="Times New Roman" w:hAnsi="Times New Roman" w:cs="Times New Roman"/>
                <w:b/>
                <w:noProof/>
                <w:lang w:val="la-Latn"/>
              </w:rPr>
              <w:t>Capitulatio zum folgenden Kapitular (19 gezählte Rubriken), 273r-v</w:t>
            </w:r>
            <w:r>
              <w:rPr>
                <w:noProof/>
                <w:webHidden/>
              </w:rPr>
              <w:tab/>
            </w:r>
            <w:r>
              <w:rPr>
                <w:noProof/>
                <w:webHidden/>
              </w:rPr>
              <w:fldChar w:fldCharType="begin"/>
            </w:r>
            <w:r>
              <w:rPr>
                <w:noProof/>
                <w:webHidden/>
              </w:rPr>
              <w:instrText xml:space="preserve"> PAGEREF _Toc194615215 \h </w:instrText>
            </w:r>
            <w:r>
              <w:rPr>
                <w:noProof/>
                <w:webHidden/>
              </w:rPr>
            </w:r>
            <w:r>
              <w:rPr>
                <w:noProof/>
                <w:webHidden/>
              </w:rPr>
              <w:fldChar w:fldCharType="separate"/>
            </w:r>
            <w:r w:rsidR="0062279C">
              <w:rPr>
                <w:noProof/>
                <w:webHidden/>
              </w:rPr>
              <w:t>203</w:t>
            </w:r>
            <w:r>
              <w:rPr>
                <w:noProof/>
                <w:webHidden/>
              </w:rPr>
              <w:fldChar w:fldCharType="end"/>
            </w:r>
          </w:hyperlink>
        </w:p>
        <w:p w14:paraId="276BB803" w14:textId="6863F886" w:rsidR="009B62F1" w:rsidRDefault="009B62F1">
          <w:pPr>
            <w:pStyle w:val="Obsah1"/>
            <w:tabs>
              <w:tab w:val="left" w:pos="720"/>
              <w:tab w:val="right" w:leader="dot" w:pos="9062"/>
            </w:tabs>
            <w:rPr>
              <w:noProof/>
            </w:rPr>
          </w:pPr>
          <w:hyperlink w:anchor="_Toc194615216" w:history="1">
            <w:r w:rsidRPr="00E86A9F">
              <w:rPr>
                <w:rStyle w:val="Hypertextovodkaz"/>
                <w:rFonts w:ascii="Times New Roman" w:hAnsi="Times New Roman" w:cs="Times New Roman"/>
                <w:b/>
                <w:noProof/>
                <w:lang w:val="la-Latn"/>
              </w:rPr>
              <w:t>44.</w:t>
            </w:r>
            <w:r>
              <w:rPr>
                <w:noProof/>
              </w:rPr>
              <w:tab/>
            </w:r>
            <w:r w:rsidRPr="00E86A9F">
              <w:rPr>
                <w:rStyle w:val="Hypertextovodkaz"/>
                <w:rFonts w:ascii="Times New Roman" w:hAnsi="Times New Roman" w:cs="Times New Roman"/>
                <w:b/>
                <w:noProof/>
                <w:lang w:val="la-Latn"/>
              </w:rPr>
              <w:t>Decretum Vermeriense (a. 756), 273v-276r</w:t>
            </w:r>
            <w:r>
              <w:rPr>
                <w:noProof/>
                <w:webHidden/>
              </w:rPr>
              <w:tab/>
            </w:r>
            <w:r>
              <w:rPr>
                <w:noProof/>
                <w:webHidden/>
              </w:rPr>
              <w:fldChar w:fldCharType="begin"/>
            </w:r>
            <w:r>
              <w:rPr>
                <w:noProof/>
                <w:webHidden/>
              </w:rPr>
              <w:instrText xml:space="preserve"> PAGEREF _Toc194615216 \h </w:instrText>
            </w:r>
            <w:r>
              <w:rPr>
                <w:noProof/>
                <w:webHidden/>
              </w:rPr>
            </w:r>
            <w:r>
              <w:rPr>
                <w:noProof/>
                <w:webHidden/>
              </w:rPr>
              <w:fldChar w:fldCharType="separate"/>
            </w:r>
            <w:r w:rsidR="0062279C">
              <w:rPr>
                <w:noProof/>
                <w:webHidden/>
              </w:rPr>
              <w:t>203</w:t>
            </w:r>
            <w:r>
              <w:rPr>
                <w:noProof/>
                <w:webHidden/>
              </w:rPr>
              <w:fldChar w:fldCharType="end"/>
            </w:r>
          </w:hyperlink>
        </w:p>
        <w:p w14:paraId="6A7F12DE" w14:textId="268807E9" w:rsidR="009B62F1" w:rsidRDefault="009B62F1">
          <w:pPr>
            <w:pStyle w:val="Obsah1"/>
            <w:tabs>
              <w:tab w:val="left" w:pos="720"/>
              <w:tab w:val="right" w:leader="dot" w:pos="9062"/>
            </w:tabs>
            <w:rPr>
              <w:noProof/>
            </w:rPr>
          </w:pPr>
          <w:hyperlink w:anchor="_Toc194615217" w:history="1">
            <w:r w:rsidRPr="00E86A9F">
              <w:rPr>
                <w:rStyle w:val="Hypertextovodkaz"/>
                <w:rFonts w:ascii="Times New Roman" w:hAnsi="Times New Roman" w:cs="Times New Roman"/>
                <w:b/>
                <w:noProof/>
                <w:lang w:val="la-Latn"/>
              </w:rPr>
              <w:t>45.</w:t>
            </w:r>
            <w:r>
              <w:rPr>
                <w:noProof/>
              </w:rPr>
              <w:tab/>
            </w:r>
            <w:r w:rsidRPr="00E86A9F">
              <w:rPr>
                <w:rStyle w:val="Hypertextovodkaz"/>
                <w:rFonts w:ascii="Times New Roman" w:hAnsi="Times New Roman" w:cs="Times New Roman"/>
                <w:b/>
                <w:noProof/>
                <w:lang w:val="la-Latn"/>
              </w:rPr>
              <w:t>Capitulatio zur folgenden Kapitulariensammlung (46 gezählten Rubriken), 276r-277r</w:t>
            </w:r>
            <w:r>
              <w:rPr>
                <w:noProof/>
                <w:webHidden/>
              </w:rPr>
              <w:tab/>
            </w:r>
            <w:r>
              <w:rPr>
                <w:noProof/>
                <w:webHidden/>
              </w:rPr>
              <w:fldChar w:fldCharType="begin"/>
            </w:r>
            <w:r>
              <w:rPr>
                <w:noProof/>
                <w:webHidden/>
              </w:rPr>
              <w:instrText xml:space="preserve"> PAGEREF _Toc194615217 \h </w:instrText>
            </w:r>
            <w:r>
              <w:rPr>
                <w:noProof/>
                <w:webHidden/>
              </w:rPr>
            </w:r>
            <w:r>
              <w:rPr>
                <w:noProof/>
                <w:webHidden/>
              </w:rPr>
              <w:fldChar w:fldCharType="separate"/>
            </w:r>
            <w:r w:rsidR="0062279C">
              <w:rPr>
                <w:noProof/>
                <w:webHidden/>
              </w:rPr>
              <w:t>205</w:t>
            </w:r>
            <w:r>
              <w:rPr>
                <w:noProof/>
                <w:webHidden/>
              </w:rPr>
              <w:fldChar w:fldCharType="end"/>
            </w:r>
          </w:hyperlink>
        </w:p>
        <w:p w14:paraId="2803CF4D" w14:textId="7930FDBA" w:rsidR="009B62F1" w:rsidRDefault="009B62F1">
          <w:pPr>
            <w:pStyle w:val="Obsah1"/>
            <w:tabs>
              <w:tab w:val="left" w:pos="720"/>
              <w:tab w:val="right" w:leader="dot" w:pos="9062"/>
            </w:tabs>
            <w:rPr>
              <w:noProof/>
            </w:rPr>
          </w:pPr>
          <w:hyperlink w:anchor="_Toc194615218" w:history="1">
            <w:r w:rsidRPr="00E86A9F">
              <w:rPr>
                <w:rStyle w:val="Hypertextovodkaz"/>
                <w:rFonts w:ascii="Times New Roman" w:hAnsi="Times New Roman" w:cs="Times New Roman"/>
                <w:b/>
                <w:noProof/>
                <w:lang w:val="la-Latn"/>
              </w:rPr>
              <w:t>46.</w:t>
            </w:r>
            <w:r>
              <w:rPr>
                <w:noProof/>
              </w:rPr>
              <w:tab/>
            </w:r>
            <w:r w:rsidRPr="00E86A9F">
              <w:rPr>
                <w:rStyle w:val="Hypertextovodkaz"/>
                <w:rFonts w:ascii="Times New Roman" w:hAnsi="Times New Roman" w:cs="Times New Roman"/>
                <w:b/>
                <w:noProof/>
                <w:lang w:val="la-Latn"/>
              </w:rPr>
              <w:t>Decretum Compendiense (a. 757), 277r-279r</w:t>
            </w:r>
            <w:r>
              <w:rPr>
                <w:noProof/>
                <w:webHidden/>
              </w:rPr>
              <w:tab/>
            </w:r>
            <w:r>
              <w:rPr>
                <w:noProof/>
                <w:webHidden/>
              </w:rPr>
              <w:fldChar w:fldCharType="begin"/>
            </w:r>
            <w:r>
              <w:rPr>
                <w:noProof/>
                <w:webHidden/>
              </w:rPr>
              <w:instrText xml:space="preserve"> PAGEREF _Toc194615218 \h </w:instrText>
            </w:r>
            <w:r>
              <w:rPr>
                <w:noProof/>
                <w:webHidden/>
              </w:rPr>
            </w:r>
            <w:r>
              <w:rPr>
                <w:noProof/>
                <w:webHidden/>
              </w:rPr>
              <w:fldChar w:fldCharType="separate"/>
            </w:r>
            <w:r w:rsidR="0062279C">
              <w:rPr>
                <w:noProof/>
                <w:webHidden/>
              </w:rPr>
              <w:t>205</w:t>
            </w:r>
            <w:r>
              <w:rPr>
                <w:noProof/>
                <w:webHidden/>
              </w:rPr>
              <w:fldChar w:fldCharType="end"/>
            </w:r>
          </w:hyperlink>
        </w:p>
        <w:p w14:paraId="35349218" w14:textId="1B71F2E3" w:rsidR="009B62F1" w:rsidRDefault="009B62F1">
          <w:pPr>
            <w:pStyle w:val="Obsah1"/>
            <w:tabs>
              <w:tab w:val="left" w:pos="720"/>
              <w:tab w:val="right" w:leader="dot" w:pos="9062"/>
            </w:tabs>
            <w:rPr>
              <w:noProof/>
            </w:rPr>
          </w:pPr>
          <w:hyperlink w:anchor="_Toc194615219" w:history="1">
            <w:r w:rsidRPr="00E86A9F">
              <w:rPr>
                <w:rStyle w:val="Hypertextovodkaz"/>
                <w:rFonts w:ascii="Times New Roman" w:hAnsi="Times New Roman" w:cs="Times New Roman"/>
                <w:b/>
                <w:noProof/>
                <w:lang w:val="la-Latn"/>
              </w:rPr>
              <w:t>47.</w:t>
            </w:r>
            <w:r>
              <w:rPr>
                <w:noProof/>
              </w:rPr>
              <w:tab/>
            </w:r>
            <w:r w:rsidRPr="00E86A9F">
              <w:rPr>
                <w:rStyle w:val="Hypertextovodkaz"/>
                <w:rFonts w:ascii="Times New Roman" w:hAnsi="Times New Roman" w:cs="Times New Roman"/>
                <w:b/>
                <w:noProof/>
                <w:lang w:val="la-Latn"/>
              </w:rPr>
              <w:t>Pippini regis capitulare (a. 751/755), cc. 1-3, 279r-v</w:t>
            </w:r>
            <w:r>
              <w:rPr>
                <w:noProof/>
                <w:webHidden/>
              </w:rPr>
              <w:tab/>
            </w:r>
            <w:r>
              <w:rPr>
                <w:noProof/>
                <w:webHidden/>
              </w:rPr>
              <w:fldChar w:fldCharType="begin"/>
            </w:r>
            <w:r>
              <w:rPr>
                <w:noProof/>
                <w:webHidden/>
              </w:rPr>
              <w:instrText xml:space="preserve"> PAGEREF _Toc194615219 \h </w:instrText>
            </w:r>
            <w:r>
              <w:rPr>
                <w:noProof/>
                <w:webHidden/>
              </w:rPr>
            </w:r>
            <w:r>
              <w:rPr>
                <w:noProof/>
                <w:webHidden/>
              </w:rPr>
              <w:fldChar w:fldCharType="separate"/>
            </w:r>
            <w:r w:rsidR="0062279C">
              <w:rPr>
                <w:noProof/>
                <w:webHidden/>
              </w:rPr>
              <w:t>206</w:t>
            </w:r>
            <w:r>
              <w:rPr>
                <w:noProof/>
                <w:webHidden/>
              </w:rPr>
              <w:fldChar w:fldCharType="end"/>
            </w:r>
          </w:hyperlink>
        </w:p>
        <w:p w14:paraId="3CD56362" w14:textId="294B547C" w:rsidR="009B62F1" w:rsidRDefault="009B62F1">
          <w:pPr>
            <w:pStyle w:val="Obsah1"/>
            <w:tabs>
              <w:tab w:val="left" w:pos="720"/>
              <w:tab w:val="right" w:leader="dot" w:pos="9062"/>
            </w:tabs>
            <w:rPr>
              <w:noProof/>
            </w:rPr>
          </w:pPr>
          <w:hyperlink w:anchor="_Toc194615220" w:history="1">
            <w:r w:rsidRPr="00E86A9F">
              <w:rPr>
                <w:rStyle w:val="Hypertextovodkaz"/>
                <w:rFonts w:ascii="Times New Roman" w:hAnsi="Times New Roman" w:cs="Times New Roman"/>
                <w:b/>
                <w:noProof/>
                <w:lang w:val="la-Latn"/>
              </w:rPr>
              <w:t>48.</w:t>
            </w:r>
            <w:r>
              <w:rPr>
                <w:noProof/>
              </w:rPr>
              <w:tab/>
            </w:r>
            <w:r w:rsidRPr="00E86A9F">
              <w:rPr>
                <w:rStyle w:val="Hypertextovodkaz"/>
                <w:rFonts w:ascii="Times New Roman" w:hAnsi="Times New Roman" w:cs="Times New Roman"/>
                <w:b/>
                <w:noProof/>
                <w:lang w:val="la-Latn"/>
              </w:rPr>
              <w:t>Capitula Bischof Ghärbalds von Lüttich, cc. 7, 8, und (17), 279v</w:t>
            </w:r>
            <w:r>
              <w:rPr>
                <w:noProof/>
                <w:webHidden/>
              </w:rPr>
              <w:tab/>
            </w:r>
            <w:r>
              <w:rPr>
                <w:noProof/>
                <w:webHidden/>
              </w:rPr>
              <w:fldChar w:fldCharType="begin"/>
            </w:r>
            <w:r>
              <w:rPr>
                <w:noProof/>
                <w:webHidden/>
              </w:rPr>
              <w:instrText xml:space="preserve"> PAGEREF _Toc194615220 \h </w:instrText>
            </w:r>
            <w:r>
              <w:rPr>
                <w:noProof/>
                <w:webHidden/>
              </w:rPr>
            </w:r>
            <w:r>
              <w:rPr>
                <w:noProof/>
                <w:webHidden/>
              </w:rPr>
              <w:fldChar w:fldCharType="separate"/>
            </w:r>
            <w:r w:rsidR="0062279C">
              <w:rPr>
                <w:noProof/>
                <w:webHidden/>
              </w:rPr>
              <w:t>208</w:t>
            </w:r>
            <w:r>
              <w:rPr>
                <w:noProof/>
                <w:webHidden/>
              </w:rPr>
              <w:fldChar w:fldCharType="end"/>
            </w:r>
          </w:hyperlink>
        </w:p>
        <w:p w14:paraId="61527713" w14:textId="53509492" w:rsidR="009B62F1" w:rsidRDefault="009B62F1">
          <w:pPr>
            <w:pStyle w:val="Obsah1"/>
            <w:tabs>
              <w:tab w:val="left" w:pos="720"/>
              <w:tab w:val="right" w:leader="dot" w:pos="9062"/>
            </w:tabs>
            <w:rPr>
              <w:noProof/>
            </w:rPr>
          </w:pPr>
          <w:hyperlink w:anchor="_Toc194615221" w:history="1">
            <w:r w:rsidRPr="00E86A9F">
              <w:rPr>
                <w:rStyle w:val="Hypertextovodkaz"/>
                <w:rFonts w:ascii="Times New Roman" w:hAnsi="Times New Roman" w:cs="Times New Roman"/>
                <w:b/>
                <w:noProof/>
                <w:lang w:val="la-Latn"/>
              </w:rPr>
              <w:t>49.</w:t>
            </w:r>
            <w:r>
              <w:rPr>
                <w:noProof/>
              </w:rPr>
              <w:tab/>
            </w:r>
            <w:r w:rsidRPr="00E86A9F">
              <w:rPr>
                <w:rStyle w:val="Hypertextovodkaz"/>
                <w:rFonts w:ascii="Times New Roman" w:hAnsi="Times New Roman" w:cs="Times New Roman"/>
                <w:b/>
                <w:noProof/>
                <w:lang w:val="la-Latn"/>
              </w:rPr>
              <w:t>Capitula post a. 805 addita (a. 806/813), c. 1, 279v-280r</w:t>
            </w:r>
            <w:r>
              <w:rPr>
                <w:noProof/>
                <w:webHidden/>
              </w:rPr>
              <w:tab/>
            </w:r>
            <w:r>
              <w:rPr>
                <w:noProof/>
                <w:webHidden/>
              </w:rPr>
              <w:fldChar w:fldCharType="begin"/>
            </w:r>
            <w:r>
              <w:rPr>
                <w:noProof/>
                <w:webHidden/>
              </w:rPr>
              <w:instrText xml:space="preserve"> PAGEREF _Toc194615221 \h </w:instrText>
            </w:r>
            <w:r>
              <w:rPr>
                <w:noProof/>
                <w:webHidden/>
              </w:rPr>
            </w:r>
            <w:r>
              <w:rPr>
                <w:noProof/>
                <w:webHidden/>
              </w:rPr>
              <w:fldChar w:fldCharType="separate"/>
            </w:r>
            <w:r w:rsidR="0062279C">
              <w:rPr>
                <w:noProof/>
                <w:webHidden/>
              </w:rPr>
              <w:t>209</w:t>
            </w:r>
            <w:r>
              <w:rPr>
                <w:noProof/>
                <w:webHidden/>
              </w:rPr>
              <w:fldChar w:fldCharType="end"/>
            </w:r>
          </w:hyperlink>
        </w:p>
        <w:p w14:paraId="33AEF0E4" w14:textId="71B6D1FE" w:rsidR="009B62F1" w:rsidRDefault="009B62F1">
          <w:pPr>
            <w:pStyle w:val="Obsah1"/>
            <w:tabs>
              <w:tab w:val="left" w:pos="720"/>
              <w:tab w:val="right" w:leader="dot" w:pos="9062"/>
            </w:tabs>
            <w:rPr>
              <w:noProof/>
            </w:rPr>
          </w:pPr>
          <w:hyperlink w:anchor="_Toc194615222" w:history="1">
            <w:r w:rsidRPr="00E86A9F">
              <w:rPr>
                <w:rStyle w:val="Hypertextovodkaz"/>
                <w:rFonts w:ascii="Times New Roman" w:hAnsi="Times New Roman" w:cs="Times New Roman"/>
                <w:b/>
                <w:noProof/>
                <w:lang w:val="la-Latn"/>
              </w:rPr>
              <w:t>50.</w:t>
            </w:r>
            <w:r>
              <w:rPr>
                <w:noProof/>
              </w:rPr>
              <w:tab/>
            </w:r>
            <w:r w:rsidRPr="00E86A9F">
              <w:rPr>
                <w:rStyle w:val="Hypertextovodkaz"/>
                <w:rFonts w:ascii="Times New Roman" w:hAnsi="Times New Roman" w:cs="Times New Roman"/>
                <w:b/>
                <w:noProof/>
                <w:lang w:val="la-Latn"/>
              </w:rPr>
              <w:t>Capitula Karoli Magni (a. 803/813), c. 3, 280r</w:t>
            </w:r>
            <w:r>
              <w:rPr>
                <w:noProof/>
                <w:webHidden/>
              </w:rPr>
              <w:tab/>
            </w:r>
            <w:r>
              <w:rPr>
                <w:noProof/>
                <w:webHidden/>
              </w:rPr>
              <w:fldChar w:fldCharType="begin"/>
            </w:r>
            <w:r>
              <w:rPr>
                <w:noProof/>
                <w:webHidden/>
              </w:rPr>
              <w:instrText xml:space="preserve"> PAGEREF _Toc194615222 \h </w:instrText>
            </w:r>
            <w:r>
              <w:rPr>
                <w:noProof/>
                <w:webHidden/>
              </w:rPr>
            </w:r>
            <w:r>
              <w:rPr>
                <w:noProof/>
                <w:webHidden/>
              </w:rPr>
              <w:fldChar w:fldCharType="separate"/>
            </w:r>
            <w:r w:rsidR="0062279C">
              <w:rPr>
                <w:noProof/>
                <w:webHidden/>
              </w:rPr>
              <w:t>209</w:t>
            </w:r>
            <w:r>
              <w:rPr>
                <w:noProof/>
                <w:webHidden/>
              </w:rPr>
              <w:fldChar w:fldCharType="end"/>
            </w:r>
          </w:hyperlink>
        </w:p>
        <w:p w14:paraId="595C1E43" w14:textId="41AC3A04" w:rsidR="009B62F1" w:rsidRDefault="009B62F1">
          <w:pPr>
            <w:pStyle w:val="Obsah1"/>
            <w:tabs>
              <w:tab w:val="left" w:pos="720"/>
              <w:tab w:val="right" w:leader="dot" w:pos="9062"/>
            </w:tabs>
            <w:rPr>
              <w:noProof/>
            </w:rPr>
          </w:pPr>
          <w:hyperlink w:anchor="_Toc194615223" w:history="1">
            <w:r w:rsidRPr="00E86A9F">
              <w:rPr>
                <w:rStyle w:val="Hypertextovodkaz"/>
                <w:rFonts w:ascii="Times New Roman" w:hAnsi="Times New Roman" w:cs="Times New Roman"/>
                <w:b/>
                <w:noProof/>
                <w:lang w:val="la-Latn"/>
              </w:rPr>
              <w:t>51.</w:t>
            </w:r>
            <w:r>
              <w:rPr>
                <w:noProof/>
              </w:rPr>
              <w:tab/>
            </w:r>
            <w:r w:rsidRPr="00E86A9F">
              <w:rPr>
                <w:rStyle w:val="Hypertextovodkaz"/>
                <w:rFonts w:ascii="Times New Roman" w:hAnsi="Times New Roman" w:cs="Times New Roman"/>
                <w:b/>
                <w:noProof/>
                <w:lang w:val="la-Latn"/>
              </w:rPr>
              <w:t xml:space="preserve">Capitula ecclesiastica ad Salz data (a. 803/804), cc. 2, 3, und 8, </w:t>
            </w:r>
            <w:r w:rsidRPr="00E86A9F">
              <w:rPr>
                <w:rStyle w:val="Hypertextovodkaz"/>
                <w:rFonts w:ascii="Times New Roman" w:hAnsi="Times New Roman" w:cs="Times New Roman"/>
                <w:b/>
                <w:noProof/>
                <w:highlight w:val="yellow"/>
                <w:lang w:val="la-Latn"/>
              </w:rPr>
              <w:t>280r-v</w:t>
            </w:r>
            <w:r>
              <w:rPr>
                <w:noProof/>
                <w:webHidden/>
              </w:rPr>
              <w:tab/>
            </w:r>
            <w:r>
              <w:rPr>
                <w:noProof/>
                <w:webHidden/>
              </w:rPr>
              <w:fldChar w:fldCharType="begin"/>
            </w:r>
            <w:r>
              <w:rPr>
                <w:noProof/>
                <w:webHidden/>
              </w:rPr>
              <w:instrText xml:space="preserve"> PAGEREF _Toc194615223 \h </w:instrText>
            </w:r>
            <w:r>
              <w:rPr>
                <w:noProof/>
                <w:webHidden/>
              </w:rPr>
            </w:r>
            <w:r>
              <w:rPr>
                <w:noProof/>
                <w:webHidden/>
              </w:rPr>
              <w:fldChar w:fldCharType="separate"/>
            </w:r>
            <w:r w:rsidR="0062279C">
              <w:rPr>
                <w:noProof/>
                <w:webHidden/>
              </w:rPr>
              <w:t>210</w:t>
            </w:r>
            <w:r>
              <w:rPr>
                <w:noProof/>
                <w:webHidden/>
              </w:rPr>
              <w:fldChar w:fldCharType="end"/>
            </w:r>
          </w:hyperlink>
        </w:p>
        <w:p w14:paraId="3E01DC76" w14:textId="6915D711" w:rsidR="009B62F1" w:rsidRDefault="009B62F1">
          <w:pPr>
            <w:pStyle w:val="Obsah1"/>
            <w:tabs>
              <w:tab w:val="left" w:pos="720"/>
              <w:tab w:val="right" w:leader="dot" w:pos="9062"/>
            </w:tabs>
            <w:rPr>
              <w:noProof/>
            </w:rPr>
          </w:pPr>
          <w:hyperlink w:anchor="_Toc194615224" w:history="1">
            <w:r w:rsidRPr="00E86A9F">
              <w:rPr>
                <w:rStyle w:val="Hypertextovodkaz"/>
                <w:rFonts w:ascii="Times New Roman" w:hAnsi="Times New Roman" w:cs="Times New Roman"/>
                <w:b/>
                <w:noProof/>
                <w:lang w:val="la-Latn"/>
              </w:rPr>
              <w:t>52.</w:t>
            </w:r>
            <w:r>
              <w:rPr>
                <w:noProof/>
              </w:rPr>
              <w:tab/>
            </w:r>
            <w:r w:rsidRPr="00E86A9F">
              <w:rPr>
                <w:rStyle w:val="Hypertextovodkaz"/>
                <w:rFonts w:ascii="Times New Roman" w:hAnsi="Times New Roman" w:cs="Times New Roman"/>
                <w:b/>
                <w:noProof/>
                <w:lang w:val="la-Latn"/>
              </w:rPr>
              <w:t>Capitula cum primis constituta (a. 808), cc. 1, und 5, 280v-281r</w:t>
            </w:r>
            <w:r>
              <w:rPr>
                <w:noProof/>
                <w:webHidden/>
              </w:rPr>
              <w:tab/>
            </w:r>
            <w:r>
              <w:rPr>
                <w:noProof/>
                <w:webHidden/>
              </w:rPr>
              <w:fldChar w:fldCharType="begin"/>
            </w:r>
            <w:r>
              <w:rPr>
                <w:noProof/>
                <w:webHidden/>
              </w:rPr>
              <w:instrText xml:space="preserve"> PAGEREF _Toc194615224 \h </w:instrText>
            </w:r>
            <w:r>
              <w:rPr>
                <w:noProof/>
                <w:webHidden/>
              </w:rPr>
            </w:r>
            <w:r>
              <w:rPr>
                <w:noProof/>
                <w:webHidden/>
              </w:rPr>
              <w:fldChar w:fldCharType="separate"/>
            </w:r>
            <w:r w:rsidR="0062279C">
              <w:rPr>
                <w:noProof/>
                <w:webHidden/>
              </w:rPr>
              <w:t>210</w:t>
            </w:r>
            <w:r>
              <w:rPr>
                <w:noProof/>
                <w:webHidden/>
              </w:rPr>
              <w:fldChar w:fldCharType="end"/>
            </w:r>
          </w:hyperlink>
        </w:p>
        <w:p w14:paraId="687378D3" w14:textId="44E959C5" w:rsidR="009B62F1" w:rsidRDefault="009B62F1">
          <w:pPr>
            <w:pStyle w:val="Obsah1"/>
            <w:tabs>
              <w:tab w:val="left" w:pos="720"/>
              <w:tab w:val="right" w:leader="dot" w:pos="9062"/>
            </w:tabs>
            <w:rPr>
              <w:noProof/>
            </w:rPr>
          </w:pPr>
          <w:hyperlink w:anchor="_Toc194615225" w:history="1">
            <w:r w:rsidRPr="00E86A9F">
              <w:rPr>
                <w:rStyle w:val="Hypertextovodkaz"/>
                <w:rFonts w:ascii="Times New Roman" w:hAnsi="Times New Roman" w:cs="Times New Roman"/>
                <w:b/>
                <w:noProof/>
                <w:lang w:val="la-Latn"/>
              </w:rPr>
              <w:t>53.</w:t>
            </w:r>
            <w:r>
              <w:rPr>
                <w:noProof/>
              </w:rPr>
              <w:tab/>
            </w:r>
            <w:r w:rsidRPr="00E86A9F">
              <w:rPr>
                <w:rStyle w:val="Hypertextovodkaz"/>
                <w:rFonts w:ascii="Times New Roman" w:hAnsi="Times New Roman" w:cs="Times New Roman"/>
                <w:b/>
                <w:noProof/>
                <w:lang w:val="la-Latn"/>
              </w:rPr>
              <w:t>Capitula de missorum officiis (a. 810), c. 3, 281r</w:t>
            </w:r>
            <w:r>
              <w:rPr>
                <w:noProof/>
                <w:webHidden/>
              </w:rPr>
              <w:tab/>
            </w:r>
            <w:r>
              <w:rPr>
                <w:noProof/>
                <w:webHidden/>
              </w:rPr>
              <w:fldChar w:fldCharType="begin"/>
            </w:r>
            <w:r>
              <w:rPr>
                <w:noProof/>
                <w:webHidden/>
              </w:rPr>
              <w:instrText xml:space="preserve"> PAGEREF _Toc194615225 \h </w:instrText>
            </w:r>
            <w:r>
              <w:rPr>
                <w:noProof/>
                <w:webHidden/>
              </w:rPr>
            </w:r>
            <w:r>
              <w:rPr>
                <w:noProof/>
                <w:webHidden/>
              </w:rPr>
              <w:fldChar w:fldCharType="separate"/>
            </w:r>
            <w:r w:rsidR="0062279C">
              <w:rPr>
                <w:noProof/>
                <w:webHidden/>
              </w:rPr>
              <w:t>211</w:t>
            </w:r>
            <w:r>
              <w:rPr>
                <w:noProof/>
                <w:webHidden/>
              </w:rPr>
              <w:fldChar w:fldCharType="end"/>
            </w:r>
          </w:hyperlink>
        </w:p>
        <w:p w14:paraId="30EF2E50" w14:textId="0CE5A730" w:rsidR="009B62F1" w:rsidRDefault="009B62F1">
          <w:pPr>
            <w:pStyle w:val="Obsah1"/>
            <w:tabs>
              <w:tab w:val="left" w:pos="720"/>
              <w:tab w:val="right" w:leader="dot" w:pos="9062"/>
            </w:tabs>
            <w:rPr>
              <w:noProof/>
            </w:rPr>
          </w:pPr>
          <w:hyperlink w:anchor="_Toc194615226" w:history="1">
            <w:r w:rsidRPr="00E86A9F">
              <w:rPr>
                <w:rStyle w:val="Hypertextovodkaz"/>
                <w:rFonts w:ascii="Times New Roman" w:hAnsi="Times New Roman" w:cs="Times New Roman"/>
                <w:b/>
                <w:noProof/>
                <w:lang w:val="la-Latn"/>
              </w:rPr>
              <w:t>54.</w:t>
            </w:r>
            <w:r>
              <w:rPr>
                <w:noProof/>
              </w:rPr>
              <w:tab/>
            </w:r>
            <w:r w:rsidRPr="00E86A9F">
              <w:rPr>
                <w:rStyle w:val="Hypertextovodkaz"/>
                <w:rFonts w:ascii="Times New Roman" w:hAnsi="Times New Roman" w:cs="Times New Roman"/>
                <w:b/>
                <w:noProof/>
                <w:lang w:val="la-Latn"/>
              </w:rPr>
              <w:t>Capitulare Haristallense (a. 779), cc. und 23, 281r</w:t>
            </w:r>
            <w:r>
              <w:rPr>
                <w:noProof/>
                <w:webHidden/>
              </w:rPr>
              <w:tab/>
            </w:r>
            <w:r>
              <w:rPr>
                <w:noProof/>
                <w:webHidden/>
              </w:rPr>
              <w:fldChar w:fldCharType="begin"/>
            </w:r>
            <w:r>
              <w:rPr>
                <w:noProof/>
                <w:webHidden/>
              </w:rPr>
              <w:instrText xml:space="preserve"> PAGEREF _Toc194615226 \h </w:instrText>
            </w:r>
            <w:r>
              <w:rPr>
                <w:noProof/>
                <w:webHidden/>
              </w:rPr>
            </w:r>
            <w:r>
              <w:rPr>
                <w:noProof/>
                <w:webHidden/>
              </w:rPr>
              <w:fldChar w:fldCharType="separate"/>
            </w:r>
            <w:r w:rsidR="0062279C">
              <w:rPr>
                <w:noProof/>
                <w:webHidden/>
              </w:rPr>
              <w:t>211</w:t>
            </w:r>
            <w:r>
              <w:rPr>
                <w:noProof/>
                <w:webHidden/>
              </w:rPr>
              <w:fldChar w:fldCharType="end"/>
            </w:r>
          </w:hyperlink>
        </w:p>
        <w:p w14:paraId="62D08FF9" w14:textId="2D695853" w:rsidR="009B62F1" w:rsidRDefault="009B62F1">
          <w:pPr>
            <w:pStyle w:val="Obsah1"/>
            <w:tabs>
              <w:tab w:val="left" w:pos="720"/>
              <w:tab w:val="right" w:leader="dot" w:pos="9062"/>
            </w:tabs>
            <w:rPr>
              <w:noProof/>
            </w:rPr>
          </w:pPr>
          <w:hyperlink w:anchor="_Toc194615227" w:history="1">
            <w:r w:rsidRPr="00E86A9F">
              <w:rPr>
                <w:rStyle w:val="Hypertextovodkaz"/>
                <w:rFonts w:ascii="Times New Roman" w:hAnsi="Times New Roman" w:cs="Times New Roman"/>
                <w:b/>
                <w:noProof/>
                <w:lang w:val="la-Latn"/>
              </w:rPr>
              <w:t>55.</w:t>
            </w:r>
            <w:r>
              <w:rPr>
                <w:noProof/>
              </w:rPr>
              <w:tab/>
            </w:r>
            <w:r w:rsidRPr="00E86A9F">
              <w:rPr>
                <w:rStyle w:val="Hypertextovodkaz"/>
                <w:rFonts w:ascii="Times New Roman" w:hAnsi="Times New Roman" w:cs="Times New Roman"/>
                <w:b/>
                <w:noProof/>
                <w:lang w:val="la-Latn"/>
              </w:rPr>
              <w:t>Capitula e canonibus excerpta (a. 813), cc. und 15, 281r-v</w:t>
            </w:r>
            <w:r>
              <w:rPr>
                <w:noProof/>
                <w:webHidden/>
              </w:rPr>
              <w:tab/>
            </w:r>
            <w:r>
              <w:rPr>
                <w:noProof/>
                <w:webHidden/>
              </w:rPr>
              <w:fldChar w:fldCharType="begin"/>
            </w:r>
            <w:r>
              <w:rPr>
                <w:noProof/>
                <w:webHidden/>
              </w:rPr>
              <w:instrText xml:space="preserve"> PAGEREF _Toc194615227 \h </w:instrText>
            </w:r>
            <w:r>
              <w:rPr>
                <w:noProof/>
                <w:webHidden/>
              </w:rPr>
            </w:r>
            <w:r>
              <w:rPr>
                <w:noProof/>
                <w:webHidden/>
              </w:rPr>
              <w:fldChar w:fldCharType="separate"/>
            </w:r>
            <w:r w:rsidR="0062279C">
              <w:rPr>
                <w:noProof/>
                <w:webHidden/>
              </w:rPr>
              <w:t>213</w:t>
            </w:r>
            <w:r>
              <w:rPr>
                <w:noProof/>
                <w:webHidden/>
              </w:rPr>
              <w:fldChar w:fldCharType="end"/>
            </w:r>
          </w:hyperlink>
        </w:p>
        <w:p w14:paraId="76302649" w14:textId="479EF933" w:rsidR="009B62F1" w:rsidRDefault="009B62F1">
          <w:pPr>
            <w:pStyle w:val="Obsah1"/>
            <w:tabs>
              <w:tab w:val="left" w:pos="720"/>
              <w:tab w:val="right" w:leader="dot" w:pos="9062"/>
            </w:tabs>
            <w:rPr>
              <w:noProof/>
            </w:rPr>
          </w:pPr>
          <w:hyperlink w:anchor="_Toc194615228" w:history="1">
            <w:r w:rsidRPr="00E86A9F">
              <w:rPr>
                <w:rStyle w:val="Hypertextovodkaz"/>
                <w:rFonts w:ascii="Times New Roman" w:hAnsi="Times New Roman" w:cs="Times New Roman"/>
                <w:b/>
                <w:noProof/>
                <w:lang w:val="la-Latn"/>
              </w:rPr>
              <w:t>56.</w:t>
            </w:r>
            <w:r>
              <w:rPr>
                <w:noProof/>
              </w:rPr>
              <w:tab/>
            </w:r>
            <w:r w:rsidRPr="00E86A9F">
              <w:rPr>
                <w:rStyle w:val="Hypertextovodkaz"/>
                <w:rFonts w:ascii="Times New Roman" w:hAnsi="Times New Roman" w:cs="Times New Roman"/>
                <w:b/>
                <w:noProof/>
                <w:lang w:val="la-Latn"/>
              </w:rPr>
              <w:t>Capitulare Wormatiense (a. 829), c. 8, 281v</w:t>
            </w:r>
            <w:r>
              <w:rPr>
                <w:noProof/>
                <w:webHidden/>
              </w:rPr>
              <w:tab/>
            </w:r>
            <w:r>
              <w:rPr>
                <w:noProof/>
                <w:webHidden/>
              </w:rPr>
              <w:fldChar w:fldCharType="begin"/>
            </w:r>
            <w:r>
              <w:rPr>
                <w:noProof/>
                <w:webHidden/>
              </w:rPr>
              <w:instrText xml:space="preserve"> PAGEREF _Toc194615228 \h </w:instrText>
            </w:r>
            <w:r>
              <w:rPr>
                <w:noProof/>
                <w:webHidden/>
              </w:rPr>
            </w:r>
            <w:r>
              <w:rPr>
                <w:noProof/>
                <w:webHidden/>
              </w:rPr>
              <w:fldChar w:fldCharType="separate"/>
            </w:r>
            <w:r w:rsidR="0062279C">
              <w:rPr>
                <w:noProof/>
                <w:webHidden/>
              </w:rPr>
              <w:t>214</w:t>
            </w:r>
            <w:r>
              <w:rPr>
                <w:noProof/>
                <w:webHidden/>
              </w:rPr>
              <w:fldChar w:fldCharType="end"/>
            </w:r>
          </w:hyperlink>
        </w:p>
        <w:p w14:paraId="3039AEC3" w14:textId="5BB95C66" w:rsidR="009B62F1" w:rsidRDefault="009B62F1">
          <w:pPr>
            <w:pStyle w:val="Obsah1"/>
            <w:tabs>
              <w:tab w:val="left" w:pos="720"/>
              <w:tab w:val="right" w:leader="dot" w:pos="9062"/>
            </w:tabs>
            <w:rPr>
              <w:noProof/>
            </w:rPr>
          </w:pPr>
          <w:hyperlink w:anchor="_Toc194615229" w:history="1">
            <w:r w:rsidRPr="00E86A9F">
              <w:rPr>
                <w:rStyle w:val="Hypertextovodkaz"/>
                <w:rFonts w:ascii="Times New Roman" w:hAnsi="Times New Roman" w:cs="Times New Roman"/>
                <w:b/>
                <w:noProof/>
                <w:lang w:val="la-Latn"/>
              </w:rPr>
              <w:t>57.</w:t>
            </w:r>
            <w:r>
              <w:rPr>
                <w:noProof/>
              </w:rPr>
              <w:tab/>
            </w:r>
            <w:r w:rsidRPr="00E86A9F">
              <w:rPr>
                <w:rStyle w:val="Hypertextovodkaz"/>
                <w:rFonts w:ascii="Times New Roman" w:hAnsi="Times New Roman" w:cs="Times New Roman"/>
                <w:b/>
                <w:noProof/>
                <w:lang w:val="la-Latn"/>
              </w:rPr>
              <w:t>Capitula de Iudaeis (Spurium?), Inskription, cc. 1-4, 281v-282r</w:t>
            </w:r>
            <w:r>
              <w:rPr>
                <w:noProof/>
                <w:webHidden/>
              </w:rPr>
              <w:tab/>
            </w:r>
            <w:r>
              <w:rPr>
                <w:noProof/>
                <w:webHidden/>
              </w:rPr>
              <w:fldChar w:fldCharType="begin"/>
            </w:r>
            <w:r>
              <w:rPr>
                <w:noProof/>
                <w:webHidden/>
              </w:rPr>
              <w:instrText xml:space="preserve"> PAGEREF _Toc194615229 \h </w:instrText>
            </w:r>
            <w:r>
              <w:rPr>
                <w:noProof/>
                <w:webHidden/>
              </w:rPr>
            </w:r>
            <w:r>
              <w:rPr>
                <w:noProof/>
                <w:webHidden/>
              </w:rPr>
              <w:fldChar w:fldCharType="separate"/>
            </w:r>
            <w:r w:rsidR="0062279C">
              <w:rPr>
                <w:noProof/>
                <w:webHidden/>
              </w:rPr>
              <w:t>216</w:t>
            </w:r>
            <w:r>
              <w:rPr>
                <w:noProof/>
                <w:webHidden/>
              </w:rPr>
              <w:fldChar w:fldCharType="end"/>
            </w:r>
          </w:hyperlink>
        </w:p>
        <w:p w14:paraId="2FF24C94" w14:textId="24728726" w:rsidR="009B62F1" w:rsidRDefault="009B62F1">
          <w:pPr>
            <w:pStyle w:val="Obsah1"/>
            <w:tabs>
              <w:tab w:val="left" w:pos="720"/>
              <w:tab w:val="right" w:leader="dot" w:pos="9062"/>
            </w:tabs>
            <w:rPr>
              <w:noProof/>
            </w:rPr>
          </w:pPr>
          <w:hyperlink w:anchor="_Toc194615230" w:history="1">
            <w:r w:rsidRPr="00E86A9F">
              <w:rPr>
                <w:rStyle w:val="Hypertextovodkaz"/>
                <w:rFonts w:ascii="Times New Roman" w:hAnsi="Times New Roman" w:cs="Times New Roman"/>
                <w:b/>
                <w:noProof/>
                <w:lang w:val="la-Latn"/>
              </w:rPr>
              <w:t>58.</w:t>
            </w:r>
            <w:r>
              <w:rPr>
                <w:noProof/>
              </w:rPr>
              <w:tab/>
            </w:r>
            <w:r w:rsidRPr="00E86A9F">
              <w:rPr>
                <w:rStyle w:val="Hypertextovodkaz"/>
                <w:rFonts w:ascii="Times New Roman" w:hAnsi="Times New Roman" w:cs="Times New Roman"/>
                <w:b/>
                <w:noProof/>
                <w:lang w:val="la-Latn"/>
              </w:rPr>
              <w:t>Ansegisi abbatis capitularium collectio, Appendix 1, cc. und 34, Appendix 2, c. 35, 282r-v</w:t>
            </w:r>
            <w:r>
              <w:rPr>
                <w:noProof/>
                <w:webHidden/>
              </w:rPr>
              <w:tab/>
            </w:r>
            <w:r>
              <w:rPr>
                <w:noProof/>
                <w:webHidden/>
              </w:rPr>
              <w:fldChar w:fldCharType="begin"/>
            </w:r>
            <w:r>
              <w:rPr>
                <w:noProof/>
                <w:webHidden/>
              </w:rPr>
              <w:instrText xml:space="preserve"> PAGEREF _Toc194615230 \h </w:instrText>
            </w:r>
            <w:r>
              <w:rPr>
                <w:noProof/>
                <w:webHidden/>
              </w:rPr>
            </w:r>
            <w:r>
              <w:rPr>
                <w:noProof/>
                <w:webHidden/>
              </w:rPr>
              <w:fldChar w:fldCharType="separate"/>
            </w:r>
            <w:r w:rsidR="0062279C">
              <w:rPr>
                <w:noProof/>
                <w:webHidden/>
              </w:rPr>
              <w:t>216</w:t>
            </w:r>
            <w:r>
              <w:rPr>
                <w:noProof/>
                <w:webHidden/>
              </w:rPr>
              <w:fldChar w:fldCharType="end"/>
            </w:r>
          </w:hyperlink>
        </w:p>
        <w:p w14:paraId="7D708628" w14:textId="11EDB9BA" w:rsidR="009B62F1" w:rsidRDefault="009B62F1">
          <w:pPr>
            <w:pStyle w:val="Obsah1"/>
            <w:tabs>
              <w:tab w:val="left" w:pos="720"/>
              <w:tab w:val="right" w:leader="dot" w:pos="9062"/>
            </w:tabs>
            <w:rPr>
              <w:noProof/>
            </w:rPr>
          </w:pPr>
          <w:hyperlink w:anchor="_Toc194615231" w:history="1">
            <w:r w:rsidRPr="00E86A9F">
              <w:rPr>
                <w:rStyle w:val="Hypertextovodkaz"/>
                <w:rFonts w:ascii="Times New Roman" w:hAnsi="Times New Roman" w:cs="Times New Roman"/>
                <w:b/>
                <w:noProof/>
                <w:lang w:val="la-Latn"/>
              </w:rPr>
              <w:t>59.</w:t>
            </w:r>
            <w:r>
              <w:rPr>
                <w:noProof/>
              </w:rPr>
              <w:tab/>
            </w:r>
            <w:r w:rsidRPr="00E86A9F">
              <w:rPr>
                <w:rStyle w:val="Hypertextovodkaz"/>
                <w:rFonts w:ascii="Times New Roman" w:hAnsi="Times New Roman" w:cs="Times New Roman"/>
                <w:b/>
                <w:noProof/>
                <w:lang w:val="la-Latn"/>
              </w:rPr>
              <w:t>Capitulare missorum Wormatiense (a. 829), c. 12, 282v</w:t>
            </w:r>
            <w:r>
              <w:rPr>
                <w:noProof/>
                <w:webHidden/>
              </w:rPr>
              <w:tab/>
            </w:r>
            <w:r>
              <w:rPr>
                <w:noProof/>
                <w:webHidden/>
              </w:rPr>
              <w:fldChar w:fldCharType="begin"/>
            </w:r>
            <w:r>
              <w:rPr>
                <w:noProof/>
                <w:webHidden/>
              </w:rPr>
              <w:instrText xml:space="preserve"> PAGEREF _Toc194615231 \h </w:instrText>
            </w:r>
            <w:r>
              <w:rPr>
                <w:noProof/>
                <w:webHidden/>
              </w:rPr>
            </w:r>
            <w:r>
              <w:rPr>
                <w:noProof/>
                <w:webHidden/>
              </w:rPr>
              <w:fldChar w:fldCharType="separate"/>
            </w:r>
            <w:r w:rsidR="0062279C">
              <w:rPr>
                <w:noProof/>
                <w:webHidden/>
              </w:rPr>
              <w:t>217</w:t>
            </w:r>
            <w:r>
              <w:rPr>
                <w:noProof/>
                <w:webHidden/>
              </w:rPr>
              <w:fldChar w:fldCharType="end"/>
            </w:r>
          </w:hyperlink>
        </w:p>
        <w:p w14:paraId="60D795CE" w14:textId="1A8E8965" w:rsidR="009B62F1" w:rsidRDefault="009B62F1">
          <w:pPr>
            <w:pStyle w:val="Obsah1"/>
            <w:tabs>
              <w:tab w:val="left" w:pos="720"/>
              <w:tab w:val="right" w:leader="dot" w:pos="9062"/>
            </w:tabs>
            <w:rPr>
              <w:noProof/>
            </w:rPr>
          </w:pPr>
          <w:hyperlink w:anchor="_Toc194615232" w:history="1">
            <w:r w:rsidRPr="00E86A9F">
              <w:rPr>
                <w:rStyle w:val="Hypertextovodkaz"/>
                <w:rFonts w:ascii="Times New Roman" w:hAnsi="Times New Roman" w:cs="Times New Roman"/>
                <w:b/>
                <w:noProof/>
                <w:lang w:val="la-Latn"/>
              </w:rPr>
              <w:t>60.</w:t>
            </w:r>
            <w:r>
              <w:rPr>
                <w:noProof/>
              </w:rPr>
              <w:tab/>
            </w:r>
            <w:r w:rsidRPr="00E86A9F">
              <w:rPr>
                <w:rStyle w:val="Hypertextovodkaz"/>
                <w:rFonts w:ascii="Times New Roman" w:hAnsi="Times New Roman" w:cs="Times New Roman"/>
                <w:b/>
                <w:noProof/>
                <w:lang w:val="la-Latn"/>
              </w:rPr>
              <w:t>Capitula de praescriptione temporis, c. 1, 282v</w:t>
            </w:r>
            <w:r>
              <w:rPr>
                <w:noProof/>
                <w:webHidden/>
              </w:rPr>
              <w:tab/>
            </w:r>
            <w:r>
              <w:rPr>
                <w:noProof/>
                <w:webHidden/>
              </w:rPr>
              <w:fldChar w:fldCharType="begin"/>
            </w:r>
            <w:r>
              <w:rPr>
                <w:noProof/>
                <w:webHidden/>
              </w:rPr>
              <w:instrText xml:space="preserve"> PAGEREF _Toc194615232 \h </w:instrText>
            </w:r>
            <w:r>
              <w:rPr>
                <w:noProof/>
                <w:webHidden/>
              </w:rPr>
            </w:r>
            <w:r>
              <w:rPr>
                <w:noProof/>
                <w:webHidden/>
              </w:rPr>
              <w:fldChar w:fldCharType="separate"/>
            </w:r>
            <w:r w:rsidR="0062279C">
              <w:rPr>
                <w:noProof/>
                <w:webHidden/>
              </w:rPr>
              <w:t>219</w:t>
            </w:r>
            <w:r>
              <w:rPr>
                <w:noProof/>
                <w:webHidden/>
              </w:rPr>
              <w:fldChar w:fldCharType="end"/>
            </w:r>
          </w:hyperlink>
        </w:p>
        <w:p w14:paraId="499AE19E" w14:textId="66805E90" w:rsidR="009B62F1" w:rsidRDefault="009B62F1">
          <w:pPr>
            <w:pStyle w:val="Obsah1"/>
            <w:tabs>
              <w:tab w:val="left" w:pos="720"/>
              <w:tab w:val="right" w:leader="dot" w:pos="9062"/>
            </w:tabs>
            <w:rPr>
              <w:noProof/>
            </w:rPr>
          </w:pPr>
          <w:hyperlink w:anchor="_Toc194615233" w:history="1">
            <w:r w:rsidRPr="00E86A9F">
              <w:rPr>
                <w:rStyle w:val="Hypertextovodkaz"/>
                <w:rFonts w:ascii="Times New Roman" w:hAnsi="Times New Roman" w:cs="Times New Roman"/>
                <w:b/>
                <w:noProof/>
                <w:lang w:val="la-Latn"/>
              </w:rPr>
              <w:t>61.</w:t>
            </w:r>
            <w:r>
              <w:rPr>
                <w:noProof/>
              </w:rPr>
              <w:tab/>
            </w:r>
            <w:r w:rsidRPr="00E86A9F">
              <w:rPr>
                <w:rStyle w:val="Hypertextovodkaz"/>
                <w:rFonts w:ascii="Times New Roman" w:hAnsi="Times New Roman" w:cs="Times New Roman"/>
                <w:b/>
                <w:noProof/>
                <w:lang w:val="la-Latn"/>
              </w:rPr>
              <w:t>Zwei Capitulationes zu den nachfolgenden Kapitularien- und Konzilssammlungen, 283r-287r</w:t>
            </w:r>
            <w:r>
              <w:rPr>
                <w:noProof/>
                <w:webHidden/>
              </w:rPr>
              <w:tab/>
            </w:r>
            <w:r>
              <w:rPr>
                <w:noProof/>
                <w:webHidden/>
              </w:rPr>
              <w:fldChar w:fldCharType="begin"/>
            </w:r>
            <w:r>
              <w:rPr>
                <w:noProof/>
                <w:webHidden/>
              </w:rPr>
              <w:instrText xml:space="preserve"> PAGEREF _Toc194615233 \h </w:instrText>
            </w:r>
            <w:r>
              <w:rPr>
                <w:noProof/>
                <w:webHidden/>
              </w:rPr>
            </w:r>
            <w:r>
              <w:rPr>
                <w:noProof/>
                <w:webHidden/>
              </w:rPr>
              <w:fldChar w:fldCharType="separate"/>
            </w:r>
            <w:r w:rsidR="0062279C">
              <w:rPr>
                <w:noProof/>
                <w:webHidden/>
              </w:rPr>
              <w:t>219</w:t>
            </w:r>
            <w:r>
              <w:rPr>
                <w:noProof/>
                <w:webHidden/>
              </w:rPr>
              <w:fldChar w:fldCharType="end"/>
            </w:r>
          </w:hyperlink>
        </w:p>
        <w:p w14:paraId="55CE45CF" w14:textId="75352C8B" w:rsidR="009B62F1" w:rsidRDefault="009B62F1">
          <w:pPr>
            <w:pStyle w:val="Obsah1"/>
            <w:tabs>
              <w:tab w:val="left" w:pos="720"/>
              <w:tab w:val="right" w:leader="dot" w:pos="9062"/>
            </w:tabs>
            <w:rPr>
              <w:noProof/>
            </w:rPr>
          </w:pPr>
          <w:hyperlink w:anchor="_Toc194615234" w:history="1">
            <w:r w:rsidRPr="00E86A9F">
              <w:rPr>
                <w:rStyle w:val="Hypertextovodkaz"/>
                <w:rFonts w:ascii="Times New Roman" w:hAnsi="Times New Roman" w:cs="Times New Roman"/>
                <w:b/>
                <w:noProof/>
                <w:lang w:val="la-Latn"/>
              </w:rPr>
              <w:t>62.</w:t>
            </w:r>
            <w:r>
              <w:rPr>
                <w:noProof/>
              </w:rPr>
              <w:tab/>
            </w:r>
            <w:r w:rsidRPr="00E86A9F">
              <w:rPr>
                <w:rStyle w:val="Hypertextovodkaz"/>
                <w:rFonts w:ascii="Times New Roman" w:hAnsi="Times New Roman" w:cs="Times New Roman"/>
                <w:b/>
                <w:noProof/>
                <w:lang w:val="la-Latn"/>
              </w:rPr>
              <w:t>Capitulare Carisiacense (a. 857), 287r-v</w:t>
            </w:r>
            <w:r>
              <w:rPr>
                <w:noProof/>
                <w:webHidden/>
              </w:rPr>
              <w:tab/>
            </w:r>
            <w:r>
              <w:rPr>
                <w:noProof/>
                <w:webHidden/>
              </w:rPr>
              <w:fldChar w:fldCharType="begin"/>
            </w:r>
            <w:r>
              <w:rPr>
                <w:noProof/>
                <w:webHidden/>
              </w:rPr>
              <w:instrText xml:space="preserve"> PAGEREF _Toc194615234 \h </w:instrText>
            </w:r>
            <w:r>
              <w:rPr>
                <w:noProof/>
                <w:webHidden/>
              </w:rPr>
            </w:r>
            <w:r>
              <w:rPr>
                <w:noProof/>
                <w:webHidden/>
              </w:rPr>
              <w:fldChar w:fldCharType="separate"/>
            </w:r>
            <w:r w:rsidR="0062279C">
              <w:rPr>
                <w:noProof/>
                <w:webHidden/>
              </w:rPr>
              <w:t>220</w:t>
            </w:r>
            <w:r>
              <w:rPr>
                <w:noProof/>
                <w:webHidden/>
              </w:rPr>
              <w:fldChar w:fldCharType="end"/>
            </w:r>
          </w:hyperlink>
        </w:p>
        <w:p w14:paraId="6559071D" w14:textId="17A6BA78" w:rsidR="009B62F1" w:rsidRDefault="009B62F1">
          <w:pPr>
            <w:pStyle w:val="Obsah1"/>
            <w:tabs>
              <w:tab w:val="left" w:pos="720"/>
              <w:tab w:val="right" w:leader="dot" w:pos="9062"/>
            </w:tabs>
            <w:rPr>
              <w:noProof/>
            </w:rPr>
          </w:pPr>
          <w:hyperlink w:anchor="_Toc194615235" w:history="1">
            <w:r w:rsidRPr="00E86A9F">
              <w:rPr>
                <w:rStyle w:val="Hypertextovodkaz"/>
                <w:rFonts w:ascii="Times New Roman" w:hAnsi="Times New Roman" w:cs="Times New Roman"/>
                <w:b/>
                <w:noProof/>
                <w:lang w:val="la-Latn"/>
              </w:rPr>
              <w:t>63.</w:t>
            </w:r>
            <w:r>
              <w:rPr>
                <w:noProof/>
              </w:rPr>
              <w:tab/>
            </w:r>
            <w:r w:rsidRPr="00E86A9F">
              <w:rPr>
                <w:rStyle w:val="Hypertextovodkaz"/>
                <w:rFonts w:ascii="Times New Roman" w:hAnsi="Times New Roman" w:cs="Times New Roman"/>
                <w:b/>
                <w:noProof/>
                <w:lang w:val="la-Latn"/>
              </w:rPr>
              <w:t>Hludowici, Karoli et Hlotharii II conventus apud Confluentes (a. 860), Capitula ab omnibus conservanda, cc. 4-7 und 10, 287v-288v</w:t>
            </w:r>
            <w:r>
              <w:rPr>
                <w:noProof/>
                <w:webHidden/>
              </w:rPr>
              <w:tab/>
            </w:r>
            <w:r>
              <w:rPr>
                <w:noProof/>
                <w:webHidden/>
              </w:rPr>
              <w:fldChar w:fldCharType="begin"/>
            </w:r>
            <w:r>
              <w:rPr>
                <w:noProof/>
                <w:webHidden/>
              </w:rPr>
              <w:instrText xml:space="preserve"> PAGEREF _Toc194615235 \h </w:instrText>
            </w:r>
            <w:r>
              <w:rPr>
                <w:noProof/>
                <w:webHidden/>
              </w:rPr>
            </w:r>
            <w:r>
              <w:rPr>
                <w:noProof/>
                <w:webHidden/>
              </w:rPr>
              <w:fldChar w:fldCharType="separate"/>
            </w:r>
            <w:r w:rsidR="0062279C">
              <w:rPr>
                <w:noProof/>
                <w:webHidden/>
              </w:rPr>
              <w:t>224</w:t>
            </w:r>
            <w:r>
              <w:rPr>
                <w:noProof/>
                <w:webHidden/>
              </w:rPr>
              <w:fldChar w:fldCharType="end"/>
            </w:r>
          </w:hyperlink>
        </w:p>
        <w:p w14:paraId="2372D979" w14:textId="71D0C810" w:rsidR="009B62F1" w:rsidRDefault="009B62F1">
          <w:pPr>
            <w:pStyle w:val="Obsah1"/>
            <w:tabs>
              <w:tab w:val="left" w:pos="720"/>
              <w:tab w:val="right" w:leader="dot" w:pos="9062"/>
            </w:tabs>
            <w:rPr>
              <w:noProof/>
            </w:rPr>
          </w:pPr>
          <w:hyperlink w:anchor="_Toc194615236" w:history="1">
            <w:r w:rsidRPr="00E86A9F">
              <w:rPr>
                <w:rStyle w:val="Hypertextovodkaz"/>
                <w:rFonts w:ascii="Times New Roman" w:hAnsi="Times New Roman" w:cs="Times New Roman"/>
                <w:b/>
                <w:noProof/>
                <w:lang w:val="la-Latn"/>
              </w:rPr>
              <w:t>64.</w:t>
            </w:r>
            <w:r>
              <w:rPr>
                <w:noProof/>
              </w:rPr>
              <w:tab/>
            </w:r>
            <w:r w:rsidRPr="00E86A9F">
              <w:rPr>
                <w:rStyle w:val="Hypertextovodkaz"/>
                <w:rFonts w:ascii="Times New Roman" w:hAnsi="Times New Roman" w:cs="Times New Roman"/>
                <w:b/>
                <w:noProof/>
                <w:lang w:val="la-Latn"/>
              </w:rPr>
              <w:t>Konzil von Meaux-Paris (a. 845-846), cc. 3, 4, 8, 10, 13-19, 21-24, 26, 27, 29, 35-38, 41, 45, 56, 59-78 und 82, 289r-300v</w:t>
            </w:r>
            <w:r>
              <w:rPr>
                <w:noProof/>
                <w:webHidden/>
              </w:rPr>
              <w:tab/>
            </w:r>
            <w:r>
              <w:rPr>
                <w:noProof/>
                <w:webHidden/>
              </w:rPr>
              <w:fldChar w:fldCharType="begin"/>
            </w:r>
            <w:r>
              <w:rPr>
                <w:noProof/>
                <w:webHidden/>
              </w:rPr>
              <w:instrText xml:space="preserve"> PAGEREF _Toc194615236 \h </w:instrText>
            </w:r>
            <w:r>
              <w:rPr>
                <w:noProof/>
                <w:webHidden/>
              </w:rPr>
            </w:r>
            <w:r>
              <w:rPr>
                <w:noProof/>
                <w:webHidden/>
              </w:rPr>
              <w:fldChar w:fldCharType="separate"/>
            </w:r>
            <w:r w:rsidR="0062279C">
              <w:rPr>
                <w:noProof/>
                <w:webHidden/>
              </w:rPr>
              <w:t>228</w:t>
            </w:r>
            <w:r>
              <w:rPr>
                <w:noProof/>
                <w:webHidden/>
              </w:rPr>
              <w:fldChar w:fldCharType="end"/>
            </w:r>
          </w:hyperlink>
        </w:p>
        <w:p w14:paraId="080DCD0E" w14:textId="6F8CD626" w:rsidR="009B62F1" w:rsidRDefault="009B62F1">
          <w:pPr>
            <w:pStyle w:val="Obsah1"/>
            <w:tabs>
              <w:tab w:val="left" w:pos="720"/>
              <w:tab w:val="right" w:leader="dot" w:pos="9062"/>
            </w:tabs>
            <w:rPr>
              <w:noProof/>
            </w:rPr>
          </w:pPr>
          <w:hyperlink w:anchor="_Toc194615237" w:history="1">
            <w:r w:rsidRPr="00E86A9F">
              <w:rPr>
                <w:rStyle w:val="Hypertextovodkaz"/>
                <w:rFonts w:ascii="Times New Roman" w:hAnsi="Times New Roman" w:cs="Times New Roman"/>
                <w:b/>
                <w:noProof/>
                <w:lang w:val="la-Latn"/>
              </w:rPr>
              <w:t>65.</w:t>
            </w:r>
            <w:r>
              <w:rPr>
                <w:noProof/>
              </w:rPr>
              <w:tab/>
            </w:r>
            <w:r w:rsidRPr="00E86A9F">
              <w:rPr>
                <w:rStyle w:val="Hypertextovodkaz"/>
                <w:rFonts w:ascii="Times New Roman" w:hAnsi="Times New Roman" w:cs="Times New Roman"/>
                <w:b/>
                <w:noProof/>
                <w:lang w:val="la-Latn"/>
              </w:rPr>
              <w:t>Edictum Pistense (a. 864), Teil, Einleitung (ohne Beginn), cc. 5, 22, 25, 32 und 34, 300v-302r</w:t>
            </w:r>
            <w:r>
              <w:rPr>
                <w:noProof/>
                <w:webHidden/>
              </w:rPr>
              <w:tab/>
            </w:r>
            <w:r>
              <w:rPr>
                <w:noProof/>
                <w:webHidden/>
              </w:rPr>
              <w:fldChar w:fldCharType="begin"/>
            </w:r>
            <w:r>
              <w:rPr>
                <w:noProof/>
                <w:webHidden/>
              </w:rPr>
              <w:instrText xml:space="preserve"> PAGEREF _Toc194615237 \h </w:instrText>
            </w:r>
            <w:r>
              <w:rPr>
                <w:noProof/>
                <w:webHidden/>
              </w:rPr>
            </w:r>
            <w:r>
              <w:rPr>
                <w:noProof/>
                <w:webHidden/>
              </w:rPr>
              <w:fldChar w:fldCharType="separate"/>
            </w:r>
            <w:r w:rsidR="0062279C">
              <w:rPr>
                <w:noProof/>
                <w:webHidden/>
              </w:rPr>
              <w:t>245</w:t>
            </w:r>
            <w:r>
              <w:rPr>
                <w:noProof/>
                <w:webHidden/>
              </w:rPr>
              <w:fldChar w:fldCharType="end"/>
            </w:r>
          </w:hyperlink>
        </w:p>
        <w:p w14:paraId="14803A40" w14:textId="6E632AAA" w:rsidR="009B62F1" w:rsidRDefault="009B62F1">
          <w:pPr>
            <w:pStyle w:val="Obsah1"/>
            <w:tabs>
              <w:tab w:val="left" w:pos="720"/>
              <w:tab w:val="right" w:leader="dot" w:pos="9062"/>
            </w:tabs>
            <w:rPr>
              <w:noProof/>
            </w:rPr>
          </w:pPr>
          <w:hyperlink w:anchor="_Toc194615238" w:history="1">
            <w:r w:rsidRPr="00E86A9F">
              <w:rPr>
                <w:rStyle w:val="Hypertextovodkaz"/>
                <w:rFonts w:ascii="Times New Roman" w:hAnsi="Times New Roman" w:cs="Times New Roman"/>
                <w:b/>
                <w:noProof/>
                <w:lang w:val="la-Latn"/>
              </w:rPr>
              <w:t>66.</w:t>
            </w:r>
            <w:r>
              <w:rPr>
                <w:noProof/>
              </w:rPr>
              <w:tab/>
            </w:r>
            <w:r w:rsidRPr="00E86A9F">
              <w:rPr>
                <w:rStyle w:val="Hypertextovodkaz"/>
                <w:rFonts w:ascii="Times New Roman" w:hAnsi="Times New Roman" w:cs="Times New Roman"/>
                <w:b/>
                <w:noProof/>
                <w:lang w:val="la-Latn"/>
              </w:rPr>
              <w:t>Karolomanni capitulare Vernense (a. 884), Inskription (aufgrund der Einleitung formuliert), cc. 2, 3, 5, 6, 8-14, 302r-304v</w:t>
            </w:r>
            <w:r>
              <w:rPr>
                <w:noProof/>
                <w:webHidden/>
              </w:rPr>
              <w:tab/>
            </w:r>
            <w:r>
              <w:rPr>
                <w:noProof/>
                <w:webHidden/>
              </w:rPr>
              <w:fldChar w:fldCharType="begin"/>
            </w:r>
            <w:r>
              <w:rPr>
                <w:noProof/>
                <w:webHidden/>
              </w:rPr>
              <w:instrText xml:space="preserve"> PAGEREF _Toc194615238 \h </w:instrText>
            </w:r>
            <w:r>
              <w:rPr>
                <w:noProof/>
                <w:webHidden/>
              </w:rPr>
            </w:r>
            <w:r>
              <w:rPr>
                <w:noProof/>
                <w:webHidden/>
              </w:rPr>
              <w:fldChar w:fldCharType="separate"/>
            </w:r>
            <w:r w:rsidR="0062279C">
              <w:rPr>
                <w:noProof/>
                <w:webHidden/>
              </w:rPr>
              <w:t>257</w:t>
            </w:r>
            <w:r>
              <w:rPr>
                <w:noProof/>
                <w:webHidden/>
              </w:rPr>
              <w:fldChar w:fldCharType="end"/>
            </w:r>
          </w:hyperlink>
        </w:p>
        <w:p w14:paraId="16476A84" w14:textId="63A11953" w:rsidR="009B62F1" w:rsidRDefault="009B62F1">
          <w:pPr>
            <w:pStyle w:val="Obsah1"/>
            <w:tabs>
              <w:tab w:val="left" w:pos="720"/>
              <w:tab w:val="right" w:leader="dot" w:pos="9062"/>
            </w:tabs>
            <w:rPr>
              <w:noProof/>
            </w:rPr>
          </w:pPr>
          <w:hyperlink w:anchor="_Toc194615239" w:history="1">
            <w:r w:rsidRPr="00E86A9F">
              <w:rPr>
                <w:rStyle w:val="Hypertextovodkaz"/>
                <w:rFonts w:ascii="Times New Roman" w:hAnsi="Times New Roman" w:cs="Times New Roman"/>
                <w:b/>
                <w:noProof/>
                <w:lang w:val="la-Latn"/>
              </w:rPr>
              <w:t>67.</w:t>
            </w:r>
            <w:r>
              <w:rPr>
                <w:noProof/>
              </w:rPr>
              <w:tab/>
            </w:r>
            <w:r w:rsidRPr="00E86A9F">
              <w:rPr>
                <w:rStyle w:val="Hypertextovodkaz"/>
                <w:rFonts w:ascii="Times New Roman" w:hAnsi="Times New Roman" w:cs="Times New Roman"/>
                <w:b/>
                <w:noProof/>
                <w:lang w:val="la-Latn"/>
              </w:rPr>
              <w:t>Benedicti Levitae capitularium collectio 1, 36-37 und 186, 304v-305v</w:t>
            </w:r>
            <w:r>
              <w:rPr>
                <w:noProof/>
                <w:webHidden/>
              </w:rPr>
              <w:tab/>
            </w:r>
            <w:r>
              <w:rPr>
                <w:noProof/>
                <w:webHidden/>
              </w:rPr>
              <w:fldChar w:fldCharType="begin"/>
            </w:r>
            <w:r>
              <w:rPr>
                <w:noProof/>
                <w:webHidden/>
              </w:rPr>
              <w:instrText xml:space="preserve"> PAGEREF _Toc194615239 \h </w:instrText>
            </w:r>
            <w:r>
              <w:rPr>
                <w:noProof/>
                <w:webHidden/>
              </w:rPr>
            </w:r>
            <w:r>
              <w:rPr>
                <w:noProof/>
                <w:webHidden/>
              </w:rPr>
              <w:fldChar w:fldCharType="separate"/>
            </w:r>
            <w:r w:rsidR="0062279C">
              <w:rPr>
                <w:noProof/>
                <w:webHidden/>
              </w:rPr>
              <w:t>260</w:t>
            </w:r>
            <w:r>
              <w:rPr>
                <w:noProof/>
                <w:webHidden/>
              </w:rPr>
              <w:fldChar w:fldCharType="end"/>
            </w:r>
          </w:hyperlink>
        </w:p>
        <w:p w14:paraId="4CCE0572" w14:textId="07EFDC7F" w:rsidR="009B62F1" w:rsidRDefault="009B62F1">
          <w:pPr>
            <w:pStyle w:val="Obsah1"/>
            <w:tabs>
              <w:tab w:val="left" w:pos="720"/>
              <w:tab w:val="right" w:leader="dot" w:pos="9062"/>
            </w:tabs>
            <w:rPr>
              <w:noProof/>
            </w:rPr>
          </w:pPr>
          <w:hyperlink w:anchor="_Toc194615240" w:history="1">
            <w:r w:rsidRPr="00E86A9F">
              <w:rPr>
                <w:rStyle w:val="Hypertextovodkaz"/>
                <w:rFonts w:ascii="Times New Roman" w:hAnsi="Times New Roman" w:cs="Times New Roman"/>
                <w:b/>
                <w:noProof/>
                <w:lang w:val="la-Latn"/>
              </w:rPr>
              <w:t>68.</w:t>
            </w:r>
            <w:r>
              <w:rPr>
                <w:noProof/>
              </w:rPr>
              <w:tab/>
            </w:r>
            <w:r w:rsidRPr="00E86A9F">
              <w:rPr>
                <w:rStyle w:val="Hypertextovodkaz"/>
                <w:rFonts w:ascii="Times New Roman" w:hAnsi="Times New Roman" w:cs="Times New Roman"/>
                <w:b/>
                <w:noProof/>
                <w:lang w:val="la-Latn"/>
              </w:rPr>
              <w:t>Konzil von Soissons (a. 853), 305v-310r</w:t>
            </w:r>
            <w:r>
              <w:rPr>
                <w:noProof/>
                <w:webHidden/>
              </w:rPr>
              <w:tab/>
            </w:r>
            <w:r>
              <w:rPr>
                <w:noProof/>
                <w:webHidden/>
              </w:rPr>
              <w:fldChar w:fldCharType="begin"/>
            </w:r>
            <w:r>
              <w:rPr>
                <w:noProof/>
                <w:webHidden/>
              </w:rPr>
              <w:instrText xml:space="preserve"> PAGEREF _Toc194615240 \h </w:instrText>
            </w:r>
            <w:r>
              <w:rPr>
                <w:noProof/>
                <w:webHidden/>
              </w:rPr>
            </w:r>
            <w:r>
              <w:rPr>
                <w:noProof/>
                <w:webHidden/>
              </w:rPr>
              <w:fldChar w:fldCharType="separate"/>
            </w:r>
            <w:r w:rsidR="0062279C">
              <w:rPr>
                <w:noProof/>
                <w:webHidden/>
              </w:rPr>
              <w:t>261</w:t>
            </w:r>
            <w:r>
              <w:rPr>
                <w:noProof/>
                <w:webHidden/>
              </w:rPr>
              <w:fldChar w:fldCharType="end"/>
            </w:r>
          </w:hyperlink>
        </w:p>
        <w:p w14:paraId="16B3C8CC" w14:textId="1F91CAB1" w:rsidR="009B62F1" w:rsidRDefault="009B62F1">
          <w:pPr>
            <w:pStyle w:val="Obsah1"/>
            <w:tabs>
              <w:tab w:val="left" w:pos="720"/>
              <w:tab w:val="right" w:leader="dot" w:pos="9062"/>
            </w:tabs>
            <w:rPr>
              <w:noProof/>
            </w:rPr>
          </w:pPr>
          <w:hyperlink w:anchor="_Toc194615241" w:history="1">
            <w:r w:rsidRPr="00E86A9F">
              <w:rPr>
                <w:rStyle w:val="Hypertextovodkaz"/>
                <w:rFonts w:ascii="Times New Roman" w:hAnsi="Times New Roman" w:cs="Times New Roman"/>
                <w:b/>
                <w:noProof/>
                <w:lang w:val="la-Latn"/>
              </w:rPr>
              <w:t>69.</w:t>
            </w:r>
            <w:r>
              <w:rPr>
                <w:noProof/>
              </w:rPr>
              <w:tab/>
            </w:r>
            <w:r w:rsidRPr="00E86A9F">
              <w:rPr>
                <w:rStyle w:val="Hypertextovodkaz"/>
                <w:rFonts w:ascii="Times New Roman" w:hAnsi="Times New Roman" w:cs="Times New Roman"/>
                <w:b/>
                <w:noProof/>
                <w:lang w:val="la-Latn"/>
              </w:rPr>
              <w:t>Pippini Italiae regis capitulare Papiense (a. 787), c. 12, 310r</w:t>
            </w:r>
            <w:r>
              <w:rPr>
                <w:noProof/>
                <w:webHidden/>
              </w:rPr>
              <w:tab/>
            </w:r>
            <w:r>
              <w:rPr>
                <w:noProof/>
                <w:webHidden/>
              </w:rPr>
              <w:fldChar w:fldCharType="begin"/>
            </w:r>
            <w:r>
              <w:rPr>
                <w:noProof/>
                <w:webHidden/>
              </w:rPr>
              <w:instrText xml:space="preserve"> PAGEREF _Toc194615241 \h </w:instrText>
            </w:r>
            <w:r>
              <w:rPr>
                <w:noProof/>
                <w:webHidden/>
              </w:rPr>
            </w:r>
            <w:r>
              <w:rPr>
                <w:noProof/>
                <w:webHidden/>
              </w:rPr>
              <w:fldChar w:fldCharType="separate"/>
            </w:r>
            <w:r w:rsidR="0062279C">
              <w:rPr>
                <w:noProof/>
                <w:webHidden/>
              </w:rPr>
              <w:t>264</w:t>
            </w:r>
            <w:r>
              <w:rPr>
                <w:noProof/>
                <w:webHidden/>
              </w:rPr>
              <w:fldChar w:fldCharType="end"/>
            </w:r>
          </w:hyperlink>
        </w:p>
        <w:p w14:paraId="0A2B008C" w14:textId="71033EB7" w:rsidR="009B62F1" w:rsidRDefault="009B62F1">
          <w:pPr>
            <w:pStyle w:val="Obsah1"/>
            <w:tabs>
              <w:tab w:val="left" w:pos="720"/>
              <w:tab w:val="right" w:leader="dot" w:pos="9062"/>
            </w:tabs>
            <w:rPr>
              <w:noProof/>
            </w:rPr>
          </w:pPr>
          <w:hyperlink w:anchor="_Toc194615242" w:history="1">
            <w:r w:rsidRPr="00E86A9F">
              <w:rPr>
                <w:rStyle w:val="Hypertextovodkaz"/>
                <w:rFonts w:ascii="Times New Roman" w:hAnsi="Times New Roman" w:cs="Times New Roman"/>
                <w:b/>
                <w:noProof/>
                <w:lang w:val="la-Latn"/>
              </w:rPr>
              <w:t>70.</w:t>
            </w:r>
            <w:r>
              <w:rPr>
                <w:noProof/>
              </w:rPr>
              <w:tab/>
            </w:r>
            <w:r w:rsidRPr="00E86A9F">
              <w:rPr>
                <w:rStyle w:val="Hypertextovodkaz"/>
                <w:rFonts w:ascii="Times New Roman" w:hAnsi="Times New Roman" w:cs="Times New Roman"/>
                <w:b/>
                <w:noProof/>
                <w:lang w:val="la-Latn"/>
              </w:rPr>
              <w:t>Capitulare missorum (a. 803), cc. (radiert) und 19, 310r</w:t>
            </w:r>
            <w:r>
              <w:rPr>
                <w:noProof/>
                <w:webHidden/>
              </w:rPr>
              <w:tab/>
            </w:r>
            <w:r>
              <w:rPr>
                <w:noProof/>
                <w:webHidden/>
              </w:rPr>
              <w:fldChar w:fldCharType="begin"/>
            </w:r>
            <w:r>
              <w:rPr>
                <w:noProof/>
                <w:webHidden/>
              </w:rPr>
              <w:instrText xml:space="preserve"> PAGEREF _Toc194615242 \h </w:instrText>
            </w:r>
            <w:r>
              <w:rPr>
                <w:noProof/>
                <w:webHidden/>
              </w:rPr>
            </w:r>
            <w:r>
              <w:rPr>
                <w:noProof/>
                <w:webHidden/>
              </w:rPr>
              <w:fldChar w:fldCharType="separate"/>
            </w:r>
            <w:r w:rsidR="0062279C">
              <w:rPr>
                <w:noProof/>
                <w:webHidden/>
              </w:rPr>
              <w:t>266</w:t>
            </w:r>
            <w:r>
              <w:rPr>
                <w:noProof/>
                <w:webHidden/>
              </w:rPr>
              <w:fldChar w:fldCharType="end"/>
            </w:r>
          </w:hyperlink>
        </w:p>
        <w:p w14:paraId="2EC0A472" w14:textId="58D4507A" w:rsidR="009B62F1" w:rsidRDefault="009B62F1">
          <w:pPr>
            <w:pStyle w:val="Obsah1"/>
            <w:tabs>
              <w:tab w:val="left" w:pos="720"/>
              <w:tab w:val="right" w:leader="dot" w:pos="9062"/>
            </w:tabs>
            <w:rPr>
              <w:noProof/>
            </w:rPr>
          </w:pPr>
          <w:hyperlink w:anchor="_Toc194615243" w:history="1">
            <w:r w:rsidRPr="00E86A9F">
              <w:rPr>
                <w:rStyle w:val="Hypertextovodkaz"/>
                <w:rFonts w:ascii="Times New Roman" w:hAnsi="Times New Roman" w:cs="Times New Roman"/>
                <w:b/>
                <w:noProof/>
                <w:lang w:val="la-Latn"/>
              </w:rPr>
              <w:t>71.</w:t>
            </w:r>
            <w:r>
              <w:rPr>
                <w:noProof/>
              </w:rPr>
              <w:tab/>
            </w:r>
            <w:r w:rsidRPr="00E86A9F">
              <w:rPr>
                <w:rStyle w:val="Hypertextovodkaz"/>
                <w:rFonts w:ascii="Times New Roman" w:hAnsi="Times New Roman" w:cs="Times New Roman"/>
                <w:b/>
                <w:noProof/>
                <w:lang w:val="la-Latn"/>
              </w:rPr>
              <w:t>Capitulare Haristallense (a. 779) in der Forma communis, cc. 1-4, 8-10, 310r-v</w:t>
            </w:r>
            <w:r>
              <w:rPr>
                <w:noProof/>
                <w:webHidden/>
              </w:rPr>
              <w:tab/>
            </w:r>
            <w:r>
              <w:rPr>
                <w:noProof/>
                <w:webHidden/>
              </w:rPr>
              <w:fldChar w:fldCharType="begin"/>
            </w:r>
            <w:r>
              <w:rPr>
                <w:noProof/>
                <w:webHidden/>
              </w:rPr>
              <w:instrText xml:space="preserve"> PAGEREF _Toc194615243 \h </w:instrText>
            </w:r>
            <w:r>
              <w:rPr>
                <w:noProof/>
                <w:webHidden/>
              </w:rPr>
            </w:r>
            <w:r>
              <w:rPr>
                <w:noProof/>
                <w:webHidden/>
              </w:rPr>
              <w:fldChar w:fldCharType="separate"/>
            </w:r>
            <w:r w:rsidR="0062279C">
              <w:rPr>
                <w:noProof/>
                <w:webHidden/>
              </w:rPr>
              <w:t>267</w:t>
            </w:r>
            <w:r>
              <w:rPr>
                <w:noProof/>
                <w:webHidden/>
              </w:rPr>
              <w:fldChar w:fldCharType="end"/>
            </w:r>
          </w:hyperlink>
        </w:p>
        <w:p w14:paraId="2F717BFD" w14:textId="46615054" w:rsidR="009B62F1" w:rsidRDefault="009B62F1">
          <w:pPr>
            <w:pStyle w:val="Obsah1"/>
            <w:tabs>
              <w:tab w:val="left" w:pos="720"/>
              <w:tab w:val="right" w:leader="dot" w:pos="9062"/>
            </w:tabs>
            <w:rPr>
              <w:noProof/>
            </w:rPr>
          </w:pPr>
          <w:hyperlink w:anchor="_Toc194615244" w:history="1">
            <w:r w:rsidRPr="00E86A9F">
              <w:rPr>
                <w:rStyle w:val="Hypertextovodkaz"/>
                <w:rFonts w:ascii="Times New Roman" w:hAnsi="Times New Roman" w:cs="Times New Roman"/>
                <w:b/>
                <w:noProof/>
                <w:lang w:val="la-Latn"/>
              </w:rPr>
              <w:t>72.</w:t>
            </w:r>
            <w:r>
              <w:rPr>
                <w:noProof/>
              </w:rPr>
              <w:tab/>
            </w:r>
            <w:r w:rsidRPr="00E86A9F">
              <w:rPr>
                <w:rStyle w:val="Hypertextovodkaz"/>
                <w:rFonts w:ascii="Times New Roman" w:hAnsi="Times New Roman" w:cs="Times New Roman"/>
                <w:b/>
                <w:noProof/>
                <w:lang w:val="la-Latn"/>
              </w:rPr>
              <w:t>Verkürzte Datierungszeile der Admonitio generalis (a. 789), 310v</w:t>
            </w:r>
            <w:r>
              <w:rPr>
                <w:noProof/>
                <w:webHidden/>
              </w:rPr>
              <w:tab/>
            </w:r>
            <w:r>
              <w:rPr>
                <w:noProof/>
                <w:webHidden/>
              </w:rPr>
              <w:fldChar w:fldCharType="begin"/>
            </w:r>
            <w:r>
              <w:rPr>
                <w:noProof/>
                <w:webHidden/>
              </w:rPr>
              <w:instrText xml:space="preserve"> PAGEREF _Toc194615244 \h </w:instrText>
            </w:r>
            <w:r>
              <w:rPr>
                <w:noProof/>
                <w:webHidden/>
              </w:rPr>
            </w:r>
            <w:r>
              <w:rPr>
                <w:noProof/>
                <w:webHidden/>
              </w:rPr>
              <w:fldChar w:fldCharType="separate"/>
            </w:r>
            <w:r w:rsidR="0062279C">
              <w:rPr>
                <w:noProof/>
                <w:webHidden/>
              </w:rPr>
              <w:t>269</w:t>
            </w:r>
            <w:r>
              <w:rPr>
                <w:noProof/>
                <w:webHidden/>
              </w:rPr>
              <w:fldChar w:fldCharType="end"/>
            </w:r>
          </w:hyperlink>
        </w:p>
        <w:p w14:paraId="2FAE52D5" w14:textId="03FA1A09" w:rsidR="009B62F1" w:rsidRDefault="009B62F1">
          <w:pPr>
            <w:pStyle w:val="Obsah1"/>
            <w:tabs>
              <w:tab w:val="left" w:pos="720"/>
              <w:tab w:val="right" w:leader="dot" w:pos="9062"/>
            </w:tabs>
            <w:rPr>
              <w:noProof/>
            </w:rPr>
          </w:pPr>
          <w:hyperlink w:anchor="_Toc194615245" w:history="1">
            <w:r w:rsidRPr="00E86A9F">
              <w:rPr>
                <w:rStyle w:val="Hypertextovodkaz"/>
                <w:rFonts w:ascii="Times New Roman" w:hAnsi="Times New Roman" w:cs="Times New Roman"/>
                <w:b/>
                <w:noProof/>
                <w:lang w:val="la-Latn"/>
              </w:rPr>
              <w:t>73.</w:t>
            </w:r>
            <w:r>
              <w:rPr>
                <w:noProof/>
              </w:rPr>
              <w:tab/>
            </w:r>
            <w:r w:rsidRPr="00E86A9F">
              <w:rPr>
                <w:rStyle w:val="Hypertextovodkaz"/>
                <w:rFonts w:ascii="Times New Roman" w:hAnsi="Times New Roman" w:cs="Times New Roman"/>
                <w:b/>
                <w:noProof/>
                <w:lang w:val="la-Latn"/>
              </w:rPr>
              <w:t>Duplex capitulare missorum (a. 789?), cc. 2, 4, 6, 10, 15, 16, 18, 20, 23, 25, 30-34 und 36, 310v-311r</w:t>
            </w:r>
            <w:r>
              <w:rPr>
                <w:noProof/>
                <w:webHidden/>
              </w:rPr>
              <w:tab/>
            </w:r>
            <w:r>
              <w:rPr>
                <w:noProof/>
                <w:webHidden/>
              </w:rPr>
              <w:fldChar w:fldCharType="begin"/>
            </w:r>
            <w:r>
              <w:rPr>
                <w:noProof/>
                <w:webHidden/>
              </w:rPr>
              <w:instrText xml:space="preserve"> PAGEREF _Toc194615245 \h </w:instrText>
            </w:r>
            <w:r>
              <w:rPr>
                <w:noProof/>
                <w:webHidden/>
              </w:rPr>
            </w:r>
            <w:r>
              <w:rPr>
                <w:noProof/>
                <w:webHidden/>
              </w:rPr>
              <w:fldChar w:fldCharType="separate"/>
            </w:r>
            <w:r w:rsidR="0062279C">
              <w:rPr>
                <w:noProof/>
                <w:webHidden/>
              </w:rPr>
              <w:t>269</w:t>
            </w:r>
            <w:r>
              <w:rPr>
                <w:noProof/>
                <w:webHidden/>
              </w:rPr>
              <w:fldChar w:fldCharType="end"/>
            </w:r>
          </w:hyperlink>
        </w:p>
        <w:p w14:paraId="4DAC7884" w14:textId="31DDFD11" w:rsidR="009B62F1" w:rsidRDefault="009B62F1">
          <w:pPr>
            <w:pStyle w:val="Obsah1"/>
            <w:tabs>
              <w:tab w:val="left" w:pos="720"/>
              <w:tab w:val="right" w:leader="dot" w:pos="9062"/>
            </w:tabs>
            <w:rPr>
              <w:noProof/>
            </w:rPr>
          </w:pPr>
          <w:hyperlink w:anchor="_Toc194615246" w:history="1">
            <w:r w:rsidRPr="00E86A9F">
              <w:rPr>
                <w:rStyle w:val="Hypertextovodkaz"/>
                <w:rFonts w:ascii="Times New Roman" w:hAnsi="Times New Roman" w:cs="Times New Roman"/>
                <w:b/>
                <w:noProof/>
                <w:lang w:val="la-Latn"/>
              </w:rPr>
              <w:t>74.</w:t>
            </w:r>
            <w:r>
              <w:rPr>
                <w:noProof/>
              </w:rPr>
              <w:tab/>
            </w:r>
            <w:r w:rsidRPr="00E86A9F">
              <w:rPr>
                <w:rStyle w:val="Hypertextovodkaz"/>
                <w:rFonts w:ascii="Times New Roman" w:hAnsi="Times New Roman" w:cs="Times New Roman"/>
                <w:b/>
                <w:noProof/>
                <w:lang w:val="la-Latn"/>
              </w:rPr>
              <w:t>Karoli Magni capitulare Italicum (a. 787?), cc. 2-5, 311r-v</w:t>
            </w:r>
            <w:r>
              <w:rPr>
                <w:noProof/>
                <w:webHidden/>
              </w:rPr>
              <w:tab/>
            </w:r>
            <w:r>
              <w:rPr>
                <w:noProof/>
                <w:webHidden/>
              </w:rPr>
              <w:fldChar w:fldCharType="begin"/>
            </w:r>
            <w:r>
              <w:rPr>
                <w:noProof/>
                <w:webHidden/>
              </w:rPr>
              <w:instrText xml:space="preserve"> PAGEREF _Toc194615246 \h </w:instrText>
            </w:r>
            <w:r>
              <w:rPr>
                <w:noProof/>
                <w:webHidden/>
              </w:rPr>
            </w:r>
            <w:r>
              <w:rPr>
                <w:noProof/>
                <w:webHidden/>
              </w:rPr>
              <w:fldChar w:fldCharType="separate"/>
            </w:r>
            <w:r w:rsidR="0062279C">
              <w:rPr>
                <w:noProof/>
                <w:webHidden/>
              </w:rPr>
              <w:t>271</w:t>
            </w:r>
            <w:r>
              <w:rPr>
                <w:noProof/>
                <w:webHidden/>
              </w:rPr>
              <w:fldChar w:fldCharType="end"/>
            </w:r>
          </w:hyperlink>
        </w:p>
        <w:p w14:paraId="6C983033" w14:textId="0365E617" w:rsidR="009B62F1" w:rsidRDefault="009B62F1">
          <w:pPr>
            <w:pStyle w:val="Obsah1"/>
            <w:tabs>
              <w:tab w:val="left" w:pos="720"/>
              <w:tab w:val="right" w:leader="dot" w:pos="9062"/>
            </w:tabs>
            <w:rPr>
              <w:noProof/>
            </w:rPr>
          </w:pPr>
          <w:hyperlink w:anchor="_Toc194615247" w:history="1">
            <w:r w:rsidRPr="00E86A9F">
              <w:rPr>
                <w:rStyle w:val="Hypertextovodkaz"/>
                <w:rFonts w:ascii="Times New Roman" w:hAnsi="Times New Roman" w:cs="Times New Roman"/>
                <w:b/>
                <w:noProof/>
                <w:lang w:val="la-Latn"/>
              </w:rPr>
              <w:t>75.</w:t>
            </w:r>
            <w:r>
              <w:rPr>
                <w:noProof/>
              </w:rPr>
              <w:tab/>
            </w:r>
            <w:r w:rsidRPr="00E86A9F">
              <w:rPr>
                <w:rStyle w:val="Hypertextovodkaz"/>
                <w:rFonts w:ascii="Times New Roman" w:hAnsi="Times New Roman" w:cs="Times New Roman"/>
                <w:b/>
                <w:noProof/>
                <w:lang w:val="la-Latn"/>
              </w:rPr>
              <w:t>Pippini Italiae regis capitulare Papiense (a. 787), Inskription, cc. 2, 4, 5, 14, 311v-312v</w:t>
            </w:r>
            <w:r>
              <w:rPr>
                <w:noProof/>
                <w:webHidden/>
              </w:rPr>
              <w:tab/>
            </w:r>
            <w:r>
              <w:rPr>
                <w:noProof/>
                <w:webHidden/>
              </w:rPr>
              <w:fldChar w:fldCharType="begin"/>
            </w:r>
            <w:r>
              <w:rPr>
                <w:noProof/>
                <w:webHidden/>
              </w:rPr>
              <w:instrText xml:space="preserve"> PAGEREF _Toc194615247 \h </w:instrText>
            </w:r>
            <w:r>
              <w:rPr>
                <w:noProof/>
                <w:webHidden/>
              </w:rPr>
            </w:r>
            <w:r>
              <w:rPr>
                <w:noProof/>
                <w:webHidden/>
              </w:rPr>
              <w:fldChar w:fldCharType="separate"/>
            </w:r>
            <w:r w:rsidR="0062279C">
              <w:rPr>
                <w:noProof/>
                <w:webHidden/>
              </w:rPr>
              <w:t>272</w:t>
            </w:r>
            <w:r>
              <w:rPr>
                <w:noProof/>
                <w:webHidden/>
              </w:rPr>
              <w:fldChar w:fldCharType="end"/>
            </w:r>
          </w:hyperlink>
        </w:p>
        <w:p w14:paraId="257E02F9" w14:textId="56631806" w:rsidR="009B62F1" w:rsidRDefault="009B62F1">
          <w:pPr>
            <w:pStyle w:val="Obsah1"/>
            <w:tabs>
              <w:tab w:val="left" w:pos="720"/>
              <w:tab w:val="right" w:leader="dot" w:pos="9062"/>
            </w:tabs>
            <w:rPr>
              <w:noProof/>
            </w:rPr>
          </w:pPr>
          <w:hyperlink w:anchor="_Toc194615248" w:history="1">
            <w:r w:rsidRPr="00E86A9F">
              <w:rPr>
                <w:rStyle w:val="Hypertextovodkaz"/>
                <w:rFonts w:ascii="Times New Roman" w:hAnsi="Times New Roman" w:cs="Times New Roman"/>
                <w:b/>
                <w:noProof/>
                <w:lang w:val="la-Latn"/>
              </w:rPr>
              <w:t>76.</w:t>
            </w:r>
            <w:r>
              <w:rPr>
                <w:noProof/>
              </w:rPr>
              <w:tab/>
            </w:r>
            <w:r w:rsidRPr="00E86A9F">
              <w:rPr>
                <w:rStyle w:val="Hypertextovodkaz"/>
                <w:rFonts w:ascii="Times New Roman" w:hAnsi="Times New Roman" w:cs="Times New Roman"/>
                <w:b/>
                <w:noProof/>
                <w:lang w:val="la-Latn"/>
              </w:rPr>
              <w:t>Capitulare Italicum (a. 801), cc. 3, 4, 7, 5, 312v-313r</w:t>
            </w:r>
            <w:r>
              <w:rPr>
                <w:noProof/>
                <w:webHidden/>
              </w:rPr>
              <w:tab/>
            </w:r>
            <w:r>
              <w:rPr>
                <w:noProof/>
                <w:webHidden/>
              </w:rPr>
              <w:fldChar w:fldCharType="begin"/>
            </w:r>
            <w:r>
              <w:rPr>
                <w:noProof/>
                <w:webHidden/>
              </w:rPr>
              <w:instrText xml:space="preserve"> PAGEREF _Toc194615248 \h </w:instrText>
            </w:r>
            <w:r>
              <w:rPr>
                <w:noProof/>
                <w:webHidden/>
              </w:rPr>
            </w:r>
            <w:r>
              <w:rPr>
                <w:noProof/>
                <w:webHidden/>
              </w:rPr>
              <w:fldChar w:fldCharType="separate"/>
            </w:r>
            <w:r w:rsidR="0062279C">
              <w:rPr>
                <w:noProof/>
                <w:webHidden/>
              </w:rPr>
              <w:t>273</w:t>
            </w:r>
            <w:r>
              <w:rPr>
                <w:noProof/>
                <w:webHidden/>
              </w:rPr>
              <w:fldChar w:fldCharType="end"/>
            </w:r>
          </w:hyperlink>
        </w:p>
        <w:p w14:paraId="6E44DA67" w14:textId="5E12297D" w:rsidR="009B62F1" w:rsidRDefault="009B62F1">
          <w:pPr>
            <w:pStyle w:val="Obsah1"/>
            <w:tabs>
              <w:tab w:val="left" w:pos="720"/>
              <w:tab w:val="right" w:leader="dot" w:pos="9062"/>
            </w:tabs>
            <w:rPr>
              <w:noProof/>
            </w:rPr>
          </w:pPr>
          <w:hyperlink w:anchor="_Toc194615249" w:history="1">
            <w:r w:rsidRPr="00E86A9F">
              <w:rPr>
                <w:rStyle w:val="Hypertextovodkaz"/>
                <w:rFonts w:ascii="Times New Roman" w:hAnsi="Times New Roman" w:cs="Times New Roman"/>
                <w:b/>
                <w:noProof/>
                <w:lang w:val="la-Latn"/>
              </w:rPr>
              <w:t>77.</w:t>
            </w:r>
            <w:r>
              <w:rPr>
                <w:noProof/>
              </w:rPr>
              <w:tab/>
            </w:r>
            <w:r w:rsidRPr="00E86A9F">
              <w:rPr>
                <w:rStyle w:val="Hypertextovodkaz"/>
                <w:rFonts w:ascii="Times New Roman" w:hAnsi="Times New Roman" w:cs="Times New Roman"/>
                <w:b/>
                <w:noProof/>
                <w:lang w:val="la-Latn"/>
              </w:rPr>
              <w:t>Capitulare Haristallense (a. 779), c. 6, 313r</w:t>
            </w:r>
            <w:r>
              <w:rPr>
                <w:noProof/>
                <w:webHidden/>
              </w:rPr>
              <w:tab/>
            </w:r>
            <w:r>
              <w:rPr>
                <w:noProof/>
                <w:webHidden/>
              </w:rPr>
              <w:fldChar w:fldCharType="begin"/>
            </w:r>
            <w:r>
              <w:rPr>
                <w:noProof/>
                <w:webHidden/>
              </w:rPr>
              <w:instrText xml:space="preserve"> PAGEREF _Toc194615249 \h </w:instrText>
            </w:r>
            <w:r>
              <w:rPr>
                <w:noProof/>
                <w:webHidden/>
              </w:rPr>
            </w:r>
            <w:r>
              <w:rPr>
                <w:noProof/>
                <w:webHidden/>
              </w:rPr>
              <w:fldChar w:fldCharType="separate"/>
            </w:r>
            <w:r w:rsidR="0062279C">
              <w:rPr>
                <w:noProof/>
                <w:webHidden/>
              </w:rPr>
              <w:t>275</w:t>
            </w:r>
            <w:r>
              <w:rPr>
                <w:noProof/>
                <w:webHidden/>
              </w:rPr>
              <w:fldChar w:fldCharType="end"/>
            </w:r>
          </w:hyperlink>
        </w:p>
        <w:p w14:paraId="627B9A5A" w14:textId="01237BB4" w:rsidR="009B62F1" w:rsidRDefault="009B62F1">
          <w:pPr>
            <w:pStyle w:val="Obsah1"/>
            <w:tabs>
              <w:tab w:val="left" w:pos="720"/>
              <w:tab w:val="right" w:leader="dot" w:pos="9062"/>
            </w:tabs>
            <w:rPr>
              <w:noProof/>
            </w:rPr>
          </w:pPr>
          <w:hyperlink w:anchor="_Toc194615250" w:history="1">
            <w:r w:rsidRPr="00E86A9F">
              <w:rPr>
                <w:rStyle w:val="Hypertextovodkaz"/>
                <w:rFonts w:ascii="Times New Roman" w:hAnsi="Times New Roman" w:cs="Times New Roman"/>
                <w:b/>
                <w:noProof/>
                <w:lang w:val="la-Latn"/>
              </w:rPr>
              <w:t>78.</w:t>
            </w:r>
            <w:r>
              <w:rPr>
                <w:noProof/>
              </w:rPr>
              <w:tab/>
            </w:r>
            <w:r w:rsidRPr="00E86A9F">
              <w:rPr>
                <w:rStyle w:val="Hypertextovodkaz"/>
                <w:rFonts w:ascii="Times New Roman" w:hAnsi="Times New Roman" w:cs="Times New Roman"/>
                <w:b/>
                <w:noProof/>
                <w:lang w:val="la-Latn"/>
              </w:rPr>
              <w:t>Capitulare Olonnense (a. 822/823), cc. 3, 4, 6, 313r-v</w:t>
            </w:r>
            <w:r>
              <w:rPr>
                <w:noProof/>
                <w:webHidden/>
              </w:rPr>
              <w:tab/>
            </w:r>
            <w:r>
              <w:rPr>
                <w:noProof/>
                <w:webHidden/>
              </w:rPr>
              <w:fldChar w:fldCharType="begin"/>
            </w:r>
            <w:r>
              <w:rPr>
                <w:noProof/>
                <w:webHidden/>
              </w:rPr>
              <w:instrText xml:space="preserve"> PAGEREF _Toc194615250 \h </w:instrText>
            </w:r>
            <w:r>
              <w:rPr>
                <w:noProof/>
                <w:webHidden/>
              </w:rPr>
            </w:r>
            <w:r>
              <w:rPr>
                <w:noProof/>
                <w:webHidden/>
              </w:rPr>
              <w:fldChar w:fldCharType="separate"/>
            </w:r>
            <w:r w:rsidR="0062279C">
              <w:rPr>
                <w:noProof/>
                <w:webHidden/>
              </w:rPr>
              <w:t>276</w:t>
            </w:r>
            <w:r>
              <w:rPr>
                <w:noProof/>
                <w:webHidden/>
              </w:rPr>
              <w:fldChar w:fldCharType="end"/>
            </w:r>
          </w:hyperlink>
        </w:p>
        <w:p w14:paraId="3ADD4F21" w14:textId="35ADBDA3" w:rsidR="009B62F1" w:rsidRDefault="009B62F1">
          <w:pPr>
            <w:pStyle w:val="Obsah1"/>
            <w:tabs>
              <w:tab w:val="left" w:pos="720"/>
              <w:tab w:val="right" w:leader="dot" w:pos="9062"/>
            </w:tabs>
            <w:rPr>
              <w:noProof/>
            </w:rPr>
          </w:pPr>
          <w:hyperlink w:anchor="_Toc194615251" w:history="1">
            <w:r w:rsidRPr="00E86A9F">
              <w:rPr>
                <w:rStyle w:val="Hypertextovodkaz"/>
                <w:rFonts w:ascii="Times New Roman" w:hAnsi="Times New Roman" w:cs="Times New Roman"/>
                <w:b/>
                <w:noProof/>
                <w:lang w:val="la-Latn"/>
              </w:rPr>
              <w:t>79.</w:t>
            </w:r>
            <w:r>
              <w:rPr>
                <w:noProof/>
              </w:rPr>
              <w:tab/>
            </w:r>
            <w:r w:rsidRPr="00E86A9F">
              <w:rPr>
                <w:rStyle w:val="Hypertextovodkaz"/>
                <w:rFonts w:ascii="Times New Roman" w:hAnsi="Times New Roman" w:cs="Times New Roman"/>
                <w:b/>
                <w:noProof/>
                <w:lang w:val="la-Latn"/>
              </w:rPr>
              <w:t>Capitulare Olonnense ecclesiasticum primum (a. 825), cc. 1, 4, 5, 8, 10, 313v-314r</w:t>
            </w:r>
            <w:r>
              <w:rPr>
                <w:noProof/>
                <w:webHidden/>
              </w:rPr>
              <w:tab/>
            </w:r>
            <w:r>
              <w:rPr>
                <w:noProof/>
                <w:webHidden/>
              </w:rPr>
              <w:fldChar w:fldCharType="begin"/>
            </w:r>
            <w:r>
              <w:rPr>
                <w:noProof/>
                <w:webHidden/>
              </w:rPr>
              <w:instrText xml:space="preserve"> PAGEREF _Toc194615251 \h </w:instrText>
            </w:r>
            <w:r>
              <w:rPr>
                <w:noProof/>
                <w:webHidden/>
              </w:rPr>
            </w:r>
            <w:r>
              <w:rPr>
                <w:noProof/>
                <w:webHidden/>
              </w:rPr>
              <w:fldChar w:fldCharType="separate"/>
            </w:r>
            <w:r w:rsidR="0062279C">
              <w:rPr>
                <w:noProof/>
                <w:webHidden/>
              </w:rPr>
              <w:t>277</w:t>
            </w:r>
            <w:r>
              <w:rPr>
                <w:noProof/>
                <w:webHidden/>
              </w:rPr>
              <w:fldChar w:fldCharType="end"/>
            </w:r>
          </w:hyperlink>
        </w:p>
        <w:p w14:paraId="5731760F" w14:textId="6A1C5D07" w:rsidR="009B62F1" w:rsidRDefault="009B62F1">
          <w:pPr>
            <w:pStyle w:val="Obsah1"/>
            <w:tabs>
              <w:tab w:val="left" w:pos="720"/>
              <w:tab w:val="right" w:leader="dot" w:pos="9062"/>
            </w:tabs>
            <w:rPr>
              <w:noProof/>
            </w:rPr>
          </w:pPr>
          <w:hyperlink w:anchor="_Toc194615252" w:history="1">
            <w:r w:rsidRPr="00E86A9F">
              <w:rPr>
                <w:rStyle w:val="Hypertextovodkaz"/>
                <w:rFonts w:ascii="Times New Roman" w:hAnsi="Times New Roman" w:cs="Times New Roman"/>
                <w:b/>
                <w:noProof/>
                <w:lang w:val="la-Latn"/>
              </w:rPr>
              <w:t>80.</w:t>
            </w:r>
            <w:r>
              <w:rPr>
                <w:noProof/>
              </w:rPr>
              <w:tab/>
            </w:r>
            <w:r w:rsidRPr="00E86A9F">
              <w:rPr>
                <w:rStyle w:val="Hypertextovodkaz"/>
                <w:rFonts w:ascii="Times New Roman" w:hAnsi="Times New Roman" w:cs="Times New Roman"/>
                <w:b/>
                <w:noProof/>
                <w:lang w:val="la-Latn"/>
              </w:rPr>
              <w:t>Capitulare Olonnense mundanum (a. 825), c. - c. 12, 314r-315v</w:t>
            </w:r>
            <w:r>
              <w:rPr>
                <w:noProof/>
                <w:webHidden/>
              </w:rPr>
              <w:tab/>
            </w:r>
            <w:r>
              <w:rPr>
                <w:noProof/>
                <w:webHidden/>
              </w:rPr>
              <w:fldChar w:fldCharType="begin"/>
            </w:r>
            <w:r>
              <w:rPr>
                <w:noProof/>
                <w:webHidden/>
              </w:rPr>
              <w:instrText xml:space="preserve"> PAGEREF _Toc194615252 \h </w:instrText>
            </w:r>
            <w:r>
              <w:rPr>
                <w:noProof/>
                <w:webHidden/>
              </w:rPr>
            </w:r>
            <w:r>
              <w:rPr>
                <w:noProof/>
                <w:webHidden/>
              </w:rPr>
              <w:fldChar w:fldCharType="separate"/>
            </w:r>
            <w:r w:rsidR="0062279C">
              <w:rPr>
                <w:noProof/>
                <w:webHidden/>
              </w:rPr>
              <w:t>278</w:t>
            </w:r>
            <w:r>
              <w:rPr>
                <w:noProof/>
                <w:webHidden/>
              </w:rPr>
              <w:fldChar w:fldCharType="end"/>
            </w:r>
          </w:hyperlink>
        </w:p>
        <w:p w14:paraId="1F8B0BD2" w14:textId="25D7D624" w:rsidR="009B62F1" w:rsidRDefault="009B62F1">
          <w:pPr>
            <w:pStyle w:val="Obsah1"/>
            <w:tabs>
              <w:tab w:val="left" w:pos="720"/>
              <w:tab w:val="right" w:leader="dot" w:pos="9062"/>
            </w:tabs>
            <w:rPr>
              <w:noProof/>
            </w:rPr>
          </w:pPr>
          <w:hyperlink w:anchor="_Toc194615253" w:history="1">
            <w:r w:rsidRPr="00E86A9F">
              <w:rPr>
                <w:rStyle w:val="Hypertextovodkaz"/>
                <w:rFonts w:ascii="Times New Roman" w:hAnsi="Times New Roman" w:cs="Times New Roman"/>
                <w:b/>
                <w:noProof/>
                <w:lang w:val="la-Latn"/>
              </w:rPr>
              <w:t>81.</w:t>
            </w:r>
            <w:r>
              <w:rPr>
                <w:noProof/>
              </w:rPr>
              <w:tab/>
            </w:r>
            <w:r w:rsidRPr="00E86A9F">
              <w:rPr>
                <w:rStyle w:val="Hypertextovodkaz"/>
                <w:rFonts w:ascii="Times New Roman" w:hAnsi="Times New Roman" w:cs="Times New Roman"/>
                <w:b/>
                <w:noProof/>
                <w:lang w:val="la-Latn"/>
              </w:rPr>
              <w:t>Episcoporum ad Hludowicum imperatorem relatio (a. 829), Einleitung und cc. 1-39, 315v-330v</w:t>
            </w:r>
            <w:r>
              <w:rPr>
                <w:noProof/>
                <w:webHidden/>
              </w:rPr>
              <w:tab/>
            </w:r>
            <w:r>
              <w:rPr>
                <w:noProof/>
                <w:webHidden/>
              </w:rPr>
              <w:fldChar w:fldCharType="begin"/>
            </w:r>
            <w:r>
              <w:rPr>
                <w:noProof/>
                <w:webHidden/>
              </w:rPr>
              <w:instrText xml:space="preserve"> PAGEREF _Toc194615253 \h </w:instrText>
            </w:r>
            <w:r>
              <w:rPr>
                <w:noProof/>
                <w:webHidden/>
              </w:rPr>
            </w:r>
            <w:r>
              <w:rPr>
                <w:noProof/>
                <w:webHidden/>
              </w:rPr>
              <w:fldChar w:fldCharType="separate"/>
            </w:r>
            <w:r w:rsidR="0062279C">
              <w:rPr>
                <w:noProof/>
                <w:webHidden/>
              </w:rPr>
              <w:t>280</w:t>
            </w:r>
            <w:r>
              <w:rPr>
                <w:noProof/>
                <w:webHidden/>
              </w:rPr>
              <w:fldChar w:fldCharType="end"/>
            </w:r>
          </w:hyperlink>
        </w:p>
        <w:p w14:paraId="35E2F9F6" w14:textId="56DB2E2A" w:rsidR="009B62F1" w:rsidRDefault="009B62F1">
          <w:r>
            <w:rPr>
              <w:b/>
              <w:bCs/>
              <w:lang w:val="cs-CZ"/>
            </w:rPr>
            <w:fldChar w:fldCharType="end"/>
          </w:r>
        </w:p>
      </w:sdtContent>
    </w:sdt>
    <w:p w14:paraId="1A59BC10" w14:textId="77777777" w:rsidR="003D0813" w:rsidRPr="007A06F5" w:rsidRDefault="003D0813">
      <w:pPr>
        <w:rPr>
          <w:rFonts w:ascii="Times New Roman" w:hAnsi="Times New Roman" w:cs="Times New Roman"/>
          <w:lang w:val="la-Latn"/>
        </w:rPr>
      </w:pPr>
    </w:p>
    <w:p w14:paraId="68C7869D" w14:textId="77777777" w:rsidR="003005A0" w:rsidRPr="007A06F5" w:rsidRDefault="003005A0" w:rsidP="00450DB4">
      <w:pPr>
        <w:spacing w:after="120" w:line="240" w:lineRule="auto"/>
        <w:rPr>
          <w:rFonts w:ascii="Times New Roman" w:hAnsi="Times New Roman" w:cs="Times New Roman"/>
          <w:lang w:val="la-Latn"/>
        </w:rPr>
      </w:pPr>
    </w:p>
    <w:p w14:paraId="799640CD" w14:textId="77777777" w:rsidR="00BA5266"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1" w:name="_Toc194615173"/>
      <w:r w:rsidRPr="007A06F5">
        <w:rPr>
          <w:rFonts w:ascii="Times New Roman" w:hAnsi="Times New Roman" w:cs="Times New Roman"/>
          <w:b/>
          <w:color w:val="000000" w:themeColor="text1"/>
          <w:sz w:val="28"/>
          <w:szCs w:val="28"/>
          <w:lang w:val="la-Latn"/>
        </w:rPr>
        <w:t xml:space="preserve">Inhaltsverzeichnis zur Hs. bis c. 22 der 72-Kapitel-Sammlung (foll. 314v-315r), </w:t>
      </w:r>
      <w:r w:rsidR="00BA5266" w:rsidRPr="007A06F5">
        <w:rPr>
          <w:rFonts w:ascii="Times New Roman" w:hAnsi="Times New Roman" w:cs="Times New Roman"/>
          <w:b/>
          <w:color w:val="000000" w:themeColor="text1"/>
          <w:sz w:val="28"/>
          <w:szCs w:val="28"/>
          <w:lang w:val="la-Latn"/>
        </w:rPr>
        <w:t>1-29v</w:t>
      </w:r>
      <w:bookmarkEnd w:id="11"/>
    </w:p>
    <w:p w14:paraId="2BB5883D" w14:textId="30D407F3" w:rsidR="00366644" w:rsidRPr="007A06F5" w:rsidRDefault="00366644" w:rsidP="009C13CB">
      <w:pPr>
        <w:spacing w:after="120" w:line="240" w:lineRule="auto"/>
        <w:rPr>
          <w:rFonts w:ascii="Times New Roman" w:hAnsi="Times New Roman" w:cs="Times New Roman"/>
          <w:lang w:val="la-Latn"/>
        </w:rPr>
      </w:pPr>
      <w:r w:rsidRPr="007A06F5">
        <w:rPr>
          <w:rFonts w:ascii="Times New Roman" w:hAnsi="Times New Roman" w:cs="Times New Roman"/>
          <w:lang w:val="la-Latn"/>
        </w:rPr>
        <w:t>Kottje, Die Bußbücher Halitgars von Cambrai und des Hrabanus Maurus: Ihre</w:t>
      </w:r>
      <w:r w:rsidR="005D4A29" w:rsidRPr="007A06F5">
        <w:rPr>
          <w:rFonts w:ascii="Times New Roman" w:hAnsi="Times New Roman" w:cs="Times New Roman"/>
          <w:lang w:val="la-Latn"/>
        </w:rPr>
        <w:t>.</w:t>
      </w:r>
      <w:r w:rsidRPr="007A06F5">
        <w:rPr>
          <w:rFonts w:ascii="Times New Roman" w:hAnsi="Times New Roman" w:cs="Times New Roman"/>
          <w:lang w:val="la-Latn"/>
        </w:rPr>
        <w:t>.., 56, 256; Bishops, Texts and the Use of Canon Law around 1100: Essays in Honour of..., ed.</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C. Brasington,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Mordek, Kirchenrecht und Reform im Frankenreich: Die Collectio Vetus Gallica, die</w:t>
      </w:r>
      <w:r w:rsidR="005D4A29" w:rsidRPr="007A06F5">
        <w:rPr>
          <w:rFonts w:ascii="Times New Roman" w:hAnsi="Times New Roman" w:cs="Times New Roman"/>
          <w:lang w:val="la-Latn"/>
        </w:rPr>
        <w:t>.</w:t>
      </w:r>
      <w:r w:rsidRPr="007A06F5">
        <w:rPr>
          <w:rFonts w:ascii="Times New Roman" w:hAnsi="Times New Roman" w:cs="Times New Roman"/>
          <w:lang w:val="la-Latn"/>
        </w:rPr>
        <w:t>.. 135an.</w:t>
      </w:r>
    </w:p>
    <w:p w14:paraId="6A0BA3C7" w14:textId="3F445983" w:rsidR="00274940" w:rsidRPr="007A06F5" w:rsidRDefault="002749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 CAPITULA LIBRI PRIMI PENITENTIALIS./</w:t>
      </w:r>
    </w:p>
    <w:p w14:paraId="1AE397D5" w14:textId="1175A72E" w:rsidR="00987430" w:rsidRPr="007A06F5" w:rsidRDefault="002749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Vt penintentii temporam</w:t>
      </w:r>
      <w:r w:rsidR="009042C7" w:rsidRPr="007A06F5">
        <w:rPr>
          <w:rFonts w:ascii="Times New Roman" w:hAnsi="Times New Roman" w:cs="Times New Roman"/>
          <w:lang w:val="la-Latn"/>
        </w:rPr>
        <w:t>.</w:t>
      </w:r>
      <w:r w:rsidRPr="007A06F5">
        <w:rPr>
          <w:rFonts w:ascii="Times New Roman" w:hAnsi="Times New Roman" w:cs="Times New Roman"/>
          <w:lang w:val="la-Latn"/>
        </w:rPr>
        <w:t>ta qualitatem peccati</w:t>
      </w:r>
      <w:r w:rsidR="009042C7" w:rsidRPr="007A06F5">
        <w:rPr>
          <w:rFonts w:ascii="Times New Roman" w:hAnsi="Times New Roman" w:cs="Times New Roman"/>
          <w:lang w:val="la-Latn"/>
        </w:rPr>
        <w:t>.</w:t>
      </w:r>
      <w:r w:rsidRPr="007A06F5">
        <w:rPr>
          <w:rFonts w:ascii="Times New Roman" w:hAnsi="Times New Roman" w:cs="Times New Roman"/>
          <w:lang w:val="la-Latn"/>
        </w:rPr>
        <w:t>cei. natit,/ quod nulli sit ultima penitentia deneganda yncump et</w:t>
      </w:r>
      <w:r w:rsidR="005D4A29" w:rsidRPr="007A06F5">
        <w:rPr>
          <w:rFonts w:ascii="Times New Roman" w:hAnsi="Times New Roman" w:cs="Times New Roman"/>
          <w:lang w:val="la-Latn"/>
        </w:rPr>
        <w:t>.</w:t>
      </w:r>
      <w:r w:rsidRPr="007A06F5">
        <w:rPr>
          <w:rFonts w:ascii="Times New Roman" w:hAnsi="Times New Roman" w:cs="Times New Roman"/>
          <w:lang w:val="la-Latn"/>
        </w:rPr>
        <w:t>./</w:t>
      </w:r>
      <w:r w:rsidR="004C6EF7" w:rsidRPr="007A06F5">
        <w:rPr>
          <w:rFonts w:ascii="Times New Roman" w:hAnsi="Times New Roman" w:cs="Times New Roman"/>
          <w:lang w:val="la-Latn"/>
        </w:rPr>
        <w:t xml:space="preserve"> </w:t>
      </w:r>
      <w:r w:rsidRPr="007A06F5">
        <w:rPr>
          <w:rFonts w:ascii="Times New Roman" w:hAnsi="Times New Roman" w:cs="Times New Roman"/>
          <w:lang w:val="la-Latn"/>
        </w:rPr>
        <w:t>…chis qui necessitate morus uirginni… pen</w:t>
      </w:r>
      <w:r w:rsidR="00987430" w:rsidRPr="007A06F5">
        <w:rPr>
          <w:rFonts w:ascii="Times New Roman" w:hAnsi="Times New Roman" w:cs="Times New Roman"/>
          <w:lang w:val="la-Latn"/>
        </w:rPr>
        <w:t>intenciam</w:t>
      </w:r>
      <w:r w:rsidRPr="007A06F5">
        <w:rPr>
          <w:rFonts w:ascii="Times New Roman" w:hAnsi="Times New Roman" w:cs="Times New Roman"/>
          <w:lang w:val="la-Latn"/>
        </w:rPr>
        <w:t xml:space="preserve"> simul…/</w:t>
      </w:r>
      <w:r w:rsidR="00987430" w:rsidRPr="007A06F5">
        <w:rPr>
          <w:rFonts w:ascii="Times New Roman" w:hAnsi="Times New Roman" w:cs="Times New Roman"/>
          <w:lang w:val="la-Latn"/>
        </w:rPr>
        <w:t>…………. Agire differe</w:t>
      </w:r>
      <w:r w:rsidR="005D4A29" w:rsidRPr="007A06F5">
        <w:rPr>
          <w:rFonts w:ascii="Times New Roman" w:hAnsi="Times New Roman" w:cs="Times New Roman"/>
          <w:lang w:val="la-Latn"/>
        </w:rPr>
        <w:t>.</w:t>
      </w:r>
      <w:r w:rsidR="00987430" w:rsidRPr="007A06F5">
        <w:rPr>
          <w:rFonts w:ascii="Times New Roman" w:hAnsi="Times New Roman" w:cs="Times New Roman"/>
          <w:lang w:val="la-Latn"/>
        </w:rPr>
        <w:t>. lienis abstinere/ Quid</w:t>
      </w:r>
      <w:r w:rsidR="004C6EF7" w:rsidRPr="007A06F5">
        <w:rPr>
          <w:rFonts w:ascii="Times New Roman" w:hAnsi="Times New Roman" w:cs="Times New Roman"/>
          <w:lang w:val="la-Latn"/>
        </w:rPr>
        <w:t xml:space="preserve"> </w:t>
      </w:r>
      <w:r w:rsidR="00987430" w:rsidRPr="007A06F5">
        <w:rPr>
          <w:rFonts w:ascii="Times New Roman" w:hAnsi="Times New Roman" w:cs="Times New Roman"/>
          <w:lang w:val="la-Latn"/>
        </w:rPr>
        <w:t>oposte. …ugni ab inlitis uenia poset</w:t>
      </w:r>
      <w:r w:rsidR="005D4A29" w:rsidRPr="007A06F5">
        <w:rPr>
          <w:rFonts w:ascii="Times New Roman" w:hAnsi="Times New Roman" w:cs="Times New Roman"/>
          <w:lang w:val="la-Latn"/>
        </w:rPr>
        <w:t>.</w:t>
      </w:r>
      <w:r w:rsidR="00987430" w:rsidRPr="007A06F5">
        <w:rPr>
          <w:rFonts w:ascii="Times New Roman" w:hAnsi="Times New Roman" w:cs="Times New Roman"/>
          <w:lang w:val="la-Latn"/>
        </w:rPr>
        <w:t>ia a multis/ Quod pe..zioni milla lucri negotia ei nisex…exercere</w:t>
      </w:r>
      <w:r w:rsidR="005D4A29" w:rsidRPr="007A06F5">
        <w:rPr>
          <w:rFonts w:ascii="Times New Roman" w:hAnsi="Times New Roman" w:cs="Times New Roman"/>
          <w:lang w:val="la-Latn"/>
        </w:rPr>
        <w:t>.</w:t>
      </w:r>
      <w:r w:rsidR="00987430" w:rsidRPr="007A06F5">
        <w:rPr>
          <w:rFonts w:ascii="Times New Roman" w:hAnsi="Times New Roman" w:cs="Times New Roman"/>
          <w:lang w:val="la-Latn"/>
        </w:rPr>
        <w:t xml:space="preserve">ueniat/ IIII Quod </w:t>
      </w:r>
      <w:r w:rsidR="00987430" w:rsidRPr="007A06F5">
        <w:rPr>
          <w:rFonts w:ascii="Times New Roman" w:hAnsi="Times New Roman" w:cs="Times New Roman"/>
          <w:vertAlign w:val="superscript"/>
          <w:lang w:val="la-Latn"/>
        </w:rPr>
        <w:t>acb</w:t>
      </w:r>
      <w:r w:rsidR="00987430" w:rsidRPr="007A06F5">
        <w:rPr>
          <w:rFonts w:ascii="Times New Roman" w:hAnsi="Times New Roman" w:cs="Times New Roman"/>
          <w:lang w:val="la-Latn"/>
        </w:rPr>
        <w:t xml:space="preserve"> militiam secularem post penitentiam non ded.bra… redere/ … his qui penitentiam minime seruauerunt, et </w:t>
      </w:r>
      <w:commentRangeStart w:id="12"/>
      <w:r w:rsidR="00987430" w:rsidRPr="007A06F5">
        <w:rPr>
          <w:rFonts w:ascii="Times New Roman" w:hAnsi="Times New Roman" w:cs="Times New Roman"/>
          <w:vertAlign w:val="superscript"/>
          <w:lang w:val="la-Latn"/>
        </w:rPr>
        <w:t>suplicationibus sibi</w:t>
      </w:r>
      <w:commentRangeEnd w:id="12"/>
      <w:r w:rsidR="00987430" w:rsidRPr="007A06F5">
        <w:rPr>
          <w:rStyle w:val="Odkaznakoment"/>
          <w:rFonts w:ascii="Times New Roman" w:hAnsi="Times New Roman" w:cs="Times New Roman"/>
          <w:lang w:val="la-Latn"/>
        </w:rPr>
        <w:commentReference w:id="12"/>
      </w:r>
      <w:r w:rsidR="00987430" w:rsidRPr="007A06F5">
        <w:rPr>
          <w:rFonts w:ascii="Times New Roman" w:hAnsi="Times New Roman" w:cs="Times New Roman"/>
          <w:lang w:val="la-Latn"/>
        </w:rPr>
        <w:t xml:space="preserve"> inposition</w:t>
      </w:r>
      <w:r w:rsidR="00F95C83" w:rsidRPr="007A06F5">
        <w:rPr>
          <w:rFonts w:ascii="Times New Roman" w:hAnsi="Times New Roman" w:cs="Times New Roman"/>
          <w:lang w:val="la-Latn"/>
        </w:rPr>
        <w:t>. eorum/</w:t>
      </w:r>
      <w:r w:rsidR="005D4A29" w:rsidRPr="007A06F5">
        <w:rPr>
          <w:rFonts w:ascii="Times New Roman" w:hAnsi="Times New Roman" w:cs="Times New Roman"/>
          <w:lang w:val="la-Latn"/>
        </w:rPr>
        <w:t>.</w:t>
      </w:r>
      <w:r w:rsidR="00F95C83" w:rsidRPr="007A06F5">
        <w:rPr>
          <w:rFonts w:ascii="Times New Roman" w:hAnsi="Times New Roman" w:cs="Times New Roman"/>
          <w:lang w:val="la-Latn"/>
        </w:rPr>
        <w:t>..ere medio penitentię et quod absolutio penitenti..../ de his qui communiionem tempore mortis exposciunt, aut si disperat/ et confe...tur/ communionem</w:t>
      </w:r>
      <w:r w:rsidR="005D4A29" w:rsidRPr="007A06F5">
        <w:rPr>
          <w:rFonts w:ascii="Times New Roman" w:hAnsi="Times New Roman" w:cs="Times New Roman"/>
          <w:lang w:val="la-Latn"/>
        </w:rPr>
        <w:t>.</w:t>
      </w:r>
      <w:r w:rsidR="00F95C83" w:rsidRPr="007A06F5">
        <w:rPr>
          <w:rFonts w:ascii="Times New Roman" w:hAnsi="Times New Roman" w:cs="Times New Roman"/>
          <w:lang w:val="la-Latn"/>
        </w:rPr>
        <w:t>erum conualuerit/</w:t>
      </w:r>
      <w:r w:rsidR="005D4A29" w:rsidRPr="007A06F5">
        <w:rPr>
          <w:rFonts w:ascii="Times New Roman" w:hAnsi="Times New Roman" w:cs="Times New Roman"/>
          <w:lang w:val="la-Latn"/>
        </w:rPr>
        <w:t>.</w:t>
      </w:r>
      <w:r w:rsidR="00F95C83" w:rsidRPr="007A06F5">
        <w:rPr>
          <w:rFonts w:ascii="Times New Roman" w:hAnsi="Times New Roman" w:cs="Times New Roman"/>
          <w:lang w:val="la-Latn"/>
        </w:rPr>
        <w:t>d epen</w:t>
      </w:r>
      <w:r w:rsidR="00044DAF" w:rsidRPr="007A06F5">
        <w:rPr>
          <w:rFonts w:ascii="Times New Roman" w:hAnsi="Times New Roman" w:cs="Times New Roman"/>
          <w:lang w:val="la-Latn"/>
        </w:rPr>
        <w:t>intentibus</w:t>
      </w:r>
      <w:r w:rsidR="005D4A29" w:rsidRPr="007A06F5">
        <w:rPr>
          <w:rFonts w:ascii="Times New Roman" w:hAnsi="Times New Roman" w:cs="Times New Roman"/>
          <w:lang w:val="la-Latn"/>
        </w:rPr>
        <w:t>.</w:t>
      </w:r>
      <w:r w:rsidR="00044DAF" w:rsidRPr="007A06F5">
        <w:rPr>
          <w:rFonts w:ascii="Times New Roman" w:hAnsi="Times New Roman" w:cs="Times New Roman"/>
          <w:lang w:val="la-Latn"/>
        </w:rPr>
        <w:t xml:space="preserve">t apbris non re esse </w:t>
      </w:r>
      <w:r w:rsidR="00044DAF" w:rsidRPr="007A06F5">
        <w:rPr>
          <w:rFonts w:ascii="Times New Roman" w:hAnsi="Times New Roman" w:cs="Times New Roman"/>
          <w:highlight w:val="yellow"/>
          <w:lang w:val="la-Latn"/>
        </w:rPr>
        <w:t>cilierunt</w:t>
      </w:r>
      <w:r w:rsidR="00044DAF" w:rsidRPr="007A06F5">
        <w:rPr>
          <w:rFonts w:ascii="Times New Roman" w:hAnsi="Times New Roman" w:cs="Times New Roman"/>
          <w:lang w:val="la-Latn"/>
        </w:rPr>
        <w:t xml:space="preserve"> nisi iubente episcopo /</w:t>
      </w:r>
      <w:r w:rsidR="005D4A29" w:rsidRPr="007A06F5">
        <w:rPr>
          <w:rFonts w:ascii="Times New Roman" w:hAnsi="Times New Roman" w:cs="Times New Roman"/>
          <w:lang w:val="la-Latn"/>
        </w:rPr>
        <w:t>.</w:t>
      </w:r>
      <w:r w:rsidR="00044DAF" w:rsidRPr="007A06F5">
        <w:rPr>
          <w:rFonts w:ascii="Times New Roman" w:hAnsi="Times New Roman" w:cs="Times New Roman"/>
          <w:lang w:val="la-Latn"/>
        </w:rPr>
        <w:t>..munione prii aus et defunctis/</w:t>
      </w:r>
      <w:r w:rsidR="00B0125B" w:rsidRPr="007A06F5">
        <w:rPr>
          <w:rFonts w:ascii="Times New Roman" w:hAnsi="Times New Roman" w:cs="Times New Roman"/>
          <w:lang w:val="la-Latn"/>
        </w:rPr>
        <w:t xml:space="preserve"> his qui per diuersis</w:t>
      </w:r>
      <w:r w:rsidR="009042C7" w:rsidRPr="007A06F5">
        <w:rPr>
          <w:rFonts w:ascii="Times New Roman" w:hAnsi="Times New Roman" w:cs="Times New Roman"/>
          <w:lang w:val="la-Latn"/>
        </w:rPr>
        <w:t>.</w:t>
      </w:r>
      <w:r w:rsidR="00B0125B" w:rsidRPr="007A06F5">
        <w:rPr>
          <w:rFonts w:ascii="Times New Roman" w:hAnsi="Times New Roman" w:cs="Times New Roman"/>
          <w:lang w:val="la-Latn"/>
        </w:rPr>
        <w:t xml:space="preserve">.. dinem feruentius exeger... </w:t>
      </w:r>
      <w:r w:rsidR="00B0125B" w:rsidRPr="007A06F5">
        <w:rPr>
          <w:rFonts w:ascii="Times New Roman" w:hAnsi="Times New Roman" w:cs="Times New Roman"/>
          <w:lang w:val="la-Latn"/>
        </w:rPr>
        <w:lastRenderedPageBreak/>
        <w:t xml:space="preserve">sol../ epistola Iaecobi apostoli in qua pro </w:t>
      </w:r>
      <w:r w:rsidR="00B0125B" w:rsidRPr="007A06F5">
        <w:rPr>
          <w:rFonts w:ascii="Times New Roman" w:hAnsi="Times New Roman" w:cs="Times New Roman"/>
          <w:highlight w:val="yellow"/>
          <w:lang w:val="la-Latn"/>
        </w:rPr>
        <w:t>uifirmis... participer</w:t>
      </w:r>
      <w:r w:rsidR="005D4A29" w:rsidRPr="007A06F5">
        <w:rPr>
          <w:rFonts w:ascii="Times New Roman" w:hAnsi="Times New Roman" w:cs="Times New Roman"/>
          <w:lang w:val="la-Latn"/>
        </w:rPr>
        <w:t>.</w:t>
      </w:r>
      <w:r w:rsidR="00B0125B" w:rsidRPr="007A06F5">
        <w:rPr>
          <w:rFonts w:ascii="Times New Roman" w:hAnsi="Times New Roman" w:cs="Times New Roman"/>
          <w:lang w:val="la-Latn"/>
        </w:rPr>
        <w:t>../ INCIPIUNT</w:t>
      </w:r>
      <w:r w:rsidR="005D4A29" w:rsidRPr="007A06F5">
        <w:rPr>
          <w:rFonts w:ascii="Times New Roman" w:hAnsi="Times New Roman" w:cs="Times New Roman"/>
          <w:lang w:val="la-Latn"/>
        </w:rPr>
        <w:t>.</w:t>
      </w:r>
      <w:r w:rsidR="00B0125B" w:rsidRPr="007A06F5">
        <w:rPr>
          <w:rFonts w:ascii="Times New Roman" w:hAnsi="Times New Roman" w:cs="Times New Roman"/>
          <w:lang w:val="la-Latn"/>
        </w:rPr>
        <w:t>.. SECULI DI LIBRI</w:t>
      </w:r>
      <w:r w:rsidR="005D4A29" w:rsidRPr="007A06F5">
        <w:rPr>
          <w:rFonts w:ascii="Times New Roman" w:hAnsi="Times New Roman" w:cs="Times New Roman"/>
          <w:lang w:val="la-Latn"/>
        </w:rPr>
        <w:t>.</w:t>
      </w:r>
      <w:r w:rsidR="00B0125B" w:rsidRPr="007A06F5">
        <w:rPr>
          <w:rFonts w:ascii="Times New Roman" w:hAnsi="Times New Roman" w:cs="Times New Roman"/>
          <w:lang w:val="la-Latn"/>
        </w:rPr>
        <w:t>../</w:t>
      </w:r>
      <w:r w:rsidR="005D4A29" w:rsidRPr="007A06F5">
        <w:rPr>
          <w:rFonts w:ascii="Times New Roman" w:hAnsi="Times New Roman" w:cs="Times New Roman"/>
          <w:lang w:val="la-Latn"/>
        </w:rPr>
        <w:t>.</w:t>
      </w:r>
      <w:r w:rsidR="00B0125B" w:rsidRPr="007A06F5">
        <w:rPr>
          <w:rFonts w:ascii="Times New Roman" w:hAnsi="Times New Roman" w:cs="Times New Roman"/>
          <w:lang w:val="la-Latn"/>
        </w:rPr>
        <w:t xml:space="preserve">. qui paruis suos esse </w:t>
      </w:r>
      <w:r w:rsidR="00B0125B" w:rsidRPr="007A06F5">
        <w:rPr>
          <w:rFonts w:ascii="Times New Roman" w:hAnsi="Times New Roman" w:cs="Times New Roman"/>
          <w:highlight w:val="yellow"/>
          <w:lang w:val="la-Latn"/>
        </w:rPr>
        <w:t>fonitatione domini sis modum</w:t>
      </w:r>
      <w:r w:rsidR="00B0125B" w:rsidRPr="007A06F5">
        <w:rPr>
          <w:rFonts w:ascii="Times New Roman" w:hAnsi="Times New Roman" w:cs="Times New Roman"/>
          <w:lang w:val="la-Latn"/>
        </w:rPr>
        <w:t xml:space="preserve">/ de his, qui seruos suos extra iudicem necant/ </w:t>
      </w:r>
      <w:commentRangeStart w:id="13"/>
      <w:r w:rsidR="00C6140A" w:rsidRPr="007A06F5">
        <w:rPr>
          <w:rFonts w:ascii="Times New Roman" w:hAnsi="Times New Roman" w:cs="Times New Roman"/>
          <w:lang w:val="la-Latn"/>
        </w:rPr>
        <w:t>Si domina</w:t>
      </w:r>
      <w:r w:rsidR="00B0125B" w:rsidRPr="007A06F5">
        <w:rPr>
          <w:rFonts w:ascii="Times New Roman" w:hAnsi="Times New Roman" w:cs="Times New Roman"/>
          <w:lang w:val="la-Latn"/>
        </w:rPr>
        <w:t xml:space="preserve"> per</w:t>
      </w:r>
      <w:r w:rsidR="00C6140A" w:rsidRPr="007A06F5">
        <w:rPr>
          <w:rFonts w:ascii="Times New Roman" w:hAnsi="Times New Roman" w:cs="Times New Roman"/>
          <w:lang w:val="la-Latn"/>
        </w:rPr>
        <w:t xml:space="preserve"> z</w:t>
      </w:r>
      <w:r w:rsidR="00B0125B" w:rsidRPr="007A06F5">
        <w:rPr>
          <w:rFonts w:ascii="Times New Roman" w:hAnsi="Times New Roman" w:cs="Times New Roman"/>
          <w:lang w:val="la-Latn"/>
        </w:rPr>
        <w:t>elum ancillam occider</w:t>
      </w:r>
      <w:r w:rsidR="00C6140A" w:rsidRPr="007A06F5">
        <w:rPr>
          <w:rFonts w:ascii="Times New Roman" w:hAnsi="Times New Roman" w:cs="Times New Roman"/>
          <w:lang w:val="la-Latn"/>
        </w:rPr>
        <w:t>i</w:t>
      </w:r>
      <w:r w:rsidR="00B0125B" w:rsidRPr="007A06F5">
        <w:rPr>
          <w:rFonts w:ascii="Times New Roman" w:hAnsi="Times New Roman" w:cs="Times New Roman"/>
          <w:lang w:val="la-Latn"/>
        </w:rPr>
        <w:t>t.</w:t>
      </w:r>
      <w:commentRangeEnd w:id="13"/>
      <w:r w:rsidR="00C6140A" w:rsidRPr="007A06F5">
        <w:rPr>
          <w:rStyle w:val="Odkaznakoment"/>
          <w:rFonts w:ascii="Times New Roman" w:hAnsi="Times New Roman" w:cs="Times New Roman"/>
          <w:lang w:val="la-Latn"/>
        </w:rPr>
        <w:commentReference w:id="13"/>
      </w:r>
    </w:p>
    <w:p w14:paraId="6A33F334" w14:textId="72259F04" w:rsidR="001D6FE1" w:rsidRPr="007A06F5" w:rsidRDefault="001D6FE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1v</w:t>
      </w:r>
    </w:p>
    <w:p w14:paraId="0EEE970E" w14:textId="5E85E13F" w:rsidR="001D6FE1" w:rsidRPr="007A06F5" w:rsidRDefault="001D6FE1" w:rsidP="00450DB4">
      <w:pPr>
        <w:spacing w:after="120" w:line="240" w:lineRule="auto"/>
        <w:rPr>
          <w:rFonts w:ascii="Times New Roman" w:hAnsi="Times New Roman" w:cs="Times New Roman"/>
          <w:lang w:val="la-Latn"/>
        </w:rPr>
      </w:pPr>
      <w:commentRangeStart w:id="14"/>
      <w:r w:rsidRPr="007A06F5">
        <w:rPr>
          <w:rFonts w:ascii="Times New Roman" w:hAnsi="Times New Roman" w:cs="Times New Roman"/>
          <w:lang w:val="la-Latn"/>
        </w:rPr>
        <w:t>De</w:t>
      </w:r>
      <w:commentRangeEnd w:id="14"/>
      <w:r w:rsidRPr="007A06F5">
        <w:rPr>
          <w:rStyle w:val="Odkaznakoment"/>
          <w:rFonts w:ascii="Times New Roman" w:hAnsi="Times New Roman" w:cs="Times New Roman"/>
          <w:lang w:val="la-Latn"/>
        </w:rPr>
        <w:commentReference w:id="14"/>
      </w:r>
      <w:r w:rsidRPr="007A06F5">
        <w:rPr>
          <w:rFonts w:ascii="Times New Roman" w:hAnsi="Times New Roman" w:cs="Times New Roman"/>
          <w:lang w:val="la-Latn"/>
        </w:rPr>
        <w:t xml:space="preserve"> his, qui sibi quacumque neglegentia mortem inferunt et de his qui pro</w:t>
      </w:r>
      <w:r w:rsidR="00C6140A" w:rsidRPr="007A06F5">
        <w:rPr>
          <w:rFonts w:ascii="Times New Roman" w:hAnsi="Times New Roman" w:cs="Times New Roman"/>
          <w:lang w:val="la-Latn"/>
        </w:rPr>
        <w:t xml:space="preserve"> su</w:t>
      </w:r>
      <w:r w:rsidRPr="007A06F5">
        <w:rPr>
          <w:rFonts w:ascii="Times New Roman" w:hAnsi="Times New Roman" w:cs="Times New Roman"/>
          <w:lang w:val="la-Latn"/>
        </w:rPr>
        <w:t>is sceleribus puniuntur.</w:t>
      </w:r>
    </w:p>
    <w:p w14:paraId="1959AAF6" w14:textId="6C4A84CC" w:rsidR="0063650B" w:rsidRPr="007A06F5" w:rsidRDefault="0063650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.qui in pecudes aut in masculos, aut olim polluti </w:t>
      </w:r>
      <w:commentRangeStart w:id="15"/>
      <w:r w:rsidRPr="007A06F5">
        <w:rPr>
          <w:rFonts w:ascii="Times New Roman" w:hAnsi="Times New Roman" w:cs="Times New Roman"/>
          <w:lang w:val="la-Latn"/>
        </w:rPr>
        <w:t>sunt</w:t>
      </w:r>
      <w:commentRangeEnd w:id="15"/>
      <w:r w:rsidRPr="007A06F5">
        <w:rPr>
          <w:rStyle w:val="Odkaznakoment"/>
          <w:rFonts w:ascii="Times New Roman" w:hAnsi="Times New Roman" w:cs="Times New Roman"/>
          <w:lang w:val="la-Latn"/>
        </w:rPr>
        <w:commentReference w:id="15"/>
      </w:r>
      <w:r w:rsidRPr="007A06F5">
        <w:rPr>
          <w:rFonts w:ascii="Times New Roman" w:hAnsi="Times New Roman" w:cs="Times New Roman"/>
          <w:lang w:val="la-Latn"/>
        </w:rPr>
        <w:t>,/ aut actenus hoc uitio tabescunt./</w:t>
      </w:r>
    </w:p>
    <w:p w14:paraId="76B714FE" w14:textId="45816EF6" w:rsidR="0063650B" w:rsidRPr="007A06F5" w:rsidRDefault="0063650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his, qui adulteras habent uxores, </w:t>
      </w:r>
      <w:r w:rsidRPr="007A06F5">
        <w:rPr>
          <w:rFonts w:ascii="Times New Roman" w:hAnsi="Times New Roman" w:cs="Times New Roman"/>
          <w:highlight w:val="yellow"/>
          <w:lang w:val="la-Latn"/>
        </w:rPr>
        <w:t>vel</w:t>
      </w:r>
      <w:r w:rsidRPr="007A06F5">
        <w:rPr>
          <w:rFonts w:ascii="Times New Roman" w:hAnsi="Times New Roman" w:cs="Times New Roman"/>
          <w:lang w:val="la-Latn"/>
        </w:rPr>
        <w:t xml:space="preserve"> ipsi adulteri esse </w:t>
      </w:r>
      <w:commentRangeStart w:id="16"/>
      <w:r w:rsidRPr="007A06F5">
        <w:rPr>
          <w:rFonts w:ascii="Times New Roman" w:hAnsi="Times New Roman" w:cs="Times New Roman"/>
          <w:lang w:val="la-Latn"/>
        </w:rPr>
        <w:t>probant</w:t>
      </w:r>
      <w:commentRangeEnd w:id="16"/>
      <w:r w:rsidRPr="007A06F5">
        <w:rPr>
          <w:rStyle w:val="Odkaznakoment"/>
          <w:rFonts w:ascii="Times New Roman" w:hAnsi="Times New Roman" w:cs="Times New Roman"/>
          <w:lang w:val="la-Latn"/>
        </w:rPr>
        <w:commentReference w:id="16"/>
      </w:r>
      <w:r w:rsidRPr="007A06F5">
        <w:rPr>
          <w:rFonts w:ascii="Times New Roman" w:hAnsi="Times New Roman" w:cs="Times New Roman"/>
          <w:lang w:val="la-Latn"/>
        </w:rPr>
        <w:t>.</w:t>
      </w:r>
    </w:p>
    <w:p w14:paraId="6187F86E" w14:textId="61954514" w:rsidR="0063650B" w:rsidRPr="007A06F5" w:rsidRDefault="0063650B" w:rsidP="00450DB4">
      <w:pPr>
        <w:spacing w:after="120" w:line="240" w:lineRule="auto"/>
        <w:rPr>
          <w:rFonts w:ascii="Times New Roman" w:hAnsi="Times New Roman" w:cs="Times New Roman"/>
          <w:lang w:val="la-Latn"/>
        </w:rPr>
      </w:pPr>
      <w:commentRangeStart w:id="18"/>
      <w:r w:rsidRPr="007A06F5">
        <w:rPr>
          <w:rFonts w:ascii="Times New Roman" w:hAnsi="Times New Roman" w:cs="Times New Roman"/>
          <w:lang w:val="la-Latn"/>
        </w:rPr>
        <w:t xml:space="preserve">De his, qui </w:t>
      </w:r>
      <w:r w:rsidR="007D5A10" w:rsidRPr="007A06F5">
        <w:rPr>
          <w:rFonts w:ascii="Times New Roman" w:hAnsi="Times New Roman" w:cs="Times New Roman"/>
          <w:lang w:val="la-Latn"/>
        </w:rPr>
        <w:t>uxores aut, quę uiros dimi(t)tunt</w:t>
      </w:r>
      <w:commentRangeEnd w:id="18"/>
      <w:r w:rsidR="007D5A10" w:rsidRPr="007A06F5">
        <w:rPr>
          <w:rStyle w:val="Odkaznakoment"/>
          <w:rFonts w:ascii="Times New Roman" w:hAnsi="Times New Roman" w:cs="Times New Roman"/>
          <w:lang w:val="la-Latn"/>
        </w:rPr>
        <w:commentReference w:id="18"/>
      </w:r>
      <w:r w:rsidR="007D5A10" w:rsidRPr="007A06F5">
        <w:rPr>
          <w:rFonts w:ascii="Times New Roman" w:hAnsi="Times New Roman" w:cs="Times New Roman"/>
          <w:lang w:val="la-Latn"/>
        </w:rPr>
        <w:t>, ut sic mane aut/ talusque se noster nuptus adulteri esse monstrant.</w:t>
      </w:r>
      <w:r w:rsidR="00B42B71" w:rsidRPr="007A06F5">
        <w:rPr>
          <w:rFonts w:ascii="Times New Roman" w:hAnsi="Times New Roman" w:cs="Times New Roman"/>
          <w:lang w:val="la-Latn"/>
        </w:rPr>
        <w:t>/</w:t>
      </w:r>
    </w:p>
    <w:p w14:paraId="1BEB49FB" w14:textId="0A7C6758" w:rsidR="00DF79C4" w:rsidRPr="007A06F5" w:rsidRDefault="00DF79C4" w:rsidP="00450DB4">
      <w:pPr>
        <w:spacing w:after="120" w:line="240" w:lineRule="auto"/>
        <w:rPr>
          <w:rFonts w:ascii="Times New Roman" w:hAnsi="Times New Roman" w:cs="Times New Roman"/>
          <w:lang w:val="la-Latn"/>
        </w:rPr>
      </w:pPr>
      <w:commentRangeStart w:id="19"/>
      <w:r w:rsidRPr="007A06F5">
        <w:rPr>
          <w:rFonts w:ascii="Times New Roman" w:hAnsi="Times New Roman" w:cs="Times New Roman"/>
          <w:lang w:val="la-Latn"/>
        </w:rPr>
        <w:t>Quod hi, qui intercedente repudio divortium pertulerunt.</w:t>
      </w:r>
      <w:commentRangeEnd w:id="19"/>
      <w:r w:rsidRPr="007A06F5">
        <w:rPr>
          <w:rStyle w:val="Odkaznakoment"/>
          <w:rFonts w:ascii="Times New Roman" w:hAnsi="Times New Roman" w:cs="Times New Roman"/>
          <w:lang w:val="la-Latn"/>
        </w:rPr>
        <w:commentReference w:id="19"/>
      </w:r>
      <w:r w:rsidR="00B42B71" w:rsidRPr="007A06F5">
        <w:rPr>
          <w:rFonts w:ascii="Times New Roman" w:hAnsi="Times New Roman" w:cs="Times New Roman"/>
          <w:lang w:val="la-Latn"/>
        </w:rPr>
        <w:t>/</w:t>
      </w:r>
    </w:p>
    <w:p w14:paraId="3918A0DC" w14:textId="1DCADC91" w:rsidR="00E6615C" w:rsidRPr="007A06F5" w:rsidRDefault="00E6615C" w:rsidP="00450DB4">
      <w:pPr>
        <w:spacing w:after="120" w:line="240" w:lineRule="auto"/>
        <w:rPr>
          <w:rFonts w:ascii="Times New Roman" w:hAnsi="Times New Roman" w:cs="Times New Roman"/>
          <w:lang w:val="la-Latn"/>
        </w:rPr>
      </w:pPr>
      <w:commentRangeStart w:id="20"/>
      <w:r w:rsidRPr="007A06F5">
        <w:rPr>
          <w:rFonts w:ascii="Times New Roman" w:hAnsi="Times New Roman" w:cs="Times New Roman"/>
          <w:lang w:val="la-Latn"/>
        </w:rPr>
        <w:t>Qui habet uxorem et simul concubinam</w:t>
      </w:r>
      <w:commentRangeEnd w:id="20"/>
      <w:r w:rsidR="00F27614" w:rsidRPr="007A06F5">
        <w:rPr>
          <w:rStyle w:val="Odkaznakoment"/>
          <w:rFonts w:ascii="Times New Roman" w:hAnsi="Times New Roman" w:cs="Times New Roman"/>
          <w:lang w:val="la-Latn"/>
        </w:rPr>
        <w:commentReference w:id="20"/>
      </w:r>
      <w:r w:rsidRPr="007A06F5">
        <w:rPr>
          <w:rFonts w:ascii="Times New Roman" w:hAnsi="Times New Roman" w:cs="Times New Roman"/>
          <w:lang w:val="la-Latn"/>
        </w:rPr>
        <w:t>.</w:t>
      </w:r>
      <w:r w:rsidR="00B42B71" w:rsidRPr="007A06F5">
        <w:rPr>
          <w:rFonts w:ascii="Times New Roman" w:hAnsi="Times New Roman" w:cs="Times New Roman"/>
          <w:lang w:val="la-Latn"/>
        </w:rPr>
        <w:t>/</w:t>
      </w:r>
    </w:p>
    <w:p w14:paraId="10D3446D" w14:textId="2D7C8A1A" w:rsidR="00F27614" w:rsidRPr="007A06F5" w:rsidRDefault="00F27614" w:rsidP="00450DB4">
      <w:pPr>
        <w:spacing w:after="120" w:line="240" w:lineRule="auto"/>
        <w:rPr>
          <w:rFonts w:ascii="Times New Roman" w:hAnsi="Times New Roman" w:cs="Times New Roman"/>
          <w:lang w:val="la-Latn"/>
        </w:rPr>
      </w:pPr>
      <w:commentRangeStart w:id="21"/>
      <w:r w:rsidRPr="007A06F5">
        <w:rPr>
          <w:rFonts w:ascii="Times New Roman" w:hAnsi="Times New Roman" w:cs="Times New Roman"/>
          <w:lang w:val="la-Latn"/>
        </w:rPr>
        <w:t>Si cuius uxor adulterium fecerit, aut uir in alienam irruerit.</w:t>
      </w:r>
      <w:commentRangeEnd w:id="21"/>
      <w:r w:rsidRPr="007A06F5">
        <w:rPr>
          <w:rStyle w:val="Odkaznakoment"/>
          <w:rFonts w:ascii="Times New Roman" w:hAnsi="Times New Roman" w:cs="Times New Roman"/>
          <w:lang w:val="la-Latn"/>
        </w:rPr>
        <w:commentReference w:id="21"/>
      </w:r>
      <w:r w:rsidR="00B42B71" w:rsidRPr="007A06F5">
        <w:rPr>
          <w:rFonts w:ascii="Times New Roman" w:hAnsi="Times New Roman" w:cs="Times New Roman"/>
          <w:lang w:val="la-Latn"/>
        </w:rPr>
        <w:t>/</w:t>
      </w:r>
    </w:p>
    <w:p w14:paraId="53B26376" w14:textId="0579D211" w:rsidR="00F27614" w:rsidRPr="007A06F5" w:rsidRDefault="00F27614" w:rsidP="00450DB4">
      <w:pPr>
        <w:spacing w:after="120" w:line="240" w:lineRule="auto"/>
        <w:rPr>
          <w:rFonts w:ascii="Times New Roman" w:hAnsi="Times New Roman" w:cs="Times New Roman"/>
          <w:lang w:val="la-Latn"/>
        </w:rPr>
      </w:pPr>
      <w:commentRangeStart w:id="22"/>
      <w:r w:rsidRPr="007A06F5">
        <w:rPr>
          <w:rFonts w:ascii="Times New Roman" w:hAnsi="Times New Roman" w:cs="Times New Roman"/>
          <w:lang w:val="la-Latn"/>
        </w:rPr>
        <w:t>De his, qui duobus fratribus nupserunt, et qui duas sorores uxores facerent.</w:t>
      </w:r>
      <w:commentRangeEnd w:id="22"/>
      <w:r w:rsidRPr="007A06F5">
        <w:rPr>
          <w:rStyle w:val="Odkaznakoment"/>
          <w:rFonts w:ascii="Times New Roman" w:hAnsi="Times New Roman" w:cs="Times New Roman"/>
          <w:lang w:val="la-Latn"/>
        </w:rPr>
        <w:commentReference w:id="22"/>
      </w:r>
      <w:r w:rsidR="00B42B71" w:rsidRPr="007A06F5">
        <w:rPr>
          <w:rFonts w:ascii="Times New Roman" w:hAnsi="Times New Roman" w:cs="Times New Roman"/>
          <w:lang w:val="la-Latn"/>
        </w:rPr>
        <w:t>/</w:t>
      </w:r>
    </w:p>
    <w:p w14:paraId="4D61C9E1" w14:textId="5D82FEE7" w:rsidR="00B42B71" w:rsidRPr="007A06F5" w:rsidRDefault="00B42B71" w:rsidP="00450DB4">
      <w:pPr>
        <w:spacing w:after="120" w:line="240" w:lineRule="auto"/>
        <w:rPr>
          <w:rFonts w:ascii="Times New Roman" w:hAnsi="Times New Roman" w:cs="Times New Roman"/>
          <w:lang w:val="la-Latn"/>
        </w:rPr>
      </w:pPr>
      <w:commentRangeStart w:id="23"/>
      <w:r w:rsidRPr="007A06F5">
        <w:rPr>
          <w:rFonts w:ascii="Times New Roman" w:hAnsi="Times New Roman" w:cs="Times New Roman"/>
          <w:lang w:val="la-Latn"/>
        </w:rPr>
        <w:t>Quod non liceat, alterius sponsam ad matrimonii iura sotiri.</w:t>
      </w:r>
      <w:commentRangeEnd w:id="23"/>
      <w:r w:rsidRPr="007A06F5">
        <w:rPr>
          <w:rStyle w:val="Odkaznakoment"/>
          <w:rFonts w:ascii="Times New Roman" w:hAnsi="Times New Roman" w:cs="Times New Roman"/>
          <w:lang w:val="la-Latn"/>
        </w:rPr>
        <w:commentReference w:id="23"/>
      </w:r>
      <w:r w:rsidRPr="007A06F5">
        <w:rPr>
          <w:rFonts w:ascii="Times New Roman" w:hAnsi="Times New Roman" w:cs="Times New Roman"/>
          <w:lang w:val="la-Latn"/>
        </w:rPr>
        <w:t>/</w:t>
      </w:r>
    </w:p>
    <w:p w14:paraId="1513ACA1" w14:textId="0E61EB0D" w:rsidR="00B42B71" w:rsidRPr="007A06F5" w:rsidRDefault="00B42B71" w:rsidP="00450DB4">
      <w:pPr>
        <w:spacing w:after="120" w:line="240" w:lineRule="auto"/>
        <w:rPr>
          <w:rFonts w:ascii="Times New Roman" w:hAnsi="Times New Roman" w:cs="Times New Roman"/>
          <w:lang w:val="la-Latn"/>
        </w:rPr>
      </w:pPr>
      <w:commentRangeStart w:id="24"/>
      <w:r w:rsidRPr="007A06F5">
        <w:rPr>
          <w:rFonts w:ascii="Times New Roman" w:hAnsi="Times New Roman" w:cs="Times New Roman"/>
          <w:lang w:val="la-Latn"/>
        </w:rPr>
        <w:t>De raptoribus</w:t>
      </w:r>
      <w:commentRangeEnd w:id="24"/>
      <w:r w:rsidR="00C02E4E" w:rsidRPr="007A06F5">
        <w:rPr>
          <w:rStyle w:val="Odkaznakoment"/>
          <w:rFonts w:ascii="Times New Roman" w:hAnsi="Times New Roman" w:cs="Times New Roman"/>
          <w:lang w:val="la-Latn"/>
        </w:rPr>
        <w:commentReference w:id="24"/>
      </w:r>
      <w:r w:rsidRPr="007A06F5">
        <w:rPr>
          <w:rFonts w:ascii="Times New Roman" w:hAnsi="Times New Roman" w:cs="Times New Roman"/>
          <w:lang w:val="la-Latn"/>
        </w:rPr>
        <w:t xml:space="preserve">. XIIII. </w:t>
      </w:r>
      <w:commentRangeStart w:id="25"/>
      <w:r w:rsidRPr="007A06F5">
        <w:rPr>
          <w:rFonts w:ascii="Times New Roman" w:hAnsi="Times New Roman" w:cs="Times New Roman"/>
          <w:lang w:val="la-Latn"/>
        </w:rPr>
        <w:t>De his qui puelllas rapiunt</w:t>
      </w:r>
      <w:commentRangeEnd w:id="25"/>
      <w:r w:rsidR="00C02E4E" w:rsidRPr="007A06F5">
        <w:rPr>
          <w:rStyle w:val="Odkaznakoment"/>
          <w:rFonts w:ascii="Times New Roman" w:hAnsi="Times New Roman" w:cs="Times New Roman"/>
          <w:lang w:val="la-Latn"/>
        </w:rPr>
        <w:commentReference w:id="25"/>
      </w:r>
      <w:r w:rsidRPr="007A06F5">
        <w:rPr>
          <w:rFonts w:ascii="Times New Roman" w:hAnsi="Times New Roman" w:cs="Times New Roman"/>
          <w:lang w:val="la-Latn"/>
        </w:rPr>
        <w:t>./</w:t>
      </w:r>
    </w:p>
    <w:p w14:paraId="5BD13D8D" w14:textId="0DF1C010" w:rsidR="00B42B71" w:rsidRPr="007A06F5" w:rsidRDefault="00B42B71" w:rsidP="00450DB4">
      <w:pPr>
        <w:spacing w:after="120" w:line="240" w:lineRule="auto"/>
        <w:rPr>
          <w:rFonts w:ascii="Times New Roman" w:hAnsi="Times New Roman" w:cs="Times New Roman"/>
          <w:lang w:val="la-Latn"/>
        </w:rPr>
      </w:pPr>
      <w:commentRangeStart w:id="26"/>
      <w:r w:rsidRPr="007A06F5">
        <w:rPr>
          <w:rFonts w:ascii="Times New Roman" w:hAnsi="Times New Roman" w:cs="Times New Roman"/>
          <w:lang w:val="la-Latn"/>
        </w:rPr>
        <w:t xml:space="preserve">De disponsatis puellis et ab aliis </w:t>
      </w:r>
      <w:commentRangeEnd w:id="26"/>
      <w:r w:rsidR="006011EE" w:rsidRPr="007A06F5">
        <w:rPr>
          <w:rStyle w:val="Odkaznakoment"/>
          <w:rFonts w:ascii="Times New Roman" w:hAnsi="Times New Roman" w:cs="Times New Roman"/>
          <w:lang w:val="la-Latn"/>
        </w:rPr>
        <w:commentReference w:id="26"/>
      </w:r>
      <w:r w:rsidRPr="007A06F5">
        <w:rPr>
          <w:rFonts w:ascii="Times New Roman" w:hAnsi="Times New Roman" w:cs="Times New Roman"/>
          <w:lang w:val="la-Latn"/>
        </w:rPr>
        <w:t>corruptis./</w:t>
      </w:r>
    </w:p>
    <w:p w14:paraId="75671564" w14:textId="78DEC6C5" w:rsidR="007F43BE" w:rsidRPr="007A06F5" w:rsidRDefault="007F43BE" w:rsidP="00450DB4">
      <w:pPr>
        <w:spacing w:after="120" w:line="240" w:lineRule="auto"/>
        <w:rPr>
          <w:rFonts w:ascii="Times New Roman" w:hAnsi="Times New Roman" w:cs="Times New Roman"/>
          <w:lang w:val="la-Latn"/>
        </w:rPr>
      </w:pPr>
      <w:commentRangeStart w:id="27"/>
      <w:r w:rsidRPr="007A06F5">
        <w:rPr>
          <w:rFonts w:ascii="Times New Roman" w:hAnsi="Times New Roman" w:cs="Times New Roman"/>
          <w:lang w:val="la-Latn"/>
        </w:rPr>
        <w:t>De uirginibus nondum uelatis, s</w:t>
      </w:r>
      <w:r w:rsidR="00516F96" w:rsidRPr="007A06F5">
        <w:rPr>
          <w:rFonts w:ascii="Times New Roman" w:hAnsi="Times New Roman" w:cs="Times New Roman"/>
          <w:lang w:val="la-Latn"/>
        </w:rPr>
        <w:t xml:space="preserve">i </w:t>
      </w:r>
      <w:r w:rsidRPr="007A06F5">
        <w:rPr>
          <w:rFonts w:ascii="Times New Roman" w:hAnsi="Times New Roman" w:cs="Times New Roman"/>
          <w:lang w:val="la-Latn"/>
        </w:rPr>
        <w:t>de</w:t>
      </w:r>
      <w:r w:rsidR="00516F96" w:rsidRPr="007A06F5">
        <w:rPr>
          <w:rFonts w:ascii="Times New Roman" w:hAnsi="Times New Roman" w:cs="Times New Roman"/>
          <w:lang w:val="la-Latn"/>
        </w:rPr>
        <w:t>u</w:t>
      </w:r>
      <w:r w:rsidRPr="007A06F5">
        <w:rPr>
          <w:rFonts w:ascii="Times New Roman" w:hAnsi="Times New Roman" w:cs="Times New Roman"/>
          <w:lang w:val="la-Latn"/>
        </w:rPr>
        <w:t>aueri</w:t>
      </w:r>
      <w:r w:rsidR="00516F96" w:rsidRPr="007A06F5">
        <w:rPr>
          <w:rFonts w:ascii="Times New Roman" w:hAnsi="Times New Roman" w:cs="Times New Roman"/>
          <w:lang w:val="la-Latn"/>
        </w:rPr>
        <w:t>nt</w:t>
      </w:r>
      <w:r w:rsidRPr="007A06F5">
        <w:rPr>
          <w:rFonts w:ascii="Times New Roman" w:hAnsi="Times New Roman" w:cs="Times New Roman"/>
          <w:lang w:val="la-Latn"/>
        </w:rPr>
        <w:t>/</w:t>
      </w:r>
      <w:commentRangeEnd w:id="27"/>
      <w:r w:rsidR="00516F96" w:rsidRPr="007A06F5">
        <w:rPr>
          <w:rStyle w:val="Odkaznakoment"/>
          <w:rFonts w:ascii="Times New Roman" w:hAnsi="Times New Roman" w:cs="Times New Roman"/>
          <w:lang w:val="la-Latn"/>
        </w:rPr>
        <w:commentReference w:id="27"/>
      </w:r>
    </w:p>
    <w:p w14:paraId="40403C89" w14:textId="7B5F2969" w:rsidR="007F43BE" w:rsidRPr="007A06F5" w:rsidRDefault="007F43B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uirginibus nondum uelatis, sed postpositis./</w:t>
      </w:r>
    </w:p>
    <w:p w14:paraId="0CC49297" w14:textId="05BF8D13" w:rsidR="007F43BE" w:rsidRPr="007A06F5" w:rsidRDefault="007F43BE" w:rsidP="00450DB4">
      <w:pPr>
        <w:spacing w:after="120" w:line="240" w:lineRule="auto"/>
        <w:rPr>
          <w:rFonts w:ascii="Times New Roman" w:hAnsi="Times New Roman" w:cs="Times New Roman"/>
          <w:lang w:val="la-Latn"/>
        </w:rPr>
      </w:pPr>
      <w:commentRangeStart w:id="28"/>
      <w:r w:rsidRPr="007A06F5">
        <w:rPr>
          <w:rFonts w:ascii="Times New Roman" w:hAnsi="Times New Roman" w:cs="Times New Roman"/>
          <w:lang w:val="la-Latn"/>
        </w:rPr>
        <w:t xml:space="preserve">De his, qui </w:t>
      </w:r>
      <w:r w:rsidR="007D4DC8" w:rsidRPr="007A06F5">
        <w:rPr>
          <w:rFonts w:ascii="Times New Roman" w:hAnsi="Times New Roman" w:cs="Times New Roman"/>
          <w:lang w:val="la-Latn"/>
        </w:rPr>
        <w:t xml:space="preserve">proximis se copulant, </w:t>
      </w:r>
      <w:r w:rsidR="007D4DC8" w:rsidRPr="007A06F5">
        <w:rPr>
          <w:rFonts w:ascii="Times New Roman" w:hAnsi="Times New Roman" w:cs="Times New Roman"/>
          <w:b/>
          <w:lang w:val="la-Latn"/>
        </w:rPr>
        <w:t>aut</w:t>
      </w:r>
      <w:r w:rsidR="00516F96" w:rsidRPr="007A06F5">
        <w:rPr>
          <w:rFonts w:ascii="Times New Roman" w:hAnsi="Times New Roman" w:cs="Times New Roman"/>
          <w:lang w:val="la-Latn"/>
        </w:rPr>
        <w:t xml:space="preserve"> (sic)</w:t>
      </w:r>
      <w:r w:rsidR="007D4DC8" w:rsidRPr="007A06F5">
        <w:rPr>
          <w:rFonts w:ascii="Times New Roman" w:hAnsi="Times New Roman" w:cs="Times New Roman"/>
          <w:lang w:val="la-Latn"/>
        </w:rPr>
        <w:t xml:space="preserve"> a communion separe(nt)/</w:t>
      </w:r>
      <w:commentRangeEnd w:id="28"/>
      <w:r w:rsidR="00516F96" w:rsidRPr="007A06F5">
        <w:rPr>
          <w:rStyle w:val="Odkaznakoment"/>
          <w:rFonts w:ascii="Times New Roman" w:hAnsi="Times New Roman" w:cs="Times New Roman"/>
          <w:lang w:val="la-Latn"/>
        </w:rPr>
        <w:commentReference w:id="28"/>
      </w:r>
    </w:p>
    <w:p w14:paraId="7D0352DA" w14:textId="07D1F81E" w:rsidR="007D4DC8" w:rsidRPr="007A06F5" w:rsidRDefault="007D4D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Gregorius de incestis./</w:t>
      </w:r>
    </w:p>
    <w:p w14:paraId="0B9C5768" w14:textId="2B45275E" w:rsidR="007D4DC8" w:rsidRPr="007A06F5" w:rsidRDefault="007D4D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multi nubis et de abstinentia uiri ac fe….orum/</w:t>
      </w:r>
    </w:p>
    <w:p w14:paraId="15B64E97" w14:textId="713D3CE5" w:rsidR="00B42B71" w:rsidRPr="007A06F5" w:rsidRDefault="007D4DC8" w:rsidP="00450DB4">
      <w:pPr>
        <w:spacing w:after="120" w:line="240" w:lineRule="auto"/>
        <w:rPr>
          <w:rFonts w:ascii="Times New Roman" w:hAnsi="Times New Roman" w:cs="Times New Roman"/>
          <w:lang w:val="la-Latn"/>
        </w:rPr>
      </w:pPr>
      <w:commentRangeStart w:id="29"/>
      <w:r w:rsidRPr="007A06F5">
        <w:rPr>
          <w:rFonts w:ascii="Times New Roman" w:hAnsi="Times New Roman" w:cs="Times New Roman"/>
          <w:lang w:val="la-Latn"/>
        </w:rPr>
        <w:t>Quod non liceat Christianos obseruationes diuersas a</w:t>
      </w:r>
      <w:r w:rsidR="007D0B44" w:rsidRPr="007A06F5">
        <w:rPr>
          <w:rFonts w:ascii="Times New Roman" w:hAnsi="Times New Roman" w:cs="Times New Roman"/>
          <w:lang w:val="la-Latn"/>
        </w:rPr>
        <w:t>tt</w:t>
      </w:r>
      <w:r w:rsidRPr="007A06F5">
        <w:rPr>
          <w:rFonts w:ascii="Times New Roman" w:hAnsi="Times New Roman" w:cs="Times New Roman"/>
          <w:lang w:val="la-Latn"/>
        </w:rPr>
        <w:t>endere./</w:t>
      </w:r>
      <w:commentRangeEnd w:id="29"/>
      <w:r w:rsidR="007D0B44" w:rsidRPr="007A06F5">
        <w:rPr>
          <w:rStyle w:val="Odkaznakoment"/>
          <w:rFonts w:ascii="Times New Roman" w:hAnsi="Times New Roman" w:cs="Times New Roman"/>
          <w:lang w:val="la-Latn"/>
        </w:rPr>
        <w:commentReference w:id="29"/>
      </w:r>
    </w:p>
    <w:p w14:paraId="0F8CDBA0" w14:textId="21689550" w:rsidR="007D4DC8" w:rsidRPr="007A06F5" w:rsidRDefault="007D4DC8" w:rsidP="00450DB4">
      <w:pPr>
        <w:spacing w:after="120" w:line="240" w:lineRule="auto"/>
        <w:rPr>
          <w:rFonts w:ascii="Times New Roman" w:hAnsi="Times New Roman" w:cs="Times New Roman"/>
          <w:lang w:val="la-Latn"/>
        </w:rPr>
      </w:pPr>
      <w:commentRangeStart w:id="30"/>
      <w:r w:rsidRPr="007A06F5">
        <w:rPr>
          <w:rFonts w:ascii="Times New Roman" w:hAnsi="Times New Roman" w:cs="Times New Roman"/>
          <w:lang w:val="la-Latn"/>
        </w:rPr>
        <w:t>De auguri</w:t>
      </w:r>
      <w:r w:rsidR="007D0B44" w:rsidRPr="007A06F5">
        <w:rPr>
          <w:rFonts w:ascii="Times New Roman" w:hAnsi="Times New Roman" w:cs="Times New Roman"/>
          <w:lang w:val="la-Latn"/>
        </w:rPr>
        <w:t>i</w:t>
      </w:r>
      <w:r w:rsidRPr="007A06F5">
        <w:rPr>
          <w:rFonts w:ascii="Times New Roman" w:hAnsi="Times New Roman" w:cs="Times New Roman"/>
          <w:lang w:val="la-Latn"/>
        </w:rPr>
        <w:t>s</w:t>
      </w:r>
      <w:commentRangeEnd w:id="30"/>
      <w:r w:rsidR="007D0B44" w:rsidRPr="007A06F5">
        <w:rPr>
          <w:rStyle w:val="Odkaznakoment"/>
          <w:rFonts w:ascii="Times New Roman" w:hAnsi="Times New Roman" w:cs="Times New Roman"/>
          <w:lang w:val="la-Latn"/>
        </w:rPr>
        <w:commentReference w:id="30"/>
      </w:r>
      <w:r w:rsidRPr="007A06F5">
        <w:rPr>
          <w:rFonts w:ascii="Times New Roman" w:hAnsi="Times New Roman" w:cs="Times New Roman"/>
          <w:lang w:val="la-Latn"/>
        </w:rPr>
        <w:t xml:space="preserve">. XXIIII. </w:t>
      </w:r>
      <w:commentRangeStart w:id="31"/>
      <w:r w:rsidRPr="007A06F5">
        <w:rPr>
          <w:rFonts w:ascii="Times New Roman" w:hAnsi="Times New Roman" w:cs="Times New Roman"/>
          <w:lang w:val="la-Latn"/>
        </w:rPr>
        <w:t>De p</w:t>
      </w:r>
      <w:r w:rsidR="00D35BCF" w:rsidRPr="007A06F5">
        <w:rPr>
          <w:rFonts w:ascii="Times New Roman" w:hAnsi="Times New Roman" w:cs="Times New Roman"/>
          <w:lang w:val="la-Latn"/>
        </w:rPr>
        <w:t>er</w:t>
      </w:r>
      <w:r w:rsidRPr="007A06F5">
        <w:rPr>
          <w:rFonts w:ascii="Times New Roman" w:hAnsi="Times New Roman" w:cs="Times New Roman"/>
          <w:lang w:val="la-Latn"/>
        </w:rPr>
        <w:t>i</w:t>
      </w:r>
      <w:r w:rsidR="00D35BCF" w:rsidRPr="007A06F5">
        <w:rPr>
          <w:rFonts w:ascii="Times New Roman" w:hAnsi="Times New Roman" w:cs="Times New Roman"/>
          <w:lang w:val="la-Latn"/>
        </w:rPr>
        <w:t>u</w:t>
      </w:r>
      <w:r w:rsidRPr="007A06F5">
        <w:rPr>
          <w:rFonts w:ascii="Times New Roman" w:hAnsi="Times New Roman" w:cs="Times New Roman"/>
          <w:lang w:val="la-Latn"/>
        </w:rPr>
        <w:t>rio.</w:t>
      </w:r>
      <w:commentRangeEnd w:id="31"/>
      <w:r w:rsidR="00D35BCF" w:rsidRPr="007A06F5">
        <w:rPr>
          <w:rStyle w:val="Odkaznakoment"/>
          <w:rFonts w:ascii="Times New Roman" w:hAnsi="Times New Roman" w:cs="Times New Roman"/>
          <w:lang w:val="la-Latn"/>
        </w:rPr>
        <w:commentReference w:id="31"/>
      </w:r>
      <w:r w:rsidRPr="007A06F5">
        <w:rPr>
          <w:rFonts w:ascii="Times New Roman" w:hAnsi="Times New Roman" w:cs="Times New Roman"/>
          <w:lang w:val="la-Latn"/>
        </w:rPr>
        <w:t xml:space="preserve"> XXV.</w:t>
      </w:r>
      <w:r w:rsidR="00374B75" w:rsidRPr="007A06F5">
        <w:rPr>
          <w:rFonts w:ascii="Times New Roman" w:hAnsi="Times New Roman" w:cs="Times New Roman"/>
          <w:lang w:val="la-Latn"/>
        </w:rPr>
        <w:t xml:space="preserve"> De furtu. XXVI. </w:t>
      </w:r>
      <w:r w:rsidR="00374B75" w:rsidRPr="007A06F5">
        <w:rPr>
          <w:rFonts w:ascii="Times New Roman" w:hAnsi="Times New Roman" w:cs="Times New Roman"/>
          <w:highlight w:val="yellow"/>
          <w:lang w:val="la-Latn"/>
        </w:rPr>
        <w:t>De sil…</w:t>
      </w:r>
      <w:r w:rsidR="00374B75" w:rsidRPr="007A06F5">
        <w:rPr>
          <w:rFonts w:ascii="Times New Roman" w:hAnsi="Times New Roman" w:cs="Times New Roman"/>
          <w:lang w:val="la-Latn"/>
        </w:rPr>
        <w:t>/</w:t>
      </w:r>
    </w:p>
    <w:p w14:paraId="0F4E54BF" w14:textId="673FB6D0" w:rsidR="00374B75" w:rsidRPr="007A06F5" w:rsidRDefault="00374B75" w:rsidP="00450DB4">
      <w:pPr>
        <w:spacing w:after="120" w:line="240" w:lineRule="auto"/>
        <w:rPr>
          <w:rFonts w:ascii="Times New Roman" w:hAnsi="Times New Roman" w:cs="Times New Roman"/>
          <w:lang w:val="la-Latn"/>
        </w:rPr>
      </w:pPr>
      <w:commentRangeStart w:id="32"/>
      <w:r w:rsidRPr="007A06F5">
        <w:rPr>
          <w:rFonts w:ascii="Times New Roman" w:hAnsi="Times New Roman" w:cs="Times New Roman"/>
          <w:lang w:val="la-Latn"/>
        </w:rPr>
        <w:t>De discordantibus</w:t>
      </w:r>
      <w:commentRangeEnd w:id="32"/>
      <w:r w:rsidR="00D35BCF" w:rsidRPr="007A06F5">
        <w:rPr>
          <w:rStyle w:val="Odkaznakoment"/>
          <w:rFonts w:ascii="Times New Roman" w:hAnsi="Times New Roman" w:cs="Times New Roman"/>
          <w:lang w:val="la-Latn"/>
        </w:rPr>
        <w:commentReference w:id="32"/>
      </w:r>
      <w:r w:rsidRPr="007A06F5">
        <w:rPr>
          <w:rFonts w:ascii="Times New Roman" w:hAnsi="Times New Roman" w:cs="Times New Roman"/>
          <w:lang w:val="la-Latn"/>
        </w:rPr>
        <w:t xml:space="preserve">. XXVIII. </w:t>
      </w:r>
      <w:commentRangeStart w:id="33"/>
      <w:r w:rsidRPr="007A06F5">
        <w:rPr>
          <w:rFonts w:ascii="Times New Roman" w:hAnsi="Times New Roman" w:cs="Times New Roman"/>
          <w:highlight w:val="yellow"/>
          <w:lang w:val="la-Latn"/>
        </w:rPr>
        <w:t>De his, qui p</w:t>
      </w:r>
      <w:r w:rsidR="00D35BCF" w:rsidRPr="007A06F5">
        <w:rPr>
          <w:rFonts w:ascii="Times New Roman" w:hAnsi="Times New Roman" w:cs="Times New Roman"/>
          <w:highlight w:val="yellow"/>
          <w:lang w:val="la-Latn"/>
        </w:rPr>
        <w:t>er</w:t>
      </w:r>
      <w:r w:rsidRPr="007A06F5">
        <w:rPr>
          <w:rFonts w:ascii="Times New Roman" w:hAnsi="Times New Roman" w:cs="Times New Roman"/>
          <w:highlight w:val="yellow"/>
          <w:lang w:val="la-Latn"/>
        </w:rPr>
        <w:t xml:space="preserve"> </w:t>
      </w:r>
      <w:r w:rsidR="00D35BCF" w:rsidRPr="007A06F5">
        <w:rPr>
          <w:rFonts w:ascii="Times New Roman" w:hAnsi="Times New Roman" w:cs="Times New Roman"/>
          <w:highlight w:val="yellow"/>
          <w:lang w:val="la-Latn"/>
        </w:rPr>
        <w:t>o</w:t>
      </w:r>
      <w:r w:rsidRPr="007A06F5">
        <w:rPr>
          <w:rFonts w:ascii="Times New Roman" w:hAnsi="Times New Roman" w:cs="Times New Roman"/>
          <w:highlight w:val="yellow"/>
          <w:lang w:val="la-Latn"/>
        </w:rPr>
        <w:t>di</w:t>
      </w:r>
      <w:r w:rsidR="00D35BCF" w:rsidRPr="007A06F5">
        <w:rPr>
          <w:rFonts w:ascii="Times New Roman" w:hAnsi="Times New Roman" w:cs="Times New Roman"/>
          <w:highlight w:val="yellow"/>
          <w:lang w:val="la-Latn"/>
        </w:rPr>
        <w:t>um</w:t>
      </w:r>
      <w:r w:rsidRPr="007A06F5">
        <w:rPr>
          <w:rFonts w:ascii="Times New Roman" w:hAnsi="Times New Roman" w:cs="Times New Roman"/>
          <w:highlight w:val="yellow"/>
          <w:lang w:val="la-Latn"/>
        </w:rPr>
        <w:t xml:space="preserve"> pacem n</w:t>
      </w:r>
      <w:r w:rsidR="00D35BCF" w:rsidRPr="007A06F5">
        <w:rPr>
          <w:rFonts w:ascii="Times New Roman" w:hAnsi="Times New Roman" w:cs="Times New Roman"/>
          <w:highlight w:val="yellow"/>
          <w:lang w:val="la-Latn"/>
        </w:rPr>
        <w:t>on revertuntur.</w:t>
      </w:r>
      <w:r w:rsidRPr="007A06F5">
        <w:rPr>
          <w:rFonts w:ascii="Times New Roman" w:hAnsi="Times New Roman" w:cs="Times New Roman"/>
          <w:lang w:val="la-Latn"/>
        </w:rPr>
        <w:t>/</w:t>
      </w:r>
      <w:commentRangeEnd w:id="33"/>
      <w:r w:rsidR="00D35BCF" w:rsidRPr="007A06F5">
        <w:rPr>
          <w:rStyle w:val="Odkaznakoment"/>
          <w:rFonts w:ascii="Times New Roman" w:hAnsi="Times New Roman" w:cs="Times New Roman"/>
          <w:lang w:val="la-Latn"/>
        </w:rPr>
        <w:commentReference w:id="33"/>
      </w:r>
    </w:p>
    <w:p w14:paraId="0DEB1B60" w14:textId="6E3CEC62" w:rsidR="0063650B" w:rsidRPr="007A06F5" w:rsidRDefault="00374B7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2r</w:t>
      </w:r>
    </w:p>
    <w:p w14:paraId="5FAB2A1D" w14:textId="79DB3B37" w:rsidR="00BB51DD" w:rsidRPr="007A06F5" w:rsidRDefault="00BB51D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r w:rsidR="00982F53"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00982F53" w:rsidRPr="007A06F5">
        <w:rPr>
          <w:rFonts w:ascii="Times New Roman" w:hAnsi="Times New Roman" w:cs="Times New Roman"/>
          <w:lang w:val="la-Latn"/>
        </w:rPr>
        <w:t>exigere non debent./</w:t>
      </w:r>
    </w:p>
    <w:p w14:paraId="4A80FE5D" w14:textId="734479BF" w:rsidR="00982F53" w:rsidRPr="007A06F5" w:rsidRDefault="00982F5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...t</w:t>
      </w:r>
      <w:r w:rsidR="005D4A29" w:rsidRPr="007A06F5">
        <w:rPr>
          <w:rFonts w:ascii="Times New Roman" w:hAnsi="Times New Roman" w:cs="Times New Roman"/>
          <w:lang w:val="la-Latn"/>
        </w:rPr>
        <w:t>.</w:t>
      </w:r>
      <w:r w:rsidRPr="007A06F5">
        <w:rPr>
          <w:rFonts w:ascii="Times New Roman" w:hAnsi="Times New Roman" w:cs="Times New Roman"/>
          <w:lang w:val="la-Latn"/>
        </w:rPr>
        <w:t>..UR secundus INCIPIUNT REGULE/</w:t>
      </w:r>
    </w:p>
    <w:p w14:paraId="2C6EC8AF" w14:textId="7D6BAFF2" w:rsidR="00982F53" w:rsidRPr="007A06F5" w:rsidRDefault="00982F5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ministris ecclęsię si deuiauerint Liber III./</w:t>
      </w:r>
    </w:p>
    <w:p w14:paraId="747D13C0" w14:textId="425F3500" w:rsidR="00982F53" w:rsidRPr="007A06F5" w:rsidRDefault="00982F53" w:rsidP="00450DB4">
      <w:pPr>
        <w:spacing w:after="120" w:line="240" w:lineRule="auto"/>
        <w:rPr>
          <w:rFonts w:ascii="Times New Roman" w:hAnsi="Times New Roman" w:cs="Times New Roman"/>
          <w:lang w:val="la-Latn"/>
        </w:rPr>
      </w:pPr>
      <w:commentRangeStart w:id="34"/>
      <w:r w:rsidRPr="007A06F5">
        <w:rPr>
          <w:rFonts w:ascii="Times New Roman" w:hAnsi="Times New Roman" w:cs="Times New Roman"/>
          <w:lang w:val="la-Latn"/>
        </w:rPr>
        <w:t>De presbyteris, qui uxoris acce</w:t>
      </w:r>
      <w:r w:rsidR="009E2B13" w:rsidRPr="007A06F5">
        <w:rPr>
          <w:rFonts w:ascii="Times New Roman" w:hAnsi="Times New Roman" w:cs="Times New Roman"/>
          <w:lang w:val="la-Latn"/>
        </w:rPr>
        <w:t>perunt et</w:t>
      </w:r>
      <w:r w:rsidRPr="007A06F5">
        <w:rPr>
          <w:rFonts w:ascii="Times New Roman" w:hAnsi="Times New Roman" w:cs="Times New Roman"/>
          <w:lang w:val="la-Latn"/>
        </w:rPr>
        <w:t xml:space="preserve"> fornicati sunt./</w:t>
      </w:r>
      <w:commentRangeEnd w:id="34"/>
      <w:r w:rsidR="009E2B13" w:rsidRPr="007A06F5">
        <w:rPr>
          <w:rStyle w:val="Odkaznakoment"/>
          <w:rFonts w:ascii="Times New Roman" w:hAnsi="Times New Roman" w:cs="Times New Roman"/>
          <w:lang w:val="la-Latn"/>
        </w:rPr>
        <w:commentReference w:id="34"/>
      </w:r>
    </w:p>
    <w:p w14:paraId="5CA29A94" w14:textId="01EC00F5" w:rsidR="00982F53" w:rsidRPr="007A06F5" w:rsidRDefault="00982F53" w:rsidP="00450DB4">
      <w:pPr>
        <w:spacing w:after="120" w:line="240" w:lineRule="auto"/>
        <w:rPr>
          <w:rFonts w:ascii="Times New Roman" w:hAnsi="Times New Roman" w:cs="Times New Roman"/>
          <w:lang w:val="la-Latn"/>
        </w:rPr>
      </w:pPr>
      <w:commentRangeStart w:id="35"/>
      <w:r w:rsidRPr="007A06F5">
        <w:rPr>
          <w:rFonts w:ascii="Times New Roman" w:hAnsi="Times New Roman" w:cs="Times New Roman"/>
          <w:lang w:val="la-Latn"/>
        </w:rPr>
        <w:t>De diaconibus similiter.</w:t>
      </w:r>
      <w:commentRangeEnd w:id="35"/>
      <w:r w:rsidR="009E2B13" w:rsidRPr="007A06F5">
        <w:rPr>
          <w:rStyle w:val="Odkaznakoment"/>
          <w:rFonts w:ascii="Times New Roman" w:hAnsi="Times New Roman" w:cs="Times New Roman"/>
          <w:lang w:val="la-Latn"/>
        </w:rPr>
        <w:commentReference w:id="35"/>
      </w:r>
      <w:r w:rsidRPr="007A06F5">
        <w:rPr>
          <w:rFonts w:ascii="Times New Roman" w:hAnsi="Times New Roman" w:cs="Times New Roman"/>
          <w:lang w:val="la-Latn"/>
        </w:rPr>
        <w:t xml:space="preserve"> </w:t>
      </w:r>
      <w:commentRangeStart w:id="36"/>
      <w:r w:rsidR="009E2B13" w:rsidRPr="007A06F5">
        <w:rPr>
          <w:rFonts w:ascii="Times New Roman" w:hAnsi="Times New Roman" w:cs="Times New Roman"/>
          <w:lang w:val="la-Latn"/>
        </w:rPr>
        <w:t xml:space="preserve">L. </w:t>
      </w:r>
      <w:r w:rsidRPr="007A06F5">
        <w:rPr>
          <w:rFonts w:ascii="Times New Roman" w:hAnsi="Times New Roman" w:cs="Times New Roman"/>
          <w:lang w:val="la-Latn"/>
        </w:rPr>
        <w:t>sibi sunt conscii./</w:t>
      </w:r>
    </w:p>
    <w:p w14:paraId="092E4E9A" w14:textId="40139E40" w:rsidR="00982F53" w:rsidRPr="007A06F5" w:rsidRDefault="00982F5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ad presbyterum promouentur, et ante ordinatione pecca</w:t>
      </w:r>
      <w:r w:rsidR="006B1063" w:rsidRPr="007A06F5">
        <w:rPr>
          <w:rFonts w:ascii="Times New Roman" w:hAnsi="Times New Roman" w:cs="Times New Roman"/>
          <w:lang w:val="la-Latn"/>
        </w:rPr>
        <w:t>torum</w:t>
      </w:r>
      <w:r w:rsidRPr="007A06F5">
        <w:rPr>
          <w:rFonts w:ascii="Times New Roman" w:hAnsi="Times New Roman" w:cs="Times New Roman"/>
          <w:lang w:val="la-Latn"/>
        </w:rPr>
        <w:t>/</w:t>
      </w:r>
      <w:commentRangeEnd w:id="36"/>
      <w:r w:rsidR="00CA2625" w:rsidRPr="007A06F5">
        <w:rPr>
          <w:rStyle w:val="Odkaznakoment"/>
          <w:rFonts w:ascii="Times New Roman" w:hAnsi="Times New Roman" w:cs="Times New Roman"/>
          <w:lang w:val="la-Latn"/>
        </w:rPr>
        <w:commentReference w:id="36"/>
      </w:r>
    </w:p>
    <w:p w14:paraId="0710DCCE" w14:textId="438ABB52" w:rsidR="00982F53" w:rsidRPr="007A06F5" w:rsidRDefault="00982F5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fornitatione</w:t>
      </w:r>
      <w:r w:rsidR="00CA2625" w:rsidRPr="007A06F5">
        <w:rPr>
          <w:rFonts w:ascii="Times New Roman" w:hAnsi="Times New Roman" w:cs="Times New Roman"/>
          <w:lang w:val="la-Latn"/>
        </w:rPr>
        <w:t xml:space="preserve"> (sic)</w:t>
      </w:r>
      <w:r w:rsidRPr="007A06F5">
        <w:rPr>
          <w:rFonts w:ascii="Times New Roman" w:hAnsi="Times New Roman" w:cs="Times New Roman"/>
          <w:lang w:val="la-Latn"/>
        </w:rPr>
        <w:t xml:space="preserve"> in canone apostolorum et ceteris </w:t>
      </w:r>
      <w:commentRangeStart w:id="37"/>
      <w:r w:rsidRPr="007A06F5">
        <w:rPr>
          <w:rFonts w:ascii="Times New Roman" w:hAnsi="Times New Roman" w:cs="Times New Roman"/>
          <w:lang w:val="la-Latn"/>
        </w:rPr>
        <w:t>rebus</w:t>
      </w:r>
      <w:commentRangeEnd w:id="37"/>
      <w:r w:rsidR="00CA2625" w:rsidRPr="007A06F5">
        <w:rPr>
          <w:rStyle w:val="Odkaznakoment"/>
          <w:rFonts w:ascii="Times New Roman" w:hAnsi="Times New Roman" w:cs="Times New Roman"/>
          <w:lang w:val="la-Latn"/>
        </w:rPr>
        <w:commentReference w:id="37"/>
      </w:r>
      <w:r w:rsidRPr="007A06F5">
        <w:rPr>
          <w:rFonts w:ascii="Times New Roman" w:hAnsi="Times New Roman" w:cs="Times New Roman"/>
          <w:lang w:val="la-Latn"/>
        </w:rPr>
        <w:t xml:space="preserve">./ </w:t>
      </w:r>
    </w:p>
    <w:p w14:paraId="0FB04DAB" w14:textId="79A05463" w:rsidR="00982F53" w:rsidRPr="007A06F5" w:rsidRDefault="00982F53" w:rsidP="00450DB4">
      <w:pPr>
        <w:spacing w:after="120" w:line="240" w:lineRule="auto"/>
        <w:rPr>
          <w:rFonts w:ascii="Times New Roman" w:hAnsi="Times New Roman" w:cs="Times New Roman"/>
          <w:lang w:val="la-Latn"/>
        </w:rPr>
      </w:pPr>
      <w:commentRangeStart w:id="38"/>
      <w:r w:rsidRPr="007A06F5">
        <w:rPr>
          <w:rFonts w:ascii="Times New Roman" w:hAnsi="Times New Roman" w:cs="Times New Roman"/>
          <w:lang w:val="la-Latn"/>
        </w:rPr>
        <w:t>De diuersis ordinibus ab uxoribus abstinendum./</w:t>
      </w:r>
      <w:commentRangeEnd w:id="38"/>
      <w:r w:rsidR="00124743" w:rsidRPr="007A06F5">
        <w:rPr>
          <w:rStyle w:val="Odkaznakoment"/>
          <w:rFonts w:ascii="Times New Roman" w:hAnsi="Times New Roman" w:cs="Times New Roman"/>
          <w:lang w:val="la-Latn"/>
        </w:rPr>
        <w:commentReference w:id="38"/>
      </w:r>
    </w:p>
    <w:p w14:paraId="16D24DCF" w14:textId="4F7F7995" w:rsidR="00982F53" w:rsidRPr="007A06F5" w:rsidRDefault="00982F53" w:rsidP="00450DB4">
      <w:pPr>
        <w:spacing w:after="120" w:line="240" w:lineRule="auto"/>
        <w:rPr>
          <w:rFonts w:ascii="Times New Roman" w:hAnsi="Times New Roman" w:cs="Times New Roman"/>
          <w:lang w:val="la-Latn"/>
        </w:rPr>
      </w:pPr>
      <w:commentRangeStart w:id="39"/>
      <w:r w:rsidRPr="007A06F5">
        <w:rPr>
          <w:rFonts w:ascii="Times New Roman" w:hAnsi="Times New Roman" w:cs="Times New Roman"/>
          <w:lang w:val="la-Latn"/>
        </w:rPr>
        <w:t>Quod sacerdotes et leu</w:t>
      </w:r>
      <w:r w:rsidR="00852EA7" w:rsidRPr="007A06F5">
        <w:rPr>
          <w:rFonts w:ascii="Times New Roman" w:hAnsi="Times New Roman" w:cs="Times New Roman"/>
          <w:lang w:val="la-Latn"/>
        </w:rPr>
        <w:t>it</w:t>
      </w:r>
      <w:r w:rsidR="00124743" w:rsidRPr="007A06F5">
        <w:rPr>
          <w:rFonts w:ascii="Times New Roman" w:hAnsi="Times New Roman" w:cs="Times New Roman"/>
          <w:lang w:val="la-Latn"/>
        </w:rPr>
        <w:t>e cum mulieribus coire non debe</w:t>
      </w:r>
      <w:r w:rsidRPr="007A06F5">
        <w:rPr>
          <w:rFonts w:ascii="Times New Roman" w:hAnsi="Times New Roman" w:cs="Times New Roman"/>
          <w:lang w:val="la-Latn"/>
        </w:rPr>
        <w:t>at./</w:t>
      </w:r>
      <w:commentRangeEnd w:id="39"/>
      <w:r w:rsidR="00124743" w:rsidRPr="007A06F5">
        <w:rPr>
          <w:rStyle w:val="Odkaznakoment"/>
          <w:rFonts w:ascii="Times New Roman" w:hAnsi="Times New Roman" w:cs="Times New Roman"/>
          <w:lang w:val="la-Latn"/>
        </w:rPr>
        <w:commentReference w:id="39"/>
      </w:r>
    </w:p>
    <w:p w14:paraId="2ACEDAEA" w14:textId="0EA7454C" w:rsidR="00852EA7" w:rsidRPr="007A06F5" w:rsidRDefault="00852EA7" w:rsidP="00450DB4">
      <w:pPr>
        <w:spacing w:after="120" w:line="240" w:lineRule="auto"/>
        <w:rPr>
          <w:rFonts w:ascii="Times New Roman" w:hAnsi="Times New Roman" w:cs="Times New Roman"/>
          <w:lang w:val="la-Latn"/>
        </w:rPr>
      </w:pPr>
      <w:commentRangeStart w:id="40"/>
      <w:r w:rsidRPr="007A06F5">
        <w:rPr>
          <w:rFonts w:ascii="Times New Roman" w:hAnsi="Times New Roman" w:cs="Times New Roman"/>
          <w:lang w:val="la-Latn"/>
        </w:rPr>
        <w:t>De incontinentia sacerdotum et leuitarum./</w:t>
      </w:r>
      <w:commentRangeEnd w:id="40"/>
      <w:r w:rsidR="00124743" w:rsidRPr="007A06F5">
        <w:rPr>
          <w:rStyle w:val="Odkaznakoment"/>
          <w:rFonts w:ascii="Times New Roman" w:hAnsi="Times New Roman" w:cs="Times New Roman"/>
          <w:lang w:val="la-Latn"/>
        </w:rPr>
        <w:commentReference w:id="40"/>
      </w:r>
    </w:p>
    <w:p w14:paraId="5CB108B1" w14:textId="7FD70D4A" w:rsidR="00852EA7" w:rsidRPr="007A06F5" w:rsidRDefault="00852EA7" w:rsidP="00450DB4">
      <w:pPr>
        <w:spacing w:after="120" w:line="240" w:lineRule="auto"/>
        <w:rPr>
          <w:rFonts w:ascii="Times New Roman" w:hAnsi="Times New Roman" w:cs="Times New Roman"/>
          <w:lang w:val="la-Latn"/>
        </w:rPr>
      </w:pPr>
      <w:commentRangeStart w:id="41"/>
      <w:r w:rsidRPr="007A06F5">
        <w:rPr>
          <w:rFonts w:ascii="Times New Roman" w:hAnsi="Times New Roman" w:cs="Times New Roman"/>
          <w:lang w:val="la-Latn"/>
        </w:rPr>
        <w:t>De insubtroductis mulieribus</w:t>
      </w:r>
      <w:commentRangeEnd w:id="41"/>
      <w:r w:rsidR="00124743" w:rsidRPr="007A06F5">
        <w:rPr>
          <w:rStyle w:val="Odkaznakoment"/>
          <w:rFonts w:ascii="Times New Roman" w:hAnsi="Times New Roman" w:cs="Times New Roman"/>
          <w:lang w:val="la-Latn"/>
        </w:rPr>
        <w:commentReference w:id="41"/>
      </w:r>
      <w:r w:rsidRPr="007A06F5">
        <w:rPr>
          <w:rFonts w:ascii="Times New Roman" w:hAnsi="Times New Roman" w:cs="Times New Roman"/>
          <w:lang w:val="la-Latn"/>
        </w:rPr>
        <w:t>./</w:t>
      </w:r>
    </w:p>
    <w:p w14:paraId="421A23AA" w14:textId="46F5818B" w:rsidR="00852EA7" w:rsidRPr="007A06F5" w:rsidRDefault="00852EA7" w:rsidP="00450DB4">
      <w:pPr>
        <w:spacing w:after="120" w:line="240" w:lineRule="auto"/>
        <w:rPr>
          <w:rFonts w:ascii="Times New Roman" w:hAnsi="Times New Roman" w:cs="Times New Roman"/>
          <w:lang w:val="la-Latn"/>
        </w:rPr>
      </w:pPr>
      <w:commentRangeStart w:id="42"/>
      <w:r w:rsidRPr="007A06F5">
        <w:rPr>
          <w:rFonts w:ascii="Times New Roman" w:hAnsi="Times New Roman" w:cs="Times New Roman"/>
          <w:lang w:val="la-Latn"/>
        </w:rPr>
        <w:t>De clericis usuras accepientibus./</w:t>
      </w:r>
      <w:commentRangeEnd w:id="42"/>
      <w:r w:rsidR="00124743" w:rsidRPr="007A06F5">
        <w:rPr>
          <w:rStyle w:val="Odkaznakoment"/>
          <w:rFonts w:ascii="Times New Roman" w:hAnsi="Times New Roman" w:cs="Times New Roman"/>
          <w:lang w:val="la-Latn"/>
        </w:rPr>
        <w:commentReference w:id="42"/>
      </w:r>
    </w:p>
    <w:p w14:paraId="3483FFB5" w14:textId="25FAF15F" w:rsidR="00852EA7" w:rsidRPr="007A06F5" w:rsidRDefault="00852EA7" w:rsidP="00450DB4">
      <w:pPr>
        <w:spacing w:after="120" w:line="240" w:lineRule="auto"/>
        <w:rPr>
          <w:rFonts w:ascii="Times New Roman" w:hAnsi="Times New Roman" w:cs="Times New Roman"/>
          <w:lang w:val="la-Latn"/>
        </w:rPr>
      </w:pPr>
      <w:commentRangeStart w:id="43"/>
      <w:r w:rsidRPr="007A06F5">
        <w:rPr>
          <w:rFonts w:ascii="Times New Roman" w:hAnsi="Times New Roman" w:cs="Times New Roman"/>
          <w:lang w:val="la-Latn"/>
        </w:rPr>
        <w:t>Vt nullus presbyter et diaconus conductor existat et ut clerici/ abstineant se ab usuris./</w:t>
      </w:r>
      <w:commentRangeEnd w:id="43"/>
      <w:r w:rsidR="00553422" w:rsidRPr="007A06F5">
        <w:rPr>
          <w:rStyle w:val="Odkaznakoment"/>
          <w:rFonts w:ascii="Times New Roman" w:hAnsi="Times New Roman" w:cs="Times New Roman"/>
          <w:lang w:val="la-Latn"/>
        </w:rPr>
        <w:commentReference w:id="43"/>
      </w:r>
    </w:p>
    <w:p w14:paraId="270A9A96" w14:textId="1E2747F0" w:rsidR="00852EA7" w:rsidRPr="007A06F5" w:rsidRDefault="00852EA7" w:rsidP="00450DB4">
      <w:pPr>
        <w:spacing w:after="120" w:line="240" w:lineRule="auto"/>
        <w:rPr>
          <w:rFonts w:ascii="Times New Roman" w:hAnsi="Times New Roman" w:cs="Times New Roman"/>
          <w:lang w:val="la-Latn"/>
        </w:rPr>
      </w:pPr>
      <w:commentRangeStart w:id="44"/>
      <w:r w:rsidRPr="007A06F5">
        <w:rPr>
          <w:rFonts w:ascii="Times New Roman" w:hAnsi="Times New Roman" w:cs="Times New Roman"/>
          <w:lang w:val="la-Latn"/>
        </w:rPr>
        <w:t xml:space="preserve">V. </w:t>
      </w:r>
      <w:r w:rsidR="00553422" w:rsidRPr="007A06F5">
        <w:rPr>
          <w:rFonts w:ascii="Times New Roman" w:hAnsi="Times New Roman" w:cs="Times New Roman"/>
          <w:lang w:val="la-Latn"/>
        </w:rPr>
        <w:t>Vt clerici</w:t>
      </w:r>
      <w:r w:rsidRPr="007A06F5">
        <w:rPr>
          <w:rFonts w:ascii="Times New Roman" w:hAnsi="Times New Roman" w:cs="Times New Roman"/>
          <w:lang w:val="la-Latn"/>
        </w:rPr>
        <w:t xml:space="preserve"> et continentes ad uirgines et uiduas non acc</w:t>
      </w:r>
      <w:r w:rsidR="00553422" w:rsidRPr="007A06F5">
        <w:rPr>
          <w:rFonts w:ascii="Times New Roman" w:hAnsi="Times New Roman" w:cs="Times New Roman"/>
          <w:lang w:val="la-Latn"/>
        </w:rPr>
        <w:t>endant.</w:t>
      </w:r>
      <w:r w:rsidRPr="007A06F5">
        <w:rPr>
          <w:rFonts w:ascii="Times New Roman" w:hAnsi="Times New Roman" w:cs="Times New Roman"/>
          <w:lang w:val="la-Latn"/>
        </w:rPr>
        <w:t>/</w:t>
      </w:r>
      <w:commentRangeEnd w:id="44"/>
      <w:r w:rsidR="00553422" w:rsidRPr="007A06F5">
        <w:rPr>
          <w:rStyle w:val="Odkaznakoment"/>
          <w:rFonts w:ascii="Times New Roman" w:hAnsi="Times New Roman" w:cs="Times New Roman"/>
          <w:lang w:val="la-Latn"/>
        </w:rPr>
        <w:commentReference w:id="44"/>
      </w:r>
    </w:p>
    <w:p w14:paraId="13BFDB55" w14:textId="3E8FBE40" w:rsidR="00852EA7" w:rsidRPr="007A06F5" w:rsidRDefault="00852EA7" w:rsidP="00450DB4">
      <w:pPr>
        <w:spacing w:after="120" w:line="240" w:lineRule="auto"/>
        <w:rPr>
          <w:rFonts w:ascii="Times New Roman" w:hAnsi="Times New Roman" w:cs="Times New Roman"/>
          <w:lang w:val="la-Latn"/>
        </w:rPr>
      </w:pPr>
      <w:commentRangeStart w:id="45"/>
      <w:r w:rsidRPr="007A06F5">
        <w:rPr>
          <w:rFonts w:ascii="Times New Roman" w:hAnsi="Times New Roman" w:cs="Times New Roman"/>
          <w:lang w:val="la-Latn"/>
        </w:rPr>
        <w:lastRenderedPageBreak/>
        <w:t>De c</w:t>
      </w:r>
      <w:r w:rsidR="00553422" w:rsidRPr="007A06F5">
        <w:rPr>
          <w:rFonts w:ascii="Times New Roman" w:hAnsi="Times New Roman" w:cs="Times New Roman"/>
          <w:lang w:val="la-Latn"/>
        </w:rPr>
        <w:t>lericis [et] monachis non manentibus</w:t>
      </w:r>
      <w:r w:rsidRPr="007A06F5">
        <w:rPr>
          <w:rFonts w:ascii="Times New Roman" w:hAnsi="Times New Roman" w:cs="Times New Roman"/>
          <w:lang w:val="la-Latn"/>
        </w:rPr>
        <w:t xml:space="preserve"> in suo proposito./</w:t>
      </w:r>
      <w:commentRangeEnd w:id="45"/>
      <w:r w:rsidR="00553422" w:rsidRPr="007A06F5">
        <w:rPr>
          <w:rStyle w:val="Odkaznakoment"/>
          <w:rFonts w:ascii="Times New Roman" w:hAnsi="Times New Roman" w:cs="Times New Roman"/>
          <w:lang w:val="la-Latn"/>
        </w:rPr>
        <w:commentReference w:id="45"/>
      </w:r>
    </w:p>
    <w:p w14:paraId="487A7300" w14:textId="17752076" w:rsidR="00852EA7" w:rsidRPr="007A06F5" w:rsidRDefault="00852EA7" w:rsidP="00450DB4">
      <w:pPr>
        <w:spacing w:after="120" w:line="240" w:lineRule="auto"/>
        <w:rPr>
          <w:rFonts w:ascii="Times New Roman" w:hAnsi="Times New Roman" w:cs="Times New Roman"/>
          <w:lang w:val="la-Latn"/>
        </w:rPr>
      </w:pPr>
      <w:commentRangeStart w:id="46"/>
      <w:r w:rsidRPr="007A06F5">
        <w:rPr>
          <w:rFonts w:ascii="Times New Roman" w:hAnsi="Times New Roman" w:cs="Times New Roman"/>
          <w:lang w:val="la-Latn"/>
        </w:rPr>
        <w:t>De monachis et uirginibus, proposit</w:t>
      </w:r>
      <w:r w:rsidR="00D91886" w:rsidRPr="007A06F5">
        <w:rPr>
          <w:rFonts w:ascii="Times New Roman" w:hAnsi="Times New Roman" w:cs="Times New Roman"/>
          <w:lang w:val="la-Latn"/>
        </w:rPr>
        <w:t>um</w:t>
      </w:r>
      <w:r w:rsidRPr="007A06F5">
        <w:rPr>
          <w:rFonts w:ascii="Times New Roman" w:hAnsi="Times New Roman" w:cs="Times New Roman"/>
          <w:lang w:val="la-Latn"/>
        </w:rPr>
        <w:t xml:space="preserve"> non seruantibus./</w:t>
      </w:r>
      <w:commentRangeEnd w:id="46"/>
      <w:r w:rsidR="00D91886" w:rsidRPr="007A06F5">
        <w:rPr>
          <w:rStyle w:val="Odkaznakoment"/>
          <w:rFonts w:ascii="Times New Roman" w:hAnsi="Times New Roman" w:cs="Times New Roman"/>
          <w:lang w:val="la-Latn"/>
        </w:rPr>
        <w:commentReference w:id="46"/>
      </w:r>
    </w:p>
    <w:p w14:paraId="3E39F3DF" w14:textId="0282B95E" w:rsidR="00852EA7" w:rsidRPr="007A06F5" w:rsidRDefault="00D918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Aut sacr</w:t>
      </w:r>
      <w:r w:rsidR="00852EA7" w:rsidRPr="007A06F5">
        <w:rPr>
          <w:rFonts w:ascii="Times New Roman" w:hAnsi="Times New Roman" w:cs="Times New Roman"/>
          <w:lang w:val="la-Latn"/>
        </w:rPr>
        <w:t xml:space="preserve">um mulieres non </w:t>
      </w:r>
      <w:commentRangeStart w:id="47"/>
      <w:r w:rsidR="00852EA7" w:rsidRPr="007A06F5">
        <w:rPr>
          <w:rFonts w:ascii="Times New Roman" w:hAnsi="Times New Roman" w:cs="Times New Roman"/>
          <w:lang w:val="la-Latn"/>
        </w:rPr>
        <w:t>introducant</w:t>
      </w:r>
      <w:commentRangeEnd w:id="47"/>
      <w:r w:rsidRPr="007A06F5">
        <w:rPr>
          <w:rStyle w:val="Odkaznakoment"/>
          <w:rFonts w:ascii="Times New Roman" w:hAnsi="Times New Roman" w:cs="Times New Roman"/>
          <w:lang w:val="la-Latn"/>
        </w:rPr>
        <w:commentReference w:id="47"/>
      </w:r>
      <w:r w:rsidR="00852EA7" w:rsidRPr="007A06F5">
        <w:rPr>
          <w:rFonts w:ascii="Times New Roman" w:hAnsi="Times New Roman" w:cs="Times New Roman"/>
          <w:lang w:val="la-Latn"/>
        </w:rPr>
        <w:t>./</w:t>
      </w:r>
    </w:p>
    <w:p w14:paraId="4EE6C2E9" w14:textId="2307F50E" w:rsidR="00852EA7" w:rsidRPr="007A06F5" w:rsidRDefault="00852EA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eadem rem./</w:t>
      </w:r>
    </w:p>
    <w:p w14:paraId="05D04C33" w14:textId="7C20AA31" w:rsidR="00852EA7" w:rsidRPr="007A06F5" w:rsidRDefault="00852EA7" w:rsidP="00450DB4">
      <w:pPr>
        <w:spacing w:after="120" w:line="240" w:lineRule="auto"/>
        <w:rPr>
          <w:rFonts w:ascii="Times New Roman" w:hAnsi="Times New Roman" w:cs="Times New Roman"/>
          <w:lang w:val="la-Latn"/>
        </w:rPr>
      </w:pPr>
      <w:commentRangeStart w:id="48"/>
      <w:r w:rsidRPr="007A06F5">
        <w:rPr>
          <w:rFonts w:ascii="Times New Roman" w:hAnsi="Times New Roman" w:cs="Times New Roman"/>
          <w:lang w:val="la-Latn"/>
        </w:rPr>
        <w:t xml:space="preserve">Quod nulli sacerdotum liceat </w:t>
      </w:r>
      <w:r w:rsidR="006E64C6" w:rsidRPr="007A06F5">
        <w:rPr>
          <w:rFonts w:ascii="Times New Roman" w:hAnsi="Times New Roman" w:cs="Times New Roman"/>
          <w:lang w:val="la-Latn"/>
        </w:rPr>
        <w:t>c</w:t>
      </w:r>
      <w:r w:rsidRPr="007A06F5">
        <w:rPr>
          <w:rFonts w:ascii="Times New Roman" w:hAnsi="Times New Roman" w:cs="Times New Roman"/>
          <w:lang w:val="la-Latn"/>
        </w:rPr>
        <w:t>anones ignorare./</w:t>
      </w:r>
      <w:commentRangeEnd w:id="48"/>
      <w:r w:rsidR="006E64C6" w:rsidRPr="007A06F5">
        <w:rPr>
          <w:rStyle w:val="Odkaznakoment"/>
          <w:rFonts w:ascii="Times New Roman" w:hAnsi="Times New Roman" w:cs="Times New Roman"/>
          <w:lang w:val="la-Latn"/>
        </w:rPr>
        <w:commentReference w:id="48"/>
      </w:r>
    </w:p>
    <w:p w14:paraId="4FD0A921" w14:textId="7CF9E1D5" w:rsidR="00852EA7" w:rsidRPr="007A06F5" w:rsidRDefault="00852EA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pollutionibus sacerdotum. Interrogatio Augustin. et</w:t>
      </w:r>
      <w:r w:rsidR="005D4A29" w:rsidRPr="007A06F5">
        <w:rPr>
          <w:rFonts w:ascii="Times New Roman" w:hAnsi="Times New Roman" w:cs="Times New Roman"/>
          <w:lang w:val="la-Latn"/>
        </w:rPr>
        <w:t>.</w:t>
      </w:r>
      <w:r w:rsidRPr="007A06F5">
        <w:rPr>
          <w:rFonts w:ascii="Times New Roman" w:hAnsi="Times New Roman" w:cs="Times New Roman"/>
          <w:lang w:val="la-Latn"/>
        </w:rPr>
        <w:t>s...sio./</w:t>
      </w:r>
    </w:p>
    <w:p w14:paraId="69B745EA" w14:textId="45397DB8" w:rsidR="00852EA7" w:rsidRPr="007A06F5" w:rsidRDefault="009E2B1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2v</w:t>
      </w:r>
    </w:p>
    <w:p w14:paraId="3088B8C4" w14:textId="56AD48DA" w:rsidR="00982F53" w:rsidRPr="007A06F5" w:rsidRDefault="006E64C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XXIIII. DE PENITENIALI BEDAE PRESBYTERI LIBRI </w:t>
      </w:r>
      <w:commentRangeStart w:id="49"/>
      <w:r w:rsidRPr="007A06F5">
        <w:rPr>
          <w:rFonts w:ascii="Times New Roman" w:hAnsi="Times New Roman" w:cs="Times New Roman"/>
          <w:lang w:val="la-Latn"/>
        </w:rPr>
        <w:t>IIII</w:t>
      </w:r>
      <w:commentRangeEnd w:id="49"/>
      <w:r w:rsidR="00FC2330" w:rsidRPr="007A06F5">
        <w:rPr>
          <w:rStyle w:val="Odkaznakoment"/>
          <w:rFonts w:ascii="Times New Roman" w:hAnsi="Times New Roman" w:cs="Times New Roman"/>
          <w:lang w:val="la-Latn"/>
        </w:rPr>
        <w:commentReference w:id="49"/>
      </w:r>
      <w:r w:rsidRPr="007A06F5">
        <w:rPr>
          <w:rFonts w:ascii="Times New Roman" w:hAnsi="Times New Roman" w:cs="Times New Roman"/>
          <w:lang w:val="la-Latn"/>
        </w:rPr>
        <w:t>./</w:t>
      </w:r>
      <w:r w:rsidR="00FC2330" w:rsidRPr="007A06F5">
        <w:rPr>
          <w:rStyle w:val="Znakapoznpodarou"/>
          <w:rFonts w:ascii="Times New Roman" w:hAnsi="Times New Roman" w:cs="Times New Roman"/>
          <w:lang w:val="la-Latn"/>
        </w:rPr>
        <w:footnoteReference w:id="1"/>
      </w:r>
    </w:p>
    <w:p w14:paraId="1A2ADE65" w14:textId="6D9B8016" w:rsidR="006E64C6" w:rsidRPr="007A06F5" w:rsidRDefault="006E64C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INTIPIUNT (sic) CAPITULA./</w:t>
      </w:r>
    </w:p>
    <w:p w14:paraId="018DC3CF" w14:textId="1EC84BCC" w:rsidR="006E64C6" w:rsidRPr="007A06F5" w:rsidRDefault="0058129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 </w:t>
      </w:r>
      <w:r w:rsidR="006E64C6" w:rsidRPr="007A06F5">
        <w:rPr>
          <w:rFonts w:ascii="Times New Roman" w:hAnsi="Times New Roman" w:cs="Times New Roman"/>
          <w:lang w:val="la-Latn"/>
        </w:rPr>
        <w:t>De forn</w:t>
      </w:r>
      <w:r w:rsidR="007D5368" w:rsidRPr="007A06F5">
        <w:rPr>
          <w:rFonts w:ascii="Times New Roman" w:hAnsi="Times New Roman" w:cs="Times New Roman"/>
          <w:lang w:val="la-Latn"/>
        </w:rPr>
        <w:t>i</w:t>
      </w:r>
      <w:r w:rsidR="006E64C6" w:rsidRPr="007A06F5">
        <w:rPr>
          <w:rFonts w:ascii="Times New Roman" w:hAnsi="Times New Roman" w:cs="Times New Roman"/>
          <w:lang w:val="la-Latn"/>
        </w:rPr>
        <w:t>catione diuersarum personarum./</w:t>
      </w:r>
    </w:p>
    <w:p w14:paraId="369D7A65" w14:textId="11EBECA3" w:rsidR="006E64C6" w:rsidRPr="007A06F5" w:rsidRDefault="0058129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 </w:t>
      </w:r>
      <w:commentRangeStart w:id="71"/>
      <w:r w:rsidR="006E64C6" w:rsidRPr="007A06F5">
        <w:rPr>
          <w:rFonts w:ascii="Times New Roman" w:hAnsi="Times New Roman" w:cs="Times New Roman"/>
          <w:lang w:val="la-Latn"/>
        </w:rPr>
        <w:t>De his, qui cum matre aut sorore fornicauerunt</w:t>
      </w:r>
      <w:commentRangeEnd w:id="71"/>
      <w:r w:rsidR="00FC2330" w:rsidRPr="007A06F5">
        <w:rPr>
          <w:rStyle w:val="Odkaznakoment"/>
          <w:rFonts w:ascii="Times New Roman" w:hAnsi="Times New Roman" w:cs="Times New Roman"/>
          <w:lang w:val="la-Latn"/>
        </w:rPr>
        <w:commentReference w:id="71"/>
      </w:r>
      <w:r w:rsidR="006E64C6" w:rsidRPr="007A06F5">
        <w:rPr>
          <w:rFonts w:ascii="Times New Roman" w:hAnsi="Times New Roman" w:cs="Times New Roman"/>
          <w:lang w:val="la-Latn"/>
        </w:rPr>
        <w:t>./</w:t>
      </w:r>
    </w:p>
    <w:p w14:paraId="6026049B" w14:textId="1F8BD810" w:rsidR="006E64C6" w:rsidRPr="007A06F5" w:rsidRDefault="0058129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 </w:t>
      </w:r>
      <w:r w:rsidR="006E64C6" w:rsidRPr="007A06F5">
        <w:rPr>
          <w:rFonts w:ascii="Times New Roman" w:hAnsi="Times New Roman" w:cs="Times New Roman"/>
          <w:lang w:val="la-Latn"/>
        </w:rPr>
        <w:t>De ordinatione puerorum./</w:t>
      </w:r>
    </w:p>
    <w:p w14:paraId="08D3DEAB" w14:textId="54695179" w:rsidR="002523FE" w:rsidRPr="007A06F5" w:rsidRDefault="0058129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IIII. </w:t>
      </w:r>
      <w:r w:rsidR="006E64C6" w:rsidRPr="007A06F5">
        <w:rPr>
          <w:rFonts w:ascii="Times New Roman" w:hAnsi="Times New Roman" w:cs="Times New Roman"/>
          <w:lang w:val="la-Latn"/>
        </w:rPr>
        <w:t>De</w:t>
      </w:r>
      <w:r w:rsidR="004C6EF7" w:rsidRPr="007A06F5">
        <w:rPr>
          <w:rFonts w:ascii="Times New Roman" w:hAnsi="Times New Roman" w:cs="Times New Roman"/>
          <w:lang w:val="la-Latn"/>
        </w:rPr>
        <w:t xml:space="preserve"> </w:t>
      </w:r>
      <w:r w:rsidR="006E64C6" w:rsidRPr="007A06F5">
        <w:rPr>
          <w:rFonts w:ascii="Times New Roman" w:hAnsi="Times New Roman" w:cs="Times New Roman"/>
          <w:lang w:val="la-Latn"/>
        </w:rPr>
        <w:t>in.ecebroso amplexu./</w:t>
      </w:r>
    </w:p>
    <w:p w14:paraId="71EF2BBA" w14:textId="72A3CDA3" w:rsidR="006E64C6"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w:t>
      </w:r>
      <w:r w:rsidR="00581292" w:rsidRPr="007A06F5">
        <w:rPr>
          <w:rFonts w:ascii="Times New Roman" w:hAnsi="Times New Roman" w:cs="Times New Roman"/>
          <w:lang w:val="la-Latn"/>
        </w:rPr>
        <w:t xml:space="preserve">. </w:t>
      </w:r>
      <w:r w:rsidR="006E64C6" w:rsidRPr="007A06F5">
        <w:rPr>
          <w:rFonts w:ascii="Times New Roman" w:hAnsi="Times New Roman" w:cs="Times New Roman"/>
          <w:lang w:val="la-Latn"/>
        </w:rPr>
        <w:t>De abstinentia iuri a femine per manifestam conceprie.../</w:t>
      </w:r>
    </w:p>
    <w:p w14:paraId="1114E393" w14:textId="208E0354"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w:t>
      </w:r>
      <w:r w:rsidR="005D4A29" w:rsidRPr="007A06F5">
        <w:rPr>
          <w:rFonts w:ascii="Times New Roman" w:hAnsi="Times New Roman" w:cs="Times New Roman"/>
          <w:lang w:val="la-Latn"/>
        </w:rPr>
        <w:t>.</w:t>
      </w:r>
      <w:r w:rsidRPr="007A06F5">
        <w:rPr>
          <w:rFonts w:ascii="Times New Roman" w:hAnsi="Times New Roman" w:cs="Times New Roman"/>
          <w:lang w:val="la-Latn"/>
        </w:rPr>
        <w:t>..us abstinendis.</w:t>
      </w:r>
    </w:p>
    <w:p w14:paraId="696B2D88" w14:textId="0A2E559E"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 De his, qui die dominico nupserit (sic)./</w:t>
      </w:r>
    </w:p>
    <w:p w14:paraId="4D3452E1" w14:textId="7DA14AB4" w:rsidR="006E64C6" w:rsidRPr="007A06F5" w:rsidRDefault="0058129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VIII. </w:t>
      </w:r>
      <w:r w:rsidR="002523FE" w:rsidRPr="007A06F5">
        <w:rPr>
          <w:rFonts w:ascii="Times New Roman" w:hAnsi="Times New Roman" w:cs="Times New Roman"/>
          <w:lang w:val="la-Latn"/>
        </w:rPr>
        <w:t>De his, qui integra nupserint et retro./</w:t>
      </w:r>
    </w:p>
    <w:p w14:paraId="633FC0CF" w14:textId="2BE80551" w:rsidR="00556A88" w:rsidRPr="007A06F5" w:rsidRDefault="00556A8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De machina mulierum./</w:t>
      </w:r>
    </w:p>
    <w:p w14:paraId="1FD4C328" w14:textId="531A1D6F" w:rsidR="00556A88" w:rsidRPr="007A06F5" w:rsidRDefault="00556A8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De sodomitis./</w:t>
      </w:r>
    </w:p>
    <w:p w14:paraId="48392D06" w14:textId="07D36018" w:rsidR="00556A88" w:rsidRPr="007A06F5" w:rsidRDefault="00556A8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pollutione et effusione seminis./</w:t>
      </w:r>
    </w:p>
    <w:p w14:paraId="79FCABB7" w14:textId="23B8E91A" w:rsidR="00556A88" w:rsidRPr="007A06F5" w:rsidRDefault="00556A8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 De quadrupedum fornicatione./</w:t>
      </w:r>
    </w:p>
    <w:p w14:paraId="5E127AAB" w14:textId="40695399" w:rsidR="00556A88" w:rsidRPr="007A06F5" w:rsidRDefault="00556A8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 De occisione hominum manifeste seu in bello./</w:t>
      </w:r>
    </w:p>
    <w:p w14:paraId="2FBBE5B6" w14:textId="407A64B9"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 De mulieribus patres suos necantibus./</w:t>
      </w:r>
    </w:p>
    <w:p w14:paraId="198E249D" w14:textId="5A964EEF"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 De mulieribus, </w:t>
      </w:r>
      <w:r w:rsidRPr="007A06F5">
        <w:rPr>
          <w:rFonts w:ascii="Times New Roman" w:hAnsi="Times New Roman" w:cs="Times New Roman"/>
          <w:highlight w:val="yellow"/>
          <w:lang w:val="la-Latn"/>
        </w:rPr>
        <w:t>qui aliosque interimunt,</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 male sitorum suę.</w:t>
      </w:r>
      <w:r w:rsidRPr="007A06F5">
        <w:rPr>
          <w:rFonts w:ascii="Times New Roman" w:hAnsi="Times New Roman" w:cs="Times New Roman"/>
          <w:lang w:val="la-Latn"/>
        </w:rPr>
        <w:t>/</w:t>
      </w:r>
    </w:p>
    <w:p w14:paraId="31AFBDC2" w14:textId="74A9CF92"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 De patricidis et matricidis./</w:t>
      </w:r>
    </w:p>
    <w:p w14:paraId="3E0F868E" w14:textId="318D1A03"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 De infantibus per neglegentiam mortuis, necdum baptizatis./</w:t>
      </w:r>
    </w:p>
    <w:p w14:paraId="0D2BB63E" w14:textId="14802E32"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 (sic). De uiramento scio.</w:t>
      </w:r>
    </w:p>
    <w:p w14:paraId="1EBB5A34" w14:textId="7FCBB55E"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 De ebrietate et de his, qui per ebrietatem</w:t>
      </w:r>
      <w:r w:rsidR="005D4A29" w:rsidRPr="007A06F5">
        <w:rPr>
          <w:rFonts w:ascii="Times New Roman" w:hAnsi="Times New Roman" w:cs="Times New Roman"/>
          <w:lang w:val="la-Latn"/>
        </w:rPr>
        <w:t>.</w:t>
      </w:r>
      <w:r w:rsidRPr="007A06F5">
        <w:rPr>
          <w:rFonts w:ascii="Times New Roman" w:hAnsi="Times New Roman" w:cs="Times New Roman"/>
          <w:lang w:val="la-Latn"/>
        </w:rPr>
        <w:t>omttu. faciunt./</w:t>
      </w:r>
    </w:p>
    <w:p w14:paraId="0057EDDA" w14:textId="0869FB5C" w:rsidR="002523FE" w:rsidRPr="007A06F5" w:rsidRDefault="002523F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 De his, qui eucharistiam uomumt./</w:t>
      </w:r>
    </w:p>
    <w:p w14:paraId="64DC9E69" w14:textId="603DE61B" w:rsidR="002523FE" w:rsidRPr="007A06F5" w:rsidRDefault="00510E97"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3r</w:t>
      </w:r>
    </w:p>
    <w:p w14:paraId="3BC7D7A7" w14:textId="24A402B3"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 De eucharistia per neglegentiam perdita./</w:t>
      </w:r>
    </w:p>
    <w:p w14:paraId="179641FD" w14:textId="0BB16C65"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 De carne immunda et morticina et de fraude./</w:t>
      </w:r>
    </w:p>
    <w:p w14:paraId="2DFF3D1C" w14:textId="069D0BDC"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 De operibus in die dominico./</w:t>
      </w:r>
    </w:p>
    <w:p w14:paraId="24D75954" w14:textId="01C0C73D"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 De c</w:t>
      </w:r>
      <w:r w:rsidRPr="007A06F5">
        <w:rPr>
          <w:rFonts w:ascii="Times New Roman" w:hAnsi="Times New Roman" w:cs="Times New Roman"/>
          <w:vertAlign w:val="superscript"/>
          <w:lang w:val="la-Latn"/>
        </w:rPr>
        <w:t>h</w:t>
      </w:r>
      <w:r w:rsidRPr="007A06F5">
        <w:rPr>
          <w:rFonts w:ascii="Times New Roman" w:hAnsi="Times New Roman" w:cs="Times New Roman"/>
          <w:lang w:val="la-Latn"/>
        </w:rPr>
        <w:t>ri</w:t>
      </w:r>
      <w:r w:rsidRPr="007A06F5">
        <w:rPr>
          <w:rFonts w:ascii="Times New Roman" w:hAnsi="Times New Roman" w:cs="Times New Roman"/>
          <w:vertAlign w:val="superscript"/>
          <w:lang w:val="la-Latn"/>
        </w:rPr>
        <w:t>s</w:t>
      </w:r>
      <w:r w:rsidRPr="007A06F5">
        <w:rPr>
          <w:rFonts w:ascii="Times New Roman" w:hAnsi="Times New Roman" w:cs="Times New Roman"/>
          <w:lang w:val="la-Latn"/>
        </w:rPr>
        <w:t>mate in ecclesia perdito./</w:t>
      </w:r>
    </w:p>
    <w:p w14:paraId="2EA81881" w14:textId="30CFEEC5"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 De chure et sale benedicta et sapone./</w:t>
      </w:r>
    </w:p>
    <w:p w14:paraId="026B14D3" w14:textId="22ADF224"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criminibus capita lib???/</w:t>
      </w:r>
    </w:p>
    <w:p w14:paraId="2A4B57FE" w14:textId="1E25610A"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XXVII. De minoribus peccatis et </w:t>
      </w:r>
      <w:r w:rsidRPr="007A06F5">
        <w:rPr>
          <w:rFonts w:ascii="Times New Roman" w:hAnsi="Times New Roman" w:cs="Times New Roman"/>
          <w:highlight w:val="yellow"/>
          <w:lang w:val="la-Latn"/>
        </w:rPr>
        <w:t>de prietate</w:t>
      </w:r>
      <w:r w:rsidRPr="007A06F5">
        <w:rPr>
          <w:rFonts w:ascii="Times New Roman" w:hAnsi="Times New Roman" w:cs="Times New Roman"/>
          <w:lang w:val="la-Latn"/>
        </w:rPr>
        <w:t>./</w:t>
      </w:r>
    </w:p>
    <w:p w14:paraId="51A32D8E" w14:textId="5E2217B4" w:rsidR="00982F53"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 De cupiditate et ceteris flagitiis./</w:t>
      </w:r>
    </w:p>
    <w:p w14:paraId="7990F9A4" w14:textId="7BA2DCF6"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 De immolatione./</w:t>
      </w:r>
    </w:p>
    <w:p w14:paraId="0DD55E7D" w14:textId="054CB2DE"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 De auguriis et d</w:t>
      </w:r>
      <w:r w:rsidR="00CC1986" w:rsidRPr="007A06F5">
        <w:rPr>
          <w:rFonts w:ascii="Times New Roman" w:hAnsi="Times New Roman" w:cs="Times New Roman"/>
          <w:lang w:val="la-Latn"/>
        </w:rPr>
        <w:t>iui</w:t>
      </w:r>
      <w:r w:rsidRPr="007A06F5">
        <w:rPr>
          <w:rFonts w:ascii="Times New Roman" w:hAnsi="Times New Roman" w:cs="Times New Roman"/>
          <w:lang w:val="la-Latn"/>
        </w:rPr>
        <w:t>nationibus./</w:t>
      </w:r>
    </w:p>
    <w:p w14:paraId="0832B05F" w14:textId="3FE84491"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 De furtu capitali./</w:t>
      </w:r>
    </w:p>
    <w:p w14:paraId="7B3BF063" w14:textId="7ECA6284"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 Item de furtu./</w:t>
      </w:r>
    </w:p>
    <w:p w14:paraId="65D53028" w14:textId="7ECB3E61"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 De falso testimonio et male dictione./</w:t>
      </w:r>
    </w:p>
    <w:p w14:paraId="21718D68" w14:textId="5BB273AC" w:rsidR="00873FCF" w:rsidRPr="007A06F5" w:rsidRDefault="00873FC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XXXIIII. De tractione, quod sit causa </w:t>
      </w:r>
      <w:r w:rsidR="00CE4826" w:rsidRPr="007A06F5">
        <w:rPr>
          <w:rFonts w:ascii="Times New Roman" w:hAnsi="Times New Roman" w:cs="Times New Roman"/>
          <w:lang w:val="la-Latn"/>
        </w:rPr>
        <w:t>inuidie et de rixa clericorum./</w:t>
      </w:r>
    </w:p>
    <w:p w14:paraId="02994BF3" w14:textId="4A78920E" w:rsidR="00495DA0" w:rsidRPr="007A06F5" w:rsidRDefault="00495DA0" w:rsidP="00450DB4">
      <w:pPr>
        <w:spacing w:after="120" w:line="240" w:lineRule="auto"/>
        <w:rPr>
          <w:rFonts w:ascii="Times New Roman" w:hAnsi="Times New Roman" w:cs="Times New Roman"/>
          <w:lang w:val="la-Latn"/>
        </w:rPr>
      </w:pPr>
      <w:commentRangeStart w:id="72"/>
      <w:r w:rsidRPr="007A06F5">
        <w:rPr>
          <w:rFonts w:ascii="Times New Roman" w:hAnsi="Times New Roman" w:cs="Times New Roman"/>
          <w:lang w:val="la-Latn"/>
        </w:rPr>
        <w:t>XXXV. De liquore, in quo mus et mustela ceciderit et ab estercorant./</w:t>
      </w:r>
      <w:commentRangeEnd w:id="72"/>
      <w:r w:rsidRPr="007A06F5">
        <w:rPr>
          <w:rStyle w:val="Odkaznakoment"/>
          <w:rFonts w:ascii="Times New Roman" w:hAnsi="Times New Roman" w:cs="Times New Roman"/>
          <w:lang w:val="la-Latn"/>
        </w:rPr>
        <w:commentReference w:id="72"/>
      </w:r>
    </w:p>
    <w:p w14:paraId="48C0C50F" w14:textId="117AE730" w:rsidR="00495DA0" w:rsidRPr="007A06F5" w:rsidRDefault="00495DA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 De esu sanguinis proprii./</w:t>
      </w:r>
    </w:p>
    <w:p w14:paraId="5A41B422" w14:textId="6BCD52B6" w:rsidR="00495DA0" w:rsidRPr="007A06F5" w:rsidRDefault="00495DA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XXXVII. De uenationibus clericorum./</w:t>
      </w:r>
    </w:p>
    <w:p w14:paraId="640750EA" w14:textId="1545BF92" w:rsidR="00495DA0" w:rsidRPr="007A06F5" w:rsidRDefault="00495DA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 De eo, qui peccatum fratris silebit./</w:t>
      </w:r>
    </w:p>
    <w:p w14:paraId="6B69B508" w14:textId="695DA3A4" w:rsidR="00CC1986" w:rsidRPr="007A06F5" w:rsidRDefault="00CC19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XXXVIIII. Capitula deduisis causis./</w:t>
      </w:r>
    </w:p>
    <w:p w14:paraId="33AA273F" w14:textId="49CB6ED0" w:rsidR="00CC1986" w:rsidRPr="007A06F5" w:rsidRDefault="00CC19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 De ieiunio </w:t>
      </w:r>
      <w:r w:rsidRPr="007A06F5">
        <w:rPr>
          <w:rFonts w:ascii="Times New Roman" w:hAnsi="Times New Roman" w:cs="Times New Roman"/>
          <w:highlight w:val="yellow"/>
          <w:lang w:val="la-Latn"/>
        </w:rPr>
        <w:t>comm</w:t>
      </w:r>
      <w:r w:rsidR="0067483B" w:rsidRPr="007A06F5">
        <w:rPr>
          <w:rFonts w:ascii="Times New Roman" w:hAnsi="Times New Roman" w:cs="Times New Roman"/>
          <w:highlight w:val="yellow"/>
          <w:lang w:val="la-Latn"/>
        </w:rPr>
        <w:t>e</w:t>
      </w:r>
      <w:r w:rsidRPr="007A06F5">
        <w:rPr>
          <w:rFonts w:ascii="Times New Roman" w:hAnsi="Times New Roman" w:cs="Times New Roman"/>
          <w:highlight w:val="yellow"/>
          <w:lang w:val="la-Latn"/>
        </w:rPr>
        <w:t>dando</w:t>
      </w:r>
      <w:r w:rsidRPr="007A06F5">
        <w:rPr>
          <w:rFonts w:ascii="Times New Roman" w:hAnsi="Times New Roman" w:cs="Times New Roman"/>
          <w:lang w:val="la-Latn"/>
        </w:rPr>
        <w:t>./</w:t>
      </w:r>
    </w:p>
    <w:p w14:paraId="1C66F629" w14:textId="5F9B7F30"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 De principio redempcionis./</w:t>
      </w:r>
    </w:p>
    <w:p w14:paraId="2FD6D44E" w14:textId="5B09A949"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 De principio um.mensis./</w:t>
      </w:r>
    </w:p>
    <w:p w14:paraId="36AFA7A1" w14:textId="513551E9" w:rsidR="0067483B" w:rsidRPr="007A06F5" w:rsidRDefault="0067483B"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3v</w:t>
      </w:r>
    </w:p>
    <w:p w14:paraId="78E447A9" w14:textId="6C8A68CD"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 De principio unius diei et anni./</w:t>
      </w:r>
    </w:p>
    <w:p w14:paraId="219F23EC" w14:textId="7FBB10DB"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 Item sequitur./</w:t>
      </w:r>
    </w:p>
    <w:p w14:paraId="717EEE8B" w14:textId="0F045EBE"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 Item sequitur./</w:t>
      </w:r>
    </w:p>
    <w:p w14:paraId="5B90F5C2" w14:textId="01ABC1AF" w:rsidR="0067483B"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 Editio sancti Bonefacii./</w:t>
      </w:r>
    </w:p>
    <w:p w14:paraId="2DA2DAD9" w14:textId="49E42CE7" w:rsidR="00CE4826" w:rsidRPr="007A06F5" w:rsidRDefault="0067483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XLVII. </w:t>
      </w:r>
      <w:r w:rsidR="00290447" w:rsidRPr="007A06F5">
        <w:rPr>
          <w:rFonts w:ascii="Times New Roman" w:hAnsi="Times New Roman" w:cs="Times New Roman"/>
          <w:lang w:val="la-Latn"/>
        </w:rPr>
        <w:t>De precipuis festinantibus./</w:t>
      </w:r>
    </w:p>
    <w:p w14:paraId="53751DB0" w14:textId="280C3AD4"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 De pecunia quomodo redimatir missis et psalmis./</w:t>
      </w:r>
    </w:p>
    <w:p w14:paraId="308B1849" w14:textId="058CA4ED"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XLVIIII. Item de periurio./</w:t>
      </w:r>
    </w:p>
    <w:p w14:paraId="47B19D9B" w14:textId="3F7D1AC0"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 De transgressoribus panni episcopalis./</w:t>
      </w:r>
    </w:p>
    <w:p w14:paraId="14669C0B" w14:textId="0C1128CE"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 De libero, qui aliquo crimine infamatur./</w:t>
      </w:r>
    </w:p>
    <w:p w14:paraId="3968FF26" w14:textId="14C17F21"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Incipiunt </w:t>
      </w:r>
      <w:commentRangeStart w:id="73"/>
      <w:r w:rsidRPr="007A06F5">
        <w:rPr>
          <w:rFonts w:ascii="Times New Roman" w:hAnsi="Times New Roman" w:cs="Times New Roman"/>
          <w:lang w:val="la-Latn"/>
        </w:rPr>
        <w:t>capitula</w:t>
      </w:r>
      <w:commentRangeEnd w:id="73"/>
      <w:r w:rsidR="005020C4" w:rsidRPr="007A06F5">
        <w:rPr>
          <w:rStyle w:val="Odkaznakoment"/>
          <w:rFonts w:ascii="Times New Roman" w:hAnsi="Times New Roman" w:cs="Times New Roman"/>
          <w:lang w:val="la-Latn"/>
        </w:rPr>
        <w:commentReference w:id="73"/>
      </w:r>
      <w:r w:rsidRPr="007A06F5">
        <w:rPr>
          <w:rFonts w:ascii="Times New Roman" w:hAnsi="Times New Roman" w:cs="Times New Roman"/>
          <w:lang w:val="la-Latn"/>
        </w:rPr>
        <w:t>.</w:t>
      </w:r>
    </w:p>
    <w:p w14:paraId="0128C95C" w14:textId="1E564268"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 De homicidiis uoluntarie commissis et illis, qui se excusant quasi/ in fontes abhomitidio in praelio commiso iussu principis./</w:t>
      </w:r>
    </w:p>
    <w:p w14:paraId="4968466E" w14:textId="271EAE2F"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 </w:t>
      </w:r>
      <w:commentRangeStart w:id="74"/>
      <w:r w:rsidR="005020C4" w:rsidRPr="007A06F5">
        <w:rPr>
          <w:rFonts w:ascii="Times New Roman" w:hAnsi="Times New Roman" w:cs="Times New Roman"/>
          <w:lang w:val="la-Latn"/>
        </w:rPr>
        <w:t>D</w:t>
      </w:r>
      <w:r w:rsidRPr="007A06F5">
        <w:rPr>
          <w:rFonts w:ascii="Times New Roman" w:hAnsi="Times New Roman" w:cs="Times New Roman"/>
          <w:lang w:val="la-Latn"/>
        </w:rPr>
        <w:t>e homicidiis et falsis testibus./</w:t>
      </w:r>
      <w:commentRangeEnd w:id="74"/>
      <w:r w:rsidR="00511D79" w:rsidRPr="007A06F5">
        <w:rPr>
          <w:rStyle w:val="Odkaznakoment"/>
          <w:rFonts w:ascii="Times New Roman" w:hAnsi="Times New Roman" w:cs="Times New Roman"/>
          <w:lang w:val="la-Latn"/>
        </w:rPr>
        <w:commentReference w:id="74"/>
      </w:r>
    </w:p>
    <w:p w14:paraId="45BC6332" w14:textId="417D461F"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 </w:t>
      </w:r>
      <w:commentRangeStart w:id="75"/>
      <w:r w:rsidRPr="007A06F5">
        <w:rPr>
          <w:rFonts w:ascii="Times New Roman" w:hAnsi="Times New Roman" w:cs="Times New Roman"/>
          <w:lang w:val="la-Latn"/>
        </w:rPr>
        <w:t>De homicidiis non sponte commissis</w:t>
      </w:r>
      <w:commentRangeEnd w:id="75"/>
      <w:r w:rsidR="00511D79" w:rsidRPr="007A06F5">
        <w:rPr>
          <w:rStyle w:val="Odkaznakoment"/>
          <w:rFonts w:ascii="Times New Roman" w:hAnsi="Times New Roman" w:cs="Times New Roman"/>
          <w:lang w:val="la-Latn"/>
        </w:rPr>
        <w:commentReference w:id="75"/>
      </w:r>
      <w:r w:rsidRPr="007A06F5">
        <w:rPr>
          <w:rFonts w:ascii="Times New Roman" w:hAnsi="Times New Roman" w:cs="Times New Roman"/>
          <w:lang w:val="la-Latn"/>
        </w:rPr>
        <w:t>./</w:t>
      </w:r>
    </w:p>
    <w:p w14:paraId="3D6AC04C" w14:textId="3593FA7E" w:rsidR="00290447" w:rsidRPr="007A06F5" w:rsidRDefault="002904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IIII. De his, qui </w:t>
      </w:r>
      <w:r w:rsidRPr="007A06F5">
        <w:rPr>
          <w:rFonts w:ascii="Times New Roman" w:hAnsi="Times New Roman" w:cs="Times New Roman"/>
          <w:highlight w:val="yellow"/>
          <w:lang w:val="la-Latn"/>
        </w:rPr>
        <w:t>ser...s</w:t>
      </w:r>
      <w:r w:rsidRPr="007A06F5">
        <w:rPr>
          <w:rFonts w:ascii="Times New Roman" w:hAnsi="Times New Roman" w:cs="Times New Roman"/>
          <w:lang w:val="la-Latn"/>
        </w:rPr>
        <w:t xml:space="preserve"> suos extra iudicem necant./</w:t>
      </w:r>
    </w:p>
    <w:p w14:paraId="414DB6B0" w14:textId="1FDBFD21" w:rsidR="00286B90" w:rsidRPr="007A06F5" w:rsidRDefault="00286B90" w:rsidP="00450DB4">
      <w:pPr>
        <w:spacing w:after="120" w:line="240" w:lineRule="auto"/>
        <w:rPr>
          <w:rFonts w:ascii="Times New Roman" w:hAnsi="Times New Roman" w:cs="Times New Roman"/>
          <w:lang w:val="la-Latn"/>
        </w:rPr>
      </w:pPr>
      <w:commentRangeStart w:id="76"/>
      <w:r w:rsidRPr="007A06F5">
        <w:rPr>
          <w:rFonts w:ascii="Times New Roman" w:hAnsi="Times New Roman" w:cs="Times New Roman"/>
          <w:lang w:val="la-Latn"/>
        </w:rPr>
        <w:t>V. De domina, quę pro zelum ancillam occidit./</w:t>
      </w:r>
      <w:commentRangeEnd w:id="76"/>
      <w:r w:rsidRPr="007A06F5">
        <w:rPr>
          <w:rStyle w:val="Odkaznakoment"/>
          <w:rFonts w:ascii="Times New Roman" w:hAnsi="Times New Roman" w:cs="Times New Roman"/>
          <w:lang w:val="la-Latn"/>
        </w:rPr>
        <w:commentReference w:id="76"/>
      </w:r>
    </w:p>
    <w:p w14:paraId="77F39CCB" w14:textId="21973D84" w:rsidR="007B4C4B" w:rsidRPr="007A06F5" w:rsidRDefault="007B4C4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 De amministratoribus et his, q</w:t>
      </w:r>
      <w:commentRangeStart w:id="77"/>
      <w:r w:rsidRPr="007A06F5">
        <w:rPr>
          <w:rFonts w:ascii="Times New Roman" w:hAnsi="Times New Roman" w:cs="Times New Roman"/>
          <w:lang w:val="la-Latn"/>
        </w:rPr>
        <w:t>ui p</w:t>
      </w:r>
      <w:r w:rsidR="00F602D7" w:rsidRPr="007A06F5">
        <w:rPr>
          <w:rFonts w:ascii="Times New Roman" w:hAnsi="Times New Roman" w:cs="Times New Roman"/>
          <w:lang w:val="la-Latn"/>
        </w:rPr>
        <w:t>re</w:t>
      </w:r>
      <w:r w:rsidRPr="007A06F5">
        <w:rPr>
          <w:rFonts w:ascii="Times New Roman" w:hAnsi="Times New Roman" w:cs="Times New Roman"/>
          <w:lang w:val="la-Latn"/>
        </w:rPr>
        <w:t>ces criminales dictant</w:t>
      </w:r>
      <w:commentRangeEnd w:id="77"/>
      <w:r w:rsidR="00F602D7" w:rsidRPr="007A06F5">
        <w:rPr>
          <w:rStyle w:val="Odkaznakoment"/>
          <w:rFonts w:ascii="Times New Roman" w:hAnsi="Times New Roman" w:cs="Times New Roman"/>
          <w:lang w:val="la-Latn"/>
        </w:rPr>
        <w:commentReference w:id="77"/>
      </w:r>
      <w:r w:rsidRPr="007A06F5">
        <w:rPr>
          <w:rFonts w:ascii="Times New Roman" w:hAnsi="Times New Roman" w:cs="Times New Roman"/>
          <w:lang w:val="la-Latn"/>
        </w:rPr>
        <w:t>./</w:t>
      </w:r>
    </w:p>
    <w:p w14:paraId="6BF4BAF8" w14:textId="44D0BB8F" w:rsidR="007B4C4B" w:rsidRPr="007A06F5" w:rsidRDefault="007B4C4B" w:rsidP="00450DB4">
      <w:pPr>
        <w:spacing w:after="120" w:line="240" w:lineRule="auto"/>
        <w:rPr>
          <w:rFonts w:ascii="Times New Roman" w:hAnsi="Times New Roman" w:cs="Times New Roman"/>
          <w:lang w:val="la-Latn"/>
        </w:rPr>
      </w:pPr>
      <w:commentRangeStart w:id="78"/>
      <w:r w:rsidRPr="007A06F5">
        <w:rPr>
          <w:rFonts w:ascii="Times New Roman" w:hAnsi="Times New Roman" w:cs="Times New Roman"/>
          <w:lang w:val="la-Latn"/>
        </w:rPr>
        <w:t xml:space="preserve">VII. De </w:t>
      </w:r>
      <w:r w:rsidRPr="007A06F5">
        <w:rPr>
          <w:rFonts w:ascii="Times New Roman" w:hAnsi="Times New Roman" w:cs="Times New Roman"/>
          <w:highlight w:val="yellow"/>
          <w:lang w:val="la-Latn"/>
        </w:rPr>
        <w:t>p</w:t>
      </w:r>
      <w:r w:rsidR="00AD55F2" w:rsidRPr="007A06F5">
        <w:rPr>
          <w:rFonts w:ascii="Times New Roman" w:hAnsi="Times New Roman" w:cs="Times New Roman"/>
          <w:highlight w:val="yellow"/>
          <w:lang w:val="la-Latn"/>
        </w:rPr>
        <w:t>o</w:t>
      </w:r>
      <w:r w:rsidRPr="007A06F5">
        <w:rPr>
          <w:rFonts w:ascii="Times New Roman" w:hAnsi="Times New Roman" w:cs="Times New Roman"/>
          <w:highlight w:val="yellow"/>
          <w:lang w:val="la-Latn"/>
        </w:rPr>
        <w:t>p</w:t>
      </w:r>
      <w:r w:rsidR="00AD55F2" w:rsidRPr="007A06F5">
        <w:rPr>
          <w:rFonts w:ascii="Times New Roman" w:hAnsi="Times New Roman" w:cs="Times New Roman"/>
          <w:highlight w:val="yellow"/>
          <w:lang w:val="la-Latn"/>
        </w:rPr>
        <w:t>u</w:t>
      </w:r>
      <w:r w:rsidRPr="007A06F5">
        <w:rPr>
          <w:rFonts w:ascii="Times New Roman" w:hAnsi="Times New Roman" w:cs="Times New Roman"/>
          <w:highlight w:val="yellow"/>
          <w:lang w:val="la-Latn"/>
        </w:rPr>
        <w:t>li</w:t>
      </w:r>
      <w:r w:rsidRPr="007A06F5">
        <w:rPr>
          <w:rFonts w:ascii="Times New Roman" w:hAnsi="Times New Roman" w:cs="Times New Roman"/>
          <w:lang w:val="la-Latn"/>
        </w:rPr>
        <w:t xml:space="preserve"> necessario commisso./</w:t>
      </w:r>
      <w:commentRangeEnd w:id="78"/>
      <w:r w:rsidR="005020C4" w:rsidRPr="007A06F5">
        <w:rPr>
          <w:rStyle w:val="Odkaznakoment"/>
          <w:rFonts w:ascii="Times New Roman" w:hAnsi="Times New Roman" w:cs="Times New Roman"/>
          <w:lang w:val="la-Latn"/>
        </w:rPr>
        <w:commentReference w:id="78"/>
      </w:r>
    </w:p>
    <w:p w14:paraId="3244D4CF" w14:textId="14BDC37F" w:rsidR="007B4C4B" w:rsidRPr="007A06F5" w:rsidRDefault="007B4C4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 De partidio./</w:t>
      </w:r>
    </w:p>
    <w:p w14:paraId="46BA8F4B" w14:textId="4D06D221" w:rsidR="007B4C4B" w:rsidRPr="007A06F5" w:rsidRDefault="007B4C4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De his, qui parciis suos ex fornicatione diuersis modis interimunt./</w:t>
      </w:r>
    </w:p>
    <w:p w14:paraId="0B30EC6A" w14:textId="4B3E39C9" w:rsidR="007B4C4B" w:rsidRPr="007A06F5" w:rsidRDefault="007B4C4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De his, qui aborsum faciunt./</w:t>
      </w:r>
    </w:p>
    <w:p w14:paraId="630963B4" w14:textId="6969B721" w:rsidR="007B4C4B" w:rsidRPr="007A06F5" w:rsidRDefault="007B4C4B"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4r</w:t>
      </w:r>
    </w:p>
    <w:p w14:paraId="6085004F" w14:textId="3BD8F357" w:rsidR="007B4C4B"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his, qui post sacram ordinationem capitalia crimina emittunt et/ eorum penirentia sine excinnnunicatione erit./</w:t>
      </w:r>
    </w:p>
    <w:p w14:paraId="0CFC1E29" w14:textId="247234CB" w:rsidR="00A03D38"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XII. De presbyteris, qui uxores acceperunt et fornicatis. </w:t>
      </w:r>
      <w:commentRangeStart w:id="79"/>
      <w:r w:rsidRPr="007A06F5">
        <w:rPr>
          <w:rFonts w:ascii="Times New Roman" w:hAnsi="Times New Roman" w:cs="Times New Roman"/>
          <w:lang w:val="la-Latn"/>
        </w:rPr>
        <w:t>Qu.m fi...</w:t>
      </w:r>
      <w:commentRangeEnd w:id="79"/>
      <w:r w:rsidRPr="007A06F5">
        <w:rPr>
          <w:rStyle w:val="Odkaznakoment"/>
          <w:rFonts w:ascii="Times New Roman" w:hAnsi="Times New Roman" w:cs="Times New Roman"/>
          <w:lang w:val="la-Latn"/>
        </w:rPr>
        <w:commentReference w:id="79"/>
      </w:r>
      <w:r w:rsidRPr="007A06F5">
        <w:rPr>
          <w:rFonts w:ascii="Times New Roman" w:hAnsi="Times New Roman" w:cs="Times New Roman"/>
          <w:lang w:val="la-Latn"/>
        </w:rPr>
        <w:t>/</w:t>
      </w:r>
    </w:p>
    <w:p w14:paraId="731A344F" w14:textId="4F55BE93" w:rsidR="00A03D38"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 De his, qui penitentiam uiolantes spernunt et rursum preuaricatis./</w:t>
      </w:r>
    </w:p>
    <w:p w14:paraId="277CDB41" w14:textId="38B280DC" w:rsidR="00A03D38"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XIIII. Quod penitentibus VI FR ante pascha renmittendum est. </w:t>
      </w:r>
      <w:commentRangeStart w:id="80"/>
      <w:r w:rsidRPr="007A06F5">
        <w:rPr>
          <w:rFonts w:ascii="Times New Roman" w:hAnsi="Times New Roman" w:cs="Times New Roman"/>
          <w:lang w:val="la-Latn"/>
        </w:rPr>
        <w:t>istud quia uirum non.</w:t>
      </w:r>
      <w:commentRangeEnd w:id="80"/>
      <w:r w:rsidRPr="007A06F5">
        <w:rPr>
          <w:rStyle w:val="Odkaznakoment"/>
          <w:rFonts w:ascii="Times New Roman" w:hAnsi="Times New Roman" w:cs="Times New Roman"/>
          <w:lang w:val="la-Latn"/>
        </w:rPr>
        <w:commentReference w:id="80"/>
      </w:r>
    </w:p>
    <w:p w14:paraId="131F69E8" w14:textId="10C52139" w:rsidR="00A03D38"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 Quod nullus sit ultima penitentia </w:t>
      </w:r>
      <w:commentRangeStart w:id="81"/>
      <w:r w:rsidRPr="007A06F5">
        <w:rPr>
          <w:rFonts w:ascii="Times New Roman" w:hAnsi="Times New Roman" w:cs="Times New Roman"/>
          <w:lang w:val="la-Latn"/>
        </w:rPr>
        <w:t>deneganda</w:t>
      </w:r>
      <w:commentRangeEnd w:id="81"/>
      <w:r w:rsidRPr="007A06F5">
        <w:rPr>
          <w:rStyle w:val="Odkaznakoment"/>
          <w:rFonts w:ascii="Times New Roman" w:hAnsi="Times New Roman" w:cs="Times New Roman"/>
          <w:lang w:val="la-Latn"/>
        </w:rPr>
        <w:commentReference w:id="81"/>
      </w:r>
      <w:r w:rsidRPr="007A06F5">
        <w:rPr>
          <w:rFonts w:ascii="Times New Roman" w:hAnsi="Times New Roman" w:cs="Times New Roman"/>
          <w:lang w:val="la-Latn"/>
        </w:rPr>
        <w:t>.</w:t>
      </w:r>
    </w:p>
    <w:p w14:paraId="6776DD52" w14:textId="554286A8" w:rsidR="00A03D38" w:rsidRPr="007A06F5" w:rsidRDefault="00A03D3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 Quod oposteat eum quippe inlicitis ueniam poscit eciam a multis/ licitis abstinere et quod non pos</w:t>
      </w:r>
      <w:r w:rsidR="00224760" w:rsidRPr="007A06F5">
        <w:rPr>
          <w:rFonts w:ascii="Times New Roman" w:hAnsi="Times New Roman" w:cs="Times New Roman"/>
          <w:lang w:val="la-Latn"/>
        </w:rPr>
        <w:t>iteat tempore penitencie/ negotiationis exercere./</w:t>
      </w:r>
    </w:p>
    <w:p w14:paraId="7E162BB5" w14:textId="20FAEC28"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 Quod aliquis ad malitiam secularem post penitentiam redire non debeat./</w:t>
      </w:r>
    </w:p>
    <w:p w14:paraId="5F65F019" w14:textId="6724047F"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 Quod quibusdam penitentibus pristina reddantur coniugia./</w:t>
      </w:r>
    </w:p>
    <w:p w14:paraId="6BCD7478" w14:textId="43FA14DB"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XVIIII. De periurio./</w:t>
      </w:r>
    </w:p>
    <w:p w14:paraId="6BFEF9BC" w14:textId="7D64D492"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 De episcopis et presbyteris, qui per pcium gradum et ecclesiam adquisierunt./</w:t>
      </w:r>
    </w:p>
    <w:p w14:paraId="203BE3E5" w14:textId="34A28F99"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 De incestis coniuntionibus et de his, qui filiolum suam et commatrem/ ducunt uxorem./</w:t>
      </w:r>
    </w:p>
    <w:p w14:paraId="5B6BBE64" w14:textId="4F73EC0D"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 De his, qui adulterium commitunt./</w:t>
      </w:r>
    </w:p>
    <w:p w14:paraId="2D3393E1" w14:textId="2EBCDA75"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 De his, qui mechantur./</w:t>
      </w:r>
    </w:p>
    <w:p w14:paraId="1E158B6E" w14:textId="3B92B508"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 De uirginibus deo sacratis et uirginibus secularibus, si mechauerint./</w:t>
      </w:r>
    </w:p>
    <w:p w14:paraId="0637C4FC" w14:textId="40DDB5A2"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 De his, qui se sacris uirginibus faciant et de uirginibus non uelatis/ sint mechauerint./</w:t>
      </w:r>
    </w:p>
    <w:p w14:paraId="148DD09C" w14:textId="39A11BAE" w:rsidR="00224760" w:rsidRPr="007A06F5" w:rsidRDefault="0022476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XXVI. De feminis, que </w:t>
      </w:r>
      <w:r w:rsidR="00A40691" w:rsidRPr="007A06F5">
        <w:rPr>
          <w:rFonts w:ascii="Times New Roman" w:hAnsi="Times New Roman" w:cs="Times New Roman"/>
          <w:lang w:val="la-Latn"/>
        </w:rPr>
        <w:t>inter se fornicauerunt et de his, quę se</w:t>
      </w:r>
      <w:r w:rsidR="009042C7" w:rsidRPr="007A06F5">
        <w:rPr>
          <w:rFonts w:ascii="Times New Roman" w:hAnsi="Times New Roman" w:cs="Times New Roman"/>
          <w:lang w:val="la-Latn"/>
        </w:rPr>
        <w:t>.</w:t>
      </w:r>
      <w:r w:rsidR="00A40691" w:rsidRPr="007A06F5">
        <w:rPr>
          <w:rFonts w:ascii="Times New Roman" w:hAnsi="Times New Roman" w:cs="Times New Roman"/>
          <w:lang w:val="la-Latn"/>
        </w:rPr>
        <w:t>. uirorum/ suorum pro libidine cybo et potu nos.../</w:t>
      </w:r>
    </w:p>
    <w:p w14:paraId="22EC7698" w14:textId="3C8E424E"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 De his, qui se gentibus et iudeis iunxerunt./</w:t>
      </w:r>
    </w:p>
    <w:p w14:paraId="57ED1011" w14:textId="6575C015" w:rsidR="00A40691" w:rsidRPr="007A06F5" w:rsidRDefault="00A40691"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4v</w:t>
      </w:r>
    </w:p>
    <w:p w14:paraId="389273EB" w14:textId="29B3FC7B"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XXVIII. De </w:t>
      </w:r>
      <w:r w:rsidRPr="007A06F5">
        <w:rPr>
          <w:rFonts w:ascii="Times New Roman" w:hAnsi="Times New Roman" w:cs="Times New Roman"/>
          <w:vertAlign w:val="superscript"/>
          <w:lang w:val="la-Latn"/>
        </w:rPr>
        <w:t>his</w:t>
      </w:r>
      <w:r w:rsidRPr="007A06F5">
        <w:rPr>
          <w:rFonts w:ascii="Times New Roman" w:hAnsi="Times New Roman" w:cs="Times New Roman"/>
          <w:lang w:val="la-Latn"/>
        </w:rPr>
        <w:t>, equincum iudeis uescuntur./</w:t>
      </w:r>
    </w:p>
    <w:p w14:paraId="78E9C370" w14:textId="3AFB87D7"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 De his, qui uxorem habent et concubinam./</w:t>
      </w:r>
    </w:p>
    <w:p w14:paraId="5E970929" w14:textId="634763BA"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 De his, qui matrimonio iuncti sunt et nubere non possunt./</w:t>
      </w:r>
    </w:p>
    <w:p w14:paraId="44C9BDBF" w14:textId="72524954"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XXXI. De his, qui menstruum sanquinem suum inmiscunt cybo/ et potu et aliis dant </w:t>
      </w:r>
      <w:r w:rsidRPr="007A06F5">
        <w:rPr>
          <w:rFonts w:ascii="Times New Roman" w:hAnsi="Times New Roman" w:cs="Times New Roman"/>
          <w:highlight w:val="yellow"/>
          <w:lang w:val="la-Latn"/>
        </w:rPr>
        <w:t>ad eorundum</w:t>
      </w:r>
      <w:r w:rsidRPr="007A06F5">
        <w:rPr>
          <w:rFonts w:ascii="Times New Roman" w:hAnsi="Times New Roman" w:cs="Times New Roman"/>
          <w:lang w:val="la-Latn"/>
        </w:rPr>
        <w:t xml:space="preserve"> et bibendum et de/ his, qui magicam artem exrient et diuinationes et / auguria obseruant./</w:t>
      </w:r>
    </w:p>
    <w:p w14:paraId="59D41679" w14:textId="08D28F96" w:rsidR="00A40691" w:rsidRPr="007A06F5" w:rsidRDefault="00A4069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XXXII. </w:t>
      </w:r>
      <w:r w:rsidR="00A3526E" w:rsidRPr="007A06F5">
        <w:rPr>
          <w:rFonts w:ascii="Times New Roman" w:hAnsi="Times New Roman" w:cs="Times New Roman"/>
          <w:lang w:val="la-Latn"/>
        </w:rPr>
        <w:t>De sortilegis et auguria seruantibus.</w:t>
      </w:r>
    </w:p>
    <w:p w14:paraId="13463E59" w14:textId="3F37AFE9"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XXXIII. De his, qui </w:t>
      </w:r>
      <w:r w:rsidRPr="007A06F5">
        <w:rPr>
          <w:rFonts w:ascii="Times New Roman" w:hAnsi="Times New Roman" w:cs="Times New Roman"/>
          <w:highlight w:val="yellow"/>
          <w:lang w:val="la-Latn"/>
        </w:rPr>
        <w:t>fonicantur</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w:t>
      </w:r>
      <w:r w:rsidRPr="007A06F5">
        <w:rPr>
          <w:rFonts w:ascii="Times New Roman" w:hAnsi="Times New Roman" w:cs="Times New Roman"/>
          <w:lang w:val="la-Latn"/>
        </w:rPr>
        <w:t>tionabiliter./</w:t>
      </w:r>
    </w:p>
    <w:p w14:paraId="345BD209" w14:textId="5FD9801C"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 Quod corpus domini postquam commeditur in secessionem</w:t>
      </w:r>
      <w:r w:rsidR="005D4A29" w:rsidRPr="007A06F5">
        <w:rPr>
          <w:rFonts w:ascii="Times New Roman" w:hAnsi="Times New Roman" w:cs="Times New Roman"/>
          <w:lang w:val="la-Latn"/>
        </w:rPr>
        <w:t>.</w:t>
      </w:r>
      <w:r w:rsidRPr="007A06F5">
        <w:rPr>
          <w:rFonts w:ascii="Times New Roman" w:hAnsi="Times New Roman" w:cs="Times New Roman"/>
          <w:highlight w:val="yellow"/>
          <w:lang w:val="la-Latn"/>
        </w:rPr>
        <w:t>../tur</w:t>
      </w:r>
      <w:r w:rsidRPr="007A06F5">
        <w:rPr>
          <w:rFonts w:ascii="Times New Roman" w:hAnsi="Times New Roman" w:cs="Times New Roman"/>
          <w:lang w:val="la-Latn"/>
        </w:rPr>
        <w:t xml:space="preserve"> more aliorum cyborum./</w:t>
      </w:r>
    </w:p>
    <w:p w14:paraId="568802FF" w14:textId="60C5C5B0"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highlight w:val="cyan"/>
          <w:lang w:val="la-Latn"/>
        </w:rPr>
        <w:t>XXXV. De restauratione Ebonis remensis episcopi./</w:t>
      </w:r>
    </w:p>
    <w:p w14:paraId="6AAE2C36" w14:textId="468AD214"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Liber VI. Incipiunt alia capitula.</w:t>
      </w:r>
    </w:p>
    <w:p w14:paraId="21010B34" w14:textId="3E00AEB2"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 Quid de eo fatiendum esset, qui hominem christianum sollittudo/ furatus fuerit./</w:t>
      </w:r>
    </w:p>
    <w:p w14:paraId="3B3AB443" w14:textId="562240C3"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 De infantibus, qui mortui inueniuntur cum patratre (sic) et matre/ et aparet utrum ab eis oppresus sit ipse infans in propria/ morte defunctus sit./</w:t>
      </w:r>
    </w:p>
    <w:p w14:paraId="7B1B4B2F" w14:textId="5B295E81" w:rsidR="00A3526E" w:rsidRPr="007A06F5" w:rsidRDefault="00A3526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 </w:t>
      </w:r>
      <w:r w:rsidR="00213EF7" w:rsidRPr="007A06F5">
        <w:rPr>
          <w:rFonts w:ascii="Times New Roman" w:hAnsi="Times New Roman" w:cs="Times New Roman"/>
          <w:lang w:val="la-Latn"/>
        </w:rPr>
        <w:t>De eo, qui uiduam proximi sui in coniugio ducerit./</w:t>
      </w:r>
    </w:p>
    <w:p w14:paraId="5D1B651C" w14:textId="26C38261" w:rsidR="00213EF7" w:rsidRPr="007A06F5" w:rsidRDefault="00213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 De eo, quod interrogabas si</w:t>
      </w:r>
      <w:r w:rsidR="009042C7" w:rsidRPr="007A06F5">
        <w:rPr>
          <w:rFonts w:ascii="Times New Roman" w:hAnsi="Times New Roman" w:cs="Times New Roman"/>
          <w:lang w:val="la-Latn"/>
        </w:rPr>
        <w:t>.</w:t>
      </w:r>
      <w:r w:rsidRPr="007A06F5">
        <w:rPr>
          <w:rFonts w:ascii="Times New Roman" w:hAnsi="Times New Roman" w:cs="Times New Roman"/>
          <w:highlight w:val="yellow"/>
          <w:lang w:val="la-Latn"/>
        </w:rPr>
        <w:t>..</w:t>
      </w:r>
      <w:r w:rsidRPr="007A06F5">
        <w:rPr>
          <w:rFonts w:ascii="Times New Roman" w:hAnsi="Times New Roman" w:cs="Times New Roman"/>
          <w:lang w:val="la-Latn"/>
        </w:rPr>
        <w:t xml:space="preserve"> et filius et duo fratres a uin-/culis et nepose... muliere fornicauerunt, quod/ inde faciendum</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09CCC201" w14:textId="71937635" w:rsidR="00213EF7" w:rsidRPr="007A06F5" w:rsidRDefault="00213EF7"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5r</w:t>
      </w:r>
    </w:p>
    <w:p w14:paraId="0F3B50B2" w14:textId="170046DF" w:rsidR="00213EF7"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 De seruo, qui fugerit dominum suum si ille in ipsa fuga mortuus/ fuerit, si missas et psalmodias pro ipso celebrantur./</w:t>
      </w:r>
    </w:p>
    <w:p w14:paraId="4C2733EF" w14:textId="51531C68" w:rsidR="000079EB"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 De eo, quo presbyterum se esse finxit, non esset ordinatus et baptis-/mi officium exercuit./</w:t>
      </w:r>
    </w:p>
    <w:p w14:paraId="00AB93D6" w14:textId="43528A33" w:rsidR="000079EB"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 De illi, qui in quadragesima ante pascha carnem manducant/ et iuramenta in altare et in sanctorum reliquiis faciunt./</w:t>
      </w:r>
    </w:p>
    <w:p w14:paraId="49866160" w14:textId="323B6348" w:rsidR="000079EB"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 De epistula Hrabani archiepiscopi ad Hunbertum episcoum, quo.a gene*/ratione leg.... connubium sit./</w:t>
      </w:r>
    </w:p>
    <w:p w14:paraId="514A80C8" w14:textId="19A923B3" w:rsidR="000079EB"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Interrogation Augustini. Et responsio Gregorii de eodem./</w:t>
      </w:r>
    </w:p>
    <w:p w14:paraId="08CB491F" w14:textId="5D809BAC" w:rsidR="000079EB" w:rsidRPr="007A06F5" w:rsidRDefault="000079E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De muliere, quę infantem suu</w:t>
      </w:r>
      <w:r w:rsidRPr="007A06F5">
        <w:rPr>
          <w:rFonts w:ascii="Times New Roman" w:hAnsi="Times New Roman" w:cs="Times New Roman"/>
          <w:vertAlign w:val="superscript"/>
          <w:lang w:val="la-Latn"/>
        </w:rPr>
        <w:t>a</w:t>
      </w:r>
      <w:r w:rsidRPr="007A06F5">
        <w:rPr>
          <w:rFonts w:ascii="Times New Roman" w:hAnsi="Times New Roman" w:cs="Times New Roman"/>
          <w:lang w:val="la-Latn"/>
        </w:rPr>
        <w:t>m (sic) incaute oppresserit./</w:t>
      </w:r>
    </w:p>
    <w:p w14:paraId="3506CF00" w14:textId="379990A9" w:rsidR="00873FCF" w:rsidRPr="007A06F5" w:rsidRDefault="004921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incestis./</w:t>
      </w:r>
    </w:p>
    <w:p w14:paraId="65DB20EE" w14:textId="612A0C4E" w:rsidR="004112F8" w:rsidRPr="007A06F5" w:rsidRDefault="00BB51DD" w:rsidP="00450DB4">
      <w:pPr>
        <w:spacing w:after="120" w:line="240" w:lineRule="auto"/>
        <w:rPr>
          <w:rFonts w:ascii="Times New Roman" w:hAnsi="Times New Roman" w:cs="Times New Roman"/>
          <w:lang w:val="la-Latn"/>
        </w:rPr>
      </w:pPr>
      <w:r w:rsidRPr="007A06F5">
        <w:rPr>
          <w:rFonts w:ascii="Times New Roman" w:hAnsi="Times New Roman" w:cs="Times New Roman"/>
          <w:highlight w:val="cyan"/>
          <w:lang w:val="la-Latn"/>
        </w:rPr>
        <w:t>Baroc hand:</w:t>
      </w:r>
      <w:r w:rsidR="009042C7" w:rsidRPr="007A06F5">
        <w:rPr>
          <w:rFonts w:ascii="Times New Roman" w:hAnsi="Times New Roman" w:cs="Times New Roman"/>
          <w:highlight w:val="cyan"/>
          <w:lang w:val="la-Latn"/>
        </w:rPr>
        <w:t>.</w:t>
      </w:r>
      <w:r w:rsidRPr="007A06F5">
        <w:rPr>
          <w:rFonts w:ascii="Times New Roman" w:hAnsi="Times New Roman" w:cs="Times New Roman"/>
          <w:highlight w:val="cyan"/>
          <w:lang w:val="la-Latn"/>
        </w:rPr>
        <w:t xml:space="preserve"> Virginis ad</w:t>
      </w:r>
      <w:r w:rsidR="005D4A29" w:rsidRPr="007A06F5">
        <w:rPr>
          <w:rFonts w:ascii="Times New Roman" w:hAnsi="Times New Roman" w:cs="Times New Roman"/>
          <w:highlight w:val="cyan"/>
          <w:lang w:val="la-Latn"/>
        </w:rPr>
        <w:t>.</w:t>
      </w:r>
      <w:r w:rsidRPr="007A06F5">
        <w:rPr>
          <w:rFonts w:ascii="Times New Roman" w:hAnsi="Times New Roman" w:cs="Times New Roman"/>
          <w:highlight w:val="cyan"/>
          <w:lang w:val="la-Latn"/>
        </w:rPr>
        <w:t>.. ordinem Cisterciensem ca.alog… Inseri…</w:t>
      </w:r>
    </w:p>
    <w:p w14:paraId="0B7E19E2" w14:textId="6C358DDB" w:rsidR="008A1C25" w:rsidRPr="007A06F5" w:rsidRDefault="008A1C2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82" w:name="_Toc194615174"/>
      <w:r w:rsidRPr="007A06F5">
        <w:rPr>
          <w:rFonts w:ascii="Times New Roman" w:hAnsi="Times New Roman" w:cs="Times New Roman"/>
          <w:b/>
          <w:color w:val="000000" w:themeColor="text1"/>
          <w:sz w:val="28"/>
          <w:szCs w:val="28"/>
          <w:lang w:val="la-Latn"/>
        </w:rPr>
        <w:lastRenderedPageBreak/>
        <w:t>Stephan</w:t>
      </w:r>
      <w:r w:rsidR="009042C7"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xml:space="preserve"> an Svatopluk</w:t>
      </w:r>
      <w:r w:rsidR="009042C7"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JL 3407 (a. 885), 5v-6v</w:t>
      </w:r>
      <w:bookmarkEnd w:id="82"/>
    </w:p>
    <w:p w14:paraId="7FB3B88E" w14:textId="4669FADE" w:rsidR="008A1C25" w:rsidRPr="007A06F5" w:rsidRDefault="008A1C25"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darin als etwas </w:t>
      </w:r>
      <w:r w:rsidRPr="007A06F5">
        <w:rPr>
          <w:rFonts w:ascii="Times New Roman" w:hAnsi="Times New Roman" w:cs="Times New Roman"/>
          <w:highlight w:val="yellow"/>
          <w:lang w:val="la-Latn"/>
        </w:rPr>
        <w:t>jüngeres Addendum von anderer Hand</w:t>
      </w:r>
      <w:r w:rsidRPr="007A06F5">
        <w:rPr>
          <w:rFonts w:ascii="Times New Roman" w:hAnsi="Times New Roman" w:cs="Times New Roman"/>
          <w:lang w:val="la-Latn"/>
        </w:rPr>
        <w:t>: (ed. Wattenbach, Beiträge zur Geschichte der christlichen Kirche, S. 43-47;</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Bartonková, L. Havlík</w:t>
      </w:r>
      <w:r w:rsidR="009042C7" w:rsidRPr="007A06F5">
        <w:rPr>
          <w:rFonts w:ascii="Times New Roman" w:hAnsi="Times New Roman" w:cs="Times New Roman"/>
          <w:lang w:val="la-Latn"/>
        </w:rPr>
        <w:t>.</w:t>
      </w:r>
      <w:r w:rsidRPr="007A06F5">
        <w:rPr>
          <w:rFonts w:ascii="Times New Roman" w:hAnsi="Times New Roman" w:cs="Times New Roman"/>
          <w:lang w:val="la-Latn"/>
        </w:rPr>
        <w:t>a., Magnae Moraviae fontes historici 3: Diplomata, Epistolae, Textus historici varii [Opera Universitatis Purkynianae Brunensis Facultas Philosophica 134, Brno 1969], Nr. 101, S. 215-225); foll. 5v-6v nur der erste Teil, die Fortsetzung unten foll. 78r-81r gehört hierher.</w:t>
      </w:r>
    </w:p>
    <w:p w14:paraId="70C2A2A9" w14:textId="77777777" w:rsidR="00E67A16" w:rsidRPr="007A06F5" w:rsidRDefault="00E67A16" w:rsidP="00450DB4">
      <w:pPr>
        <w:pStyle w:val="Odstavecseseznamem"/>
        <w:spacing w:after="120" w:line="240" w:lineRule="auto"/>
        <w:ind w:left="915"/>
        <w:rPr>
          <w:rFonts w:ascii="Times New Roman" w:hAnsi="Times New Roman" w:cs="Times New Roman"/>
          <w:lang w:val="la-Latn"/>
        </w:rPr>
      </w:pPr>
    </w:p>
    <w:p w14:paraId="48C307C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Stephanus a episcopus, servus servorum dei, Zuentopolco regi Sclavorum. 1</w:t>
      </w:r>
    </w:p>
    <w:p w14:paraId="7D0EDA79" w14:textId="664CB035"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Quia te zelo fidei sanctorum apostolorum principi, Petro videlicet regni celestis</w:t>
      </w:r>
    </w:p>
    <w:p w14:paraId="3DE04B18" w14:textId="326BCE22"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clavigero, omę</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devocione devovisti, eiusque vicarium pre cunctis huius fluctivagi</w:t>
      </w:r>
    </w:p>
    <w:p w14:paraId="60ADAA5D"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seculi principibus principalem patronum elegisti, eiusque te cum primatibus</w:t>
      </w:r>
    </w:p>
    <w:p w14:paraId="016D990A"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ac reliquo terre populo tuicioni pariter commisisti: continuis precibus deum bonorum</w:t>
      </w:r>
    </w:p>
    <w:p w14:paraId="6494D3A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omnium largitorem exoramus, ut ipsius muniaris suffragio, in cuius manu b</w:t>
      </w:r>
    </w:p>
    <w:p w14:paraId="3C8857EE" w14:textId="48E06E24"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sunt omnia iura regnorum, quatenus eius vallatus auxilio et intervencionibus</w:t>
      </w:r>
    </w:p>
    <w:p w14:paraId="55A2157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apostolorum principum Petri et Pauli et a diabolicis muniaris insidiis et corporali</w:t>
      </w:r>
    </w:p>
    <w:p w14:paraId="461F0F96" w14:textId="358EFB3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sospitate lę teris, ut anima et corpore tutus, ab eterno iudice bonis operibus decoratus,</w:t>
      </w:r>
    </w:p>
    <w:p w14:paraId="30A5C9A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perpetua felicitate doneris. Nos eciam, qui eius vicariacione fungimur,</w:t>
      </w:r>
    </w:p>
    <w:p w14:paraId="6335F58A"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debitam solicitudinem pro té gerentes, in quocumque indigueris negocio, in his</w:t>
      </w:r>
    </w:p>
    <w:p w14:paraId="2819A239" w14:textId="72595469"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quę  ad salutem tuam pertinent, deo auxiliante protectorem invenies in omnibus.</w:t>
      </w:r>
    </w:p>
    <w:p w14:paraId="7A713E8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Quem ob fidei dignitatem cum omnibus tuis fidelibus, nulla terrarum obsistente</w:t>
      </w:r>
    </w:p>
    <w:p w14:paraId="65795287"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intercapidine, spiritualibus ulnis quasi presentem amplectimur amore ut spiritualem</w:t>
      </w:r>
    </w:p>
    <w:p w14:paraId="7A6004F1"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filium. Igitur quia orthodoxe fidei anhelare te studiose e audivimus, et certo</w:t>
      </w:r>
    </w:p>
    <w:p w14:paraId="50AA9413"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indicio ex hoc agnoscimus, quod ad matrem tuam, sanctam videlicet R.omanam</w:t>
      </w:r>
    </w:p>
    <w:p w14:paraId="3AFF86ED" w14:textId="5E5CB0F3"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ę cclesiam, recurrere voluisti,</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quę  capud e est omnium ę cclesiarum, collato sibi</w:t>
      </w:r>
    </w:p>
    <w:p w14:paraId="77E80CC2"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privilegio in beato Petro principe apostolorum, cui suas oves verus pastor commisit</w:t>
      </w:r>
    </w:p>
    <w:p w14:paraId="1C3E6670"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dicens: ,Tu es Petrus et super hanc petram edificabo çcclesiam et porte</w:t>
      </w:r>
    </w:p>
    <w:p w14:paraId="20ECA930"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inferi non prevalebunt adversus eam' 2, portas inferi ora orthodoxam fidem blasfemancium</w:t>
      </w:r>
    </w:p>
    <w:p w14:paraId="32234964"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appellans; que auctore Christo omnes hereses destruxit et vacillantes</w:t>
      </w:r>
    </w:p>
    <w:p w14:paraId="0EC34897" w14:textId="2FECE665"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omnes in fide solidavit creatoris sui munita auxilio, dicente domino nostro Jesu</w:t>
      </w:r>
    </w:p>
    <w:p w14:paraId="72104242"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Christo: ,Simon, ecce satanas expetit vos, ut cribraret sicut triticum; ego autem/ rogavi pro te, ne deficiatf fides tua, et tu aliquando conversus confirma fratres</w:t>
      </w:r>
    </w:p>
    <w:p w14:paraId="74CACBBE" w14:textId="2E4F8716"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tuos'. Quis, rogo, nisi insipiens in tantum audeat blasphemie baratrumg mergi,</w:t>
      </w:r>
    </w:p>
    <w:p w14:paraId="22F73C46"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ut Petri fidem infamet? pro quo verbum dei in duobus naturis existens, quod</w:t>
      </w:r>
    </w:p>
    <w:p w14:paraId="01D013D6"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natura servi autem natura contulit deitatis."1 Tuam devocionem amplectimur, volentem</w:t>
      </w:r>
    </w:p>
    <w:p w14:paraId="2695BA62" w14:textId="51BC546E"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discere ut prudenciam tuam digna attollamus laude, quę  non alibi vagari, </w:t>
      </w:r>
    </w:p>
    <w:p w14:paraId="591BF993" w14:textId="782089EA"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sed ipsam,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quę  caput est, studuit consulere, a qua eciam omnes ecclesię  sumpserunt</w:t>
      </w:r>
    </w:p>
    <w:p w14:paraId="2142612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exordium. Verumptamen fundamentum fidei, super quod suam Christus</w:t>
      </w:r>
    </w:p>
    <w:p w14:paraId="0A970751" w14:textId="13537B1F"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constituit ę cclesiam, istud est</w:t>
      </w:r>
      <w:r w:rsidR="00D9225B" w:rsidRPr="007A06F5">
        <w:rPr>
          <w:rFonts w:ascii="Times New Roman" w:hAnsi="Times New Roman" w:cs="Times New Roman"/>
          <w:lang w:val="la-Latn"/>
        </w:rPr>
        <w:t xml:space="preserve">: </w:t>
      </w:r>
      <w:r w:rsidRPr="007A06F5">
        <w:rPr>
          <w:rFonts w:ascii="Times New Roman" w:hAnsi="Times New Roman" w:cs="Times New Roman"/>
          <w:lang w:val="la-Latn"/>
        </w:rPr>
        <w:t>Tres certe persone subsistentes, patris et filii et</w:t>
      </w:r>
    </w:p>
    <w:p w14:paraId="5F006D97" w14:textId="634AD6D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spiritus sancti, coę terne sibi sunt et éoequales. Et istarum trium personarum una</w:t>
      </w:r>
    </w:p>
    <w:p w14:paraId="2E79186B" w14:textId="5E8FA73B"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est deitatis natura,</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una substancia, una divinitas, una maiestas. In quibus personis 10</w:t>
      </w:r>
    </w:p>
    <w:p w14:paraId="76AA7D2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diseredo est, non confusio, distinccio, non separacio. Distinccionem dico, quia</w:t>
      </w:r>
    </w:p>
    <w:p w14:paraId="05917CB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alia est persona patris, alia filii, alia spiritus sancti. Pater enim a nullo, filius</w:t>
      </w:r>
    </w:p>
    <w:p w14:paraId="396B6ADA" w14:textId="380F0974"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 patre, spiritus sanctus ab utroque, unfus eiusdemque</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substancię</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cuius pater</w:t>
      </w:r>
    </w:p>
    <w:p w14:paraId="68EF0143"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et filius est. Et hec sancta trinitas unus et verus deus est, que nec inicio incipit</w:t>
      </w:r>
    </w:p>
    <w:p w14:paraId="34105FE7"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aut fine clauditur, nec loco comprehenditur, nec tempore variatur. Pater enim 15</w:t>
      </w:r>
    </w:p>
    <w:p w14:paraId="733BDE5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solus de alio non est et ideo solus ingenitus appellatur, filius autem de patre</w:t>
      </w:r>
    </w:p>
    <w:p w14:paraId="5ACE4729"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sempiternus filius et ideo genitus dicitur, spiritus vero sanctus patris et filii est</w:t>
      </w:r>
    </w:p>
    <w:p w14:paraId="368CE4B5" w14:textId="21257A30"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spiritus sine ullo intervallo, ubi nulla tempora quę que habent prius vel posterius</w:t>
      </w:r>
    </w:p>
    <w:p w14:paraId="562ED469"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sunt cogitanda; et ideo nec ingenitus nec genitus, sed procedens dicitur, nec</w:t>
      </w:r>
    </w:p>
    <w:p w14:paraId="5D97A61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duo patres nec duo filii credantur. Quod filii sit spiritus, apostolus et evange- 20</w:t>
      </w:r>
    </w:p>
    <w:p w14:paraId="1DCCD54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lista z testatur: ,Si quis spiritum Christi non habet, hic non est eius', 4 et Paulus</w:t>
      </w:r>
    </w:p>
    <w:p w14:paraId="561E820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apostolus, quod patris filiique sit spiritus testatur: ,Vos autem non estis in carne,</w:t>
      </w:r>
    </w:p>
    <w:p w14:paraId="6B6EDE5E"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sed in spiri tu; si tamen spiritus dei habitat in vobis'. 5 Et iterum, ut patris sit</w:t>
      </w:r>
    </w:p>
    <w:p w14:paraId="1755B336"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spiritus, lucidissime distinguit dicens: ,Quod si spiritus eius, qui suscitavit Jesum</w:t>
      </w:r>
    </w:p>
    <w:p w14:paraId="4DC8EA3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 mortuis, habitat in vobis, vivificabit et mortalia corpora vestra'. 6 Ut vero filii 25</w:t>
      </w:r>
    </w:p>
    <w:p w14:paraId="2FCE4AC0"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sit spiritus, idem Paulus testatur: ,Quoniam autem estis filii dei, misit deus</w:t>
      </w:r>
    </w:p>
    <w:p w14:paraId="18166A84"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spiritum filii sui in corda vestra clamantem abba pater.' 7 Ut a patre procedat,</w:t>
      </w:r>
    </w:p>
    <w:p w14:paraId="2F00F75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ipsa veritas dicit: ,Spiritus, qui a patre procedit, ille me clarificavit'. 8 Ut a fili o</w:t>
      </w:r>
    </w:p>
    <w:p w14:paraId="531E611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procedat, eadem veritas testatur: ,Ille me clarificabit, quia de meo accipiet'. 9</w:t>
      </w:r>
    </w:p>
    <w:p w14:paraId="4F803D19"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Absit enim, ut spiritus sanctus credatur de patre in filium et de filio ad sancti- 30</w:t>
      </w:r>
    </w:p>
    <w:p w14:paraId="05B4BE54"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ficandam creaturam quasi quibusdam gradibus procedere, sed quemadmodum</w:t>
      </w:r>
    </w:p>
    <w:p w14:paraId="01F6529E"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de patre ita et de filio simul procedit.m Quis enim negabit esse spiritum sancturil</w:t>
      </w:r>
    </w:p>
    <w:p w14:paraId="61CC306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vitàm, et cui vita pater, vita sit filius? Sicut pater vitam habet in semet ipso,</w:t>
      </w:r>
    </w:p>
    <w:p w14:paraId="716A5B7A" w14:textId="71B84E22"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sic dedit et filio vitam habere in semet ipso. Hę</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tibi de multis pauca dixisse</w:t>
      </w:r>
    </w:p>
    <w:p w14:paraId="184449AA" w14:textId="19C8506C"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sufficiant, quę  te absque ambiguitate lingua confiteri et corde oportet credere, 35</w:t>
      </w:r>
    </w:p>
    <w:p w14:paraId="54F1919A" w14:textId="24DD478D"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sed non ultra vires examinare; quia si solis corporei</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radio oculorum retun-/ ditur intuitus, quanto magis ineffabilis deitatis claritate terrena mens retunditur.</w:t>
      </w:r>
    </w:p>
    <w:p w14:paraId="526BA533"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Hanc fidem a domino in apostolos et ab 0 apostolis fundatam sancta catholica et</w:t>
      </w:r>
    </w:p>
    <w:p w14:paraId="06AD70B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apostolica Romana tenet ecclesia; quam tu ut firmiter teneas, monemus, exoramus</w:t>
      </w:r>
    </w:p>
    <w:p w14:paraId="46C9F87E"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et testificamus. In qua et Wichingum, venerandum episcopum et caris-</w:t>
      </w:r>
    </w:p>
    <w:p w14:paraId="4D4ED5B6" w14:textId="11AB2938"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5 simum confratrem, ę clesiastica doctrina eruditum repperimus, et ideo eum vobis</w:t>
      </w:r>
    </w:p>
    <w:p w14:paraId="64697C15" w14:textId="6A3AAFAE"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ad regendam sibi commissam a deo ę cclesiam remisimus, quia fidelissimum P</w:t>
      </w:r>
    </w:p>
    <w:p w14:paraId="3DCA3115" w14:textId="685E60B9"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eum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tibi et pro te satis solicitum in omnibus agnovimus. Quem veluti spiritualem</w:t>
      </w:r>
    </w:p>
    <w:p w14:paraId="10C9CB59"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patrem et proprium pastorem digno honore et debita reverenda sincera</w:t>
      </w:r>
    </w:p>
    <w:p w14:paraId="288ACB3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mente recipite, tenete et amplectimini, quia in eo exibitum honorem Christo</w:t>
      </w:r>
    </w:p>
    <w:p w14:paraId="6FA27AB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10 conferitis, ipso dicente: ,Qui vos recipit, me recipit. Et qui me recipit, recipit</w:t>
      </w:r>
    </w:p>
    <w:p w14:paraId="474B46E7" w14:textId="0CF983FC"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eum, qui me misit'. 10 Ipse itaque omnium ę cclesiasticorum negociorum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officiorum</w:t>
      </w:r>
    </w:p>
    <w:p w14:paraId="2DEBE63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habeat curam et dei timorem pre oculis habens dispenset eadem, quia</w:t>
      </w:r>
    </w:p>
    <w:p w14:paraId="4DEB545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et pro his et pro animabus commissi sibi populi ipse redditurus erit districto</w:t>
      </w:r>
    </w:p>
    <w:p w14:paraId="5810A789" w14:textId="44FA3821"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iudici racionem. De ieiunio itaque scias a lege, prophę tis et ab ipso domino in</w:t>
      </w:r>
    </w:p>
    <w:p w14:paraId="11F8299C" w14:textId="432E2FAF"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15ę  evangelio approbatum. Moyses namque ut legem acciperet, quadraginta diebus</w:t>
      </w:r>
    </w:p>
    <w:p w14:paraId="7860FC4B" w14:textId="1B397291"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et noctibus ieiunavit. Hę lias, qui cę lum orando clausit, ut non plueret annos</w:t>
      </w:r>
    </w:p>
    <w:p w14:paraId="3BBBB30C" w14:textId="6D1E3FF4"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tres et menses sex, et rursus orando aperuit, et cę lum dedit pluviam et terra</w:t>
      </w:r>
    </w:p>
    <w:p w14:paraId="2AD0991F" w14:textId="6EDE9EE5"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dedit fructum suum,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quadraginta diebus et noctibus ieiunavit. Auctor et ipse</w:t>
      </w:r>
    </w:p>
    <w:p w14:paraId="1F8EF1D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legis, Jesus Christus dominus noster, quadraginta diebus et noctibus ieiunavit.</w:t>
      </w:r>
    </w:p>
    <w:p w14:paraId="49E1563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20 Si quis vero ieiunium reprobat, reprobet et oracionem et blasphemet esse malum</w:t>
      </w:r>
    </w:p>
    <w:p w14:paraId="64B57F41"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demones eici, dicente domino: ,Hoc genus non eicitur-nisi in oracione et ieiunio'. 11</w:t>
      </w:r>
    </w:p>
    <w:p w14:paraId="21DFC372"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Preceptum quippe est ieiunare, sed quibus diebus sit ieiunandum quibusve prandendum,</w:t>
      </w:r>
    </w:p>
    <w:p w14:paraId="2059B64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precepto · domini vel apostolorum non est diffinitum asercione, sed</w:t>
      </w:r>
    </w:p>
    <w:p w14:paraId="2CB338D5" w14:textId="53DC453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antiqua patrum consuetudine tenet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ę cclesia, quia et priorum instituta et con-</w:t>
      </w:r>
    </w:p>
    <w:p w14:paraId="72981832"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25 suetudo maiorum pro lege tenenda sunt. Quarta feria ieiunandum est, quia considerato</w:t>
      </w:r>
    </w:p>
    <w:p w14:paraId="4FE527AE"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evangelio quarta sabbati Judei consilium inierunt, ut Jesum dolo tenerent</w:t>
      </w:r>
    </w:p>
    <w:p w14:paraId="25301F3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et occiderent. Sexta autem sabbati recte ieiunio deputatur propter dominice passionis</w:t>
      </w:r>
    </w:p>
    <w:p w14:paraId="422B6FF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reverenciam. Sabbato quoque nihilominus ieiunandum est propter renovandam</w:t>
      </w:r>
    </w:p>
    <w:p w14:paraId="1773BD96"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memoriam rei geste, quia discipuli dominum humane intellegentes eo</w:t>
      </w:r>
    </w:p>
    <w:p w14:paraId="4E3CEF52" w14:textId="28C14E49"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30 die in sepulchro quiescentem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doluerunt. Quintam vero feriam quidam arbitrati</w:t>
      </w:r>
    </w:p>
    <w:p w14:paraId="12B5EFBD"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sunt esse dissolutam, quia eo die reconciliacio sit penitencium, et eo die sanctum</w:t>
      </w:r>
    </w:p>
    <w:p w14:paraId="68BADC0E"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crisma conficitur, et eo die redemptor cum discipulis cenavit et eis sacramentum</w:t>
      </w:r>
    </w:p>
    <w:p w14:paraId="63990057" w14:textId="20CD987E"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sui corporis et sanguinis tradidit, eo die videntibus discipulis ad cę los ascendit.</w:t>
      </w:r>
    </w:p>
    <w:p w14:paraId="7FAF0216" w14:textId="4B442CCB"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Dominicus certe dies propter resurreccionis gloriam et adventum</w:t>
      </w:r>
      <w:r w:rsidR="00D9225B" w:rsidRPr="007A06F5">
        <w:rPr>
          <w:rFonts w:ascii="Times New Roman" w:hAnsi="Times New Roman" w:cs="Times New Roman"/>
          <w:lang w:val="la-Latn"/>
        </w:rPr>
        <w:t xml:space="preserve"> </w:t>
      </w:r>
      <w:r w:rsidRPr="007A06F5">
        <w:rPr>
          <w:rFonts w:ascii="Times New Roman" w:hAnsi="Times New Roman" w:cs="Times New Roman"/>
          <w:lang w:val="la-Latn"/>
        </w:rPr>
        <w:t>sancti spiritus</w:t>
      </w:r>
    </w:p>
    <w:p w14:paraId="77F00930" w14:textId="45267836"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35 lęticie consecratus est. Duos qui remanent, proprio unius cuiusque relinquamus</w:t>
      </w:r>
    </w:p>
    <w:p w14:paraId="4E9D78BD"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arbitrio; in quibus id observandum censeo, ut qui manducat, non manducantem</w:t>
      </w:r>
    </w:p>
    <w:p w14:paraId="722C1B14" w14:textId="100DEFD3"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non spernat, et qui non manducat manducantem non iudicet, ut quicquid agimus,/ in gloria dei faciamus. Ieiunium scilicet, quod quatuor temporum dicitur, antiqui</w:t>
      </w:r>
    </w:p>
    <w:p w14:paraId="2117C3E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patres celebrandum non frustra z sanxerunt, dicente. psalmista: ,Benedicam · dominum</w:t>
      </w:r>
    </w:p>
    <w:p w14:paraId="27C355A7"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in omni tempore', 12 ut singulis quibusque temporibus anni humiliemus</w:t>
      </w:r>
    </w:p>
    <w:p w14:paraId="0BB9AE41"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animam in ieiu_nio. Primi itaque aa mensis ieiunium dominus in exodo, quarti,</w:t>
      </w:r>
    </w:p>
    <w:p w14:paraId="6D5EAB22" w14:textId="197C24EA"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septimi et decimi ieiunium per Zachę riam prophę tam celebrari precepit, utbb 5</w:t>
      </w:r>
    </w:p>
    <w:p w14:paraId="63D8280B" w14:textId="2BC9E3C5"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omni te.mpore de misericordia confidamus penitendo. Hę</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tibi de ieiunio pauca</w:t>
      </w:r>
    </w:p>
    <w:p w14:paraId="76850F06" w14:textId="2780F59A"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dixisseę  sufficiant, quamvis plurima dici possent eius misteria, que nunc exponere</w:t>
      </w:r>
    </w:p>
    <w:p w14:paraId="699E61F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non est temporis. Hoc tamen ieiunium deo pre ceteris acceptabile credito: dissolve</w:t>
      </w:r>
    </w:p>
    <w:p w14:paraId="7C22678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colligaciones impietatis, solve fasciculos cc deprimentis, dimitte eos qui</w:t>
      </w:r>
    </w:p>
    <w:p w14:paraId="4EEB65F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confracti sunt °liberos, et omne onus disrumpe. Quod bis adornandum est moni- 10</w:t>
      </w:r>
    </w:p>
    <w:p w14:paraId="37B465C4"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libus: ,Frange esurienti panem tuum et egenos vagosque induc in domum tuam'. 13</w:t>
      </w:r>
    </w:p>
    <w:p w14:paraId="1EB0D54A"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Has scias deo acceptabiles lampades, quibus ieiunium adornandum dd est cotidie,</w:t>
      </w:r>
    </w:p>
    <w:p w14:paraId="00F33D7F"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ut deo sit placitum. Methodium ee namque supersticioni, non edificacioni, contencioni,</w:t>
      </w:r>
    </w:p>
    <w:p w14:paraId="0E8ADACD"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non paci insistentem audientes, plurimum mirati sumus, !! et si ita esh</w:t>
      </w:r>
    </w:p>
    <w:p w14:paraId="7FF89DA5"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uUg audivimus, supersticionem eius penitus abdicamus. Anathema vero pro con- 15</w:t>
      </w:r>
    </w:p>
    <w:p w14:paraId="7FC4D0F7"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temnenda catholica fide qui indixit, in caput redundabithh eius. Tu autem et populus</w:t>
      </w:r>
    </w:p>
    <w:p w14:paraId="3C918C4A"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tuus sancti spiritus iudicio eritis innoxii, si tamen fidem, quam Romana</w:t>
      </w:r>
    </w:p>
    <w:p w14:paraId="36BFD6C3" w14:textId="75FA7CCE"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prę dicat ę cclesia, tenueritis ii inviolabiliter. Divina autem officia et sacra misteria</w:t>
      </w:r>
    </w:p>
    <w:p w14:paraId="789ED58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ac missarum solemnia, que idem Methodius Sclavorum lingua celebrare presumpsit,</w:t>
      </w:r>
    </w:p>
    <w:p w14:paraId="00734C7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quod ne ulterius faceret supra sacratissimum beati Petri corpus iura- 20</w:t>
      </w:r>
    </w:p>
    <w:p w14:paraId="6249BE75" w14:textId="07227AF2"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mento firmaverat, sui periuriikk reatum perhorrescentes, ne ullo</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modo deinceps mm</w:t>
      </w:r>
    </w:p>
    <w:p w14:paraId="421C7C0D" w14:textId="5FB50F1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a quolibet presumatur, dei nostraquenn apostolica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sub anathematis</w:t>
      </w:r>
    </w:p>
    <w:p w14:paraId="59CFD317" w14:textId="4745DD96"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vinculo interdicimus</w:t>
      </w:r>
      <w:r w:rsidR="008E2A6B" w:rsidRPr="007A06F5">
        <w:rPr>
          <w:rFonts w:ascii="Times New Roman" w:hAnsi="Times New Roman" w:cs="Times New Roman"/>
          <w:lang w:val="la-Latn"/>
        </w:rPr>
        <w:t xml:space="preserve">; </w:t>
      </w:r>
      <w:r w:rsidRPr="007A06F5">
        <w:rPr>
          <w:rFonts w:ascii="Times New Roman" w:hAnsi="Times New Roman" w:cs="Times New Roman"/>
          <w:lang w:val="la-Latn"/>
        </w:rPr>
        <w:t>excepto quod ad simplicis populi et non intelligentis</w:t>
      </w:r>
    </w:p>
    <w:p w14:paraId="14E2076E" w14:textId="0CFCD6AA"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ę dificationem attinet, si evangelii vel apostoli exposicio ab eruditis eadem lingua</w:t>
      </w:r>
    </w:p>
    <w:p w14:paraId="3E43B3EB"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annuncietur, 00 et largimur et exortamur et ut frequentissime fiat monemus, ut 25</w:t>
      </w:r>
    </w:p>
    <w:p w14:paraId="465A179C"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omnis lingua laudet deum et confiteatur ei. 14 Contumaces autem et inobedientes</w:t>
      </w:r>
    </w:p>
    <w:p w14:paraId="0948A254"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contencioni et scandalo insistentes, post primam et secundam admonicionem, si</w:t>
      </w:r>
    </w:p>
    <w:p w14:paraId="42881E26" w14:textId="28F350AB"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se minime correxerint, quasi zizaniorum seminatores ab ę cclesie gremio abici</w:t>
      </w:r>
    </w:p>
    <w:p w14:paraId="7AF96308" w14:textId="77777777"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sancimus, et ne una ovis morvida totum gregem contaminet, nostro vigore</w:t>
      </w:r>
    </w:p>
    <w:p w14:paraId="75E718FD" w14:textId="4C5911D5" w:rsidR="00E67A1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refrenari et a vestris finibus procul excludi precipimus.</w:t>
      </w:r>
    </w:p>
    <w:p w14:paraId="5C109CE4" w14:textId="729F82E5" w:rsidR="008A1C25" w:rsidRPr="007A06F5" w:rsidRDefault="008A1C2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83" w:name="_Toc194615175"/>
      <w:r w:rsidRPr="007A06F5">
        <w:rPr>
          <w:rFonts w:ascii="Times New Roman" w:hAnsi="Times New Roman" w:cs="Times New Roman"/>
          <w:b/>
          <w:color w:val="000000" w:themeColor="text1"/>
          <w:sz w:val="28"/>
          <w:szCs w:val="28"/>
          <w:lang w:val="la-Latn"/>
        </w:rPr>
        <w:t>Inhaltsverzeichnis zur Hs. bis c. 22 der 72-Kapitel-Sammlung (foll. 314v-315r), 1-29v (Fortsetzung)</w:t>
      </w:r>
      <w:bookmarkEnd w:id="83"/>
    </w:p>
    <w:p w14:paraId="35560FC7" w14:textId="46AA907B" w:rsidR="007E5DFC" w:rsidRPr="007A06F5" w:rsidRDefault="007E5DFC"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7r</w:t>
      </w:r>
    </w:p>
    <w:p w14:paraId="5CCD2FAB" w14:textId="5DEA061E" w:rsidR="007E5DFC" w:rsidRPr="007A06F5" w:rsidRDefault="007E5DFC" w:rsidP="00450DB4">
      <w:pPr>
        <w:spacing w:after="120" w:line="240" w:lineRule="auto"/>
        <w:rPr>
          <w:rFonts w:ascii="Times New Roman" w:hAnsi="Times New Roman" w:cs="Times New Roman"/>
          <w:lang w:val="la-Latn"/>
        </w:rPr>
      </w:pPr>
      <w:r w:rsidRPr="007A06F5">
        <w:rPr>
          <w:rFonts w:ascii="Times New Roman" w:hAnsi="Times New Roman" w:cs="Times New Roman"/>
          <w:caps/>
          <w:lang w:val="la-Latn"/>
        </w:rPr>
        <w:t>Incipiunt capitula sinodi Vvormacensi.</w:t>
      </w:r>
      <w:r w:rsidRPr="007A06F5">
        <w:rPr>
          <w:rFonts w:ascii="Times New Roman" w:hAnsi="Times New Roman" w:cs="Times New Roman"/>
          <w:lang w:val="la-Latn"/>
        </w:rPr>
        <w:t>/</w:t>
      </w:r>
    </w:p>
    <w:p w14:paraId="518FE7F3" w14:textId="11720301" w:rsidR="007E5DFC" w:rsidRPr="007A06F5" w:rsidRDefault="007E5DF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 Professio fidei episcoprum apod uuormatiam congregatorum./</w:t>
      </w:r>
    </w:p>
    <w:p w14:paraId="18C24539" w14:textId="739AB72C" w:rsidR="007E5DFC" w:rsidRPr="007A06F5" w:rsidRDefault="007E5DF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 Sub qua causa consideracione erga pentientes sacerdos existere./</w:t>
      </w:r>
    </w:p>
    <w:p w14:paraId="6248AF98" w14:textId="60299B7A" w:rsidR="00307623" w:rsidRPr="007A06F5" w:rsidRDefault="0030762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 De eo, qui meditacione odiit, propter auariciam paganum occidetit./</w:t>
      </w:r>
    </w:p>
    <w:p w14:paraId="2AB440E0" w14:textId="4CAD2C4B" w:rsidR="00307623" w:rsidRPr="007A06F5" w:rsidRDefault="008A1C2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 De eo, qui insaniens hominem occiderit</w:t>
      </w:r>
      <w:r w:rsidRPr="007A06F5">
        <w:rPr>
          <w:rFonts w:ascii="Times New Roman" w:hAnsi="Times New Roman" w:cs="Times New Roman"/>
          <w:highlight w:val="yellow"/>
          <w:lang w:val="la-Latn"/>
        </w:rPr>
        <w:t>.</w:t>
      </w:r>
      <w:r w:rsidR="005C780C" w:rsidRPr="007A06F5">
        <w:rPr>
          <w:rFonts w:ascii="Times New Roman" w:hAnsi="Times New Roman" w:cs="Times New Roman"/>
          <w:highlight w:val="yellow"/>
          <w:lang w:val="la-Latn"/>
        </w:rPr>
        <w:t>. arbore deuins opprimuntur.</w:t>
      </w:r>
      <w:r w:rsidR="005C780C" w:rsidRPr="007A06F5">
        <w:rPr>
          <w:rFonts w:ascii="Times New Roman" w:hAnsi="Times New Roman" w:cs="Times New Roman"/>
          <w:lang w:val="la-Latn"/>
        </w:rPr>
        <w:t>/</w:t>
      </w:r>
    </w:p>
    <w:p w14:paraId="6671AEAB" w14:textId="42BCF38F"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 De eo, qui arborem incidit et dum operi necessario insisterit </w:t>
      </w:r>
      <w:r w:rsidRPr="007A06F5">
        <w:rPr>
          <w:rFonts w:ascii="Times New Roman" w:hAnsi="Times New Roman" w:cs="Times New Roman"/>
          <w:highlight w:val="yellow"/>
          <w:lang w:val="la-Latn"/>
        </w:rPr>
        <w:t>absque subter.</w:t>
      </w:r>
      <w:r w:rsidRPr="007A06F5">
        <w:rPr>
          <w:rFonts w:ascii="Times New Roman" w:hAnsi="Times New Roman" w:cs="Times New Roman"/>
          <w:lang w:val="la-Latn"/>
        </w:rPr>
        <w:t>/</w:t>
      </w:r>
    </w:p>
    <w:p w14:paraId="65D89F7F" w14:textId="19C6E1A7"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 De redditu ecclesiae et de oblacionibus, ut</w:t>
      </w:r>
      <w:r w:rsidR="005D4A29" w:rsidRPr="007A06F5">
        <w:rPr>
          <w:rFonts w:ascii="Times New Roman" w:hAnsi="Times New Roman" w:cs="Times New Roman"/>
          <w:lang w:val="la-Latn"/>
        </w:rPr>
        <w:t>.</w:t>
      </w:r>
      <w:r w:rsidRPr="007A06F5">
        <w:rPr>
          <w:rFonts w:ascii="Times New Roman" w:hAnsi="Times New Roman" w:cs="Times New Roman"/>
          <w:lang w:val="la-Latn"/>
        </w:rPr>
        <w:t>... prociones fiant./</w:t>
      </w:r>
    </w:p>
    <w:p w14:paraId="70027C6A" w14:textId="2A6BDBD4"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 Quibus temporibus debeat sacramentum baptismi exiberi./</w:t>
      </w:r>
    </w:p>
    <w:p w14:paraId="06DD2E75" w14:textId="73F08BF2"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 In quota generacio sibi fideles iungantur./</w:t>
      </w:r>
    </w:p>
    <w:p w14:paraId="6E4BFB31" w14:textId="1E437664"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De sacerdotibus in fornicatione lapsis./</w:t>
      </w:r>
    </w:p>
    <w:p w14:paraId="6E35BA92" w14:textId="1D219DD7"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De sacerdotibus, quibus fornicacionis inpingitur./</w:t>
      </w:r>
    </w:p>
    <w:p w14:paraId="2DB10DD5" w14:textId="7C6C7E37"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feminis sacro uelamine consecratis./</w:t>
      </w:r>
    </w:p>
    <w:p w14:paraId="6932FC03" w14:textId="6CD6BB0E"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XII. De uiduis, que </w:t>
      </w:r>
      <w:r w:rsidRPr="007A06F5">
        <w:rPr>
          <w:rFonts w:ascii="Times New Roman" w:hAnsi="Times New Roman" w:cs="Times New Roman"/>
          <w:highlight w:val="yellow"/>
          <w:lang w:val="la-Latn"/>
        </w:rPr>
        <w:t>sacrum sacrum</w:t>
      </w:r>
      <w:r w:rsidRPr="007A06F5">
        <w:rPr>
          <w:rFonts w:ascii="Times New Roman" w:hAnsi="Times New Roman" w:cs="Times New Roman"/>
          <w:lang w:val="la-Latn"/>
        </w:rPr>
        <w:t xml:space="preserve"> (sic) uelamen capiti iniposuerunt./</w:t>
      </w:r>
    </w:p>
    <w:p w14:paraId="04D2F5C9" w14:textId="2C2BD080"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 De patricidis et fratricidis./</w:t>
      </w:r>
    </w:p>
    <w:p w14:paraId="27EA85FC" w14:textId="60726B9F"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 De his, qui duabus fuerint fornicati et cuius personis./</w:t>
      </w:r>
    </w:p>
    <w:p w14:paraId="20979153" w14:textId="6C4421BB"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 De eo, quod concompatre spirituali et cum eaque de sacro fonte baptismatis/ susceperit, aut ciuilla qartte eorum tenuerit.</w:t>
      </w:r>
      <w:r w:rsidR="003F215D" w:rsidRPr="007A06F5">
        <w:rPr>
          <w:rFonts w:ascii="Times New Roman" w:hAnsi="Times New Roman" w:cs="Times New Roman"/>
          <w:lang w:val="la-Latn"/>
        </w:rPr>
        <w:t xml:space="preserve"> debent</w:t>
      </w:r>
      <w:r w:rsidRPr="007A06F5">
        <w:rPr>
          <w:rFonts w:ascii="Times New Roman" w:hAnsi="Times New Roman" w:cs="Times New Roman"/>
          <w:lang w:val="la-Latn"/>
        </w:rPr>
        <w:t>/</w:t>
      </w:r>
    </w:p>
    <w:p w14:paraId="49B10762" w14:textId="7C566BDB" w:rsidR="005C780C" w:rsidRPr="007A06F5" w:rsidRDefault="005C780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XVI. De his, qui sacerdotem sponte occiderint. </w:t>
      </w:r>
      <w:r w:rsidR="003F215D" w:rsidRPr="007A06F5">
        <w:rPr>
          <w:rFonts w:ascii="Times New Roman" w:hAnsi="Times New Roman" w:cs="Times New Roman"/>
          <w:lang w:val="la-Latn"/>
        </w:rPr>
        <w:t>/ uxoribus abstinere.</w:t>
      </w:r>
    </w:p>
    <w:p w14:paraId="0CCF0097" w14:textId="136A8452" w:rsidR="003F215D" w:rsidRPr="007A06F5" w:rsidRDefault="003F215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XVII. Qui, per diuersis erantibus pęnitenciam subierint se a propriis (debent uxoribus abstinere).</w:t>
      </w:r>
    </w:p>
    <w:p w14:paraId="7863050B" w14:textId="52D2176A" w:rsidR="003F215D" w:rsidRPr="007A06F5" w:rsidRDefault="003F215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 De mulieribus, qui conceptos utero infantes, uoluntarię exeu-/ciunt et qui dormiendo filios suffocare uidentur./</w:t>
      </w:r>
    </w:p>
    <w:p w14:paraId="15189090" w14:textId="054D0CE5" w:rsidR="003F215D" w:rsidRPr="007A06F5" w:rsidRDefault="003F215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 Si uir uiduam in coniugio deuxerit et cum filia ipsius, quam ex/</w:t>
      </w:r>
    </w:p>
    <w:p w14:paraId="4A69B686" w14:textId="1AB24889" w:rsidR="004E5727" w:rsidRPr="007A06F5" w:rsidRDefault="004E5727"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7v</w:t>
      </w:r>
    </w:p>
    <w:p w14:paraId="548C0540" w14:textId="121DEF81"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Priore marito habuit et concubuerit, et quę de ea patre filioque se sub-/sternerit, seu de his, qui cum duabus sororibus concubuerint.</w:t>
      </w:r>
    </w:p>
    <w:p w14:paraId="7EB8C9AD" w14:textId="5E6701AB"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 De paruilis aparentibus intrasepta monstra contra elitis.</w:t>
      </w:r>
    </w:p>
    <w:p w14:paraId="2179F2DE" w14:textId="1939DBF9"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 De professione monachi.</w:t>
      </w:r>
    </w:p>
    <w:p w14:paraId="30B7E0DA" w14:textId="51CFF92B"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 De leprosis fidelibus si paticipare dominico corpore debeant./</w:t>
      </w:r>
    </w:p>
    <w:p w14:paraId="3296D43E" w14:textId="78EFFAA7"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 Vt nulli episcopo laceat synodo deesse, tante peractum synodum discedere.</w:t>
      </w:r>
    </w:p>
    <w:p w14:paraId="5F591E65" w14:textId="4EFE4061" w:rsidR="004E5727" w:rsidRPr="007A06F5" w:rsidRDefault="004E572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w:t>
      </w:r>
      <w:r w:rsidR="00775481" w:rsidRPr="007A06F5">
        <w:rPr>
          <w:rFonts w:ascii="Times New Roman" w:hAnsi="Times New Roman" w:cs="Times New Roman"/>
          <w:lang w:val="la-Latn"/>
        </w:rPr>
        <w:t xml:space="preserve"> Ut nullus seculariam ecclesiam aut clericum facere presumat./</w:t>
      </w:r>
    </w:p>
    <w:p w14:paraId="22987CF3" w14:textId="0AF8BBBB" w:rsidR="00775481" w:rsidRPr="007A06F5" w:rsidRDefault="0077548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 De his, qui per odium ad pacem non uenerunt./</w:t>
      </w:r>
    </w:p>
    <w:p w14:paraId="0346BD65" w14:textId="4BDC719B" w:rsidR="00775481" w:rsidRPr="007A06F5" w:rsidRDefault="0077548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 De clericis, qui sine epistola sui pontificis proficiscuntur./</w:t>
      </w:r>
    </w:p>
    <w:p w14:paraId="62FF1DB4" w14:textId="70235D6D" w:rsidR="00775481" w:rsidRPr="007A06F5" w:rsidRDefault="0077548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 De his, qui seruos suos iudicibus non iudicantibus necant./</w:t>
      </w:r>
    </w:p>
    <w:p w14:paraId="17C4130A" w14:textId="4DCE9ACF" w:rsidR="00775481"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 De domina, quę zeli causa ancillam occiderit./</w:t>
      </w:r>
    </w:p>
    <w:p w14:paraId="0A15DC5B" w14:textId="0D3BE98C"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 De episcopis cęteris, quod sacris ministris, ut ab uxoribus abstineant./</w:t>
      </w:r>
    </w:p>
    <w:p w14:paraId="0C2F4A23" w14:textId="4E7B689D"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 De uagis et inobedientibus clericis./</w:t>
      </w:r>
    </w:p>
    <w:p w14:paraId="6F69372F" w14:textId="51BCBE93"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 Vt nullus preter episcopum crisma conficit./</w:t>
      </w:r>
    </w:p>
    <w:p w14:paraId="50E7E6F1" w14:textId="6B9387B6"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 Vt ecclesia cum rebus suis ad episcopi ordinacionem pertineat./</w:t>
      </w:r>
    </w:p>
    <w:p w14:paraId="15CA3AFE" w14:textId="37F18CB6"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 Non sine accusatore legitimo condemnetur, quisquipiam./</w:t>
      </w:r>
    </w:p>
    <w:p w14:paraId="0A45EF14" w14:textId="48AFEFAB"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 De refugis ac perfidis laicis./</w:t>
      </w:r>
    </w:p>
    <w:p w14:paraId="208A4CE3" w14:textId="48802E22"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 Vt episcopi, persbyteri, diacones aduenadum accipitres habere non debeant./</w:t>
      </w:r>
    </w:p>
    <w:p w14:paraId="74B46B2A" w14:textId="0AB799FE" w:rsidR="007A53E7" w:rsidRPr="007A06F5" w:rsidRDefault="007A53E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 De consecranda ecclesia.; XXXVII. De adulteriis./</w:t>
      </w:r>
    </w:p>
    <w:p w14:paraId="79534629" w14:textId="094CB7F0" w:rsidR="007A53E7" w:rsidRPr="007A06F5" w:rsidRDefault="0075668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 Quid in sacrificio domini offerri debeat./</w:t>
      </w:r>
    </w:p>
    <w:p w14:paraId="5E66B7A8" w14:textId="77777777" w:rsidR="00622666" w:rsidRPr="007A06F5" w:rsidRDefault="0075668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XXXVIII. De his, qui prohibentur presbyteris </w:t>
      </w:r>
      <w:r w:rsidR="00622666" w:rsidRPr="007A06F5">
        <w:rPr>
          <w:rFonts w:ascii="Times New Roman" w:hAnsi="Times New Roman" w:cs="Times New Roman"/>
          <w:lang w:val="la-Latn"/>
        </w:rPr>
        <w:t>in ecclesiasticis sacramentis./</w:t>
      </w:r>
    </w:p>
    <w:p w14:paraId="3182F89C" w14:textId="25A088A7" w:rsidR="00756685" w:rsidRPr="007A06F5" w:rsidRDefault="00622666"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8r</w:t>
      </w:r>
    </w:p>
    <w:p w14:paraId="2AA8CA20" w14:textId="4C9D61EF" w:rsidR="00622666" w:rsidRPr="007A06F5" w:rsidRDefault="006226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 D</w:t>
      </w:r>
      <w:r w:rsidR="00055BF2" w:rsidRPr="007A06F5">
        <w:rPr>
          <w:rFonts w:ascii="Times New Roman" w:hAnsi="Times New Roman" w:cs="Times New Roman"/>
          <w:lang w:val="la-Latn"/>
        </w:rPr>
        <w:t>e</w:t>
      </w:r>
      <w:r w:rsidRPr="007A06F5">
        <w:rPr>
          <w:rFonts w:ascii="Times New Roman" w:hAnsi="Times New Roman" w:cs="Times New Roman"/>
          <w:lang w:val="la-Latn"/>
        </w:rPr>
        <w:t xml:space="preserve"> </w:t>
      </w:r>
      <w:r w:rsidR="00055BF2" w:rsidRPr="007A06F5">
        <w:rPr>
          <w:rFonts w:ascii="Times New Roman" w:hAnsi="Times New Roman" w:cs="Times New Roman"/>
          <w:highlight w:val="yellow"/>
          <w:lang w:val="la-Latn"/>
        </w:rPr>
        <w:t>cronizatis</w:t>
      </w:r>
      <w:r w:rsidR="00055BF2" w:rsidRPr="007A06F5">
        <w:rPr>
          <w:rFonts w:ascii="Times New Roman" w:hAnsi="Times New Roman" w:cs="Times New Roman"/>
          <w:lang w:val="la-Latn"/>
        </w:rPr>
        <w:t>, qualiter se expurgare debeant./</w:t>
      </w:r>
    </w:p>
    <w:p w14:paraId="51C34E3D" w14:textId="4A6E5D7B" w:rsidR="00055BF2" w:rsidRPr="007A06F5" w:rsidRDefault="00055B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 Sirn monaste</w:t>
      </w:r>
      <w:r w:rsidRPr="007A06F5">
        <w:rPr>
          <w:rFonts w:ascii="Times New Roman" w:hAnsi="Times New Roman" w:cs="Times New Roman"/>
          <w:vertAlign w:val="superscript"/>
          <w:lang w:val="la-Latn"/>
        </w:rPr>
        <w:t>rio</w:t>
      </w:r>
      <w:r w:rsidRPr="007A06F5">
        <w:rPr>
          <w:rFonts w:ascii="Times New Roman" w:hAnsi="Times New Roman" w:cs="Times New Roman"/>
          <w:lang w:val="la-Latn"/>
        </w:rPr>
        <w:t xml:space="preserve"> aliqu</w:t>
      </w:r>
      <w:r w:rsidRPr="007A06F5">
        <w:rPr>
          <w:rFonts w:ascii="Times New Roman" w:hAnsi="Times New Roman" w:cs="Times New Roman"/>
          <w:vertAlign w:val="superscript"/>
          <w:lang w:val="la-Latn"/>
        </w:rPr>
        <w:t>o</w:t>
      </w:r>
      <w:r w:rsidRPr="007A06F5">
        <w:rPr>
          <w:rFonts w:ascii="Times New Roman" w:hAnsi="Times New Roman" w:cs="Times New Roman"/>
          <w:lang w:val="la-Latn"/>
        </w:rPr>
        <w:t xml:space="preserve"> fuerit fu...um, qualiter ipsi fratres expurgare debeant./</w:t>
      </w:r>
    </w:p>
    <w:p w14:paraId="60522550" w14:textId="3FC05582" w:rsidR="00055BF2" w:rsidRPr="007A06F5" w:rsidRDefault="00055B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XLII. Deinceps pro leuibus causis neminem </w:t>
      </w:r>
      <w:r w:rsidRPr="007A06F5">
        <w:rPr>
          <w:rFonts w:ascii="Times New Roman" w:hAnsi="Times New Roman" w:cs="Times New Roman"/>
          <w:highlight w:val="yellow"/>
          <w:lang w:val="la-Latn"/>
        </w:rPr>
        <w:t>excommunice...</w:t>
      </w:r>
      <w:r w:rsidRPr="007A06F5">
        <w:rPr>
          <w:rFonts w:ascii="Times New Roman" w:hAnsi="Times New Roman" w:cs="Times New Roman"/>
          <w:lang w:val="la-Latn"/>
        </w:rPr>
        <w:t>/</w:t>
      </w:r>
    </w:p>
    <w:p w14:paraId="6910ACC1" w14:textId="4FD88189" w:rsidR="00055BF2" w:rsidRPr="007A06F5" w:rsidRDefault="00055B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 Si episcopus innocenses aut pro leuibus causis excomunionem</w:t>
      </w:r>
      <w:r w:rsidR="008661DD" w:rsidRPr="007A06F5">
        <w:rPr>
          <w:rFonts w:ascii="Times New Roman" w:hAnsi="Times New Roman" w:cs="Times New Roman"/>
          <w:lang w:val="la-Latn"/>
        </w:rPr>
        <w:t>. Tis/</w:t>
      </w:r>
    </w:p>
    <w:p w14:paraId="3FEE559D" w14:textId="15D682E6" w:rsidR="008661DD" w:rsidRPr="007A06F5" w:rsidRDefault="008661D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 Dicta sancti Augustini in libro de sermone domini in monte decet iuga/</w:t>
      </w:r>
    </w:p>
    <w:p w14:paraId="6CF1DDCA" w14:textId="6EE623DF" w:rsidR="008661DD" w:rsidRPr="007A06F5" w:rsidRDefault="008661D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 De his, qui uxores aut uirgos dimittunt. REGVLA/</w:t>
      </w:r>
    </w:p>
    <w:p w14:paraId="2CC19B05" w14:textId="53F7E806" w:rsidR="00911441" w:rsidRPr="007A06F5" w:rsidRDefault="008661DD" w:rsidP="00450DB4">
      <w:pPr>
        <w:spacing w:after="120" w:line="240" w:lineRule="auto"/>
        <w:rPr>
          <w:rFonts w:ascii="Times New Roman" w:hAnsi="Times New Roman" w:cs="Times New Roman"/>
          <w:lang w:val="la-Latn"/>
        </w:rPr>
      </w:pPr>
      <w:commentRangeStart w:id="84"/>
      <w:r w:rsidRPr="007A06F5">
        <w:rPr>
          <w:rFonts w:ascii="Times New Roman" w:hAnsi="Times New Roman" w:cs="Times New Roman"/>
          <w:lang w:val="la-Latn"/>
        </w:rPr>
        <w:t xml:space="preserve">XLVI. </w:t>
      </w:r>
      <w:r w:rsidR="00911441" w:rsidRPr="007A06F5">
        <w:rPr>
          <w:rFonts w:ascii="Times New Roman" w:hAnsi="Times New Roman" w:cs="Times New Roman"/>
          <w:lang w:val="la-Latn"/>
        </w:rPr>
        <w:t>De uxoribus legitime aqusitis (sic) et nallatenus dimitendus./</w:t>
      </w:r>
      <w:commentRangeEnd w:id="84"/>
      <w:r w:rsidR="00911441" w:rsidRPr="007A06F5">
        <w:rPr>
          <w:rStyle w:val="Odkaznakoment"/>
          <w:rFonts w:ascii="Times New Roman" w:hAnsi="Times New Roman" w:cs="Times New Roman"/>
          <w:lang w:val="la-Latn"/>
        </w:rPr>
        <w:commentReference w:id="84"/>
      </w:r>
    </w:p>
    <w:p w14:paraId="62E706AC" w14:textId="70DD90C4" w:rsidR="00911441" w:rsidRPr="007A06F5" w:rsidRDefault="0091144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 (sic). De his, qui ad testimonium sunt admitanda. ECCLESIASTICA/</w:t>
      </w:r>
    </w:p>
    <w:p w14:paraId="38A759D9" w14:textId="22CA0086" w:rsidR="00D465B6" w:rsidRPr="007A06F5" w:rsidRDefault="00D465B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 Vt episcopus accusatores fratrum excommunicet./</w:t>
      </w:r>
    </w:p>
    <w:p w14:paraId="072EA058" w14:textId="172F4BC2" w:rsidR="00D465B6" w:rsidRPr="007A06F5" w:rsidRDefault="00D465B6" w:rsidP="00450DB4">
      <w:pPr>
        <w:spacing w:after="120" w:line="240" w:lineRule="auto"/>
        <w:rPr>
          <w:rFonts w:ascii="Times New Roman" w:hAnsi="Times New Roman" w:cs="Times New Roman"/>
          <w:lang w:val="la-Latn"/>
        </w:rPr>
      </w:pPr>
      <w:r w:rsidRPr="007A06F5">
        <w:rPr>
          <w:rFonts w:ascii="Times New Roman" w:hAnsi="Times New Roman" w:cs="Times New Roman"/>
          <w:strike/>
          <w:lang w:val="la-Latn"/>
        </w:rPr>
        <w:t>X</w:t>
      </w:r>
      <w:r w:rsidRPr="007A06F5">
        <w:rPr>
          <w:rFonts w:ascii="Times New Roman" w:hAnsi="Times New Roman" w:cs="Times New Roman"/>
          <w:lang w:val="la-Latn"/>
        </w:rPr>
        <w:t>L</w:t>
      </w:r>
      <w:r w:rsidRPr="007A06F5">
        <w:rPr>
          <w:rFonts w:ascii="Times New Roman" w:hAnsi="Times New Roman" w:cs="Times New Roman"/>
          <w:strike/>
          <w:lang w:val="la-Latn"/>
        </w:rPr>
        <w:t>III</w:t>
      </w:r>
      <w:r w:rsidRPr="007A06F5">
        <w:rPr>
          <w:rFonts w:ascii="Times New Roman" w:hAnsi="Times New Roman" w:cs="Times New Roman"/>
          <w:lang w:val="la-Latn"/>
        </w:rPr>
        <w:t>. Cuius sit conuersacionis accusator. LI. De falso accusatpre./</w:t>
      </w:r>
    </w:p>
    <w:p w14:paraId="0C7A1D02" w14:textId="43B78CCD" w:rsidR="00D465B6" w:rsidRPr="007A06F5" w:rsidRDefault="00D465B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 Vt eo absente cuius causa uentilator sentencia non proferat./</w:t>
      </w:r>
    </w:p>
    <w:p w14:paraId="73A15B5A" w14:textId="1B6BEA87" w:rsidR="00D465B6" w:rsidRPr="007A06F5" w:rsidRDefault="000100B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LIII. De incriminatis. LIIII. De excommunione. DE REGVLA apostoli capitula./</w:t>
      </w:r>
    </w:p>
    <w:p w14:paraId="4506D870" w14:textId="1ACAD843" w:rsidR="000100BC" w:rsidRPr="007A06F5" w:rsidRDefault="00C25BA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0100BC" w:rsidRPr="007A06F5">
        <w:rPr>
          <w:rFonts w:ascii="Times New Roman" w:hAnsi="Times New Roman" w:cs="Times New Roman"/>
          <w:lang w:val="la-Latn"/>
        </w:rPr>
        <w:t>. Vt eius testimonium non recipiatur, qui frequenter litigat. Bores./</w:t>
      </w:r>
    </w:p>
    <w:p w14:paraId="02E8C44A" w14:textId="5EDE9D3E" w:rsidR="000100BC" w:rsidRPr="007A06F5" w:rsidRDefault="00C25BA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LVI. De ammonicione fratrum littiganti </w:t>
      </w:r>
      <w:r w:rsidR="000E3D13" w:rsidRPr="007A06F5">
        <w:rPr>
          <w:rFonts w:ascii="Times New Roman" w:hAnsi="Times New Roman" w:cs="Times New Roman"/>
          <w:lang w:val="la-Latn"/>
        </w:rPr>
        <w:t xml:space="preserve">cura erga </w:t>
      </w:r>
      <w:r w:rsidR="00795CF0" w:rsidRPr="007A06F5">
        <w:rPr>
          <w:rFonts w:ascii="Times New Roman" w:hAnsi="Times New Roman" w:cs="Times New Roman"/>
          <w:lang w:val="la-Latn"/>
        </w:rPr>
        <w:t>pie.. sibi comissas la/</w:t>
      </w:r>
    </w:p>
    <w:p w14:paraId="6B8816C6" w14:textId="6EEDD6E7" w:rsidR="00795CF0" w:rsidRPr="007A06F5" w:rsidRDefault="00795CF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 Vt hęc capitula assiduę a presbyteris legantur. Neglegencia./</w:t>
      </w:r>
    </w:p>
    <w:p w14:paraId="2F47C218" w14:textId="7F3E308C" w:rsidR="00795CF0" w:rsidRPr="007A06F5" w:rsidRDefault="00795CF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LVIII. Quod sumus </w:t>
      </w:r>
      <w:r w:rsidR="00405F9D" w:rsidRPr="007A06F5">
        <w:rPr>
          <w:rFonts w:ascii="Times New Roman" w:hAnsi="Times New Roman" w:cs="Times New Roman"/>
          <w:lang w:val="la-Latn"/>
        </w:rPr>
        <w:t>racionem reddituri de animalibus, quę pereunt pro nostri./</w:t>
      </w:r>
    </w:p>
    <w:p w14:paraId="0FD97794" w14:textId="746A536C" w:rsidR="00405F9D" w:rsidRPr="007A06F5" w:rsidRDefault="00405F9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161011" w:rsidRPr="007A06F5">
        <w:rPr>
          <w:rFonts w:ascii="Times New Roman" w:hAnsi="Times New Roman" w:cs="Times New Roman"/>
          <w:lang w:val="la-Latn"/>
        </w:rPr>
        <w:t>IIII. De asiduitate legendi. LX</w:t>
      </w:r>
      <w:r w:rsidRPr="007A06F5">
        <w:rPr>
          <w:rFonts w:ascii="Times New Roman" w:hAnsi="Times New Roman" w:cs="Times New Roman"/>
          <w:lang w:val="la-Latn"/>
        </w:rPr>
        <w:t>. De operacione manuum./</w:t>
      </w:r>
    </w:p>
    <w:p w14:paraId="6C793FEB" w14:textId="2E0F3D43" w:rsidR="00405F9D" w:rsidRPr="007A06F5" w:rsidRDefault="0016101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 Vt synodum, uestimenta et libros et uasa sancta uobiscum deferatis./</w:t>
      </w:r>
    </w:p>
    <w:p w14:paraId="19AE03E4" w14:textId="3CD2945B" w:rsidR="00161011" w:rsidRPr="007A06F5" w:rsidRDefault="0016101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 Vt panes sancti sacrificii in presencia presbyteri fiant formosę a pueris./</w:t>
      </w:r>
    </w:p>
    <w:p w14:paraId="7592417E" w14:textId="44B67175" w:rsidR="00161011" w:rsidRPr="007A06F5" w:rsidRDefault="0016101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 Vt feminę tempore sacramentorum ad altare non accedant./</w:t>
      </w:r>
    </w:p>
    <w:p w14:paraId="262B635B" w14:textId="76100280" w:rsidR="00161011" w:rsidRPr="007A06F5" w:rsidRDefault="0016101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LXIIII. Vt sacerdos missam solus non celebret. Con.atur./</w:t>
      </w:r>
    </w:p>
    <w:p w14:paraId="3D1623AB" w14:textId="25B80F26" w:rsidR="00161011" w:rsidRPr="007A06F5" w:rsidRDefault="0016101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LXV. Vt </w:t>
      </w:r>
      <w:r w:rsidR="007A4750" w:rsidRPr="007A06F5">
        <w:rPr>
          <w:rFonts w:ascii="Times New Roman" w:hAnsi="Times New Roman" w:cs="Times New Roman"/>
          <w:lang w:val="la-Latn"/>
        </w:rPr>
        <w:t>propter ecclesiastica uestimenta et uasa sancta in ecclesia</w:t>
      </w:r>
      <w:r w:rsidR="009042C7" w:rsidRPr="007A06F5">
        <w:rPr>
          <w:rFonts w:ascii="Times New Roman" w:hAnsi="Times New Roman" w:cs="Times New Roman"/>
          <w:lang w:val="la-Latn"/>
        </w:rPr>
        <w:t>.</w:t>
      </w:r>
      <w:r w:rsidR="00696D03" w:rsidRPr="007A06F5">
        <w:rPr>
          <w:rFonts w:ascii="Times New Roman" w:hAnsi="Times New Roman" w:cs="Times New Roman"/>
          <w:lang w:val="la-Latn"/>
        </w:rPr>
        <w:t>..lre/</w:t>
      </w:r>
    </w:p>
    <w:p w14:paraId="5F3CD871" w14:textId="6AF5A113" w:rsidR="00161011" w:rsidRPr="007A06F5" w:rsidRDefault="00696D0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LXVI. </w:t>
      </w:r>
      <w:r w:rsidR="00161011" w:rsidRPr="007A06F5">
        <w:rPr>
          <w:rFonts w:ascii="Times New Roman" w:hAnsi="Times New Roman" w:cs="Times New Roman"/>
          <w:lang w:val="la-Latn"/>
        </w:rPr>
        <w:t>Vt in ecclesiis</w:t>
      </w:r>
      <w:r w:rsidRPr="007A06F5">
        <w:rPr>
          <w:rFonts w:ascii="Times New Roman" w:hAnsi="Times New Roman" w:cs="Times New Roman"/>
          <w:lang w:val="la-Latn"/>
        </w:rPr>
        <w:t xml:space="preserve"> sepulture non fiant./</w:t>
      </w:r>
    </w:p>
    <w:p w14:paraId="6C315700" w14:textId="50870E52" w:rsidR="00696D03" w:rsidRPr="007A06F5" w:rsidRDefault="00696D0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 Deammonicione ieronimi ad presbyterum./</w:t>
      </w:r>
    </w:p>
    <w:p w14:paraId="683D4A43" w14:textId="2A97D77A" w:rsidR="00696D03" w:rsidRPr="007A06F5" w:rsidRDefault="008E49EC"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8v</w:t>
      </w:r>
    </w:p>
    <w:p w14:paraId="2BA76A10" w14:textId="459D5C15" w:rsidR="00F31DB7" w:rsidRPr="007A06F5" w:rsidRDefault="00F31DB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w:t>
      </w:r>
      <w:r w:rsidR="0017718F" w:rsidRPr="007A06F5">
        <w:rPr>
          <w:rFonts w:ascii="Times New Roman" w:hAnsi="Times New Roman" w:cs="Times New Roman"/>
          <w:lang w:val="la-Latn"/>
        </w:rPr>
        <w:t xml:space="preserve"> Vt uani loquia non fiant in ecclesia./</w:t>
      </w:r>
    </w:p>
    <w:p w14:paraId="40E25C42" w14:textId="05A48E4B" w:rsidR="0017718F" w:rsidRPr="007A06F5" w:rsidRDefault="0017718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LXVIII. Vt nisi in ecclesiam missarum solemnia aliqua finat./</w:t>
      </w:r>
    </w:p>
    <w:p w14:paraId="14F37BC9" w14:textId="505E8517" w:rsidR="0017718F" w:rsidRPr="007A06F5" w:rsidRDefault="0017718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LVIIII. Vt nulla femina cum presbytero in una domo habitet./</w:t>
      </w:r>
    </w:p>
    <w:p w14:paraId="5BE08BC2" w14:textId="61CE8D17" w:rsidR="0017718F" w:rsidRPr="007A06F5" w:rsidRDefault="0017718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 </w:t>
      </w:r>
      <w:r w:rsidRPr="007A06F5">
        <w:rPr>
          <w:rFonts w:ascii="Times New Roman" w:hAnsi="Times New Roman" w:cs="Times New Roman"/>
          <w:highlight w:val="yellow"/>
          <w:lang w:val="la-Latn"/>
        </w:rPr>
        <w:t xml:space="preserve">De </w:t>
      </w:r>
      <w:r w:rsidR="00190A63" w:rsidRPr="007A06F5">
        <w:rPr>
          <w:rFonts w:ascii="Times New Roman" w:hAnsi="Times New Roman" w:cs="Times New Roman"/>
          <w:highlight w:val="yellow"/>
          <w:lang w:val="la-Latn"/>
        </w:rPr>
        <w:t>hebretate abstinndum</w:t>
      </w:r>
      <w:r w:rsidR="00190A63" w:rsidRPr="007A06F5">
        <w:rPr>
          <w:rFonts w:ascii="Times New Roman" w:hAnsi="Times New Roman" w:cs="Times New Roman"/>
          <w:lang w:val="la-Latn"/>
        </w:rPr>
        <w:t xml:space="preserve"> et alios ammonendi./</w:t>
      </w:r>
    </w:p>
    <w:p w14:paraId="16C01411" w14:textId="0C44BF6A"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 Vt alterius parrochianus nullus ad se solicitet./</w:t>
      </w:r>
    </w:p>
    <w:p w14:paraId="5B6D5438" w14:textId="48BB691F"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LXXII. Vt nullus alterius clericus ad se </w:t>
      </w:r>
      <w:commentRangeStart w:id="85"/>
      <w:r w:rsidRPr="007A06F5">
        <w:rPr>
          <w:rFonts w:ascii="Times New Roman" w:hAnsi="Times New Roman" w:cs="Times New Roman"/>
          <w:lang w:val="la-Latn"/>
        </w:rPr>
        <w:t>solicitet</w:t>
      </w:r>
      <w:commentRangeEnd w:id="85"/>
      <w:r w:rsidRPr="007A06F5">
        <w:rPr>
          <w:rStyle w:val="Odkaznakoment"/>
          <w:rFonts w:ascii="Times New Roman" w:hAnsi="Times New Roman" w:cs="Times New Roman"/>
          <w:lang w:val="la-Latn"/>
        </w:rPr>
        <w:commentReference w:id="85"/>
      </w:r>
      <w:r w:rsidRPr="007A06F5">
        <w:rPr>
          <w:rFonts w:ascii="Times New Roman" w:hAnsi="Times New Roman" w:cs="Times New Roman"/>
          <w:lang w:val="la-Latn"/>
        </w:rPr>
        <w:t>./</w:t>
      </w:r>
    </w:p>
    <w:p w14:paraId="446FFB88" w14:textId="3997FF57"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LXXIII. Si aliquis presbyter munera dare presumpserit pro subrept.. ecclesię./</w:t>
      </w:r>
    </w:p>
    <w:p w14:paraId="7D2618F2" w14:textId="172B7729"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LXXIIII. Vt egrotanti paruulo baptisma non negatur./</w:t>
      </w:r>
    </w:p>
    <w:p w14:paraId="79872F77" w14:textId="52360289"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 Vt nullus sacra uasa altaris in alium audeat retorquere./</w:t>
      </w:r>
    </w:p>
    <w:p w14:paraId="5234E4B0" w14:textId="57A83D85"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 Vt presbyteri licentiam habeant nepotes suos ad scolam mittere./</w:t>
      </w:r>
    </w:p>
    <w:p w14:paraId="7D0C305C" w14:textId="3FD88974"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 Vt presbyteri per uicos et uillas scolas habeant./</w:t>
      </w:r>
    </w:p>
    <w:p w14:paraId="60254DAF" w14:textId="4C7615B0" w:rsidR="00190A63" w:rsidRPr="007A06F5" w:rsidRDefault="00190A6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LXXVIII. </w:t>
      </w:r>
      <w:r w:rsidR="00F734B1" w:rsidRPr="007A06F5">
        <w:rPr>
          <w:rFonts w:ascii="Times New Roman" w:hAnsi="Times New Roman" w:cs="Times New Roman"/>
          <w:lang w:val="la-Latn"/>
        </w:rPr>
        <w:t>Vt missę quę specialiter dominicis diebus fiunt, non in publico fiant./</w:t>
      </w:r>
    </w:p>
    <w:p w14:paraId="6C9EABA8" w14:textId="41A1D04D" w:rsidR="00FE54C9" w:rsidRPr="007A06F5" w:rsidRDefault="00FE54C9"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LXXVIIII. De instructione bonorum oper.../</w:t>
      </w:r>
    </w:p>
    <w:p w14:paraId="383418A2" w14:textId="2003F445" w:rsidR="00FE54C9" w:rsidRPr="007A06F5" w:rsidRDefault="00FE54C9"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 Vt fideles laici domnica oracione et simbolum discant./</w:t>
      </w:r>
    </w:p>
    <w:p w14:paraId="73EA14BE" w14:textId="0276BB81" w:rsidR="00FE54C9" w:rsidRPr="007A06F5" w:rsidRDefault="00FE54C9"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 Vt singulis diebus duobus uicibus orent./</w:t>
      </w:r>
    </w:p>
    <w:p w14:paraId="261007D9" w14:textId="776E48AF" w:rsidR="00CF1A7E" w:rsidRPr="007A06F5" w:rsidRDefault="00CF1A7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LXXXII. </w:t>
      </w:r>
      <w:r w:rsidR="00FE54C9" w:rsidRPr="007A06F5">
        <w:rPr>
          <w:rFonts w:ascii="Times New Roman" w:hAnsi="Times New Roman" w:cs="Times New Roman"/>
          <w:lang w:val="la-Latn"/>
        </w:rPr>
        <w:t>De</w:t>
      </w:r>
      <w:r w:rsidRPr="007A06F5">
        <w:rPr>
          <w:rFonts w:ascii="Times New Roman" w:hAnsi="Times New Roman" w:cs="Times New Roman"/>
          <w:lang w:val="la-Latn"/>
        </w:rPr>
        <w:t xml:space="preserve"> obseruancia die dominici./</w:t>
      </w:r>
    </w:p>
    <w:p w14:paraId="64143CD3" w14:textId="336283D5" w:rsidR="00CF1A7E" w:rsidRPr="007A06F5" w:rsidRDefault="00CF1A7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LXXXIII. De ammonicione hospitalitatis./</w:t>
      </w:r>
    </w:p>
    <w:p w14:paraId="5CE76034" w14:textId="65684D28" w:rsidR="00CF1A7E" w:rsidRPr="007A06F5" w:rsidRDefault="00CF1A7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LXXXIIII. Vt periurium caueatur./</w:t>
      </w:r>
    </w:p>
    <w:p w14:paraId="6D64DC02" w14:textId="50A3A2A4" w:rsidR="00CF1A7E"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 Vt a falso testimonio se abstienant. Discant./</w:t>
      </w:r>
    </w:p>
    <w:p w14:paraId="378DA946" w14:textId="06CBD972"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 Vt presbyteri exposicionem dominice oracionis et simboli plenus/</w:t>
      </w:r>
    </w:p>
    <w:p w14:paraId="30A360F8" w14:textId="1F010DD6"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 De serutinio./</w:t>
      </w:r>
    </w:p>
    <w:p w14:paraId="5561AB9A" w14:textId="72E8C628"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LXXXVIII. De exorcismo ad.ate cuminum faciendum./</w:t>
      </w:r>
    </w:p>
    <w:p w14:paraId="067C8AE2" w14:textId="0EC0651D"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LXXXVIIII. De ordine reconciliandi./</w:t>
      </w:r>
    </w:p>
    <w:p w14:paraId="6706E65D" w14:textId="756CEDD1" w:rsidR="00E32F8B" w:rsidRPr="007A06F5" w:rsidRDefault="00E32F8B"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9r</w:t>
      </w:r>
    </w:p>
    <w:p w14:paraId="05F3CF86" w14:textId="5C6D9F5D"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XC. Vt in diebus dominicis aqua benedicta fiat./</w:t>
      </w:r>
    </w:p>
    <w:p w14:paraId="7BB4A6BD" w14:textId="10109D74"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 Vt in censum in turribulis habeant presbyteri tempus misse./</w:t>
      </w:r>
    </w:p>
    <w:p w14:paraId="7487929E" w14:textId="256C2E21"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XCII. De oblacionibus populi./</w:t>
      </w:r>
    </w:p>
    <w:p w14:paraId="1F629EA0" w14:textId="42325ED6"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XCIII. De cura hospitum./</w:t>
      </w:r>
    </w:p>
    <w:p w14:paraId="216D1016" w14:textId="4F2D4928"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XCIIII. Vt uasa sacra nemini dentur in </w:t>
      </w:r>
      <w:r w:rsidRPr="007A06F5">
        <w:rPr>
          <w:rFonts w:ascii="Times New Roman" w:hAnsi="Times New Roman" w:cs="Times New Roman"/>
          <w:b/>
          <w:lang w:val="la-Latn"/>
        </w:rPr>
        <w:t>uuiadium</w:t>
      </w:r>
      <w:r w:rsidRPr="007A06F5">
        <w:rPr>
          <w:rFonts w:ascii="Times New Roman" w:hAnsi="Times New Roman" w:cs="Times New Roman"/>
          <w:lang w:val="la-Latn"/>
        </w:rPr>
        <w:t>. Exigat./</w:t>
      </w:r>
    </w:p>
    <w:p w14:paraId="76CDD7B4" w14:textId="482FF56C"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 Vt presbyter nullum sepeliat in ecclesia et pro sepultura aliqua muneris.../</w:t>
      </w:r>
    </w:p>
    <w:p w14:paraId="72E71742" w14:textId="0045724F" w:rsidR="00E32F8B" w:rsidRPr="007A06F5" w:rsidRDefault="00E32F8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Sce. XCVI. Vt presbyter ad incestuosis xenium non accipiat, ut eorum scelera </w:t>
      </w:r>
      <w:r w:rsidRPr="007A06F5">
        <w:rPr>
          <w:rFonts w:ascii="Times New Roman" w:hAnsi="Times New Roman" w:cs="Times New Roman"/>
          <w:highlight w:val="yellow"/>
          <w:lang w:val="la-Latn"/>
        </w:rPr>
        <w:t>reicet</w:t>
      </w:r>
      <w:r w:rsidRPr="007A06F5">
        <w:rPr>
          <w:rFonts w:ascii="Times New Roman" w:hAnsi="Times New Roman" w:cs="Times New Roman"/>
          <w:lang w:val="la-Latn"/>
        </w:rPr>
        <w:t>./</w:t>
      </w:r>
    </w:p>
    <w:p w14:paraId="5313463E" w14:textId="25D86697" w:rsidR="00E32F8B" w:rsidRPr="007A06F5" w:rsidRDefault="00383FA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 Qualiter presbyter faciant cum conuerterint ad anniuersarium</w:t>
      </w:r>
      <w:r w:rsidR="005D4A29" w:rsidRPr="007A06F5">
        <w:rPr>
          <w:rFonts w:ascii="Times New Roman" w:hAnsi="Times New Roman" w:cs="Times New Roman"/>
          <w:lang w:val="la-Latn"/>
        </w:rPr>
        <w:t>.</w:t>
      </w:r>
      <w:r w:rsidRPr="007A06F5">
        <w:rPr>
          <w:rFonts w:ascii="Times New Roman" w:hAnsi="Times New Roman" w:cs="Times New Roman"/>
          <w:lang w:val="la-Latn"/>
        </w:rPr>
        <w:t>XXXu</w:t>
      </w:r>
      <w:r w:rsidR="005D4A29" w:rsidRPr="007A06F5">
        <w:rPr>
          <w:rFonts w:ascii="Times New Roman" w:hAnsi="Times New Roman" w:cs="Times New Roman"/>
          <w:lang w:val="la-Latn"/>
        </w:rPr>
        <w:t>.</w:t>
      </w:r>
      <w:r w:rsidRPr="007A06F5">
        <w:rPr>
          <w:rFonts w:ascii="Times New Roman" w:hAnsi="Times New Roman" w:cs="Times New Roman"/>
          <w:lang w:val="la-Latn"/>
        </w:rPr>
        <w:t>.. xx./tii, alicuius defuncti diem.</w:t>
      </w:r>
    </w:p>
    <w:p w14:paraId="41046512" w14:textId="68AC7816" w:rsidR="00383FAD" w:rsidRPr="007A06F5" w:rsidRDefault="00383FA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XCVII. Qualiter ad kalendas faciant presbyter./</w:t>
      </w:r>
    </w:p>
    <w:p w14:paraId="3B87C5ED" w14:textId="782F5426" w:rsidR="00383FAD" w:rsidRPr="007A06F5" w:rsidRDefault="00383FA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XCVIII. Qualiter collecte et confraudias </w:t>
      </w:r>
      <w:commentRangeStart w:id="86"/>
      <w:r w:rsidRPr="007A06F5">
        <w:rPr>
          <w:rFonts w:ascii="Times New Roman" w:hAnsi="Times New Roman" w:cs="Times New Roman"/>
          <w:lang w:val="la-Latn"/>
        </w:rPr>
        <w:t>fiant</w:t>
      </w:r>
      <w:commentRangeEnd w:id="86"/>
      <w:r w:rsidR="00FD0A0E" w:rsidRPr="007A06F5">
        <w:rPr>
          <w:rStyle w:val="Odkaznakoment"/>
          <w:rFonts w:ascii="Times New Roman" w:hAnsi="Times New Roman" w:cs="Times New Roman"/>
          <w:lang w:val="la-Latn"/>
        </w:rPr>
        <w:commentReference w:id="86"/>
      </w:r>
      <w:r w:rsidRPr="007A06F5">
        <w:rPr>
          <w:rFonts w:ascii="Times New Roman" w:hAnsi="Times New Roman" w:cs="Times New Roman"/>
          <w:lang w:val="la-Latn"/>
        </w:rPr>
        <w:t>.</w:t>
      </w:r>
      <w:r w:rsidR="00FD0A0E" w:rsidRPr="007A06F5">
        <w:rPr>
          <w:rFonts w:ascii="Times New Roman" w:hAnsi="Times New Roman" w:cs="Times New Roman"/>
          <w:lang w:val="la-Latn"/>
        </w:rPr>
        <w:t>/</w:t>
      </w:r>
    </w:p>
    <w:p w14:paraId="058711E2" w14:textId="29C5B92F"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XCVIIII. Si presbyter defuinctus sit, </w:t>
      </w:r>
      <w:r w:rsidRPr="007A06F5">
        <w:rPr>
          <w:rFonts w:ascii="Times New Roman" w:hAnsi="Times New Roman" w:cs="Times New Roman"/>
          <w:highlight w:val="yellow"/>
          <w:lang w:val="la-Latn"/>
        </w:rPr>
        <w:t>taquo</w:t>
      </w:r>
      <w:r w:rsidRPr="007A06F5">
        <w:rPr>
          <w:rFonts w:ascii="Times New Roman" w:hAnsi="Times New Roman" w:cs="Times New Roman"/>
          <w:lang w:val="la-Latn"/>
        </w:rPr>
        <w:t xml:space="preserve"> ordinatus sit./</w:t>
      </w:r>
    </w:p>
    <w:p w14:paraId="215E0EC0" w14:textId="4A3131E4"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 </w:t>
      </w:r>
      <w:r w:rsidRPr="007A06F5">
        <w:rPr>
          <w:rFonts w:ascii="Times New Roman" w:hAnsi="Times New Roman" w:cs="Times New Roman"/>
          <w:highlight w:val="yellow"/>
          <w:lang w:val="la-Latn"/>
        </w:rPr>
        <w:t>Si</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.uo</w:t>
      </w:r>
      <w:r w:rsidRPr="007A06F5">
        <w:rPr>
          <w:rFonts w:ascii="Times New Roman" w:hAnsi="Times New Roman" w:cs="Times New Roman"/>
          <w:lang w:val="la-Latn"/>
        </w:rPr>
        <w:t xml:space="preserve"> rpesbyter pretitulatus sit, </w:t>
      </w:r>
      <w:r w:rsidRPr="007A06F5">
        <w:rPr>
          <w:rFonts w:ascii="Times New Roman" w:hAnsi="Times New Roman" w:cs="Times New Roman"/>
          <w:highlight w:val="yellow"/>
          <w:lang w:val="la-Latn"/>
        </w:rPr>
        <w:t>taquo</w:t>
      </w:r>
      <w:r w:rsidRPr="007A06F5">
        <w:rPr>
          <w:rFonts w:ascii="Times New Roman" w:hAnsi="Times New Roman" w:cs="Times New Roman"/>
          <w:lang w:val="la-Latn"/>
        </w:rPr>
        <w:t xml:space="preserve"> ordinatus sit./</w:t>
      </w:r>
    </w:p>
    <w:p w14:paraId="3A7305E4" w14:textId="69B5DEF5"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 Si habeant mansum integrum./</w:t>
      </w:r>
    </w:p>
    <w:p w14:paraId="013742C3" w14:textId="4008D994"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CII. Quot mansos in sua parrochia habeat./</w:t>
      </w:r>
    </w:p>
    <w:p w14:paraId="2E8FD916" w14:textId="166021A4"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CIII. Qualia indumenta ab</w:t>
      </w:r>
      <w:r w:rsidR="005D4A29" w:rsidRPr="007A06F5">
        <w:rPr>
          <w:rFonts w:ascii="Times New Roman" w:hAnsi="Times New Roman" w:cs="Times New Roman"/>
          <w:lang w:val="la-Latn"/>
        </w:rPr>
        <w:t>.</w:t>
      </w:r>
      <w:r w:rsidRPr="007A06F5">
        <w:rPr>
          <w:rFonts w:ascii="Times New Roman" w:hAnsi="Times New Roman" w:cs="Times New Roman"/>
          <w:lang w:val="la-Latn"/>
        </w:rPr>
        <w:t>aris aut quod./</w:t>
      </w:r>
    </w:p>
    <w:p w14:paraId="7C168CEC" w14:textId="66EB0019" w:rsidR="00FD0A0E" w:rsidRPr="007A06F5" w:rsidRDefault="00FD0A0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CIIII. </w:t>
      </w:r>
      <w:r w:rsidR="00540FA6" w:rsidRPr="007A06F5">
        <w:rPr>
          <w:rFonts w:ascii="Times New Roman" w:hAnsi="Times New Roman" w:cs="Times New Roman"/>
          <w:lang w:val="la-Latn"/>
        </w:rPr>
        <w:t>Quos aut qu</w:t>
      </w:r>
      <w:r w:rsidR="00540FA6" w:rsidRPr="007A06F5">
        <w:rPr>
          <w:rFonts w:ascii="Times New Roman" w:hAnsi="Times New Roman" w:cs="Times New Roman"/>
          <w:highlight w:val="yellow"/>
          <w:lang w:val="la-Latn"/>
        </w:rPr>
        <w:t>...</w:t>
      </w:r>
      <w:r w:rsidR="00540FA6" w:rsidRPr="007A06F5">
        <w:rPr>
          <w:rFonts w:ascii="Times New Roman" w:hAnsi="Times New Roman" w:cs="Times New Roman"/>
          <w:lang w:val="la-Latn"/>
        </w:rPr>
        <w:t xml:space="preserve"> libros habeat./</w:t>
      </w:r>
    </w:p>
    <w:p w14:paraId="08740B87" w14:textId="14E0797D"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 Quot sacerdotalia uestimenta./</w:t>
      </w:r>
    </w:p>
    <w:p w14:paraId="3915D02F" w14:textId="1131503E"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 Si habeat lucum, aquam effundentum aptum./</w:t>
      </w:r>
    </w:p>
    <w:p w14:paraId="37F3708B" w14:textId="4EE777C4"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 Ex quo metallo sit calix aut patena./</w:t>
      </w:r>
    </w:p>
    <w:p w14:paraId="2BE01738" w14:textId="5C280A8A"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CVIII. Vt crisma sub sera recondatur./</w:t>
      </w:r>
    </w:p>
    <w:p w14:paraId="20EA6B6D" w14:textId="5333107F"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CVIIII. Vt presbyter uisitet infirmos./</w:t>
      </w:r>
    </w:p>
    <w:p w14:paraId="07293717" w14:textId="5AD77274" w:rsidR="00540FA6" w:rsidRPr="007A06F5" w:rsidRDefault="00540FA6"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9v</w:t>
      </w:r>
    </w:p>
    <w:p w14:paraId="106A58A5" w14:textId="747AE6C8"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 Si habeat clericum, qui scolam possit habere./</w:t>
      </w:r>
    </w:p>
    <w:p w14:paraId="164EB50B" w14:textId="7A06C688"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 De luminaribus ecclesię./</w:t>
      </w:r>
    </w:p>
    <w:p w14:paraId="136DE56A" w14:textId="726C5963"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 Qualiter sit cooperata aut camerata./</w:t>
      </w:r>
    </w:p>
    <w:p w14:paraId="70FB43FE" w14:textId="41AE1D61"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CXIII. Quo metallo habeantur ibidem signa./</w:t>
      </w:r>
    </w:p>
    <w:p w14:paraId="4FA9FA2A" w14:textId="46EEF4A0"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CXIIII. Si artium minitum habet./</w:t>
      </w:r>
    </w:p>
    <w:p w14:paraId="582B7005" w14:textId="15755E1D"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 Vt ex decimis unius partes fiant./</w:t>
      </w:r>
    </w:p>
    <w:p w14:paraId="7CDC733C" w14:textId="59BEF95D"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 Vt matricularios habenat./</w:t>
      </w:r>
    </w:p>
    <w:p w14:paraId="516CE5F6" w14:textId="0F43EB12"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CXVII. Si presbyter habens antea predium, comparauerit./</w:t>
      </w:r>
    </w:p>
    <w:p w14:paraId="2BAFB873" w14:textId="4AACF565" w:rsidR="00540FA6" w:rsidRPr="007A06F5" w:rsidRDefault="00540FA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CXVIII. </w:t>
      </w:r>
      <w:r w:rsidR="00F758D3" w:rsidRPr="007A06F5">
        <w:rPr>
          <w:rFonts w:ascii="Times New Roman" w:hAnsi="Times New Roman" w:cs="Times New Roman"/>
          <w:lang w:val="la-Latn"/>
        </w:rPr>
        <w:t>De retibus ecclesię et oblacionibus. Abstinat./</w:t>
      </w:r>
    </w:p>
    <w:p w14:paraId="74A645FA" w14:textId="50C84BF4"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CXVIIII. Si </w:t>
      </w:r>
      <w:r w:rsidR="004626E1">
        <w:rPr>
          <w:rFonts w:ascii="Times New Roman" w:hAnsi="Times New Roman" w:cs="Times New Roman"/>
          <w:lang w:val="la-Latn"/>
        </w:rPr>
        <w:t>p</w:t>
      </w:r>
      <w:r w:rsidRPr="007A06F5">
        <w:rPr>
          <w:rFonts w:ascii="Times New Roman" w:hAnsi="Times New Roman" w:cs="Times New Roman"/>
          <w:lang w:val="la-Latn"/>
        </w:rPr>
        <w:t>resbyteri de tabernis et commessacionibus et familieritate mulierum./</w:t>
      </w:r>
    </w:p>
    <w:p w14:paraId="3963FBF3" w14:textId="625FFA05"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 Vt secreta</w:t>
      </w:r>
      <w:r w:rsidR="005D4A29" w:rsidRPr="007A06F5">
        <w:rPr>
          <w:rFonts w:ascii="Times New Roman" w:hAnsi="Times New Roman" w:cs="Times New Roman"/>
          <w:lang w:val="la-Latn"/>
        </w:rPr>
        <w:t>.</w:t>
      </w:r>
      <w:r w:rsidRPr="007A06F5">
        <w:rPr>
          <w:rFonts w:ascii="Times New Roman" w:hAnsi="Times New Roman" w:cs="Times New Roman"/>
          <w:highlight w:val="yellow"/>
          <w:lang w:val="la-Latn"/>
        </w:rPr>
        <w:t>non.n choentante, quam finiat.</w:t>
      </w:r>
      <w:r w:rsidR="009042C7"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A. CAPINIA.</w:t>
      </w:r>
      <w:r w:rsidRPr="007A06F5">
        <w:rPr>
          <w:rFonts w:ascii="Times New Roman" w:hAnsi="Times New Roman" w:cs="Times New Roman"/>
          <w:lang w:val="la-Latn"/>
        </w:rPr>
        <w:t>/</w:t>
      </w:r>
    </w:p>
    <w:p w14:paraId="4C73DA19" w14:textId="1FB79E7D"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 Vt alterius parrochia ad missam non recipiat, nisi sit in itinere./</w:t>
      </w:r>
    </w:p>
    <w:p w14:paraId="6247DCC0" w14:textId="07A4B8A1"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 Vt sacramentum altaris tractetis religiose./</w:t>
      </w:r>
    </w:p>
    <w:p w14:paraId="79ECAC8E" w14:textId="69EA29CB"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CXXIII. Vt eucharistiam monstrans mit</w:t>
      </w:r>
      <w:r w:rsidR="001172DA" w:rsidRPr="007A06F5">
        <w:rPr>
          <w:rFonts w:ascii="Times New Roman" w:hAnsi="Times New Roman" w:cs="Times New Roman"/>
          <w:lang w:val="la-Latn"/>
        </w:rPr>
        <w:t>t</w:t>
      </w:r>
      <w:r w:rsidRPr="007A06F5">
        <w:rPr>
          <w:rFonts w:ascii="Times New Roman" w:hAnsi="Times New Roman" w:cs="Times New Roman"/>
          <w:lang w:val="la-Latn"/>
        </w:rPr>
        <w:t>atis infirmis./</w:t>
      </w:r>
    </w:p>
    <w:p w14:paraId="554BA179" w14:textId="21D9B30A"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CXXIIII. Vt per singulos menses conueniatis./</w:t>
      </w:r>
    </w:p>
    <w:p w14:paraId="7DFB041C" w14:textId="67A8F5C5"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CXXV. Vt sacrum crisma nullus contangat, nisi sacerdos./</w:t>
      </w:r>
    </w:p>
    <w:p w14:paraId="57E96DBE" w14:textId="083C0D5F" w:rsidR="00F758D3" w:rsidRPr="007A06F5" w:rsidRDefault="00F758D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CXXVI. </w:t>
      </w:r>
      <w:r w:rsidR="001172DA" w:rsidRPr="007A06F5">
        <w:rPr>
          <w:rFonts w:ascii="Times New Roman" w:hAnsi="Times New Roman" w:cs="Times New Roman"/>
          <w:lang w:val="la-Latn"/>
        </w:rPr>
        <w:t>Vt unctio olei fiat infirmis./</w:t>
      </w:r>
    </w:p>
    <w:p w14:paraId="02D9B607" w14:textId="61E9EAC0" w:rsidR="001172DA" w:rsidRPr="007A06F5" w:rsidRDefault="001172D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 Vt defunctis commendacio animę impendatur./</w:t>
      </w:r>
    </w:p>
    <w:p w14:paraId="141CB082" w14:textId="26CAC0DF" w:rsidR="001172DA" w:rsidRPr="007A06F5" w:rsidRDefault="001172D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CXXVIII. Vt sacris uestibus non induimini tempore missę./</w:t>
      </w:r>
    </w:p>
    <w:p w14:paraId="687B9B48" w14:textId="7D3CA010" w:rsidR="00F758D3" w:rsidRPr="007A06F5" w:rsidRDefault="001172D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CXXVIIII. Vt corporalis non abluatur, nisi a ministris./</w:t>
      </w:r>
    </w:p>
    <w:p w14:paraId="0C46073D" w14:textId="1D53D3B1" w:rsidR="001172DA" w:rsidRPr="007A06F5" w:rsidRDefault="001172D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 Vt sacros gradus unusquisque fideliter discat./</w:t>
      </w:r>
    </w:p>
    <w:p w14:paraId="19D5900F" w14:textId="33ECF5FB" w:rsidR="001172DA" w:rsidRPr="007A06F5" w:rsidRDefault="001172D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 Vt nullus infra parrochia suam nisi ad ecclesiam iacet./</w:t>
      </w:r>
    </w:p>
    <w:p w14:paraId="4B55F7AA" w14:textId="0E308149" w:rsidR="001172DA" w:rsidRPr="007A06F5" w:rsidRDefault="001172DA"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10r</w:t>
      </w:r>
    </w:p>
    <w:p w14:paraId="0A0504F1" w14:textId="4689282D"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 Vt missam nisi in ecclesia consecrata celebret ullus./</w:t>
      </w:r>
    </w:p>
    <w:p w14:paraId="7D9B3690" w14:textId="54627579"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CXXXIII. Vt nullus infra absidam introitum habeat./</w:t>
      </w:r>
    </w:p>
    <w:p w14:paraId="16D7158D" w14:textId="4CC1DFBF"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CXXXIIII. Vt unusquisque ecclesia una content..s sit./</w:t>
      </w:r>
    </w:p>
    <w:p w14:paraId="60418616" w14:textId="44B16F7D"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 Vt supplantator non fiat alicuius sacerdotis./</w:t>
      </w:r>
    </w:p>
    <w:p w14:paraId="3C0B07A1" w14:textId="41D2B643" w:rsidR="001172D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 Qui hęc percipiant, sciant se canonicae plecti./</w:t>
      </w:r>
    </w:p>
    <w:p w14:paraId="626A209A" w14:textId="7A4E6584" w:rsidR="006F62EA" w:rsidRPr="007A06F5" w:rsidRDefault="002A28B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EXEMPLA ANACI, PAPAE</w:t>
      </w:r>
      <w:r w:rsidR="006F62EA" w:rsidRPr="007A06F5">
        <w:rPr>
          <w:rFonts w:ascii="Times New Roman" w:hAnsi="Times New Roman" w:cs="Times New Roman"/>
          <w:lang w:val="la-Latn"/>
        </w:rPr>
        <w:t>. Ananie saphire.</w:t>
      </w:r>
    </w:p>
    <w:p w14:paraId="690CB93E" w14:textId="32B13195" w:rsidR="00540FA6"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CXXXVII. Vt sacerdos, quos perire agnouerint aut corrigant redarguante.. VRBANI PAPAE./</w:t>
      </w:r>
    </w:p>
    <w:p w14:paraId="52C7F5CC" w14:textId="195EEFE0"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CXXXVIII. Qui rapuerit res aut facultates ecclesięreus habetur</w:t>
      </w:r>
      <w:r w:rsidR="005D4A29" w:rsidRPr="007A06F5">
        <w:rPr>
          <w:rFonts w:ascii="Times New Roman" w:hAnsi="Times New Roman" w:cs="Times New Roman"/>
          <w:lang w:val="la-Latn"/>
        </w:rPr>
        <w:t>.</w:t>
      </w:r>
      <w:r w:rsidRPr="007A06F5">
        <w:rPr>
          <w:rFonts w:ascii="Times New Roman" w:hAnsi="Times New Roman" w:cs="Times New Roman"/>
          <w:lang w:val="la-Latn"/>
        </w:rPr>
        <w:t>.nacionis. et MAR.</w:t>
      </w:r>
      <w:r w:rsidR="00001FDB" w:rsidRPr="007A06F5">
        <w:rPr>
          <w:rFonts w:ascii="Times New Roman" w:hAnsi="Times New Roman" w:cs="Times New Roman"/>
          <w:lang w:val="la-Latn"/>
        </w:rPr>
        <w:t>/</w:t>
      </w:r>
    </w:p>
    <w:p w14:paraId="7D37EEB4" w14:textId="37F4E864"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SERMO SANCTI AUGUSTINI EPISCOPI DE PENITENCIA.</w:t>
      </w:r>
      <w:r w:rsidR="00001FDB" w:rsidRPr="007A06F5">
        <w:rPr>
          <w:rFonts w:ascii="Times New Roman" w:hAnsi="Times New Roman" w:cs="Times New Roman"/>
          <w:lang w:val="la-Latn"/>
        </w:rPr>
        <w:t>/</w:t>
      </w:r>
    </w:p>
    <w:p w14:paraId="13843FE2" w14:textId="6C207C15"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CXXXVIIII. Ammonicio de timore domini.</w:t>
      </w:r>
      <w:r w:rsidR="00001FDB" w:rsidRPr="007A06F5">
        <w:rPr>
          <w:rFonts w:ascii="Times New Roman" w:hAnsi="Times New Roman" w:cs="Times New Roman"/>
          <w:lang w:val="la-Latn"/>
        </w:rPr>
        <w:t>/</w:t>
      </w:r>
    </w:p>
    <w:p w14:paraId="5F05543B" w14:textId="2EE25768" w:rsidR="006F62EA" w:rsidRPr="007A06F5" w:rsidRDefault="006F62E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 De</w:t>
      </w:r>
      <w:r w:rsidR="005D4A29" w:rsidRPr="007A06F5">
        <w:rPr>
          <w:rFonts w:ascii="Times New Roman" w:hAnsi="Times New Roman" w:cs="Times New Roman"/>
          <w:lang w:val="la-Latn"/>
        </w:rPr>
        <w:t>.</w:t>
      </w:r>
      <w:r w:rsidR="00001FDB" w:rsidRPr="007A06F5">
        <w:rPr>
          <w:rFonts w:ascii="Times New Roman" w:hAnsi="Times New Roman" w:cs="Times New Roman"/>
          <w:lang w:val="la-Latn"/>
        </w:rPr>
        <w:t>ribus suggestionibus diaboli./</w:t>
      </w:r>
    </w:p>
    <w:p w14:paraId="0B24DFBC" w14:textId="340863F8" w:rsidR="00327E74" w:rsidRPr="007A06F5" w:rsidRDefault="00327E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LEONIS PAPE DE PRIUILEGIO CHOREPISCOPORVM.</w:t>
      </w:r>
      <w:r w:rsidR="00627350" w:rsidRPr="007A06F5">
        <w:rPr>
          <w:rFonts w:ascii="Times New Roman" w:hAnsi="Times New Roman" w:cs="Times New Roman"/>
          <w:lang w:val="la-Latn"/>
        </w:rPr>
        <w:t>/</w:t>
      </w:r>
    </w:p>
    <w:p w14:paraId="20A7DF2E" w14:textId="6BA6BB57" w:rsidR="00327E74" w:rsidRPr="007A06F5" w:rsidRDefault="0062735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CXLI. </w:t>
      </w:r>
      <w:r w:rsidRPr="007A06F5">
        <w:rPr>
          <w:rFonts w:ascii="Times New Roman" w:hAnsi="Times New Roman" w:cs="Times New Roman"/>
          <w:highlight w:val="yellow"/>
          <w:lang w:val="la-Latn"/>
        </w:rPr>
        <w:t>De</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bor episcopis.</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E LEONIS PAPE</w:t>
      </w:r>
      <w:r w:rsidRPr="007A06F5">
        <w:rPr>
          <w:rFonts w:ascii="Times New Roman" w:hAnsi="Times New Roman" w:cs="Times New Roman"/>
          <w:lang w:val="la-Latn"/>
        </w:rPr>
        <w:t>./</w:t>
      </w:r>
    </w:p>
    <w:p w14:paraId="40EFE880" w14:textId="1107600D" w:rsidR="00627350" w:rsidRPr="007A06F5" w:rsidRDefault="0062735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CXLII. Vt nullus seruus nec colonus nec usuras accipiens ordinetur./</w:t>
      </w:r>
    </w:p>
    <w:p w14:paraId="728FC863" w14:textId="62FC7D5B" w:rsidR="00627350" w:rsidRPr="007A06F5" w:rsidRDefault="0062735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MELCHIADIS PAPE.</w:t>
      </w:r>
    </w:p>
    <w:p w14:paraId="4EB7544F" w14:textId="6CED46F0" w:rsidR="00627350" w:rsidRPr="007A06F5" w:rsidRDefault="0062735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CXLIII. De hoc </w:t>
      </w:r>
      <w:r w:rsidR="00FB781C" w:rsidRPr="007A06F5">
        <w:rPr>
          <w:rFonts w:ascii="Times New Roman" w:hAnsi="Times New Roman" w:cs="Times New Roman"/>
          <w:lang w:val="la-Latn"/>
        </w:rPr>
        <w:t>ut nullus altari noceat./</w:t>
      </w:r>
    </w:p>
    <w:p w14:paraId="179291BA" w14:textId="2AA6C063" w:rsidR="00FB781C" w:rsidRPr="007A06F5" w:rsidRDefault="00FB781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CXLIIII. Vt testes et accusatores sine infamia sint./</w:t>
      </w:r>
    </w:p>
    <w:p w14:paraId="65C75222" w14:textId="173F74CF" w:rsidR="00FB781C"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CXLIIII. Vt testimonium clerici aduersus laicum nemo recipiat./</w:t>
      </w:r>
    </w:p>
    <w:p w14:paraId="7870D5DA" w14:textId="0C68E5BC"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 Vt nullus de sacris ordinibus curiam intraret./</w:t>
      </w:r>
    </w:p>
    <w:p w14:paraId="2F421066" w14:textId="716FD4E1"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 Si clericus curiam intrat, acusare alium aut anathema./</w:t>
      </w:r>
    </w:p>
    <w:p w14:paraId="147BEE40" w14:textId="6A46AE74"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CXLVII. Vt acusatores suspiciosos nemo suscipiat./</w:t>
      </w:r>
    </w:p>
    <w:p w14:paraId="349F7594" w14:textId="646E75A5"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CXLVIII. De acusatoribus seculi, quos de cetera canonum non remouent./</w:t>
      </w:r>
    </w:p>
    <w:p w14:paraId="7CA434B2" w14:textId="737359E2"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CXLVIIII. Quorum uita et libertas nescitus, ut accusatore non possint facere./</w:t>
      </w:r>
    </w:p>
    <w:p w14:paraId="4064BB54" w14:textId="22A16862" w:rsidR="00A3646D" w:rsidRPr="007A06F5" w:rsidRDefault="00A3646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10v</w:t>
      </w:r>
    </w:p>
    <w:p w14:paraId="2B4C212C" w14:textId="4B76D363" w:rsidR="00A3646D"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 Vt sacerdotes decimas cum lite non suscipiant./</w:t>
      </w:r>
    </w:p>
    <w:p w14:paraId="28985D8D" w14:textId="3BFA04C7"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 Vt ad synodum ueniant et officio careant./</w:t>
      </w:r>
    </w:p>
    <w:p w14:paraId="7849A2DE" w14:textId="02618931"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CLII. De his, qui decimas dant, ubi non debent dari./</w:t>
      </w:r>
    </w:p>
    <w:p w14:paraId="74EEA5F4" w14:textId="021A0CB7"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CLIII. De his, qui aliorum </w:t>
      </w:r>
      <w:r w:rsidRPr="007A06F5">
        <w:rPr>
          <w:rFonts w:ascii="Times New Roman" w:hAnsi="Times New Roman" w:cs="Times New Roman"/>
          <w:highlight w:val="yellow"/>
          <w:lang w:val="la-Latn"/>
        </w:rPr>
        <w:t>aecllesias</w:t>
      </w:r>
      <w:r w:rsidRPr="007A06F5">
        <w:rPr>
          <w:rFonts w:ascii="Times New Roman" w:hAnsi="Times New Roman" w:cs="Times New Roman"/>
          <w:lang w:val="la-Latn"/>
        </w:rPr>
        <w:t xml:space="preserve"> subripiunt./</w:t>
      </w:r>
    </w:p>
    <w:p w14:paraId="72D8CC14" w14:textId="406991CD"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CLIIII. Vt unusquisque una ecclesia contentus sit./</w:t>
      </w:r>
    </w:p>
    <w:p w14:paraId="3C666CD2" w14:textId="2D0B4A54"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 Vt subplantator alicuius non fiat./</w:t>
      </w:r>
    </w:p>
    <w:p w14:paraId="252F3EBA" w14:textId="549E05F8"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CLVI. Qualiter synodus per uillas haberi debeant./</w:t>
      </w:r>
    </w:p>
    <w:p w14:paraId="2086209E" w14:textId="3E5CBD50"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 De construccione ecclesie./</w:t>
      </w:r>
    </w:p>
    <w:p w14:paraId="4D57DA41" w14:textId="06D78DC4"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CLVIII. De uita sacerdotis./</w:t>
      </w:r>
    </w:p>
    <w:p w14:paraId="16665AAB" w14:textId="4D554EA0"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CLVIIII. De uirisi et feminis. LEONIS PAPAE.</w:t>
      </w:r>
    </w:p>
    <w:p w14:paraId="75DA289F" w14:textId="56155C24"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 De his, qui se correctos uideri uolunt./</w:t>
      </w:r>
    </w:p>
    <w:p w14:paraId="0C7CA53A" w14:textId="0D53CEB3"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CLXI. De his, qui dissenciunt iustis constitucionibus./</w:t>
      </w:r>
    </w:p>
    <w:p w14:paraId="632D5AC7" w14:textId="14798B89"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CLXII. Si aliter quam nicena statuetur habeatur ut </w:t>
      </w:r>
      <w:r w:rsidRPr="007A06F5">
        <w:rPr>
          <w:rFonts w:ascii="Times New Roman" w:hAnsi="Times New Roman" w:cs="Times New Roman"/>
          <w:highlight w:val="yellow"/>
          <w:lang w:val="la-Latn"/>
        </w:rPr>
        <w:t>eua</w:t>
      </w:r>
      <w:r w:rsidR="001461B5" w:rsidRPr="007A06F5">
        <w:rPr>
          <w:rFonts w:ascii="Times New Roman" w:hAnsi="Times New Roman" w:cs="Times New Roman"/>
          <w:highlight w:val="yellow"/>
          <w:lang w:val="la-Latn"/>
        </w:rPr>
        <w:t>cuatur.</w:t>
      </w:r>
      <w:r w:rsidRPr="007A06F5">
        <w:rPr>
          <w:rFonts w:ascii="Times New Roman" w:hAnsi="Times New Roman" w:cs="Times New Roman"/>
          <w:lang w:val="la-Latn"/>
        </w:rPr>
        <w:t>/</w:t>
      </w:r>
    </w:p>
    <w:p w14:paraId="52A8E7AC" w14:textId="3772D53C" w:rsidR="0019001B" w:rsidRPr="007A06F5" w:rsidRDefault="0019001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CLXIII. </w:t>
      </w:r>
      <w:r w:rsidR="001461B5" w:rsidRPr="007A06F5">
        <w:rPr>
          <w:rFonts w:ascii="Times New Roman" w:hAnsi="Times New Roman" w:cs="Times New Roman"/>
          <w:lang w:val="la-Latn"/>
        </w:rPr>
        <w:t>Vt priora inu..ta ecclesiarum non mittentur./</w:t>
      </w:r>
    </w:p>
    <w:p w14:paraId="15EAB959" w14:textId="5B5554A6"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CLXIIII. De his, qui regulas niceni concilii et calcidonensis non sequuntur./</w:t>
      </w:r>
    </w:p>
    <w:p w14:paraId="68D5561C" w14:textId="0185BF2B"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CLXV. Quomodo diabolica nequicia fallit incautos./</w:t>
      </w:r>
    </w:p>
    <w:p w14:paraId="739D5465" w14:textId="3857207A"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CLXVI. De desiclibus rectoribus, quomodo noceat./</w:t>
      </w:r>
    </w:p>
    <w:p w14:paraId="71EE0290" w14:textId="0FA14169"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CLXVII. Vt habet ao premium, qui de salute cogitat commissorum/, ita habe... neglegens reatum./</w:t>
      </w:r>
    </w:p>
    <w:p w14:paraId="4115BCA2" w14:textId="182647E8"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CLXVIII. In ecclesie incauta securitate hostis subripiat./</w:t>
      </w:r>
    </w:p>
    <w:p w14:paraId="5FE5BF06" w14:textId="21EB1DA4" w:rsidR="001461B5" w:rsidRPr="007A06F5" w:rsidRDefault="001461B5"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CLXVIIII. De terminis./</w:t>
      </w:r>
    </w:p>
    <w:p w14:paraId="0F550EC2" w14:textId="2D71D290" w:rsidR="001461B5" w:rsidRPr="007A06F5" w:rsidRDefault="001461B5" w:rsidP="00450DB4">
      <w:pPr>
        <w:spacing w:after="120" w:line="240" w:lineRule="auto"/>
        <w:rPr>
          <w:rFonts w:ascii="Times New Roman" w:hAnsi="Times New Roman" w:cs="Times New Roman"/>
          <w:lang w:val="la-Latn"/>
        </w:rPr>
      </w:pPr>
      <w:commentRangeStart w:id="87"/>
      <w:r w:rsidRPr="007A06F5">
        <w:rPr>
          <w:rFonts w:ascii="Times New Roman" w:hAnsi="Times New Roman" w:cs="Times New Roman"/>
          <w:lang w:val="la-Latn"/>
        </w:rPr>
        <w:t>De infirm..., quam seruen pdico.</w:t>
      </w:r>
      <w:commentRangeEnd w:id="87"/>
      <w:r w:rsidRPr="007A06F5">
        <w:rPr>
          <w:rStyle w:val="Odkaznakoment"/>
          <w:rFonts w:ascii="Times New Roman" w:hAnsi="Times New Roman" w:cs="Times New Roman"/>
          <w:lang w:val="la-Latn"/>
        </w:rPr>
        <w:commentReference w:id="87"/>
      </w:r>
    </w:p>
    <w:p w14:paraId="59DDCF98" w14:textId="02A797B6" w:rsidR="001461B5" w:rsidRPr="007A06F5" w:rsidRDefault="001461B5" w:rsidP="00450DB4">
      <w:pPr>
        <w:spacing w:after="120" w:line="240" w:lineRule="auto"/>
        <w:rPr>
          <w:rFonts w:ascii="Times New Roman" w:hAnsi="Times New Roman" w:cs="Times New Roman"/>
          <w:b/>
          <w:lang w:val="la-Latn"/>
        </w:rPr>
      </w:pPr>
      <w:r w:rsidRPr="007A06F5">
        <w:rPr>
          <w:rFonts w:ascii="Times New Roman" w:hAnsi="Times New Roman" w:cs="Times New Roman"/>
          <w:b/>
          <w:lang w:val="la-Latn"/>
        </w:rPr>
        <w:t>11r</w:t>
      </w:r>
    </w:p>
    <w:p w14:paraId="6A2A446C" w14:textId="48145804" w:rsidR="00627350"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 De mistica almonia./</w:t>
      </w:r>
    </w:p>
    <w:p w14:paraId="733EB78C" w14:textId="32B8F106"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CLXXI. De patrum terminis./</w:t>
      </w:r>
    </w:p>
    <w:p w14:paraId="4F81697E" w14:textId="6EB1E967"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CLXXII. De penitencia pro homiciiis et pro aliis delis clamna./</w:t>
      </w:r>
    </w:p>
    <w:p w14:paraId="0EA86EDE" w14:textId="7FD5B6E0" w:rsidR="006D373E" w:rsidRPr="007A06F5" w:rsidRDefault="006D373E" w:rsidP="00450DB4">
      <w:pPr>
        <w:spacing w:after="120" w:line="240" w:lineRule="auto"/>
        <w:rPr>
          <w:rFonts w:ascii="Times New Roman" w:hAnsi="Times New Roman" w:cs="Times New Roman"/>
          <w:lang w:val="la-Latn"/>
        </w:rPr>
      </w:pPr>
      <w:commentRangeStart w:id="88"/>
      <w:r w:rsidRPr="007A06F5">
        <w:rPr>
          <w:rFonts w:ascii="Times New Roman" w:hAnsi="Times New Roman" w:cs="Times New Roman"/>
          <w:lang w:val="la-Latn"/>
        </w:rPr>
        <w:t>.</w:t>
      </w:r>
      <w:commentRangeEnd w:id="88"/>
      <w:r w:rsidRPr="007A06F5">
        <w:rPr>
          <w:rStyle w:val="Odkaznakoment"/>
          <w:rFonts w:ascii="Times New Roman" w:hAnsi="Times New Roman" w:cs="Times New Roman"/>
          <w:lang w:val="la-Latn"/>
        </w:rPr>
        <w:commentReference w:id="88"/>
      </w:r>
    </w:p>
    <w:p w14:paraId="3A53FB72" w14:textId="42E214F6"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CLXXIII. De colloqio synodali.</w:t>
      </w:r>
    </w:p>
    <w:p w14:paraId="103A0AEF" w14:textId="1DC23789"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CLXXIIII. D</w:t>
      </w:r>
      <w:r w:rsidRPr="007A06F5">
        <w:rPr>
          <w:rFonts w:ascii="Times New Roman" w:hAnsi="Times New Roman" w:cs="Times New Roman"/>
          <w:vertAlign w:val="superscript"/>
          <w:lang w:val="la-Latn"/>
        </w:rPr>
        <w:t>e</w:t>
      </w:r>
      <w:r w:rsidRPr="007A06F5">
        <w:rPr>
          <w:rFonts w:ascii="Times New Roman" w:hAnsi="Times New Roman" w:cs="Times New Roman"/>
          <w:lang w:val="la-Latn"/>
        </w:rPr>
        <w:t xml:space="preserve"> omicidiis sponte comissis./</w:t>
      </w:r>
    </w:p>
    <w:p w14:paraId="05FDB38B" w14:textId="31419B2F" w:rsidR="00911441"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CLXXV. Gregorius de penitencia./</w:t>
      </w:r>
    </w:p>
    <w:p w14:paraId="3ED94BE6" w14:textId="1F7012C6"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CLXXVI. De sentenciis apostolice sedis./</w:t>
      </w:r>
    </w:p>
    <w:p w14:paraId="25E00D6F" w14:textId="298CF94B"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CLXXVII. De ue</w:t>
      </w:r>
      <w:r w:rsidRPr="007A06F5">
        <w:rPr>
          <w:rFonts w:ascii="Times New Roman" w:hAnsi="Times New Roman" w:cs="Times New Roman"/>
          <w:vertAlign w:val="superscript"/>
          <w:lang w:val="la-Latn"/>
        </w:rPr>
        <w:t>t</w:t>
      </w:r>
      <w:r w:rsidRPr="007A06F5">
        <w:rPr>
          <w:rFonts w:ascii="Times New Roman" w:hAnsi="Times New Roman" w:cs="Times New Roman"/>
          <w:lang w:val="la-Latn"/>
        </w:rPr>
        <w:t>erei lege./</w:t>
      </w:r>
    </w:p>
    <w:p w14:paraId="2044710A" w14:textId="2DE168FF"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CLXXXVIII. (sic) De fratribus, qui simul arborem succiderunt./</w:t>
      </w:r>
    </w:p>
    <w:p w14:paraId="5197D273" w14:textId="72C1D479"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CLXXXVII</w:t>
      </w:r>
      <w:r w:rsidRPr="007A06F5">
        <w:rPr>
          <w:rFonts w:ascii="Times New Roman" w:hAnsi="Times New Roman" w:cs="Times New Roman"/>
          <w:vertAlign w:val="superscript"/>
          <w:lang w:val="la-Latn"/>
        </w:rPr>
        <w:t>II</w:t>
      </w:r>
      <w:r w:rsidRPr="007A06F5">
        <w:rPr>
          <w:rFonts w:ascii="Times New Roman" w:hAnsi="Times New Roman" w:cs="Times New Roman"/>
          <w:lang w:val="la-Latn"/>
        </w:rPr>
        <w:t xml:space="preserve">. (sic) De infante, per </w:t>
      </w:r>
      <w:r w:rsidRPr="007A06F5">
        <w:rPr>
          <w:rFonts w:ascii="Times New Roman" w:hAnsi="Times New Roman" w:cs="Times New Roman"/>
          <w:highlight w:val="yellow"/>
          <w:lang w:val="la-Latn"/>
        </w:rPr>
        <w:t>quam</w:t>
      </w:r>
      <w:r w:rsidR="005D4A29" w:rsidRPr="007A06F5">
        <w:rPr>
          <w:rFonts w:ascii="Times New Roman" w:hAnsi="Times New Roman" w:cs="Times New Roman"/>
          <w:highlight w:val="yellow"/>
          <w:lang w:val="la-Latn"/>
        </w:rPr>
        <w:t>.</w:t>
      </w:r>
      <w:r w:rsidRPr="007A06F5">
        <w:rPr>
          <w:rFonts w:ascii="Times New Roman" w:hAnsi="Times New Roman" w:cs="Times New Roman"/>
          <w:highlight w:val="yellow"/>
          <w:lang w:val="la-Latn"/>
        </w:rPr>
        <w:t>.. feruentem</w:t>
      </w:r>
      <w:r w:rsidRPr="007A06F5">
        <w:rPr>
          <w:rFonts w:ascii="Times New Roman" w:hAnsi="Times New Roman" w:cs="Times New Roman"/>
          <w:lang w:val="la-Latn"/>
        </w:rPr>
        <w:t xml:space="preserve"> perdico./</w:t>
      </w:r>
    </w:p>
    <w:p w14:paraId="3FCAAF16" w14:textId="20FE081F" w:rsidR="006D373E" w:rsidRPr="007A06F5" w:rsidRDefault="006D373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INCIPIVNT ALIA CAPITVLA/</w:t>
      </w:r>
    </w:p>
    <w:p w14:paraId="5DABC053" w14:textId="4648CBD0" w:rsidR="006D373E"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 De tons....</w:t>
      </w:r>
      <w:r w:rsidR="005D4A29" w:rsidRPr="007A06F5">
        <w:rPr>
          <w:rFonts w:ascii="Times New Roman" w:hAnsi="Times New Roman" w:cs="Times New Roman"/>
          <w:lang w:val="la-Latn"/>
        </w:rPr>
        <w:t>.</w:t>
      </w:r>
      <w:r w:rsidRPr="007A06F5">
        <w:rPr>
          <w:rFonts w:ascii="Times New Roman" w:hAnsi="Times New Roman" w:cs="Times New Roman"/>
          <w:lang w:val="la-Latn"/>
        </w:rPr>
        <w:t>..........</w:t>
      </w:r>
      <w:r w:rsidR="005D4A29" w:rsidRPr="007A06F5">
        <w:rPr>
          <w:rFonts w:ascii="Times New Roman" w:hAnsi="Times New Roman" w:cs="Times New Roman"/>
          <w:lang w:val="la-Latn"/>
        </w:rPr>
        <w:t>.</w:t>
      </w:r>
      <w:r w:rsidRPr="007A06F5">
        <w:rPr>
          <w:rFonts w:ascii="Times New Roman" w:hAnsi="Times New Roman" w:cs="Times New Roman"/>
          <w:lang w:val="la-Latn"/>
        </w:rPr>
        <w:t>...concilii et de credulitate./</w:t>
      </w:r>
    </w:p>
    <w:p w14:paraId="017ED0B3" w14:textId="627955AB"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 De diuersis capitulis excarpsum de canonibus de electio-/ne episcopi et ut ab omni synodo prouincię ordinetur./</w:t>
      </w:r>
    </w:p>
    <w:p w14:paraId="63D87735" w14:textId="71E14FB7"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 De Romano, Alexandrino, Antioceno episcopis, ut primatum/ teneant et deinceps capitula XVII sine numero.</w:t>
      </w:r>
    </w:p>
    <w:p w14:paraId="6BBC16FD" w14:textId="5D066FD1"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 Ex concilio neocesariensi ut pregnans mulier baptizetur/ spontea infans. Capitula XIII sine numero./</w:t>
      </w:r>
    </w:p>
    <w:p w14:paraId="7E7B58B1" w14:textId="484EE8E5"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Vex concilio ualense de dampnacione eorum, qui oblaciones / defuncotorum retinent./</w:t>
      </w:r>
    </w:p>
    <w:p w14:paraId="16496C24" w14:textId="63EA2015"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w:t>
      </w:r>
      <w:r w:rsidR="005D4A29" w:rsidRPr="007A06F5">
        <w:rPr>
          <w:rFonts w:ascii="Times New Roman" w:hAnsi="Times New Roman" w:cs="Times New Roman"/>
          <w:lang w:val="la-Latn"/>
        </w:rPr>
        <w:t>.</w:t>
      </w:r>
      <w:r w:rsidRPr="007A06F5">
        <w:rPr>
          <w:rFonts w:ascii="Times New Roman" w:hAnsi="Times New Roman" w:cs="Times New Roman"/>
          <w:highlight w:val="yellow"/>
          <w:lang w:val="la-Latn"/>
        </w:rPr>
        <w:t>ce</w:t>
      </w:r>
      <w:r w:rsidRPr="007A06F5">
        <w:rPr>
          <w:rFonts w:ascii="Times New Roman" w:hAnsi="Times New Roman" w:cs="Times New Roman"/>
          <w:lang w:val="la-Latn"/>
        </w:rPr>
        <w:t xml:space="preserve"> de consilio agacensi de eadem re./</w:t>
      </w:r>
    </w:p>
    <w:p w14:paraId="6916B836" w14:textId="22C60A49" w:rsidR="00AD233D" w:rsidRPr="007A06F5" w:rsidRDefault="00AD233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11v</w:t>
      </w:r>
    </w:p>
    <w:p w14:paraId="291CB088" w14:textId="77777777" w:rsidR="005C780C" w:rsidRPr="007A06F5" w:rsidRDefault="005C780C" w:rsidP="00450DB4">
      <w:pPr>
        <w:spacing w:after="120" w:line="240" w:lineRule="auto"/>
        <w:rPr>
          <w:rFonts w:ascii="Times New Roman" w:hAnsi="Times New Roman" w:cs="Times New Roman"/>
          <w:lang w:val="la-Latn"/>
        </w:rPr>
      </w:pPr>
    </w:p>
    <w:p w14:paraId="22854805" w14:textId="77777777" w:rsidR="00AD233D" w:rsidRPr="007A06F5" w:rsidRDefault="00AD233D" w:rsidP="00450DB4">
      <w:pPr>
        <w:spacing w:after="120" w:line="240" w:lineRule="auto"/>
        <w:rPr>
          <w:rFonts w:ascii="Times New Roman" w:hAnsi="Times New Roman" w:cs="Times New Roman"/>
          <w:lang w:val="la-Latn"/>
        </w:rPr>
      </w:pPr>
    </w:p>
    <w:p w14:paraId="5188976E" w14:textId="77777777" w:rsidR="00BA5266"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89" w:name="_Toc194615176"/>
      <w:r w:rsidRPr="007A06F5">
        <w:rPr>
          <w:rFonts w:ascii="Times New Roman" w:hAnsi="Times New Roman" w:cs="Times New Roman"/>
          <w:b/>
          <w:color w:val="000000" w:themeColor="text1"/>
          <w:sz w:val="28"/>
          <w:szCs w:val="28"/>
          <w:lang w:val="la-Latn"/>
        </w:rPr>
        <w:t>Leer, 30r</w:t>
      </w:r>
      <w:bookmarkEnd w:id="89"/>
    </w:p>
    <w:p w14:paraId="00262DBB" w14:textId="77777777" w:rsidR="005724D8"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90" w:name="_Toc194615177"/>
      <w:r w:rsidRPr="007A06F5">
        <w:rPr>
          <w:rFonts w:ascii="Times New Roman" w:hAnsi="Times New Roman" w:cs="Times New Roman"/>
          <w:b/>
          <w:color w:val="000000" w:themeColor="text1"/>
          <w:sz w:val="28"/>
          <w:szCs w:val="28"/>
          <w:lang w:val="la-Latn"/>
        </w:rPr>
        <w:t>Halitgar von Cambrai, Paenitentiale: Prolog DIVERsitas culparum</w:t>
      </w:r>
      <w:r w:rsidR="005724D8" w:rsidRPr="007A06F5">
        <w:rPr>
          <w:rFonts w:ascii="Times New Roman" w:hAnsi="Times New Roman" w:cs="Times New Roman"/>
          <w:b/>
          <w:color w:val="000000" w:themeColor="text1"/>
          <w:sz w:val="28"/>
          <w:szCs w:val="28"/>
          <w:lang w:val="la-Latn"/>
        </w:rPr>
        <w:t>, 30v-</w:t>
      </w:r>
      <w:commentRangeStart w:id="91"/>
      <w:r w:rsidR="005724D8" w:rsidRPr="007A06F5">
        <w:rPr>
          <w:rFonts w:ascii="Times New Roman" w:hAnsi="Times New Roman" w:cs="Times New Roman"/>
          <w:b/>
          <w:color w:val="000000" w:themeColor="text1"/>
          <w:sz w:val="28"/>
          <w:szCs w:val="28"/>
          <w:lang w:val="la-Latn"/>
        </w:rPr>
        <w:t>45r</w:t>
      </w:r>
      <w:commentRangeEnd w:id="91"/>
      <w:r w:rsidR="005B0DB1" w:rsidRPr="007A06F5">
        <w:rPr>
          <w:rStyle w:val="Odkaznakoment"/>
          <w:rFonts w:ascii="Times New Roman" w:eastAsiaTheme="minorHAnsi" w:hAnsi="Times New Roman" w:cs="Times New Roman"/>
          <w:color w:val="auto"/>
          <w:lang w:val="la-Latn"/>
        </w:rPr>
        <w:commentReference w:id="91"/>
      </w:r>
      <w:bookmarkEnd w:id="90"/>
    </w:p>
    <w:p w14:paraId="53B51F72" w14:textId="0F469FDC" w:rsidR="00BA5266" w:rsidRPr="007A06F5" w:rsidRDefault="00BA5266"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(als Bestandteil des Excarpsus Cummeani ed. Schmitz, Bußbücher 2, S. 599-601), Praefatio bis canonum ęstimare und letzter Satz von Buch II (Nunc iam qualiter - libello inserendum), Bücher III bis</w:t>
      </w:r>
      <w:r w:rsidR="00762AD2" w:rsidRPr="007A06F5">
        <w:rPr>
          <w:rFonts w:ascii="Times New Roman" w:hAnsi="Times New Roman" w:cs="Times New Roman"/>
          <w:lang w:val="la-Latn"/>
        </w:rPr>
        <w:t>,</w:t>
      </w:r>
      <w:r w:rsidRPr="007A06F5">
        <w:rPr>
          <w:rFonts w:ascii="Times New Roman" w:hAnsi="Times New Roman" w:cs="Times New Roman"/>
          <w:lang w:val="la-Latn"/>
        </w:rPr>
        <w:t xml:space="preserve"> aber ohne IV, 1-2 und nur bis</w:t>
      </w:r>
      <w:r w:rsidR="00762AD2" w:rsidRPr="007A06F5">
        <w:rPr>
          <w:rFonts w:ascii="Times New Roman" w:hAnsi="Times New Roman" w:cs="Times New Roman"/>
          <w:lang w:val="la-Latn"/>
        </w:rPr>
        <w:t>,</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sine animo nequeat (in der Hs. als Bücher I-III gezählt), mit Capitulationes (Migne, PL 105, Sp. 653</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- 657</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 678 A, Sp. 677</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- 690 D).</w:t>
      </w:r>
    </w:p>
    <w:p w14:paraId="66844150" w14:textId="01F5E646" w:rsidR="0031713F" w:rsidRPr="007A06F5" w:rsidRDefault="00D9599D"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W. Hartmann, Neue Texte zur bischöflichen Reformgesetzgebung aus den Jahren 829/31, Deutsches Archiv für Erforschung des Mittelalters, 35, 1979, pp. 368-382;</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Kottje, Die Bußbücher Halitgars von Cambrai und des Hrabanus Maurus. Ihre Überlieferung und ihre Quellen, in Beiträge zur Geschichte und Quellenkunde des Mittelalters, 8, Berlin – New York 1980, pp. 173-190</w:t>
      </w:r>
      <w:r w:rsidR="00C603A6" w:rsidRPr="007A06F5">
        <w:rPr>
          <w:rFonts w:ascii="Times New Roman" w:hAnsi="Times New Roman" w:cs="Times New Roman"/>
          <w:lang w:val="la-Latn"/>
        </w:rPr>
        <w:t>; Josef Raith (Hrsg.): Die altenglische Version des Halitgar'schen Bussbuches. (Sog. Poenitentiale Pseudo-Ecgberti). 2., mit einem neuen Vorwort versehene, berichtigte und ergänzte Auflage. Wissenschaftliche Buchgesellschaft, Darmstadt 1964</w:t>
      </w:r>
      <w:r w:rsidR="000D773C" w:rsidRPr="007A06F5">
        <w:rPr>
          <w:rFonts w:ascii="Times New Roman" w:hAnsi="Times New Roman" w:cs="Times New Roman"/>
          <w:lang w:val="la-Latn"/>
        </w:rPr>
        <w:t>; Excarpsus Cummeani, VII, 14, in: Das Poenitentiale Remense und der sogenannte Excarpsus Cummeani: Überlieferung, Quellen und Entwicklung zweier kontinentaler Bußbücher aus der 1. Hälfte des 8. Jahrhunderts, edd. Franz</w:t>
      </w:r>
      <w:r w:rsidR="009042C7" w:rsidRPr="007A06F5">
        <w:rPr>
          <w:rFonts w:ascii="Times New Roman" w:hAnsi="Times New Roman" w:cs="Times New Roman"/>
          <w:lang w:val="la-Latn"/>
        </w:rPr>
        <w:t>.</w:t>
      </w:r>
      <w:r w:rsidR="000D773C" w:rsidRPr="007A06F5">
        <w:rPr>
          <w:rFonts w:ascii="Times New Roman" w:hAnsi="Times New Roman" w:cs="Times New Roman"/>
          <w:lang w:val="la-Latn"/>
        </w:rPr>
        <w:t xml:space="preserve"> Ansbach. 1975; </w:t>
      </w:r>
      <w:r w:rsidR="00950AD3" w:rsidRPr="007A06F5">
        <w:rPr>
          <w:rFonts w:ascii="Times New Roman" w:hAnsi="Times New Roman" w:cs="Times New Roman"/>
          <w:lang w:val="la-Latn"/>
        </w:rPr>
        <w:t xml:space="preserve">Paenitentiale Cummeani, in: </w:t>
      </w:r>
      <w:r w:rsidR="000D773C" w:rsidRPr="007A06F5">
        <w:rPr>
          <w:rFonts w:ascii="Times New Roman" w:hAnsi="Times New Roman" w:cs="Times New Roman"/>
          <w:lang w:val="la-Latn"/>
        </w:rPr>
        <w:t>Ludwig B</w:t>
      </w:r>
      <w:r w:rsidR="00950AD3" w:rsidRPr="007A06F5">
        <w:rPr>
          <w:rFonts w:ascii="Times New Roman" w:hAnsi="Times New Roman" w:cs="Times New Roman"/>
          <w:lang w:val="la-Latn"/>
        </w:rPr>
        <w:t>ieler</w:t>
      </w:r>
      <w:r w:rsidR="000D773C" w:rsidRPr="007A06F5">
        <w:rPr>
          <w:rFonts w:ascii="Times New Roman" w:hAnsi="Times New Roman" w:cs="Times New Roman"/>
          <w:lang w:val="la-Latn"/>
        </w:rPr>
        <w:t>, The Irish Penitentials: With an appendix by</w:t>
      </w:r>
      <w:r w:rsidR="009042C7" w:rsidRPr="007A06F5">
        <w:rPr>
          <w:rFonts w:ascii="Times New Roman" w:hAnsi="Times New Roman" w:cs="Times New Roman"/>
          <w:lang w:val="la-Latn"/>
        </w:rPr>
        <w:t>.</w:t>
      </w:r>
      <w:r w:rsidR="000D773C" w:rsidRPr="007A06F5">
        <w:rPr>
          <w:rFonts w:ascii="Times New Roman" w:hAnsi="Times New Roman" w:cs="Times New Roman"/>
          <w:lang w:val="la-Latn"/>
        </w:rPr>
        <w:t xml:space="preserve"> A. Binchy (Scriptores Latini Hiberniæ 5). </w:t>
      </w:r>
      <w:r w:rsidR="005724D8" w:rsidRPr="007A06F5">
        <w:rPr>
          <w:rFonts w:ascii="Times New Roman" w:hAnsi="Times New Roman" w:cs="Times New Roman"/>
          <w:lang w:val="la-Latn"/>
        </w:rPr>
        <w:t>1963</w:t>
      </w:r>
    </w:p>
    <w:p w14:paraId="6F9223C1" w14:textId="77777777" w:rsidR="00D55373" w:rsidRPr="007A06F5" w:rsidRDefault="00D55373" w:rsidP="00D55373">
      <w:pPr>
        <w:pStyle w:val="Odstavecseseznamem"/>
        <w:spacing w:after="120" w:line="240" w:lineRule="auto"/>
        <w:ind w:left="915"/>
        <w:rPr>
          <w:rFonts w:ascii="Times New Roman" w:hAnsi="Times New Roman" w:cs="Times New Roman"/>
          <w:lang w:val="la-Latn"/>
        </w:rPr>
      </w:pPr>
    </w:p>
    <w:p w14:paraId="54728558" w14:textId="77777777" w:rsidR="00D55373" w:rsidRPr="007A06F5" w:rsidRDefault="00D55373" w:rsidP="00D55373">
      <w:pPr>
        <w:pStyle w:val="Odstavecseseznamem"/>
        <w:spacing w:after="120" w:line="240" w:lineRule="auto"/>
        <w:ind w:left="915"/>
        <w:rPr>
          <w:rFonts w:ascii="Times New Roman" w:hAnsi="Times New Roman" w:cs="Times New Roman"/>
          <w:lang w:val="la-Latn"/>
        </w:rPr>
      </w:pPr>
    </w:p>
    <w:p w14:paraId="66D60013" w14:textId="5A74F0E3"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Arezzo, Biblioteca Consorziale, Ms. 312 (s. XII/1)</w:t>
      </w:r>
    </w:p>
    <w:p w14:paraId="043D076F" w14:textId="6C2EB7E8"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Bamberg, Staatliche Bibliothek, Ms. Can.2 (A.I.35) (s. IX med., northeastern France)</w:t>
      </w:r>
    </w:p>
    <w:p w14:paraId="6CC5D047" w14:textId="302A7FFB"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Barcelona, Biblioteca de la Universidad, Ms. 228 (s. X/2, northern Italy)</w:t>
      </w:r>
    </w:p>
    <w:p w14:paraId="1401703C" w14:textId="3CD07432"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Berlin, Staatsbibliothek Preußischer Kulturbesitz, Hamilton 290 (s. X/2, northern Italy)</w:t>
      </w:r>
    </w:p>
    <w:p w14:paraId="01B02DD8" w14:textId="34CA2EB5"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Brussels, Koninklijke Bibliotheek, 10034–7 (s. IX med., northeastern France)</w:t>
      </w:r>
    </w:p>
    <w:p w14:paraId="21C8216B" w14:textId="00285BCB"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Cambridge, Corpus Christi College, 265 (s. XI/1, England)</w:t>
      </w:r>
    </w:p>
    <w:p w14:paraId="22440B37" w14:textId="48A6F406"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Châlons-en-Champagne, Bibliothèque municipale, Ms. 32 (s. XI/2, western parts of Germany/Lotharingia?)</w:t>
      </w:r>
    </w:p>
    <w:p w14:paraId="69AC0067" w14:textId="204A8FC4"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Cologne, Dombibliothek, 117 (Darmst. 2116) (s. IX med.-IX/2, eastern France?)</w:t>
      </w:r>
    </w:p>
    <w:p w14:paraId="1CEB8762" w14:textId="1E602385"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Einsiedeln, Stiftsbibliothek, 281 (886) (s. IX 2/4, France)</w:t>
      </w:r>
    </w:p>
    <w:p w14:paraId="5532E81A" w14:textId="315DD8DC"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Florence, Biblioteca Medicea Laurenziana, Ashburnham 1814 (s. IX/2, France)</w:t>
      </w:r>
    </w:p>
    <w:p w14:paraId="7E85302A" w14:textId="7F510C91"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Gent, Bibliotheek der Rijksuniversiteit, Ms. 506 (551) (s. IX 3/4, west of the Rhine)</w:t>
      </w:r>
    </w:p>
    <w:p w14:paraId="46293383" w14:textId="2732E822"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highlight w:val="yellow"/>
          <w:lang w:val="la-Latn"/>
        </w:rPr>
        <w:t>Heiligenkreuz, Stiftsbibliothek, Hs. 217 (s.</w:t>
      </w:r>
      <w:r w:rsidR="00D9225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ex., southern Germany or Bohemia)</w:t>
      </w:r>
    </w:p>
    <w:p w14:paraId="56CA2085" w14:textId="0A0FD852"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Koblenz, Landeshauptarchiv, Best. 701 Nr.759,7 (s. XI/XII)</w:t>
      </w:r>
    </w:p>
    <w:p w14:paraId="127472E7" w14:textId="431B949E"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Kynžvart, Zámecká knihovna, 20</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20 (s.XII/1, St Blasien)</w:t>
      </w:r>
    </w:p>
    <w:p w14:paraId="08455CB3" w14:textId="60822171"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Milan, Biblioteca Ambrosiana, Ms.</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28 sup. (s. IX 3/3, northern Italy)</w:t>
      </w:r>
    </w:p>
    <w:p w14:paraId="2D007934" w14:textId="6939B9CC"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Milan, Biblioteca Ambrosiana, Ms. Trotti 440 (s. XII/1, northern Italy, possibly Milan)</w:t>
      </w:r>
    </w:p>
    <w:p w14:paraId="7305C288" w14:textId="656F77C1"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Monte Cassino, Archivio dell’Abbazia, Cod. 557 bis 0 (s. XI/1, Monte Cassino)</w:t>
      </w:r>
    </w:p>
    <w:p w14:paraId="372AAFB3" w14:textId="7D912AD3"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Montpellier, Bibliothèque Interuniversitaire, Médecine 304 (s. XII med., Normandy)</w:t>
      </w:r>
    </w:p>
    <w:p w14:paraId="40549F24" w14:textId="73915773"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3851 (s. IX ex., eastern France, Lotharingia?)</w:t>
      </w:r>
    </w:p>
    <w:p w14:paraId="41D5B1AF" w14:textId="344DD9F8"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highlight w:val="yellow"/>
          <w:lang w:val="la-Latn"/>
        </w:rPr>
        <w:t>Munich, Bayerische Staatsbibliothek, Clm 3853 (s. X/2, southern Germany, Augsburg?)</w:t>
      </w:r>
    </w:p>
    <w:p w14:paraId="469BAAF1" w14:textId="07D4795B"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3909 (1138–43, Augsburg)</w:t>
      </w:r>
    </w:p>
    <w:p w14:paraId="72AEC9FB" w14:textId="2344D9DA"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12673 (s. X, Salzburg?)</w:t>
      </w:r>
    </w:p>
    <w:p w14:paraId="0B370FAF" w14:textId="6E956C27"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14532 (s. IX ex., northeastern France, Lotharingia?)</w:t>
      </w:r>
    </w:p>
    <w:p w14:paraId="635E5386" w14:textId="1CACB19B"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17068 (1152–8, written for or in the monastery of Schäftlarn)</w:t>
      </w:r>
    </w:p>
    <w:p w14:paraId="71F49C21" w14:textId="38DFEFF1"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Munich, Bayerische Staatsbibliothek, Clm 17195 (s. XII med., in or for Schäftlarn)</w:t>
      </w:r>
    </w:p>
    <w:p w14:paraId="0B24D924" w14:textId="63E2CB90"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Münster, Staatsarchiv, VII 5201 (c. 945, Corvey)</w:t>
      </w:r>
    </w:p>
    <w:p w14:paraId="7A73DD3F" w14:textId="4A01E7C6"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Novara, Biblioteca Capitolare, 18 (LXXI) (s. IX med.-IX 3/4, northern Italy)</w:t>
      </w:r>
    </w:p>
    <w:p w14:paraId="59CE2E23" w14:textId="24ADBD79"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Orléans, Bibliothèque municipale, Ms. 216 (188) (s. IX/2, northeastern France)</w:t>
      </w:r>
    </w:p>
    <w:p w14:paraId="2F9DF26B" w14:textId="5E9A9652"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lastRenderedPageBreak/>
        <w:t>Oxford, Bodleian Library, Bodl. 516 (2570) (s. IX 3/4, northern Italy)</w:t>
      </w:r>
    </w:p>
    <w:p w14:paraId="518FC546" w14:textId="0859181F"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Oxford, Bodleian Library, Ms. Can. Patr. lat. 49 (s. XII med., northern Italy)</w:t>
      </w:r>
    </w:p>
    <w:p w14:paraId="5CFF1079" w14:textId="6EAB856F" w:rsidR="00D55373" w:rsidRPr="007A06F5" w:rsidRDefault="00D55373" w:rsidP="00D55373">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?Paris? </w:t>
      </w:r>
    </w:p>
    <w:p w14:paraId="1F4DFB98" w14:textId="77777777" w:rsidR="00D55373" w:rsidRPr="007A06F5" w:rsidRDefault="00D55373" w:rsidP="00D55373">
      <w:pPr>
        <w:pStyle w:val="Odstavecseseznamem"/>
        <w:spacing w:after="120" w:line="240" w:lineRule="auto"/>
        <w:ind w:left="915"/>
        <w:rPr>
          <w:rFonts w:ascii="Times New Roman" w:hAnsi="Times New Roman" w:cs="Times New Roman"/>
          <w:lang w:val="la-Latn"/>
        </w:rPr>
      </w:pPr>
    </w:p>
    <w:p w14:paraId="6122613A" w14:textId="77777777" w:rsidR="007948DF" w:rsidRPr="007A06F5" w:rsidRDefault="007948DF" w:rsidP="00450DB4">
      <w:pPr>
        <w:pStyle w:val="Odstavecseseznamem"/>
        <w:spacing w:after="120" w:line="240" w:lineRule="auto"/>
        <w:ind w:left="915"/>
        <w:rPr>
          <w:rFonts w:ascii="Times New Roman" w:hAnsi="Times New Roman" w:cs="Times New Roman"/>
          <w:lang w:val="la-Latn"/>
        </w:rPr>
      </w:pPr>
    </w:p>
    <w:p w14:paraId="701AC7DB" w14:textId="2B546E90" w:rsidR="00A77B2B" w:rsidRPr="007A06F5" w:rsidRDefault="00A77B2B"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Liber primus</w:t>
      </w:r>
    </w:p>
    <w:p w14:paraId="3D122429" w14:textId="720CAA50" w:rsidR="00A77B2B" w:rsidRPr="007A06F5" w:rsidRDefault="00A77B2B"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INCIPIT PRO</w:t>
      </w:r>
      <w:r w:rsidRPr="007A06F5">
        <w:rPr>
          <w:rFonts w:ascii="Times New Roman" w:hAnsi="Times New Roman" w:cs="Times New Roman"/>
          <w:vertAlign w:val="superscript"/>
          <w:lang w:val="la-Latn"/>
        </w:rPr>
        <w:t>LO</w:t>
      </w:r>
      <w:r w:rsidRPr="007A06F5">
        <w:rPr>
          <w:rFonts w:ascii="Times New Roman" w:hAnsi="Times New Roman" w:cs="Times New Roman"/>
          <w:lang w:val="la-Latn"/>
        </w:rPr>
        <w:t>GVS PAENITENTIALIS</w:t>
      </w:r>
    </w:p>
    <w:p w14:paraId="6AEEBC7D" w14:textId="0C4DE7CE" w:rsidR="00A77B2B" w:rsidRPr="007A06F5" w:rsidRDefault="001229D7" w:rsidP="00450DB4">
      <w:pPr>
        <w:pStyle w:val="Odstavecseseznamem"/>
        <w:spacing w:after="120" w:line="240" w:lineRule="auto"/>
        <w:ind w:left="915"/>
        <w:rPr>
          <w:rFonts w:ascii="Times New Roman" w:hAnsi="Times New Roman" w:cs="Times New Roman"/>
          <w:lang w:val="la-Latn"/>
        </w:rPr>
      </w:pPr>
      <w:commentRangeStart w:id="92"/>
      <w:r w:rsidRPr="007A06F5">
        <w:rPr>
          <w:rFonts w:ascii="Times New Roman" w:hAnsi="Times New Roman" w:cs="Times New Roman"/>
          <w:lang w:val="la-Latn"/>
        </w:rPr>
        <w:t>DIVER</w:t>
      </w:r>
      <w:commentRangeEnd w:id="92"/>
      <w:r w:rsidRPr="007A06F5">
        <w:rPr>
          <w:rStyle w:val="Odkaznakoment"/>
          <w:rFonts w:ascii="Times New Roman" w:hAnsi="Times New Roman" w:cs="Times New Roman"/>
          <w:lang w:val="la-Latn"/>
        </w:rPr>
        <w:commentReference w:id="92"/>
      </w:r>
      <w:r w:rsidRPr="007A06F5">
        <w:rPr>
          <w:rFonts w:ascii="Times New Roman" w:hAnsi="Times New Roman" w:cs="Times New Roman"/>
          <w:lang w:val="la-Latn"/>
        </w:rPr>
        <w:t>sitas culparum diuersitatem facit penitentiarum nam et corporum medici diuersa medicamenta corporibus componunt. Aliter enim uulnera, aliter morbum, aliter timores, aliter putredines, aliter caligines, aliter confractiones, aliter conbustiones curant.</w:t>
      </w:r>
    </w:p>
    <w:p w14:paraId="23C27ED0" w14:textId="2D3B8778" w:rsidR="001229D7" w:rsidRPr="007A06F5" w:rsidRDefault="001229D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Igituret spirituales medici diuersis curationum generibus, animarum uulnera morbum culpam. Dolores egritudines, infirmitatesque sanare debent. Sed quia haec paucorum sunt. A</w:t>
      </w:r>
      <w:r w:rsidR="00470989" w:rsidRPr="007A06F5">
        <w:rPr>
          <w:rFonts w:ascii="Times New Roman" w:hAnsi="Times New Roman" w:cs="Times New Roman"/>
          <w:lang w:val="la-Latn"/>
        </w:rPr>
        <w:t>d</w:t>
      </w:r>
      <w:r w:rsidRPr="007A06F5">
        <w:rPr>
          <w:rFonts w:ascii="Times New Roman" w:hAnsi="Times New Roman" w:cs="Times New Roman"/>
          <w:lang w:val="la-Latn"/>
        </w:rPr>
        <w:t xml:space="preserve"> purum scilicet cuncta cognoscere et </w:t>
      </w:r>
      <w:r w:rsidR="00470989" w:rsidRPr="007A06F5">
        <w:rPr>
          <w:rFonts w:ascii="Times New Roman" w:hAnsi="Times New Roman" w:cs="Times New Roman"/>
          <w:lang w:val="la-Latn"/>
        </w:rPr>
        <w:t>c</w:t>
      </w:r>
      <w:r w:rsidRPr="007A06F5">
        <w:rPr>
          <w:rFonts w:ascii="Times New Roman" w:hAnsi="Times New Roman" w:cs="Times New Roman"/>
          <w:lang w:val="la-Latn"/>
        </w:rPr>
        <w:t xml:space="preserve">urare atque ad integrum salutis statum qualiter debent reuocare. Ideoque et pauca iuxta semorum traditiones et </w:t>
      </w:r>
      <w:commentRangeStart w:id="93"/>
      <w:r w:rsidRPr="007A06F5">
        <w:rPr>
          <w:rFonts w:ascii="Times New Roman" w:hAnsi="Times New Roman" w:cs="Times New Roman"/>
          <w:lang w:val="la-Latn"/>
        </w:rPr>
        <w:t>iuxta</w:t>
      </w:r>
      <w:commentRangeEnd w:id="93"/>
      <w:r w:rsidRPr="007A06F5">
        <w:rPr>
          <w:rStyle w:val="Odkaznakoment"/>
          <w:rFonts w:ascii="Times New Roman" w:hAnsi="Times New Roman" w:cs="Times New Roman"/>
          <w:lang w:val="la-Latn"/>
        </w:rPr>
        <w:commentReference w:id="93"/>
      </w:r>
      <w:r w:rsidRPr="007A06F5">
        <w:rPr>
          <w:rFonts w:ascii="Times New Roman" w:hAnsi="Times New Roman" w:cs="Times New Roman"/>
          <w:lang w:val="la-Latn"/>
        </w:rPr>
        <w:t xml:space="preserve"> ex </w:t>
      </w:r>
      <w:commentRangeStart w:id="94"/>
      <w:r w:rsidRPr="007A06F5">
        <w:rPr>
          <w:rFonts w:ascii="Times New Roman" w:hAnsi="Times New Roman" w:cs="Times New Roman"/>
          <w:lang w:val="la-Latn"/>
        </w:rPr>
        <w:t>parte</w:t>
      </w:r>
      <w:commentRangeEnd w:id="94"/>
      <w:r w:rsidRPr="007A06F5">
        <w:rPr>
          <w:rStyle w:val="Odkaznakoment"/>
          <w:rFonts w:ascii="Times New Roman" w:hAnsi="Times New Roman" w:cs="Times New Roman"/>
          <w:lang w:val="la-Latn"/>
        </w:rPr>
        <w:commentReference w:id="94"/>
      </w:r>
      <w:r w:rsidRPr="007A06F5">
        <w:rPr>
          <w:rFonts w:ascii="Times New Roman" w:hAnsi="Times New Roman" w:cs="Times New Roman"/>
          <w:lang w:val="la-Latn"/>
        </w:rPr>
        <w:t xml:space="preserve"> intellegentiam.</w:t>
      </w:r>
      <w:r w:rsidR="00470989" w:rsidRPr="007A06F5">
        <w:rPr>
          <w:rFonts w:ascii="Times New Roman" w:hAnsi="Times New Roman" w:cs="Times New Roman"/>
          <w:lang w:val="la-Latn"/>
        </w:rPr>
        <w:t xml:space="preserve"> Ex parte namque </w:t>
      </w:r>
      <w:r w:rsidR="00D8565A" w:rsidRPr="007A06F5">
        <w:rPr>
          <w:rFonts w:ascii="Times New Roman" w:hAnsi="Times New Roman" w:cs="Times New Roman"/>
          <w:lang w:val="la-Latn"/>
        </w:rPr>
        <w:t>propha… et ex parte congnoscimus aliqua proponamus, quę ad remedium animę pertanent. De remediis uulnerum priorum patruum diffinitiones dicturi, sacri tibi eloquii mi fidelissime frater ante medicamina compendii ratione intimemus.</w:t>
      </w:r>
    </w:p>
    <w:p w14:paraId="5FC8DDBC" w14:textId="190D5792" w:rsidR="00D8565A" w:rsidRPr="007A06F5" w:rsidRDefault="00D8565A"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Prima itaque est remissio, qua baptizamur in aqua secundum illud, nisi quis renatus fuerit ex aqua </w:t>
      </w:r>
      <w:r w:rsidR="00937E83" w:rsidRPr="007A06F5">
        <w:rPr>
          <w:rFonts w:ascii="Times New Roman" w:hAnsi="Times New Roman" w:cs="Times New Roman"/>
          <w:lang w:val="la-Latn"/>
        </w:rPr>
        <w:t xml:space="preserve"> et spiritum non potest uidere, regum dei et pecata muta, quo dilexit multum.</w:t>
      </w:r>
    </w:p>
    <w:p w14:paraId="2FE53CA1" w14:textId="602ADBE0"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Secunda. Caritatis affectus est illud. Remittuntur ei.</w:t>
      </w:r>
    </w:p>
    <w:p w14:paraId="67420108" w14:textId="1B009B9F"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Tertia. Elemosinarum fructus secundum hoc sicut aqua extin-/quit, igne ita elemosina extinguit peccatum.</w:t>
      </w:r>
    </w:p>
    <w:p w14:paraId="015EE467" w14:textId="33649A8A"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Quarta. Profusio lacrimarum domino dicente, quia fleuit in conspectu meo, ex ambulauit tristis coram me non …eam mala miliebus eis. Et item paccati mei.</w:t>
      </w:r>
    </w:p>
    <w:p w14:paraId="358960CC" w14:textId="608B2695"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Quinta. Criminum confessio psalmista dicente dixi nocfitebor iniusticias meas domino et ture misisti impieta.</w:t>
      </w:r>
    </w:p>
    <w:p w14:paraId="55540974" w14:textId="12469EE3" w:rsidR="00937E83" w:rsidRPr="007A06F5" w:rsidRDefault="00107A3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Sexta. Afflictio cordi</w:t>
      </w:r>
      <w:r w:rsidR="00937E83" w:rsidRPr="007A06F5">
        <w:rPr>
          <w:rFonts w:ascii="Times New Roman" w:hAnsi="Times New Roman" w:cs="Times New Roman"/>
          <w:lang w:val="la-Latn"/>
        </w:rPr>
        <w:t xml:space="preserve">s et corporis apostolo consolante dedi, huius modio hominem in interitum carnis Satanę ut spiritus saluus fiat, in diem Christi. Et peccare nequid tibi deterius </w:t>
      </w:r>
      <w:r w:rsidR="00937E83" w:rsidRPr="007A06F5">
        <w:rPr>
          <w:rFonts w:ascii="Times New Roman" w:hAnsi="Times New Roman" w:cs="Times New Roman"/>
          <w:highlight w:val="yellow"/>
          <w:lang w:val="la-Latn"/>
        </w:rPr>
        <w:t>est tingat</w:t>
      </w:r>
      <w:r w:rsidR="00937E83" w:rsidRPr="007A06F5">
        <w:rPr>
          <w:rFonts w:ascii="Times New Roman" w:hAnsi="Times New Roman" w:cs="Times New Roman"/>
          <w:lang w:val="la-Latn"/>
        </w:rPr>
        <w:t>.</w:t>
      </w:r>
    </w:p>
    <w:p w14:paraId="0CE69886" w14:textId="4F3EFB29"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Septima. Emendacio morum hoc est abrenuntiacio pecatorum euangelio contestante, iam sanus faecus </w:t>
      </w:r>
      <w:r w:rsidRPr="007A06F5">
        <w:rPr>
          <w:rFonts w:ascii="Times New Roman" w:hAnsi="Times New Roman" w:cs="Times New Roman"/>
          <w:highlight w:val="yellow"/>
          <w:lang w:val="la-Latn"/>
        </w:rPr>
        <w:t>es noliulcra</w:t>
      </w:r>
      <w:r w:rsidRPr="007A06F5">
        <w:rPr>
          <w:rFonts w:ascii="Times New Roman" w:hAnsi="Times New Roman" w:cs="Times New Roman"/>
          <w:lang w:val="la-Latn"/>
        </w:rPr>
        <w:t>.</w:t>
      </w:r>
    </w:p>
    <w:p w14:paraId="3E363DD8" w14:textId="27F8EBB0" w:rsidR="00937E83" w:rsidRPr="007A06F5" w:rsidRDefault="00937E83"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Octaua. Intercessio sanctorum ut illud si quis infirmatur, introducat, presbyteros ecclesie et orent pro eo multum enim ualet apud dominum de precatio</w:t>
      </w:r>
      <w:r w:rsidR="00702859" w:rsidRPr="007A06F5">
        <w:rPr>
          <w:rFonts w:ascii="Times New Roman" w:hAnsi="Times New Roman" w:cs="Times New Roman"/>
          <w:lang w:val="la-Latn"/>
        </w:rPr>
        <w:t xml:space="preserve"> iusti assidua. Et quo… ipsi </w:t>
      </w:r>
      <w:r w:rsidR="00702859" w:rsidRPr="007A06F5">
        <w:rPr>
          <w:rFonts w:ascii="Times New Roman" w:hAnsi="Times New Roman" w:cs="Times New Roman"/>
          <w:highlight w:val="yellow"/>
          <w:lang w:val="la-Latn"/>
        </w:rPr>
        <w:t>misce</w:t>
      </w:r>
      <w:r w:rsidR="00107A37" w:rsidRPr="007A06F5">
        <w:rPr>
          <w:rFonts w:ascii="Times New Roman" w:hAnsi="Times New Roman" w:cs="Times New Roman"/>
          <w:highlight w:val="yellow"/>
          <w:lang w:val="la-Latn"/>
        </w:rPr>
        <w:t>diam</w:t>
      </w:r>
      <w:r w:rsidR="00107A37" w:rsidRPr="007A06F5">
        <w:rPr>
          <w:rFonts w:ascii="Times New Roman" w:hAnsi="Times New Roman" w:cs="Times New Roman"/>
          <w:lang w:val="la-Latn"/>
        </w:rPr>
        <w:t xml:space="preserve"> consequentur.</w:t>
      </w:r>
    </w:p>
    <w:p w14:paraId="137693E9" w14:textId="19566EF4" w:rsidR="00107A37" w:rsidRPr="007A06F5" w:rsidRDefault="00107A3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Nona. Miscedia et fidei meritu,</w:t>
      </w:r>
      <w:r w:rsidR="00A30F7F" w:rsidRPr="007A06F5">
        <w:rPr>
          <w:rFonts w:ascii="Times New Roman" w:hAnsi="Times New Roman" w:cs="Times New Roman"/>
          <w:lang w:val="la-Latn"/>
        </w:rPr>
        <w:t xml:space="preserve"> </w:t>
      </w:r>
      <w:r w:rsidRPr="007A06F5">
        <w:rPr>
          <w:rFonts w:ascii="Times New Roman" w:hAnsi="Times New Roman" w:cs="Times New Roman"/>
          <w:lang w:val="la-Latn"/>
        </w:rPr>
        <w:t>test hoc beati misericordes.</w:t>
      </w:r>
    </w:p>
    <w:p w14:paraId="27599B67" w14:textId="44A8FA8E" w:rsidR="00107A37" w:rsidRPr="007A06F5" w:rsidRDefault="00107A3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Decima. Conuersio et salus aliorum Iacobo confirmante, qui conuerti fecerit peccatorem ab errore uię suę saluabit, animam eis a morte et rel… Sed melius tibi est, ut firmus sis et uitam solitariam ducere, quam perire cum plurimis.</w:t>
      </w:r>
    </w:p>
    <w:p w14:paraId="21A0E2A5" w14:textId="58DDA217" w:rsidR="00107A37" w:rsidRPr="007A06F5" w:rsidRDefault="00107A3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Vndecima indulgentia et remissio nostra. Ueritate promitente et dicente dimittite et dimit</w:t>
      </w:r>
      <w:commentRangeStart w:id="95"/>
      <w:r w:rsidRPr="007A06F5">
        <w:rPr>
          <w:rFonts w:ascii="Times New Roman" w:hAnsi="Times New Roman" w:cs="Times New Roman"/>
          <w:strike/>
          <w:lang w:val="la-Latn"/>
        </w:rPr>
        <w:t>temini</w:t>
      </w:r>
      <w:r w:rsidRPr="007A06F5">
        <w:rPr>
          <w:rFonts w:ascii="Times New Roman" w:hAnsi="Times New Roman" w:cs="Times New Roman"/>
          <w:vertAlign w:val="superscript"/>
          <w:lang w:val="la-Latn"/>
        </w:rPr>
        <w:t>tur</w:t>
      </w:r>
      <w:commentRangeEnd w:id="95"/>
      <w:r w:rsidR="002C35FB" w:rsidRPr="007A06F5">
        <w:rPr>
          <w:rStyle w:val="Odkaznakoment"/>
          <w:rFonts w:ascii="Times New Roman" w:hAnsi="Times New Roman" w:cs="Times New Roman"/>
          <w:lang w:val="la-Latn"/>
        </w:rPr>
        <w:commentReference w:id="95"/>
      </w:r>
      <w:r w:rsidRPr="007A06F5">
        <w:rPr>
          <w:rFonts w:ascii="Times New Roman" w:hAnsi="Times New Roman" w:cs="Times New Roman"/>
          <w:lang w:val="la-Latn"/>
        </w:rPr>
        <w:t xml:space="preserve"> nobis.</w:t>
      </w:r>
    </w:p>
    <w:p w14:paraId="49A0407E" w14:textId="7B680D67" w:rsidR="00107A37" w:rsidRPr="007A06F5" w:rsidRDefault="00107A37"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Duodecima. Passio martyrum spes unica salutis </w:t>
      </w:r>
      <w:commentRangeStart w:id="96"/>
      <w:r w:rsidRPr="007A06F5">
        <w:rPr>
          <w:rFonts w:ascii="Times New Roman" w:hAnsi="Times New Roman" w:cs="Times New Roman"/>
          <w:vertAlign w:val="superscript"/>
          <w:lang w:val="la-Latn"/>
        </w:rPr>
        <w:t>et</w:t>
      </w:r>
      <w:commentRangeEnd w:id="96"/>
      <w:r w:rsidR="002C35FB" w:rsidRPr="007A06F5">
        <w:rPr>
          <w:rStyle w:val="Odkaznakoment"/>
          <w:rFonts w:ascii="Times New Roman" w:hAnsi="Times New Roman" w:cs="Times New Roman"/>
          <w:lang w:val="la-Latn"/>
        </w:rPr>
        <w:commentReference w:id="96"/>
      </w:r>
      <w:r w:rsidRPr="007A06F5">
        <w:rPr>
          <w:rFonts w:ascii="Times New Roman" w:hAnsi="Times New Roman" w:cs="Times New Roman"/>
          <w:lang w:val="la-Latn"/>
        </w:rPr>
        <w:t xml:space="preserve"> indul-/</w:t>
      </w:r>
      <w:r w:rsidR="002C35FB" w:rsidRPr="007A06F5">
        <w:rPr>
          <w:rFonts w:ascii="Times New Roman" w:hAnsi="Times New Roman" w:cs="Times New Roman"/>
          <w:lang w:val="la-Latn"/>
        </w:rPr>
        <w:t xml:space="preserve">gentię et latroni cricifixo domino respondente </w:t>
      </w:r>
      <w:r w:rsidR="002C35FB" w:rsidRPr="007A06F5">
        <w:rPr>
          <w:rFonts w:ascii="Times New Roman" w:hAnsi="Times New Roman" w:cs="Times New Roman"/>
          <w:highlight w:val="yellow"/>
          <w:lang w:val="la-Latn"/>
        </w:rPr>
        <w:t>am</w:t>
      </w:r>
      <w:r w:rsidR="002C35FB" w:rsidRPr="007A06F5">
        <w:rPr>
          <w:rFonts w:ascii="Times New Roman" w:hAnsi="Times New Roman" w:cs="Times New Roman"/>
          <w:lang w:val="la-Latn"/>
        </w:rPr>
        <w:t xml:space="preserve"> dico tibi hodie mečům eris in paradiso.</w:t>
      </w:r>
    </w:p>
    <w:p w14:paraId="61D72E63" w14:textId="5E302B13" w:rsidR="002C35FB" w:rsidRPr="007A06F5" w:rsidRDefault="002C35FB"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His ergo</w:t>
      </w:r>
      <w:r w:rsidR="00984D78" w:rsidRPr="007A06F5">
        <w:rPr>
          <w:rFonts w:ascii="Times New Roman" w:hAnsi="Times New Roman" w:cs="Times New Roman"/>
          <w:lang w:val="la-Latn"/>
        </w:rPr>
        <w:t xml:space="preserve"> de canonum </w:t>
      </w:r>
      <w:r w:rsidR="00524CAA" w:rsidRPr="00524CAA">
        <w:rPr>
          <w:rFonts w:ascii="Times New Roman" w:hAnsi="Times New Roman" w:cs="Times New Roman"/>
          <w:b/>
          <w:lang w:val="la-Latn"/>
        </w:rPr>
        <w:t>auctorit</w:t>
      </w:r>
      <w:r w:rsidR="00984D78" w:rsidRPr="007A06F5">
        <w:rPr>
          <w:rFonts w:ascii="Times New Roman" w:hAnsi="Times New Roman" w:cs="Times New Roman"/>
          <w:lang w:val="la-Latn"/>
        </w:rPr>
        <w:t xml:space="preserve">ate perlatis, patrum etiam statuta domini ore subrogatorum inuestigare conuenit secundm illud </w:t>
      </w:r>
      <w:r w:rsidR="003A3D62" w:rsidRPr="007A06F5">
        <w:rPr>
          <w:rFonts w:ascii="Times New Roman" w:hAnsi="Times New Roman" w:cs="Times New Roman"/>
          <w:lang w:val="la-Latn"/>
        </w:rPr>
        <w:t>interroga patrem tuum et adnuntiabit tibi presbyteros t</w:t>
      </w:r>
      <w:r w:rsidR="00A8472E" w:rsidRPr="007A06F5">
        <w:rPr>
          <w:rFonts w:ascii="Times New Roman" w:hAnsi="Times New Roman" w:cs="Times New Roman"/>
          <w:lang w:val="la-Latn"/>
        </w:rPr>
        <w:t>uo</w:t>
      </w:r>
      <w:r w:rsidR="003A3D62" w:rsidRPr="007A06F5">
        <w:rPr>
          <w:rFonts w:ascii="Times New Roman" w:hAnsi="Times New Roman" w:cs="Times New Roman"/>
          <w:lang w:val="la-Latn"/>
        </w:rPr>
        <w:t xml:space="preserve">s et dicent tibi </w:t>
      </w:r>
      <w:r w:rsidR="003A3D62" w:rsidRPr="007A06F5">
        <w:rPr>
          <w:rFonts w:ascii="Times New Roman" w:hAnsi="Times New Roman" w:cs="Times New Roman"/>
          <w:highlight w:val="yellow"/>
          <w:lang w:val="la-Latn"/>
        </w:rPr>
        <w:t>lte</w:t>
      </w:r>
      <w:r w:rsidR="003A3D62" w:rsidRPr="007A06F5">
        <w:rPr>
          <w:rFonts w:ascii="Times New Roman" w:hAnsi="Times New Roman" w:cs="Times New Roman"/>
          <w:lang w:val="la-Latn"/>
        </w:rPr>
        <w:t xml:space="preserve"> causa deferatur ad eos; Statuunt ergo, ut octo principalia uicia humanę saluti contraria his octo contrariis remediis sanentur.</w:t>
      </w:r>
    </w:p>
    <w:p w14:paraId="01A89A00" w14:textId="6EF366E6" w:rsidR="003A3D62" w:rsidRPr="007A06F5" w:rsidRDefault="003A3D62" w:rsidP="009A7062">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Qui enim inlicta licenter commisit, alicitis cohercere se debet, in alio loco. Sed hoc in omni penitentia sollerter est intuendum, quanto quis tempore in delictis remaneat, qua eruditione imbutus, </w:t>
      </w:r>
      <w:r w:rsidR="009A7062" w:rsidRPr="007A06F5">
        <w:rPr>
          <w:rFonts w:ascii="Times New Roman" w:hAnsi="Times New Roman" w:cs="Times New Roman"/>
          <w:lang w:val="la-Latn"/>
        </w:rPr>
        <w:t xml:space="preserve">qua eruditione imbutus </w:t>
      </w:r>
      <w:r w:rsidRPr="007A06F5">
        <w:rPr>
          <w:rFonts w:ascii="Times New Roman" w:hAnsi="Times New Roman" w:cs="Times New Roman"/>
          <w:lang w:val="la-Latn"/>
        </w:rPr>
        <w:t>quali inpugnetur passione, qua</w:t>
      </w:r>
      <w:r w:rsidR="009A7062" w:rsidRPr="007A06F5">
        <w:rPr>
          <w:rFonts w:ascii="Times New Roman" w:hAnsi="Times New Roman" w:cs="Times New Roman"/>
          <w:lang w:val="la-Latn"/>
        </w:rPr>
        <w:t>li conpulsus est grauatione pecc</w:t>
      </w:r>
      <w:r w:rsidRPr="007A06F5">
        <w:rPr>
          <w:rFonts w:ascii="Times New Roman" w:hAnsi="Times New Roman" w:cs="Times New Roman"/>
          <w:lang w:val="la-Latn"/>
        </w:rPr>
        <w:t xml:space="preserve">are. </w:t>
      </w:r>
      <w:r w:rsidR="009A7062" w:rsidRPr="007A06F5">
        <w:rPr>
          <w:rFonts w:ascii="Times New Roman" w:hAnsi="Times New Roman" w:cs="Times New Roman"/>
          <w:lang w:val="la-Latn"/>
        </w:rPr>
        <w:t>Omps et enim deus, qui cor omnium nouit, diuersisque naturis indidit, non ęqua lance penitudinis pondere</w:t>
      </w:r>
      <w:r w:rsidR="009A7062" w:rsidRPr="007A06F5">
        <w:rPr>
          <w:rFonts w:ascii="Times New Roman" w:hAnsi="Times New Roman" w:cs="Times New Roman"/>
          <w:vertAlign w:val="superscript"/>
          <w:lang w:val="la-Latn"/>
        </w:rPr>
        <w:t>a</w:t>
      </w:r>
      <w:r w:rsidR="009A7062" w:rsidRPr="007A06F5">
        <w:rPr>
          <w:rFonts w:ascii="Times New Roman" w:hAnsi="Times New Roman" w:cs="Times New Roman"/>
          <w:lang w:val="la-Latn"/>
        </w:rPr>
        <w:t xml:space="preserve"> peccaminum pensabit. Ut illud propheticum non enim seriis triturabitur </w:t>
      </w:r>
      <w:r w:rsidR="009A7062" w:rsidRPr="007A06F5">
        <w:rPr>
          <w:rFonts w:ascii="Times New Roman" w:hAnsi="Times New Roman" w:cs="Times New Roman"/>
          <w:highlight w:val="yellow"/>
          <w:lang w:val="la-Latn"/>
        </w:rPr>
        <w:t>gich,</w:t>
      </w:r>
      <w:r w:rsidR="009A7062" w:rsidRPr="007A06F5">
        <w:rPr>
          <w:rFonts w:ascii="Times New Roman" w:hAnsi="Times New Roman" w:cs="Times New Roman"/>
          <w:lang w:val="la-Latn"/>
        </w:rPr>
        <w:t xml:space="preserve"> neque rota plaustri super ciminum circum</w:t>
      </w:r>
      <w:r w:rsidR="009A7062" w:rsidRPr="007A06F5">
        <w:rPr>
          <w:rFonts w:ascii="Times New Roman" w:hAnsi="Times New Roman" w:cs="Times New Roman"/>
          <w:highlight w:val="yellow"/>
          <w:lang w:val="la-Latn"/>
        </w:rPr>
        <w:t>iet</w:t>
      </w:r>
      <w:r w:rsidR="009A7062" w:rsidRPr="007A06F5">
        <w:rPr>
          <w:rFonts w:ascii="Times New Roman" w:hAnsi="Times New Roman" w:cs="Times New Roman"/>
          <w:lang w:val="la-Latn"/>
        </w:rPr>
        <w:t>, sed uirga excucietur gith et ciminum in baculo.</w:t>
      </w:r>
    </w:p>
    <w:p w14:paraId="0ABF79EC" w14:textId="14F8A1DB" w:rsidR="009A7062" w:rsidRPr="007A06F5" w:rsidRDefault="009A7062" w:rsidP="009A7062">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Panis autem comminuetur,</w:t>
      </w:r>
      <w:r w:rsidR="00A30F7F" w:rsidRPr="007A06F5">
        <w:rPr>
          <w:rFonts w:ascii="Times New Roman" w:hAnsi="Times New Roman" w:cs="Times New Roman"/>
          <w:lang w:val="la-Latn"/>
        </w:rPr>
        <w:t xml:space="preserve"> </w:t>
      </w:r>
      <w:r w:rsidRPr="007A06F5">
        <w:rPr>
          <w:rFonts w:ascii="Times New Roman" w:hAnsi="Times New Roman" w:cs="Times New Roman"/>
          <w:lang w:val="la-Latn"/>
        </w:rPr>
        <w:t xml:space="preserve">test illud potentes tormenta pacientur et in euangelio, cui plus committitur plus ab eo exigitur, discant. Igitur sacerdotes domini, qui ecclesiis pręsunt, quia </w:t>
      </w:r>
      <w:r w:rsidRPr="007A06F5">
        <w:rPr>
          <w:rFonts w:ascii="Times New Roman" w:hAnsi="Times New Roman" w:cs="Times New Roman"/>
          <w:lang w:val="la-Latn"/>
        </w:rPr>
        <w:lastRenderedPageBreak/>
        <w:t xml:space="preserve">pars eis data et cum eis, quorum delicta/ </w:t>
      </w:r>
      <w:commentRangeStart w:id="97"/>
      <w:r w:rsidRPr="007A06F5">
        <w:rPr>
          <w:rFonts w:ascii="Times New Roman" w:hAnsi="Times New Roman" w:cs="Times New Roman"/>
          <w:lang w:val="la-Latn"/>
        </w:rPr>
        <w:t>repropiciauerunt</w:t>
      </w:r>
      <w:commentRangeEnd w:id="97"/>
      <w:r w:rsidRPr="007A06F5">
        <w:rPr>
          <w:rStyle w:val="Odkaznakoment"/>
          <w:rFonts w:ascii="Times New Roman" w:hAnsi="Times New Roman" w:cs="Times New Roman"/>
          <w:lang w:val="la-Latn"/>
        </w:rPr>
        <w:commentReference w:id="97"/>
      </w:r>
      <w:r w:rsidRPr="007A06F5">
        <w:rPr>
          <w:rFonts w:ascii="Times New Roman" w:hAnsi="Times New Roman" w:cs="Times New Roman"/>
          <w:lang w:val="la-Latn"/>
        </w:rPr>
        <w:t xml:space="preserve">. Quid autem est repropiciare delictum, non nisi eum adsumpseris </w:t>
      </w:r>
      <w:r w:rsidR="00B207B3" w:rsidRPr="007A06F5">
        <w:rPr>
          <w:rFonts w:ascii="Times New Roman" w:hAnsi="Times New Roman" w:cs="Times New Roman"/>
          <w:lang w:val="la-Latn"/>
        </w:rPr>
        <w:t>p</w:t>
      </w:r>
      <w:r w:rsidRPr="007A06F5">
        <w:rPr>
          <w:rFonts w:ascii="Times New Roman" w:hAnsi="Times New Roman" w:cs="Times New Roman"/>
          <w:lang w:val="la-Latn"/>
        </w:rPr>
        <w:t>eccatorem et mon</w:t>
      </w:r>
      <w:r w:rsidR="00B207B3" w:rsidRPr="007A06F5">
        <w:rPr>
          <w:rFonts w:ascii="Times New Roman" w:hAnsi="Times New Roman" w:cs="Times New Roman"/>
          <w:lang w:val="la-Latn"/>
        </w:rPr>
        <w:t xml:space="preserve">endo, hortando, docendo adduxeris eum ad penitentiam ab errore correxeris a uiciis emundaueris et feceris eum taliter conuersum, ut propicuis sit deus pro delicto repropitiasse dixeris. Cum ergo talis sis sacerdos,et talis sit doctrina tua et sermo tuus, pars tibi datur eorum, quos correxeris. Vt illorum meritum, tua sit inertes et a illorum salus tua sit gloria. </w:t>
      </w:r>
      <w:commentRangeStart w:id="98"/>
      <w:r w:rsidR="00B207B3" w:rsidRPr="007A06F5">
        <w:rPr>
          <w:rFonts w:ascii="Times New Roman" w:hAnsi="Times New Roman" w:cs="Times New Roman"/>
          <w:lang w:val="la-Latn"/>
        </w:rPr>
        <w:t xml:space="preserve">INCIPIT PREFATIO </w:t>
      </w:r>
      <w:r w:rsidR="00B207B3" w:rsidRPr="007A06F5">
        <w:rPr>
          <w:rFonts w:ascii="Times New Roman" w:hAnsi="Times New Roman" w:cs="Times New Roman"/>
          <w:highlight w:val="yellow"/>
          <w:lang w:val="la-Latn"/>
        </w:rPr>
        <w:t>PAENITET?</w:t>
      </w:r>
      <w:r w:rsidR="00B207B3" w:rsidRPr="007A06F5">
        <w:rPr>
          <w:rFonts w:ascii="Times New Roman" w:hAnsi="Times New Roman" w:cs="Times New Roman"/>
          <w:lang w:val="la-Latn"/>
        </w:rPr>
        <w:t>/</w:t>
      </w:r>
    </w:p>
    <w:p w14:paraId="182DBC23" w14:textId="17395CAF" w:rsidR="00B207B3" w:rsidRPr="007A06F5" w:rsidRDefault="00CF7D3B" w:rsidP="009A7062">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Quamuis originalia.</w:t>
      </w:r>
      <w:commentRangeEnd w:id="98"/>
      <w:r w:rsidR="005B0DB1" w:rsidRPr="007A06F5">
        <w:rPr>
          <w:rStyle w:val="Odkaznakoment"/>
          <w:rFonts w:ascii="Times New Roman" w:hAnsi="Times New Roman" w:cs="Times New Roman"/>
          <w:lang w:val="la-Latn"/>
        </w:rPr>
        <w:commentReference w:id="98"/>
      </w:r>
      <w:r w:rsidRPr="007A06F5">
        <w:rPr>
          <w:rFonts w:ascii="Times New Roman" w:hAnsi="Times New Roman" w:cs="Times New Roman"/>
          <w:lang w:val="la-Latn"/>
        </w:rPr>
        <w:t xml:space="preserve"> In baptismatis munere, gratia mediatoris, cuncta aboleri ueraciter credantur peccata, quia sufficit lila sola spiritalis regenracio. At tamen cum uentum fuerit, ad etatem qu</w:t>
      </w:r>
      <w:r w:rsidRPr="007A06F5">
        <w:rPr>
          <w:rFonts w:ascii="Times New Roman" w:hAnsi="Times New Roman" w:cs="Times New Roman"/>
          <w:highlight w:val="yellow"/>
          <w:lang w:val="la-Latn"/>
        </w:rPr>
        <w:t>ę</w:t>
      </w:r>
      <w:r w:rsidRPr="007A06F5">
        <w:rPr>
          <w:rFonts w:ascii="Times New Roman" w:hAnsi="Times New Roman" w:cs="Times New Roman"/>
          <w:lang w:val="la-Latn"/>
        </w:rPr>
        <w:t xml:space="preserve"> preceptum iam capit et subdi potest legis imperio suscipiendum est bellum contra uicia et gerendum acriter ne iterum reducatur ad damnabilia peccata. Paucissimi autem sunt tantem felicitatis, ut ab ipsa ineunt adulescencia nulla damnabilia peccata committant. ?in flagicus et in facinoribus et in homicidiis et in nefari</w:t>
      </w:r>
      <w:r w:rsidRPr="007A06F5">
        <w:rPr>
          <w:rFonts w:ascii="Times New Roman" w:hAnsi="Times New Roman" w:cs="Times New Roman"/>
          <w:highlight w:val="yellow"/>
          <w:lang w:val="la-Latn"/>
        </w:rPr>
        <w:t>ę</w:t>
      </w:r>
      <w:r w:rsidRPr="007A06F5">
        <w:rPr>
          <w:rFonts w:ascii="Times New Roman" w:hAnsi="Times New Roman" w:cs="Times New Roman"/>
          <w:lang w:val="la-Latn"/>
        </w:rPr>
        <w:t xml:space="preserve"> cuiusque impietatis errore. Si magna spiritus largitate necessarium est opprimenre, quicquid meis potest aut potuit carnalis delcetatio dominari. Tunc itaque uicia deputanda sunt, cum dei amore uincuntur. Quem nisi deus ipse non donat, nec aliter nisi per mediátorem dei et hominum Ihesum Christum, qui factus est nostre/ </w:t>
      </w:r>
      <w:r w:rsidR="00417DA6" w:rsidRPr="007A06F5">
        <w:rPr>
          <w:rFonts w:ascii="Times New Roman" w:hAnsi="Times New Roman" w:cs="Times New Roman"/>
          <w:lang w:val="la-Latn"/>
        </w:rPr>
        <w:t>particeps mortalitatis, ut nos participes faceret diuinitatis su</w:t>
      </w:r>
      <w:r w:rsidR="00417DA6" w:rsidRPr="007A06F5">
        <w:rPr>
          <w:rFonts w:ascii="Times New Roman" w:hAnsi="Times New Roman" w:cs="Times New Roman"/>
          <w:highlight w:val="yellow"/>
          <w:lang w:val="la-Latn"/>
        </w:rPr>
        <w:t>ę</w:t>
      </w:r>
      <w:r w:rsidR="00417DA6" w:rsidRPr="007A06F5">
        <w:rPr>
          <w:rFonts w:ascii="Times New Roman" w:hAnsi="Times New Roman" w:cs="Times New Roman"/>
          <w:lang w:val="la-Latn"/>
        </w:rPr>
        <w:t>. Ueruntamen ingraui uigo, quod positum est super filios Adam a die exitus de uentre matris eorum usque in diem spulture. In matre omnium eciam hoc malum miserabiliter reperitur. Ideoque sobrii simus atqua intellegamus hanc uitam de peccato i</w:t>
      </w:r>
      <w:r w:rsidR="0017605C" w:rsidRPr="007A06F5">
        <w:rPr>
          <w:rFonts w:ascii="Times New Roman" w:hAnsi="Times New Roman" w:cs="Times New Roman"/>
          <w:lang w:val="la-Latn"/>
        </w:rPr>
        <w:t>l</w:t>
      </w:r>
      <w:r w:rsidR="00417DA6" w:rsidRPr="007A06F5">
        <w:rPr>
          <w:rFonts w:ascii="Times New Roman" w:hAnsi="Times New Roman" w:cs="Times New Roman"/>
          <w:lang w:val="la-Latn"/>
        </w:rPr>
        <w:t>lo minis nefario, quod in paradyso propetratum est factam nobis esse penalem.</w:t>
      </w:r>
      <w:r w:rsidR="007948DF" w:rsidRPr="007A06F5">
        <w:rPr>
          <w:rFonts w:ascii="Times New Roman" w:hAnsi="Times New Roman" w:cs="Times New Roman"/>
          <w:lang w:val="la-Latn"/>
        </w:rPr>
        <w:t xml:space="preserve"> Recte constituuntur tempora peitencię ab his, qui pręsunt ecclesiis. Ut satis fiat et iam ecclesię, inqua remittuntur peccata. Ergo cum tanta est plaga peccati, ut medicamenta corporis et sanguinis dominis sint differenda </w:t>
      </w:r>
      <w:r w:rsidR="00524CAA" w:rsidRPr="00524CAA">
        <w:rPr>
          <w:rFonts w:ascii="Times New Roman" w:hAnsi="Times New Roman" w:cs="Times New Roman"/>
          <w:b/>
          <w:lang w:val="la-Latn"/>
        </w:rPr>
        <w:t>auctorit</w:t>
      </w:r>
      <w:r w:rsidR="007948DF" w:rsidRPr="007A06F5">
        <w:rPr>
          <w:rFonts w:ascii="Times New Roman" w:hAnsi="Times New Roman" w:cs="Times New Roman"/>
          <w:lang w:val="la-Latn"/>
        </w:rPr>
        <w:t xml:space="preserve">ate antistitis, debent sequisque ab altario remoueri ad </w:t>
      </w:r>
      <w:r w:rsidR="007948DF" w:rsidRPr="007A06F5">
        <w:rPr>
          <w:rFonts w:ascii="Times New Roman" w:hAnsi="Times New Roman" w:cs="Times New Roman"/>
          <w:highlight w:val="yellow"/>
          <w:lang w:val="la-Latn"/>
        </w:rPr>
        <w:t>agendeam</w:t>
      </w:r>
      <w:r w:rsidR="007948DF" w:rsidRPr="007A06F5">
        <w:rPr>
          <w:rFonts w:ascii="Times New Roman" w:hAnsi="Times New Roman" w:cs="Times New Roman"/>
          <w:lang w:val="la-Latn"/>
        </w:rPr>
        <w:t xml:space="preserve"> penitenciam et eadem </w:t>
      </w:r>
      <w:r w:rsidR="00524CAA" w:rsidRPr="00524CAA">
        <w:rPr>
          <w:rFonts w:ascii="Times New Roman" w:hAnsi="Times New Roman" w:cs="Times New Roman"/>
          <w:b/>
          <w:lang w:val="la-Latn"/>
        </w:rPr>
        <w:t>auctorit</w:t>
      </w:r>
      <w:r w:rsidR="007948DF" w:rsidRPr="007A06F5">
        <w:rPr>
          <w:rFonts w:ascii="Times New Roman" w:hAnsi="Times New Roman" w:cs="Times New Roman"/>
          <w:lang w:val="la-Latn"/>
        </w:rPr>
        <w:t xml:space="preserve">ate reconciliari. Hoc est corpus et sanguinem domini indigne accipere, si eo tempore accipiat, quo pęnitentiam debet agere. Oportet igitur ad penitentiam accedere cum omni fiducia et ex fide credere indubitanter poenitenciam abolere posse peccata. Etiam si in ultimo uitę spu commissa peniteat et publica lamentacione dantur. Quam multa sunt peccata siue in loquendo de rebus et negociis alienis, quę </w:t>
      </w:r>
      <w:r w:rsidR="007948DF" w:rsidRPr="007A06F5">
        <w:rPr>
          <w:rFonts w:ascii="Times New Roman" w:hAnsi="Times New Roman" w:cs="Times New Roman"/>
          <w:highlight w:val="yellow"/>
          <w:lang w:val="la-Latn"/>
        </w:rPr>
        <w:t>adce</w:t>
      </w:r>
      <w:r w:rsidR="007948DF" w:rsidRPr="007A06F5">
        <w:rPr>
          <w:rFonts w:ascii="Times New Roman" w:hAnsi="Times New Roman" w:cs="Times New Roman"/>
          <w:lang w:val="la-Latn"/>
        </w:rPr>
        <w:t xml:space="preserve"> non pertinent, siue in uano cachinno, siue in ipsis escis quę ad necessitatem huius uite parantur, in quibus est auidior appetitus siue inuendendis et emendis rebus caritatis et utilitati uota peruersa. Sun et alia</w:t>
      </w:r>
      <w:r w:rsidR="007948DF" w:rsidRPr="007A06F5">
        <w:rPr>
          <w:rFonts w:ascii="Times New Roman" w:hAnsi="Times New Roman" w:cs="Times New Roman"/>
          <w:highlight w:val="yellow"/>
          <w:lang w:val="la-Latn"/>
        </w:rPr>
        <w:t>/</w:t>
      </w:r>
      <w:commentRangeStart w:id="99"/>
      <w:r w:rsidR="007948DF" w:rsidRPr="007A06F5">
        <w:rPr>
          <w:rFonts w:ascii="Times New Roman" w:hAnsi="Times New Roman" w:cs="Times New Roman"/>
          <w:highlight w:val="yellow"/>
          <w:lang w:val="la-Latn"/>
        </w:rPr>
        <w:t>33r</w:t>
      </w:r>
      <w:commentRangeEnd w:id="99"/>
      <w:r w:rsidR="0054175E" w:rsidRPr="007A06F5">
        <w:rPr>
          <w:rStyle w:val="Odkaznakoment"/>
          <w:rFonts w:ascii="Times New Roman" w:hAnsi="Times New Roman" w:cs="Times New Roman"/>
          <w:lang w:val="la-Latn"/>
        </w:rPr>
        <w:commentReference w:id="99"/>
      </w:r>
    </w:p>
    <w:p w14:paraId="7ACA8DAC" w14:textId="77777777" w:rsidR="005724D8" w:rsidRPr="007A06F5" w:rsidRDefault="005724D8" w:rsidP="00450DB4">
      <w:pPr>
        <w:spacing w:after="120" w:line="240" w:lineRule="auto"/>
        <w:rPr>
          <w:rFonts w:ascii="Times New Roman" w:hAnsi="Times New Roman" w:cs="Times New Roman"/>
          <w:lang w:val="la-Latn"/>
        </w:rPr>
      </w:pPr>
    </w:p>
    <w:p w14:paraId="47AA0A1A" w14:textId="77777777" w:rsidR="005724D8"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00" w:name="_Toc194615178"/>
      <w:r w:rsidRPr="007A06F5">
        <w:rPr>
          <w:rFonts w:ascii="Times New Roman" w:hAnsi="Times New Roman" w:cs="Times New Roman"/>
          <w:b/>
          <w:color w:val="000000" w:themeColor="text1"/>
          <w:sz w:val="28"/>
          <w:szCs w:val="28"/>
          <w:lang w:val="la-Latn"/>
        </w:rPr>
        <w:t>Paenitentiale mixtum Pseudo-Bedae-Egberti bis Uolo</w:t>
      </w:r>
      <w:r w:rsidR="005724D8"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xml:space="preserve"> </w:t>
      </w:r>
      <w:r w:rsidR="005724D8" w:rsidRPr="007A06F5">
        <w:rPr>
          <w:rFonts w:ascii="Times New Roman" w:hAnsi="Times New Roman" w:cs="Times New Roman"/>
          <w:b/>
          <w:color w:val="000000" w:themeColor="text1"/>
          <w:sz w:val="28"/>
          <w:szCs w:val="28"/>
          <w:lang w:val="la-Latn"/>
        </w:rPr>
        <w:t>45r-50v</w:t>
      </w:r>
      <w:bookmarkEnd w:id="100"/>
    </w:p>
    <w:p w14:paraId="615262C8" w14:textId="2C411E3A" w:rsidR="00BA5266" w:rsidRPr="007A06F5" w:rsidRDefault="00BA5266"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Dices ei, dazu am Anfang das auf Beda umformulierte Vorwort Halitgars zu seinem 6. Buch </w:t>
      </w:r>
      <w:r w:rsidR="006B74F6" w:rsidRPr="007A06F5">
        <w:rPr>
          <w:rFonts w:ascii="Times New Roman" w:hAnsi="Times New Roman" w:cs="Times New Roman"/>
          <w:lang w:val="la-Latn"/>
        </w:rPr>
        <w:t>(Schmitz, Bußbücher 2, S. 679-</w:t>
      </w:r>
      <w:r w:rsidRPr="007A06F5">
        <w:rPr>
          <w:rFonts w:ascii="Times New Roman" w:hAnsi="Times New Roman" w:cs="Times New Roman"/>
          <w:lang w:val="la-Latn"/>
        </w:rPr>
        <w:t>683 Z. 12; Praefatio Halitgarii: Migne, PL 105, Sp. 693</w:t>
      </w:r>
      <w:r w:rsidR="009042C7" w:rsidRPr="007A06F5">
        <w:rPr>
          <w:rFonts w:ascii="Times New Roman" w:hAnsi="Times New Roman" w:cs="Times New Roman"/>
          <w:lang w:val="la-Latn"/>
        </w:rPr>
        <w:t>.</w:t>
      </w:r>
      <w:r w:rsidRPr="007A06F5">
        <w:rPr>
          <w:rFonts w:ascii="Times New Roman" w:hAnsi="Times New Roman" w:cs="Times New Roman"/>
          <w:lang w:val="la-Latn"/>
        </w:rPr>
        <w:t>). Fortsetzung fol. 53r, wie schon aus dem fast zeitgleichen Vermerk hervorgeht: quod hic (hic über der Zeile) deest post duo folia inuenies eadem greca littera notatum (Verweiszeichen: griechisches Xi).</w:t>
      </w:r>
    </w:p>
    <w:p w14:paraId="5905E256" w14:textId="77777777" w:rsidR="00CD03E5" w:rsidRPr="007A06F5" w:rsidRDefault="00CD03E5" w:rsidP="00450DB4">
      <w:pPr>
        <w:pStyle w:val="Odstavecseseznamem"/>
        <w:spacing w:after="120" w:line="240" w:lineRule="auto"/>
        <w:ind w:left="915"/>
        <w:rPr>
          <w:rFonts w:ascii="Times New Roman" w:hAnsi="Times New Roman" w:cs="Times New Roman"/>
          <w:lang w:val="la-Latn"/>
        </w:rPr>
      </w:pPr>
    </w:p>
    <w:p w14:paraId="23FF88D9" w14:textId="677525FA" w:rsidR="00CD03E5" w:rsidRPr="007A06F5" w:rsidRDefault="00CD03E5"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Addimus etiam hinc operi pęnitentialem uenerabilis Bede presbyteri. Et idcirco ad nectendum prescr</w:t>
      </w:r>
      <w:r w:rsidR="00CF5143" w:rsidRPr="007A06F5">
        <w:rPr>
          <w:rFonts w:ascii="Times New Roman" w:hAnsi="Times New Roman" w:cs="Times New Roman"/>
          <w:lang w:val="la-Latn"/>
        </w:rPr>
        <w:t>i</w:t>
      </w:r>
      <w:r w:rsidRPr="007A06F5">
        <w:rPr>
          <w:rFonts w:ascii="Times New Roman" w:hAnsi="Times New Roman" w:cs="Times New Roman"/>
          <w:lang w:val="la-Latn"/>
        </w:rPr>
        <w:t>ptis canonum sententiis decreuimus. Ut si forte hęc prelatę sententię alieni superfluę sunt</w:t>
      </w:r>
      <w:r w:rsidR="00CF5143" w:rsidRPr="007A06F5">
        <w:rPr>
          <w:rFonts w:ascii="Times New Roman" w:hAnsi="Times New Roman" w:cs="Times New Roman"/>
          <w:lang w:val="la-Latn"/>
        </w:rPr>
        <w:t>,</w:t>
      </w:r>
      <w:r w:rsidRPr="007A06F5">
        <w:rPr>
          <w:rFonts w:ascii="Times New Roman" w:hAnsi="Times New Roman" w:cs="Times New Roman"/>
          <w:lang w:val="la-Latn"/>
        </w:rPr>
        <w:t xml:space="preserve"> in se penitus</w:t>
      </w:r>
      <w:r w:rsidR="00CF5143" w:rsidRPr="007A06F5">
        <w:rPr>
          <w:rFonts w:ascii="Times New Roman" w:hAnsi="Times New Roman" w:cs="Times New Roman"/>
          <w:lang w:val="la-Latn"/>
        </w:rPr>
        <w:t>,</w:t>
      </w:r>
      <w:r w:rsidRPr="007A06F5">
        <w:rPr>
          <w:rFonts w:ascii="Times New Roman" w:hAnsi="Times New Roman" w:cs="Times New Roman"/>
          <w:lang w:val="la-Latn"/>
        </w:rPr>
        <w:t xml:space="preserve"> quę desiderat</w:t>
      </w:r>
      <w:r w:rsidR="00CF5143" w:rsidRPr="007A06F5">
        <w:rPr>
          <w:rFonts w:ascii="Times New Roman" w:hAnsi="Times New Roman" w:cs="Times New Roman"/>
          <w:lang w:val="la-Latn"/>
        </w:rPr>
        <w:t>,</w:t>
      </w:r>
      <w:r w:rsidRPr="007A06F5">
        <w:rPr>
          <w:rFonts w:ascii="Times New Roman" w:hAnsi="Times New Roman" w:cs="Times New Roman"/>
          <w:lang w:val="la-Latn"/>
        </w:rPr>
        <w:t xml:space="preserve"> ibi de singularum criminibus nequiuerit inuenire. In hac salum breuitate nouissima omnium scelera forsitan inuenerit explicata.</w:t>
      </w:r>
    </w:p>
    <w:p w14:paraId="1842C883" w14:textId="0ADCF093" w:rsidR="00CD03E5" w:rsidRPr="007A06F5" w:rsidRDefault="00CD03E5" w:rsidP="00450DB4">
      <w:pPr>
        <w:pStyle w:val="Odstavecseseznamem"/>
        <w:spacing w:after="120" w:line="240" w:lineRule="auto"/>
        <w:ind w:left="915"/>
        <w:rPr>
          <w:rFonts w:ascii="Times New Roman" w:hAnsi="Times New Roman" w:cs="Times New Roman"/>
          <w:lang w:val="la-Latn"/>
        </w:rPr>
      </w:pPr>
      <w:r w:rsidRPr="007A06F5">
        <w:rPr>
          <w:rFonts w:ascii="Times New Roman" w:hAnsi="Times New Roman" w:cs="Times New Roman"/>
          <w:lang w:val="la-Latn"/>
        </w:rPr>
        <w:t xml:space="preserve">INCIPIT PROLOGVS BEDAE PRESBITERI DE REMEDIIS </w:t>
      </w:r>
      <w:commentRangeStart w:id="101"/>
      <w:r w:rsidRPr="007A06F5">
        <w:rPr>
          <w:rFonts w:ascii="Times New Roman" w:hAnsi="Times New Roman" w:cs="Times New Roman"/>
          <w:lang w:val="la-Latn"/>
        </w:rPr>
        <w:t>PECCATORUM</w:t>
      </w:r>
      <w:commentRangeEnd w:id="101"/>
      <w:r w:rsidRPr="007A06F5">
        <w:rPr>
          <w:rStyle w:val="Odkaznakoment"/>
          <w:rFonts w:ascii="Times New Roman" w:hAnsi="Times New Roman" w:cs="Times New Roman"/>
          <w:lang w:val="la-Latn"/>
        </w:rPr>
        <w:commentReference w:id="101"/>
      </w:r>
    </w:p>
    <w:p w14:paraId="30A47C9B" w14:textId="77777777" w:rsidR="00BA5266" w:rsidRPr="007A06F5" w:rsidRDefault="00BA5266" w:rsidP="00450DB4">
      <w:pPr>
        <w:spacing w:after="120" w:line="240" w:lineRule="auto"/>
        <w:rPr>
          <w:rFonts w:ascii="Times New Roman" w:hAnsi="Times New Roman" w:cs="Times New Roman"/>
          <w:lang w:val="la-Latn"/>
        </w:rPr>
      </w:pPr>
    </w:p>
    <w:p w14:paraId="314D1A01" w14:textId="3F2D082C" w:rsidR="005724D8" w:rsidRPr="007A06F5" w:rsidRDefault="0062682B"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02" w:name="_Toc194615179"/>
      <w:r w:rsidRPr="007A06F5">
        <w:rPr>
          <w:rFonts w:ascii="Times New Roman" w:hAnsi="Times New Roman" w:cs="Times New Roman"/>
          <w:b/>
          <w:color w:val="000000" w:themeColor="text1"/>
          <w:sz w:val="28"/>
          <w:szCs w:val="28"/>
          <w:lang w:val="la-Latn"/>
        </w:rPr>
        <w:t xml:space="preserve">St. Adalbert (?), </w:t>
      </w:r>
      <w:r w:rsidR="005724D8" w:rsidRPr="007A06F5">
        <w:rPr>
          <w:rFonts w:ascii="Times New Roman" w:hAnsi="Times New Roman" w:cs="Times New Roman"/>
          <w:b/>
          <w:color w:val="000000" w:themeColor="text1"/>
          <w:sz w:val="28"/>
          <w:szCs w:val="28"/>
          <w:lang w:val="la-Latn"/>
        </w:rPr>
        <w:t>INCIPIT AMMONICIO ET EXORTACIO EPISCOPALIS, 51r-53r</w:t>
      </w:r>
      <w:bookmarkEnd w:id="102"/>
    </w:p>
    <w:p w14:paraId="75EB6E14" w14:textId="5EBEB598" w:rsidR="00BA5266"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highlight w:val="yellow"/>
          <w:lang w:val="la-Latn"/>
        </w:rPr>
        <w:t>(Von anderer Hand</w:t>
      </w:r>
      <w:r w:rsidR="00BA5266" w:rsidRPr="007A06F5">
        <w:rPr>
          <w:rFonts w:ascii="Times New Roman" w:hAnsi="Times New Roman" w:cs="Times New Roman"/>
          <w:lang w:val="la-Latn"/>
        </w:rPr>
        <w:t>) INCIPIT AMMONICIO ET EXORTACIO EPISCOPALIS (ed. Zagiba, Der Kodex 217 der Stiftsbibliothek Heiligenkreuz, S. 69-71</w:t>
      </w:r>
      <w:r w:rsidR="0031713F" w:rsidRPr="007A06F5">
        <w:rPr>
          <w:rFonts w:ascii="Times New Roman" w:hAnsi="Times New Roman" w:cs="Times New Roman"/>
          <w:lang w:val="la-Latn"/>
        </w:rPr>
        <w:t>; ed.</w:t>
      </w:r>
      <w:r w:rsidR="009042C7" w:rsidRPr="007A06F5">
        <w:rPr>
          <w:rFonts w:ascii="Times New Roman" w:hAnsi="Times New Roman" w:cs="Times New Roman"/>
          <w:lang w:val="la-Latn"/>
        </w:rPr>
        <w:t>.</w:t>
      </w:r>
      <w:r w:rsidR="0031713F" w:rsidRPr="007A06F5">
        <w:rPr>
          <w:rFonts w:ascii="Times New Roman" w:hAnsi="Times New Roman" w:cs="Times New Roman"/>
          <w:lang w:val="la-Latn"/>
        </w:rPr>
        <w:t xml:space="preserve"> Třeštík, J. Zachová</w:t>
      </w:r>
      <w:r w:rsidR="00BA5266" w:rsidRPr="007A06F5">
        <w:rPr>
          <w:rFonts w:ascii="Times New Roman" w:hAnsi="Times New Roman" w:cs="Times New Roman"/>
          <w:lang w:val="la-Latn"/>
        </w:rPr>
        <w:t>).</w:t>
      </w:r>
    </w:p>
    <w:p w14:paraId="63EAEDAC" w14:textId="77777777" w:rsidR="0031713F" w:rsidRPr="007A06F5" w:rsidRDefault="00366644" w:rsidP="00450DB4">
      <w:pPr>
        <w:spacing w:after="120" w:line="240" w:lineRule="auto"/>
        <w:ind w:left="150" w:right="105"/>
        <w:rPr>
          <w:rFonts w:ascii="Times New Roman" w:eastAsia="Times New Roman" w:hAnsi="Times New Roman" w:cs="Times New Roman"/>
          <w:b/>
          <w:bCs/>
          <w:sz w:val="27"/>
          <w:szCs w:val="27"/>
          <w:lang w:val="la-Latn" w:eastAsia="cs-CZ"/>
        </w:rPr>
      </w:pPr>
      <w:r w:rsidRPr="007A06F5">
        <w:lastRenderedPageBreak/>
        <w:fldChar w:fldCharType="begin"/>
      </w:r>
      <w:r w:rsidRPr="007A06F5">
        <w:rPr>
          <w:rFonts w:ascii="Times New Roman" w:hAnsi="Times New Roman" w:cs="Times New Roman"/>
          <w:lang w:val="la-Latn"/>
          <w:rPrChange w:id="103" w:author="Kalhous, David" w:date="2017-07-11T11:23:00Z">
            <w:rPr/>
          </w:rPrChange>
        </w:rPr>
        <w:instrText xml:space="preserve"> HYPERLINK "http://web.archive.org/web/20070610012032/http://www.sendme.cz/trestik/ammonitio.htm" </w:instrText>
      </w:r>
      <w:r w:rsidRPr="007A06F5">
        <w:fldChar w:fldCharType="separate"/>
      </w:r>
      <w:r w:rsidR="0031713F" w:rsidRPr="007A06F5">
        <w:rPr>
          <w:rStyle w:val="Hypertextovodkaz"/>
          <w:rFonts w:ascii="Times New Roman" w:eastAsia="Times New Roman" w:hAnsi="Times New Roman" w:cs="Times New Roman"/>
          <w:b/>
          <w:bCs/>
          <w:sz w:val="27"/>
          <w:szCs w:val="27"/>
          <w:lang w:val="la-Latn" w:eastAsia="cs-CZ"/>
        </w:rPr>
        <w:t>http://web.archive.org/web/20070610012032/http://www.sendme.cz/trestik/ammonitio.htm</w:t>
      </w:r>
      <w:r w:rsidRPr="007A06F5">
        <w:rPr>
          <w:rStyle w:val="Hypertextovodkaz"/>
          <w:rFonts w:ascii="Times New Roman" w:eastAsia="Times New Roman" w:hAnsi="Times New Roman" w:cs="Times New Roman"/>
          <w:b/>
          <w:bCs/>
          <w:sz w:val="27"/>
          <w:szCs w:val="27"/>
          <w:lang w:val="la-Latn" w:eastAsia="cs-CZ"/>
        </w:rPr>
        <w:fldChar w:fldCharType="end"/>
      </w:r>
    </w:p>
    <w:p w14:paraId="46ACDBCA" w14:textId="77777777" w:rsidR="0031713F" w:rsidRPr="007A06F5" w:rsidRDefault="0031713F" w:rsidP="00450DB4">
      <w:pPr>
        <w:spacing w:after="120" w:line="240" w:lineRule="auto"/>
        <w:ind w:left="150" w:right="105"/>
        <w:rPr>
          <w:rFonts w:ascii="Times New Roman" w:eastAsia="Times New Roman" w:hAnsi="Times New Roman" w:cs="Times New Roman"/>
          <w:b/>
          <w:bCs/>
          <w:sz w:val="27"/>
          <w:szCs w:val="27"/>
          <w:lang w:val="la-Latn" w:eastAsia="cs-CZ"/>
        </w:rPr>
      </w:pPr>
    </w:p>
    <w:p w14:paraId="7078BB55"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b/>
          <w:bCs/>
          <w:sz w:val="27"/>
          <w:szCs w:val="27"/>
          <w:lang w:val="la-Latn" w:eastAsia="cs-CZ"/>
        </w:rPr>
        <w:t>Ammonitio et exortatio episcopalis</w:t>
      </w:r>
    </w:p>
    <w:p w14:paraId="62B79BBF" w14:textId="128EBFA5"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Codex monasterii Heiligenkreuz</w:t>
      </w:r>
      <w:r w:rsidR="009042C7"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217 saec.10.-11.,</w:t>
      </w:r>
      <w:r w:rsidR="009042C7"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51r-53r</w:t>
      </w:r>
    </w:p>
    <w:p w14:paraId="38DECF92"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Ed. et transl. Jana Zachová</w:t>
      </w:r>
    </w:p>
    <w:p w14:paraId="56CDDE11"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Český časopis historický 99, 2001. str. 287-292, stránky jsou vyznačeny červeně.</w:t>
      </w:r>
    </w:p>
    <w:p w14:paraId="32CD1DB3" w14:textId="77777777" w:rsidR="0031713F" w:rsidRPr="007A06F5" w:rsidRDefault="00000000" w:rsidP="00450DB4">
      <w:pPr>
        <w:spacing w:after="120" w:line="240" w:lineRule="auto"/>
        <w:rPr>
          <w:rFonts w:ascii="Times New Roman" w:eastAsia="Times New Roman" w:hAnsi="Times New Roman" w:cs="Times New Roman"/>
          <w:sz w:val="24"/>
          <w:szCs w:val="24"/>
          <w:lang w:val="la-Latn" w:eastAsia="cs-CZ"/>
        </w:rPr>
      </w:pPr>
      <w:r>
        <w:rPr>
          <w:rFonts w:ascii="Times New Roman" w:eastAsia="Times New Roman" w:hAnsi="Times New Roman" w:cs="Times New Roman"/>
          <w:sz w:val="24"/>
          <w:szCs w:val="24"/>
          <w:lang w:val="la-Latn" w:eastAsia="cs-CZ"/>
        </w:rPr>
        <w:pict w14:anchorId="3223C6B8">
          <v:rect id="_x0000_i1025" style="width:0;height:.75pt" o:hrstd="t" o:hrnoshade="t" o:hr="t" fillcolor="navy" stroked="f"/>
        </w:pict>
      </w:r>
    </w:p>
    <w:p w14:paraId="01F9289C"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b/>
          <w:bCs/>
          <w:color w:val="FF0000"/>
          <w:sz w:val="24"/>
          <w:szCs w:val="24"/>
          <w:lang w:val="la-Latn" w:eastAsia="cs-CZ"/>
        </w:rPr>
        <w:t>287</w:t>
      </w:r>
      <w:r w:rsidRPr="007A06F5">
        <w:rPr>
          <w:rFonts w:ascii="Times New Roman" w:eastAsia="Times New Roman" w:hAnsi="Times New Roman" w:cs="Times New Roman"/>
          <w:b/>
          <w:bCs/>
          <w:sz w:val="24"/>
          <w:szCs w:val="24"/>
          <w:lang w:val="la-Latn" w:eastAsia="cs-CZ"/>
        </w:rPr>
        <w:t xml:space="preserve"> (51r)</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Incipit ammonicio et exortacio episcopalis.</w:t>
      </w:r>
    </w:p>
    <w:p w14:paraId="4E978E36"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b/>
          <w:bCs/>
          <w:sz w:val="24"/>
          <w:szCs w:val="24"/>
          <w:lang w:val="la-Latn" w:eastAsia="cs-CZ"/>
        </w:rPr>
        <w:t>De ammonicione ad presbiteros.</w:t>
      </w:r>
    </w:p>
    <w:p w14:paraId="27378789"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Postquam protoplasti astutis virulente fraudibus vipperę decepti [sunt]</w:t>
      </w:r>
      <w:r w:rsidRPr="007A06F5">
        <w:rPr>
          <w:rFonts w:ascii="Times New Roman" w:eastAsia="Times New Roman" w:hAnsi="Times New Roman" w:cs="Times New Roman"/>
          <w:sz w:val="24"/>
          <w:szCs w:val="24"/>
          <w:vertAlign w:val="superscript"/>
          <w:lang w:val="la-Latn" w:eastAsia="cs-CZ"/>
        </w:rPr>
        <w:t>a</w:t>
      </w:r>
      <w:r w:rsidRPr="007A06F5">
        <w:rPr>
          <w:rFonts w:ascii="Times New Roman" w:eastAsia="Times New Roman" w:hAnsi="Times New Roman" w:cs="Times New Roman"/>
          <w:sz w:val="24"/>
          <w:szCs w:val="24"/>
          <w:lang w:val="la-Latn" w:eastAsia="cs-CZ"/>
        </w:rPr>
        <w:t>, superbus totam admodum prevaluerat hostis in prosapiam, ut nulli iam quodammodo fortium spes orci additum evadendi superesse videretur, clementissimus tum rerum conditor, haut repentina motus misericordia, verbum sibi coeternum ceu lumen radians opacas mundi transmisit in umbras. Cumque verus heres per intactam castę clausulam matris propriam ingressus vineam exiguos palmites vix pullulantes in ea reperisset, magno cum studio vetustam in eis rubiginem detergens, in vera</w:t>
      </w:r>
      <w:r w:rsidRPr="007A06F5">
        <w:rPr>
          <w:rFonts w:ascii="Times New Roman" w:eastAsia="Times New Roman" w:hAnsi="Times New Roman" w:cs="Times New Roman"/>
          <w:sz w:val="24"/>
          <w:szCs w:val="24"/>
          <w:vertAlign w:val="superscript"/>
          <w:lang w:val="la-Latn" w:eastAsia="cs-CZ"/>
        </w:rPr>
        <w:t>b</w:t>
      </w:r>
      <w:r w:rsidRPr="007A06F5">
        <w:rPr>
          <w:rFonts w:ascii="Times New Roman" w:eastAsia="Times New Roman" w:hAnsi="Times New Roman" w:cs="Times New Roman"/>
          <w:sz w:val="24"/>
          <w:szCs w:val="24"/>
          <w:lang w:val="la-Latn" w:eastAsia="cs-CZ"/>
        </w:rPr>
        <w:t xml:space="preserve"> viti</w:t>
      </w:r>
      <w:r w:rsidRPr="007A06F5">
        <w:rPr>
          <w:rFonts w:ascii="Times New Roman" w:eastAsia="Times New Roman" w:hAnsi="Times New Roman" w:cs="Times New Roman"/>
          <w:sz w:val="24"/>
          <w:szCs w:val="24"/>
          <w:vertAlign w:val="superscript"/>
          <w:lang w:val="la-Latn" w:eastAsia="cs-CZ"/>
        </w:rPr>
        <w:t>1</w:t>
      </w:r>
      <w:r w:rsidRPr="007A06F5">
        <w:rPr>
          <w:rFonts w:ascii="Times New Roman" w:eastAsia="Times New Roman" w:hAnsi="Times New Roman" w:cs="Times New Roman"/>
          <w:sz w:val="24"/>
          <w:szCs w:val="24"/>
          <w:lang w:val="la-Latn" w:eastAsia="cs-CZ"/>
        </w:rPr>
        <w:t xml:space="preserve"> suo tempore fructificaturos miseratus inseruit. Tandemque suo sancto proposito gloriosissime peracto victor opimus ascenso cęlo ad dexteram patris nostra cum carne resedit. Sed quia opificis tanti manu opus insertum perire</w:t>
      </w:r>
      <w:r w:rsidRPr="007A06F5">
        <w:rPr>
          <w:rFonts w:ascii="Times New Roman" w:eastAsia="Times New Roman" w:hAnsi="Times New Roman" w:cs="Times New Roman"/>
          <w:sz w:val="24"/>
          <w:szCs w:val="24"/>
          <w:vertAlign w:val="superscript"/>
          <w:lang w:val="la-Latn" w:eastAsia="cs-CZ"/>
        </w:rPr>
        <w:t>c</w:t>
      </w:r>
      <w:r w:rsidRPr="007A06F5">
        <w:rPr>
          <w:rFonts w:ascii="Times New Roman" w:eastAsia="Times New Roman" w:hAnsi="Times New Roman" w:cs="Times New Roman"/>
          <w:sz w:val="24"/>
          <w:szCs w:val="24"/>
          <w:lang w:val="la-Latn" w:eastAsia="cs-CZ"/>
        </w:rPr>
        <w:t xml:space="preserve"> omnimodo inpossibile erat, prefatorum palmitum radice in fide non ficta arcius inpressa, tanti predicationum</w:t>
      </w:r>
      <w:r w:rsidRPr="007A06F5">
        <w:rPr>
          <w:rFonts w:ascii="Times New Roman" w:eastAsia="Times New Roman" w:hAnsi="Times New Roman" w:cs="Times New Roman"/>
          <w:sz w:val="24"/>
          <w:szCs w:val="24"/>
          <w:vertAlign w:val="superscript"/>
          <w:lang w:val="la-Latn" w:eastAsia="cs-CZ"/>
        </w:rPr>
        <w:t>d</w:t>
      </w:r>
      <w:r w:rsidRPr="007A06F5">
        <w:rPr>
          <w:rFonts w:ascii="Times New Roman" w:eastAsia="Times New Roman" w:hAnsi="Times New Roman" w:cs="Times New Roman"/>
          <w:sz w:val="24"/>
          <w:szCs w:val="24"/>
          <w:lang w:val="la-Latn" w:eastAsia="cs-CZ"/>
        </w:rPr>
        <w:t xml:space="preserve"> fructus accrevere, ut - secundum almi psalmografi veridicam sententiam</w:t>
      </w:r>
      <w:r w:rsidRPr="007A06F5">
        <w:rPr>
          <w:rFonts w:ascii="Times New Roman" w:eastAsia="Times New Roman" w:hAnsi="Times New Roman" w:cs="Times New Roman"/>
          <w:sz w:val="24"/>
          <w:szCs w:val="24"/>
          <w:vertAlign w:val="superscript"/>
          <w:lang w:val="la-Latn" w:eastAsia="cs-CZ"/>
        </w:rPr>
        <w:t>2</w:t>
      </w:r>
      <w:r w:rsidRPr="007A06F5">
        <w:rPr>
          <w:rFonts w:ascii="Times New Roman" w:eastAsia="Times New Roman" w:hAnsi="Times New Roman" w:cs="Times New Roman"/>
          <w:sz w:val="24"/>
          <w:szCs w:val="24"/>
          <w:lang w:val="la-Latn" w:eastAsia="cs-CZ"/>
        </w:rPr>
        <w:t xml:space="preserve"> - iam in omnem terram sonus ac in fines soli eorum verba dilatata divino profectu</w:t>
      </w:r>
      <w:r w:rsidRPr="007A06F5">
        <w:rPr>
          <w:rFonts w:ascii="Times New Roman" w:eastAsia="Times New Roman" w:hAnsi="Times New Roman" w:cs="Times New Roman"/>
          <w:sz w:val="24"/>
          <w:szCs w:val="24"/>
          <w:vertAlign w:val="superscript"/>
          <w:lang w:val="la-Latn" w:eastAsia="cs-CZ"/>
        </w:rPr>
        <w:t>e</w:t>
      </w:r>
      <w:r w:rsidRPr="007A06F5">
        <w:rPr>
          <w:rFonts w:ascii="Times New Roman" w:eastAsia="Times New Roman" w:hAnsi="Times New Roman" w:cs="Times New Roman"/>
          <w:sz w:val="24"/>
          <w:szCs w:val="24"/>
          <w:lang w:val="la-Latn" w:eastAsia="cs-CZ"/>
        </w:rPr>
        <w:t xml:space="preserve"> maturescerent. Ex quorum suavissimo sonitu copia credentium e diversissimis partibus mundi concita, etsi iam totius summam numeri </w:t>
      </w:r>
      <w:r w:rsidRPr="007A06F5">
        <w:rPr>
          <w:rFonts w:ascii="Times New Roman" w:eastAsia="Times New Roman" w:hAnsi="Times New Roman" w:cs="Times New Roman"/>
          <w:sz w:val="24"/>
          <w:szCs w:val="24"/>
          <w:vertAlign w:val="superscript"/>
          <w:lang w:val="la-Latn" w:eastAsia="cs-CZ"/>
        </w:rPr>
        <w:t>*</w:t>
      </w:r>
      <w:r w:rsidRPr="007A06F5">
        <w:rPr>
          <w:rFonts w:ascii="Times New Roman" w:eastAsia="Times New Roman" w:hAnsi="Times New Roman" w:cs="Times New Roman"/>
          <w:sz w:val="24"/>
          <w:szCs w:val="24"/>
          <w:lang w:val="la-Latn" w:eastAsia="cs-CZ"/>
        </w:rPr>
        <w:t>sua magnitudine</w:t>
      </w:r>
      <w:r w:rsidRPr="007A06F5">
        <w:rPr>
          <w:rFonts w:ascii="Times New Roman" w:eastAsia="Times New Roman" w:hAnsi="Times New Roman" w:cs="Times New Roman"/>
          <w:sz w:val="24"/>
          <w:szCs w:val="24"/>
          <w:vertAlign w:val="superscript"/>
          <w:lang w:val="la-Latn" w:eastAsia="cs-CZ"/>
        </w:rPr>
        <w:t>*f</w:t>
      </w:r>
      <w:r w:rsidRPr="007A06F5">
        <w:rPr>
          <w:rFonts w:ascii="Times New Roman" w:eastAsia="Times New Roman" w:hAnsi="Times New Roman" w:cs="Times New Roman"/>
          <w:sz w:val="24"/>
          <w:szCs w:val="24"/>
          <w:lang w:val="la-Latn" w:eastAsia="cs-CZ"/>
        </w:rPr>
        <w:t xml:space="preserve"> vinceret, his tamen per diversa transitoriorum suppliciorum genera ad percipiendam inmarcescibilem coronam</w:t>
      </w:r>
      <w:r w:rsidRPr="007A06F5">
        <w:rPr>
          <w:rFonts w:ascii="Times New Roman" w:eastAsia="Times New Roman" w:hAnsi="Times New Roman" w:cs="Times New Roman"/>
          <w:sz w:val="24"/>
          <w:szCs w:val="24"/>
          <w:vertAlign w:val="superscript"/>
          <w:lang w:val="la-Latn" w:eastAsia="cs-CZ"/>
        </w:rPr>
        <w:t>3</w:t>
      </w:r>
      <w:r w:rsidRPr="007A06F5">
        <w:rPr>
          <w:rFonts w:ascii="Times New Roman" w:eastAsia="Times New Roman" w:hAnsi="Times New Roman" w:cs="Times New Roman"/>
          <w:sz w:val="24"/>
          <w:szCs w:val="24"/>
          <w:lang w:val="la-Latn" w:eastAsia="cs-CZ"/>
        </w:rPr>
        <w:t xml:space="preserve"> divinitus vocatis, multi a veritatis tramite deviantes per abrupta quęque </w:t>
      </w:r>
      <w:r w:rsidRPr="007A06F5">
        <w:rPr>
          <w:rFonts w:ascii="Times New Roman" w:eastAsia="Times New Roman" w:hAnsi="Times New Roman" w:cs="Times New Roman"/>
          <w:b/>
          <w:bCs/>
          <w:sz w:val="24"/>
          <w:szCs w:val="24"/>
          <w:lang w:val="la-Latn" w:eastAsia="cs-CZ"/>
        </w:rPr>
        <w:t>(51v)</w:t>
      </w:r>
      <w:r w:rsidRPr="007A06F5">
        <w:rPr>
          <w:rFonts w:ascii="Times New Roman" w:eastAsia="Times New Roman" w:hAnsi="Times New Roman" w:cs="Times New Roman"/>
          <w:sz w:val="24"/>
          <w:szCs w:val="24"/>
          <w:lang w:val="la-Latn" w:eastAsia="cs-CZ"/>
        </w:rPr>
        <w:t xml:space="preserve"> hereticę pravitatis invio tramite abierunt. At pietas divina, quę nec in se sperantes opimo sanctę spei fructu privatur, nec impios quosque inpune bachare iusto iudicio sinit, viros eximios suę orthodoxę ecclesię - etsi membratim per orbem divisę - regendę preposuit. Qui synodalibus decretis, ut sibi utque sibi commisso gregi normaliter foret vivendum, agio aspirante flammine admodum honeste sanxerunt.</w:t>
      </w:r>
    </w:p>
    <w:p w14:paraId="18575C0D" w14:textId="77777777"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Quapropter quid causę quidve iustę excusationis miseri soloque accidentis nomine episcopi nos proferre speramus. Licet enim innumerabilium, maxime tamen trium generaliorum periculorum, duorum scilicet singularium, tertii autem pluralis, suspecto</w:t>
      </w:r>
      <w:r w:rsidRPr="007A06F5">
        <w:rPr>
          <w:rFonts w:ascii="Times New Roman" w:eastAsia="Times New Roman" w:hAnsi="Times New Roman" w:cs="Times New Roman"/>
          <w:sz w:val="24"/>
          <w:szCs w:val="24"/>
          <w:vertAlign w:val="superscript"/>
          <w:lang w:val="la-Latn" w:eastAsia="cs-CZ"/>
        </w:rPr>
        <w:t>g</w:t>
      </w:r>
      <w:r w:rsidRPr="007A06F5">
        <w:rPr>
          <w:rFonts w:ascii="Times New Roman" w:eastAsia="Times New Roman" w:hAnsi="Times New Roman" w:cs="Times New Roman"/>
          <w:sz w:val="24"/>
          <w:szCs w:val="24"/>
          <w:lang w:val="la-Latn" w:eastAsia="cs-CZ"/>
        </w:rPr>
        <w:t xml:space="preserve"> sub pondere fatiscimus, quod haut digni sancti officio pastoris functi subque eo indignius perseverantes, emulorum interdum superbis dictis, propria interdum ignavia neglegentes facti, clauso ore mutilamus. Nunc vero vestram fraternitatem toto cordis et corporis an[n]isu petimus ac obsecramus, quo ne diucius vestra obstinacia nostris monitis contraire flocti pendat, nam nos quidem cęteris, licet rei, a culpa, tamen </w:t>
      </w:r>
      <w:r w:rsidRPr="007A06F5">
        <w:rPr>
          <w:rFonts w:ascii="Times New Roman" w:eastAsia="Times New Roman" w:hAnsi="Times New Roman" w:cs="Times New Roman"/>
          <w:b/>
          <w:bCs/>
          <w:color w:val="FF0000"/>
          <w:sz w:val="24"/>
          <w:szCs w:val="24"/>
          <w:lang w:val="la-Latn" w:eastAsia="cs-CZ"/>
        </w:rPr>
        <w:t>288</w:t>
      </w:r>
      <w:r w:rsidRPr="007A06F5">
        <w:rPr>
          <w:rFonts w:ascii="Times New Roman" w:eastAsia="Times New Roman" w:hAnsi="Times New Roman" w:cs="Times New Roman"/>
          <w:sz w:val="24"/>
          <w:szCs w:val="24"/>
          <w:lang w:val="la-Latn" w:eastAsia="cs-CZ"/>
        </w:rPr>
        <w:t xml:space="preserve"> vestrae frequentissimę ammoniciones deo absolvente in eius et bonis timendo iudicio, quantum in eiusdem confidimus pietate, liberi apparebimus.</w:t>
      </w:r>
    </w:p>
    <w:p w14:paraId="6A732AEC" w14:textId="78FCD1E4"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Haec quidem vobis, filii in Christo karissimi, paterno more proponimus, ceterum quia in vobis quosdam tam rigidos tamque inreligiosos non sine magno cordis gemitu cernimus; eorum putrido vulneri </w:t>
      </w:r>
      <w:r w:rsidRPr="007A06F5">
        <w:rPr>
          <w:rFonts w:ascii="Times New Roman" w:eastAsia="Times New Roman" w:hAnsi="Times New Roman" w:cs="Times New Roman"/>
          <w:b/>
          <w:bCs/>
          <w:sz w:val="24"/>
          <w:szCs w:val="24"/>
          <w:lang w:val="la-Latn" w:eastAsia="cs-CZ"/>
        </w:rPr>
        <w:t>(52r)</w:t>
      </w:r>
      <w:r w:rsidRPr="007A06F5">
        <w:rPr>
          <w:rFonts w:ascii="Times New Roman" w:eastAsia="Times New Roman" w:hAnsi="Times New Roman" w:cs="Times New Roman"/>
          <w:sz w:val="24"/>
          <w:szCs w:val="24"/>
          <w:lang w:val="la-Latn" w:eastAsia="cs-CZ"/>
        </w:rPr>
        <w:t xml:space="preserve"> vel post balnea flebotomum apponendum esse Salomonis dicto inlecti censemus, qui sic de domino ait</w:t>
      </w:r>
      <w:r w:rsidRPr="007A06F5">
        <w:rPr>
          <w:rFonts w:ascii="Times New Roman" w:eastAsia="Times New Roman" w:hAnsi="Times New Roman" w:cs="Times New Roman"/>
          <w:sz w:val="24"/>
          <w:szCs w:val="24"/>
          <w:vertAlign w:val="superscript"/>
          <w:lang w:val="la-Latn" w:eastAsia="cs-CZ"/>
        </w:rPr>
        <w:t>4</w:t>
      </w:r>
      <w:r w:rsidRPr="007A06F5">
        <w:rPr>
          <w:rFonts w:ascii="Times New Roman" w:eastAsia="Times New Roman" w:hAnsi="Times New Roman" w:cs="Times New Roman"/>
          <w:sz w:val="24"/>
          <w:szCs w:val="24"/>
          <w:lang w:val="la-Latn" w:eastAsia="cs-CZ"/>
        </w:rPr>
        <w:t xml:space="preserve">: „Quia quem diligit, corripit“. Sed si episscoparum atque flagellorum correpcio intollerabilis omnino, quae et nobis non adeo suavis esse </w:t>
      </w:r>
      <w:r w:rsidRPr="007A06F5">
        <w:rPr>
          <w:rFonts w:ascii="Times New Roman" w:eastAsia="Times New Roman" w:hAnsi="Times New Roman" w:cs="Times New Roman"/>
          <w:sz w:val="24"/>
          <w:szCs w:val="24"/>
          <w:lang w:val="la-Latn" w:eastAsia="cs-CZ"/>
        </w:rPr>
        <w:lastRenderedPageBreak/>
        <w:t xml:space="preserve">videtur, nos canonici eos </w:t>
      </w:r>
      <w:r w:rsidR="00524CAA" w:rsidRPr="00524CAA">
        <w:rPr>
          <w:rFonts w:ascii="Times New Roman" w:eastAsia="Times New Roman" w:hAnsi="Times New Roman" w:cs="Times New Roman"/>
          <w:b/>
          <w:sz w:val="24"/>
          <w:szCs w:val="24"/>
          <w:lang w:val="la-Latn" w:eastAsia="cs-CZ"/>
        </w:rPr>
        <w:t>auctorit</w:t>
      </w:r>
      <w:r w:rsidRPr="007A06F5">
        <w:rPr>
          <w:rFonts w:ascii="Times New Roman" w:eastAsia="Times New Roman" w:hAnsi="Times New Roman" w:cs="Times New Roman"/>
          <w:sz w:val="24"/>
          <w:szCs w:val="24"/>
          <w:lang w:val="la-Latn" w:eastAsia="cs-CZ"/>
        </w:rPr>
        <w:t>ate graviori quidem his, qui integrum sapere queunt, ni inobedientes esse desierint, aut excommunicemus aut deponamus aut tandem, si perseveraverint, orrendo sub anathemate constringamus. Quid enim vesanius quam corporalia</w:t>
      </w:r>
      <w:r w:rsidRPr="007A06F5">
        <w:rPr>
          <w:rFonts w:ascii="Times New Roman" w:eastAsia="Times New Roman" w:hAnsi="Times New Roman" w:cs="Times New Roman"/>
          <w:sz w:val="24"/>
          <w:szCs w:val="24"/>
          <w:vertAlign w:val="superscript"/>
          <w:lang w:val="la-Latn" w:eastAsia="cs-CZ"/>
        </w:rPr>
        <w:t>h</w:t>
      </w:r>
      <w:r w:rsidRPr="007A06F5">
        <w:rPr>
          <w:rFonts w:ascii="Times New Roman" w:eastAsia="Times New Roman" w:hAnsi="Times New Roman" w:cs="Times New Roman"/>
          <w:sz w:val="24"/>
          <w:szCs w:val="24"/>
          <w:lang w:val="la-Latn" w:eastAsia="cs-CZ"/>
        </w:rPr>
        <w:t xml:space="preserve"> mala detestari, eterna maledicta parvipendere. Non est tamen adeo de his mirandum, qui hęc etiam inperito ore eructare</w:t>
      </w:r>
      <w:r w:rsidRPr="007A06F5">
        <w:rPr>
          <w:rFonts w:ascii="Times New Roman" w:eastAsia="Times New Roman" w:hAnsi="Times New Roman" w:cs="Times New Roman"/>
          <w:sz w:val="24"/>
          <w:szCs w:val="24"/>
          <w:vertAlign w:val="superscript"/>
          <w:lang w:val="la-Latn" w:eastAsia="cs-CZ"/>
        </w:rPr>
        <w:t>i</w:t>
      </w:r>
      <w:r w:rsidRPr="007A06F5">
        <w:rPr>
          <w:rFonts w:ascii="Times New Roman" w:eastAsia="Times New Roman" w:hAnsi="Times New Roman" w:cs="Times New Roman"/>
          <w:sz w:val="24"/>
          <w:szCs w:val="24"/>
          <w:lang w:val="la-Latn" w:eastAsia="cs-CZ"/>
        </w:rPr>
        <w:t xml:space="preserve"> presumunt dicentes: </w:t>
      </w:r>
      <w:r w:rsidRPr="007A06F5">
        <w:rPr>
          <w:rFonts w:ascii="Times New Roman" w:eastAsia="Times New Roman" w:hAnsi="Times New Roman" w:cs="Times New Roman"/>
          <w:i/>
          <w:sz w:val="24"/>
          <w:szCs w:val="24"/>
          <w:lang w:val="la-Latn" w:eastAsia="cs-CZ"/>
        </w:rPr>
        <w:t>„Quid curat de nobis episcopus, aut quid ad eum pertinent, quę eo ignorante, exemplo pene omnium precedente deliquimus, vel cur in nobis nova veteribus ceterorum post positis tanta cum ferocitate prosequitur.“</w:t>
      </w:r>
      <w:r w:rsidRPr="007A06F5">
        <w:rPr>
          <w:rFonts w:ascii="Times New Roman" w:eastAsia="Times New Roman" w:hAnsi="Times New Roman" w:cs="Times New Roman"/>
          <w:sz w:val="24"/>
          <w:szCs w:val="24"/>
          <w:lang w:val="la-Latn" w:eastAsia="cs-CZ"/>
        </w:rPr>
        <w:t xml:space="preserve"> Audite, queso, filii, audite: numquid Deus, quia patres fratresque vestri</w:t>
      </w:r>
      <w:r w:rsidRPr="007A06F5">
        <w:rPr>
          <w:rFonts w:ascii="Times New Roman" w:eastAsia="Times New Roman" w:hAnsi="Times New Roman" w:cs="Times New Roman"/>
          <w:sz w:val="24"/>
          <w:szCs w:val="24"/>
          <w:vertAlign w:val="superscript"/>
          <w:lang w:val="la-Latn" w:eastAsia="cs-CZ"/>
        </w:rPr>
        <w:t>j</w:t>
      </w:r>
      <w:r w:rsidRPr="007A06F5">
        <w:rPr>
          <w:rFonts w:ascii="Times New Roman" w:eastAsia="Times New Roman" w:hAnsi="Times New Roman" w:cs="Times New Roman"/>
          <w:sz w:val="24"/>
          <w:szCs w:val="24"/>
          <w:lang w:val="la-Latn" w:eastAsia="cs-CZ"/>
        </w:rPr>
        <w:t xml:space="preserve"> eque mala fecere, pro dolor, uti affirmatis, et faciunt, eorum quasi incuriosus factus malis, vobis</w:t>
      </w:r>
      <w:r w:rsidRPr="007A06F5">
        <w:rPr>
          <w:rFonts w:ascii="Times New Roman" w:eastAsia="Times New Roman" w:hAnsi="Times New Roman" w:cs="Times New Roman"/>
          <w:sz w:val="24"/>
          <w:szCs w:val="24"/>
          <w:vertAlign w:val="superscript"/>
          <w:lang w:val="la-Latn" w:eastAsia="cs-CZ"/>
        </w:rPr>
        <w:t>k</w:t>
      </w:r>
      <w:r w:rsidRPr="007A06F5">
        <w:rPr>
          <w:rFonts w:ascii="Times New Roman" w:eastAsia="Times New Roman" w:hAnsi="Times New Roman" w:cs="Times New Roman"/>
          <w:sz w:val="24"/>
          <w:szCs w:val="24"/>
          <w:lang w:val="la-Latn" w:eastAsia="cs-CZ"/>
        </w:rPr>
        <w:t xml:space="preserve"> parcat et indulgeat? Et nos, si inveterata mala modo exstirpare minime prevalemus, numquid vel</w:t>
      </w:r>
      <w:r w:rsidRPr="007A06F5">
        <w:rPr>
          <w:rFonts w:ascii="Times New Roman" w:eastAsia="Times New Roman" w:hAnsi="Times New Roman" w:cs="Times New Roman"/>
          <w:sz w:val="24"/>
          <w:szCs w:val="24"/>
          <w:vertAlign w:val="superscript"/>
          <w:lang w:val="la-Latn" w:eastAsia="cs-CZ"/>
        </w:rPr>
        <w:t>l</w:t>
      </w:r>
      <w:r w:rsidRPr="007A06F5">
        <w:rPr>
          <w:rFonts w:ascii="Times New Roman" w:eastAsia="Times New Roman" w:hAnsi="Times New Roman" w:cs="Times New Roman"/>
          <w:sz w:val="24"/>
          <w:szCs w:val="24"/>
          <w:lang w:val="la-Latn" w:eastAsia="cs-CZ"/>
        </w:rPr>
        <w:t xml:space="preserve"> nostris orto</w:t>
      </w:r>
      <w:r w:rsidRPr="007A06F5">
        <w:rPr>
          <w:rFonts w:ascii="Times New Roman" w:eastAsia="Times New Roman" w:hAnsi="Times New Roman" w:cs="Times New Roman"/>
          <w:sz w:val="24"/>
          <w:szCs w:val="24"/>
          <w:vertAlign w:val="superscript"/>
          <w:lang w:val="la-Latn" w:eastAsia="cs-CZ"/>
        </w:rPr>
        <w:t>m</w:t>
      </w:r>
      <w:r w:rsidRPr="007A06F5">
        <w:rPr>
          <w:rFonts w:ascii="Times New Roman" w:eastAsia="Times New Roman" w:hAnsi="Times New Roman" w:cs="Times New Roman"/>
          <w:sz w:val="24"/>
          <w:szCs w:val="24"/>
          <w:lang w:val="la-Latn" w:eastAsia="cs-CZ"/>
        </w:rPr>
        <w:t xml:space="preserve"> temporibus quam maxime eradicare non debemus? Si enim hec, quantum valemus, agere neglegimus, odisse filios Salomone teste</w:t>
      </w:r>
      <w:r w:rsidRPr="007A06F5">
        <w:rPr>
          <w:rFonts w:ascii="Times New Roman" w:eastAsia="Times New Roman" w:hAnsi="Times New Roman" w:cs="Times New Roman"/>
          <w:sz w:val="24"/>
          <w:szCs w:val="24"/>
          <w:vertAlign w:val="superscript"/>
          <w:lang w:val="la-Latn" w:eastAsia="cs-CZ"/>
        </w:rPr>
        <w:t>5</w:t>
      </w:r>
      <w:r w:rsidRPr="007A06F5">
        <w:rPr>
          <w:rFonts w:ascii="Times New Roman" w:eastAsia="Times New Roman" w:hAnsi="Times New Roman" w:cs="Times New Roman"/>
          <w:sz w:val="24"/>
          <w:szCs w:val="24"/>
          <w:lang w:val="la-Latn" w:eastAsia="cs-CZ"/>
        </w:rPr>
        <w:t xml:space="preserve"> convincemur. Et quod nunc, fratres? Qua fiducia gregem, cui vos preesse divina clemencia voluit, de iniusta secundarum subintroductione uxorum, ipsi vestras contra regulam possidentes, commonere temptemini? Si vero causa paupertatis, sicuti testificatis, ne victus vestitusve deficeret, ducere vos easdem coegit, dicite, queso, si ea ipsa pauperies filios etiam ex eis generare magna vi necessitatis vos compulit atque coegit. Sed ne vestra haut satis iusta defensio, qua pene omnes </w:t>
      </w:r>
      <w:r w:rsidRPr="007A06F5">
        <w:rPr>
          <w:rFonts w:ascii="Times New Roman" w:eastAsia="Times New Roman" w:hAnsi="Times New Roman" w:cs="Times New Roman"/>
          <w:b/>
          <w:bCs/>
          <w:sz w:val="24"/>
          <w:szCs w:val="24"/>
          <w:lang w:val="la-Latn" w:eastAsia="cs-CZ"/>
        </w:rPr>
        <w:t>(52v)</w:t>
      </w:r>
      <w:r w:rsidRPr="007A06F5">
        <w:rPr>
          <w:rFonts w:ascii="Times New Roman" w:eastAsia="Times New Roman" w:hAnsi="Times New Roman" w:cs="Times New Roman"/>
          <w:sz w:val="24"/>
          <w:szCs w:val="24"/>
          <w:lang w:val="la-Latn" w:eastAsia="cs-CZ"/>
        </w:rPr>
        <w:t xml:space="preserve"> diversissimis sitarum locis ecclesiarum presbiteros eadem inpune agere clamitatis, a nobis sub taciturnitate omissa quodammodo esse videatur, ei contracto sermone, quantum quimus, respondere - etsi nos admodum parum proficere, ni fallimur, autumamus - non dedignamur. Vir si quidam nobilis, fide probatus, manu largus ad convivium suum more potentium preparatum vos magna cum caritate invitaret atque, ut ita dixerim, predileccione compelleret, e contraque ignotę quidam rustici personę illuc properare proprię ignaviae conscientia teriti, formidantes, ne soli fame cruciarentur, fictis fabulis vos retardarent, vellem</w:t>
      </w:r>
      <w:r w:rsidRPr="007A06F5">
        <w:rPr>
          <w:rFonts w:ascii="Times New Roman" w:eastAsia="Times New Roman" w:hAnsi="Times New Roman" w:cs="Times New Roman"/>
          <w:sz w:val="24"/>
          <w:szCs w:val="24"/>
          <w:vertAlign w:val="superscript"/>
          <w:lang w:val="la-Latn" w:eastAsia="cs-CZ"/>
        </w:rPr>
        <w:t>n</w:t>
      </w:r>
      <w:r w:rsidRPr="007A06F5">
        <w:rPr>
          <w:rFonts w:ascii="Times New Roman" w:eastAsia="Times New Roman" w:hAnsi="Times New Roman" w:cs="Times New Roman"/>
          <w:sz w:val="24"/>
          <w:szCs w:val="24"/>
          <w:lang w:val="la-Latn" w:eastAsia="cs-CZ"/>
        </w:rPr>
        <w:t xml:space="preserve"> scire, cuinam eorum consentire</w:t>
      </w:r>
      <w:r w:rsidRPr="007A06F5">
        <w:rPr>
          <w:rFonts w:ascii="Times New Roman" w:eastAsia="Times New Roman" w:hAnsi="Times New Roman" w:cs="Times New Roman"/>
          <w:sz w:val="24"/>
          <w:szCs w:val="24"/>
          <w:vertAlign w:val="superscript"/>
          <w:lang w:val="la-Latn" w:eastAsia="cs-CZ"/>
        </w:rPr>
        <w:t>o</w:t>
      </w:r>
      <w:r w:rsidRPr="007A06F5">
        <w:rPr>
          <w:rFonts w:ascii="Times New Roman" w:eastAsia="Times New Roman" w:hAnsi="Times New Roman" w:cs="Times New Roman"/>
          <w:sz w:val="24"/>
          <w:szCs w:val="24"/>
          <w:lang w:val="la-Latn" w:eastAsia="cs-CZ"/>
        </w:rPr>
        <w:t xml:space="preserve"> voluissetis, et an despecto convivio vilissimę personę ioco vos detineri pateremini. Ecce, filii karissimi, poli, soli pelagique sator sanctum suum per prophetam filios suos deosque vos ingeminans eternum ad</w:t>
      </w:r>
      <w:r w:rsidRPr="007A06F5">
        <w:rPr>
          <w:rFonts w:ascii="Times New Roman" w:eastAsia="Times New Roman" w:hAnsi="Times New Roman" w:cs="Times New Roman"/>
          <w:sz w:val="24"/>
          <w:szCs w:val="24"/>
          <w:vertAlign w:val="superscript"/>
          <w:lang w:val="la-Latn" w:eastAsia="cs-CZ"/>
        </w:rPr>
        <w:t>p</w:t>
      </w:r>
      <w:r w:rsidRPr="007A06F5">
        <w:rPr>
          <w:rFonts w:ascii="Times New Roman" w:eastAsia="Times New Roman" w:hAnsi="Times New Roman" w:cs="Times New Roman"/>
          <w:sz w:val="24"/>
          <w:szCs w:val="24"/>
          <w:lang w:val="la-Latn" w:eastAsia="cs-CZ"/>
        </w:rPr>
        <w:t xml:space="preserve"> convivium vocare non desistit et tamen quorumque reproborum nec </w:t>
      </w:r>
      <w:r w:rsidRPr="007A06F5">
        <w:rPr>
          <w:rFonts w:ascii="Times New Roman" w:eastAsia="Times New Roman" w:hAnsi="Times New Roman" w:cs="Times New Roman"/>
          <w:b/>
          <w:bCs/>
          <w:color w:val="FF0000"/>
          <w:sz w:val="24"/>
          <w:szCs w:val="24"/>
          <w:lang w:val="la-Latn" w:eastAsia="cs-CZ"/>
        </w:rPr>
        <w:t>289</w:t>
      </w:r>
      <w:r w:rsidRPr="007A06F5">
        <w:rPr>
          <w:rFonts w:ascii="Times New Roman" w:eastAsia="Times New Roman" w:hAnsi="Times New Roman" w:cs="Times New Roman"/>
          <w:sz w:val="24"/>
          <w:szCs w:val="24"/>
          <w:lang w:val="la-Latn" w:eastAsia="cs-CZ"/>
        </w:rPr>
        <w:t xml:space="preserve"> dicendis exemplis, uti dicitis, inpediti, dum plures, quos clemencia divina accendit, totis desideriis </w:t>
      </w:r>
      <w:r w:rsidRPr="007A06F5">
        <w:rPr>
          <w:rFonts w:ascii="Times New Roman" w:eastAsia="Times New Roman" w:hAnsi="Times New Roman" w:cs="Times New Roman"/>
          <w:sz w:val="24"/>
          <w:szCs w:val="24"/>
          <w:vertAlign w:val="superscript"/>
          <w:lang w:val="la-Latn" w:eastAsia="cs-CZ"/>
        </w:rPr>
        <w:t>*</w:t>
      </w:r>
      <w:r w:rsidRPr="007A06F5">
        <w:rPr>
          <w:rFonts w:ascii="Times New Roman" w:eastAsia="Times New Roman" w:hAnsi="Times New Roman" w:cs="Times New Roman"/>
          <w:sz w:val="24"/>
          <w:szCs w:val="24"/>
          <w:lang w:val="la-Latn" w:eastAsia="cs-CZ"/>
        </w:rPr>
        <w:t>supernam ad patriam*</w:t>
      </w:r>
      <w:r w:rsidRPr="007A06F5">
        <w:rPr>
          <w:rFonts w:ascii="Times New Roman" w:eastAsia="Times New Roman" w:hAnsi="Times New Roman" w:cs="Times New Roman"/>
          <w:sz w:val="24"/>
          <w:szCs w:val="24"/>
          <w:vertAlign w:val="superscript"/>
          <w:lang w:val="la-Latn" w:eastAsia="cs-CZ"/>
        </w:rPr>
        <w:t>q</w:t>
      </w:r>
      <w:r w:rsidRPr="007A06F5">
        <w:rPr>
          <w:rFonts w:ascii="Times New Roman" w:eastAsia="Times New Roman" w:hAnsi="Times New Roman" w:cs="Times New Roman"/>
          <w:sz w:val="24"/>
          <w:szCs w:val="24"/>
          <w:lang w:val="la-Latn" w:eastAsia="cs-CZ"/>
        </w:rPr>
        <w:t xml:space="preserve"> anhelare cernitis, eiscum una ad eadem quantocies properare contempnitis. Sed fortasse vestrum aliquis, etsi eorum metu aut nostri potius reverentia mutillare</w:t>
      </w:r>
      <w:r w:rsidRPr="007A06F5">
        <w:rPr>
          <w:rFonts w:ascii="Times New Roman" w:eastAsia="Times New Roman" w:hAnsi="Times New Roman" w:cs="Times New Roman"/>
          <w:sz w:val="24"/>
          <w:szCs w:val="24"/>
          <w:vertAlign w:val="superscript"/>
          <w:lang w:val="la-Latn" w:eastAsia="cs-CZ"/>
        </w:rPr>
        <w:t>r</w:t>
      </w:r>
      <w:r w:rsidRPr="007A06F5">
        <w:rPr>
          <w:rFonts w:ascii="Times New Roman" w:eastAsia="Times New Roman" w:hAnsi="Times New Roman" w:cs="Times New Roman"/>
          <w:sz w:val="24"/>
          <w:szCs w:val="24"/>
          <w:lang w:val="la-Latn" w:eastAsia="cs-CZ"/>
        </w:rPr>
        <w:t xml:space="preserve"> minime presumens, corde faelle</w:t>
      </w:r>
      <w:r w:rsidRPr="007A06F5">
        <w:rPr>
          <w:rFonts w:ascii="Times New Roman" w:eastAsia="Times New Roman" w:hAnsi="Times New Roman" w:cs="Times New Roman"/>
          <w:sz w:val="24"/>
          <w:szCs w:val="24"/>
          <w:vertAlign w:val="superscript"/>
          <w:lang w:val="la-Latn" w:eastAsia="cs-CZ"/>
        </w:rPr>
        <w:t>s</w:t>
      </w:r>
      <w:r w:rsidRPr="007A06F5">
        <w:rPr>
          <w:rFonts w:ascii="Times New Roman" w:eastAsia="Times New Roman" w:hAnsi="Times New Roman" w:cs="Times New Roman"/>
          <w:sz w:val="24"/>
          <w:szCs w:val="24"/>
          <w:lang w:val="la-Latn" w:eastAsia="cs-CZ"/>
        </w:rPr>
        <w:t xml:space="preserve"> falerato hec sibi aput se clanculum inquiat: </w:t>
      </w:r>
      <w:r w:rsidRPr="007A06F5">
        <w:rPr>
          <w:rFonts w:ascii="Times New Roman" w:eastAsia="Times New Roman" w:hAnsi="Times New Roman" w:cs="Times New Roman"/>
          <w:i/>
          <w:sz w:val="24"/>
          <w:szCs w:val="24"/>
          <w:lang w:val="la-Latn" w:eastAsia="cs-CZ"/>
        </w:rPr>
        <w:t>„Vah, numquid tu solus es, hec, ad quę nos observanda tandis</w:t>
      </w:r>
      <w:r w:rsidRPr="007A06F5">
        <w:rPr>
          <w:rFonts w:ascii="Times New Roman" w:eastAsia="Times New Roman" w:hAnsi="Times New Roman" w:cs="Times New Roman"/>
          <w:i/>
          <w:sz w:val="24"/>
          <w:szCs w:val="24"/>
          <w:vertAlign w:val="superscript"/>
          <w:lang w:val="la-Latn" w:eastAsia="cs-CZ"/>
        </w:rPr>
        <w:t>t</w:t>
      </w:r>
      <w:r w:rsidRPr="007A06F5">
        <w:rPr>
          <w:rFonts w:ascii="Times New Roman" w:eastAsia="Times New Roman" w:hAnsi="Times New Roman" w:cs="Times New Roman"/>
          <w:i/>
          <w:sz w:val="24"/>
          <w:szCs w:val="24"/>
          <w:lang w:val="la-Latn" w:eastAsia="cs-CZ"/>
        </w:rPr>
        <w:t xml:space="preserve"> obprobriis compellis, nobis secundum tuam assertionem nec omnino scientibus nec prorsus agentibus, scis et observas?“</w:t>
      </w:r>
      <w:r w:rsidRPr="007A06F5">
        <w:rPr>
          <w:rFonts w:ascii="Times New Roman" w:eastAsia="Times New Roman" w:hAnsi="Times New Roman" w:cs="Times New Roman"/>
          <w:sz w:val="24"/>
          <w:szCs w:val="24"/>
          <w:lang w:val="la-Latn" w:eastAsia="cs-CZ"/>
        </w:rPr>
        <w:t xml:space="preserve"> Ne, queso, alumne, talia - ignorantia te pocius, quod magis optamus, quam presbitero ad hec furtivę provocante - corde in tuo proponas, dum non proprii conscientia boni, non que *</w:t>
      </w:r>
      <w:r w:rsidRPr="007A06F5">
        <w:rPr>
          <w:rFonts w:ascii="Times New Roman" w:eastAsia="Times New Roman" w:hAnsi="Times New Roman" w:cs="Times New Roman"/>
          <w:sz w:val="27"/>
          <w:szCs w:val="27"/>
          <w:lang w:val="la-Latn" w:eastAsia="cs-CZ"/>
        </w:rPr>
        <w:t>&lt;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(53r)</w:t>
      </w:r>
      <w:r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7"/>
          <w:szCs w:val="27"/>
          <w:lang w:val="la-Latn" w:eastAsia="cs-CZ"/>
        </w:rPr>
        <w:t>&gt;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7"/>
          <w:szCs w:val="27"/>
          <w:lang w:val="la-Latn" w:eastAsia="cs-CZ"/>
        </w:rPr>
        <w:t>&lt;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7"/>
          <w:szCs w:val="27"/>
          <w:lang w:val="la-Latn" w:eastAsia="cs-CZ"/>
        </w:rPr>
        <w:t>&gt;</w:t>
      </w:r>
      <w:r w:rsidRPr="007A06F5">
        <w:rPr>
          <w:rFonts w:ascii="Times New Roman" w:eastAsia="Times New Roman" w:hAnsi="Times New Roman" w:cs="Times New Roman"/>
          <w:sz w:val="24"/>
          <w:szCs w:val="24"/>
          <w:lang w:val="la-Latn" w:eastAsia="cs-CZ"/>
        </w:rPr>
        <w:t xml:space="preserve"> coniect</w:t>
      </w:r>
      <w:r w:rsidRPr="007A06F5">
        <w:rPr>
          <w:rFonts w:ascii="Times New Roman" w:eastAsia="Times New Roman" w:hAnsi="Times New Roman" w:cs="Times New Roman"/>
          <w:sz w:val="27"/>
          <w:szCs w:val="27"/>
          <w:lang w:val="la-Latn" w:eastAsia="cs-CZ"/>
        </w:rPr>
        <w:t>&lt;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7"/>
          <w:szCs w:val="27"/>
          <w:lang w:val="la-Latn" w:eastAsia="cs-CZ"/>
        </w:rPr>
        <w:t>&gt;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vertAlign w:val="superscript"/>
          <w:lang w:val="la-Latn" w:eastAsia="cs-CZ"/>
        </w:rPr>
        <w:t>u</w:t>
      </w:r>
      <w:r w:rsidRPr="007A06F5">
        <w:rPr>
          <w:rFonts w:ascii="Times New Roman" w:eastAsia="Times New Roman" w:hAnsi="Times New Roman" w:cs="Times New Roman"/>
          <w:sz w:val="24"/>
          <w:szCs w:val="24"/>
          <w:lang w:val="la-Latn" w:eastAsia="cs-CZ"/>
        </w:rPr>
        <w:t xml:space="preserve"> significas se</w:t>
      </w:r>
      <w:r w:rsidRPr="007A06F5">
        <w:rPr>
          <w:rFonts w:ascii="Times New Roman" w:eastAsia="Times New Roman" w:hAnsi="Times New Roman" w:cs="Times New Roman"/>
          <w:sz w:val="24"/>
          <w:szCs w:val="24"/>
          <w:vertAlign w:val="superscript"/>
          <w:lang w:val="la-Latn" w:eastAsia="cs-CZ"/>
        </w:rPr>
        <w:t>v</w:t>
      </w:r>
      <w:r w:rsidRPr="007A06F5">
        <w:rPr>
          <w:rFonts w:ascii="Times New Roman" w:eastAsia="Times New Roman" w:hAnsi="Times New Roman" w:cs="Times New Roman"/>
          <w:sz w:val="24"/>
          <w:szCs w:val="24"/>
          <w:lang w:val="la-Latn" w:eastAsia="cs-CZ"/>
        </w:rPr>
        <w:t xml:space="preserve"> nisi in aperta significatione nobis insinuaret, quod quocies (w) nobis determinacio rei</w:t>
      </w:r>
      <w:r w:rsidRPr="007A06F5">
        <w:rPr>
          <w:rFonts w:ascii="Times New Roman" w:eastAsia="Times New Roman" w:hAnsi="Times New Roman" w:cs="Times New Roman"/>
          <w:sz w:val="24"/>
          <w:szCs w:val="24"/>
          <w:vertAlign w:val="superscript"/>
          <w:lang w:val="la-Latn" w:eastAsia="cs-CZ"/>
        </w:rPr>
        <w:t>x</w:t>
      </w:r>
      <w:r w:rsidRPr="007A06F5">
        <w:rPr>
          <w:rFonts w:ascii="Times New Roman" w:eastAsia="Times New Roman" w:hAnsi="Times New Roman" w:cs="Times New Roman"/>
          <w:sz w:val="24"/>
          <w:szCs w:val="24"/>
          <w:lang w:val="la-Latn" w:eastAsia="cs-CZ"/>
        </w:rPr>
        <w:t xml:space="preserve"> alicuius esset disponenda, prudenti cum pensacione, terra cordis nostri claraque</w:t>
      </w:r>
      <w:r w:rsidRPr="007A06F5">
        <w:rPr>
          <w:rFonts w:ascii="Times New Roman" w:eastAsia="Times New Roman" w:hAnsi="Times New Roman" w:cs="Times New Roman"/>
          <w:sz w:val="24"/>
          <w:szCs w:val="24"/>
          <w:vertAlign w:val="superscript"/>
          <w:lang w:val="la-Latn" w:eastAsia="cs-CZ"/>
        </w:rPr>
        <w:t>y</w:t>
      </w:r>
      <w:r w:rsidRPr="007A06F5">
        <w:rPr>
          <w:rFonts w:ascii="Times New Roman" w:eastAsia="Times New Roman" w:hAnsi="Times New Roman" w:cs="Times New Roman"/>
          <w:sz w:val="24"/>
          <w:szCs w:val="24"/>
          <w:lang w:val="la-Latn" w:eastAsia="cs-CZ"/>
        </w:rPr>
        <w:t xml:space="preserve"> tocius ingenioli &lt;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..&gt;</w:t>
      </w:r>
      <w:r w:rsidRPr="007A06F5">
        <w:rPr>
          <w:rFonts w:ascii="Times New Roman" w:eastAsia="Times New Roman" w:hAnsi="Times New Roman" w:cs="Times New Roman"/>
          <w:sz w:val="24"/>
          <w:szCs w:val="24"/>
          <w:vertAlign w:val="superscript"/>
          <w:lang w:val="la-Latn" w:eastAsia="cs-CZ"/>
        </w:rPr>
        <w:t>z</w:t>
      </w:r>
      <w:r w:rsidRPr="007A06F5">
        <w:rPr>
          <w:rFonts w:ascii="Times New Roman" w:eastAsia="Times New Roman" w:hAnsi="Times New Roman" w:cs="Times New Roman"/>
          <w:sz w:val="24"/>
          <w:szCs w:val="24"/>
          <w:lang w:val="la-Latn" w:eastAsia="cs-CZ"/>
        </w:rPr>
        <w:t xml:space="preserve"> perscrutata, sit res eadem definienda ac post iudicium ceu</w:t>
      </w:r>
      <w:r w:rsidRPr="007A06F5">
        <w:rPr>
          <w:rFonts w:ascii="Times New Roman" w:eastAsia="Times New Roman" w:hAnsi="Times New Roman" w:cs="Times New Roman"/>
          <w:sz w:val="24"/>
          <w:szCs w:val="24"/>
          <w:vertAlign w:val="superscript"/>
          <w:lang w:val="la-Latn" w:eastAsia="cs-CZ"/>
        </w:rPr>
        <w:t>aa</w:t>
      </w:r>
      <w:r w:rsidRPr="007A06F5">
        <w:rPr>
          <w:rFonts w:ascii="Times New Roman" w:eastAsia="Times New Roman" w:hAnsi="Times New Roman" w:cs="Times New Roman"/>
          <w:sz w:val="24"/>
          <w:szCs w:val="24"/>
          <w:lang w:val="la-Latn" w:eastAsia="cs-CZ"/>
        </w:rPr>
        <w:t xml:space="preserve"> in</w:t>
      </w:r>
      <w:r w:rsidRPr="007A06F5">
        <w:rPr>
          <w:rFonts w:ascii="Times New Roman" w:eastAsia="Times New Roman" w:hAnsi="Times New Roman" w:cs="Times New Roman"/>
          <w:sz w:val="24"/>
          <w:szCs w:val="24"/>
          <w:vertAlign w:val="superscript"/>
          <w:lang w:val="la-Latn" w:eastAsia="cs-CZ"/>
        </w:rPr>
        <w:t>bb</w:t>
      </w:r>
      <w:r w:rsidRPr="007A06F5">
        <w:rPr>
          <w:rFonts w:ascii="Times New Roman" w:eastAsia="Times New Roman" w:hAnsi="Times New Roman" w:cs="Times New Roman"/>
          <w:sz w:val="24"/>
          <w:szCs w:val="24"/>
          <w:lang w:val="la-Latn" w:eastAsia="cs-CZ"/>
        </w:rPr>
        <w:t xml:space="preserve"> principio, ne forte quid sub opinione bone sordis remanserit, humus cordis digito caute inspectionis sit item exaranda. Unde nunc intima cordis intencione nostri cuncta fulgidum ad lumen mentis, que cogitando aut fando vel forte agendo more humano deliquimus, convocare studeamus ac, quantum quimus, corrigere, auxilio divino magno cordis clamore implorato pro posse acceleremus. Sed ne diucius hic noster inpolitus sermo rusticanę vilitatis paucitate vestris crepet in auribus, iam suum finem in eo ponat, a quo sumpsit exordium, patre scilicet aeterno, qui suum per unicum nostra crimina detersit, cum quo in sancti communione spiritus vivit et regnat ac imperat per omnia secula seculi. Amen. </w:t>
      </w:r>
      <w:r w:rsidRPr="007A06F5">
        <w:rPr>
          <w:rFonts w:ascii="Times New Roman" w:eastAsia="Times New Roman" w:hAnsi="Times New Roman" w:cs="Times New Roman"/>
          <w:b/>
          <w:bCs/>
          <w:color w:val="FF0000"/>
          <w:sz w:val="24"/>
          <w:szCs w:val="24"/>
          <w:lang w:val="la-Latn" w:eastAsia="cs-CZ"/>
        </w:rPr>
        <w:t>290</w:t>
      </w:r>
    </w:p>
    <w:p w14:paraId="5F429585" w14:textId="127F97C6"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0"/>
          <w:szCs w:val="20"/>
          <w:lang w:val="la-Latn" w:eastAsia="cs-CZ"/>
        </w:rPr>
        <w:t>V aparátu je užito těchto zkratek: ms.= čtení rukopisu,</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 Zachová, suppl. = suppletum; sscr. = suprascriptum; corr. = correctum, corrigitur; &lt;</w:t>
      </w:r>
      <w:r w:rsidR="005D4A29" w:rsidRPr="007A06F5">
        <w:rPr>
          <w:rFonts w:ascii="Times New Roman" w:eastAsia="Times New Roman" w:hAnsi="Times New Roman" w:cs="Times New Roman"/>
          <w:sz w:val="20"/>
          <w:szCs w:val="20"/>
          <w:lang w:val="la-Latn" w:eastAsia="cs-CZ"/>
        </w:rPr>
        <w:t>.</w:t>
      </w:r>
      <w:r w:rsidRPr="007A06F5">
        <w:rPr>
          <w:rFonts w:ascii="Times New Roman" w:eastAsia="Times New Roman" w:hAnsi="Times New Roman" w:cs="Times New Roman"/>
          <w:sz w:val="20"/>
          <w:szCs w:val="20"/>
          <w:lang w:val="la-Latn" w:eastAsia="cs-CZ"/>
        </w:rPr>
        <w:t>...&gt;</w:t>
      </w:r>
      <w:r w:rsidR="00E55DD3"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slovo na poškozené místě rukopisu; [ ] doplnění editora</w:t>
      </w:r>
    </w:p>
    <w:p w14:paraId="186EFDD7" w14:textId="3290F4B9" w:rsidR="0031713F" w:rsidRPr="007A06F5" w:rsidRDefault="0031713F" w:rsidP="00450DB4">
      <w:pPr>
        <w:spacing w:after="120" w:line="240" w:lineRule="auto"/>
        <w:ind w:left="150"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b/>
          <w:bCs/>
          <w:sz w:val="20"/>
          <w:szCs w:val="20"/>
          <w:lang w:val="la-Latn" w:eastAsia="cs-CZ"/>
        </w:rPr>
        <w:lastRenderedPageBreak/>
        <w:t>a</w:t>
      </w:r>
      <w:r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i/>
          <w:iCs/>
          <w:sz w:val="20"/>
          <w:szCs w:val="20"/>
          <w:lang w:val="la-Latn" w:eastAsia="cs-CZ"/>
        </w:rPr>
        <w:t>suppl. Z;</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post rasuram fortasse verborum:</w:t>
      </w:r>
      <w:r w:rsidRPr="007A06F5">
        <w:rPr>
          <w:rFonts w:ascii="Times New Roman" w:eastAsia="Times New Roman" w:hAnsi="Times New Roman" w:cs="Times New Roman"/>
          <w:sz w:val="20"/>
          <w:szCs w:val="20"/>
          <w:lang w:val="la-Latn" w:eastAsia="cs-CZ"/>
        </w:rPr>
        <w:t xml:space="preserve"> re vera;</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verbum primum deletum legi non;</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corr. ex</w:t>
      </w:r>
      <w:r w:rsidRPr="007A06F5">
        <w:rPr>
          <w:rFonts w:ascii="Times New Roman" w:eastAsia="Times New Roman" w:hAnsi="Times New Roman" w:cs="Times New Roman"/>
          <w:sz w:val="20"/>
          <w:szCs w:val="20"/>
          <w:lang w:val="la-Latn" w:eastAsia="cs-CZ"/>
        </w:rPr>
        <w:t xml:space="preserve"> predicacione </w:t>
      </w:r>
      <w:r w:rsidRPr="007A06F5">
        <w:rPr>
          <w:rFonts w:ascii="Times New Roman" w:eastAsia="Times New Roman" w:hAnsi="Times New Roman" w:cs="Times New Roman"/>
          <w:i/>
          <w:iCs/>
          <w:sz w:val="20"/>
          <w:szCs w:val="20"/>
          <w:lang w:val="la-Latn" w:eastAsia="cs-CZ"/>
        </w:rPr>
        <w:t xml:space="preserve">ms.; </w:t>
      </w:r>
      <w:r w:rsidRPr="007A06F5">
        <w:rPr>
          <w:rFonts w:ascii="Times New Roman" w:eastAsia="Times New Roman" w:hAnsi="Times New Roman" w:cs="Times New Roman"/>
          <w:b/>
          <w:bCs/>
          <w:sz w:val="20"/>
          <w:szCs w:val="20"/>
          <w:lang w:val="la-Latn" w:eastAsia="cs-CZ"/>
        </w:rPr>
        <w:t>e</w:t>
      </w:r>
      <w:r w:rsidRPr="007A06F5">
        <w:rPr>
          <w:rFonts w:ascii="Times New Roman" w:eastAsia="Times New Roman" w:hAnsi="Times New Roman" w:cs="Times New Roman"/>
          <w:i/>
          <w:iCs/>
          <w:sz w:val="20"/>
          <w:szCs w:val="20"/>
          <w:lang w:val="la-Latn" w:eastAsia="cs-CZ"/>
        </w:rPr>
        <w:t xml:space="preserve"> corr. ex</w:t>
      </w:r>
      <w:r w:rsidRPr="007A06F5">
        <w:rPr>
          <w:rFonts w:ascii="Times New Roman" w:eastAsia="Times New Roman" w:hAnsi="Times New Roman" w:cs="Times New Roman"/>
          <w:sz w:val="20"/>
          <w:szCs w:val="20"/>
          <w:lang w:val="la-Latn" w:eastAsia="cs-CZ"/>
        </w:rPr>
        <w:t xml:space="preserve"> profecto </w:t>
      </w:r>
      <w:r w:rsidRPr="007A06F5">
        <w:rPr>
          <w:rFonts w:ascii="Times New Roman" w:eastAsia="Times New Roman" w:hAnsi="Times New Roman" w:cs="Times New Roman"/>
          <w:i/>
          <w:iCs/>
          <w:sz w:val="20"/>
          <w:szCs w:val="20"/>
          <w:lang w:val="la-Latn" w:eastAsia="cs-CZ"/>
        </w:rPr>
        <w:t>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sz w:val="20"/>
          <w:szCs w:val="20"/>
          <w:lang w:val="la-Latn" w:eastAsia="cs-CZ"/>
        </w:rPr>
        <w:t>*-* sscr.</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i/>
          <w:iCs/>
          <w:sz w:val="20"/>
          <w:szCs w:val="20"/>
          <w:lang w:val="la-Latn" w:eastAsia="cs-CZ"/>
        </w:rPr>
        <w:t>pro:</w:t>
      </w:r>
      <w:r w:rsidRPr="007A06F5">
        <w:rPr>
          <w:rFonts w:ascii="Times New Roman" w:eastAsia="Times New Roman" w:hAnsi="Times New Roman" w:cs="Times New Roman"/>
          <w:sz w:val="20"/>
          <w:szCs w:val="20"/>
          <w:lang w:val="la-Latn" w:eastAsia="cs-CZ"/>
        </w:rPr>
        <w:t xml:space="preserve"> suscepto </w:t>
      </w:r>
      <w:r w:rsidRPr="007A06F5">
        <w:rPr>
          <w:rFonts w:ascii="Times New Roman" w:eastAsia="Times New Roman" w:hAnsi="Times New Roman" w:cs="Times New Roman"/>
          <w:i/>
          <w:iCs/>
          <w:sz w:val="20"/>
          <w:szCs w:val="20"/>
          <w:lang w:val="la-Latn" w:eastAsia="cs-CZ"/>
        </w:rPr>
        <w:t>Z;</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sz w:val="20"/>
          <w:szCs w:val="20"/>
          <w:lang w:val="la-Latn" w:eastAsia="cs-CZ"/>
        </w:rPr>
        <w:t xml:space="preserve">ora </w:t>
      </w:r>
      <w:r w:rsidRPr="007A06F5">
        <w:rPr>
          <w:rFonts w:ascii="Times New Roman" w:eastAsia="Times New Roman" w:hAnsi="Times New Roman" w:cs="Times New Roman"/>
          <w:i/>
          <w:iCs/>
          <w:sz w:val="20"/>
          <w:szCs w:val="20"/>
          <w:lang w:val="la-Latn" w:eastAsia="cs-CZ"/>
        </w:rPr>
        <w:t xml:space="preserve">sscr. et sic corr. ex </w:t>
      </w:r>
      <w:r w:rsidRPr="007A06F5">
        <w:rPr>
          <w:rFonts w:ascii="Times New Roman" w:eastAsia="Times New Roman" w:hAnsi="Times New Roman" w:cs="Times New Roman"/>
          <w:sz w:val="20"/>
          <w:szCs w:val="20"/>
          <w:lang w:val="la-Latn" w:eastAsia="cs-CZ"/>
        </w:rPr>
        <w:t xml:space="preserve">corpalia </w:t>
      </w:r>
      <w:r w:rsidRPr="007A06F5">
        <w:rPr>
          <w:rFonts w:ascii="Times New Roman" w:eastAsia="Times New Roman" w:hAnsi="Times New Roman" w:cs="Times New Roman"/>
          <w:i/>
          <w:iCs/>
          <w:sz w:val="20"/>
          <w:szCs w:val="20"/>
          <w:lang w:val="la-Latn" w:eastAsia="cs-CZ"/>
        </w:rPr>
        <w:t>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in rasura;</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sic ms. pro</w:t>
      </w:r>
      <w:r w:rsidRPr="007A06F5">
        <w:rPr>
          <w:rFonts w:ascii="Times New Roman" w:eastAsia="Times New Roman" w:hAnsi="Times New Roman" w:cs="Times New Roman"/>
          <w:sz w:val="20"/>
          <w:szCs w:val="20"/>
          <w:lang w:val="la-Latn" w:eastAsia="cs-CZ"/>
        </w:rPr>
        <w:t xml:space="preserve"> orta (i.e. mala);</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i/>
          <w:iCs/>
          <w:sz w:val="20"/>
          <w:szCs w:val="20"/>
          <w:lang w:val="la-Latn" w:eastAsia="cs-CZ"/>
        </w:rPr>
        <w:t xml:space="preserve">corr. Z; </w:t>
      </w:r>
      <w:r w:rsidRPr="007A06F5">
        <w:rPr>
          <w:rFonts w:ascii="Times New Roman" w:eastAsia="Times New Roman" w:hAnsi="Times New Roman" w:cs="Times New Roman"/>
          <w:sz w:val="20"/>
          <w:szCs w:val="20"/>
          <w:lang w:val="la-Latn" w:eastAsia="cs-CZ"/>
        </w:rPr>
        <w:t xml:space="preserve">vellent </w:t>
      </w:r>
      <w:r w:rsidRPr="007A06F5">
        <w:rPr>
          <w:rFonts w:ascii="Times New Roman" w:eastAsia="Times New Roman" w:hAnsi="Times New Roman" w:cs="Times New Roman"/>
          <w:i/>
          <w:iCs/>
          <w:sz w:val="20"/>
          <w:szCs w:val="20"/>
          <w:lang w:val="la-Latn" w:eastAsia="cs-CZ"/>
        </w:rPr>
        <w:t>ms. fortasse err. secundum verbum praecedentem;</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sz w:val="20"/>
          <w:szCs w:val="20"/>
          <w:lang w:val="la-Latn" w:eastAsia="cs-CZ"/>
        </w:rPr>
        <w:t xml:space="preserve">con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 xml:space="preserve">corr. ex </w:t>
      </w:r>
      <w:r w:rsidRPr="007A06F5">
        <w:rPr>
          <w:rFonts w:ascii="Times New Roman" w:eastAsia="Times New Roman" w:hAnsi="Times New Roman" w:cs="Times New Roman"/>
          <w:sz w:val="20"/>
          <w:szCs w:val="20"/>
          <w:lang w:val="la-Latn" w:eastAsia="cs-CZ"/>
        </w:rPr>
        <w:t xml:space="preserve">a </w:t>
      </w:r>
      <w:r w:rsidRPr="007A06F5">
        <w:rPr>
          <w:rFonts w:ascii="Times New Roman" w:eastAsia="Times New Roman" w:hAnsi="Times New Roman" w:cs="Times New Roman"/>
          <w:i/>
          <w:iCs/>
          <w:sz w:val="20"/>
          <w:szCs w:val="20"/>
          <w:lang w:val="la-Latn" w:eastAsia="cs-CZ"/>
        </w:rPr>
        <w:t>ms.</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corr. de</w:t>
      </w:r>
      <w:r w:rsidRPr="007A06F5">
        <w:rPr>
          <w:rFonts w:ascii="Times New Roman" w:eastAsia="Times New Roman" w:hAnsi="Times New Roman" w:cs="Times New Roman"/>
          <w:sz w:val="20"/>
          <w:szCs w:val="20"/>
          <w:lang w:val="la-Latn" w:eastAsia="cs-CZ"/>
        </w:rPr>
        <w:t xml:space="preserve"> utilare; nittillare (?) </w:t>
      </w:r>
      <w:r w:rsidRPr="007A06F5">
        <w:rPr>
          <w:rFonts w:ascii="Times New Roman" w:eastAsia="Times New Roman" w:hAnsi="Times New Roman" w:cs="Times New Roman"/>
          <w:i/>
          <w:iCs/>
          <w:sz w:val="20"/>
          <w:szCs w:val="20"/>
          <w:lang w:val="la-Latn" w:eastAsia="cs-CZ"/>
        </w:rPr>
        <w:t>Zag;</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 xml:space="preserve">pro </w:t>
      </w:r>
      <w:r w:rsidRPr="007A06F5">
        <w:rPr>
          <w:rFonts w:ascii="Times New Roman" w:eastAsia="Times New Roman" w:hAnsi="Times New Roman" w:cs="Times New Roman"/>
          <w:sz w:val="20"/>
          <w:szCs w:val="20"/>
          <w:lang w:val="la-Latn" w:eastAsia="cs-CZ"/>
        </w:rPr>
        <w:t xml:space="preserve">felle </w:t>
      </w:r>
      <w:r w:rsidRPr="007A06F5">
        <w:rPr>
          <w:rFonts w:ascii="Times New Roman" w:eastAsia="Times New Roman" w:hAnsi="Times New Roman" w:cs="Times New Roman"/>
          <w:i/>
          <w:iCs/>
          <w:sz w:val="20"/>
          <w:szCs w:val="20"/>
          <w:lang w:val="la-Latn" w:eastAsia="cs-CZ"/>
        </w:rPr>
        <w:t>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 xml:space="preserve">pro </w:t>
      </w:r>
      <w:r w:rsidRPr="007A06F5">
        <w:rPr>
          <w:rFonts w:ascii="Times New Roman" w:eastAsia="Times New Roman" w:hAnsi="Times New Roman" w:cs="Times New Roman"/>
          <w:sz w:val="20"/>
          <w:szCs w:val="20"/>
          <w:lang w:val="la-Latn" w:eastAsia="cs-CZ"/>
        </w:rPr>
        <w:t xml:space="preserve">tantis </w:t>
      </w:r>
      <w:r w:rsidRPr="007A06F5">
        <w:rPr>
          <w:rFonts w:ascii="Times New Roman" w:eastAsia="Times New Roman" w:hAnsi="Times New Roman" w:cs="Times New Roman"/>
          <w:i/>
          <w:iCs/>
          <w:sz w:val="20"/>
          <w:szCs w:val="20"/>
          <w:lang w:val="la-Latn" w:eastAsia="cs-CZ"/>
        </w:rPr>
        <w:t>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scriptura attrita, non legibilis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sscr. fortasse per err. mss.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in rasura;</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in rasura;</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sz w:val="20"/>
          <w:szCs w:val="20"/>
          <w:lang w:val="la-Latn" w:eastAsia="cs-CZ"/>
        </w:rPr>
        <w:t xml:space="preserve">que </w:t>
      </w:r>
      <w:r w:rsidRPr="007A06F5">
        <w:rPr>
          <w:rFonts w:ascii="Times New Roman" w:eastAsia="Times New Roman" w:hAnsi="Times New Roman" w:cs="Times New Roman"/>
          <w:i/>
          <w:iCs/>
          <w:sz w:val="20"/>
          <w:szCs w:val="20"/>
          <w:lang w:val="la-Latn" w:eastAsia="cs-CZ"/>
        </w:rPr>
        <w:t>sscr. ms.;</w:t>
      </w:r>
      <w:r w:rsidR="009B2994" w:rsidRPr="007A06F5">
        <w:rPr>
          <w:rFonts w:ascii="Times New Roman" w:eastAsia="Times New Roman" w:hAnsi="Times New Roman" w:cs="Times New Roman"/>
          <w:i/>
          <w:iCs/>
          <w:sz w:val="20"/>
          <w:szCs w:val="20"/>
          <w:lang w:val="la-Latn" w:eastAsia="cs-CZ"/>
        </w:rPr>
        <w:t xml:space="preserve"> </w:t>
      </w:r>
      <w:r w:rsidRPr="007A06F5">
        <w:rPr>
          <w:rFonts w:ascii="Times New Roman" w:eastAsia="Times New Roman" w:hAnsi="Times New Roman" w:cs="Times New Roman"/>
          <w:i/>
          <w:iCs/>
          <w:sz w:val="20"/>
          <w:szCs w:val="20"/>
          <w:lang w:val="la-Latn" w:eastAsia="cs-CZ"/>
        </w:rPr>
        <w:t xml:space="preserve">scriptura non legibilis ms.; </w:t>
      </w:r>
      <w:r w:rsidRPr="007A06F5">
        <w:rPr>
          <w:rFonts w:ascii="Times New Roman" w:eastAsia="Times New Roman" w:hAnsi="Times New Roman" w:cs="Times New Roman"/>
          <w:b/>
          <w:bCs/>
          <w:sz w:val="20"/>
          <w:szCs w:val="20"/>
          <w:lang w:val="la-Latn" w:eastAsia="cs-CZ"/>
        </w:rPr>
        <w:t>aa</w:t>
      </w:r>
      <w:r w:rsidRPr="007A06F5">
        <w:rPr>
          <w:rFonts w:ascii="Times New Roman" w:eastAsia="Times New Roman" w:hAnsi="Times New Roman" w:cs="Times New Roman"/>
          <w:i/>
          <w:iCs/>
          <w:sz w:val="20"/>
          <w:szCs w:val="20"/>
          <w:lang w:val="la-Latn" w:eastAsia="cs-CZ"/>
        </w:rPr>
        <w:t xml:space="preserve"> in rasura; </w:t>
      </w:r>
      <w:r w:rsidRPr="007A06F5">
        <w:rPr>
          <w:rFonts w:ascii="Times New Roman" w:eastAsia="Times New Roman" w:hAnsi="Times New Roman" w:cs="Times New Roman"/>
          <w:b/>
          <w:bCs/>
          <w:sz w:val="20"/>
          <w:szCs w:val="20"/>
          <w:lang w:val="la-Latn" w:eastAsia="cs-CZ"/>
        </w:rPr>
        <w:t>bb</w:t>
      </w:r>
      <w:r w:rsidRPr="007A06F5">
        <w:rPr>
          <w:rFonts w:ascii="Times New Roman" w:eastAsia="Times New Roman" w:hAnsi="Times New Roman" w:cs="Times New Roman"/>
          <w:i/>
          <w:iCs/>
          <w:sz w:val="20"/>
          <w:szCs w:val="20"/>
          <w:lang w:val="la-Latn" w:eastAsia="cs-CZ"/>
        </w:rPr>
        <w:t xml:space="preserve"> sscr. ms.</w:t>
      </w:r>
    </w:p>
    <w:p w14:paraId="750CD182" w14:textId="131792B1" w:rsidR="0031713F" w:rsidRPr="007A06F5" w:rsidRDefault="0031713F" w:rsidP="00450DB4">
      <w:pPr>
        <w:spacing w:after="120" w:line="240" w:lineRule="auto"/>
        <w:ind w:left="150" w:right="105"/>
        <w:rPr>
          <w:rFonts w:ascii="Times New Roman" w:eastAsia="Times New Roman" w:hAnsi="Times New Roman" w:cs="Times New Roman"/>
          <w:sz w:val="20"/>
          <w:szCs w:val="20"/>
          <w:lang w:val="la-Latn" w:eastAsia="cs-CZ"/>
        </w:rPr>
      </w:pPr>
      <w:r w:rsidRPr="007A06F5">
        <w:rPr>
          <w:rFonts w:ascii="Times New Roman" w:eastAsia="Times New Roman" w:hAnsi="Times New Roman" w:cs="Times New Roman"/>
          <w:b/>
          <w:bCs/>
          <w:sz w:val="20"/>
          <w:szCs w:val="20"/>
          <w:lang w:val="la-Latn" w:eastAsia="cs-CZ"/>
        </w:rPr>
        <w:t>1</w:t>
      </w:r>
      <w:r w:rsidRPr="007A06F5">
        <w:rPr>
          <w:rFonts w:ascii="Times New Roman" w:eastAsia="Times New Roman" w:hAnsi="Times New Roman" w:cs="Times New Roman"/>
          <w:sz w:val="20"/>
          <w:szCs w:val="20"/>
          <w:lang w:val="la-Latn" w:eastAsia="cs-CZ"/>
        </w:rPr>
        <w:t xml:space="preserve"> cf.</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15,1;</w:t>
      </w:r>
      <w:r w:rsidR="00E55DD3"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Ž 19,5;</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5,4</w:t>
      </w:r>
      <w:r w:rsidR="009B2994"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Př 3,12;</w:t>
      </w:r>
      <w:r w:rsidR="00E55DD3" w:rsidRPr="007A06F5">
        <w:rPr>
          <w:rFonts w:ascii="Times New Roman" w:eastAsia="Times New Roman" w:hAnsi="Times New Roman" w:cs="Times New Roman"/>
          <w:sz w:val="20"/>
          <w:szCs w:val="20"/>
          <w:lang w:val="la-Latn" w:eastAsia="cs-CZ"/>
        </w:rPr>
        <w:t xml:space="preserve"> </w:t>
      </w:r>
      <w:r w:rsidRPr="007A06F5">
        <w:rPr>
          <w:rFonts w:ascii="Times New Roman" w:eastAsia="Times New Roman" w:hAnsi="Times New Roman" w:cs="Times New Roman"/>
          <w:sz w:val="20"/>
          <w:szCs w:val="20"/>
          <w:lang w:val="la-Latn" w:eastAsia="cs-CZ"/>
        </w:rPr>
        <w:t>Př 13,24</w:t>
      </w:r>
    </w:p>
    <w:p w14:paraId="4CB4C827" w14:textId="77777777" w:rsidR="0062682B" w:rsidRPr="007A06F5" w:rsidRDefault="0062682B" w:rsidP="00450DB4">
      <w:pPr>
        <w:spacing w:after="120" w:line="240" w:lineRule="auto"/>
        <w:ind w:left="150" w:right="105"/>
        <w:rPr>
          <w:rFonts w:ascii="Times New Roman" w:eastAsia="Times New Roman" w:hAnsi="Times New Roman" w:cs="Times New Roman"/>
          <w:sz w:val="24"/>
          <w:szCs w:val="24"/>
          <w:lang w:val="la-Latn" w:eastAsia="cs-CZ"/>
        </w:rPr>
      </w:pPr>
    </w:p>
    <w:p w14:paraId="07CE4F1B" w14:textId="77777777" w:rsidR="005724D8" w:rsidRPr="007A06F5" w:rsidRDefault="005724D8"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04" w:name="_Toc194615180"/>
      <w:r w:rsidRPr="007A06F5">
        <w:rPr>
          <w:rFonts w:ascii="Times New Roman" w:hAnsi="Times New Roman" w:cs="Times New Roman"/>
          <w:b/>
          <w:color w:val="000000" w:themeColor="text1"/>
          <w:sz w:val="28"/>
          <w:szCs w:val="28"/>
          <w:lang w:val="la-Latn"/>
        </w:rPr>
        <w:t>Paenitentiale mixtum Pseudo-Bedae-Egberti bis Uolo, 53r-63r</w:t>
      </w:r>
      <w:bookmarkEnd w:id="104"/>
    </w:p>
    <w:p w14:paraId="10BD816C" w14:textId="77777777" w:rsidR="005724D8"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Fortsetzung von fol. 50v</w:t>
      </w:r>
    </w:p>
    <w:p w14:paraId="511AD211" w14:textId="246E896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(nach sechs [radierten?] Zeilen fol. 53r unten mit </w:t>
      </w:r>
      <w:commentRangeStart w:id="105"/>
      <w:r w:rsidRPr="007A06F5">
        <w:rPr>
          <w:rFonts w:ascii="Times New Roman" w:hAnsi="Times New Roman" w:cs="Times New Roman"/>
          <w:lang w:val="la-Latn"/>
        </w:rPr>
        <w:t>DOMINUS SIT TIBI ADIUTOR ET PROTECTOR</w:t>
      </w:r>
      <w:commentRangeEnd w:id="105"/>
      <w:r w:rsidR="0062682B" w:rsidRPr="007A06F5">
        <w:rPr>
          <w:rStyle w:val="Odkaznakoment"/>
          <w:rFonts w:ascii="Times New Roman" w:hAnsi="Times New Roman" w:cs="Times New Roman"/>
          <w:lang w:val="la-Latn"/>
        </w:rPr>
        <w:commentReference w:id="105"/>
      </w:r>
      <w:r w:rsidRPr="007A06F5">
        <w:rPr>
          <w:rFonts w:ascii="Times New Roman" w:hAnsi="Times New Roman" w:cs="Times New Roman"/>
          <w:lang w:val="la-Latn"/>
        </w:rPr>
        <w:t xml:space="preserve"> einsetzend): Paenitentiale mixtum Pseudo-Bedae-Egberti mit den angehängten fünf Kanones wohl aus Hohenaltheim (a. 916) und Tribur (a. 895) (Versio vulgata); wegen Blattverlusts nach fol. 54 Lücke zwischen Capitulatio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und dem Schluß von XXI,</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(vorhanden ab quoque die pro se) (ed. Schmitz, Bußbücher 2, S. 683 Z.</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 S. 684 Z. 9, S. 693 Z.</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 xml:space="preserve">- S. </w:t>
      </w:r>
      <w:commentRangeStart w:id="106"/>
      <w:r w:rsidRPr="007A06F5">
        <w:rPr>
          <w:rFonts w:ascii="Times New Roman" w:hAnsi="Times New Roman" w:cs="Times New Roman"/>
          <w:lang w:val="la-Latn"/>
        </w:rPr>
        <w:t>701</w:t>
      </w:r>
      <w:commentRangeEnd w:id="106"/>
      <w:r w:rsidR="009E5C7A" w:rsidRPr="007A06F5">
        <w:rPr>
          <w:rStyle w:val="Odkaznakoment"/>
          <w:rFonts w:ascii="Times New Roman" w:hAnsi="Times New Roman" w:cs="Times New Roman"/>
          <w:lang w:val="la-Latn"/>
        </w:rPr>
        <w:commentReference w:id="106"/>
      </w:r>
      <w:r w:rsidRPr="007A06F5">
        <w:rPr>
          <w:rFonts w:ascii="Times New Roman" w:hAnsi="Times New Roman" w:cs="Times New Roman"/>
          <w:lang w:val="la-Latn"/>
        </w:rPr>
        <w:t>).</w:t>
      </w:r>
    </w:p>
    <w:p w14:paraId="0CF9BB1C" w14:textId="77777777" w:rsidR="00BA5266" w:rsidRPr="007A06F5" w:rsidRDefault="00BA5266" w:rsidP="00450DB4">
      <w:pPr>
        <w:spacing w:after="120" w:line="240" w:lineRule="auto"/>
        <w:rPr>
          <w:rFonts w:ascii="Times New Roman" w:hAnsi="Times New Roman" w:cs="Times New Roman"/>
          <w:lang w:val="la-Latn"/>
        </w:rPr>
      </w:pPr>
    </w:p>
    <w:p w14:paraId="638BC7FC" w14:textId="68561B5F"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p>
    <w:p w14:paraId="0483EBD6" w14:textId="77777777" w:rsidR="005724D8"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07" w:name="_Toc194615181"/>
      <w:r w:rsidRPr="007A06F5">
        <w:rPr>
          <w:rFonts w:ascii="Times New Roman" w:hAnsi="Times New Roman" w:cs="Times New Roman"/>
          <w:b/>
          <w:color w:val="000000" w:themeColor="text1"/>
          <w:sz w:val="28"/>
          <w:szCs w:val="28"/>
          <w:lang w:val="la-Latn"/>
        </w:rPr>
        <w:t>Hrabanus Maurus, Paenitentiale ad Heribaldum</w:t>
      </w:r>
      <w:r w:rsidR="005724D8" w:rsidRPr="007A06F5">
        <w:rPr>
          <w:rFonts w:ascii="Times New Roman" w:hAnsi="Times New Roman" w:cs="Times New Roman"/>
          <w:b/>
          <w:color w:val="000000" w:themeColor="text1"/>
          <w:sz w:val="28"/>
          <w:szCs w:val="28"/>
          <w:lang w:val="la-Latn"/>
        </w:rPr>
        <w:t>, 63r-76r</w:t>
      </w:r>
      <w:bookmarkEnd w:id="107"/>
    </w:p>
    <w:p w14:paraId="53FB29B0" w14:textId="28F5FBC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bis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ad corinthios scribit dicens (Migne, PL 110, Sp. </w:t>
      </w:r>
      <w:commentRangeStart w:id="108"/>
      <w:r w:rsidRPr="007A06F5">
        <w:rPr>
          <w:rFonts w:ascii="Times New Roman" w:hAnsi="Times New Roman" w:cs="Times New Roman"/>
          <w:lang w:val="la-Latn"/>
        </w:rPr>
        <w:t>467</w:t>
      </w:r>
      <w:r w:rsidR="0071532C" w:rsidRPr="007A06F5">
        <w:rPr>
          <w:rFonts w:ascii="Times New Roman" w:hAnsi="Times New Roman" w:cs="Times New Roman"/>
          <w:lang w:val="la-Latn"/>
        </w:rPr>
        <w:t>-</w:t>
      </w:r>
      <w:r w:rsidR="00EF1260" w:rsidRPr="007A06F5">
        <w:rPr>
          <w:rFonts w:ascii="Times New Roman" w:hAnsi="Times New Roman" w:cs="Times New Roman"/>
          <w:lang w:val="la-Latn"/>
        </w:rPr>
        <w:t>481</w:t>
      </w:r>
      <w:r w:rsidRPr="007A06F5">
        <w:rPr>
          <w:rFonts w:ascii="Times New Roman" w:hAnsi="Times New Roman" w:cs="Times New Roman"/>
          <w:lang w:val="la-Latn"/>
        </w:rPr>
        <w:t>B</w:t>
      </w:r>
      <w:commentRangeEnd w:id="108"/>
      <w:r w:rsidR="00F47467" w:rsidRPr="007A06F5">
        <w:rPr>
          <w:rStyle w:val="Odkaznakoment"/>
          <w:rFonts w:ascii="Times New Roman" w:hAnsi="Times New Roman" w:cs="Times New Roman"/>
          <w:lang w:val="la-Latn"/>
        </w:rPr>
        <w:commentReference w:id="108"/>
      </w:r>
      <w:r w:rsidRPr="007A06F5">
        <w:rPr>
          <w:rFonts w:ascii="Times New Roman" w:hAnsi="Times New Roman" w:cs="Times New Roman"/>
          <w:lang w:val="la-Latn"/>
        </w:rPr>
        <w:t>). Fortsetzung fol. 82r (</w:t>
      </w:r>
      <w:r w:rsidRPr="007A06F5">
        <w:rPr>
          <w:rFonts w:ascii="Times New Roman" w:hAnsi="Times New Roman" w:cs="Times New Roman"/>
          <w:highlight w:val="yellow"/>
          <w:lang w:val="la-Latn"/>
        </w:rPr>
        <w:t>spätmittelalterlicher Verweis</w:t>
      </w:r>
      <w:r w:rsidRPr="007A06F5">
        <w:rPr>
          <w:rFonts w:ascii="Times New Roman" w:hAnsi="Times New Roman" w:cs="Times New Roman"/>
          <w:lang w:val="la-Latn"/>
        </w:rPr>
        <w:t>).</w:t>
      </w:r>
    </w:p>
    <w:p w14:paraId="36AFC661" w14:textId="28C20F08" w:rsidR="0062682B" w:rsidRPr="007A06F5" w:rsidRDefault="0062682B" w:rsidP="00450DB4">
      <w:pPr>
        <w:spacing w:after="120" w:line="240" w:lineRule="auto"/>
        <w:rPr>
          <w:rFonts w:ascii="Times New Roman" w:hAnsi="Times New Roman" w:cs="Times New Roman"/>
          <w:lang w:val="la-Latn"/>
        </w:rPr>
      </w:pPr>
      <w:r w:rsidRPr="007A06F5">
        <w:rPr>
          <w:rFonts w:ascii="Times New Roman" w:hAnsi="Times New Roman" w:cs="Times New Roman"/>
          <w:color w:val="FF0000"/>
          <w:lang w:val="la-Latn"/>
        </w:rPr>
        <w:t>Incipit epistola Rhabani archiepiscopi ad Heribaldum dum alcedronensis ęcclesię episcopum.</w:t>
      </w:r>
    </w:p>
    <w:p w14:paraId="43EB4079" w14:textId="3EFFBD28" w:rsidR="0003173C" w:rsidRPr="007A06F5" w:rsidRDefault="0003173C" w:rsidP="004139E7">
      <w:pPr>
        <w:spacing w:after="120" w:line="240" w:lineRule="auto"/>
        <w:rPr>
          <w:rFonts w:ascii="Times New Roman" w:hAnsi="Times New Roman" w:cs="Times New Roman"/>
          <w:lang w:val="la-Latn"/>
        </w:rPr>
      </w:pPr>
      <w:r w:rsidRPr="007A06F5">
        <w:rPr>
          <w:rFonts w:ascii="Times New Roman" w:hAnsi="Times New Roman" w:cs="Times New Roman"/>
          <w:lang w:val="la-Latn"/>
        </w:rPr>
        <w:t>Dilecto fratri Heribaldo episcopo Rabanus peccator</w:t>
      </w:r>
      <w:r w:rsidR="00E25C65" w:rsidRPr="007A06F5">
        <w:rPr>
          <w:rFonts w:ascii="Times New Roman" w:hAnsi="Times New Roman" w:cs="Times New Roman"/>
          <w:lang w:val="la-Latn"/>
        </w:rPr>
        <w:t xml:space="preserve"> et servorum Dei vilissimus servus, in Christo salutem. Capitul</w:t>
      </w:r>
      <w:r w:rsidR="0005693F" w:rsidRPr="007A06F5">
        <w:rPr>
          <w:rFonts w:ascii="Times New Roman" w:hAnsi="Times New Roman" w:cs="Times New Roman"/>
          <w:lang w:val="la-Latn"/>
        </w:rPr>
        <w:t>a quædarn in petratio [pittatio[</w:t>
      </w:r>
      <w:r w:rsidR="00E25C65" w:rsidRPr="007A06F5">
        <w:rPr>
          <w:rFonts w:ascii="Times New Roman" w:hAnsi="Times New Roman" w:cs="Times New Roman"/>
          <w:lang w:val="la-Latn"/>
        </w:rPr>
        <w:t xml:space="preserve"> conscripta per nuntium Cunradi comi</w:t>
      </w:r>
      <w:r w:rsidR="0005693F" w:rsidRPr="007A06F5">
        <w:rPr>
          <w:rFonts w:ascii="Times New Roman" w:hAnsi="Times New Roman" w:cs="Times New Roman"/>
          <w:lang w:val="la-Latn"/>
        </w:rPr>
        <w:t>t</w:t>
      </w:r>
      <w:r w:rsidR="00E25C65" w:rsidRPr="007A06F5">
        <w:rPr>
          <w:rFonts w:ascii="Times New Roman" w:hAnsi="Times New Roman" w:cs="Times New Roman"/>
          <w:lang w:val="la-Latn"/>
        </w:rPr>
        <w:t>is mihi al</w:t>
      </w:r>
      <w:r w:rsidR="00A421B0" w:rsidRPr="007A06F5">
        <w:rPr>
          <w:rFonts w:ascii="Times New Roman" w:hAnsi="Times New Roman" w:cs="Times New Roman"/>
          <w:lang w:val="la-Latn"/>
        </w:rPr>
        <w:t>lat</w:t>
      </w:r>
      <w:r w:rsidR="00E25C65" w:rsidRPr="007A06F5">
        <w:rPr>
          <w:rFonts w:ascii="Times New Roman" w:hAnsi="Times New Roman" w:cs="Times New Roman"/>
          <w:lang w:val="la-Latn"/>
        </w:rPr>
        <w:t>a sunt, quæ</w:t>
      </w:r>
      <w:r w:rsidR="00A421B0" w:rsidRPr="007A06F5">
        <w:rPr>
          <w:rFonts w:ascii="Times New Roman" w:hAnsi="Times New Roman" w:cs="Times New Roman"/>
          <w:lang w:val="la-Latn"/>
        </w:rPr>
        <w:t xml:space="preserve"> de diversis quxstionibus me vobis respondere соеgerunt. Sed quia sigillatim omnibus respondere non valui, strictim ea denotare curavi. Fuerunt </w:t>
      </w:r>
      <w:r w:rsidR="007A73C4" w:rsidRPr="007A06F5">
        <w:rPr>
          <w:rFonts w:ascii="Times New Roman" w:hAnsi="Times New Roman" w:cs="Times New Roman"/>
          <w:lang w:val="la-Latn"/>
        </w:rPr>
        <w:t xml:space="preserve">enim </w:t>
      </w:r>
      <w:r w:rsidR="00A421B0" w:rsidRPr="007A06F5">
        <w:rPr>
          <w:rFonts w:ascii="Times New Roman" w:hAnsi="Times New Roman" w:cs="Times New Roman"/>
          <w:lang w:val="la-Latn"/>
        </w:rPr>
        <w:t>ibi loca quædam, quæ de homicidio facto interrogabanl; quaedam de fornicatione et adulterio;</w:t>
      </w:r>
      <w:r w:rsidR="005E146D" w:rsidRPr="007A06F5">
        <w:rPr>
          <w:rFonts w:ascii="Times New Roman" w:hAnsi="Times New Roman" w:cs="Times New Roman"/>
          <w:lang w:val="la-Latn"/>
        </w:rPr>
        <w:t xml:space="preserve"> quædam eliam de his, qui ante gradum se libidine polluerunt; qu</w:t>
      </w:r>
      <w:r w:rsidR="00AD3307" w:rsidRPr="007A06F5">
        <w:rPr>
          <w:rFonts w:ascii="Times New Roman" w:hAnsi="Times New Roman" w:cs="Times New Roman"/>
          <w:lang w:val="la-Latn"/>
        </w:rPr>
        <w:t>æ</w:t>
      </w:r>
      <w:r w:rsidR="005E146D" w:rsidRPr="007A06F5">
        <w:rPr>
          <w:rFonts w:ascii="Times New Roman" w:hAnsi="Times New Roman" w:cs="Times New Roman"/>
          <w:lang w:val="la-Latn"/>
        </w:rPr>
        <w:t>dara</w:t>
      </w:r>
      <w:r w:rsidR="00AD3307" w:rsidRPr="007A06F5">
        <w:rPr>
          <w:rFonts w:ascii="Times New Roman" w:hAnsi="Times New Roman" w:cs="Times New Roman"/>
          <w:lang w:val="la-Latn"/>
        </w:rPr>
        <w:t>m autem de illis, qui post gradum acceptum se coinquinaverunt: et tamen ab</w:t>
      </w:r>
      <w:r w:rsidR="004139E7" w:rsidRPr="007A06F5">
        <w:rPr>
          <w:rFonts w:ascii="Times New Roman" w:hAnsi="Times New Roman" w:cs="Times New Roman"/>
          <w:lang w:val="la-Latn"/>
        </w:rPr>
        <w:t xml:space="preserve"> officio ecclesiastico et ministerio a</w:t>
      </w:r>
      <w:r w:rsidR="00EA431D" w:rsidRPr="007A06F5">
        <w:rPr>
          <w:rFonts w:ascii="Times New Roman" w:hAnsi="Times New Roman" w:cs="Times New Roman"/>
          <w:lang w:val="la-Latn"/>
        </w:rPr>
        <w:t>ltaris se prohibere nolnerunt. Præter cætera quoque alia capita ibi inveni scripta, de quibus me vobis respondere poslulastis.</w:t>
      </w:r>
    </w:p>
    <w:p w14:paraId="31A168E3" w14:textId="01C0EA85" w:rsidR="00EB7270" w:rsidRPr="007A06F5" w:rsidRDefault="00EA431D" w:rsidP="00EB7270">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Ego autem ea, qua; in sacris canonibus inde explicila reperi: in præsenii epistola inserere non tardavi. Vos autem inde facite quod justum vobis videtur: et, quod sacra Scriptura vos agere docet. In </w:t>
      </w:r>
      <w:r w:rsidR="0003173C" w:rsidRPr="007A06F5">
        <w:rPr>
          <w:rFonts w:ascii="Times New Roman" w:hAnsi="Times New Roman" w:cs="Times New Roman"/>
          <w:lang w:val="la-Latn"/>
        </w:rPr>
        <w:t>libris enim Ve</w:t>
      </w:r>
      <w:r w:rsidRPr="007A06F5">
        <w:rPr>
          <w:rFonts w:ascii="Times New Roman" w:hAnsi="Times New Roman" w:cs="Times New Roman"/>
          <w:lang w:val="la-Latn"/>
        </w:rPr>
        <w:t>te</w:t>
      </w:r>
      <w:r w:rsidR="0003173C" w:rsidRPr="007A06F5">
        <w:rPr>
          <w:rFonts w:ascii="Times New Roman" w:hAnsi="Times New Roman" w:cs="Times New Roman"/>
          <w:lang w:val="la-Latn"/>
        </w:rPr>
        <w:t>ris et Novi Teslam</w:t>
      </w:r>
      <w:r w:rsidRPr="007A06F5">
        <w:rPr>
          <w:rFonts w:ascii="Times New Roman" w:hAnsi="Times New Roman" w:cs="Times New Roman"/>
          <w:lang w:val="la-Latn"/>
        </w:rPr>
        <w:t>e</w:t>
      </w:r>
      <w:r w:rsidR="0003173C" w:rsidRPr="007A06F5">
        <w:rPr>
          <w:rFonts w:ascii="Times New Roman" w:hAnsi="Times New Roman" w:cs="Times New Roman"/>
          <w:lang w:val="la-Latn"/>
        </w:rPr>
        <w:t>n</w:t>
      </w:r>
      <w:r w:rsidRPr="007A06F5">
        <w:rPr>
          <w:rFonts w:ascii="Times New Roman" w:hAnsi="Times New Roman" w:cs="Times New Roman"/>
          <w:lang w:val="la-Latn"/>
        </w:rPr>
        <w:t>ti, quam abo</w:t>
      </w:r>
      <w:r w:rsidR="0003173C" w:rsidRPr="007A06F5">
        <w:rPr>
          <w:rFonts w:ascii="Times New Roman" w:hAnsi="Times New Roman" w:cs="Times New Roman"/>
          <w:lang w:val="la-Latn"/>
        </w:rPr>
        <w:t>minabilia sint coram Deo, homicidia, fornica</w:t>
      </w:r>
      <w:r w:rsidRPr="007A06F5">
        <w:rPr>
          <w:rFonts w:ascii="Times New Roman" w:hAnsi="Times New Roman" w:cs="Times New Roman"/>
          <w:lang w:val="la-Latn"/>
        </w:rPr>
        <w:t>t</w:t>
      </w:r>
      <w:r w:rsidR="0003173C" w:rsidRPr="007A06F5">
        <w:rPr>
          <w:rFonts w:ascii="Times New Roman" w:hAnsi="Times New Roman" w:cs="Times New Roman"/>
          <w:lang w:val="la-Latn"/>
        </w:rPr>
        <w:t>ion</w:t>
      </w:r>
      <w:r w:rsidRPr="007A06F5">
        <w:rPr>
          <w:rFonts w:ascii="Times New Roman" w:hAnsi="Times New Roman" w:cs="Times New Roman"/>
          <w:lang w:val="la-Latn"/>
        </w:rPr>
        <w:t xml:space="preserve">es, </w:t>
      </w:r>
      <w:r w:rsidR="0003173C" w:rsidRPr="007A06F5">
        <w:rPr>
          <w:rFonts w:ascii="Times New Roman" w:hAnsi="Times New Roman" w:cs="Times New Roman"/>
          <w:lang w:val="la-Latn"/>
        </w:rPr>
        <w:t>avari</w:t>
      </w:r>
      <w:r w:rsidRPr="007A06F5">
        <w:rPr>
          <w:rFonts w:ascii="Times New Roman" w:hAnsi="Times New Roman" w:cs="Times New Roman"/>
          <w:lang w:val="la-Latn"/>
        </w:rPr>
        <w:t>t</w:t>
      </w:r>
      <w:r w:rsidR="0003173C" w:rsidRPr="007A06F5">
        <w:rPr>
          <w:rFonts w:ascii="Times New Roman" w:hAnsi="Times New Roman" w:cs="Times New Roman"/>
          <w:lang w:val="la-Latn"/>
        </w:rPr>
        <w:t xml:space="preserve">ia, maleficia, </w:t>
      </w:r>
      <w:r w:rsidRPr="007A06F5">
        <w:rPr>
          <w:rFonts w:ascii="Times New Roman" w:hAnsi="Times New Roman" w:cs="Times New Roman"/>
          <w:lang w:val="la-Latn"/>
        </w:rPr>
        <w:t>et</w:t>
      </w:r>
      <w:r w:rsidR="0003173C" w:rsidRPr="007A06F5">
        <w:rPr>
          <w:rFonts w:ascii="Times New Roman" w:hAnsi="Times New Roman" w:cs="Times New Roman"/>
          <w:lang w:val="la-Latn"/>
        </w:rPr>
        <w:t xml:space="preserve"> magic</w:t>
      </w:r>
      <w:r w:rsidRPr="007A06F5">
        <w:rPr>
          <w:rFonts w:ascii="Times New Roman" w:hAnsi="Times New Roman" w:cs="Times New Roman"/>
          <w:lang w:val="la-Latn"/>
        </w:rPr>
        <w:t>æ</w:t>
      </w:r>
      <w:r w:rsidR="0003173C" w:rsidRPr="007A06F5">
        <w:rPr>
          <w:rFonts w:ascii="Times New Roman" w:hAnsi="Times New Roman" w:cs="Times New Roman"/>
          <w:lang w:val="la-Latn"/>
        </w:rPr>
        <w:t xml:space="preserve"> ar</w:t>
      </w:r>
      <w:r w:rsidRPr="007A06F5">
        <w:rPr>
          <w:rFonts w:ascii="Times New Roman" w:hAnsi="Times New Roman" w:cs="Times New Roman"/>
          <w:lang w:val="la-Latn"/>
        </w:rPr>
        <w:t>t</w:t>
      </w:r>
      <w:r w:rsidR="0003173C" w:rsidRPr="007A06F5">
        <w:rPr>
          <w:rFonts w:ascii="Times New Roman" w:hAnsi="Times New Roman" w:cs="Times New Roman"/>
          <w:lang w:val="la-Latn"/>
        </w:rPr>
        <w:t>is s</w:t>
      </w:r>
      <w:r w:rsidRPr="007A06F5">
        <w:rPr>
          <w:rFonts w:ascii="Times New Roman" w:hAnsi="Times New Roman" w:cs="Times New Roman"/>
          <w:lang w:val="la-Latn"/>
        </w:rPr>
        <w:t>celera, omnes</w:t>
      </w:r>
      <w:r w:rsidR="0003173C" w:rsidRPr="007A06F5">
        <w:rPr>
          <w:rFonts w:ascii="Times New Roman" w:hAnsi="Times New Roman" w:cs="Times New Roman"/>
          <w:lang w:val="la-Latn"/>
        </w:rPr>
        <w:t xml:space="preserve">que malorum operum actiones </w:t>
      </w:r>
      <w:r w:rsidRPr="007A06F5">
        <w:rPr>
          <w:rFonts w:ascii="Times New Roman" w:hAnsi="Times New Roman" w:cs="Times New Roman"/>
          <w:lang w:val="la-Latn"/>
        </w:rPr>
        <w:t xml:space="preserve"> m</w:t>
      </w:r>
      <w:r w:rsidR="0003173C" w:rsidRPr="007A06F5">
        <w:rPr>
          <w:rFonts w:ascii="Times New Roman" w:hAnsi="Times New Roman" w:cs="Times New Roman"/>
          <w:lang w:val="la-Latn"/>
        </w:rPr>
        <w:t>anifestissim</w:t>
      </w:r>
      <w:r w:rsidRPr="007A06F5">
        <w:rPr>
          <w:rFonts w:ascii="Times New Roman" w:hAnsi="Times New Roman" w:cs="Times New Roman"/>
          <w:lang w:val="la-Latn"/>
        </w:rPr>
        <w:t>e</w:t>
      </w:r>
      <w:r w:rsidR="0003173C" w:rsidRPr="007A06F5">
        <w:rPr>
          <w:rFonts w:ascii="Times New Roman" w:hAnsi="Times New Roman" w:cs="Times New Roman"/>
          <w:lang w:val="la-Latn"/>
        </w:rPr>
        <w:t xml:space="preserve"> declarat</w:t>
      </w:r>
      <w:r w:rsidRPr="007A06F5">
        <w:rPr>
          <w:rFonts w:ascii="Times New Roman" w:hAnsi="Times New Roman" w:cs="Times New Roman"/>
          <w:lang w:val="la-Latn"/>
        </w:rPr>
        <w:t>ur</w:t>
      </w:r>
      <w:r w:rsidR="0003173C" w:rsidRPr="007A06F5">
        <w:rPr>
          <w:rFonts w:ascii="Times New Roman" w:hAnsi="Times New Roman" w:cs="Times New Roman"/>
          <w:lang w:val="la-Latn"/>
        </w:rPr>
        <w:t xml:space="preserve">: de quibus hic inserere curavi. </w:t>
      </w:r>
      <w:r w:rsidR="007A73C4" w:rsidRPr="007A06F5">
        <w:rPr>
          <w:rFonts w:ascii="Times New Roman" w:hAnsi="Times New Roman" w:cs="Times New Roman"/>
          <w:lang w:val="la-Latn"/>
        </w:rPr>
        <w:t>Cæterum</w:t>
      </w:r>
      <w:r w:rsidR="00407FE6" w:rsidRPr="007A06F5">
        <w:rPr>
          <w:rFonts w:ascii="Times New Roman" w:hAnsi="Times New Roman" w:cs="Times New Roman"/>
          <w:lang w:val="la-Latn"/>
        </w:rPr>
        <w:t xml:space="preserve"> </w:t>
      </w:r>
      <w:r w:rsidR="0003173C" w:rsidRPr="007A06F5">
        <w:rPr>
          <w:rFonts w:ascii="Times New Roman" w:hAnsi="Times New Roman" w:cs="Times New Roman"/>
          <w:lang w:val="la-Latn"/>
        </w:rPr>
        <w:t>au</w:t>
      </w:r>
      <w:r w:rsidR="007A73C4" w:rsidRPr="007A06F5">
        <w:rPr>
          <w:rFonts w:ascii="Times New Roman" w:hAnsi="Times New Roman" w:cs="Times New Roman"/>
          <w:lang w:val="la-Latn"/>
        </w:rPr>
        <w:t>t</w:t>
      </w:r>
      <w:r w:rsidR="0003173C" w:rsidRPr="007A06F5">
        <w:rPr>
          <w:rFonts w:ascii="Times New Roman" w:hAnsi="Times New Roman" w:cs="Times New Roman"/>
          <w:lang w:val="la-Latn"/>
        </w:rPr>
        <w:t>em de ipsis divinis libris, si collig</w:t>
      </w:r>
      <w:r w:rsidR="007A73C4" w:rsidRPr="007A06F5">
        <w:rPr>
          <w:rFonts w:ascii="Times New Roman" w:hAnsi="Times New Roman" w:cs="Times New Roman"/>
          <w:lang w:val="la-Latn"/>
        </w:rPr>
        <w:t>e</w:t>
      </w:r>
      <w:r w:rsidR="0003173C" w:rsidRPr="007A06F5">
        <w:rPr>
          <w:rFonts w:ascii="Times New Roman" w:hAnsi="Times New Roman" w:cs="Times New Roman"/>
          <w:lang w:val="la-Latn"/>
        </w:rPr>
        <w:t>re intente vol</w:t>
      </w:r>
      <w:r w:rsidR="007A73C4" w:rsidRPr="007A06F5">
        <w:rPr>
          <w:rFonts w:ascii="Times New Roman" w:hAnsi="Times New Roman" w:cs="Times New Roman"/>
          <w:lang w:val="la-Latn"/>
        </w:rPr>
        <w:t>u</w:t>
      </w:r>
      <w:r w:rsidR="0003173C" w:rsidRPr="007A06F5">
        <w:rPr>
          <w:rFonts w:ascii="Times New Roman" w:hAnsi="Times New Roman" w:cs="Times New Roman"/>
          <w:lang w:val="la-Latn"/>
        </w:rPr>
        <w:t>eri</w:t>
      </w:r>
      <w:r w:rsidR="007A73C4" w:rsidRPr="007A06F5">
        <w:rPr>
          <w:rFonts w:ascii="Times New Roman" w:hAnsi="Times New Roman" w:cs="Times New Roman"/>
          <w:lang w:val="la-Latn"/>
        </w:rPr>
        <w:t>t</w:t>
      </w:r>
      <w:r w:rsidR="0003173C" w:rsidRPr="007A06F5">
        <w:rPr>
          <w:rFonts w:ascii="Times New Roman" w:hAnsi="Times New Roman" w:cs="Times New Roman"/>
          <w:lang w:val="la-Latn"/>
        </w:rPr>
        <w:t>is, et eis obedire d</w:t>
      </w:r>
      <w:r w:rsidR="007A73C4" w:rsidRPr="007A06F5">
        <w:rPr>
          <w:rFonts w:ascii="Times New Roman" w:hAnsi="Times New Roman" w:cs="Times New Roman"/>
          <w:lang w:val="la-Latn"/>
        </w:rPr>
        <w:t>e</w:t>
      </w:r>
      <w:r w:rsidR="0003173C" w:rsidRPr="007A06F5">
        <w:rPr>
          <w:rFonts w:ascii="Times New Roman" w:hAnsi="Times New Roman" w:cs="Times New Roman"/>
          <w:lang w:val="la-Latn"/>
        </w:rPr>
        <w:t>cern</w:t>
      </w:r>
      <w:r w:rsidR="007A73C4" w:rsidRPr="007A06F5">
        <w:rPr>
          <w:rFonts w:ascii="Times New Roman" w:hAnsi="Times New Roman" w:cs="Times New Roman"/>
          <w:lang w:val="la-Latn"/>
        </w:rPr>
        <w:t>itis</w:t>
      </w:r>
      <w:r w:rsidR="0003173C" w:rsidRPr="007A06F5">
        <w:rPr>
          <w:rFonts w:ascii="Times New Roman" w:hAnsi="Times New Roman" w:cs="Times New Roman"/>
          <w:lang w:val="la-Latn"/>
        </w:rPr>
        <w:t xml:space="preserve">: quid vobis </w:t>
      </w:r>
      <w:r w:rsidR="007A73C4" w:rsidRPr="007A06F5">
        <w:rPr>
          <w:rFonts w:ascii="Times New Roman" w:hAnsi="Times New Roman" w:cs="Times New Roman"/>
          <w:lang w:val="la-Latn"/>
        </w:rPr>
        <w:t>ind</w:t>
      </w:r>
      <w:r w:rsidR="00407FE6" w:rsidRPr="007A06F5">
        <w:rPr>
          <w:rFonts w:ascii="Times New Roman" w:hAnsi="Times New Roman" w:cs="Times New Roman"/>
          <w:lang w:val="la-Latn"/>
        </w:rPr>
        <w:t xml:space="preserve">e </w:t>
      </w:r>
      <w:r w:rsidR="0003173C" w:rsidRPr="007A06F5">
        <w:rPr>
          <w:rFonts w:ascii="Times New Roman" w:hAnsi="Times New Roman" w:cs="Times New Roman"/>
          <w:lang w:val="la-Latn"/>
        </w:rPr>
        <w:t>agendum et salubre sit, per vosmetipsos vale</w:t>
      </w:r>
      <w:r w:rsidR="007A73C4" w:rsidRPr="007A06F5">
        <w:rPr>
          <w:rFonts w:ascii="Times New Roman" w:hAnsi="Times New Roman" w:cs="Times New Roman"/>
          <w:lang w:val="la-Latn"/>
        </w:rPr>
        <w:t>t</w:t>
      </w:r>
      <w:r w:rsidR="0003173C" w:rsidRPr="007A06F5">
        <w:rPr>
          <w:rFonts w:ascii="Times New Roman" w:hAnsi="Times New Roman" w:cs="Times New Roman"/>
          <w:lang w:val="la-Latn"/>
        </w:rPr>
        <w:t>is investigare, et utile</w:t>
      </w:r>
      <w:r w:rsidR="00407FE6" w:rsidRPr="007A06F5">
        <w:rPr>
          <w:rFonts w:ascii="Times New Roman" w:hAnsi="Times New Roman" w:cs="Times New Roman"/>
          <w:lang w:val="la-Latn"/>
        </w:rPr>
        <w:t xml:space="preserve"> documen</w:t>
      </w:r>
      <w:r w:rsidR="005A19C0" w:rsidRPr="007A06F5">
        <w:rPr>
          <w:rFonts w:ascii="Times New Roman" w:hAnsi="Times New Roman" w:cs="Times New Roman"/>
          <w:lang w:val="la-Latn"/>
        </w:rPr>
        <w:t>t</w:t>
      </w:r>
      <w:r w:rsidR="00407FE6" w:rsidRPr="007A06F5">
        <w:rPr>
          <w:rFonts w:ascii="Times New Roman" w:hAnsi="Times New Roman" w:cs="Times New Roman"/>
          <w:lang w:val="la-Latn"/>
        </w:rPr>
        <w:t xml:space="preserve">um inde accipere. Deus </w:t>
      </w:r>
      <w:r w:rsidR="0003173C" w:rsidRPr="007A06F5">
        <w:rPr>
          <w:rFonts w:ascii="Times New Roman" w:hAnsi="Times New Roman" w:cs="Times New Roman"/>
          <w:lang w:val="la-Latn"/>
        </w:rPr>
        <w:t>autem</w:t>
      </w:r>
      <w:r w:rsidR="00090017" w:rsidRPr="007A06F5">
        <w:rPr>
          <w:rFonts w:ascii="Times New Roman" w:hAnsi="Times New Roman" w:cs="Times New Roman"/>
          <w:lang w:val="la-Latn"/>
        </w:rPr>
        <w:t xml:space="preserve"> dirigat</w:t>
      </w:r>
      <w:r w:rsidR="0003173C" w:rsidRPr="007A06F5">
        <w:rPr>
          <w:rFonts w:ascii="Times New Roman" w:hAnsi="Times New Roman" w:cs="Times New Roman"/>
          <w:lang w:val="la-Latn"/>
        </w:rPr>
        <w:t xml:space="preserve"> cor ves</w:t>
      </w:r>
      <w:r w:rsidR="007A73C4" w:rsidRPr="007A06F5">
        <w:rPr>
          <w:rFonts w:ascii="Times New Roman" w:hAnsi="Times New Roman" w:cs="Times New Roman"/>
          <w:lang w:val="la-Latn"/>
        </w:rPr>
        <w:t>t</w:t>
      </w:r>
      <w:r w:rsidR="0003173C" w:rsidRPr="007A06F5">
        <w:rPr>
          <w:rFonts w:ascii="Times New Roman" w:hAnsi="Times New Roman" w:cs="Times New Roman"/>
          <w:lang w:val="la-Latn"/>
        </w:rPr>
        <w:t xml:space="preserve">rum, et </w:t>
      </w:r>
      <w:r w:rsidR="00407FE6" w:rsidRPr="007A06F5">
        <w:rPr>
          <w:rFonts w:ascii="Times New Roman" w:hAnsi="Times New Roman" w:cs="Times New Roman"/>
          <w:lang w:val="la-Latn"/>
        </w:rPr>
        <w:t>s</w:t>
      </w:r>
      <w:r w:rsidR="0003173C" w:rsidRPr="007A06F5">
        <w:rPr>
          <w:rFonts w:ascii="Times New Roman" w:hAnsi="Times New Roman" w:cs="Times New Roman"/>
          <w:lang w:val="la-Latn"/>
        </w:rPr>
        <w:t xml:space="preserve">tudium </w:t>
      </w:r>
      <w:r w:rsidR="00407FE6" w:rsidRPr="007A06F5">
        <w:rPr>
          <w:rFonts w:ascii="Times New Roman" w:hAnsi="Times New Roman" w:cs="Times New Roman"/>
          <w:lang w:val="la-Latn"/>
        </w:rPr>
        <w:t>i</w:t>
      </w:r>
      <w:r w:rsidR="0003173C" w:rsidRPr="007A06F5">
        <w:rPr>
          <w:rFonts w:ascii="Times New Roman" w:hAnsi="Times New Roman" w:cs="Times New Roman"/>
          <w:lang w:val="la-Latn"/>
        </w:rPr>
        <w:t xml:space="preserve">n omne </w:t>
      </w:r>
      <w:r w:rsidR="00407FE6" w:rsidRPr="007A06F5">
        <w:rPr>
          <w:rFonts w:ascii="Times New Roman" w:hAnsi="Times New Roman" w:cs="Times New Roman"/>
          <w:lang w:val="la-Latn"/>
        </w:rPr>
        <w:t xml:space="preserve">opus </w:t>
      </w:r>
      <w:r w:rsidR="0003173C" w:rsidRPr="007A06F5">
        <w:rPr>
          <w:rFonts w:ascii="Times New Roman" w:hAnsi="Times New Roman" w:cs="Times New Roman"/>
          <w:lang w:val="la-Latn"/>
        </w:rPr>
        <w:t>bonum, ut present</w:t>
      </w:r>
      <w:r w:rsidR="00407FE6" w:rsidRPr="007A06F5">
        <w:rPr>
          <w:rFonts w:ascii="Times New Roman" w:hAnsi="Times New Roman" w:cs="Times New Roman"/>
          <w:lang w:val="la-Latn"/>
        </w:rPr>
        <w:t>i</w:t>
      </w:r>
      <w:r w:rsidR="0003173C" w:rsidRPr="007A06F5">
        <w:rPr>
          <w:rFonts w:ascii="Times New Roman" w:hAnsi="Times New Roman" w:cs="Times New Roman"/>
          <w:lang w:val="la-Latn"/>
        </w:rPr>
        <w:t xml:space="preserve"> vita ca doceatis a</w:t>
      </w:r>
      <w:r w:rsidR="00407FE6" w:rsidRPr="007A06F5">
        <w:rPr>
          <w:rFonts w:ascii="Times New Roman" w:hAnsi="Times New Roman" w:cs="Times New Roman"/>
          <w:lang w:val="la-Latn"/>
        </w:rPr>
        <w:t>t</w:t>
      </w:r>
      <w:r w:rsidR="0003173C" w:rsidRPr="007A06F5">
        <w:rPr>
          <w:rFonts w:ascii="Times New Roman" w:hAnsi="Times New Roman" w:cs="Times New Roman"/>
          <w:lang w:val="la-Latn"/>
        </w:rPr>
        <w:t>que agatis,</w:t>
      </w:r>
      <w:r w:rsidR="00407FE6" w:rsidRPr="007A06F5">
        <w:rPr>
          <w:rFonts w:ascii="Times New Roman" w:hAnsi="Times New Roman" w:cs="Times New Roman"/>
          <w:lang w:val="la-Latn"/>
        </w:rPr>
        <w:t xml:space="preserve"> </w:t>
      </w:r>
      <w:r w:rsidR="0003173C" w:rsidRPr="007A06F5">
        <w:rPr>
          <w:rFonts w:ascii="Times New Roman" w:hAnsi="Times New Roman" w:cs="Times New Roman"/>
          <w:lang w:val="la-Latn"/>
        </w:rPr>
        <w:t>qu</w:t>
      </w:r>
      <w:r w:rsidR="00407FE6" w:rsidRPr="007A06F5">
        <w:rPr>
          <w:rFonts w:ascii="Times New Roman" w:hAnsi="Times New Roman" w:cs="Times New Roman"/>
          <w:lang w:val="la-Latn"/>
        </w:rPr>
        <w:t>æ</w:t>
      </w:r>
      <w:r w:rsidR="0003173C" w:rsidRPr="007A06F5">
        <w:rPr>
          <w:rFonts w:ascii="Times New Roman" w:hAnsi="Times New Roman" w:cs="Times New Roman"/>
          <w:lang w:val="la-Latn"/>
        </w:rPr>
        <w:t xml:space="preserve"> sibi sun</w:t>
      </w:r>
      <w:r w:rsidR="00407FE6" w:rsidRPr="007A06F5">
        <w:rPr>
          <w:rFonts w:ascii="Times New Roman" w:hAnsi="Times New Roman" w:cs="Times New Roman"/>
          <w:lang w:val="la-Latn"/>
        </w:rPr>
        <w:t>t</w:t>
      </w:r>
      <w:r w:rsidR="0003173C" w:rsidRPr="007A06F5">
        <w:rPr>
          <w:rFonts w:ascii="Times New Roman" w:hAnsi="Times New Roman" w:cs="Times New Roman"/>
          <w:lang w:val="la-Latn"/>
        </w:rPr>
        <w:t xml:space="preserve"> placi</w:t>
      </w:r>
      <w:r w:rsidR="00407FE6" w:rsidRPr="007A06F5">
        <w:rPr>
          <w:rFonts w:ascii="Times New Roman" w:hAnsi="Times New Roman" w:cs="Times New Roman"/>
          <w:lang w:val="la-Latn"/>
        </w:rPr>
        <w:t xml:space="preserve">ta: sicque per ejus gratiam ad </w:t>
      </w:r>
      <w:r w:rsidR="0003173C" w:rsidRPr="007A06F5">
        <w:rPr>
          <w:rFonts w:ascii="Times New Roman" w:hAnsi="Times New Roman" w:cs="Times New Roman"/>
          <w:lang w:val="la-Latn"/>
        </w:rPr>
        <w:t xml:space="preserve">mercedem plenam, et ad vitam perveniatis </w:t>
      </w:r>
      <w:r w:rsidR="00407FE6" w:rsidRPr="007A06F5">
        <w:rPr>
          <w:rFonts w:ascii="Times New Roman" w:hAnsi="Times New Roman" w:cs="Times New Roman"/>
          <w:lang w:val="la-Latn"/>
        </w:rPr>
        <w:t>æte</w:t>
      </w:r>
      <w:r w:rsidR="0003173C" w:rsidRPr="007A06F5">
        <w:rPr>
          <w:rFonts w:ascii="Times New Roman" w:hAnsi="Times New Roman" w:cs="Times New Roman"/>
          <w:lang w:val="la-Latn"/>
        </w:rPr>
        <w:t>rnam</w:t>
      </w:r>
      <w:r w:rsidR="00407FE6" w:rsidRPr="007A06F5">
        <w:rPr>
          <w:rFonts w:ascii="Times New Roman" w:hAnsi="Times New Roman" w:cs="Times New Roman"/>
          <w:lang w:val="la-Latn"/>
        </w:rPr>
        <w:t xml:space="preserve">. </w:t>
      </w:r>
      <w:r w:rsidR="0003173C" w:rsidRPr="007A06F5">
        <w:rPr>
          <w:rFonts w:ascii="Times New Roman" w:hAnsi="Times New Roman" w:cs="Times New Roman"/>
          <w:lang w:val="la-Latn"/>
        </w:rPr>
        <w:t>Prohiben</w:t>
      </w:r>
      <w:r w:rsidR="00407FE6" w:rsidRPr="007A06F5">
        <w:rPr>
          <w:rFonts w:ascii="Times New Roman" w:hAnsi="Times New Roman" w:cs="Times New Roman"/>
          <w:lang w:val="la-Latn"/>
        </w:rPr>
        <w:t>tu</w:t>
      </w:r>
      <w:r w:rsidR="0003173C" w:rsidRPr="007A06F5">
        <w:rPr>
          <w:rFonts w:ascii="Times New Roman" w:hAnsi="Times New Roman" w:cs="Times New Roman"/>
          <w:lang w:val="la-Latn"/>
        </w:rPr>
        <w:t xml:space="preserve">r enim in lege Domini </w:t>
      </w:r>
      <w:r w:rsidR="00407FE6" w:rsidRPr="007A06F5">
        <w:rPr>
          <w:rFonts w:ascii="Times New Roman" w:hAnsi="Times New Roman" w:cs="Times New Roman"/>
          <w:lang w:val="la-Latn"/>
        </w:rPr>
        <w:t xml:space="preserve">homicidia, et </w:t>
      </w:r>
      <w:r w:rsidR="0003173C" w:rsidRPr="007A06F5">
        <w:rPr>
          <w:rFonts w:ascii="Times New Roman" w:hAnsi="Times New Roman" w:cs="Times New Roman"/>
          <w:lang w:val="la-Latn"/>
        </w:rPr>
        <w:t>adulteria, sicut supra dictum est, omniaque vi</w:t>
      </w:r>
      <w:r w:rsidR="00407FE6" w:rsidRPr="007A06F5">
        <w:rPr>
          <w:rFonts w:ascii="Times New Roman" w:hAnsi="Times New Roman" w:cs="Times New Roman"/>
          <w:lang w:val="la-Latn"/>
        </w:rPr>
        <w:t xml:space="preserve">tia. </w:t>
      </w:r>
      <w:r w:rsidR="0003173C" w:rsidRPr="007A06F5">
        <w:rPr>
          <w:rFonts w:ascii="Times New Roman" w:hAnsi="Times New Roman" w:cs="Times New Roman"/>
          <w:lang w:val="la-Latn"/>
        </w:rPr>
        <w:t>Unde in Levitico scriptum est, quod Do</w:t>
      </w:r>
      <w:r w:rsidR="00407FE6" w:rsidRPr="007A06F5">
        <w:rPr>
          <w:rFonts w:ascii="Times New Roman" w:hAnsi="Times New Roman" w:cs="Times New Roman"/>
          <w:lang w:val="la-Latn"/>
        </w:rPr>
        <w:t>minus jus</w:t>
      </w:r>
      <w:r w:rsidR="0003173C" w:rsidRPr="007A06F5">
        <w:rPr>
          <w:rFonts w:ascii="Times New Roman" w:hAnsi="Times New Roman" w:cs="Times New Roman"/>
          <w:lang w:val="la-Latn"/>
        </w:rPr>
        <w:t>seri</w:t>
      </w:r>
      <w:r w:rsidR="00407FE6" w:rsidRPr="007A06F5">
        <w:rPr>
          <w:rFonts w:ascii="Times New Roman" w:hAnsi="Times New Roman" w:cs="Times New Roman"/>
          <w:lang w:val="la-Latn"/>
        </w:rPr>
        <w:t>t populo suo dicens</w:t>
      </w:r>
      <w:r w:rsidR="0003173C" w:rsidRPr="007A06F5">
        <w:rPr>
          <w:rFonts w:ascii="Times New Roman" w:hAnsi="Times New Roman" w:cs="Times New Roman"/>
          <w:lang w:val="la-Latn"/>
        </w:rPr>
        <w:t xml:space="preserve">: </w:t>
      </w:r>
      <w:r w:rsidR="00407FE6" w:rsidRPr="007A06F5">
        <w:rPr>
          <w:rFonts w:ascii="Times New Roman" w:hAnsi="Times New Roman" w:cs="Times New Roman"/>
          <w:lang w:val="la-Latn"/>
        </w:rPr>
        <w:t>„</w:t>
      </w:r>
      <w:r w:rsidR="0003173C" w:rsidRPr="007A06F5">
        <w:rPr>
          <w:rFonts w:ascii="Times New Roman" w:hAnsi="Times New Roman" w:cs="Times New Roman"/>
          <w:lang w:val="la-Latn"/>
        </w:rPr>
        <w:t>Sanc</w:t>
      </w:r>
      <w:r w:rsidR="00407FE6" w:rsidRPr="007A06F5">
        <w:rPr>
          <w:rFonts w:ascii="Times New Roman" w:hAnsi="Times New Roman" w:cs="Times New Roman"/>
          <w:lang w:val="la-Latn"/>
        </w:rPr>
        <w:t>tifi</w:t>
      </w:r>
      <w:r w:rsidR="0003173C" w:rsidRPr="007A06F5">
        <w:rPr>
          <w:rFonts w:ascii="Times New Roman" w:hAnsi="Times New Roman" w:cs="Times New Roman"/>
          <w:lang w:val="la-Latn"/>
        </w:rPr>
        <w:t>camini, et</w:t>
      </w:r>
      <w:r w:rsidR="00407FE6" w:rsidRPr="007A06F5">
        <w:rPr>
          <w:rFonts w:ascii="Times New Roman" w:hAnsi="Times New Roman" w:cs="Times New Roman"/>
          <w:lang w:val="la-Latn"/>
        </w:rPr>
        <w:t xml:space="preserve"> </w:t>
      </w:r>
      <w:r w:rsidR="0003173C" w:rsidRPr="007A06F5">
        <w:rPr>
          <w:rFonts w:ascii="Times New Roman" w:hAnsi="Times New Roman" w:cs="Times New Roman"/>
          <w:lang w:val="la-Latn"/>
        </w:rPr>
        <w:t>estot</w:t>
      </w:r>
      <w:r w:rsidR="00407FE6" w:rsidRPr="007A06F5">
        <w:rPr>
          <w:rFonts w:ascii="Times New Roman" w:hAnsi="Times New Roman" w:cs="Times New Roman"/>
          <w:lang w:val="la-Latn"/>
        </w:rPr>
        <w:t xml:space="preserve">e </w:t>
      </w:r>
      <w:r w:rsidR="0003173C" w:rsidRPr="007A06F5">
        <w:rPr>
          <w:rFonts w:ascii="Times New Roman" w:hAnsi="Times New Roman" w:cs="Times New Roman"/>
          <w:lang w:val="la-Latn"/>
        </w:rPr>
        <w:t>sancti, quia ego sanctus Dominus Deus ves</w:t>
      </w:r>
      <w:r w:rsidR="00407FE6" w:rsidRPr="007A06F5">
        <w:rPr>
          <w:rFonts w:ascii="Times New Roman" w:hAnsi="Times New Roman" w:cs="Times New Roman"/>
          <w:lang w:val="la-Latn"/>
        </w:rPr>
        <w:t>ter. N</w:t>
      </w:r>
      <w:r w:rsidR="0003173C" w:rsidRPr="007A06F5">
        <w:rPr>
          <w:rFonts w:ascii="Times New Roman" w:hAnsi="Times New Roman" w:cs="Times New Roman"/>
          <w:lang w:val="la-Latn"/>
        </w:rPr>
        <w:t>oli</w:t>
      </w:r>
      <w:r w:rsidR="00407FE6" w:rsidRPr="007A06F5">
        <w:rPr>
          <w:rFonts w:ascii="Times New Roman" w:hAnsi="Times New Roman" w:cs="Times New Roman"/>
          <w:lang w:val="la-Latn"/>
        </w:rPr>
        <w:t>t</w:t>
      </w:r>
      <w:r w:rsidR="0003173C" w:rsidRPr="007A06F5">
        <w:rPr>
          <w:rFonts w:ascii="Times New Roman" w:hAnsi="Times New Roman" w:cs="Times New Roman"/>
          <w:lang w:val="la-Latn"/>
        </w:rPr>
        <w:t>e facer</w:t>
      </w:r>
      <w:r w:rsidR="00407FE6" w:rsidRPr="007A06F5">
        <w:rPr>
          <w:rFonts w:ascii="Times New Roman" w:hAnsi="Times New Roman" w:cs="Times New Roman"/>
          <w:lang w:val="la-Latn"/>
        </w:rPr>
        <w:t>e</w:t>
      </w:r>
      <w:r w:rsidR="0003173C" w:rsidRPr="007A06F5">
        <w:rPr>
          <w:rFonts w:ascii="Times New Roman" w:hAnsi="Times New Roman" w:cs="Times New Roman"/>
          <w:lang w:val="la-Latn"/>
        </w:rPr>
        <w:t xml:space="preserve"> </w:t>
      </w:r>
      <w:r w:rsidR="00407FE6" w:rsidRPr="007A06F5">
        <w:rPr>
          <w:rFonts w:ascii="Times New Roman" w:hAnsi="Times New Roman" w:cs="Times New Roman"/>
          <w:lang w:val="la-Latn"/>
        </w:rPr>
        <w:t>i</w:t>
      </w:r>
      <w:r w:rsidR="0003173C" w:rsidRPr="007A06F5">
        <w:rPr>
          <w:rFonts w:ascii="Times New Roman" w:hAnsi="Times New Roman" w:cs="Times New Roman"/>
          <w:lang w:val="la-Latn"/>
        </w:rPr>
        <w:t>niquiim aliquid in judicio, in regula, in pon</w:t>
      </w:r>
      <w:r w:rsidR="00407FE6" w:rsidRPr="007A06F5">
        <w:rPr>
          <w:rFonts w:ascii="Times New Roman" w:hAnsi="Times New Roman" w:cs="Times New Roman"/>
          <w:lang w:val="la-Latn"/>
        </w:rPr>
        <w:t>dere. Non stabis contra sanguin</w:t>
      </w:r>
      <w:r w:rsidR="0003173C" w:rsidRPr="007A06F5">
        <w:rPr>
          <w:rFonts w:ascii="Times New Roman" w:hAnsi="Times New Roman" w:cs="Times New Roman"/>
          <w:lang w:val="la-Latn"/>
        </w:rPr>
        <w:t>em</w:t>
      </w:r>
      <w:r w:rsidR="00090017" w:rsidRPr="007A06F5">
        <w:rPr>
          <w:rFonts w:ascii="Times New Roman" w:hAnsi="Times New Roman" w:cs="Times New Roman"/>
          <w:lang w:val="la-Latn"/>
        </w:rPr>
        <w:t xml:space="preserve"> </w:t>
      </w:r>
      <w:r w:rsidR="00407FE6" w:rsidRPr="007A06F5">
        <w:rPr>
          <w:rFonts w:ascii="Times New Roman" w:eastAsia="Times New Roman" w:hAnsi="Times New Roman" w:cs="Times New Roman"/>
          <w:sz w:val="24"/>
          <w:szCs w:val="24"/>
          <w:lang w:val="la-Latn" w:eastAsia="cs-CZ"/>
        </w:rPr>
        <w:t>proximi tui. Ne o</w:t>
      </w:r>
      <w:r w:rsidR="00D07E20" w:rsidRPr="007A06F5">
        <w:rPr>
          <w:rFonts w:ascii="Times New Roman" w:eastAsia="Times New Roman" w:hAnsi="Times New Roman" w:cs="Times New Roman"/>
          <w:sz w:val="24"/>
          <w:szCs w:val="24"/>
          <w:lang w:val="la-Latn" w:eastAsia="cs-CZ"/>
        </w:rPr>
        <w:t>d</w:t>
      </w:r>
      <w:r w:rsidR="00407FE6" w:rsidRPr="007A06F5">
        <w:rPr>
          <w:rFonts w:ascii="Times New Roman" w:eastAsia="Times New Roman" w:hAnsi="Times New Roman" w:cs="Times New Roman"/>
          <w:sz w:val="24"/>
          <w:szCs w:val="24"/>
          <w:lang w:val="la-Latn" w:eastAsia="cs-CZ"/>
        </w:rPr>
        <w:t xml:space="preserve">eris </w:t>
      </w:r>
      <w:r w:rsidR="00D07E20" w:rsidRPr="007A06F5">
        <w:rPr>
          <w:rFonts w:ascii="Times New Roman" w:eastAsia="Times New Roman" w:hAnsi="Times New Roman" w:cs="Times New Roman"/>
          <w:sz w:val="24"/>
          <w:szCs w:val="24"/>
          <w:lang w:val="la-Latn" w:eastAsia="cs-CZ"/>
        </w:rPr>
        <w:t>fr</w:t>
      </w:r>
      <w:r w:rsidR="00407FE6" w:rsidRPr="007A06F5">
        <w:rPr>
          <w:rFonts w:ascii="Times New Roman" w:eastAsia="Times New Roman" w:hAnsi="Times New Roman" w:cs="Times New Roman"/>
          <w:sz w:val="24"/>
          <w:szCs w:val="24"/>
          <w:lang w:val="la-Latn" w:eastAsia="cs-CZ"/>
        </w:rPr>
        <w:t xml:space="preserve">atrem in corde </w:t>
      </w:r>
      <w:r w:rsidR="00D07E20"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 xml:space="preserve">uo, </w:t>
      </w:r>
      <w:r w:rsidR="00D07E20" w:rsidRPr="007A06F5">
        <w:rPr>
          <w:rFonts w:ascii="Times New Roman" w:eastAsia="Times New Roman" w:hAnsi="Times New Roman" w:cs="Times New Roman"/>
          <w:sz w:val="24"/>
          <w:szCs w:val="24"/>
          <w:lang w:val="la-Latn" w:eastAsia="cs-CZ"/>
        </w:rPr>
        <w:t>s</w:t>
      </w:r>
      <w:r w:rsidR="00407FE6" w:rsidRPr="007A06F5">
        <w:rPr>
          <w:rFonts w:ascii="Times New Roman" w:eastAsia="Times New Roman" w:hAnsi="Times New Roman" w:cs="Times New Roman"/>
          <w:sz w:val="24"/>
          <w:szCs w:val="24"/>
          <w:lang w:val="la-Latn" w:eastAsia="cs-CZ"/>
        </w:rPr>
        <w:t xml:space="preserve">ed </w:t>
      </w:r>
      <w:r w:rsidR="00D07E20" w:rsidRPr="007A06F5">
        <w:rPr>
          <w:rFonts w:ascii="Times New Roman" w:eastAsia="Times New Roman" w:hAnsi="Times New Roman" w:cs="Times New Roman"/>
          <w:sz w:val="24"/>
          <w:szCs w:val="24"/>
          <w:lang w:val="la-Latn" w:eastAsia="cs-CZ"/>
        </w:rPr>
        <w:t xml:space="preserve">publice argue eum, ne habeas super illo peccatum. Non quæras ultionem, nec memor eris injuriæ civium tuorum. Qui maledixerit patri, vel matri, morte moriatur. Patri matrique qui </w:t>
      </w:r>
      <w:r w:rsidR="00EB7270" w:rsidRPr="007A06F5">
        <w:rPr>
          <w:rFonts w:ascii="Times New Roman" w:eastAsia="Times New Roman" w:hAnsi="Times New Roman" w:cs="Times New Roman"/>
          <w:sz w:val="24"/>
          <w:szCs w:val="24"/>
          <w:lang w:val="la-Latn" w:eastAsia="cs-CZ"/>
        </w:rPr>
        <w:t xml:space="preserve">maledixerit, sanguis ejus super eum. </w:t>
      </w:r>
    </w:p>
    <w:p w14:paraId="795E0D4B" w14:textId="76A5596A" w:rsidR="00407FE6" w:rsidRPr="007A06F5" w:rsidRDefault="00EB7270" w:rsidP="001F75D9">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mœchatus fuerit cum uxore alterius,</w:t>
      </w:r>
      <w:r w:rsidR="006D795D" w:rsidRPr="007A06F5">
        <w:rPr>
          <w:rFonts w:ascii="Times New Roman" w:eastAsia="Times New Roman" w:hAnsi="Times New Roman" w:cs="Times New Roman"/>
          <w:sz w:val="24"/>
          <w:szCs w:val="24"/>
          <w:lang w:val="la-Latn" w:eastAsia="cs-CZ"/>
        </w:rPr>
        <w:t xml:space="preserve"> et adulterium perpetraverit cum conjuge proximi sui, morte ruoriatur et mœchus, et adultera. Qui dormierit cum noverca sua, et revelaverit ignominiam patris sui, morte moriantur ambo, et sanguis eorum sit super eos. Qui d</w:t>
      </w:r>
      <w:r w:rsidR="00477425" w:rsidRPr="007A06F5">
        <w:rPr>
          <w:rFonts w:ascii="Times New Roman" w:eastAsia="Times New Roman" w:hAnsi="Times New Roman" w:cs="Times New Roman"/>
          <w:sz w:val="24"/>
          <w:szCs w:val="24"/>
          <w:lang w:val="la-Latn" w:eastAsia="cs-CZ"/>
        </w:rPr>
        <w:t xml:space="preserve">ormierit cum masculo coitu femineo: et uterque operatus est scelus, morte moriantur; sanguis eorum super eos. Si quis dormierit cum nuru sua: uterque moriantur; quia scelus operati sunt, sanguis </w:t>
      </w:r>
      <w:r w:rsidR="00477425" w:rsidRPr="007A06F5">
        <w:rPr>
          <w:rFonts w:ascii="Times New Roman" w:eastAsia="Times New Roman" w:hAnsi="Times New Roman" w:cs="Times New Roman"/>
          <w:sz w:val="24"/>
          <w:szCs w:val="24"/>
          <w:lang w:val="la-Latn" w:eastAsia="cs-CZ"/>
        </w:rPr>
        <w:lastRenderedPageBreak/>
        <w:t>eorum super eos. Qui super uxorem filiam, duxerit matrem ejus: scelus operatus est, sanguis ejus super eos: viv</w:t>
      </w:r>
      <w:r w:rsidR="009213E9" w:rsidRPr="007A06F5">
        <w:rPr>
          <w:rFonts w:ascii="Times New Roman" w:eastAsia="Times New Roman" w:hAnsi="Times New Roman" w:cs="Times New Roman"/>
          <w:sz w:val="24"/>
          <w:szCs w:val="24"/>
          <w:lang w:val="la-Latn" w:eastAsia="cs-CZ"/>
        </w:rPr>
        <w:t>us ardebit cum eis, nec permanebit tantum nefas in medio vestrum. Qui cum jumento et pecore coierit, morte moriatur, pecus quoque occidite. Mulier quæ succubuit cuilibet jumento, simul interficietur cum eo; sanguis ejus super eam. Qui acceperit sororem suam, filiam patris sui, vel filiam matris suæ, et viderit turpitudinem ejus, illaque conspexerit fratris ignominiam; nefariam rem operati sunt: occidentur ambo in conspectu populi, eo quod turpitudinem</w:t>
      </w:r>
      <w:r w:rsidR="00834BAC" w:rsidRPr="007A06F5">
        <w:rPr>
          <w:rFonts w:ascii="Times New Roman" w:eastAsia="Times New Roman" w:hAnsi="Times New Roman" w:cs="Times New Roman"/>
          <w:sz w:val="24"/>
          <w:szCs w:val="24"/>
          <w:lang w:val="la-Latn" w:eastAsia="cs-CZ"/>
        </w:rPr>
        <w:t xml:space="preserve"> suam mutuo revelaverunt: et portahunt iniquitatem suam. Qui coierit cum muliere menstruata,</w:t>
      </w:r>
      <w:r w:rsidR="00E83B82" w:rsidRPr="007A06F5">
        <w:rPr>
          <w:rFonts w:ascii="Times New Roman" w:eastAsia="Times New Roman" w:hAnsi="Times New Roman" w:cs="Times New Roman"/>
          <w:sz w:val="24"/>
          <w:szCs w:val="24"/>
          <w:lang w:val="la-Latn" w:eastAsia="cs-CZ"/>
        </w:rPr>
        <w:t xml:space="preserve"> et revelaverit turpitudinem ejus, ipsaque aperuerit fontem sanguinis sui, interfciantur ambo medio popoli. Turpitudinem amitæ et materteræ tuæ non discooperies. Qui </w:t>
      </w:r>
      <w:r w:rsidR="009332DB" w:rsidRPr="007A06F5">
        <w:rPr>
          <w:rFonts w:ascii="Times New Roman" w:eastAsia="Times New Roman" w:hAnsi="Times New Roman" w:cs="Times New Roman"/>
          <w:sz w:val="24"/>
          <w:szCs w:val="24"/>
          <w:lang w:val="la-Latn" w:eastAsia="cs-CZ"/>
        </w:rPr>
        <w:t>hoc</w:t>
      </w:r>
      <w:r w:rsidR="00E83B82" w:rsidRPr="007A06F5">
        <w:rPr>
          <w:rFonts w:ascii="Times New Roman" w:eastAsia="Times New Roman" w:hAnsi="Times New Roman" w:cs="Times New Roman"/>
          <w:sz w:val="24"/>
          <w:szCs w:val="24"/>
          <w:lang w:val="la-Latn" w:eastAsia="cs-CZ"/>
        </w:rPr>
        <w:t xml:space="preserve"> fecerit, ignominiam carnis sui nudabit: portabunt ambo iniqui</w:t>
      </w:r>
      <w:r w:rsidR="009332DB" w:rsidRPr="007A06F5">
        <w:rPr>
          <w:rFonts w:ascii="Times New Roman" w:eastAsia="Times New Roman" w:hAnsi="Times New Roman" w:cs="Times New Roman"/>
          <w:sz w:val="24"/>
          <w:szCs w:val="24"/>
          <w:lang w:val="la-Latn" w:eastAsia="cs-CZ"/>
        </w:rPr>
        <w:t>talem suam. Qui coierit cum uxore patrui, vel avunculi sui, et revelaverit ignominiam cognationis suæ, portabunt peccatum suum: absque liberis morientur. Qui duxerit uxorem fratris sui,</w:t>
      </w:r>
      <w:r w:rsidR="00406DBE" w:rsidRPr="007A06F5">
        <w:rPr>
          <w:rFonts w:ascii="Times New Roman" w:eastAsia="Times New Roman" w:hAnsi="Times New Roman" w:cs="Times New Roman"/>
          <w:sz w:val="24"/>
          <w:szCs w:val="24"/>
          <w:lang w:val="la-Latn" w:eastAsia="cs-CZ"/>
        </w:rPr>
        <w:t xml:space="preserve"> rem facit illicitam: turpitudinem fratris sui revelavit, absque liberis erunt. Ne polluatis animas vestras in pecore, et in a</w:t>
      </w:r>
      <w:r w:rsidR="00147B13" w:rsidRPr="007A06F5">
        <w:rPr>
          <w:rFonts w:ascii="Times New Roman" w:eastAsia="Times New Roman" w:hAnsi="Times New Roman" w:cs="Times New Roman"/>
          <w:sz w:val="24"/>
          <w:szCs w:val="24"/>
          <w:lang w:val="la-Latn" w:eastAsia="cs-CZ"/>
        </w:rPr>
        <w:t>vibu</w:t>
      </w:r>
      <w:r w:rsidR="00406DBE" w:rsidRPr="007A06F5">
        <w:rPr>
          <w:rFonts w:ascii="Times New Roman" w:eastAsia="Times New Roman" w:hAnsi="Times New Roman" w:cs="Times New Roman"/>
          <w:sz w:val="24"/>
          <w:szCs w:val="24"/>
          <w:lang w:val="la-Latn" w:eastAsia="cs-CZ"/>
        </w:rPr>
        <w:t xml:space="preserve">s, </w:t>
      </w:r>
      <w:r w:rsidR="00147B13" w:rsidRPr="007A06F5">
        <w:rPr>
          <w:rFonts w:ascii="Times New Roman" w:eastAsia="Times New Roman" w:hAnsi="Times New Roman" w:cs="Times New Roman"/>
          <w:sz w:val="24"/>
          <w:szCs w:val="24"/>
          <w:lang w:val="la-Latn" w:eastAsia="cs-CZ"/>
        </w:rPr>
        <w:t>et cunc</w:t>
      </w:r>
      <w:r w:rsidR="00406DBE" w:rsidRPr="007A06F5">
        <w:rPr>
          <w:rFonts w:ascii="Times New Roman" w:eastAsia="Times New Roman" w:hAnsi="Times New Roman" w:cs="Times New Roman"/>
          <w:sz w:val="24"/>
          <w:szCs w:val="24"/>
          <w:lang w:val="la-Latn" w:eastAsia="cs-CZ"/>
        </w:rPr>
        <w:t>tis qu</w:t>
      </w:r>
      <w:r w:rsidR="00147B13" w:rsidRPr="007A06F5">
        <w:rPr>
          <w:rFonts w:ascii="Times New Roman" w:eastAsia="Times New Roman" w:hAnsi="Times New Roman" w:cs="Times New Roman"/>
          <w:sz w:val="24"/>
          <w:szCs w:val="24"/>
          <w:lang w:val="la-Latn" w:eastAsia="cs-CZ"/>
        </w:rPr>
        <w:t>æ moventur in terra, et quæ vobis ostendi polluta</w:t>
      </w:r>
      <w:r w:rsidR="002D102B" w:rsidRPr="007A06F5">
        <w:rPr>
          <w:rFonts w:ascii="Times New Roman" w:eastAsia="Times New Roman" w:hAnsi="Times New Roman" w:cs="Times New Roman"/>
          <w:sz w:val="24"/>
          <w:szCs w:val="24"/>
          <w:lang w:val="la-Latn" w:eastAsia="cs-CZ"/>
        </w:rPr>
        <w:t xml:space="preserve"> esse. Vir, sive mulier, in quibus Pythonicus, vel divinationis fuerit spiritus, morte moriantur. La</w:t>
      </w:r>
      <w:r w:rsidR="00EC0790" w:rsidRPr="007A06F5">
        <w:rPr>
          <w:rFonts w:ascii="Times New Roman" w:eastAsia="Times New Roman" w:hAnsi="Times New Roman" w:cs="Times New Roman"/>
          <w:sz w:val="24"/>
          <w:szCs w:val="24"/>
          <w:lang w:val="la-Latn" w:eastAsia="cs-CZ"/>
        </w:rPr>
        <w:t>pidibus obruant eos, et sanguis eorum sit super eos. Custodite leges meas, atque judicia, et facite ea: ne et vos evomat terra, quam intraturi estis, et habitaturi. Nolite ambulare in legitimis nationum, quas ego expulsurus sum in vos. Sed hoc non solum in Veteri Testamento, sed in Novo cultoribus Dei similiter agere omnino concupiscenttis vero carnalibus Paulus ad Galatas scribens ita loquitur: Dico autem, spiritu</w:t>
      </w:r>
      <w:r w:rsidR="001F75D9"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 xml:space="preserve">ambulale, et desideria </w:t>
      </w:r>
      <w:r w:rsidR="00062538" w:rsidRPr="007A06F5">
        <w:rPr>
          <w:rFonts w:ascii="Times New Roman" w:eastAsia="Times New Roman" w:hAnsi="Times New Roman" w:cs="Times New Roman"/>
          <w:sz w:val="24"/>
          <w:szCs w:val="24"/>
          <w:lang w:val="la-Latn" w:eastAsia="cs-CZ"/>
        </w:rPr>
        <w:t>c</w:t>
      </w:r>
      <w:r w:rsidR="00407FE6" w:rsidRPr="007A06F5">
        <w:rPr>
          <w:rFonts w:ascii="Times New Roman" w:eastAsia="Times New Roman" w:hAnsi="Times New Roman" w:cs="Times New Roman"/>
          <w:sz w:val="24"/>
          <w:szCs w:val="24"/>
          <w:lang w:val="la-Latn" w:eastAsia="cs-CZ"/>
        </w:rPr>
        <w:t>arnis non p</w:t>
      </w:r>
      <w:r w:rsidR="00062538" w:rsidRPr="007A06F5">
        <w:rPr>
          <w:rFonts w:ascii="Times New Roman" w:eastAsia="Times New Roman" w:hAnsi="Times New Roman" w:cs="Times New Roman"/>
          <w:sz w:val="24"/>
          <w:szCs w:val="24"/>
          <w:lang w:val="la-Latn" w:eastAsia="cs-CZ"/>
        </w:rPr>
        <w:t>e</w:t>
      </w:r>
      <w:r w:rsidR="00407FE6" w:rsidRPr="007A06F5">
        <w:rPr>
          <w:rFonts w:ascii="Times New Roman" w:eastAsia="Times New Roman" w:hAnsi="Times New Roman" w:cs="Times New Roman"/>
          <w:sz w:val="24"/>
          <w:szCs w:val="24"/>
          <w:lang w:val="la-Latn" w:eastAsia="cs-CZ"/>
        </w:rPr>
        <w:t>r</w:t>
      </w:r>
      <w:r w:rsidR="00062538" w:rsidRPr="007A06F5">
        <w:rPr>
          <w:rFonts w:ascii="Times New Roman" w:eastAsia="Times New Roman" w:hAnsi="Times New Roman" w:cs="Times New Roman"/>
          <w:sz w:val="24"/>
          <w:szCs w:val="24"/>
          <w:lang w:val="la-Latn" w:eastAsia="cs-CZ"/>
        </w:rPr>
        <w:t xml:space="preserve">ficietis. Caro </w:t>
      </w:r>
      <w:r w:rsidR="00407FE6" w:rsidRPr="007A06F5">
        <w:rPr>
          <w:rFonts w:ascii="Times New Roman" w:eastAsia="Times New Roman" w:hAnsi="Times New Roman" w:cs="Times New Roman"/>
          <w:sz w:val="24"/>
          <w:szCs w:val="24"/>
          <w:lang w:val="la-Latn" w:eastAsia="cs-CZ"/>
        </w:rPr>
        <w:t>enim conc</w:t>
      </w:r>
      <w:r w:rsidR="00062538" w:rsidRPr="007A06F5">
        <w:rPr>
          <w:rFonts w:ascii="Times New Roman" w:eastAsia="Times New Roman" w:hAnsi="Times New Roman" w:cs="Times New Roman"/>
          <w:sz w:val="24"/>
          <w:szCs w:val="24"/>
          <w:lang w:val="la-Latn" w:eastAsia="cs-CZ"/>
        </w:rPr>
        <w:t>u</w:t>
      </w:r>
      <w:r w:rsidR="00407FE6" w:rsidRPr="007A06F5">
        <w:rPr>
          <w:rFonts w:ascii="Times New Roman" w:eastAsia="Times New Roman" w:hAnsi="Times New Roman" w:cs="Times New Roman"/>
          <w:sz w:val="24"/>
          <w:szCs w:val="24"/>
          <w:lang w:val="la-Latn" w:eastAsia="cs-CZ"/>
        </w:rPr>
        <w:t>pisci</w:t>
      </w:r>
      <w:r w:rsidR="00062538" w:rsidRPr="007A06F5">
        <w:rPr>
          <w:rFonts w:ascii="Times New Roman" w:eastAsia="Times New Roman" w:hAnsi="Times New Roman" w:cs="Times New Roman"/>
          <w:sz w:val="24"/>
          <w:szCs w:val="24"/>
          <w:lang w:val="la-Latn" w:eastAsia="cs-CZ"/>
        </w:rPr>
        <w:t>t</w:t>
      </w:r>
      <w:r w:rsidR="00F17DF2" w:rsidRPr="007A06F5">
        <w:rPr>
          <w:rFonts w:ascii="Times New Roman" w:eastAsia="Times New Roman" w:hAnsi="Times New Roman" w:cs="Times New Roman"/>
          <w:sz w:val="24"/>
          <w:szCs w:val="24"/>
          <w:lang w:val="la-Latn" w:eastAsia="cs-CZ"/>
        </w:rPr>
        <w:t xml:space="preserve"> adversus spiritum</w:t>
      </w:r>
      <w:r w:rsidR="00407FE6" w:rsidRPr="007A06F5">
        <w:rPr>
          <w:rFonts w:ascii="Times New Roman" w:eastAsia="Times New Roman" w:hAnsi="Times New Roman" w:cs="Times New Roman"/>
          <w:sz w:val="24"/>
          <w:szCs w:val="24"/>
          <w:lang w:val="la-Latn" w:eastAsia="cs-CZ"/>
        </w:rPr>
        <w:t>; spiritus au</w:t>
      </w:r>
      <w:r w:rsidR="00F17DF2"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em adv</w:t>
      </w:r>
      <w:r w:rsidR="00F17DF2" w:rsidRPr="007A06F5">
        <w:rPr>
          <w:rFonts w:ascii="Times New Roman" w:eastAsia="Times New Roman" w:hAnsi="Times New Roman" w:cs="Times New Roman"/>
          <w:sz w:val="24"/>
          <w:szCs w:val="24"/>
          <w:lang w:val="la-Latn" w:eastAsia="cs-CZ"/>
        </w:rPr>
        <w:t>ers</w:t>
      </w:r>
      <w:r w:rsidR="00407FE6" w:rsidRPr="007A06F5">
        <w:rPr>
          <w:rFonts w:ascii="Times New Roman" w:eastAsia="Times New Roman" w:hAnsi="Times New Roman" w:cs="Times New Roman"/>
          <w:sz w:val="24"/>
          <w:szCs w:val="24"/>
          <w:lang w:val="la-Latn" w:eastAsia="cs-CZ"/>
        </w:rPr>
        <w:t>us ca</w:t>
      </w:r>
      <w:r w:rsidR="00F17DF2" w:rsidRPr="007A06F5">
        <w:rPr>
          <w:rFonts w:ascii="Times New Roman" w:eastAsia="Times New Roman" w:hAnsi="Times New Roman" w:cs="Times New Roman"/>
          <w:sz w:val="24"/>
          <w:szCs w:val="24"/>
          <w:lang w:val="la-Latn" w:eastAsia="cs-CZ"/>
        </w:rPr>
        <w:t>rnem. Hæc enim sibi invicem adev</w:t>
      </w:r>
      <w:r w:rsidR="00407FE6" w:rsidRPr="007A06F5">
        <w:rPr>
          <w:rFonts w:ascii="Times New Roman" w:eastAsia="Times New Roman" w:hAnsi="Times New Roman" w:cs="Times New Roman"/>
          <w:sz w:val="24"/>
          <w:szCs w:val="24"/>
          <w:lang w:val="la-Latn" w:eastAsia="cs-CZ"/>
        </w:rPr>
        <w:t>ersan</w:t>
      </w:r>
      <w:r w:rsidR="00F17DF2" w:rsidRPr="007A06F5">
        <w:rPr>
          <w:rFonts w:ascii="Times New Roman" w:eastAsia="Times New Roman" w:hAnsi="Times New Roman" w:cs="Times New Roman"/>
          <w:sz w:val="24"/>
          <w:szCs w:val="24"/>
          <w:lang w:val="la-Latn" w:eastAsia="cs-CZ"/>
        </w:rPr>
        <w:t>tur</w:t>
      </w:r>
      <w:r w:rsidR="00407FE6" w:rsidRPr="007A06F5">
        <w:rPr>
          <w:rFonts w:ascii="Times New Roman" w:eastAsia="Times New Roman" w:hAnsi="Times New Roman" w:cs="Times New Roman"/>
          <w:sz w:val="24"/>
          <w:szCs w:val="24"/>
          <w:lang w:val="la-Latn" w:eastAsia="cs-CZ"/>
        </w:rPr>
        <w:t xml:space="preserve">: </w:t>
      </w:r>
      <w:r w:rsidR="00F17DF2" w:rsidRPr="007A06F5">
        <w:rPr>
          <w:rFonts w:ascii="Times New Roman" w:eastAsia="Times New Roman" w:hAnsi="Times New Roman" w:cs="Times New Roman"/>
          <w:sz w:val="24"/>
          <w:szCs w:val="24"/>
          <w:lang w:val="la-Latn" w:eastAsia="cs-CZ"/>
        </w:rPr>
        <w:t>u</w:t>
      </w:r>
      <w:r w:rsidR="00407FE6" w:rsidRPr="007A06F5">
        <w:rPr>
          <w:rFonts w:ascii="Times New Roman" w:eastAsia="Times New Roman" w:hAnsi="Times New Roman" w:cs="Times New Roman"/>
          <w:sz w:val="24"/>
          <w:szCs w:val="24"/>
          <w:lang w:val="la-Latn" w:eastAsia="cs-CZ"/>
        </w:rPr>
        <w:t>t, n</w:t>
      </w:r>
      <w:r w:rsidR="00F17DF2" w:rsidRPr="007A06F5">
        <w:rPr>
          <w:rFonts w:ascii="Times New Roman" w:eastAsia="Times New Roman" w:hAnsi="Times New Roman" w:cs="Times New Roman"/>
          <w:sz w:val="24"/>
          <w:szCs w:val="24"/>
          <w:lang w:val="la-Latn" w:eastAsia="cs-CZ"/>
        </w:rPr>
        <w:t>on</w:t>
      </w:r>
      <w:r w:rsidR="00407FE6" w:rsidRPr="007A06F5">
        <w:rPr>
          <w:rFonts w:ascii="Times New Roman" w:eastAsia="Times New Roman" w:hAnsi="Times New Roman" w:cs="Times New Roman"/>
          <w:sz w:val="24"/>
          <w:szCs w:val="24"/>
          <w:lang w:val="la-Latn" w:eastAsia="cs-CZ"/>
        </w:rPr>
        <w:t xml:space="preserve"> q</w:t>
      </w:r>
      <w:r w:rsidR="00F17DF2" w:rsidRPr="007A06F5">
        <w:rPr>
          <w:rFonts w:ascii="Times New Roman" w:eastAsia="Times New Roman" w:hAnsi="Times New Roman" w:cs="Times New Roman"/>
          <w:sz w:val="24"/>
          <w:szCs w:val="24"/>
          <w:lang w:val="la-Latn" w:eastAsia="cs-CZ"/>
        </w:rPr>
        <w:t>uæ</w:t>
      </w:r>
      <w:r w:rsidR="00407FE6" w:rsidRPr="007A06F5">
        <w:rPr>
          <w:rFonts w:ascii="Times New Roman" w:eastAsia="Times New Roman" w:hAnsi="Times New Roman" w:cs="Times New Roman"/>
          <w:sz w:val="24"/>
          <w:szCs w:val="24"/>
          <w:lang w:val="la-Latn" w:eastAsia="cs-CZ"/>
        </w:rPr>
        <w:t>c</w:t>
      </w:r>
      <w:r w:rsidR="00F17DF2" w:rsidRPr="007A06F5">
        <w:rPr>
          <w:rFonts w:ascii="Times New Roman" w:eastAsia="Times New Roman" w:hAnsi="Times New Roman" w:cs="Times New Roman"/>
          <w:sz w:val="24"/>
          <w:szCs w:val="24"/>
          <w:lang w:val="la-Latn" w:eastAsia="cs-CZ"/>
        </w:rPr>
        <w:t>u</w:t>
      </w:r>
      <w:r w:rsidR="00407FE6" w:rsidRPr="007A06F5">
        <w:rPr>
          <w:rFonts w:ascii="Times New Roman" w:eastAsia="Times New Roman" w:hAnsi="Times New Roman" w:cs="Times New Roman"/>
          <w:sz w:val="24"/>
          <w:szCs w:val="24"/>
          <w:lang w:val="la-Latn" w:eastAsia="cs-CZ"/>
        </w:rPr>
        <w:t>nque vultis, i</w:t>
      </w:r>
      <w:r w:rsidR="00F17DF2" w:rsidRPr="007A06F5">
        <w:rPr>
          <w:rFonts w:ascii="Times New Roman" w:eastAsia="Times New Roman" w:hAnsi="Times New Roman" w:cs="Times New Roman"/>
          <w:sz w:val="24"/>
          <w:szCs w:val="24"/>
          <w:lang w:val="la-Latn" w:eastAsia="cs-CZ"/>
        </w:rPr>
        <w:t>ll</w:t>
      </w:r>
      <w:r w:rsidR="00407FE6" w:rsidRPr="007A06F5">
        <w:rPr>
          <w:rFonts w:ascii="Times New Roman" w:eastAsia="Times New Roman" w:hAnsi="Times New Roman" w:cs="Times New Roman"/>
          <w:sz w:val="24"/>
          <w:szCs w:val="24"/>
          <w:lang w:val="la-Latn" w:eastAsia="cs-CZ"/>
        </w:rPr>
        <w:t>a facia</w:t>
      </w:r>
      <w:r w:rsidR="00F17DF2" w:rsidRPr="007A06F5">
        <w:rPr>
          <w:rFonts w:ascii="Times New Roman" w:eastAsia="Times New Roman" w:hAnsi="Times New Roman" w:cs="Times New Roman"/>
          <w:sz w:val="24"/>
          <w:szCs w:val="24"/>
          <w:lang w:val="la-Latn" w:eastAsia="cs-CZ"/>
        </w:rPr>
        <w:t xml:space="preserve">tis. </w:t>
      </w:r>
      <w:r w:rsidR="00407FE6" w:rsidRPr="007A06F5">
        <w:rPr>
          <w:rFonts w:ascii="Times New Roman" w:eastAsia="Times New Roman" w:hAnsi="Times New Roman" w:cs="Times New Roman"/>
          <w:sz w:val="24"/>
          <w:szCs w:val="24"/>
          <w:lang w:val="la-Latn" w:eastAsia="cs-CZ"/>
        </w:rPr>
        <w:t>Quod si spiritu ducimini, non estis sub lege. Manifesta au</w:t>
      </w:r>
      <w:r w:rsidR="00F17DF2"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em sunt opera car</w:t>
      </w:r>
      <w:r w:rsidR="00F17DF2" w:rsidRPr="007A06F5">
        <w:rPr>
          <w:rFonts w:ascii="Times New Roman" w:eastAsia="Times New Roman" w:hAnsi="Times New Roman" w:cs="Times New Roman"/>
          <w:sz w:val="24"/>
          <w:szCs w:val="24"/>
          <w:lang w:val="la-Latn" w:eastAsia="cs-CZ"/>
        </w:rPr>
        <w:t>nis</w:t>
      </w:r>
      <w:r w:rsidR="00407FE6" w:rsidRPr="007A06F5">
        <w:rPr>
          <w:rFonts w:ascii="Times New Roman" w:eastAsia="Times New Roman" w:hAnsi="Times New Roman" w:cs="Times New Roman"/>
          <w:sz w:val="24"/>
          <w:szCs w:val="24"/>
          <w:lang w:val="la-Latn" w:eastAsia="cs-CZ"/>
        </w:rPr>
        <w:t>: qu</w:t>
      </w:r>
      <w:r w:rsidR="00F17DF2" w:rsidRPr="007A06F5">
        <w:rPr>
          <w:rFonts w:ascii="Times New Roman" w:eastAsia="Times New Roman" w:hAnsi="Times New Roman" w:cs="Times New Roman"/>
          <w:sz w:val="24"/>
          <w:szCs w:val="24"/>
          <w:lang w:val="la-Latn" w:eastAsia="cs-CZ"/>
        </w:rPr>
        <w:t>æ sunt</w:t>
      </w:r>
      <w:r w:rsidR="00407FE6" w:rsidRPr="007A06F5">
        <w:rPr>
          <w:rFonts w:ascii="Times New Roman" w:eastAsia="Times New Roman" w:hAnsi="Times New Roman" w:cs="Times New Roman"/>
          <w:sz w:val="24"/>
          <w:szCs w:val="24"/>
          <w:lang w:val="la-Latn" w:eastAsia="cs-CZ"/>
        </w:rPr>
        <w:t>, fornicatio, immunditia, luxuria, idolorum s</w:t>
      </w:r>
      <w:r w:rsidR="00F17DF2" w:rsidRPr="007A06F5">
        <w:rPr>
          <w:rFonts w:ascii="Times New Roman" w:eastAsia="Times New Roman" w:hAnsi="Times New Roman" w:cs="Times New Roman"/>
          <w:sz w:val="24"/>
          <w:szCs w:val="24"/>
          <w:lang w:val="la-Latn" w:eastAsia="cs-CZ"/>
        </w:rPr>
        <w:t xml:space="preserve">ervitus, </w:t>
      </w:r>
      <w:r w:rsidR="00407FE6" w:rsidRPr="007A06F5">
        <w:rPr>
          <w:rFonts w:ascii="Times New Roman" w:eastAsia="Times New Roman" w:hAnsi="Times New Roman" w:cs="Times New Roman"/>
          <w:sz w:val="24"/>
          <w:szCs w:val="24"/>
          <w:lang w:val="la-Latn" w:eastAsia="cs-CZ"/>
        </w:rPr>
        <w:t>vene</w:t>
      </w:r>
      <w:r w:rsidR="00F17DF2" w:rsidRPr="007A06F5">
        <w:rPr>
          <w:rFonts w:ascii="Times New Roman" w:eastAsia="Times New Roman" w:hAnsi="Times New Roman" w:cs="Times New Roman"/>
          <w:sz w:val="24"/>
          <w:szCs w:val="24"/>
          <w:lang w:val="la-Latn" w:eastAsia="cs-CZ"/>
        </w:rPr>
        <w:t>fi</w:t>
      </w:r>
      <w:r w:rsidR="00407FE6" w:rsidRPr="007A06F5">
        <w:rPr>
          <w:rFonts w:ascii="Times New Roman" w:eastAsia="Times New Roman" w:hAnsi="Times New Roman" w:cs="Times New Roman"/>
          <w:sz w:val="24"/>
          <w:szCs w:val="24"/>
          <w:lang w:val="la-Latn" w:eastAsia="cs-CZ"/>
        </w:rPr>
        <w:t>cia, inimiciti</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xml:space="preserve">, contentiones, </w:t>
      </w:r>
      <w:r w:rsidR="00F17DF2" w:rsidRPr="007A06F5">
        <w:rPr>
          <w:rFonts w:ascii="Times New Roman" w:eastAsia="Times New Roman" w:hAnsi="Times New Roman" w:cs="Times New Roman"/>
          <w:sz w:val="24"/>
          <w:szCs w:val="24"/>
          <w:lang w:val="la-Latn" w:eastAsia="cs-CZ"/>
        </w:rPr>
        <w:t xml:space="preserve">æmulationes, </w:t>
      </w:r>
      <w:r w:rsidR="00407FE6" w:rsidRPr="007A06F5">
        <w:rPr>
          <w:rFonts w:ascii="Times New Roman" w:eastAsia="Times New Roman" w:hAnsi="Times New Roman" w:cs="Times New Roman"/>
          <w:sz w:val="24"/>
          <w:szCs w:val="24"/>
          <w:lang w:val="la-Latn" w:eastAsia="cs-CZ"/>
        </w:rPr>
        <w:t>irr</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rix</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dissensiones, sect</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h</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reses</w:t>
      </w:r>
      <w:r w:rsidR="00F17DF2" w:rsidRPr="007A06F5">
        <w:rPr>
          <w:rFonts w:ascii="Times New Roman" w:eastAsia="Times New Roman" w:hAnsi="Times New Roman" w:cs="Times New Roman"/>
          <w:sz w:val="24"/>
          <w:szCs w:val="24"/>
          <w:lang w:val="la-Latn" w:eastAsia="cs-CZ"/>
        </w:rPr>
        <w:t>,</w:t>
      </w:r>
      <w:r w:rsidR="00407FE6" w:rsidRPr="007A06F5">
        <w:rPr>
          <w:rFonts w:ascii="Times New Roman" w:eastAsia="Times New Roman" w:hAnsi="Times New Roman" w:cs="Times New Roman"/>
          <w:sz w:val="24"/>
          <w:szCs w:val="24"/>
          <w:lang w:val="la-Latn" w:eastAsia="cs-CZ"/>
        </w:rPr>
        <w:t xml:space="preserve"> iuvidi</w:t>
      </w:r>
      <w:r w:rsidR="00F17DF2" w:rsidRPr="007A06F5">
        <w:rPr>
          <w:rFonts w:ascii="Times New Roman" w:eastAsia="Times New Roman" w:hAnsi="Times New Roman" w:cs="Times New Roman"/>
          <w:sz w:val="24"/>
          <w:szCs w:val="24"/>
          <w:lang w:val="la-Latn" w:eastAsia="cs-CZ"/>
        </w:rPr>
        <w:t>æ, ebrie</w:t>
      </w:r>
      <w:r w:rsidR="00407FE6" w:rsidRPr="007A06F5">
        <w:rPr>
          <w:rFonts w:ascii="Times New Roman" w:eastAsia="Times New Roman" w:hAnsi="Times New Roman" w:cs="Times New Roman"/>
          <w:sz w:val="24"/>
          <w:szCs w:val="24"/>
          <w:lang w:val="la-Latn" w:eastAsia="cs-CZ"/>
        </w:rPr>
        <w:t>tates, com</w:t>
      </w:r>
      <w:r w:rsidR="00F17DF2" w:rsidRPr="007A06F5">
        <w:rPr>
          <w:rFonts w:ascii="Times New Roman" w:eastAsia="Times New Roman" w:hAnsi="Times New Roman" w:cs="Times New Roman"/>
          <w:sz w:val="24"/>
          <w:szCs w:val="24"/>
          <w:lang w:val="la-Latn" w:eastAsia="cs-CZ"/>
        </w:rPr>
        <w:t>e</w:t>
      </w:r>
      <w:r w:rsidR="00407FE6" w:rsidRPr="007A06F5">
        <w:rPr>
          <w:rFonts w:ascii="Times New Roman" w:eastAsia="Times New Roman" w:hAnsi="Times New Roman" w:cs="Times New Roman"/>
          <w:sz w:val="24"/>
          <w:szCs w:val="24"/>
          <w:lang w:val="la-Latn" w:eastAsia="cs-CZ"/>
        </w:rPr>
        <w:t xml:space="preserve">ssationes, et </w:t>
      </w:r>
      <w:r w:rsidR="00F17DF2" w:rsidRPr="007A06F5">
        <w:rPr>
          <w:rFonts w:ascii="Times New Roman" w:eastAsia="Times New Roman" w:hAnsi="Times New Roman" w:cs="Times New Roman"/>
          <w:sz w:val="24"/>
          <w:szCs w:val="24"/>
          <w:lang w:val="la-Latn" w:eastAsia="cs-CZ"/>
        </w:rPr>
        <w:t>h</w:t>
      </w:r>
      <w:r w:rsidR="00407FE6" w:rsidRPr="007A06F5">
        <w:rPr>
          <w:rFonts w:ascii="Times New Roman" w:eastAsia="Times New Roman" w:hAnsi="Times New Roman" w:cs="Times New Roman"/>
          <w:sz w:val="24"/>
          <w:szCs w:val="24"/>
          <w:lang w:val="la-Latn" w:eastAsia="cs-CZ"/>
        </w:rPr>
        <w:t>is similia</w:t>
      </w:r>
      <w:r w:rsidR="00A30F7F"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qu</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xml:space="preserve"> pr</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dico vobis, sicut pr</w:t>
      </w:r>
      <w:r w:rsidR="00F17DF2"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d</w:t>
      </w:r>
      <w:r w:rsidR="00F17DF2" w:rsidRPr="007A06F5">
        <w:rPr>
          <w:rFonts w:ascii="Times New Roman" w:eastAsia="Times New Roman" w:hAnsi="Times New Roman" w:cs="Times New Roman"/>
          <w:sz w:val="24"/>
          <w:szCs w:val="24"/>
          <w:lang w:val="la-Latn" w:eastAsia="cs-CZ"/>
        </w:rPr>
        <w:t>ixi</w:t>
      </w:r>
      <w:r w:rsidR="00407FE6" w:rsidRPr="007A06F5">
        <w:rPr>
          <w:rFonts w:ascii="Times New Roman" w:eastAsia="Times New Roman" w:hAnsi="Times New Roman" w:cs="Times New Roman"/>
          <w:sz w:val="24"/>
          <w:szCs w:val="24"/>
          <w:lang w:val="la-Latn" w:eastAsia="cs-CZ"/>
        </w:rPr>
        <w:t>: quoniam qui tal</w:t>
      </w:r>
      <w:r w:rsidR="00F17DF2" w:rsidRPr="007A06F5">
        <w:rPr>
          <w:rFonts w:ascii="Times New Roman" w:eastAsia="Times New Roman" w:hAnsi="Times New Roman" w:cs="Times New Roman"/>
          <w:sz w:val="24"/>
          <w:szCs w:val="24"/>
          <w:lang w:val="la-Latn" w:eastAsia="cs-CZ"/>
        </w:rPr>
        <w:t>i</w:t>
      </w:r>
      <w:r w:rsidR="00407FE6" w:rsidRPr="007A06F5">
        <w:rPr>
          <w:rFonts w:ascii="Times New Roman" w:eastAsia="Times New Roman" w:hAnsi="Times New Roman" w:cs="Times New Roman"/>
          <w:sz w:val="24"/>
          <w:szCs w:val="24"/>
          <w:lang w:val="la-Latn" w:eastAsia="cs-CZ"/>
        </w:rPr>
        <w:t>a</w:t>
      </w:r>
      <w:r w:rsidR="00F17DF2"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agunt, regnum Dei non consequentur. Fructus</w:t>
      </w:r>
      <w:r w:rsidR="009A3D0F"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 xml:space="preserve">autem spiritus </w:t>
      </w:r>
      <w:r w:rsidR="009A3D0F" w:rsidRPr="007A06F5">
        <w:rPr>
          <w:rFonts w:ascii="Times New Roman" w:eastAsia="Times New Roman" w:hAnsi="Times New Roman" w:cs="Times New Roman"/>
          <w:sz w:val="24"/>
          <w:szCs w:val="24"/>
          <w:lang w:val="la-Latn" w:eastAsia="cs-CZ"/>
        </w:rPr>
        <w:t>est, charitas, gaudium, pax, pa</w:t>
      </w:r>
      <w:r w:rsidR="00407FE6" w:rsidRPr="007A06F5">
        <w:rPr>
          <w:rFonts w:ascii="Times New Roman" w:eastAsia="Times New Roman" w:hAnsi="Times New Roman" w:cs="Times New Roman"/>
          <w:sz w:val="24"/>
          <w:szCs w:val="24"/>
          <w:lang w:val="la-Latn" w:eastAsia="cs-CZ"/>
        </w:rPr>
        <w:t>tientia, longanimitas, bonitas, benig</w:t>
      </w:r>
      <w:r w:rsidR="007F64C1" w:rsidRPr="007A06F5">
        <w:rPr>
          <w:rFonts w:ascii="Times New Roman" w:eastAsia="Times New Roman" w:hAnsi="Times New Roman" w:cs="Times New Roman"/>
          <w:sz w:val="24"/>
          <w:szCs w:val="24"/>
          <w:lang w:val="la-Latn" w:eastAsia="cs-CZ"/>
        </w:rPr>
        <w:t>n</w:t>
      </w:r>
      <w:r w:rsidR="00407FE6" w:rsidRPr="007A06F5">
        <w:rPr>
          <w:rFonts w:ascii="Times New Roman" w:eastAsia="Times New Roman" w:hAnsi="Times New Roman" w:cs="Times New Roman"/>
          <w:sz w:val="24"/>
          <w:szCs w:val="24"/>
          <w:lang w:val="la-Latn" w:eastAsia="cs-CZ"/>
        </w:rPr>
        <w:t>itas</w:t>
      </w:r>
      <w:r w:rsidR="007F64C1" w:rsidRPr="007A06F5">
        <w:rPr>
          <w:rFonts w:ascii="Times New Roman" w:eastAsia="Times New Roman" w:hAnsi="Times New Roman" w:cs="Times New Roman"/>
          <w:sz w:val="24"/>
          <w:szCs w:val="24"/>
          <w:lang w:val="la-Latn" w:eastAsia="cs-CZ"/>
        </w:rPr>
        <w:t>, man</w:t>
      </w:r>
      <w:r w:rsidR="00407FE6" w:rsidRPr="007A06F5">
        <w:rPr>
          <w:rFonts w:ascii="Times New Roman" w:eastAsia="Times New Roman" w:hAnsi="Times New Roman" w:cs="Times New Roman"/>
          <w:sz w:val="24"/>
          <w:szCs w:val="24"/>
          <w:lang w:val="la-Latn" w:eastAsia="cs-CZ"/>
        </w:rPr>
        <w:t>suetudo, fides, modes</w:t>
      </w:r>
      <w:r w:rsidR="007F64C1" w:rsidRPr="007A06F5">
        <w:rPr>
          <w:rFonts w:ascii="Times New Roman" w:eastAsia="Times New Roman" w:hAnsi="Times New Roman" w:cs="Times New Roman"/>
          <w:sz w:val="24"/>
          <w:szCs w:val="24"/>
          <w:lang w:val="la-Latn" w:eastAsia="cs-CZ"/>
        </w:rPr>
        <w:t>tia, contineutia, castitas. Ad</w:t>
      </w:r>
      <w:r w:rsidR="00407FE6" w:rsidRPr="007A06F5">
        <w:rPr>
          <w:rFonts w:ascii="Times New Roman" w:eastAsia="Times New Roman" w:hAnsi="Times New Roman" w:cs="Times New Roman"/>
          <w:sz w:val="24"/>
          <w:szCs w:val="24"/>
          <w:lang w:val="la-Latn" w:eastAsia="cs-CZ"/>
        </w:rPr>
        <w:t xml:space="preserve">versus </w:t>
      </w:r>
      <w:r w:rsidR="007F64C1" w:rsidRPr="007A06F5">
        <w:rPr>
          <w:rFonts w:ascii="Times New Roman" w:eastAsia="Times New Roman" w:hAnsi="Times New Roman" w:cs="Times New Roman"/>
          <w:sz w:val="24"/>
          <w:szCs w:val="24"/>
          <w:lang w:val="la-Latn" w:eastAsia="cs-CZ"/>
        </w:rPr>
        <w:t>h</w:t>
      </w:r>
      <w:r w:rsidR="00407FE6" w:rsidRPr="007A06F5">
        <w:rPr>
          <w:rFonts w:ascii="Times New Roman" w:eastAsia="Times New Roman" w:hAnsi="Times New Roman" w:cs="Times New Roman"/>
          <w:sz w:val="24"/>
          <w:szCs w:val="24"/>
          <w:lang w:val="la-Latn" w:eastAsia="cs-CZ"/>
        </w:rPr>
        <w:t>ujusmo</w:t>
      </w:r>
      <w:r w:rsidR="007F64C1" w:rsidRPr="007A06F5">
        <w:rPr>
          <w:rFonts w:ascii="Times New Roman" w:eastAsia="Times New Roman" w:hAnsi="Times New Roman" w:cs="Times New Roman"/>
          <w:sz w:val="24"/>
          <w:szCs w:val="24"/>
          <w:lang w:val="la-Latn" w:eastAsia="cs-CZ"/>
        </w:rPr>
        <w:t>d</w:t>
      </w:r>
      <w:r w:rsidR="00407FE6" w:rsidRPr="007A06F5">
        <w:rPr>
          <w:rFonts w:ascii="Times New Roman" w:eastAsia="Times New Roman" w:hAnsi="Times New Roman" w:cs="Times New Roman"/>
          <w:sz w:val="24"/>
          <w:szCs w:val="24"/>
          <w:lang w:val="la-Latn" w:eastAsia="cs-CZ"/>
        </w:rPr>
        <w:t xml:space="preserve">i </w:t>
      </w:r>
      <w:r w:rsidR="007F64C1" w:rsidRPr="007A06F5">
        <w:rPr>
          <w:rFonts w:ascii="Times New Roman" w:eastAsia="Times New Roman" w:hAnsi="Times New Roman" w:cs="Times New Roman"/>
          <w:sz w:val="24"/>
          <w:szCs w:val="24"/>
          <w:lang w:val="la-Latn" w:eastAsia="cs-CZ"/>
        </w:rPr>
        <w:t xml:space="preserve">non est lex. Qui autem sunt </w:t>
      </w:r>
      <w:r w:rsidR="00407FE6" w:rsidRPr="007A06F5">
        <w:rPr>
          <w:rFonts w:ascii="Times New Roman" w:eastAsia="Times New Roman" w:hAnsi="Times New Roman" w:cs="Times New Roman"/>
          <w:sz w:val="24"/>
          <w:szCs w:val="24"/>
          <w:lang w:val="la-Latn" w:eastAsia="cs-CZ"/>
        </w:rPr>
        <w:t>C</w:t>
      </w:r>
      <w:r w:rsidR="007F64C1" w:rsidRPr="007A06F5">
        <w:rPr>
          <w:rFonts w:ascii="Times New Roman" w:eastAsia="Times New Roman" w:hAnsi="Times New Roman" w:cs="Times New Roman"/>
          <w:sz w:val="24"/>
          <w:szCs w:val="24"/>
          <w:lang w:val="la-Latn" w:eastAsia="cs-CZ"/>
        </w:rPr>
        <w:t>h</w:t>
      </w:r>
      <w:r w:rsidR="00407FE6" w:rsidRPr="007A06F5">
        <w:rPr>
          <w:rFonts w:ascii="Times New Roman" w:eastAsia="Times New Roman" w:hAnsi="Times New Roman" w:cs="Times New Roman"/>
          <w:sz w:val="24"/>
          <w:szCs w:val="24"/>
          <w:lang w:val="la-Latn" w:eastAsia="cs-CZ"/>
        </w:rPr>
        <w:t>risti, ca</w:t>
      </w:r>
      <w:r w:rsidR="007F64C1" w:rsidRPr="007A06F5">
        <w:rPr>
          <w:rFonts w:ascii="Times New Roman" w:eastAsia="Times New Roman" w:hAnsi="Times New Roman" w:cs="Times New Roman"/>
          <w:sz w:val="24"/>
          <w:szCs w:val="24"/>
          <w:lang w:val="la-Latn" w:eastAsia="cs-CZ"/>
        </w:rPr>
        <w:t>rne</w:t>
      </w:r>
      <w:r w:rsidR="00407FE6" w:rsidRPr="007A06F5">
        <w:rPr>
          <w:rFonts w:ascii="Times New Roman" w:eastAsia="Times New Roman" w:hAnsi="Times New Roman" w:cs="Times New Roman"/>
          <w:sz w:val="24"/>
          <w:szCs w:val="24"/>
          <w:lang w:val="la-Latn" w:eastAsia="cs-CZ"/>
        </w:rPr>
        <w:t>m suam crucif</w:t>
      </w:r>
      <w:r w:rsidR="007F64C1" w:rsidRPr="007A06F5">
        <w:rPr>
          <w:rFonts w:ascii="Times New Roman" w:eastAsia="Times New Roman" w:hAnsi="Times New Roman" w:cs="Times New Roman"/>
          <w:sz w:val="24"/>
          <w:szCs w:val="24"/>
          <w:lang w:val="la-Latn" w:eastAsia="cs-CZ"/>
        </w:rPr>
        <w:t>i</w:t>
      </w:r>
      <w:r w:rsidR="00407FE6" w:rsidRPr="007A06F5">
        <w:rPr>
          <w:rFonts w:ascii="Times New Roman" w:eastAsia="Times New Roman" w:hAnsi="Times New Roman" w:cs="Times New Roman"/>
          <w:sz w:val="24"/>
          <w:szCs w:val="24"/>
          <w:lang w:val="la-Latn" w:eastAsia="cs-CZ"/>
        </w:rPr>
        <w:t>xer</w:t>
      </w:r>
      <w:r w:rsidR="007F64C1" w:rsidRPr="007A06F5">
        <w:rPr>
          <w:rFonts w:ascii="Times New Roman" w:eastAsia="Times New Roman" w:hAnsi="Times New Roman" w:cs="Times New Roman"/>
          <w:sz w:val="24"/>
          <w:szCs w:val="24"/>
          <w:lang w:val="la-Latn" w:eastAsia="cs-CZ"/>
        </w:rPr>
        <w:t xml:space="preserve">unt cum vitiis et </w:t>
      </w:r>
      <w:r w:rsidR="00407FE6" w:rsidRPr="007A06F5">
        <w:rPr>
          <w:rFonts w:ascii="Times New Roman" w:eastAsia="Times New Roman" w:hAnsi="Times New Roman" w:cs="Times New Roman"/>
          <w:sz w:val="24"/>
          <w:szCs w:val="24"/>
          <w:lang w:val="la-Latn" w:eastAsia="cs-CZ"/>
        </w:rPr>
        <w:t xml:space="preserve">concupiscentiis. Si </w:t>
      </w:r>
      <w:r w:rsidR="007F64C1" w:rsidRPr="007A06F5">
        <w:rPr>
          <w:rFonts w:ascii="Times New Roman" w:eastAsia="Times New Roman" w:hAnsi="Times New Roman" w:cs="Times New Roman"/>
          <w:sz w:val="24"/>
          <w:szCs w:val="24"/>
          <w:lang w:val="la-Latn" w:eastAsia="cs-CZ"/>
        </w:rPr>
        <w:t>vivimus spirito, spirito et am</w:t>
      </w:r>
      <w:r w:rsidR="00407FE6" w:rsidRPr="007A06F5">
        <w:rPr>
          <w:rFonts w:ascii="Times New Roman" w:eastAsia="Times New Roman" w:hAnsi="Times New Roman" w:cs="Times New Roman"/>
          <w:sz w:val="24"/>
          <w:szCs w:val="24"/>
          <w:lang w:val="la-Latn" w:eastAsia="cs-CZ"/>
        </w:rPr>
        <w:t xml:space="preserve">bulemus. Non </w:t>
      </w:r>
      <w:r w:rsidR="007F64C1" w:rsidRPr="007A06F5">
        <w:rPr>
          <w:rFonts w:ascii="Times New Roman" w:eastAsia="Times New Roman" w:hAnsi="Times New Roman" w:cs="Times New Roman"/>
          <w:sz w:val="24"/>
          <w:szCs w:val="24"/>
          <w:lang w:val="la-Latn" w:eastAsia="cs-CZ"/>
        </w:rPr>
        <w:t>effi</w:t>
      </w:r>
      <w:r w:rsidR="00407FE6" w:rsidRPr="007A06F5">
        <w:rPr>
          <w:rFonts w:ascii="Times New Roman" w:eastAsia="Times New Roman" w:hAnsi="Times New Roman" w:cs="Times New Roman"/>
          <w:sz w:val="24"/>
          <w:szCs w:val="24"/>
          <w:lang w:val="la-Latn" w:eastAsia="cs-CZ"/>
        </w:rPr>
        <w:t>ciamur inanis glori</w:t>
      </w:r>
      <w:r w:rsidR="007F64C1"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 xml:space="preserve"> cupidi</w:t>
      </w:r>
      <w:r w:rsidR="007F64C1" w:rsidRPr="007A06F5">
        <w:rPr>
          <w:rFonts w:ascii="Times New Roman" w:eastAsia="Times New Roman" w:hAnsi="Times New Roman" w:cs="Times New Roman"/>
          <w:sz w:val="24"/>
          <w:szCs w:val="24"/>
          <w:lang w:val="la-Latn" w:eastAsia="cs-CZ"/>
        </w:rPr>
        <w:t>, in</w:t>
      </w:r>
      <w:r w:rsidR="00407FE6" w:rsidRPr="007A06F5">
        <w:rPr>
          <w:rFonts w:ascii="Times New Roman" w:eastAsia="Times New Roman" w:hAnsi="Times New Roman" w:cs="Times New Roman"/>
          <w:sz w:val="24"/>
          <w:szCs w:val="24"/>
          <w:lang w:val="la-Latn" w:eastAsia="cs-CZ"/>
        </w:rPr>
        <w:t>vicem invident</w:t>
      </w:r>
      <w:r w:rsidR="007F64C1" w:rsidRPr="007A06F5">
        <w:rPr>
          <w:rFonts w:ascii="Times New Roman" w:eastAsia="Times New Roman" w:hAnsi="Times New Roman" w:cs="Times New Roman"/>
          <w:sz w:val="24"/>
          <w:szCs w:val="24"/>
          <w:lang w:val="la-Latn" w:eastAsia="cs-CZ"/>
        </w:rPr>
        <w:t>e</w:t>
      </w:r>
      <w:r w:rsidR="00407FE6" w:rsidRPr="007A06F5">
        <w:rPr>
          <w:rFonts w:ascii="Times New Roman" w:eastAsia="Times New Roman" w:hAnsi="Times New Roman" w:cs="Times New Roman"/>
          <w:sz w:val="24"/>
          <w:szCs w:val="24"/>
          <w:lang w:val="la-Latn" w:eastAsia="cs-CZ"/>
        </w:rPr>
        <w:t>s, invicem provocante</w:t>
      </w:r>
      <w:r w:rsidR="007F64C1" w:rsidRPr="007A06F5">
        <w:rPr>
          <w:rFonts w:ascii="Times New Roman" w:eastAsia="Times New Roman" w:hAnsi="Times New Roman" w:cs="Times New Roman"/>
          <w:sz w:val="24"/>
          <w:szCs w:val="24"/>
          <w:lang w:val="la-Latn" w:eastAsia="cs-CZ"/>
        </w:rPr>
        <w:t>s.</w:t>
      </w:r>
      <w:r w:rsidR="00407FE6" w:rsidRPr="007A06F5">
        <w:rPr>
          <w:rFonts w:ascii="Times New Roman" w:eastAsia="Times New Roman" w:hAnsi="Times New Roman" w:cs="Times New Roman"/>
          <w:sz w:val="24"/>
          <w:szCs w:val="24"/>
          <w:lang w:val="la-Latn" w:eastAsia="cs-CZ"/>
        </w:rPr>
        <w:t xml:space="preserve"> Et paulo</w:t>
      </w:r>
      <w:r w:rsidR="007F64C1" w:rsidRPr="007A06F5">
        <w:rPr>
          <w:rFonts w:ascii="Times New Roman" w:eastAsia="Times New Roman" w:hAnsi="Times New Roman" w:cs="Times New Roman"/>
          <w:sz w:val="24"/>
          <w:szCs w:val="24"/>
          <w:lang w:val="la-Latn" w:eastAsia="cs-CZ"/>
        </w:rPr>
        <w:t xml:space="preserve"> post: „N</w:t>
      </w:r>
      <w:r w:rsidR="00407FE6" w:rsidRPr="007A06F5">
        <w:rPr>
          <w:rFonts w:ascii="Times New Roman" w:eastAsia="Times New Roman" w:hAnsi="Times New Roman" w:cs="Times New Roman"/>
          <w:sz w:val="24"/>
          <w:szCs w:val="24"/>
          <w:lang w:val="la-Latn" w:eastAsia="cs-CZ"/>
        </w:rPr>
        <w:t>olite errare, D</w:t>
      </w:r>
      <w:r w:rsidR="007F64C1" w:rsidRPr="007A06F5">
        <w:rPr>
          <w:rFonts w:ascii="Times New Roman" w:eastAsia="Times New Roman" w:hAnsi="Times New Roman" w:cs="Times New Roman"/>
          <w:sz w:val="24"/>
          <w:szCs w:val="24"/>
          <w:lang w:val="la-Latn" w:eastAsia="cs-CZ"/>
        </w:rPr>
        <w:t>e</w:t>
      </w:r>
      <w:r w:rsidR="00407FE6" w:rsidRPr="007A06F5">
        <w:rPr>
          <w:rFonts w:ascii="Times New Roman" w:eastAsia="Times New Roman" w:hAnsi="Times New Roman" w:cs="Times New Roman"/>
          <w:sz w:val="24"/>
          <w:szCs w:val="24"/>
          <w:lang w:val="la-Latn" w:eastAsia="cs-CZ"/>
        </w:rPr>
        <w:t>us non irridetur. Qu</w:t>
      </w:r>
      <w:r w:rsidR="007F64C1" w:rsidRPr="007A06F5">
        <w:rPr>
          <w:rFonts w:ascii="Times New Roman" w:eastAsia="Times New Roman" w:hAnsi="Times New Roman" w:cs="Times New Roman"/>
          <w:sz w:val="24"/>
          <w:szCs w:val="24"/>
          <w:lang w:val="la-Latn" w:eastAsia="cs-CZ"/>
        </w:rPr>
        <w:t>æ</w:t>
      </w:r>
      <w:r w:rsidR="009213E9"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enim seminaverit homo, h</w:t>
      </w:r>
      <w:r w:rsidR="007F64C1"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c et metet. Quonia</w:t>
      </w:r>
      <w:r w:rsidR="007F64C1" w:rsidRPr="007A06F5">
        <w:rPr>
          <w:rFonts w:ascii="Times New Roman" w:eastAsia="Times New Roman" w:hAnsi="Times New Roman" w:cs="Times New Roman"/>
          <w:sz w:val="24"/>
          <w:szCs w:val="24"/>
          <w:lang w:val="la-Latn" w:eastAsia="cs-CZ"/>
        </w:rPr>
        <w:t xml:space="preserve">m </w:t>
      </w:r>
      <w:r w:rsidR="00407FE6" w:rsidRPr="007A06F5">
        <w:rPr>
          <w:rFonts w:ascii="Times New Roman" w:eastAsia="Times New Roman" w:hAnsi="Times New Roman" w:cs="Times New Roman"/>
          <w:sz w:val="24"/>
          <w:szCs w:val="24"/>
          <w:lang w:val="la-Latn" w:eastAsia="cs-CZ"/>
        </w:rPr>
        <w:t>qui seminat in car</w:t>
      </w:r>
      <w:r w:rsidR="007F64C1" w:rsidRPr="007A06F5">
        <w:rPr>
          <w:rFonts w:ascii="Times New Roman" w:eastAsia="Times New Roman" w:hAnsi="Times New Roman" w:cs="Times New Roman"/>
          <w:sz w:val="24"/>
          <w:szCs w:val="24"/>
          <w:lang w:val="la-Latn" w:eastAsia="cs-CZ"/>
        </w:rPr>
        <w:t>ne sua, de carne et metet corru</w:t>
      </w:r>
      <w:r w:rsidR="00407FE6" w:rsidRPr="007A06F5">
        <w:rPr>
          <w:rFonts w:ascii="Times New Roman" w:eastAsia="Times New Roman" w:hAnsi="Times New Roman" w:cs="Times New Roman"/>
          <w:sz w:val="24"/>
          <w:szCs w:val="24"/>
          <w:lang w:val="la-Latn" w:eastAsia="cs-CZ"/>
        </w:rPr>
        <w:t>p</w:t>
      </w:r>
      <w:r w:rsidR="009213E9"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ionem. Qui autem semi</w:t>
      </w:r>
      <w:r w:rsidR="007F64C1" w:rsidRPr="007A06F5">
        <w:rPr>
          <w:rFonts w:ascii="Times New Roman" w:eastAsia="Times New Roman" w:hAnsi="Times New Roman" w:cs="Times New Roman"/>
          <w:sz w:val="24"/>
          <w:szCs w:val="24"/>
          <w:lang w:val="la-Latn" w:eastAsia="cs-CZ"/>
        </w:rPr>
        <w:t>nat in spirito, de spiri</w:t>
      </w:r>
      <w:r w:rsidR="00407FE6" w:rsidRPr="007A06F5">
        <w:rPr>
          <w:rFonts w:ascii="Times New Roman" w:eastAsia="Times New Roman" w:hAnsi="Times New Roman" w:cs="Times New Roman"/>
          <w:sz w:val="24"/>
          <w:szCs w:val="24"/>
          <w:lang w:val="la-Latn" w:eastAsia="cs-CZ"/>
        </w:rPr>
        <w:t>tu</w:t>
      </w:r>
      <w:r w:rsidR="0088302D" w:rsidRPr="007A06F5">
        <w:rPr>
          <w:rFonts w:ascii="Times New Roman" w:eastAsia="Times New Roman" w:hAnsi="Times New Roman" w:cs="Times New Roman"/>
          <w:sz w:val="24"/>
          <w:szCs w:val="24"/>
          <w:lang w:val="la-Latn" w:eastAsia="cs-CZ"/>
        </w:rPr>
        <w:t xml:space="preserve"> </w:t>
      </w:r>
      <w:r w:rsidR="00407FE6" w:rsidRPr="007A06F5">
        <w:rPr>
          <w:rFonts w:ascii="Times New Roman" w:eastAsia="Times New Roman" w:hAnsi="Times New Roman" w:cs="Times New Roman"/>
          <w:sz w:val="24"/>
          <w:szCs w:val="24"/>
          <w:lang w:val="la-Latn" w:eastAsia="cs-CZ"/>
        </w:rPr>
        <w:t>e</w:t>
      </w:r>
      <w:r w:rsidR="00EE221C"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 xml:space="preserve"> mete</w:t>
      </w:r>
      <w:r w:rsidR="00EE221C" w:rsidRPr="007A06F5">
        <w:rPr>
          <w:rFonts w:ascii="Times New Roman" w:eastAsia="Times New Roman" w:hAnsi="Times New Roman" w:cs="Times New Roman"/>
          <w:sz w:val="24"/>
          <w:szCs w:val="24"/>
          <w:lang w:val="la-Latn" w:eastAsia="cs-CZ"/>
        </w:rPr>
        <w:t>t</w:t>
      </w:r>
      <w:r w:rsidR="00407FE6" w:rsidRPr="007A06F5">
        <w:rPr>
          <w:rFonts w:ascii="Times New Roman" w:eastAsia="Times New Roman" w:hAnsi="Times New Roman" w:cs="Times New Roman"/>
          <w:sz w:val="24"/>
          <w:szCs w:val="24"/>
          <w:lang w:val="la-Latn" w:eastAsia="cs-CZ"/>
        </w:rPr>
        <w:t xml:space="preserve"> v</w:t>
      </w:r>
      <w:r w:rsidR="00EE221C" w:rsidRPr="007A06F5">
        <w:rPr>
          <w:rFonts w:ascii="Times New Roman" w:eastAsia="Times New Roman" w:hAnsi="Times New Roman" w:cs="Times New Roman"/>
          <w:sz w:val="24"/>
          <w:szCs w:val="24"/>
          <w:lang w:val="la-Latn" w:eastAsia="cs-CZ"/>
        </w:rPr>
        <w:t>i</w:t>
      </w:r>
      <w:r w:rsidR="00407FE6" w:rsidRPr="007A06F5">
        <w:rPr>
          <w:rFonts w:ascii="Times New Roman" w:eastAsia="Times New Roman" w:hAnsi="Times New Roman" w:cs="Times New Roman"/>
          <w:sz w:val="24"/>
          <w:szCs w:val="24"/>
          <w:lang w:val="la-Latn" w:eastAsia="cs-CZ"/>
        </w:rPr>
        <w:t xml:space="preserve">tam </w:t>
      </w:r>
      <w:r w:rsidR="00EE221C" w:rsidRPr="007A06F5">
        <w:rPr>
          <w:rFonts w:ascii="Times New Roman" w:eastAsia="Times New Roman" w:hAnsi="Times New Roman" w:cs="Times New Roman"/>
          <w:sz w:val="24"/>
          <w:szCs w:val="24"/>
          <w:lang w:val="la-Latn" w:eastAsia="cs-CZ"/>
        </w:rPr>
        <w:t>æ</w:t>
      </w:r>
      <w:r w:rsidR="00407FE6" w:rsidRPr="007A06F5">
        <w:rPr>
          <w:rFonts w:ascii="Times New Roman" w:eastAsia="Times New Roman" w:hAnsi="Times New Roman" w:cs="Times New Roman"/>
          <w:sz w:val="24"/>
          <w:szCs w:val="24"/>
          <w:lang w:val="la-Latn" w:eastAsia="cs-CZ"/>
        </w:rPr>
        <w:t>terna</w:t>
      </w:r>
      <w:r w:rsidR="0088302D" w:rsidRPr="007A06F5">
        <w:rPr>
          <w:rFonts w:ascii="Times New Roman" w:eastAsia="Times New Roman" w:hAnsi="Times New Roman" w:cs="Times New Roman"/>
          <w:sz w:val="24"/>
          <w:szCs w:val="24"/>
          <w:lang w:val="la-Latn" w:eastAsia="cs-CZ"/>
        </w:rPr>
        <w:t>m</w:t>
      </w:r>
      <w:r w:rsidR="00407FE6" w:rsidRPr="007A06F5">
        <w:rPr>
          <w:rFonts w:ascii="Times New Roman" w:eastAsia="Times New Roman" w:hAnsi="Times New Roman" w:cs="Times New Roman"/>
          <w:sz w:val="24"/>
          <w:szCs w:val="24"/>
          <w:lang w:val="la-Latn" w:eastAsia="cs-CZ"/>
        </w:rPr>
        <w:t xml:space="preserve">. Bonum autem </w:t>
      </w:r>
      <w:r w:rsidR="0088302D" w:rsidRPr="007A06F5">
        <w:rPr>
          <w:rFonts w:ascii="Times New Roman" w:eastAsia="Times New Roman" w:hAnsi="Times New Roman" w:cs="Times New Roman"/>
          <w:sz w:val="24"/>
          <w:szCs w:val="24"/>
          <w:lang w:val="la-Latn" w:eastAsia="cs-CZ"/>
        </w:rPr>
        <w:t xml:space="preserve">facientes </w:t>
      </w:r>
      <w:r w:rsidR="00407FE6" w:rsidRPr="007A06F5">
        <w:rPr>
          <w:rFonts w:ascii="Times New Roman" w:eastAsia="Times New Roman" w:hAnsi="Times New Roman" w:cs="Times New Roman"/>
          <w:sz w:val="24"/>
          <w:szCs w:val="24"/>
          <w:lang w:val="la-Latn" w:eastAsia="cs-CZ"/>
        </w:rPr>
        <w:t>non de</w:t>
      </w:r>
      <w:r w:rsidR="0088302D" w:rsidRPr="007A06F5">
        <w:rPr>
          <w:rFonts w:ascii="Times New Roman" w:eastAsia="Times New Roman" w:hAnsi="Times New Roman" w:cs="Times New Roman"/>
          <w:sz w:val="24"/>
          <w:szCs w:val="24"/>
          <w:lang w:val="la-Latn" w:eastAsia="cs-CZ"/>
        </w:rPr>
        <w:t>fi</w:t>
      </w:r>
      <w:r w:rsidR="00407FE6" w:rsidRPr="007A06F5">
        <w:rPr>
          <w:rFonts w:ascii="Times New Roman" w:eastAsia="Times New Roman" w:hAnsi="Times New Roman" w:cs="Times New Roman"/>
          <w:sz w:val="24"/>
          <w:szCs w:val="24"/>
          <w:lang w:val="la-Latn" w:eastAsia="cs-CZ"/>
        </w:rPr>
        <w:t>ciamus. Tempore eni</w:t>
      </w:r>
      <w:r w:rsidR="0088302D" w:rsidRPr="007A06F5">
        <w:rPr>
          <w:rFonts w:ascii="Times New Roman" w:eastAsia="Times New Roman" w:hAnsi="Times New Roman" w:cs="Times New Roman"/>
          <w:sz w:val="24"/>
          <w:szCs w:val="24"/>
          <w:lang w:val="la-Latn" w:eastAsia="cs-CZ"/>
        </w:rPr>
        <w:t>m</w:t>
      </w:r>
      <w:r w:rsidR="00407FE6" w:rsidRPr="007A06F5">
        <w:rPr>
          <w:rFonts w:ascii="Times New Roman" w:eastAsia="Times New Roman" w:hAnsi="Times New Roman" w:cs="Times New Roman"/>
          <w:sz w:val="24"/>
          <w:szCs w:val="24"/>
          <w:lang w:val="la-Latn" w:eastAsia="cs-CZ"/>
        </w:rPr>
        <w:t xml:space="preserve"> suo metemus. </w:t>
      </w:r>
    </w:p>
    <w:p w14:paraId="667A138B" w14:textId="0DFB4CB1" w:rsidR="00407FE6" w:rsidRPr="007A06F5" w:rsidRDefault="00407FE6"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Cum enim illa omnia v</w:t>
      </w:r>
      <w:r w:rsidR="0088302D" w:rsidRPr="007A06F5">
        <w:rPr>
          <w:rFonts w:ascii="Times New Roman" w:eastAsia="Times New Roman" w:hAnsi="Times New Roman" w:cs="Times New Roman"/>
          <w:sz w:val="24"/>
          <w:szCs w:val="24"/>
          <w:lang w:val="la-Latn" w:eastAsia="cs-CZ"/>
        </w:rPr>
        <w:t>it</w:t>
      </w:r>
      <w:r w:rsidRPr="007A06F5">
        <w:rPr>
          <w:rFonts w:ascii="Times New Roman" w:eastAsia="Times New Roman" w:hAnsi="Times New Roman" w:cs="Times New Roman"/>
          <w:sz w:val="24"/>
          <w:szCs w:val="24"/>
          <w:lang w:val="la-Latn" w:eastAsia="cs-CZ"/>
        </w:rPr>
        <w:t>ia qu</w:t>
      </w:r>
      <w:r w:rsidR="00EE221C" w:rsidRPr="007A06F5">
        <w:rPr>
          <w:rFonts w:ascii="Times New Roman" w:eastAsia="Times New Roman" w:hAnsi="Times New Roman" w:cs="Times New Roman"/>
          <w:sz w:val="24"/>
          <w:szCs w:val="24"/>
          <w:lang w:val="la-Latn" w:eastAsia="cs-CZ"/>
        </w:rPr>
        <w:t>æ</w:t>
      </w:r>
      <w:r w:rsidR="0088302D" w:rsidRPr="007A06F5">
        <w:rPr>
          <w:rFonts w:ascii="Times New Roman" w:eastAsia="Times New Roman" w:hAnsi="Times New Roman" w:cs="Times New Roman"/>
          <w:sz w:val="24"/>
          <w:szCs w:val="24"/>
          <w:lang w:val="la-Latn" w:eastAsia="cs-CZ"/>
        </w:rPr>
        <w:t xml:space="preserve"> supra nominata </w:t>
      </w:r>
      <w:r w:rsidRPr="007A06F5">
        <w:rPr>
          <w:rFonts w:ascii="Times New Roman" w:eastAsia="Times New Roman" w:hAnsi="Times New Roman" w:cs="Times New Roman"/>
          <w:sz w:val="24"/>
          <w:szCs w:val="24"/>
          <w:lang w:val="la-Latn" w:eastAsia="cs-CZ"/>
        </w:rPr>
        <w:t>sunt, tam a legislato</w:t>
      </w:r>
      <w:r w:rsidR="0088302D" w:rsidRPr="007A06F5">
        <w:rPr>
          <w:rFonts w:ascii="Times New Roman" w:eastAsia="Times New Roman" w:hAnsi="Times New Roman" w:cs="Times New Roman"/>
          <w:sz w:val="24"/>
          <w:szCs w:val="24"/>
          <w:lang w:val="la-Latn" w:eastAsia="cs-CZ"/>
        </w:rPr>
        <w:t>re, quam ab apostolo noxia prohi</w:t>
      </w:r>
      <w:r w:rsidRPr="007A06F5">
        <w:rPr>
          <w:rFonts w:ascii="Times New Roman" w:eastAsia="Times New Roman" w:hAnsi="Times New Roman" w:cs="Times New Roman"/>
          <w:sz w:val="24"/>
          <w:szCs w:val="24"/>
          <w:lang w:val="la-Latn" w:eastAsia="cs-CZ"/>
        </w:rPr>
        <w:t>bentur, e</w:t>
      </w:r>
      <w:r w:rsidR="0088302D" w:rsidRPr="007A06F5">
        <w:rPr>
          <w:rFonts w:ascii="Times New Roman" w:eastAsia="Times New Roman" w:hAnsi="Times New Roman" w:cs="Times New Roman"/>
          <w:sz w:val="24"/>
          <w:szCs w:val="24"/>
          <w:lang w:val="la-Latn" w:eastAsia="cs-CZ"/>
        </w:rPr>
        <w:t>t cult</w:t>
      </w:r>
      <w:r w:rsidRPr="007A06F5">
        <w:rPr>
          <w:rFonts w:ascii="Times New Roman" w:eastAsia="Times New Roman" w:hAnsi="Times New Roman" w:cs="Times New Roman"/>
          <w:sz w:val="24"/>
          <w:szCs w:val="24"/>
          <w:lang w:val="la-Latn" w:eastAsia="cs-CZ"/>
        </w:rPr>
        <w:t xml:space="preserve">oribus Dei divina </w:t>
      </w:r>
      <w:r w:rsidR="00524CAA" w:rsidRPr="00524CAA">
        <w:rPr>
          <w:rFonts w:ascii="Times New Roman" w:eastAsia="Times New Roman" w:hAnsi="Times New Roman" w:cs="Times New Roman"/>
          <w:b/>
          <w:sz w:val="24"/>
          <w:szCs w:val="24"/>
          <w:lang w:val="la-Latn" w:eastAsia="cs-CZ"/>
        </w:rPr>
        <w:t>auctorit</w:t>
      </w:r>
      <w:r w:rsidRPr="007A06F5">
        <w:rPr>
          <w:rFonts w:ascii="Times New Roman" w:eastAsia="Times New Roman" w:hAnsi="Times New Roman" w:cs="Times New Roman"/>
          <w:sz w:val="24"/>
          <w:szCs w:val="24"/>
          <w:lang w:val="la-Latn" w:eastAsia="cs-CZ"/>
        </w:rPr>
        <w:t>as pro</w:t>
      </w:r>
      <w:r w:rsidR="0088302D" w:rsidRPr="007A06F5">
        <w:rPr>
          <w:rFonts w:ascii="Times New Roman" w:eastAsia="Times New Roman" w:hAnsi="Times New Roman" w:cs="Times New Roman"/>
          <w:sz w:val="24"/>
          <w:szCs w:val="24"/>
          <w:lang w:val="la-Latn" w:eastAsia="cs-CZ"/>
        </w:rPr>
        <w:t>hibet facere</w:t>
      </w:r>
      <w:r w:rsidRPr="007A06F5">
        <w:rPr>
          <w:rFonts w:ascii="Times New Roman" w:eastAsia="Times New Roman" w:hAnsi="Times New Roman" w:cs="Times New Roman"/>
          <w:sz w:val="24"/>
          <w:szCs w:val="24"/>
          <w:lang w:val="la-Latn" w:eastAsia="cs-CZ"/>
        </w:rPr>
        <w:t>: p</w:t>
      </w:r>
      <w:r w:rsidR="0088302D" w:rsidRPr="007A06F5">
        <w:rPr>
          <w:rFonts w:ascii="Times New Roman" w:eastAsia="Times New Roman" w:hAnsi="Times New Roman" w:cs="Times New Roman"/>
          <w:sz w:val="24"/>
          <w:szCs w:val="24"/>
          <w:lang w:val="la-Latn" w:eastAsia="cs-CZ"/>
        </w:rPr>
        <w:t>œ</w:t>
      </w:r>
      <w:r w:rsidRPr="007A06F5">
        <w:rPr>
          <w:rFonts w:ascii="Times New Roman" w:eastAsia="Times New Roman" w:hAnsi="Times New Roman" w:cs="Times New Roman"/>
          <w:sz w:val="24"/>
          <w:szCs w:val="24"/>
          <w:lang w:val="la-Latn" w:eastAsia="cs-CZ"/>
        </w:rPr>
        <w:t>namque eis, qui h</w:t>
      </w:r>
      <w:r w:rsidR="00EE221C"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c agu</w:t>
      </w:r>
      <w:r w:rsidR="0088302D"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t, minatu</w:t>
      </w:r>
      <w:r w:rsidR="0088302D" w:rsidRPr="007A06F5">
        <w:rPr>
          <w:rFonts w:ascii="Times New Roman" w:eastAsia="Times New Roman" w:hAnsi="Times New Roman" w:cs="Times New Roman"/>
          <w:sz w:val="24"/>
          <w:szCs w:val="24"/>
          <w:lang w:val="la-Latn" w:eastAsia="cs-CZ"/>
        </w:rPr>
        <w:t xml:space="preserve">r </w:t>
      </w:r>
      <w:r w:rsidRPr="007A06F5">
        <w:rPr>
          <w:rFonts w:ascii="Times New Roman" w:eastAsia="Times New Roman" w:hAnsi="Times New Roman" w:cs="Times New Roman"/>
          <w:sz w:val="24"/>
          <w:szCs w:val="24"/>
          <w:lang w:val="la-Latn" w:eastAsia="cs-CZ"/>
        </w:rPr>
        <w:t>perpetuam. E contrario vero spiritalia dona laudat</w:t>
      </w:r>
      <w:r w:rsidR="0088302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Apostolus, hor</w:t>
      </w:r>
      <w:r w:rsidR="0088302D" w:rsidRPr="007A06F5">
        <w:rPr>
          <w:rFonts w:ascii="Times New Roman" w:eastAsia="Times New Roman" w:hAnsi="Times New Roman" w:cs="Times New Roman"/>
          <w:sz w:val="24"/>
          <w:szCs w:val="24"/>
          <w:lang w:val="la-Latn" w:eastAsia="cs-CZ"/>
        </w:rPr>
        <w:t>taturque per omnia sequenda: bo</w:t>
      </w:r>
      <w:r w:rsidRPr="007A06F5">
        <w:rPr>
          <w:rFonts w:ascii="Times New Roman" w:eastAsia="Times New Roman" w:hAnsi="Times New Roman" w:cs="Times New Roman"/>
          <w:sz w:val="24"/>
          <w:szCs w:val="24"/>
          <w:lang w:val="la-Latn" w:eastAsia="cs-CZ"/>
        </w:rPr>
        <w:t>num est, ut caveamus omne peccatum, et omne</w:t>
      </w:r>
      <w:r w:rsidR="0088302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scandalu</w:t>
      </w:r>
      <w:r w:rsidR="0088302D"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 qua</w:t>
      </w:r>
      <w:r w:rsidR="0088302D" w:rsidRPr="007A06F5">
        <w:rPr>
          <w:rFonts w:ascii="Times New Roman" w:eastAsia="Times New Roman" w:hAnsi="Times New Roman" w:cs="Times New Roman"/>
          <w:sz w:val="24"/>
          <w:szCs w:val="24"/>
          <w:lang w:val="la-Latn" w:eastAsia="cs-CZ"/>
        </w:rPr>
        <w:t>ntum Dominus nos posse donaverit</w:t>
      </w:r>
      <w:r w:rsidRPr="007A06F5">
        <w:rPr>
          <w:rFonts w:ascii="Times New Roman" w:eastAsia="Times New Roman" w:hAnsi="Times New Roman" w:cs="Times New Roman"/>
          <w:sz w:val="24"/>
          <w:szCs w:val="24"/>
          <w:lang w:val="la-Latn" w:eastAsia="cs-CZ"/>
        </w:rPr>
        <w:t>:</w:t>
      </w:r>
      <w:r w:rsidR="0088302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faciamus qu</w:t>
      </w:r>
      <w:r w:rsidR="0088302D"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sibi s</w:t>
      </w:r>
      <w:r w:rsidR="0088302D"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nt p</w:t>
      </w:r>
      <w:r w:rsidR="0088302D" w:rsidRPr="007A06F5">
        <w:rPr>
          <w:rFonts w:ascii="Times New Roman" w:eastAsia="Times New Roman" w:hAnsi="Times New Roman" w:cs="Times New Roman"/>
          <w:sz w:val="24"/>
          <w:szCs w:val="24"/>
          <w:lang w:val="la-Latn" w:eastAsia="cs-CZ"/>
        </w:rPr>
        <w:t>l</w:t>
      </w:r>
      <w:r w:rsidRPr="007A06F5">
        <w:rPr>
          <w:rFonts w:ascii="Times New Roman" w:eastAsia="Times New Roman" w:hAnsi="Times New Roman" w:cs="Times New Roman"/>
          <w:sz w:val="24"/>
          <w:szCs w:val="24"/>
          <w:lang w:val="la-Latn" w:eastAsia="cs-CZ"/>
        </w:rPr>
        <w:t>aci</w:t>
      </w:r>
      <w:r w:rsidR="0088302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a, et l</w:t>
      </w:r>
      <w:r w:rsidR="0088302D" w:rsidRPr="007A06F5">
        <w:rPr>
          <w:rFonts w:ascii="Times New Roman" w:eastAsia="Times New Roman" w:hAnsi="Times New Roman" w:cs="Times New Roman"/>
          <w:sz w:val="24"/>
          <w:szCs w:val="24"/>
          <w:lang w:val="la-Latn" w:eastAsia="cs-CZ"/>
        </w:rPr>
        <w:t>ex Domini no</w:t>
      </w:r>
      <w:r w:rsidRPr="007A06F5">
        <w:rPr>
          <w:rFonts w:ascii="Times New Roman" w:eastAsia="Times New Roman" w:hAnsi="Times New Roman" w:cs="Times New Roman"/>
          <w:sz w:val="24"/>
          <w:szCs w:val="24"/>
          <w:lang w:val="la-Latn" w:eastAsia="cs-CZ"/>
        </w:rPr>
        <w:t>bis manda</w:t>
      </w:r>
      <w:r w:rsidR="0088302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quia sic, et in pr</w:t>
      </w:r>
      <w:r w:rsidR="0088302D" w:rsidRPr="007A06F5">
        <w:rPr>
          <w:rFonts w:ascii="Times New Roman" w:eastAsia="Times New Roman" w:hAnsi="Times New Roman" w:cs="Times New Roman"/>
          <w:sz w:val="24"/>
          <w:szCs w:val="24"/>
          <w:lang w:val="la-Latn" w:eastAsia="cs-CZ"/>
        </w:rPr>
        <w:t>æs</w:t>
      </w:r>
      <w:r w:rsidRPr="007A06F5">
        <w:rPr>
          <w:rFonts w:ascii="Times New Roman" w:eastAsia="Times New Roman" w:hAnsi="Times New Roman" w:cs="Times New Roman"/>
          <w:sz w:val="24"/>
          <w:szCs w:val="24"/>
          <w:lang w:val="la-Latn" w:eastAsia="cs-CZ"/>
        </w:rPr>
        <w:t>en</w:t>
      </w:r>
      <w:r w:rsidR="0088302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i, et in futuro,</w:t>
      </w:r>
      <w:r w:rsidR="0088302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ejus misericordiam et prot</w:t>
      </w:r>
      <w:r w:rsidR="0088302D"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ctionem invenie</w:t>
      </w:r>
      <w:r w:rsidR="0088302D" w:rsidRPr="007A06F5">
        <w:rPr>
          <w:rFonts w:ascii="Times New Roman" w:eastAsia="Times New Roman" w:hAnsi="Times New Roman" w:cs="Times New Roman"/>
          <w:sz w:val="24"/>
          <w:szCs w:val="24"/>
          <w:lang w:val="la-Latn" w:eastAsia="cs-CZ"/>
        </w:rPr>
        <w:t>mu</w:t>
      </w:r>
      <w:r w:rsidRPr="007A06F5">
        <w:rPr>
          <w:rFonts w:ascii="Times New Roman" w:eastAsia="Times New Roman" w:hAnsi="Times New Roman" w:cs="Times New Roman"/>
          <w:sz w:val="24"/>
          <w:szCs w:val="24"/>
          <w:lang w:val="la-Latn" w:eastAsia="cs-CZ"/>
        </w:rPr>
        <w:t>s. Si</w:t>
      </w:r>
      <w:r w:rsidR="0088302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enim ju</w:t>
      </w:r>
      <w:r w:rsidR="0088302D" w:rsidRPr="007A06F5">
        <w:rPr>
          <w:rFonts w:ascii="Times New Roman" w:eastAsia="Times New Roman" w:hAnsi="Times New Roman" w:cs="Times New Roman"/>
          <w:sz w:val="24"/>
          <w:szCs w:val="24"/>
          <w:lang w:val="la-Latn" w:eastAsia="cs-CZ"/>
        </w:rPr>
        <w:t>x</w:t>
      </w:r>
      <w:r w:rsidRPr="007A06F5">
        <w:rPr>
          <w:rFonts w:ascii="Times New Roman" w:eastAsia="Times New Roman" w:hAnsi="Times New Roman" w:cs="Times New Roman"/>
          <w:sz w:val="24"/>
          <w:szCs w:val="24"/>
          <w:lang w:val="la-Latn" w:eastAsia="cs-CZ"/>
        </w:rPr>
        <w:t>ta hisloriam, l</w:t>
      </w:r>
      <w:r w:rsidR="0088302D"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 xml:space="preserve">gislator </w:t>
      </w:r>
      <w:r w:rsidR="0088302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ransgressor</w:t>
      </w:r>
      <w:r w:rsidR="0088302D" w:rsidRPr="007A06F5">
        <w:rPr>
          <w:rFonts w:ascii="Times New Roman" w:eastAsia="Times New Roman" w:hAnsi="Times New Roman" w:cs="Times New Roman"/>
          <w:sz w:val="24"/>
          <w:szCs w:val="24"/>
          <w:lang w:val="la-Latn" w:eastAsia="cs-CZ"/>
        </w:rPr>
        <w:t>i</w:t>
      </w:r>
      <w:r w:rsidRPr="007A06F5">
        <w:rPr>
          <w:rFonts w:ascii="Times New Roman" w:eastAsia="Times New Roman" w:hAnsi="Times New Roman" w:cs="Times New Roman"/>
          <w:sz w:val="24"/>
          <w:szCs w:val="24"/>
          <w:lang w:val="la-Latn" w:eastAsia="cs-CZ"/>
        </w:rPr>
        <w:t>bu</w:t>
      </w:r>
      <w:r w:rsidR="0088302D" w:rsidRPr="007A06F5">
        <w:rPr>
          <w:rFonts w:ascii="Times New Roman" w:eastAsia="Times New Roman" w:hAnsi="Times New Roman" w:cs="Times New Roman"/>
          <w:sz w:val="24"/>
          <w:szCs w:val="24"/>
          <w:lang w:val="la-Latn" w:eastAsia="cs-CZ"/>
        </w:rPr>
        <w:t xml:space="preserve">s </w:t>
      </w:r>
      <w:r w:rsidRPr="007A06F5">
        <w:rPr>
          <w:rFonts w:ascii="Times New Roman" w:eastAsia="Times New Roman" w:hAnsi="Times New Roman" w:cs="Times New Roman"/>
          <w:sz w:val="24"/>
          <w:szCs w:val="24"/>
          <w:lang w:val="la-Latn" w:eastAsia="cs-CZ"/>
        </w:rPr>
        <w:t>mandatorum Dei minatus est carni</w:t>
      </w:r>
      <w:r w:rsidR="0088302D"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 xml:space="preserve"> mor</w:t>
      </w:r>
      <w:r w:rsidR="0088302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em, e</w:t>
      </w:r>
      <w:r w:rsidR="0088302D" w:rsidRPr="007A06F5">
        <w:rPr>
          <w:rFonts w:ascii="Times New Roman" w:eastAsia="Times New Roman" w:hAnsi="Times New Roman" w:cs="Times New Roman"/>
          <w:sz w:val="24"/>
          <w:szCs w:val="24"/>
          <w:lang w:val="la-Latn" w:eastAsia="cs-CZ"/>
        </w:rPr>
        <w:t xml:space="preserve">t </w:t>
      </w:r>
      <w:r w:rsidRPr="007A06F5">
        <w:rPr>
          <w:rFonts w:ascii="Times New Roman" w:eastAsia="Times New Roman" w:hAnsi="Times New Roman" w:cs="Times New Roman"/>
          <w:sz w:val="24"/>
          <w:szCs w:val="24"/>
          <w:lang w:val="la-Latn" w:eastAsia="cs-CZ"/>
        </w:rPr>
        <w:t>pr</w:t>
      </w:r>
      <w:r w:rsidR="0088302D"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sentis vit</w:t>
      </w:r>
      <w:r w:rsidR="00EE221C"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lenninum, quanto magis nobis ju</w:t>
      </w:r>
      <w:r w:rsidR="0088302D" w:rsidRPr="007A06F5">
        <w:rPr>
          <w:rFonts w:ascii="Times New Roman" w:eastAsia="Times New Roman" w:hAnsi="Times New Roman" w:cs="Times New Roman"/>
          <w:sz w:val="24"/>
          <w:szCs w:val="24"/>
          <w:lang w:val="la-Latn" w:eastAsia="cs-CZ"/>
        </w:rPr>
        <w:t>x</w:t>
      </w:r>
      <w:r w:rsidRPr="007A06F5">
        <w:rPr>
          <w:rFonts w:ascii="Times New Roman" w:eastAsia="Times New Roman" w:hAnsi="Times New Roman" w:cs="Times New Roman"/>
          <w:sz w:val="24"/>
          <w:szCs w:val="24"/>
          <w:lang w:val="la-Latn" w:eastAsia="cs-CZ"/>
        </w:rPr>
        <w:t>ta</w:t>
      </w:r>
      <w:r w:rsidR="00886399"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ma</w:t>
      </w:r>
      <w:r w:rsidR="00886399"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datum Salvatori</w:t>
      </w:r>
      <w:r w:rsidR="00886399"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 et evangelicam doct</w:t>
      </w:r>
      <w:r w:rsidR="00886399" w:rsidRPr="007A06F5">
        <w:rPr>
          <w:rFonts w:ascii="Times New Roman" w:eastAsia="Times New Roman" w:hAnsi="Times New Roman" w:cs="Times New Roman"/>
          <w:sz w:val="24"/>
          <w:szCs w:val="24"/>
          <w:lang w:val="la-Latn" w:eastAsia="cs-CZ"/>
        </w:rPr>
        <w:t>r</w:t>
      </w:r>
      <w:r w:rsidRPr="007A06F5">
        <w:rPr>
          <w:rFonts w:ascii="Times New Roman" w:eastAsia="Times New Roman" w:hAnsi="Times New Roman" w:cs="Times New Roman"/>
          <w:sz w:val="24"/>
          <w:szCs w:val="24"/>
          <w:lang w:val="la-Latn" w:eastAsia="cs-CZ"/>
        </w:rPr>
        <w:t>ina</w:t>
      </w:r>
      <w:r w:rsidR="00886399" w:rsidRPr="007A06F5">
        <w:rPr>
          <w:rFonts w:ascii="Times New Roman" w:eastAsia="Times New Roman" w:hAnsi="Times New Roman" w:cs="Times New Roman"/>
          <w:sz w:val="24"/>
          <w:szCs w:val="24"/>
          <w:lang w:val="la-Latn" w:eastAsia="cs-CZ"/>
        </w:rPr>
        <w:t xml:space="preserve">m </w:t>
      </w:r>
      <w:r w:rsidRPr="007A06F5">
        <w:rPr>
          <w:rFonts w:ascii="Times New Roman" w:eastAsia="Times New Roman" w:hAnsi="Times New Roman" w:cs="Times New Roman"/>
          <w:sz w:val="24"/>
          <w:szCs w:val="24"/>
          <w:lang w:val="la-Latn" w:eastAsia="cs-CZ"/>
        </w:rPr>
        <w:t>form</w:t>
      </w:r>
      <w:r w:rsidR="00886399" w:rsidRPr="007A06F5">
        <w:rPr>
          <w:rFonts w:ascii="Times New Roman" w:eastAsia="Times New Roman" w:hAnsi="Times New Roman" w:cs="Times New Roman"/>
          <w:sz w:val="24"/>
          <w:szCs w:val="24"/>
          <w:lang w:val="la-Latn" w:eastAsia="cs-CZ"/>
        </w:rPr>
        <w:t>id</w:t>
      </w:r>
      <w:r w:rsidRPr="007A06F5">
        <w:rPr>
          <w:rFonts w:ascii="Times New Roman" w:eastAsia="Times New Roman" w:hAnsi="Times New Roman" w:cs="Times New Roman"/>
          <w:sz w:val="24"/>
          <w:szCs w:val="24"/>
          <w:lang w:val="la-Latn" w:eastAsia="cs-CZ"/>
        </w:rPr>
        <w:t xml:space="preserve">anda est </w:t>
      </w:r>
      <w:r w:rsidR="00886399"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ors anim</w:t>
      </w:r>
      <w:r w:rsidR="00EE221C"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et p</w:t>
      </w:r>
      <w:r w:rsidR="00886399" w:rsidRPr="007A06F5">
        <w:rPr>
          <w:rFonts w:ascii="Times New Roman" w:eastAsia="Times New Roman" w:hAnsi="Times New Roman" w:cs="Times New Roman"/>
          <w:sz w:val="24"/>
          <w:szCs w:val="24"/>
          <w:lang w:val="la-Latn" w:eastAsia="cs-CZ"/>
        </w:rPr>
        <w:t>œ</w:t>
      </w:r>
      <w:r w:rsidRPr="007A06F5">
        <w:rPr>
          <w:rFonts w:ascii="Times New Roman" w:eastAsia="Times New Roman" w:hAnsi="Times New Roman" w:cs="Times New Roman"/>
          <w:sz w:val="24"/>
          <w:szCs w:val="24"/>
          <w:lang w:val="la-Latn" w:eastAsia="cs-CZ"/>
        </w:rPr>
        <w:t>na perpetua, quam illa qu</w:t>
      </w:r>
      <w:r w:rsidR="00EE221C"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fin</w:t>
      </w:r>
      <w:r w:rsidR="00886399"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m quo</w:t>
      </w:r>
      <w:r w:rsidR="00886399" w:rsidRPr="007A06F5">
        <w:rPr>
          <w:rFonts w:ascii="Times New Roman" w:eastAsia="Times New Roman" w:hAnsi="Times New Roman" w:cs="Times New Roman"/>
          <w:sz w:val="24"/>
          <w:szCs w:val="24"/>
          <w:lang w:val="la-Latn" w:eastAsia="cs-CZ"/>
        </w:rPr>
        <w:t>d</w:t>
      </w:r>
      <w:r w:rsidRPr="007A06F5">
        <w:rPr>
          <w:rFonts w:ascii="Times New Roman" w:eastAsia="Times New Roman" w:hAnsi="Times New Roman" w:cs="Times New Roman"/>
          <w:sz w:val="24"/>
          <w:szCs w:val="24"/>
          <w:lang w:val="la-Latn" w:eastAsia="cs-CZ"/>
        </w:rPr>
        <w:t>ammodo habui</w:t>
      </w:r>
      <w:r w:rsidR="00886399"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w:t>
      </w:r>
      <w:r w:rsidR="00886399" w:rsidRPr="007A06F5">
        <w:rPr>
          <w:rFonts w:ascii="Times New Roman" w:eastAsia="Times New Roman" w:hAnsi="Times New Roman" w:cs="Times New Roman"/>
          <w:sz w:val="24"/>
          <w:szCs w:val="24"/>
          <w:lang w:val="la-Latn" w:eastAsia="cs-CZ"/>
        </w:rPr>
        <w:t>Ista autem sine t</w:t>
      </w:r>
      <w:r w:rsidRPr="007A06F5">
        <w:rPr>
          <w:rFonts w:ascii="Times New Roman" w:eastAsia="Times New Roman" w:hAnsi="Times New Roman" w:cs="Times New Roman"/>
          <w:sz w:val="24"/>
          <w:szCs w:val="24"/>
          <w:lang w:val="la-Latn" w:eastAsia="cs-CZ"/>
        </w:rPr>
        <w:t>err</w:t>
      </w:r>
      <w:r w:rsidR="00886399"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ino crucia</w:t>
      </w:r>
      <w:r w:rsidR="00886399" w:rsidRPr="007A06F5">
        <w:rPr>
          <w:rFonts w:ascii="Times New Roman" w:eastAsia="Times New Roman" w:hAnsi="Times New Roman" w:cs="Times New Roman"/>
          <w:sz w:val="24"/>
          <w:szCs w:val="24"/>
          <w:lang w:val="la-Latn" w:eastAsia="cs-CZ"/>
        </w:rPr>
        <w:t>b</w:t>
      </w:r>
      <w:r w:rsidRPr="007A06F5">
        <w:rPr>
          <w:rFonts w:ascii="Times New Roman" w:eastAsia="Times New Roman" w:hAnsi="Times New Roman" w:cs="Times New Roman"/>
          <w:sz w:val="24"/>
          <w:szCs w:val="24"/>
          <w:lang w:val="la-Latn" w:eastAsia="cs-CZ"/>
        </w:rPr>
        <w:t>it noxios. Unde necesse est</w:t>
      </w:r>
      <w:r w:rsidR="00434A39" w:rsidRPr="007A06F5">
        <w:rPr>
          <w:rFonts w:ascii="Times New Roman" w:eastAsia="Times New Roman" w:hAnsi="Times New Roman" w:cs="Times New Roman"/>
          <w:sz w:val="24"/>
          <w:szCs w:val="24"/>
          <w:lang w:val="la-Latn" w:eastAsia="cs-CZ"/>
        </w:rPr>
        <w:t xml:space="preserve"> ut</w:t>
      </w:r>
      <w:r w:rsidRPr="007A06F5">
        <w:rPr>
          <w:rFonts w:ascii="Times New Roman" w:eastAsia="Times New Roman" w:hAnsi="Times New Roman" w:cs="Times New Roman"/>
          <w:sz w:val="24"/>
          <w:szCs w:val="24"/>
          <w:lang w:val="la-Latn" w:eastAsia="cs-CZ"/>
        </w:rPr>
        <w:t xml:space="preserve"> in pr</w:t>
      </w:r>
      <w:r w:rsidR="008D3CE4"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s</w:t>
      </w:r>
      <w:r w:rsidR="008D3CE4" w:rsidRPr="007A06F5">
        <w:rPr>
          <w:rFonts w:ascii="Times New Roman" w:eastAsia="Times New Roman" w:hAnsi="Times New Roman" w:cs="Times New Roman"/>
          <w:sz w:val="24"/>
          <w:szCs w:val="24"/>
          <w:lang w:val="la-Latn" w:eastAsia="cs-CZ"/>
        </w:rPr>
        <w:t>ent</w:t>
      </w:r>
      <w:r w:rsidRPr="007A06F5">
        <w:rPr>
          <w:rFonts w:ascii="Times New Roman" w:eastAsia="Times New Roman" w:hAnsi="Times New Roman" w:cs="Times New Roman"/>
          <w:sz w:val="24"/>
          <w:szCs w:val="24"/>
          <w:lang w:val="la-Latn" w:eastAsia="cs-CZ"/>
        </w:rPr>
        <w:t>i vita, juxt</w:t>
      </w:r>
      <w:r w:rsidR="00434A39" w:rsidRPr="007A06F5">
        <w:rPr>
          <w:rFonts w:ascii="Times New Roman" w:eastAsia="Times New Roman" w:hAnsi="Times New Roman" w:cs="Times New Roman"/>
          <w:sz w:val="24"/>
          <w:szCs w:val="24"/>
          <w:lang w:val="la-Latn" w:eastAsia="cs-CZ"/>
        </w:rPr>
        <w:t xml:space="preserve">a Apostolum, mortifìcemus </w:t>
      </w:r>
      <w:r w:rsidRPr="007A06F5">
        <w:rPr>
          <w:rFonts w:ascii="Times New Roman" w:eastAsia="Times New Roman" w:hAnsi="Times New Roman" w:cs="Times New Roman"/>
          <w:sz w:val="24"/>
          <w:szCs w:val="24"/>
          <w:lang w:val="la-Latn" w:eastAsia="cs-CZ"/>
        </w:rPr>
        <w:t>membra nostra qu</w:t>
      </w:r>
      <w:r w:rsidR="00434A39"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sunt super te</w:t>
      </w:r>
      <w:r w:rsidR="00434A39" w:rsidRPr="007A06F5">
        <w:rPr>
          <w:rFonts w:ascii="Times New Roman" w:eastAsia="Times New Roman" w:hAnsi="Times New Roman" w:cs="Times New Roman"/>
          <w:sz w:val="24"/>
          <w:szCs w:val="24"/>
          <w:lang w:val="la-Latn" w:eastAsia="cs-CZ"/>
        </w:rPr>
        <w:t>rram: hoc</w:t>
      </w:r>
      <w:r w:rsidRPr="007A06F5">
        <w:rPr>
          <w:rFonts w:ascii="Times New Roman" w:eastAsia="Times New Roman" w:hAnsi="Times New Roman" w:cs="Times New Roman"/>
          <w:sz w:val="24"/>
          <w:szCs w:val="24"/>
          <w:lang w:val="la-Latn" w:eastAsia="cs-CZ"/>
        </w:rPr>
        <w:t xml:space="preserve"> est,</w:t>
      </w:r>
      <w:r w:rsidR="00434A39"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desideria carnis nostr</w:t>
      </w:r>
      <w:r w:rsidR="00434A39"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et </w:t>
      </w:r>
      <w:r w:rsidR="00434A39" w:rsidRPr="007A06F5">
        <w:rPr>
          <w:rFonts w:ascii="Times New Roman" w:eastAsia="Times New Roman" w:hAnsi="Times New Roman" w:cs="Times New Roman"/>
          <w:sz w:val="24"/>
          <w:szCs w:val="24"/>
          <w:lang w:val="la-Latn" w:eastAsia="cs-CZ"/>
        </w:rPr>
        <w:t>vo</w:t>
      </w:r>
      <w:r w:rsidRPr="007A06F5">
        <w:rPr>
          <w:rFonts w:ascii="Times New Roman" w:eastAsia="Times New Roman" w:hAnsi="Times New Roman" w:cs="Times New Roman"/>
          <w:sz w:val="24"/>
          <w:szCs w:val="24"/>
          <w:lang w:val="la-Latn" w:eastAsia="cs-CZ"/>
        </w:rPr>
        <w:t>luptates terrenas i</w:t>
      </w:r>
      <w:r w:rsidR="00434A39" w:rsidRPr="007A06F5">
        <w:rPr>
          <w:rFonts w:ascii="Times New Roman" w:eastAsia="Times New Roman" w:hAnsi="Times New Roman" w:cs="Times New Roman"/>
          <w:sz w:val="24"/>
          <w:szCs w:val="24"/>
          <w:lang w:val="la-Latn" w:eastAsia="cs-CZ"/>
        </w:rPr>
        <w:t xml:space="preserve">n </w:t>
      </w:r>
      <w:r w:rsidRPr="007A06F5">
        <w:rPr>
          <w:rFonts w:ascii="Times New Roman" w:eastAsia="Times New Roman" w:hAnsi="Times New Roman" w:cs="Times New Roman"/>
          <w:sz w:val="24"/>
          <w:szCs w:val="24"/>
          <w:lang w:val="la-Latn" w:eastAsia="cs-CZ"/>
        </w:rPr>
        <w:t>nobis exstinguere co</w:t>
      </w:r>
      <w:r w:rsidR="00434A39" w:rsidRPr="007A06F5">
        <w:rPr>
          <w:rFonts w:ascii="Times New Roman" w:eastAsia="Times New Roman" w:hAnsi="Times New Roman" w:cs="Times New Roman"/>
          <w:sz w:val="24"/>
          <w:szCs w:val="24"/>
          <w:lang w:val="la-Latn" w:eastAsia="cs-CZ"/>
        </w:rPr>
        <w:t>ntendamus</w:t>
      </w:r>
      <w:r w:rsidRPr="007A06F5">
        <w:rPr>
          <w:rFonts w:ascii="Times New Roman" w:eastAsia="Times New Roman" w:hAnsi="Times New Roman" w:cs="Times New Roman"/>
          <w:sz w:val="24"/>
          <w:szCs w:val="24"/>
          <w:lang w:val="la-Latn" w:eastAsia="cs-CZ"/>
        </w:rPr>
        <w:t>: v</w:t>
      </w:r>
      <w:r w:rsidR="00434A39" w:rsidRPr="007A06F5">
        <w:rPr>
          <w:rFonts w:ascii="Times New Roman" w:eastAsia="Times New Roman" w:hAnsi="Times New Roman" w:cs="Times New Roman"/>
          <w:sz w:val="24"/>
          <w:szCs w:val="24"/>
          <w:lang w:val="la-Latn" w:eastAsia="cs-CZ"/>
        </w:rPr>
        <w:t xml:space="preserve">itiaque omnia, </w:t>
      </w:r>
      <w:r w:rsidRPr="007A06F5">
        <w:rPr>
          <w:rFonts w:ascii="Times New Roman" w:eastAsia="Times New Roman" w:hAnsi="Times New Roman" w:cs="Times New Roman"/>
          <w:sz w:val="24"/>
          <w:szCs w:val="24"/>
          <w:lang w:val="la-Latn" w:eastAsia="cs-CZ"/>
        </w:rPr>
        <w:t xml:space="preserve">quantum Dominus </w:t>
      </w:r>
      <w:r w:rsidR="00434A39"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os poss</w:t>
      </w:r>
      <w:r w:rsidR="00434A39" w:rsidRPr="007A06F5">
        <w:rPr>
          <w:rFonts w:ascii="Times New Roman" w:eastAsia="Times New Roman" w:hAnsi="Times New Roman" w:cs="Times New Roman"/>
          <w:sz w:val="24"/>
          <w:szCs w:val="24"/>
          <w:lang w:val="la-Latn" w:eastAsia="cs-CZ"/>
        </w:rPr>
        <w:t>e concedit, procul ex</w:t>
      </w:r>
      <w:r w:rsidRPr="007A06F5">
        <w:rPr>
          <w:rFonts w:ascii="Times New Roman" w:eastAsia="Times New Roman" w:hAnsi="Times New Roman" w:cs="Times New Roman"/>
          <w:sz w:val="24"/>
          <w:szCs w:val="24"/>
          <w:lang w:val="la-Latn" w:eastAsia="cs-CZ"/>
        </w:rPr>
        <w:t>p</w:t>
      </w:r>
      <w:r w:rsidR="00434A39" w:rsidRPr="007A06F5">
        <w:rPr>
          <w:rFonts w:ascii="Times New Roman" w:eastAsia="Times New Roman" w:hAnsi="Times New Roman" w:cs="Times New Roman"/>
          <w:sz w:val="24"/>
          <w:szCs w:val="24"/>
          <w:lang w:val="la-Latn" w:eastAsia="cs-CZ"/>
        </w:rPr>
        <w:t>ellamus</w:t>
      </w:r>
      <w:r w:rsidRPr="007A06F5">
        <w:rPr>
          <w:rFonts w:ascii="Times New Roman" w:eastAsia="Times New Roman" w:hAnsi="Times New Roman" w:cs="Times New Roman"/>
          <w:sz w:val="24"/>
          <w:szCs w:val="24"/>
          <w:lang w:val="la-Latn" w:eastAsia="cs-CZ"/>
        </w:rPr>
        <w:t>: Dei</w:t>
      </w:r>
      <w:r w:rsidR="00434A39" w:rsidRPr="007A06F5">
        <w:rPr>
          <w:rFonts w:ascii="Times New Roman" w:eastAsia="Times New Roman" w:hAnsi="Times New Roman" w:cs="Times New Roman"/>
          <w:sz w:val="24"/>
          <w:szCs w:val="24"/>
          <w:lang w:val="la-Latn" w:eastAsia="cs-CZ"/>
        </w:rPr>
        <w:t>q</w:t>
      </w:r>
      <w:r w:rsidRPr="007A06F5">
        <w:rPr>
          <w:rFonts w:ascii="Times New Roman" w:eastAsia="Times New Roman" w:hAnsi="Times New Roman" w:cs="Times New Roman"/>
          <w:sz w:val="24"/>
          <w:szCs w:val="24"/>
          <w:lang w:val="la-Latn" w:eastAsia="cs-CZ"/>
        </w:rPr>
        <w:t>ue voluntati, et mandatis ej</w:t>
      </w:r>
      <w:r w:rsidR="00434A39"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s o</w:t>
      </w:r>
      <w:r w:rsidR="00434A39" w:rsidRPr="007A06F5">
        <w:rPr>
          <w:rFonts w:ascii="Times New Roman" w:eastAsia="Times New Roman" w:hAnsi="Times New Roman" w:cs="Times New Roman"/>
          <w:sz w:val="24"/>
          <w:szCs w:val="24"/>
          <w:lang w:val="la-Latn" w:eastAsia="cs-CZ"/>
        </w:rPr>
        <w:t>b</w:t>
      </w:r>
      <w:r w:rsidRPr="007A06F5">
        <w:rPr>
          <w:rFonts w:ascii="Times New Roman" w:eastAsia="Times New Roman" w:hAnsi="Times New Roman" w:cs="Times New Roman"/>
          <w:sz w:val="24"/>
          <w:szCs w:val="24"/>
          <w:lang w:val="la-Latn" w:eastAsia="cs-CZ"/>
        </w:rPr>
        <w:t>temperare satagamus, quo</w:t>
      </w:r>
      <w:r w:rsidR="00434A39" w:rsidRPr="007A06F5">
        <w:rPr>
          <w:rFonts w:ascii="Times New Roman" w:eastAsia="Times New Roman" w:hAnsi="Times New Roman" w:cs="Times New Roman"/>
          <w:sz w:val="24"/>
          <w:szCs w:val="24"/>
          <w:lang w:val="la-Latn" w:eastAsia="cs-CZ"/>
        </w:rPr>
        <w:t>ni</w:t>
      </w:r>
      <w:r w:rsidRPr="007A06F5">
        <w:rPr>
          <w:rFonts w:ascii="Times New Roman" w:eastAsia="Times New Roman" w:hAnsi="Times New Roman" w:cs="Times New Roman"/>
          <w:sz w:val="24"/>
          <w:szCs w:val="24"/>
          <w:lang w:val="la-Latn" w:eastAsia="cs-CZ"/>
        </w:rPr>
        <w:t>am si</w:t>
      </w:r>
      <w:r w:rsidR="00434A39" w:rsidRPr="007A06F5">
        <w:rPr>
          <w:rFonts w:ascii="Times New Roman" w:eastAsia="Times New Roman" w:hAnsi="Times New Roman" w:cs="Times New Roman"/>
          <w:sz w:val="24"/>
          <w:szCs w:val="24"/>
          <w:lang w:val="la-Latn" w:eastAsia="cs-CZ"/>
        </w:rPr>
        <w:t>c</w:t>
      </w:r>
      <w:r w:rsidRPr="007A06F5">
        <w:rPr>
          <w:rFonts w:ascii="Times New Roman" w:eastAsia="Times New Roman" w:hAnsi="Times New Roman" w:cs="Times New Roman"/>
          <w:sz w:val="24"/>
          <w:szCs w:val="24"/>
          <w:lang w:val="la-Latn" w:eastAsia="cs-CZ"/>
        </w:rPr>
        <w:t xml:space="preserve"> mortem perpet</w:t>
      </w:r>
      <w:r w:rsidR="00434A39" w:rsidRPr="007A06F5">
        <w:rPr>
          <w:rFonts w:ascii="Times New Roman" w:eastAsia="Times New Roman" w:hAnsi="Times New Roman" w:cs="Times New Roman"/>
          <w:sz w:val="24"/>
          <w:szCs w:val="24"/>
          <w:lang w:val="la-Latn" w:eastAsia="cs-CZ"/>
        </w:rPr>
        <w:t xml:space="preserve">uam </w:t>
      </w:r>
      <w:r w:rsidRPr="007A06F5">
        <w:rPr>
          <w:rFonts w:ascii="Times New Roman" w:eastAsia="Times New Roman" w:hAnsi="Times New Roman" w:cs="Times New Roman"/>
          <w:sz w:val="24"/>
          <w:szCs w:val="24"/>
          <w:lang w:val="la-Latn" w:eastAsia="cs-CZ"/>
        </w:rPr>
        <w:t xml:space="preserve">evadere et ad </w:t>
      </w:r>
      <w:r w:rsidR="00434A39" w:rsidRPr="007A06F5">
        <w:rPr>
          <w:rFonts w:ascii="Times New Roman" w:eastAsia="Times New Roman" w:hAnsi="Times New Roman" w:cs="Times New Roman"/>
          <w:sz w:val="24"/>
          <w:szCs w:val="24"/>
          <w:lang w:val="la-Latn" w:eastAsia="cs-CZ"/>
        </w:rPr>
        <w:t>v</w:t>
      </w:r>
      <w:r w:rsidRPr="007A06F5">
        <w:rPr>
          <w:rFonts w:ascii="Times New Roman" w:eastAsia="Times New Roman" w:hAnsi="Times New Roman" w:cs="Times New Roman"/>
          <w:sz w:val="24"/>
          <w:szCs w:val="24"/>
          <w:lang w:val="la-Latn" w:eastAsia="cs-CZ"/>
        </w:rPr>
        <w:t xml:space="preserve">itam </w:t>
      </w:r>
      <w:r w:rsidR="00434A39"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te</w:t>
      </w:r>
      <w:r w:rsidR="00434A39" w:rsidRPr="007A06F5">
        <w:rPr>
          <w:rFonts w:ascii="Times New Roman" w:eastAsia="Times New Roman" w:hAnsi="Times New Roman" w:cs="Times New Roman"/>
          <w:sz w:val="24"/>
          <w:szCs w:val="24"/>
          <w:lang w:val="la-Latn" w:eastAsia="cs-CZ"/>
        </w:rPr>
        <w:t>rnam, Domino lar</w:t>
      </w:r>
      <w:r w:rsidRPr="007A06F5">
        <w:rPr>
          <w:rFonts w:ascii="Times New Roman" w:eastAsia="Times New Roman" w:hAnsi="Times New Roman" w:cs="Times New Roman"/>
          <w:sz w:val="24"/>
          <w:szCs w:val="24"/>
          <w:lang w:val="la-Latn" w:eastAsia="cs-CZ"/>
        </w:rPr>
        <w:t>gient</w:t>
      </w:r>
      <w:r w:rsidR="00434A39"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 pervenire possumus. Dehi</w:t>
      </w:r>
      <w:r w:rsidR="00434A39"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c quoque a</w:t>
      </w:r>
      <w:r w:rsidR="00434A39" w:rsidRPr="007A06F5">
        <w:rPr>
          <w:rFonts w:ascii="Times New Roman" w:eastAsia="Times New Roman" w:hAnsi="Times New Roman" w:cs="Times New Roman"/>
          <w:sz w:val="24"/>
          <w:szCs w:val="24"/>
          <w:lang w:val="la-Latn" w:eastAsia="cs-CZ"/>
        </w:rPr>
        <w:t>d in</w:t>
      </w:r>
      <w:r w:rsidRPr="007A06F5">
        <w:rPr>
          <w:rFonts w:ascii="Times New Roman" w:eastAsia="Times New Roman" w:hAnsi="Times New Roman" w:cs="Times New Roman"/>
          <w:sz w:val="24"/>
          <w:szCs w:val="24"/>
          <w:lang w:val="la-Latn" w:eastAsia="cs-CZ"/>
        </w:rPr>
        <w:t>terrogata, quantum possumus, bre</w:t>
      </w:r>
      <w:r w:rsidR="00434A39" w:rsidRPr="007A06F5">
        <w:rPr>
          <w:rFonts w:ascii="Times New Roman" w:eastAsia="Times New Roman" w:hAnsi="Times New Roman" w:cs="Times New Roman"/>
          <w:sz w:val="24"/>
          <w:szCs w:val="24"/>
          <w:lang w:val="la-Latn" w:eastAsia="cs-CZ"/>
        </w:rPr>
        <w:t>v</w:t>
      </w:r>
      <w:r w:rsidRPr="007A06F5">
        <w:rPr>
          <w:rFonts w:ascii="Times New Roman" w:eastAsia="Times New Roman" w:hAnsi="Times New Roman" w:cs="Times New Roman"/>
          <w:sz w:val="24"/>
          <w:szCs w:val="24"/>
          <w:lang w:val="la-Latn" w:eastAsia="cs-CZ"/>
        </w:rPr>
        <w:t xml:space="preserve">iter </w:t>
      </w:r>
      <w:r w:rsidR="00434A39" w:rsidRPr="007A06F5">
        <w:rPr>
          <w:rFonts w:ascii="Times New Roman" w:eastAsia="Times New Roman" w:hAnsi="Times New Roman" w:cs="Times New Roman"/>
          <w:sz w:val="24"/>
          <w:szCs w:val="24"/>
          <w:lang w:val="la-Latn" w:eastAsia="cs-CZ"/>
        </w:rPr>
        <w:t>juxta ca</w:t>
      </w:r>
      <w:r w:rsidRPr="007A06F5">
        <w:rPr>
          <w:rFonts w:ascii="Times New Roman" w:eastAsia="Times New Roman" w:hAnsi="Times New Roman" w:cs="Times New Roman"/>
          <w:sz w:val="24"/>
          <w:szCs w:val="24"/>
          <w:lang w:val="la-Latn" w:eastAsia="cs-CZ"/>
        </w:rPr>
        <w:t>nonu</w:t>
      </w:r>
      <w:r w:rsidR="00434A39"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 xml:space="preserve"> instituta r</w:t>
      </w:r>
      <w:r w:rsidR="00434A39"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spondere curemus.</w:t>
      </w:r>
    </w:p>
    <w:p w14:paraId="439DF058" w14:textId="1875E818" w:rsidR="00415FD4" w:rsidRPr="007A06F5" w:rsidRDefault="00415FD4"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lastRenderedPageBreak/>
        <w:t>INCIPIT P</w:t>
      </w:r>
      <w:r w:rsidR="00185DA8" w:rsidRPr="007A06F5">
        <w:rPr>
          <w:rFonts w:ascii="Times New Roman" w:eastAsia="Times New Roman" w:hAnsi="Times New Roman" w:cs="Times New Roman"/>
          <w:sz w:val="24"/>
          <w:szCs w:val="24"/>
          <w:lang w:val="la-Latn" w:eastAsia="cs-CZ"/>
        </w:rPr>
        <w:t>Œ</w:t>
      </w:r>
      <w:r w:rsidRPr="007A06F5">
        <w:rPr>
          <w:rFonts w:ascii="Times New Roman" w:eastAsia="Times New Roman" w:hAnsi="Times New Roman" w:cs="Times New Roman"/>
          <w:sz w:val="24"/>
          <w:szCs w:val="24"/>
          <w:lang w:val="la-Latn" w:eastAsia="cs-CZ"/>
        </w:rPr>
        <w:t>NITENTIALE.</w:t>
      </w:r>
    </w:p>
    <w:p w14:paraId="7E559EAE" w14:textId="77777777" w:rsidR="00185DA8" w:rsidRPr="007A06F5" w:rsidRDefault="00415FD4"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CAPUT PRIMUM. </w:t>
      </w:r>
    </w:p>
    <w:p w14:paraId="0339F118" w14:textId="19925352" w:rsidR="00185DA8" w:rsidRPr="007A06F5" w:rsidRDefault="00185DA8"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homicidiis sponte commissis.</w:t>
      </w:r>
    </w:p>
    <w:p w14:paraId="7E5F4F23" w14:textId="1878BEC1" w:rsidR="00185DA8" w:rsidRPr="007A06F5" w:rsidRDefault="00185DA8" w:rsidP="001F75D9">
      <w:pPr>
        <w:spacing w:after="120" w:line="240" w:lineRule="auto"/>
        <w:ind w:right="105"/>
        <w:rPr>
          <w:rFonts w:ascii="Times New Roman" w:eastAsia="Times New Roman" w:hAnsi="Times New Roman" w:cs="Times New Roman"/>
          <w:sz w:val="24"/>
          <w:szCs w:val="24"/>
          <w:lang w:val="la-Latn" w:eastAsia="cs-CZ"/>
        </w:rPr>
      </w:pPr>
      <w:commentRangeStart w:id="109"/>
      <w:r w:rsidRPr="007A06F5">
        <w:rPr>
          <w:rFonts w:ascii="Times New Roman" w:eastAsia="Times New Roman" w:hAnsi="Times New Roman" w:cs="Times New Roman"/>
          <w:sz w:val="24"/>
          <w:szCs w:val="24"/>
          <w:lang w:val="la-Latn" w:eastAsia="cs-CZ"/>
        </w:rPr>
        <w:t>Primum ergo de homicidii perpetratione</w:t>
      </w:r>
      <w:commentRangeEnd w:id="109"/>
      <w:r w:rsidR="00F81404" w:rsidRPr="007A06F5">
        <w:rPr>
          <w:rStyle w:val="Odkaznakoment"/>
          <w:rFonts w:ascii="Times New Roman" w:hAnsi="Times New Roman" w:cs="Times New Roman"/>
          <w:lang w:val="la-Latn"/>
        </w:rPr>
        <w:commentReference w:id="109"/>
      </w:r>
      <w:r w:rsidRPr="007A06F5">
        <w:rPr>
          <w:rFonts w:ascii="Times New Roman" w:eastAsia="Times New Roman" w:hAnsi="Times New Roman" w:cs="Times New Roman"/>
          <w:sz w:val="24"/>
          <w:szCs w:val="24"/>
          <w:lang w:val="la-Latn" w:eastAsia="cs-CZ"/>
        </w:rPr>
        <w:t xml:space="preserve">, quid </w:t>
      </w:r>
      <w:r w:rsidR="00524CAA">
        <w:rPr>
          <w:rFonts w:ascii="Times New Roman" w:eastAsia="Times New Roman" w:hAnsi="Times New Roman" w:cs="Times New Roman"/>
          <w:sz w:val="24"/>
          <w:szCs w:val="24"/>
          <w:lang w:val="la-Latn" w:eastAsia="cs-CZ"/>
        </w:rPr>
        <w:t>sacri canon</w:t>
      </w:r>
      <w:r w:rsidRPr="007A06F5">
        <w:rPr>
          <w:rFonts w:ascii="Times New Roman" w:eastAsia="Times New Roman" w:hAnsi="Times New Roman" w:cs="Times New Roman"/>
          <w:sz w:val="24"/>
          <w:szCs w:val="24"/>
          <w:lang w:val="la-Latn" w:eastAsia="cs-CZ"/>
        </w:rPr>
        <w:t>es sanciant, et qualiter pœnitentia his agenda sit, qui hoc commiserint, breviler denotare</w:t>
      </w:r>
      <w:r w:rsidR="00AE262E" w:rsidRPr="007A06F5">
        <w:rPr>
          <w:rFonts w:ascii="Times New Roman" w:eastAsia="Times New Roman" w:hAnsi="Times New Roman" w:cs="Times New Roman"/>
          <w:sz w:val="24"/>
          <w:szCs w:val="24"/>
          <w:lang w:val="la-Latn" w:eastAsia="cs-CZ"/>
        </w:rPr>
        <w:t xml:space="preserve"> curavimus.</w:t>
      </w:r>
    </w:p>
    <w:p w14:paraId="10BE9940" w14:textId="68D47748" w:rsidR="00185DA8" w:rsidRPr="007A06F5" w:rsidRDefault="00185DA8"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In concilio Ancyrano cap. 2</w:t>
      </w:r>
      <w:r w:rsidR="001F75D9" w:rsidRPr="007A06F5">
        <w:rPr>
          <w:rFonts w:ascii="Times New Roman" w:eastAsia="Times New Roman" w:hAnsi="Times New Roman" w:cs="Times New Roman"/>
          <w:sz w:val="24"/>
          <w:szCs w:val="24"/>
          <w:lang w:val="la-Latn" w:eastAsia="cs-CZ"/>
        </w:rPr>
        <w:t>1</w:t>
      </w:r>
      <w:r w:rsidRPr="007A06F5">
        <w:rPr>
          <w:rFonts w:ascii="Times New Roman" w:eastAsia="Times New Roman" w:hAnsi="Times New Roman" w:cs="Times New Roman"/>
          <w:sz w:val="24"/>
          <w:szCs w:val="24"/>
          <w:lang w:val="la-Latn" w:eastAsia="cs-CZ"/>
        </w:rPr>
        <w:t>. de homicidiis scriptum est: „Qui voluntarie homicidium fecerint,</w:t>
      </w:r>
      <w:r w:rsidR="00AE262E" w:rsidRPr="007A06F5">
        <w:rPr>
          <w:rFonts w:ascii="Times New Roman" w:eastAsia="Times New Roman" w:hAnsi="Times New Roman" w:cs="Times New Roman"/>
          <w:sz w:val="24"/>
          <w:szCs w:val="24"/>
          <w:lang w:val="la-Latn" w:eastAsia="cs-CZ"/>
        </w:rPr>
        <w:t xml:space="preserve"> pœnitentiæ quidem jugiter se submittant: perfectionem, vero circa vitæ exitum consequantur.“</w:t>
      </w:r>
    </w:p>
    <w:p w14:paraId="4FB14BA7" w14:textId="1186347B" w:rsidR="00FB0E49" w:rsidRPr="007A06F5" w:rsidRDefault="00FB0E49"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CAPUT II. </w:t>
      </w:r>
    </w:p>
    <w:p w14:paraId="21A0B6D0" w14:textId="1513C054" w:rsidR="00FB0E49" w:rsidRPr="007A06F5" w:rsidRDefault="00FB0E49"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Item de homicidiis et falsis testibus. </w:t>
      </w:r>
    </w:p>
    <w:p w14:paraId="79AA8A79" w14:textId="7C7E52CD" w:rsidR="00FB0E49" w:rsidRPr="007A06F5" w:rsidRDefault="00FB0E49"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ln concillo Agathensi, cap. 37, de homicidiis et falsis testibus scriptum est: „Itaque censuimus homicidas et falsos testes a communione ccclesiastica submovendos; nisi pœnitentiæ satisfactione crimina admissa diluerint.“</w:t>
      </w:r>
    </w:p>
    <w:p w14:paraId="153B88F9" w14:textId="53D207CC" w:rsidR="00FB0E49" w:rsidRPr="007A06F5" w:rsidRDefault="00FB0E49"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III.</w:t>
      </w:r>
    </w:p>
    <w:p w14:paraId="28026DBC" w14:textId="7B936144" w:rsidR="00FB0E49" w:rsidRPr="007A06F5" w:rsidRDefault="00FB0E49"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De his qu servos suos extra judicem necant; et de domina </w:t>
      </w:r>
      <w:r w:rsidR="00307AA3" w:rsidRPr="007A06F5">
        <w:rPr>
          <w:rFonts w:ascii="Times New Roman" w:eastAsia="Times New Roman" w:hAnsi="Times New Roman" w:cs="Times New Roman"/>
          <w:sz w:val="24"/>
          <w:szCs w:val="24"/>
          <w:lang w:val="la-Latn" w:eastAsia="cs-CZ"/>
        </w:rPr>
        <w:t>q</w:t>
      </w:r>
      <w:r w:rsidRPr="007A06F5">
        <w:rPr>
          <w:rFonts w:ascii="Times New Roman" w:eastAsia="Times New Roman" w:hAnsi="Times New Roman" w:cs="Times New Roman"/>
          <w:sz w:val="24"/>
          <w:szCs w:val="24"/>
          <w:lang w:val="la-Latn" w:eastAsia="cs-CZ"/>
        </w:rPr>
        <w:t>ua</w:t>
      </w:r>
      <w:r w:rsidR="00307AA3"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per </w:t>
      </w:r>
      <w:r w:rsidR="00307AA3" w:rsidRPr="007A06F5">
        <w:rPr>
          <w:rFonts w:ascii="Times New Roman" w:eastAsia="Times New Roman" w:hAnsi="Times New Roman" w:cs="Times New Roman"/>
          <w:sz w:val="24"/>
          <w:szCs w:val="24"/>
          <w:lang w:val="la-Latn" w:eastAsia="cs-CZ"/>
        </w:rPr>
        <w:t>zelum</w:t>
      </w:r>
      <w:r w:rsidRPr="007A06F5">
        <w:rPr>
          <w:rFonts w:ascii="Times New Roman" w:eastAsia="Times New Roman" w:hAnsi="Times New Roman" w:cs="Times New Roman"/>
          <w:sz w:val="24"/>
          <w:szCs w:val="24"/>
          <w:lang w:val="la-Latn" w:eastAsia="cs-CZ"/>
        </w:rPr>
        <w:t xml:space="preserve"> ancillam occidit.</w:t>
      </w:r>
    </w:p>
    <w:p w14:paraId="12AA6DDD" w14:textId="62B29F9E" w:rsidR="00FB0E49" w:rsidRPr="007A06F5" w:rsidRDefault="00307AA3"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Item in concilio Agatbensi, cap. 62, scriptum est</w:t>
      </w:r>
      <w:r w:rsidR="003A13EF" w:rsidRPr="007A06F5">
        <w:rPr>
          <w:rFonts w:ascii="Times New Roman" w:eastAsia="Times New Roman" w:hAnsi="Times New Roman" w:cs="Times New Roman"/>
          <w:sz w:val="24"/>
          <w:szCs w:val="24"/>
          <w:lang w:val="la-Latn" w:eastAsia="cs-CZ"/>
        </w:rPr>
        <w:t xml:space="preserve"> de bis, qui servos suos extra judicium necant: „Si quis servum proprium sine conscientia judicis occiderit, excommunicatione, vel pœnitentia bien</w:t>
      </w:r>
      <w:r w:rsidR="00C64CC3" w:rsidRPr="007A06F5">
        <w:rPr>
          <w:rFonts w:ascii="Times New Roman" w:eastAsia="Times New Roman" w:hAnsi="Times New Roman" w:cs="Times New Roman"/>
          <w:sz w:val="24"/>
          <w:szCs w:val="24"/>
          <w:lang w:val="la-Latn" w:eastAsia="cs-CZ"/>
        </w:rPr>
        <w:t>nii necant sanguinis emundabit. Item in concilio Elibertino, cap. 5, ila scriptum est de domina, quæ zelum ancillam occiderit, ita ut infra diem tertium animam cum cruciatu effundat: eo quod incertum</w:t>
      </w:r>
      <w:r w:rsidR="00C64CC3" w:rsidRPr="007A06F5">
        <w:rPr>
          <w:rFonts w:ascii="Times New Roman" w:hAnsi="Times New Roman" w:cs="Times New Roman"/>
          <w:lang w:val="la-Latn"/>
        </w:rPr>
        <w:t xml:space="preserve"> </w:t>
      </w:r>
      <w:r w:rsidR="00C64CC3" w:rsidRPr="007A06F5">
        <w:rPr>
          <w:rFonts w:ascii="Times New Roman" w:eastAsia="Times New Roman" w:hAnsi="Times New Roman" w:cs="Times New Roman"/>
          <w:sz w:val="24"/>
          <w:szCs w:val="24"/>
          <w:lang w:val="la-Latn" w:eastAsia="cs-CZ"/>
        </w:rPr>
        <w:t>sit, voluntate an casu occiderit. Si voluntate, post VII annos; si casu, per</w:t>
      </w:r>
      <w:r w:rsidR="00360346" w:rsidRPr="007A06F5">
        <w:rPr>
          <w:rFonts w:ascii="Times New Roman" w:eastAsia="Times New Roman" w:hAnsi="Times New Roman" w:cs="Times New Roman"/>
          <w:sz w:val="24"/>
          <w:szCs w:val="24"/>
          <w:lang w:val="la-Latn" w:eastAsia="cs-CZ"/>
        </w:rPr>
        <w:t xml:space="preserve"> </w:t>
      </w:r>
      <w:r w:rsidR="00C64CC3" w:rsidRPr="007A06F5">
        <w:rPr>
          <w:rFonts w:ascii="Times New Roman" w:eastAsia="Times New Roman" w:hAnsi="Times New Roman" w:cs="Times New Roman"/>
          <w:sz w:val="24"/>
          <w:szCs w:val="24"/>
          <w:lang w:val="la-Latn" w:eastAsia="cs-CZ"/>
        </w:rPr>
        <w:t>annorum curricula, acta legitima pœnitentia, ad communionem</w:t>
      </w:r>
      <w:r w:rsidR="007C33E6" w:rsidRPr="007A06F5">
        <w:rPr>
          <w:rFonts w:ascii="Times New Roman" w:eastAsia="Times New Roman" w:hAnsi="Times New Roman" w:cs="Times New Roman"/>
          <w:sz w:val="24"/>
          <w:szCs w:val="24"/>
          <w:lang w:val="la-Latn" w:eastAsia="cs-CZ"/>
        </w:rPr>
        <w:t xml:space="preserve"> admitti placuit. Quod si infra tempora constituta</w:t>
      </w:r>
      <w:r w:rsidR="008D5D2A" w:rsidRPr="007A06F5">
        <w:rPr>
          <w:rFonts w:ascii="Times New Roman" w:eastAsia="Times New Roman" w:hAnsi="Times New Roman" w:cs="Times New Roman"/>
          <w:sz w:val="24"/>
          <w:szCs w:val="24"/>
          <w:lang w:val="la-Latn" w:eastAsia="cs-CZ"/>
        </w:rPr>
        <w:t xml:space="preserve"> firma, accipiat communionem.“</w:t>
      </w:r>
    </w:p>
    <w:p w14:paraId="30AEE9CC" w14:textId="33CE89AB" w:rsidR="00307AA3" w:rsidRPr="007A06F5" w:rsidRDefault="008D5D2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IV.</w:t>
      </w:r>
    </w:p>
    <w:p w14:paraId="158421E4" w14:textId="6DE3372A" w:rsidR="008D5D2A" w:rsidRPr="007A06F5" w:rsidRDefault="008D5D2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Do homicidii</w:t>
      </w:r>
      <w:r w:rsidR="00B43E18"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 xml:space="preserve"> non sponte commissis; et de hia qui</w:t>
      </w:r>
      <w:r w:rsidR="00B43E18" w:rsidRPr="007A06F5">
        <w:rPr>
          <w:rFonts w:ascii="Times New Roman" w:eastAsia="Times New Roman" w:hAnsi="Times New Roman" w:cs="Times New Roman"/>
          <w:sz w:val="24"/>
          <w:szCs w:val="24"/>
          <w:lang w:val="la-Latn" w:eastAsia="cs-CZ"/>
        </w:rPr>
        <w:t xml:space="preserve"> quemlibet occidunt jussu principis.</w:t>
      </w:r>
    </w:p>
    <w:p w14:paraId="0A667FBE" w14:textId="7B15BFB9" w:rsidR="00415FD4" w:rsidRPr="007A06F5" w:rsidRDefault="00F06DD6"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In concilio Ancyrano, cap. 22,scriptum est de his qui non sponte homicidium commiserint. „De homicidiis non sponte commissis, prior quide</w:t>
      </w:r>
      <w:r w:rsidRPr="007A06F5">
        <w:rPr>
          <w:rFonts w:ascii="Times New Roman" w:eastAsia="Times New Roman" w:hAnsi="Times New Roman" w:cs="Times New Roman"/>
          <w:sz w:val="24"/>
          <w:szCs w:val="24"/>
          <w:highlight w:val="yellow"/>
          <w:lang w:val="la-Latn" w:eastAsia="cs-CZ"/>
        </w:rPr>
        <w:t>n.</w:t>
      </w:r>
      <w:r w:rsidRPr="007A06F5">
        <w:rPr>
          <w:rFonts w:ascii="Times New Roman" w:eastAsia="Times New Roman" w:hAnsi="Times New Roman" w:cs="Times New Roman"/>
          <w:sz w:val="24"/>
          <w:szCs w:val="24"/>
          <w:lang w:val="la-Latn" w:eastAsia="cs-CZ"/>
        </w:rPr>
        <w:t xml:space="preserve"> Difffinitio post septennem pœnitentiam perfectionem præcepit: secunda vero, quinquenuii te</w:t>
      </w:r>
      <w:r w:rsidR="008209F4" w:rsidRPr="007A06F5">
        <w:rPr>
          <w:rFonts w:ascii="Times New Roman" w:eastAsia="Times New Roman" w:hAnsi="Times New Roman" w:cs="Times New Roman"/>
          <w:sz w:val="24"/>
          <w:szCs w:val="24"/>
          <w:lang w:val="la-Latn" w:eastAsia="cs-CZ"/>
        </w:rPr>
        <w:t>mpus explere.“ Quod autem quidam homicidium, quod nuper in seditione et prælio principum virorum perpetratum est, excusant, quasi non necesse sit pro hoc cuilibet agerc pœnitentiam: sed quod jussu</w:t>
      </w:r>
      <w:r w:rsidR="004E4544" w:rsidRPr="007A06F5">
        <w:rPr>
          <w:rFonts w:ascii="Times New Roman" w:eastAsia="Times New Roman" w:hAnsi="Times New Roman" w:cs="Times New Roman"/>
          <w:sz w:val="24"/>
          <w:szCs w:val="24"/>
          <w:lang w:val="la-Latn" w:eastAsia="cs-CZ"/>
        </w:rPr>
        <w:t xml:space="preserve"> principum nostrorum peractum sit, et Dei judicio ita finitum. Scimus enim quod Dei judicium semper justum est, et nulla reprehensionc dignum, de quo scriptum est: „Justus Dominus in omnibus viis suis, et sanctus in omnihus operibus suis, qui judicat orbem terræ in æquilate, el populos in veritate sua. „Sine quo nec passer cadit super terram. Sed nemo Dei judicia penetrare potest, quoniam scriptum est: Judicia tua abyssus multa. Unde,</w:t>
      </w:r>
      <w:r w:rsidR="00AA323D" w:rsidRPr="007A06F5">
        <w:rPr>
          <w:rFonts w:ascii="Times New Roman" w:eastAsia="Times New Roman" w:hAnsi="Times New Roman" w:cs="Times New Roman"/>
          <w:sz w:val="24"/>
          <w:szCs w:val="24"/>
          <w:lang w:val="la-Latn" w:eastAsia="cs-CZ"/>
        </w:rPr>
        <w:t xml:space="preserve"> oportet nos considerare, qui hanc necem nefariam defendere cupiunt: utrum illos, coram oculis Dei quasi innoxios excusare possint, qui propter avaritiam, quæ omnium malorum radix est, et idolorum servituti comparatur, atque propter favorem dominorum suorum temporalium, æternum Dominum</w:t>
      </w:r>
      <w:r w:rsidR="00C416FE" w:rsidRPr="007A06F5">
        <w:rPr>
          <w:rFonts w:ascii="Times New Roman" w:eastAsia="Times New Roman" w:hAnsi="Times New Roman" w:cs="Times New Roman"/>
          <w:sz w:val="24"/>
          <w:szCs w:val="24"/>
          <w:lang w:val="la-Latn" w:eastAsia="cs-CZ"/>
        </w:rPr>
        <w:t xml:space="preserve"> contempserunt, et mandata illius spernentes, non casu, sed industria homicidium perfecerunt. Nam, de his legimus: qui homines non sponte interficiunt, Deum per legislaitorcem urbes refugii deputasse, ad quas confugientes salvarentur ab ultore sanguinis proximi sui, et non morerentur. Unde in Deuteronomio scriptum est: „Hæc lex homicidæ erit. Civitas servanda est. Qui percusserit proximum suum nesciens, et heri, et nudius tertius nullum odium contra eum habuisse comprobatur, sed abiisse cum </w:t>
      </w:r>
      <w:r w:rsidR="00415FD4" w:rsidRPr="007A06F5">
        <w:rPr>
          <w:rFonts w:ascii="Times New Roman" w:eastAsia="Times New Roman" w:hAnsi="Times New Roman" w:cs="Times New Roman"/>
          <w:sz w:val="24"/>
          <w:szCs w:val="24"/>
          <w:lang w:val="la-Latn" w:eastAsia="cs-CZ"/>
        </w:rPr>
        <w:t>eo simpliciter in silvam ad lig</w:t>
      </w:r>
      <w:r w:rsidR="00C416FE" w:rsidRPr="007A06F5">
        <w:rPr>
          <w:rFonts w:ascii="Times New Roman" w:eastAsia="Times New Roman" w:hAnsi="Times New Roman" w:cs="Times New Roman"/>
          <w:sz w:val="24"/>
          <w:szCs w:val="24"/>
          <w:lang w:val="la-Latn" w:eastAsia="cs-CZ"/>
        </w:rPr>
        <w:t>n</w:t>
      </w:r>
      <w:r w:rsidR="00415FD4" w:rsidRPr="007A06F5">
        <w:rPr>
          <w:rFonts w:ascii="Times New Roman" w:eastAsia="Times New Roman" w:hAnsi="Times New Roman" w:cs="Times New Roman"/>
          <w:sz w:val="24"/>
          <w:szCs w:val="24"/>
          <w:lang w:val="la-Latn" w:eastAsia="cs-CZ"/>
        </w:rPr>
        <w:t>a c</w:t>
      </w:r>
      <w:r w:rsidR="00C416FE" w:rsidRPr="007A06F5">
        <w:rPr>
          <w:rFonts w:ascii="Times New Roman" w:eastAsia="Times New Roman" w:hAnsi="Times New Roman" w:cs="Times New Roman"/>
          <w:sz w:val="24"/>
          <w:szCs w:val="24"/>
          <w:lang w:val="la-Latn" w:eastAsia="cs-CZ"/>
        </w:rPr>
        <w:t xml:space="preserve">ædenda: et in </w:t>
      </w:r>
      <w:r w:rsidR="00415FD4" w:rsidRPr="007A06F5">
        <w:rPr>
          <w:rFonts w:ascii="Times New Roman" w:eastAsia="Times New Roman" w:hAnsi="Times New Roman" w:cs="Times New Roman"/>
          <w:sz w:val="24"/>
          <w:szCs w:val="24"/>
          <w:lang w:val="la-Latn" w:eastAsia="cs-CZ"/>
        </w:rPr>
        <w:t>succisione lignorum, securis lugerit de manu, a</w:t>
      </w:r>
      <w:r w:rsidR="00C416FE"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t</w:t>
      </w:r>
      <w:r w:rsidR="00C416FE" w:rsidRPr="007A06F5">
        <w:rPr>
          <w:rFonts w:ascii="Times New Roman" w:eastAsia="Times New Roman" w:hAnsi="Times New Roman" w:cs="Times New Roman"/>
          <w:sz w:val="24"/>
          <w:szCs w:val="24"/>
          <w:lang w:val="la-Latn" w:eastAsia="cs-CZ"/>
        </w:rPr>
        <w:t xml:space="preserve"> ferrum lapsum de manubrio, amicum ejus percuserit et occiderit</w:t>
      </w:r>
      <w:r w:rsidR="00415FD4" w:rsidRPr="007A06F5">
        <w:rPr>
          <w:rFonts w:ascii="Times New Roman" w:eastAsia="Times New Roman" w:hAnsi="Times New Roman" w:cs="Times New Roman"/>
          <w:sz w:val="24"/>
          <w:szCs w:val="24"/>
          <w:lang w:val="la-Latn" w:eastAsia="cs-CZ"/>
        </w:rPr>
        <w:t xml:space="preserve">: </w:t>
      </w:r>
      <w:r w:rsidR="00C416FE" w:rsidRPr="007A06F5">
        <w:rPr>
          <w:rFonts w:ascii="Times New Roman" w:eastAsia="Times New Roman" w:hAnsi="Times New Roman" w:cs="Times New Roman"/>
          <w:sz w:val="24"/>
          <w:szCs w:val="24"/>
          <w:lang w:val="la-Latn" w:eastAsia="cs-CZ"/>
        </w:rPr>
        <w:t>h</w:t>
      </w:r>
      <w:r w:rsidR="00415FD4" w:rsidRPr="007A06F5">
        <w:rPr>
          <w:rFonts w:ascii="Times New Roman" w:eastAsia="Times New Roman" w:hAnsi="Times New Roman" w:cs="Times New Roman"/>
          <w:sz w:val="24"/>
          <w:szCs w:val="24"/>
          <w:lang w:val="la-Latn" w:eastAsia="cs-CZ"/>
        </w:rPr>
        <w:t>i</w:t>
      </w:r>
      <w:r w:rsidR="00C416FE" w:rsidRPr="007A06F5">
        <w:rPr>
          <w:rFonts w:ascii="Times New Roman" w:eastAsia="Times New Roman" w:hAnsi="Times New Roman" w:cs="Times New Roman"/>
          <w:sz w:val="24"/>
          <w:szCs w:val="24"/>
          <w:lang w:val="la-Latn" w:eastAsia="cs-CZ"/>
        </w:rPr>
        <w:t>c ad unam urbium supradicta</w:t>
      </w:r>
      <w:r w:rsidR="00415FD4" w:rsidRPr="007A06F5">
        <w:rPr>
          <w:rFonts w:ascii="Times New Roman" w:eastAsia="Times New Roman" w:hAnsi="Times New Roman" w:cs="Times New Roman"/>
          <w:sz w:val="24"/>
          <w:szCs w:val="24"/>
          <w:lang w:val="la-Latn" w:eastAsia="cs-CZ"/>
        </w:rPr>
        <w:t xml:space="preserve">rum coufugiat, </w:t>
      </w:r>
      <w:r w:rsidR="00415FD4" w:rsidRPr="007A06F5">
        <w:rPr>
          <w:rFonts w:ascii="Times New Roman" w:eastAsia="Times New Roman" w:hAnsi="Times New Roman" w:cs="Times New Roman"/>
          <w:sz w:val="24"/>
          <w:szCs w:val="24"/>
          <w:lang w:val="la-Latn" w:eastAsia="cs-CZ"/>
        </w:rPr>
        <w:lastRenderedPageBreak/>
        <w:t xml:space="preserve">et </w:t>
      </w:r>
      <w:r w:rsidR="00C416FE" w:rsidRPr="007A06F5">
        <w:rPr>
          <w:rFonts w:ascii="Times New Roman" w:eastAsia="Times New Roman" w:hAnsi="Times New Roman" w:cs="Times New Roman"/>
          <w:sz w:val="24"/>
          <w:szCs w:val="24"/>
          <w:lang w:val="la-Latn" w:eastAsia="cs-CZ"/>
        </w:rPr>
        <w:t>vivat</w:t>
      </w:r>
      <w:r w:rsidR="00415FD4" w:rsidRPr="007A06F5">
        <w:rPr>
          <w:rFonts w:ascii="Times New Roman" w:eastAsia="Times New Roman" w:hAnsi="Times New Roman" w:cs="Times New Roman"/>
          <w:sz w:val="24"/>
          <w:szCs w:val="24"/>
          <w:lang w:val="la-Latn" w:eastAsia="cs-CZ"/>
        </w:rPr>
        <w:t>: ne proximus ejus, c</w:t>
      </w:r>
      <w:r w:rsidR="00C416FE" w:rsidRPr="007A06F5">
        <w:rPr>
          <w:rFonts w:ascii="Times New Roman" w:eastAsia="Times New Roman" w:hAnsi="Times New Roman" w:cs="Times New Roman"/>
          <w:sz w:val="24"/>
          <w:szCs w:val="24"/>
          <w:lang w:val="la-Latn" w:eastAsia="cs-CZ"/>
        </w:rPr>
        <w:t xml:space="preserve">ujus </w:t>
      </w:r>
      <w:r w:rsidR="00415FD4" w:rsidRPr="007A06F5">
        <w:rPr>
          <w:rFonts w:ascii="Times New Roman" w:eastAsia="Times New Roman" w:hAnsi="Times New Roman" w:cs="Times New Roman"/>
          <w:sz w:val="24"/>
          <w:szCs w:val="24"/>
          <w:lang w:val="la-Latn" w:eastAsia="cs-CZ"/>
        </w:rPr>
        <w:t>s</w:t>
      </w:r>
      <w:r w:rsidR="00C416FE" w:rsidRPr="007A06F5">
        <w:rPr>
          <w:rFonts w:ascii="Times New Roman" w:eastAsia="Times New Roman" w:hAnsi="Times New Roman" w:cs="Times New Roman"/>
          <w:sz w:val="24"/>
          <w:szCs w:val="24"/>
          <w:lang w:val="la-Latn" w:eastAsia="cs-CZ"/>
        </w:rPr>
        <w:t>an</w:t>
      </w:r>
      <w:r w:rsidR="00415FD4" w:rsidRPr="007A06F5">
        <w:rPr>
          <w:rFonts w:ascii="Times New Roman" w:eastAsia="Times New Roman" w:hAnsi="Times New Roman" w:cs="Times New Roman"/>
          <w:sz w:val="24"/>
          <w:szCs w:val="24"/>
          <w:lang w:val="la-Latn" w:eastAsia="cs-CZ"/>
        </w:rPr>
        <w:t xml:space="preserve">guis </w:t>
      </w:r>
      <w:r w:rsidR="00C416FE" w:rsidRPr="007A06F5">
        <w:rPr>
          <w:rFonts w:ascii="Times New Roman" w:eastAsia="Times New Roman" w:hAnsi="Times New Roman" w:cs="Times New Roman"/>
          <w:sz w:val="24"/>
          <w:szCs w:val="24"/>
          <w:lang w:val="la-Latn" w:eastAsia="cs-CZ"/>
        </w:rPr>
        <w:t>eff</w:t>
      </w:r>
      <w:r w:rsidR="00415FD4" w:rsidRPr="007A06F5">
        <w:rPr>
          <w:rFonts w:ascii="Times New Roman" w:eastAsia="Times New Roman" w:hAnsi="Times New Roman" w:cs="Times New Roman"/>
          <w:sz w:val="24"/>
          <w:szCs w:val="24"/>
          <w:lang w:val="la-Latn" w:eastAsia="cs-CZ"/>
        </w:rPr>
        <w:t>usus est</w:t>
      </w:r>
      <w:r w:rsidR="00C416FE" w:rsidRPr="007A06F5">
        <w:rPr>
          <w:rFonts w:ascii="Times New Roman" w:eastAsia="Times New Roman" w:hAnsi="Times New Roman" w:cs="Times New Roman"/>
          <w:sz w:val="24"/>
          <w:szCs w:val="24"/>
          <w:lang w:val="la-Latn" w:eastAsia="cs-CZ"/>
        </w:rPr>
        <w:t>, stimulo doloris percutiat ani</w:t>
      </w:r>
      <w:r w:rsidR="00415FD4" w:rsidRPr="007A06F5">
        <w:rPr>
          <w:rFonts w:ascii="Times New Roman" w:eastAsia="Times New Roman" w:hAnsi="Times New Roman" w:cs="Times New Roman"/>
          <w:sz w:val="24"/>
          <w:szCs w:val="24"/>
          <w:lang w:val="la-Latn" w:eastAsia="cs-CZ"/>
        </w:rPr>
        <w:t>mam ejus</w:t>
      </w:r>
      <w:r w:rsidR="00686F5B" w:rsidRPr="007A06F5">
        <w:rPr>
          <w:rFonts w:ascii="Times New Roman" w:eastAsia="Times New Roman" w:hAnsi="Times New Roman" w:cs="Times New Roman"/>
          <w:sz w:val="24"/>
          <w:szCs w:val="24"/>
          <w:lang w:val="la-Latn" w:eastAsia="cs-CZ"/>
        </w:rPr>
        <w:t>“</w:t>
      </w:r>
      <w:r w:rsidR="00415FD4" w:rsidRPr="007A06F5">
        <w:rPr>
          <w:rFonts w:ascii="Times New Roman" w:eastAsia="Times New Roman" w:hAnsi="Times New Roman" w:cs="Times New Roman"/>
          <w:sz w:val="24"/>
          <w:szCs w:val="24"/>
          <w:lang w:val="la-Latn" w:eastAsia="cs-CZ"/>
        </w:rPr>
        <w:t>. De eo vero, q</w:t>
      </w:r>
      <w:r w:rsidR="00686F5B"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i per industriam aliq</w:t>
      </w:r>
      <w:r w:rsidR="00C416FE" w:rsidRPr="007A06F5">
        <w:rPr>
          <w:rFonts w:ascii="Times New Roman" w:eastAsia="Times New Roman" w:hAnsi="Times New Roman" w:cs="Times New Roman"/>
          <w:sz w:val="24"/>
          <w:szCs w:val="24"/>
          <w:lang w:val="la-Latn" w:eastAsia="cs-CZ"/>
        </w:rPr>
        <w:t>u</w:t>
      </w:r>
      <w:r w:rsidR="00686F5B" w:rsidRPr="007A06F5">
        <w:rPr>
          <w:rFonts w:ascii="Times New Roman" w:eastAsia="Times New Roman" w:hAnsi="Times New Roman" w:cs="Times New Roman"/>
          <w:sz w:val="24"/>
          <w:szCs w:val="24"/>
          <w:lang w:val="la-Latn" w:eastAsia="cs-CZ"/>
        </w:rPr>
        <w:t xml:space="preserve">em </w:t>
      </w:r>
      <w:r w:rsidR="00415FD4" w:rsidRPr="007A06F5">
        <w:rPr>
          <w:rFonts w:ascii="Times New Roman" w:eastAsia="Times New Roman" w:hAnsi="Times New Roman" w:cs="Times New Roman"/>
          <w:sz w:val="24"/>
          <w:szCs w:val="24"/>
          <w:lang w:val="la-Latn" w:eastAsia="cs-CZ"/>
        </w:rPr>
        <w:t>occ</w:t>
      </w:r>
      <w:r w:rsidR="00C416FE" w:rsidRPr="007A06F5">
        <w:rPr>
          <w:rFonts w:ascii="Times New Roman" w:eastAsia="Times New Roman" w:hAnsi="Times New Roman" w:cs="Times New Roman"/>
          <w:sz w:val="24"/>
          <w:szCs w:val="24"/>
          <w:lang w:val="la-Latn" w:eastAsia="cs-CZ"/>
        </w:rPr>
        <w:t>id</w:t>
      </w:r>
      <w:r w:rsidR="00415FD4" w:rsidRPr="007A06F5">
        <w:rPr>
          <w:rFonts w:ascii="Times New Roman" w:eastAsia="Times New Roman" w:hAnsi="Times New Roman" w:cs="Times New Roman"/>
          <w:sz w:val="24"/>
          <w:szCs w:val="24"/>
          <w:lang w:val="la-Latn" w:eastAsia="cs-CZ"/>
        </w:rPr>
        <w:t>erit, in Exodo ila pr</w:t>
      </w:r>
      <w:r w:rsidR="00686F5B" w:rsidRPr="007A06F5">
        <w:rPr>
          <w:rFonts w:ascii="Times New Roman" w:eastAsia="Times New Roman" w:hAnsi="Times New Roman" w:cs="Times New Roman"/>
          <w:sz w:val="24"/>
          <w:szCs w:val="24"/>
          <w:lang w:val="la-Latn" w:eastAsia="cs-CZ"/>
        </w:rPr>
        <w:t>æceptum est</w:t>
      </w:r>
      <w:r w:rsidR="00415FD4" w:rsidRPr="007A06F5">
        <w:rPr>
          <w:rFonts w:ascii="Times New Roman" w:eastAsia="Times New Roman" w:hAnsi="Times New Roman" w:cs="Times New Roman"/>
          <w:sz w:val="24"/>
          <w:szCs w:val="24"/>
          <w:lang w:val="la-Latn" w:eastAsia="cs-CZ"/>
        </w:rPr>
        <w:t xml:space="preserve">: </w:t>
      </w:r>
      <w:r w:rsidR="00686F5B" w:rsidRPr="007A06F5">
        <w:rPr>
          <w:rFonts w:ascii="Times New Roman" w:eastAsia="Times New Roman" w:hAnsi="Times New Roman" w:cs="Times New Roman"/>
          <w:sz w:val="24"/>
          <w:szCs w:val="24"/>
          <w:lang w:val="la-Latn" w:eastAsia="cs-CZ"/>
        </w:rPr>
        <w:t xml:space="preserve">„Si quis per </w:t>
      </w:r>
      <w:r w:rsidR="00415FD4" w:rsidRPr="007A06F5">
        <w:rPr>
          <w:rFonts w:ascii="Times New Roman" w:eastAsia="Times New Roman" w:hAnsi="Times New Roman" w:cs="Times New Roman"/>
          <w:sz w:val="24"/>
          <w:szCs w:val="24"/>
          <w:lang w:val="la-Latn" w:eastAsia="cs-CZ"/>
        </w:rPr>
        <w:t>industriam et per insidias occid</w:t>
      </w:r>
      <w:r w:rsidR="00686F5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rit proximu</w:t>
      </w:r>
      <w:r w:rsidR="00686F5B" w:rsidRPr="007A06F5">
        <w:rPr>
          <w:rFonts w:ascii="Times New Roman" w:eastAsia="Times New Roman" w:hAnsi="Times New Roman" w:cs="Times New Roman"/>
          <w:sz w:val="24"/>
          <w:szCs w:val="24"/>
          <w:lang w:val="la-Latn" w:eastAsia="cs-CZ"/>
        </w:rPr>
        <w:t xml:space="preserve">m, ab </w:t>
      </w:r>
      <w:r w:rsidR="00415FD4" w:rsidRPr="007A06F5">
        <w:rPr>
          <w:rFonts w:ascii="Times New Roman" w:eastAsia="Times New Roman" w:hAnsi="Times New Roman" w:cs="Times New Roman"/>
          <w:sz w:val="24"/>
          <w:szCs w:val="24"/>
          <w:lang w:val="la-Latn" w:eastAsia="cs-CZ"/>
        </w:rPr>
        <w:t>altari m</w:t>
      </w:r>
      <w:r w:rsidR="00686F5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o eum ev</w:t>
      </w:r>
      <w:r w:rsidR="00686F5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ll</w:t>
      </w:r>
      <w:r w:rsidR="00686F5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s, ut moria</w:t>
      </w:r>
      <w:r w:rsidR="00686F5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ur</w:t>
      </w:r>
      <w:r w:rsidR="00686F5B" w:rsidRPr="007A06F5">
        <w:rPr>
          <w:rFonts w:ascii="Times New Roman" w:eastAsia="Times New Roman" w:hAnsi="Times New Roman" w:cs="Times New Roman"/>
          <w:sz w:val="24"/>
          <w:szCs w:val="24"/>
          <w:lang w:val="la-Latn" w:eastAsia="cs-CZ"/>
        </w:rPr>
        <w:t>“</w:t>
      </w:r>
      <w:r w:rsidR="00415FD4" w:rsidRPr="007A06F5">
        <w:rPr>
          <w:rFonts w:ascii="Times New Roman" w:eastAsia="Times New Roman" w:hAnsi="Times New Roman" w:cs="Times New Roman"/>
          <w:sz w:val="24"/>
          <w:szCs w:val="24"/>
          <w:lang w:val="la-Latn" w:eastAsia="cs-CZ"/>
        </w:rPr>
        <w:t>. Et in D</w:t>
      </w:r>
      <w:r w:rsidR="00686F5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ute</w:t>
      </w:r>
      <w:r w:rsidR="00686F5B" w:rsidRPr="007A06F5">
        <w:rPr>
          <w:rFonts w:ascii="Times New Roman" w:eastAsia="Times New Roman" w:hAnsi="Times New Roman" w:cs="Times New Roman"/>
          <w:sz w:val="24"/>
          <w:szCs w:val="24"/>
          <w:lang w:val="la-Latn" w:eastAsia="cs-CZ"/>
        </w:rPr>
        <w:t>ronomio</w:t>
      </w:r>
      <w:r w:rsidR="00415FD4" w:rsidRPr="007A06F5">
        <w:rPr>
          <w:rFonts w:ascii="Times New Roman" w:eastAsia="Times New Roman" w:hAnsi="Times New Roman" w:cs="Times New Roman"/>
          <w:sz w:val="24"/>
          <w:szCs w:val="24"/>
          <w:lang w:val="la-Latn" w:eastAsia="cs-CZ"/>
        </w:rPr>
        <w:t xml:space="preserve">: </w:t>
      </w:r>
      <w:r w:rsidR="00686F5B" w:rsidRPr="007A06F5">
        <w:rPr>
          <w:rFonts w:ascii="Times New Roman" w:eastAsia="Times New Roman" w:hAnsi="Times New Roman" w:cs="Times New Roman"/>
          <w:sz w:val="24"/>
          <w:szCs w:val="24"/>
          <w:lang w:val="la-Latn" w:eastAsia="cs-CZ"/>
        </w:rPr>
        <w:t>„</w:t>
      </w:r>
      <w:r w:rsidR="00415FD4" w:rsidRPr="007A06F5">
        <w:rPr>
          <w:rFonts w:ascii="Times New Roman" w:eastAsia="Times New Roman" w:hAnsi="Times New Roman" w:cs="Times New Roman"/>
          <w:sz w:val="24"/>
          <w:szCs w:val="24"/>
          <w:lang w:val="la-Latn" w:eastAsia="cs-CZ"/>
        </w:rPr>
        <w:t xml:space="preserve">Si </w:t>
      </w:r>
      <w:r w:rsidR="00686F5B" w:rsidRPr="007A06F5">
        <w:rPr>
          <w:rFonts w:ascii="Times New Roman" w:eastAsia="Times New Roman" w:hAnsi="Times New Roman" w:cs="Times New Roman"/>
          <w:sz w:val="24"/>
          <w:szCs w:val="24"/>
          <w:lang w:val="la-Latn" w:eastAsia="cs-CZ"/>
        </w:rPr>
        <w:t>qu</w:t>
      </w:r>
      <w:r w:rsidR="00415FD4" w:rsidRPr="007A06F5">
        <w:rPr>
          <w:rFonts w:ascii="Times New Roman" w:eastAsia="Times New Roman" w:hAnsi="Times New Roman" w:cs="Times New Roman"/>
          <w:sz w:val="24"/>
          <w:szCs w:val="24"/>
          <w:lang w:val="la-Latn" w:eastAsia="cs-CZ"/>
        </w:rPr>
        <w:t>is,</w:t>
      </w:r>
      <w:r w:rsidR="00686F5B" w:rsidRPr="007A06F5">
        <w:rPr>
          <w:rFonts w:ascii="Times New Roman" w:eastAsia="Times New Roman" w:hAnsi="Times New Roman" w:cs="Times New Roman"/>
          <w:sz w:val="24"/>
          <w:szCs w:val="24"/>
          <w:lang w:val="la-Latn" w:eastAsia="cs-CZ"/>
        </w:rPr>
        <w:t>“ inqu</w:t>
      </w:r>
      <w:r w:rsidR="00415FD4" w:rsidRPr="007A06F5">
        <w:rPr>
          <w:rFonts w:ascii="Times New Roman" w:eastAsia="Times New Roman" w:hAnsi="Times New Roman" w:cs="Times New Roman"/>
          <w:sz w:val="24"/>
          <w:szCs w:val="24"/>
          <w:lang w:val="la-Latn" w:eastAsia="cs-CZ"/>
        </w:rPr>
        <w:t xml:space="preserve">it, </w:t>
      </w:r>
      <w:r w:rsidR="00686F5B" w:rsidRPr="007A06F5">
        <w:rPr>
          <w:rFonts w:ascii="Times New Roman" w:eastAsia="Times New Roman" w:hAnsi="Times New Roman" w:cs="Times New Roman"/>
          <w:sz w:val="24"/>
          <w:szCs w:val="24"/>
          <w:lang w:val="la-Latn" w:eastAsia="cs-CZ"/>
        </w:rPr>
        <w:t>„</w:t>
      </w:r>
      <w:r w:rsidR="00415FD4" w:rsidRPr="007A06F5">
        <w:rPr>
          <w:rFonts w:ascii="Times New Roman" w:eastAsia="Times New Roman" w:hAnsi="Times New Roman" w:cs="Times New Roman"/>
          <w:sz w:val="24"/>
          <w:szCs w:val="24"/>
          <w:lang w:val="la-Latn" w:eastAsia="cs-CZ"/>
        </w:rPr>
        <w:t>odio ha</w:t>
      </w:r>
      <w:r w:rsidR="00686F5B" w:rsidRPr="007A06F5">
        <w:rPr>
          <w:rFonts w:ascii="Times New Roman" w:eastAsia="Times New Roman" w:hAnsi="Times New Roman" w:cs="Times New Roman"/>
          <w:sz w:val="24"/>
          <w:szCs w:val="24"/>
          <w:lang w:val="la-Latn" w:eastAsia="cs-CZ"/>
        </w:rPr>
        <w:t>b</w:t>
      </w:r>
      <w:r w:rsidR="00415FD4" w:rsidRPr="007A06F5">
        <w:rPr>
          <w:rFonts w:ascii="Times New Roman" w:eastAsia="Times New Roman" w:hAnsi="Times New Roman" w:cs="Times New Roman"/>
          <w:sz w:val="24"/>
          <w:szCs w:val="24"/>
          <w:lang w:val="la-Latn" w:eastAsia="cs-CZ"/>
        </w:rPr>
        <w:t>ens proxi</w:t>
      </w:r>
      <w:r w:rsidR="00686F5B" w:rsidRPr="007A06F5">
        <w:rPr>
          <w:rFonts w:ascii="Times New Roman" w:eastAsia="Times New Roman" w:hAnsi="Times New Roman" w:cs="Times New Roman"/>
          <w:sz w:val="24"/>
          <w:szCs w:val="24"/>
          <w:lang w:val="la-Latn" w:eastAsia="cs-CZ"/>
        </w:rPr>
        <w:t xml:space="preserve">mum </w:t>
      </w:r>
      <w:r w:rsidR="00415FD4" w:rsidRPr="007A06F5">
        <w:rPr>
          <w:rFonts w:ascii="Times New Roman" w:eastAsia="Times New Roman" w:hAnsi="Times New Roman" w:cs="Times New Roman"/>
          <w:sz w:val="24"/>
          <w:szCs w:val="24"/>
          <w:lang w:val="la-Latn" w:eastAsia="cs-CZ"/>
        </w:rPr>
        <w:t>s</w:t>
      </w:r>
      <w:r w:rsidR="00686F5B"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 xml:space="preserve">um, insidiatus </w:t>
      </w:r>
      <w:r w:rsidR="00686F5B" w:rsidRPr="007A06F5">
        <w:rPr>
          <w:rFonts w:ascii="Times New Roman" w:eastAsia="Times New Roman" w:hAnsi="Times New Roman" w:cs="Times New Roman"/>
          <w:sz w:val="24"/>
          <w:szCs w:val="24"/>
          <w:lang w:val="la-Latn" w:eastAsia="cs-CZ"/>
        </w:rPr>
        <w:t>f</w:t>
      </w:r>
      <w:r w:rsidR="00415FD4" w:rsidRPr="007A06F5">
        <w:rPr>
          <w:rFonts w:ascii="Times New Roman" w:eastAsia="Times New Roman" w:hAnsi="Times New Roman" w:cs="Times New Roman"/>
          <w:sz w:val="24"/>
          <w:szCs w:val="24"/>
          <w:lang w:val="la-Latn" w:eastAsia="cs-CZ"/>
        </w:rPr>
        <w:t>uerit vit</w:t>
      </w:r>
      <w:r w:rsidR="00686F5B" w:rsidRPr="007A06F5">
        <w:rPr>
          <w:rFonts w:ascii="Times New Roman" w:eastAsia="Times New Roman" w:hAnsi="Times New Roman" w:cs="Times New Roman"/>
          <w:sz w:val="24"/>
          <w:szCs w:val="24"/>
          <w:lang w:val="la-Latn" w:eastAsia="cs-CZ"/>
        </w:rPr>
        <w:t>æ</w:t>
      </w:r>
      <w:r w:rsidR="00415FD4" w:rsidRPr="007A06F5">
        <w:rPr>
          <w:rFonts w:ascii="Times New Roman" w:eastAsia="Times New Roman" w:hAnsi="Times New Roman" w:cs="Times New Roman"/>
          <w:sz w:val="24"/>
          <w:szCs w:val="24"/>
          <w:lang w:val="la-Latn" w:eastAsia="cs-CZ"/>
        </w:rPr>
        <w:t xml:space="preserve"> ej</w:t>
      </w:r>
      <w:r w:rsidR="00686F5B"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s, et s</w:t>
      </w:r>
      <w:r w:rsidR="00686F5B" w:rsidRPr="007A06F5">
        <w:rPr>
          <w:rFonts w:ascii="Times New Roman" w:eastAsia="Times New Roman" w:hAnsi="Times New Roman" w:cs="Times New Roman"/>
          <w:sz w:val="24"/>
          <w:szCs w:val="24"/>
          <w:lang w:val="la-Latn" w:eastAsia="cs-CZ"/>
        </w:rPr>
        <w:t>urgens per</w:t>
      </w:r>
      <w:r w:rsidR="00415FD4" w:rsidRPr="007A06F5">
        <w:rPr>
          <w:rFonts w:ascii="Times New Roman" w:eastAsia="Times New Roman" w:hAnsi="Times New Roman" w:cs="Times New Roman"/>
          <w:sz w:val="24"/>
          <w:szCs w:val="24"/>
          <w:lang w:val="la-Latn" w:eastAsia="cs-CZ"/>
        </w:rPr>
        <w:t xml:space="preserve">cusserit eum, </w:t>
      </w:r>
      <w:r w:rsidR="00686F5B" w:rsidRPr="007A06F5">
        <w:rPr>
          <w:rFonts w:ascii="Times New Roman" w:eastAsia="Times New Roman" w:hAnsi="Times New Roman" w:cs="Times New Roman"/>
          <w:sz w:val="24"/>
          <w:szCs w:val="24"/>
          <w:lang w:val="la-Latn" w:eastAsia="cs-CZ"/>
        </w:rPr>
        <w:t>et</w:t>
      </w:r>
      <w:r w:rsidR="00415FD4" w:rsidRPr="007A06F5">
        <w:rPr>
          <w:rFonts w:ascii="Times New Roman" w:eastAsia="Times New Roman" w:hAnsi="Times New Roman" w:cs="Times New Roman"/>
          <w:sz w:val="24"/>
          <w:szCs w:val="24"/>
          <w:lang w:val="la-Latn" w:eastAsia="cs-CZ"/>
        </w:rPr>
        <w:t xml:space="preserve"> mor</w:t>
      </w:r>
      <w:r w:rsidR="00686F5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uus fuerit, et fug</w:t>
      </w:r>
      <w:r w:rsidR="00686F5B" w:rsidRPr="007A06F5">
        <w:rPr>
          <w:rFonts w:ascii="Times New Roman" w:eastAsia="Times New Roman" w:hAnsi="Times New Roman" w:cs="Times New Roman"/>
          <w:sz w:val="24"/>
          <w:szCs w:val="24"/>
          <w:lang w:val="la-Latn" w:eastAsia="cs-CZ"/>
        </w:rPr>
        <w:t xml:space="preserve">erit ad unam </w:t>
      </w:r>
      <w:r w:rsidR="00415FD4" w:rsidRPr="007A06F5">
        <w:rPr>
          <w:rFonts w:ascii="Times New Roman" w:eastAsia="Times New Roman" w:hAnsi="Times New Roman" w:cs="Times New Roman"/>
          <w:sz w:val="24"/>
          <w:szCs w:val="24"/>
          <w:lang w:val="la-Latn" w:eastAsia="cs-CZ"/>
        </w:rPr>
        <w:t>de supradictis ur</w:t>
      </w:r>
      <w:r w:rsidR="00686F5B" w:rsidRPr="007A06F5">
        <w:rPr>
          <w:rFonts w:ascii="Times New Roman" w:eastAsia="Times New Roman" w:hAnsi="Times New Roman" w:cs="Times New Roman"/>
          <w:sz w:val="24"/>
          <w:szCs w:val="24"/>
          <w:lang w:val="la-Latn" w:eastAsia="cs-CZ"/>
        </w:rPr>
        <w:t>b</w:t>
      </w:r>
      <w:r w:rsidR="00415FD4" w:rsidRPr="007A06F5">
        <w:rPr>
          <w:rFonts w:ascii="Times New Roman" w:eastAsia="Times New Roman" w:hAnsi="Times New Roman" w:cs="Times New Roman"/>
          <w:sz w:val="24"/>
          <w:szCs w:val="24"/>
          <w:lang w:val="la-Latn" w:eastAsia="cs-CZ"/>
        </w:rPr>
        <w:t>i</w:t>
      </w:r>
      <w:r w:rsidR="00686F5B" w:rsidRPr="007A06F5">
        <w:rPr>
          <w:rFonts w:ascii="Times New Roman" w:eastAsia="Times New Roman" w:hAnsi="Times New Roman" w:cs="Times New Roman"/>
          <w:sz w:val="24"/>
          <w:szCs w:val="24"/>
          <w:lang w:val="la-Latn" w:eastAsia="cs-CZ"/>
        </w:rPr>
        <w:t>b</w:t>
      </w:r>
      <w:r w:rsidR="00415FD4" w:rsidRPr="007A06F5">
        <w:rPr>
          <w:rFonts w:ascii="Times New Roman" w:eastAsia="Times New Roman" w:hAnsi="Times New Roman" w:cs="Times New Roman"/>
          <w:sz w:val="24"/>
          <w:szCs w:val="24"/>
          <w:lang w:val="la-Latn" w:eastAsia="cs-CZ"/>
        </w:rPr>
        <w:t>us: mitten</w:t>
      </w:r>
      <w:r w:rsidR="00686F5B" w:rsidRPr="007A06F5">
        <w:rPr>
          <w:rFonts w:ascii="Times New Roman" w:eastAsia="Times New Roman" w:hAnsi="Times New Roman" w:cs="Times New Roman"/>
          <w:sz w:val="24"/>
          <w:szCs w:val="24"/>
          <w:lang w:val="la-Latn" w:eastAsia="cs-CZ"/>
        </w:rPr>
        <w:t>s</w:t>
      </w:r>
      <w:r w:rsidR="00415FD4" w:rsidRPr="007A06F5">
        <w:rPr>
          <w:rFonts w:ascii="Times New Roman" w:eastAsia="Times New Roman" w:hAnsi="Times New Roman" w:cs="Times New Roman"/>
          <w:sz w:val="24"/>
          <w:szCs w:val="24"/>
          <w:lang w:val="la-Latn" w:eastAsia="cs-CZ"/>
        </w:rPr>
        <w:t xml:space="preserve"> seniores illius ci</w:t>
      </w:r>
      <w:r w:rsidR="00686F5B" w:rsidRPr="007A06F5">
        <w:rPr>
          <w:rFonts w:ascii="Times New Roman" w:eastAsia="Times New Roman" w:hAnsi="Times New Roman" w:cs="Times New Roman"/>
          <w:sz w:val="24"/>
          <w:szCs w:val="24"/>
          <w:lang w:val="la-Latn" w:eastAsia="cs-CZ"/>
        </w:rPr>
        <w:t>v</w:t>
      </w:r>
      <w:r w:rsidR="00415FD4" w:rsidRPr="007A06F5">
        <w:rPr>
          <w:rFonts w:ascii="Times New Roman" w:eastAsia="Times New Roman" w:hAnsi="Times New Roman" w:cs="Times New Roman"/>
          <w:sz w:val="24"/>
          <w:szCs w:val="24"/>
          <w:lang w:val="la-Latn" w:eastAsia="cs-CZ"/>
        </w:rPr>
        <w:t>itatis, et eripient cum de loco refugii, et tradent</w:t>
      </w:r>
      <w:r w:rsidR="00686F5B" w:rsidRPr="007A06F5">
        <w:rPr>
          <w:rFonts w:ascii="Times New Roman" w:eastAsia="Times New Roman" w:hAnsi="Times New Roman" w:cs="Times New Roman"/>
          <w:sz w:val="24"/>
          <w:szCs w:val="24"/>
          <w:lang w:val="la-Latn" w:eastAsia="cs-CZ"/>
        </w:rPr>
        <w:t xml:space="preserve"> e</w:t>
      </w:r>
      <w:r w:rsidR="00415FD4" w:rsidRPr="007A06F5">
        <w:rPr>
          <w:rFonts w:ascii="Times New Roman" w:eastAsia="Times New Roman" w:hAnsi="Times New Roman" w:cs="Times New Roman"/>
          <w:sz w:val="24"/>
          <w:szCs w:val="24"/>
          <w:lang w:val="la-Latn" w:eastAsia="cs-CZ"/>
        </w:rPr>
        <w:t>um in m</w:t>
      </w:r>
      <w:r w:rsidR="00686F5B" w:rsidRPr="007A06F5">
        <w:rPr>
          <w:rFonts w:ascii="Times New Roman" w:eastAsia="Times New Roman" w:hAnsi="Times New Roman" w:cs="Times New Roman"/>
          <w:sz w:val="24"/>
          <w:szCs w:val="24"/>
          <w:lang w:val="la-Latn" w:eastAsia="cs-CZ"/>
        </w:rPr>
        <w:t>an</w:t>
      </w:r>
      <w:r w:rsidR="00415FD4" w:rsidRPr="007A06F5">
        <w:rPr>
          <w:rFonts w:ascii="Times New Roman" w:eastAsia="Times New Roman" w:hAnsi="Times New Roman" w:cs="Times New Roman"/>
          <w:sz w:val="24"/>
          <w:szCs w:val="24"/>
          <w:lang w:val="la-Latn" w:eastAsia="cs-CZ"/>
        </w:rPr>
        <w:t>us proximorum ejus, cujus sanguis effus</w:t>
      </w:r>
      <w:r w:rsidR="00686F5B"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s est, et morie</w:t>
      </w:r>
      <w:r w:rsidR="00686F5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ur, nec </w:t>
      </w:r>
      <w:r w:rsidR="00686F5B" w:rsidRPr="007A06F5">
        <w:rPr>
          <w:rFonts w:ascii="Times New Roman" w:eastAsia="Times New Roman" w:hAnsi="Times New Roman" w:cs="Times New Roman"/>
          <w:sz w:val="24"/>
          <w:szCs w:val="24"/>
          <w:lang w:val="la-Latn" w:eastAsia="cs-CZ"/>
        </w:rPr>
        <w:t>m</w:t>
      </w:r>
      <w:r w:rsidR="00415FD4" w:rsidRPr="007A06F5">
        <w:rPr>
          <w:rFonts w:ascii="Times New Roman" w:eastAsia="Times New Roman" w:hAnsi="Times New Roman" w:cs="Times New Roman"/>
          <w:sz w:val="24"/>
          <w:szCs w:val="24"/>
          <w:lang w:val="la-Latn" w:eastAsia="cs-CZ"/>
        </w:rPr>
        <w:t>iser</w:t>
      </w:r>
      <w:r w:rsidR="00686F5B" w:rsidRPr="007A06F5">
        <w:rPr>
          <w:rFonts w:ascii="Times New Roman" w:eastAsia="Times New Roman" w:hAnsi="Times New Roman" w:cs="Times New Roman"/>
          <w:sz w:val="24"/>
          <w:szCs w:val="24"/>
          <w:lang w:val="la-Latn" w:eastAsia="cs-CZ"/>
        </w:rPr>
        <w:t xml:space="preserve">eberris ejus. Si ergo </w:t>
      </w:r>
      <w:r w:rsidR="00415FD4" w:rsidRPr="007A06F5">
        <w:rPr>
          <w:rFonts w:ascii="Times New Roman" w:eastAsia="Times New Roman" w:hAnsi="Times New Roman" w:cs="Times New Roman"/>
          <w:sz w:val="24"/>
          <w:szCs w:val="24"/>
          <w:lang w:val="la-Latn" w:eastAsia="cs-CZ"/>
        </w:rPr>
        <w:t>eum, quem Dominus dignom morte ju</w:t>
      </w:r>
      <w:r w:rsidR="00686F5B" w:rsidRPr="007A06F5">
        <w:rPr>
          <w:rFonts w:ascii="Times New Roman" w:eastAsia="Times New Roman" w:hAnsi="Times New Roman" w:cs="Times New Roman"/>
          <w:sz w:val="24"/>
          <w:szCs w:val="24"/>
          <w:lang w:val="la-Latn" w:eastAsia="cs-CZ"/>
        </w:rPr>
        <w:t>d</w:t>
      </w:r>
      <w:r w:rsidR="00415FD4" w:rsidRPr="007A06F5">
        <w:rPr>
          <w:rFonts w:ascii="Times New Roman" w:eastAsia="Times New Roman" w:hAnsi="Times New Roman" w:cs="Times New Roman"/>
          <w:sz w:val="24"/>
          <w:szCs w:val="24"/>
          <w:lang w:val="la-Latn" w:eastAsia="cs-CZ"/>
        </w:rPr>
        <w:t>icavi</w:t>
      </w:r>
      <w:r w:rsidR="00686F5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r</w:t>
      </w:r>
      <w:r w:rsidR="00686F5B" w:rsidRPr="007A06F5">
        <w:rPr>
          <w:rFonts w:ascii="Times New Roman" w:eastAsia="Times New Roman" w:hAnsi="Times New Roman" w:cs="Times New Roman"/>
          <w:sz w:val="24"/>
          <w:szCs w:val="24"/>
          <w:lang w:val="la-Latn" w:eastAsia="cs-CZ"/>
        </w:rPr>
        <w:t xml:space="preserve">eum </w:t>
      </w:r>
      <w:r w:rsidR="00415FD4" w:rsidRPr="007A06F5">
        <w:rPr>
          <w:rFonts w:ascii="Times New Roman" w:eastAsia="Times New Roman" w:hAnsi="Times New Roman" w:cs="Times New Roman"/>
          <w:sz w:val="24"/>
          <w:szCs w:val="24"/>
          <w:lang w:val="la-Latn" w:eastAsia="cs-CZ"/>
        </w:rPr>
        <w:t>non esse quis dica</w:t>
      </w:r>
      <w:r w:rsidR="00686F5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 quomodo contrarius </w:t>
      </w:r>
      <w:r w:rsidR="00686F5B" w:rsidRPr="007A06F5">
        <w:rPr>
          <w:rFonts w:ascii="Times New Roman" w:eastAsia="Times New Roman" w:hAnsi="Times New Roman" w:cs="Times New Roman"/>
          <w:sz w:val="24"/>
          <w:szCs w:val="24"/>
          <w:lang w:val="la-Latn" w:eastAsia="cs-CZ"/>
        </w:rPr>
        <w:t>le</w:t>
      </w:r>
      <w:r w:rsidR="00A0579B" w:rsidRPr="007A06F5">
        <w:rPr>
          <w:rFonts w:ascii="Times New Roman" w:eastAsia="Times New Roman" w:hAnsi="Times New Roman" w:cs="Times New Roman"/>
          <w:sz w:val="24"/>
          <w:szCs w:val="24"/>
          <w:lang w:val="la-Latn" w:eastAsia="cs-CZ"/>
        </w:rPr>
        <w:t xml:space="preserve">gi Dei </w:t>
      </w:r>
      <w:r w:rsidR="00415FD4" w:rsidRPr="007A06F5">
        <w:rPr>
          <w:rFonts w:ascii="Times New Roman" w:eastAsia="Times New Roman" w:hAnsi="Times New Roman" w:cs="Times New Roman"/>
          <w:sz w:val="24"/>
          <w:szCs w:val="24"/>
          <w:lang w:val="la-Latn" w:eastAsia="cs-CZ"/>
        </w:rPr>
        <w:t>non exis</w:t>
      </w:r>
      <w:r w:rsidR="00A0579B" w:rsidRPr="007A06F5">
        <w:rPr>
          <w:rFonts w:ascii="Times New Roman" w:eastAsia="Times New Roman" w:hAnsi="Times New Roman" w:cs="Times New Roman"/>
          <w:sz w:val="24"/>
          <w:szCs w:val="24"/>
          <w:lang w:val="la-Latn" w:eastAsia="cs-CZ"/>
        </w:rPr>
        <w:t>tit</w:t>
      </w:r>
      <w:r w:rsidR="00415FD4" w:rsidRPr="007A06F5">
        <w:rPr>
          <w:rFonts w:ascii="Times New Roman" w:eastAsia="Times New Roman" w:hAnsi="Times New Roman" w:cs="Times New Roman"/>
          <w:sz w:val="24"/>
          <w:szCs w:val="24"/>
          <w:lang w:val="la-Latn" w:eastAsia="cs-CZ"/>
        </w:rPr>
        <w:t>, qui hoc quo</w:t>
      </w:r>
      <w:r w:rsidR="00A0579B" w:rsidRPr="007A06F5">
        <w:rPr>
          <w:rFonts w:ascii="Times New Roman" w:eastAsia="Times New Roman" w:hAnsi="Times New Roman" w:cs="Times New Roman"/>
          <w:sz w:val="24"/>
          <w:szCs w:val="24"/>
          <w:lang w:val="la-Latn" w:eastAsia="cs-CZ"/>
        </w:rPr>
        <w:t>d</w:t>
      </w:r>
      <w:r w:rsidR="00415FD4" w:rsidRPr="007A06F5">
        <w:rPr>
          <w:rFonts w:ascii="Times New Roman" w:eastAsia="Times New Roman" w:hAnsi="Times New Roman" w:cs="Times New Roman"/>
          <w:sz w:val="24"/>
          <w:szCs w:val="24"/>
          <w:lang w:val="la-Latn" w:eastAsia="cs-CZ"/>
        </w:rPr>
        <w:t xml:space="preserve"> Dominus pr</w:t>
      </w:r>
      <w:r w:rsidR="00A0579B" w:rsidRPr="007A06F5">
        <w:rPr>
          <w:rFonts w:ascii="Times New Roman" w:eastAsia="Times New Roman" w:hAnsi="Times New Roman" w:cs="Times New Roman"/>
          <w:sz w:val="24"/>
          <w:szCs w:val="24"/>
          <w:lang w:val="la-Latn" w:eastAsia="cs-CZ"/>
        </w:rPr>
        <w:t>æ</w:t>
      </w:r>
      <w:r w:rsidR="00415FD4" w:rsidRPr="007A06F5">
        <w:rPr>
          <w:rFonts w:ascii="Times New Roman" w:eastAsia="Times New Roman" w:hAnsi="Times New Roman" w:cs="Times New Roman"/>
          <w:sz w:val="24"/>
          <w:szCs w:val="24"/>
          <w:lang w:val="la-Latn" w:eastAsia="cs-CZ"/>
        </w:rPr>
        <w:t>cepit, c</w:t>
      </w:r>
      <w:r w:rsidR="00A0579B" w:rsidRPr="007A06F5">
        <w:rPr>
          <w:rFonts w:ascii="Times New Roman" w:eastAsia="Times New Roman" w:hAnsi="Times New Roman" w:cs="Times New Roman"/>
          <w:sz w:val="24"/>
          <w:szCs w:val="24"/>
          <w:lang w:val="la-Latn" w:eastAsia="cs-CZ"/>
        </w:rPr>
        <w:t>a</w:t>
      </w:r>
      <w:r w:rsidR="00415FD4" w:rsidRPr="007A06F5">
        <w:rPr>
          <w:rFonts w:ascii="Times New Roman" w:eastAsia="Times New Roman" w:hAnsi="Times New Roman" w:cs="Times New Roman"/>
          <w:sz w:val="24"/>
          <w:szCs w:val="24"/>
          <w:lang w:val="la-Latn" w:eastAsia="cs-CZ"/>
        </w:rPr>
        <w:t>s</w:t>
      </w:r>
      <w:r w:rsidR="00A0579B" w:rsidRPr="007A06F5">
        <w:rPr>
          <w:rFonts w:ascii="Times New Roman" w:eastAsia="Times New Roman" w:hAnsi="Times New Roman" w:cs="Times New Roman"/>
          <w:sz w:val="24"/>
          <w:szCs w:val="24"/>
          <w:lang w:val="la-Latn" w:eastAsia="cs-CZ"/>
        </w:rPr>
        <w:t>u esse</w:t>
      </w:r>
      <w:r w:rsidR="00415FD4" w:rsidRPr="007A06F5">
        <w:rPr>
          <w:rFonts w:ascii="Times New Roman" w:eastAsia="Times New Roman" w:hAnsi="Times New Roman" w:cs="Times New Roman"/>
          <w:sz w:val="24"/>
          <w:szCs w:val="24"/>
          <w:lang w:val="la-Latn" w:eastAsia="cs-CZ"/>
        </w:rPr>
        <w:t xml:space="preserve"> (fac</w:t>
      </w:r>
      <w:r w:rsidR="00A0579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um) cont</w:t>
      </w:r>
      <w:r w:rsidR="00A0579B" w:rsidRPr="007A06F5">
        <w:rPr>
          <w:rFonts w:ascii="Times New Roman" w:eastAsia="Times New Roman" w:hAnsi="Times New Roman" w:cs="Times New Roman"/>
          <w:sz w:val="24"/>
          <w:szCs w:val="24"/>
          <w:lang w:val="la-Latn" w:eastAsia="cs-CZ"/>
        </w:rPr>
        <w:t xml:space="preserve">endat? Videndum ergo illi est, </w:t>
      </w:r>
      <w:r w:rsidR="00415FD4" w:rsidRPr="007A06F5">
        <w:rPr>
          <w:rFonts w:ascii="Times New Roman" w:eastAsia="Times New Roman" w:hAnsi="Times New Roman" w:cs="Times New Roman"/>
          <w:sz w:val="24"/>
          <w:szCs w:val="24"/>
          <w:lang w:val="la-Latn" w:eastAsia="cs-CZ"/>
        </w:rPr>
        <w:t>ne forte ipse in illor</w:t>
      </w:r>
      <w:r w:rsidR="00A0579B" w:rsidRPr="007A06F5">
        <w:rPr>
          <w:rFonts w:ascii="Times New Roman" w:eastAsia="Times New Roman" w:hAnsi="Times New Roman" w:cs="Times New Roman"/>
          <w:sz w:val="24"/>
          <w:szCs w:val="24"/>
          <w:lang w:val="la-Latn" w:eastAsia="cs-CZ"/>
        </w:rPr>
        <w:t xml:space="preserve">um numero sit, quibus per </w:t>
      </w:r>
      <w:r w:rsidR="00415FD4" w:rsidRPr="007A06F5">
        <w:rPr>
          <w:rFonts w:ascii="Times New Roman" w:eastAsia="Times New Roman" w:hAnsi="Times New Roman" w:cs="Times New Roman"/>
          <w:sz w:val="24"/>
          <w:szCs w:val="24"/>
          <w:lang w:val="la-Latn" w:eastAsia="cs-CZ"/>
        </w:rPr>
        <w:t>prophetam dici</w:t>
      </w:r>
      <w:r w:rsidR="00A0579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ur: </w:t>
      </w:r>
      <w:r w:rsidR="00A0579B" w:rsidRPr="007A06F5">
        <w:rPr>
          <w:rFonts w:ascii="Times New Roman" w:eastAsia="Times New Roman" w:hAnsi="Times New Roman" w:cs="Times New Roman"/>
          <w:sz w:val="24"/>
          <w:szCs w:val="24"/>
          <w:lang w:val="la-Latn" w:eastAsia="cs-CZ"/>
        </w:rPr>
        <w:t xml:space="preserve">„Væ vobis, inquit, qui dicitis </w:t>
      </w:r>
      <w:r w:rsidR="00415FD4" w:rsidRPr="007A06F5">
        <w:rPr>
          <w:rFonts w:ascii="Times New Roman" w:eastAsia="Times New Roman" w:hAnsi="Times New Roman" w:cs="Times New Roman"/>
          <w:sz w:val="24"/>
          <w:szCs w:val="24"/>
          <w:lang w:val="la-Latn" w:eastAsia="cs-CZ"/>
        </w:rPr>
        <w:t>malum, bonum; e</w:t>
      </w:r>
      <w:r w:rsidR="00A0579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 bonum, malum; luc</w:t>
      </w:r>
      <w:r w:rsidR="00A0579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m, ten</w:t>
      </w:r>
      <w:r w:rsidR="00A0579B" w:rsidRPr="007A06F5">
        <w:rPr>
          <w:rFonts w:ascii="Times New Roman" w:eastAsia="Times New Roman" w:hAnsi="Times New Roman" w:cs="Times New Roman"/>
          <w:sz w:val="24"/>
          <w:szCs w:val="24"/>
          <w:lang w:val="la-Latn" w:eastAsia="cs-CZ"/>
        </w:rPr>
        <w:t>ebra</w:t>
      </w:r>
      <w:r w:rsidR="00415FD4" w:rsidRPr="007A06F5">
        <w:rPr>
          <w:rFonts w:ascii="Times New Roman" w:eastAsia="Times New Roman" w:hAnsi="Times New Roman" w:cs="Times New Roman"/>
          <w:sz w:val="24"/>
          <w:szCs w:val="24"/>
          <w:lang w:val="la-Latn" w:eastAsia="cs-CZ"/>
        </w:rPr>
        <w:t>s; t</w:t>
      </w:r>
      <w:r w:rsidR="00A0579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ne</w:t>
      </w:r>
      <w:r w:rsidR="00A0579B" w:rsidRPr="007A06F5">
        <w:rPr>
          <w:rFonts w:ascii="Times New Roman" w:eastAsia="Times New Roman" w:hAnsi="Times New Roman" w:cs="Times New Roman"/>
          <w:sz w:val="24"/>
          <w:szCs w:val="24"/>
          <w:lang w:val="la-Latn" w:eastAsia="cs-CZ"/>
        </w:rPr>
        <w:t>bras, lucem</w:t>
      </w:r>
      <w:r w:rsidR="00415FD4" w:rsidRPr="007A06F5">
        <w:rPr>
          <w:rFonts w:ascii="Times New Roman" w:eastAsia="Times New Roman" w:hAnsi="Times New Roman" w:cs="Times New Roman"/>
          <w:sz w:val="24"/>
          <w:szCs w:val="24"/>
          <w:lang w:val="la-Latn" w:eastAsia="cs-CZ"/>
        </w:rPr>
        <w:t xml:space="preserve">: </w:t>
      </w:r>
      <w:r w:rsidR="00A0579B" w:rsidRPr="007A06F5">
        <w:rPr>
          <w:rFonts w:ascii="Times New Roman" w:eastAsia="Times New Roman" w:hAnsi="Times New Roman" w:cs="Times New Roman"/>
          <w:sz w:val="24"/>
          <w:szCs w:val="24"/>
          <w:lang w:val="la-Latn" w:eastAsia="cs-CZ"/>
        </w:rPr>
        <w:t>ve</w:t>
      </w:r>
      <w:r w:rsidR="00415FD4" w:rsidRPr="007A06F5">
        <w:rPr>
          <w:rFonts w:ascii="Times New Roman" w:eastAsia="Times New Roman" w:hAnsi="Times New Roman" w:cs="Times New Roman"/>
          <w:sz w:val="24"/>
          <w:szCs w:val="24"/>
          <w:lang w:val="la-Latn" w:eastAsia="cs-CZ"/>
        </w:rPr>
        <w:t>l amarum, d</w:t>
      </w:r>
      <w:r w:rsidR="00A0579B"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lce; dulc</w:t>
      </w:r>
      <w:r w:rsidR="00A0579B" w:rsidRPr="007A06F5">
        <w:rPr>
          <w:rFonts w:ascii="Times New Roman" w:eastAsia="Times New Roman" w:hAnsi="Times New Roman" w:cs="Times New Roman"/>
          <w:sz w:val="24"/>
          <w:szCs w:val="24"/>
          <w:lang w:val="la-Latn" w:eastAsia="cs-CZ"/>
        </w:rPr>
        <w:t>e, am</w:t>
      </w:r>
      <w:r w:rsidR="00415FD4" w:rsidRPr="007A06F5">
        <w:rPr>
          <w:rFonts w:ascii="Times New Roman" w:eastAsia="Times New Roman" w:hAnsi="Times New Roman" w:cs="Times New Roman"/>
          <w:sz w:val="24"/>
          <w:szCs w:val="24"/>
          <w:lang w:val="la-Latn" w:eastAsia="cs-CZ"/>
        </w:rPr>
        <w:t xml:space="preserve">arum. </w:t>
      </w:r>
      <w:r w:rsidR="00A0579B"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ales ergo mortificant a</w:t>
      </w:r>
      <w:r w:rsidR="00A0579B" w:rsidRPr="007A06F5">
        <w:rPr>
          <w:rFonts w:ascii="Times New Roman" w:eastAsia="Times New Roman" w:hAnsi="Times New Roman" w:cs="Times New Roman"/>
          <w:sz w:val="24"/>
          <w:szCs w:val="24"/>
          <w:lang w:val="la-Latn" w:eastAsia="cs-CZ"/>
        </w:rPr>
        <w:t>n</w:t>
      </w:r>
      <w:r w:rsidR="00415FD4" w:rsidRPr="007A06F5">
        <w:rPr>
          <w:rFonts w:ascii="Times New Roman" w:eastAsia="Times New Roman" w:hAnsi="Times New Roman" w:cs="Times New Roman"/>
          <w:sz w:val="24"/>
          <w:szCs w:val="24"/>
          <w:lang w:val="la-Latn" w:eastAsia="cs-CZ"/>
        </w:rPr>
        <w:t>imas, qu</w:t>
      </w:r>
      <w:r w:rsidR="00A0579B" w:rsidRPr="007A06F5">
        <w:rPr>
          <w:rFonts w:ascii="Times New Roman" w:eastAsia="Times New Roman" w:hAnsi="Times New Roman" w:cs="Times New Roman"/>
          <w:sz w:val="24"/>
          <w:szCs w:val="24"/>
          <w:lang w:val="la-Latn" w:eastAsia="cs-CZ"/>
        </w:rPr>
        <w:t>æ</w:t>
      </w:r>
      <w:r w:rsidR="00415FD4" w:rsidRPr="007A06F5">
        <w:rPr>
          <w:rFonts w:ascii="Times New Roman" w:eastAsia="Times New Roman" w:hAnsi="Times New Roman" w:cs="Times New Roman"/>
          <w:sz w:val="24"/>
          <w:szCs w:val="24"/>
          <w:lang w:val="la-Latn" w:eastAsia="cs-CZ"/>
        </w:rPr>
        <w:t xml:space="preserve"> </w:t>
      </w:r>
      <w:r w:rsidR="00A0579B" w:rsidRPr="007A06F5">
        <w:rPr>
          <w:rFonts w:ascii="Times New Roman" w:eastAsia="Times New Roman" w:hAnsi="Times New Roman" w:cs="Times New Roman"/>
          <w:sz w:val="24"/>
          <w:szCs w:val="24"/>
          <w:lang w:val="la-Latn" w:eastAsia="cs-CZ"/>
        </w:rPr>
        <w:t xml:space="preserve">non </w:t>
      </w:r>
      <w:r w:rsidR="00415FD4" w:rsidRPr="007A06F5">
        <w:rPr>
          <w:rFonts w:ascii="Times New Roman" w:eastAsia="Times New Roman" w:hAnsi="Times New Roman" w:cs="Times New Roman"/>
          <w:sz w:val="24"/>
          <w:szCs w:val="24"/>
          <w:lang w:val="la-Latn" w:eastAsia="cs-CZ"/>
        </w:rPr>
        <w:t xml:space="preserve">moriuntur; </w:t>
      </w:r>
      <w:r w:rsidR="00A0579B" w:rsidRPr="007A06F5">
        <w:rPr>
          <w:rFonts w:ascii="Times New Roman" w:eastAsia="Times New Roman" w:hAnsi="Times New Roman" w:cs="Times New Roman"/>
          <w:sz w:val="24"/>
          <w:szCs w:val="24"/>
          <w:lang w:val="la-Latn" w:eastAsia="cs-CZ"/>
        </w:rPr>
        <w:t>et viv</w:t>
      </w:r>
      <w:r w:rsidR="00415FD4" w:rsidRPr="007A06F5">
        <w:rPr>
          <w:rFonts w:ascii="Times New Roman" w:eastAsia="Times New Roman" w:hAnsi="Times New Roman" w:cs="Times New Roman"/>
          <w:sz w:val="24"/>
          <w:szCs w:val="24"/>
          <w:lang w:val="la-Latn" w:eastAsia="cs-CZ"/>
        </w:rPr>
        <w:t>icant, q</w:t>
      </w:r>
      <w:r w:rsidR="00A0579B" w:rsidRPr="007A06F5">
        <w:rPr>
          <w:rFonts w:ascii="Times New Roman" w:eastAsia="Times New Roman" w:hAnsi="Times New Roman" w:cs="Times New Roman"/>
          <w:sz w:val="24"/>
          <w:szCs w:val="24"/>
          <w:lang w:val="la-Latn" w:eastAsia="cs-CZ"/>
        </w:rPr>
        <w:t>uæ</w:t>
      </w:r>
      <w:r w:rsidR="00415FD4" w:rsidRPr="007A06F5">
        <w:rPr>
          <w:rFonts w:ascii="Times New Roman" w:eastAsia="Times New Roman" w:hAnsi="Times New Roman" w:cs="Times New Roman"/>
          <w:sz w:val="24"/>
          <w:szCs w:val="24"/>
          <w:lang w:val="la-Latn" w:eastAsia="cs-CZ"/>
        </w:rPr>
        <w:t xml:space="preserve"> non vi</w:t>
      </w:r>
      <w:r w:rsidR="00A0579B" w:rsidRPr="007A06F5">
        <w:rPr>
          <w:rFonts w:ascii="Times New Roman" w:eastAsia="Times New Roman" w:hAnsi="Times New Roman" w:cs="Times New Roman"/>
          <w:sz w:val="24"/>
          <w:szCs w:val="24"/>
          <w:lang w:val="la-Latn" w:eastAsia="cs-CZ"/>
        </w:rPr>
        <w:t>vunt</w:t>
      </w:r>
      <w:r w:rsidR="00415FD4" w:rsidRPr="007A06F5">
        <w:rPr>
          <w:rFonts w:ascii="Times New Roman" w:eastAsia="Times New Roman" w:hAnsi="Times New Roman" w:cs="Times New Roman"/>
          <w:sz w:val="24"/>
          <w:szCs w:val="24"/>
          <w:lang w:val="la-Latn" w:eastAsia="cs-CZ"/>
        </w:rPr>
        <w:t>.</w:t>
      </w:r>
      <w:r w:rsidR="001F75D9" w:rsidRPr="007A06F5">
        <w:rPr>
          <w:rFonts w:ascii="Times New Roman" w:eastAsia="Times New Roman" w:hAnsi="Times New Roman" w:cs="Times New Roman"/>
          <w:sz w:val="24"/>
          <w:szCs w:val="24"/>
          <w:lang w:val="la-Latn" w:eastAsia="cs-CZ"/>
        </w:rPr>
        <w:t xml:space="preserve"> </w:t>
      </w:r>
      <w:r w:rsidR="00415FD4" w:rsidRPr="007A06F5">
        <w:rPr>
          <w:rFonts w:ascii="Times New Roman" w:eastAsia="Times New Roman" w:hAnsi="Times New Roman" w:cs="Times New Roman"/>
          <w:sz w:val="24"/>
          <w:szCs w:val="24"/>
          <w:lang w:val="la-Latn" w:eastAsia="cs-CZ"/>
        </w:rPr>
        <w:t>Qui ergo malorum operum sine con</w:t>
      </w:r>
      <w:r w:rsidR="00A0579B" w:rsidRPr="007A06F5">
        <w:rPr>
          <w:rFonts w:ascii="Times New Roman" w:eastAsia="Times New Roman" w:hAnsi="Times New Roman" w:cs="Times New Roman"/>
          <w:sz w:val="24"/>
          <w:szCs w:val="24"/>
          <w:lang w:val="la-Latn" w:eastAsia="cs-CZ"/>
        </w:rPr>
        <w:t>d</w:t>
      </w:r>
      <w:r w:rsidR="00415FD4" w:rsidRPr="007A06F5">
        <w:rPr>
          <w:rFonts w:ascii="Times New Roman" w:eastAsia="Times New Roman" w:hAnsi="Times New Roman" w:cs="Times New Roman"/>
          <w:sz w:val="24"/>
          <w:szCs w:val="24"/>
          <w:lang w:val="la-Latn" w:eastAsia="cs-CZ"/>
        </w:rPr>
        <w:t>igna p</w:t>
      </w:r>
      <w:r w:rsidR="00A0579B" w:rsidRPr="007A06F5">
        <w:rPr>
          <w:rFonts w:ascii="Times New Roman" w:eastAsia="Times New Roman" w:hAnsi="Times New Roman" w:cs="Times New Roman"/>
          <w:sz w:val="24"/>
          <w:szCs w:val="24"/>
          <w:lang w:val="la-Latn" w:eastAsia="cs-CZ"/>
        </w:rPr>
        <w:t>œnitent</w:t>
      </w:r>
      <w:r w:rsidR="00415FD4" w:rsidRPr="007A06F5">
        <w:rPr>
          <w:rFonts w:ascii="Times New Roman" w:eastAsia="Times New Roman" w:hAnsi="Times New Roman" w:cs="Times New Roman"/>
          <w:sz w:val="24"/>
          <w:szCs w:val="24"/>
          <w:lang w:val="la-Latn" w:eastAsia="cs-CZ"/>
        </w:rPr>
        <w:t>ia qu</w:t>
      </w:r>
      <w:r w:rsidR="00A0579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mqua</w:t>
      </w:r>
      <w:r w:rsidR="00A0579B" w:rsidRPr="007A06F5">
        <w:rPr>
          <w:rFonts w:ascii="Times New Roman" w:eastAsia="Times New Roman" w:hAnsi="Times New Roman" w:cs="Times New Roman"/>
          <w:sz w:val="24"/>
          <w:szCs w:val="24"/>
          <w:lang w:val="la-Latn" w:eastAsia="cs-CZ"/>
        </w:rPr>
        <w:t>m ven</w:t>
      </w:r>
      <w:r w:rsidR="00415FD4" w:rsidRPr="007A06F5">
        <w:rPr>
          <w:rFonts w:ascii="Times New Roman" w:eastAsia="Times New Roman" w:hAnsi="Times New Roman" w:cs="Times New Roman"/>
          <w:sz w:val="24"/>
          <w:szCs w:val="24"/>
          <w:lang w:val="la-Latn" w:eastAsia="cs-CZ"/>
        </w:rPr>
        <w:t>iam a Deo p</w:t>
      </w:r>
      <w:r w:rsidR="00A0579B"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rcipere d</w:t>
      </w:r>
      <w:r w:rsidR="00A0579B" w:rsidRPr="007A06F5">
        <w:rPr>
          <w:rFonts w:ascii="Times New Roman" w:eastAsia="Times New Roman" w:hAnsi="Times New Roman" w:cs="Times New Roman"/>
          <w:sz w:val="24"/>
          <w:szCs w:val="24"/>
          <w:lang w:val="la-Latn" w:eastAsia="cs-CZ"/>
        </w:rPr>
        <w:t>ixe</w:t>
      </w:r>
      <w:r w:rsidR="009A55D7" w:rsidRPr="007A06F5">
        <w:rPr>
          <w:rFonts w:ascii="Times New Roman" w:eastAsia="Times New Roman" w:hAnsi="Times New Roman" w:cs="Times New Roman"/>
          <w:sz w:val="24"/>
          <w:szCs w:val="24"/>
          <w:lang w:val="la-Latn" w:eastAsia="cs-CZ"/>
        </w:rPr>
        <w:t xml:space="preserve">rit, </w:t>
      </w:r>
      <w:r w:rsidR="00415FD4" w:rsidRPr="007A06F5">
        <w:rPr>
          <w:rFonts w:ascii="Times New Roman" w:eastAsia="Times New Roman" w:hAnsi="Times New Roman" w:cs="Times New Roman"/>
          <w:sz w:val="24"/>
          <w:szCs w:val="24"/>
          <w:lang w:val="la-Latn" w:eastAsia="cs-CZ"/>
        </w:rPr>
        <w:t>p</w:t>
      </w:r>
      <w:r w:rsidR="009A55D7" w:rsidRPr="007A06F5">
        <w:rPr>
          <w:rFonts w:ascii="Times New Roman" w:eastAsia="Times New Roman" w:hAnsi="Times New Roman" w:cs="Times New Roman"/>
          <w:sz w:val="24"/>
          <w:szCs w:val="24"/>
          <w:lang w:val="la-Latn" w:eastAsia="cs-CZ"/>
        </w:rPr>
        <w:t>œnite</w:t>
      </w:r>
      <w:r w:rsidR="00415FD4" w:rsidRPr="007A06F5">
        <w:rPr>
          <w:rFonts w:ascii="Times New Roman" w:eastAsia="Times New Roman" w:hAnsi="Times New Roman" w:cs="Times New Roman"/>
          <w:sz w:val="24"/>
          <w:szCs w:val="24"/>
          <w:lang w:val="la-Latn" w:eastAsia="cs-CZ"/>
        </w:rPr>
        <w:t xml:space="preserve">ns </w:t>
      </w:r>
      <w:r w:rsidR="009A55D7"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rra</w:t>
      </w:r>
      <w:r w:rsidR="009A55D7"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 </w:t>
      </w:r>
      <w:r w:rsidR="009A55D7" w:rsidRPr="007A06F5">
        <w:rPr>
          <w:rFonts w:ascii="Times New Roman" w:eastAsia="Times New Roman" w:hAnsi="Times New Roman" w:cs="Times New Roman"/>
          <w:sz w:val="24"/>
          <w:szCs w:val="24"/>
          <w:lang w:val="la-Latn" w:eastAsia="cs-CZ"/>
        </w:rPr>
        <w:t>et</w:t>
      </w:r>
      <w:r w:rsidR="00415FD4" w:rsidRPr="007A06F5">
        <w:rPr>
          <w:rFonts w:ascii="Times New Roman" w:eastAsia="Times New Roman" w:hAnsi="Times New Roman" w:cs="Times New Roman"/>
          <w:sz w:val="24"/>
          <w:szCs w:val="24"/>
          <w:lang w:val="la-Latn" w:eastAsia="cs-CZ"/>
        </w:rPr>
        <w:t xml:space="preserve"> </w:t>
      </w:r>
      <w:r w:rsidR="009A55D7" w:rsidRPr="007A06F5">
        <w:rPr>
          <w:rFonts w:ascii="Times New Roman" w:eastAsia="Times New Roman" w:hAnsi="Times New Roman" w:cs="Times New Roman"/>
          <w:sz w:val="24"/>
          <w:szCs w:val="24"/>
          <w:lang w:val="la-Latn" w:eastAsia="cs-CZ"/>
        </w:rPr>
        <w:t>c</w:t>
      </w:r>
      <w:r w:rsidR="00415FD4" w:rsidRPr="007A06F5">
        <w:rPr>
          <w:rFonts w:ascii="Times New Roman" w:eastAsia="Times New Roman" w:hAnsi="Times New Roman" w:cs="Times New Roman"/>
          <w:sz w:val="24"/>
          <w:szCs w:val="24"/>
          <w:lang w:val="la-Latn" w:eastAsia="cs-CZ"/>
        </w:rPr>
        <w:t xml:space="preserve">um </w:t>
      </w:r>
      <w:r w:rsidR="009A55D7" w:rsidRPr="007A06F5">
        <w:rPr>
          <w:rFonts w:ascii="Times New Roman" w:eastAsia="Times New Roman" w:hAnsi="Times New Roman" w:cs="Times New Roman"/>
          <w:sz w:val="24"/>
          <w:szCs w:val="24"/>
          <w:lang w:val="la-Latn" w:eastAsia="cs-CZ"/>
        </w:rPr>
        <w:t>de</w:t>
      </w:r>
      <w:r w:rsidR="00415FD4" w:rsidRPr="007A06F5">
        <w:rPr>
          <w:rFonts w:ascii="Times New Roman" w:eastAsia="Times New Roman" w:hAnsi="Times New Roman" w:cs="Times New Roman"/>
          <w:sz w:val="24"/>
          <w:szCs w:val="24"/>
          <w:lang w:val="la-Latn" w:eastAsia="cs-CZ"/>
        </w:rPr>
        <w:t>c</w:t>
      </w:r>
      <w:r w:rsidR="009A55D7" w:rsidRPr="007A06F5">
        <w:rPr>
          <w:rFonts w:ascii="Times New Roman" w:eastAsia="Times New Roman" w:hAnsi="Times New Roman" w:cs="Times New Roman"/>
          <w:sz w:val="24"/>
          <w:szCs w:val="24"/>
          <w:lang w:val="la-Latn" w:eastAsia="cs-CZ"/>
        </w:rPr>
        <w:t>ept</w:t>
      </w:r>
      <w:r w:rsidR="00415FD4" w:rsidRPr="007A06F5">
        <w:rPr>
          <w:rFonts w:ascii="Times New Roman" w:eastAsia="Times New Roman" w:hAnsi="Times New Roman" w:cs="Times New Roman"/>
          <w:sz w:val="24"/>
          <w:szCs w:val="24"/>
          <w:lang w:val="la-Latn" w:eastAsia="cs-CZ"/>
        </w:rPr>
        <w:t xml:space="preserve">us alios </w:t>
      </w:r>
      <w:r w:rsidR="009A55D7" w:rsidRPr="007A06F5">
        <w:rPr>
          <w:rFonts w:ascii="Times New Roman" w:eastAsia="Times New Roman" w:hAnsi="Times New Roman" w:cs="Times New Roman"/>
          <w:sz w:val="24"/>
          <w:szCs w:val="24"/>
          <w:lang w:val="la-Latn" w:eastAsia="cs-CZ"/>
        </w:rPr>
        <w:t>de</w:t>
      </w:r>
      <w:r w:rsidR="00415FD4" w:rsidRPr="007A06F5">
        <w:rPr>
          <w:rFonts w:ascii="Times New Roman" w:eastAsia="Times New Roman" w:hAnsi="Times New Roman" w:cs="Times New Roman"/>
          <w:sz w:val="24"/>
          <w:szCs w:val="24"/>
          <w:lang w:val="la-Latn" w:eastAsia="cs-CZ"/>
        </w:rPr>
        <w:t>cip</w:t>
      </w:r>
      <w:r w:rsidR="009A55D7"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 xml:space="preserve">re </w:t>
      </w:r>
      <w:r w:rsidR="009A55D7" w:rsidRPr="007A06F5">
        <w:rPr>
          <w:rFonts w:ascii="Times New Roman" w:eastAsia="Times New Roman" w:hAnsi="Times New Roman" w:cs="Times New Roman"/>
          <w:sz w:val="24"/>
          <w:szCs w:val="24"/>
          <w:lang w:val="la-Latn" w:eastAsia="cs-CZ"/>
        </w:rPr>
        <w:t>f</w:t>
      </w:r>
      <w:r w:rsidR="00415FD4" w:rsidRPr="007A06F5">
        <w:rPr>
          <w:rFonts w:ascii="Times New Roman" w:eastAsia="Times New Roman" w:hAnsi="Times New Roman" w:cs="Times New Roman"/>
          <w:sz w:val="24"/>
          <w:szCs w:val="24"/>
          <w:lang w:val="la-Latn" w:eastAsia="cs-CZ"/>
        </w:rPr>
        <w:t>est</w:t>
      </w:r>
      <w:r w:rsidR="009A55D7" w:rsidRPr="007A06F5">
        <w:rPr>
          <w:rFonts w:ascii="Times New Roman" w:eastAsia="Times New Roman" w:hAnsi="Times New Roman" w:cs="Times New Roman"/>
          <w:sz w:val="24"/>
          <w:szCs w:val="24"/>
          <w:lang w:val="la-Latn" w:eastAsia="cs-CZ"/>
        </w:rPr>
        <w:t>inat, duplici noxa constringitur</w:t>
      </w:r>
      <w:r w:rsidR="00415FD4" w:rsidRPr="007A06F5">
        <w:rPr>
          <w:rFonts w:ascii="Times New Roman" w:eastAsia="Times New Roman" w:hAnsi="Times New Roman" w:cs="Times New Roman"/>
          <w:sz w:val="24"/>
          <w:szCs w:val="24"/>
          <w:lang w:val="la-Latn" w:eastAsia="cs-CZ"/>
        </w:rPr>
        <w:t>: hoc est, proprii</w:t>
      </w:r>
      <w:r w:rsidR="009A55D7" w:rsidRPr="007A06F5">
        <w:rPr>
          <w:rFonts w:ascii="Times New Roman" w:eastAsia="Times New Roman" w:hAnsi="Times New Roman" w:cs="Times New Roman"/>
          <w:sz w:val="24"/>
          <w:szCs w:val="24"/>
          <w:lang w:val="la-Latn" w:eastAsia="cs-CZ"/>
        </w:rPr>
        <w:t xml:space="preserve"> e</w:t>
      </w:r>
      <w:r w:rsidR="00415FD4" w:rsidRPr="007A06F5">
        <w:rPr>
          <w:rFonts w:ascii="Times New Roman" w:eastAsia="Times New Roman" w:hAnsi="Times New Roman" w:cs="Times New Roman"/>
          <w:sz w:val="24"/>
          <w:szCs w:val="24"/>
          <w:lang w:val="la-Latn" w:eastAsia="cs-CZ"/>
        </w:rPr>
        <w:t xml:space="preserve">rroris </w:t>
      </w:r>
      <w:r w:rsidR="009A55D7" w:rsidRPr="007A06F5">
        <w:rPr>
          <w:rFonts w:ascii="Times New Roman" w:eastAsia="Times New Roman" w:hAnsi="Times New Roman" w:cs="Times New Roman"/>
          <w:sz w:val="24"/>
          <w:szCs w:val="24"/>
          <w:lang w:val="la-Latn" w:eastAsia="cs-CZ"/>
        </w:rPr>
        <w:t>et</w:t>
      </w:r>
      <w:r w:rsidR="00415FD4" w:rsidRPr="007A06F5">
        <w:rPr>
          <w:rFonts w:ascii="Times New Roman" w:eastAsia="Times New Roman" w:hAnsi="Times New Roman" w:cs="Times New Roman"/>
          <w:sz w:val="24"/>
          <w:szCs w:val="24"/>
          <w:lang w:val="la-Latn" w:eastAsia="cs-CZ"/>
        </w:rPr>
        <w:t xml:space="preserve"> ali</w:t>
      </w:r>
      <w:r w:rsidR="009A55D7" w:rsidRPr="007A06F5">
        <w:rPr>
          <w:rFonts w:ascii="Times New Roman" w:eastAsia="Times New Roman" w:hAnsi="Times New Roman" w:cs="Times New Roman"/>
          <w:sz w:val="24"/>
          <w:szCs w:val="24"/>
          <w:lang w:val="la-Latn" w:eastAsia="cs-CZ"/>
        </w:rPr>
        <w:t>enæ</w:t>
      </w:r>
      <w:r w:rsidR="00415FD4" w:rsidRPr="007A06F5">
        <w:rPr>
          <w:rFonts w:ascii="Times New Roman" w:eastAsia="Times New Roman" w:hAnsi="Times New Roman" w:cs="Times New Roman"/>
          <w:sz w:val="24"/>
          <w:szCs w:val="24"/>
          <w:lang w:val="la-Latn" w:eastAsia="cs-CZ"/>
        </w:rPr>
        <w:t xml:space="preserve"> dec</w:t>
      </w:r>
      <w:r w:rsidR="009A55D7"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p</w:t>
      </w:r>
      <w:r w:rsidR="009A55D7"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ionis. Sed inter h</w:t>
      </w:r>
      <w:r w:rsidR="009A55D7" w:rsidRPr="007A06F5">
        <w:rPr>
          <w:rFonts w:ascii="Times New Roman" w:eastAsia="Times New Roman" w:hAnsi="Times New Roman" w:cs="Times New Roman"/>
          <w:sz w:val="24"/>
          <w:szCs w:val="24"/>
          <w:lang w:val="la-Latn" w:eastAsia="cs-CZ"/>
        </w:rPr>
        <w:t>æc scien</w:t>
      </w:r>
      <w:r w:rsidR="00415FD4" w:rsidRPr="007A06F5">
        <w:rPr>
          <w:rFonts w:ascii="Times New Roman" w:eastAsia="Times New Roman" w:hAnsi="Times New Roman" w:cs="Times New Roman"/>
          <w:sz w:val="24"/>
          <w:szCs w:val="24"/>
          <w:lang w:val="la-Latn" w:eastAsia="cs-CZ"/>
        </w:rPr>
        <w:t>tiam</w:t>
      </w:r>
      <w:r w:rsidR="009A55D7" w:rsidRPr="007A06F5">
        <w:rPr>
          <w:rFonts w:ascii="Times New Roman" w:eastAsia="Times New Roman" w:hAnsi="Times New Roman" w:cs="Times New Roman"/>
          <w:sz w:val="24"/>
          <w:szCs w:val="24"/>
          <w:lang w:val="la-Latn" w:eastAsia="cs-CZ"/>
        </w:rPr>
        <w:t xml:space="preserve"> </w:t>
      </w:r>
      <w:r w:rsidR="00415FD4" w:rsidRPr="007A06F5">
        <w:rPr>
          <w:rFonts w:ascii="Times New Roman" w:eastAsia="Times New Roman" w:hAnsi="Times New Roman" w:cs="Times New Roman"/>
          <w:sz w:val="24"/>
          <w:szCs w:val="24"/>
          <w:lang w:val="la-Latn" w:eastAsia="cs-CZ"/>
        </w:rPr>
        <w:t xml:space="preserve">dum est quod magna </w:t>
      </w:r>
      <w:r w:rsidR="009A55D7" w:rsidRPr="007A06F5">
        <w:rPr>
          <w:rFonts w:ascii="Times New Roman" w:eastAsia="Times New Roman" w:hAnsi="Times New Roman" w:cs="Times New Roman"/>
          <w:sz w:val="24"/>
          <w:szCs w:val="24"/>
          <w:lang w:val="la-Latn" w:eastAsia="cs-CZ"/>
        </w:rPr>
        <w:t>d</w:t>
      </w:r>
      <w:r w:rsidR="00415FD4" w:rsidRPr="007A06F5">
        <w:rPr>
          <w:rFonts w:ascii="Times New Roman" w:eastAsia="Times New Roman" w:hAnsi="Times New Roman" w:cs="Times New Roman"/>
          <w:sz w:val="24"/>
          <w:szCs w:val="24"/>
          <w:lang w:val="la-Latn" w:eastAsia="cs-CZ"/>
        </w:rPr>
        <w:t>is</w:t>
      </w:r>
      <w:r w:rsidR="009A55D7"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antia est int</w:t>
      </w:r>
      <w:r w:rsidR="009A55D7"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r legitimum</w:t>
      </w:r>
      <w:r w:rsidR="009A55D7" w:rsidRPr="007A06F5">
        <w:rPr>
          <w:rFonts w:ascii="Times New Roman" w:eastAsia="Times New Roman" w:hAnsi="Times New Roman" w:cs="Times New Roman"/>
          <w:sz w:val="24"/>
          <w:szCs w:val="24"/>
          <w:lang w:val="la-Latn" w:eastAsia="cs-CZ"/>
        </w:rPr>
        <w:t xml:space="preserve"> p</w:t>
      </w:r>
      <w:r w:rsidR="00415FD4" w:rsidRPr="007A06F5">
        <w:rPr>
          <w:rFonts w:ascii="Times New Roman" w:eastAsia="Times New Roman" w:hAnsi="Times New Roman" w:cs="Times New Roman"/>
          <w:sz w:val="24"/>
          <w:szCs w:val="24"/>
          <w:lang w:val="la-Latn" w:eastAsia="cs-CZ"/>
        </w:rPr>
        <w:t>ri</w:t>
      </w:r>
      <w:r w:rsidR="009A55D7" w:rsidRPr="007A06F5">
        <w:rPr>
          <w:rFonts w:ascii="Times New Roman" w:eastAsia="Times New Roman" w:hAnsi="Times New Roman" w:cs="Times New Roman"/>
          <w:sz w:val="24"/>
          <w:szCs w:val="24"/>
          <w:lang w:val="la-Latn" w:eastAsia="cs-CZ"/>
        </w:rPr>
        <w:t>n</w:t>
      </w:r>
      <w:r w:rsidR="00415FD4" w:rsidRPr="007A06F5">
        <w:rPr>
          <w:rFonts w:ascii="Times New Roman" w:eastAsia="Times New Roman" w:hAnsi="Times New Roman" w:cs="Times New Roman"/>
          <w:sz w:val="24"/>
          <w:szCs w:val="24"/>
          <w:lang w:val="la-Latn" w:eastAsia="cs-CZ"/>
        </w:rPr>
        <w:t>cipem e</w:t>
      </w:r>
      <w:r w:rsidR="009A55D7"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 s</w:t>
      </w:r>
      <w:r w:rsidR="009A55D7" w:rsidRPr="007A06F5">
        <w:rPr>
          <w:rFonts w:ascii="Times New Roman" w:eastAsia="Times New Roman" w:hAnsi="Times New Roman" w:cs="Times New Roman"/>
          <w:sz w:val="24"/>
          <w:szCs w:val="24"/>
          <w:lang w:val="la-Latn" w:eastAsia="cs-CZ"/>
        </w:rPr>
        <w:t>editiosum tyrannum</w:t>
      </w:r>
      <w:r w:rsidR="00415FD4" w:rsidRPr="007A06F5">
        <w:rPr>
          <w:rFonts w:ascii="Times New Roman" w:eastAsia="Times New Roman" w:hAnsi="Times New Roman" w:cs="Times New Roman"/>
          <w:sz w:val="24"/>
          <w:szCs w:val="24"/>
          <w:lang w:val="la-Latn" w:eastAsia="cs-CZ"/>
        </w:rPr>
        <w:t>: inter eum q</w:t>
      </w:r>
      <w:r w:rsidR="009A55D7"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i</w:t>
      </w:r>
      <w:r w:rsidR="00CA3BE3" w:rsidRPr="007A06F5">
        <w:rPr>
          <w:rFonts w:ascii="Times New Roman" w:eastAsia="Times New Roman" w:hAnsi="Times New Roman" w:cs="Times New Roman"/>
          <w:sz w:val="24"/>
          <w:szCs w:val="24"/>
          <w:lang w:val="la-Latn" w:eastAsia="cs-CZ"/>
        </w:rPr>
        <w:t xml:space="preserve"> </w:t>
      </w:r>
      <w:r w:rsidR="00415FD4" w:rsidRPr="007A06F5">
        <w:rPr>
          <w:rFonts w:ascii="Times New Roman" w:eastAsia="Times New Roman" w:hAnsi="Times New Roman" w:cs="Times New Roman"/>
          <w:sz w:val="24"/>
          <w:szCs w:val="24"/>
          <w:lang w:val="la-Latn" w:eastAsia="cs-CZ"/>
        </w:rPr>
        <w:t>su</w:t>
      </w:r>
      <w:r w:rsidR="00CA3BE3" w:rsidRPr="007A06F5">
        <w:rPr>
          <w:rFonts w:ascii="Times New Roman" w:eastAsia="Times New Roman" w:hAnsi="Times New Roman" w:cs="Times New Roman"/>
          <w:sz w:val="24"/>
          <w:szCs w:val="24"/>
          <w:lang w:val="la-Latn" w:eastAsia="cs-CZ"/>
        </w:rPr>
        <w:t>b</w:t>
      </w:r>
      <w:r w:rsidR="00415FD4" w:rsidRPr="007A06F5">
        <w:rPr>
          <w:rFonts w:ascii="Times New Roman" w:eastAsia="Times New Roman" w:hAnsi="Times New Roman" w:cs="Times New Roman"/>
          <w:sz w:val="24"/>
          <w:szCs w:val="24"/>
          <w:lang w:val="la-Latn" w:eastAsia="cs-CZ"/>
        </w:rPr>
        <w:t>vertere nititur Christian</w:t>
      </w:r>
      <w:r w:rsidR="00CA3BE3" w:rsidRPr="007A06F5">
        <w:rPr>
          <w:rFonts w:ascii="Times New Roman" w:eastAsia="Times New Roman" w:hAnsi="Times New Roman" w:cs="Times New Roman"/>
          <w:sz w:val="24"/>
          <w:szCs w:val="24"/>
          <w:lang w:val="la-Latn" w:eastAsia="cs-CZ"/>
        </w:rPr>
        <w:t>æ</w:t>
      </w:r>
      <w:r w:rsidR="00415FD4" w:rsidRPr="007A06F5">
        <w:rPr>
          <w:rFonts w:ascii="Times New Roman" w:eastAsia="Times New Roman" w:hAnsi="Times New Roman" w:cs="Times New Roman"/>
          <w:sz w:val="24"/>
          <w:szCs w:val="24"/>
          <w:lang w:val="la-Latn" w:eastAsia="cs-CZ"/>
        </w:rPr>
        <w:t xml:space="preserve"> pacis </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ranquillitat</w:t>
      </w:r>
      <w:r w:rsidR="00CA3BE3" w:rsidRPr="007A06F5">
        <w:rPr>
          <w:rFonts w:ascii="Times New Roman" w:eastAsia="Times New Roman" w:hAnsi="Times New Roman" w:cs="Times New Roman"/>
          <w:sz w:val="24"/>
          <w:szCs w:val="24"/>
          <w:lang w:val="la-Latn" w:eastAsia="cs-CZ"/>
        </w:rPr>
        <w:t xml:space="preserve">em, </w:t>
      </w:r>
      <w:r w:rsidR="00415FD4" w:rsidRPr="007A06F5">
        <w:rPr>
          <w:rFonts w:ascii="Times New Roman" w:eastAsia="Times New Roman" w:hAnsi="Times New Roman" w:cs="Times New Roman"/>
          <w:sz w:val="24"/>
          <w:szCs w:val="24"/>
          <w:lang w:val="la-Latn" w:eastAsia="cs-CZ"/>
        </w:rPr>
        <w:t>et illum qui armis contra iniqui</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a</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e</w:t>
      </w:r>
      <w:r w:rsidR="00CA3BE3" w:rsidRPr="007A06F5">
        <w:rPr>
          <w:rFonts w:ascii="Times New Roman" w:eastAsia="Times New Roman" w:hAnsi="Times New Roman" w:cs="Times New Roman"/>
          <w:sz w:val="24"/>
          <w:szCs w:val="24"/>
          <w:lang w:val="la-Latn" w:eastAsia="cs-CZ"/>
        </w:rPr>
        <w:t>m</w:t>
      </w:r>
      <w:r w:rsidR="00415FD4" w:rsidRPr="007A06F5">
        <w:rPr>
          <w:rFonts w:ascii="Times New Roman" w:eastAsia="Times New Roman" w:hAnsi="Times New Roman" w:cs="Times New Roman"/>
          <w:sz w:val="24"/>
          <w:szCs w:val="24"/>
          <w:lang w:val="la-Latn" w:eastAsia="cs-CZ"/>
        </w:rPr>
        <w:t xml:space="preserve"> cer</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a</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 </w:t>
      </w:r>
      <w:r w:rsidR="00CA3BE3" w:rsidRPr="007A06F5">
        <w:rPr>
          <w:rFonts w:ascii="Times New Roman" w:eastAsia="Times New Roman" w:hAnsi="Times New Roman" w:cs="Times New Roman"/>
          <w:sz w:val="24"/>
          <w:szCs w:val="24"/>
          <w:lang w:val="la-Latn" w:eastAsia="cs-CZ"/>
        </w:rPr>
        <w:t>defen</w:t>
      </w:r>
      <w:r w:rsidR="00415FD4" w:rsidRPr="007A06F5">
        <w:rPr>
          <w:rFonts w:ascii="Times New Roman" w:eastAsia="Times New Roman" w:hAnsi="Times New Roman" w:cs="Times New Roman"/>
          <w:sz w:val="24"/>
          <w:szCs w:val="24"/>
          <w:lang w:val="la-Latn" w:eastAsia="cs-CZ"/>
        </w:rPr>
        <w:t xml:space="preserve">dere </w:t>
      </w:r>
      <w:r w:rsidR="00CA3BE3" w:rsidRPr="007A06F5">
        <w:rPr>
          <w:rFonts w:ascii="Times New Roman" w:eastAsia="Times New Roman" w:hAnsi="Times New Roman" w:cs="Times New Roman"/>
          <w:sz w:val="24"/>
          <w:szCs w:val="24"/>
          <w:lang w:val="la-Latn" w:eastAsia="cs-CZ"/>
        </w:rPr>
        <w:t>æ</w:t>
      </w:r>
      <w:r w:rsidR="00415FD4" w:rsidRPr="007A06F5">
        <w:rPr>
          <w:rFonts w:ascii="Times New Roman" w:eastAsia="Times New Roman" w:hAnsi="Times New Roman" w:cs="Times New Roman"/>
          <w:sz w:val="24"/>
          <w:szCs w:val="24"/>
          <w:lang w:val="la-Latn" w:eastAsia="cs-CZ"/>
        </w:rPr>
        <w:t>q</w:t>
      </w:r>
      <w:r w:rsidR="00CA3BE3" w:rsidRPr="007A06F5">
        <w:rPr>
          <w:rFonts w:ascii="Times New Roman" w:eastAsia="Times New Roman" w:hAnsi="Times New Roman" w:cs="Times New Roman"/>
          <w:sz w:val="24"/>
          <w:szCs w:val="24"/>
          <w:lang w:val="la-Latn" w:eastAsia="cs-CZ"/>
        </w:rPr>
        <w:t>u</w:t>
      </w:r>
      <w:r w:rsidR="00415FD4" w:rsidRPr="007A06F5">
        <w:rPr>
          <w:rFonts w:ascii="Times New Roman" w:eastAsia="Times New Roman" w:hAnsi="Times New Roman" w:cs="Times New Roman"/>
          <w:sz w:val="24"/>
          <w:szCs w:val="24"/>
          <w:lang w:val="la-Latn" w:eastAsia="cs-CZ"/>
        </w:rPr>
        <w:t>itat</w:t>
      </w:r>
      <w:r w:rsidR="00CA3BE3"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m. D</w:t>
      </w:r>
      <w:r w:rsidR="00CA3BE3"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 xml:space="preserve"> quo plurima sub l</w:t>
      </w:r>
      <w:r w:rsidR="00CA3BE3"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 xml:space="preserve">ge </w:t>
      </w:r>
      <w:r w:rsidR="00CA3BE3" w:rsidRPr="007A06F5">
        <w:rPr>
          <w:rFonts w:ascii="Times New Roman" w:eastAsia="Times New Roman" w:hAnsi="Times New Roman" w:cs="Times New Roman"/>
          <w:sz w:val="24"/>
          <w:szCs w:val="24"/>
          <w:lang w:val="la-Latn" w:eastAsia="cs-CZ"/>
        </w:rPr>
        <w:t xml:space="preserve">vetere </w:t>
      </w:r>
      <w:r w:rsidR="00415FD4" w:rsidRPr="007A06F5">
        <w:rPr>
          <w:rFonts w:ascii="Times New Roman" w:eastAsia="Times New Roman" w:hAnsi="Times New Roman" w:cs="Times New Roman"/>
          <w:sz w:val="24"/>
          <w:szCs w:val="24"/>
          <w:lang w:val="la-Latn" w:eastAsia="cs-CZ"/>
        </w:rPr>
        <w:t>et sub No</w:t>
      </w:r>
      <w:r w:rsidR="00CA3BE3" w:rsidRPr="007A06F5">
        <w:rPr>
          <w:rFonts w:ascii="Times New Roman" w:eastAsia="Times New Roman" w:hAnsi="Times New Roman" w:cs="Times New Roman"/>
          <w:sz w:val="24"/>
          <w:szCs w:val="24"/>
          <w:lang w:val="la-Latn" w:eastAsia="cs-CZ"/>
        </w:rPr>
        <w:t>vo</w:t>
      </w:r>
      <w:r w:rsidR="00415FD4" w:rsidRPr="007A06F5">
        <w:rPr>
          <w:rFonts w:ascii="Times New Roman" w:eastAsia="Times New Roman" w:hAnsi="Times New Roman" w:cs="Times New Roman"/>
          <w:sz w:val="24"/>
          <w:szCs w:val="24"/>
          <w:lang w:val="la-Latn" w:eastAsia="cs-CZ"/>
        </w:rPr>
        <w:t xml:space="preserve"> Testam</w:t>
      </w:r>
      <w:r w:rsidR="00CA3BE3" w:rsidRPr="007A06F5">
        <w:rPr>
          <w:rFonts w:ascii="Times New Roman" w:eastAsia="Times New Roman" w:hAnsi="Times New Roman" w:cs="Times New Roman"/>
          <w:sz w:val="24"/>
          <w:szCs w:val="24"/>
          <w:lang w:val="la-Latn" w:eastAsia="cs-CZ"/>
        </w:rPr>
        <w:t>e</w:t>
      </w:r>
      <w:r w:rsidR="00415FD4" w:rsidRPr="007A06F5">
        <w:rPr>
          <w:rFonts w:ascii="Times New Roman" w:eastAsia="Times New Roman" w:hAnsi="Times New Roman" w:cs="Times New Roman"/>
          <w:sz w:val="24"/>
          <w:szCs w:val="24"/>
          <w:lang w:val="la-Latn" w:eastAsia="cs-CZ"/>
        </w:rPr>
        <w:t>n</w:t>
      </w:r>
      <w:r w:rsidR="00CA3BE3" w:rsidRPr="007A06F5">
        <w:rPr>
          <w:rFonts w:ascii="Times New Roman" w:eastAsia="Times New Roman" w:hAnsi="Times New Roman" w:cs="Times New Roman"/>
          <w:sz w:val="24"/>
          <w:szCs w:val="24"/>
          <w:lang w:val="la-Latn" w:eastAsia="cs-CZ"/>
        </w:rPr>
        <w:t>to</w:t>
      </w:r>
      <w:r w:rsidR="00415FD4" w:rsidRPr="007A06F5">
        <w:rPr>
          <w:rFonts w:ascii="Times New Roman" w:eastAsia="Times New Roman" w:hAnsi="Times New Roman" w:cs="Times New Roman"/>
          <w:sz w:val="24"/>
          <w:szCs w:val="24"/>
          <w:lang w:val="la-Latn" w:eastAsia="cs-CZ"/>
        </w:rPr>
        <w:t xml:space="preserve"> for</w:t>
      </w:r>
      <w:r w:rsidR="00CA3BE3" w:rsidRPr="007A06F5">
        <w:rPr>
          <w:rFonts w:ascii="Times New Roman" w:eastAsia="Times New Roman" w:hAnsi="Times New Roman" w:cs="Times New Roman"/>
          <w:sz w:val="24"/>
          <w:szCs w:val="24"/>
          <w:lang w:val="la-Latn" w:eastAsia="cs-CZ"/>
        </w:rPr>
        <w:t>t</w:t>
      </w:r>
      <w:r w:rsidR="00415FD4" w:rsidRPr="007A06F5">
        <w:rPr>
          <w:rFonts w:ascii="Times New Roman" w:eastAsia="Times New Roman" w:hAnsi="Times New Roman" w:cs="Times New Roman"/>
          <w:sz w:val="24"/>
          <w:szCs w:val="24"/>
          <w:lang w:val="la-Latn" w:eastAsia="cs-CZ"/>
        </w:rPr>
        <w:t xml:space="preserve">ium </w:t>
      </w:r>
      <w:r w:rsidR="00CA3BE3" w:rsidRPr="007A06F5">
        <w:rPr>
          <w:rFonts w:ascii="Times New Roman" w:eastAsia="Times New Roman" w:hAnsi="Times New Roman" w:cs="Times New Roman"/>
          <w:sz w:val="24"/>
          <w:szCs w:val="24"/>
          <w:lang w:val="la-Latn" w:eastAsia="cs-CZ"/>
        </w:rPr>
        <w:t>v</w:t>
      </w:r>
      <w:r w:rsidR="00415FD4" w:rsidRPr="007A06F5">
        <w:rPr>
          <w:rFonts w:ascii="Times New Roman" w:eastAsia="Times New Roman" w:hAnsi="Times New Roman" w:cs="Times New Roman"/>
          <w:sz w:val="24"/>
          <w:szCs w:val="24"/>
          <w:lang w:val="la-Latn" w:eastAsia="cs-CZ"/>
        </w:rPr>
        <w:t>irorum exemp</w:t>
      </w:r>
      <w:r w:rsidR="00CA3BE3" w:rsidRPr="007A06F5">
        <w:rPr>
          <w:rFonts w:ascii="Times New Roman" w:eastAsia="Times New Roman" w:hAnsi="Times New Roman" w:cs="Times New Roman"/>
          <w:sz w:val="24"/>
          <w:szCs w:val="24"/>
          <w:lang w:val="la-Latn" w:eastAsia="cs-CZ"/>
        </w:rPr>
        <w:t xml:space="preserve">lo </w:t>
      </w:r>
      <w:r w:rsidR="007B1C21" w:rsidRPr="007A06F5">
        <w:rPr>
          <w:rFonts w:ascii="Times New Roman" w:eastAsia="Times New Roman" w:hAnsi="Times New Roman" w:cs="Times New Roman"/>
          <w:sz w:val="24"/>
          <w:szCs w:val="24"/>
          <w:lang w:val="la-Latn" w:eastAsia="cs-CZ"/>
        </w:rPr>
        <w:t>inveniuntur, quæ possunt nos instruere quid de hujusmodi debeamus se</w:t>
      </w:r>
      <w:r w:rsidR="005A19C0" w:rsidRPr="007A06F5">
        <w:rPr>
          <w:rFonts w:ascii="Times New Roman" w:eastAsia="Times New Roman" w:hAnsi="Times New Roman" w:cs="Times New Roman"/>
          <w:sz w:val="24"/>
          <w:szCs w:val="24"/>
          <w:lang w:val="la-Latn" w:eastAsia="cs-CZ"/>
        </w:rPr>
        <w:t>nt</w:t>
      </w:r>
      <w:r w:rsidR="007B1C21" w:rsidRPr="007A06F5">
        <w:rPr>
          <w:rFonts w:ascii="Times New Roman" w:eastAsia="Times New Roman" w:hAnsi="Times New Roman" w:cs="Times New Roman"/>
          <w:sz w:val="24"/>
          <w:szCs w:val="24"/>
          <w:lang w:val="la-Latn" w:eastAsia="cs-CZ"/>
        </w:rPr>
        <w:t>ire.</w:t>
      </w:r>
    </w:p>
    <w:p w14:paraId="64A8D8DD" w14:textId="0F7E1C5A" w:rsidR="007B1C21" w:rsidRPr="007A06F5" w:rsidRDefault="007B1C21"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V.</w:t>
      </w:r>
    </w:p>
    <w:p w14:paraId="1818C832" w14:textId="40E7E9D0" w:rsidR="007B1C21" w:rsidRPr="007A06F5" w:rsidRDefault="007B1C21"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administratoribus et his qui preces crirninales dictant.</w:t>
      </w:r>
    </w:p>
    <w:p w14:paraId="076B7C01" w14:textId="45C3EE72" w:rsidR="00B1194A" w:rsidRPr="007A06F5" w:rsidRDefault="007B1C21"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De administratoribus autem, qui judicia sæcularia secundum legem majorum suorum exercent, quid </w:t>
      </w:r>
      <w:r w:rsidR="00524CAA">
        <w:rPr>
          <w:rFonts w:ascii="Times New Roman" w:eastAsia="Times New Roman" w:hAnsi="Times New Roman" w:cs="Times New Roman"/>
          <w:sz w:val="24"/>
          <w:szCs w:val="24"/>
          <w:lang w:val="la-Latn" w:eastAsia="cs-CZ"/>
        </w:rPr>
        <w:t>sacri canon</w:t>
      </w:r>
      <w:r w:rsidRPr="007A06F5">
        <w:rPr>
          <w:rFonts w:ascii="Times New Roman" w:eastAsia="Times New Roman" w:hAnsi="Times New Roman" w:cs="Times New Roman"/>
          <w:sz w:val="24"/>
          <w:szCs w:val="24"/>
          <w:lang w:val="la-Latn" w:eastAsia="cs-CZ"/>
        </w:rPr>
        <w:t>es sentiant, facile est invenire.</w:t>
      </w:r>
      <w:r w:rsidR="00E231F9" w:rsidRPr="007A06F5">
        <w:rPr>
          <w:rFonts w:ascii="Times New Roman" w:eastAsia="Times New Roman" w:hAnsi="Times New Roman" w:cs="Times New Roman"/>
          <w:sz w:val="24"/>
          <w:szCs w:val="24"/>
          <w:lang w:val="la-Latn" w:eastAsia="cs-CZ"/>
        </w:rPr>
        <w:t xml:space="preserve"> Nam in decretis lnnocentii papæ, cap. 22, ita legitur: „Quæsitum est etiam super his, qui post baptismum administraverunt, aut tormenta sola exercuerunt, aut etiam protulerunt capitalem sententiam,</w:t>
      </w:r>
      <w:r w:rsidR="00E35FD6" w:rsidRPr="007A06F5">
        <w:rPr>
          <w:rFonts w:ascii="Times New Roman" w:eastAsia="Times New Roman" w:hAnsi="Times New Roman" w:cs="Times New Roman"/>
          <w:sz w:val="24"/>
          <w:szCs w:val="24"/>
          <w:lang w:val="la-Latn" w:eastAsia="cs-CZ"/>
        </w:rPr>
        <w:t xml:space="preserve"> de his </w:t>
      </w:r>
      <w:r w:rsidR="0062047D" w:rsidRPr="007A06F5">
        <w:rPr>
          <w:rFonts w:ascii="Times New Roman" w:eastAsia="Times New Roman" w:hAnsi="Times New Roman" w:cs="Times New Roman"/>
          <w:sz w:val="24"/>
          <w:szCs w:val="24"/>
          <w:lang w:val="la-Latn" w:eastAsia="cs-CZ"/>
        </w:rPr>
        <w:t>n</w:t>
      </w:r>
      <w:r w:rsidR="00E35FD6" w:rsidRPr="007A06F5">
        <w:rPr>
          <w:rFonts w:ascii="Times New Roman" w:eastAsia="Times New Roman" w:hAnsi="Times New Roman" w:cs="Times New Roman"/>
          <w:sz w:val="24"/>
          <w:szCs w:val="24"/>
          <w:lang w:val="la-Latn" w:eastAsia="cs-CZ"/>
        </w:rPr>
        <w:t>ihil legimus a majo</w:t>
      </w:r>
      <w:r w:rsidR="0062047D" w:rsidRPr="007A06F5">
        <w:rPr>
          <w:rFonts w:ascii="Times New Roman" w:eastAsia="Times New Roman" w:hAnsi="Times New Roman" w:cs="Times New Roman"/>
          <w:sz w:val="24"/>
          <w:szCs w:val="24"/>
          <w:lang w:val="la-Latn" w:eastAsia="cs-CZ"/>
        </w:rPr>
        <w:t>r</w:t>
      </w:r>
      <w:r w:rsidR="00E35FD6" w:rsidRPr="007A06F5">
        <w:rPr>
          <w:rFonts w:ascii="Times New Roman" w:eastAsia="Times New Roman" w:hAnsi="Times New Roman" w:cs="Times New Roman"/>
          <w:sz w:val="24"/>
          <w:szCs w:val="24"/>
          <w:lang w:val="la-Latn" w:eastAsia="cs-CZ"/>
        </w:rPr>
        <w:t xml:space="preserve">ibus definitum. </w:t>
      </w:r>
      <w:r w:rsidR="0062047D" w:rsidRPr="007A06F5">
        <w:rPr>
          <w:rFonts w:ascii="Times New Roman" w:eastAsia="Times New Roman" w:hAnsi="Times New Roman" w:cs="Times New Roman"/>
          <w:sz w:val="24"/>
          <w:szCs w:val="24"/>
          <w:lang w:val="la-Latn" w:eastAsia="cs-CZ"/>
        </w:rPr>
        <w:t>Meminerant enim a Deo potestates has esse concessas, et propter vindictam noxiorum gladium suis esse permissum: Dei ministrum datum esse in hujusmodi vindicem, quemadmodum igitur reprehenderent factum, quod auctore Deo viderent esse concessum?</w:t>
      </w:r>
      <w:r w:rsidR="00967B0C" w:rsidRPr="007A06F5">
        <w:rPr>
          <w:rFonts w:ascii="Times New Roman" w:eastAsia="Times New Roman" w:hAnsi="Times New Roman" w:cs="Times New Roman"/>
          <w:sz w:val="24"/>
          <w:szCs w:val="24"/>
          <w:lang w:val="la-Latn" w:eastAsia="cs-CZ"/>
        </w:rPr>
        <w:t xml:space="preserve"> De his ergo, ita ut hactenus servatum est, sic habemus: nec, aut disciplinam evertere, aut contr</w:t>
      </w:r>
      <w:r w:rsidR="00E15A92" w:rsidRPr="007A06F5">
        <w:rPr>
          <w:rFonts w:ascii="Times New Roman" w:eastAsia="Times New Roman" w:hAnsi="Times New Roman" w:cs="Times New Roman"/>
          <w:sz w:val="24"/>
          <w:szCs w:val="24"/>
          <w:lang w:val="la-Latn" w:eastAsia="cs-CZ"/>
        </w:rPr>
        <w:t xml:space="preserve">a </w:t>
      </w:r>
      <w:r w:rsidR="00524CAA" w:rsidRPr="00524CAA">
        <w:rPr>
          <w:rFonts w:ascii="Times New Roman" w:eastAsia="Times New Roman" w:hAnsi="Times New Roman" w:cs="Times New Roman"/>
          <w:b/>
          <w:sz w:val="24"/>
          <w:szCs w:val="24"/>
          <w:lang w:val="la-Latn" w:eastAsia="cs-CZ"/>
        </w:rPr>
        <w:t>auctorit</w:t>
      </w:r>
      <w:r w:rsidR="00E15A92" w:rsidRPr="007A06F5">
        <w:rPr>
          <w:rFonts w:ascii="Times New Roman" w:eastAsia="Times New Roman" w:hAnsi="Times New Roman" w:cs="Times New Roman"/>
          <w:sz w:val="24"/>
          <w:szCs w:val="24"/>
          <w:lang w:val="la-Latn" w:eastAsia="cs-CZ"/>
        </w:rPr>
        <w:t>atem Domini venire videamur. lpsis autem in ratione reddenda gesta sua omnia servabuntur.“</w:t>
      </w:r>
      <w:r w:rsidR="00B1194A" w:rsidRPr="007A06F5">
        <w:rPr>
          <w:rFonts w:ascii="Times New Roman" w:eastAsia="Times New Roman" w:hAnsi="Times New Roman" w:cs="Times New Roman"/>
          <w:sz w:val="24"/>
          <w:szCs w:val="24"/>
          <w:lang w:val="la-Latn" w:eastAsia="cs-CZ"/>
        </w:rPr>
        <w:t xml:space="preserve"> Item in eisdem decretis, cap. 25, scriptum est quod qui preces criminales dicctant, habeantur immunes.</w:t>
      </w:r>
    </w:p>
    <w:p w14:paraId="4180D7C1" w14:textId="37AC6341" w:rsidR="00B1194A" w:rsidRPr="007A06F5" w:rsidRDefault="00B1194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lllud etiam sciscitari voluisti: an preces dictantibus liberum concodatur, utique post baptismi regenerationem, a prinvipibus poscere mortem alicujm1, vel sanguinem de reatu. Quam rem principes nunquam sine cognitione concedunt, sed ad judices commissa ipsa, vel crimina semper remittunt, ut causa cognita, judicentur. Quæ com quæsitori fuerint allegata, aut absolutio, aut damnatio pro negotii qualitate profertor. Et dum legum inter improbos exercetur </w:t>
      </w:r>
      <w:r w:rsidR="00524CAA" w:rsidRPr="00524CAA">
        <w:rPr>
          <w:rFonts w:ascii="Times New Roman" w:eastAsia="Times New Roman" w:hAnsi="Times New Roman" w:cs="Times New Roman"/>
          <w:b/>
          <w:sz w:val="24"/>
          <w:szCs w:val="24"/>
          <w:lang w:val="la-Latn" w:eastAsia="cs-CZ"/>
        </w:rPr>
        <w:t>auctorit</w:t>
      </w:r>
      <w:r w:rsidRPr="007A06F5">
        <w:rPr>
          <w:rFonts w:ascii="Times New Roman" w:eastAsia="Times New Roman" w:hAnsi="Times New Roman" w:cs="Times New Roman"/>
          <w:sz w:val="24"/>
          <w:szCs w:val="24"/>
          <w:lang w:val="la-Latn" w:eastAsia="cs-CZ"/>
        </w:rPr>
        <w:t>as, erit dictator immunis.</w:t>
      </w:r>
    </w:p>
    <w:p w14:paraId="06E1D318" w14:textId="77777777" w:rsidR="00B1194A" w:rsidRPr="007A06F5" w:rsidRDefault="00B1194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VI.</w:t>
      </w:r>
    </w:p>
    <w:p w14:paraId="206BFA3D" w14:textId="77777777" w:rsidR="00B1194A" w:rsidRPr="007A06F5" w:rsidRDefault="00B1194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populi necessario comisso.</w:t>
      </w:r>
    </w:p>
    <w:p w14:paraId="6B1F0516" w14:textId="74E04425" w:rsidR="00042E3E" w:rsidRPr="007A06F5" w:rsidRDefault="00B1194A"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popoli autem necessario commisso, quomodo inultum soleat præteriri, idem papa quibusdam episcopus de Macedonia ad interrogata respondens, ita scribit dicens: „Provideat ergo dilectio vestra, hactenus talia transisse, et advertite quod ulique, ut dicitis, necessitas imperavit, in pace etiam Ecclesias constitutas non posse præsumere. Sed sæpe</w:t>
      </w:r>
      <w:r w:rsidR="00042E3E" w:rsidRPr="007A06F5">
        <w:rPr>
          <w:rFonts w:ascii="Times New Roman" w:eastAsia="Times New Roman" w:hAnsi="Times New Roman" w:cs="Times New Roman"/>
          <w:sz w:val="24"/>
          <w:szCs w:val="24"/>
          <w:lang w:val="la-Latn" w:eastAsia="cs-CZ"/>
        </w:rPr>
        <w:t xml:space="preserve"> accidit, quotiens a populis aut a turba peccatur, quia in omnes propter multitudinem, non potest vindicari, multum solere transire. Priora ergo dimittenda dico de judicio, de reliquo maxima sollicitudine præcavendum.“ Non enim hic, ut mihi videtur, iste doctor apostolicus dicit, non </w:t>
      </w:r>
      <w:r w:rsidR="00042E3E" w:rsidRPr="007A06F5">
        <w:rPr>
          <w:rFonts w:ascii="Times New Roman" w:eastAsia="Times New Roman" w:hAnsi="Times New Roman" w:cs="Times New Roman"/>
          <w:sz w:val="24"/>
          <w:szCs w:val="24"/>
          <w:lang w:val="la-Latn" w:eastAsia="cs-CZ"/>
        </w:rPr>
        <w:lastRenderedPageBreak/>
        <w:t>nccessarium esse populo pro male commissis agere pœnitentiam. Sed, quia in omnes propter multitudinem non potest vindicari, priora dimittenda judicio; de reliquo maxima sollicitudine præcavendum, ne fiant.</w:t>
      </w:r>
    </w:p>
    <w:p w14:paraId="20130452" w14:textId="77777777" w:rsidR="00042E3E" w:rsidRPr="007A06F5" w:rsidRDefault="00042E3E"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VII.</w:t>
      </w:r>
    </w:p>
    <w:p w14:paraId="149983DA" w14:textId="77777777" w:rsidR="00042E3E" w:rsidRPr="007A06F5" w:rsidRDefault="00042E3E"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parricidio.</w:t>
      </w:r>
    </w:p>
    <w:p w14:paraId="5AF24C95" w14:textId="68BF6078" w:rsidR="00A04950" w:rsidRPr="007A06F5" w:rsidRDefault="00042E3E"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Parricidium</w:t>
      </w:r>
      <w:r w:rsidR="00443F51"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autem quam sit detestabile crimen, judicio facto inter Cain et Abel fratrem suum, Dominus ipse ostendit, cum ad Cain parricidam ait:</w:t>
      </w:r>
      <w:r w:rsidR="00443F51" w:rsidRPr="007A06F5">
        <w:rPr>
          <w:rFonts w:ascii="Times New Roman" w:eastAsia="Times New Roman" w:hAnsi="Times New Roman" w:cs="Times New Roman"/>
          <w:sz w:val="24"/>
          <w:szCs w:val="24"/>
          <w:lang w:val="la-Latn" w:eastAsia="cs-CZ"/>
        </w:rPr>
        <w:t xml:space="preserve"> „</w:t>
      </w:r>
      <w:r w:rsidR="00A04950" w:rsidRPr="007A06F5">
        <w:rPr>
          <w:rFonts w:ascii="Times New Roman" w:eastAsia="Times New Roman" w:hAnsi="Times New Roman" w:cs="Times New Roman"/>
          <w:sz w:val="24"/>
          <w:szCs w:val="24"/>
          <w:lang w:val="la-Latn" w:eastAsia="cs-CZ"/>
        </w:rPr>
        <w:t>Mal</w:t>
      </w:r>
      <w:r w:rsidR="00443F51"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 xml:space="preserve">dictus eris super </w:t>
      </w:r>
      <w:r w:rsidR="00443F51" w:rsidRPr="007A06F5">
        <w:rPr>
          <w:rFonts w:ascii="Times New Roman" w:eastAsia="Times New Roman" w:hAnsi="Times New Roman" w:cs="Times New Roman"/>
          <w:sz w:val="24"/>
          <w:szCs w:val="24"/>
          <w:lang w:val="la-Latn" w:eastAsia="cs-CZ"/>
        </w:rPr>
        <w:t>te</w:t>
      </w:r>
      <w:r w:rsidR="00A04950" w:rsidRPr="007A06F5">
        <w:rPr>
          <w:rFonts w:ascii="Times New Roman" w:eastAsia="Times New Roman" w:hAnsi="Times New Roman" w:cs="Times New Roman"/>
          <w:sz w:val="24"/>
          <w:szCs w:val="24"/>
          <w:lang w:val="la-Latn" w:eastAsia="cs-CZ"/>
        </w:rPr>
        <w:t>rram, qu</w:t>
      </w:r>
      <w:r w:rsidR="005678E3" w:rsidRPr="007A06F5">
        <w:rPr>
          <w:rFonts w:ascii="Times New Roman" w:eastAsia="Times New Roman" w:hAnsi="Times New Roman" w:cs="Times New Roman"/>
          <w:sz w:val="24"/>
          <w:szCs w:val="24"/>
          <w:lang w:val="la-Latn" w:eastAsia="cs-CZ"/>
        </w:rPr>
        <w:t>æ</w:t>
      </w:r>
      <w:r w:rsidR="00A04950" w:rsidRPr="007A06F5">
        <w:rPr>
          <w:rFonts w:ascii="Times New Roman" w:eastAsia="Times New Roman" w:hAnsi="Times New Roman" w:cs="Times New Roman"/>
          <w:sz w:val="24"/>
          <w:szCs w:val="24"/>
          <w:lang w:val="la-Latn" w:eastAsia="cs-CZ"/>
        </w:rPr>
        <w:t xml:space="preserve"> ape</w:t>
      </w:r>
      <w:r w:rsidR="00443F51" w:rsidRPr="007A06F5">
        <w:rPr>
          <w:rFonts w:ascii="Times New Roman" w:eastAsia="Times New Roman" w:hAnsi="Times New Roman" w:cs="Times New Roman"/>
          <w:sz w:val="24"/>
          <w:szCs w:val="24"/>
          <w:lang w:val="la-Latn" w:eastAsia="cs-CZ"/>
        </w:rPr>
        <w:t xml:space="preserve">ruit os </w:t>
      </w:r>
      <w:r w:rsidR="00A04950" w:rsidRPr="007A06F5">
        <w:rPr>
          <w:rFonts w:ascii="Times New Roman" w:eastAsia="Times New Roman" w:hAnsi="Times New Roman" w:cs="Times New Roman"/>
          <w:sz w:val="24"/>
          <w:szCs w:val="24"/>
          <w:lang w:val="la-Latn" w:eastAsia="cs-CZ"/>
        </w:rPr>
        <w:t>su</w:t>
      </w:r>
      <w:r w:rsidR="00443F51" w:rsidRPr="007A06F5">
        <w:rPr>
          <w:rFonts w:ascii="Times New Roman" w:eastAsia="Times New Roman" w:hAnsi="Times New Roman" w:cs="Times New Roman"/>
          <w:sz w:val="24"/>
          <w:szCs w:val="24"/>
          <w:lang w:val="la-Latn" w:eastAsia="cs-CZ"/>
        </w:rPr>
        <w:t>um</w:t>
      </w:r>
      <w:r w:rsidR="00A04950" w:rsidRPr="007A06F5">
        <w:rPr>
          <w:rFonts w:ascii="Times New Roman" w:eastAsia="Times New Roman" w:hAnsi="Times New Roman" w:cs="Times New Roman"/>
          <w:sz w:val="24"/>
          <w:szCs w:val="24"/>
          <w:lang w:val="la-Latn" w:eastAsia="cs-CZ"/>
        </w:rPr>
        <w:t>, e</w:t>
      </w:r>
      <w:r w:rsidR="00443F51"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suscepi</w:t>
      </w:r>
      <w:r w:rsidR="00443F51"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sangninem fra</w:t>
      </w:r>
      <w:r w:rsidR="00443F51" w:rsidRPr="007A06F5">
        <w:rPr>
          <w:rFonts w:ascii="Times New Roman" w:eastAsia="Times New Roman" w:hAnsi="Times New Roman" w:cs="Times New Roman"/>
          <w:sz w:val="24"/>
          <w:szCs w:val="24"/>
          <w:lang w:val="la-Latn" w:eastAsia="cs-CZ"/>
        </w:rPr>
        <w:t>tris tui de manu t</w:t>
      </w:r>
      <w:r w:rsidR="00A04950" w:rsidRPr="007A06F5">
        <w:rPr>
          <w:rFonts w:ascii="Times New Roman" w:eastAsia="Times New Roman" w:hAnsi="Times New Roman" w:cs="Times New Roman"/>
          <w:sz w:val="24"/>
          <w:szCs w:val="24"/>
          <w:lang w:val="la-Latn" w:eastAsia="cs-CZ"/>
        </w:rPr>
        <w:t>ua. C</w:t>
      </w:r>
      <w:r w:rsidR="00443F51" w:rsidRPr="007A06F5">
        <w:rPr>
          <w:rFonts w:ascii="Times New Roman" w:eastAsia="Times New Roman" w:hAnsi="Times New Roman" w:cs="Times New Roman"/>
          <w:sz w:val="24"/>
          <w:szCs w:val="24"/>
          <w:lang w:val="la-Latn" w:eastAsia="cs-CZ"/>
        </w:rPr>
        <w:t>u</w:t>
      </w:r>
      <w:r w:rsidR="00A04950" w:rsidRPr="007A06F5">
        <w:rPr>
          <w:rFonts w:ascii="Times New Roman" w:eastAsia="Times New Roman" w:hAnsi="Times New Roman" w:cs="Times New Roman"/>
          <w:sz w:val="24"/>
          <w:szCs w:val="24"/>
          <w:lang w:val="la-Latn" w:eastAsia="cs-CZ"/>
        </w:rPr>
        <w:t>m operatus fueris eam, non dabi</w:t>
      </w:r>
      <w:r w:rsidR="00443F51"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w:t>
      </w:r>
      <w:r w:rsidR="00443F51" w:rsidRPr="007A06F5">
        <w:rPr>
          <w:rFonts w:ascii="Times New Roman" w:eastAsia="Times New Roman" w:hAnsi="Times New Roman" w:cs="Times New Roman"/>
          <w:sz w:val="24"/>
          <w:szCs w:val="24"/>
          <w:lang w:val="la-Latn" w:eastAsia="cs-CZ"/>
        </w:rPr>
        <w:t>f</w:t>
      </w:r>
      <w:r w:rsidR="00A04950" w:rsidRPr="007A06F5">
        <w:rPr>
          <w:rFonts w:ascii="Times New Roman" w:eastAsia="Times New Roman" w:hAnsi="Times New Roman" w:cs="Times New Roman"/>
          <w:sz w:val="24"/>
          <w:szCs w:val="24"/>
          <w:lang w:val="la-Latn" w:eastAsia="cs-CZ"/>
        </w:rPr>
        <w:t>ruct</w:t>
      </w:r>
      <w:r w:rsidR="00443F51" w:rsidRPr="007A06F5">
        <w:rPr>
          <w:rFonts w:ascii="Times New Roman" w:eastAsia="Times New Roman" w:hAnsi="Times New Roman" w:cs="Times New Roman"/>
          <w:sz w:val="24"/>
          <w:szCs w:val="24"/>
          <w:lang w:val="la-Latn" w:eastAsia="cs-CZ"/>
        </w:rPr>
        <w:t>us. vagus ct</w:t>
      </w:r>
      <w:r w:rsidR="00A04950" w:rsidRPr="007A06F5">
        <w:rPr>
          <w:rFonts w:ascii="Times New Roman" w:eastAsia="Times New Roman" w:hAnsi="Times New Roman" w:cs="Times New Roman"/>
          <w:sz w:val="24"/>
          <w:szCs w:val="24"/>
          <w:lang w:val="la-Latn" w:eastAsia="cs-CZ"/>
        </w:rPr>
        <w:t xml:space="preserve"> profugus eris super terram.</w:t>
      </w:r>
      <w:r w:rsidR="00443F51" w:rsidRPr="007A06F5">
        <w:rPr>
          <w:rFonts w:ascii="Times New Roman" w:eastAsia="Times New Roman" w:hAnsi="Times New Roman" w:cs="Times New Roman"/>
          <w:sz w:val="24"/>
          <w:szCs w:val="24"/>
          <w:lang w:val="la-Latn" w:eastAsia="cs-CZ"/>
        </w:rPr>
        <w:t>“</w:t>
      </w:r>
      <w:r w:rsidR="00A04950" w:rsidRPr="007A06F5">
        <w:rPr>
          <w:rFonts w:ascii="Times New Roman" w:eastAsia="Times New Roman" w:hAnsi="Times New Roman" w:cs="Times New Roman"/>
          <w:sz w:val="24"/>
          <w:szCs w:val="24"/>
          <w:lang w:val="la-Latn" w:eastAsia="cs-CZ"/>
        </w:rPr>
        <w:t xml:space="preserve"> In q</w:t>
      </w:r>
      <w:r w:rsidR="00443F51" w:rsidRPr="007A06F5">
        <w:rPr>
          <w:rFonts w:ascii="Times New Roman" w:eastAsia="Times New Roman" w:hAnsi="Times New Roman" w:cs="Times New Roman"/>
          <w:sz w:val="24"/>
          <w:szCs w:val="24"/>
          <w:lang w:val="la-Latn" w:eastAsia="cs-CZ"/>
        </w:rPr>
        <w:t xml:space="preserve">uo </w:t>
      </w:r>
      <w:r w:rsidR="00A04950" w:rsidRPr="007A06F5">
        <w:rPr>
          <w:rFonts w:ascii="Times New Roman" w:eastAsia="Times New Roman" w:hAnsi="Times New Roman" w:cs="Times New Roman"/>
          <w:sz w:val="24"/>
          <w:szCs w:val="24"/>
          <w:lang w:val="la-Latn" w:eastAsia="cs-CZ"/>
        </w:rPr>
        <w:t>etiam posuit signum; hoc est, u</w:t>
      </w:r>
      <w:r w:rsidR="00443F51"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geme</w:t>
      </w:r>
      <w:r w:rsidR="00443F51" w:rsidRPr="007A06F5">
        <w:rPr>
          <w:rFonts w:ascii="Times New Roman" w:eastAsia="Times New Roman" w:hAnsi="Times New Roman" w:cs="Times New Roman"/>
          <w:sz w:val="24"/>
          <w:szCs w:val="24"/>
          <w:lang w:val="la-Latn" w:eastAsia="cs-CZ"/>
        </w:rPr>
        <w:t>n</w:t>
      </w:r>
      <w:r w:rsidR="00A04950" w:rsidRPr="007A06F5">
        <w:rPr>
          <w:rFonts w:ascii="Times New Roman" w:eastAsia="Times New Roman" w:hAnsi="Times New Roman" w:cs="Times New Roman"/>
          <w:sz w:val="24"/>
          <w:szCs w:val="24"/>
          <w:lang w:val="la-Latn" w:eastAsia="cs-CZ"/>
        </w:rPr>
        <w:t xml:space="preserve">s, et </w:t>
      </w:r>
      <w:r w:rsidR="00443F51" w:rsidRPr="007A06F5">
        <w:rPr>
          <w:rFonts w:ascii="Times New Roman" w:eastAsia="Times New Roman" w:hAnsi="Times New Roman" w:cs="Times New Roman"/>
          <w:sz w:val="24"/>
          <w:szCs w:val="24"/>
          <w:lang w:val="la-Latn" w:eastAsia="cs-CZ"/>
        </w:rPr>
        <w:t>tre</w:t>
      </w:r>
      <w:r w:rsidR="00A04950" w:rsidRPr="007A06F5">
        <w:rPr>
          <w:rFonts w:ascii="Times New Roman" w:eastAsia="Times New Roman" w:hAnsi="Times New Roman" w:cs="Times New Roman"/>
          <w:sz w:val="24"/>
          <w:szCs w:val="24"/>
          <w:lang w:val="la-Latn" w:eastAsia="cs-CZ"/>
        </w:rPr>
        <w:t xml:space="preserve">mens, </w:t>
      </w:r>
      <w:r w:rsidR="00443F51" w:rsidRPr="007A06F5">
        <w:rPr>
          <w:rFonts w:ascii="Times New Roman" w:eastAsia="Times New Roman" w:hAnsi="Times New Roman" w:cs="Times New Roman"/>
          <w:sz w:val="24"/>
          <w:szCs w:val="24"/>
          <w:lang w:val="la-Latn" w:eastAsia="cs-CZ"/>
        </w:rPr>
        <w:t>et</w:t>
      </w:r>
      <w:r w:rsidR="00A04950" w:rsidRPr="007A06F5">
        <w:rPr>
          <w:rFonts w:ascii="Times New Roman" w:eastAsia="Times New Roman" w:hAnsi="Times New Roman" w:cs="Times New Roman"/>
          <w:sz w:val="24"/>
          <w:szCs w:val="24"/>
          <w:lang w:val="la-Latn" w:eastAsia="cs-CZ"/>
        </w:rPr>
        <w:t xml:space="preserve"> p</w:t>
      </w:r>
      <w:r w:rsidR="00443F51" w:rsidRPr="007A06F5">
        <w:rPr>
          <w:rFonts w:ascii="Times New Roman" w:eastAsia="Times New Roman" w:hAnsi="Times New Roman" w:cs="Times New Roman"/>
          <w:sz w:val="24"/>
          <w:szCs w:val="24"/>
          <w:lang w:val="la-Latn" w:eastAsia="cs-CZ"/>
        </w:rPr>
        <w:t>r</w:t>
      </w:r>
      <w:r w:rsidR="00A04950" w:rsidRPr="007A06F5">
        <w:rPr>
          <w:rFonts w:ascii="Times New Roman" w:eastAsia="Times New Roman" w:hAnsi="Times New Roman" w:cs="Times New Roman"/>
          <w:sz w:val="24"/>
          <w:szCs w:val="24"/>
          <w:lang w:val="la-Latn" w:eastAsia="cs-CZ"/>
        </w:rPr>
        <w:t>ofugus vivere</w:t>
      </w:r>
      <w:r w:rsidR="00443F51"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semper, n</w:t>
      </w:r>
      <w:r w:rsidR="00443F51"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c uspi</w:t>
      </w:r>
      <w:r w:rsidR="00443F51" w:rsidRPr="007A06F5">
        <w:rPr>
          <w:rFonts w:ascii="Times New Roman" w:eastAsia="Times New Roman" w:hAnsi="Times New Roman" w:cs="Times New Roman"/>
          <w:sz w:val="24"/>
          <w:szCs w:val="24"/>
          <w:lang w:val="la-Latn" w:eastAsia="cs-CZ"/>
        </w:rPr>
        <w:t>a</w:t>
      </w:r>
      <w:r w:rsidR="00A04950" w:rsidRPr="007A06F5">
        <w:rPr>
          <w:rFonts w:ascii="Times New Roman" w:eastAsia="Times New Roman" w:hAnsi="Times New Roman" w:cs="Times New Roman"/>
          <w:sz w:val="24"/>
          <w:szCs w:val="24"/>
          <w:lang w:val="la-Latn" w:eastAsia="cs-CZ"/>
        </w:rPr>
        <w:t>m se</w:t>
      </w:r>
      <w:r w:rsidR="00443F51" w:rsidRPr="007A06F5">
        <w:rPr>
          <w:rFonts w:ascii="Times New Roman" w:eastAsia="Times New Roman" w:hAnsi="Times New Roman" w:cs="Times New Roman"/>
          <w:sz w:val="24"/>
          <w:szCs w:val="24"/>
          <w:lang w:val="la-Latn" w:eastAsia="cs-CZ"/>
        </w:rPr>
        <w:t xml:space="preserve">des </w:t>
      </w:r>
      <w:r w:rsidR="00A04950" w:rsidRPr="007A06F5">
        <w:rPr>
          <w:rFonts w:ascii="Times New Roman" w:eastAsia="Times New Roman" w:hAnsi="Times New Roman" w:cs="Times New Roman"/>
          <w:sz w:val="24"/>
          <w:szCs w:val="24"/>
          <w:lang w:val="la-Latn" w:eastAsia="cs-CZ"/>
        </w:rPr>
        <w:t>hab</w:t>
      </w:r>
      <w:r w:rsidR="00443F51"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ret qui</w:t>
      </w:r>
      <w:r w:rsidR="00443F51" w:rsidRPr="007A06F5">
        <w:rPr>
          <w:rFonts w:ascii="Times New Roman" w:eastAsia="Times New Roman" w:hAnsi="Times New Roman" w:cs="Times New Roman"/>
          <w:sz w:val="24"/>
          <w:szCs w:val="24"/>
          <w:lang w:val="la-Latn" w:eastAsia="cs-CZ"/>
        </w:rPr>
        <w:t>et</w:t>
      </w:r>
      <w:r w:rsidR="00A04950" w:rsidRPr="007A06F5">
        <w:rPr>
          <w:rFonts w:ascii="Times New Roman" w:eastAsia="Times New Roman" w:hAnsi="Times New Roman" w:cs="Times New Roman"/>
          <w:sz w:val="24"/>
          <w:szCs w:val="24"/>
          <w:lang w:val="la-Latn" w:eastAsia="cs-CZ"/>
        </w:rPr>
        <w:t xml:space="preserve">as. </w:t>
      </w:r>
      <w:r w:rsidR="00443F51" w:rsidRPr="007A06F5">
        <w:rPr>
          <w:rFonts w:ascii="Times New Roman" w:eastAsia="Times New Roman" w:hAnsi="Times New Roman" w:cs="Times New Roman"/>
          <w:sz w:val="24"/>
          <w:szCs w:val="24"/>
          <w:lang w:val="la-Latn" w:eastAsia="cs-CZ"/>
        </w:rPr>
        <w:t>Sed</w:t>
      </w:r>
      <w:r w:rsidR="00A04950" w:rsidRPr="007A06F5">
        <w:rPr>
          <w:rFonts w:ascii="Times New Roman" w:eastAsia="Times New Roman" w:hAnsi="Times New Roman" w:cs="Times New Roman"/>
          <w:sz w:val="24"/>
          <w:szCs w:val="24"/>
          <w:lang w:val="la-Latn" w:eastAsia="cs-CZ"/>
        </w:rPr>
        <w:t xml:space="preserve"> qui</w:t>
      </w:r>
      <w:r w:rsidR="00443F51" w:rsidRPr="007A06F5">
        <w:rPr>
          <w:rFonts w:ascii="Times New Roman" w:eastAsia="Times New Roman" w:hAnsi="Times New Roman" w:cs="Times New Roman"/>
          <w:sz w:val="24"/>
          <w:szCs w:val="24"/>
          <w:lang w:val="la-Latn" w:eastAsia="cs-CZ"/>
        </w:rPr>
        <w:t>a</w:t>
      </w:r>
      <w:r w:rsidR="00A04950" w:rsidRPr="007A06F5">
        <w:rPr>
          <w:rFonts w:ascii="Times New Roman" w:eastAsia="Times New Roman" w:hAnsi="Times New Roman" w:cs="Times New Roman"/>
          <w:sz w:val="24"/>
          <w:szCs w:val="24"/>
          <w:lang w:val="la-Latn" w:eastAsia="cs-CZ"/>
        </w:rPr>
        <w:t xml:space="preserve"> in mo</w:t>
      </w:r>
      <w:r w:rsidR="00443F51" w:rsidRPr="007A06F5">
        <w:rPr>
          <w:rFonts w:ascii="Times New Roman" w:eastAsia="Times New Roman" w:hAnsi="Times New Roman" w:cs="Times New Roman"/>
          <w:sz w:val="24"/>
          <w:szCs w:val="24"/>
          <w:lang w:val="la-Latn" w:eastAsia="cs-CZ"/>
        </w:rPr>
        <w:t>d</w:t>
      </w:r>
      <w:r w:rsidR="00A04950" w:rsidRPr="007A06F5">
        <w:rPr>
          <w:rFonts w:ascii="Times New Roman" w:eastAsia="Times New Roman" w:hAnsi="Times New Roman" w:cs="Times New Roman"/>
          <w:sz w:val="24"/>
          <w:szCs w:val="24"/>
          <w:lang w:val="la-Latn" w:eastAsia="cs-CZ"/>
        </w:rPr>
        <w:t>ernis t</w:t>
      </w:r>
      <w:r w:rsidR="00443F51"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m</w:t>
      </w:r>
      <w:r w:rsidR="00443F51" w:rsidRPr="007A06F5">
        <w:rPr>
          <w:rFonts w:ascii="Times New Roman" w:eastAsia="Times New Roman" w:hAnsi="Times New Roman" w:cs="Times New Roman"/>
          <w:sz w:val="24"/>
          <w:szCs w:val="24"/>
          <w:lang w:val="la-Latn" w:eastAsia="cs-CZ"/>
        </w:rPr>
        <w:t>p</w:t>
      </w:r>
      <w:r w:rsidR="00A04950" w:rsidRPr="007A06F5">
        <w:rPr>
          <w:rFonts w:ascii="Times New Roman" w:eastAsia="Times New Roman" w:hAnsi="Times New Roman" w:cs="Times New Roman"/>
          <w:sz w:val="24"/>
          <w:szCs w:val="24"/>
          <w:lang w:val="la-Latn" w:eastAsia="cs-CZ"/>
        </w:rPr>
        <w:t>orib</w:t>
      </w:r>
      <w:r w:rsidR="00443F51" w:rsidRPr="007A06F5">
        <w:rPr>
          <w:rFonts w:ascii="Times New Roman" w:eastAsia="Times New Roman" w:hAnsi="Times New Roman" w:cs="Times New Roman"/>
          <w:sz w:val="24"/>
          <w:szCs w:val="24"/>
          <w:lang w:val="la-Latn" w:eastAsia="cs-CZ"/>
        </w:rPr>
        <w:t>u</w:t>
      </w:r>
      <w:r w:rsidR="00085DD3" w:rsidRPr="007A06F5">
        <w:rPr>
          <w:rFonts w:ascii="Times New Roman" w:eastAsia="Times New Roman" w:hAnsi="Times New Roman" w:cs="Times New Roman"/>
          <w:sz w:val="24"/>
          <w:szCs w:val="24"/>
          <w:lang w:val="la-Latn" w:eastAsia="cs-CZ"/>
        </w:rPr>
        <w:t xml:space="preserve">s </w:t>
      </w:r>
      <w:r w:rsidR="00A04950" w:rsidRPr="007A06F5">
        <w:rPr>
          <w:rFonts w:ascii="Times New Roman" w:eastAsia="Times New Roman" w:hAnsi="Times New Roman" w:cs="Times New Roman"/>
          <w:sz w:val="24"/>
          <w:szCs w:val="24"/>
          <w:lang w:val="la-Latn" w:eastAsia="cs-CZ"/>
        </w:rPr>
        <w:t>parrici</w:t>
      </w:r>
      <w:r w:rsidR="00443F51" w:rsidRPr="007A06F5">
        <w:rPr>
          <w:rFonts w:ascii="Times New Roman" w:eastAsia="Times New Roman" w:hAnsi="Times New Roman" w:cs="Times New Roman"/>
          <w:sz w:val="24"/>
          <w:szCs w:val="24"/>
          <w:lang w:val="la-Latn" w:eastAsia="cs-CZ"/>
        </w:rPr>
        <w:t>d</w:t>
      </w:r>
      <w:r w:rsidR="007B1C21" w:rsidRPr="007A06F5">
        <w:rPr>
          <w:rFonts w:ascii="Times New Roman" w:eastAsia="Times New Roman" w:hAnsi="Times New Roman" w:cs="Times New Roman"/>
          <w:sz w:val="24"/>
          <w:szCs w:val="24"/>
          <w:lang w:val="la-Latn" w:eastAsia="cs-CZ"/>
        </w:rPr>
        <w:t>æ</w:t>
      </w:r>
      <w:r w:rsidR="00A04950" w:rsidRPr="007A06F5">
        <w:rPr>
          <w:rFonts w:ascii="Times New Roman" w:eastAsia="Times New Roman" w:hAnsi="Times New Roman" w:cs="Times New Roman"/>
          <w:sz w:val="24"/>
          <w:szCs w:val="24"/>
          <w:lang w:val="la-Latn" w:eastAsia="cs-CZ"/>
        </w:rPr>
        <w:t xml:space="preserve"> pro</w:t>
      </w:r>
      <w:r w:rsidR="00443F51" w:rsidRPr="007A06F5">
        <w:rPr>
          <w:rFonts w:ascii="Times New Roman" w:eastAsia="Times New Roman" w:hAnsi="Times New Roman" w:cs="Times New Roman"/>
          <w:sz w:val="24"/>
          <w:szCs w:val="24"/>
          <w:lang w:val="la-Latn" w:eastAsia="cs-CZ"/>
        </w:rPr>
        <w:t>f</w:t>
      </w:r>
      <w:r w:rsidR="00A04950" w:rsidRPr="007A06F5">
        <w:rPr>
          <w:rFonts w:ascii="Times New Roman" w:eastAsia="Times New Roman" w:hAnsi="Times New Roman" w:cs="Times New Roman"/>
          <w:sz w:val="24"/>
          <w:szCs w:val="24"/>
          <w:lang w:val="la-Latn" w:eastAsia="cs-CZ"/>
        </w:rPr>
        <w:t>ugi discur</w:t>
      </w:r>
      <w:r w:rsidR="00085DD3" w:rsidRPr="007A06F5">
        <w:rPr>
          <w:rFonts w:ascii="Times New Roman" w:eastAsia="Times New Roman" w:hAnsi="Times New Roman" w:cs="Times New Roman"/>
          <w:sz w:val="24"/>
          <w:szCs w:val="24"/>
          <w:lang w:val="la-Latn" w:eastAsia="cs-CZ"/>
        </w:rPr>
        <w:t>runt</w:t>
      </w:r>
      <w:r w:rsidR="00A04950" w:rsidRPr="007A06F5">
        <w:rPr>
          <w:rFonts w:ascii="Times New Roman" w:eastAsia="Times New Roman" w:hAnsi="Times New Roman" w:cs="Times New Roman"/>
          <w:sz w:val="24"/>
          <w:szCs w:val="24"/>
          <w:lang w:val="la-Latn" w:eastAsia="cs-CZ"/>
        </w:rPr>
        <w:t xml:space="preserve"> per </w:t>
      </w:r>
      <w:r w:rsidR="00085DD3" w:rsidRPr="007A06F5">
        <w:rPr>
          <w:rFonts w:ascii="Times New Roman" w:eastAsia="Times New Roman" w:hAnsi="Times New Roman" w:cs="Times New Roman"/>
          <w:sz w:val="24"/>
          <w:szCs w:val="24"/>
          <w:lang w:val="la-Latn" w:eastAsia="cs-CZ"/>
        </w:rPr>
        <w:t xml:space="preserve">diversa loca, et </w:t>
      </w:r>
      <w:r w:rsidR="00A04950" w:rsidRPr="007A06F5">
        <w:rPr>
          <w:rFonts w:ascii="Times New Roman" w:eastAsia="Times New Roman" w:hAnsi="Times New Roman" w:cs="Times New Roman"/>
          <w:sz w:val="24"/>
          <w:szCs w:val="24"/>
          <w:lang w:val="la-Latn" w:eastAsia="cs-CZ"/>
        </w:rPr>
        <w:t xml:space="preserve">variis vitiis </w:t>
      </w:r>
      <w:r w:rsidR="00085DD3" w:rsidRPr="007A06F5">
        <w:rPr>
          <w:rFonts w:ascii="Times New Roman" w:eastAsia="Times New Roman" w:hAnsi="Times New Roman" w:cs="Times New Roman"/>
          <w:sz w:val="24"/>
          <w:szCs w:val="24"/>
          <w:lang w:val="la-Latn" w:eastAsia="cs-CZ"/>
        </w:rPr>
        <w:t>atque</w:t>
      </w:r>
      <w:r w:rsidR="00A04950" w:rsidRPr="007A06F5">
        <w:rPr>
          <w:rFonts w:ascii="Times New Roman" w:eastAsia="Times New Roman" w:hAnsi="Times New Roman" w:cs="Times New Roman"/>
          <w:sz w:val="24"/>
          <w:szCs w:val="24"/>
          <w:lang w:val="la-Latn" w:eastAsia="cs-CZ"/>
        </w:rPr>
        <w:t xml:space="preserve"> gul</w:t>
      </w:r>
      <w:r w:rsidR="00085DD3" w:rsidRPr="007A06F5">
        <w:rPr>
          <w:rFonts w:ascii="Times New Roman" w:eastAsia="Times New Roman" w:hAnsi="Times New Roman" w:cs="Times New Roman"/>
          <w:sz w:val="24"/>
          <w:szCs w:val="24"/>
          <w:lang w:val="la-Latn" w:eastAsia="cs-CZ"/>
        </w:rPr>
        <w:t>æ</w:t>
      </w:r>
      <w:r w:rsidR="00A04950" w:rsidRPr="007A06F5">
        <w:rPr>
          <w:rFonts w:ascii="Times New Roman" w:eastAsia="Times New Roman" w:hAnsi="Times New Roman" w:cs="Times New Roman"/>
          <w:sz w:val="24"/>
          <w:szCs w:val="24"/>
          <w:lang w:val="la-Latn" w:eastAsia="cs-CZ"/>
        </w:rPr>
        <w:t xml:space="preserve"> ill</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cebris deservi</w:t>
      </w:r>
      <w:r w:rsidR="00085DD3" w:rsidRPr="007A06F5">
        <w:rPr>
          <w:rFonts w:ascii="Times New Roman" w:eastAsia="Times New Roman" w:hAnsi="Times New Roman" w:cs="Times New Roman"/>
          <w:sz w:val="24"/>
          <w:szCs w:val="24"/>
          <w:lang w:val="la-Latn" w:eastAsia="cs-CZ"/>
        </w:rPr>
        <w:t>u</w:t>
      </w:r>
      <w:r w:rsidR="00A04950" w:rsidRPr="007A06F5">
        <w:rPr>
          <w:rFonts w:ascii="Times New Roman" w:eastAsia="Times New Roman" w:hAnsi="Times New Roman" w:cs="Times New Roman"/>
          <w:sz w:val="24"/>
          <w:szCs w:val="24"/>
          <w:lang w:val="la-Latn" w:eastAsia="cs-CZ"/>
        </w:rPr>
        <w:t>nt; m</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li</w:t>
      </w:r>
      <w:r w:rsidR="00085DD3" w:rsidRPr="007A06F5">
        <w:rPr>
          <w:rFonts w:ascii="Times New Roman" w:eastAsia="Times New Roman" w:hAnsi="Times New Roman" w:cs="Times New Roman"/>
          <w:sz w:val="24"/>
          <w:szCs w:val="24"/>
          <w:lang w:val="la-Latn" w:eastAsia="cs-CZ"/>
        </w:rPr>
        <w:t>u</w:t>
      </w:r>
      <w:r w:rsidR="00A04950" w:rsidRPr="007A06F5">
        <w:rPr>
          <w:rFonts w:ascii="Times New Roman" w:eastAsia="Times New Roman" w:hAnsi="Times New Roman" w:cs="Times New Roman"/>
          <w:sz w:val="24"/>
          <w:szCs w:val="24"/>
          <w:lang w:val="la-Latn" w:eastAsia="cs-CZ"/>
        </w:rPr>
        <w:t>s</w:t>
      </w:r>
      <w:r w:rsidR="00085DD3" w:rsidRPr="007A06F5">
        <w:rPr>
          <w:rFonts w:ascii="Times New Roman" w:eastAsia="Times New Roman" w:hAnsi="Times New Roman" w:cs="Times New Roman"/>
          <w:sz w:val="24"/>
          <w:szCs w:val="24"/>
          <w:lang w:val="la-Latn" w:eastAsia="cs-CZ"/>
        </w:rPr>
        <w:t xml:space="preserve"> </w:t>
      </w:r>
      <w:r w:rsidR="00A04950" w:rsidRPr="007A06F5">
        <w:rPr>
          <w:rFonts w:ascii="Times New Roman" w:eastAsia="Times New Roman" w:hAnsi="Times New Roman" w:cs="Times New Roman"/>
          <w:sz w:val="24"/>
          <w:szCs w:val="24"/>
          <w:lang w:val="la-Latn" w:eastAsia="cs-CZ"/>
        </w:rPr>
        <w:t>mihi viderur, u</w:t>
      </w:r>
      <w:r w:rsidR="00085DD3"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in uno loco man</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nt</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s p</w:t>
      </w:r>
      <w:r w:rsidR="00085DD3" w:rsidRPr="007A06F5">
        <w:rPr>
          <w:rFonts w:ascii="Times New Roman" w:eastAsia="Times New Roman" w:hAnsi="Times New Roman" w:cs="Times New Roman"/>
          <w:sz w:val="24"/>
          <w:szCs w:val="24"/>
          <w:lang w:val="la-Latn" w:eastAsia="cs-CZ"/>
        </w:rPr>
        <w:t xml:space="preserve">œnitentia </w:t>
      </w:r>
      <w:r w:rsidR="00A04950" w:rsidRPr="007A06F5">
        <w:rPr>
          <w:rFonts w:ascii="Times New Roman" w:eastAsia="Times New Roman" w:hAnsi="Times New Roman" w:cs="Times New Roman"/>
          <w:sz w:val="24"/>
          <w:szCs w:val="24"/>
          <w:lang w:val="la-Latn" w:eastAsia="cs-CZ"/>
        </w:rPr>
        <w:t>districta semetipsos castigen</w:t>
      </w:r>
      <w:r w:rsidR="00085DD3" w:rsidRPr="007A06F5">
        <w:rPr>
          <w:rFonts w:ascii="Times New Roman" w:eastAsia="Times New Roman" w:hAnsi="Times New Roman" w:cs="Times New Roman"/>
          <w:sz w:val="24"/>
          <w:szCs w:val="24"/>
          <w:lang w:val="la-Latn" w:eastAsia="cs-CZ"/>
        </w:rPr>
        <w:t xml:space="preserve">t: si forte a Domini </w:t>
      </w:r>
      <w:r w:rsidR="00A04950" w:rsidRPr="007A06F5">
        <w:rPr>
          <w:rFonts w:ascii="Times New Roman" w:eastAsia="Times New Roman" w:hAnsi="Times New Roman" w:cs="Times New Roman"/>
          <w:sz w:val="24"/>
          <w:szCs w:val="24"/>
          <w:lang w:val="la-Latn" w:eastAsia="cs-CZ"/>
        </w:rPr>
        <w:t>boni</w:t>
      </w:r>
      <w:r w:rsidR="00085DD3"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ate in</w:t>
      </w:r>
      <w:r w:rsidR="00085DD3" w:rsidRPr="007A06F5">
        <w:rPr>
          <w:rFonts w:ascii="Times New Roman" w:eastAsia="Times New Roman" w:hAnsi="Times New Roman" w:cs="Times New Roman"/>
          <w:sz w:val="24"/>
          <w:szCs w:val="24"/>
          <w:lang w:val="la-Latn" w:eastAsia="cs-CZ"/>
        </w:rPr>
        <w:t>du</w:t>
      </w:r>
      <w:r w:rsidR="00A04950" w:rsidRPr="007A06F5">
        <w:rPr>
          <w:rFonts w:ascii="Times New Roman" w:eastAsia="Times New Roman" w:hAnsi="Times New Roman" w:cs="Times New Roman"/>
          <w:sz w:val="24"/>
          <w:szCs w:val="24"/>
          <w:lang w:val="la-Latn" w:eastAsia="cs-CZ"/>
        </w:rPr>
        <w:t>lg</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 xml:space="preserve">ntiam facinoris sui percipere mereantur. Non </w:t>
      </w:r>
      <w:r w:rsidR="00085DD3" w:rsidRPr="007A06F5">
        <w:rPr>
          <w:rFonts w:ascii="Times New Roman" w:eastAsia="Times New Roman" w:hAnsi="Times New Roman" w:cs="Times New Roman"/>
          <w:sz w:val="24"/>
          <w:szCs w:val="24"/>
          <w:lang w:val="la-Latn" w:eastAsia="cs-CZ"/>
        </w:rPr>
        <w:t>en</w:t>
      </w:r>
      <w:r w:rsidR="00A04950" w:rsidRPr="007A06F5">
        <w:rPr>
          <w:rFonts w:ascii="Times New Roman" w:eastAsia="Times New Roman" w:hAnsi="Times New Roman" w:cs="Times New Roman"/>
          <w:sz w:val="24"/>
          <w:szCs w:val="24"/>
          <w:lang w:val="la-Latn" w:eastAsia="cs-CZ"/>
        </w:rPr>
        <w:t xml:space="preserve">im </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is licebit</w:t>
      </w:r>
      <w:r w:rsidR="00085DD3" w:rsidRPr="007A06F5">
        <w:rPr>
          <w:rFonts w:ascii="Times New Roman" w:eastAsia="Times New Roman" w:hAnsi="Times New Roman" w:cs="Times New Roman"/>
          <w:sz w:val="24"/>
          <w:szCs w:val="24"/>
          <w:lang w:val="la-Latn" w:eastAsia="cs-CZ"/>
        </w:rPr>
        <w:t xml:space="preserve"> </w:t>
      </w:r>
      <w:r w:rsidR="00A04950" w:rsidRPr="007A06F5">
        <w:rPr>
          <w:rFonts w:ascii="Times New Roman" w:eastAsia="Times New Roman" w:hAnsi="Times New Roman" w:cs="Times New Roman"/>
          <w:sz w:val="24"/>
          <w:szCs w:val="24"/>
          <w:lang w:val="la-Latn" w:eastAsia="cs-CZ"/>
        </w:rPr>
        <w:t>ultra militi</w:t>
      </w:r>
      <w:r w:rsidR="007B1C21" w:rsidRPr="007A06F5">
        <w:rPr>
          <w:rFonts w:ascii="Times New Roman" w:eastAsia="Times New Roman" w:hAnsi="Times New Roman" w:cs="Times New Roman"/>
          <w:sz w:val="24"/>
          <w:szCs w:val="24"/>
          <w:lang w:val="la-Latn" w:eastAsia="cs-CZ"/>
        </w:rPr>
        <w:t>æ</w:t>
      </w:r>
      <w:r w:rsidR="00085DD3" w:rsidRPr="007A06F5">
        <w:rPr>
          <w:rFonts w:ascii="Times New Roman" w:eastAsia="Times New Roman" w:hAnsi="Times New Roman" w:cs="Times New Roman"/>
          <w:sz w:val="24"/>
          <w:szCs w:val="24"/>
          <w:lang w:val="la-Latn" w:eastAsia="cs-CZ"/>
        </w:rPr>
        <w:t xml:space="preserve"> cingulum </w:t>
      </w:r>
      <w:r w:rsidR="00A04950" w:rsidRPr="007A06F5">
        <w:rPr>
          <w:rFonts w:ascii="Times New Roman" w:eastAsia="Times New Roman" w:hAnsi="Times New Roman" w:cs="Times New Roman"/>
          <w:sz w:val="24"/>
          <w:szCs w:val="24"/>
          <w:lang w:val="la-Latn" w:eastAsia="cs-CZ"/>
        </w:rPr>
        <w:t>su</w:t>
      </w:r>
      <w:r w:rsidR="00085DD3" w:rsidRPr="007A06F5">
        <w:rPr>
          <w:rFonts w:ascii="Times New Roman" w:eastAsia="Times New Roman" w:hAnsi="Times New Roman" w:cs="Times New Roman"/>
          <w:sz w:val="24"/>
          <w:szCs w:val="24"/>
          <w:lang w:val="la-Latn" w:eastAsia="cs-CZ"/>
        </w:rPr>
        <w:t>m</w:t>
      </w:r>
      <w:r w:rsidR="00A04950" w:rsidRPr="007A06F5">
        <w:rPr>
          <w:rFonts w:ascii="Times New Roman" w:eastAsia="Times New Roman" w:hAnsi="Times New Roman" w:cs="Times New Roman"/>
          <w:sz w:val="24"/>
          <w:szCs w:val="24"/>
          <w:lang w:val="la-Latn" w:eastAsia="cs-CZ"/>
        </w:rPr>
        <w:t>er</w:t>
      </w:r>
      <w:r w:rsidR="00085DD3" w:rsidRPr="007A06F5">
        <w:rPr>
          <w:rFonts w:ascii="Times New Roman" w:eastAsia="Times New Roman" w:hAnsi="Times New Roman" w:cs="Times New Roman"/>
          <w:sz w:val="24"/>
          <w:szCs w:val="24"/>
          <w:lang w:val="la-Latn" w:eastAsia="cs-CZ"/>
        </w:rPr>
        <w:t>e</w:t>
      </w:r>
      <w:r w:rsidR="00A04950" w:rsidRPr="007A06F5">
        <w:rPr>
          <w:rFonts w:ascii="Times New Roman" w:eastAsia="Times New Roman" w:hAnsi="Times New Roman" w:cs="Times New Roman"/>
          <w:sz w:val="24"/>
          <w:szCs w:val="24"/>
          <w:lang w:val="la-Latn" w:eastAsia="cs-CZ"/>
        </w:rPr>
        <w:t>, et n</w:t>
      </w:r>
      <w:r w:rsidR="00085DD3" w:rsidRPr="007A06F5">
        <w:rPr>
          <w:rFonts w:ascii="Times New Roman" w:eastAsia="Times New Roman" w:hAnsi="Times New Roman" w:cs="Times New Roman"/>
          <w:sz w:val="24"/>
          <w:szCs w:val="24"/>
          <w:lang w:val="la-Latn" w:eastAsia="cs-CZ"/>
        </w:rPr>
        <w:t>u</w:t>
      </w:r>
      <w:r w:rsidR="00A04950" w:rsidRPr="007A06F5">
        <w:rPr>
          <w:rFonts w:ascii="Times New Roman" w:eastAsia="Times New Roman" w:hAnsi="Times New Roman" w:cs="Times New Roman"/>
          <w:sz w:val="24"/>
          <w:szCs w:val="24"/>
          <w:lang w:val="la-Latn" w:eastAsia="cs-CZ"/>
        </w:rPr>
        <w:t>ptiis atque conjugii copula uti, q</w:t>
      </w:r>
      <w:r w:rsidR="00085DD3" w:rsidRPr="007A06F5">
        <w:rPr>
          <w:rFonts w:ascii="Times New Roman" w:eastAsia="Times New Roman" w:hAnsi="Times New Roman" w:cs="Times New Roman"/>
          <w:sz w:val="24"/>
          <w:szCs w:val="24"/>
          <w:lang w:val="la-Latn" w:eastAsia="cs-CZ"/>
        </w:rPr>
        <w:t>u</w:t>
      </w:r>
      <w:r w:rsidR="00563582" w:rsidRPr="007A06F5">
        <w:rPr>
          <w:rFonts w:ascii="Times New Roman" w:eastAsia="Times New Roman" w:hAnsi="Times New Roman" w:cs="Times New Roman"/>
          <w:sz w:val="24"/>
          <w:szCs w:val="24"/>
          <w:lang w:val="la-Latn" w:eastAsia="cs-CZ"/>
        </w:rPr>
        <w:t xml:space="preserve">ia </w:t>
      </w:r>
      <w:r w:rsidR="00524CAA">
        <w:rPr>
          <w:rFonts w:ascii="Times New Roman" w:eastAsia="Times New Roman" w:hAnsi="Times New Roman" w:cs="Times New Roman"/>
          <w:sz w:val="24"/>
          <w:szCs w:val="24"/>
          <w:lang w:val="la-Latn" w:eastAsia="cs-CZ"/>
        </w:rPr>
        <w:t>sacri canon</w:t>
      </w:r>
      <w:r w:rsidR="00A04950" w:rsidRPr="007A06F5">
        <w:rPr>
          <w:rFonts w:ascii="Times New Roman" w:eastAsia="Times New Roman" w:hAnsi="Times New Roman" w:cs="Times New Roman"/>
          <w:sz w:val="24"/>
          <w:szCs w:val="24"/>
          <w:lang w:val="la-Latn" w:eastAsia="cs-CZ"/>
        </w:rPr>
        <w:t>es hoc e</w:t>
      </w:r>
      <w:r w:rsidR="00563582" w:rsidRPr="007A06F5">
        <w:rPr>
          <w:rFonts w:ascii="Times New Roman" w:eastAsia="Times New Roman" w:hAnsi="Times New Roman" w:cs="Times New Roman"/>
          <w:sz w:val="24"/>
          <w:szCs w:val="24"/>
          <w:lang w:val="la-Latn" w:eastAsia="cs-CZ"/>
        </w:rPr>
        <w:t>i</w:t>
      </w:r>
      <w:r w:rsidR="00A04950" w:rsidRPr="007A06F5">
        <w:rPr>
          <w:rFonts w:ascii="Times New Roman" w:eastAsia="Times New Roman" w:hAnsi="Times New Roman" w:cs="Times New Roman"/>
          <w:sz w:val="24"/>
          <w:szCs w:val="24"/>
          <w:lang w:val="la-Latn" w:eastAsia="cs-CZ"/>
        </w:rPr>
        <w:t>s non conce</w:t>
      </w:r>
      <w:r w:rsidR="00563582" w:rsidRPr="007A06F5">
        <w:rPr>
          <w:rFonts w:ascii="Times New Roman" w:eastAsia="Times New Roman" w:hAnsi="Times New Roman" w:cs="Times New Roman"/>
          <w:sz w:val="24"/>
          <w:szCs w:val="24"/>
          <w:lang w:val="la-Latn" w:eastAsia="cs-CZ"/>
        </w:rPr>
        <w:t>dunt</w:t>
      </w:r>
      <w:r w:rsidR="00A04950" w:rsidRPr="007A06F5">
        <w:rPr>
          <w:rFonts w:ascii="Times New Roman" w:eastAsia="Times New Roman" w:hAnsi="Times New Roman" w:cs="Times New Roman"/>
          <w:sz w:val="24"/>
          <w:szCs w:val="24"/>
          <w:lang w:val="la-Latn" w:eastAsia="cs-CZ"/>
        </w:rPr>
        <w:t>: sicu</w:t>
      </w:r>
      <w:r w:rsidR="00563582" w:rsidRPr="007A06F5">
        <w:rPr>
          <w:rFonts w:ascii="Times New Roman" w:eastAsia="Times New Roman" w:hAnsi="Times New Roman" w:cs="Times New Roman"/>
          <w:sz w:val="24"/>
          <w:szCs w:val="24"/>
          <w:lang w:val="la-Latn" w:eastAsia="cs-CZ"/>
        </w:rPr>
        <w:t>t</w:t>
      </w:r>
      <w:r w:rsidR="00A04950" w:rsidRPr="007A06F5">
        <w:rPr>
          <w:rFonts w:ascii="Times New Roman" w:eastAsia="Times New Roman" w:hAnsi="Times New Roman" w:cs="Times New Roman"/>
          <w:sz w:val="24"/>
          <w:szCs w:val="24"/>
          <w:lang w:val="la-Latn" w:eastAsia="cs-CZ"/>
        </w:rPr>
        <w:t xml:space="preserve"> pos</w:t>
      </w:r>
      <w:r w:rsidR="00563582" w:rsidRPr="007A06F5">
        <w:rPr>
          <w:rFonts w:ascii="Times New Roman" w:eastAsia="Times New Roman" w:hAnsi="Times New Roman" w:cs="Times New Roman"/>
          <w:sz w:val="24"/>
          <w:szCs w:val="24"/>
          <w:lang w:val="la-Latn" w:eastAsia="cs-CZ"/>
        </w:rPr>
        <w:t xml:space="preserve">t </w:t>
      </w:r>
      <w:r w:rsidR="00A04950" w:rsidRPr="007A06F5">
        <w:rPr>
          <w:rFonts w:ascii="Times New Roman" w:eastAsia="Times New Roman" w:hAnsi="Times New Roman" w:cs="Times New Roman"/>
          <w:sz w:val="24"/>
          <w:szCs w:val="24"/>
          <w:lang w:val="la-Latn" w:eastAsia="cs-CZ"/>
        </w:rPr>
        <w:t>modum de p</w:t>
      </w:r>
      <w:r w:rsidR="00563582" w:rsidRPr="007A06F5">
        <w:rPr>
          <w:rFonts w:ascii="Times New Roman" w:eastAsia="Times New Roman" w:hAnsi="Times New Roman" w:cs="Times New Roman"/>
          <w:sz w:val="24"/>
          <w:szCs w:val="24"/>
          <w:lang w:val="la-Latn" w:eastAsia="cs-CZ"/>
        </w:rPr>
        <w:t>œnitentibu</w:t>
      </w:r>
      <w:r w:rsidR="00A04950" w:rsidRPr="007A06F5">
        <w:rPr>
          <w:rFonts w:ascii="Times New Roman" w:eastAsia="Times New Roman" w:hAnsi="Times New Roman" w:cs="Times New Roman"/>
          <w:sz w:val="24"/>
          <w:szCs w:val="24"/>
          <w:lang w:val="la-Latn" w:eastAsia="cs-CZ"/>
        </w:rPr>
        <w:t>s pro culpis gravibus decre</w:t>
      </w:r>
      <w:r w:rsidR="00563582" w:rsidRPr="007A06F5">
        <w:rPr>
          <w:rFonts w:ascii="Times New Roman" w:eastAsia="Times New Roman" w:hAnsi="Times New Roman" w:cs="Times New Roman"/>
          <w:sz w:val="24"/>
          <w:szCs w:val="24"/>
          <w:lang w:val="la-Latn" w:eastAsia="cs-CZ"/>
        </w:rPr>
        <w:t xml:space="preserve">ta </w:t>
      </w:r>
      <w:r w:rsidR="00A04950" w:rsidRPr="007A06F5">
        <w:rPr>
          <w:rFonts w:ascii="Times New Roman" w:eastAsia="Times New Roman" w:hAnsi="Times New Roman" w:cs="Times New Roman"/>
          <w:sz w:val="24"/>
          <w:szCs w:val="24"/>
          <w:lang w:val="la-Latn" w:eastAsia="cs-CZ"/>
        </w:rPr>
        <w:t>synodica decernere ostensori sumus.</w:t>
      </w:r>
    </w:p>
    <w:p w14:paraId="1C70D955" w14:textId="7A36ECEC"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V</w:t>
      </w:r>
      <w:r w:rsidR="00563582" w:rsidRPr="007A06F5">
        <w:rPr>
          <w:rFonts w:ascii="Times New Roman" w:eastAsia="Times New Roman" w:hAnsi="Times New Roman" w:cs="Times New Roman"/>
          <w:sz w:val="24"/>
          <w:szCs w:val="24"/>
          <w:lang w:val="la-Latn" w:eastAsia="cs-CZ"/>
        </w:rPr>
        <w:t>III</w:t>
      </w:r>
      <w:r w:rsidRPr="007A06F5">
        <w:rPr>
          <w:rFonts w:ascii="Times New Roman" w:eastAsia="Times New Roman" w:hAnsi="Times New Roman" w:cs="Times New Roman"/>
          <w:sz w:val="24"/>
          <w:szCs w:val="24"/>
          <w:lang w:val="la-Latn" w:eastAsia="cs-CZ"/>
        </w:rPr>
        <w:t>.</w:t>
      </w:r>
    </w:p>
    <w:p w14:paraId="304E4641" w14:textId="6EBB65A3"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De </w:t>
      </w:r>
      <w:r w:rsidR="00016EF0" w:rsidRPr="007A06F5">
        <w:rPr>
          <w:rFonts w:ascii="Times New Roman" w:eastAsia="Times New Roman" w:hAnsi="Times New Roman" w:cs="Times New Roman"/>
          <w:sz w:val="24"/>
          <w:szCs w:val="24"/>
          <w:lang w:val="la-Latn" w:eastAsia="cs-CZ"/>
        </w:rPr>
        <w:t>his,</w:t>
      </w:r>
      <w:r w:rsidRPr="007A06F5">
        <w:rPr>
          <w:rFonts w:ascii="Times New Roman" w:eastAsia="Times New Roman" w:hAnsi="Times New Roman" w:cs="Times New Roman"/>
          <w:sz w:val="24"/>
          <w:szCs w:val="24"/>
          <w:lang w:val="la-Latn" w:eastAsia="cs-CZ"/>
        </w:rPr>
        <w:t xml:space="preserve"> qu</w:t>
      </w:r>
      <w:r w:rsidR="00016EF0"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part</w:t>
      </w:r>
      <w:r w:rsidR="000E35FD" w:rsidRPr="007A06F5">
        <w:rPr>
          <w:rFonts w:ascii="Times New Roman" w:eastAsia="Times New Roman" w:hAnsi="Times New Roman" w:cs="Times New Roman"/>
          <w:sz w:val="24"/>
          <w:szCs w:val="24"/>
          <w:lang w:val="la-Latn" w:eastAsia="cs-CZ"/>
        </w:rPr>
        <w:t>us suos ex fornicatione perimun</w:t>
      </w:r>
      <w:r w:rsidRPr="007A06F5">
        <w:rPr>
          <w:rFonts w:ascii="Times New Roman" w:eastAsia="Times New Roman" w:hAnsi="Times New Roman" w:cs="Times New Roman"/>
          <w:sz w:val="24"/>
          <w:szCs w:val="24"/>
          <w:lang w:val="la-Latn" w:eastAsia="cs-CZ"/>
        </w:rPr>
        <w:t>t.</w:t>
      </w:r>
    </w:p>
    <w:p w14:paraId="6E255DDE" w14:textId="09C33528"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ltaque in Ancyrano concilio, cap. </w:t>
      </w:r>
      <w:r w:rsidR="000E35FD" w:rsidRPr="007A06F5">
        <w:rPr>
          <w:rFonts w:ascii="Times New Roman" w:eastAsia="Times New Roman" w:hAnsi="Times New Roman" w:cs="Times New Roman"/>
          <w:sz w:val="24"/>
          <w:szCs w:val="24"/>
          <w:lang w:val="la-Latn" w:eastAsia="cs-CZ"/>
        </w:rPr>
        <w:t xml:space="preserve">20, scriptum </w:t>
      </w:r>
      <w:r w:rsidRPr="007A06F5">
        <w:rPr>
          <w:rFonts w:ascii="Times New Roman" w:eastAsia="Times New Roman" w:hAnsi="Times New Roman" w:cs="Times New Roman"/>
          <w:sz w:val="24"/>
          <w:szCs w:val="24"/>
          <w:lang w:val="la-Latn" w:eastAsia="cs-CZ"/>
        </w:rPr>
        <w:t>est</w:t>
      </w:r>
      <w:r w:rsidR="000E35F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w:t>
      </w:r>
      <w:r w:rsidR="000E35FD" w:rsidRPr="007A06F5">
        <w:rPr>
          <w:rFonts w:ascii="Times New Roman" w:eastAsia="Times New Roman" w:hAnsi="Times New Roman" w:cs="Times New Roman"/>
          <w:sz w:val="24"/>
          <w:szCs w:val="24"/>
          <w:lang w:val="la-Latn" w:eastAsia="cs-CZ"/>
        </w:rPr>
        <w:t>e h</w:t>
      </w:r>
      <w:r w:rsidRPr="007A06F5">
        <w:rPr>
          <w:rFonts w:ascii="Times New Roman" w:eastAsia="Times New Roman" w:hAnsi="Times New Roman" w:cs="Times New Roman"/>
          <w:sz w:val="24"/>
          <w:szCs w:val="24"/>
          <w:lang w:val="la-Latn" w:eastAsia="cs-CZ"/>
        </w:rPr>
        <w:t>is</w:t>
      </w:r>
      <w:r w:rsidR="000E35F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w:t>
      </w:r>
      <w:r w:rsidR="000E35FD" w:rsidRPr="007A06F5">
        <w:rPr>
          <w:rFonts w:ascii="Times New Roman" w:eastAsia="Times New Roman" w:hAnsi="Times New Roman" w:cs="Times New Roman"/>
          <w:sz w:val="24"/>
          <w:szCs w:val="24"/>
          <w:lang w:val="la-Latn" w:eastAsia="cs-CZ"/>
        </w:rPr>
        <w:t xml:space="preserve">æ </w:t>
      </w:r>
      <w:r w:rsidRPr="007A06F5">
        <w:rPr>
          <w:rFonts w:ascii="Times New Roman" w:eastAsia="Times New Roman" w:hAnsi="Times New Roman" w:cs="Times New Roman"/>
          <w:sz w:val="24"/>
          <w:szCs w:val="24"/>
          <w:lang w:val="la-Latn" w:eastAsia="cs-CZ"/>
        </w:rPr>
        <w:t>partus suos ex forniratione conce</w:t>
      </w:r>
      <w:r w:rsidR="000E35FD" w:rsidRPr="007A06F5">
        <w:rPr>
          <w:rFonts w:ascii="Times New Roman" w:eastAsia="Times New Roman" w:hAnsi="Times New Roman" w:cs="Times New Roman"/>
          <w:sz w:val="24"/>
          <w:szCs w:val="24"/>
          <w:lang w:val="la-Latn" w:eastAsia="cs-CZ"/>
        </w:rPr>
        <w:t xml:space="preserve">ptos </w:t>
      </w:r>
      <w:r w:rsidRPr="007A06F5">
        <w:rPr>
          <w:rFonts w:ascii="Times New Roman" w:eastAsia="Times New Roman" w:hAnsi="Times New Roman" w:cs="Times New Roman"/>
          <w:sz w:val="24"/>
          <w:szCs w:val="24"/>
          <w:lang w:val="la-Latn" w:eastAsia="cs-CZ"/>
        </w:rPr>
        <w:t>diversis modis in</w:t>
      </w:r>
      <w:r w:rsidR="000E35FD" w:rsidRPr="007A06F5">
        <w:rPr>
          <w:rFonts w:ascii="Times New Roman" w:eastAsia="Times New Roman" w:hAnsi="Times New Roman" w:cs="Times New Roman"/>
          <w:sz w:val="24"/>
          <w:szCs w:val="24"/>
          <w:lang w:val="la-Latn" w:eastAsia="cs-CZ"/>
        </w:rPr>
        <w:t>te</w:t>
      </w:r>
      <w:r w:rsidRPr="007A06F5">
        <w:rPr>
          <w:rFonts w:ascii="Times New Roman" w:eastAsia="Times New Roman" w:hAnsi="Times New Roman" w:cs="Times New Roman"/>
          <w:sz w:val="24"/>
          <w:szCs w:val="24"/>
          <w:lang w:val="la-Latn" w:eastAsia="cs-CZ"/>
        </w:rPr>
        <w:t>rim</w:t>
      </w:r>
      <w:r w:rsidR="000E35FD" w:rsidRPr="007A06F5">
        <w:rPr>
          <w:rFonts w:ascii="Times New Roman" w:eastAsia="Times New Roman" w:hAnsi="Times New Roman" w:cs="Times New Roman"/>
          <w:sz w:val="24"/>
          <w:szCs w:val="24"/>
          <w:lang w:val="la-Latn" w:eastAsia="cs-CZ"/>
        </w:rPr>
        <w:t>unt: „</w:t>
      </w:r>
      <w:r w:rsidRPr="007A06F5">
        <w:rPr>
          <w:rFonts w:ascii="Times New Roman" w:eastAsia="Times New Roman" w:hAnsi="Times New Roman" w:cs="Times New Roman"/>
          <w:sz w:val="24"/>
          <w:szCs w:val="24"/>
          <w:lang w:val="la-Latn" w:eastAsia="cs-CZ"/>
        </w:rPr>
        <w:t>De mulieri</w:t>
      </w:r>
      <w:r w:rsidR="000E35FD" w:rsidRPr="007A06F5">
        <w:rPr>
          <w:rFonts w:ascii="Times New Roman" w:eastAsia="Times New Roman" w:hAnsi="Times New Roman" w:cs="Times New Roman"/>
          <w:sz w:val="24"/>
          <w:szCs w:val="24"/>
          <w:lang w:val="la-Latn" w:eastAsia="cs-CZ"/>
        </w:rPr>
        <w:t>b</w:t>
      </w:r>
      <w:r w:rsidRPr="007A06F5">
        <w:rPr>
          <w:rFonts w:ascii="Times New Roman" w:eastAsia="Times New Roman" w:hAnsi="Times New Roman" w:cs="Times New Roman"/>
          <w:sz w:val="24"/>
          <w:szCs w:val="24"/>
          <w:lang w:val="la-Latn" w:eastAsia="cs-CZ"/>
        </w:rPr>
        <w:t>us, qu</w:t>
      </w:r>
      <w:r w:rsidR="005678E3" w:rsidRPr="007A06F5">
        <w:rPr>
          <w:rFonts w:ascii="Times New Roman" w:eastAsia="Times New Roman" w:hAnsi="Times New Roman" w:cs="Times New Roman"/>
          <w:sz w:val="24"/>
          <w:szCs w:val="24"/>
          <w:lang w:val="la-Latn" w:eastAsia="cs-CZ"/>
        </w:rPr>
        <w:t>æ</w:t>
      </w:r>
      <w:r w:rsidR="000E35FD"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fornican</w:t>
      </w:r>
      <w:r w:rsidR="000E35F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ur, et partus s</w:t>
      </w:r>
      <w:r w:rsidR="000E35FD"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 xml:space="preserve">os </w:t>
      </w:r>
      <w:r w:rsidR="000E35FD" w:rsidRPr="007A06F5">
        <w:rPr>
          <w:rFonts w:ascii="Times New Roman" w:eastAsia="Times New Roman" w:hAnsi="Times New Roman" w:cs="Times New Roman"/>
          <w:sz w:val="24"/>
          <w:szCs w:val="24"/>
          <w:lang w:val="la-Latn" w:eastAsia="cs-CZ"/>
        </w:rPr>
        <w:t>necant</w:t>
      </w:r>
      <w:r w:rsidRPr="007A06F5">
        <w:rPr>
          <w:rFonts w:ascii="Times New Roman" w:eastAsia="Times New Roman" w:hAnsi="Times New Roman" w:cs="Times New Roman"/>
          <w:sz w:val="24"/>
          <w:szCs w:val="24"/>
          <w:lang w:val="la-Latn" w:eastAsia="cs-CZ"/>
        </w:rPr>
        <w:t>: vel, qu</w:t>
      </w:r>
      <w:r w:rsidR="007B1C21" w:rsidRPr="007A06F5">
        <w:rPr>
          <w:rFonts w:ascii="Times New Roman" w:eastAsia="Times New Roman" w:hAnsi="Times New Roman" w:cs="Times New Roman"/>
          <w:sz w:val="24"/>
          <w:szCs w:val="24"/>
          <w:lang w:val="la-Latn" w:eastAsia="cs-CZ"/>
        </w:rPr>
        <w:t>æ</w:t>
      </w:r>
      <w:r w:rsidR="00B1194A" w:rsidRPr="007A06F5">
        <w:rPr>
          <w:rFonts w:ascii="Times New Roman" w:eastAsia="Times New Roman" w:hAnsi="Times New Roman" w:cs="Times New Roman"/>
          <w:sz w:val="24"/>
          <w:szCs w:val="24"/>
          <w:lang w:val="la-Latn" w:eastAsia="cs-CZ"/>
        </w:rPr>
        <w:t xml:space="preserve"> </w:t>
      </w:r>
      <w:r w:rsidR="000E35FD" w:rsidRPr="007A06F5">
        <w:rPr>
          <w:rFonts w:ascii="Times New Roman" w:eastAsia="Times New Roman" w:hAnsi="Times New Roman" w:cs="Times New Roman"/>
          <w:sz w:val="24"/>
          <w:szCs w:val="24"/>
          <w:lang w:val="la-Latn" w:eastAsia="cs-CZ"/>
        </w:rPr>
        <w:t xml:space="preserve">gunt </w:t>
      </w:r>
      <w:r w:rsidRPr="007A06F5">
        <w:rPr>
          <w:rFonts w:ascii="Times New Roman" w:eastAsia="Times New Roman" w:hAnsi="Times New Roman" w:cs="Times New Roman"/>
          <w:sz w:val="24"/>
          <w:szCs w:val="24"/>
          <w:lang w:val="la-Latn" w:eastAsia="cs-CZ"/>
        </w:rPr>
        <w:t>secum, u</w:t>
      </w:r>
      <w:r w:rsidR="000E35F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utero conceptos exc</w:t>
      </w:r>
      <w:r w:rsidR="000E35FD"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tia</w:t>
      </w:r>
      <w:r w:rsidR="000E35FD" w:rsidRPr="007A06F5">
        <w:rPr>
          <w:rFonts w:ascii="Times New Roman" w:eastAsia="Times New Roman" w:hAnsi="Times New Roman" w:cs="Times New Roman"/>
          <w:sz w:val="24"/>
          <w:szCs w:val="24"/>
          <w:lang w:val="la-Latn" w:eastAsia="cs-CZ"/>
        </w:rPr>
        <w:t>nt</w:t>
      </w:r>
      <w:r w:rsidRPr="007A06F5">
        <w:rPr>
          <w:rFonts w:ascii="Times New Roman" w:eastAsia="Times New Roman" w:hAnsi="Times New Roman" w:cs="Times New Roman"/>
          <w:sz w:val="24"/>
          <w:szCs w:val="24"/>
          <w:lang w:val="la-Latn" w:eastAsia="cs-CZ"/>
        </w:rPr>
        <w:t>: an</w:t>
      </w:r>
      <w:r w:rsidR="000E35FD"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iqua </w:t>
      </w:r>
      <w:r w:rsidR="000E35FD" w:rsidRPr="007A06F5">
        <w:rPr>
          <w:rFonts w:ascii="Times New Roman" w:eastAsia="Times New Roman" w:hAnsi="Times New Roman" w:cs="Times New Roman"/>
          <w:sz w:val="24"/>
          <w:szCs w:val="24"/>
          <w:lang w:val="la-Latn" w:eastAsia="cs-CZ"/>
        </w:rPr>
        <w:t>q</w:t>
      </w:r>
      <w:r w:rsidRPr="007A06F5">
        <w:rPr>
          <w:rFonts w:ascii="Times New Roman" w:eastAsia="Times New Roman" w:hAnsi="Times New Roman" w:cs="Times New Roman"/>
          <w:sz w:val="24"/>
          <w:szCs w:val="24"/>
          <w:lang w:val="la-Latn" w:eastAsia="cs-CZ"/>
        </w:rPr>
        <w:t xml:space="preserve">uidem diffinitio usque ad exitum </w:t>
      </w:r>
      <w:r w:rsidR="000E35FD" w:rsidRPr="007A06F5">
        <w:rPr>
          <w:rFonts w:ascii="Times New Roman" w:eastAsia="Times New Roman" w:hAnsi="Times New Roman" w:cs="Times New Roman"/>
          <w:sz w:val="24"/>
          <w:szCs w:val="24"/>
          <w:lang w:val="la-Latn" w:eastAsia="cs-CZ"/>
        </w:rPr>
        <w:t>vit</w:t>
      </w:r>
      <w:r w:rsidR="00C41A10" w:rsidRPr="007A06F5">
        <w:rPr>
          <w:rFonts w:ascii="Times New Roman" w:eastAsia="Times New Roman" w:hAnsi="Times New Roman" w:cs="Times New Roman"/>
          <w:sz w:val="24"/>
          <w:szCs w:val="24"/>
          <w:lang w:val="la-Latn" w:eastAsia="cs-CZ"/>
        </w:rPr>
        <w:t xml:space="preserve"> cas ab Ecclesia </w:t>
      </w:r>
      <w:r w:rsidRPr="007A06F5">
        <w:rPr>
          <w:rFonts w:ascii="Times New Roman" w:eastAsia="Times New Roman" w:hAnsi="Times New Roman" w:cs="Times New Roman"/>
          <w:sz w:val="24"/>
          <w:szCs w:val="24"/>
          <w:lang w:val="la-Latn" w:eastAsia="cs-CZ"/>
        </w:rPr>
        <w:t>r</w:t>
      </w:r>
      <w:r w:rsidR="000E35FD" w:rsidRPr="007A06F5">
        <w:rPr>
          <w:rFonts w:ascii="Times New Roman" w:eastAsia="Times New Roman" w:hAnsi="Times New Roman" w:cs="Times New Roman"/>
          <w:sz w:val="24"/>
          <w:szCs w:val="24"/>
          <w:lang w:val="la-Latn" w:eastAsia="cs-CZ"/>
        </w:rPr>
        <w:t>emoveri jussit</w:t>
      </w:r>
      <w:r w:rsidRPr="007A06F5">
        <w:rPr>
          <w:rFonts w:ascii="Times New Roman" w:eastAsia="Times New Roman" w:hAnsi="Times New Roman" w:cs="Times New Roman"/>
          <w:sz w:val="24"/>
          <w:szCs w:val="24"/>
          <w:lang w:val="la-Latn" w:eastAsia="cs-CZ"/>
        </w:rPr>
        <w:t>: humanius au</w:t>
      </w:r>
      <w:r w:rsidR="00C41A10"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em nunc defi</w:t>
      </w:r>
      <w:r w:rsidR="00C41A10" w:rsidRPr="007A06F5">
        <w:rPr>
          <w:rFonts w:ascii="Times New Roman" w:eastAsia="Times New Roman" w:hAnsi="Times New Roman" w:cs="Times New Roman"/>
          <w:sz w:val="24"/>
          <w:szCs w:val="24"/>
          <w:lang w:val="la-Latn" w:eastAsia="cs-CZ"/>
        </w:rPr>
        <w:t xml:space="preserve">nimus, </w:t>
      </w:r>
      <w:r w:rsidRPr="007A06F5">
        <w:rPr>
          <w:rFonts w:ascii="Times New Roman" w:eastAsia="Times New Roman" w:hAnsi="Times New Roman" w:cs="Times New Roman"/>
          <w:sz w:val="24"/>
          <w:szCs w:val="24"/>
          <w:lang w:val="la-Latn" w:eastAsia="cs-CZ"/>
        </w:rPr>
        <w:t>u</w:t>
      </w:r>
      <w:r w:rsidR="00C41A10"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eis</w:t>
      </w:r>
      <w:r w:rsidR="00D9225B"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annorum tem</w:t>
      </w:r>
      <w:r w:rsidR="00C41A10" w:rsidRPr="007A06F5">
        <w:rPr>
          <w:rFonts w:ascii="Times New Roman" w:eastAsia="Times New Roman" w:hAnsi="Times New Roman" w:cs="Times New Roman"/>
          <w:sz w:val="24"/>
          <w:szCs w:val="24"/>
          <w:lang w:val="la-Latn" w:eastAsia="cs-CZ"/>
        </w:rPr>
        <w:t>pus</w:t>
      </w:r>
      <w:r w:rsidRPr="007A06F5">
        <w:rPr>
          <w:rFonts w:ascii="Times New Roman" w:eastAsia="Times New Roman" w:hAnsi="Times New Roman" w:cs="Times New Roman"/>
          <w:sz w:val="24"/>
          <w:szCs w:val="24"/>
          <w:lang w:val="la-Latn" w:eastAsia="cs-CZ"/>
        </w:rPr>
        <w:t xml:space="preserve"> p</w:t>
      </w:r>
      <w:r w:rsidR="00C41A10" w:rsidRPr="007A06F5">
        <w:rPr>
          <w:rFonts w:ascii="Times New Roman" w:eastAsia="Times New Roman" w:hAnsi="Times New Roman" w:cs="Times New Roman"/>
          <w:sz w:val="24"/>
          <w:szCs w:val="24"/>
          <w:lang w:val="la-Latn" w:eastAsia="cs-CZ"/>
        </w:rPr>
        <w:t>œ</w:t>
      </w:r>
      <w:r w:rsidRPr="007A06F5">
        <w:rPr>
          <w:rFonts w:ascii="Times New Roman" w:eastAsia="Times New Roman" w:hAnsi="Times New Roman" w:cs="Times New Roman"/>
          <w:sz w:val="24"/>
          <w:szCs w:val="24"/>
          <w:lang w:val="la-Latn" w:eastAsia="cs-CZ"/>
        </w:rPr>
        <w:t>ni</w:t>
      </w:r>
      <w:r w:rsidR="00C41A10"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e</w:t>
      </w:r>
      <w:r w:rsidR="00C41A10"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ti</w:t>
      </w:r>
      <w:r w:rsidR="007B1C21"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largi</w:t>
      </w:r>
      <w:r w:rsidR="00C41A10" w:rsidRPr="007A06F5">
        <w:rPr>
          <w:rFonts w:ascii="Times New Roman" w:eastAsia="Times New Roman" w:hAnsi="Times New Roman" w:cs="Times New Roman"/>
          <w:sz w:val="24"/>
          <w:szCs w:val="24"/>
          <w:lang w:val="la-Latn" w:eastAsia="cs-CZ"/>
        </w:rPr>
        <w:t>a</w:t>
      </w:r>
      <w:r w:rsidRPr="007A06F5">
        <w:rPr>
          <w:rFonts w:ascii="Times New Roman" w:eastAsia="Times New Roman" w:hAnsi="Times New Roman" w:cs="Times New Roman"/>
          <w:sz w:val="24"/>
          <w:szCs w:val="24"/>
          <w:lang w:val="la-Latn" w:eastAsia="cs-CZ"/>
        </w:rPr>
        <w:t>m</w:t>
      </w:r>
      <w:r w:rsidR="00C41A10"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r.</w:t>
      </w:r>
      <w:r w:rsidR="00C41A10"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Item in </w:t>
      </w:r>
      <w:r w:rsidR="00C41A10" w:rsidRPr="007A06F5">
        <w:rPr>
          <w:rFonts w:ascii="Times New Roman" w:eastAsia="Times New Roman" w:hAnsi="Times New Roman" w:cs="Times New Roman"/>
          <w:sz w:val="24"/>
          <w:szCs w:val="24"/>
          <w:lang w:val="la-Latn" w:eastAsia="cs-CZ"/>
        </w:rPr>
        <w:t>c</w:t>
      </w:r>
      <w:r w:rsidRPr="007A06F5">
        <w:rPr>
          <w:rFonts w:ascii="Times New Roman" w:eastAsia="Times New Roman" w:hAnsi="Times New Roman" w:cs="Times New Roman"/>
          <w:sz w:val="24"/>
          <w:szCs w:val="24"/>
          <w:lang w:val="la-Latn" w:eastAsia="cs-CZ"/>
        </w:rPr>
        <w:t>oncilio Eli</w:t>
      </w:r>
      <w:r w:rsidR="00C41A10"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ber</w:t>
      </w:r>
      <w:r w:rsidR="00C41A10" w:rsidRPr="007A06F5">
        <w:rPr>
          <w:rFonts w:ascii="Times New Roman" w:eastAsia="Times New Roman" w:hAnsi="Times New Roman" w:cs="Times New Roman"/>
          <w:sz w:val="24"/>
          <w:szCs w:val="24"/>
          <w:lang w:val="la-Latn" w:eastAsia="cs-CZ"/>
        </w:rPr>
        <w:t>tano, cap</w:t>
      </w:r>
      <w:r w:rsidRPr="007A06F5">
        <w:rPr>
          <w:rFonts w:ascii="Times New Roman" w:eastAsia="Times New Roman" w:hAnsi="Times New Roman" w:cs="Times New Roman"/>
          <w:sz w:val="24"/>
          <w:szCs w:val="24"/>
          <w:lang w:val="la-Latn" w:eastAsia="cs-CZ"/>
        </w:rPr>
        <w:t>. 63, sc</w:t>
      </w:r>
      <w:r w:rsidR="00C41A10" w:rsidRPr="007A06F5">
        <w:rPr>
          <w:rFonts w:ascii="Times New Roman" w:eastAsia="Times New Roman" w:hAnsi="Times New Roman" w:cs="Times New Roman"/>
          <w:sz w:val="24"/>
          <w:szCs w:val="24"/>
          <w:lang w:val="la-Latn" w:eastAsia="cs-CZ"/>
        </w:rPr>
        <w:t>r</w:t>
      </w:r>
      <w:r w:rsidRPr="007A06F5">
        <w:rPr>
          <w:rFonts w:ascii="Times New Roman" w:eastAsia="Times New Roman" w:hAnsi="Times New Roman" w:cs="Times New Roman"/>
          <w:sz w:val="24"/>
          <w:szCs w:val="24"/>
          <w:lang w:val="la-Latn" w:eastAsia="cs-CZ"/>
        </w:rPr>
        <w:t>iptum est d</w:t>
      </w:r>
      <w:r w:rsidR="00C41A10" w:rsidRPr="007A06F5">
        <w:rPr>
          <w:rFonts w:ascii="Times New Roman" w:eastAsia="Times New Roman" w:hAnsi="Times New Roman" w:cs="Times New Roman"/>
          <w:sz w:val="24"/>
          <w:szCs w:val="24"/>
          <w:lang w:val="la-Latn" w:eastAsia="cs-CZ"/>
        </w:rPr>
        <w:t>e h</w:t>
      </w:r>
      <w:r w:rsidRPr="007A06F5">
        <w:rPr>
          <w:rFonts w:ascii="Times New Roman" w:eastAsia="Times New Roman" w:hAnsi="Times New Roman" w:cs="Times New Roman"/>
          <w:sz w:val="24"/>
          <w:szCs w:val="24"/>
          <w:lang w:val="la-Latn" w:eastAsia="cs-CZ"/>
        </w:rPr>
        <w:t>is qu</w:t>
      </w:r>
      <w:r w:rsidR="005678E3"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filios suos </w:t>
      </w:r>
      <w:r w:rsidR="00C41A10" w:rsidRPr="007A06F5">
        <w:rPr>
          <w:rFonts w:ascii="Times New Roman" w:eastAsia="Times New Roman" w:hAnsi="Times New Roman" w:cs="Times New Roman"/>
          <w:sz w:val="24"/>
          <w:szCs w:val="24"/>
          <w:lang w:val="la-Latn" w:eastAsia="cs-CZ"/>
        </w:rPr>
        <w:t>ex</w:t>
      </w:r>
      <w:r w:rsidRPr="007A06F5">
        <w:rPr>
          <w:rFonts w:ascii="Times New Roman" w:eastAsia="Times New Roman" w:hAnsi="Times New Roman" w:cs="Times New Roman"/>
          <w:sz w:val="24"/>
          <w:szCs w:val="24"/>
          <w:lang w:val="la-Latn" w:eastAsia="cs-CZ"/>
        </w:rPr>
        <w:t xml:space="preserve"> adulterio ne</w:t>
      </w:r>
      <w:r w:rsidR="00C41A10" w:rsidRPr="007A06F5">
        <w:rPr>
          <w:rFonts w:ascii="Times New Roman" w:eastAsia="Times New Roman" w:hAnsi="Times New Roman" w:cs="Times New Roman"/>
          <w:sz w:val="24"/>
          <w:szCs w:val="24"/>
          <w:lang w:val="la-Latn" w:eastAsia="cs-CZ"/>
        </w:rPr>
        <w:t>cant: „</w:t>
      </w:r>
      <w:r w:rsidRPr="007A06F5">
        <w:rPr>
          <w:rFonts w:ascii="Times New Roman" w:eastAsia="Times New Roman" w:hAnsi="Times New Roman" w:cs="Times New Roman"/>
          <w:sz w:val="24"/>
          <w:szCs w:val="24"/>
          <w:lang w:val="la-Latn" w:eastAsia="cs-CZ"/>
        </w:rPr>
        <w:t>Si q</w:t>
      </w:r>
      <w:r w:rsidR="00C41A10" w:rsidRPr="007A06F5">
        <w:rPr>
          <w:rFonts w:ascii="Times New Roman" w:eastAsia="Times New Roman" w:hAnsi="Times New Roman" w:cs="Times New Roman"/>
          <w:sz w:val="24"/>
          <w:szCs w:val="24"/>
          <w:lang w:val="la-Latn" w:eastAsia="cs-CZ"/>
        </w:rPr>
        <w:t>ua</w:t>
      </w:r>
      <w:r w:rsidR="00E25AD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per adul</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erium absente </w:t>
      </w:r>
      <w:r w:rsidR="00E25AD2" w:rsidRPr="007A06F5">
        <w:rPr>
          <w:rFonts w:ascii="Times New Roman" w:eastAsia="Times New Roman" w:hAnsi="Times New Roman" w:cs="Times New Roman"/>
          <w:sz w:val="24"/>
          <w:szCs w:val="24"/>
          <w:lang w:val="la-Latn" w:eastAsia="cs-CZ"/>
        </w:rPr>
        <w:t>v</w:t>
      </w:r>
      <w:r w:rsidRPr="007A06F5">
        <w:rPr>
          <w:rFonts w:ascii="Times New Roman" w:eastAsia="Times New Roman" w:hAnsi="Times New Roman" w:cs="Times New Roman"/>
          <w:sz w:val="24"/>
          <w:szCs w:val="24"/>
          <w:lang w:val="la-Latn" w:eastAsia="cs-CZ"/>
        </w:rPr>
        <w:t>iro con</w:t>
      </w:r>
      <w:r w:rsidR="00E25AD2" w:rsidRPr="007A06F5">
        <w:rPr>
          <w:rFonts w:ascii="Times New Roman" w:eastAsia="Times New Roman" w:hAnsi="Times New Roman" w:cs="Times New Roman"/>
          <w:sz w:val="24"/>
          <w:szCs w:val="24"/>
          <w:lang w:val="la-Latn" w:eastAsia="cs-CZ"/>
        </w:rPr>
        <w:t>c</w:t>
      </w:r>
      <w:r w:rsidRPr="007A06F5">
        <w:rPr>
          <w:rFonts w:ascii="Times New Roman" w:eastAsia="Times New Roman" w:hAnsi="Times New Roman" w:cs="Times New Roman"/>
          <w:sz w:val="24"/>
          <w:szCs w:val="24"/>
          <w:lang w:val="la-Latn" w:eastAsia="cs-CZ"/>
        </w:rPr>
        <w:t>eperit, i</w:t>
      </w:r>
      <w:r w:rsidR="00E25AD2" w:rsidRPr="007A06F5">
        <w:rPr>
          <w:rFonts w:ascii="Times New Roman" w:eastAsia="Times New Roman" w:hAnsi="Times New Roman" w:cs="Times New Roman"/>
          <w:sz w:val="24"/>
          <w:szCs w:val="24"/>
          <w:lang w:val="la-Latn" w:eastAsia="cs-CZ"/>
        </w:rPr>
        <w:t xml:space="preserve">dque post </w:t>
      </w:r>
      <w:r w:rsidRPr="007A06F5">
        <w:rPr>
          <w:rFonts w:ascii="Times New Roman" w:eastAsia="Times New Roman" w:hAnsi="Times New Roman" w:cs="Times New Roman"/>
          <w:sz w:val="24"/>
          <w:szCs w:val="24"/>
          <w:lang w:val="la-Latn" w:eastAsia="cs-CZ"/>
        </w:rPr>
        <w:t>faci</w:t>
      </w:r>
      <w:r w:rsidR="00E25AD2"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us occ</w:t>
      </w:r>
      <w:r w:rsidR="00E25AD2" w:rsidRPr="007A06F5">
        <w:rPr>
          <w:rFonts w:ascii="Times New Roman" w:eastAsia="Times New Roman" w:hAnsi="Times New Roman" w:cs="Times New Roman"/>
          <w:sz w:val="24"/>
          <w:szCs w:val="24"/>
          <w:lang w:val="la-Latn" w:eastAsia="cs-CZ"/>
        </w:rPr>
        <w:t>i</w:t>
      </w:r>
      <w:r w:rsidRPr="007A06F5">
        <w:rPr>
          <w:rFonts w:ascii="Times New Roman" w:eastAsia="Times New Roman" w:hAnsi="Times New Roman" w:cs="Times New Roman"/>
          <w:sz w:val="24"/>
          <w:szCs w:val="24"/>
          <w:lang w:val="la-Latn" w:eastAsia="cs-CZ"/>
        </w:rPr>
        <w:t>deri</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placuit </w:t>
      </w:r>
      <w:r w:rsidR="00E25AD2" w:rsidRPr="007A06F5">
        <w:rPr>
          <w:rFonts w:ascii="Times New Roman" w:eastAsia="Times New Roman" w:hAnsi="Times New Roman" w:cs="Times New Roman"/>
          <w:sz w:val="24"/>
          <w:szCs w:val="24"/>
          <w:lang w:val="la-Latn" w:eastAsia="cs-CZ"/>
        </w:rPr>
        <w:t>v</w:t>
      </w:r>
      <w:r w:rsidRPr="007A06F5">
        <w:rPr>
          <w:rFonts w:ascii="Times New Roman" w:eastAsia="Times New Roman" w:hAnsi="Times New Roman" w:cs="Times New Roman"/>
          <w:sz w:val="24"/>
          <w:szCs w:val="24"/>
          <w:lang w:val="la-Latn" w:eastAsia="cs-CZ"/>
        </w:rPr>
        <w:t>ix in f</w:t>
      </w:r>
      <w:r w:rsidR="00E25AD2" w:rsidRPr="007A06F5">
        <w:rPr>
          <w:rFonts w:ascii="Times New Roman" w:eastAsia="Times New Roman" w:hAnsi="Times New Roman" w:cs="Times New Roman"/>
          <w:sz w:val="24"/>
          <w:szCs w:val="24"/>
          <w:lang w:val="la-Latn" w:eastAsia="cs-CZ"/>
        </w:rPr>
        <w:t>i</w:t>
      </w:r>
      <w:r w:rsidRPr="007A06F5">
        <w:rPr>
          <w:rFonts w:ascii="Times New Roman" w:eastAsia="Times New Roman" w:hAnsi="Times New Roman" w:cs="Times New Roman"/>
          <w:sz w:val="24"/>
          <w:szCs w:val="24"/>
          <w:lang w:val="la-Latn" w:eastAsia="cs-CZ"/>
        </w:rPr>
        <w:t xml:space="preserve">ne </w:t>
      </w:r>
      <w:r w:rsidR="00E25AD2" w:rsidRPr="007A06F5">
        <w:rPr>
          <w:rFonts w:ascii="Times New Roman" w:eastAsia="Times New Roman" w:hAnsi="Times New Roman" w:cs="Times New Roman"/>
          <w:sz w:val="24"/>
          <w:szCs w:val="24"/>
          <w:lang w:val="la-Latn" w:eastAsia="cs-CZ"/>
        </w:rPr>
        <w:t>d</w:t>
      </w:r>
      <w:r w:rsidRPr="007A06F5">
        <w:rPr>
          <w:rFonts w:ascii="Times New Roman" w:eastAsia="Times New Roman" w:hAnsi="Times New Roman" w:cs="Times New Roman"/>
          <w:sz w:val="24"/>
          <w:szCs w:val="24"/>
          <w:lang w:val="la-Latn" w:eastAsia="cs-CZ"/>
        </w:rPr>
        <w:t>an</w:t>
      </w:r>
      <w:r w:rsidR="00E25AD2" w:rsidRPr="007A06F5">
        <w:rPr>
          <w:rFonts w:ascii="Times New Roman" w:eastAsia="Times New Roman" w:hAnsi="Times New Roman" w:cs="Times New Roman"/>
          <w:sz w:val="24"/>
          <w:szCs w:val="24"/>
          <w:lang w:val="la-Latn" w:eastAsia="cs-CZ"/>
        </w:rPr>
        <w:t xml:space="preserve">dam esse </w:t>
      </w:r>
      <w:r w:rsidRPr="007A06F5">
        <w:rPr>
          <w:rFonts w:ascii="Times New Roman" w:eastAsia="Times New Roman" w:hAnsi="Times New Roman" w:cs="Times New Roman"/>
          <w:sz w:val="24"/>
          <w:szCs w:val="24"/>
          <w:lang w:val="la-Latn" w:eastAsia="cs-CZ"/>
        </w:rPr>
        <w:t>communio</w:t>
      </w:r>
      <w:r w:rsidR="00E25AD2"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em, eo quo</w:t>
      </w:r>
      <w:r w:rsidR="00E25AD2" w:rsidRPr="007A06F5">
        <w:rPr>
          <w:rFonts w:ascii="Times New Roman" w:eastAsia="Times New Roman" w:hAnsi="Times New Roman" w:cs="Times New Roman"/>
          <w:sz w:val="24"/>
          <w:szCs w:val="24"/>
          <w:lang w:val="la-Latn" w:eastAsia="cs-CZ"/>
        </w:rPr>
        <w:t>d</w:t>
      </w:r>
      <w:r w:rsidRPr="007A06F5">
        <w:rPr>
          <w:rFonts w:ascii="Times New Roman" w:eastAsia="Times New Roman" w:hAnsi="Times New Roman" w:cs="Times New Roman"/>
          <w:sz w:val="24"/>
          <w:szCs w:val="24"/>
          <w:lang w:val="la-Latn" w:eastAsia="cs-CZ"/>
        </w:rPr>
        <w:t xml:space="preserve"> gemi</w:t>
      </w:r>
      <w:r w:rsidR="00E25AD2"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av</w:t>
      </w:r>
      <w:r w:rsidR="00E25AD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rit scelus.</w:t>
      </w:r>
      <w:r w:rsidR="00E25AD2" w:rsidRPr="007A06F5">
        <w:rPr>
          <w:rFonts w:ascii="Times New Roman" w:eastAsia="Times New Roman" w:hAnsi="Times New Roman" w:cs="Times New Roman"/>
          <w:sz w:val="24"/>
          <w:szCs w:val="24"/>
          <w:lang w:val="la-Latn" w:eastAsia="cs-CZ"/>
        </w:rPr>
        <w:t>“</w:t>
      </w:r>
    </w:p>
    <w:p w14:paraId="2A8F059C" w14:textId="59F3F9A6"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IX.</w:t>
      </w:r>
    </w:p>
    <w:p w14:paraId="4BD7042B" w14:textId="0DEAF518"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De </w:t>
      </w:r>
      <w:r w:rsidR="00E25AD2" w:rsidRPr="007A06F5">
        <w:rPr>
          <w:rFonts w:ascii="Times New Roman" w:eastAsia="Times New Roman" w:hAnsi="Times New Roman" w:cs="Times New Roman"/>
          <w:sz w:val="24"/>
          <w:szCs w:val="24"/>
          <w:lang w:val="la-Latn" w:eastAsia="cs-CZ"/>
        </w:rPr>
        <w:t>h</w:t>
      </w:r>
      <w:r w:rsidRPr="007A06F5">
        <w:rPr>
          <w:rFonts w:ascii="Times New Roman" w:eastAsia="Times New Roman" w:hAnsi="Times New Roman" w:cs="Times New Roman"/>
          <w:sz w:val="24"/>
          <w:szCs w:val="24"/>
          <w:lang w:val="la-Latn" w:eastAsia="cs-CZ"/>
        </w:rPr>
        <w:t>is qu</w:t>
      </w:r>
      <w:r w:rsidR="00E25AD2" w:rsidRPr="007A06F5">
        <w:rPr>
          <w:rFonts w:ascii="Times New Roman" w:eastAsia="Times New Roman" w:hAnsi="Times New Roman" w:cs="Times New Roman"/>
          <w:sz w:val="24"/>
          <w:szCs w:val="24"/>
          <w:lang w:val="la-Latn" w:eastAsia="cs-CZ"/>
        </w:rPr>
        <w:t>æ abortum faci</w:t>
      </w:r>
      <w:r w:rsidRPr="007A06F5">
        <w:rPr>
          <w:rFonts w:ascii="Times New Roman" w:eastAsia="Times New Roman" w:hAnsi="Times New Roman" w:cs="Times New Roman"/>
          <w:sz w:val="24"/>
          <w:szCs w:val="24"/>
          <w:lang w:val="la-Latn" w:eastAsia="cs-CZ"/>
        </w:rPr>
        <w:t>unt.</w:t>
      </w:r>
    </w:p>
    <w:p w14:paraId="1DB25DD7" w14:textId="6282F980"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Item in concilio Hilerdensi, cap. </w:t>
      </w:r>
      <w:r w:rsidR="00E25AD2" w:rsidRPr="007A06F5">
        <w:rPr>
          <w:rFonts w:ascii="Times New Roman" w:eastAsia="Times New Roman" w:hAnsi="Times New Roman" w:cs="Times New Roman"/>
          <w:sz w:val="24"/>
          <w:szCs w:val="24"/>
          <w:lang w:val="la-Latn" w:eastAsia="cs-CZ"/>
        </w:rPr>
        <w:t xml:space="preserve">11, scriptum est </w:t>
      </w:r>
      <w:r w:rsidRPr="007A06F5">
        <w:rPr>
          <w:rFonts w:ascii="Times New Roman" w:eastAsia="Times New Roman" w:hAnsi="Times New Roman" w:cs="Times New Roman"/>
          <w:sz w:val="24"/>
          <w:szCs w:val="24"/>
          <w:lang w:val="la-Latn" w:eastAsia="cs-CZ"/>
        </w:rPr>
        <w:t>de his qu</w:t>
      </w:r>
      <w:r w:rsidR="005678E3"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abortum faci</w:t>
      </w:r>
      <w:r w:rsidR="00E25AD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n</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w:t>
      </w:r>
      <w:r w:rsidR="00E25AD2" w:rsidRPr="007A06F5">
        <w:rPr>
          <w:rFonts w:ascii="Times New Roman" w:eastAsia="Times New Roman" w:hAnsi="Times New Roman" w:cs="Times New Roman"/>
          <w:sz w:val="24"/>
          <w:szCs w:val="24"/>
          <w:lang w:val="la-Latn" w:eastAsia="cs-CZ"/>
        </w:rPr>
        <w:t>ve</w:t>
      </w:r>
      <w:r w:rsidRPr="007A06F5">
        <w:rPr>
          <w:rFonts w:ascii="Times New Roman" w:eastAsia="Times New Roman" w:hAnsi="Times New Roman" w:cs="Times New Roman"/>
          <w:sz w:val="24"/>
          <w:szCs w:val="24"/>
          <w:lang w:val="la-Latn" w:eastAsia="cs-CZ"/>
        </w:rPr>
        <w:t>l natos exs</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i</w:t>
      </w:r>
      <w:r w:rsidR="00E25AD2"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g</w:t>
      </w:r>
      <w:r w:rsidR="00E25AD2" w:rsidRPr="007A06F5">
        <w:rPr>
          <w:rFonts w:ascii="Times New Roman" w:eastAsia="Times New Roman" w:hAnsi="Times New Roman" w:cs="Times New Roman"/>
          <w:sz w:val="24"/>
          <w:szCs w:val="24"/>
          <w:lang w:val="la-Latn" w:eastAsia="cs-CZ"/>
        </w:rPr>
        <w:t>uun</w:t>
      </w:r>
      <w:r w:rsidRPr="007A06F5">
        <w:rPr>
          <w:rFonts w:ascii="Times New Roman" w:eastAsia="Times New Roman" w:hAnsi="Times New Roman" w:cs="Times New Roman"/>
          <w:sz w:val="24"/>
          <w:szCs w:val="24"/>
          <w:lang w:val="la-Latn" w:eastAsia="cs-CZ"/>
        </w:rPr>
        <w:t xml:space="preserve">t: </w:t>
      </w:r>
      <w:r w:rsidR="00E25AD2"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Hi vero qui male conceptos </w:t>
      </w:r>
      <w:r w:rsidR="00E25AD2" w:rsidRPr="007A06F5">
        <w:rPr>
          <w:rFonts w:ascii="Times New Roman" w:eastAsia="Times New Roman" w:hAnsi="Times New Roman" w:cs="Times New Roman"/>
          <w:sz w:val="24"/>
          <w:szCs w:val="24"/>
          <w:lang w:val="la-Latn" w:eastAsia="cs-CZ"/>
        </w:rPr>
        <w:t>ex adulterio fetus v</w:t>
      </w:r>
      <w:r w:rsidRPr="007A06F5">
        <w:rPr>
          <w:rFonts w:ascii="Times New Roman" w:eastAsia="Times New Roman" w:hAnsi="Times New Roman" w:cs="Times New Roman"/>
          <w:sz w:val="24"/>
          <w:szCs w:val="24"/>
          <w:lang w:val="la-Latn" w:eastAsia="cs-CZ"/>
        </w:rPr>
        <w:t>el editos necare st</w:t>
      </w:r>
      <w:r w:rsidR="00E25AD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d</w:t>
      </w:r>
      <w:r w:rsidR="00E25AD2" w:rsidRPr="007A06F5">
        <w:rPr>
          <w:rFonts w:ascii="Times New Roman" w:eastAsia="Times New Roman" w:hAnsi="Times New Roman" w:cs="Times New Roman"/>
          <w:sz w:val="24"/>
          <w:szCs w:val="24"/>
          <w:lang w:val="la-Latn" w:eastAsia="cs-CZ"/>
        </w:rPr>
        <w:t>uerunt</w:t>
      </w:r>
      <w:r w:rsidRPr="007A06F5">
        <w:rPr>
          <w:rFonts w:ascii="Times New Roman" w:eastAsia="Times New Roman" w:hAnsi="Times New Roman" w:cs="Times New Roman"/>
          <w:sz w:val="24"/>
          <w:szCs w:val="24"/>
          <w:lang w:val="la-Latn" w:eastAsia="cs-CZ"/>
        </w:rPr>
        <w:t xml:space="preserve">: </w:t>
      </w:r>
      <w:r w:rsidR="00E25AD2" w:rsidRPr="007A06F5">
        <w:rPr>
          <w:rFonts w:ascii="Times New Roman" w:eastAsia="Times New Roman" w:hAnsi="Times New Roman" w:cs="Times New Roman"/>
          <w:sz w:val="24"/>
          <w:szCs w:val="24"/>
          <w:lang w:val="la-Latn" w:eastAsia="cs-CZ"/>
        </w:rPr>
        <w:t>vel</w:t>
      </w:r>
      <w:r w:rsidRPr="007A06F5">
        <w:rPr>
          <w:rFonts w:ascii="Times New Roman" w:eastAsia="Times New Roman" w:hAnsi="Times New Roman" w:cs="Times New Roman"/>
          <w:sz w:val="24"/>
          <w:szCs w:val="24"/>
          <w:lang w:val="la-Latn" w:eastAsia="cs-CZ"/>
        </w:rPr>
        <w:t>, in v</w:t>
      </w:r>
      <w:r w:rsidR="00E25AD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ntri</w:t>
      </w:r>
      <w:r w:rsidR="00E25AD2" w:rsidRPr="007A06F5">
        <w:rPr>
          <w:rFonts w:ascii="Times New Roman" w:eastAsia="Times New Roman" w:hAnsi="Times New Roman" w:cs="Times New Roman"/>
          <w:sz w:val="24"/>
          <w:szCs w:val="24"/>
          <w:lang w:val="la-Latn" w:eastAsia="cs-CZ"/>
        </w:rPr>
        <w:t xml:space="preserve">bus </w:t>
      </w:r>
      <w:r w:rsidRPr="007A06F5">
        <w:rPr>
          <w:rFonts w:ascii="Times New Roman" w:eastAsia="Times New Roman" w:hAnsi="Times New Roman" w:cs="Times New Roman"/>
          <w:sz w:val="24"/>
          <w:szCs w:val="24"/>
          <w:lang w:val="la-Latn" w:eastAsia="cs-CZ"/>
        </w:rPr>
        <w:t>matrum potionibus al</w:t>
      </w:r>
      <w:r w:rsidR="00E25AD2" w:rsidRPr="007A06F5">
        <w:rPr>
          <w:rFonts w:ascii="Times New Roman" w:eastAsia="Times New Roman" w:hAnsi="Times New Roman" w:cs="Times New Roman"/>
          <w:sz w:val="24"/>
          <w:szCs w:val="24"/>
          <w:lang w:val="la-Latn" w:eastAsia="cs-CZ"/>
        </w:rPr>
        <w:t xml:space="preserve">iquibus colliserint, in utroque </w:t>
      </w:r>
      <w:r w:rsidRPr="007A06F5">
        <w:rPr>
          <w:rFonts w:ascii="Times New Roman" w:eastAsia="Times New Roman" w:hAnsi="Times New Roman" w:cs="Times New Roman"/>
          <w:sz w:val="24"/>
          <w:szCs w:val="24"/>
          <w:lang w:val="la-Latn" w:eastAsia="cs-CZ"/>
        </w:rPr>
        <w:t>sexu adul</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eris post sept</w:t>
      </w:r>
      <w:r w:rsidR="00E25AD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m annor</w:t>
      </w:r>
      <w:r w:rsidR="00E25AD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m curr</w:t>
      </w:r>
      <w:r w:rsidR="00E25AD2" w:rsidRPr="007A06F5">
        <w:rPr>
          <w:rFonts w:ascii="Times New Roman" w:eastAsia="Times New Roman" w:hAnsi="Times New Roman" w:cs="Times New Roman"/>
          <w:sz w:val="24"/>
          <w:szCs w:val="24"/>
          <w:lang w:val="la-Latn" w:eastAsia="cs-CZ"/>
        </w:rPr>
        <w:t>icula com</w:t>
      </w:r>
      <w:r w:rsidRPr="007A06F5">
        <w:rPr>
          <w:rFonts w:ascii="Times New Roman" w:eastAsia="Times New Roman" w:hAnsi="Times New Roman" w:cs="Times New Roman"/>
          <w:sz w:val="24"/>
          <w:szCs w:val="24"/>
          <w:lang w:val="la-Latn" w:eastAsia="cs-CZ"/>
        </w:rPr>
        <w:t>munio tribuat</w:t>
      </w:r>
      <w:r w:rsidR="00E25AD2" w:rsidRPr="007A06F5">
        <w:rPr>
          <w:rFonts w:ascii="Times New Roman" w:eastAsia="Times New Roman" w:hAnsi="Times New Roman" w:cs="Times New Roman"/>
          <w:sz w:val="24"/>
          <w:szCs w:val="24"/>
          <w:lang w:val="la-Latn" w:eastAsia="cs-CZ"/>
        </w:rPr>
        <w:t>ur</w:t>
      </w:r>
      <w:r w:rsidRPr="007A06F5">
        <w:rPr>
          <w:rFonts w:ascii="Times New Roman" w:eastAsia="Times New Roman" w:hAnsi="Times New Roman" w:cs="Times New Roman"/>
          <w:sz w:val="24"/>
          <w:szCs w:val="24"/>
          <w:lang w:val="la-Latn" w:eastAsia="cs-CZ"/>
        </w:rPr>
        <w:t>: i</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a tamen, u</w:t>
      </w:r>
      <w:r w:rsidR="00E25AD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om</w:t>
      </w:r>
      <w:r w:rsidR="00E25AD2" w:rsidRPr="007A06F5">
        <w:rPr>
          <w:rFonts w:ascii="Times New Roman" w:eastAsia="Times New Roman" w:hAnsi="Times New Roman" w:cs="Times New Roman"/>
          <w:sz w:val="24"/>
          <w:szCs w:val="24"/>
          <w:lang w:val="la-Latn" w:eastAsia="cs-CZ"/>
        </w:rPr>
        <w:t>n</w:t>
      </w:r>
      <w:r w:rsidRPr="007A06F5">
        <w:rPr>
          <w:rFonts w:ascii="Times New Roman" w:eastAsia="Times New Roman" w:hAnsi="Times New Roman" w:cs="Times New Roman"/>
          <w:sz w:val="24"/>
          <w:szCs w:val="24"/>
          <w:lang w:val="la-Latn" w:eastAsia="cs-CZ"/>
        </w:rPr>
        <w:t>i tempore vit</w:t>
      </w:r>
      <w:r w:rsidR="00E25AD2" w:rsidRPr="007A06F5">
        <w:rPr>
          <w:rFonts w:ascii="Times New Roman" w:eastAsia="Times New Roman" w:hAnsi="Times New Roman" w:cs="Times New Roman"/>
          <w:sz w:val="24"/>
          <w:szCs w:val="24"/>
          <w:lang w:val="la-Latn" w:eastAsia="cs-CZ"/>
        </w:rPr>
        <w:t>æ</w:t>
      </w:r>
      <w:r w:rsidR="00564796"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su</w:t>
      </w:r>
      <w:r w:rsidR="00E25AD2" w:rsidRPr="007A06F5">
        <w:rPr>
          <w:rFonts w:ascii="Times New Roman" w:eastAsia="Times New Roman" w:hAnsi="Times New Roman" w:cs="Times New Roman"/>
          <w:sz w:val="24"/>
          <w:szCs w:val="24"/>
          <w:lang w:val="la-Latn" w:eastAsia="cs-CZ"/>
        </w:rPr>
        <w:t>æ</w:t>
      </w:r>
      <w:r w:rsidRPr="007A06F5">
        <w:rPr>
          <w:rFonts w:ascii="Times New Roman" w:eastAsia="Times New Roman" w:hAnsi="Times New Roman" w:cs="Times New Roman"/>
          <w:sz w:val="24"/>
          <w:szCs w:val="24"/>
          <w:lang w:val="la-Latn" w:eastAsia="cs-CZ"/>
        </w:rPr>
        <w:t xml:space="preserve"> </w:t>
      </w:r>
      <w:r w:rsidR="00564796" w:rsidRPr="007A06F5">
        <w:rPr>
          <w:rFonts w:ascii="Times New Roman" w:eastAsia="Times New Roman" w:hAnsi="Times New Roman" w:cs="Times New Roman"/>
          <w:sz w:val="24"/>
          <w:szCs w:val="24"/>
          <w:lang w:val="la-Latn" w:eastAsia="cs-CZ"/>
        </w:rPr>
        <w:t>f</w:t>
      </w:r>
      <w:r w:rsidRPr="007A06F5">
        <w:rPr>
          <w:rFonts w:ascii="Times New Roman" w:eastAsia="Times New Roman" w:hAnsi="Times New Roman" w:cs="Times New Roman"/>
          <w:sz w:val="24"/>
          <w:szCs w:val="24"/>
          <w:lang w:val="la-Latn" w:eastAsia="cs-CZ"/>
        </w:rPr>
        <w:t>le</w:t>
      </w:r>
      <w:r w:rsidR="00564796"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ibus et humilita</w:t>
      </w:r>
      <w:r w:rsidR="00564796"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i insistant.</w:t>
      </w:r>
      <w:r w:rsidR="00564796" w:rsidRPr="007A06F5">
        <w:rPr>
          <w:rFonts w:ascii="Times New Roman" w:eastAsia="Times New Roman" w:hAnsi="Times New Roman" w:cs="Times New Roman"/>
          <w:sz w:val="24"/>
          <w:szCs w:val="24"/>
          <w:lang w:val="la-Latn" w:eastAsia="cs-CZ"/>
        </w:rPr>
        <w:t>“</w:t>
      </w:r>
    </w:p>
    <w:p w14:paraId="5EC6BE78" w14:textId="4D73CF07" w:rsidR="00A04950" w:rsidRPr="007A06F5" w:rsidRDefault="00A04950" w:rsidP="001F75D9">
      <w:pPr>
        <w:spacing w:after="120" w:line="240" w:lineRule="auto"/>
        <w:ind w:right="105"/>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CAPUT X.</w:t>
      </w:r>
    </w:p>
    <w:p w14:paraId="3F9D86DD" w14:textId="7C496638" w:rsidR="00BA5266" w:rsidRPr="007A06F5" w:rsidRDefault="00A04950" w:rsidP="001F75D9">
      <w:pPr>
        <w:spacing w:after="120" w:line="240" w:lineRule="auto"/>
        <w:ind w:right="105"/>
        <w:rPr>
          <w:rFonts w:ascii="Times New Roman" w:hAnsi="Times New Roman" w:cs="Times New Roman"/>
          <w:lang w:val="la-Latn"/>
        </w:rPr>
      </w:pPr>
      <w:r w:rsidRPr="007A06F5">
        <w:rPr>
          <w:rFonts w:ascii="Times New Roman" w:eastAsia="Times New Roman" w:hAnsi="Times New Roman" w:cs="Times New Roman"/>
          <w:sz w:val="24"/>
          <w:szCs w:val="24"/>
          <w:lang w:val="la-Latn" w:eastAsia="cs-CZ"/>
        </w:rPr>
        <w:t xml:space="preserve">De </w:t>
      </w:r>
      <w:r w:rsidR="00564796" w:rsidRPr="007A06F5">
        <w:rPr>
          <w:rFonts w:ascii="Times New Roman" w:eastAsia="Times New Roman" w:hAnsi="Times New Roman" w:cs="Times New Roman"/>
          <w:sz w:val="24"/>
          <w:szCs w:val="24"/>
          <w:lang w:val="la-Latn" w:eastAsia="cs-CZ"/>
        </w:rPr>
        <w:t>his</w:t>
      </w:r>
      <w:r w:rsidRPr="007A06F5">
        <w:rPr>
          <w:rFonts w:ascii="Times New Roman" w:eastAsia="Times New Roman" w:hAnsi="Times New Roman" w:cs="Times New Roman"/>
          <w:sz w:val="24"/>
          <w:szCs w:val="24"/>
          <w:lang w:val="la-Latn" w:eastAsia="cs-CZ"/>
        </w:rPr>
        <w:t xml:space="preserve"> qu</w:t>
      </w:r>
      <w:r w:rsidR="00564796" w:rsidRPr="007A06F5">
        <w:rPr>
          <w:rFonts w:ascii="Times New Roman" w:eastAsia="Times New Roman" w:hAnsi="Times New Roman" w:cs="Times New Roman"/>
          <w:sz w:val="24"/>
          <w:szCs w:val="24"/>
          <w:lang w:val="la-Latn" w:eastAsia="cs-CZ"/>
        </w:rPr>
        <w:t>i</w:t>
      </w:r>
      <w:r w:rsidRPr="007A06F5">
        <w:rPr>
          <w:rFonts w:ascii="Times New Roman" w:eastAsia="Times New Roman" w:hAnsi="Times New Roman" w:cs="Times New Roman"/>
          <w:sz w:val="24"/>
          <w:szCs w:val="24"/>
          <w:lang w:val="la-Latn" w:eastAsia="cs-CZ"/>
        </w:rPr>
        <w:t xml:space="preserve"> po</w:t>
      </w:r>
      <w:r w:rsidR="00564796"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 xml:space="preserve">t </w:t>
      </w:r>
      <w:r w:rsidR="00564796"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acru</w:t>
      </w:r>
      <w:r w:rsidR="00564796"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 xml:space="preserve"> ord</w:t>
      </w:r>
      <w:r w:rsidR="00564796" w:rsidRPr="007A06F5">
        <w:rPr>
          <w:rFonts w:ascii="Times New Roman" w:eastAsia="Times New Roman" w:hAnsi="Times New Roman" w:cs="Times New Roman"/>
          <w:sz w:val="24"/>
          <w:szCs w:val="24"/>
          <w:lang w:val="la-Latn" w:eastAsia="cs-CZ"/>
        </w:rPr>
        <w:t>in</w:t>
      </w:r>
      <w:r w:rsidRPr="007A06F5">
        <w:rPr>
          <w:rFonts w:ascii="Times New Roman" w:eastAsia="Times New Roman" w:hAnsi="Times New Roman" w:cs="Times New Roman"/>
          <w:sz w:val="24"/>
          <w:szCs w:val="24"/>
          <w:lang w:val="la-Latn" w:eastAsia="cs-CZ"/>
        </w:rPr>
        <w:t>em capi</w:t>
      </w:r>
      <w:r w:rsidR="00564796"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a</w:t>
      </w:r>
      <w:r w:rsidR="00564796" w:rsidRPr="007A06F5">
        <w:rPr>
          <w:rFonts w:ascii="Times New Roman" w:eastAsia="Times New Roman" w:hAnsi="Times New Roman" w:cs="Times New Roman"/>
          <w:sz w:val="24"/>
          <w:szCs w:val="24"/>
          <w:lang w:val="la-Latn" w:eastAsia="cs-CZ"/>
        </w:rPr>
        <w:t>li</w:t>
      </w:r>
      <w:r w:rsidRPr="007A06F5">
        <w:rPr>
          <w:rFonts w:ascii="Times New Roman" w:eastAsia="Times New Roman" w:hAnsi="Times New Roman" w:cs="Times New Roman"/>
          <w:sz w:val="24"/>
          <w:szCs w:val="24"/>
          <w:lang w:val="la-Latn" w:eastAsia="cs-CZ"/>
        </w:rPr>
        <w:t>a c</w:t>
      </w:r>
      <w:r w:rsidR="00564796" w:rsidRPr="007A06F5">
        <w:rPr>
          <w:rFonts w:ascii="Times New Roman" w:eastAsia="Times New Roman" w:hAnsi="Times New Roman" w:cs="Times New Roman"/>
          <w:sz w:val="24"/>
          <w:szCs w:val="24"/>
          <w:lang w:val="la-Latn" w:eastAsia="cs-CZ"/>
        </w:rPr>
        <w:t>ri</w:t>
      </w:r>
      <w:r w:rsidRPr="007A06F5">
        <w:rPr>
          <w:rFonts w:ascii="Times New Roman" w:eastAsia="Times New Roman" w:hAnsi="Times New Roman" w:cs="Times New Roman"/>
          <w:sz w:val="24"/>
          <w:szCs w:val="24"/>
          <w:lang w:val="la-Latn" w:eastAsia="cs-CZ"/>
        </w:rPr>
        <w:t>m</w:t>
      </w:r>
      <w:r w:rsidR="00564796" w:rsidRPr="007A06F5">
        <w:rPr>
          <w:rFonts w:ascii="Times New Roman" w:eastAsia="Times New Roman" w:hAnsi="Times New Roman" w:cs="Times New Roman"/>
          <w:sz w:val="24"/>
          <w:szCs w:val="24"/>
          <w:lang w:val="la-Latn" w:eastAsia="cs-CZ"/>
        </w:rPr>
        <w:t xml:space="preserve">ina </w:t>
      </w:r>
      <w:r w:rsidRPr="007A06F5">
        <w:rPr>
          <w:rFonts w:ascii="Times New Roman" w:eastAsia="Times New Roman" w:hAnsi="Times New Roman" w:cs="Times New Roman"/>
          <w:sz w:val="24"/>
          <w:szCs w:val="24"/>
          <w:lang w:val="la-Latn" w:eastAsia="cs-CZ"/>
        </w:rPr>
        <w:t xml:space="preserve">committunt, et </w:t>
      </w:r>
      <w:r w:rsidR="00564796"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o</w:t>
      </w:r>
      <w:r w:rsidR="00564796" w:rsidRPr="007A06F5">
        <w:rPr>
          <w:rFonts w:ascii="Times New Roman" w:eastAsia="Times New Roman" w:hAnsi="Times New Roman" w:cs="Times New Roman"/>
          <w:sz w:val="24"/>
          <w:szCs w:val="24"/>
          <w:lang w:val="la-Latn" w:eastAsia="cs-CZ"/>
        </w:rPr>
        <w:t>ru</w:t>
      </w:r>
      <w:r w:rsidRPr="007A06F5">
        <w:rPr>
          <w:rFonts w:ascii="Times New Roman" w:eastAsia="Times New Roman" w:hAnsi="Times New Roman" w:cs="Times New Roman"/>
          <w:sz w:val="24"/>
          <w:szCs w:val="24"/>
          <w:lang w:val="la-Latn" w:eastAsia="cs-CZ"/>
        </w:rPr>
        <w:t>m p</w:t>
      </w:r>
      <w:r w:rsidR="00564796" w:rsidRPr="007A06F5">
        <w:rPr>
          <w:rFonts w:ascii="Times New Roman" w:eastAsia="Times New Roman" w:hAnsi="Times New Roman" w:cs="Times New Roman"/>
          <w:sz w:val="24"/>
          <w:szCs w:val="24"/>
          <w:lang w:val="la-Latn" w:eastAsia="cs-CZ"/>
        </w:rPr>
        <w:t>œ</w:t>
      </w:r>
      <w:r w:rsidRPr="007A06F5">
        <w:rPr>
          <w:rFonts w:ascii="Times New Roman" w:eastAsia="Times New Roman" w:hAnsi="Times New Roman" w:cs="Times New Roman"/>
          <w:sz w:val="24"/>
          <w:szCs w:val="24"/>
          <w:lang w:val="la-Latn" w:eastAsia="cs-CZ"/>
        </w:rPr>
        <w:t xml:space="preserve">nitentia </w:t>
      </w:r>
      <w:r w:rsidR="00564796" w:rsidRPr="007A06F5">
        <w:rPr>
          <w:rFonts w:ascii="Times New Roman" w:eastAsia="Times New Roman" w:hAnsi="Times New Roman" w:cs="Times New Roman"/>
          <w:sz w:val="24"/>
          <w:szCs w:val="24"/>
          <w:lang w:val="la-Latn" w:eastAsia="cs-CZ"/>
        </w:rPr>
        <w:t>s</w:t>
      </w:r>
      <w:r w:rsidRPr="007A06F5">
        <w:rPr>
          <w:rFonts w:ascii="Times New Roman" w:eastAsia="Times New Roman" w:hAnsi="Times New Roman" w:cs="Times New Roman"/>
          <w:sz w:val="24"/>
          <w:szCs w:val="24"/>
          <w:lang w:val="la-Latn" w:eastAsia="cs-CZ"/>
        </w:rPr>
        <w:t>eu e</w:t>
      </w:r>
      <w:r w:rsidR="00564796" w:rsidRPr="007A06F5">
        <w:rPr>
          <w:rFonts w:ascii="Times New Roman" w:eastAsia="Times New Roman" w:hAnsi="Times New Roman" w:cs="Times New Roman"/>
          <w:sz w:val="24"/>
          <w:szCs w:val="24"/>
          <w:lang w:val="la-Latn" w:eastAsia="cs-CZ"/>
        </w:rPr>
        <w:t>x</w:t>
      </w:r>
      <w:r w:rsidRPr="007A06F5">
        <w:rPr>
          <w:rFonts w:ascii="Times New Roman" w:eastAsia="Times New Roman" w:hAnsi="Times New Roman" w:cs="Times New Roman"/>
          <w:sz w:val="24"/>
          <w:szCs w:val="24"/>
          <w:lang w:val="la-Latn" w:eastAsia="cs-CZ"/>
        </w:rPr>
        <w:t>commu</w:t>
      </w:r>
      <w:r w:rsidR="00564796" w:rsidRPr="007A06F5">
        <w:rPr>
          <w:rFonts w:ascii="Times New Roman" w:eastAsia="Times New Roman" w:hAnsi="Times New Roman" w:cs="Times New Roman"/>
          <w:sz w:val="24"/>
          <w:szCs w:val="24"/>
          <w:lang w:val="la-Latn" w:eastAsia="cs-CZ"/>
        </w:rPr>
        <w:t>nicat</w:t>
      </w:r>
      <w:r w:rsidR="005C7C52" w:rsidRPr="007A06F5">
        <w:rPr>
          <w:rFonts w:ascii="Times New Roman" w:eastAsia="Times New Roman" w:hAnsi="Times New Roman" w:cs="Times New Roman"/>
          <w:sz w:val="24"/>
          <w:szCs w:val="24"/>
          <w:lang w:val="la-Latn" w:eastAsia="cs-CZ"/>
        </w:rPr>
        <w:t xml:space="preserve">ione. </w:t>
      </w:r>
      <w:r w:rsidRPr="007A06F5">
        <w:rPr>
          <w:rFonts w:ascii="Times New Roman" w:eastAsia="Times New Roman" w:hAnsi="Times New Roman" w:cs="Times New Roman"/>
          <w:sz w:val="24"/>
          <w:szCs w:val="24"/>
          <w:lang w:val="la-Latn" w:eastAsia="cs-CZ"/>
        </w:rPr>
        <w:t>De his ergo</w:t>
      </w:r>
      <w:r w:rsidR="002F4805" w:rsidRPr="007A06F5">
        <w:rPr>
          <w:rFonts w:ascii="Times New Roman" w:eastAsia="Times New Roman" w:hAnsi="Times New Roman" w:cs="Times New Roman"/>
          <w:sz w:val="24"/>
          <w:szCs w:val="24"/>
          <w:lang w:val="la-Latn" w:eastAsia="cs-CZ"/>
        </w:rPr>
        <w:t xml:space="preserve"> vi</w:t>
      </w:r>
      <w:r w:rsidRPr="007A06F5">
        <w:rPr>
          <w:rFonts w:ascii="Times New Roman" w:eastAsia="Times New Roman" w:hAnsi="Times New Roman" w:cs="Times New Roman"/>
          <w:sz w:val="24"/>
          <w:szCs w:val="24"/>
          <w:lang w:val="la-Latn" w:eastAsia="cs-CZ"/>
        </w:rPr>
        <w:t>s</w:t>
      </w:r>
      <w:r w:rsidR="002F4805"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m est vo</w:t>
      </w:r>
      <w:r w:rsidR="005C7C52" w:rsidRPr="007A06F5">
        <w:rPr>
          <w:rFonts w:ascii="Times New Roman" w:eastAsia="Times New Roman" w:hAnsi="Times New Roman" w:cs="Times New Roman"/>
          <w:sz w:val="24"/>
          <w:szCs w:val="24"/>
          <w:lang w:val="la-Latn" w:eastAsia="cs-CZ"/>
        </w:rPr>
        <w:t xml:space="preserve">bis conscribi, qui sacros </w:t>
      </w:r>
      <w:r w:rsidRPr="007A06F5">
        <w:rPr>
          <w:rFonts w:ascii="Times New Roman" w:eastAsia="Times New Roman" w:hAnsi="Times New Roman" w:cs="Times New Roman"/>
          <w:sz w:val="24"/>
          <w:szCs w:val="24"/>
          <w:lang w:val="la-Latn" w:eastAsia="cs-CZ"/>
        </w:rPr>
        <w:t xml:space="preserve">ordines </w:t>
      </w:r>
      <w:r w:rsidR="005C7C52" w:rsidRPr="007A06F5">
        <w:rPr>
          <w:rFonts w:ascii="Times New Roman" w:eastAsia="Times New Roman" w:hAnsi="Times New Roman" w:cs="Times New Roman"/>
          <w:sz w:val="24"/>
          <w:szCs w:val="24"/>
          <w:lang w:val="la-Latn" w:eastAsia="cs-CZ"/>
        </w:rPr>
        <w:t>habent</w:t>
      </w:r>
      <w:r w:rsidRPr="007A06F5">
        <w:rPr>
          <w:rFonts w:ascii="Times New Roman" w:eastAsia="Times New Roman" w:hAnsi="Times New Roman" w:cs="Times New Roman"/>
          <w:sz w:val="24"/>
          <w:szCs w:val="24"/>
          <w:lang w:val="la-Latn" w:eastAsia="cs-CZ"/>
        </w:rPr>
        <w:t xml:space="preserve">; </w:t>
      </w:r>
      <w:r w:rsidR="005C7C52" w:rsidRPr="007A06F5">
        <w:rPr>
          <w:rFonts w:ascii="Times New Roman" w:eastAsia="Times New Roman" w:hAnsi="Times New Roman" w:cs="Times New Roman"/>
          <w:sz w:val="24"/>
          <w:szCs w:val="24"/>
          <w:lang w:val="la-Latn" w:eastAsia="cs-CZ"/>
        </w:rPr>
        <w:t>vel ante</w:t>
      </w:r>
      <w:r w:rsidRPr="007A06F5">
        <w:rPr>
          <w:rFonts w:ascii="Times New Roman" w:eastAsia="Times New Roman" w:hAnsi="Times New Roman" w:cs="Times New Roman"/>
          <w:sz w:val="24"/>
          <w:szCs w:val="24"/>
          <w:lang w:val="la-Latn" w:eastAsia="cs-CZ"/>
        </w:rPr>
        <w:t>, vel post ordina</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ionem con</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aminatos in capi</w:t>
      </w:r>
      <w:r w:rsidR="005C7C52" w:rsidRPr="007A06F5">
        <w:rPr>
          <w:rFonts w:ascii="Times New Roman" w:eastAsia="Times New Roman" w:hAnsi="Times New Roman" w:cs="Times New Roman"/>
          <w:sz w:val="24"/>
          <w:szCs w:val="24"/>
          <w:lang w:val="la-Latn" w:eastAsia="cs-CZ"/>
        </w:rPr>
        <w:t xml:space="preserve">talibus criminibus se esse </w:t>
      </w:r>
      <w:r w:rsidRPr="007A06F5">
        <w:rPr>
          <w:rFonts w:ascii="Times New Roman" w:eastAsia="Times New Roman" w:hAnsi="Times New Roman" w:cs="Times New Roman"/>
          <w:sz w:val="24"/>
          <w:szCs w:val="24"/>
          <w:lang w:val="la-Latn" w:eastAsia="cs-CZ"/>
        </w:rPr>
        <w:t>profi</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en</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ur. In quibus, u</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 mihi vi</w:t>
      </w:r>
      <w:r w:rsidR="005C7C52" w:rsidRPr="007A06F5">
        <w:rPr>
          <w:rFonts w:ascii="Times New Roman" w:eastAsia="Times New Roman" w:hAnsi="Times New Roman" w:cs="Times New Roman"/>
          <w:sz w:val="24"/>
          <w:szCs w:val="24"/>
          <w:lang w:val="la-Latn" w:eastAsia="cs-CZ"/>
        </w:rPr>
        <w:t>d</w:t>
      </w:r>
      <w:r w:rsidRPr="007A06F5">
        <w:rPr>
          <w:rFonts w:ascii="Times New Roman" w:eastAsia="Times New Roman" w:hAnsi="Times New Roman" w:cs="Times New Roman"/>
          <w:sz w:val="24"/>
          <w:szCs w:val="24"/>
          <w:lang w:val="la-Latn" w:eastAsia="cs-CZ"/>
        </w:rPr>
        <w:t xml:space="preserve">etur, </w:t>
      </w:r>
      <w:r w:rsidR="005C7C52" w:rsidRPr="007A06F5">
        <w:rPr>
          <w:rFonts w:ascii="Times New Roman" w:eastAsia="Times New Roman" w:hAnsi="Times New Roman" w:cs="Times New Roman"/>
          <w:sz w:val="24"/>
          <w:szCs w:val="24"/>
          <w:lang w:val="la-Latn" w:eastAsia="cs-CZ"/>
        </w:rPr>
        <w:t>h</w:t>
      </w:r>
      <w:r w:rsidR="005678E3" w:rsidRPr="007A06F5">
        <w:rPr>
          <w:rFonts w:ascii="Times New Roman" w:eastAsia="Times New Roman" w:hAnsi="Times New Roman" w:cs="Times New Roman"/>
          <w:sz w:val="24"/>
          <w:szCs w:val="24"/>
          <w:lang w:val="la-Latn" w:eastAsia="cs-CZ"/>
        </w:rPr>
        <w:t>æ</w:t>
      </w:r>
      <w:r w:rsidR="005C7C52" w:rsidRPr="007A06F5">
        <w:rPr>
          <w:rFonts w:ascii="Times New Roman" w:eastAsia="Times New Roman" w:hAnsi="Times New Roman" w:cs="Times New Roman"/>
          <w:sz w:val="24"/>
          <w:szCs w:val="24"/>
          <w:lang w:val="la-Latn" w:eastAsia="cs-CZ"/>
        </w:rPr>
        <w:t>c dist</w:t>
      </w:r>
      <w:r w:rsidRPr="007A06F5">
        <w:rPr>
          <w:rFonts w:ascii="Times New Roman" w:eastAsia="Times New Roman" w:hAnsi="Times New Roman" w:cs="Times New Roman"/>
          <w:sz w:val="24"/>
          <w:szCs w:val="24"/>
          <w:lang w:val="la-Latn" w:eastAsia="cs-CZ"/>
        </w:rPr>
        <w:t xml:space="preserve">antia debet esse, ut hi, </w:t>
      </w:r>
      <w:r w:rsidR="005C7C52" w:rsidRPr="007A06F5">
        <w:rPr>
          <w:rFonts w:ascii="Times New Roman" w:eastAsia="Times New Roman" w:hAnsi="Times New Roman" w:cs="Times New Roman"/>
          <w:sz w:val="24"/>
          <w:szCs w:val="24"/>
          <w:lang w:val="la-Latn" w:eastAsia="cs-CZ"/>
        </w:rPr>
        <w:t xml:space="preserve">qui deprehensi, </w:t>
      </w:r>
      <w:r w:rsidRPr="007A06F5">
        <w:rPr>
          <w:rFonts w:ascii="Times New Roman" w:eastAsia="Times New Roman" w:hAnsi="Times New Roman" w:cs="Times New Roman"/>
          <w:sz w:val="24"/>
          <w:szCs w:val="24"/>
          <w:lang w:val="la-Latn" w:eastAsia="cs-CZ"/>
        </w:rPr>
        <w:t>vel capti fuerint publico in perjurio, furto, atq</w:t>
      </w:r>
      <w:r w:rsidR="005C7C5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e fornicatio</w:t>
      </w:r>
      <w:r w:rsidR="005C7C52" w:rsidRPr="007A06F5">
        <w:rPr>
          <w:rFonts w:ascii="Times New Roman" w:eastAsia="Times New Roman" w:hAnsi="Times New Roman" w:cs="Times New Roman"/>
          <w:sz w:val="24"/>
          <w:szCs w:val="24"/>
          <w:lang w:val="la-Latn" w:eastAsia="cs-CZ"/>
        </w:rPr>
        <w:t xml:space="preserve">ne, </w:t>
      </w:r>
      <w:r w:rsidRPr="007A06F5">
        <w:rPr>
          <w:rFonts w:ascii="Times New Roman" w:eastAsia="Times New Roman" w:hAnsi="Times New Roman" w:cs="Times New Roman"/>
          <w:sz w:val="24"/>
          <w:szCs w:val="24"/>
          <w:lang w:val="la-Latn" w:eastAsia="cs-CZ"/>
        </w:rPr>
        <w:t>et c</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teris hujusmodi criminibus, secund</w:t>
      </w:r>
      <w:r w:rsidR="005C7C5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m sacrorum Canonum inst</w:t>
      </w:r>
      <w:r w:rsidR="005C7C52" w:rsidRPr="007A06F5">
        <w:rPr>
          <w:rFonts w:ascii="Times New Roman" w:eastAsia="Times New Roman" w:hAnsi="Times New Roman" w:cs="Times New Roman"/>
          <w:sz w:val="24"/>
          <w:szCs w:val="24"/>
          <w:lang w:val="la-Latn" w:eastAsia="cs-CZ"/>
        </w:rPr>
        <w:t>it</w:t>
      </w:r>
      <w:r w:rsidRPr="007A06F5">
        <w:rPr>
          <w:rFonts w:ascii="Times New Roman" w:eastAsia="Times New Roman" w:hAnsi="Times New Roman" w:cs="Times New Roman"/>
          <w:sz w:val="24"/>
          <w:szCs w:val="24"/>
          <w:lang w:val="la-Latn" w:eastAsia="cs-CZ"/>
        </w:rPr>
        <w:t xml:space="preserve">uta, a gradu proprio </w:t>
      </w:r>
      <w:r w:rsidR="005C7C52" w:rsidRPr="007A06F5">
        <w:rPr>
          <w:rFonts w:ascii="Times New Roman" w:eastAsia="Times New Roman" w:hAnsi="Times New Roman" w:cs="Times New Roman"/>
          <w:sz w:val="24"/>
          <w:szCs w:val="24"/>
          <w:lang w:val="la-Latn" w:eastAsia="cs-CZ"/>
        </w:rPr>
        <w:t>deponantur</w:t>
      </w:r>
      <w:r w:rsidRPr="007A06F5">
        <w:rPr>
          <w:rFonts w:ascii="Times New Roman" w:eastAsia="Times New Roman" w:hAnsi="Times New Roman" w:cs="Times New Roman"/>
          <w:sz w:val="24"/>
          <w:szCs w:val="24"/>
          <w:lang w:val="la-Latn" w:eastAsia="cs-CZ"/>
        </w:rPr>
        <w:t xml:space="preserve">: </w:t>
      </w:r>
      <w:r w:rsidR="005C7C52" w:rsidRPr="007A06F5">
        <w:rPr>
          <w:rFonts w:ascii="Times New Roman" w:eastAsia="Times New Roman" w:hAnsi="Times New Roman" w:cs="Times New Roman"/>
          <w:sz w:val="24"/>
          <w:szCs w:val="24"/>
          <w:lang w:val="la-Latn" w:eastAsia="cs-CZ"/>
        </w:rPr>
        <w:t>qu</w:t>
      </w:r>
      <w:r w:rsidRPr="007A06F5">
        <w:rPr>
          <w:rFonts w:ascii="Times New Roman" w:eastAsia="Times New Roman" w:hAnsi="Times New Roman" w:cs="Times New Roman"/>
          <w:sz w:val="24"/>
          <w:szCs w:val="24"/>
          <w:lang w:val="la-Latn" w:eastAsia="cs-CZ"/>
        </w:rPr>
        <w:t>ia scandalum est populo Dei, t</w:t>
      </w:r>
      <w:r w:rsidR="005C7C52" w:rsidRPr="007A06F5">
        <w:rPr>
          <w:rFonts w:ascii="Times New Roman" w:eastAsia="Times New Roman" w:hAnsi="Times New Roman" w:cs="Times New Roman"/>
          <w:sz w:val="24"/>
          <w:szCs w:val="24"/>
          <w:lang w:val="la-Latn" w:eastAsia="cs-CZ"/>
        </w:rPr>
        <w:t>a</w:t>
      </w:r>
      <w:r w:rsidRPr="007A06F5">
        <w:rPr>
          <w:rFonts w:ascii="Times New Roman" w:eastAsia="Times New Roman" w:hAnsi="Times New Roman" w:cs="Times New Roman"/>
          <w:sz w:val="24"/>
          <w:szCs w:val="24"/>
          <w:lang w:val="la-Latn" w:eastAsia="cs-CZ"/>
        </w:rPr>
        <w:t>les person</w:t>
      </w:r>
      <w:r w:rsidR="005C7C52" w:rsidRPr="007A06F5">
        <w:rPr>
          <w:rFonts w:ascii="Times New Roman" w:eastAsia="Times New Roman" w:hAnsi="Times New Roman" w:cs="Times New Roman"/>
          <w:sz w:val="24"/>
          <w:szCs w:val="24"/>
          <w:lang w:val="la-Latn" w:eastAsia="cs-CZ"/>
        </w:rPr>
        <w:t xml:space="preserve">as </w:t>
      </w:r>
      <w:r w:rsidRPr="007A06F5">
        <w:rPr>
          <w:rFonts w:ascii="Times New Roman" w:eastAsia="Times New Roman" w:hAnsi="Times New Roman" w:cs="Times New Roman"/>
          <w:sz w:val="24"/>
          <w:szCs w:val="24"/>
          <w:lang w:val="la-Latn" w:eastAsia="cs-CZ"/>
        </w:rPr>
        <w:t>s</w:t>
      </w:r>
      <w:r w:rsidR="005C7C5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per se posi</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as </w:t>
      </w:r>
      <w:r w:rsidR="005C7C52" w:rsidRPr="007A06F5">
        <w:rPr>
          <w:rFonts w:ascii="Times New Roman" w:eastAsia="Times New Roman" w:hAnsi="Times New Roman" w:cs="Times New Roman"/>
          <w:sz w:val="24"/>
          <w:szCs w:val="24"/>
          <w:lang w:val="la-Latn" w:eastAsia="cs-CZ"/>
        </w:rPr>
        <w:t>h</w:t>
      </w:r>
      <w:r w:rsidRPr="007A06F5">
        <w:rPr>
          <w:rFonts w:ascii="Times New Roman" w:eastAsia="Times New Roman" w:hAnsi="Times New Roman" w:cs="Times New Roman"/>
          <w:sz w:val="24"/>
          <w:szCs w:val="24"/>
          <w:lang w:val="la-Latn" w:eastAsia="cs-CZ"/>
        </w:rPr>
        <w:t>aber</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 quas ultra modum vi</w:t>
      </w:r>
      <w:r w:rsidR="005C7C52" w:rsidRPr="007A06F5">
        <w:rPr>
          <w:rFonts w:ascii="Times New Roman" w:eastAsia="Times New Roman" w:hAnsi="Times New Roman" w:cs="Times New Roman"/>
          <w:sz w:val="24"/>
          <w:szCs w:val="24"/>
          <w:lang w:val="la-Latn" w:eastAsia="cs-CZ"/>
        </w:rPr>
        <w:t xml:space="preserve">tiosas </w:t>
      </w:r>
      <w:r w:rsidRPr="007A06F5">
        <w:rPr>
          <w:rFonts w:ascii="Times New Roman" w:eastAsia="Times New Roman" w:hAnsi="Times New Roman" w:cs="Times New Roman"/>
          <w:sz w:val="24"/>
          <w:szCs w:val="24"/>
          <w:lang w:val="la-Latn" w:eastAsia="cs-CZ"/>
        </w:rPr>
        <w:t>esse constat. Nemp</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 xml:space="preserve"> in</w:t>
      </w:r>
      <w:r w:rsidR="005C7C52" w:rsidRPr="007A06F5">
        <w:rPr>
          <w:rFonts w:ascii="Times New Roman" w:eastAsia="Times New Roman" w:hAnsi="Times New Roman" w:cs="Times New Roman"/>
          <w:sz w:val="24"/>
          <w:szCs w:val="24"/>
          <w:lang w:val="la-Latn" w:eastAsia="cs-CZ"/>
        </w:rPr>
        <w:t>d</w:t>
      </w:r>
      <w:r w:rsidRPr="007A06F5">
        <w:rPr>
          <w:rFonts w:ascii="Times New Roman" w:eastAsia="Times New Roman" w:hAnsi="Times New Roman" w:cs="Times New Roman"/>
          <w:sz w:val="24"/>
          <w:szCs w:val="24"/>
          <w:lang w:val="la-Latn" w:eastAsia="cs-CZ"/>
        </w:rPr>
        <w:t>e detrah</w:t>
      </w:r>
      <w:r w:rsidR="005C7C52" w:rsidRPr="007A06F5">
        <w:rPr>
          <w:rFonts w:ascii="Times New Roman" w:eastAsia="Times New Roman" w:hAnsi="Times New Roman" w:cs="Times New Roman"/>
          <w:sz w:val="24"/>
          <w:szCs w:val="24"/>
          <w:lang w:val="la-Latn" w:eastAsia="cs-CZ"/>
        </w:rPr>
        <w:t>unt homines sacri</w:t>
      </w:r>
      <w:r w:rsidRPr="007A06F5">
        <w:rPr>
          <w:rFonts w:ascii="Times New Roman" w:eastAsia="Times New Roman" w:hAnsi="Times New Roman" w:cs="Times New Roman"/>
          <w:sz w:val="24"/>
          <w:szCs w:val="24"/>
          <w:lang w:val="la-Latn" w:eastAsia="cs-CZ"/>
        </w:rPr>
        <w:t>ficio Dei, sic</w:t>
      </w:r>
      <w:r w:rsidR="005C7C52" w:rsidRPr="007A06F5">
        <w:rPr>
          <w:rFonts w:ascii="Times New Roman" w:eastAsia="Times New Roman" w:hAnsi="Times New Roman" w:cs="Times New Roman"/>
          <w:sz w:val="24"/>
          <w:szCs w:val="24"/>
          <w:lang w:val="la-Latn" w:eastAsia="cs-CZ"/>
        </w:rPr>
        <w:t>u</w:t>
      </w:r>
      <w:r w:rsidRPr="007A06F5">
        <w:rPr>
          <w:rFonts w:ascii="Times New Roman" w:eastAsia="Times New Roman" w:hAnsi="Times New Roman" w:cs="Times New Roman"/>
          <w:sz w:val="24"/>
          <w:szCs w:val="24"/>
          <w:lang w:val="la-Latn" w:eastAsia="cs-CZ"/>
        </w:rPr>
        <w:t>t quondam f</w:t>
      </w:r>
      <w:r w:rsidR="005C7C52" w:rsidRPr="007A06F5">
        <w:rPr>
          <w:rFonts w:ascii="Times New Roman" w:eastAsia="Times New Roman" w:hAnsi="Times New Roman" w:cs="Times New Roman"/>
          <w:sz w:val="24"/>
          <w:szCs w:val="24"/>
          <w:lang w:val="la-Latn" w:eastAsia="cs-CZ"/>
        </w:rPr>
        <w:t>iliis H</w:t>
      </w:r>
      <w:r w:rsidRPr="007A06F5">
        <w:rPr>
          <w:rFonts w:ascii="Times New Roman" w:eastAsia="Times New Roman" w:hAnsi="Times New Roman" w:cs="Times New Roman"/>
          <w:sz w:val="24"/>
          <w:szCs w:val="24"/>
          <w:lang w:val="la-Latn" w:eastAsia="cs-CZ"/>
        </w:rPr>
        <w:t>eli p</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ccantibus</w:t>
      </w:r>
      <w:r w:rsidR="005C7C52" w:rsidRPr="007A06F5">
        <w:rPr>
          <w:rFonts w:ascii="Times New Roman" w:eastAsia="Times New Roman" w:hAnsi="Times New Roman" w:cs="Times New Roman"/>
          <w:sz w:val="24"/>
          <w:szCs w:val="24"/>
          <w:lang w:val="la-Latn" w:eastAsia="cs-CZ"/>
        </w:rPr>
        <w:t xml:space="preserve"> fecisse legantur</w:t>
      </w:r>
      <w:r w:rsidRPr="007A06F5">
        <w:rPr>
          <w:rFonts w:ascii="Times New Roman" w:eastAsia="Times New Roman" w:hAnsi="Times New Roman" w:cs="Times New Roman"/>
          <w:sz w:val="24"/>
          <w:szCs w:val="24"/>
          <w:lang w:val="la-Latn" w:eastAsia="cs-CZ"/>
        </w:rPr>
        <w:t>; et, r</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bell</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 xml:space="preserve">s </w:t>
      </w:r>
      <w:r w:rsidR="005C7C52" w:rsidRPr="007A06F5">
        <w:rPr>
          <w:rFonts w:ascii="Times New Roman" w:eastAsia="Times New Roman" w:hAnsi="Times New Roman" w:cs="Times New Roman"/>
          <w:sz w:val="24"/>
          <w:szCs w:val="24"/>
          <w:lang w:val="la-Latn" w:eastAsia="cs-CZ"/>
        </w:rPr>
        <w:t>h</w:t>
      </w:r>
      <w:r w:rsidRPr="007A06F5">
        <w:rPr>
          <w:rFonts w:ascii="Times New Roman" w:eastAsia="Times New Roman" w:hAnsi="Times New Roman" w:cs="Times New Roman"/>
          <w:sz w:val="24"/>
          <w:szCs w:val="24"/>
          <w:lang w:val="la-Latn" w:eastAsia="cs-CZ"/>
        </w:rPr>
        <w:t>in</w:t>
      </w:r>
      <w:r w:rsidR="005C7C52" w:rsidRPr="007A06F5">
        <w:rPr>
          <w:rFonts w:ascii="Times New Roman" w:eastAsia="Times New Roman" w:hAnsi="Times New Roman" w:cs="Times New Roman"/>
          <w:sz w:val="24"/>
          <w:szCs w:val="24"/>
          <w:lang w:val="la-Latn" w:eastAsia="cs-CZ"/>
        </w:rPr>
        <w:t>c</w:t>
      </w:r>
      <w:r w:rsidRPr="007A06F5">
        <w:rPr>
          <w:rFonts w:ascii="Times New Roman" w:eastAsia="Times New Roman" w:hAnsi="Times New Roman" w:cs="Times New Roman"/>
          <w:sz w:val="24"/>
          <w:szCs w:val="24"/>
          <w:lang w:val="la-Latn" w:eastAsia="cs-CZ"/>
        </w:rPr>
        <w:t xml:space="preserve"> </w:t>
      </w:r>
      <w:r w:rsidR="005C7C52" w:rsidRPr="007A06F5">
        <w:rPr>
          <w:rFonts w:ascii="Times New Roman" w:eastAsia="Times New Roman" w:hAnsi="Times New Roman" w:cs="Times New Roman"/>
          <w:sz w:val="24"/>
          <w:szCs w:val="24"/>
          <w:lang w:val="la-Latn" w:eastAsia="cs-CZ"/>
        </w:rPr>
        <w:t>a</w:t>
      </w:r>
      <w:r w:rsidRPr="007A06F5">
        <w:rPr>
          <w:rFonts w:ascii="Times New Roman" w:eastAsia="Times New Roman" w:hAnsi="Times New Roman" w:cs="Times New Roman"/>
          <w:sz w:val="24"/>
          <w:szCs w:val="24"/>
          <w:lang w:val="la-Latn" w:eastAsia="cs-CZ"/>
        </w:rPr>
        <w:t>tque con</w:t>
      </w:r>
      <w:r w:rsidR="005C7C52" w:rsidRPr="007A06F5">
        <w:rPr>
          <w:rFonts w:ascii="Times New Roman" w:eastAsia="Times New Roman" w:hAnsi="Times New Roman" w:cs="Times New Roman"/>
          <w:sz w:val="24"/>
          <w:szCs w:val="24"/>
          <w:lang w:val="la-Latn" w:eastAsia="cs-CZ"/>
        </w:rPr>
        <w:t>t</w:t>
      </w:r>
      <w:r w:rsidRPr="007A06F5">
        <w:rPr>
          <w:rFonts w:ascii="Times New Roman" w:eastAsia="Times New Roman" w:hAnsi="Times New Roman" w:cs="Times New Roman"/>
          <w:sz w:val="24"/>
          <w:szCs w:val="24"/>
          <w:lang w:val="la-Latn" w:eastAsia="cs-CZ"/>
        </w:rPr>
        <w:t xml:space="preserve">rarii </w:t>
      </w:r>
      <w:r w:rsidR="005C7C52" w:rsidRPr="007A06F5">
        <w:rPr>
          <w:rFonts w:ascii="Times New Roman" w:eastAsia="Times New Roman" w:hAnsi="Times New Roman" w:cs="Times New Roman"/>
          <w:sz w:val="24"/>
          <w:szCs w:val="24"/>
          <w:lang w:val="la-Latn" w:eastAsia="cs-CZ"/>
        </w:rPr>
        <w:t>e</w:t>
      </w:r>
      <w:r w:rsidRPr="007A06F5">
        <w:rPr>
          <w:rFonts w:ascii="Times New Roman" w:eastAsia="Times New Roman" w:hAnsi="Times New Roman" w:cs="Times New Roman"/>
          <w:sz w:val="24"/>
          <w:szCs w:val="24"/>
          <w:lang w:val="la-Latn" w:eastAsia="cs-CZ"/>
        </w:rPr>
        <w:t>xi</w:t>
      </w:r>
      <w:r w:rsidR="00743D5D" w:rsidRPr="007A06F5">
        <w:rPr>
          <w:rFonts w:ascii="Times New Roman" w:hAnsi="Times New Roman" w:cs="Times New Roman"/>
          <w:lang w:val="la-Latn"/>
        </w:rPr>
        <w:t>stentes, eorum pravis exemplis quotidie pejores</w:t>
      </w:r>
      <w:r w:rsidR="0069631A" w:rsidRPr="007A06F5">
        <w:rPr>
          <w:rFonts w:ascii="Times New Roman" w:hAnsi="Times New Roman" w:cs="Times New Roman"/>
          <w:lang w:val="la-Latn"/>
        </w:rPr>
        <w:t xml:space="preserve"> </w:t>
      </w:r>
      <w:r w:rsidR="00743D5D" w:rsidRPr="007A06F5">
        <w:rPr>
          <w:rFonts w:ascii="Times New Roman" w:hAnsi="Times New Roman" w:cs="Times New Roman"/>
          <w:lang w:val="la-Latn"/>
        </w:rPr>
        <w:t>fiunt. Qui autem de prædictis vitiis per occultam confessionem, mala abs se absconse commissa coram oculis Dei, præsente etiam sacerdote, qui eis inducturus est pœnitentiam, confitentur, et semetipsos graviter deliquisse accusant, si veraciter pœnituerint, et semper jejunia, et elemosynas, vigiliasque, atque sacras orationes cum lacrymis purgare</w:t>
      </w:r>
      <w:r w:rsidR="00766F78" w:rsidRPr="007A06F5">
        <w:rPr>
          <w:rFonts w:ascii="Times New Roman" w:hAnsi="Times New Roman" w:cs="Times New Roman"/>
          <w:lang w:val="la-Latn"/>
        </w:rPr>
        <w:t xml:space="preserve"> certaverint illis etiam gradu servato, spes veniæ de </w:t>
      </w:r>
      <w:r w:rsidR="00766F78" w:rsidRPr="007A06F5">
        <w:rPr>
          <w:rFonts w:ascii="Times New Roman" w:hAnsi="Times New Roman" w:cs="Times New Roman"/>
          <w:lang w:val="la-Latn"/>
        </w:rPr>
        <w:lastRenderedPageBreak/>
        <w:t>misericordia Dei promittenda est; qui omnes homines vult salvos fieri et ad agnitionem veritatis per</w:t>
      </w:r>
      <w:r w:rsidR="00A60A3C" w:rsidRPr="007A06F5">
        <w:rPr>
          <w:rFonts w:ascii="Times New Roman" w:hAnsi="Times New Roman" w:cs="Times New Roman"/>
          <w:lang w:val="la-Latn"/>
        </w:rPr>
        <w:t>venire, neque mortem peccatoris, sed ut convertatur et vivat.</w:t>
      </w:r>
    </w:p>
    <w:p w14:paraId="6F0849CC" w14:textId="345845E0" w:rsidR="001F75D9" w:rsidRPr="007A06F5" w:rsidRDefault="00A60A3C" w:rsidP="001F75D9">
      <w:pPr>
        <w:spacing w:after="120" w:line="240" w:lineRule="auto"/>
        <w:rPr>
          <w:rFonts w:ascii="Times New Roman" w:hAnsi="Times New Roman" w:cs="Times New Roman"/>
          <w:lang w:val="la-Latn"/>
        </w:rPr>
      </w:pPr>
      <w:r w:rsidRPr="007A06F5">
        <w:rPr>
          <w:rFonts w:ascii="Times New Roman" w:hAnsi="Times New Roman" w:cs="Times New Roman"/>
          <w:lang w:val="la-Latn"/>
        </w:rPr>
        <w:t>Nam de illis, qui ad honorem presbyterii sine examinatione provecti sunt, in concilio Niceno, cap. 9, scriptum: „Si qui presbyteri sine examinatione provecti sunt: vel cum discuterentur, peccata sua confessi sunt, et homines contra canones commoti,</w:t>
      </w:r>
      <w:r w:rsidR="0085276C" w:rsidRPr="007A06F5">
        <w:rPr>
          <w:rFonts w:ascii="Times New Roman" w:hAnsi="Times New Roman" w:cs="Times New Roman"/>
          <w:lang w:val="la-Latn"/>
        </w:rPr>
        <w:t xml:space="preserve"> manus confessis imponere tentaverunt. Tales regula non admittit, quia quod irreprehensibile est Catholica defendit Ecclesia. „ltem in Neocesareensi</w:t>
      </w:r>
      <w:r w:rsidR="00C0698B" w:rsidRPr="007A06F5">
        <w:rPr>
          <w:rFonts w:ascii="Times New Roman" w:hAnsi="Times New Roman" w:cs="Times New Roman"/>
          <w:lang w:val="la-Latn"/>
        </w:rPr>
        <w:t xml:space="preserve"> concilio, cap. 9, de his ita scriptum est: “Presbyter si præoccupatus corporali peccato provehatur et confessus fuerit de se, quod ante ordinationem</w:t>
      </w:r>
      <w:r w:rsidR="001F75D9" w:rsidRPr="007A06F5">
        <w:rPr>
          <w:rFonts w:ascii="Times New Roman" w:hAnsi="Times New Roman" w:cs="Times New Roman"/>
          <w:lang w:val="la-Latn"/>
        </w:rPr>
        <w:t xml:space="preserve"> suam deliquerit, oblata non consecret, manens in reliquis officiis propter bonum studium. Nam reliqua peccata plerique dixerunt per manus impositionem posse dituitti. Quod si de se ipso non fuerit confessus, et argui manifeste non potest, potestatis suæ judicio relinquatur.“ Item in eodem Concilio, cap. 10, simili modo etiam diaconus: „Si eodem peccato succubuerit ab ordine ministerii detrahatur.“</w:t>
      </w:r>
    </w:p>
    <w:p w14:paraId="2C0419A3" w14:textId="052B3A6D" w:rsidR="001F75D9" w:rsidRPr="007A06F5" w:rsidRDefault="001F75D9" w:rsidP="001F75D9">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illis, qui post acceptum gradum peccaverint, Apostolorum Canone ita legitur: „Episcopus, presbyter, aut diaconus, qui in fornicatione, aut perjurio, aut furto captus est, deponatur, non tamen communione privetur. Dicit enim Scriptura: </w:t>
      </w:r>
      <w:r w:rsidR="00F15AE7" w:rsidRPr="007A06F5">
        <w:rPr>
          <w:rFonts w:ascii="Times New Roman" w:hAnsi="Times New Roman" w:cs="Times New Roman"/>
          <w:lang w:val="la-Latn"/>
        </w:rPr>
        <w:t>„</w:t>
      </w:r>
      <w:r w:rsidRPr="007A06F5">
        <w:rPr>
          <w:rFonts w:ascii="Times New Roman" w:hAnsi="Times New Roman" w:cs="Times New Roman"/>
          <w:lang w:val="la-Latn"/>
        </w:rPr>
        <w:t>Non judicabit Dominus bis in id ipsum</w:t>
      </w:r>
      <w:r w:rsidR="00F15AE7" w:rsidRPr="007A06F5">
        <w:rPr>
          <w:rFonts w:ascii="Times New Roman" w:hAnsi="Times New Roman" w:cs="Times New Roman"/>
          <w:lang w:val="la-Latn"/>
        </w:rPr>
        <w:t>“</w:t>
      </w:r>
      <w:r w:rsidRPr="007A06F5">
        <w:rPr>
          <w:rFonts w:ascii="Times New Roman" w:hAnsi="Times New Roman" w:cs="Times New Roman"/>
          <w:lang w:val="la-Latn"/>
        </w:rPr>
        <w:t>. Item, in canone apostolorum, cap. 29: „Si quis episcopus, presbyter, aut diaconus depositus juste super certis criminibus, ausus fuerit attrectare ministerium dudum sibi concessum, hic ab Ecclesia penitus projiciatur.”</w:t>
      </w:r>
    </w:p>
    <w:p w14:paraId="761293F6" w14:textId="59679C8E" w:rsidR="00F15AE7" w:rsidRPr="007A06F5" w:rsidRDefault="00F15AE7" w:rsidP="00F15AE7">
      <w:pPr>
        <w:spacing w:after="120" w:line="240" w:lineRule="auto"/>
        <w:rPr>
          <w:rFonts w:ascii="Times New Roman" w:hAnsi="Times New Roman" w:cs="Times New Roman"/>
          <w:lang w:val="la-Latn"/>
        </w:rPr>
      </w:pPr>
      <w:r w:rsidRPr="007A06F5">
        <w:rPr>
          <w:rFonts w:ascii="Times New Roman" w:hAnsi="Times New Roman" w:cs="Times New Roman"/>
          <w:lang w:val="la-Latn"/>
        </w:rPr>
        <w:t>Accusationem autem adversus sacri ordinis viros facile non recipiendam, sed prius causam diligenter examinandam, et postea judicium inferendum Apostolus docet, scribens ad Timotheum: „Accusationem,“ inquit, adversus presbyterum non recipias, nisi sub duobus aut tribus testibus Peccantes coram omnibus argue, ut cæteri metum habeant.”</w:t>
      </w:r>
    </w:p>
    <w:p w14:paraId="6E09F6E2" w14:textId="026D0A1D" w:rsidR="00743D5D" w:rsidRPr="007A06F5" w:rsidRDefault="00F15AE7" w:rsidP="00743D5D">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Quales autem ipsi testes esse debeant, in Africano concilio manifestatur, ubi, cap. 6 et 15 ita scriptum: „Placuit ut omnes servi vel proprii liberti ad accusationem non adtnittantur: vel omnes, quos ad acusanda publica crimina leges publice non admittunt, omnes infamiæ maculis aspersi, et histriones, turpitudinibus subject personæ. Hæretici etiam, </w:t>
      </w:r>
      <w:r w:rsidR="00743D5D" w:rsidRPr="007A06F5">
        <w:rPr>
          <w:rFonts w:ascii="Times New Roman" w:hAnsi="Times New Roman" w:cs="Times New Roman"/>
          <w:lang w:val="la-Latn"/>
        </w:rPr>
        <w:t>sive pagani, si</w:t>
      </w:r>
      <w:r w:rsidRPr="007A06F5">
        <w:rPr>
          <w:rFonts w:ascii="Times New Roman" w:hAnsi="Times New Roman" w:cs="Times New Roman"/>
          <w:lang w:val="la-Latn"/>
        </w:rPr>
        <w:t>v</w:t>
      </w:r>
      <w:r w:rsidR="00743D5D" w:rsidRPr="007A06F5">
        <w:rPr>
          <w:rFonts w:ascii="Times New Roman" w:hAnsi="Times New Roman" w:cs="Times New Roman"/>
          <w:lang w:val="la-Latn"/>
        </w:rPr>
        <w:t>e Jud</w:t>
      </w:r>
      <w:r w:rsidRPr="007A06F5">
        <w:rPr>
          <w:rFonts w:ascii="Times New Roman" w:hAnsi="Times New Roman" w:cs="Times New Roman"/>
          <w:lang w:val="la-Latn"/>
        </w:rPr>
        <w:t>e</w:t>
      </w:r>
      <w:r w:rsidR="00743D5D" w:rsidRPr="007A06F5">
        <w:rPr>
          <w:rFonts w:ascii="Times New Roman" w:hAnsi="Times New Roman" w:cs="Times New Roman"/>
          <w:lang w:val="la-Latn"/>
        </w:rPr>
        <w:t xml:space="preserve">i. Sed tamen </w:t>
      </w:r>
      <w:r w:rsidRPr="007A06F5">
        <w:rPr>
          <w:rFonts w:ascii="Times New Roman" w:hAnsi="Times New Roman" w:cs="Times New Roman"/>
          <w:lang w:val="la-Latn"/>
        </w:rPr>
        <w:t>om</w:t>
      </w:r>
      <w:r w:rsidR="00743D5D" w:rsidRPr="007A06F5">
        <w:rPr>
          <w:rFonts w:ascii="Times New Roman" w:hAnsi="Times New Roman" w:cs="Times New Roman"/>
          <w:lang w:val="la-Latn"/>
        </w:rPr>
        <w:t>nibus, quibus</w:t>
      </w:r>
      <w:r w:rsidRPr="007A06F5">
        <w:rPr>
          <w:rFonts w:ascii="Times New Roman" w:hAnsi="Times New Roman" w:cs="Times New Roman"/>
          <w:lang w:val="la-Latn"/>
        </w:rPr>
        <w:t xml:space="preserve"> </w:t>
      </w:r>
      <w:r w:rsidR="00743D5D" w:rsidRPr="007A06F5">
        <w:rPr>
          <w:rFonts w:ascii="Times New Roman" w:hAnsi="Times New Roman" w:cs="Times New Roman"/>
          <w:lang w:val="la-Latn"/>
        </w:rPr>
        <w:t xml:space="preserve">accusatio </w:t>
      </w:r>
      <w:r w:rsidRPr="007A06F5">
        <w:rPr>
          <w:rFonts w:ascii="Times New Roman" w:hAnsi="Times New Roman" w:cs="Times New Roman"/>
          <w:lang w:val="la-Latn"/>
        </w:rPr>
        <w:t>de</w:t>
      </w:r>
      <w:r w:rsidR="00743D5D" w:rsidRPr="007A06F5">
        <w:rPr>
          <w:rFonts w:ascii="Times New Roman" w:hAnsi="Times New Roman" w:cs="Times New Roman"/>
          <w:lang w:val="la-Latn"/>
        </w:rPr>
        <w:t>n</w:t>
      </w:r>
      <w:r w:rsidRPr="007A06F5">
        <w:rPr>
          <w:rFonts w:ascii="Times New Roman" w:hAnsi="Times New Roman" w:cs="Times New Roman"/>
          <w:lang w:val="la-Latn"/>
        </w:rPr>
        <w:t>e</w:t>
      </w:r>
      <w:r w:rsidR="00743D5D" w:rsidRPr="007A06F5">
        <w:rPr>
          <w:rFonts w:ascii="Times New Roman" w:hAnsi="Times New Roman" w:cs="Times New Roman"/>
          <w:lang w:val="la-Latn"/>
        </w:rPr>
        <w:t>gatur, i</w:t>
      </w:r>
      <w:r w:rsidRPr="007A06F5">
        <w:rPr>
          <w:rFonts w:ascii="Times New Roman" w:hAnsi="Times New Roman" w:cs="Times New Roman"/>
          <w:lang w:val="la-Latn"/>
        </w:rPr>
        <w:t>n</w:t>
      </w:r>
      <w:r w:rsidR="00743D5D" w:rsidRPr="007A06F5">
        <w:rPr>
          <w:rFonts w:ascii="Times New Roman" w:hAnsi="Times New Roman" w:cs="Times New Roman"/>
          <w:lang w:val="la-Latn"/>
        </w:rPr>
        <w:t xml:space="preserve"> causis pro</w:t>
      </w:r>
      <w:r w:rsidRPr="007A06F5">
        <w:rPr>
          <w:rFonts w:ascii="Times New Roman" w:hAnsi="Times New Roman" w:cs="Times New Roman"/>
          <w:lang w:val="la-Latn"/>
        </w:rPr>
        <w:t>p</w:t>
      </w:r>
      <w:r w:rsidR="00743D5D" w:rsidRPr="007A06F5">
        <w:rPr>
          <w:rFonts w:ascii="Times New Roman" w:hAnsi="Times New Roman" w:cs="Times New Roman"/>
          <w:lang w:val="la-Latn"/>
        </w:rPr>
        <w:t>riis accusan</w:t>
      </w:r>
      <w:r w:rsidRPr="007A06F5">
        <w:rPr>
          <w:rFonts w:ascii="Times New Roman" w:hAnsi="Times New Roman" w:cs="Times New Roman"/>
          <w:lang w:val="la-Latn"/>
        </w:rPr>
        <w:t>d</w:t>
      </w:r>
      <w:r w:rsidR="00743D5D" w:rsidRPr="007A06F5">
        <w:rPr>
          <w:rFonts w:ascii="Times New Roman" w:hAnsi="Times New Roman" w:cs="Times New Roman"/>
          <w:lang w:val="la-Latn"/>
        </w:rPr>
        <w:t>i licentia denega</w:t>
      </w:r>
      <w:r w:rsidRPr="007A06F5">
        <w:rPr>
          <w:rFonts w:ascii="Times New Roman" w:hAnsi="Times New Roman" w:cs="Times New Roman"/>
          <w:lang w:val="la-Latn"/>
        </w:rPr>
        <w:t>nd</w:t>
      </w:r>
      <w:r w:rsidR="00743D5D" w:rsidRPr="007A06F5">
        <w:rPr>
          <w:rFonts w:ascii="Times New Roman" w:hAnsi="Times New Roman" w:cs="Times New Roman"/>
          <w:lang w:val="la-Latn"/>
        </w:rPr>
        <w:t>a non es</w:t>
      </w:r>
      <w:r w:rsidRPr="007A06F5">
        <w:rPr>
          <w:rFonts w:ascii="Times New Roman" w:hAnsi="Times New Roman" w:cs="Times New Roman"/>
          <w:lang w:val="la-Latn"/>
        </w:rPr>
        <w:t>t.“</w:t>
      </w:r>
      <w:r w:rsidR="00743D5D" w:rsidRPr="007A06F5">
        <w:rPr>
          <w:rFonts w:ascii="Times New Roman" w:hAnsi="Times New Roman" w:cs="Times New Roman"/>
          <w:lang w:val="la-Latn"/>
        </w:rPr>
        <w:t xml:space="preserve"> lte</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in </w:t>
      </w:r>
      <w:r w:rsidRPr="007A06F5">
        <w:rPr>
          <w:rFonts w:ascii="Times New Roman" w:hAnsi="Times New Roman" w:cs="Times New Roman"/>
          <w:lang w:val="la-Latn"/>
        </w:rPr>
        <w:t>e</w:t>
      </w:r>
      <w:r w:rsidR="00743D5D" w:rsidRPr="007A06F5">
        <w:rPr>
          <w:rFonts w:ascii="Times New Roman" w:hAnsi="Times New Roman" w:cs="Times New Roman"/>
          <w:lang w:val="la-Latn"/>
        </w:rPr>
        <w:t>ode</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cap. </w:t>
      </w:r>
      <w:r w:rsidRPr="007A06F5">
        <w:rPr>
          <w:rFonts w:ascii="Times New Roman" w:hAnsi="Times New Roman" w:cs="Times New Roman"/>
          <w:lang w:val="la-Latn"/>
        </w:rPr>
        <w:t>9</w:t>
      </w:r>
      <w:r w:rsidR="00743D5D" w:rsidRPr="007A06F5">
        <w:rPr>
          <w:rFonts w:ascii="Times New Roman" w:hAnsi="Times New Roman" w:cs="Times New Roman"/>
          <w:lang w:val="la-Latn"/>
        </w:rPr>
        <w:t xml:space="preserve">9: </w:t>
      </w:r>
      <w:r w:rsidRPr="007A06F5">
        <w:rPr>
          <w:rFonts w:ascii="Times New Roman" w:hAnsi="Times New Roman" w:cs="Times New Roman"/>
          <w:lang w:val="la-Latn"/>
        </w:rPr>
        <w:t>„</w:t>
      </w:r>
      <w:r w:rsidR="00743D5D" w:rsidRPr="007A06F5">
        <w:rPr>
          <w:rFonts w:ascii="Times New Roman" w:hAnsi="Times New Roman" w:cs="Times New Roman"/>
          <w:lang w:val="la-Latn"/>
        </w:rPr>
        <w:t>Testes aute</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non admitt</w:t>
      </w:r>
      <w:r w:rsidRPr="007A06F5">
        <w:rPr>
          <w:rFonts w:ascii="Times New Roman" w:hAnsi="Times New Roman" w:cs="Times New Roman"/>
          <w:lang w:val="la-Latn"/>
        </w:rPr>
        <w:t>endos a</w:t>
      </w:r>
      <w:r w:rsidR="00743D5D" w:rsidRPr="007A06F5">
        <w:rPr>
          <w:rFonts w:ascii="Times New Roman" w:hAnsi="Times New Roman" w:cs="Times New Roman"/>
          <w:lang w:val="la-Latn"/>
        </w:rPr>
        <w:t>d testi</w:t>
      </w:r>
      <w:r w:rsidRPr="007A06F5">
        <w:rPr>
          <w:rFonts w:ascii="Times New Roman" w:hAnsi="Times New Roman" w:cs="Times New Roman"/>
          <w:lang w:val="la-Latn"/>
        </w:rPr>
        <w:t>m</w:t>
      </w:r>
      <w:r w:rsidR="00743D5D" w:rsidRPr="007A06F5">
        <w:rPr>
          <w:rFonts w:ascii="Times New Roman" w:hAnsi="Times New Roman" w:cs="Times New Roman"/>
          <w:lang w:val="la-Latn"/>
        </w:rPr>
        <w:t>o</w:t>
      </w:r>
      <w:r w:rsidRPr="007A06F5">
        <w:rPr>
          <w:rFonts w:ascii="Times New Roman" w:hAnsi="Times New Roman" w:cs="Times New Roman"/>
          <w:lang w:val="la-Latn"/>
        </w:rPr>
        <w:t>n</w:t>
      </w:r>
      <w:r w:rsidR="00743D5D" w:rsidRPr="007A06F5">
        <w:rPr>
          <w:rFonts w:ascii="Times New Roman" w:hAnsi="Times New Roman" w:cs="Times New Roman"/>
          <w:lang w:val="la-Latn"/>
        </w:rPr>
        <w:t>iu</w:t>
      </w:r>
      <w:r w:rsidRPr="007A06F5">
        <w:rPr>
          <w:rFonts w:ascii="Times New Roman" w:hAnsi="Times New Roman" w:cs="Times New Roman"/>
          <w:lang w:val="la-Latn"/>
        </w:rPr>
        <w:t>m</w:t>
      </w:r>
      <w:r w:rsidR="00743D5D" w:rsidRPr="007A06F5">
        <w:rPr>
          <w:rFonts w:ascii="Times New Roman" w:hAnsi="Times New Roman" w:cs="Times New Roman"/>
          <w:lang w:val="la-Latn"/>
        </w:rPr>
        <w:t>,</w:t>
      </w:r>
      <w:r w:rsidRPr="007A06F5">
        <w:rPr>
          <w:rFonts w:ascii="Times New Roman" w:hAnsi="Times New Roman" w:cs="Times New Roman"/>
          <w:lang w:val="la-Latn"/>
        </w:rPr>
        <w:t xml:space="preserve"> </w:t>
      </w:r>
      <w:r w:rsidR="00743D5D" w:rsidRPr="007A06F5">
        <w:rPr>
          <w:rFonts w:ascii="Times New Roman" w:hAnsi="Times New Roman" w:cs="Times New Roman"/>
          <w:lang w:val="la-Latn"/>
        </w:rPr>
        <w:t>qui n</w:t>
      </w:r>
      <w:r w:rsidRPr="007A06F5">
        <w:rPr>
          <w:rFonts w:ascii="Times New Roman" w:hAnsi="Times New Roman" w:cs="Times New Roman"/>
          <w:lang w:val="la-Latn"/>
        </w:rPr>
        <w:t>e</w:t>
      </w:r>
      <w:r w:rsidR="00743D5D" w:rsidRPr="007A06F5">
        <w:rPr>
          <w:rFonts w:ascii="Times New Roman" w:hAnsi="Times New Roman" w:cs="Times New Roman"/>
          <w:lang w:val="la-Latn"/>
        </w:rPr>
        <w:t>c ad accusatione</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admitti pr</w:t>
      </w:r>
      <w:r w:rsidR="00C0698B" w:rsidRPr="007A06F5">
        <w:rPr>
          <w:rFonts w:ascii="Times New Roman" w:hAnsi="Times New Roman" w:cs="Times New Roman"/>
          <w:lang w:val="la-Latn"/>
        </w:rPr>
        <w:t>æ</w:t>
      </w:r>
      <w:r w:rsidR="00743D5D" w:rsidRPr="007A06F5">
        <w:rPr>
          <w:rFonts w:ascii="Times New Roman" w:hAnsi="Times New Roman" w:cs="Times New Roman"/>
          <w:lang w:val="la-Latn"/>
        </w:rPr>
        <w:t>cep</w:t>
      </w:r>
      <w:r w:rsidRPr="007A06F5">
        <w:rPr>
          <w:rFonts w:ascii="Times New Roman" w:hAnsi="Times New Roman" w:cs="Times New Roman"/>
          <w:lang w:val="la-Latn"/>
        </w:rPr>
        <w:t>t</w:t>
      </w:r>
      <w:r w:rsidR="00743D5D" w:rsidRPr="007A06F5">
        <w:rPr>
          <w:rFonts w:ascii="Times New Roman" w:hAnsi="Times New Roman" w:cs="Times New Roman"/>
          <w:lang w:val="la-Latn"/>
        </w:rPr>
        <w:t>i su</w:t>
      </w:r>
      <w:r w:rsidRPr="007A06F5">
        <w:rPr>
          <w:rFonts w:ascii="Times New Roman" w:hAnsi="Times New Roman" w:cs="Times New Roman"/>
          <w:lang w:val="la-Latn"/>
        </w:rPr>
        <w:t>vt</w:t>
      </w:r>
      <w:r w:rsidR="00743D5D" w:rsidRPr="007A06F5">
        <w:rPr>
          <w:rFonts w:ascii="Times New Roman" w:hAnsi="Times New Roman" w:cs="Times New Roman"/>
          <w:lang w:val="la-Latn"/>
        </w:rPr>
        <w:t xml:space="preserve">: </w:t>
      </w:r>
      <w:r w:rsidRPr="007A06F5">
        <w:rPr>
          <w:rFonts w:ascii="Times New Roman" w:hAnsi="Times New Roman" w:cs="Times New Roman"/>
          <w:lang w:val="la-Latn"/>
        </w:rPr>
        <w:t xml:space="preserve">vel </w:t>
      </w:r>
      <w:r w:rsidR="00743D5D" w:rsidRPr="007A06F5">
        <w:rPr>
          <w:rFonts w:ascii="Times New Roman" w:hAnsi="Times New Roman" w:cs="Times New Roman"/>
          <w:lang w:val="la-Latn"/>
        </w:rPr>
        <w:t>etiam quos ipse accusator de domo sua produxerit</w:t>
      </w:r>
      <w:r w:rsidRPr="007A06F5">
        <w:rPr>
          <w:rFonts w:ascii="Times New Roman" w:hAnsi="Times New Roman" w:cs="Times New Roman"/>
          <w:lang w:val="la-Latn"/>
        </w:rPr>
        <w:t xml:space="preserve">.” </w:t>
      </w:r>
      <w:r w:rsidR="00743D5D" w:rsidRPr="007A06F5">
        <w:rPr>
          <w:rFonts w:ascii="Times New Roman" w:hAnsi="Times New Roman" w:cs="Times New Roman"/>
          <w:lang w:val="la-Latn"/>
        </w:rPr>
        <w:t>Ad testi</w:t>
      </w:r>
      <w:r w:rsidRPr="007A06F5">
        <w:rPr>
          <w:rFonts w:ascii="Times New Roman" w:hAnsi="Times New Roman" w:cs="Times New Roman"/>
          <w:lang w:val="la-Latn"/>
        </w:rPr>
        <w:t>m</w:t>
      </w:r>
      <w:r w:rsidR="00743D5D" w:rsidRPr="007A06F5">
        <w:rPr>
          <w:rFonts w:ascii="Times New Roman" w:hAnsi="Times New Roman" w:cs="Times New Roman"/>
          <w:lang w:val="la-Latn"/>
        </w:rPr>
        <w:t>o</w:t>
      </w:r>
      <w:r w:rsidRPr="007A06F5">
        <w:rPr>
          <w:rFonts w:ascii="Times New Roman" w:hAnsi="Times New Roman" w:cs="Times New Roman"/>
          <w:lang w:val="la-Latn"/>
        </w:rPr>
        <w:t>n</w:t>
      </w:r>
      <w:r w:rsidR="00743D5D" w:rsidRPr="007A06F5">
        <w:rPr>
          <w:rFonts w:ascii="Times New Roman" w:hAnsi="Times New Roman" w:cs="Times New Roman"/>
          <w:lang w:val="la-Latn"/>
        </w:rPr>
        <w:t>iu</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aute</w:t>
      </w:r>
      <w:r w:rsidRPr="007A06F5">
        <w:rPr>
          <w:rFonts w:ascii="Times New Roman" w:hAnsi="Times New Roman" w:cs="Times New Roman"/>
          <w:lang w:val="la-Latn"/>
        </w:rPr>
        <w:t>m</w:t>
      </w:r>
      <w:r w:rsidR="00743D5D" w:rsidRPr="007A06F5">
        <w:rPr>
          <w:rFonts w:ascii="Times New Roman" w:hAnsi="Times New Roman" w:cs="Times New Roman"/>
          <w:lang w:val="la-Latn"/>
        </w:rPr>
        <w:t xml:space="preserve"> intra annos </w:t>
      </w:r>
      <w:r w:rsidRPr="007A06F5">
        <w:rPr>
          <w:rFonts w:ascii="Times New Roman" w:hAnsi="Times New Roman" w:cs="Times New Roman"/>
          <w:lang w:val="la-Latn"/>
        </w:rPr>
        <w:t>XIV</w:t>
      </w:r>
      <w:r w:rsidR="00743D5D" w:rsidRPr="007A06F5">
        <w:rPr>
          <w:rFonts w:ascii="Times New Roman" w:hAnsi="Times New Roman" w:cs="Times New Roman"/>
          <w:lang w:val="la-Latn"/>
        </w:rPr>
        <w:t xml:space="preserve"> </w:t>
      </w:r>
      <w:r w:rsidRPr="007A06F5">
        <w:rPr>
          <w:rFonts w:ascii="Times New Roman" w:hAnsi="Times New Roman" w:cs="Times New Roman"/>
          <w:lang w:val="la-Latn"/>
        </w:rPr>
        <w:t>æ</w:t>
      </w:r>
      <w:r w:rsidR="00743D5D" w:rsidRPr="007A06F5">
        <w:rPr>
          <w:rFonts w:ascii="Times New Roman" w:hAnsi="Times New Roman" w:cs="Times New Roman"/>
          <w:lang w:val="la-Latn"/>
        </w:rPr>
        <w:t>ta</w:t>
      </w:r>
      <w:r w:rsidRPr="007A06F5">
        <w:rPr>
          <w:rFonts w:ascii="Times New Roman" w:hAnsi="Times New Roman" w:cs="Times New Roman"/>
          <w:lang w:val="la-Latn"/>
        </w:rPr>
        <w:t>t</w:t>
      </w:r>
      <w:r w:rsidR="00743D5D" w:rsidRPr="007A06F5">
        <w:rPr>
          <w:rFonts w:ascii="Times New Roman" w:hAnsi="Times New Roman" w:cs="Times New Roman"/>
          <w:lang w:val="la-Latn"/>
        </w:rPr>
        <w:t>is su</w:t>
      </w:r>
      <w:r w:rsidRPr="007A06F5">
        <w:rPr>
          <w:rFonts w:ascii="Times New Roman" w:hAnsi="Times New Roman" w:cs="Times New Roman"/>
          <w:lang w:val="la-Latn"/>
        </w:rPr>
        <w:t xml:space="preserve">æ </w:t>
      </w:r>
      <w:r w:rsidR="00743D5D" w:rsidRPr="007A06F5">
        <w:rPr>
          <w:rFonts w:ascii="Times New Roman" w:hAnsi="Times New Roman" w:cs="Times New Roman"/>
          <w:lang w:val="la-Latn"/>
        </w:rPr>
        <w:t>non ad</w:t>
      </w:r>
      <w:r w:rsidRPr="007A06F5">
        <w:rPr>
          <w:rFonts w:ascii="Times New Roman" w:hAnsi="Times New Roman" w:cs="Times New Roman"/>
          <w:lang w:val="la-Latn"/>
        </w:rPr>
        <w:t>m</w:t>
      </w:r>
      <w:r w:rsidR="00743D5D" w:rsidRPr="007A06F5">
        <w:rPr>
          <w:rFonts w:ascii="Times New Roman" w:hAnsi="Times New Roman" w:cs="Times New Roman"/>
          <w:lang w:val="la-Latn"/>
        </w:rPr>
        <w:t>itta</w:t>
      </w:r>
      <w:r w:rsidRPr="007A06F5">
        <w:rPr>
          <w:rFonts w:ascii="Times New Roman" w:hAnsi="Times New Roman" w:cs="Times New Roman"/>
          <w:lang w:val="la-Latn"/>
        </w:rPr>
        <w:t>t</w:t>
      </w:r>
      <w:r w:rsidR="00743D5D" w:rsidRPr="007A06F5">
        <w:rPr>
          <w:rFonts w:ascii="Times New Roman" w:hAnsi="Times New Roman" w:cs="Times New Roman"/>
          <w:lang w:val="la-Latn"/>
        </w:rPr>
        <w:t xml:space="preserve">ur. </w:t>
      </w:r>
      <w:r w:rsidRPr="007A06F5">
        <w:rPr>
          <w:rFonts w:ascii="Times New Roman" w:hAnsi="Times New Roman" w:cs="Times New Roman"/>
          <w:lang w:val="la-Latn"/>
        </w:rPr>
        <w:t>Item</w:t>
      </w:r>
      <w:r w:rsidR="00743D5D" w:rsidRPr="007A06F5">
        <w:rPr>
          <w:rFonts w:ascii="Times New Roman" w:hAnsi="Times New Roman" w:cs="Times New Roman"/>
          <w:lang w:val="la-Latn"/>
        </w:rPr>
        <w:t xml:space="preserve">, cap. 97: </w:t>
      </w:r>
      <w:r w:rsidRPr="007A06F5">
        <w:rPr>
          <w:rFonts w:ascii="Times New Roman" w:hAnsi="Times New Roman" w:cs="Times New Roman"/>
          <w:lang w:val="la-Latn"/>
        </w:rPr>
        <w:t>„Placuit, quotiescum</w:t>
      </w:r>
      <w:r w:rsidR="00743D5D" w:rsidRPr="007A06F5">
        <w:rPr>
          <w:rFonts w:ascii="Times New Roman" w:hAnsi="Times New Roman" w:cs="Times New Roman"/>
          <w:lang w:val="la-Latn"/>
        </w:rPr>
        <w:t xml:space="preserve">que clcricis ab accusatoribus </w:t>
      </w:r>
      <w:r w:rsidRPr="007A06F5">
        <w:rPr>
          <w:rFonts w:ascii="Times New Roman" w:hAnsi="Times New Roman" w:cs="Times New Roman"/>
          <w:lang w:val="la-Latn"/>
        </w:rPr>
        <w:t>m</w:t>
      </w:r>
      <w:r w:rsidR="00743D5D" w:rsidRPr="007A06F5">
        <w:rPr>
          <w:rFonts w:ascii="Times New Roman" w:hAnsi="Times New Roman" w:cs="Times New Roman"/>
          <w:lang w:val="la-Latn"/>
        </w:rPr>
        <w:t>ulta cr</w:t>
      </w:r>
      <w:r w:rsidRPr="007A06F5">
        <w:rPr>
          <w:rFonts w:ascii="Times New Roman" w:hAnsi="Times New Roman" w:cs="Times New Roman"/>
          <w:lang w:val="la-Latn"/>
        </w:rPr>
        <w:t>imina</w:t>
      </w:r>
      <w:r w:rsidR="00743D5D" w:rsidRPr="007A06F5">
        <w:rPr>
          <w:rFonts w:ascii="Times New Roman" w:hAnsi="Times New Roman" w:cs="Times New Roman"/>
          <w:lang w:val="la-Latn"/>
        </w:rPr>
        <w:t xml:space="preserve"> o</w:t>
      </w:r>
      <w:r w:rsidR="00B826D5" w:rsidRPr="007A06F5">
        <w:rPr>
          <w:rFonts w:ascii="Times New Roman" w:hAnsi="Times New Roman" w:cs="Times New Roman"/>
          <w:lang w:val="la-Latn"/>
        </w:rPr>
        <w:t>bji</w:t>
      </w:r>
      <w:r w:rsidR="00743D5D" w:rsidRPr="007A06F5">
        <w:rPr>
          <w:rFonts w:ascii="Times New Roman" w:hAnsi="Times New Roman" w:cs="Times New Roman"/>
          <w:lang w:val="la-Latn"/>
        </w:rPr>
        <w:t>ciuntur, et unu</w:t>
      </w:r>
      <w:r w:rsidR="00B826D5" w:rsidRPr="007A06F5">
        <w:rPr>
          <w:rFonts w:ascii="Times New Roman" w:hAnsi="Times New Roman" w:cs="Times New Roman"/>
          <w:lang w:val="la-Latn"/>
        </w:rPr>
        <w:t>m</w:t>
      </w:r>
      <w:r w:rsidR="00743D5D" w:rsidRPr="007A06F5">
        <w:rPr>
          <w:rFonts w:ascii="Times New Roman" w:hAnsi="Times New Roman" w:cs="Times New Roman"/>
          <w:lang w:val="la-Latn"/>
        </w:rPr>
        <w:t xml:space="preserve"> ex his, d</w:t>
      </w:r>
      <w:r w:rsidR="00B826D5" w:rsidRPr="007A06F5">
        <w:rPr>
          <w:rFonts w:ascii="Times New Roman" w:hAnsi="Times New Roman" w:cs="Times New Roman"/>
          <w:lang w:val="la-Latn"/>
        </w:rPr>
        <w:t>e</w:t>
      </w:r>
      <w:r w:rsidR="00743D5D" w:rsidRPr="007A06F5">
        <w:rPr>
          <w:rFonts w:ascii="Times New Roman" w:hAnsi="Times New Roman" w:cs="Times New Roman"/>
          <w:lang w:val="la-Latn"/>
        </w:rPr>
        <w:t xml:space="preserve"> quo prius eg</w:t>
      </w:r>
      <w:r w:rsidR="00B826D5" w:rsidRPr="007A06F5">
        <w:rPr>
          <w:rFonts w:ascii="Times New Roman" w:hAnsi="Times New Roman" w:cs="Times New Roman"/>
          <w:lang w:val="la-Latn"/>
        </w:rPr>
        <w:t>e</w:t>
      </w:r>
      <w:r w:rsidR="00743D5D" w:rsidRPr="007A06F5">
        <w:rPr>
          <w:rFonts w:ascii="Times New Roman" w:hAnsi="Times New Roman" w:cs="Times New Roman"/>
          <w:lang w:val="la-Latn"/>
        </w:rPr>
        <w:t>ri</w:t>
      </w:r>
      <w:r w:rsidR="00B826D5" w:rsidRPr="007A06F5">
        <w:rPr>
          <w:rFonts w:ascii="Times New Roman" w:hAnsi="Times New Roman" w:cs="Times New Roman"/>
          <w:lang w:val="la-Latn"/>
        </w:rPr>
        <w:t>t</w:t>
      </w:r>
      <w:r w:rsidR="00743D5D" w:rsidRPr="007A06F5">
        <w:rPr>
          <w:rFonts w:ascii="Times New Roman" w:hAnsi="Times New Roman" w:cs="Times New Roman"/>
          <w:lang w:val="la-Latn"/>
        </w:rPr>
        <w:t>, probare non valuerit, ad c</w:t>
      </w:r>
      <w:r w:rsidR="00076CC4" w:rsidRPr="007A06F5">
        <w:rPr>
          <w:rFonts w:ascii="Times New Roman" w:hAnsi="Times New Roman" w:cs="Times New Roman"/>
          <w:lang w:val="la-Latn"/>
        </w:rPr>
        <w:t>æ</w:t>
      </w:r>
      <w:r w:rsidR="00743D5D" w:rsidRPr="007A06F5">
        <w:rPr>
          <w:rFonts w:ascii="Times New Roman" w:hAnsi="Times New Roman" w:cs="Times New Roman"/>
          <w:lang w:val="la-Latn"/>
        </w:rPr>
        <w:t>et</w:t>
      </w:r>
      <w:r w:rsidR="00076CC4" w:rsidRPr="007A06F5">
        <w:rPr>
          <w:rFonts w:ascii="Times New Roman" w:hAnsi="Times New Roman" w:cs="Times New Roman"/>
          <w:lang w:val="la-Latn"/>
        </w:rPr>
        <w:t>e</w:t>
      </w:r>
      <w:r w:rsidR="00743D5D" w:rsidRPr="007A06F5">
        <w:rPr>
          <w:rFonts w:ascii="Times New Roman" w:hAnsi="Times New Roman" w:cs="Times New Roman"/>
          <w:lang w:val="la-Latn"/>
        </w:rPr>
        <w:t>ra non a</w:t>
      </w:r>
      <w:r w:rsidR="00076CC4" w:rsidRPr="007A06F5">
        <w:rPr>
          <w:rFonts w:ascii="Times New Roman" w:hAnsi="Times New Roman" w:cs="Times New Roman"/>
          <w:lang w:val="la-Latn"/>
        </w:rPr>
        <w:t>dm</w:t>
      </w:r>
      <w:r w:rsidR="00743D5D" w:rsidRPr="007A06F5">
        <w:rPr>
          <w:rFonts w:ascii="Times New Roman" w:hAnsi="Times New Roman" w:cs="Times New Roman"/>
          <w:lang w:val="la-Latn"/>
        </w:rPr>
        <w:t>ittatur.</w:t>
      </w:r>
      <w:r w:rsidR="00076CC4" w:rsidRPr="007A06F5">
        <w:rPr>
          <w:rFonts w:ascii="Times New Roman" w:hAnsi="Times New Roman" w:cs="Times New Roman"/>
          <w:lang w:val="la-Latn"/>
        </w:rPr>
        <w:t>“</w:t>
      </w:r>
    </w:p>
    <w:p w14:paraId="38AE0113" w14:textId="1E67D116" w:rsidR="00743D5D" w:rsidRPr="007A06F5" w:rsidRDefault="00743D5D" w:rsidP="00743D5D">
      <w:pPr>
        <w:spacing w:after="120" w:line="240" w:lineRule="auto"/>
        <w:rPr>
          <w:rFonts w:ascii="Times New Roman" w:hAnsi="Times New Roman" w:cs="Times New Roman"/>
          <w:lang w:val="la-Latn"/>
        </w:rPr>
      </w:pPr>
      <w:r w:rsidRPr="007A06F5">
        <w:rPr>
          <w:rFonts w:ascii="Times New Roman" w:hAnsi="Times New Roman" w:cs="Times New Roman"/>
          <w:lang w:val="la-Latn"/>
        </w:rPr>
        <w:t>D</w:t>
      </w:r>
      <w:r w:rsidR="00076CC4" w:rsidRPr="007A06F5">
        <w:rPr>
          <w:rFonts w:ascii="Times New Roman" w:hAnsi="Times New Roman" w:cs="Times New Roman"/>
          <w:lang w:val="la-Latn"/>
        </w:rPr>
        <w:t>e</w:t>
      </w:r>
      <w:r w:rsidRPr="007A06F5">
        <w:rPr>
          <w:rFonts w:ascii="Times New Roman" w:hAnsi="Times New Roman" w:cs="Times New Roman"/>
          <w:lang w:val="la-Latn"/>
        </w:rPr>
        <w:t xml:space="preserve"> his au</w:t>
      </w:r>
      <w:r w:rsidR="00076CC4" w:rsidRPr="007A06F5">
        <w:rPr>
          <w:rFonts w:ascii="Times New Roman" w:hAnsi="Times New Roman" w:cs="Times New Roman"/>
          <w:lang w:val="la-Latn"/>
        </w:rPr>
        <w:t>t</w:t>
      </w:r>
      <w:r w:rsidRPr="007A06F5">
        <w:rPr>
          <w:rFonts w:ascii="Times New Roman" w:hAnsi="Times New Roman" w:cs="Times New Roman"/>
          <w:lang w:val="la-Latn"/>
        </w:rPr>
        <w:t>e</w:t>
      </w:r>
      <w:r w:rsidR="00076CC4" w:rsidRPr="007A06F5">
        <w:rPr>
          <w:rFonts w:ascii="Times New Roman" w:hAnsi="Times New Roman" w:cs="Times New Roman"/>
          <w:lang w:val="la-Latn"/>
        </w:rPr>
        <w:t>m</w:t>
      </w:r>
      <w:r w:rsidRPr="007A06F5">
        <w:rPr>
          <w:rFonts w:ascii="Times New Roman" w:hAnsi="Times New Roman" w:cs="Times New Roman"/>
          <w:lang w:val="la-Latn"/>
        </w:rPr>
        <w:t>, quoru</w:t>
      </w:r>
      <w:r w:rsidR="00076CC4" w:rsidRPr="007A06F5">
        <w:rPr>
          <w:rFonts w:ascii="Times New Roman" w:hAnsi="Times New Roman" w:cs="Times New Roman"/>
          <w:lang w:val="la-Latn"/>
        </w:rPr>
        <w:t>m</w:t>
      </w:r>
      <w:r w:rsidRPr="007A06F5">
        <w:rPr>
          <w:rFonts w:ascii="Times New Roman" w:hAnsi="Times New Roman" w:cs="Times New Roman"/>
          <w:lang w:val="la-Latn"/>
        </w:rPr>
        <w:t xml:space="preserve"> occulta sunt peccata,</w:t>
      </w:r>
      <w:r w:rsidR="00076CC4" w:rsidRPr="007A06F5">
        <w:rPr>
          <w:rFonts w:ascii="Times New Roman" w:hAnsi="Times New Roman" w:cs="Times New Roman"/>
          <w:lang w:val="la-Latn"/>
        </w:rPr>
        <w:t xml:space="preserve"> nec m</w:t>
      </w:r>
      <w:r w:rsidRPr="007A06F5">
        <w:rPr>
          <w:rFonts w:ascii="Times New Roman" w:hAnsi="Times New Roman" w:cs="Times New Roman"/>
          <w:lang w:val="la-Latn"/>
        </w:rPr>
        <w:t>a</w:t>
      </w:r>
      <w:r w:rsidR="00076CC4" w:rsidRPr="007A06F5">
        <w:rPr>
          <w:rFonts w:ascii="Times New Roman" w:hAnsi="Times New Roman" w:cs="Times New Roman"/>
          <w:lang w:val="la-Latn"/>
        </w:rPr>
        <w:t>n</w:t>
      </w:r>
      <w:r w:rsidRPr="007A06F5">
        <w:rPr>
          <w:rFonts w:ascii="Times New Roman" w:hAnsi="Times New Roman" w:cs="Times New Roman"/>
          <w:lang w:val="la-Latn"/>
        </w:rPr>
        <w:t>if</w:t>
      </w:r>
      <w:r w:rsidR="00076CC4" w:rsidRPr="007A06F5">
        <w:rPr>
          <w:rFonts w:ascii="Times New Roman" w:hAnsi="Times New Roman" w:cs="Times New Roman"/>
          <w:lang w:val="la-Latn"/>
        </w:rPr>
        <w:t>e</w:t>
      </w:r>
      <w:r w:rsidRPr="007A06F5">
        <w:rPr>
          <w:rFonts w:ascii="Times New Roman" w:hAnsi="Times New Roman" w:cs="Times New Roman"/>
          <w:lang w:val="la-Latn"/>
        </w:rPr>
        <w:t>s</w:t>
      </w:r>
      <w:r w:rsidR="00076CC4" w:rsidRPr="007A06F5">
        <w:rPr>
          <w:rFonts w:ascii="Times New Roman" w:hAnsi="Times New Roman" w:cs="Times New Roman"/>
          <w:lang w:val="la-Latn"/>
        </w:rPr>
        <w:t>te ab aliquo argui possunt</w:t>
      </w:r>
      <w:r w:rsidRPr="007A06F5">
        <w:rPr>
          <w:rFonts w:ascii="Times New Roman" w:hAnsi="Times New Roman" w:cs="Times New Roman"/>
          <w:lang w:val="la-Latn"/>
        </w:rPr>
        <w:t>, si salubri</w:t>
      </w:r>
      <w:r w:rsidR="00076CC4" w:rsidRPr="007A06F5">
        <w:rPr>
          <w:rFonts w:ascii="Times New Roman" w:hAnsi="Times New Roman" w:cs="Times New Roman"/>
          <w:lang w:val="la-Latn"/>
        </w:rPr>
        <w:t>te</w:t>
      </w:r>
      <w:r w:rsidRPr="007A06F5">
        <w:rPr>
          <w:rFonts w:ascii="Times New Roman" w:hAnsi="Times New Roman" w:cs="Times New Roman"/>
          <w:lang w:val="la-Latn"/>
        </w:rPr>
        <w:t>r</w:t>
      </w:r>
      <w:r w:rsidR="005E42AB" w:rsidRPr="007A06F5">
        <w:rPr>
          <w:rFonts w:ascii="Times New Roman" w:hAnsi="Times New Roman" w:cs="Times New Roman"/>
          <w:lang w:val="la-Latn"/>
        </w:rPr>
        <w:t xml:space="preserve"> c</w:t>
      </w:r>
      <w:r w:rsidRPr="007A06F5">
        <w:rPr>
          <w:rFonts w:ascii="Times New Roman" w:hAnsi="Times New Roman" w:cs="Times New Roman"/>
          <w:lang w:val="la-Latn"/>
        </w:rPr>
        <w:t>o</w:t>
      </w:r>
      <w:r w:rsidR="00076CC4" w:rsidRPr="007A06F5">
        <w:rPr>
          <w:rFonts w:ascii="Times New Roman" w:hAnsi="Times New Roman" w:cs="Times New Roman"/>
          <w:lang w:val="la-Latn"/>
        </w:rPr>
        <w:t>m</w:t>
      </w:r>
      <w:r w:rsidRPr="007A06F5">
        <w:rPr>
          <w:rFonts w:ascii="Times New Roman" w:hAnsi="Times New Roman" w:cs="Times New Roman"/>
          <w:lang w:val="la-Latn"/>
        </w:rPr>
        <w:t>punc</w:t>
      </w:r>
      <w:r w:rsidR="00076CC4" w:rsidRPr="007A06F5">
        <w:rPr>
          <w:rFonts w:ascii="Times New Roman" w:hAnsi="Times New Roman" w:cs="Times New Roman"/>
          <w:lang w:val="la-Latn"/>
        </w:rPr>
        <w:t>t</w:t>
      </w:r>
      <w:r w:rsidRPr="007A06F5">
        <w:rPr>
          <w:rFonts w:ascii="Times New Roman" w:hAnsi="Times New Roman" w:cs="Times New Roman"/>
          <w:lang w:val="la-Latn"/>
        </w:rPr>
        <w:t>i</w:t>
      </w:r>
      <w:r w:rsidR="005E42AB" w:rsidRPr="007A06F5">
        <w:rPr>
          <w:rFonts w:ascii="Times New Roman" w:hAnsi="Times New Roman" w:cs="Times New Roman"/>
          <w:lang w:val="la-Latn"/>
        </w:rPr>
        <w:t xml:space="preserve"> pr</w:t>
      </w:r>
      <w:r w:rsidRPr="007A06F5">
        <w:rPr>
          <w:rFonts w:ascii="Times New Roman" w:hAnsi="Times New Roman" w:cs="Times New Roman"/>
          <w:lang w:val="la-Latn"/>
        </w:rPr>
        <w:t>o p</w:t>
      </w:r>
      <w:r w:rsidR="005E42AB" w:rsidRPr="007A06F5">
        <w:rPr>
          <w:rFonts w:ascii="Times New Roman" w:hAnsi="Times New Roman" w:cs="Times New Roman"/>
          <w:lang w:val="la-Latn"/>
        </w:rPr>
        <w:t>e</w:t>
      </w:r>
      <w:r w:rsidRPr="007A06F5">
        <w:rPr>
          <w:rFonts w:ascii="Times New Roman" w:hAnsi="Times New Roman" w:cs="Times New Roman"/>
          <w:lang w:val="la-Latn"/>
        </w:rPr>
        <w:t>cca</w:t>
      </w:r>
      <w:r w:rsidR="005E42AB" w:rsidRPr="007A06F5">
        <w:rPr>
          <w:rFonts w:ascii="Times New Roman" w:hAnsi="Times New Roman" w:cs="Times New Roman"/>
          <w:lang w:val="la-Latn"/>
        </w:rPr>
        <w:t>ti</w:t>
      </w:r>
      <w:r w:rsidRPr="007A06F5">
        <w:rPr>
          <w:rFonts w:ascii="Times New Roman" w:hAnsi="Times New Roman" w:cs="Times New Roman"/>
          <w:lang w:val="la-Latn"/>
        </w:rPr>
        <w:t>s confessione</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cora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5E42AB" w:rsidRPr="007A06F5">
        <w:rPr>
          <w:rFonts w:ascii="Times New Roman" w:hAnsi="Times New Roman" w:cs="Times New Roman"/>
          <w:lang w:val="la-Latn"/>
        </w:rPr>
        <w:t xml:space="preserve"> epis</w:t>
      </w:r>
      <w:r w:rsidRPr="007A06F5">
        <w:rPr>
          <w:rFonts w:ascii="Times New Roman" w:hAnsi="Times New Roman" w:cs="Times New Roman"/>
          <w:lang w:val="la-Latn"/>
        </w:rPr>
        <w:t>scopo, sive presbytero p</w:t>
      </w:r>
      <w:r w:rsidR="005E42AB" w:rsidRPr="007A06F5">
        <w:rPr>
          <w:rFonts w:ascii="Times New Roman" w:hAnsi="Times New Roman" w:cs="Times New Roman"/>
          <w:lang w:val="la-Latn"/>
        </w:rPr>
        <w:t>e</w:t>
      </w:r>
      <w:r w:rsidRPr="007A06F5">
        <w:rPr>
          <w:rFonts w:ascii="Times New Roman" w:hAnsi="Times New Roman" w:cs="Times New Roman"/>
          <w:lang w:val="la-Latn"/>
        </w:rPr>
        <w:t>cni</w:t>
      </w:r>
      <w:r w:rsidR="005E42AB" w:rsidRPr="007A06F5">
        <w:rPr>
          <w:rFonts w:ascii="Times New Roman" w:hAnsi="Times New Roman" w:cs="Times New Roman"/>
          <w:lang w:val="la-Latn"/>
        </w:rPr>
        <w:t>t</w:t>
      </w:r>
      <w:r w:rsidRPr="007A06F5">
        <w:rPr>
          <w:rFonts w:ascii="Times New Roman" w:hAnsi="Times New Roman" w:cs="Times New Roman"/>
          <w:lang w:val="la-Latn"/>
        </w:rPr>
        <w:t>entia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agant, occulte</w:t>
      </w:r>
      <w:r w:rsidR="005E42AB" w:rsidRPr="007A06F5">
        <w:rPr>
          <w:rFonts w:ascii="Times New Roman" w:hAnsi="Times New Roman" w:cs="Times New Roman"/>
          <w:lang w:val="la-Latn"/>
        </w:rPr>
        <w:t xml:space="preserve"> </w:t>
      </w:r>
      <w:r w:rsidRPr="007A06F5">
        <w:rPr>
          <w:rFonts w:ascii="Times New Roman" w:hAnsi="Times New Roman" w:cs="Times New Roman"/>
          <w:lang w:val="la-Latn"/>
        </w:rPr>
        <w:t>faciun</w:t>
      </w:r>
      <w:r w:rsidR="005E42AB" w:rsidRPr="007A06F5">
        <w:rPr>
          <w:rFonts w:ascii="Times New Roman" w:hAnsi="Times New Roman" w:cs="Times New Roman"/>
          <w:lang w:val="la-Latn"/>
        </w:rPr>
        <w:t>t</w:t>
      </w:r>
      <w:r w:rsidRPr="007A06F5">
        <w:rPr>
          <w:rFonts w:ascii="Times New Roman" w:hAnsi="Times New Roman" w:cs="Times New Roman"/>
          <w:lang w:val="la-Latn"/>
        </w:rPr>
        <w:t>, bonu</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ihi </w:t>
      </w:r>
      <w:r w:rsidR="005E42AB" w:rsidRPr="007A06F5">
        <w:rPr>
          <w:rFonts w:ascii="Times New Roman" w:hAnsi="Times New Roman" w:cs="Times New Roman"/>
          <w:lang w:val="la-Latn"/>
        </w:rPr>
        <w:t>v</w:t>
      </w:r>
      <w:r w:rsidRPr="007A06F5">
        <w:rPr>
          <w:rFonts w:ascii="Times New Roman" w:hAnsi="Times New Roman" w:cs="Times New Roman"/>
          <w:lang w:val="la-Latn"/>
        </w:rPr>
        <w:t>i</w:t>
      </w:r>
      <w:r w:rsidR="005E42AB" w:rsidRPr="007A06F5">
        <w:rPr>
          <w:rFonts w:ascii="Times New Roman" w:hAnsi="Times New Roman" w:cs="Times New Roman"/>
          <w:lang w:val="la-Latn"/>
        </w:rPr>
        <w:t>d</w:t>
      </w:r>
      <w:r w:rsidRPr="007A06F5">
        <w:rPr>
          <w:rFonts w:ascii="Times New Roman" w:hAnsi="Times New Roman" w:cs="Times New Roman"/>
          <w:lang w:val="la-Latn"/>
        </w:rPr>
        <w:t>etur, ut secundum id, q</w:t>
      </w:r>
      <w:r w:rsidR="005E42AB" w:rsidRPr="007A06F5">
        <w:rPr>
          <w:rFonts w:ascii="Times New Roman" w:hAnsi="Times New Roman" w:cs="Times New Roman"/>
          <w:lang w:val="la-Latn"/>
        </w:rPr>
        <w:t>u</w:t>
      </w:r>
      <w:r w:rsidRPr="007A06F5">
        <w:rPr>
          <w:rFonts w:ascii="Times New Roman" w:hAnsi="Times New Roman" w:cs="Times New Roman"/>
          <w:lang w:val="la-Latn"/>
        </w:rPr>
        <w:t>od</w:t>
      </w:r>
      <w:r w:rsidR="005E42AB"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sibi </w:t>
      </w:r>
      <w:r w:rsidR="005E42AB" w:rsidRPr="007A06F5">
        <w:rPr>
          <w:rFonts w:ascii="Times New Roman" w:hAnsi="Times New Roman" w:cs="Times New Roman"/>
          <w:lang w:val="la-Latn"/>
        </w:rPr>
        <w:t>de</w:t>
      </w:r>
      <w:r w:rsidRPr="007A06F5">
        <w:rPr>
          <w:rFonts w:ascii="Times New Roman" w:hAnsi="Times New Roman" w:cs="Times New Roman"/>
          <w:lang w:val="la-Latn"/>
        </w:rPr>
        <w:t>crett</w:t>
      </w:r>
      <w:r w:rsidR="005E42AB" w:rsidRPr="007A06F5">
        <w:rPr>
          <w:rFonts w:ascii="Times New Roman" w:hAnsi="Times New Roman" w:cs="Times New Roman"/>
          <w:lang w:val="la-Latn"/>
        </w:rPr>
        <w:t>um</w:t>
      </w:r>
      <w:r w:rsidRPr="007A06F5">
        <w:rPr>
          <w:rFonts w:ascii="Times New Roman" w:hAnsi="Times New Roman" w:cs="Times New Roman"/>
          <w:lang w:val="la-Latn"/>
        </w:rPr>
        <w:t xml:space="preserve"> fuerit ab episcopo si</w:t>
      </w:r>
      <w:r w:rsidR="005E42AB" w:rsidRPr="007A06F5">
        <w:rPr>
          <w:rFonts w:ascii="Times New Roman" w:hAnsi="Times New Roman" w:cs="Times New Roman"/>
          <w:lang w:val="la-Latn"/>
        </w:rPr>
        <w:t>v</w:t>
      </w:r>
      <w:r w:rsidRPr="007A06F5">
        <w:rPr>
          <w:rFonts w:ascii="Times New Roman" w:hAnsi="Times New Roman" w:cs="Times New Roman"/>
          <w:lang w:val="la-Latn"/>
        </w:rPr>
        <w:t xml:space="preserve">e </w:t>
      </w:r>
      <w:r w:rsidR="005E42AB" w:rsidRPr="007A06F5">
        <w:rPr>
          <w:rFonts w:ascii="Times New Roman" w:hAnsi="Times New Roman" w:cs="Times New Roman"/>
          <w:lang w:val="la-Latn"/>
        </w:rPr>
        <w:t>presbytero</w:t>
      </w:r>
      <w:r w:rsidRPr="007A06F5">
        <w:rPr>
          <w:rFonts w:ascii="Times New Roman" w:hAnsi="Times New Roman" w:cs="Times New Roman"/>
          <w:lang w:val="la-Latn"/>
        </w:rPr>
        <w:t>,</w:t>
      </w:r>
      <w:r w:rsidR="005E42AB" w:rsidRPr="007A06F5">
        <w:rPr>
          <w:rFonts w:ascii="Times New Roman" w:hAnsi="Times New Roman" w:cs="Times New Roman"/>
          <w:lang w:val="la-Latn"/>
        </w:rPr>
        <w:t xml:space="preserve"> </w:t>
      </w:r>
      <w:r w:rsidRPr="007A06F5">
        <w:rPr>
          <w:rFonts w:ascii="Times New Roman" w:hAnsi="Times New Roman" w:cs="Times New Roman"/>
          <w:lang w:val="la-Latn"/>
        </w:rPr>
        <w:t>p</w:t>
      </w:r>
      <w:r w:rsidR="005E42AB" w:rsidRPr="007A06F5">
        <w:rPr>
          <w:rFonts w:ascii="Times New Roman" w:hAnsi="Times New Roman" w:cs="Times New Roman"/>
          <w:lang w:val="la-Latn"/>
        </w:rPr>
        <w:t>œ</w:t>
      </w:r>
      <w:r w:rsidRPr="007A06F5">
        <w:rPr>
          <w:rFonts w:ascii="Times New Roman" w:hAnsi="Times New Roman" w:cs="Times New Roman"/>
          <w:lang w:val="la-Latn"/>
        </w:rPr>
        <w:t>nitentia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aga</w:t>
      </w:r>
      <w:r w:rsidR="005E42AB" w:rsidRPr="007A06F5">
        <w:rPr>
          <w:rFonts w:ascii="Times New Roman" w:hAnsi="Times New Roman" w:cs="Times New Roman"/>
          <w:lang w:val="la-Latn"/>
        </w:rPr>
        <w:t xml:space="preserve">nt </w:t>
      </w:r>
      <w:r w:rsidRPr="007A06F5">
        <w:rPr>
          <w:rFonts w:ascii="Times New Roman" w:hAnsi="Times New Roman" w:cs="Times New Roman"/>
          <w:lang w:val="la-Latn"/>
        </w:rPr>
        <w:t>non tepi</w:t>
      </w:r>
      <w:r w:rsidR="005E42AB" w:rsidRPr="007A06F5">
        <w:rPr>
          <w:rFonts w:ascii="Times New Roman" w:hAnsi="Times New Roman" w:cs="Times New Roman"/>
          <w:lang w:val="la-Latn"/>
        </w:rPr>
        <w:t>de,</w:t>
      </w:r>
      <w:r w:rsidRPr="007A06F5">
        <w:rPr>
          <w:rFonts w:ascii="Times New Roman" w:hAnsi="Times New Roman" w:cs="Times New Roman"/>
          <w:lang w:val="la-Latn"/>
        </w:rPr>
        <w:t xml:space="preserve"> non </w:t>
      </w:r>
      <w:r w:rsidR="005E42AB" w:rsidRPr="007A06F5">
        <w:rPr>
          <w:rFonts w:ascii="Times New Roman" w:hAnsi="Times New Roman" w:cs="Times New Roman"/>
          <w:lang w:val="la-Latn"/>
        </w:rPr>
        <w:t>t</w:t>
      </w:r>
      <w:r w:rsidRPr="007A06F5">
        <w:rPr>
          <w:rFonts w:ascii="Times New Roman" w:hAnsi="Times New Roman" w:cs="Times New Roman"/>
          <w:lang w:val="la-Latn"/>
        </w:rPr>
        <w:t>ar</w:t>
      </w:r>
      <w:r w:rsidR="005E42AB" w:rsidRPr="007A06F5">
        <w:rPr>
          <w:rFonts w:ascii="Times New Roman" w:hAnsi="Times New Roman" w:cs="Times New Roman"/>
          <w:lang w:val="la-Latn"/>
        </w:rPr>
        <w:t>d</w:t>
      </w:r>
      <w:r w:rsidRPr="007A06F5">
        <w:rPr>
          <w:rFonts w:ascii="Times New Roman" w:hAnsi="Times New Roman" w:cs="Times New Roman"/>
          <w:lang w:val="la-Latn"/>
        </w:rPr>
        <w:t xml:space="preserve">e, sed </w:t>
      </w:r>
      <w:r w:rsidR="005E42AB" w:rsidRPr="007A06F5">
        <w:rPr>
          <w:rFonts w:ascii="Times New Roman" w:hAnsi="Times New Roman" w:cs="Times New Roman"/>
          <w:lang w:val="la-Latn"/>
        </w:rPr>
        <w:t>p</w:t>
      </w:r>
      <w:r w:rsidRPr="007A06F5">
        <w:rPr>
          <w:rFonts w:ascii="Times New Roman" w:hAnsi="Times New Roman" w:cs="Times New Roman"/>
          <w:lang w:val="la-Latn"/>
        </w:rPr>
        <w:t>er</w:t>
      </w:r>
      <w:r w:rsidR="005E42AB" w:rsidRPr="007A06F5">
        <w:rPr>
          <w:rFonts w:ascii="Times New Roman" w:hAnsi="Times New Roman" w:cs="Times New Roman"/>
          <w:lang w:val="la-Latn"/>
        </w:rPr>
        <w:t xml:space="preserve"> </w:t>
      </w:r>
      <w:r w:rsidRPr="007A06F5">
        <w:rPr>
          <w:rFonts w:ascii="Times New Roman" w:hAnsi="Times New Roman" w:cs="Times New Roman"/>
          <w:lang w:val="la-Latn"/>
        </w:rPr>
        <w:t>venter, et sollici</w:t>
      </w:r>
      <w:r w:rsidR="005E42AB" w:rsidRPr="007A06F5">
        <w:rPr>
          <w:rFonts w:ascii="Times New Roman" w:hAnsi="Times New Roman" w:cs="Times New Roman"/>
          <w:lang w:val="la-Latn"/>
        </w:rPr>
        <w:t>t</w:t>
      </w:r>
      <w:r w:rsidRPr="007A06F5">
        <w:rPr>
          <w:rFonts w:ascii="Times New Roman" w:hAnsi="Times New Roman" w:cs="Times New Roman"/>
          <w:lang w:val="la-Latn"/>
        </w:rPr>
        <w:t xml:space="preserve">e, ac si se </w:t>
      </w:r>
      <w:r w:rsidR="005E42AB" w:rsidRPr="007A06F5">
        <w:rPr>
          <w:rFonts w:ascii="Times New Roman" w:hAnsi="Times New Roman" w:cs="Times New Roman"/>
          <w:lang w:val="la-Latn"/>
        </w:rPr>
        <w:t>v</w:t>
      </w:r>
      <w:r w:rsidRPr="007A06F5">
        <w:rPr>
          <w:rFonts w:ascii="Times New Roman" w:hAnsi="Times New Roman" w:cs="Times New Roman"/>
          <w:lang w:val="la-Latn"/>
        </w:rPr>
        <w:t>enia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a Do</w:t>
      </w:r>
      <w:r w:rsidR="005E42AB" w:rsidRPr="007A06F5">
        <w:rPr>
          <w:rFonts w:ascii="Times New Roman" w:hAnsi="Times New Roman" w:cs="Times New Roman"/>
          <w:lang w:val="la-Latn"/>
        </w:rPr>
        <w:t>m</w:t>
      </w:r>
      <w:r w:rsidRPr="007A06F5">
        <w:rPr>
          <w:rFonts w:ascii="Times New Roman" w:hAnsi="Times New Roman" w:cs="Times New Roman"/>
          <w:lang w:val="la-Latn"/>
        </w:rPr>
        <w:t>i</w:t>
      </w:r>
      <w:r w:rsidR="005E42AB" w:rsidRPr="007A06F5">
        <w:rPr>
          <w:rFonts w:ascii="Times New Roman" w:hAnsi="Times New Roman" w:cs="Times New Roman"/>
          <w:lang w:val="la-Latn"/>
        </w:rPr>
        <w:t>n</w:t>
      </w:r>
      <w:r w:rsidRPr="007A06F5">
        <w:rPr>
          <w:rFonts w:ascii="Times New Roman" w:hAnsi="Times New Roman" w:cs="Times New Roman"/>
          <w:lang w:val="la-Latn"/>
        </w:rPr>
        <w:t>o percepturos, et gra</w:t>
      </w:r>
      <w:r w:rsidR="005E42AB" w:rsidRPr="007A06F5">
        <w:rPr>
          <w:rFonts w:ascii="Times New Roman" w:hAnsi="Times New Roman" w:cs="Times New Roman"/>
          <w:lang w:val="la-Latn"/>
        </w:rPr>
        <w:t>d</w:t>
      </w:r>
      <w:r w:rsidRPr="007A06F5">
        <w:rPr>
          <w:rFonts w:ascii="Times New Roman" w:hAnsi="Times New Roman" w:cs="Times New Roman"/>
          <w:lang w:val="la-Latn"/>
        </w:rPr>
        <w:t>u</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rec</w:t>
      </w:r>
      <w:r w:rsidR="005E42AB" w:rsidRPr="007A06F5">
        <w:rPr>
          <w:rFonts w:ascii="Times New Roman" w:hAnsi="Times New Roman" w:cs="Times New Roman"/>
          <w:lang w:val="la-Latn"/>
        </w:rPr>
        <w:t>u</w:t>
      </w:r>
      <w:r w:rsidRPr="007A06F5">
        <w:rPr>
          <w:rFonts w:ascii="Times New Roman" w:hAnsi="Times New Roman" w:cs="Times New Roman"/>
          <w:lang w:val="la-Latn"/>
        </w:rPr>
        <w:t>pera</w:t>
      </w:r>
      <w:r w:rsidR="005E42AB" w:rsidRPr="007A06F5">
        <w:rPr>
          <w:rFonts w:ascii="Times New Roman" w:hAnsi="Times New Roman" w:cs="Times New Roman"/>
          <w:lang w:val="la-Latn"/>
        </w:rPr>
        <w:t>t</w:t>
      </w:r>
      <w:r w:rsidRPr="007A06F5">
        <w:rPr>
          <w:rFonts w:ascii="Times New Roman" w:hAnsi="Times New Roman" w:cs="Times New Roman"/>
          <w:lang w:val="la-Latn"/>
        </w:rPr>
        <w:t>uros con</w:t>
      </w:r>
      <w:r w:rsidR="005E42AB" w:rsidRPr="007A06F5">
        <w:rPr>
          <w:rFonts w:ascii="Times New Roman" w:hAnsi="Times New Roman" w:cs="Times New Roman"/>
          <w:lang w:val="la-Latn"/>
        </w:rPr>
        <w:t>f</w:t>
      </w:r>
      <w:r w:rsidRPr="007A06F5">
        <w:rPr>
          <w:rFonts w:ascii="Times New Roman" w:hAnsi="Times New Roman" w:cs="Times New Roman"/>
          <w:lang w:val="la-Latn"/>
        </w:rPr>
        <w:t>idun</w:t>
      </w:r>
      <w:r w:rsidR="005E42AB" w:rsidRPr="007A06F5">
        <w:rPr>
          <w:rFonts w:ascii="Times New Roman" w:hAnsi="Times New Roman" w:cs="Times New Roman"/>
          <w:lang w:val="la-Latn"/>
        </w:rPr>
        <w:t>f</w:t>
      </w:r>
      <w:r w:rsidRPr="007A06F5">
        <w:rPr>
          <w:rFonts w:ascii="Times New Roman" w:hAnsi="Times New Roman" w:cs="Times New Roman"/>
          <w:lang w:val="la-Latn"/>
        </w:rPr>
        <w:t>. Quo</w:t>
      </w:r>
      <w:r w:rsidR="005E42AB" w:rsidRPr="007A06F5">
        <w:rPr>
          <w:rFonts w:ascii="Times New Roman" w:hAnsi="Times New Roman" w:cs="Times New Roman"/>
          <w:lang w:val="la-Latn"/>
        </w:rPr>
        <w:t xml:space="preserve">d </w:t>
      </w:r>
      <w:r w:rsidRPr="007A06F5">
        <w:rPr>
          <w:rFonts w:ascii="Times New Roman" w:hAnsi="Times New Roman" w:cs="Times New Roman"/>
          <w:lang w:val="la-Latn"/>
        </w:rPr>
        <w:t>etia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5E42AB" w:rsidRPr="007A06F5">
        <w:rPr>
          <w:rFonts w:ascii="Times New Roman" w:hAnsi="Times New Roman" w:cs="Times New Roman"/>
          <w:lang w:val="la-Latn"/>
        </w:rPr>
        <w:t>B.</w:t>
      </w:r>
      <w:r w:rsidRPr="007A06F5">
        <w:rPr>
          <w:rFonts w:ascii="Times New Roman" w:hAnsi="Times New Roman" w:cs="Times New Roman"/>
          <w:lang w:val="la-Latn"/>
        </w:rPr>
        <w:t xml:space="preserve"> Grego</w:t>
      </w:r>
      <w:r w:rsidR="005E42AB" w:rsidRPr="007A06F5">
        <w:rPr>
          <w:rFonts w:ascii="Times New Roman" w:hAnsi="Times New Roman" w:cs="Times New Roman"/>
          <w:lang w:val="la-Latn"/>
        </w:rPr>
        <w:t>ri</w:t>
      </w:r>
      <w:r w:rsidRPr="007A06F5">
        <w:rPr>
          <w:rFonts w:ascii="Times New Roman" w:hAnsi="Times New Roman" w:cs="Times New Roman"/>
          <w:lang w:val="la-Latn"/>
        </w:rPr>
        <w:t xml:space="preserve">us papa in epistola </w:t>
      </w:r>
      <w:r w:rsidR="005E42AB" w:rsidRPr="007A06F5">
        <w:rPr>
          <w:rFonts w:ascii="Times New Roman" w:hAnsi="Times New Roman" w:cs="Times New Roman"/>
          <w:lang w:val="la-Latn"/>
        </w:rPr>
        <w:t>g</w:t>
      </w:r>
      <w:r w:rsidRPr="007A06F5">
        <w:rPr>
          <w:rFonts w:ascii="Times New Roman" w:hAnsi="Times New Roman" w:cs="Times New Roman"/>
          <w:lang w:val="la-Latn"/>
        </w:rPr>
        <w:t>ua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ad S</w:t>
      </w:r>
      <w:r w:rsidR="005E42AB" w:rsidRPr="007A06F5">
        <w:rPr>
          <w:rFonts w:ascii="Times New Roman" w:hAnsi="Times New Roman" w:cs="Times New Roman"/>
          <w:lang w:val="la-Latn"/>
        </w:rPr>
        <w:t>e</w:t>
      </w:r>
      <w:r w:rsidRPr="007A06F5">
        <w:rPr>
          <w:rFonts w:ascii="Times New Roman" w:hAnsi="Times New Roman" w:cs="Times New Roman"/>
          <w:lang w:val="la-Latn"/>
        </w:rPr>
        <w:t>cundinu</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s</w:t>
      </w:r>
      <w:r w:rsidR="005E42AB" w:rsidRPr="007A06F5">
        <w:rPr>
          <w:rFonts w:ascii="Times New Roman" w:hAnsi="Times New Roman" w:cs="Times New Roman"/>
          <w:lang w:val="la-Latn"/>
        </w:rPr>
        <w:t>e</w:t>
      </w:r>
      <w:r w:rsidRPr="007A06F5">
        <w:rPr>
          <w:rFonts w:ascii="Times New Roman" w:hAnsi="Times New Roman" w:cs="Times New Roman"/>
          <w:lang w:val="la-Latn"/>
        </w:rPr>
        <w:t>rvu</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D</w:t>
      </w:r>
      <w:r w:rsidR="005E42AB" w:rsidRPr="007A06F5">
        <w:rPr>
          <w:rFonts w:ascii="Times New Roman" w:hAnsi="Times New Roman" w:cs="Times New Roman"/>
          <w:lang w:val="la-Latn"/>
        </w:rPr>
        <w:t>e</w:t>
      </w:r>
      <w:r w:rsidRPr="007A06F5">
        <w:rPr>
          <w:rFonts w:ascii="Times New Roman" w:hAnsi="Times New Roman" w:cs="Times New Roman"/>
          <w:lang w:val="la-Latn"/>
        </w:rPr>
        <w:t>i inclusu</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scripsi</w:t>
      </w:r>
      <w:r w:rsidR="005E42AB" w:rsidRPr="007A06F5">
        <w:rPr>
          <w:rFonts w:ascii="Times New Roman" w:hAnsi="Times New Roman" w:cs="Times New Roman"/>
          <w:lang w:val="la-Latn"/>
        </w:rPr>
        <w:t>t</w:t>
      </w:r>
      <w:r w:rsidRPr="007A06F5">
        <w:rPr>
          <w:rFonts w:ascii="Times New Roman" w:hAnsi="Times New Roman" w:cs="Times New Roman"/>
          <w:lang w:val="la-Latn"/>
        </w:rPr>
        <w:t>, i</w:t>
      </w:r>
      <w:r w:rsidR="005E42AB" w:rsidRPr="007A06F5">
        <w:rPr>
          <w:rFonts w:ascii="Times New Roman" w:hAnsi="Times New Roman" w:cs="Times New Roman"/>
          <w:lang w:val="la-Latn"/>
        </w:rPr>
        <w:t>t</w:t>
      </w:r>
      <w:r w:rsidRPr="007A06F5">
        <w:rPr>
          <w:rFonts w:ascii="Times New Roman" w:hAnsi="Times New Roman" w:cs="Times New Roman"/>
          <w:lang w:val="la-Latn"/>
        </w:rPr>
        <w:t xml:space="preserve">a probat </w:t>
      </w:r>
      <w:r w:rsidR="005E42AB" w:rsidRPr="007A06F5">
        <w:rPr>
          <w:rFonts w:ascii="Times New Roman" w:hAnsi="Times New Roman" w:cs="Times New Roman"/>
          <w:lang w:val="la-Latn"/>
        </w:rPr>
        <w:t>dicens</w:t>
      </w:r>
      <w:r w:rsidRPr="007A06F5">
        <w:rPr>
          <w:rFonts w:ascii="Times New Roman" w:hAnsi="Times New Roman" w:cs="Times New Roman"/>
          <w:lang w:val="la-Latn"/>
        </w:rPr>
        <w:t xml:space="preserve">: </w:t>
      </w:r>
      <w:r w:rsidR="005E42AB" w:rsidRPr="007A06F5">
        <w:rPr>
          <w:rFonts w:ascii="Times New Roman" w:hAnsi="Times New Roman" w:cs="Times New Roman"/>
          <w:lang w:val="la-Latn"/>
        </w:rPr>
        <w:t>„</w:t>
      </w:r>
      <w:r w:rsidRPr="007A06F5">
        <w:rPr>
          <w:rFonts w:ascii="Times New Roman" w:hAnsi="Times New Roman" w:cs="Times New Roman"/>
          <w:lang w:val="la-Latn"/>
        </w:rPr>
        <w:t>Na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tua sa</w:t>
      </w:r>
      <w:r w:rsidR="005E42AB" w:rsidRPr="007A06F5">
        <w:rPr>
          <w:rFonts w:ascii="Times New Roman" w:hAnsi="Times New Roman" w:cs="Times New Roman"/>
          <w:lang w:val="la-Latn"/>
        </w:rPr>
        <w:t>nctitas</w:t>
      </w:r>
      <w:r w:rsidRPr="007A06F5">
        <w:rPr>
          <w:rFonts w:ascii="Times New Roman" w:hAnsi="Times New Roman" w:cs="Times New Roman"/>
          <w:lang w:val="la-Latn"/>
        </w:rPr>
        <w:t xml:space="preserve"> ind</w:t>
      </w:r>
      <w:r w:rsidR="005E42AB" w:rsidRPr="007A06F5">
        <w:rPr>
          <w:rFonts w:ascii="Times New Roman" w:hAnsi="Times New Roman" w:cs="Times New Roman"/>
          <w:lang w:val="la-Latn"/>
        </w:rPr>
        <w:t>e</w:t>
      </w:r>
      <w:r w:rsidRPr="007A06F5">
        <w:rPr>
          <w:rFonts w:ascii="Times New Roman" w:hAnsi="Times New Roman" w:cs="Times New Roman"/>
          <w:lang w:val="la-Latn"/>
        </w:rPr>
        <w:t xml:space="preserve"> a nobis requisi</w:t>
      </w:r>
      <w:r w:rsidR="005E42AB" w:rsidRPr="007A06F5">
        <w:rPr>
          <w:rFonts w:ascii="Times New Roman" w:hAnsi="Times New Roman" w:cs="Times New Roman"/>
          <w:lang w:val="la-Latn"/>
        </w:rPr>
        <w:t>vit</w:t>
      </w:r>
      <w:r w:rsidRPr="007A06F5">
        <w:rPr>
          <w:rFonts w:ascii="Times New Roman" w:hAnsi="Times New Roman" w:cs="Times New Roman"/>
          <w:lang w:val="la-Latn"/>
        </w:rPr>
        <w:t>,</w:t>
      </w:r>
      <w:r w:rsidR="005E42AB" w:rsidRPr="007A06F5">
        <w:rPr>
          <w:rFonts w:ascii="Times New Roman" w:hAnsi="Times New Roman" w:cs="Times New Roman"/>
          <w:lang w:val="la-Latn"/>
        </w:rPr>
        <w:t xml:space="preserve"> </w:t>
      </w:r>
      <w:r w:rsidRPr="007A06F5">
        <w:rPr>
          <w:rFonts w:ascii="Times New Roman" w:hAnsi="Times New Roman" w:cs="Times New Roman"/>
          <w:lang w:val="la-Latn"/>
        </w:rPr>
        <w:t>u</w:t>
      </w:r>
      <w:r w:rsidR="005E42AB" w:rsidRPr="007A06F5">
        <w:rPr>
          <w:rFonts w:ascii="Times New Roman" w:hAnsi="Times New Roman" w:cs="Times New Roman"/>
          <w:lang w:val="la-Latn"/>
        </w:rPr>
        <w:t>t</w:t>
      </w:r>
      <w:r w:rsidRPr="007A06F5">
        <w:rPr>
          <w:rFonts w:ascii="Times New Roman" w:hAnsi="Times New Roman" w:cs="Times New Roman"/>
          <w:lang w:val="la-Latn"/>
        </w:rPr>
        <w:t xml:space="preserve"> si</w:t>
      </w:r>
      <w:r w:rsidR="005E42AB" w:rsidRPr="007A06F5">
        <w:rPr>
          <w:rFonts w:ascii="Times New Roman" w:hAnsi="Times New Roman" w:cs="Times New Roman"/>
          <w:lang w:val="la-Latn"/>
        </w:rPr>
        <w:t>b</w:t>
      </w:r>
      <w:r w:rsidRPr="007A06F5">
        <w:rPr>
          <w:rFonts w:ascii="Times New Roman" w:hAnsi="Times New Roman" w:cs="Times New Roman"/>
          <w:lang w:val="la-Latn"/>
        </w:rPr>
        <w:t>i rescri</w:t>
      </w:r>
      <w:r w:rsidR="005E42AB" w:rsidRPr="007A06F5">
        <w:rPr>
          <w:rFonts w:ascii="Times New Roman" w:hAnsi="Times New Roman" w:cs="Times New Roman"/>
          <w:lang w:val="la-Latn"/>
        </w:rPr>
        <w:t>b</w:t>
      </w:r>
      <w:r w:rsidRPr="007A06F5">
        <w:rPr>
          <w:rFonts w:ascii="Times New Roman" w:hAnsi="Times New Roman" w:cs="Times New Roman"/>
          <w:lang w:val="la-Latn"/>
        </w:rPr>
        <w:t>ere</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de sacerdotali officio post lapsu</w:t>
      </w:r>
      <w:r w:rsidR="005E42AB" w:rsidRPr="007A06F5">
        <w:rPr>
          <w:rFonts w:ascii="Times New Roman" w:hAnsi="Times New Roman" w:cs="Times New Roman"/>
          <w:lang w:val="la-Latn"/>
        </w:rPr>
        <w:t xml:space="preserve">m resurgendi aucloritates, dum dicis de hoc Canones </w:t>
      </w:r>
      <w:r w:rsidRPr="007A06F5">
        <w:rPr>
          <w:rFonts w:ascii="Times New Roman" w:hAnsi="Times New Roman" w:cs="Times New Roman"/>
          <w:lang w:val="la-Latn"/>
        </w:rPr>
        <w:t xml:space="preserve">diversos </w:t>
      </w:r>
      <w:r w:rsidR="005E42AB" w:rsidRPr="007A06F5">
        <w:rPr>
          <w:rFonts w:ascii="Times New Roman" w:hAnsi="Times New Roman" w:cs="Times New Roman"/>
          <w:lang w:val="la-Latn"/>
        </w:rPr>
        <w:t>te</w:t>
      </w:r>
      <w:r w:rsidRPr="007A06F5">
        <w:rPr>
          <w:rFonts w:ascii="Times New Roman" w:hAnsi="Times New Roman" w:cs="Times New Roman"/>
          <w:lang w:val="la-Latn"/>
        </w:rPr>
        <w:t xml:space="preserve"> legisse, di</w:t>
      </w:r>
      <w:r w:rsidR="005E42AB" w:rsidRPr="007A06F5">
        <w:rPr>
          <w:rFonts w:ascii="Times New Roman" w:hAnsi="Times New Roman" w:cs="Times New Roman"/>
          <w:lang w:val="la-Latn"/>
        </w:rPr>
        <w:t>v</w:t>
      </w:r>
      <w:r w:rsidRPr="007A06F5">
        <w:rPr>
          <w:rFonts w:ascii="Times New Roman" w:hAnsi="Times New Roman" w:cs="Times New Roman"/>
          <w:lang w:val="la-Latn"/>
        </w:rPr>
        <w:t>esasque sent</w:t>
      </w:r>
      <w:r w:rsidR="005E42AB" w:rsidRPr="007A06F5">
        <w:rPr>
          <w:rFonts w:ascii="Times New Roman" w:hAnsi="Times New Roman" w:cs="Times New Roman"/>
          <w:lang w:val="la-Latn"/>
        </w:rPr>
        <w:t>en</w:t>
      </w:r>
      <w:r w:rsidRPr="007A06F5">
        <w:rPr>
          <w:rFonts w:ascii="Times New Roman" w:hAnsi="Times New Roman" w:cs="Times New Roman"/>
          <w:lang w:val="la-Latn"/>
        </w:rPr>
        <w:t>tias inveniss</w:t>
      </w:r>
      <w:r w:rsidR="005E42AB" w:rsidRPr="007A06F5">
        <w:rPr>
          <w:rFonts w:ascii="Times New Roman" w:hAnsi="Times New Roman" w:cs="Times New Roman"/>
          <w:lang w:val="la-Latn"/>
        </w:rPr>
        <w:t xml:space="preserve">e, </w:t>
      </w:r>
      <w:r w:rsidRPr="007A06F5">
        <w:rPr>
          <w:rFonts w:ascii="Times New Roman" w:hAnsi="Times New Roman" w:cs="Times New Roman"/>
          <w:lang w:val="la-Latn"/>
        </w:rPr>
        <w:t>a</w:t>
      </w:r>
      <w:r w:rsidR="005E42AB" w:rsidRPr="007A06F5">
        <w:rPr>
          <w:rFonts w:ascii="Times New Roman" w:hAnsi="Times New Roman" w:cs="Times New Roman"/>
          <w:lang w:val="la-Latn"/>
        </w:rPr>
        <w:t>l</w:t>
      </w:r>
      <w:r w:rsidRPr="007A06F5">
        <w:rPr>
          <w:rFonts w:ascii="Times New Roman" w:hAnsi="Times New Roman" w:cs="Times New Roman"/>
          <w:lang w:val="la-Latn"/>
        </w:rPr>
        <w:t>ias r</w:t>
      </w:r>
      <w:r w:rsidR="005E42AB" w:rsidRPr="007A06F5">
        <w:rPr>
          <w:rFonts w:ascii="Times New Roman" w:hAnsi="Times New Roman" w:cs="Times New Roman"/>
          <w:lang w:val="la-Latn"/>
        </w:rPr>
        <w:t>e</w:t>
      </w:r>
      <w:r w:rsidRPr="007A06F5">
        <w:rPr>
          <w:rFonts w:ascii="Times New Roman" w:hAnsi="Times New Roman" w:cs="Times New Roman"/>
          <w:lang w:val="la-Latn"/>
        </w:rPr>
        <w:t xml:space="preserve">surgendi, alias </w:t>
      </w:r>
      <w:r w:rsidR="005E42AB" w:rsidRPr="007A06F5">
        <w:rPr>
          <w:rFonts w:ascii="Times New Roman" w:hAnsi="Times New Roman" w:cs="Times New Roman"/>
          <w:lang w:val="la-Latn"/>
        </w:rPr>
        <w:t>n</w:t>
      </w:r>
      <w:r w:rsidRPr="007A06F5">
        <w:rPr>
          <w:rFonts w:ascii="Times New Roman" w:hAnsi="Times New Roman" w:cs="Times New Roman"/>
          <w:lang w:val="la-Latn"/>
        </w:rPr>
        <w:t>equaqua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posse. </w:t>
      </w:r>
      <w:r w:rsidR="005E42AB" w:rsidRPr="007A06F5">
        <w:rPr>
          <w:rFonts w:ascii="Times New Roman" w:hAnsi="Times New Roman" w:cs="Times New Roman"/>
          <w:lang w:val="la-Latn"/>
        </w:rPr>
        <w:t>Nam uos</w:t>
      </w:r>
      <w:r w:rsidRPr="007A06F5">
        <w:rPr>
          <w:rFonts w:ascii="Times New Roman" w:hAnsi="Times New Roman" w:cs="Times New Roman"/>
          <w:lang w:val="la-Latn"/>
        </w:rPr>
        <w:t xml:space="preserve"> generaliter a Ni</w:t>
      </w:r>
      <w:r w:rsidR="005E42AB" w:rsidRPr="007A06F5">
        <w:rPr>
          <w:rFonts w:ascii="Times New Roman" w:hAnsi="Times New Roman" w:cs="Times New Roman"/>
          <w:lang w:val="la-Latn"/>
        </w:rPr>
        <w:t>cæ</w:t>
      </w:r>
      <w:r w:rsidRPr="007A06F5">
        <w:rPr>
          <w:rFonts w:ascii="Times New Roman" w:hAnsi="Times New Roman" w:cs="Times New Roman"/>
          <w:lang w:val="la-Latn"/>
        </w:rPr>
        <w:t>na incipient</w:t>
      </w:r>
      <w:r w:rsidR="005E42AB" w:rsidRPr="007A06F5">
        <w:rPr>
          <w:rFonts w:ascii="Times New Roman" w:hAnsi="Times New Roman" w:cs="Times New Roman"/>
          <w:lang w:val="la-Latn"/>
        </w:rPr>
        <w:t>e</w:t>
      </w:r>
      <w:r w:rsidRPr="007A06F5">
        <w:rPr>
          <w:rFonts w:ascii="Times New Roman" w:hAnsi="Times New Roman" w:cs="Times New Roman"/>
          <w:lang w:val="la-Latn"/>
        </w:rPr>
        <w:t xml:space="preserve">s, </w:t>
      </w:r>
      <w:r w:rsidR="005E42AB" w:rsidRPr="007A06F5">
        <w:rPr>
          <w:rFonts w:ascii="Times New Roman" w:hAnsi="Times New Roman" w:cs="Times New Roman"/>
          <w:lang w:val="la-Latn"/>
        </w:rPr>
        <w:t>hanc cum reliquis q</w:t>
      </w:r>
      <w:r w:rsidRPr="007A06F5">
        <w:rPr>
          <w:rFonts w:ascii="Times New Roman" w:hAnsi="Times New Roman" w:cs="Times New Roman"/>
          <w:lang w:val="la-Latn"/>
        </w:rPr>
        <w:t>uatuor ve</w:t>
      </w:r>
      <w:r w:rsidR="005E42AB" w:rsidRPr="007A06F5">
        <w:rPr>
          <w:rFonts w:ascii="Times New Roman" w:hAnsi="Times New Roman" w:cs="Times New Roman"/>
          <w:lang w:val="la-Latn"/>
        </w:rPr>
        <w:t>n</w:t>
      </w:r>
      <w:r w:rsidRPr="007A06F5">
        <w:rPr>
          <w:rFonts w:ascii="Times New Roman" w:hAnsi="Times New Roman" w:cs="Times New Roman"/>
          <w:lang w:val="la-Latn"/>
        </w:rPr>
        <w:t>eramu</w:t>
      </w:r>
      <w:r w:rsidR="005E42AB" w:rsidRPr="007A06F5">
        <w:rPr>
          <w:rFonts w:ascii="Times New Roman" w:hAnsi="Times New Roman" w:cs="Times New Roman"/>
          <w:lang w:val="la-Latn"/>
        </w:rPr>
        <w:t xml:space="preserve">r, quia </w:t>
      </w:r>
      <w:r w:rsidRPr="007A06F5">
        <w:rPr>
          <w:rFonts w:ascii="Times New Roman" w:hAnsi="Times New Roman" w:cs="Times New Roman"/>
          <w:lang w:val="la-Latn"/>
        </w:rPr>
        <w:t>ipsa</w:t>
      </w:r>
      <w:r w:rsidR="005E42AB" w:rsidRPr="007A06F5">
        <w:rPr>
          <w:rFonts w:ascii="Times New Roman" w:hAnsi="Times New Roman" w:cs="Times New Roman"/>
          <w:lang w:val="la-Latn"/>
        </w:rPr>
        <w:t>m</w:t>
      </w:r>
      <w:r w:rsidRPr="007A06F5">
        <w:rPr>
          <w:rFonts w:ascii="Times New Roman" w:hAnsi="Times New Roman" w:cs="Times New Roman"/>
          <w:lang w:val="la-Latn"/>
        </w:rPr>
        <w:t xml:space="preserve"> sequentes, c</w:t>
      </w:r>
      <w:r w:rsidR="005E42AB" w:rsidRPr="007A06F5">
        <w:rPr>
          <w:rFonts w:ascii="Times New Roman" w:hAnsi="Times New Roman" w:cs="Times New Roman"/>
          <w:lang w:val="la-Latn"/>
        </w:rPr>
        <w:t>æ</w:t>
      </w:r>
      <w:r w:rsidRPr="007A06F5">
        <w:rPr>
          <w:rFonts w:ascii="Times New Roman" w:hAnsi="Times New Roman" w:cs="Times New Roman"/>
          <w:lang w:val="la-Latn"/>
        </w:rPr>
        <w:t>t</w:t>
      </w:r>
      <w:r w:rsidR="005E42AB" w:rsidRPr="007A06F5">
        <w:rPr>
          <w:rFonts w:ascii="Times New Roman" w:hAnsi="Times New Roman" w:cs="Times New Roman"/>
          <w:lang w:val="la-Latn"/>
        </w:rPr>
        <w:t>e</w:t>
      </w:r>
      <w:r w:rsidRPr="007A06F5">
        <w:rPr>
          <w:rFonts w:ascii="Times New Roman" w:hAnsi="Times New Roman" w:cs="Times New Roman"/>
          <w:lang w:val="la-Latn"/>
        </w:rPr>
        <w:t>r</w:t>
      </w:r>
      <w:r w:rsidR="005E42AB" w:rsidRPr="007A06F5">
        <w:rPr>
          <w:rFonts w:ascii="Times New Roman" w:hAnsi="Times New Roman" w:cs="Times New Roman"/>
          <w:lang w:val="la-Latn"/>
        </w:rPr>
        <w:t>æ</w:t>
      </w:r>
      <w:r w:rsidR="0049319B" w:rsidRPr="007A06F5">
        <w:rPr>
          <w:rFonts w:ascii="Times New Roman" w:hAnsi="Times New Roman" w:cs="Times New Roman"/>
          <w:lang w:val="la-Latn"/>
        </w:rPr>
        <w:t xml:space="preserve"> </w:t>
      </w:r>
      <w:r w:rsidR="00856555" w:rsidRPr="007A06F5">
        <w:rPr>
          <w:rFonts w:ascii="Times New Roman" w:hAnsi="Times New Roman" w:cs="Times New Roman"/>
          <w:lang w:val="la-Latn"/>
        </w:rPr>
        <w:t>in</w:t>
      </w:r>
      <w:r w:rsidRPr="007A06F5">
        <w:rPr>
          <w:rFonts w:ascii="Times New Roman" w:hAnsi="Times New Roman" w:cs="Times New Roman"/>
          <w:lang w:val="la-Latn"/>
        </w:rPr>
        <w:t xml:space="preserve"> cunct</w:t>
      </w:r>
      <w:r w:rsidR="00856555" w:rsidRPr="007A06F5">
        <w:rPr>
          <w:rFonts w:ascii="Times New Roman" w:hAnsi="Times New Roman" w:cs="Times New Roman"/>
          <w:lang w:val="la-Latn"/>
        </w:rPr>
        <w:t>i</w:t>
      </w:r>
      <w:r w:rsidRPr="007A06F5">
        <w:rPr>
          <w:rFonts w:ascii="Times New Roman" w:hAnsi="Times New Roman" w:cs="Times New Roman"/>
          <w:lang w:val="la-Latn"/>
        </w:rPr>
        <w:t>s sentent</w:t>
      </w:r>
      <w:r w:rsidR="00856555" w:rsidRPr="007A06F5">
        <w:rPr>
          <w:rFonts w:ascii="Times New Roman" w:hAnsi="Times New Roman" w:cs="Times New Roman"/>
          <w:lang w:val="la-Latn"/>
        </w:rPr>
        <w:t>ii</w:t>
      </w:r>
      <w:r w:rsidRPr="007A06F5">
        <w:rPr>
          <w:rFonts w:ascii="Times New Roman" w:hAnsi="Times New Roman" w:cs="Times New Roman"/>
          <w:lang w:val="la-Latn"/>
        </w:rPr>
        <w:t>s unan</w:t>
      </w:r>
      <w:r w:rsidR="00856555" w:rsidRPr="007A06F5">
        <w:rPr>
          <w:rFonts w:ascii="Times New Roman" w:hAnsi="Times New Roman" w:cs="Times New Roman"/>
          <w:lang w:val="la-Latn"/>
        </w:rPr>
        <w:t>im</w:t>
      </w:r>
      <w:r w:rsidRPr="007A06F5">
        <w:rPr>
          <w:rFonts w:ascii="Times New Roman" w:hAnsi="Times New Roman" w:cs="Times New Roman"/>
          <w:lang w:val="la-Latn"/>
        </w:rPr>
        <w:t xml:space="preserve">es </w:t>
      </w:r>
      <w:r w:rsidR="00856555" w:rsidRPr="007A06F5">
        <w:rPr>
          <w:rFonts w:ascii="Times New Roman" w:hAnsi="Times New Roman" w:cs="Times New Roman"/>
          <w:lang w:val="la-Latn"/>
        </w:rPr>
        <w:t>c</w:t>
      </w:r>
      <w:r w:rsidRPr="007A06F5">
        <w:rPr>
          <w:rFonts w:ascii="Times New Roman" w:hAnsi="Times New Roman" w:cs="Times New Roman"/>
          <w:lang w:val="la-Latn"/>
        </w:rPr>
        <w:t>oncordan</w:t>
      </w:r>
      <w:r w:rsidR="00856555" w:rsidRPr="007A06F5">
        <w:rPr>
          <w:rFonts w:ascii="Times New Roman" w:hAnsi="Times New Roman" w:cs="Times New Roman"/>
          <w:lang w:val="la-Latn"/>
        </w:rPr>
        <w:t>t</w:t>
      </w:r>
      <w:r w:rsidR="0049319B" w:rsidRPr="007A06F5">
        <w:rPr>
          <w:rFonts w:ascii="Times New Roman" w:hAnsi="Times New Roman" w:cs="Times New Roman"/>
          <w:lang w:val="la-Latn"/>
        </w:rPr>
        <w:t xml:space="preserve">. Nos ergo </w:t>
      </w:r>
      <w:r w:rsidRPr="007A06F5">
        <w:rPr>
          <w:rFonts w:ascii="Times New Roman" w:hAnsi="Times New Roman" w:cs="Times New Roman"/>
          <w:lang w:val="la-Latn"/>
        </w:rPr>
        <w:t>pr</w:t>
      </w:r>
      <w:r w:rsidR="0049319B" w:rsidRPr="007A06F5">
        <w:rPr>
          <w:rFonts w:ascii="Times New Roman" w:hAnsi="Times New Roman" w:cs="Times New Roman"/>
          <w:lang w:val="la-Latn"/>
        </w:rPr>
        <w:t>æ</w:t>
      </w:r>
      <w:r w:rsidRPr="007A06F5">
        <w:rPr>
          <w:rFonts w:ascii="Times New Roman" w:hAnsi="Times New Roman" w:cs="Times New Roman"/>
          <w:lang w:val="la-Latn"/>
        </w:rPr>
        <w:t>cc</w:t>
      </w:r>
      <w:r w:rsidR="0049319B" w:rsidRPr="007A06F5">
        <w:rPr>
          <w:rFonts w:ascii="Times New Roman" w:hAnsi="Times New Roman" w:cs="Times New Roman"/>
          <w:lang w:val="la-Latn"/>
        </w:rPr>
        <w:t>edentes</w:t>
      </w:r>
      <w:r w:rsidRPr="007A06F5">
        <w:rPr>
          <w:rFonts w:ascii="Times New Roman" w:hAnsi="Times New Roman" w:cs="Times New Roman"/>
          <w:lang w:val="la-Latn"/>
        </w:rPr>
        <w:t>s nos Pa</w:t>
      </w:r>
      <w:r w:rsidR="0049319B" w:rsidRPr="007A06F5">
        <w:rPr>
          <w:rFonts w:ascii="Times New Roman" w:hAnsi="Times New Roman" w:cs="Times New Roman"/>
          <w:lang w:val="la-Latn"/>
        </w:rPr>
        <w:t>t</w:t>
      </w:r>
      <w:r w:rsidRPr="007A06F5">
        <w:rPr>
          <w:rFonts w:ascii="Times New Roman" w:hAnsi="Times New Roman" w:cs="Times New Roman"/>
          <w:lang w:val="la-Latn"/>
        </w:rPr>
        <w:t>res s</w:t>
      </w:r>
      <w:r w:rsidR="0049319B" w:rsidRPr="007A06F5">
        <w:rPr>
          <w:rFonts w:ascii="Times New Roman" w:hAnsi="Times New Roman" w:cs="Times New Roman"/>
          <w:lang w:val="la-Latn"/>
        </w:rPr>
        <w:t>e</w:t>
      </w:r>
      <w:r w:rsidRPr="007A06F5">
        <w:rPr>
          <w:rFonts w:ascii="Times New Roman" w:hAnsi="Times New Roman" w:cs="Times New Roman"/>
          <w:lang w:val="la-Latn"/>
        </w:rPr>
        <w:t>qu</w:t>
      </w:r>
      <w:r w:rsidR="0049319B" w:rsidRPr="007A06F5">
        <w:rPr>
          <w:rFonts w:ascii="Times New Roman" w:hAnsi="Times New Roman" w:cs="Times New Roman"/>
          <w:lang w:val="la-Latn"/>
        </w:rPr>
        <w:t>im</w:t>
      </w:r>
      <w:r w:rsidRPr="007A06F5">
        <w:rPr>
          <w:rFonts w:ascii="Times New Roman" w:hAnsi="Times New Roman" w:cs="Times New Roman"/>
          <w:lang w:val="la-Latn"/>
        </w:rPr>
        <w:t>ur</w:t>
      </w:r>
      <w:r w:rsidR="0049319B" w:rsidRPr="007A06F5">
        <w:rPr>
          <w:rFonts w:ascii="Times New Roman" w:hAnsi="Times New Roman" w:cs="Times New Roman"/>
          <w:lang w:val="la-Latn"/>
        </w:rPr>
        <w:t>; qui</w:t>
      </w:r>
      <w:r w:rsidRPr="007A06F5">
        <w:rPr>
          <w:rFonts w:ascii="Times New Roman" w:hAnsi="Times New Roman" w:cs="Times New Roman"/>
          <w:lang w:val="la-Latn"/>
        </w:rPr>
        <w:t>a auct</w:t>
      </w:r>
      <w:r w:rsidR="0049319B" w:rsidRPr="007A06F5">
        <w:rPr>
          <w:rFonts w:ascii="Times New Roman" w:hAnsi="Times New Roman" w:cs="Times New Roman"/>
          <w:lang w:val="la-Latn"/>
        </w:rPr>
        <w:t xml:space="preserve">ore </w:t>
      </w:r>
      <w:r w:rsidRPr="007A06F5">
        <w:rPr>
          <w:rFonts w:ascii="Times New Roman" w:hAnsi="Times New Roman" w:cs="Times New Roman"/>
          <w:lang w:val="la-Latn"/>
        </w:rPr>
        <w:t>Deo, a</w:t>
      </w:r>
      <w:r w:rsidR="0049319B" w:rsidRPr="007A06F5">
        <w:rPr>
          <w:rFonts w:ascii="Times New Roman" w:hAnsi="Times New Roman" w:cs="Times New Roman"/>
          <w:lang w:val="la-Latn"/>
        </w:rPr>
        <w:t>b</w:t>
      </w:r>
      <w:r w:rsidRPr="007A06F5">
        <w:rPr>
          <w:rFonts w:ascii="Times New Roman" w:hAnsi="Times New Roman" w:cs="Times New Roman"/>
          <w:lang w:val="la-Latn"/>
        </w:rPr>
        <w:t xml:space="preserve"> </w:t>
      </w:r>
      <w:r w:rsidR="0049319B" w:rsidRPr="007A06F5">
        <w:rPr>
          <w:rFonts w:ascii="Times New Roman" w:hAnsi="Times New Roman" w:cs="Times New Roman"/>
          <w:lang w:val="la-Latn"/>
        </w:rPr>
        <w:t>il</w:t>
      </w:r>
      <w:r w:rsidRPr="007A06F5">
        <w:rPr>
          <w:rFonts w:ascii="Times New Roman" w:hAnsi="Times New Roman" w:cs="Times New Roman"/>
          <w:lang w:val="la-Latn"/>
        </w:rPr>
        <w:t>lorum doc</w:t>
      </w:r>
      <w:r w:rsidR="0049319B" w:rsidRPr="007A06F5">
        <w:rPr>
          <w:rFonts w:ascii="Times New Roman" w:hAnsi="Times New Roman" w:cs="Times New Roman"/>
          <w:lang w:val="la-Latn"/>
        </w:rPr>
        <w:t>t</w:t>
      </w:r>
      <w:r w:rsidRPr="007A06F5">
        <w:rPr>
          <w:rFonts w:ascii="Times New Roman" w:hAnsi="Times New Roman" w:cs="Times New Roman"/>
          <w:lang w:val="la-Latn"/>
        </w:rPr>
        <w:t>r</w:t>
      </w:r>
      <w:r w:rsidR="0049319B" w:rsidRPr="007A06F5">
        <w:rPr>
          <w:rFonts w:ascii="Times New Roman" w:hAnsi="Times New Roman" w:cs="Times New Roman"/>
          <w:lang w:val="la-Latn"/>
        </w:rPr>
        <w:t>i</w:t>
      </w:r>
      <w:r w:rsidRPr="007A06F5">
        <w:rPr>
          <w:rFonts w:ascii="Times New Roman" w:hAnsi="Times New Roman" w:cs="Times New Roman"/>
          <w:lang w:val="la-Latn"/>
        </w:rPr>
        <w:t>na non d</w:t>
      </w:r>
      <w:r w:rsidR="0049319B" w:rsidRPr="007A06F5">
        <w:rPr>
          <w:rFonts w:ascii="Times New Roman" w:hAnsi="Times New Roman" w:cs="Times New Roman"/>
          <w:lang w:val="la-Latn"/>
        </w:rPr>
        <w:t>is</w:t>
      </w:r>
      <w:r w:rsidRPr="007A06F5">
        <w:rPr>
          <w:rFonts w:ascii="Times New Roman" w:hAnsi="Times New Roman" w:cs="Times New Roman"/>
          <w:lang w:val="la-Latn"/>
        </w:rPr>
        <w:t>cor</w:t>
      </w:r>
      <w:r w:rsidR="0049319B" w:rsidRPr="007A06F5">
        <w:rPr>
          <w:rFonts w:ascii="Times New Roman" w:hAnsi="Times New Roman" w:cs="Times New Roman"/>
          <w:lang w:val="la-Latn"/>
        </w:rPr>
        <w:t>d</w:t>
      </w:r>
      <w:r w:rsidRPr="007A06F5">
        <w:rPr>
          <w:rFonts w:ascii="Times New Roman" w:hAnsi="Times New Roman" w:cs="Times New Roman"/>
          <w:lang w:val="la-Latn"/>
        </w:rPr>
        <w:t>a</w:t>
      </w:r>
      <w:r w:rsidR="0049319B" w:rsidRPr="007A06F5">
        <w:rPr>
          <w:rFonts w:ascii="Times New Roman" w:hAnsi="Times New Roman" w:cs="Times New Roman"/>
          <w:lang w:val="la-Latn"/>
        </w:rPr>
        <w:t>mus</w:t>
      </w:r>
      <w:r w:rsidRPr="007A06F5">
        <w:rPr>
          <w:rFonts w:ascii="Times New Roman" w:hAnsi="Times New Roman" w:cs="Times New Roman"/>
          <w:lang w:val="la-Latn"/>
        </w:rPr>
        <w:t>.</w:t>
      </w:r>
      <w:r w:rsidR="0049319B" w:rsidRPr="007A06F5">
        <w:rPr>
          <w:rFonts w:ascii="Times New Roman" w:hAnsi="Times New Roman" w:cs="Times New Roman"/>
          <w:lang w:val="la-Latn"/>
        </w:rPr>
        <w:t xml:space="preserve"> A </w:t>
      </w:r>
      <w:r w:rsidRPr="007A06F5">
        <w:rPr>
          <w:rFonts w:ascii="Times New Roman" w:hAnsi="Times New Roman" w:cs="Times New Roman"/>
          <w:lang w:val="la-Latn"/>
        </w:rPr>
        <w:t>capi</w:t>
      </w:r>
      <w:r w:rsidR="0049319B" w:rsidRPr="007A06F5">
        <w:rPr>
          <w:rFonts w:ascii="Times New Roman" w:hAnsi="Times New Roman" w:cs="Times New Roman"/>
          <w:lang w:val="la-Latn"/>
        </w:rPr>
        <w:t xml:space="preserve">te </w:t>
      </w:r>
      <w:r w:rsidRPr="007A06F5">
        <w:rPr>
          <w:rFonts w:ascii="Times New Roman" w:hAnsi="Times New Roman" w:cs="Times New Roman"/>
          <w:lang w:val="la-Latn"/>
        </w:rPr>
        <w:t>itaque incipien</w:t>
      </w:r>
      <w:r w:rsidR="0049319B" w:rsidRPr="007A06F5">
        <w:rPr>
          <w:rFonts w:ascii="Times New Roman" w:hAnsi="Times New Roman" w:cs="Times New Roman"/>
          <w:lang w:val="la-Latn"/>
        </w:rPr>
        <w:t>te</w:t>
      </w:r>
      <w:r w:rsidRPr="007A06F5">
        <w:rPr>
          <w:rFonts w:ascii="Times New Roman" w:hAnsi="Times New Roman" w:cs="Times New Roman"/>
          <w:lang w:val="la-Latn"/>
        </w:rPr>
        <w:t>s usq</w:t>
      </w:r>
      <w:r w:rsidR="0049319B" w:rsidRPr="007A06F5">
        <w:rPr>
          <w:rFonts w:ascii="Times New Roman" w:hAnsi="Times New Roman" w:cs="Times New Roman"/>
          <w:lang w:val="la-Latn"/>
        </w:rPr>
        <w:t>u</w:t>
      </w:r>
      <w:r w:rsidRPr="007A06F5">
        <w:rPr>
          <w:rFonts w:ascii="Times New Roman" w:hAnsi="Times New Roman" w:cs="Times New Roman"/>
          <w:lang w:val="la-Latn"/>
        </w:rPr>
        <w:t>e in quar</w:t>
      </w:r>
      <w:r w:rsidR="0049319B" w:rsidRPr="007A06F5">
        <w:rPr>
          <w:rFonts w:ascii="Times New Roman" w:hAnsi="Times New Roman" w:cs="Times New Roman"/>
          <w:lang w:val="la-Latn"/>
        </w:rPr>
        <w:t>t</w:t>
      </w:r>
      <w:r w:rsidRPr="007A06F5">
        <w:rPr>
          <w:rFonts w:ascii="Times New Roman" w:hAnsi="Times New Roman" w:cs="Times New Roman"/>
          <w:lang w:val="la-Latn"/>
        </w:rPr>
        <w:t>u</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al</w:t>
      </w:r>
      <w:r w:rsidR="0049319B" w:rsidRPr="007A06F5">
        <w:rPr>
          <w:rFonts w:ascii="Times New Roman" w:hAnsi="Times New Roman" w:cs="Times New Roman"/>
          <w:lang w:val="la-Latn"/>
        </w:rPr>
        <w:t>taris mini</w:t>
      </w:r>
      <w:r w:rsidRPr="007A06F5">
        <w:rPr>
          <w:rFonts w:ascii="Times New Roman" w:hAnsi="Times New Roman" w:cs="Times New Roman"/>
          <w:lang w:val="la-Latn"/>
        </w:rPr>
        <w:t>strum hanc forma</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servanda</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cognosci</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us, </w:t>
      </w:r>
      <w:r w:rsidR="0049319B" w:rsidRPr="007A06F5">
        <w:rPr>
          <w:rFonts w:ascii="Times New Roman" w:hAnsi="Times New Roman" w:cs="Times New Roman"/>
          <w:lang w:val="la-Latn"/>
        </w:rPr>
        <w:t>u</w:t>
      </w:r>
      <w:r w:rsidRPr="007A06F5">
        <w:rPr>
          <w:rFonts w:ascii="Times New Roman" w:hAnsi="Times New Roman" w:cs="Times New Roman"/>
          <w:lang w:val="la-Latn"/>
        </w:rPr>
        <w:t>t si</w:t>
      </w:r>
      <w:r w:rsidR="0049319B" w:rsidRPr="007A06F5">
        <w:rPr>
          <w:rFonts w:ascii="Times New Roman" w:hAnsi="Times New Roman" w:cs="Times New Roman"/>
          <w:lang w:val="la-Latn"/>
        </w:rPr>
        <w:t xml:space="preserve"> cut m</w:t>
      </w:r>
      <w:r w:rsidRPr="007A06F5">
        <w:rPr>
          <w:rFonts w:ascii="Times New Roman" w:hAnsi="Times New Roman" w:cs="Times New Roman"/>
          <w:lang w:val="la-Latn"/>
        </w:rPr>
        <w:t>inore</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49319B" w:rsidRPr="007A06F5">
        <w:rPr>
          <w:rFonts w:ascii="Times New Roman" w:hAnsi="Times New Roman" w:cs="Times New Roman"/>
          <w:lang w:val="la-Latn"/>
        </w:rPr>
        <w:t>m</w:t>
      </w:r>
      <w:r w:rsidRPr="007A06F5">
        <w:rPr>
          <w:rFonts w:ascii="Times New Roman" w:hAnsi="Times New Roman" w:cs="Times New Roman"/>
          <w:lang w:val="la-Latn"/>
        </w:rPr>
        <w:t>ajor pr</w:t>
      </w:r>
      <w:r w:rsidR="0049319B" w:rsidRPr="007A06F5">
        <w:rPr>
          <w:rFonts w:ascii="Times New Roman" w:hAnsi="Times New Roman" w:cs="Times New Roman"/>
          <w:lang w:val="la-Latn"/>
        </w:rPr>
        <w:t>æ</w:t>
      </w:r>
      <w:r w:rsidRPr="007A06F5">
        <w:rPr>
          <w:rFonts w:ascii="Times New Roman" w:hAnsi="Times New Roman" w:cs="Times New Roman"/>
          <w:lang w:val="la-Latn"/>
        </w:rPr>
        <w:t>cc</w:t>
      </w:r>
      <w:r w:rsidR="0049319B" w:rsidRPr="007A06F5">
        <w:rPr>
          <w:rFonts w:ascii="Times New Roman" w:hAnsi="Times New Roman" w:cs="Times New Roman"/>
          <w:lang w:val="la-Latn"/>
        </w:rPr>
        <w:t>ed</w:t>
      </w:r>
      <w:r w:rsidRPr="007A06F5">
        <w:rPr>
          <w:rFonts w:ascii="Times New Roman" w:hAnsi="Times New Roman" w:cs="Times New Roman"/>
          <w:lang w:val="la-Latn"/>
        </w:rPr>
        <w:t>it in honore, i</w:t>
      </w:r>
      <w:r w:rsidR="0049319B" w:rsidRPr="007A06F5">
        <w:rPr>
          <w:rFonts w:ascii="Times New Roman" w:hAnsi="Times New Roman" w:cs="Times New Roman"/>
          <w:lang w:val="la-Latn"/>
        </w:rPr>
        <w:t>t</w:t>
      </w:r>
      <w:r w:rsidRPr="007A06F5">
        <w:rPr>
          <w:rFonts w:ascii="Times New Roman" w:hAnsi="Times New Roman" w:cs="Times New Roman"/>
          <w:lang w:val="la-Latn"/>
        </w:rPr>
        <w:t xml:space="preserve">a </w:t>
      </w:r>
      <w:r w:rsidR="0049319B" w:rsidRPr="007A06F5">
        <w:rPr>
          <w:rFonts w:ascii="Times New Roman" w:hAnsi="Times New Roman" w:cs="Times New Roman"/>
          <w:lang w:val="la-Latn"/>
        </w:rPr>
        <w:t>e</w:t>
      </w:r>
      <w:r w:rsidRPr="007A06F5">
        <w:rPr>
          <w:rFonts w:ascii="Times New Roman" w:hAnsi="Times New Roman" w:cs="Times New Roman"/>
          <w:lang w:val="la-Latn"/>
        </w:rPr>
        <w:t>t i</w:t>
      </w:r>
      <w:r w:rsidR="0049319B" w:rsidRPr="007A06F5">
        <w:rPr>
          <w:rFonts w:ascii="Times New Roman" w:hAnsi="Times New Roman" w:cs="Times New Roman"/>
          <w:lang w:val="la-Latn"/>
        </w:rPr>
        <w:t xml:space="preserve">n </w:t>
      </w:r>
      <w:r w:rsidRPr="007A06F5">
        <w:rPr>
          <w:rFonts w:ascii="Times New Roman" w:hAnsi="Times New Roman" w:cs="Times New Roman"/>
          <w:lang w:val="la-Latn"/>
        </w:rPr>
        <w:t>cri</w:t>
      </w:r>
      <w:r w:rsidR="0049319B" w:rsidRPr="007A06F5">
        <w:rPr>
          <w:rFonts w:ascii="Times New Roman" w:hAnsi="Times New Roman" w:cs="Times New Roman"/>
          <w:lang w:val="la-Latn"/>
        </w:rPr>
        <w:t>m</w:t>
      </w:r>
      <w:r w:rsidRPr="007A06F5">
        <w:rPr>
          <w:rFonts w:ascii="Times New Roman" w:hAnsi="Times New Roman" w:cs="Times New Roman"/>
          <w:lang w:val="la-Latn"/>
        </w:rPr>
        <w:t>in</w:t>
      </w:r>
      <w:r w:rsidR="0049319B" w:rsidRPr="007A06F5">
        <w:rPr>
          <w:rFonts w:ascii="Times New Roman" w:hAnsi="Times New Roman" w:cs="Times New Roman"/>
          <w:lang w:val="la-Latn"/>
        </w:rPr>
        <w:t>e</w:t>
      </w:r>
      <w:r w:rsidRPr="007A06F5">
        <w:rPr>
          <w:rFonts w:ascii="Times New Roman" w:hAnsi="Times New Roman" w:cs="Times New Roman"/>
          <w:lang w:val="la-Latn"/>
        </w:rPr>
        <w:t xml:space="preserve"> et que</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major sequi</w:t>
      </w:r>
      <w:r w:rsidR="0049319B" w:rsidRPr="007A06F5">
        <w:rPr>
          <w:rFonts w:ascii="Times New Roman" w:hAnsi="Times New Roman" w:cs="Times New Roman"/>
          <w:lang w:val="la-Latn"/>
        </w:rPr>
        <w:t>t</w:t>
      </w:r>
      <w:r w:rsidRPr="007A06F5">
        <w:rPr>
          <w:rFonts w:ascii="Times New Roman" w:hAnsi="Times New Roman" w:cs="Times New Roman"/>
          <w:lang w:val="la-Latn"/>
        </w:rPr>
        <w:t xml:space="preserve">ur culpa, </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ajor </w:t>
      </w:r>
      <w:r w:rsidR="0049319B" w:rsidRPr="007A06F5">
        <w:rPr>
          <w:rFonts w:ascii="Times New Roman" w:hAnsi="Times New Roman" w:cs="Times New Roman"/>
          <w:lang w:val="la-Latn"/>
        </w:rPr>
        <w:t xml:space="preserve">ei </w:t>
      </w:r>
      <w:r w:rsidRPr="007A06F5">
        <w:rPr>
          <w:rFonts w:ascii="Times New Roman" w:hAnsi="Times New Roman" w:cs="Times New Roman"/>
          <w:lang w:val="la-Latn"/>
        </w:rPr>
        <w:t>i</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plicetur </w:t>
      </w:r>
      <w:r w:rsidR="0049319B" w:rsidRPr="007A06F5">
        <w:rPr>
          <w:rFonts w:ascii="Times New Roman" w:hAnsi="Times New Roman" w:cs="Times New Roman"/>
          <w:lang w:val="la-Latn"/>
        </w:rPr>
        <w:t>vindicta</w:t>
      </w:r>
      <w:r w:rsidRPr="007A06F5">
        <w:rPr>
          <w:rFonts w:ascii="Times New Roman" w:hAnsi="Times New Roman" w:cs="Times New Roman"/>
          <w:lang w:val="la-Latn"/>
        </w:rPr>
        <w:t>: et sic postea p</w:t>
      </w:r>
      <w:r w:rsidR="0049319B" w:rsidRPr="007A06F5">
        <w:rPr>
          <w:rFonts w:ascii="Times New Roman" w:hAnsi="Times New Roman" w:cs="Times New Roman"/>
          <w:lang w:val="la-Latn"/>
        </w:rPr>
        <w:t>œ</w:t>
      </w:r>
      <w:r w:rsidRPr="007A06F5">
        <w:rPr>
          <w:rFonts w:ascii="Times New Roman" w:hAnsi="Times New Roman" w:cs="Times New Roman"/>
          <w:lang w:val="la-Latn"/>
        </w:rPr>
        <w:t>niten</w:t>
      </w:r>
      <w:r w:rsidR="0049319B" w:rsidRPr="007A06F5">
        <w:rPr>
          <w:rFonts w:ascii="Times New Roman" w:hAnsi="Times New Roman" w:cs="Times New Roman"/>
          <w:lang w:val="la-Latn"/>
        </w:rPr>
        <w:t>t</w:t>
      </w:r>
      <w:r w:rsidRPr="007A06F5">
        <w:rPr>
          <w:rFonts w:ascii="Times New Roman" w:hAnsi="Times New Roman" w:cs="Times New Roman"/>
          <w:lang w:val="la-Latn"/>
        </w:rPr>
        <w:t>ia credatur fructuosa esse. Quid eni</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p</w:t>
      </w:r>
      <w:r w:rsidR="0049319B" w:rsidRPr="007A06F5">
        <w:rPr>
          <w:rFonts w:ascii="Times New Roman" w:hAnsi="Times New Roman" w:cs="Times New Roman"/>
          <w:lang w:val="la-Latn"/>
        </w:rPr>
        <w:t>r</w:t>
      </w:r>
      <w:r w:rsidRPr="007A06F5">
        <w:rPr>
          <w:rFonts w:ascii="Times New Roman" w:hAnsi="Times New Roman" w:cs="Times New Roman"/>
          <w:lang w:val="la-Latn"/>
        </w:rPr>
        <w:t>od</w:t>
      </w:r>
      <w:r w:rsidR="0049319B" w:rsidRPr="007A06F5">
        <w:rPr>
          <w:rFonts w:ascii="Times New Roman" w:hAnsi="Times New Roman" w:cs="Times New Roman"/>
          <w:lang w:val="la-Latn"/>
        </w:rPr>
        <w:t>e</w:t>
      </w:r>
      <w:r w:rsidRPr="007A06F5">
        <w:rPr>
          <w:rFonts w:ascii="Times New Roman" w:hAnsi="Times New Roman" w:cs="Times New Roman"/>
          <w:lang w:val="la-Latn"/>
        </w:rPr>
        <w:t>st triticum s</w:t>
      </w:r>
      <w:r w:rsidR="0049319B" w:rsidRPr="007A06F5">
        <w:rPr>
          <w:rFonts w:ascii="Times New Roman" w:hAnsi="Times New Roman" w:cs="Times New Roman"/>
          <w:lang w:val="la-Latn"/>
        </w:rPr>
        <w:t>e</w:t>
      </w:r>
      <w:r w:rsidRPr="007A06F5">
        <w:rPr>
          <w:rFonts w:ascii="Times New Roman" w:hAnsi="Times New Roman" w:cs="Times New Roman"/>
          <w:lang w:val="la-Latn"/>
        </w:rPr>
        <w:t>minare, et fructum illius non colliger</w:t>
      </w:r>
      <w:r w:rsidR="0049319B" w:rsidRPr="007A06F5">
        <w:rPr>
          <w:rFonts w:ascii="Times New Roman" w:hAnsi="Times New Roman" w:cs="Times New Roman"/>
          <w:lang w:val="la-Latn"/>
        </w:rPr>
        <w:t>e</w:t>
      </w:r>
      <w:r w:rsidRPr="007A06F5">
        <w:rPr>
          <w:rFonts w:ascii="Times New Roman" w:hAnsi="Times New Roman" w:cs="Times New Roman"/>
          <w:lang w:val="la-Latn"/>
        </w:rPr>
        <w:t xml:space="preserve">? </w:t>
      </w:r>
      <w:r w:rsidR="0049319B" w:rsidRPr="007A06F5">
        <w:rPr>
          <w:rFonts w:ascii="Times New Roman" w:hAnsi="Times New Roman" w:cs="Times New Roman"/>
          <w:lang w:val="la-Latn"/>
        </w:rPr>
        <w:t>A</w:t>
      </w:r>
      <w:r w:rsidRPr="007A06F5">
        <w:rPr>
          <w:rFonts w:ascii="Times New Roman" w:hAnsi="Times New Roman" w:cs="Times New Roman"/>
          <w:lang w:val="la-Latn"/>
        </w:rPr>
        <w:t>ut do</w:t>
      </w:r>
      <w:r w:rsidR="0049319B" w:rsidRPr="007A06F5">
        <w:rPr>
          <w:rFonts w:ascii="Times New Roman" w:hAnsi="Times New Roman" w:cs="Times New Roman"/>
          <w:lang w:val="la-Latn"/>
        </w:rPr>
        <w:t>m</w:t>
      </w:r>
      <w:r w:rsidRPr="007A06F5">
        <w:rPr>
          <w:rFonts w:ascii="Times New Roman" w:hAnsi="Times New Roman" w:cs="Times New Roman"/>
          <w:lang w:val="la-Latn"/>
        </w:rPr>
        <w:t>u</w:t>
      </w:r>
      <w:r w:rsidR="0049319B" w:rsidRPr="007A06F5">
        <w:rPr>
          <w:rFonts w:ascii="Times New Roman" w:hAnsi="Times New Roman" w:cs="Times New Roman"/>
          <w:lang w:val="la-Latn"/>
        </w:rPr>
        <w:t xml:space="preserve">m </w:t>
      </w:r>
      <w:r w:rsidRPr="007A06F5">
        <w:rPr>
          <w:rFonts w:ascii="Times New Roman" w:hAnsi="Times New Roman" w:cs="Times New Roman"/>
          <w:lang w:val="la-Latn"/>
        </w:rPr>
        <w:t>instruere, et illic non habitare? Post digna</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eni</w:t>
      </w:r>
      <w:r w:rsidR="0049319B" w:rsidRPr="007A06F5">
        <w:rPr>
          <w:rFonts w:ascii="Times New Roman" w:hAnsi="Times New Roman" w:cs="Times New Roman"/>
          <w:lang w:val="la-Latn"/>
        </w:rPr>
        <w:t xml:space="preserve">m </w:t>
      </w:r>
      <w:r w:rsidRPr="007A06F5">
        <w:rPr>
          <w:rFonts w:ascii="Times New Roman" w:hAnsi="Times New Roman" w:cs="Times New Roman"/>
          <w:lang w:val="la-Latn"/>
        </w:rPr>
        <w:t>satisfactione</w:t>
      </w:r>
      <w:r w:rsidR="0049319B" w:rsidRPr="007A06F5">
        <w:rPr>
          <w:rFonts w:ascii="Times New Roman" w:hAnsi="Times New Roman" w:cs="Times New Roman"/>
          <w:lang w:val="la-Latn"/>
        </w:rPr>
        <w:t>m</w:t>
      </w:r>
      <w:r w:rsidRPr="007A06F5">
        <w:rPr>
          <w:rFonts w:ascii="Times New Roman" w:hAnsi="Times New Roman" w:cs="Times New Roman"/>
          <w:lang w:val="la-Latn"/>
        </w:rPr>
        <w:t xml:space="preserve"> credimus posse redire ad honore</w:t>
      </w:r>
      <w:r w:rsidR="0049319B" w:rsidRPr="007A06F5">
        <w:rPr>
          <w:rFonts w:ascii="Times New Roman" w:hAnsi="Times New Roman" w:cs="Times New Roman"/>
          <w:lang w:val="la-Latn"/>
        </w:rPr>
        <w:t>m</w:t>
      </w:r>
      <w:r w:rsidR="00340BB3" w:rsidRPr="007A06F5">
        <w:rPr>
          <w:rFonts w:ascii="Times New Roman" w:hAnsi="Times New Roman" w:cs="Times New Roman"/>
          <w:lang w:val="la-Latn"/>
        </w:rPr>
        <w:t xml:space="preserve">, </w:t>
      </w:r>
      <w:r w:rsidRPr="007A06F5">
        <w:rPr>
          <w:rFonts w:ascii="Times New Roman" w:hAnsi="Times New Roman" w:cs="Times New Roman"/>
          <w:lang w:val="la-Latn"/>
        </w:rPr>
        <w:t>proph</w:t>
      </w:r>
      <w:r w:rsidR="0049319B" w:rsidRPr="007A06F5">
        <w:rPr>
          <w:rFonts w:ascii="Times New Roman" w:hAnsi="Times New Roman" w:cs="Times New Roman"/>
          <w:lang w:val="la-Latn"/>
        </w:rPr>
        <w:t>e</w:t>
      </w:r>
      <w:r w:rsidRPr="007A06F5">
        <w:rPr>
          <w:rFonts w:ascii="Times New Roman" w:hAnsi="Times New Roman" w:cs="Times New Roman"/>
          <w:lang w:val="la-Latn"/>
        </w:rPr>
        <w:t>ta dic</w:t>
      </w:r>
      <w:r w:rsidR="0049319B" w:rsidRPr="007A06F5">
        <w:rPr>
          <w:rFonts w:ascii="Times New Roman" w:hAnsi="Times New Roman" w:cs="Times New Roman"/>
          <w:lang w:val="la-Latn"/>
        </w:rPr>
        <w:t xml:space="preserve">ente: </w:t>
      </w:r>
      <w:r w:rsidR="00340BB3" w:rsidRPr="007A06F5">
        <w:rPr>
          <w:rFonts w:ascii="Times New Roman" w:hAnsi="Times New Roman" w:cs="Times New Roman"/>
          <w:lang w:val="la-Latn"/>
        </w:rPr>
        <w:t>„</w:t>
      </w:r>
      <w:r w:rsidRPr="007A06F5">
        <w:rPr>
          <w:rFonts w:ascii="Times New Roman" w:hAnsi="Times New Roman" w:cs="Times New Roman"/>
          <w:lang w:val="la-Latn"/>
        </w:rPr>
        <w:t>Nunquid qui cadit non adjici</w:t>
      </w:r>
      <w:r w:rsidR="0049319B" w:rsidRPr="007A06F5">
        <w:rPr>
          <w:rFonts w:ascii="Times New Roman" w:hAnsi="Times New Roman" w:cs="Times New Roman"/>
          <w:lang w:val="la-Latn"/>
        </w:rPr>
        <w:t>e</w:t>
      </w:r>
      <w:r w:rsidR="00340BB3" w:rsidRPr="007A06F5">
        <w:rPr>
          <w:rFonts w:ascii="Times New Roman" w:hAnsi="Times New Roman" w:cs="Times New Roman"/>
          <w:lang w:val="la-Latn"/>
        </w:rPr>
        <w:t xml:space="preserve">t, </w:t>
      </w:r>
      <w:r w:rsidRPr="007A06F5">
        <w:rPr>
          <w:rFonts w:ascii="Times New Roman" w:hAnsi="Times New Roman" w:cs="Times New Roman"/>
          <w:lang w:val="la-Latn"/>
        </w:rPr>
        <w:t>ut resurgat?</w:t>
      </w:r>
      <w:r w:rsidR="0049319B" w:rsidRPr="007A06F5">
        <w:rPr>
          <w:rFonts w:ascii="Times New Roman" w:hAnsi="Times New Roman" w:cs="Times New Roman"/>
          <w:lang w:val="la-Latn"/>
        </w:rPr>
        <w:t>“</w:t>
      </w:r>
      <w:r w:rsidRPr="007A06F5">
        <w:rPr>
          <w:rFonts w:ascii="Times New Roman" w:hAnsi="Times New Roman" w:cs="Times New Roman"/>
          <w:lang w:val="la-Latn"/>
        </w:rPr>
        <w:t xml:space="preserve"> (</w:t>
      </w:r>
      <w:r w:rsidR="00340BB3" w:rsidRPr="007A06F5">
        <w:rPr>
          <w:rFonts w:ascii="Times New Roman" w:hAnsi="Times New Roman" w:cs="Times New Roman"/>
          <w:lang w:val="la-Latn"/>
        </w:rPr>
        <w:t>P</w:t>
      </w:r>
      <w:r w:rsidRPr="007A06F5">
        <w:rPr>
          <w:rFonts w:ascii="Times New Roman" w:hAnsi="Times New Roman" w:cs="Times New Roman"/>
          <w:lang w:val="la-Latn"/>
        </w:rPr>
        <w:t xml:space="preserve">sal. XL.) Et: </w:t>
      </w:r>
      <w:r w:rsidR="00340BB3" w:rsidRPr="007A06F5">
        <w:rPr>
          <w:rFonts w:ascii="Times New Roman" w:hAnsi="Times New Roman" w:cs="Times New Roman"/>
          <w:lang w:val="la-Latn"/>
        </w:rPr>
        <w:t>„</w:t>
      </w:r>
      <w:r w:rsidRPr="007A06F5">
        <w:rPr>
          <w:rFonts w:ascii="Times New Roman" w:hAnsi="Times New Roman" w:cs="Times New Roman"/>
          <w:lang w:val="la-Latn"/>
        </w:rPr>
        <w:t>Qui a</w:t>
      </w:r>
      <w:r w:rsidR="00340BB3" w:rsidRPr="007A06F5">
        <w:rPr>
          <w:rFonts w:ascii="Times New Roman" w:hAnsi="Times New Roman" w:cs="Times New Roman"/>
          <w:lang w:val="la-Latn"/>
        </w:rPr>
        <w:t>dversus est, non revertatur? (J</w:t>
      </w:r>
      <w:r w:rsidRPr="007A06F5">
        <w:rPr>
          <w:rFonts w:ascii="Times New Roman" w:hAnsi="Times New Roman" w:cs="Times New Roman"/>
          <w:lang w:val="la-Latn"/>
        </w:rPr>
        <w:t xml:space="preserve">er. </w:t>
      </w:r>
      <w:r w:rsidR="00340BB3" w:rsidRPr="007A06F5">
        <w:rPr>
          <w:rFonts w:ascii="Times New Roman" w:hAnsi="Times New Roman" w:cs="Times New Roman"/>
          <w:lang w:val="la-Latn"/>
        </w:rPr>
        <w:t xml:space="preserve">VIII.) </w:t>
      </w:r>
      <w:r w:rsidRPr="007A06F5">
        <w:rPr>
          <w:rFonts w:ascii="Times New Roman" w:hAnsi="Times New Roman" w:cs="Times New Roman"/>
          <w:lang w:val="la-Latn"/>
        </w:rPr>
        <w:t>lde</w:t>
      </w:r>
      <w:r w:rsidR="00340BB3" w:rsidRPr="007A06F5">
        <w:rPr>
          <w:rFonts w:ascii="Times New Roman" w:hAnsi="Times New Roman" w:cs="Times New Roman"/>
          <w:lang w:val="la-Latn"/>
        </w:rPr>
        <w:t>m</w:t>
      </w:r>
      <w:r w:rsidRPr="007A06F5">
        <w:rPr>
          <w:rFonts w:ascii="Times New Roman" w:hAnsi="Times New Roman" w:cs="Times New Roman"/>
          <w:lang w:val="la-Latn"/>
        </w:rPr>
        <w:t xml:space="preserve"> et peccator</w:t>
      </w:r>
      <w:r w:rsidR="00340BB3" w:rsidRPr="007A06F5">
        <w:rPr>
          <w:rFonts w:ascii="Times New Roman" w:hAnsi="Times New Roman" w:cs="Times New Roman"/>
          <w:lang w:val="la-Latn"/>
        </w:rPr>
        <w:t>i ait: „</w:t>
      </w:r>
      <w:r w:rsidRPr="007A06F5">
        <w:rPr>
          <w:rFonts w:ascii="Times New Roman" w:hAnsi="Times New Roman" w:cs="Times New Roman"/>
          <w:lang w:val="la-Latn"/>
        </w:rPr>
        <w:t>In quac</w:t>
      </w:r>
      <w:r w:rsidR="00340BB3" w:rsidRPr="007A06F5">
        <w:rPr>
          <w:rFonts w:ascii="Times New Roman" w:hAnsi="Times New Roman" w:cs="Times New Roman"/>
          <w:lang w:val="la-Latn"/>
        </w:rPr>
        <w:t xml:space="preserve">unque die conversus ingemuerìs, </w:t>
      </w:r>
      <w:r w:rsidRPr="007A06F5">
        <w:rPr>
          <w:rFonts w:ascii="Times New Roman" w:hAnsi="Times New Roman" w:cs="Times New Roman"/>
          <w:lang w:val="la-Latn"/>
        </w:rPr>
        <w:t>salvus e</w:t>
      </w:r>
      <w:r w:rsidR="00340BB3" w:rsidRPr="007A06F5">
        <w:rPr>
          <w:rFonts w:ascii="Times New Roman" w:hAnsi="Times New Roman" w:cs="Times New Roman"/>
          <w:lang w:val="la-Latn"/>
        </w:rPr>
        <w:t>r</w:t>
      </w:r>
      <w:r w:rsidRPr="007A06F5">
        <w:rPr>
          <w:rFonts w:ascii="Times New Roman" w:hAnsi="Times New Roman" w:cs="Times New Roman"/>
          <w:lang w:val="la-Latn"/>
        </w:rPr>
        <w:t>is.</w:t>
      </w:r>
      <w:r w:rsidR="00340BB3" w:rsidRPr="007A06F5">
        <w:rPr>
          <w:rFonts w:ascii="Times New Roman" w:hAnsi="Times New Roman" w:cs="Times New Roman"/>
          <w:lang w:val="la-Latn"/>
        </w:rPr>
        <w:t>“</w:t>
      </w:r>
      <w:r w:rsidRPr="007A06F5">
        <w:rPr>
          <w:rFonts w:ascii="Times New Roman" w:hAnsi="Times New Roman" w:cs="Times New Roman"/>
          <w:lang w:val="la-Latn"/>
        </w:rPr>
        <w:t xml:space="preserve"> (Isa. </w:t>
      </w:r>
      <w:r w:rsidR="00340BB3" w:rsidRPr="007A06F5">
        <w:rPr>
          <w:rFonts w:ascii="Times New Roman" w:hAnsi="Times New Roman" w:cs="Times New Roman"/>
          <w:lang w:val="la-Latn"/>
        </w:rPr>
        <w:t>XXX</w:t>
      </w:r>
      <w:r w:rsidRPr="007A06F5">
        <w:rPr>
          <w:rFonts w:ascii="Times New Roman" w:hAnsi="Times New Roman" w:cs="Times New Roman"/>
          <w:lang w:val="la-Latn"/>
        </w:rPr>
        <w:t>.) Un</w:t>
      </w:r>
      <w:r w:rsidR="00340BB3" w:rsidRPr="007A06F5">
        <w:rPr>
          <w:rFonts w:ascii="Times New Roman" w:hAnsi="Times New Roman" w:cs="Times New Roman"/>
          <w:lang w:val="la-Latn"/>
        </w:rPr>
        <w:t>d</w:t>
      </w:r>
      <w:r w:rsidRPr="007A06F5">
        <w:rPr>
          <w:rFonts w:ascii="Times New Roman" w:hAnsi="Times New Roman" w:cs="Times New Roman"/>
          <w:lang w:val="la-Latn"/>
        </w:rPr>
        <w:t>e et Psal</w:t>
      </w:r>
      <w:r w:rsidR="00340BB3" w:rsidRPr="007A06F5">
        <w:rPr>
          <w:rFonts w:ascii="Times New Roman" w:hAnsi="Times New Roman" w:cs="Times New Roman"/>
          <w:lang w:val="la-Latn"/>
        </w:rPr>
        <w:t>mista ait: „</w:t>
      </w:r>
      <w:r w:rsidRPr="007A06F5">
        <w:rPr>
          <w:rFonts w:ascii="Times New Roman" w:hAnsi="Times New Roman" w:cs="Times New Roman"/>
          <w:lang w:val="la-Latn"/>
        </w:rPr>
        <w:t xml:space="preserve">Cor </w:t>
      </w:r>
      <w:r w:rsidR="00340BB3" w:rsidRPr="007A06F5">
        <w:rPr>
          <w:rFonts w:ascii="Times New Roman" w:hAnsi="Times New Roman" w:cs="Times New Roman"/>
          <w:lang w:val="la-Latn"/>
        </w:rPr>
        <w:t>m</w:t>
      </w:r>
      <w:r w:rsidRPr="007A06F5">
        <w:rPr>
          <w:rFonts w:ascii="Times New Roman" w:hAnsi="Times New Roman" w:cs="Times New Roman"/>
          <w:lang w:val="la-Latn"/>
        </w:rPr>
        <w:t>undu</w:t>
      </w:r>
      <w:r w:rsidR="00340BB3" w:rsidRPr="007A06F5">
        <w:rPr>
          <w:rFonts w:ascii="Times New Roman" w:hAnsi="Times New Roman" w:cs="Times New Roman"/>
          <w:lang w:val="la-Latn"/>
        </w:rPr>
        <w:t>m</w:t>
      </w:r>
      <w:r w:rsidRPr="007A06F5">
        <w:rPr>
          <w:rFonts w:ascii="Times New Roman" w:hAnsi="Times New Roman" w:cs="Times New Roman"/>
          <w:lang w:val="la-Latn"/>
        </w:rPr>
        <w:t xml:space="preserve"> crea in me Deus, et spiritu</w:t>
      </w:r>
      <w:r w:rsidR="00340BB3" w:rsidRPr="007A06F5">
        <w:rPr>
          <w:rFonts w:ascii="Times New Roman" w:hAnsi="Times New Roman" w:cs="Times New Roman"/>
          <w:lang w:val="la-Latn"/>
        </w:rPr>
        <w:t>m</w:t>
      </w:r>
      <w:r w:rsidRPr="007A06F5">
        <w:rPr>
          <w:rFonts w:ascii="Times New Roman" w:hAnsi="Times New Roman" w:cs="Times New Roman"/>
          <w:lang w:val="la-Latn"/>
        </w:rPr>
        <w:t xml:space="preserve"> r</w:t>
      </w:r>
      <w:r w:rsidR="00340BB3" w:rsidRPr="007A06F5">
        <w:rPr>
          <w:rFonts w:ascii="Times New Roman" w:hAnsi="Times New Roman" w:cs="Times New Roman"/>
          <w:lang w:val="la-Latn"/>
        </w:rPr>
        <w:t>e</w:t>
      </w:r>
      <w:r w:rsidRPr="007A06F5">
        <w:rPr>
          <w:rFonts w:ascii="Times New Roman" w:hAnsi="Times New Roman" w:cs="Times New Roman"/>
          <w:lang w:val="la-Latn"/>
        </w:rPr>
        <w:t>ctum innova i</w:t>
      </w:r>
      <w:r w:rsidR="00340BB3" w:rsidRPr="007A06F5">
        <w:rPr>
          <w:rFonts w:ascii="Times New Roman" w:hAnsi="Times New Roman" w:cs="Times New Roman"/>
          <w:lang w:val="la-Latn"/>
        </w:rPr>
        <w:t>n visceribus meis. Ne projicias m</w:t>
      </w:r>
      <w:r w:rsidRPr="007A06F5">
        <w:rPr>
          <w:rFonts w:ascii="Times New Roman" w:hAnsi="Times New Roman" w:cs="Times New Roman"/>
          <w:lang w:val="la-Latn"/>
        </w:rPr>
        <w:t>e,</w:t>
      </w:r>
      <w:r w:rsidR="00340BB3" w:rsidRPr="007A06F5">
        <w:rPr>
          <w:rFonts w:ascii="Times New Roman" w:hAnsi="Times New Roman" w:cs="Times New Roman"/>
          <w:lang w:val="la-Latn"/>
        </w:rPr>
        <w:t>“</w:t>
      </w:r>
      <w:r w:rsidRPr="007A06F5">
        <w:rPr>
          <w:rFonts w:ascii="Times New Roman" w:hAnsi="Times New Roman" w:cs="Times New Roman"/>
          <w:lang w:val="la-Latn"/>
        </w:rPr>
        <w:t xml:space="preserve"> etc. (Psal. L.)</w:t>
      </w:r>
    </w:p>
    <w:p w14:paraId="3FCE1342" w14:textId="737A323C" w:rsidR="0005693F" w:rsidRPr="007A06F5" w:rsidRDefault="00743D5D" w:rsidP="00C86B51">
      <w:pPr>
        <w:spacing w:after="120" w:line="240" w:lineRule="auto"/>
        <w:rPr>
          <w:rFonts w:ascii="Times New Roman" w:hAnsi="Times New Roman" w:cs="Times New Roman"/>
          <w:lang w:val="la-Latn"/>
        </w:rPr>
      </w:pPr>
      <w:r w:rsidRPr="007A06F5">
        <w:rPr>
          <w:rFonts w:ascii="Times New Roman" w:hAnsi="Times New Roman" w:cs="Times New Roman"/>
          <w:lang w:val="la-Latn"/>
        </w:rPr>
        <w:t>Du</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eni</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peti</w:t>
      </w:r>
      <w:r w:rsidR="00AB2405" w:rsidRPr="007A06F5">
        <w:rPr>
          <w:rFonts w:ascii="Times New Roman" w:hAnsi="Times New Roman" w:cs="Times New Roman"/>
          <w:lang w:val="la-Latn"/>
        </w:rPr>
        <w:t>t</w:t>
      </w:r>
      <w:r w:rsidRPr="007A06F5">
        <w:rPr>
          <w:rFonts w:ascii="Times New Roman" w:hAnsi="Times New Roman" w:cs="Times New Roman"/>
          <w:lang w:val="la-Latn"/>
        </w:rPr>
        <w:t xml:space="preserve"> ne projiciatu</w:t>
      </w:r>
      <w:r w:rsidR="00AB2405" w:rsidRPr="007A06F5">
        <w:rPr>
          <w:rFonts w:ascii="Times New Roman" w:hAnsi="Times New Roman" w:cs="Times New Roman"/>
          <w:lang w:val="la-Latn"/>
        </w:rPr>
        <w:t xml:space="preserve">r prolapsus culpa: </w:t>
      </w:r>
      <w:r w:rsidRPr="007A06F5">
        <w:rPr>
          <w:rFonts w:ascii="Times New Roman" w:hAnsi="Times New Roman" w:cs="Times New Roman"/>
          <w:lang w:val="la-Latn"/>
        </w:rPr>
        <w:t>aliena</w:t>
      </w:r>
      <w:r w:rsidR="00AB2405" w:rsidRPr="007A06F5">
        <w:rPr>
          <w:rFonts w:ascii="Times New Roman" w:hAnsi="Times New Roman" w:cs="Times New Roman"/>
          <w:lang w:val="la-Latn"/>
        </w:rPr>
        <w:t>m quippe rex</w:t>
      </w:r>
      <w:r w:rsidRPr="007A06F5">
        <w:rPr>
          <w:rFonts w:ascii="Times New Roman" w:hAnsi="Times New Roman" w:cs="Times New Roman"/>
          <w:lang w:val="la-Latn"/>
        </w:rPr>
        <w:t>, s</w:t>
      </w:r>
      <w:r w:rsidR="00AB2405" w:rsidRPr="007A06F5">
        <w:rPr>
          <w:rFonts w:ascii="Times New Roman" w:hAnsi="Times New Roman" w:cs="Times New Roman"/>
          <w:lang w:val="la-Latn"/>
        </w:rPr>
        <w:t xml:space="preserve">imul et propheta rapuisse </w:t>
      </w:r>
      <w:r w:rsidRPr="007A06F5">
        <w:rPr>
          <w:rFonts w:ascii="Times New Roman" w:hAnsi="Times New Roman" w:cs="Times New Roman"/>
          <w:lang w:val="la-Latn"/>
        </w:rPr>
        <w:t>uxore</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se, expavit; propheta indicante flagitiu</w:t>
      </w:r>
      <w:r w:rsidR="00AB2405" w:rsidRPr="007A06F5">
        <w:rPr>
          <w:rFonts w:ascii="Times New Roman" w:hAnsi="Times New Roman" w:cs="Times New Roman"/>
          <w:lang w:val="la-Latn"/>
        </w:rPr>
        <w:t xml:space="preserve">m </w:t>
      </w:r>
      <w:r w:rsidRPr="007A06F5">
        <w:rPr>
          <w:rFonts w:ascii="Times New Roman" w:hAnsi="Times New Roman" w:cs="Times New Roman"/>
          <w:lang w:val="la-Latn"/>
        </w:rPr>
        <w:t>suu</w:t>
      </w:r>
      <w:r w:rsidR="00AB2405" w:rsidRPr="007A06F5">
        <w:rPr>
          <w:rFonts w:ascii="Times New Roman" w:hAnsi="Times New Roman" w:cs="Times New Roman"/>
          <w:lang w:val="la-Latn"/>
        </w:rPr>
        <w:t>m</w:t>
      </w:r>
      <w:r w:rsidRPr="007A06F5">
        <w:rPr>
          <w:rFonts w:ascii="Times New Roman" w:hAnsi="Times New Roman" w:cs="Times New Roman"/>
          <w:lang w:val="la-Latn"/>
        </w:rPr>
        <w:t>, p</w:t>
      </w:r>
      <w:r w:rsidR="00AB2405" w:rsidRPr="007A06F5">
        <w:rPr>
          <w:rFonts w:ascii="Times New Roman" w:hAnsi="Times New Roman" w:cs="Times New Roman"/>
          <w:lang w:val="la-Latn"/>
        </w:rPr>
        <w:t>œ</w:t>
      </w:r>
      <w:r w:rsidRPr="007A06F5">
        <w:rPr>
          <w:rFonts w:ascii="Times New Roman" w:hAnsi="Times New Roman" w:cs="Times New Roman"/>
          <w:lang w:val="la-Latn"/>
        </w:rPr>
        <w:t>nit</w:t>
      </w:r>
      <w:r w:rsidR="00AB2405" w:rsidRPr="007A06F5">
        <w:rPr>
          <w:rFonts w:ascii="Times New Roman" w:hAnsi="Times New Roman" w:cs="Times New Roman"/>
          <w:lang w:val="la-Latn"/>
        </w:rPr>
        <w:t>e</w:t>
      </w:r>
      <w:r w:rsidRPr="007A06F5">
        <w:rPr>
          <w:rFonts w:ascii="Times New Roman" w:hAnsi="Times New Roman" w:cs="Times New Roman"/>
          <w:lang w:val="la-Latn"/>
        </w:rPr>
        <w:t>ntia</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agens addidi</w:t>
      </w:r>
      <w:r w:rsidR="00AB2405" w:rsidRPr="007A06F5">
        <w:rPr>
          <w:rFonts w:ascii="Times New Roman" w:hAnsi="Times New Roman" w:cs="Times New Roman"/>
          <w:lang w:val="la-Latn"/>
        </w:rPr>
        <w:t>t</w:t>
      </w:r>
      <w:r w:rsidRPr="007A06F5">
        <w:rPr>
          <w:rFonts w:ascii="Times New Roman" w:hAnsi="Times New Roman" w:cs="Times New Roman"/>
          <w:lang w:val="la-Latn"/>
        </w:rPr>
        <w:t xml:space="preserve">: Redde </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ihi </w:t>
      </w:r>
      <w:r w:rsidR="00AB2405" w:rsidRPr="007A06F5">
        <w:rPr>
          <w:rFonts w:ascii="Times New Roman" w:hAnsi="Times New Roman" w:cs="Times New Roman"/>
          <w:lang w:val="la-Latn"/>
        </w:rPr>
        <w:t>læ</w:t>
      </w:r>
      <w:r w:rsidRPr="007A06F5">
        <w:rPr>
          <w:rFonts w:ascii="Times New Roman" w:hAnsi="Times New Roman" w:cs="Times New Roman"/>
          <w:lang w:val="la-Latn"/>
        </w:rPr>
        <w:t>titia</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salutaris </w:t>
      </w:r>
      <w:r w:rsidR="00AB2405" w:rsidRPr="007A06F5">
        <w:rPr>
          <w:rFonts w:ascii="Times New Roman" w:hAnsi="Times New Roman" w:cs="Times New Roman"/>
          <w:lang w:val="la-Latn"/>
        </w:rPr>
        <w:t>t</w:t>
      </w:r>
      <w:r w:rsidRPr="007A06F5">
        <w:rPr>
          <w:rFonts w:ascii="Times New Roman" w:hAnsi="Times New Roman" w:cs="Times New Roman"/>
          <w:lang w:val="la-Latn"/>
        </w:rPr>
        <w:t>ui, et spiritu principali confi</w:t>
      </w:r>
      <w:r w:rsidR="00AB2405" w:rsidRPr="007A06F5">
        <w:rPr>
          <w:rFonts w:ascii="Times New Roman" w:hAnsi="Times New Roman" w:cs="Times New Roman"/>
          <w:lang w:val="la-Latn"/>
        </w:rPr>
        <w:t>rma m</w:t>
      </w:r>
      <w:r w:rsidRPr="007A06F5">
        <w:rPr>
          <w:rFonts w:ascii="Times New Roman" w:hAnsi="Times New Roman" w:cs="Times New Roman"/>
          <w:lang w:val="la-Latn"/>
        </w:rPr>
        <w:t>e. Si eni</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Deo dignam p</w:t>
      </w:r>
      <w:r w:rsidR="00AB2405" w:rsidRPr="007A06F5">
        <w:rPr>
          <w:rFonts w:ascii="Times New Roman" w:hAnsi="Times New Roman" w:cs="Times New Roman"/>
          <w:lang w:val="la-Latn"/>
        </w:rPr>
        <w:t>œ</w:t>
      </w:r>
      <w:r w:rsidRPr="007A06F5">
        <w:rPr>
          <w:rFonts w:ascii="Times New Roman" w:hAnsi="Times New Roman" w:cs="Times New Roman"/>
          <w:lang w:val="la-Latn"/>
        </w:rPr>
        <w:t>nitentiam non fecisse</w:t>
      </w:r>
      <w:r w:rsidR="00AB2405" w:rsidRPr="007A06F5">
        <w:rPr>
          <w:rFonts w:ascii="Times New Roman" w:hAnsi="Times New Roman" w:cs="Times New Roman"/>
          <w:lang w:val="la-Latn"/>
        </w:rPr>
        <w:t xml:space="preserve">t </w:t>
      </w:r>
      <w:r w:rsidRPr="007A06F5">
        <w:rPr>
          <w:rFonts w:ascii="Times New Roman" w:hAnsi="Times New Roman" w:cs="Times New Roman"/>
          <w:lang w:val="la-Latn"/>
        </w:rPr>
        <w:lastRenderedPageBreak/>
        <w:t>nequaqua</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aliis pr</w:t>
      </w:r>
      <w:r w:rsidR="00AB2405" w:rsidRPr="007A06F5">
        <w:rPr>
          <w:rFonts w:ascii="Times New Roman" w:hAnsi="Times New Roman" w:cs="Times New Roman"/>
          <w:lang w:val="la-Latn"/>
        </w:rPr>
        <w:t xml:space="preserve">ædicaret: Docebo iniquos vias </w:t>
      </w:r>
      <w:r w:rsidRPr="007A06F5">
        <w:rPr>
          <w:rFonts w:ascii="Times New Roman" w:hAnsi="Times New Roman" w:cs="Times New Roman"/>
          <w:lang w:val="la-Latn"/>
        </w:rPr>
        <w:t>tuas. Dum eni</w:t>
      </w:r>
      <w:r w:rsidR="00AB2405" w:rsidRPr="007A06F5">
        <w:rPr>
          <w:rFonts w:ascii="Times New Roman" w:hAnsi="Times New Roman" w:cs="Times New Roman"/>
          <w:lang w:val="la-Latn"/>
        </w:rPr>
        <w:t>m</w:t>
      </w:r>
      <w:r w:rsidRPr="007A06F5">
        <w:rPr>
          <w:rFonts w:ascii="Times New Roman" w:hAnsi="Times New Roman" w:cs="Times New Roman"/>
          <w:lang w:val="la-Latn"/>
        </w:rPr>
        <w:t xml:space="preserve"> peccata sua prospexit propheta</w:t>
      </w:r>
      <w:r w:rsidR="00AB2405" w:rsidRPr="007A06F5">
        <w:rPr>
          <w:rFonts w:ascii="Times New Roman" w:hAnsi="Times New Roman" w:cs="Times New Roman"/>
          <w:lang w:val="la-Latn"/>
        </w:rPr>
        <w:t xml:space="preserve">, </w:t>
      </w:r>
      <w:r w:rsidRPr="007A06F5">
        <w:rPr>
          <w:rFonts w:ascii="Times New Roman" w:hAnsi="Times New Roman" w:cs="Times New Roman"/>
          <w:lang w:val="la-Latn"/>
        </w:rPr>
        <w:t>mundata per p</w:t>
      </w:r>
      <w:r w:rsidR="00AB2405" w:rsidRPr="007A06F5">
        <w:rPr>
          <w:rFonts w:ascii="Times New Roman" w:hAnsi="Times New Roman" w:cs="Times New Roman"/>
          <w:lang w:val="la-Latn"/>
        </w:rPr>
        <w:t>œ</w:t>
      </w:r>
      <w:r w:rsidRPr="007A06F5">
        <w:rPr>
          <w:rFonts w:ascii="Times New Roman" w:hAnsi="Times New Roman" w:cs="Times New Roman"/>
          <w:lang w:val="la-Latn"/>
        </w:rPr>
        <w:t>nitentiam, non du</w:t>
      </w:r>
      <w:r w:rsidR="00AB2405" w:rsidRPr="007A06F5">
        <w:rPr>
          <w:rFonts w:ascii="Times New Roman" w:hAnsi="Times New Roman" w:cs="Times New Roman"/>
          <w:lang w:val="la-Latn"/>
        </w:rPr>
        <w:t>bi</w:t>
      </w:r>
      <w:r w:rsidRPr="007A06F5">
        <w:rPr>
          <w:rFonts w:ascii="Times New Roman" w:hAnsi="Times New Roman" w:cs="Times New Roman"/>
          <w:lang w:val="la-Latn"/>
        </w:rPr>
        <w:t>tavit pr</w:t>
      </w:r>
      <w:r w:rsidR="00AB2405" w:rsidRPr="007A06F5">
        <w:rPr>
          <w:rFonts w:ascii="Times New Roman" w:hAnsi="Times New Roman" w:cs="Times New Roman"/>
          <w:lang w:val="la-Latn"/>
        </w:rPr>
        <w:t>æ</w:t>
      </w:r>
      <w:r w:rsidRPr="007A06F5">
        <w:rPr>
          <w:rFonts w:ascii="Times New Roman" w:hAnsi="Times New Roman" w:cs="Times New Roman"/>
          <w:lang w:val="la-Latn"/>
        </w:rPr>
        <w:t>dica</w:t>
      </w:r>
      <w:r w:rsidR="00AB2405" w:rsidRPr="007A06F5">
        <w:rPr>
          <w:rFonts w:ascii="Times New Roman" w:hAnsi="Times New Roman" w:cs="Times New Roman"/>
          <w:lang w:val="la-Latn"/>
        </w:rPr>
        <w:t>ndo castigare aliena</w:t>
      </w:r>
      <w:r w:rsidRPr="007A06F5">
        <w:rPr>
          <w:rFonts w:ascii="Times New Roman" w:hAnsi="Times New Roman" w:cs="Times New Roman"/>
          <w:lang w:val="la-Latn"/>
        </w:rPr>
        <w:t>: et sic, sacri</w:t>
      </w:r>
      <w:r w:rsidR="00AB2405" w:rsidRPr="007A06F5">
        <w:rPr>
          <w:rFonts w:ascii="Times New Roman" w:hAnsi="Times New Roman" w:cs="Times New Roman"/>
          <w:lang w:val="la-Latn"/>
        </w:rPr>
        <w:t>fi</w:t>
      </w:r>
      <w:r w:rsidRPr="007A06F5">
        <w:rPr>
          <w:rFonts w:ascii="Times New Roman" w:hAnsi="Times New Roman" w:cs="Times New Roman"/>
          <w:lang w:val="la-Latn"/>
        </w:rPr>
        <w:t>ciu</w:t>
      </w:r>
      <w:r w:rsidR="001F75D9" w:rsidRPr="007A06F5">
        <w:rPr>
          <w:rFonts w:ascii="Times New Roman" w:hAnsi="Times New Roman" w:cs="Times New Roman"/>
          <w:lang w:val="la-Latn"/>
        </w:rPr>
        <w:t>m</w:t>
      </w:r>
      <w:r w:rsidRPr="007A06F5">
        <w:rPr>
          <w:rFonts w:ascii="Times New Roman" w:hAnsi="Times New Roman" w:cs="Times New Roman"/>
          <w:lang w:val="la-Latn"/>
        </w:rPr>
        <w:t xml:space="preserve"> de</w:t>
      </w:r>
      <w:r w:rsidR="0005693F" w:rsidRPr="007A06F5">
        <w:rPr>
          <w:rFonts w:ascii="Times New Roman" w:hAnsi="Times New Roman" w:cs="Times New Roman"/>
          <w:lang w:val="la-Latn"/>
        </w:rPr>
        <w:t xml:space="preserve"> sem</w:t>
      </w:r>
      <w:r w:rsidR="00C86B51" w:rsidRPr="007A06F5">
        <w:rPr>
          <w:rFonts w:ascii="Times New Roman" w:hAnsi="Times New Roman" w:cs="Times New Roman"/>
          <w:lang w:val="la-Latn"/>
        </w:rPr>
        <w:t>e</w:t>
      </w:r>
      <w:r w:rsidR="0005693F" w:rsidRPr="007A06F5">
        <w:rPr>
          <w:rFonts w:ascii="Times New Roman" w:hAnsi="Times New Roman" w:cs="Times New Roman"/>
          <w:lang w:val="la-Latn"/>
        </w:rPr>
        <w:t>t</w:t>
      </w:r>
      <w:r w:rsidR="00C86B51" w:rsidRPr="007A06F5">
        <w:rPr>
          <w:rFonts w:ascii="Times New Roman" w:hAnsi="Times New Roman" w:cs="Times New Roman"/>
          <w:lang w:val="la-Latn"/>
        </w:rPr>
        <w:t xml:space="preserve">ipso offerre </w:t>
      </w:r>
      <w:r w:rsidR="0005693F" w:rsidRPr="007A06F5">
        <w:rPr>
          <w:rFonts w:ascii="Times New Roman" w:hAnsi="Times New Roman" w:cs="Times New Roman"/>
          <w:lang w:val="la-Latn"/>
        </w:rPr>
        <w:t>s</w:t>
      </w:r>
      <w:r w:rsidR="00C86B51" w:rsidRPr="007A06F5">
        <w:rPr>
          <w:rFonts w:ascii="Times New Roman" w:hAnsi="Times New Roman" w:cs="Times New Roman"/>
          <w:lang w:val="la-Latn"/>
        </w:rPr>
        <w:t>tuduit, eu</w:t>
      </w:r>
      <w:r w:rsidR="0005693F" w:rsidRPr="007A06F5">
        <w:rPr>
          <w:rFonts w:ascii="Times New Roman" w:hAnsi="Times New Roman" w:cs="Times New Roman"/>
          <w:lang w:val="la-Latn"/>
        </w:rPr>
        <w:t>m dicebat</w:t>
      </w:r>
      <w:r w:rsidR="00C86B51" w:rsidRPr="007A06F5">
        <w:rPr>
          <w:rFonts w:ascii="Times New Roman" w:hAnsi="Times New Roman" w:cs="Times New Roman"/>
          <w:lang w:val="la-Latn"/>
        </w:rPr>
        <w:t>: S</w:t>
      </w:r>
      <w:r w:rsidR="0005693F" w:rsidRPr="007A06F5">
        <w:rPr>
          <w:rFonts w:ascii="Times New Roman" w:hAnsi="Times New Roman" w:cs="Times New Roman"/>
          <w:lang w:val="la-Latn"/>
        </w:rPr>
        <w:t>a</w:t>
      </w:r>
      <w:r w:rsidR="00C86B51" w:rsidRPr="007A06F5">
        <w:rPr>
          <w:rFonts w:ascii="Times New Roman" w:hAnsi="Times New Roman" w:cs="Times New Roman"/>
          <w:lang w:val="la-Latn"/>
        </w:rPr>
        <w:t>crificiu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05693F" w:rsidRPr="007A06F5">
        <w:rPr>
          <w:rFonts w:ascii="Times New Roman" w:hAnsi="Times New Roman" w:cs="Times New Roman"/>
          <w:lang w:val="la-Latn"/>
        </w:rPr>
        <w:t>Deo spiritus contribulatus.“</w:t>
      </w:r>
    </w:p>
    <w:p w14:paraId="6EFDF0C2" w14:textId="0FF69A08" w:rsidR="0034280A" w:rsidRPr="007A06F5" w:rsidRDefault="0005693F" w:rsidP="0034280A">
      <w:pPr>
        <w:spacing w:after="120" w:line="240" w:lineRule="auto"/>
        <w:rPr>
          <w:rFonts w:ascii="Times New Roman" w:hAnsi="Times New Roman" w:cs="Times New Roman"/>
          <w:lang w:val="la-Latn"/>
        </w:rPr>
      </w:pPr>
      <w:r w:rsidRPr="007A06F5">
        <w:rPr>
          <w:rFonts w:ascii="Times New Roman" w:hAnsi="Times New Roman" w:cs="Times New Roman"/>
          <w:lang w:val="la-Latn"/>
        </w:rPr>
        <w:t>„At ista sufficerent: sed omnis sententia, quo plus sacrre Scripturæ testimoniis confirmatur, eo facilius creditur. De hoc enim propheta ait: „Nolo</w:t>
      </w:r>
      <w:r w:rsidR="00A962E6" w:rsidRPr="007A06F5">
        <w:rPr>
          <w:rFonts w:ascii="Times New Roman" w:hAnsi="Times New Roman" w:cs="Times New Roman"/>
          <w:lang w:val="la-Latn"/>
        </w:rPr>
        <w:t xml:space="preserve"> mortem peccatoris, sed magis ut convertatur et vivat.“ (Ezech. XVIII.) De hoc peccantibus dicitur: Peccator in quacunque die conversus ingemuerit, omnes iniquitates ejus in oblivionem tradentur. Si enim Redemptor noster peccatores non perdere, sed vivificare venit, in oblivione delicta peceantium derelinquit; quis hominum condem</w:t>
      </w:r>
      <w:r w:rsidR="007B0BA9" w:rsidRPr="007A06F5">
        <w:rPr>
          <w:rFonts w:ascii="Times New Roman" w:hAnsi="Times New Roman" w:cs="Times New Roman"/>
          <w:lang w:val="la-Latn"/>
        </w:rPr>
        <w:t>nanda reservet, cum Apostolus dicat: „Si Deus justificat, quis est qui condemnet?“ (Rom.VIII.) Ad fontem misericordiæ revertentes, evangelicam proferamus sententiam“ (Luc. xv). „Gaudium est angelis,“ inquit, „super uno peccatore pcenitentiam agente, quam supra nonaginta novem justis, qui non indigent pœnilentia; „et ovem perditam, nonaginta novem non erran tibus relictis, humero ad ovile reportavit. Si ovis errans post inventionem ad ovile reportatur; cur iste post pœnitentiam ad Ecclesiæ ministerium non revocetur? Quid est ergo gravius carnale delictum a</w:t>
      </w:r>
      <w:r w:rsidR="00696CCE" w:rsidRPr="007A06F5">
        <w:rPr>
          <w:rFonts w:ascii="Times New Roman" w:hAnsi="Times New Roman" w:cs="Times New Roman"/>
          <w:lang w:val="la-Latn"/>
        </w:rPr>
        <w:t>d</w:t>
      </w:r>
      <w:r w:rsidR="007B0BA9" w:rsidRPr="007A06F5">
        <w:rPr>
          <w:rFonts w:ascii="Times New Roman" w:hAnsi="Times New Roman" w:cs="Times New Roman"/>
          <w:lang w:val="la-Latn"/>
        </w:rPr>
        <w:t>mittere, sine quo pa</w:t>
      </w:r>
      <w:r w:rsidR="00696CCE" w:rsidRPr="007A06F5">
        <w:rPr>
          <w:rFonts w:ascii="Times New Roman" w:hAnsi="Times New Roman" w:cs="Times New Roman"/>
          <w:lang w:val="la-Latn"/>
        </w:rPr>
        <w:t>rati [F</w:t>
      </w:r>
      <w:r w:rsidR="007B0BA9" w:rsidRPr="007A06F5">
        <w:rPr>
          <w:rFonts w:ascii="Times New Roman" w:hAnsi="Times New Roman" w:cs="Times New Roman"/>
          <w:lang w:val="la-Latn"/>
        </w:rPr>
        <w:t>orte,</w:t>
      </w:r>
      <w:r w:rsidR="00696CCE" w:rsidRPr="007A06F5">
        <w:rPr>
          <w:rFonts w:ascii="Times New Roman" w:hAnsi="Times New Roman" w:cs="Times New Roman"/>
          <w:lang w:val="la-Latn"/>
        </w:rPr>
        <w:t xml:space="preserve"> pauci] inveniuntur; aut filium Dei timendo negare? In quo pecca to, ipsum B. Petrum principum Apostolorum, ad eujus nunc corpus indigni sedemus, lapsum esse cognoscimus, sed post negationem pœnitentia secuta est, et post pœnitentiam m</w:t>
      </w:r>
      <w:r w:rsidR="0034280A" w:rsidRPr="007A06F5">
        <w:rPr>
          <w:rFonts w:ascii="Times New Roman" w:hAnsi="Times New Roman" w:cs="Times New Roman"/>
          <w:lang w:val="la-Latn"/>
        </w:rPr>
        <w:t>isericordia data, quia illum ab Apostolatu non dejecit, qui ante ipsum negare prædixit.</w:t>
      </w:r>
    </w:p>
    <w:p w14:paraId="74BA6987" w14:textId="23E5669E" w:rsidR="0034280A" w:rsidRPr="007A06F5" w:rsidRDefault="0034280A" w:rsidP="0034280A">
      <w:pPr>
        <w:spacing w:after="120" w:line="240" w:lineRule="auto"/>
        <w:rPr>
          <w:rFonts w:ascii="Times New Roman" w:hAnsi="Times New Roman" w:cs="Times New Roman"/>
          <w:lang w:val="la-Latn"/>
        </w:rPr>
      </w:pPr>
      <w:r w:rsidRPr="007A06F5">
        <w:rPr>
          <w:rFonts w:ascii="Times New Roman" w:hAnsi="Times New Roman" w:cs="Times New Roman"/>
          <w:lang w:val="la-Latn"/>
        </w:rPr>
        <w:t>„Tibi hæc, fili charissime, divta sufficiant, ut illum, quem conspicis delicta fletu delere, in conspectu divinitatis non dubites misericordiam consequi, quia nullum peccantem reum suum despicit, qui peccantes suo sanguine redimere venit.“</w:t>
      </w:r>
    </w:p>
    <w:p w14:paraId="2E6F63C5" w14:textId="77777777" w:rsidR="0034280A" w:rsidRPr="007A06F5" w:rsidRDefault="0034280A" w:rsidP="0034280A">
      <w:pPr>
        <w:spacing w:after="120" w:line="240" w:lineRule="auto"/>
        <w:rPr>
          <w:rFonts w:ascii="Times New Roman" w:hAnsi="Times New Roman" w:cs="Times New Roman"/>
          <w:lang w:val="la-Latn"/>
        </w:rPr>
      </w:pPr>
      <w:r w:rsidRPr="007A06F5">
        <w:rPr>
          <w:rFonts w:ascii="Times New Roman" w:hAnsi="Times New Roman" w:cs="Times New Roman"/>
          <w:lang w:val="la-Latn"/>
        </w:rPr>
        <w:t>Hinc etiam B. Augustinus ad Petrum diaconum de fide scribens ait: „Omni bomini in hac vita esse potest utilis pœnitentia, quam quocunque tempore homo egerit, quamlibet iniquus, quamlibet annosus, si ex toto renuntiaverit peccatis præteritis, et pro eis in conspectu Dei, non solum corporis, sed etiam cordis lacrymas fuderit, et malorum operum maculas, bonis operibus diluere curaverit; omnium pecatorum indulgentiam mox habebit. Hoc enim nobis Dominus prophetieo eloquio promittit, dicens: „Si conversus fuerit, et ingemuerit, salvus erit.“ Et alio loco dicitur: „Fili, peccasti, non adjicias iterum, sed de præteritis deprecare, ut tibi dimittantur.“ Nunquam esset peccanti indicta pro peccatis deprecatio, si deprecanti non esset remissio concedenda, si etiam pœnitentia peccatorum prodest, si eam in Ecclesia catholica quis gerat, cui Deus in persona B. Petri apostoli ligandi, solvendique tribuit potestatem dicens: „Quæ alligaveris super terram, erunt ligata et in cœlis; et, quæ solveris super terram, erunt soluta et in cœlis.“</w:t>
      </w:r>
    </w:p>
    <w:p w14:paraId="4AC5BF1E" w14:textId="25AC4420" w:rsidR="002954C6" w:rsidRPr="007A06F5" w:rsidRDefault="0034280A"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In quacunque igitur homo ætate veram peccatorum suorum pœnit</w:t>
      </w:r>
      <w:r w:rsidR="00AC5EDF" w:rsidRPr="007A06F5">
        <w:rPr>
          <w:rFonts w:ascii="Times New Roman" w:hAnsi="Times New Roman" w:cs="Times New Roman"/>
          <w:lang w:val="la-Latn"/>
        </w:rPr>
        <w:t>entiam egerit, et vitam suam Do</w:t>
      </w:r>
      <w:r w:rsidR="00C86B51" w:rsidRPr="007A06F5">
        <w:rPr>
          <w:rFonts w:ascii="Times New Roman" w:hAnsi="Times New Roman" w:cs="Times New Roman"/>
          <w:lang w:val="la-Latn"/>
        </w:rPr>
        <w:t>mino illuminante corr</w:t>
      </w:r>
      <w:r w:rsidR="00874242" w:rsidRPr="007A06F5">
        <w:rPr>
          <w:rFonts w:ascii="Times New Roman" w:hAnsi="Times New Roman" w:cs="Times New Roman"/>
          <w:lang w:val="la-Latn"/>
        </w:rPr>
        <w:t>e</w:t>
      </w:r>
      <w:r w:rsidR="0022456D" w:rsidRPr="007A06F5">
        <w:rPr>
          <w:rFonts w:ascii="Times New Roman" w:hAnsi="Times New Roman" w:cs="Times New Roman"/>
          <w:lang w:val="la-Latn"/>
        </w:rPr>
        <w:t>xerit, non privabitur indul</w:t>
      </w:r>
      <w:r w:rsidR="00C86B51" w:rsidRPr="007A06F5">
        <w:rPr>
          <w:rFonts w:ascii="Times New Roman" w:hAnsi="Times New Roman" w:cs="Times New Roman"/>
          <w:lang w:val="la-Latn"/>
        </w:rPr>
        <w:t xml:space="preserve">gentire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unere, quia Deus, sicut per prophe</w:t>
      </w:r>
      <w:r w:rsidR="0022456D" w:rsidRPr="007A06F5">
        <w:rPr>
          <w:rFonts w:ascii="Times New Roman" w:hAnsi="Times New Roman" w:cs="Times New Roman"/>
          <w:lang w:val="la-Latn"/>
        </w:rPr>
        <w:t>t</w:t>
      </w:r>
      <w:r w:rsidR="00C86B51" w:rsidRPr="007A06F5">
        <w:rPr>
          <w:rFonts w:ascii="Times New Roman" w:hAnsi="Times New Roman" w:cs="Times New Roman"/>
          <w:lang w:val="la-Latn"/>
        </w:rPr>
        <w:t>a</w:t>
      </w:r>
      <w:r w:rsidR="0022456D" w:rsidRPr="007A06F5">
        <w:rPr>
          <w:rFonts w:ascii="Times New Roman" w:hAnsi="Times New Roman" w:cs="Times New Roman"/>
          <w:lang w:val="la-Latn"/>
        </w:rPr>
        <w:t xml:space="preserve">m </w:t>
      </w:r>
      <w:r w:rsidR="00C86B51" w:rsidRPr="007A06F5">
        <w:rPr>
          <w:rFonts w:ascii="Times New Roman" w:hAnsi="Times New Roman" w:cs="Times New Roman"/>
          <w:lang w:val="la-Latn"/>
        </w:rPr>
        <w:t>dicit, non vult mortem peccatoris, q</w:t>
      </w:r>
      <w:r w:rsidR="0022456D" w:rsidRPr="007A06F5">
        <w:rPr>
          <w:rFonts w:ascii="Times New Roman" w:hAnsi="Times New Roman" w:cs="Times New Roman"/>
          <w:lang w:val="la-Latn"/>
        </w:rPr>
        <w:t>u</w:t>
      </w:r>
      <w:r w:rsidR="00C86B51" w:rsidRPr="007A06F5">
        <w:rPr>
          <w:rFonts w:ascii="Times New Roman" w:hAnsi="Times New Roman" w:cs="Times New Roman"/>
          <w:lang w:val="la-Latn"/>
        </w:rPr>
        <w:t>antum ut revertat</w:t>
      </w:r>
      <w:r w:rsidR="0022456D" w:rsidRPr="007A06F5">
        <w:rPr>
          <w:rFonts w:ascii="Times New Roman" w:hAnsi="Times New Roman" w:cs="Times New Roman"/>
          <w:lang w:val="la-Latn"/>
        </w:rPr>
        <w:t>u</w:t>
      </w:r>
      <w:r w:rsidR="00C86B51" w:rsidRPr="007A06F5">
        <w:rPr>
          <w:rFonts w:ascii="Times New Roman" w:hAnsi="Times New Roman" w:cs="Times New Roman"/>
          <w:lang w:val="la-Latn"/>
        </w:rPr>
        <w:t xml:space="preserve">r a via sua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ala, et vivat anima sua.</w:t>
      </w:r>
      <w:r w:rsidR="0022456D" w:rsidRPr="007A06F5">
        <w:rPr>
          <w:rFonts w:ascii="Times New Roman" w:hAnsi="Times New Roman" w:cs="Times New Roman"/>
          <w:lang w:val="la-Latn"/>
        </w:rPr>
        <w:t xml:space="preserve"> </w:t>
      </w:r>
      <w:r w:rsidR="00C86B51" w:rsidRPr="007A06F5">
        <w:rPr>
          <w:rFonts w:ascii="Times New Roman" w:hAnsi="Times New Roman" w:cs="Times New Roman"/>
          <w:lang w:val="la-Latn"/>
        </w:rPr>
        <w:t>Verumta</w:t>
      </w:r>
      <w:r w:rsidR="0022456D" w:rsidRPr="007A06F5">
        <w:rPr>
          <w:rFonts w:ascii="Times New Roman" w:hAnsi="Times New Roman" w:cs="Times New Roman"/>
          <w:lang w:val="la-Latn"/>
        </w:rPr>
        <w:t>m</w:t>
      </w:r>
      <w:r w:rsidR="00C86B51" w:rsidRPr="007A06F5">
        <w:rPr>
          <w:rFonts w:ascii="Times New Roman" w:hAnsi="Times New Roman" w:cs="Times New Roman"/>
          <w:lang w:val="la-Latn"/>
        </w:rPr>
        <w:t>en nullus ho</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i</w:t>
      </w:r>
      <w:r w:rsidR="00C86B51" w:rsidRPr="007A06F5">
        <w:rPr>
          <w:rFonts w:ascii="Times New Roman" w:hAnsi="Times New Roman" w:cs="Times New Roman"/>
          <w:lang w:val="la-Latn"/>
        </w:rPr>
        <w:t>nu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d</w:t>
      </w:r>
      <w:r w:rsidR="00C86B51" w:rsidRPr="007A06F5">
        <w:rPr>
          <w:rFonts w:ascii="Times New Roman" w:hAnsi="Times New Roman" w:cs="Times New Roman"/>
          <w:lang w:val="la-Latn"/>
        </w:rPr>
        <w:t>eb</w:t>
      </w:r>
      <w:r w:rsidR="0022456D" w:rsidRPr="007A06F5">
        <w:rPr>
          <w:rFonts w:ascii="Times New Roman" w:hAnsi="Times New Roman" w:cs="Times New Roman"/>
          <w:lang w:val="la-Latn"/>
        </w:rPr>
        <w:t>e</w:t>
      </w:r>
      <w:r w:rsidR="00C86B51" w:rsidRPr="007A06F5">
        <w:rPr>
          <w:rFonts w:ascii="Times New Roman" w:hAnsi="Times New Roman" w:cs="Times New Roman"/>
          <w:lang w:val="la-Latn"/>
        </w:rPr>
        <w:t>t s</w:t>
      </w:r>
      <w:r w:rsidR="0022456D" w:rsidRPr="007A06F5">
        <w:rPr>
          <w:rFonts w:ascii="Times New Roman" w:hAnsi="Times New Roman" w:cs="Times New Roman"/>
          <w:lang w:val="la-Latn"/>
        </w:rPr>
        <w:t>ub</w:t>
      </w:r>
      <w:r w:rsidR="00C86B51" w:rsidRPr="007A06F5">
        <w:rPr>
          <w:rFonts w:ascii="Times New Roman" w:hAnsi="Times New Roman" w:cs="Times New Roman"/>
          <w:lang w:val="la-Latn"/>
        </w:rPr>
        <w:t xml:space="preserve"> spe </w:t>
      </w:r>
      <w:r w:rsidR="0022456D" w:rsidRPr="007A06F5">
        <w:rPr>
          <w:rFonts w:ascii="Times New Roman" w:hAnsi="Times New Roman" w:cs="Times New Roman"/>
          <w:lang w:val="la-Latn"/>
        </w:rPr>
        <w:t>miseri</w:t>
      </w:r>
      <w:r w:rsidR="00C86B51" w:rsidRPr="007A06F5">
        <w:rPr>
          <w:rFonts w:ascii="Times New Roman" w:hAnsi="Times New Roman" w:cs="Times New Roman"/>
          <w:lang w:val="la-Latn"/>
        </w:rPr>
        <w:t>cord</w:t>
      </w:r>
      <w:r w:rsidR="0022456D" w:rsidRPr="007A06F5">
        <w:rPr>
          <w:rFonts w:ascii="Times New Roman" w:hAnsi="Times New Roman" w:cs="Times New Roman"/>
          <w:lang w:val="la-Latn"/>
        </w:rPr>
        <w:t>æ</w:t>
      </w:r>
      <w:r w:rsidR="00C86B51" w:rsidRPr="007A06F5">
        <w:rPr>
          <w:rFonts w:ascii="Times New Roman" w:hAnsi="Times New Roman" w:cs="Times New Roman"/>
          <w:lang w:val="la-Latn"/>
        </w:rPr>
        <w:t xml:space="preserve"> Dei in suis diutius re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anere peccatis, cu</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 xml:space="preserve"> </w:t>
      </w:r>
      <w:r w:rsidR="00C86B51" w:rsidRPr="007A06F5">
        <w:rPr>
          <w:rFonts w:ascii="Times New Roman" w:hAnsi="Times New Roman" w:cs="Times New Roman"/>
          <w:lang w:val="la-Latn"/>
        </w:rPr>
        <w:t xml:space="preserve">et in ipso corpore </w:t>
      </w:r>
      <w:r w:rsidR="0005693F" w:rsidRPr="007A06F5">
        <w:rPr>
          <w:rFonts w:ascii="Times New Roman" w:hAnsi="Times New Roman" w:cs="Times New Roman"/>
          <w:lang w:val="la-Latn"/>
        </w:rPr>
        <w:t>n</w:t>
      </w:r>
      <w:r w:rsidR="0022456D" w:rsidRPr="007A06F5">
        <w:rPr>
          <w:rFonts w:ascii="Times New Roman" w:hAnsi="Times New Roman" w:cs="Times New Roman"/>
          <w:lang w:val="la-Latn"/>
        </w:rPr>
        <w:t>e</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o</w:t>
      </w:r>
      <w:r w:rsidR="00C86B51" w:rsidRPr="007A06F5">
        <w:rPr>
          <w:rFonts w:ascii="Times New Roman" w:hAnsi="Times New Roman" w:cs="Times New Roman"/>
          <w:lang w:val="la-Latn"/>
        </w:rPr>
        <w:t xml:space="preserve"> velit sub spe</w:t>
      </w:r>
      <w:r w:rsidR="0022456D" w:rsidRPr="007A06F5">
        <w:rPr>
          <w:rFonts w:ascii="Times New Roman" w:hAnsi="Times New Roman" w:cs="Times New Roman"/>
          <w:lang w:val="la-Latn"/>
        </w:rPr>
        <w:t xml:space="preserve"> futuræ</w:t>
      </w:r>
      <w:r w:rsidR="00C86B51" w:rsidRPr="007A06F5">
        <w:rPr>
          <w:rFonts w:ascii="Times New Roman" w:hAnsi="Times New Roman" w:cs="Times New Roman"/>
          <w:lang w:val="la-Latn"/>
        </w:rPr>
        <w:t xml:space="preserve"> salutis</w:t>
      </w:r>
      <w:r w:rsidR="0022456D" w:rsidRPr="007A06F5">
        <w:rPr>
          <w:rFonts w:ascii="Times New Roman" w:hAnsi="Times New Roman" w:cs="Times New Roman"/>
          <w:lang w:val="la-Latn"/>
        </w:rPr>
        <w:t xml:space="preserve"> </w:t>
      </w:r>
      <w:r w:rsidR="00C86B51" w:rsidRPr="007A06F5">
        <w:rPr>
          <w:rFonts w:ascii="Times New Roman" w:hAnsi="Times New Roman" w:cs="Times New Roman"/>
          <w:lang w:val="la-Latn"/>
        </w:rPr>
        <w:t xml:space="preserve">diutius </w:t>
      </w:r>
      <w:r w:rsidR="0022456D" w:rsidRPr="007A06F5">
        <w:rPr>
          <w:rFonts w:ascii="Times New Roman" w:hAnsi="Times New Roman" w:cs="Times New Roman"/>
          <w:lang w:val="la-Latn"/>
        </w:rPr>
        <w:t>æ</w:t>
      </w:r>
      <w:r w:rsidR="00C86B51" w:rsidRPr="007A06F5">
        <w:rPr>
          <w:rFonts w:ascii="Times New Roman" w:hAnsi="Times New Roman" w:cs="Times New Roman"/>
          <w:lang w:val="la-Latn"/>
        </w:rPr>
        <w:t>grotare. Tales enim, qui ab iniqui</w:t>
      </w:r>
      <w:r w:rsidR="0022456D" w:rsidRPr="007A06F5">
        <w:rPr>
          <w:rFonts w:ascii="Times New Roman" w:hAnsi="Times New Roman" w:cs="Times New Roman"/>
          <w:lang w:val="la-Latn"/>
        </w:rPr>
        <w:t>ta</w:t>
      </w:r>
      <w:r w:rsidR="00C86B51" w:rsidRPr="007A06F5">
        <w:rPr>
          <w:rFonts w:ascii="Times New Roman" w:hAnsi="Times New Roman" w:cs="Times New Roman"/>
          <w:lang w:val="la-Latn"/>
        </w:rPr>
        <w:t>tibus</w:t>
      </w:r>
      <w:r w:rsidR="0022456D" w:rsidRPr="007A06F5">
        <w:rPr>
          <w:rFonts w:ascii="Times New Roman" w:hAnsi="Times New Roman" w:cs="Times New Roman"/>
          <w:lang w:val="la-Latn"/>
        </w:rPr>
        <w:t xml:space="preserve"> </w:t>
      </w:r>
      <w:r w:rsidR="00C86B51" w:rsidRPr="007A06F5">
        <w:rPr>
          <w:rFonts w:ascii="Times New Roman" w:hAnsi="Times New Roman" w:cs="Times New Roman"/>
          <w:lang w:val="la-Latn"/>
        </w:rPr>
        <w:t>recedere neglig</w:t>
      </w:r>
      <w:r w:rsidR="0022456D" w:rsidRPr="007A06F5">
        <w:rPr>
          <w:rFonts w:ascii="Times New Roman" w:hAnsi="Times New Roman" w:cs="Times New Roman"/>
          <w:lang w:val="la-Latn"/>
        </w:rPr>
        <w:t>en</w:t>
      </w:r>
      <w:r w:rsidR="00C86B51" w:rsidRPr="007A06F5">
        <w:rPr>
          <w:rFonts w:ascii="Times New Roman" w:hAnsi="Times New Roman" w:cs="Times New Roman"/>
          <w:lang w:val="la-Latn"/>
        </w:rPr>
        <w:t>t, et sibi de e</w:t>
      </w:r>
      <w:r w:rsidR="0022456D" w:rsidRPr="007A06F5">
        <w:rPr>
          <w:rFonts w:ascii="Times New Roman" w:hAnsi="Times New Roman" w:cs="Times New Roman"/>
          <w:lang w:val="la-Latn"/>
        </w:rPr>
        <w:t>o</w:t>
      </w:r>
      <w:r w:rsidR="00C86B51" w:rsidRPr="007A06F5">
        <w:rPr>
          <w:rFonts w:ascii="Times New Roman" w:hAnsi="Times New Roman" w:cs="Times New Roman"/>
          <w:lang w:val="la-Latn"/>
        </w:rPr>
        <w:t xml:space="preserve"> venia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repro</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ittunt, nonnunquam ila pr</w:t>
      </w:r>
      <w:r w:rsidR="0022456D" w:rsidRPr="007A06F5">
        <w:rPr>
          <w:rFonts w:ascii="Times New Roman" w:hAnsi="Times New Roman" w:cs="Times New Roman"/>
          <w:lang w:val="la-Latn"/>
        </w:rPr>
        <w:t>æ</w:t>
      </w:r>
      <w:r w:rsidR="00C86B51" w:rsidRPr="007A06F5">
        <w:rPr>
          <w:rFonts w:ascii="Times New Roman" w:hAnsi="Times New Roman" w:cs="Times New Roman"/>
          <w:lang w:val="la-Latn"/>
        </w:rPr>
        <w:t>veniuntur repentino Dei</w:t>
      </w:r>
      <w:r w:rsidR="0022456D" w:rsidRPr="007A06F5">
        <w:rPr>
          <w:rFonts w:ascii="Times New Roman" w:hAnsi="Times New Roman" w:cs="Times New Roman"/>
          <w:lang w:val="la-Latn"/>
        </w:rPr>
        <w:t xml:space="preserve"> furore, ut</w:t>
      </w:r>
      <w:r w:rsidR="00C86B51" w:rsidRPr="007A06F5">
        <w:rPr>
          <w:rFonts w:ascii="Times New Roman" w:hAnsi="Times New Roman" w:cs="Times New Roman"/>
          <w:lang w:val="la-Latn"/>
        </w:rPr>
        <w:t xml:space="preserve"> nec conversio</w:t>
      </w:r>
      <w:r w:rsidR="0022456D" w:rsidRPr="007A06F5">
        <w:rPr>
          <w:rFonts w:ascii="Times New Roman" w:hAnsi="Times New Roman" w:cs="Times New Roman"/>
          <w:lang w:val="la-Latn"/>
        </w:rPr>
        <w:t>n</w:t>
      </w:r>
      <w:r w:rsidR="00C86B51" w:rsidRPr="007A06F5">
        <w:rPr>
          <w:rFonts w:ascii="Times New Roman" w:hAnsi="Times New Roman" w:cs="Times New Roman"/>
          <w:lang w:val="la-Latn"/>
        </w:rPr>
        <w:t>is te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pus, nec ben</w:t>
      </w:r>
      <w:r w:rsidR="0022456D" w:rsidRPr="007A06F5">
        <w:rPr>
          <w:rFonts w:ascii="Times New Roman" w:hAnsi="Times New Roman" w:cs="Times New Roman"/>
          <w:lang w:val="la-Latn"/>
        </w:rPr>
        <w:t xml:space="preserve">eficium </w:t>
      </w:r>
      <w:r w:rsidR="00C86B51" w:rsidRPr="007A06F5">
        <w:rPr>
          <w:rFonts w:ascii="Times New Roman" w:hAnsi="Times New Roman" w:cs="Times New Roman"/>
          <w:lang w:val="la-Latn"/>
        </w:rPr>
        <w:t>re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issionis inveniant. Ideo unu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que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que nostru</w:t>
      </w:r>
      <w:r w:rsidR="0022456D" w:rsidRPr="007A06F5">
        <w:rPr>
          <w:rFonts w:ascii="Times New Roman" w:hAnsi="Times New Roman" w:cs="Times New Roman"/>
          <w:lang w:val="la-Latn"/>
        </w:rPr>
        <w:t xml:space="preserve">m </w:t>
      </w:r>
      <w:r w:rsidR="00C86B51" w:rsidRPr="007A06F5">
        <w:rPr>
          <w:rFonts w:ascii="Times New Roman" w:hAnsi="Times New Roman" w:cs="Times New Roman"/>
          <w:lang w:val="la-Latn"/>
        </w:rPr>
        <w:t>sancta Scriptura pr</w:t>
      </w:r>
      <w:r w:rsidR="0022456D" w:rsidRPr="007A06F5">
        <w:rPr>
          <w:rFonts w:ascii="Times New Roman" w:hAnsi="Times New Roman" w:cs="Times New Roman"/>
          <w:lang w:val="la-Latn"/>
        </w:rPr>
        <w:t>æ</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onet </w:t>
      </w:r>
      <w:r w:rsidR="0022456D" w:rsidRPr="007A06F5">
        <w:rPr>
          <w:rFonts w:ascii="Times New Roman" w:hAnsi="Times New Roman" w:cs="Times New Roman"/>
          <w:lang w:val="la-Latn"/>
        </w:rPr>
        <w:t>dicens</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 xml:space="preserve">„Ne tardaveris </w:t>
      </w:r>
      <w:r w:rsidR="00C86B51" w:rsidRPr="007A06F5">
        <w:rPr>
          <w:rFonts w:ascii="Times New Roman" w:hAnsi="Times New Roman" w:cs="Times New Roman"/>
          <w:lang w:val="la-Latn"/>
        </w:rPr>
        <w:t>converti ad Dominu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w:t>
      </w:r>
      <w:r w:rsidR="0022456D" w:rsidRPr="007A06F5">
        <w:rPr>
          <w:rFonts w:ascii="Times New Roman" w:hAnsi="Times New Roman" w:cs="Times New Roman"/>
          <w:lang w:val="la-Latn"/>
        </w:rPr>
        <w:t>“</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 xml:space="preserve"> Et</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 xml:space="preserve">„Ne differas de die </w:t>
      </w:r>
      <w:r w:rsidR="00C86B51" w:rsidRPr="007A06F5">
        <w:rPr>
          <w:rFonts w:ascii="Times New Roman" w:hAnsi="Times New Roman" w:cs="Times New Roman"/>
          <w:lang w:val="la-Latn"/>
        </w:rPr>
        <w:t>in die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subito </w:t>
      </w:r>
      <w:r w:rsidR="0022456D" w:rsidRPr="007A06F5">
        <w:rPr>
          <w:rFonts w:ascii="Times New Roman" w:hAnsi="Times New Roman" w:cs="Times New Roman"/>
          <w:lang w:val="la-Latn"/>
        </w:rPr>
        <w:t>e</w:t>
      </w:r>
      <w:r w:rsidR="00C86B51" w:rsidRPr="007A06F5">
        <w:rPr>
          <w:rFonts w:ascii="Times New Roman" w:hAnsi="Times New Roman" w:cs="Times New Roman"/>
          <w:lang w:val="la-Latn"/>
        </w:rPr>
        <w:t>ni</w:t>
      </w:r>
      <w:r w:rsidR="0022456D"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05693F" w:rsidRPr="007A06F5">
        <w:rPr>
          <w:rFonts w:ascii="Times New Roman" w:hAnsi="Times New Roman" w:cs="Times New Roman"/>
          <w:lang w:val="la-Latn"/>
        </w:rPr>
        <w:t>v</w:t>
      </w:r>
      <w:r w:rsidR="00C86B51" w:rsidRPr="007A06F5">
        <w:rPr>
          <w:rFonts w:ascii="Times New Roman" w:hAnsi="Times New Roman" w:cs="Times New Roman"/>
          <w:lang w:val="la-Latn"/>
        </w:rPr>
        <w:t>eniet ira ejus;</w:t>
      </w:r>
      <w:r w:rsidR="0022456D" w:rsidRPr="007A06F5">
        <w:rPr>
          <w:rFonts w:ascii="Times New Roman" w:hAnsi="Times New Roman" w:cs="Times New Roman"/>
          <w:lang w:val="la-Latn"/>
        </w:rPr>
        <w:t>“ et</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 xml:space="preserve">„In </w:t>
      </w:r>
      <w:r w:rsidR="00C86B51" w:rsidRPr="007A06F5">
        <w:rPr>
          <w:rFonts w:ascii="Times New Roman" w:hAnsi="Times New Roman" w:cs="Times New Roman"/>
          <w:lang w:val="la-Latn"/>
        </w:rPr>
        <w:t>t</w:t>
      </w:r>
      <w:r w:rsidR="0022456D" w:rsidRPr="007A06F5">
        <w:rPr>
          <w:rFonts w:ascii="Times New Roman" w:hAnsi="Times New Roman" w:cs="Times New Roman"/>
          <w:lang w:val="la-Latn"/>
        </w:rPr>
        <w:t>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pore vindict</w:t>
      </w:r>
      <w:r w:rsidR="0022456D" w:rsidRPr="007A06F5">
        <w:rPr>
          <w:rFonts w:ascii="Times New Roman" w:hAnsi="Times New Roman" w:cs="Times New Roman"/>
          <w:lang w:val="la-Latn"/>
        </w:rPr>
        <w:t>æ</w:t>
      </w:r>
      <w:r w:rsidR="00C86B51" w:rsidRPr="007A06F5">
        <w:rPr>
          <w:rFonts w:ascii="Times New Roman" w:hAnsi="Times New Roman" w:cs="Times New Roman"/>
          <w:lang w:val="la-Latn"/>
        </w:rPr>
        <w:t xml:space="preserve"> disp</w:t>
      </w:r>
      <w:r w:rsidR="0022456D" w:rsidRPr="007A06F5">
        <w:rPr>
          <w:rFonts w:ascii="Times New Roman" w:hAnsi="Times New Roman" w:cs="Times New Roman"/>
          <w:lang w:val="la-Latn"/>
        </w:rPr>
        <w:t>e</w:t>
      </w:r>
      <w:r w:rsidR="00C86B51" w:rsidRPr="007A06F5">
        <w:rPr>
          <w:rFonts w:ascii="Times New Roman" w:hAnsi="Times New Roman" w:cs="Times New Roman"/>
          <w:lang w:val="la-Latn"/>
        </w:rPr>
        <w:t>rde</w:t>
      </w:r>
      <w:r w:rsidR="0022456D" w:rsidRPr="007A06F5">
        <w:rPr>
          <w:rFonts w:ascii="Times New Roman" w:hAnsi="Times New Roman" w:cs="Times New Roman"/>
          <w:lang w:val="la-Latn"/>
        </w:rPr>
        <w:t>t</w:t>
      </w:r>
      <w:r w:rsidR="00C86B51" w:rsidRPr="007A06F5">
        <w:rPr>
          <w:rFonts w:ascii="Times New Roman" w:hAnsi="Times New Roman" w:cs="Times New Roman"/>
          <w:lang w:val="la-Latn"/>
        </w:rPr>
        <w:t xml:space="preserve"> te.</w:t>
      </w:r>
      <w:r w:rsidR="0022456D" w:rsidRPr="007A06F5">
        <w:rPr>
          <w:rFonts w:ascii="Times New Roman" w:hAnsi="Times New Roman" w:cs="Times New Roman"/>
          <w:lang w:val="la-Latn"/>
        </w:rPr>
        <w:t>“</w:t>
      </w:r>
      <w:r w:rsidR="00C86B51" w:rsidRPr="007A06F5">
        <w:rPr>
          <w:rFonts w:ascii="Times New Roman" w:hAnsi="Times New Roman" w:cs="Times New Roman"/>
          <w:lang w:val="la-Latn"/>
        </w:rPr>
        <w:t xml:space="preserve"> Dicit </w:t>
      </w:r>
      <w:r w:rsidR="0022456D" w:rsidRPr="007A06F5">
        <w:rPr>
          <w:rFonts w:ascii="Times New Roman" w:hAnsi="Times New Roman" w:cs="Times New Roman"/>
          <w:lang w:val="la-Latn"/>
        </w:rPr>
        <w:t>et</w:t>
      </w:r>
      <w:r w:rsidR="00C86B51" w:rsidRPr="007A06F5">
        <w:rPr>
          <w:rFonts w:ascii="Times New Roman" w:hAnsi="Times New Roman" w:cs="Times New Roman"/>
          <w:lang w:val="la-Latn"/>
        </w:rPr>
        <w:t>ia</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 xml:space="preserve"> B. David: “</w:t>
      </w:r>
      <w:r w:rsidR="00C86B51" w:rsidRPr="007A06F5">
        <w:rPr>
          <w:rFonts w:ascii="Times New Roman" w:hAnsi="Times New Roman" w:cs="Times New Roman"/>
          <w:lang w:val="la-Latn"/>
        </w:rPr>
        <w:t>Hodie si voce</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 xml:space="preserve"> ejus audieritis, </w:t>
      </w:r>
      <w:r w:rsidR="00C86B51" w:rsidRPr="007A06F5">
        <w:rPr>
          <w:rFonts w:ascii="Times New Roman" w:hAnsi="Times New Roman" w:cs="Times New Roman"/>
          <w:lang w:val="la-Latn"/>
        </w:rPr>
        <w:t>nolite o</w:t>
      </w:r>
      <w:r w:rsidR="0022456D" w:rsidRPr="007A06F5">
        <w:rPr>
          <w:rFonts w:ascii="Times New Roman" w:hAnsi="Times New Roman" w:cs="Times New Roman"/>
          <w:lang w:val="la-Latn"/>
        </w:rPr>
        <w:t>bdu</w:t>
      </w:r>
      <w:r w:rsidR="00C86B51" w:rsidRPr="007A06F5">
        <w:rPr>
          <w:rFonts w:ascii="Times New Roman" w:hAnsi="Times New Roman" w:cs="Times New Roman"/>
          <w:lang w:val="la-Latn"/>
        </w:rPr>
        <w:t>rare corda vestra.</w:t>
      </w:r>
      <w:r w:rsidR="0022456D" w:rsidRPr="007A06F5">
        <w:rPr>
          <w:rFonts w:ascii="Times New Roman" w:hAnsi="Times New Roman" w:cs="Times New Roman"/>
          <w:lang w:val="la-Latn"/>
        </w:rPr>
        <w:t>“ Cui quoque B. Paulus concor</w:t>
      </w:r>
      <w:r w:rsidR="00C86B51" w:rsidRPr="007A06F5">
        <w:rPr>
          <w:rFonts w:ascii="Times New Roman" w:hAnsi="Times New Roman" w:cs="Times New Roman"/>
          <w:lang w:val="la-Latn"/>
        </w:rPr>
        <w:t>da</w:t>
      </w:r>
      <w:r w:rsidR="0022456D" w:rsidRPr="007A06F5">
        <w:rPr>
          <w:rFonts w:ascii="Times New Roman" w:hAnsi="Times New Roman" w:cs="Times New Roman"/>
          <w:lang w:val="la-Latn"/>
        </w:rPr>
        <w:t xml:space="preserve">t </w:t>
      </w:r>
      <w:r w:rsidR="00C86B51" w:rsidRPr="007A06F5">
        <w:rPr>
          <w:rFonts w:ascii="Times New Roman" w:hAnsi="Times New Roman" w:cs="Times New Roman"/>
          <w:lang w:val="la-Latn"/>
        </w:rPr>
        <w:t>his v</w:t>
      </w:r>
      <w:r w:rsidR="0022456D" w:rsidRPr="007A06F5">
        <w:rPr>
          <w:rFonts w:ascii="Times New Roman" w:hAnsi="Times New Roman" w:cs="Times New Roman"/>
          <w:lang w:val="la-Latn"/>
        </w:rPr>
        <w:t>e</w:t>
      </w:r>
      <w:r w:rsidR="00C86B51" w:rsidRPr="007A06F5">
        <w:rPr>
          <w:rFonts w:ascii="Times New Roman" w:hAnsi="Times New Roman" w:cs="Times New Roman"/>
          <w:lang w:val="la-Latn"/>
        </w:rPr>
        <w:t>r</w:t>
      </w:r>
      <w:r w:rsidR="0022456D" w:rsidRPr="007A06F5">
        <w:rPr>
          <w:rFonts w:ascii="Times New Roman" w:hAnsi="Times New Roman" w:cs="Times New Roman"/>
          <w:lang w:val="la-Latn"/>
        </w:rPr>
        <w:t>bis</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„V</w:t>
      </w:r>
      <w:r w:rsidR="00C86B51" w:rsidRPr="007A06F5">
        <w:rPr>
          <w:rFonts w:ascii="Times New Roman" w:hAnsi="Times New Roman" w:cs="Times New Roman"/>
          <w:lang w:val="la-Latn"/>
        </w:rPr>
        <w:t>idete</w:t>
      </w:r>
      <w:r w:rsidR="0022456D" w:rsidRPr="007A06F5">
        <w:rPr>
          <w:rFonts w:ascii="Times New Roman" w:hAnsi="Times New Roman" w:cs="Times New Roman"/>
          <w:lang w:val="la-Latn"/>
        </w:rPr>
        <w:t>, fratres, ne forte sit in ali</w:t>
      </w:r>
      <w:r w:rsidR="00C86B51" w:rsidRPr="007A06F5">
        <w:rPr>
          <w:rFonts w:ascii="Times New Roman" w:hAnsi="Times New Roman" w:cs="Times New Roman"/>
          <w:lang w:val="la-Latn"/>
        </w:rPr>
        <w:t>quo vestru</w:t>
      </w:r>
      <w:r w:rsidR="0022456D"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22456D" w:rsidRPr="007A06F5">
        <w:rPr>
          <w:rFonts w:ascii="Times New Roman" w:hAnsi="Times New Roman" w:cs="Times New Roman"/>
          <w:lang w:val="la-Latn"/>
        </w:rPr>
        <w:t>c</w:t>
      </w:r>
      <w:r w:rsidR="00C86B51" w:rsidRPr="007A06F5">
        <w:rPr>
          <w:rFonts w:ascii="Times New Roman" w:hAnsi="Times New Roman" w:cs="Times New Roman"/>
          <w:lang w:val="la-Latn"/>
        </w:rPr>
        <w:t xml:space="preserve">or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alu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increduli</w:t>
      </w:r>
      <w:r w:rsidR="0022456D" w:rsidRPr="007A06F5">
        <w:rPr>
          <w:rFonts w:ascii="Times New Roman" w:hAnsi="Times New Roman" w:cs="Times New Roman"/>
          <w:lang w:val="la-Latn"/>
        </w:rPr>
        <w:t>t</w:t>
      </w:r>
      <w:r w:rsidR="00C86B51" w:rsidRPr="007A06F5">
        <w:rPr>
          <w:rFonts w:ascii="Times New Roman" w:hAnsi="Times New Roman" w:cs="Times New Roman"/>
          <w:lang w:val="la-Latn"/>
        </w:rPr>
        <w:t>atis discedendi</w:t>
      </w:r>
      <w:r w:rsidR="00026873" w:rsidRPr="007A06F5">
        <w:rPr>
          <w:rFonts w:ascii="Times New Roman" w:hAnsi="Times New Roman" w:cs="Times New Roman"/>
          <w:lang w:val="la-Latn"/>
        </w:rPr>
        <w:t xml:space="preserve"> </w:t>
      </w:r>
      <w:r w:rsidR="00C86B51" w:rsidRPr="007A06F5">
        <w:rPr>
          <w:rFonts w:ascii="Times New Roman" w:hAnsi="Times New Roman" w:cs="Times New Roman"/>
          <w:lang w:val="la-Latn"/>
        </w:rPr>
        <w:t>a Deo v</w:t>
      </w:r>
      <w:r w:rsidR="0022456D" w:rsidRPr="007A06F5">
        <w:rPr>
          <w:rFonts w:ascii="Times New Roman" w:hAnsi="Times New Roman" w:cs="Times New Roman"/>
          <w:lang w:val="la-Latn"/>
        </w:rPr>
        <w:t>ivo</w:t>
      </w:r>
      <w:r w:rsidR="00C86B51" w:rsidRPr="007A06F5">
        <w:rPr>
          <w:rFonts w:ascii="Times New Roman" w:hAnsi="Times New Roman" w:cs="Times New Roman"/>
          <w:lang w:val="la-Latn"/>
        </w:rPr>
        <w:t>: sed adhorta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ini vosmetipsos per singulos dies, donec </w:t>
      </w:r>
      <w:r w:rsidR="00026873" w:rsidRPr="007A06F5">
        <w:rPr>
          <w:rFonts w:ascii="Times New Roman" w:hAnsi="Times New Roman" w:cs="Times New Roman"/>
          <w:lang w:val="la-Latn"/>
        </w:rPr>
        <w:t>hod</w:t>
      </w:r>
      <w:r w:rsidR="00C86B51" w:rsidRPr="007A06F5">
        <w:rPr>
          <w:rFonts w:ascii="Times New Roman" w:hAnsi="Times New Roman" w:cs="Times New Roman"/>
          <w:lang w:val="la-Latn"/>
        </w:rPr>
        <w:t>ie cogno</w:t>
      </w:r>
      <w:r w:rsidR="0005693F" w:rsidRPr="007A06F5">
        <w:rPr>
          <w:rFonts w:ascii="Times New Roman" w:hAnsi="Times New Roman" w:cs="Times New Roman"/>
          <w:lang w:val="la-Latn"/>
        </w:rPr>
        <w:t>m</w:t>
      </w:r>
      <w:r w:rsidR="00026873" w:rsidRPr="007A06F5">
        <w:rPr>
          <w:rFonts w:ascii="Times New Roman" w:hAnsi="Times New Roman" w:cs="Times New Roman"/>
          <w:lang w:val="la-Latn"/>
        </w:rPr>
        <w:t>inatur, ut non ob</w:t>
      </w:r>
      <w:r w:rsidR="00C86B51" w:rsidRPr="007A06F5">
        <w:rPr>
          <w:rFonts w:ascii="Times New Roman" w:hAnsi="Times New Roman" w:cs="Times New Roman"/>
          <w:lang w:val="la-Latn"/>
        </w:rPr>
        <w:t>dur</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tur quis ex vob</w:t>
      </w:r>
      <w:r w:rsidR="00026873" w:rsidRPr="007A06F5">
        <w:rPr>
          <w:rFonts w:ascii="Times New Roman" w:hAnsi="Times New Roman" w:cs="Times New Roman"/>
          <w:lang w:val="la-Latn"/>
        </w:rPr>
        <w:t>i</w:t>
      </w:r>
      <w:r w:rsidR="00C86B51" w:rsidRPr="007A06F5">
        <w:rPr>
          <w:rFonts w:ascii="Times New Roman" w:hAnsi="Times New Roman" w:cs="Times New Roman"/>
          <w:lang w:val="la-Latn"/>
        </w:rPr>
        <w:t>s fallacia peccati.</w:t>
      </w:r>
      <w:r w:rsidR="00026873" w:rsidRPr="007A06F5">
        <w:rPr>
          <w:rFonts w:ascii="Times New Roman" w:hAnsi="Times New Roman" w:cs="Times New Roman"/>
          <w:lang w:val="la-Latn"/>
        </w:rPr>
        <w:t>“</w:t>
      </w:r>
      <w:r w:rsidR="00C86B51" w:rsidRPr="007A06F5">
        <w:rPr>
          <w:rFonts w:ascii="Times New Roman" w:hAnsi="Times New Roman" w:cs="Times New Roman"/>
          <w:lang w:val="la-Latn"/>
        </w:rPr>
        <w:t xml:space="preserve"> Obdurato</w:t>
      </w:r>
      <w:r w:rsidR="00026873" w:rsidRPr="007A06F5">
        <w:rPr>
          <w:rFonts w:ascii="Times New Roman" w:hAnsi="Times New Roman" w:cs="Times New Roman"/>
          <w:lang w:val="la-Latn"/>
        </w:rPr>
        <w:t xml:space="preserve"> </w:t>
      </w:r>
      <w:r w:rsidR="00C86B51" w:rsidRPr="007A06F5">
        <w:rPr>
          <w:rFonts w:ascii="Times New Roman" w:hAnsi="Times New Roman" w:cs="Times New Roman"/>
          <w:lang w:val="la-Latn"/>
        </w:rPr>
        <w:t xml:space="preserve">igitur </w:t>
      </w:r>
      <w:r w:rsidR="00026873" w:rsidRPr="007A06F5">
        <w:rPr>
          <w:rFonts w:ascii="Times New Roman" w:hAnsi="Times New Roman" w:cs="Times New Roman"/>
          <w:lang w:val="la-Latn"/>
        </w:rPr>
        <w:t>c</w:t>
      </w:r>
      <w:r w:rsidR="00C86B51" w:rsidRPr="007A06F5">
        <w:rPr>
          <w:rFonts w:ascii="Times New Roman" w:hAnsi="Times New Roman" w:cs="Times New Roman"/>
          <w:lang w:val="la-Latn"/>
        </w:rPr>
        <w:t>or</w:t>
      </w:r>
      <w:r w:rsidR="00026873" w:rsidRPr="007A06F5">
        <w:rPr>
          <w:rFonts w:ascii="Times New Roman" w:hAnsi="Times New Roman" w:cs="Times New Roman"/>
          <w:lang w:val="la-Latn"/>
        </w:rPr>
        <w:t>d</w:t>
      </w:r>
      <w:r w:rsidR="00C86B51" w:rsidRPr="007A06F5">
        <w:rPr>
          <w:rFonts w:ascii="Times New Roman" w:hAnsi="Times New Roman" w:cs="Times New Roman"/>
          <w:lang w:val="la-Latn"/>
        </w:rPr>
        <w:t>e vivit, qui se non convertit, desp</w:t>
      </w:r>
      <w:r w:rsidR="00026873" w:rsidRPr="007A06F5">
        <w:rPr>
          <w:rFonts w:ascii="Times New Roman" w:hAnsi="Times New Roman" w:cs="Times New Roman"/>
          <w:lang w:val="la-Latn"/>
        </w:rPr>
        <w:t xml:space="preserve">erans </w:t>
      </w:r>
      <w:r w:rsidR="00C86B51" w:rsidRPr="007A06F5">
        <w:rPr>
          <w:rFonts w:ascii="Times New Roman" w:hAnsi="Times New Roman" w:cs="Times New Roman"/>
          <w:lang w:val="la-Latn"/>
        </w:rPr>
        <w:t>d</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 xml:space="preserve"> indulgentia peccatoru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Siv</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 xml:space="preserve">, qui sic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isericordia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Dei sperat, ut usque in fin</w:t>
      </w:r>
      <w:r w:rsidR="00026873" w:rsidRPr="007A06F5">
        <w:rPr>
          <w:rFonts w:ascii="Times New Roman" w:hAnsi="Times New Roman" w:cs="Times New Roman"/>
          <w:lang w:val="la-Latn"/>
        </w:rPr>
        <w:t>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v</w:t>
      </w:r>
      <w:r w:rsidR="00026873" w:rsidRPr="007A06F5">
        <w:rPr>
          <w:rFonts w:ascii="Times New Roman" w:hAnsi="Times New Roman" w:cs="Times New Roman"/>
          <w:lang w:val="la-Latn"/>
        </w:rPr>
        <w:t>itæ</w:t>
      </w:r>
      <w:r w:rsidR="00C86B51" w:rsidRPr="007A06F5">
        <w:rPr>
          <w:rFonts w:ascii="Times New Roman" w:hAnsi="Times New Roman" w:cs="Times New Roman"/>
          <w:lang w:val="la-Latn"/>
        </w:rPr>
        <w:t xml:space="preserve"> pr</w:t>
      </w:r>
      <w:r w:rsidR="00026873" w:rsidRPr="007A06F5">
        <w:rPr>
          <w:rFonts w:ascii="Times New Roman" w:hAnsi="Times New Roman" w:cs="Times New Roman"/>
          <w:lang w:val="la-Latn"/>
        </w:rPr>
        <w:t xml:space="preserve">æsentis </w:t>
      </w:r>
      <w:r w:rsidR="00C86B51" w:rsidRPr="007A06F5">
        <w:rPr>
          <w:rFonts w:ascii="Times New Roman" w:hAnsi="Times New Roman" w:cs="Times New Roman"/>
          <w:lang w:val="la-Latn"/>
        </w:rPr>
        <w:t>in suoru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perversitate cri</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inu</w:t>
      </w:r>
      <w:r w:rsidR="00026873" w:rsidRPr="007A06F5">
        <w:rPr>
          <w:rFonts w:ascii="Times New Roman" w:hAnsi="Times New Roman" w:cs="Times New Roman"/>
          <w:lang w:val="la-Latn"/>
        </w:rPr>
        <w:t>m</w:t>
      </w:r>
      <w:r w:rsidR="00C86B51" w:rsidRPr="007A06F5">
        <w:rPr>
          <w:rFonts w:ascii="Times New Roman" w:hAnsi="Times New Roman" w:cs="Times New Roman"/>
          <w:lang w:val="la-Latn"/>
        </w:rPr>
        <w:t xml:space="preserve"> re</w:t>
      </w:r>
      <w:r w:rsidR="0005693F" w:rsidRPr="007A06F5">
        <w:rPr>
          <w:rFonts w:ascii="Times New Roman" w:hAnsi="Times New Roman" w:cs="Times New Roman"/>
          <w:lang w:val="la-Latn"/>
        </w:rPr>
        <w:t>m</w:t>
      </w:r>
      <w:r w:rsidR="00026873" w:rsidRPr="007A06F5">
        <w:rPr>
          <w:rFonts w:ascii="Times New Roman" w:hAnsi="Times New Roman" w:cs="Times New Roman"/>
          <w:lang w:val="la-Latn"/>
        </w:rPr>
        <w:t xml:space="preserve">aneat. Proinde </w:t>
      </w:r>
      <w:r w:rsidR="00C86B51" w:rsidRPr="007A06F5">
        <w:rPr>
          <w:rFonts w:ascii="Times New Roman" w:hAnsi="Times New Roman" w:cs="Times New Roman"/>
          <w:lang w:val="la-Latn"/>
        </w:rPr>
        <w:t>dilig</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 xml:space="preserve">ntes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isericordia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Dei, </w:t>
      </w:r>
      <w:r w:rsidR="0005693F" w:rsidRPr="007A06F5">
        <w:rPr>
          <w:rFonts w:ascii="Times New Roman" w:hAnsi="Times New Roman" w:cs="Times New Roman"/>
          <w:lang w:val="la-Latn"/>
        </w:rPr>
        <w:t>m</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tuentesque justitiam, nec de re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issione peccatoru</w:t>
      </w:r>
      <w:r w:rsidR="00026873" w:rsidRPr="007A06F5">
        <w:rPr>
          <w:rFonts w:ascii="Times New Roman" w:hAnsi="Times New Roman" w:cs="Times New Roman"/>
          <w:lang w:val="la-Latn"/>
        </w:rPr>
        <w:t>m</w:t>
      </w:r>
      <w:r w:rsidR="00C86B51" w:rsidRPr="007A06F5">
        <w:rPr>
          <w:rFonts w:ascii="Times New Roman" w:hAnsi="Times New Roman" w:cs="Times New Roman"/>
          <w:lang w:val="la-Latn"/>
        </w:rPr>
        <w:t xml:space="preserve"> despere</w:t>
      </w:r>
      <w:r w:rsidR="0005693F" w:rsidRPr="007A06F5">
        <w:rPr>
          <w:rFonts w:ascii="Times New Roman" w:hAnsi="Times New Roman" w:cs="Times New Roman"/>
          <w:lang w:val="la-Latn"/>
        </w:rPr>
        <w:t>m</w:t>
      </w:r>
      <w:r w:rsidR="0022456D" w:rsidRPr="007A06F5">
        <w:rPr>
          <w:rFonts w:ascii="Times New Roman" w:hAnsi="Times New Roman" w:cs="Times New Roman"/>
          <w:lang w:val="la-Latn"/>
        </w:rPr>
        <w:t>us, ne</w:t>
      </w:r>
      <w:r w:rsidR="00026873" w:rsidRPr="007A06F5">
        <w:rPr>
          <w:rFonts w:ascii="Times New Roman" w:hAnsi="Times New Roman" w:cs="Times New Roman"/>
          <w:lang w:val="la-Latn"/>
        </w:rPr>
        <w:t xml:space="preserve">c </w:t>
      </w:r>
      <w:r w:rsidR="00C86B51" w:rsidRPr="007A06F5">
        <w:rPr>
          <w:rFonts w:ascii="Times New Roman" w:hAnsi="Times New Roman" w:cs="Times New Roman"/>
          <w:lang w:val="la-Latn"/>
        </w:rPr>
        <w:t>r</w:t>
      </w:r>
      <w:r w:rsidR="00026873" w:rsidRPr="007A06F5">
        <w:rPr>
          <w:rFonts w:ascii="Times New Roman" w:hAnsi="Times New Roman" w:cs="Times New Roman"/>
          <w:lang w:val="la-Latn"/>
        </w:rPr>
        <w:t>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anea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us in p</w:t>
      </w:r>
      <w:r w:rsidR="00026873" w:rsidRPr="007A06F5">
        <w:rPr>
          <w:rFonts w:ascii="Times New Roman" w:hAnsi="Times New Roman" w:cs="Times New Roman"/>
          <w:lang w:val="la-Latn"/>
        </w:rPr>
        <w:t>e</w:t>
      </w:r>
      <w:r w:rsidR="00C86B51" w:rsidRPr="007A06F5">
        <w:rPr>
          <w:rFonts w:ascii="Times New Roman" w:hAnsi="Times New Roman" w:cs="Times New Roman"/>
          <w:lang w:val="la-Latn"/>
        </w:rPr>
        <w:t>cca</w:t>
      </w:r>
      <w:r w:rsidR="00026873" w:rsidRPr="007A06F5">
        <w:rPr>
          <w:rFonts w:ascii="Times New Roman" w:hAnsi="Times New Roman" w:cs="Times New Roman"/>
          <w:lang w:val="la-Latn"/>
        </w:rPr>
        <w:t>tis</w:t>
      </w:r>
      <w:r w:rsidR="00C86B51" w:rsidRPr="007A06F5">
        <w:rPr>
          <w:rFonts w:ascii="Times New Roman" w:hAnsi="Times New Roman" w:cs="Times New Roman"/>
          <w:lang w:val="la-Latn"/>
        </w:rPr>
        <w:t>: scientes quia i</w:t>
      </w:r>
      <w:r w:rsidR="00026873" w:rsidRPr="007A06F5">
        <w:rPr>
          <w:rFonts w:ascii="Times New Roman" w:hAnsi="Times New Roman" w:cs="Times New Roman"/>
          <w:lang w:val="la-Latn"/>
        </w:rPr>
        <w:t>l</w:t>
      </w:r>
      <w:r w:rsidR="00C86B51" w:rsidRPr="007A06F5">
        <w:rPr>
          <w:rFonts w:ascii="Times New Roman" w:hAnsi="Times New Roman" w:cs="Times New Roman"/>
          <w:lang w:val="la-Latn"/>
        </w:rPr>
        <w:t>la o</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niu</w:t>
      </w:r>
      <w:r w:rsidR="0005693F" w:rsidRPr="007A06F5">
        <w:rPr>
          <w:rFonts w:ascii="Times New Roman" w:hAnsi="Times New Roman" w:cs="Times New Roman"/>
          <w:lang w:val="la-Latn"/>
        </w:rPr>
        <w:t>m</w:t>
      </w:r>
      <w:r w:rsidR="002101A6" w:rsidRPr="007A06F5">
        <w:rPr>
          <w:rFonts w:ascii="Times New Roman" w:hAnsi="Times New Roman" w:cs="Times New Roman"/>
          <w:lang w:val="la-Latn"/>
        </w:rPr>
        <w:t xml:space="preserve"> </w:t>
      </w:r>
      <w:r w:rsidR="00C86B51" w:rsidRPr="007A06F5">
        <w:rPr>
          <w:rFonts w:ascii="Times New Roman" w:hAnsi="Times New Roman" w:cs="Times New Roman"/>
          <w:lang w:val="la-Latn"/>
        </w:rPr>
        <w:t>ho</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inu</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 si debita sit exa</w:t>
      </w:r>
      <w:r w:rsidR="002101A6" w:rsidRPr="007A06F5">
        <w:rPr>
          <w:rFonts w:ascii="Times New Roman" w:hAnsi="Times New Roman" w:cs="Times New Roman"/>
          <w:lang w:val="la-Latn"/>
        </w:rPr>
        <w:t>c</w:t>
      </w:r>
      <w:r w:rsidR="00C86B51" w:rsidRPr="007A06F5">
        <w:rPr>
          <w:rFonts w:ascii="Times New Roman" w:hAnsi="Times New Roman" w:cs="Times New Roman"/>
          <w:lang w:val="la-Latn"/>
        </w:rPr>
        <w:t>tu</w:t>
      </w:r>
      <w:r w:rsidR="002101A6" w:rsidRPr="007A06F5">
        <w:rPr>
          <w:rFonts w:ascii="Times New Roman" w:hAnsi="Times New Roman" w:cs="Times New Roman"/>
          <w:lang w:val="la-Latn"/>
        </w:rPr>
        <w:t>ra</w:t>
      </w:r>
      <w:r w:rsidR="00C86B51" w:rsidRPr="007A06F5">
        <w:rPr>
          <w:rFonts w:ascii="Times New Roman" w:hAnsi="Times New Roman" w:cs="Times New Roman"/>
          <w:lang w:val="la-Latn"/>
        </w:rPr>
        <w:t xml:space="preserve"> </w:t>
      </w:r>
      <w:r w:rsidR="002101A6" w:rsidRPr="007A06F5">
        <w:rPr>
          <w:rFonts w:ascii="Times New Roman" w:hAnsi="Times New Roman" w:cs="Times New Roman"/>
          <w:lang w:val="la-Latn"/>
        </w:rPr>
        <w:t>æ</w:t>
      </w:r>
      <w:r w:rsidR="00C86B51" w:rsidRPr="007A06F5">
        <w:rPr>
          <w:rFonts w:ascii="Times New Roman" w:hAnsi="Times New Roman" w:cs="Times New Roman"/>
          <w:lang w:val="la-Latn"/>
        </w:rPr>
        <w:t>qui</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as justissi</w:t>
      </w:r>
      <w:r w:rsidR="002101A6" w:rsidRPr="007A06F5">
        <w:rPr>
          <w:rFonts w:ascii="Times New Roman" w:hAnsi="Times New Roman" w:cs="Times New Roman"/>
          <w:lang w:val="la-Latn"/>
        </w:rPr>
        <w:t xml:space="preserve">mi </w:t>
      </w:r>
      <w:r w:rsidR="00C86B51" w:rsidRPr="007A06F5">
        <w:rPr>
          <w:rFonts w:ascii="Times New Roman" w:hAnsi="Times New Roman" w:cs="Times New Roman"/>
          <w:lang w:val="la-Latn"/>
        </w:rPr>
        <w:t>ju</w:t>
      </w:r>
      <w:r w:rsidR="002101A6" w:rsidRPr="007A06F5">
        <w:rPr>
          <w:rFonts w:ascii="Times New Roman" w:hAnsi="Times New Roman" w:cs="Times New Roman"/>
          <w:lang w:val="la-Latn"/>
        </w:rPr>
        <w:t>d</w:t>
      </w:r>
      <w:r w:rsidR="00C86B51" w:rsidRPr="007A06F5">
        <w:rPr>
          <w:rFonts w:ascii="Times New Roman" w:hAnsi="Times New Roman" w:cs="Times New Roman"/>
          <w:lang w:val="la-Latn"/>
        </w:rPr>
        <w:t>icis, qu</w:t>
      </w:r>
      <w:r w:rsidR="002101A6" w:rsidRPr="007A06F5">
        <w:rPr>
          <w:rFonts w:ascii="Times New Roman" w:hAnsi="Times New Roman" w:cs="Times New Roman"/>
          <w:lang w:val="la-Latn"/>
        </w:rPr>
        <w:t>æ</w:t>
      </w:r>
      <w:r w:rsidR="00C86B51" w:rsidRPr="007A06F5">
        <w:rPr>
          <w:rFonts w:ascii="Times New Roman" w:hAnsi="Times New Roman" w:cs="Times New Roman"/>
          <w:lang w:val="la-Latn"/>
        </w:rPr>
        <w:t xml:space="preserve"> non di</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iserit </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isericordia cle</w:t>
      </w:r>
      <w:r w:rsidR="002101A6" w:rsidRPr="007A06F5">
        <w:rPr>
          <w:rFonts w:ascii="Times New Roman" w:hAnsi="Times New Roman" w:cs="Times New Roman"/>
          <w:lang w:val="la-Latn"/>
        </w:rPr>
        <w:t>mentis</w:t>
      </w:r>
      <w:r w:rsidR="00C86B51" w:rsidRPr="007A06F5">
        <w:rPr>
          <w:rFonts w:ascii="Times New Roman" w:hAnsi="Times New Roman" w:cs="Times New Roman"/>
          <w:lang w:val="la-Latn"/>
        </w:rPr>
        <w:t>si</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 rede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p</w:t>
      </w:r>
      <w:r w:rsidR="002101A6" w:rsidRPr="007A06F5">
        <w:rPr>
          <w:rFonts w:ascii="Times New Roman" w:hAnsi="Times New Roman" w:cs="Times New Roman"/>
          <w:lang w:val="la-Latn"/>
        </w:rPr>
        <w:t>toris</w:t>
      </w:r>
      <w:r w:rsidR="00C86B51" w:rsidRPr="007A06F5">
        <w:rPr>
          <w:rFonts w:ascii="Times New Roman" w:hAnsi="Times New Roman" w:cs="Times New Roman"/>
          <w:lang w:val="la-Latn"/>
        </w:rPr>
        <w:t>? Sicut eni</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misericordia suscipi</w:t>
      </w:r>
      <w:r w:rsidR="002101A6" w:rsidRPr="007A06F5">
        <w:rPr>
          <w:rFonts w:ascii="Times New Roman" w:hAnsi="Times New Roman" w:cs="Times New Roman"/>
          <w:lang w:val="la-Latn"/>
        </w:rPr>
        <w:t xml:space="preserve">t, </w:t>
      </w:r>
      <w:r w:rsidR="00C86B51" w:rsidRPr="007A06F5">
        <w:rPr>
          <w:rFonts w:ascii="Times New Roman" w:hAnsi="Times New Roman" w:cs="Times New Roman"/>
          <w:lang w:val="la-Latn"/>
        </w:rPr>
        <w:t>absolvitqu</w:t>
      </w:r>
      <w:r w:rsidR="002101A6" w:rsidRPr="007A06F5">
        <w:rPr>
          <w:rFonts w:ascii="Times New Roman" w:hAnsi="Times New Roman" w:cs="Times New Roman"/>
          <w:lang w:val="la-Latn"/>
        </w:rPr>
        <w:t>e</w:t>
      </w:r>
      <w:r w:rsidR="00C86B51" w:rsidRPr="007A06F5">
        <w:rPr>
          <w:rFonts w:ascii="Times New Roman" w:hAnsi="Times New Roman" w:cs="Times New Roman"/>
          <w:lang w:val="la-Latn"/>
        </w:rPr>
        <w:t xml:space="preserve"> co</w:t>
      </w:r>
      <w:r w:rsidR="0005693F" w:rsidRPr="007A06F5">
        <w:rPr>
          <w:rFonts w:ascii="Times New Roman" w:hAnsi="Times New Roman" w:cs="Times New Roman"/>
          <w:lang w:val="la-Latn"/>
        </w:rPr>
        <w:t>n</w:t>
      </w:r>
      <w:r w:rsidR="00C86B51" w:rsidRPr="007A06F5">
        <w:rPr>
          <w:rFonts w:ascii="Times New Roman" w:hAnsi="Times New Roman" w:cs="Times New Roman"/>
          <w:lang w:val="la-Latn"/>
        </w:rPr>
        <w:t>versos; i</w:t>
      </w:r>
      <w:r w:rsidR="002101A6" w:rsidRPr="007A06F5">
        <w:rPr>
          <w:rFonts w:ascii="Times New Roman" w:hAnsi="Times New Roman" w:cs="Times New Roman"/>
          <w:lang w:val="la-Latn"/>
        </w:rPr>
        <w:t xml:space="preserve">ta justitia rapiet et puniet </w:t>
      </w:r>
      <w:r w:rsidR="00C86B51" w:rsidRPr="007A06F5">
        <w:rPr>
          <w:rFonts w:ascii="Times New Roman" w:hAnsi="Times New Roman" w:cs="Times New Roman"/>
          <w:lang w:val="la-Latn"/>
        </w:rPr>
        <w:t>ob</w:t>
      </w:r>
      <w:r w:rsidR="002101A6" w:rsidRPr="007A06F5">
        <w:rPr>
          <w:rFonts w:ascii="Times New Roman" w:hAnsi="Times New Roman" w:cs="Times New Roman"/>
          <w:lang w:val="la-Latn"/>
        </w:rPr>
        <w:t>d</w:t>
      </w:r>
      <w:r w:rsidR="00C86B51" w:rsidRPr="007A06F5">
        <w:rPr>
          <w:rFonts w:ascii="Times New Roman" w:hAnsi="Times New Roman" w:cs="Times New Roman"/>
          <w:lang w:val="la-Latn"/>
        </w:rPr>
        <w:t>uratos. Hi sunt qui, peccantes in Spiritu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sanctu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neque in hoc s</w:t>
      </w:r>
      <w:r w:rsidR="002101A6" w:rsidRPr="007A06F5">
        <w:rPr>
          <w:rFonts w:ascii="Times New Roman" w:hAnsi="Times New Roman" w:cs="Times New Roman"/>
          <w:lang w:val="la-Latn"/>
        </w:rPr>
        <w:t>æ</w:t>
      </w:r>
      <w:r w:rsidR="00C86B51" w:rsidRPr="007A06F5">
        <w:rPr>
          <w:rFonts w:ascii="Times New Roman" w:hAnsi="Times New Roman" w:cs="Times New Roman"/>
          <w:lang w:val="la-Latn"/>
        </w:rPr>
        <w:t>culo n</w:t>
      </w:r>
      <w:r w:rsidR="002101A6" w:rsidRPr="007A06F5">
        <w:rPr>
          <w:rFonts w:ascii="Times New Roman" w:hAnsi="Times New Roman" w:cs="Times New Roman"/>
          <w:lang w:val="la-Latn"/>
        </w:rPr>
        <w:t>e</w:t>
      </w:r>
      <w:r w:rsidR="00C86B51" w:rsidRPr="007A06F5">
        <w:rPr>
          <w:rFonts w:ascii="Times New Roman" w:hAnsi="Times New Roman" w:cs="Times New Roman"/>
          <w:lang w:val="la-Latn"/>
        </w:rPr>
        <w:t>que in futuro r</w:t>
      </w:r>
      <w:r w:rsidR="002101A6" w:rsidRPr="007A06F5">
        <w:rPr>
          <w:rFonts w:ascii="Times New Roman" w:hAnsi="Times New Roman" w:cs="Times New Roman"/>
          <w:lang w:val="la-Latn"/>
        </w:rPr>
        <w:t>e</w:t>
      </w:r>
      <w:r w:rsidR="0005693F" w:rsidRPr="007A06F5">
        <w:rPr>
          <w:rFonts w:ascii="Times New Roman" w:hAnsi="Times New Roman" w:cs="Times New Roman"/>
          <w:lang w:val="la-Latn"/>
        </w:rPr>
        <w:t>m</w:t>
      </w:r>
      <w:r w:rsidR="002101A6" w:rsidRPr="007A06F5">
        <w:rPr>
          <w:rFonts w:ascii="Times New Roman" w:hAnsi="Times New Roman" w:cs="Times New Roman"/>
          <w:lang w:val="la-Latn"/>
        </w:rPr>
        <w:t>issio</w:t>
      </w:r>
      <w:r w:rsidR="00C86B51" w:rsidRPr="007A06F5">
        <w:rPr>
          <w:rFonts w:ascii="Times New Roman" w:hAnsi="Times New Roman" w:cs="Times New Roman"/>
          <w:lang w:val="la-Latn"/>
        </w:rPr>
        <w:t>ne</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 xml:space="preserve"> accipient peecatoru</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 Na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2101A6" w:rsidRPr="007A06F5">
        <w:rPr>
          <w:rFonts w:ascii="Times New Roman" w:hAnsi="Times New Roman" w:cs="Times New Roman"/>
          <w:lang w:val="la-Latn"/>
        </w:rPr>
        <w:t xml:space="preserve">et de hoc Isidorus </w:t>
      </w:r>
      <w:r w:rsidR="00C86B51" w:rsidRPr="007A06F5">
        <w:rPr>
          <w:rFonts w:ascii="Times New Roman" w:hAnsi="Times New Roman" w:cs="Times New Roman"/>
          <w:lang w:val="la-Latn"/>
        </w:rPr>
        <w:t>Hispalensis episcopus ad iuquisitione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asonis episcopi ita scri</w:t>
      </w:r>
      <w:r w:rsidR="002101A6" w:rsidRPr="007A06F5">
        <w:rPr>
          <w:rFonts w:ascii="Times New Roman" w:hAnsi="Times New Roman" w:cs="Times New Roman"/>
          <w:lang w:val="la-Latn"/>
        </w:rPr>
        <w:t>b</w:t>
      </w:r>
      <w:r w:rsidR="00C86B51" w:rsidRPr="007A06F5">
        <w:rPr>
          <w:rFonts w:ascii="Times New Roman" w:hAnsi="Times New Roman" w:cs="Times New Roman"/>
          <w:lang w:val="la-Latn"/>
        </w:rPr>
        <w:t>it, d</w:t>
      </w:r>
      <w:r w:rsidR="002101A6" w:rsidRPr="007A06F5">
        <w:rPr>
          <w:rFonts w:ascii="Times New Roman" w:hAnsi="Times New Roman" w:cs="Times New Roman"/>
          <w:lang w:val="la-Latn"/>
        </w:rPr>
        <w:t>icens</w:t>
      </w:r>
      <w:r w:rsidR="00C86B51" w:rsidRPr="007A06F5">
        <w:rPr>
          <w:rFonts w:ascii="Times New Roman" w:hAnsi="Times New Roman" w:cs="Times New Roman"/>
          <w:lang w:val="la-Latn"/>
        </w:rPr>
        <w:t xml:space="preserve">: </w:t>
      </w:r>
      <w:r w:rsidR="002101A6" w:rsidRPr="007A06F5">
        <w:rPr>
          <w:rFonts w:ascii="Times New Roman" w:hAnsi="Times New Roman" w:cs="Times New Roman"/>
          <w:lang w:val="la-Latn"/>
        </w:rPr>
        <w:t>„</w:t>
      </w:r>
      <w:r w:rsidR="00C86B51" w:rsidRPr="007A06F5">
        <w:rPr>
          <w:rFonts w:ascii="Times New Roman" w:hAnsi="Times New Roman" w:cs="Times New Roman"/>
          <w:lang w:val="la-Latn"/>
        </w:rPr>
        <w:t>Veru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2101A6" w:rsidRPr="007A06F5">
        <w:rPr>
          <w:rFonts w:ascii="Times New Roman" w:hAnsi="Times New Roman" w:cs="Times New Roman"/>
          <w:lang w:val="la-Latn"/>
        </w:rPr>
        <w:t>q</w:t>
      </w:r>
      <w:r w:rsidR="00C86B51" w:rsidRPr="007A06F5">
        <w:rPr>
          <w:rFonts w:ascii="Times New Roman" w:hAnsi="Times New Roman" w:cs="Times New Roman"/>
          <w:lang w:val="la-Latn"/>
        </w:rPr>
        <w:t>o</w:t>
      </w:r>
      <w:r w:rsidR="002101A6" w:rsidRPr="007A06F5">
        <w:rPr>
          <w:rFonts w:ascii="Times New Roman" w:hAnsi="Times New Roman" w:cs="Times New Roman"/>
          <w:lang w:val="la-Latn"/>
        </w:rPr>
        <w:t>d</w:t>
      </w:r>
      <w:r w:rsidR="00C86B51" w:rsidRPr="007A06F5">
        <w:rPr>
          <w:rFonts w:ascii="Times New Roman" w:hAnsi="Times New Roman" w:cs="Times New Roman"/>
          <w:lang w:val="la-Latn"/>
        </w:rPr>
        <w:t xml:space="preserve"> sequenter</w:t>
      </w:r>
      <w:r w:rsidR="002101A6" w:rsidRPr="007A06F5">
        <w:rPr>
          <w:rFonts w:ascii="Times New Roman" w:hAnsi="Times New Roman" w:cs="Times New Roman"/>
          <w:lang w:val="la-Latn"/>
        </w:rPr>
        <w:t xml:space="preserve"> </w:t>
      </w:r>
      <w:r w:rsidR="00C86B51" w:rsidRPr="007A06F5">
        <w:rPr>
          <w:rFonts w:ascii="Times New Roman" w:hAnsi="Times New Roman" w:cs="Times New Roman"/>
          <w:lang w:val="la-Latn"/>
        </w:rPr>
        <w:t>venera</w:t>
      </w:r>
      <w:r w:rsidR="002101A6" w:rsidRPr="007A06F5">
        <w:rPr>
          <w:rFonts w:ascii="Times New Roman" w:hAnsi="Times New Roman" w:cs="Times New Roman"/>
          <w:lang w:val="la-Latn"/>
        </w:rPr>
        <w:t>b</w:t>
      </w:r>
      <w:r w:rsidR="00C86B51" w:rsidRPr="007A06F5">
        <w:rPr>
          <w:rFonts w:ascii="Times New Roman" w:hAnsi="Times New Roman" w:cs="Times New Roman"/>
          <w:lang w:val="la-Latn"/>
        </w:rPr>
        <w:t>il</w:t>
      </w:r>
      <w:r w:rsidR="002101A6" w:rsidRPr="007A06F5">
        <w:rPr>
          <w:rFonts w:ascii="Times New Roman" w:hAnsi="Times New Roman" w:cs="Times New Roman"/>
          <w:lang w:val="la-Latn"/>
        </w:rPr>
        <w:t>i</w:t>
      </w:r>
      <w:r w:rsidR="00C86B51" w:rsidRPr="007A06F5">
        <w:rPr>
          <w:rFonts w:ascii="Times New Roman" w:hAnsi="Times New Roman" w:cs="Times New Roman"/>
          <w:lang w:val="la-Latn"/>
        </w:rPr>
        <w:t>s fraternitas tua inno</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uit, nulla est in ejus</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odi sententiis decretoru</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diversitas intelligenda, </w:t>
      </w:r>
      <w:r w:rsidR="00C86B51" w:rsidRPr="007A06F5">
        <w:rPr>
          <w:rFonts w:ascii="Times New Roman" w:hAnsi="Times New Roman" w:cs="Times New Roman"/>
          <w:lang w:val="la-Latn"/>
        </w:rPr>
        <w:t xml:space="preserve">quod alibi legitur, in lapsu corporali </w:t>
      </w:r>
      <w:r w:rsidR="00C86B51" w:rsidRPr="007A06F5">
        <w:rPr>
          <w:rFonts w:ascii="Times New Roman" w:hAnsi="Times New Roman" w:cs="Times New Roman"/>
          <w:lang w:val="la-Latn"/>
        </w:rPr>
        <w:lastRenderedPageBreak/>
        <w:t>restaurandu</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w:t>
      </w:r>
      <w:r w:rsidR="00C86B51" w:rsidRPr="007A06F5">
        <w:rPr>
          <w:rFonts w:ascii="Times New Roman" w:hAnsi="Times New Roman" w:cs="Times New Roman"/>
          <w:lang w:val="la-Latn"/>
        </w:rPr>
        <w:t>honoris gradu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pos</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 xml:space="preserve"> p</w:t>
      </w:r>
      <w:r w:rsidR="002101A6" w:rsidRPr="007A06F5">
        <w:rPr>
          <w:rFonts w:ascii="Times New Roman" w:hAnsi="Times New Roman" w:cs="Times New Roman"/>
          <w:lang w:val="la-Latn"/>
        </w:rPr>
        <w:t>œ</w:t>
      </w:r>
      <w:r w:rsidR="00C9213F" w:rsidRPr="007A06F5">
        <w:rPr>
          <w:rFonts w:ascii="Times New Roman" w:hAnsi="Times New Roman" w:cs="Times New Roman"/>
          <w:lang w:val="la-Latn"/>
        </w:rPr>
        <w:t>nitentiam; alibi post hujus</w:t>
      </w:r>
      <w:r w:rsidR="002101A6" w:rsidRPr="007A06F5">
        <w:rPr>
          <w:rFonts w:ascii="Times New Roman" w:hAnsi="Times New Roman" w:cs="Times New Roman"/>
          <w:lang w:val="la-Latn"/>
        </w:rPr>
        <w:t>m</w:t>
      </w:r>
      <w:r w:rsidR="00C86B51" w:rsidRPr="007A06F5">
        <w:rPr>
          <w:rFonts w:ascii="Times New Roman" w:hAnsi="Times New Roman" w:cs="Times New Roman"/>
          <w:lang w:val="la-Latn"/>
        </w:rPr>
        <w:t>odi del</w:t>
      </w:r>
      <w:r w:rsidR="002101A6" w:rsidRPr="007A06F5">
        <w:rPr>
          <w:rFonts w:ascii="Times New Roman" w:hAnsi="Times New Roman" w:cs="Times New Roman"/>
          <w:lang w:val="la-Latn"/>
        </w:rPr>
        <w:t>ic</w:t>
      </w:r>
      <w:r w:rsidR="00C86B51" w:rsidRPr="007A06F5">
        <w:rPr>
          <w:rFonts w:ascii="Times New Roman" w:hAnsi="Times New Roman" w:cs="Times New Roman"/>
          <w:lang w:val="la-Latn"/>
        </w:rPr>
        <w:t>tu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nequaqua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reparandu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antiqui ordinis </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eri</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um.</w:t>
      </w:r>
      <w:r w:rsidR="002101A6" w:rsidRPr="007A06F5">
        <w:rPr>
          <w:rFonts w:ascii="Times New Roman" w:hAnsi="Times New Roman" w:cs="Times New Roman"/>
          <w:lang w:val="la-Latn"/>
        </w:rPr>
        <w:t xml:space="preserve"> Hæ</w:t>
      </w:r>
      <w:r w:rsidR="00C86B51" w:rsidRPr="007A06F5">
        <w:rPr>
          <w:rFonts w:ascii="Times New Roman" w:hAnsi="Times New Roman" w:cs="Times New Roman"/>
          <w:lang w:val="la-Latn"/>
        </w:rPr>
        <w:t>c enim di</w:t>
      </w:r>
      <w:r w:rsidR="0005693F" w:rsidRPr="007A06F5">
        <w:rPr>
          <w:rFonts w:ascii="Times New Roman" w:hAnsi="Times New Roman" w:cs="Times New Roman"/>
          <w:lang w:val="la-Latn"/>
        </w:rPr>
        <w:t>v</w:t>
      </w:r>
      <w:r w:rsidR="00C9213F" w:rsidRPr="007A06F5">
        <w:rPr>
          <w:rFonts w:ascii="Times New Roman" w:hAnsi="Times New Roman" w:cs="Times New Roman"/>
          <w:lang w:val="la-Latn"/>
        </w:rPr>
        <w:t>ersitas hoc modo di</w:t>
      </w:r>
      <w:r w:rsidR="00C86B51" w:rsidRPr="007A06F5">
        <w:rPr>
          <w:rFonts w:ascii="Times New Roman" w:hAnsi="Times New Roman" w:cs="Times New Roman"/>
          <w:lang w:val="la-Latn"/>
        </w:rPr>
        <w:t>stinguitur. Illos eni</w:t>
      </w:r>
      <w:r w:rsidR="0005693F" w:rsidRPr="007A06F5">
        <w:rPr>
          <w:rFonts w:ascii="Times New Roman" w:hAnsi="Times New Roman" w:cs="Times New Roman"/>
          <w:lang w:val="la-Latn"/>
        </w:rPr>
        <w:t>m</w:t>
      </w:r>
      <w:r w:rsidR="002101A6" w:rsidRPr="007A06F5">
        <w:rPr>
          <w:rFonts w:ascii="Times New Roman" w:hAnsi="Times New Roman" w:cs="Times New Roman"/>
          <w:lang w:val="la-Latn"/>
        </w:rPr>
        <w:t xml:space="preserve"> ad </w:t>
      </w:r>
      <w:r w:rsidR="00C86B51" w:rsidRPr="007A06F5">
        <w:rPr>
          <w:rFonts w:ascii="Times New Roman" w:hAnsi="Times New Roman" w:cs="Times New Roman"/>
          <w:lang w:val="la-Latn"/>
        </w:rPr>
        <w:t>pris</w:t>
      </w:r>
      <w:r w:rsidR="002101A6" w:rsidRPr="007A06F5">
        <w:rPr>
          <w:rFonts w:ascii="Times New Roman" w:hAnsi="Times New Roman" w:cs="Times New Roman"/>
          <w:lang w:val="la-Latn"/>
        </w:rPr>
        <w:t>t</w:t>
      </w:r>
      <w:r w:rsidR="00C9213F" w:rsidRPr="007A06F5">
        <w:rPr>
          <w:rFonts w:ascii="Times New Roman" w:hAnsi="Times New Roman" w:cs="Times New Roman"/>
          <w:lang w:val="la-Latn"/>
        </w:rPr>
        <w:t>inos officii gradus</w:t>
      </w:r>
      <w:r w:rsidR="00C86B51" w:rsidRPr="007A06F5">
        <w:rPr>
          <w:rFonts w:ascii="Times New Roman" w:hAnsi="Times New Roman" w:cs="Times New Roman"/>
          <w:lang w:val="la-Latn"/>
        </w:rPr>
        <w:t>, redire canon pr</w:t>
      </w:r>
      <w:r w:rsidR="002101A6" w:rsidRPr="007A06F5">
        <w:rPr>
          <w:rFonts w:ascii="Times New Roman" w:hAnsi="Times New Roman" w:cs="Times New Roman"/>
          <w:lang w:val="la-Latn"/>
        </w:rPr>
        <w:t>æc</w:t>
      </w:r>
      <w:r w:rsidR="00C86B51" w:rsidRPr="007A06F5">
        <w:rPr>
          <w:rFonts w:ascii="Times New Roman" w:hAnsi="Times New Roman" w:cs="Times New Roman"/>
          <w:lang w:val="la-Latn"/>
        </w:rPr>
        <w:t>ipit, quos p</w:t>
      </w:r>
      <w:r w:rsidR="002101A6" w:rsidRPr="007A06F5">
        <w:rPr>
          <w:rFonts w:ascii="Times New Roman" w:hAnsi="Times New Roman" w:cs="Times New Roman"/>
          <w:lang w:val="la-Latn"/>
        </w:rPr>
        <w:t>œ</w:t>
      </w:r>
      <w:r w:rsidR="00C86B51" w:rsidRPr="007A06F5">
        <w:rPr>
          <w:rFonts w:ascii="Times New Roman" w:hAnsi="Times New Roman" w:cs="Times New Roman"/>
          <w:lang w:val="la-Latn"/>
        </w:rPr>
        <w:t>nit</w:t>
      </w:r>
      <w:r w:rsidR="002101A6" w:rsidRPr="007A06F5">
        <w:rPr>
          <w:rFonts w:ascii="Times New Roman" w:hAnsi="Times New Roman" w:cs="Times New Roman"/>
          <w:lang w:val="la-Latn"/>
        </w:rPr>
        <w:t>e</w:t>
      </w:r>
      <w:r w:rsidR="00C86B51" w:rsidRPr="007A06F5">
        <w:rPr>
          <w:rFonts w:ascii="Times New Roman" w:hAnsi="Times New Roman" w:cs="Times New Roman"/>
          <w:lang w:val="la-Latn"/>
        </w:rPr>
        <w:t>n</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i</w:t>
      </w:r>
      <w:r w:rsidR="002101A6" w:rsidRPr="007A06F5">
        <w:rPr>
          <w:rFonts w:ascii="Times New Roman" w:hAnsi="Times New Roman" w:cs="Times New Roman"/>
          <w:lang w:val="la-Latn"/>
        </w:rPr>
        <w:t>æ</w:t>
      </w:r>
      <w:r w:rsidR="00C86B51" w:rsidRPr="007A06F5">
        <w:rPr>
          <w:rFonts w:ascii="Times New Roman" w:hAnsi="Times New Roman" w:cs="Times New Roman"/>
          <w:lang w:val="la-Latn"/>
        </w:rPr>
        <w:t xml:space="preserve"> pr</w:t>
      </w:r>
      <w:r w:rsidR="002101A6" w:rsidRPr="007A06F5">
        <w:rPr>
          <w:rFonts w:ascii="Times New Roman" w:hAnsi="Times New Roman" w:cs="Times New Roman"/>
          <w:lang w:val="la-Latn"/>
        </w:rPr>
        <w:t>æ</w:t>
      </w:r>
      <w:r w:rsidR="00C9213F" w:rsidRPr="007A06F5">
        <w:rPr>
          <w:rFonts w:ascii="Times New Roman" w:hAnsi="Times New Roman" w:cs="Times New Roman"/>
          <w:lang w:val="la-Latn"/>
        </w:rPr>
        <w:t xml:space="preserve">cessit </w:t>
      </w:r>
      <w:r w:rsidR="002101A6" w:rsidRPr="007A06F5">
        <w:rPr>
          <w:rFonts w:ascii="Times New Roman" w:hAnsi="Times New Roman" w:cs="Times New Roman"/>
          <w:lang w:val="la-Latn"/>
        </w:rPr>
        <w:t>sat</w:t>
      </w:r>
      <w:r w:rsidR="00C9213F" w:rsidRPr="007A06F5">
        <w:rPr>
          <w:rFonts w:ascii="Times New Roman" w:hAnsi="Times New Roman" w:cs="Times New Roman"/>
          <w:lang w:val="la-Latn"/>
        </w:rPr>
        <w:t>isfact</w:t>
      </w:r>
      <w:r w:rsidR="00C86B51" w:rsidRPr="007A06F5">
        <w:rPr>
          <w:rFonts w:ascii="Times New Roman" w:hAnsi="Times New Roman" w:cs="Times New Roman"/>
          <w:lang w:val="la-Latn"/>
        </w:rPr>
        <w:t>io. A</w:t>
      </w:r>
      <w:r w:rsidR="002101A6" w:rsidRPr="007A06F5">
        <w:rPr>
          <w:rFonts w:ascii="Times New Roman" w:hAnsi="Times New Roman" w:cs="Times New Roman"/>
          <w:lang w:val="la-Latn"/>
        </w:rPr>
        <w:t>t</w:t>
      </w:r>
      <w:r w:rsidR="00C86B51" w:rsidRPr="007A06F5">
        <w:rPr>
          <w:rFonts w:ascii="Times New Roman" w:hAnsi="Times New Roman" w:cs="Times New Roman"/>
          <w:lang w:val="la-Latn"/>
        </w:rPr>
        <w:t xml:space="preserve"> contra, hi qui neque a vitio c</w:t>
      </w:r>
      <w:r w:rsidR="00C9213F" w:rsidRPr="007A06F5">
        <w:rPr>
          <w:rFonts w:ascii="Times New Roman" w:hAnsi="Times New Roman" w:cs="Times New Roman"/>
          <w:lang w:val="la-Latn"/>
        </w:rPr>
        <w:t>orru</w:t>
      </w:r>
      <w:r w:rsidR="00C86B51" w:rsidRPr="007A06F5">
        <w:rPr>
          <w:rFonts w:ascii="Times New Roman" w:hAnsi="Times New Roman" w:cs="Times New Roman"/>
          <w:lang w:val="la-Latn"/>
        </w:rPr>
        <w:t xml:space="preserve">ptionis </w:t>
      </w:r>
      <w:r w:rsidR="00C9213F" w:rsidRPr="007A06F5">
        <w:rPr>
          <w:rFonts w:ascii="Times New Roman" w:hAnsi="Times New Roman" w:cs="Times New Roman"/>
          <w:lang w:val="la-Latn"/>
        </w:rPr>
        <w:t>e</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endantur</w:t>
      </w:r>
      <w:r w:rsidR="00C86B51" w:rsidRPr="007A06F5">
        <w:rPr>
          <w:rFonts w:ascii="Times New Roman" w:hAnsi="Times New Roman" w:cs="Times New Roman"/>
          <w:lang w:val="la-Latn"/>
        </w:rPr>
        <w:t>: atque hoc ipsu</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carnale pec</w:t>
      </w:r>
      <w:r w:rsidR="00C86B51" w:rsidRPr="007A06F5">
        <w:rPr>
          <w:rFonts w:ascii="Times New Roman" w:hAnsi="Times New Roman" w:cs="Times New Roman"/>
          <w:lang w:val="la-Latn"/>
        </w:rPr>
        <w:t>catu</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quod ad</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i</w:t>
      </w:r>
      <w:r w:rsidR="00C9213F" w:rsidRPr="007A06F5">
        <w:rPr>
          <w:rFonts w:ascii="Times New Roman" w:hAnsi="Times New Roman" w:cs="Times New Roman"/>
          <w:lang w:val="la-Latn"/>
        </w:rPr>
        <w:t>t</w:t>
      </w:r>
      <w:r w:rsidR="00C86B51" w:rsidRPr="007A06F5">
        <w:rPr>
          <w:rFonts w:ascii="Times New Roman" w:hAnsi="Times New Roman" w:cs="Times New Roman"/>
          <w:lang w:val="la-Latn"/>
        </w:rPr>
        <w:t>tunt, etia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w:t>
      </w:r>
      <w:r w:rsidR="0005693F" w:rsidRPr="007A06F5">
        <w:rPr>
          <w:rFonts w:ascii="Times New Roman" w:hAnsi="Times New Roman" w:cs="Times New Roman"/>
          <w:lang w:val="la-Latn"/>
        </w:rPr>
        <w:t>v</w:t>
      </w:r>
      <w:r w:rsidR="00C9213F" w:rsidRPr="007A06F5">
        <w:rPr>
          <w:rFonts w:ascii="Times New Roman" w:hAnsi="Times New Roman" w:cs="Times New Roman"/>
          <w:lang w:val="la-Latn"/>
        </w:rPr>
        <w:t>in</w:t>
      </w:r>
      <w:r w:rsidR="00C86B51" w:rsidRPr="007A06F5">
        <w:rPr>
          <w:rFonts w:ascii="Times New Roman" w:hAnsi="Times New Roman" w:cs="Times New Roman"/>
          <w:lang w:val="la-Latn"/>
        </w:rPr>
        <w:t>dicare quada</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s</w:t>
      </w:r>
      <w:r w:rsidR="00C86B51" w:rsidRPr="007A06F5">
        <w:rPr>
          <w:rFonts w:ascii="Times New Roman" w:hAnsi="Times New Roman" w:cs="Times New Roman"/>
          <w:lang w:val="la-Latn"/>
        </w:rPr>
        <w:t>uperstitiosa tem</w:t>
      </w:r>
      <w:r w:rsidR="00C9213F" w:rsidRPr="007A06F5">
        <w:rPr>
          <w:rFonts w:ascii="Times New Roman" w:hAnsi="Times New Roman" w:cs="Times New Roman"/>
          <w:lang w:val="la-Latn"/>
        </w:rPr>
        <w:t>e</w:t>
      </w:r>
      <w:r w:rsidR="00C86B51" w:rsidRPr="007A06F5">
        <w:rPr>
          <w:rFonts w:ascii="Times New Roman" w:hAnsi="Times New Roman" w:cs="Times New Roman"/>
          <w:lang w:val="la-Latn"/>
        </w:rPr>
        <w:t>ritate nituntur, nec gra</w:t>
      </w:r>
      <w:r w:rsidR="00C9213F" w:rsidRPr="007A06F5">
        <w:rPr>
          <w:rFonts w:ascii="Times New Roman" w:hAnsi="Times New Roman" w:cs="Times New Roman"/>
          <w:lang w:val="la-Latn"/>
        </w:rPr>
        <w:t>d</w:t>
      </w:r>
      <w:r w:rsidR="00C86B51" w:rsidRPr="007A06F5">
        <w:rPr>
          <w:rFonts w:ascii="Times New Roman" w:hAnsi="Times New Roman" w:cs="Times New Roman"/>
          <w:lang w:val="la-Latn"/>
        </w:rPr>
        <w:t>u</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uti</w:t>
      </w:r>
      <w:r w:rsidR="00C86B51" w:rsidRPr="007A06F5">
        <w:rPr>
          <w:rFonts w:ascii="Times New Roman" w:hAnsi="Times New Roman" w:cs="Times New Roman"/>
          <w:lang w:val="la-Latn"/>
        </w:rPr>
        <w:t>que honoris, nec gratiam communionis re</w:t>
      </w:r>
      <w:r w:rsidR="00C9213F" w:rsidRPr="007A06F5">
        <w:rPr>
          <w:rFonts w:ascii="Times New Roman" w:hAnsi="Times New Roman" w:cs="Times New Roman"/>
          <w:lang w:val="la-Latn"/>
        </w:rPr>
        <w:t>c</w:t>
      </w:r>
      <w:r w:rsidR="00C86B51" w:rsidRPr="007A06F5">
        <w:rPr>
          <w:rFonts w:ascii="Times New Roman" w:hAnsi="Times New Roman" w:cs="Times New Roman"/>
          <w:lang w:val="la-Latn"/>
        </w:rPr>
        <w:t>ip</w:t>
      </w:r>
      <w:r w:rsidR="00C9213F" w:rsidRPr="007A06F5">
        <w:rPr>
          <w:rFonts w:ascii="Times New Roman" w:hAnsi="Times New Roman" w:cs="Times New Roman"/>
          <w:lang w:val="la-Latn"/>
        </w:rPr>
        <w:t xml:space="preserve">iunt. </w:t>
      </w:r>
      <w:r w:rsidR="00C86B51" w:rsidRPr="007A06F5">
        <w:rPr>
          <w:rFonts w:ascii="Times New Roman" w:hAnsi="Times New Roman" w:cs="Times New Roman"/>
          <w:lang w:val="la-Latn"/>
        </w:rPr>
        <w:t>Ergo ita est dirimend</w:t>
      </w:r>
      <w:r w:rsidR="00C9213F" w:rsidRPr="007A06F5">
        <w:rPr>
          <w:rFonts w:ascii="Times New Roman" w:hAnsi="Times New Roman" w:cs="Times New Roman"/>
          <w:lang w:val="la-Latn"/>
        </w:rPr>
        <w:t xml:space="preserve">a utraque sententia, ut necesse </w:t>
      </w:r>
      <w:r w:rsidR="00C86B51" w:rsidRPr="007A06F5">
        <w:rPr>
          <w:rFonts w:ascii="Times New Roman" w:hAnsi="Times New Roman" w:cs="Times New Roman"/>
          <w:lang w:val="la-Latn"/>
        </w:rPr>
        <w:t>sit illos restaurari in loco honoris, qui per p</w:t>
      </w:r>
      <w:r w:rsidR="00C9213F" w:rsidRPr="007A06F5">
        <w:rPr>
          <w:rFonts w:ascii="Times New Roman" w:hAnsi="Times New Roman" w:cs="Times New Roman"/>
          <w:lang w:val="la-Latn"/>
        </w:rPr>
        <w:t>œ</w:t>
      </w:r>
      <w:r w:rsidR="00C86B51" w:rsidRPr="007A06F5">
        <w:rPr>
          <w:rFonts w:ascii="Times New Roman" w:hAnsi="Times New Roman" w:cs="Times New Roman"/>
          <w:lang w:val="la-Latn"/>
        </w:rPr>
        <w:t>nitentia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reconciliatio</w:t>
      </w:r>
      <w:r w:rsidR="0005693F" w:rsidRPr="007A06F5">
        <w:rPr>
          <w:rFonts w:ascii="Times New Roman" w:hAnsi="Times New Roman" w:cs="Times New Roman"/>
          <w:lang w:val="la-Latn"/>
        </w:rPr>
        <w:t>n</w:t>
      </w:r>
      <w:r w:rsidR="00C86B51" w:rsidRPr="007A06F5">
        <w:rPr>
          <w:rFonts w:ascii="Times New Roman" w:hAnsi="Times New Roman" w:cs="Times New Roman"/>
          <w:lang w:val="la-Latn"/>
        </w:rPr>
        <w:t>em meruerunt divin</w:t>
      </w:r>
      <w:r w:rsidR="00C9213F" w:rsidRPr="007A06F5">
        <w:rPr>
          <w:rFonts w:ascii="Times New Roman" w:hAnsi="Times New Roman" w:cs="Times New Roman"/>
          <w:lang w:val="la-Latn"/>
        </w:rPr>
        <w:t>æ pietatis. H</w:t>
      </w:r>
      <w:r w:rsidR="00C86B51" w:rsidRPr="007A06F5">
        <w:rPr>
          <w:rFonts w:ascii="Times New Roman" w:hAnsi="Times New Roman" w:cs="Times New Roman"/>
          <w:lang w:val="la-Latn"/>
        </w:rPr>
        <w:t>i, ne</w:t>
      </w:r>
      <w:r w:rsidR="00C9213F" w:rsidRPr="007A06F5">
        <w:rPr>
          <w:rFonts w:ascii="Times New Roman" w:hAnsi="Times New Roman" w:cs="Times New Roman"/>
          <w:lang w:val="la-Latn"/>
        </w:rPr>
        <w:t>c</w:t>
      </w:r>
      <w:r w:rsidR="00C86B51" w:rsidRPr="007A06F5">
        <w:rPr>
          <w:rFonts w:ascii="Times New Roman" w:hAnsi="Times New Roman" w:cs="Times New Roman"/>
          <w:lang w:val="la-Latn"/>
        </w:rPr>
        <w:t xml:space="preserve"> i</w:t>
      </w:r>
      <w:r w:rsidR="0005693F" w:rsidRPr="007A06F5">
        <w:rPr>
          <w:rFonts w:ascii="Times New Roman" w:hAnsi="Times New Roman" w:cs="Times New Roman"/>
          <w:lang w:val="la-Latn"/>
        </w:rPr>
        <w:t>mm</w:t>
      </w:r>
      <w:r w:rsidR="00C86B51" w:rsidRPr="007A06F5">
        <w:rPr>
          <w:rFonts w:ascii="Times New Roman" w:hAnsi="Times New Roman" w:cs="Times New Roman"/>
          <w:lang w:val="la-Latn"/>
        </w:rPr>
        <w:t>erito, consequuntur adept</w:t>
      </w:r>
      <w:r w:rsidR="00C9213F" w:rsidRPr="007A06F5">
        <w:rPr>
          <w:rFonts w:ascii="Times New Roman" w:hAnsi="Times New Roman" w:cs="Times New Roman"/>
          <w:lang w:val="la-Latn"/>
        </w:rPr>
        <w:t>æ</w:t>
      </w:r>
      <w:r w:rsidR="00C86B51" w:rsidRPr="007A06F5">
        <w:rPr>
          <w:rFonts w:ascii="Times New Roman" w:hAnsi="Times New Roman" w:cs="Times New Roman"/>
          <w:lang w:val="la-Latn"/>
        </w:rPr>
        <w:t xml:space="preserve"> digni</w:t>
      </w:r>
      <w:r w:rsidR="00C9213F" w:rsidRPr="007A06F5">
        <w:rPr>
          <w:rFonts w:ascii="Times New Roman" w:hAnsi="Times New Roman" w:cs="Times New Roman"/>
          <w:lang w:val="la-Latn"/>
        </w:rPr>
        <w:t xml:space="preserve">tatis </w:t>
      </w:r>
      <w:r w:rsidR="00C86B51" w:rsidRPr="007A06F5">
        <w:rPr>
          <w:rFonts w:ascii="Times New Roman" w:hAnsi="Times New Roman" w:cs="Times New Roman"/>
          <w:lang w:val="la-Latn"/>
        </w:rPr>
        <w:t>statum, qui per e</w:t>
      </w:r>
      <w:r w:rsidR="00C9213F" w:rsidRPr="007A06F5">
        <w:rPr>
          <w:rFonts w:ascii="Times New Roman" w:hAnsi="Times New Roman" w:cs="Times New Roman"/>
          <w:lang w:val="la-Latn"/>
        </w:rPr>
        <w:t>me</w:t>
      </w:r>
      <w:r w:rsidR="00C86B51" w:rsidRPr="007A06F5">
        <w:rPr>
          <w:rFonts w:ascii="Times New Roman" w:hAnsi="Times New Roman" w:cs="Times New Roman"/>
          <w:lang w:val="la-Latn"/>
        </w:rPr>
        <w:t>ndatione</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p</w:t>
      </w:r>
      <w:r w:rsidR="00C9213F" w:rsidRPr="007A06F5">
        <w:rPr>
          <w:rFonts w:ascii="Times New Roman" w:hAnsi="Times New Roman" w:cs="Times New Roman"/>
          <w:lang w:val="la-Latn"/>
        </w:rPr>
        <w:t>œ</w:t>
      </w:r>
      <w:r w:rsidR="00C86B51" w:rsidRPr="007A06F5">
        <w:rPr>
          <w:rFonts w:ascii="Times New Roman" w:hAnsi="Times New Roman" w:cs="Times New Roman"/>
          <w:lang w:val="la-Latn"/>
        </w:rPr>
        <w:t>nitenti</w:t>
      </w:r>
      <w:r w:rsidR="00C9213F" w:rsidRPr="007A06F5">
        <w:rPr>
          <w:rFonts w:ascii="Times New Roman" w:hAnsi="Times New Roman" w:cs="Times New Roman"/>
          <w:lang w:val="la-Latn"/>
        </w:rPr>
        <w:t>æ recepisse no</w:t>
      </w:r>
      <w:r w:rsidR="00C86B51" w:rsidRPr="007A06F5">
        <w:rPr>
          <w:rFonts w:ascii="Times New Roman" w:hAnsi="Times New Roman" w:cs="Times New Roman"/>
          <w:lang w:val="la-Latn"/>
        </w:rPr>
        <w:t>scuntur vit</w:t>
      </w:r>
      <w:r w:rsidR="00C9213F" w:rsidRPr="007A06F5">
        <w:rPr>
          <w:rFonts w:ascii="Times New Roman" w:hAnsi="Times New Roman" w:cs="Times New Roman"/>
          <w:lang w:val="la-Latn"/>
        </w:rPr>
        <w:t>æ</w:t>
      </w:r>
      <w:r w:rsidR="00C86B51" w:rsidRPr="007A06F5">
        <w:rPr>
          <w:rFonts w:ascii="Times New Roman" w:hAnsi="Times New Roman" w:cs="Times New Roman"/>
          <w:lang w:val="la-Latn"/>
        </w:rPr>
        <w:t xml:space="preserve"> re</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e</w:t>
      </w:r>
      <w:r w:rsidR="00C86B51" w:rsidRPr="007A06F5">
        <w:rPr>
          <w:rFonts w:ascii="Times New Roman" w:hAnsi="Times New Roman" w:cs="Times New Roman"/>
          <w:lang w:val="la-Latn"/>
        </w:rPr>
        <w:t>dium. Id eni</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 xml:space="preserve"> ne forte sit magis a</w:t>
      </w:r>
      <w:r w:rsidR="0005693F" w:rsidRPr="007A06F5">
        <w:rPr>
          <w:rFonts w:ascii="Times New Roman" w:hAnsi="Times New Roman" w:cs="Times New Roman"/>
          <w:lang w:val="la-Latn"/>
        </w:rPr>
        <w:t>m</w:t>
      </w:r>
      <w:r w:rsidR="00C86B51" w:rsidRPr="007A06F5">
        <w:rPr>
          <w:rFonts w:ascii="Times New Roman" w:hAnsi="Times New Roman" w:cs="Times New Roman"/>
          <w:lang w:val="la-Latn"/>
        </w:rPr>
        <w:t>biguu</w:t>
      </w:r>
      <w:r w:rsidR="0005693F" w:rsidRPr="007A06F5">
        <w:rPr>
          <w:rFonts w:ascii="Times New Roman" w:hAnsi="Times New Roman" w:cs="Times New Roman"/>
          <w:lang w:val="la-Latn"/>
        </w:rPr>
        <w:t>m</w:t>
      </w:r>
      <w:r w:rsidR="00C9213F" w:rsidRPr="007A06F5">
        <w:rPr>
          <w:rFonts w:ascii="Times New Roman" w:hAnsi="Times New Roman" w:cs="Times New Roman"/>
          <w:lang w:val="la-Latn"/>
        </w:rPr>
        <w:t xml:space="preserve">, divina </w:t>
      </w:r>
      <w:r w:rsidR="00524CAA" w:rsidRPr="00524CAA">
        <w:rPr>
          <w:rFonts w:ascii="Times New Roman" w:hAnsi="Times New Roman" w:cs="Times New Roman"/>
          <w:b/>
          <w:lang w:val="la-Latn"/>
        </w:rPr>
        <w:t>auctorit</w:t>
      </w:r>
      <w:r w:rsidR="00C9213F" w:rsidRPr="007A06F5">
        <w:rPr>
          <w:rFonts w:ascii="Times New Roman" w:hAnsi="Times New Roman" w:cs="Times New Roman"/>
          <w:lang w:val="la-Latn"/>
        </w:rPr>
        <w:t>atis sententi</w:t>
      </w:r>
      <w:r w:rsidR="00C86B51" w:rsidRPr="007A06F5">
        <w:rPr>
          <w:rFonts w:ascii="Times New Roman" w:hAnsi="Times New Roman" w:cs="Times New Roman"/>
          <w:lang w:val="la-Latn"/>
        </w:rPr>
        <w:t>a confir</w:t>
      </w:r>
      <w:r w:rsidR="002954C6" w:rsidRPr="007A06F5">
        <w:rPr>
          <w:rFonts w:ascii="Times New Roman" w:hAnsi="Times New Roman" w:cs="Times New Roman"/>
          <w:lang w:val="la-Latn"/>
        </w:rPr>
        <w:t>m</w:t>
      </w:r>
      <w:r w:rsidR="00713FBE" w:rsidRPr="007A06F5">
        <w:rPr>
          <w:rFonts w:ascii="Times New Roman" w:hAnsi="Times New Roman" w:cs="Times New Roman"/>
          <w:lang w:val="la-Latn"/>
        </w:rPr>
        <w:t>e</w:t>
      </w:r>
      <w:r w:rsidR="002954C6" w:rsidRPr="007A06F5">
        <w:rPr>
          <w:rFonts w:ascii="Times New Roman" w:hAnsi="Times New Roman" w:cs="Times New Roman"/>
          <w:lang w:val="la-Latn"/>
        </w:rPr>
        <w:t>t</w:t>
      </w:r>
      <w:r w:rsidR="00713FBE" w:rsidRPr="007A06F5">
        <w:rPr>
          <w:rFonts w:ascii="Times New Roman" w:hAnsi="Times New Roman" w:cs="Times New Roman"/>
          <w:lang w:val="la-Latn"/>
        </w:rPr>
        <w:t xml:space="preserve">ur. </w:t>
      </w:r>
      <w:r w:rsidR="002954C6" w:rsidRPr="007A06F5">
        <w:rPr>
          <w:rFonts w:ascii="Times New Roman" w:hAnsi="Times New Roman" w:cs="Times New Roman"/>
          <w:lang w:val="la-Latn"/>
        </w:rPr>
        <w:t>E</w:t>
      </w:r>
      <w:r w:rsidR="00713FBE" w:rsidRPr="007A06F5">
        <w:rPr>
          <w:rFonts w:ascii="Times New Roman" w:hAnsi="Times New Roman" w:cs="Times New Roman"/>
          <w:lang w:val="la-Latn"/>
        </w:rPr>
        <w:t>zechiel eni</w:t>
      </w:r>
      <w:r w:rsidR="005A19C0" w:rsidRPr="007A06F5">
        <w:rPr>
          <w:rFonts w:ascii="Times New Roman" w:hAnsi="Times New Roman" w:cs="Times New Roman"/>
          <w:lang w:val="la-Latn"/>
        </w:rPr>
        <w:t>m</w:t>
      </w:r>
      <w:r w:rsidR="002954C6" w:rsidRPr="007A06F5">
        <w:rPr>
          <w:rFonts w:ascii="Times New Roman" w:hAnsi="Times New Roman" w:cs="Times New Roman"/>
          <w:lang w:val="la-Latn"/>
        </w:rPr>
        <w:t xml:space="preserve"> </w:t>
      </w:r>
      <w:r w:rsidR="00713FBE" w:rsidRPr="007A06F5">
        <w:rPr>
          <w:rFonts w:ascii="Times New Roman" w:hAnsi="Times New Roman" w:cs="Times New Roman"/>
          <w:lang w:val="la-Latn"/>
        </w:rPr>
        <w:t>propheta sub typo pr</w:t>
      </w:r>
      <w:r w:rsidR="005A19C0" w:rsidRPr="007A06F5">
        <w:rPr>
          <w:rFonts w:ascii="Times New Roman" w:hAnsi="Times New Roman" w:cs="Times New Roman"/>
          <w:lang w:val="la-Latn"/>
        </w:rPr>
        <w:t>æ</w:t>
      </w:r>
      <w:r w:rsidR="002954C6" w:rsidRPr="007A06F5">
        <w:rPr>
          <w:rFonts w:ascii="Times New Roman" w:hAnsi="Times New Roman" w:cs="Times New Roman"/>
          <w:lang w:val="la-Latn"/>
        </w:rPr>
        <w:t>varicantis Hierusalem ostendit post pœnitentiæ satis factionem, pristinum restaurari honorem posse: „Confundere,</w:t>
      </w:r>
      <w:r w:rsidR="00360346" w:rsidRPr="007A06F5">
        <w:rPr>
          <w:rFonts w:ascii="Times New Roman" w:hAnsi="Times New Roman" w:cs="Times New Roman"/>
          <w:lang w:val="la-Latn"/>
        </w:rPr>
        <w:t xml:space="preserve"> </w:t>
      </w:r>
      <w:r w:rsidR="002954C6" w:rsidRPr="007A06F5">
        <w:rPr>
          <w:rFonts w:ascii="Times New Roman" w:hAnsi="Times New Roman" w:cs="Times New Roman"/>
          <w:lang w:val="la-Latn"/>
        </w:rPr>
        <w:t>Juda, et porta ignominiam tuam.“ Et post paululum: „Et tu,“ inquit, „et filiæ tuæ revertimini ab iniquitate vestra. Quod dixit, confundere, ostendit post confusionis et deprecationis opus debere quemquam erubescere, et pro admissis sceleribus verecundam frontem humi prostratam demergere pro eo, quod dignum confusionis perpetraverit opus. Deinde præcepit, ut portet ignominiam depositionis suæ, lugens cum humilitate, quod peccaverit,</w:t>
      </w:r>
      <w:r w:rsidR="00547D1E" w:rsidRPr="007A06F5">
        <w:rPr>
          <w:rFonts w:ascii="Times New Roman" w:hAnsi="Times New Roman" w:cs="Times New Roman"/>
          <w:lang w:val="la-Latn"/>
        </w:rPr>
        <w:t xml:space="preserve"> sicque revocari secundum prophetam ad priorem statum poterit.“</w:t>
      </w:r>
    </w:p>
    <w:p w14:paraId="589BF989" w14:textId="09422C88" w:rsidR="00FB6904" w:rsidRPr="007A06F5" w:rsidRDefault="00547D1E"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ltem Joannes evangelista angelo Ephesi Ecclesiæ inter cætera simile quiddam scribit: „Memor esto,“ inquit, „unde cecideris, et age pœnitentiam, et prima oper</w:t>
      </w:r>
      <w:r w:rsidR="00CD6028" w:rsidRPr="007A06F5">
        <w:rPr>
          <w:rFonts w:ascii="Times New Roman" w:hAnsi="Times New Roman" w:cs="Times New Roman"/>
          <w:lang w:val="la-Latn"/>
        </w:rPr>
        <w:t xml:space="preserve"> </w:t>
      </w:r>
      <w:r w:rsidRPr="007A06F5">
        <w:rPr>
          <w:rFonts w:ascii="Times New Roman" w:hAnsi="Times New Roman" w:cs="Times New Roman"/>
          <w:lang w:val="la-Latn"/>
        </w:rPr>
        <w:t>a fac: alioquin veniam tibi, et movebo candelabrum tuum de loco ejus.“ In angelo Ec-clesiæ præpositum utique, id est sacerdotem ostendit, juxta Malachiam, qui dicit: „Labia sacerdotis</w:t>
      </w:r>
      <w:r w:rsidR="00CD6028" w:rsidRPr="007A06F5">
        <w:rPr>
          <w:rFonts w:ascii="Times New Roman" w:hAnsi="Times New Roman" w:cs="Times New Roman"/>
          <w:lang w:val="la-Latn"/>
        </w:rPr>
        <w:t xml:space="preserve"> custodiunt scientiam, et legem exquiram de ore ejus, quia angelus Domini exercituum est.“ Præpositus ergo lapsus in vitium per evangelistam monetur, ut memor sit, unde ceciderit, et pœnitentiam</w:t>
      </w:r>
      <w:r w:rsidR="00EB3812" w:rsidRPr="007A06F5">
        <w:rPr>
          <w:rFonts w:ascii="Times New Roman" w:hAnsi="Times New Roman" w:cs="Times New Roman"/>
          <w:lang w:val="la-Latn"/>
        </w:rPr>
        <w:t xml:space="preserve"> agat: et prima faciat opera, ut non moveatur candelabrum ejus. Nam candelabrum angeli, doctrina sacerdotalis, vel honor potestatis, quem gestat, intelligitur, juxta quod scriptum est apud Samuelem in damnatione Heli: Oculi ejus caligaverant, nec poterat videre lucernam Dei, antequam exstinguere tur. Lucerna quippe Dei fuerat, quando dignitate sacerdotali pollens, justitiæ claritate fulgebat, quam exstinctam propheta asserit, dum ob scelera filiorum, sacerdotis potestatem, meritorumque lumen amisit. Candelabrum ergo, sive lucerna sacerdotis, quæ intelliguntur charismata honoris, tunc penitus, juxta Joannem, exstinguitur, et movetur, quando post delicti casum neglecta </w:t>
      </w:r>
      <w:r w:rsidR="007A52D0" w:rsidRPr="007A06F5">
        <w:rPr>
          <w:rFonts w:ascii="Times New Roman" w:hAnsi="Times New Roman" w:cs="Times New Roman"/>
          <w:lang w:val="la-Latn"/>
        </w:rPr>
        <w:t>pœn</w:t>
      </w:r>
      <w:r w:rsidR="00EB3812" w:rsidRPr="007A06F5">
        <w:rPr>
          <w:rFonts w:ascii="Times New Roman" w:hAnsi="Times New Roman" w:cs="Times New Roman"/>
          <w:lang w:val="la-Latn"/>
        </w:rPr>
        <w:t>itentia,  admissa scelera non dellentur. Non enim dixit: Pro eo quod cecidisti, movebo candelabrum tuum de loco suo. Ergo quemque præpositum peccantem, si prævenerit pænitentia delicti, utique sequetur et meriti. Et in Proverbiis scriptum est: „Qui abscondit scelera sua, non dirigetur; qui confessus fuerit et reliquerit ea, misericordiam consequetur.“ Nam et ipsum, quod canonum censura post VII annos remeare pænitentem in statum pristinum præcepit, hoc electione proprii arbitrii sancti Patres, sed potius ex sententia divini judicii sanxerunt. Nam legitur quod soror Aaron Maria, dum obdurationis adversus Moysen incurrisset delictum, illico stigmate lepræ perfusa est. Cumque peteret Moyses ut emundaretur, præccpit eam Dominus extra castra VII diebus egredi, et post emundationem rursus in castra admitti. Maria ergo soror Aaron, caro intelligitur sacerdotis, quæ dum superbiæ dedita sordidissimis corruptionum contagiis maculatur, extra castra septem diebus, et extra collegium sanctæ Ecclesiæ VII</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annis projicitur. Ubi, post emundationem vi</w:t>
      </w:r>
      <w:r w:rsidR="00FB6904" w:rsidRPr="007A06F5">
        <w:rPr>
          <w:rFonts w:ascii="Times New Roman" w:hAnsi="Times New Roman" w:cs="Times New Roman"/>
          <w:lang w:val="la-Latn"/>
        </w:rPr>
        <w:t>t</w:t>
      </w:r>
      <w:r w:rsidR="00713FBE" w:rsidRPr="007A06F5">
        <w:rPr>
          <w:rFonts w:ascii="Times New Roman" w:hAnsi="Times New Roman" w:cs="Times New Roman"/>
          <w:lang w:val="la-Latn"/>
        </w:rPr>
        <w:t>iorum,</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loci, sive pristin</w:t>
      </w:r>
      <w:r w:rsidR="00FB6904" w:rsidRPr="007A06F5">
        <w:rPr>
          <w:rFonts w:ascii="Times New Roman" w:hAnsi="Times New Roman" w:cs="Times New Roman"/>
          <w:lang w:val="la-Latn"/>
        </w:rPr>
        <w:t>æ</w:t>
      </w:r>
      <w:r w:rsidR="00713FBE" w:rsidRPr="007A06F5">
        <w:rPr>
          <w:rFonts w:ascii="Times New Roman" w:hAnsi="Times New Roman" w:cs="Times New Roman"/>
          <w:lang w:val="la-Latn"/>
        </w:rPr>
        <w:t xml:space="preserve"> dignitatis recipiet meritum. Ecce,</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in quantum valui, concilii Ancyrani, antiquam p</w:t>
      </w:r>
      <w:r w:rsidR="00FB6904" w:rsidRPr="007A06F5">
        <w:rPr>
          <w:rFonts w:ascii="Times New Roman" w:hAnsi="Times New Roman" w:cs="Times New Roman"/>
          <w:lang w:val="la-Latn"/>
        </w:rPr>
        <w:t>l</w:t>
      </w:r>
      <w:r w:rsidR="00713FBE" w:rsidRPr="007A06F5">
        <w:rPr>
          <w:rFonts w:ascii="Times New Roman" w:hAnsi="Times New Roman" w:cs="Times New Roman"/>
          <w:lang w:val="la-Latn"/>
        </w:rPr>
        <w:t>ane,</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 xml:space="preserve">et plenam </w:t>
      </w:r>
      <w:r w:rsidR="00524CAA" w:rsidRPr="00524CAA">
        <w:rPr>
          <w:rFonts w:ascii="Times New Roman" w:hAnsi="Times New Roman" w:cs="Times New Roman"/>
          <w:b/>
          <w:lang w:val="la-Latn"/>
        </w:rPr>
        <w:t>auctorit</w:t>
      </w:r>
      <w:r w:rsidR="00713FBE" w:rsidRPr="007A06F5">
        <w:rPr>
          <w:rFonts w:ascii="Times New Roman" w:hAnsi="Times New Roman" w:cs="Times New Roman"/>
          <w:lang w:val="la-Latn"/>
        </w:rPr>
        <w:t>at</w:t>
      </w:r>
      <w:r w:rsidR="00FB6904" w:rsidRPr="007A06F5">
        <w:rPr>
          <w:rFonts w:ascii="Times New Roman" w:hAnsi="Times New Roman" w:cs="Times New Roman"/>
          <w:lang w:val="la-Latn"/>
        </w:rPr>
        <w:t>em [et] sententiam sacris testi</w:t>
      </w:r>
      <w:r w:rsidR="00713FBE" w:rsidRPr="007A06F5">
        <w:rPr>
          <w:rFonts w:ascii="Times New Roman" w:hAnsi="Times New Roman" w:cs="Times New Roman"/>
          <w:lang w:val="la-Latn"/>
        </w:rPr>
        <w:t xml:space="preserve">moniis explanavi, oslendens </w:t>
      </w:r>
      <w:r w:rsidR="00FB6904" w:rsidRPr="007A06F5">
        <w:rPr>
          <w:rFonts w:ascii="Times New Roman" w:hAnsi="Times New Roman" w:cs="Times New Roman"/>
          <w:lang w:val="la-Latn"/>
        </w:rPr>
        <w:t>e</w:t>
      </w:r>
      <w:r w:rsidR="00713FBE" w:rsidRPr="007A06F5">
        <w:rPr>
          <w:rFonts w:ascii="Times New Roman" w:hAnsi="Times New Roman" w:cs="Times New Roman"/>
          <w:lang w:val="la-Latn"/>
        </w:rPr>
        <w:t>u</w:t>
      </w:r>
      <w:r w:rsidR="00FB6904" w:rsidRPr="007A06F5">
        <w:rPr>
          <w:rFonts w:ascii="Times New Roman" w:hAnsi="Times New Roman" w:cs="Times New Roman"/>
          <w:lang w:val="la-Latn"/>
        </w:rPr>
        <w:t>m</w:t>
      </w:r>
      <w:r w:rsidR="00713FBE" w:rsidRPr="007A06F5">
        <w:rPr>
          <w:rFonts w:ascii="Times New Roman" w:hAnsi="Times New Roman" w:cs="Times New Roman"/>
          <w:lang w:val="la-Latn"/>
        </w:rPr>
        <w:t xml:space="preserve"> posse restaurari</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proprio honore, qui per p</w:t>
      </w:r>
      <w:r w:rsidR="00FB6904" w:rsidRPr="007A06F5">
        <w:rPr>
          <w:rFonts w:ascii="Times New Roman" w:hAnsi="Times New Roman" w:cs="Times New Roman"/>
          <w:lang w:val="la-Latn"/>
        </w:rPr>
        <w:t>œ</w:t>
      </w:r>
      <w:r w:rsidR="00713FBE" w:rsidRPr="007A06F5">
        <w:rPr>
          <w:rFonts w:ascii="Times New Roman" w:hAnsi="Times New Roman" w:cs="Times New Roman"/>
          <w:lang w:val="la-Latn"/>
        </w:rPr>
        <w:t>ni</w:t>
      </w:r>
      <w:r w:rsidR="00FB6904" w:rsidRPr="007A06F5">
        <w:rPr>
          <w:rFonts w:ascii="Times New Roman" w:hAnsi="Times New Roman" w:cs="Times New Roman"/>
          <w:lang w:val="la-Latn"/>
        </w:rPr>
        <w:t>t</w:t>
      </w:r>
      <w:r w:rsidR="00713FBE" w:rsidRPr="007A06F5">
        <w:rPr>
          <w:rFonts w:ascii="Times New Roman" w:hAnsi="Times New Roman" w:cs="Times New Roman"/>
          <w:lang w:val="la-Latn"/>
        </w:rPr>
        <w:t>enti</w:t>
      </w:r>
      <w:r w:rsidRPr="007A06F5">
        <w:rPr>
          <w:rFonts w:ascii="Times New Roman" w:hAnsi="Times New Roman" w:cs="Times New Roman"/>
          <w:lang w:val="la-Latn"/>
        </w:rPr>
        <w:t>æ</w:t>
      </w:r>
      <w:r w:rsidR="00713FBE" w:rsidRPr="007A06F5">
        <w:rPr>
          <w:rFonts w:ascii="Times New Roman" w:hAnsi="Times New Roman" w:cs="Times New Roman"/>
          <w:lang w:val="la-Latn"/>
        </w:rPr>
        <w:t xml:space="preserve"> satisfactionem</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novit propria delicta deflere. Eu</w:t>
      </w:r>
      <w:r w:rsidR="005A19C0" w:rsidRPr="007A06F5">
        <w:rPr>
          <w:rFonts w:ascii="Times New Roman" w:hAnsi="Times New Roman" w:cs="Times New Roman"/>
          <w:lang w:val="la-Latn"/>
        </w:rPr>
        <w:t>m</w:t>
      </w:r>
      <w:r w:rsidR="00713FBE" w:rsidRPr="007A06F5">
        <w:rPr>
          <w:rFonts w:ascii="Times New Roman" w:hAnsi="Times New Roman" w:cs="Times New Roman"/>
          <w:lang w:val="la-Latn"/>
        </w:rPr>
        <w:t xml:space="preserve"> vero non posse</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restaurari</w:t>
      </w:r>
      <w:r w:rsidR="00FB6904" w:rsidRPr="007A06F5">
        <w:rPr>
          <w:rFonts w:ascii="Times New Roman" w:hAnsi="Times New Roman" w:cs="Times New Roman"/>
          <w:lang w:val="la-Latn"/>
        </w:rPr>
        <w:t xml:space="preserve">, </w:t>
      </w:r>
      <w:r w:rsidR="00713FBE" w:rsidRPr="007A06F5">
        <w:rPr>
          <w:rFonts w:ascii="Times New Roman" w:hAnsi="Times New Roman" w:cs="Times New Roman"/>
          <w:lang w:val="la-Latn"/>
        </w:rPr>
        <w:t>qui nec luget, qu</w:t>
      </w:r>
      <w:r w:rsidRPr="007A06F5">
        <w:rPr>
          <w:rFonts w:ascii="Times New Roman" w:hAnsi="Times New Roman" w:cs="Times New Roman"/>
          <w:lang w:val="la-Latn"/>
        </w:rPr>
        <w:t>æ</w:t>
      </w:r>
      <w:r w:rsidR="00FB6904" w:rsidRPr="007A06F5">
        <w:rPr>
          <w:rFonts w:ascii="Times New Roman" w:hAnsi="Times New Roman" w:cs="Times New Roman"/>
          <w:lang w:val="la-Latn"/>
        </w:rPr>
        <w:t xml:space="preserve"> agit, et lugenda, si</w:t>
      </w:r>
      <w:r w:rsidR="00713FBE" w:rsidRPr="007A06F5">
        <w:rPr>
          <w:rFonts w:ascii="Times New Roman" w:hAnsi="Times New Roman" w:cs="Times New Roman"/>
          <w:lang w:val="la-Latn"/>
        </w:rPr>
        <w:t>ne</w:t>
      </w:r>
      <w:r w:rsidR="00FB6904" w:rsidRPr="007A06F5">
        <w:rPr>
          <w:rFonts w:ascii="Times New Roman" w:hAnsi="Times New Roman" w:cs="Times New Roman"/>
          <w:lang w:val="la-Latn"/>
        </w:rPr>
        <w:t xml:space="preserve"> ullo pudore religionis, vel</w:t>
      </w:r>
      <w:r w:rsidR="00713FBE" w:rsidRPr="007A06F5">
        <w:rPr>
          <w:rFonts w:ascii="Times New Roman" w:hAnsi="Times New Roman" w:cs="Times New Roman"/>
          <w:lang w:val="la-Latn"/>
        </w:rPr>
        <w:t xml:space="preserve"> timore divini judicii co</w:t>
      </w:r>
      <w:r w:rsidR="005A19C0" w:rsidRPr="007A06F5">
        <w:rPr>
          <w:rFonts w:ascii="Times New Roman" w:hAnsi="Times New Roman" w:cs="Times New Roman"/>
          <w:lang w:val="la-Latn"/>
        </w:rPr>
        <w:t>m</w:t>
      </w:r>
      <w:r w:rsidR="00FB6904" w:rsidRPr="007A06F5">
        <w:rPr>
          <w:rFonts w:ascii="Times New Roman" w:hAnsi="Times New Roman" w:cs="Times New Roman"/>
          <w:lang w:val="la-Latn"/>
        </w:rPr>
        <w:t xml:space="preserve">mittit. </w:t>
      </w:r>
      <w:r w:rsidR="00713FBE" w:rsidRPr="007A06F5">
        <w:rPr>
          <w:rFonts w:ascii="Times New Roman" w:hAnsi="Times New Roman" w:cs="Times New Roman"/>
          <w:lang w:val="la-Latn"/>
        </w:rPr>
        <w:t xml:space="preserve"> Hucusque Isidorus</w:t>
      </w:r>
      <w:r w:rsidR="00FB6904" w:rsidRPr="007A06F5">
        <w:rPr>
          <w:rFonts w:ascii="Times New Roman" w:hAnsi="Times New Roman" w:cs="Times New Roman"/>
          <w:lang w:val="la-Latn"/>
        </w:rPr>
        <w:t>.</w:t>
      </w:r>
    </w:p>
    <w:p w14:paraId="3E9A9D29" w14:textId="083E7559" w:rsidR="00713FBE" w:rsidRPr="007A06F5" w:rsidRDefault="00713FBE"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Augustinus ad Bonifaciu</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B6904" w:rsidRPr="007A06F5">
        <w:rPr>
          <w:rFonts w:ascii="Times New Roman" w:hAnsi="Times New Roman" w:cs="Times New Roman"/>
          <w:lang w:val="la-Latn"/>
        </w:rPr>
        <w:t>„</w:t>
      </w:r>
      <w:r w:rsidRPr="007A06F5">
        <w:rPr>
          <w:rFonts w:ascii="Times New Roman" w:hAnsi="Times New Roman" w:cs="Times New Roman"/>
          <w:lang w:val="la-Latn"/>
        </w:rPr>
        <w:t>Ut, inquit, in Ecclesia sanciretur, ne quisquam post alicujus criminis</w:t>
      </w:r>
      <w:r w:rsidR="00FB6904" w:rsidRPr="007A06F5">
        <w:rPr>
          <w:rFonts w:ascii="Times New Roman" w:hAnsi="Times New Roman" w:cs="Times New Roman"/>
          <w:lang w:val="la-Latn"/>
        </w:rPr>
        <w:t xml:space="preserve"> </w:t>
      </w:r>
      <w:r w:rsidRPr="007A06F5">
        <w:rPr>
          <w:rFonts w:ascii="Times New Roman" w:hAnsi="Times New Roman" w:cs="Times New Roman"/>
          <w:lang w:val="la-Latn"/>
        </w:rPr>
        <w:t>p</w:t>
      </w:r>
      <w:r w:rsidR="00FB6904" w:rsidRPr="007A06F5">
        <w:rPr>
          <w:rFonts w:ascii="Times New Roman" w:hAnsi="Times New Roman" w:cs="Times New Roman"/>
          <w:lang w:val="la-Latn"/>
        </w:rPr>
        <w:t>œ</w:t>
      </w:r>
      <w:r w:rsidRPr="007A06F5">
        <w:rPr>
          <w:rFonts w:ascii="Times New Roman" w:hAnsi="Times New Roman" w:cs="Times New Roman"/>
          <w:lang w:val="la-Latn"/>
        </w:rPr>
        <w:t>nitentia</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clericatum accipiat, vel ad clerica</w:t>
      </w:r>
      <w:r w:rsidR="00FB6904" w:rsidRPr="007A06F5">
        <w:rPr>
          <w:rFonts w:ascii="Times New Roman" w:hAnsi="Times New Roman" w:cs="Times New Roman"/>
          <w:lang w:val="la-Latn"/>
        </w:rPr>
        <w:t>t</w:t>
      </w:r>
      <w:r w:rsidRPr="007A06F5">
        <w:rPr>
          <w:rFonts w:ascii="Times New Roman" w:hAnsi="Times New Roman" w:cs="Times New Roman"/>
          <w:lang w:val="la-Latn"/>
        </w:rPr>
        <w:t>u</w:t>
      </w:r>
      <w:r w:rsidR="005A19C0" w:rsidRPr="007A06F5">
        <w:rPr>
          <w:rFonts w:ascii="Times New Roman" w:hAnsi="Times New Roman" w:cs="Times New Roman"/>
          <w:lang w:val="la-Latn"/>
        </w:rPr>
        <w:t>m</w:t>
      </w:r>
      <w:r w:rsidR="00FB6904" w:rsidRPr="007A06F5">
        <w:rPr>
          <w:rFonts w:ascii="Times New Roman" w:hAnsi="Times New Roman" w:cs="Times New Roman"/>
          <w:lang w:val="la-Latn"/>
        </w:rPr>
        <w:t xml:space="preserve"> </w:t>
      </w:r>
      <w:r w:rsidRPr="007A06F5">
        <w:rPr>
          <w:rFonts w:ascii="Times New Roman" w:hAnsi="Times New Roman" w:cs="Times New Roman"/>
          <w:lang w:val="la-Latn"/>
        </w:rPr>
        <w:t>redeat, vel in clerica</w:t>
      </w:r>
      <w:r w:rsidR="00FB6904" w:rsidRPr="007A06F5">
        <w:rPr>
          <w:rFonts w:ascii="Times New Roman" w:hAnsi="Times New Roman" w:cs="Times New Roman"/>
          <w:lang w:val="la-Latn"/>
        </w:rPr>
        <w:t>t</w:t>
      </w:r>
      <w:r w:rsidRPr="007A06F5">
        <w:rPr>
          <w:rFonts w:ascii="Times New Roman" w:hAnsi="Times New Roman" w:cs="Times New Roman"/>
          <w:lang w:val="la-Latn"/>
        </w:rPr>
        <w:t>u inaneat, non despera</w:t>
      </w:r>
      <w:r w:rsidR="00FB6904" w:rsidRPr="007A06F5">
        <w:rPr>
          <w:rFonts w:ascii="Times New Roman" w:hAnsi="Times New Roman" w:cs="Times New Roman"/>
          <w:lang w:val="la-Latn"/>
        </w:rPr>
        <w:t>t</w:t>
      </w:r>
      <w:r w:rsidRPr="007A06F5">
        <w:rPr>
          <w:rFonts w:ascii="Times New Roman" w:hAnsi="Times New Roman" w:cs="Times New Roman"/>
          <w:lang w:val="la-Latn"/>
        </w:rPr>
        <w:t>io</w:t>
      </w:r>
      <w:r w:rsidR="00FB6904" w:rsidRPr="007A06F5">
        <w:rPr>
          <w:rFonts w:ascii="Times New Roman" w:hAnsi="Times New Roman" w:cs="Times New Roman"/>
          <w:lang w:val="la-Latn"/>
        </w:rPr>
        <w:t>n</w:t>
      </w:r>
      <w:r w:rsidRPr="007A06F5">
        <w:rPr>
          <w:rFonts w:ascii="Times New Roman" w:hAnsi="Times New Roman" w:cs="Times New Roman"/>
          <w:lang w:val="la-Latn"/>
        </w:rPr>
        <w:t>e indulgenti</w:t>
      </w:r>
      <w:r w:rsidR="00547D1E" w:rsidRPr="007A06F5">
        <w:rPr>
          <w:rFonts w:ascii="Times New Roman" w:hAnsi="Times New Roman" w:cs="Times New Roman"/>
          <w:lang w:val="la-Latn"/>
        </w:rPr>
        <w:t>æ</w:t>
      </w:r>
      <w:r w:rsidRPr="007A06F5">
        <w:rPr>
          <w:rFonts w:ascii="Times New Roman" w:hAnsi="Times New Roman" w:cs="Times New Roman"/>
          <w:lang w:val="la-Latn"/>
        </w:rPr>
        <w:t>, sed rigore factum disciplin</w:t>
      </w:r>
      <w:r w:rsidR="00547D1E" w:rsidRPr="007A06F5">
        <w:rPr>
          <w:rFonts w:ascii="Times New Roman" w:hAnsi="Times New Roman" w:cs="Times New Roman"/>
          <w:lang w:val="la-Latn"/>
        </w:rPr>
        <w:t>æ</w:t>
      </w:r>
      <w:r w:rsidRPr="007A06F5">
        <w:rPr>
          <w:rFonts w:ascii="Times New Roman" w:hAnsi="Times New Roman" w:cs="Times New Roman"/>
          <w:lang w:val="la-Latn"/>
        </w:rPr>
        <w:t>, alioquin</w:t>
      </w:r>
      <w:r w:rsidR="00FB6904" w:rsidRPr="007A06F5">
        <w:rPr>
          <w:rFonts w:ascii="Times New Roman" w:hAnsi="Times New Roman" w:cs="Times New Roman"/>
          <w:lang w:val="la-Latn"/>
        </w:rPr>
        <w:t xml:space="preserve"> </w:t>
      </w:r>
      <w:r w:rsidRPr="007A06F5">
        <w:rPr>
          <w:rFonts w:ascii="Times New Roman" w:hAnsi="Times New Roman" w:cs="Times New Roman"/>
          <w:lang w:val="la-Latn"/>
        </w:rPr>
        <w:t>contra claves Ecclesi</w:t>
      </w:r>
      <w:r w:rsidR="00FB6904" w:rsidRPr="007A06F5">
        <w:rPr>
          <w:rFonts w:ascii="Times New Roman" w:hAnsi="Times New Roman" w:cs="Times New Roman"/>
          <w:lang w:val="la-Latn"/>
        </w:rPr>
        <w:t>æ</w:t>
      </w:r>
      <w:r w:rsidRPr="007A06F5">
        <w:rPr>
          <w:rFonts w:ascii="Times New Roman" w:hAnsi="Times New Roman" w:cs="Times New Roman"/>
          <w:lang w:val="la-Latn"/>
        </w:rPr>
        <w:t xml:space="preserve"> datas disputaretur, de quibus</w:t>
      </w:r>
      <w:r w:rsidR="00FB6904" w:rsidRPr="007A06F5">
        <w:rPr>
          <w:rFonts w:ascii="Times New Roman" w:hAnsi="Times New Roman" w:cs="Times New Roman"/>
          <w:lang w:val="la-Latn"/>
        </w:rPr>
        <w:t xml:space="preserve"> dictum est</w:t>
      </w:r>
      <w:r w:rsidRPr="007A06F5">
        <w:rPr>
          <w:rFonts w:ascii="Times New Roman" w:hAnsi="Times New Roman" w:cs="Times New Roman"/>
          <w:lang w:val="la-Latn"/>
        </w:rPr>
        <w:t>: qu</w:t>
      </w:r>
      <w:r w:rsidR="005A19C0" w:rsidRPr="007A06F5">
        <w:rPr>
          <w:rFonts w:ascii="Times New Roman" w:hAnsi="Times New Roman" w:cs="Times New Roman"/>
          <w:lang w:val="la-Latn"/>
        </w:rPr>
        <w:t>æ</w:t>
      </w:r>
      <w:r w:rsidR="00FB6904" w:rsidRPr="007A06F5">
        <w:rPr>
          <w:rFonts w:ascii="Times New Roman" w:hAnsi="Times New Roman" w:cs="Times New Roman"/>
          <w:lang w:val="la-Latn"/>
        </w:rPr>
        <w:t xml:space="preserve"> solveritis super terram</w:t>
      </w:r>
      <w:r w:rsidRPr="007A06F5">
        <w:rPr>
          <w:rFonts w:ascii="Times New Roman" w:hAnsi="Times New Roman" w:cs="Times New Roman"/>
          <w:lang w:val="la-Latn"/>
        </w:rPr>
        <w:t>, soluta</w:t>
      </w:r>
      <w:r w:rsidR="00FB6904" w:rsidRPr="007A06F5">
        <w:rPr>
          <w:rFonts w:ascii="Times New Roman" w:hAnsi="Times New Roman" w:cs="Times New Roman"/>
          <w:lang w:val="la-Latn"/>
        </w:rPr>
        <w:t xml:space="preserve"> </w:t>
      </w:r>
      <w:r w:rsidRPr="007A06F5">
        <w:rPr>
          <w:rFonts w:ascii="Times New Roman" w:hAnsi="Times New Roman" w:cs="Times New Roman"/>
          <w:lang w:val="la-Latn"/>
        </w:rPr>
        <w:t>erunt et in c</w:t>
      </w:r>
      <w:r w:rsidR="00FB6904" w:rsidRPr="007A06F5">
        <w:rPr>
          <w:rFonts w:ascii="Times New Roman" w:hAnsi="Times New Roman" w:cs="Times New Roman"/>
          <w:lang w:val="la-Latn"/>
        </w:rPr>
        <w:t>œ</w:t>
      </w:r>
      <w:r w:rsidRPr="007A06F5">
        <w:rPr>
          <w:rFonts w:ascii="Times New Roman" w:hAnsi="Times New Roman" w:cs="Times New Roman"/>
          <w:lang w:val="la-Latn"/>
        </w:rPr>
        <w:t>lo. Sed, ne forsitan de criminibus spe honoris ecclesiastici intumescens ani</w:t>
      </w:r>
      <w:r w:rsidR="005A19C0" w:rsidRPr="007A06F5">
        <w:rPr>
          <w:rFonts w:ascii="Times New Roman" w:hAnsi="Times New Roman" w:cs="Times New Roman"/>
          <w:lang w:val="la-Latn"/>
        </w:rPr>
        <w:t>m</w:t>
      </w:r>
      <w:r w:rsidRPr="007A06F5">
        <w:rPr>
          <w:rFonts w:ascii="Times New Roman" w:hAnsi="Times New Roman" w:cs="Times New Roman"/>
          <w:lang w:val="la-Latn"/>
        </w:rPr>
        <w:t>us, superbe</w:t>
      </w:r>
      <w:r w:rsidR="007A52D0" w:rsidRPr="007A06F5">
        <w:rPr>
          <w:rFonts w:ascii="Times New Roman" w:hAnsi="Times New Roman" w:cs="Times New Roman"/>
          <w:lang w:val="la-Latn"/>
        </w:rPr>
        <w:t xml:space="preserve"> </w:t>
      </w:r>
      <w:r w:rsidRPr="007A06F5">
        <w:rPr>
          <w:rFonts w:ascii="Times New Roman" w:hAnsi="Times New Roman" w:cs="Times New Roman"/>
          <w:lang w:val="la-Latn"/>
        </w:rPr>
        <w:t>ageret p</w:t>
      </w:r>
      <w:r w:rsidR="007A52D0" w:rsidRPr="007A06F5">
        <w:rPr>
          <w:rFonts w:ascii="Times New Roman" w:hAnsi="Times New Roman" w:cs="Times New Roman"/>
          <w:lang w:val="la-Latn"/>
        </w:rPr>
        <w:t>œ</w:t>
      </w:r>
      <w:r w:rsidRPr="007A06F5">
        <w:rPr>
          <w:rFonts w:ascii="Times New Roman" w:hAnsi="Times New Roman" w:cs="Times New Roman"/>
          <w:lang w:val="la-Latn"/>
        </w:rPr>
        <w:t>nitentia</w:t>
      </w:r>
      <w:r w:rsidR="00FB6904" w:rsidRPr="007A06F5">
        <w:rPr>
          <w:rFonts w:ascii="Times New Roman" w:hAnsi="Times New Roman" w:cs="Times New Roman"/>
          <w:lang w:val="la-Latn"/>
        </w:rPr>
        <w:t>m</w:t>
      </w:r>
      <w:r w:rsidRPr="007A06F5">
        <w:rPr>
          <w:rFonts w:ascii="Times New Roman" w:hAnsi="Times New Roman" w:cs="Times New Roman"/>
          <w:lang w:val="la-Latn"/>
        </w:rPr>
        <w:t>, severissime placuit, post actam</w:t>
      </w:r>
      <w:r w:rsidR="007A52D0" w:rsidRPr="007A06F5">
        <w:rPr>
          <w:rFonts w:ascii="Times New Roman" w:hAnsi="Times New Roman" w:cs="Times New Roman"/>
          <w:lang w:val="la-Latn"/>
        </w:rPr>
        <w:t xml:space="preserve"> </w:t>
      </w:r>
      <w:r w:rsidRPr="007A06F5">
        <w:rPr>
          <w:rFonts w:ascii="Times New Roman" w:hAnsi="Times New Roman" w:cs="Times New Roman"/>
          <w:lang w:val="la-Latn"/>
        </w:rPr>
        <w:t>de crimine damnabili p</w:t>
      </w:r>
      <w:r w:rsidR="007A52D0" w:rsidRPr="007A06F5">
        <w:rPr>
          <w:rFonts w:ascii="Times New Roman" w:hAnsi="Times New Roman" w:cs="Times New Roman"/>
          <w:lang w:val="la-Latn"/>
        </w:rPr>
        <w:t>œnitentiam, nemo sit cleri</w:t>
      </w:r>
      <w:r w:rsidRPr="007A06F5">
        <w:rPr>
          <w:rFonts w:ascii="Times New Roman" w:hAnsi="Times New Roman" w:cs="Times New Roman"/>
          <w:lang w:val="la-Latn"/>
        </w:rPr>
        <w:t>cus, ut desperatione te</w:t>
      </w:r>
      <w:r w:rsidR="005A19C0" w:rsidRPr="007A06F5">
        <w:rPr>
          <w:rFonts w:ascii="Times New Roman" w:hAnsi="Times New Roman" w:cs="Times New Roman"/>
          <w:lang w:val="la-Latn"/>
        </w:rPr>
        <w:t>m</w:t>
      </w:r>
      <w:r w:rsidRPr="007A06F5">
        <w:rPr>
          <w:rFonts w:ascii="Times New Roman" w:hAnsi="Times New Roman" w:cs="Times New Roman"/>
          <w:lang w:val="la-Latn"/>
        </w:rPr>
        <w:t>poralis altitudinis, medicina verior et major esset hu</w:t>
      </w:r>
      <w:r w:rsidR="005A19C0" w:rsidRPr="007A06F5">
        <w:rPr>
          <w:rFonts w:ascii="Times New Roman" w:hAnsi="Times New Roman" w:cs="Times New Roman"/>
          <w:lang w:val="la-Latn"/>
        </w:rPr>
        <w:t>m</w:t>
      </w:r>
      <w:r w:rsidRPr="007A06F5">
        <w:rPr>
          <w:rFonts w:ascii="Times New Roman" w:hAnsi="Times New Roman" w:cs="Times New Roman"/>
          <w:lang w:val="la-Latn"/>
        </w:rPr>
        <w:t>ilitatis. Nam et David de</w:t>
      </w:r>
      <w:r w:rsidR="007A52D0" w:rsidRPr="007A06F5">
        <w:rPr>
          <w:rFonts w:ascii="Times New Roman" w:hAnsi="Times New Roman" w:cs="Times New Roman"/>
          <w:lang w:val="la-Latn"/>
        </w:rPr>
        <w:t xml:space="preserve"> </w:t>
      </w:r>
      <w:r w:rsidRPr="007A06F5">
        <w:rPr>
          <w:rFonts w:ascii="Times New Roman" w:hAnsi="Times New Roman" w:cs="Times New Roman"/>
          <w:lang w:val="la-Latn"/>
        </w:rPr>
        <w:t>cri</w:t>
      </w:r>
      <w:r w:rsidR="005A19C0" w:rsidRPr="007A06F5">
        <w:rPr>
          <w:rFonts w:ascii="Times New Roman" w:hAnsi="Times New Roman" w:cs="Times New Roman"/>
          <w:lang w:val="la-Latn"/>
        </w:rPr>
        <w:t>m</w:t>
      </w:r>
      <w:r w:rsidRPr="007A06F5">
        <w:rPr>
          <w:rFonts w:ascii="Times New Roman" w:hAnsi="Times New Roman" w:cs="Times New Roman"/>
          <w:lang w:val="la-Latn"/>
        </w:rPr>
        <w:t>inibus mortiferis egit p</w:t>
      </w:r>
      <w:r w:rsidR="007A52D0" w:rsidRPr="007A06F5">
        <w:rPr>
          <w:rFonts w:ascii="Times New Roman" w:hAnsi="Times New Roman" w:cs="Times New Roman"/>
          <w:lang w:val="la-Latn"/>
        </w:rPr>
        <w:t>œ</w:t>
      </w:r>
      <w:r w:rsidRPr="007A06F5">
        <w:rPr>
          <w:rFonts w:ascii="Times New Roman" w:hAnsi="Times New Roman" w:cs="Times New Roman"/>
          <w:lang w:val="la-Latn"/>
        </w:rPr>
        <w:t>nite</w:t>
      </w:r>
      <w:r w:rsidR="007A52D0" w:rsidRPr="007A06F5">
        <w:rPr>
          <w:rFonts w:ascii="Times New Roman" w:hAnsi="Times New Roman" w:cs="Times New Roman"/>
          <w:lang w:val="la-Latn"/>
        </w:rPr>
        <w:t>n</w:t>
      </w:r>
      <w:r w:rsidRPr="007A06F5">
        <w:rPr>
          <w:rFonts w:ascii="Times New Roman" w:hAnsi="Times New Roman" w:cs="Times New Roman"/>
          <w:lang w:val="la-Latn"/>
        </w:rPr>
        <w:t>tiam, et tamen in</w:t>
      </w:r>
      <w:r w:rsidR="003A1857" w:rsidRPr="007A06F5">
        <w:rPr>
          <w:rFonts w:ascii="Times New Roman" w:hAnsi="Times New Roman" w:cs="Times New Roman"/>
          <w:lang w:val="la-Latn"/>
        </w:rPr>
        <w:t xml:space="preserve"> </w:t>
      </w:r>
      <w:r w:rsidRPr="007A06F5">
        <w:rPr>
          <w:rFonts w:ascii="Times New Roman" w:hAnsi="Times New Roman" w:cs="Times New Roman"/>
          <w:lang w:val="la-Latn"/>
        </w:rPr>
        <w:t>honore suo per</w:t>
      </w:r>
      <w:r w:rsidR="00547D1E" w:rsidRPr="007A06F5">
        <w:rPr>
          <w:rFonts w:ascii="Times New Roman" w:hAnsi="Times New Roman" w:cs="Times New Roman"/>
          <w:lang w:val="la-Latn"/>
        </w:rPr>
        <w:t>m</w:t>
      </w:r>
      <w:r w:rsidRPr="007A06F5">
        <w:rPr>
          <w:rFonts w:ascii="Times New Roman" w:hAnsi="Times New Roman" w:cs="Times New Roman"/>
          <w:lang w:val="la-Latn"/>
        </w:rPr>
        <w:t>ansit; sed non ideo supervacua pu</w:t>
      </w:r>
      <w:r w:rsidR="003A1857" w:rsidRPr="007A06F5">
        <w:rPr>
          <w:rFonts w:ascii="Times New Roman" w:hAnsi="Times New Roman" w:cs="Times New Roman"/>
          <w:lang w:val="la-Latn"/>
        </w:rPr>
        <w:t>tanda est posterior diligenti</w:t>
      </w:r>
      <w:r w:rsidRPr="007A06F5">
        <w:rPr>
          <w:rFonts w:ascii="Times New Roman" w:hAnsi="Times New Roman" w:cs="Times New Roman"/>
          <w:lang w:val="la-Latn"/>
        </w:rPr>
        <w:t>a, qui, ubi saluti nihil</w:t>
      </w:r>
      <w:r w:rsidR="003A1857" w:rsidRPr="007A06F5">
        <w:rPr>
          <w:rFonts w:ascii="Times New Roman" w:hAnsi="Times New Roman" w:cs="Times New Roman"/>
          <w:lang w:val="la-Latn"/>
        </w:rPr>
        <w:t xml:space="preserve"> </w:t>
      </w:r>
      <w:r w:rsidRPr="007A06F5">
        <w:rPr>
          <w:rFonts w:ascii="Times New Roman" w:hAnsi="Times New Roman" w:cs="Times New Roman"/>
          <w:lang w:val="la-Latn"/>
        </w:rPr>
        <w:t>detrahebatur, humilitati aliquid addiderunt, quo s</w:t>
      </w:r>
      <w:r w:rsidR="003A1857" w:rsidRPr="007A06F5">
        <w:rPr>
          <w:rFonts w:ascii="Times New Roman" w:hAnsi="Times New Roman" w:cs="Times New Roman"/>
          <w:lang w:val="la-Latn"/>
        </w:rPr>
        <w:t>a</w:t>
      </w:r>
      <w:r w:rsidRPr="007A06F5">
        <w:rPr>
          <w:rFonts w:ascii="Times New Roman" w:hAnsi="Times New Roman" w:cs="Times New Roman"/>
          <w:lang w:val="la-Latn"/>
        </w:rPr>
        <w:t>lus tutius muniretur; experti credo aliquoru</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fictas</w:t>
      </w:r>
      <w:r w:rsidR="003A1857" w:rsidRPr="007A06F5">
        <w:rPr>
          <w:rFonts w:ascii="Times New Roman" w:hAnsi="Times New Roman" w:cs="Times New Roman"/>
          <w:lang w:val="la-Latn"/>
        </w:rPr>
        <w:t xml:space="preserve"> </w:t>
      </w:r>
      <w:r w:rsidRPr="007A06F5">
        <w:rPr>
          <w:rFonts w:ascii="Times New Roman" w:hAnsi="Times New Roman" w:cs="Times New Roman"/>
          <w:lang w:val="la-Latn"/>
        </w:rPr>
        <w:t>p</w:t>
      </w:r>
      <w:r w:rsidR="003A1857" w:rsidRPr="007A06F5">
        <w:rPr>
          <w:rFonts w:ascii="Times New Roman" w:hAnsi="Times New Roman" w:cs="Times New Roman"/>
          <w:lang w:val="la-Latn"/>
        </w:rPr>
        <w:t>œ</w:t>
      </w:r>
      <w:r w:rsidRPr="007A06F5">
        <w:rPr>
          <w:rFonts w:ascii="Times New Roman" w:hAnsi="Times New Roman" w:cs="Times New Roman"/>
          <w:lang w:val="la-Latn"/>
        </w:rPr>
        <w:t>nitentias, per affectatas honoru</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pote</w:t>
      </w:r>
      <w:r w:rsidR="005A19C0" w:rsidRPr="007A06F5">
        <w:rPr>
          <w:rFonts w:ascii="Times New Roman" w:hAnsi="Times New Roman" w:cs="Times New Roman"/>
          <w:lang w:val="la-Latn"/>
        </w:rPr>
        <w:t>nt</w:t>
      </w:r>
      <w:r w:rsidRPr="007A06F5">
        <w:rPr>
          <w:rFonts w:ascii="Times New Roman" w:hAnsi="Times New Roman" w:cs="Times New Roman"/>
          <w:lang w:val="la-Latn"/>
        </w:rPr>
        <w:t>ias. Cogunt enim inve</w:t>
      </w:r>
      <w:r w:rsidR="003A1857" w:rsidRPr="007A06F5">
        <w:rPr>
          <w:rFonts w:ascii="Times New Roman" w:hAnsi="Times New Roman" w:cs="Times New Roman"/>
          <w:lang w:val="la-Latn"/>
        </w:rPr>
        <w:t>n</w:t>
      </w:r>
      <w:r w:rsidRPr="007A06F5">
        <w:rPr>
          <w:rFonts w:ascii="Times New Roman" w:hAnsi="Times New Roman" w:cs="Times New Roman"/>
          <w:lang w:val="la-Latn"/>
        </w:rPr>
        <w:t xml:space="preserve">ire </w:t>
      </w:r>
      <w:r w:rsidR="00547D1E" w:rsidRPr="007A06F5">
        <w:rPr>
          <w:rFonts w:ascii="Times New Roman" w:hAnsi="Times New Roman" w:cs="Times New Roman"/>
          <w:lang w:val="la-Latn"/>
        </w:rPr>
        <w:t>m</w:t>
      </w:r>
      <w:r w:rsidRPr="007A06F5">
        <w:rPr>
          <w:rFonts w:ascii="Times New Roman" w:hAnsi="Times New Roman" w:cs="Times New Roman"/>
          <w:lang w:val="la-Latn"/>
        </w:rPr>
        <w:t>ultas medi</w:t>
      </w:r>
      <w:r w:rsidR="003A1857" w:rsidRPr="007A06F5">
        <w:rPr>
          <w:rFonts w:ascii="Times New Roman" w:hAnsi="Times New Roman" w:cs="Times New Roman"/>
          <w:lang w:val="la-Latn"/>
        </w:rPr>
        <w:t>cinas multorum ex</w:t>
      </w:r>
      <w:r w:rsidRPr="007A06F5">
        <w:rPr>
          <w:rFonts w:ascii="Times New Roman" w:hAnsi="Times New Roman" w:cs="Times New Roman"/>
          <w:lang w:val="la-Latn"/>
        </w:rPr>
        <w:t>peri</w:t>
      </w:r>
      <w:r w:rsidR="005A19C0" w:rsidRPr="007A06F5">
        <w:rPr>
          <w:rFonts w:ascii="Times New Roman" w:hAnsi="Times New Roman" w:cs="Times New Roman"/>
          <w:lang w:val="la-Latn"/>
        </w:rPr>
        <w:t>m</w:t>
      </w:r>
      <w:r w:rsidRPr="007A06F5">
        <w:rPr>
          <w:rFonts w:ascii="Times New Roman" w:hAnsi="Times New Roman" w:cs="Times New Roman"/>
          <w:lang w:val="la-Latn"/>
        </w:rPr>
        <w:t>enta morborum.</w:t>
      </w:r>
      <w:r w:rsidR="003A1857" w:rsidRPr="007A06F5">
        <w:rPr>
          <w:rFonts w:ascii="Times New Roman" w:hAnsi="Times New Roman" w:cs="Times New Roman"/>
          <w:lang w:val="la-Latn"/>
        </w:rPr>
        <w:t>“</w:t>
      </w:r>
    </w:p>
    <w:p w14:paraId="062A2E4D" w14:textId="57466E90" w:rsidR="00713FBE" w:rsidRPr="007A06F5" w:rsidRDefault="00713FBE" w:rsidP="00713FBE">
      <w:pPr>
        <w:spacing w:after="120" w:line="240" w:lineRule="auto"/>
        <w:rPr>
          <w:rFonts w:ascii="Times New Roman" w:hAnsi="Times New Roman" w:cs="Times New Roman"/>
          <w:lang w:val="la-Latn"/>
        </w:rPr>
      </w:pPr>
      <w:commentRangeStart w:id="110"/>
      <w:r w:rsidRPr="007A06F5">
        <w:rPr>
          <w:rFonts w:ascii="Times New Roman" w:hAnsi="Times New Roman" w:cs="Times New Roman"/>
          <w:lang w:val="la-Latn"/>
        </w:rPr>
        <w:lastRenderedPageBreak/>
        <w:t>In concilio Ilerde</w:t>
      </w:r>
      <w:r w:rsidR="003A1857" w:rsidRPr="007A06F5">
        <w:rPr>
          <w:rFonts w:ascii="Times New Roman" w:hAnsi="Times New Roman" w:cs="Times New Roman"/>
          <w:lang w:val="la-Latn"/>
        </w:rPr>
        <w:t>nsi, cap. 5</w:t>
      </w:r>
      <w:commentRangeEnd w:id="110"/>
      <w:r w:rsidR="00077321" w:rsidRPr="007A06F5">
        <w:rPr>
          <w:rStyle w:val="Odkaznakoment"/>
          <w:rFonts w:ascii="Times New Roman" w:hAnsi="Times New Roman" w:cs="Times New Roman"/>
          <w:lang w:val="la-Latn"/>
        </w:rPr>
        <w:commentReference w:id="110"/>
      </w:r>
      <w:r w:rsidR="003A1857" w:rsidRPr="007A06F5">
        <w:rPr>
          <w:rFonts w:ascii="Times New Roman" w:hAnsi="Times New Roman" w:cs="Times New Roman"/>
          <w:lang w:val="la-Latn"/>
        </w:rPr>
        <w:t>, de his qui altario</w:t>
      </w:r>
      <w:r w:rsidRPr="007A06F5">
        <w:rPr>
          <w:rFonts w:ascii="Times New Roman" w:hAnsi="Times New Roman" w:cs="Times New Roman"/>
          <w:lang w:val="la-Latn"/>
        </w:rPr>
        <w:t xml:space="preserve"> deserviunt, si subito carnis f</w:t>
      </w:r>
      <w:r w:rsidR="003A1857" w:rsidRPr="007A06F5">
        <w:rPr>
          <w:rFonts w:ascii="Times New Roman" w:hAnsi="Times New Roman" w:cs="Times New Roman"/>
          <w:lang w:val="la-Latn"/>
        </w:rPr>
        <w:t>ragilitate corruerint, ita scriptum est</w:t>
      </w:r>
      <w:r w:rsidRPr="007A06F5">
        <w:rPr>
          <w:rFonts w:ascii="Times New Roman" w:hAnsi="Times New Roman" w:cs="Times New Roman"/>
          <w:lang w:val="la-Latn"/>
        </w:rPr>
        <w:t xml:space="preserve">: </w:t>
      </w:r>
      <w:r w:rsidR="003A1857" w:rsidRPr="007A06F5">
        <w:rPr>
          <w:rFonts w:ascii="Times New Roman" w:hAnsi="Times New Roman" w:cs="Times New Roman"/>
          <w:lang w:val="la-Latn"/>
        </w:rPr>
        <w:t>„</w:t>
      </w:r>
      <w:r w:rsidRPr="007A06F5">
        <w:rPr>
          <w:rFonts w:ascii="Times New Roman" w:hAnsi="Times New Roman" w:cs="Times New Roman"/>
          <w:lang w:val="la-Latn"/>
        </w:rPr>
        <w:t>Hi vero qui a</w:t>
      </w:r>
      <w:r w:rsidR="003A1857" w:rsidRPr="007A06F5">
        <w:rPr>
          <w:rFonts w:ascii="Times New Roman" w:hAnsi="Times New Roman" w:cs="Times New Roman"/>
          <w:lang w:val="la-Latn"/>
        </w:rPr>
        <w:t>ltario</w:t>
      </w:r>
      <w:r w:rsidRPr="007A06F5">
        <w:rPr>
          <w:rFonts w:ascii="Times New Roman" w:hAnsi="Times New Roman" w:cs="Times New Roman"/>
          <w:lang w:val="la-Latn"/>
        </w:rPr>
        <w:t xml:space="preserve"> ser</w:t>
      </w:r>
      <w:r w:rsidR="003A1857" w:rsidRPr="007A06F5">
        <w:rPr>
          <w:rFonts w:ascii="Times New Roman" w:hAnsi="Times New Roman" w:cs="Times New Roman"/>
          <w:lang w:val="la-Latn"/>
        </w:rPr>
        <w:t>viunt, si subit</w:t>
      </w:r>
      <w:r w:rsidRPr="007A06F5">
        <w:rPr>
          <w:rFonts w:ascii="Times New Roman" w:hAnsi="Times New Roman" w:cs="Times New Roman"/>
          <w:lang w:val="la-Latn"/>
        </w:rPr>
        <w:t>o flenda carnis fragili</w:t>
      </w:r>
      <w:r w:rsidR="003A1857" w:rsidRPr="007A06F5">
        <w:rPr>
          <w:rFonts w:ascii="Times New Roman" w:hAnsi="Times New Roman" w:cs="Times New Roman"/>
          <w:lang w:val="la-Latn"/>
        </w:rPr>
        <w:t>t</w:t>
      </w:r>
      <w:r w:rsidRPr="007A06F5">
        <w:rPr>
          <w:rFonts w:ascii="Times New Roman" w:hAnsi="Times New Roman" w:cs="Times New Roman"/>
          <w:lang w:val="la-Latn"/>
        </w:rPr>
        <w:t>ate corruerint, et Do</w:t>
      </w:r>
      <w:r w:rsidR="005A19C0" w:rsidRPr="007A06F5">
        <w:rPr>
          <w:rFonts w:ascii="Times New Roman" w:hAnsi="Times New Roman" w:cs="Times New Roman"/>
          <w:lang w:val="la-Latn"/>
        </w:rPr>
        <w:t>m</w:t>
      </w:r>
      <w:r w:rsidR="003A1857" w:rsidRPr="007A06F5">
        <w:rPr>
          <w:rFonts w:ascii="Times New Roman" w:hAnsi="Times New Roman" w:cs="Times New Roman"/>
          <w:lang w:val="la-Latn"/>
        </w:rPr>
        <w:t xml:space="preserve">ino </w:t>
      </w:r>
      <w:r w:rsidRPr="007A06F5">
        <w:rPr>
          <w:rFonts w:ascii="Times New Roman" w:hAnsi="Times New Roman" w:cs="Times New Roman"/>
          <w:lang w:val="la-Latn"/>
        </w:rPr>
        <w:t>respiciente, digne p</w:t>
      </w:r>
      <w:r w:rsidR="003A1857" w:rsidRPr="007A06F5">
        <w:rPr>
          <w:rFonts w:ascii="Times New Roman" w:hAnsi="Times New Roman" w:cs="Times New Roman"/>
          <w:lang w:val="la-Latn"/>
        </w:rPr>
        <w:t>œnituerint, ita ut mortificato</w:t>
      </w:r>
      <w:r w:rsidRPr="007A06F5">
        <w:rPr>
          <w:rFonts w:ascii="Times New Roman" w:hAnsi="Times New Roman" w:cs="Times New Roman"/>
          <w:lang w:val="la-Latn"/>
        </w:rPr>
        <w:t xml:space="preserve"> corpore, cordis con</w:t>
      </w:r>
      <w:r w:rsidR="003A1857" w:rsidRPr="007A06F5">
        <w:rPr>
          <w:rFonts w:ascii="Times New Roman" w:hAnsi="Times New Roman" w:cs="Times New Roman"/>
          <w:lang w:val="la-Latn"/>
        </w:rPr>
        <w:t xml:space="preserve">triti sacrificium Deo offerant, </w:t>
      </w:r>
      <w:r w:rsidRPr="007A06F5">
        <w:rPr>
          <w:rFonts w:ascii="Times New Roman" w:hAnsi="Times New Roman" w:cs="Times New Roman"/>
          <w:lang w:val="la-Latn"/>
        </w:rPr>
        <w:t>maneat in potestate Episcopi, vel veraciter aff</w:t>
      </w:r>
      <w:r w:rsidR="003A1857" w:rsidRPr="007A06F5">
        <w:rPr>
          <w:rFonts w:ascii="Times New Roman" w:hAnsi="Times New Roman" w:cs="Times New Roman"/>
          <w:lang w:val="la-Latn"/>
        </w:rPr>
        <w:t>l</w:t>
      </w:r>
      <w:r w:rsidRPr="007A06F5">
        <w:rPr>
          <w:rFonts w:ascii="Times New Roman" w:hAnsi="Times New Roman" w:cs="Times New Roman"/>
          <w:lang w:val="la-Latn"/>
        </w:rPr>
        <w:t>ictos</w:t>
      </w:r>
      <w:r w:rsidR="003A1857" w:rsidRPr="007A06F5">
        <w:rPr>
          <w:rFonts w:ascii="Times New Roman" w:hAnsi="Times New Roman" w:cs="Times New Roman"/>
          <w:lang w:val="la-Latn"/>
        </w:rPr>
        <w:t xml:space="preserve"> </w:t>
      </w:r>
      <w:r w:rsidRPr="007A06F5">
        <w:rPr>
          <w:rFonts w:ascii="Times New Roman" w:hAnsi="Times New Roman" w:cs="Times New Roman"/>
          <w:lang w:val="la-Latn"/>
        </w:rPr>
        <w:t>non diu suspendere, ve</w:t>
      </w:r>
      <w:r w:rsidR="003A1857" w:rsidRPr="007A06F5">
        <w:rPr>
          <w:rFonts w:ascii="Times New Roman" w:hAnsi="Times New Roman" w:cs="Times New Roman"/>
          <w:lang w:val="la-Latn"/>
        </w:rPr>
        <w:t xml:space="preserve">l </w:t>
      </w:r>
      <w:r w:rsidRPr="007A06F5">
        <w:rPr>
          <w:rFonts w:ascii="Times New Roman" w:hAnsi="Times New Roman" w:cs="Times New Roman"/>
          <w:lang w:val="la-Latn"/>
        </w:rPr>
        <w:t>desidiosos prolixiori te</w:t>
      </w:r>
      <w:r w:rsidR="00547D1E" w:rsidRPr="007A06F5">
        <w:rPr>
          <w:rFonts w:ascii="Times New Roman" w:hAnsi="Times New Roman" w:cs="Times New Roman"/>
          <w:lang w:val="la-Latn"/>
        </w:rPr>
        <w:t>m</w:t>
      </w:r>
      <w:r w:rsidR="003A1857" w:rsidRPr="007A06F5">
        <w:rPr>
          <w:rFonts w:ascii="Times New Roman" w:hAnsi="Times New Roman" w:cs="Times New Roman"/>
          <w:lang w:val="la-Latn"/>
        </w:rPr>
        <w:t xml:space="preserve"> </w:t>
      </w:r>
      <w:r w:rsidRPr="007A06F5">
        <w:rPr>
          <w:rFonts w:ascii="Times New Roman" w:hAnsi="Times New Roman" w:cs="Times New Roman"/>
          <w:lang w:val="la-Latn"/>
        </w:rPr>
        <w:t>pore ab Ecclesi</w:t>
      </w:r>
      <w:r w:rsidR="005A19C0" w:rsidRPr="007A06F5">
        <w:rPr>
          <w:rFonts w:ascii="Times New Roman" w:hAnsi="Times New Roman" w:cs="Times New Roman"/>
          <w:lang w:val="la-Latn"/>
        </w:rPr>
        <w:t>æ</w:t>
      </w:r>
      <w:r w:rsidRPr="007A06F5">
        <w:rPr>
          <w:rFonts w:ascii="Times New Roman" w:hAnsi="Times New Roman" w:cs="Times New Roman"/>
          <w:lang w:val="la-Latn"/>
        </w:rPr>
        <w:t xml:space="preserve"> c</w:t>
      </w:r>
      <w:r w:rsidR="003A1857" w:rsidRPr="007A06F5">
        <w:rPr>
          <w:rFonts w:ascii="Times New Roman" w:hAnsi="Times New Roman" w:cs="Times New Roman"/>
          <w:lang w:val="la-Latn"/>
        </w:rPr>
        <w:t>orpore segregare; ita tamen, ut</w:t>
      </w:r>
      <w:r w:rsidRPr="007A06F5">
        <w:rPr>
          <w:rFonts w:ascii="Times New Roman" w:hAnsi="Times New Roman" w:cs="Times New Roman"/>
          <w:lang w:val="la-Latn"/>
        </w:rPr>
        <w:t xml:space="preserve"> si offic</w:t>
      </w:r>
      <w:r w:rsidR="003A1857" w:rsidRPr="007A06F5">
        <w:rPr>
          <w:rFonts w:ascii="Times New Roman" w:hAnsi="Times New Roman" w:cs="Times New Roman"/>
          <w:lang w:val="la-Latn"/>
        </w:rPr>
        <w:t>i</w:t>
      </w:r>
      <w:r w:rsidRPr="007A06F5">
        <w:rPr>
          <w:rFonts w:ascii="Times New Roman" w:hAnsi="Times New Roman" w:cs="Times New Roman"/>
          <w:lang w:val="la-Latn"/>
        </w:rPr>
        <w:t>oru</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suoru</w:t>
      </w:r>
      <w:r w:rsidR="005A19C0" w:rsidRPr="007A06F5">
        <w:rPr>
          <w:rFonts w:ascii="Times New Roman" w:hAnsi="Times New Roman" w:cs="Times New Roman"/>
          <w:lang w:val="la-Latn"/>
        </w:rPr>
        <w:t>m</w:t>
      </w:r>
      <w:r w:rsidR="003A1857" w:rsidRPr="007A06F5">
        <w:rPr>
          <w:rFonts w:ascii="Times New Roman" w:hAnsi="Times New Roman" w:cs="Times New Roman"/>
          <w:lang w:val="la-Latn"/>
        </w:rPr>
        <w:t xml:space="preserve"> loca retineant, non possint ad </w:t>
      </w:r>
      <w:r w:rsidRPr="007A06F5">
        <w:rPr>
          <w:rFonts w:ascii="Times New Roman" w:hAnsi="Times New Roman" w:cs="Times New Roman"/>
          <w:lang w:val="la-Latn"/>
        </w:rPr>
        <w:t>altiora officia ulterius promoveri. Quod si, i</w:t>
      </w:r>
      <w:r w:rsidR="003A1857" w:rsidRPr="007A06F5">
        <w:rPr>
          <w:rFonts w:ascii="Times New Roman" w:hAnsi="Times New Roman" w:cs="Times New Roman"/>
          <w:lang w:val="la-Latn"/>
        </w:rPr>
        <w:t xml:space="preserve">terato </w:t>
      </w:r>
      <w:r w:rsidRPr="007A06F5">
        <w:rPr>
          <w:rFonts w:ascii="Times New Roman" w:hAnsi="Times New Roman" w:cs="Times New Roman"/>
          <w:lang w:val="la-Latn"/>
        </w:rPr>
        <w:t>velut canes ad vomitum revers</w:t>
      </w:r>
      <w:r w:rsidR="003A1857" w:rsidRPr="007A06F5">
        <w:rPr>
          <w:rFonts w:ascii="Times New Roman" w:hAnsi="Times New Roman" w:cs="Times New Roman"/>
          <w:lang w:val="la-Latn"/>
        </w:rPr>
        <w:t xml:space="preserve">i fuerint, non solum </w:t>
      </w:r>
      <w:r w:rsidRPr="007A06F5">
        <w:rPr>
          <w:rFonts w:ascii="Times New Roman" w:hAnsi="Times New Roman" w:cs="Times New Roman"/>
          <w:lang w:val="la-Latn"/>
        </w:rPr>
        <w:t>dig</w:t>
      </w:r>
      <w:r w:rsidR="003A1857" w:rsidRPr="007A06F5">
        <w:rPr>
          <w:rFonts w:ascii="Times New Roman" w:hAnsi="Times New Roman" w:cs="Times New Roman"/>
          <w:lang w:val="la-Latn"/>
        </w:rPr>
        <w:t>n</w:t>
      </w:r>
      <w:r w:rsidRPr="007A06F5">
        <w:rPr>
          <w:rFonts w:ascii="Times New Roman" w:hAnsi="Times New Roman" w:cs="Times New Roman"/>
          <w:lang w:val="la-Latn"/>
        </w:rPr>
        <w:t>itate officii careant, sed etiam sancta</w:t>
      </w:r>
      <w:r w:rsidR="005A19C0"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3A1857" w:rsidRPr="007A06F5">
        <w:rPr>
          <w:rFonts w:ascii="Times New Roman" w:hAnsi="Times New Roman" w:cs="Times New Roman"/>
          <w:lang w:val="la-Latn"/>
        </w:rPr>
        <w:t>c</w:t>
      </w:r>
      <w:r w:rsidRPr="007A06F5">
        <w:rPr>
          <w:rFonts w:ascii="Times New Roman" w:hAnsi="Times New Roman" w:cs="Times New Roman"/>
          <w:lang w:val="la-Latn"/>
        </w:rPr>
        <w:t>o</w:t>
      </w:r>
      <w:r w:rsidR="00547D1E" w:rsidRPr="007A06F5">
        <w:rPr>
          <w:rFonts w:ascii="Times New Roman" w:hAnsi="Times New Roman" w:cs="Times New Roman"/>
          <w:lang w:val="la-Latn"/>
        </w:rPr>
        <w:t>m</w:t>
      </w:r>
      <w:r w:rsidR="003A1857" w:rsidRPr="007A06F5">
        <w:rPr>
          <w:rFonts w:ascii="Times New Roman" w:hAnsi="Times New Roman" w:cs="Times New Roman"/>
          <w:lang w:val="la-Latn"/>
        </w:rPr>
        <w:t>mu</w:t>
      </w:r>
      <w:r w:rsidRPr="007A06F5">
        <w:rPr>
          <w:rFonts w:ascii="Times New Roman" w:hAnsi="Times New Roman" w:cs="Times New Roman"/>
          <w:lang w:val="la-Latn"/>
        </w:rPr>
        <w:t>nione</w:t>
      </w:r>
      <w:r w:rsidR="005A19C0" w:rsidRPr="007A06F5">
        <w:rPr>
          <w:rFonts w:ascii="Times New Roman" w:hAnsi="Times New Roman" w:cs="Times New Roman"/>
          <w:lang w:val="la-Latn"/>
        </w:rPr>
        <w:t>m</w:t>
      </w:r>
      <w:r w:rsidRPr="007A06F5">
        <w:rPr>
          <w:rFonts w:ascii="Times New Roman" w:hAnsi="Times New Roman" w:cs="Times New Roman"/>
          <w:lang w:val="la-Latn"/>
        </w:rPr>
        <w:t>, non nisi in exitu, percipiant.</w:t>
      </w:r>
      <w:r w:rsidR="003A1857" w:rsidRPr="007A06F5">
        <w:rPr>
          <w:rFonts w:ascii="Times New Roman" w:hAnsi="Times New Roman" w:cs="Times New Roman"/>
          <w:lang w:val="la-Latn"/>
        </w:rPr>
        <w:t>“</w:t>
      </w:r>
    </w:p>
    <w:p w14:paraId="253CBA69" w14:textId="197F401E" w:rsidR="00713FBE" w:rsidRPr="007A06F5" w:rsidRDefault="003A1857" w:rsidP="00713FBE">
      <w:pPr>
        <w:spacing w:after="120" w:line="240" w:lineRule="auto"/>
        <w:rPr>
          <w:rFonts w:ascii="Times New Roman" w:hAnsi="Times New Roman" w:cs="Times New Roman"/>
          <w:lang w:val="la-Latn"/>
        </w:rPr>
      </w:pPr>
      <w:commentRangeStart w:id="111"/>
      <w:r w:rsidRPr="007A06F5">
        <w:rPr>
          <w:rFonts w:ascii="Times New Roman" w:hAnsi="Times New Roman" w:cs="Times New Roman"/>
          <w:lang w:val="la-Latn"/>
        </w:rPr>
        <w:t>I</w:t>
      </w:r>
      <w:r w:rsidR="00713FBE" w:rsidRPr="007A06F5">
        <w:rPr>
          <w:rFonts w:ascii="Times New Roman" w:hAnsi="Times New Roman" w:cs="Times New Roman"/>
          <w:lang w:val="la-Latn"/>
        </w:rPr>
        <w:t>tem in concilio Car</w:t>
      </w:r>
      <w:r w:rsidRPr="007A06F5">
        <w:rPr>
          <w:rFonts w:ascii="Times New Roman" w:hAnsi="Times New Roman" w:cs="Times New Roman"/>
          <w:lang w:val="la-Latn"/>
        </w:rPr>
        <w:t>t</w:t>
      </w:r>
      <w:r w:rsidR="00713FBE" w:rsidRPr="007A06F5">
        <w:rPr>
          <w:rFonts w:ascii="Times New Roman" w:hAnsi="Times New Roman" w:cs="Times New Roman"/>
          <w:lang w:val="la-Latn"/>
        </w:rPr>
        <w:t>haginensi</w:t>
      </w:r>
      <w:commentRangeEnd w:id="111"/>
      <w:r w:rsidR="00126A05" w:rsidRPr="007A06F5">
        <w:rPr>
          <w:rStyle w:val="Odkaznakoment"/>
          <w:rFonts w:ascii="Times New Roman" w:hAnsi="Times New Roman" w:cs="Times New Roman"/>
          <w:lang w:val="la-Latn"/>
        </w:rPr>
        <w:commentReference w:id="111"/>
      </w:r>
      <w:r w:rsidR="00713FBE" w:rsidRPr="007A06F5">
        <w:rPr>
          <w:rFonts w:ascii="Times New Roman" w:hAnsi="Times New Roman" w:cs="Times New Roman"/>
          <w:lang w:val="la-Latn"/>
        </w:rPr>
        <w:t xml:space="preserve">, cap. </w:t>
      </w:r>
      <w:r w:rsidRPr="007A06F5">
        <w:rPr>
          <w:rFonts w:ascii="Times New Roman" w:hAnsi="Times New Roman" w:cs="Times New Roman"/>
          <w:lang w:val="la-Latn"/>
        </w:rPr>
        <w:t>27, scriptum est</w:t>
      </w:r>
      <w:r w:rsidR="00713FBE" w:rsidRPr="007A06F5">
        <w:rPr>
          <w:rFonts w:ascii="Times New Roman" w:hAnsi="Times New Roman" w:cs="Times New Roman"/>
          <w:lang w:val="la-Latn"/>
        </w:rPr>
        <w:t xml:space="preserve">: </w:t>
      </w:r>
      <w:r w:rsidRPr="007A06F5">
        <w:rPr>
          <w:rFonts w:ascii="Times New Roman" w:hAnsi="Times New Roman" w:cs="Times New Roman"/>
          <w:lang w:val="la-Latn"/>
        </w:rPr>
        <w:t>„</w:t>
      </w:r>
      <w:r w:rsidR="00713FBE" w:rsidRPr="007A06F5">
        <w:rPr>
          <w:rFonts w:ascii="Times New Roman" w:hAnsi="Times New Roman" w:cs="Times New Roman"/>
          <w:lang w:val="la-Latn"/>
        </w:rPr>
        <w:t>Quod p</w:t>
      </w:r>
      <w:r w:rsidRPr="007A06F5">
        <w:rPr>
          <w:rFonts w:ascii="Times New Roman" w:hAnsi="Times New Roman" w:cs="Times New Roman"/>
          <w:lang w:val="la-Latn"/>
        </w:rPr>
        <w:t>re</w:t>
      </w:r>
      <w:r w:rsidR="00713FBE" w:rsidRPr="007A06F5">
        <w:rPr>
          <w:rFonts w:ascii="Times New Roman" w:hAnsi="Times New Roman" w:cs="Times New Roman"/>
          <w:lang w:val="la-Latn"/>
        </w:rPr>
        <w:t>s</w:t>
      </w:r>
      <w:r w:rsidRPr="007A06F5">
        <w:rPr>
          <w:rFonts w:ascii="Times New Roman" w:hAnsi="Times New Roman" w:cs="Times New Roman"/>
          <w:lang w:val="la-Latn"/>
        </w:rPr>
        <w:t>b</w:t>
      </w:r>
      <w:r w:rsidR="00713FBE" w:rsidRPr="007A06F5">
        <w:rPr>
          <w:rFonts w:ascii="Times New Roman" w:hAnsi="Times New Roman" w:cs="Times New Roman"/>
          <w:lang w:val="la-Latn"/>
        </w:rPr>
        <w:t>yter</w:t>
      </w:r>
      <w:r w:rsidRPr="007A06F5">
        <w:rPr>
          <w:rFonts w:ascii="Times New Roman" w:hAnsi="Times New Roman" w:cs="Times New Roman"/>
          <w:lang w:val="la-Latn"/>
        </w:rPr>
        <w:t xml:space="preserve">i et diaconi, in graviore culpa </w:t>
      </w:r>
      <w:r w:rsidR="00713FBE" w:rsidRPr="007A06F5">
        <w:rPr>
          <w:rFonts w:ascii="Times New Roman" w:hAnsi="Times New Roman" w:cs="Times New Roman"/>
          <w:lang w:val="la-Latn"/>
        </w:rPr>
        <w:t>convicti</w:t>
      </w:r>
      <w:r w:rsidRPr="007A06F5">
        <w:rPr>
          <w:rFonts w:ascii="Times New Roman" w:hAnsi="Times New Roman" w:cs="Times New Roman"/>
          <w:lang w:val="la-Latn"/>
        </w:rPr>
        <w:t>,</w:t>
      </w:r>
      <w:r w:rsidR="00713FBE" w:rsidRPr="007A06F5">
        <w:rPr>
          <w:rFonts w:ascii="Times New Roman" w:hAnsi="Times New Roman" w:cs="Times New Roman"/>
          <w:lang w:val="la-Latn"/>
        </w:rPr>
        <w:t xml:space="preserve"> manus i</w:t>
      </w:r>
      <w:r w:rsidR="005A19C0" w:rsidRPr="007A06F5">
        <w:rPr>
          <w:rFonts w:ascii="Times New Roman" w:hAnsi="Times New Roman" w:cs="Times New Roman"/>
          <w:lang w:val="la-Latn"/>
        </w:rPr>
        <w:t>m</w:t>
      </w:r>
      <w:r w:rsidR="00713FBE" w:rsidRPr="007A06F5">
        <w:rPr>
          <w:rFonts w:ascii="Times New Roman" w:hAnsi="Times New Roman" w:cs="Times New Roman"/>
          <w:lang w:val="la-Latn"/>
        </w:rPr>
        <w:t>positionem tanquam laici nequaquam suscipiant. Contra firmatum est: Ut</w:t>
      </w:r>
      <w:r w:rsidRPr="007A06F5">
        <w:rPr>
          <w:rFonts w:ascii="Times New Roman" w:hAnsi="Times New Roman" w:cs="Times New Roman"/>
          <w:lang w:val="la-Latn"/>
        </w:rPr>
        <w:t xml:space="preserve">, si quando </w:t>
      </w:r>
      <w:r w:rsidR="00713FBE" w:rsidRPr="007A06F5">
        <w:rPr>
          <w:rFonts w:ascii="Times New Roman" w:hAnsi="Times New Roman" w:cs="Times New Roman"/>
          <w:lang w:val="la-Latn"/>
        </w:rPr>
        <w:t>pres</w:t>
      </w:r>
      <w:r w:rsidRPr="007A06F5">
        <w:rPr>
          <w:rFonts w:ascii="Times New Roman" w:hAnsi="Times New Roman" w:cs="Times New Roman"/>
          <w:lang w:val="la-Latn"/>
        </w:rPr>
        <w:t>b</w:t>
      </w:r>
      <w:r w:rsidR="00713FBE" w:rsidRPr="007A06F5">
        <w:rPr>
          <w:rFonts w:ascii="Times New Roman" w:hAnsi="Times New Roman" w:cs="Times New Roman"/>
          <w:lang w:val="la-Latn"/>
        </w:rPr>
        <w:t>yter ve</w:t>
      </w:r>
      <w:r w:rsidRPr="007A06F5">
        <w:rPr>
          <w:rFonts w:ascii="Times New Roman" w:hAnsi="Times New Roman" w:cs="Times New Roman"/>
          <w:lang w:val="la-Latn"/>
        </w:rPr>
        <w:t>l</w:t>
      </w:r>
      <w:r w:rsidR="00713FBE" w:rsidRPr="007A06F5">
        <w:rPr>
          <w:rFonts w:ascii="Times New Roman" w:hAnsi="Times New Roman" w:cs="Times New Roman"/>
          <w:lang w:val="la-Latn"/>
        </w:rPr>
        <w:t xml:space="preserve"> diaconus in aliqua graviore culpa con</w:t>
      </w:r>
      <w:r w:rsidRPr="007A06F5">
        <w:rPr>
          <w:rFonts w:ascii="Times New Roman" w:hAnsi="Times New Roman" w:cs="Times New Roman"/>
          <w:lang w:val="la-Latn"/>
        </w:rPr>
        <w:t>vic</w:t>
      </w:r>
      <w:r w:rsidR="00713FBE" w:rsidRPr="007A06F5">
        <w:rPr>
          <w:rFonts w:ascii="Times New Roman" w:hAnsi="Times New Roman" w:cs="Times New Roman"/>
          <w:lang w:val="la-Latn"/>
        </w:rPr>
        <w:t>ti fuerint, ob qu</w:t>
      </w:r>
      <w:r w:rsidRPr="007A06F5">
        <w:rPr>
          <w:rFonts w:ascii="Times New Roman" w:hAnsi="Times New Roman" w:cs="Times New Roman"/>
          <w:lang w:val="la-Latn"/>
        </w:rPr>
        <w:t xml:space="preserve">am eos a ministerio necesse est </w:t>
      </w:r>
      <w:r w:rsidR="00713FBE" w:rsidRPr="007A06F5">
        <w:rPr>
          <w:rFonts w:ascii="Times New Roman" w:hAnsi="Times New Roman" w:cs="Times New Roman"/>
          <w:lang w:val="la-Latn"/>
        </w:rPr>
        <w:t xml:space="preserve">removeri, </w:t>
      </w:r>
      <w:r w:rsidRPr="007A06F5">
        <w:rPr>
          <w:rFonts w:ascii="Times New Roman" w:hAnsi="Times New Roman" w:cs="Times New Roman"/>
          <w:lang w:val="la-Latn"/>
        </w:rPr>
        <w:t>n</w:t>
      </w:r>
      <w:r w:rsidR="00713FBE" w:rsidRPr="007A06F5">
        <w:rPr>
          <w:rFonts w:ascii="Times New Roman" w:hAnsi="Times New Roman" w:cs="Times New Roman"/>
          <w:lang w:val="la-Latn"/>
        </w:rPr>
        <w:t xml:space="preserve">on eis </w:t>
      </w:r>
      <w:r w:rsidR="005A19C0" w:rsidRPr="007A06F5">
        <w:rPr>
          <w:rFonts w:ascii="Times New Roman" w:hAnsi="Times New Roman" w:cs="Times New Roman"/>
          <w:lang w:val="la-Latn"/>
        </w:rPr>
        <w:t>m</w:t>
      </w:r>
      <w:r w:rsidR="00713FBE" w:rsidRPr="007A06F5">
        <w:rPr>
          <w:rFonts w:ascii="Times New Roman" w:hAnsi="Times New Roman" w:cs="Times New Roman"/>
          <w:lang w:val="la-Latn"/>
        </w:rPr>
        <w:t xml:space="preserve">anus tanquam </w:t>
      </w:r>
      <w:r w:rsidR="007A52D0" w:rsidRPr="007A06F5">
        <w:rPr>
          <w:rFonts w:ascii="Times New Roman" w:hAnsi="Times New Roman" w:cs="Times New Roman"/>
          <w:lang w:val="la-Latn"/>
        </w:rPr>
        <w:t>pœn</w:t>
      </w:r>
      <w:r w:rsidR="00713FBE" w:rsidRPr="007A06F5">
        <w:rPr>
          <w:rFonts w:ascii="Times New Roman" w:hAnsi="Times New Roman" w:cs="Times New Roman"/>
          <w:lang w:val="la-Latn"/>
        </w:rPr>
        <w:t>itentibus imponatu</w:t>
      </w:r>
      <w:r w:rsidRPr="007A06F5">
        <w:rPr>
          <w:rFonts w:ascii="Times New Roman" w:hAnsi="Times New Roman" w:cs="Times New Roman"/>
          <w:lang w:val="la-Latn"/>
        </w:rPr>
        <w:t>r, vel tanquam fidelibus laicis</w:t>
      </w:r>
      <w:r w:rsidR="00713FBE" w:rsidRPr="007A06F5">
        <w:rPr>
          <w:rFonts w:ascii="Times New Roman" w:hAnsi="Times New Roman" w:cs="Times New Roman"/>
          <w:lang w:val="la-Latn"/>
        </w:rPr>
        <w:t>: neque per</w:t>
      </w:r>
      <w:r w:rsidR="005A19C0" w:rsidRPr="007A06F5">
        <w:rPr>
          <w:rFonts w:ascii="Times New Roman" w:hAnsi="Times New Roman" w:cs="Times New Roman"/>
          <w:lang w:val="la-Latn"/>
        </w:rPr>
        <w:t>m</w:t>
      </w:r>
      <w:r w:rsidR="00713FBE" w:rsidRPr="007A06F5">
        <w:rPr>
          <w:rFonts w:ascii="Times New Roman" w:hAnsi="Times New Roman" w:cs="Times New Roman"/>
          <w:lang w:val="la-Latn"/>
        </w:rPr>
        <w:t>ittendum esse, ut r</w:t>
      </w:r>
      <w:r w:rsidRPr="007A06F5">
        <w:rPr>
          <w:rFonts w:ascii="Times New Roman" w:hAnsi="Times New Roman" w:cs="Times New Roman"/>
          <w:lang w:val="la-Latn"/>
        </w:rPr>
        <w:t xml:space="preserve">ebaptizati ad clericatus gradum </w:t>
      </w:r>
      <w:r w:rsidR="00EB3812" w:rsidRPr="007A06F5">
        <w:rPr>
          <w:rFonts w:ascii="Times New Roman" w:hAnsi="Times New Roman" w:cs="Times New Roman"/>
          <w:lang w:val="la-Latn"/>
        </w:rPr>
        <w:t>promoveantur.</w:t>
      </w:r>
    </w:p>
    <w:p w14:paraId="25C82297" w14:textId="77777777" w:rsidR="00713FBE" w:rsidRPr="007A06F5" w:rsidRDefault="00713FBE"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CAPUT XI.</w:t>
      </w:r>
    </w:p>
    <w:p w14:paraId="09E3C989" w14:textId="355719E4" w:rsidR="00713FBE" w:rsidRPr="007A06F5" w:rsidRDefault="00713FBE"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De presbyteris qui uxores ac</w:t>
      </w:r>
      <w:r w:rsidR="003A1857" w:rsidRPr="007A06F5">
        <w:rPr>
          <w:rFonts w:ascii="Times New Roman" w:hAnsi="Times New Roman" w:cs="Times New Roman"/>
          <w:lang w:val="la-Latn"/>
        </w:rPr>
        <w:t>c</w:t>
      </w:r>
      <w:r w:rsidRPr="007A06F5">
        <w:rPr>
          <w:rFonts w:ascii="Times New Roman" w:hAnsi="Times New Roman" w:cs="Times New Roman"/>
          <w:lang w:val="la-Latn"/>
        </w:rPr>
        <w:t>eperunt, vel fornicatt sunt.</w:t>
      </w:r>
    </w:p>
    <w:p w14:paraId="5AC3C217" w14:textId="74715126" w:rsidR="00C9213F" w:rsidRPr="007A06F5" w:rsidRDefault="00713FBE" w:rsidP="00713FBE">
      <w:pPr>
        <w:spacing w:after="120" w:line="240" w:lineRule="auto"/>
        <w:rPr>
          <w:rFonts w:ascii="Times New Roman" w:hAnsi="Times New Roman" w:cs="Times New Roman"/>
          <w:lang w:val="la-Latn"/>
        </w:rPr>
      </w:pPr>
      <w:r w:rsidRPr="007A06F5">
        <w:rPr>
          <w:rFonts w:ascii="Times New Roman" w:hAnsi="Times New Roman" w:cs="Times New Roman"/>
          <w:lang w:val="la-Latn"/>
        </w:rPr>
        <w:t>lte</w:t>
      </w:r>
      <w:r w:rsidR="003B5A7E" w:rsidRPr="007A06F5">
        <w:rPr>
          <w:rFonts w:ascii="Times New Roman" w:hAnsi="Times New Roman" w:cs="Times New Roman"/>
          <w:lang w:val="la-Latn"/>
        </w:rPr>
        <w:t>m</w:t>
      </w:r>
      <w:r w:rsidRPr="007A06F5">
        <w:rPr>
          <w:rFonts w:ascii="Times New Roman" w:hAnsi="Times New Roman" w:cs="Times New Roman"/>
          <w:lang w:val="la-Latn"/>
        </w:rPr>
        <w:t xml:space="preserve"> de presbyteris qui </w:t>
      </w:r>
      <w:r w:rsidR="003A1857" w:rsidRPr="007A06F5">
        <w:rPr>
          <w:rFonts w:ascii="Times New Roman" w:hAnsi="Times New Roman" w:cs="Times New Roman"/>
          <w:lang w:val="la-Latn"/>
        </w:rPr>
        <w:t xml:space="preserve">uxores acceperint vel fornicati </w:t>
      </w:r>
      <w:r w:rsidRPr="007A06F5">
        <w:rPr>
          <w:rFonts w:ascii="Times New Roman" w:hAnsi="Times New Roman" w:cs="Times New Roman"/>
          <w:lang w:val="la-Latn"/>
        </w:rPr>
        <w:t>sunt, in concilio Neoc</w:t>
      </w:r>
      <w:r w:rsidR="003A1857" w:rsidRPr="007A06F5">
        <w:rPr>
          <w:rFonts w:ascii="Times New Roman" w:hAnsi="Times New Roman" w:cs="Times New Roman"/>
          <w:lang w:val="la-Latn"/>
        </w:rPr>
        <w:t>æ</w:t>
      </w:r>
      <w:r w:rsidRPr="007A06F5">
        <w:rPr>
          <w:rFonts w:ascii="Times New Roman" w:hAnsi="Times New Roman" w:cs="Times New Roman"/>
          <w:lang w:val="la-Latn"/>
        </w:rPr>
        <w:t>sareensi, cap. 5, s</w:t>
      </w:r>
      <w:r w:rsidR="003A1857" w:rsidRPr="007A06F5">
        <w:rPr>
          <w:rFonts w:ascii="Times New Roman" w:hAnsi="Times New Roman" w:cs="Times New Roman"/>
          <w:lang w:val="la-Latn"/>
        </w:rPr>
        <w:t>c</w:t>
      </w:r>
      <w:r w:rsidRPr="007A06F5">
        <w:rPr>
          <w:rFonts w:ascii="Times New Roman" w:hAnsi="Times New Roman" w:cs="Times New Roman"/>
          <w:lang w:val="la-Latn"/>
        </w:rPr>
        <w:t>ri</w:t>
      </w:r>
    </w:p>
    <w:p w14:paraId="37C78045" w14:textId="0B9D2C61" w:rsidR="0062682B" w:rsidRPr="007A06F5" w:rsidRDefault="0062682B" w:rsidP="00713FBE">
      <w:pPr>
        <w:spacing w:after="120" w:line="240" w:lineRule="auto"/>
        <w:rPr>
          <w:rFonts w:ascii="Times New Roman" w:hAnsi="Times New Roman" w:cs="Times New Roman"/>
          <w:b/>
          <w:lang w:val="la-Latn"/>
        </w:rPr>
      </w:pPr>
      <w:r w:rsidRPr="007A06F5">
        <w:rPr>
          <w:rFonts w:ascii="Times New Roman" w:hAnsi="Times New Roman" w:cs="Times New Roman"/>
          <w:lang w:val="la-Latn"/>
        </w:rPr>
        <w:t xml:space="preserve">75v – leeres Raum zwischen den Absätzen – endet mit dem Absatz </w:t>
      </w:r>
      <w:r w:rsidRPr="007A06F5">
        <w:rPr>
          <w:rFonts w:ascii="Times New Roman" w:hAnsi="Times New Roman" w:cs="Times New Roman"/>
          <w:b/>
          <w:lang w:val="la-Latn"/>
        </w:rPr>
        <w:t>De presbyteris qui uxores accipiunt...</w:t>
      </w:r>
    </w:p>
    <w:p w14:paraId="25AD588F" w14:textId="77777777" w:rsidR="003A1857" w:rsidRPr="007A06F5" w:rsidRDefault="003A1857" w:rsidP="00713FBE">
      <w:pPr>
        <w:spacing w:after="120" w:line="240" w:lineRule="auto"/>
        <w:rPr>
          <w:rFonts w:ascii="Times New Roman" w:hAnsi="Times New Roman" w:cs="Times New Roman"/>
          <w:lang w:val="la-Latn"/>
        </w:rPr>
      </w:pPr>
    </w:p>
    <w:p w14:paraId="2B731785" w14:textId="77777777" w:rsidR="00FB7D60" w:rsidRPr="007A06F5" w:rsidRDefault="00FB7D60" w:rsidP="00450DB4">
      <w:pPr>
        <w:spacing w:after="120" w:line="240" w:lineRule="auto"/>
        <w:rPr>
          <w:rFonts w:ascii="Times New Roman" w:hAnsi="Times New Roman" w:cs="Times New Roman"/>
          <w:lang w:val="la-Latn"/>
        </w:rPr>
      </w:pPr>
    </w:p>
    <w:p w14:paraId="194B8F80" w14:textId="77777777" w:rsidR="005724D8" w:rsidRPr="007A06F5" w:rsidRDefault="005724D8"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12" w:name="_Toc194615182"/>
      <w:r w:rsidRPr="007A06F5">
        <w:rPr>
          <w:rFonts w:ascii="Times New Roman" w:hAnsi="Times New Roman" w:cs="Times New Roman"/>
          <w:b/>
          <w:color w:val="000000" w:themeColor="text1"/>
          <w:sz w:val="28"/>
          <w:szCs w:val="28"/>
          <w:lang w:val="la-Latn"/>
        </w:rPr>
        <w:t>Edikt Herzog Boleslavs II. für Bischof Adalbert von Prag (a. 992), 76r</w:t>
      </w:r>
      <w:bookmarkEnd w:id="112"/>
    </w:p>
    <w:p w14:paraId="02CCD25B" w14:textId="6FC2A5C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r w:rsidRPr="007A06F5">
        <w:rPr>
          <w:rFonts w:ascii="Times New Roman" w:hAnsi="Times New Roman" w:cs="Times New Roman"/>
          <w:highlight w:val="yellow"/>
          <w:lang w:val="la-Latn"/>
        </w:rPr>
        <w:t>Von anderer Hand nachgetragen</w:t>
      </w:r>
      <w:r w:rsidRPr="007A06F5">
        <w:rPr>
          <w:rFonts w:ascii="Times New Roman" w:hAnsi="Times New Roman" w:cs="Times New Roman"/>
          <w:lang w:val="la-Latn"/>
        </w:rPr>
        <w:t>) Edikt Herzog Boleslavs II. für Bischof Adalbert von Prag (a. 992) (u. a. ed. Wattenbach, Beiträge zur Geschichte der christlichen Kirche, S. 51;</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Friedrich, Codex diplomaticus et epistolaris regni Bohemiae</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[Prag 1904-1907] S. 43 Nr. 37).</w:t>
      </w:r>
    </w:p>
    <w:p w14:paraId="06AEB106" w14:textId="0BBC6568" w:rsidR="00BA5266" w:rsidRPr="007A06F5" w:rsidRDefault="00E67A16" w:rsidP="00E67A16">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Anno dominice incarnationis DCCCCLXXXXII, domino Johanne XV papa in sacratissima sede beati Petri apostoli, imperante domino Ottone III rege augusto, ortante dei nutu domino episcopo II. sancte Pragensis ecclesię Adalberto monacho, dux Bolezlaus presentibus omnibus primatibus suis dedit prefato episcopo </w:t>
      </w:r>
      <w:r w:rsidRPr="007A06F5">
        <w:rPr>
          <w:rFonts w:ascii="Times New Roman" w:hAnsi="Times New Roman" w:cs="Times New Roman"/>
          <w:highlight w:val="yellow"/>
          <w:lang w:val="la-Latn"/>
        </w:rPr>
        <w:t>secundum statuta canonum separare ea coniugia, que infra parentelam contra sacram legem coniuncta esse reperirentur, necnon etiam ecclesias per loca opportuna construendi et decimas congregandi licentiam dedit.</w:t>
      </w:r>
    </w:p>
    <w:p w14:paraId="76C9DCFD" w14:textId="77777777" w:rsidR="009E165C"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lang w:val="la-Latn"/>
        </w:rPr>
        <w:t xml:space="preserve"> </w:t>
      </w:r>
      <w:bookmarkStart w:id="113" w:name="_Toc194615183"/>
      <w:r w:rsidR="009E165C" w:rsidRPr="007A06F5">
        <w:rPr>
          <w:rFonts w:ascii="Times New Roman" w:hAnsi="Times New Roman" w:cs="Times New Roman"/>
          <w:b/>
          <w:color w:val="000000" w:themeColor="text1"/>
          <w:sz w:val="28"/>
          <w:szCs w:val="28"/>
          <w:lang w:val="la-Latn"/>
        </w:rPr>
        <w:t>Leer, 76v</w:t>
      </w:r>
      <w:bookmarkEnd w:id="113"/>
    </w:p>
    <w:p w14:paraId="392FD461" w14:textId="77777777" w:rsidR="00BA5266" w:rsidRPr="007A06F5" w:rsidRDefault="00BA5266" w:rsidP="00450DB4">
      <w:pPr>
        <w:spacing w:after="120" w:line="240" w:lineRule="auto"/>
        <w:rPr>
          <w:rFonts w:ascii="Times New Roman" w:hAnsi="Times New Roman" w:cs="Times New Roman"/>
          <w:lang w:val="la-Latn"/>
        </w:rPr>
      </w:pPr>
    </w:p>
    <w:p w14:paraId="7AF36F51" w14:textId="0BA97C66" w:rsidR="005724D8" w:rsidRPr="007A06F5" w:rsidRDefault="0062682B"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commentRangeStart w:id="114"/>
      <w:r w:rsidRPr="007A06F5">
        <w:rPr>
          <w:rFonts w:ascii="Times New Roman" w:hAnsi="Times New Roman" w:cs="Times New Roman"/>
          <w:b/>
          <w:color w:val="000000" w:themeColor="text1"/>
          <w:sz w:val="28"/>
          <w:szCs w:val="28"/>
          <w:lang w:val="la-Latn"/>
        </w:rPr>
        <w:t xml:space="preserve"> </w:t>
      </w:r>
      <w:bookmarkStart w:id="115" w:name="_Toc194615184"/>
      <w:r w:rsidRPr="007A06F5">
        <w:rPr>
          <w:rFonts w:ascii="Times New Roman" w:hAnsi="Times New Roman" w:cs="Times New Roman"/>
          <w:b/>
          <w:color w:val="000000" w:themeColor="text1"/>
          <w:sz w:val="28"/>
          <w:szCs w:val="28"/>
          <w:lang w:val="la-Latn"/>
        </w:rPr>
        <w:t xml:space="preserve">St. Adalbert (?), </w:t>
      </w:r>
      <w:r w:rsidR="005724D8" w:rsidRPr="007A06F5">
        <w:rPr>
          <w:rFonts w:ascii="Times New Roman" w:hAnsi="Times New Roman" w:cs="Times New Roman"/>
          <w:b/>
          <w:color w:val="000000" w:themeColor="text1"/>
          <w:sz w:val="28"/>
          <w:szCs w:val="28"/>
          <w:lang w:val="la-Latn"/>
        </w:rPr>
        <w:t>Predigt Quia semel uestrę caritatis - uiuit et regit, 77r-v</w:t>
      </w:r>
      <w:bookmarkEnd w:id="115"/>
    </w:p>
    <w:p w14:paraId="68026DB6" w14:textId="38F3C93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(Falsche Position des Blattes?) (nach Schmitz, Bußbücher 2, S. 207 Anm.</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Nr.</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„ein Fragment unbekannter Provenienz“; Transkription bei Hansen, Die Rechtscorpora, S. 32-35).</w:t>
      </w:r>
      <w:commentRangeEnd w:id="114"/>
      <w:r w:rsidR="004B4EBC" w:rsidRPr="007A06F5">
        <w:rPr>
          <w:rStyle w:val="Odkaznakoment"/>
          <w:lang w:val="la-Latn"/>
        </w:rPr>
        <w:commentReference w:id="114"/>
      </w:r>
    </w:p>
    <w:p w14:paraId="4037BF8D" w14:textId="77777777" w:rsidR="00BA5266" w:rsidRPr="007A06F5" w:rsidRDefault="00BA5266" w:rsidP="00450DB4">
      <w:pPr>
        <w:spacing w:after="120" w:line="240" w:lineRule="auto"/>
        <w:rPr>
          <w:rFonts w:ascii="Times New Roman" w:hAnsi="Times New Roman" w:cs="Times New Roman"/>
          <w:lang w:val="la-Latn"/>
        </w:rPr>
      </w:pPr>
    </w:p>
    <w:p w14:paraId="35BC554C" w14:textId="74F7A643" w:rsidR="009E165C"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116" w:name="_Toc194615185"/>
      <w:r w:rsidRPr="007A06F5">
        <w:rPr>
          <w:rFonts w:ascii="Times New Roman" w:hAnsi="Times New Roman" w:cs="Times New Roman"/>
          <w:b/>
          <w:color w:val="000000" w:themeColor="text1"/>
          <w:sz w:val="28"/>
          <w:szCs w:val="28"/>
          <w:lang w:val="la-Latn"/>
        </w:rPr>
        <w:t>Zweiter Teil des Schreibens Stephans</w:t>
      </w:r>
      <w:r w:rsidR="009042C7"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xml:space="preserve"> an Svatopluk</w:t>
      </w:r>
      <w:r w:rsidR="009042C7"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JL 3407 (a. 885),</w:t>
      </w:r>
      <w:r w:rsidR="00BA5266"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78r-81r</w:t>
      </w:r>
      <w:bookmarkEnd w:id="116"/>
    </w:p>
    <w:p w14:paraId="15210C9E" w14:textId="3535820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r w:rsidRPr="007A06F5">
        <w:rPr>
          <w:rFonts w:ascii="Times New Roman" w:hAnsi="Times New Roman" w:cs="Times New Roman"/>
          <w:highlight w:val="yellow"/>
          <w:lang w:val="la-Latn"/>
        </w:rPr>
        <w:t>Von derselben Nachtragshand wie foll. 5v-6v</w:t>
      </w:r>
      <w:r w:rsidRPr="007A06F5">
        <w:rPr>
          <w:rFonts w:ascii="Times New Roman" w:hAnsi="Times New Roman" w:cs="Times New Roman"/>
          <w:lang w:val="la-Latn"/>
        </w:rPr>
        <w:t>); der Text wäre k</w:t>
      </w:r>
      <w:r w:rsidRPr="007A06F5">
        <w:rPr>
          <w:rFonts w:ascii="Times New Roman" w:hAnsi="Times New Roman" w:cs="Times New Roman"/>
          <w:highlight w:val="yellow"/>
          <w:lang w:val="la-Latn"/>
        </w:rPr>
        <w:t>orrekt nach fol.</w:t>
      </w:r>
      <w:r w:rsidR="00E55DD3" w:rsidRPr="007A06F5">
        <w:rPr>
          <w:rFonts w:ascii="Times New Roman" w:hAnsi="Times New Roman" w:cs="Times New Roman"/>
          <w:highlight w:val="yellow"/>
          <w:lang w:val="la-Latn"/>
        </w:rPr>
        <w:t xml:space="preserve"> </w:t>
      </w:r>
      <w:r w:rsidRPr="007A06F5">
        <w:rPr>
          <w:rFonts w:ascii="Times New Roman" w:hAnsi="Times New Roman" w:cs="Times New Roman"/>
          <w:lang w:val="la-Latn"/>
        </w:rPr>
        <w:t>zu plazieren, ist aber nach Ausweis der etwas jüngeren Lagenzählung schon früh an diese Stelle geraten.</w:t>
      </w:r>
    </w:p>
    <w:p w14:paraId="7D5CC858" w14:textId="7927251C" w:rsidR="007356C8" w:rsidRPr="007A06F5" w:rsidRDefault="007356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Nach Hansen, 32-</w:t>
      </w:r>
    </w:p>
    <w:p w14:paraId="10CA5BD8" w14:textId="7E304B10" w:rsidR="007356C8" w:rsidRPr="007A06F5" w:rsidRDefault="007356C8" w:rsidP="007356C8">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Quia semel vestre caritatis in auribus etsi plures sedi generis barbaris mos in se/ complectens sermo noster personuit. Hunc quidem haut luculentes (? "-tes" über der Zeile) eo (?) (...) institutis confidentes agressi sermonem sententiam iuxta divinam que aure cordeve percepimus (?) ecce predicamus super tecta. Dum singulum quemque racionabilium mortalium suum geminum opus boni atque mali </w:t>
      </w:r>
      <w:r w:rsidRPr="007A06F5">
        <w:rPr>
          <w:rFonts w:ascii="Times New Roman" w:hAnsi="Times New Roman" w:cs="Times New Roman"/>
          <w:lang w:val="la-Latn"/>
        </w:rPr>
        <w:lastRenderedPageBreak/>
        <w:t>quibusdam proprii corporis sensibus conceptum trina admissione cogitandi scilicet loquendi (...)dique moliri cunctis corde tuentibus luce clarius pateat, hoc etiam et minus sapientibus eadem opera multiformia esse haut obscurum latet. Egregius nempe gentium predicator plurima hominum peccata enumerans virtutes etiam quam plures esse demonstrat, inter que tamen quedam primatum tenere manifeste declarat, c</w:t>
      </w:r>
      <w:r w:rsidRPr="007A06F5">
        <w:rPr>
          <w:rFonts w:ascii="Times New Roman" w:hAnsi="Times New Roman" w:cs="Times New Roman"/>
          <w:highlight w:val="yellow"/>
          <w:lang w:val="la-Latn"/>
        </w:rPr>
        <w:t>um superbiam esse omnium radicem malorum</w:t>
      </w:r>
      <w:r w:rsidRPr="007A06F5">
        <w:rPr>
          <w:rFonts w:ascii="Times New Roman" w:hAnsi="Times New Roman" w:cs="Times New Roman"/>
          <w:lang w:val="la-Latn"/>
        </w:rPr>
        <w:t xml:space="preserve"> fugiendamque omnem fornicationem his verbis testatur dicens: Omne peccatum quodcumque fecerit homo extra corpus est, qui autem fornicatur in corpus suum peccat. </w:t>
      </w:r>
      <w:r w:rsidRPr="007A06F5">
        <w:rPr>
          <w:rFonts w:ascii="Times New Roman" w:hAnsi="Times New Roman" w:cs="Times New Roman"/>
          <w:highlight w:val="yellow"/>
          <w:lang w:val="la-Latn"/>
        </w:rPr>
        <w:t>Quapropter filioli, dum vacat dumque tempus, ut ait propheta, acceptabile diesque salutis erata (?) subditum vobis gregem ad eadem ortaturi prout valeatis corrigite, et ne corrigenda commutatis(?) frequenter ad eum (?) cum propheta fidel(...) flebiliter proclamate dicentes: Custodi nos a laqueo quem statuerunt nobis (?) (...) scandalos (? )operantium iniquitatem.</w:t>
      </w:r>
    </w:p>
    <w:p w14:paraId="6B7EC3B7" w14:textId="237EE44E" w:rsidR="007356C8" w:rsidRPr="007A06F5" w:rsidRDefault="007356C8" w:rsidP="007356C8">
      <w:pPr>
        <w:spacing w:after="120" w:line="240" w:lineRule="auto"/>
        <w:rPr>
          <w:rFonts w:ascii="Times New Roman" w:hAnsi="Times New Roman" w:cs="Times New Roman"/>
          <w:lang w:val="la-Latn"/>
        </w:rPr>
      </w:pPr>
      <w:r w:rsidRPr="007A06F5">
        <w:rPr>
          <w:rFonts w:ascii="Times New Roman" w:hAnsi="Times New Roman" w:cs="Times New Roman"/>
          <w:lang w:val="la-Latn"/>
        </w:rPr>
        <w:t>Itemque: Educ (...) de custodia (...)es diaboli qui iuxta apostolum circumit querens quem devoret animam nostram ad confitendum nomini tuo, quia nos exspectant iusti, id est sancti, qui reoptant nos ad suum pervenire consorcium,/ donec retribuas nobis pro bonis silicet si qua te favente (?) fecerimus premia eterna. Non potestis Karissimi et apud hoc miserum saeculum degere ut acephali et apud Christum regnare ut sancti, namque hec tanta vesania est presbyterum diaconumve aut, ut ita dicam, aliquem fidelem in tam nefanda verba prorumpere nec (....) non nostra sed Dei potius irridere monita dicendo: ho, episcopum licet loqui que vult, epulemur atque bibamus tantummodo, nam si nobis hec fruenda non essent, non nobis ea Deus tribueret.</w:t>
      </w:r>
      <w:r w:rsidR="00360346"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miseri et stulti qui patr(....) vestrorum nescio an bona exempla nos debere imitari tripuando clamitatis dicentes, nonne nostri decessores eadem fecerunt et amen omnibus prosperis tam ipsi quam cuncta hec patrua habundavit et superhabundavit.</w:t>
      </w:r>
      <w:r w:rsidRPr="007A06F5">
        <w:rPr>
          <w:rFonts w:ascii="Times New Roman" w:hAnsi="Times New Roman" w:cs="Times New Roman"/>
          <w:lang w:val="la-Latn"/>
        </w:rPr>
        <w:t xml:space="preserve"> Sed ne diutius protrahamus que dicere volumus, an non multi quos enumerare et animus fessus fastidiret et stilus obtunsus deficeret et prospera habuerunt et tamen ad inferos ruerunt et multi simplices sicut lob et multi iusti sicut Tobia et plures pauperes sicuti Lazarus caminum tribulationis senserunt et tamen post modicum momentum quidam oresentialiter in munera bona et tandem eterna quidam feliciter celestia regna consecuti sunt. Nunc vero hec vobis nos dixisse sufficiat, vos autem ad vosmet redite, filii, pociusque certa quam ambigua Dei vos clementia per Christum dominum nostrum/</w:t>
      </w:r>
      <w:r w:rsidR="004125AE" w:rsidRPr="007A06F5">
        <w:rPr>
          <w:rFonts w:ascii="Times New Roman" w:hAnsi="Times New Roman" w:cs="Times New Roman"/>
          <w:lang w:val="la-Latn"/>
        </w:rPr>
        <w:t xml:space="preserve"> regente atque confortante mente et corpore imitare studete Christi, ut ad regnum veniatis eternum qui cum Deo patre in communione Spiritus Sancti (Rasur) vivit et regit et ideo solus ingenitus apellatur filius - excludi precipimus.</w:t>
      </w:r>
    </w:p>
    <w:p w14:paraId="70C0042A" w14:textId="77777777" w:rsidR="0045069D" w:rsidRPr="007A06F5" w:rsidRDefault="0045069D" w:rsidP="007356C8">
      <w:pPr>
        <w:spacing w:after="120" w:line="240" w:lineRule="auto"/>
        <w:rPr>
          <w:rFonts w:ascii="Times New Roman" w:hAnsi="Times New Roman" w:cs="Times New Roman"/>
          <w:lang w:val="la-Latn"/>
        </w:rPr>
      </w:pPr>
    </w:p>
    <w:p w14:paraId="2FEDD23B" w14:textId="77777777" w:rsidR="009E165C"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117" w:name="_Toc194615186"/>
      <w:r w:rsidRPr="007A06F5">
        <w:rPr>
          <w:rFonts w:ascii="Times New Roman" w:hAnsi="Times New Roman" w:cs="Times New Roman"/>
          <w:b/>
          <w:color w:val="000000" w:themeColor="text1"/>
          <w:sz w:val="28"/>
          <w:szCs w:val="28"/>
          <w:lang w:val="la-Latn"/>
        </w:rPr>
        <w:t>Leer, 81v</w:t>
      </w:r>
      <w:bookmarkEnd w:id="117"/>
    </w:p>
    <w:p w14:paraId="51A6EA30" w14:textId="77777777" w:rsidR="00BA5266" w:rsidRPr="007A06F5" w:rsidRDefault="00BA5266" w:rsidP="00450DB4">
      <w:pPr>
        <w:spacing w:after="120" w:line="240" w:lineRule="auto"/>
        <w:rPr>
          <w:rFonts w:ascii="Times New Roman" w:hAnsi="Times New Roman" w:cs="Times New Roman"/>
          <w:lang w:val="la-Latn"/>
        </w:rPr>
      </w:pPr>
    </w:p>
    <w:p w14:paraId="0B731B97" w14:textId="77777777" w:rsidR="009E165C"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118" w:name="_Toc194615187"/>
      <w:r w:rsidR="00BA5266" w:rsidRPr="007A06F5">
        <w:rPr>
          <w:rFonts w:ascii="Times New Roman" w:hAnsi="Times New Roman" w:cs="Times New Roman"/>
          <w:b/>
          <w:color w:val="000000" w:themeColor="text1"/>
          <w:sz w:val="28"/>
          <w:szCs w:val="28"/>
          <w:lang w:val="la-Latn"/>
        </w:rPr>
        <w:t>Hrabanus Maurus, Paenitentiale ad Herib</w:t>
      </w:r>
      <w:r w:rsidRPr="007A06F5">
        <w:rPr>
          <w:rFonts w:ascii="Times New Roman" w:hAnsi="Times New Roman" w:cs="Times New Roman"/>
          <w:b/>
          <w:color w:val="000000" w:themeColor="text1"/>
          <w:sz w:val="28"/>
          <w:szCs w:val="28"/>
          <w:lang w:val="la-Latn"/>
        </w:rPr>
        <w:t>aldum, Fortsetzung von fol. 76r, 82r-93v</w:t>
      </w:r>
      <w:bookmarkEnd w:id="118"/>
    </w:p>
    <w:p w14:paraId="59F635C3" w14:textId="541462C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(Migne, PL 110, Sp. 481</w:t>
      </w:r>
      <w:r w:rsidR="00B22100" w:rsidRPr="007A06F5">
        <w:rPr>
          <w:rFonts w:ascii="Times New Roman" w:hAnsi="Times New Roman" w:cs="Times New Roman"/>
          <w:lang w:val="la-Latn"/>
        </w:rPr>
        <w:t>-</w:t>
      </w:r>
      <w:r w:rsidRPr="007A06F5">
        <w:rPr>
          <w:rFonts w:ascii="Times New Roman" w:hAnsi="Times New Roman" w:cs="Times New Roman"/>
          <w:lang w:val="la-Latn"/>
        </w:rPr>
        <w:t>494 C; dazu der in der Teiledition MGH Epp. 5, S. 514 berücksichtigte Schluß).</w:t>
      </w:r>
    </w:p>
    <w:p w14:paraId="012E9258" w14:textId="385FCD6D" w:rsidR="00A27F80" w:rsidRPr="007A06F5" w:rsidRDefault="00A27F80"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ptum est</w:t>
      </w:r>
      <w:r w:rsidR="00F47467" w:rsidRPr="007A06F5">
        <w:rPr>
          <w:rFonts w:ascii="Times New Roman" w:hAnsi="Times New Roman" w:cs="Times New Roman"/>
          <w:lang w:val="la-Latn"/>
        </w:rPr>
        <w:t xml:space="preserve">: </w:t>
      </w:r>
      <w:r w:rsidRPr="007A06F5">
        <w:rPr>
          <w:rFonts w:ascii="Times New Roman" w:hAnsi="Times New Roman" w:cs="Times New Roman"/>
          <w:lang w:val="la-Latn"/>
        </w:rPr>
        <w:t>„</w:t>
      </w:r>
      <w:r w:rsidR="00F47467" w:rsidRPr="007A06F5">
        <w:rPr>
          <w:rFonts w:ascii="Times New Roman" w:hAnsi="Times New Roman" w:cs="Times New Roman"/>
          <w:lang w:val="la-Latn"/>
        </w:rPr>
        <w:t>P</w:t>
      </w:r>
      <w:r w:rsidR="00C23BD9" w:rsidRPr="007A06F5">
        <w:rPr>
          <w:rFonts w:ascii="Times New Roman" w:hAnsi="Times New Roman" w:cs="Times New Roman"/>
          <w:lang w:val="la-Latn"/>
        </w:rPr>
        <w:t>res</w:t>
      </w:r>
      <w:r w:rsidR="00F47467" w:rsidRPr="007A06F5">
        <w:rPr>
          <w:rFonts w:ascii="Times New Roman" w:hAnsi="Times New Roman" w:cs="Times New Roman"/>
          <w:lang w:val="la-Latn"/>
        </w:rPr>
        <w:t>by</w:t>
      </w:r>
      <w:r w:rsidR="00C23BD9" w:rsidRPr="007A06F5">
        <w:rPr>
          <w:rFonts w:ascii="Times New Roman" w:hAnsi="Times New Roman" w:cs="Times New Roman"/>
          <w:lang w:val="la-Latn"/>
        </w:rPr>
        <w:t>ter</w:t>
      </w:r>
      <w:r w:rsidR="00F47467" w:rsidRPr="007A06F5">
        <w:rPr>
          <w:rFonts w:ascii="Times New Roman" w:hAnsi="Times New Roman" w:cs="Times New Roman"/>
          <w:lang w:val="la-Latn"/>
        </w:rPr>
        <w:t>, si uxore</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acc</w:t>
      </w:r>
      <w:r w:rsidRPr="007A06F5">
        <w:rPr>
          <w:rFonts w:ascii="Times New Roman" w:hAnsi="Times New Roman" w:cs="Times New Roman"/>
          <w:lang w:val="la-Latn"/>
        </w:rPr>
        <w:t>e</w:t>
      </w:r>
      <w:r w:rsidR="00F47467" w:rsidRPr="007A06F5">
        <w:rPr>
          <w:rFonts w:ascii="Times New Roman" w:hAnsi="Times New Roman" w:cs="Times New Roman"/>
          <w:lang w:val="la-Latn"/>
        </w:rPr>
        <w:t>p</w:t>
      </w:r>
      <w:r w:rsidRPr="007A06F5">
        <w:rPr>
          <w:rFonts w:ascii="Times New Roman" w:hAnsi="Times New Roman" w:cs="Times New Roman"/>
          <w:lang w:val="la-Latn"/>
        </w:rPr>
        <w:t xml:space="preserve">erit, ab ordine deponatur; si vero fornicatus fuerit, aut adulterium perpetraverit, amplius pelli debet, et ad pœnitentiam </w:t>
      </w:r>
      <w:commentRangeStart w:id="119"/>
      <w:r w:rsidRPr="007A06F5">
        <w:rPr>
          <w:rFonts w:ascii="Times New Roman" w:hAnsi="Times New Roman" w:cs="Times New Roman"/>
          <w:lang w:val="la-Latn"/>
        </w:rPr>
        <w:t>redigi</w:t>
      </w:r>
      <w:commentRangeEnd w:id="119"/>
      <w:r w:rsidR="00126A05" w:rsidRPr="007A06F5">
        <w:rPr>
          <w:rStyle w:val="Odkaznakoment"/>
          <w:rFonts w:ascii="Times New Roman" w:hAnsi="Times New Roman" w:cs="Times New Roman"/>
          <w:lang w:val="la-Latn"/>
        </w:rPr>
        <w:commentReference w:id="119"/>
      </w:r>
      <w:r w:rsidRPr="007A06F5">
        <w:rPr>
          <w:rFonts w:ascii="Times New Roman" w:hAnsi="Times New Roman" w:cs="Times New Roman"/>
          <w:lang w:val="la-Latn"/>
        </w:rPr>
        <w:t>.“</w:t>
      </w:r>
    </w:p>
    <w:p w14:paraId="145708F9" w14:textId="77777777" w:rsidR="00712EC8" w:rsidRPr="007A06F5" w:rsidRDefault="00A27F80" w:rsidP="00712EC8">
      <w:pPr>
        <w:spacing w:after="120" w:line="240" w:lineRule="auto"/>
        <w:rPr>
          <w:rFonts w:ascii="Times New Roman" w:hAnsi="Times New Roman" w:cs="Times New Roman"/>
          <w:lang w:val="la-Latn"/>
        </w:rPr>
      </w:pPr>
      <w:commentRangeStart w:id="120"/>
      <w:r w:rsidRPr="007A06F5">
        <w:rPr>
          <w:rFonts w:ascii="Times New Roman" w:hAnsi="Times New Roman" w:cs="Times New Roman"/>
          <w:lang w:val="la-Latn"/>
        </w:rPr>
        <w:t>Item ex decretis lnnocentii papæ</w:t>
      </w:r>
      <w:commentRangeEnd w:id="120"/>
      <w:r w:rsidR="006837D3" w:rsidRPr="007A06F5">
        <w:rPr>
          <w:rStyle w:val="Odkaznakoment"/>
          <w:rFonts w:ascii="Times New Roman" w:hAnsi="Times New Roman" w:cs="Times New Roman"/>
          <w:lang w:val="la-Latn"/>
        </w:rPr>
        <w:commentReference w:id="120"/>
      </w:r>
      <w:r w:rsidRPr="007A06F5">
        <w:rPr>
          <w:rFonts w:ascii="Times New Roman" w:hAnsi="Times New Roman" w:cs="Times New Roman"/>
          <w:lang w:val="la-Latn"/>
        </w:rPr>
        <w:t>, cap. 26: „Propterea quod dignum, et pudicum, et honestum est, tenere omnino Ecclesia debet: ut Sacerdotes et Levitæ cum uxoribus suis non coeant, quia ministerii quotidiani necessitatibus occupantur. Scriptum est nim Sancti estote, quia ego sanctus sum Dominus Deus vester. Nam priscis temporibus de templo Dei</w:t>
      </w:r>
      <w:r w:rsidR="007A6E0D" w:rsidRPr="007A06F5">
        <w:rPr>
          <w:rFonts w:ascii="Times New Roman" w:hAnsi="Times New Roman" w:cs="Times New Roman"/>
          <w:lang w:val="la-Latn"/>
        </w:rPr>
        <w:t xml:space="preserve"> sacerdotes anno vicis suæ non discedebant; sicut de</w:t>
      </w:r>
      <w:r w:rsidR="00617415" w:rsidRPr="007A06F5">
        <w:rPr>
          <w:rFonts w:ascii="Times New Roman" w:hAnsi="Times New Roman" w:cs="Times New Roman"/>
          <w:lang w:val="la-Latn"/>
        </w:rPr>
        <w:t xml:space="preserve"> Zacharia legimus: nec domum suam omnino tangebant, quibus utique propter sobolis successionem, uxoris usus fuerat relaxatus, quia ex alia tribu, et præter ex semine Aaron, ad sacerdotium nullus fuerat præceptus accedere; quanto magis si sacerdotes, vel levitæ, pudicitiam ex die ordinationis suæ servare debent, quibus vel sacerdotium, vel ministerium sine successione est. Nec præterit dies,</w:t>
      </w:r>
      <w:r w:rsidR="00444287" w:rsidRPr="007A06F5">
        <w:rPr>
          <w:rFonts w:ascii="Times New Roman" w:hAnsi="Times New Roman" w:cs="Times New Roman"/>
          <w:lang w:val="la-Latn"/>
        </w:rPr>
        <w:t xml:space="preserve"> quo vel sacrificiis divinis, vel baptismatis officio[non] vacent. Nam, si Paulus ad Corirtthios scribens ait: „Abstinete vos ad tempus, ut vacetis orationi“ (I Cor. ''11), et hoc utique laicis præcepit: multo magis sacerdotes, quibus et orandi, et sacrificandi jugiter officium est, semper debent ab hujusmodi consortio abstinere. Qui, si contaminatus fuerit carnali concupiscentia, quo pudore vel </w:t>
      </w:r>
      <w:r w:rsidR="00444287" w:rsidRPr="007A06F5">
        <w:rPr>
          <w:rFonts w:ascii="Times New Roman" w:hAnsi="Times New Roman" w:cs="Times New Roman"/>
          <w:lang w:val="la-Latn"/>
        </w:rPr>
        <w:lastRenderedPageBreak/>
        <w:t>sacrificare forsitan usurpabit: aut qua conscientia, quove merito exaudiri se credit, cum dictum sit: „Omnia munda</w:t>
      </w:r>
      <w:r w:rsidR="00712EC8" w:rsidRPr="007A06F5">
        <w:rPr>
          <w:rFonts w:ascii="Times New Roman" w:hAnsi="Times New Roman" w:cs="Times New Roman"/>
          <w:lang w:val="la-Latn"/>
        </w:rPr>
        <w:t>, mundis; coinquinatis autem et infidelibus nihil est mundum.</w:t>
      </w:r>
    </w:p>
    <w:p w14:paraId="69FFF838" w14:textId="1667F4C4" w:rsidR="00712EC8" w:rsidRPr="007A06F5" w:rsidRDefault="00712EC8" w:rsidP="00712EC8">
      <w:pPr>
        <w:spacing w:after="120" w:line="240" w:lineRule="auto"/>
        <w:rPr>
          <w:rFonts w:ascii="Times New Roman" w:hAnsi="Times New Roman" w:cs="Times New Roman"/>
          <w:lang w:val="la-Latn"/>
        </w:rPr>
      </w:pPr>
      <w:commentRangeStart w:id="121"/>
      <w:r w:rsidRPr="007A06F5">
        <w:rPr>
          <w:rFonts w:ascii="Times New Roman" w:hAnsi="Times New Roman" w:cs="Times New Roman"/>
          <w:lang w:val="la-Latn"/>
        </w:rPr>
        <w:t>Item ex decretis Leonis papæ</w:t>
      </w:r>
      <w:commentRangeEnd w:id="121"/>
      <w:r w:rsidR="006837D3" w:rsidRPr="007A06F5">
        <w:rPr>
          <w:rStyle w:val="Odkaznakoment"/>
          <w:rFonts w:ascii="Times New Roman" w:hAnsi="Times New Roman" w:cs="Times New Roman"/>
          <w:lang w:val="la-Latn"/>
        </w:rPr>
        <w:commentReference w:id="121"/>
      </w:r>
      <w:r w:rsidRPr="007A06F5">
        <w:rPr>
          <w:rFonts w:ascii="Times New Roman" w:hAnsi="Times New Roman" w:cs="Times New Roman"/>
          <w:lang w:val="la-Latn"/>
        </w:rPr>
        <w:t>, cap. 17, scriptum: „Lex continentiæ eadem est altaris ministris, quæ episcopis atque presbyteris</w:t>
      </w:r>
      <w:r w:rsidR="00D9225B" w:rsidRPr="007A06F5">
        <w:rPr>
          <w:rFonts w:ascii="Times New Roman" w:hAnsi="Times New Roman" w:cs="Times New Roman"/>
          <w:lang w:val="la-Latn"/>
        </w:rPr>
        <w:t xml:space="preserve">: </w:t>
      </w:r>
      <w:r w:rsidRPr="007A06F5">
        <w:rPr>
          <w:rFonts w:ascii="Times New Roman" w:hAnsi="Times New Roman" w:cs="Times New Roman"/>
          <w:lang w:val="la-Latn"/>
        </w:rPr>
        <w:t>qui cum essent laici, sive Iectores, licite et uxores ducere, et filios procreare potuerunt; sed cum pervenerunt ad prædictos gradus, cœpit eis non lieere, quod licuit. Unde, et de carnali, fiat spirituale conjugium. Oportet eos, dimittere uxores, et quasi non habeant, sic habentes, quo et salva sit charitas connubiorum, et cesset operatio nuptiarum.“</w:t>
      </w:r>
    </w:p>
    <w:p w14:paraId="1BE26C4A" w14:textId="7148D856" w:rsidR="00712EC8" w:rsidRPr="007A06F5" w:rsidRDefault="00712EC8" w:rsidP="00712EC8">
      <w:pPr>
        <w:spacing w:after="120" w:line="240" w:lineRule="auto"/>
        <w:rPr>
          <w:rFonts w:ascii="Times New Roman" w:hAnsi="Times New Roman" w:cs="Times New Roman"/>
          <w:lang w:val="la-Latn"/>
        </w:rPr>
      </w:pPr>
      <w:commentRangeStart w:id="122"/>
      <w:r w:rsidRPr="007A06F5">
        <w:rPr>
          <w:rFonts w:ascii="Times New Roman" w:hAnsi="Times New Roman" w:cs="Times New Roman"/>
          <w:lang w:val="la-Latn"/>
        </w:rPr>
        <w:t>Item in Carthaginensi concilio</w:t>
      </w:r>
      <w:commentRangeEnd w:id="122"/>
      <w:r w:rsidR="006837D3" w:rsidRPr="007A06F5">
        <w:rPr>
          <w:rStyle w:val="Odkaznakoment"/>
          <w:rFonts w:ascii="Times New Roman" w:hAnsi="Times New Roman" w:cs="Times New Roman"/>
          <w:lang w:val="la-Latn"/>
        </w:rPr>
        <w:commentReference w:id="122"/>
      </w:r>
      <w:r w:rsidRPr="007A06F5">
        <w:rPr>
          <w:rFonts w:ascii="Times New Roman" w:hAnsi="Times New Roman" w:cs="Times New Roman"/>
          <w:lang w:val="la-Latn"/>
        </w:rPr>
        <w:t>, cap. 25, Aurelius episcopus dixit: „Addimus, fratres charissimi. Præcum de quorumdam clericorum, quamvis lectorum, erga uxores proprias incontinentia referatur, placuit quod et diversis conciliis confirmatum est: Subdiaconi, qui sacra mysteria contrectant, et diaconi,. et presbyteri, sed et episcopi secundum priorum statuta, etiam ab uxoribus se abstineant, ut tanquam non habentes esse videantur. Quod si non fecerint, ab ecclesiastico removeantur officio. Cæteros autem clericos ad hoc non cogi, nisi matu</w:t>
      </w:r>
      <w:r w:rsidR="002F0DAD" w:rsidRPr="007A06F5">
        <w:rPr>
          <w:rFonts w:ascii="Times New Roman" w:hAnsi="Times New Roman" w:cs="Times New Roman"/>
          <w:lang w:val="la-Latn"/>
        </w:rPr>
        <w:t>riori ætate.</w:t>
      </w:r>
    </w:p>
    <w:p w14:paraId="58611498" w14:textId="77777777" w:rsidR="00712EC8" w:rsidRPr="007A06F5" w:rsidRDefault="00712EC8" w:rsidP="00712EC8">
      <w:pPr>
        <w:spacing w:after="120" w:line="240" w:lineRule="auto"/>
        <w:rPr>
          <w:rFonts w:ascii="Times New Roman" w:hAnsi="Times New Roman" w:cs="Times New Roman"/>
          <w:lang w:val="la-Latn"/>
        </w:rPr>
      </w:pPr>
      <w:r w:rsidRPr="007A06F5">
        <w:rPr>
          <w:rFonts w:ascii="Times New Roman" w:hAnsi="Times New Roman" w:cs="Times New Roman"/>
          <w:lang w:val="la-Latn"/>
        </w:rPr>
        <w:t>CAPUT XII.</w:t>
      </w:r>
    </w:p>
    <w:p w14:paraId="1F5FF086" w14:textId="77777777" w:rsidR="00712EC8" w:rsidRPr="007A06F5" w:rsidRDefault="00712EC8" w:rsidP="00712EC8">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pœnitentiam violantes, rursum prœvaricantur.</w:t>
      </w:r>
    </w:p>
    <w:p w14:paraId="5E867EA7" w14:textId="493A16D4" w:rsidR="00F47467" w:rsidRPr="007A06F5" w:rsidRDefault="00712EC8" w:rsidP="00F47467">
      <w:pPr>
        <w:spacing w:after="120" w:line="240" w:lineRule="auto"/>
        <w:rPr>
          <w:rFonts w:ascii="Times New Roman" w:hAnsi="Times New Roman" w:cs="Times New Roman"/>
          <w:lang w:val="la-Latn"/>
        </w:rPr>
      </w:pPr>
      <w:commentRangeStart w:id="123"/>
      <w:r w:rsidRPr="007A06F5">
        <w:rPr>
          <w:rFonts w:ascii="Times New Roman" w:hAnsi="Times New Roman" w:cs="Times New Roman"/>
          <w:lang w:val="la-Latn"/>
        </w:rPr>
        <w:t>In concilio Aureliano</w:t>
      </w:r>
      <w:commentRangeEnd w:id="123"/>
      <w:r w:rsidR="006837D3" w:rsidRPr="007A06F5">
        <w:rPr>
          <w:rStyle w:val="Odkaznakoment"/>
          <w:rFonts w:ascii="Times New Roman" w:hAnsi="Times New Roman" w:cs="Times New Roman"/>
          <w:lang w:val="la-Latn"/>
        </w:rPr>
        <w:commentReference w:id="123"/>
      </w:r>
      <w:r w:rsidRPr="007A06F5">
        <w:rPr>
          <w:rFonts w:ascii="Times New Roman" w:hAnsi="Times New Roman" w:cs="Times New Roman"/>
          <w:lang w:val="la-Latn"/>
        </w:rPr>
        <w:t xml:space="preserve">, cap. 7, scriptum de his qui pœnitentiam violant: „Hi vero, qui susceptam pœnitentiam, religionemque suæ professionis obliti, ad </w:t>
      </w:r>
      <w:r w:rsidR="00F47467" w:rsidRPr="007A06F5">
        <w:rPr>
          <w:rFonts w:ascii="Times New Roman" w:hAnsi="Times New Roman" w:cs="Times New Roman"/>
          <w:lang w:val="la-Latn"/>
        </w:rPr>
        <w:t>s</w:t>
      </w:r>
      <w:r w:rsidR="0082229C" w:rsidRPr="007A06F5">
        <w:rPr>
          <w:rFonts w:ascii="Times New Roman" w:hAnsi="Times New Roman" w:cs="Times New Roman"/>
          <w:lang w:val="la-Latn"/>
        </w:rPr>
        <w:t>æ</w:t>
      </w:r>
      <w:r w:rsidR="00A27F80" w:rsidRPr="007A06F5">
        <w:rPr>
          <w:rFonts w:ascii="Times New Roman" w:hAnsi="Times New Roman" w:cs="Times New Roman"/>
          <w:lang w:val="la-Latn"/>
        </w:rPr>
        <w:t>cularia relabunt</w:t>
      </w:r>
      <w:r w:rsidR="00F47467" w:rsidRPr="007A06F5">
        <w:rPr>
          <w:rFonts w:ascii="Times New Roman" w:hAnsi="Times New Roman" w:cs="Times New Roman"/>
          <w:lang w:val="la-Latn"/>
        </w:rPr>
        <w:t>ur, placuit eos a co</w:t>
      </w:r>
      <w:r w:rsidR="00A27F80" w:rsidRPr="007A06F5">
        <w:rPr>
          <w:rFonts w:ascii="Times New Roman" w:hAnsi="Times New Roman" w:cs="Times New Roman"/>
          <w:lang w:val="la-Latn"/>
        </w:rPr>
        <w:t>mmu</w:t>
      </w:r>
      <w:r w:rsidRPr="007A06F5">
        <w:rPr>
          <w:rFonts w:ascii="Times New Roman" w:hAnsi="Times New Roman" w:cs="Times New Roman"/>
          <w:lang w:val="la-Latn"/>
        </w:rPr>
        <w:t>nione su</w:t>
      </w:r>
      <w:r w:rsidR="00F47467" w:rsidRPr="007A06F5">
        <w:rPr>
          <w:rFonts w:ascii="Times New Roman" w:hAnsi="Times New Roman" w:cs="Times New Roman"/>
          <w:lang w:val="la-Latn"/>
        </w:rPr>
        <w:t>spendi et ab o</w:t>
      </w:r>
      <w:r w:rsidR="0082229C" w:rsidRPr="007A06F5">
        <w:rPr>
          <w:rFonts w:ascii="Times New Roman" w:hAnsi="Times New Roman" w:cs="Times New Roman"/>
          <w:lang w:val="la-Latn"/>
        </w:rPr>
        <w:t>mn</w:t>
      </w:r>
      <w:r w:rsidR="00F47467" w:rsidRPr="007A06F5">
        <w:rPr>
          <w:rFonts w:ascii="Times New Roman" w:hAnsi="Times New Roman" w:cs="Times New Roman"/>
          <w:lang w:val="la-Latn"/>
        </w:rPr>
        <w:t>iu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catholicoru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conviviis separari. Quod si post in</w:t>
      </w:r>
      <w:r w:rsidR="00F47467" w:rsidRPr="007A06F5">
        <w:rPr>
          <w:rFonts w:ascii="Times New Roman" w:hAnsi="Times New Roman" w:cs="Times New Roman"/>
          <w:lang w:val="la-Latn"/>
        </w:rPr>
        <w:t>terdictum, cum eo quisqua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pr</w:t>
      </w:r>
      <w:r w:rsidRPr="007A06F5">
        <w:rPr>
          <w:rFonts w:ascii="Times New Roman" w:hAnsi="Times New Roman" w:cs="Times New Roman"/>
          <w:lang w:val="la-Latn"/>
        </w:rPr>
        <w:t xml:space="preserve">æsumpserit </w:t>
      </w:r>
      <w:r w:rsidR="00F47467" w:rsidRPr="007A06F5">
        <w:rPr>
          <w:rFonts w:ascii="Times New Roman" w:hAnsi="Times New Roman" w:cs="Times New Roman"/>
          <w:lang w:val="la-Latn"/>
        </w:rPr>
        <w:t>manducare, et ipse com</w:t>
      </w:r>
      <w:r w:rsidR="0082229C" w:rsidRPr="007A06F5">
        <w:rPr>
          <w:rFonts w:ascii="Times New Roman" w:hAnsi="Times New Roman" w:cs="Times New Roman"/>
          <w:lang w:val="la-Latn"/>
        </w:rPr>
        <w:t>m</w:t>
      </w:r>
      <w:r w:rsidRPr="007A06F5">
        <w:rPr>
          <w:rFonts w:ascii="Times New Roman" w:hAnsi="Times New Roman" w:cs="Times New Roman"/>
          <w:lang w:val="la-Latn"/>
        </w:rPr>
        <w:t>unione pri</w:t>
      </w:r>
      <w:r w:rsidR="00A27F80" w:rsidRPr="007A06F5">
        <w:rPr>
          <w:rFonts w:ascii="Times New Roman" w:hAnsi="Times New Roman" w:cs="Times New Roman"/>
          <w:lang w:val="la-Latn"/>
        </w:rPr>
        <w:t>vetur.</w:t>
      </w:r>
      <w:r w:rsidRPr="007A06F5">
        <w:rPr>
          <w:rFonts w:ascii="Times New Roman" w:hAnsi="Times New Roman" w:cs="Times New Roman"/>
          <w:lang w:val="la-Latn"/>
        </w:rPr>
        <w:t>“</w:t>
      </w:r>
    </w:p>
    <w:p w14:paraId="0B26439D" w14:textId="2CC95E38" w:rsidR="00F47467" w:rsidRPr="007A06F5" w:rsidRDefault="00712EC8" w:rsidP="00F47467">
      <w:pPr>
        <w:spacing w:after="120" w:line="240" w:lineRule="auto"/>
        <w:rPr>
          <w:rFonts w:ascii="Times New Roman" w:hAnsi="Times New Roman" w:cs="Times New Roman"/>
          <w:lang w:val="la-Latn"/>
        </w:rPr>
      </w:pPr>
      <w:commentRangeStart w:id="124"/>
      <w:r w:rsidRPr="007A06F5">
        <w:rPr>
          <w:rFonts w:ascii="Times New Roman" w:hAnsi="Times New Roman" w:cs="Times New Roman"/>
          <w:lang w:val="la-Latn"/>
        </w:rPr>
        <w:t>In concilio Toletano</w:t>
      </w:r>
      <w:commentRangeEnd w:id="124"/>
      <w:r w:rsidR="006837D3" w:rsidRPr="007A06F5">
        <w:rPr>
          <w:rStyle w:val="Odkaznakoment"/>
          <w:rFonts w:ascii="Times New Roman" w:hAnsi="Times New Roman" w:cs="Times New Roman"/>
          <w:lang w:val="la-Latn"/>
        </w:rPr>
        <w:commentReference w:id="124"/>
      </w:r>
      <w:r w:rsidRPr="007A06F5">
        <w:rPr>
          <w:rFonts w:ascii="Times New Roman" w:hAnsi="Times New Roman" w:cs="Times New Roman"/>
          <w:lang w:val="la-Latn"/>
        </w:rPr>
        <w:t>, cap. 55</w:t>
      </w:r>
      <w:r w:rsidR="00F47467"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„Quicunque ex </w:t>
      </w:r>
      <w:r w:rsidR="00F47467" w:rsidRPr="007A06F5">
        <w:rPr>
          <w:rFonts w:ascii="Times New Roman" w:hAnsi="Times New Roman" w:cs="Times New Roman"/>
          <w:lang w:val="la-Latn"/>
        </w:rPr>
        <w:t>s</w:t>
      </w:r>
      <w:r w:rsidRPr="007A06F5">
        <w:rPr>
          <w:rFonts w:ascii="Times New Roman" w:hAnsi="Times New Roman" w:cs="Times New Roman"/>
          <w:lang w:val="la-Latn"/>
        </w:rPr>
        <w:t>æ</w:t>
      </w:r>
      <w:r w:rsidR="00F47467" w:rsidRPr="007A06F5">
        <w:rPr>
          <w:rFonts w:ascii="Times New Roman" w:hAnsi="Times New Roman" w:cs="Times New Roman"/>
          <w:lang w:val="la-Latn"/>
        </w:rPr>
        <w:t xml:space="preserve">cularibus accipientes </w:t>
      </w:r>
      <w:r w:rsidR="0082229C" w:rsidRPr="007A06F5">
        <w:rPr>
          <w:rFonts w:ascii="Times New Roman" w:hAnsi="Times New Roman" w:cs="Times New Roman"/>
          <w:lang w:val="la-Latn"/>
        </w:rPr>
        <w:t>pœn</w:t>
      </w:r>
      <w:r w:rsidRPr="007A06F5">
        <w:rPr>
          <w:rFonts w:ascii="Times New Roman" w:hAnsi="Times New Roman" w:cs="Times New Roman"/>
          <w:lang w:val="la-Latn"/>
        </w:rPr>
        <w:t xml:space="preserve">itentiam se totonderunt, </w:t>
      </w:r>
      <w:r w:rsidR="00F47467" w:rsidRPr="007A06F5">
        <w:rPr>
          <w:rFonts w:ascii="Times New Roman" w:hAnsi="Times New Roman" w:cs="Times New Roman"/>
          <w:lang w:val="la-Latn"/>
        </w:rPr>
        <w:t>et rursus laici pr</w:t>
      </w:r>
      <w:r w:rsidRPr="007A06F5">
        <w:rPr>
          <w:rFonts w:ascii="Times New Roman" w:hAnsi="Times New Roman" w:cs="Times New Roman"/>
          <w:lang w:val="la-Latn"/>
        </w:rPr>
        <w:t>æ</w:t>
      </w:r>
      <w:r w:rsidR="00F47467" w:rsidRPr="007A06F5">
        <w:rPr>
          <w:rFonts w:ascii="Times New Roman" w:hAnsi="Times New Roman" w:cs="Times New Roman"/>
          <w:lang w:val="la-Latn"/>
        </w:rPr>
        <w:t>varicantes e</w:t>
      </w:r>
      <w:r w:rsidRPr="007A06F5">
        <w:rPr>
          <w:rFonts w:ascii="Times New Roman" w:hAnsi="Times New Roman" w:cs="Times New Roman"/>
          <w:lang w:val="la-Latn"/>
        </w:rPr>
        <w:t>ff</w:t>
      </w:r>
      <w:r w:rsidR="00F47467" w:rsidRPr="007A06F5">
        <w:rPr>
          <w:rFonts w:ascii="Times New Roman" w:hAnsi="Times New Roman" w:cs="Times New Roman"/>
          <w:lang w:val="la-Latn"/>
        </w:rPr>
        <w:t>ecti sunt, compre</w:t>
      </w:r>
      <w:r w:rsidRPr="007A06F5">
        <w:rPr>
          <w:rFonts w:ascii="Times New Roman" w:hAnsi="Times New Roman" w:cs="Times New Roman"/>
          <w:lang w:val="la-Latn"/>
        </w:rPr>
        <w:t>h</w:t>
      </w:r>
      <w:r w:rsidR="00F47467" w:rsidRPr="007A06F5">
        <w:rPr>
          <w:rFonts w:ascii="Times New Roman" w:hAnsi="Times New Roman" w:cs="Times New Roman"/>
          <w:lang w:val="la-Latn"/>
        </w:rPr>
        <w:t>en</w:t>
      </w:r>
      <w:r w:rsidRPr="007A06F5">
        <w:rPr>
          <w:rFonts w:ascii="Times New Roman" w:hAnsi="Times New Roman" w:cs="Times New Roman"/>
          <w:lang w:val="la-Latn"/>
        </w:rPr>
        <w:t>si ab episcopo</w:t>
      </w:r>
      <w:r w:rsidR="00F47467" w:rsidRPr="007A06F5">
        <w:rPr>
          <w:rFonts w:ascii="Times New Roman" w:hAnsi="Times New Roman" w:cs="Times New Roman"/>
          <w:lang w:val="la-Latn"/>
        </w:rPr>
        <w:t xml:space="preserve"> suo, ad </w:t>
      </w:r>
      <w:r w:rsidR="0082229C" w:rsidRPr="007A06F5">
        <w:rPr>
          <w:rFonts w:ascii="Times New Roman" w:hAnsi="Times New Roman" w:cs="Times New Roman"/>
          <w:lang w:val="la-Latn"/>
        </w:rPr>
        <w:t>pœn</w:t>
      </w:r>
      <w:r w:rsidRPr="007A06F5">
        <w:rPr>
          <w:rFonts w:ascii="Times New Roman" w:hAnsi="Times New Roman" w:cs="Times New Roman"/>
          <w:lang w:val="la-Latn"/>
        </w:rPr>
        <w:t>itentiam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ex qua re</w:t>
      </w:r>
      <w:r w:rsidR="00F47467" w:rsidRPr="007A06F5">
        <w:rPr>
          <w:rFonts w:ascii="Times New Roman" w:hAnsi="Times New Roman" w:cs="Times New Roman"/>
          <w:lang w:val="la-Latn"/>
        </w:rPr>
        <w:t xml:space="preserve">cesserunt, revocentur. Quod si aliqui per </w:t>
      </w:r>
      <w:r w:rsidR="0082229C" w:rsidRPr="007A06F5">
        <w:rPr>
          <w:rFonts w:ascii="Times New Roman" w:hAnsi="Times New Roman" w:cs="Times New Roman"/>
          <w:lang w:val="la-Latn"/>
        </w:rPr>
        <w:t>pœn</w:t>
      </w:r>
      <w:r w:rsidR="00F47467" w:rsidRPr="007A06F5">
        <w:rPr>
          <w:rFonts w:ascii="Times New Roman" w:hAnsi="Times New Roman" w:cs="Times New Roman"/>
          <w:lang w:val="la-Latn"/>
        </w:rPr>
        <w:t>it</w:t>
      </w:r>
      <w:r w:rsidRPr="007A06F5">
        <w:rPr>
          <w:rFonts w:ascii="Times New Roman" w:hAnsi="Times New Roman" w:cs="Times New Roman"/>
          <w:lang w:val="la-Latn"/>
        </w:rPr>
        <w:t>en</w:t>
      </w:r>
      <w:r w:rsidR="00F47467" w:rsidRPr="007A06F5">
        <w:rPr>
          <w:rFonts w:ascii="Times New Roman" w:hAnsi="Times New Roman" w:cs="Times New Roman"/>
          <w:lang w:val="la-Latn"/>
        </w:rPr>
        <w:t xml:space="preserve">tiam irrevocabiles </w:t>
      </w:r>
      <w:r w:rsidRPr="007A06F5">
        <w:rPr>
          <w:rFonts w:ascii="Times New Roman" w:hAnsi="Times New Roman" w:cs="Times New Roman"/>
          <w:lang w:val="la-Latn"/>
        </w:rPr>
        <w:t xml:space="preserve">sunt, nec admoniti revertuntur; </w:t>
      </w:r>
      <w:r w:rsidR="00F47467" w:rsidRPr="007A06F5">
        <w:rPr>
          <w:rFonts w:ascii="Times New Roman" w:hAnsi="Times New Roman" w:cs="Times New Roman"/>
          <w:lang w:val="la-Latn"/>
        </w:rPr>
        <w:t>postea coram Ec</w:t>
      </w:r>
      <w:r w:rsidRPr="007A06F5">
        <w:rPr>
          <w:rFonts w:ascii="Times New Roman" w:hAnsi="Times New Roman" w:cs="Times New Roman"/>
          <w:lang w:val="la-Latn"/>
        </w:rPr>
        <w:t xml:space="preserve">clesia anathemate condemnentur, </w:t>
      </w:r>
      <w:r w:rsidR="00F47467" w:rsidRPr="007A06F5">
        <w:rPr>
          <w:rFonts w:ascii="Times New Roman" w:hAnsi="Times New Roman" w:cs="Times New Roman"/>
          <w:lang w:val="la-Latn"/>
        </w:rPr>
        <w:t xml:space="preserve">non aliter quam </w:t>
      </w:r>
      <w:r w:rsidRPr="007A06F5">
        <w:rPr>
          <w:rFonts w:ascii="Times New Roman" w:hAnsi="Times New Roman" w:cs="Times New Roman"/>
          <w:lang w:val="la-Latn"/>
        </w:rPr>
        <w:t>h</w:t>
      </w:r>
      <w:r w:rsidR="00F47467" w:rsidRPr="007A06F5">
        <w:rPr>
          <w:rFonts w:ascii="Times New Roman" w:hAnsi="Times New Roman" w:cs="Times New Roman"/>
          <w:lang w:val="la-Latn"/>
        </w:rPr>
        <w:t>i qu</w:t>
      </w:r>
      <w:r w:rsidRPr="007A06F5">
        <w:rPr>
          <w:rFonts w:ascii="Times New Roman" w:hAnsi="Times New Roman" w:cs="Times New Roman"/>
          <w:lang w:val="la-Latn"/>
        </w:rPr>
        <w:t xml:space="preserve">i detonsi a parentibus fuerunt, </w:t>
      </w:r>
      <w:r w:rsidR="00F47467" w:rsidRPr="007A06F5">
        <w:rPr>
          <w:rFonts w:ascii="Times New Roman" w:hAnsi="Times New Roman" w:cs="Times New Roman"/>
          <w:lang w:val="la-Latn"/>
        </w:rPr>
        <w:t>aut sponte sua, amissis</w:t>
      </w:r>
      <w:r w:rsidRPr="007A06F5">
        <w:rPr>
          <w:rFonts w:ascii="Times New Roman" w:hAnsi="Times New Roman" w:cs="Times New Roman"/>
          <w:lang w:val="la-Latn"/>
        </w:rPr>
        <w:t xml:space="preserve"> parentibus se ipsos religioni</w:t>
      </w:r>
      <w:r w:rsidR="00F47467" w:rsidRPr="007A06F5">
        <w:rPr>
          <w:rFonts w:ascii="Times New Roman" w:hAnsi="Times New Roman" w:cs="Times New Roman"/>
          <w:lang w:val="la-Latn"/>
        </w:rPr>
        <w:t xml:space="preserve"> devoverunt, et postea s</w:t>
      </w:r>
      <w:r w:rsidRPr="007A06F5">
        <w:rPr>
          <w:rFonts w:ascii="Times New Roman" w:hAnsi="Times New Roman" w:cs="Times New Roman"/>
          <w:lang w:val="la-Latn"/>
        </w:rPr>
        <w:t>æ</w:t>
      </w:r>
      <w:r w:rsidR="00F47467" w:rsidRPr="007A06F5">
        <w:rPr>
          <w:rFonts w:ascii="Times New Roman" w:hAnsi="Times New Roman" w:cs="Times New Roman"/>
          <w:lang w:val="la-Latn"/>
        </w:rPr>
        <w:t xml:space="preserve">cularem habitum sumpserunt. </w:t>
      </w:r>
      <w:r w:rsidRPr="007A06F5">
        <w:rPr>
          <w:rFonts w:ascii="Times New Roman" w:hAnsi="Times New Roman" w:cs="Times New Roman"/>
          <w:lang w:val="la-Latn"/>
        </w:rPr>
        <w:t>I</w:t>
      </w:r>
      <w:r w:rsidR="00F47467" w:rsidRPr="007A06F5">
        <w:rPr>
          <w:rFonts w:ascii="Times New Roman" w:hAnsi="Times New Roman" w:cs="Times New Roman"/>
          <w:lang w:val="la-Latn"/>
        </w:rPr>
        <w:t>idem a sacerdote deprehen</w:t>
      </w:r>
      <w:r w:rsidRPr="007A06F5">
        <w:rPr>
          <w:rFonts w:ascii="Times New Roman" w:hAnsi="Times New Roman" w:cs="Times New Roman"/>
          <w:lang w:val="la-Latn"/>
        </w:rPr>
        <w:t>s</w:t>
      </w:r>
      <w:r w:rsidR="00F47467" w:rsidRPr="007A06F5">
        <w:rPr>
          <w:rFonts w:ascii="Times New Roman" w:hAnsi="Times New Roman" w:cs="Times New Roman"/>
          <w:lang w:val="la-Latn"/>
        </w:rPr>
        <w:t xml:space="preserve">i, ad cultum religionis, acta prius </w:t>
      </w:r>
      <w:r w:rsidR="0082229C" w:rsidRPr="007A06F5">
        <w:rPr>
          <w:rFonts w:ascii="Times New Roman" w:hAnsi="Times New Roman" w:cs="Times New Roman"/>
          <w:lang w:val="la-Latn"/>
        </w:rPr>
        <w:t>pœn</w:t>
      </w:r>
      <w:r w:rsidRPr="007A06F5">
        <w:rPr>
          <w:rFonts w:ascii="Times New Roman" w:hAnsi="Times New Roman" w:cs="Times New Roman"/>
          <w:lang w:val="la-Latn"/>
        </w:rPr>
        <w:t xml:space="preserve">itentia, revocentur. Quod si </w:t>
      </w:r>
      <w:r w:rsidR="00F47467" w:rsidRPr="007A06F5">
        <w:rPr>
          <w:rFonts w:ascii="Times New Roman" w:hAnsi="Times New Roman" w:cs="Times New Roman"/>
          <w:lang w:val="la-Latn"/>
        </w:rPr>
        <w:t>reverti non possunt, apostat</w:t>
      </w:r>
      <w:r w:rsidRPr="007A06F5">
        <w:rPr>
          <w:rFonts w:ascii="Times New Roman" w:hAnsi="Times New Roman" w:cs="Times New Roman"/>
          <w:lang w:val="la-Latn"/>
        </w:rPr>
        <w:t>æ</w:t>
      </w:r>
      <w:r w:rsidR="00F47467" w:rsidRPr="007A06F5">
        <w:rPr>
          <w:rFonts w:ascii="Times New Roman" w:hAnsi="Times New Roman" w:cs="Times New Roman"/>
          <w:lang w:val="la-Latn"/>
        </w:rPr>
        <w:t xml:space="preserve"> anathe</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atis sent</w:t>
      </w:r>
      <w:r w:rsidRPr="007A06F5">
        <w:rPr>
          <w:rFonts w:ascii="Times New Roman" w:hAnsi="Times New Roman" w:cs="Times New Roman"/>
          <w:lang w:val="la-Latn"/>
        </w:rPr>
        <w:t>e</w:t>
      </w:r>
      <w:r w:rsidR="00F47467" w:rsidRPr="007A06F5">
        <w:rPr>
          <w:rFonts w:ascii="Times New Roman" w:hAnsi="Times New Roman" w:cs="Times New Roman"/>
          <w:lang w:val="la-Latn"/>
        </w:rPr>
        <w:t>n</w:t>
      </w:r>
      <w:r w:rsidRPr="007A06F5">
        <w:rPr>
          <w:rFonts w:ascii="Times New Roman" w:hAnsi="Times New Roman" w:cs="Times New Roman"/>
          <w:lang w:val="la-Latn"/>
        </w:rPr>
        <w:t xml:space="preserve">tiæ </w:t>
      </w:r>
      <w:r w:rsidR="00F47467" w:rsidRPr="007A06F5">
        <w:rPr>
          <w:rFonts w:ascii="Times New Roman" w:hAnsi="Times New Roman" w:cs="Times New Roman"/>
          <w:lang w:val="la-Latn"/>
        </w:rPr>
        <w:t>subjiciantur. Qu</w:t>
      </w:r>
      <w:r w:rsidRPr="007A06F5">
        <w:rPr>
          <w:rFonts w:ascii="Times New Roman" w:hAnsi="Times New Roman" w:cs="Times New Roman"/>
          <w:lang w:val="la-Latn"/>
        </w:rPr>
        <w:t>æ</w:t>
      </w:r>
      <w:r w:rsidR="00F47467" w:rsidRPr="007A06F5">
        <w:rPr>
          <w:rFonts w:ascii="Times New Roman" w:hAnsi="Times New Roman" w:cs="Times New Roman"/>
          <w:lang w:val="la-Latn"/>
        </w:rPr>
        <w:t xml:space="preserve"> forma servabitur etiam in viduis</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 xml:space="preserve">virginibusque sacris, ac </w:t>
      </w:r>
      <w:r w:rsidR="0082229C" w:rsidRPr="007A06F5">
        <w:rPr>
          <w:rFonts w:ascii="Times New Roman" w:hAnsi="Times New Roman" w:cs="Times New Roman"/>
          <w:lang w:val="la-Latn"/>
        </w:rPr>
        <w:t>pœn</w:t>
      </w:r>
      <w:r w:rsidR="00F47467" w:rsidRPr="007A06F5">
        <w:rPr>
          <w:rFonts w:ascii="Times New Roman" w:hAnsi="Times New Roman" w:cs="Times New Roman"/>
          <w:lang w:val="la-Latn"/>
        </w:rPr>
        <w:t>itentibus fe</w:t>
      </w:r>
      <w:r w:rsidRPr="007A06F5">
        <w:rPr>
          <w:rFonts w:ascii="Times New Roman" w:hAnsi="Times New Roman" w:cs="Times New Roman"/>
          <w:lang w:val="la-Latn"/>
        </w:rPr>
        <w:t>m</w:t>
      </w:r>
      <w:r w:rsidR="00F47467" w:rsidRPr="007A06F5">
        <w:rPr>
          <w:rFonts w:ascii="Times New Roman" w:hAnsi="Times New Roman" w:cs="Times New Roman"/>
          <w:lang w:val="la-Latn"/>
        </w:rPr>
        <w:t>inis, qu</w:t>
      </w:r>
      <w:r w:rsidRPr="007A06F5">
        <w:rPr>
          <w:rFonts w:ascii="Times New Roman" w:hAnsi="Times New Roman" w:cs="Times New Roman"/>
          <w:lang w:val="la-Latn"/>
        </w:rPr>
        <w:t xml:space="preserve">æ </w:t>
      </w:r>
      <w:r w:rsidR="00F47467" w:rsidRPr="007A06F5">
        <w:rPr>
          <w:rFonts w:ascii="Times New Roman" w:hAnsi="Times New Roman" w:cs="Times New Roman"/>
          <w:lang w:val="la-Latn"/>
        </w:rPr>
        <w:t xml:space="preserve">sanctimonialem </w:t>
      </w:r>
      <w:r w:rsidRPr="007A06F5">
        <w:rPr>
          <w:rFonts w:ascii="Times New Roman" w:hAnsi="Times New Roman" w:cs="Times New Roman"/>
          <w:lang w:val="la-Latn"/>
        </w:rPr>
        <w:t xml:space="preserve">habitum induerunt: et postea, aut </w:t>
      </w:r>
      <w:r w:rsidR="00F47467" w:rsidRPr="007A06F5">
        <w:rPr>
          <w:rFonts w:ascii="Times New Roman" w:hAnsi="Times New Roman" w:cs="Times New Roman"/>
          <w:lang w:val="la-Latn"/>
        </w:rPr>
        <w:t>vestem mutaverunt, aut ad nuptias transierunt.</w:t>
      </w:r>
      <w:r w:rsidRPr="007A06F5">
        <w:rPr>
          <w:rFonts w:ascii="Times New Roman" w:hAnsi="Times New Roman" w:cs="Times New Roman"/>
          <w:lang w:val="la-Latn"/>
        </w:rPr>
        <w:t>“</w:t>
      </w:r>
    </w:p>
    <w:p w14:paraId="3C002CCC" w14:textId="0F63720B" w:rsidR="00F47467" w:rsidRPr="007A06F5" w:rsidRDefault="00F47467" w:rsidP="00F47467">
      <w:pPr>
        <w:spacing w:after="120" w:line="240" w:lineRule="auto"/>
        <w:rPr>
          <w:rFonts w:ascii="Times New Roman" w:hAnsi="Times New Roman" w:cs="Times New Roman"/>
          <w:lang w:val="la-Latn"/>
        </w:rPr>
      </w:pPr>
      <w:commentRangeStart w:id="125"/>
      <w:r w:rsidRPr="007A06F5">
        <w:rPr>
          <w:rFonts w:ascii="Times New Roman" w:hAnsi="Times New Roman" w:cs="Times New Roman"/>
          <w:lang w:val="la-Latn"/>
        </w:rPr>
        <w:t>Ex decretis Siricii pap</w:t>
      </w:r>
      <w:r w:rsidR="00712EC8" w:rsidRPr="007A06F5">
        <w:rPr>
          <w:rFonts w:ascii="Times New Roman" w:hAnsi="Times New Roman" w:cs="Times New Roman"/>
          <w:lang w:val="la-Latn"/>
        </w:rPr>
        <w:t>a</w:t>
      </w:r>
      <w:r w:rsidR="00717174" w:rsidRPr="007A06F5">
        <w:rPr>
          <w:rFonts w:ascii="Times New Roman" w:hAnsi="Times New Roman" w:cs="Times New Roman"/>
          <w:lang w:val="la-Latn"/>
        </w:rPr>
        <w:t>e</w:t>
      </w:r>
      <w:commentRangeEnd w:id="125"/>
      <w:r w:rsidR="00701143" w:rsidRPr="007A06F5">
        <w:rPr>
          <w:rStyle w:val="Odkaznakoment"/>
          <w:rFonts w:ascii="Times New Roman" w:hAnsi="Times New Roman" w:cs="Times New Roman"/>
          <w:lang w:val="la-Latn"/>
        </w:rPr>
        <w:commentReference w:id="125"/>
      </w:r>
      <w:r w:rsidR="00712EC8" w:rsidRPr="007A06F5">
        <w:rPr>
          <w:rFonts w:ascii="Times New Roman" w:hAnsi="Times New Roman" w:cs="Times New Roman"/>
          <w:lang w:val="la-Latn"/>
        </w:rPr>
        <w:t>, cap. 10</w:t>
      </w:r>
      <w:r w:rsidRPr="007A06F5">
        <w:rPr>
          <w:rFonts w:ascii="Times New Roman" w:hAnsi="Times New Roman" w:cs="Times New Roman"/>
          <w:lang w:val="la-Latn"/>
        </w:rPr>
        <w:t xml:space="preserve">: </w:t>
      </w:r>
      <w:r w:rsidR="00712EC8" w:rsidRPr="007A06F5">
        <w:rPr>
          <w:rFonts w:ascii="Times New Roman" w:hAnsi="Times New Roman" w:cs="Times New Roman"/>
          <w:lang w:val="la-Latn"/>
        </w:rPr>
        <w:t>„</w:t>
      </w:r>
      <w:r w:rsidR="00EA73DF" w:rsidRPr="007A06F5">
        <w:rPr>
          <w:rFonts w:ascii="Times New Roman" w:hAnsi="Times New Roman" w:cs="Times New Roman"/>
          <w:lang w:val="la-Latn"/>
        </w:rPr>
        <w:t xml:space="preserve">De bis vero </w:t>
      </w:r>
      <w:r w:rsidRPr="007A06F5">
        <w:rPr>
          <w:rFonts w:ascii="Times New Roman" w:hAnsi="Times New Roman" w:cs="Times New Roman"/>
          <w:lang w:val="la-Latn"/>
        </w:rPr>
        <w:t xml:space="preserve">non incongrue </w:t>
      </w:r>
      <w:r w:rsidR="00EA73DF" w:rsidRPr="007A06F5">
        <w:rPr>
          <w:rFonts w:ascii="Times New Roman" w:hAnsi="Times New Roman" w:cs="Times New Roman"/>
          <w:lang w:val="la-Latn"/>
        </w:rPr>
        <w:t>d</w:t>
      </w:r>
      <w:r w:rsidRPr="007A06F5">
        <w:rPr>
          <w:rFonts w:ascii="Times New Roman" w:hAnsi="Times New Roman" w:cs="Times New Roman"/>
          <w:lang w:val="la-Latn"/>
        </w:rPr>
        <w:t xml:space="preserve">ilectio tua Apostolicam sedem credidit consulendam, qui acta </w:t>
      </w:r>
      <w:r w:rsidR="0082229C" w:rsidRPr="007A06F5">
        <w:rPr>
          <w:rFonts w:ascii="Times New Roman" w:hAnsi="Times New Roman" w:cs="Times New Roman"/>
          <w:lang w:val="la-Latn"/>
        </w:rPr>
        <w:t>pœn</w:t>
      </w:r>
      <w:r w:rsidR="00EA73DF" w:rsidRPr="007A06F5">
        <w:rPr>
          <w:rFonts w:ascii="Times New Roman" w:hAnsi="Times New Roman" w:cs="Times New Roman"/>
          <w:lang w:val="la-Latn"/>
        </w:rPr>
        <w:t xml:space="preserve">itentia, tanquam </w:t>
      </w:r>
      <w:r w:rsidRPr="007A06F5">
        <w:rPr>
          <w:rFonts w:ascii="Times New Roman" w:hAnsi="Times New Roman" w:cs="Times New Roman"/>
          <w:lang w:val="la-Latn"/>
        </w:rPr>
        <w:t>canes ac sues ad vo</w:t>
      </w:r>
      <w:r w:rsidR="00EA73DF" w:rsidRPr="007A06F5">
        <w:rPr>
          <w:rFonts w:ascii="Times New Roman" w:hAnsi="Times New Roman" w:cs="Times New Roman"/>
          <w:lang w:val="la-Latn"/>
        </w:rPr>
        <w:t>mitus pristinos, et volutabra re</w:t>
      </w:r>
      <w:r w:rsidRPr="007A06F5">
        <w:rPr>
          <w:rFonts w:ascii="Times New Roman" w:hAnsi="Times New Roman" w:cs="Times New Roman"/>
          <w:lang w:val="la-Latn"/>
        </w:rPr>
        <w:t>deuntes, et militi</w:t>
      </w:r>
      <w:r w:rsidR="00EA73DF" w:rsidRPr="007A06F5">
        <w:rPr>
          <w:rFonts w:ascii="Times New Roman" w:hAnsi="Times New Roman" w:cs="Times New Roman"/>
          <w:lang w:val="la-Latn"/>
        </w:rPr>
        <w:t>æ cingulum, et</w:t>
      </w:r>
      <w:r w:rsidRPr="007A06F5">
        <w:rPr>
          <w:rFonts w:ascii="Times New Roman" w:hAnsi="Times New Roman" w:cs="Times New Roman"/>
          <w:lang w:val="la-Latn"/>
        </w:rPr>
        <w:t xml:space="preserve"> lubricas</w:t>
      </w:r>
      <w:r w:rsidR="00EA73DF" w:rsidRPr="007A06F5">
        <w:rPr>
          <w:rFonts w:ascii="Times New Roman" w:hAnsi="Times New Roman" w:cs="Times New Roman"/>
          <w:lang w:val="la-Latn"/>
        </w:rPr>
        <w:t xml:space="preserve"> voluptates, at nova conj</w:t>
      </w:r>
      <w:r w:rsidRPr="007A06F5">
        <w:rPr>
          <w:rFonts w:ascii="Times New Roman" w:hAnsi="Times New Roman" w:cs="Times New Roman"/>
          <w:lang w:val="la-Latn"/>
        </w:rPr>
        <w:t>ugia, et inhibitos denuo appetivere concubitus, quorum professam incontinentia</w:t>
      </w:r>
      <w:r w:rsidR="0082229C" w:rsidRPr="007A06F5">
        <w:rPr>
          <w:rFonts w:ascii="Times New Roman" w:hAnsi="Times New Roman" w:cs="Times New Roman"/>
          <w:lang w:val="la-Latn"/>
        </w:rPr>
        <w:t>m</w:t>
      </w:r>
      <w:r w:rsidR="00712EC8" w:rsidRPr="007A06F5">
        <w:rPr>
          <w:rFonts w:ascii="Times New Roman" w:hAnsi="Times New Roman" w:cs="Times New Roman"/>
          <w:lang w:val="la-Latn"/>
        </w:rPr>
        <w:t>, generati</w:t>
      </w:r>
      <w:r w:rsidRPr="007A06F5">
        <w:rPr>
          <w:rFonts w:ascii="Times New Roman" w:hAnsi="Times New Roman" w:cs="Times New Roman"/>
          <w:lang w:val="la-Latn"/>
        </w:rPr>
        <w:t xml:space="preserve"> post absolution</w:t>
      </w:r>
      <w:r w:rsidR="00EA73DF" w:rsidRPr="007A06F5">
        <w:rPr>
          <w:rFonts w:ascii="Times New Roman" w:hAnsi="Times New Roman" w:cs="Times New Roman"/>
          <w:lang w:val="la-Latn"/>
        </w:rPr>
        <w:t>e</w:t>
      </w:r>
      <w:r w:rsidRPr="007A06F5">
        <w:rPr>
          <w:rFonts w:ascii="Times New Roman" w:hAnsi="Times New Roman" w:cs="Times New Roman"/>
          <w:lang w:val="la-Latn"/>
        </w:rPr>
        <w:t>m fi</w:t>
      </w:r>
      <w:r w:rsidR="00EA73DF" w:rsidRPr="007A06F5">
        <w:rPr>
          <w:rFonts w:ascii="Times New Roman" w:hAnsi="Times New Roman" w:cs="Times New Roman"/>
          <w:lang w:val="la-Latn"/>
        </w:rPr>
        <w:t>lii prodidere. De quibus etiam</w:t>
      </w:r>
      <w:r w:rsidRPr="007A06F5">
        <w:rPr>
          <w:rFonts w:ascii="Times New Roman" w:hAnsi="Times New Roman" w:cs="Times New Roman"/>
          <w:lang w:val="la-Latn"/>
        </w:rPr>
        <w:t>, quia suf</w:t>
      </w:r>
      <w:r w:rsidR="00EA73DF" w:rsidRPr="007A06F5">
        <w:rPr>
          <w:rFonts w:ascii="Times New Roman" w:hAnsi="Times New Roman" w:cs="Times New Roman"/>
          <w:lang w:val="la-Latn"/>
        </w:rPr>
        <w:t>f</w:t>
      </w:r>
      <w:r w:rsidRPr="007A06F5">
        <w:rPr>
          <w:rFonts w:ascii="Times New Roman" w:hAnsi="Times New Roman" w:cs="Times New Roman"/>
          <w:lang w:val="la-Latn"/>
        </w:rPr>
        <w:t xml:space="preserve">ugium </w:t>
      </w:r>
      <w:r w:rsidR="00EA73DF" w:rsidRPr="007A06F5">
        <w:rPr>
          <w:rFonts w:ascii="Times New Roman" w:hAnsi="Times New Roman" w:cs="Times New Roman"/>
          <w:lang w:val="la-Latn"/>
        </w:rPr>
        <w:t>non</w:t>
      </w:r>
      <w:r w:rsidRPr="007A06F5">
        <w:rPr>
          <w:rFonts w:ascii="Times New Roman" w:hAnsi="Times New Roman" w:cs="Times New Roman"/>
          <w:lang w:val="la-Latn"/>
        </w:rPr>
        <w:t xml:space="preserve"> </w:t>
      </w:r>
      <w:r w:rsidR="00EA73DF" w:rsidRPr="007A06F5">
        <w:rPr>
          <w:rFonts w:ascii="Times New Roman" w:hAnsi="Times New Roman" w:cs="Times New Roman"/>
          <w:lang w:val="la-Latn"/>
        </w:rPr>
        <w:t>h</w:t>
      </w:r>
      <w:r w:rsidRPr="007A06F5">
        <w:rPr>
          <w:rFonts w:ascii="Times New Roman" w:hAnsi="Times New Roman" w:cs="Times New Roman"/>
          <w:lang w:val="la-Latn"/>
        </w:rPr>
        <w:t xml:space="preserve">abent </w:t>
      </w:r>
      <w:r w:rsidR="0082229C" w:rsidRPr="007A06F5">
        <w:rPr>
          <w:rFonts w:ascii="Times New Roman" w:hAnsi="Times New Roman" w:cs="Times New Roman"/>
          <w:lang w:val="la-Latn"/>
        </w:rPr>
        <w:t>pœn</w:t>
      </w:r>
      <w:r w:rsidRPr="007A06F5">
        <w:rPr>
          <w:rFonts w:ascii="Times New Roman" w:hAnsi="Times New Roman" w:cs="Times New Roman"/>
          <w:lang w:val="la-Latn"/>
        </w:rPr>
        <w:t>ite</w:t>
      </w:r>
      <w:r w:rsidR="00EA73DF" w:rsidRPr="007A06F5">
        <w:rPr>
          <w:rFonts w:ascii="Times New Roman" w:hAnsi="Times New Roman" w:cs="Times New Roman"/>
          <w:lang w:val="la-Latn"/>
        </w:rPr>
        <w:t>ndi, id duximus decernendum</w:t>
      </w:r>
      <w:r w:rsidR="00360346" w:rsidRPr="007A06F5">
        <w:rPr>
          <w:rFonts w:ascii="Times New Roman" w:hAnsi="Times New Roman" w:cs="Times New Roman"/>
          <w:lang w:val="la-Latn"/>
        </w:rPr>
        <w:t xml:space="preserve">, </w:t>
      </w:r>
      <w:r w:rsidR="00EA73DF" w:rsidRPr="007A06F5">
        <w:rPr>
          <w:rFonts w:ascii="Times New Roman" w:hAnsi="Times New Roman" w:cs="Times New Roman"/>
          <w:lang w:val="la-Latn"/>
        </w:rPr>
        <w:t xml:space="preserve">ut  sola intra Ecclesiam fidelibus </w:t>
      </w:r>
      <w:r w:rsidRPr="007A06F5">
        <w:rPr>
          <w:rFonts w:ascii="Times New Roman" w:hAnsi="Times New Roman" w:cs="Times New Roman"/>
          <w:lang w:val="la-Latn"/>
        </w:rPr>
        <w:t>oratione jungantur sacr</w:t>
      </w:r>
      <w:r w:rsidR="00EA73DF" w:rsidRPr="007A06F5">
        <w:rPr>
          <w:rFonts w:ascii="Times New Roman" w:hAnsi="Times New Roman" w:cs="Times New Roman"/>
          <w:lang w:val="la-Latn"/>
        </w:rPr>
        <w:t>æ</w:t>
      </w:r>
      <w:r w:rsidRPr="007A06F5">
        <w:rPr>
          <w:rFonts w:ascii="Times New Roman" w:hAnsi="Times New Roman" w:cs="Times New Roman"/>
          <w:lang w:val="la-Latn"/>
        </w:rPr>
        <w:t xml:space="preserve"> mysteriorum celebr</w:t>
      </w:r>
      <w:r w:rsidR="00EA73DF" w:rsidRPr="007A06F5">
        <w:rPr>
          <w:rFonts w:ascii="Times New Roman" w:hAnsi="Times New Roman" w:cs="Times New Roman"/>
          <w:lang w:val="la-Latn"/>
        </w:rPr>
        <w:t>itati,</w:t>
      </w:r>
      <w:r w:rsidRPr="007A06F5">
        <w:rPr>
          <w:rFonts w:ascii="Times New Roman" w:hAnsi="Times New Roman" w:cs="Times New Roman"/>
          <w:lang w:val="la-Latn"/>
        </w:rPr>
        <w:t xml:space="preserve"> quamvis non mereantur, intersint. A Dominic</w:t>
      </w:r>
      <w:r w:rsidR="00EA73DF" w:rsidRPr="007A06F5">
        <w:rPr>
          <w:rFonts w:ascii="Times New Roman" w:hAnsi="Times New Roman" w:cs="Times New Roman"/>
          <w:lang w:val="la-Latn"/>
        </w:rPr>
        <w:t>æ</w:t>
      </w:r>
      <w:r w:rsidRPr="007A06F5">
        <w:rPr>
          <w:rFonts w:ascii="Times New Roman" w:hAnsi="Times New Roman" w:cs="Times New Roman"/>
          <w:lang w:val="la-Latn"/>
        </w:rPr>
        <w:t xml:space="preserve"> autem mens</w:t>
      </w:r>
      <w:r w:rsidR="00EA73DF" w:rsidRPr="007A06F5">
        <w:rPr>
          <w:rFonts w:ascii="Times New Roman" w:hAnsi="Times New Roman" w:cs="Times New Roman"/>
          <w:lang w:val="la-Latn"/>
        </w:rPr>
        <w:t>æ</w:t>
      </w:r>
      <w:r w:rsidRPr="007A06F5">
        <w:rPr>
          <w:rFonts w:ascii="Times New Roman" w:hAnsi="Times New Roman" w:cs="Times New Roman"/>
          <w:lang w:val="la-Latn"/>
        </w:rPr>
        <w:t xml:space="preserve"> convivio segregentur, ut </w:t>
      </w:r>
      <w:r w:rsidR="00EA73DF" w:rsidRPr="007A06F5">
        <w:rPr>
          <w:rFonts w:ascii="Times New Roman" w:hAnsi="Times New Roman" w:cs="Times New Roman"/>
          <w:lang w:val="la-Latn"/>
        </w:rPr>
        <w:t>hac saltem di</w:t>
      </w:r>
      <w:r w:rsidRPr="007A06F5">
        <w:rPr>
          <w:rFonts w:ascii="Times New Roman" w:hAnsi="Times New Roman" w:cs="Times New Roman"/>
          <w:lang w:val="la-Latn"/>
        </w:rPr>
        <w:t>strictione correpti, et i</w:t>
      </w:r>
      <w:r w:rsidR="0074400F" w:rsidRPr="007A06F5">
        <w:rPr>
          <w:rFonts w:ascii="Times New Roman" w:hAnsi="Times New Roman" w:cs="Times New Roman"/>
          <w:lang w:val="la-Latn"/>
        </w:rPr>
        <w:t xml:space="preserve">psi in se sua errata castigent, et aliis exemplum </w:t>
      </w:r>
      <w:r w:rsidR="00246712" w:rsidRPr="007A06F5">
        <w:rPr>
          <w:rFonts w:ascii="Times New Roman" w:hAnsi="Times New Roman" w:cs="Times New Roman"/>
          <w:lang w:val="la-Latn"/>
        </w:rPr>
        <w:t xml:space="preserve">tribuant, quatenus ab obscenis </w:t>
      </w:r>
      <w:r w:rsidRPr="007A06F5">
        <w:rPr>
          <w:rFonts w:ascii="Times New Roman" w:hAnsi="Times New Roman" w:cs="Times New Roman"/>
          <w:lang w:val="la-Latn"/>
        </w:rPr>
        <w:t>cupiditatibus retrahant</w:t>
      </w:r>
      <w:r w:rsidR="00246712" w:rsidRPr="007A06F5">
        <w:rPr>
          <w:rFonts w:ascii="Times New Roman" w:hAnsi="Times New Roman" w:cs="Times New Roman"/>
          <w:lang w:val="la-Latn"/>
        </w:rPr>
        <w:t>ur. Quibus tamen, quia car</w:t>
      </w:r>
      <w:r w:rsidRPr="007A06F5">
        <w:rPr>
          <w:rFonts w:ascii="Times New Roman" w:hAnsi="Times New Roman" w:cs="Times New Roman"/>
          <w:lang w:val="la-Latn"/>
        </w:rPr>
        <w:t xml:space="preserve">nali fragilitate cecidere, viatico </w:t>
      </w:r>
      <w:r w:rsidR="0082229C" w:rsidRPr="007A06F5">
        <w:rPr>
          <w:rFonts w:ascii="Times New Roman" w:hAnsi="Times New Roman" w:cs="Times New Roman"/>
          <w:lang w:val="la-Latn"/>
        </w:rPr>
        <w:t>m</w:t>
      </w:r>
      <w:r w:rsidR="00246712" w:rsidRPr="007A06F5">
        <w:rPr>
          <w:rFonts w:ascii="Times New Roman" w:hAnsi="Times New Roman" w:cs="Times New Roman"/>
          <w:lang w:val="la-Latn"/>
        </w:rPr>
        <w:t xml:space="preserve">unere, cum ad </w:t>
      </w:r>
      <w:r w:rsidRPr="007A06F5">
        <w:rPr>
          <w:rFonts w:ascii="Times New Roman" w:hAnsi="Times New Roman" w:cs="Times New Roman"/>
          <w:lang w:val="la-Latn"/>
        </w:rPr>
        <w:t>Deum c</w:t>
      </w:r>
      <w:r w:rsidR="00246712" w:rsidRPr="007A06F5">
        <w:rPr>
          <w:rFonts w:ascii="Times New Roman" w:hAnsi="Times New Roman" w:cs="Times New Roman"/>
          <w:lang w:val="la-Latn"/>
        </w:rPr>
        <w:t>œ</w:t>
      </w:r>
      <w:r w:rsidRPr="007A06F5">
        <w:rPr>
          <w:rFonts w:ascii="Times New Roman" w:hAnsi="Times New Roman" w:cs="Times New Roman"/>
          <w:lang w:val="la-Latn"/>
        </w:rPr>
        <w:t>perint proficisci, per co</w:t>
      </w:r>
      <w:r w:rsidR="0082229C" w:rsidRPr="007A06F5">
        <w:rPr>
          <w:rFonts w:ascii="Times New Roman" w:hAnsi="Times New Roman" w:cs="Times New Roman"/>
          <w:lang w:val="la-Latn"/>
        </w:rPr>
        <w:t>m</w:t>
      </w:r>
      <w:r w:rsidR="00246712" w:rsidRPr="007A06F5">
        <w:rPr>
          <w:rFonts w:ascii="Times New Roman" w:hAnsi="Times New Roman" w:cs="Times New Roman"/>
          <w:lang w:val="la-Latn"/>
        </w:rPr>
        <w:t xml:space="preserve">munionis gratiam </w:t>
      </w:r>
      <w:r w:rsidRPr="007A06F5">
        <w:rPr>
          <w:rFonts w:ascii="Times New Roman" w:hAnsi="Times New Roman" w:cs="Times New Roman"/>
          <w:lang w:val="la-Latn"/>
        </w:rPr>
        <w:t xml:space="preserve">volumus subveniri. </w:t>
      </w:r>
      <w:r w:rsidR="00246712" w:rsidRPr="007A06F5">
        <w:rPr>
          <w:rFonts w:ascii="Times New Roman" w:hAnsi="Times New Roman" w:cs="Times New Roman"/>
          <w:lang w:val="la-Latn"/>
        </w:rPr>
        <w:t xml:space="preserve">Quam formam, et circa mulieres, </w:t>
      </w:r>
      <w:r w:rsidRPr="007A06F5">
        <w:rPr>
          <w:rFonts w:ascii="Times New Roman" w:hAnsi="Times New Roman" w:cs="Times New Roman"/>
          <w:lang w:val="la-Latn"/>
        </w:rPr>
        <w:t>qu</w:t>
      </w:r>
      <w:r w:rsidR="00246712" w:rsidRPr="007A06F5">
        <w:rPr>
          <w:rFonts w:ascii="Times New Roman" w:hAnsi="Times New Roman" w:cs="Times New Roman"/>
          <w:lang w:val="la-Latn"/>
        </w:rPr>
        <w:t>æ</w:t>
      </w:r>
      <w:r w:rsidRPr="007A06F5">
        <w:rPr>
          <w:rFonts w:ascii="Times New Roman" w:hAnsi="Times New Roman" w:cs="Times New Roman"/>
          <w:lang w:val="la-Latn"/>
        </w:rPr>
        <w:t xml:space="preserve"> se post </w:t>
      </w:r>
      <w:r w:rsidR="0082229C" w:rsidRPr="007A06F5">
        <w:rPr>
          <w:rFonts w:ascii="Times New Roman" w:hAnsi="Times New Roman" w:cs="Times New Roman"/>
          <w:lang w:val="la-Latn"/>
        </w:rPr>
        <w:t>pœn</w:t>
      </w:r>
      <w:r w:rsidRPr="007A06F5">
        <w:rPr>
          <w:rFonts w:ascii="Times New Roman" w:hAnsi="Times New Roman" w:cs="Times New Roman"/>
          <w:lang w:val="la-Latn"/>
        </w:rPr>
        <w:t>itentiam talibus pollutionibus devinxerunt, servandam esse cens</w:t>
      </w:r>
      <w:r w:rsidR="00246712" w:rsidRPr="007A06F5">
        <w:rPr>
          <w:rFonts w:ascii="Times New Roman" w:hAnsi="Times New Roman" w:cs="Times New Roman"/>
          <w:lang w:val="la-Latn"/>
        </w:rPr>
        <w:t>e</w:t>
      </w:r>
      <w:r w:rsidRPr="007A06F5">
        <w:rPr>
          <w:rFonts w:ascii="Times New Roman" w:hAnsi="Times New Roman" w:cs="Times New Roman"/>
          <w:lang w:val="la-Latn"/>
        </w:rPr>
        <w:t>mus.</w:t>
      </w:r>
      <w:r w:rsidR="00246712" w:rsidRPr="007A06F5">
        <w:rPr>
          <w:rFonts w:ascii="Times New Roman" w:hAnsi="Times New Roman" w:cs="Times New Roman"/>
          <w:lang w:val="la-Latn"/>
        </w:rPr>
        <w:t>“</w:t>
      </w:r>
      <w:r w:rsidRPr="007A06F5">
        <w:rPr>
          <w:rFonts w:ascii="Times New Roman" w:hAnsi="Times New Roman" w:cs="Times New Roman"/>
          <w:lang w:val="la-Latn"/>
        </w:rPr>
        <w:t xml:space="preserve"> lte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concilio Arelatensi, cap. 1</w:t>
      </w:r>
      <w:r w:rsidR="00077D48" w:rsidRPr="007A06F5">
        <w:rPr>
          <w:rFonts w:ascii="Times New Roman" w:hAnsi="Times New Roman" w:cs="Times New Roman"/>
          <w:lang w:val="la-Latn"/>
        </w:rPr>
        <w:t>1: „</w:t>
      </w:r>
      <w:r w:rsidRPr="007A06F5">
        <w:rPr>
          <w:rFonts w:ascii="Times New Roman" w:hAnsi="Times New Roman" w:cs="Times New Roman"/>
          <w:lang w:val="la-Latn"/>
        </w:rPr>
        <w:t>P</w:t>
      </w:r>
      <w:r w:rsidR="00077D48" w:rsidRPr="007A06F5">
        <w:rPr>
          <w:rFonts w:ascii="Times New Roman" w:hAnsi="Times New Roman" w:cs="Times New Roman"/>
          <w:lang w:val="la-Latn"/>
        </w:rPr>
        <w:t>œ</w:t>
      </w:r>
      <w:r w:rsidRPr="007A06F5">
        <w:rPr>
          <w:rFonts w:ascii="Times New Roman" w:hAnsi="Times New Roman" w:cs="Times New Roman"/>
          <w:lang w:val="la-Latn"/>
        </w:rPr>
        <w:t>nitentes, qu</w:t>
      </w:r>
      <w:r w:rsidR="00077D48" w:rsidRPr="007A06F5">
        <w:rPr>
          <w:rFonts w:ascii="Times New Roman" w:hAnsi="Times New Roman" w:cs="Times New Roman"/>
          <w:lang w:val="la-Latn"/>
        </w:rPr>
        <w:t>æ</w:t>
      </w:r>
      <w:r w:rsidRPr="007A06F5">
        <w:rPr>
          <w:rFonts w:ascii="Times New Roman" w:hAnsi="Times New Roman" w:cs="Times New Roman"/>
          <w:lang w:val="la-Latn"/>
        </w:rPr>
        <w:t xml:space="preserve"> defuncto viro aliis nubere prresu</w:t>
      </w:r>
      <w:r w:rsidR="00077D48" w:rsidRPr="007A06F5">
        <w:rPr>
          <w:rFonts w:ascii="Times New Roman" w:hAnsi="Times New Roman" w:cs="Times New Roman"/>
          <w:lang w:val="la-Latn"/>
        </w:rPr>
        <w:t xml:space="preserve">mpserunt, vel suspecta, </w:t>
      </w:r>
      <w:r w:rsidRPr="007A06F5">
        <w:rPr>
          <w:rFonts w:ascii="Times New Roman" w:hAnsi="Times New Roman" w:cs="Times New Roman"/>
          <w:lang w:val="la-Latn"/>
        </w:rPr>
        <w:t>vel interdicta familiaritate, cum extraneo [se] junxerint, cum eodem ab Ecclesi</w:t>
      </w:r>
      <w:r w:rsidR="00077D48" w:rsidRPr="007A06F5">
        <w:rPr>
          <w:rFonts w:ascii="Times New Roman" w:hAnsi="Times New Roman" w:cs="Times New Roman"/>
          <w:lang w:val="la-Latn"/>
        </w:rPr>
        <w:t xml:space="preserve">æ limine arceantur. </w:t>
      </w:r>
      <w:r w:rsidRPr="007A06F5">
        <w:rPr>
          <w:rFonts w:ascii="Times New Roman" w:hAnsi="Times New Roman" w:cs="Times New Roman"/>
          <w:lang w:val="la-Latn"/>
        </w:rPr>
        <w:t>H</w:t>
      </w:r>
      <w:r w:rsidR="00077D48" w:rsidRPr="007A06F5">
        <w:rPr>
          <w:rFonts w:ascii="Times New Roman" w:hAnsi="Times New Roman" w:cs="Times New Roman"/>
          <w:lang w:val="la-Latn"/>
        </w:rPr>
        <w:t>æ</w:t>
      </w:r>
      <w:r w:rsidRPr="007A06F5">
        <w:rPr>
          <w:rFonts w:ascii="Times New Roman" w:hAnsi="Times New Roman" w:cs="Times New Roman"/>
          <w:lang w:val="la-Latn"/>
        </w:rPr>
        <w:t xml:space="preserve">c etiam de viro in </w:t>
      </w:r>
      <w:r w:rsidR="0082229C" w:rsidRPr="007A06F5">
        <w:rPr>
          <w:rFonts w:ascii="Times New Roman" w:hAnsi="Times New Roman" w:cs="Times New Roman"/>
          <w:lang w:val="la-Latn"/>
        </w:rPr>
        <w:t>pœn</w:t>
      </w:r>
      <w:r w:rsidRPr="007A06F5">
        <w:rPr>
          <w:rFonts w:ascii="Times New Roman" w:hAnsi="Times New Roman" w:cs="Times New Roman"/>
          <w:lang w:val="la-Latn"/>
        </w:rPr>
        <w:t>itentia placuit observari.</w:t>
      </w:r>
      <w:r w:rsidR="00077D48" w:rsidRPr="007A06F5">
        <w:rPr>
          <w:rFonts w:ascii="Times New Roman" w:hAnsi="Times New Roman" w:cs="Times New Roman"/>
          <w:lang w:val="la-Latn"/>
        </w:rPr>
        <w:t>“</w:t>
      </w:r>
    </w:p>
    <w:p w14:paraId="2D3D7EF1" w14:textId="77777777"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XIII.</w:t>
      </w:r>
    </w:p>
    <w:p w14:paraId="2B3BC170" w14:textId="2125799C"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Quod </w:t>
      </w:r>
      <w:r w:rsidR="0082229C" w:rsidRPr="007A06F5">
        <w:rPr>
          <w:rFonts w:ascii="Times New Roman" w:hAnsi="Times New Roman" w:cs="Times New Roman"/>
          <w:lang w:val="la-Latn"/>
        </w:rPr>
        <w:t>pœn</w:t>
      </w:r>
      <w:r w:rsidRPr="007A06F5">
        <w:rPr>
          <w:rFonts w:ascii="Times New Roman" w:hAnsi="Times New Roman" w:cs="Times New Roman"/>
          <w:lang w:val="la-Latn"/>
        </w:rPr>
        <w:t>itentibus in c</w:t>
      </w:r>
      <w:r w:rsidR="00077D48" w:rsidRPr="007A06F5">
        <w:rPr>
          <w:rFonts w:ascii="Times New Roman" w:hAnsi="Times New Roman" w:cs="Times New Roman"/>
          <w:lang w:val="la-Latn"/>
        </w:rPr>
        <w:t>œ</w:t>
      </w:r>
      <w:r w:rsidRPr="007A06F5">
        <w:rPr>
          <w:rFonts w:ascii="Times New Roman" w:hAnsi="Times New Roman" w:cs="Times New Roman"/>
          <w:lang w:val="la-Latn"/>
        </w:rPr>
        <w:t>na Domini sit remittendu</w:t>
      </w:r>
      <w:r w:rsidR="0082229C" w:rsidRPr="007A06F5">
        <w:rPr>
          <w:rFonts w:ascii="Times New Roman" w:hAnsi="Times New Roman" w:cs="Times New Roman"/>
          <w:lang w:val="la-Latn"/>
        </w:rPr>
        <w:t>m</w:t>
      </w:r>
      <w:r w:rsidR="00077D48" w:rsidRPr="007A06F5">
        <w:rPr>
          <w:rFonts w:ascii="Times New Roman" w:hAnsi="Times New Roman" w:cs="Times New Roman"/>
          <w:lang w:val="la-Latn"/>
        </w:rPr>
        <w:t>.</w:t>
      </w:r>
    </w:p>
    <w:p w14:paraId="7C10975E" w14:textId="6653C64C" w:rsidR="00103FE9"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ex decretis lnnocentii pap</w:t>
      </w:r>
      <w:r w:rsidR="00077D48" w:rsidRPr="007A06F5">
        <w:rPr>
          <w:rFonts w:ascii="Times New Roman" w:hAnsi="Times New Roman" w:cs="Times New Roman"/>
          <w:lang w:val="la-Latn"/>
        </w:rPr>
        <w:t>æ</w:t>
      </w:r>
      <w:r w:rsidRPr="007A06F5">
        <w:rPr>
          <w:rFonts w:ascii="Times New Roman" w:hAnsi="Times New Roman" w:cs="Times New Roman"/>
          <w:lang w:val="la-Latn"/>
        </w:rPr>
        <w:t>, cap. 7, scriptu</w:t>
      </w:r>
      <w:r w:rsidR="0082229C" w:rsidRPr="007A06F5">
        <w:rPr>
          <w:rFonts w:ascii="Times New Roman" w:hAnsi="Times New Roman" w:cs="Times New Roman"/>
          <w:lang w:val="la-Latn"/>
        </w:rPr>
        <w:t>m</w:t>
      </w:r>
      <w:r w:rsidR="00077D48" w:rsidRPr="007A06F5">
        <w:rPr>
          <w:rFonts w:ascii="Times New Roman" w:hAnsi="Times New Roman" w:cs="Times New Roman"/>
          <w:lang w:val="la-Latn"/>
        </w:rPr>
        <w:t xml:space="preserve"> est</w:t>
      </w:r>
      <w:r w:rsidRPr="007A06F5">
        <w:rPr>
          <w:rFonts w:ascii="Times New Roman" w:hAnsi="Times New Roman" w:cs="Times New Roman"/>
          <w:lang w:val="la-Latn"/>
        </w:rPr>
        <w:t xml:space="preserve">: </w:t>
      </w:r>
      <w:r w:rsidR="00077D48" w:rsidRPr="007A06F5">
        <w:rPr>
          <w:rFonts w:ascii="Times New Roman" w:hAnsi="Times New Roman" w:cs="Times New Roman"/>
          <w:lang w:val="la-Latn"/>
        </w:rPr>
        <w:t>„</w:t>
      </w:r>
      <w:r w:rsidRPr="007A06F5">
        <w:rPr>
          <w:rFonts w:ascii="Times New Roman" w:hAnsi="Times New Roman" w:cs="Times New Roman"/>
          <w:lang w:val="la-Latn"/>
        </w:rPr>
        <w:t xml:space="preserve">De </w:t>
      </w:r>
      <w:r w:rsidR="0082229C" w:rsidRPr="007A06F5">
        <w:rPr>
          <w:rFonts w:ascii="Times New Roman" w:hAnsi="Times New Roman" w:cs="Times New Roman"/>
          <w:lang w:val="la-Latn"/>
        </w:rPr>
        <w:t>pœn</w:t>
      </w:r>
      <w:r w:rsidRPr="007A06F5">
        <w:rPr>
          <w:rFonts w:ascii="Times New Roman" w:hAnsi="Times New Roman" w:cs="Times New Roman"/>
          <w:lang w:val="la-Latn"/>
        </w:rPr>
        <w:t>itentibus</w:t>
      </w:r>
      <w:r w:rsidR="00077D48" w:rsidRPr="007A06F5">
        <w:rPr>
          <w:rFonts w:ascii="Times New Roman" w:hAnsi="Times New Roman" w:cs="Times New Roman"/>
          <w:lang w:val="la-Latn"/>
        </w:rPr>
        <w:t xml:space="preserve"> autem qui, sive ex gravioribus commissis</w:t>
      </w:r>
      <w:r w:rsidRPr="007A06F5">
        <w:rPr>
          <w:rFonts w:ascii="Times New Roman" w:hAnsi="Times New Roman" w:cs="Times New Roman"/>
          <w:lang w:val="la-Latn"/>
        </w:rPr>
        <w:t xml:space="preserve">, sive ex levioribus </w:t>
      </w:r>
      <w:r w:rsidR="0082229C" w:rsidRPr="007A06F5">
        <w:rPr>
          <w:rFonts w:ascii="Times New Roman" w:hAnsi="Times New Roman" w:cs="Times New Roman"/>
          <w:lang w:val="la-Latn"/>
        </w:rPr>
        <w:t>pœn</w:t>
      </w:r>
      <w:r w:rsidR="00077D48" w:rsidRPr="007A06F5">
        <w:rPr>
          <w:rFonts w:ascii="Times New Roman" w:hAnsi="Times New Roman" w:cs="Times New Roman"/>
          <w:lang w:val="la-Latn"/>
        </w:rPr>
        <w:t xml:space="preserve">itentiam </w:t>
      </w:r>
      <w:r w:rsidRPr="007A06F5">
        <w:rPr>
          <w:rFonts w:ascii="Times New Roman" w:hAnsi="Times New Roman" w:cs="Times New Roman"/>
          <w:lang w:val="la-Latn"/>
        </w:rPr>
        <w:t>egerunt, s</w:t>
      </w:r>
      <w:r w:rsidR="00077D48" w:rsidRPr="007A06F5">
        <w:rPr>
          <w:rFonts w:ascii="Times New Roman" w:hAnsi="Times New Roman" w:cs="Times New Roman"/>
          <w:lang w:val="la-Latn"/>
        </w:rPr>
        <w:t xml:space="preserve">i nulla intervenit </w:t>
      </w:r>
      <w:r w:rsidR="0082229C" w:rsidRPr="007A06F5">
        <w:rPr>
          <w:rFonts w:ascii="Times New Roman" w:hAnsi="Times New Roman" w:cs="Times New Roman"/>
          <w:lang w:val="la-Latn"/>
        </w:rPr>
        <w:t>æ</w:t>
      </w:r>
      <w:r w:rsidRPr="007A06F5">
        <w:rPr>
          <w:rFonts w:ascii="Times New Roman" w:hAnsi="Times New Roman" w:cs="Times New Roman"/>
          <w:lang w:val="la-Latn"/>
        </w:rPr>
        <w:t>gritudo,</w:t>
      </w:r>
      <w:r w:rsidR="00360346" w:rsidRPr="007A06F5">
        <w:rPr>
          <w:rFonts w:ascii="Times New Roman" w:hAnsi="Times New Roman" w:cs="Times New Roman"/>
          <w:lang w:val="la-Latn"/>
        </w:rPr>
        <w:t xml:space="preserve"> </w:t>
      </w:r>
      <w:r w:rsidR="00077D48" w:rsidRPr="007A06F5">
        <w:rPr>
          <w:rFonts w:ascii="Times New Roman" w:hAnsi="Times New Roman" w:cs="Times New Roman"/>
          <w:lang w:val="la-Latn"/>
        </w:rPr>
        <w:t xml:space="preserve">feria ante </w:t>
      </w:r>
      <w:r w:rsidRPr="007A06F5">
        <w:rPr>
          <w:rFonts w:ascii="Times New Roman" w:hAnsi="Times New Roman" w:cs="Times New Roman"/>
          <w:lang w:val="la-Latn"/>
        </w:rPr>
        <w:t>Pascha eia re</w:t>
      </w:r>
      <w:r w:rsidR="0082229C" w:rsidRPr="007A06F5">
        <w:rPr>
          <w:rFonts w:ascii="Times New Roman" w:hAnsi="Times New Roman" w:cs="Times New Roman"/>
          <w:lang w:val="la-Latn"/>
        </w:rPr>
        <w:t>m</w:t>
      </w:r>
      <w:r w:rsidRPr="007A06F5">
        <w:rPr>
          <w:rFonts w:ascii="Times New Roman" w:hAnsi="Times New Roman" w:cs="Times New Roman"/>
          <w:lang w:val="la-Latn"/>
        </w:rPr>
        <w:t>ittendum, Roman</w:t>
      </w:r>
      <w:r w:rsidR="00077D48" w:rsidRPr="007A06F5">
        <w:rPr>
          <w:rFonts w:ascii="Times New Roman" w:hAnsi="Times New Roman" w:cs="Times New Roman"/>
          <w:lang w:val="la-Latn"/>
        </w:rPr>
        <w:t>æ</w:t>
      </w:r>
      <w:r w:rsidRPr="007A06F5">
        <w:rPr>
          <w:rFonts w:ascii="Times New Roman" w:hAnsi="Times New Roman" w:cs="Times New Roman"/>
          <w:lang w:val="la-Latn"/>
        </w:rPr>
        <w:t xml:space="preserve"> Ecclesi</w:t>
      </w:r>
      <w:r w:rsidR="00087EC3" w:rsidRPr="007A06F5">
        <w:rPr>
          <w:rFonts w:ascii="Times New Roman" w:hAnsi="Times New Roman" w:cs="Times New Roman"/>
          <w:lang w:val="la-Latn"/>
        </w:rPr>
        <w:t>æ</w:t>
      </w:r>
      <w:r w:rsidRPr="007A06F5">
        <w:rPr>
          <w:rFonts w:ascii="Times New Roman" w:hAnsi="Times New Roman" w:cs="Times New Roman"/>
          <w:lang w:val="la-Latn"/>
        </w:rPr>
        <w:t xml:space="preserve"> co</w:t>
      </w:r>
      <w:r w:rsidR="00077D48" w:rsidRPr="007A06F5">
        <w:rPr>
          <w:rFonts w:ascii="Times New Roman" w:hAnsi="Times New Roman" w:cs="Times New Roman"/>
          <w:lang w:val="la-Latn"/>
        </w:rPr>
        <w:t xml:space="preserve">nsuetudo </w:t>
      </w:r>
      <w:r w:rsidRPr="007A06F5">
        <w:rPr>
          <w:rFonts w:ascii="Times New Roman" w:hAnsi="Times New Roman" w:cs="Times New Roman"/>
          <w:lang w:val="la-Latn"/>
        </w:rPr>
        <w:t>demonstrat. C</w:t>
      </w:r>
      <w:r w:rsidR="00077D48" w:rsidRPr="007A06F5">
        <w:rPr>
          <w:rFonts w:ascii="Times New Roman" w:hAnsi="Times New Roman" w:cs="Times New Roman"/>
          <w:lang w:val="la-Latn"/>
        </w:rPr>
        <w:t>æterum de ponder</w:t>
      </w:r>
      <w:r w:rsidRPr="007A06F5">
        <w:rPr>
          <w:rFonts w:ascii="Times New Roman" w:hAnsi="Times New Roman" w:cs="Times New Roman"/>
          <w:lang w:val="la-Latn"/>
        </w:rPr>
        <w:t xml:space="preserve">e </w:t>
      </w:r>
      <w:r w:rsidR="00077D48" w:rsidRPr="007A06F5">
        <w:rPr>
          <w:rFonts w:ascii="Times New Roman" w:hAnsi="Times New Roman" w:cs="Times New Roman"/>
          <w:lang w:val="la-Latn"/>
        </w:rPr>
        <w:t>æ</w:t>
      </w:r>
      <w:r w:rsidRPr="007A06F5">
        <w:rPr>
          <w:rFonts w:ascii="Times New Roman" w:hAnsi="Times New Roman" w:cs="Times New Roman"/>
          <w:lang w:val="la-Latn"/>
        </w:rPr>
        <w:t>stim</w:t>
      </w:r>
      <w:r w:rsidR="00077D48" w:rsidRPr="007A06F5">
        <w:rPr>
          <w:rFonts w:ascii="Times New Roman" w:hAnsi="Times New Roman" w:cs="Times New Roman"/>
          <w:lang w:val="la-Latn"/>
        </w:rPr>
        <w:t>ando delictorum,</w:t>
      </w:r>
      <w:r w:rsidRPr="007A06F5">
        <w:rPr>
          <w:rFonts w:ascii="Times New Roman" w:hAnsi="Times New Roman" w:cs="Times New Roman"/>
          <w:lang w:val="la-Latn"/>
        </w:rPr>
        <w:t xml:space="preserve"> sacerdotis est judicare, ut attendat ad</w:t>
      </w:r>
      <w:r w:rsidR="00103FE9" w:rsidRPr="007A06F5">
        <w:rPr>
          <w:rFonts w:ascii="Times New Roman" w:hAnsi="Times New Roman" w:cs="Times New Roman"/>
          <w:lang w:val="la-Latn"/>
        </w:rPr>
        <w:t xml:space="preserve"> </w:t>
      </w:r>
      <w:r w:rsidRPr="007A06F5">
        <w:rPr>
          <w:rFonts w:ascii="Times New Roman" w:hAnsi="Times New Roman" w:cs="Times New Roman"/>
          <w:lang w:val="la-Latn"/>
        </w:rPr>
        <w:t>confessionem p</w:t>
      </w:r>
      <w:r w:rsidR="00103FE9" w:rsidRPr="007A06F5">
        <w:rPr>
          <w:rFonts w:ascii="Times New Roman" w:hAnsi="Times New Roman" w:cs="Times New Roman"/>
          <w:lang w:val="la-Latn"/>
        </w:rPr>
        <w:t>œ</w:t>
      </w:r>
      <w:r w:rsidRPr="007A06F5">
        <w:rPr>
          <w:rFonts w:ascii="Times New Roman" w:hAnsi="Times New Roman" w:cs="Times New Roman"/>
          <w:lang w:val="la-Latn"/>
        </w:rPr>
        <w:t>ni</w:t>
      </w:r>
      <w:r w:rsidR="00103FE9" w:rsidRPr="007A06F5">
        <w:rPr>
          <w:rFonts w:ascii="Times New Roman" w:hAnsi="Times New Roman" w:cs="Times New Roman"/>
          <w:lang w:val="la-Latn"/>
        </w:rPr>
        <w:t>t</w:t>
      </w:r>
      <w:r w:rsidRPr="007A06F5">
        <w:rPr>
          <w:rFonts w:ascii="Times New Roman" w:hAnsi="Times New Roman" w:cs="Times New Roman"/>
          <w:lang w:val="la-Latn"/>
        </w:rPr>
        <w:t>entis et ad fletus atque lacrymas</w:t>
      </w:r>
      <w:r w:rsidR="00103FE9" w:rsidRPr="007A06F5">
        <w:rPr>
          <w:rFonts w:ascii="Times New Roman" w:hAnsi="Times New Roman" w:cs="Times New Roman"/>
          <w:lang w:val="la-Latn"/>
        </w:rPr>
        <w:t xml:space="preserve"> corrigentis: ac tunc jubere dimitti, cum viderit satis congruam satisfactioncm. Si quis autem in ægritudinem incidit, atque usque ad desperationem devenerit, ei est ante tempus Paschæ relaxandum, non de sæulo absque communione </w:t>
      </w:r>
      <w:commentRangeStart w:id="126"/>
      <w:r w:rsidR="00103FE9" w:rsidRPr="007A06F5">
        <w:rPr>
          <w:rFonts w:ascii="Times New Roman" w:hAnsi="Times New Roman" w:cs="Times New Roman"/>
          <w:lang w:val="la-Latn"/>
        </w:rPr>
        <w:t>discedat</w:t>
      </w:r>
      <w:commentRangeEnd w:id="126"/>
      <w:r w:rsidR="00087EC3" w:rsidRPr="007A06F5">
        <w:rPr>
          <w:rStyle w:val="Odkaznakoment"/>
          <w:rFonts w:ascii="Times New Roman" w:hAnsi="Times New Roman" w:cs="Times New Roman"/>
          <w:lang w:val="la-Latn"/>
        </w:rPr>
        <w:commentReference w:id="126"/>
      </w:r>
      <w:r w:rsidR="00103FE9" w:rsidRPr="007A06F5">
        <w:rPr>
          <w:rFonts w:ascii="Times New Roman" w:hAnsi="Times New Roman" w:cs="Times New Roman"/>
          <w:lang w:val="la-Latn"/>
        </w:rPr>
        <w:t>.“</w:t>
      </w:r>
    </w:p>
    <w:p w14:paraId="47726100" w14:textId="442A22A1" w:rsidR="00103FE9" w:rsidRPr="007A06F5" w:rsidRDefault="00103FE9"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CAPUT XIV.</w:t>
      </w:r>
    </w:p>
    <w:p w14:paraId="0A0DCAB4" w14:textId="2EFAB4F3" w:rsidR="00103FE9" w:rsidRPr="007A06F5" w:rsidRDefault="00103FE9"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Quod nulli ultima pœnitentia sit deneganda.</w:t>
      </w:r>
    </w:p>
    <w:p w14:paraId="62FC95E8" w14:textId="1F25C67E" w:rsidR="00103FE9" w:rsidRPr="007A06F5" w:rsidRDefault="00103FE9" w:rsidP="00F47467">
      <w:pPr>
        <w:spacing w:after="120" w:line="240" w:lineRule="auto"/>
        <w:rPr>
          <w:rFonts w:ascii="Times New Roman" w:hAnsi="Times New Roman" w:cs="Times New Roman"/>
          <w:lang w:val="la-Latn"/>
        </w:rPr>
      </w:pPr>
      <w:commentRangeStart w:id="127"/>
      <w:r w:rsidRPr="007A06F5">
        <w:rPr>
          <w:rFonts w:ascii="Times New Roman" w:hAnsi="Times New Roman" w:cs="Times New Roman"/>
          <w:lang w:val="la-Latn"/>
        </w:rPr>
        <w:t>In decretis Cœlestini papæ, cap. 15</w:t>
      </w:r>
      <w:commentRangeEnd w:id="127"/>
      <w:r w:rsidR="00087EC3" w:rsidRPr="007A06F5">
        <w:rPr>
          <w:rStyle w:val="Odkaznakoment"/>
          <w:rFonts w:ascii="Times New Roman" w:hAnsi="Times New Roman" w:cs="Times New Roman"/>
          <w:lang w:val="la-Latn"/>
        </w:rPr>
        <w:commentReference w:id="127"/>
      </w:r>
      <w:r w:rsidRPr="007A06F5">
        <w:rPr>
          <w:rFonts w:ascii="Times New Roman" w:hAnsi="Times New Roman" w:cs="Times New Roman"/>
          <w:lang w:val="la-Latn"/>
        </w:rPr>
        <w:t>, scriptum est, quud nulli ultinia pœnilcutia sit deneganda: „Agnovimus enim pœnitentiam morientibus denegari, nec illorum desideriis annui, qui, obitus sui tempore,</w:t>
      </w:r>
      <w:r w:rsidR="005B1B49" w:rsidRPr="007A06F5">
        <w:rPr>
          <w:rFonts w:ascii="Times New Roman" w:hAnsi="Times New Roman" w:cs="Times New Roman"/>
          <w:lang w:val="la-Latn"/>
        </w:rPr>
        <w:t xml:space="preserve"> animæ su cupiunt subveniri. Horremus, fateor, tantæ impietatis aliquem reperiri, ut de Dei pietate desperet, quasi non possit ad se quovis tem</w:t>
      </w:r>
      <w:r w:rsidR="001C3325" w:rsidRPr="007A06F5">
        <w:rPr>
          <w:rFonts w:ascii="Times New Roman" w:hAnsi="Times New Roman" w:cs="Times New Roman"/>
          <w:lang w:val="la-Latn"/>
        </w:rPr>
        <w:t>pore convertenti succurrere, ac periclitantem sub onere peccatorum hominem pondere; quo se ille expedire desiderat, liberare. Quid hoc rogo aliud est, quam morienti mortem addere, atque animam sua crudelitate, ne absoluta [esse] possit, occidere; cum Deus ad subveniendum paratissimus, invitans ad pœnitentiam</w:t>
      </w:r>
      <w:r w:rsidR="00360346" w:rsidRPr="007A06F5">
        <w:rPr>
          <w:rFonts w:ascii="Times New Roman" w:hAnsi="Times New Roman" w:cs="Times New Roman"/>
          <w:lang w:val="la-Latn"/>
        </w:rPr>
        <w:t xml:space="preserve">, </w:t>
      </w:r>
      <w:r w:rsidR="001C3325" w:rsidRPr="007A06F5">
        <w:rPr>
          <w:rFonts w:ascii="Times New Roman" w:hAnsi="Times New Roman" w:cs="Times New Roman"/>
          <w:lang w:val="la-Latn"/>
        </w:rPr>
        <w:t>sic púromittat peccatori: „Quacunque die conversus fuerit, peccata ejus non reputabuntur ei.“ Et Iterum: „Nolo mortem peccatoris, sed tantum ut convertatur et vivat.“ Salutem ergo homini adimit, quisque mortis tempore pœnitentiam denegaverit. Et desperavit de clementia Dei, qui eum ad subveniendum morienti sufficere vel momento posse non credididt. Perdidisset latro in cruce præmium ad Christi dextram pendens, si illum unius horæ</w:t>
      </w:r>
      <w:r w:rsidR="00B04FBF" w:rsidRPr="007A06F5">
        <w:rPr>
          <w:rFonts w:ascii="Times New Roman" w:hAnsi="Times New Roman" w:cs="Times New Roman"/>
          <w:lang w:val="la-Latn"/>
        </w:rPr>
        <w:t xml:space="preserve"> pœnitentia non juvisset. Cum esset in pœna, pœnituit, et per unius sermonis professionem habitaculum paradisi, Deo promittente, promeruit. Vera ergo ad Deum convesrio in ultimis positorum, mente potius æstimanda est, quam tempore. Propheta taliter hoc asserente: Cum conversus ingemueris, salvus eris. Cum ergo Dominus sit cordis inspector, quovis tempore non est deneganda pœnitentia postulanti, cum se obliget judici cui occulta omnia noverit revelari.</w:t>
      </w:r>
    </w:p>
    <w:p w14:paraId="3BD1575D" w14:textId="56059AEE" w:rsidR="00103FE9" w:rsidRPr="007A06F5" w:rsidRDefault="00B04FBF"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XV.</w:t>
      </w:r>
    </w:p>
    <w:p w14:paraId="4AC72C91" w14:textId="30A77A59" w:rsidR="00B04FBF" w:rsidRPr="007A06F5" w:rsidRDefault="00B04FBF"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Ut qui pro illicitis veniam petir, etiam a multis licitis se abstineat, nec tempore pœnitudinis iuxta negotiationis exerceat.</w:t>
      </w:r>
    </w:p>
    <w:p w14:paraId="1EF1A095" w14:textId="605AF76E" w:rsidR="00F47467" w:rsidRPr="007A06F5" w:rsidRDefault="00B04FBF" w:rsidP="00F47467">
      <w:pPr>
        <w:spacing w:after="120" w:line="240" w:lineRule="auto"/>
        <w:rPr>
          <w:rFonts w:ascii="Times New Roman" w:hAnsi="Times New Roman" w:cs="Times New Roman"/>
          <w:lang w:val="la-Latn"/>
        </w:rPr>
      </w:pPr>
      <w:commentRangeStart w:id="128"/>
      <w:r w:rsidRPr="007A06F5">
        <w:rPr>
          <w:rFonts w:ascii="Times New Roman" w:hAnsi="Times New Roman" w:cs="Times New Roman"/>
          <w:lang w:val="la-Latn"/>
        </w:rPr>
        <w:t>In decretis Leonis papæ, cap. 22</w:t>
      </w:r>
      <w:commentRangeEnd w:id="128"/>
      <w:r w:rsidR="00FF74D0" w:rsidRPr="007A06F5">
        <w:rPr>
          <w:rStyle w:val="Odkaznakoment"/>
          <w:rFonts w:ascii="Times New Roman" w:hAnsi="Times New Roman" w:cs="Times New Roman"/>
          <w:lang w:val="la-Latn"/>
        </w:rPr>
        <w:commentReference w:id="128"/>
      </w:r>
      <w:r w:rsidRPr="007A06F5">
        <w:rPr>
          <w:rFonts w:ascii="Times New Roman" w:hAnsi="Times New Roman" w:cs="Times New Roman"/>
          <w:lang w:val="la-Latn"/>
        </w:rPr>
        <w:t>, scriptum est, quod oporteat cum qui pro illicitis veniam poscit, etiam a multis licitis abstinere: „Aliud quidem est debitajusta reposcere, aliud propria, perfectionis amore contemnere; sed illicitorum veniam postulantem oportet etiam a licitis abstinere, dicente Apostolo: „Omnia quidem licent, sed non omnia expediunt.“ Unde, si pœnitentes habent causam, quam negligere forte non debenat, melius expedit Ecclesiasticum, que forense judicium. „Item in eisdem decretis, cap. 23, scriptum est: „Quod pœnitenti nulla exercere conveniat negotiatio. Qualitas lucri negotiantem aut excusat, aut arguit, quia est honestus quæstus, e</w:t>
      </w:r>
      <w:r w:rsidR="00C86BBF" w:rsidRPr="007A06F5">
        <w:rPr>
          <w:rFonts w:ascii="Times New Roman" w:hAnsi="Times New Roman" w:cs="Times New Roman"/>
          <w:lang w:val="la-Latn"/>
        </w:rPr>
        <w:t xml:space="preserve">t turpis. Verumtamen pœnitenti </w:t>
      </w:r>
      <w:r w:rsidR="00F47467" w:rsidRPr="007A06F5">
        <w:rPr>
          <w:rFonts w:ascii="Times New Roman" w:hAnsi="Times New Roman" w:cs="Times New Roman"/>
          <w:lang w:val="la-Latn"/>
        </w:rPr>
        <w:t>utilìus est, dispendia pa</w:t>
      </w:r>
      <w:r w:rsidRPr="007A06F5">
        <w:rPr>
          <w:rFonts w:ascii="Times New Roman" w:hAnsi="Times New Roman" w:cs="Times New Roman"/>
          <w:lang w:val="la-Latn"/>
        </w:rPr>
        <w:t>t</w:t>
      </w:r>
      <w:r w:rsidR="00F47467" w:rsidRPr="007A06F5">
        <w:rPr>
          <w:rFonts w:ascii="Times New Roman" w:hAnsi="Times New Roman" w:cs="Times New Roman"/>
          <w:lang w:val="la-Latn"/>
        </w:rPr>
        <w:t>i, quam periculis negotiationis obs</w:t>
      </w:r>
      <w:r w:rsidRPr="007A06F5">
        <w:rPr>
          <w:rFonts w:ascii="Times New Roman" w:hAnsi="Times New Roman" w:cs="Times New Roman"/>
          <w:lang w:val="la-Latn"/>
        </w:rPr>
        <w:t>t</w:t>
      </w:r>
      <w:r w:rsidR="00F47467" w:rsidRPr="007A06F5">
        <w:rPr>
          <w:rFonts w:ascii="Times New Roman" w:hAnsi="Times New Roman" w:cs="Times New Roman"/>
          <w:lang w:val="la-Latn"/>
        </w:rPr>
        <w:t>ri</w:t>
      </w:r>
      <w:r w:rsidRPr="007A06F5">
        <w:rPr>
          <w:rFonts w:ascii="Times New Roman" w:hAnsi="Times New Roman" w:cs="Times New Roman"/>
          <w:lang w:val="la-Latn"/>
        </w:rPr>
        <w:t>n</w:t>
      </w:r>
      <w:r w:rsidR="00F47467" w:rsidRPr="007A06F5">
        <w:rPr>
          <w:rFonts w:ascii="Times New Roman" w:hAnsi="Times New Roman" w:cs="Times New Roman"/>
          <w:lang w:val="la-Latn"/>
        </w:rPr>
        <w:t>gi, quia difficile est in</w:t>
      </w:r>
      <w:r w:rsidR="00C23BD9" w:rsidRPr="007A06F5">
        <w:rPr>
          <w:rFonts w:ascii="Times New Roman" w:hAnsi="Times New Roman" w:cs="Times New Roman"/>
          <w:lang w:val="la-Latn"/>
        </w:rPr>
        <w:t>ter</w:t>
      </w:r>
      <w:r w:rsidR="00F47467" w:rsidRPr="007A06F5">
        <w:rPr>
          <w:rFonts w:ascii="Times New Roman" w:hAnsi="Times New Roman" w:cs="Times New Roman"/>
          <w:lang w:val="la-Latn"/>
        </w:rPr>
        <w:t xml:space="preserve"> e</w:t>
      </w:r>
      <w:r w:rsidR="0082229C" w:rsidRPr="007A06F5">
        <w:rPr>
          <w:rFonts w:ascii="Times New Roman" w:hAnsi="Times New Roman" w:cs="Times New Roman"/>
          <w:lang w:val="la-Latn"/>
        </w:rPr>
        <w:t>m</w:t>
      </w:r>
      <w:r w:rsidR="00C86BBF" w:rsidRPr="007A06F5">
        <w:rPr>
          <w:rFonts w:ascii="Times New Roman" w:hAnsi="Times New Roman" w:cs="Times New Roman"/>
          <w:lang w:val="la-Latn"/>
        </w:rPr>
        <w:t xml:space="preserve">entis et </w:t>
      </w:r>
      <w:r w:rsidR="00F47467" w:rsidRPr="007A06F5">
        <w:rPr>
          <w:rFonts w:ascii="Times New Roman" w:hAnsi="Times New Roman" w:cs="Times New Roman"/>
          <w:lang w:val="la-Latn"/>
        </w:rPr>
        <w:t>vend</w:t>
      </w:r>
      <w:r w:rsidR="00C86BBF" w:rsidRPr="007A06F5">
        <w:rPr>
          <w:rFonts w:ascii="Times New Roman" w:hAnsi="Times New Roman" w:cs="Times New Roman"/>
          <w:lang w:val="la-Latn"/>
        </w:rPr>
        <w:t>e</w:t>
      </w:r>
      <w:r w:rsidR="00F47467" w:rsidRPr="007A06F5">
        <w:rPr>
          <w:rFonts w:ascii="Times New Roman" w:hAnsi="Times New Roman" w:cs="Times New Roman"/>
          <w:lang w:val="la-Latn"/>
        </w:rPr>
        <w:t>ntis co</w:t>
      </w:r>
      <w:r w:rsidR="0082229C" w:rsidRPr="007A06F5">
        <w:rPr>
          <w:rFonts w:ascii="Times New Roman" w:hAnsi="Times New Roman" w:cs="Times New Roman"/>
          <w:lang w:val="la-Latn"/>
        </w:rPr>
        <w:t>m</w:t>
      </w:r>
      <w:r w:rsidR="00C86BBF" w:rsidRPr="007A06F5">
        <w:rPr>
          <w:rFonts w:ascii="Times New Roman" w:hAnsi="Times New Roman" w:cs="Times New Roman"/>
          <w:lang w:val="la-Latn"/>
        </w:rPr>
        <w:t>m</w:t>
      </w:r>
      <w:r w:rsidR="00F47467" w:rsidRPr="007A06F5">
        <w:rPr>
          <w:rFonts w:ascii="Times New Roman" w:hAnsi="Times New Roman" w:cs="Times New Roman"/>
          <w:lang w:val="la-Latn"/>
        </w:rPr>
        <w:t>erciu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non intervenire peccatum.</w:t>
      </w:r>
      <w:r w:rsidR="00C86BBF" w:rsidRPr="007A06F5">
        <w:rPr>
          <w:rFonts w:ascii="Times New Roman" w:hAnsi="Times New Roman" w:cs="Times New Roman"/>
          <w:lang w:val="la-Latn"/>
        </w:rPr>
        <w:t>“</w:t>
      </w:r>
    </w:p>
    <w:p w14:paraId="294C7DDD" w14:textId="69CA353F"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Isidorus in libro Officiorum: </w:t>
      </w:r>
      <w:r w:rsidR="00C86BBF" w:rsidRPr="007A06F5">
        <w:rPr>
          <w:rFonts w:ascii="Times New Roman" w:hAnsi="Times New Roman" w:cs="Times New Roman"/>
          <w:lang w:val="la-Latn"/>
        </w:rPr>
        <w:t>„Il</w:t>
      </w:r>
      <w:r w:rsidRPr="007A06F5">
        <w:rPr>
          <w:rFonts w:ascii="Times New Roman" w:hAnsi="Times New Roman" w:cs="Times New Roman"/>
          <w:lang w:val="la-Latn"/>
        </w:rPr>
        <w:t xml:space="preserve">i, qui </w:t>
      </w:r>
      <w:r w:rsidR="0082229C" w:rsidRPr="007A06F5">
        <w:rPr>
          <w:rFonts w:ascii="Times New Roman" w:hAnsi="Times New Roman" w:cs="Times New Roman"/>
          <w:lang w:val="la-Latn"/>
        </w:rPr>
        <w:t>pœn</w:t>
      </w:r>
      <w:r w:rsidRPr="007A06F5">
        <w:rPr>
          <w:rFonts w:ascii="Times New Roman" w:hAnsi="Times New Roman" w:cs="Times New Roman"/>
          <w:lang w:val="la-Latn"/>
        </w:rPr>
        <w:t>it</w:t>
      </w:r>
      <w:r w:rsidR="00C86BBF" w:rsidRPr="007A06F5">
        <w:rPr>
          <w:rFonts w:ascii="Times New Roman" w:hAnsi="Times New Roman" w:cs="Times New Roman"/>
          <w:lang w:val="la-Latn"/>
        </w:rPr>
        <w:t>en</w:t>
      </w:r>
      <w:r w:rsidRPr="007A06F5">
        <w:rPr>
          <w:rFonts w:ascii="Times New Roman" w:hAnsi="Times New Roman" w:cs="Times New Roman"/>
          <w:lang w:val="la-Latn"/>
        </w:rPr>
        <w:t>tiam g</w:t>
      </w:r>
      <w:r w:rsidR="00C86BBF" w:rsidRPr="007A06F5">
        <w:rPr>
          <w:rFonts w:ascii="Times New Roman" w:hAnsi="Times New Roman" w:cs="Times New Roman"/>
          <w:lang w:val="la-Latn"/>
        </w:rPr>
        <w:t>e</w:t>
      </w:r>
      <w:r w:rsidRPr="007A06F5">
        <w:rPr>
          <w:rFonts w:ascii="Times New Roman" w:hAnsi="Times New Roman" w:cs="Times New Roman"/>
          <w:lang w:val="la-Latn"/>
        </w:rPr>
        <w:t>runt, capillos et bar</w:t>
      </w:r>
      <w:r w:rsidR="00C86BBF" w:rsidRPr="007A06F5">
        <w:rPr>
          <w:rFonts w:ascii="Times New Roman" w:hAnsi="Times New Roman" w:cs="Times New Roman"/>
          <w:lang w:val="la-Latn"/>
        </w:rPr>
        <w:t>b</w:t>
      </w:r>
      <w:r w:rsidRPr="007A06F5">
        <w:rPr>
          <w:rFonts w:ascii="Times New Roman" w:hAnsi="Times New Roman" w:cs="Times New Roman"/>
          <w:lang w:val="la-Latn"/>
        </w:rPr>
        <w:t>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nu</w:t>
      </w:r>
      <w:r w:rsidR="00C86BBF" w:rsidRPr="007A06F5">
        <w:rPr>
          <w:rFonts w:ascii="Times New Roman" w:hAnsi="Times New Roman" w:cs="Times New Roman"/>
          <w:lang w:val="la-Latn"/>
        </w:rPr>
        <w:t>triant, ut demon</w:t>
      </w:r>
      <w:r w:rsidRPr="007A06F5">
        <w:rPr>
          <w:rFonts w:ascii="Times New Roman" w:hAnsi="Times New Roman" w:cs="Times New Roman"/>
          <w:lang w:val="la-Latn"/>
        </w:rPr>
        <w:t>str</w:t>
      </w:r>
      <w:r w:rsidR="00C86BBF" w:rsidRPr="007A06F5">
        <w:rPr>
          <w:rFonts w:ascii="Times New Roman" w:hAnsi="Times New Roman" w:cs="Times New Roman"/>
          <w:lang w:val="la-Latn"/>
        </w:rPr>
        <w:t>e</w:t>
      </w:r>
      <w:r w:rsidRPr="007A06F5">
        <w:rPr>
          <w:rFonts w:ascii="Times New Roman" w:hAnsi="Times New Roman" w:cs="Times New Roman"/>
          <w:lang w:val="la-Latn"/>
        </w:rPr>
        <w:t>nt abundantia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cri</w:t>
      </w:r>
      <w:r w:rsidR="0082229C" w:rsidRPr="007A06F5">
        <w:rPr>
          <w:rFonts w:ascii="Times New Roman" w:hAnsi="Times New Roman" w:cs="Times New Roman"/>
          <w:lang w:val="la-Latn"/>
        </w:rPr>
        <w:t>m</w:t>
      </w:r>
      <w:r w:rsidR="00C86BBF" w:rsidRPr="007A06F5">
        <w:rPr>
          <w:rFonts w:ascii="Times New Roman" w:hAnsi="Times New Roman" w:cs="Times New Roman"/>
          <w:lang w:val="la-Latn"/>
        </w:rPr>
        <w:t>i</w:t>
      </w:r>
      <w:r w:rsidRPr="007A06F5">
        <w:rPr>
          <w:rFonts w:ascii="Times New Roman" w:hAnsi="Times New Roman" w:cs="Times New Roman"/>
          <w:lang w:val="la-Latn"/>
        </w:rPr>
        <w:t>nu</w:t>
      </w:r>
      <w:r w:rsidR="0082229C" w:rsidRPr="007A06F5">
        <w:rPr>
          <w:rFonts w:ascii="Times New Roman" w:hAnsi="Times New Roman" w:cs="Times New Roman"/>
          <w:lang w:val="la-Latn"/>
        </w:rPr>
        <w:t>m</w:t>
      </w:r>
      <w:r w:rsidR="00C86BBF" w:rsidRPr="007A06F5">
        <w:rPr>
          <w:rFonts w:ascii="Times New Roman" w:hAnsi="Times New Roman" w:cs="Times New Roman"/>
          <w:lang w:val="la-Latn"/>
        </w:rPr>
        <w:t>: quibus caput pecca</w:t>
      </w:r>
      <w:r w:rsidRPr="007A06F5">
        <w:rPr>
          <w:rFonts w:ascii="Times New Roman" w:hAnsi="Times New Roman" w:cs="Times New Roman"/>
          <w:lang w:val="la-Latn"/>
        </w:rPr>
        <w:t>toris gra</w:t>
      </w:r>
      <w:r w:rsidR="00C86BBF" w:rsidRPr="007A06F5">
        <w:rPr>
          <w:rFonts w:ascii="Times New Roman" w:hAnsi="Times New Roman" w:cs="Times New Roman"/>
          <w:lang w:val="la-Latn"/>
        </w:rPr>
        <w:t>v</w:t>
      </w:r>
      <w:r w:rsidRPr="007A06F5">
        <w:rPr>
          <w:rFonts w:ascii="Times New Roman" w:hAnsi="Times New Roman" w:cs="Times New Roman"/>
          <w:lang w:val="la-Latn"/>
        </w:rPr>
        <w:t>a</w:t>
      </w:r>
      <w:r w:rsidR="00C86BBF" w:rsidRPr="007A06F5">
        <w:rPr>
          <w:rFonts w:ascii="Times New Roman" w:hAnsi="Times New Roman" w:cs="Times New Roman"/>
          <w:lang w:val="la-Latn"/>
        </w:rPr>
        <w:t>t</w:t>
      </w:r>
      <w:r w:rsidRPr="007A06F5">
        <w:rPr>
          <w:rFonts w:ascii="Times New Roman" w:hAnsi="Times New Roman" w:cs="Times New Roman"/>
          <w:lang w:val="la-Latn"/>
        </w:rPr>
        <w:t>ur. Capill</w:t>
      </w:r>
      <w:r w:rsidR="00C86BBF" w:rsidRPr="007A06F5">
        <w:rPr>
          <w:rFonts w:ascii="Times New Roman" w:hAnsi="Times New Roman" w:cs="Times New Roman"/>
          <w:lang w:val="la-Latn"/>
        </w:rPr>
        <w:t>i enim pro vitiis accipiuntur, sicut scriptum est:</w:t>
      </w:r>
      <w:r w:rsidRPr="007A06F5">
        <w:rPr>
          <w:rFonts w:ascii="Times New Roman" w:hAnsi="Times New Roman" w:cs="Times New Roman"/>
          <w:lang w:val="la-Latn"/>
        </w:rPr>
        <w:t xml:space="preserve"> </w:t>
      </w:r>
      <w:r w:rsidR="00C86BBF" w:rsidRPr="007A06F5">
        <w:rPr>
          <w:rFonts w:ascii="Times New Roman" w:hAnsi="Times New Roman" w:cs="Times New Roman"/>
          <w:lang w:val="la-Latn"/>
        </w:rPr>
        <w:t>„Et</w:t>
      </w:r>
      <w:r w:rsidRPr="007A06F5">
        <w:rPr>
          <w:rFonts w:ascii="Times New Roman" w:hAnsi="Times New Roman" w:cs="Times New Roman"/>
          <w:lang w:val="la-Latn"/>
        </w:rPr>
        <w:t xml:space="preserve"> cr</w:t>
      </w:r>
      <w:r w:rsidR="00C86BBF" w:rsidRPr="007A06F5">
        <w:rPr>
          <w:rFonts w:ascii="Times New Roman" w:hAnsi="Times New Roman" w:cs="Times New Roman"/>
          <w:lang w:val="la-Latn"/>
        </w:rPr>
        <w:t>inibus peccatorum suo</w:t>
      </w:r>
      <w:r w:rsidRPr="007A06F5">
        <w:rPr>
          <w:rFonts w:ascii="Times New Roman" w:hAnsi="Times New Roman" w:cs="Times New Roman"/>
          <w:lang w:val="la-Latn"/>
        </w:rPr>
        <w:t>rum unusquisque. constring</w:t>
      </w:r>
      <w:r w:rsidR="00C86BBF" w:rsidRPr="007A06F5">
        <w:rPr>
          <w:rFonts w:ascii="Times New Roman" w:hAnsi="Times New Roman" w:cs="Times New Roman"/>
          <w:lang w:val="la-Latn"/>
        </w:rPr>
        <w:t>i</w:t>
      </w:r>
      <w:r w:rsidRPr="007A06F5">
        <w:rPr>
          <w:rFonts w:ascii="Times New Roman" w:hAnsi="Times New Roman" w:cs="Times New Roman"/>
          <w:lang w:val="la-Latn"/>
        </w:rPr>
        <w:t>tur.</w:t>
      </w:r>
      <w:r w:rsidR="00C86BBF" w:rsidRPr="007A06F5">
        <w:rPr>
          <w:rFonts w:ascii="Times New Roman" w:hAnsi="Times New Roman" w:cs="Times New Roman"/>
          <w:lang w:val="la-Latn"/>
        </w:rPr>
        <w:t>“</w:t>
      </w:r>
    </w:p>
    <w:p w14:paraId="76854326" w14:textId="702493DB" w:rsidR="00F47467" w:rsidRPr="007A06F5" w:rsidRDefault="00F47467" w:rsidP="00F47467">
      <w:pPr>
        <w:spacing w:after="120" w:line="240" w:lineRule="auto"/>
        <w:rPr>
          <w:rFonts w:ascii="Times New Roman" w:hAnsi="Times New Roman" w:cs="Times New Roman"/>
          <w:lang w:val="la-Latn"/>
        </w:rPr>
      </w:pPr>
      <w:commentRangeStart w:id="129"/>
      <w:r w:rsidRPr="007A06F5">
        <w:rPr>
          <w:rFonts w:ascii="Times New Roman" w:hAnsi="Times New Roman" w:cs="Times New Roman"/>
          <w:lang w:val="la-Latn"/>
        </w:rPr>
        <w:t>CAPUT X</w:t>
      </w:r>
      <w:r w:rsidR="00C86BBF" w:rsidRPr="007A06F5">
        <w:rPr>
          <w:rFonts w:ascii="Times New Roman" w:hAnsi="Times New Roman" w:cs="Times New Roman"/>
          <w:lang w:val="la-Latn"/>
        </w:rPr>
        <w:t>VI.</w:t>
      </w:r>
      <w:commentRangeEnd w:id="129"/>
      <w:r w:rsidR="00C542EF" w:rsidRPr="007A06F5">
        <w:rPr>
          <w:rStyle w:val="Odkaznakoment"/>
          <w:rFonts w:ascii="Times New Roman" w:hAnsi="Times New Roman" w:cs="Times New Roman"/>
          <w:lang w:val="la-Latn"/>
        </w:rPr>
        <w:commentReference w:id="129"/>
      </w:r>
    </w:p>
    <w:p w14:paraId="716E0E06" w14:textId="61C73D16" w:rsidR="00F47467" w:rsidRPr="007A06F5" w:rsidRDefault="00321932"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N</w:t>
      </w:r>
      <w:r w:rsidR="00F47467" w:rsidRPr="007A06F5">
        <w:rPr>
          <w:rFonts w:ascii="Times New Roman" w:hAnsi="Times New Roman" w:cs="Times New Roman"/>
          <w:lang w:val="la-Latn"/>
        </w:rPr>
        <w:t xml:space="preserve">e quis post </w:t>
      </w:r>
      <w:r w:rsidR="0082229C" w:rsidRPr="007A06F5">
        <w:rPr>
          <w:rFonts w:ascii="Times New Roman" w:hAnsi="Times New Roman" w:cs="Times New Roman"/>
          <w:lang w:val="la-Latn"/>
        </w:rPr>
        <w:t>pœn</w:t>
      </w:r>
      <w:r w:rsidR="00F47467" w:rsidRPr="007A06F5">
        <w:rPr>
          <w:rFonts w:ascii="Times New Roman" w:hAnsi="Times New Roman" w:cs="Times New Roman"/>
          <w:lang w:val="la-Latn"/>
        </w:rPr>
        <w:t>i</w:t>
      </w:r>
      <w:r w:rsidRPr="007A06F5">
        <w:rPr>
          <w:rFonts w:ascii="Times New Roman" w:hAnsi="Times New Roman" w:cs="Times New Roman"/>
          <w:lang w:val="la-Latn"/>
        </w:rPr>
        <w:t>t</w:t>
      </w:r>
      <w:r w:rsidR="00F47467" w:rsidRPr="007A06F5">
        <w:rPr>
          <w:rFonts w:ascii="Times New Roman" w:hAnsi="Times New Roman" w:cs="Times New Roman"/>
          <w:lang w:val="la-Latn"/>
        </w:rPr>
        <w:t>enti</w:t>
      </w:r>
      <w:r w:rsidRPr="007A06F5">
        <w:rPr>
          <w:rFonts w:ascii="Times New Roman" w:hAnsi="Times New Roman" w:cs="Times New Roman"/>
          <w:lang w:val="la-Latn"/>
        </w:rPr>
        <w:t>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redeat ad </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ilitia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w:t>
      </w:r>
    </w:p>
    <w:p w14:paraId="7080D56E" w14:textId="3ADAF574" w:rsidR="00F47467" w:rsidRPr="007A06F5" w:rsidRDefault="00321932"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in </w:t>
      </w:r>
      <w:r w:rsidRPr="007A06F5">
        <w:rPr>
          <w:rFonts w:ascii="Times New Roman" w:hAnsi="Times New Roman" w:cs="Times New Roman"/>
          <w:lang w:val="la-Latn"/>
        </w:rPr>
        <w:t>e</w:t>
      </w:r>
      <w:r w:rsidR="00F47467" w:rsidRPr="007A06F5">
        <w:rPr>
          <w:rFonts w:ascii="Times New Roman" w:hAnsi="Times New Roman" w:cs="Times New Roman"/>
          <w:lang w:val="la-Latn"/>
        </w:rPr>
        <w:t>isdem d</w:t>
      </w:r>
      <w:r w:rsidRPr="007A06F5">
        <w:rPr>
          <w:rFonts w:ascii="Times New Roman" w:hAnsi="Times New Roman" w:cs="Times New Roman"/>
          <w:lang w:val="la-Latn"/>
        </w:rPr>
        <w:t>e</w:t>
      </w:r>
      <w:r w:rsidR="00F47467" w:rsidRPr="007A06F5">
        <w:rPr>
          <w:rFonts w:ascii="Times New Roman" w:hAnsi="Times New Roman" w:cs="Times New Roman"/>
          <w:lang w:val="la-Latn"/>
        </w:rPr>
        <w:t>cr</w:t>
      </w:r>
      <w:r w:rsidRPr="007A06F5">
        <w:rPr>
          <w:rFonts w:ascii="Times New Roman" w:hAnsi="Times New Roman" w:cs="Times New Roman"/>
          <w:lang w:val="la-Latn"/>
        </w:rPr>
        <w:t>et</w:t>
      </w:r>
      <w:r w:rsidR="00F47467" w:rsidRPr="007A06F5">
        <w:rPr>
          <w:rFonts w:ascii="Times New Roman" w:hAnsi="Times New Roman" w:cs="Times New Roman"/>
          <w:lang w:val="la-Latn"/>
        </w:rPr>
        <w:t xml:space="preserve">is, </w:t>
      </w:r>
      <w:r w:rsidRPr="007A06F5">
        <w:rPr>
          <w:rFonts w:ascii="Times New Roman" w:hAnsi="Times New Roman" w:cs="Times New Roman"/>
          <w:lang w:val="la-Latn"/>
        </w:rPr>
        <w:t>cap. 24, scriptum est quod ali</w:t>
      </w:r>
      <w:r w:rsidR="00F47467" w:rsidRPr="007A06F5">
        <w:rPr>
          <w:rFonts w:ascii="Times New Roman" w:hAnsi="Times New Roman" w:cs="Times New Roman"/>
          <w:lang w:val="la-Latn"/>
        </w:rPr>
        <w:t xml:space="preserve">quis ad </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iliti</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s</w:t>
      </w:r>
      <w:r w:rsidRPr="007A06F5">
        <w:rPr>
          <w:rFonts w:ascii="Times New Roman" w:hAnsi="Times New Roman" w:cs="Times New Roman"/>
          <w:lang w:val="la-Latn"/>
        </w:rPr>
        <w:t>æ</w:t>
      </w:r>
      <w:r w:rsidR="00F47467" w:rsidRPr="007A06F5">
        <w:rPr>
          <w:rFonts w:ascii="Times New Roman" w:hAnsi="Times New Roman" w:cs="Times New Roman"/>
          <w:lang w:val="la-Latn"/>
        </w:rPr>
        <w:t>cularem post p</w:t>
      </w:r>
      <w:r w:rsidRPr="007A06F5">
        <w:rPr>
          <w:rFonts w:ascii="Times New Roman" w:hAnsi="Times New Roman" w:cs="Times New Roman"/>
          <w:lang w:val="la-Latn"/>
        </w:rPr>
        <w:t>œ</w:t>
      </w:r>
      <w:r w:rsidR="00F47467" w:rsidRPr="007A06F5">
        <w:rPr>
          <w:rFonts w:ascii="Times New Roman" w:hAnsi="Times New Roman" w:cs="Times New Roman"/>
          <w:lang w:val="la-Latn"/>
        </w:rPr>
        <w:t>nitentia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r</w:t>
      </w:r>
      <w:r w:rsidRPr="007A06F5">
        <w:rPr>
          <w:rFonts w:ascii="Times New Roman" w:hAnsi="Times New Roman" w:cs="Times New Roman"/>
          <w:lang w:val="la-Latn"/>
        </w:rPr>
        <w:t>e</w:t>
      </w:r>
      <w:r w:rsidR="00F47467" w:rsidRPr="007A06F5">
        <w:rPr>
          <w:rFonts w:ascii="Times New Roman" w:hAnsi="Times New Roman" w:cs="Times New Roman"/>
          <w:lang w:val="la-Latn"/>
        </w:rPr>
        <w:t>dir</w:t>
      </w:r>
      <w:r w:rsidRPr="007A06F5">
        <w:rPr>
          <w:rFonts w:ascii="Times New Roman" w:hAnsi="Times New Roman" w:cs="Times New Roman"/>
          <w:lang w:val="la-Latn"/>
        </w:rPr>
        <w:t>e</w:t>
      </w:r>
      <w:r w:rsidR="00F47467" w:rsidRPr="007A06F5">
        <w:rPr>
          <w:rFonts w:ascii="Times New Roman" w:hAnsi="Times New Roman" w:cs="Times New Roman"/>
          <w:lang w:val="la-Latn"/>
        </w:rPr>
        <w:t xml:space="preserve"> non deb</w:t>
      </w:r>
      <w:r w:rsidRPr="007A06F5">
        <w:rPr>
          <w:rFonts w:ascii="Times New Roman" w:hAnsi="Times New Roman" w:cs="Times New Roman"/>
          <w:lang w:val="la-Latn"/>
        </w:rPr>
        <w:t>eat: „</w:t>
      </w:r>
      <w:r w:rsidR="00F47467" w:rsidRPr="007A06F5">
        <w:rPr>
          <w:rFonts w:ascii="Times New Roman" w:hAnsi="Times New Roman" w:cs="Times New Roman"/>
          <w:lang w:val="la-Latn"/>
        </w:rPr>
        <w:t>Contrari</w:t>
      </w:r>
      <w:r w:rsidRPr="007A06F5">
        <w:rPr>
          <w:rFonts w:ascii="Times New Roman" w:hAnsi="Times New Roman" w:cs="Times New Roman"/>
          <w:lang w:val="la-Latn"/>
        </w:rPr>
        <w:t>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est omni</w:t>
      </w:r>
      <w:r w:rsidRPr="007A06F5">
        <w:rPr>
          <w:rFonts w:ascii="Times New Roman" w:hAnsi="Times New Roman" w:cs="Times New Roman"/>
          <w:lang w:val="la-Latn"/>
        </w:rPr>
        <w:t>n</w:t>
      </w:r>
      <w:r w:rsidR="00F47467" w:rsidRPr="007A06F5">
        <w:rPr>
          <w:rFonts w:ascii="Times New Roman" w:hAnsi="Times New Roman" w:cs="Times New Roman"/>
          <w:lang w:val="la-Latn"/>
        </w:rPr>
        <w:t>o</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ecclesiasticis r</w:t>
      </w:r>
      <w:r w:rsidRPr="007A06F5">
        <w:rPr>
          <w:rFonts w:ascii="Times New Roman" w:hAnsi="Times New Roman" w:cs="Times New Roman"/>
          <w:lang w:val="la-Latn"/>
        </w:rPr>
        <w:t>e</w:t>
      </w:r>
      <w:r w:rsidR="00F47467" w:rsidRPr="007A06F5">
        <w:rPr>
          <w:rFonts w:ascii="Times New Roman" w:hAnsi="Times New Roman" w:cs="Times New Roman"/>
          <w:lang w:val="la-Latn"/>
        </w:rPr>
        <w:t xml:space="preserve">gulis, post </w:t>
      </w:r>
      <w:r w:rsidR="0082229C" w:rsidRPr="007A06F5">
        <w:rPr>
          <w:rFonts w:ascii="Times New Roman" w:hAnsi="Times New Roman" w:cs="Times New Roman"/>
          <w:lang w:val="la-Latn"/>
        </w:rPr>
        <w:t>pœn</w:t>
      </w:r>
      <w:r w:rsidR="00F47467" w:rsidRPr="007A06F5">
        <w:rPr>
          <w:rFonts w:ascii="Times New Roman" w:hAnsi="Times New Roman" w:cs="Times New Roman"/>
          <w:lang w:val="la-Latn"/>
        </w:rPr>
        <w:t>itenti</w:t>
      </w:r>
      <w:r w:rsidRPr="007A06F5">
        <w:rPr>
          <w:rFonts w:ascii="Times New Roman" w:hAnsi="Times New Roman" w:cs="Times New Roman"/>
          <w:lang w:val="la-Latn"/>
        </w:rPr>
        <w:t>æ</w:t>
      </w:r>
      <w:r w:rsidR="00F47467" w:rsidRPr="007A06F5">
        <w:rPr>
          <w:rFonts w:ascii="Times New Roman" w:hAnsi="Times New Roman" w:cs="Times New Roman"/>
          <w:lang w:val="la-Latn"/>
        </w:rPr>
        <w:t xml:space="preserve"> actione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red</w:t>
      </w:r>
      <w:r w:rsidR="00F47467" w:rsidRPr="007A06F5">
        <w:rPr>
          <w:rFonts w:ascii="Times New Roman" w:hAnsi="Times New Roman" w:cs="Times New Roman"/>
          <w:lang w:val="la-Latn"/>
        </w:rPr>
        <w:t>ir</w:t>
      </w:r>
      <w:r w:rsidRPr="007A06F5">
        <w:rPr>
          <w:rFonts w:ascii="Times New Roman" w:hAnsi="Times New Roman" w:cs="Times New Roman"/>
          <w:lang w:val="la-Latn"/>
        </w:rPr>
        <w:t>e</w:t>
      </w:r>
      <w:r w:rsidR="00F47467" w:rsidRPr="007A06F5">
        <w:rPr>
          <w:rFonts w:ascii="Times New Roman" w:hAnsi="Times New Roman" w:cs="Times New Roman"/>
          <w:lang w:val="la-Latn"/>
        </w:rPr>
        <w:t xml:space="preserve"> ad ini</w:t>
      </w:r>
      <w:r w:rsidRPr="007A06F5">
        <w:rPr>
          <w:rFonts w:ascii="Times New Roman" w:hAnsi="Times New Roman" w:cs="Times New Roman"/>
          <w:lang w:val="la-Latn"/>
        </w:rPr>
        <w:t>t</w:t>
      </w:r>
      <w:r w:rsidR="00F47467" w:rsidRPr="007A06F5">
        <w:rPr>
          <w:rFonts w:ascii="Times New Roman" w:hAnsi="Times New Roman" w:cs="Times New Roman"/>
          <w:lang w:val="la-Latn"/>
        </w:rPr>
        <w:t>itiam s</w:t>
      </w:r>
      <w:r w:rsidRPr="007A06F5">
        <w:rPr>
          <w:rFonts w:ascii="Times New Roman" w:hAnsi="Times New Roman" w:cs="Times New Roman"/>
          <w:lang w:val="la-Latn"/>
        </w:rPr>
        <w:t>æcularem, cum Apostolus dicat: „</w:t>
      </w:r>
      <w:r w:rsidR="00F47467" w:rsidRPr="007A06F5">
        <w:rPr>
          <w:rFonts w:ascii="Times New Roman" w:hAnsi="Times New Roman" w:cs="Times New Roman"/>
          <w:lang w:val="la-Latn"/>
        </w:rPr>
        <w:t>N</w:t>
      </w:r>
      <w:r w:rsidRPr="007A06F5">
        <w:rPr>
          <w:rFonts w:ascii="Times New Roman" w:hAnsi="Times New Roman" w:cs="Times New Roman"/>
          <w:lang w:val="la-Latn"/>
        </w:rPr>
        <w:t>e</w:t>
      </w:r>
      <w:r w:rsidR="00F47467" w:rsidRPr="007A06F5">
        <w:rPr>
          <w:rFonts w:ascii="Times New Roman" w:hAnsi="Times New Roman" w:cs="Times New Roman"/>
          <w:lang w:val="la-Latn"/>
        </w:rPr>
        <w:t>mo milita</w:t>
      </w:r>
      <w:r w:rsidRPr="007A06F5">
        <w:rPr>
          <w:rFonts w:ascii="Times New Roman" w:hAnsi="Times New Roman" w:cs="Times New Roman"/>
          <w:lang w:val="la-Latn"/>
        </w:rPr>
        <w:t>n</w:t>
      </w:r>
      <w:r w:rsidR="00F47467" w:rsidRPr="007A06F5">
        <w:rPr>
          <w:rFonts w:ascii="Times New Roman" w:hAnsi="Times New Roman" w:cs="Times New Roman"/>
          <w:lang w:val="la-Latn"/>
        </w:rPr>
        <w:t>s Deo, applic</w:t>
      </w:r>
      <w:r w:rsidRPr="007A06F5">
        <w:rPr>
          <w:rFonts w:ascii="Times New Roman" w:hAnsi="Times New Roman" w:cs="Times New Roman"/>
          <w:lang w:val="la-Latn"/>
        </w:rPr>
        <w:t>at</w:t>
      </w:r>
      <w:r w:rsidR="00F47467" w:rsidRPr="007A06F5">
        <w:rPr>
          <w:rFonts w:ascii="Times New Roman" w:hAnsi="Times New Roman" w:cs="Times New Roman"/>
          <w:lang w:val="la-Latn"/>
        </w:rPr>
        <w:t xml:space="preserve"> se s</w:t>
      </w:r>
      <w:r w:rsidRPr="007A06F5">
        <w:rPr>
          <w:rFonts w:ascii="Times New Roman" w:hAnsi="Times New Roman" w:cs="Times New Roman"/>
          <w:lang w:val="la-Latn"/>
        </w:rPr>
        <w:t>æcularibus negot</w:t>
      </w:r>
      <w:r w:rsidR="00F47467" w:rsidRPr="007A06F5">
        <w:rPr>
          <w:rFonts w:ascii="Times New Roman" w:hAnsi="Times New Roman" w:cs="Times New Roman"/>
          <w:lang w:val="la-Latn"/>
        </w:rPr>
        <w:t>iis.</w:t>
      </w:r>
      <w:r w:rsidRPr="007A06F5">
        <w:rPr>
          <w:rFonts w:ascii="Times New Roman" w:hAnsi="Times New Roman" w:cs="Times New Roman"/>
          <w:lang w:val="la-Latn"/>
        </w:rPr>
        <w:t>“</w:t>
      </w:r>
      <w:r w:rsidR="00F47467" w:rsidRPr="007A06F5">
        <w:rPr>
          <w:rFonts w:ascii="Times New Roman" w:hAnsi="Times New Roman" w:cs="Times New Roman"/>
          <w:lang w:val="la-Latn"/>
        </w:rPr>
        <w:t xml:space="preserve"> U</w:t>
      </w:r>
      <w:r w:rsidRPr="007A06F5">
        <w:rPr>
          <w:rFonts w:ascii="Times New Roman" w:hAnsi="Times New Roman" w:cs="Times New Roman"/>
          <w:lang w:val="la-Latn"/>
        </w:rPr>
        <w:t xml:space="preserve">nde non est </w:t>
      </w:r>
      <w:r w:rsidR="00F47467" w:rsidRPr="007A06F5">
        <w:rPr>
          <w:rFonts w:ascii="Times New Roman" w:hAnsi="Times New Roman" w:cs="Times New Roman"/>
          <w:lang w:val="la-Latn"/>
        </w:rPr>
        <w:t>lib</w:t>
      </w:r>
      <w:r w:rsidRPr="007A06F5">
        <w:rPr>
          <w:rFonts w:ascii="Times New Roman" w:hAnsi="Times New Roman" w:cs="Times New Roman"/>
          <w:lang w:val="la-Latn"/>
        </w:rPr>
        <w:t xml:space="preserve">er a laqueis diaboli, qui se </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ilitia </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undana </w:t>
      </w:r>
      <w:r w:rsidR="0082229C" w:rsidRPr="007A06F5">
        <w:rPr>
          <w:rFonts w:ascii="Times New Roman" w:hAnsi="Times New Roman" w:cs="Times New Roman"/>
          <w:lang w:val="la-Latn"/>
        </w:rPr>
        <w:t>v</w:t>
      </w:r>
      <w:r w:rsidR="00F47467" w:rsidRPr="007A06F5">
        <w:rPr>
          <w:rFonts w:ascii="Times New Roman" w:hAnsi="Times New Roman" w:cs="Times New Roman"/>
          <w:lang w:val="la-Latn"/>
        </w:rPr>
        <w:t>ult implicare.</w:t>
      </w:r>
      <w:r w:rsidRPr="007A06F5">
        <w:rPr>
          <w:rFonts w:ascii="Times New Roman" w:hAnsi="Times New Roman" w:cs="Times New Roman"/>
          <w:lang w:val="la-Latn"/>
        </w:rPr>
        <w:t>“</w:t>
      </w:r>
    </w:p>
    <w:p w14:paraId="1988E376" w14:textId="77777777"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XVII.</w:t>
      </w:r>
    </w:p>
    <w:p w14:paraId="5B4AED21" w14:textId="77777777" w:rsidR="00E9572D"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Quod quibusda</w:t>
      </w:r>
      <w:r w:rsidR="00321932"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321932" w:rsidRPr="007A06F5">
        <w:rPr>
          <w:rFonts w:ascii="Times New Roman" w:hAnsi="Times New Roman" w:cs="Times New Roman"/>
          <w:lang w:val="la-Latn"/>
        </w:rPr>
        <w:t>pœnitentibu</w:t>
      </w:r>
      <w:r w:rsidRPr="007A06F5">
        <w:rPr>
          <w:rFonts w:ascii="Times New Roman" w:hAnsi="Times New Roman" w:cs="Times New Roman"/>
          <w:lang w:val="la-Latn"/>
        </w:rPr>
        <w:t>s pristi</w:t>
      </w:r>
      <w:r w:rsidR="00321932" w:rsidRPr="007A06F5">
        <w:rPr>
          <w:rFonts w:ascii="Times New Roman" w:hAnsi="Times New Roman" w:cs="Times New Roman"/>
          <w:lang w:val="la-Latn"/>
        </w:rPr>
        <w:t>n</w:t>
      </w:r>
      <w:r w:rsidRPr="007A06F5">
        <w:rPr>
          <w:rFonts w:ascii="Times New Roman" w:hAnsi="Times New Roman" w:cs="Times New Roman"/>
          <w:lang w:val="la-Latn"/>
        </w:rPr>
        <w:t>a c</w:t>
      </w:r>
      <w:r w:rsidR="00783B7F" w:rsidRPr="007A06F5">
        <w:rPr>
          <w:rFonts w:ascii="Times New Roman" w:hAnsi="Times New Roman" w:cs="Times New Roman"/>
          <w:lang w:val="la-Latn"/>
        </w:rPr>
        <w:t>o</w:t>
      </w:r>
      <w:r w:rsidRPr="007A06F5">
        <w:rPr>
          <w:rFonts w:ascii="Times New Roman" w:hAnsi="Times New Roman" w:cs="Times New Roman"/>
          <w:lang w:val="la-Latn"/>
        </w:rPr>
        <w:t>nced</w:t>
      </w:r>
      <w:r w:rsidR="00783B7F" w:rsidRPr="007A06F5">
        <w:rPr>
          <w:rFonts w:ascii="Times New Roman" w:hAnsi="Times New Roman" w:cs="Times New Roman"/>
          <w:lang w:val="la-Latn"/>
        </w:rPr>
        <w:t>u</w:t>
      </w:r>
      <w:r w:rsidRPr="007A06F5">
        <w:rPr>
          <w:rFonts w:ascii="Times New Roman" w:hAnsi="Times New Roman" w:cs="Times New Roman"/>
          <w:lang w:val="la-Latn"/>
        </w:rPr>
        <w:t>ntur</w:t>
      </w:r>
      <w:r w:rsidR="00783B7F" w:rsidRPr="007A06F5">
        <w:rPr>
          <w:rFonts w:ascii="Times New Roman" w:hAnsi="Times New Roman" w:cs="Times New Roman"/>
          <w:lang w:val="la-Latn"/>
        </w:rPr>
        <w:t xml:space="preserve"> conjugia.</w:t>
      </w:r>
    </w:p>
    <w:p w14:paraId="56307B1E" w14:textId="6477E832" w:rsidR="00F47467" w:rsidRPr="007A06F5" w:rsidRDefault="00F47467" w:rsidP="00F47467">
      <w:pPr>
        <w:spacing w:after="120" w:line="240" w:lineRule="auto"/>
        <w:rPr>
          <w:rFonts w:ascii="Times New Roman" w:hAnsi="Times New Roman" w:cs="Times New Roman"/>
          <w:lang w:val="la-Latn"/>
        </w:rPr>
      </w:pPr>
      <w:commentRangeStart w:id="130"/>
      <w:r w:rsidRPr="007A06F5">
        <w:rPr>
          <w:rFonts w:ascii="Times New Roman" w:hAnsi="Times New Roman" w:cs="Times New Roman"/>
          <w:lang w:val="la-Latn"/>
        </w:rPr>
        <w:t>In concilio Tol</w:t>
      </w:r>
      <w:r w:rsidR="00783B7F" w:rsidRPr="007A06F5">
        <w:rPr>
          <w:rFonts w:ascii="Times New Roman" w:hAnsi="Times New Roman" w:cs="Times New Roman"/>
          <w:lang w:val="la-Latn"/>
        </w:rPr>
        <w:t>et</w:t>
      </w:r>
      <w:r w:rsidRPr="007A06F5">
        <w:rPr>
          <w:rFonts w:ascii="Times New Roman" w:hAnsi="Times New Roman" w:cs="Times New Roman"/>
          <w:lang w:val="la-Latn"/>
        </w:rPr>
        <w:t>ano</w:t>
      </w:r>
      <w:commentRangeEnd w:id="130"/>
      <w:r w:rsidR="006837D3" w:rsidRPr="007A06F5">
        <w:rPr>
          <w:rStyle w:val="Odkaznakoment"/>
          <w:rFonts w:ascii="Times New Roman" w:hAnsi="Times New Roman" w:cs="Times New Roman"/>
          <w:lang w:val="la-Latn"/>
        </w:rPr>
        <w:commentReference w:id="130"/>
      </w:r>
      <w:r w:rsidRPr="007A06F5">
        <w:rPr>
          <w:rFonts w:ascii="Times New Roman" w:hAnsi="Times New Roman" w:cs="Times New Roman"/>
          <w:lang w:val="la-Latn"/>
        </w:rPr>
        <w:t xml:space="preserve"> script</w:t>
      </w:r>
      <w:r w:rsidR="00783B7F" w:rsidRPr="007A06F5">
        <w:rPr>
          <w:rFonts w:ascii="Times New Roman" w:hAnsi="Times New Roman" w:cs="Times New Roman"/>
          <w:lang w:val="la-Latn"/>
        </w:rPr>
        <w:t>u</w:t>
      </w:r>
      <w:r w:rsidRPr="007A06F5">
        <w:rPr>
          <w:rFonts w:ascii="Times New Roman" w:hAnsi="Times New Roman" w:cs="Times New Roman"/>
          <w:lang w:val="la-Latn"/>
        </w:rPr>
        <w:t>m est quod quibusda</w:t>
      </w:r>
      <w:r w:rsidR="0082229C" w:rsidRPr="007A06F5">
        <w:rPr>
          <w:rFonts w:ascii="Times New Roman" w:hAnsi="Times New Roman" w:cs="Times New Roman"/>
          <w:lang w:val="la-Latn"/>
        </w:rPr>
        <w:t>m</w:t>
      </w:r>
      <w:r w:rsidR="00E9572D" w:rsidRPr="007A06F5">
        <w:rPr>
          <w:rFonts w:ascii="Times New Roman" w:hAnsi="Times New Roman" w:cs="Times New Roman"/>
          <w:lang w:val="la-Latn"/>
        </w:rPr>
        <w:t xml:space="preserve"> </w:t>
      </w:r>
      <w:r w:rsidR="00783B7F" w:rsidRPr="007A06F5">
        <w:rPr>
          <w:rFonts w:ascii="Times New Roman" w:hAnsi="Times New Roman" w:cs="Times New Roman"/>
          <w:lang w:val="la-Latn"/>
        </w:rPr>
        <w:t>pœ</w:t>
      </w:r>
      <w:r w:rsidRPr="007A06F5">
        <w:rPr>
          <w:rFonts w:ascii="Times New Roman" w:hAnsi="Times New Roman" w:cs="Times New Roman"/>
          <w:lang w:val="la-Latn"/>
        </w:rPr>
        <w:t>nit</w:t>
      </w:r>
      <w:r w:rsidR="00783B7F" w:rsidRPr="007A06F5">
        <w:rPr>
          <w:rFonts w:ascii="Times New Roman" w:hAnsi="Times New Roman" w:cs="Times New Roman"/>
          <w:lang w:val="la-Latn"/>
        </w:rPr>
        <w:t>e</w:t>
      </w:r>
      <w:r w:rsidRPr="007A06F5">
        <w:rPr>
          <w:rFonts w:ascii="Times New Roman" w:hAnsi="Times New Roman" w:cs="Times New Roman"/>
          <w:lang w:val="la-Latn"/>
        </w:rPr>
        <w:t>n</w:t>
      </w:r>
      <w:r w:rsidR="00783B7F" w:rsidRPr="007A06F5">
        <w:rPr>
          <w:rFonts w:ascii="Times New Roman" w:hAnsi="Times New Roman" w:cs="Times New Roman"/>
          <w:lang w:val="la-Latn"/>
        </w:rPr>
        <w:t>t</w:t>
      </w:r>
      <w:r w:rsidRPr="007A06F5">
        <w:rPr>
          <w:rFonts w:ascii="Times New Roman" w:hAnsi="Times New Roman" w:cs="Times New Roman"/>
          <w:lang w:val="la-Latn"/>
        </w:rPr>
        <w:t>ibus pristina r</w:t>
      </w:r>
      <w:r w:rsidR="00783B7F" w:rsidRPr="007A06F5">
        <w:rPr>
          <w:rFonts w:ascii="Times New Roman" w:hAnsi="Times New Roman" w:cs="Times New Roman"/>
          <w:lang w:val="la-Latn"/>
        </w:rPr>
        <w:t>ed</w:t>
      </w:r>
      <w:r w:rsidRPr="007A06F5">
        <w:rPr>
          <w:rFonts w:ascii="Times New Roman" w:hAnsi="Times New Roman" w:cs="Times New Roman"/>
          <w:lang w:val="la-Latn"/>
        </w:rPr>
        <w:t>dan</w:t>
      </w:r>
      <w:r w:rsidR="00783B7F" w:rsidRPr="007A06F5">
        <w:rPr>
          <w:rFonts w:ascii="Times New Roman" w:hAnsi="Times New Roman" w:cs="Times New Roman"/>
          <w:lang w:val="la-Latn"/>
        </w:rPr>
        <w:t>tur conjugia</w:t>
      </w:r>
      <w:r w:rsidRPr="007A06F5">
        <w:rPr>
          <w:rFonts w:ascii="Times New Roman" w:hAnsi="Times New Roman" w:cs="Times New Roman"/>
          <w:lang w:val="la-Latn"/>
        </w:rPr>
        <w:t xml:space="preserve">: </w:t>
      </w:r>
      <w:r w:rsidR="00783B7F" w:rsidRPr="007A06F5">
        <w:rPr>
          <w:rFonts w:ascii="Times New Roman" w:hAnsi="Times New Roman" w:cs="Times New Roman"/>
          <w:lang w:val="la-Latn"/>
        </w:rPr>
        <w:t>„A</w:t>
      </w:r>
      <w:r w:rsidR="00E9572D" w:rsidRPr="007A06F5">
        <w:rPr>
          <w:rFonts w:ascii="Times New Roman" w:hAnsi="Times New Roman" w:cs="Times New Roman"/>
          <w:lang w:val="la-Latn"/>
        </w:rPr>
        <w:t xml:space="preserve">ntiqui </w:t>
      </w:r>
      <w:r w:rsidRPr="007A06F5">
        <w:rPr>
          <w:rFonts w:ascii="Times New Roman" w:hAnsi="Times New Roman" w:cs="Times New Roman"/>
          <w:lang w:val="la-Latn"/>
        </w:rPr>
        <w:t>et sa</w:t>
      </w:r>
      <w:r w:rsidR="00783B7F" w:rsidRPr="007A06F5">
        <w:rPr>
          <w:rFonts w:ascii="Times New Roman" w:hAnsi="Times New Roman" w:cs="Times New Roman"/>
          <w:lang w:val="la-Latn"/>
        </w:rPr>
        <w:t>n</w:t>
      </w:r>
      <w:r w:rsidRPr="007A06F5">
        <w:rPr>
          <w:rFonts w:ascii="Times New Roman" w:hAnsi="Times New Roman" w:cs="Times New Roman"/>
          <w:lang w:val="la-Latn"/>
        </w:rPr>
        <w:t>ctissi</w:t>
      </w:r>
      <w:r w:rsidR="0082229C" w:rsidRPr="007A06F5">
        <w:rPr>
          <w:rFonts w:ascii="Times New Roman" w:hAnsi="Times New Roman" w:cs="Times New Roman"/>
          <w:lang w:val="la-Latn"/>
        </w:rPr>
        <w:t>m</w:t>
      </w:r>
      <w:r w:rsidRPr="007A06F5">
        <w:rPr>
          <w:rFonts w:ascii="Times New Roman" w:hAnsi="Times New Roman" w:cs="Times New Roman"/>
          <w:lang w:val="la-Latn"/>
        </w:rPr>
        <w:t>i est Patris s</w:t>
      </w:r>
      <w:r w:rsidR="00783B7F" w:rsidRPr="007A06F5">
        <w:rPr>
          <w:rFonts w:ascii="Times New Roman" w:hAnsi="Times New Roman" w:cs="Times New Roman"/>
          <w:lang w:val="la-Latn"/>
        </w:rPr>
        <w:t>e</w:t>
      </w:r>
      <w:r w:rsidRPr="007A06F5">
        <w:rPr>
          <w:rFonts w:ascii="Times New Roman" w:hAnsi="Times New Roman" w:cs="Times New Roman"/>
          <w:lang w:val="la-Latn"/>
        </w:rPr>
        <w:t>ntentia pap</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Leonis, </w:t>
      </w:r>
      <w:r w:rsidR="00783B7F" w:rsidRPr="007A06F5">
        <w:rPr>
          <w:rFonts w:ascii="Times New Roman" w:hAnsi="Times New Roman" w:cs="Times New Roman"/>
          <w:lang w:val="la-Latn"/>
        </w:rPr>
        <w:t>u</w:t>
      </w:r>
      <w:r w:rsidR="00E9572D" w:rsidRPr="007A06F5">
        <w:rPr>
          <w:rFonts w:ascii="Times New Roman" w:hAnsi="Times New Roman" w:cs="Times New Roman"/>
          <w:lang w:val="la-Latn"/>
        </w:rPr>
        <w:t xml:space="preserve">t is </w:t>
      </w:r>
      <w:r w:rsidRPr="007A06F5">
        <w:rPr>
          <w:rFonts w:ascii="Times New Roman" w:hAnsi="Times New Roman" w:cs="Times New Roman"/>
          <w:lang w:val="la-Latn"/>
        </w:rPr>
        <w:t>q</w:t>
      </w:r>
      <w:r w:rsidR="00783B7F" w:rsidRPr="007A06F5">
        <w:rPr>
          <w:rFonts w:ascii="Times New Roman" w:hAnsi="Times New Roman" w:cs="Times New Roman"/>
          <w:lang w:val="la-Latn"/>
        </w:rPr>
        <w:t>u</w:t>
      </w:r>
      <w:r w:rsidRPr="007A06F5">
        <w:rPr>
          <w:rFonts w:ascii="Times New Roman" w:hAnsi="Times New Roman" w:cs="Times New Roman"/>
          <w:lang w:val="la-Latn"/>
        </w:rPr>
        <w:t>i i</w:t>
      </w:r>
      <w:r w:rsidR="00783B7F" w:rsidRPr="007A06F5">
        <w:rPr>
          <w:rFonts w:ascii="Times New Roman" w:hAnsi="Times New Roman" w:cs="Times New Roman"/>
          <w:lang w:val="la-Latn"/>
        </w:rPr>
        <w:t>n</w:t>
      </w:r>
      <w:r w:rsidRPr="007A06F5">
        <w:rPr>
          <w:rFonts w:ascii="Times New Roman" w:hAnsi="Times New Roman" w:cs="Times New Roman"/>
          <w:lang w:val="la-Latn"/>
        </w:rPr>
        <w:t xml:space="preserve"> </w:t>
      </w:r>
      <w:r w:rsidR="00783B7F" w:rsidRPr="007A06F5">
        <w:rPr>
          <w:rFonts w:ascii="Times New Roman" w:hAnsi="Times New Roman" w:cs="Times New Roman"/>
          <w:lang w:val="la-Latn"/>
        </w:rPr>
        <w:t>ætate</w:t>
      </w:r>
      <w:r w:rsidRPr="007A06F5">
        <w:rPr>
          <w:rFonts w:ascii="Times New Roman" w:hAnsi="Times New Roman" w:cs="Times New Roman"/>
          <w:lang w:val="la-Latn"/>
        </w:rPr>
        <w:t xml:space="preserve"> adol</w:t>
      </w:r>
      <w:r w:rsidR="00783B7F" w:rsidRPr="007A06F5">
        <w:rPr>
          <w:rFonts w:ascii="Times New Roman" w:hAnsi="Times New Roman" w:cs="Times New Roman"/>
          <w:lang w:val="la-Latn"/>
        </w:rPr>
        <w:t>sce</w:t>
      </w:r>
      <w:r w:rsidRPr="007A06F5">
        <w:rPr>
          <w:rFonts w:ascii="Times New Roman" w:hAnsi="Times New Roman" w:cs="Times New Roman"/>
          <w:lang w:val="la-Latn"/>
        </w:rPr>
        <w:t>nti</w:t>
      </w:r>
      <w:r w:rsidR="00783B7F" w:rsidRPr="007A06F5">
        <w:rPr>
          <w:rFonts w:ascii="Times New Roman" w:hAnsi="Times New Roman" w:cs="Times New Roman"/>
          <w:lang w:val="la-Latn"/>
        </w:rPr>
        <w:t>æ</w:t>
      </w:r>
      <w:r w:rsidRPr="007A06F5">
        <w:rPr>
          <w:rFonts w:ascii="Times New Roman" w:hAnsi="Times New Roman" w:cs="Times New Roman"/>
          <w:lang w:val="la-Latn"/>
        </w:rPr>
        <w:t xml:space="preserve"> positus, du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783B7F" w:rsidRPr="007A06F5">
        <w:rPr>
          <w:rFonts w:ascii="Times New Roman" w:hAnsi="Times New Roman" w:cs="Times New Roman"/>
          <w:lang w:val="la-Latn"/>
        </w:rPr>
        <w:t>m</w:t>
      </w:r>
      <w:r w:rsidRPr="007A06F5">
        <w:rPr>
          <w:rFonts w:ascii="Times New Roman" w:hAnsi="Times New Roman" w:cs="Times New Roman"/>
          <w:lang w:val="la-Latn"/>
        </w:rPr>
        <w:t>or</w:t>
      </w:r>
      <w:r w:rsidR="00783B7F" w:rsidRPr="007A06F5">
        <w:rPr>
          <w:rFonts w:ascii="Times New Roman" w:hAnsi="Times New Roman" w:cs="Times New Roman"/>
          <w:lang w:val="la-Latn"/>
        </w:rPr>
        <w:t>t</w:t>
      </w:r>
      <w:r w:rsidRPr="007A06F5">
        <w:rPr>
          <w:rFonts w:ascii="Times New Roman" w:hAnsi="Times New Roman" w:cs="Times New Roman"/>
          <w:lang w:val="la-Latn"/>
        </w:rPr>
        <w:t>is for</w:t>
      </w:r>
      <w:r w:rsidR="00783B7F" w:rsidRPr="007A06F5">
        <w:rPr>
          <w:rFonts w:ascii="Times New Roman" w:hAnsi="Times New Roman" w:cs="Times New Roman"/>
          <w:lang w:val="la-Latn"/>
        </w:rPr>
        <w:t>midat ensum, pervenerit ad pœnitentiæ remedium; si est jugatus, et forte fuerit incontinens, ne postea adulterii incurrat lapsum, redeat ad pristinum conjugium, qu...que possit adipisci temporis maturitate statum continentiæ. Quod nos de feminis judicamus, similiter de viris censemus, non quidem generaliter et legitime perceptum; sed constat a nobis pro humana fragilitate indultum, ea dumtaxat ratione, ut si is, qui pœ</w:t>
      </w:r>
      <w:r w:rsidR="00AA44AF" w:rsidRPr="007A06F5">
        <w:rPr>
          <w:rFonts w:ascii="Times New Roman" w:hAnsi="Times New Roman" w:cs="Times New Roman"/>
          <w:lang w:val="la-Latn"/>
        </w:rPr>
        <w:t xml:space="preserve">nitentiæ legibus non est deditus, antea ab hac vita discesserit, superstiti non liceat denuo ad uxoris transire amplexus; si autem illius vitae exstiterit superstes, qui non accipit pœnitentis benedictionem, nubat ei continere non potest, et alterius uxoris consortio </w:t>
      </w:r>
      <w:r w:rsidR="00AA44AF" w:rsidRPr="007A06F5">
        <w:rPr>
          <w:rFonts w:ascii="Times New Roman" w:hAnsi="Times New Roman" w:cs="Times New Roman"/>
          <w:lang w:val="la-Latn"/>
        </w:rPr>
        <w:lastRenderedPageBreak/>
        <w:t>fruatur. Quod de utroque sexu pari modo a nobis manifestum est decerni, ita videlicet, ut in his omnibus sacerdotis ordinatio exspectetur, ut juxta quidem ætatem aptam peapexerit, continentiæ, absolutionis vel discretionis tribunt legem.“</w:t>
      </w:r>
    </w:p>
    <w:p w14:paraId="61C7948E" w14:textId="6DD17348"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XVIII.</w:t>
      </w:r>
    </w:p>
    <w:p w14:paraId="409AF217" w14:textId="203CFA02"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pe</w:t>
      </w:r>
      <w:r w:rsidR="00AA44AF" w:rsidRPr="007A06F5">
        <w:rPr>
          <w:rFonts w:ascii="Times New Roman" w:hAnsi="Times New Roman" w:cs="Times New Roman"/>
          <w:lang w:val="la-Latn"/>
        </w:rPr>
        <w:t>r</w:t>
      </w:r>
      <w:r w:rsidRPr="007A06F5">
        <w:rPr>
          <w:rFonts w:ascii="Times New Roman" w:hAnsi="Times New Roman" w:cs="Times New Roman"/>
          <w:lang w:val="la-Latn"/>
        </w:rPr>
        <w:t>jurio.</w:t>
      </w:r>
    </w:p>
    <w:p w14:paraId="09716588" w14:textId="64FB0C0C" w:rsidR="006B69B8" w:rsidRPr="007A06F5" w:rsidRDefault="00F47467" w:rsidP="006B69B8">
      <w:pPr>
        <w:spacing w:after="120" w:line="240" w:lineRule="auto"/>
        <w:rPr>
          <w:rFonts w:ascii="Times New Roman" w:hAnsi="Times New Roman" w:cs="Times New Roman"/>
          <w:lang w:val="la-Latn"/>
        </w:rPr>
      </w:pPr>
      <w:commentRangeStart w:id="131"/>
      <w:r w:rsidRPr="007A06F5">
        <w:rPr>
          <w:rFonts w:ascii="Times New Roman" w:hAnsi="Times New Roman" w:cs="Times New Roman"/>
          <w:lang w:val="la-Latn"/>
        </w:rPr>
        <w:t>P</w:t>
      </w:r>
      <w:r w:rsidR="00E9572D" w:rsidRPr="007A06F5">
        <w:rPr>
          <w:rFonts w:ascii="Times New Roman" w:hAnsi="Times New Roman" w:cs="Times New Roman"/>
          <w:lang w:val="la-Latn"/>
        </w:rPr>
        <w:t>e</w:t>
      </w:r>
      <w:r w:rsidRPr="007A06F5">
        <w:rPr>
          <w:rFonts w:ascii="Times New Roman" w:hAnsi="Times New Roman" w:cs="Times New Roman"/>
          <w:lang w:val="la-Latn"/>
        </w:rPr>
        <w:t xml:space="preserve">rjurium in lege </w:t>
      </w:r>
      <w:commentRangeEnd w:id="131"/>
      <w:r w:rsidR="00C6522F" w:rsidRPr="007A06F5">
        <w:rPr>
          <w:rStyle w:val="Odkaznakoment"/>
          <w:rFonts w:ascii="Times New Roman" w:hAnsi="Times New Roman" w:cs="Times New Roman"/>
          <w:lang w:val="la-Latn"/>
        </w:rPr>
        <w:commentReference w:id="131"/>
      </w:r>
      <w:r w:rsidRPr="007A06F5">
        <w:rPr>
          <w:rFonts w:ascii="Times New Roman" w:hAnsi="Times New Roman" w:cs="Times New Roman"/>
          <w:lang w:val="la-Latn"/>
        </w:rPr>
        <w:t>divina om</w:t>
      </w:r>
      <w:r w:rsidR="00E9572D" w:rsidRPr="007A06F5">
        <w:rPr>
          <w:rFonts w:ascii="Times New Roman" w:hAnsi="Times New Roman" w:cs="Times New Roman"/>
          <w:lang w:val="la-Latn"/>
        </w:rPr>
        <w:t>n</w:t>
      </w:r>
      <w:r w:rsidRPr="007A06F5">
        <w:rPr>
          <w:rFonts w:ascii="Times New Roman" w:hAnsi="Times New Roman" w:cs="Times New Roman"/>
          <w:lang w:val="la-Latn"/>
        </w:rPr>
        <w:t>ino prohibetur, di</w:t>
      </w:r>
      <w:r w:rsidR="00E9572D" w:rsidRPr="007A06F5">
        <w:rPr>
          <w:rFonts w:ascii="Times New Roman" w:hAnsi="Times New Roman" w:cs="Times New Roman"/>
          <w:lang w:val="la-Latn"/>
        </w:rPr>
        <w:t>cente legislatore: „</w:t>
      </w:r>
      <w:r w:rsidRPr="007A06F5">
        <w:rPr>
          <w:rFonts w:ascii="Times New Roman" w:hAnsi="Times New Roman" w:cs="Times New Roman"/>
          <w:lang w:val="la-Latn"/>
        </w:rPr>
        <w:t>Non assu</w:t>
      </w:r>
      <w:r w:rsidR="0082229C" w:rsidRPr="007A06F5">
        <w:rPr>
          <w:rFonts w:ascii="Times New Roman" w:hAnsi="Times New Roman" w:cs="Times New Roman"/>
          <w:lang w:val="la-Latn"/>
        </w:rPr>
        <w:t>m</w:t>
      </w:r>
      <w:r w:rsidRPr="007A06F5">
        <w:rPr>
          <w:rFonts w:ascii="Times New Roman" w:hAnsi="Times New Roman" w:cs="Times New Roman"/>
          <w:lang w:val="la-Latn"/>
        </w:rPr>
        <w:t>as no</w:t>
      </w:r>
      <w:r w:rsidR="0082229C" w:rsidRPr="007A06F5">
        <w:rPr>
          <w:rFonts w:ascii="Times New Roman" w:hAnsi="Times New Roman" w:cs="Times New Roman"/>
          <w:lang w:val="la-Latn"/>
        </w:rPr>
        <w:t>m</w:t>
      </w:r>
      <w:r w:rsidRPr="007A06F5">
        <w:rPr>
          <w:rFonts w:ascii="Times New Roman" w:hAnsi="Times New Roman" w:cs="Times New Roman"/>
          <w:lang w:val="la-Latn"/>
        </w:rPr>
        <w:t>en Do</w:t>
      </w:r>
      <w:r w:rsidR="0082229C" w:rsidRPr="007A06F5">
        <w:rPr>
          <w:rFonts w:ascii="Times New Roman" w:hAnsi="Times New Roman" w:cs="Times New Roman"/>
          <w:lang w:val="la-Latn"/>
        </w:rPr>
        <w:t>m</w:t>
      </w:r>
      <w:r w:rsidRPr="007A06F5">
        <w:rPr>
          <w:rFonts w:ascii="Times New Roman" w:hAnsi="Times New Roman" w:cs="Times New Roman"/>
          <w:lang w:val="la-Latn"/>
        </w:rPr>
        <w:t>ini</w:t>
      </w:r>
      <w:r w:rsidR="00E9572D" w:rsidRPr="007A06F5">
        <w:rPr>
          <w:rFonts w:ascii="Times New Roman" w:hAnsi="Times New Roman" w:cs="Times New Roman"/>
          <w:lang w:val="la-Latn"/>
        </w:rPr>
        <w:t xml:space="preserve"> </w:t>
      </w:r>
      <w:r w:rsidRPr="007A06F5">
        <w:rPr>
          <w:rFonts w:ascii="Times New Roman" w:hAnsi="Times New Roman" w:cs="Times New Roman"/>
          <w:lang w:val="la-Latn"/>
        </w:rPr>
        <w:t>Dei tui in vanu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Non </w:t>
      </w:r>
      <w:r w:rsidR="00E9572D" w:rsidRPr="007A06F5">
        <w:rPr>
          <w:rFonts w:ascii="Times New Roman" w:hAnsi="Times New Roman" w:cs="Times New Roman"/>
          <w:lang w:val="la-Latn"/>
        </w:rPr>
        <w:t>enim</w:t>
      </w:r>
      <w:r w:rsidRPr="007A06F5">
        <w:rPr>
          <w:rFonts w:ascii="Times New Roman" w:hAnsi="Times New Roman" w:cs="Times New Roman"/>
          <w:lang w:val="la-Latn"/>
        </w:rPr>
        <w:t xml:space="preserve"> insontem habebit </w:t>
      </w:r>
      <w:r w:rsidR="00E9572D" w:rsidRPr="007A06F5">
        <w:rPr>
          <w:rFonts w:ascii="Times New Roman" w:hAnsi="Times New Roman" w:cs="Times New Roman"/>
          <w:lang w:val="la-Latn"/>
        </w:rPr>
        <w:t>eum Domi</w:t>
      </w:r>
      <w:r w:rsidRPr="007A06F5">
        <w:rPr>
          <w:rFonts w:ascii="Times New Roman" w:hAnsi="Times New Roman" w:cs="Times New Roman"/>
          <w:lang w:val="la-Latn"/>
        </w:rPr>
        <w:t>nus, qui assu</w:t>
      </w:r>
      <w:r w:rsidR="0082229C" w:rsidRPr="007A06F5">
        <w:rPr>
          <w:rFonts w:ascii="Times New Roman" w:hAnsi="Times New Roman" w:cs="Times New Roman"/>
          <w:lang w:val="la-Latn"/>
        </w:rPr>
        <w:t>m</w:t>
      </w:r>
      <w:r w:rsidRPr="007A06F5">
        <w:rPr>
          <w:rFonts w:ascii="Times New Roman" w:hAnsi="Times New Roman" w:cs="Times New Roman"/>
          <w:lang w:val="la-Latn"/>
        </w:rPr>
        <w:t>pserit no</w:t>
      </w:r>
      <w:r w:rsidR="0082229C" w:rsidRPr="007A06F5">
        <w:rPr>
          <w:rFonts w:ascii="Times New Roman" w:hAnsi="Times New Roman" w:cs="Times New Roman"/>
          <w:lang w:val="la-Latn"/>
        </w:rPr>
        <w:t>m</w:t>
      </w:r>
      <w:r w:rsidRPr="007A06F5">
        <w:rPr>
          <w:rFonts w:ascii="Times New Roman" w:hAnsi="Times New Roman" w:cs="Times New Roman"/>
          <w:lang w:val="la-Latn"/>
        </w:rPr>
        <w:t>en Dei sui frustra.</w:t>
      </w:r>
      <w:r w:rsidR="00E9572D" w:rsidRPr="007A06F5">
        <w:rPr>
          <w:rFonts w:ascii="Times New Roman" w:hAnsi="Times New Roman" w:cs="Times New Roman"/>
          <w:lang w:val="la-Latn"/>
        </w:rPr>
        <w:t>“</w:t>
      </w:r>
      <w:r w:rsidR="00AA6737" w:rsidRPr="007A06F5">
        <w:rPr>
          <w:rFonts w:ascii="Times New Roman" w:hAnsi="Times New Roman" w:cs="Times New Roman"/>
          <w:lang w:val="la-Latn"/>
        </w:rPr>
        <w:t xml:space="preserve"> </w:t>
      </w:r>
      <w:r w:rsidRPr="007A06F5">
        <w:rPr>
          <w:rFonts w:ascii="Times New Roman" w:hAnsi="Times New Roman" w:cs="Times New Roman"/>
          <w:lang w:val="la-Latn"/>
        </w:rPr>
        <w:t>Unde ips</w:t>
      </w:r>
      <w:r w:rsidR="00E9572D" w:rsidRPr="007A06F5">
        <w:rPr>
          <w:rFonts w:ascii="Times New Roman" w:hAnsi="Times New Roman" w:cs="Times New Roman"/>
          <w:lang w:val="la-Latn"/>
        </w:rPr>
        <w:t>a Veritas dicit in Evangclio</w:t>
      </w:r>
      <w:r w:rsidRPr="007A06F5">
        <w:rPr>
          <w:rFonts w:ascii="Times New Roman" w:hAnsi="Times New Roman" w:cs="Times New Roman"/>
          <w:lang w:val="la-Latn"/>
        </w:rPr>
        <w:t xml:space="preserve">: </w:t>
      </w:r>
      <w:r w:rsidR="00E9572D" w:rsidRPr="007A06F5">
        <w:rPr>
          <w:rFonts w:ascii="Times New Roman" w:hAnsi="Times New Roman" w:cs="Times New Roman"/>
          <w:lang w:val="la-Latn"/>
        </w:rPr>
        <w:t>„</w:t>
      </w:r>
      <w:r w:rsidRPr="007A06F5">
        <w:rPr>
          <w:rFonts w:ascii="Times New Roman" w:hAnsi="Times New Roman" w:cs="Times New Roman"/>
          <w:lang w:val="la-Latn"/>
        </w:rPr>
        <w:t>Nolit</w:t>
      </w:r>
      <w:r w:rsidR="00E9572D" w:rsidRPr="007A06F5">
        <w:rPr>
          <w:rFonts w:ascii="Times New Roman" w:hAnsi="Times New Roman" w:cs="Times New Roman"/>
          <w:lang w:val="la-Latn"/>
        </w:rPr>
        <w:t>e</w:t>
      </w:r>
      <w:r w:rsidR="00AA6737" w:rsidRPr="007A06F5">
        <w:rPr>
          <w:rFonts w:ascii="Times New Roman" w:hAnsi="Times New Roman" w:cs="Times New Roman"/>
          <w:lang w:val="la-Latn"/>
        </w:rPr>
        <w:t xml:space="preserve"> ju</w:t>
      </w:r>
      <w:r w:rsidRPr="007A06F5">
        <w:rPr>
          <w:rFonts w:ascii="Times New Roman" w:hAnsi="Times New Roman" w:cs="Times New Roman"/>
          <w:lang w:val="la-Latn"/>
        </w:rPr>
        <w:t>rare o</w:t>
      </w:r>
      <w:r w:rsidR="0082229C" w:rsidRPr="007A06F5">
        <w:rPr>
          <w:rFonts w:ascii="Times New Roman" w:hAnsi="Times New Roman" w:cs="Times New Roman"/>
          <w:lang w:val="la-Latn"/>
        </w:rPr>
        <w:t>m</w:t>
      </w:r>
      <w:r w:rsidR="00E9572D" w:rsidRPr="007A06F5">
        <w:rPr>
          <w:rFonts w:ascii="Times New Roman" w:hAnsi="Times New Roman" w:cs="Times New Roman"/>
          <w:lang w:val="la-Latn"/>
        </w:rPr>
        <w:t>n</w:t>
      </w:r>
      <w:r w:rsidRPr="007A06F5">
        <w:rPr>
          <w:rFonts w:ascii="Times New Roman" w:hAnsi="Times New Roman" w:cs="Times New Roman"/>
          <w:lang w:val="la-Latn"/>
        </w:rPr>
        <w:t>ino, n</w:t>
      </w:r>
      <w:r w:rsidR="00E9572D" w:rsidRPr="007A06F5">
        <w:rPr>
          <w:rFonts w:ascii="Times New Roman" w:hAnsi="Times New Roman" w:cs="Times New Roman"/>
          <w:lang w:val="la-Latn"/>
        </w:rPr>
        <w:t>e</w:t>
      </w:r>
      <w:r w:rsidRPr="007A06F5">
        <w:rPr>
          <w:rFonts w:ascii="Times New Roman" w:hAnsi="Times New Roman" w:cs="Times New Roman"/>
          <w:lang w:val="la-Latn"/>
        </w:rPr>
        <w:t>qu</w:t>
      </w:r>
      <w:r w:rsidR="00E9572D" w:rsidRPr="007A06F5">
        <w:rPr>
          <w:rFonts w:ascii="Times New Roman" w:hAnsi="Times New Roman" w:cs="Times New Roman"/>
          <w:lang w:val="la-Latn"/>
        </w:rPr>
        <w:t>e</w:t>
      </w:r>
      <w:r w:rsidRPr="007A06F5">
        <w:rPr>
          <w:rFonts w:ascii="Times New Roman" w:hAnsi="Times New Roman" w:cs="Times New Roman"/>
          <w:lang w:val="la-Latn"/>
        </w:rPr>
        <w:t xml:space="preserve"> per </w:t>
      </w:r>
      <w:r w:rsidR="00E9572D" w:rsidRPr="007A06F5">
        <w:rPr>
          <w:rFonts w:ascii="Times New Roman" w:hAnsi="Times New Roman" w:cs="Times New Roman"/>
          <w:lang w:val="la-Latn"/>
        </w:rPr>
        <w:t>cœ</w:t>
      </w:r>
      <w:r w:rsidRPr="007A06F5">
        <w:rPr>
          <w:rFonts w:ascii="Times New Roman" w:hAnsi="Times New Roman" w:cs="Times New Roman"/>
          <w:lang w:val="la-Latn"/>
        </w:rPr>
        <w:t>lu</w:t>
      </w:r>
      <w:r w:rsidR="0082229C" w:rsidRPr="007A06F5">
        <w:rPr>
          <w:rFonts w:ascii="Times New Roman" w:hAnsi="Times New Roman" w:cs="Times New Roman"/>
          <w:lang w:val="la-Latn"/>
        </w:rPr>
        <w:t>m</w:t>
      </w:r>
      <w:r w:rsidRPr="007A06F5">
        <w:rPr>
          <w:rFonts w:ascii="Times New Roman" w:hAnsi="Times New Roman" w:cs="Times New Roman"/>
          <w:lang w:val="la-Latn"/>
        </w:rPr>
        <w:t>, n</w:t>
      </w:r>
      <w:r w:rsidR="00E9572D" w:rsidRPr="007A06F5">
        <w:rPr>
          <w:rFonts w:ascii="Times New Roman" w:hAnsi="Times New Roman" w:cs="Times New Roman"/>
          <w:lang w:val="la-Latn"/>
        </w:rPr>
        <w:t>e</w:t>
      </w:r>
      <w:r w:rsidRPr="007A06F5">
        <w:rPr>
          <w:rFonts w:ascii="Times New Roman" w:hAnsi="Times New Roman" w:cs="Times New Roman"/>
          <w:lang w:val="la-Latn"/>
        </w:rPr>
        <w:t xml:space="preserve">que per </w:t>
      </w:r>
      <w:r w:rsidR="00C23BD9" w:rsidRPr="007A06F5">
        <w:rPr>
          <w:rFonts w:ascii="Times New Roman" w:hAnsi="Times New Roman" w:cs="Times New Roman"/>
          <w:lang w:val="la-Latn"/>
        </w:rPr>
        <w:t>ter</w:t>
      </w:r>
      <w:r w:rsidRPr="007A06F5">
        <w:rPr>
          <w:rFonts w:ascii="Times New Roman" w:hAnsi="Times New Roman" w:cs="Times New Roman"/>
          <w:lang w:val="la-Latn"/>
        </w:rPr>
        <w:t>ram,</w:t>
      </w:r>
      <w:r w:rsidR="00E9572D" w:rsidRPr="007A06F5">
        <w:rPr>
          <w:rFonts w:ascii="Times New Roman" w:hAnsi="Times New Roman" w:cs="Times New Roman"/>
          <w:lang w:val="la-Latn"/>
        </w:rPr>
        <w:t>“</w:t>
      </w:r>
      <w:r w:rsidRPr="007A06F5">
        <w:rPr>
          <w:rFonts w:ascii="Times New Roman" w:hAnsi="Times New Roman" w:cs="Times New Roman"/>
          <w:lang w:val="la-Latn"/>
        </w:rPr>
        <w:t xml:space="preserve"> etc. </w:t>
      </w:r>
      <w:r w:rsidR="00E9572D" w:rsidRPr="007A06F5">
        <w:rPr>
          <w:rFonts w:ascii="Times New Roman" w:hAnsi="Times New Roman" w:cs="Times New Roman"/>
          <w:lang w:val="la-Latn"/>
        </w:rPr>
        <w:t>H</w:t>
      </w:r>
      <w:r w:rsidRPr="007A06F5">
        <w:rPr>
          <w:rFonts w:ascii="Times New Roman" w:hAnsi="Times New Roman" w:cs="Times New Roman"/>
          <w:lang w:val="la-Latn"/>
        </w:rPr>
        <w:t>inc et in canone scriptu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est: </w:t>
      </w:r>
      <w:r w:rsidR="00AA6737" w:rsidRPr="007A06F5">
        <w:rPr>
          <w:rFonts w:ascii="Times New Roman" w:hAnsi="Times New Roman" w:cs="Times New Roman"/>
          <w:lang w:val="la-Latn"/>
        </w:rPr>
        <w:t>„Qui</w:t>
      </w:r>
      <w:r w:rsidRPr="007A06F5">
        <w:rPr>
          <w:rFonts w:ascii="Times New Roman" w:hAnsi="Times New Roman" w:cs="Times New Roman"/>
          <w:lang w:val="la-Latn"/>
        </w:rPr>
        <w:t>cunque vero sciens a se p</w:t>
      </w:r>
      <w:r w:rsidR="00AA6737" w:rsidRPr="007A06F5">
        <w:rPr>
          <w:rFonts w:ascii="Times New Roman" w:hAnsi="Times New Roman" w:cs="Times New Roman"/>
          <w:lang w:val="la-Latn"/>
        </w:rPr>
        <w:t>e</w:t>
      </w:r>
      <w:r w:rsidRPr="007A06F5">
        <w:rPr>
          <w:rFonts w:ascii="Times New Roman" w:hAnsi="Times New Roman" w:cs="Times New Roman"/>
          <w:lang w:val="la-Latn"/>
        </w:rPr>
        <w:t>rjurav</w:t>
      </w:r>
      <w:r w:rsidR="00AA6737" w:rsidRPr="007A06F5">
        <w:rPr>
          <w:rFonts w:ascii="Times New Roman" w:hAnsi="Times New Roman" w:cs="Times New Roman"/>
          <w:lang w:val="la-Latn"/>
        </w:rPr>
        <w:t>e</w:t>
      </w:r>
      <w:r w:rsidRPr="007A06F5">
        <w:rPr>
          <w:rFonts w:ascii="Times New Roman" w:hAnsi="Times New Roman" w:cs="Times New Roman"/>
          <w:lang w:val="la-Latn"/>
        </w:rPr>
        <w:t>rit, an</w:t>
      </w:r>
      <w:r w:rsidR="00AA6737" w:rsidRPr="007A06F5">
        <w:rPr>
          <w:rFonts w:ascii="Times New Roman" w:hAnsi="Times New Roman" w:cs="Times New Roman"/>
          <w:lang w:val="la-Latn"/>
        </w:rPr>
        <w:t>n</w:t>
      </w:r>
      <w:r w:rsidRPr="007A06F5">
        <w:rPr>
          <w:rFonts w:ascii="Times New Roman" w:hAnsi="Times New Roman" w:cs="Times New Roman"/>
          <w:lang w:val="la-Latn"/>
        </w:rPr>
        <w:t xml:space="preserve">os </w:t>
      </w:r>
      <w:r w:rsidR="00AA6737" w:rsidRPr="007A06F5">
        <w:rPr>
          <w:rFonts w:ascii="Times New Roman" w:hAnsi="Times New Roman" w:cs="Times New Roman"/>
          <w:lang w:val="la-Latn"/>
        </w:rPr>
        <w:t>VII</w:t>
      </w:r>
      <w:r w:rsidRPr="007A06F5">
        <w:rPr>
          <w:rFonts w:ascii="Times New Roman" w:hAnsi="Times New Roman" w:cs="Times New Roman"/>
          <w:lang w:val="la-Latn"/>
        </w:rPr>
        <w:t xml:space="preserve"> s</w:t>
      </w:r>
      <w:r w:rsidR="00AA6737" w:rsidRPr="007A06F5">
        <w:rPr>
          <w:rFonts w:ascii="Times New Roman" w:hAnsi="Times New Roman" w:cs="Times New Roman"/>
          <w:lang w:val="la-Latn"/>
        </w:rPr>
        <w:t xml:space="preserve">e </w:t>
      </w:r>
      <w:r w:rsidRPr="007A06F5">
        <w:rPr>
          <w:rFonts w:ascii="Times New Roman" w:hAnsi="Times New Roman" w:cs="Times New Roman"/>
          <w:lang w:val="la-Latn"/>
        </w:rPr>
        <w:t>p</w:t>
      </w:r>
      <w:r w:rsidR="00AA6737" w:rsidRPr="007A06F5">
        <w:rPr>
          <w:rFonts w:ascii="Times New Roman" w:hAnsi="Times New Roman" w:cs="Times New Roman"/>
          <w:lang w:val="la-Latn"/>
        </w:rPr>
        <w:t>œ</w:t>
      </w:r>
      <w:r w:rsidRPr="007A06F5">
        <w:rPr>
          <w:rFonts w:ascii="Times New Roman" w:hAnsi="Times New Roman" w:cs="Times New Roman"/>
          <w:lang w:val="la-Latn"/>
        </w:rPr>
        <w:t>nitenti</w:t>
      </w:r>
      <w:r w:rsidR="00AA6737" w:rsidRPr="007A06F5">
        <w:rPr>
          <w:rFonts w:ascii="Times New Roman" w:hAnsi="Times New Roman" w:cs="Times New Roman"/>
          <w:lang w:val="la-Latn"/>
        </w:rPr>
        <w:t>æ</w:t>
      </w:r>
      <w:r w:rsidRPr="007A06F5">
        <w:rPr>
          <w:rFonts w:ascii="Times New Roman" w:hAnsi="Times New Roman" w:cs="Times New Roman"/>
          <w:lang w:val="la-Latn"/>
        </w:rPr>
        <w:t xml:space="preserve"> subdat, et ita deinceps ad com</w:t>
      </w:r>
      <w:r w:rsidR="0082229C" w:rsidRPr="007A06F5">
        <w:rPr>
          <w:rFonts w:ascii="Times New Roman" w:hAnsi="Times New Roman" w:cs="Times New Roman"/>
          <w:lang w:val="la-Latn"/>
        </w:rPr>
        <w:t>m</w:t>
      </w:r>
      <w:r w:rsidRPr="007A06F5">
        <w:rPr>
          <w:rFonts w:ascii="Times New Roman" w:hAnsi="Times New Roman" w:cs="Times New Roman"/>
          <w:lang w:val="la-Latn"/>
        </w:rPr>
        <w:t>union</w:t>
      </w:r>
      <w:r w:rsidR="00AA6737" w:rsidRPr="007A06F5">
        <w:rPr>
          <w:rFonts w:ascii="Times New Roman" w:hAnsi="Times New Roman" w:cs="Times New Roman"/>
          <w:lang w:val="la-Latn"/>
        </w:rPr>
        <w:t xml:space="preserve">em </w:t>
      </w:r>
      <w:r w:rsidRPr="007A06F5">
        <w:rPr>
          <w:rFonts w:ascii="Times New Roman" w:hAnsi="Times New Roman" w:cs="Times New Roman"/>
          <w:lang w:val="la-Latn"/>
        </w:rPr>
        <w:t>revertatur.</w:t>
      </w:r>
      <w:r w:rsidR="00AA6737" w:rsidRPr="007A06F5">
        <w:rPr>
          <w:rFonts w:ascii="Times New Roman" w:hAnsi="Times New Roman" w:cs="Times New Roman"/>
          <w:lang w:val="la-Latn"/>
        </w:rPr>
        <w:t>“</w:t>
      </w:r>
      <w:r w:rsidRPr="007A06F5">
        <w:rPr>
          <w:rFonts w:ascii="Times New Roman" w:hAnsi="Times New Roman" w:cs="Times New Roman"/>
          <w:lang w:val="la-Latn"/>
        </w:rPr>
        <w:t xml:space="preserve"> lte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Ecb</w:t>
      </w:r>
      <w:r w:rsidR="00AA6737" w:rsidRPr="007A06F5">
        <w:rPr>
          <w:rFonts w:ascii="Times New Roman" w:hAnsi="Times New Roman" w:cs="Times New Roman"/>
          <w:lang w:val="la-Latn"/>
        </w:rPr>
        <w:t>e</w:t>
      </w:r>
      <w:r w:rsidRPr="007A06F5">
        <w:rPr>
          <w:rFonts w:ascii="Times New Roman" w:hAnsi="Times New Roman" w:cs="Times New Roman"/>
          <w:lang w:val="la-Latn"/>
        </w:rPr>
        <w:t>rtus Anglorum ep</w:t>
      </w:r>
      <w:r w:rsidR="00AA6737" w:rsidRPr="007A06F5">
        <w:rPr>
          <w:rFonts w:ascii="Times New Roman" w:hAnsi="Times New Roman" w:cs="Times New Roman"/>
          <w:lang w:val="la-Latn"/>
        </w:rPr>
        <w:t>i</w:t>
      </w:r>
      <w:r w:rsidRPr="007A06F5">
        <w:rPr>
          <w:rFonts w:ascii="Times New Roman" w:hAnsi="Times New Roman" w:cs="Times New Roman"/>
          <w:lang w:val="la-Latn"/>
        </w:rPr>
        <w:t>s</w:t>
      </w:r>
      <w:r w:rsidR="00AA6737" w:rsidRPr="007A06F5">
        <w:rPr>
          <w:rFonts w:ascii="Times New Roman" w:hAnsi="Times New Roman" w:cs="Times New Roman"/>
          <w:lang w:val="la-Latn"/>
        </w:rPr>
        <w:t>c</w:t>
      </w:r>
      <w:r w:rsidR="006B69B8" w:rsidRPr="007A06F5">
        <w:rPr>
          <w:rFonts w:ascii="Times New Roman" w:hAnsi="Times New Roman" w:cs="Times New Roman"/>
          <w:lang w:val="la-Latn"/>
        </w:rPr>
        <w:t>o</w:t>
      </w:r>
      <w:r w:rsidR="00A43E97" w:rsidRPr="007A06F5">
        <w:rPr>
          <w:rFonts w:ascii="Times New Roman" w:hAnsi="Times New Roman" w:cs="Times New Roman"/>
          <w:lang w:val="la-Latn"/>
        </w:rPr>
        <w:t>pus definit ita dicens</w:t>
      </w:r>
      <w:r w:rsidRPr="007A06F5">
        <w:rPr>
          <w:rFonts w:ascii="Times New Roman" w:hAnsi="Times New Roman" w:cs="Times New Roman"/>
          <w:lang w:val="la-Latn"/>
        </w:rPr>
        <w:t xml:space="preserve">: </w:t>
      </w:r>
      <w:r w:rsidR="00A43E97" w:rsidRPr="007A06F5">
        <w:rPr>
          <w:rFonts w:ascii="Times New Roman" w:hAnsi="Times New Roman" w:cs="Times New Roman"/>
          <w:lang w:val="la-Latn"/>
        </w:rPr>
        <w:t>„</w:t>
      </w:r>
      <w:r w:rsidRPr="007A06F5">
        <w:rPr>
          <w:rFonts w:ascii="Times New Roman" w:hAnsi="Times New Roman" w:cs="Times New Roman"/>
          <w:lang w:val="la-Latn"/>
        </w:rPr>
        <w:t>Qui juramentum in ecclesia</w:t>
      </w:r>
      <w:r w:rsidR="00A43E97" w:rsidRPr="007A06F5">
        <w:rPr>
          <w:rFonts w:ascii="Times New Roman" w:hAnsi="Times New Roman" w:cs="Times New Roman"/>
          <w:lang w:val="la-Latn"/>
        </w:rPr>
        <w:t xml:space="preserve"> fecerit, aut in Evangelio, si ve in reliquiis sancto- rum, VII annos: alii judicant XI. Si vero in manu episcopi, aut presbyteri, vel diaconi, seu in cruce posita consecrata, unum annum pœniteat; alii VII annos judicant. Et in cruce non consecrata, 1 annum</w:t>
      </w:r>
      <w:r w:rsidR="006B258C" w:rsidRPr="007A06F5">
        <w:rPr>
          <w:rFonts w:ascii="Times New Roman" w:hAnsi="Times New Roman" w:cs="Times New Roman"/>
          <w:lang w:val="la-Latn"/>
        </w:rPr>
        <w:t xml:space="preserve"> pœniteat, vel VII menses, ut alii judicant. Qui autem seductus ignorans, et postea cognoscit, unum</w:t>
      </w:r>
      <w:r w:rsidR="00EF769B" w:rsidRPr="007A06F5">
        <w:rPr>
          <w:rFonts w:ascii="Times New Roman" w:hAnsi="Times New Roman" w:cs="Times New Roman"/>
          <w:lang w:val="la-Latn"/>
        </w:rPr>
        <w:t xml:space="preserve"> annum, vel tres quadragesimas pœniteat. Si quis coactus pro qualibet necessitate, tres quadragesimas, alii annos tres</w:t>
      </w:r>
      <w:r w:rsidR="00DC067A" w:rsidRPr="007A06F5">
        <w:rPr>
          <w:rFonts w:ascii="Times New Roman" w:hAnsi="Times New Roman" w:cs="Times New Roman"/>
          <w:lang w:val="la-Latn"/>
        </w:rPr>
        <w:t>: unu</w:t>
      </w:r>
      <w:r w:rsidR="00EF769B" w:rsidRPr="007A06F5">
        <w:rPr>
          <w:rFonts w:ascii="Times New Roman" w:hAnsi="Times New Roman" w:cs="Times New Roman"/>
          <w:lang w:val="la-Latn"/>
        </w:rPr>
        <w:t xml:space="preserve">m ex his in pane et aqua, ut alii judicant. Item </w:t>
      </w:r>
      <w:r w:rsidR="006837D3" w:rsidRPr="007A06F5">
        <w:rPr>
          <w:rFonts w:ascii="Times New Roman" w:hAnsi="Times New Roman" w:cs="Times New Roman"/>
          <w:lang w:val="la-Latn"/>
        </w:rPr>
        <w:t>perjurium</w:t>
      </w:r>
      <w:r w:rsidR="00DC067A" w:rsidRPr="007A06F5">
        <w:rPr>
          <w:rFonts w:ascii="Times New Roman" w:hAnsi="Times New Roman" w:cs="Times New Roman"/>
          <w:lang w:val="la-Latn"/>
        </w:rPr>
        <w:t xml:space="preserve">, III annos pœniteat. Qui suspicatur quod perjurus in juramentum </w:t>
      </w:r>
      <w:r w:rsidR="00EF769B" w:rsidRPr="007A06F5">
        <w:rPr>
          <w:rFonts w:ascii="Times New Roman" w:hAnsi="Times New Roman" w:cs="Times New Roman"/>
          <w:lang w:val="la-Latn"/>
        </w:rPr>
        <w:t>ducitur, sed tame</w:t>
      </w:r>
      <w:r w:rsidR="00DC067A" w:rsidRPr="007A06F5">
        <w:rPr>
          <w:rFonts w:ascii="Times New Roman" w:hAnsi="Times New Roman" w:cs="Times New Roman"/>
          <w:lang w:val="la-Latn"/>
        </w:rPr>
        <w:t>n</w:t>
      </w:r>
      <w:r w:rsidR="00EF769B" w:rsidRPr="007A06F5">
        <w:rPr>
          <w:rFonts w:ascii="Times New Roman" w:hAnsi="Times New Roman" w:cs="Times New Roman"/>
          <w:lang w:val="la-Latn"/>
        </w:rPr>
        <w:t xml:space="preserve"> per consensum jurat, duos annos</w:t>
      </w:r>
      <w:r w:rsidR="00DC067A" w:rsidRPr="007A06F5">
        <w:rPr>
          <w:rFonts w:ascii="Times New Roman" w:hAnsi="Times New Roman" w:cs="Times New Roman"/>
          <w:lang w:val="la-Latn"/>
        </w:rPr>
        <w:t xml:space="preserve"> pœniteat; sed quia in multis Iocis ab his qui per avaritiam terrenæ possessionis et ecclesiastici ordinis pretium dant, ut terrenarum rerum sibi abun-</w:t>
      </w:r>
      <w:r w:rsidR="006B69B8" w:rsidRPr="007A06F5">
        <w:rPr>
          <w:rFonts w:ascii="Times New Roman" w:hAnsi="Times New Roman" w:cs="Times New Roman"/>
          <w:lang w:val="la-Latn"/>
        </w:rPr>
        <w:t xml:space="preserve"> dantiam inde acquirant, sæpe perjurium fit illis qui hoc scandalo decipiuritur, justum est ut illis qui hoc faciunt, condicta vindicta retribuatur. Nam de talibus ita statutum est in canonibus.“</w:t>
      </w:r>
    </w:p>
    <w:p w14:paraId="5E50CA9A" w14:textId="77777777" w:rsidR="006B69B8" w:rsidRPr="007A06F5" w:rsidRDefault="006B69B8" w:rsidP="006B69B8">
      <w:pPr>
        <w:spacing w:after="120" w:line="240" w:lineRule="auto"/>
        <w:rPr>
          <w:rFonts w:ascii="Times New Roman" w:hAnsi="Times New Roman" w:cs="Times New Roman"/>
          <w:lang w:val="la-Latn"/>
        </w:rPr>
      </w:pPr>
      <w:r w:rsidRPr="007A06F5">
        <w:rPr>
          <w:rFonts w:ascii="Times New Roman" w:hAnsi="Times New Roman" w:cs="Times New Roman"/>
          <w:lang w:val="la-Latn"/>
        </w:rPr>
        <w:t>CAPUT XIX.</w:t>
      </w:r>
    </w:p>
    <w:p w14:paraId="5C7958A0" w14:textId="77777777" w:rsidR="006B69B8" w:rsidRPr="007A06F5" w:rsidRDefault="006B69B8" w:rsidP="006B69B8">
      <w:pPr>
        <w:spacing w:after="120" w:line="240" w:lineRule="auto"/>
        <w:rPr>
          <w:rFonts w:ascii="Times New Roman" w:hAnsi="Times New Roman" w:cs="Times New Roman"/>
          <w:lang w:val="la-Latn"/>
        </w:rPr>
      </w:pPr>
      <w:r w:rsidRPr="007A06F5">
        <w:rPr>
          <w:rFonts w:ascii="Times New Roman" w:hAnsi="Times New Roman" w:cs="Times New Roman"/>
          <w:lang w:val="la-Latn"/>
        </w:rPr>
        <w:t>De episcopis sive presbyteris qui per pretium gradum et ecclesiam acquisierunt.</w:t>
      </w:r>
    </w:p>
    <w:p w14:paraId="3649D46F" w14:textId="77777777" w:rsidR="006B69B8" w:rsidRPr="007A06F5" w:rsidRDefault="006B69B8" w:rsidP="006B69B8">
      <w:pPr>
        <w:spacing w:after="120" w:line="240" w:lineRule="auto"/>
        <w:rPr>
          <w:rFonts w:ascii="Times New Roman" w:hAnsi="Times New Roman" w:cs="Times New Roman"/>
          <w:lang w:val="la-Latn"/>
        </w:rPr>
      </w:pPr>
      <w:commentRangeStart w:id="132"/>
      <w:r w:rsidRPr="007A06F5">
        <w:rPr>
          <w:rFonts w:ascii="Times New Roman" w:hAnsi="Times New Roman" w:cs="Times New Roman"/>
          <w:lang w:val="la-Latn"/>
        </w:rPr>
        <w:t>In synodo Rhemensi</w:t>
      </w:r>
      <w:commentRangeEnd w:id="132"/>
      <w:r w:rsidR="00C6522F" w:rsidRPr="007A06F5">
        <w:rPr>
          <w:rStyle w:val="Odkaznakoment"/>
          <w:rFonts w:ascii="Times New Roman" w:hAnsi="Times New Roman" w:cs="Times New Roman"/>
          <w:lang w:val="la-Latn"/>
        </w:rPr>
        <w:commentReference w:id="132"/>
      </w:r>
      <w:r w:rsidRPr="007A06F5">
        <w:rPr>
          <w:rFonts w:ascii="Times New Roman" w:hAnsi="Times New Roman" w:cs="Times New Roman"/>
          <w:lang w:val="la-Latn"/>
        </w:rPr>
        <w:t xml:space="preserve">, cap. 21, scriptum est: „Quicunque presbyter per pretium, gradum acquisierit, deponatur.“ Ex concilio Aurelianensi, cap.10: „Ut nullus presbyter ad introitum ecclesiæ xenia donet.“ In concilio Turonensi, sive Mogguntinensi, cap. 15, scriptum est: „Quicunque presbyter per pretium ecclesiam fuerit adeptus, omnimodo deponatur, quoniam et ille contra ecclesiasticæ regulæ disciplinam agere dignoscitur. Item et ille deponatur, qui alium presbyterum legitime ad ecclesiam ordinatum, per pecuniam expulerit, eamque sibi taliter vindicaverit, dum est. Idemque </w:t>
      </w:r>
      <w:commentRangeStart w:id="133"/>
      <w:r w:rsidRPr="007A06F5">
        <w:rPr>
          <w:rFonts w:ascii="Times New Roman" w:hAnsi="Times New Roman" w:cs="Times New Roman"/>
          <w:lang w:val="la-Latn"/>
        </w:rPr>
        <w:t>interdicendum videtur clericis, sive laicis, ne quis cullibet presbytero præsumat dare ecclesiam sine liceniia et consensu episcopi</w:t>
      </w:r>
      <w:commentRangeEnd w:id="133"/>
      <w:r w:rsidRPr="007A06F5">
        <w:rPr>
          <w:rStyle w:val="Odkaznakoment"/>
          <w:rFonts w:ascii="Times New Roman" w:hAnsi="Times New Roman" w:cs="Times New Roman"/>
          <w:lang w:val="la-Latn"/>
        </w:rPr>
        <w:commentReference w:id="133"/>
      </w:r>
      <w:r w:rsidRPr="007A06F5">
        <w:rPr>
          <w:rFonts w:ascii="Times New Roman" w:hAnsi="Times New Roman" w:cs="Times New Roman"/>
          <w:lang w:val="la-Latn"/>
        </w:rPr>
        <w:t xml:space="preserve"> sui.“</w:t>
      </w:r>
    </w:p>
    <w:p w14:paraId="496765CA" w14:textId="752BF58B" w:rsidR="006B69B8" w:rsidRPr="007A06F5" w:rsidRDefault="00C6522F" w:rsidP="006B69B8">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CAPUT </w:t>
      </w:r>
      <w:commentRangeStart w:id="134"/>
      <w:r w:rsidRPr="007A06F5">
        <w:rPr>
          <w:rFonts w:ascii="Times New Roman" w:hAnsi="Times New Roman" w:cs="Times New Roman"/>
          <w:lang w:val="la-Latn"/>
        </w:rPr>
        <w:t>XX</w:t>
      </w:r>
      <w:commentRangeEnd w:id="134"/>
      <w:r w:rsidRPr="007A06F5">
        <w:rPr>
          <w:rStyle w:val="Odkaznakoment"/>
          <w:rFonts w:ascii="Times New Roman" w:hAnsi="Times New Roman" w:cs="Times New Roman"/>
          <w:lang w:val="la-Latn"/>
        </w:rPr>
        <w:commentReference w:id="134"/>
      </w:r>
      <w:r w:rsidRPr="007A06F5">
        <w:rPr>
          <w:rFonts w:ascii="Times New Roman" w:hAnsi="Times New Roman" w:cs="Times New Roman"/>
          <w:lang w:val="la-Latn"/>
        </w:rPr>
        <w:t>.</w:t>
      </w:r>
    </w:p>
    <w:p w14:paraId="1EB8CA74" w14:textId="77777777" w:rsidR="006B69B8" w:rsidRPr="007A06F5" w:rsidRDefault="006B69B8" w:rsidP="006B69B8">
      <w:pPr>
        <w:spacing w:after="120" w:line="240" w:lineRule="auto"/>
        <w:rPr>
          <w:rFonts w:ascii="Times New Roman" w:hAnsi="Times New Roman" w:cs="Times New Roman"/>
          <w:lang w:val="la-Latn"/>
        </w:rPr>
      </w:pPr>
      <w:r w:rsidRPr="007A06F5">
        <w:rPr>
          <w:rFonts w:ascii="Times New Roman" w:hAnsi="Times New Roman" w:cs="Times New Roman"/>
          <w:lang w:val="la-Latn"/>
        </w:rPr>
        <w:t>De incestis conjunctionibus, et de eo qui fìliolam suam vel matrem duxerrit uxorem.</w:t>
      </w:r>
    </w:p>
    <w:p w14:paraId="323B9657" w14:textId="77777777" w:rsidR="006B69B8" w:rsidRPr="007A06F5" w:rsidRDefault="006B69B8" w:rsidP="006B69B8">
      <w:pPr>
        <w:spacing w:after="120" w:line="240" w:lineRule="auto"/>
        <w:rPr>
          <w:rFonts w:ascii="Times New Roman" w:hAnsi="Times New Roman" w:cs="Times New Roman"/>
          <w:lang w:val="la-Latn"/>
        </w:rPr>
      </w:pPr>
      <w:r w:rsidRPr="007A06F5">
        <w:rPr>
          <w:rFonts w:ascii="Times New Roman" w:hAnsi="Times New Roman" w:cs="Times New Roman"/>
          <w:lang w:val="la-Latn"/>
        </w:rPr>
        <w:t>De incestis autem conjunctionibus in concilio Agathensi, cap. 61, ita scriptum est: „lncestis conjugiis nihil prorsus veni reseirvamus, nisi cum adulterium separatione sanaverint. lncestos vero nullo conjugii nomine censendos, quos etiam designare funestum est, hos esse censemus. Si quis relictam fratris, quæ pene prius soror exstiterat, carnali conjunctione violaverit; si quis fratris germanam uxorem acceperit; si quis novercam duxerit; si quis consobrinæ se suæ sociaverit, quod ita præsenti tempore prohibemus, ut ea, quæ sunt ante nos constituta, non dissolvamus. Si quis relictæ vel filiæ avunculi miscetur, aut patris filiæ, vel privignæ suæ concubitu polluitur; sane quibus conjunctio illicita interdicitur, habebunt ineundi melioris conjugii libertatem.“</w:t>
      </w:r>
    </w:p>
    <w:p w14:paraId="6FDAD3DA" w14:textId="1DBDE1C7" w:rsidR="00DC067A" w:rsidRPr="007A06F5" w:rsidRDefault="00DB5CDB" w:rsidP="00DC067A">
      <w:pPr>
        <w:spacing w:after="120" w:line="240" w:lineRule="auto"/>
        <w:rPr>
          <w:rFonts w:ascii="Times New Roman" w:hAnsi="Times New Roman" w:cs="Times New Roman"/>
          <w:lang w:val="la-Latn"/>
        </w:rPr>
      </w:pPr>
      <w:r w:rsidRPr="007A06F5">
        <w:rPr>
          <w:rFonts w:ascii="Times New Roman" w:hAnsi="Times New Roman" w:cs="Times New Roman"/>
          <w:lang w:val="la-Latn"/>
        </w:rPr>
        <w:t>Item, de eisdem in concilii Aurelianensis, cap. 14, scriptum est</w:t>
      </w:r>
      <w:r w:rsidR="00D9225B" w:rsidRPr="007A06F5">
        <w:rPr>
          <w:rFonts w:ascii="Times New Roman" w:hAnsi="Times New Roman" w:cs="Times New Roman"/>
          <w:lang w:val="la-Latn"/>
        </w:rPr>
        <w:t xml:space="preserve">: </w:t>
      </w:r>
      <w:r w:rsidRPr="007A06F5">
        <w:rPr>
          <w:rFonts w:ascii="Times New Roman" w:hAnsi="Times New Roman" w:cs="Times New Roman"/>
          <w:lang w:val="la-Latn"/>
        </w:rPr>
        <w:t>„Ne frater super torum defuncti fratris ascendat; ne quisquam amissa uxore sorori audeat se sociare. Quod si fecerit, ab ecclesiastica districtione feriatur.“</w:t>
      </w:r>
    </w:p>
    <w:p w14:paraId="005243F9" w14:textId="1E4793F4"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DB5CDB" w:rsidRPr="007A06F5">
        <w:rPr>
          <w:rFonts w:ascii="Times New Roman" w:hAnsi="Times New Roman" w:cs="Times New Roman"/>
          <w:lang w:val="la-Latn"/>
        </w:rPr>
        <w:t>t</w:t>
      </w:r>
      <w:r w:rsidRPr="007A06F5">
        <w:rPr>
          <w:rFonts w:ascii="Times New Roman" w:hAnsi="Times New Roman" w:cs="Times New Roman"/>
          <w:lang w:val="la-Latn"/>
        </w:rPr>
        <w:t>e</w:t>
      </w:r>
      <w:r w:rsidR="00DB5CD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DB5CDB" w:rsidRPr="007A06F5">
        <w:rPr>
          <w:rFonts w:ascii="Times New Roman" w:hAnsi="Times New Roman" w:cs="Times New Roman"/>
          <w:lang w:val="la-Latn"/>
        </w:rPr>
        <w:t>d</w:t>
      </w:r>
      <w:r w:rsidRPr="007A06F5">
        <w:rPr>
          <w:rFonts w:ascii="Times New Roman" w:hAnsi="Times New Roman" w:cs="Times New Roman"/>
          <w:lang w:val="la-Latn"/>
        </w:rPr>
        <w:t>e iisde</w:t>
      </w:r>
      <w:r w:rsidR="00DB5CDB" w:rsidRPr="007A06F5">
        <w:rPr>
          <w:rFonts w:ascii="Times New Roman" w:hAnsi="Times New Roman" w:cs="Times New Roman"/>
          <w:lang w:val="la-Latn"/>
        </w:rPr>
        <w:t>m in concilio Ilerden</w:t>
      </w:r>
      <w:r w:rsidRPr="007A06F5">
        <w:rPr>
          <w:rFonts w:ascii="Times New Roman" w:hAnsi="Times New Roman" w:cs="Times New Roman"/>
          <w:lang w:val="la-Latn"/>
        </w:rPr>
        <w:t>si, cap</w:t>
      </w:r>
      <w:r w:rsidR="00DB5CDB" w:rsidRPr="007A06F5">
        <w:rPr>
          <w:rFonts w:ascii="Times New Roman" w:hAnsi="Times New Roman" w:cs="Times New Roman"/>
          <w:lang w:val="la-Latn"/>
        </w:rPr>
        <w:t>. 4: „</w:t>
      </w:r>
      <w:r w:rsidRPr="007A06F5">
        <w:rPr>
          <w:rFonts w:ascii="Times New Roman" w:hAnsi="Times New Roman" w:cs="Times New Roman"/>
          <w:lang w:val="la-Latn"/>
        </w:rPr>
        <w:t xml:space="preserve">Qui </w:t>
      </w:r>
      <w:r w:rsidR="00DB5CDB" w:rsidRPr="007A06F5">
        <w:rPr>
          <w:rFonts w:ascii="Times New Roman" w:hAnsi="Times New Roman" w:cs="Times New Roman"/>
          <w:lang w:val="la-Latn"/>
        </w:rPr>
        <w:t>se</w:t>
      </w:r>
      <w:r w:rsidRPr="007A06F5">
        <w:rPr>
          <w:rFonts w:ascii="Times New Roman" w:hAnsi="Times New Roman" w:cs="Times New Roman"/>
          <w:lang w:val="la-Latn"/>
        </w:rPr>
        <w:t xml:space="preserve"> incesti p</w:t>
      </w:r>
      <w:r w:rsidR="00DB5CDB" w:rsidRPr="007A06F5">
        <w:rPr>
          <w:rFonts w:ascii="Times New Roman" w:hAnsi="Times New Roman" w:cs="Times New Roman"/>
          <w:lang w:val="la-Latn"/>
        </w:rPr>
        <w:t>ollut</w:t>
      </w:r>
      <w:r w:rsidRPr="007A06F5">
        <w:rPr>
          <w:rFonts w:ascii="Times New Roman" w:hAnsi="Times New Roman" w:cs="Times New Roman"/>
          <w:lang w:val="la-Latn"/>
        </w:rPr>
        <w:t xml:space="preserve">ione </w:t>
      </w:r>
      <w:r w:rsidR="00DB5CDB" w:rsidRPr="007A06F5">
        <w:rPr>
          <w:rFonts w:ascii="Times New Roman" w:hAnsi="Times New Roman" w:cs="Times New Roman"/>
          <w:lang w:val="la-Latn"/>
        </w:rPr>
        <w:t xml:space="preserve">commaculant, placuit, </w:t>
      </w:r>
      <w:r w:rsidRPr="007A06F5">
        <w:rPr>
          <w:rFonts w:ascii="Times New Roman" w:hAnsi="Times New Roman" w:cs="Times New Roman"/>
          <w:lang w:val="la-Latn"/>
        </w:rPr>
        <w:t>quo</w:t>
      </w:r>
      <w:r w:rsidR="00DB5CDB" w:rsidRPr="007A06F5">
        <w:rPr>
          <w:rFonts w:ascii="Times New Roman" w:hAnsi="Times New Roman" w:cs="Times New Roman"/>
          <w:lang w:val="la-Latn"/>
        </w:rPr>
        <w:t>usque in ipso detestando et ill</w:t>
      </w:r>
      <w:r w:rsidRPr="007A06F5">
        <w:rPr>
          <w:rFonts w:ascii="Times New Roman" w:hAnsi="Times New Roman" w:cs="Times New Roman"/>
          <w:lang w:val="la-Latn"/>
        </w:rPr>
        <w:t>ici</w:t>
      </w:r>
      <w:r w:rsidR="00DB5CDB" w:rsidRPr="007A06F5">
        <w:rPr>
          <w:rFonts w:ascii="Times New Roman" w:hAnsi="Times New Roman" w:cs="Times New Roman"/>
          <w:lang w:val="la-Latn"/>
        </w:rPr>
        <w:t>t</w:t>
      </w:r>
      <w:r w:rsidRPr="007A06F5">
        <w:rPr>
          <w:rFonts w:ascii="Times New Roman" w:hAnsi="Times New Roman" w:cs="Times New Roman"/>
          <w:lang w:val="la-Latn"/>
        </w:rPr>
        <w:t>o ca</w:t>
      </w:r>
      <w:r w:rsidR="00DB5CDB" w:rsidRPr="007A06F5">
        <w:rPr>
          <w:rFonts w:ascii="Times New Roman" w:hAnsi="Times New Roman" w:cs="Times New Roman"/>
          <w:lang w:val="la-Latn"/>
        </w:rPr>
        <w:t>rn</w:t>
      </w:r>
      <w:r w:rsidRPr="007A06F5">
        <w:rPr>
          <w:rFonts w:ascii="Times New Roman" w:hAnsi="Times New Roman" w:cs="Times New Roman"/>
          <w:lang w:val="la-Latn"/>
        </w:rPr>
        <w:t>is co</w:t>
      </w:r>
      <w:r w:rsidR="00DB5CDB" w:rsidRPr="007A06F5">
        <w:rPr>
          <w:rFonts w:ascii="Times New Roman" w:hAnsi="Times New Roman" w:cs="Times New Roman"/>
          <w:lang w:val="la-Latn"/>
        </w:rPr>
        <w:t>ntub</w:t>
      </w:r>
      <w:r w:rsidRPr="007A06F5">
        <w:rPr>
          <w:rFonts w:ascii="Times New Roman" w:hAnsi="Times New Roman" w:cs="Times New Roman"/>
          <w:lang w:val="la-Latn"/>
        </w:rPr>
        <w:t xml:space="preserve">ernio </w:t>
      </w:r>
      <w:r w:rsidR="00DB5CDB" w:rsidRPr="007A06F5">
        <w:rPr>
          <w:rFonts w:ascii="Times New Roman" w:hAnsi="Times New Roman" w:cs="Times New Roman"/>
          <w:lang w:val="la-Latn"/>
        </w:rPr>
        <w:t>per</w:t>
      </w:r>
      <w:r w:rsidRPr="007A06F5">
        <w:rPr>
          <w:rFonts w:ascii="Times New Roman" w:hAnsi="Times New Roman" w:cs="Times New Roman"/>
          <w:lang w:val="la-Latn"/>
        </w:rPr>
        <w:t>rse</w:t>
      </w:r>
      <w:r w:rsidR="00DB5CDB" w:rsidRPr="007A06F5">
        <w:rPr>
          <w:rFonts w:ascii="Times New Roman" w:hAnsi="Times New Roman" w:cs="Times New Roman"/>
          <w:lang w:val="la-Latn"/>
        </w:rPr>
        <w:t>v</w:t>
      </w:r>
      <w:r w:rsidRPr="007A06F5">
        <w:rPr>
          <w:rFonts w:ascii="Times New Roman" w:hAnsi="Times New Roman" w:cs="Times New Roman"/>
          <w:lang w:val="la-Latn"/>
        </w:rPr>
        <w:t xml:space="preserve">erant, usque ad </w:t>
      </w:r>
      <w:r w:rsidR="0082229C" w:rsidRPr="007A06F5">
        <w:rPr>
          <w:rFonts w:ascii="Times New Roman" w:hAnsi="Times New Roman" w:cs="Times New Roman"/>
          <w:lang w:val="la-Latn"/>
        </w:rPr>
        <w:t>m</w:t>
      </w:r>
      <w:r w:rsidRPr="007A06F5">
        <w:rPr>
          <w:rFonts w:ascii="Times New Roman" w:hAnsi="Times New Roman" w:cs="Times New Roman"/>
          <w:lang w:val="la-Latn"/>
        </w:rPr>
        <w:t>iss</w:t>
      </w:r>
      <w:r w:rsidR="00DB5CDB" w:rsidRPr="007A06F5">
        <w:rPr>
          <w:rFonts w:ascii="Times New Roman" w:hAnsi="Times New Roman" w:cs="Times New Roman"/>
          <w:lang w:val="la-Latn"/>
        </w:rPr>
        <w:t>am</w:t>
      </w:r>
      <w:r w:rsidRPr="007A06F5">
        <w:rPr>
          <w:rFonts w:ascii="Times New Roman" w:hAnsi="Times New Roman" w:cs="Times New Roman"/>
          <w:lang w:val="la-Latn"/>
        </w:rPr>
        <w:t xml:space="preserve"> </w:t>
      </w:r>
      <w:r w:rsidR="00DB5CDB" w:rsidRPr="007A06F5">
        <w:rPr>
          <w:rFonts w:ascii="Times New Roman" w:hAnsi="Times New Roman" w:cs="Times New Roman"/>
          <w:lang w:val="la-Latn"/>
        </w:rPr>
        <w:t>t</w:t>
      </w:r>
      <w:r w:rsidRPr="007A06F5">
        <w:rPr>
          <w:rFonts w:ascii="Times New Roman" w:hAnsi="Times New Roman" w:cs="Times New Roman"/>
          <w:lang w:val="la-Latn"/>
        </w:rPr>
        <w:t>an</w:t>
      </w:r>
      <w:r w:rsidR="00DB5CDB" w:rsidRPr="007A06F5">
        <w:rPr>
          <w:rFonts w:ascii="Times New Roman" w:hAnsi="Times New Roman" w:cs="Times New Roman"/>
          <w:lang w:val="la-Latn"/>
        </w:rPr>
        <w:t>t</w:t>
      </w:r>
      <w:r w:rsidRPr="007A06F5">
        <w:rPr>
          <w:rFonts w:ascii="Times New Roman" w:hAnsi="Times New Roman" w:cs="Times New Roman"/>
          <w:lang w:val="la-Latn"/>
        </w:rPr>
        <w:t>u</w:t>
      </w:r>
      <w:r w:rsidR="0082229C" w:rsidRPr="007A06F5">
        <w:rPr>
          <w:rFonts w:ascii="Times New Roman" w:hAnsi="Times New Roman" w:cs="Times New Roman"/>
          <w:lang w:val="la-Latn"/>
        </w:rPr>
        <w:t>m</w:t>
      </w:r>
      <w:r w:rsidR="00DB5CDB" w:rsidRPr="007A06F5">
        <w:rPr>
          <w:rFonts w:ascii="Times New Roman" w:hAnsi="Times New Roman" w:cs="Times New Roman"/>
          <w:lang w:val="la-Latn"/>
        </w:rPr>
        <w:t xml:space="preserve"> cate</w:t>
      </w:r>
      <w:r w:rsidRPr="007A06F5">
        <w:rPr>
          <w:rFonts w:ascii="Times New Roman" w:hAnsi="Times New Roman" w:cs="Times New Roman"/>
          <w:lang w:val="la-Latn"/>
        </w:rPr>
        <w:t>c</w:t>
      </w:r>
      <w:r w:rsidR="00DB5CDB" w:rsidRPr="007A06F5">
        <w:rPr>
          <w:rFonts w:ascii="Times New Roman" w:hAnsi="Times New Roman" w:cs="Times New Roman"/>
          <w:lang w:val="la-Latn"/>
        </w:rPr>
        <w:t>hume</w:t>
      </w:r>
      <w:r w:rsidRPr="007A06F5">
        <w:rPr>
          <w:rFonts w:ascii="Times New Roman" w:hAnsi="Times New Roman" w:cs="Times New Roman"/>
          <w:lang w:val="la-Latn"/>
        </w:rPr>
        <w:t>noru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w:t>
      </w:r>
      <w:r w:rsidR="00DB5CDB" w:rsidRPr="007A06F5">
        <w:rPr>
          <w:rFonts w:ascii="Times New Roman" w:hAnsi="Times New Roman" w:cs="Times New Roman"/>
          <w:lang w:val="la-Latn"/>
        </w:rPr>
        <w:t>e</w:t>
      </w:r>
      <w:r w:rsidRPr="007A06F5">
        <w:rPr>
          <w:rFonts w:ascii="Times New Roman" w:hAnsi="Times New Roman" w:cs="Times New Roman"/>
          <w:lang w:val="la-Latn"/>
        </w:rPr>
        <w:t>cclesia per</w:t>
      </w:r>
      <w:r w:rsidR="00DB5CDB" w:rsidRPr="007A06F5">
        <w:rPr>
          <w:rFonts w:ascii="Times New Roman" w:hAnsi="Times New Roman" w:cs="Times New Roman"/>
          <w:lang w:val="la-Latn"/>
        </w:rPr>
        <w:t>m</w:t>
      </w:r>
      <w:r w:rsidRPr="007A06F5">
        <w:rPr>
          <w:rFonts w:ascii="Times New Roman" w:hAnsi="Times New Roman" w:cs="Times New Roman"/>
          <w:lang w:val="la-Latn"/>
        </w:rPr>
        <w:t>ittant</w:t>
      </w:r>
      <w:r w:rsidR="00DB5CDB" w:rsidRPr="007A06F5">
        <w:rPr>
          <w:rFonts w:ascii="Times New Roman" w:hAnsi="Times New Roman" w:cs="Times New Roman"/>
          <w:lang w:val="la-Latn"/>
        </w:rPr>
        <w:t>ur</w:t>
      </w:r>
      <w:r w:rsidRPr="007A06F5">
        <w:rPr>
          <w:rFonts w:ascii="Times New Roman" w:hAnsi="Times New Roman" w:cs="Times New Roman"/>
          <w:lang w:val="la-Latn"/>
        </w:rPr>
        <w:t>: cu</w:t>
      </w:r>
      <w:r w:rsidR="00DB5CDB" w:rsidRPr="007A06F5">
        <w:rPr>
          <w:rFonts w:ascii="Times New Roman" w:hAnsi="Times New Roman" w:cs="Times New Roman"/>
          <w:lang w:val="la-Latn"/>
        </w:rPr>
        <w:t xml:space="preserve">m quibus </w:t>
      </w:r>
      <w:r w:rsidRPr="007A06F5">
        <w:rPr>
          <w:rFonts w:ascii="Times New Roman" w:hAnsi="Times New Roman" w:cs="Times New Roman"/>
          <w:lang w:val="la-Latn"/>
        </w:rPr>
        <w:t>ja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nec ci</w:t>
      </w:r>
      <w:r w:rsidR="00DB5CDB" w:rsidRPr="007A06F5">
        <w:rPr>
          <w:rFonts w:ascii="Times New Roman" w:hAnsi="Times New Roman" w:cs="Times New Roman"/>
          <w:lang w:val="la-Latn"/>
        </w:rPr>
        <w:t>b</w:t>
      </w:r>
      <w:r w:rsidRPr="007A06F5">
        <w:rPr>
          <w:rFonts w:ascii="Times New Roman" w:hAnsi="Times New Roman" w:cs="Times New Roman"/>
          <w:lang w:val="la-Latn"/>
        </w:rPr>
        <w:t>u</w:t>
      </w:r>
      <w:r w:rsidR="00DB5CDB" w:rsidRPr="007A06F5">
        <w:rPr>
          <w:rFonts w:ascii="Times New Roman" w:hAnsi="Times New Roman" w:cs="Times New Roman"/>
          <w:lang w:val="la-Latn"/>
        </w:rPr>
        <w:t>m</w:t>
      </w:r>
      <w:r w:rsidRPr="007A06F5">
        <w:rPr>
          <w:rFonts w:ascii="Times New Roman" w:hAnsi="Times New Roman" w:cs="Times New Roman"/>
          <w:lang w:val="la-Latn"/>
        </w:rPr>
        <w:t xml:space="preserve"> su</w:t>
      </w:r>
      <w:r w:rsidR="0082229C" w:rsidRPr="007A06F5">
        <w:rPr>
          <w:rFonts w:ascii="Times New Roman" w:hAnsi="Times New Roman" w:cs="Times New Roman"/>
          <w:lang w:val="la-Latn"/>
        </w:rPr>
        <w:t>m</w:t>
      </w:r>
      <w:r w:rsidRPr="007A06F5">
        <w:rPr>
          <w:rFonts w:ascii="Times New Roman" w:hAnsi="Times New Roman" w:cs="Times New Roman"/>
          <w:lang w:val="la-Latn"/>
        </w:rPr>
        <w:t>er</w:t>
      </w:r>
      <w:r w:rsidR="00DB5CDB" w:rsidRPr="007A06F5">
        <w:rPr>
          <w:rFonts w:ascii="Times New Roman" w:hAnsi="Times New Roman" w:cs="Times New Roman"/>
          <w:lang w:val="la-Latn"/>
        </w:rPr>
        <w:t>e</w:t>
      </w:r>
      <w:r w:rsidRPr="007A06F5">
        <w:rPr>
          <w:rFonts w:ascii="Times New Roman" w:hAnsi="Times New Roman" w:cs="Times New Roman"/>
          <w:lang w:val="la-Latn"/>
        </w:rPr>
        <w:t xml:space="preserve"> ulli Ch</w:t>
      </w:r>
      <w:r w:rsidR="00DB5CDB" w:rsidRPr="007A06F5">
        <w:rPr>
          <w:rFonts w:ascii="Times New Roman" w:hAnsi="Times New Roman" w:cs="Times New Roman"/>
          <w:lang w:val="la-Latn"/>
        </w:rPr>
        <w:t>ris</w:t>
      </w:r>
      <w:r w:rsidRPr="007A06F5">
        <w:rPr>
          <w:rFonts w:ascii="Times New Roman" w:hAnsi="Times New Roman" w:cs="Times New Roman"/>
          <w:lang w:val="la-Latn"/>
        </w:rPr>
        <w:t>tia</w:t>
      </w:r>
      <w:r w:rsidR="00DB5CDB" w:rsidRPr="007A06F5">
        <w:rPr>
          <w:rFonts w:ascii="Times New Roman" w:hAnsi="Times New Roman" w:cs="Times New Roman"/>
          <w:lang w:val="la-Latn"/>
        </w:rPr>
        <w:t>n</w:t>
      </w:r>
      <w:r w:rsidRPr="007A06F5">
        <w:rPr>
          <w:rFonts w:ascii="Times New Roman" w:hAnsi="Times New Roman" w:cs="Times New Roman"/>
          <w:lang w:val="la-Latn"/>
        </w:rPr>
        <w:t>oru</w:t>
      </w:r>
      <w:r w:rsidR="0082229C" w:rsidRPr="007A06F5">
        <w:rPr>
          <w:rFonts w:ascii="Times New Roman" w:hAnsi="Times New Roman" w:cs="Times New Roman"/>
          <w:lang w:val="la-Latn"/>
        </w:rPr>
        <w:t>m</w:t>
      </w:r>
      <w:r w:rsidRPr="007A06F5">
        <w:rPr>
          <w:rFonts w:ascii="Times New Roman" w:hAnsi="Times New Roman" w:cs="Times New Roman"/>
          <w:lang w:val="la-Latn"/>
        </w:rPr>
        <w:t>, sicut A</w:t>
      </w:r>
      <w:r w:rsidR="00DB5CDB" w:rsidRPr="007A06F5">
        <w:rPr>
          <w:rFonts w:ascii="Times New Roman" w:hAnsi="Times New Roman" w:cs="Times New Roman"/>
          <w:lang w:val="la-Latn"/>
        </w:rPr>
        <w:t>post</w:t>
      </w:r>
      <w:r w:rsidRPr="007A06F5">
        <w:rPr>
          <w:rFonts w:ascii="Times New Roman" w:hAnsi="Times New Roman" w:cs="Times New Roman"/>
          <w:lang w:val="la-Latn"/>
        </w:rPr>
        <w:t>olus j</w:t>
      </w:r>
      <w:r w:rsidR="00DB5CDB" w:rsidRPr="007A06F5">
        <w:rPr>
          <w:rFonts w:ascii="Times New Roman" w:hAnsi="Times New Roman" w:cs="Times New Roman"/>
          <w:lang w:val="la-Latn"/>
        </w:rPr>
        <w:t>ussit, opo</w:t>
      </w:r>
      <w:r w:rsidRPr="007A06F5">
        <w:rPr>
          <w:rFonts w:ascii="Times New Roman" w:hAnsi="Times New Roman" w:cs="Times New Roman"/>
          <w:lang w:val="la-Latn"/>
        </w:rPr>
        <w:t>rtet.</w:t>
      </w:r>
      <w:r w:rsidR="00DB5CDB" w:rsidRPr="007A06F5">
        <w:rPr>
          <w:rFonts w:ascii="Times New Roman" w:hAnsi="Times New Roman" w:cs="Times New Roman"/>
          <w:lang w:val="la-Latn"/>
        </w:rPr>
        <w:t>“</w:t>
      </w:r>
    </w:p>
    <w:p w14:paraId="26BAAD61" w14:textId="0A13EC21"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de his in Ancyrano concilio, c</w:t>
      </w:r>
      <w:r w:rsidR="00DB5CDB" w:rsidRPr="007A06F5">
        <w:rPr>
          <w:rFonts w:ascii="Times New Roman" w:hAnsi="Times New Roman" w:cs="Times New Roman"/>
          <w:lang w:val="la-Latn"/>
        </w:rPr>
        <w:t>ap. 25</w:t>
      </w:r>
      <w:r w:rsidRPr="007A06F5">
        <w:rPr>
          <w:rFonts w:ascii="Times New Roman" w:hAnsi="Times New Roman" w:cs="Times New Roman"/>
          <w:lang w:val="la-Latn"/>
        </w:rPr>
        <w:t xml:space="preserve">: </w:t>
      </w:r>
      <w:r w:rsidR="00DB5CDB" w:rsidRPr="007A06F5">
        <w:rPr>
          <w:rFonts w:ascii="Times New Roman" w:hAnsi="Times New Roman" w:cs="Times New Roman"/>
          <w:lang w:val="la-Latn"/>
        </w:rPr>
        <w:t>„</w:t>
      </w:r>
      <w:r w:rsidRPr="007A06F5">
        <w:rPr>
          <w:rFonts w:ascii="Times New Roman" w:hAnsi="Times New Roman" w:cs="Times New Roman"/>
          <w:lang w:val="la-Latn"/>
        </w:rPr>
        <w:t>Qui</w:t>
      </w:r>
      <w:r w:rsidR="007D0F3F" w:rsidRPr="007A06F5">
        <w:rPr>
          <w:rFonts w:ascii="Times New Roman" w:hAnsi="Times New Roman" w:cs="Times New Roman"/>
          <w:lang w:val="la-Latn"/>
        </w:rPr>
        <w:t xml:space="preserve"> </w:t>
      </w:r>
      <w:r w:rsidR="00DB5CDB" w:rsidRPr="007A06F5">
        <w:rPr>
          <w:rFonts w:ascii="Times New Roman" w:hAnsi="Times New Roman" w:cs="Times New Roman"/>
          <w:lang w:val="la-Latn"/>
        </w:rPr>
        <w:t>d</w:t>
      </w:r>
      <w:r w:rsidRPr="007A06F5">
        <w:rPr>
          <w:rFonts w:ascii="Times New Roman" w:hAnsi="Times New Roman" w:cs="Times New Roman"/>
          <w:lang w:val="la-Latn"/>
        </w:rPr>
        <w:t>am sponsam habens, sororem ejus v</w:t>
      </w:r>
      <w:r w:rsidR="00DB5CDB" w:rsidRPr="007A06F5">
        <w:rPr>
          <w:rFonts w:ascii="Times New Roman" w:hAnsi="Times New Roman" w:cs="Times New Roman"/>
          <w:lang w:val="la-Latn"/>
        </w:rPr>
        <w:t>i</w:t>
      </w:r>
      <w:r w:rsidRPr="007A06F5">
        <w:rPr>
          <w:rFonts w:ascii="Times New Roman" w:hAnsi="Times New Roman" w:cs="Times New Roman"/>
          <w:lang w:val="la-Latn"/>
        </w:rPr>
        <w:t>olavit, et g</w:t>
      </w:r>
      <w:r w:rsidR="00DB5CDB" w:rsidRPr="007A06F5">
        <w:rPr>
          <w:rFonts w:ascii="Times New Roman" w:hAnsi="Times New Roman" w:cs="Times New Roman"/>
          <w:lang w:val="la-Latn"/>
        </w:rPr>
        <w:t>r</w:t>
      </w:r>
      <w:r w:rsidR="007D0F3F" w:rsidRPr="007A06F5">
        <w:rPr>
          <w:rFonts w:ascii="Times New Roman" w:hAnsi="Times New Roman" w:cs="Times New Roman"/>
          <w:lang w:val="la-Latn"/>
        </w:rPr>
        <w:t>a</w:t>
      </w:r>
      <w:r w:rsidR="00DB5CDB" w:rsidRPr="007A06F5">
        <w:rPr>
          <w:rFonts w:ascii="Times New Roman" w:hAnsi="Times New Roman" w:cs="Times New Roman"/>
          <w:lang w:val="la-Latn"/>
        </w:rPr>
        <w:t>vidam tradidit, postm</w:t>
      </w:r>
      <w:r w:rsidR="007D0F3F" w:rsidRPr="007A06F5">
        <w:rPr>
          <w:rFonts w:ascii="Times New Roman" w:hAnsi="Times New Roman" w:cs="Times New Roman"/>
          <w:lang w:val="la-Latn"/>
        </w:rPr>
        <w:t xml:space="preserve">odum despoiisalam sihi duxit </w:t>
      </w:r>
      <w:r w:rsidR="00DB5CDB" w:rsidRPr="007A06F5">
        <w:rPr>
          <w:rFonts w:ascii="Times New Roman" w:hAnsi="Times New Roman" w:cs="Times New Roman"/>
          <w:lang w:val="la-Latn"/>
        </w:rPr>
        <w:t>uxorem</w:t>
      </w:r>
      <w:r w:rsidRPr="007A06F5">
        <w:rPr>
          <w:rFonts w:ascii="Times New Roman" w:hAnsi="Times New Roman" w:cs="Times New Roman"/>
          <w:lang w:val="la-Latn"/>
        </w:rPr>
        <w:t>. llla vero, qu</w:t>
      </w:r>
      <w:r w:rsidR="00DB5CDB" w:rsidRPr="007A06F5">
        <w:rPr>
          <w:rFonts w:ascii="Times New Roman" w:hAnsi="Times New Roman" w:cs="Times New Roman"/>
          <w:lang w:val="la-Latn"/>
        </w:rPr>
        <w:t>æ</w:t>
      </w:r>
      <w:r w:rsidRPr="007A06F5">
        <w:rPr>
          <w:rFonts w:ascii="Times New Roman" w:hAnsi="Times New Roman" w:cs="Times New Roman"/>
          <w:lang w:val="la-Latn"/>
        </w:rPr>
        <w:t xml:space="preserve"> corrupta </w:t>
      </w:r>
      <w:r w:rsidR="00DB5CDB" w:rsidRPr="007A06F5">
        <w:rPr>
          <w:rFonts w:ascii="Times New Roman" w:hAnsi="Times New Roman" w:cs="Times New Roman"/>
          <w:lang w:val="la-Latn"/>
        </w:rPr>
        <w:t>est, I</w:t>
      </w:r>
      <w:r w:rsidRPr="007A06F5">
        <w:rPr>
          <w:rFonts w:ascii="Times New Roman" w:hAnsi="Times New Roman" w:cs="Times New Roman"/>
          <w:lang w:val="la-Latn"/>
        </w:rPr>
        <w:t>aqueo se p</w:t>
      </w:r>
      <w:r w:rsidR="00DB5CDB" w:rsidRPr="007A06F5">
        <w:rPr>
          <w:rFonts w:ascii="Times New Roman" w:hAnsi="Times New Roman" w:cs="Times New Roman"/>
          <w:lang w:val="la-Latn"/>
        </w:rPr>
        <w:t>er</w:t>
      </w:r>
      <w:r w:rsidRPr="007A06F5">
        <w:rPr>
          <w:rFonts w:ascii="Times New Roman" w:hAnsi="Times New Roman" w:cs="Times New Roman"/>
          <w:lang w:val="la-Latn"/>
        </w:rPr>
        <w:t>e</w:t>
      </w:r>
      <w:r w:rsidR="0082229C" w:rsidRPr="007A06F5">
        <w:rPr>
          <w:rFonts w:ascii="Times New Roman" w:hAnsi="Times New Roman" w:cs="Times New Roman"/>
          <w:lang w:val="la-Latn"/>
        </w:rPr>
        <w:t>m</w:t>
      </w:r>
      <w:r w:rsidRPr="007A06F5">
        <w:rPr>
          <w:rFonts w:ascii="Times New Roman" w:hAnsi="Times New Roman" w:cs="Times New Roman"/>
          <w:lang w:val="la-Latn"/>
        </w:rPr>
        <w:t>it. O</w:t>
      </w:r>
      <w:r w:rsidR="005B66D2" w:rsidRPr="007A06F5">
        <w:rPr>
          <w:rFonts w:ascii="Times New Roman" w:hAnsi="Times New Roman" w:cs="Times New Roman"/>
          <w:lang w:val="la-Latn"/>
        </w:rPr>
        <w:t>mne</w:t>
      </w:r>
      <w:r w:rsidRPr="007A06F5">
        <w:rPr>
          <w:rFonts w:ascii="Times New Roman" w:hAnsi="Times New Roman" w:cs="Times New Roman"/>
          <w:lang w:val="la-Latn"/>
        </w:rPr>
        <w:t>s, qui ejus</w:t>
      </w:r>
      <w:r w:rsidR="005B66D2" w:rsidRPr="007A06F5">
        <w:rPr>
          <w:rFonts w:ascii="Times New Roman" w:hAnsi="Times New Roman" w:cs="Times New Roman"/>
          <w:lang w:val="la-Latn"/>
        </w:rPr>
        <w:t>modi facti fuerurit consci</w:t>
      </w:r>
      <w:r w:rsidRPr="007A06F5">
        <w:rPr>
          <w:rFonts w:ascii="Times New Roman" w:hAnsi="Times New Roman" w:cs="Times New Roman"/>
          <w:lang w:val="la-Latn"/>
        </w:rPr>
        <w:t>i,</w:t>
      </w:r>
      <w:r w:rsidR="00D9225B" w:rsidRPr="007A06F5">
        <w:rPr>
          <w:rFonts w:ascii="Times New Roman" w:hAnsi="Times New Roman" w:cs="Times New Roman"/>
          <w:lang w:val="la-Latn"/>
        </w:rPr>
        <w:t xml:space="preserve"> </w:t>
      </w:r>
      <w:r w:rsidR="007D0F3F" w:rsidRPr="007A06F5">
        <w:rPr>
          <w:rFonts w:ascii="Times New Roman" w:hAnsi="Times New Roman" w:cs="Times New Roman"/>
          <w:lang w:val="la-Latn"/>
        </w:rPr>
        <w:t>an</w:t>
      </w:r>
      <w:r w:rsidR="005B66D2" w:rsidRPr="007A06F5">
        <w:rPr>
          <w:rFonts w:ascii="Times New Roman" w:hAnsi="Times New Roman" w:cs="Times New Roman"/>
          <w:lang w:val="la-Latn"/>
        </w:rPr>
        <w:t>n</w:t>
      </w:r>
      <w:r w:rsidRPr="007A06F5">
        <w:rPr>
          <w:rFonts w:ascii="Times New Roman" w:hAnsi="Times New Roman" w:cs="Times New Roman"/>
          <w:lang w:val="la-Latn"/>
        </w:rPr>
        <w:t>os in p</w:t>
      </w:r>
      <w:r w:rsidR="005B66D2" w:rsidRPr="007A06F5">
        <w:rPr>
          <w:rFonts w:ascii="Times New Roman" w:hAnsi="Times New Roman" w:cs="Times New Roman"/>
          <w:lang w:val="la-Latn"/>
        </w:rPr>
        <w:t>œ</w:t>
      </w:r>
      <w:r w:rsidRPr="007A06F5">
        <w:rPr>
          <w:rFonts w:ascii="Times New Roman" w:hAnsi="Times New Roman" w:cs="Times New Roman"/>
          <w:lang w:val="la-Latn"/>
        </w:rPr>
        <w:t>nitentiam redigantu</w:t>
      </w:r>
      <w:r w:rsidR="005B66D2" w:rsidRPr="007A06F5">
        <w:rPr>
          <w:rFonts w:ascii="Times New Roman" w:hAnsi="Times New Roman" w:cs="Times New Roman"/>
          <w:lang w:val="la-Latn"/>
        </w:rPr>
        <w:t>r</w:t>
      </w:r>
      <w:r w:rsidRPr="007A06F5">
        <w:rPr>
          <w:rFonts w:ascii="Times New Roman" w:hAnsi="Times New Roman" w:cs="Times New Roman"/>
          <w:lang w:val="la-Latn"/>
        </w:rPr>
        <w:t>, secund</w:t>
      </w:r>
      <w:r w:rsidR="007D0F3F" w:rsidRPr="007A06F5">
        <w:rPr>
          <w:rFonts w:ascii="Times New Roman" w:hAnsi="Times New Roman" w:cs="Times New Roman"/>
          <w:lang w:val="la-Latn"/>
        </w:rPr>
        <w: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Pr="007A06F5">
        <w:rPr>
          <w:rFonts w:ascii="Times New Roman" w:hAnsi="Times New Roman" w:cs="Times New Roman"/>
          <w:lang w:val="la-Latn"/>
        </w:rPr>
        <w:lastRenderedPageBreak/>
        <w:t>cano</w:t>
      </w:r>
      <w:r w:rsidR="007D0F3F" w:rsidRPr="007A06F5">
        <w:rPr>
          <w:rFonts w:ascii="Times New Roman" w:hAnsi="Times New Roman" w:cs="Times New Roman"/>
          <w:lang w:val="la-Latn"/>
        </w:rPr>
        <w:t xml:space="preserve">nes </w:t>
      </w:r>
      <w:r w:rsidRPr="007A06F5">
        <w:rPr>
          <w:rFonts w:ascii="Times New Roman" w:hAnsi="Times New Roman" w:cs="Times New Roman"/>
          <w:lang w:val="la-Latn"/>
        </w:rPr>
        <w:t>consti</w:t>
      </w:r>
      <w:r w:rsidR="007D0F3F" w:rsidRPr="007A06F5">
        <w:rPr>
          <w:rFonts w:ascii="Times New Roman" w:hAnsi="Times New Roman" w:cs="Times New Roman"/>
          <w:lang w:val="la-Latn"/>
        </w:rPr>
        <w:t>t</w:t>
      </w:r>
      <w:r w:rsidRPr="007A06F5">
        <w:rPr>
          <w:rFonts w:ascii="Times New Roman" w:hAnsi="Times New Roman" w:cs="Times New Roman"/>
          <w:lang w:val="la-Latn"/>
        </w:rPr>
        <w:t>u</w:t>
      </w:r>
      <w:r w:rsidR="007D0F3F" w:rsidRPr="007A06F5">
        <w:rPr>
          <w:rFonts w:ascii="Times New Roman" w:hAnsi="Times New Roman" w:cs="Times New Roman"/>
          <w:lang w:val="la-Latn"/>
        </w:rPr>
        <w:t>t</w:t>
      </w:r>
      <w:r w:rsidRPr="007A06F5">
        <w:rPr>
          <w:rFonts w:ascii="Times New Roman" w:hAnsi="Times New Roman" w:cs="Times New Roman"/>
          <w:lang w:val="la-Latn"/>
        </w:rPr>
        <w:t>os.</w:t>
      </w:r>
      <w:r w:rsidR="007D0F3F" w:rsidRPr="007A06F5">
        <w:rPr>
          <w:rFonts w:ascii="Times New Roman" w:hAnsi="Times New Roman" w:cs="Times New Roman"/>
          <w:lang w:val="la-Latn"/>
        </w:rPr>
        <w:t>“</w:t>
      </w:r>
      <w:r w:rsidRPr="007A06F5">
        <w:rPr>
          <w:rFonts w:ascii="Times New Roman" w:hAnsi="Times New Roman" w:cs="Times New Roman"/>
          <w:lang w:val="la-Latn"/>
        </w:rPr>
        <w:t xml:space="preserve"> In decre</w:t>
      </w:r>
      <w:r w:rsidR="007D0F3F" w:rsidRPr="007A06F5">
        <w:rPr>
          <w:rFonts w:ascii="Times New Roman" w:hAnsi="Times New Roman" w:cs="Times New Roman"/>
          <w:lang w:val="la-Latn"/>
        </w:rPr>
        <w:t>t</w:t>
      </w:r>
      <w:r w:rsidRPr="007A06F5">
        <w:rPr>
          <w:rFonts w:ascii="Times New Roman" w:hAnsi="Times New Roman" w:cs="Times New Roman"/>
          <w:lang w:val="la-Latn"/>
        </w:rPr>
        <w:t>is Siric</w:t>
      </w:r>
      <w:r w:rsidR="007D0F3F" w:rsidRPr="007A06F5">
        <w:rPr>
          <w:rFonts w:ascii="Times New Roman" w:hAnsi="Times New Roman" w:cs="Times New Roman"/>
          <w:lang w:val="la-Latn"/>
        </w:rPr>
        <w:t>i</w:t>
      </w:r>
      <w:r w:rsidRPr="007A06F5">
        <w:rPr>
          <w:rFonts w:ascii="Times New Roman" w:hAnsi="Times New Roman" w:cs="Times New Roman"/>
          <w:lang w:val="la-Latn"/>
        </w:rPr>
        <w:t>i pap</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c. 4: </w:t>
      </w:r>
      <w:r w:rsidR="007D0F3F" w:rsidRPr="007A06F5">
        <w:rPr>
          <w:rFonts w:ascii="Times New Roman" w:hAnsi="Times New Roman" w:cs="Times New Roman"/>
          <w:lang w:val="la-Latn"/>
        </w:rPr>
        <w:t>„O</w:t>
      </w:r>
      <w:r w:rsidR="0082229C" w:rsidRPr="007A06F5">
        <w:rPr>
          <w:rFonts w:ascii="Times New Roman" w:hAnsi="Times New Roman" w:cs="Times New Roman"/>
          <w:lang w:val="la-Latn"/>
        </w:rPr>
        <w:t>m</w:t>
      </w:r>
      <w:r w:rsidR="007D0F3F" w:rsidRPr="007A06F5">
        <w:rPr>
          <w:rFonts w:ascii="Times New Roman" w:hAnsi="Times New Roman" w:cs="Times New Roman"/>
          <w:lang w:val="la-Latn"/>
        </w:rPr>
        <w:t>nim</w:t>
      </w:r>
      <w:r w:rsidRPr="007A06F5">
        <w:rPr>
          <w:rFonts w:ascii="Times New Roman" w:hAnsi="Times New Roman" w:cs="Times New Roman"/>
          <w:lang w:val="la-Latn"/>
        </w:rPr>
        <w:t>odis pro</w:t>
      </w:r>
      <w:r w:rsidR="007D0F3F" w:rsidRPr="007A06F5">
        <w:rPr>
          <w:rFonts w:ascii="Times New Roman" w:hAnsi="Times New Roman" w:cs="Times New Roman"/>
          <w:lang w:val="la-Latn"/>
        </w:rPr>
        <w:t>hi</w:t>
      </w:r>
      <w:r w:rsidRPr="007A06F5">
        <w:rPr>
          <w:rFonts w:ascii="Times New Roman" w:hAnsi="Times New Roman" w:cs="Times New Roman"/>
          <w:lang w:val="la-Latn"/>
        </w:rPr>
        <w:t>be</w:t>
      </w:r>
      <w:r w:rsidR="0082229C" w:rsidRPr="007A06F5">
        <w:rPr>
          <w:rFonts w:ascii="Times New Roman" w:hAnsi="Times New Roman" w:cs="Times New Roman"/>
          <w:lang w:val="la-Latn"/>
        </w:rPr>
        <w:t>m</w:t>
      </w:r>
      <w:r w:rsidRPr="007A06F5">
        <w:rPr>
          <w:rFonts w:ascii="Times New Roman" w:hAnsi="Times New Roman" w:cs="Times New Roman"/>
          <w:lang w:val="la-Latn"/>
        </w:rPr>
        <w:t>us, ne quis sponsa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al</w:t>
      </w:r>
      <w:r w:rsidR="00C23BD9" w:rsidRPr="007A06F5">
        <w:rPr>
          <w:rFonts w:ascii="Times New Roman" w:hAnsi="Times New Roman" w:cs="Times New Roman"/>
          <w:lang w:val="la-Latn"/>
        </w:rPr>
        <w:t>ter</w:t>
      </w:r>
      <w:r w:rsidR="007D0F3F" w:rsidRPr="007A06F5">
        <w:rPr>
          <w:rFonts w:ascii="Times New Roman" w:hAnsi="Times New Roman" w:cs="Times New Roman"/>
          <w:lang w:val="la-Latn"/>
        </w:rPr>
        <w:t xml:space="preserve">ius ducat </w:t>
      </w:r>
      <w:r w:rsidRPr="007A06F5">
        <w:rPr>
          <w:rFonts w:ascii="Times New Roman" w:hAnsi="Times New Roman" w:cs="Times New Roman"/>
          <w:lang w:val="la-Latn"/>
        </w:rPr>
        <w:t>uxore</w:t>
      </w:r>
      <w:r w:rsidR="0082229C" w:rsidRPr="007A06F5">
        <w:rPr>
          <w:rFonts w:ascii="Times New Roman" w:hAnsi="Times New Roman" w:cs="Times New Roman"/>
          <w:lang w:val="la-Latn"/>
        </w:rPr>
        <w:t>m</w:t>
      </w:r>
      <w:r w:rsidRPr="007A06F5">
        <w:rPr>
          <w:rFonts w:ascii="Times New Roman" w:hAnsi="Times New Roman" w:cs="Times New Roman"/>
          <w:lang w:val="la-Latn"/>
        </w:rPr>
        <w:t>, quia illa bene</w:t>
      </w:r>
      <w:r w:rsidR="007D0F3F" w:rsidRPr="007A06F5">
        <w:rPr>
          <w:rFonts w:ascii="Times New Roman" w:hAnsi="Times New Roman" w:cs="Times New Roman"/>
          <w:lang w:val="la-Latn"/>
        </w:rPr>
        <w:t>d</w:t>
      </w:r>
      <w:r w:rsidRPr="007A06F5">
        <w:rPr>
          <w:rFonts w:ascii="Times New Roman" w:hAnsi="Times New Roman" w:cs="Times New Roman"/>
          <w:lang w:val="la-Latn"/>
        </w:rPr>
        <w:t>ic</w:t>
      </w:r>
      <w:r w:rsidR="007D0F3F" w:rsidRPr="007A06F5">
        <w:rPr>
          <w:rFonts w:ascii="Times New Roman" w:hAnsi="Times New Roman" w:cs="Times New Roman"/>
          <w:lang w:val="la-Latn"/>
        </w:rPr>
        <w:t xml:space="preserve">tio, </w:t>
      </w:r>
      <w:r w:rsidRPr="007A06F5">
        <w:rPr>
          <w:rFonts w:ascii="Times New Roman" w:hAnsi="Times New Roman" w:cs="Times New Roman"/>
          <w:lang w:val="la-Latn"/>
        </w:rPr>
        <w:t>qua</w:t>
      </w:r>
      <w:r w:rsidR="007D0F3F" w:rsidRPr="007A06F5">
        <w:rPr>
          <w:rFonts w:ascii="Times New Roman" w:hAnsi="Times New Roman" w:cs="Times New Roman"/>
          <w:lang w:val="la-Latn"/>
        </w:rPr>
        <w:t>m</w:t>
      </w:r>
      <w:r w:rsidRPr="007A06F5">
        <w:rPr>
          <w:rFonts w:ascii="Times New Roman" w:hAnsi="Times New Roman" w:cs="Times New Roman"/>
          <w:lang w:val="la-Latn"/>
        </w:rPr>
        <w:t xml:space="preserve"> nliptur</w:t>
      </w:r>
      <w:r w:rsidR="007D0F3F" w:rsidRPr="007A06F5">
        <w:rPr>
          <w:rFonts w:ascii="Times New Roman" w:hAnsi="Times New Roman" w:cs="Times New Roman"/>
          <w:lang w:val="la-Latn"/>
        </w:rPr>
        <w:t>æ sacerd</w:t>
      </w:r>
      <w:r w:rsidRPr="007A06F5">
        <w:rPr>
          <w:rFonts w:ascii="Times New Roman" w:hAnsi="Times New Roman" w:cs="Times New Roman"/>
          <w:lang w:val="la-Latn"/>
        </w:rPr>
        <w:t>os i</w:t>
      </w:r>
      <w:r w:rsidR="007D0F3F" w:rsidRPr="007A06F5">
        <w:rPr>
          <w:rFonts w:ascii="Times New Roman" w:hAnsi="Times New Roman" w:cs="Times New Roman"/>
          <w:lang w:val="la-Latn"/>
        </w:rPr>
        <w:t>m</w:t>
      </w:r>
      <w:r w:rsidRPr="007A06F5">
        <w:rPr>
          <w:rFonts w:ascii="Times New Roman" w:hAnsi="Times New Roman" w:cs="Times New Roman"/>
          <w:lang w:val="la-Latn"/>
        </w:rPr>
        <w:t>ponit, a</w:t>
      </w:r>
      <w:r w:rsidR="007D0F3F" w:rsidRPr="007A06F5">
        <w:rPr>
          <w:rFonts w:ascii="Times New Roman" w:hAnsi="Times New Roman" w:cs="Times New Roman"/>
          <w:lang w:val="la-Latn"/>
        </w:rPr>
        <w:t>p</w:t>
      </w:r>
      <w:r w:rsidRPr="007A06F5">
        <w:rPr>
          <w:rFonts w:ascii="Times New Roman" w:hAnsi="Times New Roman" w:cs="Times New Roman"/>
          <w:lang w:val="la-Latn"/>
        </w:rPr>
        <w:t>ud fideles cuj</w:t>
      </w:r>
      <w:r w:rsidR="007D0F3F" w:rsidRPr="007A06F5">
        <w:rPr>
          <w:rFonts w:ascii="Times New Roman" w:hAnsi="Times New Roman" w:cs="Times New Roman"/>
          <w:lang w:val="la-Latn"/>
        </w:rPr>
        <w:t>u</w:t>
      </w:r>
      <w:r w:rsidRPr="007A06F5">
        <w:rPr>
          <w:rFonts w:ascii="Times New Roman" w:hAnsi="Times New Roman" w:cs="Times New Roman"/>
          <w:lang w:val="la-Latn"/>
        </w:rPr>
        <w:t>sda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sacril</w:t>
      </w:r>
      <w:r w:rsidR="007D0F3F" w:rsidRPr="007A06F5">
        <w:rPr>
          <w:rFonts w:ascii="Times New Roman" w:hAnsi="Times New Roman" w:cs="Times New Roman"/>
          <w:lang w:val="la-Latn"/>
        </w:rPr>
        <w:t xml:space="preserve">egii instar </w:t>
      </w:r>
      <w:r w:rsidRPr="007A06F5">
        <w:rPr>
          <w:rFonts w:ascii="Times New Roman" w:hAnsi="Times New Roman" w:cs="Times New Roman"/>
          <w:lang w:val="la-Latn"/>
        </w:rPr>
        <w:t xml:space="preserve">est, si ulla transgressione </w:t>
      </w:r>
      <w:r w:rsidR="007D0F3F" w:rsidRPr="007A06F5">
        <w:rPr>
          <w:rFonts w:ascii="Times New Roman" w:hAnsi="Times New Roman" w:cs="Times New Roman"/>
          <w:lang w:val="la-Latn"/>
        </w:rPr>
        <w:t xml:space="preserve">violetur. </w:t>
      </w:r>
      <w:r w:rsidRPr="007A06F5">
        <w:rPr>
          <w:rFonts w:ascii="Times New Roman" w:hAnsi="Times New Roman" w:cs="Times New Roman"/>
          <w:lang w:val="la-Latn"/>
        </w:rPr>
        <w:t>Desponsa</w:t>
      </w:r>
      <w:r w:rsidR="007D0F3F" w:rsidRPr="007A06F5">
        <w:rPr>
          <w:rFonts w:ascii="Times New Roman" w:hAnsi="Times New Roman" w:cs="Times New Roman"/>
          <w:lang w:val="la-Latn"/>
        </w:rPr>
        <w:t xml:space="preserve">tas </w:t>
      </w:r>
      <w:r w:rsidRPr="007A06F5">
        <w:rPr>
          <w:rFonts w:ascii="Times New Roman" w:hAnsi="Times New Roman" w:cs="Times New Roman"/>
          <w:lang w:val="la-Latn"/>
        </w:rPr>
        <w:t>p</w:t>
      </w:r>
      <w:r w:rsidR="007D0F3F" w:rsidRPr="007A06F5">
        <w:rPr>
          <w:rFonts w:ascii="Times New Roman" w:hAnsi="Times New Roman" w:cs="Times New Roman"/>
          <w:lang w:val="la-Latn"/>
        </w:rPr>
        <w:t>u</w:t>
      </w:r>
      <w:r w:rsidRPr="007A06F5">
        <w:rPr>
          <w:rFonts w:ascii="Times New Roman" w:hAnsi="Times New Roman" w:cs="Times New Roman"/>
          <w:lang w:val="la-Latn"/>
        </w:rPr>
        <w:t>ellas, et pr</w:t>
      </w:r>
      <w:r w:rsidR="007D0F3F" w:rsidRPr="007A06F5">
        <w:rPr>
          <w:rFonts w:ascii="Times New Roman" w:hAnsi="Times New Roman" w:cs="Times New Roman"/>
          <w:lang w:val="la-Latn"/>
        </w:rPr>
        <w:t>æ</w:t>
      </w:r>
      <w:r w:rsidRPr="007A06F5">
        <w:rPr>
          <w:rFonts w:ascii="Times New Roman" w:hAnsi="Times New Roman" w:cs="Times New Roman"/>
          <w:lang w:val="la-Latn"/>
        </w:rPr>
        <w:t xml:space="preserve"> aliis rap</w:t>
      </w:r>
      <w:r w:rsidR="007D0F3F" w:rsidRPr="007A06F5">
        <w:rPr>
          <w:rFonts w:ascii="Times New Roman" w:hAnsi="Times New Roman" w:cs="Times New Roman"/>
          <w:lang w:val="la-Latn"/>
        </w:rPr>
        <w:t xml:space="preserve">tas, placuit erui et eis reddi, </w:t>
      </w:r>
      <w:r w:rsidRPr="007A06F5">
        <w:rPr>
          <w:rFonts w:ascii="Times New Roman" w:hAnsi="Times New Roman" w:cs="Times New Roman"/>
          <w:lang w:val="la-Latn"/>
        </w:rPr>
        <w:t>quibus ante fueran</w:t>
      </w:r>
      <w:r w:rsidR="007D0F3F" w:rsidRPr="007A06F5">
        <w:rPr>
          <w:rFonts w:ascii="Times New Roman" w:hAnsi="Times New Roman" w:cs="Times New Roman"/>
          <w:lang w:val="la-Latn"/>
        </w:rPr>
        <w:t>t despon</w:t>
      </w:r>
      <w:r w:rsidRPr="007A06F5">
        <w:rPr>
          <w:rFonts w:ascii="Times New Roman" w:hAnsi="Times New Roman" w:cs="Times New Roman"/>
          <w:lang w:val="la-Latn"/>
        </w:rPr>
        <w:t>sat</w:t>
      </w:r>
      <w:r w:rsidR="0082229C" w:rsidRPr="007A06F5">
        <w:rPr>
          <w:rFonts w:ascii="Times New Roman" w:hAnsi="Times New Roman" w:cs="Times New Roman"/>
          <w:lang w:val="la-Latn"/>
        </w:rPr>
        <w:t>æ</w:t>
      </w:r>
      <w:r w:rsidR="007D0F3F" w:rsidRPr="007A06F5">
        <w:rPr>
          <w:rFonts w:ascii="Times New Roman" w:hAnsi="Times New Roman" w:cs="Times New Roman"/>
          <w:lang w:val="la-Latn"/>
        </w:rPr>
        <w:t xml:space="preserve">, </w:t>
      </w:r>
      <w:r w:rsidRPr="007A06F5">
        <w:rPr>
          <w:rFonts w:ascii="Times New Roman" w:hAnsi="Times New Roman" w:cs="Times New Roman"/>
          <w:lang w:val="la-Latn"/>
        </w:rPr>
        <w:t>e</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iam: si </w:t>
      </w:r>
      <w:r w:rsidR="007D0F3F" w:rsidRPr="007A06F5">
        <w:rPr>
          <w:rFonts w:ascii="Times New Roman" w:hAnsi="Times New Roman" w:cs="Times New Roman"/>
          <w:lang w:val="la-Latn"/>
        </w:rPr>
        <w:t>eis a rap</w:t>
      </w:r>
      <w:r w:rsidRPr="007A06F5">
        <w:rPr>
          <w:rFonts w:ascii="Times New Roman" w:hAnsi="Times New Roman" w:cs="Times New Roman"/>
          <w:lang w:val="la-Latn"/>
        </w:rPr>
        <w:t>toribus vis illata constiteri</w:t>
      </w:r>
      <w:r w:rsidR="007D0F3F" w:rsidRPr="007A06F5">
        <w:rPr>
          <w:rFonts w:ascii="Times New Roman" w:hAnsi="Times New Roman" w:cs="Times New Roman"/>
          <w:lang w:val="la-Latn"/>
        </w:rPr>
        <w:t>t</w:t>
      </w:r>
      <w:r w:rsidRPr="007A06F5">
        <w:rPr>
          <w:rFonts w:ascii="Times New Roman" w:hAnsi="Times New Roman" w:cs="Times New Roman"/>
          <w:lang w:val="la-Latn"/>
        </w:rPr>
        <w:t>.</w:t>
      </w:r>
      <w:r w:rsidR="007D0F3F" w:rsidRPr="007A06F5">
        <w:rPr>
          <w:rFonts w:ascii="Times New Roman" w:hAnsi="Times New Roman" w:cs="Times New Roman"/>
          <w:lang w:val="la-Latn"/>
        </w:rPr>
        <w:t>“</w:t>
      </w:r>
    </w:p>
    <w:p w14:paraId="733B17B9" w14:textId="48E0284F"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quro duobus fratri</w:t>
      </w:r>
      <w:r w:rsidR="007D0F3F" w:rsidRPr="007A06F5">
        <w:rPr>
          <w:rFonts w:ascii="Times New Roman" w:hAnsi="Times New Roman" w:cs="Times New Roman"/>
          <w:lang w:val="la-Latn"/>
        </w:rPr>
        <w:t>b</w:t>
      </w:r>
      <w:r w:rsidRPr="007A06F5">
        <w:rPr>
          <w:rFonts w:ascii="Times New Roman" w:hAnsi="Times New Roman" w:cs="Times New Roman"/>
          <w:lang w:val="la-Latn"/>
        </w:rPr>
        <w:t>us n</w:t>
      </w:r>
      <w:r w:rsidR="007D0F3F" w:rsidRPr="007A06F5">
        <w:rPr>
          <w:rFonts w:ascii="Times New Roman" w:hAnsi="Times New Roman" w:cs="Times New Roman"/>
          <w:lang w:val="la-Latn"/>
        </w:rPr>
        <w:t>u</w:t>
      </w:r>
      <w:r w:rsidRPr="007A06F5">
        <w:rPr>
          <w:rFonts w:ascii="Times New Roman" w:hAnsi="Times New Roman" w:cs="Times New Roman"/>
          <w:lang w:val="la-Latn"/>
        </w:rPr>
        <w:t>pserint, v</w:t>
      </w:r>
      <w:r w:rsidR="007D0F3F" w:rsidRPr="007A06F5">
        <w:rPr>
          <w:rFonts w:ascii="Times New Roman" w:hAnsi="Times New Roman" w:cs="Times New Roman"/>
          <w:lang w:val="la-Latn"/>
        </w:rPr>
        <w:t>e</w:t>
      </w:r>
      <w:r w:rsidR="009E3915" w:rsidRPr="007A06F5">
        <w:rPr>
          <w:rFonts w:ascii="Times New Roman" w:hAnsi="Times New Roman" w:cs="Times New Roman"/>
          <w:lang w:val="la-Latn"/>
        </w:rPr>
        <w:t xml:space="preserve">l qui </w:t>
      </w:r>
      <w:r w:rsidRPr="007A06F5">
        <w:rPr>
          <w:rFonts w:ascii="Times New Roman" w:hAnsi="Times New Roman" w:cs="Times New Roman"/>
          <w:lang w:val="la-Latn"/>
        </w:rPr>
        <w:t>duas sorores uxores acceper</w:t>
      </w:r>
      <w:r w:rsidR="007D0F3F" w:rsidRPr="007A06F5">
        <w:rPr>
          <w:rFonts w:ascii="Times New Roman" w:hAnsi="Times New Roman" w:cs="Times New Roman"/>
          <w:lang w:val="la-Latn"/>
        </w:rPr>
        <w:t>i</w:t>
      </w:r>
      <w:r w:rsidRPr="007A06F5">
        <w:rPr>
          <w:rFonts w:ascii="Times New Roman" w:hAnsi="Times New Roman" w:cs="Times New Roman"/>
          <w:lang w:val="la-Latn"/>
        </w:rPr>
        <w:t>nt, in Neoc</w:t>
      </w:r>
      <w:r w:rsidR="007D0F3F" w:rsidRPr="007A06F5">
        <w:rPr>
          <w:rFonts w:ascii="Times New Roman" w:hAnsi="Times New Roman" w:cs="Times New Roman"/>
          <w:lang w:val="la-Latn"/>
        </w:rPr>
        <w:t>æsare</w:t>
      </w:r>
      <w:r w:rsidR="009E3915" w:rsidRPr="007A06F5">
        <w:rPr>
          <w:rFonts w:ascii="Times New Roman" w:hAnsi="Times New Roman" w:cs="Times New Roman"/>
          <w:lang w:val="la-Latn"/>
        </w:rPr>
        <w:t xml:space="preserve">ensi </w:t>
      </w:r>
      <w:r w:rsidRPr="007A06F5">
        <w:rPr>
          <w:rFonts w:ascii="Times New Roman" w:hAnsi="Times New Roman" w:cs="Times New Roman"/>
          <w:lang w:val="la-Latn"/>
        </w:rPr>
        <w:t>con</w:t>
      </w:r>
      <w:r w:rsidR="007D0F3F" w:rsidRPr="007A06F5">
        <w:rPr>
          <w:rFonts w:ascii="Times New Roman" w:hAnsi="Times New Roman" w:cs="Times New Roman"/>
          <w:lang w:val="la-Latn"/>
        </w:rPr>
        <w:t>cilio, cap. 2, ila dictum est</w:t>
      </w:r>
      <w:r w:rsidRPr="007A06F5">
        <w:rPr>
          <w:rFonts w:ascii="Times New Roman" w:hAnsi="Times New Roman" w:cs="Times New Roman"/>
          <w:lang w:val="la-Latn"/>
        </w:rPr>
        <w:t xml:space="preserve">: </w:t>
      </w:r>
      <w:r w:rsidR="007D0F3F" w:rsidRPr="007A06F5">
        <w:rPr>
          <w:rFonts w:ascii="Times New Roman" w:hAnsi="Times New Roman" w:cs="Times New Roman"/>
          <w:lang w:val="la-Latn"/>
        </w:rPr>
        <w:t>„M</w:t>
      </w:r>
      <w:r w:rsidRPr="007A06F5">
        <w:rPr>
          <w:rFonts w:ascii="Times New Roman" w:hAnsi="Times New Roman" w:cs="Times New Roman"/>
          <w:lang w:val="la-Latn"/>
        </w:rPr>
        <w:t>ulier, si duo</w:t>
      </w:r>
      <w:r w:rsidR="007D0F3F" w:rsidRPr="007A06F5">
        <w:rPr>
          <w:rFonts w:ascii="Times New Roman" w:hAnsi="Times New Roman" w:cs="Times New Roman"/>
          <w:lang w:val="la-Latn"/>
        </w:rPr>
        <w:t>b</w:t>
      </w:r>
      <w:r w:rsidR="009E3915" w:rsidRPr="007A06F5">
        <w:rPr>
          <w:rFonts w:ascii="Times New Roman" w:hAnsi="Times New Roman" w:cs="Times New Roman"/>
          <w:lang w:val="la-Latn"/>
        </w:rPr>
        <w:t xml:space="preserve">us </w:t>
      </w:r>
      <w:r w:rsidRPr="007A06F5">
        <w:rPr>
          <w:rFonts w:ascii="Times New Roman" w:hAnsi="Times New Roman" w:cs="Times New Roman"/>
          <w:lang w:val="la-Latn"/>
        </w:rPr>
        <w:t>fratribus nupserit, a</w:t>
      </w:r>
      <w:r w:rsidR="007D0F3F" w:rsidRPr="007A06F5">
        <w:rPr>
          <w:rFonts w:ascii="Times New Roman" w:hAnsi="Times New Roman" w:cs="Times New Roman"/>
          <w:lang w:val="la-Latn"/>
        </w:rPr>
        <w:t>b</w:t>
      </w:r>
      <w:r w:rsidRPr="007A06F5">
        <w:rPr>
          <w:rFonts w:ascii="Times New Roman" w:hAnsi="Times New Roman" w:cs="Times New Roman"/>
          <w:lang w:val="la-Latn"/>
        </w:rPr>
        <w:t xml:space="preserve">iciatur usque ad </w:t>
      </w:r>
      <w:r w:rsidR="0082229C" w:rsidRPr="007A06F5">
        <w:rPr>
          <w:rFonts w:ascii="Times New Roman" w:hAnsi="Times New Roman" w:cs="Times New Roman"/>
          <w:lang w:val="la-Latn"/>
        </w:rPr>
        <w:t>m</w:t>
      </w:r>
      <w:r w:rsidRPr="007A06F5">
        <w:rPr>
          <w:rFonts w:ascii="Times New Roman" w:hAnsi="Times New Roman" w:cs="Times New Roman"/>
          <w:lang w:val="la-Latn"/>
        </w:rPr>
        <w:t>orte</w:t>
      </w:r>
      <w:r w:rsidR="0082229C" w:rsidRPr="007A06F5">
        <w:rPr>
          <w:rFonts w:ascii="Times New Roman" w:hAnsi="Times New Roman" w:cs="Times New Roman"/>
          <w:lang w:val="la-Latn"/>
        </w:rPr>
        <w:t>m</w:t>
      </w:r>
      <w:r w:rsidR="009E3915" w:rsidRPr="007A06F5">
        <w:rPr>
          <w:rFonts w:ascii="Times New Roman" w:hAnsi="Times New Roman" w:cs="Times New Roman"/>
          <w:lang w:val="la-Latn"/>
        </w:rPr>
        <w:t>. Ve</w:t>
      </w:r>
      <w:r w:rsidR="007D0F3F" w:rsidRPr="007A06F5">
        <w:rPr>
          <w:rFonts w:ascii="Times New Roman" w:hAnsi="Times New Roman" w:cs="Times New Roman"/>
          <w:lang w:val="la-Latn"/>
        </w:rPr>
        <w:t>runtamen</w:t>
      </w:r>
      <w:r w:rsidRPr="007A06F5">
        <w:rPr>
          <w:rFonts w:ascii="Times New Roman" w:hAnsi="Times New Roman" w:cs="Times New Roman"/>
          <w:lang w:val="la-Latn"/>
        </w:rPr>
        <w:t xml:space="preserve"> in exitu propter </w:t>
      </w:r>
      <w:r w:rsidR="007D0F3F" w:rsidRPr="007A06F5">
        <w:rPr>
          <w:rFonts w:ascii="Times New Roman" w:hAnsi="Times New Roman" w:cs="Times New Roman"/>
          <w:lang w:val="la-Latn"/>
        </w:rPr>
        <w:t>mis</w:t>
      </w:r>
      <w:r w:rsidRPr="007A06F5">
        <w:rPr>
          <w:rFonts w:ascii="Times New Roman" w:hAnsi="Times New Roman" w:cs="Times New Roman"/>
          <w:lang w:val="la-Latn"/>
        </w:rPr>
        <w:t>e</w:t>
      </w:r>
      <w:r w:rsidR="007D0F3F" w:rsidRPr="007A06F5">
        <w:rPr>
          <w:rFonts w:ascii="Times New Roman" w:hAnsi="Times New Roman" w:cs="Times New Roman"/>
          <w:lang w:val="la-Latn"/>
        </w:rPr>
        <w:t>r</w:t>
      </w:r>
      <w:r w:rsidRPr="007A06F5">
        <w:rPr>
          <w:rFonts w:ascii="Times New Roman" w:hAnsi="Times New Roman" w:cs="Times New Roman"/>
          <w:lang w:val="la-Latn"/>
        </w:rPr>
        <w:t>icord</w:t>
      </w:r>
      <w:r w:rsidR="007D0F3F" w:rsidRPr="007A06F5">
        <w:rPr>
          <w:rFonts w:ascii="Times New Roman" w:hAnsi="Times New Roman" w:cs="Times New Roman"/>
          <w:lang w:val="la-Latn"/>
        </w:rPr>
        <w:t>iam</w:t>
      </w:r>
      <w:r w:rsidRPr="007A06F5">
        <w:rPr>
          <w:rFonts w:ascii="Times New Roman" w:hAnsi="Times New Roman" w:cs="Times New Roman"/>
          <w:lang w:val="la-Latn"/>
        </w:rPr>
        <w:t xml:space="preserve">, </w:t>
      </w:r>
      <w:r w:rsidR="007D0F3F" w:rsidRPr="007A06F5">
        <w:rPr>
          <w:rFonts w:ascii="Times New Roman" w:hAnsi="Times New Roman" w:cs="Times New Roman"/>
          <w:lang w:val="la-Latn"/>
        </w:rPr>
        <w:t>s</w:t>
      </w:r>
      <w:r w:rsidRPr="007A06F5">
        <w:rPr>
          <w:rFonts w:ascii="Times New Roman" w:hAnsi="Times New Roman" w:cs="Times New Roman"/>
          <w:lang w:val="la-Latn"/>
        </w:rPr>
        <w:t>i pr</w:t>
      </w:r>
      <w:r w:rsidR="007D0F3F" w:rsidRPr="007A06F5">
        <w:rPr>
          <w:rFonts w:ascii="Times New Roman" w:hAnsi="Times New Roman" w:cs="Times New Roman"/>
          <w:lang w:val="la-Latn"/>
        </w:rPr>
        <w:t>omiserit</w:t>
      </w:r>
      <w:r w:rsidRPr="007A06F5">
        <w:rPr>
          <w:rFonts w:ascii="Times New Roman" w:hAnsi="Times New Roman" w:cs="Times New Roman"/>
          <w:lang w:val="la-Latn"/>
        </w:rPr>
        <w:t>, quod facta inco</w:t>
      </w:r>
      <w:r w:rsidR="007D0F3F" w:rsidRPr="007A06F5">
        <w:rPr>
          <w:rFonts w:ascii="Times New Roman" w:hAnsi="Times New Roman" w:cs="Times New Roman"/>
          <w:lang w:val="la-Latn"/>
        </w:rPr>
        <w:t>l</w:t>
      </w:r>
      <w:r w:rsidRPr="007A06F5">
        <w:rPr>
          <w:rFonts w:ascii="Times New Roman" w:hAnsi="Times New Roman" w:cs="Times New Roman"/>
          <w:lang w:val="la-Latn"/>
        </w:rPr>
        <w:t xml:space="preserve">umis, </w:t>
      </w:r>
      <w:r w:rsidR="009E3915" w:rsidRPr="007A06F5">
        <w:rPr>
          <w:rFonts w:ascii="Times New Roman" w:hAnsi="Times New Roman" w:cs="Times New Roman"/>
          <w:lang w:val="la-Latn"/>
        </w:rPr>
        <w:t>c</w:t>
      </w:r>
      <w:r w:rsidR="007D0F3F" w:rsidRPr="007A06F5">
        <w:rPr>
          <w:rFonts w:ascii="Times New Roman" w:hAnsi="Times New Roman" w:cs="Times New Roman"/>
          <w:lang w:val="la-Latn"/>
        </w:rPr>
        <w:t>u</w:t>
      </w:r>
      <w:r w:rsidRPr="007A06F5">
        <w:rPr>
          <w:rFonts w:ascii="Times New Roman" w:hAnsi="Times New Roman" w:cs="Times New Roman"/>
          <w:lang w:val="la-Latn"/>
        </w:rPr>
        <w:t>jus [h</w:t>
      </w:r>
      <w:r w:rsidR="007D0F3F" w:rsidRPr="007A06F5">
        <w:rPr>
          <w:rFonts w:ascii="Times New Roman" w:hAnsi="Times New Roman" w:cs="Times New Roman"/>
          <w:lang w:val="la-Latn"/>
        </w:rPr>
        <w:t>u</w:t>
      </w:r>
      <w:r w:rsidRPr="007A06F5">
        <w:rPr>
          <w:rFonts w:ascii="Times New Roman" w:hAnsi="Times New Roman" w:cs="Times New Roman"/>
          <w:lang w:val="la-Latn"/>
        </w:rPr>
        <w:t>j</w:t>
      </w:r>
      <w:r w:rsidR="007D0F3F" w:rsidRPr="007A06F5">
        <w:rPr>
          <w:rFonts w:ascii="Times New Roman" w:hAnsi="Times New Roman" w:cs="Times New Roman"/>
          <w:lang w:val="la-Latn"/>
        </w:rPr>
        <w:t>u</w:t>
      </w:r>
      <w:r w:rsidRPr="007A06F5">
        <w:rPr>
          <w:rFonts w:ascii="Times New Roman" w:hAnsi="Times New Roman" w:cs="Times New Roman"/>
          <w:lang w:val="la-Latn"/>
        </w:rPr>
        <w:t>s] est co</w:t>
      </w:r>
      <w:r w:rsidR="009E3915" w:rsidRPr="007A06F5">
        <w:rPr>
          <w:rFonts w:ascii="Times New Roman" w:hAnsi="Times New Roman" w:cs="Times New Roman"/>
          <w:lang w:val="la-Latn"/>
        </w:rPr>
        <w:t>n</w:t>
      </w:r>
      <w:r w:rsidRPr="007A06F5">
        <w:rPr>
          <w:rFonts w:ascii="Times New Roman" w:hAnsi="Times New Roman" w:cs="Times New Roman"/>
          <w:lang w:val="la-Latn"/>
        </w:rPr>
        <w:t>junc</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ionis </w:t>
      </w:r>
      <w:r w:rsidR="009E3915" w:rsidRPr="007A06F5">
        <w:rPr>
          <w:rFonts w:ascii="Times New Roman" w:hAnsi="Times New Roman" w:cs="Times New Roman"/>
          <w:lang w:val="la-Latn"/>
        </w:rPr>
        <w:t>vin</w:t>
      </w:r>
      <w:r w:rsidRPr="007A06F5">
        <w:rPr>
          <w:rFonts w:ascii="Times New Roman" w:hAnsi="Times New Roman" w:cs="Times New Roman"/>
          <w:lang w:val="la-Latn"/>
        </w:rPr>
        <w:t>c</w:t>
      </w:r>
      <w:r w:rsidR="009E3915" w:rsidRPr="007A06F5">
        <w:rPr>
          <w:rFonts w:ascii="Times New Roman" w:hAnsi="Times New Roman" w:cs="Times New Roman"/>
          <w:lang w:val="la-Latn"/>
        </w:rPr>
        <w:t>u</w:t>
      </w:r>
      <w:r w:rsidRPr="007A06F5">
        <w:rPr>
          <w:rFonts w:ascii="Times New Roman" w:hAnsi="Times New Roman" w:cs="Times New Roman"/>
          <w:lang w:val="la-Latn"/>
        </w:rPr>
        <w:t xml:space="preserve">la </w:t>
      </w:r>
      <w:r w:rsidR="009E3915" w:rsidRPr="007A06F5">
        <w:rPr>
          <w:rFonts w:ascii="Times New Roman" w:hAnsi="Times New Roman" w:cs="Times New Roman"/>
          <w:lang w:val="la-Latn"/>
        </w:rPr>
        <w:t>d</w:t>
      </w:r>
      <w:r w:rsidRPr="007A06F5">
        <w:rPr>
          <w:rFonts w:ascii="Times New Roman" w:hAnsi="Times New Roman" w:cs="Times New Roman"/>
          <w:lang w:val="la-Latn"/>
        </w:rPr>
        <w:t>isso</w:t>
      </w:r>
      <w:r w:rsidR="009E3915" w:rsidRPr="007A06F5">
        <w:rPr>
          <w:rFonts w:ascii="Times New Roman" w:hAnsi="Times New Roman" w:cs="Times New Roman"/>
          <w:lang w:val="la-Latn"/>
        </w:rPr>
        <w:t>lv</w:t>
      </w:r>
      <w:r w:rsidRPr="007A06F5">
        <w:rPr>
          <w:rFonts w:ascii="Times New Roman" w:hAnsi="Times New Roman" w:cs="Times New Roman"/>
          <w:lang w:val="la-Latn"/>
        </w:rPr>
        <w:t>at, f</w:t>
      </w:r>
      <w:r w:rsidR="009E3915" w:rsidRPr="007A06F5">
        <w:rPr>
          <w:rFonts w:ascii="Times New Roman" w:hAnsi="Times New Roman" w:cs="Times New Roman"/>
          <w:lang w:val="la-Latn"/>
        </w:rPr>
        <w:t>r</w:t>
      </w:r>
      <w:r w:rsidRPr="007A06F5">
        <w:rPr>
          <w:rFonts w:ascii="Times New Roman" w:hAnsi="Times New Roman" w:cs="Times New Roman"/>
          <w:lang w:val="la-Latn"/>
        </w:rPr>
        <w:t>uct</w:t>
      </w:r>
      <w:r w:rsidR="009E3915" w:rsidRPr="007A06F5">
        <w:rPr>
          <w:rFonts w:ascii="Times New Roman" w:hAnsi="Times New Roman" w:cs="Times New Roman"/>
          <w:lang w:val="la-Latn"/>
        </w:rPr>
        <w: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p</w:t>
      </w:r>
      <w:r w:rsidR="009E3915" w:rsidRPr="007A06F5">
        <w:rPr>
          <w:rFonts w:ascii="Times New Roman" w:hAnsi="Times New Roman" w:cs="Times New Roman"/>
          <w:lang w:val="la-Latn"/>
        </w:rPr>
        <w:t>œnitentiæ consequa</w:t>
      </w:r>
      <w:r w:rsidRPr="007A06F5">
        <w:rPr>
          <w:rFonts w:ascii="Times New Roman" w:hAnsi="Times New Roman" w:cs="Times New Roman"/>
          <w:lang w:val="la-Latn"/>
        </w:rPr>
        <w:t>tur. Quod si defece</w:t>
      </w:r>
      <w:r w:rsidR="005B66D2" w:rsidRPr="007A06F5">
        <w:rPr>
          <w:rFonts w:ascii="Times New Roman" w:hAnsi="Times New Roman" w:cs="Times New Roman"/>
          <w:lang w:val="la-Latn"/>
        </w:rPr>
        <w:t>r</w:t>
      </w:r>
      <w:r w:rsidRPr="007A06F5">
        <w:rPr>
          <w:rFonts w:ascii="Times New Roman" w:hAnsi="Times New Roman" w:cs="Times New Roman"/>
          <w:lang w:val="la-Latn"/>
        </w:rPr>
        <w:t xml:space="preserve">it </w:t>
      </w:r>
      <w:r w:rsidR="009E3915" w:rsidRPr="007A06F5">
        <w:rPr>
          <w:rFonts w:ascii="Times New Roman" w:hAnsi="Times New Roman" w:cs="Times New Roman"/>
          <w:lang w:val="la-Latn"/>
        </w:rPr>
        <w:t>vir</w:t>
      </w:r>
      <w:r w:rsidRPr="007A06F5">
        <w:rPr>
          <w:rFonts w:ascii="Times New Roman" w:hAnsi="Times New Roman" w:cs="Times New Roman"/>
          <w:lang w:val="la-Latn"/>
        </w:rPr>
        <w:t xml:space="preserve">, </w:t>
      </w:r>
      <w:r w:rsidR="009E3915" w:rsidRPr="007A06F5">
        <w:rPr>
          <w:rFonts w:ascii="Times New Roman" w:hAnsi="Times New Roman" w:cs="Times New Roman"/>
          <w:lang w:val="la-Latn"/>
        </w:rPr>
        <w:t>aut mulier in talibus n</w:t>
      </w:r>
      <w:r w:rsidRPr="007A06F5">
        <w:rPr>
          <w:rFonts w:ascii="Times New Roman" w:hAnsi="Times New Roman" w:cs="Times New Roman"/>
          <w:lang w:val="la-Latn"/>
        </w:rPr>
        <w:t xml:space="preserve">uptiis, </w:t>
      </w:r>
      <w:r w:rsidR="009E3915" w:rsidRPr="007A06F5">
        <w:rPr>
          <w:rFonts w:ascii="Times New Roman" w:hAnsi="Times New Roman" w:cs="Times New Roman"/>
          <w:lang w:val="la-Latn"/>
        </w:rPr>
        <w:t>d</w:t>
      </w:r>
      <w:r w:rsidRPr="007A06F5">
        <w:rPr>
          <w:rFonts w:ascii="Times New Roman" w:hAnsi="Times New Roman" w:cs="Times New Roman"/>
          <w:lang w:val="la-Latn"/>
        </w:rPr>
        <w:t>if</w:t>
      </w:r>
      <w:r w:rsidR="009E3915" w:rsidRPr="007A06F5">
        <w:rPr>
          <w:rFonts w:ascii="Times New Roman" w:hAnsi="Times New Roman" w:cs="Times New Roman"/>
          <w:lang w:val="la-Latn"/>
        </w:rPr>
        <w:t>fi</w:t>
      </w:r>
      <w:r w:rsidRPr="007A06F5">
        <w:rPr>
          <w:rFonts w:ascii="Times New Roman" w:hAnsi="Times New Roman" w:cs="Times New Roman"/>
          <w:lang w:val="la-Latn"/>
        </w:rPr>
        <w:t>cilis erit p</w:t>
      </w:r>
      <w:r w:rsidR="009E3915" w:rsidRPr="007A06F5">
        <w:rPr>
          <w:rFonts w:ascii="Times New Roman" w:hAnsi="Times New Roman" w:cs="Times New Roman"/>
          <w:lang w:val="la-Latn"/>
        </w:rPr>
        <w:t>œnitent</w:t>
      </w:r>
      <w:r w:rsidRPr="007A06F5">
        <w:rPr>
          <w:rFonts w:ascii="Times New Roman" w:hAnsi="Times New Roman" w:cs="Times New Roman"/>
          <w:lang w:val="la-Latn"/>
        </w:rPr>
        <w:t>ia</w:t>
      </w:r>
      <w:r w:rsidR="009E3915" w:rsidRPr="007A06F5">
        <w:rPr>
          <w:rFonts w:ascii="Times New Roman" w:hAnsi="Times New Roman" w:cs="Times New Roman"/>
          <w:lang w:val="la-Latn"/>
        </w:rPr>
        <w:t xml:space="preserve"> in v</w:t>
      </w:r>
      <w:r w:rsidRPr="007A06F5">
        <w:rPr>
          <w:rFonts w:ascii="Times New Roman" w:hAnsi="Times New Roman" w:cs="Times New Roman"/>
          <w:lang w:val="la-Latn"/>
        </w:rPr>
        <w:t>ita p</w:t>
      </w:r>
      <w:r w:rsidR="009E3915" w:rsidRPr="007A06F5">
        <w:rPr>
          <w:rFonts w:ascii="Times New Roman" w:hAnsi="Times New Roman" w:cs="Times New Roman"/>
          <w:lang w:val="la-Latn"/>
        </w:rPr>
        <w:t>e</w:t>
      </w:r>
      <w:r w:rsidRPr="007A06F5">
        <w:rPr>
          <w:rFonts w:ascii="Times New Roman" w:hAnsi="Times New Roman" w:cs="Times New Roman"/>
          <w:lang w:val="la-Latn"/>
        </w:rPr>
        <w:t>r</w:t>
      </w:r>
      <w:r w:rsidR="0082229C" w:rsidRPr="007A06F5">
        <w:rPr>
          <w:rFonts w:ascii="Times New Roman" w:hAnsi="Times New Roman" w:cs="Times New Roman"/>
          <w:lang w:val="la-Latn"/>
        </w:rPr>
        <w:t>m</w:t>
      </w:r>
      <w:r w:rsidRPr="007A06F5">
        <w:rPr>
          <w:rFonts w:ascii="Times New Roman" w:hAnsi="Times New Roman" w:cs="Times New Roman"/>
          <w:lang w:val="la-Latn"/>
        </w:rPr>
        <w:t>a</w:t>
      </w:r>
      <w:r w:rsidR="009E3915" w:rsidRPr="007A06F5">
        <w:rPr>
          <w:rFonts w:ascii="Times New Roman" w:hAnsi="Times New Roman" w:cs="Times New Roman"/>
          <w:lang w:val="la-Latn"/>
        </w:rPr>
        <w:t>nenti.“</w:t>
      </w:r>
    </w:p>
    <w:p w14:paraId="6DD61DF8" w14:textId="52BDFD95" w:rsidR="00F92E8B"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l</w:t>
      </w:r>
      <w:r w:rsidR="007D0F3F" w:rsidRPr="007A06F5">
        <w:rPr>
          <w:rFonts w:ascii="Times New Roman" w:hAnsi="Times New Roman" w:cs="Times New Roman"/>
          <w:lang w:val="la-Latn"/>
        </w:rPr>
        <w:t>t</w:t>
      </w:r>
      <w:r w:rsidRPr="007A06F5">
        <w:rPr>
          <w:rFonts w:ascii="Times New Roman" w:hAnsi="Times New Roman" w:cs="Times New Roman"/>
          <w:lang w:val="la-Latn"/>
        </w:rPr>
        <w:t>e</w:t>
      </w:r>
      <w:r w:rsidR="00C34A2F"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C34A2F" w:rsidRPr="007A06F5">
        <w:rPr>
          <w:rFonts w:ascii="Times New Roman" w:hAnsi="Times New Roman" w:cs="Times New Roman"/>
          <w:lang w:val="la-Latn"/>
        </w:rPr>
        <w:t>d</w:t>
      </w:r>
      <w:r w:rsidR="00DB5CDB" w:rsidRPr="007A06F5">
        <w:rPr>
          <w:rFonts w:ascii="Times New Roman" w:hAnsi="Times New Roman" w:cs="Times New Roman"/>
          <w:lang w:val="la-Latn"/>
        </w:rPr>
        <w:t>e</w:t>
      </w:r>
      <w:r w:rsidRPr="007A06F5">
        <w:rPr>
          <w:rFonts w:ascii="Times New Roman" w:hAnsi="Times New Roman" w:cs="Times New Roman"/>
          <w:lang w:val="la-Latn"/>
        </w:rPr>
        <w:t xml:space="preserve"> </w:t>
      </w:r>
      <w:r w:rsidR="00C34A2F" w:rsidRPr="007A06F5">
        <w:rPr>
          <w:rFonts w:ascii="Times New Roman" w:hAnsi="Times New Roman" w:cs="Times New Roman"/>
          <w:lang w:val="la-Latn"/>
        </w:rPr>
        <w:t>h</w:t>
      </w:r>
      <w:r w:rsidRPr="007A06F5">
        <w:rPr>
          <w:rFonts w:ascii="Times New Roman" w:hAnsi="Times New Roman" w:cs="Times New Roman"/>
          <w:lang w:val="la-Latn"/>
        </w:rPr>
        <w:t>is qui dua</w:t>
      </w:r>
      <w:r w:rsidR="00C34A2F" w:rsidRPr="007A06F5">
        <w:rPr>
          <w:rFonts w:ascii="Times New Roman" w:hAnsi="Times New Roman" w:cs="Times New Roman"/>
          <w:lang w:val="la-Latn"/>
        </w:rPr>
        <w:t>b</w:t>
      </w:r>
      <w:r w:rsidRPr="007A06F5">
        <w:rPr>
          <w:rFonts w:ascii="Times New Roman" w:hAnsi="Times New Roman" w:cs="Times New Roman"/>
          <w:lang w:val="la-Latn"/>
        </w:rPr>
        <w:t xml:space="preserve">us </w:t>
      </w:r>
      <w:r w:rsidR="00C34A2F" w:rsidRPr="007A06F5">
        <w:rPr>
          <w:rFonts w:ascii="Times New Roman" w:hAnsi="Times New Roman" w:cs="Times New Roman"/>
          <w:lang w:val="la-Latn"/>
        </w:rPr>
        <w:t>sor</w:t>
      </w:r>
      <w:r w:rsidRPr="007A06F5">
        <w:rPr>
          <w:rFonts w:ascii="Times New Roman" w:hAnsi="Times New Roman" w:cs="Times New Roman"/>
          <w:lang w:val="la-Latn"/>
        </w:rPr>
        <w:t>orib</w:t>
      </w:r>
      <w:r w:rsidR="00C34A2F" w:rsidRPr="007A06F5">
        <w:rPr>
          <w:rFonts w:ascii="Times New Roman" w:hAnsi="Times New Roman" w:cs="Times New Roman"/>
          <w:lang w:val="la-Latn"/>
        </w:rPr>
        <w:t>us</w:t>
      </w:r>
      <w:r w:rsidRPr="007A06F5">
        <w:rPr>
          <w:rFonts w:ascii="Times New Roman" w:hAnsi="Times New Roman" w:cs="Times New Roman"/>
          <w:lang w:val="la-Latn"/>
        </w:rPr>
        <w:t xml:space="preserve"> co</w:t>
      </w:r>
      <w:r w:rsidR="00F92E8B" w:rsidRPr="007A06F5">
        <w:rPr>
          <w:rFonts w:ascii="Times New Roman" w:hAnsi="Times New Roman" w:cs="Times New Roman"/>
          <w:lang w:val="la-Latn"/>
        </w:rPr>
        <w:t>opulantur</w:t>
      </w:r>
      <w:r w:rsidRPr="007A06F5">
        <w:rPr>
          <w:rFonts w:ascii="Times New Roman" w:hAnsi="Times New Roman" w:cs="Times New Roman"/>
          <w:lang w:val="la-Latn"/>
        </w:rPr>
        <w:t>, i</w:t>
      </w:r>
      <w:r w:rsidR="007D0F3F" w:rsidRPr="007A06F5">
        <w:rPr>
          <w:rFonts w:ascii="Times New Roman" w:hAnsi="Times New Roman" w:cs="Times New Roman"/>
          <w:lang w:val="la-Latn"/>
        </w:rPr>
        <w:t>n</w:t>
      </w:r>
      <w:r w:rsidRPr="007A06F5">
        <w:rPr>
          <w:rFonts w:ascii="Times New Roman" w:hAnsi="Times New Roman" w:cs="Times New Roman"/>
          <w:lang w:val="la-Latn"/>
        </w:rPr>
        <w:t xml:space="preserve"> Eliber</w:t>
      </w:r>
      <w:r w:rsidR="007D0F3F" w:rsidRPr="007A06F5">
        <w:rPr>
          <w:rFonts w:ascii="Times New Roman" w:hAnsi="Times New Roman" w:cs="Times New Roman"/>
          <w:lang w:val="la-Latn"/>
        </w:rPr>
        <w:t>t</w:t>
      </w:r>
      <w:r w:rsidRPr="007A06F5">
        <w:rPr>
          <w:rFonts w:ascii="Times New Roman" w:hAnsi="Times New Roman" w:cs="Times New Roman"/>
          <w:lang w:val="la-Latn"/>
        </w:rPr>
        <w:t>i</w:t>
      </w:r>
      <w:r w:rsidR="007D0F3F" w:rsidRPr="007A06F5">
        <w:rPr>
          <w:rFonts w:ascii="Times New Roman" w:hAnsi="Times New Roman" w:cs="Times New Roman"/>
          <w:lang w:val="la-Latn"/>
        </w:rPr>
        <w:t>n</w:t>
      </w:r>
      <w:r w:rsidR="00D67C36" w:rsidRPr="007A06F5">
        <w:rPr>
          <w:rFonts w:ascii="Times New Roman" w:hAnsi="Times New Roman" w:cs="Times New Roman"/>
          <w:lang w:val="la-Latn"/>
        </w:rPr>
        <w:t>o</w:t>
      </w:r>
      <w:r w:rsidRPr="007A06F5">
        <w:rPr>
          <w:rFonts w:ascii="Times New Roman" w:hAnsi="Times New Roman" w:cs="Times New Roman"/>
          <w:lang w:val="la-Latn"/>
        </w:rPr>
        <w:t xml:space="preserve"> co</w:t>
      </w:r>
      <w:r w:rsidR="005B66D2" w:rsidRPr="007A06F5">
        <w:rPr>
          <w:rFonts w:ascii="Times New Roman" w:hAnsi="Times New Roman" w:cs="Times New Roman"/>
          <w:lang w:val="la-Latn"/>
        </w:rPr>
        <w:t>n</w:t>
      </w:r>
      <w:r w:rsidRPr="007A06F5">
        <w:rPr>
          <w:rFonts w:ascii="Times New Roman" w:hAnsi="Times New Roman" w:cs="Times New Roman"/>
          <w:lang w:val="la-Latn"/>
        </w:rPr>
        <w:t>cilio ca</w:t>
      </w:r>
      <w:r w:rsidR="00F92E8B" w:rsidRPr="007A06F5">
        <w:rPr>
          <w:rFonts w:ascii="Times New Roman" w:hAnsi="Times New Roman" w:cs="Times New Roman"/>
          <w:lang w:val="la-Latn"/>
        </w:rPr>
        <w:t>p</w:t>
      </w:r>
      <w:r w:rsidRPr="007A06F5">
        <w:rPr>
          <w:rFonts w:ascii="Times New Roman" w:hAnsi="Times New Roman" w:cs="Times New Roman"/>
          <w:lang w:val="la-Latn"/>
        </w:rPr>
        <w:t xml:space="preserve">. </w:t>
      </w:r>
      <w:r w:rsidR="00F92E8B" w:rsidRPr="007A06F5">
        <w:rPr>
          <w:rFonts w:ascii="Times New Roman" w:hAnsi="Times New Roman" w:cs="Times New Roman"/>
          <w:lang w:val="la-Latn"/>
        </w:rPr>
        <w:t>61</w:t>
      </w:r>
      <w:r w:rsidRPr="007A06F5">
        <w:rPr>
          <w:rFonts w:ascii="Times New Roman" w:hAnsi="Times New Roman" w:cs="Times New Roman"/>
          <w:lang w:val="la-Latn"/>
        </w:rPr>
        <w:t xml:space="preserve">, ita scriptum est: </w:t>
      </w:r>
      <w:r w:rsidR="00F92E8B" w:rsidRPr="007A06F5">
        <w:rPr>
          <w:rFonts w:ascii="Times New Roman" w:hAnsi="Times New Roman" w:cs="Times New Roman"/>
          <w:lang w:val="la-Latn"/>
        </w:rPr>
        <w:t xml:space="preserve">„Si </w:t>
      </w:r>
      <w:r w:rsidRPr="007A06F5">
        <w:rPr>
          <w:rFonts w:ascii="Times New Roman" w:hAnsi="Times New Roman" w:cs="Times New Roman"/>
          <w:lang w:val="la-Latn"/>
        </w:rPr>
        <w:t>quis post obitu</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uxo</w:t>
      </w:r>
      <w:r w:rsidR="00F92E8B" w:rsidRPr="007A06F5">
        <w:rPr>
          <w:rFonts w:ascii="Times New Roman" w:hAnsi="Times New Roman" w:cs="Times New Roman"/>
          <w:lang w:val="la-Latn"/>
        </w:rPr>
        <w:t>ri</w:t>
      </w:r>
      <w:r w:rsidRPr="007A06F5">
        <w:rPr>
          <w:rFonts w:ascii="Times New Roman" w:hAnsi="Times New Roman" w:cs="Times New Roman"/>
          <w:lang w:val="la-Latn"/>
        </w:rPr>
        <w:t xml:space="preserve">s </w:t>
      </w:r>
      <w:r w:rsidR="00F92E8B" w:rsidRPr="007A06F5">
        <w:rPr>
          <w:rFonts w:ascii="Times New Roman" w:hAnsi="Times New Roman" w:cs="Times New Roman"/>
          <w:lang w:val="la-Latn"/>
        </w:rPr>
        <w:t>suæ</w:t>
      </w:r>
      <w:r w:rsidRPr="007A06F5">
        <w:rPr>
          <w:rFonts w:ascii="Times New Roman" w:hAnsi="Times New Roman" w:cs="Times New Roman"/>
          <w:lang w:val="la-Latn"/>
        </w:rPr>
        <w:t>, so</w:t>
      </w:r>
      <w:r w:rsidR="00F92E8B" w:rsidRPr="007A06F5">
        <w:rPr>
          <w:rFonts w:ascii="Times New Roman" w:hAnsi="Times New Roman" w:cs="Times New Roman"/>
          <w:lang w:val="la-Latn"/>
        </w:rPr>
        <w:t>r</w:t>
      </w:r>
      <w:r w:rsidRPr="007A06F5">
        <w:rPr>
          <w:rFonts w:ascii="Times New Roman" w:hAnsi="Times New Roman" w:cs="Times New Roman"/>
          <w:lang w:val="la-Latn"/>
        </w:rPr>
        <w:t>o</w:t>
      </w:r>
      <w:r w:rsidR="00F92E8B" w:rsidRPr="007A06F5">
        <w:rPr>
          <w:rFonts w:ascii="Times New Roman" w:hAnsi="Times New Roman" w:cs="Times New Roman"/>
          <w:lang w:val="la-Latn"/>
        </w:rPr>
        <w:t>r</w:t>
      </w:r>
      <w:r w:rsidRPr="007A06F5">
        <w:rPr>
          <w:rFonts w:ascii="Times New Roman" w:hAnsi="Times New Roman" w:cs="Times New Roman"/>
          <w:lang w:val="la-Latn"/>
        </w:rPr>
        <w: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ej</w:t>
      </w:r>
      <w:r w:rsidR="00F92E8B" w:rsidRPr="007A06F5">
        <w:rPr>
          <w:rFonts w:ascii="Times New Roman" w:hAnsi="Times New Roman" w:cs="Times New Roman"/>
          <w:lang w:val="la-Latn"/>
        </w:rPr>
        <w:t xml:space="preserve">us duxerit </w:t>
      </w:r>
      <w:r w:rsidRPr="007A06F5">
        <w:rPr>
          <w:rFonts w:ascii="Times New Roman" w:hAnsi="Times New Roman" w:cs="Times New Roman"/>
          <w:lang w:val="la-Latn"/>
        </w:rPr>
        <w:t>uxo</w:t>
      </w:r>
      <w:r w:rsidR="00F92E8B" w:rsidRPr="007A06F5">
        <w:rPr>
          <w:rFonts w:ascii="Times New Roman" w:hAnsi="Times New Roman" w:cs="Times New Roman"/>
          <w:lang w:val="la-Latn"/>
        </w:rPr>
        <w:t>r</w:t>
      </w:r>
      <w:r w:rsidRPr="007A06F5">
        <w:rPr>
          <w:rFonts w:ascii="Times New Roman" w:hAnsi="Times New Roman" w:cs="Times New Roman"/>
          <w:lang w:val="la-Latn"/>
        </w:rPr>
        <w:t>e</w:t>
      </w:r>
      <w:r w:rsidR="0082229C" w:rsidRPr="007A06F5">
        <w:rPr>
          <w:rFonts w:ascii="Times New Roman" w:hAnsi="Times New Roman" w:cs="Times New Roman"/>
          <w:lang w:val="la-Latn"/>
        </w:rPr>
        <w:t>m</w:t>
      </w:r>
      <w:r w:rsidRPr="007A06F5">
        <w:rPr>
          <w:rFonts w:ascii="Times New Roman" w:hAnsi="Times New Roman" w:cs="Times New Roman"/>
          <w:lang w:val="la-Latn"/>
        </w:rPr>
        <w:t>, et ipsa fue</w:t>
      </w:r>
      <w:r w:rsidR="00F92E8B" w:rsidRPr="007A06F5">
        <w:rPr>
          <w:rFonts w:ascii="Times New Roman" w:hAnsi="Times New Roman" w:cs="Times New Roman"/>
          <w:lang w:val="la-Latn"/>
        </w:rPr>
        <w:t>r</w:t>
      </w:r>
      <w:r w:rsidRPr="007A06F5">
        <w:rPr>
          <w:rFonts w:ascii="Times New Roman" w:hAnsi="Times New Roman" w:cs="Times New Roman"/>
          <w:lang w:val="la-Latn"/>
        </w:rPr>
        <w:t>it fidelis, qu</w:t>
      </w:r>
      <w:r w:rsidR="00F92E8B" w:rsidRPr="007A06F5">
        <w:rPr>
          <w:rFonts w:ascii="Times New Roman" w:hAnsi="Times New Roman" w:cs="Times New Roman"/>
          <w:lang w:val="la-Latn"/>
        </w:rPr>
        <w:t>i</w:t>
      </w:r>
      <w:r w:rsidRPr="007A06F5">
        <w:rPr>
          <w:rFonts w:ascii="Times New Roman" w:hAnsi="Times New Roman" w:cs="Times New Roman"/>
          <w:lang w:val="la-Latn"/>
        </w:rPr>
        <w:t>nqu</w:t>
      </w:r>
      <w:r w:rsidR="00F92E8B" w:rsidRPr="007A06F5">
        <w:rPr>
          <w:rFonts w:ascii="Times New Roman" w:hAnsi="Times New Roman" w:cs="Times New Roman"/>
          <w:lang w:val="la-Latn"/>
        </w:rPr>
        <w:t>enniu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a c</w:t>
      </w:r>
      <w:r w:rsidR="00D67C36" w:rsidRPr="007A06F5">
        <w:rPr>
          <w:rFonts w:ascii="Times New Roman" w:hAnsi="Times New Roman" w:cs="Times New Roman"/>
          <w:lang w:val="la-Latn"/>
        </w:rPr>
        <w:t>o</w:t>
      </w:r>
      <w:r w:rsidR="00F92E8B" w:rsidRPr="007A06F5">
        <w:rPr>
          <w:rFonts w:ascii="Times New Roman" w:hAnsi="Times New Roman" w:cs="Times New Roman"/>
          <w:lang w:val="la-Latn"/>
        </w:rPr>
        <w:t>m</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u</w:t>
      </w:r>
      <w:r w:rsidR="00D67C36" w:rsidRPr="007A06F5">
        <w:rPr>
          <w:rFonts w:ascii="Times New Roman" w:hAnsi="Times New Roman" w:cs="Times New Roman"/>
          <w:lang w:val="la-Latn"/>
        </w:rPr>
        <w:t>n</w:t>
      </w:r>
      <w:r w:rsidR="00F92E8B" w:rsidRPr="007A06F5">
        <w:rPr>
          <w:rFonts w:ascii="Times New Roman" w:hAnsi="Times New Roman" w:cs="Times New Roman"/>
          <w:lang w:val="la-Latn"/>
        </w:rPr>
        <w:t>i</w:t>
      </w:r>
      <w:r w:rsidRPr="007A06F5">
        <w:rPr>
          <w:rFonts w:ascii="Times New Roman" w:hAnsi="Times New Roman" w:cs="Times New Roman"/>
          <w:lang w:val="la-Latn"/>
        </w:rPr>
        <w:t>o</w:t>
      </w:r>
      <w:r w:rsidR="005B66D2" w:rsidRPr="007A06F5">
        <w:rPr>
          <w:rFonts w:ascii="Times New Roman" w:hAnsi="Times New Roman" w:cs="Times New Roman"/>
          <w:lang w:val="la-Latn"/>
        </w:rPr>
        <w:t>n</w:t>
      </w:r>
      <w:r w:rsidRPr="007A06F5">
        <w:rPr>
          <w:rFonts w:ascii="Times New Roman" w:hAnsi="Times New Roman" w:cs="Times New Roman"/>
          <w:lang w:val="la-Latn"/>
        </w:rPr>
        <w:t>e placuit abstine</w:t>
      </w:r>
      <w:r w:rsidR="005B66D2" w:rsidRPr="007A06F5">
        <w:rPr>
          <w:rFonts w:ascii="Times New Roman" w:hAnsi="Times New Roman" w:cs="Times New Roman"/>
          <w:lang w:val="la-Latn"/>
        </w:rPr>
        <w:t>r</w:t>
      </w:r>
      <w:r w:rsidRPr="007A06F5">
        <w:rPr>
          <w:rFonts w:ascii="Times New Roman" w:hAnsi="Times New Roman" w:cs="Times New Roman"/>
          <w:lang w:val="la-Latn"/>
        </w:rPr>
        <w:t>e,</w:t>
      </w:r>
      <w:r w:rsidR="00F92E8B" w:rsidRPr="007A06F5">
        <w:rPr>
          <w:rFonts w:ascii="Times New Roman" w:hAnsi="Times New Roman" w:cs="Times New Roman"/>
          <w:lang w:val="la-Latn"/>
        </w:rPr>
        <w:t xml:space="preserve"> ni</w:t>
      </w:r>
      <w:r w:rsidRPr="007A06F5">
        <w:rPr>
          <w:rFonts w:ascii="Times New Roman" w:hAnsi="Times New Roman" w:cs="Times New Roman"/>
          <w:lang w:val="la-Latn"/>
        </w:rPr>
        <w:t>si f</w:t>
      </w:r>
      <w:r w:rsidR="00D67C36" w:rsidRPr="007A06F5">
        <w:rPr>
          <w:rFonts w:ascii="Times New Roman" w:hAnsi="Times New Roman" w:cs="Times New Roman"/>
          <w:lang w:val="la-Latn"/>
        </w:rPr>
        <w:t>o</w:t>
      </w:r>
      <w:r w:rsidR="00F92E8B" w:rsidRPr="007A06F5">
        <w:rPr>
          <w:rFonts w:ascii="Times New Roman" w:hAnsi="Times New Roman" w:cs="Times New Roman"/>
          <w:lang w:val="la-Latn"/>
        </w:rPr>
        <w:t>r</w:t>
      </w:r>
      <w:r w:rsidRPr="007A06F5">
        <w:rPr>
          <w:rFonts w:ascii="Times New Roman" w:hAnsi="Times New Roman" w:cs="Times New Roman"/>
          <w:lang w:val="la-Latn"/>
        </w:rPr>
        <w:t xml:space="preserve">te </w:t>
      </w:r>
      <w:r w:rsidR="00F92E8B" w:rsidRPr="007A06F5">
        <w:rPr>
          <w:rFonts w:ascii="Times New Roman" w:hAnsi="Times New Roman" w:cs="Times New Roman"/>
          <w:lang w:val="la-Latn"/>
        </w:rPr>
        <w:t>v</w:t>
      </w:r>
      <w:r w:rsidRPr="007A06F5">
        <w:rPr>
          <w:rFonts w:ascii="Times New Roman" w:hAnsi="Times New Roman" w:cs="Times New Roman"/>
          <w:lang w:val="la-Latn"/>
        </w:rPr>
        <w:t>eloc</w:t>
      </w:r>
      <w:r w:rsidR="00F92E8B" w:rsidRPr="007A06F5">
        <w:rPr>
          <w:rFonts w:ascii="Times New Roman" w:hAnsi="Times New Roman" w:cs="Times New Roman"/>
          <w:lang w:val="la-Latn"/>
        </w:rPr>
        <w:t xml:space="preserve">ius dari </w:t>
      </w:r>
      <w:r w:rsidRPr="007A06F5">
        <w:rPr>
          <w:rFonts w:ascii="Times New Roman" w:hAnsi="Times New Roman" w:cs="Times New Roman"/>
          <w:lang w:val="la-Latn"/>
        </w:rPr>
        <w:t>parc</w:t>
      </w:r>
      <w:r w:rsidR="00F92E8B" w:rsidRPr="007A06F5">
        <w:rPr>
          <w:rFonts w:ascii="Times New Roman" w:hAnsi="Times New Roman" w:cs="Times New Roman"/>
          <w:lang w:val="la-Latn"/>
        </w:rPr>
        <w:t>em ne</w:t>
      </w:r>
      <w:r w:rsidRPr="007A06F5">
        <w:rPr>
          <w:rFonts w:ascii="Times New Roman" w:hAnsi="Times New Roman" w:cs="Times New Roman"/>
          <w:lang w:val="la-Latn"/>
        </w:rPr>
        <w:t>essitas coegeri</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 irifirmitatis. </w:t>
      </w:r>
      <w:r w:rsidR="00F92E8B" w:rsidRPr="007A06F5">
        <w:rPr>
          <w:rFonts w:ascii="Times New Roman" w:hAnsi="Times New Roman" w:cs="Times New Roman"/>
          <w:lang w:val="la-Latn"/>
        </w:rPr>
        <w:t>Item</w:t>
      </w:r>
      <w:r w:rsidRPr="007A06F5">
        <w:rPr>
          <w:rFonts w:ascii="Times New Roman" w:hAnsi="Times New Roman" w:cs="Times New Roman"/>
          <w:lang w:val="la-Latn"/>
        </w:rPr>
        <w:t xml:space="preserve"> de </w:t>
      </w:r>
      <w:r w:rsidR="00F92E8B" w:rsidRPr="007A06F5">
        <w:rPr>
          <w:rFonts w:ascii="Times New Roman" w:hAnsi="Times New Roman" w:cs="Times New Roman"/>
          <w:lang w:val="la-Latn"/>
        </w:rPr>
        <w:t>mu</w:t>
      </w:r>
      <w:r w:rsidRPr="007A06F5">
        <w:rPr>
          <w:rFonts w:ascii="Times New Roman" w:hAnsi="Times New Roman" w:cs="Times New Roman"/>
          <w:lang w:val="la-Latn"/>
        </w:rPr>
        <w:t>liere, qn</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duos fratres su</w:t>
      </w:r>
      <w:r w:rsidR="0082229C" w:rsidRPr="007A06F5">
        <w:rPr>
          <w:rFonts w:ascii="Times New Roman" w:hAnsi="Times New Roman" w:cs="Times New Roman"/>
          <w:lang w:val="la-Latn"/>
        </w:rPr>
        <w:t>m</w:t>
      </w:r>
      <w:r w:rsidRPr="007A06F5">
        <w:rPr>
          <w:rFonts w:ascii="Times New Roman" w:hAnsi="Times New Roman" w:cs="Times New Roman"/>
          <w:lang w:val="la-Latn"/>
        </w:rPr>
        <w:t>it c</w:t>
      </w:r>
      <w:r w:rsidR="00D67C36" w:rsidRPr="007A06F5">
        <w:rPr>
          <w:rFonts w:ascii="Times New Roman" w:hAnsi="Times New Roman" w:cs="Times New Roman"/>
          <w:lang w:val="la-Latn"/>
        </w:rPr>
        <w:t>o</w:t>
      </w:r>
      <w:r w:rsidR="00F92E8B" w:rsidRPr="007A06F5">
        <w:rPr>
          <w:rFonts w:ascii="Times New Roman" w:hAnsi="Times New Roman" w:cs="Times New Roman"/>
          <w:lang w:val="la-Latn"/>
        </w:rPr>
        <w:t>nju</w:t>
      </w:r>
      <w:r w:rsidRPr="007A06F5">
        <w:rPr>
          <w:rFonts w:ascii="Times New Roman" w:hAnsi="Times New Roman" w:cs="Times New Roman"/>
          <w:lang w:val="la-Latn"/>
        </w:rPr>
        <w:t>gi</w:t>
      </w:r>
      <w:r w:rsidR="00D67C36" w:rsidRPr="007A06F5">
        <w:rPr>
          <w:rFonts w:ascii="Times New Roman" w:hAnsi="Times New Roman" w:cs="Times New Roman"/>
          <w:lang w:val="la-Latn"/>
        </w:rPr>
        <w:t>o</w:t>
      </w:r>
      <w:r w:rsidRPr="007A06F5">
        <w:rPr>
          <w:rFonts w:ascii="Times New Roman" w:hAnsi="Times New Roman" w:cs="Times New Roman"/>
          <w:lang w:val="la-Latn"/>
        </w:rPr>
        <w:t xml:space="preserve">, </w:t>
      </w:r>
      <w:r w:rsidR="00F92E8B" w:rsidRPr="007A06F5">
        <w:rPr>
          <w:rFonts w:ascii="Times New Roman" w:hAnsi="Times New Roman" w:cs="Times New Roman"/>
          <w:lang w:val="la-Latn"/>
        </w:rPr>
        <w:t>i</w:t>
      </w:r>
      <w:r w:rsidRPr="007A06F5">
        <w:rPr>
          <w:rFonts w:ascii="Times New Roman" w:hAnsi="Times New Roman" w:cs="Times New Roman"/>
          <w:lang w:val="la-Latn"/>
        </w:rPr>
        <w:t>n c</w:t>
      </w:r>
      <w:r w:rsidR="00F92E8B" w:rsidRPr="007A06F5">
        <w:rPr>
          <w:rFonts w:ascii="Times New Roman" w:hAnsi="Times New Roman" w:cs="Times New Roman"/>
          <w:lang w:val="la-Latn"/>
        </w:rPr>
        <w:t>a</w:t>
      </w:r>
      <w:r w:rsidRPr="007A06F5">
        <w:rPr>
          <w:rFonts w:ascii="Times New Roman" w:hAnsi="Times New Roman" w:cs="Times New Roman"/>
          <w:lang w:val="la-Latn"/>
        </w:rPr>
        <w:t>noni</w:t>
      </w:r>
      <w:r w:rsidR="00F92E8B" w:rsidRPr="007A06F5">
        <w:rPr>
          <w:rFonts w:ascii="Times New Roman" w:hAnsi="Times New Roman" w:cs="Times New Roman"/>
          <w:lang w:val="la-Latn"/>
        </w:rPr>
        <w:t>bus M</w:t>
      </w:r>
      <w:r w:rsidRPr="007A06F5">
        <w:rPr>
          <w:rFonts w:ascii="Times New Roman" w:hAnsi="Times New Roman" w:cs="Times New Roman"/>
          <w:lang w:val="la-Latn"/>
        </w:rPr>
        <w:t xml:space="preserve">artini episcopi </w:t>
      </w:r>
      <w:r w:rsidR="00F92E8B" w:rsidRPr="007A06F5">
        <w:rPr>
          <w:rFonts w:ascii="Times New Roman" w:hAnsi="Times New Roman" w:cs="Times New Roman"/>
          <w:lang w:val="la-Latn"/>
        </w:rPr>
        <w:t xml:space="preserve">[sic </w:t>
      </w:r>
      <w:r w:rsidRPr="007A06F5">
        <w:rPr>
          <w:rFonts w:ascii="Times New Roman" w:hAnsi="Times New Roman" w:cs="Times New Roman"/>
          <w:lang w:val="la-Latn"/>
        </w:rPr>
        <w:t>script</w:t>
      </w:r>
      <w:r w:rsidR="007D0F3F" w:rsidRPr="007A06F5">
        <w:rPr>
          <w:rFonts w:ascii="Times New Roman" w:hAnsi="Times New Roman" w:cs="Times New Roman"/>
          <w:lang w:val="la-Latn"/>
        </w:rPr>
        <w:t>u</w:t>
      </w:r>
      <w:r w:rsidR="00F92E8B" w:rsidRPr="007A06F5">
        <w:rPr>
          <w:rFonts w:ascii="Times New Roman" w:hAnsi="Times New Roman" w:cs="Times New Roman"/>
          <w:lang w:val="la-Latn"/>
        </w:rPr>
        <w:t>m]</w:t>
      </w:r>
      <w:r w:rsidRPr="007A06F5">
        <w:rPr>
          <w:rFonts w:ascii="Times New Roman" w:hAnsi="Times New Roman" w:cs="Times New Roman"/>
          <w:lang w:val="la-Latn"/>
        </w:rPr>
        <w:t>: Si qu</w:t>
      </w:r>
      <w:r w:rsidR="00F92E8B" w:rsidRPr="007A06F5">
        <w:rPr>
          <w:rFonts w:ascii="Times New Roman" w:hAnsi="Times New Roman" w:cs="Times New Roman"/>
          <w:lang w:val="la-Latn"/>
        </w:rPr>
        <w:t>i</w:t>
      </w:r>
      <w:r w:rsidRPr="007A06F5">
        <w:rPr>
          <w:rFonts w:ascii="Times New Roman" w:hAnsi="Times New Roman" w:cs="Times New Roman"/>
          <w:lang w:val="la-Latn"/>
        </w:rPr>
        <w:t xml:space="preserve">a </w:t>
      </w:r>
      <w:r w:rsidR="00F92E8B" w:rsidRPr="007A06F5">
        <w:rPr>
          <w:rFonts w:ascii="Times New Roman" w:hAnsi="Times New Roman" w:cs="Times New Roman"/>
          <w:lang w:val="la-Latn"/>
        </w:rPr>
        <w:t>mulier d</w:t>
      </w:r>
      <w:r w:rsidRPr="007A06F5">
        <w:rPr>
          <w:rFonts w:ascii="Times New Roman" w:hAnsi="Times New Roman" w:cs="Times New Roman"/>
          <w:lang w:val="la-Latn"/>
        </w:rPr>
        <w:t>uos frat</w:t>
      </w:r>
      <w:r w:rsidR="00F92E8B" w:rsidRPr="007A06F5">
        <w:rPr>
          <w:rFonts w:ascii="Times New Roman" w:hAnsi="Times New Roman" w:cs="Times New Roman"/>
          <w:lang w:val="la-Latn"/>
        </w:rPr>
        <w:t>re</w:t>
      </w:r>
      <w:r w:rsidRPr="007A06F5">
        <w:rPr>
          <w:rFonts w:ascii="Times New Roman" w:hAnsi="Times New Roman" w:cs="Times New Roman"/>
          <w:lang w:val="la-Latn"/>
        </w:rPr>
        <w:t>s; aut, si quis duas sorores duxerit, a co</w:t>
      </w:r>
      <w:r w:rsidR="0082229C" w:rsidRPr="007A06F5">
        <w:rPr>
          <w:rFonts w:ascii="Times New Roman" w:hAnsi="Times New Roman" w:cs="Times New Roman"/>
          <w:lang w:val="la-Latn"/>
        </w:rPr>
        <w:t>mm</w:t>
      </w:r>
      <w:r w:rsidRPr="007A06F5">
        <w:rPr>
          <w:rFonts w:ascii="Times New Roman" w:hAnsi="Times New Roman" w:cs="Times New Roman"/>
          <w:lang w:val="la-Latn"/>
        </w:rPr>
        <w:t>unione abjiciantur usque ad morte</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92E8B" w:rsidRPr="007A06F5">
        <w:rPr>
          <w:rFonts w:ascii="Times New Roman" w:hAnsi="Times New Roman" w:cs="Times New Roman"/>
          <w:lang w:val="la-Latn"/>
        </w:rPr>
        <w:t>I</w:t>
      </w:r>
      <w:r w:rsidRPr="007A06F5">
        <w:rPr>
          <w:rFonts w:ascii="Times New Roman" w:hAnsi="Times New Roman" w:cs="Times New Roman"/>
          <w:lang w:val="la-Latn"/>
        </w:rPr>
        <w:t xml:space="preserve">n </w:t>
      </w:r>
      <w:r w:rsidR="0082229C" w:rsidRPr="007A06F5">
        <w:rPr>
          <w:rFonts w:ascii="Times New Roman" w:hAnsi="Times New Roman" w:cs="Times New Roman"/>
          <w:lang w:val="la-Latn"/>
        </w:rPr>
        <w:t>m</w:t>
      </w:r>
      <w:r w:rsidRPr="007A06F5">
        <w:rPr>
          <w:rFonts w:ascii="Times New Roman" w:hAnsi="Times New Roman" w:cs="Times New Roman"/>
          <w:lang w:val="la-Latn"/>
        </w:rPr>
        <w:t>ort</w:t>
      </w:r>
      <w:r w:rsidR="00F92E8B" w:rsidRPr="007A06F5">
        <w:rPr>
          <w:rFonts w:ascii="Times New Roman" w:hAnsi="Times New Roman" w:cs="Times New Roman"/>
          <w:lang w:val="la-Latn"/>
        </w:rPr>
        <w:t>e</w:t>
      </w:r>
      <w:r w:rsidRPr="007A06F5">
        <w:rPr>
          <w:rFonts w:ascii="Times New Roman" w:hAnsi="Times New Roman" w:cs="Times New Roman"/>
          <w:lang w:val="la-Latn"/>
        </w:rPr>
        <w:t xml:space="preserve"> </w:t>
      </w:r>
      <w:r w:rsidR="00F92E8B" w:rsidRPr="007A06F5">
        <w:rPr>
          <w:rFonts w:ascii="Times New Roman" w:hAnsi="Times New Roman" w:cs="Times New Roman"/>
          <w:lang w:val="la-Latn"/>
        </w:rPr>
        <w:t>eis c</w:t>
      </w:r>
      <w:r w:rsidRPr="007A06F5">
        <w:rPr>
          <w:rFonts w:ascii="Times New Roman" w:hAnsi="Times New Roman" w:cs="Times New Roman"/>
          <w:lang w:val="la-Latn"/>
        </w:rPr>
        <w:t>o</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m</w:t>
      </w:r>
      <w:r w:rsidRPr="007A06F5">
        <w:rPr>
          <w:rFonts w:ascii="Times New Roman" w:hAnsi="Times New Roman" w:cs="Times New Roman"/>
          <w:lang w:val="la-Latn"/>
        </w:rPr>
        <w:t>unio propter misericordiam de</w:t>
      </w:r>
      <w:r w:rsidR="00F92E8B" w:rsidRPr="007A06F5">
        <w:rPr>
          <w:rFonts w:ascii="Times New Roman" w:hAnsi="Times New Roman" w:cs="Times New Roman"/>
          <w:lang w:val="la-Latn"/>
        </w:rPr>
        <w:t>tur. Si vero su</w:t>
      </w:r>
      <w:r w:rsidRPr="007A06F5">
        <w:rPr>
          <w:rFonts w:ascii="Times New Roman" w:hAnsi="Times New Roman" w:cs="Times New Roman"/>
          <w:lang w:val="la-Latn"/>
        </w:rPr>
        <w:t>pe</w:t>
      </w:r>
      <w:r w:rsidR="00F92E8B" w:rsidRPr="007A06F5">
        <w:rPr>
          <w:rFonts w:ascii="Times New Roman" w:hAnsi="Times New Roman" w:cs="Times New Roman"/>
          <w:lang w:val="la-Latn"/>
        </w:rPr>
        <w:t>rv</w:t>
      </w:r>
      <w:r w:rsidRPr="007A06F5">
        <w:rPr>
          <w:rFonts w:ascii="Times New Roman" w:hAnsi="Times New Roman" w:cs="Times New Roman"/>
          <w:lang w:val="la-Latn"/>
        </w:rPr>
        <w:t>ixerint co</w:t>
      </w:r>
      <w:r w:rsidR="0082229C" w:rsidRPr="007A06F5">
        <w:rPr>
          <w:rFonts w:ascii="Times New Roman" w:hAnsi="Times New Roman" w:cs="Times New Roman"/>
          <w:lang w:val="la-Latn"/>
        </w:rPr>
        <w:t>mm</w:t>
      </w:r>
      <w:r w:rsidRPr="007A06F5">
        <w:rPr>
          <w:rFonts w:ascii="Times New Roman" w:hAnsi="Times New Roman" w:cs="Times New Roman"/>
          <w:lang w:val="la-Latn"/>
        </w:rPr>
        <w:t xml:space="preserve">unione accepta, </w:t>
      </w:r>
      <w:r w:rsidR="00DB5CDB" w:rsidRPr="007A06F5">
        <w:rPr>
          <w:rFonts w:ascii="Times New Roman" w:hAnsi="Times New Roman" w:cs="Times New Roman"/>
          <w:lang w:val="la-Latn"/>
        </w:rPr>
        <w:t>e</w:t>
      </w:r>
      <w:r w:rsidRPr="007A06F5">
        <w:rPr>
          <w:rFonts w:ascii="Times New Roman" w:hAnsi="Times New Roman" w:cs="Times New Roman"/>
          <w:lang w:val="la-Latn"/>
        </w:rPr>
        <w:t>t de in</w:t>
      </w:r>
      <w:r w:rsidR="00F92E8B" w:rsidRPr="007A06F5">
        <w:rPr>
          <w:rFonts w:ascii="Times New Roman" w:hAnsi="Times New Roman" w:cs="Times New Roman"/>
          <w:lang w:val="la-Latn"/>
        </w:rPr>
        <w:t>fi</w:t>
      </w:r>
      <w:r w:rsidRPr="007A06F5">
        <w:rPr>
          <w:rFonts w:ascii="Times New Roman" w:hAnsi="Times New Roman" w:cs="Times New Roman"/>
          <w:lang w:val="la-Latn"/>
        </w:rPr>
        <w:t>r</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itate c</w:t>
      </w:r>
      <w:r w:rsidR="00D67C36" w:rsidRPr="007A06F5">
        <w:rPr>
          <w:rFonts w:ascii="Times New Roman" w:hAnsi="Times New Roman" w:cs="Times New Roman"/>
          <w:lang w:val="la-Latn"/>
        </w:rPr>
        <w:t>o</w:t>
      </w:r>
      <w:r w:rsidRPr="007A06F5">
        <w:rPr>
          <w:rFonts w:ascii="Times New Roman" w:hAnsi="Times New Roman" w:cs="Times New Roman"/>
          <w:lang w:val="la-Latn"/>
        </w:rPr>
        <w:t>nv</w:t>
      </w:r>
      <w:r w:rsidR="00DB5CDB" w:rsidRPr="007A06F5">
        <w:rPr>
          <w:rFonts w:ascii="Times New Roman" w:hAnsi="Times New Roman" w:cs="Times New Roman"/>
          <w:lang w:val="la-Latn"/>
        </w:rPr>
        <w:t>a</w:t>
      </w:r>
      <w:r w:rsidRPr="007A06F5">
        <w:rPr>
          <w:rFonts w:ascii="Times New Roman" w:hAnsi="Times New Roman" w:cs="Times New Roman"/>
          <w:lang w:val="la-Latn"/>
        </w:rPr>
        <w:t>luerint, aga</w:t>
      </w:r>
      <w:r w:rsidR="00F92E8B" w:rsidRPr="007A06F5">
        <w:rPr>
          <w:rFonts w:ascii="Times New Roman" w:hAnsi="Times New Roman" w:cs="Times New Roman"/>
          <w:lang w:val="la-Latn"/>
        </w:rPr>
        <w:t>n</w:t>
      </w:r>
      <w:r w:rsidRPr="007A06F5">
        <w:rPr>
          <w:rFonts w:ascii="Times New Roman" w:hAnsi="Times New Roman" w:cs="Times New Roman"/>
          <w:lang w:val="la-Latn"/>
        </w:rPr>
        <w:t>t plen</w:t>
      </w:r>
      <w:r w:rsidR="00DB5CDB" w:rsidRPr="007A06F5">
        <w:rPr>
          <w:rFonts w:ascii="Times New Roman" w:hAnsi="Times New Roman" w:cs="Times New Roman"/>
          <w:lang w:val="la-Latn"/>
        </w:rPr>
        <w:t>a</w:t>
      </w:r>
      <w:r w:rsidRPr="007A06F5">
        <w:rPr>
          <w:rFonts w:ascii="Times New Roman" w:hAnsi="Times New Roman" w:cs="Times New Roman"/>
          <w:lang w:val="la-Latn"/>
        </w:rPr>
        <w:t>m p</w:t>
      </w:r>
      <w:r w:rsidR="00F92E8B" w:rsidRPr="007A06F5">
        <w:rPr>
          <w:rFonts w:ascii="Times New Roman" w:hAnsi="Times New Roman" w:cs="Times New Roman"/>
          <w:lang w:val="la-Latn"/>
        </w:rPr>
        <w:t>œ</w:t>
      </w:r>
      <w:r w:rsidRPr="007A06F5">
        <w:rPr>
          <w:rFonts w:ascii="Times New Roman" w:hAnsi="Times New Roman" w:cs="Times New Roman"/>
          <w:lang w:val="la-Latn"/>
        </w:rPr>
        <w:t>nitentia</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C23BD9" w:rsidRPr="007A06F5">
        <w:rPr>
          <w:rFonts w:ascii="Times New Roman" w:hAnsi="Times New Roman" w:cs="Times New Roman"/>
          <w:lang w:val="la-Latn"/>
        </w:rPr>
        <w:t>te</w:t>
      </w:r>
      <w:r w:rsidR="00F92E8B" w:rsidRPr="007A06F5">
        <w:rPr>
          <w:rFonts w:ascii="Times New Roman" w:hAnsi="Times New Roman" w:cs="Times New Roman"/>
          <w:lang w:val="la-Latn"/>
        </w:rPr>
        <w:t>mpore</w:t>
      </w:r>
      <w:r w:rsidRPr="007A06F5">
        <w:rPr>
          <w:rFonts w:ascii="Times New Roman" w:hAnsi="Times New Roman" w:cs="Times New Roman"/>
          <w:lang w:val="la-Latn"/>
        </w:rPr>
        <w:t xml:space="preserve"> c</w:t>
      </w:r>
      <w:r w:rsidR="00F92E8B" w:rsidRPr="007A06F5">
        <w:rPr>
          <w:rFonts w:ascii="Times New Roman" w:hAnsi="Times New Roman" w:cs="Times New Roman"/>
          <w:lang w:val="la-Latn"/>
        </w:rPr>
        <w:t>o</w:t>
      </w:r>
      <w:r w:rsidRPr="007A06F5">
        <w:rPr>
          <w:rFonts w:ascii="Times New Roman" w:hAnsi="Times New Roman" w:cs="Times New Roman"/>
          <w:lang w:val="la-Latn"/>
        </w:rPr>
        <w:t>nsti</w:t>
      </w:r>
      <w:r w:rsidR="007D0F3F" w:rsidRPr="007A06F5">
        <w:rPr>
          <w:rFonts w:ascii="Times New Roman" w:hAnsi="Times New Roman" w:cs="Times New Roman"/>
          <w:lang w:val="la-Latn"/>
        </w:rPr>
        <w:t>t</w:t>
      </w:r>
      <w:r w:rsidR="00F92E8B" w:rsidRPr="007A06F5">
        <w:rPr>
          <w:rFonts w:ascii="Times New Roman" w:hAnsi="Times New Roman" w:cs="Times New Roman"/>
          <w:lang w:val="la-Latn"/>
        </w:rPr>
        <w:t>u</w:t>
      </w:r>
      <w:r w:rsidRPr="007A06F5">
        <w:rPr>
          <w:rFonts w:ascii="Times New Roman" w:hAnsi="Times New Roman" w:cs="Times New Roman"/>
          <w:lang w:val="la-Latn"/>
        </w:rPr>
        <w:t>to. Qui du</w:t>
      </w:r>
      <w:r w:rsidR="00DB5CDB" w:rsidRPr="007A06F5">
        <w:rPr>
          <w:rFonts w:ascii="Times New Roman" w:hAnsi="Times New Roman" w:cs="Times New Roman"/>
          <w:lang w:val="la-Latn"/>
        </w:rPr>
        <w:t>a</w:t>
      </w:r>
      <w:r w:rsidRPr="007A06F5">
        <w:rPr>
          <w:rFonts w:ascii="Times New Roman" w:hAnsi="Times New Roman" w:cs="Times New Roman"/>
          <w:lang w:val="la-Latn"/>
        </w:rPr>
        <w:t>s in conjugiu</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so</w:t>
      </w:r>
      <w:r w:rsidR="00F92E8B" w:rsidRPr="007A06F5">
        <w:rPr>
          <w:rFonts w:ascii="Times New Roman" w:hAnsi="Times New Roman" w:cs="Times New Roman"/>
          <w:lang w:val="la-Latn"/>
        </w:rPr>
        <w:t>r</w:t>
      </w:r>
      <w:r w:rsidRPr="007A06F5">
        <w:rPr>
          <w:rFonts w:ascii="Times New Roman" w:hAnsi="Times New Roman" w:cs="Times New Roman"/>
          <w:lang w:val="la-Latn"/>
        </w:rPr>
        <w:t>ores acc</w:t>
      </w:r>
      <w:r w:rsidR="00F92E8B" w:rsidRPr="007A06F5">
        <w:rPr>
          <w:rFonts w:ascii="Times New Roman" w:hAnsi="Times New Roman" w:cs="Times New Roman"/>
          <w:lang w:val="la-Latn"/>
        </w:rPr>
        <w:t xml:space="preserve">eperit, </w:t>
      </w:r>
      <w:r w:rsidRPr="007A06F5">
        <w:rPr>
          <w:rFonts w:ascii="Times New Roman" w:hAnsi="Times New Roman" w:cs="Times New Roman"/>
          <w:lang w:val="la-Latn"/>
        </w:rPr>
        <w:t>ve</w:t>
      </w:r>
      <w:r w:rsidR="00F92E8B" w:rsidRPr="007A06F5">
        <w:rPr>
          <w:rFonts w:ascii="Times New Roman" w:hAnsi="Times New Roman" w:cs="Times New Roman"/>
          <w:lang w:val="la-Latn"/>
        </w:rPr>
        <w:t>l</w:t>
      </w:r>
      <w:r w:rsidRPr="007A06F5">
        <w:rPr>
          <w:rFonts w:ascii="Times New Roman" w:hAnsi="Times New Roman" w:cs="Times New Roman"/>
          <w:lang w:val="la-Latn"/>
        </w:rPr>
        <w:t xml:space="preserve"> filia</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fr</w:t>
      </w:r>
      <w:r w:rsidR="00F92E8B" w:rsidRPr="007A06F5">
        <w:rPr>
          <w:rFonts w:ascii="Times New Roman" w:hAnsi="Times New Roman" w:cs="Times New Roman"/>
          <w:lang w:val="la-Latn"/>
        </w:rPr>
        <w:t>a</w:t>
      </w:r>
      <w:r w:rsidRPr="007A06F5">
        <w:rPr>
          <w:rFonts w:ascii="Times New Roman" w:hAnsi="Times New Roman" w:cs="Times New Roman"/>
          <w:lang w:val="la-Latn"/>
        </w:rPr>
        <w:t>tris, cl</w:t>
      </w:r>
      <w:r w:rsidR="00F92E8B" w:rsidRPr="007A06F5">
        <w:rPr>
          <w:rFonts w:ascii="Times New Roman" w:hAnsi="Times New Roman" w:cs="Times New Roman"/>
          <w:lang w:val="la-Latn"/>
        </w:rPr>
        <w:t>e</w:t>
      </w:r>
      <w:r w:rsidRPr="007A06F5">
        <w:rPr>
          <w:rFonts w:ascii="Times New Roman" w:hAnsi="Times New Roman" w:cs="Times New Roman"/>
          <w:lang w:val="la-Latn"/>
        </w:rPr>
        <w:t>ri</w:t>
      </w:r>
      <w:r w:rsidR="00F92E8B" w:rsidRPr="007A06F5">
        <w:rPr>
          <w:rFonts w:ascii="Times New Roman" w:hAnsi="Times New Roman" w:cs="Times New Roman"/>
          <w:lang w:val="la-Latn"/>
        </w:rPr>
        <w:t>cu</w:t>
      </w:r>
      <w:r w:rsidRPr="007A06F5">
        <w:rPr>
          <w:rFonts w:ascii="Times New Roman" w:hAnsi="Times New Roman" w:cs="Times New Roman"/>
          <w:lang w:val="la-Latn"/>
        </w:rPr>
        <w:t xml:space="preserve">s esse </w:t>
      </w:r>
      <w:r w:rsidR="00F92E8B" w:rsidRPr="007A06F5">
        <w:rPr>
          <w:rFonts w:ascii="Times New Roman" w:hAnsi="Times New Roman" w:cs="Times New Roman"/>
          <w:lang w:val="la-Latn"/>
        </w:rPr>
        <w:t>n</w:t>
      </w:r>
      <w:r w:rsidRPr="007A06F5">
        <w:rPr>
          <w:rFonts w:ascii="Times New Roman" w:hAnsi="Times New Roman" w:cs="Times New Roman"/>
          <w:lang w:val="la-Latn"/>
        </w:rPr>
        <w:t>on p</w:t>
      </w:r>
      <w:r w:rsidR="00D67C36" w:rsidRPr="007A06F5">
        <w:rPr>
          <w:rFonts w:ascii="Times New Roman" w:hAnsi="Times New Roman" w:cs="Times New Roman"/>
          <w:lang w:val="la-Latn"/>
        </w:rPr>
        <w:t>o</w:t>
      </w:r>
      <w:r w:rsidR="00F92E8B" w:rsidRPr="007A06F5">
        <w:rPr>
          <w:rFonts w:ascii="Times New Roman" w:hAnsi="Times New Roman" w:cs="Times New Roman"/>
          <w:lang w:val="la-Latn"/>
        </w:rPr>
        <w:t>ter</w:t>
      </w:r>
      <w:r w:rsidRPr="007A06F5">
        <w:rPr>
          <w:rFonts w:ascii="Times New Roman" w:hAnsi="Times New Roman" w:cs="Times New Roman"/>
          <w:lang w:val="la-Latn"/>
        </w:rPr>
        <w:t xml:space="preserve">it. </w:t>
      </w:r>
      <w:r w:rsidR="00F92E8B" w:rsidRPr="007A06F5">
        <w:rPr>
          <w:rFonts w:ascii="Times New Roman" w:hAnsi="Times New Roman" w:cs="Times New Roman"/>
          <w:lang w:val="la-Latn"/>
        </w:rPr>
        <w:t>De eo vero, quod interrogasti</w:t>
      </w:r>
      <w:r w:rsidRPr="007A06F5">
        <w:rPr>
          <w:rFonts w:ascii="Times New Roman" w:hAnsi="Times New Roman" w:cs="Times New Roman"/>
          <w:lang w:val="la-Latn"/>
        </w:rPr>
        <w:t>: Si ille, qui filiola</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sua</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 xml:space="preserve">, </w:t>
      </w:r>
      <w:r w:rsidRPr="007A06F5">
        <w:rPr>
          <w:rFonts w:ascii="Times New Roman" w:hAnsi="Times New Roman" w:cs="Times New Roman"/>
          <w:lang w:val="la-Latn"/>
        </w:rPr>
        <w:t>quam de sacro fonte b</w:t>
      </w:r>
      <w:r w:rsidR="00F92E8B" w:rsidRPr="007A06F5">
        <w:rPr>
          <w:rFonts w:ascii="Times New Roman" w:hAnsi="Times New Roman" w:cs="Times New Roman"/>
          <w:lang w:val="la-Latn"/>
        </w:rPr>
        <w:t>a</w:t>
      </w:r>
      <w:r w:rsidRPr="007A06F5">
        <w:rPr>
          <w:rFonts w:ascii="Times New Roman" w:hAnsi="Times New Roman" w:cs="Times New Roman"/>
          <w:lang w:val="la-Latn"/>
        </w:rPr>
        <w:t>p</w:t>
      </w:r>
      <w:r w:rsidR="00F92E8B" w:rsidRPr="007A06F5">
        <w:rPr>
          <w:rFonts w:ascii="Times New Roman" w:hAnsi="Times New Roman" w:cs="Times New Roman"/>
          <w:lang w:val="la-Latn"/>
        </w:rPr>
        <w:t>t</w:t>
      </w:r>
      <w:r w:rsidRPr="007A06F5">
        <w:rPr>
          <w:rFonts w:ascii="Times New Roman" w:hAnsi="Times New Roman" w:cs="Times New Roman"/>
          <w:lang w:val="la-Latn"/>
        </w:rPr>
        <w:t>is</w:t>
      </w:r>
      <w:r w:rsidR="0082229C" w:rsidRPr="007A06F5">
        <w:rPr>
          <w:rFonts w:ascii="Times New Roman" w:hAnsi="Times New Roman" w:cs="Times New Roman"/>
          <w:lang w:val="la-Latn"/>
        </w:rPr>
        <w:t>m</w:t>
      </w:r>
      <w:r w:rsidRPr="007A06F5">
        <w:rPr>
          <w:rFonts w:ascii="Times New Roman" w:hAnsi="Times New Roman" w:cs="Times New Roman"/>
          <w:lang w:val="la-Latn"/>
        </w:rPr>
        <w:t>atis suscepi</w:t>
      </w:r>
      <w:r w:rsidR="007D0F3F" w:rsidRPr="007A06F5">
        <w:rPr>
          <w:rFonts w:ascii="Times New Roman" w:hAnsi="Times New Roman" w:cs="Times New Roman"/>
          <w:lang w:val="la-Latn"/>
        </w:rPr>
        <w:t>t</w:t>
      </w:r>
      <w:r w:rsidRPr="007A06F5">
        <w:rPr>
          <w:rFonts w:ascii="Times New Roman" w:hAnsi="Times New Roman" w:cs="Times New Roman"/>
          <w:lang w:val="la-Latn"/>
        </w:rPr>
        <w:t>, e</w:t>
      </w:r>
      <w:r w:rsidR="007D0F3F" w:rsidRPr="007A06F5">
        <w:rPr>
          <w:rFonts w:ascii="Times New Roman" w:hAnsi="Times New Roman" w:cs="Times New Roman"/>
          <w:lang w:val="la-Latn"/>
        </w:rPr>
        <w:t>t</w:t>
      </w:r>
      <w:r w:rsidR="00F92E8B" w:rsidRPr="007A06F5">
        <w:rPr>
          <w:rFonts w:ascii="Times New Roman" w:hAnsi="Times New Roman" w:cs="Times New Roman"/>
          <w:lang w:val="la-Latn"/>
        </w:rPr>
        <w:t xml:space="preserve"> de eo, </w:t>
      </w:r>
      <w:r w:rsidRPr="007A06F5">
        <w:rPr>
          <w:rFonts w:ascii="Times New Roman" w:hAnsi="Times New Roman" w:cs="Times New Roman"/>
          <w:lang w:val="la-Latn"/>
        </w:rPr>
        <w:t>qui concubuit cu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com</w:t>
      </w:r>
      <w:r w:rsidR="00F92E8B" w:rsidRPr="007A06F5">
        <w:rPr>
          <w:rFonts w:ascii="Times New Roman" w:hAnsi="Times New Roman" w:cs="Times New Roman"/>
          <w:lang w:val="la-Latn"/>
        </w:rPr>
        <w:t>m</w:t>
      </w:r>
      <w:r w:rsidRPr="007A06F5">
        <w:rPr>
          <w:rFonts w:ascii="Times New Roman" w:hAnsi="Times New Roman" w:cs="Times New Roman"/>
          <w:lang w:val="la-Latn"/>
        </w:rPr>
        <w:t>atre sua spirituali, et d</w:t>
      </w:r>
      <w:r w:rsidR="00F92E8B" w:rsidRPr="007A06F5">
        <w:rPr>
          <w:rFonts w:ascii="Times New Roman" w:hAnsi="Times New Roman" w:cs="Times New Roman"/>
          <w:lang w:val="la-Latn"/>
        </w:rPr>
        <w:t>e ill</w:t>
      </w:r>
      <w:r w:rsidRPr="007A06F5">
        <w:rPr>
          <w:rFonts w:ascii="Times New Roman" w:hAnsi="Times New Roman" w:cs="Times New Roman"/>
          <w:lang w:val="la-Latn"/>
        </w:rPr>
        <w:t>o qui fili</w:t>
      </w:r>
      <w:r w:rsidR="00F92E8B" w:rsidRPr="007A06F5">
        <w:rPr>
          <w:rFonts w:ascii="Times New Roman" w:hAnsi="Times New Roman" w:cs="Times New Roman"/>
          <w:lang w:val="la-Latn"/>
        </w:rPr>
        <w:t>u</w:t>
      </w:r>
      <w:r w:rsidRPr="007A06F5">
        <w:rPr>
          <w:rFonts w:ascii="Times New Roman" w:hAnsi="Times New Roman" w:cs="Times New Roman"/>
          <w:lang w:val="la-Latn"/>
        </w:rPr>
        <w:t>m s</w:t>
      </w:r>
      <w:r w:rsidR="00F92E8B" w:rsidRPr="007A06F5">
        <w:rPr>
          <w:rFonts w:ascii="Times New Roman" w:hAnsi="Times New Roman" w:cs="Times New Roman"/>
          <w:lang w:val="la-Latn"/>
        </w:rPr>
        <w:t>u</w:t>
      </w:r>
      <w:r w:rsidR="007D0F3F" w:rsidRPr="007A06F5">
        <w:rPr>
          <w:rFonts w:ascii="Times New Roman" w:hAnsi="Times New Roman" w:cs="Times New Roman"/>
          <w:lang w:val="la-Latn"/>
        </w:rPr>
        <w: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bapliz</w:t>
      </w:r>
      <w:r w:rsidR="00F92E8B" w:rsidRPr="007A06F5">
        <w:rPr>
          <w:rFonts w:ascii="Times New Roman" w:hAnsi="Times New Roman" w:cs="Times New Roman"/>
          <w:lang w:val="la-Latn"/>
        </w:rPr>
        <w:t>at</w:t>
      </w:r>
      <w:r w:rsidRPr="007A06F5">
        <w:rPr>
          <w:rFonts w:ascii="Times New Roman" w:hAnsi="Times New Roman" w:cs="Times New Roman"/>
          <w:lang w:val="la-Latn"/>
        </w:rPr>
        <w:t>um, et c</w:t>
      </w:r>
      <w:r w:rsidR="007D0F3F" w:rsidRPr="007A06F5">
        <w:rPr>
          <w:rFonts w:ascii="Times New Roman" w:hAnsi="Times New Roman" w:cs="Times New Roman"/>
          <w:lang w:val="la-Latn"/>
        </w:rPr>
        <w:t>u</w:t>
      </w:r>
      <w:r w:rsidRPr="007A06F5">
        <w:rPr>
          <w:rFonts w:ascii="Times New Roman" w:hAnsi="Times New Roman" w:cs="Times New Roman"/>
          <w:lang w:val="la-Latn"/>
        </w:rPr>
        <w:t>jus uxor eu</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 xml:space="preserve"> </w:t>
      </w:r>
      <w:r w:rsidRPr="007A06F5">
        <w:rPr>
          <w:rFonts w:ascii="Times New Roman" w:hAnsi="Times New Roman" w:cs="Times New Roman"/>
          <w:lang w:val="la-Latn"/>
        </w:rPr>
        <w:t>de fonte suscepit, postea in tali copulati</w:t>
      </w:r>
      <w:r w:rsidR="00D67C36" w:rsidRPr="007A06F5">
        <w:rPr>
          <w:rFonts w:ascii="Times New Roman" w:hAnsi="Times New Roman" w:cs="Times New Roman"/>
          <w:lang w:val="la-Latn"/>
        </w:rPr>
        <w:t>o</w:t>
      </w:r>
      <w:r w:rsidR="00F92E8B" w:rsidRPr="007A06F5">
        <w:rPr>
          <w:rFonts w:ascii="Times New Roman" w:hAnsi="Times New Roman" w:cs="Times New Roman"/>
          <w:lang w:val="la-Latn"/>
        </w:rPr>
        <w:t>n</w:t>
      </w:r>
      <w:r w:rsidRPr="007A06F5">
        <w:rPr>
          <w:rFonts w:ascii="Times New Roman" w:hAnsi="Times New Roman" w:cs="Times New Roman"/>
          <w:lang w:val="la-Latn"/>
        </w:rPr>
        <w:t xml:space="preserve">e </w:t>
      </w:r>
      <w:r w:rsidR="00F92E8B" w:rsidRPr="007A06F5">
        <w:rPr>
          <w:rFonts w:ascii="Times New Roman" w:hAnsi="Times New Roman" w:cs="Times New Roman"/>
          <w:lang w:val="la-Latn"/>
        </w:rPr>
        <w:t>perma</w:t>
      </w:r>
      <w:r w:rsidRPr="007A06F5">
        <w:rPr>
          <w:rFonts w:ascii="Times New Roman" w:hAnsi="Times New Roman" w:cs="Times New Roman"/>
          <w:lang w:val="la-Latn"/>
        </w:rPr>
        <w:t>nere possent? o</w:t>
      </w:r>
      <w:r w:rsidR="0082229C" w:rsidRPr="007A06F5">
        <w:rPr>
          <w:rFonts w:ascii="Times New Roman" w:hAnsi="Times New Roman" w:cs="Times New Roman"/>
          <w:lang w:val="la-Latn"/>
        </w:rPr>
        <w:t>mn</w:t>
      </w:r>
      <w:r w:rsidRPr="007A06F5">
        <w:rPr>
          <w:rFonts w:ascii="Times New Roman" w:hAnsi="Times New Roman" w:cs="Times New Roman"/>
          <w:lang w:val="la-Latn"/>
        </w:rPr>
        <w:t>ino illici</w:t>
      </w:r>
      <w:r w:rsidR="007D0F3F" w:rsidRPr="007A06F5">
        <w:rPr>
          <w:rFonts w:ascii="Times New Roman" w:hAnsi="Times New Roman" w:cs="Times New Roman"/>
          <w:lang w:val="la-Latn"/>
        </w:rPr>
        <w:t>t</w:t>
      </w:r>
      <w:r w:rsidRPr="007A06F5">
        <w:rPr>
          <w:rFonts w:ascii="Times New Roman" w:hAnsi="Times New Roman" w:cs="Times New Roman"/>
          <w:lang w:val="la-Latn"/>
        </w:rPr>
        <w:t>u</w:t>
      </w:r>
      <w:r w:rsidR="00F92E8B" w:rsidRPr="007A06F5">
        <w:rPr>
          <w:rFonts w:ascii="Times New Roman" w:hAnsi="Times New Roman" w:cs="Times New Roman"/>
          <w:lang w:val="la-Latn"/>
        </w:rPr>
        <w:t>m</w:t>
      </w:r>
      <w:r w:rsidRPr="007A06F5">
        <w:rPr>
          <w:rFonts w:ascii="Times New Roman" w:hAnsi="Times New Roman" w:cs="Times New Roman"/>
          <w:lang w:val="la-Latn"/>
        </w:rPr>
        <w:t xml:space="preserve"> esse judica</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 xml:space="preserve">us. Nam </w:t>
      </w:r>
      <w:r w:rsidRPr="007A06F5">
        <w:rPr>
          <w:rFonts w:ascii="Times New Roman" w:hAnsi="Times New Roman" w:cs="Times New Roman"/>
          <w:lang w:val="la-Latn"/>
        </w:rPr>
        <w:t xml:space="preserve">in concilio </w:t>
      </w:r>
      <w:r w:rsidR="00F92E8B" w:rsidRPr="007A06F5">
        <w:rPr>
          <w:rFonts w:ascii="Times New Roman" w:hAnsi="Times New Roman" w:cs="Times New Roman"/>
          <w:lang w:val="la-Latn"/>
        </w:rPr>
        <w:t>M</w:t>
      </w:r>
      <w:r w:rsidRPr="007A06F5">
        <w:rPr>
          <w:rFonts w:ascii="Times New Roman" w:hAnsi="Times New Roman" w:cs="Times New Roman"/>
          <w:lang w:val="la-Latn"/>
        </w:rPr>
        <w:t>oguntinensi, cap. 55, de talibus scriptu</w:t>
      </w:r>
      <w:r w:rsidR="0082229C" w:rsidRPr="007A06F5">
        <w:rPr>
          <w:rFonts w:ascii="Times New Roman" w:hAnsi="Times New Roman" w:cs="Times New Roman"/>
          <w:lang w:val="la-Latn"/>
        </w:rPr>
        <w:t>m</w:t>
      </w:r>
      <w:r w:rsidR="00F92E8B" w:rsidRPr="007A06F5">
        <w:rPr>
          <w:rFonts w:ascii="Times New Roman" w:hAnsi="Times New Roman" w:cs="Times New Roman"/>
          <w:lang w:val="la-Latn"/>
        </w:rPr>
        <w:t xml:space="preserve"> est</w:t>
      </w:r>
      <w:r w:rsidRPr="007A06F5">
        <w:rPr>
          <w:rFonts w:ascii="Times New Roman" w:hAnsi="Times New Roman" w:cs="Times New Roman"/>
          <w:lang w:val="la-Latn"/>
        </w:rPr>
        <w:t xml:space="preserve">: </w:t>
      </w:r>
      <w:r w:rsidR="00F92E8B" w:rsidRPr="007A06F5">
        <w:rPr>
          <w:rFonts w:ascii="Times New Roman" w:hAnsi="Times New Roman" w:cs="Times New Roman"/>
          <w:lang w:val="la-Latn"/>
        </w:rPr>
        <w:t>„</w:t>
      </w:r>
      <w:r w:rsidRPr="007A06F5">
        <w:rPr>
          <w:rFonts w:ascii="Times New Roman" w:hAnsi="Times New Roman" w:cs="Times New Roman"/>
          <w:lang w:val="la-Latn"/>
        </w:rPr>
        <w:t>Nullus proprium filiu</w:t>
      </w:r>
      <w:r w:rsidR="0082229C" w:rsidRPr="007A06F5">
        <w:rPr>
          <w:rFonts w:ascii="Times New Roman" w:hAnsi="Times New Roman" w:cs="Times New Roman"/>
          <w:lang w:val="la-Latn"/>
        </w:rPr>
        <w:t>m</w:t>
      </w:r>
      <w:r w:rsidRPr="007A06F5">
        <w:rPr>
          <w:rFonts w:ascii="Times New Roman" w:hAnsi="Times New Roman" w:cs="Times New Roman"/>
          <w:lang w:val="la-Latn"/>
        </w:rPr>
        <w:t>, aut filia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a fonte baptismatis suscipiat; nec filiol</w:t>
      </w:r>
      <w:r w:rsidR="00F92E8B" w:rsidRPr="007A06F5">
        <w:rPr>
          <w:rFonts w:ascii="Times New Roman" w:hAnsi="Times New Roman" w:cs="Times New Roman"/>
          <w:lang w:val="la-Latn"/>
        </w:rPr>
        <w:t>am</w:t>
      </w:r>
      <w:r w:rsidRPr="007A06F5">
        <w:rPr>
          <w:rFonts w:ascii="Times New Roman" w:hAnsi="Times New Roman" w:cs="Times New Roman"/>
          <w:lang w:val="la-Latn"/>
        </w:rPr>
        <w:t>, nec com</w:t>
      </w:r>
      <w:r w:rsidR="00F92E8B" w:rsidRPr="007A06F5">
        <w:rPr>
          <w:rFonts w:ascii="Times New Roman" w:hAnsi="Times New Roman" w:cs="Times New Roman"/>
          <w:lang w:val="la-Latn"/>
        </w:rPr>
        <w:t>m</w:t>
      </w:r>
      <w:r w:rsidRPr="007A06F5">
        <w:rPr>
          <w:rFonts w:ascii="Times New Roman" w:hAnsi="Times New Roman" w:cs="Times New Roman"/>
          <w:lang w:val="la-Latn"/>
        </w:rPr>
        <w:t>atre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E9009D" w:rsidRPr="007A06F5">
        <w:rPr>
          <w:rFonts w:ascii="Times New Roman" w:hAnsi="Times New Roman" w:cs="Times New Roman"/>
          <w:lang w:val="la-Latn"/>
        </w:rPr>
        <w:t>suam suscipiat uxorem; nec illam, cujus filium, aut fìliam ad confirmationem duxerit. Ubi autem factum fuerit, separentur.“</w:t>
      </w:r>
    </w:p>
    <w:p w14:paraId="22D8AE23" w14:textId="04445B3D" w:rsidR="00E9009D" w:rsidRPr="007A06F5" w:rsidRDefault="00E9009D"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in synodo Moguntinensi, c. 56: „Si quisquam viduam uxorem duxerit, et postea cum fìliastra sua fornicatus fuerit, seu duabus sororibus nupserit; aut si qua duobus fratribus nupserit, seu cum patre et filio; tales copulationes anathematizari et disjungi  præcipimus, nec unquam amplius conjugio copulari, sed sub magna districtione fieri. Quam detestabile, et quam exsecrabile scelus sit unicuique Christiano, filiolam suam sibi ad libidinem jungi, testatur S. Gregorius papa in Dialogis suis, ubi refert quemdam hominem constuprasse filiolam suam, et tribus diebus  reservatum esse ad satisfactionem pœnitendi. Sed Ille miser, sperans peccatum suum aut latere Deum, aut oblivioni misericorditer datum, neglexit pœnitentiam agere, sed non longe post miserabili morte</w:t>
      </w:r>
      <w:r w:rsidR="007859A9" w:rsidRPr="007A06F5">
        <w:rPr>
          <w:rFonts w:ascii="Times New Roman" w:hAnsi="Times New Roman" w:cs="Times New Roman"/>
          <w:lang w:val="la-Latn"/>
        </w:rPr>
        <w:t xml:space="preserve"> correptus exspiravit, ita ut sepulcrurn ejus igne consumeretur. In hoc opere apparuit ineffabilis Dei clementia, quæ ipsum hominem reservare voluit ad indulgentiam, si ille non tardaret </w:t>
      </w:r>
      <w:commentRangeStart w:id="135"/>
      <w:r w:rsidR="007859A9" w:rsidRPr="007A06F5">
        <w:rPr>
          <w:rFonts w:ascii="Times New Roman" w:hAnsi="Times New Roman" w:cs="Times New Roman"/>
          <w:lang w:val="la-Latn"/>
        </w:rPr>
        <w:t>converti</w:t>
      </w:r>
      <w:commentRangeEnd w:id="135"/>
      <w:r w:rsidR="00C6522F" w:rsidRPr="007A06F5">
        <w:rPr>
          <w:rStyle w:val="Odkaznakoment"/>
          <w:rFonts w:ascii="Times New Roman" w:hAnsi="Times New Roman" w:cs="Times New Roman"/>
          <w:lang w:val="la-Latn"/>
        </w:rPr>
        <w:commentReference w:id="135"/>
      </w:r>
      <w:r w:rsidR="007859A9" w:rsidRPr="007A06F5">
        <w:rPr>
          <w:rFonts w:ascii="Times New Roman" w:hAnsi="Times New Roman" w:cs="Times New Roman"/>
          <w:lang w:val="la-Latn"/>
        </w:rPr>
        <w:t>.“</w:t>
      </w:r>
    </w:p>
    <w:p w14:paraId="6D700DC3" w14:textId="77777777" w:rsidR="00E67743" w:rsidRPr="007A06F5" w:rsidRDefault="00E67743" w:rsidP="00E67743">
      <w:pPr>
        <w:spacing w:after="120" w:line="240" w:lineRule="auto"/>
        <w:rPr>
          <w:rFonts w:ascii="Times New Roman" w:hAnsi="Times New Roman" w:cs="Times New Roman"/>
          <w:lang w:val="la-Latn"/>
        </w:rPr>
      </w:pPr>
      <w:r w:rsidRPr="007A06F5">
        <w:rPr>
          <w:rFonts w:ascii="Times New Roman" w:hAnsi="Times New Roman" w:cs="Times New Roman"/>
          <w:lang w:val="la-Latn"/>
        </w:rPr>
        <w:t>Item in synodo Moguntinensi de incestis conjugiis scriptum est: „Si quis fornicatus fuerit cum duabus sororibus, vel cum noverca sua, vel cum sorore sua, vel cum amita sua, sive cum matertera sua, vel cum filia patrui sui, si ve avunculi sui, vel amitæ suæ, sive materteræ sure, vel cum nepte sua, vel cum commatre sua, vel cum filiola sua, quam de fonte baptismatis suscepit, vel ante episcopum ad confirmationem tenuit, vel si qua mulier simili modo fornicata fuerit: abstineat se ab ingressione domus Dei anno uno, et eodem anno nisi festis diebus, et præcipuis solummodo, pane, et a qua, et sale utatur; arma pugnatoria non ferat; osculum nulli præbeat; sacrificium nisi pro viatico minime sumat. Sex deinde annis ingrediatur domum Dei, sed carnibus, et vino, ac sicera minime utatur, nisi festis præcipuisque diebus. De armis vero, vel osculo, sive sacrificio, sicut supra dictum est, faciat. Postea vero duobus annis, quando carne vescitur, a potu omni, qui potest inebriare, se contineat. Quem potum, si biberit, non carne vescitur, absque præcipuis festis diebus. Inde usque ad obitum suum, nisi prædictis festis diebus a carne abstineat. Tres legitimas ferias in omni hebdomada, et tres quadragesimas in anno Iegitime custodiat. De armis vero, sicut jam dictum est, faciat, et nunquam conjugio copuletur. Hæc eadem pœnitentia imponenda est parricidis, vel fratricidis, vel consanguineis; nec, nisi ex his, qui sponte, per fraudem, et avaritiam hominem innoxium occidunt, quod theodisca lingua mordicum dicitur.“</w:t>
      </w:r>
    </w:p>
    <w:p w14:paraId="7ECCD4E5" w14:textId="77777777" w:rsidR="00E67743" w:rsidRPr="007A06F5" w:rsidRDefault="00E67743" w:rsidP="00E67743">
      <w:pPr>
        <w:spacing w:after="120" w:line="240" w:lineRule="auto"/>
        <w:rPr>
          <w:rFonts w:ascii="Times New Roman" w:hAnsi="Times New Roman" w:cs="Times New Roman"/>
          <w:lang w:val="la-Latn"/>
        </w:rPr>
      </w:pPr>
      <w:r w:rsidRPr="007A06F5">
        <w:rPr>
          <w:rFonts w:ascii="Times New Roman" w:hAnsi="Times New Roman" w:cs="Times New Roman"/>
          <w:lang w:val="la-Latn"/>
        </w:rPr>
        <w:t>CAPUT XXI.</w:t>
      </w:r>
    </w:p>
    <w:p w14:paraId="13103F85" w14:textId="77777777" w:rsidR="00E67743" w:rsidRPr="007A06F5" w:rsidRDefault="00E67743" w:rsidP="00E67743">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his qui adulteriurn committunt. </w:t>
      </w:r>
    </w:p>
    <w:p w14:paraId="1E0F27B0" w14:textId="54C926AF" w:rsidR="00F47467" w:rsidRPr="007A06F5" w:rsidRDefault="00E67743" w:rsidP="00F47467">
      <w:pPr>
        <w:spacing w:after="120" w:line="240" w:lineRule="auto"/>
        <w:rPr>
          <w:rFonts w:ascii="Times New Roman" w:hAnsi="Times New Roman" w:cs="Times New Roman"/>
          <w:lang w:val="la-Latn"/>
        </w:rPr>
      </w:pPr>
      <w:commentRangeStart w:id="136"/>
      <w:r w:rsidRPr="007A06F5">
        <w:rPr>
          <w:rFonts w:ascii="Times New Roman" w:hAnsi="Times New Roman" w:cs="Times New Roman"/>
          <w:lang w:val="la-Latn"/>
        </w:rPr>
        <w:lastRenderedPageBreak/>
        <w:t>Adulterium autem non solum lex damnat</w:t>
      </w:r>
      <w:commentRangeEnd w:id="136"/>
      <w:r w:rsidR="00354733" w:rsidRPr="007A06F5">
        <w:rPr>
          <w:rStyle w:val="Odkaznakoment"/>
          <w:rFonts w:ascii="Times New Roman" w:hAnsi="Times New Roman" w:cs="Times New Roman"/>
          <w:lang w:val="la-Latn"/>
        </w:rPr>
        <w:commentReference w:id="136"/>
      </w:r>
      <w:r w:rsidRPr="007A06F5">
        <w:rPr>
          <w:rFonts w:ascii="Times New Roman" w:hAnsi="Times New Roman" w:cs="Times New Roman"/>
          <w:lang w:val="la-Latn"/>
        </w:rPr>
        <w:t xml:space="preserve">, sed etiam evangelica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as omnino fieri vetat. Unde et sancti Patres, magislerio cœlesli imbuti, de hoc quid servandum si</w:t>
      </w:r>
      <w:r w:rsidR="004D32D9" w:rsidRPr="007A06F5">
        <w:rPr>
          <w:rFonts w:ascii="Times New Roman" w:hAnsi="Times New Roman" w:cs="Times New Roman"/>
          <w:lang w:val="la-Latn"/>
        </w:rPr>
        <w:t>t sanxerunt. Nam in concilio An</w:t>
      </w:r>
      <w:r w:rsidR="00F47467" w:rsidRPr="007A06F5">
        <w:rPr>
          <w:rFonts w:ascii="Times New Roman" w:hAnsi="Times New Roman" w:cs="Times New Roman"/>
          <w:lang w:val="la-Latn"/>
        </w:rPr>
        <w:t>cyrano, C</w:t>
      </w:r>
      <w:r w:rsidR="00E8319A" w:rsidRPr="007A06F5">
        <w:rPr>
          <w:rFonts w:ascii="Times New Roman" w:hAnsi="Times New Roman" w:cs="Times New Roman"/>
          <w:lang w:val="la-Latn"/>
        </w:rPr>
        <w:t>a</w:t>
      </w:r>
      <w:r w:rsidR="00F47467" w:rsidRPr="007A06F5">
        <w:rPr>
          <w:rFonts w:ascii="Times New Roman" w:hAnsi="Times New Roman" w:cs="Times New Roman"/>
          <w:lang w:val="la-Latn"/>
        </w:rPr>
        <w:t>p. 17, scriptum est:</w:t>
      </w:r>
      <w:r w:rsidR="00E8319A" w:rsidRPr="007A06F5">
        <w:rPr>
          <w:rFonts w:ascii="Times New Roman" w:hAnsi="Times New Roman" w:cs="Times New Roman"/>
          <w:lang w:val="la-Latn"/>
        </w:rPr>
        <w:t xml:space="preserve"> „</w:t>
      </w:r>
      <w:r w:rsidR="00F47467" w:rsidRPr="007A06F5">
        <w:rPr>
          <w:rFonts w:ascii="Times New Roman" w:hAnsi="Times New Roman" w:cs="Times New Roman"/>
          <w:lang w:val="la-Latn"/>
        </w:rPr>
        <w:t>Si cujus uxor adulterata fuit, ve</w:t>
      </w:r>
      <w:r w:rsidR="004D32D9" w:rsidRPr="007A06F5">
        <w:rPr>
          <w:rFonts w:ascii="Times New Roman" w:hAnsi="Times New Roman" w:cs="Times New Roman"/>
          <w:lang w:val="la-Latn"/>
        </w:rPr>
        <w:t>l</w:t>
      </w:r>
      <w:r w:rsidR="00F47467" w:rsidRPr="007A06F5">
        <w:rPr>
          <w:rFonts w:ascii="Times New Roman" w:hAnsi="Times New Roman" w:cs="Times New Roman"/>
          <w:lang w:val="la-Latn"/>
        </w:rPr>
        <w:t xml:space="preserve"> si ipse adulteriu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co</w:t>
      </w:r>
      <w:r w:rsidR="004D32D9" w:rsidRPr="007A06F5">
        <w:rPr>
          <w:rFonts w:ascii="Times New Roman" w:hAnsi="Times New Roman" w:cs="Times New Roman"/>
          <w:lang w:val="la-Latn"/>
        </w:rPr>
        <w:t>mmiserit, VII an</w:t>
      </w:r>
      <w:r w:rsidR="00F47467" w:rsidRPr="007A06F5">
        <w:rPr>
          <w:rFonts w:ascii="Times New Roman" w:hAnsi="Times New Roman" w:cs="Times New Roman"/>
          <w:lang w:val="la-Latn"/>
        </w:rPr>
        <w:t xml:space="preserve">nis in </w:t>
      </w:r>
      <w:r w:rsidR="0082229C" w:rsidRPr="007A06F5">
        <w:rPr>
          <w:rFonts w:ascii="Times New Roman" w:hAnsi="Times New Roman" w:cs="Times New Roman"/>
          <w:lang w:val="la-Latn"/>
        </w:rPr>
        <w:t>pœn</w:t>
      </w:r>
      <w:r w:rsidR="00F47467" w:rsidRPr="007A06F5">
        <w:rPr>
          <w:rFonts w:ascii="Times New Roman" w:hAnsi="Times New Roman" w:cs="Times New Roman"/>
          <w:lang w:val="la-Latn"/>
        </w:rPr>
        <w:t>it</w:t>
      </w:r>
      <w:r w:rsidR="004D32D9" w:rsidRPr="007A06F5">
        <w:rPr>
          <w:rFonts w:ascii="Times New Roman" w:hAnsi="Times New Roman" w:cs="Times New Roman"/>
          <w:lang w:val="la-Latn"/>
        </w:rPr>
        <w:t>e</w:t>
      </w:r>
      <w:r w:rsidR="00F47467" w:rsidRPr="007A06F5">
        <w:rPr>
          <w:rFonts w:ascii="Times New Roman" w:hAnsi="Times New Roman" w:cs="Times New Roman"/>
          <w:lang w:val="la-Latn"/>
        </w:rPr>
        <w:t>ntia comp</w:t>
      </w:r>
      <w:r w:rsidR="007859A9" w:rsidRPr="007A06F5">
        <w:rPr>
          <w:rFonts w:ascii="Times New Roman" w:hAnsi="Times New Roman" w:cs="Times New Roman"/>
          <w:lang w:val="la-Latn"/>
        </w:rPr>
        <w:t>letis oportet eos perfectionem,</w:t>
      </w:r>
      <w:r w:rsidR="004D32D9" w:rsidRPr="007A06F5">
        <w:rPr>
          <w:rFonts w:ascii="Times New Roman" w:hAnsi="Times New Roman" w:cs="Times New Roman"/>
          <w:lang w:val="la-Latn"/>
        </w:rPr>
        <w:t xml:space="preserve"> </w:t>
      </w:r>
      <w:r w:rsidR="00F47467" w:rsidRPr="007A06F5">
        <w:rPr>
          <w:rFonts w:ascii="Times New Roman" w:hAnsi="Times New Roman" w:cs="Times New Roman"/>
          <w:lang w:val="la-Latn"/>
        </w:rPr>
        <w:t>secundum pristinos gradus, consequi.</w:t>
      </w:r>
      <w:r w:rsidR="004D32D9" w:rsidRPr="007A06F5">
        <w:rPr>
          <w:rFonts w:ascii="Times New Roman" w:hAnsi="Times New Roman" w:cs="Times New Roman"/>
          <w:lang w:val="la-Latn"/>
        </w:rPr>
        <w:t>“</w:t>
      </w:r>
    </w:p>
    <w:p w14:paraId="42783E6A" w14:textId="6FA05721"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Africano concilio, cap. 69, de </w:t>
      </w:r>
      <w:r w:rsidR="004D32D9" w:rsidRPr="007A06F5">
        <w:rPr>
          <w:rFonts w:ascii="Times New Roman" w:hAnsi="Times New Roman" w:cs="Times New Roman"/>
          <w:lang w:val="la-Latn"/>
        </w:rPr>
        <w:t>his qui uxo</w:t>
      </w:r>
      <w:r w:rsidRPr="007A06F5">
        <w:rPr>
          <w:rFonts w:ascii="Times New Roman" w:hAnsi="Times New Roman" w:cs="Times New Roman"/>
          <w:lang w:val="la-Latn"/>
        </w:rPr>
        <w:t>res, aut qu</w:t>
      </w:r>
      <w:r w:rsidR="004D32D9" w:rsidRPr="007A06F5">
        <w:rPr>
          <w:rFonts w:ascii="Times New Roman" w:hAnsi="Times New Roman" w:cs="Times New Roman"/>
          <w:lang w:val="la-Latn"/>
        </w:rPr>
        <w:t>æ</w:t>
      </w:r>
      <w:r w:rsidRPr="007A06F5">
        <w:rPr>
          <w:rFonts w:ascii="Times New Roman" w:hAnsi="Times New Roman" w:cs="Times New Roman"/>
          <w:lang w:val="la-Latn"/>
        </w:rPr>
        <w:t xml:space="preserve"> viros di</w:t>
      </w:r>
      <w:r w:rsidR="0082229C" w:rsidRPr="007A06F5">
        <w:rPr>
          <w:rFonts w:ascii="Times New Roman" w:hAnsi="Times New Roman" w:cs="Times New Roman"/>
          <w:lang w:val="la-Latn"/>
        </w:rPr>
        <w:t>m</w:t>
      </w:r>
      <w:r w:rsidR="004D32D9" w:rsidRPr="007A06F5">
        <w:rPr>
          <w:rFonts w:ascii="Times New Roman" w:hAnsi="Times New Roman" w:cs="Times New Roman"/>
          <w:lang w:val="la-Latn"/>
        </w:rPr>
        <w:t>ittunt, ut maneant sic, ita scriptum est</w:t>
      </w:r>
      <w:r w:rsidRPr="007A06F5">
        <w:rPr>
          <w:rFonts w:ascii="Times New Roman" w:hAnsi="Times New Roman" w:cs="Times New Roman"/>
          <w:lang w:val="la-Latn"/>
        </w:rPr>
        <w:t xml:space="preserve">: </w:t>
      </w:r>
      <w:r w:rsidR="004D32D9" w:rsidRPr="007A06F5">
        <w:rPr>
          <w:rFonts w:ascii="Times New Roman" w:hAnsi="Times New Roman" w:cs="Times New Roman"/>
          <w:lang w:val="la-Latn"/>
        </w:rPr>
        <w:t>„</w:t>
      </w:r>
      <w:r w:rsidRPr="007A06F5">
        <w:rPr>
          <w:rFonts w:ascii="Times New Roman" w:hAnsi="Times New Roman" w:cs="Times New Roman"/>
          <w:lang w:val="la-Latn"/>
        </w:rPr>
        <w:t>P</w:t>
      </w:r>
      <w:r w:rsidR="004D32D9" w:rsidRPr="007A06F5">
        <w:rPr>
          <w:rFonts w:ascii="Times New Roman" w:hAnsi="Times New Roman" w:cs="Times New Roman"/>
          <w:lang w:val="la-Latn"/>
        </w:rPr>
        <w:t xml:space="preserve">lacuit, ut secundum evangelicam </w:t>
      </w:r>
      <w:r w:rsidRPr="007A06F5">
        <w:rPr>
          <w:rFonts w:ascii="Times New Roman" w:hAnsi="Times New Roman" w:cs="Times New Roman"/>
          <w:lang w:val="la-Latn"/>
        </w:rPr>
        <w:t>et apostolicam disciplina</w:t>
      </w:r>
      <w:r w:rsidR="0082229C" w:rsidRPr="007A06F5">
        <w:rPr>
          <w:rFonts w:ascii="Times New Roman" w:hAnsi="Times New Roman" w:cs="Times New Roman"/>
          <w:lang w:val="la-Latn"/>
        </w:rPr>
        <w:t>m</w:t>
      </w:r>
      <w:r w:rsidRPr="007A06F5">
        <w:rPr>
          <w:rFonts w:ascii="Times New Roman" w:hAnsi="Times New Roman" w:cs="Times New Roman"/>
          <w:lang w:val="la-Latn"/>
        </w:rPr>
        <w:t>, ut neque d</w:t>
      </w:r>
      <w:r w:rsidR="004D32D9" w:rsidRPr="007A06F5">
        <w:rPr>
          <w:rFonts w:ascii="Times New Roman" w:hAnsi="Times New Roman" w:cs="Times New Roman"/>
          <w:lang w:val="la-Latn"/>
        </w:rPr>
        <w:t xml:space="preserve">imissus ab uxore, nec </w:t>
      </w:r>
      <w:r w:rsidRPr="007A06F5">
        <w:rPr>
          <w:rFonts w:ascii="Times New Roman" w:hAnsi="Times New Roman" w:cs="Times New Roman"/>
          <w:lang w:val="la-Latn"/>
        </w:rPr>
        <w:t>d</w:t>
      </w:r>
      <w:r w:rsidR="004D32D9" w:rsidRPr="007A06F5">
        <w:rPr>
          <w:rFonts w:ascii="Times New Roman" w:hAnsi="Times New Roman" w:cs="Times New Roman"/>
          <w:lang w:val="la-Latn"/>
        </w:rPr>
        <w:t>i</w:t>
      </w:r>
      <w:r w:rsidR="0082229C" w:rsidRPr="007A06F5">
        <w:rPr>
          <w:rFonts w:ascii="Times New Roman" w:hAnsi="Times New Roman" w:cs="Times New Roman"/>
          <w:lang w:val="la-Latn"/>
        </w:rPr>
        <w:t>m</w:t>
      </w:r>
      <w:r w:rsidRPr="007A06F5">
        <w:rPr>
          <w:rFonts w:ascii="Times New Roman" w:hAnsi="Times New Roman" w:cs="Times New Roman"/>
          <w:lang w:val="la-Latn"/>
        </w:rPr>
        <w:t>issa a</w:t>
      </w:r>
      <w:r w:rsidR="004D32D9" w:rsidRPr="007A06F5">
        <w:rPr>
          <w:rFonts w:ascii="Times New Roman" w:hAnsi="Times New Roman" w:cs="Times New Roman"/>
          <w:lang w:val="la-Latn"/>
        </w:rPr>
        <w:t xml:space="preserve"> marito alteri conjungatur, sed </w:t>
      </w:r>
      <w:r w:rsidRPr="007A06F5">
        <w:rPr>
          <w:rFonts w:ascii="Times New Roman" w:hAnsi="Times New Roman" w:cs="Times New Roman"/>
          <w:lang w:val="la-Latn"/>
        </w:rPr>
        <w:t>ita maneat, ut sibimet reconcilie</w:t>
      </w:r>
      <w:r w:rsidR="004D32D9" w:rsidRPr="007A06F5">
        <w:rPr>
          <w:rFonts w:ascii="Times New Roman" w:hAnsi="Times New Roman" w:cs="Times New Roman"/>
          <w:lang w:val="la-Latn"/>
        </w:rPr>
        <w:t>n</w:t>
      </w:r>
      <w:r w:rsidRPr="007A06F5">
        <w:rPr>
          <w:rFonts w:ascii="Times New Roman" w:hAnsi="Times New Roman" w:cs="Times New Roman"/>
          <w:lang w:val="la-Latn"/>
        </w:rPr>
        <w:t>tur. Quod, si con</w:t>
      </w:r>
      <w:r w:rsidR="004D32D9" w:rsidRPr="007A06F5">
        <w:rPr>
          <w:rFonts w:ascii="Times New Roman" w:hAnsi="Times New Roman" w:cs="Times New Roman"/>
          <w:lang w:val="la-Latn"/>
        </w:rPr>
        <w:t xml:space="preserve"> </w:t>
      </w:r>
      <w:r w:rsidRPr="007A06F5">
        <w:rPr>
          <w:rFonts w:ascii="Times New Roman" w:hAnsi="Times New Roman" w:cs="Times New Roman"/>
          <w:lang w:val="la-Latn"/>
        </w:rPr>
        <w:t xml:space="preserve">tempserint, ad </w:t>
      </w:r>
      <w:r w:rsidR="0082229C" w:rsidRPr="007A06F5">
        <w:rPr>
          <w:rFonts w:ascii="Times New Roman" w:hAnsi="Times New Roman" w:cs="Times New Roman"/>
          <w:lang w:val="la-Latn"/>
        </w:rPr>
        <w:t>pœn</w:t>
      </w:r>
      <w:r w:rsidRPr="007A06F5">
        <w:rPr>
          <w:rFonts w:ascii="Times New Roman" w:hAnsi="Times New Roman" w:cs="Times New Roman"/>
          <w:lang w:val="la-Latn"/>
        </w:rPr>
        <w:t>itentiam redigantur.</w:t>
      </w:r>
      <w:r w:rsidR="004D32D9" w:rsidRPr="007A06F5">
        <w:rPr>
          <w:rFonts w:ascii="Times New Roman" w:hAnsi="Times New Roman" w:cs="Times New Roman"/>
          <w:lang w:val="la-Latn"/>
        </w:rPr>
        <w:t>“</w:t>
      </w:r>
    </w:p>
    <w:p w14:paraId="1C16C02C" w14:textId="294BD948"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in decretis Innocentii pap</w:t>
      </w:r>
      <w:r w:rsidR="004D32D9" w:rsidRPr="007A06F5">
        <w:rPr>
          <w:rFonts w:ascii="Times New Roman" w:hAnsi="Times New Roman" w:cs="Times New Roman"/>
          <w:lang w:val="la-Latn"/>
        </w:rPr>
        <w:t>æ, cap.</w:t>
      </w:r>
      <w:r w:rsidR="00B04E28" w:rsidRPr="007A06F5">
        <w:rPr>
          <w:rFonts w:ascii="Times New Roman" w:hAnsi="Times New Roman" w:cs="Times New Roman"/>
          <w:lang w:val="la-Latn"/>
        </w:rPr>
        <w:t xml:space="preserve"> 24, scri</w:t>
      </w:r>
      <w:r w:rsidRPr="007A06F5">
        <w:rPr>
          <w:rFonts w:ascii="Times New Roman" w:hAnsi="Times New Roman" w:cs="Times New Roman"/>
          <w:lang w:val="la-Latn"/>
        </w:rPr>
        <w:t>ptum est quod viri cum adulteris fe</w:t>
      </w:r>
      <w:r w:rsidR="0082229C" w:rsidRPr="007A06F5">
        <w:rPr>
          <w:rFonts w:ascii="Times New Roman" w:hAnsi="Times New Roman" w:cs="Times New Roman"/>
          <w:lang w:val="la-Latn"/>
        </w:rPr>
        <w:t>m</w:t>
      </w:r>
      <w:r w:rsidR="00B04E28" w:rsidRPr="007A06F5">
        <w:rPr>
          <w:rFonts w:ascii="Times New Roman" w:hAnsi="Times New Roman" w:cs="Times New Roman"/>
          <w:lang w:val="la-Latn"/>
        </w:rPr>
        <w:t>inis non conve</w:t>
      </w:r>
      <w:r w:rsidRPr="007A06F5">
        <w:rPr>
          <w:rFonts w:ascii="Times New Roman" w:hAnsi="Times New Roman" w:cs="Times New Roman"/>
          <w:lang w:val="la-Latn"/>
        </w:rPr>
        <w:t xml:space="preserve">niant: </w:t>
      </w:r>
      <w:r w:rsidR="00B04E28" w:rsidRPr="007A06F5">
        <w:rPr>
          <w:rFonts w:ascii="Times New Roman" w:hAnsi="Times New Roman" w:cs="Times New Roman"/>
          <w:lang w:val="la-Latn"/>
        </w:rPr>
        <w:t>„Et illud desideratum est sciri</w:t>
      </w:r>
      <w:r w:rsidRPr="007A06F5">
        <w:rPr>
          <w:rFonts w:ascii="Times New Roman" w:hAnsi="Times New Roman" w:cs="Times New Roman"/>
          <w:lang w:val="la-Latn"/>
        </w:rPr>
        <w:t>: cur co</w:t>
      </w:r>
      <w:r w:rsidR="00B04E28" w:rsidRPr="007A06F5">
        <w:rPr>
          <w:rFonts w:ascii="Times New Roman" w:hAnsi="Times New Roman" w:cs="Times New Roman"/>
          <w:lang w:val="la-Latn"/>
        </w:rPr>
        <w:t>m</w:t>
      </w:r>
      <w:r w:rsidRPr="007A06F5">
        <w:rPr>
          <w:rFonts w:ascii="Times New Roman" w:hAnsi="Times New Roman" w:cs="Times New Roman"/>
          <w:lang w:val="la-Latn"/>
        </w:rPr>
        <w:t>municantes viri curo adulteris non conveniant, cu</w:t>
      </w:r>
      <w:r w:rsidR="00B04E28" w:rsidRPr="007A06F5">
        <w:rPr>
          <w:rFonts w:ascii="Times New Roman" w:hAnsi="Times New Roman" w:cs="Times New Roman"/>
          <w:lang w:val="la-Latn"/>
        </w:rPr>
        <w:t xml:space="preserve">m </w:t>
      </w:r>
      <w:r w:rsidRPr="007A06F5">
        <w:rPr>
          <w:rFonts w:ascii="Times New Roman" w:hAnsi="Times New Roman" w:cs="Times New Roman"/>
          <w:lang w:val="la-Latn"/>
        </w:rPr>
        <w:t>contra uxores in consortio adulterorum virorum ma</w:t>
      </w:r>
      <w:r w:rsidR="004D32D9" w:rsidRPr="007A06F5">
        <w:rPr>
          <w:rFonts w:ascii="Times New Roman" w:hAnsi="Times New Roman" w:cs="Times New Roman"/>
          <w:lang w:val="la-Latn"/>
        </w:rPr>
        <w:t xml:space="preserve">nere videantur? dum super hoc </w:t>
      </w:r>
      <w:r w:rsidRPr="007A06F5">
        <w:rPr>
          <w:rFonts w:ascii="Times New Roman" w:hAnsi="Times New Roman" w:cs="Times New Roman"/>
          <w:lang w:val="la-Latn"/>
        </w:rPr>
        <w:t>C</w:t>
      </w:r>
      <w:r w:rsidR="004D32D9" w:rsidRPr="007A06F5">
        <w:rPr>
          <w:rFonts w:ascii="Times New Roman" w:hAnsi="Times New Roman" w:cs="Times New Roman"/>
          <w:lang w:val="la-Latn"/>
        </w:rPr>
        <w:t>h</w:t>
      </w:r>
      <w:r w:rsidRPr="007A06F5">
        <w:rPr>
          <w:rFonts w:ascii="Times New Roman" w:hAnsi="Times New Roman" w:cs="Times New Roman"/>
          <w:lang w:val="la-Latn"/>
        </w:rPr>
        <w:t>ristiana religio</w:t>
      </w:r>
      <w:r w:rsidR="00B04E28" w:rsidRPr="007A06F5">
        <w:rPr>
          <w:rFonts w:ascii="Times New Roman" w:hAnsi="Times New Roman" w:cs="Times New Roman"/>
          <w:lang w:val="la-Latn"/>
        </w:rPr>
        <w:t xml:space="preserve"> </w:t>
      </w:r>
      <w:r w:rsidRPr="007A06F5">
        <w:rPr>
          <w:rFonts w:ascii="Times New Roman" w:hAnsi="Times New Roman" w:cs="Times New Roman"/>
          <w:lang w:val="la-Latn"/>
        </w:rPr>
        <w:t>ad</w:t>
      </w:r>
      <w:r w:rsidR="007D0F3F" w:rsidRPr="007A06F5">
        <w:rPr>
          <w:rFonts w:ascii="Times New Roman" w:hAnsi="Times New Roman" w:cs="Times New Roman"/>
          <w:lang w:val="la-Latn"/>
        </w:rPr>
        <w:t>u</w:t>
      </w:r>
      <w:r w:rsidRPr="007A06F5">
        <w:rPr>
          <w:rFonts w:ascii="Times New Roman" w:hAnsi="Times New Roman" w:cs="Times New Roman"/>
          <w:lang w:val="la-Latn"/>
        </w:rPr>
        <w:t>lterium in utroq</w:t>
      </w:r>
      <w:r w:rsidR="00B04E28" w:rsidRPr="007A06F5">
        <w:rPr>
          <w:rFonts w:ascii="Times New Roman" w:hAnsi="Times New Roman" w:cs="Times New Roman"/>
          <w:lang w:val="la-Latn"/>
        </w:rPr>
        <w:t xml:space="preserve">ue sexu pari ratione condemnet, </w:t>
      </w:r>
      <w:r w:rsidRPr="007A06F5">
        <w:rPr>
          <w:rFonts w:ascii="Times New Roman" w:hAnsi="Times New Roman" w:cs="Times New Roman"/>
          <w:lang w:val="la-Latn"/>
        </w:rPr>
        <w:t>sed viros suos mulier</w:t>
      </w:r>
      <w:r w:rsidR="00B04E28" w:rsidRPr="007A06F5">
        <w:rPr>
          <w:rFonts w:ascii="Times New Roman" w:hAnsi="Times New Roman" w:cs="Times New Roman"/>
          <w:lang w:val="la-Latn"/>
        </w:rPr>
        <w:t>es non facile de adulterio accu</w:t>
      </w:r>
      <w:r w:rsidRPr="007A06F5">
        <w:rPr>
          <w:rFonts w:ascii="Times New Roman" w:hAnsi="Times New Roman" w:cs="Times New Roman"/>
          <w:lang w:val="la-Latn"/>
        </w:rPr>
        <w:t>sant. Non enim hab</w:t>
      </w:r>
      <w:r w:rsidR="00B04E28" w:rsidRPr="007A06F5">
        <w:rPr>
          <w:rFonts w:ascii="Times New Roman" w:hAnsi="Times New Roman" w:cs="Times New Roman"/>
          <w:lang w:val="la-Latn"/>
        </w:rPr>
        <w:t xml:space="preserve">ent Iatentia peccata vindictam. </w:t>
      </w:r>
      <w:r w:rsidRPr="007A06F5">
        <w:rPr>
          <w:rFonts w:ascii="Times New Roman" w:hAnsi="Times New Roman" w:cs="Times New Roman"/>
          <w:lang w:val="la-Latn"/>
        </w:rPr>
        <w:t>Viri autem liberius uxores adul</w:t>
      </w:r>
      <w:r w:rsidR="00B04E28" w:rsidRPr="007A06F5">
        <w:rPr>
          <w:rFonts w:ascii="Times New Roman" w:hAnsi="Times New Roman" w:cs="Times New Roman"/>
          <w:lang w:val="la-Latn"/>
        </w:rPr>
        <w:t>teras apud sacerdo</w:t>
      </w:r>
      <w:r w:rsidRPr="007A06F5">
        <w:rPr>
          <w:rFonts w:ascii="Times New Roman" w:hAnsi="Times New Roman" w:cs="Times New Roman"/>
          <w:lang w:val="la-Latn"/>
        </w:rPr>
        <w:t xml:space="preserve">tes </w:t>
      </w:r>
      <w:r w:rsidR="00B04E28" w:rsidRPr="007A06F5">
        <w:rPr>
          <w:rFonts w:ascii="Times New Roman" w:hAnsi="Times New Roman" w:cs="Times New Roman"/>
          <w:lang w:val="la-Latn"/>
        </w:rPr>
        <w:t>d</w:t>
      </w:r>
      <w:r w:rsidRPr="007A06F5">
        <w:rPr>
          <w:rFonts w:ascii="Times New Roman" w:hAnsi="Times New Roman" w:cs="Times New Roman"/>
          <w:lang w:val="la-Latn"/>
        </w:rPr>
        <w:t>eferre consueve</w:t>
      </w:r>
      <w:r w:rsidR="00B04E28" w:rsidRPr="007A06F5">
        <w:rPr>
          <w:rFonts w:ascii="Times New Roman" w:hAnsi="Times New Roman" w:cs="Times New Roman"/>
          <w:lang w:val="la-Latn"/>
        </w:rPr>
        <w:t>runt, et ideo prodito earum cri</w:t>
      </w:r>
      <w:r w:rsidRPr="007A06F5">
        <w:rPr>
          <w:rFonts w:ascii="Times New Roman" w:hAnsi="Times New Roman" w:cs="Times New Roman"/>
          <w:lang w:val="la-Latn"/>
        </w:rPr>
        <w:t>mine communio den</w:t>
      </w:r>
      <w:r w:rsidR="004D32D9" w:rsidRPr="007A06F5">
        <w:rPr>
          <w:rFonts w:ascii="Times New Roman" w:hAnsi="Times New Roman" w:cs="Times New Roman"/>
          <w:lang w:val="la-Latn"/>
        </w:rPr>
        <w:t>egatur. Virorum aut</w:t>
      </w:r>
      <w:r w:rsidR="00B04E28" w:rsidRPr="007A06F5">
        <w:rPr>
          <w:rFonts w:ascii="Times New Roman" w:hAnsi="Times New Roman" w:cs="Times New Roman"/>
          <w:lang w:val="la-Latn"/>
        </w:rPr>
        <w:t>em</w:t>
      </w:r>
      <w:r w:rsidR="004D32D9" w:rsidRPr="007A06F5">
        <w:rPr>
          <w:rFonts w:ascii="Times New Roman" w:hAnsi="Times New Roman" w:cs="Times New Roman"/>
          <w:lang w:val="la-Latn"/>
        </w:rPr>
        <w:t xml:space="preserve"> latente</w:t>
      </w:r>
      <w:r w:rsidR="00B04E28" w:rsidRPr="007A06F5">
        <w:rPr>
          <w:rFonts w:ascii="Times New Roman" w:hAnsi="Times New Roman" w:cs="Times New Roman"/>
          <w:lang w:val="la-Latn"/>
        </w:rPr>
        <w:t xml:space="preserve"> </w:t>
      </w:r>
      <w:r w:rsidRPr="007A06F5">
        <w:rPr>
          <w:rFonts w:ascii="Times New Roman" w:hAnsi="Times New Roman" w:cs="Times New Roman"/>
          <w:lang w:val="la-Latn"/>
        </w:rPr>
        <w:t>commisso, non facile</w:t>
      </w:r>
      <w:r w:rsidR="00B04E28" w:rsidRPr="007A06F5">
        <w:rPr>
          <w:rFonts w:ascii="Times New Roman" w:hAnsi="Times New Roman" w:cs="Times New Roman"/>
          <w:lang w:val="la-Latn"/>
        </w:rPr>
        <w:t xml:space="preserve"> aliquis ex suspicionibus absti</w:t>
      </w:r>
      <w:r w:rsidRPr="007A06F5">
        <w:rPr>
          <w:rFonts w:ascii="Times New Roman" w:hAnsi="Times New Roman" w:cs="Times New Roman"/>
          <w:lang w:val="la-Latn"/>
        </w:rPr>
        <w:t>netur. Qui utique sub</w:t>
      </w:r>
      <w:r w:rsidR="00B04E28" w:rsidRPr="007A06F5">
        <w:rPr>
          <w:rFonts w:ascii="Times New Roman" w:hAnsi="Times New Roman" w:cs="Times New Roman"/>
          <w:lang w:val="la-Latn"/>
        </w:rPr>
        <w:t>movetur, si ejus flagitium dete</w:t>
      </w:r>
      <w:r w:rsidRPr="007A06F5">
        <w:rPr>
          <w:rFonts w:ascii="Times New Roman" w:hAnsi="Times New Roman" w:cs="Times New Roman"/>
          <w:lang w:val="la-Latn"/>
        </w:rPr>
        <w:t>gatur. Cum ergo cau</w:t>
      </w:r>
      <w:r w:rsidR="00B04E28" w:rsidRPr="007A06F5">
        <w:rPr>
          <w:rFonts w:ascii="Times New Roman" w:hAnsi="Times New Roman" w:cs="Times New Roman"/>
          <w:lang w:val="la-Latn"/>
        </w:rPr>
        <w:t xml:space="preserve">sa par sit, interdum probatione </w:t>
      </w:r>
      <w:r w:rsidRPr="007A06F5">
        <w:rPr>
          <w:rFonts w:ascii="Times New Roman" w:hAnsi="Times New Roman" w:cs="Times New Roman"/>
          <w:lang w:val="la-Latn"/>
        </w:rPr>
        <w:t>cessante, vindict</w:t>
      </w:r>
      <w:r w:rsidR="00B04E28" w:rsidRPr="007A06F5">
        <w:rPr>
          <w:rFonts w:ascii="Times New Roman" w:hAnsi="Times New Roman" w:cs="Times New Roman"/>
          <w:lang w:val="la-Latn"/>
        </w:rPr>
        <w:t>æ</w:t>
      </w:r>
      <w:r w:rsidRPr="007A06F5">
        <w:rPr>
          <w:rFonts w:ascii="Times New Roman" w:hAnsi="Times New Roman" w:cs="Times New Roman"/>
          <w:lang w:val="la-Latn"/>
        </w:rPr>
        <w:t xml:space="preserve"> ratio conquiescit.</w:t>
      </w:r>
      <w:r w:rsidR="00B04E28" w:rsidRPr="007A06F5">
        <w:rPr>
          <w:rFonts w:ascii="Times New Roman" w:hAnsi="Times New Roman" w:cs="Times New Roman"/>
          <w:lang w:val="la-Latn"/>
        </w:rPr>
        <w:t>“</w:t>
      </w:r>
    </w:p>
    <w:p w14:paraId="03480E23" w14:textId="07D72741"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in ejus pap</w:t>
      </w:r>
      <w:r w:rsidR="00B04E28" w:rsidRPr="007A06F5">
        <w:rPr>
          <w:rFonts w:ascii="Times New Roman" w:hAnsi="Times New Roman" w:cs="Times New Roman"/>
          <w:lang w:val="la-Latn"/>
        </w:rPr>
        <w:t>æ</w:t>
      </w:r>
      <w:r w:rsidRPr="007A06F5">
        <w:rPr>
          <w:rFonts w:ascii="Times New Roman" w:hAnsi="Times New Roman" w:cs="Times New Roman"/>
          <w:lang w:val="la-Latn"/>
        </w:rPr>
        <w:t xml:space="preserve"> d</w:t>
      </w:r>
      <w:r w:rsidR="00DC19A8" w:rsidRPr="007A06F5">
        <w:rPr>
          <w:rFonts w:ascii="Times New Roman" w:hAnsi="Times New Roman" w:cs="Times New Roman"/>
          <w:lang w:val="la-Latn"/>
        </w:rPr>
        <w:t xml:space="preserve">ecretis cap. 27, scriptum est: </w:t>
      </w:r>
      <w:r w:rsidR="00B04E28" w:rsidRPr="007A06F5">
        <w:rPr>
          <w:rFonts w:ascii="Times New Roman" w:hAnsi="Times New Roman" w:cs="Times New Roman"/>
          <w:lang w:val="la-Latn"/>
        </w:rPr>
        <w:t>„</w:t>
      </w:r>
      <w:r w:rsidRPr="007A06F5">
        <w:rPr>
          <w:rFonts w:ascii="Times New Roman" w:hAnsi="Times New Roman" w:cs="Times New Roman"/>
          <w:lang w:val="la-Latn"/>
        </w:rPr>
        <w:t>De his etia</w:t>
      </w:r>
      <w:r w:rsidR="00B04E28" w:rsidRPr="007A06F5">
        <w:rPr>
          <w:rFonts w:ascii="Times New Roman" w:hAnsi="Times New Roman" w:cs="Times New Roman"/>
          <w:lang w:val="la-Latn"/>
        </w:rPr>
        <w:t>m requisivit  dilectio tua, qui</w:t>
      </w:r>
      <w:r w:rsidR="00DC19A8" w:rsidRPr="007A06F5">
        <w:rPr>
          <w:rFonts w:ascii="Times New Roman" w:hAnsi="Times New Roman" w:cs="Times New Roman"/>
          <w:lang w:val="la-Latn"/>
        </w:rPr>
        <w:t xml:space="preserve">, interve </w:t>
      </w:r>
      <w:r w:rsidRPr="007A06F5">
        <w:rPr>
          <w:rFonts w:ascii="Times New Roman" w:hAnsi="Times New Roman" w:cs="Times New Roman"/>
          <w:lang w:val="la-Latn"/>
        </w:rPr>
        <w:t>niente repudio alii</w:t>
      </w:r>
      <w:r w:rsidR="00DC19A8" w:rsidRPr="007A06F5">
        <w:rPr>
          <w:rFonts w:ascii="Times New Roman" w:hAnsi="Times New Roman" w:cs="Times New Roman"/>
          <w:lang w:val="la-Latn"/>
        </w:rPr>
        <w:t xml:space="preserve"> se matrimonio copularunt, quos </w:t>
      </w:r>
      <w:r w:rsidRPr="007A06F5">
        <w:rPr>
          <w:rFonts w:ascii="Times New Roman" w:hAnsi="Times New Roman" w:cs="Times New Roman"/>
          <w:lang w:val="la-Latn"/>
        </w:rPr>
        <w:t>in utraque parte adul</w:t>
      </w:r>
      <w:r w:rsidR="00B04E28" w:rsidRPr="007A06F5">
        <w:rPr>
          <w:rFonts w:ascii="Times New Roman" w:hAnsi="Times New Roman" w:cs="Times New Roman"/>
          <w:lang w:val="la-Latn"/>
        </w:rPr>
        <w:t>t</w:t>
      </w:r>
      <w:r w:rsidRPr="007A06F5">
        <w:rPr>
          <w:rFonts w:ascii="Times New Roman" w:hAnsi="Times New Roman" w:cs="Times New Roman"/>
          <w:lang w:val="la-Latn"/>
        </w:rPr>
        <w:t xml:space="preserve">eros esse </w:t>
      </w:r>
      <w:r w:rsidR="00B04E28" w:rsidRPr="007A06F5">
        <w:rPr>
          <w:rFonts w:ascii="Times New Roman" w:hAnsi="Times New Roman" w:cs="Times New Roman"/>
          <w:lang w:val="la-Latn"/>
        </w:rPr>
        <w:t>m</w:t>
      </w:r>
      <w:r w:rsidR="00DC19A8" w:rsidRPr="007A06F5">
        <w:rPr>
          <w:rFonts w:ascii="Times New Roman" w:hAnsi="Times New Roman" w:cs="Times New Roman"/>
          <w:lang w:val="la-Latn"/>
        </w:rPr>
        <w:t xml:space="preserve">anifestum est, qui, </w:t>
      </w:r>
      <w:r w:rsidRPr="007A06F5">
        <w:rPr>
          <w:rFonts w:ascii="Times New Roman" w:hAnsi="Times New Roman" w:cs="Times New Roman"/>
          <w:lang w:val="la-Latn"/>
        </w:rPr>
        <w:t xml:space="preserve">viro </w:t>
      </w:r>
      <w:r w:rsidR="00B04E28" w:rsidRPr="007A06F5">
        <w:rPr>
          <w:rFonts w:ascii="Times New Roman" w:hAnsi="Times New Roman" w:cs="Times New Roman"/>
          <w:lang w:val="la-Latn"/>
        </w:rPr>
        <w:t>v</w:t>
      </w:r>
      <w:r w:rsidRPr="007A06F5">
        <w:rPr>
          <w:rFonts w:ascii="Times New Roman" w:hAnsi="Times New Roman" w:cs="Times New Roman"/>
          <w:lang w:val="la-Latn"/>
        </w:rPr>
        <w:t>el uxore viv</w:t>
      </w:r>
      <w:r w:rsidR="00B04E28" w:rsidRPr="007A06F5">
        <w:rPr>
          <w:rFonts w:ascii="Times New Roman" w:hAnsi="Times New Roman" w:cs="Times New Roman"/>
          <w:lang w:val="la-Latn"/>
        </w:rPr>
        <w:t>ente, quamvis dissociatum videa</w:t>
      </w:r>
      <w:r w:rsidR="00DC19A8" w:rsidRPr="007A06F5">
        <w:rPr>
          <w:rFonts w:ascii="Times New Roman" w:hAnsi="Times New Roman" w:cs="Times New Roman"/>
          <w:lang w:val="la-Latn"/>
        </w:rPr>
        <w:t xml:space="preserve"> </w:t>
      </w:r>
      <w:r w:rsidRPr="007A06F5">
        <w:rPr>
          <w:rFonts w:ascii="Times New Roman" w:hAnsi="Times New Roman" w:cs="Times New Roman"/>
          <w:lang w:val="la-Latn"/>
        </w:rPr>
        <w:t>tur esse conjugium, ad aliam copulam festinar</w:t>
      </w:r>
      <w:r w:rsidR="00DC19A8" w:rsidRPr="007A06F5">
        <w:rPr>
          <w:rFonts w:ascii="Times New Roman" w:hAnsi="Times New Roman" w:cs="Times New Roman"/>
          <w:lang w:val="la-Latn"/>
        </w:rPr>
        <w:t xml:space="preserve">unt. </w:t>
      </w:r>
      <w:r w:rsidRPr="007A06F5">
        <w:rPr>
          <w:rFonts w:ascii="Times New Roman" w:hAnsi="Times New Roman" w:cs="Times New Roman"/>
          <w:lang w:val="la-Latn"/>
        </w:rPr>
        <w:t>Neque possunt adu</w:t>
      </w:r>
      <w:r w:rsidR="00DC19A8" w:rsidRPr="007A06F5">
        <w:rPr>
          <w:rFonts w:ascii="Times New Roman" w:hAnsi="Times New Roman" w:cs="Times New Roman"/>
          <w:lang w:val="la-Latn"/>
        </w:rPr>
        <w:t xml:space="preserve">lteri non videri, in tantum, ut </w:t>
      </w:r>
      <w:r w:rsidRPr="007A06F5">
        <w:rPr>
          <w:rFonts w:ascii="Times New Roman" w:hAnsi="Times New Roman" w:cs="Times New Roman"/>
          <w:lang w:val="la-Latn"/>
        </w:rPr>
        <w:t>etiam h</w:t>
      </w:r>
      <w:r w:rsidR="00B04E28" w:rsidRPr="007A06F5">
        <w:rPr>
          <w:rFonts w:ascii="Times New Roman" w:hAnsi="Times New Roman" w:cs="Times New Roman"/>
          <w:lang w:val="la-Latn"/>
        </w:rPr>
        <w:t>æ</w:t>
      </w:r>
      <w:r w:rsidRPr="007A06F5">
        <w:rPr>
          <w:rFonts w:ascii="Times New Roman" w:hAnsi="Times New Roman" w:cs="Times New Roman"/>
          <w:lang w:val="la-Latn"/>
        </w:rPr>
        <w:t xml:space="preserve"> person</w:t>
      </w:r>
      <w:r w:rsidR="00B04E28" w:rsidRPr="007A06F5">
        <w:rPr>
          <w:rFonts w:ascii="Times New Roman" w:hAnsi="Times New Roman" w:cs="Times New Roman"/>
          <w:lang w:val="la-Latn"/>
        </w:rPr>
        <w:t>æ</w:t>
      </w:r>
      <w:r w:rsidRPr="007A06F5">
        <w:rPr>
          <w:rFonts w:ascii="Times New Roman" w:hAnsi="Times New Roman" w:cs="Times New Roman"/>
          <w:lang w:val="la-Latn"/>
        </w:rPr>
        <w:t>, quibus tales conjuncti sunt, etia</w:t>
      </w:r>
      <w:r w:rsidR="00B04E28" w:rsidRPr="007A06F5">
        <w:rPr>
          <w:rFonts w:ascii="Times New Roman" w:hAnsi="Times New Roman" w:cs="Times New Roman"/>
          <w:lang w:val="la-Latn"/>
        </w:rPr>
        <w:t>m</w:t>
      </w:r>
      <w:r w:rsidR="00DC19A8" w:rsidRPr="007A06F5">
        <w:rPr>
          <w:rFonts w:ascii="Times New Roman" w:hAnsi="Times New Roman" w:cs="Times New Roman"/>
          <w:lang w:val="la-Latn"/>
        </w:rPr>
        <w:t xml:space="preserve"> </w:t>
      </w:r>
      <w:r w:rsidRPr="007A06F5">
        <w:rPr>
          <w:rFonts w:ascii="Times New Roman" w:hAnsi="Times New Roman" w:cs="Times New Roman"/>
          <w:lang w:val="la-Latn"/>
        </w:rPr>
        <w:t>adulteriu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commisisse vid</w:t>
      </w:r>
      <w:r w:rsidR="00B04E28" w:rsidRPr="007A06F5">
        <w:rPr>
          <w:rFonts w:ascii="Times New Roman" w:hAnsi="Times New Roman" w:cs="Times New Roman"/>
          <w:lang w:val="la-Latn"/>
        </w:rPr>
        <w:t>e</w:t>
      </w:r>
      <w:r w:rsidRPr="007A06F5">
        <w:rPr>
          <w:rFonts w:ascii="Times New Roman" w:hAnsi="Times New Roman" w:cs="Times New Roman"/>
          <w:lang w:val="la-Latn"/>
        </w:rPr>
        <w:t>antur, secundu</w:t>
      </w:r>
      <w:r w:rsidR="00B04E28" w:rsidRPr="007A06F5">
        <w:rPr>
          <w:rFonts w:ascii="Times New Roman" w:hAnsi="Times New Roman" w:cs="Times New Roman"/>
          <w:lang w:val="la-Latn"/>
        </w:rPr>
        <w:t>m</w:t>
      </w:r>
      <w:r w:rsidR="00DC19A8" w:rsidRPr="007A06F5">
        <w:rPr>
          <w:rFonts w:ascii="Times New Roman" w:hAnsi="Times New Roman" w:cs="Times New Roman"/>
          <w:lang w:val="la-Latn"/>
        </w:rPr>
        <w:t xml:space="preserve"> illud </w:t>
      </w:r>
      <w:r w:rsidRPr="007A06F5">
        <w:rPr>
          <w:rFonts w:ascii="Times New Roman" w:hAnsi="Times New Roman" w:cs="Times New Roman"/>
          <w:lang w:val="la-Latn"/>
        </w:rPr>
        <w:t>quod legi</w:t>
      </w:r>
      <w:r w:rsidR="0082229C" w:rsidRPr="007A06F5">
        <w:rPr>
          <w:rFonts w:ascii="Times New Roman" w:hAnsi="Times New Roman" w:cs="Times New Roman"/>
          <w:lang w:val="la-Latn"/>
        </w:rPr>
        <w:t>m</w:t>
      </w:r>
      <w:r w:rsidR="00B04E28" w:rsidRPr="007A06F5">
        <w:rPr>
          <w:rFonts w:ascii="Times New Roman" w:hAnsi="Times New Roman" w:cs="Times New Roman"/>
          <w:lang w:val="la-Latn"/>
        </w:rPr>
        <w:t>us in Evangelio</w:t>
      </w:r>
      <w:r w:rsidRPr="007A06F5">
        <w:rPr>
          <w:rFonts w:ascii="Times New Roman" w:hAnsi="Times New Roman" w:cs="Times New Roman"/>
          <w:lang w:val="la-Latn"/>
        </w:rPr>
        <w:t xml:space="preserve">: </w:t>
      </w:r>
      <w:r w:rsidR="00B04E28" w:rsidRPr="007A06F5">
        <w:rPr>
          <w:rFonts w:ascii="Times New Roman" w:hAnsi="Times New Roman" w:cs="Times New Roman"/>
          <w:lang w:val="la-Latn"/>
        </w:rPr>
        <w:t>„</w:t>
      </w:r>
      <w:r w:rsidRPr="007A06F5">
        <w:rPr>
          <w:rFonts w:ascii="Times New Roman" w:hAnsi="Times New Roman" w:cs="Times New Roman"/>
          <w:lang w:val="la-Latn"/>
        </w:rPr>
        <w:t>Qui dimiserit uxore</w:t>
      </w:r>
      <w:r w:rsidR="0082229C" w:rsidRPr="007A06F5">
        <w:rPr>
          <w:rFonts w:ascii="Times New Roman" w:hAnsi="Times New Roman" w:cs="Times New Roman"/>
          <w:lang w:val="la-Latn"/>
        </w:rPr>
        <w:t>m</w:t>
      </w:r>
      <w:r w:rsidR="00DC19A8" w:rsidRPr="007A06F5">
        <w:rPr>
          <w:rFonts w:ascii="Times New Roman" w:hAnsi="Times New Roman" w:cs="Times New Roman"/>
          <w:lang w:val="la-Latn"/>
        </w:rPr>
        <w:t xml:space="preserve"> </w:t>
      </w:r>
      <w:r w:rsidRPr="007A06F5">
        <w:rPr>
          <w:rFonts w:ascii="Times New Roman" w:hAnsi="Times New Roman" w:cs="Times New Roman"/>
          <w:lang w:val="la-Latn"/>
        </w:rPr>
        <w:t>suam et duxerit aliam, m</w:t>
      </w:r>
      <w:r w:rsidR="00B04E28" w:rsidRPr="007A06F5">
        <w:rPr>
          <w:rFonts w:ascii="Times New Roman" w:hAnsi="Times New Roman" w:cs="Times New Roman"/>
          <w:lang w:val="la-Latn"/>
        </w:rPr>
        <w:t>œ</w:t>
      </w:r>
      <w:r w:rsidRPr="007A06F5">
        <w:rPr>
          <w:rFonts w:ascii="Times New Roman" w:hAnsi="Times New Roman" w:cs="Times New Roman"/>
          <w:lang w:val="la-Latn"/>
        </w:rPr>
        <w:t>chatur, et qui dimissa</w:t>
      </w:r>
      <w:r w:rsidR="0082229C" w:rsidRPr="007A06F5">
        <w:rPr>
          <w:rFonts w:ascii="Times New Roman" w:hAnsi="Times New Roman" w:cs="Times New Roman"/>
          <w:lang w:val="la-Latn"/>
        </w:rPr>
        <w:t>m</w:t>
      </w:r>
      <w:r w:rsidR="00DC19A8" w:rsidRPr="007A06F5">
        <w:rPr>
          <w:rFonts w:ascii="Times New Roman" w:hAnsi="Times New Roman" w:cs="Times New Roman"/>
          <w:lang w:val="la-Latn"/>
        </w:rPr>
        <w:t xml:space="preserve"> </w:t>
      </w:r>
      <w:r w:rsidRPr="007A06F5">
        <w:rPr>
          <w:rFonts w:ascii="Times New Roman" w:hAnsi="Times New Roman" w:cs="Times New Roman"/>
          <w:lang w:val="la-Latn"/>
        </w:rPr>
        <w:t>duxerit, m</w:t>
      </w:r>
      <w:r w:rsidR="00B04E28" w:rsidRPr="007A06F5">
        <w:rPr>
          <w:rFonts w:ascii="Times New Roman" w:hAnsi="Times New Roman" w:cs="Times New Roman"/>
          <w:lang w:val="la-Latn"/>
        </w:rPr>
        <w:t>œ</w:t>
      </w:r>
      <w:r w:rsidRPr="007A06F5">
        <w:rPr>
          <w:rFonts w:ascii="Times New Roman" w:hAnsi="Times New Roman" w:cs="Times New Roman"/>
          <w:lang w:val="la-Latn"/>
        </w:rPr>
        <w:t>chatur. Et ideo omnes a comm</w:t>
      </w:r>
      <w:r w:rsidR="00B04E28" w:rsidRPr="007A06F5">
        <w:rPr>
          <w:rFonts w:ascii="Times New Roman" w:hAnsi="Times New Roman" w:cs="Times New Roman"/>
          <w:lang w:val="la-Latn"/>
        </w:rPr>
        <w:t>uni</w:t>
      </w:r>
      <w:r w:rsidRPr="007A06F5">
        <w:rPr>
          <w:rFonts w:ascii="Times New Roman" w:hAnsi="Times New Roman" w:cs="Times New Roman"/>
          <w:lang w:val="la-Latn"/>
        </w:rPr>
        <w:t>o</w:t>
      </w:r>
      <w:r w:rsidR="005B66D2" w:rsidRPr="007A06F5">
        <w:rPr>
          <w:rFonts w:ascii="Times New Roman" w:hAnsi="Times New Roman" w:cs="Times New Roman"/>
          <w:lang w:val="la-Latn"/>
        </w:rPr>
        <w:t>n</w:t>
      </w:r>
      <w:r w:rsidR="00DC19A8" w:rsidRPr="007A06F5">
        <w:rPr>
          <w:rFonts w:ascii="Times New Roman" w:hAnsi="Times New Roman" w:cs="Times New Roman"/>
          <w:lang w:val="la-Latn"/>
        </w:rPr>
        <w:t xml:space="preserve">e </w:t>
      </w:r>
      <w:r w:rsidRPr="007A06F5">
        <w:rPr>
          <w:rFonts w:ascii="Times New Roman" w:hAnsi="Times New Roman" w:cs="Times New Roman"/>
          <w:lang w:val="la-Latn"/>
        </w:rPr>
        <w:t>abs</w:t>
      </w:r>
      <w:r w:rsidR="00B04E28" w:rsidRPr="007A06F5">
        <w:rPr>
          <w:rFonts w:ascii="Times New Roman" w:hAnsi="Times New Roman" w:cs="Times New Roman"/>
          <w:lang w:val="la-Latn"/>
        </w:rPr>
        <w:t>t</w:t>
      </w:r>
      <w:r w:rsidRPr="007A06F5">
        <w:rPr>
          <w:rFonts w:ascii="Times New Roman" w:hAnsi="Times New Roman" w:cs="Times New Roman"/>
          <w:lang w:val="la-Latn"/>
        </w:rPr>
        <w:t>inen</w:t>
      </w:r>
      <w:r w:rsidR="00B04E28" w:rsidRPr="007A06F5">
        <w:rPr>
          <w:rFonts w:ascii="Times New Roman" w:hAnsi="Times New Roman" w:cs="Times New Roman"/>
          <w:lang w:val="la-Latn"/>
        </w:rPr>
        <w:t>d</w:t>
      </w:r>
      <w:r w:rsidRPr="007A06F5">
        <w:rPr>
          <w:rFonts w:ascii="Times New Roman" w:hAnsi="Times New Roman" w:cs="Times New Roman"/>
          <w:lang w:val="la-Latn"/>
        </w:rPr>
        <w:t>os. De parentibus aute</w:t>
      </w:r>
      <w:r w:rsidR="0082229C" w:rsidRPr="007A06F5">
        <w:rPr>
          <w:rFonts w:ascii="Times New Roman" w:hAnsi="Times New Roman" w:cs="Times New Roman"/>
          <w:lang w:val="la-Latn"/>
        </w:rPr>
        <w:t>m</w:t>
      </w:r>
      <w:r w:rsidR="00DC19A8" w:rsidRPr="007A06F5">
        <w:rPr>
          <w:rFonts w:ascii="Times New Roman" w:hAnsi="Times New Roman" w:cs="Times New Roman"/>
          <w:lang w:val="la-Latn"/>
        </w:rPr>
        <w:t xml:space="preserve">, et propinquis </w:t>
      </w:r>
      <w:r w:rsidRPr="007A06F5">
        <w:rPr>
          <w:rFonts w:ascii="Times New Roman" w:hAnsi="Times New Roman" w:cs="Times New Roman"/>
          <w:lang w:val="la-Latn"/>
        </w:rPr>
        <w:t>eorum, nihil tale stat</w:t>
      </w:r>
      <w:r w:rsidR="00B04E28" w:rsidRPr="007A06F5">
        <w:rPr>
          <w:rFonts w:ascii="Times New Roman" w:hAnsi="Times New Roman" w:cs="Times New Roman"/>
          <w:lang w:val="la-Latn"/>
        </w:rPr>
        <w:t>ui</w:t>
      </w:r>
      <w:r w:rsidRPr="007A06F5">
        <w:rPr>
          <w:rFonts w:ascii="Times New Roman" w:hAnsi="Times New Roman" w:cs="Times New Roman"/>
          <w:lang w:val="la-Latn"/>
        </w:rPr>
        <w:t xml:space="preserve"> </w:t>
      </w:r>
      <w:r w:rsidR="00DC19A8" w:rsidRPr="007A06F5">
        <w:rPr>
          <w:rFonts w:ascii="Times New Roman" w:hAnsi="Times New Roman" w:cs="Times New Roman"/>
          <w:lang w:val="la-Latn"/>
        </w:rPr>
        <w:t>potest, nisi succensores illi</w:t>
      </w:r>
      <w:r w:rsidRPr="007A06F5">
        <w:rPr>
          <w:rFonts w:ascii="Times New Roman" w:hAnsi="Times New Roman" w:cs="Times New Roman"/>
          <w:lang w:val="la-Latn"/>
        </w:rPr>
        <w:t>citi consortii fuisse detegantur.</w:t>
      </w:r>
      <w:r w:rsidR="00B04E28" w:rsidRPr="007A06F5">
        <w:rPr>
          <w:rFonts w:ascii="Times New Roman" w:hAnsi="Times New Roman" w:cs="Times New Roman"/>
          <w:lang w:val="la-Latn"/>
        </w:rPr>
        <w:t>“</w:t>
      </w:r>
    </w:p>
    <w:p w14:paraId="3D341310" w14:textId="7BA1B8D2"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In concilio quoque</w:t>
      </w:r>
      <w:r w:rsidR="00DC19A8" w:rsidRPr="007A06F5">
        <w:rPr>
          <w:rFonts w:ascii="Times New Roman" w:hAnsi="Times New Roman" w:cs="Times New Roman"/>
          <w:lang w:val="la-Latn"/>
        </w:rPr>
        <w:t xml:space="preserve"> Elibertino, cap. 9, de feminis </w:t>
      </w:r>
      <w:r w:rsidRPr="007A06F5">
        <w:rPr>
          <w:rFonts w:ascii="Times New Roman" w:hAnsi="Times New Roman" w:cs="Times New Roman"/>
          <w:lang w:val="la-Latn"/>
        </w:rPr>
        <w:t>qu</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adulteros </w:t>
      </w:r>
      <w:r w:rsidR="00DC19A8" w:rsidRPr="007A06F5">
        <w:rPr>
          <w:rFonts w:ascii="Times New Roman" w:hAnsi="Times New Roman" w:cs="Times New Roman"/>
          <w:lang w:val="la-Latn"/>
        </w:rPr>
        <w:t>m</w:t>
      </w:r>
      <w:r w:rsidRPr="007A06F5">
        <w:rPr>
          <w:rFonts w:ascii="Times New Roman" w:hAnsi="Times New Roman" w:cs="Times New Roman"/>
          <w:lang w:val="la-Latn"/>
        </w:rPr>
        <w:t>arito</w:t>
      </w:r>
      <w:r w:rsidR="00DC19A8" w:rsidRPr="007A06F5">
        <w:rPr>
          <w:rFonts w:ascii="Times New Roman" w:hAnsi="Times New Roman" w:cs="Times New Roman"/>
          <w:lang w:val="la-Latn"/>
        </w:rPr>
        <w:t>s reliquerint, et aliis nubunt, scriptum est</w:t>
      </w:r>
      <w:r w:rsidRPr="007A06F5">
        <w:rPr>
          <w:rFonts w:ascii="Times New Roman" w:hAnsi="Times New Roman" w:cs="Times New Roman"/>
          <w:lang w:val="la-Latn"/>
        </w:rPr>
        <w:t xml:space="preserve">: </w:t>
      </w:r>
      <w:r w:rsidR="00DC19A8" w:rsidRPr="007A06F5">
        <w:rPr>
          <w:rFonts w:ascii="Times New Roman" w:hAnsi="Times New Roman" w:cs="Times New Roman"/>
          <w:lang w:val="la-Latn"/>
        </w:rPr>
        <w:t>„F</w:t>
      </w:r>
      <w:r w:rsidRPr="007A06F5">
        <w:rPr>
          <w:rFonts w:ascii="Times New Roman" w:hAnsi="Times New Roman" w:cs="Times New Roman"/>
          <w:lang w:val="la-Latn"/>
        </w:rPr>
        <w:t>emina fidelis, qu</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adulterum </w:t>
      </w:r>
      <w:r w:rsidR="0082229C" w:rsidRPr="007A06F5">
        <w:rPr>
          <w:rFonts w:ascii="Times New Roman" w:hAnsi="Times New Roman" w:cs="Times New Roman"/>
          <w:lang w:val="la-Latn"/>
        </w:rPr>
        <w:t>m</w:t>
      </w:r>
      <w:r w:rsidR="00DC19A8" w:rsidRPr="007A06F5">
        <w:rPr>
          <w:rFonts w:ascii="Times New Roman" w:hAnsi="Times New Roman" w:cs="Times New Roman"/>
          <w:lang w:val="la-Latn"/>
        </w:rPr>
        <w:t>aritu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reliquerit, et</w:t>
      </w:r>
      <w:r w:rsidR="00DC19A8" w:rsidRPr="007A06F5">
        <w:rPr>
          <w:rFonts w:ascii="Times New Roman" w:hAnsi="Times New Roman" w:cs="Times New Roman"/>
          <w:lang w:val="la-Latn"/>
        </w:rPr>
        <w:t xml:space="preserve"> alii nubit, prohibeatur, ne du</w:t>
      </w:r>
      <w:r w:rsidRPr="007A06F5">
        <w:rPr>
          <w:rFonts w:ascii="Times New Roman" w:hAnsi="Times New Roman" w:cs="Times New Roman"/>
          <w:lang w:val="la-Latn"/>
        </w:rPr>
        <w:t xml:space="preserve">cat. Si duxerit, </w:t>
      </w:r>
      <w:r w:rsidR="00DC19A8" w:rsidRPr="007A06F5">
        <w:rPr>
          <w:rFonts w:ascii="Times New Roman" w:hAnsi="Times New Roman" w:cs="Times New Roman"/>
          <w:lang w:val="la-Latn"/>
        </w:rPr>
        <w:t xml:space="preserve">non prius accipiat communionem, </w:t>
      </w:r>
      <w:r w:rsidRPr="007A06F5">
        <w:rPr>
          <w:rFonts w:ascii="Times New Roman" w:hAnsi="Times New Roman" w:cs="Times New Roman"/>
          <w:lang w:val="la-Latn"/>
        </w:rPr>
        <w:t>nisi quem reliquit, de s</w:t>
      </w:r>
      <w:r w:rsidR="00DC19A8" w:rsidRPr="007A06F5">
        <w:rPr>
          <w:rFonts w:ascii="Times New Roman" w:hAnsi="Times New Roman" w:cs="Times New Roman"/>
          <w:lang w:val="la-Latn"/>
        </w:rPr>
        <w:t>æculo exierit, nisi forte ne</w:t>
      </w:r>
      <w:r w:rsidRPr="007A06F5">
        <w:rPr>
          <w:rFonts w:ascii="Times New Roman" w:hAnsi="Times New Roman" w:cs="Times New Roman"/>
          <w:lang w:val="la-Latn"/>
        </w:rPr>
        <w:t>cessi</w:t>
      </w:r>
      <w:r w:rsidR="00DC19A8" w:rsidRPr="007A06F5">
        <w:rPr>
          <w:rFonts w:ascii="Times New Roman" w:hAnsi="Times New Roman" w:cs="Times New Roman"/>
          <w:lang w:val="la-Latn"/>
        </w:rPr>
        <w:t>t</w:t>
      </w:r>
      <w:r w:rsidRPr="007A06F5">
        <w:rPr>
          <w:rFonts w:ascii="Times New Roman" w:hAnsi="Times New Roman" w:cs="Times New Roman"/>
          <w:lang w:val="la-Latn"/>
        </w:rPr>
        <w:t>as infirmitatis compulerit.</w:t>
      </w:r>
      <w:r w:rsidR="00DC19A8" w:rsidRPr="007A06F5">
        <w:rPr>
          <w:rFonts w:ascii="Times New Roman" w:hAnsi="Times New Roman" w:cs="Times New Roman"/>
          <w:lang w:val="la-Latn"/>
        </w:rPr>
        <w:t>“</w:t>
      </w:r>
    </w:p>
    <w:p w14:paraId="11CC27C7" w14:textId="112930A9" w:rsidR="00F47467" w:rsidRPr="007A06F5" w:rsidRDefault="00DC19A8"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XXII.</w:t>
      </w:r>
    </w:p>
    <w:p w14:paraId="601EC466" w14:textId="5FBE8FA3"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m</w:t>
      </w:r>
      <w:r w:rsidR="00DC19A8" w:rsidRPr="007A06F5">
        <w:rPr>
          <w:rFonts w:ascii="Times New Roman" w:hAnsi="Times New Roman" w:cs="Times New Roman"/>
          <w:lang w:val="la-Latn"/>
        </w:rPr>
        <w:t>œ</w:t>
      </w:r>
      <w:r w:rsidRPr="007A06F5">
        <w:rPr>
          <w:rFonts w:ascii="Times New Roman" w:hAnsi="Times New Roman" w:cs="Times New Roman"/>
          <w:lang w:val="la-Latn"/>
        </w:rPr>
        <w:t xml:space="preserve">chantur. </w:t>
      </w:r>
    </w:p>
    <w:p w14:paraId="2A4F6981" w14:textId="01A257BF" w:rsidR="00DC19A8" w:rsidRPr="007A06F5" w:rsidRDefault="00F47467" w:rsidP="00F47467">
      <w:pPr>
        <w:spacing w:after="120" w:line="240" w:lineRule="auto"/>
        <w:rPr>
          <w:rFonts w:ascii="Times New Roman" w:hAnsi="Times New Roman" w:cs="Times New Roman"/>
          <w:lang w:val="la-Latn"/>
        </w:rPr>
      </w:pPr>
      <w:commentRangeStart w:id="137"/>
      <w:r w:rsidRPr="007A06F5">
        <w:rPr>
          <w:rFonts w:ascii="Times New Roman" w:hAnsi="Times New Roman" w:cs="Times New Roman"/>
          <w:lang w:val="la-Latn"/>
        </w:rPr>
        <w:t>Item de concilio Eliber</w:t>
      </w:r>
      <w:r w:rsidR="00DC19A8" w:rsidRPr="007A06F5">
        <w:rPr>
          <w:rFonts w:ascii="Times New Roman" w:hAnsi="Times New Roman" w:cs="Times New Roman"/>
          <w:lang w:val="la-Latn"/>
        </w:rPr>
        <w:t>t</w:t>
      </w:r>
      <w:r w:rsidRPr="007A06F5">
        <w:rPr>
          <w:rFonts w:ascii="Times New Roman" w:hAnsi="Times New Roman" w:cs="Times New Roman"/>
          <w:lang w:val="la-Latn"/>
        </w:rPr>
        <w:t>ino</w:t>
      </w:r>
      <w:commentRangeEnd w:id="137"/>
      <w:r w:rsidR="00354733" w:rsidRPr="007A06F5">
        <w:rPr>
          <w:rStyle w:val="Odkaznakoment"/>
          <w:rFonts w:ascii="Times New Roman" w:hAnsi="Times New Roman" w:cs="Times New Roman"/>
          <w:lang w:val="la-Latn"/>
        </w:rPr>
        <w:commentReference w:id="137"/>
      </w:r>
      <w:r w:rsidRPr="007A06F5">
        <w:rPr>
          <w:rFonts w:ascii="Times New Roman" w:hAnsi="Times New Roman" w:cs="Times New Roman"/>
          <w:lang w:val="la-Latn"/>
        </w:rPr>
        <w:t xml:space="preserve">, cap. 50, de </w:t>
      </w:r>
      <w:r w:rsidR="0082229C" w:rsidRPr="007A06F5">
        <w:rPr>
          <w:rFonts w:ascii="Times New Roman" w:hAnsi="Times New Roman" w:cs="Times New Roman"/>
          <w:lang w:val="la-Latn"/>
        </w:rPr>
        <w:t>m</w:t>
      </w:r>
      <w:r w:rsidR="00DC19A8" w:rsidRPr="007A06F5">
        <w:rPr>
          <w:rFonts w:ascii="Times New Roman" w:hAnsi="Times New Roman" w:cs="Times New Roman"/>
          <w:lang w:val="la-Latn"/>
        </w:rPr>
        <w:t>œchis scriptum est</w:t>
      </w:r>
      <w:r w:rsidRPr="007A06F5">
        <w:rPr>
          <w:rFonts w:ascii="Times New Roman" w:hAnsi="Times New Roman" w:cs="Times New Roman"/>
          <w:lang w:val="la-Latn"/>
        </w:rPr>
        <w:t xml:space="preserve">: </w:t>
      </w:r>
      <w:r w:rsidR="00DC19A8" w:rsidRPr="007A06F5">
        <w:rPr>
          <w:rFonts w:ascii="Times New Roman" w:hAnsi="Times New Roman" w:cs="Times New Roman"/>
          <w:lang w:val="la-Latn"/>
        </w:rPr>
        <w:t>„</w:t>
      </w:r>
      <w:r w:rsidRPr="007A06F5">
        <w:rPr>
          <w:rFonts w:ascii="Times New Roman" w:hAnsi="Times New Roman" w:cs="Times New Roman"/>
          <w:lang w:val="la-Latn"/>
        </w:rPr>
        <w:t>Su</w:t>
      </w:r>
      <w:r w:rsidR="00DC19A8" w:rsidRPr="007A06F5">
        <w:rPr>
          <w:rFonts w:ascii="Times New Roman" w:hAnsi="Times New Roman" w:cs="Times New Roman"/>
          <w:lang w:val="la-Latn"/>
        </w:rPr>
        <w:t>bdiaconos eos ordinari non de</w:t>
      </w:r>
      <w:r w:rsidRPr="007A06F5">
        <w:rPr>
          <w:rFonts w:ascii="Times New Roman" w:hAnsi="Times New Roman" w:cs="Times New Roman"/>
          <w:lang w:val="la-Latn"/>
        </w:rPr>
        <w:t>bere, q</w:t>
      </w:r>
      <w:r w:rsidR="00DC19A8" w:rsidRPr="007A06F5">
        <w:rPr>
          <w:rFonts w:ascii="Times New Roman" w:hAnsi="Times New Roman" w:cs="Times New Roman"/>
          <w:lang w:val="la-Latn"/>
        </w:rPr>
        <w:t xml:space="preserve">ui in adolescentia sua fuerint mœchati. Eo </w:t>
      </w:r>
      <w:r w:rsidRPr="007A06F5">
        <w:rPr>
          <w:rFonts w:ascii="Times New Roman" w:hAnsi="Times New Roman" w:cs="Times New Roman"/>
          <w:lang w:val="la-Latn"/>
        </w:rPr>
        <w:t>quod post</w:t>
      </w:r>
      <w:r w:rsidR="0082229C" w:rsidRPr="007A06F5">
        <w:rPr>
          <w:rFonts w:ascii="Times New Roman" w:hAnsi="Times New Roman" w:cs="Times New Roman"/>
          <w:lang w:val="la-Latn"/>
        </w:rPr>
        <w:t>m</w:t>
      </w:r>
      <w:r w:rsidRPr="007A06F5">
        <w:rPr>
          <w:rFonts w:ascii="Times New Roman" w:hAnsi="Times New Roman" w:cs="Times New Roman"/>
          <w:lang w:val="la-Latn"/>
        </w:rPr>
        <w:t>odum per sub</w:t>
      </w:r>
      <w:r w:rsidR="00DC19A8" w:rsidRPr="007A06F5">
        <w:rPr>
          <w:rFonts w:ascii="Times New Roman" w:hAnsi="Times New Roman" w:cs="Times New Roman"/>
          <w:lang w:val="la-Latn"/>
        </w:rPr>
        <w:t xml:space="preserve">reptionem ad ulteriorem </w:t>
      </w:r>
      <w:r w:rsidRPr="007A06F5">
        <w:rPr>
          <w:rFonts w:ascii="Times New Roman" w:hAnsi="Times New Roman" w:cs="Times New Roman"/>
          <w:lang w:val="la-Latn"/>
        </w:rPr>
        <w:t>gradum forsitan p</w:t>
      </w:r>
      <w:r w:rsidR="00DC19A8" w:rsidRPr="007A06F5">
        <w:rPr>
          <w:rFonts w:ascii="Times New Roman" w:hAnsi="Times New Roman" w:cs="Times New Roman"/>
          <w:lang w:val="la-Latn"/>
        </w:rPr>
        <w:t xml:space="preserve">romovebantur. Qui autem sunt in </w:t>
      </w:r>
      <w:r w:rsidRPr="007A06F5">
        <w:rPr>
          <w:rFonts w:ascii="Times New Roman" w:hAnsi="Times New Roman" w:cs="Times New Roman"/>
          <w:lang w:val="la-Latn"/>
        </w:rPr>
        <w:t>tempore pr</w:t>
      </w:r>
      <w:r w:rsidR="00DC19A8" w:rsidRPr="007A06F5">
        <w:rPr>
          <w:rFonts w:ascii="Times New Roman" w:hAnsi="Times New Roman" w:cs="Times New Roman"/>
          <w:lang w:val="la-Latn"/>
        </w:rPr>
        <w:t>æ</w:t>
      </w:r>
      <w:r w:rsidRPr="007A06F5">
        <w:rPr>
          <w:rFonts w:ascii="Times New Roman" w:hAnsi="Times New Roman" w:cs="Times New Roman"/>
          <w:lang w:val="la-Latn"/>
        </w:rPr>
        <w:t>terilo ordinati, amoveantur.</w:t>
      </w:r>
      <w:r w:rsidR="00DC19A8" w:rsidRPr="007A06F5">
        <w:rPr>
          <w:rFonts w:ascii="Times New Roman" w:hAnsi="Times New Roman" w:cs="Times New Roman"/>
          <w:lang w:val="la-Latn"/>
        </w:rPr>
        <w:t>“</w:t>
      </w:r>
    </w:p>
    <w:p w14:paraId="4C5D9542" w14:textId="231F44F2" w:rsidR="00DC19A8"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in code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concilio, cap. </w:t>
      </w:r>
      <w:r w:rsidR="00DC19A8" w:rsidRPr="007A06F5">
        <w:rPr>
          <w:rFonts w:ascii="Times New Roman" w:hAnsi="Times New Roman" w:cs="Times New Roman"/>
          <w:lang w:val="la-Latn"/>
        </w:rPr>
        <w:t>31, de adolescentibus qui post la</w:t>
      </w:r>
      <w:r w:rsidRPr="007A06F5">
        <w:rPr>
          <w:rFonts w:ascii="Times New Roman" w:hAnsi="Times New Roman" w:cs="Times New Roman"/>
          <w:lang w:val="la-Latn"/>
        </w:rPr>
        <w:t>vacrum m</w:t>
      </w:r>
      <w:r w:rsidR="00DC19A8" w:rsidRPr="007A06F5">
        <w:rPr>
          <w:rFonts w:ascii="Times New Roman" w:hAnsi="Times New Roman" w:cs="Times New Roman"/>
          <w:lang w:val="la-Latn"/>
        </w:rPr>
        <w:t>œchantur, scriptum est</w:t>
      </w:r>
      <w:r w:rsidRPr="007A06F5">
        <w:rPr>
          <w:rFonts w:ascii="Times New Roman" w:hAnsi="Times New Roman" w:cs="Times New Roman"/>
          <w:lang w:val="la-Latn"/>
        </w:rPr>
        <w:t>:</w:t>
      </w:r>
      <w:r w:rsidR="00B85BFE" w:rsidRPr="007A06F5">
        <w:rPr>
          <w:rFonts w:ascii="Times New Roman" w:hAnsi="Times New Roman" w:cs="Times New Roman"/>
          <w:lang w:val="la-Latn"/>
        </w:rPr>
        <w:t xml:space="preserve"> „Adolescentes, qui post fidem lavacri salutaris fuerint mœhati, cum duxerint uxores, acta legitima pœnitentia, placuit ad communionem eos admitti.“</w:t>
      </w:r>
    </w:p>
    <w:p w14:paraId="442B8710" w14:textId="231DD9D2" w:rsidR="00B85BFE" w:rsidRPr="007A06F5" w:rsidRDefault="00B85BFE"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ltem in eodem concilio, cap. 47, de eo qui, uxorem habens, sæpius mœchatur, scriptum est: „Si quis fidelis habens uxorem, non semel, sed sæpe</w:t>
      </w:r>
      <w:r w:rsidR="00971A0B" w:rsidRPr="007A06F5">
        <w:rPr>
          <w:rFonts w:ascii="Times New Roman" w:hAnsi="Times New Roman" w:cs="Times New Roman"/>
          <w:lang w:val="la-Latn"/>
        </w:rPr>
        <w:t xml:space="preserve"> mœchatus, in finem mortis est conveniendus. Quod si se promiserit cessaturum, detur ei communio. Si resuscitatus rursus mœchatur, placuit ulterius non ludere eum de communione pacis.“</w:t>
      </w:r>
    </w:p>
    <w:p w14:paraId="2D207B66" w14:textId="46A84ECB" w:rsidR="00971A0B" w:rsidRPr="007A06F5" w:rsidRDefault="00971A0B" w:rsidP="00971A0B">
      <w:pPr>
        <w:spacing w:after="120" w:line="240" w:lineRule="auto"/>
        <w:rPr>
          <w:rFonts w:ascii="Times New Roman" w:hAnsi="Times New Roman" w:cs="Times New Roman"/>
          <w:lang w:val="la-Latn"/>
        </w:rPr>
      </w:pPr>
      <w:r w:rsidRPr="007A06F5">
        <w:rPr>
          <w:rFonts w:ascii="Times New Roman" w:hAnsi="Times New Roman" w:cs="Times New Roman"/>
          <w:lang w:val="la-Latn"/>
        </w:rPr>
        <w:t>CAPUT XXIII.</w:t>
      </w:r>
    </w:p>
    <w:p w14:paraId="4B3A0662" w14:textId="2C7DE214" w:rsidR="00971A0B" w:rsidRPr="007A06F5" w:rsidRDefault="00971A0B"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virginibus Deo sacratis, sive sæcularibus, si mœchaverint.</w:t>
      </w:r>
    </w:p>
    <w:p w14:paraId="4F679DD3" w14:textId="32B27CBA" w:rsidR="00B85BFE" w:rsidRPr="007A06F5" w:rsidRDefault="00971A0B" w:rsidP="00F47467">
      <w:pPr>
        <w:spacing w:after="120" w:line="240" w:lineRule="auto"/>
        <w:rPr>
          <w:rFonts w:ascii="Times New Roman" w:hAnsi="Times New Roman" w:cs="Times New Roman"/>
          <w:lang w:val="la-Latn"/>
        </w:rPr>
      </w:pPr>
      <w:commentRangeStart w:id="138"/>
      <w:r w:rsidRPr="007A06F5">
        <w:rPr>
          <w:rFonts w:ascii="Times New Roman" w:hAnsi="Times New Roman" w:cs="Times New Roman"/>
          <w:lang w:val="la-Latn"/>
        </w:rPr>
        <w:t>ltem in concilio eodem</w:t>
      </w:r>
      <w:commentRangeEnd w:id="138"/>
      <w:r w:rsidR="00354733" w:rsidRPr="007A06F5">
        <w:rPr>
          <w:rStyle w:val="Odkaznakoment"/>
          <w:rFonts w:ascii="Times New Roman" w:hAnsi="Times New Roman" w:cs="Times New Roman"/>
          <w:lang w:val="la-Latn"/>
        </w:rPr>
        <w:commentReference w:id="138"/>
      </w:r>
      <w:r w:rsidR="00354733" w:rsidRPr="007A06F5">
        <w:rPr>
          <w:rFonts w:ascii="Times New Roman" w:hAnsi="Times New Roman" w:cs="Times New Roman"/>
          <w:lang w:val="la-Latn"/>
        </w:rPr>
        <w:t>, cap. 13, de virgin</w:t>
      </w:r>
      <w:r w:rsidRPr="007A06F5">
        <w:rPr>
          <w:rFonts w:ascii="Times New Roman" w:hAnsi="Times New Roman" w:cs="Times New Roman"/>
          <w:lang w:val="la-Latn"/>
        </w:rPr>
        <w:t>ibus sacratis scriptum est: „Si mœchaverint virgines quæ se Deo dicaverunt, si pactum perdiderunt virginitatis, atque eidem libidini inservierunt, non inlelligentes quid amiserint, placuit nec in finem eis dandam esse communionem. Quod si semel persuasæ ad infirmi corporis vitia lapsæ, tempore vitæ suæ hujusmodi  feminæ egerint pcenitentiam, ut abstineant se a coitu, placuit eas in finem communionem accipere debere.“</w:t>
      </w:r>
    </w:p>
    <w:p w14:paraId="7456EF81" w14:textId="77777777" w:rsidR="00971A0B" w:rsidRPr="007A06F5" w:rsidRDefault="00971A0B" w:rsidP="00F47467">
      <w:pPr>
        <w:spacing w:after="120" w:line="240" w:lineRule="auto"/>
        <w:rPr>
          <w:rFonts w:ascii="Times New Roman" w:hAnsi="Times New Roman" w:cs="Times New Roman"/>
          <w:lang w:val="la-Latn"/>
        </w:rPr>
      </w:pPr>
    </w:p>
    <w:p w14:paraId="700DC403" w14:textId="60398CAC"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A dissolvi, quanto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agis ista-pollicilatio, quain  cunt</w:t>
      </w:r>
    </w:p>
    <w:p w14:paraId="5B259B4D" w14:textId="23C61B65"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lastRenderedPageBreak/>
        <w:t xml:space="preserve">  Deo pepigit, sol,i sine vindicla [ nori] poterit. Nan\</w:t>
      </w:r>
    </w:p>
    <w:p w14:paraId="4CC3CEAF" w14:textId="47E98925"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si • .\postolus illas, qu:</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 xml:space="preserve"> a proposito viduitatis disces-</w:t>
      </w:r>
    </w:p>
    <w:p w14:paraId="0EDCF721" w14:textId="5BC19D0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serunt, dixerat hahere da</w:t>
      </w:r>
      <w:r w:rsidR="005B66D2" w:rsidRPr="007A06F5">
        <w:rPr>
          <w:rFonts w:ascii="Times New Roman" w:hAnsi="Times New Roman" w:cs="Times New Roman"/>
          <w:highlight w:val="yellow"/>
          <w:lang w:val="la-Latn"/>
        </w:rPr>
        <w:t>n</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atione</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quia pri</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am</w:t>
      </w:r>
    </w:p>
    <w:p w14:paraId="4E016183" w14:textId="239F68D1"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fidern .. irritam .. fecerunt' quanto po!ius virgines •</w:t>
      </w:r>
    </w:p>
    <w:p w14:paraId="2606C518" w14:textId="1EB208E4"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qu</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 xml:space="preserve"> prioris pr</w:t>
      </w:r>
      <w:r w:rsidR="00D67C36" w:rsidRPr="007A06F5">
        <w:rPr>
          <w:rFonts w:ascii="Times New Roman" w:hAnsi="Times New Roman" w:cs="Times New Roman"/>
          <w:highlight w:val="yellow"/>
          <w:lang w:val="la-Latn"/>
        </w:rPr>
        <w:t>o</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issionis fid</w:t>
      </w:r>
      <w:r w:rsidR="00DB5CDB" w:rsidRPr="007A06F5">
        <w:rPr>
          <w:rFonts w:ascii="Times New Roman" w:hAnsi="Times New Roman" w:cs="Times New Roman"/>
          <w:highlight w:val="yellow"/>
          <w:lang w:val="la-Latn"/>
        </w:rPr>
        <w:t>e</w:t>
      </w:r>
      <w:r w:rsidRPr="007A06F5">
        <w:rPr>
          <w:rFonts w:ascii="Times New Roman" w:hAnsi="Times New Roman" w:cs="Times New Roman"/>
          <w:highlight w:val="yellow"/>
          <w:lang w:val="la-Latn"/>
        </w:rPr>
        <w:t>m frangere sunt cofuerit</w:t>
      </w:r>
    </w:p>
    <w:p w14:paraId="6CC3EFC6" w14:textId="66AC0A88"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na? )    </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 </w:t>
      </w:r>
    </w:p>
    <w:p w14:paraId="2C6FB82B" w14:textId="07F9ADD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De. </w:t>
      </w:r>
      <w:r w:rsidR="00D67C36" w:rsidRPr="007A06F5">
        <w:rPr>
          <w:rFonts w:ascii="Times New Roman" w:hAnsi="Times New Roman" w:cs="Times New Roman"/>
          <w:highlight w:val="yellow"/>
          <w:lang w:val="la-Latn"/>
        </w:rPr>
        <w:t>n</w:t>
      </w:r>
      <w:r w:rsidRPr="007A06F5">
        <w:rPr>
          <w:rFonts w:ascii="Times New Roman" w:hAnsi="Times New Roman" w:cs="Times New Roman"/>
          <w:highlight w:val="yellow"/>
          <w:lang w:val="la-Latn"/>
        </w:rPr>
        <w:t>s qure i;zter se {oria!itur; et de h</w:t>
      </w:r>
      <w:r w:rsidR="00DC19A8" w:rsidRPr="007A06F5">
        <w:rPr>
          <w:rFonts w:ascii="Times New Roman" w:hAnsi="Times New Roman" w:cs="Times New Roman"/>
          <w:highlight w:val="yellow"/>
          <w:lang w:val="la-Latn"/>
        </w:rPr>
        <w:t>i</w:t>
      </w:r>
      <w:r w:rsidRPr="007A06F5">
        <w:rPr>
          <w:rFonts w:ascii="Times New Roman" w:hAnsi="Times New Roman" w:cs="Times New Roman"/>
          <w:highlight w:val="yellow"/>
          <w:lang w:val="la-Latn"/>
        </w:rPr>
        <w:t>s qure se</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en</w:t>
      </w:r>
    </w:p>
    <w:p w14:paraId="54F90F9A" w14:textId="102B0314"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viior</w:t>
      </w:r>
      <w:r w:rsidR="005B66D2" w:rsidRPr="007A06F5">
        <w:rPr>
          <w:rFonts w:ascii="Times New Roman" w:hAnsi="Times New Roman" w:cs="Times New Roman"/>
          <w:highlight w:val="yellow"/>
          <w:lang w:val="la-Latn"/>
        </w:rPr>
        <w:t>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s</w:t>
      </w:r>
      <w:r w:rsidR="005B66D2" w:rsidRPr="007A06F5">
        <w:rPr>
          <w:rFonts w:ascii="Times New Roman" w:hAnsi="Times New Roman" w:cs="Times New Roman"/>
          <w:highlight w:val="yellow"/>
          <w:lang w:val="la-Latn"/>
        </w:rPr>
        <w:t>u</w:t>
      </w:r>
      <w:r w:rsidRPr="007A06F5">
        <w:rPr>
          <w:rFonts w:ascii="Times New Roman" w:hAnsi="Times New Roman" w:cs="Times New Roman"/>
          <w:highlight w:val="yellow"/>
          <w:lang w:val="la-Latn"/>
        </w:rPr>
        <w:t>oru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pro ltb1d</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e cibo ve/ potui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iscent. </w:t>
      </w:r>
    </w:p>
    <w:p w14:paraId="71D879CF" w14:textId="211E4236"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CAPUT XXIII  De fe</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inis qu</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 xml:space="preserve"> inter se fornicantur in Ancyrano .</w:t>
      </w:r>
    </w:p>
    <w:p w14:paraId="18C5E580" w14:textId="161A0BA7"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concilio scriptu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est: « Si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1.Ilier cu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muli ere forni</w:t>
      </w:r>
    </w:p>
    <w:p w14:paraId="7B02172B" w14:textId="345BF0E8"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    cata fuerit, annos</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pceniteat.</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lte</w:t>
      </w:r>
      <w:r w:rsidR="0082229C" w:rsidRPr="007A06F5">
        <w:rPr>
          <w:rFonts w:ascii="Times New Roman" w:hAnsi="Times New Roman" w:cs="Times New Roman"/>
          <w:highlight w:val="yellow"/>
          <w:lang w:val="la-Latn"/>
        </w:rPr>
        <w:t>m</w:t>
      </w:r>
      <w:r w:rsidR="00D9225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Si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ulier</w:t>
      </w:r>
    </w:p>
    <w:p w14:paraId="1A3FCB41" w14:textId="154F952B"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inore .rornicatin</w:t>
      </w:r>
      <w:r w:rsidR="00DC19A8" w:rsidRPr="007A06F5">
        <w:rPr>
          <w:rFonts w:ascii="Times New Roman" w:hAnsi="Times New Roman" w:cs="Times New Roman"/>
          <w:highlight w:val="yellow"/>
          <w:lang w:val="la-Latn"/>
        </w:rPr>
        <w:t>i</w:t>
      </w:r>
      <w:r w:rsidRPr="007A06F5">
        <w:rPr>
          <w:rFonts w:ascii="Times New Roman" w:hAnsi="Times New Roman" w:cs="Times New Roman"/>
          <w:highlight w:val="yellow"/>
          <w:lang w:val="la-Latn"/>
        </w:rPr>
        <w:t>s ad alleram conjunxciit, lres an</w:t>
      </w:r>
    </w:p>
    <w:p w14:paraId="1C652F31" w14:textId="5E1625A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  nos, s.t onictor, .pmniteat. ,Sic et illa qu;-e se</w:t>
      </w:r>
    </w:p>
    <w:p w14:paraId="70D03594" w14:textId="6052117C"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Il men "</w:t>
      </w:r>
      <w:r w:rsidR="00A30F7F"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 u1 Hl c10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1scen, ut inde lus CJUS a10-</w:t>
      </w:r>
    </w:p>
    <w:p w14:paraId="7EA4533E" w14:textId="4BDE27AA"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rei accipiat, pmniteat. l\Iuhe,r sola, s1 curo se 1psa</w:t>
      </w:r>
    </w:p>
    <w:p w14:paraId="011A61B2" w14:textId="174EC570"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 co1lu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habea</w:t>
      </w:r>
      <w:r w:rsidR="007D0F3F" w:rsidRPr="007A06F5">
        <w:rPr>
          <w:rFonts w:ascii="Times New Roman" w:hAnsi="Times New Roman" w:cs="Times New Roman"/>
          <w:highlight w:val="yellow"/>
          <w:lang w:val="la-Latn"/>
        </w:rPr>
        <w:t>t</w:t>
      </w:r>
      <w:r w:rsidRPr="007A06F5">
        <w:rPr>
          <w:rFonts w:ascii="Times New Roman" w:hAnsi="Times New Roman" w:cs="Times New Roman"/>
          <w:highlight w:val="yellow"/>
          <w:lang w:val="la-Latn"/>
        </w:rPr>
        <w:t>, lres annos pmniteat.</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t>
      </w:r>
    </w:p>
    <w:p w14:paraId="6C2299FE" w14:textId="271E03AD"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CAPUT XX.VI. </w:t>
      </w:r>
    </w:p>
    <w:p w14:paraId="067A8530" w14:textId="5D10F9CC"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De lzis qui se gentili bus vel</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ud{l!is junxe1unt.</w:t>
      </w:r>
    </w:p>
    <w:p w14:paraId="25542E46" w14:textId="01EE6C31"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I teni de his. qu</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 se gentili bus vel Jud:llis junxe</w:t>
      </w:r>
    </w:p>
    <w:p w14:paraId="297FF0DF" w14:textId="19F4C424"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runt, in co.ncilio 1\.relatensi  scripl1</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1 est</w:t>
      </w:r>
      <w:r w:rsidR="00D9225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&lt; Pucll;e</w:t>
      </w:r>
    </w:p>
    <w:p w14:paraId="2C4872C1" w14:textId="5190B5D4"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i</w:t>
      </w:r>
      <w:r w:rsidR="00360346" w:rsidRPr="007A06F5">
        <w:rPr>
          <w:rFonts w:ascii="Times New Roman" w:hAnsi="Times New Roman" w:cs="Times New Roman"/>
          <w:highlight w:val="yellow"/>
          <w:lang w:val="la-Latn"/>
        </w:rPr>
        <w:t>,</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lang w:val="la-Latn"/>
        </w:rPr>
        <w:t xml:space="preserve"> fideles qu</w:t>
      </w:r>
      <w:r w:rsidR="0082229C" w:rsidRPr="007A06F5">
        <w:rPr>
          <w:rFonts w:ascii="Times New Roman" w:hAnsi="Times New Roman" w:cs="Times New Roman"/>
          <w:lang w:val="la-Latn"/>
        </w:rPr>
        <w:t>æ</w:t>
      </w:r>
      <w:r w:rsidRPr="007A06F5">
        <w:rPr>
          <w:rFonts w:ascii="Times New Roman" w:hAnsi="Times New Roman" w:cs="Times New Roman"/>
          <w:lang w:val="la-Latn"/>
        </w:rPr>
        <w:t xml:space="preserve"> gentilibusjunguntur, placui</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 .ut aliquanlo</w:t>
      </w:r>
    </w:p>
    <w:p w14:paraId="76C8DECF" w14:textId="6725344F" w:rsidR="00C25887" w:rsidRPr="007A06F5" w:rsidRDefault="00C2588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ltem, </w:t>
      </w:r>
      <w:r w:rsidR="00F47467" w:rsidRPr="007A06F5">
        <w:rPr>
          <w:rFonts w:ascii="Times New Roman" w:hAnsi="Times New Roman" w:cs="Times New Roman"/>
          <w:lang w:val="la-Latn"/>
        </w:rPr>
        <w:t>in eodem de virginibus s</w:t>
      </w:r>
      <w:r w:rsidR="0082229C" w:rsidRPr="007A06F5">
        <w:rPr>
          <w:rFonts w:ascii="Times New Roman" w:hAnsi="Times New Roman" w:cs="Times New Roman"/>
          <w:lang w:val="la-Latn"/>
        </w:rPr>
        <w:t>æ</w:t>
      </w:r>
      <w:r w:rsidR="00F47467" w:rsidRPr="007A06F5">
        <w:rPr>
          <w:rFonts w:ascii="Times New Roman" w:hAnsi="Times New Roman" w:cs="Times New Roman"/>
          <w:lang w:val="la-Latn"/>
        </w:rPr>
        <w:t xml:space="preserve">cularibus, si </w:t>
      </w:r>
      <w:r w:rsidRPr="007A06F5">
        <w:rPr>
          <w:rFonts w:ascii="Times New Roman" w:hAnsi="Times New Roman" w:cs="Times New Roman"/>
          <w:lang w:val="la-Latn"/>
        </w:rPr>
        <w:t>mœchatæ fuerint: „Virgines quæ virginitatem suam non custodierint, si eosdem qui eas violaverunt, duxerint et tenuerint maritos, eo quod solas nuptias violaverunt, post annum sine  pœnilentia  reconciliari debebunt. Vel si alios cognoverint viros, eo quod mœchatæ sint, placuit post quinquennii tempora,</w:t>
      </w:r>
      <w:r w:rsidR="004B47CA" w:rsidRPr="007A06F5">
        <w:rPr>
          <w:rFonts w:ascii="Times New Roman" w:hAnsi="Times New Roman" w:cs="Times New Roman"/>
          <w:lang w:val="la-Latn"/>
        </w:rPr>
        <w:t xml:space="preserve"> acta legitima pœnitentia,  admitti eas ad communionem.“</w:t>
      </w:r>
    </w:p>
    <w:p w14:paraId="1954A1F4" w14:textId="456C05E7" w:rsidR="004B47CA" w:rsidRPr="007A06F5" w:rsidRDefault="004B47CA"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in concilio Ancyrano, cap. 9, de his quæ virginitatem professæ sunt, et de his quæ sub sororis habitu cum aliquibus commorantur, scriptum est: „Quotquot virginitatem promittentes irritam faciunt sponsionem, inter bigamos computentur. Virgines aulem, quæ tanquam sorores cum viris habitare volunt, ab eorum consortio prohihemus.“</w:t>
      </w:r>
    </w:p>
    <w:p w14:paraId="621BC3D1" w14:textId="4C7E2E8A" w:rsidR="004B47CA" w:rsidRPr="007A06F5" w:rsidRDefault="004B47CA"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XXIV.</w:t>
      </w:r>
    </w:p>
    <w:p w14:paraId="34D92918" w14:textId="75657C80" w:rsidR="00C25887" w:rsidRPr="007A06F5" w:rsidRDefault="004B47CA"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se sacris virqinius sociant; et de virginibus non velatis, si mœchaverint.</w:t>
      </w:r>
    </w:p>
    <w:p w14:paraId="68540F32" w14:textId="58F0B56B" w:rsidR="004B47CA" w:rsidRPr="007A06F5" w:rsidRDefault="004B47CA" w:rsidP="00F47467">
      <w:pPr>
        <w:spacing w:after="120" w:line="240" w:lineRule="auto"/>
        <w:rPr>
          <w:rFonts w:ascii="Times New Roman" w:hAnsi="Times New Roman" w:cs="Times New Roman"/>
          <w:lang w:val="la-Latn"/>
        </w:rPr>
      </w:pPr>
      <w:commentRangeStart w:id="139"/>
      <w:r w:rsidRPr="007A06F5">
        <w:rPr>
          <w:rFonts w:ascii="Times New Roman" w:hAnsi="Times New Roman" w:cs="Times New Roman"/>
          <w:lang w:val="la-Latn"/>
        </w:rPr>
        <w:t>In decretis Gelasii papæ</w:t>
      </w:r>
      <w:commentRangeEnd w:id="139"/>
      <w:r w:rsidR="00D1263B" w:rsidRPr="007A06F5">
        <w:rPr>
          <w:rStyle w:val="Odkaznakoment"/>
          <w:rFonts w:ascii="Times New Roman" w:hAnsi="Times New Roman" w:cs="Times New Roman"/>
          <w:lang w:val="la-Latn"/>
        </w:rPr>
        <w:commentReference w:id="139"/>
      </w:r>
      <w:r w:rsidRPr="007A06F5">
        <w:rPr>
          <w:rFonts w:ascii="Times New Roman" w:hAnsi="Times New Roman" w:cs="Times New Roman"/>
          <w:lang w:val="la-Latn"/>
        </w:rPr>
        <w:t>, cap</w:t>
      </w:r>
      <w:r w:rsidR="002722B6" w:rsidRPr="007A06F5">
        <w:rPr>
          <w:rFonts w:ascii="Times New Roman" w:hAnsi="Times New Roman" w:cs="Times New Roman"/>
          <w:lang w:val="la-Latn"/>
        </w:rPr>
        <w:t>. 20, de his qui se sa-</w:t>
      </w:r>
    </w:p>
    <w:p w14:paraId="7267247C" w14:textId="47A07372"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te</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pore a co</w:t>
      </w:r>
      <w:r w:rsidR="0082229C" w:rsidRPr="007A06F5">
        <w:rPr>
          <w:rFonts w:ascii="Times New Roman" w:hAnsi="Times New Roman" w:cs="Times New Roman"/>
          <w:highlight w:val="yellow"/>
          <w:lang w:val="la-Latn"/>
        </w:rPr>
        <w:t>mm</w:t>
      </w:r>
      <w:r w:rsidRPr="007A06F5">
        <w:rPr>
          <w:rFonts w:ascii="Times New Roman" w:hAnsi="Times New Roman" w:cs="Times New Roman"/>
          <w:highlight w:val="yellow"/>
          <w:lang w:val="la-Latn"/>
        </w:rPr>
        <w:t>unione separentur.</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t>
      </w:r>
    </w:p>
    <w:p w14:paraId="79EFA919" w14:textId="63F6568D"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lte</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in concilio Elibertino, cap •. 78, de fidelibus</w:t>
      </w:r>
    </w:p>
    <w:p w14:paraId="7A370E41" w14:textId="4CA8374C"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conjugalis, si cum Jud</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 xml:space="preserve">a vel gentili </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cechaverint,</w:t>
      </w:r>
    </w:p>
    <w:p w14:paraId="2D2ABC4A" w14:textId="7614C7FE"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scriptum</w:t>
      </w:r>
      <w:r w:rsidR="00D9225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Si quis fidelis, habens uxorem, cu</w:t>
      </w:r>
      <w:r w:rsidR="0082229C" w:rsidRPr="007A06F5">
        <w:rPr>
          <w:rFonts w:ascii="Times New Roman" w:hAnsi="Times New Roman" w:cs="Times New Roman"/>
          <w:highlight w:val="yellow"/>
          <w:lang w:val="la-Latn"/>
        </w:rPr>
        <w:t>m</w:t>
      </w:r>
    </w:p>
    <w:p w14:paraId="5B863348" w14:textId="286C6155"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Jud</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a vel gentilifuerit mmchatus, a com</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1</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fone ar</w:t>
      </w:r>
    </w:p>
    <w:p w14:paraId="466A272D" w14:textId="6CD1448B"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cealur. Quod si alius ea</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duxerit, post quinquen-</w:t>
      </w:r>
    </w:p>
    <w:p w14:paraId="716DB0E7" w14:textId="6568FE97"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1</w:t>
      </w:r>
      <w:r w:rsidR="00D67C36" w:rsidRPr="007A06F5">
        <w:rPr>
          <w:rFonts w:ascii="Times New Roman" w:hAnsi="Times New Roman" w:cs="Times New Roman"/>
          <w:highlight w:val="yellow"/>
          <w:lang w:val="la-Latn"/>
        </w:rPr>
        <w:t>n</w:t>
      </w:r>
      <w:r w:rsidRPr="007A06F5">
        <w:rPr>
          <w:rFonts w:ascii="Times New Roman" w:hAnsi="Times New Roman" w:cs="Times New Roman"/>
          <w:highlight w:val="yellow"/>
          <w:lang w:val="la-Latn"/>
        </w:rPr>
        <w:t>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acta legili</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a pmnitentia, poterit Do</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iuic:n</w:t>
      </w:r>
    </w:p>
    <w:p w14:paraId="182879AB" w14:textId="42389FA8"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lastRenderedPageBreak/>
        <w:t>C co</w:t>
      </w:r>
      <w:r w:rsidR="0082229C" w:rsidRPr="007A06F5">
        <w:rPr>
          <w:rFonts w:ascii="Times New Roman" w:hAnsi="Times New Roman" w:cs="Times New Roman"/>
          <w:highlight w:val="yellow"/>
          <w:lang w:val="la-Latn"/>
        </w:rPr>
        <w:t>mm</w:t>
      </w:r>
      <w:r w:rsidRPr="007A06F5">
        <w:rPr>
          <w:rFonts w:ascii="Times New Roman" w:hAnsi="Times New Roman" w:cs="Times New Roman"/>
          <w:highlight w:val="yellow"/>
          <w:lang w:val="la-Latn"/>
        </w:rPr>
        <w:t>unioni sociari. »</w:t>
      </w:r>
    </w:p>
    <w:p w14:paraId="63D05063" w14:textId="36328BC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1 CAPUT XX,'</w:t>
      </w:r>
      <w:r w:rsidR="005B66D2" w:rsidRPr="007A06F5">
        <w:rPr>
          <w:rFonts w:ascii="Times New Roman" w:hAnsi="Times New Roman" w:cs="Times New Roman"/>
          <w:highlight w:val="yellow"/>
          <w:lang w:val="la-Latn"/>
        </w:rPr>
        <w:t>u</w:t>
      </w:r>
      <w:r w:rsidRPr="007A06F5">
        <w:rPr>
          <w:rFonts w:ascii="Times New Roman" w:hAnsi="Times New Roman" w:cs="Times New Roman"/>
          <w:highlight w:val="yellow"/>
          <w:lang w:val="la-Latn"/>
        </w:rPr>
        <w:t xml:space="preserve">. </w:t>
      </w:r>
    </w:p>
    <w:p w14:paraId="49A8D9CE" w14:textId="3D1DC2C2"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De !tis qui cu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Judwi vescuntur.</w:t>
      </w:r>
    </w:p>
    <w:p w14:paraId="6DB886A1" w14:textId="6972A4A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Item in concilio Elibcrtino de Christianis qui cu</w:t>
      </w:r>
      <w:r w:rsidR="0082229C" w:rsidRPr="007A06F5">
        <w:rPr>
          <w:rFonts w:ascii="Times New Roman" w:hAnsi="Times New Roman" w:cs="Times New Roman"/>
          <w:highlight w:val="yellow"/>
          <w:lang w:val="la-Latn"/>
        </w:rPr>
        <w:t>m</w:t>
      </w:r>
    </w:p>
    <w:p w14:paraId="5B11C3AD" w14:textId="13C6516B"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J</w:t>
      </w:r>
      <w:r w:rsidR="007D0F3F" w:rsidRPr="007A06F5">
        <w:rPr>
          <w:rFonts w:ascii="Times New Roman" w:hAnsi="Times New Roman" w:cs="Times New Roman"/>
          <w:highlight w:val="yellow"/>
          <w:lang w:val="la-Latn"/>
        </w:rPr>
        <w:t>n</w:t>
      </w:r>
      <w:r w:rsidRPr="007A06F5">
        <w:rPr>
          <w:rFonts w:ascii="Times New Roman" w:hAnsi="Times New Roman" w:cs="Times New Roman"/>
          <w:highlight w:val="yellow"/>
          <w:lang w:val="la-Latn"/>
        </w:rPr>
        <w:t>d</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is.vescuntur scriptu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est</w:t>
      </w:r>
      <w:r w:rsidR="00D9225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 Si </w:t>
      </w:r>
      <w:r w:rsidR="0082229C" w:rsidRPr="007A06F5">
        <w:rPr>
          <w:rFonts w:ascii="Times New Roman" w:hAnsi="Times New Roman" w:cs="Times New Roman"/>
          <w:highlight w:val="yellow"/>
          <w:lang w:val="la-Latn"/>
        </w:rPr>
        <w:t>v</w:t>
      </w:r>
      <w:r w:rsidRPr="007A06F5">
        <w:rPr>
          <w:rFonts w:ascii="Times New Roman" w:hAnsi="Times New Roman" w:cs="Times New Roman"/>
          <w:highlight w:val="yellow"/>
          <w:lang w:val="la-Latn"/>
        </w:rPr>
        <w:t>e</w:t>
      </w:r>
      <w:r w:rsidR="00F92E8B" w:rsidRPr="007A06F5">
        <w:rPr>
          <w:rFonts w:ascii="Times New Roman" w:hAnsi="Times New Roman" w:cs="Times New Roman"/>
          <w:highlight w:val="yellow"/>
          <w:lang w:val="la-Latn"/>
        </w:rPr>
        <w:t>r</w:t>
      </w:r>
      <w:r w:rsidRPr="007A06F5">
        <w:rPr>
          <w:rFonts w:ascii="Times New Roman" w:hAnsi="Times New Roman" w:cs="Times New Roman"/>
          <w:highlight w:val="yellow"/>
          <w:lang w:val="la-Latn"/>
        </w:rPr>
        <w:t>0 quis clec</w:t>
      </w:r>
    </w:p>
    <w:p w14:paraId="538CA0FC" w14:textId="74E85572"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ricus, </w:t>
      </w:r>
      <w:r w:rsidR="0082229C" w:rsidRPr="007A06F5">
        <w:rPr>
          <w:rFonts w:ascii="Times New Roman" w:hAnsi="Times New Roman" w:cs="Times New Roman"/>
          <w:highlight w:val="yellow"/>
          <w:lang w:val="la-Latn"/>
        </w:rPr>
        <w:t>v</w:t>
      </w:r>
      <w:r w:rsidRPr="007A06F5">
        <w:rPr>
          <w:rFonts w:ascii="Times New Roman" w:hAnsi="Times New Roman" w:cs="Times New Roman"/>
          <w:highlight w:val="yellow"/>
          <w:lang w:val="la-Latn"/>
        </w:rPr>
        <w:t>el fidelis, cum Judwis cibu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sumpserit, pla</w:t>
      </w:r>
    </w:p>
    <w:p w14:paraId="5508B4EB" w14:textId="13A102C2"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cujt eu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a co</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munione abstineri, ut debcat emun</w:t>
      </w:r>
    </w:p>
    <w:p w14:paraId="4A117F40" w14:textId="6034D595"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dari. &gt; .</w:t>
      </w:r>
    </w:p>
    <w:p w14:paraId="1C4B98F6" w14:textId="4234D141"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Item in concilio Toletano, cap. f4, scriptu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de</w:t>
      </w:r>
    </w:p>
    <w:p w14:paraId="1B37DFA0" w14:textId="63B5B218"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xml:space="preserve">  Jud:nis: &lt;Suggerente. concilio, id gloriosissinius do-</w:t>
      </w:r>
    </w:p>
    <w:p w14:paraId="498AB0D3" w14:textId="06A17B37"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rriinus noster canonibus inser</w:t>
      </w:r>
      <w:r w:rsidR="00DC19A8" w:rsidRPr="007A06F5">
        <w:rPr>
          <w:rFonts w:ascii="Times New Roman" w:hAnsi="Times New Roman" w:cs="Times New Roman"/>
          <w:highlight w:val="yellow"/>
          <w:lang w:val="la-Latn"/>
        </w:rPr>
        <w:t>i</w:t>
      </w:r>
      <w:r w:rsidRPr="007A06F5">
        <w:rPr>
          <w:rFonts w:ascii="Times New Roman" w:hAnsi="Times New Roman" w:cs="Times New Roman"/>
          <w:highlight w:val="yellow"/>
          <w:lang w:val="la-Latn"/>
        </w:rPr>
        <w:t xml:space="preserve"> prrecepit, ut Jud</w:t>
      </w:r>
      <w:r w:rsidR="0082229C" w:rsidRPr="007A06F5">
        <w:rPr>
          <w:rFonts w:ascii="Times New Roman" w:hAnsi="Times New Roman" w:cs="Times New Roman"/>
          <w:highlight w:val="yellow"/>
          <w:lang w:val="la-Latn"/>
        </w:rPr>
        <w:t>æ</w:t>
      </w:r>
      <w:r w:rsidRPr="007A06F5">
        <w:rPr>
          <w:rFonts w:ascii="Times New Roman" w:hAnsi="Times New Roman" w:cs="Times New Roman"/>
          <w:highlight w:val="yellow"/>
          <w:lang w:val="la-Latn"/>
        </w:rPr>
        <w:t>is</w:t>
      </w:r>
    </w:p>
    <w:p w14:paraId="68AE753A" w14:textId="09925FAF" w:rsidR="00F47467" w:rsidRPr="007A06F5" w:rsidRDefault="00F47467" w:rsidP="00F47467">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     ...  non Iiceat hal.Jere uxores, vel concubinas, neque.</w:t>
      </w:r>
    </w:p>
    <w:p w14:paraId="07D42577" w14:textId="02C74CD6"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nlancipiu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Christianu</w:t>
      </w:r>
      <w:r w:rsidR="0082229C" w:rsidRPr="007A06F5">
        <w:rPr>
          <w:rFonts w:ascii="Times New Roman" w:hAnsi="Times New Roman" w:cs="Times New Roman"/>
          <w:highlight w:val="yellow"/>
          <w:lang w:val="la-Latn"/>
        </w:rPr>
        <w:t>m</w:t>
      </w:r>
      <w:r w:rsidRPr="007A06F5">
        <w:rPr>
          <w:rFonts w:ascii="Times New Roman" w:hAnsi="Times New Roman" w:cs="Times New Roman"/>
          <w:highlight w:val="yellow"/>
          <w:lang w:val="la-Latn"/>
        </w:rPr>
        <w:t xml:space="preserve"> in usus</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proprios</w:t>
      </w:r>
      <w:r w:rsidR="008E2A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w:t>
      </w:r>
      <w:r w:rsidR="0082229C" w:rsidRPr="007A06F5">
        <w:rPr>
          <w:rFonts w:ascii="Times New Roman" w:hAnsi="Times New Roman" w:cs="Times New Roman"/>
          <w:highlight w:val="yellow"/>
          <w:lang w:val="la-Latn"/>
        </w:rPr>
        <w:t>m</w:t>
      </w:r>
    </w:p>
    <w:p w14:paraId="7BD7EF44" w14:textId="7600D51D" w:rsidR="004B47CA" w:rsidRPr="007A06F5" w:rsidRDefault="004B47CA" w:rsidP="00F47467">
      <w:pPr>
        <w:spacing w:after="120" w:line="240" w:lineRule="auto"/>
        <w:rPr>
          <w:rFonts w:ascii="Times New Roman" w:hAnsi="Times New Roman" w:cs="Times New Roman"/>
          <w:lang w:val="la-Latn"/>
        </w:rPr>
      </w:pPr>
      <w:commentRangeStart w:id="140"/>
      <w:r w:rsidRPr="007A06F5">
        <w:rPr>
          <w:rFonts w:ascii="Times New Roman" w:hAnsi="Times New Roman" w:cs="Times New Roman"/>
          <w:lang w:val="la-Latn"/>
        </w:rPr>
        <w:t xml:space="preserve">sacris </w:t>
      </w:r>
      <w:r w:rsidR="00F47467" w:rsidRPr="007A06F5">
        <w:rPr>
          <w:rFonts w:ascii="Times New Roman" w:hAnsi="Times New Roman" w:cs="Times New Roman"/>
          <w:lang w:val="la-Latn"/>
        </w:rPr>
        <w:t>virginibus sociant, scriptu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est:</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Virgi</w:t>
      </w:r>
      <w:r w:rsidRPr="007A06F5">
        <w:rPr>
          <w:rFonts w:ascii="Times New Roman" w:hAnsi="Times New Roman" w:cs="Times New Roman"/>
          <w:lang w:val="la-Latn"/>
        </w:rPr>
        <w:t>n</w:t>
      </w:r>
      <w:r w:rsidR="00F47467" w:rsidRPr="007A06F5">
        <w:rPr>
          <w:rFonts w:ascii="Times New Roman" w:hAnsi="Times New Roman" w:cs="Times New Roman"/>
          <w:lang w:val="la-Latn"/>
        </w:rPr>
        <w:t xml:space="preserve">ibus </w:t>
      </w:r>
      <w:r w:rsidRPr="007A06F5">
        <w:rPr>
          <w:rFonts w:ascii="Times New Roman" w:hAnsi="Times New Roman" w:cs="Times New Roman"/>
          <w:lang w:val="la-Latn"/>
        </w:rPr>
        <w:t>temere se quosdam sociare cognovirnus, dicatum Deo propositum, incesta fœdera, sacrilegaque miscere, quos protinus æquum est a sacra communione detrudi: et nisi per publicam probatamque pœnitentiam omnino non recipi. At his viaticum certe de sæculo transeuntibus; si tamen pœnituerint, non negetur.“</w:t>
      </w:r>
    </w:p>
    <w:p w14:paraId="249B066A" w14:textId="1E3F46E3" w:rsidR="00105584" w:rsidRPr="007A06F5" w:rsidRDefault="004B47CA"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Item, in decretis Innocentii papæ, cap. 20, de virginibus non velatis, si deviaverint, scriptum est: „Hæ vero quæ necdum sacro velamine tectæ, tamen</w:t>
      </w:r>
      <w:r w:rsidR="00105584" w:rsidRPr="007A06F5">
        <w:rPr>
          <w:rFonts w:ascii="Times New Roman" w:hAnsi="Times New Roman" w:cs="Times New Roman"/>
          <w:lang w:val="la-Latn"/>
        </w:rPr>
        <w:t xml:space="preserve"> in proposito virginali semper se simillaverunt permanere, licet velatæ non sint, si forte nupserint, his agenda aliquanto tempore pœnitentia est, quia sponsio earum a Domino tenebatur. Nam si inter homines solet bonæ fidei contractus nulla ratione dissolvi, quanto magis ista pollicitatio, quam cum deo pepigit, solvi sine vindicta [non] poterit! Nam si Apostolus illas, quæ a proposito viduatis discesserunt, dixerat habere damnationem, quia primam fidem irritam fecerunt, quanto potius virgines, quæ prioris promissionis fidem frangere sunt conatæ!“</w:t>
      </w:r>
    </w:p>
    <w:p w14:paraId="7C8F29D5" w14:textId="262A5162" w:rsidR="00105584" w:rsidRPr="007A06F5" w:rsidRDefault="00105584"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CAPUT XXV. De his</w:t>
      </w:r>
      <w:r w:rsidR="00C56D4D" w:rsidRPr="007A06F5">
        <w:rPr>
          <w:rFonts w:ascii="Times New Roman" w:hAnsi="Times New Roman" w:cs="Times New Roman"/>
          <w:lang w:val="la-Latn"/>
        </w:rPr>
        <w:t xml:space="preserve"> quæ inter se fornicantur, et de his quæ semen virorum suorum pro libidine cibo vel potui miscent.</w:t>
      </w:r>
    </w:p>
    <w:p w14:paraId="1C7095AA" w14:textId="08D3CCA6"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De feminis quæ inter se fornicantur in ancyrano concilio scriptum est: „Si mulier cum muliere fornicata fuerit, annos III pœniteat.“ Item: „Si mulier more fornicationis ad alteram conjunxerit, tres annos, sicut fornicator, pœniteat. Sic et illa quæ semen viri sui in cibo miscens, ut inde plus ejus amorem accipiat, pœniteat. Mulier sola, si cum se ipsa coitum habeat, tres annos pœniteat.“</w:t>
      </w:r>
    </w:p>
    <w:p w14:paraId="29E3355B" w14:textId="0B2451EC" w:rsidR="00105584"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CAPUT XXVI.</w:t>
      </w:r>
    </w:p>
    <w:p w14:paraId="405EAD1F" w14:textId="08BC78FB"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se gentilibus vel Judeis junxerunt.</w:t>
      </w:r>
    </w:p>
    <w:p w14:paraId="77837215" w14:textId="24CBDC08"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Item de his quae se gentilibus vel Judeis junxerunt, in concilio Arelatensi scriptum est: „Puellæ fideles quæ gentilibus junguntur, placuit ut aliquanto tempore a communione separentur.“</w:t>
      </w:r>
    </w:p>
    <w:p w14:paraId="3BC4D874" w14:textId="00746AD0"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in concilio Elibertino, cap. 78, de fidelibus conjugatis, si cum Judea vel gentili mœchaverint, scriptum: </w:t>
      </w:r>
      <w:r w:rsidR="001020A1" w:rsidRPr="007A06F5">
        <w:rPr>
          <w:rFonts w:ascii="Times New Roman" w:hAnsi="Times New Roman" w:cs="Times New Roman"/>
          <w:lang w:val="la-Latn"/>
        </w:rPr>
        <w:t>„</w:t>
      </w:r>
      <w:r w:rsidRPr="007A06F5">
        <w:rPr>
          <w:rFonts w:ascii="Times New Roman" w:hAnsi="Times New Roman" w:cs="Times New Roman"/>
          <w:lang w:val="la-Latn"/>
        </w:rPr>
        <w:t>Si quis fidelis, habens uxorem, cum Judea vel gentili fuerit mœchatuis, a communione arceatur. Quod si alius eam duxerit, post quinquenium, acta legitima pœnitentia, p...rit. Dominicæ communioni sociari.“</w:t>
      </w:r>
    </w:p>
    <w:p w14:paraId="4DA5B37F" w14:textId="0A848F76"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CAPUT XXVII.</w:t>
      </w:r>
    </w:p>
    <w:p w14:paraId="68E3E993" w14:textId="49149A1B"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cum Judeis vescuntur.</w:t>
      </w:r>
    </w:p>
    <w:p w14:paraId="1A805A4A" w14:textId="624E3C75" w:rsidR="00C56D4D" w:rsidRPr="007A06F5" w:rsidRDefault="00C56D4D"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in concilio Elibertino de Christianis qui cum Judeis vescuntur scriptum est: </w:t>
      </w:r>
      <w:r w:rsidR="001020A1" w:rsidRPr="007A06F5">
        <w:rPr>
          <w:rFonts w:ascii="Times New Roman" w:hAnsi="Times New Roman" w:cs="Times New Roman"/>
          <w:lang w:val="la-Latn"/>
        </w:rPr>
        <w:t>„</w:t>
      </w:r>
      <w:r w:rsidRPr="007A06F5">
        <w:rPr>
          <w:rFonts w:ascii="Times New Roman" w:hAnsi="Times New Roman" w:cs="Times New Roman"/>
          <w:lang w:val="la-Latn"/>
        </w:rPr>
        <w:t>Si vero prius quis clericus, vel fidelis, cum Judæis cibum sumpserit, placuit eum a communione abstineri, ut debeat emundari.“</w:t>
      </w:r>
    </w:p>
    <w:p w14:paraId="042C0952" w14:textId="7488FB4E" w:rsidR="00C56D4D" w:rsidRPr="007A06F5" w:rsidRDefault="00B70FAE" w:rsidP="0010558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Item in concilio Toletano, cap. 14. scriptum de Judeis: „Suggerente concilio, id gloriosissimus dominus noster canonibus inseri præcepit, ut Judeis non liceat habere uxores, vel concubinas, neque mancipium Christianum in usus proprios comparare; sed filios, qui ex tali conjugui natis sunt, assumendos esse ad baptismum. Nulla officia publica eos opus est agere, per quæ eis occasio præbeatur pœnam Christianis inferre. Si qui vero Christiani ab eis Judaismi ritu maculati sunt, vel etiam circumcisis, non redditio pretio, ad libertatem et religionem redeant Christianam.“</w:t>
      </w:r>
    </w:p>
    <w:p w14:paraId="586E3E47" w14:textId="4570B980"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XXV</w:t>
      </w:r>
      <w:r w:rsidR="00B70FAE" w:rsidRPr="007A06F5">
        <w:rPr>
          <w:rFonts w:ascii="Times New Roman" w:hAnsi="Times New Roman" w:cs="Times New Roman"/>
          <w:lang w:val="la-Latn"/>
        </w:rPr>
        <w:t>III</w:t>
      </w:r>
      <w:r w:rsidRPr="007A06F5">
        <w:rPr>
          <w:rFonts w:ascii="Times New Roman" w:hAnsi="Times New Roman" w:cs="Times New Roman"/>
          <w:lang w:val="la-Latn"/>
        </w:rPr>
        <w:t>.</w:t>
      </w:r>
    </w:p>
    <w:p w14:paraId="567EA3F4" w14:textId="77777777" w:rsidR="003A7AD8" w:rsidRPr="007A06F5" w:rsidRDefault="00B70FAE"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his</w:t>
      </w:r>
      <w:r w:rsidR="00F47467" w:rsidRPr="007A06F5">
        <w:rPr>
          <w:rFonts w:ascii="Times New Roman" w:hAnsi="Times New Roman" w:cs="Times New Roman"/>
          <w:lang w:val="la-Latn"/>
        </w:rPr>
        <w:t xml:space="preserve"> qui </w:t>
      </w:r>
      <w:r w:rsidR="005B66D2" w:rsidRPr="007A06F5">
        <w:rPr>
          <w:rFonts w:ascii="Times New Roman" w:hAnsi="Times New Roman" w:cs="Times New Roman"/>
          <w:lang w:val="la-Latn"/>
        </w:rPr>
        <w:t>u</w:t>
      </w:r>
      <w:r w:rsidR="00F47467" w:rsidRPr="007A06F5">
        <w:rPr>
          <w:rFonts w:ascii="Times New Roman" w:hAnsi="Times New Roman" w:cs="Times New Roman"/>
          <w:lang w:val="la-Latn"/>
        </w:rPr>
        <w:t>x</w:t>
      </w:r>
      <w:r w:rsidRPr="007A06F5">
        <w:rPr>
          <w:rFonts w:ascii="Times New Roman" w:hAnsi="Times New Roman" w:cs="Times New Roman"/>
          <w:lang w:val="la-Latn"/>
        </w:rPr>
        <w:t>o</w:t>
      </w:r>
      <w:r w:rsidR="00F47467" w:rsidRPr="007A06F5">
        <w:rPr>
          <w:rFonts w:ascii="Times New Roman" w:hAnsi="Times New Roman" w:cs="Times New Roman"/>
          <w:lang w:val="la-Latn"/>
        </w:rPr>
        <w:t>rem si</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ul e</w:t>
      </w:r>
      <w:r w:rsidRPr="007A06F5">
        <w:rPr>
          <w:rFonts w:ascii="Times New Roman" w:hAnsi="Times New Roman" w:cs="Times New Roman"/>
          <w:lang w:val="la-Latn"/>
        </w:rPr>
        <w:t>t</w:t>
      </w:r>
      <w:r w:rsidR="00F47467" w:rsidRPr="007A06F5">
        <w:rPr>
          <w:rFonts w:ascii="Times New Roman" w:hAnsi="Times New Roman" w:cs="Times New Roman"/>
          <w:lang w:val="la-Latn"/>
        </w:rPr>
        <w:t xml:space="preserve"> co</w:t>
      </w:r>
      <w:r w:rsidR="005B66D2" w:rsidRPr="007A06F5">
        <w:rPr>
          <w:rFonts w:ascii="Times New Roman" w:hAnsi="Times New Roman" w:cs="Times New Roman"/>
          <w:lang w:val="la-Latn"/>
        </w:rPr>
        <w:t>n</w:t>
      </w:r>
      <w:r w:rsidR="00F47467" w:rsidRPr="007A06F5">
        <w:rPr>
          <w:rFonts w:ascii="Times New Roman" w:hAnsi="Times New Roman" w:cs="Times New Roman"/>
          <w:lang w:val="la-Latn"/>
        </w:rPr>
        <w:t>cubina</w:t>
      </w:r>
      <w:r w:rsidR="0082229C" w:rsidRPr="007A06F5">
        <w:rPr>
          <w:rFonts w:ascii="Times New Roman" w:hAnsi="Times New Roman" w:cs="Times New Roman"/>
          <w:lang w:val="la-Latn"/>
        </w:rPr>
        <w:t>m</w:t>
      </w:r>
      <w:r w:rsidR="003A7AD8" w:rsidRPr="007A06F5">
        <w:rPr>
          <w:rFonts w:ascii="Times New Roman" w:hAnsi="Times New Roman" w:cs="Times New Roman"/>
          <w:lang w:val="la-Latn"/>
        </w:rPr>
        <w:t xml:space="preserve"> habent.</w:t>
      </w:r>
    </w:p>
    <w:p w14:paraId="18DAB8CC" w14:textId="52E61C87"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Item de his qui uxore</w:t>
      </w:r>
      <w:r w:rsidR="003A7AD8" w:rsidRPr="007A06F5">
        <w:rPr>
          <w:rFonts w:ascii="Times New Roman" w:hAnsi="Times New Roman" w:cs="Times New Roman"/>
          <w:lang w:val="la-Latn"/>
        </w:rPr>
        <w:t>m</w:t>
      </w:r>
      <w:r w:rsidRPr="007A06F5">
        <w:rPr>
          <w:rFonts w:ascii="Times New Roman" w:hAnsi="Times New Roman" w:cs="Times New Roman"/>
          <w:lang w:val="la-Latn"/>
        </w:rPr>
        <w:t xml:space="preserve">  habent, si concubina</w:t>
      </w:r>
      <w:r w:rsidR="0082229C" w:rsidRPr="007A06F5">
        <w:rPr>
          <w:rFonts w:ascii="Times New Roman" w:hAnsi="Times New Roman" w:cs="Times New Roman"/>
          <w:lang w:val="la-Latn"/>
        </w:rPr>
        <w:t>m</w:t>
      </w:r>
      <w:r w:rsidR="003A7AD8" w:rsidRPr="007A06F5">
        <w:rPr>
          <w:rFonts w:ascii="Times New Roman" w:hAnsi="Times New Roman" w:cs="Times New Roman"/>
          <w:lang w:val="la-Latn"/>
        </w:rPr>
        <w:t xml:space="preserve"> h</w:t>
      </w:r>
      <w:r w:rsidRPr="007A06F5">
        <w:rPr>
          <w:rFonts w:ascii="Times New Roman" w:hAnsi="Times New Roman" w:cs="Times New Roman"/>
          <w:lang w:val="la-Latn"/>
        </w:rPr>
        <w:t>abuerin</w:t>
      </w:r>
      <w:r w:rsidR="007D0F3F" w:rsidRPr="007A06F5">
        <w:rPr>
          <w:rFonts w:ascii="Times New Roman" w:hAnsi="Times New Roman" w:cs="Times New Roman"/>
          <w:lang w:val="la-Latn"/>
        </w:rPr>
        <w:t>t</w:t>
      </w:r>
      <w:r w:rsidRPr="007A06F5">
        <w:rPr>
          <w:rFonts w:ascii="Times New Roman" w:hAnsi="Times New Roman" w:cs="Times New Roman"/>
          <w:lang w:val="la-Latn"/>
        </w:rPr>
        <w:t>, in concilio Toleiano, cap.</w:t>
      </w:r>
      <w:r w:rsidR="003A7AD8" w:rsidRPr="007A06F5">
        <w:rPr>
          <w:rFonts w:ascii="Times New Roman" w:hAnsi="Times New Roman" w:cs="Times New Roman"/>
          <w:lang w:val="la-Latn"/>
        </w:rPr>
        <w:t xml:space="preserve"> 1</w:t>
      </w:r>
      <w:r w:rsidRPr="007A06F5">
        <w:rPr>
          <w:rFonts w:ascii="Times New Roman" w:hAnsi="Times New Roman" w:cs="Times New Roman"/>
          <w:lang w:val="la-Latn"/>
        </w:rPr>
        <w:t>7, s</w:t>
      </w:r>
      <w:r w:rsidR="003A7AD8" w:rsidRPr="007A06F5">
        <w:rPr>
          <w:rFonts w:ascii="Times New Roman" w:hAnsi="Times New Roman" w:cs="Times New Roman"/>
          <w:lang w:val="la-Latn"/>
        </w:rPr>
        <w:t>criptum est: „</w:t>
      </w:r>
      <w:r w:rsidRPr="007A06F5">
        <w:rPr>
          <w:rFonts w:ascii="Times New Roman" w:hAnsi="Times New Roman" w:cs="Times New Roman"/>
          <w:lang w:val="la-Latn"/>
        </w:rPr>
        <w:t xml:space="preserve">Si quis </w:t>
      </w:r>
      <w:r w:rsidR="003A7AD8" w:rsidRPr="007A06F5">
        <w:rPr>
          <w:rFonts w:ascii="Times New Roman" w:hAnsi="Times New Roman" w:cs="Times New Roman"/>
          <w:lang w:val="la-Latn"/>
        </w:rPr>
        <w:t>h</w:t>
      </w:r>
      <w:r w:rsidRPr="007A06F5">
        <w:rPr>
          <w:rFonts w:ascii="Times New Roman" w:hAnsi="Times New Roman" w:cs="Times New Roman"/>
          <w:lang w:val="la-Latn"/>
        </w:rPr>
        <w:t>abe</w:t>
      </w:r>
      <w:r w:rsidR="003A7AD8" w:rsidRPr="007A06F5">
        <w:rPr>
          <w:rFonts w:ascii="Times New Roman" w:hAnsi="Times New Roman" w:cs="Times New Roman"/>
          <w:lang w:val="la-Latn"/>
        </w:rPr>
        <w:t xml:space="preserve">ns uxorem fidelis, si concubinam </w:t>
      </w:r>
      <w:r w:rsidRPr="007A06F5">
        <w:rPr>
          <w:rFonts w:ascii="Times New Roman" w:hAnsi="Times New Roman" w:cs="Times New Roman"/>
          <w:lang w:val="la-Latn"/>
        </w:rPr>
        <w:t>habeat, non communicet. C</w:t>
      </w:r>
      <w:r w:rsidR="0082229C" w:rsidRPr="007A06F5">
        <w:rPr>
          <w:rFonts w:ascii="Times New Roman" w:hAnsi="Times New Roman" w:cs="Times New Roman"/>
          <w:lang w:val="la-Latn"/>
        </w:rPr>
        <w:t>æ</w:t>
      </w:r>
      <w:r w:rsidRPr="007A06F5">
        <w:rPr>
          <w:rFonts w:ascii="Times New Roman" w:hAnsi="Times New Roman" w:cs="Times New Roman"/>
          <w:lang w:val="la-Latn"/>
        </w:rPr>
        <w:t>terum is qui non h</w:t>
      </w:r>
      <w:r w:rsidR="003A7AD8" w:rsidRPr="007A06F5">
        <w:rPr>
          <w:rFonts w:ascii="Times New Roman" w:hAnsi="Times New Roman" w:cs="Times New Roman"/>
          <w:lang w:val="la-Latn"/>
        </w:rPr>
        <w:t>ab</w:t>
      </w:r>
      <w:r w:rsidRPr="007A06F5">
        <w:rPr>
          <w:rFonts w:ascii="Times New Roman" w:hAnsi="Times New Roman" w:cs="Times New Roman"/>
          <w:lang w:val="la-Latn"/>
        </w:rPr>
        <w:t>e</w:t>
      </w:r>
      <w:r w:rsidR="003A7AD8" w:rsidRPr="007A06F5">
        <w:rPr>
          <w:rFonts w:ascii="Times New Roman" w:hAnsi="Times New Roman" w:cs="Times New Roman"/>
          <w:lang w:val="la-Latn"/>
        </w:rPr>
        <w:t xml:space="preserve">t </w:t>
      </w:r>
      <w:r w:rsidRPr="007A06F5">
        <w:rPr>
          <w:rFonts w:ascii="Times New Roman" w:hAnsi="Times New Roman" w:cs="Times New Roman"/>
          <w:lang w:val="la-Latn"/>
        </w:rPr>
        <w:t>uxorem, et pro uxore concubina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habet, a co</w:t>
      </w:r>
      <w:r w:rsidR="0082229C" w:rsidRPr="007A06F5">
        <w:rPr>
          <w:rFonts w:ascii="Times New Roman" w:hAnsi="Times New Roman" w:cs="Times New Roman"/>
          <w:lang w:val="la-Latn"/>
        </w:rPr>
        <w:t>mm</w:t>
      </w:r>
      <w:r w:rsidR="003A7AD8" w:rsidRPr="007A06F5">
        <w:rPr>
          <w:rFonts w:ascii="Times New Roman" w:hAnsi="Times New Roman" w:cs="Times New Roman"/>
          <w:lang w:val="la-Latn"/>
        </w:rPr>
        <w:t xml:space="preserve">unione </w:t>
      </w:r>
      <w:r w:rsidRPr="007A06F5">
        <w:rPr>
          <w:rFonts w:ascii="Times New Roman" w:hAnsi="Times New Roman" w:cs="Times New Roman"/>
          <w:lang w:val="la-Latn"/>
        </w:rPr>
        <w:t>non repellatur,</w:t>
      </w:r>
      <w:r w:rsidR="003A7AD8" w:rsidRPr="007A06F5">
        <w:rPr>
          <w:rFonts w:ascii="Times New Roman" w:hAnsi="Times New Roman" w:cs="Times New Roman"/>
          <w:lang w:val="la-Latn"/>
        </w:rPr>
        <w:t xml:space="preserve"> tantum ut unius mulieris, aut uxoris,</w:t>
      </w:r>
      <w:r w:rsidRPr="007A06F5">
        <w:rPr>
          <w:rFonts w:ascii="Times New Roman" w:hAnsi="Times New Roman" w:cs="Times New Roman"/>
          <w:lang w:val="la-Latn"/>
        </w:rPr>
        <w:t xml:space="preserve"> aut concubin</w:t>
      </w:r>
      <w:r w:rsidR="0082229C" w:rsidRPr="007A06F5">
        <w:rPr>
          <w:rFonts w:ascii="Times New Roman" w:hAnsi="Times New Roman" w:cs="Times New Roman"/>
          <w:lang w:val="la-Latn"/>
        </w:rPr>
        <w:t>æ</w:t>
      </w:r>
      <w:r w:rsidR="003A7AD8" w:rsidRPr="007A06F5">
        <w:rPr>
          <w:rFonts w:ascii="Times New Roman" w:hAnsi="Times New Roman" w:cs="Times New Roman"/>
          <w:lang w:val="la-Latn"/>
        </w:rPr>
        <w:t>,</w:t>
      </w:r>
      <w:r w:rsidRPr="007A06F5">
        <w:rPr>
          <w:rFonts w:ascii="Times New Roman" w:hAnsi="Times New Roman" w:cs="Times New Roman"/>
          <w:lang w:val="la-Latn"/>
        </w:rPr>
        <w:t xml:space="preserve"> ut ei </w:t>
      </w:r>
      <w:r w:rsidR="003A7AD8" w:rsidRPr="007A06F5">
        <w:rPr>
          <w:rFonts w:ascii="Times New Roman" w:hAnsi="Times New Roman" w:cs="Times New Roman"/>
          <w:lang w:val="la-Latn"/>
        </w:rPr>
        <w:t>placuerit, sit conjunctione contentus. Alias vero vivens, abjiciatur donec desinat et ad poonitentiam revertatur.“</w:t>
      </w:r>
      <w:commentRangeEnd w:id="140"/>
      <w:r w:rsidR="008005F3" w:rsidRPr="007A06F5">
        <w:rPr>
          <w:rStyle w:val="Odkaznakoment"/>
          <w:rFonts w:ascii="Times New Roman" w:hAnsi="Times New Roman" w:cs="Times New Roman"/>
          <w:lang w:val="la-Latn"/>
        </w:rPr>
        <w:commentReference w:id="140"/>
      </w:r>
    </w:p>
    <w:p w14:paraId="2CF67D9A" w14:textId="54CAB5EE" w:rsidR="003A7AD8" w:rsidRPr="007A06F5" w:rsidRDefault="00396923"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XXIX.</w:t>
      </w:r>
    </w:p>
    <w:p w14:paraId="12E420CB" w14:textId="769D7B2F" w:rsidR="00396923" w:rsidRPr="007A06F5" w:rsidRDefault="00396923"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conjugatis qui nubere non possunt.</w:t>
      </w:r>
    </w:p>
    <w:p w14:paraId="7FB24F69" w14:textId="32F7E75A" w:rsidR="00396923" w:rsidRPr="007A06F5" w:rsidRDefault="00396923" w:rsidP="00F47467">
      <w:pPr>
        <w:spacing w:after="120" w:line="240" w:lineRule="auto"/>
        <w:rPr>
          <w:rFonts w:ascii="Times New Roman" w:hAnsi="Times New Roman" w:cs="Times New Roman"/>
          <w:lang w:val="la-Latn"/>
        </w:rPr>
      </w:pPr>
      <w:commentRangeStart w:id="141"/>
      <w:r w:rsidRPr="007A06F5">
        <w:rPr>
          <w:rFonts w:ascii="Times New Roman" w:hAnsi="Times New Roman" w:cs="Times New Roman"/>
          <w:lang w:val="la-Latn"/>
        </w:rPr>
        <w:t>Quod autem interrogasti</w:t>
      </w:r>
      <w:commentRangeEnd w:id="141"/>
      <w:r w:rsidR="008005F3" w:rsidRPr="007A06F5">
        <w:rPr>
          <w:rStyle w:val="Odkaznakoment"/>
          <w:rFonts w:ascii="Times New Roman" w:hAnsi="Times New Roman" w:cs="Times New Roman"/>
          <w:lang w:val="la-Latn"/>
        </w:rPr>
        <w:commentReference w:id="141"/>
      </w:r>
      <w:r w:rsidRPr="007A06F5">
        <w:rPr>
          <w:rFonts w:ascii="Times New Roman" w:hAnsi="Times New Roman" w:cs="Times New Roman"/>
          <w:lang w:val="la-Latn"/>
        </w:rPr>
        <w:t xml:space="preserve"> de his qui matrimonio conjuncti sunt, et nubere non possunt: si ille aliam vel illa alium ducere possit? Non cum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sed de quorumdam statutis respondemus, in quibus scriptum est: „Vir et mulier, si se conjunxerunt matrimonio, et postea dixerit mulier de viro quod non possit ei nubere, si potest probare per justum judicium, quod verum sit, accipiat alium.“</w:t>
      </w:r>
    </w:p>
    <w:p w14:paraId="3CAA347F" w14:textId="100EA2D8" w:rsidR="00396923" w:rsidRPr="007A06F5" w:rsidRDefault="00396923"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XXX.</w:t>
      </w:r>
    </w:p>
    <w:p w14:paraId="4F461B01" w14:textId="07056D2E" w:rsidR="00396923" w:rsidRPr="007A06F5" w:rsidRDefault="00396923" w:rsidP="00396923">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quæ menstruum sanguinem aliis in cibo vel potu dant; et de his qui magicam artem divinatione et augurio observant.</w:t>
      </w:r>
    </w:p>
    <w:p w14:paraId="4476790C" w14:textId="3A8C4FD4" w:rsidR="00396923" w:rsidRPr="007A06F5" w:rsidRDefault="00396923" w:rsidP="00F47467">
      <w:pPr>
        <w:spacing w:after="120" w:line="240" w:lineRule="auto"/>
        <w:rPr>
          <w:rFonts w:ascii="Times New Roman" w:hAnsi="Times New Roman" w:cs="Times New Roman"/>
          <w:lang w:val="la-Latn"/>
        </w:rPr>
      </w:pPr>
      <w:commentRangeStart w:id="142"/>
      <w:r w:rsidRPr="007A06F5">
        <w:rPr>
          <w:rFonts w:ascii="Times New Roman" w:hAnsi="Times New Roman" w:cs="Times New Roman"/>
          <w:lang w:val="la-Latn"/>
        </w:rPr>
        <w:t>De his etiam, super qui</w:t>
      </w:r>
      <w:r w:rsidR="00DB1FC3" w:rsidRPr="007A06F5">
        <w:rPr>
          <w:rFonts w:ascii="Times New Roman" w:hAnsi="Times New Roman" w:cs="Times New Roman"/>
          <w:lang w:val="la-Latn"/>
        </w:rPr>
        <w:t>b</w:t>
      </w:r>
      <w:r w:rsidRPr="007A06F5">
        <w:rPr>
          <w:rFonts w:ascii="Times New Roman" w:hAnsi="Times New Roman" w:cs="Times New Roman"/>
          <w:lang w:val="la-Latn"/>
        </w:rPr>
        <w:t>us interrogasti</w:t>
      </w:r>
      <w:commentRangeEnd w:id="142"/>
      <w:r w:rsidR="008005F3" w:rsidRPr="007A06F5">
        <w:rPr>
          <w:rStyle w:val="Odkaznakoment"/>
          <w:rFonts w:ascii="Times New Roman" w:hAnsi="Times New Roman" w:cs="Times New Roman"/>
          <w:lang w:val="la-Latn"/>
        </w:rPr>
        <w:commentReference w:id="142"/>
      </w:r>
      <w:r w:rsidRPr="007A06F5">
        <w:rPr>
          <w:rFonts w:ascii="Times New Roman" w:hAnsi="Times New Roman" w:cs="Times New Roman"/>
          <w:lang w:val="la-Latn"/>
        </w:rPr>
        <w:t>, id est de</w:t>
      </w:r>
      <w:r w:rsidR="00DB1FC3" w:rsidRPr="007A06F5">
        <w:rPr>
          <w:rFonts w:ascii="Times New Roman" w:hAnsi="Times New Roman" w:cs="Times New Roman"/>
          <w:lang w:val="la-Latn"/>
        </w:rPr>
        <w:t xml:space="preserve"> illa femina quæ menstruum sanguinem suum miscuit cibo vel potui, et dedit viro suo, ut comederet; et quæ semen viri sui in potu bibit; et de </w:t>
      </w:r>
      <w:r w:rsidR="00F2035B" w:rsidRPr="007A06F5">
        <w:rPr>
          <w:rFonts w:ascii="Times New Roman" w:hAnsi="Times New Roman" w:cs="Times New Roman"/>
          <w:lang w:val="la-Latn"/>
        </w:rPr>
        <w:t>ea</w:t>
      </w:r>
      <w:r w:rsidR="00DB1FC3" w:rsidRPr="007A06F5">
        <w:rPr>
          <w:rFonts w:ascii="Times New Roman" w:hAnsi="Times New Roman" w:cs="Times New Roman"/>
          <w:lang w:val="la-Latn"/>
        </w:rPr>
        <w:t>, quæ testam hominis combussit igni, et viro suo dedit pro infirmitate vitanda: quali pœnitentia sint plectendæ?</w:t>
      </w:r>
    </w:p>
    <w:p w14:paraId="7C8F2BBB" w14:textId="3F734019" w:rsidR="00626BD8" w:rsidRPr="007A06F5" w:rsidRDefault="00DB1FC3" w:rsidP="00626BD8">
      <w:pPr>
        <w:spacing w:after="120" w:line="240" w:lineRule="auto"/>
        <w:rPr>
          <w:rFonts w:ascii="Times New Roman" w:hAnsi="Times New Roman" w:cs="Times New Roman"/>
          <w:lang w:val="la-Latn"/>
        </w:rPr>
      </w:pPr>
      <w:r w:rsidRPr="007A06F5">
        <w:rPr>
          <w:rFonts w:ascii="Times New Roman" w:hAnsi="Times New Roman" w:cs="Times New Roman"/>
          <w:lang w:val="la-Latn"/>
        </w:rPr>
        <w:t>Ut nobis videtur, tali scietentia feriendi sunt, sicut magi et arioli, qui magicam artem exercuisse noscuntur. Nam de his, qui magicam artem exercent, et auguria attendunt, et divinationem observant, Theodori archiepiscopi gentis Auglorum constitutiones habemus, in quibus scriptum est: „Qui immolat dæmoniis in minimis, unum a</w:t>
      </w:r>
      <w:r w:rsidR="00665E37" w:rsidRPr="007A06F5">
        <w:rPr>
          <w:rFonts w:ascii="Times New Roman" w:hAnsi="Times New Roman" w:cs="Times New Roman"/>
          <w:lang w:val="la-Latn"/>
        </w:rPr>
        <w:t>nn</w:t>
      </w:r>
      <w:r w:rsidRPr="007A06F5">
        <w:rPr>
          <w:rFonts w:ascii="Times New Roman" w:hAnsi="Times New Roman" w:cs="Times New Roman"/>
          <w:lang w:val="la-Latn"/>
        </w:rPr>
        <w:t>um pœniteat; qui</w:t>
      </w:r>
      <w:r w:rsidR="00665E37" w:rsidRPr="007A06F5">
        <w:rPr>
          <w:rFonts w:ascii="Times New Roman" w:hAnsi="Times New Roman" w:cs="Times New Roman"/>
          <w:lang w:val="la-Latn"/>
        </w:rPr>
        <w:t xml:space="preserve"> vero in magnis,</w:t>
      </w:r>
      <w:r w:rsidR="00D9225B" w:rsidRPr="007A06F5">
        <w:rPr>
          <w:rFonts w:ascii="Times New Roman" w:hAnsi="Times New Roman" w:cs="Times New Roman"/>
          <w:lang w:val="la-Latn"/>
        </w:rPr>
        <w:t xml:space="preserve"> </w:t>
      </w:r>
      <w:r w:rsidR="00665E37" w:rsidRPr="007A06F5">
        <w:rPr>
          <w:rFonts w:ascii="Times New Roman" w:hAnsi="Times New Roman" w:cs="Times New Roman"/>
          <w:lang w:val="la-Latn"/>
        </w:rPr>
        <w:t>annos pœniteat. Mulier si qua ponit filiam suam supra tectum, vel in fornacem, p</w:t>
      </w:r>
      <w:r w:rsidR="00626BD8" w:rsidRPr="007A06F5">
        <w:rPr>
          <w:rFonts w:ascii="Times New Roman" w:hAnsi="Times New Roman" w:cs="Times New Roman"/>
          <w:lang w:val="la-Latn"/>
        </w:rPr>
        <w:t>ro sanitate febris, VII annos pœniteat. Qui ardere facit grana ubi mortuus est, hoc pro sanitate viventium et domus</w:t>
      </w:r>
      <w:r w:rsidR="00360346" w:rsidRPr="007A06F5">
        <w:rPr>
          <w:rFonts w:ascii="Times New Roman" w:hAnsi="Times New Roman" w:cs="Times New Roman"/>
          <w:lang w:val="la-Latn"/>
        </w:rPr>
        <w:t xml:space="preserve"> </w:t>
      </w:r>
      <w:r w:rsidR="00626BD8" w:rsidRPr="007A06F5">
        <w:rPr>
          <w:rFonts w:ascii="Times New Roman" w:hAnsi="Times New Roman" w:cs="Times New Roman"/>
          <w:lang w:val="la-Latn"/>
        </w:rPr>
        <w:t>annos pœniteat. Si mulier incantationes vel divinationes fecerit, unum annum, vel tres quadragesimas, vel XL dies, juxta qualitatem culpæ, pœniteat.“</w:t>
      </w:r>
    </w:p>
    <w:p w14:paraId="1B8D969A" w14:textId="3EA34215" w:rsidR="00626BD8" w:rsidRPr="007A06F5" w:rsidRDefault="00626BD8" w:rsidP="00626BD8">
      <w:pPr>
        <w:spacing w:after="120" w:line="240" w:lineRule="auto"/>
        <w:rPr>
          <w:rFonts w:ascii="Times New Roman" w:hAnsi="Times New Roman" w:cs="Times New Roman"/>
          <w:lang w:val="la-Latn"/>
        </w:rPr>
      </w:pPr>
      <w:r w:rsidRPr="007A06F5">
        <w:rPr>
          <w:rFonts w:ascii="Times New Roman" w:hAnsi="Times New Roman" w:cs="Times New Roman"/>
          <w:lang w:val="la-Latn"/>
        </w:rPr>
        <w:t>De hoc in concilio Ancyrano, cap. 22, dicitur: „Qui auguria, auspicia, sive somnia, vel divinationes quaslibet secundum mores gentium observant, aut in domos suas hujusmodi homin</w:t>
      </w:r>
      <w:r w:rsidR="0073154A" w:rsidRPr="007A06F5">
        <w:rPr>
          <w:rFonts w:ascii="Times New Roman" w:hAnsi="Times New Roman" w:cs="Times New Roman"/>
          <w:lang w:val="la-Latn"/>
        </w:rPr>
        <w:t>e</w:t>
      </w:r>
      <w:r w:rsidRPr="007A06F5">
        <w:rPr>
          <w:rFonts w:ascii="Times New Roman" w:hAnsi="Times New Roman" w:cs="Times New Roman"/>
          <w:lang w:val="la-Latn"/>
        </w:rPr>
        <w:t xml:space="preserve">s inducunt, in exquirendis aliqua arte maleficis, aut ut domos suas lustrent; hi, si de clero sunt, abjiciantur; si vero sæ culares, quinquennio pœniteant. Qui cibum immolatum comederit, et deinde confessus fuerit, sacer dos considerare debet personam, in qua ætate, vel quomodo edoctus, aut qualiter contigerit, et ita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as sacerdotalis circa infirmum moderetur, et in omni pœnitentia semper, et confessionem omnino, in quantum Deus adjuvare dignetur, cum omni diligentia conservetur.“</w:t>
      </w:r>
    </w:p>
    <w:p w14:paraId="21D75A8E" w14:textId="77777777" w:rsidR="00626BD8" w:rsidRPr="007A06F5" w:rsidRDefault="00626BD8" w:rsidP="00626BD8">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CAPUT XXXI. </w:t>
      </w:r>
    </w:p>
    <w:p w14:paraId="5DB9AD6F" w14:textId="77777777" w:rsidR="00626BD8" w:rsidRPr="007A06F5" w:rsidRDefault="00626BD8" w:rsidP="00626BD8">
      <w:pPr>
        <w:spacing w:after="120" w:line="240" w:lineRule="auto"/>
        <w:rPr>
          <w:rFonts w:ascii="Times New Roman" w:hAnsi="Times New Roman" w:cs="Times New Roman"/>
          <w:lang w:val="la-Latn"/>
        </w:rPr>
      </w:pPr>
      <w:r w:rsidRPr="007A06F5">
        <w:rPr>
          <w:rFonts w:ascii="Times New Roman" w:hAnsi="Times New Roman" w:cs="Times New Roman"/>
          <w:lang w:val="la-Latn"/>
        </w:rPr>
        <w:t>De sortilegis et auguribus.</w:t>
      </w:r>
    </w:p>
    <w:p w14:paraId="373F6FD7" w14:textId="2E913588" w:rsidR="00626BD8" w:rsidRPr="007A06F5" w:rsidRDefault="00626BD8" w:rsidP="00626BD8">
      <w:pPr>
        <w:spacing w:after="120" w:line="240" w:lineRule="auto"/>
        <w:rPr>
          <w:rFonts w:ascii="Times New Roman" w:hAnsi="Times New Roman" w:cs="Times New Roman"/>
          <w:lang w:val="la-Latn"/>
        </w:rPr>
      </w:pPr>
      <w:r w:rsidRPr="007A06F5">
        <w:rPr>
          <w:rFonts w:ascii="Times New Roman" w:hAnsi="Times New Roman" w:cs="Times New Roman"/>
          <w:lang w:val="la-Latn"/>
        </w:rPr>
        <w:t>Item in concilio Aga</w:t>
      </w:r>
      <w:r w:rsidR="00C136A4" w:rsidRPr="007A06F5">
        <w:rPr>
          <w:rFonts w:ascii="Times New Roman" w:hAnsi="Times New Roman" w:cs="Times New Roman"/>
          <w:lang w:val="la-Latn"/>
        </w:rPr>
        <w:t>t</w:t>
      </w:r>
      <w:r w:rsidRPr="007A06F5">
        <w:rPr>
          <w:rFonts w:ascii="Times New Roman" w:hAnsi="Times New Roman" w:cs="Times New Roman"/>
          <w:lang w:val="la-Latn"/>
        </w:rPr>
        <w:t>hensi de sortilegis vel augurium servantibus scriptum est: „Ne de eo fortasse</w:t>
      </w:r>
      <w:r w:rsidR="00A85339" w:rsidRPr="007A06F5">
        <w:rPr>
          <w:rFonts w:ascii="Times New Roman" w:hAnsi="Times New Roman" w:cs="Times New Roman"/>
          <w:lang w:val="la-Latn"/>
        </w:rPr>
        <w:t xml:space="preserve"> videatur omissum, quod maxime fidem catholicæ religionis instat, quod </w:t>
      </w:r>
      <w:r w:rsidR="00A750BC" w:rsidRPr="007A06F5">
        <w:rPr>
          <w:rFonts w:ascii="Times New Roman" w:hAnsi="Times New Roman" w:cs="Times New Roman"/>
          <w:lang w:val="la-Latn"/>
        </w:rPr>
        <w:t>a</w:t>
      </w:r>
      <w:r w:rsidR="00A85339" w:rsidRPr="007A06F5">
        <w:rPr>
          <w:rFonts w:ascii="Times New Roman" w:hAnsi="Times New Roman" w:cs="Times New Roman"/>
          <w:lang w:val="la-Latn"/>
        </w:rPr>
        <w:t xml:space="preserve">liqui </w:t>
      </w:r>
      <w:r w:rsidR="00A85339" w:rsidRPr="007A06F5">
        <w:rPr>
          <w:rFonts w:ascii="Times New Roman" w:hAnsi="Times New Roman" w:cs="Times New Roman"/>
          <w:highlight w:val="yellow"/>
          <w:lang w:val="la-Latn"/>
        </w:rPr>
        <w:t>Sti</w:t>
      </w:r>
      <w:r w:rsidR="00A85339" w:rsidRPr="007A06F5">
        <w:rPr>
          <w:rFonts w:ascii="Times New Roman" w:hAnsi="Times New Roman" w:cs="Times New Roman"/>
          <w:lang w:val="la-Latn"/>
        </w:rPr>
        <w:t xml:space="preserve"> clerici, sive laici student auguriis, et sub nomine ficto religionis, quas sanctorum sortes divinationis scientiam profitentur, aut quarumcunque scripturarum inspectione, futura promittunt. Hoc quicunque clericus vel laicus </w:t>
      </w:r>
      <w:r w:rsidR="00C136A4" w:rsidRPr="007A06F5">
        <w:rPr>
          <w:rFonts w:ascii="Times New Roman" w:hAnsi="Times New Roman" w:cs="Times New Roman"/>
          <w:lang w:val="la-Latn"/>
        </w:rPr>
        <w:t xml:space="preserve">detectus fuerit vel consulere, vel docere, ab Ecclesia jabeatur </w:t>
      </w:r>
      <w:commentRangeStart w:id="143"/>
      <w:r w:rsidR="00C136A4" w:rsidRPr="007A06F5">
        <w:rPr>
          <w:rFonts w:ascii="Times New Roman" w:hAnsi="Times New Roman" w:cs="Times New Roman"/>
          <w:lang w:val="la-Latn"/>
        </w:rPr>
        <w:t>extraneus</w:t>
      </w:r>
      <w:commentRangeEnd w:id="143"/>
      <w:r w:rsidR="00A750BC" w:rsidRPr="007A06F5">
        <w:rPr>
          <w:rStyle w:val="Odkaznakoment"/>
          <w:rFonts w:ascii="Times New Roman" w:hAnsi="Times New Roman" w:cs="Times New Roman"/>
          <w:lang w:val="la-Latn"/>
        </w:rPr>
        <w:commentReference w:id="143"/>
      </w:r>
      <w:r w:rsidR="00C136A4" w:rsidRPr="007A06F5">
        <w:rPr>
          <w:rFonts w:ascii="Times New Roman" w:hAnsi="Times New Roman" w:cs="Times New Roman"/>
          <w:lang w:val="la-Latn"/>
        </w:rPr>
        <w:t>.“</w:t>
      </w:r>
    </w:p>
    <w:p w14:paraId="66548DB5" w14:textId="77777777" w:rsidR="00DB1FC3" w:rsidRPr="007A06F5" w:rsidRDefault="00DB1FC3" w:rsidP="00F47467">
      <w:pPr>
        <w:spacing w:after="120" w:line="240" w:lineRule="auto"/>
        <w:rPr>
          <w:rFonts w:ascii="Times New Roman" w:hAnsi="Times New Roman" w:cs="Times New Roman"/>
          <w:lang w:val="la-Latn"/>
        </w:rPr>
      </w:pPr>
    </w:p>
    <w:p w14:paraId="53347238" w14:textId="20001DB5" w:rsidR="00F47467" w:rsidRPr="007A06F5" w:rsidRDefault="00F47467" w:rsidP="00F47467">
      <w:pPr>
        <w:spacing w:after="120" w:line="240" w:lineRule="auto"/>
        <w:rPr>
          <w:rFonts w:ascii="Times New Roman" w:hAnsi="Times New Roman" w:cs="Times New Roman"/>
          <w:lang w:val="la-Latn"/>
        </w:rPr>
      </w:pPr>
      <w:commentRangeStart w:id="144"/>
      <w:r w:rsidRPr="007A06F5">
        <w:rPr>
          <w:rFonts w:ascii="Times New Roman" w:hAnsi="Times New Roman" w:cs="Times New Roman"/>
          <w:lang w:val="la-Latn"/>
        </w:rPr>
        <w:lastRenderedPageBreak/>
        <w:t>C</w:t>
      </w:r>
      <w:r w:rsidR="00626BD8" w:rsidRPr="007A06F5">
        <w:rPr>
          <w:rFonts w:ascii="Times New Roman" w:hAnsi="Times New Roman" w:cs="Times New Roman"/>
          <w:lang w:val="la-Latn"/>
        </w:rPr>
        <w:t>A</w:t>
      </w:r>
      <w:r w:rsidR="00C136A4" w:rsidRPr="007A06F5">
        <w:rPr>
          <w:rFonts w:ascii="Times New Roman" w:hAnsi="Times New Roman" w:cs="Times New Roman"/>
          <w:lang w:val="la-Latn"/>
        </w:rPr>
        <w:t>PUT XX</w:t>
      </w:r>
      <w:r w:rsidRPr="007A06F5">
        <w:rPr>
          <w:rFonts w:ascii="Times New Roman" w:hAnsi="Times New Roman" w:cs="Times New Roman"/>
          <w:lang w:val="la-Latn"/>
        </w:rPr>
        <w:t>X</w:t>
      </w:r>
      <w:r w:rsidR="00C136A4" w:rsidRPr="007A06F5">
        <w:rPr>
          <w:rFonts w:ascii="Times New Roman" w:hAnsi="Times New Roman" w:cs="Times New Roman"/>
          <w:lang w:val="la-Latn"/>
        </w:rPr>
        <w:t>II</w:t>
      </w:r>
      <w:r w:rsidRPr="007A06F5">
        <w:rPr>
          <w:rFonts w:ascii="Times New Roman" w:hAnsi="Times New Roman" w:cs="Times New Roman"/>
          <w:lang w:val="la-Latn"/>
        </w:rPr>
        <w:t>.</w:t>
      </w:r>
    </w:p>
    <w:p w14:paraId="5E5143CA" w14:textId="6EA27445" w:rsidR="00C136A4"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his qum </w:t>
      </w:r>
      <w:r w:rsidR="00C136A4" w:rsidRPr="007A06F5">
        <w:rPr>
          <w:rFonts w:ascii="Times New Roman" w:hAnsi="Times New Roman" w:cs="Times New Roman"/>
          <w:lang w:val="la-Latn"/>
        </w:rPr>
        <w:t>fornicantur irrationa</w:t>
      </w:r>
      <w:r w:rsidRPr="007A06F5">
        <w:rPr>
          <w:rFonts w:ascii="Times New Roman" w:hAnsi="Times New Roman" w:cs="Times New Roman"/>
          <w:lang w:val="la-Latn"/>
        </w:rPr>
        <w:t>biliter.</w:t>
      </w:r>
    </w:p>
    <w:p w14:paraId="69BC7C73" w14:textId="159A5671"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Ancyrano concilio, cap. </w:t>
      </w:r>
      <w:r w:rsidR="00C136A4" w:rsidRPr="007A06F5">
        <w:rPr>
          <w:rFonts w:ascii="Times New Roman" w:hAnsi="Times New Roman" w:cs="Times New Roman"/>
          <w:lang w:val="la-Latn"/>
        </w:rPr>
        <w:t>15</w:t>
      </w:r>
      <w:r w:rsidRPr="007A06F5">
        <w:rPr>
          <w:rFonts w:ascii="Times New Roman" w:hAnsi="Times New Roman" w:cs="Times New Roman"/>
          <w:lang w:val="la-Latn"/>
        </w:rPr>
        <w:t>, scriptu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C136A4" w:rsidRPr="007A06F5">
        <w:rPr>
          <w:rFonts w:ascii="Times New Roman" w:hAnsi="Times New Roman" w:cs="Times New Roman"/>
          <w:lang w:val="la-Latn"/>
        </w:rPr>
        <w:t xml:space="preserve">est </w:t>
      </w:r>
      <w:r w:rsidRPr="007A06F5">
        <w:rPr>
          <w:rFonts w:ascii="Times New Roman" w:hAnsi="Times New Roman" w:cs="Times New Roman"/>
          <w:lang w:val="la-Latn"/>
        </w:rPr>
        <w:t>d</w:t>
      </w:r>
      <w:r w:rsidR="00C136A4" w:rsidRPr="007A06F5">
        <w:rPr>
          <w:rFonts w:ascii="Times New Roman" w:hAnsi="Times New Roman" w:cs="Times New Roman"/>
          <w:lang w:val="la-Latn"/>
        </w:rPr>
        <w:t>e</w:t>
      </w:r>
      <w:r w:rsidRPr="007A06F5">
        <w:rPr>
          <w:rFonts w:ascii="Times New Roman" w:hAnsi="Times New Roman" w:cs="Times New Roman"/>
          <w:lang w:val="la-Latn"/>
        </w:rPr>
        <w:t xml:space="preserve"> his qui </w:t>
      </w:r>
      <w:r w:rsidR="00C136A4" w:rsidRPr="007A06F5">
        <w:rPr>
          <w:rFonts w:ascii="Times New Roman" w:hAnsi="Times New Roman" w:cs="Times New Roman"/>
          <w:lang w:val="la-Latn"/>
        </w:rPr>
        <w:t>irrat</w:t>
      </w:r>
      <w:r w:rsidRPr="007A06F5">
        <w:rPr>
          <w:rFonts w:ascii="Times New Roman" w:hAnsi="Times New Roman" w:cs="Times New Roman"/>
          <w:lang w:val="la-Latn"/>
        </w:rPr>
        <w:t>ionabili</w:t>
      </w:r>
      <w:r w:rsidR="00C23BD9" w:rsidRPr="007A06F5">
        <w:rPr>
          <w:rFonts w:ascii="Times New Roman" w:hAnsi="Times New Roman" w:cs="Times New Roman"/>
          <w:lang w:val="la-Latn"/>
        </w:rPr>
        <w:t>ter</w:t>
      </w:r>
      <w:r w:rsidRPr="007A06F5">
        <w:rPr>
          <w:rFonts w:ascii="Times New Roman" w:hAnsi="Times New Roman" w:cs="Times New Roman"/>
          <w:lang w:val="la-Latn"/>
        </w:rPr>
        <w:t>, id est cu</w:t>
      </w:r>
      <w:r w:rsidR="0082229C" w:rsidRPr="007A06F5">
        <w:rPr>
          <w:rFonts w:ascii="Times New Roman" w:hAnsi="Times New Roman" w:cs="Times New Roman"/>
          <w:lang w:val="la-Latn"/>
        </w:rPr>
        <w:t>m</w:t>
      </w:r>
      <w:r w:rsidR="00C136A4" w:rsidRPr="007A06F5">
        <w:rPr>
          <w:rFonts w:ascii="Times New Roman" w:hAnsi="Times New Roman" w:cs="Times New Roman"/>
          <w:lang w:val="la-Latn"/>
        </w:rPr>
        <w:t xml:space="preserve"> pecoribus et ma</w:t>
      </w:r>
      <w:r w:rsidRPr="007A06F5">
        <w:rPr>
          <w:rFonts w:ascii="Times New Roman" w:hAnsi="Times New Roman" w:cs="Times New Roman"/>
          <w:lang w:val="la-Latn"/>
        </w:rPr>
        <w:t xml:space="preserve">sculis, </w:t>
      </w:r>
      <w:r w:rsidR="00C136A4" w:rsidRPr="007A06F5">
        <w:rPr>
          <w:rFonts w:ascii="Times New Roman" w:hAnsi="Times New Roman" w:cs="Times New Roman"/>
          <w:lang w:val="la-Latn"/>
        </w:rPr>
        <w:t>fornicantur: „</w:t>
      </w:r>
      <w:r w:rsidRPr="007A06F5">
        <w:rPr>
          <w:rFonts w:ascii="Times New Roman" w:hAnsi="Times New Roman" w:cs="Times New Roman"/>
          <w:lang w:val="la-Latn"/>
        </w:rPr>
        <w:t>Q</w:t>
      </w:r>
      <w:r w:rsidR="00C136A4" w:rsidRPr="007A06F5">
        <w:rPr>
          <w:rFonts w:ascii="Times New Roman" w:hAnsi="Times New Roman" w:cs="Times New Roman"/>
          <w:lang w:val="la-Latn"/>
        </w:rPr>
        <w:t xml:space="preserve">uotquot </w:t>
      </w:r>
      <w:r w:rsidRPr="007A06F5">
        <w:rPr>
          <w:rFonts w:ascii="Times New Roman" w:hAnsi="Times New Roman" w:cs="Times New Roman"/>
          <w:lang w:val="la-Latn"/>
        </w:rPr>
        <w:t>ante</w:t>
      </w:r>
      <w:r w:rsidR="00C136A4" w:rsidRPr="007A06F5">
        <w:rPr>
          <w:rFonts w:ascii="Times New Roman" w:hAnsi="Times New Roman" w:cs="Times New Roman"/>
          <w:lang w:val="la-Latn"/>
        </w:rPr>
        <w:t xml:space="preserve"> v</w:t>
      </w:r>
      <w:r w:rsidRPr="007A06F5">
        <w:rPr>
          <w:rFonts w:ascii="Times New Roman" w:hAnsi="Times New Roman" w:cs="Times New Roman"/>
          <w:lang w:val="la-Latn"/>
        </w:rPr>
        <w:t>igesi</w:t>
      </w:r>
      <w:r w:rsidR="0082229C" w:rsidRPr="007A06F5">
        <w:rPr>
          <w:rFonts w:ascii="Times New Roman" w:hAnsi="Times New Roman" w:cs="Times New Roman"/>
          <w:lang w:val="la-Latn"/>
        </w:rPr>
        <w:t>m</w:t>
      </w:r>
      <w:r w:rsidRPr="007A06F5">
        <w:rPr>
          <w:rFonts w:ascii="Times New Roman" w:hAnsi="Times New Roman" w:cs="Times New Roman"/>
          <w:lang w:val="la-Latn"/>
        </w:rPr>
        <w:t>u</w:t>
      </w:r>
      <w:r w:rsidR="0082229C" w:rsidRPr="007A06F5">
        <w:rPr>
          <w:rFonts w:ascii="Times New Roman" w:hAnsi="Times New Roman" w:cs="Times New Roman"/>
          <w:lang w:val="la-Latn"/>
        </w:rPr>
        <w:t>m</w:t>
      </w:r>
      <w:r w:rsidR="00C136A4" w:rsidRPr="007A06F5">
        <w:rPr>
          <w:rFonts w:ascii="Times New Roman" w:hAnsi="Times New Roman" w:cs="Times New Roman"/>
          <w:lang w:val="la-Latn"/>
        </w:rPr>
        <w:t xml:space="preserve"> </w:t>
      </w:r>
      <w:r w:rsidR="0082229C" w:rsidRPr="007A06F5">
        <w:rPr>
          <w:rFonts w:ascii="Times New Roman" w:hAnsi="Times New Roman" w:cs="Times New Roman"/>
          <w:lang w:val="la-Latn"/>
        </w:rPr>
        <w:t>æ</w:t>
      </w:r>
      <w:r w:rsidRPr="007A06F5">
        <w:rPr>
          <w:rFonts w:ascii="Times New Roman" w:hAnsi="Times New Roman" w:cs="Times New Roman"/>
          <w:lang w:val="la-Latn"/>
        </w:rPr>
        <w:t>ta</w:t>
      </w:r>
      <w:r w:rsidR="00C136A4" w:rsidRPr="007A06F5">
        <w:rPr>
          <w:rFonts w:ascii="Times New Roman" w:hAnsi="Times New Roman" w:cs="Times New Roman"/>
          <w:lang w:val="la-Latn"/>
        </w:rPr>
        <w:t>t</w:t>
      </w:r>
      <w:r w:rsidRPr="007A06F5">
        <w:rPr>
          <w:rFonts w:ascii="Times New Roman" w:hAnsi="Times New Roman" w:cs="Times New Roman"/>
          <w:lang w:val="la-Latn"/>
        </w:rPr>
        <w:t xml:space="preserve">is </w:t>
      </w:r>
      <w:r w:rsidR="00C136A4" w:rsidRPr="007A06F5">
        <w:rPr>
          <w:rFonts w:ascii="Times New Roman" w:hAnsi="Times New Roman" w:cs="Times New Roman"/>
          <w:lang w:val="la-Latn"/>
        </w:rPr>
        <w:t>a</w:t>
      </w:r>
      <w:r w:rsidRPr="007A06F5">
        <w:rPr>
          <w:rFonts w:ascii="Times New Roman" w:hAnsi="Times New Roman" w:cs="Times New Roman"/>
          <w:lang w:val="la-Latn"/>
        </w:rPr>
        <w:t>nnu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tale cri</w:t>
      </w:r>
      <w:r w:rsidR="00C136A4" w:rsidRPr="007A06F5">
        <w:rPr>
          <w:rFonts w:ascii="Times New Roman" w:hAnsi="Times New Roman" w:cs="Times New Roman"/>
          <w:lang w:val="la-Latn"/>
        </w:rPr>
        <w:t>m</w:t>
      </w:r>
      <w:r w:rsidRPr="007A06F5">
        <w:rPr>
          <w:rFonts w:ascii="Times New Roman" w:hAnsi="Times New Roman" w:cs="Times New Roman"/>
          <w:lang w:val="la-Latn"/>
        </w:rPr>
        <w:t>en co</w:t>
      </w:r>
      <w:r w:rsidR="0082229C" w:rsidRPr="007A06F5">
        <w:rPr>
          <w:rFonts w:ascii="Times New Roman" w:hAnsi="Times New Roman" w:cs="Times New Roman"/>
          <w:lang w:val="la-Latn"/>
        </w:rPr>
        <w:t>mm</w:t>
      </w:r>
      <w:r w:rsidR="00C136A4" w:rsidRPr="007A06F5">
        <w:rPr>
          <w:rFonts w:ascii="Times New Roman" w:hAnsi="Times New Roman" w:cs="Times New Roman"/>
          <w:lang w:val="la-Latn"/>
        </w:rPr>
        <w:t xml:space="preserve">iserint, xvi annos </w:t>
      </w:r>
      <w:r w:rsidRPr="007A06F5">
        <w:rPr>
          <w:rFonts w:ascii="Times New Roman" w:hAnsi="Times New Roman" w:cs="Times New Roman"/>
          <w:lang w:val="la-Latn"/>
        </w:rPr>
        <w:t>acta p</w:t>
      </w:r>
      <w:r w:rsidR="00C136A4" w:rsidRPr="007A06F5">
        <w:rPr>
          <w:rFonts w:ascii="Times New Roman" w:hAnsi="Times New Roman" w:cs="Times New Roman"/>
          <w:lang w:val="la-Latn"/>
        </w:rPr>
        <w:t>œ</w:t>
      </w:r>
      <w:r w:rsidRPr="007A06F5">
        <w:rPr>
          <w:rFonts w:ascii="Times New Roman" w:hAnsi="Times New Roman" w:cs="Times New Roman"/>
          <w:lang w:val="la-Latn"/>
        </w:rPr>
        <w:t>niten</w:t>
      </w:r>
      <w:r w:rsidR="00C136A4" w:rsidRPr="007A06F5">
        <w:rPr>
          <w:rFonts w:ascii="Times New Roman" w:hAnsi="Times New Roman" w:cs="Times New Roman"/>
          <w:lang w:val="la-Latn"/>
        </w:rPr>
        <w:t>t</w:t>
      </w:r>
      <w:r w:rsidRPr="007A06F5">
        <w:rPr>
          <w:rFonts w:ascii="Times New Roman" w:hAnsi="Times New Roman" w:cs="Times New Roman"/>
          <w:lang w:val="la-Latn"/>
        </w:rPr>
        <w:t>ia com</w:t>
      </w:r>
      <w:r w:rsidR="0082229C" w:rsidRPr="007A06F5">
        <w:rPr>
          <w:rFonts w:ascii="Times New Roman" w:hAnsi="Times New Roman" w:cs="Times New Roman"/>
          <w:lang w:val="la-Latn"/>
        </w:rPr>
        <w:t>m</w:t>
      </w:r>
      <w:r w:rsidRPr="007A06F5">
        <w:rPr>
          <w:rFonts w:ascii="Times New Roman" w:hAnsi="Times New Roman" w:cs="Times New Roman"/>
          <w:lang w:val="la-Latn"/>
        </w:rPr>
        <w:t>unione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C136A4" w:rsidRPr="007A06F5">
        <w:rPr>
          <w:rFonts w:ascii="Times New Roman" w:hAnsi="Times New Roman" w:cs="Times New Roman"/>
          <w:lang w:val="la-Latn"/>
        </w:rPr>
        <w:t>mereantur oratio</w:t>
      </w:r>
      <w:r w:rsidR="005B66D2" w:rsidRPr="007A06F5">
        <w:rPr>
          <w:rFonts w:ascii="Times New Roman" w:hAnsi="Times New Roman" w:cs="Times New Roman"/>
          <w:lang w:val="la-Latn"/>
        </w:rPr>
        <w:t>n</w:t>
      </w:r>
      <w:r w:rsidRPr="007A06F5">
        <w:rPr>
          <w:rFonts w:ascii="Times New Roman" w:hAnsi="Times New Roman" w:cs="Times New Roman"/>
          <w:lang w:val="la-Latn"/>
        </w:rPr>
        <w:t>um. Deind</w:t>
      </w:r>
      <w:r w:rsidR="00C136A4" w:rsidRPr="007A06F5">
        <w:rPr>
          <w:rFonts w:ascii="Times New Roman" w:hAnsi="Times New Roman" w:cs="Times New Roman"/>
          <w:lang w:val="la-Latn"/>
        </w:rPr>
        <w:t>e</w:t>
      </w:r>
      <w:r w:rsidRPr="007A06F5">
        <w:rPr>
          <w:rFonts w:ascii="Times New Roman" w:hAnsi="Times New Roman" w:cs="Times New Roman"/>
          <w:lang w:val="la-Latn"/>
        </w:rPr>
        <w:t xml:space="preserve"> quinquennio in hac conununione durantes, t</w:t>
      </w:r>
      <w:r w:rsidR="00C136A4" w:rsidRPr="007A06F5">
        <w:rPr>
          <w:rFonts w:ascii="Times New Roman" w:hAnsi="Times New Roman" w:cs="Times New Roman"/>
          <w:lang w:val="la-Latn"/>
        </w:rPr>
        <w:t>unc</w:t>
      </w:r>
      <w:r w:rsidRPr="007A06F5">
        <w:rPr>
          <w:rFonts w:ascii="Times New Roman" w:hAnsi="Times New Roman" w:cs="Times New Roman"/>
          <w:lang w:val="la-Latn"/>
        </w:rPr>
        <w:t xml:space="preserve"> de</w:t>
      </w:r>
      <w:r w:rsidR="0082229C" w:rsidRPr="007A06F5">
        <w:rPr>
          <w:rFonts w:ascii="Times New Roman" w:hAnsi="Times New Roman" w:cs="Times New Roman"/>
          <w:lang w:val="la-Latn"/>
        </w:rPr>
        <w:t>m</w:t>
      </w:r>
      <w:r w:rsidRPr="007A06F5">
        <w:rPr>
          <w:rFonts w:ascii="Times New Roman" w:hAnsi="Times New Roman" w:cs="Times New Roman"/>
          <w:lang w:val="la-Latn"/>
        </w:rPr>
        <w: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o</w:t>
      </w:r>
      <w:r w:rsidR="00C136A4" w:rsidRPr="007A06F5">
        <w:rPr>
          <w:rFonts w:ascii="Times New Roman" w:hAnsi="Times New Roman" w:cs="Times New Roman"/>
          <w:lang w:val="la-Latn"/>
        </w:rPr>
        <w:t>b</w:t>
      </w:r>
      <w:r w:rsidRPr="007A06F5">
        <w:rPr>
          <w:rFonts w:ascii="Times New Roman" w:hAnsi="Times New Roman" w:cs="Times New Roman"/>
          <w:lang w:val="la-Latn"/>
        </w:rPr>
        <w:t>lationis sacra</w:t>
      </w:r>
      <w:r w:rsidR="0082229C" w:rsidRPr="007A06F5">
        <w:rPr>
          <w:rFonts w:ascii="Times New Roman" w:hAnsi="Times New Roman" w:cs="Times New Roman"/>
          <w:lang w:val="la-Latn"/>
        </w:rPr>
        <w:t>m</w:t>
      </w:r>
      <w:r w:rsidR="00C136A4" w:rsidRPr="007A06F5">
        <w:rPr>
          <w:rFonts w:ascii="Times New Roman" w:hAnsi="Times New Roman" w:cs="Times New Roman"/>
          <w:lang w:val="la-Latn"/>
        </w:rPr>
        <w:t>e</w:t>
      </w:r>
      <w:r w:rsidRPr="007A06F5">
        <w:rPr>
          <w:rFonts w:ascii="Times New Roman" w:hAnsi="Times New Roman" w:cs="Times New Roman"/>
          <w:lang w:val="la-Latn"/>
        </w:rPr>
        <w:t>nta con</w:t>
      </w:r>
      <w:r w:rsidR="00C136A4" w:rsidRPr="007A06F5">
        <w:rPr>
          <w:rFonts w:ascii="Times New Roman" w:hAnsi="Times New Roman" w:cs="Times New Roman"/>
          <w:lang w:val="la-Latn"/>
        </w:rPr>
        <w:t>t</w:t>
      </w:r>
      <w:r w:rsidRPr="007A06F5">
        <w:rPr>
          <w:rFonts w:ascii="Times New Roman" w:hAnsi="Times New Roman" w:cs="Times New Roman"/>
          <w:lang w:val="la-Latn"/>
        </w:rPr>
        <w:t>i</w:t>
      </w:r>
      <w:r w:rsidR="005B66D2" w:rsidRPr="007A06F5">
        <w:rPr>
          <w:rFonts w:ascii="Times New Roman" w:hAnsi="Times New Roman" w:cs="Times New Roman"/>
          <w:lang w:val="la-Latn"/>
        </w:rPr>
        <w:t>n</w:t>
      </w:r>
      <w:r w:rsidRPr="007A06F5">
        <w:rPr>
          <w:rFonts w:ascii="Times New Roman" w:hAnsi="Times New Roman" w:cs="Times New Roman"/>
          <w:lang w:val="la-Latn"/>
        </w:rPr>
        <w:t>gan</w:t>
      </w:r>
      <w:r w:rsidR="00C136A4" w:rsidRPr="007A06F5">
        <w:rPr>
          <w:rFonts w:ascii="Times New Roman" w:hAnsi="Times New Roman" w:cs="Times New Roman"/>
          <w:lang w:val="la-Latn"/>
        </w:rPr>
        <w:t>t</w:t>
      </w:r>
      <w:r w:rsidRPr="007A06F5">
        <w:rPr>
          <w:rFonts w:ascii="Times New Roman" w:hAnsi="Times New Roman" w:cs="Times New Roman"/>
          <w:lang w:val="la-Latn"/>
        </w:rPr>
        <w:t>. Discutiatur vita eoru</w:t>
      </w:r>
      <w:r w:rsidR="0082229C" w:rsidRPr="007A06F5">
        <w:rPr>
          <w:rFonts w:ascii="Times New Roman" w:hAnsi="Times New Roman" w:cs="Times New Roman"/>
          <w:lang w:val="la-Latn"/>
        </w:rPr>
        <w:t>m</w:t>
      </w:r>
      <w:r w:rsidRPr="007A06F5">
        <w:rPr>
          <w:rFonts w:ascii="Times New Roman" w:hAnsi="Times New Roman" w:cs="Times New Roman"/>
          <w:lang w:val="la-Latn"/>
        </w:rPr>
        <w:t>, qualis t</w:t>
      </w:r>
      <w:r w:rsidR="00C136A4" w:rsidRPr="007A06F5">
        <w:rPr>
          <w:rFonts w:ascii="Times New Roman" w:hAnsi="Times New Roman" w:cs="Times New Roman"/>
          <w:lang w:val="la-Latn"/>
        </w:rPr>
        <w:t>e</w:t>
      </w:r>
      <w:r w:rsidRPr="007A06F5">
        <w:rPr>
          <w:rFonts w:ascii="Times New Roman" w:hAnsi="Times New Roman" w:cs="Times New Roman"/>
          <w:lang w:val="la-Latn"/>
        </w:rPr>
        <w:t>mpore p</w:t>
      </w:r>
      <w:r w:rsidR="00C136A4" w:rsidRPr="007A06F5">
        <w:rPr>
          <w:rFonts w:ascii="Times New Roman" w:hAnsi="Times New Roman" w:cs="Times New Roman"/>
          <w:lang w:val="la-Latn"/>
        </w:rPr>
        <w:t>œ</w:t>
      </w:r>
      <w:r w:rsidRPr="007A06F5">
        <w:rPr>
          <w:rFonts w:ascii="Times New Roman" w:hAnsi="Times New Roman" w:cs="Times New Roman"/>
          <w:lang w:val="la-Latn"/>
        </w:rPr>
        <w:t>nitudinis exs</w:t>
      </w:r>
      <w:r w:rsidR="00C136A4" w:rsidRPr="007A06F5">
        <w:rPr>
          <w:rFonts w:ascii="Times New Roman" w:hAnsi="Times New Roman" w:cs="Times New Roman"/>
          <w:lang w:val="la-Latn"/>
        </w:rPr>
        <w:t>t</w:t>
      </w:r>
      <w:r w:rsidRPr="007A06F5">
        <w:rPr>
          <w:rFonts w:ascii="Times New Roman" w:hAnsi="Times New Roman" w:cs="Times New Roman"/>
          <w:lang w:val="la-Latn"/>
        </w:rPr>
        <w:t>i</w:t>
      </w:r>
      <w:r w:rsidR="00C23BD9" w:rsidRPr="007A06F5">
        <w:rPr>
          <w:rFonts w:ascii="Times New Roman" w:hAnsi="Times New Roman" w:cs="Times New Roman"/>
          <w:lang w:val="la-Latn"/>
        </w:rPr>
        <w:t>ter</w:t>
      </w:r>
      <w:r w:rsidR="00C136A4" w:rsidRPr="007A06F5">
        <w:rPr>
          <w:rFonts w:ascii="Times New Roman" w:hAnsi="Times New Roman" w:cs="Times New Roman"/>
          <w:lang w:val="la-Latn"/>
        </w:rPr>
        <w:t>it, et it</w:t>
      </w:r>
      <w:r w:rsidRPr="007A06F5">
        <w:rPr>
          <w:rFonts w:ascii="Times New Roman" w:hAnsi="Times New Roman" w:cs="Times New Roman"/>
          <w:lang w:val="la-Latn"/>
        </w:rPr>
        <w:t xml:space="preserve">a </w:t>
      </w:r>
      <w:r w:rsidR="0082229C" w:rsidRPr="007A06F5">
        <w:rPr>
          <w:rFonts w:ascii="Times New Roman" w:hAnsi="Times New Roman" w:cs="Times New Roman"/>
          <w:lang w:val="la-Latn"/>
        </w:rPr>
        <w:t>m</w:t>
      </w:r>
      <w:r w:rsidRPr="007A06F5">
        <w:rPr>
          <w:rFonts w:ascii="Times New Roman" w:hAnsi="Times New Roman" w:cs="Times New Roman"/>
          <w:lang w:val="la-Latn"/>
        </w:rPr>
        <w:t>is</w:t>
      </w:r>
      <w:r w:rsidR="00C136A4" w:rsidRPr="007A06F5">
        <w:rPr>
          <w:rFonts w:ascii="Times New Roman" w:hAnsi="Times New Roman" w:cs="Times New Roman"/>
          <w:lang w:val="la-Latn"/>
        </w:rPr>
        <w:t>e</w:t>
      </w:r>
      <w:r w:rsidRPr="007A06F5">
        <w:rPr>
          <w:rFonts w:ascii="Times New Roman" w:hAnsi="Times New Roman" w:cs="Times New Roman"/>
          <w:lang w:val="la-Latn"/>
        </w:rPr>
        <w:t>rico</w:t>
      </w:r>
      <w:r w:rsidR="00C136A4" w:rsidRPr="007A06F5">
        <w:rPr>
          <w:rFonts w:ascii="Times New Roman" w:hAnsi="Times New Roman" w:cs="Times New Roman"/>
          <w:lang w:val="la-Latn"/>
        </w:rPr>
        <w:t>rdiam</w:t>
      </w:r>
      <w:r w:rsidRPr="007A06F5">
        <w:rPr>
          <w:rFonts w:ascii="Times New Roman" w:hAnsi="Times New Roman" w:cs="Times New Roman"/>
          <w:lang w:val="la-Latn"/>
        </w:rPr>
        <w:t xml:space="preserve"> consequa</w:t>
      </w:r>
      <w:r w:rsidR="00C136A4" w:rsidRPr="007A06F5">
        <w:rPr>
          <w:rFonts w:ascii="Times New Roman" w:hAnsi="Times New Roman" w:cs="Times New Roman"/>
          <w:lang w:val="la-Latn"/>
        </w:rPr>
        <w:t xml:space="preserve">ntur. </w:t>
      </w:r>
      <w:r w:rsidRPr="007A06F5">
        <w:rPr>
          <w:rFonts w:ascii="Times New Roman" w:hAnsi="Times New Roman" w:cs="Times New Roman"/>
          <w:lang w:val="la-Latn"/>
        </w:rPr>
        <w:t>Quod si in</w:t>
      </w:r>
      <w:r w:rsidR="00C136A4" w:rsidRPr="007A06F5">
        <w:rPr>
          <w:rFonts w:ascii="Times New Roman" w:hAnsi="Times New Roman" w:cs="Times New Roman"/>
          <w:lang w:val="la-Latn"/>
        </w:rPr>
        <w:t>e</w:t>
      </w:r>
      <w:r w:rsidRPr="007A06F5">
        <w:rPr>
          <w:rFonts w:ascii="Times New Roman" w:hAnsi="Times New Roman" w:cs="Times New Roman"/>
          <w:lang w:val="la-Latn"/>
        </w:rPr>
        <w:t>xplebiliter his h</w:t>
      </w:r>
      <w:r w:rsidR="00C136A4" w:rsidRPr="007A06F5">
        <w:rPr>
          <w:rFonts w:ascii="Times New Roman" w:hAnsi="Times New Roman" w:cs="Times New Roman"/>
          <w:lang w:val="la-Latn"/>
        </w:rPr>
        <w:t>æ</w:t>
      </w:r>
      <w:r w:rsidRPr="007A06F5">
        <w:rPr>
          <w:rFonts w:ascii="Times New Roman" w:hAnsi="Times New Roman" w:cs="Times New Roman"/>
          <w:lang w:val="la-Latn"/>
        </w:rPr>
        <w:t>s</w:t>
      </w:r>
      <w:r w:rsidR="00C136A4" w:rsidRPr="007A06F5">
        <w:rPr>
          <w:rFonts w:ascii="Times New Roman" w:hAnsi="Times New Roman" w:cs="Times New Roman"/>
          <w:lang w:val="la-Latn"/>
        </w:rPr>
        <w:t>ere</w:t>
      </w:r>
      <w:r w:rsidRPr="007A06F5">
        <w:rPr>
          <w:rFonts w:ascii="Times New Roman" w:hAnsi="Times New Roman" w:cs="Times New Roman"/>
          <w:lang w:val="la-Latn"/>
        </w:rPr>
        <w:t xml:space="preserve"> cri</w:t>
      </w:r>
      <w:r w:rsidR="0082229C" w:rsidRPr="007A06F5">
        <w:rPr>
          <w:rFonts w:ascii="Times New Roman" w:hAnsi="Times New Roman" w:cs="Times New Roman"/>
          <w:lang w:val="la-Latn"/>
        </w:rPr>
        <w:t>m</w:t>
      </w:r>
      <w:r w:rsidR="00FE7462" w:rsidRPr="007A06F5">
        <w:rPr>
          <w:rFonts w:ascii="Times New Roman" w:hAnsi="Times New Roman" w:cs="Times New Roman"/>
          <w:lang w:val="la-Latn"/>
        </w:rPr>
        <w:t xml:space="preserve">inibus, ad </w:t>
      </w:r>
      <w:r w:rsidRPr="007A06F5">
        <w:rPr>
          <w:rFonts w:ascii="Times New Roman" w:hAnsi="Times New Roman" w:cs="Times New Roman"/>
          <w:lang w:val="la-Latn"/>
        </w:rPr>
        <w:t>agenda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p</w:t>
      </w:r>
      <w:r w:rsidR="00C136A4" w:rsidRPr="007A06F5">
        <w:rPr>
          <w:rFonts w:ascii="Times New Roman" w:hAnsi="Times New Roman" w:cs="Times New Roman"/>
          <w:lang w:val="la-Latn"/>
        </w:rPr>
        <w:t>œ</w:t>
      </w:r>
      <w:r w:rsidRPr="007A06F5">
        <w:rPr>
          <w:rFonts w:ascii="Times New Roman" w:hAnsi="Times New Roman" w:cs="Times New Roman"/>
          <w:lang w:val="la-Latn"/>
        </w:rPr>
        <w:t>nitent</w:t>
      </w:r>
      <w:r w:rsidR="00C136A4" w:rsidRPr="007A06F5">
        <w:rPr>
          <w:rFonts w:ascii="Times New Roman" w:hAnsi="Times New Roman" w:cs="Times New Roman"/>
          <w:lang w:val="la-Latn"/>
        </w:rPr>
        <w:t>i</w:t>
      </w:r>
      <w:r w:rsidRPr="007A06F5">
        <w:rPr>
          <w:rFonts w:ascii="Times New Roman" w:hAnsi="Times New Roman" w:cs="Times New Roman"/>
          <w:lang w:val="la-Latn"/>
        </w:rPr>
        <w:t>a</w:t>
      </w:r>
      <w:r w:rsidR="0082229C" w:rsidRPr="007A06F5">
        <w:rPr>
          <w:rFonts w:ascii="Times New Roman" w:hAnsi="Times New Roman" w:cs="Times New Roman"/>
          <w:lang w:val="la-Latn"/>
        </w:rPr>
        <w:t>m</w:t>
      </w:r>
      <w:r w:rsidR="00C136A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prolixius </w:t>
      </w:r>
      <w:r w:rsidR="007D0F3F" w:rsidRPr="007A06F5">
        <w:rPr>
          <w:rFonts w:ascii="Times New Roman" w:hAnsi="Times New Roman" w:cs="Times New Roman"/>
          <w:lang w:val="la-Latn"/>
        </w:rPr>
        <w:t>t</w:t>
      </w:r>
      <w:r w:rsidRPr="007A06F5">
        <w:rPr>
          <w:rFonts w:ascii="Times New Roman" w:hAnsi="Times New Roman" w:cs="Times New Roman"/>
          <w:lang w:val="la-Latn"/>
        </w:rPr>
        <w:t>e</w:t>
      </w:r>
      <w:r w:rsidR="00C136A4" w:rsidRPr="007A06F5">
        <w:rPr>
          <w:rFonts w:ascii="Times New Roman" w:hAnsi="Times New Roman" w:cs="Times New Roman"/>
          <w:lang w:val="la-Latn"/>
        </w:rPr>
        <w:t>mpus in</w:t>
      </w:r>
      <w:r w:rsidRPr="007A06F5">
        <w:rPr>
          <w:rFonts w:ascii="Times New Roman" w:hAnsi="Times New Roman" w:cs="Times New Roman"/>
          <w:lang w:val="la-Latn"/>
        </w:rPr>
        <w:t>su</w:t>
      </w:r>
      <w:r w:rsidR="0082229C" w:rsidRPr="007A06F5">
        <w:rPr>
          <w:rFonts w:ascii="Times New Roman" w:hAnsi="Times New Roman" w:cs="Times New Roman"/>
          <w:lang w:val="la-Latn"/>
        </w:rPr>
        <w:t>m</w:t>
      </w:r>
      <w:r w:rsidRPr="007A06F5">
        <w:rPr>
          <w:rFonts w:ascii="Times New Roman" w:hAnsi="Times New Roman" w:cs="Times New Roman"/>
          <w:lang w:val="la-Latn"/>
        </w:rPr>
        <w:t>an</w:t>
      </w:r>
      <w:r w:rsidR="00C136A4" w:rsidRPr="007A06F5">
        <w:rPr>
          <w:rFonts w:ascii="Times New Roman" w:hAnsi="Times New Roman" w:cs="Times New Roman"/>
          <w:lang w:val="la-Latn"/>
        </w:rPr>
        <w:t>t</w:t>
      </w:r>
      <w:r w:rsidR="00FE7462" w:rsidRPr="007A06F5">
        <w:rPr>
          <w:rFonts w:ascii="Times New Roman" w:hAnsi="Times New Roman" w:cs="Times New Roman"/>
          <w:lang w:val="la-Latn"/>
        </w:rPr>
        <w:t xml:space="preserve">. </w:t>
      </w:r>
      <w:r w:rsidRPr="007A06F5">
        <w:rPr>
          <w:rFonts w:ascii="Times New Roman" w:hAnsi="Times New Roman" w:cs="Times New Roman"/>
          <w:lang w:val="la-Latn"/>
        </w:rPr>
        <w:t>Quo</w:t>
      </w:r>
      <w:r w:rsidR="00C136A4" w:rsidRPr="007A06F5">
        <w:rPr>
          <w:rFonts w:ascii="Times New Roman" w:hAnsi="Times New Roman" w:cs="Times New Roman"/>
          <w:lang w:val="la-Latn"/>
        </w:rPr>
        <w:t>tqu</w:t>
      </w:r>
      <w:r w:rsidRPr="007A06F5">
        <w:rPr>
          <w:rFonts w:ascii="Times New Roman" w:hAnsi="Times New Roman" w:cs="Times New Roman"/>
          <w:lang w:val="la-Latn"/>
        </w:rPr>
        <w:t>ot aute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post xx annos </w:t>
      </w:r>
      <w:r w:rsidR="00C136A4" w:rsidRPr="007A06F5">
        <w:rPr>
          <w:rFonts w:ascii="Times New Roman" w:hAnsi="Times New Roman" w:cs="Times New Roman"/>
          <w:lang w:val="la-Latn"/>
        </w:rPr>
        <w:t>æ</w:t>
      </w:r>
      <w:r w:rsidRPr="007A06F5">
        <w:rPr>
          <w:rFonts w:ascii="Times New Roman" w:hAnsi="Times New Roman" w:cs="Times New Roman"/>
          <w:lang w:val="la-Latn"/>
        </w:rPr>
        <w:t>tatis, uxo</w:t>
      </w:r>
      <w:r w:rsidR="00C23BD9" w:rsidRPr="007A06F5">
        <w:rPr>
          <w:rFonts w:ascii="Times New Roman" w:hAnsi="Times New Roman" w:cs="Times New Roman"/>
          <w:lang w:val="la-Latn"/>
        </w:rPr>
        <w:t>res</w:t>
      </w:r>
      <w:r w:rsidR="00C136A4" w:rsidRPr="007A06F5">
        <w:rPr>
          <w:rFonts w:ascii="Times New Roman" w:hAnsi="Times New Roman" w:cs="Times New Roman"/>
          <w:lang w:val="la-Latn"/>
        </w:rPr>
        <w:t xml:space="preserve"> habe</w:t>
      </w:r>
      <w:r w:rsidRPr="007A06F5">
        <w:rPr>
          <w:rFonts w:ascii="Times New Roman" w:hAnsi="Times New Roman" w:cs="Times New Roman"/>
          <w:lang w:val="la-Latn"/>
        </w:rPr>
        <w:t>n</w:t>
      </w:r>
      <w:r w:rsidR="00C136A4" w:rsidRPr="007A06F5">
        <w:rPr>
          <w:rFonts w:ascii="Times New Roman" w:hAnsi="Times New Roman" w:cs="Times New Roman"/>
          <w:lang w:val="la-Latn"/>
        </w:rPr>
        <w:t>t</w:t>
      </w:r>
      <w:r w:rsidRPr="007A06F5">
        <w:rPr>
          <w:rFonts w:ascii="Times New Roman" w:hAnsi="Times New Roman" w:cs="Times New Roman"/>
          <w:lang w:val="la-Latn"/>
        </w:rPr>
        <w:t>es, in hoc peccato prolapsi sunt, xxv an</w:t>
      </w:r>
      <w:r w:rsidR="00C136A4" w:rsidRPr="007A06F5">
        <w:rPr>
          <w:rFonts w:ascii="Times New Roman" w:hAnsi="Times New Roman" w:cs="Times New Roman"/>
          <w:lang w:val="la-Latn"/>
        </w:rPr>
        <w:t>n</w:t>
      </w:r>
      <w:r w:rsidRPr="007A06F5">
        <w:rPr>
          <w:rFonts w:ascii="Times New Roman" w:hAnsi="Times New Roman" w:cs="Times New Roman"/>
          <w:lang w:val="la-Latn"/>
        </w:rPr>
        <w:t>os p</w:t>
      </w:r>
      <w:r w:rsidR="00C136A4" w:rsidRPr="007A06F5">
        <w:rPr>
          <w:rFonts w:ascii="Times New Roman" w:hAnsi="Times New Roman" w:cs="Times New Roman"/>
          <w:lang w:val="la-Latn"/>
        </w:rPr>
        <w:t>œ</w:t>
      </w:r>
      <w:r w:rsidRPr="007A06F5">
        <w:rPr>
          <w:rFonts w:ascii="Times New Roman" w:hAnsi="Times New Roman" w:cs="Times New Roman"/>
          <w:lang w:val="la-Latn"/>
        </w:rPr>
        <w:t>nitentia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agent</w:t>
      </w:r>
      <w:r w:rsidR="00C136A4" w:rsidRPr="007A06F5">
        <w:rPr>
          <w:rFonts w:ascii="Times New Roman" w:hAnsi="Times New Roman" w:cs="Times New Roman"/>
          <w:lang w:val="la-Latn"/>
        </w:rPr>
        <w:t>es, ad oration</w:t>
      </w:r>
      <w:r w:rsidRPr="007A06F5">
        <w:rPr>
          <w:rFonts w:ascii="Times New Roman" w:hAnsi="Times New Roman" w:cs="Times New Roman"/>
          <w:lang w:val="la-Latn"/>
        </w:rPr>
        <w:t>is co</w:t>
      </w:r>
      <w:r w:rsidR="0082229C" w:rsidRPr="007A06F5">
        <w:rPr>
          <w:rFonts w:ascii="Times New Roman" w:hAnsi="Times New Roman" w:cs="Times New Roman"/>
          <w:lang w:val="la-Latn"/>
        </w:rPr>
        <w:t>mm</w:t>
      </w:r>
      <w:r w:rsidRPr="007A06F5">
        <w:rPr>
          <w:rFonts w:ascii="Times New Roman" w:hAnsi="Times New Roman" w:cs="Times New Roman"/>
          <w:lang w:val="la-Latn"/>
        </w:rPr>
        <w:t>unione</w:t>
      </w:r>
      <w:r w:rsidR="0082229C" w:rsidRPr="007A06F5">
        <w:rPr>
          <w:rFonts w:ascii="Times New Roman" w:hAnsi="Times New Roman" w:cs="Times New Roman"/>
          <w:lang w:val="la-Latn"/>
        </w:rPr>
        <w:t>m</w:t>
      </w:r>
      <w:r w:rsidR="00FE7462" w:rsidRPr="007A06F5">
        <w:rPr>
          <w:rFonts w:ascii="Times New Roman" w:hAnsi="Times New Roman" w:cs="Times New Roman"/>
          <w:lang w:val="la-Latn"/>
        </w:rPr>
        <w:t xml:space="preserve"> reci</w:t>
      </w:r>
      <w:r w:rsidRPr="007A06F5">
        <w:rPr>
          <w:rFonts w:ascii="Times New Roman" w:hAnsi="Times New Roman" w:cs="Times New Roman"/>
          <w:lang w:val="la-Latn"/>
        </w:rPr>
        <w:t>piantur. l</w:t>
      </w:r>
      <w:r w:rsidR="00C136A4" w:rsidRPr="007A06F5">
        <w:rPr>
          <w:rFonts w:ascii="Times New Roman" w:hAnsi="Times New Roman" w:cs="Times New Roman"/>
          <w:lang w:val="la-Latn"/>
        </w:rPr>
        <w:t>n</w:t>
      </w:r>
      <w:r w:rsidRPr="007A06F5">
        <w:rPr>
          <w:rFonts w:ascii="Times New Roman" w:hAnsi="Times New Roman" w:cs="Times New Roman"/>
          <w:lang w:val="la-Latn"/>
        </w:rPr>
        <w:t xml:space="preserve"> qua, quinquennio durant</w:t>
      </w:r>
      <w:r w:rsidR="00C136A4" w:rsidRPr="007A06F5">
        <w:rPr>
          <w:rFonts w:ascii="Times New Roman" w:hAnsi="Times New Roman" w:cs="Times New Roman"/>
          <w:lang w:val="la-Latn"/>
        </w:rPr>
        <w:t>e</w:t>
      </w:r>
      <w:r w:rsidR="00FE7462" w:rsidRPr="007A06F5">
        <w:rPr>
          <w:rFonts w:ascii="Times New Roman" w:hAnsi="Times New Roman" w:cs="Times New Roman"/>
          <w:lang w:val="la-Latn"/>
        </w:rPr>
        <w:t>s, tunc obla</w:t>
      </w:r>
      <w:r w:rsidRPr="007A06F5">
        <w:rPr>
          <w:rFonts w:ascii="Times New Roman" w:hAnsi="Times New Roman" w:cs="Times New Roman"/>
          <w:lang w:val="la-Latn"/>
        </w:rPr>
        <w:t>tionis sacra</w:t>
      </w:r>
      <w:r w:rsidR="0082229C" w:rsidRPr="007A06F5">
        <w:rPr>
          <w:rFonts w:ascii="Times New Roman" w:hAnsi="Times New Roman" w:cs="Times New Roman"/>
          <w:lang w:val="la-Latn"/>
        </w:rPr>
        <w:t>m</w:t>
      </w:r>
      <w:r w:rsidR="00C136A4" w:rsidRPr="007A06F5">
        <w:rPr>
          <w:rFonts w:ascii="Times New Roman" w:hAnsi="Times New Roman" w:cs="Times New Roman"/>
          <w:lang w:val="la-Latn"/>
        </w:rPr>
        <w:t>enta percipiant. Quod si e</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 uxo</w:t>
      </w:r>
      <w:r w:rsidR="00C23BD9" w:rsidRPr="007A06F5">
        <w:rPr>
          <w:rFonts w:ascii="Times New Roman" w:hAnsi="Times New Roman" w:cs="Times New Roman"/>
          <w:lang w:val="la-Latn"/>
        </w:rPr>
        <w:t>res</w:t>
      </w:r>
      <w:r w:rsidR="00FE7462" w:rsidRPr="007A06F5">
        <w:rPr>
          <w:rFonts w:ascii="Times New Roman" w:hAnsi="Times New Roman" w:cs="Times New Roman"/>
          <w:lang w:val="la-Latn"/>
        </w:rPr>
        <w:t xml:space="preserve"> ha</w:t>
      </w:r>
      <w:r w:rsidRPr="007A06F5">
        <w:rPr>
          <w:rFonts w:ascii="Times New Roman" w:hAnsi="Times New Roman" w:cs="Times New Roman"/>
          <w:lang w:val="la-Latn"/>
        </w:rPr>
        <w:t>bent</w:t>
      </w:r>
      <w:r w:rsidR="00C136A4" w:rsidRPr="007A06F5">
        <w:rPr>
          <w:rFonts w:ascii="Times New Roman" w:hAnsi="Times New Roman" w:cs="Times New Roman"/>
          <w:lang w:val="la-Latn"/>
        </w:rPr>
        <w:t>e</w:t>
      </w:r>
      <w:r w:rsidRPr="007A06F5">
        <w:rPr>
          <w:rFonts w:ascii="Times New Roman" w:hAnsi="Times New Roman" w:cs="Times New Roman"/>
          <w:lang w:val="la-Latn"/>
        </w:rPr>
        <w:t>s, et transcend</w:t>
      </w:r>
      <w:r w:rsidR="00C136A4" w:rsidRPr="007A06F5">
        <w:rPr>
          <w:rFonts w:ascii="Times New Roman" w:hAnsi="Times New Roman" w:cs="Times New Roman"/>
          <w:lang w:val="la-Latn"/>
        </w:rPr>
        <w:t>e</w:t>
      </w:r>
      <w:r w:rsidRPr="007A06F5">
        <w:rPr>
          <w:rFonts w:ascii="Times New Roman" w:hAnsi="Times New Roman" w:cs="Times New Roman"/>
          <w:lang w:val="la-Latn"/>
        </w:rPr>
        <w:t>ntes quinquag</w:t>
      </w:r>
      <w:r w:rsidR="00C136A4" w:rsidRPr="007A06F5">
        <w:rPr>
          <w:rFonts w:ascii="Times New Roman" w:hAnsi="Times New Roman" w:cs="Times New Roman"/>
          <w:lang w:val="la-Latn"/>
        </w:rPr>
        <w:t>e</w:t>
      </w:r>
      <w:r w:rsidRPr="007A06F5">
        <w:rPr>
          <w:rFonts w:ascii="Times New Roman" w:hAnsi="Times New Roman" w:cs="Times New Roman"/>
          <w:lang w:val="la-Latn"/>
        </w:rPr>
        <w:t>si</w:t>
      </w:r>
      <w:r w:rsidR="0082229C" w:rsidRPr="007A06F5">
        <w:rPr>
          <w:rFonts w:ascii="Times New Roman" w:hAnsi="Times New Roman" w:cs="Times New Roman"/>
          <w:lang w:val="la-Latn"/>
        </w:rPr>
        <w:t>m</w:t>
      </w:r>
      <w:r w:rsidRPr="007A06F5">
        <w:rPr>
          <w:rFonts w:ascii="Times New Roman" w:hAnsi="Times New Roman" w:cs="Times New Roman"/>
          <w:lang w:val="la-Latn"/>
        </w:rPr>
        <w: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82229C" w:rsidRPr="007A06F5">
        <w:rPr>
          <w:rFonts w:ascii="Times New Roman" w:hAnsi="Times New Roman" w:cs="Times New Roman"/>
          <w:lang w:val="la-Latn"/>
        </w:rPr>
        <w:t>æ</w:t>
      </w:r>
      <w:r w:rsidR="00C136A4" w:rsidRPr="007A06F5">
        <w:rPr>
          <w:rFonts w:ascii="Times New Roman" w:hAnsi="Times New Roman" w:cs="Times New Roman"/>
          <w:lang w:val="la-Latn"/>
        </w:rPr>
        <w:t>t</w:t>
      </w:r>
      <w:r w:rsidRPr="007A06F5">
        <w:rPr>
          <w:rFonts w:ascii="Times New Roman" w:hAnsi="Times New Roman" w:cs="Times New Roman"/>
          <w:lang w:val="la-Latn"/>
        </w:rPr>
        <w:t>atis</w:t>
      </w:r>
      <w:r w:rsidR="00C136A4" w:rsidRPr="007A06F5">
        <w:rPr>
          <w:rFonts w:ascii="Times New Roman" w:hAnsi="Times New Roman" w:cs="Times New Roman"/>
          <w:lang w:val="la-Latn"/>
        </w:rPr>
        <w:t xml:space="preserve"> an</w:t>
      </w:r>
      <w:r w:rsidRPr="007A06F5">
        <w:rPr>
          <w:rFonts w:ascii="Times New Roman" w:hAnsi="Times New Roman" w:cs="Times New Roman"/>
          <w:lang w:val="la-Latn"/>
        </w:rPr>
        <w:t>nu</w:t>
      </w:r>
      <w:r w:rsidR="0082229C" w:rsidRPr="007A06F5">
        <w:rPr>
          <w:rFonts w:ascii="Times New Roman" w:hAnsi="Times New Roman" w:cs="Times New Roman"/>
          <w:lang w:val="la-Latn"/>
        </w:rPr>
        <w:t>m</w:t>
      </w:r>
      <w:r w:rsidRPr="007A06F5">
        <w:rPr>
          <w:rFonts w:ascii="Times New Roman" w:hAnsi="Times New Roman" w:cs="Times New Roman"/>
          <w:lang w:val="la-Latn"/>
        </w:rPr>
        <w:t>, i</w:t>
      </w:r>
      <w:r w:rsidR="00C136A4" w:rsidRPr="007A06F5">
        <w:rPr>
          <w:rFonts w:ascii="Times New Roman" w:hAnsi="Times New Roman" w:cs="Times New Roman"/>
          <w:lang w:val="la-Latn"/>
        </w:rPr>
        <w:t>t</w:t>
      </w:r>
      <w:r w:rsidRPr="007A06F5">
        <w:rPr>
          <w:rFonts w:ascii="Times New Roman" w:hAnsi="Times New Roman" w:cs="Times New Roman"/>
          <w:lang w:val="la-Latn"/>
        </w:rPr>
        <w:t>a d</w:t>
      </w:r>
      <w:r w:rsidR="00C136A4" w:rsidRPr="007A06F5">
        <w:rPr>
          <w:rFonts w:ascii="Times New Roman" w:hAnsi="Times New Roman" w:cs="Times New Roman"/>
          <w:lang w:val="la-Latn"/>
        </w:rPr>
        <w:t>e</w:t>
      </w:r>
      <w:r w:rsidRPr="007A06F5">
        <w:rPr>
          <w:rFonts w:ascii="Times New Roman" w:hAnsi="Times New Roman" w:cs="Times New Roman"/>
          <w:lang w:val="la-Latn"/>
        </w:rPr>
        <w:t>liqu</w:t>
      </w:r>
      <w:r w:rsidR="00C136A4" w:rsidRPr="007A06F5">
        <w:rPr>
          <w:rFonts w:ascii="Times New Roman" w:hAnsi="Times New Roman" w:cs="Times New Roman"/>
          <w:lang w:val="la-Latn"/>
        </w:rPr>
        <w:t>e</w:t>
      </w:r>
      <w:r w:rsidRPr="007A06F5">
        <w:rPr>
          <w:rFonts w:ascii="Times New Roman" w:hAnsi="Times New Roman" w:cs="Times New Roman"/>
          <w:lang w:val="la-Latn"/>
        </w:rPr>
        <w:t xml:space="preserve">rint, ad </w:t>
      </w:r>
      <w:r w:rsidR="00C136A4" w:rsidRPr="007A06F5">
        <w:rPr>
          <w:rFonts w:ascii="Times New Roman" w:hAnsi="Times New Roman" w:cs="Times New Roman"/>
          <w:lang w:val="la-Latn"/>
        </w:rPr>
        <w:t>e</w:t>
      </w:r>
      <w:r w:rsidRPr="007A06F5">
        <w:rPr>
          <w:rFonts w:ascii="Times New Roman" w:hAnsi="Times New Roman" w:cs="Times New Roman"/>
          <w:lang w:val="la-Latn"/>
        </w:rPr>
        <w:t xml:space="preserve">xitum </w:t>
      </w:r>
      <w:r w:rsidR="0082229C" w:rsidRPr="007A06F5">
        <w:rPr>
          <w:rFonts w:ascii="Times New Roman" w:hAnsi="Times New Roman" w:cs="Times New Roman"/>
          <w:lang w:val="la-Latn"/>
        </w:rPr>
        <w:t>v</w:t>
      </w:r>
      <w:r w:rsidRPr="007A06F5">
        <w:rPr>
          <w:rFonts w:ascii="Times New Roman" w:hAnsi="Times New Roman" w:cs="Times New Roman"/>
          <w:lang w:val="la-Latn"/>
        </w:rPr>
        <w:t>ite co</w:t>
      </w:r>
      <w:r w:rsidR="0082229C" w:rsidRPr="007A06F5">
        <w:rPr>
          <w:rFonts w:ascii="Times New Roman" w:hAnsi="Times New Roman" w:cs="Times New Roman"/>
          <w:lang w:val="la-Latn"/>
        </w:rPr>
        <w:t>mm</w:t>
      </w:r>
      <w:r w:rsidRPr="007A06F5">
        <w:rPr>
          <w:rFonts w:ascii="Times New Roman" w:hAnsi="Times New Roman" w:cs="Times New Roman"/>
          <w:lang w:val="la-Latn"/>
        </w:rPr>
        <w:t>unio</w:t>
      </w:r>
      <w:r w:rsidR="00C136A4" w:rsidRPr="007A06F5">
        <w:rPr>
          <w:rFonts w:ascii="Times New Roman" w:hAnsi="Times New Roman" w:cs="Times New Roman"/>
          <w:lang w:val="la-Latn"/>
        </w:rPr>
        <w:t>ni</w:t>
      </w:r>
      <w:r w:rsidR="00FE7462" w:rsidRPr="007A06F5">
        <w:rPr>
          <w:rFonts w:ascii="Times New Roman" w:hAnsi="Times New Roman" w:cs="Times New Roman"/>
          <w:lang w:val="la-Latn"/>
        </w:rPr>
        <w:t xml:space="preserve">s </w:t>
      </w:r>
      <w:r w:rsidRPr="007A06F5">
        <w:rPr>
          <w:rFonts w:ascii="Times New Roman" w:hAnsi="Times New Roman" w:cs="Times New Roman"/>
          <w:lang w:val="la-Latn"/>
        </w:rPr>
        <w:t>gratia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cons</w:t>
      </w:r>
      <w:r w:rsidR="00C136A4" w:rsidRPr="007A06F5">
        <w:rPr>
          <w:rFonts w:ascii="Times New Roman" w:hAnsi="Times New Roman" w:cs="Times New Roman"/>
          <w:lang w:val="la-Latn"/>
        </w:rPr>
        <w:t>e</w:t>
      </w:r>
      <w:r w:rsidRPr="007A06F5">
        <w:rPr>
          <w:rFonts w:ascii="Times New Roman" w:hAnsi="Times New Roman" w:cs="Times New Roman"/>
          <w:lang w:val="la-Latn"/>
        </w:rPr>
        <w:t>q</w:t>
      </w:r>
      <w:r w:rsidR="00FE7462" w:rsidRPr="007A06F5">
        <w:rPr>
          <w:rFonts w:ascii="Times New Roman" w:hAnsi="Times New Roman" w:cs="Times New Roman"/>
          <w:lang w:val="la-Latn"/>
        </w:rPr>
        <w:t>u</w:t>
      </w:r>
      <w:r w:rsidRPr="007A06F5">
        <w:rPr>
          <w:rFonts w:ascii="Times New Roman" w:hAnsi="Times New Roman" w:cs="Times New Roman"/>
          <w:lang w:val="la-Latn"/>
        </w:rPr>
        <w:t>an</w:t>
      </w:r>
      <w:r w:rsidR="00FE7462" w:rsidRPr="007A06F5">
        <w:rPr>
          <w:rFonts w:ascii="Times New Roman" w:hAnsi="Times New Roman" w:cs="Times New Roman"/>
          <w:lang w:val="la-Latn"/>
        </w:rPr>
        <w:t>t</w:t>
      </w:r>
      <w:r w:rsidRPr="007A06F5">
        <w:rPr>
          <w:rFonts w:ascii="Times New Roman" w:hAnsi="Times New Roman" w:cs="Times New Roman"/>
          <w:lang w:val="la-Latn"/>
        </w:rPr>
        <w:t>ur.</w:t>
      </w:r>
      <w:r w:rsidR="00FE7462" w:rsidRPr="007A06F5">
        <w:rPr>
          <w:rFonts w:ascii="Times New Roman" w:hAnsi="Times New Roman" w:cs="Times New Roman"/>
          <w:lang w:val="la-Latn"/>
        </w:rPr>
        <w:t>“</w:t>
      </w:r>
    </w:p>
    <w:p w14:paraId="213847EE" w14:textId="2D300A82"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code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concilio, cap. 16</w:t>
      </w:r>
      <w:r w:rsidR="00FE7462" w:rsidRPr="007A06F5">
        <w:rPr>
          <w:rFonts w:ascii="Times New Roman" w:hAnsi="Times New Roman" w:cs="Times New Roman"/>
          <w:lang w:val="la-Latn"/>
        </w:rPr>
        <w:t>:</w:t>
      </w:r>
      <w:r w:rsidRPr="007A06F5">
        <w:rPr>
          <w:rFonts w:ascii="Times New Roman" w:hAnsi="Times New Roman" w:cs="Times New Roman"/>
          <w:lang w:val="la-Latn"/>
        </w:rPr>
        <w:t xml:space="preserve"> </w:t>
      </w:r>
      <w:r w:rsidR="00FE7462" w:rsidRPr="007A06F5">
        <w:rPr>
          <w:rFonts w:ascii="Times New Roman" w:hAnsi="Times New Roman" w:cs="Times New Roman"/>
          <w:lang w:val="la-Latn"/>
        </w:rPr>
        <w:t>„</w:t>
      </w:r>
      <w:r w:rsidRPr="007A06F5">
        <w:rPr>
          <w:rFonts w:ascii="Times New Roman" w:hAnsi="Times New Roman" w:cs="Times New Roman"/>
          <w:lang w:val="la-Latn"/>
        </w:rPr>
        <w:t>Eos qui irr</w:t>
      </w:r>
      <w:r w:rsidR="00FE7462" w:rsidRPr="007A06F5">
        <w:rPr>
          <w:rFonts w:ascii="Times New Roman" w:hAnsi="Times New Roman" w:cs="Times New Roman"/>
          <w:lang w:val="la-Latn"/>
        </w:rPr>
        <w:t>a</w:t>
      </w:r>
      <w:r w:rsidRPr="007A06F5">
        <w:rPr>
          <w:rFonts w:ascii="Times New Roman" w:hAnsi="Times New Roman" w:cs="Times New Roman"/>
          <w:lang w:val="la-Latn"/>
        </w:rPr>
        <w:t>tionabi</w:t>
      </w:r>
      <w:r w:rsidR="00FE7462" w:rsidRPr="007A06F5">
        <w:rPr>
          <w:rFonts w:ascii="Times New Roman" w:hAnsi="Times New Roman" w:cs="Times New Roman"/>
          <w:lang w:val="la-Latn"/>
        </w:rPr>
        <w:t>l</w:t>
      </w:r>
      <w:r w:rsidRPr="007A06F5">
        <w:rPr>
          <w:rFonts w:ascii="Times New Roman" w:hAnsi="Times New Roman" w:cs="Times New Roman"/>
          <w:lang w:val="la-Latn"/>
        </w:rPr>
        <w:t>iter vixerin</w:t>
      </w:r>
      <w:r w:rsidR="00FE7462" w:rsidRPr="007A06F5">
        <w:rPr>
          <w:rFonts w:ascii="Times New Roman" w:hAnsi="Times New Roman" w:cs="Times New Roman"/>
          <w:lang w:val="la-Latn"/>
        </w:rPr>
        <w:t>t, et</w:t>
      </w:r>
      <w:r w:rsidRPr="007A06F5">
        <w:rPr>
          <w:rFonts w:ascii="Times New Roman" w:hAnsi="Times New Roman" w:cs="Times New Roman"/>
          <w:lang w:val="la-Latn"/>
        </w:rPr>
        <w:t xml:space="preserve"> in </w:t>
      </w:r>
      <w:r w:rsidR="00FE7462" w:rsidRPr="007A06F5">
        <w:rPr>
          <w:rFonts w:ascii="Times New Roman" w:hAnsi="Times New Roman" w:cs="Times New Roman"/>
          <w:lang w:val="la-Latn"/>
        </w:rPr>
        <w:t>l</w:t>
      </w:r>
      <w:r w:rsidRPr="007A06F5">
        <w:rPr>
          <w:rFonts w:ascii="Times New Roman" w:hAnsi="Times New Roman" w:cs="Times New Roman"/>
          <w:lang w:val="la-Latn"/>
        </w:rPr>
        <w:t>epra jus</w:t>
      </w:r>
      <w:r w:rsidR="00FE7462" w:rsidRPr="007A06F5">
        <w:rPr>
          <w:rFonts w:ascii="Times New Roman" w:hAnsi="Times New Roman" w:cs="Times New Roman"/>
          <w:lang w:val="la-Latn"/>
        </w:rPr>
        <w:t>t</w:t>
      </w:r>
      <w:r w:rsidRPr="007A06F5">
        <w:rPr>
          <w:rFonts w:ascii="Times New Roman" w:hAnsi="Times New Roman" w:cs="Times New Roman"/>
          <w:lang w:val="la-Latn"/>
        </w:rPr>
        <w:t>i cri</w:t>
      </w:r>
      <w:r w:rsidR="0082229C" w:rsidRPr="007A06F5">
        <w:rPr>
          <w:rFonts w:ascii="Times New Roman" w:hAnsi="Times New Roman" w:cs="Times New Roman"/>
          <w:lang w:val="la-Latn"/>
        </w:rPr>
        <w:t>m</w:t>
      </w:r>
      <w:r w:rsidRPr="007A06F5">
        <w:rPr>
          <w:rFonts w:ascii="Times New Roman" w:hAnsi="Times New Roman" w:cs="Times New Roman"/>
          <w:lang w:val="la-Latn"/>
        </w:rPr>
        <w:t>i</w:t>
      </w:r>
      <w:r w:rsidR="00FE7462" w:rsidRPr="007A06F5">
        <w:rPr>
          <w:rFonts w:ascii="Times New Roman" w:hAnsi="Times New Roman" w:cs="Times New Roman"/>
          <w:lang w:val="la-Latn"/>
        </w:rPr>
        <w:t>n</w:t>
      </w:r>
      <w:r w:rsidRPr="007A06F5">
        <w:rPr>
          <w:rFonts w:ascii="Times New Roman" w:hAnsi="Times New Roman" w:cs="Times New Roman"/>
          <w:lang w:val="la-Latn"/>
        </w:rPr>
        <w:t>is a</w:t>
      </w:r>
      <w:r w:rsidR="00FE7462" w:rsidRPr="007A06F5">
        <w:rPr>
          <w:rFonts w:ascii="Times New Roman" w:hAnsi="Times New Roman" w:cs="Times New Roman"/>
          <w:lang w:val="la-Latn"/>
        </w:rPr>
        <w:t xml:space="preserve">lios </w:t>
      </w:r>
      <w:r w:rsidRPr="007A06F5">
        <w:rPr>
          <w:rFonts w:ascii="Times New Roman" w:hAnsi="Times New Roman" w:cs="Times New Roman"/>
          <w:lang w:val="la-Latn"/>
        </w:rPr>
        <w:t>pollu</w:t>
      </w:r>
      <w:r w:rsidR="00FE7462" w:rsidRPr="007A06F5">
        <w:rPr>
          <w:rFonts w:ascii="Times New Roman" w:hAnsi="Times New Roman" w:cs="Times New Roman"/>
          <w:lang w:val="la-Latn"/>
        </w:rPr>
        <w:t>e</w:t>
      </w:r>
      <w:r w:rsidRPr="007A06F5">
        <w:rPr>
          <w:rFonts w:ascii="Times New Roman" w:hAnsi="Times New Roman" w:cs="Times New Roman"/>
          <w:lang w:val="la-Latn"/>
        </w:rPr>
        <w:t>r</w:t>
      </w:r>
      <w:r w:rsidR="00FE7462" w:rsidRPr="007A06F5">
        <w:rPr>
          <w:rFonts w:ascii="Times New Roman" w:hAnsi="Times New Roman" w:cs="Times New Roman"/>
          <w:lang w:val="la-Latn"/>
        </w:rPr>
        <w:t>in</w:t>
      </w:r>
      <w:r w:rsidRPr="007A06F5">
        <w:rPr>
          <w:rFonts w:ascii="Times New Roman" w:hAnsi="Times New Roman" w:cs="Times New Roman"/>
          <w:lang w:val="la-Latn"/>
        </w:rPr>
        <w:t>t</w:t>
      </w:r>
      <w:r w:rsidR="00FE7462" w:rsidRPr="007A06F5">
        <w:rPr>
          <w:rFonts w:ascii="Times New Roman" w:hAnsi="Times New Roman" w:cs="Times New Roman"/>
          <w:lang w:val="la-Latn"/>
        </w:rPr>
        <w:t>,</w:t>
      </w:r>
      <w:r w:rsidRPr="007A06F5">
        <w:rPr>
          <w:rFonts w:ascii="Times New Roman" w:hAnsi="Times New Roman" w:cs="Times New Roman"/>
          <w:lang w:val="la-Latn"/>
        </w:rPr>
        <w:t xml:space="preserve"> pr</w:t>
      </w:r>
      <w:r w:rsidR="00FE7462" w:rsidRPr="007A06F5">
        <w:rPr>
          <w:rFonts w:ascii="Times New Roman" w:hAnsi="Times New Roman" w:cs="Times New Roman"/>
          <w:lang w:val="la-Latn"/>
        </w:rPr>
        <w:t>æcipi</w:t>
      </w:r>
      <w:r w:rsidRPr="007A06F5">
        <w:rPr>
          <w:rFonts w:ascii="Times New Roman" w:hAnsi="Times New Roman" w:cs="Times New Roman"/>
          <w:lang w:val="la-Latn"/>
        </w:rPr>
        <w:t>t sancta synodus in</w:t>
      </w:r>
      <w:r w:rsidR="00FE7462" w:rsidRPr="007A06F5">
        <w:rPr>
          <w:rFonts w:ascii="Times New Roman" w:hAnsi="Times New Roman" w:cs="Times New Roman"/>
          <w:lang w:val="la-Latn"/>
        </w:rPr>
        <w:t xml:space="preserve">ter eus orare </w:t>
      </w:r>
      <w:r w:rsidRPr="007A06F5">
        <w:rPr>
          <w:rFonts w:ascii="Times New Roman" w:hAnsi="Times New Roman" w:cs="Times New Roman"/>
          <w:lang w:val="la-Latn"/>
        </w:rPr>
        <w:t>qui spiritu periclitantur i</w:t>
      </w:r>
      <w:r w:rsidR="0082229C" w:rsidRPr="007A06F5">
        <w:rPr>
          <w:rFonts w:ascii="Times New Roman" w:hAnsi="Times New Roman" w:cs="Times New Roman"/>
          <w:lang w:val="la-Latn"/>
        </w:rPr>
        <w:t>m</w:t>
      </w:r>
      <w:r w:rsidRPr="007A06F5">
        <w:rPr>
          <w:rFonts w:ascii="Times New Roman" w:hAnsi="Times New Roman" w:cs="Times New Roman"/>
          <w:lang w:val="la-Latn"/>
        </w:rPr>
        <w:t>mun</w:t>
      </w:r>
      <w:r w:rsidR="00FE7462" w:rsidRPr="007A06F5">
        <w:rPr>
          <w:rFonts w:ascii="Times New Roman" w:hAnsi="Times New Roman" w:cs="Times New Roman"/>
          <w:lang w:val="la-Latn"/>
        </w:rPr>
        <w:t>d</w:t>
      </w:r>
      <w:r w:rsidRPr="007A06F5">
        <w:rPr>
          <w:rFonts w:ascii="Times New Roman" w:hAnsi="Times New Roman" w:cs="Times New Roman"/>
          <w:lang w:val="la-Latn"/>
        </w:rPr>
        <w:t>o.</w:t>
      </w:r>
      <w:r w:rsidR="00FE7462" w:rsidRPr="007A06F5">
        <w:rPr>
          <w:rFonts w:ascii="Times New Roman" w:hAnsi="Times New Roman" w:cs="Times New Roman"/>
          <w:lang w:val="la-Latn"/>
        </w:rPr>
        <w:t>“</w:t>
      </w:r>
      <w:commentRangeEnd w:id="144"/>
      <w:r w:rsidR="00A750BC" w:rsidRPr="007A06F5">
        <w:rPr>
          <w:rStyle w:val="Odkaznakoment"/>
          <w:rFonts w:ascii="Times New Roman" w:hAnsi="Times New Roman" w:cs="Times New Roman"/>
          <w:lang w:val="la-Latn"/>
        </w:rPr>
        <w:commentReference w:id="144"/>
      </w:r>
    </w:p>
    <w:p w14:paraId="072C2C3D" w14:textId="3FF7D0CA"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XXXIII.</w:t>
      </w:r>
    </w:p>
    <w:p w14:paraId="44A9CB2B" w14:textId="3C5A6EA9"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w:t>
      </w:r>
      <w:commentRangeStart w:id="145"/>
      <w:r w:rsidRPr="007A06F5">
        <w:rPr>
          <w:rFonts w:ascii="Times New Roman" w:hAnsi="Times New Roman" w:cs="Times New Roman"/>
          <w:lang w:val="la-Latn"/>
        </w:rPr>
        <w:t>eucharis</w:t>
      </w:r>
      <w:r w:rsidR="00FE7462" w:rsidRPr="007A06F5">
        <w:rPr>
          <w:rFonts w:ascii="Times New Roman" w:hAnsi="Times New Roman" w:cs="Times New Roman"/>
          <w:lang w:val="la-Latn"/>
        </w:rPr>
        <w:t>t</w:t>
      </w:r>
      <w:r w:rsidRPr="007A06F5">
        <w:rPr>
          <w:rFonts w:ascii="Times New Roman" w:hAnsi="Times New Roman" w:cs="Times New Roman"/>
          <w:lang w:val="la-Latn"/>
        </w:rPr>
        <w:t>ia</w:t>
      </w:r>
      <w:commentRangeEnd w:id="145"/>
      <w:r w:rsidR="00F141B3" w:rsidRPr="007A06F5">
        <w:rPr>
          <w:rStyle w:val="Odkaznakoment"/>
          <w:rFonts w:ascii="Times New Roman" w:hAnsi="Times New Roman" w:cs="Times New Roman"/>
          <w:lang w:val="la-Latn"/>
        </w:rPr>
        <w:commentReference w:id="145"/>
      </w:r>
      <w:r w:rsidRPr="007A06F5">
        <w:rPr>
          <w:rFonts w:ascii="Times New Roman" w:hAnsi="Times New Roman" w:cs="Times New Roman"/>
          <w:lang w:val="la-Latn"/>
        </w:rPr>
        <w:t>.</w:t>
      </w:r>
    </w:p>
    <w:p w14:paraId="4D35872C" w14:textId="77777777" w:rsidR="00C40DD9"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Quod au</w:t>
      </w:r>
      <w:r w:rsidR="00FE7462" w:rsidRPr="007A06F5">
        <w:rPr>
          <w:rFonts w:ascii="Times New Roman" w:hAnsi="Times New Roman" w:cs="Times New Roman"/>
          <w:lang w:val="la-Latn"/>
        </w:rPr>
        <w:t>t</w:t>
      </w:r>
      <w:r w:rsidRPr="007A06F5">
        <w:rPr>
          <w:rFonts w:ascii="Times New Roman" w:hAnsi="Times New Roman" w:cs="Times New Roman"/>
          <w:lang w:val="la-Latn"/>
        </w:rPr>
        <w: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DC19A8" w:rsidRPr="007A06F5">
        <w:rPr>
          <w:rFonts w:ascii="Times New Roman" w:hAnsi="Times New Roman" w:cs="Times New Roman"/>
          <w:lang w:val="la-Latn"/>
        </w:rPr>
        <w:t>i</w:t>
      </w:r>
      <w:r w:rsidRPr="007A06F5">
        <w:rPr>
          <w:rFonts w:ascii="Times New Roman" w:hAnsi="Times New Roman" w:cs="Times New Roman"/>
          <w:lang w:val="la-Latn"/>
        </w:rPr>
        <w:t>nterrogastis, u</w:t>
      </w:r>
      <w:r w:rsidR="00FE7462" w:rsidRPr="007A06F5">
        <w:rPr>
          <w:rFonts w:ascii="Times New Roman" w:hAnsi="Times New Roman" w:cs="Times New Roman"/>
          <w:lang w:val="la-Latn"/>
        </w:rPr>
        <w:t>t</w:t>
      </w:r>
      <w:r w:rsidRPr="007A06F5">
        <w:rPr>
          <w:rFonts w:ascii="Times New Roman" w:hAnsi="Times New Roman" w:cs="Times New Roman"/>
          <w:lang w:val="la-Latn"/>
        </w:rPr>
        <w:t>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Eucharistia, p</w:t>
      </w:r>
      <w:r w:rsidR="00FE7462" w:rsidRPr="007A06F5">
        <w:rPr>
          <w:rFonts w:ascii="Times New Roman" w:hAnsi="Times New Roman" w:cs="Times New Roman"/>
          <w:lang w:val="la-Latn"/>
        </w:rPr>
        <w:t>ost</w:t>
      </w:r>
      <w:r w:rsidRPr="007A06F5">
        <w:rPr>
          <w:rFonts w:ascii="Times New Roman" w:hAnsi="Times New Roman" w:cs="Times New Roman"/>
          <w:lang w:val="la-Latn"/>
        </w:rPr>
        <w:t>quam consu</w:t>
      </w:r>
      <w:r w:rsidR="0082229C" w:rsidRPr="007A06F5">
        <w:rPr>
          <w:rFonts w:ascii="Times New Roman" w:hAnsi="Times New Roman" w:cs="Times New Roman"/>
          <w:lang w:val="la-Latn"/>
        </w:rPr>
        <w:t>m</w:t>
      </w:r>
      <w:r w:rsidRPr="007A06F5">
        <w:rPr>
          <w:rFonts w:ascii="Times New Roman" w:hAnsi="Times New Roman" w:cs="Times New Roman"/>
          <w:lang w:val="la-Latn"/>
        </w:rPr>
        <w:t>itur, et in sec</w:t>
      </w:r>
      <w:r w:rsidR="00FE7462" w:rsidRPr="007A06F5">
        <w:rPr>
          <w:rFonts w:ascii="Times New Roman" w:hAnsi="Times New Roman" w:cs="Times New Roman"/>
          <w:lang w:val="la-Latn"/>
        </w:rPr>
        <w:t>e</w:t>
      </w:r>
      <w:r w:rsidRPr="007A06F5">
        <w:rPr>
          <w:rFonts w:ascii="Times New Roman" w:hAnsi="Times New Roman" w:cs="Times New Roman"/>
          <w:lang w:val="la-Latn"/>
        </w:rPr>
        <w:t>ssu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emi</w:t>
      </w:r>
      <w:r w:rsidR="007D0F3F" w:rsidRPr="007A06F5">
        <w:rPr>
          <w:rFonts w:ascii="Times New Roman" w:hAnsi="Times New Roman" w:cs="Times New Roman"/>
          <w:lang w:val="la-Latn"/>
        </w:rPr>
        <w:t>tt</w:t>
      </w:r>
      <w:r w:rsidRPr="007A06F5">
        <w:rPr>
          <w:rFonts w:ascii="Times New Roman" w:hAnsi="Times New Roman" w:cs="Times New Roman"/>
          <w:lang w:val="la-Latn"/>
        </w:rPr>
        <w:t xml:space="preserve">itur </w:t>
      </w:r>
      <w:r w:rsidR="00FE7462" w:rsidRPr="007A06F5">
        <w:rPr>
          <w:rFonts w:ascii="Times New Roman" w:hAnsi="Times New Roman" w:cs="Times New Roman"/>
          <w:lang w:val="la-Latn"/>
        </w:rPr>
        <w:t>more alio</w:t>
      </w:r>
      <w:r w:rsidRPr="007A06F5">
        <w:rPr>
          <w:rFonts w:ascii="Times New Roman" w:hAnsi="Times New Roman" w:cs="Times New Roman"/>
          <w:lang w:val="la-Latn"/>
        </w:rPr>
        <w:t>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E7462" w:rsidRPr="007A06F5">
        <w:rPr>
          <w:rFonts w:ascii="Times New Roman" w:hAnsi="Times New Roman" w:cs="Times New Roman"/>
          <w:lang w:val="la-Latn"/>
        </w:rPr>
        <w:t>c</w:t>
      </w:r>
      <w:r w:rsidRPr="007A06F5">
        <w:rPr>
          <w:rFonts w:ascii="Times New Roman" w:hAnsi="Times New Roman" w:cs="Times New Roman"/>
          <w:lang w:val="la-Latn"/>
        </w:rPr>
        <w:t>iboru</w:t>
      </w:r>
      <w:r w:rsidR="0082229C" w:rsidRPr="007A06F5">
        <w:rPr>
          <w:rFonts w:ascii="Times New Roman" w:hAnsi="Times New Roman" w:cs="Times New Roman"/>
          <w:lang w:val="la-Latn"/>
        </w:rPr>
        <w:t>m</w:t>
      </w:r>
      <w:r w:rsidRPr="007A06F5">
        <w:rPr>
          <w:rFonts w:ascii="Times New Roman" w:hAnsi="Times New Roman" w:cs="Times New Roman"/>
          <w:lang w:val="la-Latn"/>
        </w:rPr>
        <w:t>, i</w:t>
      </w:r>
      <w:r w:rsidR="00FE7462" w:rsidRPr="007A06F5">
        <w:rPr>
          <w:rFonts w:ascii="Times New Roman" w:hAnsi="Times New Roman" w:cs="Times New Roman"/>
          <w:lang w:val="la-Latn"/>
        </w:rPr>
        <w:t>t</w:t>
      </w:r>
      <w:r w:rsidRPr="007A06F5">
        <w:rPr>
          <w:rFonts w:ascii="Times New Roman" w:hAnsi="Times New Roman" w:cs="Times New Roman"/>
          <w:lang w:val="la-Latn"/>
        </w:rPr>
        <w:t>eru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redea</w:t>
      </w:r>
      <w:r w:rsidR="007D0F3F" w:rsidRPr="007A06F5">
        <w:rPr>
          <w:rFonts w:ascii="Times New Roman" w:hAnsi="Times New Roman" w:cs="Times New Roman"/>
          <w:lang w:val="la-Latn"/>
        </w:rPr>
        <w:t>t</w:t>
      </w:r>
      <w:r w:rsidRPr="007A06F5">
        <w:rPr>
          <w:rFonts w:ascii="Times New Roman" w:hAnsi="Times New Roman" w:cs="Times New Roman"/>
          <w:lang w:val="la-Latn"/>
        </w:rPr>
        <w:t xml:space="preserve"> in naturam pris</w:t>
      </w:r>
      <w:r w:rsidR="007D0F3F" w:rsidRPr="007A06F5">
        <w:rPr>
          <w:rFonts w:ascii="Times New Roman" w:hAnsi="Times New Roman" w:cs="Times New Roman"/>
          <w:lang w:val="la-Latn"/>
        </w:rPr>
        <w:t>t</w:t>
      </w:r>
      <w:r w:rsidR="00FE7462" w:rsidRPr="007A06F5">
        <w:rPr>
          <w:rFonts w:ascii="Times New Roman" w:hAnsi="Times New Roman" w:cs="Times New Roman"/>
          <w:lang w:val="la-Latn"/>
        </w:rPr>
        <w:t xml:space="preserve">inam, </w:t>
      </w:r>
      <w:r w:rsidRPr="007A06F5">
        <w:rPr>
          <w:rFonts w:ascii="Times New Roman" w:hAnsi="Times New Roman" w:cs="Times New Roman"/>
          <w:lang w:val="la-Latn"/>
        </w:rPr>
        <w:t>qua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hab</w:t>
      </w:r>
      <w:r w:rsidR="00FE7462" w:rsidRPr="007A06F5">
        <w:rPr>
          <w:rFonts w:ascii="Times New Roman" w:hAnsi="Times New Roman" w:cs="Times New Roman"/>
          <w:lang w:val="la-Latn"/>
        </w:rPr>
        <w:t>uerat ante</w:t>
      </w:r>
      <w:r w:rsidRPr="007A06F5">
        <w:rPr>
          <w:rFonts w:ascii="Times New Roman" w:hAnsi="Times New Roman" w:cs="Times New Roman"/>
          <w:lang w:val="la-Latn"/>
        </w:rPr>
        <w:t>qua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in altari consecrare</w:t>
      </w:r>
      <w:r w:rsidR="00FE7462" w:rsidRPr="007A06F5">
        <w:rPr>
          <w:rFonts w:ascii="Times New Roman" w:hAnsi="Times New Roman" w:cs="Times New Roman"/>
          <w:lang w:val="la-Latn"/>
        </w:rPr>
        <w:t xml:space="preserve">tur. </w:t>
      </w:r>
    </w:p>
    <w:p w14:paraId="326E0FBF" w14:textId="7830EE5A" w:rsidR="00F47467" w:rsidRPr="007A06F5" w:rsidRDefault="00F141B3"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FE7462" w:rsidRPr="007A06F5">
        <w:rPr>
          <w:rFonts w:ascii="Times New Roman" w:hAnsi="Times New Roman" w:cs="Times New Roman"/>
          <w:lang w:val="la-Latn"/>
        </w:rPr>
        <w:t xml:space="preserve">sta sententia contraria est </w:t>
      </w:r>
      <w:r w:rsidR="00F47467" w:rsidRPr="007A06F5">
        <w:rPr>
          <w:rFonts w:ascii="Times New Roman" w:hAnsi="Times New Roman" w:cs="Times New Roman"/>
          <w:lang w:val="la-Latn"/>
        </w:rPr>
        <w:t>sen</w:t>
      </w:r>
      <w:r w:rsidR="00A750BC" w:rsidRPr="007A06F5">
        <w:rPr>
          <w:rFonts w:ascii="Times New Roman" w:hAnsi="Times New Roman" w:cs="Times New Roman"/>
          <w:lang w:val="la-Latn"/>
        </w:rPr>
        <w:t>t</w:t>
      </w:r>
      <w:r w:rsidR="00F47467" w:rsidRPr="007A06F5">
        <w:rPr>
          <w:rFonts w:ascii="Times New Roman" w:hAnsi="Times New Roman" w:cs="Times New Roman"/>
          <w:lang w:val="la-Latn"/>
        </w:rPr>
        <w:t>entiis Cl</w:t>
      </w:r>
      <w:r w:rsidR="00FE7462" w:rsidRPr="007A06F5">
        <w:rPr>
          <w:rFonts w:ascii="Times New Roman" w:hAnsi="Times New Roman" w:cs="Times New Roman"/>
          <w:lang w:val="la-Latn"/>
        </w:rPr>
        <w:t xml:space="preserve">ementis </w:t>
      </w:r>
      <w:r w:rsidR="00F47467" w:rsidRPr="007A06F5">
        <w:rPr>
          <w:rFonts w:ascii="Times New Roman" w:hAnsi="Times New Roman" w:cs="Times New Roman"/>
          <w:lang w:val="la-Latn"/>
        </w:rPr>
        <w:t>pap</w:t>
      </w:r>
      <w:r w:rsidR="00FE7462" w:rsidRPr="007A06F5">
        <w:rPr>
          <w:rFonts w:ascii="Times New Roman" w:hAnsi="Times New Roman" w:cs="Times New Roman"/>
          <w:lang w:val="la-Latn"/>
        </w:rPr>
        <w:t>æ</w:t>
      </w:r>
      <w:r w:rsidR="00F47467" w:rsidRPr="007A06F5">
        <w:rPr>
          <w:rFonts w:ascii="Times New Roman" w:hAnsi="Times New Roman" w:cs="Times New Roman"/>
          <w:lang w:val="la-Latn"/>
        </w:rPr>
        <w:t xml:space="preserve">, et aliorum </w:t>
      </w:r>
      <w:r w:rsidR="00FE7462" w:rsidRPr="007A06F5">
        <w:rPr>
          <w:rFonts w:ascii="Times New Roman" w:hAnsi="Times New Roman" w:cs="Times New Roman"/>
          <w:lang w:val="la-Latn"/>
        </w:rPr>
        <w:t>m</w:t>
      </w:r>
      <w:r w:rsidR="00F47467" w:rsidRPr="007A06F5">
        <w:rPr>
          <w:rFonts w:ascii="Times New Roman" w:hAnsi="Times New Roman" w:cs="Times New Roman"/>
          <w:lang w:val="la-Latn"/>
        </w:rPr>
        <w:t>ultorum sanctorum Patru</w:t>
      </w:r>
      <w:r w:rsidR="0082229C" w:rsidRPr="007A06F5">
        <w:rPr>
          <w:rFonts w:ascii="Times New Roman" w:hAnsi="Times New Roman" w:cs="Times New Roman"/>
          <w:lang w:val="la-Latn"/>
        </w:rPr>
        <w:t>m</w:t>
      </w:r>
      <w:r w:rsidR="00FE7462" w:rsidRPr="007A06F5">
        <w:rPr>
          <w:rFonts w:ascii="Times New Roman" w:hAnsi="Times New Roman" w:cs="Times New Roman"/>
          <w:lang w:val="la-Latn"/>
        </w:rPr>
        <w:t xml:space="preserve">, qui </w:t>
      </w:r>
      <w:r w:rsidR="00F47467" w:rsidRPr="007A06F5">
        <w:rPr>
          <w:rFonts w:ascii="Times New Roman" w:hAnsi="Times New Roman" w:cs="Times New Roman"/>
          <w:lang w:val="la-Latn"/>
        </w:rPr>
        <w:t>dicunt corpus Do</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ini non cum creteris co</w:t>
      </w:r>
      <w:r w:rsidR="0082229C" w:rsidRPr="007A06F5">
        <w:rPr>
          <w:rFonts w:ascii="Times New Roman" w:hAnsi="Times New Roman" w:cs="Times New Roman"/>
          <w:lang w:val="la-Latn"/>
        </w:rPr>
        <w:t>mm</w:t>
      </w:r>
      <w:r w:rsidR="00FE7462" w:rsidRPr="007A06F5">
        <w:rPr>
          <w:rFonts w:ascii="Times New Roman" w:hAnsi="Times New Roman" w:cs="Times New Roman"/>
          <w:lang w:val="la-Latn"/>
        </w:rPr>
        <w:t xml:space="preserve">unibus </w:t>
      </w:r>
      <w:r w:rsidR="00F47467" w:rsidRPr="007A06F5">
        <w:rPr>
          <w:rFonts w:ascii="Times New Roman" w:hAnsi="Times New Roman" w:cs="Times New Roman"/>
          <w:lang w:val="la-Latn"/>
        </w:rPr>
        <w:t>cibis per aqualiculos in secessu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it</w:t>
      </w:r>
      <w:r w:rsidR="00FE7462" w:rsidRPr="007A06F5">
        <w:rPr>
          <w:rFonts w:ascii="Times New Roman" w:hAnsi="Times New Roman" w:cs="Times New Roman"/>
          <w:lang w:val="la-Latn"/>
        </w:rPr>
        <w:t xml:space="preserve">ti. Superflua </w:t>
      </w:r>
      <w:r w:rsidR="00F47467" w:rsidRPr="007A06F5">
        <w:rPr>
          <w:rFonts w:ascii="Times New Roman" w:hAnsi="Times New Roman" w:cs="Times New Roman"/>
          <w:lang w:val="la-Latn"/>
        </w:rPr>
        <w:t xml:space="preserve">est </w:t>
      </w:r>
      <w:r w:rsidR="00FE7462" w:rsidRPr="007A06F5">
        <w:rPr>
          <w:rFonts w:ascii="Times New Roman" w:hAnsi="Times New Roman" w:cs="Times New Roman"/>
          <w:lang w:val="la-Latn"/>
        </w:rPr>
        <w:t>h</w:t>
      </w:r>
      <w:r w:rsidR="00F47467" w:rsidRPr="007A06F5">
        <w:rPr>
          <w:rFonts w:ascii="Times New Roman" w:hAnsi="Times New Roman" w:cs="Times New Roman"/>
          <w:lang w:val="la-Latn"/>
        </w:rPr>
        <w:t>ujus</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o</w:t>
      </w:r>
      <w:r w:rsidR="00FE7462" w:rsidRPr="007A06F5">
        <w:rPr>
          <w:rFonts w:ascii="Times New Roman" w:hAnsi="Times New Roman" w:cs="Times New Roman"/>
          <w:lang w:val="la-Latn"/>
        </w:rPr>
        <w:t>d</w:t>
      </w:r>
      <w:r w:rsidR="00F47467" w:rsidRPr="007A06F5">
        <w:rPr>
          <w:rFonts w:ascii="Times New Roman" w:hAnsi="Times New Roman" w:cs="Times New Roman"/>
          <w:lang w:val="la-Latn"/>
        </w:rPr>
        <w:t>i qu</w:t>
      </w:r>
      <w:r w:rsidR="0082229C" w:rsidRPr="007A06F5">
        <w:rPr>
          <w:rFonts w:ascii="Times New Roman" w:hAnsi="Times New Roman" w:cs="Times New Roman"/>
          <w:lang w:val="la-Latn"/>
        </w:rPr>
        <w:t>æ</w:t>
      </w:r>
      <w:r w:rsidR="00F47467" w:rsidRPr="007A06F5">
        <w:rPr>
          <w:rFonts w:ascii="Times New Roman" w:hAnsi="Times New Roman" w:cs="Times New Roman"/>
          <w:lang w:val="la-Latn"/>
        </w:rPr>
        <w:t>sti</w:t>
      </w:r>
      <w:r w:rsidR="00FE7462" w:rsidRPr="007A06F5">
        <w:rPr>
          <w:rFonts w:ascii="Times New Roman" w:hAnsi="Times New Roman" w:cs="Times New Roman"/>
          <w:lang w:val="la-Latn"/>
        </w:rPr>
        <w:t>o, cum ipse Salvator dixerit in Evangelio: „</w:t>
      </w:r>
      <w:r w:rsidR="00F47467" w:rsidRPr="007A06F5">
        <w:rPr>
          <w:rFonts w:ascii="Times New Roman" w:hAnsi="Times New Roman" w:cs="Times New Roman"/>
          <w:lang w:val="la-Latn"/>
        </w:rPr>
        <w:t>Omne quod in</w:t>
      </w:r>
      <w:r w:rsidR="00FE7462" w:rsidRPr="007A06F5">
        <w:rPr>
          <w:rFonts w:ascii="Times New Roman" w:hAnsi="Times New Roman" w:cs="Times New Roman"/>
          <w:lang w:val="la-Latn"/>
        </w:rPr>
        <w:t>t</w:t>
      </w:r>
      <w:r w:rsidR="00F47467" w:rsidRPr="007A06F5">
        <w:rPr>
          <w:rFonts w:ascii="Times New Roman" w:hAnsi="Times New Roman" w:cs="Times New Roman"/>
          <w:lang w:val="la-Latn"/>
        </w:rPr>
        <w:t>rat in os, in ventr</w:t>
      </w:r>
      <w:r w:rsidR="00FE7462" w:rsidRPr="007A06F5">
        <w:rPr>
          <w:rFonts w:ascii="Times New Roman" w:hAnsi="Times New Roman" w:cs="Times New Roman"/>
          <w:lang w:val="la-Latn"/>
        </w:rPr>
        <w:t>e</w:t>
      </w:r>
      <w:r w:rsidR="00C40DD9" w:rsidRPr="007A06F5">
        <w:rPr>
          <w:rFonts w:ascii="Times New Roman" w:hAnsi="Times New Roman" w:cs="Times New Roman"/>
          <w:lang w:val="la-Latn"/>
        </w:rPr>
        <w:t xml:space="preserve">m </w:t>
      </w:r>
      <w:r w:rsidR="00F47467" w:rsidRPr="007A06F5">
        <w:rPr>
          <w:rFonts w:ascii="Times New Roman" w:hAnsi="Times New Roman" w:cs="Times New Roman"/>
          <w:lang w:val="la-Latn"/>
        </w:rPr>
        <w:t>vadit et in secessu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w:t>
      </w:r>
      <w:r w:rsidR="00FE7462" w:rsidRPr="007A06F5">
        <w:rPr>
          <w:rFonts w:ascii="Times New Roman" w:hAnsi="Times New Roman" w:cs="Times New Roman"/>
          <w:lang w:val="la-Latn"/>
        </w:rPr>
        <w:t>e</w:t>
      </w:r>
      <w:r w:rsidR="0082229C" w:rsidRPr="007A06F5">
        <w:rPr>
          <w:rFonts w:ascii="Times New Roman" w:hAnsi="Times New Roman" w:cs="Times New Roman"/>
          <w:lang w:val="la-Latn"/>
        </w:rPr>
        <w:t>m</w:t>
      </w:r>
      <w:r w:rsidR="00FE7462" w:rsidRPr="007A06F5">
        <w:rPr>
          <w:rFonts w:ascii="Times New Roman" w:hAnsi="Times New Roman" w:cs="Times New Roman"/>
          <w:lang w:val="la-Latn"/>
        </w:rPr>
        <w:t>itt</w:t>
      </w:r>
      <w:r w:rsidR="00F47467" w:rsidRPr="007A06F5">
        <w:rPr>
          <w:rFonts w:ascii="Times New Roman" w:hAnsi="Times New Roman" w:cs="Times New Roman"/>
          <w:lang w:val="la-Latn"/>
        </w:rPr>
        <w:t>itur (</w:t>
      </w:r>
      <w:r w:rsidR="00FE7462" w:rsidRPr="007A06F5">
        <w:rPr>
          <w:rFonts w:ascii="Times New Roman" w:hAnsi="Times New Roman" w:cs="Times New Roman"/>
          <w:lang w:val="la-Latn"/>
        </w:rPr>
        <w:t>Math.</w:t>
      </w:r>
      <w:r w:rsidR="00F47467" w:rsidRPr="007A06F5">
        <w:rPr>
          <w:rFonts w:ascii="Times New Roman" w:hAnsi="Times New Roman" w:cs="Times New Roman"/>
          <w:lang w:val="la-Latn"/>
        </w:rPr>
        <w:t>).</w:t>
      </w:r>
      <w:r w:rsidR="00FE7462" w:rsidRPr="007A06F5">
        <w:rPr>
          <w:rFonts w:ascii="Times New Roman" w:hAnsi="Times New Roman" w:cs="Times New Roman"/>
          <w:lang w:val="la-Latn"/>
        </w:rPr>
        <w:t>“</w:t>
      </w:r>
      <w:r w:rsidR="00F47467" w:rsidRPr="007A06F5">
        <w:rPr>
          <w:rFonts w:ascii="Times New Roman" w:hAnsi="Times New Roman" w:cs="Times New Roman"/>
          <w:lang w:val="la-Latn"/>
        </w:rPr>
        <w:t xml:space="preserve"> </w:t>
      </w:r>
      <w:r w:rsidR="00C40DD9" w:rsidRPr="007A06F5">
        <w:rPr>
          <w:rFonts w:ascii="Times New Roman" w:hAnsi="Times New Roman" w:cs="Times New Roman"/>
          <w:lang w:val="la-Latn"/>
        </w:rPr>
        <w:t>Sacra</w:t>
      </w:r>
      <w:r w:rsidR="0082229C" w:rsidRPr="007A06F5">
        <w:rPr>
          <w:rFonts w:ascii="Times New Roman" w:hAnsi="Times New Roman" w:cs="Times New Roman"/>
          <w:lang w:val="la-Latn"/>
        </w:rPr>
        <w:t>m</w:t>
      </w:r>
      <w:r w:rsidR="00FE7462" w:rsidRPr="007A06F5">
        <w:rPr>
          <w:rFonts w:ascii="Times New Roman" w:hAnsi="Times New Roman" w:cs="Times New Roman"/>
          <w:lang w:val="la-Latn"/>
        </w:rPr>
        <w:t>e</w:t>
      </w:r>
      <w:r w:rsidR="00F47467" w:rsidRPr="007A06F5">
        <w:rPr>
          <w:rFonts w:ascii="Times New Roman" w:hAnsi="Times New Roman" w:cs="Times New Roman"/>
          <w:lang w:val="la-Latn"/>
        </w:rPr>
        <w:t>ntu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corporis et sanguinis, id est </w:t>
      </w:r>
      <w:r w:rsidR="00C40DD9" w:rsidRPr="007A06F5">
        <w:rPr>
          <w:rFonts w:ascii="Times New Roman" w:hAnsi="Times New Roman" w:cs="Times New Roman"/>
          <w:lang w:val="la-Latn"/>
        </w:rPr>
        <w:t xml:space="preserve">ex rebus </w:t>
      </w:r>
      <w:r w:rsidR="00F47467" w:rsidRPr="007A06F5">
        <w:rPr>
          <w:rFonts w:ascii="Times New Roman" w:hAnsi="Times New Roman" w:cs="Times New Roman"/>
          <w:lang w:val="la-Latn"/>
        </w:rPr>
        <w:t>visibilibus et corpor</w:t>
      </w:r>
      <w:r w:rsidR="00C40DD9" w:rsidRPr="007A06F5">
        <w:rPr>
          <w:rFonts w:ascii="Times New Roman" w:hAnsi="Times New Roman" w:cs="Times New Roman"/>
          <w:lang w:val="la-Latn"/>
        </w:rPr>
        <w:t>alibus conficitur; sed invisibile</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ta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corporis qua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anim</w:t>
      </w:r>
      <w:r w:rsidR="00C40DD9" w:rsidRPr="007A06F5">
        <w:rPr>
          <w:rFonts w:ascii="Times New Roman" w:hAnsi="Times New Roman" w:cs="Times New Roman"/>
          <w:lang w:val="la-Latn"/>
        </w:rPr>
        <w:t>æ efficit sanctificatio</w:t>
      </w:r>
      <w:r w:rsidR="00F47467" w:rsidRPr="007A06F5">
        <w:rPr>
          <w:rFonts w:ascii="Times New Roman" w:hAnsi="Times New Roman" w:cs="Times New Roman"/>
          <w:lang w:val="la-Latn"/>
        </w:rPr>
        <w:t>ne</w:t>
      </w:r>
      <w:r w:rsidR="00C40DD9" w:rsidRPr="007A06F5">
        <w:rPr>
          <w:rFonts w:ascii="Times New Roman" w:hAnsi="Times New Roman" w:cs="Times New Roman"/>
          <w:lang w:val="la-Latn"/>
        </w:rPr>
        <w:t>m</w:t>
      </w:r>
      <w:r w:rsidR="00F47467" w:rsidRPr="007A06F5">
        <w:rPr>
          <w:rFonts w:ascii="Times New Roman" w:hAnsi="Times New Roman" w:cs="Times New Roman"/>
          <w:lang w:val="la-Latn"/>
        </w:rPr>
        <w:t xml:space="preserve"> [et] salutem. Qua est enim ratio ut hoc quo</w:t>
      </w:r>
      <w:r w:rsidR="00C40DD9" w:rsidRPr="007A06F5">
        <w:rPr>
          <w:rFonts w:ascii="Times New Roman" w:hAnsi="Times New Roman" w:cs="Times New Roman"/>
          <w:lang w:val="la-Latn"/>
        </w:rPr>
        <w:t>d s</w:t>
      </w:r>
      <w:r w:rsidR="00F47467" w:rsidRPr="007A06F5">
        <w:rPr>
          <w:rFonts w:ascii="Times New Roman" w:hAnsi="Times New Roman" w:cs="Times New Roman"/>
          <w:lang w:val="la-Latn"/>
        </w:rPr>
        <w:t>to</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ac</w:t>
      </w:r>
      <w:r w:rsidR="00C40DD9" w:rsidRPr="007A06F5">
        <w:rPr>
          <w:rFonts w:ascii="Times New Roman" w:hAnsi="Times New Roman" w:cs="Times New Roman"/>
          <w:lang w:val="la-Latn"/>
        </w:rPr>
        <w:t>h</w:t>
      </w:r>
      <w:r w:rsidR="00F47467" w:rsidRPr="007A06F5">
        <w:rPr>
          <w:rFonts w:ascii="Times New Roman" w:hAnsi="Times New Roman" w:cs="Times New Roman"/>
          <w:lang w:val="la-Latn"/>
        </w:rPr>
        <w:t>o digeritur, et in s</w:t>
      </w:r>
      <w:r w:rsidR="00C40DD9" w:rsidRPr="007A06F5">
        <w:rPr>
          <w:rFonts w:ascii="Times New Roman" w:hAnsi="Times New Roman" w:cs="Times New Roman"/>
          <w:lang w:val="la-Latn"/>
        </w:rPr>
        <w:t>e</w:t>
      </w:r>
      <w:r w:rsidR="00F47467" w:rsidRPr="007A06F5">
        <w:rPr>
          <w:rFonts w:ascii="Times New Roman" w:hAnsi="Times New Roman" w:cs="Times New Roman"/>
          <w:lang w:val="la-Latn"/>
        </w:rPr>
        <w:t>cess</w:t>
      </w:r>
      <w:r w:rsidR="00C40DD9" w:rsidRPr="007A06F5">
        <w:rPr>
          <w:rFonts w:ascii="Times New Roman" w:hAnsi="Times New Roman" w:cs="Times New Roman"/>
          <w:lang w:val="la-Latn"/>
        </w:rPr>
        <w:t>u</w:t>
      </w:r>
      <w:r w:rsidR="00F47467" w:rsidRPr="007A06F5">
        <w:rPr>
          <w:rFonts w:ascii="Times New Roman" w:hAnsi="Times New Roman" w:cs="Times New Roman"/>
          <w:lang w:val="la-Latn"/>
        </w:rPr>
        <w:t>m e</w:t>
      </w:r>
      <w:r w:rsidR="0082229C" w:rsidRPr="007A06F5">
        <w:rPr>
          <w:rFonts w:ascii="Times New Roman" w:hAnsi="Times New Roman" w:cs="Times New Roman"/>
          <w:lang w:val="la-Latn"/>
        </w:rPr>
        <w:t>m</w:t>
      </w:r>
      <w:r w:rsidR="00C40DD9" w:rsidRPr="007A06F5">
        <w:rPr>
          <w:rFonts w:ascii="Times New Roman" w:hAnsi="Times New Roman" w:cs="Times New Roman"/>
          <w:lang w:val="la-Latn"/>
        </w:rPr>
        <w:t>ittitur, ite</w:t>
      </w:r>
      <w:r w:rsidR="00F47467" w:rsidRPr="007A06F5">
        <w:rPr>
          <w:rFonts w:ascii="Times New Roman" w:hAnsi="Times New Roman" w:cs="Times New Roman"/>
          <w:lang w:val="la-Latn"/>
        </w:rPr>
        <w:t>rum in statu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pristinu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redeat, cum nullus h</w:t>
      </w:r>
      <w:r w:rsidR="00C40DD9" w:rsidRPr="007A06F5">
        <w:rPr>
          <w:rFonts w:ascii="Times New Roman" w:hAnsi="Times New Roman" w:cs="Times New Roman"/>
          <w:lang w:val="la-Latn"/>
        </w:rPr>
        <w:t>oc un</w:t>
      </w:r>
      <w:r w:rsidR="00F47467" w:rsidRPr="007A06F5">
        <w:rPr>
          <w:rFonts w:ascii="Times New Roman" w:hAnsi="Times New Roman" w:cs="Times New Roman"/>
          <w:lang w:val="la-Latn"/>
        </w:rPr>
        <w:t>qua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fieri esse asseruerit?</w:t>
      </w:r>
    </w:p>
    <w:p w14:paraId="379BC611" w14:textId="79EE0710"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Na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quida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nuper, d</w:t>
      </w:r>
      <w:r w:rsidR="00D4656C" w:rsidRPr="007A06F5">
        <w:rPr>
          <w:rFonts w:ascii="Times New Roman" w:hAnsi="Times New Roman" w:cs="Times New Roman"/>
          <w:lang w:val="la-Latn"/>
        </w:rPr>
        <w:t>e</w:t>
      </w:r>
      <w:r w:rsidRPr="007A06F5">
        <w:rPr>
          <w:rFonts w:ascii="Times New Roman" w:hAnsi="Times New Roman" w:cs="Times New Roman"/>
          <w:lang w:val="la-Latn"/>
        </w:rPr>
        <w:t xml:space="preserve"> ipso sacra</w:t>
      </w:r>
      <w:r w:rsidR="0082229C" w:rsidRPr="007A06F5">
        <w:rPr>
          <w:rFonts w:ascii="Times New Roman" w:hAnsi="Times New Roman" w:cs="Times New Roman"/>
          <w:lang w:val="la-Latn"/>
        </w:rPr>
        <w:t>m</w:t>
      </w:r>
      <w:r w:rsidRPr="007A06F5">
        <w:rPr>
          <w:rFonts w:ascii="Times New Roman" w:hAnsi="Times New Roman" w:cs="Times New Roman"/>
          <w:lang w:val="la-Latn"/>
        </w:rPr>
        <w:t>en</w:t>
      </w:r>
      <w:r w:rsidR="00A750BC" w:rsidRPr="007A06F5">
        <w:rPr>
          <w:rFonts w:ascii="Times New Roman" w:hAnsi="Times New Roman" w:cs="Times New Roman"/>
          <w:lang w:val="la-Latn"/>
        </w:rPr>
        <w:t>t</w:t>
      </w:r>
      <w:r w:rsidRPr="007A06F5">
        <w:rPr>
          <w:rFonts w:ascii="Times New Roman" w:hAnsi="Times New Roman" w:cs="Times New Roman"/>
          <w:lang w:val="la-Latn"/>
        </w:rPr>
        <w:t>o corp</w:t>
      </w:r>
      <w:r w:rsidR="00A750BC" w:rsidRPr="007A06F5">
        <w:rPr>
          <w:rFonts w:ascii="Times New Roman" w:hAnsi="Times New Roman" w:cs="Times New Roman"/>
          <w:lang w:val="la-Latn"/>
        </w:rPr>
        <w:t>o</w:t>
      </w:r>
      <w:r w:rsidRPr="007A06F5">
        <w:rPr>
          <w:rFonts w:ascii="Times New Roman" w:hAnsi="Times New Roman" w:cs="Times New Roman"/>
          <w:lang w:val="la-Latn"/>
        </w:rPr>
        <w:t>ris</w:t>
      </w:r>
      <w:r w:rsidR="00D4656C" w:rsidRPr="007A06F5">
        <w:rPr>
          <w:rFonts w:ascii="Times New Roman" w:hAnsi="Times New Roman" w:cs="Times New Roman"/>
          <w:lang w:val="la-Latn"/>
        </w:rPr>
        <w:t xml:space="preserve"> et sanguinis Domini non rite sentientes, dixerunt: Hoc ipsum corpus, et sanguinem Domini, quod de Maria Virgine natum est, et in quo ipse Dominus passus est in cruce, et resurrexit de sepulcro cui errori quantum potuimus, ad Egilum abbatem scribentes, de corpore ipso quid vere credendum sit aperuimus. Dicit  enim de corpore et sanguine suo  ipse Dominus in Evangelio: „Ego sum panis vivus,  qui de cœlo descendi; si quis manducaverit ex hoc pane, vivet in æternum. Caro enim mea vere est cibus, et sanguis meus vere est potus. Qui manducat meam carnem, et bibit meum sanguinem, habet vitam ælernam.“ Hanc ergo vitam non habet, qui illum panem non manducat, nec istum sanguinem bibit. Nam illam temporalem vitam sine illo homines utcunque in hoc sæculo habere possunt, qui non sunt per fidem in corpore ejus; æternam vero nunquam, quæ sanctis promittitur. Ne autem putarent sic in isto cibo et potu, quem carnaliter su</w:t>
      </w:r>
      <w:r w:rsidR="009223D7" w:rsidRPr="007A06F5">
        <w:rPr>
          <w:rFonts w:ascii="Times New Roman" w:hAnsi="Times New Roman" w:cs="Times New Roman"/>
          <w:lang w:val="la-Latn"/>
        </w:rPr>
        <w:t>munt, et spiritualiter non intelligunt, in fide promitti vitam æternam: ut, qui eam sumerent, nec anima, nec corpore morerentur, huic cogitationi dignatus est occurrere. Nam cum dixisset: „Qui manducat carnem meam, et bibit meum sanguinem, habet vitam æternam,” continuo subjecit et dixit: „Ego resuscitabo eum in novissimo die,“ ut habeat interim, secundum spiritum, vitam æternam. In novissimo ergo die, quando anima incorruptum corpus suscipiet, tunc anima et corpus cujuscunque sancti, unum sociata, habebunt, vitam æternam, quia adunantur simul caput et membra, et sic totum corpus Christi gaudebit in perpetuum. Caro enim mea</w:t>
      </w:r>
      <w:r w:rsidR="00E45106" w:rsidRPr="007A06F5">
        <w:rPr>
          <w:rFonts w:ascii="Times New Roman" w:hAnsi="Times New Roman" w:cs="Times New Roman"/>
          <w:lang w:val="la-Latn"/>
        </w:rPr>
        <w:t xml:space="preserve"> </w:t>
      </w:r>
      <w:r w:rsidRPr="007A06F5">
        <w:rPr>
          <w:rFonts w:ascii="Times New Roman" w:hAnsi="Times New Roman" w:cs="Times New Roman"/>
          <w:lang w:val="la-Latn"/>
        </w:rPr>
        <w:t xml:space="preserve">vere est </w:t>
      </w:r>
      <w:r w:rsidR="009223D7" w:rsidRPr="007A06F5">
        <w:rPr>
          <w:rFonts w:ascii="Times New Roman" w:hAnsi="Times New Roman" w:cs="Times New Roman"/>
          <w:lang w:val="la-Latn"/>
        </w:rPr>
        <w:t>c</w:t>
      </w:r>
      <w:r w:rsidRPr="007A06F5">
        <w:rPr>
          <w:rFonts w:ascii="Times New Roman" w:hAnsi="Times New Roman" w:cs="Times New Roman"/>
          <w:lang w:val="la-Latn"/>
        </w:rPr>
        <w:t xml:space="preserve">ibus, et sanguis </w:t>
      </w:r>
      <w:r w:rsidR="0082229C" w:rsidRPr="007A06F5">
        <w:rPr>
          <w:rFonts w:ascii="Times New Roman" w:hAnsi="Times New Roman" w:cs="Times New Roman"/>
          <w:lang w:val="la-Latn"/>
        </w:rPr>
        <w:t>m</w:t>
      </w:r>
      <w:r w:rsidR="00E45106" w:rsidRPr="007A06F5">
        <w:rPr>
          <w:rFonts w:ascii="Times New Roman" w:hAnsi="Times New Roman" w:cs="Times New Roman"/>
          <w:lang w:val="la-Latn"/>
        </w:rPr>
        <w:t xml:space="preserve">eus vere est potus.“ </w:t>
      </w:r>
      <w:r w:rsidRPr="007A06F5">
        <w:rPr>
          <w:rFonts w:ascii="Times New Roman" w:hAnsi="Times New Roman" w:cs="Times New Roman"/>
          <w:lang w:val="la-Latn"/>
        </w:rPr>
        <w:t>Cu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eni</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cibo </w:t>
      </w:r>
      <w:r w:rsidR="00E45106" w:rsidRPr="007A06F5">
        <w:rPr>
          <w:rFonts w:ascii="Times New Roman" w:hAnsi="Times New Roman" w:cs="Times New Roman"/>
          <w:lang w:val="la-Latn"/>
        </w:rPr>
        <w:t>e</w:t>
      </w:r>
      <w:r w:rsidRPr="007A06F5">
        <w:rPr>
          <w:rFonts w:ascii="Times New Roman" w:hAnsi="Times New Roman" w:cs="Times New Roman"/>
          <w:lang w:val="la-Latn"/>
        </w:rPr>
        <w:t>t po</w:t>
      </w:r>
      <w:r w:rsidR="00E45106" w:rsidRPr="007A06F5">
        <w:rPr>
          <w:rFonts w:ascii="Times New Roman" w:hAnsi="Times New Roman" w:cs="Times New Roman"/>
          <w:lang w:val="la-Latn"/>
        </w:rPr>
        <w:t>t</w:t>
      </w:r>
      <w:r w:rsidRPr="007A06F5">
        <w:rPr>
          <w:rFonts w:ascii="Times New Roman" w:hAnsi="Times New Roman" w:cs="Times New Roman"/>
          <w:lang w:val="la-Latn"/>
        </w:rPr>
        <w:t xml:space="preserve">u id appetant </w:t>
      </w:r>
      <w:r w:rsidR="00E45106" w:rsidRPr="007A06F5">
        <w:rPr>
          <w:rFonts w:ascii="Times New Roman" w:hAnsi="Times New Roman" w:cs="Times New Roman"/>
          <w:lang w:val="la-Latn"/>
        </w:rPr>
        <w:t>h</w:t>
      </w:r>
      <w:r w:rsidR="00665E37" w:rsidRPr="007A06F5">
        <w:rPr>
          <w:rFonts w:ascii="Times New Roman" w:hAnsi="Times New Roman" w:cs="Times New Roman"/>
          <w:lang w:val="la-Latn"/>
        </w:rPr>
        <w:t>o</w:t>
      </w:r>
      <w:r w:rsidR="0082229C" w:rsidRPr="007A06F5">
        <w:rPr>
          <w:rFonts w:ascii="Times New Roman" w:hAnsi="Times New Roman" w:cs="Times New Roman"/>
          <w:lang w:val="la-Latn"/>
        </w:rPr>
        <w:t>m</w:t>
      </w:r>
      <w:r w:rsidRPr="007A06F5">
        <w:rPr>
          <w:rFonts w:ascii="Times New Roman" w:hAnsi="Times New Roman" w:cs="Times New Roman"/>
          <w:lang w:val="la-Latn"/>
        </w:rPr>
        <w:t>i</w:t>
      </w:r>
      <w:r w:rsidR="00E45106" w:rsidRPr="007A06F5">
        <w:rPr>
          <w:rFonts w:ascii="Times New Roman" w:hAnsi="Times New Roman" w:cs="Times New Roman"/>
          <w:lang w:val="la-Latn"/>
        </w:rPr>
        <w:t>n</w:t>
      </w:r>
      <w:r w:rsidRPr="007A06F5">
        <w:rPr>
          <w:rFonts w:ascii="Times New Roman" w:hAnsi="Times New Roman" w:cs="Times New Roman"/>
          <w:lang w:val="la-Latn"/>
        </w:rPr>
        <w:t>es, ut non</w:t>
      </w:r>
      <w:r w:rsidR="00E45106" w:rsidRPr="007A06F5">
        <w:rPr>
          <w:rFonts w:ascii="Times New Roman" w:hAnsi="Times New Roman" w:cs="Times New Roman"/>
          <w:lang w:val="la-Latn"/>
        </w:rPr>
        <w:t xml:space="preserve"> </w:t>
      </w:r>
      <w:r w:rsidRPr="007A06F5">
        <w:rPr>
          <w:rFonts w:ascii="Times New Roman" w:hAnsi="Times New Roman" w:cs="Times New Roman"/>
          <w:lang w:val="la-Latn"/>
        </w:rPr>
        <w:t>esuriant, neque si</w:t>
      </w:r>
      <w:r w:rsidR="00E45106" w:rsidRPr="007A06F5">
        <w:rPr>
          <w:rFonts w:ascii="Times New Roman" w:hAnsi="Times New Roman" w:cs="Times New Roman"/>
          <w:lang w:val="la-Latn"/>
        </w:rPr>
        <w:t>t</w:t>
      </w:r>
      <w:r w:rsidRPr="007A06F5">
        <w:rPr>
          <w:rFonts w:ascii="Times New Roman" w:hAnsi="Times New Roman" w:cs="Times New Roman"/>
          <w:lang w:val="la-Latn"/>
        </w:rPr>
        <w:t xml:space="preserve">iant, hoc </w:t>
      </w:r>
      <w:r w:rsidR="00E45106" w:rsidRPr="007A06F5">
        <w:rPr>
          <w:rFonts w:ascii="Times New Roman" w:hAnsi="Times New Roman" w:cs="Times New Roman"/>
          <w:lang w:val="la-Latn"/>
        </w:rPr>
        <w:t>v</w:t>
      </w:r>
      <w:r w:rsidRPr="007A06F5">
        <w:rPr>
          <w:rFonts w:ascii="Times New Roman" w:hAnsi="Times New Roman" w:cs="Times New Roman"/>
          <w:lang w:val="la-Latn"/>
        </w:rPr>
        <w:t>eraciter non pr</w:t>
      </w:r>
      <w:r w:rsidR="00E45106" w:rsidRPr="007A06F5">
        <w:rPr>
          <w:rFonts w:ascii="Times New Roman" w:hAnsi="Times New Roman" w:cs="Times New Roman"/>
          <w:lang w:val="la-Latn"/>
        </w:rPr>
        <w:t>æ</w:t>
      </w:r>
      <w:r w:rsidRPr="007A06F5">
        <w:rPr>
          <w:rFonts w:ascii="Times New Roman" w:hAnsi="Times New Roman" w:cs="Times New Roman"/>
          <w:lang w:val="la-Latn"/>
        </w:rPr>
        <w:t>stat,</w:t>
      </w:r>
      <w:r w:rsidR="00E45106" w:rsidRPr="007A06F5">
        <w:rPr>
          <w:rFonts w:ascii="Times New Roman" w:hAnsi="Times New Roman" w:cs="Times New Roman"/>
          <w:lang w:val="la-Latn"/>
        </w:rPr>
        <w:t xml:space="preserve"> n</w:t>
      </w:r>
      <w:r w:rsidRPr="007A06F5">
        <w:rPr>
          <w:rFonts w:ascii="Times New Roman" w:hAnsi="Times New Roman" w:cs="Times New Roman"/>
          <w:lang w:val="la-Latn"/>
        </w:rPr>
        <w:t xml:space="preserve">isi iste cibus et potus, qui </w:t>
      </w:r>
      <w:r w:rsidR="00E45106" w:rsidRPr="007A06F5">
        <w:rPr>
          <w:rFonts w:ascii="Times New Roman" w:hAnsi="Times New Roman" w:cs="Times New Roman"/>
          <w:lang w:val="la-Latn"/>
        </w:rPr>
        <w:t>e</w:t>
      </w:r>
      <w:r w:rsidRPr="007A06F5">
        <w:rPr>
          <w:rFonts w:ascii="Times New Roman" w:hAnsi="Times New Roman" w:cs="Times New Roman"/>
          <w:lang w:val="la-Latn"/>
        </w:rPr>
        <w:t>os a quibus su</w:t>
      </w:r>
      <w:r w:rsidR="0082229C" w:rsidRPr="007A06F5">
        <w:rPr>
          <w:rFonts w:ascii="Times New Roman" w:hAnsi="Times New Roman" w:cs="Times New Roman"/>
          <w:lang w:val="la-Latn"/>
        </w:rPr>
        <w:t>m</w:t>
      </w:r>
      <w:r w:rsidRPr="007A06F5">
        <w:rPr>
          <w:rFonts w:ascii="Times New Roman" w:hAnsi="Times New Roman" w:cs="Times New Roman"/>
          <w:lang w:val="la-Latn"/>
        </w:rPr>
        <w:t>i</w:t>
      </w:r>
      <w:r w:rsidR="00E45106" w:rsidRPr="007A06F5">
        <w:rPr>
          <w:rFonts w:ascii="Times New Roman" w:hAnsi="Times New Roman" w:cs="Times New Roman"/>
          <w:lang w:val="la-Latn"/>
        </w:rPr>
        <w:t>t</w:t>
      </w:r>
      <w:r w:rsidRPr="007A06F5">
        <w:rPr>
          <w:rFonts w:ascii="Times New Roman" w:hAnsi="Times New Roman" w:cs="Times New Roman"/>
          <w:lang w:val="la-Latn"/>
        </w:rPr>
        <w:t>ur im</w:t>
      </w:r>
      <w:r w:rsidR="00E45106" w:rsidRPr="007A06F5">
        <w:rPr>
          <w:rFonts w:ascii="Times New Roman" w:hAnsi="Times New Roman" w:cs="Times New Roman"/>
          <w:lang w:val="la-Latn"/>
        </w:rPr>
        <w:t>m</w:t>
      </w:r>
      <w:r w:rsidRPr="007A06F5">
        <w:rPr>
          <w:rFonts w:ascii="Times New Roman" w:hAnsi="Times New Roman" w:cs="Times New Roman"/>
          <w:lang w:val="la-Latn"/>
        </w:rPr>
        <w:t>ortal</w:t>
      </w:r>
      <w:r w:rsidR="00E45106" w:rsidRPr="007A06F5">
        <w:rPr>
          <w:rFonts w:ascii="Times New Roman" w:hAnsi="Times New Roman" w:cs="Times New Roman"/>
          <w:lang w:val="la-Latn"/>
        </w:rPr>
        <w:t>e</w:t>
      </w:r>
      <w:r w:rsidRPr="007A06F5">
        <w:rPr>
          <w:rFonts w:ascii="Times New Roman" w:hAnsi="Times New Roman" w:cs="Times New Roman"/>
          <w:lang w:val="la-Latn"/>
        </w:rPr>
        <w:t>s et incorruptibil</w:t>
      </w:r>
      <w:r w:rsidR="00E45106" w:rsidRPr="007A06F5">
        <w:rPr>
          <w:rFonts w:ascii="Times New Roman" w:hAnsi="Times New Roman" w:cs="Times New Roman"/>
          <w:lang w:val="la-Latn"/>
        </w:rPr>
        <w:t xml:space="preserve">es facit; id est societas ipsa </w:t>
      </w:r>
      <w:r w:rsidRPr="007A06F5">
        <w:rPr>
          <w:rFonts w:ascii="Times New Roman" w:hAnsi="Times New Roman" w:cs="Times New Roman"/>
          <w:lang w:val="la-Latn"/>
        </w:rPr>
        <w:t>sanctoru</w:t>
      </w:r>
      <w:r w:rsidR="0082229C" w:rsidRPr="007A06F5">
        <w:rPr>
          <w:rFonts w:ascii="Times New Roman" w:hAnsi="Times New Roman" w:cs="Times New Roman"/>
          <w:lang w:val="la-Latn"/>
        </w:rPr>
        <w:t>m</w:t>
      </w:r>
      <w:r w:rsidRPr="007A06F5">
        <w:rPr>
          <w:rFonts w:ascii="Times New Roman" w:hAnsi="Times New Roman" w:cs="Times New Roman"/>
          <w:lang w:val="la-Latn"/>
        </w:rPr>
        <w:t>, ubi pax erit, et unitas p</w:t>
      </w:r>
      <w:r w:rsidR="00E45106" w:rsidRPr="007A06F5">
        <w:rPr>
          <w:rFonts w:ascii="Times New Roman" w:hAnsi="Times New Roman" w:cs="Times New Roman"/>
          <w:lang w:val="la-Latn"/>
        </w:rPr>
        <w:t>l</w:t>
      </w:r>
      <w:r w:rsidRPr="007A06F5">
        <w:rPr>
          <w:rFonts w:ascii="Times New Roman" w:hAnsi="Times New Roman" w:cs="Times New Roman"/>
          <w:lang w:val="la-Latn"/>
        </w:rPr>
        <w:t>ena atque</w:t>
      </w:r>
      <w:r w:rsidR="00E45106" w:rsidRPr="007A06F5">
        <w:rPr>
          <w:rFonts w:ascii="Times New Roman" w:hAnsi="Times New Roman" w:cs="Times New Roman"/>
          <w:lang w:val="la-Latn"/>
        </w:rPr>
        <w:t xml:space="preserve"> </w:t>
      </w:r>
      <w:r w:rsidRPr="007A06F5">
        <w:rPr>
          <w:rFonts w:ascii="Times New Roman" w:hAnsi="Times New Roman" w:cs="Times New Roman"/>
          <w:lang w:val="la-Latn"/>
        </w:rPr>
        <w:t>perfec</w:t>
      </w:r>
      <w:r w:rsidR="00E45106" w:rsidRPr="007A06F5">
        <w:rPr>
          <w:rFonts w:ascii="Times New Roman" w:hAnsi="Times New Roman" w:cs="Times New Roman"/>
          <w:lang w:val="la-Latn"/>
        </w:rPr>
        <w:t>t</w:t>
      </w:r>
      <w:r w:rsidRPr="007A06F5">
        <w:rPr>
          <w:rFonts w:ascii="Times New Roman" w:hAnsi="Times New Roman" w:cs="Times New Roman"/>
          <w:lang w:val="la-Latn"/>
        </w:rPr>
        <w:t>a.</w:t>
      </w:r>
    </w:p>
    <w:p w14:paraId="6E0A5D3B" w14:textId="349FE875"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CAPUT XXXIV</w:t>
      </w:r>
      <w:r w:rsidR="00E45106" w:rsidRPr="007A06F5">
        <w:rPr>
          <w:rFonts w:ascii="Times New Roman" w:hAnsi="Times New Roman" w:cs="Times New Roman"/>
          <w:lang w:val="la-Latn"/>
        </w:rPr>
        <w:t>.</w:t>
      </w:r>
    </w:p>
    <w:p w14:paraId="1EA79639" w14:textId="75A58E04" w:rsidR="00F47467" w:rsidRPr="007A06F5" w:rsidRDefault="00F47467"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De restitutione Ebonis episcopi.</w:t>
      </w:r>
    </w:p>
    <w:p w14:paraId="32FEC135" w14:textId="49CE56E9" w:rsidR="00F47467" w:rsidRPr="007A06F5" w:rsidRDefault="00F47467" w:rsidP="00F47467">
      <w:pPr>
        <w:spacing w:after="120" w:line="240" w:lineRule="auto"/>
        <w:rPr>
          <w:rFonts w:ascii="Times New Roman" w:hAnsi="Times New Roman" w:cs="Times New Roman"/>
          <w:lang w:val="la-Latn"/>
        </w:rPr>
      </w:pPr>
      <w:commentRangeStart w:id="146"/>
      <w:r w:rsidRPr="007A06F5">
        <w:rPr>
          <w:rFonts w:ascii="Times New Roman" w:hAnsi="Times New Roman" w:cs="Times New Roman"/>
          <w:lang w:val="la-Latn"/>
        </w:rPr>
        <w:t>De Ebonis aute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Rhe</w:t>
      </w:r>
      <w:r w:rsidR="0082229C" w:rsidRPr="007A06F5">
        <w:rPr>
          <w:rFonts w:ascii="Times New Roman" w:hAnsi="Times New Roman" w:cs="Times New Roman"/>
          <w:lang w:val="la-Latn"/>
        </w:rPr>
        <w:t>m</w:t>
      </w:r>
      <w:r w:rsidRPr="007A06F5">
        <w:rPr>
          <w:rFonts w:ascii="Times New Roman" w:hAnsi="Times New Roman" w:cs="Times New Roman"/>
          <w:lang w:val="la-Latn"/>
        </w:rPr>
        <w:t>ensis episcopi deposition</w:t>
      </w:r>
      <w:r w:rsidR="00563D5E" w:rsidRPr="007A06F5">
        <w:rPr>
          <w:rFonts w:ascii="Times New Roman" w:hAnsi="Times New Roman" w:cs="Times New Roman"/>
          <w:lang w:val="la-Latn"/>
        </w:rPr>
        <w:t xml:space="preserve">e </w:t>
      </w:r>
      <w:commentRangeEnd w:id="146"/>
      <w:r w:rsidR="00772406" w:rsidRPr="007A06F5">
        <w:rPr>
          <w:rStyle w:val="Odkaznakoment"/>
          <w:rFonts w:ascii="Times New Roman" w:hAnsi="Times New Roman" w:cs="Times New Roman"/>
          <w:lang w:val="la-Latn"/>
        </w:rPr>
        <w:commentReference w:id="146"/>
      </w:r>
      <w:r w:rsidR="00563D5E" w:rsidRPr="007A06F5">
        <w:rPr>
          <w:rFonts w:ascii="Times New Roman" w:hAnsi="Times New Roman" w:cs="Times New Roman"/>
          <w:lang w:val="la-Latn"/>
        </w:rPr>
        <w:t>at</w:t>
      </w:r>
      <w:r w:rsidRPr="007A06F5">
        <w:rPr>
          <w:rFonts w:ascii="Times New Roman" w:hAnsi="Times New Roman" w:cs="Times New Roman"/>
          <w:lang w:val="la-Latn"/>
        </w:rPr>
        <w:t>que restitutione non ne</w:t>
      </w:r>
      <w:r w:rsidR="00563D5E" w:rsidRPr="007A06F5">
        <w:rPr>
          <w:rFonts w:ascii="Times New Roman" w:hAnsi="Times New Roman" w:cs="Times New Roman"/>
          <w:lang w:val="la-Latn"/>
        </w:rPr>
        <w:t>cesse</w:t>
      </w:r>
      <w:r w:rsidRPr="007A06F5">
        <w:rPr>
          <w:rFonts w:ascii="Times New Roman" w:hAnsi="Times New Roman" w:cs="Times New Roman"/>
          <w:lang w:val="la-Latn"/>
        </w:rPr>
        <w:t xml:space="preserve"> esse </w:t>
      </w:r>
      <w:r w:rsidR="00563D5E" w:rsidRPr="007A06F5">
        <w:rPr>
          <w:rFonts w:ascii="Times New Roman" w:hAnsi="Times New Roman" w:cs="Times New Roman"/>
          <w:lang w:val="la-Latn"/>
        </w:rPr>
        <w:t>æ</w:t>
      </w:r>
      <w:r w:rsidRPr="007A06F5">
        <w:rPr>
          <w:rFonts w:ascii="Times New Roman" w:hAnsi="Times New Roman" w:cs="Times New Roman"/>
          <w:lang w:val="la-Latn"/>
        </w:rPr>
        <w:t>sti</w:t>
      </w:r>
      <w:r w:rsidR="0082229C" w:rsidRPr="007A06F5">
        <w:rPr>
          <w:rFonts w:ascii="Times New Roman" w:hAnsi="Times New Roman" w:cs="Times New Roman"/>
          <w:lang w:val="la-Latn"/>
        </w:rPr>
        <w:t>m</w:t>
      </w:r>
      <w:r w:rsidR="00665E37" w:rsidRPr="007A06F5">
        <w:rPr>
          <w:rFonts w:ascii="Times New Roman" w:hAnsi="Times New Roman" w:cs="Times New Roman"/>
          <w:lang w:val="la-Latn"/>
        </w:rPr>
        <w:t>o</w:t>
      </w:r>
      <w:r w:rsidRPr="007A06F5">
        <w:rPr>
          <w:rFonts w:ascii="Times New Roman" w:hAnsi="Times New Roman" w:cs="Times New Roman"/>
          <w:lang w:val="la-Latn"/>
        </w:rPr>
        <w:t xml:space="preserve"> tu</w:t>
      </w:r>
      <w:r w:rsidR="00563D5E" w:rsidRPr="007A06F5">
        <w:rPr>
          <w:rFonts w:ascii="Times New Roman" w:hAnsi="Times New Roman" w:cs="Times New Roman"/>
          <w:lang w:val="la-Latn"/>
        </w:rPr>
        <w:t>æ in</w:t>
      </w:r>
      <w:r w:rsidR="00C23BD9" w:rsidRPr="007A06F5">
        <w:rPr>
          <w:rFonts w:ascii="Times New Roman" w:hAnsi="Times New Roman" w:cs="Times New Roman"/>
          <w:lang w:val="la-Latn"/>
        </w:rPr>
        <w:t>ter</w:t>
      </w:r>
      <w:r w:rsidRPr="007A06F5">
        <w:rPr>
          <w:rFonts w:ascii="Times New Roman" w:hAnsi="Times New Roman" w:cs="Times New Roman"/>
          <w:lang w:val="la-Latn"/>
        </w:rPr>
        <w:t>rogat</w:t>
      </w:r>
      <w:r w:rsidR="00DC19A8" w:rsidRPr="007A06F5">
        <w:rPr>
          <w:rFonts w:ascii="Times New Roman" w:hAnsi="Times New Roman" w:cs="Times New Roman"/>
          <w:lang w:val="la-Latn"/>
        </w:rPr>
        <w:t>i</w:t>
      </w:r>
      <w:r w:rsidRPr="007A06F5">
        <w:rPr>
          <w:rFonts w:ascii="Times New Roman" w:hAnsi="Times New Roman" w:cs="Times New Roman"/>
          <w:lang w:val="la-Latn"/>
        </w:rPr>
        <w:t>oni respondere.</w:t>
      </w:r>
      <w:r w:rsidR="00563D5E" w:rsidRPr="007A06F5">
        <w:rPr>
          <w:rFonts w:ascii="Times New Roman" w:hAnsi="Times New Roman" w:cs="Times New Roman"/>
          <w:lang w:val="la-Latn"/>
        </w:rPr>
        <w:t xml:space="preserve"> Videant illi qui hoc egerunt, </w:t>
      </w:r>
      <w:r w:rsidRPr="007A06F5">
        <w:rPr>
          <w:rFonts w:ascii="Times New Roman" w:hAnsi="Times New Roman" w:cs="Times New Roman"/>
          <w:lang w:val="la-Latn"/>
        </w:rPr>
        <w:t>ut</w:t>
      </w:r>
      <w:r w:rsidR="00563D5E" w:rsidRPr="007A06F5">
        <w:rPr>
          <w:rFonts w:ascii="Times New Roman" w:hAnsi="Times New Roman" w:cs="Times New Roman"/>
          <w:lang w:val="la-Latn"/>
        </w:rPr>
        <w:t>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j</w:t>
      </w:r>
      <w:r w:rsidR="00563D5E" w:rsidRPr="007A06F5">
        <w:rPr>
          <w:rFonts w:ascii="Times New Roman" w:hAnsi="Times New Roman" w:cs="Times New Roman"/>
          <w:lang w:val="la-Latn"/>
        </w:rPr>
        <w:t>u</w:t>
      </w:r>
      <w:r w:rsidRPr="007A06F5">
        <w:rPr>
          <w:rFonts w:ascii="Times New Roman" w:hAnsi="Times New Roman" w:cs="Times New Roman"/>
          <w:lang w:val="la-Latn"/>
        </w:rPr>
        <w:t>ste an injuste hoc fecerint. Ego, du</w:t>
      </w:r>
      <w:r w:rsidR="0082229C" w:rsidRPr="007A06F5">
        <w:rPr>
          <w:rFonts w:ascii="Times New Roman" w:hAnsi="Times New Roman" w:cs="Times New Roman"/>
          <w:lang w:val="la-Latn"/>
        </w:rPr>
        <w:t>m</w:t>
      </w:r>
      <w:r w:rsidR="00563D5E" w:rsidRPr="007A06F5">
        <w:rPr>
          <w:rFonts w:ascii="Times New Roman" w:hAnsi="Times New Roman" w:cs="Times New Roman"/>
          <w:lang w:val="la-Latn"/>
        </w:rPr>
        <w:t xml:space="preserve"> in </w:t>
      </w:r>
      <w:r w:rsidR="00E45106" w:rsidRPr="007A06F5">
        <w:rPr>
          <w:rFonts w:ascii="Times New Roman" w:hAnsi="Times New Roman" w:cs="Times New Roman"/>
          <w:lang w:val="la-Latn"/>
        </w:rPr>
        <w:t>e</w:t>
      </w:r>
      <w:r w:rsidRPr="007A06F5">
        <w:rPr>
          <w:rFonts w:ascii="Times New Roman" w:hAnsi="Times New Roman" w:cs="Times New Roman"/>
          <w:lang w:val="la-Latn"/>
        </w:rPr>
        <w:t xml:space="preserve">piscopatu </w:t>
      </w:r>
      <w:r w:rsidR="00E45106" w:rsidRPr="007A06F5">
        <w:rPr>
          <w:rFonts w:ascii="Times New Roman" w:hAnsi="Times New Roman" w:cs="Times New Roman"/>
          <w:lang w:val="la-Latn"/>
        </w:rPr>
        <w:t>M</w:t>
      </w:r>
      <w:r w:rsidRPr="007A06F5">
        <w:rPr>
          <w:rFonts w:ascii="Times New Roman" w:hAnsi="Times New Roman" w:cs="Times New Roman"/>
          <w:lang w:val="la-Latn"/>
        </w:rPr>
        <w:t>oguntiensis Ecclesi</w:t>
      </w:r>
      <w:r w:rsidR="0082229C" w:rsidRPr="007A06F5">
        <w:rPr>
          <w:rFonts w:ascii="Times New Roman" w:hAnsi="Times New Roman" w:cs="Times New Roman"/>
          <w:lang w:val="la-Latn"/>
        </w:rPr>
        <w:t>æ</w:t>
      </w:r>
      <w:r w:rsidR="00E45106" w:rsidRPr="007A06F5">
        <w:rPr>
          <w:rFonts w:ascii="Times New Roman" w:hAnsi="Times New Roman" w:cs="Times New Roman"/>
          <w:lang w:val="la-Latn"/>
        </w:rPr>
        <w:t xml:space="preserve"> indignus consti</w:t>
      </w:r>
      <w:r w:rsidRPr="007A06F5">
        <w:rPr>
          <w:rFonts w:ascii="Times New Roman" w:hAnsi="Times New Roman" w:cs="Times New Roman"/>
          <w:lang w:val="la-Latn"/>
        </w:rPr>
        <w:t>tutus su</w:t>
      </w:r>
      <w:r w:rsidR="0082229C" w:rsidRPr="007A06F5">
        <w:rPr>
          <w:rFonts w:ascii="Times New Roman" w:hAnsi="Times New Roman" w:cs="Times New Roman"/>
          <w:lang w:val="la-Latn"/>
        </w:rPr>
        <w:t>m</w:t>
      </w:r>
      <w:r w:rsidRPr="007A06F5">
        <w:rPr>
          <w:rFonts w:ascii="Times New Roman" w:hAnsi="Times New Roman" w:cs="Times New Roman"/>
          <w:lang w:val="la-Latn"/>
        </w:rPr>
        <w:t>, in</w:t>
      </w:r>
      <w:r w:rsidR="00563D5E" w:rsidRPr="007A06F5">
        <w:rPr>
          <w:rFonts w:ascii="Times New Roman" w:hAnsi="Times New Roman" w:cs="Times New Roman"/>
          <w:lang w:val="la-Latn"/>
        </w:rPr>
        <w:t>v</w:t>
      </w:r>
      <w:r w:rsidRPr="007A06F5">
        <w:rPr>
          <w:rFonts w:ascii="Times New Roman" w:hAnsi="Times New Roman" w:cs="Times New Roman"/>
          <w:lang w:val="la-Latn"/>
        </w:rPr>
        <w:t>eni eu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commentRangeStart w:id="147"/>
      <w:r w:rsidRPr="007A06F5">
        <w:rPr>
          <w:rFonts w:ascii="Times New Roman" w:hAnsi="Times New Roman" w:cs="Times New Roman"/>
          <w:lang w:val="la-Latn"/>
        </w:rPr>
        <w:t xml:space="preserve">in </w:t>
      </w:r>
      <w:r w:rsidR="00563D5E" w:rsidRPr="007A06F5">
        <w:rPr>
          <w:rFonts w:ascii="Times New Roman" w:hAnsi="Times New Roman" w:cs="Times New Roman"/>
          <w:lang w:val="la-Latn"/>
        </w:rPr>
        <w:t xml:space="preserve">Hiltineshaim </w:t>
      </w:r>
      <w:commentRangeEnd w:id="147"/>
      <w:r w:rsidR="00FA578F" w:rsidRPr="007A06F5">
        <w:rPr>
          <w:rStyle w:val="Odkaznakoment"/>
          <w:rFonts w:ascii="Times New Roman" w:hAnsi="Times New Roman" w:cs="Times New Roman"/>
          <w:lang w:val="la-Latn"/>
        </w:rPr>
        <w:commentReference w:id="147"/>
      </w:r>
      <w:r w:rsidRPr="007A06F5">
        <w:rPr>
          <w:rFonts w:ascii="Times New Roman" w:hAnsi="Times New Roman" w:cs="Times New Roman"/>
          <w:lang w:val="la-Latn"/>
        </w:rPr>
        <w:t xml:space="preserve">in Saxonia </w:t>
      </w:r>
      <w:r w:rsidR="00563D5E" w:rsidRPr="007A06F5">
        <w:rPr>
          <w:rFonts w:ascii="Times New Roman" w:hAnsi="Times New Roman" w:cs="Times New Roman"/>
          <w:lang w:val="la-Latn"/>
        </w:rPr>
        <w:lastRenderedPageBreak/>
        <w:t>e</w:t>
      </w:r>
      <w:r w:rsidRPr="007A06F5">
        <w:rPr>
          <w:rFonts w:ascii="Times New Roman" w:hAnsi="Times New Roman" w:cs="Times New Roman"/>
          <w:lang w:val="la-Latn"/>
        </w:rPr>
        <w:t>piscopale</w:t>
      </w:r>
      <w:r w:rsidR="00563D5E" w:rsidRPr="007A06F5">
        <w:rPr>
          <w:rFonts w:ascii="Times New Roman" w:hAnsi="Times New Roman" w:cs="Times New Roman"/>
          <w:lang w:val="la-Latn"/>
        </w:rPr>
        <w:t xml:space="preserve">m </w:t>
      </w:r>
      <w:r w:rsidRPr="007A06F5">
        <w:rPr>
          <w:rFonts w:ascii="Times New Roman" w:hAnsi="Times New Roman" w:cs="Times New Roman"/>
          <w:lang w:val="la-Latn"/>
        </w:rPr>
        <w:t>sede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ha</w:t>
      </w:r>
      <w:r w:rsidR="00563D5E" w:rsidRPr="007A06F5">
        <w:rPr>
          <w:rFonts w:ascii="Times New Roman" w:hAnsi="Times New Roman" w:cs="Times New Roman"/>
          <w:lang w:val="la-Latn"/>
        </w:rPr>
        <w:t>b</w:t>
      </w:r>
      <w:r w:rsidRPr="007A06F5">
        <w:rPr>
          <w:rFonts w:ascii="Times New Roman" w:hAnsi="Times New Roman" w:cs="Times New Roman"/>
          <w:lang w:val="la-Latn"/>
        </w:rPr>
        <w:t>ere. Nec eu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prohibui pr</w:t>
      </w:r>
      <w:r w:rsidR="0082229C" w:rsidRPr="007A06F5">
        <w:rPr>
          <w:rFonts w:ascii="Times New Roman" w:hAnsi="Times New Roman" w:cs="Times New Roman"/>
          <w:lang w:val="la-Latn"/>
        </w:rPr>
        <w:t>æ</w:t>
      </w:r>
      <w:r w:rsidRPr="007A06F5">
        <w:rPr>
          <w:rFonts w:ascii="Times New Roman" w:hAnsi="Times New Roman" w:cs="Times New Roman"/>
          <w:lang w:val="la-Latn"/>
        </w:rPr>
        <w:t>sulis o</w:t>
      </w:r>
      <w:r w:rsidR="00EA087D" w:rsidRPr="007A06F5">
        <w:rPr>
          <w:rFonts w:ascii="Times New Roman" w:hAnsi="Times New Roman" w:cs="Times New Roman"/>
          <w:lang w:val="la-Latn"/>
        </w:rPr>
        <w:t>ff</w:t>
      </w:r>
      <w:r w:rsidR="00DC19A8" w:rsidRPr="007A06F5">
        <w:rPr>
          <w:rFonts w:ascii="Times New Roman" w:hAnsi="Times New Roman" w:cs="Times New Roman"/>
          <w:lang w:val="la-Latn"/>
        </w:rPr>
        <w:t>i</w:t>
      </w:r>
      <w:r w:rsidRPr="007A06F5">
        <w:rPr>
          <w:rFonts w:ascii="Times New Roman" w:hAnsi="Times New Roman" w:cs="Times New Roman"/>
          <w:lang w:val="la-Latn"/>
        </w:rPr>
        <w:t>ciu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gerere, quia audivi, a</w:t>
      </w:r>
      <w:r w:rsidR="00EA087D" w:rsidRPr="007A06F5">
        <w:rPr>
          <w:rFonts w:ascii="Times New Roman" w:hAnsi="Times New Roman" w:cs="Times New Roman"/>
          <w:lang w:val="la-Latn"/>
        </w:rPr>
        <w:t xml:space="preserve">b Apostolica sede </w:t>
      </w:r>
      <w:r w:rsidRPr="007A06F5">
        <w:rPr>
          <w:rFonts w:ascii="Times New Roman" w:hAnsi="Times New Roman" w:cs="Times New Roman"/>
          <w:lang w:val="la-Latn"/>
        </w:rPr>
        <w:t>in locu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suu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res</w:t>
      </w:r>
      <w:r w:rsidR="00EA087D" w:rsidRPr="007A06F5">
        <w:rPr>
          <w:rFonts w:ascii="Times New Roman" w:hAnsi="Times New Roman" w:cs="Times New Roman"/>
          <w:lang w:val="la-Latn"/>
        </w:rPr>
        <w:t>t</w:t>
      </w:r>
      <w:r w:rsidRPr="007A06F5">
        <w:rPr>
          <w:rFonts w:ascii="Times New Roman" w:hAnsi="Times New Roman" w:cs="Times New Roman"/>
          <w:lang w:val="la-Latn"/>
        </w:rPr>
        <w:t>itutu</w:t>
      </w:r>
      <w:r w:rsidR="0082229C" w:rsidRPr="007A06F5">
        <w:rPr>
          <w:rFonts w:ascii="Times New Roman" w:hAnsi="Times New Roman" w:cs="Times New Roman"/>
          <w:lang w:val="la-Latn"/>
        </w:rPr>
        <w:t>m</w:t>
      </w:r>
      <w:r w:rsidR="00EA087D" w:rsidRPr="007A06F5">
        <w:rPr>
          <w:rFonts w:ascii="Times New Roman" w:hAnsi="Times New Roman" w:cs="Times New Roman"/>
          <w:lang w:val="la-Latn"/>
        </w:rPr>
        <w:t xml:space="preserve"> esse. Sicque atl finem vi</w:t>
      </w:r>
      <w:r w:rsidRPr="007A06F5">
        <w:rPr>
          <w:rFonts w:ascii="Times New Roman" w:hAnsi="Times New Roman" w:cs="Times New Roman"/>
          <w:lang w:val="la-Latn"/>
        </w:rPr>
        <w:t>t</w:t>
      </w:r>
      <w:r w:rsidR="00EA087D" w:rsidRPr="007A06F5">
        <w:rPr>
          <w:rFonts w:ascii="Times New Roman" w:hAnsi="Times New Roman" w:cs="Times New Roman"/>
          <w:lang w:val="la-Latn"/>
        </w:rPr>
        <w:t>æ</w:t>
      </w:r>
      <w:r w:rsidRPr="007A06F5">
        <w:rPr>
          <w:rFonts w:ascii="Times New Roman" w:hAnsi="Times New Roman" w:cs="Times New Roman"/>
          <w:lang w:val="la-Latn"/>
        </w:rPr>
        <w:t xml:space="preserve"> in suo officio re</w:t>
      </w:r>
      <w:r w:rsidR="00EA087D" w:rsidRPr="007A06F5">
        <w:rPr>
          <w:rFonts w:ascii="Times New Roman" w:hAnsi="Times New Roman" w:cs="Times New Roman"/>
          <w:lang w:val="la-Latn"/>
        </w:rPr>
        <w:t>m</w:t>
      </w:r>
      <w:r w:rsidRPr="007A06F5">
        <w:rPr>
          <w:rFonts w:ascii="Times New Roman" w:hAnsi="Times New Roman" w:cs="Times New Roman"/>
          <w:lang w:val="la-Latn"/>
        </w:rPr>
        <w:t>ansit. Roganti</w:t>
      </w:r>
      <w:r w:rsidR="00EA087D" w:rsidRPr="007A06F5">
        <w:rPr>
          <w:rFonts w:ascii="Times New Roman" w:hAnsi="Times New Roman" w:cs="Times New Roman"/>
          <w:lang w:val="la-Latn"/>
        </w:rPr>
        <w:t>b</w:t>
      </w:r>
      <w:r w:rsidRPr="007A06F5">
        <w:rPr>
          <w:rFonts w:ascii="Times New Roman" w:hAnsi="Times New Roman" w:cs="Times New Roman"/>
          <w:lang w:val="la-Latn"/>
        </w:rPr>
        <w:t>u</w:t>
      </w:r>
      <w:r w:rsidR="00EA087D" w:rsidRPr="007A06F5">
        <w:rPr>
          <w:rFonts w:ascii="Times New Roman" w:hAnsi="Times New Roman" w:cs="Times New Roman"/>
          <w:lang w:val="la-Latn"/>
        </w:rPr>
        <w:t>s</w:t>
      </w:r>
      <w:r w:rsidRPr="007A06F5">
        <w:rPr>
          <w:rFonts w:ascii="Times New Roman" w:hAnsi="Times New Roman" w:cs="Times New Roman"/>
          <w:lang w:val="la-Latn"/>
        </w:rPr>
        <w:t xml:space="preserve"> aute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qui</w:t>
      </w:r>
      <w:r w:rsidR="00EA087D" w:rsidRPr="007A06F5">
        <w:rPr>
          <w:rFonts w:ascii="Times New Roman" w:hAnsi="Times New Roman" w:cs="Times New Roman"/>
          <w:lang w:val="la-Latn"/>
        </w:rPr>
        <w:t>b</w:t>
      </w:r>
      <w:r w:rsidRPr="007A06F5">
        <w:rPr>
          <w:rFonts w:ascii="Times New Roman" w:hAnsi="Times New Roman" w:cs="Times New Roman"/>
          <w:lang w:val="la-Latn"/>
        </w:rPr>
        <w:t>usda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fratribus, </w:t>
      </w:r>
      <w:r w:rsidR="00EA087D" w:rsidRPr="007A06F5">
        <w:rPr>
          <w:rFonts w:ascii="Times New Roman" w:hAnsi="Times New Roman" w:cs="Times New Roman"/>
          <w:lang w:val="la-Latn"/>
        </w:rPr>
        <w:t>H</w:t>
      </w:r>
      <w:r w:rsidRPr="007A06F5">
        <w:rPr>
          <w:rFonts w:ascii="Times New Roman" w:hAnsi="Times New Roman" w:cs="Times New Roman"/>
          <w:lang w:val="la-Latn"/>
        </w:rPr>
        <w:t>inc</w:t>
      </w:r>
      <w:r w:rsidR="0082229C" w:rsidRPr="007A06F5">
        <w:rPr>
          <w:rFonts w:ascii="Times New Roman" w:hAnsi="Times New Roman" w:cs="Times New Roman"/>
          <w:lang w:val="la-Latn"/>
        </w:rPr>
        <w:t>m</w:t>
      </w:r>
      <w:r w:rsidRPr="007A06F5">
        <w:rPr>
          <w:rFonts w:ascii="Times New Roman" w:hAnsi="Times New Roman" w:cs="Times New Roman"/>
          <w:lang w:val="la-Latn"/>
        </w:rPr>
        <w:t>aro episcopo [Rhe</w:t>
      </w:r>
      <w:r w:rsidR="00EA087D" w:rsidRPr="007A06F5">
        <w:rPr>
          <w:rFonts w:ascii="Times New Roman" w:hAnsi="Times New Roman" w:cs="Times New Roman"/>
          <w:lang w:val="la-Latn"/>
        </w:rPr>
        <w:t>m</w:t>
      </w:r>
      <w:r w:rsidRPr="007A06F5">
        <w:rPr>
          <w:rFonts w:ascii="Times New Roman" w:hAnsi="Times New Roman" w:cs="Times New Roman"/>
          <w:lang w:val="la-Latn"/>
        </w:rPr>
        <w:t>ens</w:t>
      </w:r>
      <w:r w:rsidR="00EA087D" w:rsidRPr="007A06F5">
        <w:rPr>
          <w:rFonts w:ascii="Times New Roman" w:hAnsi="Times New Roman" w:cs="Times New Roman"/>
          <w:lang w:val="la-Latn"/>
        </w:rPr>
        <w:t>i</w:t>
      </w:r>
      <w:r w:rsidRPr="007A06F5">
        <w:rPr>
          <w:rFonts w:ascii="Times New Roman" w:hAnsi="Times New Roman" w:cs="Times New Roman"/>
          <w:lang w:val="la-Latn"/>
        </w:rPr>
        <w:t>] nuper pro hoc ipso epistola</w:t>
      </w:r>
      <w:r w:rsidR="0082229C" w:rsidRPr="007A06F5">
        <w:rPr>
          <w:rFonts w:ascii="Times New Roman" w:hAnsi="Times New Roman" w:cs="Times New Roman"/>
          <w:lang w:val="la-Latn"/>
        </w:rPr>
        <w:t>m</w:t>
      </w:r>
      <w:r w:rsidR="00EA087D" w:rsidRPr="007A06F5">
        <w:rPr>
          <w:rFonts w:ascii="Times New Roman" w:hAnsi="Times New Roman" w:cs="Times New Roman"/>
          <w:lang w:val="la-Latn"/>
        </w:rPr>
        <w:t xml:space="preserve"> direxi, quia audivi cum, </w:t>
      </w:r>
      <w:r w:rsidRPr="007A06F5">
        <w:rPr>
          <w:rFonts w:ascii="Times New Roman" w:hAnsi="Times New Roman" w:cs="Times New Roman"/>
          <w:lang w:val="la-Latn"/>
        </w:rPr>
        <w:t>illos quos Ebo post restauratione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sua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EA087D" w:rsidRPr="007A06F5">
        <w:rPr>
          <w:rFonts w:ascii="Times New Roman" w:hAnsi="Times New Roman" w:cs="Times New Roman"/>
          <w:lang w:val="la-Latn"/>
        </w:rPr>
        <w:t>c</w:t>
      </w:r>
      <w:r w:rsidRPr="007A06F5">
        <w:rPr>
          <w:rFonts w:ascii="Times New Roman" w:hAnsi="Times New Roman" w:cs="Times New Roman"/>
          <w:lang w:val="la-Latn"/>
        </w:rPr>
        <w:t>onsecr</w:t>
      </w:r>
      <w:r w:rsidR="00EA087D" w:rsidRPr="007A06F5">
        <w:rPr>
          <w:rFonts w:ascii="Times New Roman" w:hAnsi="Times New Roman" w:cs="Times New Roman"/>
          <w:lang w:val="la-Latn"/>
        </w:rPr>
        <w:t>a</w:t>
      </w:r>
      <w:r w:rsidRPr="007A06F5">
        <w:rPr>
          <w:rFonts w:ascii="Times New Roman" w:hAnsi="Times New Roman" w:cs="Times New Roman"/>
          <w:lang w:val="la-Latn"/>
        </w:rPr>
        <w:t>vit, a sacerdotali atque clericali officio re</w:t>
      </w:r>
      <w:r w:rsidR="0082229C" w:rsidRPr="007A06F5">
        <w:rPr>
          <w:rFonts w:ascii="Times New Roman" w:hAnsi="Times New Roman" w:cs="Times New Roman"/>
          <w:lang w:val="la-Latn"/>
        </w:rPr>
        <w:t>m</w:t>
      </w:r>
      <w:r w:rsidR="00EA087D" w:rsidRPr="007A06F5">
        <w:rPr>
          <w:rFonts w:ascii="Times New Roman" w:hAnsi="Times New Roman" w:cs="Times New Roman"/>
          <w:lang w:val="la-Latn"/>
        </w:rPr>
        <w:t xml:space="preserve">ovisse. </w:t>
      </w:r>
      <w:r w:rsidRPr="007A06F5">
        <w:rPr>
          <w:rFonts w:ascii="Times New Roman" w:hAnsi="Times New Roman" w:cs="Times New Roman"/>
          <w:lang w:val="la-Latn"/>
        </w:rPr>
        <w:t>Postqua</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autem ni</w:t>
      </w:r>
      <w:r w:rsidR="00EA087D" w:rsidRPr="007A06F5">
        <w:rPr>
          <w:rFonts w:ascii="Times New Roman" w:hAnsi="Times New Roman" w:cs="Times New Roman"/>
          <w:lang w:val="la-Latn"/>
        </w:rPr>
        <w:t>hil</w:t>
      </w:r>
      <w:r w:rsidRPr="007A06F5">
        <w:rPr>
          <w:rFonts w:ascii="Times New Roman" w:hAnsi="Times New Roman" w:cs="Times New Roman"/>
          <w:lang w:val="la-Latn"/>
        </w:rPr>
        <w:t xml:space="preserve"> inde responsu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opportunu</w:t>
      </w:r>
      <w:r w:rsidR="0082229C" w:rsidRPr="007A06F5">
        <w:rPr>
          <w:rFonts w:ascii="Times New Roman" w:hAnsi="Times New Roman" w:cs="Times New Roman"/>
          <w:lang w:val="la-Latn"/>
        </w:rPr>
        <w:t>m</w:t>
      </w:r>
      <w:r w:rsidR="00EA087D" w:rsidRPr="007A06F5">
        <w:rPr>
          <w:rFonts w:ascii="Times New Roman" w:hAnsi="Times New Roman" w:cs="Times New Roman"/>
          <w:lang w:val="la-Latn"/>
        </w:rPr>
        <w:t xml:space="preserve"> </w:t>
      </w:r>
      <w:r w:rsidRPr="007A06F5">
        <w:rPr>
          <w:rFonts w:ascii="Times New Roman" w:hAnsi="Times New Roman" w:cs="Times New Roman"/>
          <w:lang w:val="la-Latn"/>
        </w:rPr>
        <w:t>redditu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fuerit, tibi inti</w:t>
      </w:r>
      <w:r w:rsidR="0082229C" w:rsidRPr="007A06F5">
        <w:rPr>
          <w:rFonts w:ascii="Times New Roman" w:hAnsi="Times New Roman" w:cs="Times New Roman"/>
          <w:lang w:val="la-Latn"/>
        </w:rPr>
        <w:t>m</w:t>
      </w:r>
      <w:r w:rsidRPr="007A06F5">
        <w:rPr>
          <w:rFonts w:ascii="Times New Roman" w:hAnsi="Times New Roman" w:cs="Times New Roman"/>
          <w:lang w:val="la-Latn"/>
        </w:rPr>
        <w:t>are curabo.</w:t>
      </w:r>
    </w:p>
    <w:p w14:paraId="5B79D7B9" w14:textId="5E4A8B34" w:rsidR="00F47467" w:rsidRPr="007A06F5" w:rsidRDefault="00EA087D" w:rsidP="00F47467">
      <w:pPr>
        <w:spacing w:after="120" w:line="240" w:lineRule="auto"/>
        <w:rPr>
          <w:rFonts w:ascii="Times New Roman" w:hAnsi="Times New Roman" w:cs="Times New Roman"/>
          <w:lang w:val="la-Latn"/>
        </w:rPr>
      </w:pPr>
      <w:r w:rsidRPr="007A06F5">
        <w:rPr>
          <w:rFonts w:ascii="Times New Roman" w:hAnsi="Times New Roman" w:cs="Times New Roman"/>
          <w:lang w:val="la-Latn"/>
        </w:rPr>
        <w:t>H</w:t>
      </w:r>
      <w:r w:rsidR="0082229C" w:rsidRPr="007A06F5">
        <w:rPr>
          <w:rFonts w:ascii="Times New Roman" w:hAnsi="Times New Roman" w:cs="Times New Roman"/>
          <w:lang w:val="la-Latn"/>
        </w:rPr>
        <w:t>æ</w:t>
      </w:r>
      <w:r w:rsidR="00F47467" w:rsidRPr="007A06F5">
        <w:rPr>
          <w:rFonts w:ascii="Times New Roman" w:hAnsi="Times New Roman" w:cs="Times New Roman"/>
          <w:lang w:val="la-Latn"/>
        </w:rPr>
        <w:t>c igitur tibi, sanc</w:t>
      </w:r>
      <w:r w:rsidRPr="007A06F5">
        <w:rPr>
          <w:rFonts w:ascii="Times New Roman" w:hAnsi="Times New Roman" w:cs="Times New Roman"/>
          <w:lang w:val="la-Latn"/>
        </w:rPr>
        <w:t>t</w:t>
      </w:r>
      <w:r w:rsidR="00F47467" w:rsidRPr="007A06F5">
        <w:rPr>
          <w:rFonts w:ascii="Times New Roman" w:hAnsi="Times New Roman" w:cs="Times New Roman"/>
          <w:lang w:val="la-Latn"/>
        </w:rPr>
        <w:t>e fra</w:t>
      </w:r>
      <w:r w:rsidRPr="007A06F5">
        <w:rPr>
          <w:rFonts w:ascii="Times New Roman" w:hAnsi="Times New Roman" w:cs="Times New Roman"/>
          <w:lang w:val="la-Latn"/>
        </w:rPr>
        <w:t>t</w:t>
      </w:r>
      <w:r w:rsidR="00F47467" w:rsidRPr="007A06F5">
        <w:rPr>
          <w:rFonts w:ascii="Times New Roman" w:hAnsi="Times New Roman" w:cs="Times New Roman"/>
          <w:lang w:val="la-Latn"/>
        </w:rPr>
        <w:t>er, juxta postulatio</w:t>
      </w:r>
      <w:r w:rsidR="005B66D2" w:rsidRPr="007A06F5">
        <w:rPr>
          <w:rFonts w:ascii="Times New Roman" w:hAnsi="Times New Roman" w:cs="Times New Roman"/>
          <w:lang w:val="la-Latn"/>
        </w:rPr>
        <w:t>n</w:t>
      </w:r>
      <w:r w:rsidR="00F47467" w:rsidRPr="007A06F5">
        <w:rPr>
          <w:rFonts w:ascii="Times New Roman" w:hAnsi="Times New Roman" w:cs="Times New Roman"/>
          <w:lang w:val="la-Latn"/>
        </w:rPr>
        <w: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tua</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ad interrogata, qua</w:t>
      </w:r>
      <w:r w:rsidR="007D0F3F" w:rsidRPr="007A06F5">
        <w:rPr>
          <w:rFonts w:ascii="Times New Roman" w:hAnsi="Times New Roman" w:cs="Times New Roman"/>
          <w:lang w:val="la-Latn"/>
        </w:rPr>
        <w:t>n</w:t>
      </w:r>
      <w:r w:rsidR="00F47467" w:rsidRPr="007A06F5">
        <w:rPr>
          <w:rFonts w:ascii="Times New Roman" w:hAnsi="Times New Roman" w:cs="Times New Roman"/>
          <w:lang w:val="la-Latn"/>
        </w:rPr>
        <w:t>tu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w:t>
      </w:r>
      <w:r w:rsidRPr="007A06F5">
        <w:rPr>
          <w:rFonts w:ascii="Times New Roman" w:hAnsi="Times New Roman" w:cs="Times New Roman"/>
          <w:lang w:val="la-Latn"/>
        </w:rPr>
        <w:t>æ</w:t>
      </w:r>
      <w:r w:rsidR="00F47467" w:rsidRPr="007A06F5">
        <w:rPr>
          <w:rFonts w:ascii="Times New Roman" w:hAnsi="Times New Roman" w:cs="Times New Roman"/>
          <w:lang w:val="la-Latn"/>
        </w:rPr>
        <w:t>gritudo infir</w:t>
      </w:r>
      <w:r w:rsidR="0082229C" w:rsidRPr="007A06F5">
        <w:rPr>
          <w:rFonts w:ascii="Times New Roman" w:hAnsi="Times New Roman" w:cs="Times New Roman"/>
          <w:lang w:val="la-Latn"/>
        </w:rPr>
        <w:t>m</w:t>
      </w:r>
      <w:r w:rsidRPr="007A06F5">
        <w:rPr>
          <w:rFonts w:ascii="Times New Roman" w:hAnsi="Times New Roman" w:cs="Times New Roman"/>
          <w:lang w:val="la-Latn"/>
        </w:rPr>
        <w:t>i cor</w:t>
      </w:r>
      <w:r w:rsidR="00F47467" w:rsidRPr="007A06F5">
        <w:rPr>
          <w:rFonts w:ascii="Times New Roman" w:hAnsi="Times New Roman" w:cs="Times New Roman"/>
          <w:lang w:val="la-Latn"/>
        </w:rPr>
        <w:t xml:space="preserve">poris </w:t>
      </w:r>
      <w:r w:rsidRPr="007A06F5">
        <w:rPr>
          <w:rFonts w:ascii="Times New Roman" w:hAnsi="Times New Roman" w:cs="Times New Roman"/>
          <w:lang w:val="la-Latn"/>
        </w:rPr>
        <w:t>me</w:t>
      </w:r>
      <w:r w:rsidR="00F47467" w:rsidRPr="007A06F5">
        <w:rPr>
          <w:rFonts w:ascii="Times New Roman" w:hAnsi="Times New Roman" w:cs="Times New Roman"/>
          <w:lang w:val="la-Latn"/>
        </w:rPr>
        <w:t>i sinebat, et co</w:t>
      </w:r>
      <w:r w:rsidRPr="007A06F5">
        <w:rPr>
          <w:rFonts w:ascii="Times New Roman" w:hAnsi="Times New Roman" w:cs="Times New Roman"/>
          <w:lang w:val="la-Latn"/>
        </w:rPr>
        <w:t>m</w:t>
      </w:r>
      <w:r w:rsidR="00F47467" w:rsidRPr="007A06F5">
        <w:rPr>
          <w:rFonts w:ascii="Times New Roman" w:hAnsi="Times New Roman" w:cs="Times New Roman"/>
          <w:lang w:val="la-Latn"/>
        </w:rPr>
        <w:t>moditas te</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poris permisi</w:t>
      </w:r>
      <w:r w:rsidRPr="007A06F5">
        <w:rPr>
          <w:rFonts w:ascii="Times New Roman" w:hAnsi="Times New Roman" w:cs="Times New Roman"/>
          <w:lang w:val="la-Latn"/>
        </w:rPr>
        <w:t xml:space="preserve">t, </w:t>
      </w:r>
      <w:r w:rsidR="00F47467" w:rsidRPr="007A06F5">
        <w:rPr>
          <w:rFonts w:ascii="Times New Roman" w:hAnsi="Times New Roman" w:cs="Times New Roman"/>
          <w:lang w:val="la-Latn"/>
        </w:rPr>
        <w:t>juxta sanctorum canonum instituta et sanctoru</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Patru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sententias, respondere curavi. Tu aute</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 </w:t>
      </w:r>
      <w:r w:rsidR="00F47467" w:rsidRPr="007A06F5">
        <w:rPr>
          <w:rFonts w:ascii="Times New Roman" w:hAnsi="Times New Roman" w:cs="Times New Roman"/>
          <w:lang w:val="la-Latn"/>
        </w:rPr>
        <w:t>qui sospes es, et multoru</w:t>
      </w:r>
      <w:r w:rsidR="0082229C" w:rsidRPr="007A06F5">
        <w:rPr>
          <w:rFonts w:ascii="Times New Roman" w:hAnsi="Times New Roman" w:cs="Times New Roman"/>
          <w:lang w:val="la-Latn"/>
        </w:rPr>
        <w:t>m</w:t>
      </w:r>
      <w:r w:rsidR="00F47467" w:rsidRPr="007A06F5">
        <w:rPr>
          <w:rFonts w:ascii="Times New Roman" w:hAnsi="Times New Roman" w:cs="Times New Roman"/>
          <w:lang w:val="la-Latn"/>
        </w:rPr>
        <w:t xml:space="preserve"> librorum copiam acqui</w:t>
      </w:r>
      <w:r w:rsidRPr="007A06F5">
        <w:rPr>
          <w:rFonts w:ascii="Times New Roman" w:hAnsi="Times New Roman" w:cs="Times New Roman"/>
          <w:lang w:val="la-Latn"/>
        </w:rPr>
        <w:t xml:space="preserve"> inveni</w:t>
      </w:r>
      <w:r w:rsidR="00F47467" w:rsidRPr="007A06F5">
        <w:rPr>
          <w:rFonts w:ascii="Times New Roman" w:hAnsi="Times New Roman" w:cs="Times New Roman"/>
          <w:lang w:val="la-Latn"/>
        </w:rPr>
        <w:t>re et legere vales, si qui</w:t>
      </w:r>
      <w:r w:rsidRPr="007A06F5">
        <w:rPr>
          <w:rFonts w:ascii="Times New Roman" w:hAnsi="Times New Roman" w:cs="Times New Roman"/>
          <w:lang w:val="la-Latn"/>
        </w:rPr>
        <w:t xml:space="preserve">d </w:t>
      </w:r>
      <w:r w:rsidR="0082229C" w:rsidRPr="007A06F5">
        <w:rPr>
          <w:rFonts w:ascii="Times New Roman" w:hAnsi="Times New Roman" w:cs="Times New Roman"/>
          <w:lang w:val="la-Latn"/>
        </w:rPr>
        <w:t>m</w:t>
      </w:r>
      <w:r w:rsidRPr="007A06F5">
        <w:rPr>
          <w:rFonts w:ascii="Times New Roman" w:hAnsi="Times New Roman" w:cs="Times New Roman"/>
          <w:lang w:val="la-Latn"/>
        </w:rPr>
        <w:t xml:space="preserve">elius et congruentius </w:t>
      </w:r>
      <w:r w:rsidR="00F47467" w:rsidRPr="007A06F5">
        <w:rPr>
          <w:rFonts w:ascii="Times New Roman" w:hAnsi="Times New Roman" w:cs="Times New Roman"/>
          <w:lang w:val="la-Latn"/>
        </w:rPr>
        <w:t>invenire po</w:t>
      </w:r>
      <w:r w:rsidR="00C23BD9" w:rsidRPr="007A06F5">
        <w:rPr>
          <w:rFonts w:ascii="Times New Roman" w:hAnsi="Times New Roman" w:cs="Times New Roman"/>
          <w:lang w:val="la-Latn"/>
        </w:rPr>
        <w:t>ter</w:t>
      </w:r>
      <w:r w:rsidR="00F47467" w:rsidRPr="007A06F5">
        <w:rPr>
          <w:rFonts w:ascii="Times New Roman" w:hAnsi="Times New Roman" w:cs="Times New Roman"/>
          <w:lang w:val="la-Latn"/>
        </w:rPr>
        <w:t xml:space="preserve">is, </w:t>
      </w:r>
      <w:r w:rsidRPr="007A06F5">
        <w:rPr>
          <w:rFonts w:ascii="Times New Roman" w:hAnsi="Times New Roman" w:cs="Times New Roman"/>
          <w:lang w:val="la-Latn"/>
        </w:rPr>
        <w:t xml:space="preserve">mæ pavitati in epistolari scriptura intimare non </w:t>
      </w:r>
      <w:commentRangeStart w:id="148"/>
      <w:r w:rsidRPr="007A06F5">
        <w:rPr>
          <w:rFonts w:ascii="Times New Roman" w:hAnsi="Times New Roman" w:cs="Times New Roman"/>
          <w:lang w:val="la-Latn"/>
        </w:rPr>
        <w:t>graveris</w:t>
      </w:r>
      <w:commentRangeEnd w:id="148"/>
      <w:r w:rsidR="00CC6F6F" w:rsidRPr="007A06F5">
        <w:rPr>
          <w:rStyle w:val="Odkaznakoment"/>
          <w:rFonts w:ascii="Times New Roman" w:hAnsi="Times New Roman" w:cs="Times New Roman"/>
          <w:lang w:val="la-Latn"/>
        </w:rPr>
        <w:commentReference w:id="148"/>
      </w:r>
      <w:r w:rsidRPr="007A06F5">
        <w:rPr>
          <w:rFonts w:ascii="Times New Roman" w:hAnsi="Times New Roman" w:cs="Times New Roman"/>
          <w:lang w:val="la-Latn"/>
        </w:rPr>
        <w:t>.</w:t>
      </w:r>
    </w:p>
    <w:p w14:paraId="2D40CCB7" w14:textId="5248326E"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p>
    <w:p w14:paraId="29FA6624" w14:textId="75A59999" w:rsidR="00BA5266" w:rsidRPr="007A06F5" w:rsidRDefault="004C79B1"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149" w:name="_Toc194615188"/>
      <w:r w:rsidR="00BA5266" w:rsidRPr="007A06F5">
        <w:rPr>
          <w:rFonts w:ascii="Times New Roman" w:hAnsi="Times New Roman" w:cs="Times New Roman"/>
          <w:b/>
          <w:color w:val="000000" w:themeColor="text1"/>
          <w:sz w:val="28"/>
          <w:szCs w:val="28"/>
          <w:lang w:val="la-Latn"/>
        </w:rPr>
        <w:t>Capitulatio zu den nachfolgenden Texten bis einschließlich Konzil von Mainz (a. 852), c.</w:t>
      </w:r>
      <w:r w:rsidR="00E55DD3" w:rsidRPr="007A06F5">
        <w:rPr>
          <w:rFonts w:ascii="Times New Roman" w:hAnsi="Times New Roman" w:cs="Times New Roman"/>
          <w:b/>
          <w:color w:val="000000" w:themeColor="text1"/>
          <w:sz w:val="28"/>
          <w:szCs w:val="28"/>
          <w:lang w:val="la-Latn"/>
        </w:rPr>
        <w:t xml:space="preserve"> </w:t>
      </w:r>
      <w:r w:rsidR="00BA5266" w:rsidRPr="007A06F5">
        <w:rPr>
          <w:rFonts w:ascii="Times New Roman" w:hAnsi="Times New Roman" w:cs="Times New Roman"/>
          <w:b/>
          <w:color w:val="000000" w:themeColor="text1"/>
          <w:sz w:val="28"/>
          <w:szCs w:val="28"/>
          <w:lang w:val="la-Latn"/>
        </w:rPr>
        <w:t>(fol. 106r)</w:t>
      </w:r>
      <w:r w:rsidR="009E165C" w:rsidRPr="007A06F5">
        <w:rPr>
          <w:rFonts w:ascii="Times New Roman" w:hAnsi="Times New Roman" w:cs="Times New Roman"/>
          <w:b/>
          <w:color w:val="000000" w:themeColor="text1"/>
          <w:sz w:val="28"/>
          <w:szCs w:val="28"/>
          <w:lang w:val="la-Latn"/>
        </w:rPr>
        <w:t xml:space="preserve">, </w:t>
      </w:r>
      <w:commentRangeStart w:id="150"/>
      <w:r w:rsidR="009E165C" w:rsidRPr="007A06F5">
        <w:rPr>
          <w:rFonts w:ascii="Times New Roman" w:hAnsi="Times New Roman" w:cs="Times New Roman"/>
          <w:b/>
          <w:color w:val="000000" w:themeColor="text1"/>
          <w:sz w:val="28"/>
          <w:szCs w:val="28"/>
          <w:lang w:val="la-Latn"/>
        </w:rPr>
        <w:t>94r</w:t>
      </w:r>
      <w:commentRangeEnd w:id="150"/>
      <w:r w:rsidR="00657336" w:rsidRPr="007A06F5">
        <w:rPr>
          <w:rStyle w:val="Odkaznakoment"/>
          <w:rFonts w:ascii="Times New Roman" w:eastAsiaTheme="minorHAnsi" w:hAnsi="Times New Roman" w:cs="Times New Roman"/>
          <w:color w:val="auto"/>
          <w:lang w:val="la-Latn"/>
        </w:rPr>
        <w:commentReference w:id="150"/>
      </w:r>
      <w:bookmarkEnd w:id="149"/>
    </w:p>
    <w:p w14:paraId="062D4EDE" w14:textId="77777777" w:rsidR="004C79B1" w:rsidRPr="007A06F5" w:rsidRDefault="004C79B1" w:rsidP="00450DB4">
      <w:pPr>
        <w:spacing w:after="120" w:line="240" w:lineRule="auto"/>
        <w:rPr>
          <w:rFonts w:ascii="Times New Roman" w:hAnsi="Times New Roman" w:cs="Times New Roman"/>
          <w:lang w:val="la-Latn"/>
        </w:rPr>
      </w:pPr>
    </w:p>
    <w:p w14:paraId="133761AF" w14:textId="77777777" w:rsidR="00BA5266" w:rsidRPr="007A06F5" w:rsidRDefault="009E165C"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51" w:name="_Toc194615189"/>
      <w:r w:rsidRPr="007A06F5">
        <w:rPr>
          <w:rFonts w:ascii="Times New Roman" w:hAnsi="Times New Roman" w:cs="Times New Roman"/>
          <w:b/>
          <w:color w:val="000000" w:themeColor="text1"/>
          <w:sz w:val="28"/>
          <w:szCs w:val="28"/>
          <w:lang w:val="la-Latn"/>
        </w:rPr>
        <w:t>Brief des Hrabanus Maurus an Chorbischof Reginbald von Mainz,</w:t>
      </w:r>
      <w:r w:rsidR="00BA5266" w:rsidRPr="007A06F5">
        <w:rPr>
          <w:rFonts w:ascii="Times New Roman" w:hAnsi="Times New Roman" w:cs="Times New Roman"/>
          <w:b/>
          <w:color w:val="000000" w:themeColor="text1"/>
          <w:sz w:val="28"/>
          <w:szCs w:val="28"/>
          <w:lang w:val="la-Latn"/>
        </w:rPr>
        <w:t xml:space="preserve"> 94r-101r</w:t>
      </w:r>
      <w:bookmarkEnd w:id="151"/>
    </w:p>
    <w:p w14:paraId="4EAB318B" w14:textId="77777777" w:rsidR="00BA5266" w:rsidRPr="007A06F5" w:rsidRDefault="004C79B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MGH Epp. 5, Ep. 30, S. 448-454</w:t>
      </w:r>
    </w:p>
    <w:p w14:paraId="2C788726" w14:textId="72C35754"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REVERENTISSIMO</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 xml:space="preserve">atque amatissimo fratri, Reginbaldo chorepiscopo, Hrabanus, exiguus servorum Dei servus, in Domino </w:t>
      </w:r>
      <w:commentRangeStart w:id="152"/>
      <w:r w:rsidR="009D5DE1" w:rsidRPr="007A06F5">
        <w:rPr>
          <w:rFonts w:ascii="Times New Roman" w:eastAsia="Times New Roman" w:hAnsi="Times New Roman" w:cs="Times New Roman"/>
          <w:sz w:val="24"/>
          <w:szCs w:val="24"/>
          <w:lang w:val="la-Latn" w:eastAsia="de-DE"/>
        </w:rPr>
        <w:t>salutem</w:t>
      </w:r>
      <w:commentRangeEnd w:id="152"/>
      <w:r w:rsidR="00657336" w:rsidRPr="007A06F5">
        <w:rPr>
          <w:rStyle w:val="Odkaznakoment"/>
          <w:rFonts w:ascii="Times New Roman" w:hAnsi="Times New Roman" w:cs="Times New Roman"/>
          <w:lang w:val="la-Latn"/>
        </w:rPr>
        <w:commentReference w:id="152"/>
      </w:r>
      <w:r w:rsidR="009D5DE1" w:rsidRPr="007A06F5">
        <w:rPr>
          <w:rFonts w:ascii="Times New Roman" w:eastAsia="Times New Roman" w:hAnsi="Times New Roman" w:cs="Times New Roman"/>
          <w:sz w:val="24"/>
          <w:szCs w:val="24"/>
          <w:lang w:val="la-Latn" w:eastAsia="de-DE"/>
        </w:rPr>
        <w:t>.</w:t>
      </w:r>
    </w:p>
    <w:p w14:paraId="527C54DD" w14:textId="387B4675"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Postquam ergo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sanctitas tua nostrae parvitati se </w:t>
      </w:r>
      <w:r w:rsidR="00C87561" w:rsidRPr="007A06F5">
        <w:rPr>
          <w:rFonts w:ascii="Times New Roman" w:eastAsia="Times New Roman" w:hAnsi="Times New Roman" w:cs="Times New Roman"/>
          <w:sz w:val="24"/>
          <w:szCs w:val="24"/>
          <w:lang w:val="la-Latn" w:eastAsia="de-DE"/>
        </w:rPr>
        <w:t>praesentare</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voluit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tui desi</w:t>
      </w:r>
      <w:r w:rsidRPr="007A06F5">
        <w:rPr>
          <w:rFonts w:ascii="Times New Roman" w:eastAsia="Times New Roman" w:hAnsi="Times New Roman" w:cs="Times New Roman"/>
          <w:sz w:val="24"/>
          <w:szCs w:val="24"/>
          <w:lang w:val="la-Latn" w:eastAsia="de-DE"/>
        </w:rPr>
        <w:t>derium iterum videndi 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valide nobis ingessit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ut cogitantes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gravitatem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honestatem locutionis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humilitatem habitus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hilaritatemque vultus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dilectio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tua nobis exhibuit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praesentia tua non vellemus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quoquomodo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eam possimus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continuam habere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quia verae karitatis</w:t>
      </w:r>
      <w:r w:rsidR="009B2994" w:rsidRPr="007A06F5">
        <w:rPr>
          <w:rFonts w:ascii="Times New Roman" w:eastAsia="Times New Roman" w:hAnsi="Times New Roman" w:cs="Times New Roman"/>
          <w:sz w:val="24"/>
          <w:szCs w:val="24"/>
          <w:lang w:val="la-Latn" w:eastAsia="de-DE"/>
        </w:rPr>
        <w:t xml:space="preserve"> </w:t>
      </w:r>
      <w:r w:rsidRPr="00AE00C0">
        <w:rPr>
          <w:rFonts w:ascii="Times New Roman" w:eastAsia="Times New Roman" w:hAnsi="Times New Roman" w:cs="Times New Roman"/>
          <w:sz w:val="24"/>
          <w:szCs w:val="24"/>
          <w:highlight w:val="yellow"/>
          <w:lang w:val="la-Latn" w:eastAsia="de-DE"/>
        </w:rPr>
        <w:t>eau</w:t>
      </w:r>
      <w:r w:rsidRPr="007A06F5">
        <w:rPr>
          <w:rFonts w:ascii="Times New Roman" w:eastAsia="Times New Roman" w:hAnsi="Times New Roman" w:cs="Times New Roman"/>
          <w:sz w:val="24"/>
          <w:szCs w:val="24"/>
          <w:lang w:val="la-Latn" w:eastAsia="de-DE"/>
        </w:rPr>
        <w:t xml:space="preserve"> est ratio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quod corporaliter habere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secum non 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spiritaliter numquam habere cesset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licet corpore absens 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spiritu tamen praesens esse nobiscum consistis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eo usque fiet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donec per Dei gratiam eruti a corpore </w:t>
      </w:r>
      <w:r w:rsidR="00F07DA6" w:rsidRPr="007A06F5">
        <w:rPr>
          <w:rFonts w:ascii="Times New Roman" w:eastAsia="Times New Roman" w:hAnsi="Times New Roman" w:cs="Times New Roman"/>
          <w:sz w:val="24"/>
          <w:szCs w:val="24"/>
          <w:lang w:val="la-Latn" w:eastAsia="de-DE"/>
        </w:rPr>
        <w:t>praesentes erimus apud Dominum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 tamen adipisci nos posse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magis divini est muneris quam humanae facultatis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spe iam salvi facti sumus</w:t>
      </w:r>
      <w:r w:rsidR="00FF3D92"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qui autem in Domino sperat beatus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caetero quoque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veneratio tua quaedam capitula mihi in cartula tunc </w:t>
      </w:r>
      <w:r w:rsidR="00C87561" w:rsidRPr="007A06F5">
        <w:rPr>
          <w:rFonts w:ascii="Times New Roman" w:eastAsia="Times New Roman" w:hAnsi="Times New Roman" w:cs="Times New Roman"/>
          <w:sz w:val="24"/>
          <w:szCs w:val="24"/>
          <w:lang w:val="la-Latn" w:eastAsia="de-DE"/>
        </w:rPr>
        <w:t>ostendit scripta</w:t>
      </w:r>
      <w:r w:rsidRPr="007A06F5">
        <w:rPr>
          <w:rFonts w:ascii="Times New Roman" w:eastAsia="Times New Roman" w:hAnsi="Times New Roman" w:cs="Times New Roman"/>
          <w:sz w:val="24"/>
          <w:szCs w:val="24"/>
          <w:lang w:val="la-Latn" w:eastAsia="de-DE"/>
        </w:rPr>
        <w:t>, in quibus flagitabas a me tibi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respondere de his quae ibidem contine bantur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relegi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quantum licebat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volumina divinorum testamentorum atque sanctorum patrum sententias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quantum tempus permittebat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ea quae ad hoc respondendum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necessaria erant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unum colligebam</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Hluduwici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regis adventus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te scire 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ambigo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nobis imminens urguebat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ad eius susceptionem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occupati </w:t>
      </w:r>
      <w:r w:rsidRPr="007A06F5">
        <w:rPr>
          <w:rFonts w:ascii="Times New Roman" w:hAnsi="Times New Roman" w:cs="Times New Roman"/>
          <w:lang w:val="la-Latn"/>
        </w:rPr>
        <w:t>/ essemus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iam licuit securae lectioni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insistere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ipse animus sentiebat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se </w:t>
      </w:r>
      <w:r w:rsidRPr="007A06F5">
        <w:rPr>
          <w:rFonts w:ascii="Times New Roman" w:eastAsia="Times New Roman" w:hAnsi="Times New Roman" w:cs="Times New Roman"/>
          <w:sz w:val="24"/>
          <w:szCs w:val="24"/>
          <w:lang w:val="la-Latn" w:eastAsia="de-DE"/>
        </w:rPr>
        <w:t>in multas partes esse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divisum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quia tui amoris fervor inest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tibi parere</w:t>
      </w:r>
      <w:r w:rsidR="009B2994" w:rsidRPr="007A06F5">
        <w:rPr>
          <w:rFonts w:ascii="Times New Roman" w:eastAsia="Times New Roman" w:hAnsi="Times New Roman" w:cs="Times New Roman"/>
          <w:sz w:val="24"/>
          <w:szCs w:val="24"/>
          <w:lang w:val="la-Latn" w:eastAsia="de-DE"/>
        </w:rPr>
        <w:t xml:space="preserve"> </w:t>
      </w:r>
      <w:r w:rsidR="00DB283E" w:rsidRPr="007A06F5">
        <w:rPr>
          <w:rFonts w:ascii="Times New Roman" w:eastAsia="Times New Roman" w:hAnsi="Times New Roman" w:cs="Times New Roman"/>
          <w:sz w:val="24"/>
          <w:szCs w:val="24"/>
          <w:lang w:val="la-Latn" w:eastAsia="de-DE"/>
        </w:rPr>
        <w:t>coegit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mundanis sollicitudinibus temperatis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fragilitas humanae raentis sinebat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potissimum tuae consentire decrevimus voluntati</w:t>
      </w:r>
      <w:r w:rsidR="009B2994" w:rsidRPr="007A06F5">
        <w:rPr>
          <w:rFonts w:ascii="Times New Roman" w:eastAsia="Times New Roman" w:hAnsi="Times New Roman" w:cs="Times New Roman"/>
          <w:sz w:val="24"/>
          <w:szCs w:val="24"/>
          <w:lang w:val="la-Latn" w:eastAsia="de-DE"/>
        </w:rPr>
        <w:t xml:space="preserve">. </w:t>
      </w:r>
    </w:p>
    <w:p w14:paraId="06D080C6" w14:textId="5F12543A"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Quorum capitulorum haec fuit series</w:t>
      </w:r>
      <w:r w:rsidR="009B2994" w:rsidRPr="007A06F5">
        <w:rPr>
          <w:rFonts w:ascii="Times New Roman" w:eastAsia="Times New Roman" w:hAnsi="Times New Roman" w:cs="Times New Roman"/>
          <w:sz w:val="24"/>
          <w:szCs w:val="24"/>
          <w:lang w:val="la-Latn" w:eastAsia="de-DE"/>
        </w:rPr>
        <w:t xml:space="preserve">. </w:t>
      </w:r>
    </w:p>
    <w:p w14:paraId="4D8C8EA1" w14:textId="7CF1D2FB"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w:t>
      </w:r>
      <w:r w:rsidR="009B2994" w:rsidRPr="007A06F5">
        <w:rPr>
          <w:rFonts w:ascii="Times New Roman" w:eastAsia="Times New Roman" w:hAnsi="Times New Roman" w:cs="Times New Roman"/>
          <w:sz w:val="24"/>
          <w:szCs w:val="24"/>
          <w:lang w:val="la-Latn" w:eastAsia="de-DE"/>
        </w:rPr>
        <w:t xml:space="preserve">. </w:t>
      </w:r>
      <w:r w:rsidRPr="00170392">
        <w:rPr>
          <w:rFonts w:ascii="Times New Roman" w:eastAsia="Times New Roman" w:hAnsi="Times New Roman" w:cs="Times New Roman"/>
          <w:b/>
          <w:bCs/>
          <w:sz w:val="24"/>
          <w:szCs w:val="24"/>
          <w:lang w:val="la-Latn" w:eastAsia="de-DE"/>
        </w:rPr>
        <w:t>Primo interrogabas</w:t>
      </w:r>
      <w:r w:rsidR="009B2994" w:rsidRPr="00170392">
        <w:rPr>
          <w:rFonts w:ascii="Times New Roman" w:eastAsia="Times New Roman" w:hAnsi="Times New Roman" w:cs="Times New Roman"/>
          <w:b/>
          <w:bCs/>
          <w:sz w:val="24"/>
          <w:szCs w:val="24"/>
          <w:lang w:val="la-Latn" w:eastAsia="de-DE"/>
        </w:rPr>
        <w:t xml:space="preserve">, </w:t>
      </w:r>
      <w:r w:rsidRPr="00170392">
        <w:rPr>
          <w:rFonts w:ascii="Times New Roman" w:eastAsia="Times New Roman" w:hAnsi="Times New Roman" w:cs="Times New Roman"/>
          <w:b/>
          <w:bCs/>
          <w:sz w:val="24"/>
          <w:szCs w:val="24"/>
          <w:lang w:val="la-Latn" w:eastAsia="de-DE"/>
        </w:rPr>
        <w:t>quid de eo faciendum esset</w:t>
      </w:r>
      <w:r w:rsidR="009B2994" w:rsidRPr="00170392">
        <w:rPr>
          <w:rFonts w:ascii="Times New Roman" w:eastAsia="Times New Roman" w:hAnsi="Times New Roman" w:cs="Times New Roman"/>
          <w:b/>
          <w:bCs/>
          <w:sz w:val="24"/>
          <w:szCs w:val="24"/>
          <w:lang w:val="la-Latn" w:eastAsia="de-DE"/>
        </w:rPr>
        <w:t xml:space="preserve">, </w:t>
      </w:r>
      <w:commentRangeStart w:id="153"/>
      <w:r w:rsidR="006564A4" w:rsidRPr="00170392">
        <w:rPr>
          <w:rFonts w:ascii="Times New Roman" w:eastAsia="Times New Roman" w:hAnsi="Times New Roman" w:cs="Times New Roman"/>
          <w:b/>
          <w:bCs/>
          <w:sz w:val="24"/>
          <w:szCs w:val="24"/>
          <w:lang w:val="la-Latn" w:eastAsia="de-DE"/>
        </w:rPr>
        <w:t>qui hominem christianum sollici</w:t>
      </w:r>
      <w:r w:rsidRPr="00170392">
        <w:rPr>
          <w:rFonts w:ascii="Times New Roman" w:eastAsia="Times New Roman" w:hAnsi="Times New Roman" w:cs="Times New Roman"/>
          <w:b/>
          <w:bCs/>
          <w:sz w:val="24"/>
          <w:szCs w:val="24"/>
          <w:lang w:val="la-Latn" w:eastAsia="de-DE"/>
        </w:rPr>
        <w:t>tando furatus</w:t>
      </w:r>
      <w:r w:rsidR="009B2994" w:rsidRPr="00170392">
        <w:rPr>
          <w:rFonts w:ascii="Times New Roman" w:eastAsia="Times New Roman" w:hAnsi="Times New Roman" w:cs="Times New Roman"/>
          <w:b/>
          <w:bCs/>
          <w:sz w:val="24"/>
          <w:szCs w:val="24"/>
          <w:lang w:val="la-Latn" w:eastAsia="de-DE"/>
        </w:rPr>
        <w:t xml:space="preserve"> </w:t>
      </w:r>
      <w:r w:rsidRPr="00170392">
        <w:rPr>
          <w:rFonts w:ascii="Times New Roman" w:eastAsia="Times New Roman" w:hAnsi="Times New Roman" w:cs="Times New Roman"/>
          <w:b/>
          <w:bCs/>
          <w:sz w:val="24"/>
          <w:szCs w:val="24"/>
          <w:lang w:val="la-Latn" w:eastAsia="de-DE"/>
        </w:rPr>
        <w:t>fuerit et in</w:t>
      </w:r>
      <w:r w:rsidR="009B2994" w:rsidRPr="00170392">
        <w:rPr>
          <w:rFonts w:ascii="Times New Roman" w:eastAsia="Times New Roman" w:hAnsi="Times New Roman" w:cs="Times New Roman"/>
          <w:b/>
          <w:bCs/>
          <w:sz w:val="24"/>
          <w:szCs w:val="24"/>
          <w:lang w:val="la-Latn" w:eastAsia="de-DE"/>
        </w:rPr>
        <w:t xml:space="preserve"> </w:t>
      </w:r>
      <w:r w:rsidRPr="00170392">
        <w:rPr>
          <w:rFonts w:ascii="Times New Roman" w:eastAsia="Times New Roman" w:hAnsi="Times New Roman" w:cs="Times New Roman"/>
          <w:b/>
          <w:bCs/>
          <w:sz w:val="24"/>
          <w:szCs w:val="24"/>
          <w:lang w:val="la-Latn" w:eastAsia="de-DE"/>
        </w:rPr>
        <w:t>paganam gentem tradendo vendiderit</w:t>
      </w:r>
      <w:commentRangeEnd w:id="153"/>
      <w:r w:rsidR="006564A4" w:rsidRPr="00170392">
        <w:rPr>
          <w:rStyle w:val="Odkaznakoment"/>
          <w:rFonts w:ascii="Times New Roman" w:hAnsi="Times New Roman" w:cs="Times New Roman"/>
          <w:b/>
          <w:bCs/>
          <w:lang w:val="la-Latn"/>
        </w:rPr>
        <w:commentReference w:id="153"/>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quibus ultra ille venditus se eruere non possit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tunc tibi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respondi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homicidii reatum ipsum hominem sibi contrahere mihi videri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et postea legens </w:t>
      </w:r>
      <w:r w:rsidRPr="00F16ABB">
        <w:rPr>
          <w:rFonts w:ascii="Times New Roman" w:eastAsia="Times New Roman" w:hAnsi="Times New Roman" w:cs="Times New Roman"/>
          <w:b/>
          <w:bCs/>
          <w:sz w:val="24"/>
          <w:szCs w:val="24"/>
          <w:lang w:val="la-Latn" w:eastAsia="de-DE"/>
        </w:rPr>
        <w:t>divinam sanct</w:t>
      </w:r>
      <w:r w:rsidR="00C87561" w:rsidRPr="00F16ABB">
        <w:rPr>
          <w:rFonts w:ascii="Times New Roman" w:eastAsia="Times New Roman" w:hAnsi="Times New Roman" w:cs="Times New Roman"/>
          <w:b/>
          <w:bCs/>
          <w:sz w:val="24"/>
          <w:szCs w:val="24"/>
          <w:lang w:val="la-Latn" w:eastAsia="de-DE"/>
        </w:rPr>
        <w:t>ionem in Deuteronomio</w:t>
      </w:r>
      <w:r w:rsidR="00C87561" w:rsidRPr="007A06F5">
        <w:rPr>
          <w:rFonts w:ascii="Times New Roman" w:eastAsia="Times New Roman" w:hAnsi="Times New Roman" w:cs="Times New Roman"/>
          <w:sz w:val="24"/>
          <w:szCs w:val="24"/>
          <w:lang w:val="la-Latn" w:eastAsia="de-DE"/>
        </w:rPr>
        <w:t xml:space="preserve"> ita proba</w:t>
      </w:r>
      <w:r w:rsidRPr="007A06F5">
        <w:rPr>
          <w:rFonts w:ascii="Times New Roman" w:eastAsia="Times New Roman" w:hAnsi="Times New Roman" w:cs="Times New Roman"/>
          <w:sz w:val="24"/>
          <w:szCs w:val="24"/>
          <w:lang w:val="la-Latn" w:eastAsia="de-DE"/>
        </w:rPr>
        <w:t>visse repperi</w:t>
      </w:r>
      <w:r w:rsidR="009B2994" w:rsidRPr="007A06F5">
        <w:rPr>
          <w:rFonts w:ascii="Times New Roman" w:eastAsia="Times New Roman" w:hAnsi="Times New Roman" w:cs="Times New Roman"/>
          <w:sz w:val="24"/>
          <w:szCs w:val="24"/>
          <w:lang w:val="la-Latn" w:eastAsia="de-DE"/>
        </w:rPr>
        <w:t xml:space="preserve">, </w:t>
      </w:r>
      <w:r w:rsidRPr="00F16ABB">
        <w:rPr>
          <w:rFonts w:ascii="Times New Roman" w:eastAsia="Times New Roman" w:hAnsi="Times New Roman" w:cs="Times New Roman"/>
          <w:b/>
          <w:bCs/>
          <w:sz w:val="24"/>
          <w:szCs w:val="24"/>
          <w:lang w:val="la-Latn" w:eastAsia="de-DE"/>
        </w:rPr>
        <w:t>cum homicidae</w:t>
      </w:r>
      <w:r w:rsidR="009B2994" w:rsidRPr="00F16ABB">
        <w:rPr>
          <w:rFonts w:ascii="Times New Roman" w:eastAsia="Times New Roman" w:hAnsi="Times New Roman" w:cs="Times New Roman"/>
          <w:b/>
          <w:bCs/>
          <w:sz w:val="24"/>
          <w:szCs w:val="24"/>
          <w:lang w:val="la-Latn" w:eastAsia="de-DE"/>
        </w:rPr>
        <w:t xml:space="preserve"> </w:t>
      </w:r>
      <w:r w:rsidRPr="00F16ABB">
        <w:rPr>
          <w:rFonts w:ascii="Times New Roman" w:eastAsia="Times New Roman" w:hAnsi="Times New Roman" w:cs="Times New Roman"/>
          <w:b/>
          <w:bCs/>
          <w:sz w:val="24"/>
          <w:szCs w:val="24"/>
          <w:lang w:val="la-Latn" w:eastAsia="de-DE"/>
        </w:rPr>
        <w:t>et furi hominem vendenti parem</w:t>
      </w:r>
      <w:r w:rsidR="009B2994" w:rsidRPr="00F16ABB">
        <w:rPr>
          <w:rFonts w:ascii="Times New Roman" w:eastAsia="Times New Roman" w:hAnsi="Times New Roman" w:cs="Times New Roman"/>
          <w:b/>
          <w:bCs/>
          <w:sz w:val="24"/>
          <w:szCs w:val="24"/>
          <w:lang w:val="la-Latn" w:eastAsia="de-DE"/>
        </w:rPr>
        <w:t xml:space="preserve"> </w:t>
      </w:r>
      <w:r w:rsidRPr="00F16ABB">
        <w:rPr>
          <w:rFonts w:ascii="Times New Roman" w:eastAsia="Times New Roman" w:hAnsi="Times New Roman" w:cs="Times New Roman"/>
          <w:b/>
          <w:bCs/>
          <w:sz w:val="24"/>
          <w:szCs w:val="24"/>
          <w:lang w:val="la-Latn" w:eastAsia="de-DE"/>
        </w:rPr>
        <w:t>vindictae modum in posuisset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legitur</w:t>
      </w:r>
      <w:r w:rsidR="009B2994" w:rsidRPr="007A06F5">
        <w:rPr>
          <w:rFonts w:ascii="Times New Roman" w:eastAsia="Times New Roman" w:hAnsi="Times New Roman" w:cs="Times New Roman"/>
          <w:sz w:val="24"/>
          <w:szCs w:val="24"/>
          <w:lang w:val="la-Latn" w:eastAsia="de-DE"/>
        </w:rPr>
        <w:t xml:space="preserve">, </w:t>
      </w:r>
      <w:r w:rsidR="00F07DA6" w:rsidRPr="00F16ABB">
        <w:rPr>
          <w:rFonts w:ascii="Times New Roman" w:eastAsia="Times New Roman" w:hAnsi="Times New Roman" w:cs="Times New Roman"/>
          <w:b/>
          <w:bCs/>
          <w:sz w:val="24"/>
          <w:szCs w:val="24"/>
          <w:lang w:val="la-Latn" w:eastAsia="de-DE"/>
        </w:rPr>
        <w:t>'</w:t>
      </w:r>
      <w:r w:rsidRPr="00F16ABB">
        <w:rPr>
          <w:rFonts w:ascii="Times New Roman" w:eastAsia="Times New Roman" w:hAnsi="Times New Roman" w:cs="Times New Roman"/>
          <w:b/>
          <w:bCs/>
          <w:sz w:val="24"/>
          <w:szCs w:val="24"/>
          <w:lang w:val="la-Latn" w:eastAsia="de-DE"/>
        </w:rPr>
        <w:t>animam pro anima</w:t>
      </w:r>
      <w:r w:rsidRPr="007A06F5">
        <w:rPr>
          <w:rFonts w:ascii="Times New Roman" w:eastAsia="Times New Roman" w:hAnsi="Times New Roman" w:cs="Times New Roman"/>
          <w:sz w:val="24"/>
          <w:szCs w:val="24"/>
          <w:lang w:val="la-Latn" w:eastAsia="de-DE"/>
        </w:rPr>
        <w:t xml:space="preserve"> homicidam debere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reddere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oculum pro oculo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dentem pro dente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manum pro manu</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pedem pro pede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 et ipsum hominem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deprehensus fuerit sollicitasse fratrem suum de filiis Israhel et vendidisse accipiendo pretium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iubet interficere et ita auferre malum de medio</w:t>
      </w:r>
      <w:r w:rsidR="009B2994"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populi Dei</w:t>
      </w:r>
      <w:r w:rsidRPr="007A06F5">
        <w:rPr>
          <w:rFonts w:ascii="Times New Roman" w:eastAsia="Times New Roman" w:hAnsi="Times New Roman" w:cs="Times New Roman"/>
          <w:sz w:val="24"/>
          <w:szCs w:val="24"/>
          <w:lang w:val="la-Latn" w:eastAsia="de-DE"/>
        </w:rPr>
        <w:t>'. Unde mihi videtur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sicut par </w:t>
      </w:r>
      <w:r w:rsidRPr="007A06F5">
        <w:rPr>
          <w:rFonts w:ascii="Times New Roman" w:eastAsia="Times New Roman" w:hAnsi="Times New Roman" w:cs="Times New Roman"/>
          <w:sz w:val="24"/>
          <w:szCs w:val="24"/>
          <w:lang w:val="la-Latn" w:eastAsia="de-DE"/>
        </w:rPr>
        <w:lastRenderedPageBreak/>
        <w:t>sententia in lege divina est constituta de homicida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fure hominem vendente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sic et* </w:t>
      </w:r>
      <w:r w:rsidRPr="00524CAA">
        <w:rPr>
          <w:rFonts w:ascii="Times New Roman" w:eastAsia="Times New Roman" w:hAnsi="Times New Roman" w:cs="Times New Roman"/>
          <w:b/>
          <w:bCs/>
          <w:sz w:val="24"/>
          <w:szCs w:val="24"/>
          <w:lang w:val="la-Latn" w:eastAsia="de-DE"/>
        </w:rPr>
        <w:t xml:space="preserve">canonica </w:t>
      </w:r>
      <w:r w:rsidR="00524CAA" w:rsidRPr="00524CAA">
        <w:rPr>
          <w:rFonts w:ascii="Times New Roman" w:eastAsia="Times New Roman" w:hAnsi="Times New Roman" w:cs="Times New Roman"/>
          <w:b/>
          <w:bCs/>
          <w:sz w:val="24"/>
          <w:szCs w:val="24"/>
          <w:lang w:val="la-Latn" w:eastAsia="de-DE"/>
        </w:rPr>
        <w:t>auctorit</w:t>
      </w:r>
      <w:r w:rsidRPr="00524CAA">
        <w:rPr>
          <w:rFonts w:ascii="Times New Roman" w:eastAsia="Times New Roman" w:hAnsi="Times New Roman" w:cs="Times New Roman"/>
          <w:b/>
          <w:bCs/>
          <w:sz w:val="24"/>
          <w:szCs w:val="24"/>
          <w:lang w:val="la-Latn" w:eastAsia="de-DE"/>
        </w:rPr>
        <w:t>ate</w:t>
      </w:r>
      <w:r w:rsidRPr="007A06F5">
        <w:rPr>
          <w:rFonts w:ascii="Times New Roman" w:eastAsia="Times New Roman" w:hAnsi="Times New Roman" w:cs="Times New Roman"/>
          <w:sz w:val="24"/>
          <w:szCs w:val="24"/>
          <w:lang w:val="la-Latn" w:eastAsia="de-DE"/>
        </w:rPr>
        <w:t xml:space="preserve"> pari modo plectendum eum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fratrem suum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furando atque sollicitando vendiderit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illum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proximum suum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christianum hominem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iniuste peremerit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eo gravius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 eum in paganam gentem a tradiderit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de animae suae ruina ullam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conpassionem habuerit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concilio ergo Ancirano ita scriptum est</w:t>
      </w:r>
      <w:r w:rsidR="00FF3D92"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Qui voluntarie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homicidium fecerint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paenitentiae quidem </w:t>
      </w:r>
      <w:r w:rsidRPr="00A645B1">
        <w:rPr>
          <w:rFonts w:ascii="Times New Roman" w:eastAsia="Times New Roman" w:hAnsi="Times New Roman" w:cs="Times New Roman"/>
          <w:sz w:val="24"/>
          <w:szCs w:val="24"/>
          <w:highlight w:val="yellow"/>
          <w:lang w:val="la-Latn" w:eastAsia="de-DE"/>
        </w:rPr>
        <w:t>e</w:t>
      </w:r>
      <w:r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iugiter</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se submittant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perfectionem vero circa finem vitae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consequantur</w:t>
      </w:r>
      <w:r w:rsidR="009B2994" w:rsidRPr="007A06F5">
        <w:rPr>
          <w:rFonts w:ascii="Times New Roman" w:eastAsia="Times New Roman" w:hAnsi="Times New Roman" w:cs="Times New Roman"/>
          <w:sz w:val="24"/>
          <w:szCs w:val="24"/>
          <w:lang w:val="la-Latn" w:eastAsia="de-DE"/>
        </w:rPr>
        <w:t xml:space="preserve">. </w:t>
      </w:r>
      <w:r w:rsidRPr="00A645B1">
        <w:rPr>
          <w:rFonts w:ascii="Times New Roman" w:eastAsia="Times New Roman" w:hAnsi="Times New Roman" w:cs="Times New Roman"/>
          <w:b/>
          <w:bCs/>
          <w:sz w:val="24"/>
          <w:szCs w:val="24"/>
          <w:lang w:val="la-Latn" w:eastAsia="de-DE"/>
        </w:rPr>
        <w:t>De homicidiis</w:t>
      </w:r>
      <w:r w:rsidR="00E55DD3" w:rsidRPr="00A645B1">
        <w:rPr>
          <w:rFonts w:ascii="Times New Roman" w:eastAsia="Times New Roman" w:hAnsi="Times New Roman" w:cs="Times New Roman"/>
          <w:b/>
          <w:bCs/>
          <w:sz w:val="24"/>
          <w:szCs w:val="24"/>
          <w:lang w:val="la-Latn" w:eastAsia="de-DE"/>
        </w:rPr>
        <w:t xml:space="preserve"> </w:t>
      </w:r>
      <w:r w:rsidRPr="00A645B1">
        <w:rPr>
          <w:rFonts w:ascii="Times New Roman" w:eastAsia="Times New Roman" w:hAnsi="Times New Roman" w:cs="Times New Roman"/>
          <w:b/>
          <w:bCs/>
          <w:sz w:val="24"/>
          <w:szCs w:val="24"/>
          <w:lang w:val="la-Latn" w:eastAsia="de-DE"/>
        </w:rPr>
        <w:t>non sponte commissis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prior quidem definitio post septennem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paenitentiam perfectionem consequi praecepit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secunda vero quinquennii tempus explere</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Sed in omnibus iudiciis temperanda est sententia </w:t>
      </w:r>
      <w:r w:rsidRPr="00E63A58">
        <w:rPr>
          <w:rFonts w:ascii="Times New Roman" w:eastAsia="Times New Roman" w:hAnsi="Times New Roman" w:cs="Times New Roman"/>
          <w:b/>
          <w:bCs/>
          <w:sz w:val="24"/>
          <w:szCs w:val="24"/>
          <w:lang w:val="la-Latn" w:eastAsia="de-DE"/>
        </w:rPr>
        <w:t>iuxta intentionem et studium paenitentis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quis enim veraciter paeni tentiam egerit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lacrimis ieiunia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orationes solvens et elemosinas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largiter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expendens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huius itaque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habet sacerdos potestatem mitigare iudicium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autem mentis est durae et neglegens est ad agendam paenitentiam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hoc omnino decretum est tempus servandum</w:t>
      </w:r>
      <w:r w:rsidR="009B2994" w:rsidRPr="007A06F5">
        <w:rPr>
          <w:rFonts w:ascii="Times New Roman" w:eastAsia="Times New Roman" w:hAnsi="Times New Roman" w:cs="Times New Roman"/>
          <w:sz w:val="24"/>
          <w:szCs w:val="24"/>
          <w:lang w:val="la-Latn" w:eastAsia="de-DE"/>
        </w:rPr>
        <w:t xml:space="preserve">. </w:t>
      </w:r>
    </w:p>
    <w:p w14:paraId="6664E9E3" w14:textId="385902F8"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II</w:t>
      </w:r>
      <w:r w:rsidR="009B2994" w:rsidRPr="007A06F5">
        <w:rPr>
          <w:rFonts w:ascii="Times New Roman" w:eastAsia="Times New Roman" w:hAnsi="Times New Roman" w:cs="Times New Roman"/>
          <w:sz w:val="24"/>
          <w:szCs w:val="24"/>
          <w:lang w:val="la-Latn" w:eastAsia="de-DE"/>
        </w:rPr>
        <w:t xml:space="preserve">. </w:t>
      </w:r>
      <w:r w:rsidRPr="006846D2">
        <w:rPr>
          <w:rFonts w:ascii="Times New Roman" w:eastAsia="Times New Roman" w:hAnsi="Times New Roman" w:cs="Times New Roman"/>
          <w:b/>
          <w:bCs/>
          <w:sz w:val="24"/>
          <w:szCs w:val="24"/>
          <w:lang w:val="la-Latn" w:eastAsia="de-DE"/>
        </w:rPr>
        <w:t>De infantibus autem</w:t>
      </w:r>
      <w:r w:rsidR="009B2994" w:rsidRPr="006846D2">
        <w:rPr>
          <w:rFonts w:ascii="Times New Roman" w:eastAsia="Times New Roman" w:hAnsi="Times New Roman" w:cs="Times New Roman"/>
          <w:b/>
          <w:bCs/>
          <w:sz w:val="24"/>
          <w:szCs w:val="24"/>
          <w:lang w:val="la-Latn" w:eastAsia="de-DE"/>
        </w:rPr>
        <w:t xml:space="preserve">, </w:t>
      </w:r>
      <w:r w:rsidRPr="006846D2">
        <w:rPr>
          <w:rFonts w:ascii="Times New Roman" w:eastAsia="Times New Roman" w:hAnsi="Times New Roman" w:cs="Times New Roman"/>
          <w:b/>
          <w:bCs/>
          <w:sz w:val="24"/>
          <w:szCs w:val="24"/>
          <w:lang w:val="la-Latn" w:eastAsia="de-DE"/>
        </w:rPr>
        <w:t>qui mortui cum</w:t>
      </w:r>
      <w:r w:rsidR="009B2994" w:rsidRPr="006846D2">
        <w:rPr>
          <w:rFonts w:ascii="Times New Roman" w:eastAsia="Times New Roman" w:hAnsi="Times New Roman" w:cs="Times New Roman"/>
          <w:b/>
          <w:bCs/>
          <w:sz w:val="24"/>
          <w:szCs w:val="24"/>
          <w:lang w:val="la-Latn" w:eastAsia="de-DE"/>
        </w:rPr>
        <w:t xml:space="preserve"> </w:t>
      </w:r>
      <w:r w:rsidRPr="006846D2">
        <w:rPr>
          <w:rFonts w:ascii="Times New Roman" w:eastAsia="Times New Roman" w:hAnsi="Times New Roman" w:cs="Times New Roman"/>
          <w:b/>
          <w:bCs/>
          <w:sz w:val="24"/>
          <w:szCs w:val="24"/>
          <w:lang w:val="la-Latn" w:eastAsia="de-DE"/>
        </w:rPr>
        <w:t>patre et matre inveniuntur et non apparet</w:t>
      </w:r>
      <w:r w:rsidR="009B2994" w:rsidRPr="006846D2">
        <w:rPr>
          <w:rFonts w:ascii="Times New Roman" w:eastAsia="Times New Roman" w:hAnsi="Times New Roman" w:cs="Times New Roman"/>
          <w:b/>
          <w:bCs/>
          <w:sz w:val="24"/>
          <w:szCs w:val="24"/>
          <w:lang w:val="la-Latn" w:eastAsia="de-DE"/>
        </w:rPr>
        <w:t xml:space="preserve">, </w:t>
      </w:r>
      <w:r w:rsidRPr="006846D2">
        <w:rPr>
          <w:rFonts w:ascii="Times New Roman" w:eastAsia="Times New Roman" w:hAnsi="Times New Roman" w:cs="Times New Roman"/>
          <w:b/>
          <w:bCs/>
          <w:sz w:val="24"/>
          <w:szCs w:val="24"/>
          <w:lang w:val="la-Latn" w:eastAsia="de-DE"/>
        </w:rPr>
        <w:t>utrum ab eis oppressus</w:t>
      </w:r>
      <w:r w:rsidR="009B2994" w:rsidRPr="006846D2">
        <w:rPr>
          <w:rFonts w:ascii="Times New Roman" w:eastAsia="Times New Roman" w:hAnsi="Times New Roman" w:cs="Times New Roman"/>
          <w:b/>
          <w:bCs/>
          <w:sz w:val="24"/>
          <w:szCs w:val="24"/>
          <w:lang w:val="la-Latn" w:eastAsia="de-DE"/>
        </w:rPr>
        <w:t xml:space="preserve"> </w:t>
      </w:r>
      <w:r w:rsidRPr="006846D2">
        <w:rPr>
          <w:rFonts w:ascii="Times New Roman" w:eastAsia="Times New Roman" w:hAnsi="Times New Roman" w:cs="Times New Roman"/>
          <w:b/>
          <w:bCs/>
          <w:sz w:val="24"/>
          <w:szCs w:val="24"/>
          <w:lang w:val="la-Latn" w:eastAsia="de-DE"/>
        </w:rPr>
        <w:t>sit ipse infans sive suffocatus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 propria morte defunctus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debent inde securi esse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sine paenitentia ipsi parentes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tamen in eis consideratio debet esse pietatis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non voluntas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eventus mortis causa fuit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autem eos non latet ipsos eius esse interfectores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scire debent graviter se deliquisse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in Ancirano concilio hoc modo probatur</w:t>
      </w:r>
      <w:r w:rsidR="00FF3D92" w:rsidRPr="007A06F5">
        <w:rPr>
          <w:rFonts w:ascii="Times New Roman" w:eastAsia="Times New Roman" w:hAnsi="Times New Roman" w:cs="Times New Roman"/>
          <w:sz w:val="24"/>
          <w:szCs w:val="24"/>
          <w:lang w:val="la-Latn" w:eastAsia="de-DE"/>
        </w:rPr>
        <w:t xml:space="preserve">: </w:t>
      </w:r>
      <w:r w:rsidRPr="006846D2">
        <w:rPr>
          <w:rFonts w:ascii="Times New Roman" w:eastAsia="Times New Roman" w:hAnsi="Times New Roman" w:cs="Times New Roman"/>
          <w:b/>
          <w:bCs/>
          <w:sz w:val="24"/>
          <w:szCs w:val="24"/>
          <w:lang w:val="la-Latn" w:eastAsia="de-DE"/>
        </w:rPr>
        <w:t>De mulieribus</w:t>
      </w:r>
      <w:r w:rsidRPr="007A06F5">
        <w:rPr>
          <w:rFonts w:ascii="Times New Roman" w:eastAsia="Times New Roman" w:hAnsi="Times New Roman" w:cs="Times New Roman"/>
          <w:sz w:val="24"/>
          <w:szCs w:val="24"/>
          <w:lang w:val="la-Latn" w:eastAsia="de-DE"/>
        </w:rPr>
        <w:t xml:space="preserve"> </w:t>
      </w:r>
      <w:r w:rsidRPr="006846D2">
        <w:rPr>
          <w:rFonts w:ascii="Times New Roman" w:eastAsia="Times New Roman" w:hAnsi="Times New Roman" w:cs="Times New Roman"/>
          <w:b/>
          <w:bCs/>
          <w:sz w:val="24"/>
          <w:szCs w:val="24"/>
          <w:lang w:val="la-Latn" w:eastAsia="de-DE"/>
        </w:rPr>
        <w:t xml:space="preserve">quae </w:t>
      </w:r>
      <w:r w:rsidRPr="007A06F5">
        <w:rPr>
          <w:rFonts w:ascii="Times New Roman" w:eastAsia="Times New Roman" w:hAnsi="Times New Roman" w:cs="Times New Roman"/>
          <w:sz w:val="24"/>
          <w:szCs w:val="24"/>
          <w:lang w:val="la-Latn" w:eastAsia="de-DE"/>
        </w:rPr>
        <w:t xml:space="preserve">fornicantur et </w:t>
      </w:r>
      <w:r w:rsidRPr="006846D2">
        <w:rPr>
          <w:rFonts w:ascii="Times New Roman" w:eastAsia="Times New Roman" w:hAnsi="Times New Roman" w:cs="Times New Roman"/>
          <w:b/>
          <w:bCs/>
          <w:sz w:val="24"/>
          <w:szCs w:val="24"/>
          <w:lang w:val="la-Latn" w:eastAsia="de-DE"/>
        </w:rPr>
        <w:t>partus suos necant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quae agunt secum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de utero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conceptos excutiant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antiqua quidem definitio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usque ad exitum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vitae eas ab ecclesia removet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Humanius autem nunc definimus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 xml:space="preserve">/ ut eis decem </w:t>
      </w:r>
      <w:r w:rsidRPr="006846D2">
        <w:rPr>
          <w:rFonts w:ascii="Times New Roman" w:hAnsi="Times New Roman" w:cs="Times New Roman"/>
          <w:highlight w:val="yellow"/>
          <w:lang w:val="la-Latn"/>
        </w:rPr>
        <w:t>a</w:t>
      </w:r>
      <w:r w:rsidRPr="007A06F5">
        <w:rPr>
          <w:rFonts w:ascii="Times New Roman" w:hAnsi="Times New Roman" w:cs="Times New Roman"/>
          <w:lang w:val="la-Latn"/>
        </w:rPr>
        <w:t xml:space="preserve"> annorum tempus secundum prae* fixos gradus paenitentiae largiamur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alii</w:t>
      </w:r>
      <w:r w:rsidR="00E55DD3"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trium annorum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paenitentiam huiusmodi homines denuntiant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 debere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infantem suum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incaute oppresserit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quorum unum ex eis exigat cum pane tantum ete aqua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abstineatque 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 omni luxuria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tempore paenitentiae suae</w:t>
      </w:r>
      <w:r w:rsidR="009B2994" w:rsidRPr="007A06F5">
        <w:rPr>
          <w:rFonts w:ascii="Times New Roman" w:eastAsia="Times New Roman" w:hAnsi="Times New Roman" w:cs="Times New Roman"/>
          <w:sz w:val="24"/>
          <w:szCs w:val="24"/>
          <w:lang w:val="la-Latn" w:eastAsia="de-DE"/>
        </w:rPr>
        <w:t xml:space="preserve">. </w:t>
      </w:r>
    </w:p>
    <w:p w14:paraId="2276B1D7" w14:textId="41B75907"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D75CFF">
        <w:rPr>
          <w:rFonts w:ascii="Times New Roman" w:eastAsia="Times New Roman" w:hAnsi="Times New Roman" w:cs="Times New Roman"/>
          <w:b/>
          <w:bCs/>
          <w:sz w:val="24"/>
          <w:szCs w:val="24"/>
          <w:lang w:val="la-Latn" w:eastAsia="de-DE"/>
        </w:rPr>
        <w:t>qui viduam proximi sui in coniugem</w:t>
      </w:r>
      <w:r w:rsidR="009B2994" w:rsidRPr="00D75CFF">
        <w:rPr>
          <w:rFonts w:ascii="Times New Roman" w:eastAsia="Times New Roman" w:hAnsi="Times New Roman" w:cs="Times New Roman"/>
          <w:b/>
          <w:bCs/>
          <w:sz w:val="24"/>
          <w:szCs w:val="24"/>
          <w:lang w:val="la-Latn" w:eastAsia="de-DE"/>
        </w:rPr>
        <w:t xml:space="preserve"> </w:t>
      </w:r>
      <w:r w:rsidRPr="00D75CFF">
        <w:rPr>
          <w:rFonts w:ascii="Times New Roman" w:eastAsia="Times New Roman" w:hAnsi="Times New Roman" w:cs="Times New Roman"/>
          <w:b/>
          <w:bCs/>
          <w:sz w:val="24"/>
          <w:szCs w:val="24"/>
          <w:lang w:val="la-Latn" w:eastAsia="de-DE"/>
        </w:rPr>
        <w:t>duxit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illud consideran 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quota generatione conubia ipsa inter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propinquos legitime</w:t>
      </w:r>
      <w:r w:rsidR="009B2994"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fieri possint</w:t>
      </w:r>
      <w:r w:rsidRPr="007A06F5">
        <w:rPr>
          <w:rFonts w:ascii="Times New Roman" w:eastAsia="Times New Roman" w:hAnsi="Times New Roman" w:cs="Times New Roman"/>
          <w:sz w:val="24"/>
          <w:szCs w:val="24"/>
          <w:lang w:val="la-Latn" w:eastAsia="de-DE"/>
        </w:rPr>
        <w:t>? Et sic de utroque sexu iudicium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aequum agendum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alii tertia vel quarta generatione hoc fieri posse iudicabant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alii quinta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alii vero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sexta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illud 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praecipue con siderandum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lex divina inde praecipiat</w:t>
      </w:r>
      <w:r w:rsidR="009B2994" w:rsidRPr="007A06F5">
        <w:rPr>
          <w:rFonts w:ascii="Times New Roman" w:eastAsia="Times New Roman" w:hAnsi="Times New Roman" w:cs="Times New Roman"/>
          <w:sz w:val="24"/>
          <w:szCs w:val="24"/>
          <w:lang w:val="la-Latn" w:eastAsia="de-DE"/>
        </w:rPr>
        <w:t xml:space="preserve">. </w:t>
      </w:r>
      <w:r w:rsidRPr="00D75CFF">
        <w:rPr>
          <w:rFonts w:ascii="Times New Roman" w:eastAsia="Times New Roman" w:hAnsi="Times New Roman" w:cs="Times New Roman"/>
          <w:b/>
          <w:bCs/>
          <w:sz w:val="24"/>
          <w:szCs w:val="24"/>
          <w:lang w:val="la-Latn" w:eastAsia="de-DE"/>
        </w:rPr>
        <w:t>Sup</w:t>
      </w:r>
      <w:r w:rsidR="00C87561" w:rsidRPr="00D75CFF">
        <w:rPr>
          <w:rFonts w:ascii="Times New Roman" w:eastAsia="Times New Roman" w:hAnsi="Times New Roman" w:cs="Times New Roman"/>
          <w:b/>
          <w:bCs/>
          <w:sz w:val="24"/>
          <w:szCs w:val="24"/>
          <w:lang w:val="la-Latn" w:eastAsia="de-DE"/>
        </w:rPr>
        <w:t>er quo capitulo Hunberhto</w:t>
      </w:r>
      <w:r w:rsidR="009B2994" w:rsidRPr="00D75CFF">
        <w:rPr>
          <w:rFonts w:ascii="Times New Roman" w:eastAsia="Times New Roman" w:hAnsi="Times New Roman" w:cs="Times New Roman"/>
          <w:b/>
          <w:bCs/>
          <w:sz w:val="24"/>
          <w:szCs w:val="24"/>
          <w:lang w:val="la-Latn" w:eastAsia="de-DE"/>
        </w:rPr>
        <w:t xml:space="preserve"> </w:t>
      </w:r>
      <w:r w:rsidR="00C87561" w:rsidRPr="00D75CFF">
        <w:rPr>
          <w:rFonts w:ascii="Times New Roman" w:eastAsia="Times New Roman" w:hAnsi="Times New Roman" w:cs="Times New Roman"/>
          <w:b/>
          <w:bCs/>
          <w:sz w:val="24"/>
          <w:szCs w:val="24"/>
          <w:lang w:val="la-Latn" w:eastAsia="de-DE"/>
        </w:rPr>
        <w:t>epi</w:t>
      </w:r>
      <w:r w:rsidRPr="00D75CFF">
        <w:rPr>
          <w:rFonts w:ascii="Times New Roman" w:eastAsia="Times New Roman" w:hAnsi="Times New Roman" w:cs="Times New Roman"/>
          <w:b/>
          <w:bCs/>
          <w:sz w:val="24"/>
          <w:szCs w:val="24"/>
          <w:lang w:val="la-Latn" w:eastAsia="de-DE"/>
        </w:rPr>
        <w:t>scopo</w:t>
      </w:r>
      <w:r w:rsidRPr="007A06F5">
        <w:rPr>
          <w:rFonts w:ascii="Times New Roman" w:eastAsia="Times New Roman" w:hAnsi="Times New Roman" w:cs="Times New Roman"/>
          <w:sz w:val="24"/>
          <w:szCs w:val="24"/>
          <w:lang w:val="la-Latn" w:eastAsia="de-DE"/>
        </w:rPr>
        <w:t xml:space="preserve"> sciscitanti iam respondimus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cuius responsionis formulam etiam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nunc tibi direximus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Manifestum est 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w:t>
      </w:r>
      <w:r w:rsidR="00524CAA">
        <w:rPr>
          <w:rFonts w:ascii="Times New Roman" w:eastAsia="Times New Roman" w:hAnsi="Times New Roman" w:cs="Times New Roman"/>
          <w:b/>
          <w:bCs/>
          <w:sz w:val="24"/>
          <w:szCs w:val="24"/>
          <w:lang w:val="la-Latn" w:eastAsia="de-DE"/>
        </w:rPr>
        <w:t>sacri canon</w:t>
      </w:r>
      <w:r w:rsidRPr="00524CAA">
        <w:rPr>
          <w:rFonts w:ascii="Times New Roman" w:eastAsia="Times New Roman" w:hAnsi="Times New Roman" w:cs="Times New Roman"/>
          <w:b/>
          <w:bCs/>
          <w:sz w:val="24"/>
          <w:szCs w:val="24"/>
          <w:lang w:val="la-Latn" w:eastAsia="de-DE"/>
        </w:rPr>
        <w:t>es</w:t>
      </w:r>
      <w:r w:rsidRPr="007A06F5">
        <w:rPr>
          <w:rFonts w:ascii="Times New Roman" w:eastAsia="Times New Roman" w:hAnsi="Times New Roman" w:cs="Times New Roman"/>
          <w:sz w:val="24"/>
          <w:szCs w:val="24"/>
          <w:lang w:val="la-Latn" w:eastAsia="de-DE"/>
        </w:rPr>
        <w:t xml:space="preserve"> ei anathema dicunt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 propria cognatione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quam cognatus habuit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duxerit uxorem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ideo tibi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summa cautela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 habenda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forte pro incesti noxa aeterna dampnatio sequatur</w:t>
      </w:r>
      <w:r w:rsidR="009B2994" w:rsidRPr="007A06F5">
        <w:rPr>
          <w:rFonts w:ascii="Times New Roman" w:eastAsia="Times New Roman" w:hAnsi="Times New Roman" w:cs="Times New Roman"/>
          <w:sz w:val="24"/>
          <w:szCs w:val="24"/>
          <w:lang w:val="la-Latn" w:eastAsia="de-DE"/>
        </w:rPr>
        <w:t xml:space="preserve">. </w:t>
      </w:r>
    </w:p>
    <w:p w14:paraId="5515B31D" w14:textId="4B05E018"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 autem quod interrogabas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pater et filius vel si duou fratres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avunculus et nepos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una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muliere fornicaverint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inde faciendum esset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manifestum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gravi vindicta plectendum erit quod grave facinus esse reperitur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Omnis enim </w:t>
      </w:r>
      <w:r w:rsidRPr="00524CAA">
        <w:rPr>
          <w:rFonts w:ascii="Times New Roman" w:eastAsia="Times New Roman" w:hAnsi="Times New Roman" w:cs="Times New Roman"/>
          <w:b/>
          <w:bCs/>
          <w:sz w:val="24"/>
          <w:szCs w:val="24"/>
          <w:lang w:val="la-Latn" w:eastAsia="de-DE"/>
        </w:rPr>
        <w:t>moechia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interdicitur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scriptum est</w:t>
      </w:r>
      <w:r w:rsidR="009B2994"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'non moechaberis</w:t>
      </w:r>
      <w:r w:rsidRPr="007A06F5">
        <w:rPr>
          <w:rFonts w:ascii="Times New Roman" w:eastAsia="Times New Roman" w:hAnsi="Times New Roman" w:cs="Times New Roman"/>
          <w:sz w:val="24"/>
          <w:szCs w:val="24"/>
          <w:lang w:val="la-Latn" w:eastAsia="de-DE"/>
        </w:rPr>
        <w:t>'</w:t>
      </w:r>
      <w:r w:rsidR="00F07DA6"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quanto magis cum cognata vel cum c</w:t>
      </w:r>
      <w:r w:rsidR="00F07DA6" w:rsidRPr="007A06F5">
        <w:rPr>
          <w:rFonts w:ascii="Times New Roman" w:eastAsia="Times New Roman" w:hAnsi="Times New Roman" w:cs="Times New Roman"/>
          <w:sz w:val="24"/>
          <w:szCs w:val="24"/>
          <w:lang w:val="la-Latn" w:eastAsia="de-DE"/>
        </w:rPr>
        <w:t>oniuge seu concubina cognati</w:t>
      </w:r>
      <w:r w:rsidRPr="007A06F5">
        <w:rPr>
          <w:rFonts w:ascii="Times New Roman" w:eastAsia="Times New Roman" w:hAnsi="Times New Roman" w:cs="Times New Roman"/>
          <w:sz w:val="24"/>
          <w:szCs w:val="24"/>
          <w:lang w:val="la-Latn" w:eastAsia="de-DE"/>
        </w:rPr>
        <w:t>? Quid autem Dominus in lege in vindicta talium iusserit</w:t>
      </w:r>
      <w:r w:rsidR="009B2994" w:rsidRPr="007A06F5">
        <w:rPr>
          <w:rFonts w:ascii="Times New Roman" w:eastAsia="Times New Roman" w:hAnsi="Times New Roman" w:cs="Times New Roman"/>
          <w:sz w:val="24"/>
          <w:szCs w:val="24"/>
          <w:lang w:val="la-Latn" w:eastAsia="de-DE"/>
        </w:rPr>
        <w:t xml:space="preserve">, </w:t>
      </w:r>
      <w:proofErr w:type="spellStart"/>
      <w:r w:rsidR="00524CAA" w:rsidRPr="00524CAA">
        <w:rPr>
          <w:rFonts w:ascii="Times New Roman" w:eastAsia="Times New Roman" w:hAnsi="Times New Roman" w:cs="Times New Roman"/>
          <w:b/>
          <w:bCs/>
          <w:sz w:val="24"/>
          <w:szCs w:val="24"/>
          <w:lang w:val="cs-CZ" w:eastAsia="de-DE"/>
        </w:rPr>
        <w:t>li</w:t>
      </w:r>
      <w:proofErr w:type="spellEnd"/>
      <w:r w:rsidRPr="00524CAA">
        <w:rPr>
          <w:rFonts w:ascii="Times New Roman" w:eastAsia="Times New Roman" w:hAnsi="Times New Roman" w:cs="Times New Roman"/>
          <w:b/>
          <w:bCs/>
          <w:sz w:val="24"/>
          <w:szCs w:val="24"/>
          <w:lang w:val="la-Latn" w:eastAsia="de-DE"/>
        </w:rPr>
        <w:t>ber Leviticus</w:t>
      </w:r>
      <w:r w:rsidRPr="007A06F5">
        <w:rPr>
          <w:rFonts w:ascii="Times New Roman" w:eastAsia="Times New Roman" w:hAnsi="Times New Roman" w:cs="Times New Roman"/>
          <w:sz w:val="24"/>
          <w:szCs w:val="24"/>
          <w:lang w:val="la-Latn" w:eastAsia="de-DE"/>
        </w:rPr>
        <w:t xml:space="preserve"> demonstrat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ubi ita scriptum est</w:t>
      </w:r>
      <w:r w:rsidR="00FF3D92" w:rsidRPr="007A06F5">
        <w:rPr>
          <w:rFonts w:ascii="Times New Roman" w:eastAsia="Times New Roman" w:hAnsi="Times New Roman" w:cs="Times New Roman"/>
          <w:sz w:val="24"/>
          <w:szCs w:val="24"/>
          <w:lang w:val="la-Latn" w:eastAsia="de-DE"/>
        </w:rPr>
        <w:t xml:space="preserve">: </w:t>
      </w:r>
      <w:r w:rsidR="00F07DA6" w:rsidRPr="00524CAA">
        <w:rPr>
          <w:rFonts w:ascii="Times New Roman" w:eastAsia="Times New Roman" w:hAnsi="Times New Roman" w:cs="Times New Roman"/>
          <w:b/>
          <w:bCs/>
          <w:sz w:val="24"/>
          <w:szCs w:val="24"/>
          <w:lang w:val="la-Latn" w:eastAsia="de-DE"/>
        </w:rPr>
        <w:t>'</w:t>
      </w:r>
      <w:r w:rsidR="00C87561" w:rsidRPr="00524CAA">
        <w:rPr>
          <w:rFonts w:ascii="Times New Roman" w:eastAsia="Times New Roman" w:hAnsi="Times New Roman" w:cs="Times New Roman"/>
          <w:b/>
          <w:bCs/>
          <w:sz w:val="24"/>
          <w:szCs w:val="24"/>
          <w:lang w:val="la-Latn" w:eastAsia="de-DE"/>
        </w:rPr>
        <w:t>Si moe</w:t>
      </w:r>
      <w:r w:rsidRPr="00524CAA">
        <w:rPr>
          <w:rFonts w:ascii="Times New Roman" w:eastAsia="Times New Roman" w:hAnsi="Times New Roman" w:cs="Times New Roman"/>
          <w:b/>
          <w:bCs/>
          <w:sz w:val="24"/>
          <w:szCs w:val="24"/>
          <w:lang w:val="la-Latn" w:eastAsia="de-DE"/>
        </w:rPr>
        <w:t>chatus fuerit quis cum uxore alterius et adulterium perpetraverit cum coniuge proximi sui</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morte moriantur et moechus</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et adultera</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Qui dormierit cum noverca</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sua et revelaverit ignominiam patris sui</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morte moriantur ambo</w:t>
      </w:r>
      <w:r w:rsidR="00FF3D92"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sanguis eorum sit super eos</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Si quis dormierit cum nuru</w:t>
      </w:r>
      <w:r w:rsidR="009B2994" w:rsidRPr="00524CAA">
        <w:rPr>
          <w:rFonts w:ascii="Times New Roman" w:eastAsia="Times New Roman" w:hAnsi="Times New Roman" w:cs="Times New Roman"/>
          <w:b/>
          <w:bCs/>
          <w:sz w:val="24"/>
          <w:szCs w:val="24"/>
          <w:lang w:val="la-Latn" w:eastAsia="de-DE"/>
        </w:rPr>
        <w:t xml:space="preserve"> </w:t>
      </w:r>
      <w:r w:rsidR="00F07DA6" w:rsidRPr="00524CAA">
        <w:rPr>
          <w:rFonts w:ascii="Times New Roman" w:eastAsia="Times New Roman" w:hAnsi="Times New Roman" w:cs="Times New Roman"/>
          <w:b/>
          <w:bCs/>
          <w:sz w:val="24"/>
          <w:szCs w:val="24"/>
          <w:lang w:val="la-Latn" w:eastAsia="de-DE"/>
        </w:rPr>
        <w:t>sua,</w:t>
      </w:r>
      <w:r w:rsidRPr="00524CAA">
        <w:rPr>
          <w:rFonts w:ascii="Times New Roman" w:eastAsia="Times New Roman" w:hAnsi="Times New Roman" w:cs="Times New Roman"/>
          <w:b/>
          <w:bCs/>
          <w:sz w:val="24"/>
          <w:szCs w:val="24"/>
          <w:lang w:val="la-Latn" w:eastAsia="de-DE"/>
        </w:rPr>
        <w:t xml:space="preserve"> uterque moriantur</w:t>
      </w:r>
      <w:r w:rsidR="00762AD2"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quia scelus operati sunt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sanguis eorum sit super eos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supra uxorem filiae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duxerit matrem eius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scelus operatus 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vivus ardebit cum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eis nec permanebit tantum nefas in medio vestrum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acceperit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sororem suam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filiam patris sui vel filiam matris suae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vide</w:t>
      </w:r>
      <w:r w:rsidR="00C87561" w:rsidRPr="007A06F5">
        <w:rPr>
          <w:rFonts w:ascii="Times New Roman" w:eastAsia="Times New Roman" w:hAnsi="Times New Roman" w:cs="Times New Roman"/>
          <w:sz w:val="24"/>
          <w:szCs w:val="24"/>
          <w:lang w:val="la-Latn" w:eastAsia="de-DE"/>
        </w:rPr>
        <w:t>rit turpi</w:t>
      </w:r>
      <w:r w:rsidRPr="007A06F5">
        <w:rPr>
          <w:rFonts w:ascii="Times New Roman" w:eastAsia="Times New Roman" w:hAnsi="Times New Roman" w:cs="Times New Roman"/>
          <w:sz w:val="24"/>
          <w:szCs w:val="24"/>
          <w:lang w:val="la-Latn" w:eastAsia="de-DE"/>
        </w:rPr>
        <w:t>tudinem eius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illaque conspexerit fratris sui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ignominiam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nefariam rem operati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occidentur ambo in conspectu populi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 quod turpitudinem suam mutuo revelarint et portabunt iniquitatem suam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 materterae et amitae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tuae non discoperies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hoc fecerit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ignominiam carnis suae nudabit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portabunt ambo iniquitatem suam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coierit cum uxore patrui vel avunculi sui et revelaverit ignominiam cognationis suae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portabunt ambo peccatum suum</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absque liberis morientur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duxerit uxorem fratris sui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rem facit inlicitam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lastRenderedPageBreak/>
        <w:t>turpitudinem fratris sui revelavit</w:t>
      </w:r>
      <w:r w:rsidR="00FF3D92"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absque filiis erunt</w:t>
      </w:r>
      <w:r w:rsidRPr="007A06F5">
        <w:rPr>
          <w:rFonts w:ascii="Times New Roman" w:eastAsia="Times New Roman" w:hAnsi="Times New Roman" w:cs="Times New Roman"/>
          <w:sz w:val="24"/>
          <w:szCs w:val="24"/>
          <w:lang w:val="la-Latn" w:eastAsia="de-DE"/>
        </w:rPr>
        <w:t>'. His enim iudiciis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quantum Domino displiceat omnis incestus et pollutio coitus inliciti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mortis iudicio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huiusmodi scelus puniendum esse iudicavit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enim filium cum uxore patris nec patrem cum uxore fi</w:t>
      </w:r>
      <w:r w:rsidR="00C87561" w:rsidRPr="007A06F5">
        <w:rPr>
          <w:rFonts w:ascii="Times New Roman" w:eastAsia="Times New Roman" w:hAnsi="Times New Roman" w:cs="Times New Roman"/>
          <w:sz w:val="24"/>
          <w:szCs w:val="24"/>
          <w:lang w:val="la-Latn" w:eastAsia="de-DE"/>
        </w:rPr>
        <w:t>lii licet concumbere</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quia dor</w:t>
      </w:r>
      <w:r w:rsidRPr="007A06F5">
        <w:rPr>
          <w:rFonts w:ascii="Times New Roman" w:eastAsia="Times New Roman" w:hAnsi="Times New Roman" w:cs="Times New Roman"/>
          <w:sz w:val="24"/>
          <w:szCs w:val="24"/>
          <w:lang w:val="la-Latn" w:eastAsia="de-DE"/>
        </w:rPr>
        <w:t>mire cum noverca seu cum nuru prohibuit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neque ducere uxorem fratris convenit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huiusmodi absque filiis fieri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hoc est mortis reus </w:t>
      </w:r>
      <w:r w:rsidR="00C87561" w:rsidRPr="007A06F5">
        <w:rPr>
          <w:rFonts w:ascii="Times New Roman" w:eastAsia="Times New Roman" w:hAnsi="Times New Roman" w:cs="Times New Roman"/>
          <w:sz w:val="24"/>
          <w:szCs w:val="24"/>
          <w:lang w:val="la-Latn" w:eastAsia="de-DE"/>
        </w:rPr>
        <w:t>esse iudicatur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Si enim Domi</w:t>
      </w:r>
      <w:r w:rsidRPr="007A06F5">
        <w:rPr>
          <w:rFonts w:ascii="Times New Roman" w:eastAsia="Times New Roman" w:hAnsi="Times New Roman" w:cs="Times New Roman"/>
          <w:sz w:val="24"/>
          <w:szCs w:val="24"/>
          <w:lang w:val="la-Latn" w:eastAsia="de-DE"/>
        </w:rPr>
        <w:t xml:space="preserve">nus in lege turpitudinem </w:t>
      </w:r>
      <w:r w:rsidRPr="00524CAA">
        <w:rPr>
          <w:rFonts w:ascii="Times New Roman" w:eastAsia="Times New Roman" w:hAnsi="Times New Roman" w:cs="Times New Roman"/>
          <w:b/>
          <w:bCs/>
          <w:sz w:val="24"/>
          <w:szCs w:val="24"/>
          <w:lang w:val="la-Latn" w:eastAsia="de-DE"/>
        </w:rPr>
        <w:t>incestus</w:t>
      </w:r>
      <w:r w:rsidRPr="007A06F5">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b/>
          <w:bCs/>
          <w:sz w:val="24"/>
          <w:szCs w:val="24"/>
          <w:lang w:val="la-Latn" w:eastAsia="de-DE"/>
        </w:rPr>
        <w:t>mortis sententia vindicare</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iussit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quomodo in evan </w:t>
      </w:r>
      <w:r w:rsidRPr="007A06F5">
        <w:rPr>
          <w:rFonts w:ascii="Times New Roman" w:hAnsi="Times New Roman" w:cs="Times New Roman"/>
          <w:lang w:val="la-Latn"/>
        </w:rPr>
        <w:t>/ gelio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summa iustitia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incestuosus a poenam peccati evadet? Maxime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cum ibi </w:t>
      </w:r>
      <w:r w:rsidRPr="007A06F5">
        <w:rPr>
          <w:rFonts w:ascii="Times New Roman" w:eastAsia="Times New Roman" w:hAnsi="Times New Roman" w:cs="Times New Roman"/>
          <w:sz w:val="24"/>
          <w:szCs w:val="24"/>
          <w:lang w:val="la-Latn" w:eastAsia="de-DE"/>
        </w:rPr>
        <w:t>poena temporalis decernitur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hic gehennae</w:t>
      </w:r>
      <w:r w:rsidR="009B2994" w:rsidRPr="007A06F5">
        <w:rPr>
          <w:rFonts w:ascii="Times New Roman" w:eastAsia="Times New Roman" w:hAnsi="Times New Roman" w:cs="Times New Roman"/>
          <w:sz w:val="24"/>
          <w:szCs w:val="24"/>
          <w:lang w:val="la-Latn" w:eastAsia="de-DE"/>
        </w:rPr>
        <w:t xml:space="preserve"> </w:t>
      </w:r>
      <w:r w:rsidR="00F07DA6" w:rsidRPr="007A06F5">
        <w:rPr>
          <w:rFonts w:ascii="Times New Roman" w:eastAsia="Times New Roman" w:hAnsi="Times New Roman" w:cs="Times New Roman"/>
          <w:sz w:val="24"/>
          <w:szCs w:val="24"/>
          <w:lang w:val="la-Latn" w:eastAsia="de-DE"/>
        </w:rPr>
        <w:t>ignis perpetuus e praedicitur</w:t>
      </w:r>
      <w:r w:rsidRPr="007A06F5">
        <w:rPr>
          <w:rFonts w:ascii="Times New Roman" w:eastAsia="Times New Roman" w:hAnsi="Times New Roman" w:cs="Times New Roman"/>
          <w:sz w:val="24"/>
          <w:szCs w:val="24"/>
          <w:lang w:val="la-Latn" w:eastAsia="de-DE"/>
        </w:rPr>
        <w:t xml:space="preserve">? Quam discretionem sentiens </w:t>
      </w:r>
      <w:r w:rsidRPr="00524CAA">
        <w:rPr>
          <w:rFonts w:ascii="Times New Roman" w:eastAsia="Times New Roman" w:hAnsi="Times New Roman" w:cs="Times New Roman"/>
          <w:b/>
          <w:bCs/>
          <w:sz w:val="24"/>
          <w:szCs w:val="24"/>
          <w:lang w:val="la-Latn" w:eastAsia="de-DE"/>
        </w:rPr>
        <w:t>apostolus ad Hebreos</w:t>
      </w:r>
      <w:r w:rsidRPr="007A06F5">
        <w:rPr>
          <w:rFonts w:ascii="Times New Roman" w:eastAsia="Times New Roman" w:hAnsi="Times New Roman" w:cs="Times New Roman"/>
          <w:sz w:val="24"/>
          <w:szCs w:val="24"/>
          <w:lang w:val="la-Latn" w:eastAsia="de-DE"/>
        </w:rPr>
        <w:t xml:space="preserve"> scribens ait</w:t>
      </w:r>
      <w:r w:rsidR="00FF3D92"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Irritam 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 legem Moysi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ulla miseratione sub duobus vel tribus testibus moritur</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 magis putatis deteriora mereri supplicia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qui filium Dei conculcaverit et sanguinem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testamenti pollutum duxerit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quo sanctificatus est et spiritui</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gratiae contumeliam fecerit</w:t>
      </w:r>
      <w:r w:rsidRPr="007A06F5">
        <w:rPr>
          <w:rFonts w:ascii="Times New Roman" w:eastAsia="Times New Roman" w:hAnsi="Times New Roman" w:cs="Times New Roman"/>
          <w:sz w:val="24"/>
          <w:szCs w:val="24"/>
          <w:lang w:val="la-Latn" w:eastAsia="de-DE"/>
        </w:rPr>
        <w:t>'? Proinde valde necessarium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duram iudicii sententiam mitigare studeat peccator per condignam paenitentiam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forte scelus incorrectum ultio puniat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perpetua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b/>
          <w:bCs/>
          <w:sz w:val="24"/>
          <w:szCs w:val="24"/>
          <w:lang w:val="la-Latn" w:eastAsia="de-DE"/>
        </w:rPr>
        <w:t>Iohannes baptista</w:t>
      </w:r>
      <w:r w:rsidRPr="007A06F5">
        <w:rPr>
          <w:rFonts w:ascii="Times New Roman" w:eastAsia="Times New Roman" w:hAnsi="Times New Roman" w:cs="Times New Roman"/>
          <w:sz w:val="24"/>
          <w:szCs w:val="24"/>
          <w:lang w:val="la-Latn" w:eastAsia="de-DE"/>
        </w:rPr>
        <w:t xml:space="preserve"> in evangelio turbas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exiebant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baptizarentur ab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hortatus est dicens</w:t>
      </w:r>
      <w:r w:rsidR="00FF3D92" w:rsidRPr="007A06F5">
        <w:rPr>
          <w:rFonts w:ascii="Times New Roman" w:eastAsia="Times New Roman" w:hAnsi="Times New Roman" w:cs="Times New Roman"/>
          <w:sz w:val="24"/>
          <w:szCs w:val="24"/>
          <w:lang w:val="la-Latn" w:eastAsia="de-DE"/>
        </w:rPr>
        <w:t xml:space="preserve">: </w:t>
      </w:r>
      <w:r w:rsidR="001F75D9" w:rsidRPr="00524CAA">
        <w:rPr>
          <w:rFonts w:ascii="Times New Roman" w:eastAsia="Times New Roman" w:hAnsi="Times New Roman" w:cs="Times New Roman"/>
          <w:b/>
          <w:bCs/>
          <w:sz w:val="24"/>
          <w:szCs w:val="24"/>
          <w:lang w:val="la-Latn" w:eastAsia="de-DE"/>
        </w:rPr>
        <w:t>'</w:t>
      </w:r>
      <w:r w:rsidRPr="00524CAA">
        <w:rPr>
          <w:rFonts w:ascii="Times New Roman" w:eastAsia="Times New Roman" w:hAnsi="Times New Roman" w:cs="Times New Roman"/>
          <w:b/>
          <w:bCs/>
          <w:sz w:val="24"/>
          <w:szCs w:val="24"/>
          <w:lang w:val="la-Latn" w:eastAsia="de-DE"/>
        </w:rPr>
        <w:t>Ge</w:t>
      </w:r>
      <w:r w:rsidR="001F75D9" w:rsidRPr="00524CAA">
        <w:rPr>
          <w:rFonts w:ascii="Times New Roman" w:eastAsia="Times New Roman" w:hAnsi="Times New Roman" w:cs="Times New Roman"/>
          <w:b/>
          <w:bCs/>
          <w:sz w:val="24"/>
          <w:szCs w:val="24"/>
          <w:lang w:val="la-Latn" w:eastAsia="de-DE"/>
        </w:rPr>
        <w:t>m</w:t>
      </w:r>
      <w:r w:rsidRPr="00524CAA">
        <w:rPr>
          <w:rFonts w:ascii="Times New Roman" w:eastAsia="Times New Roman" w:hAnsi="Times New Roman" w:cs="Times New Roman"/>
          <w:b/>
          <w:bCs/>
          <w:sz w:val="24"/>
          <w:szCs w:val="24"/>
          <w:lang w:val="la-Latn" w:eastAsia="de-DE"/>
        </w:rPr>
        <w:t>mina viperarum</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quis ostendit vobis fugere a Ventura ira</w:t>
      </w:r>
      <w:r w:rsidR="00D9225B"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facite ergo fructus dignos</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paenitentiae</w:t>
      </w:r>
      <w:r w:rsidR="009B2994" w:rsidRPr="00524CAA">
        <w:rPr>
          <w:rFonts w:ascii="Times New Roman" w:eastAsia="Times New Roman" w:hAnsi="Times New Roman" w:cs="Times New Roman"/>
          <w:b/>
          <w:bCs/>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lam enim securis ad radices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arborum posita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Omnis ergo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arbor non faciens fructum bonum</w:t>
      </w:r>
      <w:r w:rsidR="001F75D9" w:rsidRPr="007A06F5">
        <w:rPr>
          <w:rFonts w:ascii="Times New Roman" w:eastAsia="Times New Roman" w:hAnsi="Times New Roman" w:cs="Times New Roman"/>
          <w:sz w:val="24"/>
          <w:szCs w:val="24"/>
          <w:lang w:val="la-Latn" w:eastAsia="de-DE"/>
        </w:rPr>
        <w:t xml:space="preserve"> excidetur et in ignem mittetur</w:t>
      </w:r>
      <w:r w:rsidR="00524CAA">
        <w:rPr>
          <w:rFonts w:ascii="Times New Roman" w:eastAsia="Times New Roman" w:hAnsi="Times New Roman" w:cs="Times New Roman"/>
          <w:sz w:val="24"/>
          <w:szCs w:val="24"/>
          <w:lang w:val="cs-CZ" w:eastAsia="de-DE"/>
        </w:rPr>
        <w:t xml:space="preserve"> </w:t>
      </w:r>
      <w:r w:rsidR="00524CAA" w:rsidRPr="00524CAA">
        <w:rPr>
          <w:rFonts w:ascii="Times New Roman" w:eastAsia="Times New Roman" w:hAnsi="Times New Roman" w:cs="Times New Roman"/>
          <w:sz w:val="24"/>
          <w:szCs w:val="24"/>
          <w:lang w:val="la-Latn" w:eastAsia="de-DE"/>
        </w:rPr>
        <w:t>[Matth. III, 7] [Luc. III, 7.]</w:t>
      </w:r>
      <w:r w:rsidRPr="007A06F5">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b/>
          <w:bCs/>
          <w:sz w:val="24"/>
          <w:szCs w:val="24"/>
          <w:lang w:val="la-Latn" w:eastAsia="de-DE"/>
        </w:rPr>
        <w:t>Sacri autem canones</w:t>
      </w:r>
      <w:r w:rsidRPr="007A06F5">
        <w:rPr>
          <w:rFonts w:ascii="Times New Roman" w:eastAsia="Times New Roman" w:hAnsi="Times New Roman" w:cs="Times New Roman"/>
          <w:sz w:val="24"/>
          <w:szCs w:val="24"/>
          <w:lang w:val="la-Latn" w:eastAsia="de-DE"/>
        </w:rPr>
        <w:t xml:space="preserve"> quid de </w:t>
      </w:r>
      <w:r w:rsidRPr="00524CAA">
        <w:rPr>
          <w:rFonts w:ascii="Times New Roman" w:eastAsia="Times New Roman" w:hAnsi="Times New Roman" w:cs="Times New Roman"/>
          <w:b/>
          <w:bCs/>
          <w:sz w:val="24"/>
          <w:szCs w:val="24"/>
          <w:lang w:val="la-Latn" w:eastAsia="de-DE"/>
        </w:rPr>
        <w:t>incestuosis</w:t>
      </w:r>
      <w:r w:rsidRPr="007A06F5">
        <w:rPr>
          <w:rFonts w:ascii="Times New Roman" w:eastAsia="Times New Roman" w:hAnsi="Times New Roman" w:cs="Times New Roman"/>
          <w:sz w:val="24"/>
          <w:szCs w:val="24"/>
          <w:lang w:val="la-Latn" w:eastAsia="de-DE"/>
        </w:rPr>
        <w:t xml:space="preserve"> praecipiant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facile est agnoscere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in Caesariensi concilio ita scriptum est</w:t>
      </w:r>
      <w:r w:rsidR="00FF3D92" w:rsidRPr="007A06F5">
        <w:rPr>
          <w:rFonts w:ascii="Times New Roman" w:eastAsia="Times New Roman" w:hAnsi="Times New Roman" w:cs="Times New Roman"/>
          <w:sz w:val="24"/>
          <w:szCs w:val="24"/>
          <w:lang w:val="la-Latn" w:eastAsia="de-DE"/>
        </w:rPr>
        <w:t xml:space="preserve">: </w:t>
      </w:r>
      <w:r w:rsidR="001F75D9" w:rsidRPr="00524CAA">
        <w:rPr>
          <w:rFonts w:ascii="Times New Roman" w:eastAsia="Times New Roman" w:hAnsi="Times New Roman" w:cs="Times New Roman"/>
          <w:b/>
          <w:bCs/>
          <w:sz w:val="24"/>
          <w:szCs w:val="24"/>
          <w:lang w:val="la-Latn" w:eastAsia="de-DE"/>
        </w:rPr>
        <w:t>'</w:t>
      </w:r>
      <w:r w:rsidRPr="00524CAA">
        <w:rPr>
          <w:rFonts w:ascii="Times New Roman" w:eastAsia="Times New Roman" w:hAnsi="Times New Roman" w:cs="Times New Roman"/>
          <w:b/>
          <w:bCs/>
          <w:sz w:val="24"/>
          <w:szCs w:val="24"/>
          <w:lang w:val="la-Latn" w:eastAsia="de-DE"/>
        </w:rPr>
        <w:t>Mulier si duobus fratribus nupserit</w:t>
      </w:r>
      <w:r w:rsidR="009B2994" w:rsidRPr="00524CAA">
        <w:rPr>
          <w:rFonts w:ascii="Times New Roman" w:eastAsia="Times New Roman" w:hAnsi="Times New Roman" w:cs="Times New Roman"/>
          <w:b/>
          <w:bCs/>
          <w:sz w:val="24"/>
          <w:szCs w:val="24"/>
          <w:lang w:val="la-Latn" w:eastAsia="de-DE"/>
        </w:rPr>
        <w:t xml:space="preserve">, </w:t>
      </w:r>
      <w:r w:rsidRPr="00524CAA">
        <w:rPr>
          <w:rFonts w:ascii="Times New Roman" w:eastAsia="Times New Roman" w:hAnsi="Times New Roman" w:cs="Times New Roman"/>
          <w:b/>
          <w:bCs/>
          <w:sz w:val="24"/>
          <w:szCs w:val="24"/>
          <w:lang w:val="la-Latn" w:eastAsia="de-DE"/>
        </w:rPr>
        <w:t>abiciatur usque ad mortem</w:t>
      </w:r>
      <w:r w:rsidR="009B2994" w:rsidRPr="00524CAA">
        <w:rPr>
          <w:rFonts w:ascii="Times New Roman" w:eastAsia="Times New Roman" w:hAnsi="Times New Roman" w:cs="Times New Roman"/>
          <w:b/>
          <w:bCs/>
          <w:sz w:val="24"/>
          <w:szCs w:val="24"/>
          <w:lang w:val="la-Latn" w:eastAsia="de-DE"/>
        </w:rPr>
        <w:t xml:space="preserve">. </w:t>
      </w:r>
      <w:r w:rsidRPr="007A06F5">
        <w:rPr>
          <w:rFonts w:ascii="Times New Roman" w:eastAsia="Times New Roman" w:hAnsi="Times New Roman" w:cs="Times New Roman"/>
          <w:sz w:val="24"/>
          <w:szCs w:val="24"/>
          <w:lang w:val="la-Latn" w:eastAsia="de-DE"/>
        </w:rPr>
        <w:t>Veruntamen in exitu propter misericordiam si promiserit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facta incolumis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huius coniunctionis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vincula dissolvat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fructum paenitentiae consequatur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si defecerit vir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mulier in talibus nuptiis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difficilis erit paenitentia in vita permanenti'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patet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aeque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malum est hoc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mulier duobus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fratribus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illud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vir duas sorores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duxerit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pater et filius 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una muliere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fornicati fuerint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avunculus 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nepos a si cum una muliere dormierint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aliquid huiusmodi factum 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Quapropter institutum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taliter peccantes usque ad finem vitae paenitentiam agant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forte propter nimium fletum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conpunctionem validam de votamque paenitentiam aliquid humanius sacerdos apud paenitentem agendum esse decreverit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cuius Dominus cor in conpunctione lacrimarum et amaritudine fletuum visitaverit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huius brevi* </w:t>
      </w:r>
      <w:r w:rsidRPr="00524CAA">
        <w:rPr>
          <w:rFonts w:ascii="Times New Roman" w:eastAsia="Times New Roman" w:hAnsi="Times New Roman" w:cs="Times New Roman"/>
          <w:sz w:val="24"/>
          <w:szCs w:val="24"/>
          <w:highlight w:val="yellow"/>
          <w:lang w:val="la-Latn" w:eastAsia="de-DE"/>
        </w:rPr>
        <w:t>andi</w:t>
      </w:r>
      <w:r w:rsidRPr="007A06F5">
        <w:rPr>
          <w:rFonts w:ascii="Times New Roman" w:eastAsia="Times New Roman" w:hAnsi="Times New Roman" w:cs="Times New Roman"/>
          <w:sz w:val="24"/>
          <w:szCs w:val="24"/>
          <w:lang w:val="la-Latn" w:eastAsia="de-DE"/>
        </w:rPr>
        <w:t xml:space="preserve"> tempus paenitentiae potestatem sacerdos habebit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scriptum est in Laodicensi concilio</w:t>
      </w:r>
      <w:r w:rsidR="00FF3D92" w:rsidRPr="007A06F5">
        <w:rPr>
          <w:rFonts w:ascii="Times New Roman" w:eastAsia="Times New Roman" w:hAnsi="Times New Roman" w:cs="Times New Roman"/>
          <w:sz w:val="24"/>
          <w:szCs w:val="24"/>
          <w:lang w:val="la-Latn" w:eastAsia="de-DE"/>
        </w:rPr>
        <w:t xml:space="preserve">: </w:t>
      </w:r>
      <w:r w:rsidR="006564A4"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b/>
          <w:bCs/>
          <w:sz w:val="24"/>
          <w:szCs w:val="24"/>
          <w:lang w:val="la-Latn" w:eastAsia="de-DE"/>
        </w:rPr>
        <w:t>qui diversis facinoribus peccaverunt</w:t>
      </w:r>
      <w:r w:rsidRPr="007A06F5">
        <w:rPr>
          <w:rFonts w:ascii="Times New Roman" w:eastAsia="Times New Roman" w:hAnsi="Times New Roman" w:cs="Times New Roman"/>
          <w:sz w:val="24"/>
          <w:szCs w:val="24"/>
          <w:lang w:val="la-Latn" w:eastAsia="de-DE"/>
        </w:rPr>
        <w:t xml:space="preserve"> et perseverantes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oratione confessionis et paenitentiae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conversionem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habuere perf</w:t>
      </w:r>
      <w:r w:rsidR="00C87561" w:rsidRPr="007A06F5">
        <w:rPr>
          <w:rFonts w:ascii="Times New Roman" w:eastAsia="Times New Roman" w:hAnsi="Times New Roman" w:cs="Times New Roman"/>
          <w:sz w:val="24"/>
          <w:szCs w:val="24"/>
          <w:lang w:val="la-Latn" w:eastAsia="de-DE"/>
        </w:rPr>
        <w:t>ectam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pro qualitate e delicti</w:t>
      </w:r>
      <w:r w:rsidRPr="007A06F5">
        <w:rPr>
          <w:rFonts w:ascii="Times New Roman" w:eastAsia="Times New Roman" w:hAnsi="Times New Roman" w:cs="Times New Roman"/>
          <w:sz w:val="24"/>
          <w:szCs w:val="24"/>
          <w:lang w:val="la-Latn" w:eastAsia="de-DE"/>
        </w:rPr>
        <w:t xml:space="preserve">talibus post paenitentiae tempus inpensum propter clementiam et </w:t>
      </w:r>
      <w:r w:rsidR="00C87561" w:rsidRPr="007A06F5">
        <w:rPr>
          <w:rFonts w:ascii="Times New Roman" w:eastAsia="Times New Roman" w:hAnsi="Times New Roman" w:cs="Times New Roman"/>
          <w:sz w:val="24"/>
          <w:szCs w:val="24"/>
          <w:lang w:val="la-Latn" w:eastAsia="de-DE"/>
        </w:rPr>
        <w:t>bonitatem Dei</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comniunio conce</w:t>
      </w:r>
      <w:r w:rsidR="006564A4" w:rsidRPr="007A06F5">
        <w:rPr>
          <w:rFonts w:ascii="Times New Roman" w:eastAsia="Times New Roman" w:hAnsi="Times New Roman" w:cs="Times New Roman"/>
          <w:sz w:val="24"/>
          <w:szCs w:val="24"/>
          <w:lang w:val="la-Latn" w:eastAsia="de-DE"/>
        </w:rPr>
        <w:t>datur</w:t>
      </w:r>
      <w:r w:rsidRPr="007A06F5">
        <w:rPr>
          <w:rFonts w:ascii="Times New Roman" w:eastAsia="Times New Roman" w:hAnsi="Times New Roman" w:cs="Times New Roman"/>
          <w:sz w:val="24"/>
          <w:szCs w:val="24"/>
          <w:lang w:val="la-Latn" w:eastAsia="de-DE"/>
        </w:rPr>
        <w:t>'. In Ancirano quoque concilio de adulterio ita scriptum est</w:t>
      </w:r>
      <w:r w:rsidR="00FF3D92" w:rsidRPr="007A06F5">
        <w:rPr>
          <w:rFonts w:ascii="Times New Roman" w:eastAsia="Times New Roman" w:hAnsi="Times New Roman" w:cs="Times New Roman"/>
          <w:sz w:val="24"/>
          <w:szCs w:val="24"/>
          <w:lang w:val="la-Latn" w:eastAsia="de-DE"/>
        </w:rPr>
        <w:t xml:space="preserve">: </w:t>
      </w:r>
      <w:r w:rsidR="006564A4"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Si cuius uxor adultera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si ipse adulterium commiserit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septem annorum paenitentia oportet eum perfectionem con</w:t>
      </w:r>
      <w:r w:rsidR="006564A4" w:rsidRPr="007A06F5">
        <w:rPr>
          <w:rFonts w:ascii="Times New Roman" w:eastAsia="Times New Roman" w:hAnsi="Times New Roman" w:cs="Times New Roman"/>
          <w:sz w:val="24"/>
          <w:szCs w:val="24"/>
          <w:lang w:val="la-Latn" w:eastAsia="de-DE"/>
        </w:rPr>
        <w:t>sequi secundum pristinos gradus</w:t>
      </w:r>
      <w:r w:rsidRPr="007A06F5">
        <w:rPr>
          <w:rFonts w:ascii="Times New Roman" w:eastAsia="Times New Roman" w:hAnsi="Times New Roman" w:cs="Times New Roman"/>
          <w:sz w:val="24"/>
          <w:szCs w:val="24"/>
          <w:lang w:val="la-Latn" w:eastAsia="de-DE"/>
        </w:rPr>
        <w:t xml:space="preserve">'. Igitur </w:t>
      </w:r>
      <w:r w:rsidRPr="00524CAA">
        <w:rPr>
          <w:rFonts w:ascii="Times New Roman" w:eastAsia="Times New Roman" w:hAnsi="Times New Roman" w:cs="Times New Roman"/>
          <w:b/>
          <w:bCs/>
          <w:sz w:val="24"/>
          <w:szCs w:val="24"/>
          <w:lang w:val="la-Latn" w:eastAsia="de-DE"/>
        </w:rPr>
        <w:t>Theodorus</w:t>
      </w:r>
      <w:r w:rsidR="00E55DD3" w:rsidRPr="00524CAA">
        <w:rPr>
          <w:rFonts w:ascii="Times New Roman" w:eastAsia="Times New Roman" w:hAnsi="Times New Roman" w:cs="Times New Roman"/>
          <w:b/>
          <w:bCs/>
          <w:sz w:val="24"/>
          <w:szCs w:val="24"/>
          <w:lang w:val="la-Latn" w:eastAsia="de-DE"/>
        </w:rPr>
        <w:t xml:space="preserve"> </w:t>
      </w:r>
      <w:r w:rsidRPr="007A06F5">
        <w:rPr>
          <w:rFonts w:ascii="Times New Roman" w:eastAsia="Times New Roman" w:hAnsi="Times New Roman" w:cs="Times New Roman"/>
          <w:sz w:val="24"/>
          <w:szCs w:val="24"/>
          <w:lang w:val="la-Latn" w:eastAsia="de-DE"/>
        </w:rPr>
        <w:t>iudicavit eum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incestum fecerit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duodecim annos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paenitere debere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b/>
          <w:bCs/>
          <w:sz w:val="24"/>
          <w:szCs w:val="24"/>
          <w:lang w:val="la-Latn" w:eastAsia="de-DE"/>
        </w:rPr>
        <w:t>autem caeteri doctores</w:t>
      </w:r>
      <w:r w:rsidRPr="007A06F5">
        <w:rPr>
          <w:rFonts w:ascii="Times New Roman" w:eastAsia="Times New Roman" w:hAnsi="Times New Roman" w:cs="Times New Roman"/>
          <w:sz w:val="24"/>
          <w:szCs w:val="24"/>
          <w:lang w:val="la-Latn" w:eastAsia="de-DE"/>
        </w:rPr>
        <w:t xml:space="preserve"> inde sentiant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libellis eorum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quos de paenitentia conscripserunt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invenire poteris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alii XV annis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alii XII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alii</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alii VII de huiusmodi sceleribus iudicaverunt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paenitudinem explendamn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tu priscorum patrum vestigia sequens illis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solis paenitentiae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spatium temperes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 devote et cum lacrimis </w:t>
      </w:r>
      <w:r w:rsidRPr="00524CAA">
        <w:rPr>
          <w:rFonts w:ascii="Times New Roman" w:eastAsia="Times New Roman" w:hAnsi="Times New Roman" w:cs="Times New Roman"/>
          <w:sz w:val="24"/>
          <w:szCs w:val="24"/>
          <w:lang w:val="la-Latn" w:eastAsia="de-DE"/>
        </w:rPr>
        <w:t>paenitentiam egerunt</w:t>
      </w:r>
      <w:r w:rsidR="00762AD2" w:rsidRPr="00524CAA">
        <w:rPr>
          <w:rFonts w:ascii="Times New Roman" w:eastAsia="Times New Roman" w:hAnsi="Times New Roman" w:cs="Times New Roman"/>
          <w:sz w:val="24"/>
          <w:szCs w:val="24"/>
          <w:lang w:val="la-Latn" w:eastAsia="de-DE"/>
        </w:rPr>
        <w:t>,</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caeteri autem definitum</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tempus expleant</w:t>
      </w:r>
      <w:r w:rsidR="00762AD2" w:rsidRPr="00524CAA">
        <w:rPr>
          <w:rFonts w:ascii="Times New Roman" w:eastAsia="Times New Roman" w:hAnsi="Times New Roman" w:cs="Times New Roman"/>
          <w:sz w:val="24"/>
          <w:szCs w:val="24"/>
          <w:lang w:val="la-Latn" w:eastAsia="de-DE"/>
        </w:rPr>
        <w:t>,</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quia in Salamone</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scriptum est</w:t>
      </w:r>
      <w:r w:rsidR="00FF3D92" w:rsidRPr="00524CAA">
        <w:rPr>
          <w:rFonts w:ascii="Times New Roman" w:eastAsia="Times New Roman" w:hAnsi="Times New Roman" w:cs="Times New Roman"/>
          <w:sz w:val="24"/>
          <w:szCs w:val="24"/>
          <w:lang w:val="la-Latn" w:eastAsia="de-DE"/>
        </w:rPr>
        <w:t xml:space="preserve">: </w:t>
      </w:r>
      <w:r w:rsidR="006564A4" w:rsidRPr="00524CAA">
        <w:rPr>
          <w:rFonts w:ascii="Times New Roman" w:eastAsia="Times New Roman" w:hAnsi="Times New Roman" w:cs="Times New Roman"/>
          <w:sz w:val="24"/>
          <w:szCs w:val="24"/>
          <w:lang w:val="la-Latn" w:eastAsia="de-DE"/>
        </w:rPr>
        <w:t>'</w:t>
      </w:r>
      <w:r w:rsidRPr="00524CAA">
        <w:rPr>
          <w:rFonts w:ascii="Times New Roman" w:eastAsia="Times New Roman" w:hAnsi="Times New Roman" w:cs="Times New Roman"/>
          <w:sz w:val="24"/>
          <w:szCs w:val="24"/>
          <w:lang w:val="la-Latn" w:eastAsia="de-DE"/>
        </w:rPr>
        <w:t>Qui abscondit scelerau sua</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non dirigetur</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qui autem confessus</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 xml:space="preserve">fuerit </w:t>
      </w:r>
      <w:r w:rsidRPr="00524CAA">
        <w:rPr>
          <w:rFonts w:ascii="Times New Roman" w:hAnsi="Times New Roman" w:cs="Times New Roman"/>
          <w:sz w:val="24"/>
          <w:szCs w:val="24"/>
          <w:lang w:val="la-Latn"/>
        </w:rPr>
        <w:t>/ et reliquerit ea</w:t>
      </w:r>
      <w:r w:rsidR="009B2994" w:rsidRPr="00524CAA">
        <w:rPr>
          <w:rFonts w:ascii="Times New Roman" w:hAnsi="Times New Roman" w:cs="Times New Roman"/>
          <w:sz w:val="24"/>
          <w:szCs w:val="24"/>
          <w:lang w:val="la-Latn"/>
        </w:rPr>
        <w:t xml:space="preserve">, </w:t>
      </w:r>
      <w:r w:rsidRPr="00524CAA">
        <w:rPr>
          <w:rFonts w:ascii="Times New Roman" w:hAnsi="Times New Roman" w:cs="Times New Roman"/>
          <w:sz w:val="24"/>
          <w:szCs w:val="24"/>
          <w:lang w:val="la-Latn"/>
        </w:rPr>
        <w:t>m</w:t>
      </w:r>
      <w:r w:rsidR="001F75D9" w:rsidRPr="00524CAA">
        <w:rPr>
          <w:rFonts w:ascii="Times New Roman" w:hAnsi="Times New Roman" w:cs="Times New Roman"/>
          <w:sz w:val="24"/>
          <w:szCs w:val="24"/>
          <w:lang w:val="la-Latn"/>
        </w:rPr>
        <w:t>isericordiam consequetura</w:t>
      </w:r>
      <w:r w:rsidRPr="00524CAA">
        <w:rPr>
          <w:rFonts w:ascii="Times New Roman" w:hAnsi="Times New Roman" w:cs="Times New Roman"/>
          <w:sz w:val="24"/>
          <w:szCs w:val="24"/>
          <w:lang w:val="la-Latn"/>
        </w:rPr>
        <w:t>'. Plus est enim Deus et misericors</w:t>
      </w:r>
      <w:r w:rsidR="009B2994" w:rsidRPr="00524CAA">
        <w:rPr>
          <w:rFonts w:ascii="Times New Roman" w:hAnsi="Times New Roman" w:cs="Times New Roman"/>
          <w:sz w:val="24"/>
          <w:szCs w:val="24"/>
          <w:lang w:val="la-Latn"/>
        </w:rPr>
        <w:t xml:space="preserve"> </w:t>
      </w:r>
      <w:r w:rsidRPr="00524CAA">
        <w:rPr>
          <w:rFonts w:ascii="Times New Roman" w:hAnsi="Times New Roman" w:cs="Times New Roman"/>
          <w:sz w:val="24"/>
          <w:szCs w:val="24"/>
          <w:lang w:val="la-Latn"/>
        </w:rPr>
        <w:t xml:space="preserve">et </w:t>
      </w:r>
      <w:r w:rsidR="001F75D9" w:rsidRPr="00524CAA">
        <w:rPr>
          <w:rFonts w:ascii="Times New Roman" w:eastAsia="Times New Roman" w:hAnsi="Times New Roman" w:cs="Times New Roman"/>
          <w:sz w:val="24"/>
          <w:szCs w:val="24"/>
          <w:lang w:val="la-Latn" w:eastAsia="de-DE"/>
        </w:rPr>
        <w:t>'</w:t>
      </w:r>
      <w:r w:rsidRPr="00524CAA">
        <w:rPr>
          <w:rFonts w:ascii="Times New Roman" w:eastAsia="Times New Roman" w:hAnsi="Times New Roman" w:cs="Times New Roman"/>
          <w:sz w:val="24"/>
          <w:szCs w:val="24"/>
          <w:lang w:val="la-Latn" w:eastAsia="de-DE"/>
        </w:rPr>
        <w:t>misericordia eius a progenie in progenies super</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timentes eum</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Facit</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potentiam in brachio suo</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dispergit e superbos mente cordis sui</w:t>
      </w:r>
      <w:r w:rsidR="001F75D9" w:rsidRPr="00524CAA">
        <w:rPr>
          <w:rFonts w:ascii="Times New Roman" w:eastAsia="Times New Roman" w:hAnsi="Times New Roman" w:cs="Times New Roman"/>
          <w:sz w:val="24"/>
          <w:szCs w:val="24"/>
          <w:lang w:val="la-Latn" w:eastAsia="de-DE"/>
        </w:rPr>
        <w:t>'. '</w:t>
      </w:r>
      <w:r w:rsidRPr="00524CAA">
        <w:rPr>
          <w:rFonts w:ascii="Times New Roman" w:eastAsia="Times New Roman" w:hAnsi="Times New Roman" w:cs="Times New Roman"/>
          <w:sz w:val="24"/>
          <w:szCs w:val="24"/>
          <w:lang w:val="la-Latn" w:eastAsia="de-DE"/>
        </w:rPr>
        <w:t>Qui autem mentis</w:t>
      </w:r>
      <w:r w:rsidR="009B2994" w:rsidRPr="00524CAA">
        <w:rPr>
          <w:rFonts w:ascii="Times New Roman" w:eastAsia="Times New Roman" w:hAnsi="Times New Roman" w:cs="Times New Roman"/>
          <w:sz w:val="24"/>
          <w:szCs w:val="24"/>
          <w:lang w:val="la-Latn" w:eastAsia="de-DE"/>
        </w:rPr>
        <w:t xml:space="preserve"> </w:t>
      </w:r>
      <w:r w:rsidR="001F75D9" w:rsidRPr="00524CAA">
        <w:rPr>
          <w:rFonts w:ascii="Times New Roman" w:eastAsia="Times New Roman" w:hAnsi="Times New Roman" w:cs="Times New Roman"/>
          <w:sz w:val="24"/>
          <w:szCs w:val="24"/>
          <w:lang w:val="la-Latn" w:eastAsia="de-DE"/>
        </w:rPr>
        <w:t>est durae corruet in malum', et '</w:t>
      </w:r>
      <w:r w:rsidRPr="00524CAA">
        <w:rPr>
          <w:rFonts w:ascii="Times New Roman" w:eastAsia="Times New Roman" w:hAnsi="Times New Roman" w:cs="Times New Roman"/>
          <w:sz w:val="24"/>
          <w:szCs w:val="24"/>
          <w:lang w:val="la-Latn" w:eastAsia="de-DE"/>
        </w:rPr>
        <w:t>qui custodit mandatum</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custodit animam suam</w:t>
      </w:r>
      <w:r w:rsidR="009B2994" w:rsidRPr="00524CAA">
        <w:rPr>
          <w:rFonts w:ascii="Times New Roman" w:eastAsia="Times New Roman" w:hAnsi="Times New Roman" w:cs="Times New Roman"/>
          <w:sz w:val="24"/>
          <w:szCs w:val="24"/>
          <w:lang w:val="la-Latn" w:eastAsia="de-DE"/>
        </w:rPr>
        <w:t xml:space="preserve">. </w:t>
      </w:r>
      <w:r w:rsidRPr="00524CAA">
        <w:rPr>
          <w:rFonts w:ascii="Times New Roman" w:eastAsia="Times New Roman" w:hAnsi="Times New Roman" w:cs="Times New Roman"/>
          <w:sz w:val="24"/>
          <w:szCs w:val="24"/>
          <w:lang w:val="la-Latn" w:eastAsia="de-DE"/>
        </w:rPr>
        <w:t>Qui autem neglegit vias suas</w:t>
      </w:r>
      <w:r w:rsidR="009B2994" w:rsidRPr="00524CAA">
        <w:rPr>
          <w:rFonts w:ascii="Times New Roman" w:eastAsia="Times New Roman" w:hAnsi="Times New Roman" w:cs="Times New Roman"/>
          <w:sz w:val="24"/>
          <w:szCs w:val="24"/>
          <w:lang w:val="la-Latn" w:eastAsia="de-DE"/>
        </w:rPr>
        <w:t xml:space="preserve">, </w:t>
      </w:r>
      <w:r w:rsidR="001F75D9" w:rsidRPr="00524CAA">
        <w:rPr>
          <w:rFonts w:ascii="Times New Roman" w:eastAsia="Times New Roman" w:hAnsi="Times New Roman" w:cs="Times New Roman"/>
          <w:sz w:val="24"/>
          <w:szCs w:val="24"/>
          <w:lang w:val="la-Latn" w:eastAsia="de-DE"/>
        </w:rPr>
        <w:t>mortificabitur</w:t>
      </w:r>
      <w:r w:rsidRPr="00524CAA">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p>
    <w:p w14:paraId="5B8768B7" w14:textId="55377B97"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w:t>
      </w:r>
      <w:r w:rsidR="009B2994" w:rsidRPr="007A06F5">
        <w:rPr>
          <w:rFonts w:ascii="Times New Roman" w:eastAsia="Times New Roman" w:hAnsi="Times New Roman" w:cs="Times New Roman"/>
          <w:sz w:val="24"/>
          <w:szCs w:val="24"/>
          <w:lang w:val="la-Latn" w:eastAsia="de-DE"/>
        </w:rPr>
        <w:t xml:space="preserve">. </w:t>
      </w:r>
      <w:r w:rsidRPr="00C91D86">
        <w:rPr>
          <w:rFonts w:ascii="Times New Roman" w:eastAsia="Times New Roman" w:hAnsi="Times New Roman" w:cs="Times New Roman"/>
          <w:b/>
          <w:bCs/>
          <w:sz w:val="24"/>
          <w:szCs w:val="24"/>
          <w:lang w:val="la-Latn" w:eastAsia="de-DE"/>
        </w:rPr>
        <w:t>De servo autem</w:t>
      </w:r>
      <w:r w:rsidR="00762AD2" w:rsidRPr="00C91D86">
        <w:rPr>
          <w:rFonts w:ascii="Times New Roman" w:eastAsia="Times New Roman" w:hAnsi="Times New Roman" w:cs="Times New Roman"/>
          <w:b/>
          <w:bCs/>
          <w:sz w:val="24"/>
          <w:szCs w:val="24"/>
          <w:lang w:val="la-Latn" w:eastAsia="de-DE"/>
        </w:rPr>
        <w:t>,</w:t>
      </w:r>
      <w:r w:rsidR="009B2994" w:rsidRPr="00C91D86">
        <w:rPr>
          <w:rFonts w:ascii="Times New Roman" w:eastAsia="Times New Roman" w:hAnsi="Times New Roman" w:cs="Times New Roman"/>
          <w:b/>
          <w:bCs/>
          <w:sz w:val="24"/>
          <w:szCs w:val="24"/>
          <w:lang w:val="la-Latn" w:eastAsia="de-DE"/>
        </w:rPr>
        <w:t xml:space="preserve"> </w:t>
      </w:r>
      <w:r w:rsidRPr="00C91D86">
        <w:rPr>
          <w:rFonts w:ascii="Times New Roman" w:eastAsia="Times New Roman" w:hAnsi="Times New Roman" w:cs="Times New Roman"/>
          <w:b/>
          <w:bCs/>
          <w:sz w:val="24"/>
          <w:szCs w:val="24"/>
          <w:lang w:val="la-Latn" w:eastAsia="de-DE"/>
        </w:rPr>
        <w:t>qui fugerit dominum suum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interrogabas</w:t>
      </w:r>
      <w:r w:rsidR="009B2994" w:rsidRPr="007A06F5">
        <w:rPr>
          <w:rFonts w:ascii="Times New Roman" w:eastAsia="Times New Roman" w:hAnsi="Times New Roman" w:cs="Times New Roman"/>
          <w:sz w:val="24"/>
          <w:szCs w:val="24"/>
          <w:lang w:val="la-Latn" w:eastAsia="de-DE"/>
        </w:rPr>
        <w:t xml:space="preserve">, </w:t>
      </w:r>
      <w:r w:rsidRPr="00C91D86">
        <w:rPr>
          <w:rFonts w:ascii="Times New Roman" w:eastAsia="Times New Roman" w:hAnsi="Times New Roman" w:cs="Times New Roman"/>
          <w:b/>
          <w:bCs/>
          <w:sz w:val="24"/>
          <w:szCs w:val="24"/>
          <w:lang w:val="la-Latn" w:eastAsia="de-DE"/>
        </w:rPr>
        <w:t>si ille in ipsa fuga</w:t>
      </w:r>
      <w:r w:rsidR="009B2994" w:rsidRPr="00C91D86">
        <w:rPr>
          <w:rFonts w:ascii="Times New Roman" w:eastAsia="Times New Roman" w:hAnsi="Times New Roman" w:cs="Times New Roman"/>
          <w:b/>
          <w:bCs/>
          <w:sz w:val="24"/>
          <w:szCs w:val="24"/>
          <w:lang w:val="la-Latn" w:eastAsia="de-DE"/>
        </w:rPr>
        <w:t xml:space="preserve"> </w:t>
      </w:r>
      <w:r w:rsidR="00EE55B5" w:rsidRPr="00C91D86">
        <w:rPr>
          <w:rFonts w:ascii="Times New Roman" w:eastAsia="Times New Roman" w:hAnsi="Times New Roman" w:cs="Times New Roman"/>
          <w:b/>
          <w:bCs/>
          <w:sz w:val="24"/>
          <w:szCs w:val="24"/>
          <w:lang w:val="la-Latn" w:eastAsia="de-DE"/>
        </w:rPr>
        <w:t>mortuus fuerit</w:t>
      </w:r>
      <w:r w:rsidR="009B2994" w:rsidRPr="00C91D86">
        <w:rPr>
          <w:rFonts w:ascii="Times New Roman" w:eastAsia="Times New Roman" w:hAnsi="Times New Roman" w:cs="Times New Roman"/>
          <w:b/>
          <w:bCs/>
          <w:sz w:val="24"/>
          <w:szCs w:val="24"/>
          <w:lang w:val="la-Latn" w:eastAsia="de-DE"/>
        </w:rPr>
        <w:t xml:space="preserve">, </w:t>
      </w:r>
      <w:r w:rsidRPr="00C91D86">
        <w:rPr>
          <w:rFonts w:ascii="Times New Roman" w:eastAsia="Times New Roman" w:hAnsi="Times New Roman" w:cs="Times New Roman"/>
          <w:b/>
          <w:bCs/>
          <w:sz w:val="24"/>
          <w:szCs w:val="24"/>
          <w:lang w:val="la-Latn" w:eastAsia="de-DE"/>
        </w:rPr>
        <w:t>utrum</w:t>
      </w:r>
      <w:r w:rsidR="009B2994" w:rsidRPr="00C91D86">
        <w:rPr>
          <w:rFonts w:ascii="Times New Roman" w:eastAsia="Times New Roman" w:hAnsi="Times New Roman" w:cs="Times New Roman"/>
          <w:b/>
          <w:bCs/>
          <w:sz w:val="24"/>
          <w:szCs w:val="24"/>
          <w:lang w:val="la-Latn" w:eastAsia="de-DE"/>
        </w:rPr>
        <w:t xml:space="preserve"> </w:t>
      </w:r>
      <w:r w:rsidRPr="00C91D86">
        <w:rPr>
          <w:rFonts w:ascii="Times New Roman" w:eastAsia="Times New Roman" w:hAnsi="Times New Roman" w:cs="Times New Roman"/>
          <w:b/>
          <w:bCs/>
          <w:sz w:val="24"/>
          <w:szCs w:val="24"/>
          <w:lang w:val="la-Latn" w:eastAsia="de-DE"/>
        </w:rPr>
        <w:t>liceret pro eo missas</w:t>
      </w:r>
      <w:r w:rsidR="009B2994" w:rsidRPr="00C91D86">
        <w:rPr>
          <w:rFonts w:ascii="Times New Roman" w:eastAsia="Times New Roman" w:hAnsi="Times New Roman" w:cs="Times New Roman"/>
          <w:b/>
          <w:bCs/>
          <w:sz w:val="24"/>
          <w:szCs w:val="24"/>
          <w:lang w:val="la-Latn" w:eastAsia="de-DE"/>
        </w:rPr>
        <w:t xml:space="preserve"> </w:t>
      </w:r>
      <w:r w:rsidRPr="00C91D86">
        <w:rPr>
          <w:rFonts w:ascii="Times New Roman" w:eastAsia="Times New Roman" w:hAnsi="Times New Roman" w:cs="Times New Roman"/>
          <w:b/>
          <w:bCs/>
          <w:sz w:val="24"/>
          <w:szCs w:val="24"/>
          <w:lang w:val="la-Latn" w:eastAsia="de-DE"/>
        </w:rPr>
        <w:t>cantare aut psalmodias</w:t>
      </w:r>
      <w:r w:rsidR="009B2994" w:rsidRPr="00C91D86">
        <w:rPr>
          <w:rFonts w:ascii="Times New Roman" w:eastAsia="Times New Roman" w:hAnsi="Times New Roman" w:cs="Times New Roman"/>
          <w:b/>
          <w:bCs/>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 in divinis libris non invenimus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prohibitum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tamen scimus ab apostolis fortissime praeceptum</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ut </w:t>
      </w:r>
      <w:r w:rsidRPr="00E420D0">
        <w:rPr>
          <w:rFonts w:ascii="Times New Roman" w:eastAsia="Times New Roman" w:hAnsi="Times New Roman" w:cs="Times New Roman"/>
          <w:b/>
          <w:bCs/>
          <w:sz w:val="24"/>
          <w:szCs w:val="24"/>
          <w:lang w:val="la-Latn" w:eastAsia="de-DE"/>
        </w:rPr>
        <w:t>servi subditi</w:t>
      </w:r>
      <w:r w:rsidRPr="007A06F5">
        <w:rPr>
          <w:rFonts w:ascii="Times New Roman" w:eastAsia="Times New Roman" w:hAnsi="Times New Roman" w:cs="Times New Roman"/>
          <w:sz w:val="24"/>
          <w:szCs w:val="24"/>
          <w:lang w:val="la-Latn" w:eastAsia="de-DE"/>
        </w:rPr>
        <w:t xml:space="preserve"> sint* </w:t>
      </w:r>
      <w:r w:rsidRPr="00E420D0">
        <w:rPr>
          <w:rFonts w:ascii="Times New Roman" w:eastAsia="Times New Roman" w:hAnsi="Times New Roman" w:cs="Times New Roman"/>
          <w:b/>
          <w:bCs/>
          <w:sz w:val="24"/>
          <w:szCs w:val="24"/>
          <w:lang w:val="la-Latn" w:eastAsia="de-DE"/>
        </w:rPr>
        <w:t>in omni timore d</w:t>
      </w:r>
      <w:r w:rsidR="00C87561" w:rsidRPr="00E420D0">
        <w:rPr>
          <w:rFonts w:ascii="Times New Roman" w:eastAsia="Times New Roman" w:hAnsi="Times New Roman" w:cs="Times New Roman"/>
          <w:b/>
          <w:bCs/>
          <w:sz w:val="24"/>
          <w:szCs w:val="24"/>
          <w:lang w:val="la-Latn" w:eastAsia="de-DE"/>
        </w:rPr>
        <w:t>ominis</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non tantum bonis et mo</w:t>
      </w:r>
      <w:r w:rsidRPr="007A06F5">
        <w:rPr>
          <w:rFonts w:ascii="Times New Roman" w:eastAsia="Times New Roman" w:hAnsi="Times New Roman" w:cs="Times New Roman"/>
          <w:sz w:val="24"/>
          <w:szCs w:val="24"/>
          <w:lang w:val="la-Latn" w:eastAsia="de-DE"/>
        </w:rPr>
        <w:t>destis</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sed etiam discolis</w:t>
      </w:r>
      <w:r w:rsidRPr="007A06F5">
        <w:rPr>
          <w:rFonts w:ascii="Times New Roman" w:eastAsia="Times New Roman" w:hAnsi="Times New Roman" w:cs="Times New Roman"/>
          <w:sz w:val="24"/>
          <w:szCs w:val="24"/>
          <w:lang w:val="la-Latn" w:eastAsia="de-DE"/>
        </w:rPr>
        <w:t xml:space="preserve">' et </w:t>
      </w:r>
      <w:r w:rsidRPr="007A06F5">
        <w:rPr>
          <w:rFonts w:ascii="Times New Roman" w:eastAsia="Times New Roman" w:hAnsi="Times New Roman" w:cs="Times New Roman"/>
          <w:sz w:val="24"/>
          <w:szCs w:val="24"/>
          <w:lang w:val="la-Latn" w:eastAsia="de-DE"/>
        </w:rPr>
        <w:lastRenderedPageBreak/>
        <w:t>oboedientes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fiant in omnibus</w:t>
      </w:r>
      <w:r w:rsidR="009B2994" w:rsidRPr="007A06F5">
        <w:rPr>
          <w:rFonts w:ascii="Times New Roman" w:eastAsia="Times New Roman" w:hAnsi="Times New Roman" w:cs="Times New Roman"/>
          <w:sz w:val="24"/>
          <w:szCs w:val="24"/>
          <w:lang w:val="la-Latn" w:eastAsia="de-DE"/>
        </w:rPr>
        <w:t xml:space="preserve">. </w:t>
      </w:r>
      <w:r w:rsidRPr="00C3368C">
        <w:rPr>
          <w:rFonts w:ascii="Times New Roman" w:eastAsia="Times New Roman" w:hAnsi="Times New Roman" w:cs="Times New Roman"/>
          <w:b/>
          <w:bCs/>
          <w:sz w:val="24"/>
          <w:szCs w:val="24"/>
          <w:lang w:val="la-Latn" w:eastAsia="de-DE"/>
        </w:rPr>
        <w:t>In canone autem Gangrensis concilii</w:t>
      </w:r>
      <w:r w:rsidRPr="007A06F5">
        <w:rPr>
          <w:rFonts w:ascii="Times New Roman" w:eastAsia="Times New Roman" w:hAnsi="Times New Roman" w:cs="Times New Roman"/>
          <w:sz w:val="24"/>
          <w:szCs w:val="24"/>
          <w:lang w:val="la-Latn" w:eastAsia="de-DE"/>
        </w:rPr>
        <w:t xml:space="preserve"> ita scriptum est</w:t>
      </w:r>
      <w:r w:rsidR="00FF3D92" w:rsidRPr="007A06F5">
        <w:rPr>
          <w:rFonts w:ascii="Times New Roman" w:eastAsia="Times New Roman" w:hAnsi="Times New Roman" w:cs="Times New Roman"/>
          <w:sz w:val="24"/>
          <w:szCs w:val="24"/>
          <w:lang w:val="la-Latn" w:eastAsia="de-DE"/>
        </w:rPr>
        <w:t xml:space="preserve">: </w:t>
      </w:r>
      <w:commentRangeStart w:id="154"/>
      <w:r w:rsidR="001F75D9" w:rsidRPr="007A06F5">
        <w:rPr>
          <w:rFonts w:ascii="Times New Roman" w:eastAsia="Times New Roman" w:hAnsi="Times New Roman" w:cs="Times New Roman"/>
          <w:sz w:val="24"/>
          <w:szCs w:val="24"/>
          <w:lang w:val="la-Latn" w:eastAsia="de-DE"/>
        </w:rPr>
        <w:t>'</w:t>
      </w:r>
      <w:r w:rsidR="00C87561" w:rsidRPr="007A06F5">
        <w:rPr>
          <w:rFonts w:ascii="Times New Roman" w:eastAsia="Times New Roman" w:hAnsi="Times New Roman" w:cs="Times New Roman"/>
          <w:sz w:val="24"/>
          <w:szCs w:val="24"/>
          <w:lang w:val="la-Latn" w:eastAsia="de-DE"/>
        </w:rPr>
        <w:t>Si quis servum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sub prae</w:t>
      </w:r>
      <w:r w:rsidRPr="007A06F5">
        <w:rPr>
          <w:rFonts w:ascii="Times New Roman" w:eastAsia="Times New Roman" w:hAnsi="Times New Roman" w:cs="Times New Roman"/>
          <w:sz w:val="24"/>
          <w:szCs w:val="24"/>
          <w:lang w:val="la-Latn" w:eastAsia="de-DE"/>
        </w:rPr>
        <w:t>textu</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divini cultus doceat dominum contempne</w:t>
      </w:r>
      <w:r w:rsidRPr="007E0D56">
        <w:rPr>
          <w:rFonts w:ascii="Times New Roman" w:eastAsia="Times New Roman" w:hAnsi="Times New Roman" w:cs="Times New Roman"/>
          <w:sz w:val="24"/>
          <w:szCs w:val="24"/>
          <w:highlight w:val="yellow"/>
          <w:lang w:val="la-Latn" w:eastAsia="de-DE"/>
        </w:rPr>
        <w:t>rer</w:t>
      </w:r>
      <w:r w:rsidRPr="007A06F5">
        <w:rPr>
          <w:rFonts w:ascii="Times New Roman" w:eastAsia="Times New Roman" w:hAnsi="Times New Roman" w:cs="Times New Roman"/>
          <w:sz w:val="24"/>
          <w:szCs w:val="24"/>
          <w:lang w:val="la-Latn" w:eastAsia="de-DE"/>
        </w:rPr>
        <w:t xml:space="preserve"> proprium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discedat ab eius obsequio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ei cum benivolentia et omni honore deserviat</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anathema sit</w:t>
      </w:r>
      <w:commentRangeEnd w:id="154"/>
      <w:r w:rsidR="007E0D56">
        <w:rPr>
          <w:rStyle w:val="Odkaznakoment"/>
        </w:rPr>
        <w:commentReference w:id="154"/>
      </w:r>
      <w:r w:rsidRPr="007A06F5">
        <w:rPr>
          <w:rFonts w:ascii="Times New Roman" w:eastAsia="Times New Roman" w:hAnsi="Times New Roman" w:cs="Times New Roman"/>
          <w:sz w:val="24"/>
          <w:szCs w:val="24"/>
          <w:lang w:val="la-Latn" w:eastAsia="de-DE"/>
        </w:rPr>
        <w:t>'. Unde datur intellegi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si ille anathema meruit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docet servum proprium dominum contempnere et ab eius obsequio recedere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 magis ille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dominum suum</w:t>
      </w:r>
      <w:r w:rsidR="00C87561" w:rsidRPr="007A06F5">
        <w:rPr>
          <w:rFonts w:ascii="Times New Roman" w:eastAsia="Times New Roman" w:hAnsi="Times New Roman" w:cs="Times New Roman"/>
          <w:sz w:val="24"/>
          <w:szCs w:val="24"/>
          <w:lang w:val="la-Latn" w:eastAsia="de-DE"/>
        </w:rPr>
        <w:t xml:space="preserve"> spernit et eius servitio subdi </w:t>
      </w:r>
      <w:r w:rsidR="006564A4" w:rsidRPr="007A06F5">
        <w:rPr>
          <w:rFonts w:ascii="Times New Roman" w:eastAsia="Times New Roman" w:hAnsi="Times New Roman" w:cs="Times New Roman"/>
          <w:sz w:val="24"/>
          <w:szCs w:val="24"/>
          <w:lang w:val="la-Latn" w:eastAsia="de-DE"/>
        </w:rPr>
        <w:t>noluerit</w:t>
      </w:r>
      <w:r w:rsidRPr="007A06F5">
        <w:rPr>
          <w:rFonts w:ascii="Times New Roman" w:eastAsia="Times New Roman" w:hAnsi="Times New Roman" w:cs="Times New Roman"/>
          <w:sz w:val="24"/>
          <w:szCs w:val="24"/>
          <w:lang w:val="la-Latn" w:eastAsia="de-DE"/>
        </w:rPr>
        <w:t>? Sed tamen distantia est inter eum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propter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superbiam et illum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propter necessitatem fugit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coactus crudelitate domini sui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Nam </w:t>
      </w:r>
      <w:r w:rsidRPr="00285A8B">
        <w:rPr>
          <w:rFonts w:ascii="Times New Roman" w:eastAsia="Times New Roman" w:hAnsi="Times New Roman" w:cs="Times New Roman"/>
          <w:b/>
          <w:bCs/>
          <w:sz w:val="24"/>
          <w:szCs w:val="24"/>
          <w:lang w:val="la-Latn" w:eastAsia="de-DE"/>
        </w:rPr>
        <w:t>Agar famula Sarae</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fugam iniit</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affligente eam domina sua</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sed angelo ammonente</w:t>
      </w:r>
      <w:r w:rsidR="00762AD2" w:rsidRPr="00285A8B">
        <w:rPr>
          <w:rFonts w:ascii="Times New Roman" w:eastAsia="Times New Roman" w:hAnsi="Times New Roman" w:cs="Times New Roman"/>
          <w:b/>
          <w:bCs/>
          <w:sz w:val="24"/>
          <w:szCs w:val="24"/>
          <w:lang w:val="la-Latn" w:eastAsia="de-DE"/>
        </w:rPr>
        <w:t>,</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ut reverteretur et fieret subiecta dominatrici</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suae</w:t>
      </w:r>
      <w:r w:rsidR="009B2994" w:rsidRPr="00285A8B">
        <w:rPr>
          <w:rFonts w:ascii="Times New Roman" w:eastAsia="Times New Roman" w:hAnsi="Times New Roman" w:cs="Times New Roman"/>
          <w:b/>
          <w:bCs/>
          <w:sz w:val="24"/>
          <w:szCs w:val="24"/>
          <w:lang w:val="la-Latn" w:eastAsia="de-DE"/>
        </w:rPr>
        <w:t xml:space="preserve">, </w:t>
      </w:r>
      <w:r w:rsidRPr="00285A8B">
        <w:rPr>
          <w:rFonts w:ascii="Times New Roman" w:eastAsia="Times New Roman" w:hAnsi="Times New Roman" w:cs="Times New Roman"/>
          <w:b/>
          <w:bCs/>
          <w:sz w:val="24"/>
          <w:szCs w:val="24"/>
          <w:lang w:val="la-Latn" w:eastAsia="de-DE"/>
        </w:rPr>
        <w:t>reversa est ad dominam suam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Sic et </w:t>
      </w:r>
      <w:r w:rsidRPr="0004525C">
        <w:rPr>
          <w:rFonts w:ascii="Times New Roman" w:eastAsia="Times New Roman" w:hAnsi="Times New Roman" w:cs="Times New Roman"/>
          <w:b/>
          <w:bCs/>
          <w:sz w:val="24"/>
          <w:szCs w:val="24"/>
          <w:lang w:val="la-Latn" w:eastAsia="de-DE"/>
        </w:rPr>
        <w:t>Honesimus servus Philemonis effugit a domino suo</w:t>
      </w:r>
      <w:r w:rsidR="009B2994" w:rsidRPr="0004525C">
        <w:rPr>
          <w:rFonts w:ascii="Times New Roman" w:eastAsia="Times New Roman" w:hAnsi="Times New Roman" w:cs="Times New Roman"/>
          <w:b/>
          <w:bCs/>
          <w:sz w:val="24"/>
          <w:szCs w:val="24"/>
          <w:lang w:val="la-Latn" w:eastAsia="de-DE"/>
        </w:rPr>
        <w:t xml:space="preserve">, </w:t>
      </w:r>
      <w:r w:rsidRPr="0004525C">
        <w:rPr>
          <w:rFonts w:ascii="Times New Roman" w:eastAsia="Times New Roman" w:hAnsi="Times New Roman" w:cs="Times New Roman"/>
          <w:b/>
          <w:bCs/>
          <w:sz w:val="24"/>
          <w:szCs w:val="24"/>
          <w:lang w:val="la-Latn" w:eastAsia="de-DE"/>
        </w:rPr>
        <w:t>sed Paulo apostolo docente</w:t>
      </w:r>
      <w:r w:rsidR="009B2994" w:rsidRPr="0004525C">
        <w:rPr>
          <w:rFonts w:ascii="Times New Roman" w:eastAsia="Times New Roman" w:hAnsi="Times New Roman" w:cs="Times New Roman"/>
          <w:b/>
          <w:bCs/>
          <w:sz w:val="24"/>
          <w:szCs w:val="24"/>
          <w:lang w:val="la-Latn" w:eastAsia="de-DE"/>
        </w:rPr>
        <w:t xml:space="preserve"> </w:t>
      </w:r>
      <w:r w:rsidRPr="0004525C">
        <w:rPr>
          <w:rFonts w:ascii="Times New Roman" w:eastAsia="Times New Roman" w:hAnsi="Times New Roman" w:cs="Times New Roman"/>
          <w:b/>
          <w:bCs/>
          <w:sz w:val="24"/>
          <w:szCs w:val="24"/>
          <w:lang w:val="la-Latn" w:eastAsia="de-DE"/>
        </w:rPr>
        <w:t>credidit Christo et baptizatus</w:t>
      </w:r>
      <w:r w:rsidRPr="007A06F5">
        <w:rPr>
          <w:rFonts w:ascii="Times New Roman" w:eastAsia="Times New Roman" w:hAnsi="Times New Roman" w:cs="Times New Roman"/>
          <w:sz w:val="24"/>
          <w:szCs w:val="24"/>
          <w:lang w:val="la-Latn" w:eastAsia="de-DE"/>
        </w:rPr>
        <w:t xml:space="preserve"> est et sic per patrocinium apostoli restitutus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proprio domino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Ammonendus est 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servus quilibet </w:t>
      </w:r>
      <w:r w:rsidRPr="0004525C">
        <w:rPr>
          <w:rFonts w:ascii="Times New Roman" w:eastAsia="Times New Roman" w:hAnsi="Times New Roman" w:cs="Times New Roman"/>
          <w:b/>
          <w:bCs/>
          <w:sz w:val="24"/>
          <w:szCs w:val="24"/>
          <w:lang w:val="la-Latn" w:eastAsia="de-DE"/>
        </w:rPr>
        <w:t>fugitivus per fideles Christi doctores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ubicumque fuerit inventus</w:t>
      </w:r>
      <w:r w:rsidR="009B2994" w:rsidRPr="007A06F5">
        <w:rPr>
          <w:rFonts w:ascii="Times New Roman" w:eastAsia="Times New Roman" w:hAnsi="Times New Roman" w:cs="Times New Roman"/>
          <w:sz w:val="24"/>
          <w:szCs w:val="24"/>
          <w:lang w:val="la-Latn" w:eastAsia="de-DE"/>
        </w:rPr>
        <w:t xml:space="preserve">, </w:t>
      </w:r>
      <w:r w:rsidRPr="0004525C">
        <w:rPr>
          <w:rFonts w:ascii="Times New Roman" w:eastAsia="Times New Roman" w:hAnsi="Times New Roman" w:cs="Times New Roman"/>
          <w:b/>
          <w:bCs/>
          <w:sz w:val="24"/>
          <w:szCs w:val="24"/>
          <w:lang w:val="la-Latn" w:eastAsia="de-DE"/>
        </w:rPr>
        <w:t>ut revertatur</w:t>
      </w:r>
      <w:r w:rsidR="009B2994" w:rsidRPr="0004525C">
        <w:rPr>
          <w:rFonts w:ascii="Times New Roman" w:eastAsia="Times New Roman" w:hAnsi="Times New Roman" w:cs="Times New Roman"/>
          <w:b/>
          <w:bCs/>
          <w:sz w:val="24"/>
          <w:szCs w:val="24"/>
          <w:lang w:val="la-Latn" w:eastAsia="de-DE"/>
        </w:rPr>
        <w:t xml:space="preserve"> </w:t>
      </w:r>
      <w:r w:rsidRPr="0004525C">
        <w:rPr>
          <w:rFonts w:ascii="Times New Roman" w:eastAsia="Times New Roman" w:hAnsi="Times New Roman" w:cs="Times New Roman"/>
          <w:b/>
          <w:bCs/>
          <w:sz w:val="24"/>
          <w:szCs w:val="24"/>
          <w:lang w:val="la-Latn" w:eastAsia="de-DE"/>
        </w:rPr>
        <w:t>ad dominum</w:t>
      </w:r>
      <w:r w:rsidRPr="007A06F5">
        <w:rPr>
          <w:rFonts w:ascii="Times New Roman" w:eastAsia="Times New Roman" w:hAnsi="Times New Roman" w:cs="Times New Roman"/>
          <w:sz w:val="24"/>
          <w:szCs w:val="24"/>
          <w:lang w:val="la-Latn" w:eastAsia="de-DE"/>
        </w:rPr>
        <w:t xml:space="preserve"> suum et fiat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ei subiectus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forte contempnens praeceptum domini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perpetuo e anathemate percutiatur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 fuga obierit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orandum est pro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forte aliquo crimine maiore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implicetur aut in perfidiam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devolvatur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fructuosa pro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possit esse oratio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Attamen Augustinus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Laurentium scribens ita inter alia ait</w:t>
      </w:r>
      <w:r w:rsidR="00FF3D92"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Cum ergo sacrificia sive altaris sive quarumcumque elemosinarum pro baptizatis defunctis omnibus offeruntur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valde bonis gratiarum actionesm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non valde malis propitiationes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valde malis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etiamsi nulla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 adiumenta mortuorum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qualescumque tamen consolationes</w:t>
      </w:r>
      <w:r w:rsidR="009B2994" w:rsidRPr="007A06F5">
        <w:rPr>
          <w:rFonts w:ascii="Times New Roman" w:eastAsia="Times New Roman" w:hAnsi="Times New Roman" w:cs="Times New Roman"/>
          <w:sz w:val="24"/>
          <w:szCs w:val="24"/>
          <w:lang w:val="la-Latn" w:eastAsia="de-DE"/>
        </w:rPr>
        <w:t xml:space="preserve"> </w:t>
      </w:r>
      <w:r w:rsidR="006564A4" w:rsidRPr="007A06F5">
        <w:rPr>
          <w:rFonts w:ascii="Times New Roman" w:eastAsia="Times New Roman" w:hAnsi="Times New Roman" w:cs="Times New Roman"/>
          <w:sz w:val="24"/>
          <w:szCs w:val="24"/>
          <w:lang w:val="la-Latn" w:eastAsia="de-DE"/>
        </w:rPr>
        <w:t>sunt vi</w:t>
      </w:r>
      <w:r w:rsidRPr="007A06F5">
        <w:rPr>
          <w:rFonts w:ascii="Times New Roman" w:eastAsia="Times New Roman" w:hAnsi="Times New Roman" w:cs="Times New Roman"/>
          <w:sz w:val="24"/>
          <w:szCs w:val="24"/>
          <w:lang w:val="la-Latn" w:eastAsia="de-DE"/>
        </w:rPr>
        <w:t>vorum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autem prosunt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ad hoc prosunt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sit plena remissio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certe ut tol</w:t>
      </w:r>
      <w:r w:rsidR="001F75D9" w:rsidRPr="007A06F5">
        <w:rPr>
          <w:rFonts w:ascii="Times New Roman" w:eastAsia="Times New Roman" w:hAnsi="Times New Roman" w:cs="Times New Roman"/>
          <w:sz w:val="24"/>
          <w:szCs w:val="24"/>
          <w:lang w:val="la-Latn" w:eastAsia="de-DE"/>
        </w:rPr>
        <w:t>erabiliorq fiat ipsar dampnatio</w:t>
      </w:r>
      <w:r w:rsidRPr="007A06F5">
        <w:rPr>
          <w:rFonts w:ascii="Times New Roman" w:eastAsia="Times New Roman" w:hAnsi="Times New Roman" w:cs="Times New Roman"/>
          <w:sz w:val="24"/>
          <w:szCs w:val="24"/>
          <w:lang w:val="la-Latn" w:eastAsia="de-DE"/>
        </w:rPr>
        <w:t xml:space="preserve">'. </w:t>
      </w:r>
    </w:p>
    <w:p w14:paraId="0808BF1C" w14:textId="5A55BE43"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illo vero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4711E7">
        <w:rPr>
          <w:rFonts w:ascii="Times New Roman" w:eastAsia="Times New Roman" w:hAnsi="Times New Roman" w:cs="Times New Roman"/>
          <w:b/>
          <w:bCs/>
          <w:sz w:val="24"/>
          <w:szCs w:val="24"/>
          <w:lang w:val="la-Latn" w:eastAsia="de-DE"/>
        </w:rPr>
        <w:t>qui presbiterum se esse finxit</w:t>
      </w:r>
      <w:r w:rsidR="00762AD2" w:rsidRPr="004711E7">
        <w:rPr>
          <w:rFonts w:ascii="Times New Roman" w:eastAsia="Times New Roman" w:hAnsi="Times New Roman" w:cs="Times New Roman"/>
          <w:b/>
          <w:bCs/>
          <w:sz w:val="24"/>
          <w:szCs w:val="24"/>
          <w:lang w:val="la-Latn" w:eastAsia="de-DE"/>
        </w:rPr>
        <w:t>,</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cum non esset ordinatus</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et baptismi officium exercuit</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requirendum est</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utrum ipse baptizans baptizatus esset</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et utrum in nomine sanctae Trinitatis</w:t>
      </w:r>
      <w:r w:rsidR="009B2994" w:rsidRPr="004711E7">
        <w:rPr>
          <w:rFonts w:ascii="Times New Roman" w:eastAsia="Times New Roman" w:hAnsi="Times New Roman" w:cs="Times New Roman"/>
          <w:b/>
          <w:bCs/>
          <w:sz w:val="24"/>
          <w:szCs w:val="24"/>
          <w:lang w:val="la-Latn" w:eastAsia="de-DE"/>
        </w:rPr>
        <w:t xml:space="preserve"> </w:t>
      </w:r>
      <w:r w:rsidRPr="004711E7">
        <w:rPr>
          <w:rFonts w:ascii="Times New Roman" w:eastAsia="Times New Roman" w:hAnsi="Times New Roman" w:cs="Times New Roman"/>
          <w:b/>
          <w:bCs/>
          <w:sz w:val="24"/>
          <w:szCs w:val="24"/>
          <w:lang w:val="la-Latn" w:eastAsia="de-DE"/>
        </w:rPr>
        <w:t>sub trina mersione baptizaveri</w:t>
      </w:r>
      <w:r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si ita 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est iterum baptizandus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sed per inpositionem </w:t>
      </w:r>
      <w:r w:rsidRPr="00C4405F">
        <w:rPr>
          <w:rFonts w:ascii="Times New Roman" w:eastAsia="Times New Roman" w:hAnsi="Times New Roman" w:cs="Times New Roman"/>
          <w:b/>
          <w:bCs/>
          <w:sz w:val="24"/>
          <w:szCs w:val="24"/>
          <w:lang w:val="la-Latn" w:eastAsia="de-DE"/>
        </w:rPr>
        <w:t>manus episcopalis</w:t>
      </w:r>
      <w:r w:rsidR="009B2994" w:rsidRPr="00C4405F">
        <w:rPr>
          <w:rFonts w:ascii="Times New Roman" w:eastAsia="Times New Roman" w:hAnsi="Times New Roman" w:cs="Times New Roman"/>
          <w:b/>
          <w:bCs/>
          <w:sz w:val="24"/>
          <w:szCs w:val="24"/>
          <w:lang w:val="la-Latn" w:eastAsia="de-DE"/>
        </w:rPr>
        <w:t xml:space="preserve"> </w:t>
      </w:r>
      <w:r w:rsidRPr="00C4405F">
        <w:rPr>
          <w:rFonts w:ascii="Times New Roman" w:eastAsia="Times New Roman" w:hAnsi="Times New Roman" w:cs="Times New Roman"/>
          <w:b/>
          <w:bCs/>
          <w:sz w:val="24"/>
          <w:szCs w:val="24"/>
          <w:lang w:val="la-Latn" w:eastAsia="de-DE"/>
        </w:rPr>
        <w:t>unctione</w:t>
      </w:r>
      <w:r w:rsidR="009B2994" w:rsidRPr="00C4405F">
        <w:rPr>
          <w:rFonts w:ascii="Times New Roman" w:eastAsia="Times New Roman" w:hAnsi="Times New Roman" w:cs="Times New Roman"/>
          <w:b/>
          <w:bCs/>
          <w:sz w:val="24"/>
          <w:szCs w:val="24"/>
          <w:lang w:val="la-Latn" w:eastAsia="de-DE"/>
        </w:rPr>
        <w:t xml:space="preserve"> </w:t>
      </w:r>
      <w:r w:rsidRPr="00C4405F">
        <w:rPr>
          <w:rFonts w:ascii="Times New Roman" w:eastAsia="Times New Roman" w:hAnsi="Times New Roman" w:cs="Times New Roman"/>
          <w:b/>
          <w:bCs/>
          <w:sz w:val="24"/>
          <w:szCs w:val="24"/>
          <w:lang w:val="la-Latn" w:eastAsia="de-DE"/>
        </w:rPr>
        <w:t>sacri crismatis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 quod factum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confirmandum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quia quod semel a in sacramento baptis </w:t>
      </w:r>
      <w:r w:rsidRPr="007A06F5">
        <w:rPr>
          <w:rFonts w:ascii="Times New Roman" w:hAnsi="Times New Roman" w:cs="Times New Roman"/>
          <w:lang w:val="la-Latn"/>
        </w:rPr>
        <w:t>/ matis esta confectum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licet iterari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quoniam unus est Dominus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una fides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unum </w:t>
      </w:r>
      <w:r w:rsidRPr="007A06F5">
        <w:rPr>
          <w:rFonts w:ascii="Times New Roman" w:eastAsia="Times New Roman" w:hAnsi="Times New Roman" w:cs="Times New Roman"/>
          <w:sz w:val="24"/>
          <w:szCs w:val="24"/>
          <w:lang w:val="la-Latn" w:eastAsia="de-DE"/>
        </w:rPr>
        <w:t>baptisma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Attamen ille qui praesumptuose egit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non pro necessitate aliqua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canonica disciplina est coercendus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beatus Ambrosius testatur</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postquam omnibus locis ecclesiae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 constitutae et officia ordinata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aliter composita res est quam coeperat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Primum enim omnes docebant et omnes baptizabant quibuscumque diebus 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temporibus fuisset occasio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enim Philippus tempus quaesivit aut diem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 eunuchum baptizaret neque ieiunium interposuit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neque Paulus et Sylas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tempus distulerunt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 opti</w:t>
      </w:r>
      <w:r w:rsidR="00C87561" w:rsidRPr="007A06F5">
        <w:rPr>
          <w:rFonts w:ascii="Times New Roman" w:eastAsia="Times New Roman" w:hAnsi="Times New Roman" w:cs="Times New Roman"/>
          <w:sz w:val="24"/>
          <w:szCs w:val="24"/>
          <w:lang w:val="la-Latn" w:eastAsia="de-DE"/>
        </w:rPr>
        <w:t>onem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carceris cum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eius Omni</w:t>
      </w:r>
      <w:r w:rsidRPr="007A06F5">
        <w:rPr>
          <w:rFonts w:ascii="Times New Roman" w:eastAsia="Times New Roman" w:hAnsi="Times New Roman" w:cs="Times New Roman"/>
          <w:sz w:val="24"/>
          <w:szCs w:val="24"/>
          <w:lang w:val="la-Latn" w:eastAsia="de-DE"/>
        </w:rPr>
        <w:t>bus baptizarent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Neque Petrus clericos habuit aut diem quaesivit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quando Cornelium cum omni domo sua baptizavit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ipse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iussit fratribus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cum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erant apud Cornelium in Ioppe</w:t>
      </w:r>
      <w:r w:rsidR="009B2994" w:rsidRPr="007A06F5">
        <w:rPr>
          <w:rFonts w:ascii="Times New Roman" w:eastAsia="Times New Roman" w:hAnsi="Times New Roman" w:cs="Times New Roman"/>
          <w:sz w:val="24"/>
          <w:szCs w:val="24"/>
          <w:lang w:val="la-Latn" w:eastAsia="de-DE"/>
        </w:rPr>
        <w:t xml:space="preserve">. </w:t>
      </w:r>
      <w:r w:rsidRPr="00B6093A">
        <w:rPr>
          <w:rFonts w:ascii="Times New Roman" w:eastAsia="Times New Roman" w:hAnsi="Times New Roman" w:cs="Times New Roman"/>
          <w:b/>
          <w:bCs/>
          <w:sz w:val="24"/>
          <w:szCs w:val="24"/>
          <w:lang w:val="la-Latn" w:eastAsia="de-DE"/>
        </w:rPr>
        <w:t>Adhuc enim praeter septem</w:t>
      </w:r>
      <w:r w:rsidR="009B2994" w:rsidRPr="00B6093A">
        <w:rPr>
          <w:rFonts w:ascii="Times New Roman" w:eastAsia="Times New Roman" w:hAnsi="Times New Roman" w:cs="Times New Roman"/>
          <w:b/>
          <w:bCs/>
          <w:sz w:val="24"/>
          <w:szCs w:val="24"/>
          <w:lang w:val="la-Latn" w:eastAsia="de-DE"/>
        </w:rPr>
        <w:t xml:space="preserve"> </w:t>
      </w:r>
      <w:r w:rsidRPr="00B6093A">
        <w:rPr>
          <w:rFonts w:ascii="Times New Roman" w:eastAsia="Times New Roman" w:hAnsi="Times New Roman" w:cs="Times New Roman"/>
          <w:b/>
          <w:bCs/>
          <w:sz w:val="24"/>
          <w:szCs w:val="24"/>
          <w:lang w:val="la-Latn" w:eastAsia="de-DE"/>
        </w:rPr>
        <w:t>diaconos nullus fuerat ordinatus</w:t>
      </w:r>
      <w:r w:rsidR="009B2994" w:rsidRPr="00B6093A">
        <w:rPr>
          <w:rFonts w:ascii="Times New Roman" w:eastAsia="Times New Roman" w:hAnsi="Times New Roman" w:cs="Times New Roman"/>
          <w:b/>
          <w:bCs/>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B6093A">
        <w:rPr>
          <w:rFonts w:ascii="Times New Roman" w:eastAsia="Times New Roman" w:hAnsi="Times New Roman" w:cs="Times New Roman"/>
          <w:b/>
          <w:bCs/>
          <w:sz w:val="24"/>
          <w:szCs w:val="24"/>
          <w:lang w:val="la-Latn" w:eastAsia="de-DE"/>
        </w:rPr>
        <w:t>Ut ergo cresceret plebs et multiplicareturm</w:t>
      </w:r>
      <w:r w:rsidR="009B2994" w:rsidRPr="00B6093A">
        <w:rPr>
          <w:rFonts w:ascii="Times New Roman" w:eastAsia="Times New Roman" w:hAnsi="Times New Roman" w:cs="Times New Roman"/>
          <w:b/>
          <w:bCs/>
          <w:sz w:val="24"/>
          <w:szCs w:val="24"/>
          <w:lang w:val="la-Latn" w:eastAsia="de-DE"/>
        </w:rPr>
        <w:t xml:space="preserve">, </w:t>
      </w:r>
      <w:r w:rsidRPr="00B6093A">
        <w:rPr>
          <w:rFonts w:ascii="Times New Roman" w:eastAsia="Times New Roman" w:hAnsi="Times New Roman" w:cs="Times New Roman"/>
          <w:b/>
          <w:bCs/>
          <w:sz w:val="24"/>
          <w:szCs w:val="24"/>
          <w:lang w:val="la-Latn" w:eastAsia="de-DE"/>
        </w:rPr>
        <w:t>omnibus inter initia concessum est et evangelizare et baptizare et scripturas in ecclesia</w:t>
      </w:r>
      <w:r w:rsidR="009B2994" w:rsidRPr="00B6093A">
        <w:rPr>
          <w:rFonts w:ascii="Times New Roman" w:eastAsia="Times New Roman" w:hAnsi="Times New Roman" w:cs="Times New Roman"/>
          <w:b/>
          <w:bCs/>
          <w:sz w:val="24"/>
          <w:szCs w:val="24"/>
          <w:lang w:val="la-Latn" w:eastAsia="de-DE"/>
        </w:rPr>
        <w:t xml:space="preserve"> </w:t>
      </w:r>
      <w:r w:rsidRPr="00B6093A">
        <w:rPr>
          <w:rFonts w:ascii="Times New Roman" w:eastAsia="Times New Roman" w:hAnsi="Times New Roman" w:cs="Times New Roman"/>
          <w:b/>
          <w:bCs/>
          <w:sz w:val="24"/>
          <w:szCs w:val="24"/>
          <w:lang w:val="la-Latn" w:eastAsia="de-DE"/>
        </w:rPr>
        <w:t>explanare</w:t>
      </w:r>
      <w:r w:rsidR="009B2994" w:rsidRPr="00B6093A">
        <w:rPr>
          <w:rFonts w:ascii="Times New Roman" w:eastAsia="Times New Roman" w:hAnsi="Times New Roman" w:cs="Times New Roman"/>
          <w:b/>
          <w:bCs/>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F31E93">
        <w:rPr>
          <w:rFonts w:ascii="Times New Roman" w:eastAsia="Times New Roman" w:hAnsi="Times New Roman" w:cs="Times New Roman"/>
          <w:b/>
          <w:bCs/>
          <w:sz w:val="24"/>
          <w:szCs w:val="24"/>
          <w:lang w:val="la-Latn" w:eastAsia="de-DE"/>
        </w:rPr>
        <w:t>At ubi</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omnia loca circumplexa est</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ceclesia</w:t>
      </w:r>
      <w:r w:rsidR="00762AD2" w:rsidRPr="00F31E93">
        <w:rPr>
          <w:rFonts w:ascii="Times New Roman" w:eastAsia="Times New Roman" w:hAnsi="Times New Roman" w:cs="Times New Roman"/>
          <w:b/>
          <w:bCs/>
          <w:sz w:val="24"/>
          <w:szCs w:val="24"/>
          <w:lang w:val="la-Latn" w:eastAsia="de-DE"/>
        </w:rPr>
        <w:t>,</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conventicula constituta sunt et rectores et caetera officia</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ecclesiis sunt ordinata</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 xml:space="preserve">ut nullus de clero </w:t>
      </w:r>
      <w:r w:rsidRPr="00F31E93">
        <w:rPr>
          <w:rFonts w:ascii="Times New Roman" w:eastAsia="Times New Roman" w:hAnsi="Times New Roman" w:cs="Times New Roman"/>
          <w:b/>
          <w:bCs/>
          <w:sz w:val="24"/>
          <w:szCs w:val="24"/>
          <w:highlight w:val="yellow"/>
          <w:lang w:val="la-Latn" w:eastAsia="de-DE"/>
        </w:rPr>
        <w:t>anderet</w:t>
      </w:r>
      <w:r w:rsidR="009B2994" w:rsidRPr="00F31E93">
        <w:rPr>
          <w:rFonts w:ascii="Times New Roman" w:eastAsia="Times New Roman" w:hAnsi="Times New Roman" w:cs="Times New Roman"/>
          <w:b/>
          <w:bCs/>
          <w:sz w:val="24"/>
          <w:szCs w:val="24"/>
          <w:lang w:val="la-Latn" w:eastAsia="de-DE"/>
        </w:rPr>
        <w:t xml:space="preserve">, </w:t>
      </w:r>
      <w:r w:rsidRPr="00F31E93">
        <w:rPr>
          <w:rFonts w:ascii="Times New Roman" w:eastAsia="Times New Roman" w:hAnsi="Times New Roman" w:cs="Times New Roman"/>
          <w:b/>
          <w:bCs/>
          <w:sz w:val="24"/>
          <w:szCs w:val="24"/>
          <w:lang w:val="la-Latn" w:eastAsia="de-DE"/>
        </w:rPr>
        <w:t>qui ordinatus non esset</w:t>
      </w:r>
      <w:r w:rsidR="009B2994"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praesu*</w:t>
      </w:r>
      <w:r w:rsidRPr="007A06F5">
        <w:rPr>
          <w:rFonts w:ascii="Times New Roman" w:eastAsia="Times New Roman" w:hAnsi="Times New Roman" w:cs="Times New Roman"/>
          <w:sz w:val="24"/>
          <w:szCs w:val="24"/>
          <w:lang w:val="la-Latn" w:eastAsia="de-DE"/>
        </w:rPr>
        <w:t>mere officium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sciret non sibi creditum vel concessum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coepit alio ordine et providentia gubernari ecclesia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si omnes eadem possent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inrationabile esset et vulgaris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 et vilissima videretur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Hinc ergo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nunc neque diaconi in populo praedicant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neque caeteri clerici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laici baptizant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neque quocumque die credentes tinguuntur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aegri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Ideo non per omnia conveniunt scripta apostoli ordinationi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nunc in ecclesia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haec inter ipsa primordiau sunt scripta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et ipse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Timotheum pr</w:t>
      </w:r>
      <w:r w:rsidR="00C87561" w:rsidRPr="007A06F5">
        <w:rPr>
          <w:rFonts w:ascii="Times New Roman" w:eastAsia="Times New Roman" w:hAnsi="Times New Roman" w:cs="Times New Roman"/>
          <w:sz w:val="24"/>
          <w:szCs w:val="24"/>
          <w:lang w:val="la-Latn" w:eastAsia="de-DE"/>
        </w:rPr>
        <w:t>esbiterum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a se creatum episco</w:t>
      </w:r>
      <w:r w:rsidRPr="007A06F5">
        <w:rPr>
          <w:rFonts w:ascii="Times New Roman" w:eastAsia="Times New Roman" w:hAnsi="Times New Roman" w:cs="Times New Roman"/>
          <w:sz w:val="24"/>
          <w:szCs w:val="24"/>
          <w:lang w:val="la-Latn" w:eastAsia="de-DE"/>
        </w:rPr>
        <w:t>pum vocat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primi presbiteri episcopi appellabantur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recedente eo sequens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succederet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Denique </w:t>
      </w:r>
      <w:r w:rsidRPr="003F2DC1">
        <w:rPr>
          <w:rFonts w:ascii="Times New Roman" w:eastAsia="Times New Roman" w:hAnsi="Times New Roman" w:cs="Times New Roman"/>
          <w:b/>
          <w:bCs/>
          <w:sz w:val="24"/>
          <w:szCs w:val="24"/>
          <w:lang w:val="la-Latn" w:eastAsia="de-DE"/>
        </w:rPr>
        <w:t>apud Aegyptum</w:t>
      </w:r>
      <w:r w:rsidR="009B2994" w:rsidRPr="003F2DC1">
        <w:rPr>
          <w:rFonts w:ascii="Times New Roman" w:eastAsia="Times New Roman" w:hAnsi="Times New Roman" w:cs="Times New Roman"/>
          <w:b/>
          <w:bCs/>
          <w:sz w:val="24"/>
          <w:szCs w:val="24"/>
          <w:lang w:val="la-Latn" w:eastAsia="de-DE"/>
        </w:rPr>
        <w:t xml:space="preserve"> </w:t>
      </w:r>
      <w:r w:rsidRPr="003F2DC1">
        <w:rPr>
          <w:rFonts w:ascii="Times New Roman" w:eastAsia="Times New Roman" w:hAnsi="Times New Roman" w:cs="Times New Roman"/>
          <w:b/>
          <w:bCs/>
          <w:sz w:val="24"/>
          <w:szCs w:val="24"/>
          <w:lang w:val="la-Latn" w:eastAsia="de-DE"/>
        </w:rPr>
        <w:t>presbiteri consignant</w:t>
      </w:r>
      <w:r w:rsidR="009B2994" w:rsidRPr="003F2DC1">
        <w:rPr>
          <w:rFonts w:ascii="Times New Roman" w:eastAsia="Times New Roman" w:hAnsi="Times New Roman" w:cs="Times New Roman"/>
          <w:b/>
          <w:bCs/>
          <w:sz w:val="24"/>
          <w:szCs w:val="24"/>
          <w:lang w:val="la-Latn" w:eastAsia="de-DE"/>
        </w:rPr>
        <w:t xml:space="preserve">, </w:t>
      </w:r>
      <w:r w:rsidRPr="003F2DC1">
        <w:rPr>
          <w:rFonts w:ascii="Times New Roman" w:eastAsia="Times New Roman" w:hAnsi="Times New Roman" w:cs="Times New Roman"/>
          <w:b/>
          <w:bCs/>
          <w:sz w:val="24"/>
          <w:szCs w:val="24"/>
          <w:lang w:val="la-Latn" w:eastAsia="de-DE"/>
        </w:rPr>
        <w:t>si episcopus a p</w:t>
      </w:r>
      <w:r w:rsidR="00C87561" w:rsidRPr="003F2DC1">
        <w:rPr>
          <w:rFonts w:ascii="Times New Roman" w:eastAsia="Times New Roman" w:hAnsi="Times New Roman" w:cs="Times New Roman"/>
          <w:b/>
          <w:bCs/>
          <w:sz w:val="24"/>
          <w:szCs w:val="24"/>
          <w:lang w:val="la-Latn" w:eastAsia="de-DE"/>
        </w:rPr>
        <w:t>resens non sit</w:t>
      </w:r>
      <w:r w:rsidR="009B2994" w:rsidRPr="003F2DC1">
        <w:rPr>
          <w:rFonts w:ascii="Times New Roman" w:eastAsia="Times New Roman" w:hAnsi="Times New Roman" w:cs="Times New Roman"/>
          <w:b/>
          <w:bCs/>
          <w:sz w:val="24"/>
          <w:szCs w:val="24"/>
          <w:lang w:val="la-Latn" w:eastAsia="de-DE"/>
        </w:rPr>
        <w:t xml:space="preserve">, </w:t>
      </w:r>
      <w:r w:rsidR="00C87561" w:rsidRPr="003F2DC1">
        <w:rPr>
          <w:rFonts w:ascii="Times New Roman" w:eastAsia="Times New Roman" w:hAnsi="Times New Roman" w:cs="Times New Roman"/>
          <w:b/>
          <w:bCs/>
          <w:sz w:val="24"/>
          <w:szCs w:val="24"/>
          <w:lang w:val="la-Latn" w:eastAsia="de-DE"/>
        </w:rPr>
        <w:t>sed quia coepe</w:t>
      </w:r>
      <w:r w:rsidRPr="003F2DC1">
        <w:rPr>
          <w:rFonts w:ascii="Times New Roman" w:eastAsia="Times New Roman" w:hAnsi="Times New Roman" w:cs="Times New Roman"/>
          <w:b/>
          <w:bCs/>
          <w:sz w:val="24"/>
          <w:szCs w:val="24"/>
          <w:lang w:val="la-Latn" w:eastAsia="de-DE"/>
        </w:rPr>
        <w:t>runt</w:t>
      </w:r>
      <w:r w:rsidR="009B2994" w:rsidRPr="003F2DC1">
        <w:rPr>
          <w:rFonts w:ascii="Times New Roman" w:eastAsia="Times New Roman" w:hAnsi="Times New Roman" w:cs="Times New Roman"/>
          <w:b/>
          <w:bCs/>
          <w:sz w:val="24"/>
          <w:szCs w:val="24"/>
          <w:lang w:val="la-Latn" w:eastAsia="de-DE"/>
        </w:rPr>
        <w:t xml:space="preserve"> </w:t>
      </w:r>
      <w:r w:rsidRPr="003F2DC1">
        <w:rPr>
          <w:rFonts w:ascii="Times New Roman" w:eastAsia="Times New Roman" w:hAnsi="Times New Roman" w:cs="Times New Roman"/>
          <w:b/>
          <w:bCs/>
          <w:sz w:val="24"/>
          <w:szCs w:val="24"/>
          <w:lang w:val="la-Latn" w:eastAsia="de-DE"/>
        </w:rPr>
        <w:t>sequentes presbiteri indigni inveniri ad primatus tenend</w:t>
      </w:r>
      <w:r w:rsidR="00C87561" w:rsidRPr="003F2DC1">
        <w:rPr>
          <w:rFonts w:ascii="Times New Roman" w:eastAsia="Times New Roman" w:hAnsi="Times New Roman" w:cs="Times New Roman"/>
          <w:b/>
          <w:bCs/>
          <w:sz w:val="24"/>
          <w:szCs w:val="24"/>
          <w:lang w:val="la-Latn" w:eastAsia="de-DE"/>
        </w:rPr>
        <w:t>os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immutata</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est ratio pro</w:t>
      </w:r>
      <w:r w:rsidRPr="007A06F5">
        <w:rPr>
          <w:rFonts w:ascii="Times New Roman" w:eastAsia="Times New Roman" w:hAnsi="Times New Roman" w:cs="Times New Roman"/>
          <w:sz w:val="24"/>
          <w:szCs w:val="24"/>
          <w:lang w:val="la-Latn" w:eastAsia="de-DE"/>
        </w:rPr>
        <w:t>spiciente concilio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3F2DC1">
        <w:rPr>
          <w:rFonts w:ascii="Times New Roman" w:eastAsia="Times New Roman" w:hAnsi="Times New Roman" w:cs="Times New Roman"/>
          <w:b/>
          <w:bCs/>
          <w:sz w:val="24"/>
          <w:szCs w:val="24"/>
          <w:lang w:val="la-Latn" w:eastAsia="de-DE"/>
        </w:rPr>
        <w:t>ut non ordo</w:t>
      </w:r>
      <w:r w:rsidR="009B2994" w:rsidRPr="003F2DC1">
        <w:rPr>
          <w:rFonts w:ascii="Times New Roman" w:eastAsia="Times New Roman" w:hAnsi="Times New Roman" w:cs="Times New Roman"/>
          <w:b/>
          <w:bCs/>
          <w:sz w:val="24"/>
          <w:szCs w:val="24"/>
          <w:lang w:val="la-Latn" w:eastAsia="de-DE"/>
        </w:rPr>
        <w:t xml:space="preserve">, </w:t>
      </w:r>
      <w:r w:rsidRPr="003F2DC1">
        <w:rPr>
          <w:rFonts w:ascii="Times New Roman" w:eastAsia="Times New Roman" w:hAnsi="Times New Roman" w:cs="Times New Roman"/>
          <w:b/>
          <w:bCs/>
          <w:sz w:val="24"/>
          <w:szCs w:val="24"/>
          <w:lang w:val="la-Latn" w:eastAsia="de-DE"/>
        </w:rPr>
        <w:t>sed meritum crearet episcopum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multorum sacerdotum iudicio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constitutum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lastRenderedPageBreak/>
        <w:t>indignus temere usur</w:t>
      </w:r>
      <w:r w:rsidR="001F75D9" w:rsidRPr="007A06F5">
        <w:rPr>
          <w:rFonts w:ascii="Times New Roman" w:eastAsia="Times New Roman" w:hAnsi="Times New Roman" w:cs="Times New Roman"/>
          <w:sz w:val="24"/>
          <w:szCs w:val="24"/>
          <w:lang w:val="la-Latn" w:eastAsia="de-DE"/>
        </w:rPr>
        <w:t>paret et esset multis scandalum</w:t>
      </w:r>
      <w:r w:rsidRPr="007A06F5">
        <w:rPr>
          <w:rFonts w:ascii="Times New Roman" w:eastAsia="Times New Roman" w:hAnsi="Times New Roman" w:cs="Times New Roman"/>
          <w:sz w:val="24"/>
          <w:szCs w:val="24"/>
          <w:lang w:val="la-Latn" w:eastAsia="de-DE"/>
        </w:rPr>
        <w:t>'. Quod autem unum sit Christi baptisma et licet a diversis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ministretur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debeat iterari vel mutari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sacrum evangelium ostendit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ubi </w:t>
      </w:r>
      <w:r w:rsidRPr="002349F9">
        <w:rPr>
          <w:rFonts w:ascii="Times New Roman" w:eastAsia="Times New Roman" w:hAnsi="Times New Roman" w:cs="Times New Roman"/>
          <w:b/>
          <w:bCs/>
          <w:sz w:val="24"/>
          <w:szCs w:val="24"/>
          <w:lang w:val="la-Latn" w:eastAsia="de-DE"/>
        </w:rPr>
        <w:t>verba Iohannis baptistae</w:t>
      </w:r>
      <w:r w:rsidRPr="007A06F5">
        <w:rPr>
          <w:rFonts w:ascii="Times New Roman" w:eastAsia="Times New Roman" w:hAnsi="Times New Roman" w:cs="Times New Roman"/>
          <w:sz w:val="24"/>
          <w:szCs w:val="24"/>
          <w:lang w:val="la-Latn" w:eastAsia="de-DE"/>
        </w:rPr>
        <w:t xml:space="preserve"> posita sunt ita dicentis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vidi spiritum descendentem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quasi columbam de caelo et mansit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 eum et ego nesciebam eum</w:t>
      </w:r>
      <w:r w:rsidR="009B2994" w:rsidRPr="007A06F5">
        <w:rPr>
          <w:rFonts w:ascii="Times New Roman" w:eastAsia="Times New Roman" w:hAnsi="Times New Roman" w:cs="Times New Roman"/>
          <w:sz w:val="24"/>
          <w:szCs w:val="24"/>
          <w:lang w:val="la-Latn" w:eastAsia="de-DE"/>
        </w:rPr>
        <w:t xml:space="preserve">. </w:t>
      </w:r>
      <w:r w:rsidRPr="002349F9">
        <w:rPr>
          <w:rFonts w:ascii="Times New Roman" w:eastAsia="Times New Roman" w:hAnsi="Times New Roman" w:cs="Times New Roman"/>
          <w:b/>
          <w:bCs/>
          <w:sz w:val="24"/>
          <w:szCs w:val="24"/>
          <w:lang w:val="la-Latn" w:eastAsia="de-DE"/>
        </w:rPr>
        <w:t xml:space="preserve">Sed qui misit </w:t>
      </w:r>
      <w:r w:rsidR="002349F9" w:rsidRPr="002349F9">
        <w:rPr>
          <w:rFonts w:ascii="Times New Roman" w:eastAsia="Times New Roman" w:hAnsi="Times New Roman" w:cs="Times New Roman"/>
          <w:b/>
          <w:bCs/>
          <w:sz w:val="24"/>
          <w:szCs w:val="24"/>
          <w:lang w:val="cs-CZ" w:eastAsia="de-DE"/>
        </w:rPr>
        <w:t>m</w:t>
      </w:r>
      <w:r w:rsidRPr="002349F9">
        <w:rPr>
          <w:rFonts w:ascii="Times New Roman" w:eastAsia="Times New Roman" w:hAnsi="Times New Roman" w:cs="Times New Roman"/>
          <w:b/>
          <w:bCs/>
          <w:sz w:val="24"/>
          <w:szCs w:val="24"/>
          <w:lang w:val="la-Latn" w:eastAsia="de-DE"/>
        </w:rPr>
        <w:t>e baptizare in aqua</w:t>
      </w:r>
      <w:r w:rsidR="009B2994" w:rsidRPr="002349F9">
        <w:rPr>
          <w:rFonts w:ascii="Times New Roman" w:eastAsia="Times New Roman" w:hAnsi="Times New Roman" w:cs="Times New Roman"/>
          <w:b/>
          <w:bCs/>
          <w:sz w:val="24"/>
          <w:szCs w:val="24"/>
          <w:lang w:val="la-Latn" w:eastAsia="de-DE"/>
        </w:rPr>
        <w:t xml:space="preserve">, </w:t>
      </w:r>
      <w:r w:rsidRPr="002349F9">
        <w:rPr>
          <w:rFonts w:ascii="Times New Roman" w:eastAsia="Times New Roman" w:hAnsi="Times New Roman" w:cs="Times New Roman"/>
          <w:b/>
          <w:bCs/>
          <w:sz w:val="24"/>
          <w:szCs w:val="24"/>
          <w:lang w:val="la-Latn" w:eastAsia="de-DE"/>
        </w:rPr>
        <w:t>ille mihi dixit</w:t>
      </w:r>
      <w:r w:rsidR="00FF3D92" w:rsidRPr="002349F9">
        <w:rPr>
          <w:rFonts w:ascii="Times New Roman" w:eastAsia="Times New Roman" w:hAnsi="Times New Roman" w:cs="Times New Roman"/>
          <w:b/>
          <w:bCs/>
          <w:sz w:val="24"/>
          <w:szCs w:val="24"/>
          <w:lang w:val="la-Latn" w:eastAsia="de-DE"/>
        </w:rPr>
        <w:t xml:space="preserve">: </w:t>
      </w:r>
      <w:r w:rsidRPr="002349F9">
        <w:rPr>
          <w:rFonts w:ascii="Times New Roman" w:eastAsia="Times New Roman" w:hAnsi="Times New Roman" w:cs="Times New Roman"/>
          <w:b/>
          <w:bCs/>
          <w:sz w:val="24"/>
          <w:szCs w:val="24"/>
          <w:lang w:val="la-Latn" w:eastAsia="de-DE"/>
        </w:rPr>
        <w:t>super quem videris spiritum descendentem et manentem super eum</w:t>
      </w:r>
      <w:r w:rsidR="009B2994" w:rsidRPr="002349F9">
        <w:rPr>
          <w:rFonts w:ascii="Times New Roman" w:eastAsia="Times New Roman" w:hAnsi="Times New Roman" w:cs="Times New Roman"/>
          <w:b/>
          <w:bCs/>
          <w:sz w:val="24"/>
          <w:szCs w:val="24"/>
          <w:lang w:val="la-Latn" w:eastAsia="de-DE"/>
        </w:rPr>
        <w:t xml:space="preserve">, </w:t>
      </w:r>
      <w:r w:rsidRPr="002349F9">
        <w:rPr>
          <w:rFonts w:ascii="Times New Roman" w:eastAsia="Times New Roman" w:hAnsi="Times New Roman" w:cs="Times New Roman"/>
          <w:b/>
          <w:bCs/>
          <w:sz w:val="24"/>
          <w:szCs w:val="24"/>
          <w:lang w:val="la-Latn" w:eastAsia="de-DE"/>
        </w:rPr>
        <w:t>hic est qui baptizat in Spiritu sancto</w:t>
      </w:r>
      <w:r w:rsidR="009B2994" w:rsidRPr="002349F9">
        <w:rPr>
          <w:rFonts w:ascii="Times New Roman" w:eastAsia="Times New Roman" w:hAnsi="Times New Roman" w:cs="Times New Roman"/>
          <w:b/>
          <w:bCs/>
          <w:sz w:val="24"/>
          <w:szCs w:val="24"/>
          <w:lang w:val="la-Latn" w:eastAsia="de-DE"/>
        </w:rPr>
        <w:t xml:space="preserve">, </w:t>
      </w:r>
      <w:r w:rsidRPr="002349F9">
        <w:rPr>
          <w:rFonts w:ascii="Times New Roman" w:eastAsia="Times New Roman" w:hAnsi="Times New Roman" w:cs="Times New Roman"/>
          <w:b/>
          <w:bCs/>
          <w:sz w:val="24"/>
          <w:szCs w:val="24"/>
          <w:lang w:val="la-Latn" w:eastAsia="de-DE"/>
        </w:rPr>
        <w:t>et ego vidi et testimonium perhibui</w:t>
      </w:r>
      <w:r w:rsidR="009B2994" w:rsidRPr="002349F9">
        <w:rPr>
          <w:rFonts w:ascii="Times New Roman" w:eastAsia="Times New Roman" w:hAnsi="Times New Roman" w:cs="Times New Roman"/>
          <w:b/>
          <w:bCs/>
          <w:sz w:val="24"/>
          <w:szCs w:val="24"/>
          <w:lang w:val="la-Latn" w:eastAsia="de-DE"/>
        </w:rPr>
        <w:t xml:space="preserve">, </w:t>
      </w:r>
      <w:r w:rsidR="001F75D9" w:rsidRPr="002349F9">
        <w:rPr>
          <w:rFonts w:ascii="Times New Roman" w:eastAsia="Times New Roman" w:hAnsi="Times New Roman" w:cs="Times New Roman"/>
          <w:b/>
          <w:bCs/>
          <w:sz w:val="24"/>
          <w:szCs w:val="24"/>
          <w:lang w:val="la-Latn" w:eastAsia="de-DE"/>
        </w:rPr>
        <w:t>quia hic est filius Dei</w:t>
      </w:r>
      <w:r w:rsidRPr="002349F9">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Quam sententiam beatus </w:t>
      </w:r>
      <w:r w:rsidRPr="005948C7">
        <w:rPr>
          <w:rFonts w:ascii="Times New Roman" w:eastAsia="Times New Roman" w:hAnsi="Times New Roman" w:cs="Times New Roman"/>
          <w:b/>
          <w:bCs/>
          <w:sz w:val="24"/>
          <w:szCs w:val="24"/>
          <w:lang w:val="la-Latn" w:eastAsia="de-DE"/>
        </w:rPr>
        <w:t>Agustinus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exposuit</w:t>
      </w:r>
      <w:r w:rsidR="00FF3D92"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Quid </w:t>
      </w:r>
      <w:r w:rsidRPr="005948C7">
        <w:rPr>
          <w:rFonts w:ascii="Times New Roman" w:eastAsia="Times New Roman" w:hAnsi="Times New Roman" w:cs="Times New Roman"/>
          <w:b/>
          <w:bCs/>
          <w:sz w:val="24"/>
          <w:szCs w:val="24"/>
          <w:lang w:val="la-Latn" w:eastAsia="de-DE"/>
        </w:rPr>
        <w:t>ergo per columbam didicit Iohannes</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nisi quandam proprietatem</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in Christo talem</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futuram</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ut quamvis multi ministri baptizaturi essent</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sive iusti sive iniusti</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non tribueretur sanctitas baptismi</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nisi illi</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super quem descendit columba</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de quo dictum est</w:t>
      </w:r>
      <w:r w:rsidR="00FF3D92"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hic est qui baptizat in Spiritu sancto</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Petrus baptizat</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hic est qui baptizat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Paulus baptizat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hic* est qui baptizat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Iudas baptizat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hic est qui baptizat</w:t>
      </w:r>
      <w:r w:rsidR="005948C7">
        <w:rPr>
          <w:rFonts w:ascii="Times New Roman" w:eastAsia="Times New Roman" w:hAnsi="Times New Roman" w:cs="Times New Roman"/>
          <w:sz w:val="24"/>
          <w:szCs w:val="24"/>
          <w:lang w:val="cs-CZ" w:eastAsia="de-DE"/>
        </w:rPr>
        <w:t>.</w:t>
      </w:r>
      <w:r w:rsidR="009B2994" w:rsidRPr="007A06F5">
        <w:rPr>
          <w:rFonts w:ascii="Times New Roman" w:eastAsia="Times New Roman" w:hAnsi="Times New Roman" w:cs="Times New Roman"/>
          <w:sz w:val="24"/>
          <w:szCs w:val="24"/>
          <w:lang w:val="la-Latn" w:eastAsia="de-DE"/>
        </w:rPr>
        <w:t xml:space="preserve"> </w:t>
      </w:r>
      <w:r w:rsidRPr="005948C7">
        <w:rPr>
          <w:rFonts w:ascii="Times New Roman" w:eastAsia="Times New Roman" w:hAnsi="Times New Roman" w:cs="Times New Roman"/>
          <w:b/>
          <w:bCs/>
          <w:sz w:val="24"/>
          <w:szCs w:val="24"/>
          <w:lang w:val="la-Latn" w:eastAsia="de-DE"/>
        </w:rPr>
        <w:t>Nam si pro diversitate meritorum baptismus</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esset</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quia diversa sunt merita</w:t>
      </w:r>
      <w:r w:rsidR="009B2994" w:rsidRPr="005948C7">
        <w:rPr>
          <w:rFonts w:ascii="Times New Roman" w:eastAsia="Times New Roman" w:hAnsi="Times New Roman" w:cs="Times New Roman"/>
          <w:b/>
          <w:bCs/>
          <w:sz w:val="24"/>
          <w:szCs w:val="24"/>
          <w:lang w:val="la-Latn" w:eastAsia="de-DE"/>
        </w:rPr>
        <w:t xml:space="preserve">, </w:t>
      </w:r>
      <w:r w:rsidR="001F75D9" w:rsidRPr="005948C7">
        <w:rPr>
          <w:rFonts w:ascii="Times New Roman" w:eastAsia="Times New Roman" w:hAnsi="Times New Roman" w:cs="Times New Roman"/>
          <w:b/>
          <w:bCs/>
          <w:sz w:val="24"/>
          <w:szCs w:val="24"/>
          <w:lang w:val="la-Latn" w:eastAsia="de-DE"/>
        </w:rPr>
        <w:t>diversa essent baptismata</w:t>
      </w:r>
      <w:r w:rsidRPr="005948C7">
        <w:rPr>
          <w:rFonts w:ascii="Times New Roman" w:eastAsia="Times New Roman" w:hAnsi="Times New Roman" w:cs="Times New Roman"/>
          <w:b/>
          <w:bCs/>
          <w:sz w:val="24"/>
          <w:szCs w:val="24"/>
          <w:lang w:val="la-Latn" w:eastAsia="de-DE"/>
        </w:rPr>
        <w:t>'</w:t>
      </w:r>
      <w:r w:rsidRPr="007A06F5">
        <w:rPr>
          <w:rFonts w:ascii="Times New Roman" w:eastAsia="Times New Roman" w:hAnsi="Times New Roman" w:cs="Times New Roman"/>
          <w:sz w:val="24"/>
          <w:szCs w:val="24"/>
          <w:lang w:val="la-Latn" w:eastAsia="de-DE"/>
        </w:rPr>
        <w:t xml:space="preserve">. </w:t>
      </w:r>
    </w:p>
    <w:p w14:paraId="066863D1" w14:textId="3A175B15"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commentRangeStart w:id="155"/>
      <w:r w:rsidRPr="005948C7">
        <w:rPr>
          <w:rFonts w:ascii="Times New Roman" w:eastAsia="Times New Roman" w:hAnsi="Times New Roman" w:cs="Times New Roman"/>
          <w:b/>
          <w:bCs/>
          <w:sz w:val="24"/>
          <w:szCs w:val="24"/>
          <w:lang w:val="la-Latn" w:eastAsia="de-DE"/>
        </w:rPr>
        <w:t>Sed unum est baptisma et solus est Christus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 </w:t>
      </w:r>
      <w:r w:rsidRPr="005948C7">
        <w:rPr>
          <w:rFonts w:ascii="Times New Roman" w:eastAsia="Times New Roman" w:hAnsi="Times New Roman" w:cs="Times New Roman"/>
          <w:b/>
          <w:bCs/>
          <w:sz w:val="24"/>
          <w:szCs w:val="24"/>
          <w:lang w:val="la-Latn" w:eastAsia="de-DE"/>
        </w:rPr>
        <w:t xml:space="preserve">per </w:t>
      </w:r>
      <w:r w:rsidR="00C87561" w:rsidRPr="005948C7">
        <w:rPr>
          <w:rFonts w:ascii="Times New Roman" w:eastAsia="Times New Roman" w:hAnsi="Times New Roman" w:cs="Times New Roman"/>
          <w:b/>
          <w:bCs/>
          <w:sz w:val="24"/>
          <w:szCs w:val="24"/>
          <w:lang w:val="la-Latn" w:eastAsia="de-DE"/>
        </w:rPr>
        <w:t>diversos ministros suo baptis</w:t>
      </w:r>
      <w:r w:rsidRPr="005948C7">
        <w:rPr>
          <w:rFonts w:ascii="Times New Roman" w:eastAsia="Times New Roman" w:hAnsi="Times New Roman" w:cs="Times New Roman"/>
          <w:b/>
          <w:bCs/>
          <w:sz w:val="24"/>
          <w:szCs w:val="24"/>
          <w:lang w:val="la-Latn" w:eastAsia="de-DE"/>
        </w:rPr>
        <w:t>mate baptizat in remissionem omnium peccatorum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Ideo </w:t>
      </w:r>
      <w:r w:rsidR="00524CAA" w:rsidRPr="005948C7">
        <w:rPr>
          <w:rFonts w:ascii="Times New Roman" w:eastAsia="Times New Roman" w:hAnsi="Times New Roman" w:cs="Times New Roman"/>
          <w:b/>
          <w:bCs/>
          <w:sz w:val="24"/>
          <w:szCs w:val="24"/>
          <w:lang w:val="la-Latn" w:eastAsia="de-DE"/>
        </w:rPr>
        <w:t>sacri canon</w:t>
      </w:r>
      <w:r w:rsidRPr="005948C7">
        <w:rPr>
          <w:rFonts w:ascii="Times New Roman" w:eastAsia="Times New Roman" w:hAnsi="Times New Roman" w:cs="Times New Roman"/>
          <w:b/>
          <w:bCs/>
          <w:sz w:val="24"/>
          <w:szCs w:val="24"/>
          <w:lang w:val="la-Latn" w:eastAsia="de-DE"/>
        </w:rPr>
        <w:t>es</w:t>
      </w:r>
      <w:r w:rsidRPr="007A06F5">
        <w:rPr>
          <w:rFonts w:ascii="Times New Roman" w:eastAsia="Times New Roman" w:hAnsi="Times New Roman" w:cs="Times New Roman"/>
          <w:sz w:val="24"/>
          <w:szCs w:val="24"/>
          <w:lang w:val="la-Latn" w:eastAsia="de-DE"/>
        </w:rPr>
        <w:t xml:space="preserve"> praecipiunt</w:t>
      </w:r>
      <w:r w:rsidR="009B2994" w:rsidRPr="007A06F5">
        <w:rPr>
          <w:rFonts w:ascii="Times New Roman" w:eastAsia="Times New Roman" w:hAnsi="Times New Roman" w:cs="Times New Roman"/>
          <w:sz w:val="24"/>
          <w:szCs w:val="24"/>
          <w:lang w:val="la-Latn" w:eastAsia="de-DE"/>
        </w:rPr>
        <w:t xml:space="preserve">, </w:t>
      </w:r>
      <w:r w:rsidRPr="005948C7">
        <w:rPr>
          <w:rFonts w:ascii="Times New Roman" w:eastAsia="Times New Roman" w:hAnsi="Times New Roman" w:cs="Times New Roman"/>
          <w:b/>
          <w:bCs/>
          <w:sz w:val="24"/>
          <w:szCs w:val="24"/>
          <w:lang w:val="la-Latn" w:eastAsia="de-DE"/>
        </w:rPr>
        <w:t>ut qui ab hereticis baptizati sunt</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non rebaptizentur</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 xml:space="preserve">sed per inpositionem manus sola </w:t>
      </w:r>
      <w:r w:rsidRPr="005948C7">
        <w:rPr>
          <w:rFonts w:ascii="Times New Roman" w:hAnsi="Times New Roman" w:cs="Times New Roman"/>
          <w:b/>
          <w:bCs/>
          <w:lang w:val="la-Latn"/>
        </w:rPr>
        <w:t>/ sancti Spiritus invocatione</w:t>
      </w:r>
      <w:r w:rsidR="009B2994" w:rsidRPr="005948C7">
        <w:rPr>
          <w:rFonts w:ascii="Times New Roman" w:hAnsi="Times New Roman" w:cs="Times New Roman"/>
          <w:b/>
          <w:bCs/>
          <w:lang w:val="la-Latn"/>
        </w:rPr>
        <w:t xml:space="preserve">, </w:t>
      </w:r>
      <w:r w:rsidRPr="005948C7">
        <w:rPr>
          <w:rFonts w:ascii="Times New Roman" w:hAnsi="Times New Roman" w:cs="Times New Roman"/>
          <w:b/>
          <w:bCs/>
          <w:lang w:val="la-Latn"/>
        </w:rPr>
        <w:t xml:space="preserve">quem ab hereticis nemo accipit a catholicis sacerdotibus </w:t>
      </w:r>
      <w:r w:rsidRPr="005948C7">
        <w:rPr>
          <w:rFonts w:ascii="Times New Roman" w:eastAsia="Times New Roman" w:hAnsi="Times New Roman" w:cs="Times New Roman"/>
          <w:b/>
          <w:bCs/>
          <w:sz w:val="24"/>
          <w:szCs w:val="24"/>
          <w:lang w:val="la-Latn" w:eastAsia="de-DE"/>
        </w:rPr>
        <w:t>ecclesiae</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securitatem</w:t>
      </w:r>
      <w:r w:rsidR="009B2994" w:rsidRPr="005948C7">
        <w:rPr>
          <w:rFonts w:ascii="Times New Roman" w:eastAsia="Times New Roman" w:hAnsi="Times New Roman" w:cs="Times New Roman"/>
          <w:b/>
          <w:bCs/>
          <w:sz w:val="24"/>
          <w:szCs w:val="24"/>
          <w:lang w:val="la-Latn" w:eastAsia="de-DE"/>
        </w:rPr>
        <w:t xml:space="preserve"> </w:t>
      </w:r>
      <w:r w:rsidRPr="005948C7">
        <w:rPr>
          <w:rFonts w:ascii="Times New Roman" w:eastAsia="Times New Roman" w:hAnsi="Times New Roman" w:cs="Times New Roman"/>
          <w:b/>
          <w:bCs/>
          <w:sz w:val="24"/>
          <w:szCs w:val="24"/>
          <w:lang w:val="la-Latn" w:eastAsia="de-DE"/>
        </w:rPr>
        <w:t>consequantur</w:t>
      </w:r>
      <w:r w:rsidR="009B2994" w:rsidRPr="007A06F5">
        <w:rPr>
          <w:rFonts w:ascii="Times New Roman" w:eastAsia="Times New Roman" w:hAnsi="Times New Roman" w:cs="Times New Roman"/>
          <w:sz w:val="24"/>
          <w:szCs w:val="24"/>
          <w:lang w:val="la-Latn" w:eastAsia="de-DE"/>
        </w:rPr>
        <w:t xml:space="preserve">. </w:t>
      </w:r>
      <w:commentRangeEnd w:id="155"/>
      <w:r w:rsidR="007878C8" w:rsidRPr="007A06F5">
        <w:rPr>
          <w:rStyle w:val="Odkaznakoment"/>
          <w:rFonts w:ascii="Times New Roman" w:hAnsi="Times New Roman" w:cs="Times New Roman"/>
          <w:lang w:val="la-Latn"/>
        </w:rPr>
        <w:commentReference w:id="155"/>
      </w:r>
    </w:p>
    <w:p w14:paraId="5DF844AF" w14:textId="53D12243"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illis vero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EF799A">
        <w:rPr>
          <w:rFonts w:ascii="Times New Roman" w:eastAsia="Times New Roman" w:hAnsi="Times New Roman" w:cs="Times New Roman"/>
          <w:b/>
          <w:bCs/>
          <w:sz w:val="24"/>
          <w:szCs w:val="24"/>
          <w:lang w:val="la-Latn" w:eastAsia="de-DE"/>
        </w:rPr>
        <w:t>qui in quadragesima ante pascha carnem manducant vel iuramentum</w:t>
      </w:r>
      <w:r w:rsidR="009B2994" w:rsidRPr="00EF799A">
        <w:rPr>
          <w:rFonts w:ascii="Times New Roman" w:eastAsia="Times New Roman" w:hAnsi="Times New Roman" w:cs="Times New Roman"/>
          <w:b/>
          <w:bCs/>
          <w:sz w:val="24"/>
          <w:szCs w:val="24"/>
          <w:lang w:val="la-Latn" w:eastAsia="de-DE"/>
        </w:rPr>
        <w:t xml:space="preserve"> </w:t>
      </w:r>
      <w:r w:rsidRPr="00EF799A">
        <w:rPr>
          <w:rFonts w:ascii="Times New Roman" w:eastAsia="Times New Roman" w:hAnsi="Times New Roman" w:cs="Times New Roman"/>
          <w:b/>
          <w:bCs/>
          <w:sz w:val="24"/>
          <w:szCs w:val="24"/>
          <w:lang w:val="la-Latn" w:eastAsia="de-DE"/>
        </w:rPr>
        <w:t>in altari</w:t>
      </w:r>
      <w:r w:rsidR="009B2994" w:rsidRPr="00EF799A">
        <w:rPr>
          <w:rFonts w:ascii="Times New Roman" w:eastAsia="Times New Roman" w:hAnsi="Times New Roman" w:cs="Times New Roman"/>
          <w:b/>
          <w:bCs/>
          <w:sz w:val="24"/>
          <w:szCs w:val="24"/>
          <w:lang w:val="la-Latn" w:eastAsia="de-DE"/>
        </w:rPr>
        <w:t xml:space="preserve"> </w:t>
      </w:r>
      <w:r w:rsidRPr="00EF799A">
        <w:rPr>
          <w:rFonts w:ascii="Times New Roman" w:eastAsia="Times New Roman" w:hAnsi="Times New Roman" w:cs="Times New Roman"/>
          <w:b/>
          <w:bCs/>
          <w:sz w:val="24"/>
          <w:szCs w:val="24"/>
          <w:lang w:val="la-Latn" w:eastAsia="de-DE"/>
        </w:rPr>
        <w:t>vel in sanctorum reliquiis faciunt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manifestum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iniuste agunt</w:t>
      </w:r>
      <w:r w:rsidR="009B2994" w:rsidRPr="007A06F5">
        <w:rPr>
          <w:rFonts w:ascii="Times New Roman" w:eastAsia="Times New Roman" w:hAnsi="Times New Roman" w:cs="Times New Roman"/>
          <w:sz w:val="24"/>
          <w:szCs w:val="24"/>
          <w:lang w:val="la-Latn" w:eastAsia="de-DE"/>
        </w:rPr>
        <w:t xml:space="preserve">, </w:t>
      </w:r>
      <w:r w:rsidRPr="00EF799A">
        <w:rPr>
          <w:rFonts w:ascii="Times New Roman" w:eastAsia="Times New Roman" w:hAnsi="Times New Roman" w:cs="Times New Roman"/>
          <w:b/>
          <w:bCs/>
          <w:sz w:val="24"/>
          <w:szCs w:val="24"/>
          <w:lang w:val="la-Latn" w:eastAsia="de-DE"/>
        </w:rPr>
        <w:t>quia divinis mandatis contrarii existunt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unde et </w:t>
      </w:r>
      <w:r w:rsidRPr="00EF799A">
        <w:rPr>
          <w:rFonts w:ascii="Times New Roman" w:eastAsia="Times New Roman" w:hAnsi="Times New Roman" w:cs="Times New Roman"/>
          <w:b/>
          <w:bCs/>
          <w:sz w:val="24"/>
          <w:szCs w:val="24"/>
          <w:lang w:val="la-Latn" w:eastAsia="de-DE"/>
        </w:rPr>
        <w:t>per Esaiam Dominus</w:t>
      </w:r>
      <w:r w:rsidRPr="007A06F5">
        <w:rPr>
          <w:rFonts w:ascii="Times New Roman" w:eastAsia="Times New Roman" w:hAnsi="Times New Roman" w:cs="Times New Roman"/>
          <w:sz w:val="24"/>
          <w:szCs w:val="24"/>
          <w:lang w:val="la-Latn" w:eastAsia="de-DE"/>
        </w:rPr>
        <w:t xml:space="preserve"> pravorum ieiunium reprobans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ostendit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quale ieiunium elegerit ita </w:t>
      </w:r>
      <w:r w:rsidRPr="00EF799A">
        <w:rPr>
          <w:rFonts w:ascii="Times New Roman" w:eastAsia="Times New Roman" w:hAnsi="Times New Roman" w:cs="Times New Roman"/>
          <w:b/>
          <w:bCs/>
          <w:sz w:val="24"/>
          <w:szCs w:val="24"/>
          <w:lang w:val="la-Latn" w:eastAsia="de-DE"/>
        </w:rPr>
        <w:t>dicens</w:t>
      </w:r>
      <w:r w:rsidR="00FF3D92"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Ecce in die ieiunii vestri invenitur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voluntas vestra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omnes debitores vestros repetitis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Ecce ad lites et contentiones ieiunatis et percutitis pugno impie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Nolite ieiunare sicut usque ad hanc diem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audiatur in excelso clamor vester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Numquid tale est ieiunium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elegi per diem affligere hominem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animam</w:t>
      </w:r>
      <w:r w:rsidR="009B2994" w:rsidRPr="007A06F5">
        <w:rPr>
          <w:rFonts w:ascii="Times New Roman" w:eastAsia="Times New Roman" w:hAnsi="Times New Roman" w:cs="Times New Roman"/>
          <w:sz w:val="24"/>
          <w:szCs w:val="24"/>
          <w:lang w:val="la-Latn" w:eastAsia="de-DE"/>
        </w:rPr>
        <w:t xml:space="preserve"> </w:t>
      </w:r>
      <w:r w:rsidR="006564A4" w:rsidRPr="007A06F5">
        <w:rPr>
          <w:rFonts w:ascii="Times New Roman" w:eastAsia="Times New Roman" w:hAnsi="Times New Roman" w:cs="Times New Roman"/>
          <w:sz w:val="24"/>
          <w:szCs w:val="24"/>
          <w:lang w:val="la-Latn" w:eastAsia="de-DE"/>
        </w:rPr>
        <w:t>suam</w:t>
      </w:r>
      <w:r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Numquid contorquere quasi circu</w:t>
      </w:r>
      <w:r w:rsidRPr="007A06F5">
        <w:rPr>
          <w:rFonts w:ascii="Times New Roman" w:eastAsia="Times New Roman" w:hAnsi="Times New Roman" w:cs="Times New Roman"/>
          <w:sz w:val="24"/>
          <w:szCs w:val="24"/>
          <w:lang w:val="la-Latn" w:eastAsia="de-DE"/>
        </w:rPr>
        <w:t>lum caput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suum et sacco et</w:t>
      </w:r>
      <w:r w:rsidR="009B2994" w:rsidRPr="007A06F5">
        <w:rPr>
          <w:rFonts w:ascii="Times New Roman" w:eastAsia="Times New Roman" w:hAnsi="Times New Roman" w:cs="Times New Roman"/>
          <w:sz w:val="24"/>
          <w:szCs w:val="24"/>
          <w:lang w:val="la-Latn" w:eastAsia="de-DE"/>
        </w:rPr>
        <w:t xml:space="preserve"> </w:t>
      </w:r>
      <w:r w:rsidR="006564A4" w:rsidRPr="007A06F5">
        <w:rPr>
          <w:rFonts w:ascii="Times New Roman" w:eastAsia="Times New Roman" w:hAnsi="Times New Roman" w:cs="Times New Roman"/>
          <w:sz w:val="24"/>
          <w:szCs w:val="24"/>
          <w:lang w:val="la-Latn" w:eastAsia="de-DE"/>
        </w:rPr>
        <w:t>cinere sternere</w:t>
      </w:r>
      <w:r w:rsidRPr="007A06F5">
        <w:rPr>
          <w:rFonts w:ascii="Times New Roman" w:eastAsia="Times New Roman" w:hAnsi="Times New Roman" w:cs="Times New Roman"/>
          <w:sz w:val="24"/>
          <w:szCs w:val="24"/>
          <w:lang w:val="la-Latn" w:eastAsia="de-DE"/>
        </w:rPr>
        <w:t>? Numquid istud vocavi ieiun</w:t>
      </w:r>
      <w:r w:rsidR="006564A4" w:rsidRPr="007A06F5">
        <w:rPr>
          <w:rFonts w:ascii="Times New Roman" w:eastAsia="Times New Roman" w:hAnsi="Times New Roman" w:cs="Times New Roman"/>
          <w:sz w:val="24"/>
          <w:szCs w:val="24"/>
          <w:lang w:val="la-Latn" w:eastAsia="de-DE"/>
        </w:rPr>
        <w:t>ium et diem acceptabilem Domino</w:t>
      </w:r>
      <w:r w:rsidRPr="007A06F5">
        <w:rPr>
          <w:rFonts w:ascii="Times New Roman" w:eastAsia="Times New Roman" w:hAnsi="Times New Roman" w:cs="Times New Roman"/>
          <w:sz w:val="24"/>
          <w:szCs w:val="24"/>
          <w:lang w:val="la-Latn" w:eastAsia="de-DE"/>
        </w:rPr>
        <w:t>? Nonne hoc est magis ieiu</w:t>
      </w:r>
      <w:r w:rsidR="006564A4" w:rsidRPr="007A06F5">
        <w:rPr>
          <w:rFonts w:ascii="Times New Roman" w:eastAsia="Times New Roman" w:hAnsi="Times New Roman" w:cs="Times New Roman"/>
          <w:sz w:val="24"/>
          <w:szCs w:val="24"/>
          <w:lang w:val="la-Latn" w:eastAsia="de-DE"/>
        </w:rPr>
        <w:t>nium quod elegi</w:t>
      </w:r>
      <w:r w:rsidRPr="007A06F5">
        <w:rPr>
          <w:rFonts w:ascii="Times New Roman" w:eastAsia="Times New Roman" w:hAnsi="Times New Roman" w:cs="Times New Roman"/>
          <w:sz w:val="24"/>
          <w:szCs w:val="24"/>
          <w:lang w:val="la-Latn" w:eastAsia="de-DE"/>
        </w:rPr>
        <w:t>? Dissolve conligationes impietatis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solve fasciculos deprimentes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dimitte eos qui confracti sunt liberos et omne onus disrumpe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frange esurienti panem tuum et egenos vagosque induc in domum tuam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videris nudum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operi eum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carnem tuam ne despexeris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Tunc erumpet quasi mane lumen tuum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sanitas tua citius orietur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anteibit faciem tuam iustitia tua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gloria* Domini colliget 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tunc invocabis et Dominu</w:t>
      </w:r>
      <w:r w:rsidR="00C87561" w:rsidRPr="007A06F5">
        <w:rPr>
          <w:rFonts w:ascii="Times New Roman" w:eastAsia="Times New Roman" w:hAnsi="Times New Roman" w:cs="Times New Roman"/>
          <w:sz w:val="24"/>
          <w:szCs w:val="24"/>
          <w:lang w:val="la-Latn" w:eastAsia="de-DE"/>
        </w:rPr>
        <w:t>s exaudiet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clama</w:t>
      </w:r>
      <w:r w:rsidRPr="007A06F5">
        <w:rPr>
          <w:rFonts w:ascii="Times New Roman" w:eastAsia="Times New Roman" w:hAnsi="Times New Roman" w:cs="Times New Roman"/>
          <w:sz w:val="24"/>
          <w:szCs w:val="24"/>
          <w:lang w:val="la-Latn" w:eastAsia="de-DE"/>
        </w:rPr>
        <w:t>bis et dicet</w:t>
      </w:r>
      <w:r w:rsidR="00FF3D92" w:rsidRPr="007A06F5">
        <w:rPr>
          <w:rFonts w:ascii="Times New Roman" w:eastAsia="Times New Roman" w:hAnsi="Times New Roman" w:cs="Times New Roman"/>
          <w:sz w:val="24"/>
          <w:szCs w:val="24"/>
          <w:lang w:val="la-Latn" w:eastAsia="de-DE"/>
        </w:rPr>
        <w:t xml:space="preserve">: </w:t>
      </w:r>
      <w:r w:rsidR="001F75D9" w:rsidRPr="007A06F5">
        <w:rPr>
          <w:rFonts w:ascii="Times New Roman" w:eastAsia="Times New Roman" w:hAnsi="Times New Roman" w:cs="Times New Roman"/>
          <w:sz w:val="24"/>
          <w:szCs w:val="24"/>
          <w:lang w:val="la-Latn" w:eastAsia="de-DE"/>
        </w:rPr>
        <w:t>cecce assum</w:t>
      </w:r>
      <w:r w:rsidRPr="007A06F5">
        <w:rPr>
          <w:rFonts w:ascii="Times New Roman" w:eastAsia="Times New Roman" w:hAnsi="Times New Roman" w:cs="Times New Roman"/>
          <w:sz w:val="24"/>
          <w:szCs w:val="24"/>
          <w:lang w:val="la-Latn" w:eastAsia="de-DE"/>
        </w:rPr>
        <w:t>', quia misericors sum dominus Deus tuus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Hinc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canone sanctorum patrum scriptum e</w:t>
      </w:r>
      <w:r w:rsidR="00C87561" w:rsidRPr="007A06F5">
        <w:rPr>
          <w:rFonts w:ascii="Times New Roman" w:eastAsia="Times New Roman" w:hAnsi="Times New Roman" w:cs="Times New Roman"/>
          <w:sz w:val="24"/>
          <w:szCs w:val="24"/>
          <w:lang w:val="la-Latn" w:eastAsia="de-DE"/>
        </w:rPr>
        <w:t>st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quod non oporteat in qua</w:t>
      </w:r>
      <w:r w:rsidRPr="007A06F5">
        <w:rPr>
          <w:rFonts w:ascii="Times New Roman" w:eastAsia="Times New Roman" w:hAnsi="Times New Roman" w:cs="Times New Roman"/>
          <w:sz w:val="24"/>
          <w:szCs w:val="24"/>
          <w:lang w:val="la-Latn" w:eastAsia="de-DE"/>
        </w:rPr>
        <w:t>dragesima nuptias aut natalicia celebrare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ieiunium solvere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totamque quadragesimam sine veneratione transire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magisque conveniat omnem quadragesimam districto venerari ieiunio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est enim dignum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qui ecclesiae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unitatem scindit et sanctorum patrum traditiones solvit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vindicta exeat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pro hoc poenas condignas solvat</w:t>
      </w:r>
      <w:r w:rsidR="009B2994" w:rsidRPr="007A06F5">
        <w:rPr>
          <w:rFonts w:ascii="Times New Roman" w:eastAsia="Times New Roman" w:hAnsi="Times New Roman" w:cs="Times New Roman"/>
          <w:sz w:val="24"/>
          <w:szCs w:val="24"/>
          <w:lang w:val="la-Latn" w:eastAsia="de-DE"/>
        </w:rPr>
        <w:t xml:space="preserve">. </w:t>
      </w:r>
      <w:r w:rsidRPr="003A7A3D">
        <w:rPr>
          <w:rFonts w:ascii="Times New Roman" w:eastAsia="Times New Roman" w:hAnsi="Times New Roman" w:cs="Times New Roman"/>
          <w:b/>
          <w:bCs/>
          <w:sz w:val="24"/>
          <w:szCs w:val="24"/>
          <w:lang w:val="la-Latn" w:eastAsia="de-DE"/>
        </w:rPr>
        <w:t>Sacerdotis autem iudicio temperanda est poenae</w:t>
      </w:r>
      <w:r w:rsidR="009B2994" w:rsidRPr="003A7A3D">
        <w:rPr>
          <w:rFonts w:ascii="Times New Roman" w:eastAsia="Times New Roman" w:hAnsi="Times New Roman" w:cs="Times New Roman"/>
          <w:b/>
          <w:bCs/>
          <w:sz w:val="24"/>
          <w:szCs w:val="24"/>
          <w:lang w:val="la-Latn" w:eastAsia="de-DE"/>
        </w:rPr>
        <w:t xml:space="preserve"> </w:t>
      </w:r>
      <w:r w:rsidR="00C87561" w:rsidRPr="003A7A3D">
        <w:rPr>
          <w:rFonts w:ascii="Times New Roman" w:eastAsia="Times New Roman" w:hAnsi="Times New Roman" w:cs="Times New Roman"/>
          <w:b/>
          <w:bCs/>
          <w:sz w:val="24"/>
          <w:szCs w:val="24"/>
          <w:lang w:val="la-Latn" w:eastAsia="de-DE"/>
        </w:rPr>
        <w:t>vindicta secundum modum paeni</w:t>
      </w:r>
      <w:r w:rsidRPr="003A7A3D">
        <w:rPr>
          <w:rFonts w:ascii="Times New Roman" w:eastAsia="Times New Roman" w:hAnsi="Times New Roman" w:cs="Times New Roman"/>
          <w:b/>
          <w:bCs/>
          <w:sz w:val="24"/>
          <w:szCs w:val="24"/>
          <w:lang w:val="la-Latn" w:eastAsia="de-DE"/>
        </w:rPr>
        <w:t>tentis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supra dictum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veraciter paenitet et per lacrimarum indicia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cordis sui contritionem manifestat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leviori disciplina tractandus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cor contritum et humiliatum Deus non spernit et in quacumque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w:t>
      </w:r>
      <w:r w:rsidR="00C87561" w:rsidRPr="007A06F5">
        <w:rPr>
          <w:rFonts w:ascii="Times New Roman" w:eastAsia="Times New Roman" w:hAnsi="Times New Roman" w:cs="Times New Roman"/>
          <w:sz w:val="24"/>
          <w:szCs w:val="24"/>
          <w:lang w:val="la-Latn" w:eastAsia="de-DE"/>
        </w:rPr>
        <w:t>e peccator conversus</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paeniten</w:t>
      </w:r>
      <w:r w:rsidRPr="007A06F5">
        <w:rPr>
          <w:rFonts w:ascii="Times New Roman" w:eastAsia="Times New Roman" w:hAnsi="Times New Roman" w:cs="Times New Roman"/>
          <w:sz w:val="24"/>
          <w:szCs w:val="24"/>
          <w:lang w:val="la-Latn" w:eastAsia="de-DE"/>
        </w:rPr>
        <w:t>tiam egerit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fecerit iudicium et iustitiam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vita vi</w:t>
      </w:r>
      <w:r w:rsidR="00C87561" w:rsidRPr="007A06F5">
        <w:rPr>
          <w:rFonts w:ascii="Times New Roman" w:eastAsia="Times New Roman" w:hAnsi="Times New Roman" w:cs="Times New Roman"/>
          <w:sz w:val="24"/>
          <w:szCs w:val="24"/>
          <w:lang w:val="la-Latn" w:eastAsia="de-DE"/>
        </w:rPr>
        <w:t>vet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et non morietur</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Nec tem</w:t>
      </w:r>
      <w:r w:rsidRPr="007A06F5">
        <w:rPr>
          <w:rFonts w:ascii="Times New Roman" w:eastAsia="Times New Roman" w:hAnsi="Times New Roman" w:cs="Times New Roman"/>
          <w:sz w:val="24"/>
          <w:szCs w:val="24"/>
          <w:lang w:val="la-Latn" w:eastAsia="de-DE"/>
        </w:rPr>
        <w:t>poris longinquitas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animi affectus pensandus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suscepit Deus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triduanam paenitentiam Ninivitarum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Petri negationem amarissimis fletibus ablutam Dominus indulsit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eum tertia die resurgens inter ceteros discipulos angelica vocatione ad suam praesentiam et reconciliationem venire iussit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Haec tibi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sanctę frater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prout oportunitas temporis se contulit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festinanter die tavi paratus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quid deest in responsis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tempore oportuno tibi planius explicare 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 autem et commendatum tibi gregem diligenter instrue et nos orationibus iuva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quatinus aliquid tibi dignum scribamus et de tuo bono opere tibi cotidie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congratulemur</w:t>
      </w:r>
      <w:r w:rsidR="009B2994" w:rsidRPr="007A06F5">
        <w:rPr>
          <w:rFonts w:ascii="Times New Roman" w:eastAsia="Times New Roman" w:hAnsi="Times New Roman" w:cs="Times New Roman"/>
          <w:sz w:val="24"/>
          <w:szCs w:val="24"/>
          <w:lang w:val="la-Latn" w:eastAsia="de-DE"/>
        </w:rPr>
        <w:t xml:space="preserve">. </w:t>
      </w:r>
    </w:p>
    <w:p w14:paraId="1464521F" w14:textId="274707DB" w:rsidR="004C79B1"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 Dominus omnipotens in hac vita te bonis meritis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augeat et in futuro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mercede remuneret sempiterna</w:t>
      </w:r>
      <w:r w:rsidR="009B2994" w:rsidRPr="007A06F5">
        <w:rPr>
          <w:rFonts w:ascii="Times New Roman" w:eastAsia="Times New Roman" w:hAnsi="Times New Roman" w:cs="Times New Roman"/>
          <w:sz w:val="24"/>
          <w:szCs w:val="24"/>
          <w:lang w:val="la-Latn" w:eastAsia="de-DE"/>
        </w:rPr>
        <w:t xml:space="preserve">. </w:t>
      </w:r>
    </w:p>
    <w:p w14:paraId="67AF280E" w14:textId="77777777" w:rsidR="00BA5266"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56" w:name="_Toc194615190"/>
      <w:r w:rsidRPr="007A06F5">
        <w:rPr>
          <w:rFonts w:ascii="Times New Roman" w:hAnsi="Times New Roman" w:cs="Times New Roman"/>
          <w:b/>
          <w:color w:val="000000" w:themeColor="text1"/>
          <w:sz w:val="28"/>
          <w:szCs w:val="28"/>
          <w:lang w:val="la-Latn"/>
        </w:rPr>
        <w:t>Brief des Hrabanus Maurus an Bischof Humbert von Würzburg</w:t>
      </w:r>
      <w:r w:rsidR="009E165C" w:rsidRPr="007A06F5">
        <w:rPr>
          <w:rFonts w:ascii="Times New Roman" w:hAnsi="Times New Roman" w:cs="Times New Roman"/>
          <w:b/>
          <w:color w:val="000000" w:themeColor="text1"/>
          <w:sz w:val="28"/>
          <w:szCs w:val="28"/>
          <w:lang w:val="la-Latn"/>
        </w:rPr>
        <w:t>, 101v-104v</w:t>
      </w:r>
      <w:bookmarkEnd w:id="156"/>
    </w:p>
    <w:p w14:paraId="4AFA1A57" w14:textId="77D159F0" w:rsidR="009D5DE1" w:rsidRPr="007A06F5" w:rsidRDefault="009E165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MGH Epp. 5</w:t>
      </w:r>
      <w:r w:rsidR="004C79B1" w:rsidRPr="007A06F5">
        <w:rPr>
          <w:rFonts w:ascii="Times New Roman" w:hAnsi="Times New Roman" w:cs="Times New Roman"/>
          <w:lang w:val="la-Latn"/>
        </w:rPr>
        <w:t>, Ep. 29</w:t>
      </w:r>
      <w:r w:rsidRPr="007A06F5">
        <w:rPr>
          <w:rFonts w:ascii="Times New Roman" w:hAnsi="Times New Roman" w:cs="Times New Roman"/>
          <w:lang w:val="la-Latn"/>
        </w:rPr>
        <w:t>, S. 445-448</w:t>
      </w:r>
      <w:r w:rsidR="003072C2" w:rsidRPr="007A06F5">
        <w:rPr>
          <w:rFonts w:ascii="Times New Roman" w:hAnsi="Times New Roman" w:cs="Times New Roman"/>
          <w:lang w:val="la-Latn"/>
        </w:rPr>
        <w:t>.</w:t>
      </w:r>
    </w:p>
    <w:p w14:paraId="17ADCFB1" w14:textId="7611A7F0"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DOMINO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VERE SANCTO AC</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 xml:space="preserve">BEATISSIMO PATRI </w:t>
      </w:r>
      <w:r w:rsidRPr="007A06F5">
        <w:rPr>
          <w:rFonts w:ascii="Times New Roman" w:eastAsia="Times New Roman" w:hAnsi="Times New Roman" w:cs="Times New Roman"/>
          <w:sz w:val="24"/>
          <w:szCs w:val="24"/>
          <w:lang w:val="la-Latn" w:eastAsia="de-DE"/>
        </w:rPr>
        <w:t>U</w:t>
      </w:r>
      <w:r w:rsidR="009D5DE1" w:rsidRPr="007A06F5">
        <w:rPr>
          <w:rFonts w:ascii="Times New Roman" w:eastAsia="Times New Roman" w:hAnsi="Times New Roman" w:cs="Times New Roman"/>
          <w:sz w:val="24"/>
          <w:szCs w:val="24"/>
          <w:lang w:val="la-Latn" w:eastAsia="de-DE"/>
        </w:rPr>
        <w:t>MB</w:t>
      </w:r>
      <w:r w:rsidRPr="007A06F5">
        <w:rPr>
          <w:rFonts w:ascii="Times New Roman" w:eastAsia="Times New Roman" w:hAnsi="Times New Roman" w:cs="Times New Roman"/>
          <w:sz w:val="24"/>
          <w:szCs w:val="24"/>
          <w:lang w:val="la-Latn" w:eastAsia="de-DE"/>
        </w:rPr>
        <w:t>R</w:t>
      </w:r>
      <w:r w:rsidR="009D5DE1" w:rsidRPr="007A06F5">
        <w:rPr>
          <w:rFonts w:ascii="Times New Roman" w:eastAsia="Times New Roman" w:hAnsi="Times New Roman" w:cs="Times New Roman"/>
          <w:sz w:val="24"/>
          <w:szCs w:val="24"/>
          <w:lang w:val="la-Latn" w:eastAsia="de-DE"/>
        </w:rPr>
        <w:t>E</w:t>
      </w:r>
      <w:r w:rsidRPr="007A06F5">
        <w:rPr>
          <w:rFonts w:ascii="Times New Roman" w:eastAsia="Times New Roman" w:hAnsi="Times New Roman" w:cs="Times New Roman"/>
          <w:sz w:val="24"/>
          <w:szCs w:val="24"/>
          <w:lang w:val="la-Latn" w:eastAsia="de-DE"/>
        </w:rPr>
        <w:t>TO</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 xml:space="preserve">gratia Dei episcopo Hrabanus, vilissimus servorum Dei servus, in Christo </w:t>
      </w:r>
      <w:commentRangeStart w:id="157"/>
      <w:r w:rsidR="009D5DE1" w:rsidRPr="007A06F5">
        <w:rPr>
          <w:rFonts w:ascii="Times New Roman" w:eastAsia="Times New Roman" w:hAnsi="Times New Roman" w:cs="Times New Roman"/>
          <w:sz w:val="24"/>
          <w:szCs w:val="24"/>
          <w:lang w:val="la-Latn" w:eastAsia="de-DE"/>
        </w:rPr>
        <w:t>salutem</w:t>
      </w:r>
      <w:commentRangeEnd w:id="157"/>
      <w:r w:rsidR="00B814D0" w:rsidRPr="007A06F5">
        <w:rPr>
          <w:rStyle w:val="Odkaznakoment"/>
          <w:rFonts w:ascii="Times New Roman" w:hAnsi="Times New Roman" w:cs="Times New Roman"/>
          <w:lang w:val="la-Latn"/>
        </w:rPr>
        <w:commentReference w:id="157"/>
      </w:r>
      <w:r w:rsidR="009B2994" w:rsidRPr="007A06F5">
        <w:rPr>
          <w:rFonts w:ascii="Times New Roman" w:eastAsia="Times New Roman" w:hAnsi="Times New Roman" w:cs="Times New Roman"/>
          <w:sz w:val="24"/>
          <w:szCs w:val="24"/>
          <w:lang w:val="la-Latn" w:eastAsia="de-DE"/>
        </w:rPr>
        <w:t xml:space="preserve">. </w:t>
      </w:r>
    </w:p>
    <w:p w14:paraId="78E0BAA4" w14:textId="5DD0D431" w:rsidR="00925D0A" w:rsidRPr="007A06F5" w:rsidRDefault="00925D0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Nuper venerunt ad me litterae de tua sanctitate directae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inter alia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tua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mecum dilectio decrevit tractare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continebant de nuptiis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quota</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genera</w:t>
      </w:r>
      <w:r w:rsidRPr="007A06F5">
        <w:rPr>
          <w:rFonts w:ascii="Times New Roman" w:eastAsia="Times New Roman" w:hAnsi="Times New Roman" w:cs="Times New Roman"/>
          <w:sz w:val="24"/>
          <w:szCs w:val="24"/>
          <w:lang w:val="la-Latn" w:eastAsia="de-DE"/>
        </w:rPr>
        <w:t>tione legitimum conubium esse posset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edicerem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et commemorabas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 quaedam capitula legisse papae Gregorii 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Augustinum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gentis Anglorum pontificem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non et decretao Zachariae papae</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eadem 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 quoque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Isidorus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Hispaniensis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episcopus in Ethimologiis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suis inde senserit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notum habere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quid ego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 haec omnia sentirem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tibi a me rescribi postulabas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tunc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videns quantitatem negotii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breviter respondi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tanta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 et spatium temporis et otium scribentis quaereret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me cito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posse ad ea quae rogabas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multis occupatum condigne respondere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maiorum dicta et sacrorum librorum volumina ante perscrutari velle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sic ad rescribendum manum mittere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cum postmodum te sentirem ad promissa exequenda avidius anhelare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praeoccupavi tempus et festinanter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tuae voluntati obtemperare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decrevi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breviter haec commemorans quae legisse me recordatus sum vel quae subito dictantia in mentem venerant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Igitur de nuptiis quid licitum sit vel inlicitum</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Dominus per legem vel evange</w:t>
      </w:r>
      <w:r w:rsidRPr="007A06F5">
        <w:rPr>
          <w:rFonts w:ascii="Times New Roman" w:eastAsia="Times New Roman" w:hAnsi="Times New Roman" w:cs="Times New Roman"/>
          <w:sz w:val="24"/>
          <w:szCs w:val="24"/>
          <w:lang w:val="la-Latn" w:eastAsia="de-DE"/>
        </w:rPr>
        <w:t>lium innotuit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bono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coniugali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uti concessit atque omne incestum et fornicationem omnino prohibuit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Quomodo autem consanguinitas honor</w:t>
      </w:r>
      <w:r w:rsidR="00C87561" w:rsidRPr="007A06F5">
        <w:rPr>
          <w:rFonts w:ascii="Times New Roman" w:eastAsia="Times New Roman" w:hAnsi="Times New Roman" w:cs="Times New Roman"/>
          <w:sz w:val="24"/>
          <w:szCs w:val="24"/>
          <w:lang w:val="la-Latn" w:eastAsia="de-DE"/>
        </w:rPr>
        <w:t>anda sit</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über Leviticus osten</w:t>
      </w:r>
      <w:r w:rsidRPr="007A06F5">
        <w:rPr>
          <w:rFonts w:ascii="Times New Roman" w:eastAsia="Times New Roman" w:hAnsi="Times New Roman" w:cs="Times New Roman"/>
          <w:sz w:val="24"/>
          <w:szCs w:val="24"/>
          <w:lang w:val="la-Latn" w:eastAsia="de-DE"/>
        </w:rPr>
        <w:t>dit</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ubi</w:t>
      </w:r>
      <w:r w:rsidRPr="007A06F5">
        <w:rPr>
          <w:rFonts w:ascii="Times New Roman" w:eastAsia="Times New Roman" w:hAnsi="Times New Roman" w:cs="Times New Roman"/>
          <w:sz w:val="24"/>
          <w:szCs w:val="24"/>
          <w:lang w:val="la-Latn" w:eastAsia="de-DE"/>
        </w:rPr>
        <w:t xml:space="preserve"> ita legitur</w:t>
      </w:r>
      <w:r w:rsidR="00FF3D92"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Locutus est* Dominus ad Moysen dicens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Loquere filiis Israhel et dices ad eos</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dominus Deus vester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Iuxta consuetudinem terrae Aegypti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qua habitastis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facietis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iuxta morem terrae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Chanaan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quam ego vos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introducturus 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agetis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in legitimis eor</w:t>
      </w:r>
      <w:r w:rsidR="00C87561" w:rsidRPr="007A06F5">
        <w:rPr>
          <w:rFonts w:ascii="Times New Roman" w:eastAsia="Times New Roman" w:hAnsi="Times New Roman" w:cs="Times New Roman"/>
          <w:sz w:val="24"/>
          <w:szCs w:val="24"/>
          <w:lang w:val="la-Latn" w:eastAsia="de-DE"/>
        </w:rPr>
        <w:t>um ambuletis</w:t>
      </w:r>
      <w:r w:rsidR="009B2994" w:rsidRPr="007A06F5">
        <w:rPr>
          <w:rFonts w:ascii="Times New Roman" w:eastAsia="Times New Roman" w:hAnsi="Times New Roman" w:cs="Times New Roman"/>
          <w:sz w:val="24"/>
          <w:szCs w:val="24"/>
          <w:lang w:val="la-Latn" w:eastAsia="de-DE"/>
        </w:rPr>
        <w:t xml:space="preserve">; </w:t>
      </w:r>
      <w:r w:rsidR="00C87561" w:rsidRPr="007A06F5">
        <w:rPr>
          <w:rFonts w:ascii="Times New Roman" w:eastAsia="Times New Roman" w:hAnsi="Times New Roman" w:cs="Times New Roman"/>
          <w:sz w:val="24"/>
          <w:szCs w:val="24"/>
          <w:lang w:val="la-Latn" w:eastAsia="de-DE"/>
        </w:rPr>
        <w:t>facietisque prae</w:t>
      </w:r>
      <w:r w:rsidRPr="007A06F5">
        <w:rPr>
          <w:rFonts w:ascii="Times New Roman" w:eastAsia="Times New Roman" w:hAnsi="Times New Roman" w:cs="Times New Roman"/>
          <w:sz w:val="24"/>
          <w:szCs w:val="24"/>
          <w:lang w:val="la-Latn" w:eastAsia="de-DE"/>
        </w:rPr>
        <w:t>cepta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mea et iuditia servabitis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ambuletis in eis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Ego dominus Deus vester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Custodite legitima mea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atque iudiciam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homo faciens vivet in eis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Ego Dominus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Omnis homo ad proximum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sanguinis sui non accedat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revelet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 eius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Ego Dominus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patris tui et turpitudinem matris tuae non discoperies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Mater tua est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revelabis turpitudinem eius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w:t>
      </w:r>
      <w:r w:rsidR="00183BC2" w:rsidRPr="007A06F5">
        <w:rPr>
          <w:rFonts w:ascii="Times New Roman" w:eastAsia="Times New Roman" w:hAnsi="Times New Roman" w:cs="Times New Roman"/>
          <w:sz w:val="24"/>
          <w:szCs w:val="24"/>
          <w:lang w:val="la-Latn" w:eastAsia="de-DE"/>
        </w:rPr>
        <w:t xml:space="preserve">itudinem uxoris patris tui non </w:t>
      </w:r>
      <w:r w:rsidRPr="007A06F5">
        <w:rPr>
          <w:rFonts w:ascii="Times New Roman" w:eastAsia="Times New Roman" w:hAnsi="Times New Roman" w:cs="Times New Roman"/>
          <w:sz w:val="24"/>
          <w:szCs w:val="24"/>
          <w:lang w:val="la-Latn" w:eastAsia="de-DE"/>
        </w:rPr>
        <w:t>discoperies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patris tui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w:t>
      </w:r>
      <w:r w:rsidR="00183BC2" w:rsidRPr="007A06F5">
        <w:rPr>
          <w:rFonts w:ascii="Times New Roman" w:eastAsia="Times New Roman" w:hAnsi="Times New Roman" w:cs="Times New Roman"/>
          <w:sz w:val="24"/>
          <w:szCs w:val="24"/>
          <w:lang w:val="la-Latn" w:eastAsia="de-DE"/>
        </w:rPr>
        <w:t xml:space="preserve">nem sororis tuae ex patre sive </w:t>
      </w:r>
      <w:r w:rsidRPr="007A06F5">
        <w:rPr>
          <w:rFonts w:ascii="Times New Roman" w:hAnsi="Times New Roman" w:cs="Times New Roman"/>
          <w:lang w:val="la-Latn"/>
        </w:rPr>
        <w:t>/ ex a matre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domi vel foris genita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revelabis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turpitudo tua e</w:t>
      </w:r>
      <w:r w:rsidR="00183BC2" w:rsidRPr="007A06F5">
        <w:rPr>
          <w:rFonts w:ascii="Times New Roman" w:hAnsi="Times New Roman" w:cs="Times New Roman"/>
          <w:lang w:val="la-Latn"/>
        </w:rPr>
        <w:t>st</w:t>
      </w:r>
      <w:r w:rsidR="009B2994" w:rsidRPr="007A06F5">
        <w:rPr>
          <w:rFonts w:ascii="Times New Roman" w:hAnsi="Times New Roman" w:cs="Times New Roman"/>
          <w:lang w:val="la-Latn"/>
        </w:rPr>
        <w:t xml:space="preserve">. </w:t>
      </w:r>
      <w:r w:rsidR="00183BC2" w:rsidRPr="007A06F5">
        <w:rPr>
          <w:rFonts w:ascii="Times New Roman" w:hAnsi="Times New Roman" w:cs="Times New Roman"/>
          <w:lang w:val="la-Latn"/>
        </w:rPr>
        <w:t>Turpitu</w:t>
      </w:r>
      <w:r w:rsidRPr="007A06F5">
        <w:rPr>
          <w:rFonts w:ascii="Times New Roman" w:eastAsia="Times New Roman" w:hAnsi="Times New Roman" w:cs="Times New Roman"/>
          <w:sz w:val="24"/>
          <w:szCs w:val="24"/>
          <w:lang w:val="la-Latn" w:eastAsia="de-DE"/>
        </w:rPr>
        <w:t>dinem filiae filii tui vel neptis ex filia non revelabis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183BC2" w:rsidRPr="007A06F5">
        <w:rPr>
          <w:rFonts w:ascii="Times New Roman" w:eastAsia="Times New Roman" w:hAnsi="Times New Roman" w:cs="Times New Roman"/>
          <w:sz w:val="24"/>
          <w:szCs w:val="24"/>
          <w:lang w:val="la-Latn" w:eastAsia="de-DE"/>
        </w:rPr>
        <w:t xml:space="preserve"> turpitudo tua 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Turpitu</w:t>
      </w:r>
      <w:r w:rsidRPr="007A06F5">
        <w:rPr>
          <w:rFonts w:ascii="Times New Roman" w:eastAsia="Times New Roman" w:hAnsi="Times New Roman" w:cs="Times New Roman"/>
          <w:sz w:val="24"/>
          <w:szCs w:val="24"/>
          <w:lang w:val="la-Latn" w:eastAsia="de-DE"/>
        </w:rPr>
        <w:t>dinem filiae uxoris patris tui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peperit patri tuo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w:t>
      </w:r>
      <w:r w:rsidR="00183BC2" w:rsidRPr="007A06F5">
        <w:rPr>
          <w:rFonts w:ascii="Times New Roman" w:eastAsia="Times New Roman" w:hAnsi="Times New Roman" w:cs="Times New Roman"/>
          <w:sz w:val="24"/>
          <w:szCs w:val="24"/>
          <w:lang w:val="la-Latn" w:eastAsia="de-DE"/>
        </w:rPr>
        <w:t>n</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revelabis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quia soror tua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 sororis patris tui non discoperies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w:t>
      </w:r>
      <w:r w:rsidR="00183BC2" w:rsidRPr="007A06F5">
        <w:rPr>
          <w:rFonts w:ascii="Times New Roman" w:eastAsia="Times New Roman" w:hAnsi="Times New Roman" w:cs="Times New Roman"/>
          <w:sz w:val="24"/>
          <w:szCs w:val="24"/>
          <w:lang w:val="la-Latn" w:eastAsia="de-DE"/>
        </w:rPr>
        <w:t>ia caro est patris tui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Turpi</w:t>
      </w:r>
      <w:r w:rsidRPr="007A06F5">
        <w:rPr>
          <w:rFonts w:ascii="Times New Roman" w:eastAsia="Times New Roman" w:hAnsi="Times New Roman" w:cs="Times New Roman"/>
          <w:sz w:val="24"/>
          <w:szCs w:val="24"/>
          <w:lang w:val="la-Latn" w:eastAsia="de-DE"/>
        </w:rPr>
        <w:t>tudinem sororis matris e tuae non revelabis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eo quod </w:t>
      </w:r>
      <w:r w:rsidR="00183BC2" w:rsidRPr="007A06F5">
        <w:rPr>
          <w:rFonts w:ascii="Times New Roman" w:eastAsia="Times New Roman" w:hAnsi="Times New Roman" w:cs="Times New Roman"/>
          <w:sz w:val="24"/>
          <w:szCs w:val="24"/>
          <w:lang w:val="la-Latn" w:eastAsia="de-DE"/>
        </w:rPr>
        <w:t>caro sit matris tuae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Turpitu</w:t>
      </w:r>
      <w:r w:rsidRPr="007A06F5">
        <w:rPr>
          <w:rFonts w:ascii="Times New Roman" w:eastAsia="Times New Roman" w:hAnsi="Times New Roman" w:cs="Times New Roman"/>
          <w:sz w:val="24"/>
          <w:szCs w:val="24"/>
          <w:lang w:val="la-Latn" w:eastAsia="de-DE"/>
        </w:rPr>
        <w:t>dinem patrui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tui non revelabis nec accedes ad uxorem</w:t>
      </w:r>
      <w:r w:rsidR="00183BC2" w:rsidRPr="007A06F5">
        <w:rPr>
          <w:rFonts w:ascii="Times New Roman" w:eastAsia="Times New Roman" w:hAnsi="Times New Roman" w:cs="Times New Roman"/>
          <w:sz w:val="24"/>
          <w:szCs w:val="24"/>
          <w:lang w:val="la-Latn" w:eastAsia="de-DE"/>
        </w:rPr>
        <w:t xml:space="preserve"> eius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quae tibi affinitate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coniungitur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 nurus tuae non revelabis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quia uxor filii tui 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nec </w:t>
      </w:r>
      <w:r w:rsidRPr="007A06F5">
        <w:rPr>
          <w:rFonts w:ascii="Times New Roman" w:eastAsia="Times New Roman" w:hAnsi="Times New Roman" w:cs="Times New Roman"/>
          <w:sz w:val="24"/>
          <w:szCs w:val="24"/>
          <w:lang w:val="la-Latn" w:eastAsia="de-DE"/>
        </w:rPr>
        <w:t>discoperies ignominiam eius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Turpitudinem uxoris fratris </w:t>
      </w:r>
      <w:r w:rsidR="00183BC2" w:rsidRPr="007A06F5">
        <w:rPr>
          <w:rFonts w:ascii="Times New Roman" w:eastAsia="Times New Roman" w:hAnsi="Times New Roman" w:cs="Times New Roman"/>
          <w:sz w:val="24"/>
          <w:szCs w:val="24"/>
          <w:lang w:val="la-Latn" w:eastAsia="de-DE"/>
        </w:rPr>
        <w:t>tui non revelabis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quia turpi</w:t>
      </w:r>
      <w:r w:rsidRPr="007A06F5">
        <w:rPr>
          <w:rFonts w:ascii="Times New Roman" w:eastAsia="Times New Roman" w:hAnsi="Times New Roman" w:cs="Times New Roman"/>
          <w:sz w:val="24"/>
          <w:szCs w:val="24"/>
          <w:lang w:val="la-Latn" w:eastAsia="de-DE"/>
        </w:rPr>
        <w:t>tudo fratris tui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Turpitudinem uxoris tuae et fili</w:t>
      </w:r>
      <w:r w:rsidR="00183BC2" w:rsidRPr="007A06F5">
        <w:rPr>
          <w:rFonts w:ascii="Times New Roman" w:eastAsia="Times New Roman" w:hAnsi="Times New Roman" w:cs="Times New Roman"/>
          <w:sz w:val="24"/>
          <w:szCs w:val="24"/>
          <w:lang w:val="la-Latn" w:eastAsia="de-DE"/>
        </w:rPr>
        <w:t>ae eius non revelabis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filiam </w:t>
      </w:r>
      <w:r w:rsidRPr="007A06F5">
        <w:rPr>
          <w:rFonts w:ascii="Times New Roman" w:eastAsia="Times New Roman" w:hAnsi="Times New Roman" w:cs="Times New Roman"/>
          <w:sz w:val="24"/>
          <w:szCs w:val="24"/>
          <w:lang w:val="la-Latn" w:eastAsia="de-DE"/>
        </w:rPr>
        <w:t>filii eius et filiam filiae illius non sumes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reveles igno</w:t>
      </w:r>
      <w:r w:rsidR="00183BC2" w:rsidRPr="007A06F5">
        <w:rPr>
          <w:rFonts w:ascii="Times New Roman" w:eastAsia="Times New Roman" w:hAnsi="Times New Roman" w:cs="Times New Roman"/>
          <w:sz w:val="24"/>
          <w:szCs w:val="24"/>
          <w:lang w:val="la-Latn" w:eastAsia="de-DE"/>
        </w:rPr>
        <w:t>miniam eius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quia caro illius </w:t>
      </w:r>
      <w:r w:rsidRPr="007A06F5">
        <w:rPr>
          <w:rFonts w:ascii="Times New Roman" w:eastAsia="Times New Roman" w:hAnsi="Times New Roman" w:cs="Times New Roman"/>
          <w:sz w:val="24"/>
          <w:szCs w:val="24"/>
          <w:lang w:val="la-Latn" w:eastAsia="de-DE"/>
        </w:rPr>
        <w:t>sunt et talis coitus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incestus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Sororem uxoris tuae in</w:t>
      </w:r>
      <w:r w:rsidR="00183BC2" w:rsidRPr="007A06F5">
        <w:rPr>
          <w:rFonts w:ascii="Times New Roman" w:eastAsia="Times New Roman" w:hAnsi="Times New Roman" w:cs="Times New Roman"/>
          <w:sz w:val="24"/>
          <w:szCs w:val="24"/>
          <w:lang w:val="la-Latn" w:eastAsia="de-DE"/>
        </w:rPr>
        <w:t xml:space="preserve"> pelicatum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illius non</w:t>
      </w:r>
      <w:r w:rsidR="009B2994" w:rsidRPr="007A06F5">
        <w:rPr>
          <w:rFonts w:ascii="Times New Roman" w:eastAsia="Times New Roman" w:hAnsi="Times New Roman" w:cs="Times New Roman"/>
          <w:sz w:val="24"/>
          <w:szCs w:val="24"/>
          <w:lang w:val="la-Latn" w:eastAsia="de-DE"/>
        </w:rPr>
        <w:t xml:space="preserve"> </w:t>
      </w:r>
      <w:r w:rsidR="002C6F00" w:rsidRPr="007A06F5">
        <w:rPr>
          <w:rFonts w:ascii="Times New Roman" w:eastAsia="Times New Roman" w:hAnsi="Times New Roman" w:cs="Times New Roman"/>
          <w:sz w:val="24"/>
          <w:szCs w:val="24"/>
          <w:lang w:val="la-Latn" w:eastAsia="de-DE"/>
        </w:rPr>
        <w:t>acci</w:t>
      </w:r>
      <w:r w:rsidRPr="007A06F5">
        <w:rPr>
          <w:rFonts w:ascii="Times New Roman" w:eastAsia="Times New Roman" w:hAnsi="Times New Roman" w:cs="Times New Roman"/>
          <w:sz w:val="24"/>
          <w:szCs w:val="24"/>
          <w:lang w:val="la-Latn" w:eastAsia="de-DE"/>
        </w:rPr>
        <w:t xml:space="preserve">pies nec </w:t>
      </w:r>
      <w:r w:rsidR="00183BC2" w:rsidRPr="007A06F5">
        <w:rPr>
          <w:rFonts w:ascii="Times New Roman" w:eastAsia="Times New Roman" w:hAnsi="Times New Roman" w:cs="Times New Roman"/>
          <w:sz w:val="24"/>
          <w:szCs w:val="24"/>
          <w:lang w:val="la-Latn" w:eastAsia="de-DE"/>
        </w:rPr>
        <w:t xml:space="preserve">revelabis turpitudinem eius '. </w:t>
      </w:r>
      <w:r w:rsidRPr="007A06F5">
        <w:rPr>
          <w:rFonts w:ascii="Times New Roman" w:eastAsia="Times New Roman" w:hAnsi="Times New Roman" w:cs="Times New Roman"/>
          <w:sz w:val="24"/>
          <w:szCs w:val="24"/>
          <w:lang w:val="la-Latn" w:eastAsia="de-DE"/>
        </w:rPr>
        <w:t>Cum enim Dominus populum suum de contaminationibus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gentium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volui</w:t>
      </w:r>
      <w:r w:rsidR="00183BC2" w:rsidRPr="007A06F5">
        <w:rPr>
          <w:rFonts w:ascii="Times New Roman" w:eastAsia="Times New Roman" w:hAnsi="Times New Roman" w:cs="Times New Roman"/>
          <w:sz w:val="24"/>
          <w:szCs w:val="24"/>
          <w:lang w:val="la-Latn" w:eastAsia="de-DE"/>
        </w:rPr>
        <w:t>ssset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separare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primum * generali vocabulo ad proximitate</w:t>
      </w:r>
      <w:r w:rsidR="00183BC2" w:rsidRPr="007A06F5">
        <w:rPr>
          <w:rFonts w:ascii="Times New Roman" w:eastAsia="Times New Roman" w:hAnsi="Times New Roman" w:cs="Times New Roman"/>
          <w:sz w:val="24"/>
          <w:szCs w:val="24"/>
          <w:lang w:val="la-Latn" w:eastAsia="de-DE"/>
        </w:rPr>
        <w:t xml:space="preserve">m sanguinis prohibuit quemquam </w:t>
      </w:r>
      <w:r w:rsidRPr="007A06F5">
        <w:rPr>
          <w:rFonts w:ascii="Times New Roman" w:eastAsia="Times New Roman" w:hAnsi="Times New Roman" w:cs="Times New Roman"/>
          <w:sz w:val="24"/>
          <w:szCs w:val="24"/>
          <w:lang w:val="la-Latn" w:eastAsia="de-DE"/>
        </w:rPr>
        <w:t>accedere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revelaret turpitudinem eius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Deinde ipsam</w:t>
      </w:r>
      <w:r w:rsidR="00183BC2" w:rsidRPr="007A06F5">
        <w:rPr>
          <w:rFonts w:ascii="Times New Roman" w:eastAsia="Times New Roman" w:hAnsi="Times New Roman" w:cs="Times New Roman"/>
          <w:sz w:val="24"/>
          <w:szCs w:val="24"/>
          <w:lang w:val="la-Latn" w:eastAsia="de-DE"/>
        </w:rPr>
        <w:t xml:space="preserve"> generalitatem formae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in XII </w:t>
      </w:r>
      <w:r w:rsidRPr="007A06F5">
        <w:rPr>
          <w:rFonts w:ascii="Times New Roman" w:eastAsia="Times New Roman" w:hAnsi="Times New Roman" w:cs="Times New Roman"/>
          <w:sz w:val="24"/>
          <w:szCs w:val="24"/>
          <w:lang w:val="la-Latn" w:eastAsia="de-DE"/>
        </w:rPr>
        <w:t>species subdivisit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ultra tertiam vel quartam generationem no</w:t>
      </w:r>
      <w:r w:rsidR="00183BC2" w:rsidRPr="007A06F5">
        <w:rPr>
          <w:rFonts w:ascii="Times New Roman" w:eastAsia="Times New Roman" w:hAnsi="Times New Roman" w:cs="Times New Roman"/>
          <w:sz w:val="24"/>
          <w:szCs w:val="24"/>
          <w:lang w:val="la-Latn" w:eastAsia="de-DE"/>
        </w:rPr>
        <w:t>n procedunt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 ideo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reor domnum Gregorium papam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Augustino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w:t>
      </w:r>
      <w:r w:rsidR="00183BC2" w:rsidRPr="007A06F5">
        <w:rPr>
          <w:rFonts w:ascii="Times New Roman" w:eastAsia="Times New Roman" w:hAnsi="Times New Roman" w:cs="Times New Roman"/>
          <w:sz w:val="24"/>
          <w:szCs w:val="24"/>
          <w:lang w:val="la-Latn" w:eastAsia="de-DE"/>
        </w:rPr>
        <w:t>terroganti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tertia vel quarta </w:t>
      </w:r>
      <w:r w:rsidRPr="007A06F5">
        <w:rPr>
          <w:rFonts w:ascii="Times New Roman" w:eastAsia="Times New Roman" w:hAnsi="Times New Roman" w:cs="Times New Roman"/>
          <w:sz w:val="24"/>
          <w:szCs w:val="24"/>
          <w:lang w:val="la-Latn" w:eastAsia="de-DE"/>
        </w:rPr>
        <w:t>generatione iam licite conubia iungi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respondisse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Similiter et in Theodori archi</w:t>
      </w:r>
      <w:r w:rsidRPr="007A06F5">
        <w:rPr>
          <w:rFonts w:ascii="Times New Roman" w:eastAsia="Times New Roman" w:hAnsi="Times New Roman" w:cs="Times New Roman"/>
          <w:sz w:val="24"/>
          <w:szCs w:val="24"/>
          <w:lang w:val="la-Latn" w:eastAsia="de-DE"/>
        </w:rPr>
        <w:t>episcopi gentis Anglorum capitulis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necessariis rebus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w:t>
      </w:r>
      <w:r w:rsidR="00183BC2" w:rsidRPr="007A06F5">
        <w:rPr>
          <w:rFonts w:ascii="Times New Roman" w:eastAsia="Times New Roman" w:hAnsi="Times New Roman" w:cs="Times New Roman"/>
          <w:sz w:val="24"/>
          <w:szCs w:val="24"/>
          <w:lang w:val="la-Latn" w:eastAsia="de-DE"/>
        </w:rPr>
        <w:t>onscripsit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invenimus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in tertia</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propinquitate carnis secundum Grecos li</w:t>
      </w:r>
      <w:r w:rsidR="00183BC2" w:rsidRPr="007A06F5">
        <w:rPr>
          <w:rFonts w:ascii="Times New Roman" w:eastAsia="Times New Roman" w:hAnsi="Times New Roman" w:cs="Times New Roman"/>
          <w:sz w:val="24"/>
          <w:szCs w:val="24"/>
          <w:lang w:val="la-Latn" w:eastAsia="de-DE"/>
        </w:rPr>
        <w:t>ceat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nubere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in quinta vero </w:t>
      </w:r>
      <w:r w:rsidRPr="007A06F5">
        <w:rPr>
          <w:rFonts w:ascii="Times New Roman" w:eastAsia="Times New Roman" w:hAnsi="Times New Roman" w:cs="Times New Roman"/>
          <w:sz w:val="24"/>
          <w:szCs w:val="24"/>
          <w:lang w:val="la-Latn" w:eastAsia="de-DE"/>
        </w:rPr>
        <w:t>secundum Romanos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tamen coniugia in tertia propi</w:t>
      </w:r>
      <w:r w:rsidR="00183BC2" w:rsidRPr="007A06F5">
        <w:rPr>
          <w:rFonts w:ascii="Times New Roman" w:eastAsia="Times New Roman" w:hAnsi="Times New Roman" w:cs="Times New Roman"/>
          <w:sz w:val="24"/>
          <w:szCs w:val="24"/>
          <w:lang w:val="la-Latn" w:eastAsia="de-DE"/>
        </w:rPr>
        <w:t xml:space="preserve">nquitate </w:t>
      </w:r>
      <w:r w:rsidR="00183BC2" w:rsidRPr="007A06F5">
        <w:rPr>
          <w:rFonts w:ascii="Times New Roman" w:eastAsia="Times New Roman" w:hAnsi="Times New Roman" w:cs="Times New Roman"/>
          <w:sz w:val="24"/>
          <w:szCs w:val="24"/>
          <w:lang w:val="la-Latn" w:eastAsia="de-DE"/>
        </w:rPr>
        <w:lastRenderedPageBreak/>
        <w:t>facta non solverent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antea ab inscientibus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conpacta fuissent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aequaliter</w:t>
      </w:r>
      <w:r w:rsidR="00183BC2" w:rsidRPr="007A06F5">
        <w:rPr>
          <w:rFonts w:ascii="Times New Roman" w:eastAsia="Times New Roman" w:hAnsi="Times New Roman" w:cs="Times New Roman"/>
          <w:sz w:val="24"/>
          <w:szCs w:val="24"/>
          <w:lang w:val="la-Latn" w:eastAsia="de-DE"/>
        </w:rPr>
        <w:t>que a coniungeretur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virc ind </w:t>
      </w:r>
      <w:r w:rsidRPr="007A06F5">
        <w:rPr>
          <w:rFonts w:ascii="Times New Roman" w:eastAsia="Times New Roman" w:hAnsi="Times New Roman" w:cs="Times New Roman"/>
          <w:sz w:val="24"/>
          <w:szCs w:val="24"/>
          <w:lang w:val="la-Latn" w:eastAsia="de-DE"/>
        </w:rPr>
        <w:t>matrimonio eis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sibi consanguinei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uxoris </w:t>
      </w:r>
      <w:r w:rsidR="00183BC2" w:rsidRPr="007A06F5">
        <w:rPr>
          <w:rFonts w:ascii="Times New Roman" w:eastAsia="Times New Roman" w:hAnsi="Times New Roman" w:cs="Times New Roman"/>
          <w:sz w:val="24"/>
          <w:szCs w:val="24"/>
          <w:lang w:val="la-Latn" w:eastAsia="de-DE"/>
        </w:rPr>
        <w:t xml:space="preserve">suae consanguineis post mortem </w:t>
      </w:r>
      <w:r w:rsidRPr="007A06F5">
        <w:rPr>
          <w:rFonts w:ascii="Times New Roman" w:eastAsia="Times New Roman" w:hAnsi="Times New Roman" w:cs="Times New Roman"/>
          <w:sz w:val="24"/>
          <w:szCs w:val="24"/>
          <w:lang w:val="la-Latn" w:eastAsia="de-DE"/>
        </w:rPr>
        <w:t>uxoris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Hunc autem Theodorum</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Tharso Ciliciae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natum Vitellianus papa Romae </w:t>
      </w:r>
      <w:r w:rsidRPr="007A06F5">
        <w:rPr>
          <w:rFonts w:ascii="Times New Roman" w:eastAsia="Times New Roman" w:hAnsi="Times New Roman" w:cs="Times New Roman"/>
          <w:sz w:val="24"/>
          <w:szCs w:val="24"/>
          <w:lang w:val="la-Latn" w:eastAsia="de-DE"/>
        </w:rPr>
        <w:t>episcopum ordinans ad Britanniam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et tam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orientaliurn quam</w:t>
      </w:r>
      <w:r w:rsidR="009B2994" w:rsidRPr="007A06F5">
        <w:rPr>
          <w:rFonts w:ascii="Times New Roman" w:eastAsia="Times New Roman" w:hAnsi="Times New Roman" w:cs="Times New Roman"/>
          <w:sz w:val="24"/>
          <w:szCs w:val="24"/>
          <w:lang w:val="la-Latn" w:eastAsia="de-DE"/>
        </w:rPr>
        <w:t xml:space="preserve"> </w:t>
      </w:r>
      <w:r w:rsidR="009C6F37" w:rsidRPr="007A06F5">
        <w:rPr>
          <w:rFonts w:ascii="Times New Roman" w:eastAsia="Times New Roman" w:hAnsi="Times New Roman" w:cs="Times New Roman"/>
          <w:sz w:val="24"/>
          <w:szCs w:val="24"/>
          <w:lang w:val="la-Latn" w:eastAsia="de-DE"/>
        </w:rPr>
        <w:t>occiden</w:t>
      </w:r>
      <w:r w:rsidRPr="007A06F5">
        <w:rPr>
          <w:rFonts w:ascii="Times New Roman" w:eastAsia="Times New Roman" w:hAnsi="Times New Roman" w:cs="Times New Roman"/>
          <w:sz w:val="24"/>
          <w:szCs w:val="24"/>
          <w:lang w:val="la-Latn" w:eastAsia="de-DE"/>
        </w:rPr>
        <w:t>talium ecclesiarum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consuetudinibus pleniter institutus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fuer</w:t>
      </w:r>
      <w:r w:rsidR="00183BC2" w:rsidRPr="007A06F5">
        <w:rPr>
          <w:rFonts w:ascii="Times New Roman" w:eastAsia="Times New Roman" w:hAnsi="Times New Roman" w:cs="Times New Roman"/>
          <w:sz w:val="24"/>
          <w:szCs w:val="24"/>
          <w:lang w:val="la-Latn" w:eastAsia="de-DE"/>
        </w:rPr>
        <w:t>at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nec</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eum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aliqua latere </w:t>
      </w:r>
      <w:r w:rsidRPr="007A06F5">
        <w:rPr>
          <w:rFonts w:ascii="Times New Roman" w:eastAsia="Times New Roman" w:hAnsi="Times New Roman" w:cs="Times New Roman"/>
          <w:sz w:val="24"/>
          <w:szCs w:val="24"/>
          <w:lang w:val="la-Latn" w:eastAsia="de-DE"/>
        </w:rPr>
        <w:t>potuerunt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in observationibus legitimis Greci vel R</w:t>
      </w:r>
      <w:r w:rsidR="00183BC2" w:rsidRPr="007A06F5">
        <w:rPr>
          <w:rFonts w:ascii="Times New Roman" w:eastAsia="Times New Roman" w:hAnsi="Times New Roman" w:cs="Times New Roman"/>
          <w:sz w:val="24"/>
          <w:szCs w:val="24"/>
          <w:lang w:val="la-Latn" w:eastAsia="de-DE"/>
        </w:rPr>
        <w:t>omani eo</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tempore habuerunt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maxime cum in utraque lingua perfecte </w:t>
      </w:r>
      <w:r w:rsidR="00183BC2" w:rsidRPr="007A06F5">
        <w:rPr>
          <w:rFonts w:ascii="Times New Roman" w:eastAsia="Times New Roman" w:hAnsi="Times New Roman" w:cs="Times New Roman"/>
          <w:sz w:val="24"/>
          <w:szCs w:val="24"/>
          <w:lang w:val="la-Latn" w:eastAsia="de-DE"/>
        </w:rPr>
        <w:t>instructus esset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autem proximis temporibus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Romanorum pont</w:t>
      </w:r>
      <w:r w:rsidR="00183BC2" w:rsidRPr="007A06F5">
        <w:rPr>
          <w:rFonts w:ascii="Times New Roman" w:eastAsia="Times New Roman" w:hAnsi="Times New Roman" w:cs="Times New Roman"/>
          <w:sz w:val="24"/>
          <w:szCs w:val="24"/>
          <w:lang w:val="la-Latn" w:eastAsia="de-DE"/>
        </w:rPr>
        <w:t xml:space="preserve">ificum scripta continent usque </w:t>
      </w:r>
      <w:r w:rsidRPr="007A06F5">
        <w:rPr>
          <w:rFonts w:ascii="Times New Roman" w:eastAsia="Times New Roman" w:hAnsi="Times New Roman" w:cs="Times New Roman"/>
          <w:sz w:val="24"/>
          <w:szCs w:val="24"/>
          <w:lang w:val="la-Latn" w:eastAsia="de-DE"/>
        </w:rPr>
        <w:t>ad sextam vel septimam generationem coniugii usum</w:t>
      </w:r>
      <w:r w:rsidR="00183BC2" w:rsidRPr="007A06F5">
        <w:rPr>
          <w:rFonts w:ascii="Times New Roman" w:eastAsia="Times New Roman" w:hAnsi="Times New Roman" w:cs="Times New Roman"/>
          <w:sz w:val="24"/>
          <w:szCs w:val="24"/>
          <w:lang w:val="la-Latn" w:eastAsia="de-DE"/>
        </w:rPr>
        <w:t xml:space="preserve"> esse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differendum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magis ex </w:t>
      </w:r>
      <w:r w:rsidRPr="007A06F5">
        <w:rPr>
          <w:rFonts w:ascii="Times New Roman" w:eastAsia="Times New Roman" w:hAnsi="Times New Roman" w:cs="Times New Roman"/>
          <w:sz w:val="24"/>
          <w:szCs w:val="24"/>
          <w:lang w:val="la-Latn" w:eastAsia="de-DE"/>
        </w:rPr>
        <w:t>consuetudine humana 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lege divina hoc eos praecepisse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credendum es</w:t>
      </w:r>
      <w:r w:rsidR="00183BC2"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Quod </w:t>
      </w:r>
      <w:r w:rsidRPr="007A06F5">
        <w:rPr>
          <w:rFonts w:ascii="Times New Roman" w:eastAsia="Times New Roman" w:hAnsi="Times New Roman" w:cs="Times New Roman"/>
          <w:sz w:val="24"/>
          <w:szCs w:val="24"/>
          <w:lang w:val="la-Latn" w:eastAsia="de-DE"/>
        </w:rPr>
        <w:t>ita sentiens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beatus Bonifatius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martyr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nosterque patronus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eadem re episcopos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gentis suae credidit consulendos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ipsi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in sa</w:t>
      </w:r>
      <w:r w:rsidR="00183BC2" w:rsidRPr="007A06F5">
        <w:rPr>
          <w:rFonts w:ascii="Times New Roman" w:eastAsia="Times New Roman" w:hAnsi="Times New Roman" w:cs="Times New Roman"/>
          <w:sz w:val="24"/>
          <w:szCs w:val="24"/>
          <w:lang w:val="la-Latn" w:eastAsia="de-DE"/>
        </w:rPr>
        <w:t xml:space="preserve">nctorum patrum sententiis inde </w:t>
      </w:r>
      <w:r w:rsidRPr="007A06F5">
        <w:rPr>
          <w:rFonts w:ascii="Times New Roman" w:eastAsia="Times New Roman" w:hAnsi="Times New Roman" w:cs="Times New Roman"/>
          <w:sz w:val="24"/>
          <w:szCs w:val="24"/>
          <w:lang w:val="la-Latn" w:eastAsia="de-DE"/>
        </w:rPr>
        <w:t>explanatum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invenirent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sibi rescriberent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quod Isidorus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w:t>
      </w:r>
      <w:r w:rsidR="00183BC2" w:rsidRPr="007A06F5">
        <w:rPr>
          <w:rFonts w:ascii="Times New Roman" w:eastAsia="Times New Roman" w:hAnsi="Times New Roman" w:cs="Times New Roman"/>
          <w:sz w:val="24"/>
          <w:szCs w:val="24"/>
          <w:lang w:val="la-Latn" w:eastAsia="de-DE"/>
        </w:rPr>
        <w:t>n Ethimologiis suis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usque ad sextam generationem consanguinitatis abstinend</w:t>
      </w:r>
      <w:r w:rsidR="00183BC2" w:rsidRPr="007A06F5">
        <w:rPr>
          <w:rFonts w:ascii="Times New Roman" w:eastAsia="Times New Roman" w:hAnsi="Times New Roman" w:cs="Times New Roman"/>
          <w:sz w:val="24"/>
          <w:szCs w:val="24"/>
          <w:lang w:val="la-Latn" w:eastAsia="de-DE"/>
        </w:rPr>
        <w:t>um et sic legitime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conubia </w:t>
      </w:r>
      <w:r w:rsidRPr="007A06F5">
        <w:rPr>
          <w:rFonts w:ascii="Times New Roman" w:hAnsi="Times New Roman" w:cs="Times New Roman"/>
          <w:lang w:val="la-Latn"/>
        </w:rPr>
        <w:t>coniungenda asseruit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inde reor eum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fecisse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genealogiae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seriem retexens</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quousque ordinem numerando perduxit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eo cognationem </w:t>
      </w:r>
      <w:r w:rsidR="00183BC2" w:rsidRPr="007A06F5">
        <w:rPr>
          <w:rFonts w:ascii="Times New Roman" w:eastAsia="Times New Roman" w:hAnsi="Times New Roman" w:cs="Times New Roman"/>
          <w:sz w:val="24"/>
          <w:szCs w:val="24"/>
          <w:lang w:val="la-Latn" w:eastAsia="de-DE"/>
        </w:rPr>
        <w:t>servandam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sanguinis aesti</w:t>
      </w:r>
      <w:r w:rsidRPr="007A06F5">
        <w:rPr>
          <w:rFonts w:ascii="Times New Roman" w:eastAsia="Times New Roman" w:hAnsi="Times New Roman" w:cs="Times New Roman"/>
          <w:sz w:val="24"/>
          <w:szCs w:val="24"/>
          <w:lang w:val="la-Latn" w:eastAsia="de-DE"/>
        </w:rPr>
        <w:t>mavit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sicque ad innovationem generis et amicit</w:t>
      </w:r>
      <w:r w:rsidR="00183BC2" w:rsidRPr="007A06F5">
        <w:rPr>
          <w:rFonts w:ascii="Times New Roman" w:eastAsia="Times New Roman" w:hAnsi="Times New Roman" w:cs="Times New Roman"/>
          <w:sz w:val="24"/>
          <w:szCs w:val="24"/>
          <w:lang w:val="la-Latn" w:eastAsia="de-DE"/>
        </w:rPr>
        <w:t xml:space="preserve">iae ius confirmandum redire ad </w:t>
      </w:r>
      <w:r w:rsidRPr="007A06F5">
        <w:rPr>
          <w:rFonts w:ascii="Times New Roman" w:eastAsia="Times New Roman" w:hAnsi="Times New Roman" w:cs="Times New Roman"/>
          <w:sz w:val="24"/>
          <w:szCs w:val="24"/>
          <w:lang w:val="la-Latn" w:eastAsia="de-DE"/>
        </w:rPr>
        <w:t>conubium sancivit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quando iam cognati</w:t>
      </w:r>
      <w:r w:rsidR="00183BC2" w:rsidRPr="007A06F5">
        <w:rPr>
          <w:rFonts w:ascii="Times New Roman" w:eastAsia="Times New Roman" w:hAnsi="Times New Roman" w:cs="Times New Roman"/>
          <w:sz w:val="24"/>
          <w:szCs w:val="24"/>
          <w:lang w:val="la-Latn" w:eastAsia="de-DE"/>
        </w:rPr>
        <w:t>onis ordo numerari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desivit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Caeterum ante omnia considerandum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sic censura disciplinae temp</w:t>
      </w:r>
      <w:r w:rsidR="00183BC2" w:rsidRPr="007A06F5">
        <w:rPr>
          <w:rFonts w:ascii="Times New Roman" w:eastAsia="Times New Roman" w:hAnsi="Times New Roman" w:cs="Times New Roman"/>
          <w:sz w:val="24"/>
          <w:szCs w:val="24"/>
          <w:lang w:val="la-Latn" w:eastAsia="de-DE"/>
        </w:rPr>
        <w:t>eretur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per inmoderationem correptionis peccati cumulus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w:t>
      </w:r>
      <w:r w:rsidR="00183BC2" w:rsidRPr="007A06F5">
        <w:rPr>
          <w:rFonts w:ascii="Times New Roman" w:eastAsia="Times New Roman" w:hAnsi="Times New Roman" w:cs="Times New Roman"/>
          <w:sz w:val="24"/>
          <w:szCs w:val="24"/>
          <w:lang w:val="la-Latn" w:eastAsia="de-DE"/>
        </w:rPr>
        <w:t>ugeatur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Scimus enim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lage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cognationis ius observare constituit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in evangelio foedus coniugii </w:t>
      </w:r>
      <w:r w:rsidRPr="007A06F5">
        <w:rPr>
          <w:rFonts w:ascii="Times New Roman" w:eastAsia="Times New Roman" w:hAnsi="Times New Roman" w:cs="Times New Roman"/>
          <w:sz w:val="24"/>
          <w:szCs w:val="24"/>
          <w:lang w:val="la-Latn" w:eastAsia="de-DE"/>
        </w:rPr>
        <w:t>non dissolvendum praecepit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sane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 quis dimitteret uxor</w:t>
      </w:r>
      <w:r w:rsidR="00183BC2" w:rsidRPr="007A06F5">
        <w:rPr>
          <w:rFonts w:ascii="Times New Roman" w:eastAsia="Times New Roman" w:hAnsi="Times New Roman" w:cs="Times New Roman"/>
          <w:sz w:val="24"/>
          <w:szCs w:val="24"/>
          <w:lang w:val="la-Latn" w:eastAsia="de-DE"/>
        </w:rPr>
        <w:t xml:space="preserve">em excepta causa </w:t>
      </w:r>
      <w:r w:rsidRPr="007A06F5">
        <w:rPr>
          <w:rFonts w:ascii="Times New Roman" w:eastAsia="Times New Roman" w:hAnsi="Times New Roman" w:cs="Times New Roman"/>
          <w:sz w:val="24"/>
          <w:szCs w:val="24"/>
          <w:lang w:val="la-Latn" w:eastAsia="de-DE"/>
        </w:rPr>
        <w:t>fornicationis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faceret eam moechari</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 dimissam du</w:t>
      </w:r>
      <w:r w:rsidR="00183BC2" w:rsidRPr="007A06F5">
        <w:rPr>
          <w:rFonts w:ascii="Times New Roman" w:eastAsia="Times New Roman" w:hAnsi="Times New Roman" w:cs="Times New Roman"/>
          <w:sz w:val="24"/>
          <w:szCs w:val="24"/>
          <w:lang w:val="la-Latn" w:eastAsia="de-DE"/>
        </w:rPr>
        <w:t>ceret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moecharetur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Sic et </w:t>
      </w:r>
      <w:r w:rsidRPr="007A06F5">
        <w:rPr>
          <w:rFonts w:ascii="Times New Roman" w:eastAsia="Times New Roman" w:hAnsi="Times New Roman" w:cs="Times New Roman"/>
          <w:sz w:val="24"/>
          <w:szCs w:val="24"/>
          <w:lang w:val="la-Latn" w:eastAsia="de-DE"/>
        </w:rPr>
        <w:t>apostolus eandem rationem sequens in epistola sua iu</w:t>
      </w:r>
      <w:r w:rsidR="00183BC2" w:rsidRPr="007A06F5">
        <w:rPr>
          <w:rFonts w:ascii="Times New Roman" w:eastAsia="Times New Roman" w:hAnsi="Times New Roman" w:cs="Times New Roman"/>
          <w:sz w:val="24"/>
          <w:szCs w:val="24"/>
          <w:lang w:val="la-Latn" w:eastAsia="de-DE"/>
        </w:rPr>
        <w:t>ssit mulierem a viro non disce</w:t>
      </w:r>
      <w:r w:rsidRPr="007A06F5">
        <w:rPr>
          <w:rFonts w:ascii="Times New Roman" w:eastAsia="Times New Roman" w:hAnsi="Times New Roman" w:cs="Times New Roman"/>
          <w:sz w:val="24"/>
          <w:szCs w:val="24"/>
          <w:lang w:val="la-Latn" w:eastAsia="de-DE"/>
        </w:rPr>
        <w:t>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si discederet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manere innuptam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viro suo conc</w:t>
      </w:r>
      <w:r w:rsidR="002C6F00" w:rsidRPr="007A06F5">
        <w:rPr>
          <w:rFonts w:ascii="Times New Roman" w:eastAsia="Times New Roman" w:hAnsi="Times New Roman" w:cs="Times New Roman"/>
          <w:sz w:val="24"/>
          <w:szCs w:val="24"/>
          <w:lang w:val="la-Latn" w:eastAsia="de-DE"/>
        </w:rPr>
        <w:t>iliari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Si enim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ubi </w:t>
      </w:r>
      <w:r w:rsidRPr="007A06F5">
        <w:rPr>
          <w:rFonts w:ascii="Times New Roman" w:eastAsia="Times New Roman" w:hAnsi="Times New Roman" w:cs="Times New Roman"/>
          <w:sz w:val="24"/>
          <w:szCs w:val="24"/>
          <w:lang w:val="la-Latn" w:eastAsia="de-DE"/>
        </w:rPr>
        <w:t>cumque aliquid proximitatis vel consanguinitatis lic</w:t>
      </w:r>
      <w:r w:rsidR="00183BC2" w:rsidRPr="007A06F5">
        <w:rPr>
          <w:rFonts w:ascii="Times New Roman" w:eastAsia="Times New Roman" w:hAnsi="Times New Roman" w:cs="Times New Roman"/>
          <w:sz w:val="24"/>
          <w:szCs w:val="24"/>
          <w:lang w:val="la-Latn" w:eastAsia="de-DE"/>
        </w:rPr>
        <w:t xml:space="preserve">et longinquae inter coniugatos </w:t>
      </w:r>
      <w:r w:rsidRPr="007A06F5">
        <w:rPr>
          <w:rFonts w:ascii="Times New Roman" w:eastAsia="Times New Roman" w:hAnsi="Times New Roman" w:cs="Times New Roman"/>
          <w:sz w:val="24"/>
          <w:szCs w:val="24"/>
          <w:lang w:val="la-Latn" w:eastAsia="de-DE"/>
        </w:rPr>
        <w:t>inveniri 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statim matrimonium dissolvitur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vereor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quod adulterium et fornica</w:t>
      </w:r>
      <w:r w:rsidRPr="007A06F5">
        <w:rPr>
          <w:rFonts w:ascii="Times New Roman" w:eastAsia="Times New Roman" w:hAnsi="Times New Roman" w:cs="Times New Roman"/>
          <w:sz w:val="24"/>
          <w:szCs w:val="24"/>
          <w:lang w:val="la-Latn" w:eastAsia="de-DE"/>
        </w:rPr>
        <w:t>tionis scelus multiplicetur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coniugato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adolesc</w:t>
      </w:r>
      <w:r w:rsidR="00183BC2" w:rsidRPr="007A06F5">
        <w:rPr>
          <w:rFonts w:ascii="Times New Roman" w:eastAsia="Times New Roman" w:hAnsi="Times New Roman" w:cs="Times New Roman"/>
          <w:sz w:val="24"/>
          <w:szCs w:val="24"/>
          <w:lang w:val="la-Latn" w:eastAsia="de-DE"/>
        </w:rPr>
        <w:t>enti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vel iuveni societas con</w:t>
      </w:r>
      <w:r w:rsidRPr="007A06F5">
        <w:rPr>
          <w:rFonts w:ascii="Times New Roman" w:eastAsia="Times New Roman" w:hAnsi="Times New Roman" w:cs="Times New Roman"/>
          <w:sz w:val="24"/>
          <w:szCs w:val="24"/>
          <w:lang w:val="la-Latn" w:eastAsia="de-DE"/>
        </w:rPr>
        <w:t>paris suae denegetur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aliquid solatii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ei inpenditur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unde continentiam servare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libidine inflammatus per diaboli instigationem mult</w:t>
      </w:r>
      <w:r w:rsidR="00183BC2" w:rsidRPr="007A06F5">
        <w:rPr>
          <w:rFonts w:ascii="Times New Roman" w:eastAsia="Times New Roman" w:hAnsi="Times New Roman" w:cs="Times New Roman"/>
          <w:sz w:val="24"/>
          <w:szCs w:val="24"/>
          <w:lang w:val="la-Latn" w:eastAsia="de-DE"/>
        </w:rPr>
        <w:t>iplici fornicatione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forsan a </w:t>
      </w:r>
      <w:r w:rsidRPr="007A06F5">
        <w:rPr>
          <w:rFonts w:ascii="Times New Roman" w:eastAsia="Times New Roman" w:hAnsi="Times New Roman" w:cs="Times New Roman"/>
          <w:sz w:val="24"/>
          <w:szCs w:val="24"/>
          <w:lang w:val="la-Latn" w:eastAsia="de-DE"/>
        </w:rPr>
        <w:t>polluitur ac sic in precipitium mortis aeternae anima</w:t>
      </w:r>
      <w:r w:rsidR="00183BC2" w:rsidRPr="007A06F5">
        <w:rPr>
          <w:rFonts w:ascii="Times New Roman" w:eastAsia="Times New Roman" w:hAnsi="Times New Roman" w:cs="Times New Roman"/>
          <w:sz w:val="24"/>
          <w:szCs w:val="24"/>
          <w:lang w:val="la-Latn" w:eastAsia="de-DE"/>
        </w:rPr>
        <w:t xml:space="preserve"> dimergitur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Unde apostolus </w:t>
      </w:r>
      <w:r w:rsidRPr="007A06F5">
        <w:rPr>
          <w:rFonts w:ascii="Times New Roman" w:eastAsia="Times New Roman" w:hAnsi="Times New Roman" w:cs="Times New Roman"/>
          <w:sz w:val="24"/>
          <w:szCs w:val="24"/>
          <w:lang w:val="la-Latn" w:eastAsia="de-DE"/>
        </w:rPr>
        <w:t>huiuscemodi vitium amputare volens scripsit dicens</w:t>
      </w:r>
      <w:r w:rsidR="00FF3D92"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Bo</w:t>
      </w:r>
      <w:r w:rsidR="00183BC2" w:rsidRPr="007A06F5">
        <w:rPr>
          <w:rFonts w:ascii="Times New Roman" w:eastAsia="Times New Roman" w:hAnsi="Times New Roman" w:cs="Times New Roman"/>
          <w:sz w:val="24"/>
          <w:szCs w:val="24"/>
          <w:lang w:val="la-Latn" w:eastAsia="de-DE"/>
        </w:rPr>
        <w:t>num est mulierem non tangere</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propter fornicationem autem unusquisque uxorem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suam </w:t>
      </w:r>
      <w:r w:rsidR="00183BC2" w:rsidRPr="007A06F5">
        <w:rPr>
          <w:rFonts w:ascii="Times New Roman" w:eastAsia="Times New Roman" w:hAnsi="Times New Roman" w:cs="Times New Roman"/>
          <w:sz w:val="24"/>
          <w:szCs w:val="24"/>
          <w:lang w:val="la-Latn" w:eastAsia="de-DE"/>
        </w:rPr>
        <w:t>habeat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et unaquaeque virum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suum habeat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Uxori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vir debitum reddat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et uxor viro</w:t>
      </w:r>
      <w:r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Et paulo post</w:t>
      </w:r>
      <w:r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9D5DE1"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Nolite fraudare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invicem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forte ex consensu</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t</w:t>
      </w:r>
      <w:r w:rsidR="00183BC2" w:rsidRPr="007A06F5">
        <w:rPr>
          <w:rFonts w:ascii="Times New Roman" w:eastAsia="Times New Roman" w:hAnsi="Times New Roman" w:cs="Times New Roman"/>
          <w:sz w:val="24"/>
          <w:szCs w:val="24"/>
          <w:lang w:val="la-Latn" w:eastAsia="de-DE"/>
        </w:rPr>
        <w:t>empus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ut vacetis orationi et </w:t>
      </w:r>
      <w:r w:rsidRPr="007A06F5">
        <w:rPr>
          <w:rFonts w:ascii="Times New Roman" w:eastAsia="Times New Roman" w:hAnsi="Times New Roman" w:cs="Times New Roman"/>
          <w:sz w:val="24"/>
          <w:szCs w:val="24"/>
          <w:lang w:val="la-Latn" w:eastAsia="de-DE"/>
        </w:rPr>
        <w:t>iterum revertimini in idipsum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temptet vos satanas pro</w:t>
      </w:r>
      <w:r w:rsidR="00183BC2" w:rsidRPr="007A06F5">
        <w:rPr>
          <w:rFonts w:ascii="Times New Roman" w:eastAsia="Times New Roman" w:hAnsi="Times New Roman" w:cs="Times New Roman"/>
          <w:sz w:val="24"/>
          <w:szCs w:val="24"/>
          <w:lang w:val="la-Latn" w:eastAsia="de-DE"/>
        </w:rPr>
        <w:t>pter incontinentiam</w:t>
      </w:r>
      <w:r w:rsidR="009D5DE1" w:rsidRPr="007A06F5">
        <w:rPr>
          <w:rFonts w:ascii="Times New Roman" w:eastAsia="Times New Roman" w:hAnsi="Times New Roman" w:cs="Times New Roman"/>
          <w:sz w:val="24"/>
          <w:szCs w:val="24"/>
          <w:lang w:val="la-Latn" w:eastAsia="de-DE"/>
        </w:rPr>
        <w:t xml:space="preserve"> vestram</w:t>
      </w:r>
      <w:r w:rsidR="00183BC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His ergo omnibus consideratis bonum mihi videtur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l</w:t>
      </w:r>
      <w:r w:rsidR="009D5DE1" w:rsidRPr="007A06F5">
        <w:rPr>
          <w:rFonts w:ascii="Times New Roman" w:eastAsia="Times New Roman" w:hAnsi="Times New Roman" w:cs="Times New Roman"/>
          <w:sz w:val="24"/>
          <w:szCs w:val="24"/>
          <w:lang w:val="la-Latn" w:eastAsia="de-DE"/>
        </w:rPr>
        <w:t>egis divinae constitu</w:t>
      </w:r>
      <w:r w:rsidR="00183BC2" w:rsidRPr="007A06F5">
        <w:rPr>
          <w:rFonts w:ascii="Times New Roman" w:eastAsia="Times New Roman" w:hAnsi="Times New Roman" w:cs="Times New Roman"/>
          <w:sz w:val="24"/>
          <w:szCs w:val="24"/>
          <w:lang w:val="la-Latn" w:eastAsia="de-DE"/>
        </w:rPr>
        <w:t>tio in</w:t>
      </w:r>
      <w:r w:rsidRPr="007A06F5">
        <w:rPr>
          <w:rFonts w:ascii="Times New Roman" w:eastAsia="Times New Roman" w:hAnsi="Times New Roman" w:cs="Times New Roman"/>
          <w:sz w:val="24"/>
          <w:szCs w:val="24"/>
          <w:lang w:val="la-Latn" w:eastAsia="de-DE"/>
        </w:rPr>
        <w:t>violata servetur et scandalum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quantum ad homines p</w:t>
      </w:r>
      <w:r w:rsidR="00183BC2" w:rsidRPr="007A06F5">
        <w:rPr>
          <w:rFonts w:ascii="Times New Roman" w:eastAsia="Times New Roman" w:hAnsi="Times New Roman" w:cs="Times New Roman"/>
          <w:sz w:val="24"/>
          <w:szCs w:val="24"/>
          <w:lang w:val="la-Latn" w:eastAsia="de-DE"/>
        </w:rPr>
        <w:t>ertinet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pro facultate virium </w:t>
      </w:r>
      <w:r w:rsidRPr="007A06F5">
        <w:rPr>
          <w:rFonts w:ascii="Times New Roman" w:eastAsia="Times New Roman" w:hAnsi="Times New Roman" w:cs="Times New Roman"/>
          <w:sz w:val="24"/>
          <w:szCs w:val="24"/>
          <w:lang w:val="la-Latn" w:eastAsia="de-DE"/>
        </w:rPr>
        <w:t>declinetur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autem sine maiori detrimento scandalum ia</w:t>
      </w:r>
      <w:r w:rsidR="00183BC2" w:rsidRPr="007A06F5">
        <w:rPr>
          <w:rFonts w:ascii="Times New Roman" w:eastAsia="Times New Roman" w:hAnsi="Times New Roman" w:cs="Times New Roman"/>
          <w:sz w:val="24"/>
          <w:szCs w:val="24"/>
          <w:lang w:val="la-Latn" w:eastAsia="de-DE"/>
        </w:rPr>
        <w:t>m devitari non potest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melius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minus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scandalum toleretur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maximum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w:t>
      </w:r>
      <w:r w:rsidR="00183BC2" w:rsidRPr="007A06F5">
        <w:rPr>
          <w:rFonts w:ascii="Times New Roman" w:eastAsia="Times New Roman" w:hAnsi="Times New Roman" w:cs="Times New Roman"/>
          <w:sz w:val="24"/>
          <w:szCs w:val="24"/>
          <w:lang w:val="la-Latn" w:eastAsia="de-DE"/>
        </w:rPr>
        <w:t>ropter incautelam efficiatur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mea parvitate voluisti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quid sentirem de hac </w:t>
      </w:r>
      <w:r w:rsidR="00183BC2" w:rsidRPr="007A06F5">
        <w:rPr>
          <w:rFonts w:ascii="Times New Roman" w:eastAsia="Times New Roman" w:hAnsi="Times New Roman" w:cs="Times New Roman"/>
          <w:sz w:val="24"/>
          <w:szCs w:val="24"/>
          <w:lang w:val="la-Latn" w:eastAsia="de-DE"/>
        </w:rPr>
        <w:t>re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tibi rescribi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propter </w:t>
      </w:r>
      <w:r w:rsidRPr="007A06F5">
        <w:rPr>
          <w:rFonts w:ascii="Times New Roman" w:eastAsia="Times New Roman" w:hAnsi="Times New Roman" w:cs="Times New Roman"/>
          <w:sz w:val="24"/>
          <w:szCs w:val="24"/>
          <w:lang w:val="la-Latn" w:eastAsia="de-DE"/>
        </w:rPr>
        <w:t>infirmitatem instantis temporis reor hoc quod Theodorus archiepiscopus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 G</w:t>
      </w:r>
      <w:r w:rsidR="00183BC2" w:rsidRPr="007A06F5">
        <w:rPr>
          <w:rFonts w:ascii="Times New Roman" w:eastAsia="Times New Roman" w:hAnsi="Times New Roman" w:cs="Times New Roman"/>
          <w:sz w:val="24"/>
          <w:szCs w:val="24"/>
          <w:lang w:val="la-Latn" w:eastAsia="de-DE"/>
        </w:rPr>
        <w:t xml:space="preserve">regorium </w:t>
      </w:r>
      <w:r w:rsidRPr="007A06F5">
        <w:rPr>
          <w:rFonts w:ascii="Times New Roman" w:eastAsia="Times New Roman" w:hAnsi="Times New Roman" w:cs="Times New Roman"/>
          <w:sz w:val="24"/>
          <w:szCs w:val="24"/>
          <w:lang w:val="la-Latn" w:eastAsia="de-DE"/>
        </w:rPr>
        <w:t>et Isidorum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medius incedens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suis capitulis definiv</w:t>
      </w:r>
      <w:r w:rsidR="00183BC2" w:rsidRPr="007A06F5">
        <w:rPr>
          <w:rFonts w:ascii="Times New Roman" w:eastAsia="Times New Roman" w:hAnsi="Times New Roman" w:cs="Times New Roman"/>
          <w:sz w:val="24"/>
          <w:szCs w:val="24"/>
          <w:lang w:val="la-Latn" w:eastAsia="de-DE"/>
        </w:rPr>
        <w:t>it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magis sequendum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ut post </w:t>
      </w:r>
      <w:r w:rsidRPr="007A06F5">
        <w:rPr>
          <w:rFonts w:ascii="Times New Roman" w:eastAsia="Times New Roman" w:hAnsi="Times New Roman" w:cs="Times New Roman"/>
          <w:sz w:val="24"/>
          <w:szCs w:val="24"/>
          <w:lang w:val="la-Latn" w:eastAsia="de-DE"/>
        </w:rPr>
        <w:t>quintam generationem iam licitum conubium sit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ne</w:t>
      </w:r>
      <w:r w:rsidR="00183BC2" w:rsidRPr="007A06F5">
        <w:rPr>
          <w:rFonts w:ascii="Times New Roman" w:eastAsia="Times New Roman" w:hAnsi="Times New Roman" w:cs="Times New Roman"/>
          <w:sz w:val="24"/>
          <w:szCs w:val="24"/>
          <w:lang w:val="la-Latn" w:eastAsia="de-DE"/>
        </w:rPr>
        <w:t>c lex divina hoc contradicit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etiam sanctorum patrum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dicta hoc prohibent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autem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in </w:t>
      </w:r>
      <w:r w:rsidR="00183BC2" w:rsidRPr="007A06F5">
        <w:rPr>
          <w:rFonts w:ascii="Times New Roman" w:eastAsia="Times New Roman" w:hAnsi="Times New Roman" w:cs="Times New Roman"/>
          <w:sz w:val="24"/>
          <w:szCs w:val="24"/>
          <w:lang w:val="la-Latn" w:eastAsia="de-DE"/>
        </w:rPr>
        <w:t xml:space="preserve">quinta ab insciis </w:t>
      </w:r>
      <w:r w:rsidRPr="007A06F5">
        <w:rPr>
          <w:rFonts w:ascii="Times New Roman" w:eastAsia="Times New Roman" w:hAnsi="Times New Roman" w:cs="Times New Roman"/>
          <w:sz w:val="24"/>
          <w:szCs w:val="24"/>
          <w:lang w:val="la-Latn" w:eastAsia="de-DE"/>
        </w:rPr>
        <w:t>copula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fuerit peracta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melius mihi videtur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cum paeni</w:t>
      </w:r>
      <w:r w:rsidR="00183BC2" w:rsidRPr="007A06F5">
        <w:rPr>
          <w:rFonts w:ascii="Times New Roman" w:eastAsia="Times New Roman" w:hAnsi="Times New Roman" w:cs="Times New Roman"/>
          <w:sz w:val="24"/>
          <w:szCs w:val="24"/>
          <w:lang w:val="la-Latn" w:eastAsia="de-DE"/>
        </w:rPr>
        <w:t>tentiae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humiliatione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si se </w:t>
      </w:r>
      <w:r w:rsidRPr="007A06F5">
        <w:rPr>
          <w:rFonts w:ascii="Times New Roman" w:eastAsia="Times New Roman" w:hAnsi="Times New Roman" w:cs="Times New Roman"/>
          <w:sz w:val="24"/>
          <w:szCs w:val="24"/>
          <w:lang w:val="la-Latn" w:eastAsia="de-DE"/>
        </w:rPr>
        <w:t>uxoratus continere non vult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Deo satisfaciat et tam</w:t>
      </w:r>
      <w:r w:rsidR="00183BC2" w:rsidRPr="007A06F5">
        <w:rPr>
          <w:rFonts w:ascii="Times New Roman" w:eastAsia="Times New Roman" w:hAnsi="Times New Roman" w:cs="Times New Roman"/>
          <w:sz w:val="24"/>
          <w:szCs w:val="24"/>
          <w:lang w:val="la-Latn" w:eastAsia="de-DE"/>
        </w:rPr>
        <w:t>en ei praedicetur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quam bonum </w:t>
      </w:r>
      <w:r w:rsidRPr="007A06F5">
        <w:rPr>
          <w:rFonts w:ascii="Times New Roman" w:eastAsia="Times New Roman" w:hAnsi="Times New Roman" w:cs="Times New Roman"/>
          <w:sz w:val="24"/>
          <w:szCs w:val="24"/>
          <w:lang w:val="la-Latn" w:eastAsia="de-DE"/>
        </w:rPr>
        <w:t>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ab huiuscemodi copula semetipsum abstineat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fort</w:t>
      </w:r>
      <w:r w:rsidR="00183BC2" w:rsidRPr="007A06F5">
        <w:rPr>
          <w:rFonts w:ascii="Times New Roman" w:eastAsia="Times New Roman" w:hAnsi="Times New Roman" w:cs="Times New Roman"/>
          <w:sz w:val="24"/>
          <w:szCs w:val="24"/>
          <w:lang w:val="la-Latn" w:eastAsia="de-DE"/>
        </w:rPr>
        <w:t>e det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illi Deus paeniten</w:t>
      </w:r>
      <w:r w:rsidRPr="007A06F5">
        <w:rPr>
          <w:rFonts w:ascii="Times New Roman" w:eastAsia="Times New Roman" w:hAnsi="Times New Roman" w:cs="Times New Roman"/>
          <w:sz w:val="24"/>
          <w:szCs w:val="24"/>
          <w:lang w:val="la-Latn" w:eastAsia="de-DE"/>
        </w:rPr>
        <w:t>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resipiscat a diaboli laqueis gratamque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contine</w:t>
      </w:r>
      <w:r w:rsidR="00183BC2" w:rsidRPr="007A06F5">
        <w:rPr>
          <w:rFonts w:ascii="Times New Roman" w:eastAsia="Times New Roman" w:hAnsi="Times New Roman" w:cs="Times New Roman"/>
          <w:sz w:val="24"/>
          <w:szCs w:val="24"/>
          <w:lang w:val="la-Latn" w:eastAsia="de-DE"/>
        </w:rPr>
        <w:t xml:space="preserve">ntiae suae spontanea voluntate </w:t>
      </w:r>
      <w:r w:rsidRPr="007A06F5">
        <w:rPr>
          <w:rFonts w:ascii="Times New Roman" w:eastAsia="Times New Roman" w:hAnsi="Times New Roman" w:cs="Times New Roman"/>
          <w:sz w:val="24"/>
          <w:szCs w:val="24"/>
          <w:lang w:val="la-Latn" w:eastAsia="de-DE"/>
        </w:rPr>
        <w:t>oblationem postmodum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offerat Deo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fallor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cautela erit in iudicio atque </w:t>
      </w:r>
      <w:r w:rsidRPr="007A06F5">
        <w:rPr>
          <w:rFonts w:ascii="Times New Roman" w:eastAsia="Times New Roman" w:hAnsi="Times New Roman" w:cs="Times New Roman"/>
          <w:sz w:val="24"/>
          <w:szCs w:val="24"/>
          <w:lang w:val="la-Latn" w:eastAsia="de-DE"/>
        </w:rPr>
        <w:t>iu</w:t>
      </w:r>
      <w:r w:rsidR="00183BC2" w:rsidRPr="007A06F5">
        <w:rPr>
          <w:rFonts w:ascii="Times New Roman" w:eastAsia="Times New Roman" w:hAnsi="Times New Roman" w:cs="Times New Roman"/>
          <w:sz w:val="24"/>
          <w:szCs w:val="24"/>
          <w:lang w:val="la-Latn" w:eastAsia="de-DE"/>
        </w:rPr>
        <w:t>stitia servatur in facto</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 Beatitudinem a tuam incolomem ad multorum sa</w:t>
      </w:r>
      <w:r w:rsidR="00183BC2" w:rsidRPr="007A06F5">
        <w:rPr>
          <w:rFonts w:ascii="Times New Roman" w:hAnsi="Times New Roman" w:cs="Times New Roman"/>
          <w:lang w:val="la-Latn"/>
        </w:rPr>
        <w:t>lutem Christi divinitas diu con</w:t>
      </w:r>
      <w:r w:rsidRPr="007A06F5">
        <w:rPr>
          <w:rFonts w:ascii="Times New Roman" w:eastAsia="Times New Roman" w:hAnsi="Times New Roman" w:cs="Times New Roman"/>
          <w:sz w:val="24"/>
          <w:szCs w:val="24"/>
          <w:lang w:val="la-Latn" w:eastAsia="de-DE"/>
        </w:rPr>
        <w:t>servet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sanctae pater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memorem nostri</w:t>
      </w:r>
      <w:r w:rsidR="009B2994" w:rsidRPr="007A06F5">
        <w:rPr>
          <w:rFonts w:ascii="Times New Roman" w:eastAsia="Times New Roman" w:hAnsi="Times New Roman" w:cs="Times New Roman"/>
          <w:sz w:val="24"/>
          <w:szCs w:val="24"/>
          <w:lang w:val="la-Latn" w:eastAsia="de-DE"/>
        </w:rPr>
        <w:t xml:space="preserve">. </w:t>
      </w:r>
    </w:p>
    <w:p w14:paraId="60652435" w14:textId="77777777" w:rsidR="004C79B1" w:rsidRPr="007A06F5" w:rsidRDefault="004C79B1" w:rsidP="00450DB4">
      <w:pPr>
        <w:spacing w:after="120" w:line="240" w:lineRule="auto"/>
        <w:rPr>
          <w:rFonts w:ascii="Times New Roman" w:hAnsi="Times New Roman" w:cs="Times New Roman"/>
          <w:lang w:val="la-Latn"/>
        </w:rPr>
      </w:pPr>
    </w:p>
    <w:p w14:paraId="232ADE32" w14:textId="6353CFDB" w:rsidR="009E165C"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58" w:name="_Toc194615191"/>
      <w:r w:rsidRPr="007A06F5">
        <w:rPr>
          <w:rFonts w:ascii="Times New Roman" w:hAnsi="Times New Roman" w:cs="Times New Roman"/>
          <w:b/>
          <w:color w:val="000000" w:themeColor="text1"/>
          <w:sz w:val="28"/>
          <w:szCs w:val="28"/>
          <w:lang w:val="la-Latn"/>
        </w:rPr>
        <w:lastRenderedPageBreak/>
        <w:t>Libellus responsionum Gregors an Augustinus von Canterbury, JE 1843, 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(numeriert als</w:t>
      </w:r>
      <w:r w:rsidR="009E165C" w:rsidRPr="007A06F5">
        <w:rPr>
          <w:rFonts w:ascii="Times New Roman" w:hAnsi="Times New Roman" w:cs="Times New Roman"/>
          <w:b/>
          <w:color w:val="000000" w:themeColor="text1"/>
          <w:sz w:val="28"/>
          <w:szCs w:val="28"/>
          <w:lang w:val="la-Latn"/>
        </w:rPr>
        <w:t xml:space="preserve"> VIIII), 104v-105v</w:t>
      </w:r>
      <w:bookmarkEnd w:id="158"/>
      <w:r w:rsidR="009E165C" w:rsidRPr="007A06F5">
        <w:rPr>
          <w:rFonts w:ascii="Times New Roman" w:hAnsi="Times New Roman" w:cs="Times New Roman"/>
          <w:b/>
          <w:color w:val="000000" w:themeColor="text1"/>
          <w:sz w:val="28"/>
          <w:szCs w:val="28"/>
          <w:lang w:val="la-Latn"/>
        </w:rPr>
        <w:t xml:space="preserve"> </w:t>
      </w:r>
    </w:p>
    <w:p w14:paraId="3E9AEEF1" w14:textId="3A75A16C" w:rsidR="00BA5266" w:rsidRPr="007A06F5" w:rsidRDefault="009E165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MGH Epp. 2, S. 335</w:t>
      </w:r>
      <w:r w:rsidR="009042C7" w:rsidRPr="007A06F5">
        <w:rPr>
          <w:rFonts w:ascii="Times New Roman" w:hAnsi="Times New Roman" w:cs="Times New Roman"/>
          <w:lang w:val="la-Latn"/>
        </w:rPr>
        <w:t>.</w:t>
      </w:r>
    </w:p>
    <w:p w14:paraId="2D2ED6B3" w14:textId="0EEFF15B" w:rsidR="009D5DE1" w:rsidRPr="007A06F5" w:rsidRDefault="009D5DE1" w:rsidP="00450DB4">
      <w:pPr>
        <w:spacing w:after="120" w:line="240" w:lineRule="auto"/>
        <w:rPr>
          <w:rFonts w:ascii="Times New Roman" w:hAnsi="Times New Roman" w:cs="Times New Roman"/>
          <w:color w:val="FF0000"/>
          <w:lang w:val="la-Latn"/>
        </w:rPr>
      </w:pPr>
      <w:commentRangeStart w:id="159"/>
      <w:r w:rsidRPr="007A06F5">
        <w:rPr>
          <w:rFonts w:ascii="Times New Roman" w:hAnsi="Times New Roman" w:cs="Times New Roman"/>
          <w:color w:val="FF0000"/>
          <w:lang w:val="la-Latn"/>
        </w:rPr>
        <w:t>INTERROGATIO Augustini.</w:t>
      </w:r>
      <w:commentRangeEnd w:id="159"/>
      <w:r w:rsidR="00A164D7" w:rsidRPr="007A06F5">
        <w:rPr>
          <w:rStyle w:val="Odkaznakoment"/>
          <w:rFonts w:ascii="Times New Roman" w:hAnsi="Times New Roman" w:cs="Times New Roman"/>
          <w:lang w:val="la-Latn"/>
        </w:rPr>
        <w:commentReference w:id="159"/>
      </w:r>
    </w:p>
    <w:p w14:paraId="78EF49D2" w14:textId="17EACE6A" w:rsidR="009D5DE1" w:rsidRPr="007A06F5" w:rsidRDefault="009D5DE1"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lang w:val="la-Latn"/>
        </w:rPr>
        <w:t xml:space="preserve">Vsque ad quotam generationem fideles debeant eum propinquis sibi coniugio copulari et non uertis et cognatis si licieat copulari coniugia. </w:t>
      </w:r>
      <w:commentRangeStart w:id="160"/>
      <w:r w:rsidRPr="007A06F5">
        <w:rPr>
          <w:rFonts w:ascii="Times New Roman" w:hAnsi="Times New Roman" w:cs="Times New Roman"/>
          <w:color w:val="FF0000"/>
          <w:lang w:val="la-Latn"/>
        </w:rPr>
        <w:t>RESPONSIO GREGORII</w:t>
      </w:r>
      <w:r w:rsidR="004A2611" w:rsidRPr="007A06F5">
        <w:rPr>
          <w:rFonts w:ascii="Times New Roman" w:hAnsi="Times New Roman" w:cs="Times New Roman"/>
          <w:color w:val="FF0000"/>
          <w:lang w:val="la-Latn"/>
        </w:rPr>
        <w:t>:</w:t>
      </w:r>
      <w:commentRangeEnd w:id="160"/>
      <w:r w:rsidR="0034771A" w:rsidRPr="007A06F5">
        <w:rPr>
          <w:rStyle w:val="Odkaznakoment"/>
          <w:rFonts w:ascii="Times New Roman" w:hAnsi="Times New Roman" w:cs="Times New Roman"/>
          <w:lang w:val="la-Latn"/>
        </w:rPr>
        <w:commentReference w:id="160"/>
      </w:r>
    </w:p>
    <w:p w14:paraId="58CD7807" w14:textId="05B5AB26" w:rsidR="0066028E" w:rsidRPr="007A06F5" w:rsidRDefault="0066028E"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GREGORIUS AUGUSTINO EPISCOPO</w:t>
      </w:r>
      <w:r w:rsidR="009B2994" w:rsidRPr="007A06F5">
        <w:rPr>
          <w:rFonts w:ascii="Times New Roman" w:eastAsia="Times New Roman" w:hAnsi="Times New Roman" w:cs="Times New Roman"/>
          <w:strike/>
          <w:sz w:val="24"/>
          <w:szCs w:val="24"/>
          <w:highlight w:val="green"/>
          <w:lang w:val="la-Latn" w:eastAsia="de-DE"/>
        </w:rPr>
        <w:t xml:space="preserve">. </w:t>
      </w:r>
    </w:p>
    <w:p w14:paraId="72E77CB2" w14:textId="301368F7" w:rsidR="0066028E" w:rsidRPr="007A06F5" w:rsidRDefault="0066028E" w:rsidP="00AA5C05">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Per dilectissimos meos filios a Laurentium presbyterum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Petrum monachum fraternitatis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tuae scripta suscepi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quibus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me de multis capitulis requirere curasti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Sed quia praedicti filii podagrae me invenerunt doloribus afflictum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et cum urguerent </w:t>
      </w:r>
      <w:r w:rsidRPr="007A06F5">
        <w:rPr>
          <w:rFonts w:ascii="Times New Roman" w:hAnsi="Times New Roman" w:cs="Times New Roman"/>
          <w:highlight w:val="green"/>
          <w:lang w:val="la-Latn"/>
        </w:rPr>
        <w:t>/ citius se dimitti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ita relaxati sunt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ut in eadem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me dolori</w:t>
      </w:r>
      <w:r w:rsidR="00183BC2" w:rsidRPr="007A06F5">
        <w:rPr>
          <w:rFonts w:ascii="Times New Roman" w:hAnsi="Times New Roman" w:cs="Times New Roman"/>
          <w:highlight w:val="green"/>
          <w:lang w:val="la-Latn"/>
        </w:rPr>
        <w:t>s afflictione</w:t>
      </w:r>
      <w:r w:rsidR="009B2994" w:rsidRPr="007A06F5">
        <w:rPr>
          <w:rFonts w:ascii="Times New Roman" w:hAnsi="Times New Roman" w:cs="Times New Roman"/>
          <w:highlight w:val="green"/>
          <w:lang w:val="la-Latn"/>
        </w:rPr>
        <w:t xml:space="preserve"> </w:t>
      </w:r>
      <w:r w:rsidR="00183BC2" w:rsidRPr="007A06F5">
        <w:rPr>
          <w:rFonts w:ascii="Times New Roman" w:hAnsi="Times New Roman" w:cs="Times New Roman"/>
          <w:highlight w:val="green"/>
          <w:lang w:val="la-Latn"/>
        </w:rPr>
        <w:t>relinquerent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singulis quibusque capitulis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ut debui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latius respondere non valui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Primo capitulo</w:t>
      </w:r>
      <w:r w:rsidR="009B2994" w:rsidRPr="007A06F5">
        <w:rPr>
          <w:rFonts w:ascii="Times New Roman" w:hAnsi="Times New Roman" w:cs="Times New Roman"/>
          <w:highlight w:val="green"/>
          <w:lang w:val="la-Latn"/>
        </w:rPr>
        <w:t xml:space="preserve"> </w:t>
      </w:r>
      <w:r w:rsidR="001020A1" w:rsidRPr="007A06F5">
        <w:rPr>
          <w:rFonts w:ascii="Times New Roman" w:hAnsi="Times New Roman" w:cs="Times New Roman"/>
          <w:highlight w:val="green"/>
          <w:lang w:val="la-Latn"/>
        </w:rPr>
        <w:t>„</w:t>
      </w:r>
      <w:r w:rsidRPr="007A06F5">
        <w:rPr>
          <w:rFonts w:ascii="Times New Roman" w:hAnsi="Times New Roman" w:cs="Times New Roman"/>
          <w:highlight w:val="green"/>
          <w:lang w:val="la-Latn"/>
        </w:rPr>
        <w:t>de episcopis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qualiter</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cum suis clericis conversentur</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vel</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his quae fidelium oblationibus accedunt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altario quantae debeant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fieri portiones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et qualiter episcopus agere in ecclesia debeat</w:t>
      </w:r>
      <w:r w:rsidR="005D4A29" w:rsidRPr="007A06F5">
        <w:rPr>
          <w:rFonts w:ascii="Times New Roman" w:hAnsi="Times New Roman" w:cs="Times New Roman"/>
          <w:highlight w:val="green"/>
          <w:lang w:val="la-Latn"/>
        </w:rPr>
        <w:t>.</w:t>
      </w:r>
      <w:r w:rsidRPr="007A06F5">
        <w:rPr>
          <w:rFonts w:ascii="Times New Roman" w:hAnsi="Times New Roman" w:cs="Times New Roman"/>
          <w:highlight w:val="green"/>
          <w:lang w:val="la-Latn"/>
        </w:rPr>
        <w:t>" Sacra scriptura testatur</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quam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te bene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nosse non est dubium</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et specialiter</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beati Pauli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ad</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Timotheum epistolae</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in quibus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eum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erudire studuit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qualiter</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in domo Dei conversari debuisset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Change w:id="161" w:author="Kalhous, David" w:date="2017-07-11T11:23:00Z">
            <w:rPr>
              <w:strike/>
              <w:highlight w:val="green"/>
            </w:rPr>
          </w:rPrChange>
        </w:rPr>
        <w:t>Mos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autem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sedis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apostolicae est ordinatis episcopis praecepta</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tradere</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ut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ex</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omni stipendio quod accedit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color w:val="FF0000"/>
          <w:highlight w:val="green"/>
          <w:lang w:val="la-Latn"/>
        </w:rPr>
        <w:t>quattuor debeant fieri portiones</w:t>
      </w:r>
      <w:r w:rsidR="009B2994" w:rsidRPr="007A06F5">
        <w:rPr>
          <w:rFonts w:ascii="Times New Roman" w:hAnsi="Times New Roman" w:cs="Times New Roman"/>
          <w:color w:val="FF0000"/>
          <w:highlight w:val="green"/>
          <w:lang w:val="la-Latn"/>
        </w:rPr>
        <w:t xml:space="preserve">, </w:t>
      </w:r>
      <w:r w:rsidR="00B74F78" w:rsidRPr="007A06F5">
        <w:rPr>
          <w:rFonts w:ascii="Times New Roman" w:hAnsi="Times New Roman" w:cs="Times New Roman"/>
          <w:color w:val="FF0000"/>
          <w:highlight w:val="green"/>
          <w:lang w:val="la-Latn"/>
        </w:rPr>
        <w:t>una videlicet episcopo et fami</w:t>
      </w:r>
      <w:r w:rsidRPr="007A06F5">
        <w:rPr>
          <w:rFonts w:ascii="Times New Roman" w:hAnsi="Times New Roman" w:cs="Times New Roman"/>
          <w:color w:val="FF0000"/>
          <w:highlight w:val="green"/>
          <w:lang w:val="la-Latn"/>
        </w:rPr>
        <w:t>liae propter hospitalitatem atque susceptionem</w:t>
      </w:r>
      <w:r w:rsidR="00762AD2" w:rsidRPr="007A06F5">
        <w:rPr>
          <w:rFonts w:ascii="Times New Roman" w:hAnsi="Times New Roman" w:cs="Times New Roman"/>
          <w:color w:val="FF0000"/>
          <w:highlight w:val="green"/>
          <w:lang w:val="la-Latn"/>
        </w:rPr>
        <w:t>,</w:t>
      </w:r>
      <w:r w:rsidR="009B2994" w:rsidRPr="007A06F5">
        <w:rPr>
          <w:rFonts w:ascii="Times New Roman" w:hAnsi="Times New Roman" w:cs="Times New Roman"/>
          <w:color w:val="FF0000"/>
          <w:highlight w:val="green"/>
          <w:lang w:val="la-Latn"/>
        </w:rPr>
        <w:t xml:space="preserve"> </w:t>
      </w:r>
      <w:r w:rsidRPr="007A06F5">
        <w:rPr>
          <w:rFonts w:ascii="Times New Roman" w:hAnsi="Times New Roman" w:cs="Times New Roman"/>
          <w:color w:val="FF0000"/>
          <w:highlight w:val="green"/>
          <w:lang w:val="la-Latn"/>
        </w:rPr>
        <w:t>alia clero</w:t>
      </w:r>
      <w:r w:rsidR="009B2994" w:rsidRPr="007A06F5">
        <w:rPr>
          <w:rFonts w:ascii="Times New Roman" w:hAnsi="Times New Roman" w:cs="Times New Roman"/>
          <w:color w:val="FF0000"/>
          <w:highlight w:val="green"/>
          <w:lang w:val="la-Latn"/>
        </w:rPr>
        <w:t xml:space="preserve">, </w:t>
      </w:r>
      <w:r w:rsidRPr="007A06F5">
        <w:rPr>
          <w:rFonts w:ascii="Times New Roman" w:hAnsi="Times New Roman" w:cs="Times New Roman"/>
          <w:color w:val="FF0000"/>
          <w:highlight w:val="green"/>
          <w:lang w:val="la-Latn"/>
        </w:rPr>
        <w:t>tertia pauperibus</w:t>
      </w:r>
      <w:r w:rsidR="009B2994" w:rsidRPr="007A06F5">
        <w:rPr>
          <w:rFonts w:ascii="Times New Roman" w:hAnsi="Times New Roman" w:cs="Times New Roman"/>
          <w:color w:val="FF0000"/>
          <w:highlight w:val="green"/>
          <w:lang w:val="la-Latn"/>
        </w:rPr>
        <w:t xml:space="preserve">, </w:t>
      </w:r>
      <w:r w:rsidRPr="007A06F5">
        <w:rPr>
          <w:rFonts w:ascii="Times New Roman" w:hAnsi="Times New Roman" w:cs="Times New Roman"/>
          <w:color w:val="FF0000"/>
          <w:highlight w:val="green"/>
          <w:lang w:val="la-Latn"/>
        </w:rPr>
        <w:t>quarta ecclesiis reparandis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Sed quia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tua fraternitas monasterii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regulis erudita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seorsum vivere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non debet 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clericis suis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in ecclesia Anglorum</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quae auctore Deo nuper adhuc ad</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fidem perducta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est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hanc debet conversationem instituere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quae initio nascentis ecclesiae fuit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patribus nostris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in quibus nullus eorum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ex his quae possidebant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ali quid suum</w:t>
      </w:r>
      <w:r w:rsidR="009B2994" w:rsidRPr="007A06F5">
        <w:rPr>
          <w:rFonts w:ascii="Times New Roman" w:hAnsi="Times New Roman" w:cs="Times New Roman"/>
          <w:highlight w:val="green"/>
          <w:lang w:val="la-Latn"/>
        </w:rPr>
        <w:t xml:space="preserve"> </w:t>
      </w:r>
      <w:r w:rsidR="00AA5C05" w:rsidRPr="007A06F5">
        <w:rPr>
          <w:rFonts w:ascii="Times New Roman" w:hAnsi="Times New Roman" w:cs="Times New Roman"/>
          <w:highlight w:val="green"/>
          <w:lang w:val="la-Latn"/>
        </w:rPr>
        <w:t>esse dicebat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sed erant eis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omnia communia</w:t>
      </w:r>
      <w:r w:rsidR="009B2994" w:rsidRPr="007A06F5">
        <w:rPr>
          <w:rFonts w:ascii="Times New Roman" w:hAnsi="Times New Roman" w:cs="Times New Roman"/>
          <w:highlight w:val="green"/>
          <w:lang w:val="la-Latn"/>
        </w:rPr>
        <w:t xml:space="preserve">. </w:t>
      </w:r>
      <w:r w:rsidR="00B74F78" w:rsidRPr="007A06F5">
        <w:rPr>
          <w:rFonts w:ascii="Times New Roman" w:hAnsi="Times New Roman" w:cs="Times New Roman"/>
          <w:highlight w:val="green"/>
          <w:lang w:val="la-Latn"/>
        </w:rPr>
        <w:t xml:space="preserve">Si </w:t>
      </w:r>
      <w:r w:rsidRPr="007A06F5">
        <w:rPr>
          <w:rFonts w:ascii="Times New Roman" w:hAnsi="Times New Roman" w:cs="Times New Roman"/>
          <w:highlight w:val="green"/>
          <w:lang w:val="la-Latn"/>
        </w:rPr>
        <w:t>qui vero sunt clerici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extra sacros ordines constituti</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qui se continere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non possunt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sortiri uxores debent et stipendia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sua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exterius accipere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quia et de eisdem patribus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quibus praefati sumus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novimus scriptum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quod</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dividebatur</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singulis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prout cuique opus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erat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De eorum quoque stipendio cogitandum atque providendum est</w:t>
      </w:r>
      <w:r w:rsidR="00762AD2" w:rsidRPr="007A06F5">
        <w:rPr>
          <w:rFonts w:ascii="Times New Roman" w:hAnsi="Times New Roman" w:cs="Times New Roman"/>
          <w:highlight w:val="green"/>
          <w:lang w:val="la-Latn"/>
        </w:rPr>
        <w: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sub ecclesiastica regula sunt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tenendi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ut bonis moribus vivant et canendis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psalmis invigilent</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et ab</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omnibus inlicitis</w:t>
      </w:r>
      <w:r w:rsidR="009B2994" w:rsidRPr="007A06F5">
        <w:rPr>
          <w:rFonts w:ascii="Times New Roman" w:hAnsi="Times New Roman" w:cs="Times New Roman"/>
          <w:highlight w:val="green"/>
          <w:lang w:val="la-Latn"/>
        </w:rPr>
        <w:t xml:space="preserve"> </w:t>
      </w:r>
      <w:r w:rsidR="00183BC2" w:rsidRPr="007A06F5">
        <w:rPr>
          <w:rFonts w:ascii="Times New Roman" w:hAnsi="Times New Roman" w:cs="Times New Roman"/>
          <w:highlight w:val="green"/>
          <w:lang w:val="la-Latn"/>
        </w:rPr>
        <w:t>cor et linguam</w:t>
      </w:r>
      <w:r w:rsidR="009B2994" w:rsidRPr="007A06F5">
        <w:rPr>
          <w:rFonts w:ascii="Times New Roman" w:hAnsi="Times New Roman" w:cs="Times New Roman"/>
          <w:highlight w:val="green"/>
          <w:lang w:val="la-Latn"/>
        </w:rPr>
        <w:t xml:space="preserve"> </w:t>
      </w:r>
      <w:r w:rsidR="00183BC2" w:rsidRPr="007A06F5">
        <w:rPr>
          <w:rFonts w:ascii="Times New Roman" w:hAnsi="Times New Roman" w:cs="Times New Roman"/>
          <w:highlight w:val="green"/>
          <w:lang w:val="la-Latn"/>
        </w:rPr>
        <w:t xml:space="preserve">et corpus Deo </w:t>
      </w:r>
      <w:r w:rsidRPr="007A06F5">
        <w:rPr>
          <w:rFonts w:ascii="Times New Roman" w:hAnsi="Times New Roman" w:cs="Times New Roman"/>
          <w:highlight w:val="green"/>
          <w:lang w:val="la-Latn"/>
        </w:rPr>
        <w:t>auctore conservent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Communi autem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vita viventibus iam de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faciendis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portionibus vel exhibenda hospitalitate et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adimplenda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misericordia nobis quid erit loquendum</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cum omne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quod</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superest in causis piis ac religiosis erogandum est Domino</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magistro / omnium docente</w:t>
      </w:r>
      <w:r w:rsidR="00FF3D92" w:rsidRPr="007A06F5">
        <w:rPr>
          <w:rFonts w:ascii="Times New Roman" w:hAnsi="Times New Roman" w:cs="Times New Roman"/>
          <w:highlight w:val="green"/>
          <w:lang w:val="la-Latn"/>
        </w:rPr>
        <w:t xml:space="preserve">: </w:t>
      </w:r>
      <w:r w:rsidR="00B74F78" w:rsidRPr="007A06F5">
        <w:rPr>
          <w:rFonts w:ascii="Times New Roman" w:hAnsi="Times New Roman" w:cs="Times New Roman"/>
          <w:highlight w:val="green"/>
          <w:lang w:val="la-Latn"/>
        </w:rPr>
        <w:t>‚</w:t>
      </w:r>
      <w:r w:rsidRPr="007A06F5">
        <w:rPr>
          <w:rFonts w:ascii="Times New Roman" w:hAnsi="Times New Roman" w:cs="Times New Roman"/>
          <w:highlight w:val="green"/>
          <w:lang w:val="la-Latn"/>
        </w:rPr>
        <w:t>Quod superest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date elemosinam</w:t>
      </w:r>
      <w:r w:rsidR="009B2994" w:rsidRPr="007A06F5">
        <w:rPr>
          <w:rFonts w:ascii="Times New Roman" w:hAnsi="Times New Roman" w:cs="Times New Roman"/>
          <w:highlight w:val="green"/>
          <w:lang w:val="la-Latn"/>
        </w:rPr>
        <w:t xml:space="preserve">, </w:t>
      </w:r>
      <w:r w:rsidR="00183BC2" w:rsidRPr="007A06F5">
        <w:rPr>
          <w:rFonts w:ascii="Times New Roman" w:hAnsi="Times New Roman" w:cs="Times New Roman"/>
          <w:highlight w:val="green"/>
          <w:lang w:val="la-Latn"/>
        </w:rPr>
        <w:t>et</w:t>
      </w:r>
      <w:r w:rsidR="009B2994" w:rsidRPr="007A06F5">
        <w:rPr>
          <w:rFonts w:ascii="Times New Roman" w:hAnsi="Times New Roman" w:cs="Times New Roman"/>
          <w:highlight w:val="green"/>
          <w:lang w:val="la-Latn"/>
        </w:rPr>
        <w:t xml:space="preserve"> </w:t>
      </w:r>
      <w:r w:rsidR="00183BC2" w:rsidRPr="007A06F5">
        <w:rPr>
          <w:rFonts w:ascii="Times New Roman" w:hAnsi="Times New Roman" w:cs="Times New Roman"/>
          <w:highlight w:val="green"/>
          <w:lang w:val="la-Latn"/>
        </w:rPr>
        <w:t xml:space="preserve">ecce omnia munda e sunt </w:t>
      </w:r>
      <w:r w:rsidR="00B74F78" w:rsidRPr="007A06F5">
        <w:rPr>
          <w:rFonts w:ascii="Times New Roman" w:hAnsi="Times New Roman" w:cs="Times New Roman"/>
          <w:highlight w:val="green"/>
          <w:lang w:val="la-Latn"/>
        </w:rPr>
        <w:t>vobis'</w:t>
      </w:r>
      <w:r w:rsidRPr="007A06F5">
        <w:rPr>
          <w:rFonts w:ascii="Times New Roman" w:hAnsi="Times New Roman" w:cs="Times New Roman"/>
          <w:highlight w:val="green"/>
          <w:lang w:val="la-Latn"/>
        </w:rPr>
        <w:t xml:space="preserve">? </w:t>
      </w:r>
    </w:p>
    <w:p w14:paraId="77F75224" w14:textId="7517D3E0" w:rsidR="0066028E" w:rsidRPr="007A06F5" w:rsidRDefault="0066028E"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II</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020A1" w:rsidRPr="007A06F5">
        <w:rPr>
          <w:rFonts w:ascii="Times New Roman" w:eastAsia="Times New Roman" w:hAnsi="Times New Roman" w:cs="Times New Roman"/>
          <w:sz w:val="24"/>
          <w:szCs w:val="24"/>
          <w:highlight w:val="green"/>
          <w:lang w:val="la-Latn" w:eastAsia="de-DE"/>
        </w:rPr>
        <w:t>„</w:t>
      </w:r>
      <w:r w:rsidRPr="007A06F5">
        <w:rPr>
          <w:rFonts w:ascii="Times New Roman" w:eastAsia="Times New Roman" w:hAnsi="Times New Roman" w:cs="Times New Roman"/>
          <w:sz w:val="24"/>
          <w:szCs w:val="24"/>
          <w:highlight w:val="green"/>
          <w:lang w:val="la-Latn" w:eastAsia="de-DE"/>
        </w:rPr>
        <w:t>Cum una sit fides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sunt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ecclesiarum diversae</w:t>
      </w:r>
      <w:r w:rsidR="00183BC2" w:rsidRPr="007A06F5">
        <w:rPr>
          <w:rFonts w:ascii="Times New Roman" w:eastAsia="Times New Roman" w:hAnsi="Times New Roman" w:cs="Times New Roman"/>
          <w:sz w:val="24"/>
          <w:szCs w:val="24"/>
          <w:highlight w:val="green"/>
          <w:lang w:val="la-Latn" w:eastAsia="de-DE"/>
        </w:rPr>
        <w:t xml:space="preserve"> consuetudines et aliter</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con </w:t>
      </w:r>
      <w:r w:rsidRPr="007A06F5">
        <w:rPr>
          <w:rFonts w:ascii="Times New Roman" w:eastAsia="Times New Roman" w:hAnsi="Times New Roman" w:cs="Times New Roman"/>
          <w:sz w:val="24"/>
          <w:szCs w:val="24"/>
          <w:highlight w:val="green"/>
          <w:lang w:val="la-Latn" w:eastAsia="de-DE"/>
        </w:rPr>
        <w:t>suetudo missarum in sancta Romana ecclesia atque ali</w:t>
      </w:r>
      <w:r w:rsidR="00183BC2" w:rsidRPr="007A06F5">
        <w:rPr>
          <w:rFonts w:ascii="Times New Roman" w:eastAsia="Times New Roman" w:hAnsi="Times New Roman" w:cs="Times New Roman"/>
          <w:sz w:val="24"/>
          <w:szCs w:val="24"/>
          <w:highlight w:val="green"/>
          <w:lang w:val="la-Latn" w:eastAsia="de-DE"/>
        </w:rPr>
        <w:t>ter</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in Galliarum ecelesiis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tenetur</w:t>
      </w:r>
      <w:r w:rsidR="005D4A29" w:rsidRPr="007A06F5">
        <w:rPr>
          <w:rFonts w:ascii="Times New Roman" w:eastAsia="Times New Roman" w:hAnsi="Times New Roman" w:cs="Times New Roman"/>
          <w:sz w:val="24"/>
          <w:szCs w:val="24"/>
          <w:highlight w:val="green"/>
          <w:lang w:val="la-Latn" w:eastAsia="de-DE"/>
        </w:rPr>
        <w:t>.</w:t>
      </w:r>
      <w:r w:rsidRPr="007A06F5">
        <w:rPr>
          <w:rFonts w:ascii="Times New Roman" w:eastAsia="Times New Roman" w:hAnsi="Times New Roman" w:cs="Times New Roman"/>
          <w:sz w:val="24"/>
          <w:szCs w:val="24"/>
          <w:highlight w:val="green"/>
          <w:lang w:val="la-Latn" w:eastAsia="de-DE"/>
        </w:rPr>
        <w:t>" Novit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fraternitas tua Romanae ecclesiae con</w:t>
      </w:r>
      <w:r w:rsidR="00183BC2" w:rsidRPr="007A06F5">
        <w:rPr>
          <w:rFonts w:ascii="Times New Roman" w:eastAsia="Times New Roman" w:hAnsi="Times New Roman" w:cs="Times New Roman"/>
          <w:sz w:val="24"/>
          <w:szCs w:val="24"/>
          <w:highlight w:val="green"/>
          <w:lang w:val="la-Latn" w:eastAsia="de-DE"/>
        </w:rPr>
        <w:t>suetudinem</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in qua se meminit </w:t>
      </w:r>
      <w:r w:rsidR="00AA5C05" w:rsidRPr="007A06F5">
        <w:rPr>
          <w:rFonts w:ascii="Times New Roman" w:eastAsia="Times New Roman" w:hAnsi="Times New Roman" w:cs="Times New Roman"/>
          <w:sz w:val="24"/>
          <w:szCs w:val="24"/>
          <w:highlight w:val="green"/>
          <w:lang w:val="la-Latn" w:eastAsia="de-DE"/>
        </w:rPr>
        <w:t>nutritam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valde amabilem te habeat</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Sed mihi pla</w:t>
      </w:r>
      <w:r w:rsidR="00183BC2" w:rsidRPr="007A06F5">
        <w:rPr>
          <w:rFonts w:ascii="Times New Roman" w:eastAsia="Times New Roman" w:hAnsi="Times New Roman" w:cs="Times New Roman"/>
          <w:sz w:val="24"/>
          <w:szCs w:val="24"/>
          <w:highlight w:val="green"/>
          <w:lang w:val="la-Latn" w:eastAsia="de-DE"/>
        </w:rPr>
        <w:t>cet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sive in Romana sive in </w:t>
      </w:r>
      <w:r w:rsidRPr="007A06F5">
        <w:rPr>
          <w:rFonts w:ascii="Times New Roman" w:eastAsia="Times New Roman" w:hAnsi="Times New Roman" w:cs="Times New Roman"/>
          <w:sz w:val="24"/>
          <w:szCs w:val="24"/>
          <w:highlight w:val="green"/>
          <w:lang w:val="la-Latn" w:eastAsia="de-DE"/>
        </w:rPr>
        <w:t>Galliarum sive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qualibet ecclesia aliquid invenis</w:t>
      </w:r>
      <w:r w:rsidR="00183BC2" w:rsidRPr="007A06F5">
        <w:rPr>
          <w:rFonts w:ascii="Times New Roman" w:eastAsia="Times New Roman" w:hAnsi="Times New Roman" w:cs="Times New Roman"/>
          <w:sz w:val="24"/>
          <w:szCs w:val="24"/>
          <w:highlight w:val="green"/>
          <w:lang w:val="la-Latn" w:eastAsia="de-DE"/>
        </w:rPr>
        <w:t>ti</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quod plus omnipotenti Deo </w:t>
      </w:r>
      <w:r w:rsidRPr="007A06F5">
        <w:rPr>
          <w:rFonts w:ascii="Times New Roman" w:eastAsia="Times New Roman" w:hAnsi="Times New Roman" w:cs="Times New Roman"/>
          <w:sz w:val="24"/>
          <w:szCs w:val="24"/>
          <w:highlight w:val="green"/>
          <w:lang w:val="la-Latn" w:eastAsia="de-DE"/>
        </w:rPr>
        <w:t>possit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placere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sollicite eligas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in Anglorum ecclesia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quae adhuc ad fidem nova est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institutione praecipua</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multis ecclesiis collige</w:t>
      </w:r>
      <w:r w:rsidR="00183BC2" w:rsidRPr="007A06F5">
        <w:rPr>
          <w:rFonts w:ascii="Times New Roman" w:eastAsia="Times New Roman" w:hAnsi="Times New Roman" w:cs="Times New Roman"/>
          <w:sz w:val="24"/>
          <w:szCs w:val="24"/>
          <w:highlight w:val="green"/>
          <w:lang w:val="la-Latn" w:eastAsia="de-DE"/>
        </w:rPr>
        <w:t>re</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potuisti</w:t>
      </w:r>
      <w:r w:rsidR="009B2994" w:rsidRPr="007A06F5">
        <w:rPr>
          <w:rFonts w:ascii="Times New Roman" w:eastAsia="Times New Roman" w:hAnsi="Times New Roman" w:cs="Times New Roman"/>
          <w:sz w:val="24"/>
          <w:szCs w:val="24"/>
          <w:highlight w:val="green"/>
          <w:lang w:val="la-Latn" w:eastAsia="de-DE"/>
        </w:rPr>
        <w:t xml:space="preserve">, </w:t>
      </w:r>
      <w:r w:rsidR="00AA5C05" w:rsidRPr="007A06F5">
        <w:rPr>
          <w:rFonts w:ascii="Times New Roman" w:eastAsia="Times New Roman" w:hAnsi="Times New Roman" w:cs="Times New Roman"/>
          <w:sz w:val="24"/>
          <w:szCs w:val="24"/>
          <w:highlight w:val="green"/>
          <w:lang w:val="la-Latn" w:eastAsia="de-DE"/>
        </w:rPr>
        <w:t>infundas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Non enim pro locis res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sed pro bonis rebus loca </w:t>
      </w:r>
      <w:r w:rsidR="00183BC2" w:rsidRPr="007A06F5">
        <w:rPr>
          <w:rFonts w:ascii="Times New Roman" w:eastAsia="Times New Roman" w:hAnsi="Times New Roman" w:cs="Times New Roman"/>
          <w:sz w:val="24"/>
          <w:szCs w:val="24"/>
          <w:highlight w:val="green"/>
          <w:lang w:val="la-Latn" w:eastAsia="de-DE"/>
        </w:rPr>
        <w:t>amanda sunt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Ex singulis ergo </w:t>
      </w:r>
      <w:r w:rsidRPr="007A06F5">
        <w:rPr>
          <w:rFonts w:ascii="Times New Roman" w:eastAsia="Times New Roman" w:hAnsi="Times New Roman" w:cs="Times New Roman"/>
          <w:sz w:val="24"/>
          <w:szCs w:val="24"/>
          <w:highlight w:val="green"/>
          <w:lang w:val="la-Latn" w:eastAsia="de-DE"/>
        </w:rPr>
        <w:t>quibusque ecclesiis quae pia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quae religiosa 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quae rec</w:t>
      </w:r>
      <w:r w:rsidR="00183BC2" w:rsidRPr="007A06F5">
        <w:rPr>
          <w:rFonts w:ascii="Times New Roman" w:eastAsia="Times New Roman" w:hAnsi="Times New Roman" w:cs="Times New Roman"/>
          <w:sz w:val="24"/>
          <w:szCs w:val="24"/>
          <w:highlight w:val="green"/>
          <w:lang w:val="la-Latn" w:eastAsia="de-DE"/>
        </w:rPr>
        <w:t xml:space="preserve">ta sunt elige et haec quasi in </w:t>
      </w:r>
      <w:r w:rsidRPr="007A06F5">
        <w:rPr>
          <w:rFonts w:ascii="Times New Roman" w:eastAsia="Times New Roman" w:hAnsi="Times New Roman" w:cs="Times New Roman"/>
          <w:sz w:val="24"/>
          <w:szCs w:val="24"/>
          <w:highlight w:val="green"/>
          <w:lang w:val="la-Latn" w:eastAsia="de-DE"/>
        </w:rPr>
        <w:t>fasciculo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collecta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apud Anglorum mentes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consuetudinem depone</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p>
    <w:p w14:paraId="7B2DB927" w14:textId="2BD06AA7" w:rsidR="0066028E" w:rsidRPr="007A06F5" w:rsidRDefault="0066028E"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III</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020A1" w:rsidRPr="007A06F5">
        <w:rPr>
          <w:rFonts w:ascii="Times New Roman" w:eastAsia="Times New Roman" w:hAnsi="Times New Roman" w:cs="Times New Roman"/>
          <w:sz w:val="24"/>
          <w:szCs w:val="24"/>
          <w:highlight w:val="green"/>
          <w:lang w:val="la-Latn" w:eastAsia="de-DE"/>
        </w:rPr>
        <w:t>„</w:t>
      </w:r>
      <w:r w:rsidRPr="007A06F5">
        <w:rPr>
          <w:rFonts w:ascii="Times New Roman" w:eastAsia="Times New Roman" w:hAnsi="Times New Roman" w:cs="Times New Roman"/>
          <w:sz w:val="24"/>
          <w:szCs w:val="24"/>
          <w:highlight w:val="green"/>
          <w:lang w:val="la-Latn" w:eastAsia="de-DE"/>
        </w:rPr>
        <w:t>Obsecro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quid pati debeat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quis aliquid de ec</w:t>
      </w:r>
      <w:r w:rsidR="00183BC2" w:rsidRPr="007A06F5">
        <w:rPr>
          <w:rFonts w:ascii="Times New Roman" w:eastAsia="Times New Roman" w:hAnsi="Times New Roman" w:cs="Times New Roman"/>
          <w:sz w:val="24"/>
          <w:szCs w:val="24"/>
          <w:highlight w:val="green"/>
          <w:lang w:val="la-Latn" w:eastAsia="de-DE"/>
        </w:rPr>
        <w:t>clesia furtu</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abstulerit</w:t>
      </w:r>
      <w:r w:rsidR="005D4A29" w:rsidRPr="007A06F5">
        <w:rPr>
          <w:rFonts w:ascii="Times New Roman" w:eastAsia="Times New Roman" w:hAnsi="Times New Roman" w:cs="Times New Roman"/>
          <w:sz w:val="24"/>
          <w:szCs w:val="24"/>
          <w:highlight w:val="green"/>
          <w:lang w:val="la-Latn" w:eastAsia="de-DE"/>
        </w:rPr>
        <w:t>.</w:t>
      </w:r>
      <w:r w:rsidR="00183BC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Hoc tua fraternitas ex persona furis pensare potest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qualiter valeat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corrigi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Sunt enim quidam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 habentes subsidia furtum perpetrant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et sunt alii</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qui hac in </w:t>
      </w:r>
      <w:r w:rsidRPr="007A06F5">
        <w:rPr>
          <w:rFonts w:ascii="Times New Roman" w:eastAsia="Times New Roman" w:hAnsi="Times New Roman" w:cs="Times New Roman"/>
          <w:sz w:val="24"/>
          <w:szCs w:val="24"/>
          <w:highlight w:val="green"/>
          <w:lang w:val="la-Latn" w:eastAsia="de-DE"/>
        </w:rPr>
        <w:t>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ex inopia delinquunt</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Unde necesse est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qui</w:t>
      </w:r>
      <w:r w:rsidR="00183BC2" w:rsidRPr="007A06F5">
        <w:rPr>
          <w:rFonts w:ascii="Times New Roman" w:eastAsia="Times New Roman" w:hAnsi="Times New Roman" w:cs="Times New Roman"/>
          <w:sz w:val="24"/>
          <w:szCs w:val="24"/>
          <w:highlight w:val="green"/>
          <w:lang w:val="la-Latn" w:eastAsia="de-DE"/>
        </w:rPr>
        <w:t>dam</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damnis</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quidam vero ver</w:t>
      </w:r>
      <w:r w:rsidRPr="007A06F5">
        <w:rPr>
          <w:rFonts w:ascii="Times New Roman" w:eastAsia="Times New Roman" w:hAnsi="Times New Roman" w:cs="Times New Roman"/>
          <w:sz w:val="24"/>
          <w:szCs w:val="24"/>
          <w:highlight w:val="green"/>
          <w:lang w:val="la-Latn" w:eastAsia="de-DE"/>
        </w:rPr>
        <w:t>beribus 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quidam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districtius</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quidam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autem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lenius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corrigantur</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cum paulo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districtius agitur</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ex caritate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agendum est y</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non ex furor</w:t>
      </w:r>
      <w:r w:rsidR="00183BC2" w:rsidRPr="007A06F5">
        <w:rPr>
          <w:rFonts w:ascii="Times New Roman" w:eastAsia="Times New Roman" w:hAnsi="Times New Roman" w:cs="Times New Roman"/>
          <w:sz w:val="24"/>
          <w:szCs w:val="24"/>
          <w:highlight w:val="green"/>
          <w:lang w:val="la-Latn" w:eastAsia="de-DE"/>
        </w:rPr>
        <w:t>e</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quia ipsi hoc</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praestatur </w:t>
      </w:r>
      <w:r w:rsidRPr="007A06F5">
        <w:rPr>
          <w:rFonts w:ascii="Times New Roman" w:eastAsia="Times New Roman" w:hAnsi="Times New Roman" w:cs="Times New Roman"/>
          <w:sz w:val="24"/>
          <w:szCs w:val="24"/>
          <w:highlight w:val="green"/>
          <w:lang w:val="la-Latn" w:eastAsia="de-DE"/>
        </w:rPr>
        <w:t>qui corrigitur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ne gehennae ignibus a tradatur</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w:t>
      </w:r>
      <w:r w:rsidR="00183BC2" w:rsidRPr="007A06F5">
        <w:rPr>
          <w:rFonts w:ascii="Times New Roman" w:eastAsia="Times New Roman" w:hAnsi="Times New Roman" w:cs="Times New Roman"/>
          <w:sz w:val="24"/>
          <w:szCs w:val="24"/>
          <w:highlight w:val="green"/>
          <w:lang w:val="la-Latn" w:eastAsia="de-DE"/>
        </w:rPr>
        <w:t>nim nos fidelibus tenere disci</w:t>
      </w:r>
      <w:r w:rsidRPr="007A06F5">
        <w:rPr>
          <w:rFonts w:ascii="Times New Roman" w:eastAsia="Times New Roman" w:hAnsi="Times New Roman" w:cs="Times New Roman"/>
          <w:sz w:val="24"/>
          <w:szCs w:val="24"/>
          <w:highlight w:val="green"/>
          <w:lang w:val="la-Latn" w:eastAsia="de-DE"/>
        </w:rPr>
        <w:t>plinam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debemus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 boni patres carnalibus filiis solent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quos et pro culpis ver</w:t>
      </w:r>
      <w:r w:rsidRPr="007A06F5">
        <w:rPr>
          <w:rFonts w:ascii="Times New Roman" w:eastAsia="Times New Roman" w:hAnsi="Times New Roman" w:cs="Times New Roman"/>
          <w:sz w:val="24"/>
          <w:szCs w:val="24"/>
          <w:highlight w:val="green"/>
          <w:lang w:val="la-Latn" w:eastAsia="de-DE"/>
        </w:rPr>
        <w:t>beribus feriunt et tamen</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ipsos quos doloribus afflig</w:t>
      </w:r>
      <w:r w:rsidR="00183BC2" w:rsidRPr="007A06F5">
        <w:rPr>
          <w:rFonts w:ascii="Times New Roman" w:eastAsia="Times New Roman" w:hAnsi="Times New Roman" w:cs="Times New Roman"/>
          <w:sz w:val="24"/>
          <w:szCs w:val="24"/>
          <w:highlight w:val="green"/>
          <w:lang w:val="la-Latn" w:eastAsia="de-DE"/>
        </w:rPr>
        <w:t xml:space="preserve">unt habere heredes quaerunt et </w:t>
      </w:r>
      <w:r w:rsidRPr="007A06F5">
        <w:rPr>
          <w:rFonts w:ascii="Times New Roman" w:eastAsia="Times New Roman" w:hAnsi="Times New Roman" w:cs="Times New Roman"/>
          <w:sz w:val="24"/>
          <w:szCs w:val="24"/>
          <w:highlight w:val="green"/>
          <w:lang w:val="la-Latn" w:eastAsia="de-DE"/>
        </w:rPr>
        <w:t>quae</w:t>
      </w:r>
      <w:r w:rsidR="009B2994" w:rsidRPr="007A06F5">
        <w:rPr>
          <w:rFonts w:ascii="Times New Roman" w:eastAsia="Times New Roman" w:hAnsi="Times New Roman" w:cs="Times New Roman"/>
          <w:sz w:val="24"/>
          <w:szCs w:val="24"/>
          <w:highlight w:val="green"/>
          <w:lang w:val="la-Latn" w:eastAsia="de-DE"/>
        </w:rPr>
        <w:t xml:space="preserve"> </w:t>
      </w:r>
      <w:r w:rsidR="00AA5C05" w:rsidRPr="007A06F5">
        <w:rPr>
          <w:rFonts w:ascii="Times New Roman" w:eastAsia="Times New Roman" w:hAnsi="Times New Roman" w:cs="Times New Roman"/>
          <w:sz w:val="24"/>
          <w:szCs w:val="24"/>
          <w:highlight w:val="green"/>
          <w:lang w:val="la-Latn" w:eastAsia="de-DE"/>
        </w:rPr>
        <w:t>possident ipsis servant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quos irati insequi videntu</w:t>
      </w:r>
      <w:r w:rsidR="00183BC2" w:rsidRPr="007A06F5">
        <w:rPr>
          <w:rFonts w:ascii="Times New Roman" w:eastAsia="Times New Roman" w:hAnsi="Times New Roman" w:cs="Times New Roman"/>
          <w:sz w:val="24"/>
          <w:szCs w:val="24"/>
          <w:highlight w:val="green"/>
          <w:lang w:val="la-Latn" w:eastAsia="de-DE"/>
        </w:rPr>
        <w:t>r</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Haec ergo caritas in mente </w:t>
      </w:r>
      <w:r w:rsidRPr="007A06F5">
        <w:rPr>
          <w:rFonts w:ascii="Times New Roman" w:eastAsia="Times New Roman" w:hAnsi="Times New Roman" w:cs="Times New Roman"/>
          <w:sz w:val="24"/>
          <w:szCs w:val="24"/>
          <w:highlight w:val="green"/>
          <w:lang w:val="la-Latn" w:eastAsia="de-DE"/>
        </w:rPr>
        <w:t>tenenda est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ipsa modum correctionis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dictat l</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ita</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ut mens extra rationis regulam omnino nihil</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faciat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Addis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etiam </w:t>
      </w:r>
      <w:r w:rsidR="001020A1" w:rsidRPr="007A06F5">
        <w:rPr>
          <w:rFonts w:ascii="Times New Roman" w:eastAsia="Times New Roman" w:hAnsi="Times New Roman" w:cs="Times New Roman"/>
          <w:sz w:val="24"/>
          <w:szCs w:val="24"/>
          <w:highlight w:val="green"/>
          <w:lang w:val="la-Latn" w:eastAsia="de-DE"/>
        </w:rPr>
        <w:lastRenderedPageBreak/>
        <w:t>„</w:t>
      </w:r>
      <w:r w:rsidRPr="007A06F5">
        <w:rPr>
          <w:rFonts w:ascii="Times New Roman" w:eastAsia="Times New Roman" w:hAnsi="Times New Roman" w:cs="Times New Roman"/>
          <w:sz w:val="24"/>
          <w:szCs w:val="24"/>
          <w:highlight w:val="green"/>
          <w:lang w:val="la-Latn" w:eastAsia="de-DE"/>
        </w:rPr>
        <w:t>quomodo ea quae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furtu</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ecclesiis ab</w:t>
      </w:r>
      <w:r w:rsidR="00183BC2" w:rsidRPr="007A06F5">
        <w:rPr>
          <w:rFonts w:ascii="Times New Roman" w:eastAsia="Times New Roman" w:hAnsi="Times New Roman" w:cs="Times New Roman"/>
          <w:sz w:val="24"/>
          <w:szCs w:val="24"/>
          <w:highlight w:val="green"/>
          <w:lang w:val="la-Latn" w:eastAsia="de-DE"/>
        </w:rPr>
        <w:t>stulerint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reddere debeant</w:t>
      </w:r>
      <w:r w:rsidR="005D4A29" w:rsidRPr="007A06F5">
        <w:rPr>
          <w:rFonts w:ascii="Times New Roman" w:eastAsia="Times New Roman" w:hAnsi="Times New Roman" w:cs="Times New Roman"/>
          <w:sz w:val="24"/>
          <w:szCs w:val="24"/>
          <w:highlight w:val="green"/>
          <w:lang w:val="la-Latn" w:eastAsia="de-DE"/>
        </w:rPr>
        <w:t>.</w:t>
      </w:r>
      <w:r w:rsidR="00183BC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Sed absit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ecclesia cum augmento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recipiat quod de t</w:t>
      </w:r>
      <w:r w:rsidR="00183BC2" w:rsidRPr="007A06F5">
        <w:rPr>
          <w:rFonts w:ascii="Times New Roman" w:eastAsia="Times New Roman" w:hAnsi="Times New Roman" w:cs="Times New Roman"/>
          <w:sz w:val="24"/>
          <w:szCs w:val="24"/>
          <w:highlight w:val="green"/>
          <w:lang w:val="la-Latn" w:eastAsia="de-DE"/>
        </w:rPr>
        <w:t xml:space="preserve">errenis rebus videtur amittere </w:t>
      </w:r>
      <w:r w:rsidRPr="007A06F5">
        <w:rPr>
          <w:rFonts w:ascii="Times New Roman" w:eastAsia="Times New Roman" w:hAnsi="Times New Roman" w:cs="Times New Roman"/>
          <w:sz w:val="24"/>
          <w:szCs w:val="24"/>
          <w:highlight w:val="green"/>
          <w:lang w:val="la-Latn" w:eastAsia="de-DE"/>
        </w:rPr>
        <w:t>et lucra de vanis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quaerat</w:t>
      </w:r>
      <w:r w:rsidR="004A2611" w:rsidRPr="007A06F5">
        <w:rPr>
          <w:rFonts w:ascii="Times New Roman" w:eastAsia="Times New Roman" w:hAnsi="Times New Roman" w:cs="Times New Roman"/>
          <w:sz w:val="24"/>
          <w:szCs w:val="24"/>
          <w:highlight w:val="green"/>
          <w:lang w:val="la-Latn" w:eastAsia="de-DE"/>
        </w:rPr>
        <w:t>.</w:t>
      </w:r>
      <w:r w:rsidR="004A2611" w:rsidRPr="007A06F5">
        <w:rPr>
          <w:rFonts w:ascii="Times New Roman" w:hAnsi="Times New Roman" w:cs="Times New Roman"/>
          <w:highlight w:val="green"/>
          <w:lang w:val="la-Latn"/>
        </w:rPr>
        <w:t xml:space="preserve"> / </w:t>
      </w:r>
      <w:r w:rsidR="009B2994" w:rsidRPr="007A06F5">
        <w:rPr>
          <w:rFonts w:ascii="Times New Roman" w:eastAsia="Times New Roman" w:hAnsi="Times New Roman" w:cs="Times New Roman"/>
          <w:sz w:val="24"/>
          <w:szCs w:val="24"/>
          <w:highlight w:val="green"/>
          <w:lang w:val="la-Latn" w:eastAsia="de-DE"/>
        </w:rPr>
        <w:t xml:space="preserve"> </w:t>
      </w:r>
    </w:p>
    <w:p w14:paraId="2DAAA831" w14:textId="7EF97728" w:rsidR="0066028E" w:rsidRPr="007A06F5" w:rsidRDefault="0066028E" w:rsidP="00183BC2">
      <w:pPr>
        <w:pStyle w:val="Normlnweb"/>
        <w:spacing w:before="0" w:beforeAutospacing="0" w:after="120" w:afterAutospacing="0"/>
        <w:rPr>
          <w:highlight w:val="green"/>
          <w:lang w:val="la-Latn"/>
        </w:rPr>
      </w:pPr>
      <w:r w:rsidRPr="007A06F5">
        <w:rPr>
          <w:highlight w:val="green"/>
          <w:lang w:val="la-Latn"/>
        </w:rPr>
        <w:t>IIII</w:t>
      </w:r>
      <w:r w:rsidR="009042C7" w:rsidRPr="007A06F5">
        <w:rPr>
          <w:highlight w:val="green"/>
          <w:lang w:val="la-Latn"/>
        </w:rPr>
        <w:t>.</w:t>
      </w:r>
      <w:r w:rsidR="009B2994" w:rsidRPr="007A06F5">
        <w:rPr>
          <w:highlight w:val="green"/>
          <w:lang w:val="la-Latn"/>
        </w:rPr>
        <w:t xml:space="preserve"> </w:t>
      </w:r>
      <w:r w:rsidR="001020A1" w:rsidRPr="007A06F5">
        <w:rPr>
          <w:highlight w:val="green"/>
          <w:lang w:val="la-Latn"/>
        </w:rPr>
        <w:t>„</w:t>
      </w:r>
      <w:r w:rsidRPr="007A06F5">
        <w:rPr>
          <w:highlight w:val="green"/>
          <w:lang w:val="la-Latn"/>
        </w:rPr>
        <w:t>Si</w:t>
      </w:r>
      <w:r w:rsidR="009B2994" w:rsidRPr="007A06F5">
        <w:rPr>
          <w:highlight w:val="green"/>
          <w:lang w:val="la-Latn"/>
        </w:rPr>
        <w:t xml:space="preserve"> </w:t>
      </w:r>
      <w:r w:rsidRPr="007A06F5">
        <w:rPr>
          <w:highlight w:val="green"/>
          <w:lang w:val="la-Latn"/>
        </w:rPr>
        <w:t>debeant</w:t>
      </w:r>
      <w:r w:rsidR="009B2994" w:rsidRPr="007A06F5">
        <w:rPr>
          <w:highlight w:val="green"/>
          <w:lang w:val="la-Latn"/>
        </w:rPr>
        <w:t xml:space="preserve"> </w:t>
      </w:r>
      <w:r w:rsidRPr="007A06F5">
        <w:rPr>
          <w:highlight w:val="green"/>
          <w:lang w:val="la-Latn"/>
        </w:rPr>
        <w:t>duo germani fratres singulas sorores accipere</w:t>
      </w:r>
      <w:r w:rsidR="009B2994" w:rsidRPr="007A06F5">
        <w:rPr>
          <w:highlight w:val="green"/>
          <w:lang w:val="la-Latn"/>
        </w:rPr>
        <w:t xml:space="preserve">, </w:t>
      </w:r>
      <w:r w:rsidRPr="007A06F5">
        <w:rPr>
          <w:highlight w:val="green"/>
          <w:lang w:val="la-Latn"/>
        </w:rPr>
        <w:t>quae sunt ab illis longa</w:t>
      </w:r>
      <w:r w:rsidR="009B2994" w:rsidRPr="007A06F5">
        <w:rPr>
          <w:highlight w:val="green"/>
          <w:lang w:val="la-Latn"/>
        </w:rPr>
        <w:t xml:space="preserve"> </w:t>
      </w:r>
      <w:r w:rsidRPr="007A06F5">
        <w:rPr>
          <w:highlight w:val="green"/>
          <w:lang w:val="la-Latn"/>
        </w:rPr>
        <w:t>progenie generatae</w:t>
      </w:r>
      <w:r w:rsidR="005D4A29" w:rsidRPr="007A06F5">
        <w:rPr>
          <w:highlight w:val="green"/>
          <w:lang w:val="la-Latn"/>
        </w:rPr>
        <w:t>.</w:t>
      </w:r>
      <w:r w:rsidR="00C435D7" w:rsidRPr="007A06F5">
        <w:rPr>
          <w:highlight w:val="green"/>
          <w:lang w:val="la-Latn"/>
        </w:rPr>
        <w:t>“</w:t>
      </w:r>
      <w:r w:rsidRPr="007A06F5">
        <w:rPr>
          <w:highlight w:val="green"/>
          <w:lang w:val="la-Latn"/>
        </w:rPr>
        <w:t xml:space="preserve"> Hoc fieri modis omnibus</w:t>
      </w:r>
      <w:r w:rsidR="009B2994" w:rsidRPr="007A06F5">
        <w:rPr>
          <w:highlight w:val="green"/>
          <w:lang w:val="la-Latn"/>
        </w:rPr>
        <w:t xml:space="preserve"> </w:t>
      </w:r>
      <w:r w:rsidRPr="007A06F5">
        <w:rPr>
          <w:highlight w:val="green"/>
          <w:lang w:val="la-Latn"/>
        </w:rPr>
        <w:t>licet</w:t>
      </w:r>
      <w:r w:rsidR="009B2994" w:rsidRPr="007A06F5">
        <w:rPr>
          <w:highlight w:val="green"/>
          <w:lang w:val="la-Latn"/>
        </w:rPr>
        <w:t xml:space="preserve">, </w:t>
      </w:r>
      <w:r w:rsidRPr="007A06F5">
        <w:rPr>
          <w:highlight w:val="green"/>
          <w:lang w:val="la-Latn"/>
        </w:rPr>
        <w:t>nec quicquam</w:t>
      </w:r>
      <w:r w:rsidR="009B2994" w:rsidRPr="007A06F5">
        <w:rPr>
          <w:highlight w:val="green"/>
          <w:lang w:val="la-Latn"/>
        </w:rPr>
        <w:t xml:space="preserve"> </w:t>
      </w:r>
      <w:r w:rsidRPr="007A06F5">
        <w:rPr>
          <w:highlight w:val="green"/>
          <w:lang w:val="la-Latn"/>
        </w:rPr>
        <w:t>in sacris eloquiis invenitur</w:t>
      </w:r>
      <w:r w:rsidR="009B2994" w:rsidRPr="007A06F5">
        <w:rPr>
          <w:highlight w:val="green"/>
          <w:lang w:val="la-Latn"/>
        </w:rPr>
        <w:t xml:space="preserve">, </w:t>
      </w:r>
      <w:r w:rsidRPr="007A06F5">
        <w:rPr>
          <w:highlight w:val="green"/>
          <w:lang w:val="la-Latn"/>
        </w:rPr>
        <w:t>quod huic capitulo contradixisse</w:t>
      </w:r>
      <w:r w:rsidR="009B2994" w:rsidRPr="007A06F5">
        <w:rPr>
          <w:highlight w:val="green"/>
          <w:lang w:val="la-Latn"/>
        </w:rPr>
        <w:t xml:space="preserve"> </w:t>
      </w:r>
      <w:r w:rsidRPr="007A06F5">
        <w:rPr>
          <w:highlight w:val="green"/>
          <w:lang w:val="la-Latn"/>
        </w:rPr>
        <w:t>videatur</w:t>
      </w:r>
      <w:r w:rsidR="009042C7" w:rsidRPr="007A06F5">
        <w:rPr>
          <w:highlight w:val="green"/>
          <w:lang w:val="la-Latn"/>
        </w:rPr>
        <w:t>.</w:t>
      </w:r>
      <w:r w:rsidR="009B2994" w:rsidRPr="007A06F5">
        <w:rPr>
          <w:highlight w:val="green"/>
          <w:lang w:val="la-Latn"/>
        </w:rPr>
        <w:t xml:space="preserve"> </w:t>
      </w:r>
    </w:p>
    <w:p w14:paraId="687AC632" w14:textId="6417FBF4" w:rsidR="0066028E" w:rsidRPr="007A06F5" w:rsidRDefault="0066028E"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lang w:val="la-Latn" w:eastAsia="de-DE"/>
        </w:rPr>
        <w:t>V</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commentRangeStart w:id="162"/>
      <w:r w:rsidR="001020A1"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Usque ad quotam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yellow"/>
          <w:lang w:val="la-Latn" w:eastAsia="de-DE"/>
        </w:rPr>
        <w:t>generationem fideles debean</w:t>
      </w:r>
      <w:r w:rsidR="00183BC2" w:rsidRPr="007A06F5">
        <w:rPr>
          <w:rFonts w:ascii="Times New Roman" w:eastAsia="Times New Roman" w:hAnsi="Times New Roman" w:cs="Times New Roman"/>
          <w:sz w:val="24"/>
          <w:szCs w:val="24"/>
          <w:highlight w:val="yellow"/>
          <w:lang w:val="la-Latn" w:eastAsia="de-DE"/>
        </w:rPr>
        <w:t xml:space="preserve">t cum propinquis sibi coniugio </w:t>
      </w:r>
      <w:r w:rsidRPr="007A06F5">
        <w:rPr>
          <w:rFonts w:ascii="Times New Roman" w:eastAsia="Times New Roman" w:hAnsi="Times New Roman" w:cs="Times New Roman"/>
          <w:sz w:val="24"/>
          <w:szCs w:val="24"/>
          <w:highlight w:val="yellow"/>
          <w:lang w:val="la-Latn" w:eastAsia="de-DE"/>
        </w:rPr>
        <w:t>copulari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novercis et cognatis si liceat copulari coniugio</w:t>
      </w:r>
      <w:r w:rsidR="009042C7" w:rsidRPr="007A06F5">
        <w:rPr>
          <w:rFonts w:ascii="Times New Roman" w:eastAsia="Times New Roman" w:hAnsi="Times New Roman" w:cs="Times New Roman"/>
          <w:sz w:val="24"/>
          <w:szCs w:val="24"/>
          <w:lang w:val="la-Latn" w:eastAsia="de-DE"/>
        </w:rPr>
        <w:t>.</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commentRangeEnd w:id="162"/>
      <w:r w:rsidR="0034771A" w:rsidRPr="007A06F5">
        <w:rPr>
          <w:rStyle w:val="Odkaznakoment"/>
          <w:rFonts w:ascii="Times New Roman" w:hAnsi="Times New Roman" w:cs="Times New Roman"/>
          <w:lang w:val="la-Latn"/>
        </w:rPr>
        <w:commentReference w:id="162"/>
      </w:r>
      <w:r w:rsidRPr="007A06F5">
        <w:rPr>
          <w:rFonts w:ascii="Times New Roman" w:eastAsia="Times New Roman" w:hAnsi="Times New Roman" w:cs="Times New Roman"/>
          <w:sz w:val="24"/>
          <w:szCs w:val="24"/>
          <w:lang w:val="la-Latn" w:eastAsia="de-DE"/>
        </w:rPr>
        <w:t>Et quidem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terrena lex in Romana republica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permittit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sive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fratris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sororis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seu duorum fratrum germanorum vel duarum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w:t>
      </w:r>
      <w:r w:rsidR="00183BC2" w:rsidRPr="007A06F5">
        <w:rPr>
          <w:rFonts w:ascii="Times New Roman" w:eastAsia="Times New Roman" w:hAnsi="Times New Roman" w:cs="Times New Roman"/>
          <w:sz w:val="24"/>
          <w:szCs w:val="24"/>
          <w:lang w:val="la-Latn" w:eastAsia="de-DE"/>
        </w:rPr>
        <w:t>rorum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filius et filia</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misce</w:t>
      </w:r>
      <w:r w:rsidRPr="007A06F5">
        <w:rPr>
          <w:rFonts w:ascii="Times New Roman" w:eastAsia="Times New Roman" w:hAnsi="Times New Roman" w:cs="Times New Roman"/>
          <w:sz w:val="24"/>
          <w:szCs w:val="24"/>
          <w:lang w:val="la-Latn" w:eastAsia="de-DE"/>
        </w:rPr>
        <w:t>antur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experimento didicimus ex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tali coniu</w:t>
      </w:r>
      <w:r w:rsidR="00183BC2" w:rsidRPr="007A06F5">
        <w:rPr>
          <w:rFonts w:ascii="Times New Roman" w:eastAsia="Times New Roman" w:hAnsi="Times New Roman" w:cs="Times New Roman"/>
          <w:sz w:val="24"/>
          <w:szCs w:val="24"/>
          <w:lang w:val="la-Latn" w:eastAsia="de-DE"/>
        </w:rPr>
        <w:t>gio s</w:t>
      </w:r>
      <w:r w:rsidR="00982A9B" w:rsidRPr="007A06F5">
        <w:rPr>
          <w:rFonts w:ascii="Times New Roman" w:eastAsia="Times New Roman" w:hAnsi="Times New Roman" w:cs="Times New Roman"/>
          <w:sz w:val="24"/>
          <w:szCs w:val="24"/>
          <w:lang w:val="la-Latn" w:eastAsia="de-DE"/>
        </w:rPr>
        <w:t>o</w:t>
      </w:r>
      <w:r w:rsidR="00183BC2" w:rsidRPr="007A06F5">
        <w:rPr>
          <w:rFonts w:ascii="Times New Roman" w:eastAsia="Times New Roman" w:hAnsi="Times New Roman" w:cs="Times New Roman"/>
          <w:sz w:val="24"/>
          <w:szCs w:val="24"/>
          <w:lang w:val="la-Latn" w:eastAsia="de-DE"/>
        </w:rPr>
        <w:t>bolem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non poss</w:t>
      </w:r>
      <w:r w:rsidR="00982A9B" w:rsidRPr="007A06F5">
        <w:rPr>
          <w:rFonts w:ascii="Times New Roman" w:eastAsia="Times New Roman" w:hAnsi="Times New Roman" w:cs="Times New Roman"/>
          <w:sz w:val="24"/>
          <w:szCs w:val="24"/>
          <w:lang w:val="la-Latn" w:eastAsia="de-DE"/>
        </w:rPr>
        <w:t>e succ</w:t>
      </w:r>
      <w:r w:rsidR="00183BC2" w:rsidRPr="007A06F5">
        <w:rPr>
          <w:rFonts w:ascii="Times New Roman" w:eastAsia="Times New Roman" w:hAnsi="Times New Roman" w:cs="Times New Roman"/>
          <w:sz w:val="24"/>
          <w:szCs w:val="24"/>
          <w:lang w:val="la-Latn" w:eastAsia="de-DE"/>
        </w:rPr>
        <w:t>res</w:t>
      </w:r>
      <w:r w:rsidRPr="007A06F5">
        <w:rPr>
          <w:rFonts w:ascii="Times New Roman" w:eastAsia="Times New Roman" w:hAnsi="Times New Roman" w:cs="Times New Roman"/>
          <w:sz w:val="24"/>
          <w:szCs w:val="24"/>
          <w:lang w:val="la-Latn" w:eastAsia="de-DE"/>
        </w:rPr>
        <w:t>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sacra lex prohibet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cognationis</w:t>
      </w:r>
      <w:r w:rsidR="009B2994" w:rsidRPr="007A06F5">
        <w:rPr>
          <w:rFonts w:ascii="Times New Roman" w:eastAsia="Times New Roman" w:hAnsi="Times New Roman" w:cs="Times New Roman"/>
          <w:sz w:val="24"/>
          <w:szCs w:val="24"/>
          <w:lang w:val="la-Latn" w:eastAsia="de-DE"/>
        </w:rPr>
        <w:t xml:space="preserve"> </w:t>
      </w:r>
      <w:r w:rsidR="00982A9B" w:rsidRPr="007A06F5">
        <w:rPr>
          <w:rFonts w:ascii="Times New Roman" w:eastAsia="Times New Roman" w:hAnsi="Times New Roman" w:cs="Times New Roman"/>
          <w:sz w:val="24"/>
          <w:szCs w:val="24"/>
          <w:lang w:val="la-Latn" w:eastAsia="de-DE"/>
        </w:rPr>
        <w:t>turpitudinem revelare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necesse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tertia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quarta generatio fidelium licenter sibi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iungi debeat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secunda quam praediximus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 modo debet abstinere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noverca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grave est facinus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et in lege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scriptum est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Turpit</w:t>
      </w:r>
      <w:r w:rsidR="00C435D7" w:rsidRPr="007A06F5">
        <w:rPr>
          <w:rFonts w:ascii="Times New Roman" w:eastAsia="Times New Roman" w:hAnsi="Times New Roman" w:cs="Times New Roman"/>
          <w:sz w:val="24"/>
          <w:szCs w:val="24"/>
          <w:lang w:val="la-Latn" w:eastAsia="de-DE"/>
        </w:rPr>
        <w:t>udinem patris tui non revelabis</w:t>
      </w:r>
      <w:r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Neque enim patris turpitudinem filius revelare </w:t>
      </w:r>
      <w:commentRangeStart w:id="163"/>
      <w:r w:rsidRPr="007A06F5">
        <w:rPr>
          <w:rFonts w:ascii="Times New Roman" w:eastAsia="Times New Roman" w:hAnsi="Times New Roman" w:cs="Times New Roman"/>
          <w:sz w:val="24"/>
          <w:szCs w:val="24"/>
          <w:lang w:val="la-Latn" w:eastAsia="de-DE"/>
        </w:rPr>
        <w:t>potest</w:t>
      </w:r>
      <w:commentRangeEnd w:id="163"/>
      <w:r w:rsidR="00982A9B" w:rsidRPr="007A06F5">
        <w:rPr>
          <w:rStyle w:val="Odkaznakoment"/>
          <w:rFonts w:ascii="Times New Roman" w:hAnsi="Times New Roman" w:cs="Times New Roman"/>
          <w:lang w:val="la-Latn"/>
        </w:rPr>
        <w:commentReference w:id="163"/>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quia scriptum est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‚Erunt duo in carne una</w:t>
      </w:r>
      <w:r w:rsidRPr="007A06F5">
        <w:rPr>
          <w:rFonts w:ascii="Times New Roman" w:eastAsia="Times New Roman" w:hAnsi="Times New Roman" w:cs="Times New Roman"/>
          <w:sz w:val="24"/>
          <w:szCs w:val="24"/>
          <w:lang w:val="la-Latn" w:eastAsia="de-DE"/>
        </w:rPr>
        <w:t>', qui turpitudinem novercae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una caro cum patre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revelare praesumpserit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profecto patris turpitudinem revelavit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cognata quoque miscere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prohibitum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 coniunctionem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priorem caro fratris fuerat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qua re etiam Johannes Baptista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capite trunc</w:t>
      </w:r>
      <w:r w:rsidR="00982A9B" w:rsidRPr="007A06F5">
        <w:rPr>
          <w:rFonts w:ascii="Times New Roman" w:eastAsia="Times New Roman" w:hAnsi="Times New Roman" w:cs="Times New Roman"/>
          <w:sz w:val="24"/>
          <w:szCs w:val="24"/>
          <w:lang w:val="la-Latn" w:eastAsia="de-DE"/>
        </w:rPr>
        <w:t>atus est et sancto martyrio con</w:t>
      </w:r>
      <w:r w:rsidRPr="007A06F5">
        <w:rPr>
          <w:rFonts w:ascii="Times New Roman" w:eastAsia="Times New Roman" w:hAnsi="Times New Roman" w:cs="Times New Roman"/>
          <w:sz w:val="24"/>
          <w:szCs w:val="24"/>
          <w:lang w:val="la-Latn" w:eastAsia="de-DE"/>
        </w:rPr>
        <w:t>summatus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est dictum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Christum negaret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pro C</w:t>
      </w:r>
      <w:r w:rsidR="00FC390A" w:rsidRPr="007A06F5">
        <w:rPr>
          <w:rFonts w:ascii="Times New Roman" w:eastAsia="Times New Roman" w:hAnsi="Times New Roman" w:cs="Times New Roman"/>
          <w:sz w:val="24"/>
          <w:szCs w:val="24"/>
          <w:lang w:val="la-Latn" w:eastAsia="de-DE"/>
        </w:rPr>
        <w:t>hristi confessione occisus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quia isdem dominus noster Iesus Christus dixerat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‚Ego sum veritas</w:t>
      </w:r>
      <w:r w:rsidRPr="007A06F5">
        <w:rPr>
          <w:rFonts w:ascii="Times New Roman" w:eastAsia="Times New Roman" w:hAnsi="Times New Roman" w:cs="Times New Roman"/>
          <w:sz w:val="24"/>
          <w:szCs w:val="24"/>
          <w:lang w:val="la-Latn" w:eastAsia="de-DE"/>
        </w:rPr>
        <w:t>', quia pro veritate Iohannes occisus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videlicet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w:t>
      </w:r>
      <w:r w:rsidR="009B2994"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Christo sanguinem fudit</w:t>
      </w:r>
      <w:r w:rsidR="00982A9B"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 xml:space="preserve">/ </w:t>
      </w:r>
      <w:r w:rsidR="00982A9B" w:rsidRPr="007A06F5">
        <w:rPr>
          <w:rFonts w:ascii="Times New Roman" w:hAnsi="Times New Roman" w:cs="Times New Roman"/>
          <w:lang w:val="la-Latn"/>
        </w:rPr>
        <w:t xml:space="preserve">quia vero </w:t>
      </w:r>
      <w:r w:rsidRPr="007A06F5">
        <w:rPr>
          <w:rFonts w:ascii="Times New Roman" w:hAnsi="Times New Roman" w:cs="Times New Roman"/>
          <w:lang w:val="la-Latn"/>
        </w:rPr>
        <w:t>sunt multi in Anglorum gente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dum adhuc in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infidelitate essent</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huic nefando coniugio dicuntur admixti</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fidem venientes ammonendi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se abstineant et grave hoc esse peccatum cognoscant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tremendum Dei iudicium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timeant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pro carnali dilectione tormenta aeterni cruciatus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incurrant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tamen pro hac re sacri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corporis ac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sanguinis Domini communione privandi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in eis illa ulcisci videantur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in quibus se per ignorantiam ante lavacrum baptismatis </w:t>
      </w:r>
      <w:commentRangeStart w:id="164"/>
      <w:r w:rsidRPr="007A06F5">
        <w:rPr>
          <w:rFonts w:ascii="Times New Roman" w:eastAsia="Times New Roman" w:hAnsi="Times New Roman" w:cs="Times New Roman"/>
          <w:sz w:val="24"/>
          <w:szCs w:val="24"/>
          <w:lang w:val="la-Latn" w:eastAsia="de-DE"/>
        </w:rPr>
        <w:t>astrinxerunt</w:t>
      </w:r>
      <w:commentRangeEnd w:id="164"/>
      <w:r w:rsidR="00841E73" w:rsidRPr="007A06F5">
        <w:rPr>
          <w:rStyle w:val="Odkaznakoment"/>
          <w:rFonts w:ascii="Times New Roman" w:hAnsi="Times New Roman" w:cs="Times New Roman"/>
          <w:lang w:val="la-Latn"/>
        </w:rPr>
        <w:commentReference w:id="164"/>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hoc enim tempore sancta ecclesia quaedam per fervorem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corrigit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quaedam per man suetudinem tolerat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quaedam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 considerationem dissimu</w:t>
      </w:r>
      <w:r w:rsidR="00183BC2" w:rsidRPr="007A06F5">
        <w:rPr>
          <w:rFonts w:ascii="Times New Roman" w:eastAsia="Times New Roman" w:hAnsi="Times New Roman" w:cs="Times New Roman"/>
          <w:sz w:val="24"/>
          <w:szCs w:val="24"/>
          <w:lang w:val="la-Latn" w:eastAsia="de-DE"/>
        </w:rPr>
        <w:t>lat atque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ita portat et dissi</w:t>
      </w:r>
      <w:r w:rsidRPr="007A06F5">
        <w:rPr>
          <w:rFonts w:ascii="Times New Roman" w:eastAsia="Times New Roman" w:hAnsi="Times New Roman" w:cs="Times New Roman"/>
          <w:sz w:val="24"/>
          <w:szCs w:val="24"/>
          <w:lang w:val="la-Latn" w:eastAsia="de-DE"/>
        </w:rPr>
        <w:t>mulat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saepe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malum quod adversatur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portando et dissimulando compescat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Omnes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fidem veniunt ammonendi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tale aliquid audeant perpetrare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perpetraverint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corporis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sanguinis Domini communione privandi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in his qui per ignorantiam fecerunt culpa aliquatenus toleranda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in his fortiter insequenda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metuunt sciendo peccare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C22CAAC" w14:textId="1525FFCF" w:rsidR="00183BC2" w:rsidRPr="007A06F5" w:rsidRDefault="0066028E" w:rsidP="00183BC2">
      <w:pPr>
        <w:spacing w:after="120" w:line="240" w:lineRule="auto"/>
        <w:rPr>
          <w:rFonts w:ascii="Times New Roman" w:hAnsi="Times New Roman" w:cs="Times New Roman"/>
          <w:lang w:val="la-Latn"/>
        </w:rPr>
      </w:pPr>
      <w:r w:rsidRPr="007A06F5">
        <w:rPr>
          <w:rFonts w:ascii="Times New Roman" w:eastAsia="Times New Roman" w:hAnsi="Times New Roman" w:cs="Times New Roman"/>
          <w:sz w:val="24"/>
          <w:szCs w:val="24"/>
          <w:highlight w:val="green"/>
          <w:lang w:val="la-Latn" w:eastAsia="de-DE"/>
        </w:rPr>
        <w:t>VI</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020A1" w:rsidRPr="007A06F5">
        <w:rPr>
          <w:rFonts w:ascii="Times New Roman" w:eastAsia="Times New Roman" w:hAnsi="Times New Roman" w:cs="Times New Roman"/>
          <w:sz w:val="24"/>
          <w:szCs w:val="24"/>
          <w:highlight w:val="green"/>
          <w:lang w:val="la-Latn" w:eastAsia="de-DE"/>
        </w:rPr>
        <w:t>„</w:t>
      </w:r>
      <w:r w:rsidRPr="007A06F5">
        <w:rPr>
          <w:rFonts w:ascii="Times New Roman" w:eastAsia="Times New Roman" w:hAnsi="Times New Roman" w:cs="Times New Roman"/>
          <w:sz w:val="24"/>
          <w:szCs w:val="24"/>
          <w:highlight w:val="green"/>
          <w:lang w:val="la-Latn" w:eastAsia="de-DE"/>
        </w:rPr>
        <w:t>Si longinquitas itineris magna interiacet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w:t>
      </w:r>
      <w:r w:rsidR="00183BC2" w:rsidRPr="007A06F5">
        <w:rPr>
          <w:rFonts w:ascii="Times New Roman" w:eastAsia="Times New Roman" w:hAnsi="Times New Roman" w:cs="Times New Roman"/>
          <w:sz w:val="24"/>
          <w:szCs w:val="24"/>
          <w:highlight w:val="green"/>
          <w:lang w:val="la-Latn" w:eastAsia="de-DE"/>
        </w:rPr>
        <w:t xml:space="preserve"> episcopi non facile valeant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convenire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an debeat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sine aliorum episcoporum praesentia epi</w:t>
      </w:r>
      <w:r w:rsidR="00183BC2" w:rsidRPr="007A06F5">
        <w:rPr>
          <w:rFonts w:ascii="Times New Roman" w:eastAsia="Times New Roman" w:hAnsi="Times New Roman" w:cs="Times New Roman"/>
          <w:sz w:val="24"/>
          <w:szCs w:val="24"/>
          <w:highlight w:val="green"/>
          <w:lang w:val="la-Latn" w:eastAsia="de-DE"/>
        </w:rPr>
        <w:t>scopus</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ordinari y</w:t>
      </w:r>
      <w:r w:rsidR="009B2994" w:rsidRPr="007A06F5">
        <w:rPr>
          <w:rFonts w:ascii="Times New Roman" w:eastAsia="Times New Roman" w:hAnsi="Times New Roman" w:cs="Times New Roman"/>
          <w:sz w:val="24"/>
          <w:szCs w:val="24"/>
          <w:highlight w:val="green"/>
          <w:lang w:val="la-Latn" w:eastAsia="de-DE"/>
        </w:rPr>
        <w:t>.</w:t>
      </w:r>
      <w:r w:rsidR="005D4A29" w:rsidRPr="007A06F5">
        <w:rPr>
          <w:rFonts w:ascii="Times New Roman" w:eastAsia="Times New Roman" w:hAnsi="Times New Roman" w:cs="Times New Roman"/>
          <w:sz w:val="24"/>
          <w:szCs w:val="24"/>
          <w:highlight w:val="green"/>
          <w:lang w:val="la-Latn" w:eastAsia="de-DE"/>
        </w:rPr>
        <w:t>.</w:t>
      </w:r>
      <w:r w:rsidR="00183BC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quidem in Anglorum ecclesia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qua adhuc solu</w:t>
      </w:r>
      <w:r w:rsidR="00183BC2" w:rsidRPr="007A06F5">
        <w:rPr>
          <w:rFonts w:ascii="Times New Roman" w:eastAsia="Times New Roman" w:hAnsi="Times New Roman" w:cs="Times New Roman"/>
          <w:sz w:val="24"/>
          <w:szCs w:val="24"/>
          <w:highlight w:val="green"/>
          <w:lang w:val="la-Latn" w:eastAsia="de-DE"/>
        </w:rPr>
        <w:t>s tu a episcopus inveniris</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ordinare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episcopum non aliter nisi sine episcopis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pot</w:t>
      </w:r>
      <w:r w:rsidR="00183BC2" w:rsidRPr="007A06F5">
        <w:rPr>
          <w:rFonts w:ascii="Times New Roman" w:eastAsia="Times New Roman" w:hAnsi="Times New Roman" w:cs="Times New Roman"/>
          <w:sz w:val="24"/>
          <w:szCs w:val="24"/>
          <w:highlight w:val="green"/>
          <w:lang w:val="la-Latn" w:eastAsia="de-DE"/>
        </w:rPr>
        <w:t>es</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Nam quando de Gallis </w:t>
      </w:r>
      <w:r w:rsidRPr="007A06F5">
        <w:rPr>
          <w:rFonts w:ascii="Times New Roman" w:eastAsia="Times New Roman" w:hAnsi="Times New Roman" w:cs="Times New Roman"/>
          <w:sz w:val="24"/>
          <w:szCs w:val="24"/>
          <w:highlight w:val="green"/>
          <w:lang w:val="la-Latn" w:eastAsia="de-DE"/>
        </w:rPr>
        <w:t>episcopi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veniunt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 in</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ordinatione episcopi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testes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w:t>
      </w:r>
      <w:r w:rsidR="00183BC2" w:rsidRPr="007A06F5">
        <w:rPr>
          <w:rFonts w:ascii="Times New Roman" w:eastAsia="Times New Roman" w:hAnsi="Times New Roman" w:cs="Times New Roman"/>
          <w:sz w:val="24"/>
          <w:szCs w:val="24"/>
          <w:highlight w:val="green"/>
          <w:lang w:val="la-Latn" w:eastAsia="de-DE"/>
        </w:rPr>
        <w:t xml:space="preserve">ssistant? Sed fraternitatem </w:t>
      </w:r>
      <w:r w:rsidRPr="007A06F5">
        <w:rPr>
          <w:rFonts w:ascii="Times New Roman" w:eastAsia="Times New Roman" w:hAnsi="Times New Roman" w:cs="Times New Roman"/>
          <w:sz w:val="24"/>
          <w:szCs w:val="24"/>
          <w:highlight w:val="green"/>
          <w:lang w:val="la-Latn" w:eastAsia="de-DE"/>
        </w:rPr>
        <w:t>tuam ita volumus episcopos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ordinare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ipsi sibi episcopi</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longo intervallo</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minime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disiungantur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quatenus nulla sit necessitas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in ordinatione</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episcopi</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pastores</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quoque </w:t>
      </w:r>
      <w:r w:rsidRPr="007A06F5">
        <w:rPr>
          <w:rFonts w:ascii="Times New Roman" w:eastAsia="Times New Roman" w:hAnsi="Times New Roman" w:cs="Times New Roman"/>
          <w:sz w:val="24"/>
          <w:szCs w:val="24"/>
          <w:highlight w:val="green"/>
          <w:lang w:val="la-Latn" w:eastAsia="de-DE"/>
        </w:rPr>
        <w:t>alii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quorum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praesentia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valde est utilis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facillime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w:t>
      </w:r>
      <w:r w:rsidR="00183BC2" w:rsidRPr="007A06F5">
        <w:rPr>
          <w:rFonts w:ascii="Times New Roman" w:eastAsia="Times New Roman" w:hAnsi="Times New Roman" w:cs="Times New Roman"/>
          <w:sz w:val="24"/>
          <w:szCs w:val="24"/>
          <w:highlight w:val="green"/>
          <w:lang w:val="la-Latn" w:eastAsia="de-DE"/>
        </w:rPr>
        <w:t>beant convenire</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Cum igitur </w:t>
      </w:r>
      <w:r w:rsidRPr="007A06F5">
        <w:rPr>
          <w:rFonts w:ascii="Times New Roman" w:eastAsia="Times New Roman" w:hAnsi="Times New Roman" w:cs="Times New Roman"/>
          <w:sz w:val="24"/>
          <w:szCs w:val="24"/>
          <w:highlight w:val="green"/>
          <w:lang w:val="la-Latn" w:eastAsia="de-DE"/>
        </w:rPr>
        <w:t>auctore Deo ita fuerint episcopi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propinquis sibi lo</w:t>
      </w:r>
      <w:r w:rsidR="00183BC2" w:rsidRPr="007A06F5">
        <w:rPr>
          <w:rFonts w:ascii="Times New Roman" w:eastAsia="Times New Roman" w:hAnsi="Times New Roman" w:cs="Times New Roman"/>
          <w:sz w:val="24"/>
          <w:szCs w:val="24"/>
          <w:highlight w:val="green"/>
          <w:lang w:val="la-Latn" w:eastAsia="de-DE"/>
        </w:rPr>
        <w:t>cis ordinati</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per omnia epi </w:t>
      </w:r>
      <w:r w:rsidRPr="007A06F5">
        <w:rPr>
          <w:rFonts w:ascii="Times New Roman" w:eastAsia="Times New Roman" w:hAnsi="Times New Roman" w:cs="Times New Roman"/>
          <w:sz w:val="24"/>
          <w:szCs w:val="24"/>
          <w:highlight w:val="green"/>
          <w:lang w:val="la-Latn" w:eastAsia="de-DE"/>
        </w:rPr>
        <w:t>scoporum ordinatio sine adgregatis tribus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vel quattuor e</w:t>
      </w:r>
      <w:r w:rsidR="00183BC2" w:rsidRPr="007A06F5">
        <w:rPr>
          <w:rFonts w:ascii="Times New Roman" w:eastAsia="Times New Roman" w:hAnsi="Times New Roman" w:cs="Times New Roman"/>
          <w:sz w:val="24"/>
          <w:szCs w:val="24"/>
          <w:highlight w:val="green"/>
          <w:lang w:val="la-Latn" w:eastAsia="de-DE"/>
        </w:rPr>
        <w:t>piscopis</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fieri non debet 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ipsis rebus spiritalibus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sapienter et mat</w:t>
      </w:r>
      <w:r w:rsidR="00183BC2" w:rsidRPr="007A06F5">
        <w:rPr>
          <w:rFonts w:ascii="Times New Roman" w:eastAsia="Times New Roman" w:hAnsi="Times New Roman" w:cs="Times New Roman"/>
          <w:sz w:val="24"/>
          <w:szCs w:val="24"/>
          <w:highlight w:val="green"/>
          <w:lang w:val="la-Latn" w:eastAsia="de-DE"/>
        </w:rPr>
        <w:t>ure</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disponantur</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exemplum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trahere a rebus etiam carnalibus possumus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Cert</w:t>
      </w:r>
      <w:r w:rsidR="00183BC2" w:rsidRPr="007A06F5">
        <w:rPr>
          <w:rFonts w:ascii="Times New Roman" w:eastAsia="Times New Roman" w:hAnsi="Times New Roman" w:cs="Times New Roman"/>
          <w:sz w:val="24"/>
          <w:szCs w:val="24"/>
          <w:highlight w:val="green"/>
          <w:lang w:val="la-Latn" w:eastAsia="de-DE"/>
        </w:rPr>
        <w:t xml:space="preserve">e enim dum coniugia in mundo </w:t>
      </w:r>
      <w:r w:rsidRPr="007A06F5">
        <w:rPr>
          <w:rFonts w:ascii="Times New Roman" w:eastAsia="Times New Roman" w:hAnsi="Times New Roman" w:cs="Times New Roman"/>
          <w:sz w:val="24"/>
          <w:szCs w:val="24"/>
          <w:highlight w:val="green"/>
          <w:lang w:val="la-Latn" w:eastAsia="de-DE"/>
        </w:rPr>
        <w:t>celebrantur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coniugati quique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convocantur</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qui in vi</w:t>
      </w:r>
      <w:r w:rsidR="00183BC2" w:rsidRPr="007A06F5">
        <w:rPr>
          <w:rFonts w:ascii="Times New Roman" w:eastAsia="Times New Roman" w:hAnsi="Times New Roman" w:cs="Times New Roman"/>
          <w:sz w:val="24"/>
          <w:szCs w:val="24"/>
          <w:highlight w:val="green"/>
          <w:lang w:val="la-Latn" w:eastAsia="de-DE"/>
        </w:rPr>
        <w:t>a iam coniugii praecesserunt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subsequentis quoque copulae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gaudio misceantur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cur no</w:t>
      </w:r>
      <w:r w:rsidR="00183BC2" w:rsidRPr="007A06F5">
        <w:rPr>
          <w:rFonts w:ascii="Times New Roman" w:eastAsia="Times New Roman" w:hAnsi="Times New Roman" w:cs="Times New Roman"/>
          <w:sz w:val="24"/>
          <w:szCs w:val="24"/>
          <w:highlight w:val="green"/>
          <w:lang w:val="la-Latn" w:eastAsia="de-DE"/>
        </w:rPr>
        <w:t>n ergo</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et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in hac spiritali </w:t>
      </w:r>
      <w:r w:rsidRPr="007A06F5">
        <w:rPr>
          <w:rFonts w:ascii="Times New Roman" w:eastAsia="Times New Roman" w:hAnsi="Times New Roman" w:cs="Times New Roman"/>
          <w:sz w:val="24"/>
          <w:szCs w:val="24"/>
          <w:highlight w:val="green"/>
          <w:lang w:val="la-Latn" w:eastAsia="de-DE"/>
        </w:rPr>
        <w:t>ordinatione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 per sacrum mysterium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homo Deo coniun</w:t>
      </w:r>
      <w:r w:rsidR="00183BC2" w:rsidRPr="007A06F5">
        <w:rPr>
          <w:rFonts w:ascii="Times New Roman" w:eastAsia="Times New Roman" w:hAnsi="Times New Roman" w:cs="Times New Roman"/>
          <w:sz w:val="24"/>
          <w:szCs w:val="24"/>
          <w:highlight w:val="green"/>
          <w:lang w:val="la-Latn" w:eastAsia="de-DE"/>
        </w:rPr>
        <w:t>gitur</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tales conveniant</w:t>
      </w:r>
      <w:r w:rsidR="009B2994" w:rsidRPr="007A06F5">
        <w:rPr>
          <w:rFonts w:ascii="Times New Roman" w:eastAsia="Times New Roman" w:hAnsi="Times New Roman" w:cs="Times New Roman"/>
          <w:sz w:val="24"/>
          <w:szCs w:val="24"/>
          <w:highlight w:val="green"/>
          <w:lang w:val="la-Latn" w:eastAsia="de-DE"/>
        </w:rPr>
        <w:t xml:space="preserve">, </w:t>
      </w:r>
      <w:r w:rsidR="00183BC2" w:rsidRPr="007A06F5">
        <w:rPr>
          <w:rFonts w:ascii="Times New Roman" w:eastAsia="Times New Roman" w:hAnsi="Times New Roman" w:cs="Times New Roman"/>
          <w:sz w:val="24"/>
          <w:szCs w:val="24"/>
          <w:highlight w:val="green"/>
          <w:lang w:val="la-Latn" w:eastAsia="de-DE"/>
        </w:rPr>
        <w:t xml:space="preserve">qui </w:t>
      </w:r>
      <w:r w:rsidRPr="007A06F5">
        <w:rPr>
          <w:rFonts w:ascii="Times New Roman" w:eastAsia="Times New Roman" w:hAnsi="Times New Roman" w:cs="Times New Roman"/>
          <w:sz w:val="24"/>
          <w:szCs w:val="24"/>
          <w:highlight w:val="green"/>
          <w:lang w:val="la-Latn" w:eastAsia="de-DE"/>
        </w:rPr>
        <w:t>vel</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provectu</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ordinati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episcopi gaudeant vel pro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eius custodia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omnipotent</w:t>
      </w:r>
      <w:r w:rsidR="00FC390A" w:rsidRPr="007A06F5">
        <w:rPr>
          <w:rFonts w:ascii="Times New Roman" w:eastAsia="Times New Roman" w:hAnsi="Times New Roman" w:cs="Times New Roman"/>
          <w:sz w:val="24"/>
          <w:szCs w:val="24"/>
          <w:highlight w:val="green"/>
          <w:lang w:val="la-Latn" w:eastAsia="de-DE"/>
        </w:rPr>
        <w:t>i Do</w:t>
      </w:r>
      <w:r w:rsidRPr="007A06F5">
        <w:rPr>
          <w:rFonts w:ascii="Times New Roman" w:hAnsi="Times New Roman" w:cs="Times New Roman"/>
          <w:highlight w:val="green"/>
          <w:lang w:val="la-Latn"/>
        </w:rPr>
        <w:t>mino</w:t>
      </w:r>
      <w:r w:rsidR="009B2994" w:rsidRPr="007A06F5">
        <w:rPr>
          <w:rFonts w:ascii="Times New Roman" w:hAnsi="Times New Roman" w:cs="Times New Roman"/>
          <w:highlight w:val="green"/>
          <w:lang w:val="la-Latn"/>
        </w:rPr>
        <w:t xml:space="preserve"> </w:t>
      </w:r>
      <w:r w:rsidR="002C5949" w:rsidRPr="007A06F5">
        <w:rPr>
          <w:rFonts w:ascii="Times New Roman" w:hAnsi="Times New Roman" w:cs="Times New Roman"/>
          <w:highlight w:val="green"/>
          <w:lang w:val="la-Latn"/>
        </w:rPr>
        <w:t>preces pariter fundant</w:t>
      </w:r>
      <w:r w:rsidRPr="007A06F5">
        <w:rPr>
          <w:rFonts w:ascii="Times New Roman" w:hAnsi="Times New Roman" w:cs="Times New Roman"/>
          <w:highlight w:val="green"/>
          <w:lang w:val="la-Latn"/>
        </w:rPr>
        <w:t>?</w:t>
      </w:r>
      <w:r w:rsidRPr="007A06F5">
        <w:rPr>
          <w:rFonts w:ascii="Times New Roman" w:hAnsi="Times New Roman" w:cs="Times New Roman"/>
          <w:lang w:val="la-Latn"/>
        </w:rPr>
        <w:t xml:space="preserve">/ </w:t>
      </w:r>
    </w:p>
    <w:p w14:paraId="05134AB8" w14:textId="016A3576" w:rsidR="00C435D7" w:rsidRPr="007A06F5" w:rsidRDefault="0066028E" w:rsidP="009376ED">
      <w:pPr>
        <w:spacing w:after="120" w:line="240" w:lineRule="auto"/>
        <w:rPr>
          <w:rFonts w:ascii="Times New Roman" w:hAnsi="Times New Roman" w:cs="Times New Roman"/>
          <w:lang w:val="la-Latn"/>
        </w:rPr>
      </w:pPr>
      <w:commentRangeStart w:id="165"/>
      <w:r w:rsidRPr="007A06F5">
        <w:rPr>
          <w:rFonts w:ascii="Times New Roman" w:hAnsi="Times New Roman" w:cs="Times New Roman"/>
          <w:lang w:val="la-Latn"/>
        </w:rPr>
        <w:t>VII</w:t>
      </w:r>
      <w:r w:rsidR="009042C7" w:rsidRPr="007A06F5">
        <w:rPr>
          <w:rFonts w:ascii="Times New Roman" w:hAnsi="Times New Roman" w:cs="Times New Roman"/>
          <w:lang w:val="la-Latn"/>
        </w:rPr>
        <w:t>.</w:t>
      </w:r>
      <w:commentRangeEnd w:id="165"/>
      <w:r w:rsidR="00636851" w:rsidRPr="007A06F5">
        <w:rPr>
          <w:rStyle w:val="Odkaznakoment"/>
          <w:rFonts w:ascii="Times New Roman" w:hAnsi="Times New Roman" w:cs="Times New Roman"/>
          <w:lang w:val="la-Latn"/>
        </w:rPr>
        <w:commentReference w:id="165"/>
      </w:r>
      <w:r w:rsidR="009B2994" w:rsidRPr="007A06F5">
        <w:rPr>
          <w:rFonts w:ascii="Times New Roman" w:hAnsi="Times New Roman" w:cs="Times New Roman"/>
          <w:lang w:val="la-Latn"/>
        </w:rPr>
        <w:t xml:space="preserve"> </w:t>
      </w:r>
      <w:r w:rsidR="001020A1" w:rsidRPr="007A06F5">
        <w:rPr>
          <w:rFonts w:ascii="Times New Roman" w:hAnsi="Times New Roman" w:cs="Times New Roman"/>
          <w:lang w:val="la-Latn"/>
        </w:rPr>
        <w:t>„</w:t>
      </w:r>
      <w:r w:rsidRPr="007A06F5">
        <w:rPr>
          <w:rFonts w:ascii="Times New Roman" w:hAnsi="Times New Roman" w:cs="Times New Roman"/>
          <w:lang w:val="la-Latn"/>
        </w:rPr>
        <w:t>Qualiter debeamus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cum Galliarum atque Brittaniarum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episcopis agere</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In Galliarum episcopis nullam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tibi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w:t>
      </w:r>
      <w:r w:rsidR="00C435D7" w:rsidRPr="007A06F5">
        <w:rPr>
          <w:rFonts w:ascii="Times New Roman" w:eastAsia="Times New Roman" w:hAnsi="Times New Roman" w:cs="Times New Roman"/>
          <w:sz w:val="24"/>
          <w:szCs w:val="24"/>
          <w:lang w:val="la-Latn" w:eastAsia="de-DE"/>
        </w:rPr>
        <w:t>t</w:t>
      </w:r>
      <w:r w:rsidRPr="007A06F5">
        <w:rPr>
          <w:rFonts w:ascii="Times New Roman" w:eastAsia="Times New Roman" w:hAnsi="Times New Roman" w:cs="Times New Roman"/>
          <w:sz w:val="24"/>
          <w:szCs w:val="24"/>
          <w:lang w:val="la-Latn" w:eastAsia="de-DE"/>
        </w:rPr>
        <w:t>em tr</w:t>
      </w:r>
      <w:r w:rsidR="00183BC2" w:rsidRPr="007A06F5">
        <w:rPr>
          <w:rFonts w:ascii="Times New Roman" w:eastAsia="Times New Roman" w:hAnsi="Times New Roman" w:cs="Times New Roman"/>
          <w:sz w:val="24"/>
          <w:szCs w:val="24"/>
          <w:lang w:val="la-Latn" w:eastAsia="de-DE"/>
        </w:rPr>
        <w:t>ibuimus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quia ab antiquis prae</w:t>
      </w:r>
      <w:r w:rsidRPr="007A06F5">
        <w:rPr>
          <w:rFonts w:ascii="Times New Roman" w:eastAsia="Times New Roman" w:hAnsi="Times New Roman" w:cs="Times New Roman"/>
          <w:sz w:val="24"/>
          <w:szCs w:val="24"/>
          <w:lang w:val="la-Latn" w:eastAsia="de-DE"/>
        </w:rPr>
        <w:t>decessorum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meorum temporibus </w:t>
      </w:r>
      <w:r w:rsidRPr="007A06F5">
        <w:rPr>
          <w:rFonts w:ascii="Times New Roman" w:eastAsia="Times New Roman" w:hAnsi="Times New Roman" w:cs="Times New Roman"/>
          <w:sz w:val="24"/>
          <w:szCs w:val="24"/>
          <w:lang w:val="la-Latn" w:eastAsia="de-DE"/>
        </w:rPr>
        <w:lastRenderedPageBreak/>
        <w:t xml:space="preserve">pallium Arelatensis </w:t>
      </w:r>
      <w:r w:rsidR="00183BC2" w:rsidRPr="007A06F5">
        <w:rPr>
          <w:rFonts w:ascii="Times New Roman" w:eastAsia="Times New Roman" w:hAnsi="Times New Roman" w:cs="Times New Roman"/>
          <w:sz w:val="24"/>
          <w:szCs w:val="24"/>
          <w:lang w:val="la-Latn" w:eastAsia="de-DE"/>
        </w:rPr>
        <w:t>episcopus accepit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quem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nos </w:t>
      </w:r>
      <w:r w:rsidRPr="007A06F5">
        <w:rPr>
          <w:rFonts w:ascii="Times New Roman" w:eastAsia="Times New Roman" w:hAnsi="Times New Roman" w:cs="Times New Roman"/>
          <w:sz w:val="24"/>
          <w:szCs w:val="24"/>
          <w:lang w:val="la-Latn" w:eastAsia="de-DE"/>
        </w:rPr>
        <w:t xml:space="preserve">privare </w:t>
      </w:r>
      <w:r w:rsidR="00524CAA" w:rsidRPr="00524CAA">
        <w:rPr>
          <w:rFonts w:ascii="Times New Roman" w:eastAsia="Times New Roman" w:hAnsi="Times New Roman" w:cs="Times New Roman"/>
          <w:b/>
          <w:sz w:val="24"/>
          <w:szCs w:val="24"/>
          <w:lang w:val="la-Latn" w:eastAsia="de-DE"/>
        </w:rPr>
        <w:t>auctorit</w:t>
      </w:r>
      <w:r w:rsidR="00C435D7" w:rsidRPr="007A06F5">
        <w:rPr>
          <w:rFonts w:ascii="Times New Roman" w:eastAsia="Times New Roman" w:hAnsi="Times New Roman" w:cs="Times New Roman"/>
          <w:sz w:val="24"/>
          <w:szCs w:val="24"/>
          <w:lang w:val="la-Latn" w:eastAsia="de-DE"/>
        </w:rPr>
        <w:t>ate percepta minime debemus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igitur contingat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fraternitas tua 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Galliarum provinciam transeat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eodem Arelatense episcopo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agere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qua sunt in episcopis vitia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corrigantur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si forte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disciplinae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vigore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tepidus existat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tuae fraternitatis zelo accendendus 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Cui etiam epistolas </w:t>
      </w:r>
      <w:r w:rsidRPr="007A06F5">
        <w:rPr>
          <w:rFonts w:ascii="Times New Roman" w:eastAsia="Times New Roman" w:hAnsi="Times New Roman" w:cs="Times New Roman"/>
          <w:sz w:val="24"/>
          <w:szCs w:val="24"/>
          <w:lang w:val="la-Latn" w:eastAsia="de-DE"/>
        </w:rPr>
        <w:t>fecimus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cum tuae sanctitatis praesentia in Gallii</w:t>
      </w:r>
      <w:r w:rsidR="00183BC2" w:rsidRPr="007A06F5">
        <w:rPr>
          <w:rFonts w:ascii="Times New Roman" w:eastAsia="Times New Roman" w:hAnsi="Times New Roman" w:cs="Times New Roman"/>
          <w:sz w:val="24"/>
          <w:szCs w:val="24"/>
          <w:lang w:val="la-Latn" w:eastAsia="de-DE"/>
        </w:rPr>
        <w:t>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ipse tota mente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sub </w:t>
      </w:r>
      <w:r w:rsidRPr="007A06F5">
        <w:rPr>
          <w:rFonts w:ascii="Times New Roman" w:eastAsia="Times New Roman" w:hAnsi="Times New Roman" w:cs="Times New Roman"/>
          <w:sz w:val="24"/>
          <w:szCs w:val="24"/>
          <w:lang w:val="la-Latn" w:eastAsia="de-DE"/>
        </w:rPr>
        <w:t>veniat et quae sunt creatoris nostri iussioni contrari</w:t>
      </w:r>
      <w:r w:rsidR="00183BC2" w:rsidRPr="007A06F5">
        <w:rPr>
          <w:rFonts w:ascii="Times New Roman" w:eastAsia="Times New Roman" w:hAnsi="Times New Roman" w:cs="Times New Roman"/>
          <w:sz w:val="24"/>
          <w:szCs w:val="24"/>
          <w:lang w:val="la-Latn" w:eastAsia="de-DE"/>
        </w:rPr>
        <w:t>a ab</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episcoporum moribus com </w:t>
      </w:r>
      <w:r w:rsidRPr="007A06F5">
        <w:rPr>
          <w:rFonts w:ascii="Times New Roman" w:eastAsia="Times New Roman" w:hAnsi="Times New Roman" w:cs="Times New Roman"/>
          <w:sz w:val="24"/>
          <w:szCs w:val="24"/>
          <w:lang w:val="la-Latn" w:eastAsia="de-DE"/>
        </w:rPr>
        <w:t>pescat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Ipse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extra</w:t>
      </w:r>
      <w:r w:rsidR="009B2994" w:rsidRPr="007A06F5">
        <w:rPr>
          <w:rFonts w:ascii="Times New Roman" w:eastAsia="Times New Roman" w:hAnsi="Times New Roman" w:cs="Times New Roman"/>
          <w:sz w:val="24"/>
          <w:szCs w:val="24"/>
          <w:lang w:val="la-Latn" w:eastAsia="de-DE"/>
        </w:rPr>
        <w:t xml:space="preserve">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atem propriam episcopos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Galliarum iudicare non poteris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suadendo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blandiendo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bona quoque tua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opera eorum imitationi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monstrando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pravorum mentes ad sanctitatis studia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reforma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scriptum est in lege</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Per alienam messem transiens falcem mittere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manu spicas a conterere et manducare’. Falcem enim iudicii mittere non potes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ea segete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alteri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videtur esse commissa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per affectum boni operis frumenta dominica e vitiorum suorum paleis exspolia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ecclesiae corpore monendo et persuadendo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quasi mandendo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converte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Quicquid vero ex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 agendum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cum praedicto Arelatensi epi</w:t>
      </w:r>
      <w:r w:rsidRPr="007A06F5">
        <w:rPr>
          <w:rFonts w:ascii="Times New Roman" w:eastAsia="Times New Roman" w:hAnsi="Times New Roman" w:cs="Times New Roman"/>
          <w:sz w:val="24"/>
          <w:szCs w:val="24"/>
          <w:lang w:val="la-Latn" w:eastAsia="de-DE"/>
        </w:rPr>
        <w:t>scopo agatur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praetermitti possit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 quod antiqua patrum constitutio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invenit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Brittanorum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vero omnes episcopos tuae fraternitati committimus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indocti doceantur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infirmi persuasione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roborentur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perversi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corrigantur</w:t>
      </w:r>
      <w:r w:rsidR="009042C7"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00260C47" w:rsidRPr="007A06F5">
        <w:rPr>
          <w:rFonts w:ascii="Times New Roman" w:hAnsi="Times New Roman" w:cs="Times New Roman"/>
          <w:lang w:val="la-Latn"/>
        </w:rPr>
        <w:t xml:space="preserve">/ </w:t>
      </w:r>
    </w:p>
    <w:p w14:paraId="605A605B" w14:textId="0824DB2F" w:rsidR="00260C47" w:rsidRPr="007A06F5" w:rsidRDefault="00260C47" w:rsidP="009376ED">
      <w:pPr>
        <w:spacing w:after="120" w:line="240" w:lineRule="auto"/>
        <w:rPr>
          <w:rFonts w:ascii="Times New Roman" w:eastAsia="Times New Roman" w:hAnsi="Times New Roman" w:cs="Times New Roman"/>
          <w:strike/>
          <w:sz w:val="24"/>
          <w:szCs w:val="24"/>
          <w:highlight w:val="green"/>
          <w:lang w:val="la-Latn" w:eastAsia="de-DE"/>
        </w:rPr>
      </w:pPr>
      <w:commentRangeStart w:id="166"/>
      <w:r w:rsidRPr="007A06F5">
        <w:rPr>
          <w:rFonts w:ascii="Times New Roman" w:hAnsi="Times New Roman" w:cs="Times New Roman"/>
          <w:lang w:val="la-Latn"/>
        </w:rPr>
        <w:t>VIII</w:t>
      </w:r>
      <w:r w:rsidR="009042C7" w:rsidRPr="007A06F5">
        <w:rPr>
          <w:rFonts w:ascii="Times New Roman" w:hAnsi="Times New Roman" w:cs="Times New Roman"/>
          <w:lang w:val="la-Latn"/>
        </w:rPr>
        <w:t>.</w:t>
      </w:r>
      <w:commentRangeEnd w:id="166"/>
      <w:r w:rsidR="00636851" w:rsidRPr="007A06F5">
        <w:rPr>
          <w:rStyle w:val="Odkaznakoment"/>
          <w:rFonts w:ascii="Times New Roman" w:hAnsi="Times New Roman" w:cs="Times New Roman"/>
          <w:lang w:val="la-Latn"/>
        </w:rPr>
        <w:commentReference w:id="166"/>
      </w:r>
      <w:r w:rsidR="009B2994" w:rsidRPr="007A06F5">
        <w:rPr>
          <w:rFonts w:ascii="Times New Roman" w:hAnsi="Times New Roman" w:cs="Times New Roman"/>
          <w:lang w:val="la-Latn"/>
        </w:rPr>
        <w:t xml:space="preserve"> </w:t>
      </w:r>
      <w:r w:rsidR="001020A1" w:rsidRPr="007A06F5">
        <w:rPr>
          <w:rFonts w:ascii="Times New Roman" w:hAnsi="Times New Roman" w:cs="Times New Roman"/>
          <w:lang w:val="la-Latn"/>
        </w:rPr>
        <w:t>„</w:t>
      </w:r>
      <w:r w:rsidRPr="007A06F5">
        <w:rPr>
          <w:rFonts w:ascii="Times New Roman" w:hAnsi="Times New Roman" w:cs="Times New Roman"/>
          <w:lang w:val="la-Latn"/>
        </w:rPr>
        <w:t>Si praegnans mulier debeat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baptizari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aut postquam genuerit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post</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quantum tempus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possit</w:t>
      </w:r>
      <w:r w:rsidR="009B2994" w:rsidRPr="007A06F5">
        <w:rPr>
          <w:rFonts w:ascii="Times New Roman" w:eastAsia="Times New Roman" w:hAnsi="Times New Roman" w:cs="Times New Roman"/>
          <w:sz w:val="24"/>
          <w:szCs w:val="24"/>
          <w:lang w:val="la-Latn" w:eastAsia="de-DE"/>
        </w:rPr>
        <w:t xml:space="preserve"> </w:t>
      </w:r>
      <w:r w:rsidR="002C5949" w:rsidRPr="007A06F5">
        <w:rPr>
          <w:rFonts w:ascii="Times New Roman" w:eastAsia="Times New Roman" w:hAnsi="Times New Roman" w:cs="Times New Roman"/>
          <w:sz w:val="24"/>
          <w:szCs w:val="24"/>
          <w:lang w:val="la-Latn" w:eastAsia="de-DE"/>
        </w:rPr>
        <w:t>ecclesiam intrare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etiam 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morte praeoccupetur 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post quot dies hoc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liceat sacri baptismatis sacramenta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percipere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post quantum temporis huic vir suus possit in carnis a copulatione coniungi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si menstrua consuetudine tenetur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 ecclesiam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intrare ei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lice</w:t>
      </w:r>
      <w:r w:rsidR="00183BC2" w:rsidRPr="007A06F5">
        <w:rPr>
          <w:rFonts w:ascii="Times New Roman" w:eastAsia="Times New Roman" w:hAnsi="Times New Roman" w:cs="Times New Roman"/>
          <w:sz w:val="24"/>
          <w:szCs w:val="24"/>
          <w:lang w:val="la-Latn" w:eastAsia="de-DE"/>
        </w:rPr>
        <w:t>at aut sacrae communionis sacra</w:t>
      </w:r>
      <w:r w:rsidRPr="007A06F5">
        <w:rPr>
          <w:rFonts w:ascii="Times New Roman" w:eastAsia="Times New Roman" w:hAnsi="Times New Roman" w:cs="Times New Roman"/>
          <w:sz w:val="24"/>
          <w:szCs w:val="24"/>
          <w:lang w:val="la-Latn" w:eastAsia="de-DE"/>
        </w:rPr>
        <w:t>menta percipere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vir suae coniugi permixtus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priusquam lavetur aqua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ecclesiam possit intrare vel etiam ad mysterium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sacrae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communionis accedere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omnia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rudi Anglorum genti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oportet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habere comperta</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Hoc non ambigo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fraternitatem tuam esse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requisitam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 iam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responsum reddidisse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 arbitror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hoc quod ipse dicere et sentire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potuisti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credo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mea apud te volueris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responsione firmari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Mulier etenim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praegnans cur non debeat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baptizari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non sit ante omnipotentis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Dei oculos culpa aliqua fecunditas carnis? Nam cum primi parentes nostri in paradiso deliquissent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immortalitatem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acceperant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recto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Dei iudicio perdiderunt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itaque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isdem omnipotens Deus</w:t>
      </w:r>
      <w:r w:rsidR="00E55DD3" w:rsidRPr="007A06F5">
        <w:rPr>
          <w:rFonts w:ascii="Times New Roman" w:eastAsia="Times New Roman" w:hAnsi="Times New Roman" w:cs="Times New Roman"/>
          <w:sz w:val="24"/>
          <w:szCs w:val="24"/>
          <w:lang w:val="la-Latn" w:eastAsia="de-DE"/>
        </w:rPr>
        <w:t xml:space="preserve"> </w:t>
      </w:r>
      <w:r w:rsidR="00FC390A" w:rsidRPr="007A06F5">
        <w:rPr>
          <w:rFonts w:ascii="Times New Roman" w:eastAsia="Times New Roman" w:hAnsi="Times New Roman" w:cs="Times New Roman"/>
          <w:sz w:val="24"/>
          <w:szCs w:val="24"/>
          <w:lang w:val="la-Latn" w:eastAsia="de-DE"/>
        </w:rPr>
        <w:t xml:space="preserve">humanum genus pro </w:t>
      </w:r>
      <w:r w:rsidRPr="007A06F5">
        <w:rPr>
          <w:rFonts w:ascii="Times New Roman" w:eastAsia="Times New Roman" w:hAnsi="Times New Roman" w:cs="Times New Roman"/>
          <w:sz w:val="24"/>
          <w:szCs w:val="24"/>
          <w:lang w:val="la-Latn" w:eastAsia="de-DE"/>
        </w:rPr>
        <w:t>culpa sua funditus extinguere noluit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immortalitatem homini pro peccato suo abstulit et tamen pro benignitate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suae pietatis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w:t>
      </w:r>
      <w:r w:rsidR="00183BC2" w:rsidRPr="007A06F5">
        <w:rPr>
          <w:rFonts w:ascii="Times New Roman" w:eastAsia="Times New Roman" w:hAnsi="Times New Roman" w:cs="Times New Roman"/>
          <w:sz w:val="24"/>
          <w:szCs w:val="24"/>
          <w:lang w:val="la-Latn" w:eastAsia="de-DE"/>
        </w:rPr>
        <w:t>cunditatem ei</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subolis reserva</w:t>
      </w:r>
      <w:r w:rsidRPr="007A06F5">
        <w:rPr>
          <w:rFonts w:ascii="Times New Roman" w:eastAsia="Times New Roman" w:hAnsi="Times New Roman" w:cs="Times New Roman"/>
          <w:sz w:val="24"/>
          <w:szCs w:val="24"/>
          <w:lang w:val="la-Latn" w:eastAsia="de-DE"/>
        </w:rPr>
        <w:t>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ergo naturae humanae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omnipotentis Dei dono servatum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 ratione poterit sacri baptismatis gratia proh</w:t>
      </w:r>
      <w:r w:rsidR="00FC390A" w:rsidRPr="007A06F5">
        <w:rPr>
          <w:rFonts w:ascii="Times New Roman" w:eastAsia="Times New Roman" w:hAnsi="Times New Roman" w:cs="Times New Roman"/>
          <w:sz w:val="24"/>
          <w:szCs w:val="24"/>
          <w:lang w:val="la-Latn" w:eastAsia="de-DE"/>
        </w:rPr>
        <w:t>ibere? In illo quippe mysterio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quo omnis culpa funditus extinguitur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valde stultum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donum gratiae contradicere posse videatur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vero enixa fuerit mulier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post quot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dies debea</w:t>
      </w:r>
      <w:r w:rsidR="00183BC2"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ecclesiam intrare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testa</w:t>
      </w:r>
      <w:r w:rsidRPr="007A06F5">
        <w:rPr>
          <w:rFonts w:ascii="Times New Roman" w:eastAsia="Times New Roman" w:hAnsi="Times New Roman" w:cs="Times New Roman"/>
          <w:sz w:val="24"/>
          <w:szCs w:val="24"/>
          <w:lang w:val="la-Latn" w:eastAsia="de-DE"/>
        </w:rPr>
        <w:t>menti veteris praeceptione didicisti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pro masculo diebus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XXXIII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femina autem diebus LXVI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abstinere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sciendum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mysterio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si hora eadem 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genuerit actura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gratias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nullo peccati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pondere gravatur y</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voluptas etenim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dolor in culpa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carnis autem a commixtione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voluptas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w:t>
      </w:r>
      <w:r w:rsidR="002C5949" w:rsidRPr="007A06F5">
        <w:rPr>
          <w:rFonts w:ascii="Times New Roman" w:eastAsia="Times New Roman" w:hAnsi="Times New Roman" w:cs="Times New Roman"/>
          <w:sz w:val="24"/>
          <w:szCs w:val="24"/>
          <w:lang w:val="la-Latn" w:eastAsia="de-DE"/>
        </w:rPr>
        <w:t>m in prolis prolatione gemitus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et ipsi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primae matri omnium dicitur</w:t>
      </w:r>
      <w:r w:rsidR="00FF3D92" w:rsidRPr="007A06F5">
        <w:rPr>
          <w:rFonts w:ascii="Times New Roman" w:eastAsia="Times New Roman" w:hAnsi="Times New Roman" w:cs="Times New Roman"/>
          <w:sz w:val="24"/>
          <w:szCs w:val="24"/>
          <w:lang w:val="la-Latn" w:eastAsia="de-DE"/>
        </w:rPr>
        <w:t xml:space="preserve">: </w:t>
      </w:r>
      <w:r w:rsidR="002C5949" w:rsidRPr="007A06F5">
        <w:rPr>
          <w:rFonts w:ascii="Times New Roman" w:eastAsia="Times New Roman" w:hAnsi="Times New Roman" w:cs="Times New Roman"/>
          <w:sz w:val="24"/>
          <w:szCs w:val="24"/>
          <w:lang w:val="la-Latn" w:eastAsia="de-DE"/>
        </w:rPr>
        <w:t>‚</w:t>
      </w:r>
      <w:r w:rsidR="00C435D7" w:rsidRPr="007A06F5">
        <w:rPr>
          <w:rFonts w:ascii="Times New Roman" w:eastAsia="Times New Roman" w:hAnsi="Times New Roman" w:cs="Times New Roman"/>
          <w:sz w:val="24"/>
          <w:szCs w:val="24"/>
          <w:lang w:val="la-Latn" w:eastAsia="de-DE"/>
        </w:rPr>
        <w:t>In doloribus paries</w:t>
      </w:r>
      <w:r w:rsidRPr="007A06F5">
        <w:rPr>
          <w:rFonts w:ascii="Times New Roman" w:eastAsia="Times New Roman" w:hAnsi="Times New Roman" w:cs="Times New Roman"/>
          <w:sz w:val="24"/>
          <w:szCs w:val="24"/>
          <w:lang w:val="la-Latn" w:eastAsia="de-DE"/>
        </w:rPr>
        <w:t>'. Si itaque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enixam muliere</w:t>
      </w:r>
      <w:r w:rsidR="00636851" w:rsidRPr="007A06F5">
        <w:rPr>
          <w:rFonts w:ascii="Times New Roman" w:eastAsia="Times New Roman" w:hAnsi="Times New Roman" w:cs="Times New Roman"/>
          <w:sz w:val="24"/>
          <w:szCs w:val="24"/>
          <w:lang w:val="la-Latn" w:eastAsia="de-DE"/>
        </w:rPr>
        <w:t>m prohibemus ecclesiam intrare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ipsam ei poenam suam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culpam deputamus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Baptizare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enixam mulierem vel hoc quod genuerit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mortis periculo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urguetur vel ipsa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hora eadem qua gignit vel hoc quod gignitur eadem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 natum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nullo modo prohibetur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sancti mysterii gratia sicut viventibus atque discernentibus cum magna discretione providenda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his quibus mors inminet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sine ulla dilatione </w:t>
      </w:r>
      <w:r w:rsidRPr="007A06F5">
        <w:rPr>
          <w:rFonts w:ascii="Times New Roman" w:hAnsi="Times New Roman" w:cs="Times New Roman"/>
          <w:lang w:val="la-Latn"/>
        </w:rPr>
        <w:t>/ proferenda</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adhuc tempus ad praebendum redemptionis mysterium quaeritur</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interveniente paululum mora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inveniri non valeat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redimatur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eius vero concubitum vir suus accedere non 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quoadusque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gignitur ablactatur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Prava autem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coniugatorum moribus consuetudo surrexit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mulieres filios quos gignunt nutrire contemnant a eosque aliis mulieribus ad nutriendum tradant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videlicet ex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sola causa incontinentiae videtur inventum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dum se continere nolunt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despiciunt lactare quos gignunt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Hae itaqu</w:t>
      </w:r>
      <w:r w:rsidR="00183BC2" w:rsidRPr="007A06F5">
        <w:rPr>
          <w:rFonts w:ascii="Times New Roman" w:eastAsia="Times New Roman" w:hAnsi="Times New Roman" w:cs="Times New Roman"/>
          <w:sz w:val="24"/>
          <w:szCs w:val="24"/>
          <w:lang w:val="la-Latn" w:eastAsia="de-DE"/>
        </w:rPr>
        <w:t>e quae filios suos ex prava con</w:t>
      </w:r>
      <w:r w:rsidRPr="007A06F5">
        <w:rPr>
          <w:rFonts w:ascii="Times New Roman" w:eastAsia="Times New Roman" w:hAnsi="Times New Roman" w:cs="Times New Roman"/>
          <w:sz w:val="24"/>
          <w:szCs w:val="24"/>
          <w:lang w:val="la-Latn" w:eastAsia="de-DE"/>
        </w:rPr>
        <w:t>suetudine aliis ad nutriendum tradunt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nisi </w:t>
      </w:r>
      <w:r w:rsidRPr="007A06F5">
        <w:rPr>
          <w:rFonts w:ascii="Times New Roman" w:eastAsia="Times New Roman" w:hAnsi="Times New Roman" w:cs="Times New Roman"/>
          <w:sz w:val="24"/>
          <w:szCs w:val="24"/>
          <w:lang w:val="la-Latn" w:eastAsia="de-DE"/>
        </w:rPr>
        <w:lastRenderedPageBreak/>
        <w:t>purgationis tempus transierit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viris suis non debent admisceri</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quippe 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sine partus causa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in suetis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menstruis detinen</w:t>
      </w:r>
      <w:r w:rsidRPr="007A06F5">
        <w:rPr>
          <w:rFonts w:ascii="Times New Roman" w:eastAsia="Times New Roman" w:hAnsi="Times New Roman" w:cs="Times New Roman"/>
          <w:sz w:val="24"/>
          <w:szCs w:val="24"/>
          <w:lang w:val="la-Latn" w:eastAsia="de-DE"/>
        </w:rPr>
        <w:t>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viris suis misceri prohibentur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morte lex sa</w:t>
      </w:r>
      <w:r w:rsidR="00183BC2" w:rsidRPr="007A06F5">
        <w:rPr>
          <w:rFonts w:ascii="Times New Roman" w:eastAsia="Times New Roman" w:hAnsi="Times New Roman" w:cs="Times New Roman"/>
          <w:sz w:val="24"/>
          <w:szCs w:val="24"/>
          <w:lang w:val="la-Latn" w:eastAsia="de-DE"/>
        </w:rPr>
        <w:t>cra feriat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si quis vir ad men</w:t>
      </w:r>
      <w:r w:rsidRPr="007A06F5">
        <w:rPr>
          <w:rFonts w:ascii="Times New Roman" w:eastAsia="Times New Roman" w:hAnsi="Times New Roman" w:cs="Times New Roman"/>
          <w:sz w:val="24"/>
          <w:szCs w:val="24"/>
          <w:lang w:val="la-Latn" w:eastAsia="de-DE"/>
        </w:rPr>
        <w:t>struatam mulierem accedat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cyan"/>
          <w:lang w:val="la-Latn" w:eastAsia="de-DE"/>
        </w:rPr>
        <w:t>Quae tamen mulier</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dum consuetudinem menstruam</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patitur</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prohiberi ecclesiam intrare</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non debet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quia</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ei naturae superfluitas</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in culpam non valet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reputari</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et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per hoc quod invita patitur iustum non est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ut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ingressu ecclesiae privetur</w:t>
      </w:r>
      <w:r w:rsidR="009B2994" w:rsidRPr="007A06F5">
        <w:rPr>
          <w:rFonts w:ascii="Times New Roman" w:eastAsia="Times New Roman" w:hAnsi="Times New Roman" w:cs="Times New Roman"/>
          <w:sz w:val="24"/>
          <w:szCs w:val="24"/>
          <w:highlight w:val="cyan"/>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cyan"/>
          <w:lang w:val="la-Latn" w:eastAsia="de-DE"/>
        </w:rPr>
        <w:t>Novimus namque</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quod mulier</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quae fluxum patiebatur sanguinis</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post tergum Domini humiliter veniens</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vestimenti eius fimbriam tetigit atque ab ea statim sua infirmitas recessit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Si ergo in fluxu sanguinis posita laudabiliter potuit Domini vestimentum</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tangere</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cur quae menstruam sanguinis</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patitur</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ei non liceat Domini ecclesiam</w:t>
      </w:r>
      <w:r w:rsidR="009B2994" w:rsidRPr="007A06F5">
        <w:rPr>
          <w:rFonts w:ascii="Times New Roman" w:eastAsia="Times New Roman" w:hAnsi="Times New Roman" w:cs="Times New Roman"/>
          <w:sz w:val="24"/>
          <w:szCs w:val="24"/>
          <w:highlight w:val="cyan"/>
          <w:lang w:val="la-Latn" w:eastAsia="de-DE"/>
        </w:rPr>
        <w:t xml:space="preserve"> </w:t>
      </w:r>
      <w:r w:rsidR="00FC390A" w:rsidRPr="007A06F5">
        <w:rPr>
          <w:rFonts w:ascii="Times New Roman" w:eastAsia="Times New Roman" w:hAnsi="Times New Roman" w:cs="Times New Roman"/>
          <w:sz w:val="24"/>
          <w:szCs w:val="24"/>
          <w:highlight w:val="cyan"/>
          <w:lang w:val="la-Latn" w:eastAsia="de-DE"/>
        </w:rPr>
        <w:t>intrare</w:t>
      </w:r>
      <w:r w:rsidRPr="007A06F5">
        <w:rPr>
          <w:rFonts w:ascii="Times New Roman" w:eastAsia="Times New Roman" w:hAnsi="Times New Roman" w:cs="Times New Roman"/>
          <w:sz w:val="24"/>
          <w:szCs w:val="24"/>
          <w:highlight w:val="cyan"/>
          <w:lang w:val="la-Latn" w:eastAsia="de-DE"/>
        </w:rPr>
        <w:t>? Sed dicis</w:t>
      </w:r>
      <w:r w:rsidR="00FF3D92"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illam infirmitas compulit</w:t>
      </w:r>
      <w:r w:rsidR="00762AD2" w:rsidRPr="007A06F5">
        <w:rPr>
          <w:rFonts w:ascii="Times New Roman" w:eastAsia="Times New Roman" w:hAnsi="Times New Roman" w:cs="Times New Roman"/>
          <w:sz w:val="24"/>
          <w:szCs w:val="24"/>
          <w:highlight w:val="cyan"/>
          <w:lang w:val="la-Latn" w:eastAsia="de-DE"/>
        </w:rPr>
        <w:t>,</w:t>
      </w:r>
      <w:r w:rsidR="009B2994" w:rsidRPr="007A06F5">
        <w:rPr>
          <w:rFonts w:ascii="Times New Roman" w:eastAsia="Times New Roman" w:hAnsi="Times New Roman" w:cs="Times New Roman"/>
          <w:sz w:val="24"/>
          <w:szCs w:val="24"/>
          <w:highlight w:val="cyan"/>
          <w:lang w:val="la-Latn" w:eastAsia="de-DE"/>
        </w:rPr>
        <w:t xml:space="preserve"> </w:t>
      </w:r>
      <w:r w:rsidRPr="007A06F5">
        <w:rPr>
          <w:rFonts w:ascii="Times New Roman" w:eastAsia="Times New Roman" w:hAnsi="Times New Roman" w:cs="Times New Roman"/>
          <w:sz w:val="24"/>
          <w:szCs w:val="24"/>
          <w:highlight w:val="cyan"/>
          <w:lang w:val="la-Latn" w:eastAsia="de-DE"/>
        </w:rPr>
        <w:t>has vero de quibus l</w:t>
      </w:r>
      <w:r w:rsidR="00636851" w:rsidRPr="007A06F5">
        <w:rPr>
          <w:rFonts w:ascii="Times New Roman" w:eastAsia="Times New Roman" w:hAnsi="Times New Roman" w:cs="Times New Roman"/>
          <w:sz w:val="24"/>
          <w:szCs w:val="24"/>
          <w:highlight w:val="cyan"/>
          <w:lang w:val="la-Latn" w:eastAsia="de-DE"/>
        </w:rPr>
        <w:t>oquimur consuetudo constringit</w:t>
      </w:r>
      <w:r w:rsidR="009B2994" w:rsidRPr="007A06F5">
        <w:rPr>
          <w:rFonts w:ascii="Times New Roman" w:eastAsia="Times New Roman" w:hAnsi="Times New Roman" w:cs="Times New Roman"/>
          <w:sz w:val="24"/>
          <w:szCs w:val="24"/>
          <w:highlight w:val="cyan"/>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Perpende 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frater carissime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omne quod in hac mortali carne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patimur ex infirmitate naturae est digno Dei iudicio post culpam ordinatum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esurire namque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sitire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aestuare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algere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lassescere ex infirmitate naturae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quid est aliud contra famem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alimenta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sitim potum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aestum auras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frigus vestem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lassitudinem requiem quaerere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medicamentum quidem</w:t>
      </w:r>
      <w:r w:rsidR="009B2994" w:rsidRPr="007A06F5">
        <w:rPr>
          <w:rFonts w:ascii="Times New Roman" w:eastAsia="Times New Roman" w:hAnsi="Times New Roman" w:cs="Times New Roman"/>
          <w:sz w:val="24"/>
          <w:szCs w:val="24"/>
          <w:lang w:val="la-Latn" w:eastAsia="de-DE"/>
        </w:rPr>
        <w:t xml:space="preserve"> </w:t>
      </w:r>
      <w:r w:rsidR="00FC390A" w:rsidRPr="007A06F5">
        <w:rPr>
          <w:rFonts w:ascii="Times New Roman" w:eastAsia="Times New Roman" w:hAnsi="Times New Roman" w:cs="Times New Roman"/>
          <w:sz w:val="24"/>
          <w:szCs w:val="24"/>
          <w:lang w:val="la-Latn" w:eastAsia="de-DE"/>
        </w:rPr>
        <w:t>contra aegritudines explorare</w:t>
      </w:r>
      <w:r w:rsidRPr="007A06F5">
        <w:rPr>
          <w:rFonts w:ascii="Times New Roman" w:eastAsia="Times New Roman" w:hAnsi="Times New Roman" w:cs="Times New Roman"/>
          <w:sz w:val="24"/>
          <w:szCs w:val="24"/>
          <w:lang w:val="la-Latn" w:eastAsia="de-DE"/>
        </w:rPr>
        <w:t>? Feminae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menstruus sui sanguinis fluxus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aegritudo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igitur bene praesumpsit quae vestimentum Domini in languore posita tetigit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uni personae infirmanti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conceditur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cur non concedatur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cunctis mulieribus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FC390A" w:rsidRPr="007A06F5">
        <w:rPr>
          <w:rFonts w:ascii="Times New Roman" w:eastAsia="Times New Roman" w:hAnsi="Times New Roman" w:cs="Times New Roman"/>
          <w:sz w:val="24"/>
          <w:szCs w:val="24"/>
          <w:lang w:val="la-Latn" w:eastAsia="de-DE"/>
        </w:rPr>
        <w:t xml:space="preserve"> naturae suae vitio infirmantur</w:t>
      </w:r>
      <w:r w:rsidRPr="007A06F5">
        <w:rPr>
          <w:rFonts w:ascii="Times New Roman" w:eastAsia="Times New Roman" w:hAnsi="Times New Roman" w:cs="Times New Roman"/>
          <w:sz w:val="24"/>
          <w:szCs w:val="24"/>
          <w:lang w:val="la-Latn" w:eastAsia="de-DE"/>
        </w:rPr>
        <w:t>? Sanctae autem communionis mysterium in eisdem diebus percipere non debet prohiberi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autem ex veneratione magna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percipere non praesumit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laudanda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perceperit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iudicanda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Bonarum quippe mentium est et 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aliquo modo culpas suas agnoscere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culpa non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quia saepe </w:t>
      </w:r>
      <w:r w:rsidR="00183BC2" w:rsidRPr="007A06F5">
        <w:rPr>
          <w:rFonts w:ascii="Times New Roman" w:eastAsia="Times New Roman" w:hAnsi="Times New Roman" w:cs="Times New Roman"/>
          <w:sz w:val="24"/>
          <w:szCs w:val="24"/>
          <w:lang w:val="la-Latn" w:eastAsia="de-DE"/>
        </w:rPr>
        <w:t>sine culpa agitur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quod venit </w:t>
      </w:r>
      <w:r w:rsidRPr="007A06F5">
        <w:rPr>
          <w:rFonts w:ascii="Times New Roman" w:eastAsia="Times New Roman" w:hAnsi="Times New Roman" w:cs="Times New Roman"/>
          <w:sz w:val="24"/>
          <w:szCs w:val="24"/>
          <w:lang w:val="la-Latn" w:eastAsia="de-DE"/>
        </w:rPr>
        <w:t>ex culpa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etiam cum esurimus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culpa comedimus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ex culpa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primi hominis factum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esuriamus 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Menstrua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consuetudo mulieribus non aliqua culpa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videlicet 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naturaliter accedit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tamen 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natura ipsa ita vitiata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etiam sine voluntatis studio videatur esse polluta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culpa venit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vitium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in </w:t>
      </w:r>
      <w:r w:rsidRPr="007A06F5">
        <w:rPr>
          <w:rFonts w:ascii="Times New Roman" w:hAnsi="Times New Roman" w:cs="Times New Roman"/>
          <w:lang w:val="la-Latn"/>
        </w:rPr>
        <w:t>/ quo se ipsa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qualis per iudicium facta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humana natura cognoscat et homo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Pr="007A06F5">
        <w:rPr>
          <w:rFonts w:ascii="Times New Roman" w:eastAsia="Times New Roman" w:hAnsi="Times New Roman" w:cs="Times New Roman"/>
          <w:sz w:val="24"/>
          <w:szCs w:val="24"/>
          <w:lang w:val="la-Latn" w:eastAsia="de-DE"/>
        </w:rPr>
        <w:t>culpam sponte perpetravit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reatum culpae portet</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Atque ideo feminae cum a semetipsis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considerent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menstrua consuetudine ad sacramentum dominici corporis et sanguinis accedere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praesumant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w:t>
      </w:r>
      <w:r w:rsidR="00183BC2" w:rsidRPr="007A06F5">
        <w:rPr>
          <w:rFonts w:ascii="Times New Roman" w:eastAsia="Times New Roman" w:hAnsi="Times New Roman" w:cs="Times New Roman"/>
          <w:sz w:val="24"/>
          <w:szCs w:val="24"/>
          <w:lang w:val="la-Latn" w:eastAsia="de-DE"/>
        </w:rPr>
        <w:t xml:space="preserve"> sua recta</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consideratione lau</w:t>
      </w:r>
      <w:r w:rsidRPr="007A06F5">
        <w:rPr>
          <w:rFonts w:ascii="Times New Roman" w:eastAsia="Times New Roman" w:hAnsi="Times New Roman" w:cs="Times New Roman"/>
          <w:sz w:val="24"/>
          <w:szCs w:val="24"/>
          <w:lang w:val="la-Latn" w:eastAsia="de-DE"/>
        </w:rPr>
        <w:t>dandae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dum vero percipiendo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religiosae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vitae consuetudine eiusdem mysterii amore rapiuntur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reprimendae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praediximus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enim in testamento veteri exteriora opera observantur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in testamento novo non tam quod exterius agitur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id quod interius cogitatur sollicita intenti</w:t>
      </w:r>
      <w:r w:rsidR="00183BC2" w:rsidRPr="007A06F5">
        <w:rPr>
          <w:rFonts w:ascii="Times New Roman" w:eastAsia="Times New Roman" w:hAnsi="Times New Roman" w:cs="Times New Roman"/>
          <w:sz w:val="24"/>
          <w:szCs w:val="24"/>
          <w:lang w:val="la-Latn" w:eastAsia="de-DE"/>
        </w:rPr>
        <w:t>one attenditur</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ut suptili sen</w:t>
      </w:r>
      <w:r w:rsidRPr="007A06F5">
        <w:rPr>
          <w:rFonts w:ascii="Times New Roman" w:eastAsia="Times New Roman" w:hAnsi="Times New Roman" w:cs="Times New Roman"/>
          <w:sz w:val="24"/>
          <w:szCs w:val="24"/>
          <w:lang w:val="la-Latn" w:eastAsia="de-DE"/>
        </w:rPr>
        <w:t>tentia puniatur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cum multa lex velut inmunda manducare prohibeat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evangelio 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Dominus dicit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Non quod intrat in os coinquinat hominem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quae exeunt de ore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w:t>
      </w:r>
      <w:r w:rsidR="00C435D7" w:rsidRPr="007A06F5">
        <w:rPr>
          <w:rFonts w:ascii="Times New Roman" w:eastAsia="Times New Roman" w:hAnsi="Times New Roman" w:cs="Times New Roman"/>
          <w:sz w:val="24"/>
          <w:szCs w:val="24"/>
          <w:lang w:val="la-Latn" w:eastAsia="de-DE"/>
        </w:rPr>
        <w:t>a sunt quae coinquinant hominem</w:t>
      </w:r>
      <w:r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paulo post subiecit exponens</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Ex </w:t>
      </w:r>
      <w:r w:rsidR="00C435D7" w:rsidRPr="007A06F5">
        <w:rPr>
          <w:rFonts w:ascii="Times New Roman" w:eastAsia="Times New Roman" w:hAnsi="Times New Roman" w:cs="Times New Roman"/>
          <w:sz w:val="24"/>
          <w:szCs w:val="24"/>
          <w:lang w:val="la-Latn" w:eastAsia="de-DE"/>
        </w:rPr>
        <w:t>corde exeunt cogitationes malae</w:t>
      </w:r>
      <w:r w:rsidRPr="007A06F5">
        <w:rPr>
          <w:rFonts w:ascii="Times New Roman" w:eastAsia="Times New Roman" w:hAnsi="Times New Roman" w:cs="Times New Roman"/>
          <w:sz w:val="24"/>
          <w:szCs w:val="24"/>
          <w:lang w:val="la-Latn" w:eastAsia="de-DE"/>
        </w:rPr>
        <w:t>'. Ubi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ubertim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w:t>
      </w:r>
      <w:r w:rsidR="00183BC2" w:rsidRPr="007A06F5">
        <w:rPr>
          <w:rFonts w:ascii="Times New Roman" w:eastAsia="Times New Roman" w:hAnsi="Times New Roman" w:cs="Times New Roman"/>
          <w:sz w:val="24"/>
          <w:szCs w:val="24"/>
          <w:lang w:val="la-Latn" w:eastAsia="de-DE"/>
        </w:rPr>
        <w:t>ndicatum 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illud ab </w:t>
      </w:r>
      <w:r w:rsidRPr="007A06F5">
        <w:rPr>
          <w:rFonts w:ascii="Times New Roman" w:eastAsia="Times New Roman" w:hAnsi="Times New Roman" w:cs="Times New Roman"/>
          <w:sz w:val="24"/>
          <w:szCs w:val="24"/>
          <w:lang w:val="la-Latn" w:eastAsia="de-DE"/>
        </w:rPr>
        <w:t>omnipotente Deo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pollutum esse in opere ostenditur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w:t>
      </w:r>
      <w:r w:rsidR="00183BC2" w:rsidRPr="007A06F5">
        <w:rPr>
          <w:rFonts w:ascii="Times New Roman" w:eastAsia="Times New Roman" w:hAnsi="Times New Roman" w:cs="Times New Roman"/>
          <w:sz w:val="24"/>
          <w:szCs w:val="24"/>
          <w:lang w:val="la-Latn" w:eastAsia="de-DE"/>
        </w:rPr>
        <w:t>uod ex pollutae</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cogitationis </w:t>
      </w:r>
      <w:r w:rsidRPr="007A06F5">
        <w:rPr>
          <w:rFonts w:ascii="Times New Roman" w:eastAsia="Times New Roman" w:hAnsi="Times New Roman" w:cs="Times New Roman"/>
          <w:sz w:val="24"/>
          <w:szCs w:val="24"/>
          <w:lang w:val="la-Latn" w:eastAsia="de-DE"/>
        </w:rPr>
        <w:t>radice generatur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Paulus quoque apostolus dicit</w:t>
      </w:r>
      <w:r w:rsidR="00FF3D92" w:rsidRPr="007A06F5">
        <w:rPr>
          <w:rFonts w:ascii="Times New Roman" w:eastAsia="Times New Roman" w:hAnsi="Times New Roman" w:cs="Times New Roman"/>
          <w:sz w:val="24"/>
          <w:szCs w:val="24"/>
          <w:lang w:val="la-Latn" w:eastAsia="de-DE"/>
        </w:rPr>
        <w:t xml:space="preserve">: </w:t>
      </w:r>
      <w:r w:rsidR="00FC390A"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Omnia munda mundi</w:t>
      </w:r>
      <w:r w:rsidR="00183BC2" w:rsidRPr="007A06F5">
        <w:rPr>
          <w:rFonts w:ascii="Times New Roman" w:eastAsia="Times New Roman" w:hAnsi="Times New Roman" w:cs="Times New Roman"/>
          <w:sz w:val="24"/>
          <w:szCs w:val="24"/>
          <w:lang w:val="la-Latn" w:eastAsia="de-DE"/>
        </w:rPr>
        <w:t>s</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highlight w:val="yellow"/>
          <w:lang w:val="la-Latn" w:eastAsia="de-DE"/>
        </w:rPr>
        <w:t xml:space="preserve">coin </w:t>
      </w:r>
      <w:r w:rsidRPr="007A06F5">
        <w:rPr>
          <w:rFonts w:ascii="Times New Roman" w:eastAsia="Times New Roman" w:hAnsi="Times New Roman" w:cs="Times New Roman"/>
          <w:sz w:val="24"/>
          <w:szCs w:val="24"/>
          <w:highlight w:val="yellow"/>
          <w:lang w:val="la-Latn" w:eastAsia="de-DE"/>
        </w:rPr>
        <w:t>quinatis</w:t>
      </w:r>
      <w:r w:rsidRPr="007A06F5">
        <w:rPr>
          <w:rFonts w:ascii="Times New Roman" w:eastAsia="Times New Roman" w:hAnsi="Times New Roman" w:cs="Times New Roman"/>
          <w:sz w:val="24"/>
          <w:szCs w:val="24"/>
          <w:lang w:val="la-Latn" w:eastAsia="de-DE"/>
        </w:rPr>
        <w:t xml:space="preserve"> autem et infidelibus nihil est</w:t>
      </w:r>
      <w:r w:rsidR="009B2994"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mundum</w:t>
      </w:r>
      <w:r w:rsidRPr="007A06F5">
        <w:rPr>
          <w:rFonts w:ascii="Times New Roman" w:eastAsia="Times New Roman" w:hAnsi="Times New Roman" w:cs="Times New Roman"/>
          <w:sz w:val="24"/>
          <w:szCs w:val="24"/>
          <w:lang w:val="la-Latn" w:eastAsia="de-DE"/>
        </w:rPr>
        <w:t>'. Atque mox eiusdem causam coin quinationis adnuntians subiungit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Coinquinata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sunt enim et </w:t>
      </w:r>
      <w:r w:rsidR="00183BC2" w:rsidRPr="007A06F5">
        <w:rPr>
          <w:rFonts w:ascii="Times New Roman" w:eastAsia="Times New Roman" w:hAnsi="Times New Roman" w:cs="Times New Roman"/>
          <w:sz w:val="24"/>
          <w:szCs w:val="24"/>
          <w:lang w:val="la-Latn" w:eastAsia="de-DE"/>
        </w:rPr>
        <w:t>mens eorum</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et conscientia '. </w:t>
      </w:r>
      <w:r w:rsidRPr="007A06F5">
        <w:rPr>
          <w:rFonts w:ascii="Times New Roman" w:eastAsia="Times New Roman" w:hAnsi="Times New Roman" w:cs="Times New Roman"/>
          <w:sz w:val="24"/>
          <w:szCs w:val="24"/>
          <w:lang w:val="la-Latn" w:eastAsia="de-DE"/>
        </w:rPr>
        <w:t>Si ergo ei a cibus inmundus non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mens inmunda non fuerit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 xml:space="preserve">cur quod munda </w:t>
      </w:r>
      <w:r w:rsidRPr="007A06F5">
        <w:rPr>
          <w:rFonts w:ascii="Times New Roman" w:eastAsia="Times New Roman" w:hAnsi="Times New Roman" w:cs="Times New Roman"/>
          <w:sz w:val="24"/>
          <w:szCs w:val="24"/>
          <w:lang w:val="la-Latn" w:eastAsia="de-DE"/>
        </w:rPr>
        <w:t>mente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mulier ex natura patitur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w:t>
      </w:r>
      <w:r w:rsidR="00183BC2" w:rsidRPr="007A06F5">
        <w:rPr>
          <w:rFonts w:ascii="Times New Roman" w:eastAsia="Times New Roman" w:hAnsi="Times New Roman" w:cs="Times New Roman"/>
          <w:sz w:val="24"/>
          <w:szCs w:val="24"/>
          <w:lang w:val="la-Latn" w:eastAsia="de-DE"/>
        </w:rPr>
        <w:t xml:space="preserve">i in inmunditiam reputetur? </w:t>
      </w:r>
      <w:r w:rsidRPr="007A06F5">
        <w:rPr>
          <w:rFonts w:ascii="Times New Roman" w:eastAsia="Times New Roman" w:hAnsi="Times New Roman" w:cs="Times New Roman"/>
          <w:sz w:val="24"/>
          <w:szCs w:val="24"/>
          <w:lang w:val="la-Latn" w:eastAsia="de-DE"/>
        </w:rPr>
        <w:t>Vir autem cum propria coniuge dormiens nisi lotu</w:t>
      </w:r>
      <w:r w:rsidR="00183BC2" w:rsidRPr="007A06F5">
        <w:rPr>
          <w:rFonts w:ascii="Times New Roman" w:eastAsia="Times New Roman" w:hAnsi="Times New Roman" w:cs="Times New Roman"/>
          <w:sz w:val="24"/>
          <w:szCs w:val="24"/>
          <w:lang w:val="la-Latn" w:eastAsia="de-DE"/>
        </w:rPr>
        <w:t xml:space="preserve">s aqua intrare e ecclesiam non </w:t>
      </w:r>
      <w:r w:rsidRPr="007A06F5">
        <w:rPr>
          <w:rFonts w:ascii="Times New Roman" w:eastAsia="Times New Roman" w:hAnsi="Times New Roman" w:cs="Times New Roman"/>
          <w:sz w:val="24"/>
          <w:szCs w:val="24"/>
          <w:lang w:val="la-Latn" w:eastAsia="de-DE"/>
        </w:rPr>
        <w:t>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neque lotus intrare statim 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Lex autem veteri populo praecepit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mixtus vir mulieri et lavari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aqua debeat et ante solis occasum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ecclesiam non intrare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tamen intellegi spiritaliter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mulieri vir miscetur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quando inlicitae concupiscentiae animus in cogitatione per delectationem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coniungitur</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prius ignis concupiscentiae a mente deferveat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dignum se congregationi fratrum aestimare non 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se gravari per nequitiam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pravae voluntatis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Quamvis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hac 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diversae hominum nationes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diversa sentiant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atque alia custodire videantur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Roma norum tamen semper ab antiquioribus usus fuit post admixtionem propriae coniugis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lavacri purificationem quaerere et ab ingressu ecclesiae p</w:t>
      </w:r>
      <w:r w:rsidR="00183BC2" w:rsidRPr="007A06F5">
        <w:rPr>
          <w:rFonts w:ascii="Times New Roman" w:eastAsia="Times New Roman" w:hAnsi="Times New Roman" w:cs="Times New Roman"/>
          <w:sz w:val="24"/>
          <w:szCs w:val="24"/>
          <w:lang w:val="la-Latn" w:eastAsia="de-DE"/>
        </w:rPr>
        <w:t>aululum reverenter abstinere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haec dicentes culpam deputamus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 coniugium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quia ipsa licita ad mixtio coniugis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sine </w:t>
      </w:r>
      <w:r w:rsidRPr="007A06F5">
        <w:rPr>
          <w:rFonts w:ascii="Times New Roman" w:eastAsia="Times New Roman" w:hAnsi="Times New Roman" w:cs="Times New Roman"/>
          <w:sz w:val="24"/>
          <w:szCs w:val="24"/>
          <w:lang w:val="la-Latn" w:eastAsia="de-DE"/>
        </w:rPr>
        <w:lastRenderedPageBreak/>
        <w:t>voluptate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carnis fieri non 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w:t>
      </w:r>
      <w:r w:rsidR="00183BC2" w:rsidRPr="007A06F5">
        <w:rPr>
          <w:rFonts w:ascii="Times New Roman" w:eastAsia="Times New Roman" w:hAnsi="Times New Roman" w:cs="Times New Roman"/>
          <w:sz w:val="24"/>
          <w:szCs w:val="24"/>
          <w:lang w:val="la-Latn" w:eastAsia="de-DE"/>
        </w:rPr>
        <w:t xml:space="preserve"> sacri loci ingressu abstinen</w:t>
      </w:r>
      <w:r w:rsidRPr="007A06F5">
        <w:rPr>
          <w:rFonts w:ascii="Times New Roman" w:eastAsia="Times New Roman" w:hAnsi="Times New Roman" w:cs="Times New Roman"/>
          <w:sz w:val="24"/>
          <w:szCs w:val="24"/>
          <w:lang w:val="la-Latn" w:eastAsia="de-DE"/>
        </w:rPr>
        <w:t>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voluptas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culpa nullate</w:t>
      </w:r>
      <w:r w:rsidR="00C435D7" w:rsidRPr="007A06F5">
        <w:rPr>
          <w:rFonts w:ascii="Times New Roman" w:eastAsia="Times New Roman" w:hAnsi="Times New Roman" w:cs="Times New Roman"/>
          <w:sz w:val="24"/>
          <w:szCs w:val="24"/>
          <w:lang w:val="la-Latn" w:eastAsia="de-DE"/>
        </w:rPr>
        <w:t>nus potest</w:t>
      </w:r>
      <w:r w:rsidR="009B2994" w:rsidRPr="007A06F5">
        <w:rPr>
          <w:rFonts w:ascii="Times New Roman" w:eastAsia="Times New Roman" w:hAnsi="Times New Roman" w:cs="Times New Roman"/>
          <w:sz w:val="24"/>
          <w:szCs w:val="24"/>
          <w:lang w:val="la-Latn" w:eastAsia="de-DE"/>
        </w:rPr>
        <w:t xml:space="preserve">. </w:t>
      </w:r>
      <w:r w:rsidR="00183BC2" w:rsidRPr="007A06F5">
        <w:rPr>
          <w:rFonts w:ascii="Times New Roman" w:eastAsia="Times New Roman" w:hAnsi="Times New Roman" w:cs="Times New Roman"/>
          <w:sz w:val="24"/>
          <w:szCs w:val="24"/>
          <w:lang w:val="la-Latn" w:eastAsia="de-DE"/>
        </w:rPr>
        <w:t>Non enim de adul</w:t>
      </w:r>
      <w:r w:rsidRPr="007A06F5">
        <w:rPr>
          <w:rFonts w:ascii="Times New Roman" w:eastAsia="Times New Roman" w:hAnsi="Times New Roman" w:cs="Times New Roman"/>
          <w:sz w:val="24"/>
          <w:szCs w:val="24"/>
          <w:lang w:val="la-Latn" w:eastAsia="de-DE"/>
        </w:rPr>
        <w:t>terio sive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fornicatione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de legitimo coniugio natus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fuerat qui dicebat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009376ED" w:rsidRPr="007A06F5">
        <w:rPr>
          <w:rFonts w:ascii="Times New Roman" w:eastAsia="Times New Roman" w:hAnsi="Times New Roman" w:cs="Times New Roman"/>
          <w:sz w:val="24"/>
          <w:szCs w:val="24"/>
          <w:lang w:val="la-Latn" w:eastAsia="de-DE"/>
        </w:rPr>
        <w:t xml:space="preserve">Ecce enim in </w:t>
      </w:r>
      <w:r w:rsidRPr="007A06F5">
        <w:rPr>
          <w:rFonts w:ascii="Times New Roman" w:eastAsia="Times New Roman" w:hAnsi="Times New Roman" w:cs="Times New Roman"/>
          <w:sz w:val="24"/>
          <w:szCs w:val="24"/>
          <w:lang w:val="la-Latn" w:eastAsia="de-DE"/>
        </w:rPr>
        <w:t>iniquitatibus conceptus 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 peccatis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peperit me mater m</w:t>
      </w:r>
      <w:r w:rsidR="00C435D7" w:rsidRPr="007A06F5">
        <w:rPr>
          <w:rFonts w:ascii="Times New Roman" w:eastAsia="Times New Roman" w:hAnsi="Times New Roman" w:cs="Times New Roman"/>
          <w:sz w:val="24"/>
          <w:szCs w:val="24"/>
          <w:lang w:val="la-Latn" w:eastAsia="de-DE"/>
        </w:rPr>
        <w:t>ea</w:t>
      </w:r>
      <w:r w:rsidR="009376ED" w:rsidRPr="007A06F5">
        <w:rPr>
          <w:rFonts w:ascii="Times New Roman" w:eastAsia="Times New Roman" w:hAnsi="Times New Roman" w:cs="Times New Roman"/>
          <w:sz w:val="24"/>
          <w:szCs w:val="24"/>
          <w:lang w:val="la-Latn" w:eastAsia="de-DE"/>
        </w:rPr>
        <w:t xml:space="preserve">'. Qui enim in iniquitatibus </w:t>
      </w:r>
      <w:r w:rsidRPr="007A06F5">
        <w:rPr>
          <w:rFonts w:ascii="Times New Roman" w:eastAsia="Times New Roman" w:hAnsi="Times New Roman" w:cs="Times New Roman"/>
          <w:sz w:val="24"/>
          <w:szCs w:val="24"/>
          <w:lang w:val="la-Latn" w:eastAsia="de-DE"/>
        </w:rPr>
        <w:t>conceptum se noverat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delicto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 natum gemebat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portat arbor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 in ramo</w:t>
      </w:r>
      <w:r w:rsidR="009B2994" w:rsidRPr="007A06F5">
        <w:rPr>
          <w:rFonts w:ascii="Times New Roman" w:hAnsi="Times New Roman" w:cs="Times New Roman"/>
          <w:lang w:val="la-Latn"/>
        </w:rPr>
        <w:t xml:space="preserve"> </w:t>
      </w:r>
      <w:r w:rsidR="009376ED" w:rsidRPr="007A06F5">
        <w:rPr>
          <w:rFonts w:ascii="Times New Roman" w:hAnsi="Times New Roman" w:cs="Times New Roman"/>
          <w:lang w:val="la-Latn"/>
        </w:rPr>
        <w:t xml:space="preserve">humorem </w:t>
      </w:r>
      <w:r w:rsidRPr="007A06F5">
        <w:rPr>
          <w:rFonts w:ascii="Times New Roman" w:hAnsi="Times New Roman" w:cs="Times New Roman"/>
          <w:lang w:val="la-Latn"/>
        </w:rPr>
        <w:t>vitii quem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traxit ex radice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quibus tamen verbis non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ad </w:t>
      </w:r>
      <w:r w:rsidRPr="007A06F5">
        <w:rPr>
          <w:rFonts w:ascii="Times New Roman" w:eastAsia="Times New Roman" w:hAnsi="Times New Roman" w:cs="Times New Roman"/>
          <w:sz w:val="24"/>
          <w:szCs w:val="24"/>
          <w:lang w:val="la-Latn" w:eastAsia="de-DE"/>
        </w:rPr>
        <w:t>mixtionem coniugum</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iniquitatem </w:t>
      </w:r>
      <w:r w:rsidRPr="007A06F5">
        <w:rPr>
          <w:rFonts w:ascii="Times New Roman" w:eastAsia="Times New Roman" w:hAnsi="Times New Roman" w:cs="Times New Roman"/>
          <w:sz w:val="24"/>
          <w:szCs w:val="24"/>
          <w:lang w:val="la-Latn" w:eastAsia="de-DE"/>
        </w:rPr>
        <w:t>nominat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ipsam videlicet voluptatem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admixtionis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 etenim multa quae licita probantur esse ac legitima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et tamen in eorum actu</w:t>
      </w:r>
      <w:r w:rsidRPr="007A06F5">
        <w:rPr>
          <w:rFonts w:ascii="Times New Roman" w:eastAsia="Times New Roman" w:hAnsi="Times New Roman" w:cs="Times New Roman"/>
          <w:sz w:val="24"/>
          <w:szCs w:val="24"/>
          <w:lang w:val="la-Latn" w:eastAsia="de-DE"/>
        </w:rPr>
        <w:t>ali</w:t>
      </w:r>
      <w:r w:rsidR="009376E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quatenus foedamur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saepe irascendo culpas insequimur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tra</w:t>
      </w:r>
      <w:r w:rsidR="009376ED" w:rsidRPr="007A06F5">
        <w:rPr>
          <w:rFonts w:ascii="Times New Roman" w:eastAsia="Times New Roman" w:hAnsi="Times New Roman" w:cs="Times New Roman"/>
          <w:sz w:val="24"/>
          <w:szCs w:val="24"/>
          <w:lang w:val="la-Latn" w:eastAsia="de-DE"/>
        </w:rPr>
        <w:t xml:space="preserve">nquillitatem in </w:t>
      </w:r>
      <w:r w:rsidRPr="007A06F5">
        <w:rPr>
          <w:rFonts w:ascii="Times New Roman" w:eastAsia="Times New Roman" w:hAnsi="Times New Roman" w:cs="Times New Roman"/>
          <w:sz w:val="24"/>
          <w:szCs w:val="24"/>
          <w:lang w:val="la-Latn" w:eastAsia="de-DE"/>
        </w:rPr>
        <w:t>nobis animi perturbamus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cum rectum sit quod agitur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est 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adprobabile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in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animus perturbatur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vitia quippe d</w:t>
      </w:r>
      <w:r w:rsidR="009376ED" w:rsidRPr="007A06F5">
        <w:rPr>
          <w:rFonts w:ascii="Times New Roman" w:eastAsia="Times New Roman" w:hAnsi="Times New Roman" w:cs="Times New Roman"/>
          <w:sz w:val="24"/>
          <w:szCs w:val="24"/>
          <w:lang w:val="la-Latn" w:eastAsia="de-DE"/>
        </w:rPr>
        <w:t xml:space="preserve">elinquentium iratus fuerat qui </w:t>
      </w:r>
      <w:r w:rsidRPr="007A06F5">
        <w:rPr>
          <w:rFonts w:ascii="Times New Roman" w:eastAsia="Times New Roman" w:hAnsi="Times New Roman" w:cs="Times New Roman"/>
          <w:sz w:val="24"/>
          <w:szCs w:val="24"/>
          <w:lang w:val="la-Latn" w:eastAsia="de-DE"/>
        </w:rPr>
        <w:t>dicebat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Tu</w:t>
      </w:r>
      <w:r w:rsidR="00C435D7" w:rsidRPr="007A06F5">
        <w:rPr>
          <w:rFonts w:ascii="Times New Roman" w:eastAsia="Times New Roman" w:hAnsi="Times New Roman" w:cs="Times New Roman"/>
          <w:sz w:val="24"/>
          <w:szCs w:val="24"/>
          <w:lang w:val="la-Latn" w:eastAsia="de-DE"/>
        </w:rPr>
        <w:t>rbatus est prae ira oculus meus</w:t>
      </w:r>
      <w:r w:rsidRPr="007A06F5">
        <w:rPr>
          <w:rFonts w:ascii="Times New Roman" w:eastAsia="Times New Roman" w:hAnsi="Times New Roman" w:cs="Times New Roman"/>
          <w:sz w:val="24"/>
          <w:szCs w:val="24"/>
          <w:lang w:val="la-Latn" w:eastAsia="de-DE"/>
        </w:rPr>
        <w:t>'. Quia enim non valet nis</w:t>
      </w:r>
      <w:r w:rsidR="009376ED" w:rsidRPr="007A06F5">
        <w:rPr>
          <w:rFonts w:ascii="Times New Roman" w:eastAsia="Times New Roman" w:hAnsi="Times New Roman" w:cs="Times New Roman"/>
          <w:sz w:val="24"/>
          <w:szCs w:val="24"/>
          <w:lang w:val="la-Latn" w:eastAsia="de-DE"/>
        </w:rPr>
        <w:t xml:space="preserve">i tranquilla </w:t>
      </w:r>
      <w:r w:rsidRPr="007A06F5">
        <w:rPr>
          <w:rFonts w:ascii="Times New Roman" w:eastAsia="Times New Roman" w:hAnsi="Times New Roman" w:cs="Times New Roman"/>
          <w:sz w:val="24"/>
          <w:szCs w:val="24"/>
          <w:lang w:val="la-Latn" w:eastAsia="de-DE"/>
        </w:rPr>
        <w:t>mens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contemplationis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 lucem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suspendere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ira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suum oculum turbatum dolebat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dum male acta deorsum insequitur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confundi </w:t>
      </w:r>
      <w:r w:rsidR="00636851" w:rsidRPr="007A06F5">
        <w:rPr>
          <w:rFonts w:ascii="Times New Roman" w:eastAsia="Times New Roman" w:hAnsi="Times New Roman" w:cs="Times New Roman"/>
          <w:sz w:val="24"/>
          <w:szCs w:val="24"/>
          <w:lang w:val="la-Latn" w:eastAsia="de-DE"/>
        </w:rPr>
        <w:t>atque turbari a summorum con</w:t>
      </w:r>
      <w:r w:rsidRPr="007A06F5">
        <w:rPr>
          <w:rFonts w:ascii="Times New Roman" w:eastAsia="Times New Roman" w:hAnsi="Times New Roman" w:cs="Times New Roman"/>
          <w:sz w:val="24"/>
          <w:szCs w:val="24"/>
          <w:lang w:val="la-Latn" w:eastAsia="de-DE"/>
        </w:rPr>
        <w:t>templatione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cogebatur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laudabilis ergo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ira contra vitium et tamen molesta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turbatum se alique</w:t>
      </w:r>
      <w:r w:rsidR="00636851" w:rsidRPr="007A06F5">
        <w:rPr>
          <w:rFonts w:ascii="Times New Roman" w:eastAsia="Times New Roman" w:hAnsi="Times New Roman" w:cs="Times New Roman"/>
          <w:sz w:val="24"/>
          <w:szCs w:val="24"/>
          <w:lang w:val="la-Latn" w:eastAsia="de-DE"/>
        </w:rPr>
        <w:t>m reatum incurrisse aestimabat</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Oportet itaque legitimam </w:t>
      </w:r>
      <w:r w:rsidRPr="007A06F5">
        <w:rPr>
          <w:rFonts w:ascii="Times New Roman" w:eastAsia="Times New Roman" w:hAnsi="Times New Roman" w:cs="Times New Roman"/>
          <w:sz w:val="24"/>
          <w:szCs w:val="24"/>
          <w:lang w:val="la-Latn" w:eastAsia="de-DE"/>
        </w:rPr>
        <w:t>carnis copulam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causa prolis 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voluptatis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carnis commixtio creandorum liberorum sit gratia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satisfactio vitiorum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quis vero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sua e coniuge 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cupidine voluptatis</w:t>
      </w:r>
      <w:r w:rsidR="009B2994"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raptus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solum modo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creandorum liberorum gratia utitur</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iste profecto </w:t>
      </w:r>
      <w:r w:rsidRPr="007A06F5">
        <w:rPr>
          <w:rFonts w:ascii="Times New Roman" w:eastAsia="Times New Roman" w:hAnsi="Times New Roman" w:cs="Times New Roman"/>
          <w:sz w:val="24"/>
          <w:szCs w:val="24"/>
          <w:lang w:val="la-Latn" w:eastAsia="de-DE"/>
        </w:rPr>
        <w:t>sive de ingressu ecclesiae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seu de sumendo dominici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corporis sanguinisque mysterio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suo est iudicio relinquendus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a nobis prohiberi non debet accipere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i</w:t>
      </w:r>
      <w:r w:rsidR="009376ED" w:rsidRPr="007A06F5">
        <w:rPr>
          <w:rFonts w:ascii="Times New Roman" w:eastAsia="Times New Roman" w:hAnsi="Times New Roman" w:cs="Times New Roman"/>
          <w:sz w:val="24"/>
          <w:szCs w:val="24"/>
          <w:lang w:val="la-Latn" w:eastAsia="de-DE"/>
        </w:rPr>
        <w:t xml:space="preserve">gne </w:t>
      </w:r>
      <w:r w:rsidRPr="007A06F5">
        <w:rPr>
          <w:rFonts w:ascii="Times New Roman" w:eastAsia="Times New Roman" w:hAnsi="Times New Roman" w:cs="Times New Roman"/>
          <w:sz w:val="24"/>
          <w:szCs w:val="24"/>
          <w:lang w:val="la-Latn" w:eastAsia="de-DE"/>
        </w:rPr>
        <w:t>positus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nescit ardere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vero non amor creandae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subolis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voluptas</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domi </w:t>
      </w:r>
      <w:r w:rsidRPr="007A06F5">
        <w:rPr>
          <w:rFonts w:ascii="Times New Roman" w:eastAsia="Times New Roman" w:hAnsi="Times New Roman" w:cs="Times New Roman"/>
          <w:sz w:val="24"/>
          <w:szCs w:val="24"/>
          <w:lang w:val="la-Latn" w:eastAsia="de-DE"/>
        </w:rPr>
        <w:t>natur in opere commixtionis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habent coniuges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etiam de sua commixtione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defleant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enim eis concedit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sancta praedicatio et tamen de ipsa</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concessione </w:t>
      </w:r>
      <w:r w:rsidRPr="007A06F5">
        <w:rPr>
          <w:rFonts w:ascii="Times New Roman" w:eastAsia="Times New Roman" w:hAnsi="Times New Roman" w:cs="Times New Roman"/>
          <w:sz w:val="24"/>
          <w:szCs w:val="24"/>
          <w:lang w:val="la-Latn" w:eastAsia="de-DE"/>
        </w:rPr>
        <w:t>metu a animum concutit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cum Paulus apostolus diceret</w:t>
      </w:r>
      <w:r w:rsidR="00FF3D92"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se continere non </w:t>
      </w:r>
      <w:r w:rsidRPr="007A06F5">
        <w:rPr>
          <w:rFonts w:ascii="Times New Roman" w:eastAsia="Times New Roman" w:hAnsi="Times New Roman" w:cs="Times New Roman"/>
          <w:sz w:val="24"/>
          <w:szCs w:val="24"/>
          <w:lang w:val="la-Latn" w:eastAsia="de-DE"/>
        </w:rPr>
        <w:t>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habeat uxorem suam', statim subiungere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curavit</w:t>
      </w:r>
      <w:r w:rsidR="00FF3D92"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Hoc autem dico secundum </w:t>
      </w:r>
      <w:r w:rsidRPr="007A06F5">
        <w:rPr>
          <w:rFonts w:ascii="Times New Roman" w:eastAsia="Times New Roman" w:hAnsi="Times New Roman" w:cs="Times New Roman"/>
          <w:sz w:val="24"/>
          <w:szCs w:val="24"/>
          <w:lang w:val="la-Latn" w:eastAsia="de-DE"/>
        </w:rPr>
        <w:t>indulgentiam</w:t>
      </w:r>
      <w:r w:rsidR="009B2994" w:rsidRPr="007A06F5">
        <w:rPr>
          <w:rFonts w:ascii="Times New Roman" w:eastAsia="Times New Roman" w:hAnsi="Times New Roman" w:cs="Times New Roman"/>
          <w:sz w:val="24"/>
          <w:szCs w:val="24"/>
          <w:lang w:val="la-Latn" w:eastAsia="de-DE"/>
        </w:rPr>
        <w:t xml:space="preserve">, </w:t>
      </w:r>
      <w:r w:rsidR="00C435D7" w:rsidRPr="007A06F5">
        <w:rPr>
          <w:rFonts w:ascii="Times New Roman" w:eastAsia="Times New Roman" w:hAnsi="Times New Roman" w:cs="Times New Roman"/>
          <w:sz w:val="24"/>
          <w:szCs w:val="24"/>
          <w:lang w:val="la-Latn" w:eastAsia="de-DE"/>
        </w:rPr>
        <w:t>non secundum imperium</w:t>
      </w:r>
      <w:r w:rsidRPr="007A06F5">
        <w:rPr>
          <w:rFonts w:ascii="Times New Roman" w:eastAsia="Times New Roman" w:hAnsi="Times New Roman" w:cs="Times New Roman"/>
          <w:sz w:val="24"/>
          <w:szCs w:val="24"/>
          <w:lang w:val="la-Latn" w:eastAsia="de-DE"/>
        </w:rPr>
        <w:t>'. Non enim indulgetur quod licet</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quia iustum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igitur indulgere dixit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culpam esse demonstravit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Vigilanti vero mente pensandum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in Sina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monte Dominus ad populum</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locuturus prius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eundem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populum abstinere a mulieribus praecepit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illic</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Dominus per creaturam subditam hominibus loquebatur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tanta provisione</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est </w:t>
      </w:r>
      <w:r w:rsidRPr="007A06F5">
        <w:rPr>
          <w:rFonts w:ascii="Times New Roman" w:eastAsia="Times New Roman" w:hAnsi="Times New Roman" w:cs="Times New Roman"/>
          <w:sz w:val="24"/>
          <w:szCs w:val="24"/>
          <w:lang w:val="la-Latn" w:eastAsia="de-DE"/>
        </w:rPr>
        <w:t>munditia corporis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requisita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verba Dei perciperent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mulieribus mixti non </w:t>
      </w:r>
      <w:r w:rsidRPr="007A06F5">
        <w:rPr>
          <w:rFonts w:ascii="Times New Roman" w:eastAsia="Times New Roman" w:hAnsi="Times New Roman" w:cs="Times New Roman"/>
          <w:sz w:val="24"/>
          <w:szCs w:val="24"/>
          <w:lang w:val="la-Latn" w:eastAsia="de-DE"/>
        </w:rPr>
        <w:t>essent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 magis mulieres 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corpus Domini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w:t>
      </w:r>
      <w:r w:rsidR="009376ED" w:rsidRPr="007A06F5">
        <w:rPr>
          <w:rFonts w:ascii="Times New Roman" w:eastAsia="Times New Roman" w:hAnsi="Times New Roman" w:cs="Times New Roman"/>
          <w:sz w:val="24"/>
          <w:szCs w:val="24"/>
          <w:lang w:val="la-Latn" w:eastAsia="de-DE"/>
        </w:rPr>
        <w:t xml:space="preserve">nipotentis accipiunt custodire </w:t>
      </w:r>
      <w:r w:rsidRPr="007A06F5">
        <w:rPr>
          <w:rFonts w:ascii="Times New Roman" w:eastAsia="Times New Roman" w:hAnsi="Times New Roman" w:cs="Times New Roman"/>
          <w:sz w:val="24"/>
          <w:szCs w:val="24"/>
          <w:lang w:val="la-Latn" w:eastAsia="de-DE"/>
        </w:rPr>
        <w:t>in se munditiam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carnis debent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ipsa inaestimabilis mysteril magnitu</w:t>
      </w:r>
      <w:r w:rsidR="00636851" w:rsidRPr="007A06F5">
        <w:rPr>
          <w:rFonts w:ascii="Times New Roman" w:eastAsia="Times New Roman" w:hAnsi="Times New Roman" w:cs="Times New Roman"/>
          <w:sz w:val="24"/>
          <w:szCs w:val="24"/>
          <w:lang w:val="la-Latn" w:eastAsia="de-DE"/>
        </w:rPr>
        <w:t>dine graventur</w:t>
      </w:r>
      <w:r w:rsidR="009376E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Hinc etiam ad David de pueris suis per sacerdotem dicitur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 mulieribus mundi essent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panes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propositionis acciperent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omnino 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acciperent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nisi prius </w:t>
      </w:r>
      <w:r w:rsidRPr="007A06F5">
        <w:rPr>
          <w:rFonts w:ascii="Times New Roman" w:hAnsi="Times New Roman" w:cs="Times New Roman"/>
          <w:lang w:val="la-Latn"/>
        </w:rPr>
        <w:t>/ mundos eos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David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w:t>
      </w:r>
      <w:r w:rsidR="009B2994" w:rsidRPr="007A06F5">
        <w:rPr>
          <w:rFonts w:ascii="Times New Roman" w:hAnsi="Times New Roman" w:cs="Times New Roman"/>
          <w:lang w:val="la-Latn"/>
        </w:rPr>
        <w:t xml:space="preserve"> </w:t>
      </w:r>
      <w:r w:rsidR="00C435D7" w:rsidRPr="007A06F5">
        <w:rPr>
          <w:rFonts w:ascii="Times New Roman" w:hAnsi="Times New Roman" w:cs="Times New Roman"/>
          <w:lang w:val="la-Latn"/>
        </w:rPr>
        <w:t>mulieribus fateretur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Tunc autem vir qui post</w:t>
      </w:r>
      <w:r w:rsidR="009376ED" w:rsidRPr="007A06F5">
        <w:rPr>
          <w:rFonts w:ascii="Times New Roman" w:hAnsi="Times New Roman" w:cs="Times New Roman"/>
          <w:lang w:val="la-Latn"/>
        </w:rPr>
        <w:t xml:space="preserve"> admixtionem </w:t>
      </w:r>
      <w:r w:rsidRPr="007A06F5">
        <w:rPr>
          <w:rFonts w:ascii="Times New Roman" w:eastAsia="Times New Roman" w:hAnsi="Times New Roman" w:cs="Times New Roman"/>
          <w:sz w:val="24"/>
          <w:szCs w:val="24"/>
          <w:lang w:val="la-Latn" w:eastAsia="de-DE"/>
        </w:rPr>
        <w:t>coniugis lotus aqua 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etiam sacrae communionis mysterium valet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accipere</w:t>
      </w:r>
      <w:r w:rsidR="009B2994" w:rsidRPr="007A06F5">
        <w:rPr>
          <w:rFonts w:ascii="Times New Roman" w:eastAsia="Times New Roman" w:hAnsi="Times New Roman" w:cs="Times New Roman"/>
          <w:sz w:val="24"/>
          <w:szCs w:val="24"/>
          <w:lang w:val="la-Latn" w:eastAsia="de-DE"/>
        </w:rPr>
        <w:t xml:space="preserve">, </w:t>
      </w:r>
      <w:r w:rsidR="009376ED" w:rsidRPr="007A06F5">
        <w:rPr>
          <w:rFonts w:ascii="Times New Roman" w:eastAsia="Times New Roman" w:hAnsi="Times New Roman" w:cs="Times New Roman"/>
          <w:sz w:val="24"/>
          <w:szCs w:val="24"/>
          <w:lang w:val="la-Latn" w:eastAsia="de-DE"/>
        </w:rPr>
        <w:t xml:space="preserve">cum </w:t>
      </w:r>
      <w:r w:rsidRPr="007A06F5">
        <w:rPr>
          <w:rFonts w:ascii="Times New Roman" w:eastAsia="Times New Roman" w:hAnsi="Times New Roman" w:cs="Times New Roman"/>
          <w:sz w:val="24"/>
          <w:szCs w:val="24"/>
          <w:lang w:val="la-Latn" w:eastAsia="de-DE"/>
        </w:rPr>
        <w:t>ei iuxta praefinitam sententiam etiam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ecclesiam licuerit intrare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1C4BE53A" w14:textId="08F95CD7" w:rsidR="00260C47" w:rsidRPr="007A06F5" w:rsidRDefault="00260C47" w:rsidP="00865B57">
      <w:pPr>
        <w:spacing w:after="120" w:line="240" w:lineRule="auto"/>
        <w:rPr>
          <w:rFonts w:ascii="Times New Roman" w:eastAsia="Times New Roman" w:hAnsi="Times New Roman" w:cs="Times New Roman"/>
          <w:sz w:val="24"/>
          <w:szCs w:val="24"/>
          <w:lang w:val="la-Latn" w:eastAsia="de-DE"/>
        </w:rPr>
      </w:pPr>
      <w:commentRangeStart w:id="167"/>
      <w:r w:rsidRPr="007A06F5">
        <w:rPr>
          <w:rFonts w:ascii="Times New Roman" w:eastAsia="Times New Roman" w:hAnsi="Times New Roman" w:cs="Times New Roman"/>
          <w:sz w:val="24"/>
          <w:szCs w:val="24"/>
          <w:lang w:val="la-Latn" w:eastAsia="de-DE"/>
        </w:rPr>
        <w:t>VIIII</w:t>
      </w:r>
      <w:r w:rsidR="009042C7" w:rsidRPr="007A06F5">
        <w:rPr>
          <w:rFonts w:ascii="Times New Roman" w:eastAsia="Times New Roman" w:hAnsi="Times New Roman" w:cs="Times New Roman"/>
          <w:sz w:val="24"/>
          <w:szCs w:val="24"/>
          <w:lang w:val="la-Latn" w:eastAsia="de-DE"/>
        </w:rPr>
        <w:t>.</w:t>
      </w:r>
      <w:commentRangeEnd w:id="167"/>
      <w:r w:rsidR="00636851" w:rsidRPr="007A06F5">
        <w:rPr>
          <w:rStyle w:val="Odkaznakoment"/>
          <w:rFonts w:ascii="Times New Roman" w:hAnsi="Times New Roman" w:cs="Times New Roman"/>
          <w:lang w:val="la-Latn"/>
        </w:rPr>
        <w:commentReference w:id="167"/>
      </w:r>
      <w:r w:rsidR="009B2994" w:rsidRPr="007A06F5">
        <w:rPr>
          <w:rFonts w:ascii="Times New Roman" w:eastAsia="Times New Roman" w:hAnsi="Times New Roman" w:cs="Times New Roman"/>
          <w:sz w:val="24"/>
          <w:szCs w:val="24"/>
          <w:lang w:val="la-Latn" w:eastAsia="de-DE"/>
        </w:rPr>
        <w:t xml:space="preserve"> </w:t>
      </w:r>
      <w:r w:rsidR="001020A1"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Si post inlusionem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per somnium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solet accidere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corpus Do</w:t>
      </w:r>
      <w:r w:rsidRPr="007A06F5">
        <w:rPr>
          <w:rFonts w:ascii="Times New Roman" w:eastAsia="Times New Roman" w:hAnsi="Times New Roman" w:cs="Times New Roman"/>
          <w:sz w:val="24"/>
          <w:szCs w:val="24"/>
          <w:lang w:val="la-Latn" w:eastAsia="de-DE"/>
        </w:rPr>
        <w:t>mini quilibet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accipere valeat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sacerdos 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sacra mysteria celebrare</w:t>
      </w:r>
      <w:r w:rsidR="005D4A29" w:rsidRPr="007A06F5">
        <w:rPr>
          <w:rFonts w:ascii="Times New Roman" w:eastAsia="Times New Roman" w:hAnsi="Times New Roman" w:cs="Times New Roman"/>
          <w:sz w:val="24"/>
          <w:szCs w:val="24"/>
          <w:lang w:val="la-Latn" w:eastAsia="de-DE"/>
        </w:rPr>
        <w:t>.</w:t>
      </w:r>
      <w:r w:rsidR="00865B57"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Hunc quidem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testamentum veteris legis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superiori capitulo iam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dixi </w:t>
      </w:r>
      <w:r w:rsidRPr="007A06F5">
        <w:rPr>
          <w:rFonts w:ascii="Times New Roman" w:eastAsia="Times New Roman" w:hAnsi="Times New Roman" w:cs="Times New Roman"/>
          <w:sz w:val="24"/>
          <w:szCs w:val="24"/>
          <w:lang w:val="la-Latn" w:eastAsia="de-DE"/>
        </w:rPr>
        <w:t>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pollutum dicit et nisi lotum aqua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usque ad vesperum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intrare ecclesiam non </w:t>
      </w:r>
      <w:r w:rsidRPr="007A06F5">
        <w:rPr>
          <w:rFonts w:ascii="Times New Roman" w:eastAsia="Times New Roman" w:hAnsi="Times New Roman" w:cs="Times New Roman"/>
          <w:sz w:val="24"/>
          <w:szCs w:val="24"/>
          <w:lang w:val="la-Latn" w:eastAsia="de-DE"/>
        </w:rPr>
        <w:t>concedit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tamen aliter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populus spiritalis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intellegens</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sub eodem intellectu </w:t>
      </w:r>
      <w:r w:rsidRPr="007A06F5">
        <w:rPr>
          <w:rFonts w:ascii="Times New Roman" w:eastAsia="Times New Roman" w:hAnsi="Times New Roman" w:cs="Times New Roman"/>
          <w:sz w:val="24"/>
          <w:szCs w:val="24"/>
          <w:lang w:val="la-Latn" w:eastAsia="de-DE"/>
        </w:rPr>
        <w:t>accipiet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praefati sumus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quasi per somnium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inluditur qui temptatus in </w:t>
      </w:r>
      <w:r w:rsidRPr="007A06F5">
        <w:rPr>
          <w:rFonts w:ascii="Times New Roman" w:eastAsia="Times New Roman" w:hAnsi="Times New Roman" w:cs="Times New Roman"/>
          <w:sz w:val="24"/>
          <w:szCs w:val="24"/>
          <w:lang w:val="la-Latn" w:eastAsia="de-DE"/>
        </w:rPr>
        <w:t>munditia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imaginibus a in cogitatione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inquinatur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lavandus est aqua</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culpas cogitationis lacrimis abluat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nisi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prius ignis temptationis recesserit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reum </w:t>
      </w:r>
      <w:r w:rsidRPr="007A06F5">
        <w:rPr>
          <w:rFonts w:ascii="Times New Roman" w:eastAsia="Times New Roman" w:hAnsi="Times New Roman" w:cs="Times New Roman"/>
          <w:sz w:val="24"/>
          <w:szCs w:val="24"/>
          <w:lang w:val="la-Latn" w:eastAsia="de-DE"/>
        </w:rPr>
        <w:t>se quasi usque ad vesperum cognoscat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est e in eadem inlusione valde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necessaria discretio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suptiliter pensari </w:t>
      </w:r>
      <w:r w:rsidRPr="007A06F5">
        <w:rPr>
          <w:rFonts w:ascii="Times New Roman" w:eastAsia="Times New Roman" w:hAnsi="Times New Roman" w:cs="Times New Roman"/>
          <w:sz w:val="24"/>
          <w:szCs w:val="24"/>
          <w:lang w:val="la-Latn" w:eastAsia="de-DE"/>
        </w:rPr>
        <w:t>debeat h</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qua re accidat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menti dormientis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Aliquando enim ex crapula</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aliquando </w:t>
      </w:r>
      <w:r w:rsidRPr="007A06F5">
        <w:rPr>
          <w:rFonts w:ascii="Times New Roman" w:eastAsia="Times New Roman" w:hAnsi="Times New Roman" w:cs="Times New Roman"/>
          <w:sz w:val="24"/>
          <w:szCs w:val="24"/>
          <w:lang w:val="la-Latn" w:eastAsia="de-DE"/>
        </w:rPr>
        <w:t>ex naturae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superfluitate vel infirmitate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aliquando ex cogitatione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contingit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Et </w:t>
      </w:r>
      <w:r w:rsidRPr="007A06F5">
        <w:rPr>
          <w:rFonts w:ascii="Times New Roman" w:eastAsia="Times New Roman" w:hAnsi="Times New Roman" w:cs="Times New Roman"/>
          <w:sz w:val="24"/>
          <w:szCs w:val="24"/>
          <w:lang w:val="la-Latn" w:eastAsia="de-DE"/>
        </w:rPr>
        <w:t>quidem cum ex naturae superfluitate vel infirmitate evenerit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 modo haec inlusio non est timenda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hanc animum nescientem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pertulisse magis dolendum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quam </w:t>
      </w:r>
      <w:r w:rsidRPr="007A06F5">
        <w:rPr>
          <w:rFonts w:ascii="Times New Roman" w:eastAsia="Times New Roman" w:hAnsi="Times New Roman" w:cs="Times New Roman"/>
          <w:sz w:val="24"/>
          <w:szCs w:val="24"/>
          <w:lang w:val="la-Latn" w:eastAsia="de-DE"/>
        </w:rPr>
        <w:t>fecisse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vero ultra modum appetitus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gulae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su</w:t>
      </w:r>
      <w:r w:rsidR="00865B57" w:rsidRPr="007A06F5">
        <w:rPr>
          <w:rFonts w:ascii="Times New Roman" w:eastAsia="Times New Roman" w:hAnsi="Times New Roman" w:cs="Times New Roman"/>
          <w:sz w:val="24"/>
          <w:szCs w:val="24"/>
          <w:lang w:val="la-Latn" w:eastAsia="de-DE"/>
        </w:rPr>
        <w:t xml:space="preserve">mendis alimentis rapitur atque </w:t>
      </w:r>
      <w:r w:rsidRPr="007A06F5">
        <w:rPr>
          <w:rFonts w:ascii="Times New Roman" w:eastAsia="Times New Roman" w:hAnsi="Times New Roman" w:cs="Times New Roman"/>
          <w:sz w:val="24"/>
          <w:szCs w:val="24"/>
          <w:lang w:val="la-Latn" w:eastAsia="de-DE"/>
        </w:rPr>
        <w:t>idcirco humorum receptacula gravantur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habet exinde animus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aliquem reatum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non </w:t>
      </w:r>
      <w:r w:rsidRPr="007A06F5">
        <w:rPr>
          <w:rFonts w:ascii="Times New Roman" w:eastAsia="Times New Roman" w:hAnsi="Times New Roman" w:cs="Times New Roman"/>
          <w:sz w:val="24"/>
          <w:szCs w:val="24"/>
          <w:lang w:val="la-Latn" w:eastAsia="de-DE"/>
        </w:rPr>
        <w:t>tamen usque ad prohibitionem percipiendi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sancti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myster</w:t>
      </w:r>
      <w:r w:rsidR="00865B57" w:rsidRPr="007A06F5">
        <w:rPr>
          <w:rFonts w:ascii="Times New Roman" w:eastAsia="Times New Roman" w:hAnsi="Times New Roman" w:cs="Times New Roman"/>
          <w:sz w:val="24"/>
          <w:szCs w:val="24"/>
          <w:lang w:val="la-Latn" w:eastAsia="de-DE"/>
        </w:rPr>
        <w:t>ii vel missarum sollemnia cele</w:t>
      </w:r>
      <w:r w:rsidRPr="007A06F5">
        <w:rPr>
          <w:rFonts w:ascii="Times New Roman" w:eastAsia="Times New Roman" w:hAnsi="Times New Roman" w:cs="Times New Roman"/>
          <w:sz w:val="24"/>
          <w:szCs w:val="24"/>
          <w:lang w:val="la-Latn" w:eastAsia="de-DE"/>
        </w:rPr>
        <w:t>brandi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fortasse 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lastRenderedPageBreak/>
        <w:t>festus dies exigit aut exhiberi mysterium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eo</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quod </w:t>
      </w:r>
      <w:r w:rsidRPr="007A06F5">
        <w:rPr>
          <w:rFonts w:ascii="Times New Roman" w:eastAsia="Times New Roman" w:hAnsi="Times New Roman" w:cs="Times New Roman"/>
          <w:sz w:val="24"/>
          <w:szCs w:val="24"/>
          <w:lang w:val="la-Latn" w:eastAsia="de-DE"/>
        </w:rPr>
        <w:t>sacerdos alius in loco deest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 necessitas compellit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si adsunt alii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implere </w:t>
      </w:r>
      <w:r w:rsidRPr="007A06F5">
        <w:rPr>
          <w:rFonts w:ascii="Times New Roman" w:eastAsia="Times New Roman" w:hAnsi="Times New Roman" w:cs="Times New Roman"/>
          <w:sz w:val="24"/>
          <w:szCs w:val="24"/>
          <w:lang w:val="la-Latn" w:eastAsia="de-DE"/>
        </w:rPr>
        <w:t>ministerium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valeant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inlusio per crapulam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a </w:t>
      </w:r>
      <w:r w:rsidR="00865B57" w:rsidRPr="007A06F5">
        <w:rPr>
          <w:rFonts w:ascii="Times New Roman" w:eastAsia="Times New Roman" w:hAnsi="Times New Roman" w:cs="Times New Roman"/>
          <w:sz w:val="24"/>
          <w:szCs w:val="24"/>
          <w:lang w:val="la-Latn" w:eastAsia="de-DE"/>
        </w:rPr>
        <w:t>perceptione sacri mysterii pro</w:t>
      </w:r>
      <w:r w:rsidRPr="007A06F5">
        <w:rPr>
          <w:rFonts w:ascii="Times New Roman" w:eastAsia="Times New Roman" w:hAnsi="Times New Roman" w:cs="Times New Roman"/>
          <w:sz w:val="24"/>
          <w:szCs w:val="24"/>
          <w:lang w:val="la-Latn" w:eastAsia="de-DE"/>
        </w:rPr>
        <w:t>hibere non 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ab immolatione sacri mysterii abstinere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arbitror</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humiliter </w:t>
      </w:r>
      <w:r w:rsidRPr="007A06F5">
        <w:rPr>
          <w:rFonts w:ascii="Times New Roman" w:eastAsia="Times New Roman" w:hAnsi="Times New Roman" w:cs="Times New Roman"/>
          <w:sz w:val="24"/>
          <w:szCs w:val="24"/>
          <w:lang w:val="la-Latn" w:eastAsia="de-DE"/>
        </w:rPr>
        <w:t>debet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tamen dormientis a mentem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imaginatione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 concusserit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ita plerumque inlusio nascitur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eorum animus etiam in somno corporis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positus turpibus imaginationibus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foedetur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 in re unum ibi</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ostenditur ipsa </w:t>
      </w:r>
      <w:r w:rsidRPr="007A06F5">
        <w:rPr>
          <w:rFonts w:ascii="Times New Roman" w:eastAsia="Times New Roman" w:hAnsi="Times New Roman" w:cs="Times New Roman"/>
          <w:sz w:val="24"/>
          <w:szCs w:val="24"/>
          <w:lang w:val="la-Latn" w:eastAsia="de-DE"/>
        </w:rPr>
        <w:t>mens rea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tamen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suo iudicio libera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dormienti corpore nihil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meminit vidisse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tamen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vigiliis corporis meminit in ingluviem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cecidisse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vero </w:t>
      </w:r>
      <w:r w:rsidRPr="007A06F5">
        <w:rPr>
          <w:rFonts w:ascii="Times New Roman" w:hAnsi="Times New Roman" w:cs="Times New Roman"/>
          <w:lang w:val="la-Latn"/>
        </w:rPr>
        <w:t>/ ex turpi cogitatione vigilantis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oritur inlusio dormientis</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patet animo reatus suus</w:t>
      </w:r>
      <w:r w:rsidR="009B2994" w:rsidRPr="007A06F5">
        <w:rPr>
          <w:rFonts w:ascii="Times New Roman" w:hAnsi="Times New Roman" w:cs="Times New Roman"/>
          <w:lang w:val="la-Latn"/>
        </w:rPr>
        <w:t xml:space="preserve">; </w:t>
      </w:r>
      <w:r w:rsidR="00865B57" w:rsidRPr="007A06F5">
        <w:rPr>
          <w:rFonts w:ascii="Times New Roman" w:hAnsi="Times New Roman" w:cs="Times New Roman"/>
          <w:lang w:val="la-Latn"/>
        </w:rPr>
        <w:t xml:space="preserve">videt </w:t>
      </w:r>
      <w:r w:rsidRPr="007A06F5">
        <w:rPr>
          <w:rFonts w:ascii="Times New Roman" w:eastAsia="Times New Roman" w:hAnsi="Times New Roman" w:cs="Times New Roman"/>
          <w:sz w:val="24"/>
          <w:szCs w:val="24"/>
          <w:lang w:val="la-Latn" w:eastAsia="de-DE"/>
        </w:rPr>
        <w:t>enim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 radice inquinatio illa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processerit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quod</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hAnsi="Times New Roman" w:cs="Times New Roman"/>
          <w:lang w:val="la-Latn"/>
        </w:rPr>
        <w:t>cogitavit sciens hoc per</w:t>
      </w:r>
      <w:r w:rsidRPr="007A06F5">
        <w:rPr>
          <w:rFonts w:ascii="Times New Roman" w:eastAsia="Times New Roman" w:hAnsi="Times New Roman" w:cs="Times New Roman"/>
          <w:sz w:val="24"/>
          <w:szCs w:val="24"/>
          <w:lang w:val="la-Latn" w:eastAsia="de-DE"/>
        </w:rPr>
        <w:t>tulit nesciens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pensandum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 cogitatio utrum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suggestione an a delectatione </w:t>
      </w:r>
      <w:r w:rsidRPr="007A06F5">
        <w:rPr>
          <w:rFonts w:ascii="Times New Roman" w:eastAsia="Times New Roman" w:hAnsi="Times New Roman" w:cs="Times New Roman"/>
          <w:sz w:val="24"/>
          <w:szCs w:val="24"/>
          <w:lang w:val="la-Latn" w:eastAsia="de-DE"/>
        </w:rPr>
        <w:t>vel</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maius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peccati consensu acciderit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Tribus enim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modis impletur </w:t>
      </w:r>
      <w:r w:rsidRPr="007A06F5">
        <w:rPr>
          <w:rFonts w:ascii="Times New Roman" w:eastAsia="Times New Roman" w:hAnsi="Times New Roman" w:cs="Times New Roman"/>
          <w:sz w:val="24"/>
          <w:szCs w:val="24"/>
          <w:lang w:val="la-Latn" w:eastAsia="de-DE"/>
        </w:rPr>
        <w:t>omne peccatum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videlicet suggestione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delectatione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consensu</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Suggestio quippe fit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 diabolum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delectatio per carnem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consensus per spiritum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et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primam culpam </w:t>
      </w:r>
      <w:r w:rsidRPr="007A06F5">
        <w:rPr>
          <w:rFonts w:ascii="Times New Roman" w:eastAsia="Times New Roman" w:hAnsi="Times New Roman" w:cs="Times New Roman"/>
          <w:sz w:val="24"/>
          <w:szCs w:val="24"/>
          <w:lang w:val="la-Latn" w:eastAsia="de-DE"/>
        </w:rPr>
        <w:t>serpens suggessit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Eva velut caro delectata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Adam vero velut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spiritus consensit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necessaria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magna discretio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 suggestionem atque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delectationem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delectationem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consen</w:t>
      </w:r>
      <w:r w:rsidR="00FC390A" w:rsidRPr="007A06F5">
        <w:rPr>
          <w:rFonts w:ascii="Times New Roman" w:eastAsia="Times New Roman" w:hAnsi="Times New Roman" w:cs="Times New Roman"/>
          <w:sz w:val="24"/>
          <w:szCs w:val="24"/>
          <w:lang w:val="la-Latn" w:eastAsia="de-DE"/>
        </w:rPr>
        <w:t>sum iudex sui animus praesideat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Cum enim malignus </w:t>
      </w:r>
      <w:r w:rsidRPr="007A06F5">
        <w:rPr>
          <w:rFonts w:ascii="Times New Roman" w:eastAsia="Times New Roman" w:hAnsi="Times New Roman" w:cs="Times New Roman"/>
          <w:sz w:val="24"/>
          <w:szCs w:val="24"/>
          <w:lang w:val="la-Latn" w:eastAsia="de-DE"/>
        </w:rPr>
        <w:t>spiritus peccatum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suggerit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mente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nulla peccati delectatio sequatur</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peccatum </w:t>
      </w:r>
      <w:r w:rsidRPr="007A06F5">
        <w:rPr>
          <w:rFonts w:ascii="Times New Roman" w:eastAsia="Times New Roman" w:hAnsi="Times New Roman" w:cs="Times New Roman"/>
          <w:sz w:val="24"/>
          <w:szCs w:val="24"/>
          <w:lang w:val="la-Latn" w:eastAsia="de-DE"/>
        </w:rPr>
        <w:t>omni modo perpetratum non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vero delectari caro coeperit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tunc peccatum </w:t>
      </w:r>
      <w:r w:rsidRPr="007A06F5">
        <w:rPr>
          <w:rFonts w:ascii="Times New Roman" w:eastAsia="Times New Roman" w:hAnsi="Times New Roman" w:cs="Times New Roman"/>
          <w:sz w:val="24"/>
          <w:szCs w:val="24"/>
          <w:lang w:val="la-Latn" w:eastAsia="de-DE"/>
        </w:rPr>
        <w:t>incipit nasci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autem etiam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deliberatione consentit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tunc peccatum cognoscitur </w:t>
      </w:r>
      <w:r w:rsidRPr="007A06F5">
        <w:rPr>
          <w:rFonts w:ascii="Times New Roman" w:eastAsia="Times New Roman" w:hAnsi="Times New Roman" w:cs="Times New Roman"/>
          <w:sz w:val="24"/>
          <w:szCs w:val="24"/>
          <w:lang w:val="la-Latn" w:eastAsia="de-DE"/>
        </w:rPr>
        <w:t>perfici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suggestione igitur peccati initium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delectatione fit a nutrimentum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consensu perfectio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saepe contingit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hoc</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quod malignus spiritus seminat </w:t>
      </w:r>
      <w:r w:rsidRPr="007A06F5">
        <w:rPr>
          <w:rFonts w:ascii="Times New Roman" w:eastAsia="Times New Roman" w:hAnsi="Times New Roman" w:cs="Times New Roman"/>
          <w:sz w:val="24"/>
          <w:szCs w:val="24"/>
          <w:lang w:val="la-Latn" w:eastAsia="de-DE"/>
        </w:rPr>
        <w:t>in cogitatione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caro in delectationem trahat nec tame</w:t>
      </w:r>
      <w:r w:rsidR="00865B57" w:rsidRPr="007A06F5">
        <w:rPr>
          <w:rFonts w:ascii="Times New Roman" w:eastAsia="Times New Roman" w:hAnsi="Times New Roman" w:cs="Times New Roman"/>
          <w:sz w:val="24"/>
          <w:szCs w:val="24"/>
          <w:lang w:val="la-Latn" w:eastAsia="de-DE"/>
        </w:rPr>
        <w:t>n anima eidem delectationi con</w:t>
      </w:r>
      <w:r w:rsidRPr="007A06F5">
        <w:rPr>
          <w:rFonts w:ascii="Times New Roman" w:eastAsia="Times New Roman" w:hAnsi="Times New Roman" w:cs="Times New Roman"/>
          <w:sz w:val="24"/>
          <w:szCs w:val="24"/>
          <w:lang w:val="la-Latn" w:eastAsia="de-DE"/>
        </w:rPr>
        <w:t>sentiat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cum caro delectare sine anima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nequeat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ipse tamen animus carnis volup</w:t>
      </w:r>
      <w:r w:rsidRPr="007A06F5">
        <w:rPr>
          <w:rFonts w:ascii="Times New Roman" w:eastAsia="Times New Roman" w:hAnsi="Times New Roman" w:cs="Times New Roman"/>
          <w:sz w:val="24"/>
          <w:szCs w:val="24"/>
          <w:lang w:val="la-Latn" w:eastAsia="de-DE"/>
        </w:rPr>
        <w:t>tatibus e reluctans in delectatione carnali aliquo modo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ligatur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invitus</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ut ei ex ratione </w:t>
      </w:r>
      <w:r w:rsidRPr="007A06F5">
        <w:rPr>
          <w:rFonts w:ascii="Times New Roman" w:eastAsia="Times New Roman" w:hAnsi="Times New Roman" w:cs="Times New Roman"/>
          <w:sz w:val="24"/>
          <w:szCs w:val="24"/>
          <w:lang w:val="la-Latn" w:eastAsia="de-DE"/>
        </w:rPr>
        <w:t>contradicat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consentiat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tamen delectatione ligatus sit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sed ligatum se vehementer </w:t>
      </w:r>
      <w:r w:rsidRPr="007A06F5">
        <w:rPr>
          <w:rFonts w:ascii="Times New Roman" w:eastAsia="Times New Roman" w:hAnsi="Times New Roman" w:cs="Times New Roman"/>
          <w:sz w:val="24"/>
          <w:szCs w:val="24"/>
          <w:lang w:val="la-Latn" w:eastAsia="de-DE"/>
        </w:rPr>
        <w:t>ingemiscat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et ille caelestis exercitus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praecipuus miles gemebat dicens</w:t>
      </w:r>
      <w:r w:rsidR="00FF3D92" w:rsidRPr="007A06F5">
        <w:rPr>
          <w:rFonts w:ascii="Times New Roman" w:eastAsia="Times New Roman" w:hAnsi="Times New Roman" w:cs="Times New Roman"/>
          <w:sz w:val="24"/>
          <w:szCs w:val="24"/>
          <w:lang w:val="la-Latn" w:eastAsia="de-DE"/>
        </w:rPr>
        <w:t xml:space="preserve">: </w:t>
      </w:r>
      <w:r w:rsidR="00FC390A" w:rsidRPr="007A06F5">
        <w:rPr>
          <w:rFonts w:ascii="Times New Roman" w:eastAsia="Times New Roman" w:hAnsi="Times New Roman" w:cs="Times New Roman"/>
          <w:sz w:val="24"/>
          <w:szCs w:val="24"/>
          <w:lang w:val="la-Latn" w:eastAsia="de-DE"/>
        </w:rPr>
        <w:t>‚</w:t>
      </w:r>
      <w:r w:rsidR="00865B57" w:rsidRPr="007A06F5">
        <w:rPr>
          <w:rFonts w:ascii="Times New Roman" w:eastAsia="Times New Roman" w:hAnsi="Times New Roman" w:cs="Times New Roman"/>
          <w:sz w:val="24"/>
          <w:szCs w:val="24"/>
          <w:lang w:val="la-Latn" w:eastAsia="de-DE"/>
        </w:rPr>
        <w:t xml:space="preserve">Video </w:t>
      </w:r>
      <w:r w:rsidRPr="007A06F5">
        <w:rPr>
          <w:rFonts w:ascii="Times New Roman" w:eastAsia="Times New Roman" w:hAnsi="Times New Roman" w:cs="Times New Roman"/>
          <w:sz w:val="24"/>
          <w:szCs w:val="24"/>
          <w:lang w:val="la-Latn" w:eastAsia="de-DE"/>
        </w:rPr>
        <w:t>aliam legem in membris meis repugnantem legi menti</w:t>
      </w:r>
      <w:r w:rsidR="00865B57" w:rsidRPr="007A06F5">
        <w:rPr>
          <w:rFonts w:ascii="Times New Roman" w:eastAsia="Times New Roman" w:hAnsi="Times New Roman" w:cs="Times New Roman"/>
          <w:sz w:val="24"/>
          <w:szCs w:val="24"/>
          <w:lang w:val="la-Latn" w:eastAsia="de-DE"/>
        </w:rPr>
        <w:t xml:space="preserve">s meae et captivum me ducentem </w:t>
      </w:r>
      <w:r w:rsidRPr="007A06F5">
        <w:rPr>
          <w:rFonts w:ascii="Times New Roman" w:eastAsia="Times New Roman" w:hAnsi="Times New Roman" w:cs="Times New Roman"/>
          <w:sz w:val="24"/>
          <w:szCs w:val="24"/>
          <w:lang w:val="la-Latn" w:eastAsia="de-DE"/>
        </w:rPr>
        <w:t>in lege peccati</w:t>
      </w:r>
      <w:r w:rsidR="009B2994" w:rsidRPr="007A06F5">
        <w:rPr>
          <w:rFonts w:ascii="Times New Roman" w:eastAsia="Times New Roman" w:hAnsi="Times New Roman" w:cs="Times New Roman"/>
          <w:sz w:val="24"/>
          <w:szCs w:val="24"/>
          <w:lang w:val="la-Latn" w:eastAsia="de-DE"/>
        </w:rPr>
        <w:t xml:space="preserve">, </w:t>
      </w:r>
      <w:r w:rsidR="00FC390A" w:rsidRPr="007A06F5">
        <w:rPr>
          <w:rFonts w:ascii="Times New Roman" w:eastAsia="Times New Roman" w:hAnsi="Times New Roman" w:cs="Times New Roman"/>
          <w:sz w:val="24"/>
          <w:szCs w:val="24"/>
          <w:lang w:val="la-Latn" w:eastAsia="de-DE"/>
        </w:rPr>
        <w:t>quae est in membris meis</w:t>
      </w:r>
      <w:r w:rsidRPr="007A06F5">
        <w:rPr>
          <w:rFonts w:ascii="Times New Roman" w:eastAsia="Times New Roman" w:hAnsi="Times New Roman" w:cs="Times New Roman"/>
          <w:sz w:val="24"/>
          <w:szCs w:val="24"/>
          <w:lang w:val="la-Latn" w:eastAsia="de-DE"/>
        </w:rPr>
        <w:t>'. Si autem captivus 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minime pugnabat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pugnabat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quapropter et captivus 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pugnabat igitur legi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mentis</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cui </w:t>
      </w:r>
      <w:r w:rsidRPr="007A06F5">
        <w:rPr>
          <w:rFonts w:ascii="Times New Roman" w:eastAsia="Times New Roman" w:hAnsi="Times New Roman" w:cs="Times New Roman"/>
          <w:sz w:val="24"/>
          <w:szCs w:val="24"/>
          <w:lang w:val="la-Latn" w:eastAsia="de-DE"/>
        </w:rPr>
        <w:t>lex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in membris 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repugnabat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autem pugnabat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captivus non 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Ecce itaque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homo 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ita dixerim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captivus et liber</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yellow"/>
          <w:lang w:val="la-Latn" w:eastAsia="de-DE"/>
        </w:rPr>
        <w:t>über</w:t>
      </w:r>
      <w:r w:rsidRPr="007A06F5">
        <w:rPr>
          <w:rFonts w:ascii="Times New Roman" w:eastAsia="Times New Roman" w:hAnsi="Times New Roman" w:cs="Times New Roman"/>
          <w:sz w:val="24"/>
          <w:szCs w:val="24"/>
          <w:lang w:val="la-Latn" w:eastAsia="de-DE"/>
        </w:rPr>
        <w:t xml:space="preserve"> ex iustitia</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quam </w:t>
      </w:r>
      <w:r w:rsidRPr="007A06F5">
        <w:rPr>
          <w:rFonts w:ascii="Times New Roman" w:eastAsia="Times New Roman" w:hAnsi="Times New Roman" w:cs="Times New Roman"/>
          <w:sz w:val="24"/>
          <w:szCs w:val="24"/>
          <w:lang w:val="la-Latn" w:eastAsia="de-DE"/>
        </w:rPr>
        <w:t>diligit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captivus ex delectatione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portat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invitus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6A59360" w14:textId="77777777" w:rsidR="00BA5266" w:rsidRPr="007A06F5" w:rsidRDefault="00BA5266" w:rsidP="00450DB4">
      <w:pPr>
        <w:spacing w:after="120" w:line="240" w:lineRule="auto"/>
        <w:rPr>
          <w:rFonts w:ascii="Times New Roman" w:hAnsi="Times New Roman" w:cs="Times New Roman"/>
          <w:lang w:val="la-Latn"/>
        </w:rPr>
      </w:pPr>
    </w:p>
    <w:p w14:paraId="39139148" w14:textId="31A48EC5" w:rsidR="00BA5266" w:rsidRPr="007A06F5" w:rsidRDefault="004C79B1"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168" w:name="_Toc194615192"/>
      <w:r w:rsidRPr="007A06F5">
        <w:rPr>
          <w:rFonts w:ascii="Times New Roman" w:hAnsi="Times New Roman" w:cs="Times New Roman"/>
          <w:b/>
          <w:color w:val="000000" w:themeColor="text1"/>
          <w:sz w:val="28"/>
          <w:szCs w:val="28"/>
          <w:lang w:val="la-Latn"/>
        </w:rPr>
        <w:t xml:space="preserve">Concilium Moguntinum (a. 852), </w:t>
      </w:r>
      <w:commentRangeStart w:id="169"/>
      <w:r w:rsidRPr="007A06F5">
        <w:rPr>
          <w:rFonts w:ascii="Times New Roman" w:hAnsi="Times New Roman" w:cs="Times New Roman"/>
          <w:b/>
          <w:color w:val="000000" w:themeColor="text1"/>
          <w:sz w:val="28"/>
          <w:szCs w:val="28"/>
          <w:lang w:val="la-Latn"/>
        </w:rPr>
        <w:t>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und 10</w:t>
      </w:r>
      <w:commentRangeEnd w:id="169"/>
      <w:r w:rsidR="00A83A64" w:rsidRPr="007A06F5">
        <w:rPr>
          <w:rStyle w:val="Odkaznakoment"/>
          <w:rFonts w:ascii="Times New Roman" w:eastAsiaTheme="minorHAnsi" w:hAnsi="Times New Roman" w:cs="Times New Roman"/>
          <w:color w:val="auto"/>
          <w:lang w:val="la-Latn"/>
        </w:rPr>
        <w:commentReference w:id="169"/>
      </w:r>
      <w:r w:rsidRPr="007A06F5">
        <w:rPr>
          <w:rFonts w:ascii="Times New Roman" w:hAnsi="Times New Roman" w:cs="Times New Roman"/>
          <w:b/>
          <w:color w:val="000000" w:themeColor="text1"/>
          <w:sz w:val="28"/>
          <w:szCs w:val="28"/>
          <w:lang w:val="la-Latn"/>
        </w:rPr>
        <w:t>,</w:t>
      </w:r>
      <w:r w:rsidR="00BA5266" w:rsidRPr="007A06F5">
        <w:rPr>
          <w:rFonts w:ascii="Times New Roman" w:hAnsi="Times New Roman" w:cs="Times New Roman"/>
          <w:b/>
          <w:color w:val="000000" w:themeColor="text1"/>
          <w:sz w:val="28"/>
          <w:szCs w:val="28"/>
          <w:lang w:val="la-Latn"/>
        </w:rPr>
        <w:t xml:space="preserve"> 105v-106r</w:t>
      </w:r>
      <w:bookmarkEnd w:id="168"/>
    </w:p>
    <w:p w14:paraId="3EB954F8" w14:textId="06104161"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X-XI -: De his qui infantem suum oppresserit. Si quis infantem suum incaute oppresserit - (unleserlich) peruenire confidat (MGH Capit. 2, Nr. 249, S. 189 Z. 1-13; MGH Conc. 3, S. 247 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 248 Z. 3). Die Annales Fuldenses melden die Bestätigung der Mainzer Beschlüsse durch König Ludwig den Deutschen, siehe Cod. Bamberg Can. 2.</w:t>
      </w:r>
    </w:p>
    <w:p w14:paraId="66FD7174" w14:textId="760A4970"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CANON HLUDOWICI</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 xml:space="preserve">REGIS </w:t>
      </w:r>
    </w:p>
    <w:p w14:paraId="65576F26" w14:textId="17016A26"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Anno</w:t>
      </w:r>
      <w:r w:rsidR="00E55DD3" w:rsidRPr="007A06F5">
        <w:rPr>
          <w:rFonts w:ascii="Times New Roman" w:eastAsia="Times New Roman" w:hAnsi="Times New Roman" w:cs="Times New Roman"/>
          <w:strike/>
          <w:sz w:val="24"/>
          <w:szCs w:val="24"/>
          <w:highlight w:val="green"/>
          <w:lang w:val="la-Latn" w:eastAsia="de-DE"/>
        </w:rPr>
        <w:t xml:space="preserve"> </w:t>
      </w:r>
      <w:r w:rsidR="00636851" w:rsidRPr="007A06F5">
        <w:rPr>
          <w:rFonts w:ascii="Times New Roman" w:eastAsia="Times New Roman" w:hAnsi="Times New Roman" w:cs="Times New Roman"/>
          <w:strike/>
          <w:sz w:val="24"/>
          <w:szCs w:val="24"/>
          <w:highlight w:val="green"/>
          <w:lang w:val="la-Latn" w:eastAsia="de-DE"/>
        </w:rPr>
        <w:t>dominicę incarnationis DCCCLII</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indictione XV</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 xml:space="preserve">regis vero </w:t>
      </w:r>
      <w:r w:rsidRPr="007A06F5">
        <w:rPr>
          <w:rFonts w:ascii="Times New Roman" w:eastAsia="Times New Roman" w:hAnsi="Times New Roman" w:cs="Times New Roman"/>
          <w:strike/>
          <w:sz w:val="24"/>
          <w:szCs w:val="24"/>
          <w:highlight w:val="green"/>
          <w:lang w:val="la-Latn" w:eastAsia="de-DE"/>
        </w:rPr>
        <w:t>orthodoxi atque gloriosi et vera clementię dignit</w:t>
      </w:r>
      <w:r w:rsidR="00A539B1" w:rsidRPr="007A06F5">
        <w:rPr>
          <w:rFonts w:ascii="Times New Roman" w:eastAsia="Times New Roman" w:hAnsi="Times New Roman" w:cs="Times New Roman"/>
          <w:strike/>
          <w:sz w:val="24"/>
          <w:szCs w:val="24"/>
          <w:highlight w:val="green"/>
          <w:lang w:val="la-Latn" w:eastAsia="de-DE"/>
        </w:rPr>
        <w:t>ate praecipui Hludowici</w:t>
      </w:r>
      <w:r w:rsidR="00E55DD3"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 xml:space="preserve">anno </w:t>
      </w:r>
      <w:r w:rsidRPr="007A06F5">
        <w:rPr>
          <w:rFonts w:ascii="Times New Roman" w:eastAsia="Times New Roman" w:hAnsi="Times New Roman" w:cs="Times New Roman"/>
          <w:strike/>
          <w:sz w:val="24"/>
          <w:szCs w:val="24"/>
          <w:highlight w:val="green"/>
          <w:lang w:val="la-Latn" w:eastAsia="de-DE"/>
        </w:rPr>
        <w:t>XVIII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mense Octobre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die tertio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ex voluntate a</w:t>
      </w:r>
      <w:r w:rsidR="00A539B1" w:rsidRPr="007A06F5">
        <w:rPr>
          <w:rFonts w:ascii="Times New Roman" w:eastAsia="Times New Roman" w:hAnsi="Times New Roman" w:cs="Times New Roman"/>
          <w:strike/>
          <w:sz w:val="24"/>
          <w:szCs w:val="24"/>
          <w:highlight w:val="green"/>
          <w:lang w:val="la-Latn" w:eastAsia="de-DE"/>
        </w:rPr>
        <w:t>tque praecepto eiusdem serenis</w:t>
      </w:r>
      <w:r w:rsidRPr="007A06F5">
        <w:rPr>
          <w:rFonts w:ascii="Times New Roman" w:eastAsia="Times New Roman" w:hAnsi="Times New Roman" w:cs="Times New Roman"/>
          <w:strike/>
          <w:sz w:val="24"/>
          <w:szCs w:val="24"/>
          <w:highlight w:val="green"/>
          <w:lang w:val="la-Latn" w:eastAsia="de-DE"/>
        </w:rPr>
        <w:t>simi principis sancta synodus habita est in civitate M</w:t>
      </w:r>
      <w:r w:rsidR="00A539B1" w:rsidRPr="007A06F5">
        <w:rPr>
          <w:rFonts w:ascii="Times New Roman" w:eastAsia="Times New Roman" w:hAnsi="Times New Roman" w:cs="Times New Roman"/>
          <w:strike/>
          <w:sz w:val="24"/>
          <w:szCs w:val="24"/>
          <w:highlight w:val="green"/>
          <w:lang w:val="la-Latn" w:eastAsia="de-DE"/>
        </w:rPr>
        <w:t>agontia</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metropoli Germanię</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praesidente Rabono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venerabili eiusdem civit</w:t>
      </w:r>
      <w:r w:rsidR="00A539B1" w:rsidRPr="007A06F5">
        <w:rPr>
          <w:rFonts w:ascii="Times New Roman" w:eastAsia="Times New Roman" w:hAnsi="Times New Roman" w:cs="Times New Roman"/>
          <w:strike/>
          <w:sz w:val="24"/>
          <w:szCs w:val="24"/>
          <w:highlight w:val="green"/>
          <w:lang w:val="la-Latn" w:eastAsia="de-DE"/>
        </w:rPr>
        <w:t xml:space="preserve">atis archiepiscopo cum ceteris </w:t>
      </w:r>
      <w:r w:rsidRPr="007A06F5">
        <w:rPr>
          <w:rFonts w:ascii="Times New Roman" w:eastAsia="Times New Roman" w:hAnsi="Times New Roman" w:cs="Times New Roman"/>
          <w:strike/>
          <w:sz w:val="24"/>
          <w:szCs w:val="24"/>
          <w:highlight w:val="green"/>
          <w:lang w:val="la-Latn" w:eastAsia="de-DE"/>
        </w:rPr>
        <w:t>episcopis orientalis Frantię et Baioarię atque S</w:t>
      </w:r>
      <w:r w:rsidR="00A539B1" w:rsidRPr="007A06F5">
        <w:rPr>
          <w:rFonts w:ascii="Times New Roman" w:eastAsia="Times New Roman" w:hAnsi="Times New Roman" w:cs="Times New Roman"/>
          <w:strike/>
          <w:sz w:val="24"/>
          <w:szCs w:val="24"/>
          <w:highlight w:val="green"/>
          <w:lang w:val="la-Latn" w:eastAsia="de-DE"/>
        </w:rPr>
        <w:t>axonie</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hoc est</w:t>
      </w:r>
      <w:r w:rsidR="00FF3D92"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Liuprammo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Iuvanensi a</w:t>
      </w:r>
      <w:r w:rsidR="00ED106A"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archiepiscopo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Gozbaldo episcopo</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Salomone</w:t>
      </w:r>
      <w:r w:rsidR="00E55DD3"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Essone</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Lantone</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Otkario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Gebehardo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hAnsi="Times New Roman" w:cs="Times New Roman"/>
          <w:strike/>
          <w:highlight w:val="green"/>
          <w:lang w:val="la-Latn"/>
        </w:rPr>
        <w:t>/ Hemmone</w:t>
      </w:r>
      <w:r w:rsidR="00E55DD3"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episcopo</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Baturato</w:t>
      </w:r>
      <w:r w:rsidR="00E55DD3"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episcopo</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Gozpert</w:t>
      </w:r>
      <w:r w:rsidR="00A539B1" w:rsidRPr="007A06F5">
        <w:rPr>
          <w:rFonts w:ascii="Times New Roman" w:hAnsi="Times New Roman" w:cs="Times New Roman"/>
          <w:strike/>
          <w:highlight w:val="green"/>
          <w:lang w:val="la-Latn"/>
        </w:rPr>
        <w:t>o</w:t>
      </w:r>
      <w:r w:rsidR="00E55DD3" w:rsidRPr="007A06F5">
        <w:rPr>
          <w:rFonts w:ascii="Times New Roman" w:hAnsi="Times New Roman" w:cs="Times New Roman"/>
          <w:strike/>
          <w:highlight w:val="green"/>
          <w:lang w:val="la-Latn"/>
        </w:rPr>
        <w:t xml:space="preserve"> </w:t>
      </w:r>
      <w:r w:rsidR="00A539B1" w:rsidRPr="007A06F5">
        <w:rPr>
          <w:rFonts w:ascii="Times New Roman" w:hAnsi="Times New Roman" w:cs="Times New Roman"/>
          <w:strike/>
          <w:highlight w:val="green"/>
          <w:lang w:val="la-Latn"/>
        </w:rPr>
        <w:t>episcopo</w:t>
      </w:r>
      <w:r w:rsidR="009B2994" w:rsidRPr="007A06F5">
        <w:rPr>
          <w:rFonts w:ascii="Times New Roman" w:hAnsi="Times New Roman" w:cs="Times New Roman"/>
          <w:strike/>
          <w:highlight w:val="green"/>
          <w:lang w:val="la-Latn"/>
        </w:rPr>
        <w:t xml:space="preserve">, </w:t>
      </w:r>
      <w:r w:rsidR="00A539B1" w:rsidRPr="007A06F5">
        <w:rPr>
          <w:rFonts w:ascii="Times New Roman" w:hAnsi="Times New Roman" w:cs="Times New Roman"/>
          <w:strike/>
          <w:highlight w:val="green"/>
          <w:lang w:val="la-Latn"/>
        </w:rPr>
        <w:t>Erchanfrido</w:t>
      </w:r>
      <w:r w:rsidR="00E55DD3" w:rsidRPr="007A06F5">
        <w:rPr>
          <w:rFonts w:ascii="Times New Roman" w:hAnsi="Times New Roman" w:cs="Times New Roman"/>
          <w:strike/>
          <w:highlight w:val="green"/>
          <w:lang w:val="la-Latn"/>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Harthwigo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Lantfrido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Altfrido</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Liutbrando 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Diatmaro chorepiscopo</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Folchardo chorepiscopo</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Albericho chorepiscopo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Reginhario chorep</w:t>
      </w:r>
      <w:r w:rsidR="00A539B1" w:rsidRPr="007A06F5">
        <w:rPr>
          <w:rFonts w:ascii="Times New Roman" w:eastAsia="Times New Roman" w:hAnsi="Times New Roman" w:cs="Times New Roman"/>
          <w:strike/>
          <w:sz w:val="24"/>
          <w:szCs w:val="24"/>
          <w:highlight w:val="green"/>
          <w:lang w:val="la-Latn" w:eastAsia="de-DE"/>
        </w:rPr>
        <w:t>iscopo</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Grimaldo abbate</w:t>
      </w:r>
      <w:r w:rsidR="009B2994" w:rsidRPr="007A06F5">
        <w:rPr>
          <w:rFonts w:ascii="Times New Roman" w:eastAsia="Times New Roman" w:hAnsi="Times New Roman" w:cs="Times New Roman"/>
          <w:strike/>
          <w:sz w:val="24"/>
          <w:szCs w:val="24"/>
          <w:highlight w:val="green"/>
          <w:lang w:val="la-Latn" w:eastAsia="de-DE"/>
        </w:rPr>
        <w:t xml:space="preserve">, </w:t>
      </w:r>
      <w:r w:rsidR="00636851" w:rsidRPr="007A06F5">
        <w:rPr>
          <w:rFonts w:ascii="Times New Roman" w:eastAsia="Times New Roman" w:hAnsi="Times New Roman" w:cs="Times New Roman"/>
          <w:strike/>
          <w:sz w:val="24"/>
          <w:szCs w:val="24"/>
          <w:highlight w:val="green"/>
          <w:lang w:val="la-Latn" w:eastAsia="de-DE"/>
        </w:rPr>
        <w:t>Rathleiho</w:t>
      </w:r>
      <w:r w:rsidRPr="007A06F5">
        <w:rPr>
          <w:rFonts w:ascii="Times New Roman" w:eastAsia="Times New Roman" w:hAnsi="Times New Roman" w:cs="Times New Roman"/>
          <w:strike/>
          <w:sz w:val="24"/>
          <w:szCs w:val="24"/>
          <w:highlight w:val="green"/>
          <w:lang w:val="la-Latn" w:eastAsia="de-DE"/>
        </w:rPr>
        <w:t xml:space="preserve"> abbate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Hantone abbate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 reliquis</w:t>
      </w:r>
      <w:r w:rsidR="00A539B1" w:rsidRPr="007A06F5">
        <w:rPr>
          <w:rFonts w:ascii="Times New Roman" w:eastAsia="Times New Roman" w:hAnsi="Times New Roman" w:cs="Times New Roman"/>
          <w:strike/>
          <w:sz w:val="24"/>
          <w:szCs w:val="24"/>
          <w:highlight w:val="green"/>
          <w:lang w:val="la-Latn" w:eastAsia="de-DE"/>
        </w:rPr>
        <w:t xml:space="preserve"> ęcclesiastici ordinis viris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presbiteris videlicet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 xml:space="preserve">monachis </w:t>
      </w:r>
      <w:r w:rsidRPr="007A06F5">
        <w:rPr>
          <w:rFonts w:ascii="Times New Roman" w:eastAsia="Times New Roman" w:hAnsi="Times New Roman" w:cs="Times New Roman"/>
          <w:strike/>
          <w:sz w:val="24"/>
          <w:szCs w:val="24"/>
          <w:highlight w:val="green"/>
          <w:lang w:val="la-Latn" w:eastAsia="de-DE"/>
        </w:rPr>
        <w:lastRenderedPageBreak/>
        <w:t>atque diaconibu</w:t>
      </w:r>
      <w:r w:rsidR="00A539B1" w:rsidRPr="007A06F5">
        <w:rPr>
          <w:rFonts w:ascii="Times New Roman" w:eastAsia="Times New Roman" w:hAnsi="Times New Roman" w:cs="Times New Roman"/>
          <w:strike/>
          <w:sz w:val="24"/>
          <w:szCs w:val="24"/>
          <w:highlight w:val="green"/>
          <w:lang w:val="la-Latn" w:eastAsia="de-DE"/>
        </w:rPr>
        <w:t>s</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 xml:space="preserve">a quibus statutum est haec </w:t>
      </w:r>
      <w:r w:rsidRPr="007A06F5">
        <w:rPr>
          <w:rFonts w:ascii="Times New Roman" w:eastAsia="Times New Roman" w:hAnsi="Times New Roman" w:cs="Times New Roman"/>
          <w:strike/>
          <w:sz w:val="24"/>
          <w:szCs w:val="24"/>
          <w:highlight w:val="green"/>
          <w:lang w:val="la-Latn" w:eastAsia="de-DE"/>
        </w:rPr>
        <w:t>synodalium decreta gestorum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quorum capita subter adnexa e sunt</w:t>
      </w:r>
      <w:r w:rsidR="009B2994" w:rsidRPr="007A06F5">
        <w:rPr>
          <w:rFonts w:ascii="Times New Roman" w:eastAsia="Times New Roman" w:hAnsi="Times New Roman" w:cs="Times New Roman"/>
          <w:strike/>
          <w:sz w:val="24"/>
          <w:szCs w:val="24"/>
          <w:highlight w:val="green"/>
          <w:lang w:val="la-Latn" w:eastAsia="de-DE"/>
        </w:rPr>
        <w:t xml:space="preserve">. </w:t>
      </w:r>
    </w:p>
    <w:p w14:paraId="2560BE88" w14:textId="77777777" w:rsidR="00865B57"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DE CONCORDIA EPISCOPORUM COMITUMQUE FIDELIUM</w:t>
      </w:r>
      <w:r w:rsidR="009B2994" w:rsidRPr="007A06F5">
        <w:rPr>
          <w:rFonts w:ascii="Times New Roman" w:eastAsia="Times New Roman" w:hAnsi="Times New Roman" w:cs="Times New Roman"/>
          <w:strike/>
          <w:sz w:val="24"/>
          <w:szCs w:val="24"/>
          <w:highlight w:val="green"/>
          <w:lang w:val="la-Latn" w:eastAsia="de-DE"/>
        </w:rPr>
        <w:t xml:space="preserve">. </w:t>
      </w:r>
    </w:p>
    <w:p w14:paraId="05083C1F" w14:textId="0B7A35C9"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i/>
          <w:iCs/>
          <w:strike/>
          <w:sz w:val="24"/>
          <w:szCs w:val="24"/>
          <w:highlight w:val="green"/>
          <w:lang w:val="la-Latn" w:eastAsia="de-DE"/>
        </w:rPr>
        <w:t>Sane</w:t>
      </w:r>
      <w:r w:rsidRPr="007A06F5">
        <w:rPr>
          <w:rFonts w:ascii="Times New Roman" w:eastAsia="Times New Roman" w:hAnsi="Times New Roman" w:cs="Times New Roman"/>
          <w:strike/>
          <w:sz w:val="24"/>
          <w:szCs w:val="24"/>
          <w:highlight w:val="green"/>
          <w:lang w:val="la-Latn" w:eastAsia="de-DE"/>
        </w:rPr>
        <w:t xml:space="preserve"> 27 </w:t>
      </w:r>
      <w:r w:rsidRPr="007A06F5">
        <w:rPr>
          <w:rFonts w:ascii="Times New Roman" w:eastAsia="Times New Roman" w:hAnsi="Times New Roman" w:cs="Times New Roman"/>
          <w:i/>
          <w:iCs/>
          <w:strike/>
          <w:sz w:val="24"/>
          <w:szCs w:val="24"/>
          <w:highlight w:val="green"/>
          <w:lang w:val="la-Latn" w:eastAsia="de-DE"/>
        </w:rPr>
        <w:t>opus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concordia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atque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unanimitas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populo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christiano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quia</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patrem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habemus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cęlis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matrem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ęcclesiam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fidem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unum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baptisma</w:t>
      </w:r>
      <w:r w:rsidR="009042C7"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Ideo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pace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unanimitate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concorditer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vivere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debemus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unam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veram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hereditatem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regni</w:t>
      </w:r>
      <w:r w:rsidRPr="007A06F5">
        <w:rPr>
          <w:rFonts w:ascii="Times New Roman" w:eastAsia="Times New Roman" w:hAnsi="Times New Roman" w:cs="Times New Roman"/>
          <w:strike/>
          <w:sz w:val="24"/>
          <w:szCs w:val="24"/>
          <w:highlight w:val="green"/>
          <w:lang w:val="la-Latn" w:eastAsia="de-DE"/>
        </w:rPr>
        <w:t xml:space="preserve"> cęlestis </w:t>
      </w:r>
      <w:r w:rsidRPr="007A06F5">
        <w:rPr>
          <w:rFonts w:ascii="Times New Roman" w:eastAsia="Times New Roman" w:hAnsi="Times New Roman" w:cs="Times New Roman"/>
          <w:i/>
          <w:iCs/>
          <w:strike/>
          <w:sz w:val="24"/>
          <w:szCs w:val="24"/>
          <w:highlight w:val="green"/>
          <w:shd w:val="clear" w:color="auto" w:fill="FFFF00"/>
          <w:lang w:val="la-Latn" w:eastAsia="de-DE"/>
        </w:rPr>
        <w:t>cupimus</w:t>
      </w:r>
      <w:r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shd w:val="clear" w:color="auto" w:fill="FFFF00"/>
          <w:lang w:val="la-Latn" w:eastAsia="de-DE"/>
        </w:rPr>
        <w:t>pervenire</w:t>
      </w:r>
      <w:r w:rsidR="009B2994"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shd w:val="clear" w:color="auto" w:fill="FFFF00"/>
          <w:lang w:val="la-Latn" w:eastAsia="de-DE"/>
        </w:rPr>
        <w:t>quia</w:t>
      </w:r>
      <w:r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shd w:val="clear" w:color="auto" w:fill="FFFF00"/>
          <w:lang w:val="la-Latn" w:eastAsia="de-DE"/>
        </w:rPr>
        <w:t>non</w:t>
      </w:r>
      <w:r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shd w:val="clear" w:color="auto" w:fill="FFFF00"/>
          <w:lang w:val="la-Latn" w:eastAsia="de-DE"/>
        </w:rPr>
        <w:t>est</w:t>
      </w:r>
      <w:r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shd w:val="clear" w:color="auto" w:fill="FFFF00"/>
          <w:lang w:val="la-Latn" w:eastAsia="de-DE"/>
        </w:rPr>
        <w:t>dissensionis</w:t>
      </w:r>
      <w:r w:rsidRPr="007A06F5">
        <w:rPr>
          <w:rFonts w:ascii="Times New Roman" w:eastAsia="Times New Roman" w:hAnsi="Times New Roman" w:cs="Times New Roman"/>
          <w:strike/>
          <w:sz w:val="24"/>
          <w:szCs w:val="24"/>
          <w:highlight w:val="green"/>
          <w:shd w:val="clear" w:color="auto" w:fill="FFFF00"/>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pacis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ipse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ait</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Beati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pacifici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quoniam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filii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vocabuntur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Igitur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omnes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fideles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concordia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habenda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dicente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apostolo</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Pacem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sequimini</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sanctimoniam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nemo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videbit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deum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multomagis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episcopos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comites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debet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imperialis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apicis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dignitatem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populum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regunt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Ita</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enim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w:t>
      </w:r>
      <w:r w:rsidRPr="007A06F5">
        <w:rPr>
          <w:rFonts w:ascii="Times New Roman" w:eastAsia="Times New Roman" w:hAnsi="Times New Roman" w:cs="Times New Roman"/>
          <w:strike/>
          <w:sz w:val="24"/>
          <w:szCs w:val="24"/>
          <w:highlight w:val="green"/>
          <w:lang w:val="la-Latn" w:eastAsia="de-DE"/>
        </w:rPr>
        <w:t xml:space="preserve"> concordiam habeant</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alterutrum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sibi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servitium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peragendum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ministerium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explendum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solum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noceant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potius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adminiculo</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sint</w:t>
      </w:r>
      <w:r w:rsidR="009B2994" w:rsidRPr="007A06F5">
        <w:rPr>
          <w:rFonts w:ascii="Times New Roman" w:eastAsia="Times New Roman" w:hAnsi="Times New Roman" w:cs="Times New Roman"/>
          <w:strike/>
          <w:sz w:val="24"/>
          <w:szCs w:val="24"/>
          <w:highlight w:val="green"/>
          <w:lang w:val="la-Latn" w:eastAsia="de-DE"/>
        </w:rPr>
        <w:t xml:space="preserve">. </w:t>
      </w:r>
    </w:p>
    <w:p w14:paraId="782910E8" w14:textId="65B0D3CB" w:rsidR="00865B57"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II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DE POTESTATE EPISCOPORUM</w:t>
      </w:r>
      <w:r w:rsidR="009B2994" w:rsidRPr="007A06F5">
        <w:rPr>
          <w:rFonts w:ascii="Times New Roman" w:eastAsia="Times New Roman" w:hAnsi="Times New Roman" w:cs="Times New Roman"/>
          <w:strike/>
          <w:sz w:val="24"/>
          <w:szCs w:val="24"/>
          <w:highlight w:val="green"/>
          <w:lang w:val="la-Latn" w:eastAsia="de-DE"/>
        </w:rPr>
        <w:t xml:space="preserve">. </w:t>
      </w:r>
    </w:p>
    <w:p w14:paraId="200FD732" w14:textId="07F4FB7E"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episcopi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potestatem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habeant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ecclesiasticas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praevidere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regere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gubernare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atque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dispensare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secundum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canonum</w:t>
      </w:r>
      <w:r w:rsidR="00A539B1" w:rsidRPr="007A06F5">
        <w:rPr>
          <w:rFonts w:ascii="Times New Roman" w:eastAsia="Times New Roman" w:hAnsi="Times New Roman" w:cs="Times New Roman"/>
          <w:strike/>
          <w:sz w:val="24"/>
          <w:szCs w:val="24"/>
          <w:highlight w:val="green"/>
          <w:lang w:val="la-Latn" w:eastAsia="de-DE"/>
        </w:rPr>
        <w:t xml:space="preserve"> </w:t>
      </w:r>
      <w:r w:rsidR="00524CAA" w:rsidRPr="00524CAA">
        <w:rPr>
          <w:rFonts w:ascii="Times New Roman" w:eastAsia="Times New Roman" w:hAnsi="Times New Roman" w:cs="Times New Roman"/>
          <w:b/>
          <w:i/>
          <w:iCs/>
          <w:strike/>
          <w:sz w:val="24"/>
          <w:szCs w:val="24"/>
          <w:highlight w:val="green"/>
          <w:lang w:val="la-Latn" w:eastAsia="de-DE"/>
        </w:rPr>
        <w:t>auctorit</w:t>
      </w:r>
      <w:r w:rsidRPr="007A06F5">
        <w:rPr>
          <w:rFonts w:ascii="Times New Roman" w:eastAsia="Times New Roman" w:hAnsi="Times New Roman" w:cs="Times New Roman"/>
          <w:i/>
          <w:iCs/>
          <w:strike/>
          <w:sz w:val="24"/>
          <w:szCs w:val="24"/>
          <w:highlight w:val="green"/>
          <w:lang w:val="la-Latn" w:eastAsia="de-DE"/>
        </w:rPr>
        <w:t>atem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volumus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laici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eorum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ministerio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oboediant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episcopis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regendas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aecclesias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viduas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orphanos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defensandos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oboedientes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eorum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christianitatem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servandam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consentientesque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comites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iudices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praesulibus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iustitias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faciendas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iuxta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praecepta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divinę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legis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nullatenus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aliquorum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mendatium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vel</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falsum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testimonium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periurium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praemium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lex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iusta</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aliquo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depravetur</w:t>
      </w:r>
      <w:r w:rsidR="009B2994" w:rsidRPr="007A06F5">
        <w:rPr>
          <w:rFonts w:ascii="Times New Roman" w:eastAsia="Times New Roman" w:hAnsi="Times New Roman" w:cs="Times New Roman"/>
          <w:strike/>
          <w:sz w:val="24"/>
          <w:szCs w:val="24"/>
          <w:highlight w:val="green"/>
          <w:lang w:val="la-Latn" w:eastAsia="de-DE"/>
        </w:rPr>
        <w:t xml:space="preserve">. </w:t>
      </w:r>
    </w:p>
    <w:p w14:paraId="2AE17355" w14:textId="77777777" w:rsidR="00865B57" w:rsidRPr="007A06F5" w:rsidRDefault="00A83A64" w:rsidP="00A539B1">
      <w:pPr>
        <w:pStyle w:val="Normlnweb"/>
        <w:spacing w:before="0" w:beforeAutospacing="0" w:after="120" w:afterAutospacing="0"/>
        <w:rPr>
          <w:strike/>
          <w:highlight w:val="green"/>
          <w:lang w:val="la-Latn"/>
        </w:rPr>
      </w:pPr>
      <w:r w:rsidRPr="007A06F5">
        <w:rPr>
          <w:strike/>
          <w:highlight w:val="green"/>
          <w:lang w:val="la-Latn"/>
        </w:rPr>
        <w:t>/ III</w:t>
      </w:r>
      <w:r w:rsidR="009B2994" w:rsidRPr="007A06F5">
        <w:rPr>
          <w:strike/>
          <w:highlight w:val="green"/>
          <w:lang w:val="la-Latn"/>
        </w:rPr>
        <w:t xml:space="preserve">. </w:t>
      </w:r>
      <w:r w:rsidRPr="007A06F5">
        <w:rPr>
          <w:strike/>
          <w:highlight w:val="green"/>
          <w:lang w:val="la-Latn"/>
        </w:rPr>
        <w:t>DE</w:t>
      </w:r>
      <w:r w:rsidR="009B2994" w:rsidRPr="007A06F5">
        <w:rPr>
          <w:strike/>
          <w:highlight w:val="green"/>
          <w:lang w:val="la-Latn"/>
        </w:rPr>
        <w:t xml:space="preserve"> </w:t>
      </w:r>
      <w:r w:rsidRPr="007A06F5">
        <w:rPr>
          <w:strike/>
          <w:highlight w:val="green"/>
          <w:lang w:val="la-Latn"/>
        </w:rPr>
        <w:t>DECIMIS EXQUIRENDIS</w:t>
      </w:r>
      <w:r w:rsidR="009B2994" w:rsidRPr="007A06F5">
        <w:rPr>
          <w:strike/>
          <w:highlight w:val="green"/>
          <w:lang w:val="la-Latn"/>
        </w:rPr>
        <w:t xml:space="preserve">. </w:t>
      </w:r>
    </w:p>
    <w:p w14:paraId="1E9DCF96" w14:textId="0D9B0991" w:rsidR="00A83A64" w:rsidRPr="007A06F5" w:rsidRDefault="00A83A64" w:rsidP="00A539B1">
      <w:pPr>
        <w:pStyle w:val="Normlnweb"/>
        <w:spacing w:before="0" w:beforeAutospacing="0" w:after="120" w:afterAutospacing="0"/>
        <w:rPr>
          <w:strike/>
          <w:highlight w:val="green"/>
          <w:lang w:val="la-Latn"/>
        </w:rPr>
      </w:pPr>
      <w:r w:rsidRPr="007A06F5">
        <w:rPr>
          <w:i/>
          <w:iCs/>
          <w:strike/>
          <w:highlight w:val="green"/>
          <w:lang w:val="la-Latn"/>
        </w:rPr>
        <w:t>Volumus</w:t>
      </w:r>
      <w:r w:rsidRPr="007A06F5">
        <w:rPr>
          <w:strike/>
          <w:highlight w:val="green"/>
          <w:lang w:val="la-Latn"/>
        </w:rPr>
        <w:t xml:space="preserve"> </w:t>
      </w:r>
      <w:r w:rsidRPr="007A06F5">
        <w:rPr>
          <w:i/>
          <w:iCs/>
          <w:strike/>
          <w:highlight w:val="green"/>
          <w:lang w:val="la-Latn"/>
        </w:rPr>
        <w:t>ut</w:t>
      </w:r>
      <w:r w:rsidRPr="007A06F5">
        <w:rPr>
          <w:strike/>
          <w:highlight w:val="green"/>
          <w:lang w:val="la-Latn"/>
        </w:rPr>
        <w:t xml:space="preserve"> </w:t>
      </w:r>
      <w:r w:rsidRPr="007A06F5">
        <w:rPr>
          <w:i/>
          <w:iCs/>
          <w:strike/>
          <w:highlight w:val="green"/>
          <w:lang w:val="la-Latn"/>
        </w:rPr>
        <w:t>decimę</w:t>
      </w:r>
      <w:r w:rsidR="009B2994" w:rsidRPr="007A06F5">
        <w:rPr>
          <w:strike/>
          <w:highlight w:val="green"/>
          <w:lang w:val="la-Latn"/>
        </w:rPr>
        <w:t xml:space="preserve">, </w:t>
      </w:r>
      <w:r w:rsidRPr="007A06F5">
        <w:rPr>
          <w:i/>
          <w:iCs/>
          <w:strike/>
          <w:highlight w:val="green"/>
          <w:lang w:val="la-Latn"/>
        </w:rPr>
        <w:t>quę</w:t>
      </w:r>
      <w:r w:rsidRPr="007A06F5">
        <w:rPr>
          <w:strike/>
          <w:highlight w:val="green"/>
          <w:lang w:val="la-Latn"/>
        </w:rPr>
        <w:t xml:space="preserve"> </w:t>
      </w:r>
      <w:r w:rsidRPr="007A06F5">
        <w:rPr>
          <w:i/>
          <w:iCs/>
          <w:strike/>
          <w:highlight w:val="green"/>
          <w:lang w:val="la-Latn"/>
        </w:rPr>
        <w:t>singulis</w:t>
      </w:r>
      <w:r w:rsidR="00A539B1" w:rsidRPr="007A06F5">
        <w:rPr>
          <w:strike/>
          <w:highlight w:val="green"/>
          <w:lang w:val="la-Latn"/>
        </w:rPr>
        <w:t xml:space="preserve"> </w:t>
      </w:r>
      <w:r w:rsidRPr="007A06F5">
        <w:rPr>
          <w:i/>
          <w:iCs/>
          <w:strike/>
          <w:highlight w:val="green"/>
          <w:lang w:val="la-Latn"/>
        </w:rPr>
        <w:t>dantur</w:t>
      </w:r>
      <w:r w:rsidRPr="007A06F5">
        <w:rPr>
          <w:strike/>
          <w:highlight w:val="green"/>
          <w:lang w:val="la-Latn"/>
        </w:rPr>
        <w:t xml:space="preserve"> </w:t>
      </w:r>
      <w:r w:rsidRPr="007A06F5">
        <w:rPr>
          <w:i/>
          <w:iCs/>
          <w:strike/>
          <w:highlight w:val="green"/>
          <w:lang w:val="la-Latn"/>
        </w:rPr>
        <w:t>ęcclesiis</w:t>
      </w:r>
      <w:r w:rsidR="009B2994" w:rsidRPr="007A06F5">
        <w:rPr>
          <w:strike/>
          <w:highlight w:val="green"/>
          <w:lang w:val="la-Latn"/>
        </w:rPr>
        <w:t xml:space="preserve">, </w:t>
      </w:r>
      <w:r w:rsidRPr="007A06F5">
        <w:rPr>
          <w:i/>
          <w:iCs/>
          <w:strike/>
          <w:highlight w:val="green"/>
          <w:lang w:val="la-Latn"/>
        </w:rPr>
        <w:t>per</w:t>
      </w:r>
      <w:r w:rsidRPr="007A06F5">
        <w:rPr>
          <w:strike/>
          <w:highlight w:val="green"/>
          <w:lang w:val="la-Latn"/>
        </w:rPr>
        <w:t xml:space="preserve"> </w:t>
      </w:r>
      <w:r w:rsidRPr="007A06F5">
        <w:rPr>
          <w:i/>
          <w:iCs/>
          <w:strike/>
          <w:highlight w:val="green"/>
          <w:lang w:val="la-Latn"/>
        </w:rPr>
        <w:t>consulta</w:t>
      </w:r>
      <w:r w:rsidRPr="007A06F5">
        <w:rPr>
          <w:strike/>
          <w:highlight w:val="green"/>
          <w:lang w:val="la-Latn"/>
        </w:rPr>
        <w:t xml:space="preserve"> </w:t>
      </w:r>
      <w:r w:rsidRPr="007A06F5">
        <w:rPr>
          <w:i/>
          <w:iCs/>
          <w:strike/>
          <w:highlight w:val="green"/>
          <w:lang w:val="la-Latn"/>
        </w:rPr>
        <w:t>episcoporum</w:t>
      </w:r>
      <w:r w:rsidRPr="007A06F5">
        <w:rPr>
          <w:strike/>
          <w:highlight w:val="green"/>
          <w:lang w:val="la-Latn"/>
        </w:rPr>
        <w:t xml:space="preserve"> </w:t>
      </w:r>
      <w:r w:rsidRPr="007A06F5">
        <w:rPr>
          <w:i/>
          <w:iCs/>
          <w:strike/>
          <w:highlight w:val="green"/>
          <w:lang w:val="la-Latn"/>
        </w:rPr>
        <w:t>a</w:t>
      </w:r>
      <w:r w:rsidRPr="007A06F5">
        <w:rPr>
          <w:strike/>
          <w:highlight w:val="green"/>
          <w:lang w:val="la-Latn"/>
        </w:rPr>
        <w:t xml:space="preserve"> </w:t>
      </w:r>
      <w:r w:rsidRPr="007A06F5">
        <w:rPr>
          <w:i/>
          <w:iCs/>
          <w:strike/>
          <w:highlight w:val="green"/>
          <w:lang w:val="la-Latn"/>
        </w:rPr>
        <w:t>presbiteris</w:t>
      </w:r>
      <w:r w:rsidRPr="007A06F5">
        <w:rPr>
          <w:strike/>
          <w:highlight w:val="green"/>
          <w:lang w:val="la-Latn"/>
        </w:rPr>
        <w:t xml:space="preserve"> </w:t>
      </w:r>
      <w:r w:rsidRPr="007A06F5">
        <w:rPr>
          <w:i/>
          <w:iCs/>
          <w:strike/>
          <w:highlight w:val="green"/>
          <w:lang w:val="la-Latn"/>
        </w:rPr>
        <w:t>ad</w:t>
      </w:r>
      <w:r w:rsidRPr="007A06F5">
        <w:rPr>
          <w:strike/>
          <w:highlight w:val="green"/>
          <w:lang w:val="la-Latn"/>
        </w:rPr>
        <w:t xml:space="preserve"> </w:t>
      </w:r>
      <w:r w:rsidRPr="007A06F5">
        <w:rPr>
          <w:i/>
          <w:iCs/>
          <w:strike/>
          <w:highlight w:val="green"/>
          <w:lang w:val="la-Latn"/>
        </w:rPr>
        <w:t>usus</w:t>
      </w:r>
      <w:r w:rsidRPr="007A06F5">
        <w:rPr>
          <w:strike/>
          <w:highlight w:val="green"/>
          <w:lang w:val="la-Latn"/>
        </w:rPr>
        <w:t xml:space="preserve"> </w:t>
      </w:r>
      <w:r w:rsidRPr="007A06F5">
        <w:rPr>
          <w:i/>
          <w:iCs/>
          <w:strike/>
          <w:highlight w:val="green"/>
          <w:lang w:val="la-Latn"/>
        </w:rPr>
        <w:t>ęcclesię</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pauperum</w:t>
      </w:r>
      <w:r w:rsidRPr="007A06F5">
        <w:rPr>
          <w:strike/>
          <w:highlight w:val="green"/>
          <w:lang w:val="la-Latn"/>
        </w:rPr>
        <w:t xml:space="preserve"> </w:t>
      </w:r>
      <w:r w:rsidRPr="007A06F5">
        <w:rPr>
          <w:i/>
          <w:iCs/>
          <w:strike/>
          <w:highlight w:val="green"/>
          <w:lang w:val="la-Latn"/>
        </w:rPr>
        <w:t>summa</w:t>
      </w:r>
      <w:r w:rsidRPr="007A06F5">
        <w:rPr>
          <w:strike/>
          <w:highlight w:val="green"/>
          <w:lang w:val="la-Latn"/>
        </w:rPr>
        <w:t xml:space="preserve"> </w:t>
      </w:r>
      <w:r w:rsidRPr="007A06F5">
        <w:rPr>
          <w:i/>
          <w:iCs/>
          <w:strike/>
          <w:highlight w:val="green"/>
          <w:lang w:val="la-Latn"/>
        </w:rPr>
        <w:t>diligentia</w:t>
      </w:r>
      <w:r w:rsidRPr="007A06F5">
        <w:rPr>
          <w:strike/>
          <w:highlight w:val="green"/>
          <w:lang w:val="la-Latn"/>
        </w:rPr>
        <w:t xml:space="preserve"> </w:t>
      </w:r>
      <w:r w:rsidRPr="007A06F5">
        <w:rPr>
          <w:i/>
          <w:iCs/>
          <w:strike/>
          <w:highlight w:val="green"/>
          <w:lang w:val="la-Latn"/>
        </w:rPr>
        <w:t>dispensetur</w:t>
      </w:r>
      <w:r w:rsidR="009042C7"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Quattuor</w:t>
      </w:r>
      <w:r w:rsidRPr="007A06F5">
        <w:rPr>
          <w:strike/>
          <w:highlight w:val="green"/>
          <w:lang w:val="la-Latn"/>
        </w:rPr>
        <w:t xml:space="preserve"> </w:t>
      </w:r>
      <w:r w:rsidRPr="007A06F5">
        <w:rPr>
          <w:i/>
          <w:iCs/>
          <w:strike/>
          <w:highlight w:val="green"/>
          <w:lang w:val="la-Latn"/>
        </w:rPr>
        <w:t>autem</w:t>
      </w:r>
      <w:r w:rsidRPr="007A06F5">
        <w:rPr>
          <w:strike/>
          <w:highlight w:val="green"/>
          <w:lang w:val="la-Latn"/>
        </w:rPr>
        <w:t xml:space="preserve"> </w:t>
      </w:r>
      <w:r w:rsidRPr="007A06F5">
        <w:rPr>
          <w:i/>
          <w:iCs/>
          <w:strike/>
          <w:highlight w:val="green"/>
          <w:lang w:val="la-Latn"/>
        </w:rPr>
        <w:t>tam</w:t>
      </w:r>
      <w:r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w:t>
      </w:r>
      <w:r w:rsidRPr="007A06F5">
        <w:rPr>
          <w:i/>
          <w:iCs/>
          <w:strike/>
          <w:highlight w:val="green"/>
          <w:lang w:val="la-Latn"/>
        </w:rPr>
        <w:t>redditibus</w:t>
      </w:r>
      <w:r w:rsidR="00762AD2"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quam</w:t>
      </w:r>
      <w:r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w:t>
      </w:r>
      <w:r w:rsidRPr="007A06F5">
        <w:rPr>
          <w:i/>
          <w:iCs/>
          <w:strike/>
          <w:highlight w:val="green"/>
          <w:lang w:val="la-Latn"/>
        </w:rPr>
        <w:t>oblatione</w:t>
      </w:r>
      <w:r w:rsidRPr="007A06F5">
        <w:rPr>
          <w:strike/>
          <w:highlight w:val="green"/>
          <w:lang w:val="la-Latn"/>
        </w:rPr>
        <w:t xml:space="preserve"> </w:t>
      </w:r>
      <w:r w:rsidRPr="007A06F5">
        <w:rPr>
          <w:i/>
          <w:iCs/>
          <w:strike/>
          <w:highlight w:val="green"/>
          <w:lang w:val="la-Latn"/>
        </w:rPr>
        <w:t>fidelium</w:t>
      </w:r>
      <w:r w:rsidR="009B2994" w:rsidRPr="007A06F5">
        <w:rPr>
          <w:strike/>
          <w:highlight w:val="green"/>
          <w:lang w:val="la-Latn"/>
        </w:rPr>
        <w:t xml:space="preserve">, </w:t>
      </w:r>
      <w:r w:rsidRPr="007A06F5">
        <w:rPr>
          <w:i/>
          <w:iCs/>
          <w:strike/>
          <w:highlight w:val="green"/>
          <w:lang w:val="la-Latn"/>
        </w:rPr>
        <w:t>prout</w:t>
      </w:r>
      <w:r w:rsidRPr="007A06F5">
        <w:rPr>
          <w:strike/>
          <w:highlight w:val="green"/>
          <w:lang w:val="la-Latn"/>
        </w:rPr>
        <w:t xml:space="preserve"> </w:t>
      </w:r>
      <w:r w:rsidRPr="007A06F5">
        <w:rPr>
          <w:i/>
          <w:iCs/>
          <w:strike/>
          <w:highlight w:val="green"/>
          <w:lang w:val="la-Latn"/>
        </w:rPr>
        <w:t>cuiuslibet</w:t>
      </w:r>
      <w:r w:rsidRPr="007A06F5">
        <w:rPr>
          <w:strike/>
          <w:highlight w:val="green"/>
          <w:lang w:val="la-Latn"/>
        </w:rPr>
        <w:t xml:space="preserve"> </w:t>
      </w:r>
      <w:r w:rsidRPr="007A06F5">
        <w:rPr>
          <w:i/>
          <w:iCs/>
          <w:strike/>
          <w:highlight w:val="green"/>
          <w:lang w:val="la-Latn"/>
        </w:rPr>
        <w:t>ęcclesię</w:t>
      </w:r>
      <w:r w:rsidRPr="007A06F5">
        <w:rPr>
          <w:strike/>
          <w:highlight w:val="green"/>
          <w:lang w:val="la-Latn"/>
        </w:rPr>
        <w:t xml:space="preserve"> </w:t>
      </w:r>
      <w:r w:rsidRPr="007A06F5">
        <w:rPr>
          <w:i/>
          <w:iCs/>
          <w:strike/>
          <w:highlight w:val="green"/>
          <w:lang w:val="la-Latn"/>
        </w:rPr>
        <w:t>facultas</w:t>
      </w:r>
      <w:r w:rsidRPr="007A06F5">
        <w:rPr>
          <w:strike/>
          <w:highlight w:val="green"/>
          <w:lang w:val="la-Latn"/>
        </w:rPr>
        <w:t xml:space="preserve"> </w:t>
      </w:r>
      <w:r w:rsidRPr="007A06F5">
        <w:rPr>
          <w:i/>
          <w:iCs/>
          <w:strike/>
          <w:highlight w:val="green"/>
          <w:lang w:val="la-Latn"/>
        </w:rPr>
        <w:t>admittit</w:t>
      </w:r>
      <w:r w:rsidR="009B2994" w:rsidRPr="007A06F5">
        <w:rPr>
          <w:strike/>
          <w:highlight w:val="green"/>
          <w:lang w:val="la-Latn"/>
        </w:rPr>
        <w:t xml:space="preserve">, </w:t>
      </w:r>
      <w:r w:rsidRPr="007A06F5">
        <w:rPr>
          <w:i/>
          <w:iCs/>
          <w:strike/>
          <w:highlight w:val="green"/>
          <w:lang w:val="la-Latn"/>
        </w:rPr>
        <w:t>sicut</w:t>
      </w:r>
      <w:r w:rsidRPr="007A06F5">
        <w:rPr>
          <w:strike/>
          <w:highlight w:val="green"/>
          <w:lang w:val="la-Latn"/>
        </w:rPr>
        <w:t xml:space="preserve"> </w:t>
      </w:r>
      <w:r w:rsidRPr="007A06F5">
        <w:rPr>
          <w:i/>
          <w:iCs/>
          <w:strike/>
          <w:highlight w:val="green"/>
          <w:lang w:val="la-Latn"/>
        </w:rPr>
        <w:t>dudum</w:t>
      </w:r>
      <w:r w:rsidR="00A539B1" w:rsidRPr="007A06F5">
        <w:rPr>
          <w:strike/>
          <w:highlight w:val="green"/>
          <w:lang w:val="la-Latn"/>
        </w:rPr>
        <w:t xml:space="preserve"> rationa</w:t>
      </w:r>
      <w:r w:rsidRPr="007A06F5">
        <w:rPr>
          <w:i/>
          <w:iCs/>
          <w:strike/>
          <w:highlight w:val="green"/>
          <w:lang w:val="la-Latn"/>
        </w:rPr>
        <w:t>biliter</w:t>
      </w:r>
      <w:r w:rsidRPr="007A06F5">
        <w:rPr>
          <w:strike/>
          <w:highlight w:val="green"/>
          <w:lang w:val="la-Latn"/>
        </w:rPr>
        <w:t xml:space="preserve"> </w:t>
      </w:r>
      <w:r w:rsidRPr="007A06F5">
        <w:rPr>
          <w:i/>
          <w:iCs/>
          <w:strike/>
          <w:highlight w:val="green"/>
          <w:lang w:val="la-Latn"/>
        </w:rPr>
        <w:t>decretum</w:t>
      </w:r>
      <w:r w:rsidR="009B2994" w:rsidRPr="007A06F5">
        <w:rPr>
          <w:strike/>
          <w:highlight w:val="green"/>
          <w:lang w:val="la-Latn"/>
        </w:rPr>
        <w:t xml:space="preserve"> </w:t>
      </w:r>
      <w:r w:rsidRPr="007A06F5">
        <w:rPr>
          <w:i/>
          <w:iCs/>
          <w:strike/>
          <w:highlight w:val="green"/>
          <w:lang w:val="la-Latn"/>
        </w:rPr>
        <w:t>est</w:t>
      </w:r>
      <w:r w:rsidR="00762AD2"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convenit</w:t>
      </w:r>
      <w:r w:rsidRPr="007A06F5">
        <w:rPr>
          <w:strike/>
          <w:highlight w:val="green"/>
          <w:lang w:val="la-Latn"/>
        </w:rPr>
        <w:t xml:space="preserve"> </w:t>
      </w:r>
      <w:r w:rsidRPr="007A06F5">
        <w:rPr>
          <w:i/>
          <w:iCs/>
          <w:strike/>
          <w:highlight w:val="green"/>
          <w:lang w:val="la-Latn"/>
        </w:rPr>
        <w:t>fieri</w:t>
      </w:r>
      <w:r w:rsidRPr="007A06F5">
        <w:rPr>
          <w:strike/>
          <w:highlight w:val="green"/>
          <w:lang w:val="la-Latn"/>
        </w:rPr>
        <w:t xml:space="preserve"> </w:t>
      </w:r>
      <w:r w:rsidRPr="007A06F5">
        <w:rPr>
          <w:i/>
          <w:iCs/>
          <w:strike/>
          <w:highlight w:val="green"/>
          <w:lang w:val="la-Latn"/>
        </w:rPr>
        <w:t>portiones</w:t>
      </w:r>
      <w:r w:rsidR="00FF3D92" w:rsidRPr="007A06F5">
        <w:rPr>
          <w:strike/>
          <w:highlight w:val="green"/>
          <w:lang w:val="la-Latn"/>
        </w:rPr>
        <w:t xml:space="preserve">: </w:t>
      </w:r>
      <w:r w:rsidRPr="007A06F5">
        <w:rPr>
          <w:i/>
          <w:iCs/>
          <w:strike/>
          <w:highlight w:val="green"/>
          <w:lang w:val="la-Latn"/>
        </w:rPr>
        <w:t>quarum</w:t>
      </w:r>
      <w:r w:rsidRPr="007A06F5">
        <w:rPr>
          <w:strike/>
          <w:highlight w:val="green"/>
          <w:lang w:val="la-Latn"/>
        </w:rPr>
        <w:t xml:space="preserve"> </w:t>
      </w:r>
      <w:r w:rsidRPr="007A06F5">
        <w:rPr>
          <w:i/>
          <w:iCs/>
          <w:strike/>
          <w:highlight w:val="green"/>
          <w:lang w:val="la-Latn"/>
        </w:rPr>
        <w:t>sit</w:t>
      </w:r>
      <w:r w:rsidRPr="007A06F5">
        <w:rPr>
          <w:strike/>
          <w:highlight w:val="green"/>
          <w:lang w:val="la-Latn"/>
        </w:rPr>
        <w:t xml:space="preserve"> </w:t>
      </w:r>
      <w:r w:rsidRPr="007A06F5">
        <w:rPr>
          <w:i/>
          <w:iCs/>
          <w:strike/>
          <w:highlight w:val="green"/>
          <w:lang w:val="la-Latn"/>
        </w:rPr>
        <w:t>una</w:t>
      </w:r>
      <w:r w:rsidRPr="007A06F5">
        <w:rPr>
          <w:strike/>
          <w:highlight w:val="green"/>
          <w:lang w:val="la-Latn"/>
        </w:rPr>
        <w:t xml:space="preserve"> </w:t>
      </w:r>
      <w:r w:rsidRPr="007A06F5">
        <w:rPr>
          <w:i/>
          <w:iCs/>
          <w:strike/>
          <w:highlight w:val="green"/>
          <w:lang w:val="la-Latn"/>
        </w:rPr>
        <w:t>pontificis</w:t>
      </w:r>
      <w:r w:rsidR="009B2994" w:rsidRPr="007A06F5">
        <w:rPr>
          <w:strike/>
          <w:highlight w:val="green"/>
          <w:lang w:val="la-Latn"/>
        </w:rPr>
        <w:t xml:space="preserve">, </w:t>
      </w:r>
      <w:r w:rsidRPr="007A06F5">
        <w:rPr>
          <w:i/>
          <w:iCs/>
          <w:strike/>
          <w:highlight w:val="green"/>
          <w:lang w:val="la-Latn"/>
        </w:rPr>
        <w:t>alter</w:t>
      </w:r>
      <w:r w:rsidRPr="007A06F5">
        <w:rPr>
          <w:strike/>
          <w:highlight w:val="green"/>
          <w:lang w:val="la-Latn"/>
        </w:rPr>
        <w:t xml:space="preserve"> </w:t>
      </w:r>
      <w:r w:rsidRPr="007A06F5">
        <w:rPr>
          <w:i/>
          <w:iCs/>
          <w:strike/>
          <w:highlight w:val="green"/>
          <w:lang w:val="la-Latn"/>
        </w:rPr>
        <w:t>a</w:t>
      </w:r>
      <w:r w:rsidRPr="007A06F5">
        <w:rPr>
          <w:strike/>
          <w:highlight w:val="green"/>
          <w:lang w:val="la-Latn"/>
        </w:rPr>
        <w:t xml:space="preserve"> </w:t>
      </w:r>
      <w:r w:rsidRPr="007A06F5">
        <w:rPr>
          <w:i/>
          <w:iCs/>
          <w:strike/>
          <w:highlight w:val="green"/>
          <w:lang w:val="la-Latn"/>
        </w:rPr>
        <w:t>clericomm</w:t>
      </w:r>
      <w:r w:rsidR="009B2994" w:rsidRPr="007A06F5">
        <w:rPr>
          <w:strike/>
          <w:highlight w:val="green"/>
          <w:lang w:val="la-Latn"/>
        </w:rPr>
        <w:t xml:space="preserve">, </w:t>
      </w:r>
      <w:r w:rsidRPr="007A06F5">
        <w:rPr>
          <w:i/>
          <w:iCs/>
          <w:strike/>
          <w:highlight w:val="green"/>
          <w:lang w:val="la-Latn"/>
        </w:rPr>
        <w:t>tertia</w:t>
      </w:r>
      <w:r w:rsidRPr="007A06F5">
        <w:rPr>
          <w:strike/>
          <w:highlight w:val="green"/>
          <w:lang w:val="la-Latn"/>
        </w:rPr>
        <w:t xml:space="preserve"> </w:t>
      </w:r>
      <w:r w:rsidRPr="007A06F5">
        <w:rPr>
          <w:i/>
          <w:iCs/>
          <w:strike/>
          <w:highlight w:val="green"/>
          <w:lang w:val="la-Latn"/>
        </w:rPr>
        <w:t>pauperum</w:t>
      </w:r>
      <w:r w:rsidR="009B2994" w:rsidRPr="007A06F5">
        <w:rPr>
          <w:strike/>
          <w:highlight w:val="green"/>
          <w:lang w:val="la-Latn"/>
        </w:rPr>
        <w:t xml:space="preserve">, </w:t>
      </w:r>
      <w:r w:rsidRPr="007A06F5">
        <w:rPr>
          <w:i/>
          <w:iCs/>
          <w:strike/>
          <w:highlight w:val="green"/>
          <w:lang w:val="la-Latn"/>
        </w:rPr>
        <w:t>quarta</w:t>
      </w:r>
      <w:r w:rsidRPr="007A06F5">
        <w:rPr>
          <w:strike/>
          <w:highlight w:val="green"/>
          <w:lang w:val="la-Latn"/>
        </w:rPr>
        <w:t xml:space="preserve"> </w:t>
      </w:r>
      <w:r w:rsidRPr="007A06F5">
        <w:rPr>
          <w:i/>
          <w:iCs/>
          <w:strike/>
          <w:highlight w:val="green"/>
          <w:lang w:val="la-Latn"/>
        </w:rPr>
        <w:t>fabricis</w:t>
      </w:r>
      <w:r w:rsidRPr="007A06F5">
        <w:rPr>
          <w:strike/>
          <w:highlight w:val="green"/>
          <w:lang w:val="la-Latn"/>
        </w:rPr>
        <w:t xml:space="preserve"> </w:t>
      </w:r>
      <w:r w:rsidRPr="007A06F5">
        <w:rPr>
          <w:i/>
          <w:iCs/>
          <w:strike/>
          <w:highlight w:val="green"/>
          <w:lang w:val="la-Latn"/>
        </w:rPr>
        <w:t>applicanda</w:t>
      </w:r>
      <w:r w:rsidRPr="007A06F5">
        <w:rPr>
          <w:strike/>
          <w:highlight w:val="green"/>
          <w:lang w:val="la-Latn"/>
        </w:rPr>
        <w:t xml:space="preserve"> </w:t>
      </w:r>
      <w:r w:rsidRPr="007A06F5">
        <w:rPr>
          <w:i/>
          <w:iCs/>
          <w:strike/>
          <w:highlight w:val="green"/>
          <w:lang w:val="la-Latn"/>
        </w:rPr>
        <w:t>iuxta</w:t>
      </w:r>
      <w:r w:rsidRPr="007A06F5">
        <w:rPr>
          <w:strike/>
          <w:highlight w:val="green"/>
          <w:lang w:val="la-Latn"/>
        </w:rPr>
        <w:t xml:space="preserve"> </w:t>
      </w:r>
      <w:r w:rsidRPr="007A06F5">
        <w:rPr>
          <w:i/>
          <w:iCs/>
          <w:strike/>
          <w:highlight w:val="green"/>
          <w:lang w:val="la-Latn"/>
        </w:rPr>
        <w:t>constitutionem</w:t>
      </w:r>
      <w:r w:rsidRPr="007A06F5">
        <w:rPr>
          <w:strike/>
          <w:highlight w:val="green"/>
          <w:lang w:val="la-Latn"/>
        </w:rPr>
        <w:t xml:space="preserve"> </w:t>
      </w:r>
      <w:r w:rsidRPr="007A06F5">
        <w:rPr>
          <w:i/>
          <w:iCs/>
          <w:strike/>
          <w:highlight w:val="green"/>
          <w:lang w:val="la-Latn"/>
        </w:rPr>
        <w:t>episcopalem</w:t>
      </w:r>
      <w:r w:rsidRPr="007A06F5">
        <w:rPr>
          <w:strike/>
          <w:highlight w:val="green"/>
          <w:lang w:val="la-Latn"/>
        </w:rPr>
        <w:t xml:space="preserve"> s</w:t>
      </w:r>
      <w:r w:rsidR="009B2994" w:rsidRPr="007A06F5">
        <w:rPr>
          <w:strike/>
          <w:highlight w:val="green"/>
          <w:lang w:val="la-Latn"/>
        </w:rPr>
        <w:t xml:space="preserve">. </w:t>
      </w:r>
      <w:r w:rsidRPr="007A06F5">
        <w:rPr>
          <w:i/>
          <w:iCs/>
          <w:strike/>
          <w:highlight w:val="green"/>
          <w:lang w:val="la-Latn"/>
        </w:rPr>
        <w:t>Admonendum</w:t>
      </w:r>
      <w:r w:rsidRPr="007A06F5">
        <w:rPr>
          <w:strike/>
          <w:highlight w:val="green"/>
          <w:lang w:val="la-Latn"/>
        </w:rPr>
        <w:t xml:space="preserve"> </w:t>
      </w:r>
      <w:r w:rsidRPr="007A06F5">
        <w:rPr>
          <w:i/>
          <w:iCs/>
          <w:strike/>
          <w:highlight w:val="green"/>
          <w:lang w:val="la-Latn"/>
        </w:rPr>
        <w:t>tamen</w:t>
      </w:r>
      <w:r w:rsidRPr="007A06F5">
        <w:rPr>
          <w:strike/>
          <w:highlight w:val="green"/>
          <w:lang w:val="la-Latn"/>
        </w:rPr>
        <w:t xml:space="preserve"> </w:t>
      </w:r>
      <w:r w:rsidRPr="007A06F5">
        <w:rPr>
          <w:i/>
          <w:iCs/>
          <w:strike/>
          <w:highlight w:val="green"/>
          <w:lang w:val="la-Latn"/>
        </w:rPr>
        <w:t>est</w:t>
      </w:r>
      <w:r w:rsidR="009B2994" w:rsidRPr="007A06F5">
        <w:rPr>
          <w:strike/>
          <w:highlight w:val="green"/>
          <w:lang w:val="la-Latn"/>
        </w:rPr>
        <w:t xml:space="preserve">, </w:t>
      </w:r>
      <w:r w:rsidRPr="007A06F5">
        <w:rPr>
          <w:i/>
          <w:iCs/>
          <w:strike/>
          <w:highlight w:val="green"/>
          <w:lang w:val="la-Latn"/>
        </w:rPr>
        <w:t>ut</w:t>
      </w:r>
      <w:r w:rsidRPr="007A06F5">
        <w:rPr>
          <w:strike/>
          <w:highlight w:val="green"/>
          <w:lang w:val="la-Latn"/>
        </w:rPr>
        <w:t xml:space="preserve"> </w:t>
      </w:r>
      <w:r w:rsidRPr="007A06F5">
        <w:rPr>
          <w:i/>
          <w:iCs/>
          <w:strike/>
          <w:highlight w:val="green"/>
          <w:lang w:val="la-Latn"/>
        </w:rPr>
        <w:t>decima</w:t>
      </w:r>
      <w:r w:rsidRPr="007A06F5">
        <w:rPr>
          <w:strike/>
          <w:highlight w:val="green"/>
          <w:lang w:val="la-Latn"/>
        </w:rPr>
        <w:t xml:space="preserve"> </w:t>
      </w:r>
      <w:r w:rsidRPr="007A06F5">
        <w:rPr>
          <w:i/>
          <w:iCs/>
          <w:strike/>
          <w:highlight w:val="green"/>
          <w:lang w:val="la-Latn"/>
        </w:rPr>
        <w:t>deo</w:t>
      </w:r>
      <w:r w:rsidRPr="007A06F5">
        <w:rPr>
          <w:strike/>
          <w:highlight w:val="green"/>
          <w:lang w:val="la-Latn"/>
        </w:rPr>
        <w:t xml:space="preserve"> </w:t>
      </w:r>
      <w:r w:rsidRPr="007A06F5">
        <w:rPr>
          <w:i/>
          <w:iCs/>
          <w:strike/>
          <w:highlight w:val="green"/>
          <w:lang w:val="la-Latn"/>
        </w:rPr>
        <w:t>omnino</w:t>
      </w:r>
      <w:r w:rsidRPr="007A06F5">
        <w:rPr>
          <w:strike/>
          <w:highlight w:val="green"/>
          <w:lang w:val="la-Latn"/>
        </w:rPr>
        <w:t xml:space="preserve"> </w:t>
      </w:r>
      <w:r w:rsidRPr="007A06F5">
        <w:rPr>
          <w:i/>
          <w:iCs/>
          <w:strike/>
          <w:highlight w:val="green"/>
          <w:lang w:val="la-Latn"/>
        </w:rPr>
        <w:t>dari</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neglegatur</w:t>
      </w:r>
      <w:r w:rsidR="009B2994" w:rsidRPr="007A06F5">
        <w:rPr>
          <w:strike/>
          <w:highlight w:val="green"/>
          <w:lang w:val="la-Latn"/>
        </w:rPr>
        <w:t xml:space="preserve">, </w:t>
      </w:r>
      <w:r w:rsidRPr="007A06F5">
        <w:rPr>
          <w:i/>
          <w:iCs/>
          <w:strike/>
          <w:highlight w:val="green"/>
          <w:lang w:val="la-Latn"/>
        </w:rPr>
        <w:t>quam</w:t>
      </w:r>
      <w:r w:rsidRPr="007A06F5">
        <w:rPr>
          <w:strike/>
          <w:highlight w:val="green"/>
          <w:lang w:val="la-Latn"/>
        </w:rPr>
        <w:t xml:space="preserve"> </w:t>
      </w:r>
      <w:r w:rsidRPr="007A06F5">
        <w:rPr>
          <w:i/>
          <w:iCs/>
          <w:strike/>
          <w:highlight w:val="green"/>
          <w:lang w:val="la-Latn"/>
        </w:rPr>
        <w:t>ipse</w:t>
      </w:r>
      <w:r w:rsidR="009B2994" w:rsidRPr="007A06F5">
        <w:rPr>
          <w:strike/>
          <w:highlight w:val="green"/>
          <w:lang w:val="la-Latn"/>
        </w:rPr>
        <w:t xml:space="preserve"> </w:t>
      </w:r>
      <w:r w:rsidRPr="007A06F5">
        <w:rPr>
          <w:i/>
          <w:iCs/>
          <w:strike/>
          <w:highlight w:val="green"/>
          <w:lang w:val="la-Latn"/>
        </w:rPr>
        <w:t>deus</w:t>
      </w:r>
      <w:r w:rsidR="009B2994" w:rsidRPr="007A06F5">
        <w:rPr>
          <w:strike/>
          <w:highlight w:val="green"/>
          <w:lang w:val="la-Latn"/>
        </w:rPr>
        <w:t xml:space="preserve"> </w:t>
      </w:r>
      <w:r w:rsidRPr="007A06F5">
        <w:rPr>
          <w:i/>
          <w:iCs/>
          <w:strike/>
          <w:highlight w:val="green"/>
          <w:lang w:val="la-Latn"/>
        </w:rPr>
        <w:t>sibi</w:t>
      </w:r>
      <w:r w:rsidRPr="007A06F5">
        <w:rPr>
          <w:strike/>
          <w:highlight w:val="green"/>
          <w:lang w:val="la-Latn"/>
        </w:rPr>
        <w:t xml:space="preserve"> </w:t>
      </w:r>
      <w:r w:rsidRPr="007A06F5">
        <w:rPr>
          <w:i/>
          <w:iCs/>
          <w:strike/>
          <w:highlight w:val="green"/>
          <w:lang w:val="la-Latn"/>
        </w:rPr>
        <w:t>constituit</w:t>
      </w:r>
      <w:r w:rsidR="009B2994" w:rsidRPr="007A06F5">
        <w:rPr>
          <w:strike/>
          <w:highlight w:val="green"/>
          <w:lang w:val="la-Latn"/>
        </w:rPr>
        <w:t xml:space="preserve"> </w:t>
      </w:r>
      <w:r w:rsidRPr="007A06F5">
        <w:rPr>
          <w:i/>
          <w:iCs/>
          <w:strike/>
          <w:highlight w:val="green"/>
          <w:lang w:val="la-Latn"/>
        </w:rPr>
        <w:t>dari</w:t>
      </w:r>
      <w:r w:rsidRPr="007A06F5">
        <w:rPr>
          <w:strike/>
          <w:highlight w:val="green"/>
          <w:lang w:val="la-Latn"/>
        </w:rPr>
        <w:t xml:space="preserve"> u</w:t>
      </w:r>
      <w:r w:rsidR="009B2994" w:rsidRPr="007A06F5">
        <w:rPr>
          <w:strike/>
          <w:highlight w:val="green"/>
          <w:lang w:val="la-Latn"/>
        </w:rPr>
        <w:t xml:space="preserve">; </w:t>
      </w:r>
      <w:r w:rsidRPr="007A06F5">
        <w:rPr>
          <w:i/>
          <w:iCs/>
          <w:strike/>
          <w:highlight w:val="green"/>
          <w:lang w:val="la-Latn"/>
        </w:rPr>
        <w:t>quia</w:t>
      </w:r>
      <w:r w:rsidRPr="007A06F5">
        <w:rPr>
          <w:strike/>
          <w:highlight w:val="green"/>
          <w:lang w:val="la-Latn"/>
        </w:rPr>
        <w:t xml:space="preserve"> </w:t>
      </w:r>
      <w:r w:rsidRPr="007A06F5">
        <w:rPr>
          <w:i/>
          <w:iCs/>
          <w:strike/>
          <w:highlight w:val="green"/>
          <w:lang w:val="la-Latn"/>
        </w:rPr>
        <w:t>timendum</w:t>
      </w:r>
      <w:r w:rsidRPr="007A06F5">
        <w:rPr>
          <w:strike/>
          <w:highlight w:val="green"/>
          <w:lang w:val="la-Latn"/>
        </w:rPr>
        <w:t xml:space="preserve"> </w:t>
      </w:r>
      <w:r w:rsidRPr="007A06F5">
        <w:rPr>
          <w:i/>
          <w:iCs/>
          <w:strike/>
          <w:highlight w:val="green"/>
          <w:lang w:val="la-Latn"/>
        </w:rPr>
        <w:t>est</w:t>
      </w:r>
      <w:r w:rsidR="009B2994" w:rsidRPr="007A06F5">
        <w:rPr>
          <w:strike/>
          <w:highlight w:val="green"/>
          <w:lang w:val="la-Latn"/>
        </w:rPr>
        <w:t xml:space="preserve">, </w:t>
      </w:r>
      <w:r w:rsidRPr="007A06F5">
        <w:rPr>
          <w:i/>
          <w:iCs/>
          <w:strike/>
          <w:highlight w:val="green"/>
          <w:lang w:val="la-Latn"/>
        </w:rPr>
        <w:t>si</w:t>
      </w:r>
      <w:r w:rsidRPr="007A06F5">
        <w:rPr>
          <w:strike/>
          <w:highlight w:val="green"/>
          <w:lang w:val="la-Latn"/>
        </w:rPr>
        <w:t xml:space="preserve"> </w:t>
      </w:r>
      <w:r w:rsidRPr="007A06F5">
        <w:rPr>
          <w:i/>
          <w:iCs/>
          <w:strike/>
          <w:highlight w:val="green"/>
          <w:lang w:val="la-Latn"/>
        </w:rPr>
        <w:t>quis</w:t>
      </w:r>
      <w:r w:rsidRPr="007A06F5">
        <w:rPr>
          <w:strike/>
          <w:highlight w:val="green"/>
          <w:lang w:val="la-Latn"/>
        </w:rPr>
        <w:t xml:space="preserve"> </w:t>
      </w:r>
      <w:r w:rsidRPr="007A06F5">
        <w:rPr>
          <w:i/>
          <w:iCs/>
          <w:strike/>
          <w:highlight w:val="green"/>
          <w:lang w:val="la-Latn"/>
        </w:rPr>
        <w:t>deo</w:t>
      </w:r>
      <w:r w:rsidRPr="007A06F5">
        <w:rPr>
          <w:strike/>
          <w:highlight w:val="green"/>
          <w:lang w:val="la-Latn"/>
        </w:rPr>
        <w:t xml:space="preserve"> </w:t>
      </w:r>
      <w:r w:rsidRPr="007A06F5">
        <w:rPr>
          <w:i/>
          <w:iCs/>
          <w:strike/>
          <w:highlight w:val="green"/>
          <w:lang w:val="la-Latn"/>
        </w:rPr>
        <w:t>suum</w:t>
      </w:r>
      <w:r w:rsidRPr="007A06F5">
        <w:rPr>
          <w:strike/>
          <w:highlight w:val="green"/>
          <w:lang w:val="la-Latn"/>
        </w:rPr>
        <w:t xml:space="preserve"> </w:t>
      </w:r>
      <w:r w:rsidRPr="007A06F5">
        <w:rPr>
          <w:i/>
          <w:iCs/>
          <w:strike/>
          <w:highlight w:val="green"/>
          <w:lang w:val="la-Latn"/>
        </w:rPr>
        <w:t>debitum</w:t>
      </w:r>
      <w:r w:rsidRPr="007A06F5">
        <w:rPr>
          <w:strike/>
          <w:highlight w:val="green"/>
          <w:lang w:val="la-Latn"/>
        </w:rPr>
        <w:t xml:space="preserve"> </w:t>
      </w:r>
      <w:r w:rsidRPr="007A06F5">
        <w:rPr>
          <w:i/>
          <w:iCs/>
          <w:strike/>
          <w:highlight w:val="green"/>
          <w:lang w:val="la-Latn"/>
        </w:rPr>
        <w:t>abstrait</w:t>
      </w:r>
      <w:r w:rsidR="009B2994" w:rsidRPr="007A06F5">
        <w:rPr>
          <w:strike/>
          <w:highlight w:val="green"/>
          <w:lang w:val="la-Latn"/>
        </w:rPr>
        <w:t xml:space="preserve">, </w:t>
      </w:r>
      <w:r w:rsidRPr="007A06F5">
        <w:rPr>
          <w:i/>
          <w:iCs/>
          <w:strike/>
          <w:highlight w:val="green"/>
          <w:lang w:val="la-Latn"/>
        </w:rPr>
        <w:t>ne</w:t>
      </w:r>
      <w:r w:rsidRPr="007A06F5">
        <w:rPr>
          <w:strike/>
          <w:highlight w:val="green"/>
          <w:lang w:val="la-Latn"/>
        </w:rPr>
        <w:t xml:space="preserve"> </w:t>
      </w:r>
      <w:r w:rsidRPr="007A06F5">
        <w:rPr>
          <w:i/>
          <w:iCs/>
          <w:strike/>
          <w:highlight w:val="green"/>
          <w:lang w:val="la-Latn"/>
        </w:rPr>
        <w:t>forte</w:t>
      </w:r>
      <w:r w:rsidRPr="007A06F5">
        <w:rPr>
          <w:strike/>
          <w:highlight w:val="green"/>
          <w:lang w:val="la-Latn"/>
        </w:rPr>
        <w:t xml:space="preserve"> </w:t>
      </w:r>
      <w:r w:rsidRPr="007A06F5">
        <w:rPr>
          <w:i/>
          <w:iCs/>
          <w:strike/>
          <w:highlight w:val="green"/>
          <w:lang w:val="la-Latn"/>
        </w:rPr>
        <w:t>deus</w:t>
      </w:r>
      <w:r w:rsidRPr="007A06F5">
        <w:rPr>
          <w:strike/>
          <w:highlight w:val="green"/>
          <w:lang w:val="la-Latn"/>
        </w:rPr>
        <w:t xml:space="preserve"> </w:t>
      </w:r>
      <w:r w:rsidRPr="007A06F5">
        <w:rPr>
          <w:i/>
          <w:iCs/>
          <w:strike/>
          <w:highlight w:val="green"/>
          <w:lang w:val="la-Latn"/>
        </w:rPr>
        <w:t>per</w:t>
      </w:r>
      <w:r w:rsidRPr="007A06F5">
        <w:rPr>
          <w:strike/>
          <w:highlight w:val="green"/>
          <w:lang w:val="la-Latn"/>
        </w:rPr>
        <w:t xml:space="preserve"> </w:t>
      </w:r>
      <w:r w:rsidRPr="007A06F5">
        <w:rPr>
          <w:i/>
          <w:iCs/>
          <w:strike/>
          <w:highlight w:val="green"/>
          <w:lang w:val="la-Latn"/>
        </w:rPr>
        <w:t>peccatum</w:t>
      </w:r>
      <w:r w:rsidRPr="007A06F5">
        <w:rPr>
          <w:strike/>
          <w:highlight w:val="green"/>
          <w:lang w:val="la-Latn"/>
        </w:rPr>
        <w:t xml:space="preserve"> </w:t>
      </w:r>
      <w:r w:rsidRPr="007A06F5">
        <w:rPr>
          <w:i/>
          <w:iCs/>
          <w:strike/>
          <w:highlight w:val="green"/>
          <w:lang w:val="la-Latn"/>
        </w:rPr>
        <w:t>suum</w:t>
      </w:r>
      <w:r w:rsidRPr="007A06F5">
        <w:rPr>
          <w:strike/>
          <w:highlight w:val="green"/>
          <w:lang w:val="la-Latn"/>
        </w:rPr>
        <w:t xml:space="preserve"> </w:t>
      </w:r>
      <w:r w:rsidRPr="007A06F5">
        <w:rPr>
          <w:i/>
          <w:iCs/>
          <w:strike/>
          <w:highlight w:val="green"/>
          <w:lang w:val="la-Latn"/>
        </w:rPr>
        <w:t>auferat</w:t>
      </w:r>
      <w:r w:rsidRPr="007A06F5">
        <w:rPr>
          <w:strike/>
          <w:highlight w:val="green"/>
          <w:lang w:val="la-Latn"/>
        </w:rPr>
        <w:t xml:space="preserve"> </w:t>
      </w:r>
      <w:r w:rsidRPr="007A06F5">
        <w:rPr>
          <w:i/>
          <w:iCs/>
          <w:strike/>
          <w:highlight w:val="green"/>
          <w:lang w:val="la-Latn"/>
        </w:rPr>
        <w:t>ei</w:t>
      </w:r>
      <w:r w:rsidRPr="007A06F5">
        <w:rPr>
          <w:strike/>
          <w:highlight w:val="green"/>
          <w:lang w:val="la-Latn"/>
        </w:rPr>
        <w:t xml:space="preserve"> </w:t>
      </w:r>
      <w:r w:rsidRPr="007A06F5">
        <w:rPr>
          <w:i/>
          <w:iCs/>
          <w:strike/>
          <w:highlight w:val="green"/>
          <w:lang w:val="la-Latn"/>
        </w:rPr>
        <w:t>necessaria</w:t>
      </w:r>
      <w:r w:rsidRPr="007A06F5">
        <w:rPr>
          <w:strike/>
          <w:highlight w:val="green"/>
          <w:lang w:val="la-Latn"/>
        </w:rPr>
        <w:t xml:space="preserve"> </w:t>
      </w:r>
      <w:r w:rsidRPr="007A06F5">
        <w:rPr>
          <w:i/>
          <w:iCs/>
          <w:strike/>
          <w:highlight w:val="green"/>
          <w:lang w:val="la-Latn"/>
        </w:rPr>
        <w:t>sua</w:t>
      </w:r>
      <w:r w:rsidR="009B2994" w:rsidRPr="007A06F5">
        <w:rPr>
          <w:strike/>
          <w:highlight w:val="green"/>
          <w:lang w:val="la-Latn"/>
        </w:rPr>
        <w:t xml:space="preserve">. </w:t>
      </w:r>
      <w:r w:rsidRPr="007A06F5">
        <w:rPr>
          <w:strike/>
          <w:highlight w:val="green"/>
          <w:lang w:val="la-Latn"/>
        </w:rPr>
        <w:t>Dicit enim deus</w:t>
      </w:r>
      <w:r w:rsidR="009B2994" w:rsidRPr="007A06F5">
        <w:rPr>
          <w:strike/>
          <w:highlight w:val="green"/>
          <w:lang w:val="la-Latn"/>
        </w:rPr>
        <w:t xml:space="preserve"> </w:t>
      </w:r>
      <w:r w:rsidRPr="007A06F5">
        <w:rPr>
          <w:strike/>
          <w:highlight w:val="green"/>
          <w:lang w:val="la-Latn"/>
        </w:rPr>
        <w:t>taliter in Levitico de decimis</w:t>
      </w:r>
      <w:r w:rsidR="00FF3D92" w:rsidRPr="007A06F5">
        <w:rPr>
          <w:strike/>
          <w:highlight w:val="green"/>
          <w:lang w:val="la-Latn"/>
        </w:rPr>
        <w:t xml:space="preserve">: </w:t>
      </w:r>
      <w:r w:rsidRPr="007A06F5">
        <w:rPr>
          <w:i/>
          <w:iCs/>
          <w:strike/>
          <w:highlight w:val="green"/>
          <w:lang w:val="la-Latn"/>
        </w:rPr>
        <w:t>Omnes</w:t>
      </w:r>
      <w:r w:rsidRPr="007A06F5">
        <w:rPr>
          <w:strike/>
          <w:highlight w:val="green"/>
          <w:lang w:val="la-Latn"/>
        </w:rPr>
        <w:t xml:space="preserve"> </w:t>
      </w:r>
      <w:r w:rsidRPr="007A06F5">
        <w:rPr>
          <w:i/>
          <w:iCs/>
          <w:strike/>
          <w:highlight w:val="green"/>
          <w:lang w:val="la-Latn"/>
        </w:rPr>
        <w:t>decime</w:t>
      </w:r>
      <w:r w:rsidRPr="007A06F5">
        <w:rPr>
          <w:strike/>
          <w:highlight w:val="green"/>
          <w:lang w:val="la-Latn"/>
        </w:rPr>
        <w:t xml:space="preserve"> </w:t>
      </w:r>
      <w:r w:rsidRPr="007A06F5">
        <w:rPr>
          <w:i/>
          <w:iCs/>
          <w:strike/>
          <w:highlight w:val="green"/>
          <w:lang w:val="la-Latn"/>
        </w:rPr>
        <w:t>terre</w:t>
      </w:r>
      <w:r w:rsidR="009B2994" w:rsidRPr="007A06F5">
        <w:rPr>
          <w:strike/>
          <w:highlight w:val="green"/>
          <w:lang w:val="la-Latn"/>
        </w:rPr>
        <w:t xml:space="preserve">, </w:t>
      </w:r>
      <w:r w:rsidRPr="007A06F5">
        <w:rPr>
          <w:i/>
          <w:iCs/>
          <w:strike/>
          <w:highlight w:val="green"/>
          <w:lang w:val="la-Latn"/>
        </w:rPr>
        <w:t>sive</w:t>
      </w:r>
      <w:r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fructibus</w:t>
      </w:r>
      <w:r w:rsidR="00762AD2"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sive</w:t>
      </w:r>
      <w:r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w:t>
      </w:r>
      <w:r w:rsidRPr="007A06F5">
        <w:rPr>
          <w:i/>
          <w:iCs/>
          <w:strike/>
          <w:highlight w:val="green"/>
          <w:lang w:val="la-Latn"/>
        </w:rPr>
        <w:t>pomis</w:t>
      </w:r>
      <w:r w:rsidRPr="007A06F5">
        <w:rPr>
          <w:strike/>
          <w:highlight w:val="green"/>
          <w:lang w:val="la-Latn"/>
        </w:rPr>
        <w:t xml:space="preserve"> </w:t>
      </w:r>
      <w:r w:rsidRPr="007A06F5">
        <w:rPr>
          <w:i/>
          <w:iCs/>
          <w:strike/>
          <w:highlight w:val="green"/>
          <w:lang w:val="la-Latn"/>
        </w:rPr>
        <w:t>arborum</w:t>
      </w:r>
      <w:r w:rsidR="009B2994" w:rsidRPr="007A06F5">
        <w:rPr>
          <w:strike/>
          <w:highlight w:val="green"/>
          <w:lang w:val="la-Latn"/>
        </w:rPr>
        <w:t xml:space="preserve">, </w:t>
      </w:r>
      <w:r w:rsidRPr="007A06F5">
        <w:rPr>
          <w:i/>
          <w:iCs/>
          <w:strike/>
          <w:highlight w:val="green"/>
          <w:lang w:val="la-Latn"/>
        </w:rPr>
        <w:t>domini</w:t>
      </w:r>
      <w:r w:rsidRPr="007A06F5">
        <w:rPr>
          <w:strike/>
          <w:highlight w:val="green"/>
          <w:lang w:val="la-Latn"/>
        </w:rPr>
        <w:t xml:space="preserve"> </w:t>
      </w:r>
      <w:r w:rsidRPr="007A06F5">
        <w:rPr>
          <w:i/>
          <w:iCs/>
          <w:strike/>
          <w:highlight w:val="green"/>
          <w:lang w:val="la-Latn"/>
        </w:rPr>
        <w:t>sint</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illi</w:t>
      </w:r>
      <w:r w:rsidRPr="007A06F5">
        <w:rPr>
          <w:strike/>
          <w:highlight w:val="green"/>
          <w:lang w:val="la-Latn"/>
        </w:rPr>
        <w:t xml:space="preserve"> </w:t>
      </w:r>
      <w:r w:rsidRPr="007A06F5">
        <w:rPr>
          <w:i/>
          <w:iCs/>
          <w:strike/>
          <w:highlight w:val="green"/>
          <w:lang w:val="la-Latn"/>
        </w:rPr>
        <w:t>sanctificantur</w:t>
      </w:r>
      <w:r w:rsidR="009B2994" w:rsidRPr="007A06F5">
        <w:rPr>
          <w:strike/>
          <w:highlight w:val="green"/>
          <w:lang w:val="la-Latn"/>
        </w:rPr>
        <w:t xml:space="preserve">. </w:t>
      </w:r>
      <w:r w:rsidRPr="007A06F5">
        <w:rPr>
          <w:i/>
          <w:iCs/>
          <w:strike/>
          <w:highlight w:val="green"/>
          <w:lang w:val="la-Latn"/>
        </w:rPr>
        <w:t>Boves</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oves</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caprę</w:t>
      </w:r>
      <w:r w:rsidR="009B2994" w:rsidRPr="007A06F5">
        <w:rPr>
          <w:strike/>
          <w:highlight w:val="green"/>
          <w:lang w:val="la-Latn"/>
        </w:rPr>
        <w:t xml:space="preserve">, </w:t>
      </w:r>
      <w:r w:rsidRPr="007A06F5">
        <w:rPr>
          <w:i/>
          <w:iCs/>
          <w:strike/>
          <w:highlight w:val="green"/>
          <w:lang w:val="la-Latn"/>
        </w:rPr>
        <w:t>quę</w:t>
      </w:r>
      <w:r w:rsidRPr="007A06F5">
        <w:rPr>
          <w:strike/>
          <w:highlight w:val="green"/>
          <w:lang w:val="la-Latn"/>
        </w:rPr>
        <w:t xml:space="preserve"> </w:t>
      </w:r>
      <w:r w:rsidRPr="007A06F5">
        <w:rPr>
          <w:i/>
          <w:iCs/>
          <w:strike/>
          <w:highlight w:val="green"/>
          <w:lang w:val="la-Latn"/>
        </w:rPr>
        <w:t>sub</w:t>
      </w:r>
      <w:r w:rsidRPr="007A06F5">
        <w:rPr>
          <w:strike/>
          <w:highlight w:val="green"/>
          <w:lang w:val="la-Latn"/>
        </w:rPr>
        <w:t xml:space="preserve"> </w:t>
      </w:r>
      <w:r w:rsidRPr="007A06F5">
        <w:rPr>
          <w:i/>
          <w:iCs/>
          <w:strike/>
          <w:highlight w:val="green"/>
          <w:lang w:val="la-Latn"/>
        </w:rPr>
        <w:t>pastoris</w:t>
      </w:r>
      <w:r w:rsidR="009B2994" w:rsidRPr="007A06F5">
        <w:rPr>
          <w:strike/>
          <w:highlight w:val="green"/>
          <w:lang w:val="la-Latn"/>
        </w:rPr>
        <w:t xml:space="preserve"> </w:t>
      </w:r>
      <w:r w:rsidRPr="007A06F5">
        <w:rPr>
          <w:i/>
          <w:iCs/>
          <w:strike/>
          <w:highlight w:val="green"/>
          <w:lang w:val="la-Latn"/>
        </w:rPr>
        <w:t>virga</w:t>
      </w:r>
      <w:r w:rsidRPr="007A06F5">
        <w:rPr>
          <w:strike/>
          <w:highlight w:val="green"/>
          <w:lang w:val="la-Latn"/>
        </w:rPr>
        <w:t xml:space="preserve"> </w:t>
      </w:r>
      <w:r w:rsidRPr="007A06F5">
        <w:rPr>
          <w:i/>
          <w:iCs/>
          <w:strike/>
          <w:highlight w:val="green"/>
          <w:lang w:val="la-Latn"/>
        </w:rPr>
        <w:t>transeunt</w:t>
      </w:r>
      <w:r w:rsidR="009B2994" w:rsidRPr="007A06F5">
        <w:rPr>
          <w:strike/>
          <w:highlight w:val="green"/>
          <w:lang w:val="la-Latn"/>
        </w:rPr>
        <w:t xml:space="preserve">, </w:t>
      </w:r>
      <w:r w:rsidRPr="007A06F5">
        <w:rPr>
          <w:i/>
          <w:iCs/>
          <w:strike/>
          <w:highlight w:val="green"/>
          <w:lang w:val="la-Latn"/>
        </w:rPr>
        <w:t>quicquid</w:t>
      </w:r>
      <w:r w:rsidRPr="007A06F5">
        <w:rPr>
          <w:strike/>
          <w:highlight w:val="green"/>
          <w:lang w:val="la-Latn"/>
        </w:rPr>
        <w:t xml:space="preserve"> </w:t>
      </w:r>
      <w:r w:rsidRPr="007A06F5">
        <w:rPr>
          <w:i/>
          <w:iCs/>
          <w:strike/>
          <w:highlight w:val="green"/>
          <w:lang w:val="la-Latn"/>
        </w:rPr>
        <w:t>decimum</w:t>
      </w:r>
      <w:r w:rsidRPr="007A06F5">
        <w:rPr>
          <w:strike/>
          <w:highlight w:val="green"/>
          <w:lang w:val="la-Latn"/>
        </w:rPr>
        <w:t xml:space="preserve"> </w:t>
      </w:r>
      <w:r w:rsidRPr="007A06F5">
        <w:rPr>
          <w:i/>
          <w:iCs/>
          <w:strike/>
          <w:highlight w:val="green"/>
          <w:lang w:val="la-Latn"/>
        </w:rPr>
        <w:t>venerit</w:t>
      </w:r>
      <w:r w:rsidR="009B2994" w:rsidRPr="007A06F5">
        <w:rPr>
          <w:strike/>
          <w:highlight w:val="green"/>
          <w:lang w:val="la-Latn"/>
        </w:rPr>
        <w:t xml:space="preserve">, </w:t>
      </w:r>
      <w:r w:rsidRPr="007A06F5">
        <w:rPr>
          <w:i/>
          <w:iCs/>
          <w:strike/>
          <w:highlight w:val="green"/>
          <w:lang w:val="la-Latn"/>
        </w:rPr>
        <w:t>sanctificabitur</w:t>
      </w:r>
      <w:r w:rsidRPr="007A06F5">
        <w:rPr>
          <w:strike/>
          <w:highlight w:val="green"/>
          <w:lang w:val="la-Latn"/>
        </w:rPr>
        <w:t xml:space="preserve"> </w:t>
      </w:r>
      <w:r w:rsidRPr="007A06F5">
        <w:rPr>
          <w:i/>
          <w:iCs/>
          <w:strike/>
          <w:highlight w:val="green"/>
          <w:lang w:val="la-Latn"/>
        </w:rPr>
        <w:t>domino</w:t>
      </w:r>
      <w:r w:rsidR="009B2994" w:rsidRPr="007A06F5">
        <w:rPr>
          <w:strike/>
          <w:highlight w:val="green"/>
          <w:lang w:val="la-Latn"/>
        </w:rPr>
        <w:t xml:space="preserve">. </w:t>
      </w:r>
      <w:r w:rsidR="00636851" w:rsidRPr="007A06F5">
        <w:rPr>
          <w:strike/>
          <w:highlight w:val="green"/>
          <w:lang w:val="la-Latn"/>
        </w:rPr>
        <w:t xml:space="preserve">Si </w:t>
      </w:r>
      <w:r w:rsidRPr="007A06F5">
        <w:rPr>
          <w:i/>
          <w:iCs/>
          <w:strike/>
          <w:highlight w:val="green"/>
          <w:lang w:val="la-Latn"/>
        </w:rPr>
        <w:t>quis</w:t>
      </w:r>
      <w:r w:rsidRPr="007A06F5">
        <w:rPr>
          <w:strike/>
          <w:highlight w:val="green"/>
          <w:lang w:val="la-Latn"/>
        </w:rPr>
        <w:t xml:space="preserve"> </w:t>
      </w:r>
      <w:r w:rsidRPr="007A06F5">
        <w:rPr>
          <w:i/>
          <w:iCs/>
          <w:strike/>
          <w:highlight w:val="green"/>
          <w:lang w:val="la-Latn"/>
        </w:rPr>
        <w:t>mutaverit</w:t>
      </w:r>
      <w:r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quod</w:t>
      </w:r>
      <w:r w:rsidRPr="007A06F5">
        <w:rPr>
          <w:strike/>
          <w:highlight w:val="green"/>
          <w:lang w:val="la-Latn"/>
        </w:rPr>
        <w:t xml:space="preserve"> mutat</w:t>
      </w:r>
      <w:r w:rsidR="009B2994" w:rsidRPr="007A06F5">
        <w:rPr>
          <w:strike/>
          <w:highlight w:val="green"/>
          <w:lang w:val="la-Latn"/>
        </w:rPr>
        <w:t xml:space="preserve">, </w:t>
      </w:r>
      <w:r w:rsidRPr="007A06F5">
        <w:rPr>
          <w:strike/>
          <w:highlight w:val="green"/>
          <w:lang w:val="la-Latn"/>
        </w:rPr>
        <w:t>et quod mutabitur</w:t>
      </w:r>
      <w:r w:rsidR="009B2994" w:rsidRPr="007A06F5">
        <w:rPr>
          <w:strike/>
          <w:highlight w:val="green"/>
          <w:lang w:val="la-Latn"/>
        </w:rPr>
        <w:t xml:space="preserve">, </w:t>
      </w:r>
      <w:r w:rsidRPr="007A06F5">
        <w:rPr>
          <w:i/>
          <w:iCs/>
          <w:strike/>
          <w:highlight w:val="green"/>
          <w:lang w:val="la-Latn"/>
        </w:rPr>
        <w:t>sanctificabitur</w:t>
      </w:r>
      <w:r w:rsidRPr="007A06F5">
        <w:rPr>
          <w:strike/>
          <w:highlight w:val="green"/>
          <w:lang w:val="la-Latn"/>
        </w:rPr>
        <w:t xml:space="preserve"> </w:t>
      </w:r>
      <w:r w:rsidRPr="007A06F5">
        <w:rPr>
          <w:i/>
          <w:iCs/>
          <w:strike/>
          <w:highlight w:val="green"/>
          <w:lang w:val="la-Latn"/>
        </w:rPr>
        <w:t>domino</w:t>
      </w:r>
      <w:r w:rsidR="009B2994"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eligetur</w:t>
      </w:r>
      <w:r w:rsidR="009B2994" w:rsidRPr="007A06F5">
        <w:rPr>
          <w:strike/>
          <w:highlight w:val="green"/>
          <w:lang w:val="la-Latn"/>
        </w:rPr>
        <w:t xml:space="preserve"> </w:t>
      </w:r>
      <w:r w:rsidRPr="007A06F5">
        <w:rPr>
          <w:i/>
          <w:iCs/>
          <w:strike/>
          <w:highlight w:val="green"/>
          <w:lang w:val="la-Latn"/>
        </w:rPr>
        <w:t>nec</w:t>
      </w:r>
      <w:r w:rsidRPr="007A06F5">
        <w:rPr>
          <w:strike/>
          <w:highlight w:val="green"/>
          <w:lang w:val="la-Latn"/>
        </w:rPr>
        <w:t xml:space="preserve"> </w:t>
      </w:r>
      <w:r w:rsidRPr="007A06F5">
        <w:rPr>
          <w:i/>
          <w:iCs/>
          <w:strike/>
          <w:highlight w:val="green"/>
          <w:lang w:val="la-Latn"/>
        </w:rPr>
        <w:t>bonum</w:t>
      </w:r>
      <w:r w:rsidRPr="007A06F5">
        <w:rPr>
          <w:strike/>
          <w:highlight w:val="green"/>
          <w:lang w:val="la-Latn"/>
        </w:rPr>
        <w:t xml:space="preserve"> </w:t>
      </w:r>
      <w:r w:rsidRPr="007A06F5">
        <w:rPr>
          <w:i/>
          <w:iCs/>
          <w:strike/>
          <w:highlight w:val="green"/>
          <w:lang w:val="la-Latn"/>
        </w:rPr>
        <w:t>nec</w:t>
      </w:r>
      <w:r w:rsidRPr="007A06F5">
        <w:rPr>
          <w:strike/>
          <w:highlight w:val="green"/>
          <w:lang w:val="la-Latn"/>
        </w:rPr>
        <w:t xml:space="preserve"> </w:t>
      </w:r>
      <w:r w:rsidRPr="007A06F5">
        <w:rPr>
          <w:i/>
          <w:iCs/>
          <w:strike/>
          <w:highlight w:val="green"/>
          <w:lang w:val="la-Latn"/>
        </w:rPr>
        <w:t>malum</w:t>
      </w:r>
      <w:r w:rsidR="009B2994" w:rsidRPr="007A06F5">
        <w:rPr>
          <w:strike/>
          <w:highlight w:val="green"/>
          <w:lang w:val="la-Latn"/>
        </w:rPr>
        <w:t xml:space="preserve">, </w:t>
      </w:r>
      <w:r w:rsidRPr="007A06F5">
        <w:rPr>
          <w:i/>
          <w:iCs/>
          <w:strike/>
          <w:highlight w:val="green"/>
          <w:lang w:val="la-Latn"/>
        </w:rPr>
        <w:t>nec</w:t>
      </w:r>
      <w:r w:rsidRPr="007A06F5">
        <w:rPr>
          <w:strike/>
          <w:highlight w:val="green"/>
          <w:lang w:val="la-Latn"/>
        </w:rPr>
        <w:t xml:space="preserve"> </w:t>
      </w:r>
      <w:r w:rsidRPr="007A06F5">
        <w:rPr>
          <w:i/>
          <w:iCs/>
          <w:strike/>
          <w:highlight w:val="green"/>
          <w:lang w:val="la-Latn"/>
        </w:rPr>
        <w:t>altero</w:t>
      </w:r>
      <w:r w:rsidRPr="007A06F5">
        <w:rPr>
          <w:strike/>
          <w:highlight w:val="green"/>
          <w:lang w:val="la-Latn"/>
        </w:rPr>
        <w:t xml:space="preserve"> </w:t>
      </w:r>
      <w:r w:rsidRPr="007A06F5">
        <w:rPr>
          <w:i/>
          <w:iCs/>
          <w:strike/>
          <w:highlight w:val="green"/>
          <w:lang w:val="la-Latn"/>
        </w:rPr>
        <w:t>commutabitur</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redimetur</w:t>
      </w:r>
      <w:r w:rsidRPr="007A06F5">
        <w:rPr>
          <w:strike/>
          <w:highlight w:val="green"/>
          <w:lang w:val="la-Latn"/>
        </w:rPr>
        <w:t xml:space="preserve"> a</w:t>
      </w:r>
      <w:r w:rsidR="009B2994" w:rsidRPr="007A06F5">
        <w:rPr>
          <w:strike/>
          <w:highlight w:val="green"/>
          <w:lang w:val="la-Latn"/>
        </w:rPr>
        <w:t xml:space="preserve">. </w:t>
      </w:r>
      <w:r w:rsidRPr="007A06F5">
        <w:rPr>
          <w:strike/>
          <w:highlight w:val="green"/>
          <w:lang w:val="la-Latn"/>
        </w:rPr>
        <w:t>Sed quia modo multi inveniuntur decimas dare nolentes</w:t>
      </w:r>
      <w:r w:rsidR="009B2994" w:rsidRPr="007A06F5">
        <w:rPr>
          <w:strike/>
          <w:highlight w:val="green"/>
          <w:lang w:val="la-Latn"/>
        </w:rPr>
        <w:t xml:space="preserve">, </w:t>
      </w:r>
      <w:r w:rsidRPr="007A06F5">
        <w:rPr>
          <w:strike/>
          <w:highlight w:val="green"/>
          <w:lang w:val="la-Latn"/>
        </w:rPr>
        <w:t>statuimus</w:t>
      </w:r>
      <w:r w:rsidR="009B2994" w:rsidRPr="007A06F5">
        <w:rPr>
          <w:strike/>
          <w:highlight w:val="green"/>
          <w:lang w:val="la-Latn"/>
        </w:rPr>
        <w:t xml:space="preserve">, </w:t>
      </w:r>
      <w:r w:rsidRPr="007A06F5">
        <w:rPr>
          <w:strike/>
          <w:highlight w:val="green"/>
          <w:lang w:val="la-Latn"/>
        </w:rPr>
        <w:t>ut secundum domini</w:t>
      </w:r>
      <w:r w:rsidR="009B2994" w:rsidRPr="007A06F5">
        <w:rPr>
          <w:strike/>
          <w:highlight w:val="green"/>
          <w:lang w:val="la-Latn"/>
        </w:rPr>
        <w:t xml:space="preserve"> </w:t>
      </w:r>
      <w:r w:rsidRPr="007A06F5">
        <w:rPr>
          <w:strike/>
          <w:highlight w:val="green"/>
          <w:lang w:val="la-Latn"/>
        </w:rPr>
        <w:t>praeceptum ammoneantur semel et</w:t>
      </w:r>
      <w:r w:rsidR="009B2994" w:rsidRPr="007A06F5">
        <w:rPr>
          <w:strike/>
          <w:highlight w:val="green"/>
          <w:lang w:val="la-Latn"/>
        </w:rPr>
        <w:t xml:space="preserve"> </w:t>
      </w:r>
      <w:r w:rsidRPr="007A06F5">
        <w:rPr>
          <w:strike/>
          <w:highlight w:val="green"/>
          <w:lang w:val="la-Latn"/>
        </w:rPr>
        <w:t>secundo atque tertio</w:t>
      </w:r>
      <w:r w:rsidR="009B2994" w:rsidRPr="007A06F5">
        <w:rPr>
          <w:strike/>
          <w:highlight w:val="green"/>
          <w:lang w:val="la-Latn"/>
        </w:rPr>
        <w:t xml:space="preserve">; </w:t>
      </w:r>
      <w:r w:rsidRPr="007A06F5">
        <w:rPr>
          <w:strike/>
          <w:highlight w:val="green"/>
          <w:lang w:val="la-Latn"/>
        </w:rPr>
        <w:t>si non emendaverint</w:t>
      </w:r>
      <w:r w:rsidR="009B2994" w:rsidRPr="007A06F5">
        <w:rPr>
          <w:strike/>
          <w:highlight w:val="green"/>
          <w:lang w:val="la-Latn"/>
        </w:rPr>
        <w:t xml:space="preserve">, </w:t>
      </w:r>
      <w:r w:rsidRPr="007A06F5">
        <w:rPr>
          <w:strike/>
          <w:highlight w:val="green"/>
          <w:lang w:val="la-Latn"/>
        </w:rPr>
        <w:t>anathematis vinculo constringantur usque ad satisfactionem et emendationem congruam</w:t>
      </w:r>
      <w:r w:rsidR="009B2994" w:rsidRPr="007A06F5">
        <w:rPr>
          <w:strike/>
          <w:highlight w:val="green"/>
          <w:lang w:val="la-Latn"/>
        </w:rPr>
        <w:t xml:space="preserve">. </w:t>
      </w:r>
      <w:r w:rsidRPr="007A06F5">
        <w:rPr>
          <w:strike/>
          <w:highlight w:val="green"/>
          <w:lang w:val="la-Latn"/>
        </w:rPr>
        <w:t>Nam e hoc censuimus</w:t>
      </w:r>
      <w:r w:rsidR="009B2994" w:rsidRPr="007A06F5">
        <w:rPr>
          <w:strike/>
          <w:highlight w:val="green"/>
          <w:lang w:val="la-Latn"/>
        </w:rPr>
        <w:t xml:space="preserve">, </w:t>
      </w:r>
      <w:r w:rsidRPr="007A06F5">
        <w:rPr>
          <w:strike/>
          <w:highlight w:val="green"/>
          <w:lang w:val="la-Latn"/>
        </w:rPr>
        <w:t xml:space="preserve">quia </w:t>
      </w:r>
      <w:r w:rsidR="00524CAA">
        <w:rPr>
          <w:strike/>
          <w:highlight w:val="green"/>
          <w:lang w:val="la-Latn"/>
        </w:rPr>
        <w:t>sacri canon</w:t>
      </w:r>
      <w:r w:rsidRPr="007A06F5">
        <w:rPr>
          <w:strike/>
          <w:highlight w:val="green"/>
          <w:lang w:val="la-Latn"/>
        </w:rPr>
        <w:t>es praecipiunt</w:t>
      </w:r>
      <w:r w:rsidR="009B2994" w:rsidRPr="007A06F5">
        <w:rPr>
          <w:strike/>
          <w:highlight w:val="green"/>
          <w:lang w:val="la-Latn"/>
        </w:rPr>
        <w:t xml:space="preserve">, </w:t>
      </w:r>
      <w:r w:rsidRPr="007A06F5">
        <w:rPr>
          <w:strike/>
          <w:highlight w:val="green"/>
          <w:lang w:val="la-Latn"/>
        </w:rPr>
        <w:t xml:space="preserve">de decimis fidelium </w:t>
      </w:r>
      <w:r w:rsidRPr="007A06F5">
        <w:rPr>
          <w:i/>
          <w:iCs/>
          <w:strike/>
          <w:highlight w:val="green"/>
          <w:lang w:val="la-Latn"/>
        </w:rPr>
        <w:t>quattuor</w:t>
      </w:r>
      <w:r w:rsidRPr="007A06F5">
        <w:rPr>
          <w:strike/>
          <w:highlight w:val="green"/>
          <w:lang w:val="la-Latn"/>
        </w:rPr>
        <w:t xml:space="preserve"> </w:t>
      </w:r>
      <w:r w:rsidRPr="007A06F5">
        <w:rPr>
          <w:i/>
          <w:iCs/>
          <w:strike/>
          <w:highlight w:val="green"/>
          <w:lang w:val="la-Latn"/>
        </w:rPr>
        <w:t>fieri</w:t>
      </w:r>
      <w:r w:rsidRPr="007A06F5">
        <w:rPr>
          <w:strike/>
          <w:highlight w:val="green"/>
          <w:lang w:val="la-Latn"/>
        </w:rPr>
        <w:t xml:space="preserve"> </w:t>
      </w:r>
      <w:r w:rsidRPr="007A06F5">
        <w:rPr>
          <w:i/>
          <w:iCs/>
          <w:strike/>
          <w:highlight w:val="green"/>
          <w:lang w:val="la-Latn"/>
        </w:rPr>
        <w:t>portiones</w:t>
      </w:r>
      <w:r w:rsidR="009B2994" w:rsidRPr="007A06F5">
        <w:rPr>
          <w:strike/>
          <w:highlight w:val="green"/>
          <w:lang w:val="la-Latn"/>
        </w:rPr>
        <w:t xml:space="preserve">, </w:t>
      </w:r>
      <w:r w:rsidRPr="007A06F5">
        <w:rPr>
          <w:strike/>
          <w:highlight w:val="green"/>
          <w:lang w:val="la-Latn"/>
        </w:rPr>
        <w:t>ex q</w:t>
      </w:r>
      <w:r w:rsidR="00A539B1" w:rsidRPr="007A06F5">
        <w:rPr>
          <w:strike/>
          <w:highlight w:val="green"/>
          <w:lang w:val="la-Latn"/>
        </w:rPr>
        <w:t>uibus una ad susceptionem perti</w:t>
      </w:r>
      <w:r w:rsidRPr="007A06F5">
        <w:rPr>
          <w:strike/>
          <w:highlight w:val="green"/>
          <w:lang w:val="la-Latn"/>
        </w:rPr>
        <w:t>neat episcopi</w:t>
      </w:r>
      <w:r w:rsidR="009B2994" w:rsidRPr="007A06F5">
        <w:rPr>
          <w:strike/>
          <w:highlight w:val="green"/>
          <w:lang w:val="la-Latn"/>
        </w:rPr>
        <w:t xml:space="preserve">. </w:t>
      </w:r>
      <w:r w:rsidRPr="007A06F5">
        <w:rPr>
          <w:strike/>
          <w:highlight w:val="green"/>
          <w:lang w:val="la-Latn"/>
        </w:rPr>
        <w:t>Statuimus</w:t>
      </w:r>
      <w:r w:rsidR="009B2994" w:rsidRPr="007A06F5">
        <w:rPr>
          <w:strike/>
          <w:highlight w:val="green"/>
          <w:lang w:val="la-Latn"/>
        </w:rPr>
        <w:t xml:space="preserve">, </w:t>
      </w:r>
      <w:r w:rsidRPr="007A06F5">
        <w:rPr>
          <w:strike/>
          <w:highlight w:val="green"/>
          <w:lang w:val="la-Latn"/>
        </w:rPr>
        <w:t>ut per ęcclesias monacho</w:t>
      </w:r>
      <w:r w:rsidR="00A539B1" w:rsidRPr="007A06F5">
        <w:rPr>
          <w:strike/>
          <w:highlight w:val="green"/>
          <w:lang w:val="la-Latn"/>
        </w:rPr>
        <w:t>rum vel laicorum et per cappel</w:t>
      </w:r>
      <w:r w:rsidRPr="007A06F5">
        <w:rPr>
          <w:strike/>
          <w:highlight w:val="green"/>
          <w:lang w:val="la-Latn"/>
        </w:rPr>
        <w:t>las dominicas seu benefaciatas</w:t>
      </w:r>
      <w:r w:rsidR="009B2994" w:rsidRPr="007A06F5">
        <w:rPr>
          <w:strike/>
          <w:highlight w:val="green"/>
          <w:lang w:val="la-Latn"/>
        </w:rPr>
        <w:t xml:space="preserve">, </w:t>
      </w:r>
      <w:r w:rsidRPr="007A06F5">
        <w:rPr>
          <w:strike/>
          <w:highlight w:val="green"/>
          <w:lang w:val="la-Latn"/>
        </w:rPr>
        <w:t>ubi decime dantur</w:t>
      </w:r>
      <w:r w:rsidR="009B2994" w:rsidRPr="007A06F5">
        <w:rPr>
          <w:strike/>
          <w:highlight w:val="green"/>
          <w:lang w:val="la-Latn"/>
        </w:rPr>
        <w:t xml:space="preserve">, </w:t>
      </w:r>
      <w:r w:rsidR="00A539B1" w:rsidRPr="007A06F5">
        <w:rPr>
          <w:strike/>
          <w:highlight w:val="green"/>
          <w:lang w:val="la-Latn"/>
        </w:rPr>
        <w:t>episcopi digno honore suscipian</w:t>
      </w:r>
      <w:r w:rsidRPr="007A06F5">
        <w:rPr>
          <w:strike/>
          <w:highlight w:val="green"/>
          <w:lang w:val="la-Latn"/>
        </w:rPr>
        <w:t>tur</w:t>
      </w:r>
      <w:r w:rsidR="009B2994" w:rsidRPr="007A06F5">
        <w:rPr>
          <w:strike/>
          <w:highlight w:val="green"/>
          <w:lang w:val="la-Latn"/>
        </w:rPr>
        <w:t xml:space="preserve">, </w:t>
      </w:r>
      <w:r w:rsidRPr="007A06F5">
        <w:rPr>
          <w:strike/>
          <w:highlight w:val="green"/>
          <w:lang w:val="la-Latn"/>
        </w:rPr>
        <w:t>ut ecclesiasticum officium ibi persolvere possint</w:t>
      </w:r>
      <w:r w:rsidR="009B2994" w:rsidRPr="007A06F5">
        <w:rPr>
          <w:strike/>
          <w:highlight w:val="green"/>
          <w:lang w:val="la-Latn"/>
        </w:rPr>
        <w:t xml:space="preserve">. </w:t>
      </w:r>
      <w:r w:rsidRPr="007A06F5">
        <w:rPr>
          <w:i/>
          <w:iCs/>
          <w:strike/>
          <w:highlight w:val="green"/>
          <w:lang w:val="la-Latn"/>
        </w:rPr>
        <w:t>Ecclesię</w:t>
      </w:r>
      <w:r w:rsidRPr="007A06F5">
        <w:rPr>
          <w:strike/>
          <w:highlight w:val="green"/>
          <w:lang w:val="la-Latn"/>
        </w:rPr>
        <w:t xml:space="preserve"> </w:t>
      </w:r>
      <w:r w:rsidRPr="007A06F5">
        <w:rPr>
          <w:i/>
          <w:iCs/>
          <w:strike/>
          <w:highlight w:val="green"/>
          <w:lang w:val="la-Latn"/>
        </w:rPr>
        <w:t>antiquitus</w:t>
      </w:r>
      <w:r w:rsidRPr="007A06F5">
        <w:rPr>
          <w:strike/>
          <w:highlight w:val="green"/>
          <w:lang w:val="la-Latn"/>
        </w:rPr>
        <w:t xml:space="preserve"> </w:t>
      </w:r>
      <w:r w:rsidRPr="007A06F5">
        <w:rPr>
          <w:i/>
          <w:iCs/>
          <w:strike/>
          <w:highlight w:val="green"/>
          <w:lang w:val="la-Latn"/>
        </w:rPr>
        <w:t>constitute</w:t>
      </w:r>
      <w:r w:rsidR="009B2994" w:rsidRPr="007A06F5">
        <w:rPr>
          <w:strike/>
          <w:highlight w:val="green"/>
          <w:lang w:val="la-Latn"/>
        </w:rPr>
        <w:t xml:space="preserve"> </w:t>
      </w:r>
      <w:r w:rsidRPr="007A06F5">
        <w:rPr>
          <w:i/>
          <w:iCs/>
          <w:strike/>
          <w:highlight w:val="green"/>
          <w:lang w:val="la-Latn"/>
        </w:rPr>
        <w:t>propter</w:t>
      </w:r>
      <w:r w:rsidRPr="007A06F5">
        <w:rPr>
          <w:strike/>
          <w:highlight w:val="green"/>
          <w:lang w:val="la-Latn"/>
        </w:rPr>
        <w:t xml:space="preserve"> </w:t>
      </w:r>
      <w:r w:rsidRPr="007A06F5">
        <w:rPr>
          <w:i/>
          <w:iCs/>
          <w:strike/>
          <w:highlight w:val="green"/>
          <w:lang w:val="la-Latn"/>
        </w:rPr>
        <w:t>nova</w:t>
      </w:r>
      <w:r w:rsidRPr="007A06F5">
        <w:rPr>
          <w:strike/>
          <w:highlight w:val="green"/>
          <w:lang w:val="la-Latn"/>
        </w:rPr>
        <w:t xml:space="preserve"> </w:t>
      </w:r>
      <w:r w:rsidRPr="007A06F5">
        <w:rPr>
          <w:i/>
          <w:iCs/>
          <w:strike/>
          <w:highlight w:val="green"/>
          <w:lang w:val="la-Latn"/>
        </w:rPr>
        <w:t>oratoria</w:t>
      </w:r>
      <w:r w:rsidRPr="007A06F5">
        <w:rPr>
          <w:strike/>
          <w:highlight w:val="green"/>
          <w:lang w:val="la-Latn"/>
        </w:rPr>
        <w:t xml:space="preserve"> </w:t>
      </w:r>
      <w:r w:rsidRPr="007A06F5">
        <w:rPr>
          <w:i/>
          <w:iCs/>
          <w:strike/>
          <w:highlight w:val="green"/>
          <w:lang w:val="la-Latn"/>
        </w:rPr>
        <w:t>nec</w:t>
      </w:r>
      <w:r w:rsidRPr="007A06F5">
        <w:rPr>
          <w:strike/>
          <w:highlight w:val="green"/>
          <w:lang w:val="la-Latn"/>
        </w:rPr>
        <w:t xml:space="preserve"> </w:t>
      </w:r>
      <w:r w:rsidRPr="007A06F5">
        <w:rPr>
          <w:i/>
          <w:iCs/>
          <w:strike/>
          <w:highlight w:val="green"/>
          <w:lang w:val="la-Latn"/>
        </w:rPr>
        <w:t>decimis</w:t>
      </w:r>
      <w:r w:rsidRPr="007A06F5">
        <w:rPr>
          <w:strike/>
          <w:highlight w:val="green"/>
          <w:lang w:val="la-Latn"/>
        </w:rPr>
        <w:t xml:space="preserve"> </w:t>
      </w:r>
      <w:r w:rsidRPr="007A06F5">
        <w:rPr>
          <w:i/>
          <w:iCs/>
          <w:strike/>
          <w:highlight w:val="green"/>
          <w:lang w:val="la-Latn"/>
        </w:rPr>
        <w:t>nec</w:t>
      </w:r>
      <w:r w:rsidRPr="007A06F5">
        <w:rPr>
          <w:strike/>
          <w:highlight w:val="green"/>
          <w:lang w:val="la-Latn"/>
        </w:rPr>
        <w:t xml:space="preserve"> </w:t>
      </w:r>
      <w:r w:rsidRPr="007A06F5">
        <w:rPr>
          <w:i/>
          <w:iCs/>
          <w:strike/>
          <w:highlight w:val="green"/>
          <w:lang w:val="la-Latn"/>
        </w:rPr>
        <w:t>possessionibus</w:t>
      </w:r>
      <w:r w:rsidRPr="007A06F5">
        <w:rPr>
          <w:strike/>
          <w:highlight w:val="green"/>
          <w:lang w:val="la-Latn"/>
        </w:rPr>
        <w:t xml:space="preserve"> </w:t>
      </w:r>
      <w:r w:rsidRPr="007A06F5">
        <w:rPr>
          <w:i/>
          <w:iCs/>
          <w:strike/>
          <w:highlight w:val="green"/>
          <w:lang w:val="la-Latn"/>
        </w:rPr>
        <w:t>aliis</w:t>
      </w:r>
      <w:r w:rsidRPr="007A06F5">
        <w:rPr>
          <w:strike/>
          <w:highlight w:val="green"/>
          <w:lang w:val="la-Latn"/>
        </w:rPr>
        <w:t xml:space="preserve"> </w:t>
      </w:r>
      <w:r w:rsidRPr="007A06F5">
        <w:rPr>
          <w:i/>
          <w:iCs/>
          <w:strike/>
          <w:highlight w:val="green"/>
          <w:lang w:val="la-Latn"/>
        </w:rPr>
        <w:t>priventur</w:t>
      </w:r>
      <w:r w:rsidRPr="007A06F5">
        <w:rPr>
          <w:strike/>
          <w:highlight w:val="green"/>
          <w:lang w:val="la-Latn"/>
        </w:rPr>
        <w:t xml:space="preserve"> nec ullam omnino iniuriam paciantur</w:t>
      </w:r>
      <w:r w:rsidR="009042C7" w:rsidRPr="007A06F5">
        <w:rPr>
          <w:strike/>
          <w:highlight w:val="green"/>
          <w:lang w:val="la-Latn"/>
        </w:rPr>
        <w:t>.</w:t>
      </w:r>
      <w:r w:rsidR="009B2994" w:rsidRPr="007A06F5">
        <w:rPr>
          <w:strike/>
          <w:highlight w:val="green"/>
          <w:lang w:val="la-Latn"/>
        </w:rPr>
        <w:t xml:space="preserve"> </w:t>
      </w:r>
    </w:p>
    <w:p w14:paraId="0630E25D" w14:textId="77777777" w:rsidR="00865B57"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IV</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UT NULLUS AUDEAT INMUNITATES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INFRINGERE</w:t>
      </w:r>
      <w:r w:rsidR="009B2994" w:rsidRPr="007A06F5">
        <w:rPr>
          <w:rFonts w:ascii="Times New Roman" w:eastAsia="Times New Roman" w:hAnsi="Times New Roman" w:cs="Times New Roman"/>
          <w:strike/>
          <w:sz w:val="24"/>
          <w:szCs w:val="24"/>
          <w:highlight w:val="green"/>
          <w:lang w:val="la-Latn" w:eastAsia="de-DE"/>
        </w:rPr>
        <w:t xml:space="preserve">. </w:t>
      </w:r>
    </w:p>
    <w:p w14:paraId="593F91C3" w14:textId="1C68B65F"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i/>
          <w:iCs/>
          <w:strike/>
          <w:sz w:val="24"/>
          <w:szCs w:val="24"/>
          <w:highlight w:val="green"/>
          <w:lang w:val="la-Latn" w:eastAsia="de-DE"/>
        </w:rPr>
        <w:t>Quisquis</w:t>
      </w:r>
      <w:r w:rsidR="00A539B1" w:rsidRPr="007A06F5">
        <w:rPr>
          <w:rFonts w:ascii="Times New Roman" w:eastAsia="Times New Roman" w:hAnsi="Times New Roman" w:cs="Times New Roman"/>
          <w:strike/>
          <w:sz w:val="24"/>
          <w:szCs w:val="24"/>
          <w:highlight w:val="green"/>
          <w:lang w:val="la-Latn" w:eastAsia="de-DE"/>
        </w:rPr>
        <w:t xml:space="preserve"> 36 </w:t>
      </w:r>
      <w:r w:rsidRPr="007A06F5">
        <w:rPr>
          <w:rFonts w:ascii="Times New Roman" w:eastAsia="Times New Roman" w:hAnsi="Times New Roman" w:cs="Times New Roman"/>
          <w:i/>
          <w:iCs/>
          <w:strike/>
          <w:sz w:val="24"/>
          <w:szCs w:val="24"/>
          <w:highlight w:val="green"/>
          <w:lang w:val="la-Latn" w:eastAsia="de-DE"/>
        </w:rPr>
        <w:t>fastu</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superbię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elatus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ducit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contemptibilem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possessiones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deo</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consecratas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atque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honorem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inmunitatis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defensione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constitutas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hAnsi="Times New Roman" w:cs="Times New Roman"/>
          <w:strike/>
          <w:highlight w:val="green"/>
          <w:lang w:val="la-Latn"/>
        </w:rPr>
        <w:t>/</w:t>
      </w:r>
      <w:r w:rsidRPr="007A06F5">
        <w:rPr>
          <w:rFonts w:ascii="Times New Roman" w:hAnsi="Times New Roman" w:cs="Times New Roman"/>
          <w:i/>
          <w:iCs/>
          <w:strike/>
          <w:highlight w:val="green"/>
          <w:lang w:val="la-Latn"/>
        </w:rPr>
        <w:t xml:space="preserve"> inhoneste</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tractaverit</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vel</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infringere</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praesumpserit</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quasi</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invasor</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et</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violator</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domus</w:t>
      </w:r>
      <w:r w:rsidRPr="007A06F5">
        <w:rPr>
          <w:rFonts w:ascii="Times New Roman" w:hAnsi="Times New Roman" w:cs="Times New Roman"/>
          <w:strike/>
          <w:highlight w:val="green"/>
          <w:lang w:val="la-Latn"/>
        </w:rPr>
        <w:t xml:space="preserve"> </w:t>
      </w:r>
      <w:r w:rsidRPr="007A06F5">
        <w:rPr>
          <w:rFonts w:ascii="Times New Roman" w:hAnsi="Times New Roman" w:cs="Times New Roman"/>
          <w:i/>
          <w:iCs/>
          <w:strike/>
          <w:highlight w:val="green"/>
          <w:lang w:val="la-Latn"/>
        </w:rPr>
        <w:t>dei</w:t>
      </w:r>
      <w:r w:rsidRPr="007A06F5">
        <w:rPr>
          <w:rFonts w:ascii="Times New Roman" w:hAnsi="Times New Roman" w:cs="Times New Roman"/>
          <w:strike/>
          <w:highlight w:val="green"/>
          <w:lang w:val="la-Latn"/>
        </w:rPr>
        <w:t xml:space="preserve"> </w:t>
      </w:r>
      <w:r w:rsidRPr="007A06F5">
        <w:rPr>
          <w:rFonts w:ascii="Times New Roman" w:eastAsia="Times New Roman" w:hAnsi="Times New Roman" w:cs="Times New Roman"/>
          <w:i/>
          <w:iCs/>
          <w:strike/>
          <w:sz w:val="24"/>
          <w:szCs w:val="24"/>
          <w:highlight w:val="green"/>
          <w:lang w:val="la-Latn" w:eastAsia="de-DE"/>
        </w:rPr>
        <w:t>excommunicetur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Decet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lastRenderedPageBreak/>
        <w:t>enim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indignationem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domini</w:t>
      </w:r>
      <w:r w:rsidRPr="007A06F5">
        <w:rPr>
          <w:rFonts w:ascii="Times New Roman" w:eastAsia="Times New Roman" w:hAnsi="Times New Roman" w:cs="Times New Roman"/>
          <w:strike/>
          <w:sz w:val="24"/>
          <w:szCs w:val="24"/>
          <w:highlight w:val="green"/>
          <w:lang w:val="la-Latn" w:eastAsia="de-DE"/>
        </w:rPr>
        <w:t xml:space="preserve"> atque </w:t>
      </w:r>
      <w:r w:rsidRPr="007A06F5">
        <w:rPr>
          <w:rFonts w:ascii="Times New Roman" w:eastAsia="Times New Roman" w:hAnsi="Times New Roman" w:cs="Times New Roman"/>
          <w:i/>
          <w:iCs/>
          <w:strike/>
          <w:sz w:val="24"/>
          <w:szCs w:val="24"/>
          <w:highlight w:val="green"/>
          <w:lang w:val="la-Latn" w:eastAsia="de-DE"/>
        </w:rPr>
        <w:t>ipsius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sentiat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cuius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benivolentię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contemptor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constitutionis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praevaricator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exstitit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Nihilominus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tamen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suf</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concessionis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inmunitatem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omnibus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dicioni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subiectis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inlesam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conservari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praecipiat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assensum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vero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praebeat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inprovide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affirmantibus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debere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dominicas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domino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dominantium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traditas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defensione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sicut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proprię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suae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hereditatis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 xml:space="preserve">magis </w:t>
      </w:r>
      <w:r w:rsidRPr="007A06F5">
        <w:rPr>
          <w:rFonts w:ascii="Times New Roman" w:eastAsia="Times New Roman" w:hAnsi="Times New Roman" w:cs="Times New Roman"/>
          <w:i/>
          <w:iCs/>
          <w:strike/>
          <w:sz w:val="24"/>
          <w:szCs w:val="24"/>
          <w:highlight w:val="green"/>
          <w:lang w:val="la-Latn" w:eastAsia="de-DE"/>
        </w:rPr>
        <w:t>magisque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advertat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quanto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excellentior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homine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tanto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praestantior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divina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causa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mortalium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possessione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Quocirca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decipitur</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quisquis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plus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propriis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dominicis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gloriatur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divinarum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defensor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custos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divinitus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statutus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diligenti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cura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solum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eas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servare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etiam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multiplicare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debet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magisque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diximus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praestantiora</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defendere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oportet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augmentare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igitur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insanus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inportunitate</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inprobitatis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regem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recto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proposito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pervertere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temptaverit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nullisque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remediis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mitigari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visus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fuerit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licet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obsequiis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aliquibus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transitoriis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necessarius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abscidendus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proiciendusque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iuxta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euuangelicum</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manus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oculusque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tuus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scandalizet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erue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proicę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te</w:t>
      </w:r>
      <w:r w:rsidR="009B2994" w:rsidRPr="007A06F5">
        <w:rPr>
          <w:rFonts w:ascii="Times New Roman" w:eastAsia="Times New Roman" w:hAnsi="Times New Roman" w:cs="Times New Roman"/>
          <w:strike/>
          <w:sz w:val="24"/>
          <w:szCs w:val="24"/>
          <w:highlight w:val="green"/>
          <w:lang w:val="la-Latn" w:eastAsia="de-DE"/>
        </w:rPr>
        <w:t xml:space="preserve">. </w:t>
      </w:r>
    </w:p>
    <w:p w14:paraId="7526FA3E" w14:textId="77777777" w:rsidR="00865B57"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V</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UT HEREDES ECCLESIAM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NON DIVIDANT</w:t>
      </w:r>
      <w:r w:rsidR="009042C7"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p>
    <w:p w14:paraId="425CCBD9" w14:textId="4D154287"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i/>
          <w:iCs/>
          <w:strike/>
          <w:sz w:val="24"/>
          <w:szCs w:val="24"/>
          <w:highlight w:val="green"/>
          <w:lang w:val="la-Latn" w:eastAsia="de-DE"/>
        </w:rPr>
        <w:t>Perlatum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quod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heredes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qcclesię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propriis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constitute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dividantur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tanta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eandem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divisionem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simultas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oriatur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unius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altaris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quattuor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partes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fiant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singule</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partes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singulos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habeant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presbiteros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discordia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simultate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nullo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modo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augeri</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Unde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nobis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visum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quod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huiuscemodi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ecclesię</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heredes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dividi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debeant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contentionem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venerint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simultates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inter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eos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surrexerint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quas</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sacerdos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ibi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officio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canonice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fungi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possit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praecipiatur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episcopo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civitatis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nullo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modo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ibi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missarum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solemnia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celebrentur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donec</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concordiam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redeant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pari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voto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atque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consilio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ecclesia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sacerdotem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canonice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libere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suum</w:t>
      </w:r>
      <w:r w:rsidR="00A539B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mynisterium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ibi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peragere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possit</w:t>
      </w:r>
      <w:r w:rsidR="009B2994" w:rsidRPr="007A06F5">
        <w:rPr>
          <w:rFonts w:ascii="Times New Roman" w:eastAsia="Times New Roman" w:hAnsi="Times New Roman" w:cs="Times New Roman"/>
          <w:strike/>
          <w:sz w:val="24"/>
          <w:szCs w:val="24"/>
          <w:highlight w:val="green"/>
          <w:lang w:val="la-Latn" w:eastAsia="de-DE"/>
        </w:rPr>
        <w:t xml:space="preserve">. </w:t>
      </w:r>
    </w:p>
    <w:p w14:paraId="2E79C9B5" w14:textId="4901CFEF" w:rsidR="00A539B1"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VI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UT EPISCOP</w:t>
      </w:r>
      <w:r w:rsidR="00A539B1" w:rsidRPr="007A06F5">
        <w:rPr>
          <w:rFonts w:ascii="Times New Roman" w:eastAsia="Times New Roman" w:hAnsi="Times New Roman" w:cs="Times New Roman"/>
          <w:strike/>
          <w:sz w:val="24"/>
          <w:szCs w:val="24"/>
          <w:highlight w:val="green"/>
          <w:lang w:val="la-Latn" w:eastAsia="de-DE"/>
        </w:rPr>
        <w:t>I VENATIONEM NON EXERCEANT</w:t>
      </w:r>
      <w:r w:rsidR="009042C7"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p>
    <w:p w14:paraId="421FAFEC" w14:textId="049FF157" w:rsidR="00A83A64" w:rsidRPr="007A06F5" w:rsidRDefault="00E63196"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w:t>
      </w:r>
      <w:r w:rsidR="00A83A64" w:rsidRPr="007A06F5">
        <w:rPr>
          <w:rFonts w:ascii="Times New Roman" w:eastAsia="Times New Roman" w:hAnsi="Times New Roman" w:cs="Times New Roman"/>
          <w:strike/>
          <w:sz w:val="24"/>
          <w:szCs w:val="24"/>
          <w:highlight w:val="green"/>
          <w:lang w:val="la-Latn" w:eastAsia="de-DE"/>
        </w:rPr>
        <w:t>a) Ut omnis controversia</w:t>
      </w:r>
      <w:r w:rsidR="009B299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strike/>
          <w:sz w:val="24"/>
          <w:szCs w:val="24"/>
          <w:highlight w:val="green"/>
          <w:lang w:val="la-Latn" w:eastAsia="de-DE"/>
        </w:rPr>
        <w:t>quę de ecclesiastici</w:t>
      </w:r>
      <w:r w:rsidR="00A539B1" w:rsidRPr="007A06F5">
        <w:rPr>
          <w:rFonts w:ascii="Times New Roman" w:eastAsia="Times New Roman" w:hAnsi="Times New Roman" w:cs="Times New Roman"/>
          <w:strike/>
          <w:sz w:val="24"/>
          <w:szCs w:val="24"/>
          <w:highlight w:val="green"/>
          <w:lang w:val="la-Latn" w:eastAsia="de-DE"/>
        </w:rPr>
        <w:t>s rebus fit</w:t>
      </w:r>
      <w:r w:rsidR="009B2994" w:rsidRPr="007A06F5">
        <w:rPr>
          <w:rFonts w:ascii="Times New Roman" w:eastAsia="Times New Roman" w:hAnsi="Times New Roman" w:cs="Times New Roman"/>
          <w:strike/>
          <w:sz w:val="24"/>
          <w:szCs w:val="24"/>
          <w:highlight w:val="green"/>
          <w:lang w:val="la-Latn" w:eastAsia="de-DE"/>
        </w:rPr>
        <w:t xml:space="preserve">, </w:t>
      </w:r>
      <w:r w:rsidR="00A539B1" w:rsidRPr="007A06F5">
        <w:rPr>
          <w:rFonts w:ascii="Times New Roman" w:eastAsia="Times New Roman" w:hAnsi="Times New Roman" w:cs="Times New Roman"/>
          <w:strike/>
          <w:sz w:val="24"/>
          <w:szCs w:val="24"/>
          <w:highlight w:val="green"/>
          <w:lang w:val="la-Latn" w:eastAsia="de-DE"/>
        </w:rPr>
        <w:t xml:space="preserve">secundum divinam </w:t>
      </w:r>
      <w:r w:rsidR="00A83A64" w:rsidRPr="007A06F5">
        <w:rPr>
          <w:rFonts w:ascii="Times New Roman" w:eastAsia="Times New Roman" w:hAnsi="Times New Roman" w:cs="Times New Roman"/>
          <w:strike/>
          <w:sz w:val="24"/>
          <w:szCs w:val="24"/>
          <w:highlight w:val="green"/>
          <w:lang w:val="la-Latn" w:eastAsia="de-DE"/>
        </w:rPr>
        <w:t>legem sub duobus vel tribus testibus terminetur</w:t>
      </w:r>
      <w:r w:rsidR="009B299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strike/>
          <w:sz w:val="24"/>
          <w:szCs w:val="24"/>
          <w:highlight w:val="green"/>
          <w:lang w:val="la-Latn" w:eastAsia="de-DE"/>
        </w:rPr>
        <w:t>dicente domino</w:t>
      </w:r>
      <w:r w:rsidR="00FF3D92"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Non</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unus</w:t>
      </w:r>
      <w:r w:rsidR="00A539B1" w:rsidRPr="007A06F5">
        <w:rPr>
          <w:rFonts w:ascii="Times New Roman" w:eastAsia="Times New Roman" w:hAnsi="Times New Roman" w:cs="Times New Roman"/>
          <w:strike/>
          <w:sz w:val="24"/>
          <w:szCs w:val="24"/>
          <w:highlight w:val="green"/>
          <w:lang w:val="la-Latn" w:eastAsia="de-DE"/>
        </w:rPr>
        <w:t xml:space="preserve"> stet </w:t>
      </w:r>
      <w:r w:rsidR="00A83A64" w:rsidRPr="007A06F5">
        <w:rPr>
          <w:rFonts w:ascii="Times New Roman" w:eastAsia="Times New Roman" w:hAnsi="Times New Roman" w:cs="Times New Roman"/>
          <w:i/>
          <w:iCs/>
          <w:strike/>
          <w:sz w:val="24"/>
          <w:szCs w:val="24"/>
          <w:highlight w:val="green"/>
          <w:lang w:val="la-Latn" w:eastAsia="de-DE"/>
        </w:rPr>
        <w:t>contra</w:t>
      </w:r>
      <w:r w:rsidR="00A83A64" w:rsidRPr="007A06F5">
        <w:rPr>
          <w:rFonts w:ascii="Times New Roman" w:eastAsia="Times New Roman" w:hAnsi="Times New Roman" w:cs="Times New Roman"/>
          <w:strike/>
          <w:sz w:val="24"/>
          <w:szCs w:val="24"/>
          <w:highlight w:val="green"/>
          <w:lang w:val="la-Latn" w:eastAsia="de-DE"/>
        </w:rPr>
        <w:t xml:space="preserve"> alium</w:t>
      </w:r>
      <w:r w:rsidR="009B299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sed</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in</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ore</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duorum</w:t>
      </w:r>
      <w:r w:rsidR="00A83A64" w:rsidRPr="007A06F5">
        <w:rPr>
          <w:rFonts w:ascii="Times New Roman" w:eastAsia="Times New Roman" w:hAnsi="Times New Roman" w:cs="Times New Roman"/>
          <w:strike/>
          <w:sz w:val="24"/>
          <w:szCs w:val="24"/>
          <w:highlight w:val="green"/>
          <w:lang w:val="la-Latn" w:eastAsia="de-DE"/>
        </w:rPr>
        <w:t xml:space="preserve"> vel </w:t>
      </w:r>
      <w:r w:rsidR="00A83A64" w:rsidRPr="007A06F5">
        <w:rPr>
          <w:rFonts w:ascii="Times New Roman" w:eastAsia="Times New Roman" w:hAnsi="Times New Roman" w:cs="Times New Roman"/>
          <w:i/>
          <w:iCs/>
          <w:strike/>
          <w:sz w:val="24"/>
          <w:szCs w:val="24"/>
          <w:highlight w:val="green"/>
          <w:lang w:val="la-Latn" w:eastAsia="de-DE"/>
        </w:rPr>
        <w:t>trium</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testium</w:t>
      </w:r>
      <w:r w:rsidR="00A83A64" w:rsidRPr="007A06F5">
        <w:rPr>
          <w:rFonts w:ascii="Times New Roman" w:eastAsia="Times New Roman" w:hAnsi="Times New Roman" w:cs="Times New Roman"/>
          <w:strike/>
          <w:sz w:val="24"/>
          <w:szCs w:val="24"/>
          <w:highlight w:val="green"/>
          <w:lang w:val="la-Latn" w:eastAsia="de-DE"/>
        </w:rPr>
        <w:t xml:space="preserve"> fiat</w:t>
      </w:r>
      <w:r w:rsidR="009B299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omne</w:t>
      </w:r>
      <w:r w:rsidR="00A83A64" w:rsidRPr="007A06F5">
        <w:rPr>
          <w:rFonts w:ascii="Times New Roman" w:eastAsia="Times New Roman" w:hAnsi="Times New Roman" w:cs="Times New Roman"/>
          <w:strike/>
          <w:sz w:val="24"/>
          <w:szCs w:val="24"/>
          <w:highlight w:val="green"/>
          <w:lang w:val="la-Latn" w:eastAsia="de-DE"/>
        </w:rPr>
        <w:t xml:space="preserve"> </w:t>
      </w:r>
      <w:r w:rsidR="00A83A64" w:rsidRPr="007A06F5">
        <w:rPr>
          <w:rFonts w:ascii="Times New Roman" w:eastAsia="Times New Roman" w:hAnsi="Times New Roman" w:cs="Times New Roman"/>
          <w:i/>
          <w:iCs/>
          <w:strike/>
          <w:sz w:val="24"/>
          <w:szCs w:val="24"/>
          <w:highlight w:val="green"/>
          <w:lang w:val="la-Latn" w:eastAsia="de-DE"/>
        </w:rPr>
        <w:t>verbum</w:t>
      </w:r>
      <w:r w:rsidR="009042C7"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p>
    <w:p w14:paraId="2150D5B8" w14:textId="05531413" w:rsidR="00A83A64" w:rsidRPr="007A06F5" w:rsidRDefault="00A83A64" w:rsidP="00A539B1">
      <w:pPr>
        <w:pStyle w:val="Normlnweb"/>
        <w:spacing w:before="0" w:beforeAutospacing="0" w:after="120" w:afterAutospacing="0"/>
        <w:rPr>
          <w:strike/>
          <w:highlight w:val="green"/>
          <w:lang w:val="la-Latn"/>
        </w:rPr>
      </w:pPr>
      <w:r w:rsidRPr="007A06F5">
        <w:rPr>
          <w:strike/>
          <w:highlight w:val="green"/>
          <w:lang w:val="la-Latn"/>
        </w:rPr>
        <w:t xml:space="preserve">/ </w:t>
      </w:r>
      <w:r w:rsidR="00E63196" w:rsidRPr="007A06F5">
        <w:rPr>
          <w:strike/>
          <w:highlight w:val="green"/>
          <w:lang w:val="la-Latn"/>
        </w:rPr>
        <w:t>(</w:t>
      </w:r>
      <w:r w:rsidRPr="007A06F5">
        <w:rPr>
          <w:strike/>
          <w:highlight w:val="green"/>
          <w:lang w:val="la-Latn"/>
        </w:rPr>
        <w:t>b) Contra episcopos</w:t>
      </w:r>
      <w:r w:rsidR="009B2994" w:rsidRPr="007A06F5">
        <w:rPr>
          <w:strike/>
          <w:highlight w:val="green"/>
          <w:lang w:val="la-Latn"/>
        </w:rPr>
        <w:t xml:space="preserve">, </w:t>
      </w:r>
      <w:r w:rsidRPr="007A06F5">
        <w:rPr>
          <w:strike/>
          <w:highlight w:val="green"/>
          <w:lang w:val="la-Latn"/>
        </w:rPr>
        <w:t>qui canes vel cetera ioc</w:t>
      </w:r>
      <w:r w:rsidR="00A539B1" w:rsidRPr="007A06F5">
        <w:rPr>
          <w:strike/>
          <w:highlight w:val="green"/>
          <w:lang w:val="la-Latn"/>
        </w:rPr>
        <w:t>a habere volunt</w:t>
      </w:r>
      <w:r w:rsidR="009B2994" w:rsidRPr="007A06F5">
        <w:rPr>
          <w:strike/>
          <w:highlight w:val="green"/>
          <w:lang w:val="la-Latn"/>
        </w:rPr>
        <w:t xml:space="preserve">, </w:t>
      </w:r>
      <w:r w:rsidR="00A539B1" w:rsidRPr="007A06F5">
        <w:rPr>
          <w:strike/>
          <w:highlight w:val="green"/>
          <w:lang w:val="la-Latn"/>
        </w:rPr>
        <w:t xml:space="preserve">in psalmo </w:t>
      </w:r>
      <w:r w:rsidRPr="007A06F5">
        <w:rPr>
          <w:strike/>
          <w:highlight w:val="green"/>
          <w:lang w:val="la-Latn"/>
        </w:rPr>
        <w:t>XXIIII sicut scriptum est</w:t>
      </w:r>
      <w:r w:rsidR="00FF3D92" w:rsidRPr="007A06F5">
        <w:rPr>
          <w:strike/>
          <w:highlight w:val="green"/>
          <w:lang w:val="la-Latn"/>
        </w:rPr>
        <w:t xml:space="preserve">: </w:t>
      </w:r>
      <w:r w:rsidRPr="007A06F5">
        <w:rPr>
          <w:i/>
          <w:iCs/>
          <w:strike/>
          <w:highlight w:val="green"/>
          <w:lang w:val="la-Latn"/>
        </w:rPr>
        <w:t>Confundantur</w:t>
      </w:r>
      <w:r w:rsidRPr="007A06F5">
        <w:rPr>
          <w:strike/>
          <w:highlight w:val="green"/>
          <w:lang w:val="la-Latn"/>
        </w:rPr>
        <w:t xml:space="preserve"> </w:t>
      </w:r>
      <w:r w:rsidRPr="007A06F5">
        <w:rPr>
          <w:i/>
          <w:iCs/>
          <w:strike/>
          <w:highlight w:val="green"/>
          <w:lang w:val="la-Latn"/>
        </w:rPr>
        <w:t>omnes</w:t>
      </w:r>
      <w:r w:rsidRPr="007A06F5">
        <w:rPr>
          <w:strike/>
          <w:highlight w:val="green"/>
          <w:lang w:val="la-Latn"/>
        </w:rPr>
        <w:t xml:space="preserve"> </w:t>
      </w:r>
      <w:r w:rsidRPr="007A06F5">
        <w:rPr>
          <w:i/>
          <w:iCs/>
          <w:strike/>
          <w:highlight w:val="green"/>
          <w:lang w:val="la-Latn"/>
        </w:rPr>
        <w:t>inique</w:t>
      </w:r>
      <w:r w:rsidRPr="007A06F5">
        <w:rPr>
          <w:strike/>
          <w:highlight w:val="green"/>
          <w:lang w:val="la-Latn"/>
        </w:rPr>
        <w:t xml:space="preserve"> </w:t>
      </w:r>
      <w:r w:rsidRPr="007A06F5">
        <w:rPr>
          <w:i/>
          <w:iCs/>
          <w:strike/>
          <w:highlight w:val="green"/>
          <w:lang w:val="la-Latn"/>
        </w:rPr>
        <w:t>agentes</w:t>
      </w:r>
      <w:r w:rsidRPr="007A06F5">
        <w:rPr>
          <w:strike/>
          <w:highlight w:val="green"/>
          <w:lang w:val="la-Latn"/>
        </w:rPr>
        <w:t xml:space="preserve"> </w:t>
      </w:r>
      <w:r w:rsidRPr="007A06F5">
        <w:rPr>
          <w:i/>
          <w:iCs/>
          <w:strike/>
          <w:highlight w:val="green"/>
          <w:lang w:val="la-Latn"/>
        </w:rPr>
        <w:t>supervacue</w:t>
      </w:r>
      <w:r w:rsidR="009B2994" w:rsidRPr="007A06F5">
        <w:rPr>
          <w:strike/>
          <w:highlight w:val="green"/>
          <w:lang w:val="la-Latn"/>
        </w:rPr>
        <w:t xml:space="preserve">, </w:t>
      </w:r>
      <w:r w:rsidRPr="007A06F5">
        <w:rPr>
          <w:strike/>
          <w:highlight w:val="green"/>
          <w:lang w:val="la-Latn"/>
        </w:rPr>
        <w:t>et in XXX</w:t>
      </w:r>
      <w:r w:rsidR="00FF3D92" w:rsidRPr="007A06F5">
        <w:rPr>
          <w:strike/>
          <w:highlight w:val="green"/>
          <w:lang w:val="la-Latn"/>
        </w:rPr>
        <w:t xml:space="preserve">: </w:t>
      </w:r>
      <w:r w:rsidRPr="007A06F5">
        <w:rPr>
          <w:i/>
          <w:iCs/>
          <w:strike/>
          <w:highlight w:val="green"/>
          <w:lang w:val="la-Latn"/>
        </w:rPr>
        <w:t>Odisti</w:t>
      </w:r>
      <w:r w:rsidRPr="007A06F5">
        <w:rPr>
          <w:strike/>
          <w:highlight w:val="green"/>
          <w:lang w:val="la-Latn"/>
        </w:rPr>
        <w:t xml:space="preserve"> </w:t>
      </w:r>
      <w:r w:rsidRPr="007A06F5">
        <w:rPr>
          <w:i/>
          <w:iCs/>
          <w:strike/>
          <w:highlight w:val="green"/>
          <w:lang w:val="la-Latn"/>
        </w:rPr>
        <w:t>observantes</w:t>
      </w:r>
      <w:r w:rsidR="009B2994" w:rsidRPr="007A06F5">
        <w:rPr>
          <w:strike/>
          <w:highlight w:val="green"/>
          <w:lang w:val="la-Latn"/>
        </w:rPr>
        <w:t xml:space="preserve"> </w:t>
      </w:r>
      <w:r w:rsidRPr="007A06F5">
        <w:rPr>
          <w:i/>
          <w:iCs/>
          <w:strike/>
          <w:highlight w:val="green"/>
          <w:lang w:val="la-Latn"/>
        </w:rPr>
        <w:t>vanitates</w:t>
      </w:r>
      <w:r w:rsidRPr="007A06F5">
        <w:rPr>
          <w:strike/>
          <w:highlight w:val="green"/>
          <w:lang w:val="la-Latn"/>
        </w:rPr>
        <w:t xml:space="preserve"> </w:t>
      </w:r>
      <w:r w:rsidRPr="007A06F5">
        <w:rPr>
          <w:i/>
          <w:iCs/>
          <w:strike/>
          <w:highlight w:val="green"/>
          <w:lang w:val="la-Latn"/>
        </w:rPr>
        <w:t>supervacue</w:t>
      </w:r>
      <w:r w:rsidRPr="007A06F5">
        <w:rPr>
          <w:strike/>
          <w:highlight w:val="green"/>
          <w:lang w:val="la-Latn"/>
        </w:rPr>
        <w:t xml:space="preserve"> vel sicut Hębraica translatio habet</w:t>
      </w:r>
      <w:r w:rsidR="00FF3D92" w:rsidRPr="007A06F5">
        <w:rPr>
          <w:strike/>
          <w:highlight w:val="green"/>
          <w:lang w:val="la-Latn"/>
        </w:rPr>
        <w:t xml:space="preserve">: </w:t>
      </w:r>
      <w:r w:rsidRPr="007A06F5">
        <w:rPr>
          <w:strike/>
          <w:highlight w:val="green"/>
          <w:lang w:val="la-Latn"/>
        </w:rPr>
        <w:t xml:space="preserve">Odisti </w:t>
      </w:r>
      <w:r w:rsidRPr="007A06F5">
        <w:rPr>
          <w:i/>
          <w:iCs/>
          <w:strike/>
          <w:highlight w:val="green"/>
          <w:lang w:val="la-Latn"/>
        </w:rPr>
        <w:t>custodientes</w:t>
      </w:r>
      <w:r w:rsidRPr="007A06F5">
        <w:rPr>
          <w:strike/>
          <w:highlight w:val="green"/>
          <w:lang w:val="la-Latn"/>
        </w:rPr>
        <w:t xml:space="preserve"> </w:t>
      </w:r>
      <w:r w:rsidRPr="007A06F5">
        <w:rPr>
          <w:i/>
          <w:iCs/>
          <w:strike/>
          <w:highlight w:val="green"/>
          <w:lang w:val="la-Latn"/>
        </w:rPr>
        <w:t>frustra</w:t>
      </w:r>
      <w:r w:rsidR="009B2994" w:rsidRPr="007A06F5">
        <w:rPr>
          <w:strike/>
          <w:highlight w:val="green"/>
          <w:lang w:val="la-Latn"/>
        </w:rPr>
        <w:t xml:space="preserve">, </w:t>
      </w:r>
      <w:r w:rsidRPr="007A06F5">
        <w:rPr>
          <w:strike/>
          <w:highlight w:val="green"/>
          <w:lang w:val="la-Latn"/>
        </w:rPr>
        <w:t>in</w:t>
      </w:r>
      <w:r w:rsidR="009B2994" w:rsidRPr="007A06F5">
        <w:rPr>
          <w:strike/>
          <w:highlight w:val="green"/>
          <w:lang w:val="la-Latn"/>
        </w:rPr>
        <w:t xml:space="preserve"> </w:t>
      </w:r>
      <w:r w:rsidRPr="007A06F5">
        <w:rPr>
          <w:strike/>
          <w:highlight w:val="green"/>
          <w:lang w:val="la-Latn"/>
        </w:rPr>
        <w:t>Iona quoque propheta</w:t>
      </w:r>
      <w:r w:rsidR="00FF3D92"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w:t>
      </w:r>
      <w:r w:rsidRPr="007A06F5">
        <w:rPr>
          <w:i/>
          <w:iCs/>
          <w:strike/>
          <w:highlight w:val="green"/>
          <w:lang w:val="la-Latn"/>
        </w:rPr>
        <w:t>custodiunt</w:t>
      </w:r>
      <w:r w:rsidRPr="007A06F5">
        <w:rPr>
          <w:strike/>
          <w:highlight w:val="green"/>
          <w:lang w:val="la-Latn"/>
        </w:rPr>
        <w:t xml:space="preserve"> </w:t>
      </w:r>
      <w:r w:rsidRPr="007A06F5">
        <w:rPr>
          <w:i/>
          <w:iCs/>
          <w:strike/>
          <w:highlight w:val="green"/>
          <w:lang w:val="la-Latn"/>
        </w:rPr>
        <w:t>vanitates</w:t>
      </w:r>
      <w:r w:rsidRPr="007A06F5">
        <w:rPr>
          <w:strike/>
          <w:highlight w:val="green"/>
          <w:lang w:val="la-Latn"/>
        </w:rPr>
        <w:t xml:space="preserve"> </w:t>
      </w:r>
      <w:r w:rsidRPr="007A06F5">
        <w:rPr>
          <w:i/>
          <w:iCs/>
          <w:strike/>
          <w:highlight w:val="green"/>
          <w:lang w:val="la-Latn"/>
        </w:rPr>
        <w:t>frustra</w:t>
      </w:r>
      <w:r w:rsidR="00762AD2" w:rsidRPr="007A06F5">
        <w:rPr>
          <w:strike/>
          <w:highlight w:val="green"/>
          <w:lang w:val="la-Latn"/>
        </w:rPr>
        <w:t>,</w:t>
      </w:r>
      <w:r w:rsidR="009B2994" w:rsidRPr="007A06F5">
        <w:rPr>
          <w:strike/>
          <w:highlight w:val="green"/>
          <w:lang w:val="la-Latn"/>
        </w:rPr>
        <w:t xml:space="preserve"> </w:t>
      </w:r>
      <w:r w:rsidRPr="007A06F5">
        <w:rPr>
          <w:i/>
          <w:iCs/>
          <w:strike/>
          <w:highlight w:val="green"/>
          <w:lang w:val="la-Latn"/>
        </w:rPr>
        <w:t>misericordiam</w:t>
      </w:r>
      <w:r w:rsidRPr="007A06F5">
        <w:rPr>
          <w:strike/>
          <w:highlight w:val="green"/>
          <w:lang w:val="la-Latn"/>
        </w:rPr>
        <w:t xml:space="preserve"> </w:t>
      </w:r>
      <w:r w:rsidRPr="007A06F5">
        <w:rPr>
          <w:i/>
          <w:iCs/>
          <w:strike/>
          <w:highlight w:val="green"/>
          <w:lang w:val="la-Latn"/>
        </w:rPr>
        <w:t>suam</w:t>
      </w:r>
      <w:r w:rsidRPr="007A06F5">
        <w:rPr>
          <w:strike/>
          <w:highlight w:val="green"/>
          <w:lang w:val="la-Latn"/>
        </w:rPr>
        <w:t xml:space="preserve"> </w:t>
      </w:r>
      <w:r w:rsidRPr="007A06F5">
        <w:rPr>
          <w:i/>
          <w:iCs/>
          <w:strike/>
          <w:highlight w:val="green"/>
          <w:lang w:val="la-Latn"/>
        </w:rPr>
        <w:t>derelinquunt</w:t>
      </w:r>
      <w:r w:rsidR="009B2994" w:rsidRPr="007A06F5">
        <w:rPr>
          <w:strike/>
          <w:highlight w:val="green"/>
          <w:lang w:val="la-Latn"/>
        </w:rPr>
        <w:t xml:space="preserve">. </w:t>
      </w:r>
      <w:r w:rsidRPr="007A06F5">
        <w:rPr>
          <w:strike/>
          <w:highlight w:val="green"/>
          <w:lang w:val="la-Latn"/>
        </w:rPr>
        <w:t>Hinc ergo pensandum est</w:t>
      </w:r>
      <w:r w:rsidR="009B2994" w:rsidRPr="007A06F5">
        <w:rPr>
          <w:strike/>
          <w:highlight w:val="green"/>
          <w:lang w:val="la-Latn"/>
        </w:rPr>
        <w:t xml:space="preserve">, </w:t>
      </w:r>
      <w:r w:rsidRPr="007A06F5">
        <w:rPr>
          <w:strike/>
          <w:highlight w:val="green"/>
          <w:lang w:val="la-Latn"/>
        </w:rPr>
        <w:t>si illi</w:t>
      </w:r>
      <w:r w:rsidR="009B2994" w:rsidRPr="007A06F5">
        <w:rPr>
          <w:strike/>
          <w:highlight w:val="green"/>
          <w:lang w:val="la-Latn"/>
        </w:rPr>
        <w:t xml:space="preserve">, </w:t>
      </w:r>
      <w:r w:rsidRPr="007A06F5">
        <w:rPr>
          <w:strike/>
          <w:highlight w:val="green"/>
          <w:lang w:val="la-Latn"/>
        </w:rPr>
        <w:t>qui adquirendis transitoriis rebus elaborant</w:t>
      </w:r>
      <w:r w:rsidR="009B2994" w:rsidRPr="007A06F5">
        <w:rPr>
          <w:strike/>
          <w:highlight w:val="green"/>
          <w:lang w:val="la-Latn"/>
        </w:rPr>
        <w:t xml:space="preserve">, </w:t>
      </w:r>
      <w:r w:rsidRPr="007A06F5">
        <w:rPr>
          <w:strike/>
          <w:highlight w:val="green"/>
          <w:lang w:val="la-Latn"/>
        </w:rPr>
        <w:t>quę aliquando necessaria putantur</w:t>
      </w:r>
      <w:r w:rsidR="009B2994" w:rsidRPr="007A06F5">
        <w:rPr>
          <w:strike/>
          <w:highlight w:val="green"/>
          <w:lang w:val="la-Latn"/>
        </w:rPr>
        <w:t xml:space="preserve">, </w:t>
      </w:r>
      <w:r w:rsidRPr="007A06F5">
        <w:rPr>
          <w:strike/>
          <w:highlight w:val="green"/>
          <w:lang w:val="la-Latn"/>
        </w:rPr>
        <w:t>contra quas necessitates in praedictis psalmis orat</w:t>
      </w:r>
      <w:r w:rsidR="00FF3D92"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w:t>
      </w:r>
      <w:r w:rsidRPr="007A06F5">
        <w:rPr>
          <w:i/>
          <w:iCs/>
          <w:strike/>
          <w:highlight w:val="green"/>
          <w:lang w:val="la-Latn"/>
        </w:rPr>
        <w:t>necessitatibus</w:t>
      </w:r>
      <w:r w:rsidRPr="007A06F5">
        <w:rPr>
          <w:strike/>
          <w:highlight w:val="green"/>
          <w:lang w:val="la-Latn"/>
        </w:rPr>
        <w:t xml:space="preserve"> </w:t>
      </w:r>
      <w:r w:rsidRPr="007A06F5">
        <w:rPr>
          <w:i/>
          <w:iCs/>
          <w:strike/>
          <w:highlight w:val="green"/>
          <w:lang w:val="la-Latn"/>
        </w:rPr>
        <w:t>meis</w:t>
      </w:r>
      <w:r w:rsidRPr="007A06F5">
        <w:rPr>
          <w:strike/>
          <w:highlight w:val="green"/>
          <w:lang w:val="la-Latn"/>
        </w:rPr>
        <w:t xml:space="preserve"> </w:t>
      </w:r>
      <w:r w:rsidRPr="007A06F5">
        <w:rPr>
          <w:i/>
          <w:iCs/>
          <w:strike/>
          <w:highlight w:val="green"/>
          <w:lang w:val="la-Latn"/>
        </w:rPr>
        <w:t>erue</w:t>
      </w:r>
      <w:r w:rsidRPr="007A06F5">
        <w:rPr>
          <w:strike/>
          <w:highlight w:val="green"/>
          <w:lang w:val="la-Latn"/>
        </w:rPr>
        <w:t xml:space="preserve"> </w:t>
      </w:r>
      <w:r w:rsidRPr="007A06F5">
        <w:rPr>
          <w:i/>
          <w:iCs/>
          <w:strike/>
          <w:highlight w:val="green"/>
          <w:lang w:val="la-Latn"/>
        </w:rPr>
        <w:t>me</w:t>
      </w:r>
      <w:r w:rsidR="009B2994" w:rsidRPr="007A06F5">
        <w:rPr>
          <w:strike/>
          <w:highlight w:val="green"/>
          <w:lang w:val="la-Latn"/>
        </w:rPr>
        <w:t xml:space="preserve">, </w:t>
      </w:r>
      <w:r w:rsidRPr="007A06F5">
        <w:rPr>
          <w:strike/>
          <w:highlight w:val="green"/>
          <w:lang w:val="la-Latn"/>
        </w:rPr>
        <w:t xml:space="preserve">et </w:t>
      </w:r>
      <w:r w:rsidRPr="007A06F5">
        <w:rPr>
          <w:i/>
          <w:iCs/>
          <w:strike/>
          <w:highlight w:val="green"/>
          <w:lang w:val="la-Latn"/>
        </w:rPr>
        <w:t>Salvasti</w:t>
      </w:r>
      <w:r w:rsidRPr="007A06F5">
        <w:rPr>
          <w:strike/>
          <w:highlight w:val="green"/>
          <w:lang w:val="la-Latn"/>
        </w:rPr>
        <w:t xml:space="preserve"> </w:t>
      </w:r>
      <w:r w:rsidRPr="007A06F5">
        <w:rPr>
          <w:i/>
          <w:iCs/>
          <w:strike/>
          <w:highlight w:val="green"/>
          <w:lang w:val="la-Latn"/>
        </w:rPr>
        <w:t>de</w:t>
      </w:r>
      <w:r w:rsidRPr="007A06F5">
        <w:rPr>
          <w:strike/>
          <w:highlight w:val="green"/>
          <w:lang w:val="la-Latn"/>
        </w:rPr>
        <w:t xml:space="preserve"> </w:t>
      </w:r>
      <w:r w:rsidRPr="007A06F5">
        <w:rPr>
          <w:i/>
          <w:iCs/>
          <w:strike/>
          <w:highlight w:val="green"/>
          <w:lang w:val="la-Latn"/>
        </w:rPr>
        <w:t>necessitatibus</w:t>
      </w:r>
      <w:r w:rsidRPr="007A06F5">
        <w:rPr>
          <w:strike/>
          <w:highlight w:val="green"/>
          <w:lang w:val="la-Latn"/>
        </w:rPr>
        <w:t xml:space="preserve"> </w:t>
      </w:r>
      <w:r w:rsidRPr="007A06F5">
        <w:rPr>
          <w:i/>
          <w:iCs/>
          <w:strike/>
          <w:highlight w:val="green"/>
          <w:lang w:val="la-Latn"/>
        </w:rPr>
        <w:t>animam</w:t>
      </w:r>
      <w:r w:rsidRPr="007A06F5">
        <w:rPr>
          <w:strike/>
          <w:highlight w:val="green"/>
          <w:lang w:val="la-Latn"/>
        </w:rPr>
        <w:t xml:space="preserve"> </w:t>
      </w:r>
      <w:r w:rsidRPr="007A06F5">
        <w:rPr>
          <w:i/>
          <w:iCs/>
          <w:strike/>
          <w:highlight w:val="green"/>
          <w:lang w:val="la-Latn"/>
        </w:rPr>
        <w:t>meam</w:t>
      </w:r>
      <w:r w:rsidR="009B2994" w:rsidRPr="007A06F5">
        <w:rPr>
          <w:strike/>
          <w:highlight w:val="green"/>
          <w:lang w:val="la-Latn"/>
        </w:rPr>
        <w:t xml:space="preserve">, </w:t>
      </w:r>
      <w:r w:rsidRPr="007A06F5">
        <w:rPr>
          <w:strike/>
          <w:highlight w:val="green"/>
          <w:lang w:val="la-Latn"/>
        </w:rPr>
        <w:t>confusione vel odio dei digni sunt</w:t>
      </w:r>
      <w:r w:rsidR="009B2994" w:rsidRPr="007A06F5">
        <w:rPr>
          <w:strike/>
          <w:highlight w:val="green"/>
          <w:lang w:val="la-Latn"/>
        </w:rPr>
        <w:t xml:space="preserve">, </w:t>
      </w:r>
      <w:r w:rsidRPr="007A06F5">
        <w:rPr>
          <w:strike/>
          <w:highlight w:val="green"/>
          <w:lang w:val="la-Latn"/>
        </w:rPr>
        <w:t>aut misericordiam suam derelinquunt</w:t>
      </w:r>
      <w:r w:rsidR="009B2994" w:rsidRPr="007A06F5">
        <w:rPr>
          <w:strike/>
          <w:highlight w:val="green"/>
          <w:lang w:val="la-Latn"/>
        </w:rPr>
        <w:t xml:space="preserve">, </w:t>
      </w:r>
      <w:r w:rsidRPr="007A06F5">
        <w:rPr>
          <w:strike/>
          <w:highlight w:val="green"/>
          <w:lang w:val="la-Latn"/>
        </w:rPr>
        <w:t>deum videlicet</w:t>
      </w:r>
      <w:r w:rsidR="009B2994" w:rsidRPr="007A06F5">
        <w:rPr>
          <w:strike/>
          <w:highlight w:val="green"/>
          <w:lang w:val="la-Latn"/>
        </w:rPr>
        <w:t xml:space="preserve">, </w:t>
      </w:r>
      <w:r w:rsidRPr="007A06F5">
        <w:rPr>
          <w:strike/>
          <w:highlight w:val="green"/>
          <w:lang w:val="la-Latn"/>
        </w:rPr>
        <w:t>cui dicimus vel cui cantamus</w:t>
      </w:r>
      <w:r w:rsidR="00FF3D92" w:rsidRPr="007A06F5">
        <w:rPr>
          <w:strike/>
          <w:highlight w:val="green"/>
          <w:lang w:val="la-Latn"/>
        </w:rPr>
        <w:t xml:space="preserve">: </w:t>
      </w:r>
      <w:r w:rsidRPr="007A06F5">
        <w:rPr>
          <w:i/>
          <w:iCs/>
          <w:strike/>
          <w:highlight w:val="green"/>
          <w:lang w:val="la-Latn"/>
        </w:rPr>
        <w:t>Deus</w:t>
      </w:r>
      <w:r w:rsidRPr="007A06F5">
        <w:rPr>
          <w:strike/>
          <w:highlight w:val="green"/>
          <w:lang w:val="la-Latn"/>
        </w:rPr>
        <w:t xml:space="preserve"> </w:t>
      </w:r>
      <w:r w:rsidRPr="007A06F5">
        <w:rPr>
          <w:i/>
          <w:iCs/>
          <w:strike/>
          <w:highlight w:val="green"/>
          <w:lang w:val="la-Latn"/>
        </w:rPr>
        <w:t>meus</w:t>
      </w:r>
      <w:r w:rsidR="009B2994" w:rsidRPr="007A06F5">
        <w:rPr>
          <w:strike/>
          <w:highlight w:val="green"/>
          <w:lang w:val="la-Latn"/>
        </w:rPr>
        <w:t xml:space="preserve">, </w:t>
      </w:r>
      <w:r w:rsidRPr="007A06F5">
        <w:rPr>
          <w:i/>
          <w:iCs/>
          <w:strike/>
          <w:highlight w:val="green"/>
          <w:lang w:val="la-Latn"/>
        </w:rPr>
        <w:t>misericordia</w:t>
      </w:r>
      <w:r w:rsidRPr="007A06F5">
        <w:rPr>
          <w:strike/>
          <w:highlight w:val="green"/>
          <w:lang w:val="la-Latn"/>
        </w:rPr>
        <w:t xml:space="preserve"> mea</w:t>
      </w:r>
      <w:r w:rsidR="009B2994" w:rsidRPr="007A06F5">
        <w:rPr>
          <w:strike/>
          <w:highlight w:val="green"/>
          <w:lang w:val="la-Latn"/>
        </w:rPr>
        <w:t xml:space="preserve">, </w:t>
      </w:r>
      <w:r w:rsidRPr="007A06F5">
        <w:rPr>
          <w:strike/>
          <w:highlight w:val="green"/>
          <w:lang w:val="la-Latn"/>
        </w:rPr>
        <w:t>quanto magis illi</w:t>
      </w:r>
      <w:r w:rsidR="009B2994" w:rsidRPr="007A06F5">
        <w:rPr>
          <w:strike/>
          <w:highlight w:val="green"/>
          <w:lang w:val="la-Latn"/>
        </w:rPr>
        <w:t xml:space="preserve">, </w:t>
      </w:r>
      <w:r w:rsidRPr="007A06F5">
        <w:rPr>
          <w:strike/>
          <w:highlight w:val="green"/>
          <w:lang w:val="la-Latn"/>
        </w:rPr>
        <w:t>qui ea diligunt</w:t>
      </w:r>
      <w:r w:rsidR="009B2994" w:rsidRPr="007A06F5">
        <w:rPr>
          <w:strike/>
          <w:highlight w:val="green"/>
          <w:lang w:val="la-Latn"/>
        </w:rPr>
        <w:t xml:space="preserve">, </w:t>
      </w:r>
      <w:r w:rsidR="00636851" w:rsidRPr="007A06F5">
        <w:rPr>
          <w:strike/>
          <w:highlight w:val="green"/>
          <w:lang w:val="la-Latn"/>
        </w:rPr>
        <w:t>quę nullius sunt utilitatis</w:t>
      </w:r>
      <w:r w:rsidRPr="007A06F5">
        <w:rPr>
          <w:strike/>
          <w:highlight w:val="green"/>
          <w:lang w:val="la-Latn"/>
        </w:rPr>
        <w:t>! Item XXXVIIII psalmo scriptum est</w:t>
      </w:r>
      <w:r w:rsidR="00FF3D92" w:rsidRPr="007A06F5">
        <w:rPr>
          <w:strike/>
          <w:highlight w:val="green"/>
          <w:lang w:val="la-Latn"/>
        </w:rPr>
        <w:t xml:space="preserve">: </w:t>
      </w:r>
      <w:r w:rsidRPr="007A06F5">
        <w:rPr>
          <w:i/>
          <w:iCs/>
          <w:strike/>
          <w:highlight w:val="green"/>
          <w:lang w:val="la-Latn"/>
        </w:rPr>
        <w:t>Beatus</w:t>
      </w:r>
      <w:r w:rsidRPr="007A06F5">
        <w:rPr>
          <w:strike/>
          <w:highlight w:val="green"/>
          <w:lang w:val="la-Latn"/>
        </w:rPr>
        <w:t xml:space="preserve"> </w:t>
      </w:r>
      <w:r w:rsidRPr="007A06F5">
        <w:rPr>
          <w:i/>
          <w:iCs/>
          <w:strike/>
          <w:highlight w:val="green"/>
          <w:lang w:val="la-Latn"/>
        </w:rPr>
        <w:t>vir</w:t>
      </w:r>
      <w:r w:rsidR="009B2994" w:rsidRPr="007A06F5">
        <w:rPr>
          <w:strike/>
          <w:highlight w:val="green"/>
          <w:lang w:val="la-Latn"/>
        </w:rPr>
        <w:t xml:space="preserve">, </w:t>
      </w:r>
      <w:r w:rsidRPr="007A06F5">
        <w:rPr>
          <w:i/>
          <w:iCs/>
          <w:strike/>
          <w:highlight w:val="green"/>
          <w:lang w:val="la-Latn"/>
        </w:rPr>
        <w:t>cuius</w:t>
      </w:r>
      <w:r w:rsidRPr="007A06F5">
        <w:rPr>
          <w:strike/>
          <w:highlight w:val="green"/>
          <w:lang w:val="la-Latn"/>
        </w:rPr>
        <w:t xml:space="preserve"> </w:t>
      </w:r>
      <w:r w:rsidRPr="007A06F5">
        <w:rPr>
          <w:i/>
          <w:iCs/>
          <w:strike/>
          <w:highlight w:val="green"/>
          <w:lang w:val="la-Latn"/>
        </w:rPr>
        <w:t>est</w:t>
      </w:r>
      <w:r w:rsidRPr="007A06F5">
        <w:rPr>
          <w:strike/>
          <w:highlight w:val="green"/>
          <w:lang w:val="la-Latn"/>
        </w:rPr>
        <w:t xml:space="preserve"> </w:t>
      </w:r>
      <w:r w:rsidRPr="007A06F5">
        <w:rPr>
          <w:i/>
          <w:iCs/>
          <w:strike/>
          <w:highlight w:val="green"/>
          <w:lang w:val="la-Latn"/>
        </w:rPr>
        <w:t>nomen</w:t>
      </w:r>
      <w:r w:rsidRPr="007A06F5">
        <w:rPr>
          <w:strike/>
          <w:highlight w:val="green"/>
          <w:lang w:val="la-Latn"/>
        </w:rPr>
        <w:t xml:space="preserve"> </w:t>
      </w:r>
      <w:r w:rsidRPr="007A06F5">
        <w:rPr>
          <w:i/>
          <w:iCs/>
          <w:strike/>
          <w:highlight w:val="green"/>
          <w:lang w:val="la-Latn"/>
        </w:rPr>
        <w:t>domini</w:t>
      </w:r>
      <w:r w:rsidRPr="007A06F5">
        <w:rPr>
          <w:strike/>
          <w:highlight w:val="green"/>
          <w:lang w:val="la-Latn"/>
        </w:rPr>
        <w:t xml:space="preserve"> </w:t>
      </w:r>
      <w:r w:rsidRPr="007A06F5">
        <w:rPr>
          <w:i/>
          <w:iCs/>
          <w:strike/>
          <w:highlight w:val="green"/>
          <w:lang w:val="la-Latn"/>
        </w:rPr>
        <w:t>spes</w:t>
      </w:r>
      <w:r w:rsidRPr="007A06F5">
        <w:rPr>
          <w:strike/>
          <w:highlight w:val="green"/>
          <w:lang w:val="la-Latn"/>
        </w:rPr>
        <w:t xml:space="preserve"> </w:t>
      </w:r>
      <w:r w:rsidRPr="007A06F5">
        <w:rPr>
          <w:i/>
          <w:iCs/>
          <w:strike/>
          <w:highlight w:val="green"/>
          <w:lang w:val="la-Latn"/>
        </w:rPr>
        <w:t>eius</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respexit</w:t>
      </w:r>
      <w:r w:rsidRPr="007A06F5">
        <w:rPr>
          <w:strike/>
          <w:highlight w:val="green"/>
          <w:lang w:val="la-Latn"/>
        </w:rPr>
        <w:t xml:space="preserve"> </w:t>
      </w:r>
      <w:r w:rsidRPr="007A06F5">
        <w:rPr>
          <w:i/>
          <w:iCs/>
          <w:strike/>
          <w:highlight w:val="green"/>
          <w:lang w:val="la-Latn"/>
        </w:rPr>
        <w:t>in</w:t>
      </w:r>
      <w:r w:rsidRPr="007A06F5">
        <w:rPr>
          <w:strike/>
          <w:highlight w:val="green"/>
          <w:lang w:val="la-Latn"/>
        </w:rPr>
        <w:t xml:space="preserve"> </w:t>
      </w:r>
      <w:r w:rsidRPr="007A06F5">
        <w:rPr>
          <w:i/>
          <w:iCs/>
          <w:strike/>
          <w:highlight w:val="green"/>
          <w:lang w:val="la-Latn"/>
        </w:rPr>
        <w:t>vanitates</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insanias</w:t>
      </w:r>
      <w:r w:rsidRPr="007A06F5">
        <w:rPr>
          <w:strike/>
          <w:highlight w:val="green"/>
          <w:lang w:val="la-Latn"/>
        </w:rPr>
        <w:t xml:space="preserve"> </w:t>
      </w:r>
      <w:r w:rsidRPr="007A06F5">
        <w:rPr>
          <w:i/>
          <w:iCs/>
          <w:strike/>
          <w:highlight w:val="green"/>
          <w:lang w:val="la-Latn"/>
        </w:rPr>
        <w:t>falsas</w:t>
      </w:r>
      <w:r w:rsidR="009B2994" w:rsidRPr="007A06F5">
        <w:rPr>
          <w:strike/>
          <w:highlight w:val="green"/>
          <w:lang w:val="la-Latn"/>
        </w:rPr>
        <w:t xml:space="preserve">; </w:t>
      </w:r>
      <w:r w:rsidRPr="007A06F5">
        <w:rPr>
          <w:strike/>
          <w:highlight w:val="green"/>
          <w:lang w:val="la-Latn"/>
        </w:rPr>
        <w:t>et secundum Ebraicum</w:t>
      </w:r>
      <w:r w:rsidR="00FF3D92" w:rsidRPr="007A06F5">
        <w:rPr>
          <w:strike/>
          <w:highlight w:val="green"/>
          <w:lang w:val="la-Latn"/>
        </w:rPr>
        <w:t xml:space="preserve">: </w:t>
      </w:r>
      <w:r w:rsidRPr="007A06F5">
        <w:rPr>
          <w:i/>
          <w:iCs/>
          <w:strike/>
          <w:highlight w:val="green"/>
          <w:lang w:val="la-Latn"/>
        </w:rPr>
        <w:t>Beatus</w:t>
      </w:r>
      <w:r w:rsidRPr="007A06F5">
        <w:rPr>
          <w:strike/>
          <w:highlight w:val="green"/>
          <w:lang w:val="la-Latn"/>
        </w:rPr>
        <w:t xml:space="preserve"> </w:t>
      </w:r>
      <w:r w:rsidRPr="007A06F5">
        <w:rPr>
          <w:i/>
          <w:iCs/>
          <w:strike/>
          <w:highlight w:val="green"/>
          <w:lang w:val="la-Latn"/>
        </w:rPr>
        <w:t>vir</w:t>
      </w:r>
      <w:r w:rsidR="009B2994"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w:t>
      </w:r>
      <w:r w:rsidRPr="007A06F5">
        <w:rPr>
          <w:i/>
          <w:iCs/>
          <w:strike/>
          <w:highlight w:val="green"/>
          <w:lang w:val="la-Latn"/>
        </w:rPr>
        <w:t>posuit</w:t>
      </w:r>
      <w:r w:rsidRPr="007A06F5">
        <w:rPr>
          <w:strike/>
          <w:highlight w:val="green"/>
          <w:lang w:val="la-Latn"/>
        </w:rPr>
        <w:t xml:space="preserve"> deum </w:t>
      </w:r>
      <w:r w:rsidRPr="007A06F5">
        <w:rPr>
          <w:i/>
          <w:iCs/>
          <w:strike/>
          <w:highlight w:val="green"/>
          <w:lang w:val="la-Latn"/>
        </w:rPr>
        <w:t>confidentiam</w:t>
      </w:r>
      <w:r w:rsidRPr="007A06F5">
        <w:rPr>
          <w:strike/>
          <w:highlight w:val="green"/>
          <w:lang w:val="la-Latn"/>
        </w:rPr>
        <w:t xml:space="preserve"> </w:t>
      </w:r>
      <w:r w:rsidRPr="007A06F5">
        <w:rPr>
          <w:i/>
          <w:iCs/>
          <w:strike/>
          <w:highlight w:val="green"/>
          <w:lang w:val="la-Latn"/>
        </w:rPr>
        <w:t>suam</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est</w:t>
      </w:r>
      <w:r w:rsidRPr="007A06F5">
        <w:rPr>
          <w:strike/>
          <w:highlight w:val="green"/>
          <w:lang w:val="la-Latn"/>
        </w:rPr>
        <w:t xml:space="preserve"> </w:t>
      </w:r>
      <w:r w:rsidRPr="007A06F5">
        <w:rPr>
          <w:i/>
          <w:iCs/>
          <w:strike/>
          <w:highlight w:val="green"/>
          <w:lang w:val="la-Latn"/>
        </w:rPr>
        <w:t>aversus</w:t>
      </w:r>
      <w:r w:rsidRPr="007A06F5">
        <w:rPr>
          <w:strike/>
          <w:highlight w:val="green"/>
          <w:lang w:val="la-Latn"/>
        </w:rPr>
        <w:t xml:space="preserve"> </w:t>
      </w:r>
      <w:r w:rsidRPr="007A06F5">
        <w:rPr>
          <w:i/>
          <w:iCs/>
          <w:strike/>
          <w:highlight w:val="green"/>
          <w:lang w:val="la-Latn"/>
        </w:rPr>
        <w:t>ad</w:t>
      </w:r>
      <w:r w:rsidRPr="007A06F5">
        <w:rPr>
          <w:strike/>
          <w:highlight w:val="green"/>
          <w:lang w:val="la-Latn"/>
        </w:rPr>
        <w:t xml:space="preserve"> </w:t>
      </w:r>
      <w:r w:rsidRPr="007A06F5">
        <w:rPr>
          <w:i/>
          <w:iCs/>
          <w:strike/>
          <w:highlight w:val="green"/>
          <w:lang w:val="la-Latn"/>
        </w:rPr>
        <w:t>superbias</w:t>
      </w:r>
      <w:r w:rsidRPr="007A06F5">
        <w:rPr>
          <w:strike/>
          <w:highlight w:val="green"/>
          <w:lang w:val="la-Latn"/>
        </w:rPr>
        <w:t xml:space="preserve"> </w:t>
      </w:r>
      <w:r w:rsidRPr="007A06F5">
        <w:rPr>
          <w:i/>
          <w:iCs/>
          <w:strike/>
          <w:highlight w:val="green"/>
          <w:lang w:val="la-Latn"/>
        </w:rPr>
        <w:t>pompasque</w:t>
      </w:r>
      <w:r w:rsidRPr="007A06F5">
        <w:rPr>
          <w:strike/>
          <w:highlight w:val="green"/>
          <w:lang w:val="la-Latn"/>
        </w:rPr>
        <w:t xml:space="preserve"> </w:t>
      </w:r>
      <w:r w:rsidRPr="007A06F5">
        <w:rPr>
          <w:i/>
          <w:iCs/>
          <w:strike/>
          <w:highlight w:val="green"/>
          <w:lang w:val="la-Latn"/>
        </w:rPr>
        <w:t>mendacii</w:t>
      </w:r>
      <w:r w:rsidR="009B2994" w:rsidRPr="007A06F5">
        <w:rPr>
          <w:strike/>
          <w:highlight w:val="green"/>
          <w:lang w:val="la-Latn"/>
        </w:rPr>
        <w:t xml:space="preserve">; </w:t>
      </w:r>
      <w:r w:rsidRPr="007A06F5">
        <w:rPr>
          <w:strike/>
          <w:highlight w:val="green"/>
          <w:lang w:val="la-Latn"/>
        </w:rPr>
        <w:t>in CXVIII</w:t>
      </w:r>
      <w:r w:rsidR="00FF3D92" w:rsidRPr="007A06F5">
        <w:rPr>
          <w:strike/>
          <w:highlight w:val="green"/>
          <w:lang w:val="la-Latn"/>
        </w:rPr>
        <w:t xml:space="preserve">: </w:t>
      </w:r>
      <w:r w:rsidRPr="007A06F5">
        <w:rPr>
          <w:i/>
          <w:iCs/>
          <w:strike/>
          <w:highlight w:val="green"/>
          <w:lang w:val="la-Latn"/>
        </w:rPr>
        <w:t>Averte</w:t>
      </w:r>
      <w:r w:rsidRPr="007A06F5">
        <w:rPr>
          <w:strike/>
          <w:highlight w:val="green"/>
          <w:lang w:val="la-Latn"/>
        </w:rPr>
        <w:t xml:space="preserve"> </w:t>
      </w:r>
      <w:r w:rsidRPr="007A06F5">
        <w:rPr>
          <w:i/>
          <w:iCs/>
          <w:strike/>
          <w:highlight w:val="green"/>
          <w:lang w:val="la-Latn"/>
        </w:rPr>
        <w:t>oculos</w:t>
      </w:r>
      <w:r w:rsidRPr="007A06F5">
        <w:rPr>
          <w:strike/>
          <w:highlight w:val="green"/>
          <w:lang w:val="la-Latn"/>
        </w:rPr>
        <w:t xml:space="preserve"> </w:t>
      </w:r>
      <w:r w:rsidRPr="007A06F5">
        <w:rPr>
          <w:i/>
          <w:iCs/>
          <w:strike/>
          <w:highlight w:val="green"/>
          <w:lang w:val="la-Latn"/>
        </w:rPr>
        <w:t>meos</w:t>
      </w:r>
      <w:r w:rsidR="009B2994" w:rsidRPr="007A06F5">
        <w:rPr>
          <w:strike/>
          <w:highlight w:val="green"/>
          <w:lang w:val="la-Latn"/>
        </w:rPr>
        <w:t xml:space="preserve">, </w:t>
      </w:r>
      <w:r w:rsidRPr="007A06F5">
        <w:rPr>
          <w:i/>
          <w:iCs/>
          <w:strike/>
          <w:highlight w:val="green"/>
          <w:lang w:val="la-Latn"/>
        </w:rPr>
        <w:t>ne</w:t>
      </w:r>
      <w:r w:rsidRPr="007A06F5">
        <w:rPr>
          <w:strike/>
          <w:highlight w:val="green"/>
          <w:lang w:val="la-Latn"/>
        </w:rPr>
        <w:t xml:space="preserve"> </w:t>
      </w:r>
      <w:r w:rsidRPr="007A06F5">
        <w:rPr>
          <w:i/>
          <w:iCs/>
          <w:strike/>
          <w:highlight w:val="green"/>
          <w:lang w:val="la-Latn"/>
        </w:rPr>
        <w:t>videant</w:t>
      </w:r>
      <w:r w:rsidRPr="007A06F5">
        <w:rPr>
          <w:strike/>
          <w:highlight w:val="green"/>
          <w:lang w:val="la-Latn"/>
        </w:rPr>
        <w:t xml:space="preserve"> </w:t>
      </w:r>
      <w:r w:rsidRPr="007A06F5">
        <w:rPr>
          <w:i/>
          <w:iCs/>
          <w:strike/>
          <w:highlight w:val="green"/>
          <w:lang w:val="la-Latn"/>
        </w:rPr>
        <w:t>vanitatem</w:t>
      </w:r>
      <w:r w:rsidR="009B2994" w:rsidRPr="007A06F5">
        <w:rPr>
          <w:strike/>
          <w:highlight w:val="green"/>
          <w:lang w:val="la-Latn"/>
        </w:rPr>
        <w:t xml:space="preserve">. </w:t>
      </w:r>
      <w:r w:rsidRPr="007A06F5">
        <w:rPr>
          <w:strike/>
          <w:highlight w:val="green"/>
          <w:lang w:val="la-Latn"/>
        </w:rPr>
        <w:t>In libro Hieremię prophete</w:t>
      </w:r>
      <w:r w:rsidR="009B2994" w:rsidRPr="007A06F5">
        <w:rPr>
          <w:strike/>
          <w:highlight w:val="green"/>
          <w:lang w:val="la-Latn"/>
        </w:rPr>
        <w:t xml:space="preserve">, </w:t>
      </w:r>
      <w:r w:rsidRPr="007A06F5">
        <w:rPr>
          <w:strike/>
          <w:highlight w:val="green"/>
          <w:lang w:val="la-Latn"/>
        </w:rPr>
        <w:t>in verbis Baruch scriptum est</w:t>
      </w:r>
      <w:r w:rsidR="00FF3D92" w:rsidRPr="007A06F5">
        <w:rPr>
          <w:strike/>
          <w:highlight w:val="green"/>
          <w:lang w:val="la-Latn"/>
        </w:rPr>
        <w:t xml:space="preserve">: </w:t>
      </w:r>
      <w:r w:rsidRPr="007A06F5">
        <w:rPr>
          <w:i/>
          <w:iCs/>
          <w:strike/>
          <w:highlight w:val="green"/>
          <w:lang w:val="la-Latn"/>
        </w:rPr>
        <w:t>Ubi</w:t>
      </w:r>
      <w:r w:rsidRPr="007A06F5">
        <w:rPr>
          <w:strike/>
          <w:highlight w:val="green"/>
          <w:lang w:val="la-Latn"/>
        </w:rPr>
        <w:t xml:space="preserve"> </w:t>
      </w:r>
      <w:r w:rsidRPr="007A06F5">
        <w:rPr>
          <w:i/>
          <w:iCs/>
          <w:strike/>
          <w:highlight w:val="green"/>
          <w:lang w:val="la-Latn"/>
        </w:rPr>
        <w:t>sunt</w:t>
      </w:r>
      <w:r w:rsidRPr="007A06F5">
        <w:rPr>
          <w:strike/>
          <w:highlight w:val="green"/>
          <w:lang w:val="la-Latn"/>
        </w:rPr>
        <w:t xml:space="preserve"> </w:t>
      </w:r>
      <w:r w:rsidRPr="007A06F5">
        <w:rPr>
          <w:i/>
          <w:iCs/>
          <w:strike/>
          <w:highlight w:val="green"/>
          <w:lang w:val="la-Latn"/>
        </w:rPr>
        <w:t>principes</w:t>
      </w:r>
      <w:r w:rsidRPr="007A06F5">
        <w:rPr>
          <w:strike/>
          <w:highlight w:val="green"/>
          <w:lang w:val="la-Latn"/>
        </w:rPr>
        <w:t xml:space="preserve"> nationum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w:t>
      </w:r>
      <w:r w:rsidRPr="007A06F5">
        <w:rPr>
          <w:i/>
          <w:iCs/>
          <w:strike/>
          <w:highlight w:val="green"/>
          <w:lang w:val="la-Latn"/>
        </w:rPr>
        <w:t>dominantur</w:t>
      </w:r>
      <w:r w:rsidRPr="007A06F5">
        <w:rPr>
          <w:strike/>
          <w:highlight w:val="green"/>
          <w:lang w:val="la-Latn"/>
        </w:rPr>
        <w:t xml:space="preserve"> bestiarum</w:t>
      </w:r>
      <w:r w:rsidR="009B2994" w:rsidRPr="007A06F5">
        <w:rPr>
          <w:strike/>
          <w:highlight w:val="green"/>
          <w:lang w:val="la-Latn"/>
        </w:rPr>
        <w:t xml:space="preserve">, </w:t>
      </w:r>
      <w:r w:rsidRPr="007A06F5">
        <w:rPr>
          <w:i/>
          <w:iCs/>
          <w:strike/>
          <w:highlight w:val="green"/>
          <w:lang w:val="la-Latn"/>
        </w:rPr>
        <w:t>quae</w:t>
      </w:r>
      <w:r w:rsidRPr="007A06F5">
        <w:rPr>
          <w:strike/>
          <w:highlight w:val="green"/>
          <w:lang w:val="la-Latn"/>
        </w:rPr>
        <w:t xml:space="preserve"> </w:t>
      </w:r>
      <w:r w:rsidRPr="007A06F5">
        <w:rPr>
          <w:i/>
          <w:iCs/>
          <w:strike/>
          <w:highlight w:val="green"/>
          <w:lang w:val="la-Latn"/>
        </w:rPr>
        <w:t>sunt</w:t>
      </w:r>
      <w:r w:rsidRPr="007A06F5">
        <w:rPr>
          <w:strike/>
          <w:highlight w:val="green"/>
          <w:lang w:val="la-Latn"/>
        </w:rPr>
        <w:t xml:space="preserve"> </w:t>
      </w:r>
      <w:r w:rsidRPr="007A06F5">
        <w:rPr>
          <w:i/>
          <w:iCs/>
          <w:strike/>
          <w:highlight w:val="green"/>
          <w:lang w:val="la-Latn"/>
        </w:rPr>
        <w:t>super</w:t>
      </w:r>
      <w:r w:rsidRPr="007A06F5">
        <w:rPr>
          <w:strike/>
          <w:highlight w:val="green"/>
          <w:lang w:val="la-Latn"/>
        </w:rPr>
        <w:t xml:space="preserve"> </w:t>
      </w:r>
      <w:r w:rsidRPr="007A06F5">
        <w:rPr>
          <w:i/>
          <w:iCs/>
          <w:strike/>
          <w:highlight w:val="green"/>
          <w:lang w:val="la-Latn"/>
        </w:rPr>
        <w:t>terram</w:t>
      </w:r>
      <w:r w:rsidR="00D9225B"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w:t>
      </w:r>
      <w:r w:rsidRPr="007A06F5">
        <w:rPr>
          <w:i/>
          <w:iCs/>
          <w:strike/>
          <w:highlight w:val="green"/>
          <w:lang w:val="la-Latn"/>
        </w:rPr>
        <w:t>in</w:t>
      </w:r>
      <w:r w:rsidRPr="007A06F5">
        <w:rPr>
          <w:strike/>
          <w:highlight w:val="green"/>
          <w:lang w:val="la-Latn"/>
        </w:rPr>
        <w:t xml:space="preserve"> </w:t>
      </w:r>
      <w:r w:rsidRPr="007A06F5">
        <w:rPr>
          <w:i/>
          <w:iCs/>
          <w:strike/>
          <w:highlight w:val="green"/>
          <w:lang w:val="la-Latn"/>
        </w:rPr>
        <w:t>avibus</w:t>
      </w:r>
      <w:r w:rsidRPr="007A06F5">
        <w:rPr>
          <w:strike/>
          <w:highlight w:val="green"/>
          <w:lang w:val="la-Latn"/>
        </w:rPr>
        <w:t xml:space="preserve"> </w:t>
      </w:r>
      <w:r w:rsidRPr="007A06F5">
        <w:rPr>
          <w:i/>
          <w:iCs/>
          <w:strike/>
          <w:highlight w:val="green"/>
          <w:lang w:val="la-Latn"/>
        </w:rPr>
        <w:t>ludunt</w:t>
      </w:r>
      <w:r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peccuniam </w:t>
      </w:r>
      <w:r w:rsidRPr="007A06F5">
        <w:rPr>
          <w:i/>
          <w:iCs/>
          <w:strike/>
          <w:highlight w:val="green"/>
          <w:lang w:val="la-Latn"/>
        </w:rPr>
        <w:t>thesaurizant</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aurum</w:t>
      </w:r>
      <w:r w:rsidR="009B2994" w:rsidRPr="007A06F5">
        <w:rPr>
          <w:strike/>
          <w:highlight w:val="green"/>
          <w:lang w:val="la-Latn"/>
        </w:rPr>
        <w:t xml:space="preserve">, </w:t>
      </w:r>
      <w:r w:rsidRPr="007A06F5">
        <w:rPr>
          <w:i/>
          <w:iCs/>
          <w:strike/>
          <w:highlight w:val="green"/>
          <w:lang w:val="la-Latn"/>
        </w:rPr>
        <w:t>in</w:t>
      </w:r>
      <w:r w:rsidRPr="007A06F5">
        <w:rPr>
          <w:strike/>
          <w:highlight w:val="green"/>
          <w:lang w:val="la-Latn"/>
        </w:rPr>
        <w:t xml:space="preserve"> </w:t>
      </w:r>
      <w:r w:rsidRPr="007A06F5">
        <w:rPr>
          <w:i/>
          <w:iCs/>
          <w:strike/>
          <w:highlight w:val="green"/>
          <w:lang w:val="la-Latn"/>
        </w:rPr>
        <w:t>quo</w:t>
      </w:r>
      <w:r w:rsidRPr="007A06F5">
        <w:rPr>
          <w:strike/>
          <w:highlight w:val="green"/>
          <w:lang w:val="la-Latn"/>
        </w:rPr>
        <w:t xml:space="preserve"> </w:t>
      </w:r>
      <w:r w:rsidRPr="007A06F5">
        <w:rPr>
          <w:i/>
          <w:iCs/>
          <w:strike/>
          <w:highlight w:val="green"/>
          <w:lang w:val="la-Latn"/>
        </w:rPr>
        <w:t>confidebant</w:t>
      </w:r>
      <w:r w:rsidRPr="007A06F5">
        <w:rPr>
          <w:strike/>
          <w:highlight w:val="green"/>
          <w:lang w:val="la-Latn"/>
        </w:rPr>
        <w:t xml:space="preserve"> </w:t>
      </w:r>
      <w:r w:rsidRPr="007A06F5">
        <w:rPr>
          <w:i/>
          <w:iCs/>
          <w:strike/>
          <w:highlight w:val="green"/>
          <w:lang w:val="la-Latn"/>
        </w:rPr>
        <w:t>homines</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est</w:t>
      </w:r>
      <w:r w:rsidRPr="007A06F5">
        <w:rPr>
          <w:strike/>
          <w:highlight w:val="green"/>
          <w:lang w:val="la-Latn"/>
        </w:rPr>
        <w:t xml:space="preserve"> </w:t>
      </w:r>
      <w:r w:rsidRPr="007A06F5">
        <w:rPr>
          <w:i/>
          <w:iCs/>
          <w:strike/>
          <w:highlight w:val="green"/>
          <w:lang w:val="la-Latn"/>
        </w:rPr>
        <w:t>finis</w:t>
      </w:r>
      <w:r w:rsidRPr="007A06F5">
        <w:rPr>
          <w:strike/>
          <w:highlight w:val="green"/>
          <w:lang w:val="la-Latn"/>
        </w:rPr>
        <w:t xml:space="preserve"> possessionis</w:t>
      </w:r>
      <w:r w:rsidR="009B2994" w:rsidRPr="007A06F5">
        <w:rPr>
          <w:strike/>
          <w:highlight w:val="green"/>
          <w:lang w:val="la-Latn"/>
        </w:rPr>
        <w:t xml:space="preserve"> </w:t>
      </w:r>
      <w:r w:rsidR="00636851" w:rsidRPr="007A06F5">
        <w:rPr>
          <w:strike/>
          <w:highlight w:val="green"/>
          <w:lang w:val="la-Latn"/>
        </w:rPr>
        <w:t>ipsorum</w:t>
      </w:r>
      <w:r w:rsidRPr="007A06F5">
        <w:rPr>
          <w:strike/>
          <w:highlight w:val="green"/>
          <w:lang w:val="la-Latn"/>
        </w:rPr>
        <w:t xml:space="preserve">? </w:t>
      </w:r>
      <w:r w:rsidRPr="007A06F5">
        <w:rPr>
          <w:i/>
          <w:iCs/>
          <w:strike/>
          <w:highlight w:val="green"/>
          <w:lang w:val="la-Latn"/>
        </w:rPr>
        <w:t>qui</w:t>
      </w:r>
      <w:r w:rsidRPr="007A06F5">
        <w:rPr>
          <w:strike/>
          <w:highlight w:val="green"/>
          <w:lang w:val="la-Latn"/>
        </w:rPr>
        <w:t xml:space="preserve"> in </w:t>
      </w:r>
      <w:r w:rsidRPr="007A06F5">
        <w:rPr>
          <w:i/>
          <w:iCs/>
          <w:strike/>
          <w:highlight w:val="green"/>
          <w:lang w:val="la-Latn"/>
        </w:rPr>
        <w:t>argento</w:t>
      </w:r>
      <w:r w:rsidRPr="007A06F5">
        <w:rPr>
          <w:strike/>
          <w:highlight w:val="green"/>
          <w:lang w:val="la-Latn"/>
        </w:rPr>
        <w:t xml:space="preserve"> </w:t>
      </w:r>
      <w:r w:rsidRPr="007A06F5">
        <w:rPr>
          <w:i/>
          <w:iCs/>
          <w:strike/>
          <w:highlight w:val="green"/>
          <w:lang w:val="la-Latn"/>
        </w:rPr>
        <w:t>fabricant</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solliciti</w:t>
      </w:r>
      <w:r w:rsidRPr="007A06F5">
        <w:rPr>
          <w:strike/>
          <w:highlight w:val="green"/>
          <w:lang w:val="la-Latn"/>
        </w:rPr>
        <w:t xml:space="preserve"> </w:t>
      </w:r>
      <w:r w:rsidRPr="007A06F5">
        <w:rPr>
          <w:i/>
          <w:iCs/>
          <w:strike/>
          <w:highlight w:val="green"/>
          <w:lang w:val="la-Latn"/>
        </w:rPr>
        <w:t>sunt</w:t>
      </w:r>
      <w:r w:rsidR="009B2994" w:rsidRPr="007A06F5">
        <w:rPr>
          <w:strike/>
          <w:highlight w:val="green"/>
          <w:lang w:val="la-Latn"/>
        </w:rPr>
        <w:t xml:space="preserve">, </w:t>
      </w:r>
      <w:r w:rsidRPr="007A06F5">
        <w:rPr>
          <w:strike/>
          <w:highlight w:val="green"/>
          <w:lang w:val="la-Latn"/>
        </w:rPr>
        <w:t xml:space="preserve">et non </w:t>
      </w:r>
      <w:r w:rsidRPr="007A06F5">
        <w:rPr>
          <w:i/>
          <w:iCs/>
          <w:strike/>
          <w:highlight w:val="green"/>
          <w:lang w:val="la-Latn"/>
        </w:rPr>
        <w:t>est</w:t>
      </w:r>
      <w:r w:rsidRPr="007A06F5">
        <w:rPr>
          <w:strike/>
          <w:highlight w:val="green"/>
          <w:lang w:val="la-Latn"/>
        </w:rPr>
        <w:t xml:space="preserve"> </w:t>
      </w:r>
      <w:r w:rsidRPr="007A06F5">
        <w:rPr>
          <w:i/>
          <w:iCs/>
          <w:strike/>
          <w:highlight w:val="green"/>
          <w:lang w:val="la-Latn"/>
        </w:rPr>
        <w:t>inventio</w:t>
      </w:r>
      <w:r w:rsidRPr="007A06F5">
        <w:rPr>
          <w:strike/>
          <w:highlight w:val="green"/>
          <w:lang w:val="la-Latn"/>
        </w:rPr>
        <w:t xml:space="preserve"> </w:t>
      </w:r>
      <w:r w:rsidRPr="007A06F5">
        <w:rPr>
          <w:i/>
          <w:iCs/>
          <w:strike/>
          <w:highlight w:val="green"/>
          <w:lang w:val="la-Latn"/>
        </w:rPr>
        <w:t>operum</w:t>
      </w:r>
      <w:r w:rsidR="00636851" w:rsidRPr="007A06F5">
        <w:rPr>
          <w:strike/>
          <w:highlight w:val="green"/>
          <w:lang w:val="la-Latn"/>
        </w:rPr>
        <w:t xml:space="preserve"> ipsorum</w:t>
      </w:r>
      <w:r w:rsidRPr="007A06F5">
        <w:rPr>
          <w:strike/>
          <w:highlight w:val="green"/>
          <w:lang w:val="la-Latn"/>
        </w:rPr>
        <w:t xml:space="preserve">? </w:t>
      </w:r>
      <w:r w:rsidRPr="007A06F5">
        <w:rPr>
          <w:i/>
          <w:iCs/>
          <w:strike/>
          <w:highlight w:val="green"/>
          <w:lang w:val="la-Latn"/>
        </w:rPr>
        <w:t>Exterminati</w:t>
      </w:r>
      <w:r w:rsidRPr="007A06F5">
        <w:rPr>
          <w:strike/>
          <w:highlight w:val="green"/>
          <w:lang w:val="la-Latn"/>
        </w:rPr>
        <w:t xml:space="preserve"> </w:t>
      </w:r>
      <w:r w:rsidRPr="007A06F5">
        <w:rPr>
          <w:i/>
          <w:iCs/>
          <w:strike/>
          <w:highlight w:val="green"/>
          <w:lang w:val="la-Latn"/>
        </w:rPr>
        <w:t>sunt</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in infernum </w:t>
      </w:r>
      <w:r w:rsidRPr="007A06F5">
        <w:rPr>
          <w:i/>
          <w:iCs/>
          <w:strike/>
          <w:highlight w:val="green"/>
          <w:lang w:val="la-Latn"/>
        </w:rPr>
        <w:t>descenderunt</w:t>
      </w:r>
      <w:r w:rsidR="009B2994"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alii</w:t>
      </w:r>
      <w:r w:rsidRPr="007A06F5">
        <w:rPr>
          <w:strike/>
          <w:highlight w:val="green"/>
          <w:lang w:val="la-Latn"/>
        </w:rPr>
        <w:t xml:space="preserve"> </w:t>
      </w:r>
      <w:r w:rsidRPr="007A06F5">
        <w:rPr>
          <w:i/>
          <w:iCs/>
          <w:strike/>
          <w:highlight w:val="green"/>
          <w:lang w:val="la-Latn"/>
        </w:rPr>
        <w:t>surrexerunt</w:t>
      </w:r>
      <w:r w:rsidRPr="007A06F5">
        <w:rPr>
          <w:strike/>
          <w:highlight w:val="green"/>
          <w:lang w:val="la-Latn"/>
        </w:rPr>
        <w:t xml:space="preserve"> pro eis</w:t>
      </w:r>
      <w:r w:rsidR="009B2994" w:rsidRPr="007A06F5">
        <w:rPr>
          <w:strike/>
          <w:highlight w:val="green"/>
          <w:lang w:val="la-Latn"/>
        </w:rPr>
        <w:t xml:space="preserve">. </w:t>
      </w:r>
      <w:r w:rsidRPr="007A06F5">
        <w:rPr>
          <w:strike/>
          <w:highlight w:val="green"/>
          <w:lang w:val="la-Latn"/>
        </w:rPr>
        <w:t>Pensandum omnibus est in hac sententia</w:t>
      </w:r>
      <w:r w:rsidR="009B2994" w:rsidRPr="007A06F5">
        <w:rPr>
          <w:strike/>
          <w:highlight w:val="green"/>
          <w:lang w:val="la-Latn"/>
        </w:rPr>
        <w:t xml:space="preserve">, </w:t>
      </w:r>
      <w:r w:rsidRPr="007A06F5">
        <w:rPr>
          <w:strike/>
          <w:highlight w:val="green"/>
          <w:lang w:val="la-Latn"/>
        </w:rPr>
        <w:t>quia</w:t>
      </w:r>
      <w:r w:rsidR="009B2994" w:rsidRPr="007A06F5">
        <w:rPr>
          <w:strike/>
          <w:highlight w:val="green"/>
          <w:lang w:val="la-Latn"/>
        </w:rPr>
        <w:t xml:space="preserve">, </w:t>
      </w:r>
      <w:r w:rsidRPr="007A06F5">
        <w:rPr>
          <w:strike/>
          <w:highlight w:val="green"/>
          <w:lang w:val="la-Latn"/>
        </w:rPr>
        <w:t>si principibus et laicis hominibus</w:t>
      </w:r>
      <w:r w:rsidR="009B2994" w:rsidRPr="007A06F5">
        <w:rPr>
          <w:strike/>
          <w:highlight w:val="green"/>
          <w:lang w:val="la-Latn"/>
        </w:rPr>
        <w:t xml:space="preserve">, </w:t>
      </w:r>
      <w:r w:rsidRPr="007A06F5">
        <w:rPr>
          <w:strike/>
          <w:highlight w:val="green"/>
          <w:lang w:val="la-Latn"/>
        </w:rPr>
        <w:t>etiam paganis nichil prodest</w:t>
      </w:r>
      <w:r w:rsidR="009B2994" w:rsidRPr="007A06F5">
        <w:rPr>
          <w:strike/>
          <w:highlight w:val="green"/>
          <w:lang w:val="la-Latn"/>
        </w:rPr>
        <w:t xml:space="preserve">, </w:t>
      </w:r>
      <w:r w:rsidRPr="007A06F5">
        <w:rPr>
          <w:strike/>
          <w:highlight w:val="green"/>
          <w:lang w:val="la-Latn"/>
        </w:rPr>
        <w:t xml:space="preserve">quia </w:t>
      </w:r>
      <w:r w:rsidRPr="007A06F5">
        <w:rPr>
          <w:i/>
          <w:iCs/>
          <w:strike/>
          <w:highlight w:val="green"/>
          <w:lang w:val="la-Latn"/>
        </w:rPr>
        <w:t>dominantur</w:t>
      </w:r>
      <w:r w:rsidRPr="007A06F5">
        <w:rPr>
          <w:strike/>
          <w:highlight w:val="green"/>
          <w:lang w:val="la-Latn"/>
        </w:rPr>
        <w:t xml:space="preserve"> bestiarum et </w:t>
      </w:r>
      <w:r w:rsidRPr="007A06F5">
        <w:rPr>
          <w:i/>
          <w:iCs/>
          <w:strike/>
          <w:highlight w:val="green"/>
          <w:lang w:val="la-Latn"/>
        </w:rPr>
        <w:t>in</w:t>
      </w:r>
      <w:r w:rsidRPr="007A06F5">
        <w:rPr>
          <w:strike/>
          <w:highlight w:val="green"/>
          <w:lang w:val="la-Latn"/>
        </w:rPr>
        <w:t xml:space="preserve"> </w:t>
      </w:r>
      <w:r w:rsidRPr="007A06F5">
        <w:rPr>
          <w:i/>
          <w:iCs/>
          <w:strike/>
          <w:highlight w:val="green"/>
          <w:lang w:val="la-Latn"/>
        </w:rPr>
        <w:t>avibus</w:t>
      </w:r>
      <w:r w:rsidRPr="007A06F5">
        <w:rPr>
          <w:strike/>
          <w:highlight w:val="green"/>
          <w:lang w:val="la-Latn"/>
        </w:rPr>
        <w:t xml:space="preserve"> </w:t>
      </w:r>
      <w:r w:rsidRPr="007A06F5">
        <w:rPr>
          <w:i/>
          <w:iCs/>
          <w:strike/>
          <w:highlight w:val="green"/>
          <w:lang w:val="la-Latn"/>
        </w:rPr>
        <w:t>ludunt</w:t>
      </w:r>
      <w:r w:rsidR="009B2994" w:rsidRPr="007A06F5">
        <w:rPr>
          <w:strike/>
          <w:highlight w:val="green"/>
          <w:lang w:val="la-Latn"/>
        </w:rPr>
        <w:t xml:space="preserve">, </w:t>
      </w:r>
      <w:r w:rsidRPr="007A06F5">
        <w:rPr>
          <w:strike/>
          <w:highlight w:val="green"/>
          <w:lang w:val="la-Latn"/>
        </w:rPr>
        <w:t>quanto magis episcopis obest</w:t>
      </w:r>
      <w:r w:rsidR="009B2994" w:rsidRPr="007A06F5">
        <w:rPr>
          <w:strike/>
          <w:highlight w:val="green"/>
          <w:lang w:val="la-Latn"/>
        </w:rPr>
        <w:t xml:space="preserve"> </w:t>
      </w:r>
      <w:r w:rsidRPr="007A06F5">
        <w:rPr>
          <w:strike/>
          <w:highlight w:val="green"/>
          <w:lang w:val="la-Latn"/>
        </w:rPr>
        <w:t xml:space="preserve">et quibus </w:t>
      </w:r>
      <w:r w:rsidRPr="007A06F5">
        <w:rPr>
          <w:i/>
          <w:iCs/>
          <w:strike/>
          <w:highlight w:val="green"/>
          <w:lang w:val="la-Latn"/>
        </w:rPr>
        <w:t>portare</w:t>
      </w:r>
      <w:r w:rsidRPr="007A06F5">
        <w:rPr>
          <w:strike/>
          <w:highlight w:val="green"/>
          <w:lang w:val="la-Latn"/>
        </w:rPr>
        <w:t xml:space="preserve"> neque </w:t>
      </w:r>
      <w:r w:rsidRPr="007A06F5">
        <w:rPr>
          <w:i/>
          <w:iCs/>
          <w:strike/>
          <w:highlight w:val="green"/>
          <w:lang w:val="la-Latn"/>
        </w:rPr>
        <w:t>sacculum</w:t>
      </w:r>
      <w:r w:rsidRPr="007A06F5">
        <w:rPr>
          <w:strike/>
          <w:highlight w:val="green"/>
          <w:lang w:val="la-Latn"/>
        </w:rPr>
        <w:t xml:space="preserve"> </w:t>
      </w:r>
      <w:r w:rsidRPr="007A06F5">
        <w:rPr>
          <w:i/>
          <w:iCs/>
          <w:strike/>
          <w:highlight w:val="green"/>
          <w:lang w:val="la-Latn"/>
        </w:rPr>
        <w:t>neque</w:t>
      </w:r>
      <w:r w:rsidRPr="007A06F5">
        <w:rPr>
          <w:strike/>
          <w:highlight w:val="green"/>
          <w:lang w:val="la-Latn"/>
        </w:rPr>
        <w:t xml:space="preserve"> </w:t>
      </w:r>
      <w:r w:rsidRPr="007A06F5">
        <w:rPr>
          <w:i/>
          <w:iCs/>
          <w:strike/>
          <w:highlight w:val="green"/>
          <w:lang w:val="la-Latn"/>
        </w:rPr>
        <w:t>peram</w:t>
      </w:r>
      <w:r w:rsidRPr="007A06F5">
        <w:rPr>
          <w:strike/>
          <w:highlight w:val="green"/>
          <w:lang w:val="la-Latn"/>
        </w:rPr>
        <w:t xml:space="preserve"> licet neque duabus indui tunicis</w:t>
      </w:r>
      <w:r w:rsidR="009B2994" w:rsidRPr="007A06F5">
        <w:rPr>
          <w:strike/>
          <w:highlight w:val="green"/>
          <w:lang w:val="la-Latn"/>
        </w:rPr>
        <w:t xml:space="preserve">, </w:t>
      </w:r>
      <w:r w:rsidRPr="007A06F5">
        <w:rPr>
          <w:strike/>
          <w:highlight w:val="green"/>
          <w:lang w:val="la-Latn"/>
        </w:rPr>
        <w:t xml:space="preserve">et quibus </w:t>
      </w:r>
      <w:r w:rsidRPr="007A06F5">
        <w:rPr>
          <w:i/>
          <w:iCs/>
          <w:strike/>
          <w:highlight w:val="green"/>
          <w:lang w:val="la-Latn"/>
        </w:rPr>
        <w:t>possidere</w:t>
      </w:r>
      <w:r w:rsidRPr="007A06F5">
        <w:rPr>
          <w:strike/>
          <w:highlight w:val="green"/>
          <w:lang w:val="la-Latn"/>
        </w:rPr>
        <w:t xml:space="preserve"> </w:t>
      </w:r>
      <w:r w:rsidRPr="007A06F5">
        <w:rPr>
          <w:i/>
          <w:iCs/>
          <w:strike/>
          <w:highlight w:val="green"/>
          <w:lang w:val="la-Latn"/>
        </w:rPr>
        <w:t>aurum</w:t>
      </w:r>
      <w:r w:rsidRPr="007A06F5">
        <w:rPr>
          <w:strike/>
          <w:highlight w:val="green"/>
          <w:lang w:val="la-Latn"/>
        </w:rPr>
        <w:t xml:space="preserve"> </w:t>
      </w:r>
      <w:r w:rsidRPr="007A06F5">
        <w:rPr>
          <w:i/>
          <w:iCs/>
          <w:strike/>
          <w:highlight w:val="green"/>
          <w:lang w:val="la-Latn"/>
        </w:rPr>
        <w:t>vel</w:t>
      </w:r>
      <w:r w:rsidRPr="007A06F5">
        <w:rPr>
          <w:strike/>
          <w:highlight w:val="green"/>
          <w:lang w:val="la-Latn"/>
        </w:rPr>
        <w:t xml:space="preserve"> </w:t>
      </w:r>
      <w:r w:rsidRPr="007A06F5">
        <w:rPr>
          <w:i/>
          <w:iCs/>
          <w:strike/>
          <w:highlight w:val="green"/>
          <w:lang w:val="la-Latn"/>
        </w:rPr>
        <w:t>argentum</w:t>
      </w:r>
      <w:r w:rsidRPr="007A06F5">
        <w:rPr>
          <w:strike/>
          <w:highlight w:val="green"/>
          <w:lang w:val="la-Latn"/>
        </w:rPr>
        <w:t xml:space="preserve"> vel </w:t>
      </w:r>
      <w:r w:rsidRPr="007A06F5">
        <w:rPr>
          <w:i/>
          <w:iCs/>
          <w:strike/>
          <w:highlight w:val="green"/>
          <w:lang w:val="la-Latn"/>
        </w:rPr>
        <w:t>aes</w:t>
      </w:r>
      <w:r w:rsidRPr="007A06F5">
        <w:rPr>
          <w:strike/>
          <w:highlight w:val="green"/>
          <w:lang w:val="la-Latn"/>
        </w:rPr>
        <w:t xml:space="preserve"> </w:t>
      </w:r>
      <w:r w:rsidRPr="007A06F5">
        <w:rPr>
          <w:i/>
          <w:iCs/>
          <w:strike/>
          <w:highlight w:val="green"/>
          <w:lang w:val="la-Latn"/>
        </w:rPr>
        <w:t>in</w:t>
      </w:r>
      <w:r w:rsidRPr="007A06F5">
        <w:rPr>
          <w:strike/>
          <w:highlight w:val="green"/>
          <w:lang w:val="la-Latn"/>
        </w:rPr>
        <w:t xml:space="preserve"> </w:t>
      </w:r>
      <w:r w:rsidRPr="007A06F5">
        <w:rPr>
          <w:i/>
          <w:iCs/>
          <w:strike/>
          <w:highlight w:val="green"/>
          <w:lang w:val="la-Latn"/>
        </w:rPr>
        <w:t>zona</w:t>
      </w:r>
      <w:r w:rsidRPr="007A06F5">
        <w:rPr>
          <w:strike/>
          <w:highlight w:val="green"/>
          <w:lang w:val="la-Latn"/>
        </w:rPr>
        <w:t xml:space="preserve"> non licet</w:t>
      </w:r>
      <w:r w:rsidR="009B2994" w:rsidRPr="007A06F5">
        <w:rPr>
          <w:strike/>
          <w:highlight w:val="green"/>
          <w:lang w:val="la-Latn"/>
        </w:rPr>
        <w:t xml:space="preserve">, </w:t>
      </w:r>
      <w:r w:rsidRPr="007A06F5">
        <w:rPr>
          <w:strike/>
          <w:highlight w:val="green"/>
          <w:lang w:val="la-Latn"/>
        </w:rPr>
        <w:t>quomodo possidere canes licebit</w:t>
      </w:r>
      <w:r w:rsidR="009B2994" w:rsidRPr="007A06F5">
        <w:rPr>
          <w:strike/>
          <w:highlight w:val="green"/>
          <w:lang w:val="la-Latn"/>
        </w:rPr>
        <w:t xml:space="preserve">; </w:t>
      </w:r>
      <w:r w:rsidRPr="007A06F5">
        <w:rPr>
          <w:strike/>
          <w:highlight w:val="green"/>
          <w:lang w:val="la-Latn"/>
        </w:rPr>
        <w:t>et qui in via</w:t>
      </w:r>
      <w:r w:rsidR="009B2994" w:rsidRPr="007A06F5">
        <w:rPr>
          <w:strike/>
          <w:highlight w:val="green"/>
          <w:lang w:val="la-Latn"/>
        </w:rPr>
        <w:t xml:space="preserve"> </w:t>
      </w:r>
      <w:r w:rsidRPr="007A06F5">
        <w:rPr>
          <w:strike/>
          <w:highlight w:val="green"/>
          <w:lang w:val="la-Latn"/>
        </w:rPr>
        <w:t>virgam ferre non debent</w:t>
      </w:r>
      <w:r w:rsidR="009B2994" w:rsidRPr="007A06F5">
        <w:rPr>
          <w:strike/>
          <w:highlight w:val="green"/>
          <w:lang w:val="la-Latn"/>
        </w:rPr>
        <w:t xml:space="preserve">, </w:t>
      </w:r>
      <w:r w:rsidRPr="007A06F5">
        <w:rPr>
          <w:strike/>
          <w:highlight w:val="green"/>
          <w:lang w:val="la-Latn"/>
        </w:rPr>
        <w:t>quom</w:t>
      </w:r>
      <w:r w:rsidR="00636851" w:rsidRPr="007A06F5">
        <w:rPr>
          <w:strike/>
          <w:highlight w:val="green"/>
          <w:lang w:val="la-Latn"/>
        </w:rPr>
        <w:t>odo accipitres portare debebunt</w:t>
      </w:r>
      <w:r w:rsidRPr="007A06F5">
        <w:rPr>
          <w:strike/>
          <w:highlight w:val="green"/>
          <w:lang w:val="la-Latn"/>
        </w:rPr>
        <w:t>? Sic rite canones praecipiunt</w:t>
      </w:r>
      <w:r w:rsidR="00FF3D92" w:rsidRPr="007A06F5">
        <w:rPr>
          <w:strike/>
          <w:highlight w:val="green"/>
          <w:lang w:val="la-Latn"/>
        </w:rPr>
        <w:t xml:space="preserve">: </w:t>
      </w:r>
      <w:r w:rsidRPr="007A06F5">
        <w:rPr>
          <w:i/>
          <w:iCs/>
          <w:strike/>
          <w:highlight w:val="green"/>
          <w:lang w:val="la-Latn"/>
        </w:rPr>
        <w:t>Ut</w:t>
      </w:r>
      <w:r w:rsidRPr="007A06F5">
        <w:rPr>
          <w:strike/>
          <w:highlight w:val="green"/>
          <w:lang w:val="la-Latn"/>
        </w:rPr>
        <w:t xml:space="preserve"> </w:t>
      </w:r>
      <w:r w:rsidRPr="007A06F5">
        <w:rPr>
          <w:i/>
          <w:iCs/>
          <w:strike/>
          <w:highlight w:val="green"/>
          <w:lang w:val="la-Latn"/>
        </w:rPr>
        <w:t>episcopus</w:t>
      </w:r>
      <w:r w:rsidRPr="007A06F5">
        <w:rPr>
          <w:strike/>
          <w:highlight w:val="green"/>
          <w:lang w:val="la-Latn"/>
        </w:rPr>
        <w:t xml:space="preserve"> </w:t>
      </w:r>
      <w:r w:rsidRPr="007A06F5">
        <w:rPr>
          <w:i/>
          <w:iCs/>
          <w:strike/>
          <w:highlight w:val="green"/>
          <w:lang w:val="la-Latn"/>
        </w:rPr>
        <w:t>vilem</w:t>
      </w:r>
      <w:r w:rsidRPr="007A06F5">
        <w:rPr>
          <w:strike/>
          <w:highlight w:val="green"/>
          <w:lang w:val="la-Latn"/>
        </w:rPr>
        <w:t xml:space="preserve"> </w:t>
      </w:r>
      <w:r w:rsidRPr="007A06F5">
        <w:rPr>
          <w:i/>
          <w:iCs/>
          <w:strike/>
          <w:highlight w:val="green"/>
          <w:lang w:val="la-Latn"/>
        </w:rPr>
        <w:t>subpellectilem</w:t>
      </w:r>
      <w:r w:rsidR="009B2994" w:rsidRPr="007A06F5">
        <w:rPr>
          <w:strike/>
          <w:highlight w:val="green"/>
          <w:lang w:val="la-Latn"/>
        </w:rPr>
        <w:t xml:space="preserve">, </w:t>
      </w:r>
      <w:r w:rsidRPr="007A06F5">
        <w:rPr>
          <w:i/>
          <w:iCs/>
          <w:strike/>
          <w:highlight w:val="green"/>
          <w:lang w:val="la-Latn"/>
        </w:rPr>
        <w:t>mensam</w:t>
      </w:r>
      <w:r w:rsidR="009B2994" w:rsidRPr="007A06F5">
        <w:rPr>
          <w:strike/>
          <w:highlight w:val="green"/>
          <w:lang w:val="la-Latn"/>
        </w:rPr>
        <w:t xml:space="preserve"> </w:t>
      </w:r>
      <w:r w:rsidRPr="007A06F5">
        <w:rPr>
          <w:i/>
          <w:iCs/>
          <w:strike/>
          <w:highlight w:val="green"/>
          <w:lang w:val="la-Latn"/>
        </w:rPr>
        <w:t>ac</w:t>
      </w:r>
      <w:r w:rsidR="009B2994" w:rsidRPr="007A06F5">
        <w:rPr>
          <w:strike/>
          <w:highlight w:val="green"/>
          <w:lang w:val="la-Latn"/>
        </w:rPr>
        <w:t xml:space="preserve"> </w:t>
      </w:r>
      <w:r w:rsidRPr="007A06F5">
        <w:rPr>
          <w:i/>
          <w:iCs/>
          <w:strike/>
          <w:highlight w:val="green"/>
          <w:lang w:val="la-Latn"/>
        </w:rPr>
        <w:t>victum</w:t>
      </w:r>
      <w:r w:rsidRPr="007A06F5">
        <w:rPr>
          <w:strike/>
          <w:highlight w:val="green"/>
          <w:lang w:val="la-Latn"/>
        </w:rPr>
        <w:t xml:space="preserve"> </w:t>
      </w:r>
      <w:r w:rsidRPr="007A06F5">
        <w:rPr>
          <w:i/>
          <w:iCs/>
          <w:strike/>
          <w:highlight w:val="green"/>
          <w:lang w:val="la-Latn"/>
        </w:rPr>
        <w:t>pauperum</w:t>
      </w:r>
      <w:r w:rsidRPr="007A06F5">
        <w:rPr>
          <w:strike/>
          <w:highlight w:val="green"/>
          <w:lang w:val="la-Latn"/>
        </w:rPr>
        <w:t xml:space="preserve"> </w:t>
      </w:r>
      <w:r w:rsidRPr="007A06F5">
        <w:rPr>
          <w:i/>
          <w:iCs/>
          <w:strike/>
          <w:highlight w:val="green"/>
          <w:lang w:val="la-Latn"/>
        </w:rPr>
        <w:t>habeat</w:t>
      </w:r>
      <w:r w:rsidRPr="007A06F5">
        <w:rPr>
          <w:strike/>
          <w:highlight w:val="green"/>
          <w:lang w:val="la-Latn"/>
        </w:rPr>
        <w:t xml:space="preserve"> </w:t>
      </w:r>
      <w:r w:rsidRPr="007A06F5">
        <w:rPr>
          <w:i/>
          <w:iCs/>
          <w:strike/>
          <w:highlight w:val="green"/>
          <w:lang w:val="la-Latn"/>
        </w:rPr>
        <w:lastRenderedPageBreak/>
        <w:t>et</w:t>
      </w:r>
      <w:r w:rsidRPr="007A06F5">
        <w:rPr>
          <w:strike/>
          <w:highlight w:val="green"/>
          <w:lang w:val="la-Latn"/>
        </w:rPr>
        <w:t xml:space="preserve"> </w:t>
      </w:r>
      <w:r w:rsidRPr="007A06F5">
        <w:rPr>
          <w:i/>
          <w:iCs/>
          <w:strike/>
          <w:highlight w:val="green"/>
          <w:lang w:val="la-Latn"/>
        </w:rPr>
        <w:t>dignitatis</w:t>
      </w:r>
      <w:r w:rsidRPr="007A06F5">
        <w:rPr>
          <w:strike/>
          <w:highlight w:val="green"/>
          <w:lang w:val="la-Latn"/>
        </w:rPr>
        <w:t xml:space="preserve"> </w:t>
      </w:r>
      <w:r w:rsidRPr="007A06F5">
        <w:rPr>
          <w:i/>
          <w:iCs/>
          <w:strike/>
          <w:highlight w:val="green"/>
          <w:lang w:val="la-Latn"/>
        </w:rPr>
        <w:t>suae</w:t>
      </w:r>
      <w:r w:rsidRPr="007A06F5">
        <w:rPr>
          <w:strike/>
          <w:highlight w:val="green"/>
          <w:lang w:val="la-Latn"/>
        </w:rPr>
        <w:t xml:space="preserve"> </w:t>
      </w:r>
      <w:r w:rsidR="00524CAA" w:rsidRPr="00524CAA">
        <w:rPr>
          <w:b/>
          <w:i/>
          <w:iCs/>
          <w:strike/>
          <w:highlight w:val="green"/>
          <w:lang w:val="la-Latn"/>
        </w:rPr>
        <w:t>auctorit</w:t>
      </w:r>
      <w:r w:rsidRPr="007A06F5">
        <w:rPr>
          <w:i/>
          <w:iCs/>
          <w:strike/>
          <w:highlight w:val="green"/>
          <w:lang w:val="la-Latn"/>
        </w:rPr>
        <w:t>atem</w:t>
      </w:r>
      <w:r w:rsidRPr="007A06F5">
        <w:rPr>
          <w:strike/>
          <w:highlight w:val="green"/>
          <w:lang w:val="la-Latn"/>
        </w:rPr>
        <w:t xml:space="preserve"> </w:t>
      </w:r>
      <w:r w:rsidRPr="007A06F5">
        <w:rPr>
          <w:i/>
          <w:iCs/>
          <w:strike/>
          <w:highlight w:val="green"/>
          <w:lang w:val="la-Latn"/>
        </w:rPr>
        <w:t>fide</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vite</w:t>
      </w:r>
      <w:r w:rsidRPr="007A06F5">
        <w:rPr>
          <w:strike/>
          <w:highlight w:val="green"/>
          <w:lang w:val="la-Latn"/>
        </w:rPr>
        <w:t xml:space="preserve"> </w:t>
      </w:r>
      <w:r w:rsidRPr="007A06F5">
        <w:rPr>
          <w:i/>
          <w:iCs/>
          <w:strike/>
          <w:highlight w:val="green"/>
          <w:lang w:val="la-Latn"/>
        </w:rPr>
        <w:t>meritis</w:t>
      </w:r>
      <w:r w:rsidRPr="007A06F5">
        <w:rPr>
          <w:strike/>
          <w:highlight w:val="green"/>
          <w:lang w:val="la-Latn"/>
        </w:rPr>
        <w:t xml:space="preserve"> </w:t>
      </w:r>
      <w:r w:rsidRPr="007A06F5">
        <w:rPr>
          <w:i/>
          <w:iCs/>
          <w:strike/>
          <w:highlight w:val="green"/>
          <w:lang w:val="la-Latn"/>
        </w:rPr>
        <w:t>querat</w:t>
      </w:r>
      <w:r w:rsidR="009B2994" w:rsidRPr="007A06F5">
        <w:rPr>
          <w:strike/>
          <w:highlight w:val="green"/>
          <w:lang w:val="la-Latn"/>
        </w:rPr>
        <w:t xml:space="preserve">. </w:t>
      </w:r>
      <w:r w:rsidRPr="007A06F5">
        <w:rPr>
          <w:strike/>
          <w:highlight w:val="green"/>
          <w:lang w:val="la-Latn"/>
        </w:rPr>
        <w:t>Nam pastor a pascendis ovibus vocatus est</w:t>
      </w:r>
      <w:r w:rsidR="009B2994" w:rsidRPr="007A06F5">
        <w:rPr>
          <w:strike/>
          <w:highlight w:val="green"/>
          <w:lang w:val="la-Latn"/>
        </w:rPr>
        <w:t xml:space="preserve">, </w:t>
      </w:r>
      <w:r w:rsidRPr="007A06F5">
        <w:rPr>
          <w:strike/>
          <w:highlight w:val="green"/>
          <w:lang w:val="la-Latn"/>
        </w:rPr>
        <w:t>non a canibus</w:t>
      </w:r>
      <w:r w:rsidR="009B2994" w:rsidRPr="007A06F5">
        <w:rPr>
          <w:strike/>
          <w:highlight w:val="green"/>
          <w:lang w:val="la-Latn"/>
        </w:rPr>
        <w:t xml:space="preserve">, </w:t>
      </w:r>
      <w:r w:rsidRPr="007A06F5">
        <w:rPr>
          <w:strike/>
          <w:highlight w:val="green"/>
          <w:lang w:val="la-Latn"/>
        </w:rPr>
        <w:t>sicut per prophetam dicitur</w:t>
      </w:r>
      <w:r w:rsidR="00FF3D92" w:rsidRPr="007A06F5">
        <w:rPr>
          <w:strike/>
          <w:highlight w:val="green"/>
          <w:lang w:val="la-Latn"/>
        </w:rPr>
        <w:t xml:space="preserve">: </w:t>
      </w:r>
      <w:r w:rsidRPr="007A06F5">
        <w:rPr>
          <w:i/>
          <w:iCs/>
          <w:strike/>
          <w:highlight w:val="green"/>
          <w:lang w:val="la-Latn"/>
        </w:rPr>
        <w:t>Nonne</w:t>
      </w:r>
      <w:r w:rsidRPr="007A06F5">
        <w:rPr>
          <w:strike/>
          <w:highlight w:val="green"/>
          <w:lang w:val="la-Latn"/>
        </w:rPr>
        <w:t xml:space="preserve"> oves </w:t>
      </w:r>
      <w:r w:rsidRPr="007A06F5">
        <w:rPr>
          <w:i/>
          <w:iCs/>
          <w:strike/>
          <w:highlight w:val="green"/>
          <w:lang w:val="la-Latn"/>
        </w:rPr>
        <w:t>pascuntur</w:t>
      </w:r>
      <w:r w:rsidRPr="007A06F5">
        <w:rPr>
          <w:strike/>
          <w:highlight w:val="green"/>
          <w:lang w:val="la-Latn"/>
        </w:rPr>
        <w:t xml:space="preserve"> </w:t>
      </w:r>
      <w:r w:rsidRPr="007A06F5">
        <w:rPr>
          <w:i/>
          <w:iCs/>
          <w:strike/>
          <w:highlight w:val="green"/>
          <w:lang w:val="la-Latn"/>
        </w:rPr>
        <w:t>a</w:t>
      </w:r>
      <w:r w:rsidRPr="007A06F5">
        <w:rPr>
          <w:strike/>
          <w:highlight w:val="green"/>
          <w:lang w:val="la-Latn"/>
        </w:rPr>
        <w:t xml:space="preserve"> </w:t>
      </w:r>
      <w:r w:rsidRPr="007A06F5">
        <w:rPr>
          <w:i/>
          <w:iCs/>
          <w:strike/>
          <w:highlight w:val="green"/>
          <w:lang w:val="la-Latn"/>
        </w:rPr>
        <w:t>pastoribus</w:t>
      </w:r>
      <w:r w:rsidR="00D9225B" w:rsidRPr="007A06F5">
        <w:rPr>
          <w:strike/>
          <w:highlight w:val="green"/>
          <w:lang w:val="la-Latn"/>
        </w:rPr>
        <w:t xml:space="preserve">? </w:t>
      </w:r>
      <w:r w:rsidRPr="007A06F5">
        <w:rPr>
          <w:strike/>
          <w:highlight w:val="green"/>
          <w:lang w:val="la-Latn"/>
        </w:rPr>
        <w:t>Hinc Bonefacius in synodalibus decretis sub Carlomanno ducae et principe Francorum habitis ait</w:t>
      </w:r>
      <w:r w:rsidR="00FF3D92" w:rsidRPr="007A06F5">
        <w:rPr>
          <w:strike/>
          <w:highlight w:val="green"/>
          <w:lang w:val="la-Latn"/>
        </w:rPr>
        <w:t xml:space="preserve">: </w:t>
      </w:r>
      <w:r w:rsidRPr="007A06F5">
        <w:rPr>
          <w:i/>
          <w:iCs/>
          <w:strike/>
          <w:highlight w:val="green"/>
          <w:lang w:val="la-Latn"/>
        </w:rPr>
        <w:t>Venationes</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silvaticas</w:t>
      </w:r>
      <w:r w:rsidRPr="007A06F5">
        <w:rPr>
          <w:strike/>
          <w:highlight w:val="green"/>
          <w:lang w:val="la-Latn"/>
        </w:rPr>
        <w:t xml:space="preserve"> </w:t>
      </w:r>
      <w:r w:rsidRPr="007A06F5">
        <w:rPr>
          <w:i/>
          <w:iCs/>
          <w:strike/>
          <w:highlight w:val="green"/>
          <w:lang w:val="la-Latn"/>
        </w:rPr>
        <w:t>vagationes</w:t>
      </w:r>
      <w:r w:rsidRPr="007A06F5">
        <w:rPr>
          <w:strike/>
          <w:highlight w:val="green"/>
          <w:lang w:val="la-Latn"/>
        </w:rPr>
        <w:t xml:space="preserve"> </w:t>
      </w:r>
      <w:r w:rsidRPr="007A06F5">
        <w:rPr>
          <w:i/>
          <w:iCs/>
          <w:strike/>
          <w:highlight w:val="green"/>
          <w:lang w:val="la-Latn"/>
        </w:rPr>
        <w:t>cum</w:t>
      </w:r>
      <w:r w:rsidRPr="007A06F5">
        <w:rPr>
          <w:strike/>
          <w:highlight w:val="green"/>
          <w:lang w:val="la-Latn"/>
        </w:rPr>
        <w:t xml:space="preserve"> </w:t>
      </w:r>
      <w:r w:rsidRPr="007A06F5">
        <w:rPr>
          <w:i/>
          <w:iCs/>
          <w:strike/>
          <w:highlight w:val="green"/>
          <w:lang w:val="la-Latn"/>
        </w:rPr>
        <w:t>canibus</w:t>
      </w:r>
      <w:r w:rsidRPr="007A06F5">
        <w:rPr>
          <w:strike/>
          <w:highlight w:val="green"/>
          <w:lang w:val="la-Latn"/>
        </w:rPr>
        <w:t xml:space="preserve"> </w:t>
      </w:r>
      <w:r w:rsidRPr="007A06F5">
        <w:rPr>
          <w:i/>
          <w:iCs/>
          <w:strike/>
          <w:highlight w:val="green"/>
          <w:lang w:val="la-Latn"/>
        </w:rPr>
        <w:t>omnibus</w:t>
      </w:r>
      <w:r w:rsidRPr="007A06F5">
        <w:rPr>
          <w:strike/>
          <w:highlight w:val="green"/>
          <w:lang w:val="la-Latn"/>
        </w:rPr>
        <w:t xml:space="preserve"> </w:t>
      </w:r>
      <w:r w:rsidRPr="007A06F5">
        <w:rPr>
          <w:i/>
          <w:iCs/>
          <w:strike/>
          <w:highlight w:val="green"/>
          <w:lang w:val="la-Latn"/>
        </w:rPr>
        <w:t>servis</w:t>
      </w:r>
      <w:r w:rsidRPr="007A06F5">
        <w:rPr>
          <w:strike/>
          <w:highlight w:val="green"/>
          <w:lang w:val="la-Latn"/>
        </w:rPr>
        <w:t xml:space="preserve"> </w:t>
      </w:r>
      <w:r w:rsidRPr="007A06F5">
        <w:rPr>
          <w:i/>
          <w:iCs/>
          <w:strike/>
          <w:highlight w:val="green"/>
          <w:lang w:val="la-Latn"/>
        </w:rPr>
        <w:t>dei</w:t>
      </w:r>
      <w:r w:rsidRPr="007A06F5">
        <w:rPr>
          <w:strike/>
          <w:highlight w:val="green"/>
          <w:lang w:val="la-Latn"/>
        </w:rPr>
        <w:t xml:space="preserve"> interdici</w:t>
      </w:r>
      <w:r w:rsidR="009B2994" w:rsidRPr="007A06F5">
        <w:rPr>
          <w:strike/>
          <w:highlight w:val="green"/>
          <w:lang w:val="la-Latn"/>
        </w:rPr>
        <w:t xml:space="preserve">; </w:t>
      </w:r>
      <w:r w:rsidRPr="007A06F5">
        <w:rPr>
          <w:i/>
          <w:iCs/>
          <w:strike/>
          <w:highlight w:val="green"/>
          <w:lang w:val="la-Latn"/>
        </w:rPr>
        <w:t>similiter</w:t>
      </w:r>
      <w:r w:rsidR="009B2994" w:rsidRPr="007A06F5">
        <w:rPr>
          <w:strike/>
          <w:highlight w:val="green"/>
          <w:lang w:val="la-Latn"/>
        </w:rPr>
        <w:t xml:space="preserve">, </w:t>
      </w:r>
      <w:r w:rsidRPr="007A06F5">
        <w:rPr>
          <w:i/>
          <w:iCs/>
          <w:strike/>
          <w:highlight w:val="green"/>
          <w:lang w:val="la-Latn"/>
        </w:rPr>
        <w:t>ut</w:t>
      </w:r>
      <w:r w:rsidRPr="007A06F5">
        <w:rPr>
          <w:strike/>
          <w:highlight w:val="green"/>
          <w:lang w:val="la-Latn"/>
        </w:rPr>
        <w:t xml:space="preserve"> </w:t>
      </w:r>
      <w:r w:rsidRPr="007A06F5">
        <w:rPr>
          <w:i/>
          <w:iCs/>
          <w:strike/>
          <w:highlight w:val="green"/>
          <w:lang w:val="la-Latn"/>
        </w:rPr>
        <w:t>accipitres</w:t>
      </w:r>
      <w:r w:rsidRPr="007A06F5">
        <w:rPr>
          <w:strike/>
          <w:highlight w:val="green"/>
          <w:lang w:val="la-Latn"/>
        </w:rPr>
        <w:t xml:space="preserve"> </w:t>
      </w:r>
      <w:r w:rsidRPr="007A06F5">
        <w:rPr>
          <w:i/>
          <w:iCs/>
          <w:strike/>
          <w:highlight w:val="green"/>
          <w:lang w:val="la-Latn"/>
        </w:rPr>
        <w:t>et</w:t>
      </w:r>
      <w:r w:rsidRPr="007A06F5">
        <w:rPr>
          <w:strike/>
          <w:highlight w:val="green"/>
          <w:lang w:val="la-Latn"/>
        </w:rPr>
        <w:t xml:space="preserve"> </w:t>
      </w:r>
      <w:r w:rsidRPr="007A06F5">
        <w:rPr>
          <w:i/>
          <w:iCs/>
          <w:strike/>
          <w:highlight w:val="green"/>
          <w:lang w:val="la-Latn"/>
        </w:rPr>
        <w:t>falcones</w:t>
      </w:r>
      <w:r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habeant</w:t>
      </w:r>
      <w:r w:rsidR="009B2994" w:rsidRPr="007A06F5">
        <w:rPr>
          <w:strike/>
          <w:highlight w:val="green"/>
          <w:lang w:val="la-Latn"/>
        </w:rPr>
        <w:t xml:space="preserve">. </w:t>
      </w:r>
      <w:r w:rsidRPr="007A06F5">
        <w:rPr>
          <w:strike/>
          <w:highlight w:val="green"/>
          <w:lang w:val="la-Latn"/>
        </w:rPr>
        <w:t>In concilio vero Agatense et reliquis sanctorum patrum conventibus</w:t>
      </w:r>
      <w:r w:rsidR="009B2994" w:rsidRPr="007A06F5">
        <w:rPr>
          <w:strike/>
          <w:highlight w:val="green"/>
          <w:lang w:val="la-Latn"/>
        </w:rPr>
        <w:t xml:space="preserve"> </w:t>
      </w:r>
      <w:r w:rsidRPr="007A06F5">
        <w:rPr>
          <w:strike/>
          <w:highlight w:val="green"/>
          <w:lang w:val="la-Latn"/>
        </w:rPr>
        <w:t>pari ratione hoc modo diffinitum est</w:t>
      </w:r>
      <w:r w:rsidR="00FF3D92" w:rsidRPr="007A06F5">
        <w:rPr>
          <w:strike/>
          <w:highlight w:val="green"/>
          <w:lang w:val="la-Latn"/>
        </w:rPr>
        <w:t xml:space="preserve">: </w:t>
      </w:r>
      <w:r w:rsidRPr="007A06F5">
        <w:rPr>
          <w:i/>
          <w:iCs/>
          <w:strike/>
          <w:highlight w:val="green"/>
          <w:lang w:val="la-Latn"/>
        </w:rPr>
        <w:t>Episcopis</w:t>
      </w:r>
      <w:r w:rsidR="009B2994" w:rsidRPr="007A06F5">
        <w:rPr>
          <w:strike/>
          <w:highlight w:val="green"/>
          <w:lang w:val="la-Latn"/>
        </w:rPr>
        <w:t xml:space="preserve">, </w:t>
      </w:r>
      <w:r w:rsidRPr="007A06F5">
        <w:rPr>
          <w:i/>
          <w:iCs/>
          <w:strike/>
          <w:highlight w:val="green"/>
          <w:lang w:val="la-Latn"/>
        </w:rPr>
        <w:t>presbiteris</w:t>
      </w:r>
      <w:r w:rsidRPr="007A06F5">
        <w:rPr>
          <w:strike/>
          <w:highlight w:val="green"/>
          <w:lang w:val="la-Latn"/>
        </w:rPr>
        <w:t xml:space="preserve"> atque /</w:t>
      </w:r>
      <w:r w:rsidRPr="007A06F5">
        <w:rPr>
          <w:i/>
          <w:iCs/>
          <w:strike/>
          <w:highlight w:val="green"/>
          <w:lang w:val="la-Latn"/>
        </w:rPr>
        <w:t xml:space="preserve"> diaconibus</w:t>
      </w:r>
      <w:r w:rsidRPr="007A06F5">
        <w:rPr>
          <w:strike/>
          <w:highlight w:val="green"/>
          <w:lang w:val="la-Latn"/>
        </w:rPr>
        <w:t xml:space="preserve"> </w:t>
      </w:r>
      <w:r w:rsidRPr="007A06F5">
        <w:rPr>
          <w:i/>
          <w:iCs/>
          <w:strike/>
          <w:highlight w:val="green"/>
          <w:lang w:val="la-Latn"/>
        </w:rPr>
        <w:t>canes</w:t>
      </w:r>
      <w:r w:rsidRPr="007A06F5">
        <w:rPr>
          <w:strike/>
          <w:highlight w:val="green"/>
          <w:lang w:val="la-Latn"/>
        </w:rPr>
        <w:t xml:space="preserve"> </w:t>
      </w:r>
      <w:r w:rsidRPr="007A06F5">
        <w:rPr>
          <w:i/>
          <w:iCs/>
          <w:strike/>
          <w:highlight w:val="green"/>
          <w:lang w:val="la-Latn"/>
        </w:rPr>
        <w:t>ad</w:t>
      </w:r>
      <w:r w:rsidRPr="007A06F5">
        <w:rPr>
          <w:strike/>
          <w:highlight w:val="green"/>
          <w:lang w:val="la-Latn"/>
        </w:rPr>
        <w:t xml:space="preserve"> </w:t>
      </w:r>
      <w:r w:rsidRPr="007A06F5">
        <w:rPr>
          <w:i/>
          <w:iCs/>
          <w:strike/>
          <w:highlight w:val="green"/>
          <w:lang w:val="la-Latn"/>
        </w:rPr>
        <w:t>venandum</w:t>
      </w:r>
      <w:r w:rsidRPr="007A06F5">
        <w:rPr>
          <w:strike/>
          <w:highlight w:val="green"/>
          <w:lang w:val="la-Latn"/>
        </w:rPr>
        <w:t xml:space="preserve"> atque falcones ceterasque ad ludendum aves </w:t>
      </w:r>
      <w:r w:rsidRPr="007A06F5">
        <w:rPr>
          <w:i/>
          <w:iCs/>
          <w:strike/>
          <w:highlight w:val="green"/>
          <w:lang w:val="la-Latn"/>
        </w:rPr>
        <w:t>habere</w:t>
      </w:r>
      <w:r w:rsidR="00A539B1" w:rsidRPr="007A06F5">
        <w:rPr>
          <w:strike/>
          <w:highlight w:val="green"/>
          <w:lang w:val="la-Latn"/>
        </w:rPr>
        <w:t xml:space="preserve"> </w:t>
      </w:r>
      <w:r w:rsidRPr="007A06F5">
        <w:rPr>
          <w:i/>
          <w:iCs/>
          <w:strike/>
          <w:highlight w:val="green"/>
          <w:lang w:val="la-Latn"/>
        </w:rPr>
        <w:t>non</w:t>
      </w:r>
      <w:r w:rsidRPr="007A06F5">
        <w:rPr>
          <w:strike/>
          <w:highlight w:val="green"/>
          <w:lang w:val="la-Latn"/>
        </w:rPr>
        <w:t xml:space="preserve"> </w:t>
      </w:r>
      <w:r w:rsidRPr="007A06F5">
        <w:rPr>
          <w:i/>
          <w:iCs/>
          <w:strike/>
          <w:highlight w:val="green"/>
          <w:lang w:val="la-Latn"/>
        </w:rPr>
        <w:t>liceat</w:t>
      </w:r>
      <w:r w:rsidR="009B2994" w:rsidRPr="007A06F5">
        <w:rPr>
          <w:strike/>
          <w:highlight w:val="green"/>
          <w:lang w:val="la-Latn"/>
        </w:rPr>
        <w:t xml:space="preserve">; </w:t>
      </w:r>
      <w:r w:rsidRPr="007A06F5">
        <w:rPr>
          <w:i/>
          <w:iCs/>
          <w:strike/>
          <w:highlight w:val="green"/>
          <w:lang w:val="la-Latn"/>
        </w:rPr>
        <w:t>quodsi</w:t>
      </w:r>
      <w:r w:rsidRPr="007A06F5">
        <w:rPr>
          <w:strike/>
          <w:highlight w:val="green"/>
          <w:lang w:val="la-Latn"/>
        </w:rPr>
        <w:t xml:space="preserve"> </w:t>
      </w:r>
      <w:r w:rsidRPr="007A06F5">
        <w:rPr>
          <w:i/>
          <w:iCs/>
          <w:strike/>
          <w:highlight w:val="green"/>
          <w:lang w:val="la-Latn"/>
        </w:rPr>
        <w:t>quis</w:t>
      </w:r>
      <w:r w:rsidRPr="007A06F5">
        <w:rPr>
          <w:strike/>
          <w:highlight w:val="green"/>
          <w:lang w:val="la-Latn"/>
        </w:rPr>
        <w:t xml:space="preserve"> </w:t>
      </w:r>
      <w:r w:rsidRPr="007A06F5">
        <w:rPr>
          <w:i/>
          <w:iCs/>
          <w:strike/>
          <w:highlight w:val="green"/>
          <w:lang w:val="la-Latn"/>
        </w:rPr>
        <w:t>talium</w:t>
      </w:r>
      <w:r w:rsidRPr="007A06F5">
        <w:rPr>
          <w:strike/>
          <w:highlight w:val="green"/>
          <w:lang w:val="la-Latn"/>
        </w:rPr>
        <w:t xml:space="preserve"> </w:t>
      </w:r>
      <w:r w:rsidRPr="007A06F5">
        <w:rPr>
          <w:i/>
          <w:iCs/>
          <w:strike/>
          <w:highlight w:val="green"/>
          <w:lang w:val="la-Latn"/>
        </w:rPr>
        <w:t>personarum</w:t>
      </w:r>
      <w:r w:rsidRPr="007A06F5">
        <w:rPr>
          <w:strike/>
          <w:highlight w:val="green"/>
          <w:lang w:val="la-Latn"/>
        </w:rPr>
        <w:t xml:space="preserve"> </w:t>
      </w:r>
      <w:r w:rsidRPr="007A06F5">
        <w:rPr>
          <w:i/>
          <w:iCs/>
          <w:strike/>
          <w:highlight w:val="green"/>
          <w:lang w:val="la-Latn"/>
        </w:rPr>
        <w:t>in</w:t>
      </w:r>
      <w:r w:rsidR="00865B57" w:rsidRPr="007A06F5">
        <w:rPr>
          <w:i/>
          <w:iCs/>
          <w:strike/>
          <w:highlight w:val="green"/>
          <w:lang w:val="la-Latn"/>
        </w:rPr>
        <w:t xml:space="preserve"> </w:t>
      </w:r>
      <w:r w:rsidRPr="007A06F5">
        <w:rPr>
          <w:i/>
          <w:iCs/>
          <w:strike/>
          <w:highlight w:val="green"/>
          <w:lang w:val="la-Latn"/>
        </w:rPr>
        <w:t>hac</w:t>
      </w:r>
      <w:r w:rsidRPr="007A06F5">
        <w:rPr>
          <w:strike/>
          <w:highlight w:val="green"/>
          <w:lang w:val="la-Latn"/>
        </w:rPr>
        <w:t xml:space="preserve"> </w:t>
      </w:r>
      <w:r w:rsidRPr="007A06F5">
        <w:rPr>
          <w:i/>
          <w:iCs/>
          <w:strike/>
          <w:highlight w:val="green"/>
          <w:lang w:val="la-Latn"/>
        </w:rPr>
        <w:t>voluntate</w:t>
      </w:r>
      <w:r w:rsidRPr="007A06F5">
        <w:rPr>
          <w:strike/>
          <w:highlight w:val="green"/>
          <w:lang w:val="la-Latn"/>
        </w:rPr>
        <w:t xml:space="preserve"> </w:t>
      </w:r>
      <w:r w:rsidRPr="007A06F5">
        <w:rPr>
          <w:i/>
          <w:iCs/>
          <w:strike/>
          <w:highlight w:val="green"/>
          <w:lang w:val="la-Latn"/>
        </w:rPr>
        <w:t>fuerit</w:t>
      </w:r>
      <w:r w:rsidRPr="007A06F5">
        <w:rPr>
          <w:strike/>
          <w:highlight w:val="green"/>
          <w:lang w:val="la-Latn"/>
        </w:rPr>
        <w:t xml:space="preserve"> detentus</w:t>
      </w:r>
      <w:r w:rsidR="009B2994" w:rsidRPr="007A06F5">
        <w:rPr>
          <w:strike/>
          <w:highlight w:val="green"/>
          <w:lang w:val="la-Latn"/>
        </w:rPr>
        <w:t xml:space="preserve">, </w:t>
      </w:r>
      <w:r w:rsidRPr="007A06F5">
        <w:rPr>
          <w:strike/>
          <w:highlight w:val="green"/>
          <w:lang w:val="la-Latn"/>
        </w:rPr>
        <w:t xml:space="preserve">si </w:t>
      </w:r>
      <w:r w:rsidRPr="007A06F5">
        <w:rPr>
          <w:i/>
          <w:iCs/>
          <w:strike/>
          <w:highlight w:val="green"/>
          <w:lang w:val="la-Latn"/>
        </w:rPr>
        <w:t>episcopus</w:t>
      </w:r>
      <w:r w:rsidRPr="007A06F5">
        <w:rPr>
          <w:strike/>
          <w:highlight w:val="green"/>
          <w:lang w:val="la-Latn"/>
        </w:rPr>
        <w:t xml:space="preserve"> </w:t>
      </w:r>
      <w:r w:rsidRPr="007A06F5">
        <w:rPr>
          <w:i/>
          <w:iCs/>
          <w:strike/>
          <w:highlight w:val="green"/>
          <w:lang w:val="la-Latn"/>
        </w:rPr>
        <w:t>est</w:t>
      </w:r>
      <w:r w:rsidR="009B2994" w:rsidRPr="007A06F5">
        <w:rPr>
          <w:strike/>
          <w:highlight w:val="green"/>
          <w:lang w:val="la-Latn"/>
        </w:rPr>
        <w:t xml:space="preserve">, </w:t>
      </w:r>
      <w:r w:rsidRPr="007A06F5">
        <w:rPr>
          <w:i/>
          <w:iCs/>
          <w:strike/>
          <w:highlight w:val="green"/>
          <w:lang w:val="la-Latn"/>
        </w:rPr>
        <w:t>tribus</w:t>
      </w:r>
      <w:r w:rsidRPr="007A06F5">
        <w:rPr>
          <w:strike/>
          <w:highlight w:val="green"/>
          <w:lang w:val="la-Latn"/>
        </w:rPr>
        <w:t xml:space="preserve"> </w:t>
      </w:r>
      <w:r w:rsidRPr="007A06F5">
        <w:rPr>
          <w:i/>
          <w:iCs/>
          <w:strike/>
          <w:highlight w:val="green"/>
          <w:lang w:val="la-Latn"/>
        </w:rPr>
        <w:t>mensibus</w:t>
      </w:r>
      <w:r w:rsidRPr="007A06F5">
        <w:rPr>
          <w:strike/>
          <w:highlight w:val="green"/>
          <w:lang w:val="la-Latn"/>
        </w:rPr>
        <w:t xml:space="preserve"> </w:t>
      </w:r>
      <w:r w:rsidRPr="007A06F5">
        <w:rPr>
          <w:i/>
          <w:iCs/>
          <w:strike/>
          <w:highlight w:val="green"/>
          <w:lang w:val="la-Latn"/>
        </w:rPr>
        <w:t>a</w:t>
      </w:r>
      <w:r w:rsidRPr="007A06F5">
        <w:rPr>
          <w:strike/>
          <w:highlight w:val="green"/>
          <w:lang w:val="la-Latn"/>
        </w:rPr>
        <w:t xml:space="preserve"> </w:t>
      </w:r>
      <w:r w:rsidRPr="007A06F5">
        <w:rPr>
          <w:i/>
          <w:iCs/>
          <w:strike/>
          <w:highlight w:val="green"/>
          <w:lang w:val="la-Latn"/>
        </w:rPr>
        <w:t>communione</w:t>
      </w:r>
      <w:r w:rsidRPr="007A06F5">
        <w:rPr>
          <w:strike/>
          <w:highlight w:val="green"/>
          <w:lang w:val="la-Latn"/>
        </w:rPr>
        <w:t xml:space="preserve"> suspendatur</w:t>
      </w:r>
      <w:r w:rsidR="00865B57" w:rsidRPr="007A06F5">
        <w:rPr>
          <w:strike/>
          <w:highlight w:val="green"/>
          <w:lang w:val="la-Latn"/>
        </w:rPr>
        <w:t>,</w:t>
      </w:r>
      <w:r w:rsidRPr="007A06F5">
        <w:rPr>
          <w:i/>
          <w:iCs/>
          <w:strike/>
          <w:highlight w:val="green"/>
          <w:lang w:val="la-Latn"/>
        </w:rPr>
        <w:t>presbiter</w:t>
      </w:r>
      <w:r w:rsidRPr="007A06F5">
        <w:rPr>
          <w:strike/>
          <w:highlight w:val="green"/>
          <w:lang w:val="la-Latn"/>
        </w:rPr>
        <w:t xml:space="preserve"> </w:t>
      </w:r>
      <w:r w:rsidRPr="007A06F5">
        <w:rPr>
          <w:i/>
          <w:iCs/>
          <w:strike/>
          <w:highlight w:val="green"/>
          <w:lang w:val="la-Latn"/>
        </w:rPr>
        <w:t>duobus</w:t>
      </w:r>
      <w:r w:rsidR="009B2994" w:rsidRPr="007A06F5">
        <w:rPr>
          <w:strike/>
          <w:highlight w:val="green"/>
          <w:lang w:val="la-Latn"/>
        </w:rPr>
        <w:t xml:space="preserve">, </w:t>
      </w:r>
      <w:r w:rsidRPr="007A06F5">
        <w:rPr>
          <w:i/>
          <w:iCs/>
          <w:strike/>
          <w:highlight w:val="green"/>
          <w:lang w:val="la-Latn"/>
        </w:rPr>
        <w:t>diaconus</w:t>
      </w:r>
      <w:r w:rsidR="009B2994" w:rsidRPr="007A06F5">
        <w:rPr>
          <w:strike/>
          <w:highlight w:val="green"/>
          <w:lang w:val="la-Latn"/>
        </w:rPr>
        <w:t xml:space="preserve"> </w:t>
      </w:r>
      <w:r w:rsidRPr="007A06F5">
        <w:rPr>
          <w:i/>
          <w:iCs/>
          <w:strike/>
          <w:highlight w:val="green"/>
          <w:lang w:val="la-Latn"/>
        </w:rPr>
        <w:t>ab</w:t>
      </w:r>
      <w:r w:rsidRPr="007A06F5">
        <w:rPr>
          <w:strike/>
          <w:highlight w:val="green"/>
          <w:lang w:val="la-Latn"/>
        </w:rPr>
        <w:t xml:space="preserve"> </w:t>
      </w:r>
      <w:r w:rsidRPr="007A06F5">
        <w:rPr>
          <w:i/>
          <w:iCs/>
          <w:strike/>
          <w:highlight w:val="green"/>
          <w:lang w:val="la-Latn"/>
        </w:rPr>
        <w:t>omni</w:t>
      </w:r>
      <w:r w:rsidRPr="007A06F5">
        <w:rPr>
          <w:strike/>
          <w:highlight w:val="green"/>
          <w:lang w:val="la-Latn"/>
        </w:rPr>
        <w:t xml:space="preserve"> </w:t>
      </w:r>
      <w:r w:rsidRPr="007A06F5">
        <w:rPr>
          <w:i/>
          <w:iCs/>
          <w:strike/>
          <w:highlight w:val="green"/>
          <w:lang w:val="la-Latn"/>
        </w:rPr>
        <w:t>officio</w:t>
      </w:r>
      <w:r w:rsidRPr="007A06F5">
        <w:rPr>
          <w:strike/>
          <w:highlight w:val="green"/>
          <w:lang w:val="la-Latn"/>
        </w:rPr>
        <w:t xml:space="preserve"> ecclesiastico et </w:t>
      </w:r>
      <w:r w:rsidRPr="007A06F5">
        <w:rPr>
          <w:i/>
          <w:iCs/>
          <w:strike/>
          <w:highlight w:val="green"/>
          <w:lang w:val="la-Latn"/>
        </w:rPr>
        <w:t>communione</w:t>
      </w:r>
      <w:r w:rsidRPr="007A06F5">
        <w:rPr>
          <w:strike/>
          <w:highlight w:val="green"/>
          <w:lang w:val="la-Latn"/>
        </w:rPr>
        <w:t xml:space="preserve"> removeatur</w:t>
      </w:r>
      <w:r w:rsidR="009B2994" w:rsidRPr="007A06F5">
        <w:rPr>
          <w:strike/>
          <w:highlight w:val="green"/>
          <w:lang w:val="la-Latn"/>
        </w:rPr>
        <w:t xml:space="preserve">. </w:t>
      </w:r>
    </w:p>
    <w:p w14:paraId="2C1A54F0" w14:textId="77777777" w:rsidR="00865B57"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VII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DE CONTINENTIA PRESBITERORUM</w:t>
      </w:r>
      <w:r w:rsidR="009B2994" w:rsidRPr="007A06F5">
        <w:rPr>
          <w:rFonts w:ascii="Times New Roman" w:eastAsia="Times New Roman" w:hAnsi="Times New Roman" w:cs="Times New Roman"/>
          <w:strike/>
          <w:sz w:val="24"/>
          <w:szCs w:val="24"/>
          <w:highlight w:val="green"/>
          <w:lang w:val="la-Latn" w:eastAsia="de-DE"/>
        </w:rPr>
        <w:t xml:space="preserve">. </w:t>
      </w:r>
    </w:p>
    <w:p w14:paraId="25E7BCE3" w14:textId="2C520088" w:rsidR="00A83A64" w:rsidRPr="007A06F5" w:rsidRDefault="00A83A64" w:rsidP="00450DB4">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i/>
          <w:iCs/>
          <w:strike/>
          <w:sz w:val="24"/>
          <w:szCs w:val="24"/>
          <w:highlight w:val="green"/>
          <w:lang w:val="la-Latn" w:eastAsia="de-DE"/>
        </w:rPr>
        <w:t>Id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etiam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00865B57" w:rsidRPr="007A06F5">
        <w:rPr>
          <w:rFonts w:ascii="Times New Roman" w:eastAsia="Times New Roman" w:hAnsi="Times New Roman" w:cs="Times New Roman"/>
          <w:strike/>
          <w:sz w:val="24"/>
          <w:szCs w:val="24"/>
          <w:highlight w:val="green"/>
          <w:lang w:val="la-Latn" w:eastAsia="de-DE"/>
        </w:rPr>
        <w:t xml:space="preserve"> custo </w:t>
      </w:r>
      <w:r w:rsidRPr="007A06F5">
        <w:rPr>
          <w:rFonts w:ascii="Times New Roman" w:eastAsia="Times New Roman" w:hAnsi="Times New Roman" w:cs="Times New Roman"/>
          <w:i/>
          <w:iCs/>
          <w:strike/>
          <w:sz w:val="24"/>
          <w:szCs w:val="24"/>
          <w:highlight w:val="green"/>
          <w:lang w:val="la-Latn" w:eastAsia="de-DE"/>
        </w:rPr>
        <w:t>diendam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vitam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famam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speciali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ordinatione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praecipimus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nullus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clericorum</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extraneae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mulieri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qualibet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collatione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aut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familiaritate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iungatur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solum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domo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illius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extranea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mulier</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accedat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nec</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ipse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frequentandi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extraneam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mulierem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habeat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potestatem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matre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tantum</w:t>
      </w:r>
      <w:r w:rsidRPr="007A06F5">
        <w:rPr>
          <w:rFonts w:ascii="Times New Roman" w:eastAsia="Times New Roman" w:hAnsi="Times New Roman" w:cs="Times New Roman"/>
          <w:strike/>
          <w:sz w:val="24"/>
          <w:szCs w:val="24"/>
          <w:highlight w:val="green"/>
          <w:lang w:val="la-Latn" w:eastAsia="de-DE"/>
        </w:rPr>
        <w:t xml:space="preserve"> et </w:t>
      </w:r>
      <w:r w:rsidRPr="007A06F5">
        <w:rPr>
          <w:rFonts w:ascii="Times New Roman" w:eastAsia="Times New Roman" w:hAnsi="Times New Roman" w:cs="Times New Roman"/>
          <w:i/>
          <w:iCs/>
          <w:strike/>
          <w:sz w:val="24"/>
          <w:szCs w:val="24"/>
          <w:highlight w:val="green"/>
          <w:lang w:val="la-Latn" w:eastAsia="de-DE"/>
        </w:rPr>
        <w:t>sorore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filia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neptę</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si</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habuerit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liberam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habeat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potestatem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Item in sequente capitulo</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Ancillas</w:t>
      </w:r>
      <w:r w:rsidR="0063685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vel</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libertas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cellario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vel</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secreto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ministerio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ab</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eadem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mansione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qua</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clericus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manet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placuit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removeri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In concilio vero Hilardense capitulo XV ita praecipitur</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Familiaritatem</w:t>
      </w:r>
      <w:r w:rsidR="00636851"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extranearum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mulierum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licet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ex</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toto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sancti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patres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antiquis</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monitionibus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praeceperint</w:t>
      </w:r>
      <w:r w:rsidRPr="007A06F5">
        <w:rPr>
          <w:rFonts w:ascii="Times New Roman" w:eastAsia="Times New Roman" w:hAnsi="Times New Roman" w:cs="Times New Roman"/>
          <w:strike/>
          <w:sz w:val="24"/>
          <w:szCs w:val="24"/>
          <w:highlight w:val="green"/>
          <w:lang w:val="la-Latn" w:eastAsia="de-DE"/>
        </w:rPr>
        <w:t xml:space="preserve"> clericis </w:t>
      </w:r>
      <w:r w:rsidRPr="007A06F5">
        <w:rPr>
          <w:rFonts w:ascii="Times New Roman" w:eastAsia="Times New Roman" w:hAnsi="Times New Roman" w:cs="Times New Roman"/>
          <w:i/>
          <w:iCs/>
          <w:strike/>
          <w:sz w:val="24"/>
          <w:szCs w:val="24"/>
          <w:highlight w:val="green"/>
          <w:lang w:val="la-Latn" w:eastAsia="de-DE"/>
        </w:rPr>
        <w:t>evitandam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id</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nunc</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tamen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nobis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visum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ut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qui</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talis</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probabitur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post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primam</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secundam</w:t>
      </w:r>
      <w:r w:rsidRPr="007A06F5">
        <w:rPr>
          <w:rFonts w:ascii="Times New Roman" w:eastAsia="Times New Roman" w:hAnsi="Times New Roman" w:cs="Times New Roman"/>
          <w:strike/>
          <w:sz w:val="24"/>
          <w:szCs w:val="24"/>
          <w:highlight w:val="green"/>
          <w:lang w:val="la-Latn" w:eastAsia="de-DE"/>
        </w:rPr>
        <w:t xml:space="preserve"> ammonitionem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emendare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neglexerit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donec</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vicio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perseverat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offtcii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sui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dignitate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privetur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Quodsi</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se</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deo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iuvante</w:t>
      </w:r>
      <w:r w:rsidR="00865B57"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correxerit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sancto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ministerio</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restauretur</w:t>
      </w:r>
      <w:r w:rsidR="009B2994" w:rsidRPr="007A06F5">
        <w:rPr>
          <w:rFonts w:ascii="Times New Roman" w:eastAsia="Times New Roman" w:hAnsi="Times New Roman" w:cs="Times New Roman"/>
          <w:strike/>
          <w:sz w:val="24"/>
          <w:szCs w:val="24"/>
          <w:highlight w:val="green"/>
          <w:lang w:val="la-Latn" w:eastAsia="de-DE"/>
        </w:rPr>
        <w:t xml:space="preserve">. </w:t>
      </w:r>
    </w:p>
    <w:p w14:paraId="45B0F861" w14:textId="44EFE8A2" w:rsidR="00865B57" w:rsidRPr="007A06F5" w:rsidRDefault="00A83A64" w:rsidP="00865B57">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VIII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DE EXCUSATIONE PRESPITERORUM ET DIACONORUM</w:t>
      </w:r>
      <w:r w:rsidR="009042C7"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p>
    <w:p w14:paraId="1D330921" w14:textId="53AF1A9D" w:rsidR="00474A31" w:rsidRPr="007A06F5" w:rsidRDefault="00A83A64" w:rsidP="00474A31">
      <w:pPr>
        <w:spacing w:after="120" w:line="240" w:lineRule="auto"/>
        <w:rPr>
          <w:rFonts w:ascii="Times New Roman" w:eastAsia="Times New Roman" w:hAnsi="Times New Roman" w:cs="Times New Roman"/>
          <w:strike/>
          <w:sz w:val="24"/>
          <w:szCs w:val="24"/>
          <w:highlight w:val="green"/>
          <w:lang w:val="la-Latn" w:eastAsia="de-DE"/>
        </w:rPr>
      </w:pPr>
      <w:r w:rsidRPr="007A06F5">
        <w:rPr>
          <w:rFonts w:ascii="Times New Roman" w:eastAsia="Times New Roman" w:hAnsi="Times New Roman" w:cs="Times New Roman"/>
          <w:strike/>
          <w:sz w:val="24"/>
          <w:szCs w:val="24"/>
          <w:highlight w:val="green"/>
          <w:lang w:val="la-Latn" w:eastAsia="de-DE"/>
        </w:rPr>
        <w:t>Si quis presbiter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vitę suę neglegens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pravis ex</w:t>
      </w:r>
      <w:r w:rsidR="00865B57" w:rsidRPr="007A06F5">
        <w:rPr>
          <w:rFonts w:ascii="Times New Roman" w:eastAsia="Times New Roman" w:hAnsi="Times New Roman" w:cs="Times New Roman"/>
          <w:strike/>
          <w:sz w:val="24"/>
          <w:szCs w:val="24"/>
          <w:highlight w:val="green"/>
          <w:lang w:val="la-Latn" w:eastAsia="de-DE"/>
        </w:rPr>
        <w:t xml:space="preserve">emplis mala de se suspicari wy </w:t>
      </w:r>
      <w:r w:rsidRPr="007A06F5">
        <w:rPr>
          <w:rFonts w:ascii="Times New Roman" w:eastAsia="Times New Roman" w:hAnsi="Times New Roman" w:cs="Times New Roman"/>
          <w:strike/>
          <w:sz w:val="24"/>
          <w:szCs w:val="24"/>
          <w:highlight w:val="green"/>
          <w:lang w:val="la-Latn" w:eastAsia="de-DE"/>
        </w:rPr>
        <w:t>permiserit et populus ab episcopo iuramento seu a banno</w:t>
      </w:r>
      <w:r w:rsidR="00E55DD3"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christianitatis </w:t>
      </w:r>
      <w:r w:rsidRPr="007A06F5">
        <w:rPr>
          <w:rFonts w:ascii="Times New Roman" w:eastAsia="Times New Roman" w:hAnsi="Times New Roman" w:cs="Times New Roman"/>
          <w:strike/>
          <w:sz w:val="24"/>
          <w:szCs w:val="24"/>
          <w:highlight w:val="green"/>
          <w:lang w:val="la-Latn" w:eastAsia="de-DE"/>
        </w:rPr>
        <w:t>constrictus infamiam eius patefecerit 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certi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accusatores criminis eius defuerint</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admoneatur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 xml:space="preserve">primo </w:t>
      </w:r>
      <w:r w:rsidR="00636851" w:rsidRPr="007A06F5">
        <w:rPr>
          <w:rFonts w:ascii="Times New Roman" w:eastAsia="Times New Roman" w:hAnsi="Times New Roman" w:cs="Times New Roman"/>
          <w:strike/>
          <w:sz w:val="24"/>
          <w:szCs w:val="24"/>
          <w:highlight w:val="green"/>
          <w:lang w:val="la-Latn" w:eastAsia="de-DE"/>
        </w:rPr>
        <w:t xml:space="preserve">seorsum </w:t>
      </w:r>
      <w:r w:rsidRPr="007A06F5">
        <w:rPr>
          <w:rFonts w:ascii="Times New Roman" w:eastAsia="Times New Roman" w:hAnsi="Times New Roman" w:cs="Times New Roman"/>
          <w:strike/>
          <w:sz w:val="24"/>
          <w:szCs w:val="24"/>
          <w:highlight w:val="green"/>
          <w:lang w:val="la-Latn" w:eastAsia="de-DE"/>
        </w:rPr>
        <w:t>ab episcopo</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deinde sub duobus vel</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tribus </w:t>
      </w:r>
      <w:r w:rsidR="00636851" w:rsidRPr="007A06F5">
        <w:rPr>
          <w:rFonts w:ascii="Times New Roman" w:eastAsia="Times New Roman" w:hAnsi="Times New Roman" w:cs="Times New Roman"/>
          <w:strike/>
          <w:sz w:val="24"/>
          <w:szCs w:val="24"/>
          <w:highlight w:val="green"/>
          <w:lang w:val="la-Latn" w:eastAsia="de-DE"/>
        </w:rPr>
        <w:t>testibus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 non emendaverit</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in conventu presbiterorum episcopus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eum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publica increpatione admoneat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 vero nec</w:t>
      </w:r>
      <w:r w:rsidR="009B2994" w:rsidRPr="007A06F5">
        <w:rPr>
          <w:rFonts w:ascii="Times New Roman" w:eastAsia="Times New Roman" w:hAnsi="Times New Roman" w:cs="Times New Roman"/>
          <w:strike/>
          <w:sz w:val="24"/>
          <w:szCs w:val="24"/>
          <w:highlight w:val="green"/>
          <w:lang w:val="la-Latn" w:eastAsia="de-DE"/>
        </w:rPr>
        <w:t xml:space="preserve"> </w:t>
      </w:r>
      <w:r w:rsidR="00636851" w:rsidRPr="007A06F5">
        <w:rPr>
          <w:rFonts w:ascii="Times New Roman" w:eastAsia="Times New Roman" w:hAnsi="Times New Roman" w:cs="Times New Roman"/>
          <w:strike/>
          <w:sz w:val="24"/>
          <w:szCs w:val="24"/>
          <w:highlight w:val="green"/>
          <w:lang w:val="la-Latn" w:eastAsia="de-DE"/>
        </w:rPr>
        <w:t>sic se correxerit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ab officio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hAnsi="Times New Roman" w:cs="Times New Roman"/>
          <w:strike/>
          <w:highlight w:val="green"/>
          <w:lang w:val="la-Latn"/>
        </w:rPr>
        <w:t>/ suspendatur</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usque</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ad dignam satisfactionem</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ne populus fidelium</w:t>
      </w:r>
      <w:r w:rsidR="009B2994" w:rsidRPr="007A06F5">
        <w:rPr>
          <w:rFonts w:ascii="Times New Roman" w:hAnsi="Times New Roman" w:cs="Times New Roman"/>
          <w:strike/>
          <w:highlight w:val="green"/>
          <w:lang w:val="la-Latn"/>
        </w:rPr>
        <w:t xml:space="preserve"> </w:t>
      </w:r>
      <w:r w:rsidRPr="007A06F5">
        <w:rPr>
          <w:rFonts w:ascii="Times New Roman" w:hAnsi="Times New Roman" w:cs="Times New Roman"/>
          <w:strike/>
          <w:highlight w:val="green"/>
          <w:lang w:val="la-Latn"/>
        </w:rPr>
        <w:t>in</w:t>
      </w:r>
      <w:r w:rsidR="009B2994" w:rsidRPr="007A06F5">
        <w:rPr>
          <w:rFonts w:ascii="Times New Roman" w:hAnsi="Times New Roman" w:cs="Times New Roman"/>
          <w:strike/>
          <w:highlight w:val="green"/>
          <w:lang w:val="la-Latn"/>
        </w:rPr>
        <w:t xml:space="preserve"> </w:t>
      </w:r>
      <w:r w:rsidR="00865B57" w:rsidRPr="007A06F5">
        <w:rPr>
          <w:rFonts w:ascii="Times New Roman" w:hAnsi="Times New Roman" w:cs="Times New Roman"/>
          <w:strike/>
          <w:highlight w:val="green"/>
          <w:lang w:val="la-Latn"/>
        </w:rPr>
        <w:t xml:space="preserve">eo </w:t>
      </w:r>
      <w:r w:rsidRPr="007A06F5">
        <w:rPr>
          <w:rFonts w:ascii="Times New Roman" w:eastAsia="Times New Roman" w:hAnsi="Times New Roman" w:cs="Times New Roman"/>
          <w:strike/>
          <w:sz w:val="24"/>
          <w:szCs w:val="24"/>
          <w:highlight w:val="green"/>
          <w:lang w:val="la-Latn" w:eastAsia="de-DE"/>
        </w:rPr>
        <w:t>scandalum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patiatur</w:t>
      </w:r>
      <w:r w:rsidR="009042C7" w:rsidRPr="007A06F5">
        <w:rPr>
          <w:rFonts w:ascii="Times New Roman" w:eastAsia="Times New Roman" w:hAnsi="Times New Roman" w:cs="Times New Roman"/>
          <w:strike/>
          <w:sz w:val="24"/>
          <w:szCs w:val="24"/>
          <w:highlight w:val="green"/>
          <w:lang w:val="la-Latn" w:eastAsia="de-DE"/>
        </w:rPr>
        <w:t>.</w:t>
      </w:r>
      <w:r w:rsidRPr="007A06F5">
        <w:rPr>
          <w:rFonts w:ascii="Times New Roman" w:eastAsia="Times New Roman" w:hAnsi="Times New Roman" w:cs="Times New Roman"/>
          <w:strike/>
          <w:sz w:val="24"/>
          <w:szCs w:val="24"/>
          <w:highlight w:val="green"/>
          <w:lang w:val="la-Latn" w:eastAsia="de-DE"/>
        </w:rPr>
        <w:t>* Si autem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accusatores legitimi fuerint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qui eius</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crimina </w:t>
      </w:r>
      <w:r w:rsidRPr="007A06F5">
        <w:rPr>
          <w:rFonts w:ascii="Times New Roman" w:eastAsia="Times New Roman" w:hAnsi="Times New Roman" w:cs="Times New Roman"/>
          <w:strike/>
          <w:sz w:val="24"/>
          <w:szCs w:val="24"/>
          <w:highlight w:val="green"/>
          <w:lang w:val="la-Latn" w:eastAsia="de-DE"/>
        </w:rPr>
        <w:t>manifestis indiciis probare contenderint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 ipse negaverit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tunc ipse cum </w:t>
      </w:r>
      <w:r w:rsidRPr="007A06F5">
        <w:rPr>
          <w:rFonts w:ascii="Times New Roman" w:eastAsia="Times New Roman" w:hAnsi="Times New Roman" w:cs="Times New Roman"/>
          <w:strike/>
          <w:sz w:val="24"/>
          <w:szCs w:val="24"/>
          <w:highlight w:val="green"/>
          <w:lang w:val="la-Latn" w:eastAsia="de-DE"/>
        </w:rPr>
        <w:t>sociis suis eiusdem ordinis VI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viris</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 valet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 c</w:t>
      </w:r>
      <w:r w:rsidR="00294ADA" w:rsidRPr="007A06F5">
        <w:rPr>
          <w:rFonts w:ascii="Times New Roman" w:eastAsia="Times New Roman" w:hAnsi="Times New Roman" w:cs="Times New Roman"/>
          <w:strike/>
          <w:sz w:val="24"/>
          <w:szCs w:val="24"/>
          <w:highlight w:val="green"/>
          <w:lang w:val="la-Latn" w:eastAsia="de-DE"/>
        </w:rPr>
        <w:t>rimine semetipsum wx expurget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Diaconus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vero</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 eodem crimine</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accusatus fuerit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semetipsum</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cum tribus a </w:t>
      </w:r>
      <w:r w:rsidRPr="007A06F5">
        <w:rPr>
          <w:rFonts w:ascii="Times New Roman" w:eastAsia="Times New Roman" w:hAnsi="Times New Roman" w:cs="Times New Roman"/>
          <w:strike/>
          <w:sz w:val="24"/>
          <w:szCs w:val="24"/>
          <w:highlight w:val="green"/>
          <w:lang w:val="la-Latn" w:eastAsia="de-DE"/>
        </w:rPr>
        <w:t>examinet</w:t>
      </w:r>
      <w:r w:rsidR="009042C7" w:rsidRPr="007A06F5">
        <w:rPr>
          <w:rFonts w:ascii="Times New Roman" w:eastAsia="Times New Roman" w:hAnsi="Times New Roman" w:cs="Times New Roman"/>
          <w:strike/>
          <w:sz w:val="24"/>
          <w:szCs w:val="24"/>
          <w:highlight w:val="green"/>
          <w:lang w:val="la-Latn" w:eastAsia="de-DE"/>
        </w:rPr>
        <w: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folgt</w:t>
      </w:r>
      <w:r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in</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i/>
          <w:iCs/>
          <w:strike/>
          <w:sz w:val="24"/>
          <w:szCs w:val="24"/>
          <w:highlight w:val="green"/>
          <w:lang w:val="la-Latn" w:eastAsia="de-DE"/>
        </w:rPr>
        <w:t>M</w:t>
      </w:r>
      <w:r w:rsidR="00FF3D92"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Digna  enim satisfactio 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 eis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a quibus reus creditur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per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rectam securitatem de eodem</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crimine innocens esse manifestatur</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quod ita </w:t>
      </w:r>
      <w:r w:rsidRPr="007A06F5">
        <w:rPr>
          <w:rFonts w:ascii="Times New Roman" w:eastAsia="Times New Roman" w:hAnsi="Times New Roman" w:cs="Times New Roman"/>
          <w:strike/>
          <w:sz w:val="24"/>
          <w:szCs w:val="24"/>
          <w:highlight w:val="green"/>
          <w:lang w:val="la-Latn" w:eastAsia="de-DE"/>
        </w:rPr>
        <w:t>nobis a maioribus constitutum e esse e docetur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hanc impleturus</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sive secundum </w:t>
      </w:r>
      <w:r w:rsidRPr="007A06F5">
        <w:rPr>
          <w:rFonts w:ascii="Times New Roman" w:eastAsia="Times New Roman" w:hAnsi="Times New Roman" w:cs="Times New Roman"/>
          <w:strike/>
          <w:sz w:val="24"/>
          <w:szCs w:val="24"/>
          <w:highlight w:val="green"/>
          <w:lang w:val="la-Latn" w:eastAsia="de-DE"/>
        </w:rPr>
        <w:t>canones</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sive ad arbitrium episcopi sibi collegas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coniungat seu</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certe ipse </w:t>
      </w:r>
      <w:r w:rsidRPr="007A06F5">
        <w:rPr>
          <w:rFonts w:ascii="Times New Roman" w:eastAsia="Times New Roman" w:hAnsi="Times New Roman" w:cs="Times New Roman"/>
          <w:strike/>
          <w:sz w:val="24"/>
          <w:szCs w:val="24"/>
          <w:highlight w:val="green"/>
          <w:lang w:val="la-Latn" w:eastAsia="de-DE"/>
        </w:rPr>
        <w:t>solus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manu</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propria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iuret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in sacro coram posito evangelio dicens</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quod eum </w:t>
      </w:r>
      <w:r w:rsidRPr="007A06F5">
        <w:rPr>
          <w:rFonts w:ascii="Times New Roman" w:eastAsia="Times New Roman" w:hAnsi="Times New Roman" w:cs="Times New Roman"/>
          <w:strike/>
          <w:sz w:val="24"/>
          <w:szCs w:val="24"/>
          <w:highlight w:val="green"/>
          <w:lang w:val="la-Latn" w:eastAsia="de-DE"/>
        </w:rPr>
        <w:t>sancta trinitas et Christus</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filius dei</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qui illud</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fecit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 docuit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quod evangelium </w:t>
      </w:r>
      <w:r w:rsidRPr="007A06F5">
        <w:rPr>
          <w:rFonts w:ascii="Times New Roman" w:eastAsia="Times New Roman" w:hAnsi="Times New Roman" w:cs="Times New Roman"/>
          <w:strike/>
          <w:sz w:val="24"/>
          <w:szCs w:val="24"/>
          <w:highlight w:val="green"/>
          <w:lang w:val="la-Latn" w:eastAsia="de-DE"/>
        </w:rPr>
        <w:t>continet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 sancti quattuor evangelistę</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qui illud scripserunt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omnes sancti st </w:t>
      </w:r>
      <w:r w:rsidRPr="007A06F5">
        <w:rPr>
          <w:rFonts w:ascii="Times New Roman" w:eastAsia="Times New Roman" w:hAnsi="Times New Roman" w:cs="Times New Roman"/>
          <w:strike/>
          <w:sz w:val="24"/>
          <w:szCs w:val="24"/>
          <w:highlight w:val="green"/>
          <w:lang w:val="la-Latn" w:eastAsia="de-DE"/>
        </w:rPr>
        <w:t>sic adiuvent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quod ille per</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nominatam actionem ita non perpetrasset</w:t>
      </w:r>
      <w:r w:rsidR="00762AD2" w:rsidRPr="007A06F5">
        <w:rPr>
          <w:rFonts w:ascii="Times New Roman" w:eastAsia="Times New Roman" w:hAnsi="Times New Roman" w:cs="Times New Roman"/>
          <w:strike/>
          <w:sz w:val="24"/>
          <w:szCs w:val="24"/>
          <w:highlight w:val="green"/>
          <w:lang w:val="la-Latn" w:eastAsia="de-DE"/>
        </w:rPr>
        <w:t>,</w:t>
      </w:r>
      <w:r w:rsidR="009B2994" w:rsidRPr="007A06F5">
        <w:rPr>
          <w:rFonts w:ascii="Times New Roman" w:eastAsia="Times New Roman" w:hAnsi="Times New Roman" w:cs="Times New Roman"/>
          <w:strike/>
          <w:sz w:val="24"/>
          <w:szCs w:val="24"/>
          <w:highlight w:val="green"/>
          <w:lang w:val="la-Latn" w:eastAsia="de-DE"/>
        </w:rPr>
        <w:t xml:space="preserve"> </w:t>
      </w:r>
      <w:r w:rsidR="00865B57" w:rsidRPr="007A06F5">
        <w:rPr>
          <w:rFonts w:ascii="Times New Roman" w:eastAsia="Times New Roman" w:hAnsi="Times New Roman" w:cs="Times New Roman"/>
          <w:strike/>
          <w:sz w:val="24"/>
          <w:szCs w:val="24"/>
          <w:highlight w:val="green"/>
          <w:lang w:val="la-Latn" w:eastAsia="de-DE"/>
        </w:rPr>
        <w:t xml:space="preserve">sicut ei de </w:t>
      </w:r>
      <w:r w:rsidRPr="007A06F5">
        <w:rPr>
          <w:rFonts w:ascii="Times New Roman" w:eastAsia="Times New Roman" w:hAnsi="Times New Roman" w:cs="Times New Roman"/>
          <w:strike/>
          <w:sz w:val="24"/>
          <w:szCs w:val="24"/>
          <w:highlight w:val="green"/>
          <w:lang w:val="la-Latn" w:eastAsia="de-DE"/>
        </w:rPr>
        <w:t>illa</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oblatum est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Et</w:t>
      </w:r>
      <w:r w:rsidR="009B2994"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hac satisfactione purgatus</w:t>
      </w:r>
      <w:r w:rsidR="00865B57" w:rsidRPr="007A06F5">
        <w:rPr>
          <w:rFonts w:ascii="Times New Roman" w:eastAsia="Times New Roman" w:hAnsi="Times New Roman" w:cs="Times New Roman"/>
          <w:strike/>
          <w:sz w:val="24"/>
          <w:szCs w:val="24"/>
          <w:highlight w:val="green"/>
          <w:lang w:val="la-Latn" w:eastAsia="de-DE"/>
        </w:rPr>
        <w:t xml:space="preserve"> secure deinceps suum exerceat </w:t>
      </w:r>
      <w:r w:rsidRPr="007A06F5">
        <w:rPr>
          <w:rFonts w:ascii="Times New Roman" w:eastAsia="Times New Roman" w:hAnsi="Times New Roman" w:cs="Times New Roman"/>
          <w:strike/>
          <w:sz w:val="24"/>
          <w:szCs w:val="24"/>
          <w:highlight w:val="green"/>
          <w:lang w:val="la-Latn" w:eastAsia="de-DE"/>
        </w:rPr>
        <w:t>ministerium</w:t>
      </w:r>
      <w:r w:rsidR="009B2994" w:rsidRPr="007A06F5">
        <w:rPr>
          <w:rFonts w:ascii="Times New Roman" w:eastAsia="Times New Roman" w:hAnsi="Times New Roman" w:cs="Times New Roman"/>
          <w:strike/>
          <w:sz w:val="24"/>
          <w:szCs w:val="24"/>
          <w:highlight w:val="green"/>
          <w:lang w:val="la-Latn" w:eastAsia="de-DE"/>
        </w:rPr>
        <w:t xml:space="preserve">. </w:t>
      </w:r>
      <w:r w:rsidR="00294ADA" w:rsidRPr="007A06F5">
        <w:rPr>
          <w:rFonts w:ascii="Times New Roman" w:eastAsia="Times New Roman" w:hAnsi="Times New Roman" w:cs="Times New Roman"/>
          <w:strike/>
          <w:sz w:val="24"/>
          <w:szCs w:val="24"/>
          <w:highlight w:val="green"/>
          <w:lang w:val="la-Latn" w:eastAsia="de-DE"/>
        </w:rPr>
        <w:t xml:space="preserve">Quam </w:t>
      </w:r>
      <w:r w:rsidRPr="007A06F5">
        <w:rPr>
          <w:rFonts w:ascii="Times New Roman" w:eastAsia="Times New Roman" w:hAnsi="Times New Roman" w:cs="Times New Roman"/>
          <w:strike/>
          <w:sz w:val="24"/>
          <w:szCs w:val="24"/>
          <w:highlight w:val="green"/>
          <w:lang w:val="la-Latn" w:eastAsia="de-DE"/>
        </w:rPr>
        <w:t>satisfactionem nonnull</w:t>
      </w:r>
      <w:r w:rsidR="00865B57" w:rsidRPr="007A06F5">
        <w:rPr>
          <w:rFonts w:ascii="Times New Roman" w:eastAsia="Times New Roman" w:hAnsi="Times New Roman" w:cs="Times New Roman"/>
          <w:strike/>
          <w:sz w:val="24"/>
          <w:szCs w:val="24"/>
          <w:highlight w:val="green"/>
          <w:lang w:val="la-Latn" w:eastAsia="de-DE"/>
        </w:rPr>
        <w:t xml:space="preserve">i praecedentium patrum sanctum </w:t>
      </w:r>
      <w:r w:rsidRPr="007A06F5">
        <w:rPr>
          <w:rFonts w:ascii="Times New Roman" w:eastAsia="Times New Roman" w:hAnsi="Times New Roman" w:cs="Times New Roman"/>
          <w:strike/>
          <w:sz w:val="24"/>
          <w:szCs w:val="24"/>
          <w:highlight w:val="green"/>
          <w:lang w:val="la-Latn" w:eastAsia="de-DE"/>
        </w:rPr>
        <w:t>papam Leonem in basilica sancti Petri aposto</w:t>
      </w:r>
      <w:r w:rsidR="00865B57" w:rsidRPr="007A06F5">
        <w:rPr>
          <w:rFonts w:ascii="Times New Roman" w:eastAsia="Times New Roman" w:hAnsi="Times New Roman" w:cs="Times New Roman"/>
          <w:strike/>
          <w:sz w:val="24"/>
          <w:szCs w:val="24"/>
          <w:highlight w:val="green"/>
          <w:lang w:val="la-Latn" w:eastAsia="de-DE"/>
        </w:rPr>
        <w:t xml:space="preserve">li coram reverendissimo cesare </w:t>
      </w:r>
      <w:r w:rsidRPr="007A06F5">
        <w:rPr>
          <w:rFonts w:ascii="Times New Roman" w:eastAsia="Times New Roman" w:hAnsi="Times New Roman" w:cs="Times New Roman"/>
          <w:strike/>
          <w:sz w:val="24"/>
          <w:szCs w:val="24"/>
          <w:highlight w:val="green"/>
          <w:lang w:val="la-Latn" w:eastAsia="de-DE"/>
        </w:rPr>
        <w:t>Karolo ac clero et plebe ita perfecisse</w:t>
      </w:r>
      <w:r w:rsidR="00E55DD3" w:rsidRPr="007A06F5">
        <w:rPr>
          <w:rFonts w:ascii="Times New Roman" w:eastAsia="Times New Roman" w:hAnsi="Times New Roman" w:cs="Times New Roman"/>
          <w:strike/>
          <w:sz w:val="24"/>
          <w:szCs w:val="24"/>
          <w:highlight w:val="green"/>
          <w:lang w:val="la-Latn" w:eastAsia="de-DE"/>
        </w:rPr>
        <w:t xml:space="preserve"> </w:t>
      </w:r>
      <w:r w:rsidRPr="007A06F5">
        <w:rPr>
          <w:rFonts w:ascii="Times New Roman" w:eastAsia="Times New Roman" w:hAnsi="Times New Roman" w:cs="Times New Roman"/>
          <w:strike/>
          <w:sz w:val="24"/>
          <w:szCs w:val="24"/>
          <w:highlight w:val="green"/>
          <w:lang w:val="la-Latn" w:eastAsia="de-DE"/>
        </w:rPr>
        <w:t>commemorant atq</w:t>
      </w:r>
      <w:r w:rsidR="00865B57" w:rsidRPr="007A06F5">
        <w:rPr>
          <w:rFonts w:ascii="Times New Roman" w:eastAsia="Times New Roman" w:hAnsi="Times New Roman" w:cs="Times New Roman"/>
          <w:strike/>
          <w:sz w:val="24"/>
          <w:szCs w:val="24"/>
          <w:highlight w:val="green"/>
          <w:lang w:val="la-Latn" w:eastAsia="de-DE"/>
        </w:rPr>
        <w:t xml:space="preserve">ue ita mox venerandum </w:t>
      </w:r>
      <w:r w:rsidRPr="007A06F5">
        <w:rPr>
          <w:rFonts w:ascii="Times New Roman" w:eastAsia="Times New Roman" w:hAnsi="Times New Roman" w:cs="Times New Roman"/>
          <w:strike/>
          <w:sz w:val="24"/>
          <w:szCs w:val="24"/>
          <w:highlight w:val="green"/>
          <w:lang w:val="la-Latn" w:eastAsia="de-DE"/>
        </w:rPr>
        <w:t>principem contra eiusdem sancti pape adversari</w:t>
      </w:r>
      <w:r w:rsidR="00865B57" w:rsidRPr="007A06F5">
        <w:rPr>
          <w:rFonts w:ascii="Times New Roman" w:eastAsia="Times New Roman" w:hAnsi="Times New Roman" w:cs="Times New Roman"/>
          <w:strike/>
          <w:sz w:val="24"/>
          <w:szCs w:val="24"/>
          <w:highlight w:val="green"/>
          <w:lang w:val="la-Latn" w:eastAsia="de-DE"/>
        </w:rPr>
        <w:t xml:space="preserve">os dignae a ultionis vindictam </w:t>
      </w:r>
      <w:r w:rsidRPr="007A06F5">
        <w:rPr>
          <w:rFonts w:ascii="Times New Roman" w:eastAsia="Times New Roman" w:hAnsi="Times New Roman" w:cs="Times New Roman"/>
          <w:strike/>
          <w:sz w:val="24"/>
          <w:szCs w:val="24"/>
          <w:highlight w:val="green"/>
          <w:lang w:val="la-Latn" w:eastAsia="de-DE"/>
        </w:rPr>
        <w:t>exercere</w:t>
      </w:r>
      <w:r w:rsidR="00474A31" w:rsidRPr="007A06F5">
        <w:rPr>
          <w:rFonts w:ascii="Times New Roman" w:eastAsia="Times New Roman" w:hAnsi="Times New Roman" w:cs="Times New Roman"/>
          <w:strike/>
          <w:sz w:val="24"/>
          <w:szCs w:val="24"/>
          <w:highlight w:val="green"/>
          <w:lang w:val="la-Latn" w:eastAsia="de-DE"/>
        </w:rPr>
        <w:t>.</w:t>
      </w:r>
      <w:r w:rsidRPr="007A06F5">
        <w:rPr>
          <w:rFonts w:ascii="Times New Roman" w:hAnsi="Times New Roman" w:cs="Times New Roman"/>
          <w:lang w:val="la-Latn"/>
        </w:rPr>
        <w:t xml:space="preserve">/ </w:t>
      </w:r>
    </w:p>
    <w:p w14:paraId="71B696C0" w14:textId="49F1FD32" w:rsidR="00865B57" w:rsidRPr="007A06F5" w:rsidRDefault="00A83A64" w:rsidP="00450DB4">
      <w:pPr>
        <w:pStyle w:val="Normlnweb"/>
        <w:spacing w:before="0" w:beforeAutospacing="0" w:after="120" w:afterAutospacing="0"/>
        <w:rPr>
          <w:lang w:val="la-Latn"/>
        </w:rPr>
      </w:pPr>
      <w:r w:rsidRPr="007A06F5">
        <w:rPr>
          <w:color w:val="FF0000"/>
          <w:lang w:val="la-Latn"/>
        </w:rPr>
        <w:t>IX</w:t>
      </w:r>
      <w:r w:rsidR="009B2994" w:rsidRPr="007A06F5">
        <w:rPr>
          <w:color w:val="FF0000"/>
          <w:lang w:val="la-Latn"/>
        </w:rPr>
        <w:t xml:space="preserve">. </w:t>
      </w:r>
      <w:r w:rsidR="00ED1645" w:rsidRPr="007A06F5">
        <w:rPr>
          <w:color w:val="FF0000"/>
          <w:lang w:val="la-Latn"/>
        </w:rPr>
        <w:t xml:space="preserve">De his, qui infantem suum </w:t>
      </w:r>
      <w:commentRangeStart w:id="170"/>
      <w:r w:rsidR="00ED1645" w:rsidRPr="007A06F5">
        <w:rPr>
          <w:color w:val="FF0000"/>
          <w:lang w:val="la-Latn"/>
        </w:rPr>
        <w:t>oppresserit</w:t>
      </w:r>
      <w:commentRangeEnd w:id="170"/>
      <w:r w:rsidR="00294ADA" w:rsidRPr="007A06F5">
        <w:rPr>
          <w:rStyle w:val="Odkaznakoment"/>
          <w:rFonts w:eastAsiaTheme="minorHAnsi"/>
          <w:lang w:val="la-Latn" w:eastAsia="en-US"/>
        </w:rPr>
        <w:commentReference w:id="170"/>
      </w:r>
      <w:r w:rsidR="009B2994" w:rsidRPr="007A06F5">
        <w:rPr>
          <w:color w:val="FF0000"/>
          <w:lang w:val="la-Latn"/>
        </w:rPr>
        <w:t>.</w:t>
      </w:r>
      <w:r w:rsidR="009B2994" w:rsidRPr="007A06F5">
        <w:rPr>
          <w:lang w:val="la-Latn"/>
        </w:rPr>
        <w:t xml:space="preserve"> </w:t>
      </w:r>
    </w:p>
    <w:p w14:paraId="6CDAD6BB" w14:textId="5C5F4333" w:rsidR="00A83A64" w:rsidRPr="007A06F5" w:rsidRDefault="00A83A64" w:rsidP="00865B57">
      <w:pPr>
        <w:pStyle w:val="Normlnweb"/>
        <w:spacing w:before="0" w:beforeAutospacing="0" w:after="120" w:afterAutospacing="0"/>
        <w:rPr>
          <w:lang w:val="la-Latn"/>
        </w:rPr>
      </w:pPr>
      <w:r w:rsidRPr="007A06F5">
        <w:rPr>
          <w:lang w:val="la-Latn"/>
        </w:rPr>
        <w:t>Si quis</w:t>
      </w:r>
      <w:r w:rsidR="009B2994" w:rsidRPr="007A06F5">
        <w:rPr>
          <w:lang w:val="la-Latn"/>
        </w:rPr>
        <w:t xml:space="preserve"> </w:t>
      </w:r>
      <w:r w:rsidR="00865B57" w:rsidRPr="007A06F5">
        <w:rPr>
          <w:lang w:val="la-Latn"/>
        </w:rPr>
        <w:t xml:space="preserve">infantem suum incaute </w:t>
      </w:r>
      <w:r w:rsidRPr="007A06F5">
        <w:rPr>
          <w:lang w:val="la-Latn"/>
        </w:rPr>
        <w:t>oppresserit aut vestimentorum pondere suffocaverit post baptisma</w:t>
      </w:r>
      <w:r w:rsidR="009B2994" w:rsidRPr="007A06F5">
        <w:rPr>
          <w:lang w:val="la-Latn"/>
        </w:rPr>
        <w:t xml:space="preserve">, </w:t>
      </w:r>
      <w:r w:rsidRPr="007A06F5">
        <w:rPr>
          <w:lang w:val="la-Latn"/>
        </w:rPr>
        <w:t>prox</w:t>
      </w:r>
      <w:r w:rsidR="00865B57" w:rsidRPr="007A06F5">
        <w:rPr>
          <w:lang w:val="la-Latn"/>
        </w:rPr>
        <w:t xml:space="preserve">imos XL </w:t>
      </w:r>
      <w:r w:rsidRPr="007A06F5">
        <w:rPr>
          <w:lang w:val="la-Latn"/>
        </w:rPr>
        <w:t>dies</w:t>
      </w:r>
      <w:r w:rsidR="009B2994" w:rsidRPr="007A06F5">
        <w:rPr>
          <w:lang w:val="la-Latn"/>
        </w:rPr>
        <w:t xml:space="preserve"> </w:t>
      </w:r>
      <w:r w:rsidRPr="007A06F5">
        <w:rPr>
          <w:lang w:val="la-Latn"/>
        </w:rPr>
        <w:t>peniteat in pane et aqua et oleribus</w:t>
      </w:r>
      <w:r w:rsidR="009B2994" w:rsidRPr="007A06F5">
        <w:rPr>
          <w:lang w:val="la-Latn"/>
        </w:rPr>
        <w:t xml:space="preserve"> </w:t>
      </w:r>
      <w:r w:rsidRPr="007A06F5">
        <w:rPr>
          <w:lang w:val="la-Latn"/>
        </w:rPr>
        <w:t>atque leguminibus</w:t>
      </w:r>
      <w:r w:rsidR="009B2994" w:rsidRPr="007A06F5">
        <w:rPr>
          <w:lang w:val="la-Latn"/>
        </w:rPr>
        <w:t xml:space="preserve"> </w:t>
      </w:r>
      <w:r w:rsidRPr="007A06F5">
        <w:rPr>
          <w:lang w:val="la-Latn"/>
        </w:rPr>
        <w:t>et a coniugio</w:t>
      </w:r>
      <w:r w:rsidR="009B2994" w:rsidRPr="007A06F5">
        <w:rPr>
          <w:lang w:val="la-Latn"/>
        </w:rPr>
        <w:t xml:space="preserve"> </w:t>
      </w:r>
      <w:r w:rsidRPr="007A06F5">
        <w:rPr>
          <w:lang w:val="la-Latn"/>
        </w:rPr>
        <w:t>se</w:t>
      </w:r>
      <w:r w:rsidR="009B2994" w:rsidRPr="007A06F5">
        <w:rPr>
          <w:lang w:val="la-Latn"/>
        </w:rPr>
        <w:t xml:space="preserve"> </w:t>
      </w:r>
      <w:r w:rsidR="00ED1645" w:rsidRPr="007A06F5">
        <w:rPr>
          <w:lang w:val="la-Latn"/>
        </w:rPr>
        <w:t>abstineat</w:t>
      </w:r>
      <w:r w:rsidR="009B2994" w:rsidRPr="007A06F5">
        <w:rPr>
          <w:lang w:val="la-Latn"/>
        </w:rPr>
        <w:t xml:space="preserve">; </w:t>
      </w:r>
      <w:r w:rsidRPr="007A06F5">
        <w:rPr>
          <w:lang w:val="la-Latn"/>
        </w:rPr>
        <w:t>postea III annos in penitentia exigat</w:t>
      </w:r>
      <w:r w:rsidR="009B2994" w:rsidRPr="007A06F5">
        <w:rPr>
          <w:lang w:val="la-Latn"/>
        </w:rPr>
        <w:t xml:space="preserve"> </w:t>
      </w:r>
      <w:r w:rsidR="00865B57" w:rsidRPr="007A06F5">
        <w:rPr>
          <w:lang w:val="la-Latn"/>
        </w:rPr>
        <w:t xml:space="preserve">per legitimas ferias et III </w:t>
      </w:r>
      <w:r w:rsidRPr="007A06F5">
        <w:rPr>
          <w:lang w:val="la-Latn"/>
        </w:rPr>
        <w:lastRenderedPageBreak/>
        <w:t>quadragesimas</w:t>
      </w:r>
      <w:r w:rsidR="009B2994" w:rsidRPr="007A06F5">
        <w:rPr>
          <w:lang w:val="la-Latn"/>
        </w:rPr>
        <w:t xml:space="preserve">. </w:t>
      </w:r>
      <w:r w:rsidRPr="007A06F5">
        <w:rPr>
          <w:lang w:val="la-Latn"/>
        </w:rPr>
        <w:t>Et si</w:t>
      </w:r>
      <w:r w:rsidR="009B2994" w:rsidRPr="007A06F5">
        <w:rPr>
          <w:lang w:val="la-Latn"/>
        </w:rPr>
        <w:t xml:space="preserve"> </w:t>
      </w:r>
      <w:r w:rsidRPr="007A06F5">
        <w:rPr>
          <w:lang w:val="la-Latn"/>
        </w:rPr>
        <w:t>ante baptismum</w:t>
      </w:r>
      <w:r w:rsidR="009B2994" w:rsidRPr="007A06F5">
        <w:rPr>
          <w:lang w:val="la-Latn"/>
        </w:rPr>
        <w:t xml:space="preserve"> </w:t>
      </w:r>
      <w:r w:rsidRPr="007A06F5">
        <w:rPr>
          <w:lang w:val="la-Latn"/>
        </w:rPr>
        <w:t>oppresserit infantem</w:t>
      </w:r>
      <w:r w:rsidR="009B2994" w:rsidRPr="007A06F5">
        <w:rPr>
          <w:lang w:val="la-Latn"/>
        </w:rPr>
        <w:t xml:space="preserve">, </w:t>
      </w:r>
      <w:r w:rsidRPr="007A06F5">
        <w:rPr>
          <w:lang w:val="la-Latn"/>
        </w:rPr>
        <w:t>proximos dies</w:t>
      </w:r>
      <w:r w:rsidR="009B2994" w:rsidRPr="007A06F5">
        <w:rPr>
          <w:lang w:val="la-Latn"/>
        </w:rPr>
        <w:t xml:space="preserve"> </w:t>
      </w:r>
      <w:r w:rsidRPr="007A06F5">
        <w:rPr>
          <w:lang w:val="la-Latn"/>
        </w:rPr>
        <w:t>XL</w:t>
      </w:r>
      <w:r w:rsidR="009B2994" w:rsidRPr="007A06F5">
        <w:rPr>
          <w:lang w:val="la-Latn"/>
        </w:rPr>
        <w:t xml:space="preserve"> </w:t>
      </w:r>
      <w:r w:rsidR="00ED1645" w:rsidRPr="007A06F5">
        <w:rPr>
          <w:lang w:val="la-Latn"/>
        </w:rPr>
        <w:t>ut supra</w:t>
      </w:r>
      <w:r w:rsidR="009B2994" w:rsidRPr="007A06F5">
        <w:rPr>
          <w:lang w:val="la-Latn"/>
        </w:rPr>
        <w:t xml:space="preserve">; </w:t>
      </w:r>
      <w:r w:rsidRPr="007A06F5">
        <w:rPr>
          <w:lang w:val="la-Latn"/>
        </w:rPr>
        <w:t>postea vero quinquennium expleat</w:t>
      </w:r>
      <w:r w:rsidR="009042C7" w:rsidRPr="007A06F5">
        <w:rPr>
          <w:lang w:val="la-Latn"/>
        </w:rPr>
        <w:t>.</w:t>
      </w:r>
      <w:r w:rsidR="009B2994" w:rsidRPr="007A06F5">
        <w:rPr>
          <w:lang w:val="la-Latn"/>
        </w:rPr>
        <w:t xml:space="preserve"> </w:t>
      </w:r>
    </w:p>
    <w:p w14:paraId="10AF151B" w14:textId="00D815E2" w:rsidR="00865B57" w:rsidRPr="007A06F5" w:rsidRDefault="00A83A64" w:rsidP="00450DB4">
      <w:pPr>
        <w:spacing w:after="120" w:line="240" w:lineRule="auto"/>
        <w:rPr>
          <w:rFonts w:ascii="Times New Roman" w:eastAsia="Times New Roman" w:hAnsi="Times New Roman" w:cs="Times New Roman"/>
          <w:sz w:val="24"/>
          <w:szCs w:val="24"/>
          <w:lang w:val="la-Latn" w:eastAsia="de-DE"/>
        </w:rPr>
      </w:pPr>
      <w:commentRangeStart w:id="171"/>
      <w:r w:rsidRPr="007A06F5">
        <w:rPr>
          <w:rFonts w:ascii="Times New Roman" w:eastAsia="Times New Roman" w:hAnsi="Times New Roman" w:cs="Times New Roman"/>
          <w:sz w:val="24"/>
          <w:szCs w:val="24"/>
          <w:lang w:val="la-Latn" w:eastAsia="de-DE"/>
        </w:rPr>
        <w:t>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ADULTERIO</w:t>
      </w:r>
      <w:r w:rsidR="009B2994" w:rsidRPr="007A06F5">
        <w:rPr>
          <w:rFonts w:ascii="Times New Roman" w:eastAsia="Times New Roman" w:hAnsi="Times New Roman" w:cs="Times New Roman"/>
          <w:sz w:val="24"/>
          <w:szCs w:val="24"/>
          <w:lang w:val="la-Latn" w:eastAsia="de-DE"/>
        </w:rPr>
        <w:t xml:space="preserve">. </w:t>
      </w:r>
      <w:commentRangeEnd w:id="171"/>
      <w:r w:rsidR="00005F69" w:rsidRPr="007A06F5">
        <w:rPr>
          <w:rStyle w:val="Odkaznakoment"/>
          <w:rFonts w:ascii="Times New Roman" w:hAnsi="Times New Roman" w:cs="Times New Roman"/>
          <w:lang w:val="la-Latn"/>
        </w:rPr>
        <w:commentReference w:id="171"/>
      </w:r>
    </w:p>
    <w:p w14:paraId="7CEFCA41" w14:textId="7E6842D0" w:rsidR="00A83A64" w:rsidRPr="007A06F5" w:rsidRDefault="00A83A64" w:rsidP="00865B5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Si quis incestum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w:t>
      </w:r>
      <w:r w:rsidR="00865B57" w:rsidRPr="007A06F5">
        <w:rPr>
          <w:rFonts w:ascii="Times New Roman" w:eastAsia="Times New Roman" w:hAnsi="Times New Roman" w:cs="Times New Roman"/>
          <w:sz w:val="24"/>
          <w:szCs w:val="24"/>
          <w:lang w:val="la-Latn" w:eastAsia="de-DE"/>
        </w:rPr>
        <w:t xml:space="preserve">cculte commiserit et sacerdoti </w:t>
      </w:r>
      <w:r w:rsidRPr="007A06F5">
        <w:rPr>
          <w:rFonts w:ascii="Times New Roman" w:eastAsia="Times New Roman" w:hAnsi="Times New Roman" w:cs="Times New Roman"/>
          <w:sz w:val="24"/>
          <w:szCs w:val="24"/>
          <w:lang w:val="la-Latn" w:eastAsia="de-DE"/>
        </w:rPr>
        <w:t>occulte confessionem egerit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indicetur ei remedium</w:t>
      </w:r>
      <w:r w:rsidR="009B2994" w:rsidRPr="007A06F5">
        <w:rPr>
          <w:rFonts w:ascii="Times New Roman" w:eastAsia="Times New Roman" w:hAnsi="Times New Roman" w:cs="Times New Roman"/>
          <w:sz w:val="24"/>
          <w:szCs w:val="24"/>
          <w:lang w:val="la-Latn" w:eastAsia="de-DE"/>
        </w:rPr>
        <w:t xml:space="preserve"> </w:t>
      </w:r>
      <w:r w:rsidR="00ED1645" w:rsidRPr="007A06F5">
        <w:rPr>
          <w:rFonts w:ascii="Times New Roman" w:eastAsia="Times New Roman" w:hAnsi="Times New Roman" w:cs="Times New Roman"/>
          <w:sz w:val="24"/>
          <w:szCs w:val="24"/>
          <w:lang w:val="la-Latn" w:eastAsia="de-DE"/>
        </w:rPr>
        <w:t>canonicum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subire debuerat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eius facinus publicum fuisset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verum quia latet commissum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detur ei a </w:t>
      </w:r>
      <w:r w:rsidRPr="007A06F5">
        <w:rPr>
          <w:rFonts w:ascii="Times New Roman" w:hAnsi="Times New Roman" w:cs="Times New Roman"/>
          <w:lang w:val="la-Latn"/>
        </w:rPr>
        <w:t>sacerdote consilium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saluti animę suae per occultam penitentiam prospiciat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hoc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865B57" w:rsidRPr="007A06F5">
        <w:rPr>
          <w:rFonts w:ascii="Times New Roman" w:hAnsi="Times New Roman" w:cs="Times New Roman"/>
          <w:lang w:val="la-Latn"/>
        </w:rPr>
        <w:t xml:space="preserve"> </w:t>
      </w:r>
      <w:r w:rsidRPr="007A06F5">
        <w:rPr>
          <w:rFonts w:ascii="Times New Roman" w:hAnsi="Times New Roman" w:cs="Times New Roman"/>
          <w:lang w:val="la-Latn"/>
        </w:rPr>
        <w:t>veraciter ex corde peniteat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w:t>
      </w:r>
      <w:r w:rsidR="009B2994" w:rsidRPr="007A06F5">
        <w:rPr>
          <w:rFonts w:ascii="Times New Roman" w:hAnsi="Times New Roman" w:cs="Times New Roman"/>
          <w:lang w:val="la-Latn"/>
        </w:rPr>
        <w:t xml:space="preserve"> </w:t>
      </w:r>
      <w:r w:rsidRPr="007A06F5">
        <w:rPr>
          <w:rFonts w:ascii="Times New Roman" w:hAnsi="Times New Roman" w:cs="Times New Roman"/>
          <w:i/>
          <w:iCs/>
          <w:lang w:val="la-Latn"/>
        </w:rPr>
        <w:t>graviter</w:t>
      </w:r>
      <w:r w:rsidRPr="007A06F5">
        <w:rPr>
          <w:rFonts w:ascii="Times New Roman" w:hAnsi="Times New Roman" w:cs="Times New Roman"/>
          <w:lang w:val="la-Latn"/>
        </w:rPr>
        <w:t xml:space="preserve"> </w:t>
      </w:r>
      <w:r w:rsidRPr="007A06F5">
        <w:rPr>
          <w:rFonts w:ascii="Times New Roman" w:hAnsi="Times New Roman" w:cs="Times New Roman"/>
          <w:i/>
          <w:iCs/>
          <w:lang w:val="la-Latn"/>
        </w:rPr>
        <w:t>deliquisse</w:t>
      </w:r>
      <w:r w:rsidRPr="007A06F5">
        <w:rPr>
          <w:rFonts w:ascii="Times New Roman" w:hAnsi="Times New Roman" w:cs="Times New Roman"/>
          <w:lang w:val="la-Latn"/>
        </w:rPr>
        <w:t xml:space="preserve"> et </w:t>
      </w:r>
      <w:r w:rsidRPr="007A06F5">
        <w:rPr>
          <w:rFonts w:ascii="Times New Roman" w:hAnsi="Times New Roman" w:cs="Times New Roman"/>
          <w:i/>
          <w:iCs/>
          <w:lang w:val="la-Latn"/>
        </w:rPr>
        <w:t>per</w:t>
      </w:r>
      <w:r w:rsidRPr="007A06F5">
        <w:rPr>
          <w:rFonts w:ascii="Times New Roman" w:hAnsi="Times New Roman" w:cs="Times New Roman"/>
          <w:lang w:val="la-Latn"/>
        </w:rPr>
        <w:t xml:space="preserve"> </w:t>
      </w:r>
      <w:r w:rsidRPr="007A06F5">
        <w:rPr>
          <w:rFonts w:ascii="Times New Roman" w:hAnsi="Times New Roman" w:cs="Times New Roman"/>
          <w:i/>
          <w:iCs/>
          <w:lang w:val="la-Latn"/>
        </w:rPr>
        <w:t>ieiunia</w:t>
      </w:r>
      <w:r w:rsidRPr="007A06F5">
        <w:rPr>
          <w:rFonts w:ascii="Times New Roman" w:hAnsi="Times New Roman" w:cs="Times New Roman"/>
          <w:lang w:val="la-Latn"/>
        </w:rPr>
        <w:t xml:space="preserve"> </w:t>
      </w:r>
      <w:r w:rsidRPr="007A06F5">
        <w:rPr>
          <w:rFonts w:ascii="Times New Roman" w:hAnsi="Times New Roman" w:cs="Times New Roman"/>
          <w:i/>
          <w:iCs/>
          <w:lang w:val="la-Latn"/>
        </w:rPr>
        <w:t>et</w:t>
      </w:r>
      <w:r w:rsidR="00865B57" w:rsidRPr="007A06F5">
        <w:rPr>
          <w:rFonts w:ascii="Times New Roman" w:hAnsi="Times New Roman" w:cs="Times New Roman"/>
          <w:lang w:val="la-Latn"/>
        </w:rPr>
        <w:t xml:space="preserve"> </w:t>
      </w:r>
      <w:r w:rsidRPr="007A06F5">
        <w:rPr>
          <w:rFonts w:ascii="Times New Roman" w:eastAsia="Times New Roman" w:hAnsi="Times New Roman" w:cs="Times New Roman"/>
          <w:i/>
          <w:iCs/>
          <w:sz w:val="24"/>
          <w:szCs w:val="24"/>
          <w:lang w:val="la-Latn" w:eastAsia="de-DE"/>
        </w:rPr>
        <w:t>elemosinas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vigiliasque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atque</w:t>
      </w:r>
      <w:r w:rsidRPr="007A06F5">
        <w:rPr>
          <w:rFonts w:ascii="Times New Roman" w:eastAsia="Times New Roman" w:hAnsi="Times New Roman" w:cs="Times New Roman"/>
          <w:sz w:val="24"/>
          <w:szCs w:val="24"/>
          <w:lang w:val="la-Latn" w:eastAsia="de-DE"/>
        </w:rPr>
        <w:t xml:space="preserve"> per </w:t>
      </w:r>
      <w:r w:rsidRPr="007A06F5">
        <w:rPr>
          <w:rFonts w:ascii="Times New Roman" w:eastAsia="Times New Roman" w:hAnsi="Times New Roman" w:cs="Times New Roman"/>
          <w:i/>
          <w:iCs/>
          <w:sz w:val="24"/>
          <w:szCs w:val="24"/>
          <w:lang w:val="la-Latn" w:eastAsia="de-DE"/>
        </w:rPr>
        <w:t>sacras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orationes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cum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lacrimis</w:t>
      </w:r>
      <w:r w:rsidRPr="007A06F5">
        <w:rPr>
          <w:rFonts w:ascii="Times New Roman" w:eastAsia="Times New Roman" w:hAnsi="Times New Roman" w:cs="Times New Roman"/>
          <w:sz w:val="24"/>
          <w:szCs w:val="24"/>
          <w:lang w:val="la-Latn" w:eastAsia="de-DE"/>
        </w:rPr>
        <w:t xml:space="preserve"> se </w:t>
      </w:r>
      <w:r w:rsidRPr="007A06F5">
        <w:rPr>
          <w:rFonts w:ascii="Times New Roman" w:eastAsia="Times New Roman" w:hAnsi="Times New Roman" w:cs="Times New Roman"/>
          <w:i/>
          <w:iCs/>
          <w:sz w:val="24"/>
          <w:szCs w:val="24"/>
          <w:lang w:val="la-Latn" w:eastAsia="de-DE"/>
        </w:rPr>
        <w:t>purgare</w:t>
      </w:r>
      <w:r w:rsidRPr="007A06F5">
        <w:rPr>
          <w:rFonts w:ascii="Times New Roman" w:eastAsia="Times New Roman" w:hAnsi="Times New Roman" w:cs="Times New Roman"/>
          <w:sz w:val="24"/>
          <w:szCs w:val="24"/>
          <w:lang w:val="la-Latn" w:eastAsia="de-DE"/>
        </w:rPr>
        <w:t xml:space="preserve"> contendat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sic se ad spem venię per misericordiam dei pervenire confidat</w:t>
      </w:r>
      <w:r w:rsidR="009B2994" w:rsidRPr="007A06F5">
        <w:rPr>
          <w:rFonts w:ascii="Times New Roman" w:eastAsia="Times New Roman" w:hAnsi="Times New Roman" w:cs="Times New Roman"/>
          <w:sz w:val="24"/>
          <w:szCs w:val="24"/>
          <w:lang w:val="la-Latn" w:eastAsia="de-DE"/>
        </w:rPr>
        <w:t xml:space="preserve">. </w:t>
      </w:r>
    </w:p>
    <w:p w14:paraId="5135A591" w14:textId="365F6D2A" w:rsidR="00865B57" w:rsidRPr="007A06F5" w:rsidRDefault="00005F69"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XI</w:t>
      </w:r>
      <w:r w:rsidR="00A83A64" w:rsidRPr="007A06F5">
        <w:rPr>
          <w:rFonts w:ascii="Times New Roman" w:eastAsia="Times New Roman" w:hAnsi="Times New Roman" w:cs="Times New Roman"/>
          <w:sz w:val="24"/>
          <w:szCs w:val="24"/>
          <w:highlight w:val="green"/>
          <w:lang w:val="la-Latn" w:eastAsia="de-DE"/>
        </w:rPr>
        <w:t xml:space="preserve"> DE</w:t>
      </w:r>
      <w:r w:rsidR="009B2994" w:rsidRPr="007A06F5">
        <w:rPr>
          <w:rFonts w:ascii="Times New Roman" w:eastAsia="Times New Roman" w:hAnsi="Times New Roman" w:cs="Times New Roman"/>
          <w:sz w:val="24"/>
          <w:szCs w:val="24"/>
          <w:highlight w:val="green"/>
          <w:lang w:val="la-Latn" w:eastAsia="de-DE"/>
        </w:rPr>
        <w:t xml:space="preserve"> </w:t>
      </w:r>
      <w:r w:rsidR="00A83A64" w:rsidRPr="007A06F5">
        <w:rPr>
          <w:rFonts w:ascii="Times New Roman" w:eastAsia="Times New Roman" w:hAnsi="Times New Roman" w:cs="Times New Roman"/>
          <w:sz w:val="24"/>
          <w:szCs w:val="24"/>
          <w:highlight w:val="green"/>
          <w:lang w:val="la-Latn" w:eastAsia="de-DE"/>
        </w:rPr>
        <w:t>HOMICIDIO</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p>
    <w:p w14:paraId="3C684C49" w14:textId="08CF00A9" w:rsidR="00A83A64" w:rsidRPr="007A06F5" w:rsidRDefault="00A83A64" w:rsidP="00865B57">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Si quattuor vel</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seu etiam plures contra </w:t>
      </w:r>
      <w:r w:rsidRPr="007A06F5">
        <w:rPr>
          <w:rFonts w:ascii="Times New Roman" w:eastAsia="Times New Roman" w:hAnsi="Times New Roman" w:cs="Times New Roman"/>
          <w:sz w:val="24"/>
          <w:szCs w:val="24"/>
          <w:highlight w:val="green"/>
          <w:lang w:val="la-Latn" w:eastAsia="de-DE"/>
        </w:rPr>
        <w:t>hominem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rixati fuerint et ab his e vulneratus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mortuus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fuerit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quicumque </w:t>
      </w:r>
      <w:r w:rsidRPr="007A06F5">
        <w:rPr>
          <w:rFonts w:ascii="Times New Roman" w:eastAsia="Times New Roman" w:hAnsi="Times New Roman" w:cs="Times New Roman"/>
          <w:sz w:val="24"/>
          <w:szCs w:val="24"/>
          <w:highlight w:val="green"/>
          <w:lang w:val="la-Latn" w:eastAsia="de-DE"/>
        </w:rPr>
        <w:t>eorum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plagam inposuisset</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secundum statuta canonum ut homicida iudicetur</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VII annorum penam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subeat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hoc est</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proximos dies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XL</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peniteat in pane </w:t>
      </w:r>
      <w:r w:rsidRPr="007A06F5">
        <w:rPr>
          <w:rFonts w:ascii="Times New Roman" w:eastAsia="Times New Roman" w:hAnsi="Times New Roman" w:cs="Times New Roman"/>
          <w:sz w:val="24"/>
          <w:szCs w:val="24"/>
          <w:highlight w:val="green"/>
          <w:lang w:val="la-Latn" w:eastAsia="de-DE"/>
        </w:rPr>
        <w:t>et aqua et leguminibus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oleribus</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abstineat se ab uxore 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ingressu ecclesie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deinde III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annos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abstineat se a carne</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vino</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medone et cervisa mellita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exceptis festis diebus et gravi infirmitate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reliquos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autem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quattuor III legitimis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feriis in singulis ebdomadibus et III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quadragesimis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annis singulis a carne tantum abstineat</w:t>
      </w:r>
      <w:r w:rsidR="009B2994" w:rsidRPr="007A06F5">
        <w:rPr>
          <w:rFonts w:ascii="Times New Roman" w:eastAsia="Times New Roman" w:hAnsi="Times New Roman" w:cs="Times New Roman"/>
          <w:sz w:val="24"/>
          <w:szCs w:val="24"/>
          <w:highlight w:val="green"/>
          <w:lang w:val="la-Latn" w:eastAsia="de-DE"/>
        </w:rPr>
        <w:t xml:space="preserve">. </w:t>
      </w:r>
      <w:r w:rsidR="00005F69" w:rsidRPr="007A06F5">
        <w:rPr>
          <w:rFonts w:ascii="Times New Roman" w:eastAsia="Times New Roman" w:hAnsi="Times New Roman" w:cs="Times New Roman"/>
          <w:sz w:val="24"/>
          <w:szCs w:val="24"/>
          <w:highlight w:val="green"/>
          <w:lang w:val="la-Latn" w:eastAsia="de-DE"/>
        </w:rPr>
        <w:t>Albgis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qui uxorem Patrichi publice auferens ad extremos fines </w:t>
      </w:r>
      <w:r w:rsidRPr="007A06F5">
        <w:rPr>
          <w:rFonts w:ascii="Times New Roman" w:hAnsi="Times New Roman" w:cs="Times New Roman"/>
          <w:highlight w:val="green"/>
          <w:lang w:val="la-Latn"/>
        </w:rPr>
        <w:t>regni duxit</w:t>
      </w:r>
      <w:r w:rsidR="00ED106A"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in</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rudem</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adhuc christianitatem gentis Maraensium et crimine</w:t>
      </w:r>
      <w:r w:rsidRPr="007A06F5">
        <w:rPr>
          <w:rFonts w:ascii="Times New Roman" w:hAnsi="Times New Roman" w:cs="Times New Roman"/>
          <w:lang w:val="la-Latn"/>
        </w:rPr>
        <w:t xml:space="preserve"> </w:t>
      </w:r>
      <w:r w:rsidR="00865B57" w:rsidRPr="007A06F5">
        <w:rPr>
          <w:rFonts w:ascii="Times New Roman" w:hAnsi="Times New Roman" w:cs="Times New Roman"/>
          <w:highlight w:val="green"/>
          <w:lang w:val="la-Latn"/>
        </w:rPr>
        <w:t xml:space="preserve">/ adulterii </w:t>
      </w:r>
      <w:r w:rsidRPr="007A06F5">
        <w:rPr>
          <w:rFonts w:ascii="Times New Roman" w:hAnsi="Times New Roman" w:cs="Times New Roman"/>
          <w:highlight w:val="green"/>
          <w:lang w:val="la-Latn"/>
        </w:rPr>
        <w:t>ecclesiam Christi diffamavit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communi consilio decernimus</w:t>
      </w:r>
      <w:r w:rsidR="009B2994" w:rsidRPr="007A06F5">
        <w:rPr>
          <w:rFonts w:ascii="Times New Roman" w:hAnsi="Times New Roman" w:cs="Times New Roman"/>
          <w:highlight w:val="green"/>
          <w:lang w:val="la-Latn"/>
        </w:rPr>
        <w:t xml:space="preserve">, </w:t>
      </w:r>
      <w:r w:rsidR="00865B57" w:rsidRPr="007A06F5">
        <w:rPr>
          <w:rFonts w:ascii="Times New Roman" w:hAnsi="Times New Roman" w:cs="Times New Roman"/>
          <w:highlight w:val="green"/>
          <w:lang w:val="la-Latn"/>
        </w:rPr>
        <w:t xml:space="preserve">ut iussu regis </w:t>
      </w:r>
      <w:r w:rsidRPr="007A06F5">
        <w:rPr>
          <w:rFonts w:ascii="Times New Roman" w:eastAsia="Times New Roman" w:hAnsi="Times New Roman" w:cs="Times New Roman"/>
          <w:sz w:val="24"/>
          <w:szCs w:val="24"/>
          <w:highlight w:val="green"/>
          <w:lang w:val="la-Latn" w:eastAsia="de-DE"/>
        </w:rPr>
        <w:t>in exilium missus iuxta sacrorum a canonum statuta penitentiam pleniter agat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id </w:t>
      </w:r>
      <w:r w:rsidRPr="007A06F5">
        <w:rPr>
          <w:rFonts w:ascii="Times New Roman" w:eastAsia="Times New Roman" w:hAnsi="Times New Roman" w:cs="Times New Roman"/>
          <w:sz w:val="24"/>
          <w:szCs w:val="24"/>
          <w:highlight w:val="green"/>
          <w:lang w:val="la-Latn" w:eastAsia="de-DE"/>
        </w:rPr>
        <w:t>est</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III annos cum pane et aqua et leguminibus atque holeribus</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exceptis </w:t>
      </w:r>
      <w:r w:rsidRPr="007A06F5">
        <w:rPr>
          <w:rFonts w:ascii="Times New Roman" w:eastAsia="Times New Roman" w:hAnsi="Times New Roman" w:cs="Times New Roman"/>
          <w:sz w:val="24"/>
          <w:szCs w:val="24"/>
          <w:highlight w:val="green"/>
          <w:lang w:val="la-Latn" w:eastAsia="de-DE"/>
        </w:rPr>
        <w:t>praecipuis festivitatibus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postea IIII annos alios p</w:t>
      </w:r>
      <w:r w:rsidR="00865B57" w:rsidRPr="007A06F5">
        <w:rPr>
          <w:rFonts w:ascii="Times New Roman" w:eastAsia="Times New Roman" w:hAnsi="Times New Roman" w:cs="Times New Roman"/>
          <w:sz w:val="24"/>
          <w:szCs w:val="24"/>
          <w:highlight w:val="green"/>
          <w:lang w:val="la-Latn" w:eastAsia="de-DE"/>
        </w:rPr>
        <w:t xml:space="preserve">er singulas ebdomadas III dies </w:t>
      </w:r>
      <w:r w:rsidRPr="007A06F5">
        <w:rPr>
          <w:rFonts w:ascii="Times New Roman" w:eastAsia="Times New Roman" w:hAnsi="Times New Roman" w:cs="Times New Roman"/>
          <w:sz w:val="24"/>
          <w:szCs w:val="24"/>
          <w:highlight w:val="green"/>
          <w:lang w:val="la-Latn" w:eastAsia="de-DE"/>
        </w:rPr>
        <w:t>similiter abstineat et III quadragesimas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nisi infirm</w:t>
      </w:r>
      <w:r w:rsidR="00865B57" w:rsidRPr="007A06F5">
        <w:rPr>
          <w:rFonts w:ascii="Times New Roman" w:eastAsia="Times New Roman" w:hAnsi="Times New Roman" w:cs="Times New Roman"/>
          <w:sz w:val="24"/>
          <w:szCs w:val="24"/>
          <w:highlight w:val="green"/>
          <w:lang w:val="la-Latn" w:eastAsia="de-DE"/>
        </w:rPr>
        <w:t xml:space="preserve">itas nimia hoc illum prohibeat </w:t>
      </w:r>
      <w:r w:rsidRPr="007A06F5">
        <w:rPr>
          <w:rFonts w:ascii="Times New Roman" w:eastAsia="Times New Roman" w:hAnsi="Times New Roman" w:cs="Times New Roman"/>
          <w:sz w:val="24"/>
          <w:szCs w:val="24"/>
          <w:highlight w:val="green"/>
          <w:lang w:val="la-Latn" w:eastAsia="de-DE"/>
        </w:rPr>
        <w:t>ita inplere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deposito militari cingulo omni tempore vitę absque coniugio permaneat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Battone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 accusatur homines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occidissę</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iudicavimus eum et a coniugio se abstinere et usque ad finem vite suę in penitentia perseverare</w:t>
      </w:r>
      <w:r w:rsidR="009B2994" w:rsidRPr="007A06F5">
        <w:rPr>
          <w:rFonts w:ascii="Times New Roman" w:eastAsia="Times New Roman" w:hAnsi="Times New Roman" w:cs="Times New Roman"/>
          <w:sz w:val="24"/>
          <w:szCs w:val="24"/>
          <w:highlight w:val="green"/>
          <w:lang w:val="la-Latn" w:eastAsia="de-DE"/>
        </w:rPr>
        <w:t xml:space="preserve">. </w:t>
      </w:r>
    </w:p>
    <w:p w14:paraId="7968BBD5" w14:textId="66C6C828"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CONCUBINIS</w:t>
      </w:r>
      <w:r w:rsidR="009B2994" w:rsidRPr="007A06F5">
        <w:rPr>
          <w:rFonts w:ascii="Times New Roman" w:eastAsia="Times New Roman" w:hAnsi="Times New Roman" w:cs="Times New Roman"/>
          <w:sz w:val="24"/>
          <w:szCs w:val="24"/>
          <w:highlight w:val="green"/>
          <w:lang w:val="la-Latn" w:eastAsia="de-DE"/>
        </w:rPr>
        <w:t xml:space="preserve">. </w:t>
      </w:r>
    </w:p>
    <w:p w14:paraId="6735F5C6" w14:textId="02FBF39F"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Quodsi quislibet concubinam habuerit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quę non </w:t>
      </w:r>
      <w:r w:rsidRPr="007A06F5">
        <w:rPr>
          <w:rFonts w:ascii="Times New Roman" w:eastAsia="Times New Roman" w:hAnsi="Times New Roman" w:cs="Times New Roman"/>
          <w:sz w:val="24"/>
          <w:szCs w:val="24"/>
          <w:highlight w:val="green"/>
          <w:lang w:val="la-Latn" w:eastAsia="de-DE"/>
        </w:rPr>
        <w:t>legitime fuit desponsata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postea desponsata</w:t>
      </w:r>
      <w:r w:rsidR="00865B57" w:rsidRPr="007A06F5">
        <w:rPr>
          <w:rFonts w:ascii="Times New Roman" w:eastAsia="Times New Roman" w:hAnsi="Times New Roman" w:cs="Times New Roman"/>
          <w:sz w:val="24"/>
          <w:szCs w:val="24"/>
          <w:highlight w:val="green"/>
          <w:lang w:val="la-Latn" w:eastAsia="de-DE"/>
        </w:rPr>
        <w:t xml:space="preserve">m ritę puellam duxerit abiecta </w:t>
      </w:r>
      <w:r w:rsidRPr="007A06F5">
        <w:rPr>
          <w:rFonts w:ascii="Times New Roman" w:eastAsia="Times New Roman" w:hAnsi="Times New Roman" w:cs="Times New Roman"/>
          <w:sz w:val="24"/>
          <w:szCs w:val="24"/>
          <w:highlight w:val="green"/>
          <w:lang w:val="la-Latn" w:eastAsia="de-DE"/>
        </w:rPr>
        <w:t>concubina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habeat illam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quam legitime desponsavit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De hoc Leo papa in decretis </w:t>
      </w:r>
      <w:r w:rsidRPr="007A06F5">
        <w:rPr>
          <w:rFonts w:ascii="Times New Roman" w:eastAsia="Times New Roman" w:hAnsi="Times New Roman" w:cs="Times New Roman"/>
          <w:sz w:val="24"/>
          <w:szCs w:val="24"/>
          <w:highlight w:val="green"/>
          <w:lang w:val="la-Latn" w:eastAsia="de-DE"/>
        </w:rPr>
        <w:t>suis ita diffinivit dicens</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Dubium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mulierem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pertinere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ad</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matrimonium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docetur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nuptiale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fuisse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mysterium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Paterno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arbitrio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viris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iuncte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carent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culpa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mulieres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quę</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habebantur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matrimonio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fuerunt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aliud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nupta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aliud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concubina</w:t>
      </w:r>
      <w:r w:rsidR="009B2994" w:rsidRPr="007A06F5">
        <w:rPr>
          <w:rFonts w:ascii="Times New Roman" w:eastAsia="Times New Roman" w:hAnsi="Times New Roman" w:cs="Times New Roman"/>
          <w:sz w:val="24"/>
          <w:szCs w:val="24"/>
          <w:highlight w:val="green"/>
          <w:lang w:val="la-Latn" w:eastAsia="de-DE"/>
        </w:rPr>
        <w:t xml:space="preserve">. </w:t>
      </w:r>
    </w:p>
    <w:p w14:paraId="1E6C8AFC"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XIII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ITEM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HOMICIDIIS</w:t>
      </w:r>
      <w:r w:rsidR="009B2994" w:rsidRPr="007A06F5">
        <w:rPr>
          <w:rFonts w:ascii="Times New Roman" w:eastAsia="Times New Roman" w:hAnsi="Times New Roman" w:cs="Times New Roman"/>
          <w:sz w:val="24"/>
          <w:szCs w:val="24"/>
          <w:highlight w:val="green"/>
          <w:lang w:val="la-Latn" w:eastAsia="de-DE"/>
        </w:rPr>
        <w:t xml:space="preserve">. </w:t>
      </w:r>
    </w:p>
    <w:p w14:paraId="357F9571" w14:textId="068BDFA8" w:rsidR="00A83A64" w:rsidRPr="007A06F5" w:rsidRDefault="00A83A64" w:rsidP="00865B57">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Ubi manife</w:t>
      </w:r>
      <w:r w:rsidR="00865B57" w:rsidRPr="007A06F5">
        <w:rPr>
          <w:rFonts w:ascii="Times New Roman" w:eastAsia="Times New Roman" w:hAnsi="Times New Roman" w:cs="Times New Roman"/>
          <w:sz w:val="24"/>
          <w:szCs w:val="24"/>
          <w:highlight w:val="green"/>
          <w:lang w:val="la-Latn" w:eastAsia="de-DE"/>
        </w:rPr>
        <w:t xml:space="preserve">stari potest quemlibet hominem </w:t>
      </w:r>
      <w:r w:rsidRPr="007A06F5">
        <w:rPr>
          <w:rFonts w:ascii="Times New Roman" w:eastAsia="Times New Roman" w:hAnsi="Times New Roman" w:cs="Times New Roman"/>
          <w:sz w:val="24"/>
          <w:szCs w:val="24"/>
          <w:highlight w:val="green"/>
          <w:lang w:val="la-Latn" w:eastAsia="de-DE"/>
        </w:rPr>
        <w:t>perpetrasse homicidium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secundum canones condignum penitentię iudicium illi ingeratur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Si autem manifestis indiciis non potest probari eum homicidam esse </w:t>
      </w:r>
      <w:r w:rsidRPr="007A06F5">
        <w:rPr>
          <w:rFonts w:ascii="Times New Roman" w:hAnsi="Times New Roman" w:cs="Times New Roman"/>
          <w:highlight w:val="green"/>
          <w:lang w:val="la-Latn"/>
        </w:rPr>
        <w:t>/ nec ipse vult confiteri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omnipotentis dei iudicio</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cui omnia occulta manifesta sunt</w:t>
      </w:r>
      <w:r w:rsidR="00865B57" w:rsidRPr="007A06F5">
        <w:rPr>
          <w:rFonts w:ascii="Times New Roman" w:hAnsi="Times New Roman" w:cs="Times New Roman"/>
          <w:highlight w:val="green"/>
          <w:lang w:val="la-Latn"/>
        </w:rPr>
        <w:t xml:space="preserve">, </w:t>
      </w:r>
      <w:r w:rsidRPr="007A06F5">
        <w:rPr>
          <w:rFonts w:ascii="Times New Roman" w:eastAsia="Times New Roman" w:hAnsi="Times New Roman" w:cs="Times New Roman"/>
          <w:sz w:val="24"/>
          <w:szCs w:val="24"/>
          <w:highlight w:val="green"/>
          <w:lang w:val="la-Latn" w:eastAsia="de-DE"/>
        </w:rPr>
        <w:t>reservetur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eique tamen indicetur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quod communione ecclesiastica indignus sit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donec perpetratum crimen per confessionem et pe</w:t>
      </w:r>
      <w:r w:rsidR="00865B57" w:rsidRPr="007A06F5">
        <w:rPr>
          <w:rFonts w:ascii="Times New Roman" w:eastAsia="Times New Roman" w:hAnsi="Times New Roman" w:cs="Times New Roman"/>
          <w:sz w:val="24"/>
          <w:szCs w:val="24"/>
          <w:highlight w:val="green"/>
          <w:lang w:val="la-Latn" w:eastAsia="de-DE"/>
        </w:rPr>
        <w:t xml:space="preserve">nitentiam condignam </w:t>
      </w:r>
      <w:r w:rsidR="00E63196" w:rsidRPr="007A06F5">
        <w:rPr>
          <w:rFonts w:ascii="Times New Roman" w:eastAsia="Times New Roman" w:hAnsi="Times New Roman" w:cs="Times New Roman"/>
          <w:sz w:val="24"/>
          <w:szCs w:val="24"/>
          <w:highlight w:val="green"/>
          <w:lang w:val="la-Latn" w:eastAsia="de-DE"/>
        </w:rPr>
        <w:t>(</w:t>
      </w:r>
      <w:r w:rsidR="00865B57" w:rsidRPr="007A06F5">
        <w:rPr>
          <w:rFonts w:ascii="Times New Roman" w:eastAsia="Times New Roman" w:hAnsi="Times New Roman" w:cs="Times New Roman"/>
          <w:sz w:val="24"/>
          <w:szCs w:val="24"/>
          <w:highlight w:val="green"/>
          <w:lang w:val="la-Latn" w:eastAsia="de-DE"/>
        </w:rPr>
        <w:t xml:space="preserve">emendare </w:t>
      </w:r>
      <w:r w:rsidRPr="007A06F5">
        <w:rPr>
          <w:rFonts w:ascii="Times New Roman" w:eastAsia="Times New Roman" w:hAnsi="Times New Roman" w:cs="Times New Roman"/>
          <w:sz w:val="24"/>
          <w:szCs w:val="24"/>
          <w:highlight w:val="green"/>
          <w:lang w:val="la-Latn" w:eastAsia="de-DE"/>
        </w:rPr>
        <w:t>et) ab hoc crimine se absolvere decertet</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maritus uxorem aut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uxor maritum interfecerit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equum iudicium sit super </w:t>
      </w:r>
      <w:r w:rsidRPr="007A06F5">
        <w:rPr>
          <w:rFonts w:ascii="Times New Roman" w:eastAsia="Times New Roman" w:hAnsi="Times New Roman" w:cs="Times New Roman"/>
          <w:sz w:val="24"/>
          <w:szCs w:val="24"/>
          <w:highlight w:val="green"/>
          <w:lang w:val="la-Latn" w:eastAsia="de-DE"/>
        </w:rPr>
        <w:t>eos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dicente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domino</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facias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iniquum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iniuste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iudicabis</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nec </w:t>
      </w:r>
      <w:r w:rsidRPr="007A06F5">
        <w:rPr>
          <w:rFonts w:ascii="Times New Roman" w:eastAsia="Times New Roman" w:hAnsi="Times New Roman" w:cs="Times New Roman"/>
          <w:i/>
          <w:iCs/>
          <w:sz w:val="24"/>
          <w:szCs w:val="24"/>
          <w:highlight w:val="green"/>
          <w:lang w:val="la-Latn" w:eastAsia="de-DE"/>
        </w:rPr>
        <w:t>consideras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personam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pauperis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honores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vultum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potentis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iuste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iudicabis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proximum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tuum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sive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civis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ille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sive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peregrinus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nulla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erit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distantia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personarum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parvum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audietis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magnum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accipietis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cuiusquam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personam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iudicium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Idcirco uterque eorum in huiusmodi criminis accusatione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negaverit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pari iudicio </w:t>
      </w:r>
      <w:r w:rsidRPr="007A06F5">
        <w:rPr>
          <w:rFonts w:ascii="Times New Roman" w:eastAsia="Times New Roman" w:hAnsi="Times New Roman" w:cs="Times New Roman"/>
          <w:sz w:val="24"/>
          <w:szCs w:val="24"/>
          <w:highlight w:val="green"/>
          <w:lang w:val="la-Latn" w:eastAsia="de-DE"/>
        </w:rPr>
        <w:t>examinetur</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p>
    <w:p w14:paraId="7AFF6121" w14:textId="6DAB32EF"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XIV</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OPERIBUS SERVILIBUS</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QUE DIEBUS DOMINICIS NON </w:t>
      </w:r>
      <w:r w:rsidRPr="007A06F5">
        <w:rPr>
          <w:rFonts w:ascii="Times New Roman" w:eastAsia="Times New Roman" w:hAnsi="Times New Roman" w:cs="Times New Roman"/>
          <w:sz w:val="24"/>
          <w:szCs w:val="24"/>
          <w:highlight w:val="green"/>
          <w:lang w:val="la-Latn" w:eastAsia="de-DE"/>
        </w:rPr>
        <w:t>SUNT AGENDA</w:t>
      </w:r>
      <w:r w:rsidR="009B2994" w:rsidRPr="007A06F5">
        <w:rPr>
          <w:rFonts w:ascii="Times New Roman" w:eastAsia="Times New Roman" w:hAnsi="Times New Roman" w:cs="Times New Roman"/>
          <w:sz w:val="24"/>
          <w:szCs w:val="24"/>
          <w:highlight w:val="green"/>
          <w:lang w:val="la-Latn" w:eastAsia="de-DE"/>
        </w:rPr>
        <w:t xml:space="preserve">. </w:t>
      </w:r>
    </w:p>
    <w:p w14:paraId="77AA4169" w14:textId="323E2CCB"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Statuimus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secundum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lege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dominus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praecepit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opera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servilia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diebus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dominicis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agantur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sicut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bonę</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memoriae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genitor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meus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synodalibus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edictis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lastRenderedPageBreak/>
        <w:t>mandavit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ruralia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exerceant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vinea</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colenda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campis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arando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metendo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foenum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secando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sepem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ponendo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silvis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stirpando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arbores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caedere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petris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laborare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domos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struere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orto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laborent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placita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conveniant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venationes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exerceant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tria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carraria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opera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licet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fieri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dominico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hostilia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victualia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forte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necesse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erit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corpus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cuiuslibet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duci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sepulchrum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Item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femine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opera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textilia</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faciant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capulent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vestitos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consuant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acupictile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fiant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lanam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carpere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linum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battere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publico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vestimenta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lavare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berbices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tondere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habeant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licitum</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omnimodis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bonorum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requies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dominico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persolvatur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missarum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solemnia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undique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conveniant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laudent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omnibus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bonis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nobis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illa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fecit</w:t>
      </w:r>
      <w:r w:rsidR="009B2994" w:rsidRPr="007A06F5">
        <w:rPr>
          <w:rFonts w:ascii="Times New Roman" w:eastAsia="Times New Roman" w:hAnsi="Times New Roman" w:cs="Times New Roman"/>
          <w:sz w:val="24"/>
          <w:szCs w:val="24"/>
          <w:highlight w:val="green"/>
          <w:lang w:val="la-Latn" w:eastAsia="de-DE"/>
        </w:rPr>
        <w:t xml:space="preserve">. </w:t>
      </w:r>
    </w:p>
    <w:p w14:paraId="55ABF938"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XV</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 UXOREM HABET ET SIMUL CONCUBINAM</w:t>
      </w:r>
      <w:r w:rsidR="009B2994" w:rsidRPr="007A06F5">
        <w:rPr>
          <w:rFonts w:ascii="Times New Roman" w:eastAsia="Times New Roman" w:hAnsi="Times New Roman" w:cs="Times New Roman"/>
          <w:sz w:val="24"/>
          <w:szCs w:val="24"/>
          <w:highlight w:val="green"/>
          <w:lang w:val="la-Latn" w:eastAsia="de-DE"/>
        </w:rPr>
        <w:t xml:space="preserve">. </w:t>
      </w:r>
    </w:p>
    <w:p w14:paraId="63103923" w14:textId="77777777" w:rsidR="00C173B1" w:rsidRPr="007A06F5" w:rsidRDefault="00A83A64" w:rsidP="00C173B1">
      <w:pPr>
        <w:spacing w:after="120" w:line="240" w:lineRule="auto"/>
        <w:rPr>
          <w:rFonts w:ascii="Times New Roman" w:hAnsi="Times New Roman" w:cs="Times New Roman"/>
          <w:highlight w:val="green"/>
          <w:lang w:val="la-Latn"/>
        </w:rPr>
      </w:pPr>
      <w:r w:rsidRPr="007A06F5">
        <w:rPr>
          <w:rFonts w:ascii="Times New Roman" w:eastAsia="Times New Roman" w:hAnsi="Times New Roman" w:cs="Times New Roman"/>
          <w:sz w:val="24"/>
          <w:szCs w:val="24"/>
          <w:highlight w:val="green"/>
          <w:lang w:val="la-Latn" w:eastAsia="de-DE"/>
        </w:rPr>
        <w:t xml:space="preserve">De </w:t>
      </w:r>
      <w:r w:rsidRPr="007A06F5">
        <w:rPr>
          <w:rFonts w:ascii="Times New Roman" w:eastAsia="Times New Roman" w:hAnsi="Times New Roman" w:cs="Times New Roman"/>
          <w:i/>
          <w:iCs/>
          <w:sz w:val="24"/>
          <w:szCs w:val="24"/>
          <w:highlight w:val="green"/>
          <w:lang w:val="la-Latn" w:eastAsia="de-DE"/>
        </w:rPr>
        <w:t>eo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uxorem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concubinam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habuerit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communicet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Ceterum</w:t>
      </w:r>
      <w:r w:rsidRPr="007A06F5">
        <w:rPr>
          <w:rFonts w:ascii="Times New Roman" w:eastAsia="Times New Roman" w:hAnsi="Times New Roman" w:cs="Times New Roman"/>
          <w:sz w:val="24"/>
          <w:szCs w:val="24"/>
          <w:highlight w:val="green"/>
          <w:lang w:val="la-Latn" w:eastAsia="de-DE"/>
        </w:rPr>
        <w:t xml:space="preserve"> autem 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uxorem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uxore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concubinam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communione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pellatur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tantum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aut </w:t>
      </w:r>
      <w:r w:rsidRPr="007A06F5">
        <w:rPr>
          <w:rFonts w:ascii="Times New Roman" w:eastAsia="Times New Roman" w:hAnsi="Times New Roman" w:cs="Times New Roman"/>
          <w:i/>
          <w:iCs/>
          <w:sz w:val="24"/>
          <w:szCs w:val="24"/>
          <w:highlight w:val="green"/>
          <w:lang w:val="la-Latn" w:eastAsia="de-DE"/>
        </w:rPr>
        <w:t>unius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mulieris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uxoris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concubine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placuerit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coniunctione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contentus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Alias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vivens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abiciatur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donec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desinat</w:t>
      </w:r>
      <w:r w:rsidRPr="007A06F5">
        <w:rPr>
          <w:rFonts w:ascii="Times New Roman" w:eastAsia="Times New Roman" w:hAnsi="Times New Roman" w:cs="Times New Roman"/>
          <w:sz w:val="24"/>
          <w:szCs w:val="24"/>
          <w:highlight w:val="green"/>
          <w:lang w:val="la-Latn" w:eastAsia="de-DE"/>
        </w:rPr>
        <w:t xml:space="preserve"> aut ad </w:t>
      </w:r>
      <w:r w:rsidRPr="007A06F5">
        <w:rPr>
          <w:rFonts w:ascii="Times New Roman" w:eastAsia="Times New Roman" w:hAnsi="Times New Roman" w:cs="Times New Roman"/>
          <w:i/>
          <w:iCs/>
          <w:sz w:val="24"/>
          <w:szCs w:val="24"/>
          <w:highlight w:val="green"/>
          <w:lang w:val="la-Latn" w:eastAsia="de-DE"/>
        </w:rPr>
        <w:t>penitentiam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revertatur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hAnsi="Times New Roman" w:cs="Times New Roman"/>
          <w:highlight w:val="green"/>
          <w:lang w:val="la-Latn"/>
        </w:rPr>
        <w:t xml:space="preserve">/ </w:t>
      </w:r>
    </w:p>
    <w:p w14:paraId="2ADC1F4C" w14:textId="006CE8E8" w:rsidR="00865B57" w:rsidRPr="007A06F5" w:rsidRDefault="00A83A64" w:rsidP="00C173B1">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XVI</w:t>
      </w:r>
      <w:r w:rsidR="009042C7"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PARVULIS INFIRMIS BAPTIZANDIS</w:t>
      </w:r>
      <w:r w:rsidR="009B2994" w:rsidRPr="007A06F5">
        <w:rPr>
          <w:rFonts w:ascii="Times New Roman" w:eastAsia="Times New Roman" w:hAnsi="Times New Roman" w:cs="Times New Roman"/>
          <w:sz w:val="24"/>
          <w:szCs w:val="24"/>
          <w:highlight w:val="green"/>
          <w:lang w:val="la-Latn" w:eastAsia="de-DE"/>
        </w:rPr>
        <w:t xml:space="preserve">. </w:t>
      </w:r>
    </w:p>
    <w:p w14:paraId="2FBA97E0" w14:textId="620787D5" w:rsidR="00A83A64" w:rsidRPr="007A06F5" w:rsidRDefault="00A83A64" w:rsidP="00865B57">
      <w:pPr>
        <w:pStyle w:val="Normlnweb"/>
        <w:spacing w:before="0" w:beforeAutospacing="0" w:after="120" w:afterAutospacing="0"/>
        <w:rPr>
          <w:highlight w:val="green"/>
          <w:lang w:val="la-Latn"/>
        </w:rPr>
      </w:pPr>
      <w:r w:rsidRPr="007A06F5">
        <w:rPr>
          <w:highlight w:val="green"/>
          <w:lang w:val="la-Latn"/>
        </w:rPr>
        <w:t xml:space="preserve">Si </w:t>
      </w:r>
      <w:r w:rsidRPr="007A06F5">
        <w:rPr>
          <w:i/>
          <w:iCs/>
          <w:highlight w:val="green"/>
          <w:lang w:val="la-Latn"/>
        </w:rPr>
        <w:t>parvulus</w:t>
      </w:r>
      <w:r w:rsidRPr="007A06F5">
        <w:rPr>
          <w:highlight w:val="green"/>
          <w:lang w:val="la-Latn"/>
        </w:rPr>
        <w:t xml:space="preserve"> </w:t>
      </w:r>
      <w:r w:rsidRPr="007A06F5">
        <w:rPr>
          <w:i/>
          <w:iCs/>
          <w:highlight w:val="green"/>
          <w:lang w:val="la-Latn"/>
        </w:rPr>
        <w:t>egrotans</w:t>
      </w:r>
      <w:r w:rsidRPr="007A06F5">
        <w:rPr>
          <w:highlight w:val="green"/>
          <w:lang w:val="la-Latn"/>
        </w:rPr>
        <w:t xml:space="preserve"> </w:t>
      </w:r>
      <w:r w:rsidRPr="007A06F5">
        <w:rPr>
          <w:i/>
          <w:iCs/>
          <w:highlight w:val="green"/>
          <w:lang w:val="la-Latn"/>
        </w:rPr>
        <w:t>ad</w:t>
      </w:r>
      <w:r w:rsidR="00865B57" w:rsidRPr="007A06F5">
        <w:rPr>
          <w:highlight w:val="green"/>
          <w:lang w:val="la-Latn"/>
        </w:rPr>
        <w:t xml:space="preserve"> </w:t>
      </w:r>
      <w:r w:rsidRPr="007A06F5">
        <w:rPr>
          <w:i/>
          <w:iCs/>
          <w:highlight w:val="green"/>
          <w:lang w:val="la-Latn"/>
        </w:rPr>
        <w:t>quemlibet</w:t>
      </w:r>
      <w:r w:rsidRPr="007A06F5">
        <w:rPr>
          <w:highlight w:val="green"/>
          <w:lang w:val="la-Latn"/>
        </w:rPr>
        <w:t xml:space="preserve"> </w:t>
      </w:r>
      <w:r w:rsidRPr="007A06F5">
        <w:rPr>
          <w:i/>
          <w:iCs/>
          <w:highlight w:val="green"/>
          <w:lang w:val="la-Latn"/>
        </w:rPr>
        <w:t>preshiterum</w:t>
      </w:r>
      <w:r w:rsidRPr="007A06F5">
        <w:rPr>
          <w:highlight w:val="green"/>
          <w:lang w:val="la-Latn"/>
        </w:rPr>
        <w:t xml:space="preserve"> </w:t>
      </w:r>
      <w:r w:rsidRPr="007A06F5">
        <w:rPr>
          <w:i/>
          <w:iCs/>
          <w:highlight w:val="green"/>
          <w:lang w:val="la-Latn"/>
        </w:rPr>
        <w:t>baptismi</w:t>
      </w:r>
      <w:r w:rsidRPr="007A06F5">
        <w:rPr>
          <w:highlight w:val="green"/>
          <w:lang w:val="la-Latn"/>
        </w:rPr>
        <w:t xml:space="preserve"> </w:t>
      </w:r>
      <w:r w:rsidRPr="007A06F5">
        <w:rPr>
          <w:i/>
          <w:iCs/>
          <w:highlight w:val="green"/>
          <w:lang w:val="la-Latn"/>
        </w:rPr>
        <w:t>gratia</w:t>
      </w:r>
      <w:r w:rsidRPr="007A06F5">
        <w:rPr>
          <w:highlight w:val="green"/>
          <w:lang w:val="la-Latn"/>
        </w:rPr>
        <w:t xml:space="preserve"> </w:t>
      </w:r>
      <w:r w:rsidRPr="007A06F5">
        <w:rPr>
          <w:i/>
          <w:iCs/>
          <w:highlight w:val="green"/>
          <w:lang w:val="la-Latn"/>
        </w:rPr>
        <w:t>de</w:t>
      </w:r>
      <w:r w:rsidRPr="007A06F5">
        <w:rPr>
          <w:highlight w:val="green"/>
          <w:lang w:val="la-Latn"/>
        </w:rPr>
        <w:t xml:space="preserve"> </w:t>
      </w:r>
      <w:r w:rsidRPr="007A06F5">
        <w:rPr>
          <w:i/>
          <w:iCs/>
          <w:highlight w:val="green"/>
          <w:lang w:val="la-Latn"/>
        </w:rPr>
        <w:t>cuiuslibet</w:t>
      </w:r>
      <w:r w:rsidRPr="007A06F5">
        <w:rPr>
          <w:highlight w:val="green"/>
          <w:lang w:val="la-Latn"/>
        </w:rPr>
        <w:t xml:space="preserve"> </w:t>
      </w:r>
      <w:r w:rsidRPr="007A06F5">
        <w:rPr>
          <w:i/>
          <w:iCs/>
          <w:highlight w:val="green"/>
          <w:lang w:val="la-Latn"/>
        </w:rPr>
        <w:t>parrochia</w:t>
      </w:r>
      <w:r w:rsidRPr="007A06F5">
        <w:rPr>
          <w:highlight w:val="green"/>
          <w:lang w:val="la-Latn"/>
        </w:rPr>
        <w:t xml:space="preserve"> </w:t>
      </w:r>
      <w:r w:rsidRPr="007A06F5">
        <w:rPr>
          <w:i/>
          <w:iCs/>
          <w:highlight w:val="green"/>
          <w:lang w:val="la-Latn"/>
        </w:rPr>
        <w:t>allatus</w:t>
      </w:r>
      <w:r w:rsidRPr="007A06F5">
        <w:rPr>
          <w:highlight w:val="green"/>
          <w:lang w:val="la-Latn"/>
        </w:rPr>
        <w:t xml:space="preserve"> </w:t>
      </w:r>
      <w:r w:rsidRPr="007A06F5">
        <w:rPr>
          <w:i/>
          <w:iCs/>
          <w:highlight w:val="green"/>
          <w:lang w:val="la-Latn"/>
        </w:rPr>
        <w:t>fuerit</w:t>
      </w:r>
      <w:r w:rsidR="009B2994" w:rsidRPr="007A06F5">
        <w:rPr>
          <w:highlight w:val="green"/>
          <w:lang w:val="la-Latn"/>
        </w:rPr>
        <w:t xml:space="preserve">, </w:t>
      </w:r>
      <w:r w:rsidRPr="007A06F5">
        <w:rPr>
          <w:i/>
          <w:iCs/>
          <w:highlight w:val="green"/>
          <w:lang w:val="la-Latn"/>
        </w:rPr>
        <w:t>ei</w:t>
      </w:r>
      <w:r w:rsidR="00865B57" w:rsidRPr="007A06F5">
        <w:rPr>
          <w:highlight w:val="green"/>
          <w:lang w:val="la-Latn"/>
        </w:rPr>
        <w:t xml:space="preserve"> </w:t>
      </w:r>
      <w:r w:rsidRPr="007A06F5">
        <w:rPr>
          <w:i/>
          <w:iCs/>
          <w:highlight w:val="green"/>
          <w:lang w:val="la-Latn"/>
        </w:rPr>
        <w:t>baptismi</w:t>
      </w:r>
      <w:r w:rsidRPr="007A06F5">
        <w:rPr>
          <w:highlight w:val="green"/>
          <w:lang w:val="la-Latn"/>
        </w:rPr>
        <w:t xml:space="preserve"> </w:t>
      </w:r>
      <w:r w:rsidRPr="007A06F5">
        <w:rPr>
          <w:i/>
          <w:iCs/>
          <w:highlight w:val="green"/>
          <w:lang w:val="la-Latn"/>
        </w:rPr>
        <w:t>sacramentum</w:t>
      </w:r>
      <w:r w:rsidRPr="007A06F5">
        <w:rPr>
          <w:highlight w:val="green"/>
          <w:lang w:val="la-Latn"/>
        </w:rPr>
        <w:t xml:space="preserve"> </w:t>
      </w:r>
      <w:r w:rsidRPr="007A06F5">
        <w:rPr>
          <w:i/>
          <w:iCs/>
          <w:highlight w:val="green"/>
          <w:lang w:val="la-Latn"/>
        </w:rPr>
        <w:t>nullomodo</w:t>
      </w:r>
      <w:r w:rsidR="009B2994" w:rsidRPr="007A06F5">
        <w:rPr>
          <w:highlight w:val="green"/>
          <w:lang w:val="la-Latn"/>
        </w:rPr>
        <w:t xml:space="preserve"> </w:t>
      </w:r>
      <w:r w:rsidRPr="007A06F5">
        <w:rPr>
          <w:i/>
          <w:iCs/>
          <w:highlight w:val="green"/>
          <w:lang w:val="la-Latn"/>
        </w:rPr>
        <w:t>negetur</w:t>
      </w:r>
      <w:r w:rsidR="009B2994" w:rsidRPr="007A06F5">
        <w:rPr>
          <w:highlight w:val="green"/>
          <w:lang w:val="la-Latn"/>
        </w:rPr>
        <w:t xml:space="preserve">. </w:t>
      </w:r>
      <w:r w:rsidRPr="007A06F5">
        <w:rPr>
          <w:i/>
          <w:iCs/>
          <w:highlight w:val="green"/>
          <w:lang w:val="la-Latn"/>
        </w:rPr>
        <w:t>Si</w:t>
      </w:r>
      <w:r w:rsidRPr="007A06F5">
        <w:rPr>
          <w:highlight w:val="green"/>
          <w:lang w:val="la-Latn"/>
        </w:rPr>
        <w:t xml:space="preserve"> </w:t>
      </w:r>
      <w:r w:rsidRPr="007A06F5">
        <w:rPr>
          <w:i/>
          <w:iCs/>
          <w:highlight w:val="green"/>
          <w:lang w:val="la-Latn"/>
        </w:rPr>
        <w:t>quis</w:t>
      </w:r>
      <w:r w:rsidRPr="007A06F5">
        <w:rPr>
          <w:highlight w:val="green"/>
          <w:lang w:val="la-Latn"/>
        </w:rPr>
        <w:t xml:space="preserve"> </w:t>
      </w:r>
      <w:r w:rsidRPr="007A06F5">
        <w:rPr>
          <w:i/>
          <w:iCs/>
          <w:highlight w:val="green"/>
          <w:lang w:val="la-Latn"/>
        </w:rPr>
        <w:t>hoc</w:t>
      </w:r>
      <w:r w:rsidRPr="007A06F5">
        <w:rPr>
          <w:highlight w:val="green"/>
          <w:lang w:val="la-Latn"/>
        </w:rPr>
        <w:t xml:space="preserve"> </w:t>
      </w:r>
      <w:r w:rsidRPr="007A06F5">
        <w:rPr>
          <w:i/>
          <w:iCs/>
          <w:highlight w:val="green"/>
          <w:lang w:val="la-Latn"/>
        </w:rPr>
        <w:t>munus</w:t>
      </w:r>
      <w:r w:rsidRPr="007A06F5">
        <w:rPr>
          <w:highlight w:val="green"/>
          <w:lang w:val="la-Latn"/>
        </w:rPr>
        <w:t xml:space="preserve"> </w:t>
      </w:r>
      <w:r w:rsidRPr="007A06F5">
        <w:rPr>
          <w:i/>
          <w:iCs/>
          <w:highlight w:val="green"/>
          <w:lang w:val="la-Latn"/>
        </w:rPr>
        <w:t>petenti</w:t>
      </w:r>
      <w:r w:rsidR="009B2994" w:rsidRPr="007A06F5">
        <w:rPr>
          <w:highlight w:val="green"/>
          <w:lang w:val="la-Latn"/>
        </w:rPr>
        <w:t xml:space="preserve"> </w:t>
      </w:r>
      <w:r w:rsidRPr="007A06F5">
        <w:rPr>
          <w:i/>
          <w:iCs/>
          <w:highlight w:val="green"/>
          <w:lang w:val="la-Latn"/>
        </w:rPr>
        <w:t>concedere</w:t>
      </w:r>
      <w:r w:rsidR="00865B57" w:rsidRPr="007A06F5">
        <w:rPr>
          <w:highlight w:val="green"/>
          <w:lang w:val="la-Latn"/>
        </w:rPr>
        <w:t xml:space="preserve"> </w:t>
      </w:r>
      <w:r w:rsidRPr="007A06F5">
        <w:rPr>
          <w:i/>
          <w:iCs/>
          <w:highlight w:val="green"/>
          <w:lang w:val="la-Latn"/>
        </w:rPr>
        <w:t>detractaverit</w:t>
      </w:r>
      <w:r w:rsidRPr="007A06F5">
        <w:rPr>
          <w:highlight w:val="green"/>
          <w:lang w:val="la-Latn"/>
        </w:rPr>
        <w:t xml:space="preserve"> </w:t>
      </w:r>
      <w:r w:rsidRPr="007A06F5">
        <w:rPr>
          <w:i/>
          <w:iCs/>
          <w:highlight w:val="green"/>
          <w:lang w:val="la-Latn"/>
        </w:rPr>
        <w:t>et</w:t>
      </w:r>
      <w:r w:rsidRPr="007A06F5">
        <w:rPr>
          <w:highlight w:val="green"/>
          <w:lang w:val="la-Latn"/>
        </w:rPr>
        <w:t xml:space="preserve"> </w:t>
      </w:r>
      <w:r w:rsidRPr="007A06F5">
        <w:rPr>
          <w:i/>
          <w:iCs/>
          <w:highlight w:val="green"/>
          <w:lang w:val="la-Latn"/>
        </w:rPr>
        <w:t>ille</w:t>
      </w:r>
      <w:r w:rsidRPr="007A06F5">
        <w:rPr>
          <w:highlight w:val="green"/>
          <w:lang w:val="la-Latn"/>
        </w:rPr>
        <w:t xml:space="preserve"> </w:t>
      </w:r>
      <w:r w:rsidRPr="007A06F5">
        <w:rPr>
          <w:i/>
          <w:iCs/>
          <w:highlight w:val="green"/>
          <w:lang w:val="la-Latn"/>
        </w:rPr>
        <w:t>parvulus</w:t>
      </w:r>
      <w:r w:rsidRPr="007A06F5">
        <w:rPr>
          <w:highlight w:val="green"/>
          <w:lang w:val="la-Latn"/>
        </w:rPr>
        <w:t xml:space="preserve"> </w:t>
      </w:r>
      <w:r w:rsidRPr="007A06F5">
        <w:rPr>
          <w:i/>
          <w:iCs/>
          <w:highlight w:val="green"/>
          <w:lang w:val="la-Latn"/>
        </w:rPr>
        <w:t>absque</w:t>
      </w:r>
      <w:r w:rsidRPr="007A06F5">
        <w:rPr>
          <w:highlight w:val="green"/>
          <w:lang w:val="la-Latn"/>
        </w:rPr>
        <w:t xml:space="preserve"> </w:t>
      </w:r>
      <w:r w:rsidRPr="007A06F5">
        <w:rPr>
          <w:i/>
          <w:iCs/>
          <w:highlight w:val="green"/>
          <w:lang w:val="la-Latn"/>
        </w:rPr>
        <w:t>baptismatis</w:t>
      </w:r>
      <w:r w:rsidRPr="007A06F5">
        <w:rPr>
          <w:highlight w:val="green"/>
          <w:lang w:val="la-Latn"/>
        </w:rPr>
        <w:t xml:space="preserve"> </w:t>
      </w:r>
      <w:r w:rsidRPr="007A06F5">
        <w:rPr>
          <w:i/>
          <w:iCs/>
          <w:highlight w:val="green"/>
          <w:lang w:val="la-Latn"/>
        </w:rPr>
        <w:t>gratia</w:t>
      </w:r>
      <w:r w:rsidRPr="007A06F5">
        <w:rPr>
          <w:highlight w:val="green"/>
          <w:lang w:val="la-Latn"/>
        </w:rPr>
        <w:t xml:space="preserve"> </w:t>
      </w:r>
      <w:r w:rsidRPr="007A06F5">
        <w:rPr>
          <w:i/>
          <w:iCs/>
          <w:highlight w:val="green"/>
          <w:lang w:val="la-Latn"/>
        </w:rPr>
        <w:t>mortuus</w:t>
      </w:r>
      <w:r w:rsidRPr="007A06F5">
        <w:rPr>
          <w:highlight w:val="green"/>
          <w:lang w:val="la-Latn"/>
        </w:rPr>
        <w:t xml:space="preserve"> </w:t>
      </w:r>
      <w:r w:rsidRPr="007A06F5">
        <w:rPr>
          <w:i/>
          <w:iCs/>
          <w:highlight w:val="green"/>
          <w:lang w:val="la-Latn"/>
        </w:rPr>
        <w:t>fuerit</w:t>
      </w:r>
      <w:r w:rsidR="009B2994" w:rsidRPr="007A06F5">
        <w:rPr>
          <w:highlight w:val="green"/>
          <w:lang w:val="la-Latn"/>
        </w:rPr>
        <w:t xml:space="preserve">, </w:t>
      </w:r>
      <w:r w:rsidRPr="007A06F5">
        <w:rPr>
          <w:i/>
          <w:iCs/>
          <w:highlight w:val="green"/>
          <w:lang w:val="la-Latn"/>
        </w:rPr>
        <w:t>noverit</w:t>
      </w:r>
      <w:r w:rsidRPr="007A06F5">
        <w:rPr>
          <w:highlight w:val="green"/>
          <w:lang w:val="la-Latn"/>
        </w:rPr>
        <w:t xml:space="preserve"> </w:t>
      </w:r>
      <w:r w:rsidRPr="007A06F5">
        <w:rPr>
          <w:i/>
          <w:iCs/>
          <w:highlight w:val="green"/>
          <w:lang w:val="la-Latn"/>
        </w:rPr>
        <w:t>se</w:t>
      </w:r>
      <w:r w:rsidRPr="007A06F5">
        <w:rPr>
          <w:highlight w:val="green"/>
          <w:lang w:val="la-Latn"/>
        </w:rPr>
        <w:t xml:space="preserve"> </w:t>
      </w:r>
      <w:r w:rsidRPr="007A06F5">
        <w:rPr>
          <w:i/>
          <w:iCs/>
          <w:highlight w:val="green"/>
          <w:lang w:val="la-Latn"/>
        </w:rPr>
        <w:t>ille</w:t>
      </w:r>
      <w:r w:rsidR="009B2994" w:rsidRPr="007A06F5">
        <w:rPr>
          <w:highlight w:val="green"/>
          <w:lang w:val="la-Latn"/>
        </w:rPr>
        <w:t xml:space="preserve">, </w:t>
      </w:r>
      <w:r w:rsidRPr="007A06F5">
        <w:rPr>
          <w:i/>
          <w:iCs/>
          <w:highlight w:val="green"/>
          <w:lang w:val="la-Latn"/>
        </w:rPr>
        <w:t>qui</w:t>
      </w:r>
      <w:r w:rsidRPr="007A06F5">
        <w:rPr>
          <w:highlight w:val="green"/>
          <w:lang w:val="la-Latn"/>
        </w:rPr>
        <w:t xml:space="preserve"> </w:t>
      </w:r>
      <w:r w:rsidRPr="007A06F5">
        <w:rPr>
          <w:i/>
          <w:iCs/>
          <w:highlight w:val="green"/>
          <w:lang w:val="la-Latn"/>
        </w:rPr>
        <w:t>eum</w:t>
      </w:r>
      <w:r w:rsidRPr="007A06F5">
        <w:rPr>
          <w:highlight w:val="green"/>
          <w:lang w:val="la-Latn"/>
        </w:rPr>
        <w:t xml:space="preserve"> </w:t>
      </w:r>
      <w:r w:rsidRPr="007A06F5">
        <w:rPr>
          <w:i/>
          <w:iCs/>
          <w:highlight w:val="green"/>
          <w:lang w:val="la-Latn"/>
        </w:rPr>
        <w:t>non</w:t>
      </w:r>
      <w:r w:rsidRPr="007A06F5">
        <w:rPr>
          <w:highlight w:val="green"/>
          <w:lang w:val="la-Latn"/>
        </w:rPr>
        <w:t xml:space="preserve"> </w:t>
      </w:r>
      <w:r w:rsidRPr="007A06F5">
        <w:rPr>
          <w:i/>
          <w:iCs/>
          <w:highlight w:val="green"/>
          <w:lang w:val="la-Latn"/>
        </w:rPr>
        <w:t>baptizavit</w:t>
      </w:r>
      <w:r w:rsidR="009B2994" w:rsidRPr="007A06F5">
        <w:rPr>
          <w:highlight w:val="green"/>
          <w:lang w:val="la-Latn"/>
        </w:rPr>
        <w:t xml:space="preserve">, </w:t>
      </w:r>
      <w:r w:rsidRPr="007A06F5">
        <w:rPr>
          <w:i/>
          <w:iCs/>
          <w:highlight w:val="green"/>
          <w:lang w:val="la-Latn"/>
        </w:rPr>
        <w:t>pro</w:t>
      </w:r>
      <w:r w:rsidRPr="007A06F5">
        <w:rPr>
          <w:highlight w:val="green"/>
          <w:lang w:val="la-Latn"/>
        </w:rPr>
        <w:t xml:space="preserve"> </w:t>
      </w:r>
      <w:r w:rsidRPr="007A06F5">
        <w:rPr>
          <w:i/>
          <w:iCs/>
          <w:highlight w:val="green"/>
          <w:lang w:val="la-Latn"/>
        </w:rPr>
        <w:t>eius</w:t>
      </w:r>
      <w:r w:rsidRPr="007A06F5">
        <w:rPr>
          <w:highlight w:val="green"/>
          <w:lang w:val="la-Latn"/>
        </w:rPr>
        <w:t xml:space="preserve"> </w:t>
      </w:r>
      <w:r w:rsidRPr="007A06F5">
        <w:rPr>
          <w:i/>
          <w:iCs/>
          <w:highlight w:val="green"/>
          <w:lang w:val="la-Latn"/>
        </w:rPr>
        <w:t>anima</w:t>
      </w:r>
      <w:r w:rsidRPr="007A06F5">
        <w:rPr>
          <w:highlight w:val="green"/>
          <w:lang w:val="la-Latn"/>
        </w:rPr>
        <w:t xml:space="preserve"> </w:t>
      </w:r>
      <w:r w:rsidRPr="007A06F5">
        <w:rPr>
          <w:i/>
          <w:iCs/>
          <w:highlight w:val="green"/>
          <w:lang w:val="la-Latn"/>
        </w:rPr>
        <w:t>rationem</w:t>
      </w:r>
      <w:r w:rsidRPr="007A06F5">
        <w:rPr>
          <w:highlight w:val="green"/>
          <w:lang w:val="la-Latn"/>
        </w:rPr>
        <w:t xml:space="preserve"> </w:t>
      </w:r>
      <w:r w:rsidRPr="007A06F5">
        <w:rPr>
          <w:i/>
          <w:iCs/>
          <w:highlight w:val="green"/>
          <w:lang w:val="la-Latn"/>
        </w:rPr>
        <w:t>redditurum</w:t>
      </w:r>
      <w:r w:rsidRPr="007A06F5">
        <w:rPr>
          <w:highlight w:val="green"/>
          <w:lang w:val="la-Latn"/>
        </w:rPr>
        <w:t xml:space="preserve"> in die iudicii</w:t>
      </w:r>
      <w:r w:rsidR="009B2994" w:rsidRPr="007A06F5">
        <w:rPr>
          <w:highlight w:val="green"/>
          <w:lang w:val="la-Latn"/>
        </w:rPr>
        <w:t xml:space="preserve">. </w:t>
      </w:r>
    </w:p>
    <w:p w14:paraId="25DFB51B" w14:textId="041B6AC8"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XVII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NULLUS PRESBI</w:t>
      </w:r>
      <w:r w:rsidR="00865B57" w:rsidRPr="007A06F5">
        <w:rPr>
          <w:rFonts w:ascii="Times New Roman" w:eastAsia="Times New Roman" w:hAnsi="Times New Roman" w:cs="Times New Roman"/>
          <w:sz w:val="24"/>
          <w:szCs w:val="24"/>
          <w:highlight w:val="green"/>
          <w:lang w:val="la-Latn" w:eastAsia="de-DE"/>
        </w:rPr>
        <w:t>TER ALII SUAM PARROCHIAM INTER</w:t>
      </w:r>
      <w:r w:rsidRPr="007A06F5">
        <w:rPr>
          <w:rFonts w:ascii="Times New Roman" w:eastAsia="Times New Roman" w:hAnsi="Times New Roman" w:cs="Times New Roman"/>
          <w:sz w:val="24"/>
          <w:szCs w:val="24"/>
          <w:highlight w:val="green"/>
          <w:lang w:val="la-Latn" w:eastAsia="de-DE"/>
        </w:rPr>
        <w:t>VENIRE PRESUMAT</w:t>
      </w:r>
      <w:r w:rsidR="009B2994" w:rsidRPr="007A06F5">
        <w:rPr>
          <w:rFonts w:ascii="Times New Roman" w:eastAsia="Times New Roman" w:hAnsi="Times New Roman" w:cs="Times New Roman"/>
          <w:sz w:val="24"/>
          <w:szCs w:val="24"/>
          <w:highlight w:val="green"/>
          <w:lang w:val="la-Latn" w:eastAsia="de-DE"/>
        </w:rPr>
        <w:t xml:space="preserve">. </w:t>
      </w:r>
    </w:p>
    <w:p w14:paraId="77DB9C99" w14:textId="20BC94ED"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Nullus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fidelibus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sanctae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alterius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parroechia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persuadeat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concurrant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derelicta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propria</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decimas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sibi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dent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unusquisque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contentus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populo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sibi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vult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fieri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alteri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nequaquam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faciat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iuxta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illud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euuangelicum</w:t>
      </w:r>
      <w:r w:rsidR="00FF3D92"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Quqcumque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vultis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faciant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vobis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homines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hęc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eadem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facite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illis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Quisquis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autem</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contra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hęc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constituta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venerit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monitis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nostris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reniti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temptaverit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gradum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sciat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amissurum</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carcere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longo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tempore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detinendum</w:t>
      </w:r>
      <w:r w:rsidR="009B2994" w:rsidRPr="007A06F5">
        <w:rPr>
          <w:rFonts w:ascii="Times New Roman" w:eastAsia="Times New Roman" w:hAnsi="Times New Roman" w:cs="Times New Roman"/>
          <w:sz w:val="24"/>
          <w:szCs w:val="24"/>
          <w:highlight w:val="green"/>
          <w:lang w:val="la-Latn" w:eastAsia="de-DE"/>
        </w:rPr>
        <w:t xml:space="preserve">. </w:t>
      </w:r>
    </w:p>
    <w:p w14:paraId="63E7567E" w14:textId="7DA9FF64"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XVIII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UT </w:t>
      </w:r>
      <w:r w:rsidRPr="007A06F5">
        <w:rPr>
          <w:rFonts w:ascii="Times New Roman" w:eastAsia="Times New Roman" w:hAnsi="Times New Roman" w:cs="Times New Roman"/>
          <w:i/>
          <w:iCs/>
          <w:sz w:val="24"/>
          <w:szCs w:val="24"/>
          <w:highlight w:val="green"/>
          <w:lang w:val="la-Latn" w:eastAsia="de-DE"/>
        </w:rPr>
        <w:t>NULLUS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ALTERIUS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CLERICUM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SOLLICITET</w:t>
      </w:r>
      <w:r w:rsidR="009B2994" w:rsidRPr="007A06F5">
        <w:rPr>
          <w:rFonts w:ascii="Times New Roman" w:eastAsia="Times New Roman" w:hAnsi="Times New Roman" w:cs="Times New Roman"/>
          <w:sz w:val="24"/>
          <w:szCs w:val="24"/>
          <w:highlight w:val="green"/>
          <w:lang w:val="la-Latn" w:eastAsia="de-DE"/>
        </w:rPr>
        <w:t xml:space="preserve">. </w:t>
      </w:r>
    </w:p>
    <w:p w14:paraId="0936EDBD" w14:textId="368DBF79"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Hoc</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modis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omnibus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prohibemus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nullus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vestrum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alterius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clericum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sollicitet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recipiat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gravis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sacris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canonibus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sententia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009B2994" w:rsidRPr="007A06F5">
        <w:rPr>
          <w:rFonts w:ascii="Times New Roman" w:eastAsia="Times New Roman" w:hAnsi="Times New Roman" w:cs="Times New Roman"/>
          <w:sz w:val="24"/>
          <w:szCs w:val="24"/>
          <w:highlight w:val="green"/>
          <w:lang w:val="la-Latn" w:eastAsia="de-DE"/>
        </w:rPr>
        <w:t xml:space="preserve">. </w:t>
      </w:r>
    </w:p>
    <w:p w14:paraId="3A831FFD" w14:textId="5C538DDE"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XIX</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NULLUS P</w:t>
      </w:r>
      <w:r w:rsidR="00865B57" w:rsidRPr="007A06F5">
        <w:rPr>
          <w:rFonts w:ascii="Times New Roman" w:eastAsia="Times New Roman" w:hAnsi="Times New Roman" w:cs="Times New Roman"/>
          <w:sz w:val="24"/>
          <w:szCs w:val="24"/>
          <w:highlight w:val="green"/>
          <w:lang w:val="la-Latn" w:eastAsia="de-DE"/>
        </w:rPr>
        <w:t xml:space="preserve">RESBITER MUNERA DARE PRAESUMAT </w:t>
      </w:r>
      <w:r w:rsidRPr="007A06F5">
        <w:rPr>
          <w:rFonts w:ascii="Times New Roman" w:eastAsia="Times New Roman" w:hAnsi="Times New Roman" w:cs="Times New Roman"/>
          <w:sz w:val="24"/>
          <w:szCs w:val="24"/>
          <w:highlight w:val="green"/>
          <w:lang w:val="la-Latn" w:eastAsia="de-DE"/>
        </w:rPr>
        <w:t>ALTERIUS ECCLESIAM SUBRIPERE</w:t>
      </w:r>
      <w:r w:rsidR="009B2994" w:rsidRPr="007A06F5">
        <w:rPr>
          <w:rFonts w:ascii="Times New Roman" w:eastAsia="Times New Roman" w:hAnsi="Times New Roman" w:cs="Times New Roman"/>
          <w:sz w:val="24"/>
          <w:szCs w:val="24"/>
          <w:highlight w:val="green"/>
          <w:lang w:val="la-Latn" w:eastAsia="de-DE"/>
        </w:rPr>
        <w:t xml:space="preserve">. </w:t>
      </w:r>
    </w:p>
    <w:p w14:paraId="72C3E831" w14:textId="7DB7A17A"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 xml:space="preserve">Si </w:t>
      </w:r>
      <w:r w:rsidRPr="007A06F5">
        <w:rPr>
          <w:rFonts w:ascii="Times New Roman" w:eastAsia="Times New Roman" w:hAnsi="Times New Roman" w:cs="Times New Roman"/>
          <w:i/>
          <w:iCs/>
          <w:sz w:val="24"/>
          <w:szCs w:val="24"/>
          <w:highlight w:val="green"/>
          <w:lang w:val="la-Latn" w:eastAsia="de-DE"/>
        </w:rPr>
        <w:t>quis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inventus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fuerit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alicui</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clerico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laico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munera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dare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dedisse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ecclesiam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alterius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subripiat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sciat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hac</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rapina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seva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cupiditate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gradum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amisurum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carceris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erumna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longo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tempore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poenitentiam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agendo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detinendum</w:t>
      </w:r>
      <w:r w:rsidR="009B2994" w:rsidRPr="007A06F5">
        <w:rPr>
          <w:rFonts w:ascii="Times New Roman" w:eastAsia="Times New Roman" w:hAnsi="Times New Roman" w:cs="Times New Roman"/>
          <w:sz w:val="24"/>
          <w:szCs w:val="24"/>
          <w:highlight w:val="green"/>
          <w:lang w:val="la-Latn" w:eastAsia="de-DE"/>
        </w:rPr>
        <w:t xml:space="preserve">. </w:t>
      </w:r>
    </w:p>
    <w:p w14:paraId="3305FA55" w14:textId="7D69D7C1"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XX</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PRESBITERIS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HABUERE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CONIUGIA</w:t>
      </w:r>
      <w:r w:rsidR="009B2994" w:rsidRPr="007A06F5">
        <w:rPr>
          <w:rFonts w:ascii="Times New Roman" w:eastAsia="Times New Roman" w:hAnsi="Times New Roman" w:cs="Times New Roman"/>
          <w:sz w:val="24"/>
          <w:szCs w:val="24"/>
          <w:highlight w:val="green"/>
          <w:lang w:val="la-Latn" w:eastAsia="de-DE"/>
        </w:rPr>
        <w:t xml:space="preserve">. </w:t>
      </w:r>
    </w:p>
    <w:p w14:paraId="68A8BFAA" w14:textId="64B91BFC"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Quicumque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discernit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presbitero</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uxorem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habuit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ministrante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oblatione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percipere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anathema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sit</w:t>
      </w:r>
      <w:r w:rsidR="009B2994" w:rsidRPr="007A06F5">
        <w:rPr>
          <w:rFonts w:ascii="Times New Roman" w:eastAsia="Times New Roman" w:hAnsi="Times New Roman" w:cs="Times New Roman"/>
          <w:sz w:val="24"/>
          <w:szCs w:val="24"/>
          <w:highlight w:val="green"/>
          <w:lang w:val="la-Latn" w:eastAsia="de-DE"/>
        </w:rPr>
        <w:t xml:space="preserve">. </w:t>
      </w:r>
    </w:p>
    <w:p w14:paraId="07A75112"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XXI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PRESBITERI HONOREM HABEANT</w:t>
      </w:r>
      <w:r w:rsidR="009B2994" w:rsidRPr="007A06F5">
        <w:rPr>
          <w:rFonts w:ascii="Times New Roman" w:eastAsia="Times New Roman" w:hAnsi="Times New Roman" w:cs="Times New Roman"/>
          <w:sz w:val="24"/>
          <w:szCs w:val="24"/>
          <w:highlight w:val="green"/>
          <w:lang w:val="la-Latn" w:eastAsia="de-DE"/>
        </w:rPr>
        <w:t xml:space="preserve">. </w:t>
      </w:r>
    </w:p>
    <w:p w14:paraId="0077440B" w14:textId="6087084A"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diaconum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coram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iussiorie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sedeat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Similiter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diaconus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honore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habeatur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ab</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obsequentibus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est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subdiaconis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omnibus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clericis</w:t>
      </w:r>
      <w:r w:rsidR="009B2994" w:rsidRPr="007A06F5">
        <w:rPr>
          <w:rFonts w:ascii="Times New Roman" w:eastAsia="Times New Roman" w:hAnsi="Times New Roman" w:cs="Times New Roman"/>
          <w:sz w:val="24"/>
          <w:szCs w:val="24"/>
          <w:highlight w:val="green"/>
          <w:lang w:val="la-Latn" w:eastAsia="de-DE"/>
        </w:rPr>
        <w:t xml:space="preserve">. </w:t>
      </w:r>
    </w:p>
    <w:p w14:paraId="6DBCBC55"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XXII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NON LICET IN XLMA FESTA CELEBRARE</w:t>
      </w:r>
      <w:r w:rsidR="009B2994" w:rsidRPr="007A06F5">
        <w:rPr>
          <w:rFonts w:ascii="Times New Roman" w:eastAsia="Times New Roman" w:hAnsi="Times New Roman" w:cs="Times New Roman"/>
          <w:sz w:val="24"/>
          <w:szCs w:val="24"/>
          <w:highlight w:val="green"/>
          <w:lang w:val="la-Latn" w:eastAsia="de-DE"/>
        </w:rPr>
        <w:t xml:space="preserve">. </w:t>
      </w:r>
    </w:p>
    <w:p w14:paraId="42419F4F" w14:textId="7442790C" w:rsidR="00865B57" w:rsidRPr="007A06F5" w:rsidRDefault="00A83A64" w:rsidP="00865B57">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lastRenderedPageBreak/>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quadragesima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panem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benedictionis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offerri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nisi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sabbato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dominica</w:t>
      </w:r>
      <w:r w:rsidR="00762AD2" w:rsidRPr="007A06F5">
        <w:rPr>
          <w:rFonts w:ascii="Times New Roman" w:eastAsia="Times New Roman" w:hAnsi="Times New Roman" w:cs="Times New Roman"/>
          <w:sz w:val="24"/>
          <w:szCs w:val="24"/>
          <w:highlight w:val="green"/>
          <w:lang w:val="la-Latn" w:eastAsia="de-DE"/>
        </w:rPr>
        <w:t>,</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id est natalicia vel festa sanctorum celebrare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hAnsi="Times New Roman" w:cs="Times New Roman"/>
          <w:highlight w:val="green"/>
          <w:lang w:val="la-Latn"/>
        </w:rPr>
        <w:t xml:space="preserve">/ </w:t>
      </w:r>
    </w:p>
    <w:p w14:paraId="6A2DE3DB" w14:textId="434DCEB3" w:rsidR="00865B57" w:rsidRPr="007A06F5" w:rsidRDefault="00A83A64" w:rsidP="00865B57">
      <w:pPr>
        <w:pStyle w:val="Normlnweb"/>
        <w:spacing w:before="0" w:beforeAutospacing="0" w:after="120" w:afterAutospacing="0"/>
        <w:rPr>
          <w:highlight w:val="green"/>
          <w:lang w:val="la-Latn"/>
        </w:rPr>
      </w:pPr>
      <w:r w:rsidRPr="007A06F5">
        <w:rPr>
          <w:highlight w:val="green"/>
          <w:lang w:val="la-Latn"/>
        </w:rPr>
        <w:t>XXIII</w:t>
      </w:r>
      <w:r w:rsidR="009B2994" w:rsidRPr="007A06F5">
        <w:rPr>
          <w:highlight w:val="green"/>
          <w:lang w:val="la-Latn"/>
        </w:rPr>
        <w:t xml:space="preserve">. </w:t>
      </w:r>
      <w:r w:rsidRPr="007A06F5">
        <w:rPr>
          <w:i/>
          <w:iCs/>
          <w:highlight w:val="green"/>
          <w:lang w:val="la-Latn"/>
        </w:rPr>
        <w:t>NON</w:t>
      </w:r>
      <w:r w:rsidRPr="007A06F5">
        <w:rPr>
          <w:highlight w:val="green"/>
          <w:lang w:val="la-Latn"/>
        </w:rPr>
        <w:t xml:space="preserve"> </w:t>
      </w:r>
      <w:r w:rsidRPr="007A06F5">
        <w:rPr>
          <w:i/>
          <w:iCs/>
          <w:highlight w:val="green"/>
          <w:lang w:val="la-Latn"/>
        </w:rPr>
        <w:t>LICERE</w:t>
      </w:r>
      <w:r w:rsidRPr="007A06F5">
        <w:rPr>
          <w:highlight w:val="green"/>
          <w:lang w:val="la-Latn"/>
        </w:rPr>
        <w:t xml:space="preserve"> </w:t>
      </w:r>
      <w:r w:rsidRPr="007A06F5">
        <w:rPr>
          <w:i/>
          <w:iCs/>
          <w:highlight w:val="green"/>
          <w:lang w:val="la-Latn"/>
        </w:rPr>
        <w:t>CLERICIS</w:t>
      </w:r>
      <w:r w:rsidRPr="007A06F5">
        <w:rPr>
          <w:highlight w:val="green"/>
          <w:lang w:val="la-Latn"/>
        </w:rPr>
        <w:t xml:space="preserve"> </w:t>
      </w:r>
      <w:r w:rsidRPr="007A06F5">
        <w:rPr>
          <w:i/>
          <w:iCs/>
          <w:highlight w:val="green"/>
          <w:lang w:val="la-Latn"/>
        </w:rPr>
        <w:t>SPECTACULIS</w:t>
      </w:r>
      <w:r w:rsidR="009B2994" w:rsidRPr="007A06F5">
        <w:rPr>
          <w:highlight w:val="green"/>
          <w:lang w:val="la-Latn"/>
        </w:rPr>
        <w:t xml:space="preserve"> </w:t>
      </w:r>
      <w:r w:rsidRPr="007A06F5">
        <w:rPr>
          <w:i/>
          <w:iCs/>
          <w:highlight w:val="green"/>
          <w:lang w:val="la-Latn"/>
        </w:rPr>
        <w:t>LUDICHRIS</w:t>
      </w:r>
      <w:r w:rsidR="009B2994" w:rsidRPr="007A06F5">
        <w:rPr>
          <w:highlight w:val="green"/>
          <w:lang w:val="la-Latn"/>
        </w:rPr>
        <w:t xml:space="preserve"> </w:t>
      </w:r>
      <w:r w:rsidRPr="007A06F5">
        <w:rPr>
          <w:i/>
          <w:iCs/>
          <w:highlight w:val="green"/>
          <w:lang w:val="la-Latn"/>
        </w:rPr>
        <w:t>INTERESSE</w:t>
      </w:r>
      <w:r w:rsidR="009B2994" w:rsidRPr="007A06F5">
        <w:rPr>
          <w:highlight w:val="green"/>
          <w:lang w:val="la-Latn"/>
        </w:rPr>
        <w:t xml:space="preserve">. </w:t>
      </w:r>
    </w:p>
    <w:p w14:paraId="7A7F41C5" w14:textId="7E6DFE84"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sacerdotes</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clericos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quibuscumque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spectaculis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cęnis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in </w:t>
      </w:r>
      <w:r w:rsidRPr="007A06F5">
        <w:rPr>
          <w:rFonts w:ascii="Times New Roman" w:eastAsia="Times New Roman" w:hAnsi="Times New Roman" w:cs="Times New Roman"/>
          <w:i/>
          <w:iCs/>
          <w:sz w:val="24"/>
          <w:szCs w:val="24"/>
          <w:highlight w:val="green"/>
          <w:lang w:val="la-Latn" w:eastAsia="de-DE"/>
        </w:rPr>
        <w:t>nuptiis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interesse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sed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antequam</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thimelici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ingrediantur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exsurgere</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eos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convenit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atque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inde</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decedere</w:t>
      </w:r>
      <w:r w:rsidR="009B2994" w:rsidRPr="007A06F5">
        <w:rPr>
          <w:rFonts w:ascii="Times New Roman" w:eastAsia="Times New Roman" w:hAnsi="Times New Roman" w:cs="Times New Roman"/>
          <w:sz w:val="24"/>
          <w:szCs w:val="24"/>
          <w:highlight w:val="green"/>
          <w:lang w:val="la-Latn" w:eastAsia="de-DE"/>
        </w:rPr>
        <w:t xml:space="preserve">. </w:t>
      </w:r>
    </w:p>
    <w:p w14:paraId="2574A5E2"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XXIV</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NON LICERE MISS AM CANTARE IN DOMO</w:t>
      </w:r>
      <w:r w:rsidR="009B2994" w:rsidRPr="007A06F5">
        <w:rPr>
          <w:rFonts w:ascii="Times New Roman" w:eastAsia="Times New Roman" w:hAnsi="Times New Roman" w:cs="Times New Roman"/>
          <w:sz w:val="24"/>
          <w:szCs w:val="24"/>
          <w:highlight w:val="green"/>
          <w:lang w:val="la-Latn" w:eastAsia="de-DE"/>
        </w:rPr>
        <w:t xml:space="preserve">. </w:t>
      </w:r>
    </w:p>
    <w:p w14:paraId="3210A529" w14:textId="1AFF7CA6"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in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domibus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oblationes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celebrari</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ab</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episcopis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vel</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presbiteris</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id est missam </w:t>
      </w:r>
      <w:r w:rsidRPr="007A06F5">
        <w:rPr>
          <w:rFonts w:ascii="Times New Roman" w:eastAsia="Times New Roman" w:hAnsi="Times New Roman" w:cs="Times New Roman"/>
          <w:sz w:val="24"/>
          <w:szCs w:val="24"/>
          <w:highlight w:val="green"/>
          <w:lang w:val="la-Latn" w:eastAsia="de-DE"/>
        </w:rPr>
        <w:t>cantare</w:t>
      </w:r>
      <w:r w:rsidR="009B2994" w:rsidRPr="007A06F5">
        <w:rPr>
          <w:rFonts w:ascii="Times New Roman" w:eastAsia="Times New Roman" w:hAnsi="Times New Roman" w:cs="Times New Roman"/>
          <w:sz w:val="24"/>
          <w:szCs w:val="24"/>
          <w:highlight w:val="green"/>
          <w:lang w:val="la-Latn" w:eastAsia="de-DE"/>
        </w:rPr>
        <w:t xml:space="preserve">. </w:t>
      </w:r>
    </w:p>
    <w:p w14:paraId="441ACF67" w14:textId="77777777" w:rsidR="00865B57"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XXV</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 CONCILIO CALCIDONENSE</w:t>
      </w:r>
      <w:r w:rsidR="009B2994" w:rsidRPr="007A06F5">
        <w:rPr>
          <w:rFonts w:ascii="Times New Roman" w:eastAsia="Times New Roman" w:hAnsi="Times New Roman" w:cs="Times New Roman"/>
          <w:sz w:val="24"/>
          <w:szCs w:val="24"/>
          <w:highlight w:val="green"/>
          <w:lang w:val="la-Latn" w:eastAsia="de-DE"/>
        </w:rPr>
        <w:t xml:space="preserve">. </w:t>
      </w:r>
    </w:p>
    <w:p w14:paraId="48EB3C45" w14:textId="565DBB0E" w:rsidR="00A83A64" w:rsidRPr="007A06F5" w:rsidRDefault="00A83A64" w:rsidP="00450DB4">
      <w:pPr>
        <w:spacing w:after="120"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i/>
          <w:iCs/>
          <w:sz w:val="24"/>
          <w:szCs w:val="24"/>
          <w:highlight w:val="green"/>
          <w:lang w:val="la-Latn" w:eastAsia="de-DE"/>
        </w:rPr>
        <w:t>Quod</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non</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oporteat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episcopos</w:t>
      </w:r>
      <w:r w:rsidR="00865B57"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aut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quemlibet</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ex</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clero</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per</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pecunias</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i/>
          <w:iCs/>
          <w:sz w:val="24"/>
          <w:szCs w:val="24"/>
          <w:highlight w:val="green"/>
          <w:lang w:val="la-Latn" w:eastAsia="de-DE"/>
        </w:rPr>
        <w:t>ordinari</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qui 95 utrique deponendi sunt</w:t>
      </w:r>
      <w:r w:rsidR="009B2994" w:rsidRPr="007A06F5">
        <w:rPr>
          <w:rFonts w:ascii="Times New Roman" w:eastAsia="Times New Roman" w:hAnsi="Times New Roman" w:cs="Times New Roman"/>
          <w:sz w:val="24"/>
          <w:szCs w:val="24"/>
          <w:highlight w:val="green"/>
          <w:lang w:val="la-Latn" w:eastAsia="de-DE"/>
        </w:rPr>
        <w:t xml:space="preserve">, </w:t>
      </w:r>
      <w:r w:rsidR="00865B57" w:rsidRPr="007A06F5">
        <w:rPr>
          <w:rFonts w:ascii="Times New Roman" w:eastAsia="Times New Roman" w:hAnsi="Times New Roman" w:cs="Times New Roman"/>
          <w:sz w:val="24"/>
          <w:szCs w:val="24"/>
          <w:highlight w:val="green"/>
          <w:lang w:val="la-Latn" w:eastAsia="de-DE"/>
        </w:rPr>
        <w:t xml:space="preserve">et qui </w:t>
      </w:r>
      <w:r w:rsidRPr="007A06F5">
        <w:rPr>
          <w:rFonts w:ascii="Times New Roman" w:eastAsia="Times New Roman" w:hAnsi="Times New Roman" w:cs="Times New Roman"/>
          <w:sz w:val="24"/>
          <w:szCs w:val="24"/>
          <w:highlight w:val="green"/>
          <w:lang w:val="la-Latn" w:eastAsia="de-DE"/>
        </w:rPr>
        <w:t>ordinet et qui ordinantur</w:t>
      </w:r>
      <w:r w:rsidR="009B2994"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nec non et qui mediator inter eos</w:t>
      </w:r>
      <w:r w:rsidR="009B2994" w:rsidRPr="007A06F5">
        <w:rPr>
          <w:rFonts w:ascii="Times New Roman" w:eastAsia="Times New Roman" w:hAnsi="Times New Roman" w:cs="Times New Roman"/>
          <w:sz w:val="24"/>
          <w:szCs w:val="24"/>
          <w:highlight w:val="green"/>
          <w:lang w:val="la-Latn" w:eastAsia="de-DE"/>
        </w:rPr>
        <w:t xml:space="preserve">. </w:t>
      </w:r>
    </w:p>
    <w:p w14:paraId="03740899" w14:textId="77777777" w:rsidR="00BA5266" w:rsidRPr="007A06F5" w:rsidRDefault="00BA5266" w:rsidP="00450DB4">
      <w:pPr>
        <w:spacing w:after="120" w:line="240" w:lineRule="auto"/>
        <w:rPr>
          <w:rFonts w:ascii="Times New Roman" w:hAnsi="Times New Roman" w:cs="Times New Roman"/>
          <w:lang w:val="la-Latn"/>
        </w:rPr>
      </w:pPr>
    </w:p>
    <w:p w14:paraId="157A8DC8" w14:textId="77777777" w:rsidR="00BA5266"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172" w:name="_Toc194615193"/>
      <w:r w:rsidR="00AE1234" w:rsidRPr="007A06F5">
        <w:rPr>
          <w:rFonts w:ascii="Times New Roman" w:hAnsi="Times New Roman" w:cs="Times New Roman"/>
          <w:b/>
          <w:color w:val="000000" w:themeColor="text1"/>
          <w:sz w:val="28"/>
          <w:szCs w:val="28"/>
          <w:lang w:val="la-Latn"/>
        </w:rPr>
        <w:t xml:space="preserve">Capitula SINODI UUORMACENSIS, </w:t>
      </w:r>
      <w:r w:rsidRPr="007A06F5">
        <w:rPr>
          <w:rFonts w:ascii="Times New Roman" w:hAnsi="Times New Roman" w:cs="Times New Roman"/>
          <w:b/>
          <w:color w:val="000000" w:themeColor="text1"/>
          <w:sz w:val="28"/>
          <w:szCs w:val="28"/>
          <w:lang w:val="la-Latn"/>
        </w:rPr>
        <w:t>106r-152v</w:t>
      </w:r>
      <w:bookmarkEnd w:id="172"/>
    </w:p>
    <w:p w14:paraId="199DEDFA" w14:textId="646FE4C4" w:rsidR="00BA5266" w:rsidRPr="007A06F5" w:rsidRDefault="0069631A" w:rsidP="005F2D43">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Nach der Inskription Incipiunt (un</w:t>
      </w:r>
      <w:r w:rsidR="00AE1234" w:rsidRPr="007A06F5">
        <w:rPr>
          <w:rFonts w:ascii="Times New Roman" w:hAnsi="Times New Roman" w:cs="Times New Roman"/>
          <w:lang w:val="la-Latn"/>
        </w:rPr>
        <w:t>d</w:t>
      </w:r>
      <w:r w:rsidR="00BA5266" w:rsidRPr="007A06F5">
        <w:rPr>
          <w:rFonts w:ascii="Times New Roman" w:hAnsi="Times New Roman" w:cs="Times New Roman"/>
          <w:lang w:val="la-Latn"/>
        </w:rPr>
        <w:t xml:space="preserve"> über der Zeile) capitula SINODI UUORMACENSIS: Sammlung von 178 (de facto 181) Kapiteln mit vorangestellter Capitulatio, Kanones des Konzils von Worms (a. 868) und kanonistisch-patristischen Anhängen (Capitula</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Theodulfs von Orléans, Capitula</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II Hinkmars von Reims</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xml:space="preserve"> a.), vgl. die ausführliche Analyse von </w:t>
      </w:r>
      <w:r w:rsidR="004C79B1" w:rsidRPr="007A06F5">
        <w:rPr>
          <w:rFonts w:ascii="Times New Roman" w:hAnsi="Times New Roman" w:cs="Times New Roman"/>
          <w:lang w:val="la-Latn"/>
        </w:rPr>
        <w:t xml:space="preserve">Victor </w:t>
      </w:r>
      <w:r w:rsidR="00BA5266" w:rsidRPr="007A06F5">
        <w:rPr>
          <w:rFonts w:ascii="Times New Roman" w:hAnsi="Times New Roman" w:cs="Times New Roman"/>
          <w:lang w:val="la-Latn"/>
        </w:rPr>
        <w:t xml:space="preserve">Krause, </w:t>
      </w:r>
      <w:r w:rsidR="004C79B1" w:rsidRPr="007A06F5">
        <w:rPr>
          <w:rFonts w:ascii="Times New Roman" w:hAnsi="Times New Roman" w:cs="Times New Roman"/>
          <w:i/>
          <w:lang w:val="la-Latn"/>
        </w:rPr>
        <w:t>Die Münchener Handschriften 3851, 3853 mit einer Compilation von 181 Wormser Schlüssen</w:t>
      </w:r>
      <w:r w:rsidR="004C79B1" w:rsidRPr="007A06F5">
        <w:rPr>
          <w:rFonts w:ascii="Times New Roman" w:hAnsi="Times New Roman" w:cs="Times New Roman"/>
          <w:lang w:val="la-Latn"/>
        </w:rPr>
        <w:t>, NA 19, 1894, 85-139</w:t>
      </w:r>
      <w:r w:rsidR="00BA5266" w:rsidRPr="007A06F5">
        <w:rPr>
          <w:rFonts w:ascii="Times New Roman" w:hAnsi="Times New Roman" w:cs="Times New Roman"/>
          <w:lang w:val="la-Latn"/>
        </w:rPr>
        <w:t xml:space="preserve">, S. 96 ff.; </w:t>
      </w:r>
      <w:r w:rsidR="004C79B1" w:rsidRPr="007A06F5">
        <w:rPr>
          <w:rFonts w:ascii="Times New Roman" w:hAnsi="Times New Roman" w:cs="Times New Roman"/>
          <w:lang w:val="la-Latn"/>
        </w:rPr>
        <w:t xml:space="preserve">Silke Hansen, </w:t>
      </w:r>
      <w:r w:rsidR="004C79B1" w:rsidRPr="007A06F5">
        <w:rPr>
          <w:rFonts w:ascii="Times New Roman" w:hAnsi="Times New Roman" w:cs="Times New Roman"/>
          <w:i/>
          <w:lang w:val="la-Latn"/>
        </w:rPr>
        <w:t>Die Rechtscorpora in den Handschriften Clm 3853, Heiligenkreuz 217 und Par. Lat. 3878</w:t>
      </w:r>
      <w:r w:rsidR="004C79B1" w:rsidRPr="007A06F5">
        <w:rPr>
          <w:rFonts w:ascii="Times New Roman" w:hAnsi="Times New Roman" w:cs="Times New Roman"/>
          <w:lang w:val="la-Latn"/>
        </w:rPr>
        <w:t>, Tübingen, Univ., Magister-Arb., 1992</w:t>
      </w:r>
      <w:r w:rsidR="00BA5266" w:rsidRPr="007A06F5">
        <w:rPr>
          <w:rFonts w:ascii="Times New Roman" w:hAnsi="Times New Roman" w:cs="Times New Roman"/>
          <w:lang w:val="la-Latn"/>
        </w:rPr>
        <w:t>, S. 37-41, mit zusätzlichen Identifikationen. Dieselbe Komposition findet sich auch in dem neuzeitlichen Cod. Dresden, Sächsische Landesbibliothek, A 157 (18. Jh.; Vorbesitzer Johann Andreas Schmidt [† 1726], vgl. Hartmann, Konzil von Worms 868, S. 25 Anm. 43).</w:t>
      </w:r>
      <w:r w:rsidR="005F2D43" w:rsidRPr="007A06F5">
        <w:rPr>
          <w:rFonts w:ascii="Times New Roman" w:hAnsi="Times New Roman" w:cs="Times New Roman"/>
          <w:lang w:val="la-Latn"/>
        </w:rPr>
        <w:t xml:space="preserve"> Hartmann, Wilfried, Das Konzil von Worms 868. Überlieferung und Bedeutung. Göttingen (1977)</w:t>
      </w:r>
    </w:p>
    <w:p w14:paraId="290C8275" w14:textId="059159C7" w:rsidR="009376ED" w:rsidRPr="007A06F5" w:rsidRDefault="00ED1645" w:rsidP="009376ED">
      <w:pPr>
        <w:pStyle w:val="Normlnweb"/>
        <w:rPr>
          <w:color w:val="FF0000"/>
          <w:lang w:val="la-Latn"/>
        </w:rPr>
      </w:pPr>
      <w:r w:rsidRPr="007A06F5">
        <w:rPr>
          <w:color w:val="FF0000"/>
          <w:lang w:val="la-Latn"/>
        </w:rPr>
        <w:t xml:space="preserve">Incipiunt capitula SINODI </w:t>
      </w:r>
      <w:commentRangeStart w:id="173"/>
      <w:r w:rsidRPr="007A06F5">
        <w:rPr>
          <w:color w:val="FF0000"/>
          <w:lang w:val="la-Latn"/>
        </w:rPr>
        <w:t>WORMACENSIS</w:t>
      </w:r>
      <w:commentRangeEnd w:id="173"/>
      <w:r w:rsidR="00C173B1" w:rsidRPr="007A06F5">
        <w:rPr>
          <w:rStyle w:val="Odkaznakoment"/>
          <w:rFonts w:eastAsiaTheme="minorHAnsi"/>
          <w:lang w:val="la-Latn" w:eastAsia="en-US"/>
        </w:rPr>
        <w:commentReference w:id="173"/>
      </w:r>
      <w:r w:rsidR="009376ED" w:rsidRPr="007A06F5">
        <w:rPr>
          <w:color w:val="FF0000"/>
          <w:lang w:val="la-Latn"/>
        </w:rPr>
        <w:t xml:space="preserve"> </w:t>
      </w:r>
    </w:p>
    <w:p w14:paraId="6C678E8B" w14:textId="49118AC1" w:rsidR="009376ED" w:rsidRPr="007A06F5" w:rsidRDefault="009376ED" w:rsidP="00724342">
      <w:pPr>
        <w:pStyle w:val="Normlnweb"/>
        <w:spacing w:before="0" w:beforeAutospacing="0" w:after="120" w:afterAutospacing="0"/>
        <w:rPr>
          <w:lang w:val="la-Latn"/>
        </w:rPr>
      </w:pPr>
      <w:r w:rsidRPr="007A06F5">
        <w:rPr>
          <w:lang w:val="la-Latn"/>
        </w:rPr>
        <w:t>I</w:t>
      </w:r>
      <w:r w:rsidR="0069631A" w:rsidRPr="007A06F5">
        <w:rPr>
          <w:lang w:val="la-Latn"/>
        </w:rPr>
        <w:t xml:space="preserve">. </w:t>
      </w:r>
      <w:r w:rsidRPr="007A06F5">
        <w:rPr>
          <w:lang w:val="la-Latn"/>
        </w:rPr>
        <w:t>Professio</w:t>
      </w:r>
      <w:r w:rsidR="0069631A" w:rsidRPr="007A06F5">
        <w:rPr>
          <w:lang w:val="la-Latn"/>
        </w:rPr>
        <w:t xml:space="preserve"> </w:t>
      </w:r>
      <w:r w:rsidRPr="007A06F5">
        <w:rPr>
          <w:lang w:val="la-Latn"/>
        </w:rPr>
        <w:t>fidei episcoporum apud Wormaciam civitatem</w:t>
      </w:r>
      <w:r w:rsidR="0069631A" w:rsidRPr="007A06F5">
        <w:rPr>
          <w:lang w:val="la-Latn"/>
        </w:rPr>
        <w:t xml:space="preserve"> </w:t>
      </w:r>
      <w:r w:rsidR="00174AED" w:rsidRPr="007A06F5">
        <w:rPr>
          <w:lang w:val="la-Latn"/>
        </w:rPr>
        <w:t>congre</w:t>
      </w:r>
      <w:r w:rsidRPr="007A06F5">
        <w:rPr>
          <w:lang w:val="la-Latn"/>
        </w:rPr>
        <w:t>gatorum</w:t>
      </w:r>
      <w:r w:rsidR="0069631A" w:rsidRPr="007A06F5">
        <w:rPr>
          <w:lang w:val="la-Latn"/>
        </w:rPr>
        <w:t xml:space="preserve">. </w:t>
      </w:r>
    </w:p>
    <w:p w14:paraId="7D8FD80C" w14:textId="311DF2CF" w:rsidR="009376ED" w:rsidRPr="007A06F5" w:rsidRDefault="009376ED" w:rsidP="00724342">
      <w:pPr>
        <w:pStyle w:val="Normlnweb"/>
        <w:spacing w:before="0" w:beforeAutospacing="0" w:after="120" w:afterAutospacing="0"/>
        <w:rPr>
          <w:lang w:val="la-Latn"/>
        </w:rPr>
      </w:pPr>
      <w:r w:rsidRPr="007A06F5">
        <w:rPr>
          <w:lang w:val="la-Latn"/>
        </w:rPr>
        <w:t>II</w:t>
      </w:r>
      <w:r w:rsidR="0069631A" w:rsidRPr="007A06F5">
        <w:rPr>
          <w:lang w:val="la-Latn"/>
        </w:rPr>
        <w:t xml:space="preserve">. </w:t>
      </w:r>
      <w:r w:rsidRPr="007A06F5">
        <w:rPr>
          <w:lang w:val="la-Latn"/>
        </w:rPr>
        <w:t>Sub qua</w:t>
      </w:r>
      <w:r w:rsidR="0069631A" w:rsidRPr="007A06F5">
        <w:rPr>
          <w:lang w:val="la-Latn"/>
        </w:rPr>
        <w:t xml:space="preserve"> </w:t>
      </w:r>
      <w:r w:rsidRPr="007A06F5">
        <w:rPr>
          <w:lang w:val="la-Latn"/>
        </w:rPr>
        <w:t>cauta</w:t>
      </w:r>
      <w:r w:rsidR="0069631A" w:rsidRPr="007A06F5">
        <w:rPr>
          <w:lang w:val="la-Latn"/>
        </w:rPr>
        <w:t xml:space="preserve"> </w:t>
      </w:r>
      <w:r w:rsidRPr="007A06F5">
        <w:rPr>
          <w:lang w:val="la-Latn"/>
        </w:rPr>
        <w:t>consideratione erga paenitentes sacerdos existere debeat</w:t>
      </w:r>
      <w:r w:rsidR="0069631A" w:rsidRPr="007A06F5">
        <w:rPr>
          <w:lang w:val="la-Latn"/>
        </w:rPr>
        <w:t xml:space="preserve">. </w:t>
      </w:r>
    </w:p>
    <w:p w14:paraId="101F5210" w14:textId="68B088EF" w:rsidR="009376ED" w:rsidRPr="007A06F5" w:rsidRDefault="009376ED" w:rsidP="00724342">
      <w:pPr>
        <w:pStyle w:val="Normlnweb"/>
        <w:spacing w:before="0" w:beforeAutospacing="0" w:after="120" w:afterAutospacing="0"/>
        <w:rPr>
          <w:lang w:val="la-Latn"/>
        </w:rPr>
      </w:pPr>
      <w:r w:rsidRPr="007A06F5">
        <w:rPr>
          <w:lang w:val="la-Latn"/>
        </w:rPr>
        <w:t>III</w:t>
      </w:r>
      <w:r w:rsidR="0069631A" w:rsidRPr="007A06F5">
        <w:rPr>
          <w:lang w:val="la-Latn"/>
        </w:rPr>
        <w:t xml:space="preserve">. </w:t>
      </w:r>
      <w:r w:rsidRPr="007A06F5">
        <w:rPr>
          <w:lang w:val="la-Latn"/>
        </w:rPr>
        <w:t>De eo</w:t>
      </w:r>
      <w:r w:rsidR="0069631A" w:rsidRPr="007A06F5">
        <w:rPr>
          <w:lang w:val="la-Latn"/>
        </w:rPr>
        <w:t xml:space="preserve">, </w:t>
      </w:r>
      <w:r w:rsidRPr="007A06F5">
        <w:rPr>
          <w:lang w:val="la-Latn"/>
        </w:rPr>
        <w:t>qui meditatione odii vel propter</w:t>
      </w:r>
      <w:r w:rsidR="0069631A" w:rsidRPr="007A06F5">
        <w:rPr>
          <w:lang w:val="la-Latn"/>
        </w:rPr>
        <w:t xml:space="preserve"> </w:t>
      </w:r>
      <w:r w:rsidR="00174AED" w:rsidRPr="007A06F5">
        <w:rPr>
          <w:lang w:val="la-Latn"/>
        </w:rPr>
        <w:t>avaritiam paganum oc</w:t>
      </w:r>
      <w:r w:rsidRPr="007A06F5">
        <w:rPr>
          <w:lang w:val="la-Latn"/>
        </w:rPr>
        <w:t>ciderit</w:t>
      </w:r>
      <w:r w:rsidR="0069631A" w:rsidRPr="007A06F5">
        <w:rPr>
          <w:lang w:val="la-Latn"/>
        </w:rPr>
        <w:t xml:space="preserve">. </w:t>
      </w:r>
    </w:p>
    <w:p w14:paraId="1C9BEBE8" w14:textId="71CFF71E" w:rsidR="009376ED" w:rsidRPr="007A06F5" w:rsidRDefault="009376ED" w:rsidP="00724342">
      <w:pPr>
        <w:pStyle w:val="Normlnweb"/>
        <w:spacing w:before="0" w:beforeAutospacing="0" w:after="120" w:afterAutospacing="0"/>
        <w:rPr>
          <w:lang w:val="la-Latn"/>
        </w:rPr>
      </w:pPr>
      <w:r w:rsidRPr="007A06F5">
        <w:rPr>
          <w:lang w:val="la-Latn"/>
        </w:rPr>
        <w:t>IIII</w:t>
      </w:r>
      <w:r w:rsidR="0069631A" w:rsidRPr="007A06F5">
        <w:rPr>
          <w:lang w:val="la-Latn"/>
        </w:rPr>
        <w:t xml:space="preserve">. </w:t>
      </w:r>
      <w:r w:rsidRPr="007A06F5">
        <w:rPr>
          <w:lang w:val="la-Latn"/>
        </w:rPr>
        <w:t>De eo</w:t>
      </w:r>
      <w:r w:rsidR="0069631A" w:rsidRPr="007A06F5">
        <w:rPr>
          <w:lang w:val="la-Latn"/>
        </w:rPr>
        <w:t xml:space="preserve">, </w:t>
      </w:r>
      <w:r w:rsidRPr="007A06F5">
        <w:rPr>
          <w:lang w:val="la-Latn"/>
        </w:rPr>
        <w:t>qui insaniens hominem</w:t>
      </w:r>
      <w:r w:rsidR="0069631A" w:rsidRPr="007A06F5">
        <w:rPr>
          <w:lang w:val="la-Latn"/>
        </w:rPr>
        <w:t xml:space="preserve"> </w:t>
      </w:r>
      <w:r w:rsidRPr="007A06F5">
        <w:rPr>
          <w:lang w:val="la-Latn"/>
        </w:rPr>
        <w:t>occiderit</w:t>
      </w:r>
      <w:r w:rsidR="0069631A" w:rsidRPr="007A06F5">
        <w:rPr>
          <w:lang w:val="la-Latn"/>
        </w:rPr>
        <w:t xml:space="preserve">. </w:t>
      </w:r>
    </w:p>
    <w:p w14:paraId="72DF3566" w14:textId="4104FD15" w:rsidR="009376ED" w:rsidRPr="007A06F5" w:rsidRDefault="009376ED" w:rsidP="00724342">
      <w:pPr>
        <w:pStyle w:val="Normlnweb"/>
        <w:spacing w:before="0" w:beforeAutospacing="0" w:after="120" w:afterAutospacing="0"/>
        <w:rPr>
          <w:lang w:val="la-Latn"/>
        </w:rPr>
      </w:pPr>
      <w:r w:rsidRPr="007A06F5">
        <w:rPr>
          <w:lang w:val="la-Latn"/>
        </w:rPr>
        <w:t>V</w:t>
      </w:r>
      <w:r w:rsidR="0069631A" w:rsidRPr="007A06F5">
        <w:rPr>
          <w:lang w:val="la-Latn"/>
        </w:rPr>
        <w:t xml:space="preserve">. </w:t>
      </w:r>
      <w:r w:rsidRPr="007A06F5">
        <w:rPr>
          <w:lang w:val="la-Latn"/>
        </w:rPr>
        <w:t>De eo</w:t>
      </w:r>
      <w:r w:rsidR="0069631A" w:rsidRPr="007A06F5">
        <w:rPr>
          <w:lang w:val="la-Latn"/>
        </w:rPr>
        <w:t xml:space="preserve">, </w:t>
      </w:r>
      <w:r w:rsidRPr="007A06F5">
        <w:rPr>
          <w:lang w:val="la-Latn"/>
        </w:rPr>
        <w:t>qui arborem incidit</w:t>
      </w:r>
      <w:r w:rsidR="0069631A" w:rsidRPr="007A06F5">
        <w:rPr>
          <w:lang w:val="la-Latn"/>
        </w:rPr>
        <w:t xml:space="preserve">, </w:t>
      </w:r>
      <w:r w:rsidRPr="007A06F5">
        <w:rPr>
          <w:lang w:val="la-Latn"/>
        </w:rPr>
        <w:t>et</w:t>
      </w:r>
      <w:r w:rsidR="0069631A" w:rsidRPr="007A06F5">
        <w:rPr>
          <w:lang w:val="la-Latn"/>
        </w:rPr>
        <w:t xml:space="preserve">, </w:t>
      </w:r>
      <w:r w:rsidRPr="007A06F5">
        <w:rPr>
          <w:lang w:val="la-Latn"/>
        </w:rPr>
        <w:t>dum operi necessario insistit</w:t>
      </w:r>
      <w:r w:rsidR="0069631A" w:rsidRPr="007A06F5">
        <w:rPr>
          <w:lang w:val="la-Latn"/>
        </w:rPr>
        <w:t xml:space="preserve">, </w:t>
      </w:r>
      <w:r w:rsidR="00174AED" w:rsidRPr="007A06F5">
        <w:rPr>
          <w:lang w:val="la-Latn"/>
        </w:rPr>
        <w:t>ali</w:t>
      </w:r>
      <w:r w:rsidRPr="007A06F5">
        <w:rPr>
          <w:lang w:val="la-Latn"/>
        </w:rPr>
        <w:t>quis subtus ipsam</w:t>
      </w:r>
      <w:r w:rsidR="0069631A" w:rsidRPr="007A06F5">
        <w:rPr>
          <w:lang w:val="la-Latn"/>
        </w:rPr>
        <w:t xml:space="preserve"> </w:t>
      </w:r>
      <w:r w:rsidRPr="007A06F5">
        <w:rPr>
          <w:lang w:val="la-Latn"/>
        </w:rPr>
        <w:t>arborem</w:t>
      </w:r>
      <w:r w:rsidR="0069631A" w:rsidRPr="007A06F5">
        <w:rPr>
          <w:lang w:val="la-Latn"/>
        </w:rPr>
        <w:t xml:space="preserve"> </w:t>
      </w:r>
      <w:r w:rsidRPr="007A06F5">
        <w:rPr>
          <w:lang w:val="la-Latn"/>
        </w:rPr>
        <w:t>deveniens opprimitur</w:t>
      </w:r>
      <w:r w:rsidR="0069631A" w:rsidRPr="007A06F5">
        <w:rPr>
          <w:lang w:val="la-Latn"/>
        </w:rPr>
        <w:t xml:space="preserve">. </w:t>
      </w:r>
    </w:p>
    <w:p w14:paraId="2C8C639F" w14:textId="283C05C9" w:rsidR="009376ED" w:rsidRPr="007A06F5" w:rsidRDefault="00E45F7C" w:rsidP="00724342">
      <w:pPr>
        <w:pStyle w:val="Normlnweb"/>
        <w:spacing w:before="0" w:beforeAutospacing="0" w:after="120" w:afterAutospacing="0"/>
        <w:rPr>
          <w:lang w:val="la-Latn"/>
        </w:rPr>
      </w:pPr>
      <w:r w:rsidRPr="007A06F5">
        <w:rPr>
          <w:lang w:val="la-Latn"/>
        </w:rPr>
        <w:t>VI</w:t>
      </w:r>
      <w:r w:rsidR="0069631A" w:rsidRPr="007A06F5">
        <w:rPr>
          <w:lang w:val="la-Latn"/>
        </w:rPr>
        <w:t xml:space="preserve">. </w:t>
      </w:r>
      <w:r w:rsidR="009376ED" w:rsidRPr="007A06F5">
        <w:rPr>
          <w:highlight w:val="yellow"/>
          <w:lang w:val="la-Latn"/>
        </w:rPr>
        <w:t>De</w:t>
      </w:r>
      <w:r w:rsidR="00ED106A" w:rsidRPr="007A06F5">
        <w:rPr>
          <w:highlight w:val="yellow"/>
          <w:lang w:val="la-Latn"/>
        </w:rPr>
        <w:t xml:space="preserve"> </w:t>
      </w:r>
      <w:r w:rsidR="00371142" w:rsidRPr="007A06F5">
        <w:rPr>
          <w:highlight w:val="yellow"/>
          <w:lang w:val="la-Latn"/>
        </w:rPr>
        <w:t>de reditu ecclesiae et de oblationibus, ut</w:t>
      </w:r>
      <w:r w:rsidR="009376ED" w:rsidRPr="007A06F5">
        <w:rPr>
          <w:highlight w:val="yellow"/>
          <w:lang w:val="la-Latn"/>
        </w:rPr>
        <w:t xml:space="preserve"> </w:t>
      </w:r>
      <w:r w:rsidR="00371142" w:rsidRPr="007A06F5">
        <w:rPr>
          <w:highlight w:val="yellow"/>
          <w:lang w:val="la-Latn"/>
        </w:rPr>
        <w:t>in IIII porciones fia</w:t>
      </w:r>
      <w:r w:rsidR="009376ED" w:rsidRPr="007A06F5">
        <w:rPr>
          <w:highlight w:val="yellow"/>
          <w:lang w:val="la-Latn"/>
        </w:rPr>
        <w:t>nt</w:t>
      </w:r>
      <w:r w:rsidR="0069631A" w:rsidRPr="007A06F5">
        <w:rPr>
          <w:lang w:val="la-Latn"/>
        </w:rPr>
        <w:t xml:space="preserve">. </w:t>
      </w:r>
    </w:p>
    <w:p w14:paraId="20D6A6B3" w14:textId="63910A22" w:rsidR="009376ED" w:rsidRPr="007A06F5" w:rsidRDefault="009376ED" w:rsidP="00724342">
      <w:pPr>
        <w:pStyle w:val="Normlnweb"/>
        <w:spacing w:before="0" w:beforeAutospacing="0" w:after="120" w:afterAutospacing="0"/>
        <w:rPr>
          <w:lang w:val="la-Latn"/>
        </w:rPr>
      </w:pPr>
      <w:r w:rsidRPr="007A06F5">
        <w:rPr>
          <w:lang w:val="la-Latn"/>
        </w:rPr>
        <w:t>VII</w:t>
      </w:r>
      <w:r w:rsidR="0069631A" w:rsidRPr="007A06F5">
        <w:rPr>
          <w:lang w:val="la-Latn"/>
        </w:rPr>
        <w:t xml:space="preserve">. </w:t>
      </w:r>
      <w:r w:rsidRPr="007A06F5">
        <w:rPr>
          <w:lang w:val="la-Latn"/>
        </w:rPr>
        <w:t>Quibus temporibus debeat sacramentum baptismi exhiberi</w:t>
      </w:r>
      <w:r w:rsidR="0069631A" w:rsidRPr="007A06F5">
        <w:rPr>
          <w:lang w:val="la-Latn"/>
        </w:rPr>
        <w:t xml:space="preserve">. </w:t>
      </w:r>
    </w:p>
    <w:p w14:paraId="65C5F5FE" w14:textId="00135D41" w:rsidR="009376ED" w:rsidRPr="007A06F5" w:rsidRDefault="009376ED" w:rsidP="00724342">
      <w:pPr>
        <w:pStyle w:val="Normlnweb"/>
        <w:spacing w:before="0" w:beforeAutospacing="0" w:after="120" w:afterAutospacing="0"/>
        <w:rPr>
          <w:lang w:val="la-Latn"/>
        </w:rPr>
      </w:pPr>
      <w:r w:rsidRPr="007A06F5">
        <w:rPr>
          <w:lang w:val="la-Latn"/>
        </w:rPr>
        <w:t>VIII</w:t>
      </w:r>
      <w:r w:rsidR="0069631A" w:rsidRPr="007A06F5">
        <w:rPr>
          <w:lang w:val="la-Latn"/>
        </w:rPr>
        <w:t xml:space="preserve">. </w:t>
      </w:r>
      <w:r w:rsidRPr="007A06F5">
        <w:rPr>
          <w:lang w:val="la-Latn"/>
        </w:rPr>
        <w:t>In quota generatione</w:t>
      </w:r>
      <w:r w:rsidR="00ED106A" w:rsidRPr="007A06F5">
        <w:rPr>
          <w:lang w:val="la-Latn"/>
        </w:rPr>
        <w:t xml:space="preserve"> </w:t>
      </w:r>
      <w:r w:rsidRPr="007A06F5">
        <w:rPr>
          <w:lang w:val="la-Latn"/>
        </w:rPr>
        <w:t>fideles</w:t>
      </w:r>
      <w:r w:rsidR="00ED106A" w:rsidRPr="007A06F5">
        <w:rPr>
          <w:lang w:val="la-Latn"/>
        </w:rPr>
        <w:t xml:space="preserve"> </w:t>
      </w:r>
      <w:r w:rsidRPr="007A06F5">
        <w:rPr>
          <w:lang w:val="la-Latn"/>
        </w:rPr>
        <w:t>iungantur</w:t>
      </w:r>
      <w:r w:rsidR="0047682A" w:rsidRPr="007A06F5">
        <w:rPr>
          <w:lang w:val="la-Latn"/>
        </w:rPr>
        <w:t xml:space="preserve">. </w:t>
      </w:r>
    </w:p>
    <w:p w14:paraId="767B10B9" w14:textId="4E8A749E" w:rsidR="009376ED" w:rsidRPr="007A06F5" w:rsidRDefault="00BF6E77" w:rsidP="00724342">
      <w:pPr>
        <w:pStyle w:val="Normlnweb"/>
        <w:spacing w:before="0" w:beforeAutospacing="0" w:after="120" w:afterAutospacing="0"/>
        <w:rPr>
          <w:lang w:val="la-Latn"/>
        </w:rPr>
      </w:pPr>
      <w:r w:rsidRPr="007A06F5">
        <w:rPr>
          <w:lang w:val="la-Latn"/>
        </w:rPr>
        <w:t>VIIII</w:t>
      </w:r>
      <w:r w:rsidR="0047682A" w:rsidRPr="007A06F5">
        <w:rPr>
          <w:lang w:val="la-Latn"/>
        </w:rPr>
        <w:t xml:space="preserve">. </w:t>
      </w:r>
      <w:r w:rsidR="009376ED" w:rsidRPr="007A06F5">
        <w:rPr>
          <w:lang w:val="la-Latn"/>
        </w:rPr>
        <w:t>De sacerdotibus in fornicationem</w:t>
      </w:r>
      <w:r w:rsidR="00ED106A" w:rsidRPr="007A06F5">
        <w:rPr>
          <w:lang w:val="la-Latn"/>
        </w:rPr>
        <w:t xml:space="preserve"> </w:t>
      </w:r>
      <w:r w:rsidR="009376ED" w:rsidRPr="007A06F5">
        <w:rPr>
          <w:lang w:val="la-Latn"/>
        </w:rPr>
        <w:t>lapsis</w:t>
      </w:r>
      <w:r w:rsidR="0069631A" w:rsidRPr="007A06F5">
        <w:rPr>
          <w:lang w:val="la-Latn"/>
        </w:rPr>
        <w:t xml:space="preserve">. </w:t>
      </w:r>
    </w:p>
    <w:p w14:paraId="6A3D8848" w14:textId="2D88339F" w:rsidR="009376ED" w:rsidRPr="007A06F5" w:rsidRDefault="009376ED" w:rsidP="00724342">
      <w:pPr>
        <w:pStyle w:val="Normlnweb"/>
        <w:spacing w:before="0" w:beforeAutospacing="0" w:after="120" w:afterAutospacing="0"/>
        <w:rPr>
          <w:lang w:val="la-Latn"/>
        </w:rPr>
      </w:pPr>
      <w:r w:rsidRPr="007A06F5">
        <w:rPr>
          <w:lang w:val="la-Latn"/>
        </w:rPr>
        <w:t>X</w:t>
      </w:r>
      <w:r w:rsidR="0047682A" w:rsidRPr="007A06F5">
        <w:rPr>
          <w:lang w:val="la-Latn"/>
        </w:rPr>
        <w:t xml:space="preserve">. </w:t>
      </w:r>
      <w:r w:rsidRPr="007A06F5">
        <w:rPr>
          <w:lang w:val="la-Latn"/>
        </w:rPr>
        <w:t>De sacerdotibus</w:t>
      </w:r>
      <w:r w:rsidR="0069631A" w:rsidRPr="007A06F5">
        <w:rPr>
          <w:lang w:val="la-Latn"/>
        </w:rPr>
        <w:t xml:space="preserve">, </w:t>
      </w:r>
      <w:r w:rsidRPr="007A06F5">
        <w:rPr>
          <w:lang w:val="la-Latn"/>
        </w:rPr>
        <w:t>quibus crimen</w:t>
      </w:r>
      <w:r w:rsidR="00ED106A" w:rsidRPr="007A06F5">
        <w:rPr>
          <w:lang w:val="la-Latn"/>
        </w:rPr>
        <w:t xml:space="preserve"> </w:t>
      </w:r>
      <w:r w:rsidRPr="007A06F5">
        <w:rPr>
          <w:lang w:val="la-Latn"/>
        </w:rPr>
        <w:t>fornicationis inpingitur</w:t>
      </w:r>
      <w:r w:rsidR="0069631A" w:rsidRPr="007A06F5">
        <w:rPr>
          <w:lang w:val="la-Latn"/>
        </w:rPr>
        <w:t xml:space="preserve">. </w:t>
      </w:r>
    </w:p>
    <w:p w14:paraId="55A234C1" w14:textId="416E8421" w:rsidR="009376ED" w:rsidRPr="007A06F5" w:rsidRDefault="009376ED" w:rsidP="00724342">
      <w:pPr>
        <w:pStyle w:val="Normlnweb"/>
        <w:spacing w:before="0" w:beforeAutospacing="0" w:after="120" w:afterAutospacing="0"/>
        <w:rPr>
          <w:lang w:val="la-Latn"/>
        </w:rPr>
      </w:pPr>
      <w:r w:rsidRPr="007A06F5">
        <w:rPr>
          <w:lang w:val="la-Latn"/>
        </w:rPr>
        <w:t>XI</w:t>
      </w:r>
      <w:r w:rsidR="0047682A" w:rsidRPr="007A06F5">
        <w:rPr>
          <w:lang w:val="la-Latn"/>
        </w:rPr>
        <w:t xml:space="preserve">. </w:t>
      </w:r>
      <w:r w:rsidRPr="007A06F5">
        <w:rPr>
          <w:lang w:val="la-Latn"/>
        </w:rPr>
        <w:t>De feminis sacro velamine consecratis</w:t>
      </w:r>
      <w:r w:rsidR="0069631A" w:rsidRPr="007A06F5">
        <w:rPr>
          <w:lang w:val="la-Latn"/>
        </w:rPr>
        <w:t xml:space="preserve">. </w:t>
      </w:r>
    </w:p>
    <w:p w14:paraId="4ACEC0F4" w14:textId="27532BC2" w:rsidR="009376ED" w:rsidRPr="007A06F5" w:rsidRDefault="009376ED" w:rsidP="00724342">
      <w:pPr>
        <w:pStyle w:val="Normlnweb"/>
        <w:spacing w:before="0" w:beforeAutospacing="0" w:after="120" w:afterAutospacing="0"/>
        <w:rPr>
          <w:lang w:val="la-Latn"/>
        </w:rPr>
      </w:pPr>
      <w:r w:rsidRPr="007A06F5">
        <w:rPr>
          <w:lang w:val="la-Latn"/>
        </w:rPr>
        <w:t>XII</w:t>
      </w:r>
      <w:r w:rsidR="0047682A" w:rsidRPr="007A06F5">
        <w:rPr>
          <w:lang w:val="la-Latn"/>
        </w:rPr>
        <w:t xml:space="preserve">. </w:t>
      </w:r>
      <w:r w:rsidRPr="007A06F5">
        <w:rPr>
          <w:lang w:val="la-Latn"/>
        </w:rPr>
        <w:t>De viduis</w:t>
      </w:r>
      <w:r w:rsidR="0069631A" w:rsidRPr="007A06F5">
        <w:rPr>
          <w:lang w:val="la-Latn"/>
        </w:rPr>
        <w:t xml:space="preserve">, </w:t>
      </w:r>
      <w:r w:rsidRPr="007A06F5">
        <w:rPr>
          <w:lang w:val="la-Latn"/>
        </w:rPr>
        <w:t>quę</w:t>
      </w:r>
      <w:r w:rsidR="00ED106A" w:rsidRPr="007A06F5">
        <w:rPr>
          <w:lang w:val="la-Latn"/>
        </w:rPr>
        <w:t xml:space="preserve"> </w:t>
      </w:r>
      <w:r w:rsidRPr="007A06F5">
        <w:rPr>
          <w:lang w:val="la-Latn"/>
        </w:rPr>
        <w:t>sacrum</w:t>
      </w:r>
      <w:r w:rsidR="00ED106A" w:rsidRPr="007A06F5">
        <w:rPr>
          <w:lang w:val="la-Latn"/>
        </w:rPr>
        <w:t xml:space="preserve"> </w:t>
      </w:r>
      <w:r w:rsidRPr="007A06F5">
        <w:rPr>
          <w:lang w:val="la-Latn"/>
        </w:rPr>
        <w:t>velamen</w:t>
      </w:r>
      <w:r w:rsidR="00ED106A" w:rsidRPr="007A06F5">
        <w:rPr>
          <w:lang w:val="la-Latn"/>
        </w:rPr>
        <w:t xml:space="preserve"> </w:t>
      </w:r>
      <w:r w:rsidRPr="007A06F5">
        <w:rPr>
          <w:lang w:val="la-Latn"/>
        </w:rPr>
        <w:t>capiti imposuerunt</w:t>
      </w:r>
      <w:r w:rsidR="0047682A" w:rsidRPr="007A06F5">
        <w:rPr>
          <w:lang w:val="la-Latn"/>
        </w:rPr>
        <w:t xml:space="preserve">. </w:t>
      </w:r>
    </w:p>
    <w:p w14:paraId="78CD3F9B" w14:textId="09A7A1CF" w:rsidR="009376ED" w:rsidRPr="007A06F5" w:rsidRDefault="009376ED" w:rsidP="00724342">
      <w:pPr>
        <w:pStyle w:val="Normlnweb"/>
        <w:spacing w:before="0" w:beforeAutospacing="0" w:after="120" w:afterAutospacing="0"/>
        <w:rPr>
          <w:lang w:val="la-Latn"/>
        </w:rPr>
      </w:pPr>
      <w:r w:rsidRPr="007A06F5">
        <w:rPr>
          <w:lang w:val="la-Latn"/>
        </w:rPr>
        <w:t>XIII</w:t>
      </w:r>
      <w:r w:rsidR="0047682A" w:rsidRPr="007A06F5">
        <w:rPr>
          <w:lang w:val="la-Latn"/>
        </w:rPr>
        <w:t xml:space="preserve">. </w:t>
      </w:r>
      <w:r w:rsidRPr="007A06F5">
        <w:rPr>
          <w:lang w:val="la-Latn"/>
        </w:rPr>
        <w:t>De patricidis</w:t>
      </w:r>
      <w:r w:rsidR="00ED106A" w:rsidRPr="007A06F5">
        <w:rPr>
          <w:lang w:val="la-Latn"/>
        </w:rPr>
        <w:t xml:space="preserve"> </w:t>
      </w:r>
      <w:r w:rsidRPr="007A06F5">
        <w:rPr>
          <w:lang w:val="la-Latn"/>
        </w:rPr>
        <w:t>et fratricidis</w:t>
      </w:r>
      <w:r w:rsidR="0069631A" w:rsidRPr="007A06F5">
        <w:rPr>
          <w:lang w:val="la-Latn"/>
        </w:rPr>
        <w:t xml:space="preserve">. </w:t>
      </w:r>
    </w:p>
    <w:p w14:paraId="399D5B9E" w14:textId="0DF5FE00" w:rsidR="009376ED" w:rsidRPr="007A06F5" w:rsidRDefault="009376ED" w:rsidP="00724342">
      <w:pPr>
        <w:pStyle w:val="Normlnweb"/>
        <w:spacing w:before="0" w:beforeAutospacing="0" w:after="120" w:afterAutospacing="0"/>
        <w:rPr>
          <w:lang w:val="la-Latn"/>
        </w:rPr>
      </w:pPr>
      <w:r w:rsidRPr="007A06F5">
        <w:rPr>
          <w:lang w:val="la-Latn"/>
        </w:rPr>
        <w:lastRenderedPageBreak/>
        <w:t>XIIII</w:t>
      </w:r>
      <w:r w:rsidR="0047682A" w:rsidRPr="007A06F5">
        <w:rPr>
          <w:lang w:val="la-Latn"/>
        </w:rPr>
        <w:t xml:space="preserve">. </w:t>
      </w:r>
      <w:r w:rsidRPr="007A06F5">
        <w:rPr>
          <w:highlight w:val="yellow"/>
          <w:lang w:val="la-Latn"/>
        </w:rPr>
        <w:t>De his</w:t>
      </w:r>
      <w:r w:rsidR="0069631A" w:rsidRPr="007A06F5">
        <w:rPr>
          <w:highlight w:val="yellow"/>
          <w:lang w:val="la-Latn"/>
        </w:rPr>
        <w:t xml:space="preserve">, </w:t>
      </w:r>
      <w:r w:rsidRPr="007A06F5">
        <w:rPr>
          <w:highlight w:val="yellow"/>
          <w:lang w:val="la-Latn"/>
        </w:rPr>
        <w:t>qui cum</w:t>
      </w:r>
      <w:r w:rsidR="00ED106A" w:rsidRPr="007A06F5">
        <w:rPr>
          <w:highlight w:val="yellow"/>
          <w:lang w:val="la-Latn"/>
        </w:rPr>
        <w:t xml:space="preserve"> </w:t>
      </w:r>
      <w:r w:rsidRPr="007A06F5">
        <w:rPr>
          <w:highlight w:val="yellow"/>
          <w:lang w:val="la-Latn"/>
        </w:rPr>
        <w:t xml:space="preserve">duabus </w:t>
      </w:r>
      <w:r w:rsidRPr="007A06F5">
        <w:rPr>
          <w:strike/>
          <w:highlight w:val="yellow"/>
          <w:lang w:val="la-Latn"/>
        </w:rPr>
        <w:t>sororibus</w:t>
      </w:r>
      <w:r w:rsidR="00ED106A" w:rsidRPr="007A06F5">
        <w:rPr>
          <w:highlight w:val="yellow"/>
          <w:lang w:val="la-Latn"/>
        </w:rPr>
        <w:t xml:space="preserve"> </w:t>
      </w:r>
      <w:r w:rsidRPr="007A06F5">
        <w:rPr>
          <w:highlight w:val="yellow"/>
          <w:lang w:val="la-Latn"/>
        </w:rPr>
        <w:t>fuerint fornicati vel cum his personis</w:t>
      </w:r>
      <w:r w:rsidR="0069631A" w:rsidRPr="007A06F5">
        <w:rPr>
          <w:strike/>
          <w:highlight w:val="yellow"/>
          <w:lang w:val="la-Latn"/>
        </w:rPr>
        <w:t xml:space="preserve">, </w:t>
      </w:r>
      <w:r w:rsidRPr="007A06F5">
        <w:rPr>
          <w:strike/>
          <w:highlight w:val="yellow"/>
          <w:lang w:val="la-Latn"/>
        </w:rPr>
        <w:t>de</w:t>
      </w:r>
      <w:r w:rsidR="00ED106A" w:rsidRPr="007A06F5">
        <w:rPr>
          <w:strike/>
          <w:highlight w:val="yellow"/>
          <w:lang w:val="la-Latn"/>
        </w:rPr>
        <w:t xml:space="preserve"> </w:t>
      </w:r>
      <w:r w:rsidRPr="007A06F5">
        <w:rPr>
          <w:strike/>
          <w:highlight w:val="yellow"/>
          <w:lang w:val="la-Latn"/>
        </w:rPr>
        <w:t>quibus sacra scriptura prohibet</w:t>
      </w:r>
      <w:r w:rsidR="0047682A" w:rsidRPr="007A06F5">
        <w:rPr>
          <w:lang w:val="la-Latn"/>
        </w:rPr>
        <w:t xml:space="preserve">. </w:t>
      </w:r>
    </w:p>
    <w:p w14:paraId="586F1A04" w14:textId="5C65A913" w:rsidR="009376ED" w:rsidRPr="007A06F5" w:rsidRDefault="009376ED" w:rsidP="00724342">
      <w:pPr>
        <w:pStyle w:val="Normlnweb"/>
        <w:spacing w:before="0" w:beforeAutospacing="0" w:after="120" w:afterAutospacing="0"/>
        <w:rPr>
          <w:lang w:val="la-Latn"/>
        </w:rPr>
      </w:pPr>
      <w:r w:rsidRPr="007A06F5">
        <w:rPr>
          <w:lang w:val="la-Latn"/>
        </w:rPr>
        <w:t>XV</w:t>
      </w:r>
      <w:r w:rsidR="0047682A" w:rsidRPr="007A06F5">
        <w:rPr>
          <w:lang w:val="la-Latn"/>
        </w:rPr>
        <w:t xml:space="preserve">. </w:t>
      </w:r>
      <w:r w:rsidRPr="007A06F5">
        <w:rPr>
          <w:lang w:val="la-Latn"/>
        </w:rPr>
        <w:t>De eo</w:t>
      </w:r>
      <w:r w:rsidR="0069631A" w:rsidRPr="007A06F5">
        <w:rPr>
          <w:lang w:val="la-Latn"/>
        </w:rPr>
        <w:t xml:space="preserve">, </w:t>
      </w:r>
      <w:r w:rsidRPr="007A06F5">
        <w:rPr>
          <w:lang w:val="la-Latn"/>
        </w:rPr>
        <w:t>qui cum conmatre</w:t>
      </w:r>
      <w:r w:rsidR="00ED106A" w:rsidRPr="007A06F5">
        <w:rPr>
          <w:lang w:val="la-Latn"/>
        </w:rPr>
        <w:t xml:space="preserve"> </w:t>
      </w:r>
      <w:r w:rsidRPr="007A06F5">
        <w:rPr>
          <w:lang w:val="la-Latn"/>
        </w:rPr>
        <w:t>spiritali</w:t>
      </w:r>
      <w:r w:rsidR="00ED106A" w:rsidRPr="007A06F5">
        <w:rPr>
          <w:lang w:val="la-Latn"/>
        </w:rPr>
        <w:t xml:space="preserve"> </w:t>
      </w:r>
      <w:r w:rsidRPr="007A06F5">
        <w:rPr>
          <w:lang w:val="la-Latn"/>
        </w:rPr>
        <w:t>vel cum ea</w:t>
      </w:r>
      <w:r w:rsidR="0069631A" w:rsidRPr="007A06F5">
        <w:rPr>
          <w:lang w:val="la-Latn"/>
        </w:rPr>
        <w:t xml:space="preserve">, </w:t>
      </w:r>
      <w:r w:rsidRPr="007A06F5">
        <w:rPr>
          <w:lang w:val="la-Latn"/>
        </w:rPr>
        <w:t>quam de sacro fonte baptismatis susceperit aut cum illa</w:t>
      </w:r>
      <w:r w:rsidR="0069631A" w:rsidRPr="007A06F5">
        <w:rPr>
          <w:lang w:val="la-Latn"/>
        </w:rPr>
        <w:t xml:space="preserve">, </w:t>
      </w:r>
      <w:r w:rsidRPr="007A06F5">
        <w:rPr>
          <w:lang w:val="la-Latn"/>
        </w:rPr>
        <w:t>quam</w:t>
      </w:r>
      <w:r w:rsidR="00ED106A" w:rsidRPr="007A06F5">
        <w:rPr>
          <w:lang w:val="la-Latn"/>
        </w:rPr>
        <w:t xml:space="preserve"> </w:t>
      </w:r>
      <w:r w:rsidRPr="007A06F5">
        <w:rPr>
          <w:lang w:val="la-Latn"/>
        </w:rPr>
        <w:t>ante episcopum tenuerit</w:t>
      </w:r>
      <w:r w:rsidR="0047682A" w:rsidRPr="007A06F5">
        <w:rPr>
          <w:strike/>
          <w:highlight w:val="yellow"/>
          <w:lang w:val="la-Latn"/>
        </w:rPr>
        <w:t xml:space="preserve">, </w:t>
      </w:r>
      <w:r w:rsidRPr="007A06F5">
        <w:rPr>
          <w:strike/>
          <w:highlight w:val="yellow"/>
          <w:lang w:val="la-Latn"/>
        </w:rPr>
        <w:t>cum</w:t>
      </w:r>
      <w:r w:rsidR="00ED106A" w:rsidRPr="007A06F5">
        <w:rPr>
          <w:strike/>
          <w:highlight w:val="yellow"/>
          <w:lang w:val="la-Latn"/>
        </w:rPr>
        <w:t xml:space="preserve"> </w:t>
      </w:r>
      <w:r w:rsidRPr="007A06F5">
        <w:rPr>
          <w:strike/>
          <w:highlight w:val="yellow"/>
          <w:lang w:val="la-Latn"/>
        </w:rPr>
        <w:t>sacro crismate fuerit uncta</w:t>
      </w:r>
      <w:r w:rsidR="0069631A" w:rsidRPr="007A06F5">
        <w:rPr>
          <w:strike/>
          <w:highlight w:val="yellow"/>
          <w:lang w:val="la-Latn"/>
        </w:rPr>
        <w:t xml:space="preserve">, </w:t>
      </w:r>
      <w:r w:rsidRPr="007A06F5">
        <w:rPr>
          <w:strike/>
          <w:highlight w:val="yellow"/>
          <w:lang w:val="la-Latn"/>
        </w:rPr>
        <w:t>fornicationem perpe traverit</w:t>
      </w:r>
      <w:r w:rsidR="0047682A" w:rsidRPr="007A06F5">
        <w:rPr>
          <w:lang w:val="la-Latn"/>
        </w:rPr>
        <w:t xml:space="preserve">. </w:t>
      </w:r>
    </w:p>
    <w:p w14:paraId="3945F22E" w14:textId="43143616" w:rsidR="009376ED" w:rsidRPr="007A06F5" w:rsidRDefault="009376ED" w:rsidP="00724342">
      <w:pPr>
        <w:pStyle w:val="Normlnweb"/>
        <w:spacing w:before="0" w:beforeAutospacing="0" w:after="120" w:afterAutospacing="0"/>
        <w:rPr>
          <w:lang w:val="la-Latn"/>
        </w:rPr>
      </w:pPr>
      <w:r w:rsidRPr="007A06F5">
        <w:rPr>
          <w:lang w:val="la-Latn"/>
        </w:rPr>
        <w:t>XVI</w:t>
      </w:r>
      <w:r w:rsidR="0069631A" w:rsidRPr="007A06F5">
        <w:rPr>
          <w:lang w:val="la-Latn"/>
        </w:rPr>
        <w:t xml:space="preserve">. </w:t>
      </w:r>
      <w:r w:rsidRPr="007A06F5">
        <w:rPr>
          <w:lang w:val="la-Latn"/>
        </w:rPr>
        <w:t>De his</w:t>
      </w:r>
      <w:r w:rsidR="0069631A" w:rsidRPr="007A06F5">
        <w:rPr>
          <w:lang w:val="la-Latn"/>
        </w:rPr>
        <w:t xml:space="preserve">, </w:t>
      </w:r>
      <w:r w:rsidRPr="007A06F5">
        <w:rPr>
          <w:lang w:val="la-Latn"/>
        </w:rPr>
        <w:t>qui sacerdotem sponte occiderint</w:t>
      </w:r>
      <w:r w:rsidR="0069631A" w:rsidRPr="007A06F5">
        <w:rPr>
          <w:lang w:val="la-Latn"/>
        </w:rPr>
        <w:t xml:space="preserve">. </w:t>
      </w:r>
    </w:p>
    <w:p w14:paraId="094218F5" w14:textId="796BD151" w:rsidR="009376ED" w:rsidRPr="007A06F5" w:rsidRDefault="009376ED" w:rsidP="00724342">
      <w:pPr>
        <w:pStyle w:val="Normlnweb"/>
        <w:spacing w:before="0" w:beforeAutospacing="0" w:after="120" w:afterAutospacing="0"/>
        <w:rPr>
          <w:lang w:val="la-Latn"/>
        </w:rPr>
      </w:pPr>
      <w:r w:rsidRPr="007A06F5">
        <w:rPr>
          <w:lang w:val="la-Latn"/>
        </w:rPr>
        <w:t>XVII</w:t>
      </w:r>
      <w:r w:rsidR="0069631A" w:rsidRPr="007A06F5">
        <w:rPr>
          <w:lang w:val="la-Latn"/>
        </w:rPr>
        <w:t xml:space="preserve">. </w:t>
      </w:r>
      <w:r w:rsidRPr="007A06F5">
        <w:rPr>
          <w:lang w:val="la-Latn"/>
        </w:rPr>
        <w:t>Qui pro diversis erratibus</w:t>
      </w:r>
      <w:r w:rsidR="0069631A" w:rsidRPr="007A06F5">
        <w:rPr>
          <w:lang w:val="la-Latn"/>
        </w:rPr>
        <w:t xml:space="preserve"> </w:t>
      </w:r>
      <w:r w:rsidRPr="007A06F5">
        <w:rPr>
          <w:lang w:val="la-Latn"/>
        </w:rPr>
        <w:t>paenitentiam subierint</w:t>
      </w:r>
      <w:r w:rsidR="0069631A" w:rsidRPr="007A06F5">
        <w:rPr>
          <w:lang w:val="la-Latn"/>
        </w:rPr>
        <w:t xml:space="preserve">, </w:t>
      </w:r>
      <w:r w:rsidRPr="007A06F5">
        <w:rPr>
          <w:lang w:val="la-Latn"/>
        </w:rPr>
        <w:t>si</w:t>
      </w:r>
      <w:r w:rsidR="0069631A" w:rsidRPr="007A06F5">
        <w:rPr>
          <w:lang w:val="la-Latn"/>
        </w:rPr>
        <w:t xml:space="preserve"> </w:t>
      </w:r>
      <w:r w:rsidRPr="007A06F5">
        <w:rPr>
          <w:lang w:val="la-Latn"/>
        </w:rPr>
        <w:t>a propriis uxoribus abstinere</w:t>
      </w:r>
      <w:r w:rsidR="0069631A" w:rsidRPr="007A06F5">
        <w:rPr>
          <w:lang w:val="la-Latn"/>
        </w:rPr>
        <w:t xml:space="preserve"> </w:t>
      </w:r>
      <w:r w:rsidRPr="007A06F5">
        <w:rPr>
          <w:lang w:val="la-Latn"/>
        </w:rPr>
        <w:t>debeant</w:t>
      </w:r>
      <w:r w:rsidR="0069631A" w:rsidRPr="007A06F5">
        <w:rPr>
          <w:lang w:val="la-Latn"/>
        </w:rPr>
        <w:t xml:space="preserve">. </w:t>
      </w:r>
      <w:r w:rsidRPr="007A06F5">
        <w:rPr>
          <w:lang w:val="la-Latn"/>
        </w:rPr>
        <w:t>/</w:t>
      </w:r>
    </w:p>
    <w:p w14:paraId="02075A37" w14:textId="3C4552A9" w:rsidR="009376ED" w:rsidRPr="007A06F5" w:rsidRDefault="009376ED" w:rsidP="00724342">
      <w:pPr>
        <w:pStyle w:val="Normlnweb"/>
        <w:spacing w:before="0" w:beforeAutospacing="0" w:after="120" w:afterAutospacing="0"/>
        <w:rPr>
          <w:lang w:val="la-Latn"/>
        </w:rPr>
      </w:pPr>
      <w:r w:rsidRPr="007A06F5">
        <w:rPr>
          <w:lang w:val="la-Latn"/>
        </w:rPr>
        <w:t>XVIII</w:t>
      </w:r>
      <w:r w:rsidR="0069631A" w:rsidRPr="007A06F5">
        <w:rPr>
          <w:lang w:val="la-Latn"/>
        </w:rPr>
        <w:t xml:space="preserve">. </w:t>
      </w:r>
      <w:r w:rsidRPr="007A06F5">
        <w:rPr>
          <w:lang w:val="la-Latn"/>
        </w:rPr>
        <w:t>De mulieribus</w:t>
      </w:r>
      <w:r w:rsidR="0069631A" w:rsidRPr="007A06F5">
        <w:rPr>
          <w:lang w:val="la-Latn"/>
        </w:rPr>
        <w:t xml:space="preserve">, </w:t>
      </w:r>
      <w:r w:rsidRPr="007A06F5">
        <w:rPr>
          <w:lang w:val="la-Latn"/>
        </w:rPr>
        <w:t>quę</w:t>
      </w:r>
      <w:r w:rsidR="0069631A" w:rsidRPr="007A06F5">
        <w:rPr>
          <w:lang w:val="la-Latn"/>
        </w:rPr>
        <w:t xml:space="preserve"> </w:t>
      </w:r>
      <w:r w:rsidRPr="007A06F5">
        <w:rPr>
          <w:lang w:val="la-Latn"/>
        </w:rPr>
        <w:t>conceptos</w:t>
      </w:r>
      <w:r w:rsidR="0069631A" w:rsidRPr="007A06F5">
        <w:rPr>
          <w:lang w:val="la-Latn"/>
        </w:rPr>
        <w:t xml:space="preserve"> </w:t>
      </w:r>
      <w:r w:rsidRPr="007A06F5">
        <w:rPr>
          <w:lang w:val="la-Latn"/>
        </w:rPr>
        <w:t>utero infames voluntate</w:t>
      </w:r>
      <w:r w:rsidR="0069631A" w:rsidRPr="007A06F5">
        <w:rPr>
          <w:lang w:val="la-Latn"/>
        </w:rPr>
        <w:t xml:space="preserve"> </w:t>
      </w:r>
      <w:r w:rsidR="00174AED" w:rsidRPr="007A06F5">
        <w:rPr>
          <w:lang w:val="la-Latn"/>
        </w:rPr>
        <w:t>excuti</w:t>
      </w:r>
      <w:r w:rsidRPr="007A06F5">
        <w:rPr>
          <w:lang w:val="la-Latn"/>
        </w:rPr>
        <w:t>unt</w:t>
      </w:r>
      <w:r w:rsidR="0069631A" w:rsidRPr="007A06F5">
        <w:rPr>
          <w:lang w:val="la-Latn"/>
        </w:rPr>
        <w:t xml:space="preserve"> </w:t>
      </w:r>
      <w:r w:rsidRPr="007A06F5">
        <w:rPr>
          <w:lang w:val="la-Latn"/>
        </w:rPr>
        <w:t>vel quae</w:t>
      </w:r>
      <w:r w:rsidR="0069631A" w:rsidRPr="007A06F5">
        <w:rPr>
          <w:lang w:val="la-Latn"/>
        </w:rPr>
        <w:t xml:space="preserve"> </w:t>
      </w:r>
      <w:r w:rsidRPr="007A06F5">
        <w:rPr>
          <w:lang w:val="la-Latn"/>
        </w:rPr>
        <w:t>dormiendo filios</w:t>
      </w:r>
      <w:r w:rsidR="0069631A" w:rsidRPr="007A06F5">
        <w:rPr>
          <w:lang w:val="la-Latn"/>
        </w:rPr>
        <w:t xml:space="preserve"> </w:t>
      </w:r>
      <w:r w:rsidRPr="007A06F5">
        <w:rPr>
          <w:lang w:val="la-Latn"/>
        </w:rPr>
        <w:t>suffocare videntur</w:t>
      </w:r>
      <w:r w:rsidR="0069631A" w:rsidRPr="007A06F5">
        <w:rPr>
          <w:lang w:val="la-Latn"/>
        </w:rPr>
        <w:t xml:space="preserve">. </w:t>
      </w:r>
      <w:r w:rsidR="00371142" w:rsidRPr="007A06F5">
        <w:rPr>
          <w:b/>
          <w:lang w:val="la-Latn"/>
        </w:rPr>
        <w:t>H, f. 106r</w:t>
      </w:r>
      <w:r w:rsidR="00371142" w:rsidRPr="007A06F5">
        <w:rPr>
          <w:lang w:val="la-Latn"/>
        </w:rPr>
        <w:t>/</w:t>
      </w:r>
    </w:p>
    <w:p w14:paraId="435397F7" w14:textId="355ADE8F" w:rsidR="009376ED" w:rsidRPr="007A06F5" w:rsidRDefault="009376ED" w:rsidP="00724342">
      <w:pPr>
        <w:pStyle w:val="Normlnweb"/>
        <w:spacing w:before="0" w:beforeAutospacing="0" w:after="120" w:afterAutospacing="0"/>
        <w:rPr>
          <w:lang w:val="la-Latn"/>
        </w:rPr>
      </w:pPr>
      <w:r w:rsidRPr="007A06F5">
        <w:rPr>
          <w:lang w:val="la-Latn"/>
        </w:rPr>
        <w:t>XVIIII</w:t>
      </w:r>
      <w:r w:rsidR="0069631A" w:rsidRPr="007A06F5">
        <w:rPr>
          <w:lang w:val="la-Latn"/>
        </w:rPr>
        <w:t xml:space="preserve">. </w:t>
      </w:r>
      <w:r w:rsidRPr="007A06F5">
        <w:rPr>
          <w:lang w:val="la-Latn"/>
        </w:rPr>
        <w:t>Si</w:t>
      </w:r>
      <w:r w:rsidR="0069631A" w:rsidRPr="007A06F5">
        <w:rPr>
          <w:lang w:val="la-Latn"/>
        </w:rPr>
        <w:t xml:space="preserve"> </w:t>
      </w:r>
      <w:r w:rsidRPr="007A06F5">
        <w:rPr>
          <w:lang w:val="la-Latn"/>
        </w:rPr>
        <w:t>vir</w:t>
      </w:r>
      <w:r w:rsidR="0069631A" w:rsidRPr="007A06F5">
        <w:rPr>
          <w:lang w:val="la-Latn"/>
        </w:rPr>
        <w:t xml:space="preserve"> </w:t>
      </w:r>
      <w:r w:rsidRPr="007A06F5">
        <w:rPr>
          <w:lang w:val="la-Latn"/>
        </w:rPr>
        <w:t>viduam in</w:t>
      </w:r>
      <w:r w:rsidR="0069631A" w:rsidRPr="007A06F5">
        <w:rPr>
          <w:lang w:val="la-Latn"/>
        </w:rPr>
        <w:t xml:space="preserve"> </w:t>
      </w:r>
      <w:r w:rsidRPr="007A06F5">
        <w:rPr>
          <w:lang w:val="la-Latn"/>
        </w:rPr>
        <w:t>coniugio tu duxerit</w:t>
      </w:r>
      <w:r w:rsidR="0069631A" w:rsidRPr="007A06F5">
        <w:rPr>
          <w:lang w:val="la-Latn"/>
        </w:rPr>
        <w:t xml:space="preserve"> </w:t>
      </w:r>
      <w:r w:rsidRPr="007A06F5">
        <w:rPr>
          <w:lang w:val="la-Latn"/>
        </w:rPr>
        <w:t>et cum filia</w:t>
      </w:r>
      <w:r w:rsidR="00ED106A" w:rsidRPr="007A06F5">
        <w:rPr>
          <w:lang w:val="la-Latn"/>
        </w:rPr>
        <w:t xml:space="preserve"> </w:t>
      </w:r>
      <w:r w:rsidR="00174AED" w:rsidRPr="007A06F5">
        <w:rPr>
          <w:lang w:val="la-Latn"/>
        </w:rPr>
        <w:t>ipsius</w:t>
      </w:r>
      <w:r w:rsidR="0069631A" w:rsidRPr="007A06F5">
        <w:rPr>
          <w:lang w:val="la-Latn"/>
        </w:rPr>
        <w:t xml:space="preserve">, </w:t>
      </w:r>
      <w:r w:rsidRPr="007A06F5">
        <w:rPr>
          <w:lang w:val="la-Latn"/>
        </w:rPr>
        <w:t>quam</w:t>
      </w:r>
      <w:r w:rsidR="0069631A" w:rsidRPr="007A06F5">
        <w:rPr>
          <w:lang w:val="la-Latn"/>
        </w:rPr>
        <w:t xml:space="preserve"> </w:t>
      </w:r>
      <w:r w:rsidRPr="007A06F5">
        <w:rPr>
          <w:lang w:val="la-Latn"/>
        </w:rPr>
        <w:t>ex priore marito habuit</w:t>
      </w:r>
      <w:r w:rsidR="0069631A" w:rsidRPr="007A06F5">
        <w:rPr>
          <w:lang w:val="la-Latn"/>
        </w:rPr>
        <w:t xml:space="preserve">, </w:t>
      </w:r>
      <w:r w:rsidRPr="007A06F5">
        <w:rPr>
          <w:lang w:val="la-Latn"/>
        </w:rPr>
        <w:t>concubuerit</w:t>
      </w:r>
      <w:r w:rsidR="0069631A" w:rsidRPr="007A06F5">
        <w:rPr>
          <w:lang w:val="la-Latn"/>
        </w:rPr>
        <w:t xml:space="preserve">, </w:t>
      </w:r>
      <w:r w:rsidRPr="007A06F5">
        <w:rPr>
          <w:lang w:val="la-Latn"/>
        </w:rPr>
        <w:t>vel</w:t>
      </w:r>
      <w:r w:rsidR="0069631A" w:rsidRPr="007A06F5">
        <w:rPr>
          <w:lang w:val="la-Latn"/>
        </w:rPr>
        <w:t xml:space="preserve"> </w:t>
      </w:r>
      <w:r w:rsidRPr="007A06F5">
        <w:rPr>
          <w:lang w:val="la-Latn"/>
        </w:rPr>
        <w:t xml:space="preserve">quae </w:t>
      </w:r>
      <w:r w:rsidR="00371142" w:rsidRPr="007A06F5">
        <w:rPr>
          <w:highlight w:val="yellow"/>
          <w:lang w:val="la-Latn"/>
        </w:rPr>
        <w:t>de e</w:t>
      </w:r>
      <w:r w:rsidRPr="007A06F5">
        <w:rPr>
          <w:highlight w:val="yellow"/>
          <w:lang w:val="la-Latn"/>
        </w:rPr>
        <w:t>a</w:t>
      </w:r>
      <w:r w:rsidR="00ED106A" w:rsidRPr="007A06F5">
        <w:rPr>
          <w:highlight w:val="yellow"/>
          <w:lang w:val="la-Latn"/>
        </w:rPr>
        <w:t xml:space="preserve"> </w:t>
      </w:r>
      <w:r w:rsidRPr="007A06F5">
        <w:rPr>
          <w:highlight w:val="yellow"/>
          <w:lang w:val="la-Latn"/>
        </w:rPr>
        <w:t>patr</w:t>
      </w:r>
      <w:r w:rsidR="00371142" w:rsidRPr="007A06F5">
        <w:rPr>
          <w:highlight w:val="yellow"/>
          <w:lang w:val="la-Latn"/>
        </w:rPr>
        <w:t>e</w:t>
      </w:r>
      <w:r w:rsidR="00ED106A" w:rsidRPr="007A06F5">
        <w:rPr>
          <w:lang w:val="la-Latn"/>
        </w:rPr>
        <w:t xml:space="preserve"> </w:t>
      </w:r>
      <w:r w:rsidRPr="007A06F5">
        <w:rPr>
          <w:lang w:val="la-Latn"/>
        </w:rPr>
        <w:t>filioque se substernerit</w:t>
      </w:r>
      <w:r w:rsidR="0047682A" w:rsidRPr="007A06F5">
        <w:rPr>
          <w:lang w:val="la-Latn"/>
        </w:rPr>
        <w:t xml:space="preserve">, </w:t>
      </w:r>
      <w:r w:rsidRPr="007A06F5">
        <w:rPr>
          <w:lang w:val="la-Latn"/>
        </w:rPr>
        <w:t>seu de his</w:t>
      </w:r>
      <w:r w:rsidR="0069631A" w:rsidRPr="007A06F5">
        <w:rPr>
          <w:lang w:val="la-Latn"/>
        </w:rPr>
        <w:t xml:space="preserve">, </w:t>
      </w:r>
      <w:r w:rsidRPr="007A06F5">
        <w:rPr>
          <w:lang w:val="la-Latn"/>
        </w:rPr>
        <w:t>qui cum duabus sororibus concubuerint</w:t>
      </w:r>
      <w:r w:rsidR="0047682A" w:rsidRPr="007A06F5">
        <w:rPr>
          <w:lang w:val="la-Latn"/>
        </w:rPr>
        <w:t xml:space="preserve">. </w:t>
      </w:r>
    </w:p>
    <w:p w14:paraId="78F9BC2A" w14:textId="7F067C50" w:rsidR="009376ED" w:rsidRPr="007A06F5" w:rsidRDefault="00371142" w:rsidP="00724342">
      <w:pPr>
        <w:pStyle w:val="Normlnweb"/>
        <w:spacing w:before="0" w:beforeAutospacing="0" w:after="120" w:afterAutospacing="0"/>
        <w:rPr>
          <w:lang w:val="la-Latn"/>
        </w:rPr>
      </w:pPr>
      <w:r w:rsidRPr="007A06F5">
        <w:rPr>
          <w:lang w:val="la-Latn"/>
        </w:rPr>
        <w:t>XX</w:t>
      </w:r>
      <w:r w:rsidR="0047682A" w:rsidRPr="007A06F5">
        <w:rPr>
          <w:lang w:val="la-Latn"/>
        </w:rPr>
        <w:t xml:space="preserve">. </w:t>
      </w:r>
      <w:r w:rsidR="009376ED" w:rsidRPr="007A06F5">
        <w:rPr>
          <w:lang w:val="la-Latn"/>
        </w:rPr>
        <w:t>De parvulis a parentibus intra septa monasterii</w:t>
      </w:r>
      <w:r w:rsidR="00ED106A" w:rsidRPr="007A06F5">
        <w:rPr>
          <w:lang w:val="la-Latn"/>
        </w:rPr>
        <w:t xml:space="preserve"> </w:t>
      </w:r>
      <w:r w:rsidR="009376ED" w:rsidRPr="007A06F5">
        <w:rPr>
          <w:lang w:val="la-Latn"/>
        </w:rPr>
        <w:t>contraditis</w:t>
      </w:r>
      <w:r w:rsidR="0047682A" w:rsidRPr="007A06F5">
        <w:rPr>
          <w:lang w:val="la-Latn"/>
        </w:rPr>
        <w:t xml:space="preserve">. </w:t>
      </w:r>
    </w:p>
    <w:p w14:paraId="1FB48481" w14:textId="38BFFB1A" w:rsidR="009376ED" w:rsidRPr="007A06F5" w:rsidRDefault="009376ED" w:rsidP="00724342">
      <w:pPr>
        <w:pStyle w:val="Normlnweb"/>
        <w:spacing w:before="0" w:beforeAutospacing="0" w:after="120" w:afterAutospacing="0"/>
        <w:rPr>
          <w:lang w:val="la-Latn"/>
        </w:rPr>
      </w:pPr>
      <w:r w:rsidRPr="007A06F5">
        <w:rPr>
          <w:lang w:val="la-Latn"/>
        </w:rPr>
        <w:t>XXI</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professione monachi</w:t>
      </w:r>
      <w:r w:rsidR="0047682A" w:rsidRPr="007A06F5">
        <w:rPr>
          <w:lang w:val="la-Latn"/>
        </w:rPr>
        <w:t xml:space="preserve">. </w:t>
      </w:r>
    </w:p>
    <w:p w14:paraId="61EAAFED" w14:textId="3849FCC6" w:rsidR="009376ED" w:rsidRPr="007A06F5" w:rsidRDefault="009376ED" w:rsidP="00724342">
      <w:pPr>
        <w:pStyle w:val="Normlnweb"/>
        <w:spacing w:before="0" w:beforeAutospacing="0" w:after="120" w:afterAutospacing="0"/>
        <w:rPr>
          <w:lang w:val="la-Latn"/>
        </w:rPr>
      </w:pPr>
      <w:r w:rsidRPr="007A06F5">
        <w:rPr>
          <w:lang w:val="la-Latn"/>
        </w:rPr>
        <w:t>XXII</w:t>
      </w:r>
      <w:r w:rsidR="0047682A" w:rsidRPr="007A06F5">
        <w:rPr>
          <w:lang w:val="la-Latn"/>
        </w:rPr>
        <w:t xml:space="preserve">. </w:t>
      </w:r>
      <w:r w:rsidRPr="007A06F5">
        <w:rPr>
          <w:lang w:val="la-Latn"/>
        </w:rPr>
        <w:t>De leprosis fidelibus</w:t>
      </w:r>
      <w:r w:rsidR="0069631A" w:rsidRPr="007A06F5">
        <w:rPr>
          <w:lang w:val="la-Latn"/>
        </w:rPr>
        <w:t xml:space="preserve">, </w:t>
      </w:r>
      <w:r w:rsidRPr="007A06F5">
        <w:rPr>
          <w:lang w:val="la-Latn"/>
        </w:rPr>
        <w:t>si participationem</w:t>
      </w:r>
      <w:r w:rsidR="00ED106A" w:rsidRPr="007A06F5">
        <w:rPr>
          <w:lang w:val="la-Latn"/>
        </w:rPr>
        <w:t xml:space="preserve"> </w:t>
      </w:r>
      <w:r w:rsidRPr="007A06F5">
        <w:rPr>
          <w:lang w:val="la-Latn"/>
        </w:rPr>
        <w:t>dominici</w:t>
      </w:r>
      <w:r w:rsidR="00ED106A" w:rsidRPr="007A06F5">
        <w:rPr>
          <w:lang w:val="la-Latn"/>
        </w:rPr>
        <w:t xml:space="preserve"> </w:t>
      </w:r>
      <w:r w:rsidRPr="007A06F5">
        <w:rPr>
          <w:lang w:val="la-Latn"/>
        </w:rPr>
        <w:t>corporis et</w:t>
      </w:r>
      <w:r w:rsidR="00ED106A" w:rsidRPr="007A06F5">
        <w:rPr>
          <w:lang w:val="la-Latn"/>
        </w:rPr>
        <w:t xml:space="preserve"> </w:t>
      </w:r>
      <w:r w:rsidRPr="007A06F5">
        <w:rPr>
          <w:lang w:val="la-Latn"/>
        </w:rPr>
        <w:t>sanguinis</w:t>
      </w:r>
      <w:r w:rsidR="00ED106A" w:rsidRPr="007A06F5">
        <w:rPr>
          <w:lang w:val="la-Latn"/>
        </w:rPr>
        <w:t xml:space="preserve"> </w:t>
      </w:r>
      <w:r w:rsidRPr="007A06F5">
        <w:rPr>
          <w:lang w:val="la-Latn"/>
        </w:rPr>
        <w:t>percipere</w:t>
      </w:r>
      <w:r w:rsidR="00ED106A" w:rsidRPr="007A06F5">
        <w:rPr>
          <w:lang w:val="la-Latn"/>
        </w:rPr>
        <w:t xml:space="preserve"> </w:t>
      </w:r>
      <w:r w:rsidRPr="007A06F5">
        <w:rPr>
          <w:lang w:val="la-Latn"/>
        </w:rPr>
        <w:t>debeant</w:t>
      </w:r>
      <w:r w:rsidR="0047682A" w:rsidRPr="007A06F5">
        <w:rPr>
          <w:lang w:val="la-Latn"/>
        </w:rPr>
        <w:t xml:space="preserve">. </w:t>
      </w:r>
    </w:p>
    <w:p w14:paraId="5F1DF7D3" w14:textId="542BA996" w:rsidR="009376ED" w:rsidRPr="007A06F5" w:rsidRDefault="009376ED" w:rsidP="00724342">
      <w:pPr>
        <w:pStyle w:val="Normlnweb"/>
        <w:spacing w:before="0" w:beforeAutospacing="0" w:after="120" w:afterAutospacing="0"/>
        <w:rPr>
          <w:lang w:val="la-Latn"/>
        </w:rPr>
      </w:pPr>
      <w:r w:rsidRPr="007A06F5">
        <w:rPr>
          <w:lang w:val="la-Latn"/>
        </w:rPr>
        <w:t>XXIII</w:t>
      </w:r>
      <w:r w:rsidR="0047682A" w:rsidRPr="007A06F5">
        <w:rPr>
          <w:lang w:val="la-Latn"/>
        </w:rPr>
        <w:t xml:space="preserve">. </w:t>
      </w:r>
      <w:r w:rsidRPr="007A06F5">
        <w:rPr>
          <w:lang w:val="la-Latn"/>
        </w:rPr>
        <w:t>Ut nulli episcopo liceat a</w:t>
      </w:r>
      <w:r w:rsidR="00ED106A" w:rsidRPr="007A06F5">
        <w:rPr>
          <w:lang w:val="la-Latn"/>
        </w:rPr>
        <w:t xml:space="preserve"> </w:t>
      </w:r>
      <w:r w:rsidRPr="007A06F5">
        <w:rPr>
          <w:lang w:val="la-Latn"/>
        </w:rPr>
        <w:t>synodo deesse vel ante peractam</w:t>
      </w:r>
      <w:r w:rsidR="00ED106A" w:rsidRPr="007A06F5">
        <w:rPr>
          <w:lang w:val="la-Latn"/>
        </w:rPr>
        <w:t xml:space="preserve"> </w:t>
      </w:r>
      <w:r w:rsidR="00174AED" w:rsidRPr="007A06F5">
        <w:rPr>
          <w:lang w:val="la-Latn"/>
        </w:rPr>
        <w:t>syn</w:t>
      </w:r>
      <w:r w:rsidRPr="007A06F5">
        <w:rPr>
          <w:lang w:val="la-Latn"/>
        </w:rPr>
        <w:t>odum discedere</w:t>
      </w:r>
      <w:r w:rsidR="0069631A" w:rsidRPr="007A06F5">
        <w:rPr>
          <w:lang w:val="la-Latn"/>
        </w:rPr>
        <w:t xml:space="preserve">. </w:t>
      </w:r>
    </w:p>
    <w:p w14:paraId="1BB93870" w14:textId="27A5A6D2" w:rsidR="009376ED" w:rsidRPr="007A06F5" w:rsidRDefault="009376ED" w:rsidP="00724342">
      <w:pPr>
        <w:pStyle w:val="Normlnweb"/>
        <w:spacing w:before="0" w:beforeAutospacing="0" w:after="120" w:afterAutospacing="0"/>
        <w:rPr>
          <w:lang w:val="la-Latn"/>
        </w:rPr>
      </w:pPr>
      <w:r w:rsidRPr="007A06F5">
        <w:rPr>
          <w:lang w:val="la-Latn"/>
        </w:rPr>
        <w:t>XXIIII</w:t>
      </w:r>
      <w:r w:rsidR="0047682A" w:rsidRPr="007A06F5">
        <w:rPr>
          <w:lang w:val="la-Latn"/>
        </w:rPr>
        <w:t xml:space="preserve">. </w:t>
      </w:r>
      <w:r w:rsidRPr="007A06F5">
        <w:rPr>
          <w:lang w:val="la-Latn"/>
        </w:rPr>
        <w:t>Ut nullus secularium ecclesiam aut clericum fa</w:t>
      </w:r>
      <w:r w:rsidR="001677B4" w:rsidRPr="007A06F5">
        <w:rPr>
          <w:highlight w:val="yellow"/>
          <w:lang w:val="la-Latn"/>
        </w:rPr>
        <w:t>ce</w:t>
      </w:r>
      <w:r w:rsidRPr="007A06F5">
        <w:rPr>
          <w:lang w:val="la-Latn"/>
        </w:rPr>
        <w:t>re</w:t>
      </w:r>
      <w:r w:rsidR="00ED106A" w:rsidRPr="007A06F5">
        <w:rPr>
          <w:lang w:val="la-Latn"/>
        </w:rPr>
        <w:t xml:space="preserve"> </w:t>
      </w:r>
      <w:r w:rsidRPr="007A06F5">
        <w:rPr>
          <w:lang w:val="la-Latn"/>
        </w:rPr>
        <w:t>praesumat</w:t>
      </w:r>
      <w:r w:rsidR="0069631A" w:rsidRPr="007A06F5">
        <w:rPr>
          <w:lang w:val="la-Latn"/>
        </w:rPr>
        <w:t xml:space="preserve">. </w:t>
      </w:r>
    </w:p>
    <w:p w14:paraId="2BB6F1E9" w14:textId="4546F81F" w:rsidR="009376ED" w:rsidRPr="007A06F5" w:rsidRDefault="009376ED" w:rsidP="00724342">
      <w:pPr>
        <w:pStyle w:val="Normlnweb"/>
        <w:spacing w:before="0" w:beforeAutospacing="0" w:after="120" w:afterAutospacing="0"/>
        <w:rPr>
          <w:lang w:val="la-Latn"/>
        </w:rPr>
      </w:pPr>
      <w:r w:rsidRPr="007A06F5">
        <w:rPr>
          <w:lang w:val="la-Latn"/>
        </w:rPr>
        <w:t>XXV</w:t>
      </w:r>
      <w:r w:rsidR="0047682A" w:rsidRPr="007A06F5">
        <w:rPr>
          <w:lang w:val="la-Latn"/>
        </w:rPr>
        <w:t xml:space="preserve">. </w:t>
      </w:r>
      <w:r w:rsidRPr="007A06F5">
        <w:rPr>
          <w:lang w:val="la-Latn"/>
        </w:rPr>
        <w:t>De his</w:t>
      </w:r>
      <w:r w:rsidR="0069631A" w:rsidRPr="007A06F5">
        <w:rPr>
          <w:lang w:val="la-Latn"/>
        </w:rPr>
        <w:t xml:space="preserve">, </w:t>
      </w:r>
      <w:r w:rsidRPr="007A06F5">
        <w:rPr>
          <w:lang w:val="la-Latn"/>
        </w:rPr>
        <w:t xml:space="preserve">qui per odium ad pacem non </w:t>
      </w:r>
      <w:r w:rsidRPr="007A06F5">
        <w:rPr>
          <w:strike/>
          <w:highlight w:val="yellow"/>
          <w:lang w:val="la-Latn"/>
        </w:rPr>
        <w:t>re</w:t>
      </w:r>
      <w:r w:rsidRPr="007A06F5">
        <w:rPr>
          <w:lang w:val="la-Latn"/>
        </w:rPr>
        <w:t>vertuntur</w:t>
      </w:r>
      <w:r w:rsidR="0047682A" w:rsidRPr="007A06F5">
        <w:rPr>
          <w:lang w:val="la-Latn"/>
        </w:rPr>
        <w:t xml:space="preserve">. </w:t>
      </w:r>
    </w:p>
    <w:p w14:paraId="246B4D97" w14:textId="5C1386BC" w:rsidR="009376ED" w:rsidRPr="007A06F5" w:rsidRDefault="009376ED" w:rsidP="00724342">
      <w:pPr>
        <w:pStyle w:val="Normlnweb"/>
        <w:spacing w:before="0" w:beforeAutospacing="0" w:after="120" w:afterAutospacing="0"/>
        <w:rPr>
          <w:lang w:val="la-Latn"/>
        </w:rPr>
      </w:pPr>
      <w:r w:rsidRPr="007A06F5">
        <w:rPr>
          <w:lang w:val="la-Latn"/>
        </w:rPr>
        <w:t>XXVI</w:t>
      </w:r>
      <w:r w:rsidR="0047682A" w:rsidRPr="007A06F5">
        <w:rPr>
          <w:lang w:val="la-Latn"/>
        </w:rPr>
        <w:t xml:space="preserve">. </w:t>
      </w:r>
      <w:r w:rsidRPr="007A06F5">
        <w:rPr>
          <w:lang w:val="la-Latn"/>
        </w:rPr>
        <w:t>De clericis</w:t>
      </w:r>
      <w:r w:rsidR="0047682A" w:rsidRPr="007A06F5">
        <w:rPr>
          <w:lang w:val="la-Latn"/>
        </w:rPr>
        <w:t xml:space="preserve">, </w:t>
      </w:r>
      <w:r w:rsidRPr="007A06F5">
        <w:rPr>
          <w:lang w:val="la-Latn"/>
        </w:rPr>
        <w:t>qui sine epistola sui pontificis proficiscuntur</w:t>
      </w:r>
      <w:r w:rsidR="0069631A" w:rsidRPr="007A06F5">
        <w:rPr>
          <w:lang w:val="la-Latn"/>
        </w:rPr>
        <w:t xml:space="preserve">. </w:t>
      </w:r>
    </w:p>
    <w:p w14:paraId="438C5A72" w14:textId="5458F6D4" w:rsidR="009376ED" w:rsidRPr="007A06F5" w:rsidRDefault="00BF6E77" w:rsidP="00724342">
      <w:pPr>
        <w:pStyle w:val="Normlnweb"/>
        <w:spacing w:before="0" w:beforeAutospacing="0" w:after="120" w:afterAutospacing="0"/>
        <w:rPr>
          <w:lang w:val="la-Latn"/>
        </w:rPr>
      </w:pPr>
      <w:r w:rsidRPr="007A06F5">
        <w:rPr>
          <w:lang w:val="la-Latn"/>
        </w:rPr>
        <w:t>XXVII</w:t>
      </w:r>
      <w:r w:rsidR="0069631A" w:rsidRPr="007A06F5">
        <w:rPr>
          <w:lang w:val="la-Latn"/>
        </w:rPr>
        <w:t xml:space="preserve">. </w:t>
      </w:r>
      <w:r w:rsidR="009376ED" w:rsidRPr="007A06F5">
        <w:rPr>
          <w:lang w:val="la-Latn"/>
        </w:rPr>
        <w:t>De his</w:t>
      </w:r>
      <w:r w:rsidR="0069631A" w:rsidRPr="007A06F5">
        <w:rPr>
          <w:lang w:val="la-Latn"/>
        </w:rPr>
        <w:t xml:space="preserve">, </w:t>
      </w:r>
      <w:r w:rsidR="009376ED" w:rsidRPr="007A06F5">
        <w:rPr>
          <w:lang w:val="la-Latn"/>
        </w:rPr>
        <w:t>qui servos suos iudicibus non iudicantibus necant</w:t>
      </w:r>
      <w:r w:rsidR="0069631A" w:rsidRPr="007A06F5">
        <w:rPr>
          <w:lang w:val="la-Latn"/>
        </w:rPr>
        <w:t xml:space="preserve">. </w:t>
      </w:r>
    </w:p>
    <w:p w14:paraId="7A7690EA" w14:textId="1EDD1932" w:rsidR="009376ED" w:rsidRPr="007A06F5" w:rsidRDefault="009376ED" w:rsidP="00724342">
      <w:pPr>
        <w:pStyle w:val="Normlnweb"/>
        <w:spacing w:before="0" w:beforeAutospacing="0" w:after="120" w:afterAutospacing="0"/>
        <w:rPr>
          <w:lang w:val="la-Latn"/>
        </w:rPr>
      </w:pPr>
      <w:r w:rsidRPr="007A06F5">
        <w:rPr>
          <w:lang w:val="la-Latn"/>
        </w:rPr>
        <w:t>XXVIII</w:t>
      </w:r>
      <w:r w:rsidR="0069631A" w:rsidRPr="007A06F5">
        <w:rPr>
          <w:lang w:val="la-Latn"/>
        </w:rPr>
        <w:t xml:space="preserve">. </w:t>
      </w:r>
      <w:r w:rsidRPr="007A06F5">
        <w:rPr>
          <w:lang w:val="la-Latn"/>
        </w:rPr>
        <w:t>De domina</w:t>
      </w:r>
      <w:r w:rsidR="0069631A" w:rsidRPr="007A06F5">
        <w:rPr>
          <w:lang w:val="la-Latn"/>
        </w:rPr>
        <w:t xml:space="preserve">, </w:t>
      </w:r>
      <w:r w:rsidRPr="007A06F5">
        <w:rPr>
          <w:lang w:val="la-Latn"/>
        </w:rPr>
        <w:t>quae zeli causa ancillam occiderit</w:t>
      </w:r>
      <w:r w:rsidR="0069631A" w:rsidRPr="007A06F5">
        <w:rPr>
          <w:lang w:val="la-Latn"/>
        </w:rPr>
        <w:t xml:space="preserve">. </w:t>
      </w:r>
    </w:p>
    <w:p w14:paraId="3E8EF9BF" w14:textId="05BE36DB" w:rsidR="009376ED" w:rsidRPr="007A06F5" w:rsidRDefault="009376ED" w:rsidP="00724342">
      <w:pPr>
        <w:pStyle w:val="Normlnweb"/>
        <w:spacing w:before="0" w:beforeAutospacing="0" w:after="120" w:afterAutospacing="0"/>
        <w:rPr>
          <w:lang w:val="la-Latn"/>
        </w:rPr>
      </w:pPr>
      <w:r w:rsidRPr="007A06F5">
        <w:rPr>
          <w:lang w:val="la-Latn"/>
        </w:rPr>
        <w:t>XXVIIII</w:t>
      </w:r>
      <w:r w:rsidR="0069631A" w:rsidRPr="007A06F5">
        <w:rPr>
          <w:lang w:val="la-Latn"/>
        </w:rPr>
        <w:t xml:space="preserve">. </w:t>
      </w:r>
      <w:r w:rsidRPr="007A06F5">
        <w:rPr>
          <w:lang w:val="la-Latn"/>
        </w:rPr>
        <w:t>De episcopis ceterisque sacris ministris</w:t>
      </w:r>
      <w:r w:rsidR="0069631A" w:rsidRPr="007A06F5">
        <w:rPr>
          <w:lang w:val="la-Latn"/>
        </w:rPr>
        <w:t xml:space="preserve">, </w:t>
      </w:r>
      <w:r w:rsidR="00174AED" w:rsidRPr="007A06F5">
        <w:rPr>
          <w:lang w:val="la-Latn"/>
        </w:rPr>
        <w:t>ut ab uxoribus abstineant</w:t>
      </w:r>
      <w:r w:rsidR="0069631A" w:rsidRPr="007A06F5">
        <w:rPr>
          <w:lang w:val="la-Latn"/>
        </w:rPr>
        <w:t xml:space="preserve">. </w:t>
      </w:r>
    </w:p>
    <w:p w14:paraId="0E0FDDAC" w14:textId="2B017614" w:rsidR="009376ED" w:rsidRPr="007A06F5" w:rsidRDefault="009376ED" w:rsidP="00724342">
      <w:pPr>
        <w:pStyle w:val="Normlnweb"/>
        <w:spacing w:before="0" w:beforeAutospacing="0" w:after="120" w:afterAutospacing="0"/>
        <w:rPr>
          <w:lang w:val="la-Latn"/>
        </w:rPr>
      </w:pPr>
      <w:r w:rsidRPr="007A06F5">
        <w:rPr>
          <w:lang w:val="la-Latn"/>
        </w:rPr>
        <w:t>XXX</w:t>
      </w:r>
      <w:r w:rsidR="0069631A" w:rsidRPr="007A06F5">
        <w:rPr>
          <w:lang w:val="la-Latn"/>
        </w:rPr>
        <w:t xml:space="preserve">. </w:t>
      </w:r>
      <w:r w:rsidRPr="007A06F5">
        <w:rPr>
          <w:lang w:val="la-Latn"/>
        </w:rPr>
        <w:t>De vagis et inoboedientibus clericis</w:t>
      </w:r>
      <w:r w:rsidR="0069631A" w:rsidRPr="007A06F5">
        <w:rPr>
          <w:lang w:val="la-Latn"/>
        </w:rPr>
        <w:t xml:space="preserve">. </w:t>
      </w:r>
    </w:p>
    <w:p w14:paraId="11B7B554" w14:textId="63759015" w:rsidR="009376ED" w:rsidRPr="007A06F5" w:rsidRDefault="009376ED" w:rsidP="00724342">
      <w:pPr>
        <w:pStyle w:val="Normlnweb"/>
        <w:spacing w:before="0" w:beforeAutospacing="0" w:after="120" w:afterAutospacing="0"/>
        <w:rPr>
          <w:lang w:val="la-Latn"/>
        </w:rPr>
      </w:pPr>
      <w:r w:rsidRPr="007A06F5">
        <w:rPr>
          <w:lang w:val="la-Latn"/>
        </w:rPr>
        <w:t>item XXX</w:t>
      </w:r>
      <w:r w:rsidR="0069631A" w:rsidRPr="007A06F5">
        <w:rPr>
          <w:lang w:val="la-Latn"/>
        </w:rPr>
        <w:t xml:space="preserve">. </w:t>
      </w:r>
      <w:r w:rsidRPr="007A06F5">
        <w:rPr>
          <w:lang w:val="la-Latn"/>
        </w:rPr>
        <w:t>Ut</w:t>
      </w:r>
      <w:r w:rsidR="0069631A" w:rsidRPr="007A06F5">
        <w:rPr>
          <w:lang w:val="la-Latn"/>
        </w:rPr>
        <w:t xml:space="preserve"> </w:t>
      </w:r>
      <w:r w:rsidRPr="007A06F5">
        <w:rPr>
          <w:lang w:val="la-Latn"/>
        </w:rPr>
        <w:t>pręter</w:t>
      </w:r>
      <w:r w:rsidR="0069631A" w:rsidRPr="007A06F5">
        <w:rPr>
          <w:lang w:val="la-Latn"/>
        </w:rPr>
        <w:t xml:space="preserve"> </w:t>
      </w:r>
      <w:r w:rsidRPr="007A06F5">
        <w:rPr>
          <w:lang w:val="la-Latn"/>
        </w:rPr>
        <w:t>episcopum nullus</w:t>
      </w:r>
      <w:r w:rsidR="0069631A" w:rsidRPr="007A06F5">
        <w:rPr>
          <w:lang w:val="la-Latn"/>
        </w:rPr>
        <w:t xml:space="preserve"> </w:t>
      </w:r>
      <w:r w:rsidRPr="007A06F5">
        <w:rPr>
          <w:lang w:val="la-Latn"/>
        </w:rPr>
        <w:t>crisma conficiat</w:t>
      </w:r>
      <w:r w:rsidR="0069631A" w:rsidRPr="007A06F5">
        <w:rPr>
          <w:lang w:val="la-Latn"/>
        </w:rPr>
        <w:t xml:space="preserve">. </w:t>
      </w:r>
    </w:p>
    <w:p w14:paraId="4FB40093" w14:textId="36CEF259" w:rsidR="009376ED" w:rsidRPr="007A06F5" w:rsidRDefault="009376ED" w:rsidP="00724342">
      <w:pPr>
        <w:pStyle w:val="Normlnweb"/>
        <w:spacing w:before="0" w:beforeAutospacing="0" w:after="120" w:afterAutospacing="0"/>
        <w:rPr>
          <w:lang w:val="la-Latn"/>
        </w:rPr>
      </w:pPr>
      <w:r w:rsidRPr="007A06F5">
        <w:rPr>
          <w:lang w:val="la-Latn"/>
        </w:rPr>
        <w:t>XXXI</w:t>
      </w:r>
      <w:r w:rsidR="0069631A" w:rsidRPr="007A06F5">
        <w:rPr>
          <w:lang w:val="la-Latn"/>
        </w:rPr>
        <w:t xml:space="preserve">. </w:t>
      </w:r>
      <w:r w:rsidRPr="007A06F5">
        <w:rPr>
          <w:lang w:val="la-Latn"/>
        </w:rPr>
        <w:t>Ut ecclesia cum rebus suis ad episcopi ordinationem pertineat</w:t>
      </w:r>
      <w:r w:rsidR="0069631A" w:rsidRPr="007A06F5">
        <w:rPr>
          <w:lang w:val="la-Latn"/>
        </w:rPr>
        <w:t xml:space="preserve">. </w:t>
      </w:r>
    </w:p>
    <w:p w14:paraId="4786F5EC" w14:textId="68B04069" w:rsidR="009376ED" w:rsidRPr="007A06F5" w:rsidRDefault="009376ED" w:rsidP="00724342">
      <w:pPr>
        <w:pStyle w:val="Normlnweb"/>
        <w:spacing w:before="0" w:beforeAutospacing="0" w:after="120" w:afterAutospacing="0"/>
        <w:rPr>
          <w:lang w:val="la-Latn"/>
        </w:rPr>
      </w:pPr>
      <w:r w:rsidRPr="007A06F5">
        <w:rPr>
          <w:lang w:val="la-Latn"/>
        </w:rPr>
        <w:t>XXXII</w:t>
      </w:r>
      <w:r w:rsidR="0069631A" w:rsidRPr="007A06F5">
        <w:rPr>
          <w:lang w:val="la-Latn"/>
        </w:rPr>
        <w:t xml:space="preserve">. </w:t>
      </w:r>
      <w:r w:rsidRPr="007A06F5">
        <w:rPr>
          <w:lang w:val="la-Latn"/>
        </w:rPr>
        <w:t>De baptismatis</w:t>
      </w:r>
      <w:r w:rsidR="0069631A" w:rsidRPr="007A06F5">
        <w:rPr>
          <w:lang w:val="la-Latn"/>
        </w:rPr>
        <w:t xml:space="preserve"> </w:t>
      </w:r>
      <w:r w:rsidRPr="007A06F5">
        <w:rPr>
          <w:lang w:val="la-Latn"/>
        </w:rPr>
        <w:t>sacramento</w:t>
      </w:r>
      <w:r w:rsidR="0069631A" w:rsidRPr="007A06F5">
        <w:rPr>
          <w:lang w:val="la-Latn"/>
        </w:rPr>
        <w:t xml:space="preserve">. </w:t>
      </w:r>
    </w:p>
    <w:p w14:paraId="1F953581" w14:textId="478D348C" w:rsidR="009376ED" w:rsidRPr="007A06F5" w:rsidRDefault="009376ED" w:rsidP="00724342">
      <w:pPr>
        <w:pStyle w:val="Normlnweb"/>
        <w:spacing w:before="0" w:beforeAutospacing="0" w:after="120" w:afterAutospacing="0"/>
        <w:rPr>
          <w:lang w:val="la-Latn"/>
        </w:rPr>
      </w:pPr>
      <w:r w:rsidRPr="007A06F5">
        <w:rPr>
          <w:lang w:val="la-Latn"/>
        </w:rPr>
        <w:t>XXXIII</w:t>
      </w:r>
      <w:r w:rsidR="0069631A" w:rsidRPr="007A06F5">
        <w:rPr>
          <w:lang w:val="la-Latn"/>
        </w:rPr>
        <w:t xml:space="preserve">. </w:t>
      </w:r>
      <w:r w:rsidRPr="007A06F5">
        <w:rPr>
          <w:lang w:val="la-Latn"/>
        </w:rPr>
        <w:t>Ne</w:t>
      </w:r>
      <w:r w:rsidR="0069631A" w:rsidRPr="007A06F5">
        <w:rPr>
          <w:lang w:val="la-Latn"/>
        </w:rPr>
        <w:t xml:space="preserve"> </w:t>
      </w:r>
      <w:r w:rsidRPr="007A06F5">
        <w:rPr>
          <w:lang w:val="la-Latn"/>
        </w:rPr>
        <w:t>sine accusatore</w:t>
      </w:r>
      <w:r w:rsidR="0069631A" w:rsidRPr="007A06F5">
        <w:rPr>
          <w:lang w:val="la-Latn"/>
        </w:rPr>
        <w:t xml:space="preserve"> </w:t>
      </w:r>
      <w:r w:rsidRPr="007A06F5">
        <w:rPr>
          <w:lang w:val="la-Latn"/>
        </w:rPr>
        <w:t>legitime</w:t>
      </w:r>
      <w:r w:rsidR="0069631A" w:rsidRPr="007A06F5">
        <w:rPr>
          <w:lang w:val="la-Latn"/>
        </w:rPr>
        <w:t xml:space="preserve"> </w:t>
      </w:r>
      <w:r w:rsidRPr="007A06F5">
        <w:rPr>
          <w:lang w:val="la-Latn"/>
        </w:rPr>
        <w:t>condempnetur quispiam</w:t>
      </w:r>
      <w:r w:rsidR="0069631A" w:rsidRPr="007A06F5">
        <w:rPr>
          <w:lang w:val="la-Latn"/>
        </w:rPr>
        <w:t xml:space="preserve">. </w:t>
      </w:r>
    </w:p>
    <w:p w14:paraId="3A325661" w14:textId="0FAA0D09" w:rsidR="009376ED" w:rsidRPr="007A06F5" w:rsidRDefault="009376ED" w:rsidP="00724342">
      <w:pPr>
        <w:pStyle w:val="Normlnweb"/>
        <w:spacing w:before="0" w:beforeAutospacing="0" w:after="120" w:afterAutospacing="0"/>
        <w:rPr>
          <w:lang w:val="la-Latn"/>
        </w:rPr>
      </w:pPr>
      <w:r w:rsidRPr="007A06F5">
        <w:rPr>
          <w:lang w:val="la-Latn"/>
        </w:rPr>
        <w:t>XXXIIII</w:t>
      </w:r>
      <w:r w:rsidR="0069631A" w:rsidRPr="007A06F5">
        <w:rPr>
          <w:lang w:val="la-Latn"/>
        </w:rPr>
        <w:t xml:space="preserve">. </w:t>
      </w:r>
      <w:r w:rsidRPr="007A06F5">
        <w:rPr>
          <w:lang w:val="la-Latn"/>
        </w:rPr>
        <w:t>De refugis ac perfidis laicis</w:t>
      </w:r>
      <w:r w:rsidR="0069631A" w:rsidRPr="007A06F5">
        <w:rPr>
          <w:lang w:val="la-Latn"/>
        </w:rPr>
        <w:t xml:space="preserve">. </w:t>
      </w:r>
    </w:p>
    <w:p w14:paraId="063A5629" w14:textId="0842EA1C" w:rsidR="009376ED" w:rsidRPr="007A06F5" w:rsidRDefault="009376ED" w:rsidP="00724342">
      <w:pPr>
        <w:pStyle w:val="Normlnweb"/>
        <w:spacing w:before="0" w:beforeAutospacing="0" w:after="120" w:afterAutospacing="0"/>
        <w:rPr>
          <w:lang w:val="la-Latn"/>
        </w:rPr>
      </w:pPr>
      <w:r w:rsidRPr="007A06F5">
        <w:rPr>
          <w:lang w:val="la-Latn"/>
        </w:rPr>
        <w:t>XXXV</w:t>
      </w:r>
      <w:r w:rsidR="0069631A" w:rsidRPr="007A06F5">
        <w:rPr>
          <w:lang w:val="la-Latn"/>
        </w:rPr>
        <w:t xml:space="preserve">. </w:t>
      </w:r>
      <w:r w:rsidRPr="007A06F5">
        <w:rPr>
          <w:lang w:val="la-Latn"/>
        </w:rPr>
        <w:t>Ut episcopi</w:t>
      </w:r>
      <w:r w:rsidR="0069631A" w:rsidRPr="007A06F5">
        <w:rPr>
          <w:lang w:val="la-Latn"/>
        </w:rPr>
        <w:t xml:space="preserve">, </w:t>
      </w:r>
      <w:r w:rsidRPr="007A06F5">
        <w:rPr>
          <w:lang w:val="la-Latn"/>
        </w:rPr>
        <w:t>presbiteri atque</w:t>
      </w:r>
      <w:r w:rsidR="00A30F7F" w:rsidRPr="007A06F5">
        <w:rPr>
          <w:lang w:val="la-Latn"/>
        </w:rPr>
        <w:t xml:space="preserve"> </w:t>
      </w:r>
      <w:r w:rsidRPr="007A06F5">
        <w:rPr>
          <w:lang w:val="la-Latn"/>
        </w:rPr>
        <w:t>diaconi</w:t>
      </w:r>
      <w:r w:rsidR="00ED106A" w:rsidRPr="007A06F5">
        <w:rPr>
          <w:lang w:val="la-Latn"/>
        </w:rPr>
        <w:t xml:space="preserve"> </w:t>
      </w:r>
      <w:r w:rsidRPr="007A06F5">
        <w:rPr>
          <w:lang w:val="la-Latn"/>
        </w:rPr>
        <w:t>canes</w:t>
      </w:r>
      <w:r w:rsidR="00ED106A" w:rsidRPr="007A06F5">
        <w:rPr>
          <w:lang w:val="la-Latn"/>
        </w:rPr>
        <w:t xml:space="preserve"> </w:t>
      </w:r>
      <w:r w:rsidRPr="007A06F5">
        <w:rPr>
          <w:lang w:val="la-Latn"/>
        </w:rPr>
        <w:t>ad venandum</w:t>
      </w:r>
      <w:r w:rsidR="00ED106A" w:rsidRPr="007A06F5">
        <w:rPr>
          <w:lang w:val="la-Latn"/>
        </w:rPr>
        <w:t xml:space="preserve"> </w:t>
      </w:r>
      <w:r w:rsidRPr="007A06F5">
        <w:rPr>
          <w:lang w:val="la-Latn"/>
        </w:rPr>
        <w:t>aut</w:t>
      </w:r>
      <w:r w:rsidR="0069631A" w:rsidRPr="007A06F5">
        <w:rPr>
          <w:lang w:val="la-Latn"/>
        </w:rPr>
        <w:t xml:space="preserve"> </w:t>
      </w:r>
      <w:r w:rsidRPr="007A06F5">
        <w:rPr>
          <w:lang w:val="la-Latn"/>
        </w:rPr>
        <w:t>accipitres habere non debeant</w:t>
      </w:r>
      <w:r w:rsidR="0069631A" w:rsidRPr="007A06F5">
        <w:rPr>
          <w:lang w:val="la-Latn"/>
        </w:rPr>
        <w:t xml:space="preserve">. </w:t>
      </w:r>
    </w:p>
    <w:p w14:paraId="07082596" w14:textId="0809B058" w:rsidR="009376ED" w:rsidRPr="007A06F5" w:rsidRDefault="009376ED" w:rsidP="00724342">
      <w:pPr>
        <w:pStyle w:val="Normlnweb"/>
        <w:spacing w:before="0" w:beforeAutospacing="0" w:after="120" w:afterAutospacing="0"/>
        <w:rPr>
          <w:lang w:val="la-Latn"/>
        </w:rPr>
      </w:pPr>
      <w:r w:rsidRPr="007A06F5">
        <w:rPr>
          <w:lang w:val="la-Latn"/>
        </w:rPr>
        <w:t>XXXVI</w:t>
      </w:r>
      <w:r w:rsidR="0069631A" w:rsidRPr="007A06F5">
        <w:rPr>
          <w:lang w:val="la-Latn"/>
        </w:rPr>
        <w:t xml:space="preserve">. </w:t>
      </w:r>
      <w:r w:rsidRPr="007A06F5">
        <w:rPr>
          <w:lang w:val="la-Latn"/>
        </w:rPr>
        <w:t>De consecranda ecclesia</w:t>
      </w:r>
      <w:r w:rsidR="0069631A" w:rsidRPr="007A06F5">
        <w:rPr>
          <w:lang w:val="la-Latn"/>
        </w:rPr>
        <w:t xml:space="preserve">. </w:t>
      </w:r>
      <w:r w:rsidRPr="007A06F5">
        <w:rPr>
          <w:lang w:val="la-Latn"/>
        </w:rPr>
        <w:t>/</w:t>
      </w:r>
    </w:p>
    <w:p w14:paraId="35897796" w14:textId="0BAFEAD6" w:rsidR="009376ED" w:rsidRPr="007A06F5" w:rsidRDefault="00BF6E77" w:rsidP="00724342">
      <w:pPr>
        <w:pStyle w:val="Normlnweb"/>
        <w:spacing w:before="0" w:beforeAutospacing="0" w:after="120" w:afterAutospacing="0"/>
        <w:rPr>
          <w:lang w:val="la-Latn"/>
        </w:rPr>
      </w:pPr>
      <w:r w:rsidRPr="007A06F5">
        <w:rPr>
          <w:lang w:val="la-Latn"/>
        </w:rPr>
        <w:t>XXXVII</w:t>
      </w:r>
      <w:r w:rsidR="0047682A" w:rsidRPr="007A06F5">
        <w:rPr>
          <w:lang w:val="la-Latn"/>
        </w:rPr>
        <w:t xml:space="preserve">. </w:t>
      </w:r>
      <w:r w:rsidR="009376ED" w:rsidRPr="007A06F5">
        <w:rPr>
          <w:lang w:val="la-Latn"/>
        </w:rPr>
        <w:t>De</w:t>
      </w:r>
      <w:r w:rsidR="00ED106A" w:rsidRPr="007A06F5">
        <w:rPr>
          <w:lang w:val="la-Latn"/>
        </w:rPr>
        <w:t xml:space="preserve"> </w:t>
      </w:r>
      <w:r w:rsidR="009376ED" w:rsidRPr="007A06F5">
        <w:rPr>
          <w:lang w:val="la-Latn"/>
        </w:rPr>
        <w:t>adulteris</w:t>
      </w:r>
      <w:r w:rsidR="0047682A" w:rsidRPr="007A06F5">
        <w:rPr>
          <w:lang w:val="la-Latn"/>
        </w:rPr>
        <w:t xml:space="preserve">. </w:t>
      </w:r>
    </w:p>
    <w:p w14:paraId="75BD79AD" w14:textId="27DE09D9" w:rsidR="009376ED" w:rsidRPr="007A06F5" w:rsidRDefault="009376ED" w:rsidP="00724342">
      <w:pPr>
        <w:pStyle w:val="Normlnweb"/>
        <w:spacing w:before="0" w:beforeAutospacing="0" w:after="120" w:afterAutospacing="0"/>
        <w:rPr>
          <w:lang w:val="la-Latn"/>
        </w:rPr>
      </w:pPr>
      <w:r w:rsidRPr="007A06F5">
        <w:rPr>
          <w:lang w:val="la-Latn"/>
        </w:rPr>
        <w:t>XXXVIII</w:t>
      </w:r>
      <w:r w:rsidR="0047682A" w:rsidRPr="007A06F5">
        <w:rPr>
          <w:lang w:val="la-Latn"/>
        </w:rPr>
        <w:t xml:space="preserve">. </w:t>
      </w:r>
      <w:r w:rsidRPr="007A06F5">
        <w:rPr>
          <w:lang w:val="la-Latn"/>
        </w:rPr>
        <w:t>Quid in sacrificio domino</w:t>
      </w:r>
      <w:r w:rsidR="00ED106A" w:rsidRPr="007A06F5">
        <w:rPr>
          <w:lang w:val="la-Latn"/>
        </w:rPr>
        <w:t xml:space="preserve"> </w:t>
      </w:r>
      <w:r w:rsidRPr="007A06F5">
        <w:rPr>
          <w:lang w:val="la-Latn"/>
        </w:rPr>
        <w:t>offerri debeat</w:t>
      </w:r>
      <w:r w:rsidR="0069631A" w:rsidRPr="007A06F5">
        <w:rPr>
          <w:lang w:val="la-Latn"/>
        </w:rPr>
        <w:t xml:space="preserve">. </w:t>
      </w:r>
    </w:p>
    <w:p w14:paraId="00F1C6EE" w14:textId="286D8F29" w:rsidR="009376ED" w:rsidRPr="007A06F5" w:rsidRDefault="009376ED" w:rsidP="00724342">
      <w:pPr>
        <w:pStyle w:val="Normlnweb"/>
        <w:spacing w:before="0" w:beforeAutospacing="0" w:after="120" w:afterAutospacing="0"/>
        <w:rPr>
          <w:lang w:val="la-Latn"/>
        </w:rPr>
      </w:pPr>
      <w:r w:rsidRPr="007A06F5">
        <w:rPr>
          <w:lang w:val="la-Latn"/>
        </w:rPr>
        <w:t>XXXVIIII</w:t>
      </w:r>
      <w:r w:rsidR="0047682A" w:rsidRPr="007A06F5">
        <w:rPr>
          <w:lang w:val="la-Latn"/>
        </w:rPr>
        <w:t xml:space="preserve">. </w:t>
      </w:r>
      <w:r w:rsidRPr="007A06F5">
        <w:rPr>
          <w:lang w:val="la-Latn"/>
        </w:rPr>
        <w:t>De his</w:t>
      </w:r>
      <w:r w:rsidR="0069631A" w:rsidRPr="007A06F5">
        <w:rPr>
          <w:lang w:val="la-Latn"/>
        </w:rPr>
        <w:t xml:space="preserve">, </w:t>
      </w:r>
      <w:r w:rsidRPr="007A06F5">
        <w:rPr>
          <w:lang w:val="la-Latn"/>
        </w:rPr>
        <w:t>qui</w:t>
      </w:r>
      <w:r w:rsidR="00ED106A" w:rsidRPr="007A06F5">
        <w:rPr>
          <w:lang w:val="la-Latn"/>
        </w:rPr>
        <w:t xml:space="preserve"> </w:t>
      </w:r>
      <w:r w:rsidRPr="007A06F5">
        <w:rPr>
          <w:lang w:val="la-Latn"/>
        </w:rPr>
        <w:t>prohibentur presbiteris in ecclesiasticis sacramentis</w:t>
      </w:r>
      <w:r w:rsidR="0069631A" w:rsidRPr="007A06F5">
        <w:rPr>
          <w:lang w:val="la-Latn"/>
        </w:rPr>
        <w:t xml:space="preserve">. </w:t>
      </w:r>
      <w:r w:rsidR="001677B4" w:rsidRPr="007A06F5">
        <w:rPr>
          <w:b/>
          <w:lang w:val="la-Latn"/>
        </w:rPr>
        <w:t>H. f. 106v</w:t>
      </w:r>
      <w:r w:rsidR="001677B4" w:rsidRPr="007A06F5">
        <w:rPr>
          <w:lang w:val="la-Latn"/>
        </w:rPr>
        <w:t>/</w:t>
      </w:r>
    </w:p>
    <w:p w14:paraId="56694D49" w14:textId="4FD8A7F4" w:rsidR="009376ED" w:rsidRPr="007A06F5" w:rsidRDefault="009376ED" w:rsidP="00724342">
      <w:pPr>
        <w:pStyle w:val="Normlnweb"/>
        <w:spacing w:before="0" w:beforeAutospacing="0" w:after="120" w:afterAutospacing="0"/>
        <w:rPr>
          <w:lang w:val="la-Latn"/>
        </w:rPr>
      </w:pPr>
      <w:r w:rsidRPr="007A06F5">
        <w:rPr>
          <w:lang w:val="la-Latn"/>
        </w:rPr>
        <w:t>XIX</w:t>
      </w:r>
      <w:r w:rsidR="0069631A" w:rsidRPr="007A06F5">
        <w:rPr>
          <w:lang w:val="la-Latn"/>
        </w:rPr>
        <w:t xml:space="preserve">. </w:t>
      </w:r>
      <w:r w:rsidRPr="007A06F5">
        <w:rPr>
          <w:lang w:val="la-Latn"/>
        </w:rPr>
        <w:t>De incriminatis</w:t>
      </w:r>
      <w:r w:rsidR="0047682A" w:rsidRPr="007A06F5">
        <w:rPr>
          <w:lang w:val="la-Latn"/>
        </w:rPr>
        <w:t xml:space="preserve">, </w:t>
      </w:r>
      <w:r w:rsidRPr="007A06F5">
        <w:rPr>
          <w:lang w:val="la-Latn"/>
        </w:rPr>
        <w:t>qualiter se expurgare</w:t>
      </w:r>
      <w:r w:rsidR="00ED106A" w:rsidRPr="007A06F5">
        <w:rPr>
          <w:lang w:val="la-Latn"/>
        </w:rPr>
        <w:t xml:space="preserve"> </w:t>
      </w:r>
      <w:r w:rsidRPr="007A06F5">
        <w:rPr>
          <w:lang w:val="la-Latn"/>
        </w:rPr>
        <w:t>debeant</w:t>
      </w:r>
      <w:r w:rsidR="0069631A" w:rsidRPr="007A06F5">
        <w:rPr>
          <w:lang w:val="la-Latn"/>
        </w:rPr>
        <w:t xml:space="preserve">. </w:t>
      </w:r>
    </w:p>
    <w:p w14:paraId="0494D9D0" w14:textId="459A9423" w:rsidR="009376ED" w:rsidRPr="007A06F5" w:rsidRDefault="009376ED" w:rsidP="00724342">
      <w:pPr>
        <w:pStyle w:val="Normlnweb"/>
        <w:spacing w:before="0" w:beforeAutospacing="0" w:after="120" w:afterAutospacing="0"/>
        <w:rPr>
          <w:lang w:val="la-Latn"/>
        </w:rPr>
      </w:pPr>
      <w:r w:rsidRPr="007A06F5">
        <w:rPr>
          <w:lang w:val="la-Latn"/>
        </w:rPr>
        <w:t>XLI</w:t>
      </w:r>
      <w:r w:rsidR="0047682A" w:rsidRPr="007A06F5">
        <w:rPr>
          <w:lang w:val="la-Latn"/>
        </w:rPr>
        <w:t xml:space="preserve">. </w:t>
      </w:r>
      <w:r w:rsidRPr="007A06F5">
        <w:rPr>
          <w:lang w:val="la-Latn"/>
        </w:rPr>
        <w:t>Si</w:t>
      </w:r>
      <w:r w:rsidR="00ED106A" w:rsidRPr="007A06F5">
        <w:rPr>
          <w:lang w:val="la-Latn"/>
        </w:rPr>
        <w:t xml:space="preserve"> </w:t>
      </w:r>
      <w:r w:rsidRPr="007A06F5">
        <w:rPr>
          <w:lang w:val="la-Latn"/>
        </w:rPr>
        <w:t>in monasteriis</w:t>
      </w:r>
      <w:r w:rsidR="00ED106A" w:rsidRPr="007A06F5">
        <w:rPr>
          <w:lang w:val="la-Latn"/>
        </w:rPr>
        <w:t xml:space="preserve"> </w:t>
      </w:r>
      <w:r w:rsidRPr="007A06F5">
        <w:rPr>
          <w:lang w:val="la-Latn"/>
        </w:rPr>
        <w:t>aliquid fuerit furatum</w:t>
      </w:r>
      <w:r w:rsidR="0047682A" w:rsidRPr="007A06F5">
        <w:rPr>
          <w:lang w:val="la-Latn"/>
        </w:rPr>
        <w:t xml:space="preserve">, </w:t>
      </w:r>
      <w:r w:rsidRPr="007A06F5">
        <w:rPr>
          <w:lang w:val="la-Latn"/>
        </w:rPr>
        <w:t>qualiter</w:t>
      </w:r>
      <w:r w:rsidR="00ED106A" w:rsidRPr="007A06F5">
        <w:rPr>
          <w:lang w:val="la-Latn"/>
        </w:rPr>
        <w:t xml:space="preserve"> </w:t>
      </w:r>
      <w:r w:rsidRPr="007A06F5">
        <w:rPr>
          <w:lang w:val="la-Latn"/>
        </w:rPr>
        <w:t>ipsi</w:t>
      </w:r>
      <w:r w:rsidR="00ED106A" w:rsidRPr="007A06F5">
        <w:rPr>
          <w:lang w:val="la-Latn"/>
        </w:rPr>
        <w:t xml:space="preserve"> </w:t>
      </w:r>
      <w:r w:rsidRPr="007A06F5">
        <w:rPr>
          <w:lang w:val="la-Latn"/>
        </w:rPr>
        <w:t>fratres se</w:t>
      </w:r>
      <w:r w:rsidR="00ED106A" w:rsidRPr="007A06F5">
        <w:rPr>
          <w:lang w:val="la-Latn"/>
        </w:rPr>
        <w:t xml:space="preserve"> </w:t>
      </w:r>
      <w:r w:rsidRPr="007A06F5">
        <w:rPr>
          <w:lang w:val="la-Latn"/>
        </w:rPr>
        <w:t>expurgare debeant</w:t>
      </w:r>
      <w:r w:rsidR="0047682A" w:rsidRPr="007A06F5">
        <w:rPr>
          <w:lang w:val="la-Latn"/>
        </w:rPr>
        <w:t xml:space="preserve">. </w:t>
      </w:r>
    </w:p>
    <w:p w14:paraId="5F3D4B8C" w14:textId="167E999B" w:rsidR="009376ED" w:rsidRPr="007A06F5" w:rsidRDefault="009376ED" w:rsidP="00724342">
      <w:pPr>
        <w:pStyle w:val="Normlnweb"/>
        <w:spacing w:before="0" w:beforeAutospacing="0" w:after="120" w:afterAutospacing="0"/>
        <w:rPr>
          <w:lang w:val="la-Latn"/>
        </w:rPr>
      </w:pPr>
      <w:r w:rsidRPr="007A06F5">
        <w:rPr>
          <w:lang w:val="la-Latn"/>
        </w:rPr>
        <w:lastRenderedPageBreak/>
        <w:t>XLII</w:t>
      </w:r>
      <w:r w:rsidR="0047682A" w:rsidRPr="007A06F5">
        <w:rPr>
          <w:lang w:val="la-Latn"/>
        </w:rPr>
        <w:t xml:space="preserve">. </w:t>
      </w:r>
      <w:r w:rsidRPr="007A06F5">
        <w:rPr>
          <w:lang w:val="la-Latn"/>
        </w:rPr>
        <w:t>Ut</w:t>
      </w:r>
      <w:r w:rsidR="00ED106A" w:rsidRPr="007A06F5">
        <w:rPr>
          <w:lang w:val="la-Latn"/>
        </w:rPr>
        <w:t xml:space="preserve"> </w:t>
      </w:r>
      <w:r w:rsidRPr="007A06F5">
        <w:rPr>
          <w:lang w:val="la-Latn"/>
        </w:rPr>
        <w:t>episcopus pro levibus et</w:t>
      </w:r>
      <w:r w:rsidR="00A30F7F" w:rsidRPr="007A06F5">
        <w:rPr>
          <w:lang w:val="la-Latn"/>
        </w:rPr>
        <w:t xml:space="preserve"> </w:t>
      </w:r>
      <w:r w:rsidRPr="007A06F5">
        <w:rPr>
          <w:lang w:val="la-Latn"/>
        </w:rPr>
        <w:t>parvis</w:t>
      </w:r>
      <w:r w:rsidR="00A30F7F" w:rsidRPr="007A06F5">
        <w:rPr>
          <w:lang w:val="la-Latn"/>
        </w:rPr>
        <w:t xml:space="preserve"> </w:t>
      </w:r>
      <w:r w:rsidRPr="007A06F5">
        <w:rPr>
          <w:lang w:val="la-Latn"/>
        </w:rPr>
        <w:t>causis neminem excommu nicet</w:t>
      </w:r>
      <w:r w:rsidR="0047682A" w:rsidRPr="007A06F5">
        <w:rPr>
          <w:lang w:val="la-Latn"/>
        </w:rPr>
        <w:t xml:space="preserve">. </w:t>
      </w:r>
    </w:p>
    <w:p w14:paraId="517EDC07" w14:textId="429295C2" w:rsidR="001677B4" w:rsidRPr="007A06F5" w:rsidRDefault="009376ED" w:rsidP="00724342">
      <w:pPr>
        <w:pStyle w:val="Normlnweb"/>
        <w:spacing w:before="0" w:beforeAutospacing="0" w:after="120" w:afterAutospacing="0"/>
        <w:rPr>
          <w:lang w:val="la-Latn"/>
        </w:rPr>
      </w:pPr>
      <w:r w:rsidRPr="007A06F5">
        <w:rPr>
          <w:lang w:val="la-Latn"/>
        </w:rPr>
        <w:t>XLIII</w:t>
      </w:r>
      <w:r w:rsidR="0047682A" w:rsidRPr="007A06F5">
        <w:rPr>
          <w:lang w:val="la-Latn"/>
        </w:rPr>
        <w:t xml:space="preserve">. </w:t>
      </w:r>
      <w:r w:rsidRPr="007A06F5">
        <w:rPr>
          <w:lang w:val="la-Latn"/>
        </w:rPr>
        <w:t>Si</w:t>
      </w:r>
      <w:r w:rsidR="00ED106A" w:rsidRPr="007A06F5">
        <w:rPr>
          <w:lang w:val="la-Latn"/>
        </w:rPr>
        <w:t xml:space="preserve"> </w:t>
      </w:r>
      <w:r w:rsidRPr="007A06F5">
        <w:rPr>
          <w:lang w:val="la-Latn"/>
        </w:rPr>
        <w:t>episcopus innocentes aut</w:t>
      </w:r>
      <w:r w:rsidR="001677B4" w:rsidRPr="007A06F5">
        <w:rPr>
          <w:lang w:val="la-Latn"/>
        </w:rPr>
        <w:t xml:space="preserve"> pro levibus causis excommunica</w:t>
      </w:r>
      <w:r w:rsidRPr="007A06F5">
        <w:rPr>
          <w:lang w:val="la-Latn"/>
        </w:rPr>
        <w:t>verit</w:t>
      </w:r>
      <w:r w:rsidR="0047682A" w:rsidRPr="007A06F5">
        <w:rPr>
          <w:lang w:val="la-Latn"/>
        </w:rPr>
        <w:t xml:space="preserve">. </w:t>
      </w:r>
    </w:p>
    <w:p w14:paraId="08DDABB7" w14:textId="2E7CFD5E" w:rsidR="009376ED" w:rsidRPr="007A06F5" w:rsidRDefault="009376ED" w:rsidP="00724342">
      <w:pPr>
        <w:pStyle w:val="Normlnweb"/>
        <w:spacing w:before="0" w:beforeAutospacing="0" w:after="120" w:afterAutospacing="0"/>
        <w:rPr>
          <w:lang w:val="la-Latn"/>
        </w:rPr>
      </w:pPr>
      <w:commentRangeStart w:id="174"/>
      <w:r w:rsidRPr="007A06F5">
        <w:rPr>
          <w:iCs/>
          <w:lang w:val="la-Latn"/>
        </w:rPr>
        <w:t>Dum</w:t>
      </w:r>
      <w:r w:rsidR="00ED106A" w:rsidRPr="007A06F5">
        <w:rPr>
          <w:lang w:val="la-Latn"/>
        </w:rPr>
        <w:t xml:space="preserve"> </w:t>
      </w:r>
      <w:r w:rsidRPr="007A06F5">
        <w:rPr>
          <w:iCs/>
          <w:lang w:val="la-Latn"/>
        </w:rPr>
        <w:t>studio</w:t>
      </w:r>
      <w:r w:rsidRPr="007A06F5">
        <w:rPr>
          <w:lang w:val="la-Latn"/>
        </w:rPr>
        <w:t xml:space="preserve"> </w:t>
      </w:r>
      <w:r w:rsidRPr="007A06F5">
        <w:rPr>
          <w:iCs/>
          <w:lang w:val="la-Latn"/>
        </w:rPr>
        <w:t>amoris</w:t>
      </w:r>
      <w:r w:rsidRPr="007A06F5">
        <w:rPr>
          <w:lang w:val="la-Latn"/>
        </w:rPr>
        <w:t xml:space="preserve"> </w:t>
      </w:r>
      <w:r w:rsidRPr="007A06F5">
        <w:rPr>
          <w:iCs/>
          <w:lang w:val="la-Latn"/>
        </w:rPr>
        <w:t>Christi</w:t>
      </w:r>
      <w:r w:rsidRPr="007A06F5">
        <w:rPr>
          <w:lang w:val="la-Latn"/>
        </w:rPr>
        <w:t xml:space="preserve"> </w:t>
      </w:r>
      <w:r w:rsidRPr="007A06F5">
        <w:rPr>
          <w:iCs/>
          <w:lang w:val="la-Latn"/>
        </w:rPr>
        <w:t>ac</w:t>
      </w:r>
      <w:r w:rsidRPr="007A06F5">
        <w:rPr>
          <w:lang w:val="la-Latn"/>
        </w:rPr>
        <w:t xml:space="preserve"> iussione a excellentissimi gloriosique domni</w:t>
      </w:r>
      <w:r w:rsidR="0069631A" w:rsidRPr="007A06F5">
        <w:rPr>
          <w:lang w:val="la-Latn"/>
        </w:rPr>
        <w:t xml:space="preserve"> </w:t>
      </w:r>
      <w:r w:rsidR="00174AED" w:rsidRPr="007A06F5">
        <w:rPr>
          <w:lang w:val="la-Latn"/>
        </w:rPr>
        <w:t>Hlu</w:t>
      </w:r>
      <w:r w:rsidRPr="007A06F5">
        <w:rPr>
          <w:lang w:val="la-Latn"/>
        </w:rPr>
        <w:t>dowici</w:t>
      </w:r>
      <w:r w:rsidR="0069631A" w:rsidRPr="007A06F5">
        <w:rPr>
          <w:lang w:val="la-Latn"/>
        </w:rPr>
        <w:t xml:space="preserve"> </w:t>
      </w:r>
      <w:r w:rsidRPr="007A06F5">
        <w:rPr>
          <w:iCs/>
          <w:lang w:val="la-Latn"/>
        </w:rPr>
        <w:t>regis</w:t>
      </w:r>
      <w:r w:rsidR="0069631A" w:rsidRPr="007A06F5">
        <w:rPr>
          <w:lang w:val="la-Latn"/>
        </w:rPr>
        <w:t xml:space="preserve">, </w:t>
      </w:r>
      <w:r w:rsidRPr="007A06F5">
        <w:rPr>
          <w:iCs/>
          <w:lang w:val="la-Latn"/>
        </w:rPr>
        <w:t>cuius</w:t>
      </w:r>
      <w:r w:rsidRPr="007A06F5">
        <w:rPr>
          <w:lang w:val="la-Latn"/>
        </w:rPr>
        <w:t xml:space="preserve"> </w:t>
      </w:r>
      <w:r w:rsidRPr="007A06F5">
        <w:rPr>
          <w:iCs/>
          <w:lang w:val="la-Latn"/>
        </w:rPr>
        <w:t>tanta</w:t>
      </w:r>
      <w:r w:rsidRPr="007A06F5">
        <w:rPr>
          <w:lang w:val="la-Latn"/>
        </w:rPr>
        <w:t xml:space="preserve"> </w:t>
      </w:r>
      <w:r w:rsidRPr="007A06F5">
        <w:rPr>
          <w:iCs/>
          <w:lang w:val="la-Latn"/>
        </w:rPr>
        <w:t>erga</w:t>
      </w:r>
      <w:r w:rsidRPr="007A06F5">
        <w:rPr>
          <w:lang w:val="la-Latn"/>
        </w:rPr>
        <w:t xml:space="preserve"> </w:t>
      </w:r>
      <w:r w:rsidRPr="007A06F5">
        <w:rPr>
          <w:iCs/>
          <w:lang w:val="la-Latn"/>
        </w:rPr>
        <w:t>deum</w:t>
      </w:r>
      <w:r w:rsidRPr="007A06F5">
        <w:rPr>
          <w:lang w:val="la-Latn"/>
        </w:rPr>
        <w:t xml:space="preserve"> </w:t>
      </w:r>
      <w:r w:rsidRPr="007A06F5">
        <w:rPr>
          <w:iCs/>
          <w:lang w:val="la-Latn"/>
        </w:rPr>
        <w:t>devotio</w:t>
      </w:r>
      <w:r w:rsidR="0069631A" w:rsidRPr="007A06F5">
        <w:rPr>
          <w:lang w:val="la-Latn"/>
        </w:rPr>
        <w:t xml:space="preserve"> </w:t>
      </w:r>
      <w:r w:rsidRPr="007A06F5">
        <w:rPr>
          <w:iCs/>
          <w:lang w:val="la-Latn"/>
        </w:rPr>
        <w:t>extat</w:t>
      </w:r>
      <w:r w:rsidRPr="007A06F5">
        <w:rPr>
          <w:lang w:val="la-Latn"/>
        </w:rPr>
        <w:t xml:space="preserve"> e</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non</w:t>
      </w:r>
      <w:r w:rsidRPr="007A06F5">
        <w:rPr>
          <w:lang w:val="la-Latn"/>
        </w:rPr>
        <w:t xml:space="preserve"> </w:t>
      </w:r>
      <w:r w:rsidRPr="007A06F5">
        <w:rPr>
          <w:iCs/>
          <w:lang w:val="la-Latn"/>
        </w:rPr>
        <w:t>solum</w:t>
      </w:r>
      <w:r w:rsidRPr="007A06F5">
        <w:rPr>
          <w:lang w:val="la-Latn"/>
        </w:rPr>
        <w:t xml:space="preserve"> </w:t>
      </w:r>
      <w:r w:rsidRPr="007A06F5">
        <w:rPr>
          <w:iCs/>
          <w:lang w:val="la-Latn"/>
        </w:rPr>
        <w:t>in</w:t>
      </w:r>
      <w:r w:rsidRPr="007A06F5">
        <w:rPr>
          <w:lang w:val="la-Latn"/>
        </w:rPr>
        <w:t xml:space="preserve"> </w:t>
      </w:r>
      <w:r w:rsidRPr="007A06F5">
        <w:rPr>
          <w:iCs/>
          <w:lang w:val="la-Latn"/>
        </w:rPr>
        <w:t>rebus</w:t>
      </w:r>
      <w:r w:rsidR="00174AED" w:rsidRPr="007A06F5">
        <w:rPr>
          <w:lang w:val="la-Latn"/>
        </w:rPr>
        <w:t xml:space="preserve"> huma</w:t>
      </w:r>
      <w:r w:rsidRPr="007A06F5">
        <w:rPr>
          <w:iCs/>
          <w:lang w:val="la-Latn"/>
        </w:rPr>
        <w:t>nis</w:t>
      </w:r>
      <w:r w:rsidR="0069631A" w:rsidRPr="007A06F5">
        <w:rPr>
          <w:lang w:val="la-Latn"/>
        </w:rPr>
        <w:t xml:space="preserve">, </w:t>
      </w:r>
      <w:r w:rsidRPr="007A06F5">
        <w:rPr>
          <w:lang w:val="la-Latn"/>
        </w:rPr>
        <w:t xml:space="preserve">verum </w:t>
      </w:r>
      <w:r w:rsidRPr="007A06F5">
        <w:rPr>
          <w:iCs/>
          <w:lang w:val="la-Latn"/>
        </w:rPr>
        <w:t>etiam</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causis</w:t>
      </w:r>
      <w:r w:rsidRPr="007A06F5">
        <w:rPr>
          <w:lang w:val="la-Latn"/>
        </w:rPr>
        <w:t xml:space="preserve"> </w:t>
      </w:r>
      <w:r w:rsidRPr="007A06F5">
        <w:rPr>
          <w:iCs/>
          <w:lang w:val="la-Latn"/>
        </w:rPr>
        <w:t>divinis</w:t>
      </w:r>
      <w:r w:rsidRPr="007A06F5">
        <w:rPr>
          <w:lang w:val="la-Latn"/>
        </w:rPr>
        <w:t xml:space="preserve"> maximam semper sollicitudinem gerat</w:t>
      </w:r>
      <w:r w:rsidR="0069631A" w:rsidRPr="007A06F5">
        <w:rPr>
          <w:lang w:val="la-Latn"/>
        </w:rPr>
        <w:t xml:space="preserve">, </w:t>
      </w:r>
      <w:r w:rsidRPr="007A06F5">
        <w:rPr>
          <w:lang w:val="la-Latn"/>
        </w:rPr>
        <w:t>apud Wormatiam</w:t>
      </w:r>
      <w:r w:rsidR="0069631A" w:rsidRPr="007A06F5">
        <w:rPr>
          <w:lang w:val="la-Latn"/>
        </w:rPr>
        <w:t xml:space="preserve"> </w:t>
      </w:r>
      <w:r w:rsidRPr="007A06F5">
        <w:rPr>
          <w:lang w:val="la-Latn"/>
        </w:rPr>
        <w:t>civitatem</w:t>
      </w:r>
      <w:r w:rsidR="0069631A" w:rsidRPr="007A06F5">
        <w:rPr>
          <w:lang w:val="la-Latn"/>
        </w:rPr>
        <w:t xml:space="preserve"> </w:t>
      </w:r>
      <w:r w:rsidRPr="007A06F5">
        <w:rPr>
          <w:lang w:val="la-Latn"/>
        </w:rPr>
        <w:t>anno ab</w:t>
      </w:r>
      <w:r w:rsidR="0069631A" w:rsidRPr="007A06F5">
        <w:rPr>
          <w:lang w:val="la-Latn"/>
        </w:rPr>
        <w:t xml:space="preserve"> </w:t>
      </w:r>
      <w:r w:rsidRPr="007A06F5">
        <w:rPr>
          <w:lang w:val="la-Latn"/>
        </w:rPr>
        <w:t>incarnatione</w:t>
      </w:r>
      <w:r w:rsidR="0069631A" w:rsidRPr="007A06F5">
        <w:rPr>
          <w:lang w:val="la-Latn"/>
        </w:rPr>
        <w:t xml:space="preserve"> </w:t>
      </w:r>
      <w:r w:rsidRPr="007A06F5">
        <w:rPr>
          <w:lang w:val="la-Latn"/>
        </w:rPr>
        <w:t>domini nostri</w:t>
      </w:r>
      <w:r w:rsidR="0069631A" w:rsidRPr="007A06F5">
        <w:rPr>
          <w:lang w:val="la-Latn"/>
        </w:rPr>
        <w:t xml:space="preserve"> </w:t>
      </w:r>
      <w:r w:rsidRPr="007A06F5">
        <w:rPr>
          <w:lang w:val="la-Latn"/>
        </w:rPr>
        <w:t>Iesu Christi DCCCLXVIII</w:t>
      </w:r>
      <w:r w:rsidR="0069631A" w:rsidRPr="007A06F5">
        <w:rPr>
          <w:lang w:val="la-Latn"/>
        </w:rPr>
        <w:t xml:space="preserve">, </w:t>
      </w:r>
      <w:r w:rsidRPr="007A06F5">
        <w:rPr>
          <w:lang w:val="la-Latn"/>
        </w:rPr>
        <w:t>indictione</w:t>
      </w:r>
      <w:r w:rsidR="0069631A" w:rsidRPr="007A06F5">
        <w:rPr>
          <w:lang w:val="la-Latn"/>
        </w:rPr>
        <w:t xml:space="preserve">, </w:t>
      </w:r>
      <w:r w:rsidRPr="007A06F5">
        <w:rPr>
          <w:lang w:val="la-Latn"/>
        </w:rPr>
        <w:t>XVII Kalendas Iunii  convenissemus</w:t>
      </w:r>
      <w:r w:rsidR="0069631A" w:rsidRPr="007A06F5">
        <w:rPr>
          <w:lang w:val="la-Latn"/>
        </w:rPr>
        <w:t xml:space="preserve">, </w:t>
      </w:r>
      <w:r w:rsidRPr="007A06F5">
        <w:rPr>
          <w:lang w:val="la-Latn"/>
        </w:rPr>
        <w:t>ut</w:t>
      </w:r>
      <w:r w:rsidR="0069631A" w:rsidRPr="007A06F5">
        <w:rPr>
          <w:lang w:val="la-Latn"/>
        </w:rPr>
        <w:t xml:space="preserve"> </w:t>
      </w:r>
      <w:r w:rsidR="00174AED" w:rsidRPr="007A06F5">
        <w:rPr>
          <w:lang w:val="la-Latn"/>
        </w:rPr>
        <w:t>de quibus</w:t>
      </w:r>
      <w:r w:rsidRPr="007A06F5">
        <w:rPr>
          <w:lang w:val="la-Latn"/>
        </w:rPr>
        <w:t xml:space="preserve">dam ecclesiasticis utilitatibus communis </w:t>
      </w:r>
      <w:r w:rsidRPr="007A06F5">
        <w:rPr>
          <w:iCs/>
          <w:lang w:val="la-Latn"/>
        </w:rPr>
        <w:t>a</w:t>
      </w:r>
      <w:r w:rsidRPr="007A06F5">
        <w:rPr>
          <w:lang w:val="la-Latn"/>
        </w:rPr>
        <w:t xml:space="preserve"> </w:t>
      </w:r>
      <w:r w:rsidRPr="007A06F5">
        <w:rPr>
          <w:iCs/>
          <w:lang w:val="la-Latn"/>
        </w:rPr>
        <w:t>nobis</w:t>
      </w:r>
      <w:r w:rsidRPr="007A06F5">
        <w:rPr>
          <w:lang w:val="la-Latn"/>
        </w:rPr>
        <w:t xml:space="preserve"> </w:t>
      </w:r>
      <w:r w:rsidRPr="007A06F5">
        <w:rPr>
          <w:iCs/>
          <w:lang w:val="la-Latn"/>
        </w:rPr>
        <w:t>tractatus</w:t>
      </w:r>
      <w:r w:rsidRPr="007A06F5">
        <w:rPr>
          <w:lang w:val="la-Latn"/>
        </w:rPr>
        <w:t xml:space="preserve"> ageretur</w:t>
      </w:r>
      <w:r w:rsidR="0069631A" w:rsidRPr="007A06F5">
        <w:rPr>
          <w:lang w:val="la-Latn"/>
        </w:rPr>
        <w:t xml:space="preserve">, </w:t>
      </w:r>
      <w:r w:rsidRPr="007A06F5">
        <w:rPr>
          <w:iCs/>
          <w:lang w:val="la-Latn"/>
        </w:rPr>
        <w:t>primum</w:t>
      </w:r>
      <w:r w:rsidRPr="007A06F5">
        <w:rPr>
          <w:lang w:val="la-Latn"/>
        </w:rPr>
        <w:t xml:space="preserve">  </w:t>
      </w:r>
      <w:r w:rsidRPr="007A06F5">
        <w:rPr>
          <w:iCs/>
          <w:lang w:val="la-Latn"/>
        </w:rPr>
        <w:t>gratias</w:t>
      </w:r>
      <w:r w:rsidRPr="007A06F5">
        <w:rPr>
          <w:lang w:val="la-Latn"/>
        </w:rPr>
        <w:t xml:space="preserve"> </w:t>
      </w:r>
      <w:r w:rsidRPr="007A06F5">
        <w:rPr>
          <w:iCs/>
          <w:lang w:val="la-Latn"/>
        </w:rPr>
        <w:t>salvatori</w:t>
      </w:r>
      <w:r w:rsidRPr="007A06F5">
        <w:rPr>
          <w:lang w:val="la-Latn"/>
        </w:rPr>
        <w:t xml:space="preserve"> </w:t>
      </w:r>
      <w:r w:rsidRPr="007A06F5">
        <w:rPr>
          <w:iCs/>
          <w:lang w:val="la-Latn"/>
        </w:rPr>
        <w:t>nostro</w:t>
      </w:r>
      <w:r w:rsidR="0069631A" w:rsidRPr="007A06F5">
        <w:rPr>
          <w:lang w:val="la-Latn"/>
        </w:rPr>
        <w:t xml:space="preserve"> </w:t>
      </w:r>
      <w:r w:rsidRPr="007A06F5">
        <w:rPr>
          <w:iCs/>
          <w:lang w:val="la-Latn"/>
        </w:rPr>
        <w:t>deo</w:t>
      </w:r>
      <w:r w:rsidRPr="007A06F5">
        <w:rPr>
          <w:lang w:val="la-Latn"/>
        </w:rPr>
        <w:t xml:space="preserve"> </w:t>
      </w:r>
      <w:r w:rsidRPr="007A06F5">
        <w:rPr>
          <w:iCs/>
          <w:lang w:val="la-Latn"/>
        </w:rPr>
        <w:t>omnipotenti</w:t>
      </w:r>
      <w:r w:rsidR="0069631A" w:rsidRPr="007A06F5">
        <w:rPr>
          <w:lang w:val="la-Latn"/>
        </w:rPr>
        <w:t xml:space="preserve"> </w:t>
      </w:r>
      <w:r w:rsidRPr="007A06F5">
        <w:rPr>
          <w:lang w:val="la-Latn"/>
        </w:rPr>
        <w:t>retulimus</w:t>
      </w:r>
      <w:r w:rsidR="0069631A" w:rsidRPr="007A06F5">
        <w:rPr>
          <w:lang w:val="la-Latn"/>
        </w:rPr>
        <w:t xml:space="preserve">, </w:t>
      </w:r>
      <w:r w:rsidRPr="007A06F5">
        <w:rPr>
          <w:lang w:val="la-Latn"/>
        </w:rPr>
        <w:t>quod</w:t>
      </w:r>
      <w:r w:rsidR="0069631A" w:rsidRPr="007A06F5">
        <w:rPr>
          <w:lang w:val="la-Latn"/>
        </w:rPr>
        <w:t xml:space="preserve"> </w:t>
      </w:r>
      <w:r w:rsidR="00174AED" w:rsidRPr="007A06F5">
        <w:rPr>
          <w:lang w:val="la-Latn"/>
        </w:rPr>
        <w:t>nos ob suam immensam pieta</w:t>
      </w:r>
      <w:r w:rsidRPr="007A06F5">
        <w:rPr>
          <w:lang w:val="la-Latn"/>
        </w:rPr>
        <w:t>tem salubri conventu ad tractanda ecclesiastica negotia</w:t>
      </w:r>
      <w:r w:rsidR="0069631A" w:rsidRPr="007A06F5">
        <w:rPr>
          <w:lang w:val="la-Latn"/>
        </w:rPr>
        <w:t xml:space="preserve"> </w:t>
      </w:r>
      <w:r w:rsidRPr="007A06F5">
        <w:rPr>
          <w:lang w:val="la-Latn"/>
        </w:rPr>
        <w:t>dignatus est aggregare</w:t>
      </w:r>
      <w:r w:rsidR="0069631A" w:rsidRPr="007A06F5">
        <w:rPr>
          <w:lang w:val="la-Latn"/>
        </w:rPr>
        <w:t xml:space="preserve">, </w:t>
      </w:r>
      <w:r w:rsidRPr="007A06F5">
        <w:rPr>
          <w:lang w:val="la-Latn"/>
        </w:rPr>
        <w:t>postea communi tractatu ac diligenti</w:t>
      </w:r>
      <w:r w:rsidR="0069631A" w:rsidRPr="007A06F5">
        <w:rPr>
          <w:lang w:val="la-Latn"/>
        </w:rPr>
        <w:t xml:space="preserve"> </w:t>
      </w:r>
      <w:r w:rsidRPr="007A06F5">
        <w:rPr>
          <w:lang w:val="la-Latn"/>
        </w:rPr>
        <w:t>consideratione</w:t>
      </w:r>
      <w:r w:rsidR="0069631A" w:rsidRPr="007A06F5">
        <w:rPr>
          <w:lang w:val="la-Latn"/>
        </w:rPr>
        <w:t xml:space="preserve">, </w:t>
      </w:r>
      <w:r w:rsidR="00174AED" w:rsidRPr="007A06F5">
        <w:rPr>
          <w:lang w:val="la-Latn"/>
        </w:rPr>
        <w:t xml:space="preserve">priorum patrum </w:t>
      </w:r>
      <w:r w:rsidR="00524CAA" w:rsidRPr="00524CAA">
        <w:rPr>
          <w:b/>
          <w:lang w:val="la-Latn"/>
        </w:rPr>
        <w:t>auctorit</w:t>
      </w:r>
      <w:r w:rsidR="00174AED" w:rsidRPr="007A06F5">
        <w:rPr>
          <w:lang w:val="la-Latn"/>
        </w:rPr>
        <w:t>a</w:t>
      </w:r>
      <w:r w:rsidRPr="007A06F5">
        <w:rPr>
          <w:lang w:val="la-Latn"/>
        </w:rPr>
        <w:t>tem secuti</w:t>
      </w:r>
      <w:r w:rsidR="0069631A" w:rsidRPr="007A06F5">
        <w:rPr>
          <w:lang w:val="la-Latn"/>
        </w:rPr>
        <w:t xml:space="preserve">, </w:t>
      </w:r>
      <w:r w:rsidRPr="007A06F5">
        <w:rPr>
          <w:lang w:val="la-Latn"/>
        </w:rPr>
        <w:t>capitula in subsequentibus</w:t>
      </w:r>
      <w:r w:rsidR="0069631A" w:rsidRPr="007A06F5">
        <w:rPr>
          <w:lang w:val="la-Latn"/>
        </w:rPr>
        <w:t xml:space="preserve"> </w:t>
      </w:r>
      <w:r w:rsidRPr="007A06F5">
        <w:rPr>
          <w:lang w:val="la-Latn"/>
        </w:rPr>
        <w:t>attitulata a n</w:t>
      </w:r>
      <w:r w:rsidR="00174AED" w:rsidRPr="007A06F5">
        <w:rPr>
          <w:lang w:val="la-Latn"/>
        </w:rPr>
        <w:t>obis promulganda esse necessa</w:t>
      </w:r>
      <w:r w:rsidRPr="007A06F5">
        <w:rPr>
          <w:lang w:val="la-Latn"/>
        </w:rPr>
        <w:t>rium duximus</w:t>
      </w:r>
      <w:r w:rsidR="0069631A" w:rsidRPr="007A06F5">
        <w:rPr>
          <w:lang w:val="la-Latn"/>
        </w:rPr>
        <w:t xml:space="preserve">. </w:t>
      </w:r>
      <w:r w:rsidRPr="007A06F5">
        <w:rPr>
          <w:iCs/>
          <w:lang w:val="la-Latn"/>
        </w:rPr>
        <w:t>Et</w:t>
      </w:r>
      <w:r w:rsidRPr="007A06F5">
        <w:rPr>
          <w:lang w:val="la-Latn"/>
        </w:rPr>
        <w:t xml:space="preserve">  quomodo</w:t>
      </w:r>
      <w:r w:rsidR="0069631A" w:rsidRPr="007A06F5">
        <w:rPr>
          <w:lang w:val="la-Latn"/>
        </w:rPr>
        <w:t xml:space="preserve"> </w:t>
      </w:r>
      <w:r w:rsidRPr="007A06F5">
        <w:rPr>
          <w:iCs/>
          <w:lang w:val="la-Latn"/>
        </w:rPr>
        <w:t>generale</w:t>
      </w:r>
      <w:r w:rsidR="0069631A" w:rsidRPr="007A06F5">
        <w:rPr>
          <w:lang w:val="la-Latn"/>
        </w:rPr>
        <w:t xml:space="preserve"> </w:t>
      </w:r>
      <w:r w:rsidRPr="007A06F5">
        <w:rPr>
          <w:iCs/>
          <w:lang w:val="la-Latn"/>
        </w:rPr>
        <w:t>concilium</w:t>
      </w:r>
      <w:r w:rsidRPr="007A06F5">
        <w:rPr>
          <w:lang w:val="la-Latn"/>
        </w:rPr>
        <w:t xml:space="preserve"> </w:t>
      </w:r>
      <w:r w:rsidRPr="007A06F5">
        <w:rPr>
          <w:iCs/>
          <w:lang w:val="la-Latn"/>
        </w:rPr>
        <w:t>egimus</w:t>
      </w:r>
      <w:r w:rsidR="0069631A" w:rsidRPr="007A06F5">
        <w:rPr>
          <w:lang w:val="la-Latn"/>
        </w:rPr>
        <w:t xml:space="preserve">, </w:t>
      </w:r>
      <w:r w:rsidRPr="007A06F5">
        <w:rPr>
          <w:iCs/>
          <w:lang w:val="la-Latn"/>
        </w:rPr>
        <w:t>oportuit</w:t>
      </w:r>
      <w:r w:rsidR="00ED106A" w:rsidRPr="007A06F5">
        <w:rPr>
          <w:lang w:val="la-Latn"/>
        </w:rPr>
        <w:t xml:space="preserve"> </w:t>
      </w:r>
      <w:r w:rsidRPr="007A06F5">
        <w:rPr>
          <w:iCs/>
          <w:lang w:val="la-Latn"/>
        </w:rPr>
        <w:t>primum</w:t>
      </w:r>
      <w:r w:rsidRPr="007A06F5">
        <w:rPr>
          <w:lang w:val="la-Latn"/>
        </w:rPr>
        <w:t xml:space="preserve"> </w:t>
      </w:r>
      <w:r w:rsidRPr="007A06F5">
        <w:rPr>
          <w:iCs/>
          <w:lang w:val="la-Latn"/>
        </w:rPr>
        <w:t>nostrae</w:t>
      </w:r>
      <w:r w:rsidRPr="007A06F5">
        <w:rPr>
          <w:lang w:val="la-Latn"/>
        </w:rPr>
        <w:t xml:space="preserve"> </w:t>
      </w:r>
      <w:r w:rsidRPr="007A06F5">
        <w:rPr>
          <w:iCs/>
          <w:lang w:val="la-Latn"/>
        </w:rPr>
        <w:t>vocis</w:t>
      </w:r>
      <w:r w:rsidRPr="007A06F5">
        <w:rPr>
          <w:lang w:val="la-Latn"/>
        </w:rPr>
        <w:t xml:space="preserve"> </w:t>
      </w:r>
      <w:r w:rsidRPr="007A06F5">
        <w:rPr>
          <w:iCs/>
          <w:lang w:val="la-Latn"/>
        </w:rPr>
        <w:t>sermonem</w:t>
      </w:r>
      <w:r w:rsidRPr="007A06F5">
        <w:rPr>
          <w:lang w:val="la-Latn"/>
        </w:rPr>
        <w:t xml:space="preserve"> </w:t>
      </w:r>
      <w:r w:rsidRPr="007A06F5">
        <w:rPr>
          <w:iCs/>
          <w:lang w:val="la-Latn"/>
        </w:rPr>
        <w:t>de</w:t>
      </w:r>
      <w:r w:rsidRPr="007A06F5">
        <w:rPr>
          <w:lang w:val="la-Latn"/>
        </w:rPr>
        <w:t xml:space="preserve"> </w:t>
      </w:r>
      <w:r w:rsidRPr="007A06F5">
        <w:rPr>
          <w:iCs/>
          <w:lang w:val="la-Latn"/>
        </w:rPr>
        <w:t>deo</w:t>
      </w:r>
      <w:r w:rsidRPr="007A06F5">
        <w:rPr>
          <w:lang w:val="la-Latn"/>
        </w:rPr>
        <w:t xml:space="preserve"> </w:t>
      </w:r>
      <w:r w:rsidRPr="007A06F5">
        <w:rPr>
          <w:iCs/>
          <w:lang w:val="la-Latn"/>
        </w:rPr>
        <w:t>esse</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post</w:t>
      </w:r>
      <w:r w:rsidRPr="007A06F5">
        <w:rPr>
          <w:lang w:val="la-Latn"/>
        </w:rPr>
        <w:t xml:space="preserve"> </w:t>
      </w:r>
      <w:r w:rsidRPr="007A06F5">
        <w:rPr>
          <w:iCs/>
          <w:lang w:val="la-Latn"/>
        </w:rPr>
        <w:t>professionem</w:t>
      </w:r>
      <w:r w:rsidRPr="007A06F5">
        <w:rPr>
          <w:lang w:val="la-Latn"/>
        </w:rPr>
        <w:t xml:space="preserve"> </w:t>
      </w:r>
      <w:r w:rsidRPr="007A06F5">
        <w:rPr>
          <w:iCs/>
          <w:lang w:val="la-Latn"/>
        </w:rPr>
        <w:t>fidei</w:t>
      </w:r>
      <w:r w:rsidRPr="007A06F5">
        <w:rPr>
          <w:lang w:val="la-Latn"/>
        </w:rPr>
        <w:t xml:space="preserve"> nostrae </w:t>
      </w:r>
      <w:r w:rsidRPr="007A06F5">
        <w:rPr>
          <w:iCs/>
          <w:lang w:val="la-Latn"/>
        </w:rPr>
        <w:t>sequentia</w:t>
      </w:r>
      <w:r w:rsidRPr="007A06F5">
        <w:rPr>
          <w:lang w:val="la-Latn"/>
        </w:rPr>
        <w:t xml:space="preserve"> </w:t>
      </w:r>
      <w:r w:rsidRPr="007A06F5">
        <w:rPr>
          <w:iCs/>
          <w:lang w:val="la-Latn"/>
        </w:rPr>
        <w:t>nostri</w:t>
      </w:r>
      <w:r w:rsidRPr="007A06F5">
        <w:rPr>
          <w:lang w:val="la-Latn"/>
        </w:rPr>
        <w:t xml:space="preserve"> </w:t>
      </w:r>
      <w:r w:rsidRPr="007A06F5">
        <w:rPr>
          <w:iCs/>
          <w:lang w:val="la-Latn"/>
        </w:rPr>
        <w:t>operis</w:t>
      </w:r>
      <w:r w:rsidRPr="007A06F5">
        <w:rPr>
          <w:lang w:val="la-Latn"/>
        </w:rPr>
        <w:t xml:space="preserve"> </w:t>
      </w:r>
      <w:r w:rsidRPr="007A06F5">
        <w:rPr>
          <w:iCs/>
          <w:lang w:val="la-Latn"/>
        </w:rPr>
        <w:t>vota</w:t>
      </w:r>
      <w:r w:rsidRPr="007A06F5">
        <w:rPr>
          <w:lang w:val="la-Latn"/>
        </w:rPr>
        <w:t xml:space="preserve"> </w:t>
      </w:r>
      <w:r w:rsidRPr="007A06F5">
        <w:rPr>
          <w:iCs/>
          <w:lang w:val="la-Latn"/>
        </w:rPr>
        <w:t>quasi</w:t>
      </w:r>
      <w:r w:rsidRPr="007A06F5">
        <w:rPr>
          <w:lang w:val="la-Latn"/>
        </w:rPr>
        <w:t xml:space="preserve"> supra </w:t>
      </w:r>
      <w:r w:rsidRPr="007A06F5">
        <w:rPr>
          <w:iCs/>
          <w:lang w:val="la-Latn"/>
        </w:rPr>
        <w:t>fundamentum</w:t>
      </w:r>
      <w:r w:rsidRPr="007A06F5">
        <w:rPr>
          <w:lang w:val="la-Latn"/>
        </w:rPr>
        <w:t xml:space="preserve"> </w:t>
      </w:r>
      <w:r w:rsidRPr="007A06F5">
        <w:rPr>
          <w:iCs/>
          <w:lang w:val="la-Latn"/>
        </w:rPr>
        <w:t>firmissimum</w:t>
      </w:r>
      <w:r w:rsidRPr="007A06F5">
        <w:rPr>
          <w:lang w:val="la-Latn"/>
        </w:rPr>
        <w:t xml:space="preserve"> </w:t>
      </w:r>
      <w:r w:rsidRPr="007A06F5">
        <w:rPr>
          <w:iCs/>
          <w:lang w:val="la-Latn"/>
        </w:rPr>
        <w:t>disponerentur</w:t>
      </w:r>
      <w:r w:rsidR="0069631A" w:rsidRPr="007A06F5">
        <w:rPr>
          <w:lang w:val="la-Latn"/>
        </w:rPr>
        <w:t xml:space="preserve">. </w:t>
      </w:r>
      <w:r w:rsidRPr="007A06F5">
        <w:rPr>
          <w:lang w:val="la-Latn"/>
        </w:rPr>
        <w:t>/Haec</w:t>
      </w:r>
      <w:r w:rsidR="0069631A" w:rsidRPr="007A06F5">
        <w:rPr>
          <w:lang w:val="la-Latn"/>
        </w:rPr>
        <w:t xml:space="preserve"> </w:t>
      </w:r>
      <w:r w:rsidRPr="007A06F5">
        <w:rPr>
          <w:lang w:val="la-Latn"/>
        </w:rPr>
        <w:t>igitur contra Grecorum haeresim et illorum frivolas</w:t>
      </w:r>
      <w:r w:rsidR="0069631A" w:rsidRPr="007A06F5">
        <w:rPr>
          <w:lang w:val="la-Latn"/>
        </w:rPr>
        <w:t xml:space="preserve"> </w:t>
      </w:r>
      <w:r w:rsidRPr="007A06F5">
        <w:rPr>
          <w:lang w:val="la-Latn"/>
        </w:rPr>
        <w:t>reprehensiones a</w:t>
      </w:r>
      <w:r w:rsidR="00ED106A" w:rsidRPr="007A06F5">
        <w:rPr>
          <w:lang w:val="la-Latn"/>
        </w:rPr>
        <w:t xml:space="preserve"> </w:t>
      </w:r>
      <w:r w:rsidRPr="007A06F5">
        <w:rPr>
          <w:lang w:val="la-Latn"/>
        </w:rPr>
        <w:t>nos in</w:t>
      </w:r>
      <w:r w:rsidR="00ED106A" w:rsidRPr="007A06F5">
        <w:rPr>
          <w:lang w:val="la-Latn"/>
        </w:rPr>
        <w:t xml:space="preserve"> </w:t>
      </w:r>
      <w:r w:rsidRPr="007A06F5">
        <w:rPr>
          <w:lang w:val="la-Latn"/>
        </w:rPr>
        <w:t>incredulitate scilicet nostra reprehendentes et in ceteris causis</w:t>
      </w:r>
      <w:r w:rsidR="0069631A" w:rsidRPr="007A06F5">
        <w:rPr>
          <w:lang w:val="la-Latn"/>
        </w:rPr>
        <w:t xml:space="preserve">, </w:t>
      </w:r>
      <w:r w:rsidRPr="007A06F5">
        <w:rPr>
          <w:lang w:val="la-Latn"/>
        </w:rPr>
        <w:t>quę plus ridiculosa sunt quam sapientię intellectui ponenda</w:t>
      </w:r>
      <w:r w:rsidR="0069631A" w:rsidRPr="007A06F5">
        <w:rPr>
          <w:lang w:val="la-Latn"/>
        </w:rPr>
        <w:t xml:space="preserve">, </w:t>
      </w:r>
      <w:r w:rsidRPr="007A06F5">
        <w:rPr>
          <w:lang w:val="la-Latn"/>
        </w:rPr>
        <w:t>construximus</w:t>
      </w:r>
      <w:r w:rsidR="0069631A" w:rsidRPr="007A06F5">
        <w:rPr>
          <w:lang w:val="la-Latn"/>
        </w:rPr>
        <w:t xml:space="preserve">. </w:t>
      </w:r>
      <w:r w:rsidRPr="007A06F5">
        <w:rPr>
          <w:lang w:val="la-Latn"/>
        </w:rPr>
        <w:t>Nunc inferius fidem nostram</w:t>
      </w:r>
      <w:r w:rsidR="0069631A" w:rsidRPr="007A06F5">
        <w:rPr>
          <w:lang w:val="la-Latn"/>
        </w:rPr>
        <w:t xml:space="preserve">, </w:t>
      </w:r>
      <w:r w:rsidRPr="007A06F5">
        <w:rPr>
          <w:lang w:val="la-Latn"/>
        </w:rPr>
        <w:t>quam firmiter tenemus</w:t>
      </w:r>
      <w:r w:rsidR="0069631A" w:rsidRPr="007A06F5">
        <w:rPr>
          <w:lang w:val="la-Latn"/>
        </w:rPr>
        <w:t xml:space="preserve">, </w:t>
      </w:r>
      <w:r w:rsidRPr="007A06F5">
        <w:rPr>
          <w:lang w:val="la-Latn"/>
        </w:rPr>
        <w:t>confiteri necnon</w:t>
      </w:r>
      <w:r w:rsidR="00ED106A" w:rsidRPr="007A06F5">
        <w:rPr>
          <w:lang w:val="la-Latn"/>
        </w:rPr>
        <w:t xml:space="preserve"> </w:t>
      </w:r>
      <w:r w:rsidRPr="007A06F5">
        <w:rPr>
          <w:lang w:val="la-Latn"/>
        </w:rPr>
        <w:t xml:space="preserve">omnibus generaliter pandere curavimus ceteraque capitula subtus inferre sub </w:t>
      </w:r>
      <w:r w:rsidR="00524CAA" w:rsidRPr="00524CAA">
        <w:rPr>
          <w:b/>
          <w:lang w:val="la-Latn"/>
        </w:rPr>
        <w:t>auctorit</w:t>
      </w:r>
      <w:r w:rsidRPr="007A06F5">
        <w:rPr>
          <w:lang w:val="la-Latn"/>
        </w:rPr>
        <w:t>ate sanctorum patrum disposuimus</w:t>
      </w:r>
      <w:r w:rsidR="0069631A" w:rsidRPr="007A06F5">
        <w:rPr>
          <w:lang w:val="la-Latn"/>
        </w:rPr>
        <w:t xml:space="preserve">, </w:t>
      </w:r>
      <w:r w:rsidRPr="007A06F5">
        <w:rPr>
          <w:lang w:val="la-Latn"/>
        </w:rPr>
        <w:t>quatinus</w:t>
      </w:r>
      <w:r w:rsidR="0069631A" w:rsidRPr="007A06F5">
        <w:rPr>
          <w:lang w:val="la-Latn"/>
        </w:rPr>
        <w:t xml:space="preserve">, </w:t>
      </w:r>
      <w:r w:rsidRPr="007A06F5">
        <w:rPr>
          <w:lang w:val="la-Latn"/>
        </w:rPr>
        <w:t>quisquis christianus hanc fidem catholicam tenere conaverit</w:t>
      </w:r>
      <w:r w:rsidR="00ED106A" w:rsidRPr="007A06F5">
        <w:rPr>
          <w:lang w:val="la-Latn"/>
        </w:rPr>
        <w:t xml:space="preserve"> </w:t>
      </w:r>
      <w:r w:rsidRPr="007A06F5">
        <w:rPr>
          <w:lang w:val="la-Latn"/>
        </w:rPr>
        <w:t>secundum suam scientiam</w:t>
      </w:r>
      <w:r w:rsidR="0069631A" w:rsidRPr="007A06F5">
        <w:rPr>
          <w:lang w:val="la-Latn"/>
        </w:rPr>
        <w:t xml:space="preserve">, </w:t>
      </w:r>
      <w:r w:rsidRPr="007A06F5">
        <w:rPr>
          <w:lang w:val="la-Latn"/>
        </w:rPr>
        <w:t>partem cum his habeat</w:t>
      </w:r>
      <w:r w:rsidR="0069631A" w:rsidRPr="007A06F5">
        <w:rPr>
          <w:lang w:val="la-Latn"/>
        </w:rPr>
        <w:t xml:space="preserve">, </w:t>
      </w:r>
      <w:r w:rsidRPr="007A06F5">
        <w:rPr>
          <w:lang w:val="la-Latn"/>
        </w:rPr>
        <w:t xml:space="preserve">qui et hanc fidem constituerunt et per quorum </w:t>
      </w:r>
      <w:r w:rsidR="00524CAA" w:rsidRPr="00524CAA">
        <w:rPr>
          <w:b/>
          <w:lang w:val="la-Latn"/>
        </w:rPr>
        <w:t>auctorit</w:t>
      </w:r>
      <w:r w:rsidRPr="007A06F5">
        <w:rPr>
          <w:lang w:val="la-Latn"/>
        </w:rPr>
        <w:t>atem cetera capitula subtus inserta</w:t>
      </w:r>
      <w:commentRangeEnd w:id="174"/>
      <w:r w:rsidR="008B4CBA" w:rsidRPr="007A06F5">
        <w:rPr>
          <w:rStyle w:val="Odkaznakoment"/>
          <w:rFonts w:eastAsiaTheme="minorHAnsi"/>
          <w:lang w:val="la-Latn" w:eastAsia="en-US"/>
        </w:rPr>
        <w:commentReference w:id="174"/>
      </w:r>
      <w:r w:rsidRPr="007A06F5">
        <w:rPr>
          <w:lang w:val="la-Latn"/>
        </w:rPr>
        <w:t xml:space="preserve"> construximus</w:t>
      </w:r>
      <w:r w:rsidR="0069631A" w:rsidRPr="007A06F5">
        <w:rPr>
          <w:lang w:val="la-Latn"/>
        </w:rPr>
        <w:t xml:space="preserve">. </w:t>
      </w:r>
    </w:p>
    <w:p w14:paraId="49ED77AA" w14:textId="7813D328" w:rsidR="00D60CD9" w:rsidRPr="007A06F5" w:rsidRDefault="00D60CD9" w:rsidP="00D60CD9">
      <w:pPr>
        <w:pStyle w:val="Textkomente"/>
        <w:rPr>
          <w:rFonts w:ascii="Times New Roman" w:hAnsi="Times New Roman" w:cs="Times New Roman"/>
          <w:sz w:val="24"/>
          <w:szCs w:val="24"/>
          <w:lang w:val="la-Latn"/>
        </w:rPr>
      </w:pPr>
      <w:r w:rsidRPr="007A06F5">
        <w:rPr>
          <w:rStyle w:val="Odkaznakoment"/>
          <w:lang w:val="la-Latn"/>
        </w:rPr>
        <w:annotationRef/>
      </w:r>
      <w:r w:rsidRPr="007A06F5">
        <w:rPr>
          <w:rFonts w:ascii="Times New Roman" w:hAnsi="Times New Roman" w:cs="Times New Roman"/>
          <w:sz w:val="24"/>
          <w:szCs w:val="24"/>
          <w:lang w:val="la-Latn"/>
        </w:rPr>
        <w:t xml:space="preserve">XLIIII. Dicta sancti Augustini. In libro de sermone domini in monte de </w:t>
      </w:r>
      <w:commentRangeStart w:id="175"/>
      <w:r w:rsidRPr="007A06F5">
        <w:rPr>
          <w:rFonts w:ascii="Times New Roman" w:hAnsi="Times New Roman" w:cs="Times New Roman"/>
          <w:sz w:val="24"/>
          <w:szCs w:val="24"/>
          <w:lang w:val="la-Latn"/>
        </w:rPr>
        <w:t>coniugati</w:t>
      </w:r>
      <w:commentRangeEnd w:id="175"/>
      <w:r w:rsidRPr="007A06F5">
        <w:rPr>
          <w:rStyle w:val="Odkaznakoment"/>
          <w:rFonts w:ascii="Times New Roman" w:hAnsi="Times New Roman" w:cs="Times New Roman"/>
          <w:sz w:val="24"/>
          <w:szCs w:val="24"/>
          <w:lang w:val="la-Latn"/>
        </w:rPr>
        <w:commentReference w:id="175"/>
      </w:r>
      <w:r w:rsidRPr="007A06F5">
        <w:rPr>
          <w:rFonts w:ascii="Times New Roman" w:hAnsi="Times New Roman" w:cs="Times New Roman"/>
          <w:sz w:val="24"/>
          <w:szCs w:val="24"/>
          <w:lang w:val="la-Latn"/>
        </w:rPr>
        <w:t>.</w:t>
      </w:r>
    </w:p>
    <w:p w14:paraId="36148A54"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XLV. De his, qui uxores aut que viros dimittunt.</w:t>
      </w:r>
    </w:p>
    <w:p w14:paraId="4D0B7CA0"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XLVI. De his, qui ad testimonium non sunt admittendi.</w:t>
      </w:r>
    </w:p>
    <w:p w14:paraId="4CB8E43C" w14:textId="2CE8FFBA"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REGULA EX </w:t>
      </w:r>
      <w:commentRangeStart w:id="176"/>
      <w:r w:rsidRPr="007A06F5">
        <w:rPr>
          <w:rFonts w:ascii="Times New Roman" w:hAnsi="Times New Roman" w:cs="Times New Roman"/>
          <w:sz w:val="24"/>
          <w:szCs w:val="24"/>
          <w:lang w:val="la-Latn"/>
        </w:rPr>
        <w:t>ECCLESIASTICA</w:t>
      </w:r>
      <w:commentRangeEnd w:id="176"/>
      <w:r w:rsidRPr="007A06F5">
        <w:rPr>
          <w:rStyle w:val="Odkaznakoment"/>
          <w:rFonts w:ascii="Times New Roman" w:hAnsi="Times New Roman" w:cs="Times New Roman"/>
          <w:sz w:val="24"/>
          <w:szCs w:val="24"/>
          <w:lang w:val="la-Latn"/>
        </w:rPr>
        <w:commentReference w:id="176"/>
      </w:r>
      <w:r w:rsidRPr="007A06F5">
        <w:rPr>
          <w:rFonts w:ascii="Times New Roman" w:hAnsi="Times New Roman" w:cs="Times New Roman"/>
          <w:sz w:val="24"/>
          <w:szCs w:val="24"/>
          <w:lang w:val="la-Latn"/>
        </w:rPr>
        <w:t xml:space="preserve"> </w:t>
      </w:r>
    </w:p>
    <w:p w14:paraId="6C18B107"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XLVII. Ut episcopus accusatores fratrum excommunicet.</w:t>
      </w:r>
    </w:p>
    <w:p w14:paraId="0A4C5494"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XLVIII. Cuius sit conversationis accusatori.</w:t>
      </w:r>
    </w:p>
    <w:p w14:paraId="2D556F22"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XLVIIII. De falso accusatore.</w:t>
      </w:r>
    </w:p>
    <w:p w14:paraId="41953C20" w14:textId="2DC6DD93"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 Ut eo absente cuius causa ventilatur sententia non proferatur.</w:t>
      </w:r>
    </w:p>
    <w:p w14:paraId="15306A20" w14:textId="48AB273F"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LI. De incriminatis.</w:t>
      </w:r>
    </w:p>
    <w:p w14:paraId="7D640093"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LII. De excommunicatione </w:t>
      </w:r>
      <w:r w:rsidRPr="007A06F5">
        <w:rPr>
          <w:rFonts w:ascii="Times New Roman" w:hAnsi="Times New Roman" w:cs="Times New Roman"/>
          <w:sz w:val="24"/>
          <w:szCs w:val="24"/>
          <w:highlight w:val="yellow"/>
          <w:lang w:val="la-Latn"/>
        </w:rPr>
        <w:t>epi???</w:t>
      </w:r>
    </w:p>
    <w:p w14:paraId="0076F507"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DE REGULA PATRUM ALIA CAPITULA/</w:t>
      </w:r>
    </w:p>
    <w:p w14:paraId="6EA2B720" w14:textId="01394CF5"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LIII. Ut eius testimonium non recipiatur, qui frequenter litigat.</w:t>
      </w:r>
    </w:p>
    <w:p w14:paraId="3899D97C" w14:textId="3400294B"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LIIII. De amonotione fratrum, ut vigilanti c</w:t>
      </w:r>
      <w:r w:rsidR="006643CB" w:rsidRPr="007A06F5">
        <w:rPr>
          <w:rFonts w:ascii="Times New Roman" w:hAnsi="Times New Roman" w:cs="Times New Roman"/>
          <w:sz w:val="24"/>
          <w:szCs w:val="24"/>
          <w:lang w:val="la-Latn"/>
        </w:rPr>
        <w:t>ura erga plebes sibi commisas laborat.</w:t>
      </w:r>
    </w:p>
    <w:p w14:paraId="73583F8F" w14:textId="251F178F" w:rsidR="00D60CD9"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LV. Ut hęc capitula assidue a presbiteris legantur.</w:t>
      </w:r>
    </w:p>
    <w:p w14:paraId="2D40AC4F" w14:textId="0007A20C"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LVI. Quod sumus rationem reddituri de animalibus, quę pereunt pro </w:t>
      </w:r>
      <w:r w:rsidRPr="007A06F5">
        <w:rPr>
          <w:rFonts w:ascii="Times New Roman" w:hAnsi="Times New Roman" w:cs="Times New Roman"/>
          <w:sz w:val="24"/>
          <w:szCs w:val="24"/>
          <w:highlight w:val="yellow"/>
          <w:lang w:val="la-Latn"/>
        </w:rPr>
        <w:t>..anegle</w:t>
      </w:r>
      <w:r w:rsidRPr="007A06F5">
        <w:rPr>
          <w:rFonts w:ascii="Times New Roman" w:hAnsi="Times New Roman" w:cs="Times New Roman"/>
          <w:sz w:val="24"/>
          <w:szCs w:val="24"/>
          <w:lang w:val="la-Latn"/>
        </w:rPr>
        <w:t>.</w:t>
      </w:r>
    </w:p>
    <w:p w14:paraId="3FE05B09" w14:textId="385EBFC9"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LVII. De asiduitate legendi.</w:t>
      </w:r>
    </w:p>
    <w:p w14:paraId="1D113659" w14:textId="107F7E6B"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LVIII. De operatione manuum.</w:t>
      </w:r>
    </w:p>
    <w:p w14:paraId="25F0587D" w14:textId="4D8CCDC6"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LVIIII. Ut synodum vestimenta ez libros et vasa sancta vobiscum deferatis.</w:t>
      </w:r>
    </w:p>
    <w:p w14:paraId="06217B88" w14:textId="005122E0"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lastRenderedPageBreak/>
        <w:t>LX. Ut panes sancti sacrifitii in presentia presbyteri finat formosę a pueris.</w:t>
      </w:r>
    </w:p>
    <w:p w14:paraId="7E0426CB" w14:textId="1CC67CCF"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LXI. Ut feminæ tempore sacramentororum ad altare non accedant.</w:t>
      </w:r>
    </w:p>
    <w:p w14:paraId="6AC82F2B" w14:textId="1EC15B3E"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LXII. Ut sacerdos missam solus non celebrat.</w:t>
      </w:r>
    </w:p>
    <w:p w14:paraId="05AED22A" w14:textId="7B142052"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LXIII. Ut preter ecclesiastica vestimenta et vasa sancta in ecclesia nihil recondatur.</w:t>
      </w:r>
    </w:p>
    <w:p w14:paraId="625BE95B" w14:textId="127D48D5"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LXIIII. Ut in ecclesiis sepulture non finant.</w:t>
      </w:r>
    </w:p>
    <w:p w14:paraId="4E28E8F1" w14:textId="5B7A2401"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LXV. Ut vaniliquan… fiant in ecclesia.</w:t>
      </w:r>
    </w:p>
    <w:p w14:paraId="5EC32BB3" w14:textId="4F85CF9A"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LXVI. Ut nisi in ecclesiam missarum sollemniam aliqua fiant.</w:t>
      </w:r>
    </w:p>
    <w:p w14:paraId="74065CAC" w14:textId="3C34F097" w:rsidR="006643CB" w:rsidRPr="007A06F5" w:rsidRDefault="006643C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LXVII. Ut nulla femina cum presbytero in una domo habitet. </w:t>
      </w:r>
      <w:r w:rsidRPr="007A06F5">
        <w:rPr>
          <w:rFonts w:ascii="Times New Roman" w:hAnsi="Times New Roman" w:cs="Times New Roman"/>
          <w:b/>
          <w:sz w:val="24"/>
          <w:szCs w:val="24"/>
          <w:lang w:val="la-Latn"/>
        </w:rPr>
        <w:t>H. f. 107r</w:t>
      </w:r>
      <w:r w:rsidRPr="007A06F5">
        <w:rPr>
          <w:rFonts w:ascii="Times New Roman" w:hAnsi="Times New Roman" w:cs="Times New Roman"/>
          <w:sz w:val="24"/>
          <w:szCs w:val="24"/>
          <w:lang w:val="la-Latn"/>
        </w:rPr>
        <w:t>/</w:t>
      </w:r>
    </w:p>
    <w:p w14:paraId="55FE9424" w14:textId="4B96AC6C" w:rsidR="006643C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LXVIII. De hebrietate abstinen.. et alios ammonendi.</w:t>
      </w:r>
    </w:p>
    <w:p w14:paraId="1A0EF9ED" w14:textId="30AABF83"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LXVIIII. Ut alterius parrochianum nullus ad se persuadeat.</w:t>
      </w:r>
    </w:p>
    <w:p w14:paraId="6E619555" w14:textId="0C6788D8"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 Ut nullus alterius clericum ad se solicitet.</w:t>
      </w:r>
    </w:p>
    <w:p w14:paraId="2181D225" w14:textId="620702BC"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LXXI. Si aliquis presbyter munera dare presumpserit, pro subrept… ecclesię.</w:t>
      </w:r>
    </w:p>
    <w:p w14:paraId="7AC13B25" w14:textId="342DB57D"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LXXII. Ut egrotanti parvulo baptisma non negetur.</w:t>
      </w:r>
    </w:p>
    <w:p w14:paraId="4200CFB9" w14:textId="65267E75"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LXXIII. Ut nullus sacra vasa altaris in alium usum audeat retorquere.</w:t>
      </w:r>
    </w:p>
    <w:p w14:paraId="5898489C" w14:textId="5307E5F2"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LXXIIII. Ut presbyteri licentiam </w:t>
      </w:r>
      <w:r w:rsidRPr="007A06F5">
        <w:rPr>
          <w:rFonts w:ascii="Times New Roman" w:hAnsi="Times New Roman" w:cs="Times New Roman"/>
          <w:sz w:val="24"/>
          <w:szCs w:val="24"/>
          <w:highlight w:val="yellow"/>
          <w:lang w:val="la-Latn"/>
        </w:rPr>
        <w:t>babeant</w:t>
      </w:r>
      <w:r w:rsidRPr="007A06F5">
        <w:rPr>
          <w:rFonts w:ascii="Times New Roman" w:hAnsi="Times New Roman" w:cs="Times New Roman"/>
          <w:sz w:val="24"/>
          <w:szCs w:val="24"/>
          <w:lang w:val="la-Latn"/>
        </w:rPr>
        <w:t xml:space="preserve"> nepotes suos ad scolam mittere.</w:t>
      </w:r>
    </w:p>
    <w:p w14:paraId="10CE3D07" w14:textId="28873D49"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LXXV. Ut presbyteri per vicos et villas scolas habeant.</w:t>
      </w:r>
    </w:p>
    <w:p w14:paraId="710D5BCA" w14:textId="3B584A11"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LXXVI. Ut missę quę specialiter dominicis diebus fiunt … publico fiant.</w:t>
      </w:r>
    </w:p>
    <w:p w14:paraId="13D05BA3" w14:textId="3428455C"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LXXVII. De instructione bonorum operent.</w:t>
      </w:r>
    </w:p>
    <w:p w14:paraId="451E3D73" w14:textId="78F016EF"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LXXVIII. Ut fideles laici dominicam orationem et simbolum discant.</w:t>
      </w:r>
    </w:p>
    <w:p w14:paraId="124B9717" w14:textId="24DE40D8"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LXXVIIII. Ut singulis diebus duobus …. Orent.</w:t>
      </w:r>
    </w:p>
    <w:p w14:paraId="5E926EEB" w14:textId="4756B357"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 De observantia die dominica.</w:t>
      </w:r>
    </w:p>
    <w:p w14:paraId="642AFCBA" w14:textId="0ADF514E"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LXXXI. De ammonitione hospitalitatis.</w:t>
      </w:r>
    </w:p>
    <w:p w14:paraId="6AC7B7B3" w14:textId="6A367DB7"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LXXXII. Ut periurium caveatur.</w:t>
      </w:r>
    </w:p>
    <w:p w14:paraId="343ED9CE" w14:textId="0A2B6258"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LXXXIII. Ut a falso testimonio se abstineant. Discant.</w:t>
      </w:r>
    </w:p>
    <w:p w14:paraId="3D687F18" w14:textId="74EE049E" w:rsidR="005116DB" w:rsidRPr="007A06F5" w:rsidRDefault="005116DB"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LXXXIIII. Ut presbyteri expositionem dominicę</w:t>
      </w:r>
      <w:r w:rsidR="00BA07FD" w:rsidRPr="007A06F5">
        <w:rPr>
          <w:rFonts w:ascii="Times New Roman" w:hAnsi="Times New Roman" w:cs="Times New Roman"/>
          <w:sz w:val="24"/>
          <w:szCs w:val="24"/>
          <w:lang w:val="la-Latn"/>
        </w:rPr>
        <w:t xml:space="preserve"> orationis et symboli plenius.</w:t>
      </w:r>
    </w:p>
    <w:p w14:paraId="30B3987F" w14:textId="6D16A165" w:rsidR="00BA07FD" w:rsidRPr="007A06F5" w:rsidRDefault="00BA07FD"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LXXXV. De scrutinio.</w:t>
      </w:r>
    </w:p>
    <w:p w14:paraId="74C2F8C2" w14:textId="0EE15F82" w:rsidR="0042674E" w:rsidRPr="007A06F5" w:rsidRDefault="00BA07FD"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LXXXVI. De exorcismo ad </w:t>
      </w:r>
      <w:r w:rsidR="0042674E" w:rsidRPr="007A06F5">
        <w:rPr>
          <w:rFonts w:ascii="Times New Roman" w:hAnsi="Times New Roman" w:cs="Times New Roman"/>
          <w:sz w:val="24"/>
          <w:szCs w:val="24"/>
          <w:lang w:val="la-Latn"/>
        </w:rPr>
        <w:t>a</w:t>
      </w:r>
      <w:r w:rsidR="0042674E" w:rsidRPr="007A06F5">
        <w:rPr>
          <w:rFonts w:ascii="Times New Roman" w:hAnsi="Times New Roman" w:cs="Times New Roman"/>
          <w:sz w:val="24"/>
          <w:szCs w:val="24"/>
          <w:highlight w:val="yellow"/>
          <w:lang w:val="la-Latn"/>
        </w:rPr>
        <w:t>d…cuminum</w:t>
      </w:r>
      <w:r w:rsidR="0042674E" w:rsidRPr="007A06F5">
        <w:rPr>
          <w:rFonts w:ascii="Times New Roman" w:hAnsi="Times New Roman" w:cs="Times New Roman"/>
          <w:sz w:val="24"/>
          <w:szCs w:val="24"/>
          <w:lang w:val="la-Latn"/>
        </w:rPr>
        <w:t xml:space="preserve"> satiendum.</w:t>
      </w:r>
    </w:p>
    <w:p w14:paraId="39CC06E6" w14:textId="31780468"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LXXXVII. De ordine reconciliandi.</w:t>
      </w:r>
    </w:p>
    <w:p w14:paraId="7719BD17" w14:textId="6F5A8284"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LXXXVIII. Ut in diebus dominicis, aqua benedicta fiant.</w:t>
      </w:r>
    </w:p>
    <w:p w14:paraId="1933B2AE" w14:textId="040C3815"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LXXXVIIII. Ut in censum in turribulis habeant presbyteri tempus missę.</w:t>
      </w:r>
    </w:p>
    <w:p w14:paraId="433DFE66" w14:textId="023D8378"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 De oblationibus populi.</w:t>
      </w:r>
    </w:p>
    <w:p w14:paraId="0F992C19" w14:textId="4BC89BF5"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XCI. De cura hospitum.</w:t>
      </w:r>
    </w:p>
    <w:p w14:paraId="691E55A5" w14:textId="6159DBD3"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lastRenderedPageBreak/>
        <w:t>XCII. Ut vasa sacra nemini dentur inuuadu... exigat.</w:t>
      </w:r>
    </w:p>
    <w:p w14:paraId="3A3A158F" w14:textId="1A8EC048"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XCIII. Ut presbyter nullum sepeliat, in ecclesia … pro sepultura aliqua muneris …</w:t>
      </w:r>
    </w:p>
    <w:p w14:paraId="71735083" w14:textId="45F3E2B3"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Item XCIII. Ut presbyter ad incestuosis xenium non accipiat, ut eorum scelera reticeat.</w:t>
      </w:r>
    </w:p>
    <w:p w14:paraId="35598298" w14:textId="463A5038" w:rsidR="0042674E" w:rsidRPr="007A06F5" w:rsidRDefault="0042674E"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XCIIII. </w:t>
      </w:r>
      <w:r w:rsidRPr="007A06F5">
        <w:rPr>
          <w:rFonts w:ascii="Times New Roman" w:hAnsi="Times New Roman" w:cs="Times New Roman"/>
          <w:sz w:val="24"/>
          <w:szCs w:val="24"/>
          <w:highlight w:val="yellow"/>
          <w:lang w:val="la-Latn"/>
        </w:rPr>
        <w:t>Qualiter presbyter faciant cum converterint, ad a</w:t>
      </w:r>
      <w:r w:rsidR="00D42F32" w:rsidRPr="007A06F5">
        <w:rPr>
          <w:rFonts w:ascii="Times New Roman" w:hAnsi="Times New Roman" w:cs="Times New Roman"/>
          <w:sz w:val="24"/>
          <w:szCs w:val="24"/>
          <w:highlight w:val="yellow"/>
          <w:lang w:val="la-Latn"/>
        </w:rPr>
        <w:t>nniversariumm LXXX vel VII vel III alicuius defuncti diem</w:t>
      </w:r>
      <w:r w:rsidR="00D42F32" w:rsidRPr="007A06F5">
        <w:rPr>
          <w:rFonts w:ascii="Times New Roman" w:hAnsi="Times New Roman" w:cs="Times New Roman"/>
          <w:sz w:val="24"/>
          <w:szCs w:val="24"/>
          <w:lang w:val="la-Latn"/>
        </w:rPr>
        <w:t xml:space="preserve">. </w:t>
      </w:r>
      <w:r w:rsidR="00D42F32" w:rsidRPr="007A06F5">
        <w:rPr>
          <w:rFonts w:ascii="Times New Roman" w:hAnsi="Times New Roman" w:cs="Times New Roman"/>
          <w:b/>
          <w:sz w:val="24"/>
          <w:szCs w:val="24"/>
          <w:lang w:val="la-Latn"/>
        </w:rPr>
        <w:t>H., f. 107v</w:t>
      </w:r>
      <w:r w:rsidR="00D42F32" w:rsidRPr="007A06F5">
        <w:rPr>
          <w:rFonts w:ascii="Times New Roman" w:hAnsi="Times New Roman" w:cs="Times New Roman"/>
          <w:sz w:val="24"/>
          <w:szCs w:val="24"/>
          <w:lang w:val="la-Latn"/>
        </w:rPr>
        <w:t>/</w:t>
      </w:r>
    </w:p>
    <w:p w14:paraId="46245826" w14:textId="0FB60F87"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XCV. Qualiter ad kalendas fatiant presbyter vel aquo ordinatus sit.</w:t>
      </w:r>
    </w:p>
    <w:p w14:paraId="03027102" w14:textId="5FB01306"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XCVI. Qualiter collectę vel confradias fiant.</w:t>
      </w:r>
    </w:p>
    <w:p w14:paraId="1A984C33" w14:textId="45BE1D65"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XCVII. Si presbyter defunctus sit.</w:t>
      </w:r>
    </w:p>
    <w:p w14:paraId="00D6A680" w14:textId="36863C8A"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XCVIII. Si quo presbyter p…tulatus sit vel aquo ordinatus sit. Habaet.</w:t>
      </w:r>
    </w:p>
    <w:p w14:paraId="7CCD0E5A" w14:textId="1F9F57AC"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XCVIIII. Si habeat mansum integrum.</w:t>
      </w:r>
    </w:p>
    <w:p w14:paraId="56CD5E16" w14:textId="1143B2D7"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 Quot mansos in sua parochia.</w:t>
      </w:r>
    </w:p>
    <w:p w14:paraId="3EF3279E" w14:textId="3C24F714" w:rsidR="00D42F32" w:rsidRPr="007A06F5" w:rsidRDefault="00D42F32"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CI. Qu</w:t>
      </w:r>
      <w:r w:rsidR="00A51067" w:rsidRPr="007A06F5">
        <w:rPr>
          <w:rFonts w:ascii="Times New Roman" w:hAnsi="Times New Roman" w:cs="Times New Roman"/>
          <w:sz w:val="24"/>
          <w:szCs w:val="24"/>
          <w:lang w:val="la-Latn"/>
        </w:rPr>
        <w:t>alia indumenta altaris aut quod.</w:t>
      </w:r>
    </w:p>
    <w:p w14:paraId="5F117792" w14:textId="659A3CE9"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CII. Quos aut quot libros habeat.</w:t>
      </w:r>
    </w:p>
    <w:p w14:paraId="05B7573C" w14:textId="7E21523F"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CIII. Quot sacerdotalia vestimenta.</w:t>
      </w:r>
    </w:p>
    <w:p w14:paraId="691FA59C" w14:textId="60EB45DC"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CIIII. Si habeat locum, aquam effundendum aptium.</w:t>
      </w:r>
    </w:p>
    <w:p w14:paraId="14F04748" w14:textId="07029F44"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CV. Ex quo metallo sit calix, aut patena.</w:t>
      </w:r>
    </w:p>
    <w:p w14:paraId="0DE0E01E" w14:textId="69D97F71"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CVI. Ut </w:t>
      </w:r>
      <w:r w:rsidRPr="007A06F5">
        <w:rPr>
          <w:rFonts w:ascii="Times New Roman" w:hAnsi="Times New Roman" w:cs="Times New Roman"/>
          <w:sz w:val="24"/>
          <w:szCs w:val="24"/>
          <w:highlight w:val="yellow"/>
          <w:lang w:val="la-Latn"/>
        </w:rPr>
        <w:t>crisma sub serar esse</w:t>
      </w:r>
      <w:r w:rsidRPr="007A06F5">
        <w:rPr>
          <w:rFonts w:ascii="Times New Roman" w:hAnsi="Times New Roman" w:cs="Times New Roman"/>
          <w:sz w:val="24"/>
          <w:szCs w:val="24"/>
          <w:lang w:val="la-Latn"/>
        </w:rPr>
        <w:t xml:space="preserve"> datur.</w:t>
      </w:r>
    </w:p>
    <w:p w14:paraId="0AA4A84E" w14:textId="5263228A"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CVII. Ut presbyter visitet infimos.</w:t>
      </w:r>
    </w:p>
    <w:p w14:paraId="57FAFA5A" w14:textId="36D9FE0E"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CVIII. Si habeat clericum, qui scolam posit habere.</w:t>
      </w:r>
    </w:p>
    <w:p w14:paraId="2FD26E30" w14:textId="398D919D"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CVIIII. De luminaribus ęcclesię.</w:t>
      </w:r>
    </w:p>
    <w:p w14:paraId="0718057C" w14:textId="7A1BF4F0"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 Qualiter sit cooperata au team erata.</w:t>
      </w:r>
    </w:p>
    <w:p w14:paraId="5455C964" w14:textId="12F4A0F0"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CXI. Quo metallo habeantur, ibidem signa.</w:t>
      </w:r>
    </w:p>
    <w:p w14:paraId="5135AB2C" w14:textId="1055F80A"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CXII. Si autrium </w:t>
      </w:r>
      <w:r w:rsidRPr="007A06F5">
        <w:rPr>
          <w:rFonts w:ascii="Times New Roman" w:hAnsi="Times New Roman" w:cs="Times New Roman"/>
          <w:sz w:val="24"/>
          <w:szCs w:val="24"/>
          <w:highlight w:val="yellow"/>
          <w:lang w:val="la-Latn"/>
        </w:rPr>
        <w:t>minitum</w:t>
      </w:r>
      <w:r w:rsidRPr="007A06F5">
        <w:rPr>
          <w:rFonts w:ascii="Times New Roman" w:hAnsi="Times New Roman" w:cs="Times New Roman"/>
          <w:sz w:val="24"/>
          <w:szCs w:val="24"/>
          <w:lang w:val="la-Latn"/>
        </w:rPr>
        <w:t xml:space="preserve"> habeat.</w:t>
      </w:r>
    </w:p>
    <w:p w14:paraId="4DCEC485" w14:textId="519D7775" w:rsidR="00A51067" w:rsidRPr="007A06F5" w:rsidRDefault="00A51067"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CXIII. Ut ex decimis</w:t>
      </w:r>
      <w:r w:rsidR="00F47E39" w:rsidRPr="007A06F5">
        <w:rPr>
          <w:rFonts w:ascii="Times New Roman" w:hAnsi="Times New Roman" w:cs="Times New Roman"/>
          <w:sz w:val="24"/>
          <w:szCs w:val="24"/>
          <w:lang w:val="la-Latn"/>
        </w:rPr>
        <w:t xml:space="preserve"> IIII</w:t>
      </w:r>
      <w:r w:rsidR="00F47E39" w:rsidRPr="007A06F5">
        <w:rPr>
          <w:rFonts w:ascii="Times New Roman" w:hAnsi="Times New Roman" w:cs="Times New Roman"/>
          <w:sz w:val="24"/>
          <w:szCs w:val="24"/>
          <w:vertAlign w:val="superscript"/>
          <w:lang w:val="la-Latn"/>
        </w:rPr>
        <w:t>or</w:t>
      </w:r>
      <w:r w:rsidR="00F47E39" w:rsidRPr="007A06F5">
        <w:rPr>
          <w:rFonts w:ascii="Times New Roman" w:hAnsi="Times New Roman" w:cs="Times New Roman"/>
          <w:sz w:val="24"/>
          <w:szCs w:val="24"/>
          <w:lang w:val="la-Latn"/>
        </w:rPr>
        <w:t xml:space="preserve"> partes fiant.</w:t>
      </w:r>
    </w:p>
    <w:p w14:paraId="1DE7686A" w14:textId="194F0690"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CXIIII. Ut matricularios habeat.</w:t>
      </w:r>
    </w:p>
    <w:p w14:paraId="20FCB240" w14:textId="0229E37F"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CXV. Si presbyter habens antea predium comparuerit.</w:t>
      </w:r>
    </w:p>
    <w:p w14:paraId="053D0395" w14:textId="59FE77F8" w:rsidR="006643CB"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CXVI. De retibus ecclesię vel oplationibus. Lierum abstineat.</w:t>
      </w:r>
    </w:p>
    <w:p w14:paraId="1B8B3CC6" w14:textId="546D2D3A" w:rsidR="00D60CD9" w:rsidRPr="007A06F5" w:rsidRDefault="00D60CD9" w:rsidP="00D60CD9">
      <w:pPr>
        <w:pStyle w:val="Textkomente"/>
        <w:rPr>
          <w:rFonts w:ascii="Times New Roman" w:hAnsi="Times New Roman" w:cs="Times New Roman"/>
          <w:sz w:val="24"/>
          <w:szCs w:val="24"/>
          <w:lang w:val="la-Latn"/>
        </w:rPr>
      </w:pPr>
      <w:commentRangeStart w:id="177"/>
      <w:r w:rsidRPr="007A06F5">
        <w:rPr>
          <w:rFonts w:ascii="Times New Roman" w:hAnsi="Times New Roman" w:cs="Times New Roman"/>
          <w:sz w:val="24"/>
          <w:szCs w:val="24"/>
          <w:lang w:val="la-Latn"/>
        </w:rPr>
        <w:t>CXVII</w:t>
      </w:r>
      <w:commentRangeEnd w:id="177"/>
      <w:r w:rsidR="00A51067" w:rsidRPr="007A06F5">
        <w:rPr>
          <w:rStyle w:val="Odkaznakoment"/>
          <w:rFonts w:ascii="Times New Roman" w:hAnsi="Times New Roman" w:cs="Times New Roman"/>
          <w:sz w:val="24"/>
          <w:szCs w:val="24"/>
          <w:lang w:val="la-Latn"/>
        </w:rPr>
        <w:commentReference w:id="177"/>
      </w:r>
      <w:r w:rsidRPr="007A06F5">
        <w:rPr>
          <w:rFonts w:ascii="Times New Roman" w:hAnsi="Times New Roman" w:cs="Times New Roman"/>
          <w:sz w:val="24"/>
          <w:szCs w:val="24"/>
          <w:lang w:val="la-Latn"/>
        </w:rPr>
        <w:t>. Si presbyteri de tabernis et commessationibus et familiaritate mulierum abstineant. ITEM ALIA CAPITULA.</w:t>
      </w:r>
    </w:p>
    <w:p w14:paraId="47A73A17" w14:textId="3B540764"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w:t>
      </w:r>
      <w:r w:rsidR="00A51067" w:rsidRPr="007A06F5">
        <w:rPr>
          <w:rFonts w:ascii="Times New Roman" w:hAnsi="Times New Roman" w:cs="Times New Roman"/>
          <w:sz w:val="24"/>
          <w:szCs w:val="24"/>
          <w:lang w:val="la-Latn"/>
        </w:rPr>
        <w:t>X</w:t>
      </w:r>
      <w:r w:rsidRPr="007A06F5">
        <w:rPr>
          <w:rFonts w:ascii="Times New Roman" w:hAnsi="Times New Roman" w:cs="Times New Roman"/>
          <w:sz w:val="24"/>
          <w:szCs w:val="24"/>
          <w:lang w:val="la-Latn"/>
        </w:rPr>
        <w:t>VII</w:t>
      </w:r>
      <w:r w:rsidR="00F47E39" w:rsidRPr="007A06F5">
        <w:rPr>
          <w:rFonts w:ascii="Times New Roman" w:hAnsi="Times New Roman" w:cs="Times New Roman"/>
          <w:sz w:val="24"/>
          <w:szCs w:val="24"/>
          <w:lang w:val="la-Latn"/>
        </w:rPr>
        <w:t>I. Ut secreta non inchoent ante</w:t>
      </w:r>
      <w:r w:rsidRPr="007A06F5">
        <w:rPr>
          <w:rFonts w:ascii="Times New Roman" w:hAnsi="Times New Roman" w:cs="Times New Roman"/>
          <w:sz w:val="24"/>
          <w:szCs w:val="24"/>
          <w:lang w:val="la-Latn"/>
        </w:rPr>
        <w:t xml:space="preserve">quam finiatur </w:t>
      </w:r>
      <w:r w:rsidRPr="007A06F5">
        <w:rPr>
          <w:rFonts w:ascii="Times New Roman" w:hAnsi="Times New Roman" w:cs="Times New Roman"/>
          <w:sz w:val="24"/>
          <w:szCs w:val="24"/>
          <w:highlight w:val="yellow"/>
          <w:lang w:val="la-Latn"/>
        </w:rPr>
        <w:t>scs. V. in it</w:t>
      </w:r>
      <w:r w:rsidRPr="007A06F5">
        <w:rPr>
          <w:rFonts w:ascii="Times New Roman" w:hAnsi="Times New Roman" w:cs="Times New Roman"/>
          <w:sz w:val="24"/>
          <w:szCs w:val="24"/>
          <w:lang w:val="la-Latn"/>
        </w:rPr>
        <w:t>inere.</w:t>
      </w:r>
    </w:p>
    <w:p w14:paraId="21AC4D8A" w14:textId="64CBA450"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CXVIIII. Ut alterius parochiam ad missam non recipiat nisi sit in itinere.</w:t>
      </w:r>
    </w:p>
    <w:p w14:paraId="6A27622D" w14:textId="75857127"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 Ut sacramentum altaris tractetis religiose.</w:t>
      </w:r>
    </w:p>
    <w:p w14:paraId="4CB5CCFA" w14:textId="54677427"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CXXI. Ut eucharistiam nonstrans mittatis infirmis.</w:t>
      </w:r>
    </w:p>
    <w:p w14:paraId="1B52D94F" w14:textId="681BF840"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lastRenderedPageBreak/>
        <w:t>CXXII. Ut per singulos menses conveniatis.</w:t>
      </w:r>
    </w:p>
    <w:p w14:paraId="6CD95197" w14:textId="7B312AC3"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CXXIII. Ut sacrum chrisma nullus contingat, nisi sacerdos.</w:t>
      </w:r>
    </w:p>
    <w:p w14:paraId="6A9BEF1D" w14:textId="162A0CC4"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CXXIIII. Ut unctio olei fiat infirmis.</w:t>
      </w:r>
    </w:p>
    <w:p w14:paraId="28426504" w14:textId="3D9291D1"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CXXV. Ut defunctis commendatio animę impendatur.</w:t>
      </w:r>
    </w:p>
    <w:p w14:paraId="42EDF310" w14:textId="60DB2D5A" w:rsidR="00F47E39" w:rsidRPr="007A06F5" w:rsidRDefault="00F47E3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CXXVI. Ut sacris vestibus non indum</w:t>
      </w:r>
      <w:r w:rsidR="001E08EC" w:rsidRPr="007A06F5">
        <w:rPr>
          <w:rFonts w:ascii="Times New Roman" w:hAnsi="Times New Roman" w:cs="Times New Roman"/>
          <w:sz w:val="24"/>
          <w:szCs w:val="24"/>
          <w:lang w:val="la-Latn"/>
        </w:rPr>
        <w:t xml:space="preserve">… tempus missę. </w:t>
      </w:r>
      <w:r w:rsidR="001E08EC" w:rsidRPr="007A06F5">
        <w:rPr>
          <w:rFonts w:ascii="Times New Roman" w:hAnsi="Times New Roman" w:cs="Times New Roman"/>
          <w:b/>
          <w:sz w:val="24"/>
          <w:szCs w:val="24"/>
          <w:lang w:val="la-Latn"/>
        </w:rPr>
        <w:t>H, f. 108r</w:t>
      </w:r>
      <w:r w:rsidR="001E08EC" w:rsidRPr="007A06F5">
        <w:rPr>
          <w:rFonts w:ascii="Times New Roman" w:hAnsi="Times New Roman" w:cs="Times New Roman"/>
          <w:sz w:val="24"/>
          <w:szCs w:val="24"/>
          <w:lang w:val="la-Latn"/>
        </w:rPr>
        <w:t>/</w:t>
      </w:r>
    </w:p>
    <w:p w14:paraId="46DE7A63" w14:textId="7AAF109C"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CXXVII. Ut corporalis non abluatur, nisi a ministris.</w:t>
      </w:r>
    </w:p>
    <w:p w14:paraId="291D203E" w14:textId="60E858E4"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CXXVIII. Ut sacros gradus unusquisque fideliter discat.</w:t>
      </w:r>
    </w:p>
    <w:p w14:paraId="5D6AAFD5" w14:textId="3FA4E1DC"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CXXVIIII. Ut nullus infra parrochiam suam nisi ad ecclesiam iacet.</w:t>
      </w:r>
    </w:p>
    <w:p w14:paraId="4CA70CDA" w14:textId="582A6EBD"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 Ut missam nisi in ecclesia consecrata celebret ullus.</w:t>
      </w:r>
    </w:p>
    <w:p w14:paraId="33798685" w14:textId="3303E71B"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CXXXI. Ut nullus infra absidam introitum habeat.</w:t>
      </w:r>
    </w:p>
    <w:p w14:paraId="6EE71B01" w14:textId="395B5391"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CXXXII. Ut unusquique ecclesia una contentus sit.</w:t>
      </w:r>
    </w:p>
    <w:p w14:paraId="37C5C675" w14:textId="22E61353" w:rsidR="001E08EC" w:rsidRPr="007A06F5" w:rsidRDefault="001E08EC"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CXXXIII. Ut supplantator non fiat </w:t>
      </w:r>
      <w:r w:rsidRPr="007A06F5">
        <w:rPr>
          <w:rFonts w:ascii="Times New Roman" w:hAnsi="Times New Roman" w:cs="Times New Roman"/>
          <w:sz w:val="24"/>
          <w:szCs w:val="24"/>
          <w:highlight w:val="yellow"/>
          <w:lang w:val="la-Latn"/>
        </w:rPr>
        <w:t>al….s s</w:t>
      </w:r>
      <w:r w:rsidRPr="007A06F5">
        <w:rPr>
          <w:rFonts w:ascii="Times New Roman" w:hAnsi="Times New Roman" w:cs="Times New Roman"/>
          <w:sz w:val="24"/>
          <w:szCs w:val="24"/>
          <w:lang w:val="la-Latn"/>
        </w:rPr>
        <w:t>acerdotis.</w:t>
      </w:r>
    </w:p>
    <w:p w14:paraId="5BA27C19" w14:textId="77777777" w:rsidR="00D60CD9" w:rsidRPr="007A06F5" w:rsidRDefault="00D60CD9" w:rsidP="00D60CD9">
      <w:pPr>
        <w:pStyle w:val="Textkomente"/>
        <w:rPr>
          <w:rFonts w:ascii="Times New Roman" w:hAnsi="Times New Roman" w:cs="Times New Roman"/>
          <w:sz w:val="24"/>
          <w:szCs w:val="24"/>
          <w:lang w:val="la-Latn"/>
        </w:rPr>
      </w:pPr>
      <w:commentRangeStart w:id="178"/>
      <w:r w:rsidRPr="007A06F5">
        <w:rPr>
          <w:rFonts w:ascii="Times New Roman" w:hAnsi="Times New Roman" w:cs="Times New Roman"/>
          <w:sz w:val="24"/>
          <w:szCs w:val="24"/>
          <w:lang w:val="la-Latn"/>
        </w:rPr>
        <w:t>CXXXIIII</w:t>
      </w:r>
      <w:commentRangeEnd w:id="178"/>
      <w:r w:rsidR="00305896" w:rsidRPr="007A06F5">
        <w:rPr>
          <w:rStyle w:val="Odkaznakoment"/>
          <w:rFonts w:ascii="Times New Roman" w:hAnsi="Times New Roman" w:cs="Times New Roman"/>
          <w:sz w:val="24"/>
          <w:szCs w:val="24"/>
          <w:lang w:val="la-Latn"/>
        </w:rPr>
        <w:commentReference w:id="178"/>
      </w:r>
      <w:r w:rsidRPr="007A06F5">
        <w:rPr>
          <w:rFonts w:ascii="Times New Roman" w:hAnsi="Times New Roman" w:cs="Times New Roman"/>
          <w:sz w:val="24"/>
          <w:szCs w:val="24"/>
          <w:lang w:val="la-Latn"/>
        </w:rPr>
        <w:t>. Qui hęc perpetrant, sciant se canonice plecti.</w:t>
      </w:r>
    </w:p>
    <w:p w14:paraId="037FBC74"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EX EPISTOLA ANACLETI PAPAE</w:t>
      </w:r>
    </w:p>
    <w:p w14:paraId="566D5ACC" w14:textId="1D0157C3"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CXXXV</w:t>
      </w:r>
      <w:r w:rsidR="00305896" w:rsidRPr="007A06F5">
        <w:rPr>
          <w:rFonts w:ascii="Times New Roman" w:hAnsi="Times New Roman" w:cs="Times New Roman"/>
          <w:sz w:val="24"/>
          <w:szCs w:val="24"/>
          <w:lang w:val="la-Latn"/>
        </w:rPr>
        <w:t>.</w:t>
      </w:r>
      <w:r w:rsidRPr="007A06F5">
        <w:rPr>
          <w:rFonts w:ascii="Times New Roman" w:hAnsi="Times New Roman" w:cs="Times New Roman"/>
          <w:sz w:val="24"/>
          <w:szCs w:val="24"/>
          <w:lang w:val="la-Latn"/>
        </w:rPr>
        <w:t xml:space="preserve"> Ut sacerdotes, quos perire agnoverint, aut corrigant aut redarguant.</w:t>
      </w:r>
    </w:p>
    <w:p w14:paraId="3C4127D7"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URBANI PAE ET MARTIRIS.</w:t>
      </w:r>
    </w:p>
    <w:p w14:paraId="2AA233E1" w14:textId="5E03075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CXXXVI. Qui rapuerint res aut facultates ecclesię reus habetur damnationis Annanie et Sap</w:t>
      </w:r>
      <w:r w:rsidR="00305896" w:rsidRPr="007A06F5">
        <w:rPr>
          <w:rFonts w:ascii="Times New Roman" w:hAnsi="Times New Roman" w:cs="Times New Roman"/>
          <w:sz w:val="24"/>
          <w:szCs w:val="24"/>
          <w:lang w:val="la-Latn"/>
        </w:rPr>
        <w:t>h</w:t>
      </w:r>
      <w:r w:rsidRPr="007A06F5">
        <w:rPr>
          <w:rFonts w:ascii="Times New Roman" w:hAnsi="Times New Roman" w:cs="Times New Roman"/>
          <w:sz w:val="24"/>
          <w:szCs w:val="24"/>
          <w:lang w:val="la-Latn"/>
        </w:rPr>
        <w:t>ire.</w:t>
      </w:r>
    </w:p>
    <w:p w14:paraId="2BAD113C"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SERMO SANCTI AUGUSTINI EPISCOPI DE PENITENTIA.</w:t>
      </w:r>
    </w:p>
    <w:p w14:paraId="297B041D"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CXXXVII. Ammonitio de timore domini.</w:t>
      </w:r>
    </w:p>
    <w:p w14:paraId="6F5993CA" w14:textId="10C89CD5"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CXXXVIII. D</w:t>
      </w:r>
      <w:r w:rsidR="00305896" w:rsidRPr="007A06F5">
        <w:rPr>
          <w:rFonts w:ascii="Times New Roman" w:hAnsi="Times New Roman" w:cs="Times New Roman"/>
          <w:sz w:val="24"/>
          <w:szCs w:val="24"/>
          <w:lang w:val="la-Latn"/>
        </w:rPr>
        <w:t>e tribus suggestionibus diaboli</w:t>
      </w:r>
      <w:r w:rsidRPr="007A06F5">
        <w:rPr>
          <w:rFonts w:ascii="Times New Roman" w:hAnsi="Times New Roman" w:cs="Times New Roman"/>
          <w:sz w:val="24"/>
          <w:szCs w:val="24"/>
          <w:lang w:val="la-Latn"/>
        </w:rPr>
        <w:t>.</w:t>
      </w:r>
    </w:p>
    <w:p w14:paraId="5A87A29E"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LEONIS PAPĘ DE PRIVILEGIO CHOREPISCOPORUM.</w:t>
      </w:r>
    </w:p>
    <w:p w14:paraId="20767984"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CXXXVIIII. De chorepiscopis.</w:t>
      </w:r>
    </w:p>
    <w:p w14:paraId="7C2088ED" w14:textId="44C76502" w:rsidR="00D60CD9" w:rsidRPr="007A06F5" w:rsidRDefault="00305896" w:rsidP="00D60CD9">
      <w:pPr>
        <w:pStyle w:val="Textkomente"/>
        <w:rPr>
          <w:rFonts w:ascii="Times New Roman" w:hAnsi="Times New Roman" w:cs="Times New Roman"/>
          <w:sz w:val="24"/>
          <w:szCs w:val="24"/>
          <w:lang w:val="la-Latn"/>
        </w:rPr>
      </w:pPr>
      <w:r w:rsidRPr="007A06F5">
        <w:rPr>
          <w:rFonts w:ascii="Times New Roman" w:hAnsi="Times New Roman" w:cs="Times New Roman"/>
          <w:caps/>
          <w:sz w:val="24"/>
          <w:szCs w:val="24"/>
          <w:lang w:val="la-Latn"/>
        </w:rPr>
        <w:t>Item</w:t>
      </w:r>
      <w:r w:rsidR="00D60CD9" w:rsidRPr="007A06F5">
        <w:rPr>
          <w:rFonts w:ascii="Times New Roman" w:hAnsi="Times New Roman" w:cs="Times New Roman"/>
          <w:sz w:val="24"/>
          <w:szCs w:val="24"/>
          <w:lang w:val="la-Latn"/>
        </w:rPr>
        <w:t xml:space="preserve"> LEONIS PAPĘ</w:t>
      </w:r>
    </w:p>
    <w:p w14:paraId="0731F359" w14:textId="58EBFFEA"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w:t>
      </w:r>
      <w:r w:rsidR="00305896" w:rsidRPr="007A06F5">
        <w:rPr>
          <w:rFonts w:ascii="Times New Roman" w:hAnsi="Times New Roman" w:cs="Times New Roman"/>
          <w:sz w:val="24"/>
          <w:szCs w:val="24"/>
          <w:lang w:val="la-Latn"/>
        </w:rPr>
        <w:t>.</w:t>
      </w:r>
      <w:r w:rsidRPr="007A06F5">
        <w:rPr>
          <w:rFonts w:ascii="Times New Roman" w:hAnsi="Times New Roman" w:cs="Times New Roman"/>
          <w:sz w:val="24"/>
          <w:szCs w:val="24"/>
          <w:lang w:val="la-Latn"/>
        </w:rPr>
        <w:t xml:space="preserve"> Ut nullus servus nec colonus nec usuras accipiens ordinetur.</w:t>
      </w:r>
    </w:p>
    <w:p w14:paraId="22514B91"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MELCHIADIS PAPAE.</w:t>
      </w:r>
    </w:p>
    <w:p w14:paraId="23CCAFED" w14:textId="5DED600A" w:rsidR="00D60CD9" w:rsidRPr="007A06F5" w:rsidRDefault="00305896"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Item </w:t>
      </w:r>
      <w:r w:rsidR="00D60CD9" w:rsidRPr="007A06F5">
        <w:rPr>
          <w:rFonts w:ascii="Times New Roman" w:hAnsi="Times New Roman" w:cs="Times New Roman"/>
          <w:sz w:val="24"/>
          <w:szCs w:val="24"/>
          <w:lang w:val="la-Latn"/>
        </w:rPr>
        <w:t>CXL. De hoc, ut nullus alteri noceat.</w:t>
      </w:r>
    </w:p>
    <w:p w14:paraId="7E85DE0D"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CXLI. Ut testes et accusatores sine infamia sint.</w:t>
      </w:r>
    </w:p>
    <w:p w14:paraId="70A49972"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CXLII. Ut testimonium clerici adversus laicum nemo recipiat./</w:t>
      </w:r>
    </w:p>
    <w:p w14:paraId="65F19902" w14:textId="72D4741A"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CXLIII. Ut nullus de sacris ordinibus curiam intret.</w:t>
      </w:r>
    </w:p>
    <w:p w14:paraId="0087BFC4" w14:textId="7151D60E"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CXLIIII. Si clericus curiam intrat acusare alium aut anathema.</w:t>
      </w:r>
    </w:p>
    <w:p w14:paraId="0091C468" w14:textId="57E0EE3B"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CXLV. Ut acusatores suspiciosos nemo suscipiat.</w:t>
      </w:r>
    </w:p>
    <w:p w14:paraId="7CF4D6CA" w14:textId="4D0D9DB3"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CXLVI. De accusatoribus seculi, quos de cetera canonum non removent. </w:t>
      </w:r>
      <w:r w:rsidR="000B35AA" w:rsidRPr="007A06F5">
        <w:rPr>
          <w:rFonts w:ascii="Times New Roman" w:hAnsi="Times New Roman" w:cs="Times New Roman"/>
          <w:b/>
          <w:sz w:val="24"/>
          <w:szCs w:val="24"/>
          <w:lang w:val="la-Latn"/>
        </w:rPr>
        <w:t>H</w:t>
      </w:r>
      <w:r w:rsidRPr="007A06F5">
        <w:rPr>
          <w:rFonts w:ascii="Times New Roman" w:hAnsi="Times New Roman" w:cs="Times New Roman"/>
          <w:b/>
          <w:sz w:val="24"/>
          <w:szCs w:val="24"/>
          <w:lang w:val="la-Latn"/>
        </w:rPr>
        <w:t>, f. 108v</w:t>
      </w:r>
      <w:r w:rsidRPr="007A06F5">
        <w:rPr>
          <w:rFonts w:ascii="Times New Roman" w:hAnsi="Times New Roman" w:cs="Times New Roman"/>
          <w:sz w:val="24"/>
          <w:szCs w:val="24"/>
          <w:lang w:val="la-Latn"/>
        </w:rPr>
        <w:t>/</w:t>
      </w:r>
    </w:p>
    <w:p w14:paraId="059907AD" w14:textId="4D38750E"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lastRenderedPageBreak/>
        <w:t>CXLVII. Quorum vita et libertas nescitur, ut accusare non possint facere.</w:t>
      </w:r>
    </w:p>
    <w:p w14:paraId="5AC83224" w14:textId="43786EAC"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CXLVIII. Ut sacerdotes decimas cum lite non suscipiant.</w:t>
      </w:r>
    </w:p>
    <w:p w14:paraId="09EF7C19" w14:textId="2A40CD55"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CXLVIIII. Ut ad synodum veniant vel officio careant.</w:t>
      </w:r>
    </w:p>
    <w:p w14:paraId="7E3AA109" w14:textId="34CFB017"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 De his, qui decimas dant, ubi non debent dari.</w:t>
      </w:r>
    </w:p>
    <w:p w14:paraId="1312017C" w14:textId="73C9FA32"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CLI. De his, qui aliorum ecclesias pecunia subripiunt.</w:t>
      </w:r>
    </w:p>
    <w:p w14:paraId="1E0653CF" w14:textId="09E95201"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CLII. Ut unusquisque una ecclesia contentus sit.</w:t>
      </w:r>
    </w:p>
    <w:p w14:paraId="269053BD" w14:textId="0FAC5690"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CLIII. Ut subplantator alicuius non fiat.</w:t>
      </w:r>
    </w:p>
    <w:p w14:paraId="56FBA9C2" w14:textId="43D926D1"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CLIIII. Qualiter synodus per villas haberi debeat.</w:t>
      </w:r>
    </w:p>
    <w:p w14:paraId="6181990B" w14:textId="663D6A6D"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CLV. De constructione ecclesię.</w:t>
      </w:r>
    </w:p>
    <w:p w14:paraId="287D33EA" w14:textId="01CC3215" w:rsidR="006B45C5" w:rsidRPr="007A06F5" w:rsidRDefault="006B45C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CLVI. De vita sacerdotis.</w:t>
      </w:r>
    </w:p>
    <w:p w14:paraId="09BD3D03" w14:textId="77777777" w:rsidR="00D60CD9" w:rsidRPr="007A06F5" w:rsidRDefault="00D60CD9" w:rsidP="00D60CD9">
      <w:pPr>
        <w:pStyle w:val="Textkomente"/>
        <w:rPr>
          <w:rFonts w:ascii="Times New Roman" w:hAnsi="Times New Roman" w:cs="Times New Roman"/>
          <w:sz w:val="24"/>
          <w:szCs w:val="24"/>
          <w:lang w:val="la-Latn"/>
        </w:rPr>
      </w:pPr>
      <w:commentRangeStart w:id="179"/>
      <w:r w:rsidRPr="007A06F5">
        <w:rPr>
          <w:rFonts w:ascii="Times New Roman" w:hAnsi="Times New Roman" w:cs="Times New Roman"/>
          <w:sz w:val="24"/>
          <w:szCs w:val="24"/>
          <w:lang w:val="la-Latn"/>
        </w:rPr>
        <w:t>CLVII</w:t>
      </w:r>
      <w:commentRangeEnd w:id="179"/>
      <w:r w:rsidR="006B45C5" w:rsidRPr="007A06F5">
        <w:rPr>
          <w:rStyle w:val="Odkaznakoment"/>
          <w:rFonts w:ascii="Times New Roman" w:hAnsi="Times New Roman" w:cs="Times New Roman"/>
          <w:sz w:val="24"/>
          <w:szCs w:val="24"/>
          <w:lang w:val="la-Latn"/>
        </w:rPr>
        <w:commentReference w:id="179"/>
      </w:r>
      <w:r w:rsidRPr="007A06F5">
        <w:rPr>
          <w:rFonts w:ascii="Times New Roman" w:hAnsi="Times New Roman" w:cs="Times New Roman"/>
          <w:sz w:val="24"/>
          <w:szCs w:val="24"/>
          <w:lang w:val="la-Latn"/>
        </w:rPr>
        <w:t>. De viris et feminis.</w:t>
      </w:r>
    </w:p>
    <w:p w14:paraId="3BDA4560" w14:textId="77777777"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LEONIS PAPAE.</w:t>
      </w:r>
    </w:p>
    <w:p w14:paraId="3FA450F0" w14:textId="3ECF7EA8"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CLVIII. De his, qui se correctos videri volunt.</w:t>
      </w:r>
    </w:p>
    <w:p w14:paraId="393AC29B" w14:textId="4ECC249A" w:rsidR="00B72A44" w:rsidRPr="007A06F5" w:rsidRDefault="00B72A44"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CLVIIII. De his, qui disentiunt iustis constitutionibus.</w:t>
      </w:r>
    </w:p>
    <w:p w14:paraId="6B62F8C1" w14:textId="1468A360" w:rsidR="00C9467D" w:rsidRPr="007A06F5" w:rsidRDefault="00B72A44"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w:t>
      </w:r>
      <w:r w:rsidR="000B35AA" w:rsidRPr="007A06F5">
        <w:rPr>
          <w:rFonts w:ascii="Times New Roman" w:hAnsi="Times New Roman" w:cs="Times New Roman"/>
          <w:sz w:val="24"/>
          <w:szCs w:val="24"/>
          <w:lang w:val="la-Latn"/>
        </w:rPr>
        <w:t>. Si aliter quam Nicena statuetur, habeatir ut evacuetur.</w:t>
      </w:r>
    </w:p>
    <w:p w14:paraId="64D682E6" w14:textId="28C21D76"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CLXI. Ut priora instituta ecclesiarum non mutentur.</w:t>
      </w:r>
    </w:p>
    <w:p w14:paraId="5C32ED2F" w14:textId="5CB3E689"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CLXII. De his, qui regulas Niceni concilii vel Calcidonensis non sequuntur.</w:t>
      </w:r>
    </w:p>
    <w:p w14:paraId="6BFCCF91" w14:textId="1EA6C61F"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CLXIII. Quomodo diabolica nequitia fallit incautos.</w:t>
      </w:r>
    </w:p>
    <w:p w14:paraId="7C9FEF28" w14:textId="770B86CD"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CLXIIII. De desidibus rectoribus, quomodo noceat.</w:t>
      </w:r>
    </w:p>
    <w:p w14:paraId="7209A4FE" w14:textId="57E91545"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CLXV. Ut habeb.. a deo premium, qui de salute cogitat commisso-/rum, ita habeb.. neglegens reatum.</w:t>
      </w:r>
    </w:p>
    <w:p w14:paraId="70967A92" w14:textId="28E6C499"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CLXVI. Ne de incauta securitate hostis subripiat.</w:t>
      </w:r>
    </w:p>
    <w:p w14:paraId="2A01FA29" w14:textId="7ADE3A31"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CLXVII. De terminis.</w:t>
      </w:r>
    </w:p>
    <w:p w14:paraId="3810E2EC" w14:textId="738B0157"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CLXVIIII. (sic.) </w:t>
      </w:r>
      <w:r w:rsidRPr="007A06F5">
        <w:rPr>
          <w:rFonts w:ascii="Times New Roman" w:hAnsi="Times New Roman" w:cs="Times New Roman"/>
          <w:strike/>
          <w:sz w:val="24"/>
          <w:szCs w:val="24"/>
          <w:lang w:val="la-Latn"/>
        </w:rPr>
        <w:t>De infante per aquam serventem perdito.</w:t>
      </w:r>
    </w:p>
    <w:p w14:paraId="5F26EE26" w14:textId="2E367765" w:rsidR="000B35AA" w:rsidRPr="007A06F5" w:rsidRDefault="00976A8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w:t>
      </w:r>
      <w:r w:rsidR="000B35AA" w:rsidRPr="007A06F5">
        <w:rPr>
          <w:rFonts w:ascii="Times New Roman" w:hAnsi="Times New Roman" w:cs="Times New Roman"/>
          <w:sz w:val="24"/>
          <w:szCs w:val="24"/>
          <w:lang w:val="la-Latn"/>
        </w:rPr>
        <w:t>VIII. De mistica almonia.</w:t>
      </w:r>
    </w:p>
    <w:p w14:paraId="36BF6922" w14:textId="62D693A3" w:rsidR="000B35AA" w:rsidRPr="007A06F5" w:rsidRDefault="00976A89"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w:t>
      </w:r>
      <w:r w:rsidR="000B35AA" w:rsidRPr="007A06F5">
        <w:rPr>
          <w:rFonts w:ascii="Times New Roman" w:hAnsi="Times New Roman" w:cs="Times New Roman"/>
          <w:sz w:val="24"/>
          <w:szCs w:val="24"/>
          <w:lang w:val="la-Latn"/>
        </w:rPr>
        <w:t>VIIII. Item de patrum terminis.</w:t>
      </w:r>
    </w:p>
    <w:p w14:paraId="23A37FB6" w14:textId="14DA99C2"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w:t>
      </w:r>
      <w:r w:rsidR="00976A89"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De pęnitentia pro homitidiis vel pro aliis </w:t>
      </w:r>
      <w:r w:rsidRPr="007A06F5">
        <w:rPr>
          <w:rFonts w:ascii="Times New Roman" w:hAnsi="Times New Roman" w:cs="Times New Roman"/>
          <w:sz w:val="24"/>
          <w:szCs w:val="24"/>
          <w:highlight w:val="yellow"/>
          <w:lang w:val="la-Latn"/>
        </w:rPr>
        <w:t>delis</w:t>
      </w:r>
      <w:r w:rsidRPr="007A06F5">
        <w:rPr>
          <w:rFonts w:ascii="Times New Roman" w:hAnsi="Times New Roman" w:cs="Times New Roman"/>
          <w:sz w:val="24"/>
          <w:szCs w:val="24"/>
          <w:lang w:val="la-Latn"/>
        </w:rPr>
        <w:t xml:space="preserve"> damna. </w:t>
      </w:r>
      <w:r w:rsidRPr="007A06F5">
        <w:rPr>
          <w:rFonts w:ascii="Times New Roman" w:hAnsi="Times New Roman" w:cs="Times New Roman"/>
          <w:b/>
          <w:sz w:val="24"/>
          <w:szCs w:val="24"/>
          <w:lang w:val="la-Latn"/>
        </w:rPr>
        <w:t>H, f. 109r</w:t>
      </w:r>
      <w:r w:rsidRPr="007A06F5">
        <w:rPr>
          <w:rFonts w:ascii="Times New Roman" w:hAnsi="Times New Roman" w:cs="Times New Roman"/>
          <w:sz w:val="24"/>
          <w:szCs w:val="24"/>
          <w:lang w:val="la-Latn"/>
        </w:rPr>
        <w:t>/</w:t>
      </w:r>
    </w:p>
    <w:p w14:paraId="3CFD0E3C" w14:textId="585E3B61" w:rsidR="000B35AA" w:rsidRPr="007A06F5" w:rsidRDefault="000B35AA"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CLXXI. De </w:t>
      </w:r>
      <w:r w:rsidR="001F1235" w:rsidRPr="007A06F5">
        <w:rPr>
          <w:rFonts w:ascii="Times New Roman" w:hAnsi="Times New Roman" w:cs="Times New Roman"/>
          <w:sz w:val="24"/>
          <w:szCs w:val="24"/>
          <w:lang w:val="la-Latn"/>
        </w:rPr>
        <w:t>uxoribus legitime adquisite.</w:t>
      </w:r>
    </w:p>
    <w:p w14:paraId="25C02BD4" w14:textId="01CF266F" w:rsidR="001F1235" w:rsidRPr="007A06F5" w:rsidRDefault="001F123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CLXXII. De colloquio synodali.</w:t>
      </w:r>
    </w:p>
    <w:p w14:paraId="3218F080" w14:textId="32B383D6" w:rsidR="001F1235" w:rsidRPr="007A06F5" w:rsidRDefault="001F123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CLXXIII. De homitidiis sponte comissis.</w:t>
      </w:r>
    </w:p>
    <w:p w14:paraId="064C2852" w14:textId="73F96B0D" w:rsidR="001F1235" w:rsidRPr="007A06F5" w:rsidRDefault="001F123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CLXXIIII. Gregorius de penitentia.</w:t>
      </w:r>
    </w:p>
    <w:p w14:paraId="39C920BB" w14:textId="6C1961CD" w:rsidR="001F1235" w:rsidRPr="007A06F5" w:rsidRDefault="001F123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CLXXIII. De vere erilege.</w:t>
      </w:r>
    </w:p>
    <w:p w14:paraId="2F9275DB" w14:textId="58CE9BF3" w:rsidR="00D60CD9" w:rsidRPr="007A06F5" w:rsidRDefault="001F1235" w:rsidP="00D60CD9">
      <w:pPr>
        <w:pStyle w:val="Textkomente"/>
        <w:rPr>
          <w:rFonts w:ascii="Times New Roman" w:hAnsi="Times New Roman" w:cs="Times New Roman"/>
          <w:sz w:val="24"/>
          <w:szCs w:val="24"/>
          <w:lang w:val="la-Latn"/>
        </w:rPr>
      </w:pPr>
      <w:r w:rsidRPr="007A06F5">
        <w:rPr>
          <w:rFonts w:ascii="Times New Roman" w:hAnsi="Times New Roman" w:cs="Times New Roman"/>
          <w:sz w:val="24"/>
          <w:szCs w:val="24"/>
          <w:lang w:val="la-Latn"/>
        </w:rPr>
        <w:t>CLXXIIII. De fratribus, qui simul arborem succiderunt.</w:t>
      </w:r>
    </w:p>
    <w:p w14:paraId="20C030E5" w14:textId="77777777" w:rsidR="00D60CD9" w:rsidRPr="007A06F5" w:rsidRDefault="00D60CD9" w:rsidP="00D60CD9">
      <w:pPr>
        <w:pStyle w:val="Textkomente"/>
        <w:rPr>
          <w:rFonts w:ascii="Times New Roman" w:hAnsi="Times New Roman" w:cs="Times New Roman"/>
          <w:sz w:val="24"/>
          <w:szCs w:val="24"/>
          <w:lang w:val="la-Latn"/>
        </w:rPr>
      </w:pPr>
      <w:commentRangeStart w:id="180"/>
      <w:r w:rsidRPr="007A06F5">
        <w:rPr>
          <w:rFonts w:ascii="Times New Roman" w:hAnsi="Times New Roman" w:cs="Times New Roman"/>
          <w:sz w:val="24"/>
          <w:szCs w:val="24"/>
          <w:lang w:val="la-Latn"/>
        </w:rPr>
        <w:lastRenderedPageBreak/>
        <w:t>CLXXVIII</w:t>
      </w:r>
      <w:commentRangeEnd w:id="180"/>
      <w:r w:rsidR="001F1235" w:rsidRPr="007A06F5">
        <w:rPr>
          <w:rStyle w:val="Odkaznakoment"/>
          <w:rFonts w:ascii="Times New Roman" w:hAnsi="Times New Roman" w:cs="Times New Roman"/>
          <w:sz w:val="24"/>
          <w:szCs w:val="24"/>
          <w:lang w:val="la-Latn"/>
        </w:rPr>
        <w:commentReference w:id="180"/>
      </w:r>
      <w:r w:rsidRPr="007A06F5">
        <w:rPr>
          <w:rFonts w:ascii="Times New Roman" w:hAnsi="Times New Roman" w:cs="Times New Roman"/>
          <w:sz w:val="24"/>
          <w:szCs w:val="24"/>
          <w:lang w:val="la-Latn"/>
        </w:rPr>
        <w:t>. De infante per aquam ferventem perdito.</w:t>
      </w:r>
    </w:p>
    <w:p w14:paraId="092E227B" w14:textId="544452DE" w:rsidR="00D60CD9" w:rsidRPr="007A06F5" w:rsidRDefault="00D60CD9" w:rsidP="00D60CD9">
      <w:pPr>
        <w:pStyle w:val="Textkomente"/>
        <w:rPr>
          <w:rFonts w:ascii="Times New Roman" w:hAnsi="Times New Roman" w:cs="Times New Roman"/>
          <w:sz w:val="24"/>
          <w:szCs w:val="24"/>
          <w:lang w:val="la-Latn"/>
        </w:rPr>
      </w:pPr>
      <w:r w:rsidRPr="007A06F5">
        <w:rPr>
          <w:rFonts w:ascii="Times New Roman" w:hAnsi="Times New Roman" w:cs="Times New Roman"/>
          <w:caps/>
          <w:sz w:val="24"/>
          <w:szCs w:val="24"/>
          <w:lang w:val="la-Latn"/>
        </w:rPr>
        <w:t>INCIPIT PROLOGUS (INITIALEN DV) STUDIO AMORIS CHRISTI ACI</w:t>
      </w:r>
      <w:r w:rsidR="009C6F37" w:rsidRPr="007A06F5">
        <w:rPr>
          <w:rFonts w:ascii="Times New Roman" w:hAnsi="Times New Roman" w:cs="Times New Roman"/>
          <w:caps/>
          <w:sz w:val="24"/>
          <w:szCs w:val="24"/>
          <w:lang w:val="la-Latn"/>
        </w:rPr>
        <w:t>y</w:t>
      </w:r>
      <w:r w:rsidRPr="007A06F5">
        <w:rPr>
          <w:rFonts w:ascii="Times New Roman" w:hAnsi="Times New Roman" w:cs="Times New Roman"/>
          <w:caps/>
          <w:sz w:val="24"/>
          <w:szCs w:val="24"/>
          <w:lang w:val="la-Latn"/>
        </w:rPr>
        <w:t>SSIONE EXCELENTISIMI/</w:t>
      </w:r>
      <w:r w:rsidRPr="007A06F5">
        <w:rPr>
          <w:rFonts w:ascii="Times New Roman" w:hAnsi="Times New Roman" w:cs="Times New Roman"/>
          <w:sz w:val="24"/>
          <w:szCs w:val="24"/>
          <w:lang w:val="la-Latn"/>
        </w:rPr>
        <w:t xml:space="preserve"> gloriosique </w:t>
      </w:r>
      <w:r w:rsidRPr="007A06F5">
        <w:rPr>
          <w:rFonts w:ascii="Times New Roman" w:hAnsi="Times New Roman" w:cs="Times New Roman"/>
          <w:sz w:val="24"/>
          <w:szCs w:val="24"/>
          <w:highlight w:val="cyan"/>
          <w:lang w:val="la-Latn"/>
        </w:rPr>
        <w:t>domini Hludouuici regis</w:t>
      </w:r>
      <w:r w:rsidRPr="007A06F5">
        <w:rPr>
          <w:rFonts w:ascii="Times New Roman" w:hAnsi="Times New Roman" w:cs="Times New Roman"/>
          <w:sz w:val="24"/>
          <w:szCs w:val="24"/>
          <w:lang w:val="la-Latn"/>
        </w:rPr>
        <w:t>, cuius tanta ergadum devotion extat. … Siehe oben + Kapitelübersicht  in H</w:t>
      </w:r>
    </w:p>
    <w:p w14:paraId="5B04EDB0" w14:textId="24ECFD2A" w:rsidR="009376ED" w:rsidRPr="007A06F5" w:rsidRDefault="009376ED" w:rsidP="00724342">
      <w:pPr>
        <w:pStyle w:val="Normlnweb"/>
        <w:spacing w:before="0" w:beforeAutospacing="0" w:after="120" w:afterAutospacing="0"/>
        <w:rPr>
          <w:lang w:val="la-Latn"/>
        </w:rPr>
      </w:pPr>
      <w:commentRangeStart w:id="181"/>
      <w:r w:rsidRPr="007A06F5">
        <w:rPr>
          <w:lang w:val="la-Latn"/>
        </w:rPr>
        <w:t>I</w:t>
      </w:r>
      <w:r w:rsidR="0047682A" w:rsidRPr="007A06F5">
        <w:rPr>
          <w:lang w:val="la-Latn"/>
        </w:rPr>
        <w:t xml:space="preserve">. </w:t>
      </w:r>
      <w:r w:rsidR="00BF6E77" w:rsidRPr="007A06F5">
        <w:rPr>
          <w:lang w:val="la-Latn"/>
        </w:rPr>
        <w:t>PROFESSIO</w:t>
      </w:r>
      <w:r w:rsidRPr="007A06F5">
        <w:rPr>
          <w:lang w:val="la-Latn"/>
        </w:rPr>
        <w:t xml:space="preserve"> FIDEI</w:t>
      </w:r>
      <w:r w:rsidR="00ED106A" w:rsidRPr="007A06F5">
        <w:rPr>
          <w:lang w:val="la-Latn"/>
        </w:rPr>
        <w:t xml:space="preserve"> </w:t>
      </w:r>
      <w:commentRangeEnd w:id="181"/>
      <w:r w:rsidR="00AA5D48" w:rsidRPr="007A06F5">
        <w:rPr>
          <w:rStyle w:val="Odkaznakoment"/>
          <w:rFonts w:eastAsiaTheme="minorHAnsi"/>
          <w:sz w:val="24"/>
          <w:szCs w:val="24"/>
          <w:lang w:val="la-Latn" w:eastAsia="en-US"/>
        </w:rPr>
        <w:commentReference w:id="181"/>
      </w:r>
      <w:r w:rsidRPr="007A06F5">
        <w:rPr>
          <w:lang w:val="la-Latn"/>
        </w:rPr>
        <w:t>EPISCOPORUM APUD</w:t>
      </w:r>
      <w:r w:rsidR="00ED106A" w:rsidRPr="007A06F5">
        <w:rPr>
          <w:lang w:val="la-Latn"/>
        </w:rPr>
        <w:t xml:space="preserve"> </w:t>
      </w:r>
      <w:r w:rsidRPr="007A06F5">
        <w:rPr>
          <w:lang w:val="la-Latn"/>
        </w:rPr>
        <w:t>WORMATIAM</w:t>
      </w:r>
      <w:r w:rsidR="00ED106A" w:rsidRPr="007A06F5">
        <w:rPr>
          <w:lang w:val="la-Latn"/>
        </w:rPr>
        <w:t xml:space="preserve"> </w:t>
      </w:r>
      <w:r w:rsidR="00174AED" w:rsidRPr="007A06F5">
        <w:rPr>
          <w:lang w:val="la-Latn"/>
        </w:rPr>
        <w:t>CIVITA</w:t>
      </w:r>
      <w:r w:rsidRPr="007A06F5">
        <w:rPr>
          <w:lang w:val="la-Latn"/>
        </w:rPr>
        <w:t>TEM</w:t>
      </w:r>
      <w:r w:rsidR="00ED106A" w:rsidRPr="007A06F5">
        <w:rPr>
          <w:lang w:val="la-Latn"/>
        </w:rPr>
        <w:t xml:space="preserve"> </w:t>
      </w:r>
      <w:r w:rsidRPr="007A06F5">
        <w:rPr>
          <w:lang w:val="la-Latn"/>
        </w:rPr>
        <w:t>XVII</w:t>
      </w:r>
      <w:r w:rsidR="00724342" w:rsidRPr="007A06F5">
        <w:rPr>
          <w:lang w:val="la-Latn"/>
        </w:rPr>
        <w:t xml:space="preserve"> </w:t>
      </w:r>
      <w:r w:rsidRPr="007A06F5">
        <w:rPr>
          <w:lang w:val="la-Latn"/>
        </w:rPr>
        <w:t>KALENDARUM</w:t>
      </w:r>
      <w:r w:rsidR="00174AED" w:rsidRPr="007A06F5">
        <w:rPr>
          <w:lang w:val="la-Latn"/>
        </w:rPr>
        <w:t xml:space="preserve"> IUNII IN SYNODALI CONVENTU CON</w:t>
      </w:r>
      <w:r w:rsidRPr="007A06F5">
        <w:rPr>
          <w:lang w:val="la-Latn"/>
        </w:rPr>
        <w:t>SISTENTIUM</w:t>
      </w:r>
      <w:r w:rsidR="0047682A" w:rsidRPr="007A06F5">
        <w:rPr>
          <w:lang w:val="la-Latn"/>
        </w:rPr>
        <w:t xml:space="preserve">. </w:t>
      </w:r>
      <w:r w:rsidR="009C6F37" w:rsidRPr="007A06F5">
        <w:rPr>
          <w:b/>
          <w:lang w:val="la-Latn"/>
        </w:rPr>
        <w:t>H, f. 110r</w:t>
      </w:r>
      <w:r w:rsidR="009C6F37" w:rsidRPr="007A06F5">
        <w:rPr>
          <w:lang w:val="la-Latn"/>
        </w:rPr>
        <w:t>/</w:t>
      </w:r>
    </w:p>
    <w:p w14:paraId="36493C16" w14:textId="017D6302" w:rsidR="009376ED" w:rsidRPr="007A06F5" w:rsidRDefault="009376ED" w:rsidP="00174AED">
      <w:pPr>
        <w:pStyle w:val="Normlnweb"/>
        <w:spacing w:before="0" w:beforeAutospacing="0" w:after="120" w:afterAutospacing="0"/>
        <w:rPr>
          <w:lang w:val="la-Latn"/>
        </w:rPr>
      </w:pPr>
      <w:r w:rsidRPr="007A06F5">
        <w:rPr>
          <w:iCs/>
          <w:lang w:val="la-Latn"/>
        </w:rPr>
        <w:t>Confitemur</w:t>
      </w:r>
      <w:r w:rsidR="00ED106A" w:rsidRPr="007A06F5">
        <w:rPr>
          <w:lang w:val="la-Latn"/>
        </w:rPr>
        <w:t xml:space="preserve"> </w:t>
      </w:r>
      <w:r w:rsidRPr="007A06F5">
        <w:rPr>
          <w:iCs/>
          <w:lang w:val="la-Latn"/>
        </w:rPr>
        <w:t>et</w:t>
      </w:r>
      <w:r w:rsidRPr="007A06F5">
        <w:rPr>
          <w:lang w:val="la-Latn"/>
        </w:rPr>
        <w:t xml:space="preserve"> </w:t>
      </w:r>
      <w:r w:rsidRPr="007A06F5">
        <w:rPr>
          <w:iCs/>
          <w:lang w:val="la-Latn"/>
        </w:rPr>
        <w:t>credimus</w:t>
      </w:r>
      <w:r w:rsidRPr="007A06F5">
        <w:rPr>
          <w:lang w:val="la-Latn"/>
        </w:rPr>
        <w:t xml:space="preserve"> </w:t>
      </w:r>
      <w:r w:rsidRPr="007A06F5">
        <w:rPr>
          <w:iCs/>
          <w:lang w:val="la-Latn"/>
        </w:rPr>
        <w:t>sanctam</w:t>
      </w:r>
      <w:r w:rsidRPr="007A06F5">
        <w:rPr>
          <w:lang w:val="la-Latn"/>
        </w:rPr>
        <w:t xml:space="preserve"> </w:t>
      </w:r>
      <w:r w:rsidRPr="007A06F5">
        <w:rPr>
          <w:iCs/>
          <w:lang w:val="la-Latn"/>
        </w:rPr>
        <w:t>atque</w:t>
      </w:r>
      <w:r w:rsidR="00ED106A" w:rsidRPr="007A06F5">
        <w:rPr>
          <w:lang w:val="la-Latn"/>
        </w:rPr>
        <w:t xml:space="preserve"> </w:t>
      </w:r>
      <w:r w:rsidRPr="007A06F5">
        <w:rPr>
          <w:iCs/>
          <w:lang w:val="la-Latn"/>
        </w:rPr>
        <w:t>ineffabilem</w:t>
      </w:r>
      <w:r w:rsidR="00ED106A" w:rsidRPr="007A06F5">
        <w:rPr>
          <w:lang w:val="la-Latn"/>
        </w:rPr>
        <w:t xml:space="preserve"> </w:t>
      </w:r>
      <w:r w:rsidRPr="007A06F5">
        <w:rPr>
          <w:iCs/>
          <w:lang w:val="la-Latn"/>
        </w:rPr>
        <w:t>trinitatem</w:t>
      </w:r>
      <w:r w:rsidR="0069631A" w:rsidRPr="007A06F5">
        <w:rPr>
          <w:lang w:val="la-Latn"/>
        </w:rPr>
        <w:t xml:space="preserve">, </w:t>
      </w:r>
      <w:r w:rsidRPr="007A06F5">
        <w:rPr>
          <w:iCs/>
          <w:lang w:val="la-Latn"/>
        </w:rPr>
        <w:t>patrem</w:t>
      </w:r>
      <w:r w:rsidRPr="007A06F5">
        <w:rPr>
          <w:lang w:val="la-Latn"/>
        </w:rPr>
        <w:t xml:space="preserve"> </w:t>
      </w:r>
      <w:r w:rsidRPr="007A06F5">
        <w:rPr>
          <w:iCs/>
          <w:lang w:val="la-Latn"/>
        </w:rPr>
        <w:t>et</w:t>
      </w:r>
      <w:r w:rsidR="00ED106A" w:rsidRPr="007A06F5">
        <w:rPr>
          <w:lang w:val="la-Latn"/>
        </w:rPr>
        <w:t xml:space="preserve"> </w:t>
      </w:r>
      <w:r w:rsidRPr="007A06F5">
        <w:rPr>
          <w:iCs/>
          <w:lang w:val="la-Latn"/>
        </w:rPr>
        <w:t>filium</w:t>
      </w:r>
      <w:r w:rsidRPr="007A06F5">
        <w:rPr>
          <w:lang w:val="la-Latn"/>
        </w:rPr>
        <w:t xml:space="preserve"> </w:t>
      </w:r>
      <w:r w:rsidRPr="007A06F5">
        <w:rPr>
          <w:iCs/>
          <w:lang w:val="la-Latn"/>
        </w:rPr>
        <w:t>et</w:t>
      </w:r>
      <w:r w:rsidRPr="007A06F5">
        <w:rPr>
          <w:lang w:val="la-Latn"/>
        </w:rPr>
        <w:t xml:space="preserve"> </w:t>
      </w:r>
      <w:r w:rsidRPr="007A06F5">
        <w:rPr>
          <w:iCs/>
          <w:lang w:val="la-Latn"/>
        </w:rPr>
        <w:t>spiritum</w:t>
      </w:r>
      <w:r w:rsidRPr="007A06F5">
        <w:rPr>
          <w:lang w:val="la-Latn"/>
        </w:rPr>
        <w:t xml:space="preserve"> </w:t>
      </w:r>
      <w:r w:rsidRPr="007A06F5">
        <w:rPr>
          <w:iCs/>
          <w:lang w:val="la-Latn"/>
        </w:rPr>
        <w:t>sanctum</w:t>
      </w:r>
      <w:r w:rsidR="0069631A" w:rsidRPr="007A06F5">
        <w:rPr>
          <w:lang w:val="la-Latn"/>
        </w:rPr>
        <w:t xml:space="preserve">, </w:t>
      </w:r>
      <w:r w:rsidRPr="007A06F5">
        <w:rPr>
          <w:iCs/>
          <w:lang w:val="la-Latn"/>
        </w:rPr>
        <w:t>unum</w:t>
      </w:r>
      <w:r w:rsidRPr="007A06F5">
        <w:rPr>
          <w:lang w:val="la-Latn"/>
        </w:rPr>
        <w:t xml:space="preserve"> </w:t>
      </w:r>
      <w:r w:rsidRPr="007A06F5">
        <w:rPr>
          <w:iCs/>
          <w:lang w:val="la-Latn"/>
        </w:rPr>
        <w:t>deum</w:t>
      </w:r>
      <w:r w:rsidRPr="007A06F5">
        <w:rPr>
          <w:lang w:val="la-Latn"/>
        </w:rPr>
        <w:t xml:space="preserve"> </w:t>
      </w:r>
      <w:r w:rsidRPr="007A06F5">
        <w:rPr>
          <w:iCs/>
          <w:lang w:val="la-Latn"/>
        </w:rPr>
        <w:t>naturaliter</w:t>
      </w:r>
      <w:r w:rsidRPr="007A06F5">
        <w:rPr>
          <w:lang w:val="la-Latn"/>
        </w:rPr>
        <w:t xml:space="preserve"> </w:t>
      </w:r>
      <w:r w:rsidRPr="007A06F5">
        <w:rPr>
          <w:iCs/>
          <w:lang w:val="la-Latn"/>
        </w:rPr>
        <w:t>esse</w:t>
      </w:r>
      <w:r w:rsidR="0069631A" w:rsidRPr="007A06F5">
        <w:rPr>
          <w:lang w:val="la-Latn"/>
        </w:rPr>
        <w:t xml:space="preserve">, </w:t>
      </w:r>
      <w:r w:rsidRPr="007A06F5">
        <w:rPr>
          <w:iCs/>
          <w:lang w:val="la-Latn"/>
        </w:rPr>
        <w:t>unius</w:t>
      </w:r>
      <w:r w:rsidR="00ED106A" w:rsidRPr="007A06F5">
        <w:rPr>
          <w:lang w:val="la-Latn"/>
        </w:rPr>
        <w:t xml:space="preserve"> </w:t>
      </w:r>
      <w:r w:rsidRPr="007A06F5">
        <w:rPr>
          <w:iCs/>
          <w:lang w:val="la-Latn"/>
        </w:rPr>
        <w:t>substantiae</w:t>
      </w:r>
      <w:r w:rsidR="0047682A" w:rsidRPr="007A06F5">
        <w:rPr>
          <w:lang w:val="la-Latn"/>
        </w:rPr>
        <w:t xml:space="preserve">, </w:t>
      </w:r>
      <w:r w:rsidRPr="007A06F5">
        <w:rPr>
          <w:iCs/>
          <w:lang w:val="la-Latn"/>
        </w:rPr>
        <w:t>unius</w:t>
      </w:r>
      <w:r w:rsidRPr="007A06F5">
        <w:rPr>
          <w:lang w:val="la-Latn"/>
        </w:rPr>
        <w:t xml:space="preserve"> </w:t>
      </w:r>
      <w:r w:rsidRPr="007A06F5">
        <w:rPr>
          <w:iCs/>
          <w:lang w:val="la-Latn"/>
        </w:rPr>
        <w:t>naturę</w:t>
      </w:r>
      <w:r w:rsidR="0069631A" w:rsidRPr="007A06F5">
        <w:rPr>
          <w:lang w:val="la-Latn"/>
        </w:rPr>
        <w:t xml:space="preserve">, </w:t>
      </w:r>
      <w:r w:rsidRPr="007A06F5">
        <w:rPr>
          <w:iCs/>
          <w:lang w:val="la-Latn"/>
        </w:rPr>
        <w:t>unius</w:t>
      </w:r>
      <w:r w:rsidRPr="007A06F5">
        <w:rPr>
          <w:lang w:val="la-Latn"/>
        </w:rPr>
        <w:t xml:space="preserve"> </w:t>
      </w:r>
      <w:r w:rsidRPr="007A06F5">
        <w:rPr>
          <w:iCs/>
          <w:lang w:val="la-Latn"/>
        </w:rPr>
        <w:t>maiestatis</w:t>
      </w:r>
      <w:r w:rsidRPr="007A06F5">
        <w:rPr>
          <w:lang w:val="la-Latn"/>
        </w:rPr>
        <w:t xml:space="preserve"> </w:t>
      </w:r>
      <w:r w:rsidRPr="007A06F5">
        <w:rPr>
          <w:iCs/>
          <w:lang w:val="la-Latn"/>
        </w:rPr>
        <w:t>atque</w:t>
      </w:r>
      <w:r w:rsidRPr="007A06F5">
        <w:rPr>
          <w:lang w:val="la-Latn"/>
        </w:rPr>
        <w:t xml:space="preserve"> </w:t>
      </w:r>
      <w:r w:rsidRPr="007A06F5">
        <w:rPr>
          <w:iCs/>
          <w:lang w:val="la-Latn"/>
        </w:rPr>
        <w:t>virtutis</w:t>
      </w:r>
      <w:r w:rsidR="0069631A" w:rsidRPr="007A06F5">
        <w:rPr>
          <w:lang w:val="la-Latn"/>
        </w:rPr>
        <w:t xml:space="preserve">. </w:t>
      </w:r>
      <w:r w:rsidRPr="007A06F5">
        <w:rPr>
          <w:iCs/>
          <w:lang w:val="la-Latn"/>
        </w:rPr>
        <w:t>Et</w:t>
      </w:r>
      <w:r w:rsidRPr="007A06F5">
        <w:rPr>
          <w:lang w:val="la-Latn"/>
        </w:rPr>
        <w:t xml:space="preserve"> </w:t>
      </w:r>
      <w:r w:rsidRPr="007A06F5">
        <w:rPr>
          <w:iCs/>
          <w:lang w:val="la-Latn"/>
        </w:rPr>
        <w:t>patrem</w:t>
      </w:r>
      <w:r w:rsidRPr="007A06F5">
        <w:rPr>
          <w:lang w:val="la-Latn"/>
        </w:rPr>
        <w:t xml:space="preserve"> </w:t>
      </w:r>
      <w:r w:rsidRPr="007A06F5">
        <w:rPr>
          <w:iCs/>
          <w:lang w:val="la-Latn"/>
        </w:rPr>
        <w:t>quidem</w:t>
      </w:r>
      <w:r w:rsidRPr="007A06F5">
        <w:rPr>
          <w:lang w:val="la-Latn"/>
        </w:rPr>
        <w:t xml:space="preserve"> </w:t>
      </w:r>
      <w:r w:rsidRPr="007A06F5">
        <w:rPr>
          <w:iCs/>
          <w:lang w:val="la-Latn"/>
        </w:rPr>
        <w:t>non</w:t>
      </w:r>
      <w:r w:rsidRPr="007A06F5">
        <w:rPr>
          <w:lang w:val="la-Latn"/>
        </w:rPr>
        <w:t xml:space="preserve"> </w:t>
      </w:r>
      <w:r w:rsidRPr="007A06F5">
        <w:rPr>
          <w:iCs/>
          <w:lang w:val="la-Latn"/>
        </w:rPr>
        <w:t>genitum</w:t>
      </w:r>
      <w:r w:rsidR="0069631A" w:rsidRPr="007A06F5">
        <w:rPr>
          <w:lang w:val="la-Latn"/>
        </w:rPr>
        <w:t xml:space="preserve">, </w:t>
      </w:r>
      <w:r w:rsidRPr="007A06F5">
        <w:rPr>
          <w:iCs/>
          <w:lang w:val="la-Latn"/>
        </w:rPr>
        <w:t>non</w:t>
      </w:r>
      <w:r w:rsidRPr="007A06F5">
        <w:rPr>
          <w:lang w:val="la-Latn"/>
        </w:rPr>
        <w:t xml:space="preserve"> factum</w:t>
      </w:r>
      <w:r w:rsidR="0069631A" w:rsidRPr="007A06F5">
        <w:rPr>
          <w:lang w:val="la-Latn"/>
        </w:rPr>
        <w:t xml:space="preserve">, </w:t>
      </w:r>
      <w:r w:rsidRPr="007A06F5">
        <w:rPr>
          <w:iCs/>
          <w:lang w:val="la-Latn"/>
        </w:rPr>
        <w:t>sed</w:t>
      </w:r>
      <w:r w:rsidR="00ED106A" w:rsidRPr="007A06F5">
        <w:rPr>
          <w:lang w:val="la-Latn"/>
        </w:rPr>
        <w:t xml:space="preserve"> </w:t>
      </w:r>
      <w:r w:rsidRPr="007A06F5">
        <w:rPr>
          <w:iCs/>
          <w:lang w:val="la-Latn"/>
        </w:rPr>
        <w:t>ingenitum</w:t>
      </w:r>
      <w:r w:rsidR="00ED106A" w:rsidRPr="007A06F5">
        <w:rPr>
          <w:lang w:val="la-Latn"/>
        </w:rPr>
        <w:t xml:space="preserve"> </w:t>
      </w:r>
      <w:r w:rsidRPr="007A06F5">
        <w:rPr>
          <w:iCs/>
          <w:lang w:val="la-Latn"/>
        </w:rPr>
        <w:t>profitemur</w:t>
      </w:r>
      <w:r w:rsidR="0069631A" w:rsidRPr="007A06F5">
        <w:rPr>
          <w:lang w:val="la-Latn"/>
        </w:rPr>
        <w:t xml:space="preserve">. </w:t>
      </w:r>
      <w:r w:rsidRPr="007A06F5">
        <w:rPr>
          <w:iCs/>
          <w:lang w:val="la-Latn"/>
        </w:rPr>
        <w:t>Fons</w:t>
      </w:r>
      <w:r w:rsidRPr="007A06F5">
        <w:rPr>
          <w:lang w:val="la-Latn"/>
        </w:rPr>
        <w:t xml:space="preserve"> </w:t>
      </w:r>
      <w:r w:rsidRPr="007A06F5">
        <w:rPr>
          <w:iCs/>
          <w:lang w:val="la-Latn"/>
        </w:rPr>
        <w:t>ergo</w:t>
      </w:r>
      <w:r w:rsidRPr="007A06F5">
        <w:rPr>
          <w:lang w:val="la-Latn"/>
        </w:rPr>
        <w:t xml:space="preserve"> </w:t>
      </w:r>
      <w:r w:rsidRPr="007A06F5">
        <w:rPr>
          <w:iCs/>
          <w:lang w:val="la-Latn"/>
        </w:rPr>
        <w:t>et</w:t>
      </w:r>
      <w:r w:rsidRPr="007A06F5">
        <w:rPr>
          <w:lang w:val="la-Latn"/>
        </w:rPr>
        <w:t xml:space="preserve"> </w:t>
      </w:r>
      <w:r w:rsidRPr="007A06F5">
        <w:rPr>
          <w:iCs/>
          <w:lang w:val="la-Latn"/>
        </w:rPr>
        <w:t>origo</w:t>
      </w:r>
      <w:r w:rsidRPr="007A06F5">
        <w:rPr>
          <w:lang w:val="la-Latn"/>
        </w:rPr>
        <w:t xml:space="preserve"> </w:t>
      </w:r>
      <w:r w:rsidRPr="007A06F5">
        <w:rPr>
          <w:iCs/>
          <w:lang w:val="la-Latn"/>
        </w:rPr>
        <w:t>ipse</w:t>
      </w:r>
      <w:r w:rsidR="00ED106A" w:rsidRPr="007A06F5">
        <w:rPr>
          <w:lang w:val="la-Latn"/>
        </w:rPr>
        <w:t xml:space="preserve"> </w:t>
      </w:r>
      <w:r w:rsidRPr="007A06F5">
        <w:rPr>
          <w:iCs/>
          <w:lang w:val="la-Latn"/>
        </w:rPr>
        <w:t>est</w:t>
      </w:r>
      <w:r w:rsidRPr="007A06F5">
        <w:rPr>
          <w:lang w:val="la-Latn"/>
        </w:rPr>
        <w:t xml:space="preserve"> </w:t>
      </w:r>
      <w:r w:rsidRPr="007A06F5">
        <w:rPr>
          <w:iCs/>
          <w:lang w:val="la-Latn"/>
        </w:rPr>
        <w:t>totius</w:t>
      </w:r>
      <w:r w:rsidRPr="007A06F5">
        <w:rPr>
          <w:lang w:val="la-Latn"/>
        </w:rPr>
        <w:t xml:space="preserve"> trinitatis</w:t>
      </w:r>
      <w:r w:rsidR="0047682A" w:rsidRPr="007A06F5">
        <w:rPr>
          <w:lang w:val="la-Latn"/>
        </w:rPr>
        <w:t xml:space="preserve">. </w:t>
      </w:r>
      <w:r w:rsidRPr="007A06F5">
        <w:rPr>
          <w:iCs/>
          <w:lang w:val="la-Latn"/>
        </w:rPr>
        <w:t>Pater</w:t>
      </w:r>
      <w:r w:rsidR="00ED106A" w:rsidRPr="007A06F5">
        <w:rPr>
          <w:lang w:val="la-Latn"/>
        </w:rPr>
        <w:t xml:space="preserve"> </w:t>
      </w:r>
      <w:r w:rsidR="009C6F37" w:rsidRPr="007A06F5">
        <w:rPr>
          <w:lang w:val="la-Latn"/>
        </w:rPr>
        <w:t>nam</w:t>
      </w:r>
      <w:r w:rsidRPr="007A06F5">
        <w:rPr>
          <w:lang w:val="la-Latn"/>
        </w:rPr>
        <w:t>que</w:t>
      </w:r>
      <w:r w:rsidR="00ED106A" w:rsidRPr="007A06F5">
        <w:rPr>
          <w:lang w:val="la-Latn"/>
        </w:rPr>
        <w:t xml:space="preserve"> </w:t>
      </w:r>
      <w:r w:rsidRPr="007A06F5">
        <w:rPr>
          <w:iCs/>
          <w:lang w:val="la-Latn"/>
        </w:rPr>
        <w:t>ineffabili</w:t>
      </w:r>
      <w:r w:rsidRPr="007A06F5">
        <w:rPr>
          <w:lang w:val="la-Latn"/>
        </w:rPr>
        <w:t xml:space="preserve"> </w:t>
      </w:r>
      <w:r w:rsidRPr="007A06F5">
        <w:rPr>
          <w:iCs/>
          <w:lang w:val="la-Latn"/>
        </w:rPr>
        <w:t>substantia</w:t>
      </w:r>
      <w:r w:rsidRPr="007A06F5">
        <w:rPr>
          <w:lang w:val="la-Latn"/>
        </w:rPr>
        <w:t xml:space="preserve"> </w:t>
      </w:r>
      <w:r w:rsidRPr="007A06F5">
        <w:rPr>
          <w:iCs/>
          <w:lang w:val="la-Latn"/>
        </w:rPr>
        <w:t>filium</w:t>
      </w:r>
      <w:r w:rsidRPr="007A06F5">
        <w:rPr>
          <w:lang w:val="la-Latn"/>
        </w:rPr>
        <w:t xml:space="preserve"> </w:t>
      </w:r>
      <w:r w:rsidRPr="007A06F5">
        <w:rPr>
          <w:iCs/>
          <w:lang w:val="la-Latn"/>
        </w:rPr>
        <w:t>genuit</w:t>
      </w:r>
      <w:r w:rsidRPr="007A06F5">
        <w:rPr>
          <w:lang w:val="la-Latn"/>
        </w:rPr>
        <w:t xml:space="preserve"> </w:t>
      </w:r>
      <w:r w:rsidRPr="007A06F5">
        <w:rPr>
          <w:iCs/>
          <w:lang w:val="la-Latn"/>
        </w:rPr>
        <w:t>nec</w:t>
      </w:r>
      <w:r w:rsidRPr="007A06F5">
        <w:rPr>
          <w:lang w:val="la-Latn"/>
        </w:rPr>
        <w:t xml:space="preserve"> </w:t>
      </w:r>
      <w:r w:rsidRPr="007A06F5">
        <w:rPr>
          <w:iCs/>
          <w:lang w:val="la-Latn"/>
        </w:rPr>
        <w:t>tamen</w:t>
      </w:r>
      <w:r w:rsidRPr="007A06F5">
        <w:rPr>
          <w:lang w:val="la-Latn"/>
        </w:rPr>
        <w:t xml:space="preserve"> </w:t>
      </w:r>
      <w:r w:rsidRPr="007A06F5">
        <w:rPr>
          <w:iCs/>
          <w:lang w:val="la-Latn"/>
        </w:rPr>
        <w:t>aliud</w:t>
      </w:r>
      <w:r w:rsidR="00ED106A" w:rsidRPr="007A06F5">
        <w:rPr>
          <w:lang w:val="la-Latn"/>
        </w:rPr>
        <w:t xml:space="preserve"> </w:t>
      </w:r>
      <w:r w:rsidRPr="007A06F5">
        <w:rPr>
          <w:iCs/>
          <w:lang w:val="la-Latn"/>
        </w:rPr>
        <w:t>quam</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ipse</w:t>
      </w:r>
      <w:r w:rsidRPr="007A06F5">
        <w:rPr>
          <w:lang w:val="la-Latn"/>
        </w:rPr>
        <w:t xml:space="preserve"> </w:t>
      </w:r>
      <w:r w:rsidRPr="007A06F5">
        <w:rPr>
          <w:iCs/>
          <w:lang w:val="la-Latn"/>
        </w:rPr>
        <w:t>est</w:t>
      </w:r>
      <w:r w:rsidR="0069631A" w:rsidRPr="007A06F5">
        <w:rPr>
          <w:lang w:val="la-Latn"/>
        </w:rPr>
        <w:t xml:space="preserve">, </w:t>
      </w:r>
      <w:r w:rsidRPr="007A06F5">
        <w:rPr>
          <w:iCs/>
          <w:lang w:val="la-Latn"/>
        </w:rPr>
        <w:t>genuit</w:t>
      </w:r>
      <w:r w:rsidR="0069631A" w:rsidRPr="007A06F5">
        <w:rPr>
          <w:lang w:val="la-Latn"/>
        </w:rPr>
        <w:t xml:space="preserve">, </w:t>
      </w:r>
      <w:r w:rsidRPr="007A06F5">
        <w:rPr>
          <w:iCs/>
          <w:lang w:val="la-Latn"/>
        </w:rPr>
        <w:t>deus</w:t>
      </w:r>
      <w:r w:rsidRPr="007A06F5">
        <w:rPr>
          <w:lang w:val="la-Latn"/>
        </w:rPr>
        <w:t xml:space="preserve"> </w:t>
      </w:r>
      <w:r w:rsidRPr="007A06F5">
        <w:rPr>
          <w:iCs/>
          <w:lang w:val="la-Latn"/>
        </w:rPr>
        <w:t>deum</w:t>
      </w:r>
      <w:r w:rsidR="0069631A" w:rsidRPr="007A06F5">
        <w:rPr>
          <w:lang w:val="la-Latn"/>
        </w:rPr>
        <w:t xml:space="preserve">, </w:t>
      </w:r>
      <w:r w:rsidRPr="007A06F5">
        <w:rPr>
          <w:iCs/>
          <w:lang w:val="la-Latn"/>
        </w:rPr>
        <w:t>lux</w:t>
      </w:r>
      <w:r w:rsidR="00ED106A" w:rsidRPr="007A06F5">
        <w:rPr>
          <w:lang w:val="la-Latn"/>
        </w:rPr>
        <w:t xml:space="preserve"> </w:t>
      </w:r>
      <w:r w:rsidRPr="007A06F5">
        <w:rPr>
          <w:iCs/>
          <w:lang w:val="la-Latn"/>
        </w:rPr>
        <w:t>lucem</w:t>
      </w:r>
      <w:r w:rsidR="0069631A" w:rsidRPr="007A06F5">
        <w:rPr>
          <w:lang w:val="la-Latn"/>
        </w:rPr>
        <w:t xml:space="preserve">. </w:t>
      </w:r>
      <w:r w:rsidRPr="007A06F5">
        <w:rPr>
          <w:iCs/>
          <w:lang w:val="la-Latn"/>
        </w:rPr>
        <w:t>Filium</w:t>
      </w:r>
      <w:r w:rsidR="0069631A" w:rsidRPr="007A06F5">
        <w:rPr>
          <w:lang w:val="la-Latn"/>
        </w:rPr>
        <w:t xml:space="preserve"> </w:t>
      </w:r>
      <w:r w:rsidRPr="007A06F5">
        <w:rPr>
          <w:iCs/>
          <w:lang w:val="la-Latn"/>
        </w:rPr>
        <w:t>quoque</w:t>
      </w:r>
      <w:r w:rsidRPr="007A06F5">
        <w:rPr>
          <w:lang w:val="la-Latn"/>
        </w:rPr>
        <w:t xml:space="preserve"> </w:t>
      </w:r>
      <w:r w:rsidRPr="007A06F5">
        <w:rPr>
          <w:iCs/>
          <w:lang w:val="la-Latn"/>
        </w:rPr>
        <w:t>de</w:t>
      </w:r>
      <w:r w:rsidRPr="007A06F5">
        <w:rPr>
          <w:lang w:val="la-Latn"/>
        </w:rPr>
        <w:t xml:space="preserve"> </w:t>
      </w:r>
      <w:r w:rsidRPr="007A06F5">
        <w:rPr>
          <w:iCs/>
          <w:lang w:val="la-Latn"/>
        </w:rPr>
        <w:t>substantia</w:t>
      </w:r>
      <w:r w:rsidRPr="007A06F5">
        <w:rPr>
          <w:lang w:val="la-Latn"/>
        </w:rPr>
        <w:t xml:space="preserve"> </w:t>
      </w:r>
      <w:r w:rsidRPr="007A06F5">
        <w:rPr>
          <w:iCs/>
          <w:lang w:val="la-Latn"/>
        </w:rPr>
        <w:t>patris</w:t>
      </w:r>
      <w:r w:rsidRPr="007A06F5">
        <w:rPr>
          <w:lang w:val="la-Latn"/>
        </w:rPr>
        <w:t xml:space="preserve"> </w:t>
      </w:r>
      <w:r w:rsidRPr="007A06F5">
        <w:rPr>
          <w:iCs/>
          <w:lang w:val="la-Latn"/>
        </w:rPr>
        <w:t>sine</w:t>
      </w:r>
      <w:r w:rsidRPr="007A06F5">
        <w:rPr>
          <w:lang w:val="la-Latn"/>
        </w:rPr>
        <w:t xml:space="preserve"> </w:t>
      </w:r>
      <w:r w:rsidRPr="007A06F5">
        <w:rPr>
          <w:iCs/>
          <w:lang w:val="la-Latn"/>
        </w:rPr>
        <w:t>initio</w:t>
      </w:r>
      <w:r w:rsidRPr="007A06F5">
        <w:rPr>
          <w:lang w:val="la-Latn"/>
        </w:rPr>
        <w:t xml:space="preserve"> </w:t>
      </w:r>
      <w:r w:rsidRPr="007A06F5">
        <w:rPr>
          <w:iCs/>
          <w:lang w:val="la-Latn"/>
        </w:rPr>
        <w:t>ante</w:t>
      </w:r>
      <w:r w:rsidRPr="007A06F5">
        <w:rPr>
          <w:lang w:val="la-Latn"/>
        </w:rPr>
        <w:t xml:space="preserve"> </w:t>
      </w:r>
      <w:r w:rsidRPr="007A06F5">
        <w:rPr>
          <w:iCs/>
          <w:lang w:val="la-Latn"/>
        </w:rPr>
        <w:t>sęcula</w:t>
      </w:r>
      <w:r w:rsidRPr="007A06F5">
        <w:rPr>
          <w:lang w:val="la-Latn"/>
        </w:rPr>
        <w:t xml:space="preserve"> </w:t>
      </w:r>
      <w:r w:rsidRPr="007A06F5">
        <w:rPr>
          <w:iCs/>
          <w:lang w:val="la-Latn"/>
        </w:rPr>
        <w:t>natum</w:t>
      </w:r>
      <w:r w:rsidR="0069631A" w:rsidRPr="007A06F5">
        <w:rPr>
          <w:lang w:val="la-Latn"/>
        </w:rPr>
        <w:t xml:space="preserve">, </w:t>
      </w:r>
      <w:r w:rsidRPr="007A06F5">
        <w:rPr>
          <w:iCs/>
          <w:lang w:val="la-Latn"/>
        </w:rPr>
        <w:t>nec</w:t>
      </w:r>
      <w:r w:rsidRPr="007A06F5">
        <w:rPr>
          <w:lang w:val="la-Latn"/>
        </w:rPr>
        <w:t xml:space="preserve"> </w:t>
      </w:r>
      <w:r w:rsidRPr="007A06F5">
        <w:rPr>
          <w:iCs/>
          <w:lang w:val="la-Latn"/>
        </w:rPr>
        <w:t>tamen</w:t>
      </w:r>
      <w:r w:rsidR="00174AED" w:rsidRPr="007A06F5">
        <w:rPr>
          <w:lang w:val="la-Latn"/>
        </w:rPr>
        <w:t xml:space="preserve"> fac</w:t>
      </w:r>
      <w:r w:rsidRPr="007A06F5">
        <w:rPr>
          <w:iCs/>
          <w:lang w:val="la-Latn"/>
        </w:rPr>
        <w:t>tum</w:t>
      </w:r>
      <w:r w:rsidR="0069631A" w:rsidRPr="007A06F5">
        <w:rPr>
          <w:lang w:val="la-Latn"/>
        </w:rPr>
        <w:t xml:space="preserve">, </w:t>
      </w:r>
      <w:r w:rsidRPr="007A06F5">
        <w:rPr>
          <w:iCs/>
          <w:lang w:val="la-Latn"/>
        </w:rPr>
        <w:t>fatemur</w:t>
      </w:r>
      <w:r w:rsidR="0069631A" w:rsidRPr="007A06F5">
        <w:rPr>
          <w:lang w:val="la-Latn"/>
        </w:rPr>
        <w:t xml:space="preserve">. </w:t>
      </w:r>
      <w:r w:rsidRPr="007A06F5">
        <w:rPr>
          <w:lang w:val="la-Latn"/>
        </w:rPr>
        <w:t xml:space="preserve">Igitur </w:t>
      </w:r>
      <w:r w:rsidRPr="007A06F5">
        <w:rPr>
          <w:iCs/>
          <w:lang w:val="la-Latn"/>
        </w:rPr>
        <w:t>non</w:t>
      </w:r>
      <w:r w:rsidR="0069631A" w:rsidRPr="007A06F5">
        <w:rPr>
          <w:lang w:val="la-Latn"/>
        </w:rPr>
        <w:t xml:space="preserve"> </w:t>
      </w:r>
      <w:r w:rsidRPr="007A06F5">
        <w:rPr>
          <w:iCs/>
          <w:lang w:val="la-Latn"/>
        </w:rPr>
        <w:t>sicut</w:t>
      </w:r>
      <w:r w:rsidRPr="007A06F5">
        <w:rPr>
          <w:lang w:val="la-Latn"/>
        </w:rPr>
        <w:t xml:space="preserve"> </w:t>
      </w:r>
      <w:r w:rsidRPr="007A06F5">
        <w:rPr>
          <w:iCs/>
          <w:lang w:val="la-Latn"/>
        </w:rPr>
        <w:t>filius</w:t>
      </w:r>
      <w:r w:rsidRPr="007A06F5">
        <w:rPr>
          <w:lang w:val="la-Latn"/>
        </w:rPr>
        <w:t xml:space="preserve"> a </w:t>
      </w:r>
      <w:r w:rsidRPr="007A06F5">
        <w:rPr>
          <w:iCs/>
          <w:lang w:val="la-Latn"/>
        </w:rPr>
        <w:t>patre</w:t>
      </w:r>
      <w:r w:rsidR="0069631A" w:rsidRPr="007A06F5">
        <w:rPr>
          <w:lang w:val="la-Latn"/>
        </w:rPr>
        <w:t xml:space="preserve">, </w:t>
      </w:r>
      <w:r w:rsidRPr="007A06F5">
        <w:rPr>
          <w:iCs/>
          <w:lang w:val="la-Latn"/>
        </w:rPr>
        <w:t>ita</w:t>
      </w:r>
      <w:r w:rsidR="0069631A" w:rsidRPr="007A06F5">
        <w:rPr>
          <w:lang w:val="la-Latn"/>
        </w:rPr>
        <w:t xml:space="preserve"> </w:t>
      </w:r>
      <w:r w:rsidRPr="007A06F5">
        <w:rPr>
          <w:iCs/>
          <w:lang w:val="la-Latn"/>
        </w:rPr>
        <w:t>pater</w:t>
      </w:r>
      <w:r w:rsidRPr="007A06F5">
        <w:rPr>
          <w:lang w:val="la-Latn"/>
        </w:rPr>
        <w:t xml:space="preserve"> a </w:t>
      </w:r>
      <w:r w:rsidRPr="007A06F5">
        <w:rPr>
          <w:iCs/>
          <w:lang w:val="la-Latn"/>
        </w:rPr>
        <w:t>filio</w:t>
      </w:r>
      <w:r w:rsidR="0037336E" w:rsidRPr="007A06F5">
        <w:rPr>
          <w:lang w:val="la-Latn"/>
        </w:rPr>
        <w:t xml:space="preserve"> est</w:t>
      </w:r>
      <w:r w:rsidR="0069631A" w:rsidRPr="007A06F5">
        <w:rPr>
          <w:lang w:val="la-Latn"/>
        </w:rPr>
        <w:t xml:space="preserve">, </w:t>
      </w:r>
      <w:r w:rsidRPr="007A06F5">
        <w:rPr>
          <w:iCs/>
          <w:lang w:val="la-Latn"/>
        </w:rPr>
        <w:t>quia</w:t>
      </w:r>
      <w:r w:rsidRPr="007A06F5">
        <w:rPr>
          <w:lang w:val="la-Latn"/>
        </w:rPr>
        <w:t xml:space="preserve"> </w:t>
      </w:r>
      <w:r w:rsidRPr="007A06F5">
        <w:rPr>
          <w:iCs/>
          <w:lang w:val="la-Latn"/>
        </w:rPr>
        <w:t>non</w:t>
      </w:r>
      <w:r w:rsidRPr="007A06F5">
        <w:rPr>
          <w:lang w:val="la-Latn"/>
        </w:rPr>
        <w:t xml:space="preserve"> </w:t>
      </w:r>
      <w:r w:rsidRPr="007A06F5">
        <w:rPr>
          <w:iCs/>
          <w:lang w:val="la-Latn"/>
        </w:rPr>
        <w:t>pater</w:t>
      </w:r>
      <w:r w:rsidRPr="007A06F5">
        <w:rPr>
          <w:lang w:val="la-Latn"/>
        </w:rPr>
        <w:t xml:space="preserve"> </w:t>
      </w:r>
      <w:r w:rsidRPr="007A06F5">
        <w:rPr>
          <w:iCs/>
          <w:lang w:val="la-Latn"/>
        </w:rPr>
        <w:t>a</w:t>
      </w:r>
      <w:r w:rsidR="00174AED" w:rsidRPr="007A06F5">
        <w:rPr>
          <w:lang w:val="la-Latn"/>
        </w:rPr>
        <w:t xml:space="preserve"> </w:t>
      </w:r>
      <w:r w:rsidRPr="007A06F5">
        <w:rPr>
          <w:iCs/>
          <w:lang w:val="la-Latn"/>
        </w:rPr>
        <w:t>filio</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filius</w:t>
      </w:r>
      <w:r w:rsidRPr="007A06F5">
        <w:rPr>
          <w:lang w:val="la-Latn"/>
        </w:rPr>
        <w:t xml:space="preserve"> </w:t>
      </w:r>
      <w:r w:rsidRPr="007A06F5">
        <w:rPr>
          <w:iCs/>
          <w:lang w:val="la-Latn"/>
        </w:rPr>
        <w:t>a</w:t>
      </w:r>
      <w:r w:rsidRPr="007A06F5">
        <w:rPr>
          <w:lang w:val="la-Latn"/>
        </w:rPr>
        <w:t xml:space="preserve"> </w:t>
      </w:r>
      <w:r w:rsidRPr="007A06F5">
        <w:rPr>
          <w:iCs/>
          <w:lang w:val="la-Latn"/>
        </w:rPr>
        <w:t>patre</w:t>
      </w:r>
      <w:r w:rsidR="0069631A" w:rsidRPr="007A06F5">
        <w:rPr>
          <w:lang w:val="la-Latn"/>
        </w:rPr>
        <w:t xml:space="preserve"> </w:t>
      </w:r>
      <w:r w:rsidRPr="007A06F5">
        <w:rPr>
          <w:iCs/>
          <w:lang w:val="la-Latn"/>
        </w:rPr>
        <w:t>generationem</w:t>
      </w:r>
      <w:r w:rsidR="0069631A" w:rsidRPr="007A06F5">
        <w:rPr>
          <w:lang w:val="la-Latn"/>
        </w:rPr>
        <w:t xml:space="preserve"> </w:t>
      </w:r>
      <w:r w:rsidRPr="007A06F5">
        <w:rPr>
          <w:iCs/>
          <w:lang w:val="la-Latn"/>
        </w:rPr>
        <w:t>accepit</w:t>
      </w:r>
      <w:r w:rsidR="0069631A" w:rsidRPr="007A06F5">
        <w:rPr>
          <w:lang w:val="la-Latn"/>
        </w:rPr>
        <w:t xml:space="preserve">. </w:t>
      </w:r>
      <w:r w:rsidRPr="007A06F5">
        <w:rPr>
          <w:iCs/>
          <w:lang w:val="la-Latn"/>
        </w:rPr>
        <w:t>Filius</w:t>
      </w:r>
      <w:r w:rsidR="0069631A" w:rsidRPr="007A06F5">
        <w:rPr>
          <w:lang w:val="la-Latn"/>
        </w:rPr>
        <w:t xml:space="preserve"> </w:t>
      </w:r>
      <w:r w:rsidRPr="007A06F5">
        <w:rPr>
          <w:iCs/>
          <w:lang w:val="la-Latn"/>
        </w:rPr>
        <w:t>ergo</w:t>
      </w:r>
      <w:r w:rsidRPr="007A06F5">
        <w:rPr>
          <w:lang w:val="la-Latn"/>
        </w:rPr>
        <w:t xml:space="preserve"> </w:t>
      </w:r>
      <w:r w:rsidRPr="007A06F5">
        <w:rPr>
          <w:iCs/>
          <w:lang w:val="la-Latn"/>
        </w:rPr>
        <w:t>deus</w:t>
      </w:r>
      <w:r w:rsidRPr="007A06F5">
        <w:rPr>
          <w:lang w:val="la-Latn"/>
        </w:rPr>
        <w:t xml:space="preserve"> </w:t>
      </w:r>
      <w:r w:rsidRPr="007A06F5">
        <w:rPr>
          <w:iCs/>
          <w:lang w:val="la-Latn"/>
        </w:rPr>
        <w:t>de</w:t>
      </w:r>
      <w:r w:rsidR="0069631A" w:rsidRPr="007A06F5">
        <w:rPr>
          <w:lang w:val="la-Latn"/>
        </w:rPr>
        <w:t xml:space="preserve"> </w:t>
      </w:r>
      <w:r w:rsidRPr="007A06F5">
        <w:rPr>
          <w:iCs/>
          <w:lang w:val="la-Latn"/>
        </w:rPr>
        <w:t>patre</w:t>
      </w:r>
      <w:r w:rsidR="0069631A" w:rsidRPr="007A06F5">
        <w:rPr>
          <w:lang w:val="la-Latn"/>
        </w:rPr>
        <w:t xml:space="preserve">, </w:t>
      </w:r>
      <w:r w:rsidRPr="007A06F5">
        <w:rPr>
          <w:iCs/>
          <w:lang w:val="la-Latn"/>
        </w:rPr>
        <w:t>pater</w:t>
      </w:r>
      <w:r w:rsidRPr="007A06F5">
        <w:rPr>
          <w:lang w:val="la-Latn"/>
        </w:rPr>
        <w:t xml:space="preserve"> </w:t>
      </w:r>
      <w:r w:rsidRPr="007A06F5">
        <w:rPr>
          <w:iCs/>
          <w:lang w:val="la-Latn"/>
        </w:rPr>
        <w:t>autem</w:t>
      </w:r>
      <w:r w:rsidR="0069631A" w:rsidRPr="007A06F5">
        <w:rPr>
          <w:lang w:val="la-Latn"/>
        </w:rPr>
        <w:t xml:space="preserve"> </w:t>
      </w:r>
      <w:r w:rsidRPr="007A06F5">
        <w:rPr>
          <w:iCs/>
          <w:lang w:val="la-Latn"/>
        </w:rPr>
        <w:t>deus</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non</w:t>
      </w:r>
      <w:r w:rsidRPr="007A06F5">
        <w:rPr>
          <w:lang w:val="la-Latn"/>
        </w:rPr>
        <w:t xml:space="preserve"> </w:t>
      </w:r>
      <w:r w:rsidRPr="007A06F5">
        <w:rPr>
          <w:iCs/>
          <w:lang w:val="la-Latn"/>
        </w:rPr>
        <w:t>de</w:t>
      </w:r>
      <w:r w:rsidRPr="007A06F5">
        <w:rPr>
          <w:lang w:val="la-Latn"/>
        </w:rPr>
        <w:t xml:space="preserve"> </w:t>
      </w:r>
      <w:r w:rsidRPr="007A06F5">
        <w:rPr>
          <w:iCs/>
          <w:lang w:val="la-Latn"/>
        </w:rPr>
        <w:t>filio</w:t>
      </w:r>
      <w:r w:rsidR="0069631A" w:rsidRPr="007A06F5">
        <w:rPr>
          <w:lang w:val="la-Latn"/>
        </w:rPr>
        <w:t xml:space="preserve">. </w:t>
      </w:r>
      <w:r w:rsidRPr="007A06F5">
        <w:rPr>
          <w:iCs/>
          <w:lang w:val="la-Latn"/>
        </w:rPr>
        <w:t>Si</w:t>
      </w:r>
      <w:r w:rsidRPr="007A06F5">
        <w:rPr>
          <w:lang w:val="la-Latn"/>
        </w:rPr>
        <w:t xml:space="preserve"> enim </w:t>
      </w:r>
      <w:r w:rsidRPr="007A06F5">
        <w:rPr>
          <w:iCs/>
          <w:lang w:val="la-Latn"/>
        </w:rPr>
        <w:t>pater</w:t>
      </w:r>
      <w:r w:rsidRPr="007A06F5">
        <w:rPr>
          <w:lang w:val="la-Latn"/>
        </w:rPr>
        <w:t xml:space="preserve"> </w:t>
      </w:r>
      <w:r w:rsidRPr="007A06F5">
        <w:rPr>
          <w:iCs/>
          <w:lang w:val="la-Latn"/>
        </w:rPr>
        <w:t>semper</w:t>
      </w:r>
      <w:r w:rsidR="0069631A" w:rsidRPr="007A06F5">
        <w:rPr>
          <w:lang w:val="la-Latn"/>
        </w:rPr>
        <w:t xml:space="preserve"> </w:t>
      </w:r>
      <w:r w:rsidRPr="007A06F5">
        <w:rPr>
          <w:iCs/>
          <w:lang w:val="la-Latn"/>
        </w:rPr>
        <w:t>fuit</w:t>
      </w:r>
      <w:r w:rsidR="0069631A" w:rsidRPr="007A06F5">
        <w:rPr>
          <w:lang w:val="la-Latn"/>
        </w:rPr>
        <w:t xml:space="preserve">, </w:t>
      </w:r>
      <w:r w:rsidRPr="007A06F5">
        <w:rPr>
          <w:iCs/>
          <w:lang w:val="la-Latn"/>
        </w:rPr>
        <w:t>semper</w:t>
      </w:r>
      <w:r w:rsidRPr="007A06F5">
        <w:rPr>
          <w:lang w:val="la-Latn"/>
        </w:rPr>
        <w:t xml:space="preserve"> </w:t>
      </w:r>
      <w:r w:rsidRPr="007A06F5">
        <w:rPr>
          <w:iCs/>
          <w:lang w:val="la-Latn"/>
        </w:rPr>
        <w:t>habuit</w:t>
      </w:r>
      <w:r w:rsidRPr="007A06F5">
        <w:rPr>
          <w:lang w:val="la-Latn"/>
        </w:rPr>
        <w:t xml:space="preserve"> </w:t>
      </w:r>
      <w:r w:rsidRPr="007A06F5">
        <w:rPr>
          <w:iCs/>
          <w:lang w:val="la-Latn"/>
        </w:rPr>
        <w:t>filium</w:t>
      </w:r>
      <w:r w:rsidR="0069631A" w:rsidRPr="007A06F5">
        <w:rPr>
          <w:lang w:val="la-Latn"/>
        </w:rPr>
        <w:t xml:space="preserve">, </w:t>
      </w:r>
      <w:r w:rsidRPr="007A06F5">
        <w:rPr>
          <w:iCs/>
          <w:lang w:val="la-Latn"/>
        </w:rPr>
        <w:t>cui</w:t>
      </w:r>
      <w:r w:rsidR="0069631A" w:rsidRPr="007A06F5">
        <w:rPr>
          <w:lang w:val="la-Latn"/>
        </w:rPr>
        <w:t xml:space="preserve"> </w:t>
      </w:r>
      <w:r w:rsidRPr="007A06F5">
        <w:rPr>
          <w:iCs/>
          <w:lang w:val="la-Latn"/>
        </w:rPr>
        <w:t>pater</w:t>
      </w:r>
      <w:r w:rsidR="0061623B" w:rsidRPr="007A06F5">
        <w:rPr>
          <w:lang w:val="la-Latn"/>
        </w:rPr>
        <w:t xml:space="preserve"> es</w:t>
      </w:r>
      <w:r w:rsidRPr="007A06F5">
        <w:rPr>
          <w:iCs/>
          <w:lang w:val="la-Latn"/>
        </w:rPr>
        <w:t>set</w:t>
      </w:r>
      <w:r w:rsidRPr="007A06F5">
        <w:rPr>
          <w:lang w:val="la-Latn"/>
        </w:rPr>
        <w:t xml:space="preserve">; </w:t>
      </w:r>
      <w:r w:rsidRPr="007A06F5">
        <w:rPr>
          <w:iCs/>
          <w:lang w:val="la-Latn"/>
        </w:rPr>
        <w:t>et</w:t>
      </w:r>
      <w:r w:rsidRPr="007A06F5">
        <w:rPr>
          <w:lang w:val="la-Latn"/>
        </w:rPr>
        <w:t xml:space="preserve"> </w:t>
      </w:r>
      <w:r w:rsidRPr="007A06F5">
        <w:rPr>
          <w:iCs/>
          <w:lang w:val="la-Latn"/>
        </w:rPr>
        <w:t>ob</w:t>
      </w:r>
      <w:r w:rsidRPr="007A06F5">
        <w:rPr>
          <w:lang w:val="la-Latn"/>
        </w:rPr>
        <w:t xml:space="preserve"> </w:t>
      </w:r>
      <w:r w:rsidRPr="007A06F5">
        <w:rPr>
          <w:iCs/>
          <w:lang w:val="la-Latn"/>
        </w:rPr>
        <w:t>hoc</w:t>
      </w:r>
      <w:r w:rsidRPr="007A06F5">
        <w:rPr>
          <w:lang w:val="la-Latn"/>
        </w:rPr>
        <w:t xml:space="preserve"> </w:t>
      </w:r>
      <w:r w:rsidRPr="007A06F5">
        <w:rPr>
          <w:iCs/>
          <w:lang w:val="la-Latn"/>
        </w:rPr>
        <w:t>filium</w:t>
      </w:r>
      <w:r w:rsidRPr="007A06F5">
        <w:rPr>
          <w:lang w:val="la-Latn"/>
        </w:rPr>
        <w:t xml:space="preserve"> </w:t>
      </w:r>
      <w:r w:rsidRPr="007A06F5">
        <w:rPr>
          <w:iCs/>
          <w:lang w:val="la-Latn"/>
        </w:rPr>
        <w:t>de</w:t>
      </w:r>
      <w:r w:rsidRPr="007A06F5">
        <w:rPr>
          <w:lang w:val="la-Latn"/>
        </w:rPr>
        <w:t xml:space="preserve"> </w:t>
      </w:r>
      <w:r w:rsidRPr="007A06F5">
        <w:rPr>
          <w:iCs/>
          <w:lang w:val="la-Latn"/>
        </w:rPr>
        <w:t>patre</w:t>
      </w:r>
      <w:r w:rsidRPr="007A06F5">
        <w:rPr>
          <w:lang w:val="la-Latn"/>
        </w:rPr>
        <w:t xml:space="preserve"> </w:t>
      </w:r>
      <w:r w:rsidRPr="007A06F5">
        <w:rPr>
          <w:iCs/>
          <w:lang w:val="la-Latn"/>
        </w:rPr>
        <w:t>natum</w:t>
      </w:r>
      <w:r w:rsidRPr="007A06F5">
        <w:rPr>
          <w:lang w:val="la-Latn"/>
        </w:rPr>
        <w:t xml:space="preserve"> </w:t>
      </w:r>
      <w:r w:rsidRPr="007A06F5">
        <w:rPr>
          <w:iCs/>
          <w:lang w:val="la-Latn"/>
        </w:rPr>
        <w:t>sine</w:t>
      </w:r>
      <w:r w:rsidRPr="007A06F5">
        <w:rPr>
          <w:lang w:val="la-Latn"/>
        </w:rPr>
        <w:t xml:space="preserve"> </w:t>
      </w:r>
      <w:r w:rsidRPr="007A06F5">
        <w:rPr>
          <w:iCs/>
          <w:lang w:val="la-Latn"/>
        </w:rPr>
        <w:t>initio</w:t>
      </w:r>
      <w:r w:rsidRPr="007A06F5">
        <w:rPr>
          <w:lang w:val="la-Latn"/>
        </w:rPr>
        <w:t xml:space="preserve"> </w:t>
      </w:r>
      <w:r w:rsidRPr="007A06F5">
        <w:rPr>
          <w:iCs/>
          <w:lang w:val="la-Latn"/>
        </w:rPr>
        <w:t>confitemur</w:t>
      </w:r>
      <w:r w:rsidR="0069631A" w:rsidRPr="007A06F5">
        <w:rPr>
          <w:lang w:val="la-Latn"/>
        </w:rPr>
        <w:t xml:space="preserve">. </w:t>
      </w:r>
      <w:r w:rsidRPr="007A06F5">
        <w:rPr>
          <w:iCs/>
          <w:lang w:val="la-Latn"/>
        </w:rPr>
        <w:t>Spiritum</w:t>
      </w:r>
      <w:r w:rsidRPr="007A06F5">
        <w:rPr>
          <w:lang w:val="la-Latn"/>
        </w:rPr>
        <w:t xml:space="preserve"> enim </w:t>
      </w:r>
      <w:r w:rsidRPr="007A06F5">
        <w:rPr>
          <w:iCs/>
          <w:lang w:val="la-Latn"/>
        </w:rPr>
        <w:t>sanctum</w:t>
      </w:r>
      <w:r w:rsidR="0069631A" w:rsidRPr="007A06F5">
        <w:rPr>
          <w:lang w:val="la-Latn"/>
        </w:rPr>
        <w:t xml:space="preserve">, </w:t>
      </w:r>
      <w:r w:rsidRPr="007A06F5">
        <w:rPr>
          <w:iCs/>
          <w:lang w:val="la-Latn"/>
        </w:rPr>
        <w:t>qui</w:t>
      </w:r>
      <w:r w:rsidR="0069631A" w:rsidRPr="007A06F5">
        <w:rPr>
          <w:lang w:val="la-Latn"/>
        </w:rPr>
        <w:t xml:space="preserve"> </w:t>
      </w:r>
      <w:r w:rsidRPr="007A06F5">
        <w:rPr>
          <w:iCs/>
          <w:lang w:val="la-Latn"/>
        </w:rPr>
        <w:t>est</w:t>
      </w:r>
      <w:r w:rsidR="0069631A" w:rsidRPr="007A06F5">
        <w:rPr>
          <w:lang w:val="la-Latn"/>
        </w:rPr>
        <w:t xml:space="preserve"> </w:t>
      </w:r>
      <w:r w:rsidRPr="007A06F5">
        <w:rPr>
          <w:iCs/>
          <w:lang w:val="la-Latn"/>
        </w:rPr>
        <w:t>tertia</w:t>
      </w:r>
      <w:r w:rsidRPr="007A06F5">
        <w:rPr>
          <w:lang w:val="la-Latn"/>
        </w:rPr>
        <w:t xml:space="preserve"> </w:t>
      </w:r>
      <w:r w:rsidRPr="007A06F5">
        <w:rPr>
          <w:iCs/>
          <w:lang w:val="la-Latn"/>
        </w:rPr>
        <w:t>in</w:t>
      </w:r>
      <w:r w:rsidRPr="007A06F5">
        <w:rPr>
          <w:lang w:val="la-Latn"/>
        </w:rPr>
        <w:t xml:space="preserve"> </w:t>
      </w:r>
      <w:r w:rsidRPr="007A06F5">
        <w:rPr>
          <w:iCs/>
          <w:lang w:val="la-Latn"/>
        </w:rPr>
        <w:t>trinitate</w:t>
      </w:r>
      <w:r w:rsidRPr="007A06F5">
        <w:rPr>
          <w:lang w:val="la-Latn"/>
        </w:rPr>
        <w:t xml:space="preserve"> </w:t>
      </w:r>
      <w:r w:rsidRPr="007A06F5">
        <w:rPr>
          <w:iCs/>
          <w:lang w:val="la-Latn"/>
        </w:rPr>
        <w:t>persona</w:t>
      </w:r>
      <w:r w:rsidR="0069631A" w:rsidRPr="007A06F5">
        <w:rPr>
          <w:lang w:val="la-Latn"/>
        </w:rPr>
        <w:t xml:space="preserve">, </w:t>
      </w:r>
      <w:r w:rsidRPr="007A06F5">
        <w:rPr>
          <w:iCs/>
          <w:lang w:val="la-Latn"/>
        </w:rPr>
        <w:t>unum</w:t>
      </w:r>
      <w:r w:rsidRPr="007A06F5">
        <w:rPr>
          <w:lang w:val="la-Latn"/>
        </w:rPr>
        <w:t xml:space="preserve"> </w:t>
      </w:r>
      <w:r w:rsidRPr="007A06F5">
        <w:rPr>
          <w:iCs/>
          <w:lang w:val="la-Latn"/>
        </w:rPr>
        <w:t>atque</w:t>
      </w:r>
      <w:r w:rsidRPr="007A06F5">
        <w:rPr>
          <w:lang w:val="la-Latn"/>
        </w:rPr>
        <w:t xml:space="preserve"> </w:t>
      </w:r>
      <w:r w:rsidRPr="007A06F5">
        <w:rPr>
          <w:iCs/>
          <w:lang w:val="la-Latn"/>
        </w:rPr>
        <w:t>ęqualem</w:t>
      </w:r>
      <w:r w:rsidR="0069631A" w:rsidRPr="007A06F5">
        <w:rPr>
          <w:lang w:val="la-Latn"/>
        </w:rPr>
        <w:t xml:space="preserve"> </w:t>
      </w:r>
      <w:r w:rsidRPr="007A06F5">
        <w:rPr>
          <w:iCs/>
          <w:lang w:val="la-Latn"/>
        </w:rPr>
        <w:t>cum</w:t>
      </w:r>
      <w:r w:rsidRPr="007A06F5">
        <w:rPr>
          <w:lang w:val="la-Latn"/>
        </w:rPr>
        <w:t xml:space="preserve"> </w:t>
      </w:r>
      <w:r w:rsidRPr="007A06F5">
        <w:rPr>
          <w:iCs/>
          <w:lang w:val="la-Latn"/>
        </w:rPr>
        <w:t>deo</w:t>
      </w:r>
      <w:r w:rsidRPr="007A06F5">
        <w:rPr>
          <w:lang w:val="la-Latn"/>
        </w:rPr>
        <w:t xml:space="preserve"> </w:t>
      </w:r>
      <w:r w:rsidRPr="007A06F5">
        <w:rPr>
          <w:iCs/>
          <w:lang w:val="la-Latn"/>
        </w:rPr>
        <w:t>patre</w:t>
      </w:r>
      <w:r w:rsidRPr="007A06F5">
        <w:rPr>
          <w:lang w:val="la-Latn"/>
        </w:rPr>
        <w:t xml:space="preserve"> </w:t>
      </w:r>
      <w:r w:rsidRPr="007A06F5">
        <w:rPr>
          <w:iCs/>
          <w:lang w:val="la-Latn"/>
        </w:rPr>
        <w:t>et</w:t>
      </w:r>
      <w:r w:rsidRPr="007A06F5">
        <w:rPr>
          <w:lang w:val="la-Latn"/>
        </w:rPr>
        <w:t xml:space="preserve"> </w:t>
      </w:r>
      <w:r w:rsidRPr="007A06F5">
        <w:rPr>
          <w:iCs/>
          <w:lang w:val="la-Latn"/>
        </w:rPr>
        <w:t>filio</w:t>
      </w:r>
      <w:r w:rsidRPr="007A06F5">
        <w:rPr>
          <w:lang w:val="la-Latn"/>
        </w:rPr>
        <w:t xml:space="preserve"> </w:t>
      </w:r>
      <w:r w:rsidRPr="007A06F5">
        <w:rPr>
          <w:iCs/>
          <w:lang w:val="la-Latn"/>
        </w:rPr>
        <w:t>credimus</w:t>
      </w:r>
      <w:r w:rsidRPr="007A06F5">
        <w:rPr>
          <w:lang w:val="la-Latn"/>
        </w:rPr>
        <w:t xml:space="preserve"> </w:t>
      </w:r>
      <w:r w:rsidRPr="007A06F5">
        <w:rPr>
          <w:iCs/>
          <w:lang w:val="la-Latn"/>
        </w:rPr>
        <w:t>esse</w:t>
      </w:r>
      <w:r w:rsidR="0069631A" w:rsidRPr="007A06F5">
        <w:rPr>
          <w:lang w:val="la-Latn"/>
        </w:rPr>
        <w:t xml:space="preserve"> </w:t>
      </w:r>
      <w:r w:rsidRPr="007A06F5">
        <w:rPr>
          <w:iCs/>
          <w:lang w:val="la-Latn"/>
        </w:rPr>
        <w:t>deum</w:t>
      </w:r>
      <w:r w:rsidR="0069631A" w:rsidRPr="007A06F5">
        <w:rPr>
          <w:lang w:val="la-Latn"/>
        </w:rPr>
        <w:t xml:space="preserve">, </w:t>
      </w:r>
      <w:r w:rsidRPr="007A06F5">
        <w:rPr>
          <w:iCs/>
          <w:lang w:val="la-Latn"/>
        </w:rPr>
        <w:t>unius</w:t>
      </w:r>
      <w:r w:rsidRPr="007A06F5">
        <w:rPr>
          <w:lang w:val="la-Latn"/>
        </w:rPr>
        <w:t xml:space="preserve"> </w:t>
      </w:r>
      <w:r w:rsidRPr="007A06F5">
        <w:rPr>
          <w:iCs/>
          <w:lang w:val="la-Latn"/>
        </w:rPr>
        <w:t>substantiae</w:t>
      </w:r>
      <w:r w:rsidR="0069631A" w:rsidRPr="007A06F5">
        <w:rPr>
          <w:lang w:val="la-Latn"/>
        </w:rPr>
        <w:t xml:space="preserve">, </w:t>
      </w:r>
      <w:r w:rsidRPr="007A06F5">
        <w:rPr>
          <w:iCs/>
          <w:lang w:val="la-Latn"/>
        </w:rPr>
        <w:t>unius</w:t>
      </w:r>
      <w:r w:rsidRPr="007A06F5">
        <w:rPr>
          <w:lang w:val="la-Latn"/>
        </w:rPr>
        <w:t xml:space="preserve"> </w:t>
      </w:r>
      <w:r w:rsidRPr="007A06F5">
        <w:rPr>
          <w:iCs/>
          <w:lang w:val="la-Latn"/>
        </w:rPr>
        <w:t>quoque</w:t>
      </w:r>
      <w:r w:rsidRPr="007A06F5">
        <w:rPr>
          <w:lang w:val="la-Latn"/>
        </w:rPr>
        <w:t xml:space="preserve"> </w:t>
      </w:r>
      <w:r w:rsidRPr="007A06F5">
        <w:rPr>
          <w:iCs/>
          <w:lang w:val="la-Latn"/>
        </w:rPr>
        <w:t>naturę</w:t>
      </w:r>
      <w:r w:rsidR="0069631A" w:rsidRPr="007A06F5">
        <w:rPr>
          <w:lang w:val="la-Latn"/>
        </w:rPr>
        <w:t xml:space="preserve">. </w:t>
      </w:r>
      <w:r w:rsidRPr="007A06F5">
        <w:rPr>
          <w:lang w:val="la-Latn"/>
        </w:rPr>
        <w:t xml:space="preserve">Nec </w:t>
      </w:r>
      <w:r w:rsidRPr="007A06F5">
        <w:rPr>
          <w:iCs/>
          <w:lang w:val="la-Latn"/>
        </w:rPr>
        <w:t>tamen</w:t>
      </w:r>
      <w:r w:rsidRPr="007A06F5">
        <w:rPr>
          <w:lang w:val="la-Latn"/>
        </w:rPr>
        <w:t xml:space="preserve"> </w:t>
      </w:r>
      <w:r w:rsidRPr="007A06F5">
        <w:rPr>
          <w:iCs/>
          <w:lang w:val="la-Latn"/>
        </w:rPr>
        <w:t>genitum</w:t>
      </w:r>
      <w:r w:rsidRPr="007A06F5">
        <w:rPr>
          <w:lang w:val="la-Latn"/>
        </w:rPr>
        <w:t xml:space="preserve"> </w:t>
      </w:r>
      <w:r w:rsidRPr="007A06F5">
        <w:rPr>
          <w:iCs/>
          <w:lang w:val="la-Latn"/>
        </w:rPr>
        <w:t>vel</w:t>
      </w:r>
      <w:r w:rsidRPr="007A06F5">
        <w:rPr>
          <w:lang w:val="la-Latn"/>
        </w:rPr>
        <w:t xml:space="preserve"> </w:t>
      </w:r>
      <w:r w:rsidRPr="007A06F5">
        <w:rPr>
          <w:iCs/>
          <w:lang w:val="la-Latn"/>
        </w:rPr>
        <w:t>creatum</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a</w:t>
      </w:r>
      <w:r w:rsidRPr="007A06F5">
        <w:rPr>
          <w:lang w:val="la-Latn"/>
        </w:rPr>
        <w:t xml:space="preserve"> patre filioque </w:t>
      </w:r>
      <w:r w:rsidRPr="007A06F5">
        <w:rPr>
          <w:iCs/>
          <w:lang w:val="la-Latn"/>
        </w:rPr>
        <w:t>procedentem</w:t>
      </w:r>
      <w:r w:rsidR="0069631A" w:rsidRPr="007A06F5">
        <w:rPr>
          <w:lang w:val="la-Latn"/>
        </w:rPr>
        <w:t xml:space="preserve">, </w:t>
      </w:r>
      <w:r w:rsidRPr="007A06F5">
        <w:rPr>
          <w:iCs/>
          <w:lang w:val="la-Latn"/>
        </w:rPr>
        <w:t>amborum</w:t>
      </w:r>
      <w:r w:rsidRPr="007A06F5">
        <w:rPr>
          <w:lang w:val="la-Latn"/>
        </w:rPr>
        <w:t xml:space="preserve"> </w:t>
      </w:r>
      <w:r w:rsidRPr="007A06F5">
        <w:rPr>
          <w:iCs/>
          <w:lang w:val="la-Latn"/>
        </w:rPr>
        <w:t>esse</w:t>
      </w:r>
      <w:r w:rsidRPr="007A06F5">
        <w:rPr>
          <w:lang w:val="la-Latn"/>
        </w:rPr>
        <w:t xml:space="preserve"> </w:t>
      </w:r>
      <w:r w:rsidRPr="007A06F5">
        <w:rPr>
          <w:iCs/>
          <w:lang w:val="la-Latn"/>
        </w:rPr>
        <w:t>spiritum</w:t>
      </w:r>
      <w:r w:rsidR="0069631A" w:rsidRPr="007A06F5">
        <w:rPr>
          <w:lang w:val="la-Latn"/>
        </w:rPr>
        <w:t xml:space="preserve">. </w:t>
      </w:r>
      <w:r w:rsidRPr="007A06F5">
        <w:rPr>
          <w:iCs/>
          <w:lang w:val="la-Latn"/>
        </w:rPr>
        <w:t>Nec</w:t>
      </w:r>
      <w:r w:rsidRPr="007A06F5">
        <w:rPr>
          <w:lang w:val="la-Latn"/>
        </w:rPr>
        <w:t xml:space="preserve"> </w:t>
      </w:r>
      <w:r w:rsidRPr="007A06F5">
        <w:rPr>
          <w:iCs/>
          <w:lang w:val="la-Latn"/>
        </w:rPr>
        <w:t>enim</w:t>
      </w:r>
      <w:r w:rsidRPr="007A06F5">
        <w:rPr>
          <w:lang w:val="la-Latn"/>
        </w:rPr>
        <w:t xml:space="preserve"> </w:t>
      </w:r>
      <w:r w:rsidRPr="007A06F5">
        <w:rPr>
          <w:iCs/>
          <w:lang w:val="la-Latn"/>
        </w:rPr>
        <w:t>procedit</w:t>
      </w:r>
      <w:r w:rsidRPr="007A06F5">
        <w:rPr>
          <w:lang w:val="la-Latn"/>
        </w:rPr>
        <w:t xml:space="preserve"> </w:t>
      </w:r>
      <w:r w:rsidRPr="007A06F5">
        <w:rPr>
          <w:iCs/>
          <w:lang w:val="la-Latn"/>
        </w:rPr>
        <w:t>de</w:t>
      </w:r>
      <w:r w:rsidRPr="007A06F5">
        <w:rPr>
          <w:lang w:val="la-Latn"/>
        </w:rPr>
        <w:t xml:space="preserve"> </w:t>
      </w:r>
      <w:r w:rsidRPr="007A06F5">
        <w:rPr>
          <w:iCs/>
          <w:lang w:val="la-Latn"/>
        </w:rPr>
        <w:t>patre</w:t>
      </w:r>
      <w:r w:rsidRPr="007A06F5">
        <w:rPr>
          <w:lang w:val="la-Latn"/>
        </w:rPr>
        <w:t xml:space="preserve"> </w:t>
      </w:r>
      <w:r w:rsidRPr="007A06F5">
        <w:rPr>
          <w:iCs/>
          <w:lang w:val="la-Latn"/>
        </w:rPr>
        <w:t>in</w:t>
      </w:r>
      <w:r w:rsidRPr="007A06F5">
        <w:rPr>
          <w:lang w:val="la-Latn"/>
        </w:rPr>
        <w:t xml:space="preserve"> </w:t>
      </w:r>
      <w:r w:rsidRPr="007A06F5">
        <w:rPr>
          <w:iCs/>
          <w:lang w:val="la-Latn"/>
        </w:rPr>
        <w:t>filium</w:t>
      </w:r>
      <w:r w:rsidR="0069631A" w:rsidRPr="007A06F5">
        <w:rPr>
          <w:lang w:val="la-Latn"/>
        </w:rPr>
        <w:t xml:space="preserve">, </w:t>
      </w:r>
      <w:r w:rsidRPr="007A06F5">
        <w:rPr>
          <w:lang w:val="la-Latn"/>
        </w:rPr>
        <w:t xml:space="preserve">nec </w:t>
      </w:r>
      <w:r w:rsidRPr="007A06F5">
        <w:rPr>
          <w:iCs/>
          <w:lang w:val="la-Latn"/>
        </w:rPr>
        <w:t>de</w:t>
      </w:r>
      <w:r w:rsidRPr="007A06F5">
        <w:rPr>
          <w:lang w:val="la-Latn"/>
        </w:rPr>
        <w:t xml:space="preserve"> </w:t>
      </w:r>
      <w:r w:rsidRPr="007A06F5">
        <w:rPr>
          <w:iCs/>
          <w:lang w:val="la-Latn"/>
        </w:rPr>
        <w:t>filio</w:t>
      </w:r>
      <w:r w:rsidRPr="007A06F5">
        <w:rPr>
          <w:lang w:val="la-Latn"/>
        </w:rPr>
        <w:t xml:space="preserve"> tantum </w:t>
      </w:r>
      <w:r w:rsidRPr="007A06F5">
        <w:rPr>
          <w:iCs/>
          <w:lang w:val="la-Latn"/>
        </w:rPr>
        <w:t>procedit</w:t>
      </w:r>
      <w:r w:rsidRPr="007A06F5">
        <w:rPr>
          <w:lang w:val="la-Latn"/>
        </w:rPr>
        <w:t xml:space="preserve"> </w:t>
      </w:r>
      <w:r w:rsidRPr="007A06F5">
        <w:rPr>
          <w:iCs/>
          <w:lang w:val="la-Latn"/>
        </w:rPr>
        <w:t>ad</w:t>
      </w:r>
      <w:r w:rsidRPr="007A06F5">
        <w:rPr>
          <w:lang w:val="la-Latn"/>
        </w:rPr>
        <w:t xml:space="preserve"> /</w:t>
      </w:r>
      <w:r w:rsidRPr="007A06F5">
        <w:rPr>
          <w:iCs/>
          <w:lang w:val="la-Latn"/>
        </w:rPr>
        <w:t>sanctificandam</w:t>
      </w:r>
      <w:r w:rsidR="0069631A" w:rsidRPr="007A06F5">
        <w:rPr>
          <w:lang w:val="la-Latn"/>
        </w:rPr>
        <w:t xml:space="preserve"> </w:t>
      </w:r>
      <w:r w:rsidRPr="007A06F5">
        <w:rPr>
          <w:iCs/>
          <w:lang w:val="la-Latn"/>
        </w:rPr>
        <w:t>creaturam</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ab</w:t>
      </w:r>
      <w:r w:rsidRPr="007A06F5">
        <w:rPr>
          <w:lang w:val="la-Latn"/>
        </w:rPr>
        <w:t xml:space="preserve"> </w:t>
      </w:r>
      <w:r w:rsidRPr="007A06F5">
        <w:rPr>
          <w:iCs/>
          <w:lang w:val="la-Latn"/>
        </w:rPr>
        <w:t>utrisque</w:t>
      </w:r>
      <w:r w:rsidR="0069631A" w:rsidRPr="007A06F5">
        <w:rPr>
          <w:lang w:val="la-Latn"/>
        </w:rPr>
        <w:t xml:space="preserve"> </w:t>
      </w:r>
      <w:r w:rsidRPr="007A06F5">
        <w:rPr>
          <w:iCs/>
          <w:lang w:val="la-Latn"/>
        </w:rPr>
        <w:t>procedere</w:t>
      </w:r>
      <w:r w:rsidRPr="007A06F5">
        <w:rPr>
          <w:lang w:val="la-Latn"/>
        </w:rPr>
        <w:t xml:space="preserve"> </w:t>
      </w:r>
      <w:r w:rsidRPr="007A06F5">
        <w:rPr>
          <w:iCs/>
          <w:lang w:val="la-Latn"/>
        </w:rPr>
        <w:t>monstratur</w:t>
      </w:r>
      <w:r w:rsidR="0069631A" w:rsidRPr="007A06F5">
        <w:rPr>
          <w:lang w:val="la-Latn"/>
        </w:rPr>
        <w:t xml:space="preserve">, </w:t>
      </w:r>
      <w:r w:rsidRPr="007A06F5">
        <w:rPr>
          <w:iCs/>
          <w:lang w:val="la-Latn"/>
        </w:rPr>
        <w:t>quia</w:t>
      </w:r>
      <w:r w:rsidRPr="007A06F5">
        <w:rPr>
          <w:lang w:val="la-Latn"/>
        </w:rPr>
        <w:t xml:space="preserve"> </w:t>
      </w:r>
      <w:r w:rsidRPr="007A06F5">
        <w:rPr>
          <w:iCs/>
          <w:lang w:val="la-Latn"/>
        </w:rPr>
        <w:t>caritas</w:t>
      </w:r>
      <w:r w:rsidRPr="007A06F5">
        <w:rPr>
          <w:lang w:val="la-Latn"/>
        </w:rPr>
        <w:t xml:space="preserve"> </w:t>
      </w:r>
      <w:r w:rsidRPr="007A06F5">
        <w:rPr>
          <w:iCs/>
          <w:lang w:val="la-Latn"/>
        </w:rPr>
        <w:t>sive</w:t>
      </w:r>
      <w:r w:rsidRPr="007A06F5">
        <w:rPr>
          <w:lang w:val="la-Latn"/>
        </w:rPr>
        <w:t xml:space="preserve"> </w:t>
      </w:r>
      <w:r w:rsidRPr="007A06F5">
        <w:rPr>
          <w:iCs/>
          <w:lang w:val="la-Latn"/>
        </w:rPr>
        <w:t>sanctitas</w:t>
      </w:r>
      <w:r w:rsidRPr="007A06F5">
        <w:rPr>
          <w:lang w:val="la-Latn"/>
        </w:rPr>
        <w:t xml:space="preserve"> </w:t>
      </w:r>
      <w:r w:rsidRPr="007A06F5">
        <w:rPr>
          <w:iCs/>
          <w:lang w:val="la-Latn"/>
        </w:rPr>
        <w:t>amborum</w:t>
      </w:r>
      <w:r w:rsidRPr="007A06F5">
        <w:rPr>
          <w:lang w:val="la-Latn"/>
        </w:rPr>
        <w:t xml:space="preserve"> </w:t>
      </w:r>
      <w:r w:rsidRPr="007A06F5">
        <w:rPr>
          <w:iCs/>
          <w:lang w:val="la-Latn"/>
        </w:rPr>
        <w:t>esse</w:t>
      </w:r>
      <w:r w:rsidRPr="007A06F5">
        <w:rPr>
          <w:lang w:val="la-Latn"/>
        </w:rPr>
        <w:t xml:space="preserve"> </w:t>
      </w:r>
      <w:r w:rsidRPr="007A06F5">
        <w:rPr>
          <w:iCs/>
          <w:lang w:val="la-Latn"/>
        </w:rPr>
        <w:t>cognoscitur</w:t>
      </w:r>
      <w:r w:rsidR="0069631A" w:rsidRPr="007A06F5">
        <w:rPr>
          <w:lang w:val="la-Latn"/>
        </w:rPr>
        <w:t xml:space="preserve">. </w:t>
      </w:r>
      <w:r w:rsidRPr="007A06F5">
        <w:rPr>
          <w:lang w:val="la-Latn"/>
        </w:rPr>
        <w:t xml:space="preserve">Et </w:t>
      </w:r>
      <w:r w:rsidRPr="007A06F5">
        <w:rPr>
          <w:iCs/>
          <w:lang w:val="la-Latn"/>
        </w:rPr>
        <w:t>nec</w:t>
      </w:r>
      <w:r w:rsidRPr="007A06F5">
        <w:rPr>
          <w:lang w:val="la-Latn"/>
        </w:rPr>
        <w:t xml:space="preserve"> </w:t>
      </w:r>
      <w:r w:rsidRPr="007A06F5">
        <w:rPr>
          <w:iCs/>
          <w:lang w:val="la-Latn"/>
        </w:rPr>
        <w:t>patris</w:t>
      </w:r>
      <w:r w:rsidRPr="007A06F5">
        <w:rPr>
          <w:lang w:val="la-Latn"/>
        </w:rPr>
        <w:t xml:space="preserve"> </w:t>
      </w:r>
      <w:r w:rsidRPr="007A06F5">
        <w:rPr>
          <w:iCs/>
          <w:lang w:val="la-Latn"/>
        </w:rPr>
        <w:t>tantum</w:t>
      </w:r>
      <w:r w:rsidR="0069631A" w:rsidRPr="007A06F5">
        <w:rPr>
          <w:lang w:val="la-Latn"/>
        </w:rPr>
        <w:t xml:space="preserve">, </w:t>
      </w:r>
      <w:r w:rsidRPr="007A06F5">
        <w:rPr>
          <w:iCs/>
          <w:lang w:val="la-Latn"/>
        </w:rPr>
        <w:t>nec</w:t>
      </w:r>
      <w:r w:rsidRPr="007A06F5">
        <w:rPr>
          <w:lang w:val="la-Latn"/>
        </w:rPr>
        <w:t xml:space="preserve"> </w:t>
      </w:r>
      <w:r w:rsidRPr="007A06F5">
        <w:rPr>
          <w:iCs/>
          <w:lang w:val="la-Latn"/>
        </w:rPr>
        <w:t>filii</w:t>
      </w:r>
      <w:r w:rsidR="00A30F7F" w:rsidRPr="007A06F5">
        <w:rPr>
          <w:lang w:val="la-Latn"/>
        </w:rPr>
        <w:t xml:space="preserve"> </w:t>
      </w:r>
      <w:r w:rsidRPr="007A06F5">
        <w:rPr>
          <w:iCs/>
          <w:lang w:val="la-Latn"/>
        </w:rPr>
        <w:t>tantum</w:t>
      </w:r>
      <w:r w:rsidRPr="007A06F5">
        <w:rPr>
          <w:lang w:val="la-Latn"/>
        </w:rPr>
        <w:t xml:space="preserve"> v</w:t>
      </w:r>
      <w:r w:rsidR="0069631A" w:rsidRPr="007A06F5">
        <w:rPr>
          <w:lang w:val="la-Latn"/>
        </w:rPr>
        <w:t xml:space="preserve">, </w:t>
      </w:r>
      <w:r w:rsidRPr="007A06F5">
        <w:rPr>
          <w:iCs/>
          <w:lang w:val="la-Latn"/>
        </w:rPr>
        <w:t>sed</w:t>
      </w:r>
      <w:r w:rsidR="00174AED" w:rsidRPr="007A06F5">
        <w:rPr>
          <w:lang w:val="la-Latn"/>
        </w:rPr>
        <w:t xml:space="preserve"> si</w:t>
      </w:r>
      <w:r w:rsidRPr="007A06F5">
        <w:rPr>
          <w:iCs/>
          <w:lang w:val="la-Latn"/>
        </w:rPr>
        <w:t>mul</w:t>
      </w:r>
      <w:r w:rsidRPr="007A06F5">
        <w:rPr>
          <w:lang w:val="la-Latn"/>
        </w:rPr>
        <w:t xml:space="preserve"> </w:t>
      </w:r>
      <w:r w:rsidRPr="007A06F5">
        <w:rPr>
          <w:iCs/>
          <w:lang w:val="la-Latn"/>
        </w:rPr>
        <w:t>patris</w:t>
      </w:r>
      <w:r w:rsidRPr="007A06F5">
        <w:rPr>
          <w:lang w:val="la-Latn"/>
        </w:rPr>
        <w:t xml:space="preserve"> </w:t>
      </w:r>
      <w:r w:rsidRPr="007A06F5">
        <w:rPr>
          <w:iCs/>
          <w:lang w:val="la-Latn"/>
        </w:rPr>
        <w:t>et</w:t>
      </w:r>
      <w:r w:rsidRPr="007A06F5">
        <w:rPr>
          <w:lang w:val="la-Latn"/>
        </w:rPr>
        <w:t xml:space="preserve"> </w:t>
      </w:r>
      <w:r w:rsidRPr="007A06F5">
        <w:rPr>
          <w:iCs/>
          <w:lang w:val="la-Latn"/>
        </w:rPr>
        <w:t>filii</w:t>
      </w:r>
      <w:r w:rsidR="00ED106A" w:rsidRPr="007A06F5">
        <w:rPr>
          <w:lang w:val="la-Latn"/>
        </w:rPr>
        <w:t xml:space="preserve"> </w:t>
      </w:r>
      <w:r w:rsidRPr="007A06F5">
        <w:rPr>
          <w:iCs/>
          <w:lang w:val="la-Latn"/>
        </w:rPr>
        <w:t>spiritus</w:t>
      </w:r>
      <w:r w:rsidR="0069631A" w:rsidRPr="007A06F5">
        <w:rPr>
          <w:lang w:val="la-Latn"/>
        </w:rPr>
        <w:t xml:space="preserve"> </w:t>
      </w:r>
      <w:r w:rsidRPr="007A06F5">
        <w:rPr>
          <w:iCs/>
          <w:lang w:val="la-Latn"/>
        </w:rPr>
        <w:t>dicitur</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relativis</w:t>
      </w:r>
      <w:r w:rsidR="0069631A" w:rsidRPr="007A06F5">
        <w:rPr>
          <w:lang w:val="la-Latn"/>
        </w:rPr>
        <w:t xml:space="preserve"> </w:t>
      </w:r>
      <w:r w:rsidRPr="007A06F5">
        <w:rPr>
          <w:iCs/>
          <w:lang w:val="la-Latn"/>
        </w:rPr>
        <w:t>vero</w:t>
      </w:r>
      <w:r w:rsidRPr="007A06F5">
        <w:rPr>
          <w:lang w:val="la-Latn"/>
        </w:rPr>
        <w:t xml:space="preserve"> </w:t>
      </w:r>
      <w:r w:rsidRPr="007A06F5">
        <w:rPr>
          <w:iCs/>
          <w:lang w:val="la-Latn"/>
        </w:rPr>
        <w:t>personarum</w:t>
      </w:r>
      <w:r w:rsidRPr="007A06F5">
        <w:rPr>
          <w:lang w:val="la-Latn"/>
        </w:rPr>
        <w:t xml:space="preserve"> </w:t>
      </w:r>
      <w:r w:rsidRPr="007A06F5">
        <w:rPr>
          <w:iCs/>
          <w:lang w:val="la-Latn"/>
        </w:rPr>
        <w:t>nominibus</w:t>
      </w:r>
      <w:r w:rsidR="0069631A" w:rsidRPr="007A06F5">
        <w:rPr>
          <w:lang w:val="la-Latn"/>
        </w:rPr>
        <w:t xml:space="preserve">, </w:t>
      </w:r>
      <w:r w:rsidRPr="007A06F5">
        <w:rPr>
          <w:iCs/>
          <w:lang w:val="la-Latn"/>
        </w:rPr>
        <w:t>pater</w:t>
      </w:r>
      <w:r w:rsidRPr="007A06F5">
        <w:rPr>
          <w:lang w:val="la-Latn"/>
        </w:rPr>
        <w:t xml:space="preserve"> </w:t>
      </w:r>
      <w:r w:rsidRPr="007A06F5">
        <w:rPr>
          <w:iCs/>
          <w:lang w:val="la-Latn"/>
        </w:rPr>
        <w:t>ad</w:t>
      </w:r>
      <w:r w:rsidRPr="007A06F5">
        <w:rPr>
          <w:lang w:val="la-Latn"/>
        </w:rPr>
        <w:t xml:space="preserve"> </w:t>
      </w:r>
      <w:r w:rsidRPr="007A06F5">
        <w:rPr>
          <w:iCs/>
          <w:lang w:val="la-Latn"/>
        </w:rPr>
        <w:t>filium</w:t>
      </w:r>
      <w:r w:rsidR="0069631A" w:rsidRPr="007A06F5">
        <w:rPr>
          <w:lang w:val="la-Latn"/>
        </w:rPr>
        <w:t xml:space="preserve">, </w:t>
      </w:r>
      <w:r w:rsidRPr="007A06F5">
        <w:rPr>
          <w:iCs/>
          <w:lang w:val="la-Latn"/>
        </w:rPr>
        <w:t>filius</w:t>
      </w:r>
      <w:r w:rsidRPr="007A06F5">
        <w:rPr>
          <w:lang w:val="la-Latn"/>
        </w:rPr>
        <w:t xml:space="preserve"> </w:t>
      </w:r>
      <w:r w:rsidRPr="007A06F5">
        <w:rPr>
          <w:iCs/>
          <w:lang w:val="la-Latn"/>
        </w:rPr>
        <w:t>ad</w:t>
      </w:r>
      <w:r w:rsidRPr="007A06F5">
        <w:rPr>
          <w:lang w:val="la-Latn"/>
        </w:rPr>
        <w:t xml:space="preserve"> </w:t>
      </w:r>
      <w:r w:rsidRPr="007A06F5">
        <w:rPr>
          <w:iCs/>
          <w:lang w:val="la-Latn"/>
        </w:rPr>
        <w:t>patrem</w:t>
      </w:r>
      <w:r w:rsidR="0069631A" w:rsidRPr="007A06F5">
        <w:rPr>
          <w:lang w:val="la-Latn"/>
        </w:rPr>
        <w:t xml:space="preserve">, </w:t>
      </w:r>
      <w:r w:rsidR="00174AED" w:rsidRPr="007A06F5">
        <w:rPr>
          <w:lang w:val="la-Latn"/>
        </w:rPr>
        <w:t>Spiri</w:t>
      </w:r>
      <w:r w:rsidRPr="007A06F5">
        <w:rPr>
          <w:iCs/>
          <w:lang w:val="la-Latn"/>
        </w:rPr>
        <w:t>tus</w:t>
      </w:r>
      <w:r w:rsidRPr="007A06F5">
        <w:rPr>
          <w:lang w:val="la-Latn"/>
        </w:rPr>
        <w:t xml:space="preserve"> </w:t>
      </w:r>
      <w:r w:rsidRPr="007A06F5">
        <w:rPr>
          <w:iCs/>
          <w:lang w:val="la-Latn"/>
        </w:rPr>
        <w:t>sanctus</w:t>
      </w:r>
      <w:r w:rsidRPr="007A06F5">
        <w:rPr>
          <w:lang w:val="la-Latn"/>
        </w:rPr>
        <w:t xml:space="preserve"> </w:t>
      </w:r>
      <w:r w:rsidRPr="007A06F5">
        <w:rPr>
          <w:iCs/>
          <w:lang w:val="la-Latn"/>
        </w:rPr>
        <w:t>ad</w:t>
      </w:r>
      <w:r w:rsidRPr="007A06F5">
        <w:rPr>
          <w:lang w:val="la-Latn"/>
        </w:rPr>
        <w:t xml:space="preserve"> </w:t>
      </w:r>
      <w:r w:rsidRPr="007A06F5">
        <w:rPr>
          <w:iCs/>
          <w:lang w:val="la-Latn"/>
        </w:rPr>
        <w:t>utrosque</w:t>
      </w:r>
      <w:r w:rsidRPr="007A06F5">
        <w:rPr>
          <w:lang w:val="la-Latn"/>
        </w:rPr>
        <w:t xml:space="preserve"> </w:t>
      </w:r>
      <w:r w:rsidRPr="007A06F5">
        <w:rPr>
          <w:iCs/>
          <w:lang w:val="la-Latn"/>
        </w:rPr>
        <w:t>refertur</w:t>
      </w:r>
      <w:r w:rsidR="0069631A" w:rsidRPr="007A06F5">
        <w:rPr>
          <w:lang w:val="la-Latn"/>
        </w:rPr>
        <w:t xml:space="preserve">. </w:t>
      </w:r>
      <w:r w:rsidRPr="007A06F5">
        <w:rPr>
          <w:iCs/>
          <w:lang w:val="la-Latn"/>
        </w:rPr>
        <w:t>Quae</w:t>
      </w:r>
      <w:r w:rsidRPr="007A06F5">
        <w:rPr>
          <w:lang w:val="la-Latn"/>
        </w:rPr>
        <w:t xml:space="preserve"> </w:t>
      </w:r>
      <w:r w:rsidRPr="007A06F5">
        <w:rPr>
          <w:iCs/>
          <w:lang w:val="la-Latn"/>
        </w:rPr>
        <w:t>cum</w:t>
      </w:r>
      <w:r w:rsidRPr="007A06F5">
        <w:rPr>
          <w:lang w:val="la-Latn"/>
        </w:rPr>
        <w:t xml:space="preserve"> </w:t>
      </w:r>
      <w:r w:rsidRPr="007A06F5">
        <w:rPr>
          <w:iCs/>
          <w:lang w:val="la-Latn"/>
        </w:rPr>
        <w:t>relative</w:t>
      </w:r>
      <w:r w:rsidRPr="007A06F5">
        <w:rPr>
          <w:lang w:val="la-Latn"/>
        </w:rPr>
        <w:t xml:space="preserve"> </w:t>
      </w:r>
      <w:r w:rsidRPr="007A06F5">
        <w:rPr>
          <w:iCs/>
          <w:lang w:val="la-Latn"/>
        </w:rPr>
        <w:t>tres</w:t>
      </w:r>
      <w:r w:rsidRPr="007A06F5">
        <w:rPr>
          <w:lang w:val="la-Latn"/>
        </w:rPr>
        <w:t xml:space="preserve"> </w:t>
      </w:r>
      <w:r w:rsidRPr="007A06F5">
        <w:rPr>
          <w:iCs/>
          <w:lang w:val="la-Latn"/>
        </w:rPr>
        <w:t>personae</w:t>
      </w:r>
      <w:r w:rsidRPr="007A06F5">
        <w:rPr>
          <w:lang w:val="la-Latn"/>
        </w:rPr>
        <w:t xml:space="preserve"> </w:t>
      </w:r>
      <w:r w:rsidRPr="007A06F5">
        <w:rPr>
          <w:iCs/>
          <w:lang w:val="la-Latn"/>
        </w:rPr>
        <w:t>dicantur</w:t>
      </w:r>
      <w:r w:rsidRPr="007A06F5">
        <w:rPr>
          <w:lang w:val="la-Latn"/>
        </w:rPr>
        <w:t xml:space="preserve">, </w:t>
      </w:r>
      <w:r w:rsidRPr="007A06F5">
        <w:rPr>
          <w:iCs/>
          <w:lang w:val="la-Latn"/>
        </w:rPr>
        <w:t>una</w:t>
      </w:r>
      <w:r w:rsidRPr="007A06F5">
        <w:rPr>
          <w:lang w:val="la-Latn"/>
        </w:rPr>
        <w:t xml:space="preserve"> </w:t>
      </w:r>
      <w:r w:rsidRPr="007A06F5">
        <w:rPr>
          <w:iCs/>
          <w:lang w:val="la-Latn"/>
        </w:rPr>
        <w:t>tamen</w:t>
      </w:r>
      <w:r w:rsidRPr="007A06F5">
        <w:rPr>
          <w:lang w:val="la-Latn"/>
        </w:rPr>
        <w:t xml:space="preserve"> </w:t>
      </w:r>
      <w:r w:rsidRPr="007A06F5">
        <w:rPr>
          <w:iCs/>
          <w:lang w:val="la-Latn"/>
        </w:rPr>
        <w:t>natura</w:t>
      </w:r>
      <w:r w:rsidRPr="007A06F5">
        <w:rPr>
          <w:lang w:val="la-Latn"/>
        </w:rPr>
        <w:t xml:space="preserve"> </w:t>
      </w:r>
      <w:r w:rsidRPr="007A06F5">
        <w:rPr>
          <w:iCs/>
          <w:lang w:val="la-Latn"/>
        </w:rPr>
        <w:t>vel</w:t>
      </w:r>
      <w:r w:rsidRPr="007A06F5">
        <w:rPr>
          <w:lang w:val="la-Latn"/>
        </w:rPr>
        <w:t xml:space="preserve"> </w:t>
      </w:r>
      <w:r w:rsidRPr="007A06F5">
        <w:rPr>
          <w:iCs/>
          <w:lang w:val="la-Latn"/>
        </w:rPr>
        <w:t>substantia</w:t>
      </w:r>
      <w:r w:rsidRPr="007A06F5">
        <w:rPr>
          <w:lang w:val="la-Latn"/>
        </w:rPr>
        <w:t xml:space="preserve"> </w:t>
      </w:r>
      <w:r w:rsidRPr="007A06F5">
        <w:rPr>
          <w:iCs/>
          <w:lang w:val="la-Latn"/>
        </w:rPr>
        <w:t>creditur</w:t>
      </w:r>
      <w:r w:rsidRPr="007A06F5">
        <w:rPr>
          <w:lang w:val="la-Latn"/>
        </w:rPr>
        <w:t xml:space="preserve">; </w:t>
      </w:r>
      <w:r w:rsidRPr="007A06F5">
        <w:rPr>
          <w:iCs/>
          <w:lang w:val="la-Latn"/>
        </w:rPr>
        <w:t>nec</w:t>
      </w:r>
      <w:r w:rsidR="00ED106A" w:rsidRPr="007A06F5">
        <w:rPr>
          <w:lang w:val="la-Latn"/>
        </w:rPr>
        <w:t xml:space="preserve"> </w:t>
      </w:r>
      <w:r w:rsidRPr="007A06F5">
        <w:rPr>
          <w:iCs/>
          <w:lang w:val="la-Latn"/>
        </w:rPr>
        <w:t>sicut</w:t>
      </w:r>
      <w:r w:rsidRPr="007A06F5">
        <w:rPr>
          <w:lang w:val="la-Latn"/>
        </w:rPr>
        <w:t xml:space="preserve"> </w:t>
      </w:r>
      <w:r w:rsidRPr="007A06F5">
        <w:rPr>
          <w:iCs/>
          <w:lang w:val="la-Latn"/>
        </w:rPr>
        <w:t>tres</w:t>
      </w:r>
      <w:r w:rsidRPr="007A06F5">
        <w:rPr>
          <w:lang w:val="la-Latn"/>
        </w:rPr>
        <w:t xml:space="preserve"> </w:t>
      </w:r>
      <w:r w:rsidRPr="007A06F5">
        <w:rPr>
          <w:iCs/>
          <w:lang w:val="la-Latn"/>
        </w:rPr>
        <w:t>personas</w:t>
      </w:r>
      <w:r w:rsidR="0069631A" w:rsidRPr="007A06F5">
        <w:rPr>
          <w:lang w:val="la-Latn"/>
        </w:rPr>
        <w:t xml:space="preserve">, </w:t>
      </w:r>
      <w:r w:rsidRPr="007A06F5">
        <w:rPr>
          <w:iCs/>
          <w:lang w:val="la-Latn"/>
        </w:rPr>
        <w:t>ita</w:t>
      </w:r>
      <w:r w:rsidRPr="007A06F5">
        <w:rPr>
          <w:lang w:val="la-Latn"/>
        </w:rPr>
        <w:t xml:space="preserve"> </w:t>
      </w:r>
      <w:r w:rsidRPr="007A06F5">
        <w:rPr>
          <w:iCs/>
          <w:lang w:val="la-Latn"/>
        </w:rPr>
        <w:t>tres</w:t>
      </w:r>
      <w:r w:rsidRPr="007A06F5">
        <w:rPr>
          <w:lang w:val="la-Latn"/>
        </w:rPr>
        <w:t xml:space="preserve"> </w:t>
      </w:r>
      <w:r w:rsidRPr="007A06F5">
        <w:rPr>
          <w:iCs/>
          <w:lang w:val="la-Latn"/>
        </w:rPr>
        <w:t>substantias</w:t>
      </w:r>
      <w:r w:rsidR="00174AED" w:rsidRPr="007A06F5">
        <w:rPr>
          <w:lang w:val="la-Latn"/>
        </w:rPr>
        <w:t xml:space="preserve"> praedica</w:t>
      </w:r>
      <w:r w:rsidRPr="007A06F5">
        <w:rPr>
          <w:iCs/>
          <w:lang w:val="la-Latn"/>
        </w:rPr>
        <w:t>mus</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unam</w:t>
      </w:r>
      <w:r w:rsidRPr="007A06F5">
        <w:rPr>
          <w:lang w:val="la-Latn"/>
        </w:rPr>
        <w:t xml:space="preserve"> </w:t>
      </w:r>
      <w:r w:rsidRPr="007A06F5">
        <w:rPr>
          <w:iCs/>
          <w:lang w:val="la-Latn"/>
        </w:rPr>
        <w:t>substantiam</w:t>
      </w:r>
      <w:r w:rsidR="0069631A" w:rsidRPr="007A06F5">
        <w:rPr>
          <w:lang w:val="la-Latn"/>
        </w:rPr>
        <w:t xml:space="preserve">, </w:t>
      </w:r>
      <w:r w:rsidRPr="007A06F5">
        <w:rPr>
          <w:iCs/>
          <w:lang w:val="la-Latn"/>
        </w:rPr>
        <w:t>tres</w:t>
      </w:r>
      <w:r w:rsidRPr="007A06F5">
        <w:rPr>
          <w:lang w:val="la-Latn"/>
        </w:rPr>
        <w:t xml:space="preserve"> </w:t>
      </w:r>
      <w:r w:rsidRPr="007A06F5">
        <w:rPr>
          <w:iCs/>
          <w:lang w:val="la-Latn"/>
        </w:rPr>
        <w:t>autem</w:t>
      </w:r>
      <w:r w:rsidR="00ED106A" w:rsidRPr="007A06F5">
        <w:rPr>
          <w:lang w:val="la-Latn"/>
        </w:rPr>
        <w:t xml:space="preserve"> </w:t>
      </w:r>
      <w:r w:rsidRPr="007A06F5">
        <w:rPr>
          <w:iCs/>
          <w:lang w:val="la-Latn"/>
        </w:rPr>
        <w:t>personas</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enim</w:t>
      </w:r>
      <w:r w:rsidR="00ED106A" w:rsidRPr="007A06F5">
        <w:rPr>
          <w:lang w:val="la-Latn"/>
        </w:rPr>
        <w:t xml:space="preserve"> </w:t>
      </w:r>
      <w:r w:rsidRPr="007A06F5">
        <w:rPr>
          <w:iCs/>
          <w:lang w:val="la-Latn"/>
        </w:rPr>
        <w:t>pater</w:t>
      </w:r>
      <w:r w:rsidRPr="007A06F5">
        <w:rPr>
          <w:lang w:val="la-Latn"/>
        </w:rPr>
        <w:t xml:space="preserve"> </w:t>
      </w:r>
      <w:r w:rsidRPr="007A06F5">
        <w:rPr>
          <w:iCs/>
          <w:lang w:val="la-Latn"/>
        </w:rPr>
        <w:t>est</w:t>
      </w:r>
      <w:r w:rsidR="0069631A" w:rsidRPr="007A06F5">
        <w:rPr>
          <w:lang w:val="la-Latn"/>
        </w:rPr>
        <w:t xml:space="preserve">, </w:t>
      </w:r>
      <w:r w:rsidR="0044253E" w:rsidRPr="007A06F5">
        <w:rPr>
          <w:b/>
          <w:lang w:val="la-Latn"/>
        </w:rPr>
        <w:t>H, f. 110r</w:t>
      </w:r>
      <w:r w:rsidR="0044253E" w:rsidRPr="007A06F5">
        <w:rPr>
          <w:lang w:val="la-Latn"/>
        </w:rPr>
        <w:t xml:space="preserve">/ </w:t>
      </w:r>
      <w:r w:rsidRPr="007A06F5">
        <w:rPr>
          <w:iCs/>
          <w:lang w:val="la-Latn"/>
        </w:rPr>
        <w:t>non</w:t>
      </w:r>
      <w:r w:rsidRPr="007A06F5">
        <w:rPr>
          <w:lang w:val="la-Latn"/>
        </w:rPr>
        <w:t xml:space="preserve"> </w:t>
      </w:r>
      <w:r w:rsidRPr="007A06F5">
        <w:rPr>
          <w:iCs/>
          <w:lang w:val="la-Latn"/>
        </w:rPr>
        <w:t>ad</w:t>
      </w:r>
      <w:r w:rsidRPr="007A06F5">
        <w:rPr>
          <w:lang w:val="la-Latn"/>
        </w:rPr>
        <w:t xml:space="preserve"> </w:t>
      </w:r>
      <w:r w:rsidRPr="007A06F5">
        <w:rPr>
          <w:iCs/>
          <w:lang w:val="la-Latn"/>
        </w:rPr>
        <w:t>se</w:t>
      </w:r>
      <w:r w:rsidR="0069631A" w:rsidRPr="007A06F5">
        <w:rPr>
          <w:lang w:val="la-Latn"/>
        </w:rPr>
        <w:t xml:space="preserve">, </w:t>
      </w:r>
      <w:r w:rsidRPr="007A06F5">
        <w:rPr>
          <w:iCs/>
          <w:lang w:val="la-Latn"/>
        </w:rPr>
        <w:t>sed</w:t>
      </w:r>
      <w:r w:rsidRPr="007A06F5">
        <w:rPr>
          <w:lang w:val="la-Latn"/>
        </w:rPr>
        <w:t xml:space="preserve"> ad filium</w:t>
      </w:r>
      <w:r w:rsidR="0069631A" w:rsidRPr="007A06F5">
        <w:rPr>
          <w:lang w:val="la-Latn"/>
        </w:rPr>
        <w:t xml:space="preserve">, </w:t>
      </w:r>
      <w:r w:rsidRPr="007A06F5">
        <w:rPr>
          <w:lang w:val="la-Latn"/>
        </w:rPr>
        <w:t>et quod filius est</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ad</w:t>
      </w:r>
      <w:r w:rsidRPr="007A06F5">
        <w:rPr>
          <w:lang w:val="la-Latn"/>
        </w:rPr>
        <w:t xml:space="preserve"> </w:t>
      </w:r>
      <w:r w:rsidRPr="007A06F5">
        <w:rPr>
          <w:iCs/>
          <w:lang w:val="la-Latn"/>
        </w:rPr>
        <w:t>se</w:t>
      </w:r>
      <w:r w:rsidR="0069631A" w:rsidRPr="007A06F5">
        <w:rPr>
          <w:lang w:val="la-Latn"/>
        </w:rPr>
        <w:t xml:space="preserve">, </w:t>
      </w:r>
      <w:r w:rsidRPr="007A06F5">
        <w:rPr>
          <w:iCs/>
          <w:lang w:val="la-Latn"/>
        </w:rPr>
        <w:t>sed</w:t>
      </w:r>
      <w:r w:rsidRPr="007A06F5">
        <w:rPr>
          <w:lang w:val="la-Latn"/>
        </w:rPr>
        <w:t xml:space="preserve"> ad patrem est</w:t>
      </w:r>
      <w:r w:rsidR="0069631A" w:rsidRPr="007A06F5">
        <w:rPr>
          <w:lang w:val="la-Latn"/>
        </w:rPr>
        <w:t>.</w:t>
      </w:r>
      <w:r w:rsidR="006F2D86" w:rsidRPr="007A06F5">
        <w:rPr>
          <w:lang w:val="la-Latn"/>
        </w:rPr>
        <w:t xml:space="preserve"> </w:t>
      </w:r>
      <w:r w:rsidRPr="007A06F5">
        <w:rPr>
          <w:iCs/>
          <w:lang w:val="la-Latn"/>
        </w:rPr>
        <w:t>Similiter</w:t>
      </w:r>
      <w:r w:rsidRPr="007A06F5">
        <w:rPr>
          <w:lang w:val="la-Latn"/>
        </w:rPr>
        <w:t xml:space="preserve"> </w:t>
      </w:r>
      <w:r w:rsidRPr="007A06F5">
        <w:rPr>
          <w:iCs/>
          <w:lang w:val="la-Latn"/>
        </w:rPr>
        <w:t>et</w:t>
      </w:r>
      <w:r w:rsidRPr="007A06F5">
        <w:rPr>
          <w:lang w:val="la-Latn"/>
        </w:rPr>
        <w:t xml:space="preserve"> </w:t>
      </w:r>
      <w:r w:rsidRPr="007A06F5">
        <w:rPr>
          <w:iCs/>
          <w:lang w:val="la-Latn"/>
        </w:rPr>
        <w:t>spiritus</w:t>
      </w:r>
      <w:r w:rsidRPr="007A06F5">
        <w:rPr>
          <w:lang w:val="la-Latn"/>
        </w:rPr>
        <w:t xml:space="preserve"> </w:t>
      </w:r>
      <w:r w:rsidRPr="007A06F5">
        <w:rPr>
          <w:iCs/>
          <w:lang w:val="la-Latn"/>
        </w:rPr>
        <w:t>sanctus</w:t>
      </w:r>
      <w:r w:rsidRPr="007A06F5">
        <w:rPr>
          <w:lang w:val="la-Latn"/>
        </w:rPr>
        <w:t xml:space="preserve"> </w:t>
      </w:r>
      <w:r w:rsidRPr="007A06F5">
        <w:rPr>
          <w:iCs/>
          <w:lang w:val="la-Latn"/>
        </w:rPr>
        <w:t>non</w:t>
      </w:r>
      <w:r w:rsidRPr="007A06F5">
        <w:rPr>
          <w:lang w:val="la-Latn"/>
        </w:rPr>
        <w:t xml:space="preserve"> </w:t>
      </w:r>
      <w:r w:rsidRPr="007A06F5">
        <w:rPr>
          <w:iCs/>
          <w:lang w:val="la-Latn"/>
        </w:rPr>
        <w:t>ad</w:t>
      </w:r>
      <w:r w:rsidRPr="007A06F5">
        <w:rPr>
          <w:lang w:val="la-Latn"/>
        </w:rPr>
        <w:t xml:space="preserve"> </w:t>
      </w:r>
      <w:r w:rsidRPr="007A06F5">
        <w:rPr>
          <w:iCs/>
          <w:lang w:val="la-Latn"/>
        </w:rPr>
        <w:t>se</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ad</w:t>
      </w:r>
      <w:r w:rsidR="00ED106A" w:rsidRPr="007A06F5">
        <w:rPr>
          <w:lang w:val="la-Latn"/>
        </w:rPr>
        <w:t xml:space="preserve"> </w:t>
      </w:r>
      <w:r w:rsidRPr="007A06F5">
        <w:rPr>
          <w:iCs/>
          <w:lang w:val="la-Latn"/>
        </w:rPr>
        <w:t>patrem</w:t>
      </w:r>
      <w:r w:rsidRPr="007A06F5">
        <w:rPr>
          <w:lang w:val="la-Latn"/>
        </w:rPr>
        <w:t xml:space="preserve"> </w:t>
      </w:r>
      <w:r w:rsidRPr="007A06F5">
        <w:rPr>
          <w:iCs/>
          <w:lang w:val="la-Latn"/>
        </w:rPr>
        <w:t>et</w:t>
      </w:r>
      <w:r w:rsidRPr="007A06F5">
        <w:rPr>
          <w:lang w:val="la-Latn"/>
        </w:rPr>
        <w:t xml:space="preserve"> </w:t>
      </w:r>
      <w:r w:rsidRPr="007A06F5">
        <w:rPr>
          <w:iCs/>
          <w:lang w:val="la-Latn"/>
        </w:rPr>
        <w:t>filium</w:t>
      </w:r>
      <w:r w:rsidRPr="007A06F5">
        <w:rPr>
          <w:lang w:val="la-Latn"/>
        </w:rPr>
        <w:t xml:space="preserve"> </w:t>
      </w:r>
      <w:r w:rsidRPr="007A06F5">
        <w:rPr>
          <w:iCs/>
          <w:lang w:val="la-Latn"/>
        </w:rPr>
        <w:t>relative</w:t>
      </w:r>
      <w:r w:rsidRPr="007A06F5">
        <w:rPr>
          <w:lang w:val="la-Latn"/>
        </w:rPr>
        <w:t xml:space="preserve"> </w:t>
      </w:r>
      <w:r w:rsidRPr="007A06F5">
        <w:rPr>
          <w:iCs/>
          <w:lang w:val="la-Latn"/>
        </w:rPr>
        <w:t>refertur</w:t>
      </w:r>
      <w:r w:rsidRPr="007A06F5">
        <w:rPr>
          <w:lang w:val="la-Latn"/>
        </w:rPr>
        <w:t xml:space="preserve"> </w:t>
      </w:r>
      <w:r w:rsidRPr="007A06F5">
        <w:rPr>
          <w:iCs/>
          <w:lang w:val="la-Latn"/>
        </w:rPr>
        <w:t>in</w:t>
      </w:r>
      <w:r w:rsidRPr="007A06F5">
        <w:rPr>
          <w:lang w:val="la-Latn"/>
        </w:rPr>
        <w:t xml:space="preserve"> </w:t>
      </w:r>
      <w:r w:rsidRPr="007A06F5">
        <w:rPr>
          <w:iCs/>
          <w:lang w:val="la-Latn"/>
        </w:rPr>
        <w:t>eo</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spiritus</w:t>
      </w:r>
      <w:r w:rsidRPr="007A06F5">
        <w:rPr>
          <w:lang w:val="la-Latn"/>
        </w:rPr>
        <w:t xml:space="preserve"> </w:t>
      </w:r>
      <w:r w:rsidRPr="007A06F5">
        <w:rPr>
          <w:iCs/>
          <w:lang w:val="la-Latn"/>
        </w:rPr>
        <w:t>patris</w:t>
      </w:r>
      <w:r w:rsidRPr="007A06F5">
        <w:rPr>
          <w:lang w:val="la-Latn"/>
        </w:rPr>
        <w:t xml:space="preserve"> </w:t>
      </w:r>
      <w:r w:rsidRPr="007A06F5">
        <w:rPr>
          <w:iCs/>
          <w:lang w:val="la-Latn"/>
        </w:rPr>
        <w:t>et</w:t>
      </w:r>
      <w:r w:rsidRPr="007A06F5">
        <w:rPr>
          <w:lang w:val="la-Latn"/>
        </w:rPr>
        <w:t xml:space="preserve"> </w:t>
      </w:r>
      <w:r w:rsidRPr="007A06F5">
        <w:rPr>
          <w:iCs/>
          <w:lang w:val="la-Latn"/>
        </w:rPr>
        <w:t>filii</w:t>
      </w:r>
      <w:r w:rsidR="00ED106A" w:rsidRPr="007A06F5">
        <w:rPr>
          <w:lang w:val="la-Latn"/>
        </w:rPr>
        <w:t xml:space="preserve"> </w:t>
      </w:r>
      <w:r w:rsidRPr="007A06F5">
        <w:rPr>
          <w:iCs/>
          <w:lang w:val="la-Latn"/>
        </w:rPr>
        <w:t>praedicatur</w:t>
      </w:r>
      <w:r w:rsidR="0069631A" w:rsidRPr="007A06F5">
        <w:rPr>
          <w:lang w:val="la-Latn"/>
        </w:rPr>
        <w:t xml:space="preserve">. </w:t>
      </w:r>
      <w:r w:rsidRPr="007A06F5">
        <w:rPr>
          <w:lang w:val="la-Latn"/>
        </w:rPr>
        <w:t>In hac</w:t>
      </w:r>
      <w:r w:rsidR="00ED106A" w:rsidRPr="007A06F5">
        <w:rPr>
          <w:lang w:val="la-Latn"/>
        </w:rPr>
        <w:t xml:space="preserve"> </w:t>
      </w:r>
      <w:r w:rsidRPr="007A06F5">
        <w:rPr>
          <w:iCs/>
          <w:lang w:val="la-Latn"/>
        </w:rPr>
        <w:t>ergo</w:t>
      </w:r>
      <w:r w:rsidRPr="007A06F5">
        <w:rPr>
          <w:lang w:val="la-Latn"/>
        </w:rPr>
        <w:t xml:space="preserve"> </w:t>
      </w:r>
      <w:r w:rsidRPr="007A06F5">
        <w:rPr>
          <w:iCs/>
          <w:lang w:val="la-Latn"/>
        </w:rPr>
        <w:t>sancta</w:t>
      </w:r>
      <w:r w:rsidRPr="007A06F5">
        <w:rPr>
          <w:lang w:val="la-Latn"/>
        </w:rPr>
        <w:t xml:space="preserve"> </w:t>
      </w:r>
      <w:r w:rsidRPr="007A06F5">
        <w:rPr>
          <w:iCs/>
          <w:lang w:val="la-Latn"/>
        </w:rPr>
        <w:t>trinitate</w:t>
      </w:r>
      <w:r w:rsidRPr="007A06F5">
        <w:rPr>
          <w:lang w:val="la-Latn"/>
        </w:rPr>
        <w:t xml:space="preserve"> tres personas</w:t>
      </w:r>
      <w:r w:rsidR="0069631A" w:rsidRPr="007A06F5">
        <w:rPr>
          <w:lang w:val="la-Latn"/>
        </w:rPr>
        <w:t xml:space="preserve">, </w:t>
      </w:r>
      <w:r w:rsidRPr="007A06F5">
        <w:rPr>
          <w:lang w:val="la-Latn"/>
        </w:rPr>
        <w:t>unum deum confitemur</w:t>
      </w:r>
      <w:r w:rsidR="0069631A" w:rsidRPr="007A06F5">
        <w:rPr>
          <w:lang w:val="la-Latn"/>
        </w:rPr>
        <w:t xml:space="preserve">. </w:t>
      </w:r>
      <w:r w:rsidRPr="007A06F5">
        <w:rPr>
          <w:lang w:val="la-Latn"/>
        </w:rPr>
        <w:t>Ergo</w:t>
      </w:r>
      <w:r w:rsidR="00ED106A" w:rsidRPr="007A06F5">
        <w:rPr>
          <w:lang w:val="la-Latn"/>
        </w:rPr>
        <w:t xml:space="preserve"> </w:t>
      </w:r>
      <w:r w:rsidRPr="007A06F5">
        <w:rPr>
          <w:lang w:val="la-Latn"/>
        </w:rPr>
        <w:t>non ipsum</w:t>
      </w:r>
      <w:r w:rsidR="0069631A" w:rsidRPr="007A06F5">
        <w:rPr>
          <w:lang w:val="la-Latn"/>
        </w:rPr>
        <w:t xml:space="preserve">, </w:t>
      </w:r>
      <w:r w:rsidRPr="007A06F5">
        <w:rPr>
          <w:lang w:val="la-Latn"/>
        </w:rPr>
        <w:t>qui est pater</w:t>
      </w:r>
      <w:r w:rsidR="0069631A" w:rsidRPr="007A06F5">
        <w:rPr>
          <w:lang w:val="la-Latn"/>
        </w:rPr>
        <w:t xml:space="preserve">, </w:t>
      </w:r>
      <w:r w:rsidRPr="007A06F5">
        <w:rPr>
          <w:lang w:val="la-Latn"/>
        </w:rPr>
        <w:t>dicimus esse filium vel spiritu</w:t>
      </w:r>
      <w:r w:rsidR="00174AED" w:rsidRPr="007A06F5">
        <w:rPr>
          <w:lang w:val="la-Latn"/>
        </w:rPr>
        <w:t>m sanctum</w:t>
      </w:r>
      <w:r w:rsidR="00A30F7F" w:rsidRPr="007A06F5">
        <w:rPr>
          <w:lang w:val="la-Latn"/>
        </w:rPr>
        <w:t xml:space="preserve">; </w:t>
      </w:r>
      <w:r w:rsidR="00174AED" w:rsidRPr="007A06F5">
        <w:rPr>
          <w:lang w:val="la-Latn"/>
        </w:rPr>
        <w:t>nec ipsum filium pa</w:t>
      </w:r>
      <w:r w:rsidRPr="007A06F5">
        <w:rPr>
          <w:lang w:val="la-Latn"/>
        </w:rPr>
        <w:t>trem aut</w:t>
      </w:r>
      <w:r w:rsidR="00724342" w:rsidRPr="007A06F5">
        <w:rPr>
          <w:lang w:val="la-Latn"/>
        </w:rPr>
        <w:t xml:space="preserve"> </w:t>
      </w:r>
      <w:r w:rsidRPr="007A06F5">
        <w:rPr>
          <w:lang w:val="la-Latn"/>
        </w:rPr>
        <w:t>spiritum sanctum fatemur</w:t>
      </w:r>
      <w:r w:rsidR="0069631A" w:rsidRPr="007A06F5">
        <w:rPr>
          <w:lang w:val="la-Latn"/>
        </w:rPr>
        <w:t xml:space="preserve">, </w:t>
      </w:r>
      <w:r w:rsidRPr="007A06F5">
        <w:rPr>
          <w:lang w:val="la-Latn"/>
        </w:rPr>
        <w:t>vel eum</w:t>
      </w:r>
      <w:r w:rsidR="0069631A" w:rsidRPr="007A06F5">
        <w:rPr>
          <w:lang w:val="la-Latn"/>
        </w:rPr>
        <w:t xml:space="preserve">, </w:t>
      </w:r>
      <w:r w:rsidRPr="007A06F5">
        <w:rPr>
          <w:lang w:val="la-Latn"/>
        </w:rPr>
        <w:t>qui est spiritus sanctus</w:t>
      </w:r>
      <w:r w:rsidR="0069631A" w:rsidRPr="007A06F5">
        <w:rPr>
          <w:lang w:val="la-Latn"/>
        </w:rPr>
        <w:t xml:space="preserve">, </w:t>
      </w:r>
      <w:r w:rsidRPr="007A06F5">
        <w:rPr>
          <w:lang w:val="la-Latn"/>
        </w:rPr>
        <w:t>patrem</w:t>
      </w:r>
      <w:r w:rsidR="00ED106A" w:rsidRPr="007A06F5">
        <w:rPr>
          <w:lang w:val="la-Latn"/>
        </w:rPr>
        <w:t xml:space="preserve"> </w:t>
      </w:r>
      <w:r w:rsidRPr="007A06F5">
        <w:rPr>
          <w:lang w:val="la-Latn"/>
        </w:rPr>
        <w:t>vel filium dicere valemus; sed quod pater est</w:t>
      </w:r>
      <w:r w:rsidR="0069631A" w:rsidRPr="007A06F5">
        <w:rPr>
          <w:lang w:val="la-Latn"/>
        </w:rPr>
        <w:t xml:space="preserve">, </w:t>
      </w:r>
      <w:r w:rsidRPr="007A06F5">
        <w:rPr>
          <w:lang w:val="la-Latn"/>
        </w:rPr>
        <w:t>hoc esse filium</w:t>
      </w:r>
      <w:r w:rsidR="0069631A" w:rsidRPr="007A06F5">
        <w:rPr>
          <w:lang w:val="la-Latn"/>
        </w:rPr>
        <w:t xml:space="preserve">, </w:t>
      </w:r>
      <w:r w:rsidRPr="007A06F5">
        <w:rPr>
          <w:lang w:val="la-Latn"/>
        </w:rPr>
        <w:t>hoc esse et</w:t>
      </w:r>
      <w:r w:rsidR="00ED106A" w:rsidRPr="007A06F5">
        <w:rPr>
          <w:lang w:val="la-Latn"/>
        </w:rPr>
        <w:t xml:space="preserve"> </w:t>
      </w:r>
      <w:r w:rsidR="00174AED" w:rsidRPr="007A06F5">
        <w:rPr>
          <w:lang w:val="la-Latn"/>
        </w:rPr>
        <w:t>spiri</w:t>
      </w:r>
      <w:r w:rsidRPr="007A06F5">
        <w:rPr>
          <w:lang w:val="la-Latn"/>
        </w:rPr>
        <w:t>tum sanctum sine ulla ambiguitate pronuntiamus</w:t>
      </w:r>
      <w:r w:rsidR="0069631A" w:rsidRPr="007A06F5">
        <w:rPr>
          <w:lang w:val="la-Latn"/>
        </w:rPr>
        <w:t xml:space="preserve">. </w:t>
      </w:r>
      <w:r w:rsidRPr="007A06F5">
        <w:rPr>
          <w:iCs/>
          <w:lang w:val="la-Latn"/>
        </w:rPr>
        <w:t>Personas</w:t>
      </w:r>
      <w:r w:rsidRPr="007A06F5">
        <w:rPr>
          <w:lang w:val="la-Latn"/>
        </w:rPr>
        <w:t xml:space="preserve"> </w:t>
      </w:r>
      <w:r w:rsidRPr="007A06F5">
        <w:rPr>
          <w:iCs/>
          <w:lang w:val="la-Latn"/>
        </w:rPr>
        <w:t>enim</w:t>
      </w:r>
      <w:r w:rsidRPr="007A06F5">
        <w:rPr>
          <w:lang w:val="la-Latn"/>
        </w:rPr>
        <w:t xml:space="preserve"> </w:t>
      </w:r>
      <w:r w:rsidRPr="007A06F5">
        <w:rPr>
          <w:iCs/>
          <w:lang w:val="la-Latn"/>
        </w:rPr>
        <w:t>distinguimus</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naturam</w:t>
      </w:r>
      <w:r w:rsidRPr="007A06F5">
        <w:rPr>
          <w:lang w:val="la-Latn"/>
        </w:rPr>
        <w:t xml:space="preserve"> </w:t>
      </w:r>
      <w:r w:rsidRPr="007A06F5">
        <w:rPr>
          <w:iCs/>
          <w:lang w:val="la-Latn"/>
        </w:rPr>
        <w:t>deitatis</w:t>
      </w:r>
      <w:r w:rsidR="00ED106A" w:rsidRPr="007A06F5">
        <w:rPr>
          <w:lang w:val="la-Latn"/>
        </w:rPr>
        <w:t xml:space="preserve"> </w:t>
      </w:r>
      <w:r w:rsidRPr="007A06F5">
        <w:rPr>
          <w:iCs/>
          <w:lang w:val="la-Latn"/>
        </w:rPr>
        <w:t>separamus</w:t>
      </w:r>
      <w:r w:rsidR="0047682A" w:rsidRPr="007A06F5">
        <w:rPr>
          <w:lang w:val="la-Latn"/>
        </w:rPr>
        <w:t xml:space="preserve">. </w:t>
      </w:r>
      <w:r w:rsidRPr="007A06F5">
        <w:rPr>
          <w:lang w:val="la-Latn"/>
        </w:rPr>
        <w:t xml:space="preserve">Tres ergo illas unius </w:t>
      </w:r>
      <w:r w:rsidR="00174AED" w:rsidRPr="007A06F5">
        <w:rPr>
          <w:lang w:val="la-Latn"/>
        </w:rPr>
        <w:t>atque inseparabilis naturae per</w:t>
      </w:r>
      <w:r w:rsidRPr="007A06F5">
        <w:rPr>
          <w:lang w:val="la-Latn"/>
        </w:rPr>
        <w:t>sonas</w:t>
      </w:r>
      <w:r w:rsidR="0069631A" w:rsidRPr="007A06F5">
        <w:rPr>
          <w:lang w:val="la-Latn"/>
        </w:rPr>
        <w:t xml:space="preserve">, </w:t>
      </w:r>
      <w:r w:rsidRPr="007A06F5">
        <w:rPr>
          <w:lang w:val="la-Latn"/>
        </w:rPr>
        <w:t>sicut</w:t>
      </w:r>
      <w:r w:rsidR="00ED106A" w:rsidRPr="007A06F5">
        <w:rPr>
          <w:lang w:val="la-Latn"/>
        </w:rPr>
        <w:t xml:space="preserve"> </w:t>
      </w:r>
      <w:r w:rsidRPr="007A06F5">
        <w:rPr>
          <w:lang w:val="la-Latn"/>
        </w:rPr>
        <w:t>non</w:t>
      </w:r>
      <w:r w:rsidR="00ED106A" w:rsidRPr="007A06F5">
        <w:rPr>
          <w:lang w:val="la-Latn"/>
        </w:rPr>
        <w:t xml:space="preserve"> </w:t>
      </w:r>
      <w:r w:rsidRPr="007A06F5">
        <w:rPr>
          <w:lang w:val="la-Latn"/>
        </w:rPr>
        <w:t>confundimus</w:t>
      </w:r>
      <w:r w:rsidR="0069631A" w:rsidRPr="007A06F5">
        <w:rPr>
          <w:lang w:val="la-Latn"/>
        </w:rPr>
        <w:t xml:space="preserve">, </w:t>
      </w:r>
      <w:r w:rsidRPr="007A06F5">
        <w:rPr>
          <w:lang w:val="la-Latn"/>
        </w:rPr>
        <w:t>ita</w:t>
      </w:r>
      <w:r w:rsidR="00ED106A" w:rsidRPr="007A06F5">
        <w:rPr>
          <w:lang w:val="la-Latn"/>
        </w:rPr>
        <w:t xml:space="preserve"> </w:t>
      </w:r>
      <w:r w:rsidRPr="007A06F5">
        <w:rPr>
          <w:iCs/>
          <w:lang w:val="la-Latn"/>
        </w:rPr>
        <w:t>separabiles</w:t>
      </w:r>
      <w:r w:rsidR="00ED106A" w:rsidRPr="007A06F5">
        <w:rPr>
          <w:lang w:val="la-Latn"/>
        </w:rPr>
        <w:t xml:space="preserve"> </w:t>
      </w:r>
      <w:r w:rsidRPr="007A06F5">
        <w:rPr>
          <w:lang w:val="la-Latn"/>
        </w:rPr>
        <w:t>nullatenus praedica</w:t>
      </w:r>
      <w:r w:rsidR="00BF6E77" w:rsidRPr="007A06F5">
        <w:rPr>
          <w:lang w:val="la-Latn"/>
        </w:rPr>
        <w:t>mus</w:t>
      </w:r>
      <w:r w:rsidRPr="007A06F5">
        <w:rPr>
          <w:lang w:val="la-Latn"/>
        </w:rPr>
        <w:t xml:space="preserve">; </w:t>
      </w:r>
      <w:r w:rsidRPr="007A06F5">
        <w:rPr>
          <w:iCs/>
          <w:lang w:val="la-Latn"/>
        </w:rPr>
        <w:t>cum</w:t>
      </w:r>
      <w:r w:rsidRPr="007A06F5">
        <w:rPr>
          <w:lang w:val="la-Latn"/>
        </w:rPr>
        <w:t xml:space="preserve"> </w:t>
      </w:r>
      <w:r w:rsidRPr="007A06F5">
        <w:rPr>
          <w:iCs/>
          <w:lang w:val="la-Latn"/>
        </w:rPr>
        <w:t>nulla</w:t>
      </w:r>
      <w:r w:rsidRPr="007A06F5">
        <w:rPr>
          <w:lang w:val="la-Latn"/>
        </w:rPr>
        <w:t xml:space="preserve"> </w:t>
      </w:r>
      <w:r w:rsidRPr="007A06F5">
        <w:rPr>
          <w:iCs/>
          <w:lang w:val="la-Latn"/>
        </w:rPr>
        <w:t>ante</w:t>
      </w:r>
      <w:r w:rsidRPr="007A06F5">
        <w:rPr>
          <w:lang w:val="la-Latn"/>
        </w:rPr>
        <w:t xml:space="preserve"> </w:t>
      </w:r>
      <w:r w:rsidRPr="007A06F5">
        <w:rPr>
          <w:iCs/>
          <w:lang w:val="la-Latn"/>
        </w:rPr>
        <w:t>aliam</w:t>
      </w:r>
      <w:r w:rsidR="0069631A" w:rsidRPr="007A06F5">
        <w:rPr>
          <w:lang w:val="la-Latn"/>
        </w:rPr>
        <w:t xml:space="preserve">, </w:t>
      </w:r>
      <w:r w:rsidRPr="007A06F5">
        <w:rPr>
          <w:iCs/>
          <w:lang w:val="la-Latn"/>
        </w:rPr>
        <w:t>nulla</w:t>
      </w:r>
      <w:r w:rsidRPr="007A06F5">
        <w:rPr>
          <w:lang w:val="la-Latn"/>
        </w:rPr>
        <w:t xml:space="preserve"> </w:t>
      </w:r>
      <w:r w:rsidRPr="007A06F5">
        <w:rPr>
          <w:iCs/>
          <w:lang w:val="la-Latn"/>
        </w:rPr>
        <w:t>post</w:t>
      </w:r>
      <w:r w:rsidRPr="007A06F5">
        <w:rPr>
          <w:lang w:val="la-Latn"/>
        </w:rPr>
        <w:t xml:space="preserve"> </w:t>
      </w:r>
      <w:r w:rsidRPr="007A06F5">
        <w:rPr>
          <w:iCs/>
          <w:lang w:val="la-Latn"/>
        </w:rPr>
        <w:t>aliam</w:t>
      </w:r>
      <w:r w:rsidR="0069631A" w:rsidRPr="007A06F5">
        <w:rPr>
          <w:lang w:val="la-Latn"/>
        </w:rPr>
        <w:t xml:space="preserve">, </w:t>
      </w:r>
      <w:r w:rsidRPr="007A06F5">
        <w:rPr>
          <w:iCs/>
          <w:lang w:val="la-Latn"/>
        </w:rPr>
        <w:t>nulla</w:t>
      </w:r>
      <w:r w:rsidR="00ED106A" w:rsidRPr="007A06F5">
        <w:rPr>
          <w:lang w:val="la-Latn"/>
        </w:rPr>
        <w:t xml:space="preserve"> </w:t>
      </w:r>
      <w:r w:rsidRPr="007A06F5">
        <w:rPr>
          <w:iCs/>
          <w:lang w:val="la-Latn"/>
        </w:rPr>
        <w:t>sine</w:t>
      </w:r>
      <w:r w:rsidRPr="007A06F5">
        <w:rPr>
          <w:lang w:val="la-Latn"/>
        </w:rPr>
        <w:t xml:space="preserve"> </w:t>
      </w:r>
      <w:r w:rsidRPr="007A06F5">
        <w:rPr>
          <w:iCs/>
          <w:lang w:val="la-Latn"/>
        </w:rPr>
        <w:t>alia</w:t>
      </w:r>
      <w:r w:rsidRPr="007A06F5">
        <w:rPr>
          <w:lang w:val="la-Latn"/>
        </w:rPr>
        <w:t xml:space="preserve"> </w:t>
      </w:r>
      <w:r w:rsidRPr="007A06F5">
        <w:rPr>
          <w:iCs/>
          <w:lang w:val="la-Latn"/>
        </w:rPr>
        <w:t>vel</w:t>
      </w:r>
      <w:r w:rsidRPr="007A06F5">
        <w:rPr>
          <w:lang w:val="la-Latn"/>
        </w:rPr>
        <w:t xml:space="preserve"> </w:t>
      </w:r>
      <w:r w:rsidRPr="007A06F5">
        <w:rPr>
          <w:iCs/>
          <w:lang w:val="la-Latn"/>
        </w:rPr>
        <w:t>extitisse</w:t>
      </w:r>
      <w:r w:rsidR="00ED106A" w:rsidRPr="007A06F5">
        <w:rPr>
          <w:lang w:val="la-Latn"/>
        </w:rPr>
        <w:t xml:space="preserve"> </w:t>
      </w:r>
      <w:r w:rsidRPr="007A06F5">
        <w:rPr>
          <w:iCs/>
          <w:lang w:val="la-Latn"/>
        </w:rPr>
        <w:t>vel</w:t>
      </w:r>
      <w:r w:rsidRPr="007A06F5">
        <w:rPr>
          <w:lang w:val="la-Latn"/>
        </w:rPr>
        <w:t xml:space="preserve"> </w:t>
      </w:r>
      <w:r w:rsidRPr="007A06F5">
        <w:rPr>
          <w:iCs/>
          <w:lang w:val="la-Latn"/>
        </w:rPr>
        <w:t>quippiam</w:t>
      </w:r>
      <w:r w:rsidRPr="007A06F5">
        <w:rPr>
          <w:lang w:val="la-Latn"/>
        </w:rPr>
        <w:t xml:space="preserve"> </w:t>
      </w:r>
      <w:r w:rsidRPr="007A06F5">
        <w:rPr>
          <w:iCs/>
          <w:lang w:val="la-Latn"/>
        </w:rPr>
        <w:t>operasse</w:t>
      </w:r>
      <w:r w:rsidR="00ED106A" w:rsidRPr="007A06F5">
        <w:rPr>
          <w:lang w:val="la-Latn"/>
        </w:rPr>
        <w:t xml:space="preserve"> </w:t>
      </w:r>
      <w:r w:rsidRPr="007A06F5">
        <w:rPr>
          <w:iCs/>
          <w:lang w:val="la-Latn"/>
        </w:rPr>
        <w:t>aliquando</w:t>
      </w:r>
      <w:r w:rsidRPr="007A06F5">
        <w:rPr>
          <w:lang w:val="la-Latn"/>
        </w:rPr>
        <w:t xml:space="preserve"> </w:t>
      </w:r>
      <w:r w:rsidRPr="007A06F5">
        <w:rPr>
          <w:iCs/>
          <w:lang w:val="la-Latn"/>
        </w:rPr>
        <w:t>creditur</w:t>
      </w:r>
      <w:r w:rsidR="0069631A" w:rsidRPr="007A06F5">
        <w:rPr>
          <w:lang w:val="la-Latn"/>
        </w:rPr>
        <w:t xml:space="preserve">. </w:t>
      </w:r>
      <w:r w:rsidRPr="007A06F5">
        <w:rPr>
          <w:iCs/>
          <w:lang w:val="la-Latn"/>
        </w:rPr>
        <w:t>Inseparabiles</w:t>
      </w:r>
      <w:r w:rsidR="00ED106A" w:rsidRPr="007A06F5">
        <w:rPr>
          <w:lang w:val="la-Latn"/>
        </w:rPr>
        <w:t xml:space="preserve"> </w:t>
      </w:r>
      <w:r w:rsidRPr="007A06F5">
        <w:rPr>
          <w:lang w:val="la-Latn"/>
        </w:rPr>
        <w:t>ergo</w:t>
      </w:r>
      <w:r w:rsidR="00ED106A" w:rsidRPr="007A06F5">
        <w:rPr>
          <w:lang w:val="la-Latn"/>
        </w:rPr>
        <w:t xml:space="preserve"> </w:t>
      </w:r>
      <w:r w:rsidRPr="007A06F5">
        <w:rPr>
          <w:iCs/>
          <w:lang w:val="la-Latn"/>
        </w:rPr>
        <w:t>inveniuntur</w:t>
      </w:r>
      <w:r w:rsidR="0069631A" w:rsidRPr="007A06F5">
        <w:rPr>
          <w:lang w:val="la-Latn"/>
        </w:rPr>
        <w:t xml:space="preserve">, </w:t>
      </w:r>
      <w:commentRangeStart w:id="182"/>
      <w:r w:rsidRPr="007A06F5">
        <w:rPr>
          <w:iCs/>
          <w:lang w:val="la-Latn"/>
        </w:rPr>
        <w:t>et</w:t>
      </w:r>
      <w:r w:rsidRPr="007A06F5">
        <w:rPr>
          <w:lang w:val="la-Latn"/>
        </w:rPr>
        <w:t xml:space="preserve"> </w:t>
      </w:r>
      <w:r w:rsidRPr="007A06F5">
        <w:rPr>
          <w:iCs/>
          <w:lang w:val="la-Latn"/>
        </w:rPr>
        <w:t>in</w:t>
      </w:r>
      <w:r w:rsidRPr="007A06F5">
        <w:rPr>
          <w:lang w:val="la-Latn"/>
        </w:rPr>
        <w:t xml:space="preserve"> </w:t>
      </w:r>
      <w:r w:rsidRPr="007A06F5">
        <w:rPr>
          <w:iCs/>
          <w:lang w:val="la-Latn"/>
        </w:rPr>
        <w:t>eo</w:t>
      </w:r>
      <w:r w:rsidR="0069631A" w:rsidRPr="007A06F5">
        <w:rPr>
          <w:lang w:val="la-Latn"/>
        </w:rPr>
        <w:t xml:space="preserve">, </w:t>
      </w:r>
      <w:r w:rsidRPr="007A06F5">
        <w:rPr>
          <w:iCs/>
          <w:lang w:val="la-Latn"/>
        </w:rPr>
        <w:t>quod</w:t>
      </w:r>
      <w:r w:rsidR="0069631A" w:rsidRPr="007A06F5">
        <w:rPr>
          <w:lang w:val="la-Latn"/>
        </w:rPr>
        <w:t xml:space="preserve"> </w:t>
      </w:r>
      <w:r w:rsidRPr="007A06F5">
        <w:rPr>
          <w:iCs/>
          <w:lang w:val="la-Latn"/>
        </w:rPr>
        <w:t>sunt</w:t>
      </w:r>
      <w:commentRangeEnd w:id="182"/>
      <w:r w:rsidR="0044253E" w:rsidRPr="007A06F5">
        <w:rPr>
          <w:rStyle w:val="Odkaznakoment"/>
          <w:rFonts w:asciiTheme="minorHAnsi" w:eastAsiaTheme="minorHAnsi" w:hAnsiTheme="minorHAnsi" w:cstheme="minorBidi"/>
          <w:lang w:val="la-Latn" w:eastAsia="en-US"/>
        </w:rPr>
        <w:commentReference w:id="182"/>
      </w:r>
      <w:r w:rsidR="0069631A" w:rsidRPr="007A06F5">
        <w:rPr>
          <w:lang w:val="la-Latn"/>
        </w:rPr>
        <w:t xml:space="preserve">, </w:t>
      </w:r>
      <w:r w:rsidRPr="007A06F5">
        <w:rPr>
          <w:iCs/>
          <w:lang w:val="la-Latn"/>
        </w:rPr>
        <w:t>et</w:t>
      </w:r>
      <w:r w:rsidRPr="007A06F5">
        <w:rPr>
          <w:lang w:val="la-Latn"/>
        </w:rPr>
        <w:t xml:space="preserve"> </w:t>
      </w:r>
      <w:r w:rsidRPr="007A06F5">
        <w:rPr>
          <w:iCs/>
          <w:lang w:val="la-Latn"/>
        </w:rPr>
        <w:t>in</w:t>
      </w:r>
      <w:r w:rsidRPr="007A06F5">
        <w:rPr>
          <w:lang w:val="la-Latn"/>
        </w:rPr>
        <w:t xml:space="preserve"> </w:t>
      </w:r>
      <w:r w:rsidRPr="007A06F5">
        <w:rPr>
          <w:iCs/>
          <w:lang w:val="la-Latn"/>
        </w:rPr>
        <w:t>eo</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faciunt</w:t>
      </w:r>
      <w:r w:rsidR="0069631A" w:rsidRPr="007A06F5">
        <w:rPr>
          <w:lang w:val="la-Latn"/>
        </w:rPr>
        <w:t xml:space="preserve">. </w:t>
      </w:r>
      <w:r w:rsidRPr="007A06F5">
        <w:rPr>
          <w:iCs/>
          <w:lang w:val="la-Latn"/>
        </w:rPr>
        <w:t>Habet</w:t>
      </w:r>
      <w:r w:rsidRPr="007A06F5">
        <w:rPr>
          <w:lang w:val="la-Latn"/>
        </w:rPr>
        <w:t xml:space="preserve"> </w:t>
      </w:r>
      <w:r w:rsidRPr="007A06F5">
        <w:rPr>
          <w:iCs/>
          <w:lang w:val="la-Latn"/>
        </w:rPr>
        <w:t>enim</w:t>
      </w:r>
      <w:r w:rsidR="0069631A" w:rsidRPr="007A06F5">
        <w:rPr>
          <w:lang w:val="la-Latn"/>
        </w:rPr>
        <w:t xml:space="preserve"> </w:t>
      </w:r>
      <w:r w:rsidRPr="007A06F5">
        <w:rPr>
          <w:iCs/>
          <w:lang w:val="la-Latn"/>
        </w:rPr>
        <w:t>pater</w:t>
      </w:r>
      <w:r w:rsidRPr="007A06F5">
        <w:rPr>
          <w:lang w:val="la-Latn"/>
        </w:rPr>
        <w:t xml:space="preserve"> </w:t>
      </w:r>
      <w:r w:rsidRPr="007A06F5">
        <w:rPr>
          <w:iCs/>
          <w:lang w:val="la-Latn"/>
        </w:rPr>
        <w:t>ęternitatem</w:t>
      </w:r>
      <w:r w:rsidRPr="007A06F5">
        <w:rPr>
          <w:lang w:val="la-Latn"/>
        </w:rPr>
        <w:t xml:space="preserve"> </w:t>
      </w:r>
      <w:r w:rsidRPr="007A06F5">
        <w:rPr>
          <w:iCs/>
          <w:lang w:val="la-Latn"/>
        </w:rPr>
        <w:t>sine</w:t>
      </w:r>
      <w:r w:rsidRPr="007A06F5">
        <w:rPr>
          <w:lang w:val="la-Latn"/>
        </w:rPr>
        <w:t xml:space="preserve"> </w:t>
      </w:r>
      <w:r w:rsidRPr="007A06F5">
        <w:rPr>
          <w:iCs/>
          <w:lang w:val="la-Latn"/>
        </w:rPr>
        <w:t>nativitate</w:t>
      </w:r>
      <w:r w:rsidR="0069631A" w:rsidRPr="007A06F5">
        <w:rPr>
          <w:lang w:val="la-Latn"/>
        </w:rPr>
        <w:t xml:space="preserve">, </w:t>
      </w:r>
      <w:r w:rsidRPr="007A06F5">
        <w:rPr>
          <w:iCs/>
          <w:lang w:val="la-Latn"/>
        </w:rPr>
        <w:t>filius</w:t>
      </w:r>
      <w:r w:rsidR="00174AED" w:rsidRPr="007A06F5">
        <w:rPr>
          <w:lang w:val="la-Latn"/>
        </w:rPr>
        <w:t xml:space="preserve"> aeternita</w:t>
      </w:r>
      <w:r w:rsidRPr="007A06F5">
        <w:rPr>
          <w:iCs/>
          <w:lang w:val="la-Latn"/>
        </w:rPr>
        <w:t>tem</w:t>
      </w:r>
      <w:r w:rsidRPr="007A06F5">
        <w:rPr>
          <w:lang w:val="la-Latn"/>
        </w:rPr>
        <w:t xml:space="preserve"> </w:t>
      </w:r>
      <w:r w:rsidRPr="007A06F5">
        <w:rPr>
          <w:iCs/>
          <w:lang w:val="la-Latn"/>
        </w:rPr>
        <w:t>cum</w:t>
      </w:r>
      <w:r w:rsidRPr="007A06F5">
        <w:rPr>
          <w:lang w:val="la-Latn"/>
        </w:rPr>
        <w:t xml:space="preserve"> </w:t>
      </w:r>
      <w:r w:rsidRPr="007A06F5">
        <w:rPr>
          <w:iCs/>
          <w:lang w:val="la-Latn"/>
        </w:rPr>
        <w:t>nativitate</w:t>
      </w:r>
      <w:r w:rsidR="0069631A" w:rsidRPr="007A06F5">
        <w:rPr>
          <w:lang w:val="la-Latn"/>
        </w:rPr>
        <w:t xml:space="preserve">, </w:t>
      </w:r>
      <w:r w:rsidRPr="007A06F5">
        <w:rPr>
          <w:iCs/>
          <w:lang w:val="la-Latn"/>
        </w:rPr>
        <w:t>spiritus</w:t>
      </w:r>
      <w:r w:rsidRPr="007A06F5">
        <w:rPr>
          <w:lang w:val="la-Latn"/>
        </w:rPr>
        <w:t xml:space="preserve"> </w:t>
      </w:r>
      <w:r w:rsidRPr="007A06F5">
        <w:rPr>
          <w:iCs/>
          <w:lang w:val="la-Latn"/>
        </w:rPr>
        <w:t>vero</w:t>
      </w:r>
      <w:r w:rsidR="0069631A" w:rsidRPr="007A06F5">
        <w:rPr>
          <w:lang w:val="la-Latn"/>
        </w:rPr>
        <w:t xml:space="preserve"> </w:t>
      </w:r>
      <w:r w:rsidRPr="007A06F5">
        <w:rPr>
          <w:iCs/>
          <w:lang w:val="la-Latn"/>
        </w:rPr>
        <w:t>sanctus</w:t>
      </w:r>
      <w:r w:rsidRPr="007A06F5">
        <w:rPr>
          <w:lang w:val="la-Latn"/>
        </w:rPr>
        <w:t xml:space="preserve"> aeternitatem </w:t>
      </w:r>
      <w:r w:rsidRPr="007A06F5">
        <w:rPr>
          <w:iCs/>
          <w:lang w:val="la-Latn"/>
        </w:rPr>
        <w:t>processionis</w:t>
      </w:r>
      <w:r w:rsidRPr="007A06F5">
        <w:rPr>
          <w:lang w:val="la-Latn"/>
        </w:rPr>
        <w:t xml:space="preserve"> a patre et</w:t>
      </w:r>
      <w:r w:rsidR="0069631A" w:rsidRPr="007A06F5">
        <w:rPr>
          <w:lang w:val="la-Latn"/>
        </w:rPr>
        <w:t xml:space="preserve"> </w:t>
      </w:r>
      <w:r w:rsidRPr="007A06F5">
        <w:rPr>
          <w:lang w:val="la-Latn"/>
        </w:rPr>
        <w:t xml:space="preserve">filio </w:t>
      </w:r>
      <w:r w:rsidRPr="007A06F5">
        <w:rPr>
          <w:iCs/>
          <w:lang w:val="la-Latn"/>
        </w:rPr>
        <w:t>sine</w:t>
      </w:r>
      <w:r w:rsidRPr="007A06F5">
        <w:rPr>
          <w:lang w:val="la-Latn"/>
        </w:rPr>
        <w:t xml:space="preserve"> </w:t>
      </w:r>
      <w:r w:rsidRPr="007A06F5">
        <w:rPr>
          <w:iCs/>
          <w:lang w:val="la-Latn"/>
        </w:rPr>
        <w:t>nativitate</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his</w:t>
      </w:r>
      <w:r w:rsidR="0069631A" w:rsidRPr="007A06F5">
        <w:rPr>
          <w:lang w:val="la-Latn"/>
        </w:rPr>
        <w:t xml:space="preserve"> </w:t>
      </w:r>
      <w:r w:rsidRPr="007A06F5">
        <w:rPr>
          <w:lang w:val="la-Latn"/>
        </w:rPr>
        <w:t>vero</w:t>
      </w:r>
      <w:r w:rsidR="0069631A" w:rsidRPr="007A06F5">
        <w:rPr>
          <w:lang w:val="la-Latn"/>
        </w:rPr>
        <w:t xml:space="preserve"> </w:t>
      </w:r>
      <w:r w:rsidRPr="007A06F5">
        <w:rPr>
          <w:iCs/>
          <w:lang w:val="la-Latn"/>
        </w:rPr>
        <w:t>tribus</w:t>
      </w:r>
      <w:r w:rsidRPr="007A06F5">
        <w:rPr>
          <w:lang w:val="la-Latn"/>
        </w:rPr>
        <w:t xml:space="preserve"> </w:t>
      </w:r>
      <w:r w:rsidRPr="007A06F5">
        <w:rPr>
          <w:iCs/>
          <w:lang w:val="la-Latn"/>
        </w:rPr>
        <w:t>personis</w:t>
      </w:r>
      <w:r w:rsidRPr="007A06F5">
        <w:rPr>
          <w:lang w:val="la-Latn"/>
        </w:rPr>
        <w:t xml:space="preserve"> </w:t>
      </w:r>
      <w:r w:rsidRPr="007A06F5">
        <w:rPr>
          <w:iCs/>
          <w:lang w:val="la-Latn"/>
        </w:rPr>
        <w:t>sola</w:t>
      </w:r>
      <w:r w:rsidRPr="007A06F5">
        <w:rPr>
          <w:lang w:val="la-Latn"/>
        </w:rPr>
        <w:t xml:space="preserve"> </w:t>
      </w:r>
      <w:r w:rsidRPr="007A06F5">
        <w:rPr>
          <w:iCs/>
          <w:lang w:val="la-Latn"/>
        </w:rPr>
        <w:t>filii</w:t>
      </w:r>
      <w:r w:rsidRPr="007A06F5">
        <w:rPr>
          <w:lang w:val="la-Latn"/>
        </w:rPr>
        <w:t xml:space="preserve"> </w:t>
      </w:r>
      <w:r w:rsidRPr="007A06F5">
        <w:rPr>
          <w:iCs/>
          <w:lang w:val="la-Latn"/>
        </w:rPr>
        <w:t>persona</w:t>
      </w:r>
      <w:r w:rsidRPr="007A06F5">
        <w:rPr>
          <w:lang w:val="la-Latn"/>
        </w:rPr>
        <w:t xml:space="preserve"> </w:t>
      </w:r>
      <w:r w:rsidRPr="007A06F5">
        <w:rPr>
          <w:iCs/>
          <w:lang w:val="la-Latn"/>
        </w:rPr>
        <w:t>hominem</w:t>
      </w:r>
      <w:r w:rsidRPr="007A06F5">
        <w:rPr>
          <w:lang w:val="la-Latn"/>
        </w:rPr>
        <w:t xml:space="preserve"> </w:t>
      </w:r>
      <w:r w:rsidRPr="007A06F5">
        <w:rPr>
          <w:iCs/>
          <w:lang w:val="la-Latn"/>
        </w:rPr>
        <w:t>verum</w:t>
      </w:r>
      <w:r w:rsidRPr="007A06F5">
        <w:rPr>
          <w:lang w:val="la-Latn"/>
        </w:rPr>
        <w:t xml:space="preserve"> </w:t>
      </w:r>
      <w:r w:rsidRPr="007A06F5">
        <w:rPr>
          <w:iCs/>
          <w:lang w:val="la-Latn"/>
        </w:rPr>
        <w:t>sine</w:t>
      </w:r>
      <w:r w:rsidRPr="007A06F5">
        <w:rPr>
          <w:lang w:val="la-Latn"/>
        </w:rPr>
        <w:t xml:space="preserve"> </w:t>
      </w:r>
      <w:r w:rsidRPr="007A06F5">
        <w:rPr>
          <w:iCs/>
          <w:lang w:val="la-Latn"/>
        </w:rPr>
        <w:t>peccato</w:t>
      </w:r>
      <w:r w:rsidR="0069631A" w:rsidRPr="007A06F5">
        <w:rPr>
          <w:lang w:val="la-Latn"/>
        </w:rPr>
        <w:t xml:space="preserve">, </w:t>
      </w:r>
      <w:r w:rsidRPr="007A06F5">
        <w:rPr>
          <w:iCs/>
          <w:lang w:val="la-Latn"/>
        </w:rPr>
        <w:t>pro</w:t>
      </w:r>
      <w:r w:rsidR="0069631A" w:rsidRPr="007A06F5">
        <w:rPr>
          <w:lang w:val="la-Latn"/>
        </w:rPr>
        <w:t xml:space="preserve"> </w:t>
      </w:r>
      <w:r w:rsidRPr="007A06F5">
        <w:rPr>
          <w:iCs/>
          <w:lang w:val="la-Latn"/>
        </w:rPr>
        <w:t>liberatione</w:t>
      </w:r>
      <w:r w:rsidRPr="007A06F5">
        <w:rPr>
          <w:lang w:val="la-Latn"/>
        </w:rPr>
        <w:t xml:space="preserve"> </w:t>
      </w:r>
      <w:r w:rsidRPr="007A06F5">
        <w:rPr>
          <w:iCs/>
          <w:lang w:val="la-Latn"/>
        </w:rPr>
        <w:t>generis</w:t>
      </w:r>
      <w:r w:rsidR="0069631A" w:rsidRPr="007A06F5">
        <w:rPr>
          <w:lang w:val="la-Latn"/>
        </w:rPr>
        <w:t xml:space="preserve"> </w:t>
      </w:r>
      <w:r w:rsidRPr="007A06F5">
        <w:rPr>
          <w:iCs/>
          <w:lang w:val="la-Latn"/>
        </w:rPr>
        <w:t>humani</w:t>
      </w:r>
      <w:r w:rsidR="0069631A" w:rsidRPr="007A06F5">
        <w:rPr>
          <w:lang w:val="la-Latn"/>
        </w:rPr>
        <w:t xml:space="preserve">, </w:t>
      </w:r>
      <w:r w:rsidRPr="007A06F5">
        <w:rPr>
          <w:lang w:val="la-Latn"/>
        </w:rPr>
        <w:t>ex</w:t>
      </w:r>
      <w:r w:rsidR="0069631A" w:rsidRPr="007A06F5">
        <w:rPr>
          <w:lang w:val="la-Latn"/>
        </w:rPr>
        <w:t xml:space="preserve"> </w:t>
      </w:r>
      <w:r w:rsidRPr="007A06F5">
        <w:rPr>
          <w:iCs/>
          <w:lang w:val="la-Latn"/>
        </w:rPr>
        <w:t>Maria</w:t>
      </w:r>
      <w:r w:rsidRPr="007A06F5">
        <w:rPr>
          <w:lang w:val="la-Latn"/>
        </w:rPr>
        <w:t xml:space="preserve"> </w:t>
      </w:r>
      <w:r w:rsidRPr="007A06F5">
        <w:rPr>
          <w:iCs/>
          <w:lang w:val="la-Latn"/>
        </w:rPr>
        <w:t>virgine</w:t>
      </w:r>
      <w:r w:rsidRPr="007A06F5">
        <w:rPr>
          <w:lang w:val="la-Latn"/>
        </w:rPr>
        <w:t xml:space="preserve"> </w:t>
      </w:r>
      <w:r w:rsidRPr="007A06F5">
        <w:rPr>
          <w:iCs/>
          <w:lang w:val="la-Latn"/>
        </w:rPr>
        <w:t>novo</w:t>
      </w:r>
      <w:r w:rsidRPr="007A06F5">
        <w:rPr>
          <w:lang w:val="la-Latn"/>
        </w:rPr>
        <w:t xml:space="preserve"> </w:t>
      </w:r>
      <w:r w:rsidRPr="007A06F5">
        <w:rPr>
          <w:iCs/>
          <w:lang w:val="la-Latn"/>
        </w:rPr>
        <w:t>ordine</w:t>
      </w:r>
      <w:r w:rsidRPr="007A06F5">
        <w:rPr>
          <w:lang w:val="la-Latn"/>
        </w:rPr>
        <w:t xml:space="preserve"> </w:t>
      </w:r>
      <w:r w:rsidRPr="007A06F5">
        <w:rPr>
          <w:iCs/>
          <w:lang w:val="la-Latn"/>
        </w:rPr>
        <w:t>novaque</w:t>
      </w:r>
      <w:r w:rsidRPr="007A06F5">
        <w:rPr>
          <w:lang w:val="la-Latn"/>
        </w:rPr>
        <w:t xml:space="preserve"> </w:t>
      </w:r>
      <w:r w:rsidRPr="007A06F5">
        <w:rPr>
          <w:iCs/>
          <w:lang w:val="la-Latn"/>
        </w:rPr>
        <w:t>nativitate</w:t>
      </w:r>
      <w:r w:rsidR="0044253E" w:rsidRPr="007A06F5">
        <w:rPr>
          <w:lang w:val="la-Latn"/>
        </w:rPr>
        <w:t xml:space="preserve"> ad</w:t>
      </w:r>
      <w:r w:rsidRPr="007A06F5">
        <w:rPr>
          <w:lang w:val="la-Latn"/>
        </w:rPr>
        <w:t>sumpsit</w:t>
      </w:r>
      <w:r w:rsidR="0069631A" w:rsidRPr="007A06F5">
        <w:rPr>
          <w:lang w:val="la-Latn"/>
        </w:rPr>
        <w:t xml:space="preserve">. </w:t>
      </w:r>
      <w:r w:rsidRPr="007A06F5">
        <w:rPr>
          <w:iCs/>
          <w:lang w:val="la-Latn"/>
        </w:rPr>
        <w:t>Novo</w:t>
      </w:r>
      <w:r w:rsidRPr="007A06F5">
        <w:rPr>
          <w:lang w:val="la-Latn"/>
        </w:rPr>
        <w:t xml:space="preserve"> </w:t>
      </w:r>
      <w:r w:rsidR="00BF6E77" w:rsidRPr="007A06F5">
        <w:rPr>
          <w:iCs/>
          <w:lang w:val="la-Latn"/>
        </w:rPr>
        <w:t>ordine</w:t>
      </w:r>
      <w:r w:rsidRPr="007A06F5">
        <w:rPr>
          <w:lang w:val="la-Latn"/>
        </w:rPr>
        <w:t xml:space="preserve"> </w:t>
      </w:r>
      <w:r w:rsidRPr="007A06F5">
        <w:rPr>
          <w:iCs/>
          <w:lang w:val="la-Latn"/>
        </w:rPr>
        <w:t>quia</w:t>
      </w:r>
      <w:r w:rsidRPr="007A06F5">
        <w:rPr>
          <w:lang w:val="la-Latn"/>
        </w:rPr>
        <w:t xml:space="preserve"> </w:t>
      </w:r>
      <w:r w:rsidRPr="007A06F5">
        <w:rPr>
          <w:iCs/>
          <w:lang w:val="la-Latn"/>
        </w:rPr>
        <w:t>invisibilis</w:t>
      </w:r>
      <w:r w:rsidR="0069631A" w:rsidRPr="007A06F5">
        <w:rPr>
          <w:lang w:val="la-Latn"/>
        </w:rPr>
        <w:t xml:space="preserve"> </w:t>
      </w:r>
      <w:r w:rsidRPr="007A06F5">
        <w:rPr>
          <w:iCs/>
          <w:lang w:val="la-Latn"/>
        </w:rPr>
        <w:t>divinitate</w:t>
      </w:r>
      <w:r w:rsidRPr="007A06F5">
        <w:rPr>
          <w:lang w:val="la-Latn"/>
        </w:rPr>
        <w:t xml:space="preserve"> </w:t>
      </w:r>
      <w:r w:rsidRPr="007A06F5">
        <w:rPr>
          <w:iCs/>
          <w:lang w:val="la-Latn"/>
        </w:rPr>
        <w:t>visibilis</w:t>
      </w:r>
      <w:r w:rsidRPr="007A06F5">
        <w:rPr>
          <w:lang w:val="la-Latn"/>
        </w:rPr>
        <w:t xml:space="preserve"> </w:t>
      </w:r>
      <w:r w:rsidRPr="007A06F5">
        <w:rPr>
          <w:iCs/>
          <w:lang w:val="la-Latn"/>
        </w:rPr>
        <w:t>monstratur</w:t>
      </w:r>
      <w:r w:rsidRPr="007A06F5">
        <w:rPr>
          <w:lang w:val="la-Latn"/>
        </w:rPr>
        <w:t xml:space="preserve"> </w:t>
      </w:r>
      <w:r w:rsidRPr="007A06F5">
        <w:rPr>
          <w:iCs/>
          <w:lang w:val="la-Latn"/>
        </w:rPr>
        <w:t>in</w:t>
      </w:r>
      <w:r w:rsidRPr="007A06F5">
        <w:rPr>
          <w:lang w:val="la-Latn"/>
        </w:rPr>
        <w:t xml:space="preserve"> </w:t>
      </w:r>
      <w:r w:rsidRPr="007A06F5">
        <w:rPr>
          <w:iCs/>
          <w:lang w:val="la-Latn"/>
        </w:rPr>
        <w:t>carne</w:t>
      </w:r>
      <w:r w:rsidR="0069631A" w:rsidRPr="007A06F5">
        <w:rPr>
          <w:lang w:val="la-Latn"/>
        </w:rPr>
        <w:t xml:space="preserve">. </w:t>
      </w:r>
      <w:r w:rsidRPr="007A06F5">
        <w:rPr>
          <w:iCs/>
          <w:lang w:val="la-Latn"/>
        </w:rPr>
        <w:t>Nova</w:t>
      </w:r>
      <w:r w:rsidRPr="007A06F5">
        <w:rPr>
          <w:lang w:val="la-Latn"/>
        </w:rPr>
        <w:t xml:space="preserve"> </w:t>
      </w:r>
      <w:r w:rsidRPr="007A06F5">
        <w:rPr>
          <w:iCs/>
          <w:lang w:val="la-Latn"/>
        </w:rPr>
        <w:t>autem</w:t>
      </w:r>
      <w:r w:rsidRPr="007A06F5">
        <w:rPr>
          <w:lang w:val="la-Latn"/>
        </w:rPr>
        <w:t xml:space="preserve"> </w:t>
      </w:r>
      <w:r w:rsidRPr="007A06F5">
        <w:rPr>
          <w:iCs/>
          <w:lang w:val="la-Latn"/>
        </w:rPr>
        <w:t>nativitate</w:t>
      </w:r>
      <w:r w:rsidR="0069631A" w:rsidRPr="007A06F5">
        <w:rPr>
          <w:lang w:val="la-Latn"/>
        </w:rPr>
        <w:t xml:space="preserve"> </w:t>
      </w:r>
      <w:r w:rsidRPr="007A06F5">
        <w:rPr>
          <w:iCs/>
          <w:lang w:val="la-Latn"/>
        </w:rPr>
        <w:t>est</w:t>
      </w:r>
      <w:r w:rsidR="0069631A" w:rsidRPr="007A06F5">
        <w:rPr>
          <w:lang w:val="la-Latn"/>
        </w:rPr>
        <w:t xml:space="preserve"> </w:t>
      </w:r>
      <w:r w:rsidRPr="007A06F5">
        <w:rPr>
          <w:iCs/>
          <w:lang w:val="la-Latn"/>
        </w:rPr>
        <w:t>genitus</w:t>
      </w:r>
      <w:r w:rsidR="0069631A" w:rsidRPr="007A06F5">
        <w:rPr>
          <w:lang w:val="la-Latn"/>
        </w:rPr>
        <w:t xml:space="preserve">, </w:t>
      </w:r>
      <w:r w:rsidRPr="007A06F5">
        <w:rPr>
          <w:iCs/>
          <w:lang w:val="la-Latn"/>
        </w:rPr>
        <w:t>quia</w:t>
      </w:r>
      <w:r w:rsidRPr="007A06F5">
        <w:rPr>
          <w:lang w:val="la-Latn"/>
        </w:rPr>
        <w:t xml:space="preserve"> incorrupta</w:t>
      </w:r>
      <w:r w:rsidR="0069631A" w:rsidRPr="007A06F5">
        <w:rPr>
          <w:lang w:val="la-Latn"/>
        </w:rPr>
        <w:t xml:space="preserve"> </w:t>
      </w:r>
      <w:r w:rsidRPr="007A06F5">
        <w:rPr>
          <w:iCs/>
          <w:lang w:val="la-Latn"/>
        </w:rPr>
        <w:t>virgin</w:t>
      </w:r>
      <w:commentRangeStart w:id="183"/>
      <w:r w:rsidRPr="007A06F5">
        <w:rPr>
          <w:iCs/>
          <w:lang w:val="la-Latn"/>
        </w:rPr>
        <w:t>ita</w:t>
      </w:r>
      <w:commentRangeEnd w:id="183"/>
      <w:r w:rsidR="0044253E" w:rsidRPr="007A06F5">
        <w:rPr>
          <w:rStyle w:val="Odkaznakoment"/>
          <w:rFonts w:asciiTheme="minorHAnsi" w:eastAsiaTheme="minorHAnsi" w:hAnsiTheme="minorHAnsi" w:cstheme="minorBidi"/>
          <w:lang w:val="la-Latn" w:eastAsia="en-US"/>
        </w:rPr>
        <w:commentReference w:id="183"/>
      </w:r>
      <w:r w:rsidRPr="007A06F5">
        <w:rPr>
          <w:iCs/>
          <w:lang w:val="la-Latn"/>
        </w:rPr>
        <w:t>s</w:t>
      </w:r>
      <w:r w:rsidR="0069631A" w:rsidRPr="007A06F5">
        <w:rPr>
          <w:lang w:val="la-Latn"/>
        </w:rPr>
        <w:t xml:space="preserve"> </w:t>
      </w:r>
      <w:commentRangeStart w:id="184"/>
      <w:r w:rsidRPr="007A06F5">
        <w:rPr>
          <w:iCs/>
          <w:lang w:val="la-Latn"/>
        </w:rPr>
        <w:t>et</w:t>
      </w:r>
      <w:r w:rsidRPr="007A06F5">
        <w:rPr>
          <w:lang w:val="la-Latn"/>
        </w:rPr>
        <w:t xml:space="preserve"> </w:t>
      </w:r>
      <w:r w:rsidRPr="007A06F5">
        <w:rPr>
          <w:iCs/>
          <w:lang w:val="la-Latn"/>
        </w:rPr>
        <w:t>virilem</w:t>
      </w:r>
      <w:r w:rsidRPr="007A06F5">
        <w:rPr>
          <w:lang w:val="la-Latn"/>
        </w:rPr>
        <w:t xml:space="preserve"> </w:t>
      </w:r>
      <w:r w:rsidRPr="007A06F5">
        <w:rPr>
          <w:iCs/>
          <w:lang w:val="la-Latn"/>
        </w:rPr>
        <w:t>coitum</w:t>
      </w:r>
      <w:r w:rsidRPr="007A06F5">
        <w:rPr>
          <w:lang w:val="la-Latn"/>
        </w:rPr>
        <w:t xml:space="preserve"> </w:t>
      </w:r>
      <w:r w:rsidRPr="007A06F5">
        <w:rPr>
          <w:iCs/>
          <w:lang w:val="la-Latn"/>
        </w:rPr>
        <w:t>nescivit</w:t>
      </w:r>
      <w:r w:rsidRPr="007A06F5">
        <w:rPr>
          <w:lang w:val="la-Latn"/>
        </w:rPr>
        <w:t xml:space="preserve"> </w:t>
      </w:r>
      <w:r w:rsidRPr="007A06F5">
        <w:rPr>
          <w:iCs/>
          <w:lang w:val="la-Latn"/>
        </w:rPr>
        <w:t>et</w:t>
      </w:r>
      <w:r w:rsidRPr="007A06F5">
        <w:rPr>
          <w:lang w:val="la-Latn"/>
        </w:rPr>
        <w:t xml:space="preserve"> </w:t>
      </w:r>
      <w:r w:rsidRPr="007A06F5">
        <w:rPr>
          <w:iCs/>
          <w:lang w:val="la-Latn"/>
        </w:rPr>
        <w:t>fecunda</w:t>
      </w:r>
      <w:commentRangeEnd w:id="184"/>
      <w:r w:rsidR="0044253E" w:rsidRPr="007A06F5">
        <w:rPr>
          <w:rStyle w:val="Odkaznakoment"/>
          <w:rFonts w:asciiTheme="minorHAnsi" w:eastAsiaTheme="minorHAnsi" w:hAnsiTheme="minorHAnsi" w:cstheme="minorBidi"/>
          <w:lang w:val="la-Latn" w:eastAsia="en-US"/>
        </w:rPr>
        <w:commentReference w:id="184"/>
      </w:r>
      <w:r w:rsidR="00ED106A" w:rsidRPr="007A06F5">
        <w:rPr>
          <w:lang w:val="la-Latn"/>
        </w:rPr>
        <w:t xml:space="preserve"> </w:t>
      </w:r>
      <w:r w:rsidRPr="007A06F5">
        <w:rPr>
          <w:iCs/>
          <w:lang w:val="la-Latn"/>
        </w:rPr>
        <w:t>per</w:t>
      </w:r>
      <w:r w:rsidRPr="007A06F5">
        <w:rPr>
          <w:lang w:val="la-Latn"/>
        </w:rPr>
        <w:t xml:space="preserve"> </w:t>
      </w:r>
      <w:r w:rsidRPr="007A06F5">
        <w:rPr>
          <w:iCs/>
          <w:lang w:val="la-Latn"/>
        </w:rPr>
        <w:t>spiritum</w:t>
      </w:r>
      <w:r w:rsidRPr="007A06F5">
        <w:rPr>
          <w:lang w:val="la-Latn"/>
        </w:rPr>
        <w:t xml:space="preserve"> </w:t>
      </w:r>
      <w:r w:rsidRPr="007A06F5">
        <w:rPr>
          <w:iCs/>
          <w:lang w:val="la-Latn"/>
        </w:rPr>
        <w:t>sanctum</w:t>
      </w:r>
      <w:r w:rsidRPr="007A06F5">
        <w:rPr>
          <w:lang w:val="la-Latn"/>
        </w:rPr>
        <w:t xml:space="preserve"> </w:t>
      </w:r>
      <w:r w:rsidRPr="007A06F5">
        <w:rPr>
          <w:iCs/>
          <w:lang w:val="la-Latn"/>
        </w:rPr>
        <w:t>carnis</w:t>
      </w:r>
      <w:r w:rsidR="00ED106A" w:rsidRPr="007A06F5">
        <w:rPr>
          <w:lang w:val="la-Latn"/>
        </w:rPr>
        <w:t xml:space="preserve"> </w:t>
      </w:r>
      <w:r w:rsidRPr="007A06F5">
        <w:rPr>
          <w:iCs/>
          <w:lang w:val="la-Latn"/>
        </w:rPr>
        <w:t>materiam</w:t>
      </w:r>
      <w:r w:rsidR="0069631A" w:rsidRPr="007A06F5">
        <w:rPr>
          <w:lang w:val="la-Latn"/>
        </w:rPr>
        <w:t xml:space="preserve"> </w:t>
      </w:r>
      <w:r w:rsidRPr="007A06F5">
        <w:rPr>
          <w:iCs/>
          <w:lang w:val="la-Latn"/>
        </w:rPr>
        <w:t>monstravit</w:t>
      </w:r>
      <w:r w:rsidR="0069631A" w:rsidRPr="007A06F5">
        <w:rPr>
          <w:lang w:val="la-Latn"/>
        </w:rPr>
        <w:t xml:space="preserve">. </w:t>
      </w:r>
      <w:r w:rsidRPr="007A06F5">
        <w:rPr>
          <w:lang w:val="la-Latn"/>
        </w:rPr>
        <w:t xml:space="preserve">Dei enim </w:t>
      </w:r>
      <w:r w:rsidRPr="007A06F5">
        <w:rPr>
          <w:iCs/>
          <w:lang w:val="la-Latn"/>
        </w:rPr>
        <w:t>filius</w:t>
      </w:r>
      <w:r w:rsidR="0069631A" w:rsidRPr="007A06F5">
        <w:rPr>
          <w:lang w:val="la-Latn"/>
        </w:rPr>
        <w:t xml:space="preserve">, </w:t>
      </w:r>
      <w:r w:rsidRPr="007A06F5">
        <w:rPr>
          <w:lang w:val="la-Latn"/>
        </w:rPr>
        <w:t xml:space="preserve">non personam hominis </w:t>
      </w:r>
      <w:r w:rsidRPr="007A06F5">
        <w:rPr>
          <w:iCs/>
          <w:lang w:val="la-Latn"/>
        </w:rPr>
        <w:t>accepit</w:t>
      </w:r>
      <w:r w:rsidR="0069631A" w:rsidRPr="007A06F5">
        <w:rPr>
          <w:lang w:val="la-Latn"/>
        </w:rPr>
        <w:t xml:space="preserve">, </w:t>
      </w:r>
      <w:r w:rsidRPr="007A06F5">
        <w:rPr>
          <w:lang w:val="la-Latn"/>
        </w:rPr>
        <w:t>sed naturam</w:t>
      </w:r>
      <w:r w:rsidR="0069631A" w:rsidRPr="007A06F5">
        <w:rPr>
          <w:lang w:val="la-Latn"/>
        </w:rPr>
        <w:t xml:space="preserve">. </w:t>
      </w:r>
      <w:r w:rsidRPr="007A06F5">
        <w:rPr>
          <w:iCs/>
          <w:lang w:val="la-Latn"/>
        </w:rPr>
        <w:t>Naturam</w:t>
      </w:r>
      <w:r w:rsidRPr="007A06F5">
        <w:rPr>
          <w:lang w:val="la-Latn"/>
        </w:rPr>
        <w:t xml:space="preserve"> quippe</w:t>
      </w:r>
      <w:r w:rsidR="00ED106A" w:rsidRPr="007A06F5">
        <w:rPr>
          <w:lang w:val="la-Latn"/>
        </w:rPr>
        <w:t xml:space="preserve"> </w:t>
      </w:r>
      <w:r w:rsidRPr="007A06F5">
        <w:rPr>
          <w:iCs/>
          <w:lang w:val="la-Latn"/>
        </w:rPr>
        <w:t>nostram</w:t>
      </w:r>
      <w:r w:rsidR="00ED106A" w:rsidRPr="007A06F5">
        <w:rPr>
          <w:lang w:val="la-Latn"/>
        </w:rPr>
        <w:t xml:space="preserve"> </w:t>
      </w:r>
      <w:r w:rsidRPr="007A06F5">
        <w:rPr>
          <w:iCs/>
          <w:lang w:val="la-Latn"/>
        </w:rPr>
        <w:t>in</w:t>
      </w:r>
      <w:r w:rsidRPr="007A06F5">
        <w:rPr>
          <w:lang w:val="la-Latn"/>
        </w:rPr>
        <w:t xml:space="preserve"> </w:t>
      </w:r>
      <w:r w:rsidRPr="007A06F5">
        <w:rPr>
          <w:iCs/>
          <w:lang w:val="la-Latn"/>
        </w:rPr>
        <w:t>unitatem</w:t>
      </w:r>
      <w:r w:rsidR="00ED106A" w:rsidRPr="007A06F5">
        <w:rPr>
          <w:lang w:val="la-Latn"/>
        </w:rPr>
        <w:t xml:space="preserve"> </w:t>
      </w:r>
      <w:r w:rsidRPr="007A06F5">
        <w:rPr>
          <w:iCs/>
          <w:lang w:val="la-Latn"/>
        </w:rPr>
        <w:t>personę</w:t>
      </w:r>
      <w:r w:rsidRPr="007A06F5">
        <w:rPr>
          <w:lang w:val="la-Latn"/>
        </w:rPr>
        <w:t xml:space="preserve"> </w:t>
      </w:r>
      <w:r w:rsidRPr="007A06F5">
        <w:rPr>
          <w:iCs/>
          <w:lang w:val="la-Latn"/>
        </w:rPr>
        <w:t>sue</w:t>
      </w:r>
      <w:r w:rsidRPr="007A06F5">
        <w:rPr>
          <w:lang w:val="la-Latn"/>
        </w:rPr>
        <w:t xml:space="preserve"> </w:t>
      </w:r>
      <w:r w:rsidRPr="007A06F5">
        <w:rPr>
          <w:iCs/>
          <w:lang w:val="la-Latn"/>
        </w:rPr>
        <w:t>assumpsit</w:t>
      </w:r>
      <w:r w:rsidRPr="007A06F5">
        <w:rPr>
          <w:lang w:val="la-Latn"/>
        </w:rPr>
        <w:t xml:space="preserve">; et idcirco </w:t>
      </w:r>
      <w:r w:rsidRPr="007A06F5">
        <w:rPr>
          <w:iCs/>
          <w:lang w:val="la-Latn"/>
        </w:rPr>
        <w:t>filius</w:t>
      </w:r>
      <w:r w:rsidRPr="007A06F5">
        <w:rPr>
          <w:lang w:val="la-Latn"/>
        </w:rPr>
        <w:t xml:space="preserve"> </w:t>
      </w:r>
      <w:r w:rsidRPr="007A06F5">
        <w:rPr>
          <w:iCs/>
          <w:lang w:val="la-Latn"/>
        </w:rPr>
        <w:t>dei</w:t>
      </w:r>
      <w:r w:rsidRPr="007A06F5">
        <w:rPr>
          <w:lang w:val="la-Latn"/>
        </w:rPr>
        <w:t xml:space="preserve"> </w:t>
      </w:r>
      <w:r w:rsidRPr="007A06F5">
        <w:rPr>
          <w:iCs/>
          <w:lang w:val="la-Latn"/>
        </w:rPr>
        <w:t>et</w:t>
      </w:r>
      <w:r w:rsidRPr="007A06F5">
        <w:rPr>
          <w:lang w:val="la-Latn"/>
        </w:rPr>
        <w:t xml:space="preserve"> </w:t>
      </w:r>
      <w:r w:rsidRPr="007A06F5">
        <w:rPr>
          <w:iCs/>
          <w:lang w:val="la-Latn"/>
        </w:rPr>
        <w:t>filius</w:t>
      </w:r>
      <w:r w:rsidRPr="007A06F5">
        <w:rPr>
          <w:lang w:val="la-Latn"/>
        </w:rPr>
        <w:t xml:space="preserve"> </w:t>
      </w:r>
      <w:r w:rsidRPr="007A06F5">
        <w:rPr>
          <w:iCs/>
          <w:lang w:val="la-Latn"/>
        </w:rPr>
        <w:t>hominis</w:t>
      </w:r>
      <w:r w:rsidRPr="007A06F5">
        <w:rPr>
          <w:lang w:val="la-Latn"/>
        </w:rPr>
        <w:t xml:space="preserve"> </w:t>
      </w:r>
      <w:r w:rsidR="00347FCC" w:rsidRPr="007A06F5">
        <w:rPr>
          <w:b/>
          <w:lang w:val="la-Latn"/>
        </w:rPr>
        <w:t>H, f. 110v</w:t>
      </w:r>
      <w:r w:rsidR="00347FCC" w:rsidRPr="007A06F5">
        <w:rPr>
          <w:lang w:val="la-Latn"/>
        </w:rPr>
        <w:t xml:space="preserve">/ </w:t>
      </w:r>
      <w:commentRangeStart w:id="185"/>
      <w:r w:rsidRPr="007A06F5">
        <w:rPr>
          <w:iCs/>
          <w:lang w:val="la-Latn"/>
        </w:rPr>
        <w:t>unus</w:t>
      </w:r>
      <w:commentRangeEnd w:id="185"/>
      <w:r w:rsidR="00FB66FB" w:rsidRPr="007A06F5">
        <w:rPr>
          <w:rStyle w:val="Odkaznakoment"/>
          <w:rFonts w:asciiTheme="minorHAnsi" w:eastAsiaTheme="minorHAnsi" w:hAnsiTheme="minorHAnsi" w:cstheme="minorBidi"/>
          <w:lang w:val="la-Latn" w:eastAsia="en-US"/>
        </w:rPr>
        <w:commentReference w:id="185"/>
      </w:r>
      <w:r w:rsidRPr="007A06F5">
        <w:rPr>
          <w:lang w:val="la-Latn"/>
        </w:rPr>
        <w:t xml:space="preserve"> est </w:t>
      </w:r>
      <w:ins w:id="186" w:author="Kalhous, David" w:date="2018-02-21T17:16:00Z">
        <w:r w:rsidR="00125468" w:rsidRPr="007A06F5">
          <w:rPr>
            <w:lang w:val="la-Latn"/>
          </w:rPr>
          <w:t>Christus in eo.</w:t>
        </w:r>
      </w:ins>
      <w:ins w:id="187" w:author="Kalhous, David" w:date="2018-02-21T17:17:00Z">
        <w:r w:rsidR="00125468" w:rsidRPr="007A06F5">
          <w:rPr>
            <w:lang w:val="la-Latn"/>
          </w:rPr>
          <w:t xml:space="preserve"> Namque quo filius est hominis minor est patre. Qui eciam exquo homo est pro delictis </w:t>
        </w:r>
      </w:ins>
      <w:r w:rsidRPr="007A06F5">
        <w:rPr>
          <w:lang w:val="la-Latn"/>
        </w:rPr>
        <w:t>/</w:t>
      </w:r>
      <w:ins w:id="188" w:author="Kalhous, David" w:date="2018-02-21T17:18:00Z">
        <w:r w:rsidR="00125468" w:rsidRPr="007A06F5">
          <w:rPr>
            <w:lang w:val="la-Latn"/>
          </w:rPr>
          <w:t xml:space="preserve"> </w:t>
        </w:r>
      </w:ins>
      <w:r w:rsidRPr="007A06F5">
        <w:rPr>
          <w:iCs/>
          <w:lang w:val="la-Latn"/>
        </w:rPr>
        <w:t>nostris</w:t>
      </w:r>
      <w:r w:rsidRPr="007A06F5">
        <w:rPr>
          <w:lang w:val="la-Latn"/>
        </w:rPr>
        <w:t xml:space="preserve"> </w:t>
      </w:r>
      <w:r w:rsidRPr="007A06F5">
        <w:rPr>
          <w:iCs/>
          <w:lang w:val="la-Latn"/>
        </w:rPr>
        <w:t>passionem</w:t>
      </w:r>
      <w:r w:rsidRPr="007A06F5">
        <w:rPr>
          <w:lang w:val="la-Latn"/>
        </w:rPr>
        <w:t xml:space="preserve"> </w:t>
      </w:r>
      <w:r w:rsidRPr="007A06F5">
        <w:rPr>
          <w:iCs/>
          <w:lang w:val="la-Latn"/>
        </w:rPr>
        <w:t>sustinuit</w:t>
      </w:r>
      <w:r w:rsidR="0047682A" w:rsidRPr="007A06F5">
        <w:rPr>
          <w:lang w:val="la-Latn"/>
        </w:rPr>
        <w:t xml:space="preserve">, </w:t>
      </w:r>
      <w:r w:rsidRPr="007A06F5">
        <w:rPr>
          <w:iCs/>
          <w:lang w:val="la-Latn"/>
        </w:rPr>
        <w:t>mortique</w:t>
      </w:r>
      <w:r w:rsidRPr="007A06F5">
        <w:rPr>
          <w:lang w:val="la-Latn"/>
        </w:rPr>
        <w:t xml:space="preserve"> addictus</w:t>
      </w:r>
      <w:r w:rsidR="00ED106A" w:rsidRPr="007A06F5">
        <w:rPr>
          <w:lang w:val="la-Latn"/>
        </w:rPr>
        <w:t xml:space="preserve"> </w:t>
      </w:r>
      <w:r w:rsidRPr="007A06F5">
        <w:rPr>
          <w:iCs/>
          <w:lang w:val="la-Latn"/>
        </w:rPr>
        <w:t>et</w:t>
      </w:r>
      <w:r w:rsidR="00ED106A" w:rsidRPr="007A06F5">
        <w:rPr>
          <w:lang w:val="la-Latn"/>
        </w:rPr>
        <w:t xml:space="preserve"> </w:t>
      </w:r>
      <w:r w:rsidRPr="007A06F5">
        <w:rPr>
          <w:iCs/>
          <w:lang w:val="la-Latn"/>
        </w:rPr>
        <w:t>cruci</w:t>
      </w:r>
      <w:r w:rsidR="0047682A" w:rsidRPr="007A06F5">
        <w:rPr>
          <w:lang w:val="la-Latn"/>
        </w:rPr>
        <w:t xml:space="preserve">, </w:t>
      </w:r>
      <w:r w:rsidRPr="007A06F5">
        <w:rPr>
          <w:iCs/>
          <w:lang w:val="la-Latn"/>
        </w:rPr>
        <w:t>veram</w:t>
      </w:r>
      <w:r w:rsidR="00ED106A" w:rsidRPr="007A06F5">
        <w:rPr>
          <w:lang w:val="la-Latn"/>
        </w:rPr>
        <w:t xml:space="preserve"> </w:t>
      </w:r>
      <w:r w:rsidRPr="007A06F5">
        <w:rPr>
          <w:iCs/>
          <w:lang w:val="la-Latn"/>
        </w:rPr>
        <w:t>carnis</w:t>
      </w:r>
      <w:r w:rsidRPr="007A06F5">
        <w:rPr>
          <w:lang w:val="la-Latn"/>
        </w:rPr>
        <w:t xml:space="preserve"> </w:t>
      </w:r>
      <w:r w:rsidRPr="007A06F5">
        <w:rPr>
          <w:iCs/>
          <w:lang w:val="la-Latn"/>
        </w:rPr>
        <w:t>mortem</w:t>
      </w:r>
      <w:r w:rsidRPr="007A06F5">
        <w:rPr>
          <w:lang w:val="la-Latn"/>
        </w:rPr>
        <w:t xml:space="preserve"> </w:t>
      </w:r>
      <w:r w:rsidRPr="007A06F5">
        <w:rPr>
          <w:iCs/>
          <w:lang w:val="la-Latn"/>
        </w:rPr>
        <w:t>accepit</w:t>
      </w:r>
      <w:r w:rsidR="0069631A" w:rsidRPr="007A06F5">
        <w:rPr>
          <w:lang w:val="la-Latn"/>
        </w:rPr>
        <w:t xml:space="preserve">. </w:t>
      </w:r>
      <w:r w:rsidRPr="007A06F5">
        <w:rPr>
          <w:iCs/>
          <w:lang w:val="la-Latn"/>
        </w:rPr>
        <w:t>Tertia</w:t>
      </w:r>
      <w:r w:rsidRPr="007A06F5">
        <w:rPr>
          <w:lang w:val="la-Latn"/>
        </w:rPr>
        <w:t xml:space="preserve"> </w:t>
      </w:r>
      <w:r w:rsidRPr="007A06F5">
        <w:rPr>
          <w:iCs/>
          <w:lang w:val="la-Latn"/>
        </w:rPr>
        <w:t>quoque</w:t>
      </w:r>
      <w:r w:rsidR="00ED106A" w:rsidRPr="007A06F5">
        <w:rPr>
          <w:lang w:val="la-Latn"/>
        </w:rPr>
        <w:t xml:space="preserve"> </w:t>
      </w:r>
      <w:r w:rsidRPr="007A06F5">
        <w:rPr>
          <w:iCs/>
          <w:lang w:val="la-Latn"/>
        </w:rPr>
        <w:t>die</w:t>
      </w:r>
      <w:r w:rsidR="00ED106A" w:rsidRPr="007A06F5">
        <w:rPr>
          <w:lang w:val="la-Latn"/>
        </w:rPr>
        <w:t xml:space="preserve"> </w:t>
      </w:r>
      <w:r w:rsidRPr="007A06F5">
        <w:rPr>
          <w:iCs/>
          <w:lang w:val="la-Latn"/>
        </w:rPr>
        <w:t>virtute</w:t>
      </w:r>
      <w:r w:rsidRPr="007A06F5">
        <w:rPr>
          <w:lang w:val="la-Latn"/>
        </w:rPr>
        <w:t xml:space="preserve"> </w:t>
      </w:r>
      <w:r w:rsidRPr="007A06F5">
        <w:rPr>
          <w:iCs/>
          <w:lang w:val="la-Latn"/>
        </w:rPr>
        <w:t>propria</w:t>
      </w:r>
      <w:r w:rsidRPr="007A06F5">
        <w:rPr>
          <w:lang w:val="la-Latn"/>
        </w:rPr>
        <w:t xml:space="preserve"> </w:t>
      </w:r>
      <w:r w:rsidRPr="007A06F5">
        <w:rPr>
          <w:iCs/>
          <w:lang w:val="la-Latn"/>
        </w:rPr>
        <w:t>suscitatus</w:t>
      </w:r>
      <w:r w:rsidRPr="007A06F5">
        <w:rPr>
          <w:lang w:val="la-Latn"/>
        </w:rPr>
        <w:t xml:space="preserve"> de </w:t>
      </w:r>
      <w:r w:rsidRPr="007A06F5">
        <w:rPr>
          <w:iCs/>
          <w:lang w:val="la-Latn"/>
        </w:rPr>
        <w:t>sepulcro</w:t>
      </w:r>
      <w:r w:rsidRPr="007A06F5">
        <w:rPr>
          <w:lang w:val="la-Latn"/>
        </w:rPr>
        <w:t xml:space="preserve"> </w:t>
      </w:r>
      <w:r w:rsidRPr="007A06F5">
        <w:rPr>
          <w:iCs/>
          <w:lang w:val="la-Latn"/>
        </w:rPr>
        <w:t>surrexit</w:t>
      </w:r>
      <w:r w:rsidRPr="007A06F5">
        <w:rPr>
          <w:lang w:val="la-Latn"/>
        </w:rPr>
        <w:t xml:space="preserve">'. </w:t>
      </w:r>
      <w:r w:rsidRPr="007A06F5">
        <w:rPr>
          <w:iCs/>
          <w:lang w:val="la-Latn"/>
        </w:rPr>
        <w:t>Hoc</w:t>
      </w:r>
      <w:r w:rsidRPr="007A06F5">
        <w:rPr>
          <w:lang w:val="la-Latn"/>
        </w:rPr>
        <w:t xml:space="preserve"> </w:t>
      </w:r>
      <w:r w:rsidRPr="007A06F5">
        <w:rPr>
          <w:iCs/>
          <w:lang w:val="la-Latn"/>
        </w:rPr>
        <w:t>ergo</w:t>
      </w:r>
      <w:r w:rsidRPr="007A06F5">
        <w:rPr>
          <w:lang w:val="la-Latn"/>
        </w:rPr>
        <w:t xml:space="preserve"> </w:t>
      </w:r>
      <w:r w:rsidRPr="007A06F5">
        <w:rPr>
          <w:iCs/>
          <w:lang w:val="la-Latn"/>
        </w:rPr>
        <w:t>exemplo</w:t>
      </w:r>
      <w:r w:rsidRPr="007A06F5">
        <w:rPr>
          <w:lang w:val="la-Latn"/>
        </w:rPr>
        <w:t xml:space="preserve"> </w:t>
      </w:r>
      <w:r w:rsidRPr="007A06F5">
        <w:rPr>
          <w:iCs/>
          <w:lang w:val="la-Latn"/>
        </w:rPr>
        <w:t>capitis</w:t>
      </w:r>
      <w:r w:rsidRPr="007A06F5">
        <w:rPr>
          <w:lang w:val="la-Latn"/>
        </w:rPr>
        <w:t xml:space="preserve"> </w:t>
      </w:r>
      <w:r w:rsidRPr="007A06F5">
        <w:rPr>
          <w:iCs/>
          <w:lang w:val="la-Latn"/>
        </w:rPr>
        <w:t>nostri</w:t>
      </w:r>
      <w:r w:rsidR="0069631A" w:rsidRPr="007A06F5">
        <w:rPr>
          <w:lang w:val="la-Latn"/>
        </w:rPr>
        <w:t xml:space="preserve">, </w:t>
      </w:r>
      <w:r w:rsidRPr="007A06F5">
        <w:rPr>
          <w:lang w:val="la-Latn"/>
        </w:rPr>
        <w:t>in hac carne</w:t>
      </w:r>
      <w:r w:rsidR="0047682A" w:rsidRPr="007A06F5">
        <w:rPr>
          <w:lang w:val="la-Latn"/>
        </w:rPr>
        <w:t xml:space="preserve">, </w:t>
      </w:r>
      <w:r w:rsidRPr="007A06F5">
        <w:rPr>
          <w:lang w:val="la-Latn"/>
        </w:rPr>
        <w:t>qua nunc sumus et movemur</w:t>
      </w:r>
      <w:r w:rsidR="0069631A" w:rsidRPr="007A06F5">
        <w:rPr>
          <w:lang w:val="la-Latn"/>
        </w:rPr>
        <w:t xml:space="preserve">, </w:t>
      </w:r>
      <w:r w:rsidRPr="007A06F5">
        <w:rPr>
          <w:iCs/>
          <w:lang w:val="la-Latn"/>
        </w:rPr>
        <w:t>resurrecturos</w:t>
      </w:r>
      <w:r w:rsidRPr="007A06F5">
        <w:rPr>
          <w:lang w:val="la-Latn"/>
        </w:rPr>
        <w:t xml:space="preserve"> </w:t>
      </w:r>
      <w:r w:rsidRPr="007A06F5">
        <w:rPr>
          <w:iCs/>
          <w:lang w:val="la-Latn"/>
        </w:rPr>
        <w:t>nos</w:t>
      </w:r>
      <w:r w:rsidRPr="007A06F5">
        <w:rPr>
          <w:lang w:val="la-Latn"/>
        </w:rPr>
        <w:t xml:space="preserve"> </w:t>
      </w:r>
      <w:r w:rsidRPr="007A06F5">
        <w:rPr>
          <w:iCs/>
          <w:lang w:val="la-Latn"/>
        </w:rPr>
        <w:t>credimus</w:t>
      </w:r>
      <w:r w:rsidR="0069631A" w:rsidRPr="007A06F5">
        <w:rPr>
          <w:lang w:val="la-Latn"/>
        </w:rPr>
        <w:t xml:space="preserve">. </w:t>
      </w:r>
      <w:r w:rsidRPr="007A06F5">
        <w:rPr>
          <w:iCs/>
          <w:lang w:val="la-Latn"/>
        </w:rPr>
        <w:t>Idem</w:t>
      </w:r>
      <w:r w:rsidR="00ED106A" w:rsidRPr="007A06F5">
        <w:rPr>
          <w:lang w:val="la-Latn"/>
        </w:rPr>
        <w:t xml:space="preserve"> </w:t>
      </w:r>
      <w:r w:rsidRPr="007A06F5">
        <w:rPr>
          <w:lang w:val="la-Latn"/>
        </w:rPr>
        <w:t>autem</w:t>
      </w:r>
      <w:r w:rsidR="00ED106A" w:rsidRPr="007A06F5">
        <w:rPr>
          <w:lang w:val="la-Latn"/>
        </w:rPr>
        <w:t xml:space="preserve"> </w:t>
      </w:r>
      <w:r w:rsidRPr="007A06F5">
        <w:rPr>
          <w:iCs/>
          <w:lang w:val="la-Latn"/>
        </w:rPr>
        <w:t>dominus</w:t>
      </w:r>
      <w:r w:rsidRPr="007A06F5">
        <w:rPr>
          <w:lang w:val="la-Latn"/>
        </w:rPr>
        <w:t xml:space="preserve"> et </w:t>
      </w:r>
      <w:r w:rsidRPr="007A06F5">
        <w:rPr>
          <w:iCs/>
          <w:lang w:val="la-Latn"/>
        </w:rPr>
        <w:t>salvator</w:t>
      </w:r>
      <w:r w:rsidRPr="007A06F5">
        <w:rPr>
          <w:lang w:val="la-Latn"/>
        </w:rPr>
        <w:t xml:space="preserve"> </w:t>
      </w:r>
      <w:r w:rsidRPr="007A06F5">
        <w:rPr>
          <w:iCs/>
          <w:lang w:val="la-Latn"/>
        </w:rPr>
        <w:t>noster</w:t>
      </w:r>
      <w:r w:rsidRPr="007A06F5">
        <w:rPr>
          <w:lang w:val="la-Latn"/>
        </w:rPr>
        <w:t xml:space="preserve"> </w:t>
      </w:r>
      <w:r w:rsidRPr="007A06F5">
        <w:rPr>
          <w:iCs/>
          <w:lang w:val="la-Latn"/>
        </w:rPr>
        <w:t>peracto</w:t>
      </w:r>
      <w:r w:rsidRPr="007A06F5">
        <w:rPr>
          <w:lang w:val="la-Latn"/>
        </w:rPr>
        <w:t xml:space="preserve"> </w:t>
      </w:r>
      <w:r w:rsidRPr="007A06F5">
        <w:rPr>
          <w:iCs/>
          <w:lang w:val="la-Latn"/>
        </w:rPr>
        <w:t>resurrectionis</w:t>
      </w:r>
      <w:r w:rsidRPr="007A06F5">
        <w:rPr>
          <w:lang w:val="la-Latn"/>
        </w:rPr>
        <w:t xml:space="preserve"> suae triumpho </w:t>
      </w:r>
      <w:r w:rsidRPr="007A06F5">
        <w:rPr>
          <w:iCs/>
          <w:lang w:val="la-Latn"/>
        </w:rPr>
        <w:t>paternam</w:t>
      </w:r>
      <w:r w:rsidR="00ED106A" w:rsidRPr="007A06F5">
        <w:rPr>
          <w:lang w:val="la-Latn"/>
        </w:rPr>
        <w:t xml:space="preserve"> </w:t>
      </w:r>
      <w:r w:rsidRPr="007A06F5">
        <w:rPr>
          <w:iCs/>
          <w:lang w:val="la-Latn"/>
        </w:rPr>
        <w:t>sedem</w:t>
      </w:r>
      <w:r w:rsidRPr="007A06F5">
        <w:rPr>
          <w:lang w:val="la-Latn"/>
        </w:rPr>
        <w:t xml:space="preserve"> </w:t>
      </w:r>
      <w:r w:rsidRPr="007A06F5">
        <w:rPr>
          <w:iCs/>
          <w:lang w:val="la-Latn"/>
        </w:rPr>
        <w:t>repetiit</w:t>
      </w:r>
      <w:r w:rsidR="0047682A" w:rsidRPr="007A06F5">
        <w:rPr>
          <w:lang w:val="la-Latn"/>
        </w:rPr>
        <w:t xml:space="preserve">, </w:t>
      </w:r>
      <w:r w:rsidRPr="007A06F5">
        <w:rPr>
          <w:lang w:val="la-Latn"/>
        </w:rPr>
        <w:t xml:space="preserve">a </w:t>
      </w:r>
      <w:r w:rsidRPr="007A06F5">
        <w:rPr>
          <w:iCs/>
          <w:lang w:val="la-Latn"/>
        </w:rPr>
        <w:t>qua</w:t>
      </w:r>
      <w:r w:rsidRPr="007A06F5">
        <w:rPr>
          <w:lang w:val="la-Latn"/>
        </w:rPr>
        <w:t xml:space="preserve"> </w:t>
      </w:r>
      <w:r w:rsidRPr="007A06F5">
        <w:rPr>
          <w:iCs/>
          <w:lang w:val="la-Latn"/>
        </w:rPr>
        <w:t>per</w:t>
      </w:r>
      <w:r w:rsidRPr="007A06F5">
        <w:rPr>
          <w:lang w:val="la-Latn"/>
        </w:rPr>
        <w:t xml:space="preserve"> </w:t>
      </w:r>
      <w:r w:rsidRPr="007A06F5">
        <w:rPr>
          <w:iCs/>
          <w:lang w:val="la-Latn"/>
        </w:rPr>
        <w:t>divinitatem</w:t>
      </w:r>
      <w:r w:rsidRPr="007A06F5">
        <w:rPr>
          <w:lang w:val="la-Latn"/>
        </w:rPr>
        <w:t xml:space="preserve"> </w:t>
      </w:r>
      <w:r w:rsidRPr="007A06F5">
        <w:rPr>
          <w:iCs/>
          <w:lang w:val="la-Latn"/>
        </w:rPr>
        <w:t>numquam</w:t>
      </w:r>
      <w:r w:rsidRPr="007A06F5">
        <w:rPr>
          <w:lang w:val="la-Latn"/>
        </w:rPr>
        <w:t xml:space="preserve"> </w:t>
      </w:r>
      <w:r w:rsidRPr="007A06F5">
        <w:rPr>
          <w:iCs/>
          <w:lang w:val="la-Latn"/>
        </w:rPr>
        <w:t>discessit</w:t>
      </w:r>
      <w:r w:rsidR="0069631A" w:rsidRPr="007A06F5">
        <w:rPr>
          <w:lang w:val="la-Latn"/>
        </w:rPr>
        <w:t xml:space="preserve">. </w:t>
      </w:r>
      <w:r w:rsidRPr="007A06F5">
        <w:rPr>
          <w:iCs/>
          <w:lang w:val="la-Latn"/>
        </w:rPr>
        <w:t>Inde</w:t>
      </w:r>
      <w:r w:rsidRPr="007A06F5">
        <w:rPr>
          <w:lang w:val="la-Latn"/>
        </w:rPr>
        <w:t xml:space="preserve"> </w:t>
      </w:r>
      <w:r w:rsidRPr="007A06F5">
        <w:rPr>
          <w:iCs/>
          <w:lang w:val="la-Latn"/>
        </w:rPr>
        <w:t>in</w:t>
      </w:r>
      <w:r w:rsidRPr="007A06F5">
        <w:rPr>
          <w:lang w:val="la-Latn"/>
        </w:rPr>
        <w:t xml:space="preserve"> </w:t>
      </w:r>
      <w:r w:rsidRPr="007A06F5">
        <w:rPr>
          <w:iCs/>
          <w:lang w:val="la-Latn"/>
        </w:rPr>
        <w:t>fine</w:t>
      </w:r>
      <w:r w:rsidR="0069631A" w:rsidRPr="007A06F5">
        <w:rPr>
          <w:lang w:val="la-Latn"/>
        </w:rPr>
        <w:t xml:space="preserve"> </w:t>
      </w:r>
      <w:r w:rsidRPr="007A06F5">
        <w:rPr>
          <w:iCs/>
          <w:lang w:val="la-Latn"/>
        </w:rPr>
        <w:t>saeculorum</w:t>
      </w:r>
      <w:r w:rsidRPr="007A06F5">
        <w:rPr>
          <w:lang w:val="la-Latn"/>
        </w:rPr>
        <w:t xml:space="preserve"> venturus </w:t>
      </w:r>
      <w:r w:rsidRPr="007A06F5">
        <w:rPr>
          <w:iCs/>
          <w:lang w:val="la-Latn"/>
        </w:rPr>
        <w:t>iudicabit</w:t>
      </w:r>
      <w:r w:rsidRPr="007A06F5">
        <w:rPr>
          <w:lang w:val="la-Latn"/>
        </w:rPr>
        <w:t xml:space="preserve"> </w:t>
      </w:r>
      <w:r w:rsidRPr="007A06F5">
        <w:rPr>
          <w:iCs/>
          <w:lang w:val="la-Latn"/>
        </w:rPr>
        <w:t>vivos</w:t>
      </w:r>
      <w:r w:rsidRPr="007A06F5">
        <w:rPr>
          <w:lang w:val="la-Latn"/>
        </w:rPr>
        <w:t xml:space="preserve"> </w:t>
      </w:r>
      <w:r w:rsidRPr="007A06F5">
        <w:rPr>
          <w:iCs/>
          <w:lang w:val="la-Latn"/>
        </w:rPr>
        <w:t>et</w:t>
      </w:r>
      <w:r w:rsidR="0069631A" w:rsidRPr="007A06F5">
        <w:rPr>
          <w:lang w:val="la-Latn"/>
        </w:rPr>
        <w:t xml:space="preserve"> </w:t>
      </w:r>
      <w:r w:rsidRPr="007A06F5">
        <w:rPr>
          <w:iCs/>
          <w:lang w:val="la-Latn"/>
        </w:rPr>
        <w:t>mortuos</w:t>
      </w:r>
      <w:r w:rsidRPr="007A06F5">
        <w:rPr>
          <w:lang w:val="la-Latn"/>
        </w:rPr>
        <w:t xml:space="preserve"> </w:t>
      </w:r>
      <w:r w:rsidRPr="007A06F5">
        <w:rPr>
          <w:iCs/>
          <w:lang w:val="la-Latn"/>
        </w:rPr>
        <w:t>reddet</w:t>
      </w:r>
      <w:r w:rsidRPr="007A06F5">
        <w:rPr>
          <w:lang w:val="la-Latn"/>
        </w:rPr>
        <w:t xml:space="preserve"> que singulis</w:t>
      </w:r>
      <w:r w:rsidR="0069631A" w:rsidRPr="007A06F5">
        <w:rPr>
          <w:lang w:val="la-Latn"/>
        </w:rPr>
        <w:t xml:space="preserve">, </w:t>
      </w:r>
      <w:r w:rsidRPr="007A06F5">
        <w:rPr>
          <w:iCs/>
          <w:lang w:val="la-Latn"/>
        </w:rPr>
        <w:t>prout</w:t>
      </w:r>
      <w:r w:rsidRPr="007A06F5">
        <w:rPr>
          <w:lang w:val="la-Latn"/>
        </w:rPr>
        <w:t xml:space="preserve"> </w:t>
      </w:r>
      <w:r w:rsidRPr="007A06F5">
        <w:rPr>
          <w:iCs/>
          <w:lang w:val="la-Latn"/>
        </w:rPr>
        <w:t>quisque</w:t>
      </w:r>
      <w:r w:rsidRPr="007A06F5">
        <w:rPr>
          <w:lang w:val="la-Latn"/>
        </w:rPr>
        <w:t xml:space="preserve"> </w:t>
      </w:r>
      <w:r w:rsidRPr="007A06F5">
        <w:rPr>
          <w:iCs/>
          <w:lang w:val="la-Latn"/>
        </w:rPr>
        <w:t>gessit</w:t>
      </w:r>
      <w:r w:rsidRPr="007A06F5">
        <w:rPr>
          <w:lang w:val="la-Latn"/>
        </w:rPr>
        <w:t xml:space="preserve"> </w:t>
      </w:r>
      <w:r w:rsidRPr="007A06F5">
        <w:rPr>
          <w:iCs/>
          <w:lang w:val="la-Latn"/>
        </w:rPr>
        <w:t>in</w:t>
      </w:r>
      <w:r w:rsidR="0069631A" w:rsidRPr="007A06F5">
        <w:rPr>
          <w:lang w:val="la-Latn"/>
        </w:rPr>
        <w:t xml:space="preserve"> </w:t>
      </w:r>
      <w:r w:rsidRPr="007A06F5">
        <w:rPr>
          <w:iCs/>
          <w:lang w:val="la-Latn"/>
        </w:rPr>
        <w:t>corpore</w:t>
      </w:r>
      <w:r w:rsidR="0069631A" w:rsidRPr="007A06F5">
        <w:rPr>
          <w:lang w:val="la-Latn"/>
        </w:rPr>
        <w:t xml:space="preserve">, </w:t>
      </w:r>
      <w:r w:rsidRPr="007A06F5">
        <w:rPr>
          <w:iCs/>
          <w:lang w:val="la-Latn"/>
        </w:rPr>
        <w:t>sive</w:t>
      </w:r>
      <w:r w:rsidRPr="007A06F5">
        <w:rPr>
          <w:lang w:val="la-Latn"/>
        </w:rPr>
        <w:t xml:space="preserve"> </w:t>
      </w:r>
      <w:r w:rsidRPr="007A06F5">
        <w:rPr>
          <w:iCs/>
          <w:lang w:val="la-Latn"/>
        </w:rPr>
        <w:t>bonum</w:t>
      </w:r>
      <w:r w:rsidRPr="007A06F5">
        <w:rPr>
          <w:lang w:val="la-Latn"/>
        </w:rPr>
        <w:t xml:space="preserve"> </w:t>
      </w:r>
      <w:r w:rsidRPr="007A06F5">
        <w:rPr>
          <w:iCs/>
          <w:lang w:val="la-Latn"/>
        </w:rPr>
        <w:t>sive</w:t>
      </w:r>
      <w:r w:rsidRPr="007A06F5">
        <w:rPr>
          <w:lang w:val="la-Latn"/>
        </w:rPr>
        <w:t xml:space="preserve"> </w:t>
      </w:r>
      <w:r w:rsidRPr="007A06F5">
        <w:rPr>
          <w:iCs/>
          <w:lang w:val="la-Latn"/>
        </w:rPr>
        <w:t>malum</w:t>
      </w:r>
      <w:r w:rsidR="0069631A" w:rsidRPr="007A06F5">
        <w:rPr>
          <w:lang w:val="la-Latn"/>
        </w:rPr>
        <w:t xml:space="preserve">. </w:t>
      </w:r>
      <w:r w:rsidRPr="007A06F5">
        <w:rPr>
          <w:iCs/>
          <w:lang w:val="la-Latn"/>
        </w:rPr>
        <w:lastRenderedPageBreak/>
        <w:t>Ecclesiam</w:t>
      </w:r>
      <w:r w:rsidRPr="007A06F5">
        <w:rPr>
          <w:lang w:val="la-Latn"/>
        </w:rPr>
        <w:t xml:space="preserve"> </w:t>
      </w:r>
      <w:r w:rsidRPr="007A06F5">
        <w:rPr>
          <w:iCs/>
          <w:lang w:val="la-Latn"/>
        </w:rPr>
        <w:t>sane</w:t>
      </w:r>
      <w:r w:rsidRPr="007A06F5">
        <w:rPr>
          <w:lang w:val="la-Latn"/>
        </w:rPr>
        <w:t xml:space="preserve"> </w:t>
      </w:r>
      <w:r w:rsidRPr="007A06F5">
        <w:rPr>
          <w:iCs/>
          <w:lang w:val="la-Latn"/>
        </w:rPr>
        <w:t>catholicam</w:t>
      </w:r>
      <w:r w:rsidRPr="007A06F5">
        <w:rPr>
          <w:lang w:val="la-Latn"/>
        </w:rPr>
        <w:t xml:space="preserve"> </w:t>
      </w:r>
      <w:r w:rsidRPr="007A06F5">
        <w:rPr>
          <w:iCs/>
          <w:lang w:val="la-Latn"/>
        </w:rPr>
        <w:t>precio</w:t>
      </w:r>
      <w:del w:id="189" w:author="Kalhous, David" w:date="2018-02-21T17:22:00Z">
        <w:r w:rsidR="0069631A" w:rsidRPr="007A06F5" w:rsidDel="00125468">
          <w:rPr>
            <w:lang w:val="la-Latn"/>
          </w:rPr>
          <w:delText xml:space="preserve"> </w:delText>
        </w:r>
        <w:r w:rsidRPr="007A06F5" w:rsidDel="00125468">
          <w:rPr>
            <w:iCs/>
            <w:lang w:val="la-Latn"/>
          </w:rPr>
          <w:delText>sui</w:delText>
        </w:r>
      </w:del>
      <w:ins w:id="190" w:author="Kalhous, David" w:date="2018-02-21T17:22:00Z">
        <w:r w:rsidR="00125468" w:rsidRPr="007A06F5">
          <w:rPr>
            <w:iCs/>
            <w:lang w:val="la-Latn"/>
          </w:rPr>
          <w:t>so</w:t>
        </w:r>
      </w:ins>
      <w:r w:rsidR="0069631A" w:rsidRPr="007A06F5">
        <w:rPr>
          <w:lang w:val="la-Latn"/>
        </w:rPr>
        <w:t xml:space="preserve"> </w:t>
      </w:r>
      <w:del w:id="191" w:author="Kalhous, David" w:date="2018-02-21T17:22:00Z">
        <w:r w:rsidRPr="007A06F5" w:rsidDel="00125468">
          <w:rPr>
            <w:iCs/>
            <w:lang w:val="la-Latn"/>
          </w:rPr>
          <w:delText>sanguinis</w:delText>
        </w:r>
        <w:r w:rsidR="0069631A" w:rsidRPr="007A06F5" w:rsidDel="00125468">
          <w:rPr>
            <w:lang w:val="la-Latn"/>
          </w:rPr>
          <w:delText xml:space="preserve"> </w:delText>
        </w:r>
      </w:del>
      <w:ins w:id="192" w:author="Kalhous, David" w:date="2018-02-21T17:22:00Z">
        <w:r w:rsidR="00125468" w:rsidRPr="007A06F5">
          <w:rPr>
            <w:iCs/>
            <w:lang w:val="la-Latn"/>
          </w:rPr>
          <w:t>sanguine</w:t>
        </w:r>
        <w:r w:rsidR="00125468" w:rsidRPr="007A06F5">
          <w:rPr>
            <w:lang w:val="la-Latn"/>
          </w:rPr>
          <w:t xml:space="preserve"> </w:t>
        </w:r>
      </w:ins>
      <w:r w:rsidRPr="007A06F5">
        <w:rPr>
          <w:lang w:val="la-Latn"/>
        </w:rPr>
        <w:t>redemptam</w:t>
      </w:r>
      <w:r w:rsidR="0069631A" w:rsidRPr="007A06F5">
        <w:rPr>
          <w:lang w:val="la-Latn"/>
        </w:rPr>
        <w:t xml:space="preserve">, </w:t>
      </w:r>
      <w:r w:rsidRPr="007A06F5">
        <w:rPr>
          <w:iCs/>
          <w:lang w:val="la-Latn"/>
        </w:rPr>
        <w:t>cum</w:t>
      </w:r>
      <w:r w:rsidRPr="007A06F5">
        <w:rPr>
          <w:lang w:val="la-Latn"/>
        </w:rPr>
        <w:t xml:space="preserve"> </w:t>
      </w:r>
      <w:r w:rsidRPr="007A06F5">
        <w:rPr>
          <w:iCs/>
          <w:lang w:val="la-Latn"/>
        </w:rPr>
        <w:t>eo</w:t>
      </w:r>
      <w:r w:rsidRPr="007A06F5">
        <w:rPr>
          <w:lang w:val="la-Latn"/>
        </w:rPr>
        <w:t xml:space="preserve"> </w:t>
      </w:r>
      <w:r w:rsidRPr="007A06F5">
        <w:rPr>
          <w:iCs/>
          <w:lang w:val="la-Latn"/>
        </w:rPr>
        <w:t>credimus</w:t>
      </w:r>
      <w:r w:rsidRPr="007A06F5">
        <w:rPr>
          <w:lang w:val="la-Latn"/>
        </w:rPr>
        <w:t xml:space="preserve"> </w:t>
      </w:r>
      <w:r w:rsidRPr="007A06F5">
        <w:rPr>
          <w:iCs/>
          <w:lang w:val="la-Latn"/>
        </w:rPr>
        <w:t>in</w:t>
      </w:r>
      <w:r w:rsidR="0069631A" w:rsidRPr="007A06F5">
        <w:rPr>
          <w:lang w:val="la-Latn"/>
        </w:rPr>
        <w:t xml:space="preserve"> </w:t>
      </w:r>
      <w:r w:rsidRPr="007A06F5">
        <w:rPr>
          <w:iCs/>
          <w:lang w:val="la-Latn"/>
        </w:rPr>
        <w:t>perpetuum</w:t>
      </w:r>
      <w:r w:rsidR="0069631A" w:rsidRPr="007A06F5">
        <w:rPr>
          <w:lang w:val="la-Latn"/>
        </w:rPr>
        <w:t xml:space="preserve"> </w:t>
      </w:r>
      <w:r w:rsidRPr="007A06F5">
        <w:rPr>
          <w:iCs/>
          <w:lang w:val="la-Latn"/>
        </w:rPr>
        <w:t>regnaturam</w:t>
      </w:r>
      <w:r w:rsidR="0069631A" w:rsidRPr="007A06F5">
        <w:rPr>
          <w:lang w:val="la-Latn"/>
        </w:rPr>
        <w:t xml:space="preserve">. </w:t>
      </w:r>
      <w:r w:rsidRPr="007A06F5">
        <w:rPr>
          <w:iCs/>
          <w:lang w:val="la-Latn"/>
        </w:rPr>
        <w:t>Credimus</w:t>
      </w:r>
      <w:r w:rsidRPr="007A06F5">
        <w:rPr>
          <w:lang w:val="la-Latn"/>
        </w:rPr>
        <w:t xml:space="preserve"> </w:t>
      </w:r>
      <w:r w:rsidRPr="007A06F5">
        <w:rPr>
          <w:iCs/>
          <w:lang w:val="la-Latn"/>
        </w:rPr>
        <w:t>et</w:t>
      </w:r>
      <w:r w:rsidRPr="007A06F5">
        <w:rPr>
          <w:lang w:val="la-Latn"/>
        </w:rPr>
        <w:t xml:space="preserve"> </w:t>
      </w:r>
      <w:r w:rsidRPr="007A06F5">
        <w:rPr>
          <w:iCs/>
          <w:lang w:val="la-Latn"/>
        </w:rPr>
        <w:t>confitemur</w:t>
      </w:r>
      <w:r w:rsidRPr="007A06F5">
        <w:rPr>
          <w:lang w:val="la-Latn"/>
        </w:rPr>
        <w:t xml:space="preserve"> </w:t>
      </w:r>
      <w:r w:rsidRPr="007A06F5">
        <w:rPr>
          <w:iCs/>
          <w:lang w:val="la-Latn"/>
        </w:rPr>
        <w:t>unum</w:t>
      </w:r>
      <w:r w:rsidRPr="007A06F5">
        <w:rPr>
          <w:lang w:val="la-Latn"/>
        </w:rPr>
        <w:t xml:space="preserve"> </w:t>
      </w:r>
      <w:r w:rsidRPr="007A06F5">
        <w:rPr>
          <w:iCs/>
          <w:lang w:val="la-Latn"/>
        </w:rPr>
        <w:t>baptisma</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remissionem</w:t>
      </w:r>
      <w:r w:rsidR="0069631A" w:rsidRPr="007A06F5">
        <w:rPr>
          <w:lang w:val="la-Latn"/>
        </w:rPr>
        <w:t xml:space="preserve"> </w:t>
      </w:r>
      <w:r w:rsidRPr="007A06F5">
        <w:rPr>
          <w:iCs/>
          <w:lang w:val="la-Latn"/>
        </w:rPr>
        <w:t>omnium</w:t>
      </w:r>
      <w:r w:rsidR="0069631A" w:rsidRPr="007A06F5">
        <w:rPr>
          <w:lang w:val="la-Latn"/>
        </w:rPr>
        <w:t xml:space="preserve"> </w:t>
      </w:r>
      <w:r w:rsidRPr="007A06F5">
        <w:rPr>
          <w:iCs/>
          <w:lang w:val="la-Latn"/>
        </w:rPr>
        <w:t>peccatorum</w:t>
      </w:r>
      <w:r w:rsidR="0069631A" w:rsidRPr="007A06F5">
        <w:rPr>
          <w:lang w:val="la-Latn"/>
        </w:rPr>
        <w:t xml:space="preserve">. </w:t>
      </w:r>
      <w:r w:rsidRPr="007A06F5">
        <w:rPr>
          <w:iCs/>
          <w:lang w:val="la-Latn"/>
        </w:rPr>
        <w:t>Hanc</w:t>
      </w:r>
      <w:r w:rsidRPr="007A06F5">
        <w:rPr>
          <w:lang w:val="la-Latn"/>
        </w:rPr>
        <w:t xml:space="preserve"> </w:t>
      </w:r>
      <w:r w:rsidRPr="007A06F5">
        <w:rPr>
          <w:iCs/>
          <w:lang w:val="la-Latn"/>
        </w:rPr>
        <w:t>ergo</w:t>
      </w:r>
      <w:r w:rsidRPr="007A06F5">
        <w:rPr>
          <w:lang w:val="la-Latn"/>
        </w:rPr>
        <w:t xml:space="preserve"> </w:t>
      </w:r>
      <w:r w:rsidRPr="007A06F5">
        <w:rPr>
          <w:iCs/>
          <w:lang w:val="la-Latn"/>
        </w:rPr>
        <w:t>fidem</w:t>
      </w:r>
      <w:r w:rsidRPr="007A06F5">
        <w:rPr>
          <w:lang w:val="la-Latn"/>
        </w:rPr>
        <w:t xml:space="preserve"> professionis</w:t>
      </w:r>
      <w:r w:rsidR="0069631A" w:rsidRPr="007A06F5">
        <w:rPr>
          <w:lang w:val="la-Latn"/>
        </w:rPr>
        <w:t xml:space="preserve"> </w:t>
      </w:r>
      <w:r w:rsidR="00174AED" w:rsidRPr="007A06F5">
        <w:rPr>
          <w:lang w:val="la-Latn"/>
        </w:rPr>
        <w:t xml:space="preserve">nostrae inviolatam nos </w:t>
      </w:r>
      <w:del w:id="193" w:author="Kalhous, David" w:date="2018-02-21T17:23:00Z">
        <w:r w:rsidR="00174AED" w:rsidRPr="007A06F5" w:rsidDel="00125468">
          <w:rPr>
            <w:lang w:val="la-Latn"/>
          </w:rPr>
          <w:delText>reti</w:delText>
        </w:r>
        <w:r w:rsidRPr="007A06F5" w:rsidDel="00125468">
          <w:rPr>
            <w:lang w:val="la-Latn"/>
          </w:rPr>
          <w:delText>nere</w:delText>
        </w:r>
        <w:r w:rsidR="0069631A" w:rsidRPr="007A06F5" w:rsidDel="00125468">
          <w:rPr>
            <w:lang w:val="la-Latn"/>
          </w:rPr>
          <w:delText xml:space="preserve"> </w:delText>
        </w:r>
      </w:del>
      <w:ins w:id="194" w:author="Kalhous, David" w:date="2018-02-21T17:23:00Z">
        <w:r w:rsidR="00125468" w:rsidRPr="007A06F5">
          <w:rPr>
            <w:lang w:val="la-Latn"/>
          </w:rPr>
          <w:t xml:space="preserve">continere </w:t>
        </w:r>
      </w:ins>
      <w:r w:rsidRPr="007A06F5">
        <w:rPr>
          <w:lang w:val="la-Latn"/>
        </w:rPr>
        <w:t xml:space="preserve">et ab ea numquam deviare </w:t>
      </w:r>
      <w:del w:id="195" w:author="Kalhous, David" w:date="2018-02-21T17:23:00Z">
        <w:r w:rsidRPr="007A06F5" w:rsidDel="00125468">
          <w:rPr>
            <w:lang w:val="la-Latn"/>
          </w:rPr>
          <w:delText>promittimus</w:delText>
        </w:r>
        <w:r w:rsidR="0069631A" w:rsidRPr="007A06F5" w:rsidDel="00125468">
          <w:rPr>
            <w:lang w:val="la-Latn"/>
          </w:rPr>
          <w:delText xml:space="preserve"> </w:delText>
        </w:r>
      </w:del>
      <w:ins w:id="196" w:author="Kalhous, David" w:date="2018-02-21T17:23:00Z">
        <w:r w:rsidR="00125468" w:rsidRPr="007A06F5">
          <w:rPr>
            <w:lang w:val="la-Latn"/>
          </w:rPr>
          <w:t xml:space="preserve">permittimus </w:t>
        </w:r>
      </w:ins>
      <w:r w:rsidRPr="007A06F5">
        <w:rPr>
          <w:lang w:val="la-Latn"/>
        </w:rPr>
        <w:t>hancque</w:t>
      </w:r>
      <w:r w:rsidR="0069631A" w:rsidRPr="007A06F5">
        <w:rPr>
          <w:lang w:val="la-Latn"/>
        </w:rPr>
        <w:t xml:space="preserve">, </w:t>
      </w:r>
      <w:r w:rsidRPr="007A06F5">
        <w:rPr>
          <w:lang w:val="la-Latn"/>
        </w:rPr>
        <w:t>qui salvus esse cupit</w:t>
      </w:r>
      <w:r w:rsidR="0069631A" w:rsidRPr="007A06F5">
        <w:rPr>
          <w:lang w:val="la-Latn"/>
        </w:rPr>
        <w:t xml:space="preserve">, </w:t>
      </w:r>
      <w:r w:rsidRPr="007A06F5">
        <w:rPr>
          <w:lang w:val="la-Latn"/>
        </w:rPr>
        <w:t>sine ulla ambiguitate retinere studeat</w:t>
      </w:r>
      <w:r w:rsidR="0069631A" w:rsidRPr="007A06F5">
        <w:rPr>
          <w:lang w:val="la-Latn"/>
        </w:rPr>
        <w:t xml:space="preserve">. </w:t>
      </w:r>
      <w:r w:rsidR="00125468" w:rsidRPr="007A06F5">
        <w:rPr>
          <w:b/>
          <w:lang w:val="la-Latn"/>
        </w:rPr>
        <w:t>H, f. 111r</w:t>
      </w:r>
      <w:r w:rsidR="00125468" w:rsidRPr="007A06F5">
        <w:rPr>
          <w:lang w:val="la-Latn"/>
        </w:rPr>
        <w:t>/</w:t>
      </w:r>
    </w:p>
    <w:p w14:paraId="47FB8514" w14:textId="446BC26F" w:rsidR="009376ED" w:rsidRPr="007A06F5" w:rsidRDefault="009376ED" w:rsidP="00724342">
      <w:pPr>
        <w:pStyle w:val="Normlnweb"/>
        <w:spacing w:before="0" w:beforeAutospacing="0" w:after="120" w:afterAutospacing="0"/>
        <w:rPr>
          <w:lang w:val="la-Latn"/>
        </w:rPr>
      </w:pPr>
      <w:commentRangeStart w:id="197"/>
      <w:r w:rsidRPr="007A06F5">
        <w:rPr>
          <w:lang w:val="la-Latn"/>
        </w:rPr>
        <w:t>II</w:t>
      </w:r>
      <w:r w:rsidR="0069631A" w:rsidRPr="007A06F5">
        <w:rPr>
          <w:lang w:val="la-Latn"/>
        </w:rPr>
        <w:t xml:space="preserve">. </w:t>
      </w:r>
      <w:r w:rsidR="00FB66FB" w:rsidRPr="007A06F5">
        <w:rPr>
          <w:caps/>
          <w:lang w:val="la-Latn"/>
        </w:rPr>
        <w:t>Sub qua causa consideratione</w:t>
      </w:r>
      <w:r w:rsidR="00FB66FB" w:rsidRPr="007A06F5">
        <w:rPr>
          <w:lang w:val="la-Latn"/>
        </w:rPr>
        <w:t xml:space="preserve"> erga poenitentem</w:t>
      </w:r>
      <w:r w:rsidR="0047682A" w:rsidRPr="007A06F5">
        <w:rPr>
          <w:lang w:val="la-Latn"/>
        </w:rPr>
        <w:t xml:space="preserve">. </w:t>
      </w:r>
      <w:commentRangeEnd w:id="197"/>
      <w:r w:rsidR="00635E82" w:rsidRPr="007A06F5">
        <w:rPr>
          <w:rStyle w:val="Odkaznakoment"/>
          <w:rFonts w:eastAsiaTheme="minorHAnsi"/>
          <w:lang w:val="la-Latn" w:eastAsia="en-US"/>
        </w:rPr>
        <w:commentReference w:id="197"/>
      </w:r>
    </w:p>
    <w:p w14:paraId="09E9F253" w14:textId="5F77B0E9" w:rsidR="009376ED" w:rsidRPr="007A06F5" w:rsidRDefault="009376ED" w:rsidP="00724342">
      <w:pPr>
        <w:pStyle w:val="Normlnweb"/>
        <w:spacing w:before="0" w:beforeAutospacing="0" w:after="120" w:afterAutospacing="0"/>
        <w:rPr>
          <w:lang w:val="la-Latn"/>
        </w:rPr>
      </w:pPr>
      <w:r w:rsidRPr="007A06F5">
        <w:rPr>
          <w:iCs/>
          <w:lang w:val="la-Latn"/>
        </w:rPr>
        <w:t>Pęnitentibus</w:t>
      </w:r>
      <w:r w:rsidRPr="007A06F5">
        <w:rPr>
          <w:lang w:val="la-Latn"/>
        </w:rPr>
        <w:t xml:space="preserve"> </w:t>
      </w:r>
      <w:r w:rsidRPr="007A06F5">
        <w:rPr>
          <w:iCs/>
          <w:lang w:val="la-Latn"/>
        </w:rPr>
        <w:t>secundum</w:t>
      </w:r>
      <w:r w:rsidRPr="007A06F5">
        <w:rPr>
          <w:lang w:val="la-Latn"/>
        </w:rPr>
        <w:t xml:space="preserve"> </w:t>
      </w:r>
      <w:r w:rsidRPr="007A06F5">
        <w:rPr>
          <w:iCs/>
          <w:lang w:val="la-Latn"/>
        </w:rPr>
        <w:t>differentiam</w:t>
      </w:r>
      <w:r w:rsidR="00ED106A" w:rsidRPr="007A06F5">
        <w:rPr>
          <w:lang w:val="la-Latn"/>
        </w:rPr>
        <w:t xml:space="preserve"> </w:t>
      </w:r>
      <w:r w:rsidRPr="007A06F5">
        <w:rPr>
          <w:iCs/>
          <w:lang w:val="la-Latn"/>
        </w:rPr>
        <w:t>peccatorum</w:t>
      </w:r>
      <w:r w:rsidRPr="007A06F5">
        <w:rPr>
          <w:lang w:val="la-Latn"/>
        </w:rPr>
        <w:t xml:space="preserve"> sacerdotis</w:t>
      </w:r>
      <w:r w:rsidR="00ED106A" w:rsidRPr="007A06F5">
        <w:rPr>
          <w:lang w:val="la-Latn"/>
        </w:rPr>
        <w:t xml:space="preserve"> </w:t>
      </w:r>
      <w:r w:rsidRPr="007A06F5">
        <w:rPr>
          <w:iCs/>
          <w:lang w:val="la-Latn"/>
        </w:rPr>
        <w:t>arbitrio</w:t>
      </w:r>
      <w:r w:rsidR="00174AED" w:rsidRPr="007A06F5">
        <w:rPr>
          <w:lang w:val="la-Latn"/>
        </w:rPr>
        <w:t xml:space="preserve"> poeniten</w:t>
      </w:r>
      <w:r w:rsidRPr="007A06F5">
        <w:rPr>
          <w:iCs/>
          <w:lang w:val="la-Latn"/>
        </w:rPr>
        <w:t>tiae</w:t>
      </w:r>
      <w:r w:rsidRPr="007A06F5">
        <w:rPr>
          <w:lang w:val="la-Latn"/>
        </w:rPr>
        <w:t xml:space="preserve"> </w:t>
      </w:r>
      <w:r w:rsidRPr="007A06F5">
        <w:rPr>
          <w:iCs/>
          <w:lang w:val="la-Latn"/>
        </w:rPr>
        <w:t>decernuntur</w:t>
      </w:r>
      <w:r w:rsidR="0047682A" w:rsidRPr="007A06F5">
        <w:rPr>
          <w:lang w:val="la-Latn"/>
        </w:rPr>
        <w:t xml:space="preserve">. </w:t>
      </w:r>
      <w:r w:rsidRPr="007A06F5">
        <w:rPr>
          <w:lang w:val="la-Latn"/>
        </w:rPr>
        <w:t>Debet itaque sacerdos in paenitentia danda</w:t>
      </w:r>
      <w:r w:rsidR="00ED106A" w:rsidRPr="007A06F5">
        <w:rPr>
          <w:lang w:val="la-Latn"/>
        </w:rPr>
        <w:t xml:space="preserve"> </w:t>
      </w:r>
      <w:r w:rsidRPr="007A06F5">
        <w:rPr>
          <w:lang w:val="la-Latn"/>
        </w:rPr>
        <w:t>singulorum</w:t>
      </w:r>
      <w:r w:rsidR="00ED106A" w:rsidRPr="007A06F5">
        <w:rPr>
          <w:lang w:val="la-Latn"/>
        </w:rPr>
        <w:t xml:space="preserve"> </w:t>
      </w:r>
      <w:r w:rsidR="00174AED" w:rsidRPr="007A06F5">
        <w:rPr>
          <w:lang w:val="la-Latn"/>
        </w:rPr>
        <w:t>cau</w:t>
      </w:r>
      <w:r w:rsidRPr="007A06F5">
        <w:rPr>
          <w:lang w:val="la-Latn"/>
        </w:rPr>
        <w:t>sass</w:t>
      </w:r>
      <w:r w:rsidR="00ED106A" w:rsidRPr="007A06F5">
        <w:rPr>
          <w:lang w:val="la-Latn"/>
        </w:rPr>
        <w:t xml:space="preserve"> </w:t>
      </w:r>
      <w:r w:rsidRPr="007A06F5">
        <w:rPr>
          <w:lang w:val="la-Latn"/>
        </w:rPr>
        <w:t>singillatim</w:t>
      </w:r>
      <w:r w:rsidR="00ED106A" w:rsidRPr="007A06F5">
        <w:rPr>
          <w:lang w:val="la-Latn"/>
        </w:rPr>
        <w:t xml:space="preserve"> </w:t>
      </w:r>
      <w:r w:rsidRPr="007A06F5">
        <w:rPr>
          <w:lang w:val="la-Latn"/>
        </w:rPr>
        <w:t>considerare</w:t>
      </w:r>
      <w:r w:rsidR="0069631A" w:rsidRPr="007A06F5">
        <w:rPr>
          <w:lang w:val="la-Latn"/>
        </w:rPr>
        <w:t xml:space="preserve">, </w:t>
      </w:r>
      <w:r w:rsidRPr="007A06F5">
        <w:rPr>
          <w:lang w:val="la-Latn"/>
        </w:rPr>
        <w:t>originem</w:t>
      </w:r>
      <w:r w:rsidR="00ED106A" w:rsidRPr="007A06F5">
        <w:rPr>
          <w:lang w:val="la-Latn"/>
        </w:rPr>
        <w:t xml:space="preserve"> </w:t>
      </w:r>
      <w:r w:rsidRPr="007A06F5">
        <w:rPr>
          <w:lang w:val="la-Latn"/>
        </w:rPr>
        <w:t>quoque modumque culparum et affectus</w:t>
      </w:r>
      <w:r w:rsidR="00ED106A" w:rsidRPr="007A06F5">
        <w:rPr>
          <w:lang w:val="la-Latn"/>
        </w:rPr>
        <w:t xml:space="preserve"> </w:t>
      </w:r>
      <w:r w:rsidRPr="007A06F5">
        <w:rPr>
          <w:lang w:val="la-Latn"/>
        </w:rPr>
        <w:t>gemitusque delinquentium</w:t>
      </w:r>
      <w:r w:rsidR="00ED106A" w:rsidRPr="007A06F5">
        <w:rPr>
          <w:lang w:val="la-Latn"/>
        </w:rPr>
        <w:t xml:space="preserve"> </w:t>
      </w:r>
      <w:r w:rsidRPr="007A06F5">
        <w:rPr>
          <w:lang w:val="la-Latn"/>
        </w:rPr>
        <w:t>ex</w:t>
      </w:r>
      <w:r w:rsidR="00BF6E77" w:rsidRPr="007A06F5">
        <w:rPr>
          <w:lang w:val="la-Latn"/>
        </w:rPr>
        <w:t>aminare manifesteque cognoscere</w:t>
      </w:r>
      <w:r w:rsidRPr="007A06F5">
        <w:rPr>
          <w:lang w:val="la-Latn"/>
        </w:rPr>
        <w:t>; temporum etiam et</w:t>
      </w:r>
      <w:r w:rsidR="00ED106A" w:rsidRPr="007A06F5">
        <w:rPr>
          <w:lang w:val="la-Latn"/>
        </w:rPr>
        <w:t xml:space="preserve"> </w:t>
      </w:r>
      <w:r w:rsidRPr="007A06F5">
        <w:rPr>
          <w:lang w:val="la-Latn"/>
        </w:rPr>
        <w:t>personarum</w:t>
      </w:r>
      <w:r w:rsidR="0069631A" w:rsidRPr="007A06F5">
        <w:rPr>
          <w:lang w:val="la-Latn"/>
        </w:rPr>
        <w:t xml:space="preserve">, </w:t>
      </w:r>
      <w:r w:rsidRPr="007A06F5">
        <w:rPr>
          <w:lang w:val="la-Latn"/>
        </w:rPr>
        <w:t>locorumque</w:t>
      </w:r>
      <w:r w:rsidR="00724342" w:rsidRPr="007A06F5">
        <w:rPr>
          <w:lang w:val="la-Latn"/>
        </w:rPr>
        <w:t xml:space="preserve"> </w:t>
      </w:r>
      <w:r w:rsidRPr="007A06F5">
        <w:rPr>
          <w:lang w:val="la-Latn"/>
        </w:rPr>
        <w:t>et aetatum qualitates</w:t>
      </w:r>
      <w:r w:rsidR="00ED106A" w:rsidRPr="007A06F5">
        <w:rPr>
          <w:lang w:val="la-Latn"/>
        </w:rPr>
        <w:t xml:space="preserve"> </w:t>
      </w:r>
      <w:r w:rsidRPr="007A06F5">
        <w:rPr>
          <w:lang w:val="la-Latn"/>
        </w:rPr>
        <w:t>inspicere</w:t>
      </w:r>
      <w:r w:rsidR="0047682A" w:rsidRPr="007A06F5">
        <w:rPr>
          <w:lang w:val="la-Latn"/>
        </w:rPr>
        <w:t xml:space="preserve">, </w:t>
      </w:r>
      <w:r w:rsidRPr="007A06F5">
        <w:rPr>
          <w:lang w:val="la-Latn"/>
        </w:rPr>
        <w:t>ut etiam pro</w:t>
      </w:r>
      <w:r w:rsidR="00ED106A" w:rsidRPr="007A06F5">
        <w:rPr>
          <w:lang w:val="la-Latn"/>
        </w:rPr>
        <w:t xml:space="preserve"> </w:t>
      </w:r>
      <w:r w:rsidRPr="007A06F5">
        <w:rPr>
          <w:lang w:val="la-Latn"/>
        </w:rPr>
        <w:t>consideratione</w:t>
      </w:r>
      <w:r w:rsidR="00ED106A" w:rsidRPr="007A06F5">
        <w:rPr>
          <w:lang w:val="la-Latn"/>
        </w:rPr>
        <w:t xml:space="preserve"> </w:t>
      </w:r>
      <w:r w:rsidRPr="007A06F5">
        <w:rPr>
          <w:lang w:val="la-Latn"/>
        </w:rPr>
        <w:t>locorum</w:t>
      </w:r>
      <w:r w:rsidR="0069631A" w:rsidRPr="007A06F5">
        <w:rPr>
          <w:lang w:val="la-Latn"/>
        </w:rPr>
        <w:t xml:space="preserve">, </w:t>
      </w:r>
      <w:r w:rsidRPr="007A06F5">
        <w:rPr>
          <w:lang w:val="la-Latn"/>
        </w:rPr>
        <w:t>aetatum</w:t>
      </w:r>
      <w:r w:rsidR="00ED106A" w:rsidRPr="007A06F5">
        <w:rPr>
          <w:lang w:val="la-Latn"/>
        </w:rPr>
        <w:t xml:space="preserve"> </w:t>
      </w:r>
      <w:r w:rsidRPr="007A06F5">
        <w:rPr>
          <w:lang w:val="la-Latn"/>
        </w:rPr>
        <w:t>vel</w:t>
      </w:r>
      <w:r w:rsidR="00ED106A" w:rsidRPr="007A06F5">
        <w:rPr>
          <w:lang w:val="la-Latn"/>
        </w:rPr>
        <w:t xml:space="preserve"> </w:t>
      </w:r>
      <w:r w:rsidRPr="007A06F5">
        <w:rPr>
          <w:lang w:val="la-Latn"/>
        </w:rPr>
        <w:t>temporum</w:t>
      </w:r>
      <w:r w:rsidR="00ED106A" w:rsidRPr="007A06F5">
        <w:rPr>
          <w:lang w:val="la-Latn"/>
        </w:rPr>
        <w:t xml:space="preserve"> </w:t>
      </w:r>
      <w:r w:rsidR="00174AED" w:rsidRPr="007A06F5">
        <w:rPr>
          <w:lang w:val="la-Latn"/>
        </w:rPr>
        <w:t>seu pro qualitate delicto</w:t>
      </w:r>
      <w:r w:rsidRPr="007A06F5">
        <w:rPr>
          <w:lang w:val="la-Latn"/>
        </w:rPr>
        <w:t>rum</w:t>
      </w:r>
      <w:r w:rsidR="00ED106A" w:rsidRPr="007A06F5">
        <w:rPr>
          <w:lang w:val="la-Latn"/>
        </w:rPr>
        <w:t xml:space="preserve"> </w:t>
      </w:r>
      <w:r w:rsidRPr="007A06F5">
        <w:rPr>
          <w:lang w:val="la-Latn"/>
        </w:rPr>
        <w:t>atque gemituum</w:t>
      </w:r>
      <w:r w:rsidR="00ED106A" w:rsidRPr="007A06F5">
        <w:rPr>
          <w:lang w:val="la-Latn"/>
        </w:rPr>
        <w:t xml:space="preserve"> </w:t>
      </w:r>
      <w:r w:rsidRPr="007A06F5">
        <w:rPr>
          <w:lang w:val="la-Latn"/>
        </w:rPr>
        <w:t>uniuscuiusque delinquentis</w:t>
      </w:r>
      <w:r w:rsidR="0047682A" w:rsidRPr="007A06F5">
        <w:rPr>
          <w:lang w:val="la-Latn"/>
        </w:rPr>
        <w:t xml:space="preserve">, </w:t>
      </w:r>
      <w:r w:rsidRPr="007A06F5">
        <w:rPr>
          <w:lang w:val="la-Latn"/>
        </w:rPr>
        <w:t>a sacris</w:t>
      </w:r>
      <w:r w:rsidR="00ED106A" w:rsidRPr="007A06F5">
        <w:rPr>
          <w:lang w:val="la-Latn"/>
        </w:rPr>
        <w:t xml:space="preserve"> </w:t>
      </w:r>
      <w:r w:rsidRPr="007A06F5">
        <w:rPr>
          <w:lang w:val="la-Latn"/>
        </w:rPr>
        <w:t>regulis</w:t>
      </w:r>
      <w:r w:rsidR="00ED106A" w:rsidRPr="007A06F5">
        <w:rPr>
          <w:lang w:val="la-Latn"/>
        </w:rPr>
        <w:t xml:space="preserve"> </w:t>
      </w:r>
      <w:r w:rsidRPr="007A06F5">
        <w:rPr>
          <w:lang w:val="la-Latn"/>
        </w:rPr>
        <w:t>oculos</w:t>
      </w:r>
      <w:r w:rsidR="00ED106A" w:rsidRPr="007A06F5">
        <w:rPr>
          <w:lang w:val="la-Latn"/>
        </w:rPr>
        <w:t xml:space="preserve"> </w:t>
      </w:r>
      <w:r w:rsidRPr="007A06F5">
        <w:rPr>
          <w:lang w:val="la-Latn"/>
        </w:rPr>
        <w:t>non reflectat</w:t>
      </w:r>
      <w:r w:rsidR="0069631A" w:rsidRPr="007A06F5">
        <w:rPr>
          <w:lang w:val="la-Latn"/>
        </w:rPr>
        <w:t xml:space="preserve">. </w:t>
      </w:r>
      <w:r w:rsidRPr="007A06F5">
        <w:rPr>
          <w:lang w:val="la-Latn"/>
        </w:rPr>
        <w:t>/</w:t>
      </w:r>
    </w:p>
    <w:p w14:paraId="67E53B78" w14:textId="0DCACAAA" w:rsidR="009376ED" w:rsidRPr="007A06F5" w:rsidRDefault="009376ED" w:rsidP="00724342">
      <w:pPr>
        <w:pStyle w:val="Normlnweb"/>
        <w:spacing w:before="0" w:beforeAutospacing="0" w:after="120" w:afterAutospacing="0"/>
        <w:rPr>
          <w:lang w:val="la-Latn"/>
        </w:rPr>
      </w:pPr>
      <w:commentRangeStart w:id="198"/>
      <w:r w:rsidRPr="007A06F5">
        <w:rPr>
          <w:lang w:val="la-Latn"/>
        </w:rPr>
        <w:t>III</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EO</w:t>
      </w:r>
      <w:r w:rsidR="0069631A" w:rsidRPr="007A06F5">
        <w:rPr>
          <w:lang w:val="la-Latn"/>
        </w:rPr>
        <w:t xml:space="preserve">, </w:t>
      </w:r>
      <w:r w:rsidRPr="007A06F5">
        <w:rPr>
          <w:lang w:val="la-Latn"/>
        </w:rPr>
        <w:t>QUI MEDITATIONE</w:t>
      </w:r>
      <w:r w:rsidR="0069631A" w:rsidRPr="007A06F5">
        <w:rPr>
          <w:lang w:val="la-Latn"/>
        </w:rPr>
        <w:t xml:space="preserve"> </w:t>
      </w:r>
      <w:r w:rsidRPr="007A06F5">
        <w:rPr>
          <w:lang w:val="la-Latn"/>
        </w:rPr>
        <w:t>ODII</w:t>
      </w:r>
      <w:r w:rsidR="0069631A" w:rsidRPr="007A06F5">
        <w:rPr>
          <w:lang w:val="la-Latn"/>
        </w:rPr>
        <w:t xml:space="preserve"> </w:t>
      </w:r>
      <w:r w:rsidRPr="007A06F5">
        <w:rPr>
          <w:strike/>
          <w:lang w:val="la-Latn"/>
        </w:rPr>
        <w:t>VEL PROPTER AVARITIAM</w:t>
      </w:r>
      <w:r w:rsidRPr="007A06F5">
        <w:rPr>
          <w:lang w:val="la-Latn"/>
        </w:rPr>
        <w:t xml:space="preserve"> PAGANUM</w:t>
      </w:r>
      <w:r w:rsidR="0069631A" w:rsidRPr="007A06F5">
        <w:rPr>
          <w:lang w:val="la-Latn"/>
        </w:rPr>
        <w:t xml:space="preserve"> </w:t>
      </w:r>
      <w:r w:rsidRPr="007A06F5">
        <w:rPr>
          <w:lang w:val="la-Latn"/>
        </w:rPr>
        <w:t>OCCID</w:t>
      </w:r>
      <w:r w:rsidRPr="007A06F5">
        <w:rPr>
          <w:strike/>
          <w:lang w:val="la-Latn"/>
        </w:rPr>
        <w:t>ER</w:t>
      </w:r>
      <w:r w:rsidRPr="007A06F5">
        <w:rPr>
          <w:lang w:val="la-Latn"/>
        </w:rPr>
        <w:t>IT</w:t>
      </w:r>
      <w:r w:rsidR="0069631A" w:rsidRPr="007A06F5">
        <w:rPr>
          <w:lang w:val="la-Latn"/>
        </w:rPr>
        <w:t xml:space="preserve">. </w:t>
      </w:r>
      <w:commentRangeEnd w:id="198"/>
      <w:r w:rsidR="00444CC8" w:rsidRPr="007A06F5">
        <w:rPr>
          <w:rStyle w:val="Odkaznakoment"/>
          <w:rFonts w:eastAsiaTheme="minorHAnsi"/>
          <w:lang w:val="la-Latn" w:eastAsia="en-US"/>
        </w:rPr>
        <w:commentReference w:id="198"/>
      </w:r>
    </w:p>
    <w:p w14:paraId="3980D39D" w14:textId="07CDC8B7" w:rsidR="009376ED" w:rsidRPr="007A06F5" w:rsidRDefault="009376ED" w:rsidP="00724342">
      <w:pPr>
        <w:pStyle w:val="Normlnweb"/>
        <w:spacing w:before="0" w:beforeAutospacing="0" w:after="120" w:afterAutospacing="0"/>
        <w:rPr>
          <w:lang w:val="la-Latn"/>
        </w:rPr>
      </w:pPr>
      <w:r w:rsidRPr="007A06F5">
        <w:rPr>
          <w:highlight w:val="yellow"/>
          <w:lang w:val="la-Latn"/>
        </w:rPr>
        <w:t xml:space="preserve">Qui </w:t>
      </w:r>
      <w:r w:rsidRPr="007A06F5">
        <w:rPr>
          <w:iCs/>
          <w:highlight w:val="yellow"/>
          <w:lang w:val="la-Latn"/>
        </w:rPr>
        <w:t>odii</w:t>
      </w:r>
      <w:r w:rsidRPr="007A06F5">
        <w:rPr>
          <w:highlight w:val="yellow"/>
          <w:lang w:val="la-Latn"/>
        </w:rPr>
        <w:t xml:space="preserve"> </w:t>
      </w:r>
      <w:r w:rsidRPr="007A06F5">
        <w:rPr>
          <w:iCs/>
          <w:highlight w:val="yellow"/>
          <w:lang w:val="la-Latn"/>
        </w:rPr>
        <w:t>meditatione</w:t>
      </w:r>
      <w:r w:rsidRPr="007A06F5">
        <w:rPr>
          <w:highlight w:val="yellow"/>
          <w:lang w:val="la-Latn"/>
        </w:rPr>
        <w:t xml:space="preserve"> </w:t>
      </w:r>
      <w:r w:rsidRPr="007A06F5">
        <w:rPr>
          <w:iCs/>
          <w:highlight w:val="yellow"/>
          <w:lang w:val="la-Latn"/>
        </w:rPr>
        <w:t>vel</w:t>
      </w:r>
      <w:r w:rsidRPr="007A06F5">
        <w:rPr>
          <w:highlight w:val="yellow"/>
          <w:lang w:val="la-Latn"/>
        </w:rPr>
        <w:t xml:space="preserve"> </w:t>
      </w:r>
      <w:r w:rsidRPr="007A06F5">
        <w:rPr>
          <w:iCs/>
          <w:highlight w:val="yellow"/>
          <w:lang w:val="la-Latn"/>
        </w:rPr>
        <w:t>propter</w:t>
      </w:r>
      <w:r w:rsidRPr="007A06F5">
        <w:rPr>
          <w:highlight w:val="yellow"/>
          <w:lang w:val="la-Latn"/>
        </w:rPr>
        <w:t xml:space="preserve"> </w:t>
      </w:r>
      <w:r w:rsidRPr="007A06F5">
        <w:rPr>
          <w:iCs/>
          <w:highlight w:val="yellow"/>
          <w:lang w:val="la-Latn"/>
        </w:rPr>
        <w:t>avaritiam</w:t>
      </w:r>
      <w:r w:rsidR="0069631A" w:rsidRPr="007A06F5">
        <w:rPr>
          <w:highlight w:val="yellow"/>
          <w:lang w:val="la-Latn"/>
        </w:rPr>
        <w:t xml:space="preserve"> </w:t>
      </w:r>
      <w:r w:rsidRPr="007A06F5">
        <w:rPr>
          <w:iCs/>
          <w:highlight w:val="yellow"/>
          <w:lang w:val="la-Latn"/>
        </w:rPr>
        <w:t>paganum</w:t>
      </w:r>
      <w:r w:rsidR="0069631A" w:rsidRPr="007A06F5">
        <w:rPr>
          <w:highlight w:val="yellow"/>
          <w:lang w:val="la-Latn"/>
        </w:rPr>
        <w:t xml:space="preserve"> </w:t>
      </w:r>
      <w:r w:rsidRPr="007A06F5">
        <w:rPr>
          <w:iCs/>
          <w:highlight w:val="yellow"/>
          <w:lang w:val="la-Latn"/>
        </w:rPr>
        <w:t>occiderit</w:t>
      </w:r>
      <w:r w:rsidR="0069631A" w:rsidRPr="007A06F5">
        <w:rPr>
          <w:highlight w:val="yellow"/>
          <w:lang w:val="la-Latn"/>
        </w:rPr>
        <w:t xml:space="preserve">, </w:t>
      </w:r>
      <w:r w:rsidRPr="007A06F5">
        <w:rPr>
          <w:iCs/>
          <w:highlight w:val="yellow"/>
          <w:lang w:val="la-Latn"/>
        </w:rPr>
        <w:t>quia</w:t>
      </w:r>
      <w:r w:rsidR="0069631A" w:rsidRPr="007A06F5">
        <w:rPr>
          <w:highlight w:val="yellow"/>
          <w:lang w:val="la-Latn"/>
        </w:rPr>
        <w:t xml:space="preserve"> </w:t>
      </w:r>
      <w:r w:rsidRPr="007A06F5">
        <w:rPr>
          <w:iCs/>
          <w:highlight w:val="yellow"/>
          <w:lang w:val="la-Latn"/>
        </w:rPr>
        <w:t>non</w:t>
      </w:r>
      <w:r w:rsidRPr="007A06F5">
        <w:rPr>
          <w:highlight w:val="yellow"/>
          <w:lang w:val="la-Latn"/>
        </w:rPr>
        <w:t xml:space="preserve"> </w:t>
      </w:r>
      <w:r w:rsidRPr="007A06F5">
        <w:rPr>
          <w:iCs/>
          <w:highlight w:val="yellow"/>
          <w:lang w:val="la-Latn"/>
        </w:rPr>
        <w:t>levi</w:t>
      </w:r>
      <w:r w:rsidR="00174AED" w:rsidRPr="007A06F5">
        <w:rPr>
          <w:highlight w:val="yellow"/>
          <w:lang w:val="la-Latn"/>
        </w:rPr>
        <w:t xml:space="preserve"> </w:t>
      </w:r>
      <w:r w:rsidRPr="007A06F5">
        <w:rPr>
          <w:iCs/>
          <w:highlight w:val="yellow"/>
          <w:lang w:val="la-Latn"/>
        </w:rPr>
        <w:t>vitio</w:t>
      </w:r>
      <w:r w:rsidR="0069631A" w:rsidRPr="007A06F5">
        <w:rPr>
          <w:highlight w:val="yellow"/>
          <w:lang w:val="la-Latn"/>
        </w:rPr>
        <w:t xml:space="preserve"> </w:t>
      </w:r>
      <w:r w:rsidRPr="007A06F5">
        <w:rPr>
          <w:iCs/>
          <w:highlight w:val="yellow"/>
          <w:lang w:val="la-Latn"/>
        </w:rPr>
        <w:t>committitur</w:t>
      </w:r>
      <w:r w:rsidR="0069631A" w:rsidRPr="007A06F5">
        <w:rPr>
          <w:highlight w:val="yellow"/>
          <w:lang w:val="la-Latn"/>
        </w:rPr>
        <w:t xml:space="preserve">, </w:t>
      </w:r>
      <w:r w:rsidRPr="007A06F5">
        <w:rPr>
          <w:iCs/>
          <w:highlight w:val="yellow"/>
          <w:lang w:val="la-Latn"/>
        </w:rPr>
        <w:t>ut</w:t>
      </w:r>
      <w:r w:rsidRPr="007A06F5">
        <w:rPr>
          <w:highlight w:val="yellow"/>
          <w:lang w:val="la-Latn"/>
        </w:rPr>
        <w:t xml:space="preserve"> </w:t>
      </w:r>
      <w:r w:rsidRPr="007A06F5">
        <w:rPr>
          <w:iCs/>
          <w:highlight w:val="yellow"/>
          <w:lang w:val="la-Latn"/>
        </w:rPr>
        <w:t>homicidam</w:t>
      </w:r>
      <w:r w:rsidR="0069631A" w:rsidRPr="007A06F5">
        <w:rPr>
          <w:highlight w:val="yellow"/>
          <w:lang w:val="la-Latn"/>
        </w:rPr>
        <w:t xml:space="preserve"> </w:t>
      </w:r>
      <w:r w:rsidRPr="007A06F5">
        <w:rPr>
          <w:iCs/>
          <w:highlight w:val="yellow"/>
          <w:lang w:val="la-Latn"/>
        </w:rPr>
        <w:t>convenit</w:t>
      </w:r>
      <w:r w:rsidRPr="007A06F5">
        <w:rPr>
          <w:highlight w:val="yellow"/>
          <w:lang w:val="la-Latn"/>
        </w:rPr>
        <w:t xml:space="preserve"> </w:t>
      </w:r>
      <w:r w:rsidRPr="007A06F5">
        <w:rPr>
          <w:iCs/>
          <w:highlight w:val="yellow"/>
          <w:lang w:val="la-Latn"/>
        </w:rPr>
        <w:t>pęnitere</w:t>
      </w:r>
      <w:r w:rsidRPr="007A06F5">
        <w:rPr>
          <w:lang w:val="la-Latn"/>
        </w:rPr>
        <w:t>;</w:t>
      </w:r>
      <w:ins w:id="199" w:author="Kalhous, David" w:date="2018-02-21T18:17:00Z">
        <w:r w:rsidR="00CD56E8" w:rsidRPr="007A06F5">
          <w:rPr>
            <w:lang w:val="la-Latn"/>
          </w:rPr>
          <w:t xml:space="preserve"> ut homicidiam convenit</w:t>
        </w:r>
      </w:ins>
      <w:r w:rsidR="00CD56E8" w:rsidRPr="007A06F5">
        <w:rPr>
          <w:lang w:val="la-Latn"/>
        </w:rPr>
        <w:t xml:space="preserve"> </w:t>
      </w:r>
      <w:r w:rsidR="00CD56E8" w:rsidRPr="007A06F5">
        <w:rPr>
          <w:b/>
          <w:lang w:val="la-Latn"/>
        </w:rPr>
        <w:t>H, f. 111v</w:t>
      </w:r>
      <w:r w:rsidR="00CD56E8" w:rsidRPr="007A06F5">
        <w:rPr>
          <w:lang w:val="la-Latn"/>
        </w:rPr>
        <w:t>/</w:t>
      </w:r>
      <w:r w:rsidRPr="007A06F5">
        <w:rPr>
          <w:lang w:val="la-Latn"/>
        </w:rPr>
        <w:t xml:space="preserve"> </w:t>
      </w:r>
      <w:r w:rsidRPr="007A06F5">
        <w:rPr>
          <w:iCs/>
          <w:lang w:val="la-Latn"/>
        </w:rPr>
        <w:t>quandoquidem</w:t>
      </w:r>
      <w:r w:rsidRPr="007A06F5">
        <w:rPr>
          <w:lang w:val="la-Latn"/>
        </w:rPr>
        <w:t xml:space="preserve"> </w:t>
      </w:r>
      <w:r w:rsidRPr="007A06F5">
        <w:rPr>
          <w:iCs/>
          <w:lang w:val="la-Latn"/>
        </w:rPr>
        <w:t>nec</w:t>
      </w:r>
      <w:r w:rsidRPr="007A06F5">
        <w:rPr>
          <w:lang w:val="la-Latn"/>
        </w:rPr>
        <w:t xml:space="preserve"> </w:t>
      </w:r>
      <w:r w:rsidRPr="007A06F5">
        <w:rPr>
          <w:iCs/>
          <w:lang w:val="la-Latn"/>
        </w:rPr>
        <w:t>exteris</w:t>
      </w:r>
      <w:r w:rsidRPr="007A06F5">
        <w:rPr>
          <w:lang w:val="la-Latn"/>
        </w:rPr>
        <w:t xml:space="preserve"> </w:t>
      </w:r>
      <w:r w:rsidRPr="007A06F5">
        <w:rPr>
          <w:iCs/>
          <w:lang w:val="la-Latn"/>
        </w:rPr>
        <w:t>gentibus</w:t>
      </w:r>
      <w:r w:rsidR="0069631A" w:rsidRPr="007A06F5">
        <w:rPr>
          <w:lang w:val="la-Latn"/>
        </w:rPr>
        <w:t xml:space="preserve">, </w:t>
      </w:r>
      <w:r w:rsidRPr="007A06F5">
        <w:rPr>
          <w:iCs/>
          <w:lang w:val="la-Latn"/>
        </w:rPr>
        <w:t>nisi</w:t>
      </w:r>
      <w:r w:rsidRPr="007A06F5">
        <w:rPr>
          <w:lang w:val="la-Latn"/>
        </w:rPr>
        <w:t xml:space="preserve"> </w:t>
      </w:r>
      <w:r w:rsidRPr="007A06F5">
        <w:rPr>
          <w:iCs/>
          <w:lang w:val="la-Latn"/>
        </w:rPr>
        <w:t>oblatam</w:t>
      </w:r>
      <w:r w:rsidRPr="007A06F5">
        <w:rPr>
          <w:lang w:val="la-Latn"/>
        </w:rPr>
        <w:t xml:space="preserve"> </w:t>
      </w:r>
      <w:r w:rsidRPr="007A06F5">
        <w:rPr>
          <w:iCs/>
          <w:lang w:val="la-Latn"/>
        </w:rPr>
        <w:t>pacem</w:t>
      </w:r>
      <w:r w:rsidRPr="007A06F5">
        <w:rPr>
          <w:lang w:val="la-Latn"/>
        </w:rPr>
        <w:t xml:space="preserve"> </w:t>
      </w:r>
      <w:r w:rsidRPr="007A06F5">
        <w:rPr>
          <w:iCs/>
          <w:lang w:val="la-Latn"/>
        </w:rPr>
        <w:t>respuerint</w:t>
      </w:r>
      <w:r w:rsidR="0069631A" w:rsidRPr="007A06F5">
        <w:rPr>
          <w:lang w:val="la-Latn"/>
        </w:rPr>
        <w:t xml:space="preserve">, </w:t>
      </w:r>
      <w:r w:rsidRPr="007A06F5">
        <w:rPr>
          <w:iCs/>
          <w:lang w:val="la-Latn"/>
        </w:rPr>
        <w:t>bellum</w:t>
      </w:r>
      <w:r w:rsidRPr="007A06F5">
        <w:rPr>
          <w:lang w:val="la-Latn"/>
        </w:rPr>
        <w:t xml:space="preserve"> est </w:t>
      </w:r>
      <w:r w:rsidRPr="007A06F5">
        <w:rPr>
          <w:iCs/>
          <w:lang w:val="la-Latn"/>
        </w:rPr>
        <w:t>populo</w:t>
      </w:r>
      <w:r w:rsidRPr="007A06F5">
        <w:rPr>
          <w:lang w:val="la-Latn"/>
        </w:rPr>
        <w:t xml:space="preserve"> </w:t>
      </w:r>
      <w:r w:rsidRPr="007A06F5">
        <w:rPr>
          <w:iCs/>
          <w:lang w:val="la-Latn"/>
        </w:rPr>
        <w:t>antiquo</w:t>
      </w:r>
      <w:r w:rsidR="0069631A" w:rsidRPr="007A06F5">
        <w:rPr>
          <w:lang w:val="la-Latn"/>
        </w:rPr>
        <w:t xml:space="preserve"> </w:t>
      </w:r>
      <w:r w:rsidRPr="007A06F5">
        <w:rPr>
          <w:iCs/>
          <w:lang w:val="la-Latn"/>
        </w:rPr>
        <w:t>pęnitus</w:t>
      </w:r>
      <w:r w:rsidRPr="007A06F5">
        <w:rPr>
          <w:lang w:val="la-Latn"/>
        </w:rPr>
        <w:t xml:space="preserve"> </w:t>
      </w:r>
      <w:r w:rsidRPr="007A06F5">
        <w:rPr>
          <w:iCs/>
          <w:lang w:val="la-Latn"/>
        </w:rPr>
        <w:t>inferre</w:t>
      </w:r>
      <w:r w:rsidRPr="007A06F5">
        <w:rPr>
          <w:lang w:val="la-Latn"/>
        </w:rPr>
        <w:t xml:space="preserve"> </w:t>
      </w:r>
      <w:r w:rsidRPr="007A06F5">
        <w:rPr>
          <w:iCs/>
          <w:lang w:val="la-Latn"/>
        </w:rPr>
        <w:t>praeceptum</w:t>
      </w:r>
      <w:r w:rsidR="0069631A" w:rsidRPr="007A06F5">
        <w:rPr>
          <w:lang w:val="la-Latn"/>
        </w:rPr>
        <w:t xml:space="preserve"> </w:t>
      </w:r>
      <w:r w:rsidRPr="007A06F5">
        <w:rPr>
          <w:lang w:val="la-Latn"/>
        </w:rPr>
        <w:t>est</w:t>
      </w:r>
      <w:r w:rsidR="0069631A" w:rsidRPr="007A06F5">
        <w:rPr>
          <w:lang w:val="la-Latn"/>
        </w:rPr>
        <w:t xml:space="preserve">. </w:t>
      </w:r>
    </w:p>
    <w:p w14:paraId="1E42FCF0" w14:textId="5D15781B" w:rsidR="009376ED" w:rsidRPr="007A06F5" w:rsidRDefault="009376ED" w:rsidP="00724342">
      <w:pPr>
        <w:pStyle w:val="Normlnweb"/>
        <w:spacing w:before="0" w:beforeAutospacing="0" w:after="120" w:afterAutospacing="0"/>
        <w:rPr>
          <w:lang w:val="la-Latn"/>
        </w:rPr>
      </w:pPr>
      <w:commentRangeStart w:id="200"/>
      <w:r w:rsidRPr="007A06F5">
        <w:rPr>
          <w:lang w:val="la-Latn"/>
        </w:rPr>
        <w:t>III</w:t>
      </w:r>
      <w:r w:rsidR="00BF6E77" w:rsidRPr="007A06F5">
        <w:rPr>
          <w:lang w:val="la-Latn"/>
        </w:rPr>
        <w:t>I</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EO</w:t>
      </w:r>
      <w:r w:rsidR="0069631A" w:rsidRPr="007A06F5">
        <w:rPr>
          <w:lang w:val="la-Latn"/>
        </w:rPr>
        <w:t xml:space="preserve">, </w:t>
      </w:r>
      <w:r w:rsidRPr="007A06F5">
        <w:rPr>
          <w:lang w:val="la-Latn"/>
        </w:rPr>
        <w:t>QUI INSANIENS ALIQUEM OCCIDERIT</w:t>
      </w:r>
      <w:r w:rsidR="0069631A" w:rsidRPr="007A06F5">
        <w:rPr>
          <w:lang w:val="la-Latn"/>
        </w:rPr>
        <w:t xml:space="preserve">. </w:t>
      </w:r>
      <w:commentRangeEnd w:id="200"/>
      <w:r w:rsidR="00444CC8" w:rsidRPr="007A06F5">
        <w:rPr>
          <w:rStyle w:val="Odkaznakoment"/>
          <w:rFonts w:eastAsiaTheme="minorHAnsi"/>
          <w:lang w:val="la-Latn" w:eastAsia="en-US"/>
        </w:rPr>
        <w:commentReference w:id="200"/>
      </w:r>
    </w:p>
    <w:p w14:paraId="58DC0A80" w14:textId="0B15961C" w:rsidR="009376ED" w:rsidRPr="007A06F5" w:rsidRDefault="009376ED" w:rsidP="00724342">
      <w:pPr>
        <w:pStyle w:val="Normlnweb"/>
        <w:spacing w:before="0" w:beforeAutospacing="0" w:after="120" w:afterAutospacing="0"/>
        <w:rPr>
          <w:lang w:val="la-Latn"/>
        </w:rPr>
      </w:pPr>
      <w:r w:rsidRPr="007A06F5">
        <w:rPr>
          <w:iCs/>
          <w:lang w:val="la-Latn"/>
        </w:rPr>
        <w:t>Si</w:t>
      </w:r>
      <w:r w:rsidRPr="007A06F5">
        <w:rPr>
          <w:lang w:val="la-Latn"/>
        </w:rPr>
        <w:t xml:space="preserve"> </w:t>
      </w:r>
      <w:r w:rsidRPr="007A06F5">
        <w:rPr>
          <w:iCs/>
          <w:lang w:val="la-Latn"/>
        </w:rPr>
        <w:t>quis</w:t>
      </w:r>
      <w:r w:rsidR="00ED106A" w:rsidRPr="007A06F5">
        <w:rPr>
          <w:lang w:val="la-Latn"/>
        </w:rPr>
        <w:t xml:space="preserve"> </w:t>
      </w:r>
      <w:r w:rsidRPr="007A06F5">
        <w:rPr>
          <w:iCs/>
          <w:lang w:val="la-Latn"/>
        </w:rPr>
        <w:t>insaniens</w:t>
      </w:r>
      <w:r w:rsidR="00ED106A" w:rsidRPr="007A06F5">
        <w:rPr>
          <w:lang w:val="la-Latn"/>
        </w:rPr>
        <w:t xml:space="preserve"> </w:t>
      </w:r>
      <w:r w:rsidRPr="007A06F5">
        <w:rPr>
          <w:lang w:val="la-Latn"/>
        </w:rPr>
        <w:t>aliquem</w:t>
      </w:r>
      <w:r w:rsidR="0069631A" w:rsidRPr="007A06F5">
        <w:rPr>
          <w:lang w:val="la-Latn"/>
        </w:rPr>
        <w:t xml:space="preserve"> </w:t>
      </w:r>
      <w:r w:rsidRPr="007A06F5">
        <w:rPr>
          <w:iCs/>
          <w:lang w:val="la-Latn"/>
        </w:rPr>
        <w:t>occiderit</w:t>
      </w:r>
      <w:r w:rsidR="0069631A" w:rsidRPr="007A06F5">
        <w:rPr>
          <w:lang w:val="la-Latn"/>
        </w:rPr>
        <w:t xml:space="preserve">, </w:t>
      </w:r>
      <w:r w:rsidRPr="007A06F5">
        <w:rPr>
          <w:iCs/>
          <w:lang w:val="la-Latn"/>
        </w:rPr>
        <w:t>si</w:t>
      </w:r>
      <w:r w:rsidR="0069631A" w:rsidRPr="007A06F5">
        <w:rPr>
          <w:lang w:val="la-Latn"/>
        </w:rPr>
        <w:t xml:space="preserve"> </w:t>
      </w:r>
      <w:r w:rsidRPr="007A06F5">
        <w:rPr>
          <w:lang w:val="la-Latn"/>
        </w:rPr>
        <w:t>ad sanam</w:t>
      </w:r>
      <w:r w:rsidR="0069631A" w:rsidRPr="007A06F5">
        <w:rPr>
          <w:lang w:val="la-Latn"/>
        </w:rPr>
        <w:t xml:space="preserve"> </w:t>
      </w:r>
      <w:r w:rsidRPr="007A06F5">
        <w:rPr>
          <w:lang w:val="la-Latn"/>
        </w:rPr>
        <w:t>mentem pervenerit</w:t>
      </w:r>
      <w:r w:rsidR="0069631A" w:rsidRPr="007A06F5">
        <w:rPr>
          <w:lang w:val="la-Latn"/>
        </w:rPr>
        <w:t xml:space="preserve">, </w:t>
      </w:r>
      <w:r w:rsidRPr="007A06F5">
        <w:rPr>
          <w:iCs/>
          <w:lang w:val="la-Latn"/>
        </w:rPr>
        <w:t>levior</w:t>
      </w:r>
      <w:r w:rsidRPr="007A06F5">
        <w:rPr>
          <w:lang w:val="la-Latn"/>
        </w:rPr>
        <w:t xml:space="preserve"> </w:t>
      </w:r>
      <w:r w:rsidRPr="007A06F5">
        <w:rPr>
          <w:iCs/>
          <w:lang w:val="la-Latn"/>
        </w:rPr>
        <w:t>ei</w:t>
      </w:r>
      <w:r w:rsidR="00ED106A" w:rsidRPr="007A06F5">
        <w:rPr>
          <w:lang w:val="la-Latn"/>
        </w:rPr>
        <w:t xml:space="preserve"> </w:t>
      </w:r>
      <w:r w:rsidRPr="007A06F5">
        <w:rPr>
          <w:iCs/>
          <w:lang w:val="la-Latn"/>
        </w:rPr>
        <w:t>paenitentia</w:t>
      </w:r>
      <w:r w:rsidR="00ED106A" w:rsidRPr="007A06F5">
        <w:rPr>
          <w:lang w:val="la-Latn"/>
        </w:rPr>
        <w:t xml:space="preserve"> </w:t>
      </w:r>
      <w:r w:rsidRPr="007A06F5">
        <w:rPr>
          <w:lang w:val="la-Latn"/>
        </w:rPr>
        <w:t>imponenda</w:t>
      </w:r>
      <w:r w:rsidR="00ED106A" w:rsidRPr="007A06F5">
        <w:rPr>
          <w:lang w:val="la-Latn"/>
        </w:rPr>
        <w:t xml:space="preserve"> </w:t>
      </w:r>
      <w:r w:rsidRPr="007A06F5">
        <w:rPr>
          <w:lang w:val="la-Latn"/>
        </w:rPr>
        <w:t xml:space="preserve">est </w:t>
      </w:r>
      <w:r w:rsidRPr="007A06F5">
        <w:rPr>
          <w:iCs/>
          <w:lang w:val="la-Latn"/>
        </w:rPr>
        <w:t>quam</w:t>
      </w:r>
      <w:r w:rsidRPr="007A06F5">
        <w:rPr>
          <w:lang w:val="la-Latn"/>
        </w:rPr>
        <w:t xml:space="preserve"> </w:t>
      </w:r>
      <w:r w:rsidRPr="007A06F5">
        <w:rPr>
          <w:iCs/>
          <w:lang w:val="la-Latn"/>
        </w:rPr>
        <w:t>ei</w:t>
      </w:r>
      <w:r w:rsidR="0047682A" w:rsidRPr="007A06F5">
        <w:rPr>
          <w:lang w:val="la-Latn"/>
        </w:rPr>
        <w:t xml:space="preserve">, </w:t>
      </w:r>
      <w:r w:rsidRPr="007A06F5">
        <w:rPr>
          <w:iCs/>
          <w:lang w:val="la-Latn"/>
        </w:rPr>
        <w:t>qui</w:t>
      </w:r>
      <w:r w:rsidRPr="007A06F5">
        <w:rPr>
          <w:lang w:val="la-Latn"/>
        </w:rPr>
        <w:t xml:space="preserve"> sana</w:t>
      </w:r>
      <w:r w:rsidR="00724342" w:rsidRPr="007A06F5">
        <w:rPr>
          <w:lang w:val="la-Latn"/>
        </w:rPr>
        <w:t xml:space="preserve"> </w:t>
      </w:r>
      <w:r w:rsidRPr="007A06F5">
        <w:rPr>
          <w:lang w:val="la-Latn"/>
        </w:rPr>
        <w:t>mente</w:t>
      </w:r>
      <w:r w:rsidR="00ED106A" w:rsidRPr="007A06F5">
        <w:rPr>
          <w:lang w:val="la-Latn"/>
        </w:rPr>
        <w:t xml:space="preserve"> </w:t>
      </w:r>
      <w:r w:rsidRPr="007A06F5">
        <w:rPr>
          <w:iCs/>
          <w:lang w:val="la-Latn"/>
        </w:rPr>
        <w:t>tale</w:t>
      </w:r>
      <w:r w:rsidRPr="007A06F5">
        <w:rPr>
          <w:lang w:val="la-Latn"/>
        </w:rPr>
        <w:t xml:space="preserve"> </w:t>
      </w:r>
      <w:r w:rsidRPr="007A06F5">
        <w:rPr>
          <w:iCs/>
          <w:lang w:val="la-Latn"/>
        </w:rPr>
        <w:t>quid</w:t>
      </w:r>
      <w:r w:rsidR="00ED106A" w:rsidRPr="007A06F5">
        <w:rPr>
          <w:lang w:val="la-Latn"/>
        </w:rPr>
        <w:t xml:space="preserve"> </w:t>
      </w:r>
      <w:r w:rsidRPr="007A06F5">
        <w:rPr>
          <w:iCs/>
          <w:lang w:val="la-Latn"/>
        </w:rPr>
        <w:t>commiserit</w:t>
      </w:r>
      <w:r w:rsidR="0047682A" w:rsidRPr="007A06F5">
        <w:rPr>
          <w:lang w:val="la-Latn"/>
        </w:rPr>
        <w:t xml:space="preserve">. </w:t>
      </w:r>
      <w:r w:rsidRPr="007A06F5">
        <w:rPr>
          <w:lang w:val="la-Latn"/>
        </w:rPr>
        <w:t xml:space="preserve">Cui quamvis </w:t>
      </w:r>
      <w:r w:rsidRPr="007A06F5">
        <w:rPr>
          <w:iCs/>
          <w:lang w:val="la-Latn"/>
        </w:rPr>
        <w:t>paenitentia</w:t>
      </w:r>
      <w:r w:rsidR="00724342" w:rsidRPr="007A06F5">
        <w:rPr>
          <w:lang w:val="la-Latn"/>
        </w:rPr>
        <w:t xml:space="preserve"> </w:t>
      </w:r>
      <w:r w:rsidRPr="007A06F5">
        <w:rPr>
          <w:iCs/>
          <w:lang w:val="la-Latn"/>
        </w:rPr>
        <w:t>sit</w:t>
      </w:r>
      <w:r w:rsidR="00ED106A" w:rsidRPr="007A06F5">
        <w:rPr>
          <w:lang w:val="la-Latn"/>
        </w:rPr>
        <w:t xml:space="preserve"> </w:t>
      </w:r>
      <w:r w:rsidRPr="007A06F5">
        <w:rPr>
          <w:lang w:val="la-Latn"/>
        </w:rPr>
        <w:t>imponenda</w:t>
      </w:r>
      <w:r w:rsidR="0047682A" w:rsidRPr="007A06F5">
        <w:rPr>
          <w:lang w:val="la-Latn"/>
        </w:rPr>
        <w:t xml:space="preserve">, </w:t>
      </w:r>
      <w:r w:rsidRPr="007A06F5">
        <w:rPr>
          <w:iCs/>
          <w:lang w:val="la-Latn"/>
        </w:rPr>
        <w:t>quia</w:t>
      </w:r>
      <w:r w:rsidRPr="007A06F5">
        <w:rPr>
          <w:lang w:val="la-Latn"/>
        </w:rPr>
        <w:t xml:space="preserve"> </w:t>
      </w:r>
      <w:r w:rsidRPr="007A06F5">
        <w:rPr>
          <w:iCs/>
          <w:lang w:val="la-Latn"/>
        </w:rPr>
        <w:t>ipsa</w:t>
      </w:r>
      <w:r w:rsidR="00ED106A" w:rsidRPr="007A06F5">
        <w:rPr>
          <w:lang w:val="la-Latn"/>
        </w:rPr>
        <w:t xml:space="preserve"> </w:t>
      </w:r>
      <w:r w:rsidRPr="007A06F5">
        <w:rPr>
          <w:iCs/>
          <w:lang w:val="la-Latn"/>
        </w:rPr>
        <w:t>infirmitas</w:t>
      </w:r>
      <w:r w:rsidRPr="007A06F5">
        <w:rPr>
          <w:lang w:val="la-Latn"/>
        </w:rPr>
        <w:t xml:space="preserve"> </w:t>
      </w:r>
      <w:r w:rsidRPr="007A06F5">
        <w:rPr>
          <w:iCs/>
          <w:lang w:val="la-Latn"/>
        </w:rPr>
        <w:t>causa</w:t>
      </w:r>
      <w:r w:rsidRPr="007A06F5">
        <w:rPr>
          <w:lang w:val="la-Latn"/>
        </w:rPr>
        <w:t xml:space="preserve"> </w:t>
      </w:r>
      <w:r w:rsidRPr="007A06F5">
        <w:rPr>
          <w:iCs/>
          <w:lang w:val="la-Latn"/>
        </w:rPr>
        <w:t>peccati</w:t>
      </w:r>
      <w:r w:rsidR="0069631A" w:rsidRPr="007A06F5">
        <w:rPr>
          <w:lang w:val="la-Latn"/>
        </w:rPr>
        <w:t xml:space="preserve">, </w:t>
      </w:r>
      <w:r w:rsidRPr="007A06F5">
        <w:rPr>
          <w:iCs/>
          <w:lang w:val="la-Latn"/>
        </w:rPr>
        <w:t>licet</w:t>
      </w:r>
      <w:r w:rsidR="00ED106A" w:rsidRPr="007A06F5">
        <w:rPr>
          <w:lang w:val="la-Latn"/>
        </w:rPr>
        <w:t xml:space="preserve"> </w:t>
      </w:r>
      <w:r w:rsidRPr="007A06F5">
        <w:rPr>
          <w:lang w:val="la-Latn"/>
        </w:rPr>
        <w:t>fortassis</w:t>
      </w:r>
      <w:r w:rsidR="00ED106A" w:rsidRPr="007A06F5">
        <w:rPr>
          <w:lang w:val="la-Latn"/>
        </w:rPr>
        <w:t xml:space="preserve"> </w:t>
      </w:r>
      <w:r w:rsidRPr="007A06F5">
        <w:rPr>
          <w:lang w:val="la-Latn"/>
        </w:rPr>
        <w:t>occulta</w:t>
      </w:r>
      <w:r w:rsidR="0047682A" w:rsidRPr="007A06F5">
        <w:rPr>
          <w:lang w:val="la-Latn"/>
        </w:rPr>
        <w:t xml:space="preserve">, </w:t>
      </w:r>
      <w:r w:rsidRPr="007A06F5">
        <w:rPr>
          <w:lang w:val="la-Latn"/>
        </w:rPr>
        <w:t>contigisse</w:t>
      </w:r>
      <w:r w:rsidR="00ED106A" w:rsidRPr="007A06F5">
        <w:rPr>
          <w:lang w:val="la-Latn"/>
        </w:rPr>
        <w:t xml:space="preserve"> </w:t>
      </w:r>
      <w:r w:rsidRPr="007A06F5">
        <w:rPr>
          <w:iCs/>
          <w:lang w:val="la-Latn"/>
        </w:rPr>
        <w:t>creditur</w:t>
      </w:r>
      <w:r w:rsidRPr="007A06F5">
        <w:rPr>
          <w:lang w:val="la-Latn"/>
        </w:rPr>
        <w:t xml:space="preserve">; </w:t>
      </w:r>
      <w:r w:rsidRPr="007A06F5">
        <w:rPr>
          <w:iCs/>
          <w:lang w:val="la-Latn"/>
        </w:rPr>
        <w:t>tantum</w:t>
      </w:r>
      <w:r w:rsidR="00ED106A" w:rsidRPr="007A06F5">
        <w:rPr>
          <w:lang w:val="la-Latn"/>
        </w:rPr>
        <w:t xml:space="preserve"> </w:t>
      </w:r>
      <w:r w:rsidRPr="007A06F5">
        <w:rPr>
          <w:iCs/>
          <w:lang w:val="la-Latn"/>
        </w:rPr>
        <w:t>tamen</w:t>
      </w:r>
      <w:r w:rsidR="00ED106A" w:rsidRPr="007A06F5">
        <w:rPr>
          <w:lang w:val="la-Latn"/>
        </w:rPr>
        <w:t xml:space="preserve"> </w:t>
      </w:r>
      <w:r w:rsidR="00174AED" w:rsidRPr="007A06F5">
        <w:rPr>
          <w:lang w:val="la-Latn"/>
        </w:rPr>
        <w:t>le</w:t>
      </w:r>
      <w:r w:rsidRPr="007A06F5">
        <w:rPr>
          <w:lang w:val="la-Latn"/>
        </w:rPr>
        <w:t>nior</w:t>
      </w:r>
      <w:r w:rsidR="00ED106A" w:rsidRPr="007A06F5">
        <w:rPr>
          <w:lang w:val="la-Latn"/>
        </w:rPr>
        <w:t xml:space="preserve"> </w:t>
      </w:r>
      <w:r w:rsidRPr="007A06F5">
        <w:rPr>
          <w:iCs/>
          <w:lang w:val="la-Latn"/>
        </w:rPr>
        <w:t>quam</w:t>
      </w:r>
      <w:r w:rsidR="00ED106A" w:rsidRPr="007A06F5">
        <w:rPr>
          <w:lang w:val="la-Latn"/>
        </w:rPr>
        <w:t xml:space="preserve"> </w:t>
      </w:r>
      <w:r w:rsidRPr="007A06F5">
        <w:rPr>
          <w:iCs/>
          <w:lang w:val="la-Latn"/>
        </w:rPr>
        <w:t>ei</w:t>
      </w:r>
      <w:r w:rsidR="0047682A" w:rsidRPr="007A06F5">
        <w:rPr>
          <w:lang w:val="la-Latn"/>
        </w:rPr>
        <w:t xml:space="preserve">, </w:t>
      </w:r>
      <w:r w:rsidRPr="007A06F5">
        <w:rPr>
          <w:iCs/>
          <w:lang w:val="la-Latn"/>
        </w:rPr>
        <w:t>qui</w:t>
      </w:r>
      <w:r w:rsidRPr="007A06F5">
        <w:rPr>
          <w:lang w:val="la-Latn"/>
        </w:rPr>
        <w:t xml:space="preserve"> </w:t>
      </w:r>
      <w:r w:rsidRPr="007A06F5">
        <w:rPr>
          <w:iCs/>
          <w:lang w:val="la-Latn"/>
        </w:rPr>
        <w:t>sanus</w:t>
      </w:r>
      <w:r w:rsidR="00ED106A" w:rsidRPr="007A06F5">
        <w:rPr>
          <w:lang w:val="la-Latn"/>
        </w:rPr>
        <w:t xml:space="preserve"> </w:t>
      </w:r>
      <w:r w:rsidRPr="007A06F5">
        <w:rPr>
          <w:lang w:val="la-Latn"/>
        </w:rPr>
        <w:t>aliquem occiderit</w:t>
      </w:r>
      <w:r w:rsidR="0047682A" w:rsidRPr="007A06F5">
        <w:rPr>
          <w:lang w:val="la-Latn"/>
        </w:rPr>
        <w:t xml:space="preserve">, </w:t>
      </w:r>
      <w:r w:rsidRPr="007A06F5">
        <w:rPr>
          <w:iCs/>
          <w:lang w:val="la-Latn"/>
        </w:rPr>
        <w:t>quantum</w:t>
      </w:r>
      <w:r w:rsidR="00ED106A" w:rsidRPr="007A06F5">
        <w:rPr>
          <w:lang w:val="la-Latn"/>
        </w:rPr>
        <w:t xml:space="preserve"> </w:t>
      </w:r>
      <w:r w:rsidRPr="007A06F5">
        <w:rPr>
          <w:iCs/>
          <w:lang w:val="la-Latn"/>
        </w:rPr>
        <w:t>inter</w:t>
      </w:r>
      <w:r w:rsidRPr="007A06F5">
        <w:rPr>
          <w:lang w:val="la-Latn"/>
        </w:rPr>
        <w:t xml:space="preserve"> </w:t>
      </w:r>
      <w:r w:rsidRPr="007A06F5">
        <w:rPr>
          <w:iCs/>
          <w:lang w:val="la-Latn"/>
        </w:rPr>
        <w:t>insanum</w:t>
      </w:r>
      <w:r w:rsidR="00724342" w:rsidRPr="007A06F5">
        <w:rPr>
          <w:lang w:val="la-Latn"/>
        </w:rPr>
        <w:t xml:space="preserve"> </w:t>
      </w:r>
      <w:r w:rsidRPr="007A06F5">
        <w:rPr>
          <w:iCs/>
          <w:lang w:val="la-Latn"/>
        </w:rPr>
        <w:t>et</w:t>
      </w:r>
      <w:r w:rsidR="00174AED" w:rsidRPr="007A06F5">
        <w:rPr>
          <w:lang w:val="la-Latn"/>
        </w:rPr>
        <w:t xml:space="preserve"> sa</w:t>
      </w:r>
      <w:r w:rsidRPr="007A06F5">
        <w:rPr>
          <w:iCs/>
          <w:lang w:val="la-Latn"/>
        </w:rPr>
        <w:t>num</w:t>
      </w:r>
      <w:r w:rsidR="0047682A" w:rsidRPr="007A06F5">
        <w:rPr>
          <w:lang w:val="la-Latn"/>
        </w:rPr>
        <w:t xml:space="preserve">, </w:t>
      </w:r>
      <w:r w:rsidRPr="007A06F5">
        <w:rPr>
          <w:iCs/>
          <w:lang w:val="la-Latn"/>
        </w:rPr>
        <w:t>inrationabile</w:t>
      </w:r>
      <w:r w:rsidR="00ED106A" w:rsidRPr="007A06F5">
        <w:rPr>
          <w:lang w:val="la-Latn"/>
        </w:rPr>
        <w:t xml:space="preserve"> </w:t>
      </w:r>
      <w:r w:rsidRPr="007A06F5">
        <w:rPr>
          <w:iCs/>
          <w:lang w:val="la-Latn"/>
        </w:rPr>
        <w:t>et</w:t>
      </w:r>
      <w:r w:rsidRPr="007A06F5">
        <w:rPr>
          <w:lang w:val="la-Latn"/>
        </w:rPr>
        <w:t xml:space="preserve"> ab </w:t>
      </w:r>
      <w:r w:rsidRPr="007A06F5">
        <w:rPr>
          <w:iCs/>
          <w:lang w:val="la-Latn"/>
        </w:rPr>
        <w:t>rationabile</w:t>
      </w:r>
      <w:r w:rsidR="0069631A" w:rsidRPr="007A06F5">
        <w:rPr>
          <w:lang w:val="la-Latn"/>
        </w:rPr>
        <w:t xml:space="preserve"> </w:t>
      </w:r>
      <w:r w:rsidRPr="007A06F5">
        <w:rPr>
          <w:iCs/>
          <w:lang w:val="la-Latn"/>
        </w:rPr>
        <w:t>constat</w:t>
      </w:r>
      <w:r w:rsidRPr="007A06F5">
        <w:rPr>
          <w:lang w:val="la-Latn"/>
        </w:rPr>
        <w:t xml:space="preserve"> </w:t>
      </w:r>
      <w:r w:rsidRPr="007A06F5">
        <w:rPr>
          <w:iCs/>
          <w:lang w:val="la-Latn"/>
        </w:rPr>
        <w:t>esse</w:t>
      </w:r>
      <w:r w:rsidRPr="007A06F5">
        <w:rPr>
          <w:lang w:val="la-Latn"/>
        </w:rPr>
        <w:t xml:space="preserve"> </w:t>
      </w:r>
      <w:r w:rsidRPr="007A06F5">
        <w:rPr>
          <w:iCs/>
          <w:lang w:val="la-Latn"/>
        </w:rPr>
        <w:t>discriminis</w:t>
      </w:r>
      <w:r w:rsidR="0069631A" w:rsidRPr="007A06F5">
        <w:rPr>
          <w:lang w:val="la-Latn"/>
        </w:rPr>
        <w:t xml:space="preserve">. </w:t>
      </w:r>
    </w:p>
    <w:p w14:paraId="0430B5DD" w14:textId="6D6330D0" w:rsidR="009376ED" w:rsidRPr="007A06F5" w:rsidRDefault="009376ED" w:rsidP="00724342">
      <w:pPr>
        <w:pStyle w:val="Normlnweb"/>
        <w:spacing w:before="0" w:beforeAutospacing="0" w:after="120" w:afterAutospacing="0"/>
        <w:rPr>
          <w:lang w:val="la-Latn"/>
        </w:rPr>
      </w:pPr>
      <w:commentRangeStart w:id="201"/>
      <w:r w:rsidRPr="007A06F5">
        <w:rPr>
          <w:lang w:val="la-Latn"/>
        </w:rPr>
        <w:t>V</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EO</w:t>
      </w:r>
      <w:r w:rsidR="0069631A" w:rsidRPr="007A06F5">
        <w:rPr>
          <w:lang w:val="la-Latn"/>
        </w:rPr>
        <w:t xml:space="preserve">, </w:t>
      </w:r>
      <w:r w:rsidR="00BF6E77" w:rsidRPr="007A06F5">
        <w:rPr>
          <w:lang w:val="la-Latn"/>
        </w:rPr>
        <w:t>QUI ARBOREM INCIDIT ET</w:t>
      </w:r>
      <w:r w:rsidR="0069631A" w:rsidRPr="007A06F5">
        <w:rPr>
          <w:lang w:val="la-Latn"/>
        </w:rPr>
        <w:t xml:space="preserve">, </w:t>
      </w:r>
      <w:r w:rsidRPr="007A06F5">
        <w:rPr>
          <w:lang w:val="la-Latn"/>
        </w:rPr>
        <w:t>DUM OPERI NECESSARIO INSISTIT</w:t>
      </w:r>
      <w:r w:rsidR="0069631A" w:rsidRPr="007A06F5">
        <w:rPr>
          <w:lang w:val="la-Latn"/>
        </w:rPr>
        <w:t xml:space="preserve">, </w:t>
      </w:r>
      <w:r w:rsidRPr="007A06F5">
        <w:rPr>
          <w:lang w:val="la-Latn"/>
        </w:rPr>
        <w:t>ALIQUIS SUBTUS</w:t>
      </w:r>
      <w:r w:rsidR="0069631A" w:rsidRPr="007A06F5">
        <w:rPr>
          <w:lang w:val="la-Latn"/>
        </w:rPr>
        <w:t xml:space="preserve"> </w:t>
      </w:r>
      <w:r w:rsidRPr="007A06F5">
        <w:rPr>
          <w:lang w:val="la-Latn"/>
        </w:rPr>
        <w:t>IPSAM ARBOREM DEVENIENS</w:t>
      </w:r>
      <w:r w:rsidR="0069631A" w:rsidRPr="007A06F5">
        <w:rPr>
          <w:lang w:val="la-Latn"/>
        </w:rPr>
        <w:t xml:space="preserve"> </w:t>
      </w:r>
      <w:r w:rsidR="00174AED" w:rsidRPr="007A06F5">
        <w:rPr>
          <w:lang w:val="la-Latn"/>
        </w:rPr>
        <w:t>SUP</w:t>
      </w:r>
      <w:r w:rsidRPr="007A06F5">
        <w:rPr>
          <w:lang w:val="la-Latn"/>
        </w:rPr>
        <w:t>PRIMITUR</w:t>
      </w:r>
      <w:r w:rsidR="0069631A" w:rsidRPr="007A06F5">
        <w:rPr>
          <w:lang w:val="la-Latn"/>
        </w:rPr>
        <w:t xml:space="preserve">. </w:t>
      </w:r>
      <w:commentRangeEnd w:id="201"/>
      <w:r w:rsidR="00444CC8" w:rsidRPr="007A06F5">
        <w:rPr>
          <w:rStyle w:val="Odkaznakoment"/>
          <w:rFonts w:eastAsiaTheme="minorHAnsi"/>
          <w:lang w:val="la-Latn" w:eastAsia="en-US"/>
        </w:rPr>
        <w:commentReference w:id="201"/>
      </w:r>
    </w:p>
    <w:p w14:paraId="233DFD00" w14:textId="4B7465DB" w:rsidR="009376ED" w:rsidRPr="007A06F5" w:rsidRDefault="009376ED" w:rsidP="00724342">
      <w:pPr>
        <w:pStyle w:val="Normlnweb"/>
        <w:spacing w:before="0" w:beforeAutospacing="0" w:after="120" w:afterAutospacing="0"/>
        <w:rPr>
          <w:lang w:val="la-Latn"/>
        </w:rPr>
      </w:pPr>
      <w:r w:rsidRPr="007A06F5">
        <w:rPr>
          <w:lang w:val="la-Latn"/>
        </w:rPr>
        <w:t>Saepe  contigit</w:t>
      </w:r>
      <w:r w:rsidR="0069631A" w:rsidRPr="007A06F5">
        <w:rPr>
          <w:lang w:val="la-Latn"/>
        </w:rPr>
        <w:t xml:space="preserve">, </w:t>
      </w:r>
      <w:r w:rsidRPr="007A06F5">
        <w:rPr>
          <w:lang w:val="la-Latn"/>
        </w:rPr>
        <w:t>ut</w:t>
      </w:r>
      <w:r w:rsidR="0069631A" w:rsidRPr="007A06F5">
        <w:rPr>
          <w:lang w:val="la-Latn"/>
        </w:rPr>
        <w:t xml:space="preserve">, </w:t>
      </w:r>
      <w:r w:rsidRPr="007A06F5">
        <w:rPr>
          <w:lang w:val="la-Latn"/>
        </w:rPr>
        <w:t>dum quis operi necessario</w:t>
      </w:r>
      <w:r w:rsidR="0069631A" w:rsidRPr="007A06F5">
        <w:rPr>
          <w:lang w:val="la-Latn"/>
        </w:rPr>
        <w:t xml:space="preserve"> </w:t>
      </w:r>
      <w:r w:rsidRPr="007A06F5">
        <w:rPr>
          <w:lang w:val="la-Latn"/>
        </w:rPr>
        <w:t>insistens arborem incidat</w:t>
      </w:r>
      <w:r w:rsidR="0069631A" w:rsidRPr="007A06F5">
        <w:rPr>
          <w:lang w:val="la-Latn"/>
        </w:rPr>
        <w:t xml:space="preserve">, </w:t>
      </w:r>
      <w:r w:rsidRPr="007A06F5">
        <w:rPr>
          <w:lang w:val="la-Latn"/>
        </w:rPr>
        <w:t>aliquis subtus ipsam veniens</w:t>
      </w:r>
      <w:r w:rsidR="0069631A" w:rsidRPr="007A06F5">
        <w:rPr>
          <w:lang w:val="la-Latn"/>
        </w:rPr>
        <w:t xml:space="preserve"> </w:t>
      </w:r>
      <w:r w:rsidRPr="007A06F5">
        <w:rPr>
          <w:lang w:val="la-Latn"/>
        </w:rPr>
        <w:t>deprimatur; et idcirco</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voluntate</w:t>
      </w:r>
      <w:r w:rsidRPr="007A06F5">
        <w:rPr>
          <w:lang w:val="la-Latn"/>
        </w:rPr>
        <w:t xml:space="preserve"> </w:t>
      </w:r>
      <w:r w:rsidRPr="007A06F5">
        <w:rPr>
          <w:iCs/>
          <w:lang w:val="la-Latn"/>
        </w:rPr>
        <w:t>vel</w:t>
      </w:r>
      <w:r w:rsidR="0069631A" w:rsidRPr="007A06F5">
        <w:rPr>
          <w:lang w:val="la-Latn"/>
        </w:rPr>
        <w:t xml:space="preserve"> </w:t>
      </w:r>
      <w:r w:rsidRPr="007A06F5">
        <w:rPr>
          <w:iCs/>
          <w:lang w:val="la-Latn"/>
        </w:rPr>
        <w:t>neglegentia</w:t>
      </w:r>
      <w:r w:rsidRPr="007A06F5">
        <w:rPr>
          <w:lang w:val="la-Latn"/>
        </w:rPr>
        <w:t xml:space="preserve"> /</w:t>
      </w:r>
      <w:r w:rsidR="00174AED" w:rsidRPr="007A06F5">
        <w:rPr>
          <w:lang w:val="la-Latn"/>
        </w:rPr>
        <w:t xml:space="preserve"> </w:t>
      </w:r>
      <w:r w:rsidRPr="007A06F5">
        <w:rPr>
          <w:lang w:val="la-Latn"/>
        </w:rPr>
        <w:t xml:space="preserve">incidentis arborem </w:t>
      </w:r>
      <w:r w:rsidRPr="007A06F5">
        <w:rPr>
          <w:iCs/>
          <w:lang w:val="la-Latn"/>
        </w:rPr>
        <w:t>factum</w:t>
      </w:r>
      <w:r w:rsidR="0069631A" w:rsidRPr="007A06F5">
        <w:rPr>
          <w:lang w:val="la-Latn"/>
        </w:rPr>
        <w:t xml:space="preserve"> </w:t>
      </w:r>
      <w:r w:rsidRPr="007A06F5">
        <w:rPr>
          <w:iCs/>
          <w:lang w:val="la-Latn"/>
        </w:rPr>
        <w:t>est</w:t>
      </w:r>
      <w:r w:rsidR="0069631A" w:rsidRPr="007A06F5">
        <w:rPr>
          <w:lang w:val="la-Latn"/>
        </w:rPr>
        <w:t xml:space="preserve">, </w:t>
      </w:r>
      <w:r w:rsidRPr="007A06F5">
        <w:rPr>
          <w:lang w:val="la-Latn"/>
        </w:rPr>
        <w:t>ut homicida</w:t>
      </w:r>
      <w:r w:rsidR="0069631A" w:rsidRPr="007A06F5">
        <w:rPr>
          <w:lang w:val="la-Latn"/>
        </w:rPr>
        <w:t xml:space="preserve"> </w:t>
      </w:r>
      <w:r w:rsidRPr="007A06F5">
        <w:rPr>
          <w:lang w:val="la-Latn"/>
        </w:rPr>
        <w:t>paenitentiae debet omnino</w:t>
      </w:r>
      <w:r w:rsidR="00ED106A" w:rsidRPr="007A06F5">
        <w:rPr>
          <w:lang w:val="la-Latn"/>
        </w:rPr>
        <w:t xml:space="preserve"> </w:t>
      </w:r>
      <w:r w:rsidR="00174AED" w:rsidRPr="007A06F5">
        <w:rPr>
          <w:lang w:val="la-Latn"/>
        </w:rPr>
        <w:t>sub</w:t>
      </w:r>
      <w:r w:rsidRPr="007A06F5">
        <w:rPr>
          <w:lang w:val="la-Latn"/>
        </w:rPr>
        <w:t>mitti</w:t>
      </w:r>
      <w:r w:rsidR="0069631A" w:rsidRPr="007A06F5">
        <w:rPr>
          <w:lang w:val="la-Latn"/>
        </w:rPr>
        <w:t xml:space="preserve">. </w:t>
      </w:r>
      <w:r w:rsidRPr="007A06F5">
        <w:rPr>
          <w:iCs/>
          <w:lang w:val="la-Latn"/>
        </w:rPr>
        <w:t>Quodsi</w:t>
      </w:r>
      <w:r w:rsidR="00ED106A" w:rsidRPr="007A06F5">
        <w:rPr>
          <w:lang w:val="la-Latn"/>
        </w:rPr>
        <w:t xml:space="preserve"> </w:t>
      </w:r>
      <w:r w:rsidRPr="007A06F5">
        <w:rPr>
          <w:iCs/>
          <w:lang w:val="la-Latn"/>
        </w:rPr>
        <w:t>non</w:t>
      </w:r>
      <w:r w:rsidRPr="007A06F5">
        <w:rPr>
          <w:lang w:val="la-Latn"/>
        </w:rPr>
        <w:t xml:space="preserve"> </w:t>
      </w:r>
      <w:r w:rsidRPr="007A06F5">
        <w:rPr>
          <w:iCs/>
          <w:lang w:val="la-Latn"/>
        </w:rPr>
        <w:t>voto</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incuria</w:t>
      </w:r>
      <w:r w:rsidRPr="007A06F5">
        <w:rPr>
          <w:lang w:val="la-Latn"/>
        </w:rPr>
        <w:t xml:space="preserve"> a</w:t>
      </w:r>
      <w:r w:rsidR="00ED106A" w:rsidRPr="007A06F5">
        <w:rPr>
          <w:lang w:val="la-Latn"/>
        </w:rPr>
        <w:t xml:space="preserve"> </w:t>
      </w:r>
      <w:r w:rsidRPr="007A06F5">
        <w:rPr>
          <w:iCs/>
          <w:lang w:val="la-Latn"/>
        </w:rPr>
        <w:t>illius</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denique</w:t>
      </w:r>
      <w:r w:rsidRPr="007A06F5">
        <w:rPr>
          <w:lang w:val="la-Latn"/>
        </w:rPr>
        <w:t xml:space="preserve"> </w:t>
      </w:r>
      <w:r w:rsidRPr="007A06F5">
        <w:rPr>
          <w:iCs/>
          <w:lang w:val="la-Latn"/>
        </w:rPr>
        <w:t>scientia</w:t>
      </w:r>
      <w:r w:rsidR="00ED106A" w:rsidRPr="007A06F5">
        <w:rPr>
          <w:lang w:val="la-Latn"/>
        </w:rPr>
        <w:t xml:space="preserve"> </w:t>
      </w:r>
      <w:r w:rsidRPr="007A06F5">
        <w:rPr>
          <w:iCs/>
          <w:lang w:val="la-Latn"/>
        </w:rPr>
        <w:t>contigit</w:t>
      </w:r>
      <w:r w:rsidR="0047682A" w:rsidRPr="007A06F5">
        <w:rPr>
          <w:lang w:val="la-Latn"/>
        </w:rPr>
        <w:t xml:space="preserve">, </w:t>
      </w:r>
      <w:r w:rsidRPr="007A06F5">
        <w:rPr>
          <w:iCs/>
          <w:lang w:val="la-Latn"/>
        </w:rPr>
        <w:t>sed</w:t>
      </w:r>
      <w:r w:rsidR="0069631A" w:rsidRPr="007A06F5">
        <w:rPr>
          <w:lang w:val="la-Latn"/>
        </w:rPr>
        <w:t xml:space="preserve">, </w:t>
      </w:r>
      <w:r w:rsidRPr="007A06F5">
        <w:rPr>
          <w:iCs/>
          <w:lang w:val="la-Latn"/>
        </w:rPr>
        <w:t>dum</w:t>
      </w:r>
      <w:r w:rsidR="00ED106A" w:rsidRPr="007A06F5">
        <w:rPr>
          <w:lang w:val="la-Latn"/>
        </w:rPr>
        <w:t xml:space="preserve"> </w:t>
      </w:r>
      <w:r w:rsidRPr="007A06F5">
        <w:rPr>
          <w:iCs/>
          <w:lang w:val="la-Latn"/>
        </w:rPr>
        <w:t>ille</w:t>
      </w:r>
      <w:r w:rsidRPr="007A06F5">
        <w:rPr>
          <w:lang w:val="la-Latn"/>
        </w:rPr>
        <w:t xml:space="preserve"> </w:t>
      </w:r>
      <w:r w:rsidRPr="007A06F5">
        <w:rPr>
          <w:iCs/>
          <w:lang w:val="la-Latn"/>
        </w:rPr>
        <w:t>operi</w:t>
      </w:r>
      <w:r w:rsidRPr="007A06F5">
        <w:rPr>
          <w:lang w:val="la-Latn"/>
        </w:rPr>
        <w:t xml:space="preserve"> </w:t>
      </w:r>
      <w:r w:rsidRPr="007A06F5">
        <w:rPr>
          <w:iCs/>
          <w:lang w:val="la-Latn"/>
        </w:rPr>
        <w:t>necessario</w:t>
      </w:r>
      <w:r w:rsidRPr="007A06F5">
        <w:rPr>
          <w:lang w:val="la-Latn"/>
        </w:rPr>
        <w:t xml:space="preserve"> </w:t>
      </w:r>
      <w:r w:rsidRPr="007A06F5">
        <w:rPr>
          <w:iCs/>
          <w:lang w:val="la-Latn"/>
        </w:rPr>
        <w:t>fortassis</w:t>
      </w:r>
      <w:r w:rsidRPr="007A06F5">
        <w:rPr>
          <w:lang w:val="la-Latn"/>
        </w:rPr>
        <w:t xml:space="preserve"> </w:t>
      </w:r>
      <w:r w:rsidRPr="007A06F5">
        <w:rPr>
          <w:iCs/>
          <w:lang w:val="la-Latn"/>
        </w:rPr>
        <w:t>incumberet</w:t>
      </w:r>
      <w:r w:rsidR="0047682A" w:rsidRPr="007A06F5">
        <w:rPr>
          <w:lang w:val="la-Latn"/>
        </w:rPr>
        <w:t xml:space="preserve">, </w:t>
      </w:r>
      <w:r w:rsidRPr="007A06F5">
        <w:rPr>
          <w:iCs/>
          <w:lang w:val="la-Latn"/>
        </w:rPr>
        <w:t>iste</w:t>
      </w:r>
      <w:r w:rsidR="00ED106A" w:rsidRPr="007A06F5">
        <w:rPr>
          <w:lang w:val="la-Latn"/>
        </w:rPr>
        <w:t xml:space="preserve"> </w:t>
      </w:r>
      <w:r w:rsidRPr="007A06F5">
        <w:rPr>
          <w:iCs/>
          <w:lang w:val="la-Latn"/>
        </w:rPr>
        <w:t>insperatus</w:t>
      </w:r>
      <w:r w:rsidR="00ED106A" w:rsidRPr="007A06F5">
        <w:rPr>
          <w:lang w:val="la-Latn"/>
        </w:rPr>
        <w:t xml:space="preserve"> </w:t>
      </w:r>
      <w:r w:rsidRPr="007A06F5">
        <w:rPr>
          <w:iCs/>
          <w:lang w:val="la-Latn"/>
        </w:rPr>
        <w:t>occurrens</w:t>
      </w:r>
      <w:r w:rsidR="00ED106A" w:rsidRPr="007A06F5">
        <w:rPr>
          <w:lang w:val="la-Latn"/>
        </w:rPr>
        <w:t xml:space="preserve"> </w:t>
      </w:r>
      <w:r w:rsidRPr="007A06F5">
        <w:rPr>
          <w:iCs/>
          <w:lang w:val="la-Latn"/>
        </w:rPr>
        <w:t>sub</w:t>
      </w:r>
      <w:r w:rsidRPr="007A06F5">
        <w:rPr>
          <w:lang w:val="la-Latn"/>
        </w:rPr>
        <w:t xml:space="preserve"> </w:t>
      </w:r>
      <w:r w:rsidRPr="007A06F5">
        <w:rPr>
          <w:iCs/>
          <w:lang w:val="la-Latn"/>
        </w:rPr>
        <w:t>arborem</w:t>
      </w:r>
      <w:r w:rsidR="00ED106A" w:rsidRPr="007A06F5">
        <w:rPr>
          <w:lang w:val="la-Latn"/>
        </w:rPr>
        <w:t xml:space="preserve"> </w:t>
      </w:r>
      <w:r w:rsidRPr="007A06F5">
        <w:rPr>
          <w:iCs/>
          <w:lang w:val="la-Latn"/>
        </w:rPr>
        <w:t>inprovisus</w:t>
      </w:r>
      <w:r w:rsidRPr="007A06F5">
        <w:rPr>
          <w:lang w:val="la-Latn"/>
        </w:rPr>
        <w:t xml:space="preserve"> devenit et sub ipsa nemine valente paenitus adiuvare</w:t>
      </w:r>
      <w:r w:rsidR="0047682A" w:rsidRPr="007A06F5">
        <w:rPr>
          <w:lang w:val="la-Latn"/>
        </w:rPr>
        <w:t xml:space="preserve">, </w:t>
      </w:r>
      <w:r w:rsidR="00174AED" w:rsidRPr="007A06F5">
        <w:rPr>
          <w:lang w:val="la-Latn"/>
        </w:rPr>
        <w:t>sup</w:t>
      </w:r>
      <w:r w:rsidRPr="007A06F5">
        <w:rPr>
          <w:iCs/>
          <w:lang w:val="la-Latn"/>
        </w:rPr>
        <w:t>pressus</w:t>
      </w:r>
      <w:r w:rsidR="00ED106A" w:rsidRPr="007A06F5">
        <w:rPr>
          <w:lang w:val="la-Latn"/>
        </w:rPr>
        <w:t xml:space="preserve"> </w:t>
      </w:r>
      <w:r w:rsidRPr="007A06F5">
        <w:rPr>
          <w:iCs/>
          <w:lang w:val="la-Latn"/>
        </w:rPr>
        <w:t>est</w:t>
      </w:r>
      <w:r w:rsidR="0069631A" w:rsidRPr="007A06F5">
        <w:rPr>
          <w:lang w:val="la-Latn"/>
        </w:rPr>
        <w:t xml:space="preserve">, </w:t>
      </w:r>
      <w:r w:rsidRPr="007A06F5">
        <w:rPr>
          <w:iCs/>
          <w:lang w:val="la-Latn"/>
        </w:rPr>
        <w:t>incisor</w:t>
      </w:r>
      <w:r w:rsidR="00ED106A" w:rsidRPr="007A06F5">
        <w:rPr>
          <w:lang w:val="la-Latn"/>
        </w:rPr>
        <w:t xml:space="preserve"> </w:t>
      </w:r>
      <w:r w:rsidRPr="007A06F5">
        <w:rPr>
          <w:iCs/>
          <w:lang w:val="la-Latn"/>
        </w:rPr>
        <w:t>arboris</w:t>
      </w:r>
      <w:r w:rsidRPr="007A06F5">
        <w:rPr>
          <w:lang w:val="la-Latn"/>
        </w:rPr>
        <w:t xml:space="preserve"> </w:t>
      </w:r>
      <w:r w:rsidRPr="007A06F5">
        <w:rPr>
          <w:iCs/>
          <w:lang w:val="la-Latn"/>
        </w:rPr>
        <w:t>homicidę</w:t>
      </w:r>
      <w:r w:rsidR="00724342" w:rsidRPr="007A06F5">
        <w:rPr>
          <w:lang w:val="la-Latn"/>
        </w:rPr>
        <w:t xml:space="preserve"> </w:t>
      </w:r>
      <w:r w:rsidRPr="007A06F5">
        <w:rPr>
          <w:lang w:val="la-Latn"/>
        </w:rPr>
        <w:t xml:space="preserve">procul dubio </w:t>
      </w:r>
      <w:r w:rsidRPr="007A06F5">
        <w:rPr>
          <w:iCs/>
          <w:lang w:val="la-Latn"/>
        </w:rPr>
        <w:t>non</w:t>
      </w:r>
      <w:r w:rsidRPr="007A06F5">
        <w:rPr>
          <w:lang w:val="la-Latn"/>
        </w:rPr>
        <w:t xml:space="preserve"> </w:t>
      </w:r>
      <w:r w:rsidRPr="007A06F5">
        <w:rPr>
          <w:iCs/>
          <w:lang w:val="la-Latn"/>
        </w:rPr>
        <w:t>est</w:t>
      </w:r>
      <w:r w:rsidRPr="007A06F5">
        <w:rPr>
          <w:lang w:val="la-Latn"/>
        </w:rPr>
        <w:t xml:space="preserve"> </w:t>
      </w:r>
      <w:r w:rsidRPr="007A06F5">
        <w:rPr>
          <w:iCs/>
          <w:lang w:val="la-Latn"/>
        </w:rPr>
        <w:t>comparandus</w:t>
      </w:r>
      <w:r w:rsidR="0047682A" w:rsidRPr="007A06F5">
        <w:rPr>
          <w:lang w:val="la-Latn"/>
        </w:rPr>
        <w:t xml:space="preserve">. </w:t>
      </w:r>
    </w:p>
    <w:p w14:paraId="064C68C5" w14:textId="3CBB8964" w:rsidR="009376ED" w:rsidRPr="007A06F5" w:rsidRDefault="009376ED" w:rsidP="00724342">
      <w:pPr>
        <w:pStyle w:val="Normlnweb"/>
        <w:spacing w:before="0" w:beforeAutospacing="0" w:after="120" w:afterAutospacing="0"/>
        <w:rPr>
          <w:lang w:val="la-Latn"/>
        </w:rPr>
      </w:pPr>
      <w:commentRangeStart w:id="202"/>
      <w:r w:rsidRPr="007A06F5">
        <w:rPr>
          <w:lang w:val="la-Latn"/>
        </w:rPr>
        <w:t>VI</w:t>
      </w:r>
      <w:r w:rsidR="0047682A" w:rsidRPr="007A06F5">
        <w:rPr>
          <w:lang w:val="la-Latn"/>
        </w:rPr>
        <w:t xml:space="preserve">. </w:t>
      </w:r>
      <w:r w:rsidRPr="007A06F5">
        <w:rPr>
          <w:iCs/>
          <w:lang w:val="la-Latn"/>
        </w:rPr>
        <w:t>DE</w:t>
      </w:r>
      <w:r w:rsidR="00ED106A" w:rsidRPr="007A06F5">
        <w:rPr>
          <w:lang w:val="la-Latn"/>
        </w:rPr>
        <w:t xml:space="preserve"> </w:t>
      </w:r>
      <w:r w:rsidRPr="007A06F5">
        <w:rPr>
          <w:lang w:val="la-Latn"/>
        </w:rPr>
        <w:t xml:space="preserve">OBLATIONIBUS </w:t>
      </w:r>
      <w:r w:rsidRPr="007A06F5">
        <w:rPr>
          <w:iCs/>
          <w:lang w:val="la-Latn"/>
        </w:rPr>
        <w:t>FIDELIUM</w:t>
      </w:r>
      <w:r w:rsidRPr="007A06F5">
        <w:rPr>
          <w:lang w:val="la-Latn"/>
        </w:rPr>
        <w:t xml:space="preserve"> SEU </w:t>
      </w:r>
      <w:r w:rsidRPr="007A06F5">
        <w:rPr>
          <w:iCs/>
          <w:lang w:val="la-Latn"/>
        </w:rPr>
        <w:t>DE</w:t>
      </w:r>
      <w:r w:rsidRPr="007A06F5">
        <w:rPr>
          <w:lang w:val="la-Latn"/>
        </w:rPr>
        <w:t xml:space="preserve"> </w:t>
      </w:r>
      <w:r w:rsidRPr="007A06F5">
        <w:rPr>
          <w:iCs/>
          <w:lang w:val="la-Latn"/>
        </w:rPr>
        <w:t>REDITU</w:t>
      </w:r>
      <w:r w:rsidR="00ED106A" w:rsidRPr="007A06F5">
        <w:rPr>
          <w:lang w:val="la-Latn"/>
        </w:rPr>
        <w:t xml:space="preserve"> </w:t>
      </w:r>
      <w:r w:rsidRPr="007A06F5">
        <w:rPr>
          <w:iCs/>
          <w:lang w:val="la-Latn"/>
        </w:rPr>
        <w:t>ECCLESIAE</w:t>
      </w:r>
      <w:r w:rsidR="0069631A" w:rsidRPr="007A06F5">
        <w:rPr>
          <w:lang w:val="la-Latn"/>
        </w:rPr>
        <w:t xml:space="preserve">, </w:t>
      </w:r>
      <w:r w:rsidRPr="007A06F5">
        <w:rPr>
          <w:lang w:val="la-Latn"/>
        </w:rPr>
        <w:t>QUOT</w:t>
      </w:r>
      <w:r w:rsidR="00ED106A" w:rsidRPr="007A06F5">
        <w:rPr>
          <w:lang w:val="la-Latn"/>
        </w:rPr>
        <w:t xml:space="preserve"> </w:t>
      </w:r>
      <w:r w:rsidRPr="007A06F5">
        <w:rPr>
          <w:iCs/>
          <w:lang w:val="la-Latn"/>
        </w:rPr>
        <w:t>PORTIONES</w:t>
      </w:r>
      <w:r w:rsidRPr="007A06F5">
        <w:rPr>
          <w:lang w:val="la-Latn"/>
        </w:rPr>
        <w:t xml:space="preserve"> </w:t>
      </w:r>
      <w:r w:rsidRPr="007A06F5">
        <w:rPr>
          <w:iCs/>
          <w:lang w:val="la-Latn"/>
        </w:rPr>
        <w:t>FIERI</w:t>
      </w:r>
      <w:r w:rsidRPr="007A06F5">
        <w:rPr>
          <w:lang w:val="la-Latn"/>
        </w:rPr>
        <w:t xml:space="preserve"> </w:t>
      </w:r>
      <w:r w:rsidRPr="007A06F5">
        <w:rPr>
          <w:iCs/>
          <w:lang w:val="la-Latn"/>
        </w:rPr>
        <w:t>DEBEANT</w:t>
      </w:r>
      <w:r w:rsidR="0047682A" w:rsidRPr="007A06F5">
        <w:rPr>
          <w:lang w:val="la-Latn"/>
        </w:rPr>
        <w:t xml:space="preserve">. </w:t>
      </w:r>
      <w:commentRangeEnd w:id="202"/>
      <w:r w:rsidR="00444CC8" w:rsidRPr="007A06F5">
        <w:rPr>
          <w:rStyle w:val="Odkaznakoment"/>
          <w:rFonts w:eastAsiaTheme="minorHAnsi"/>
          <w:lang w:val="la-Latn" w:eastAsia="en-US"/>
        </w:rPr>
        <w:commentReference w:id="202"/>
      </w:r>
    </w:p>
    <w:p w14:paraId="5CBC7ACE" w14:textId="758A52B7" w:rsidR="009376ED" w:rsidRPr="007A06F5" w:rsidRDefault="009376ED" w:rsidP="00724342">
      <w:pPr>
        <w:pStyle w:val="Normlnweb"/>
        <w:spacing w:before="0" w:beforeAutospacing="0" w:after="120" w:afterAutospacing="0"/>
        <w:rPr>
          <w:lang w:val="la-Latn"/>
        </w:rPr>
      </w:pPr>
      <w:r w:rsidRPr="007A06F5">
        <w:rPr>
          <w:iCs/>
          <w:lang w:val="la-Latn"/>
        </w:rPr>
        <w:t>De</w:t>
      </w:r>
      <w:r w:rsidRPr="007A06F5">
        <w:rPr>
          <w:lang w:val="la-Latn"/>
        </w:rPr>
        <w:t xml:space="preserve"> </w:t>
      </w:r>
      <w:r w:rsidRPr="007A06F5">
        <w:rPr>
          <w:iCs/>
          <w:lang w:val="la-Latn"/>
        </w:rPr>
        <w:t>reditu</w:t>
      </w:r>
      <w:r w:rsidR="00ED106A" w:rsidRPr="007A06F5">
        <w:rPr>
          <w:lang w:val="la-Latn"/>
        </w:rPr>
        <w:t xml:space="preserve"> </w:t>
      </w:r>
      <w:r w:rsidRPr="007A06F5">
        <w:rPr>
          <w:iCs/>
          <w:lang w:val="la-Latn"/>
        </w:rPr>
        <w:t>vero</w:t>
      </w:r>
      <w:r w:rsidR="00ED106A" w:rsidRPr="007A06F5">
        <w:rPr>
          <w:lang w:val="la-Latn"/>
        </w:rPr>
        <w:t xml:space="preserve"> </w:t>
      </w:r>
      <w:r w:rsidRPr="007A06F5">
        <w:rPr>
          <w:iCs/>
          <w:lang w:val="la-Latn"/>
        </w:rPr>
        <w:t>ec</w:t>
      </w:r>
      <w:r w:rsidR="00BF6E77" w:rsidRPr="007A06F5">
        <w:rPr>
          <w:iCs/>
          <w:lang w:val="la-Latn"/>
        </w:rPr>
        <w:t>cl</w:t>
      </w:r>
      <w:r w:rsidRPr="007A06F5">
        <w:rPr>
          <w:iCs/>
          <w:lang w:val="la-Latn"/>
        </w:rPr>
        <w:t>esię</w:t>
      </w:r>
      <w:r w:rsidRPr="007A06F5">
        <w:rPr>
          <w:lang w:val="la-Latn"/>
        </w:rPr>
        <w:t xml:space="preserve"> </w:t>
      </w:r>
      <w:r w:rsidRPr="007A06F5">
        <w:rPr>
          <w:iCs/>
          <w:lang w:val="la-Latn"/>
        </w:rPr>
        <w:t>et</w:t>
      </w:r>
      <w:r w:rsidRPr="007A06F5">
        <w:rPr>
          <w:lang w:val="la-Latn"/>
        </w:rPr>
        <w:t xml:space="preserve"> </w:t>
      </w:r>
      <w:r w:rsidRPr="007A06F5">
        <w:rPr>
          <w:iCs/>
          <w:lang w:val="la-Latn"/>
        </w:rPr>
        <w:t>de</w:t>
      </w:r>
      <w:r w:rsidRPr="007A06F5">
        <w:rPr>
          <w:lang w:val="la-Latn"/>
        </w:rPr>
        <w:t xml:space="preserve"> </w:t>
      </w:r>
      <w:r w:rsidRPr="007A06F5">
        <w:rPr>
          <w:iCs/>
          <w:lang w:val="la-Latn"/>
        </w:rPr>
        <w:t>oblatione</w:t>
      </w:r>
      <w:r w:rsidR="00ED106A" w:rsidRPr="007A06F5">
        <w:rPr>
          <w:lang w:val="la-Latn"/>
        </w:rPr>
        <w:t xml:space="preserve"> </w:t>
      </w:r>
      <w:r w:rsidRPr="007A06F5">
        <w:rPr>
          <w:iCs/>
          <w:lang w:val="la-Latn"/>
        </w:rPr>
        <w:t>fidelium</w:t>
      </w:r>
      <w:r w:rsidRPr="007A06F5">
        <w:rPr>
          <w:lang w:val="la-Latn"/>
        </w:rPr>
        <w:t xml:space="preserve"> </w:t>
      </w:r>
      <w:r w:rsidRPr="007A06F5">
        <w:rPr>
          <w:iCs/>
          <w:lang w:val="la-Latn"/>
        </w:rPr>
        <w:t>quatuor</w:t>
      </w:r>
      <w:r w:rsidRPr="007A06F5">
        <w:rPr>
          <w:lang w:val="la-Latn"/>
        </w:rPr>
        <w:t xml:space="preserve"> </w:t>
      </w:r>
      <w:r w:rsidRPr="007A06F5">
        <w:rPr>
          <w:iCs/>
          <w:lang w:val="la-Latn"/>
        </w:rPr>
        <w:t>fiant</w:t>
      </w:r>
      <w:r w:rsidRPr="007A06F5">
        <w:rPr>
          <w:lang w:val="la-Latn"/>
        </w:rPr>
        <w:t xml:space="preserve"> </w:t>
      </w:r>
      <w:r w:rsidRPr="007A06F5">
        <w:rPr>
          <w:iCs/>
          <w:lang w:val="la-Latn"/>
        </w:rPr>
        <w:t>portiones</w:t>
      </w:r>
      <w:r w:rsidR="0047682A" w:rsidRPr="007A06F5">
        <w:rPr>
          <w:lang w:val="la-Latn"/>
        </w:rPr>
        <w:t xml:space="preserve">, </w:t>
      </w:r>
      <w:r w:rsidRPr="007A06F5">
        <w:rPr>
          <w:iCs/>
          <w:lang w:val="la-Latn"/>
        </w:rPr>
        <w:t>quarum</w:t>
      </w:r>
      <w:r w:rsidRPr="007A06F5">
        <w:rPr>
          <w:lang w:val="la-Latn"/>
        </w:rPr>
        <w:t xml:space="preserve"> </w:t>
      </w:r>
      <w:r w:rsidRPr="007A06F5">
        <w:rPr>
          <w:iCs/>
          <w:lang w:val="la-Latn"/>
        </w:rPr>
        <w:t>unam</w:t>
      </w:r>
      <w:r w:rsidRPr="007A06F5">
        <w:rPr>
          <w:lang w:val="la-Latn"/>
        </w:rPr>
        <w:t xml:space="preserve"> </w:t>
      </w:r>
      <w:r w:rsidRPr="007A06F5">
        <w:rPr>
          <w:iCs/>
          <w:lang w:val="la-Latn"/>
        </w:rPr>
        <w:t>sibi</w:t>
      </w:r>
      <w:r w:rsidR="00724342" w:rsidRPr="007A06F5">
        <w:rPr>
          <w:lang w:val="la-Latn"/>
        </w:rPr>
        <w:t xml:space="preserve"> </w:t>
      </w:r>
      <w:r w:rsidRPr="007A06F5">
        <w:rPr>
          <w:iCs/>
          <w:lang w:val="la-Latn"/>
        </w:rPr>
        <w:t>retineat</w:t>
      </w:r>
      <w:r w:rsidRPr="007A06F5">
        <w:rPr>
          <w:lang w:val="la-Latn"/>
        </w:rPr>
        <w:t xml:space="preserve"> ab episcopus</w:t>
      </w:r>
      <w:r w:rsidR="0069631A" w:rsidRPr="007A06F5">
        <w:rPr>
          <w:lang w:val="la-Latn"/>
        </w:rPr>
        <w:t xml:space="preserve">, </w:t>
      </w:r>
      <w:r w:rsidRPr="007A06F5">
        <w:rPr>
          <w:iCs/>
          <w:lang w:val="la-Latn"/>
        </w:rPr>
        <w:t>alteram</w:t>
      </w:r>
      <w:r w:rsidRPr="007A06F5">
        <w:rPr>
          <w:lang w:val="la-Latn"/>
        </w:rPr>
        <w:t xml:space="preserve"> </w:t>
      </w:r>
      <w:r w:rsidRPr="007A06F5">
        <w:rPr>
          <w:iCs/>
          <w:lang w:val="la-Latn"/>
        </w:rPr>
        <w:t>clericis</w:t>
      </w:r>
      <w:r w:rsidR="0069631A" w:rsidRPr="007A06F5">
        <w:rPr>
          <w:lang w:val="la-Latn"/>
        </w:rPr>
        <w:t xml:space="preserve"> </w:t>
      </w:r>
      <w:r w:rsidRPr="007A06F5">
        <w:rPr>
          <w:iCs/>
          <w:lang w:val="la-Latn"/>
        </w:rPr>
        <w:t>pro</w:t>
      </w:r>
      <w:r w:rsidRPr="007A06F5">
        <w:rPr>
          <w:lang w:val="la-Latn"/>
        </w:rPr>
        <w:t xml:space="preserve"> </w:t>
      </w:r>
      <w:r w:rsidRPr="007A06F5">
        <w:rPr>
          <w:iCs/>
          <w:lang w:val="la-Latn"/>
        </w:rPr>
        <w:t>offitiorum</w:t>
      </w:r>
      <w:r w:rsidRPr="007A06F5">
        <w:rPr>
          <w:lang w:val="la-Latn"/>
        </w:rPr>
        <w:t xml:space="preserve"> </w:t>
      </w:r>
      <w:r w:rsidRPr="007A06F5">
        <w:rPr>
          <w:iCs/>
          <w:lang w:val="la-Latn"/>
        </w:rPr>
        <w:t>suorum</w:t>
      </w:r>
      <w:r w:rsidRPr="007A06F5">
        <w:rPr>
          <w:lang w:val="la-Latn"/>
        </w:rPr>
        <w:t xml:space="preserve"> </w:t>
      </w:r>
      <w:r w:rsidRPr="007A06F5">
        <w:rPr>
          <w:iCs/>
          <w:lang w:val="la-Latn"/>
        </w:rPr>
        <w:t>sedulitate</w:t>
      </w:r>
      <w:r w:rsidR="0069631A" w:rsidRPr="007A06F5">
        <w:rPr>
          <w:lang w:val="la-Latn"/>
        </w:rPr>
        <w:t xml:space="preserve"> </w:t>
      </w:r>
      <w:r w:rsidRPr="007A06F5">
        <w:rPr>
          <w:iCs/>
          <w:lang w:val="la-Latn"/>
        </w:rPr>
        <w:t>distribuat</w:t>
      </w:r>
      <w:r w:rsidR="0069631A" w:rsidRPr="007A06F5">
        <w:rPr>
          <w:lang w:val="la-Latn"/>
        </w:rPr>
        <w:t xml:space="preserve">, </w:t>
      </w:r>
      <w:r w:rsidRPr="007A06F5">
        <w:rPr>
          <w:iCs/>
          <w:lang w:val="la-Latn"/>
        </w:rPr>
        <w:t>tertiam</w:t>
      </w:r>
      <w:r w:rsidRPr="007A06F5">
        <w:rPr>
          <w:lang w:val="la-Latn"/>
        </w:rPr>
        <w:t xml:space="preserve"> </w:t>
      </w:r>
      <w:r w:rsidRPr="007A06F5">
        <w:rPr>
          <w:iCs/>
          <w:lang w:val="la-Latn"/>
        </w:rPr>
        <w:t>pauperibus</w:t>
      </w:r>
      <w:r w:rsidRPr="007A06F5">
        <w:rPr>
          <w:lang w:val="la-Latn"/>
        </w:rPr>
        <w:t xml:space="preserve"> </w:t>
      </w:r>
      <w:r w:rsidRPr="007A06F5">
        <w:rPr>
          <w:iCs/>
          <w:lang w:val="la-Latn"/>
        </w:rPr>
        <w:t>et</w:t>
      </w:r>
      <w:r w:rsidRPr="007A06F5">
        <w:rPr>
          <w:lang w:val="la-Latn"/>
        </w:rPr>
        <w:t xml:space="preserve"> </w:t>
      </w:r>
      <w:r w:rsidRPr="007A06F5">
        <w:rPr>
          <w:iCs/>
          <w:lang w:val="la-Latn"/>
        </w:rPr>
        <w:t>peregrinis</w:t>
      </w:r>
      <w:r w:rsidR="0069631A" w:rsidRPr="007A06F5">
        <w:rPr>
          <w:lang w:val="la-Latn"/>
        </w:rPr>
        <w:t xml:space="preserve">, </w:t>
      </w:r>
      <w:r w:rsidRPr="007A06F5">
        <w:rPr>
          <w:iCs/>
          <w:lang w:val="la-Latn"/>
        </w:rPr>
        <w:t>quartam</w:t>
      </w:r>
      <w:r w:rsidRPr="007A06F5">
        <w:rPr>
          <w:lang w:val="la-Latn"/>
        </w:rPr>
        <w:t xml:space="preserve"> </w:t>
      </w:r>
      <w:r w:rsidRPr="007A06F5">
        <w:rPr>
          <w:iCs/>
          <w:lang w:val="la-Latn"/>
        </w:rPr>
        <w:t>ecclesiasticis</w:t>
      </w:r>
      <w:r w:rsidRPr="007A06F5">
        <w:rPr>
          <w:lang w:val="la-Latn"/>
        </w:rPr>
        <w:t xml:space="preserve"> </w:t>
      </w:r>
      <w:r w:rsidRPr="007A06F5">
        <w:rPr>
          <w:iCs/>
          <w:lang w:val="la-Latn"/>
        </w:rPr>
        <w:t>fabricis</w:t>
      </w:r>
      <w:r w:rsidRPr="007A06F5">
        <w:rPr>
          <w:lang w:val="la-Latn"/>
        </w:rPr>
        <w:t xml:space="preserve"> </w:t>
      </w:r>
      <w:r w:rsidRPr="007A06F5">
        <w:rPr>
          <w:iCs/>
          <w:lang w:val="la-Latn"/>
        </w:rPr>
        <w:t>noverit</w:t>
      </w:r>
      <w:r w:rsidRPr="007A06F5">
        <w:rPr>
          <w:lang w:val="la-Latn"/>
        </w:rPr>
        <w:t xml:space="preserve"> </w:t>
      </w:r>
      <w:r w:rsidRPr="007A06F5">
        <w:rPr>
          <w:iCs/>
          <w:lang w:val="la-Latn"/>
        </w:rPr>
        <w:t>reservandam</w:t>
      </w:r>
      <w:r w:rsidR="0069631A" w:rsidRPr="007A06F5">
        <w:rPr>
          <w:lang w:val="la-Latn"/>
        </w:rPr>
        <w:t xml:space="preserve">. </w:t>
      </w:r>
    </w:p>
    <w:p w14:paraId="74A85208" w14:textId="63233C30" w:rsidR="009376ED" w:rsidRPr="007A06F5" w:rsidRDefault="009376ED" w:rsidP="00724342">
      <w:pPr>
        <w:pStyle w:val="Normlnweb"/>
        <w:spacing w:before="0" w:beforeAutospacing="0" w:after="120" w:afterAutospacing="0"/>
        <w:rPr>
          <w:lang w:val="la-Latn"/>
        </w:rPr>
      </w:pPr>
      <w:commentRangeStart w:id="203"/>
      <w:r w:rsidRPr="007A06F5">
        <w:rPr>
          <w:lang w:val="la-Latn"/>
        </w:rPr>
        <w:t>VII</w:t>
      </w:r>
      <w:r w:rsidR="0069631A" w:rsidRPr="007A06F5">
        <w:rPr>
          <w:lang w:val="la-Latn"/>
        </w:rPr>
        <w:t xml:space="preserve">. </w:t>
      </w:r>
      <w:r w:rsidRPr="007A06F5">
        <w:rPr>
          <w:lang w:val="la-Latn"/>
        </w:rPr>
        <w:t>QUIBUS</w:t>
      </w:r>
      <w:r w:rsidR="0069631A" w:rsidRPr="007A06F5">
        <w:rPr>
          <w:lang w:val="la-Latn"/>
        </w:rPr>
        <w:t xml:space="preserve"> </w:t>
      </w:r>
      <w:r w:rsidRPr="007A06F5">
        <w:rPr>
          <w:lang w:val="la-Latn"/>
        </w:rPr>
        <w:t>TEMPORIBUS DEBEAT SACRAMENTUM BAPTISMI EXHIBERI</w:t>
      </w:r>
      <w:r w:rsidR="0069631A" w:rsidRPr="007A06F5">
        <w:rPr>
          <w:lang w:val="la-Latn"/>
        </w:rPr>
        <w:t>.</w:t>
      </w:r>
      <w:commentRangeEnd w:id="203"/>
      <w:r w:rsidR="00444CC8" w:rsidRPr="007A06F5">
        <w:rPr>
          <w:rStyle w:val="Odkaznakoment"/>
          <w:rFonts w:eastAsiaTheme="minorHAnsi"/>
          <w:lang w:val="la-Latn" w:eastAsia="en-US"/>
        </w:rPr>
        <w:commentReference w:id="203"/>
      </w:r>
      <w:r w:rsidR="0069631A" w:rsidRPr="007A06F5">
        <w:rPr>
          <w:lang w:val="la-Latn"/>
        </w:rPr>
        <w:t xml:space="preserve"> </w:t>
      </w:r>
    </w:p>
    <w:p w14:paraId="20E9BA36" w14:textId="78940DA9" w:rsidR="009376ED" w:rsidRPr="007A06F5" w:rsidRDefault="009376ED" w:rsidP="00724342">
      <w:pPr>
        <w:pStyle w:val="Normlnweb"/>
        <w:spacing w:before="0" w:beforeAutospacing="0" w:after="120" w:afterAutospacing="0"/>
        <w:rPr>
          <w:lang w:val="la-Latn"/>
        </w:rPr>
      </w:pPr>
      <w:r w:rsidRPr="007A06F5">
        <w:rPr>
          <w:iCs/>
          <w:lang w:val="la-Latn"/>
        </w:rPr>
        <w:t>Sacrosancti</w:t>
      </w:r>
      <w:r w:rsidRPr="007A06F5">
        <w:rPr>
          <w:lang w:val="la-Latn"/>
        </w:rPr>
        <w:t xml:space="preserve"> </w:t>
      </w:r>
      <w:r w:rsidRPr="007A06F5">
        <w:rPr>
          <w:iCs/>
          <w:lang w:val="la-Latn"/>
        </w:rPr>
        <w:t>autem</w:t>
      </w:r>
      <w:r w:rsidR="0069631A" w:rsidRPr="007A06F5">
        <w:rPr>
          <w:lang w:val="la-Latn"/>
        </w:rPr>
        <w:t xml:space="preserve"> </w:t>
      </w:r>
      <w:r w:rsidRPr="007A06F5">
        <w:rPr>
          <w:iCs/>
          <w:lang w:val="la-Latn"/>
        </w:rPr>
        <w:t>baptismi</w:t>
      </w:r>
      <w:r w:rsidR="0069631A" w:rsidRPr="007A06F5">
        <w:rPr>
          <w:lang w:val="la-Latn"/>
        </w:rPr>
        <w:t xml:space="preserve"> </w:t>
      </w:r>
      <w:r w:rsidRPr="007A06F5">
        <w:rPr>
          <w:iCs/>
          <w:lang w:val="la-Latn"/>
        </w:rPr>
        <w:t>sacramentum</w:t>
      </w:r>
      <w:r w:rsidRPr="007A06F5">
        <w:rPr>
          <w:lang w:val="la-Latn"/>
        </w:rPr>
        <w:t xml:space="preserve"> </w:t>
      </w:r>
      <w:r w:rsidRPr="007A06F5">
        <w:rPr>
          <w:iCs/>
          <w:lang w:val="la-Latn"/>
        </w:rPr>
        <w:t>nonnisi</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paschali</w:t>
      </w:r>
      <w:r w:rsidRPr="007A06F5">
        <w:rPr>
          <w:lang w:val="la-Latn"/>
        </w:rPr>
        <w:t xml:space="preserve"> </w:t>
      </w:r>
      <w:r w:rsidRPr="007A06F5">
        <w:rPr>
          <w:iCs/>
          <w:lang w:val="la-Latn"/>
        </w:rPr>
        <w:t>festivitate</w:t>
      </w:r>
      <w:r w:rsidRPr="007A06F5">
        <w:rPr>
          <w:lang w:val="la-Latn"/>
        </w:rPr>
        <w:t xml:space="preserve"> </w:t>
      </w:r>
      <w:r w:rsidRPr="007A06F5">
        <w:rPr>
          <w:iCs/>
          <w:lang w:val="la-Latn"/>
        </w:rPr>
        <w:t>et</w:t>
      </w:r>
      <w:r w:rsidRPr="007A06F5">
        <w:rPr>
          <w:lang w:val="la-Latn"/>
        </w:rPr>
        <w:t xml:space="preserve"> </w:t>
      </w:r>
      <w:r w:rsidRPr="007A06F5">
        <w:rPr>
          <w:iCs/>
          <w:lang w:val="la-Latn"/>
        </w:rPr>
        <w:t>pentecosten</w:t>
      </w:r>
      <w:r w:rsidRPr="007A06F5">
        <w:rPr>
          <w:lang w:val="la-Latn"/>
        </w:rPr>
        <w:t xml:space="preserve"> unusquisque fidelium</w:t>
      </w:r>
      <w:r w:rsidR="0069631A" w:rsidRPr="007A06F5">
        <w:rPr>
          <w:lang w:val="la-Latn"/>
        </w:rPr>
        <w:t xml:space="preserve"> </w:t>
      </w:r>
      <w:r w:rsidRPr="007A06F5">
        <w:rPr>
          <w:iCs/>
          <w:lang w:val="la-Latn"/>
        </w:rPr>
        <w:t>noverit</w:t>
      </w:r>
      <w:r w:rsidRPr="007A06F5">
        <w:rPr>
          <w:lang w:val="la-Latn"/>
        </w:rPr>
        <w:t xml:space="preserve"> </w:t>
      </w:r>
      <w:r w:rsidRPr="007A06F5">
        <w:rPr>
          <w:iCs/>
          <w:lang w:val="la-Latn"/>
        </w:rPr>
        <w:t>esse</w:t>
      </w:r>
      <w:r w:rsidRPr="007A06F5">
        <w:rPr>
          <w:lang w:val="la-Latn"/>
        </w:rPr>
        <w:t xml:space="preserve"> </w:t>
      </w:r>
      <w:r w:rsidRPr="007A06F5">
        <w:rPr>
          <w:iCs/>
          <w:lang w:val="la-Latn"/>
        </w:rPr>
        <w:t>praebendum</w:t>
      </w:r>
      <w:r w:rsidR="0069631A" w:rsidRPr="007A06F5">
        <w:rPr>
          <w:lang w:val="la-Latn"/>
        </w:rPr>
        <w:t xml:space="preserve">, </w:t>
      </w:r>
      <w:r w:rsidRPr="007A06F5">
        <w:rPr>
          <w:iCs/>
          <w:lang w:val="la-Latn"/>
        </w:rPr>
        <w:t>exceptis</w:t>
      </w:r>
      <w:r w:rsidRPr="007A06F5">
        <w:rPr>
          <w:lang w:val="la-Latn"/>
        </w:rPr>
        <w:t xml:space="preserve"> </w:t>
      </w:r>
      <w:r w:rsidRPr="007A06F5">
        <w:rPr>
          <w:iCs/>
          <w:lang w:val="la-Latn"/>
        </w:rPr>
        <w:t>his</w:t>
      </w:r>
      <w:r w:rsidR="0069631A" w:rsidRPr="007A06F5">
        <w:rPr>
          <w:lang w:val="la-Latn"/>
        </w:rPr>
        <w:t xml:space="preserve">, </w:t>
      </w:r>
      <w:r w:rsidRPr="007A06F5">
        <w:rPr>
          <w:iCs/>
          <w:lang w:val="la-Latn"/>
        </w:rPr>
        <w:t>qui</w:t>
      </w:r>
      <w:r w:rsidR="0069631A" w:rsidRPr="007A06F5">
        <w:rPr>
          <w:lang w:val="la-Latn"/>
        </w:rPr>
        <w:t xml:space="preserve"> </w:t>
      </w:r>
      <w:r w:rsidRPr="007A06F5">
        <w:rPr>
          <w:iCs/>
          <w:lang w:val="la-Latn"/>
        </w:rPr>
        <w:t>mortis</w:t>
      </w:r>
      <w:r w:rsidRPr="007A06F5">
        <w:rPr>
          <w:lang w:val="la-Latn"/>
        </w:rPr>
        <w:t xml:space="preserve"> </w:t>
      </w:r>
      <w:r w:rsidRPr="007A06F5">
        <w:rPr>
          <w:iCs/>
          <w:lang w:val="la-Latn"/>
        </w:rPr>
        <w:t>urgente</w:t>
      </w:r>
      <w:r w:rsidR="0069631A" w:rsidRPr="007A06F5">
        <w:rPr>
          <w:lang w:val="la-Latn"/>
        </w:rPr>
        <w:t xml:space="preserve"> </w:t>
      </w:r>
      <w:r w:rsidRPr="007A06F5">
        <w:rPr>
          <w:iCs/>
          <w:lang w:val="la-Latn"/>
        </w:rPr>
        <w:t>periculo</w:t>
      </w:r>
      <w:r w:rsidR="0069631A" w:rsidRPr="007A06F5">
        <w:rPr>
          <w:lang w:val="la-Latn"/>
        </w:rPr>
        <w:t xml:space="preserve">, </w:t>
      </w:r>
      <w:r w:rsidRPr="007A06F5">
        <w:rPr>
          <w:iCs/>
          <w:lang w:val="la-Latn"/>
        </w:rPr>
        <w:t>ne</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eternum</w:t>
      </w:r>
      <w:r w:rsidRPr="007A06F5">
        <w:rPr>
          <w:lang w:val="la-Latn"/>
        </w:rPr>
        <w:t xml:space="preserve"> </w:t>
      </w:r>
      <w:r w:rsidRPr="007A06F5">
        <w:rPr>
          <w:iCs/>
          <w:lang w:val="la-Latn"/>
        </w:rPr>
        <w:t>pereant</w:t>
      </w:r>
      <w:r w:rsidR="0069631A" w:rsidRPr="007A06F5">
        <w:rPr>
          <w:lang w:val="la-Latn"/>
        </w:rPr>
        <w:t xml:space="preserve">, </w:t>
      </w:r>
      <w:r w:rsidRPr="007A06F5">
        <w:rPr>
          <w:iCs/>
          <w:lang w:val="la-Latn"/>
        </w:rPr>
        <w:t>talibus</w:t>
      </w:r>
      <w:r w:rsidR="0069631A" w:rsidRPr="007A06F5">
        <w:rPr>
          <w:lang w:val="la-Latn"/>
        </w:rPr>
        <w:t xml:space="preserve"> </w:t>
      </w:r>
      <w:r w:rsidRPr="007A06F5">
        <w:rPr>
          <w:iCs/>
          <w:lang w:val="la-Latn"/>
        </w:rPr>
        <w:t>oportet</w:t>
      </w:r>
      <w:r w:rsidRPr="007A06F5">
        <w:rPr>
          <w:lang w:val="la-Latn"/>
        </w:rPr>
        <w:t xml:space="preserve"> </w:t>
      </w:r>
      <w:r w:rsidRPr="007A06F5">
        <w:rPr>
          <w:iCs/>
          <w:lang w:val="la-Latn"/>
        </w:rPr>
        <w:t>remediis</w:t>
      </w:r>
      <w:r w:rsidRPr="007A06F5">
        <w:rPr>
          <w:lang w:val="la-Latn"/>
        </w:rPr>
        <w:t xml:space="preserve"> </w:t>
      </w:r>
      <w:r w:rsidRPr="007A06F5">
        <w:rPr>
          <w:iCs/>
          <w:lang w:val="la-Latn"/>
        </w:rPr>
        <w:t>subveniri</w:t>
      </w:r>
      <w:r w:rsidR="0069631A" w:rsidRPr="007A06F5">
        <w:rPr>
          <w:lang w:val="la-Latn"/>
        </w:rPr>
        <w:t xml:space="preserve">. </w:t>
      </w:r>
    </w:p>
    <w:p w14:paraId="41997273" w14:textId="5A331A71" w:rsidR="009376ED" w:rsidRPr="007A06F5" w:rsidRDefault="008963D4" w:rsidP="00724342">
      <w:pPr>
        <w:pStyle w:val="Normlnweb"/>
        <w:spacing w:before="0" w:beforeAutospacing="0" w:after="120" w:afterAutospacing="0"/>
        <w:rPr>
          <w:lang w:val="la-Latn"/>
        </w:rPr>
      </w:pPr>
      <w:commentRangeStart w:id="204"/>
      <w:r w:rsidRPr="007A06F5">
        <w:rPr>
          <w:lang w:val="la-Latn"/>
        </w:rPr>
        <w:t>VIII</w:t>
      </w:r>
      <w:r w:rsidR="0069631A" w:rsidRPr="007A06F5">
        <w:rPr>
          <w:lang w:val="la-Latn"/>
        </w:rPr>
        <w:t xml:space="preserve">. </w:t>
      </w:r>
      <w:r w:rsidR="009376ED" w:rsidRPr="007A06F5">
        <w:rPr>
          <w:iCs/>
          <w:lang w:val="la-Latn"/>
        </w:rPr>
        <w:t>IN</w:t>
      </w:r>
      <w:r w:rsidR="009376ED" w:rsidRPr="007A06F5">
        <w:rPr>
          <w:lang w:val="la-Latn"/>
        </w:rPr>
        <w:t xml:space="preserve"> </w:t>
      </w:r>
      <w:r w:rsidR="009376ED" w:rsidRPr="007A06F5">
        <w:rPr>
          <w:iCs/>
          <w:lang w:val="la-Latn"/>
        </w:rPr>
        <w:t>QUOTA</w:t>
      </w:r>
      <w:r w:rsidR="009376ED" w:rsidRPr="007A06F5">
        <w:rPr>
          <w:lang w:val="la-Latn"/>
        </w:rPr>
        <w:t xml:space="preserve"> </w:t>
      </w:r>
      <w:r w:rsidR="009376ED" w:rsidRPr="007A06F5">
        <w:rPr>
          <w:iCs/>
          <w:lang w:val="la-Latn"/>
        </w:rPr>
        <w:t>GENERATIONE</w:t>
      </w:r>
      <w:r w:rsidR="009376ED" w:rsidRPr="007A06F5">
        <w:rPr>
          <w:lang w:val="la-Latn"/>
        </w:rPr>
        <w:t xml:space="preserve"> </w:t>
      </w:r>
      <w:r w:rsidR="009376ED" w:rsidRPr="007A06F5">
        <w:rPr>
          <w:iCs/>
          <w:lang w:val="la-Latn"/>
        </w:rPr>
        <w:t>SIBI</w:t>
      </w:r>
      <w:r w:rsidR="00ED106A" w:rsidRPr="007A06F5">
        <w:rPr>
          <w:lang w:val="la-Latn"/>
        </w:rPr>
        <w:t xml:space="preserve"> </w:t>
      </w:r>
      <w:r w:rsidR="009376ED" w:rsidRPr="007A06F5">
        <w:rPr>
          <w:iCs/>
          <w:lang w:val="la-Latn"/>
        </w:rPr>
        <w:t>FIDELES</w:t>
      </w:r>
      <w:r w:rsidR="009376ED" w:rsidRPr="007A06F5">
        <w:rPr>
          <w:lang w:val="la-Latn"/>
        </w:rPr>
        <w:t xml:space="preserve"> </w:t>
      </w:r>
      <w:r w:rsidR="009376ED" w:rsidRPr="007A06F5">
        <w:rPr>
          <w:iCs/>
          <w:lang w:val="la-Latn"/>
        </w:rPr>
        <w:t>IUNGANTUR</w:t>
      </w:r>
      <w:r w:rsidR="0069631A" w:rsidRPr="007A06F5">
        <w:rPr>
          <w:lang w:val="la-Latn"/>
        </w:rPr>
        <w:t xml:space="preserve">. </w:t>
      </w:r>
      <w:commentRangeEnd w:id="204"/>
      <w:r w:rsidR="00444CC8" w:rsidRPr="007A06F5">
        <w:rPr>
          <w:rStyle w:val="Odkaznakoment"/>
          <w:rFonts w:eastAsiaTheme="minorHAnsi"/>
          <w:lang w:val="la-Latn" w:eastAsia="en-US"/>
        </w:rPr>
        <w:commentReference w:id="204"/>
      </w:r>
    </w:p>
    <w:p w14:paraId="6F7E8D92" w14:textId="288FC575" w:rsidR="009376ED" w:rsidRPr="007A06F5" w:rsidRDefault="009376ED" w:rsidP="00724342">
      <w:pPr>
        <w:pStyle w:val="Normlnweb"/>
        <w:spacing w:before="0" w:beforeAutospacing="0" w:after="120" w:afterAutospacing="0"/>
        <w:rPr>
          <w:lang w:val="la-Latn"/>
        </w:rPr>
      </w:pPr>
      <w:r w:rsidRPr="007A06F5">
        <w:rPr>
          <w:lang w:val="la-Latn"/>
        </w:rPr>
        <w:t>In copulatione fidelium generationum</w:t>
      </w:r>
      <w:r w:rsidR="0069631A" w:rsidRPr="007A06F5">
        <w:rPr>
          <w:lang w:val="la-Latn"/>
        </w:rPr>
        <w:t xml:space="preserve"> </w:t>
      </w:r>
      <w:r w:rsidRPr="007A06F5">
        <w:rPr>
          <w:lang w:val="la-Latn"/>
        </w:rPr>
        <w:t>numerum</w:t>
      </w:r>
      <w:r w:rsidR="0069631A" w:rsidRPr="007A06F5">
        <w:rPr>
          <w:lang w:val="la-Latn"/>
        </w:rPr>
        <w:t xml:space="preserve"> </w:t>
      </w:r>
      <w:r w:rsidRPr="007A06F5">
        <w:rPr>
          <w:lang w:val="la-Latn"/>
        </w:rPr>
        <w:t>non diffinimus</w:t>
      </w:r>
      <w:r w:rsidR="0069631A" w:rsidRPr="007A06F5">
        <w:rPr>
          <w:lang w:val="la-Latn"/>
        </w:rPr>
        <w:t xml:space="preserve">, </w:t>
      </w:r>
      <w:r w:rsidRPr="007A06F5">
        <w:rPr>
          <w:lang w:val="la-Latn"/>
        </w:rPr>
        <w:t>sed id a</w:t>
      </w:r>
      <w:r w:rsidR="00ED106A" w:rsidRPr="007A06F5">
        <w:rPr>
          <w:lang w:val="la-Latn"/>
        </w:rPr>
        <w:t xml:space="preserve"> </w:t>
      </w:r>
      <w:r w:rsidRPr="007A06F5">
        <w:rPr>
          <w:iCs/>
          <w:lang w:val="la-Latn"/>
        </w:rPr>
        <w:t>statuimus</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nulli</w:t>
      </w:r>
      <w:r w:rsidR="00ED106A" w:rsidRPr="007A06F5">
        <w:rPr>
          <w:lang w:val="la-Latn"/>
        </w:rPr>
        <w:t xml:space="preserve"> </w:t>
      </w:r>
      <w:r w:rsidRPr="007A06F5">
        <w:rPr>
          <w:iCs/>
          <w:lang w:val="la-Latn"/>
        </w:rPr>
        <w:t>liceat</w:t>
      </w:r>
      <w:r w:rsidR="00ED106A" w:rsidRPr="007A06F5">
        <w:rPr>
          <w:lang w:val="la-Latn"/>
        </w:rPr>
        <w:t xml:space="preserve"> </w:t>
      </w:r>
      <w:r w:rsidRPr="007A06F5">
        <w:rPr>
          <w:iCs/>
          <w:lang w:val="la-Latn"/>
        </w:rPr>
        <w:t>christiano</w:t>
      </w:r>
      <w:r w:rsidR="00ED106A" w:rsidRPr="007A06F5">
        <w:rPr>
          <w:lang w:val="la-Latn"/>
        </w:rPr>
        <w:t xml:space="preserve"> </w:t>
      </w:r>
      <w:r w:rsidRPr="007A06F5">
        <w:rPr>
          <w:iCs/>
          <w:lang w:val="la-Latn"/>
        </w:rPr>
        <w:t>de</w:t>
      </w:r>
      <w:r w:rsidRPr="007A06F5">
        <w:rPr>
          <w:lang w:val="la-Latn"/>
        </w:rPr>
        <w:t xml:space="preserve"> </w:t>
      </w:r>
      <w:r w:rsidRPr="007A06F5">
        <w:rPr>
          <w:iCs/>
          <w:lang w:val="la-Latn"/>
        </w:rPr>
        <w:t>propria</w:t>
      </w:r>
      <w:r w:rsidRPr="007A06F5">
        <w:rPr>
          <w:lang w:val="la-Latn"/>
        </w:rPr>
        <w:t xml:space="preserve"> </w:t>
      </w:r>
      <w:r w:rsidRPr="007A06F5">
        <w:rPr>
          <w:iCs/>
          <w:lang w:val="la-Latn"/>
        </w:rPr>
        <w:t>consanguinitate</w:t>
      </w:r>
      <w:r w:rsidRPr="007A06F5">
        <w:rPr>
          <w:lang w:val="la-Latn"/>
        </w:rPr>
        <w:t xml:space="preserve"> </w:t>
      </w:r>
      <w:r w:rsidRPr="007A06F5">
        <w:rPr>
          <w:iCs/>
          <w:lang w:val="la-Latn"/>
        </w:rPr>
        <w:t>sive</w:t>
      </w:r>
      <w:r w:rsidR="00ED106A" w:rsidRPr="007A06F5">
        <w:rPr>
          <w:lang w:val="la-Latn"/>
        </w:rPr>
        <w:t xml:space="preserve"> </w:t>
      </w:r>
      <w:r w:rsidRPr="007A06F5">
        <w:rPr>
          <w:iCs/>
          <w:lang w:val="la-Latn"/>
        </w:rPr>
        <w:t>cognatione</w:t>
      </w:r>
      <w:r w:rsidRPr="007A06F5">
        <w:rPr>
          <w:lang w:val="la-Latn"/>
        </w:rPr>
        <w:t xml:space="preserve"> /</w:t>
      </w:r>
      <w:r w:rsidRPr="007A06F5">
        <w:rPr>
          <w:iCs/>
          <w:lang w:val="la-Latn"/>
        </w:rPr>
        <w:t>uxorem</w:t>
      </w:r>
      <w:r w:rsidRPr="007A06F5">
        <w:rPr>
          <w:lang w:val="la-Latn"/>
        </w:rPr>
        <w:t xml:space="preserve"> </w:t>
      </w:r>
      <w:r w:rsidRPr="007A06F5">
        <w:rPr>
          <w:iCs/>
          <w:lang w:val="la-Latn"/>
        </w:rPr>
        <w:t>accipere</w:t>
      </w:r>
      <w:r w:rsidR="0047682A" w:rsidRPr="007A06F5">
        <w:rPr>
          <w:lang w:val="la-Latn"/>
        </w:rPr>
        <w:t xml:space="preserve">, </w:t>
      </w:r>
      <w:r w:rsidRPr="007A06F5">
        <w:rPr>
          <w:iCs/>
          <w:lang w:val="la-Latn"/>
        </w:rPr>
        <w:t>usque</w:t>
      </w:r>
      <w:r w:rsidRPr="007A06F5">
        <w:rPr>
          <w:lang w:val="la-Latn"/>
        </w:rPr>
        <w:t xml:space="preserve"> </w:t>
      </w:r>
      <w:r w:rsidRPr="007A06F5">
        <w:rPr>
          <w:iCs/>
          <w:lang w:val="la-Latn"/>
        </w:rPr>
        <w:t>dum</w:t>
      </w:r>
      <w:r w:rsidRPr="007A06F5">
        <w:rPr>
          <w:lang w:val="la-Latn"/>
        </w:rPr>
        <w:t xml:space="preserve"> </w:t>
      </w:r>
      <w:r w:rsidRPr="007A06F5">
        <w:rPr>
          <w:iCs/>
          <w:lang w:val="la-Latn"/>
        </w:rPr>
        <w:t>generatio</w:t>
      </w:r>
      <w:r w:rsidRPr="007A06F5">
        <w:rPr>
          <w:lang w:val="la-Latn"/>
        </w:rPr>
        <w:t xml:space="preserve"> </w:t>
      </w:r>
      <w:r w:rsidRPr="007A06F5">
        <w:rPr>
          <w:iCs/>
          <w:lang w:val="la-Latn"/>
        </w:rPr>
        <w:t>recordatur</w:t>
      </w:r>
      <w:r w:rsidR="0047682A" w:rsidRPr="007A06F5">
        <w:rPr>
          <w:lang w:val="la-Latn"/>
        </w:rPr>
        <w:t xml:space="preserve">, </w:t>
      </w:r>
      <w:r w:rsidRPr="007A06F5">
        <w:rPr>
          <w:iCs/>
          <w:lang w:val="la-Latn"/>
        </w:rPr>
        <w:t>cognoscitur</w:t>
      </w:r>
      <w:r w:rsidR="00ED106A" w:rsidRPr="007A06F5">
        <w:rPr>
          <w:lang w:val="la-Latn"/>
        </w:rPr>
        <w:t xml:space="preserve"> </w:t>
      </w:r>
      <w:r w:rsidRPr="007A06F5">
        <w:rPr>
          <w:iCs/>
          <w:lang w:val="la-Latn"/>
        </w:rPr>
        <w:t>aut</w:t>
      </w:r>
      <w:r w:rsidRPr="007A06F5">
        <w:rPr>
          <w:lang w:val="la-Latn"/>
        </w:rPr>
        <w:t xml:space="preserve"> </w:t>
      </w:r>
      <w:r w:rsidRPr="007A06F5">
        <w:rPr>
          <w:iCs/>
          <w:lang w:val="la-Latn"/>
        </w:rPr>
        <w:t>memoria</w:t>
      </w:r>
      <w:r w:rsidRPr="007A06F5">
        <w:rPr>
          <w:lang w:val="la-Latn"/>
        </w:rPr>
        <w:t xml:space="preserve"> </w:t>
      </w:r>
      <w:r w:rsidRPr="007A06F5">
        <w:rPr>
          <w:iCs/>
          <w:lang w:val="la-Latn"/>
        </w:rPr>
        <w:t>retinetur</w:t>
      </w:r>
      <w:r w:rsidR="0047682A" w:rsidRPr="007A06F5">
        <w:rPr>
          <w:lang w:val="la-Latn"/>
        </w:rPr>
        <w:t xml:space="preserve">. </w:t>
      </w:r>
    </w:p>
    <w:p w14:paraId="650A2015" w14:textId="6D33A8F8" w:rsidR="009376ED" w:rsidRPr="007A06F5" w:rsidRDefault="009376ED" w:rsidP="00724342">
      <w:pPr>
        <w:pStyle w:val="Normlnweb"/>
        <w:spacing w:before="0" w:beforeAutospacing="0" w:after="120" w:afterAutospacing="0"/>
        <w:rPr>
          <w:lang w:val="la-Latn"/>
        </w:rPr>
      </w:pPr>
      <w:commentRangeStart w:id="205"/>
      <w:r w:rsidRPr="007A06F5">
        <w:rPr>
          <w:lang w:val="la-Latn"/>
        </w:rPr>
        <w:lastRenderedPageBreak/>
        <w:t>VIIII</w:t>
      </w:r>
      <w:r w:rsidR="0047682A" w:rsidRPr="007A06F5">
        <w:rPr>
          <w:lang w:val="la-Latn"/>
        </w:rPr>
        <w:t xml:space="preserve">. </w:t>
      </w:r>
      <w:r w:rsidRPr="007A06F5">
        <w:rPr>
          <w:lang w:val="la-Latn"/>
        </w:rPr>
        <w:t>DE SACERDOTIBUS IN FORNICATIONEM</w:t>
      </w:r>
      <w:r w:rsidR="00ED106A" w:rsidRPr="007A06F5">
        <w:rPr>
          <w:lang w:val="la-Latn"/>
        </w:rPr>
        <w:t xml:space="preserve"> </w:t>
      </w:r>
      <w:r w:rsidRPr="007A06F5">
        <w:rPr>
          <w:lang w:val="la-Latn"/>
        </w:rPr>
        <w:t>LAPSIS</w:t>
      </w:r>
      <w:r w:rsidR="0047682A" w:rsidRPr="007A06F5">
        <w:rPr>
          <w:lang w:val="la-Latn"/>
        </w:rPr>
        <w:t xml:space="preserve">. </w:t>
      </w:r>
      <w:commentRangeEnd w:id="205"/>
      <w:r w:rsidR="00444CC8" w:rsidRPr="007A06F5">
        <w:rPr>
          <w:rStyle w:val="Odkaznakoment"/>
          <w:rFonts w:eastAsiaTheme="minorHAnsi"/>
          <w:lang w:val="la-Latn" w:eastAsia="en-US"/>
        </w:rPr>
        <w:commentReference w:id="205"/>
      </w:r>
    </w:p>
    <w:p w14:paraId="2C810885" w14:textId="7B86E8EB" w:rsidR="009376ED" w:rsidRPr="007A06F5" w:rsidRDefault="009376ED" w:rsidP="00724342">
      <w:pPr>
        <w:pStyle w:val="Normlnweb"/>
        <w:spacing w:before="0" w:beforeAutospacing="0" w:after="120" w:afterAutospacing="0"/>
        <w:rPr>
          <w:lang w:val="la-Latn"/>
        </w:rPr>
      </w:pPr>
      <w:r w:rsidRPr="007A06F5">
        <w:rPr>
          <w:iCs/>
          <w:lang w:val="la-Latn"/>
        </w:rPr>
        <w:t>Sacerdotes</w:t>
      </w:r>
      <w:r w:rsidRPr="007A06F5">
        <w:rPr>
          <w:lang w:val="la-Latn"/>
        </w:rPr>
        <w:t xml:space="preserve"> igitur</w:t>
      </w:r>
      <w:r w:rsidR="0047682A" w:rsidRPr="007A06F5">
        <w:rPr>
          <w:lang w:val="la-Latn"/>
        </w:rPr>
        <w:t xml:space="preserve">, </w:t>
      </w:r>
      <w:r w:rsidRPr="007A06F5">
        <w:rPr>
          <w:iCs/>
          <w:lang w:val="la-Latn"/>
        </w:rPr>
        <w:t>si</w:t>
      </w:r>
      <w:r w:rsidRPr="007A06F5">
        <w:rPr>
          <w:lang w:val="la-Latn"/>
        </w:rPr>
        <w:t xml:space="preserve"> </w:t>
      </w:r>
      <w:r w:rsidRPr="007A06F5">
        <w:rPr>
          <w:iCs/>
          <w:lang w:val="la-Latn"/>
        </w:rPr>
        <w:t>in</w:t>
      </w:r>
      <w:r w:rsidRPr="007A06F5">
        <w:rPr>
          <w:lang w:val="la-Latn"/>
        </w:rPr>
        <w:t xml:space="preserve"> </w:t>
      </w:r>
      <w:r w:rsidRPr="007A06F5">
        <w:rPr>
          <w:iCs/>
          <w:lang w:val="la-Latn"/>
        </w:rPr>
        <w:t>fornicationis</w:t>
      </w:r>
      <w:r w:rsidRPr="007A06F5">
        <w:rPr>
          <w:lang w:val="la-Latn"/>
        </w:rPr>
        <w:t xml:space="preserve"> </w:t>
      </w:r>
      <w:r w:rsidRPr="007A06F5">
        <w:rPr>
          <w:iCs/>
          <w:lang w:val="la-Latn"/>
        </w:rPr>
        <w:t>laqueum</w:t>
      </w:r>
      <w:r w:rsidRPr="007A06F5">
        <w:rPr>
          <w:lang w:val="la-Latn"/>
        </w:rPr>
        <w:t xml:space="preserve"> </w:t>
      </w:r>
      <w:r w:rsidRPr="007A06F5">
        <w:rPr>
          <w:iCs/>
          <w:lang w:val="la-Latn"/>
        </w:rPr>
        <w:t>ceciderint</w:t>
      </w:r>
      <w:r w:rsidRPr="007A06F5">
        <w:rPr>
          <w:lang w:val="la-Latn"/>
        </w:rPr>
        <w:t xml:space="preserve"> </w:t>
      </w:r>
      <w:r w:rsidRPr="007A06F5">
        <w:rPr>
          <w:iCs/>
          <w:lang w:val="la-Latn"/>
        </w:rPr>
        <w:t>et</w:t>
      </w:r>
      <w:r w:rsidR="00724342" w:rsidRPr="007A06F5">
        <w:rPr>
          <w:lang w:val="la-Latn"/>
        </w:rPr>
        <w:t xml:space="preserve"> </w:t>
      </w:r>
      <w:r w:rsidRPr="007A06F5">
        <w:rPr>
          <w:iCs/>
          <w:lang w:val="la-Latn"/>
        </w:rPr>
        <w:t>criminis</w:t>
      </w:r>
      <w:r w:rsidR="00174AED" w:rsidRPr="007A06F5">
        <w:rPr>
          <w:lang w:val="la-Latn"/>
        </w:rPr>
        <w:t xml:space="preserve"> mani</w:t>
      </w:r>
      <w:r w:rsidRPr="007A06F5">
        <w:rPr>
          <w:iCs/>
          <w:lang w:val="la-Latn"/>
        </w:rPr>
        <w:t>festus</w:t>
      </w:r>
      <w:r w:rsidR="00ED106A" w:rsidRPr="007A06F5">
        <w:rPr>
          <w:lang w:val="la-Latn"/>
        </w:rPr>
        <w:t xml:space="preserve"> </w:t>
      </w:r>
      <w:r w:rsidRPr="007A06F5">
        <w:rPr>
          <w:iCs/>
          <w:lang w:val="la-Latn"/>
        </w:rPr>
        <w:t>sive</w:t>
      </w:r>
      <w:r w:rsidRPr="007A06F5">
        <w:rPr>
          <w:lang w:val="la-Latn"/>
        </w:rPr>
        <w:t xml:space="preserve"> </w:t>
      </w:r>
      <w:r w:rsidRPr="007A06F5">
        <w:rPr>
          <w:iCs/>
          <w:lang w:val="la-Latn"/>
        </w:rPr>
        <w:t>ostensus</w:t>
      </w:r>
      <w:r w:rsidR="00ED106A" w:rsidRPr="007A06F5">
        <w:rPr>
          <w:lang w:val="la-Latn"/>
        </w:rPr>
        <w:t xml:space="preserve"> </w:t>
      </w:r>
      <w:r w:rsidRPr="007A06F5">
        <w:rPr>
          <w:iCs/>
          <w:lang w:val="la-Latn"/>
        </w:rPr>
        <w:t>fuerit</w:t>
      </w:r>
      <w:r w:rsidR="00ED106A" w:rsidRPr="007A06F5">
        <w:rPr>
          <w:lang w:val="la-Latn"/>
        </w:rPr>
        <w:t xml:space="preserve"> </w:t>
      </w:r>
      <w:r w:rsidRPr="007A06F5">
        <w:rPr>
          <w:iCs/>
          <w:lang w:val="la-Latn"/>
        </w:rPr>
        <w:t>actus</w:t>
      </w:r>
      <w:r w:rsidR="0047682A" w:rsidRPr="007A06F5">
        <w:rPr>
          <w:lang w:val="la-Latn"/>
        </w:rPr>
        <w:t xml:space="preserve">, </w:t>
      </w:r>
      <w:r w:rsidRPr="007A06F5">
        <w:rPr>
          <w:iCs/>
          <w:lang w:val="la-Latn"/>
        </w:rPr>
        <w:t>sacerdotii</w:t>
      </w:r>
      <w:r w:rsidR="00ED106A" w:rsidRPr="007A06F5">
        <w:rPr>
          <w:lang w:val="la-Latn"/>
        </w:rPr>
        <w:t xml:space="preserve"> </w:t>
      </w:r>
      <w:r w:rsidRPr="007A06F5">
        <w:rPr>
          <w:iCs/>
          <w:lang w:val="la-Latn"/>
        </w:rPr>
        <w:t>non</w:t>
      </w:r>
      <w:r w:rsidRPr="007A06F5">
        <w:rPr>
          <w:lang w:val="la-Latn"/>
        </w:rPr>
        <w:t xml:space="preserve"> </w:t>
      </w:r>
      <w:r w:rsidRPr="007A06F5">
        <w:rPr>
          <w:iCs/>
          <w:lang w:val="la-Latn"/>
        </w:rPr>
        <w:t>possunt</w:t>
      </w:r>
      <w:r w:rsidRPr="007A06F5">
        <w:rPr>
          <w:lang w:val="la-Latn"/>
        </w:rPr>
        <w:t xml:space="preserve"> </w:t>
      </w:r>
      <w:r w:rsidRPr="007A06F5">
        <w:rPr>
          <w:iCs/>
          <w:lang w:val="la-Latn"/>
        </w:rPr>
        <w:t>habere</w:t>
      </w:r>
      <w:r w:rsidR="00A30F7F" w:rsidRPr="007A06F5">
        <w:rPr>
          <w:lang w:val="la-Latn"/>
        </w:rPr>
        <w:t xml:space="preserve"> </w:t>
      </w:r>
      <w:r w:rsidRPr="007A06F5">
        <w:rPr>
          <w:iCs/>
          <w:lang w:val="la-Latn"/>
        </w:rPr>
        <w:t>honorem</w:t>
      </w:r>
      <w:r w:rsidR="00ED106A" w:rsidRPr="007A06F5">
        <w:rPr>
          <w:lang w:val="la-Latn"/>
        </w:rPr>
        <w:t xml:space="preserve"> </w:t>
      </w:r>
      <w:r w:rsidR="00174AED" w:rsidRPr="007A06F5">
        <w:rPr>
          <w:lang w:val="la-Latn"/>
        </w:rPr>
        <w:t>secun</w:t>
      </w:r>
      <w:r w:rsidRPr="007A06F5">
        <w:rPr>
          <w:iCs/>
          <w:lang w:val="la-Latn"/>
        </w:rPr>
        <w:t>dum</w:t>
      </w:r>
      <w:r w:rsidRPr="007A06F5">
        <w:rPr>
          <w:lang w:val="la-Latn"/>
        </w:rPr>
        <w:t xml:space="preserve"> </w:t>
      </w:r>
      <w:r w:rsidRPr="007A06F5">
        <w:rPr>
          <w:iCs/>
          <w:lang w:val="la-Latn"/>
        </w:rPr>
        <w:t>canonicę</w:t>
      </w:r>
      <w:r w:rsidR="00ED106A" w:rsidRPr="007A06F5">
        <w:rPr>
          <w:lang w:val="la-Latn"/>
        </w:rPr>
        <w:t xml:space="preserve"> </w:t>
      </w:r>
      <w:r w:rsidRPr="007A06F5">
        <w:rPr>
          <w:iCs/>
          <w:lang w:val="la-Latn"/>
        </w:rPr>
        <w:t>institutionis</w:t>
      </w:r>
      <w:r w:rsidR="00ED106A" w:rsidRPr="007A06F5">
        <w:rPr>
          <w:lang w:val="la-Latn"/>
        </w:rPr>
        <w:t xml:space="preserve"> </w:t>
      </w:r>
      <w:r w:rsidR="00524CAA" w:rsidRPr="00524CAA">
        <w:rPr>
          <w:b/>
          <w:iCs/>
          <w:lang w:val="la-Latn"/>
        </w:rPr>
        <w:t>auctorit</w:t>
      </w:r>
      <w:r w:rsidRPr="007A06F5">
        <w:rPr>
          <w:iCs/>
          <w:lang w:val="la-Latn"/>
        </w:rPr>
        <w:t>atem</w:t>
      </w:r>
      <w:r w:rsidR="0047682A" w:rsidRPr="007A06F5">
        <w:rPr>
          <w:lang w:val="la-Latn"/>
        </w:rPr>
        <w:t xml:space="preserve">. </w:t>
      </w:r>
    </w:p>
    <w:p w14:paraId="67F1BE38" w14:textId="4369EF3D" w:rsidR="00B04058" w:rsidRPr="007A06F5" w:rsidRDefault="009376ED" w:rsidP="00724342">
      <w:pPr>
        <w:pStyle w:val="Normlnweb"/>
        <w:spacing w:before="0" w:beforeAutospacing="0" w:after="120" w:afterAutospacing="0"/>
        <w:rPr>
          <w:lang w:val="la-Latn"/>
        </w:rPr>
      </w:pPr>
      <w:commentRangeStart w:id="206"/>
      <w:r w:rsidRPr="007A06F5">
        <w:rPr>
          <w:lang w:val="la-Latn"/>
        </w:rPr>
        <w:t>X</w:t>
      </w:r>
      <w:r w:rsidR="0047682A" w:rsidRPr="007A06F5">
        <w:rPr>
          <w:lang w:val="la-Latn"/>
        </w:rPr>
        <w:t xml:space="preserve">. </w:t>
      </w:r>
      <w:r w:rsidRPr="007A06F5">
        <w:rPr>
          <w:lang w:val="la-Latn"/>
        </w:rPr>
        <w:t>DE SACERDOTIBUS</w:t>
      </w:r>
      <w:r w:rsidR="0069631A" w:rsidRPr="007A06F5">
        <w:rPr>
          <w:lang w:val="la-Latn"/>
        </w:rPr>
        <w:t xml:space="preserve">, </w:t>
      </w:r>
      <w:r w:rsidR="00B04058" w:rsidRPr="007A06F5">
        <w:rPr>
          <w:lang w:val="la-Latn"/>
        </w:rPr>
        <w:t>QUIBUS CRIMEN FORNICATIONIS IN</w:t>
      </w:r>
      <w:r w:rsidR="003837D7" w:rsidRPr="007A06F5">
        <w:rPr>
          <w:lang w:val="la-Latn"/>
        </w:rPr>
        <w:t>PINGITUR</w:t>
      </w:r>
      <w:r w:rsidR="0069631A" w:rsidRPr="007A06F5">
        <w:rPr>
          <w:lang w:val="la-Latn"/>
        </w:rPr>
        <w:t xml:space="preserve">. </w:t>
      </w:r>
      <w:commentRangeEnd w:id="206"/>
      <w:r w:rsidR="00621632" w:rsidRPr="007A06F5">
        <w:rPr>
          <w:rStyle w:val="Odkaznakoment"/>
          <w:rFonts w:eastAsiaTheme="minorHAnsi"/>
          <w:lang w:val="la-Latn" w:eastAsia="en-US"/>
        </w:rPr>
        <w:commentReference w:id="206"/>
      </w:r>
    </w:p>
    <w:p w14:paraId="6AEEFACA" w14:textId="4208946C" w:rsidR="009376ED" w:rsidRPr="007A06F5" w:rsidRDefault="009376ED" w:rsidP="00724342">
      <w:pPr>
        <w:pStyle w:val="Normlnweb"/>
        <w:spacing w:before="0" w:beforeAutospacing="0" w:after="120" w:afterAutospacing="0"/>
        <w:rPr>
          <w:lang w:val="la-Latn"/>
        </w:rPr>
      </w:pPr>
      <w:r w:rsidRPr="007A06F5">
        <w:rPr>
          <w:iCs/>
          <w:lang w:val="la-Latn"/>
        </w:rPr>
        <w:t>Sacerdotes</w:t>
      </w:r>
      <w:r w:rsidR="0069631A" w:rsidRPr="007A06F5">
        <w:rPr>
          <w:lang w:val="la-Latn"/>
        </w:rPr>
        <w:t xml:space="preserve">, </w:t>
      </w:r>
      <w:r w:rsidRPr="007A06F5">
        <w:rPr>
          <w:iCs/>
          <w:lang w:val="la-Latn"/>
        </w:rPr>
        <w:t>qui</w:t>
      </w:r>
      <w:r w:rsidR="0069631A" w:rsidRPr="007A06F5">
        <w:rPr>
          <w:lang w:val="la-Latn"/>
        </w:rPr>
        <w:t xml:space="preserve"> </w:t>
      </w:r>
      <w:r w:rsidRPr="007A06F5">
        <w:rPr>
          <w:iCs/>
          <w:lang w:val="la-Latn"/>
        </w:rPr>
        <w:t>in</w:t>
      </w:r>
      <w:r w:rsidR="0069631A" w:rsidRPr="007A06F5">
        <w:rPr>
          <w:lang w:val="la-Latn"/>
        </w:rPr>
        <w:t xml:space="preserve"> </w:t>
      </w:r>
      <w:r w:rsidRPr="007A06F5">
        <w:rPr>
          <w:iCs/>
          <w:lang w:val="la-Latn"/>
        </w:rPr>
        <w:t>crimine</w:t>
      </w:r>
      <w:r w:rsidR="0069631A" w:rsidRPr="007A06F5">
        <w:rPr>
          <w:lang w:val="la-Latn"/>
        </w:rPr>
        <w:t xml:space="preserve"> </w:t>
      </w:r>
      <w:r w:rsidRPr="007A06F5">
        <w:rPr>
          <w:iCs/>
          <w:lang w:val="la-Latn"/>
        </w:rPr>
        <w:t>fornicationis</w:t>
      </w:r>
      <w:r w:rsidRPr="007A06F5">
        <w:rPr>
          <w:lang w:val="la-Latn"/>
        </w:rPr>
        <w:t xml:space="preserve"> </w:t>
      </w:r>
      <w:r w:rsidRPr="007A06F5">
        <w:rPr>
          <w:iCs/>
          <w:lang w:val="la-Latn"/>
        </w:rPr>
        <w:t>fuerint</w:t>
      </w:r>
      <w:r w:rsidRPr="007A06F5">
        <w:rPr>
          <w:lang w:val="la-Latn"/>
        </w:rPr>
        <w:t xml:space="preserve"> </w:t>
      </w:r>
      <w:r w:rsidRPr="007A06F5">
        <w:rPr>
          <w:iCs/>
          <w:lang w:val="la-Latn"/>
        </w:rPr>
        <w:t>accusati</w:t>
      </w:r>
      <w:r w:rsidRPr="007A06F5">
        <w:rPr>
          <w:lang w:val="la-Latn"/>
        </w:rPr>
        <w:t xml:space="preserve"> </w:t>
      </w:r>
      <w:r w:rsidRPr="007A06F5">
        <w:rPr>
          <w:iCs/>
          <w:lang w:val="la-Latn"/>
        </w:rPr>
        <w:t>et</w:t>
      </w:r>
      <w:r w:rsidRPr="007A06F5">
        <w:rPr>
          <w:lang w:val="la-Latn"/>
        </w:rPr>
        <w:t xml:space="preserve"> </w:t>
      </w:r>
      <w:r w:rsidRPr="007A06F5">
        <w:rPr>
          <w:iCs/>
          <w:lang w:val="la-Latn"/>
        </w:rPr>
        <w:t>crimen</w:t>
      </w:r>
      <w:r w:rsidRPr="007A06F5">
        <w:rPr>
          <w:lang w:val="la-Latn"/>
        </w:rPr>
        <w:t xml:space="preserve"> </w:t>
      </w:r>
      <w:r w:rsidRPr="007A06F5">
        <w:rPr>
          <w:iCs/>
          <w:lang w:val="la-Latn"/>
        </w:rPr>
        <w:t>illis</w:t>
      </w:r>
      <w:r w:rsidRPr="007A06F5">
        <w:rPr>
          <w:lang w:val="la-Latn"/>
        </w:rPr>
        <w:t xml:space="preserve"> </w:t>
      </w:r>
      <w:r w:rsidRPr="007A06F5">
        <w:rPr>
          <w:iCs/>
          <w:lang w:val="la-Latn"/>
        </w:rPr>
        <w:t>non</w:t>
      </w:r>
      <w:r w:rsidR="0069631A" w:rsidRPr="007A06F5">
        <w:rPr>
          <w:lang w:val="la-Latn"/>
        </w:rPr>
        <w:t xml:space="preserve"> </w:t>
      </w:r>
      <w:r w:rsidRPr="007A06F5">
        <w:rPr>
          <w:iCs/>
          <w:lang w:val="la-Latn"/>
        </w:rPr>
        <w:t>fuerit</w:t>
      </w:r>
      <w:r w:rsidRPr="007A06F5">
        <w:rPr>
          <w:lang w:val="la-Latn"/>
        </w:rPr>
        <w:t xml:space="preserve"> </w:t>
      </w:r>
      <w:r w:rsidRPr="007A06F5">
        <w:rPr>
          <w:iCs/>
          <w:lang w:val="la-Latn"/>
        </w:rPr>
        <w:t>comprobatum</w:t>
      </w:r>
      <w:r w:rsidR="0069631A" w:rsidRPr="007A06F5">
        <w:rPr>
          <w:lang w:val="la-Latn"/>
        </w:rPr>
        <w:t xml:space="preserve"> </w:t>
      </w:r>
      <w:r w:rsidRPr="007A06F5">
        <w:rPr>
          <w:iCs/>
          <w:lang w:val="la-Latn"/>
        </w:rPr>
        <w:t>aut</w:t>
      </w:r>
      <w:r w:rsidRPr="007A06F5">
        <w:rPr>
          <w:lang w:val="la-Latn"/>
        </w:rPr>
        <w:t xml:space="preserve"> </w:t>
      </w:r>
      <w:r w:rsidRPr="007A06F5">
        <w:rPr>
          <w:iCs/>
          <w:lang w:val="la-Latn"/>
        </w:rPr>
        <w:t>ipsi</w:t>
      </w:r>
      <w:r w:rsidR="0069631A" w:rsidRPr="007A06F5">
        <w:rPr>
          <w:lang w:val="la-Latn"/>
        </w:rPr>
        <w:t xml:space="preserve"> </w:t>
      </w:r>
      <w:r w:rsidRPr="007A06F5">
        <w:rPr>
          <w:iCs/>
          <w:lang w:val="la-Latn"/>
        </w:rPr>
        <w:t>non</w:t>
      </w:r>
      <w:r w:rsidR="0069631A" w:rsidRPr="007A06F5">
        <w:rPr>
          <w:lang w:val="la-Latn"/>
        </w:rPr>
        <w:t xml:space="preserve"> </w:t>
      </w:r>
      <w:r w:rsidRPr="007A06F5">
        <w:rPr>
          <w:iCs/>
          <w:lang w:val="la-Latn"/>
        </w:rPr>
        <w:t>manifestaverint</w:t>
      </w:r>
      <w:r w:rsidR="0069631A" w:rsidRPr="007A06F5">
        <w:rPr>
          <w:lang w:val="la-Latn"/>
        </w:rPr>
        <w:t xml:space="preserve">, </w:t>
      </w:r>
      <w:r w:rsidRPr="007A06F5">
        <w:rPr>
          <w:iCs/>
          <w:lang w:val="la-Latn"/>
        </w:rPr>
        <w:t>quid</w:t>
      </w:r>
      <w:r w:rsidRPr="007A06F5">
        <w:rPr>
          <w:lang w:val="la-Latn"/>
        </w:rPr>
        <w:t xml:space="preserve"> </w:t>
      </w:r>
      <w:r w:rsidRPr="007A06F5">
        <w:rPr>
          <w:iCs/>
          <w:lang w:val="la-Latn"/>
        </w:rPr>
        <w:t>aliud</w:t>
      </w:r>
      <w:r w:rsidRPr="007A06F5">
        <w:rPr>
          <w:lang w:val="la-Latn"/>
        </w:rPr>
        <w:t xml:space="preserve"> </w:t>
      </w:r>
      <w:r w:rsidRPr="007A06F5">
        <w:rPr>
          <w:iCs/>
          <w:lang w:val="la-Latn"/>
        </w:rPr>
        <w:t>agendum</w:t>
      </w:r>
      <w:r w:rsidRPr="007A06F5">
        <w:rPr>
          <w:lang w:val="la-Latn"/>
        </w:rPr>
        <w:t xml:space="preserve"> </w:t>
      </w:r>
      <w:r w:rsidRPr="007A06F5">
        <w:rPr>
          <w:iCs/>
          <w:lang w:val="la-Latn"/>
        </w:rPr>
        <w:t>est</w:t>
      </w:r>
      <w:r w:rsidR="0069631A" w:rsidRPr="007A06F5">
        <w:rPr>
          <w:lang w:val="la-Latn"/>
        </w:rPr>
        <w:t xml:space="preserve">, </w:t>
      </w:r>
      <w:r w:rsidRPr="007A06F5">
        <w:rPr>
          <w:iCs/>
          <w:lang w:val="la-Latn"/>
        </w:rPr>
        <w:t>nisi</w:t>
      </w:r>
      <w:r w:rsidRPr="007A06F5">
        <w:rPr>
          <w:lang w:val="la-Latn"/>
        </w:rPr>
        <w:t xml:space="preserve"> </w:t>
      </w:r>
      <w:r w:rsidRPr="007A06F5">
        <w:rPr>
          <w:iCs/>
          <w:lang w:val="la-Latn"/>
        </w:rPr>
        <w:t>quod</w:t>
      </w:r>
      <w:r w:rsidRPr="007A06F5">
        <w:rPr>
          <w:lang w:val="la-Latn"/>
        </w:rPr>
        <w:t xml:space="preserve"> </w:t>
      </w:r>
      <w:r w:rsidRPr="007A06F5">
        <w:rPr>
          <w:iCs/>
          <w:lang w:val="la-Latn"/>
        </w:rPr>
        <w:t>in</w:t>
      </w:r>
      <w:r w:rsidRPr="007A06F5">
        <w:rPr>
          <w:lang w:val="la-Latn"/>
        </w:rPr>
        <w:t xml:space="preserve"> </w:t>
      </w:r>
      <w:r w:rsidRPr="007A06F5">
        <w:rPr>
          <w:iCs/>
          <w:lang w:val="la-Latn"/>
        </w:rPr>
        <w:t>nono</w:t>
      </w:r>
      <w:r w:rsidR="0069631A" w:rsidRPr="007A06F5">
        <w:rPr>
          <w:lang w:val="la-Latn"/>
        </w:rPr>
        <w:t xml:space="preserve"> </w:t>
      </w:r>
      <w:r w:rsidRPr="007A06F5">
        <w:rPr>
          <w:iCs/>
          <w:lang w:val="la-Latn"/>
        </w:rPr>
        <w:t>Neocesariensis</w:t>
      </w:r>
      <w:r w:rsidRPr="007A06F5">
        <w:rPr>
          <w:lang w:val="la-Latn"/>
        </w:rPr>
        <w:t xml:space="preserve"> </w:t>
      </w:r>
      <w:r w:rsidRPr="007A06F5">
        <w:rPr>
          <w:iCs/>
          <w:lang w:val="la-Latn"/>
        </w:rPr>
        <w:t>sancti</w:t>
      </w:r>
      <w:r w:rsidRPr="007A06F5">
        <w:rPr>
          <w:lang w:val="la-Latn"/>
        </w:rPr>
        <w:t xml:space="preserve"> </w:t>
      </w:r>
      <w:r w:rsidRPr="007A06F5">
        <w:rPr>
          <w:iCs/>
          <w:lang w:val="la-Latn"/>
        </w:rPr>
        <w:t>concilii</w:t>
      </w:r>
      <w:r w:rsidR="0069631A" w:rsidRPr="007A06F5">
        <w:rPr>
          <w:lang w:val="la-Latn"/>
        </w:rPr>
        <w:t xml:space="preserve"> </w:t>
      </w:r>
      <w:r w:rsidRPr="007A06F5">
        <w:rPr>
          <w:iCs/>
          <w:lang w:val="la-Latn"/>
        </w:rPr>
        <w:t>legitur</w:t>
      </w:r>
      <w:r w:rsidRPr="007A06F5">
        <w:rPr>
          <w:lang w:val="la-Latn"/>
        </w:rPr>
        <w:t xml:space="preserve"> </w:t>
      </w:r>
      <w:r w:rsidRPr="007A06F5">
        <w:rPr>
          <w:iCs/>
          <w:lang w:val="la-Latn"/>
        </w:rPr>
        <w:t>capitulo</w:t>
      </w:r>
      <w:r w:rsidRPr="007A06F5">
        <w:rPr>
          <w:lang w:val="la-Latn"/>
        </w:rPr>
        <w:t xml:space="preserve"> </w:t>
      </w:r>
      <w:r w:rsidRPr="007A06F5">
        <w:rPr>
          <w:iCs/>
          <w:lang w:val="la-Latn"/>
        </w:rPr>
        <w:t>ac</w:t>
      </w:r>
      <w:r w:rsidRPr="007A06F5">
        <w:rPr>
          <w:lang w:val="la-Latn"/>
        </w:rPr>
        <w:t xml:space="preserve"> </w:t>
      </w:r>
      <w:r w:rsidRPr="007A06F5">
        <w:rPr>
          <w:iCs/>
          <w:lang w:val="la-Latn"/>
        </w:rPr>
        <w:t>demonstratur</w:t>
      </w:r>
      <w:r w:rsidRPr="007A06F5">
        <w:rPr>
          <w:lang w:val="la-Latn"/>
        </w:rPr>
        <w:t xml:space="preserve">? </w:t>
      </w:r>
      <w:r w:rsidRPr="007A06F5">
        <w:rPr>
          <w:iCs/>
          <w:lang w:val="la-Latn"/>
        </w:rPr>
        <w:t>Tamen</w:t>
      </w:r>
      <w:r w:rsidRPr="007A06F5">
        <w:rPr>
          <w:lang w:val="la-Latn"/>
        </w:rPr>
        <w:t xml:space="preserve"> </w:t>
      </w:r>
      <w:r w:rsidRPr="007A06F5">
        <w:rPr>
          <w:iCs/>
          <w:lang w:val="la-Latn"/>
        </w:rPr>
        <w:t>si</w:t>
      </w:r>
      <w:r w:rsidRPr="007A06F5">
        <w:rPr>
          <w:lang w:val="la-Latn"/>
        </w:rPr>
        <w:t xml:space="preserve"> </w:t>
      </w:r>
      <w:r w:rsidRPr="007A06F5">
        <w:rPr>
          <w:iCs/>
          <w:lang w:val="la-Latn"/>
        </w:rPr>
        <w:t>ipsi</w:t>
      </w:r>
      <w:r w:rsidRPr="007A06F5">
        <w:rPr>
          <w:lang w:val="la-Latn"/>
        </w:rPr>
        <w:t xml:space="preserve"> </w:t>
      </w:r>
      <w:r w:rsidRPr="007A06F5">
        <w:rPr>
          <w:iCs/>
          <w:lang w:val="la-Latn"/>
        </w:rPr>
        <w:t>iuramento</w:t>
      </w:r>
      <w:r w:rsidR="0069631A" w:rsidRPr="007A06F5">
        <w:rPr>
          <w:lang w:val="la-Latn"/>
        </w:rPr>
        <w:t xml:space="preserve"> </w:t>
      </w:r>
      <w:r w:rsidRPr="007A06F5">
        <w:rPr>
          <w:iCs/>
          <w:lang w:val="la-Latn"/>
        </w:rPr>
        <w:t>se</w:t>
      </w:r>
      <w:r w:rsidRPr="007A06F5">
        <w:rPr>
          <w:lang w:val="la-Latn"/>
        </w:rPr>
        <w:t xml:space="preserve"> </w:t>
      </w:r>
      <w:r w:rsidRPr="007A06F5">
        <w:rPr>
          <w:iCs/>
          <w:lang w:val="la-Latn"/>
        </w:rPr>
        <w:t>voluerint</w:t>
      </w:r>
      <w:r w:rsidRPr="007A06F5">
        <w:rPr>
          <w:lang w:val="la-Latn"/>
        </w:rPr>
        <w:t xml:space="preserve"> </w:t>
      </w:r>
      <w:r w:rsidRPr="007A06F5">
        <w:rPr>
          <w:iCs/>
          <w:lang w:val="la-Latn"/>
        </w:rPr>
        <w:t>purificare</w:t>
      </w:r>
      <w:r w:rsidR="0069631A" w:rsidRPr="007A06F5">
        <w:rPr>
          <w:lang w:val="la-Latn"/>
        </w:rPr>
        <w:t xml:space="preserve">, </w:t>
      </w:r>
      <w:r w:rsidRPr="007A06F5">
        <w:rPr>
          <w:iCs/>
          <w:lang w:val="la-Latn"/>
        </w:rPr>
        <w:t>licentiam</w:t>
      </w:r>
      <w:r w:rsidRPr="007A06F5">
        <w:rPr>
          <w:lang w:val="la-Latn"/>
        </w:rPr>
        <w:t xml:space="preserve"> </w:t>
      </w:r>
      <w:r w:rsidRPr="007A06F5">
        <w:rPr>
          <w:iCs/>
          <w:lang w:val="la-Latn"/>
        </w:rPr>
        <w:t>habeant</w:t>
      </w:r>
      <w:r w:rsidR="0069631A" w:rsidRPr="007A06F5">
        <w:rPr>
          <w:lang w:val="la-Latn"/>
        </w:rPr>
        <w:t xml:space="preserve">. </w:t>
      </w:r>
      <w:r w:rsidRPr="007A06F5">
        <w:rPr>
          <w:iCs/>
          <w:lang w:val="la-Latn"/>
        </w:rPr>
        <w:t>Similiter</w:t>
      </w:r>
      <w:r w:rsidRPr="007A06F5">
        <w:rPr>
          <w:lang w:val="la-Latn"/>
        </w:rPr>
        <w:t xml:space="preserve"> </w:t>
      </w:r>
      <w:r w:rsidRPr="007A06F5">
        <w:rPr>
          <w:iCs/>
          <w:lang w:val="la-Latn"/>
        </w:rPr>
        <w:t>et</w:t>
      </w:r>
      <w:r w:rsidRPr="007A06F5">
        <w:rPr>
          <w:lang w:val="la-Latn"/>
        </w:rPr>
        <w:t xml:space="preserve"> </w:t>
      </w:r>
      <w:r w:rsidRPr="007A06F5">
        <w:rPr>
          <w:iCs/>
          <w:lang w:val="la-Latn"/>
        </w:rPr>
        <w:t>diaconi</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fuerint</w:t>
      </w:r>
      <w:r w:rsidRPr="007A06F5">
        <w:rPr>
          <w:lang w:val="la-Latn"/>
        </w:rPr>
        <w:t xml:space="preserve"> </w:t>
      </w:r>
      <w:r w:rsidRPr="007A06F5">
        <w:rPr>
          <w:iCs/>
          <w:lang w:val="la-Latn"/>
        </w:rPr>
        <w:t>accusati</w:t>
      </w:r>
      <w:r w:rsidR="0069631A" w:rsidRPr="007A06F5">
        <w:rPr>
          <w:lang w:val="la-Latn"/>
        </w:rPr>
        <w:t xml:space="preserve">, </w:t>
      </w:r>
      <w:r w:rsidRPr="007A06F5">
        <w:rPr>
          <w:iCs/>
          <w:lang w:val="la-Latn"/>
        </w:rPr>
        <w:t>peragant</w:t>
      </w:r>
      <w:r w:rsidR="0069631A" w:rsidRPr="007A06F5">
        <w:rPr>
          <w:lang w:val="la-Latn"/>
        </w:rPr>
        <w:t xml:space="preserve">. </w:t>
      </w:r>
    </w:p>
    <w:p w14:paraId="6D181256" w14:textId="487E57FB" w:rsidR="009376ED" w:rsidRPr="007A06F5" w:rsidRDefault="009376ED" w:rsidP="00724342">
      <w:pPr>
        <w:pStyle w:val="Normlnweb"/>
        <w:spacing w:before="0" w:beforeAutospacing="0" w:after="120" w:afterAutospacing="0"/>
        <w:rPr>
          <w:lang w:val="la-Latn"/>
        </w:rPr>
      </w:pPr>
      <w:commentRangeStart w:id="207"/>
      <w:r w:rsidRPr="007A06F5">
        <w:rPr>
          <w:lang w:val="la-Latn"/>
        </w:rPr>
        <w:t>XI</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FEMINIS SACRO VELAMINE CONSECRATIS</w:t>
      </w:r>
      <w:r w:rsidR="0069631A" w:rsidRPr="007A06F5">
        <w:rPr>
          <w:lang w:val="la-Latn"/>
        </w:rPr>
        <w:t xml:space="preserve">. </w:t>
      </w:r>
      <w:commentRangeEnd w:id="207"/>
      <w:r w:rsidR="00621632" w:rsidRPr="007A06F5">
        <w:rPr>
          <w:rStyle w:val="Odkaznakoment"/>
          <w:rFonts w:eastAsiaTheme="minorHAnsi"/>
          <w:lang w:val="la-Latn" w:eastAsia="en-US"/>
        </w:rPr>
        <w:commentReference w:id="207"/>
      </w:r>
    </w:p>
    <w:p w14:paraId="51D4C06C" w14:textId="7662B078" w:rsidR="009376ED" w:rsidRPr="007A06F5" w:rsidRDefault="009376ED" w:rsidP="00724342">
      <w:pPr>
        <w:pStyle w:val="Normlnweb"/>
        <w:spacing w:before="0" w:beforeAutospacing="0" w:after="120" w:afterAutospacing="0"/>
        <w:rPr>
          <w:lang w:val="la-Latn"/>
        </w:rPr>
      </w:pPr>
      <w:r w:rsidRPr="007A06F5">
        <w:rPr>
          <w:iCs/>
          <w:lang w:val="la-Latn"/>
        </w:rPr>
        <w:t>Feminę</w:t>
      </w:r>
      <w:r w:rsidRPr="007A06F5">
        <w:rPr>
          <w:lang w:val="la-Latn"/>
        </w:rPr>
        <w:t xml:space="preserve"> </w:t>
      </w:r>
      <w:r w:rsidRPr="007A06F5">
        <w:rPr>
          <w:iCs/>
          <w:lang w:val="la-Latn"/>
        </w:rPr>
        <w:t>scilicet</w:t>
      </w:r>
      <w:r w:rsidR="0069631A" w:rsidRPr="007A06F5">
        <w:rPr>
          <w:lang w:val="la-Latn"/>
        </w:rPr>
        <w:t xml:space="preserve">, </w:t>
      </w:r>
      <w:r w:rsidRPr="007A06F5">
        <w:rPr>
          <w:iCs/>
          <w:lang w:val="la-Latn"/>
        </w:rPr>
        <w:t>quae</w:t>
      </w:r>
      <w:r w:rsidRPr="007A06F5">
        <w:rPr>
          <w:lang w:val="la-Latn"/>
        </w:rPr>
        <w:t xml:space="preserve"> </w:t>
      </w:r>
      <w:r w:rsidRPr="007A06F5">
        <w:rPr>
          <w:iCs/>
          <w:lang w:val="la-Latn"/>
        </w:rPr>
        <w:t>sacro</w:t>
      </w:r>
      <w:r w:rsidR="0069631A" w:rsidRPr="007A06F5">
        <w:rPr>
          <w:lang w:val="la-Latn"/>
        </w:rPr>
        <w:t xml:space="preserve"> </w:t>
      </w:r>
      <w:r w:rsidRPr="007A06F5">
        <w:rPr>
          <w:iCs/>
          <w:lang w:val="la-Latn"/>
        </w:rPr>
        <w:t>sunt</w:t>
      </w:r>
      <w:r w:rsidRPr="007A06F5">
        <w:rPr>
          <w:lang w:val="la-Latn"/>
        </w:rPr>
        <w:t xml:space="preserve"> </w:t>
      </w:r>
      <w:r w:rsidRPr="007A06F5">
        <w:rPr>
          <w:iCs/>
          <w:lang w:val="la-Latn"/>
        </w:rPr>
        <w:t>consecratae</w:t>
      </w:r>
      <w:r w:rsidRPr="007A06F5">
        <w:rPr>
          <w:lang w:val="la-Latn"/>
        </w:rPr>
        <w:t xml:space="preserve"> </w:t>
      </w:r>
      <w:r w:rsidRPr="007A06F5">
        <w:rPr>
          <w:iCs/>
          <w:lang w:val="la-Latn"/>
        </w:rPr>
        <w:t>velaminę</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fuerint</w:t>
      </w:r>
      <w:r w:rsidR="0069631A" w:rsidRPr="007A06F5">
        <w:rPr>
          <w:lang w:val="la-Latn"/>
        </w:rPr>
        <w:t xml:space="preserve">, </w:t>
      </w:r>
      <w:r w:rsidRPr="007A06F5">
        <w:rPr>
          <w:iCs/>
          <w:lang w:val="la-Latn"/>
        </w:rPr>
        <w:t>quod</w:t>
      </w:r>
      <w:r w:rsidR="00B04058" w:rsidRPr="007A06F5">
        <w:rPr>
          <w:lang w:val="la-Latn"/>
        </w:rPr>
        <w:t xml:space="preserve"> nolu</w:t>
      </w:r>
      <w:r w:rsidRPr="007A06F5">
        <w:rPr>
          <w:iCs/>
          <w:lang w:val="la-Latn"/>
        </w:rPr>
        <w:t>mus</w:t>
      </w:r>
      <w:r w:rsidR="0069631A" w:rsidRPr="007A06F5">
        <w:rPr>
          <w:lang w:val="la-Latn"/>
        </w:rPr>
        <w:t xml:space="preserve">, </w:t>
      </w:r>
      <w:r w:rsidRPr="007A06F5">
        <w:rPr>
          <w:iCs/>
          <w:lang w:val="la-Latn"/>
        </w:rPr>
        <w:t>fornicatae</w:t>
      </w:r>
      <w:r w:rsidR="0069631A" w:rsidRPr="007A06F5">
        <w:rPr>
          <w:lang w:val="la-Latn"/>
        </w:rPr>
        <w:t xml:space="preserve">, </w:t>
      </w:r>
      <w:r w:rsidRPr="007A06F5">
        <w:rPr>
          <w:iCs/>
          <w:lang w:val="la-Latn"/>
        </w:rPr>
        <w:t>velamen</w:t>
      </w:r>
      <w:r w:rsidRPr="007A06F5">
        <w:rPr>
          <w:lang w:val="la-Latn"/>
        </w:rPr>
        <w:t xml:space="preserve"> </w:t>
      </w:r>
      <w:r w:rsidRPr="007A06F5">
        <w:rPr>
          <w:iCs/>
          <w:lang w:val="la-Latn"/>
        </w:rPr>
        <w:t>deponere</w:t>
      </w:r>
      <w:r w:rsidRPr="007A06F5">
        <w:rPr>
          <w:lang w:val="la-Latn"/>
        </w:rPr>
        <w:t xml:space="preserve"> </w:t>
      </w:r>
      <w:r w:rsidRPr="007A06F5">
        <w:rPr>
          <w:iCs/>
          <w:lang w:val="la-Latn"/>
        </w:rPr>
        <w:t>non</w:t>
      </w:r>
      <w:r w:rsidRPr="007A06F5">
        <w:rPr>
          <w:lang w:val="la-Latn"/>
        </w:rPr>
        <w:t xml:space="preserve"> </w:t>
      </w:r>
      <w:r w:rsidRPr="007A06F5">
        <w:rPr>
          <w:iCs/>
          <w:lang w:val="la-Latn"/>
        </w:rPr>
        <w:t>praesumant</w:t>
      </w:r>
      <w:r w:rsidRPr="007A06F5">
        <w:rPr>
          <w:lang w:val="la-Latn"/>
        </w:rPr>
        <w:t xml:space="preserve">; </w:t>
      </w:r>
      <w:r w:rsidRPr="007A06F5">
        <w:rPr>
          <w:iCs/>
          <w:lang w:val="la-Latn"/>
        </w:rPr>
        <w:t>sed</w:t>
      </w:r>
      <w:r w:rsidRPr="007A06F5">
        <w:rPr>
          <w:lang w:val="la-Latn"/>
        </w:rPr>
        <w:t xml:space="preserve"> </w:t>
      </w:r>
      <w:r w:rsidRPr="007A06F5">
        <w:rPr>
          <w:iCs/>
          <w:lang w:val="la-Latn"/>
        </w:rPr>
        <w:t>paenitentiae</w:t>
      </w:r>
      <w:r w:rsidRPr="007A06F5">
        <w:rPr>
          <w:lang w:val="la-Latn"/>
        </w:rPr>
        <w:t xml:space="preserve"> </w:t>
      </w:r>
      <w:r w:rsidRPr="007A06F5">
        <w:rPr>
          <w:iCs/>
          <w:lang w:val="la-Latn"/>
        </w:rPr>
        <w:t>iugo</w:t>
      </w:r>
      <w:r w:rsidRPr="007A06F5">
        <w:rPr>
          <w:lang w:val="la-Latn"/>
        </w:rPr>
        <w:t xml:space="preserve"> </w:t>
      </w:r>
      <w:r w:rsidRPr="007A06F5">
        <w:rPr>
          <w:iCs/>
          <w:lang w:val="la-Latn"/>
        </w:rPr>
        <w:t>submissae</w:t>
      </w:r>
      <w:r w:rsidRPr="007A06F5">
        <w:rPr>
          <w:lang w:val="la-Latn"/>
        </w:rPr>
        <w:t xml:space="preserve"> </w:t>
      </w:r>
      <w:r w:rsidRPr="007A06F5">
        <w:rPr>
          <w:iCs/>
          <w:lang w:val="la-Latn"/>
        </w:rPr>
        <w:t>summopere</w:t>
      </w:r>
      <w:r w:rsidRPr="007A06F5">
        <w:rPr>
          <w:lang w:val="la-Latn"/>
        </w:rPr>
        <w:t xml:space="preserve"> </w:t>
      </w:r>
      <w:r w:rsidRPr="007A06F5">
        <w:rPr>
          <w:iCs/>
          <w:lang w:val="la-Latn"/>
        </w:rPr>
        <w:t>decertare</w:t>
      </w:r>
      <w:r w:rsidRPr="007A06F5">
        <w:rPr>
          <w:lang w:val="la-Latn"/>
        </w:rPr>
        <w:t xml:space="preserve"> </w:t>
      </w:r>
      <w:r w:rsidRPr="007A06F5">
        <w:rPr>
          <w:iCs/>
          <w:lang w:val="la-Latn"/>
        </w:rPr>
        <w:t>festinent</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ad</w:t>
      </w:r>
      <w:r w:rsidRPr="007A06F5">
        <w:rPr>
          <w:lang w:val="la-Latn"/>
        </w:rPr>
        <w:t xml:space="preserve"> </w:t>
      </w:r>
      <w:r w:rsidRPr="007A06F5">
        <w:rPr>
          <w:iCs/>
          <w:lang w:val="la-Latn"/>
        </w:rPr>
        <w:t>indulgentiae</w:t>
      </w:r>
      <w:r w:rsidR="0069631A" w:rsidRPr="007A06F5">
        <w:rPr>
          <w:lang w:val="la-Latn"/>
        </w:rPr>
        <w:t xml:space="preserve"> </w:t>
      </w:r>
      <w:r w:rsidRPr="007A06F5">
        <w:rPr>
          <w:iCs/>
          <w:lang w:val="la-Latn"/>
        </w:rPr>
        <w:t>et</w:t>
      </w:r>
      <w:r w:rsidRPr="007A06F5">
        <w:rPr>
          <w:lang w:val="la-Latn"/>
        </w:rPr>
        <w:t xml:space="preserve"> </w:t>
      </w:r>
      <w:r w:rsidRPr="007A06F5">
        <w:rPr>
          <w:iCs/>
          <w:lang w:val="la-Latn"/>
        </w:rPr>
        <w:t>remissionis</w:t>
      </w:r>
      <w:r w:rsidR="0069631A" w:rsidRPr="007A06F5">
        <w:rPr>
          <w:lang w:val="la-Latn"/>
        </w:rPr>
        <w:t xml:space="preserve"> </w:t>
      </w:r>
      <w:r w:rsidRPr="007A06F5">
        <w:rPr>
          <w:iCs/>
          <w:lang w:val="la-Latn"/>
        </w:rPr>
        <w:t>valeant</w:t>
      </w:r>
      <w:r w:rsidRPr="007A06F5">
        <w:rPr>
          <w:lang w:val="la-Latn"/>
        </w:rPr>
        <w:t xml:space="preserve"> a</w:t>
      </w:r>
      <w:r w:rsidR="00ED106A" w:rsidRPr="007A06F5">
        <w:rPr>
          <w:lang w:val="la-Latn"/>
        </w:rPr>
        <w:t xml:space="preserve"> </w:t>
      </w:r>
      <w:r w:rsidRPr="007A06F5">
        <w:rPr>
          <w:iCs/>
          <w:lang w:val="la-Latn"/>
        </w:rPr>
        <w:t>gratiam</w:t>
      </w:r>
      <w:r w:rsidRPr="007A06F5">
        <w:rPr>
          <w:lang w:val="la-Latn"/>
        </w:rPr>
        <w:t xml:space="preserve"> a</w:t>
      </w:r>
      <w:r w:rsidR="00ED106A" w:rsidRPr="007A06F5">
        <w:rPr>
          <w:lang w:val="la-Latn"/>
        </w:rPr>
        <w:t xml:space="preserve"> </w:t>
      </w:r>
      <w:r w:rsidRPr="007A06F5">
        <w:rPr>
          <w:lang w:val="la-Latn"/>
        </w:rPr>
        <w:t>pervenire</w:t>
      </w:r>
      <w:r w:rsidR="0047682A" w:rsidRPr="007A06F5">
        <w:rPr>
          <w:lang w:val="la-Latn"/>
        </w:rPr>
        <w:t xml:space="preserve">. </w:t>
      </w:r>
      <w:r w:rsidRPr="007A06F5">
        <w:rPr>
          <w:lang w:val="la-Latn"/>
        </w:rPr>
        <w:t>/</w:t>
      </w:r>
    </w:p>
    <w:p w14:paraId="43193D53" w14:textId="2F00B883" w:rsidR="00B04058" w:rsidRPr="007A06F5" w:rsidRDefault="009376ED" w:rsidP="00724342">
      <w:pPr>
        <w:pStyle w:val="Normlnweb"/>
        <w:spacing w:before="0" w:beforeAutospacing="0" w:after="120" w:afterAutospacing="0"/>
        <w:rPr>
          <w:lang w:val="la-Latn"/>
        </w:rPr>
      </w:pPr>
      <w:commentRangeStart w:id="208"/>
      <w:r w:rsidRPr="007A06F5">
        <w:rPr>
          <w:lang w:val="la-Latn"/>
        </w:rPr>
        <w:t>XII</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VIDUIS</w:t>
      </w:r>
      <w:r w:rsidR="0069631A" w:rsidRPr="007A06F5">
        <w:rPr>
          <w:lang w:val="la-Latn"/>
        </w:rPr>
        <w:t xml:space="preserve">, </w:t>
      </w:r>
      <w:r w:rsidRPr="007A06F5">
        <w:rPr>
          <w:lang w:val="la-Latn"/>
        </w:rPr>
        <w:t>QUĘ SACRUM VELAMEN</w:t>
      </w:r>
      <w:r w:rsidR="00ED106A" w:rsidRPr="007A06F5">
        <w:rPr>
          <w:lang w:val="la-Latn"/>
        </w:rPr>
        <w:t xml:space="preserve"> </w:t>
      </w:r>
      <w:r w:rsidRPr="007A06F5">
        <w:rPr>
          <w:lang w:val="la-Latn"/>
        </w:rPr>
        <w:t>CAPITI</w:t>
      </w:r>
      <w:r w:rsidR="00724342" w:rsidRPr="007A06F5">
        <w:rPr>
          <w:lang w:val="la-Latn"/>
        </w:rPr>
        <w:t xml:space="preserve"> </w:t>
      </w:r>
      <w:r w:rsidR="00B04058" w:rsidRPr="007A06F5">
        <w:rPr>
          <w:lang w:val="la-Latn"/>
        </w:rPr>
        <w:t>IMPOSUE</w:t>
      </w:r>
      <w:r w:rsidRPr="007A06F5">
        <w:rPr>
          <w:lang w:val="la-Latn"/>
        </w:rPr>
        <w:t>RINT</w:t>
      </w:r>
      <w:r w:rsidR="0047682A" w:rsidRPr="007A06F5">
        <w:rPr>
          <w:lang w:val="la-Latn"/>
        </w:rPr>
        <w:t xml:space="preserve">. </w:t>
      </w:r>
      <w:commentRangeEnd w:id="208"/>
      <w:r w:rsidR="00621632" w:rsidRPr="007A06F5">
        <w:rPr>
          <w:rStyle w:val="Odkaznakoment"/>
          <w:rFonts w:eastAsiaTheme="minorHAnsi"/>
          <w:lang w:val="la-Latn" w:eastAsia="en-US"/>
        </w:rPr>
        <w:commentReference w:id="208"/>
      </w:r>
    </w:p>
    <w:p w14:paraId="2BC80757" w14:textId="039B81F9" w:rsidR="009376ED" w:rsidRPr="007A06F5" w:rsidRDefault="009376ED" w:rsidP="00724342">
      <w:pPr>
        <w:pStyle w:val="Normlnweb"/>
        <w:spacing w:before="0" w:beforeAutospacing="0" w:after="120" w:afterAutospacing="0"/>
        <w:rPr>
          <w:lang w:val="la-Latn"/>
        </w:rPr>
      </w:pPr>
      <w:r w:rsidRPr="007A06F5">
        <w:rPr>
          <w:iCs/>
          <w:lang w:val="la-Latn"/>
        </w:rPr>
        <w:t>Vidua</w:t>
      </w:r>
      <w:r w:rsidRPr="007A06F5">
        <w:rPr>
          <w:lang w:val="la-Latn"/>
        </w:rPr>
        <w:t xml:space="preserve">  </w:t>
      </w:r>
      <w:r w:rsidRPr="007A06F5">
        <w:rPr>
          <w:iCs/>
          <w:lang w:val="la-Latn"/>
        </w:rPr>
        <w:t>quidem</w:t>
      </w:r>
      <w:r w:rsidR="0047682A" w:rsidRPr="007A06F5">
        <w:rPr>
          <w:lang w:val="la-Latn"/>
        </w:rPr>
        <w:t xml:space="preserve">, </w:t>
      </w:r>
      <w:r w:rsidRPr="007A06F5">
        <w:rPr>
          <w:iCs/>
          <w:lang w:val="la-Latn"/>
        </w:rPr>
        <w:t>quae</w:t>
      </w:r>
      <w:r w:rsidRPr="007A06F5">
        <w:rPr>
          <w:lang w:val="la-Latn"/>
        </w:rPr>
        <w:t xml:space="preserve"> </w:t>
      </w:r>
      <w:r w:rsidRPr="007A06F5">
        <w:rPr>
          <w:iCs/>
          <w:lang w:val="la-Latn"/>
        </w:rPr>
        <w:t>sacrum</w:t>
      </w:r>
      <w:r w:rsidRPr="007A06F5">
        <w:rPr>
          <w:lang w:val="la-Latn"/>
        </w:rPr>
        <w:t xml:space="preserve">  </w:t>
      </w:r>
      <w:r w:rsidRPr="007A06F5">
        <w:rPr>
          <w:iCs/>
          <w:lang w:val="la-Latn"/>
        </w:rPr>
        <w:t>capiti</w:t>
      </w:r>
      <w:r w:rsidR="00ED106A" w:rsidRPr="007A06F5">
        <w:rPr>
          <w:lang w:val="la-Latn"/>
        </w:rPr>
        <w:t xml:space="preserve"> </w:t>
      </w:r>
      <w:r w:rsidRPr="007A06F5">
        <w:rPr>
          <w:iCs/>
          <w:lang w:val="la-Latn"/>
        </w:rPr>
        <w:t>velamen</w:t>
      </w:r>
      <w:r w:rsidR="00ED106A" w:rsidRPr="007A06F5">
        <w:rPr>
          <w:lang w:val="la-Latn"/>
        </w:rPr>
        <w:t xml:space="preserve"> </w:t>
      </w:r>
      <w:r w:rsidRPr="007A06F5">
        <w:rPr>
          <w:iCs/>
          <w:lang w:val="la-Latn"/>
        </w:rPr>
        <w:t>imposuerit</w:t>
      </w:r>
      <w:r w:rsidRPr="007A06F5">
        <w:rPr>
          <w:lang w:val="la-Latn"/>
        </w:rPr>
        <w:t xml:space="preserve"> </w:t>
      </w:r>
      <w:r w:rsidRPr="007A06F5">
        <w:rPr>
          <w:iCs/>
          <w:lang w:val="la-Latn"/>
        </w:rPr>
        <w:t>et</w:t>
      </w:r>
      <w:r w:rsidRPr="007A06F5">
        <w:rPr>
          <w:lang w:val="la-Latn"/>
        </w:rPr>
        <w:t xml:space="preserve"> </w:t>
      </w:r>
      <w:r w:rsidRPr="007A06F5">
        <w:rPr>
          <w:iCs/>
          <w:lang w:val="la-Latn"/>
        </w:rPr>
        <w:t>inter</w:t>
      </w:r>
      <w:r w:rsidRPr="007A06F5">
        <w:rPr>
          <w:lang w:val="la-Latn"/>
        </w:rPr>
        <w:t xml:space="preserve"> </w:t>
      </w:r>
      <w:r w:rsidRPr="007A06F5">
        <w:rPr>
          <w:iCs/>
          <w:lang w:val="la-Latn"/>
        </w:rPr>
        <w:t>cęteras</w:t>
      </w:r>
      <w:r w:rsidRPr="007A06F5">
        <w:rPr>
          <w:lang w:val="la-Latn"/>
        </w:rPr>
        <w:t xml:space="preserve"> </w:t>
      </w:r>
      <w:r w:rsidRPr="007A06F5">
        <w:rPr>
          <w:iCs/>
          <w:lang w:val="la-Latn"/>
        </w:rPr>
        <w:t>velatas</w:t>
      </w:r>
      <w:r w:rsidR="00ED106A" w:rsidRPr="007A06F5">
        <w:rPr>
          <w:lang w:val="la-Latn"/>
        </w:rPr>
        <w:t xml:space="preserve"> </w:t>
      </w:r>
      <w:r w:rsidRPr="007A06F5">
        <w:rPr>
          <w:iCs/>
          <w:lang w:val="la-Latn"/>
        </w:rPr>
        <w:t>feminas</w:t>
      </w:r>
      <w:r w:rsidRPr="007A06F5">
        <w:rPr>
          <w:lang w:val="la-Latn"/>
        </w:rPr>
        <w:t xml:space="preserve"> </w:t>
      </w:r>
      <w:r w:rsidRPr="007A06F5">
        <w:rPr>
          <w:iCs/>
          <w:lang w:val="la-Latn"/>
        </w:rPr>
        <w:t>in</w:t>
      </w:r>
      <w:r w:rsidRPr="007A06F5">
        <w:rPr>
          <w:lang w:val="la-Latn"/>
        </w:rPr>
        <w:t xml:space="preserve"> </w:t>
      </w:r>
      <w:r w:rsidRPr="007A06F5">
        <w:rPr>
          <w:iCs/>
          <w:lang w:val="la-Latn"/>
        </w:rPr>
        <w:t>ecclesia</w:t>
      </w:r>
      <w:r w:rsidR="00ED106A" w:rsidRPr="007A06F5">
        <w:rPr>
          <w:lang w:val="la-Latn"/>
        </w:rPr>
        <w:t xml:space="preserve"> </w:t>
      </w:r>
      <w:r w:rsidRPr="007A06F5">
        <w:rPr>
          <w:iCs/>
          <w:lang w:val="la-Latn"/>
        </w:rPr>
        <w:t>oraverit</w:t>
      </w:r>
      <w:r w:rsidRPr="007A06F5">
        <w:rPr>
          <w:lang w:val="la-Latn"/>
        </w:rPr>
        <w:t xml:space="preserve"> </w:t>
      </w:r>
      <w:r w:rsidRPr="007A06F5">
        <w:rPr>
          <w:iCs/>
          <w:lang w:val="la-Latn"/>
        </w:rPr>
        <w:t>et</w:t>
      </w:r>
      <w:r w:rsidRPr="007A06F5">
        <w:rPr>
          <w:lang w:val="la-Latn"/>
        </w:rPr>
        <w:t xml:space="preserve"> </w:t>
      </w:r>
      <w:r w:rsidRPr="007A06F5">
        <w:rPr>
          <w:iCs/>
          <w:lang w:val="la-Latn"/>
        </w:rPr>
        <w:t>oblationem</w:t>
      </w:r>
      <w:r w:rsidRPr="007A06F5">
        <w:rPr>
          <w:lang w:val="la-Latn"/>
        </w:rPr>
        <w:t xml:space="preserve"> </w:t>
      </w:r>
      <w:r w:rsidRPr="007A06F5">
        <w:rPr>
          <w:iCs/>
          <w:lang w:val="la-Latn"/>
        </w:rPr>
        <w:t>cum</w:t>
      </w:r>
      <w:r w:rsidRPr="007A06F5">
        <w:rPr>
          <w:lang w:val="la-Latn"/>
        </w:rPr>
        <w:t xml:space="preserve"> </w:t>
      </w:r>
      <w:r w:rsidRPr="007A06F5">
        <w:rPr>
          <w:iCs/>
          <w:lang w:val="la-Latn"/>
        </w:rPr>
        <w:t>illis</w:t>
      </w:r>
      <w:r w:rsidR="00ED106A" w:rsidRPr="007A06F5">
        <w:rPr>
          <w:lang w:val="la-Latn"/>
        </w:rPr>
        <w:t xml:space="preserve"> </w:t>
      </w:r>
      <w:r w:rsidRPr="007A06F5">
        <w:rPr>
          <w:iCs/>
          <w:lang w:val="la-Latn"/>
        </w:rPr>
        <w:t>obtulerit</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professa</w:t>
      </w:r>
      <w:r w:rsidRPr="007A06F5">
        <w:rPr>
          <w:lang w:val="la-Latn"/>
        </w:rPr>
        <w:t xml:space="preserve"> </w:t>
      </w:r>
      <w:r w:rsidRPr="007A06F5">
        <w:rPr>
          <w:iCs/>
          <w:lang w:val="la-Latn"/>
        </w:rPr>
        <w:t>est</w:t>
      </w:r>
      <w:r w:rsidRPr="007A06F5">
        <w:rPr>
          <w:lang w:val="la-Latn"/>
        </w:rPr>
        <w:t xml:space="preserve"> </w:t>
      </w:r>
      <w:r w:rsidRPr="007A06F5">
        <w:rPr>
          <w:iCs/>
          <w:lang w:val="la-Latn"/>
        </w:rPr>
        <w:t>in</w:t>
      </w:r>
      <w:r w:rsidRPr="007A06F5">
        <w:rPr>
          <w:lang w:val="la-Latn"/>
        </w:rPr>
        <w:t xml:space="preserve"> </w:t>
      </w:r>
      <w:r w:rsidRPr="007A06F5">
        <w:rPr>
          <w:iCs/>
          <w:lang w:val="la-Latn"/>
        </w:rPr>
        <w:t>eodem</w:t>
      </w:r>
      <w:r w:rsidRPr="007A06F5">
        <w:rPr>
          <w:lang w:val="la-Latn"/>
        </w:rPr>
        <w:t xml:space="preserve"> </w:t>
      </w:r>
      <w:r w:rsidRPr="007A06F5">
        <w:rPr>
          <w:iCs/>
          <w:lang w:val="la-Latn"/>
        </w:rPr>
        <w:t>habitu</w:t>
      </w:r>
      <w:r w:rsidR="00ED106A" w:rsidRPr="007A06F5">
        <w:rPr>
          <w:lang w:val="la-Latn"/>
        </w:rPr>
        <w:t xml:space="preserve"> </w:t>
      </w:r>
      <w:r w:rsidRPr="007A06F5">
        <w:rPr>
          <w:iCs/>
          <w:lang w:val="la-Latn"/>
        </w:rPr>
        <w:t>permanere</w:t>
      </w:r>
      <w:r w:rsidR="0069631A" w:rsidRPr="007A06F5">
        <w:rPr>
          <w:lang w:val="la-Latn"/>
        </w:rPr>
        <w:t xml:space="preserve">, </w:t>
      </w:r>
      <w:r w:rsidRPr="007A06F5">
        <w:rPr>
          <w:iCs/>
          <w:lang w:val="la-Latn"/>
        </w:rPr>
        <w:t>spondens</w:t>
      </w:r>
      <w:r w:rsidRPr="007A06F5">
        <w:rPr>
          <w:lang w:val="la-Latn"/>
        </w:rPr>
        <w:t xml:space="preserve"> </w:t>
      </w:r>
      <w:r w:rsidRPr="007A06F5">
        <w:rPr>
          <w:iCs/>
          <w:lang w:val="la-Latn"/>
        </w:rPr>
        <w:t>numquam</w:t>
      </w:r>
      <w:r w:rsidRPr="007A06F5">
        <w:rPr>
          <w:lang w:val="la-Latn"/>
        </w:rPr>
        <w:t xml:space="preserve"> </w:t>
      </w:r>
      <w:r w:rsidRPr="007A06F5">
        <w:rPr>
          <w:iCs/>
          <w:lang w:val="la-Latn"/>
        </w:rPr>
        <w:t>religionis</w:t>
      </w:r>
      <w:r w:rsidR="00ED106A" w:rsidRPr="007A06F5">
        <w:rPr>
          <w:lang w:val="la-Latn"/>
        </w:rPr>
        <w:t xml:space="preserve"> </w:t>
      </w:r>
      <w:r w:rsidRPr="007A06F5">
        <w:rPr>
          <w:iCs/>
          <w:lang w:val="la-Latn"/>
        </w:rPr>
        <w:t>deponere</w:t>
      </w:r>
      <w:r w:rsidRPr="007A06F5">
        <w:rPr>
          <w:lang w:val="la-Latn"/>
        </w:rPr>
        <w:t xml:space="preserve"> </w:t>
      </w:r>
      <w:r w:rsidRPr="007A06F5">
        <w:rPr>
          <w:iCs/>
          <w:lang w:val="la-Latn"/>
        </w:rPr>
        <w:t>velamen</w:t>
      </w:r>
      <w:r w:rsidR="0069631A" w:rsidRPr="007A06F5">
        <w:rPr>
          <w:lang w:val="la-Latn"/>
        </w:rPr>
        <w:t xml:space="preserve">, </w:t>
      </w:r>
      <w:r w:rsidRPr="007A06F5">
        <w:rPr>
          <w:iCs/>
          <w:lang w:val="la-Latn"/>
        </w:rPr>
        <w:t>a</w:t>
      </w:r>
      <w:r w:rsidRPr="007A06F5">
        <w:rPr>
          <w:lang w:val="la-Latn"/>
        </w:rPr>
        <w:t xml:space="preserve"> </w:t>
      </w:r>
      <w:r w:rsidRPr="007A06F5">
        <w:rPr>
          <w:iCs/>
          <w:lang w:val="la-Latn"/>
        </w:rPr>
        <w:t>religionis</w:t>
      </w:r>
      <w:r w:rsidRPr="007A06F5">
        <w:rPr>
          <w:lang w:val="la-Latn"/>
        </w:rPr>
        <w:t xml:space="preserve"> </w:t>
      </w:r>
      <w:r w:rsidRPr="007A06F5">
        <w:rPr>
          <w:iCs/>
          <w:lang w:val="la-Latn"/>
        </w:rPr>
        <w:t>observantia</w:t>
      </w:r>
      <w:r w:rsidRPr="007A06F5">
        <w:rPr>
          <w:lang w:val="la-Latn"/>
        </w:rPr>
        <w:t xml:space="preserve"> </w:t>
      </w:r>
      <w:r w:rsidRPr="007A06F5">
        <w:rPr>
          <w:iCs/>
          <w:lang w:val="la-Latn"/>
        </w:rPr>
        <w:t>discedere</w:t>
      </w:r>
      <w:r w:rsidRPr="007A06F5">
        <w:rPr>
          <w:lang w:val="la-Latn"/>
        </w:rPr>
        <w:t xml:space="preserve"> </w:t>
      </w:r>
      <w:r w:rsidRPr="007A06F5">
        <w:rPr>
          <w:iCs/>
          <w:lang w:val="la-Latn"/>
        </w:rPr>
        <w:t>non</w:t>
      </w:r>
      <w:r w:rsidRPr="007A06F5">
        <w:rPr>
          <w:lang w:val="la-Latn"/>
        </w:rPr>
        <w:t xml:space="preserve"> </w:t>
      </w:r>
      <w:r w:rsidRPr="007A06F5">
        <w:rPr>
          <w:iCs/>
          <w:lang w:val="la-Latn"/>
        </w:rPr>
        <w:t>praesumat</w:t>
      </w:r>
      <w:r w:rsidR="0069631A" w:rsidRPr="007A06F5">
        <w:rPr>
          <w:lang w:val="la-Latn"/>
        </w:rPr>
        <w:t xml:space="preserve">. </w:t>
      </w:r>
      <w:r w:rsidRPr="007A06F5">
        <w:rPr>
          <w:lang w:val="la-Latn"/>
        </w:rPr>
        <w:t>Quod</w:t>
      </w:r>
      <w:r w:rsidR="00ED106A" w:rsidRPr="007A06F5">
        <w:rPr>
          <w:lang w:val="la-Latn"/>
        </w:rPr>
        <w:t xml:space="preserve"> </w:t>
      </w:r>
      <w:r w:rsidRPr="007A06F5">
        <w:rPr>
          <w:lang w:val="la-Latn"/>
        </w:rPr>
        <w:t>si praesumpserit</w:t>
      </w:r>
      <w:r w:rsidR="00ED106A" w:rsidRPr="007A06F5">
        <w:rPr>
          <w:lang w:val="la-Latn"/>
        </w:rPr>
        <w:t xml:space="preserve"> </w:t>
      </w:r>
      <w:r w:rsidRPr="007A06F5">
        <w:rPr>
          <w:iCs/>
          <w:lang w:val="la-Latn"/>
        </w:rPr>
        <w:t>et</w:t>
      </w:r>
      <w:r w:rsidR="00ED106A" w:rsidRPr="007A06F5">
        <w:rPr>
          <w:lang w:val="la-Latn"/>
        </w:rPr>
        <w:t xml:space="preserve"> </w:t>
      </w:r>
      <w:r w:rsidRPr="007A06F5">
        <w:rPr>
          <w:iCs/>
          <w:lang w:val="la-Latn"/>
        </w:rPr>
        <w:t>ad</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spoponderat</w:t>
      </w:r>
      <w:r w:rsidR="00ED106A" w:rsidRPr="007A06F5">
        <w:rPr>
          <w:lang w:val="la-Latn"/>
        </w:rPr>
        <w:t xml:space="preserve"> </w:t>
      </w:r>
      <w:r w:rsidRPr="007A06F5">
        <w:rPr>
          <w:lang w:val="la-Latn"/>
        </w:rPr>
        <w:t>revocari non potest</w:t>
      </w:r>
      <w:r w:rsidR="0047682A" w:rsidRPr="007A06F5">
        <w:rPr>
          <w:lang w:val="la-Latn"/>
        </w:rPr>
        <w:t xml:space="preserve">, </w:t>
      </w:r>
      <w:r w:rsidRPr="007A06F5">
        <w:rPr>
          <w:lang w:val="la-Latn"/>
        </w:rPr>
        <w:t>a</w:t>
      </w:r>
      <w:r w:rsidR="00ED106A" w:rsidRPr="007A06F5">
        <w:rPr>
          <w:lang w:val="la-Latn"/>
        </w:rPr>
        <w:t xml:space="preserve"> </w:t>
      </w:r>
      <w:r w:rsidRPr="007A06F5">
        <w:rPr>
          <w:lang w:val="la-Latn"/>
        </w:rPr>
        <w:t>liminibus sanctae ecclesiae segregetur</w:t>
      </w:r>
      <w:r w:rsidR="0069631A" w:rsidRPr="007A06F5">
        <w:rPr>
          <w:lang w:val="la-Latn"/>
        </w:rPr>
        <w:t xml:space="preserve">, </w:t>
      </w:r>
      <w:r w:rsidRPr="007A06F5">
        <w:rPr>
          <w:lang w:val="la-Latn"/>
        </w:rPr>
        <w:t>donec ad emendationis remedia confugiat</w:t>
      </w:r>
      <w:r w:rsidR="0047682A" w:rsidRPr="007A06F5">
        <w:rPr>
          <w:lang w:val="la-Latn"/>
        </w:rPr>
        <w:t xml:space="preserve">. </w:t>
      </w:r>
    </w:p>
    <w:p w14:paraId="33CE6CB9" w14:textId="48B61E6E" w:rsidR="009376ED" w:rsidRPr="007A06F5" w:rsidRDefault="009376ED" w:rsidP="00724342">
      <w:pPr>
        <w:pStyle w:val="Normlnweb"/>
        <w:spacing w:before="0" w:beforeAutospacing="0" w:after="120" w:afterAutospacing="0"/>
        <w:rPr>
          <w:lang w:val="la-Latn"/>
        </w:rPr>
      </w:pPr>
      <w:commentRangeStart w:id="209"/>
      <w:r w:rsidRPr="007A06F5">
        <w:rPr>
          <w:lang w:val="la-Latn"/>
        </w:rPr>
        <w:t>XIII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PATRICIDIS</w:t>
      </w:r>
      <w:r w:rsidRPr="007A06F5">
        <w:rPr>
          <w:lang w:val="la-Latn"/>
        </w:rPr>
        <w:t xml:space="preserve"> </w:t>
      </w:r>
      <w:r w:rsidRPr="007A06F5">
        <w:rPr>
          <w:iCs/>
          <w:lang w:val="la-Latn"/>
        </w:rPr>
        <w:t>ET</w:t>
      </w:r>
      <w:r w:rsidRPr="007A06F5">
        <w:rPr>
          <w:lang w:val="la-Latn"/>
        </w:rPr>
        <w:t xml:space="preserve"> </w:t>
      </w:r>
      <w:r w:rsidRPr="007A06F5">
        <w:rPr>
          <w:iCs/>
          <w:lang w:val="la-Latn"/>
        </w:rPr>
        <w:t>FRATRICIDIS</w:t>
      </w:r>
      <w:r w:rsidR="0047682A" w:rsidRPr="007A06F5">
        <w:rPr>
          <w:lang w:val="la-Latn"/>
        </w:rPr>
        <w:t xml:space="preserve">. </w:t>
      </w:r>
      <w:commentRangeEnd w:id="209"/>
      <w:r w:rsidR="00621632" w:rsidRPr="007A06F5">
        <w:rPr>
          <w:rStyle w:val="Odkaznakoment"/>
          <w:rFonts w:eastAsiaTheme="minorHAnsi"/>
          <w:lang w:val="la-Latn" w:eastAsia="en-US"/>
        </w:rPr>
        <w:commentReference w:id="209"/>
      </w:r>
    </w:p>
    <w:p w14:paraId="59D95728" w14:textId="37B8D319" w:rsidR="009376ED" w:rsidRPr="007A06F5" w:rsidRDefault="009376ED" w:rsidP="00B04058">
      <w:pPr>
        <w:pStyle w:val="Normlnweb"/>
        <w:spacing w:before="0" w:beforeAutospacing="0" w:after="120" w:afterAutospacing="0"/>
        <w:rPr>
          <w:lang w:val="la-Latn"/>
        </w:rPr>
      </w:pPr>
      <w:r w:rsidRPr="007A06F5">
        <w:rPr>
          <w:lang w:val="la-Latn"/>
        </w:rPr>
        <w:t>Statuimus</w:t>
      </w:r>
      <w:r w:rsidR="0047682A" w:rsidRPr="007A06F5">
        <w:rPr>
          <w:lang w:val="la-Latn"/>
        </w:rPr>
        <w:t xml:space="preserve">, </w:t>
      </w:r>
      <w:r w:rsidRPr="007A06F5">
        <w:rPr>
          <w:iCs/>
          <w:lang w:val="la-Latn"/>
        </w:rPr>
        <w:t>ut</w:t>
      </w:r>
      <w:r w:rsidRPr="007A06F5">
        <w:rPr>
          <w:lang w:val="la-Latn"/>
        </w:rPr>
        <w:t xml:space="preserve"> patricidae</w:t>
      </w:r>
      <w:r w:rsidR="00ED106A" w:rsidRPr="007A06F5">
        <w:rPr>
          <w:lang w:val="la-Latn"/>
        </w:rPr>
        <w:t xml:space="preserve"> </w:t>
      </w:r>
      <w:r w:rsidRPr="007A06F5">
        <w:rPr>
          <w:lang w:val="la-Latn"/>
        </w:rPr>
        <w:t>et</w:t>
      </w:r>
      <w:r w:rsidR="00ED106A" w:rsidRPr="007A06F5">
        <w:rPr>
          <w:lang w:val="la-Latn"/>
        </w:rPr>
        <w:t xml:space="preserve"> </w:t>
      </w:r>
      <w:r w:rsidRPr="007A06F5">
        <w:rPr>
          <w:lang w:val="la-Latn"/>
        </w:rPr>
        <w:t xml:space="preserve">fratricidae </w:t>
      </w:r>
      <w:r w:rsidRPr="007A06F5">
        <w:rPr>
          <w:iCs/>
          <w:lang w:val="la-Latn"/>
        </w:rPr>
        <w:t>per</w:t>
      </w:r>
      <w:r w:rsidRPr="007A06F5">
        <w:rPr>
          <w:lang w:val="la-Latn"/>
        </w:rPr>
        <w:t xml:space="preserve"> </w:t>
      </w:r>
      <w:r w:rsidRPr="007A06F5">
        <w:rPr>
          <w:iCs/>
          <w:lang w:val="la-Latn"/>
        </w:rPr>
        <w:t>unius</w:t>
      </w:r>
      <w:r w:rsidRPr="007A06F5">
        <w:rPr>
          <w:lang w:val="la-Latn"/>
        </w:rPr>
        <w:t xml:space="preserve"> </w:t>
      </w:r>
      <w:r w:rsidRPr="007A06F5">
        <w:rPr>
          <w:iCs/>
          <w:lang w:val="la-Latn"/>
        </w:rPr>
        <w:t>anni</w:t>
      </w:r>
      <w:r w:rsidRPr="007A06F5">
        <w:rPr>
          <w:lang w:val="la-Latn"/>
        </w:rPr>
        <w:t xml:space="preserve"> </w:t>
      </w:r>
      <w:r w:rsidRPr="007A06F5">
        <w:rPr>
          <w:iCs/>
          <w:lang w:val="la-Latn"/>
        </w:rPr>
        <w:t>circulum</w:t>
      </w:r>
      <w:r w:rsidRPr="007A06F5">
        <w:rPr>
          <w:lang w:val="la-Latn"/>
        </w:rPr>
        <w:t xml:space="preserve"> </w:t>
      </w:r>
      <w:r w:rsidRPr="007A06F5">
        <w:rPr>
          <w:iCs/>
          <w:lang w:val="la-Latn"/>
        </w:rPr>
        <w:t>ante</w:t>
      </w:r>
      <w:r w:rsidRPr="007A06F5">
        <w:rPr>
          <w:lang w:val="la-Latn"/>
        </w:rPr>
        <w:t xml:space="preserve"> </w:t>
      </w:r>
      <w:r w:rsidRPr="007A06F5">
        <w:rPr>
          <w:iCs/>
          <w:lang w:val="la-Latn"/>
        </w:rPr>
        <w:t>fores</w:t>
      </w:r>
      <w:r w:rsidR="0069631A" w:rsidRPr="007A06F5">
        <w:rPr>
          <w:lang w:val="la-Latn"/>
        </w:rPr>
        <w:t xml:space="preserve"> </w:t>
      </w:r>
      <w:r w:rsidRPr="007A06F5">
        <w:rPr>
          <w:iCs/>
          <w:lang w:val="la-Latn"/>
        </w:rPr>
        <w:t>basilicae</w:t>
      </w:r>
      <w:r w:rsidR="0069631A" w:rsidRPr="007A06F5">
        <w:rPr>
          <w:lang w:val="la-Latn"/>
        </w:rPr>
        <w:t xml:space="preserve"> </w:t>
      </w:r>
      <w:r w:rsidRPr="007A06F5">
        <w:rPr>
          <w:iCs/>
          <w:lang w:val="la-Latn"/>
        </w:rPr>
        <w:t>orantes</w:t>
      </w:r>
      <w:r w:rsidRPr="007A06F5">
        <w:rPr>
          <w:lang w:val="la-Latn"/>
        </w:rPr>
        <w:t xml:space="preserve"> </w:t>
      </w:r>
      <w:r w:rsidRPr="007A06F5">
        <w:rPr>
          <w:iCs/>
          <w:lang w:val="la-Latn"/>
        </w:rPr>
        <w:t>domini</w:t>
      </w:r>
      <w:r w:rsidR="0069631A" w:rsidRPr="007A06F5">
        <w:rPr>
          <w:lang w:val="la-Latn"/>
        </w:rPr>
        <w:t xml:space="preserve"> </w:t>
      </w:r>
      <w:r w:rsidRPr="007A06F5">
        <w:rPr>
          <w:iCs/>
          <w:lang w:val="la-Latn"/>
        </w:rPr>
        <w:t>clementiam</w:t>
      </w:r>
      <w:r w:rsidRPr="007A06F5">
        <w:rPr>
          <w:lang w:val="la-Latn"/>
        </w:rPr>
        <w:t xml:space="preserve"> </w:t>
      </w:r>
      <w:r w:rsidRPr="007A06F5">
        <w:rPr>
          <w:iCs/>
          <w:lang w:val="la-Latn"/>
        </w:rPr>
        <w:t>perseverent</w:t>
      </w:r>
      <w:r w:rsidR="0069631A" w:rsidRPr="007A06F5">
        <w:rPr>
          <w:lang w:val="la-Latn"/>
        </w:rPr>
        <w:t xml:space="preserve">. </w:t>
      </w:r>
      <w:r w:rsidRPr="007A06F5">
        <w:rPr>
          <w:iCs/>
          <w:lang w:val="la-Latn"/>
        </w:rPr>
        <w:t>Completo</w:t>
      </w:r>
      <w:r w:rsidR="0069631A" w:rsidRPr="007A06F5">
        <w:rPr>
          <w:lang w:val="la-Latn"/>
        </w:rPr>
        <w:t xml:space="preserve"> </w:t>
      </w:r>
      <w:r w:rsidRPr="007A06F5">
        <w:rPr>
          <w:iCs/>
          <w:lang w:val="la-Latn"/>
        </w:rPr>
        <w:t>anni</w:t>
      </w:r>
      <w:r w:rsidRPr="007A06F5">
        <w:rPr>
          <w:lang w:val="la-Latn"/>
        </w:rPr>
        <w:t xml:space="preserve"> </w:t>
      </w:r>
      <w:r w:rsidRPr="007A06F5">
        <w:rPr>
          <w:iCs/>
          <w:lang w:val="la-Latn"/>
        </w:rPr>
        <w:t>circulo</w:t>
      </w:r>
      <w:r w:rsidR="0069631A" w:rsidRPr="007A06F5">
        <w:rPr>
          <w:lang w:val="la-Latn"/>
        </w:rPr>
        <w:t xml:space="preserve"> </w:t>
      </w:r>
      <w:r w:rsidRPr="007A06F5">
        <w:rPr>
          <w:lang w:val="la-Latn"/>
        </w:rPr>
        <w:t xml:space="preserve">intro </w:t>
      </w:r>
      <w:r w:rsidRPr="007A06F5">
        <w:rPr>
          <w:iCs/>
          <w:lang w:val="la-Latn"/>
        </w:rPr>
        <w:t>ducantur</w:t>
      </w:r>
      <w:r w:rsidR="0069631A" w:rsidRPr="007A06F5">
        <w:rPr>
          <w:lang w:val="la-Latn"/>
        </w:rPr>
        <w:t xml:space="preserve"> </w:t>
      </w:r>
      <w:r w:rsidRPr="007A06F5">
        <w:rPr>
          <w:iCs/>
          <w:lang w:val="la-Latn"/>
        </w:rPr>
        <w:t>ecclesiam</w:t>
      </w:r>
      <w:r w:rsidRPr="007A06F5">
        <w:rPr>
          <w:lang w:val="la-Latn"/>
        </w:rPr>
        <w:t xml:space="preserve">; </w:t>
      </w:r>
      <w:r w:rsidRPr="007A06F5">
        <w:rPr>
          <w:iCs/>
          <w:lang w:val="la-Latn"/>
        </w:rPr>
        <w:t>tamen</w:t>
      </w:r>
      <w:r w:rsidRPr="007A06F5">
        <w:rPr>
          <w:lang w:val="la-Latn"/>
        </w:rPr>
        <w:t xml:space="preserve"> </w:t>
      </w:r>
      <w:r w:rsidRPr="007A06F5">
        <w:rPr>
          <w:iCs/>
          <w:lang w:val="la-Latn"/>
        </w:rPr>
        <w:t>inter</w:t>
      </w:r>
      <w:r w:rsidRPr="007A06F5">
        <w:rPr>
          <w:lang w:val="la-Latn"/>
        </w:rPr>
        <w:t xml:space="preserve"> </w:t>
      </w:r>
      <w:r w:rsidRPr="007A06F5">
        <w:rPr>
          <w:iCs/>
          <w:lang w:val="la-Latn"/>
        </w:rPr>
        <w:t>audientes</w:t>
      </w:r>
      <w:r w:rsidR="0069631A" w:rsidRPr="007A06F5">
        <w:rPr>
          <w:lang w:val="la-Latn"/>
        </w:rPr>
        <w:t xml:space="preserve">, </w:t>
      </w:r>
      <w:r w:rsidRPr="007A06F5">
        <w:rPr>
          <w:iCs/>
          <w:lang w:val="la-Latn"/>
        </w:rPr>
        <w:t>usque</w:t>
      </w:r>
      <w:r w:rsidRPr="007A06F5">
        <w:rPr>
          <w:lang w:val="la-Latn"/>
        </w:rPr>
        <w:t xml:space="preserve"> </w:t>
      </w:r>
      <w:r w:rsidRPr="007A06F5">
        <w:rPr>
          <w:iCs/>
          <w:lang w:val="la-Latn"/>
        </w:rPr>
        <w:t>dum</w:t>
      </w:r>
      <w:r w:rsidRPr="007A06F5">
        <w:rPr>
          <w:lang w:val="la-Latn"/>
        </w:rPr>
        <w:t xml:space="preserve"> </w:t>
      </w:r>
      <w:r w:rsidRPr="007A06F5">
        <w:rPr>
          <w:iCs/>
          <w:lang w:val="la-Latn"/>
        </w:rPr>
        <w:t>unius</w:t>
      </w:r>
      <w:r w:rsidRPr="007A06F5">
        <w:rPr>
          <w:lang w:val="la-Latn"/>
        </w:rPr>
        <w:t xml:space="preserve"> </w:t>
      </w:r>
      <w:r w:rsidRPr="007A06F5">
        <w:rPr>
          <w:iCs/>
          <w:lang w:val="la-Latn"/>
        </w:rPr>
        <w:t>anni</w:t>
      </w:r>
      <w:r w:rsidRPr="007A06F5">
        <w:rPr>
          <w:lang w:val="la-Latn"/>
        </w:rPr>
        <w:t xml:space="preserve"> </w:t>
      </w:r>
      <w:r w:rsidRPr="007A06F5">
        <w:rPr>
          <w:iCs/>
          <w:lang w:val="la-Latn"/>
        </w:rPr>
        <w:t>spatium</w:t>
      </w:r>
      <w:r w:rsidR="0069631A" w:rsidRPr="007A06F5">
        <w:rPr>
          <w:lang w:val="la-Latn"/>
        </w:rPr>
        <w:t xml:space="preserve"> </w:t>
      </w:r>
      <w:r w:rsidRPr="007A06F5">
        <w:rPr>
          <w:iCs/>
          <w:lang w:val="la-Latn"/>
        </w:rPr>
        <w:t>finiatur</w:t>
      </w:r>
      <w:r w:rsidR="0069631A" w:rsidRPr="007A06F5">
        <w:rPr>
          <w:lang w:val="la-Latn"/>
        </w:rPr>
        <w:t xml:space="preserve">, </w:t>
      </w:r>
      <w:r w:rsidRPr="007A06F5">
        <w:rPr>
          <w:iCs/>
          <w:lang w:val="la-Latn"/>
        </w:rPr>
        <w:t>stent</w:t>
      </w:r>
      <w:r w:rsidR="0069631A" w:rsidRPr="007A06F5">
        <w:rPr>
          <w:lang w:val="la-Latn"/>
        </w:rPr>
        <w:t xml:space="preserve">, </w:t>
      </w:r>
      <w:r w:rsidRPr="007A06F5">
        <w:rPr>
          <w:iCs/>
          <w:lang w:val="la-Latn"/>
        </w:rPr>
        <w:t>cum</w:t>
      </w:r>
      <w:r w:rsidR="0069631A" w:rsidRPr="007A06F5">
        <w:rPr>
          <w:lang w:val="la-Latn"/>
        </w:rPr>
        <w:t xml:space="preserve"> </w:t>
      </w:r>
      <w:r w:rsidRPr="007A06F5">
        <w:rPr>
          <w:iCs/>
          <w:lang w:val="la-Latn"/>
        </w:rPr>
        <w:t>ad</w:t>
      </w:r>
      <w:r w:rsidRPr="007A06F5">
        <w:rPr>
          <w:lang w:val="la-Latn"/>
        </w:rPr>
        <w:t xml:space="preserve"> </w:t>
      </w:r>
      <w:r w:rsidRPr="007A06F5">
        <w:rPr>
          <w:iCs/>
          <w:lang w:val="la-Latn"/>
        </w:rPr>
        <w:t>missarum</w:t>
      </w:r>
      <w:r w:rsidRPr="007A06F5">
        <w:rPr>
          <w:lang w:val="la-Latn"/>
        </w:rPr>
        <w:t xml:space="preserve"> </w:t>
      </w:r>
      <w:r w:rsidRPr="007A06F5">
        <w:rPr>
          <w:iCs/>
          <w:lang w:val="la-Latn"/>
        </w:rPr>
        <w:t>solemnia</w:t>
      </w:r>
      <w:r w:rsidRPr="007A06F5">
        <w:rPr>
          <w:lang w:val="la-Latn"/>
        </w:rPr>
        <w:t xml:space="preserve"> </w:t>
      </w:r>
      <w:r w:rsidRPr="007A06F5">
        <w:rPr>
          <w:iCs/>
          <w:lang w:val="la-Latn"/>
        </w:rPr>
        <w:t>vel</w:t>
      </w:r>
      <w:r w:rsidRPr="007A06F5">
        <w:rPr>
          <w:lang w:val="la-Latn"/>
        </w:rPr>
        <w:t xml:space="preserve"> </w:t>
      </w:r>
      <w:r w:rsidRPr="007A06F5">
        <w:rPr>
          <w:iCs/>
          <w:lang w:val="la-Latn"/>
        </w:rPr>
        <w:t>alia</w:t>
      </w:r>
      <w:r w:rsidRPr="007A06F5">
        <w:rPr>
          <w:lang w:val="la-Latn"/>
        </w:rPr>
        <w:t xml:space="preserve"> </w:t>
      </w:r>
      <w:r w:rsidRPr="007A06F5">
        <w:rPr>
          <w:iCs/>
          <w:lang w:val="la-Latn"/>
        </w:rPr>
        <w:t>sacra</w:t>
      </w:r>
      <w:r w:rsidRPr="007A06F5">
        <w:rPr>
          <w:lang w:val="la-Latn"/>
        </w:rPr>
        <w:t xml:space="preserve"> </w:t>
      </w:r>
      <w:r w:rsidRPr="007A06F5">
        <w:rPr>
          <w:iCs/>
          <w:lang w:val="la-Latn"/>
        </w:rPr>
        <w:t>audire</w:t>
      </w:r>
      <w:r w:rsidRPr="007A06F5">
        <w:rPr>
          <w:lang w:val="la-Latn"/>
        </w:rPr>
        <w:t xml:space="preserve"> </w:t>
      </w:r>
      <w:r w:rsidRPr="007A06F5">
        <w:rPr>
          <w:iCs/>
          <w:lang w:val="la-Latn"/>
        </w:rPr>
        <w:t>offitia</w:t>
      </w:r>
      <w:r w:rsidR="0069631A" w:rsidRPr="007A06F5">
        <w:rPr>
          <w:lang w:val="la-Latn"/>
        </w:rPr>
        <w:t xml:space="preserve"> </w:t>
      </w:r>
      <w:r w:rsidRPr="007A06F5">
        <w:rPr>
          <w:iCs/>
          <w:lang w:val="la-Latn"/>
        </w:rPr>
        <w:t>venerint</w:t>
      </w:r>
      <w:r w:rsidR="0069631A" w:rsidRPr="007A06F5">
        <w:rPr>
          <w:lang w:val="la-Latn"/>
        </w:rPr>
        <w:t xml:space="preserve">. </w:t>
      </w:r>
      <w:r w:rsidRPr="007A06F5">
        <w:rPr>
          <w:iCs/>
          <w:lang w:val="la-Latn"/>
        </w:rPr>
        <w:t>His</w:t>
      </w:r>
      <w:r w:rsidRPr="007A06F5">
        <w:rPr>
          <w:lang w:val="la-Latn"/>
        </w:rPr>
        <w:t xml:space="preserve"> </w:t>
      </w:r>
      <w:r w:rsidRPr="007A06F5">
        <w:rPr>
          <w:iCs/>
          <w:lang w:val="la-Latn"/>
        </w:rPr>
        <w:t>ita</w:t>
      </w:r>
      <w:r w:rsidR="0069631A" w:rsidRPr="007A06F5">
        <w:rPr>
          <w:lang w:val="la-Latn"/>
        </w:rPr>
        <w:t xml:space="preserve"> </w:t>
      </w:r>
      <w:r w:rsidRPr="007A06F5">
        <w:rPr>
          <w:iCs/>
          <w:lang w:val="la-Latn"/>
        </w:rPr>
        <w:t>peractis</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paenitentiae</w:t>
      </w:r>
      <w:r w:rsidRPr="007A06F5">
        <w:rPr>
          <w:lang w:val="la-Latn"/>
        </w:rPr>
        <w:t xml:space="preserve"> </w:t>
      </w:r>
      <w:r w:rsidRPr="007A06F5">
        <w:rPr>
          <w:iCs/>
          <w:lang w:val="la-Latn"/>
        </w:rPr>
        <w:t>fructus</w:t>
      </w:r>
      <w:r w:rsidRPr="007A06F5">
        <w:rPr>
          <w:lang w:val="la-Latn"/>
        </w:rPr>
        <w:t xml:space="preserve"> </w:t>
      </w:r>
      <w:r w:rsidRPr="007A06F5">
        <w:rPr>
          <w:iCs/>
          <w:lang w:val="la-Latn"/>
        </w:rPr>
        <w:t>in</w:t>
      </w:r>
      <w:r w:rsidRPr="007A06F5">
        <w:rPr>
          <w:lang w:val="la-Latn"/>
        </w:rPr>
        <w:t xml:space="preserve"> </w:t>
      </w:r>
      <w:r w:rsidRPr="007A06F5">
        <w:rPr>
          <w:iCs/>
          <w:lang w:val="la-Latn"/>
        </w:rPr>
        <w:t>eis</w:t>
      </w:r>
      <w:r w:rsidRPr="007A06F5">
        <w:rPr>
          <w:lang w:val="la-Latn"/>
        </w:rPr>
        <w:t xml:space="preserve"> </w:t>
      </w:r>
      <w:r w:rsidRPr="007A06F5">
        <w:rPr>
          <w:iCs/>
          <w:lang w:val="la-Latn"/>
        </w:rPr>
        <w:t>conspicitur</w:t>
      </w:r>
      <w:r w:rsidR="0069631A" w:rsidRPr="007A06F5">
        <w:rPr>
          <w:lang w:val="la-Latn"/>
        </w:rPr>
        <w:t xml:space="preserve">, </w:t>
      </w:r>
      <w:r w:rsidRPr="007A06F5">
        <w:rPr>
          <w:iCs/>
          <w:lang w:val="la-Latn"/>
        </w:rPr>
        <w:t>corporis</w:t>
      </w:r>
      <w:r w:rsidRPr="007A06F5">
        <w:rPr>
          <w:lang w:val="la-Latn"/>
        </w:rPr>
        <w:t xml:space="preserve"> </w:t>
      </w:r>
      <w:r w:rsidRPr="007A06F5">
        <w:rPr>
          <w:iCs/>
          <w:lang w:val="la-Latn"/>
        </w:rPr>
        <w:t>et</w:t>
      </w:r>
      <w:r w:rsidR="0069631A" w:rsidRPr="007A06F5">
        <w:rPr>
          <w:lang w:val="la-Latn"/>
        </w:rPr>
        <w:t xml:space="preserve"> </w:t>
      </w:r>
      <w:r w:rsidRPr="007A06F5">
        <w:rPr>
          <w:iCs/>
          <w:lang w:val="la-Latn"/>
        </w:rPr>
        <w:t>sanguinis</w:t>
      </w:r>
      <w:r w:rsidR="0069631A" w:rsidRPr="007A06F5">
        <w:rPr>
          <w:lang w:val="la-Latn"/>
        </w:rPr>
        <w:t xml:space="preserve"> </w:t>
      </w:r>
      <w:r w:rsidRPr="007A06F5">
        <w:rPr>
          <w:iCs/>
          <w:lang w:val="la-Latn"/>
        </w:rPr>
        <w:t>domini</w:t>
      </w:r>
      <w:r w:rsidRPr="007A06F5">
        <w:rPr>
          <w:lang w:val="la-Latn"/>
        </w:rPr>
        <w:t xml:space="preserve"> </w:t>
      </w:r>
      <w:r w:rsidRPr="007A06F5">
        <w:rPr>
          <w:iCs/>
          <w:lang w:val="la-Latn"/>
        </w:rPr>
        <w:t>nostri</w:t>
      </w:r>
      <w:r w:rsidR="0069631A" w:rsidRPr="007A06F5">
        <w:rPr>
          <w:lang w:val="la-Latn"/>
        </w:rPr>
        <w:t xml:space="preserve"> </w:t>
      </w:r>
      <w:r w:rsidRPr="007A06F5">
        <w:rPr>
          <w:iCs/>
          <w:lang w:val="la-Latn"/>
        </w:rPr>
        <w:t>Iesu</w:t>
      </w:r>
      <w:r w:rsidRPr="007A06F5">
        <w:rPr>
          <w:lang w:val="la-Latn"/>
        </w:rPr>
        <w:t xml:space="preserve"> </w:t>
      </w:r>
      <w:r w:rsidRPr="007A06F5">
        <w:rPr>
          <w:iCs/>
          <w:lang w:val="la-Latn"/>
        </w:rPr>
        <w:t>Christi</w:t>
      </w:r>
      <w:r w:rsidR="0069631A" w:rsidRPr="007A06F5">
        <w:rPr>
          <w:lang w:val="la-Latn"/>
        </w:rPr>
        <w:t xml:space="preserve"> </w:t>
      </w:r>
      <w:r w:rsidRPr="007A06F5">
        <w:rPr>
          <w:iCs/>
          <w:lang w:val="la-Latn"/>
        </w:rPr>
        <w:t>participes</w:t>
      </w:r>
      <w:r w:rsidR="0069631A" w:rsidRPr="007A06F5">
        <w:rPr>
          <w:lang w:val="la-Latn"/>
        </w:rPr>
        <w:t xml:space="preserve"> </w:t>
      </w:r>
      <w:r w:rsidRPr="007A06F5">
        <w:rPr>
          <w:iCs/>
          <w:lang w:val="la-Latn"/>
        </w:rPr>
        <w:t>fiant</w:t>
      </w:r>
      <w:r w:rsidR="0069631A" w:rsidRPr="007A06F5">
        <w:rPr>
          <w:lang w:val="la-Latn"/>
        </w:rPr>
        <w:t xml:space="preserve">, </w:t>
      </w:r>
      <w:r w:rsidRPr="007A06F5">
        <w:rPr>
          <w:iCs/>
          <w:lang w:val="la-Latn"/>
        </w:rPr>
        <w:t>ut</w:t>
      </w:r>
      <w:r w:rsidR="00ED106A" w:rsidRPr="007A06F5">
        <w:rPr>
          <w:lang w:val="la-Latn"/>
        </w:rPr>
        <w:t xml:space="preserve"> </w:t>
      </w:r>
      <w:r w:rsidRPr="007A06F5">
        <w:rPr>
          <w:iCs/>
          <w:lang w:val="la-Latn"/>
        </w:rPr>
        <w:t>desperantiae</w:t>
      </w:r>
      <w:r w:rsidR="00ED106A" w:rsidRPr="007A06F5">
        <w:rPr>
          <w:lang w:val="la-Latn"/>
        </w:rPr>
        <w:t xml:space="preserve"> </w:t>
      </w:r>
      <w:r w:rsidRPr="007A06F5">
        <w:rPr>
          <w:iCs/>
          <w:lang w:val="la-Latn"/>
        </w:rPr>
        <w:t>non</w:t>
      </w:r>
      <w:r w:rsidRPr="007A06F5">
        <w:rPr>
          <w:lang w:val="la-Latn"/>
        </w:rPr>
        <w:t xml:space="preserve"> </w:t>
      </w:r>
      <w:r w:rsidRPr="007A06F5">
        <w:rPr>
          <w:iCs/>
          <w:lang w:val="la-Latn"/>
        </w:rPr>
        <w:t>indurentur</w:t>
      </w:r>
      <w:r w:rsidR="0069631A" w:rsidRPr="007A06F5">
        <w:rPr>
          <w:lang w:val="la-Latn"/>
        </w:rPr>
        <w:t xml:space="preserve"> </w:t>
      </w:r>
      <w:r w:rsidRPr="007A06F5">
        <w:rPr>
          <w:iCs/>
          <w:lang w:val="la-Latn"/>
        </w:rPr>
        <w:t>caligine</w:t>
      </w:r>
      <w:r w:rsidR="0069631A" w:rsidRPr="007A06F5">
        <w:rPr>
          <w:lang w:val="la-Latn"/>
        </w:rPr>
        <w:t xml:space="preserve">. </w:t>
      </w:r>
      <w:r w:rsidRPr="007A06F5">
        <w:rPr>
          <w:iCs/>
          <w:lang w:val="la-Latn"/>
        </w:rPr>
        <w:t>Carnem</w:t>
      </w:r>
      <w:r w:rsidRPr="007A06F5">
        <w:rPr>
          <w:lang w:val="la-Latn"/>
        </w:rPr>
        <w:t xml:space="preserve"> </w:t>
      </w:r>
      <w:r w:rsidRPr="007A06F5">
        <w:rPr>
          <w:iCs/>
          <w:lang w:val="la-Latn"/>
        </w:rPr>
        <w:t>non</w:t>
      </w:r>
      <w:r w:rsidRPr="007A06F5">
        <w:rPr>
          <w:lang w:val="la-Latn"/>
        </w:rPr>
        <w:t xml:space="preserve"> </w:t>
      </w:r>
      <w:r w:rsidRPr="007A06F5">
        <w:rPr>
          <w:iCs/>
          <w:lang w:val="la-Latn"/>
        </w:rPr>
        <w:t>manducent</w:t>
      </w:r>
      <w:r w:rsidRPr="007A06F5">
        <w:rPr>
          <w:lang w:val="la-Latn"/>
        </w:rPr>
        <w:t xml:space="preserve"> </w:t>
      </w:r>
      <w:r w:rsidRPr="007A06F5">
        <w:rPr>
          <w:iCs/>
          <w:lang w:val="la-Latn"/>
        </w:rPr>
        <w:t>omnibus</w:t>
      </w:r>
      <w:r w:rsidRPr="007A06F5">
        <w:rPr>
          <w:lang w:val="la-Latn"/>
        </w:rPr>
        <w:t xml:space="preserve"> </w:t>
      </w:r>
      <w:r w:rsidRPr="007A06F5">
        <w:rPr>
          <w:iCs/>
          <w:lang w:val="la-Latn"/>
        </w:rPr>
        <w:t>diebus</w:t>
      </w:r>
      <w:r w:rsidRPr="007A06F5">
        <w:rPr>
          <w:lang w:val="la-Latn"/>
        </w:rPr>
        <w:t xml:space="preserve"> </w:t>
      </w:r>
      <w:r w:rsidRPr="007A06F5">
        <w:rPr>
          <w:iCs/>
          <w:lang w:val="la-Latn"/>
        </w:rPr>
        <w:t>vitę</w:t>
      </w:r>
      <w:r w:rsidRPr="007A06F5">
        <w:rPr>
          <w:lang w:val="la-Latn"/>
        </w:rPr>
        <w:t xml:space="preserve"> </w:t>
      </w:r>
      <w:r w:rsidRPr="007A06F5">
        <w:rPr>
          <w:iCs/>
          <w:lang w:val="la-Latn"/>
        </w:rPr>
        <w:t>illorum</w:t>
      </w:r>
      <w:r w:rsidR="0069631A" w:rsidRPr="007A06F5">
        <w:rPr>
          <w:lang w:val="la-Latn"/>
        </w:rPr>
        <w:t xml:space="preserve">, </w:t>
      </w:r>
      <w:r w:rsidRPr="007A06F5">
        <w:rPr>
          <w:iCs/>
          <w:lang w:val="la-Latn"/>
        </w:rPr>
        <w:t>ieiunent</w:t>
      </w:r>
      <w:r w:rsidRPr="007A06F5">
        <w:rPr>
          <w:lang w:val="la-Latn"/>
        </w:rPr>
        <w:t xml:space="preserve"> </w:t>
      </w:r>
      <w:r w:rsidRPr="007A06F5">
        <w:rPr>
          <w:iCs/>
          <w:lang w:val="la-Latn"/>
        </w:rPr>
        <w:t>autem</w:t>
      </w:r>
      <w:r w:rsidRPr="007A06F5">
        <w:rPr>
          <w:lang w:val="la-Latn"/>
        </w:rPr>
        <w:t xml:space="preserve"> a</w:t>
      </w:r>
      <w:r w:rsidR="00ED106A" w:rsidRPr="007A06F5">
        <w:rPr>
          <w:lang w:val="la-Latn"/>
        </w:rPr>
        <w:t xml:space="preserve"> </w:t>
      </w:r>
      <w:r w:rsidRPr="007A06F5">
        <w:rPr>
          <w:iCs/>
          <w:lang w:val="la-Latn"/>
        </w:rPr>
        <w:t>usque</w:t>
      </w:r>
      <w:r w:rsidRPr="007A06F5">
        <w:rPr>
          <w:lang w:val="la-Latn"/>
        </w:rPr>
        <w:t xml:space="preserve"> </w:t>
      </w:r>
      <w:r w:rsidRPr="007A06F5">
        <w:rPr>
          <w:iCs/>
          <w:lang w:val="la-Latn"/>
        </w:rPr>
        <w:t>ad</w:t>
      </w:r>
      <w:r w:rsidRPr="007A06F5">
        <w:rPr>
          <w:lang w:val="la-Latn"/>
        </w:rPr>
        <w:t xml:space="preserve"> </w:t>
      </w:r>
      <w:r w:rsidRPr="007A06F5">
        <w:rPr>
          <w:iCs/>
          <w:lang w:val="la-Latn"/>
        </w:rPr>
        <w:t>nonam</w:t>
      </w:r>
      <w:r w:rsidR="00ED106A" w:rsidRPr="007A06F5">
        <w:rPr>
          <w:lang w:val="la-Latn"/>
        </w:rPr>
        <w:t xml:space="preserve"> </w:t>
      </w:r>
      <w:r w:rsidRPr="007A06F5">
        <w:rPr>
          <w:iCs/>
          <w:lang w:val="la-Latn"/>
        </w:rPr>
        <w:t>diei</w:t>
      </w:r>
      <w:r w:rsidRPr="007A06F5">
        <w:rPr>
          <w:lang w:val="la-Latn"/>
        </w:rPr>
        <w:t xml:space="preserve">' </w:t>
      </w:r>
      <w:r w:rsidRPr="007A06F5">
        <w:rPr>
          <w:iCs/>
          <w:lang w:val="la-Latn"/>
        </w:rPr>
        <w:t>horam</w:t>
      </w:r>
      <w:r w:rsidR="00ED106A" w:rsidRPr="007A06F5">
        <w:rPr>
          <w:lang w:val="la-Latn"/>
        </w:rPr>
        <w:t xml:space="preserve"> </w:t>
      </w:r>
      <w:r w:rsidRPr="007A06F5">
        <w:rPr>
          <w:iCs/>
          <w:lang w:val="la-Latn"/>
        </w:rPr>
        <w:t>cottidiae</w:t>
      </w:r>
      <w:r w:rsidR="0069631A" w:rsidRPr="007A06F5">
        <w:rPr>
          <w:lang w:val="la-Latn"/>
        </w:rPr>
        <w:t xml:space="preserve">, </w:t>
      </w:r>
      <w:r w:rsidRPr="007A06F5">
        <w:rPr>
          <w:iCs/>
          <w:lang w:val="la-Latn"/>
        </w:rPr>
        <w:t>exceptis</w:t>
      </w:r>
      <w:r w:rsidRPr="007A06F5">
        <w:rPr>
          <w:lang w:val="la-Latn"/>
        </w:rPr>
        <w:t xml:space="preserve"> </w:t>
      </w:r>
      <w:r w:rsidRPr="007A06F5">
        <w:rPr>
          <w:iCs/>
          <w:lang w:val="la-Latn"/>
        </w:rPr>
        <w:t>festis</w:t>
      </w:r>
      <w:r w:rsidRPr="007A06F5">
        <w:rPr>
          <w:lang w:val="la-Latn"/>
        </w:rPr>
        <w:t xml:space="preserve"> e</w:t>
      </w:r>
      <w:r w:rsidR="00724342" w:rsidRPr="007A06F5">
        <w:rPr>
          <w:lang w:val="la-Latn"/>
        </w:rPr>
        <w:t xml:space="preserve"> </w:t>
      </w:r>
      <w:r w:rsidRPr="007A06F5">
        <w:rPr>
          <w:iCs/>
          <w:lang w:val="la-Latn"/>
        </w:rPr>
        <w:t>diebus</w:t>
      </w:r>
      <w:r w:rsidR="00ED106A" w:rsidRPr="007A06F5">
        <w:rPr>
          <w:lang w:val="la-Latn"/>
        </w:rPr>
        <w:t xml:space="preserve"> </w:t>
      </w:r>
      <w:r w:rsidRPr="007A06F5">
        <w:rPr>
          <w:iCs/>
          <w:lang w:val="la-Latn"/>
        </w:rPr>
        <w:t>atque</w:t>
      </w:r>
      <w:r w:rsidR="00ED106A" w:rsidRPr="007A06F5">
        <w:rPr>
          <w:lang w:val="la-Latn"/>
        </w:rPr>
        <w:t xml:space="preserve"> </w:t>
      </w:r>
      <w:r w:rsidRPr="007A06F5">
        <w:rPr>
          <w:iCs/>
          <w:lang w:val="la-Latn"/>
        </w:rPr>
        <w:t>dominicis</w:t>
      </w:r>
      <w:r w:rsidR="0069631A" w:rsidRPr="007A06F5">
        <w:rPr>
          <w:lang w:val="la-Latn"/>
        </w:rPr>
        <w:t xml:space="preserve">. </w:t>
      </w:r>
      <w:r w:rsidRPr="007A06F5">
        <w:rPr>
          <w:lang w:val="la-Latn"/>
        </w:rPr>
        <w:t>Abstineant</w:t>
      </w:r>
      <w:r w:rsidR="00ED106A" w:rsidRPr="007A06F5">
        <w:rPr>
          <w:lang w:val="la-Latn"/>
        </w:rPr>
        <w:t xml:space="preserve"> </w:t>
      </w:r>
      <w:r w:rsidRPr="007A06F5">
        <w:rPr>
          <w:lang w:val="la-Latn"/>
        </w:rPr>
        <w:t>a</w:t>
      </w:r>
      <w:r w:rsidR="00ED106A" w:rsidRPr="007A06F5">
        <w:rPr>
          <w:lang w:val="la-Latn"/>
        </w:rPr>
        <w:t xml:space="preserve"> </w:t>
      </w:r>
      <w:r w:rsidRPr="007A06F5">
        <w:rPr>
          <w:lang w:val="la-Latn"/>
        </w:rPr>
        <w:t>vino</w:t>
      </w:r>
      <w:r w:rsidR="0047682A" w:rsidRPr="007A06F5">
        <w:rPr>
          <w:lang w:val="la-Latn"/>
        </w:rPr>
        <w:t xml:space="preserve">, </w:t>
      </w:r>
      <w:r w:rsidRPr="007A06F5">
        <w:rPr>
          <w:lang w:val="la-Latn"/>
        </w:rPr>
        <w:t>medone atque</w:t>
      </w:r>
      <w:r w:rsidR="00ED106A" w:rsidRPr="007A06F5">
        <w:rPr>
          <w:lang w:val="la-Latn"/>
        </w:rPr>
        <w:t xml:space="preserve"> </w:t>
      </w:r>
      <w:r w:rsidRPr="007A06F5">
        <w:rPr>
          <w:lang w:val="la-Latn"/>
        </w:rPr>
        <w:t>cervisa</w:t>
      </w:r>
      <w:r w:rsidR="00ED106A" w:rsidRPr="007A06F5">
        <w:rPr>
          <w:lang w:val="la-Latn"/>
        </w:rPr>
        <w:t xml:space="preserve"> </w:t>
      </w:r>
      <w:r w:rsidRPr="007A06F5">
        <w:rPr>
          <w:lang w:val="la-Latn"/>
        </w:rPr>
        <w:t xml:space="preserve">mellita </w:t>
      </w:r>
      <w:r w:rsidRPr="007A06F5">
        <w:rPr>
          <w:iCs/>
          <w:lang w:val="la-Latn"/>
        </w:rPr>
        <w:t>tres</w:t>
      </w:r>
      <w:r w:rsidR="00ED106A" w:rsidRPr="007A06F5">
        <w:rPr>
          <w:lang w:val="la-Latn"/>
        </w:rPr>
        <w:t xml:space="preserve"> </w:t>
      </w:r>
      <w:r w:rsidRPr="007A06F5">
        <w:rPr>
          <w:iCs/>
          <w:lang w:val="la-Latn"/>
        </w:rPr>
        <w:t>dies</w:t>
      </w:r>
      <w:r w:rsidR="00ED106A" w:rsidRPr="007A06F5">
        <w:rPr>
          <w:lang w:val="la-Latn"/>
        </w:rPr>
        <w:t xml:space="preserve"> </w:t>
      </w:r>
      <w:r w:rsidRPr="007A06F5">
        <w:rPr>
          <w:iCs/>
          <w:lang w:val="la-Latn"/>
        </w:rPr>
        <w:t>per</w:t>
      </w:r>
      <w:r w:rsidR="00ED106A" w:rsidRPr="007A06F5">
        <w:rPr>
          <w:lang w:val="la-Latn"/>
        </w:rPr>
        <w:t xml:space="preserve"> </w:t>
      </w:r>
      <w:r w:rsidRPr="007A06F5">
        <w:rPr>
          <w:iCs/>
          <w:lang w:val="la-Latn"/>
        </w:rPr>
        <w:t>ebdomadam</w:t>
      </w:r>
      <w:r w:rsidR="0047682A" w:rsidRPr="007A06F5">
        <w:rPr>
          <w:lang w:val="la-Latn"/>
        </w:rPr>
        <w:t xml:space="preserve">. </w:t>
      </w:r>
      <w:r w:rsidRPr="007A06F5">
        <w:rPr>
          <w:iCs/>
          <w:lang w:val="la-Latn"/>
        </w:rPr>
        <w:t>Arma</w:t>
      </w:r>
      <w:r w:rsidR="00ED106A" w:rsidRPr="007A06F5">
        <w:rPr>
          <w:lang w:val="la-Latn"/>
        </w:rPr>
        <w:t xml:space="preserve"> </w:t>
      </w:r>
      <w:r w:rsidRPr="007A06F5">
        <w:rPr>
          <w:lang w:val="la-Latn"/>
        </w:rPr>
        <w:t>gere /</w:t>
      </w:r>
      <w:r w:rsidRPr="007A06F5">
        <w:rPr>
          <w:iCs/>
          <w:lang w:val="la-Latn"/>
        </w:rPr>
        <w:t xml:space="preserve"> re</w:t>
      </w:r>
      <w:r w:rsidR="00ED106A" w:rsidRPr="007A06F5">
        <w:rPr>
          <w:lang w:val="la-Latn"/>
        </w:rPr>
        <w:t xml:space="preserve"> </w:t>
      </w:r>
      <w:r w:rsidRPr="007A06F5">
        <w:rPr>
          <w:iCs/>
          <w:lang w:val="la-Latn"/>
        </w:rPr>
        <w:t>non</w:t>
      </w:r>
      <w:r w:rsidRPr="007A06F5">
        <w:rPr>
          <w:lang w:val="la-Latn"/>
        </w:rPr>
        <w:t xml:space="preserve"> </w:t>
      </w:r>
      <w:r w:rsidRPr="007A06F5">
        <w:rPr>
          <w:iCs/>
          <w:lang w:val="la-Latn"/>
        </w:rPr>
        <w:t>audeant</w:t>
      </w:r>
      <w:r w:rsidR="00B04058" w:rsidRPr="007A06F5">
        <w:rPr>
          <w:lang w:val="la-Latn"/>
        </w:rPr>
        <w:t xml:space="preserve"> </w:t>
      </w:r>
      <w:r w:rsidRPr="007A06F5">
        <w:rPr>
          <w:iCs/>
          <w:lang w:val="la-Latn"/>
        </w:rPr>
        <w:t>vel</w:t>
      </w:r>
      <w:r w:rsidR="00ED106A" w:rsidRPr="007A06F5">
        <w:rPr>
          <w:lang w:val="la-Latn"/>
        </w:rPr>
        <w:t xml:space="preserve"> </w:t>
      </w:r>
      <w:r w:rsidRPr="007A06F5">
        <w:rPr>
          <w:iCs/>
          <w:lang w:val="la-Latn"/>
        </w:rPr>
        <w:t>sumere</w:t>
      </w:r>
      <w:r w:rsidR="0047682A" w:rsidRPr="007A06F5">
        <w:rPr>
          <w:lang w:val="la-Latn"/>
        </w:rPr>
        <w:t xml:space="preserve">, </w:t>
      </w:r>
      <w:r w:rsidRPr="007A06F5">
        <w:rPr>
          <w:iCs/>
          <w:lang w:val="la-Latn"/>
        </w:rPr>
        <w:t>nisi</w:t>
      </w:r>
      <w:r w:rsidRPr="007A06F5">
        <w:rPr>
          <w:lang w:val="la-Latn"/>
        </w:rPr>
        <w:t xml:space="preserve"> </w:t>
      </w:r>
      <w:r w:rsidRPr="007A06F5">
        <w:rPr>
          <w:iCs/>
          <w:lang w:val="la-Latn"/>
        </w:rPr>
        <w:t>contra</w:t>
      </w:r>
      <w:r w:rsidRPr="007A06F5">
        <w:rPr>
          <w:lang w:val="la-Latn"/>
        </w:rPr>
        <w:t xml:space="preserve"> </w:t>
      </w:r>
      <w:r w:rsidRPr="007A06F5">
        <w:rPr>
          <w:iCs/>
          <w:lang w:val="la-Latn"/>
        </w:rPr>
        <w:t>paganos</w:t>
      </w:r>
      <w:r w:rsidRPr="007A06F5">
        <w:rPr>
          <w:lang w:val="la-Latn"/>
        </w:rPr>
        <w:t xml:space="preserve">; </w:t>
      </w:r>
      <w:r w:rsidRPr="007A06F5">
        <w:rPr>
          <w:iCs/>
          <w:lang w:val="la-Latn"/>
        </w:rPr>
        <w:t>et</w:t>
      </w:r>
      <w:r w:rsidR="0047682A" w:rsidRPr="007A06F5">
        <w:rPr>
          <w:lang w:val="la-Latn"/>
        </w:rPr>
        <w:t xml:space="preserve">, </w:t>
      </w:r>
      <w:r w:rsidRPr="007A06F5">
        <w:rPr>
          <w:iCs/>
          <w:lang w:val="la-Latn"/>
        </w:rPr>
        <w:t>ubicumque</w:t>
      </w:r>
      <w:r w:rsidRPr="007A06F5">
        <w:rPr>
          <w:lang w:val="la-Latn"/>
        </w:rPr>
        <w:t xml:space="preserve"> </w:t>
      </w:r>
      <w:r w:rsidRPr="007A06F5">
        <w:rPr>
          <w:iCs/>
          <w:lang w:val="la-Latn"/>
        </w:rPr>
        <w:t>ire</w:t>
      </w:r>
      <w:r w:rsidR="00ED106A" w:rsidRPr="007A06F5">
        <w:rPr>
          <w:lang w:val="la-Latn"/>
        </w:rPr>
        <w:t xml:space="preserve"> </w:t>
      </w:r>
      <w:r w:rsidR="00B04058" w:rsidRPr="007A06F5">
        <w:rPr>
          <w:lang w:val="la-Latn"/>
        </w:rPr>
        <w:t>malue</w:t>
      </w:r>
      <w:r w:rsidRPr="007A06F5">
        <w:rPr>
          <w:iCs/>
          <w:lang w:val="la-Latn"/>
        </w:rPr>
        <w:t>rint</w:t>
      </w:r>
      <w:r w:rsidR="0047682A" w:rsidRPr="007A06F5">
        <w:rPr>
          <w:lang w:val="la-Latn"/>
        </w:rPr>
        <w:t xml:space="preserve">, </w:t>
      </w:r>
      <w:r w:rsidRPr="007A06F5">
        <w:rPr>
          <w:iCs/>
          <w:lang w:val="la-Latn"/>
        </w:rPr>
        <w:t>nullo</w:t>
      </w:r>
      <w:r w:rsidRPr="007A06F5">
        <w:rPr>
          <w:lang w:val="la-Latn"/>
        </w:rPr>
        <w:t xml:space="preserve"> </w:t>
      </w:r>
      <w:r w:rsidRPr="007A06F5">
        <w:rPr>
          <w:iCs/>
          <w:lang w:val="la-Latn"/>
        </w:rPr>
        <w:t>vehiculo</w:t>
      </w:r>
      <w:r w:rsidR="00ED106A" w:rsidRPr="007A06F5">
        <w:rPr>
          <w:lang w:val="la-Latn"/>
        </w:rPr>
        <w:t xml:space="preserve"> </w:t>
      </w:r>
      <w:r w:rsidRPr="007A06F5">
        <w:rPr>
          <w:iCs/>
          <w:lang w:val="la-Latn"/>
        </w:rPr>
        <w:t>deducantur</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pedestri</w:t>
      </w:r>
      <w:r w:rsidR="00724342" w:rsidRPr="007A06F5">
        <w:rPr>
          <w:lang w:val="la-Latn"/>
        </w:rPr>
        <w:t xml:space="preserve"> </w:t>
      </w:r>
      <w:r w:rsidRPr="007A06F5">
        <w:rPr>
          <w:iCs/>
          <w:lang w:val="la-Latn"/>
        </w:rPr>
        <w:t>more</w:t>
      </w:r>
      <w:r w:rsidRPr="007A06F5">
        <w:rPr>
          <w:lang w:val="la-Latn"/>
        </w:rPr>
        <w:t xml:space="preserve"> </w:t>
      </w:r>
      <w:r w:rsidRPr="007A06F5">
        <w:rPr>
          <w:iCs/>
          <w:lang w:val="la-Latn"/>
        </w:rPr>
        <w:t>proficisci</w:t>
      </w:r>
      <w:r w:rsidRPr="007A06F5">
        <w:rPr>
          <w:lang w:val="la-Latn"/>
        </w:rPr>
        <w:t xml:space="preserve"> a </w:t>
      </w:r>
      <w:r w:rsidRPr="007A06F5">
        <w:rPr>
          <w:iCs/>
          <w:lang w:val="la-Latn"/>
        </w:rPr>
        <w:t>studeant</w:t>
      </w:r>
      <w:r w:rsidR="0047682A" w:rsidRPr="007A06F5">
        <w:rPr>
          <w:iCs/>
          <w:lang w:val="la-Latn"/>
        </w:rPr>
        <w:t xml:space="preserve">. </w:t>
      </w:r>
      <w:r w:rsidRPr="007A06F5">
        <w:rPr>
          <w:iCs/>
          <w:lang w:val="la-Latn"/>
        </w:rPr>
        <w:t>Tempus autem huius</w:t>
      </w:r>
      <w:r w:rsidR="0069631A" w:rsidRPr="007A06F5">
        <w:rPr>
          <w:iCs/>
          <w:lang w:val="la-Latn"/>
        </w:rPr>
        <w:t xml:space="preserve"> </w:t>
      </w:r>
      <w:r w:rsidRPr="007A06F5">
        <w:rPr>
          <w:iCs/>
          <w:lang w:val="la-Latn"/>
        </w:rPr>
        <w:t>paenitentiae in</w:t>
      </w:r>
      <w:r w:rsidR="0069631A" w:rsidRPr="007A06F5">
        <w:rPr>
          <w:iCs/>
          <w:lang w:val="la-Latn"/>
        </w:rPr>
        <w:t xml:space="preserve"> </w:t>
      </w:r>
      <w:r w:rsidRPr="007A06F5">
        <w:rPr>
          <w:iCs/>
          <w:lang w:val="la-Latn"/>
        </w:rPr>
        <w:t>episcoporum</w:t>
      </w:r>
      <w:r w:rsidR="0069631A" w:rsidRPr="007A06F5">
        <w:rPr>
          <w:iCs/>
          <w:lang w:val="la-Latn"/>
        </w:rPr>
        <w:t xml:space="preserve"> </w:t>
      </w:r>
      <w:r w:rsidRPr="007A06F5">
        <w:rPr>
          <w:iCs/>
          <w:lang w:val="la-Latn"/>
        </w:rPr>
        <w:t>ponimus arbitrio</w:t>
      </w:r>
      <w:r w:rsidR="0069631A" w:rsidRPr="007A06F5">
        <w:rPr>
          <w:iCs/>
          <w:lang w:val="la-Latn"/>
        </w:rPr>
        <w:t xml:space="preserve">, </w:t>
      </w:r>
      <w:r w:rsidRPr="007A06F5">
        <w:rPr>
          <w:iCs/>
          <w:lang w:val="la-Latn"/>
        </w:rPr>
        <w:t>ut</w:t>
      </w:r>
      <w:r w:rsidR="00B04058" w:rsidRPr="007A06F5">
        <w:rPr>
          <w:iCs/>
          <w:lang w:val="la-Latn"/>
        </w:rPr>
        <w:t xml:space="preserve"> secun</w:t>
      </w:r>
      <w:r w:rsidRPr="007A06F5">
        <w:rPr>
          <w:iCs/>
          <w:lang w:val="la-Latn"/>
        </w:rPr>
        <w:t>dum conversationem</w:t>
      </w:r>
      <w:r w:rsidR="0069631A" w:rsidRPr="007A06F5">
        <w:rPr>
          <w:iCs/>
          <w:lang w:val="la-Latn"/>
        </w:rPr>
        <w:t xml:space="preserve"> </w:t>
      </w:r>
      <w:r w:rsidRPr="007A06F5">
        <w:rPr>
          <w:iCs/>
          <w:lang w:val="la-Latn"/>
        </w:rPr>
        <w:t>illorum</w:t>
      </w:r>
      <w:r w:rsidR="0069631A" w:rsidRPr="007A06F5">
        <w:rPr>
          <w:iCs/>
          <w:lang w:val="la-Latn"/>
        </w:rPr>
        <w:t xml:space="preserve"> </w:t>
      </w:r>
      <w:r w:rsidRPr="007A06F5">
        <w:rPr>
          <w:iCs/>
          <w:lang w:val="la-Latn"/>
        </w:rPr>
        <w:t>aut extendere vel</w:t>
      </w:r>
      <w:r w:rsidR="0069631A" w:rsidRPr="007A06F5">
        <w:rPr>
          <w:iCs/>
          <w:lang w:val="la-Latn"/>
        </w:rPr>
        <w:t xml:space="preserve"> </w:t>
      </w:r>
      <w:r w:rsidRPr="007A06F5">
        <w:rPr>
          <w:iCs/>
          <w:lang w:val="la-Latn"/>
        </w:rPr>
        <w:t>minuere valeant</w:t>
      </w:r>
      <w:r w:rsidR="0069631A" w:rsidRPr="007A06F5">
        <w:rPr>
          <w:iCs/>
          <w:lang w:val="la-Latn"/>
        </w:rPr>
        <w:t xml:space="preserve">. </w:t>
      </w:r>
      <w:r w:rsidRPr="007A06F5">
        <w:rPr>
          <w:iCs/>
          <w:lang w:val="la-Latn"/>
        </w:rPr>
        <w:t>Ab</w:t>
      </w:r>
      <w:r w:rsidR="0069631A" w:rsidRPr="007A06F5">
        <w:rPr>
          <w:iCs/>
          <w:lang w:val="la-Latn"/>
        </w:rPr>
        <w:t xml:space="preserve"> </w:t>
      </w:r>
      <w:r w:rsidRPr="007A06F5">
        <w:rPr>
          <w:iCs/>
          <w:lang w:val="la-Latn"/>
        </w:rPr>
        <w:t>uxoribus</w:t>
      </w:r>
      <w:r w:rsidR="0069631A" w:rsidRPr="007A06F5">
        <w:rPr>
          <w:iCs/>
          <w:lang w:val="la-Latn"/>
        </w:rPr>
        <w:t xml:space="preserve">, </w:t>
      </w:r>
      <w:r w:rsidRPr="007A06F5">
        <w:rPr>
          <w:iCs/>
          <w:lang w:val="la-Latn"/>
        </w:rPr>
        <w:t>si habuerint</w:t>
      </w:r>
      <w:r w:rsidR="0069631A" w:rsidRPr="007A06F5">
        <w:rPr>
          <w:iCs/>
          <w:lang w:val="la-Latn"/>
        </w:rPr>
        <w:t xml:space="preserve">, </w:t>
      </w:r>
      <w:r w:rsidRPr="007A06F5">
        <w:rPr>
          <w:iCs/>
          <w:lang w:val="la-Latn"/>
        </w:rPr>
        <w:t>non separentur</w:t>
      </w:r>
      <w:r w:rsidR="0069631A" w:rsidRPr="007A06F5">
        <w:rPr>
          <w:iCs/>
          <w:lang w:val="la-Latn"/>
        </w:rPr>
        <w:t xml:space="preserve">. </w:t>
      </w:r>
      <w:r w:rsidRPr="007A06F5">
        <w:rPr>
          <w:iCs/>
          <w:lang w:val="la-Latn"/>
        </w:rPr>
        <w:t>Si</w:t>
      </w:r>
      <w:r w:rsidR="0069631A" w:rsidRPr="007A06F5">
        <w:rPr>
          <w:iCs/>
          <w:lang w:val="la-Latn"/>
        </w:rPr>
        <w:t xml:space="preserve"> </w:t>
      </w:r>
      <w:r w:rsidRPr="007A06F5">
        <w:rPr>
          <w:iCs/>
          <w:lang w:val="la-Latn"/>
        </w:rPr>
        <w:t>autem non habuerint</w:t>
      </w:r>
      <w:r w:rsidR="0069631A" w:rsidRPr="007A06F5">
        <w:rPr>
          <w:iCs/>
          <w:lang w:val="la-Latn"/>
        </w:rPr>
        <w:t xml:space="preserve">, </w:t>
      </w:r>
      <w:r w:rsidRPr="007A06F5">
        <w:rPr>
          <w:iCs/>
          <w:lang w:val="la-Latn"/>
        </w:rPr>
        <w:t>et se</w:t>
      </w:r>
      <w:r w:rsidR="0069631A" w:rsidRPr="007A06F5">
        <w:rPr>
          <w:iCs/>
          <w:lang w:val="la-Latn"/>
        </w:rPr>
        <w:t xml:space="preserve"> </w:t>
      </w:r>
      <w:r w:rsidRPr="007A06F5">
        <w:rPr>
          <w:iCs/>
          <w:lang w:val="la-Latn"/>
        </w:rPr>
        <w:t>continere</w:t>
      </w:r>
      <w:r w:rsidR="0069631A" w:rsidRPr="007A06F5">
        <w:rPr>
          <w:iCs/>
          <w:lang w:val="la-Latn"/>
        </w:rPr>
        <w:t xml:space="preserve"> </w:t>
      </w:r>
      <w:r w:rsidRPr="007A06F5">
        <w:rPr>
          <w:iCs/>
          <w:lang w:val="la-Latn"/>
        </w:rPr>
        <w:t>non</w:t>
      </w:r>
      <w:r w:rsidR="00B04058" w:rsidRPr="007A06F5">
        <w:rPr>
          <w:iCs/>
          <w:lang w:val="la-Latn"/>
        </w:rPr>
        <w:t xml:space="preserve"> value</w:t>
      </w:r>
      <w:r w:rsidRPr="007A06F5">
        <w:rPr>
          <w:iCs/>
          <w:lang w:val="la-Latn"/>
        </w:rPr>
        <w:t>rint</w:t>
      </w:r>
      <w:r w:rsidR="0069631A" w:rsidRPr="007A06F5">
        <w:rPr>
          <w:iCs/>
          <w:lang w:val="la-Latn"/>
        </w:rPr>
        <w:t xml:space="preserve">, </w:t>
      </w:r>
      <w:r w:rsidRPr="007A06F5">
        <w:rPr>
          <w:iCs/>
          <w:lang w:val="la-Latn"/>
        </w:rPr>
        <w:t>legitimas accipiant</w:t>
      </w:r>
      <w:r w:rsidR="0069631A" w:rsidRPr="007A06F5">
        <w:rPr>
          <w:iCs/>
          <w:lang w:val="la-Latn"/>
        </w:rPr>
        <w:t xml:space="preserve"> </w:t>
      </w:r>
      <w:r w:rsidRPr="007A06F5">
        <w:rPr>
          <w:iCs/>
          <w:lang w:val="la-Latn"/>
        </w:rPr>
        <w:t>in coniugio</w:t>
      </w:r>
      <w:r w:rsidR="0069631A" w:rsidRPr="007A06F5">
        <w:rPr>
          <w:iCs/>
          <w:lang w:val="la-Latn"/>
        </w:rPr>
        <w:t xml:space="preserve"> </w:t>
      </w:r>
      <w:r w:rsidRPr="007A06F5">
        <w:rPr>
          <w:iCs/>
          <w:lang w:val="la-Latn"/>
        </w:rPr>
        <w:t>feminas</w:t>
      </w:r>
      <w:r w:rsidR="0069631A" w:rsidRPr="007A06F5">
        <w:rPr>
          <w:iCs/>
          <w:lang w:val="la-Latn"/>
        </w:rPr>
        <w:t xml:space="preserve">, </w:t>
      </w:r>
      <w:r w:rsidRPr="007A06F5">
        <w:rPr>
          <w:iCs/>
          <w:lang w:val="la-Latn"/>
        </w:rPr>
        <w:t>ne</w:t>
      </w:r>
      <w:r w:rsidR="0069631A" w:rsidRPr="007A06F5">
        <w:rPr>
          <w:iCs/>
          <w:lang w:val="la-Latn"/>
        </w:rPr>
        <w:t xml:space="preserve"> </w:t>
      </w:r>
      <w:r w:rsidRPr="007A06F5">
        <w:rPr>
          <w:iCs/>
          <w:lang w:val="la-Latn"/>
        </w:rPr>
        <w:t>fornicationis voraginem incidere videantur</w:t>
      </w:r>
      <w:r w:rsidR="0069631A" w:rsidRPr="007A06F5">
        <w:rPr>
          <w:iCs/>
          <w:lang w:val="la-Latn"/>
        </w:rPr>
        <w:t xml:space="preserve">. </w:t>
      </w:r>
      <w:r w:rsidRPr="007A06F5">
        <w:rPr>
          <w:iCs/>
          <w:lang w:val="la-Latn"/>
        </w:rPr>
        <w:t>Si</w:t>
      </w:r>
      <w:r w:rsidR="0069631A" w:rsidRPr="007A06F5">
        <w:rPr>
          <w:iCs/>
          <w:lang w:val="la-Latn"/>
        </w:rPr>
        <w:t xml:space="preserve"> </w:t>
      </w:r>
      <w:r w:rsidRPr="007A06F5">
        <w:rPr>
          <w:iCs/>
          <w:lang w:val="la-Latn"/>
        </w:rPr>
        <w:t>autem antequam duorum praedictorum</w:t>
      </w:r>
      <w:r w:rsidR="0069631A" w:rsidRPr="007A06F5">
        <w:rPr>
          <w:iCs/>
          <w:lang w:val="la-Latn"/>
        </w:rPr>
        <w:t xml:space="preserve"> </w:t>
      </w:r>
      <w:r w:rsidRPr="007A06F5">
        <w:rPr>
          <w:iCs/>
          <w:lang w:val="la-Latn"/>
        </w:rPr>
        <w:t>annorum</w:t>
      </w:r>
      <w:r w:rsidR="0069631A" w:rsidRPr="007A06F5">
        <w:rPr>
          <w:iCs/>
          <w:lang w:val="la-Latn"/>
        </w:rPr>
        <w:t xml:space="preserve"> </w:t>
      </w:r>
      <w:r w:rsidRPr="007A06F5">
        <w:rPr>
          <w:iCs/>
          <w:lang w:val="la-Latn"/>
        </w:rPr>
        <w:t>finiantur</w:t>
      </w:r>
      <w:r w:rsidR="0069631A" w:rsidRPr="007A06F5">
        <w:rPr>
          <w:iCs/>
          <w:lang w:val="la-Latn"/>
        </w:rPr>
        <w:t xml:space="preserve"> </w:t>
      </w:r>
      <w:r w:rsidR="00B04058" w:rsidRPr="007A06F5">
        <w:rPr>
          <w:iCs/>
          <w:lang w:val="la-Latn"/>
        </w:rPr>
        <w:t>curri</w:t>
      </w:r>
      <w:r w:rsidRPr="007A06F5">
        <w:rPr>
          <w:iCs/>
          <w:lang w:val="la-Latn"/>
        </w:rPr>
        <w:t>cula</w:t>
      </w:r>
      <w:r w:rsidR="0069631A" w:rsidRPr="007A06F5">
        <w:rPr>
          <w:iCs/>
          <w:lang w:val="la-Latn"/>
        </w:rPr>
        <w:t xml:space="preserve">, </w:t>
      </w:r>
      <w:r w:rsidRPr="007A06F5">
        <w:rPr>
          <w:iCs/>
          <w:lang w:val="la-Latn"/>
        </w:rPr>
        <w:t>finis vitę illorum pervenerit qu</w:t>
      </w:r>
      <w:r w:rsidR="0069631A" w:rsidRPr="007A06F5">
        <w:rPr>
          <w:iCs/>
          <w:lang w:val="la-Latn"/>
        </w:rPr>
        <w:t xml:space="preserve">, </w:t>
      </w:r>
      <w:r w:rsidRPr="007A06F5">
        <w:rPr>
          <w:iCs/>
          <w:lang w:val="la-Latn"/>
        </w:rPr>
        <w:t>viaticum illis</w:t>
      </w:r>
      <w:r w:rsidR="00ED106A" w:rsidRPr="007A06F5">
        <w:rPr>
          <w:iCs/>
          <w:lang w:val="la-Latn"/>
        </w:rPr>
        <w:t xml:space="preserve"> </w:t>
      </w:r>
      <w:r w:rsidRPr="007A06F5">
        <w:rPr>
          <w:iCs/>
          <w:lang w:val="la-Latn"/>
        </w:rPr>
        <w:t>non negetur</w:t>
      </w:r>
      <w:r w:rsidR="0069631A" w:rsidRPr="007A06F5">
        <w:rPr>
          <w:iCs/>
          <w:lang w:val="la-Latn"/>
        </w:rPr>
        <w:t xml:space="preserve">. </w:t>
      </w:r>
    </w:p>
    <w:p w14:paraId="545C9DE7" w14:textId="7F65C892" w:rsidR="009376ED" w:rsidRPr="007A06F5" w:rsidRDefault="009376ED" w:rsidP="00724342">
      <w:pPr>
        <w:spacing w:after="120" w:line="240" w:lineRule="auto"/>
        <w:rPr>
          <w:rFonts w:ascii="Times New Roman" w:eastAsia="Times New Roman" w:hAnsi="Times New Roman" w:cs="Times New Roman"/>
          <w:sz w:val="24"/>
          <w:szCs w:val="24"/>
          <w:lang w:val="la-Latn" w:eastAsia="de-DE"/>
        </w:rPr>
      </w:pPr>
      <w:commentRangeStart w:id="210"/>
      <w:r w:rsidRPr="007A06F5">
        <w:rPr>
          <w:rFonts w:ascii="Times New Roman" w:eastAsia="Times New Roman" w:hAnsi="Times New Roman" w:cs="Times New Roman"/>
          <w:sz w:val="24"/>
          <w:szCs w:val="24"/>
          <w:lang w:val="la-Latn" w:eastAsia="de-DE"/>
        </w:rPr>
        <w:t>XIIII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CUM</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DUABUS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SORORIBUS FUERINT </w:t>
      </w:r>
      <w:r w:rsidR="00B04058" w:rsidRPr="007A06F5">
        <w:rPr>
          <w:rFonts w:ascii="Times New Roman" w:eastAsia="Times New Roman" w:hAnsi="Times New Roman" w:cs="Times New Roman"/>
          <w:sz w:val="24"/>
          <w:szCs w:val="24"/>
          <w:lang w:val="la-Latn" w:eastAsia="de-DE"/>
        </w:rPr>
        <w:t>FOR</w:t>
      </w:r>
      <w:r w:rsidRPr="007A06F5">
        <w:rPr>
          <w:rFonts w:ascii="Times New Roman" w:eastAsia="Times New Roman" w:hAnsi="Times New Roman" w:cs="Times New Roman"/>
          <w:sz w:val="24"/>
          <w:szCs w:val="24"/>
          <w:lang w:val="la-Latn" w:eastAsia="de-DE"/>
        </w:rPr>
        <w:t>NICATI</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HIS PERSONIS</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QUIBUS SACRA</w:t>
      </w:r>
      <w:r w:rsidR="00ED106A" w:rsidRPr="007A06F5">
        <w:rPr>
          <w:rFonts w:ascii="Times New Roman" w:eastAsia="Times New Roman" w:hAnsi="Times New Roman" w:cs="Times New Roman"/>
          <w:sz w:val="24"/>
          <w:szCs w:val="24"/>
          <w:lang w:val="la-Latn" w:eastAsia="de-DE"/>
        </w:rPr>
        <w:t xml:space="preserve"> </w:t>
      </w:r>
      <w:r w:rsidR="00B04058" w:rsidRPr="007A06F5">
        <w:rPr>
          <w:rFonts w:ascii="Times New Roman" w:eastAsia="Times New Roman" w:hAnsi="Times New Roman" w:cs="Times New Roman"/>
          <w:sz w:val="24"/>
          <w:szCs w:val="24"/>
          <w:lang w:val="la-Latn" w:eastAsia="de-DE"/>
        </w:rPr>
        <w:t>SCRIP</w:t>
      </w:r>
      <w:r w:rsidRPr="007A06F5">
        <w:rPr>
          <w:rFonts w:ascii="Times New Roman" w:eastAsia="Times New Roman" w:hAnsi="Times New Roman" w:cs="Times New Roman"/>
          <w:sz w:val="24"/>
          <w:szCs w:val="24"/>
          <w:lang w:val="la-Latn" w:eastAsia="de-DE"/>
        </w:rPr>
        <w:t>TURA PROHIBET</w:t>
      </w:r>
      <w:r w:rsidR="0069631A" w:rsidRPr="007A06F5">
        <w:rPr>
          <w:rFonts w:ascii="Times New Roman" w:eastAsia="Times New Roman" w:hAnsi="Times New Roman" w:cs="Times New Roman"/>
          <w:sz w:val="24"/>
          <w:szCs w:val="24"/>
          <w:lang w:val="la-Latn" w:eastAsia="de-DE"/>
        </w:rPr>
        <w:t xml:space="preserve">. </w:t>
      </w:r>
      <w:commentRangeEnd w:id="210"/>
      <w:r w:rsidR="00985ED3" w:rsidRPr="007A06F5">
        <w:rPr>
          <w:rStyle w:val="Odkaznakoment"/>
          <w:rFonts w:ascii="Times New Roman" w:hAnsi="Times New Roman" w:cs="Times New Roman"/>
          <w:lang w:val="la-Latn"/>
        </w:rPr>
        <w:commentReference w:id="210"/>
      </w:r>
    </w:p>
    <w:p w14:paraId="23418B44" w14:textId="5B07A778" w:rsidR="009376ED" w:rsidRPr="007A06F5" w:rsidRDefault="009376ED" w:rsidP="0072434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Cs/>
          <w:sz w:val="24"/>
          <w:szCs w:val="24"/>
          <w:lang w:val="la-Latn" w:eastAsia="de-DE"/>
        </w:rPr>
        <w:t>Si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quis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cum</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duabus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sororibus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fuerit</w:t>
      </w:r>
      <w:r w:rsidR="0072434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fornicatus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aut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his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personis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quibus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sacra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scriptura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prohibet</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si</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dignam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ęgerit</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paenitentiam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castitatis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non</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valuerit</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continentiam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sustinere</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liceat</w:t>
      </w:r>
      <w:r w:rsidR="00A30F7F"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legitimam</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coniugio</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uxorem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accipere</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Similiter</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mulier</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quae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tali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fuerit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scelere</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lapsa</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ut</w:t>
      </w:r>
      <w:r w:rsidRPr="007A06F5">
        <w:rPr>
          <w:rFonts w:ascii="Times New Roman" w:eastAsia="Times New Roman" w:hAnsi="Times New Roman" w:cs="Times New Roman"/>
          <w:sz w:val="24"/>
          <w:szCs w:val="24"/>
          <w:lang w:val="la-Latn" w:eastAsia="de-DE"/>
        </w:rPr>
        <w:t xml:space="preserve"> a </w:t>
      </w:r>
      <w:r w:rsidRPr="007A06F5">
        <w:rPr>
          <w:rFonts w:ascii="Times New Roman" w:eastAsia="Times New Roman" w:hAnsi="Times New Roman" w:cs="Times New Roman"/>
          <w:iCs/>
          <w:sz w:val="24"/>
          <w:szCs w:val="24"/>
          <w:lang w:val="la-Latn" w:eastAsia="de-DE"/>
        </w:rPr>
        <w:t>fornicationis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non</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perducatur</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ad</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chaos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perficiat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Sed</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hoc</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laicis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viris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ac</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mulieribus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solummodo</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statuimus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t>
      </w:r>
    </w:p>
    <w:p w14:paraId="1FC9C7D6" w14:textId="4A1AA89B" w:rsidR="009376ED" w:rsidRPr="007A06F5" w:rsidRDefault="009376ED" w:rsidP="00724342">
      <w:pPr>
        <w:pStyle w:val="Normlnweb"/>
        <w:spacing w:before="0" w:beforeAutospacing="0" w:after="120" w:afterAutospacing="0"/>
        <w:rPr>
          <w:lang w:val="la-Latn"/>
        </w:rPr>
      </w:pPr>
      <w:commentRangeStart w:id="211"/>
      <w:r w:rsidRPr="007A06F5">
        <w:rPr>
          <w:lang w:val="la-Latn"/>
        </w:rPr>
        <w:t>XV</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EO</w:t>
      </w:r>
      <w:r w:rsidR="0069631A" w:rsidRPr="007A06F5">
        <w:rPr>
          <w:lang w:val="la-Latn"/>
        </w:rPr>
        <w:t xml:space="preserve">, </w:t>
      </w:r>
      <w:r w:rsidRPr="007A06F5">
        <w:rPr>
          <w:lang w:val="la-Latn"/>
        </w:rPr>
        <w:t>QUI CUM</w:t>
      </w:r>
      <w:r w:rsidR="0069631A" w:rsidRPr="007A06F5">
        <w:rPr>
          <w:lang w:val="la-Latn"/>
        </w:rPr>
        <w:t xml:space="preserve"> </w:t>
      </w:r>
      <w:r w:rsidRPr="007A06F5">
        <w:rPr>
          <w:lang w:val="la-Latn"/>
        </w:rPr>
        <w:t>COMMATRE</w:t>
      </w:r>
      <w:r w:rsidR="0069631A" w:rsidRPr="007A06F5">
        <w:rPr>
          <w:lang w:val="la-Latn"/>
        </w:rPr>
        <w:t xml:space="preserve"> </w:t>
      </w:r>
      <w:r w:rsidRPr="007A06F5">
        <w:rPr>
          <w:lang w:val="la-Latn"/>
        </w:rPr>
        <w:t>SPIRITALI</w:t>
      </w:r>
      <w:r w:rsidR="0069631A" w:rsidRPr="007A06F5">
        <w:rPr>
          <w:lang w:val="la-Latn"/>
        </w:rPr>
        <w:t xml:space="preserve"> </w:t>
      </w:r>
      <w:r w:rsidRPr="007A06F5">
        <w:rPr>
          <w:lang w:val="la-Latn"/>
        </w:rPr>
        <w:t>VEL</w:t>
      </w:r>
      <w:r w:rsidR="0069631A" w:rsidRPr="007A06F5">
        <w:rPr>
          <w:lang w:val="la-Latn"/>
        </w:rPr>
        <w:t xml:space="preserve"> </w:t>
      </w:r>
      <w:r w:rsidRPr="007A06F5">
        <w:rPr>
          <w:lang w:val="la-Latn"/>
        </w:rPr>
        <w:t>CUM EA</w:t>
      </w:r>
      <w:r w:rsidR="0069631A" w:rsidRPr="007A06F5">
        <w:rPr>
          <w:lang w:val="la-Latn"/>
        </w:rPr>
        <w:t xml:space="preserve">, </w:t>
      </w:r>
      <w:r w:rsidRPr="007A06F5">
        <w:rPr>
          <w:lang w:val="la-Latn"/>
        </w:rPr>
        <w:t>QUAM</w:t>
      </w:r>
      <w:r w:rsidR="0069631A" w:rsidRPr="007A06F5">
        <w:rPr>
          <w:lang w:val="la-Latn"/>
        </w:rPr>
        <w:t xml:space="preserve"> </w:t>
      </w:r>
      <w:r w:rsidRPr="007A06F5">
        <w:rPr>
          <w:lang w:val="la-Latn"/>
        </w:rPr>
        <w:t>DE SACRO</w:t>
      </w:r>
      <w:r w:rsidR="0069631A" w:rsidRPr="007A06F5">
        <w:rPr>
          <w:lang w:val="la-Latn"/>
        </w:rPr>
        <w:t xml:space="preserve"> </w:t>
      </w:r>
      <w:r w:rsidRPr="007A06F5">
        <w:rPr>
          <w:lang w:val="la-Latn"/>
        </w:rPr>
        <w:t>FONTE BAPTISMATIS SUSCEPERIT</w:t>
      </w:r>
      <w:r w:rsidR="0069631A" w:rsidRPr="007A06F5">
        <w:rPr>
          <w:lang w:val="la-Latn"/>
        </w:rPr>
        <w:t xml:space="preserve">, </w:t>
      </w:r>
      <w:r w:rsidRPr="007A06F5">
        <w:rPr>
          <w:lang w:val="la-Latn"/>
        </w:rPr>
        <w:t>AUT CUM ILLA</w:t>
      </w:r>
      <w:r w:rsidR="0069631A" w:rsidRPr="007A06F5">
        <w:rPr>
          <w:lang w:val="la-Latn"/>
        </w:rPr>
        <w:t xml:space="preserve">, </w:t>
      </w:r>
      <w:r w:rsidRPr="007A06F5">
        <w:rPr>
          <w:lang w:val="la-Latn"/>
        </w:rPr>
        <w:t>QUAM ANTE EPISCOPUM TENUERIT</w:t>
      </w:r>
      <w:r w:rsidR="0069631A" w:rsidRPr="007A06F5">
        <w:rPr>
          <w:lang w:val="la-Latn"/>
        </w:rPr>
        <w:t xml:space="preserve">, </w:t>
      </w:r>
      <w:r w:rsidRPr="007A06F5">
        <w:rPr>
          <w:lang w:val="la-Latn"/>
        </w:rPr>
        <w:t>CUM</w:t>
      </w:r>
      <w:r w:rsidR="0069631A" w:rsidRPr="007A06F5">
        <w:rPr>
          <w:lang w:val="la-Latn"/>
        </w:rPr>
        <w:t xml:space="preserve"> </w:t>
      </w:r>
      <w:r w:rsidRPr="007A06F5">
        <w:rPr>
          <w:lang w:val="la-Latn"/>
        </w:rPr>
        <w:t>SACRO CRISMATE FUERIT UNCTA</w:t>
      </w:r>
      <w:r w:rsidR="0069631A" w:rsidRPr="007A06F5">
        <w:rPr>
          <w:lang w:val="la-Latn"/>
        </w:rPr>
        <w:t xml:space="preserve">, </w:t>
      </w:r>
      <w:r w:rsidRPr="007A06F5">
        <w:rPr>
          <w:lang w:val="la-Latn"/>
        </w:rPr>
        <w:t>FORNICATIONEM PERPETRAVERIT</w:t>
      </w:r>
      <w:r w:rsidR="0069631A" w:rsidRPr="007A06F5">
        <w:rPr>
          <w:lang w:val="la-Latn"/>
        </w:rPr>
        <w:t>.</w:t>
      </w:r>
      <w:commentRangeEnd w:id="211"/>
      <w:r w:rsidR="005233A8" w:rsidRPr="007A06F5">
        <w:rPr>
          <w:rStyle w:val="Odkaznakoment"/>
          <w:rFonts w:eastAsiaTheme="minorHAnsi"/>
          <w:lang w:val="la-Latn" w:eastAsia="en-US"/>
        </w:rPr>
        <w:commentReference w:id="211"/>
      </w:r>
      <w:r w:rsidR="0069631A" w:rsidRPr="007A06F5">
        <w:rPr>
          <w:lang w:val="la-Latn"/>
        </w:rPr>
        <w:t xml:space="preserve"> </w:t>
      </w:r>
    </w:p>
    <w:p w14:paraId="64B20383" w14:textId="3FBB5EBC" w:rsidR="009376ED" w:rsidRPr="007A06F5" w:rsidRDefault="009376ED" w:rsidP="00724342">
      <w:pPr>
        <w:pStyle w:val="Normlnweb"/>
        <w:spacing w:before="0" w:beforeAutospacing="0" w:after="120" w:afterAutospacing="0"/>
        <w:rPr>
          <w:lang w:val="la-Latn"/>
        </w:rPr>
      </w:pPr>
      <w:r w:rsidRPr="007A06F5">
        <w:rPr>
          <w:iCs/>
          <w:lang w:val="la-Latn"/>
        </w:rPr>
        <w:lastRenderedPageBreak/>
        <w:t>Si</w:t>
      </w:r>
      <w:r w:rsidRPr="007A06F5">
        <w:rPr>
          <w:lang w:val="la-Latn"/>
        </w:rPr>
        <w:t xml:space="preserve"> </w:t>
      </w:r>
      <w:r w:rsidRPr="007A06F5">
        <w:rPr>
          <w:iCs/>
          <w:lang w:val="la-Latn"/>
        </w:rPr>
        <w:t>quis</w:t>
      </w:r>
      <w:r w:rsidR="0069631A" w:rsidRPr="007A06F5">
        <w:rPr>
          <w:lang w:val="la-Latn"/>
        </w:rPr>
        <w:t xml:space="preserve"> </w:t>
      </w:r>
      <w:r w:rsidRPr="007A06F5">
        <w:rPr>
          <w:iCs/>
          <w:lang w:val="la-Latn"/>
        </w:rPr>
        <w:t>cum</w:t>
      </w:r>
      <w:r w:rsidRPr="007A06F5">
        <w:rPr>
          <w:lang w:val="la-Latn"/>
        </w:rPr>
        <w:t xml:space="preserve"> </w:t>
      </w:r>
      <w:r w:rsidRPr="007A06F5">
        <w:rPr>
          <w:iCs/>
          <w:lang w:val="la-Latn"/>
        </w:rPr>
        <w:t>commatre</w:t>
      </w:r>
      <w:r w:rsidR="0069631A" w:rsidRPr="007A06F5">
        <w:rPr>
          <w:lang w:val="la-Latn"/>
        </w:rPr>
        <w:t xml:space="preserve"> </w:t>
      </w:r>
      <w:r w:rsidRPr="007A06F5">
        <w:rPr>
          <w:iCs/>
          <w:lang w:val="la-Latn"/>
        </w:rPr>
        <w:t>spiritali</w:t>
      </w:r>
      <w:r w:rsidRPr="007A06F5">
        <w:rPr>
          <w:lang w:val="la-Latn"/>
        </w:rPr>
        <w:t xml:space="preserve"> </w:t>
      </w:r>
      <w:r w:rsidRPr="007A06F5">
        <w:rPr>
          <w:iCs/>
          <w:lang w:val="la-Latn"/>
        </w:rPr>
        <w:t>fuerit</w:t>
      </w:r>
      <w:r w:rsidRPr="007A06F5">
        <w:rPr>
          <w:lang w:val="la-Latn"/>
        </w:rPr>
        <w:t xml:space="preserve"> </w:t>
      </w:r>
      <w:r w:rsidRPr="007A06F5">
        <w:rPr>
          <w:iCs/>
          <w:lang w:val="la-Latn"/>
        </w:rPr>
        <w:t>fornicatus</w:t>
      </w:r>
      <w:r w:rsidR="0069631A" w:rsidRPr="007A06F5">
        <w:rPr>
          <w:lang w:val="la-Latn"/>
        </w:rPr>
        <w:t xml:space="preserve">, </w:t>
      </w:r>
      <w:r w:rsidRPr="007A06F5">
        <w:rPr>
          <w:lang w:val="la-Latn"/>
        </w:rPr>
        <w:t>usque</w:t>
      </w:r>
      <w:r w:rsidR="00ED106A" w:rsidRPr="007A06F5">
        <w:rPr>
          <w:lang w:val="la-Latn"/>
        </w:rPr>
        <w:t xml:space="preserve"> </w:t>
      </w:r>
      <w:r w:rsidRPr="007A06F5">
        <w:rPr>
          <w:lang w:val="la-Latn"/>
        </w:rPr>
        <w:t>ad dignam</w:t>
      </w:r>
      <w:r w:rsidR="00ED106A" w:rsidRPr="007A06F5">
        <w:rPr>
          <w:lang w:val="la-Latn"/>
        </w:rPr>
        <w:t xml:space="preserve"> </w:t>
      </w:r>
      <w:r w:rsidR="00B04058" w:rsidRPr="007A06F5">
        <w:rPr>
          <w:lang w:val="la-Latn"/>
        </w:rPr>
        <w:t>paeni</w:t>
      </w:r>
      <w:r w:rsidRPr="007A06F5">
        <w:rPr>
          <w:lang w:val="la-Latn"/>
        </w:rPr>
        <w:t xml:space="preserve">tentiam </w:t>
      </w:r>
      <w:r w:rsidRPr="007A06F5">
        <w:rPr>
          <w:iCs/>
          <w:lang w:val="la-Latn"/>
        </w:rPr>
        <w:t>anathematis</w:t>
      </w:r>
      <w:r w:rsidR="0069631A" w:rsidRPr="007A06F5">
        <w:rPr>
          <w:lang w:val="la-Latn"/>
        </w:rPr>
        <w:t xml:space="preserve"> </w:t>
      </w:r>
      <w:r w:rsidRPr="007A06F5">
        <w:rPr>
          <w:iCs/>
          <w:lang w:val="la-Latn"/>
        </w:rPr>
        <w:t>percutiatur</w:t>
      </w:r>
      <w:r w:rsidRPr="007A06F5">
        <w:rPr>
          <w:lang w:val="la-Latn"/>
        </w:rPr>
        <w:t xml:space="preserve"> </w:t>
      </w:r>
      <w:r w:rsidRPr="007A06F5">
        <w:rPr>
          <w:iCs/>
          <w:lang w:val="la-Latn"/>
        </w:rPr>
        <w:t>ictibus</w:t>
      </w:r>
      <w:r w:rsidR="0069631A" w:rsidRPr="007A06F5">
        <w:rPr>
          <w:lang w:val="la-Latn"/>
        </w:rPr>
        <w:t xml:space="preserve">. </w:t>
      </w:r>
      <w:r w:rsidRPr="007A06F5">
        <w:rPr>
          <w:iCs/>
          <w:lang w:val="la-Latn"/>
        </w:rPr>
        <w:t>Similiter</w:t>
      </w:r>
      <w:r w:rsidRPr="007A06F5">
        <w:rPr>
          <w:lang w:val="la-Latn"/>
        </w:rPr>
        <w:t xml:space="preserve"> </w:t>
      </w:r>
      <w:r w:rsidRPr="007A06F5">
        <w:rPr>
          <w:iCs/>
          <w:lang w:val="la-Latn"/>
        </w:rPr>
        <w:t>autem</w:t>
      </w:r>
      <w:r w:rsidR="0069631A" w:rsidRPr="007A06F5">
        <w:rPr>
          <w:lang w:val="la-Latn"/>
        </w:rPr>
        <w:t xml:space="preserve"> </w:t>
      </w:r>
      <w:r w:rsidRPr="007A06F5">
        <w:rPr>
          <w:iCs/>
          <w:lang w:val="la-Latn"/>
        </w:rPr>
        <w:t>et</w:t>
      </w:r>
      <w:r w:rsidRPr="007A06F5">
        <w:rPr>
          <w:lang w:val="la-Latn"/>
        </w:rPr>
        <w:t xml:space="preserve"> a</w:t>
      </w:r>
      <w:r w:rsidR="00ED106A" w:rsidRPr="007A06F5">
        <w:rPr>
          <w:lang w:val="la-Latn"/>
        </w:rPr>
        <w:t xml:space="preserve"> </w:t>
      </w:r>
      <w:r w:rsidRPr="007A06F5">
        <w:rPr>
          <w:iCs/>
          <w:lang w:val="la-Latn"/>
        </w:rPr>
        <w:t>illum</w:t>
      </w:r>
      <w:r w:rsidRPr="007A06F5">
        <w:rPr>
          <w:lang w:val="la-Latn"/>
        </w:rPr>
        <w:t xml:space="preserve"> </w:t>
      </w:r>
      <w:r w:rsidRPr="007A06F5">
        <w:rPr>
          <w:iCs/>
          <w:lang w:val="la-Latn"/>
        </w:rPr>
        <w:t>percutere</w:t>
      </w:r>
      <w:r w:rsidR="00ED106A" w:rsidRPr="007A06F5">
        <w:rPr>
          <w:lang w:val="la-Latn"/>
        </w:rPr>
        <w:t xml:space="preserve"> </w:t>
      </w:r>
      <w:r w:rsidRPr="007A06F5">
        <w:rPr>
          <w:lang w:val="la-Latn"/>
        </w:rPr>
        <w:t xml:space="preserve">pro </w:t>
      </w:r>
      <w:r w:rsidRPr="007A06F5">
        <w:rPr>
          <w:iCs/>
          <w:lang w:val="la-Latn"/>
        </w:rPr>
        <w:t>mulgamus</w:t>
      </w:r>
      <w:r w:rsidR="0047682A" w:rsidRPr="007A06F5">
        <w:rPr>
          <w:lang w:val="la-Latn"/>
        </w:rPr>
        <w:t xml:space="preserve">, </w:t>
      </w:r>
      <w:r w:rsidRPr="007A06F5">
        <w:rPr>
          <w:iCs/>
          <w:lang w:val="la-Latn"/>
        </w:rPr>
        <w:t>qui</w:t>
      </w:r>
      <w:r w:rsidR="00ED106A" w:rsidRPr="007A06F5">
        <w:rPr>
          <w:lang w:val="la-Latn"/>
        </w:rPr>
        <w:t xml:space="preserve"> </w:t>
      </w:r>
      <w:r w:rsidRPr="007A06F5">
        <w:rPr>
          <w:iCs/>
          <w:lang w:val="la-Latn"/>
        </w:rPr>
        <w:t>cum</w:t>
      </w:r>
      <w:r w:rsidRPr="007A06F5">
        <w:rPr>
          <w:lang w:val="la-Latn"/>
        </w:rPr>
        <w:t xml:space="preserve"> </w:t>
      </w:r>
      <w:r w:rsidRPr="007A06F5">
        <w:rPr>
          <w:iCs/>
          <w:lang w:val="la-Latn"/>
        </w:rPr>
        <w:t>ea</w:t>
      </w:r>
      <w:r w:rsidR="0069631A" w:rsidRPr="007A06F5">
        <w:rPr>
          <w:lang w:val="la-Latn"/>
        </w:rPr>
        <w:t xml:space="preserve">, </w:t>
      </w:r>
      <w:r w:rsidRPr="007A06F5">
        <w:rPr>
          <w:iCs/>
          <w:lang w:val="la-Latn"/>
        </w:rPr>
        <w:t>quam</w:t>
      </w:r>
      <w:r w:rsidR="00ED106A" w:rsidRPr="007A06F5">
        <w:rPr>
          <w:lang w:val="la-Latn"/>
        </w:rPr>
        <w:t xml:space="preserve"> </w:t>
      </w:r>
      <w:r w:rsidRPr="007A06F5">
        <w:rPr>
          <w:iCs/>
          <w:lang w:val="la-Latn"/>
        </w:rPr>
        <w:t>de</w:t>
      </w:r>
      <w:r w:rsidRPr="007A06F5">
        <w:rPr>
          <w:lang w:val="la-Latn"/>
        </w:rPr>
        <w:t xml:space="preserve"> </w:t>
      </w:r>
      <w:r w:rsidRPr="007A06F5">
        <w:rPr>
          <w:iCs/>
          <w:lang w:val="la-Latn"/>
        </w:rPr>
        <w:t>sacro</w:t>
      </w:r>
      <w:r w:rsidRPr="007A06F5">
        <w:rPr>
          <w:lang w:val="la-Latn"/>
        </w:rPr>
        <w:t xml:space="preserve"> </w:t>
      </w:r>
      <w:r w:rsidRPr="007A06F5">
        <w:rPr>
          <w:iCs/>
          <w:lang w:val="la-Latn"/>
        </w:rPr>
        <w:t>fonte</w:t>
      </w:r>
      <w:r w:rsidRPr="007A06F5">
        <w:rPr>
          <w:lang w:val="la-Latn"/>
        </w:rPr>
        <w:t xml:space="preserve"> </w:t>
      </w:r>
      <w:r w:rsidRPr="007A06F5">
        <w:rPr>
          <w:iCs/>
          <w:lang w:val="la-Latn"/>
        </w:rPr>
        <w:t>baptismatis</w:t>
      </w:r>
      <w:r w:rsidR="00ED106A" w:rsidRPr="007A06F5">
        <w:rPr>
          <w:lang w:val="la-Latn"/>
        </w:rPr>
        <w:t xml:space="preserve"> </w:t>
      </w:r>
      <w:r w:rsidRPr="007A06F5">
        <w:rPr>
          <w:iCs/>
          <w:lang w:val="la-Latn"/>
        </w:rPr>
        <w:t>susceperit</w:t>
      </w:r>
      <w:r w:rsidR="0047682A" w:rsidRPr="007A06F5">
        <w:rPr>
          <w:lang w:val="la-Latn"/>
        </w:rPr>
        <w:t xml:space="preserve">, </w:t>
      </w:r>
      <w:r w:rsidRPr="007A06F5">
        <w:rPr>
          <w:iCs/>
          <w:lang w:val="la-Latn"/>
        </w:rPr>
        <w:t>aut</w:t>
      </w:r>
      <w:r w:rsidR="00ED106A" w:rsidRPr="007A06F5">
        <w:rPr>
          <w:lang w:val="la-Latn"/>
        </w:rPr>
        <w:t xml:space="preserve"> </w:t>
      </w:r>
      <w:r w:rsidRPr="007A06F5">
        <w:rPr>
          <w:iCs/>
          <w:lang w:val="la-Latn"/>
        </w:rPr>
        <w:t>cum</w:t>
      </w:r>
      <w:r w:rsidRPr="007A06F5">
        <w:rPr>
          <w:lang w:val="la-Latn"/>
        </w:rPr>
        <w:t xml:space="preserve"> </w:t>
      </w:r>
      <w:r w:rsidRPr="007A06F5">
        <w:rPr>
          <w:iCs/>
          <w:lang w:val="la-Latn"/>
        </w:rPr>
        <w:t>illa</w:t>
      </w:r>
      <w:r w:rsidR="0047682A" w:rsidRPr="007A06F5">
        <w:rPr>
          <w:lang w:val="la-Latn"/>
        </w:rPr>
        <w:t xml:space="preserve">, </w:t>
      </w:r>
      <w:r w:rsidRPr="007A06F5">
        <w:rPr>
          <w:iCs/>
          <w:lang w:val="la-Latn"/>
        </w:rPr>
        <w:t>quam</w:t>
      </w:r>
      <w:r w:rsidR="00ED106A" w:rsidRPr="007A06F5">
        <w:rPr>
          <w:lang w:val="la-Latn"/>
        </w:rPr>
        <w:t xml:space="preserve"> </w:t>
      </w:r>
      <w:r w:rsidRPr="007A06F5">
        <w:rPr>
          <w:iCs/>
          <w:lang w:val="la-Latn"/>
        </w:rPr>
        <w:t>ante</w:t>
      </w:r>
      <w:r w:rsidRPr="007A06F5">
        <w:rPr>
          <w:lang w:val="la-Latn"/>
        </w:rPr>
        <w:t xml:space="preserve"> </w:t>
      </w:r>
      <w:r w:rsidRPr="007A06F5">
        <w:rPr>
          <w:iCs/>
          <w:lang w:val="la-Latn"/>
        </w:rPr>
        <w:t>episcopum</w:t>
      </w:r>
      <w:r w:rsidRPr="007A06F5">
        <w:rPr>
          <w:lang w:val="la-Latn"/>
        </w:rPr>
        <w:t xml:space="preserve"> </w:t>
      </w:r>
      <w:r w:rsidRPr="007A06F5">
        <w:rPr>
          <w:iCs/>
          <w:lang w:val="la-Latn"/>
        </w:rPr>
        <w:t>tenuerit</w:t>
      </w:r>
      <w:r w:rsidR="0047682A" w:rsidRPr="007A06F5">
        <w:rPr>
          <w:lang w:val="la-Latn"/>
        </w:rPr>
        <w:t xml:space="preserve">, </w:t>
      </w:r>
      <w:r w:rsidRPr="007A06F5">
        <w:rPr>
          <w:iCs/>
          <w:lang w:val="la-Latn"/>
        </w:rPr>
        <w:t>cum</w:t>
      </w:r>
      <w:r w:rsidR="00ED106A" w:rsidRPr="007A06F5">
        <w:rPr>
          <w:lang w:val="la-Latn"/>
        </w:rPr>
        <w:t xml:space="preserve"> </w:t>
      </w:r>
      <w:r w:rsidRPr="007A06F5">
        <w:rPr>
          <w:iCs/>
          <w:lang w:val="la-Latn"/>
        </w:rPr>
        <w:t>sacro</w:t>
      </w:r>
      <w:r w:rsidRPr="007A06F5">
        <w:rPr>
          <w:lang w:val="la-Latn"/>
        </w:rPr>
        <w:t xml:space="preserve"> </w:t>
      </w:r>
      <w:r w:rsidRPr="007A06F5">
        <w:rPr>
          <w:iCs/>
          <w:lang w:val="la-Latn"/>
        </w:rPr>
        <w:t>crismate</w:t>
      </w:r>
      <w:r w:rsidRPr="007A06F5">
        <w:rPr>
          <w:lang w:val="la-Latn"/>
        </w:rPr>
        <w:t xml:space="preserve"> </w:t>
      </w:r>
      <w:r w:rsidRPr="007A06F5">
        <w:rPr>
          <w:iCs/>
          <w:lang w:val="la-Latn"/>
        </w:rPr>
        <w:t>fuerit</w:t>
      </w:r>
      <w:r w:rsidRPr="007A06F5">
        <w:rPr>
          <w:lang w:val="la-Latn"/>
        </w:rPr>
        <w:t xml:space="preserve"> </w:t>
      </w:r>
      <w:r w:rsidRPr="007A06F5">
        <w:rPr>
          <w:iCs/>
          <w:lang w:val="la-Latn"/>
        </w:rPr>
        <w:t>uncta</w:t>
      </w:r>
      <w:r w:rsidR="0069631A" w:rsidRPr="007A06F5">
        <w:rPr>
          <w:lang w:val="la-Latn"/>
        </w:rPr>
        <w:t xml:space="preserve">, </w:t>
      </w:r>
      <w:r w:rsidR="00B04058" w:rsidRPr="007A06F5">
        <w:rPr>
          <w:lang w:val="la-Latn"/>
        </w:rPr>
        <w:t>fornicatio</w:t>
      </w:r>
      <w:r w:rsidRPr="007A06F5">
        <w:rPr>
          <w:iCs/>
          <w:lang w:val="la-Latn"/>
        </w:rPr>
        <w:t>nis</w:t>
      </w:r>
      <w:r w:rsidR="00ED106A" w:rsidRPr="007A06F5">
        <w:rPr>
          <w:lang w:val="la-Latn"/>
        </w:rPr>
        <w:t xml:space="preserve"> </w:t>
      </w:r>
      <w:r w:rsidRPr="007A06F5">
        <w:rPr>
          <w:iCs/>
          <w:lang w:val="la-Latn"/>
        </w:rPr>
        <w:t>perpetraverit</w:t>
      </w:r>
      <w:r w:rsidR="00ED106A" w:rsidRPr="007A06F5">
        <w:rPr>
          <w:lang w:val="la-Latn"/>
        </w:rPr>
        <w:t xml:space="preserve"> </w:t>
      </w:r>
      <w:r w:rsidRPr="007A06F5">
        <w:rPr>
          <w:iCs/>
          <w:lang w:val="la-Latn"/>
        </w:rPr>
        <w:t>scelus</w:t>
      </w:r>
      <w:r w:rsidRPr="007A06F5">
        <w:rPr>
          <w:lang w:val="la-Latn"/>
        </w:rPr>
        <w:t xml:space="preserve">; </w:t>
      </w:r>
      <w:r w:rsidRPr="007A06F5">
        <w:rPr>
          <w:iCs/>
          <w:lang w:val="la-Latn"/>
        </w:rPr>
        <w:t>legitimam</w:t>
      </w:r>
      <w:r w:rsidR="00ED106A" w:rsidRPr="007A06F5">
        <w:rPr>
          <w:lang w:val="la-Latn"/>
        </w:rPr>
        <w:t xml:space="preserve"> </w:t>
      </w:r>
      <w:r w:rsidRPr="007A06F5">
        <w:rPr>
          <w:iCs/>
          <w:lang w:val="la-Latn"/>
        </w:rPr>
        <w:t>autem</w:t>
      </w:r>
      <w:r w:rsidR="0047682A" w:rsidRPr="007A06F5">
        <w:rPr>
          <w:lang w:val="la-Latn"/>
        </w:rPr>
        <w:t xml:space="preserve">, </w:t>
      </w:r>
      <w:r w:rsidRPr="007A06F5">
        <w:rPr>
          <w:iCs/>
          <w:lang w:val="la-Latn"/>
        </w:rPr>
        <w:t>si</w:t>
      </w:r>
      <w:r w:rsidRPr="007A06F5">
        <w:rPr>
          <w:lang w:val="la-Latn"/>
        </w:rPr>
        <w:t xml:space="preserve"> </w:t>
      </w:r>
      <w:r w:rsidRPr="007A06F5">
        <w:rPr>
          <w:iCs/>
          <w:lang w:val="la-Latn"/>
        </w:rPr>
        <w:t>habuerit</w:t>
      </w:r>
      <w:r w:rsidR="0047682A" w:rsidRPr="007A06F5">
        <w:rPr>
          <w:lang w:val="la-Latn"/>
        </w:rPr>
        <w:t xml:space="preserve">, </w:t>
      </w:r>
      <w:r w:rsidRPr="007A06F5">
        <w:rPr>
          <w:iCs/>
          <w:lang w:val="la-Latn"/>
        </w:rPr>
        <w:t>uxorem</w:t>
      </w:r>
      <w:r w:rsidR="00ED106A" w:rsidRPr="007A06F5">
        <w:rPr>
          <w:lang w:val="la-Latn"/>
        </w:rPr>
        <w:t xml:space="preserve"> </w:t>
      </w:r>
      <w:r w:rsidRPr="007A06F5">
        <w:rPr>
          <w:iCs/>
          <w:lang w:val="la-Latn"/>
        </w:rPr>
        <w:t>non</w:t>
      </w:r>
      <w:r w:rsidRPr="007A06F5">
        <w:rPr>
          <w:lang w:val="la-Latn"/>
        </w:rPr>
        <w:t xml:space="preserve"> </w:t>
      </w:r>
      <w:r w:rsidRPr="007A06F5">
        <w:rPr>
          <w:iCs/>
          <w:lang w:val="la-Latn"/>
        </w:rPr>
        <w:t>dimittat</w:t>
      </w:r>
      <w:r w:rsidR="0047682A" w:rsidRPr="007A06F5">
        <w:rPr>
          <w:lang w:val="la-Latn"/>
        </w:rPr>
        <w:t xml:space="preserve">. </w:t>
      </w:r>
    </w:p>
    <w:p w14:paraId="1C3D9667" w14:textId="54047FCD" w:rsidR="009376ED" w:rsidRPr="007A06F5" w:rsidRDefault="009376ED" w:rsidP="00724342">
      <w:pPr>
        <w:pStyle w:val="Normlnweb"/>
        <w:spacing w:before="0" w:beforeAutospacing="0" w:after="120" w:afterAutospacing="0"/>
        <w:rPr>
          <w:lang w:val="la-Latn"/>
        </w:rPr>
      </w:pPr>
      <w:commentRangeStart w:id="212"/>
      <w:r w:rsidRPr="007A06F5">
        <w:rPr>
          <w:lang w:val="la-Latn"/>
        </w:rPr>
        <w:t>XVI. DE HIS</w:t>
      </w:r>
      <w:r w:rsidR="0047682A" w:rsidRPr="007A06F5">
        <w:rPr>
          <w:lang w:val="la-Latn"/>
        </w:rPr>
        <w:t xml:space="preserve">, </w:t>
      </w:r>
      <w:r w:rsidRPr="007A06F5">
        <w:rPr>
          <w:lang w:val="la-Latn"/>
        </w:rPr>
        <w:t>QUI SACERDOTEM</w:t>
      </w:r>
      <w:r w:rsidR="00ED106A" w:rsidRPr="007A06F5">
        <w:rPr>
          <w:lang w:val="la-Latn"/>
        </w:rPr>
        <w:t xml:space="preserve"> </w:t>
      </w:r>
      <w:r w:rsidRPr="007A06F5">
        <w:rPr>
          <w:lang w:val="la-Latn"/>
        </w:rPr>
        <w:t>SPONTE</w:t>
      </w:r>
      <w:r w:rsidR="00ED106A" w:rsidRPr="007A06F5">
        <w:rPr>
          <w:lang w:val="la-Latn"/>
        </w:rPr>
        <w:t xml:space="preserve"> </w:t>
      </w:r>
      <w:r w:rsidRPr="007A06F5">
        <w:rPr>
          <w:lang w:val="la-Latn"/>
        </w:rPr>
        <w:t>OCCIDERINT</w:t>
      </w:r>
      <w:r w:rsidR="0047682A" w:rsidRPr="007A06F5">
        <w:rPr>
          <w:lang w:val="la-Latn"/>
        </w:rPr>
        <w:t xml:space="preserve">. </w:t>
      </w:r>
      <w:commentRangeEnd w:id="212"/>
      <w:r w:rsidR="005233A8" w:rsidRPr="007A06F5">
        <w:rPr>
          <w:rStyle w:val="Odkaznakoment"/>
          <w:rFonts w:eastAsiaTheme="minorHAnsi"/>
          <w:lang w:val="la-Latn" w:eastAsia="en-US"/>
        </w:rPr>
        <w:commentReference w:id="212"/>
      </w:r>
    </w:p>
    <w:p w14:paraId="0990018B" w14:textId="4DCA36A1" w:rsidR="009376ED" w:rsidRPr="007A06F5" w:rsidRDefault="009376ED" w:rsidP="00724342">
      <w:pPr>
        <w:pStyle w:val="Normlnweb"/>
        <w:spacing w:before="0" w:beforeAutospacing="0" w:after="120" w:afterAutospacing="0"/>
        <w:rPr>
          <w:lang w:val="la-Latn"/>
        </w:rPr>
      </w:pPr>
      <w:r w:rsidRPr="007A06F5">
        <w:rPr>
          <w:iCs/>
          <w:lang w:val="la-Latn"/>
        </w:rPr>
        <w:t>Qui</w:t>
      </w:r>
      <w:r w:rsidRPr="007A06F5">
        <w:rPr>
          <w:lang w:val="la-Latn"/>
        </w:rPr>
        <w:t xml:space="preserve"> </w:t>
      </w:r>
      <w:r w:rsidRPr="007A06F5">
        <w:rPr>
          <w:iCs/>
          <w:lang w:val="la-Latn"/>
        </w:rPr>
        <w:t>sacerdotem</w:t>
      </w:r>
      <w:r w:rsidR="00ED106A" w:rsidRPr="007A06F5">
        <w:rPr>
          <w:lang w:val="la-Latn"/>
        </w:rPr>
        <w:t xml:space="preserve"> </w:t>
      </w:r>
      <w:r w:rsidRPr="007A06F5">
        <w:rPr>
          <w:iCs/>
          <w:lang w:val="la-Latn"/>
        </w:rPr>
        <w:t>morti</w:t>
      </w:r>
      <w:r w:rsidR="00ED106A" w:rsidRPr="007A06F5">
        <w:rPr>
          <w:lang w:val="la-Latn"/>
        </w:rPr>
        <w:t xml:space="preserve"> </w:t>
      </w:r>
      <w:r w:rsidRPr="007A06F5">
        <w:rPr>
          <w:iCs/>
          <w:lang w:val="la-Latn"/>
        </w:rPr>
        <w:t>voluntate</w:t>
      </w:r>
      <w:r w:rsidRPr="007A06F5">
        <w:rPr>
          <w:lang w:val="la-Latn"/>
        </w:rPr>
        <w:t xml:space="preserve"> </w:t>
      </w:r>
      <w:r w:rsidRPr="007A06F5">
        <w:rPr>
          <w:iCs/>
          <w:lang w:val="la-Latn"/>
        </w:rPr>
        <w:t>tradiderit</w:t>
      </w:r>
      <w:r w:rsidR="0069631A" w:rsidRPr="007A06F5">
        <w:rPr>
          <w:lang w:val="la-Latn"/>
        </w:rPr>
        <w:t xml:space="preserve">, </w:t>
      </w:r>
      <w:r w:rsidRPr="007A06F5">
        <w:rPr>
          <w:iCs/>
          <w:lang w:val="la-Latn"/>
        </w:rPr>
        <w:t>carnem</w:t>
      </w:r>
      <w:r w:rsidRPr="007A06F5">
        <w:rPr>
          <w:lang w:val="la-Latn"/>
        </w:rPr>
        <w:t xml:space="preserve"> </w:t>
      </w:r>
      <w:r w:rsidRPr="007A06F5">
        <w:rPr>
          <w:iCs/>
          <w:lang w:val="la-Latn"/>
        </w:rPr>
        <w:t>non</w:t>
      </w:r>
      <w:r w:rsidRPr="007A06F5">
        <w:rPr>
          <w:lang w:val="la-Latn"/>
        </w:rPr>
        <w:t xml:space="preserve"> </w:t>
      </w:r>
      <w:r w:rsidRPr="007A06F5">
        <w:rPr>
          <w:iCs/>
          <w:lang w:val="la-Latn"/>
        </w:rPr>
        <w:t>comedat</w:t>
      </w:r>
      <w:r w:rsidR="0069631A" w:rsidRPr="007A06F5">
        <w:rPr>
          <w:lang w:val="la-Latn"/>
        </w:rPr>
        <w:t xml:space="preserve">, </w:t>
      </w:r>
      <w:r w:rsidRPr="007A06F5">
        <w:rPr>
          <w:iCs/>
          <w:lang w:val="la-Latn"/>
        </w:rPr>
        <w:t>nec</w:t>
      </w:r>
      <w:r w:rsidR="0069631A" w:rsidRPr="007A06F5">
        <w:rPr>
          <w:lang w:val="la-Latn"/>
        </w:rPr>
        <w:t xml:space="preserve"> </w:t>
      </w:r>
      <w:r w:rsidRPr="007A06F5">
        <w:rPr>
          <w:iCs/>
          <w:lang w:val="la-Latn"/>
        </w:rPr>
        <w:t>vinum</w:t>
      </w:r>
      <w:r w:rsidRPr="007A06F5">
        <w:rPr>
          <w:lang w:val="la-Latn"/>
        </w:rPr>
        <w:t xml:space="preserve"> </w:t>
      </w:r>
      <w:r w:rsidRPr="007A06F5">
        <w:rPr>
          <w:iCs/>
          <w:lang w:val="la-Latn"/>
        </w:rPr>
        <w:t>bibere</w:t>
      </w:r>
      <w:r w:rsidRPr="007A06F5">
        <w:rPr>
          <w:lang w:val="la-Latn"/>
        </w:rPr>
        <w:t xml:space="preserve"> </w:t>
      </w:r>
      <w:r w:rsidRPr="007A06F5">
        <w:rPr>
          <w:iCs/>
          <w:lang w:val="la-Latn"/>
        </w:rPr>
        <w:t>praesumat</w:t>
      </w:r>
      <w:r w:rsidR="00A30F7F" w:rsidRPr="007A06F5">
        <w:rPr>
          <w:lang w:val="la-Latn"/>
        </w:rPr>
        <w:t xml:space="preserve">; </w:t>
      </w:r>
      <w:r w:rsidRPr="007A06F5">
        <w:rPr>
          <w:iCs/>
          <w:lang w:val="la-Latn"/>
        </w:rPr>
        <w:t>ieiunet</w:t>
      </w:r>
      <w:r w:rsidRPr="007A06F5">
        <w:rPr>
          <w:lang w:val="la-Latn"/>
        </w:rPr>
        <w:t xml:space="preserve"> </w:t>
      </w:r>
      <w:r w:rsidRPr="007A06F5">
        <w:rPr>
          <w:iCs/>
          <w:lang w:val="la-Latn"/>
        </w:rPr>
        <w:t>autem</w:t>
      </w:r>
      <w:r w:rsidR="0069631A" w:rsidRPr="007A06F5">
        <w:rPr>
          <w:lang w:val="la-Latn"/>
        </w:rPr>
        <w:t xml:space="preserve"> </w:t>
      </w:r>
      <w:r w:rsidRPr="007A06F5">
        <w:rPr>
          <w:iCs/>
          <w:lang w:val="la-Latn"/>
        </w:rPr>
        <w:t>usque</w:t>
      </w:r>
      <w:r w:rsidR="0069631A" w:rsidRPr="007A06F5">
        <w:rPr>
          <w:lang w:val="la-Latn"/>
        </w:rPr>
        <w:t xml:space="preserve"> </w:t>
      </w:r>
      <w:r w:rsidRPr="007A06F5">
        <w:rPr>
          <w:iCs/>
          <w:lang w:val="la-Latn"/>
        </w:rPr>
        <w:t>ad</w:t>
      </w:r>
      <w:r w:rsidRPr="007A06F5">
        <w:rPr>
          <w:lang w:val="la-Latn"/>
        </w:rPr>
        <w:t xml:space="preserve"> </w:t>
      </w:r>
      <w:r w:rsidRPr="007A06F5">
        <w:rPr>
          <w:iCs/>
          <w:lang w:val="la-Latn"/>
        </w:rPr>
        <w:t>vesperam</w:t>
      </w:r>
      <w:r w:rsidR="0069631A" w:rsidRPr="007A06F5">
        <w:rPr>
          <w:lang w:val="la-Latn"/>
        </w:rPr>
        <w:t xml:space="preserve"> </w:t>
      </w:r>
      <w:r w:rsidRPr="007A06F5">
        <w:rPr>
          <w:iCs/>
          <w:lang w:val="la-Latn"/>
        </w:rPr>
        <w:t>exceptis</w:t>
      </w:r>
      <w:r w:rsidRPr="007A06F5">
        <w:rPr>
          <w:lang w:val="la-Latn"/>
        </w:rPr>
        <w:t xml:space="preserve"> </w:t>
      </w:r>
      <w:r w:rsidRPr="007A06F5">
        <w:rPr>
          <w:iCs/>
          <w:lang w:val="la-Latn"/>
        </w:rPr>
        <w:t>festis</w:t>
      </w:r>
      <w:r w:rsidR="0069631A" w:rsidRPr="007A06F5">
        <w:rPr>
          <w:lang w:val="la-Latn"/>
        </w:rPr>
        <w:t xml:space="preserve"> </w:t>
      </w:r>
      <w:r w:rsidRPr="007A06F5">
        <w:rPr>
          <w:iCs/>
          <w:lang w:val="la-Latn"/>
        </w:rPr>
        <w:t>diebus</w:t>
      </w:r>
      <w:r w:rsidR="0069631A" w:rsidRPr="007A06F5">
        <w:rPr>
          <w:lang w:val="la-Latn"/>
        </w:rPr>
        <w:t xml:space="preserve"> </w:t>
      </w:r>
      <w:r w:rsidRPr="007A06F5">
        <w:rPr>
          <w:iCs/>
          <w:lang w:val="la-Latn"/>
        </w:rPr>
        <w:t>atque</w:t>
      </w:r>
      <w:r w:rsidR="0069631A" w:rsidRPr="007A06F5">
        <w:rPr>
          <w:lang w:val="la-Latn"/>
        </w:rPr>
        <w:t xml:space="preserve"> </w:t>
      </w:r>
      <w:r w:rsidRPr="007A06F5">
        <w:rPr>
          <w:iCs/>
          <w:lang w:val="la-Latn"/>
        </w:rPr>
        <w:t>dominicis</w:t>
      </w:r>
      <w:r w:rsidR="0069631A" w:rsidRPr="007A06F5">
        <w:rPr>
          <w:lang w:val="la-Latn"/>
        </w:rPr>
        <w:t xml:space="preserve">. </w:t>
      </w:r>
      <w:r w:rsidRPr="007A06F5">
        <w:rPr>
          <w:iCs/>
          <w:lang w:val="la-Latn"/>
        </w:rPr>
        <w:t>Arma</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sumat</w:t>
      </w:r>
      <w:r w:rsidRPr="007A06F5">
        <w:rPr>
          <w:lang w:val="la-Latn"/>
        </w:rPr>
        <w:t xml:space="preserve"> </w:t>
      </w:r>
      <w:r w:rsidRPr="007A06F5">
        <w:rPr>
          <w:iCs/>
          <w:lang w:val="la-Latn"/>
        </w:rPr>
        <w:t>et</w:t>
      </w:r>
      <w:r w:rsidR="0069631A" w:rsidRPr="007A06F5">
        <w:rPr>
          <w:lang w:val="la-Latn"/>
        </w:rPr>
        <w:t xml:space="preserve"> </w:t>
      </w:r>
      <w:r w:rsidRPr="007A06F5">
        <w:rPr>
          <w:iCs/>
          <w:lang w:val="la-Latn"/>
        </w:rPr>
        <w:t>ubicumque</w:t>
      </w:r>
      <w:r w:rsidRPr="007A06F5">
        <w:rPr>
          <w:lang w:val="la-Latn"/>
        </w:rPr>
        <w:t xml:space="preserve"> </w:t>
      </w:r>
      <w:r w:rsidRPr="007A06F5">
        <w:rPr>
          <w:iCs/>
          <w:lang w:val="la-Latn"/>
        </w:rPr>
        <w:t>ire</w:t>
      </w:r>
      <w:r w:rsidR="0069631A" w:rsidRPr="007A06F5">
        <w:rPr>
          <w:lang w:val="la-Latn"/>
        </w:rPr>
        <w:t xml:space="preserve"> </w:t>
      </w:r>
      <w:r w:rsidRPr="007A06F5">
        <w:rPr>
          <w:lang w:val="la-Latn"/>
        </w:rPr>
        <w:t>maluerit</w:t>
      </w:r>
      <w:r w:rsidR="0069631A" w:rsidRPr="007A06F5">
        <w:rPr>
          <w:lang w:val="la-Latn"/>
        </w:rPr>
        <w:t xml:space="preserve">, </w:t>
      </w:r>
      <w:r w:rsidRPr="007A06F5">
        <w:rPr>
          <w:iCs/>
          <w:shd w:val="clear" w:color="auto" w:fill="FFFF00"/>
          <w:lang w:val="la-Latn"/>
        </w:rPr>
        <w:t>nullo</w:t>
      </w:r>
      <w:r w:rsidR="0069631A" w:rsidRPr="007A06F5">
        <w:rPr>
          <w:shd w:val="clear" w:color="auto" w:fill="FFFF00"/>
          <w:lang w:val="la-Latn"/>
        </w:rPr>
        <w:t xml:space="preserve"> </w:t>
      </w:r>
      <w:r w:rsidRPr="007A06F5">
        <w:rPr>
          <w:iCs/>
          <w:shd w:val="clear" w:color="auto" w:fill="FFFF00"/>
          <w:lang w:val="la-Latn"/>
        </w:rPr>
        <w:t>vehiculo</w:t>
      </w:r>
      <w:r w:rsidRPr="007A06F5">
        <w:rPr>
          <w:shd w:val="clear" w:color="auto" w:fill="FFFF00"/>
          <w:lang w:val="la-Latn"/>
        </w:rPr>
        <w:t xml:space="preserve"> </w:t>
      </w:r>
      <w:r w:rsidRPr="007A06F5">
        <w:rPr>
          <w:iCs/>
          <w:lang w:val="la-Latn"/>
        </w:rPr>
        <w:t>deducatur</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propriis</w:t>
      </w:r>
      <w:r w:rsidRPr="007A06F5">
        <w:rPr>
          <w:lang w:val="la-Latn"/>
        </w:rPr>
        <w:t xml:space="preserve"> </w:t>
      </w:r>
      <w:r w:rsidRPr="007A06F5">
        <w:rPr>
          <w:iCs/>
          <w:lang w:val="la-Latn"/>
        </w:rPr>
        <w:t>pedibus</w:t>
      </w:r>
      <w:r w:rsidR="0069631A" w:rsidRPr="007A06F5">
        <w:rPr>
          <w:lang w:val="la-Latn"/>
        </w:rPr>
        <w:t xml:space="preserve"> </w:t>
      </w:r>
      <w:r w:rsidRPr="007A06F5">
        <w:rPr>
          <w:iCs/>
          <w:lang w:val="la-Latn"/>
        </w:rPr>
        <w:t>proficiscatur</w:t>
      </w:r>
      <w:r w:rsidR="0069631A" w:rsidRPr="007A06F5">
        <w:rPr>
          <w:lang w:val="la-Latn"/>
        </w:rPr>
        <w:t xml:space="preserve">. </w:t>
      </w:r>
      <w:r w:rsidRPr="007A06F5">
        <w:rPr>
          <w:iCs/>
          <w:lang w:val="la-Latn"/>
        </w:rPr>
        <w:t>Ecclesiam</w:t>
      </w:r>
      <w:r w:rsidRPr="007A06F5">
        <w:rPr>
          <w:lang w:val="la-Latn"/>
        </w:rPr>
        <w:t xml:space="preserve"> </w:t>
      </w:r>
      <w:r w:rsidRPr="007A06F5">
        <w:rPr>
          <w:iCs/>
          <w:lang w:val="la-Latn"/>
        </w:rPr>
        <w:t>per</w:t>
      </w:r>
      <w:r w:rsidR="0069631A" w:rsidRPr="007A06F5">
        <w:rPr>
          <w:lang w:val="la-Latn"/>
        </w:rPr>
        <w:t xml:space="preserve"> </w:t>
      </w:r>
      <w:r w:rsidRPr="007A06F5">
        <w:rPr>
          <w:iCs/>
          <w:lang w:val="la-Latn"/>
        </w:rPr>
        <w:t>quinquenii</w:t>
      </w:r>
      <w:r w:rsidR="0069631A" w:rsidRPr="007A06F5">
        <w:rPr>
          <w:lang w:val="la-Latn"/>
        </w:rPr>
        <w:t xml:space="preserve"> </w:t>
      </w:r>
      <w:r w:rsidRPr="007A06F5">
        <w:rPr>
          <w:iCs/>
          <w:lang w:val="la-Latn"/>
        </w:rPr>
        <w:t>tempus</w:t>
      </w:r>
      <w:r w:rsidR="00A30F7F" w:rsidRPr="007A06F5">
        <w:rPr>
          <w:lang w:val="la-Latn"/>
        </w:rPr>
        <w:t xml:space="preserve"> </w:t>
      </w:r>
      <w:r w:rsidRPr="007A06F5">
        <w:rPr>
          <w:iCs/>
          <w:lang w:val="la-Latn"/>
        </w:rPr>
        <w:t>non</w:t>
      </w:r>
      <w:r w:rsidRPr="007A06F5">
        <w:rPr>
          <w:lang w:val="la-Latn"/>
        </w:rPr>
        <w:t xml:space="preserve"> </w:t>
      </w:r>
      <w:r w:rsidRPr="007A06F5">
        <w:rPr>
          <w:iCs/>
          <w:lang w:val="la-Latn"/>
        </w:rPr>
        <w:t>ingrediatur</w:t>
      </w:r>
      <w:r w:rsidR="0069631A" w:rsidRPr="007A06F5">
        <w:rPr>
          <w:lang w:val="la-Latn"/>
        </w:rPr>
        <w:t xml:space="preserve">, </w:t>
      </w:r>
      <w:r w:rsidRPr="007A06F5">
        <w:rPr>
          <w:iCs/>
          <w:lang w:val="la-Latn"/>
        </w:rPr>
        <w:t>sed</w:t>
      </w:r>
      <w:r w:rsidR="0069631A" w:rsidRPr="007A06F5">
        <w:rPr>
          <w:lang w:val="la-Latn"/>
        </w:rPr>
        <w:t xml:space="preserve">, </w:t>
      </w:r>
      <w:r w:rsidRPr="007A06F5">
        <w:rPr>
          <w:iCs/>
          <w:lang w:val="la-Latn"/>
        </w:rPr>
        <w:t>cum</w:t>
      </w:r>
      <w:r w:rsidR="00ED106A" w:rsidRPr="007A06F5">
        <w:rPr>
          <w:lang w:val="la-Latn"/>
        </w:rPr>
        <w:t xml:space="preserve"> </w:t>
      </w:r>
      <w:r w:rsidRPr="007A06F5">
        <w:rPr>
          <w:iCs/>
          <w:lang w:val="la-Latn"/>
        </w:rPr>
        <w:t>sacrarum</w:t>
      </w:r>
      <w:r w:rsidRPr="007A06F5">
        <w:rPr>
          <w:lang w:val="la-Latn"/>
        </w:rPr>
        <w:t xml:space="preserve"> </w:t>
      </w:r>
      <w:r w:rsidRPr="007A06F5">
        <w:rPr>
          <w:iCs/>
          <w:lang w:val="la-Latn"/>
        </w:rPr>
        <w:t>orationum</w:t>
      </w:r>
      <w:r w:rsidRPr="007A06F5">
        <w:rPr>
          <w:lang w:val="la-Latn"/>
        </w:rPr>
        <w:t xml:space="preserve"> </w:t>
      </w:r>
      <w:r w:rsidRPr="007A06F5">
        <w:rPr>
          <w:iCs/>
          <w:lang w:val="la-Latn"/>
        </w:rPr>
        <w:t>officia</w:t>
      </w:r>
      <w:r w:rsidRPr="007A06F5">
        <w:rPr>
          <w:lang w:val="la-Latn"/>
        </w:rPr>
        <w:t xml:space="preserve"> aut </w:t>
      </w:r>
      <w:r w:rsidRPr="007A06F5">
        <w:rPr>
          <w:iCs/>
          <w:lang w:val="la-Latn"/>
        </w:rPr>
        <w:t>missarum</w:t>
      </w:r>
      <w:r w:rsidRPr="007A06F5">
        <w:rPr>
          <w:lang w:val="la-Latn"/>
        </w:rPr>
        <w:t xml:space="preserve"> </w:t>
      </w:r>
      <w:r w:rsidRPr="007A06F5">
        <w:rPr>
          <w:iCs/>
          <w:lang w:val="la-Latn"/>
        </w:rPr>
        <w:t>solempnia</w:t>
      </w:r>
      <w:r w:rsidRPr="007A06F5">
        <w:rPr>
          <w:lang w:val="la-Latn"/>
        </w:rPr>
        <w:t xml:space="preserve"> </w:t>
      </w:r>
      <w:r w:rsidRPr="007A06F5">
        <w:rPr>
          <w:iCs/>
          <w:lang w:val="la-Latn"/>
        </w:rPr>
        <w:t>cęlebrantur</w:t>
      </w:r>
      <w:r w:rsidR="0069631A" w:rsidRPr="007A06F5">
        <w:rPr>
          <w:lang w:val="la-Latn"/>
        </w:rPr>
        <w:t xml:space="preserve">, </w:t>
      </w:r>
      <w:r w:rsidRPr="007A06F5">
        <w:rPr>
          <w:iCs/>
          <w:lang w:val="la-Latn"/>
        </w:rPr>
        <w:t>ante</w:t>
      </w:r>
      <w:r w:rsidRPr="007A06F5">
        <w:rPr>
          <w:lang w:val="la-Latn"/>
        </w:rPr>
        <w:t xml:space="preserve"> </w:t>
      </w:r>
      <w:r w:rsidRPr="007A06F5">
        <w:rPr>
          <w:iCs/>
          <w:lang w:val="la-Latn"/>
        </w:rPr>
        <w:t>fores</w:t>
      </w:r>
      <w:r w:rsidR="0069631A" w:rsidRPr="007A06F5">
        <w:rPr>
          <w:lang w:val="la-Latn"/>
        </w:rPr>
        <w:t xml:space="preserve"> </w:t>
      </w:r>
      <w:r w:rsidRPr="007A06F5">
        <w:rPr>
          <w:iCs/>
          <w:lang w:val="la-Latn"/>
        </w:rPr>
        <w:t>basilicę</w:t>
      </w:r>
      <w:r w:rsidR="0069631A" w:rsidRPr="007A06F5">
        <w:rPr>
          <w:lang w:val="la-Latn"/>
        </w:rPr>
        <w:t xml:space="preserve"> </w:t>
      </w:r>
      <w:r w:rsidRPr="007A06F5">
        <w:rPr>
          <w:iCs/>
          <w:lang w:val="la-Latn"/>
        </w:rPr>
        <w:t>perseveret</w:t>
      </w:r>
      <w:r w:rsidR="0069631A" w:rsidRPr="007A06F5">
        <w:rPr>
          <w:lang w:val="la-Latn"/>
        </w:rPr>
        <w:t xml:space="preserve">, </w:t>
      </w:r>
      <w:r w:rsidRPr="007A06F5">
        <w:rPr>
          <w:iCs/>
          <w:lang w:val="la-Latn"/>
        </w:rPr>
        <w:t>orans</w:t>
      </w:r>
      <w:r w:rsidRPr="007A06F5">
        <w:rPr>
          <w:lang w:val="la-Latn"/>
        </w:rPr>
        <w:t xml:space="preserve"> </w:t>
      </w:r>
      <w:r w:rsidRPr="007A06F5">
        <w:rPr>
          <w:iCs/>
          <w:lang w:val="la-Latn"/>
        </w:rPr>
        <w:t>ac</w:t>
      </w:r>
      <w:r w:rsidRPr="007A06F5">
        <w:rPr>
          <w:lang w:val="la-Latn"/>
        </w:rPr>
        <w:t xml:space="preserve"> </w:t>
      </w:r>
      <w:r w:rsidRPr="007A06F5">
        <w:rPr>
          <w:iCs/>
          <w:lang w:val="la-Latn"/>
        </w:rPr>
        <w:t>depraecans</w:t>
      </w:r>
      <w:r w:rsidR="00ED106A" w:rsidRPr="007A06F5">
        <w:rPr>
          <w:lang w:val="la-Latn"/>
        </w:rPr>
        <w:t xml:space="preserve"> </w:t>
      </w:r>
      <w:r w:rsidRPr="007A06F5">
        <w:rPr>
          <w:lang w:val="la-Latn"/>
        </w:rPr>
        <w:t>deum</w:t>
      </w:r>
      <w:r w:rsidR="0047682A" w:rsidRPr="007A06F5">
        <w:rPr>
          <w:lang w:val="la-Latn"/>
        </w:rPr>
        <w:t xml:space="preserve">, </w:t>
      </w:r>
      <w:r w:rsidRPr="007A06F5">
        <w:rPr>
          <w:iCs/>
          <w:lang w:val="la-Latn"/>
        </w:rPr>
        <w:t>ut</w:t>
      </w:r>
      <w:r w:rsidR="0069631A" w:rsidRPr="007A06F5">
        <w:rPr>
          <w:lang w:val="la-Latn"/>
        </w:rPr>
        <w:t xml:space="preserve"> </w:t>
      </w:r>
      <w:r w:rsidRPr="007A06F5">
        <w:rPr>
          <w:lang w:val="la-Latn"/>
        </w:rPr>
        <w:t>′/</w:t>
      </w:r>
      <w:r w:rsidRPr="007A06F5">
        <w:rPr>
          <w:iCs/>
          <w:lang w:val="la-Latn"/>
        </w:rPr>
        <w:t xml:space="preserve"> tanto</w:t>
      </w:r>
      <w:r w:rsidR="00B04058" w:rsidRPr="007A06F5">
        <w:rPr>
          <w:lang w:val="la-Latn"/>
        </w:rPr>
        <w:t xml:space="preserve"> </w:t>
      </w:r>
      <w:r w:rsidRPr="007A06F5">
        <w:rPr>
          <w:iCs/>
          <w:lang w:val="la-Latn"/>
        </w:rPr>
        <w:t>crimine</w:t>
      </w:r>
      <w:r w:rsidRPr="007A06F5">
        <w:rPr>
          <w:lang w:val="la-Latn"/>
        </w:rPr>
        <w:t xml:space="preserve"> </w:t>
      </w:r>
      <w:r w:rsidRPr="007A06F5">
        <w:rPr>
          <w:iCs/>
          <w:lang w:val="la-Latn"/>
        </w:rPr>
        <w:t>abluatur</w:t>
      </w:r>
      <w:r w:rsidR="0047682A" w:rsidRPr="007A06F5">
        <w:rPr>
          <w:lang w:val="la-Latn"/>
        </w:rPr>
        <w:t xml:space="preserve">. </w:t>
      </w:r>
      <w:r w:rsidRPr="007A06F5">
        <w:rPr>
          <w:iCs/>
          <w:lang w:val="la-Latn"/>
        </w:rPr>
        <w:t>Post</w:t>
      </w:r>
      <w:r w:rsidRPr="007A06F5">
        <w:rPr>
          <w:lang w:val="la-Latn"/>
        </w:rPr>
        <w:t xml:space="preserve"> </w:t>
      </w:r>
      <w:r w:rsidRPr="007A06F5">
        <w:rPr>
          <w:iCs/>
          <w:lang w:val="la-Latn"/>
        </w:rPr>
        <w:t>expletum</w:t>
      </w:r>
      <w:r w:rsidR="00724342" w:rsidRPr="007A06F5">
        <w:rPr>
          <w:lang w:val="la-Latn"/>
        </w:rPr>
        <w:t xml:space="preserve"> </w:t>
      </w:r>
      <w:r w:rsidRPr="007A06F5">
        <w:rPr>
          <w:iCs/>
          <w:lang w:val="la-Latn"/>
        </w:rPr>
        <w:t>vero</w:t>
      </w:r>
      <w:r w:rsidRPr="007A06F5">
        <w:rPr>
          <w:lang w:val="la-Latn"/>
        </w:rPr>
        <w:t xml:space="preserve"> </w:t>
      </w:r>
      <w:r w:rsidRPr="007A06F5">
        <w:rPr>
          <w:iCs/>
          <w:lang w:val="la-Latn"/>
        </w:rPr>
        <w:t>quinquennii</w:t>
      </w:r>
      <w:r w:rsidR="00ED106A" w:rsidRPr="007A06F5">
        <w:rPr>
          <w:lang w:val="la-Latn"/>
        </w:rPr>
        <w:t xml:space="preserve"> </w:t>
      </w:r>
      <w:r w:rsidRPr="007A06F5">
        <w:rPr>
          <w:iCs/>
          <w:lang w:val="la-Latn"/>
        </w:rPr>
        <w:t>tempus</w:t>
      </w:r>
      <w:r w:rsidR="00ED106A" w:rsidRPr="007A06F5">
        <w:rPr>
          <w:lang w:val="la-Latn"/>
        </w:rPr>
        <w:t xml:space="preserve"> </w:t>
      </w:r>
      <w:r w:rsidRPr="007A06F5">
        <w:rPr>
          <w:iCs/>
          <w:lang w:val="la-Latn"/>
        </w:rPr>
        <w:t>ingrediatur</w:t>
      </w:r>
      <w:r w:rsidR="00ED106A" w:rsidRPr="007A06F5">
        <w:rPr>
          <w:lang w:val="la-Latn"/>
        </w:rPr>
        <w:t xml:space="preserve"> </w:t>
      </w:r>
      <w:r w:rsidRPr="007A06F5">
        <w:rPr>
          <w:iCs/>
          <w:lang w:val="la-Latn"/>
        </w:rPr>
        <w:t>ecclesiam</w:t>
      </w:r>
      <w:r w:rsidR="0047682A" w:rsidRPr="007A06F5">
        <w:rPr>
          <w:lang w:val="la-Latn"/>
        </w:rPr>
        <w:t xml:space="preserve">, </w:t>
      </w:r>
      <w:r w:rsidRPr="007A06F5">
        <w:rPr>
          <w:iCs/>
          <w:lang w:val="la-Latn"/>
        </w:rPr>
        <w:t>nondum</w:t>
      </w:r>
      <w:r w:rsidR="00ED106A" w:rsidRPr="007A06F5">
        <w:rPr>
          <w:lang w:val="la-Latn"/>
        </w:rPr>
        <w:t xml:space="preserve"> </w:t>
      </w:r>
      <w:r w:rsidRPr="007A06F5">
        <w:rPr>
          <w:iCs/>
          <w:lang w:val="la-Latn"/>
        </w:rPr>
        <w:t>vero</w:t>
      </w:r>
      <w:r w:rsidRPr="007A06F5">
        <w:rPr>
          <w:lang w:val="la-Latn"/>
        </w:rPr>
        <w:t xml:space="preserve"> </w:t>
      </w:r>
      <w:r w:rsidRPr="007A06F5">
        <w:rPr>
          <w:iCs/>
          <w:lang w:val="la-Latn"/>
        </w:rPr>
        <w:t>communicet</w:t>
      </w:r>
      <w:r w:rsidR="0069631A" w:rsidRPr="007A06F5">
        <w:rPr>
          <w:lang w:val="la-Latn"/>
        </w:rPr>
        <w:t xml:space="preserve">, </w:t>
      </w:r>
      <w:r w:rsidRPr="007A06F5">
        <w:rPr>
          <w:iCs/>
          <w:lang w:val="la-Latn"/>
        </w:rPr>
        <w:t>sed</w:t>
      </w:r>
      <w:r w:rsidRPr="007A06F5">
        <w:rPr>
          <w:lang w:val="la-Latn"/>
        </w:rPr>
        <w:t xml:space="preserve"> </w:t>
      </w:r>
      <w:r w:rsidRPr="007A06F5">
        <w:rPr>
          <w:iCs/>
          <w:lang w:val="la-Latn"/>
        </w:rPr>
        <w:t>inter</w:t>
      </w:r>
      <w:r w:rsidRPr="007A06F5">
        <w:rPr>
          <w:lang w:val="la-Latn"/>
        </w:rPr>
        <w:t xml:space="preserve"> </w:t>
      </w:r>
      <w:r w:rsidRPr="007A06F5">
        <w:rPr>
          <w:iCs/>
          <w:lang w:val="la-Latn"/>
        </w:rPr>
        <w:t>audientes</w:t>
      </w:r>
      <w:r w:rsidRPr="007A06F5">
        <w:rPr>
          <w:lang w:val="la-Latn"/>
        </w:rPr>
        <w:t xml:space="preserve"> </w:t>
      </w:r>
      <w:r w:rsidRPr="007A06F5">
        <w:rPr>
          <w:iCs/>
          <w:lang w:val="la-Latn"/>
        </w:rPr>
        <w:t>tantummodo</w:t>
      </w:r>
      <w:r w:rsidR="00ED106A" w:rsidRPr="007A06F5">
        <w:rPr>
          <w:lang w:val="la-Latn"/>
        </w:rPr>
        <w:t xml:space="preserve"> </w:t>
      </w:r>
      <w:r w:rsidRPr="007A06F5">
        <w:rPr>
          <w:iCs/>
          <w:lang w:val="la-Latn"/>
        </w:rPr>
        <w:t>stet</w:t>
      </w:r>
      <w:r w:rsidR="00ED106A" w:rsidRPr="007A06F5">
        <w:rPr>
          <w:lang w:val="la-Latn"/>
        </w:rPr>
        <w:t xml:space="preserve"> </w:t>
      </w:r>
      <w:r w:rsidRPr="007A06F5">
        <w:rPr>
          <w:iCs/>
          <w:lang w:val="la-Latn"/>
        </w:rPr>
        <w:t>vel</w:t>
      </w:r>
      <w:r w:rsidR="00B04058" w:rsidRPr="007A06F5">
        <w:rPr>
          <w:lang w:val="la-Latn"/>
        </w:rPr>
        <w:t xml:space="preserve">, </w:t>
      </w:r>
      <w:r w:rsidRPr="007A06F5">
        <w:rPr>
          <w:iCs/>
          <w:lang w:val="la-Latn"/>
        </w:rPr>
        <w:t>dum</w:t>
      </w:r>
      <w:r w:rsidR="00ED106A" w:rsidRPr="007A06F5">
        <w:rPr>
          <w:lang w:val="la-Latn"/>
        </w:rPr>
        <w:t xml:space="preserve"> </w:t>
      </w:r>
      <w:r w:rsidRPr="007A06F5">
        <w:rPr>
          <w:iCs/>
          <w:lang w:val="la-Latn"/>
        </w:rPr>
        <w:t>facultas</w:t>
      </w:r>
      <w:r w:rsidR="00ED106A" w:rsidRPr="007A06F5">
        <w:rPr>
          <w:lang w:val="la-Latn"/>
        </w:rPr>
        <w:t xml:space="preserve"> </w:t>
      </w:r>
      <w:r w:rsidRPr="007A06F5">
        <w:rPr>
          <w:iCs/>
          <w:lang w:val="la-Latn"/>
        </w:rPr>
        <w:t>conceditur</w:t>
      </w:r>
      <w:r w:rsidR="0047682A" w:rsidRPr="007A06F5">
        <w:rPr>
          <w:lang w:val="la-Latn"/>
        </w:rPr>
        <w:t xml:space="preserve">, </w:t>
      </w:r>
      <w:r w:rsidRPr="007A06F5">
        <w:rPr>
          <w:iCs/>
          <w:lang w:val="la-Latn"/>
        </w:rPr>
        <w:t>sedeat</w:t>
      </w:r>
      <w:r w:rsidR="0047682A" w:rsidRPr="007A06F5">
        <w:rPr>
          <w:lang w:val="la-Latn"/>
        </w:rPr>
        <w:t xml:space="preserve">. </w:t>
      </w:r>
      <w:r w:rsidRPr="007A06F5">
        <w:rPr>
          <w:iCs/>
          <w:lang w:val="la-Latn"/>
        </w:rPr>
        <w:t>Cum</w:t>
      </w:r>
      <w:r w:rsidR="00ED106A" w:rsidRPr="007A06F5">
        <w:rPr>
          <w:lang w:val="la-Latn"/>
        </w:rPr>
        <w:t xml:space="preserve"> </w:t>
      </w:r>
      <w:r w:rsidRPr="007A06F5">
        <w:rPr>
          <w:iCs/>
          <w:lang w:val="la-Latn"/>
        </w:rPr>
        <w:t>autem</w:t>
      </w:r>
      <w:r w:rsidR="00ED106A" w:rsidRPr="007A06F5">
        <w:rPr>
          <w:lang w:val="la-Latn"/>
        </w:rPr>
        <w:t xml:space="preserve"> </w:t>
      </w:r>
      <w:r w:rsidRPr="007A06F5">
        <w:rPr>
          <w:iCs/>
          <w:lang w:val="la-Latn"/>
        </w:rPr>
        <w:t>duodecimi</w:t>
      </w:r>
      <w:r w:rsidR="00724342" w:rsidRPr="007A06F5">
        <w:rPr>
          <w:lang w:val="la-Latn"/>
        </w:rPr>
        <w:t xml:space="preserve"> </w:t>
      </w:r>
      <w:r w:rsidRPr="007A06F5">
        <w:rPr>
          <w:iCs/>
          <w:lang w:val="la-Latn"/>
        </w:rPr>
        <w:t>fuerit</w:t>
      </w:r>
      <w:r w:rsidR="00A30F7F" w:rsidRPr="007A06F5">
        <w:rPr>
          <w:lang w:val="la-Latn"/>
        </w:rPr>
        <w:t xml:space="preserve"> </w:t>
      </w:r>
      <w:r w:rsidRPr="007A06F5">
        <w:rPr>
          <w:iCs/>
          <w:lang w:val="la-Latn"/>
        </w:rPr>
        <w:t>anni</w:t>
      </w:r>
      <w:r w:rsidR="00ED106A" w:rsidRPr="007A06F5">
        <w:rPr>
          <w:lang w:val="la-Latn"/>
        </w:rPr>
        <w:t xml:space="preserve"> </w:t>
      </w:r>
      <w:r w:rsidRPr="007A06F5">
        <w:rPr>
          <w:iCs/>
          <w:lang w:val="la-Latn"/>
        </w:rPr>
        <w:t>cursus</w:t>
      </w:r>
      <w:r w:rsidR="00ED106A" w:rsidRPr="007A06F5">
        <w:rPr>
          <w:lang w:val="la-Latn"/>
        </w:rPr>
        <w:t xml:space="preserve"> </w:t>
      </w:r>
      <w:r w:rsidRPr="007A06F5">
        <w:rPr>
          <w:iCs/>
          <w:lang w:val="la-Latn"/>
        </w:rPr>
        <w:t>finitus</w:t>
      </w:r>
      <w:r w:rsidR="0047682A" w:rsidRPr="007A06F5">
        <w:rPr>
          <w:lang w:val="la-Latn"/>
        </w:rPr>
        <w:t xml:space="preserve">, </w:t>
      </w:r>
      <w:r w:rsidRPr="007A06F5">
        <w:rPr>
          <w:iCs/>
          <w:lang w:val="la-Latn"/>
        </w:rPr>
        <w:t>communicandi</w:t>
      </w:r>
      <w:r w:rsidR="00ED106A" w:rsidRPr="007A06F5">
        <w:rPr>
          <w:lang w:val="la-Latn"/>
        </w:rPr>
        <w:t xml:space="preserve"> </w:t>
      </w:r>
      <w:r w:rsidRPr="007A06F5">
        <w:rPr>
          <w:iCs/>
          <w:lang w:val="la-Latn"/>
        </w:rPr>
        <w:t>ei</w:t>
      </w:r>
      <w:r w:rsidR="00ED106A" w:rsidRPr="007A06F5">
        <w:rPr>
          <w:lang w:val="la-Latn"/>
        </w:rPr>
        <w:t xml:space="preserve"> </w:t>
      </w:r>
      <w:r w:rsidRPr="007A06F5">
        <w:rPr>
          <w:iCs/>
          <w:lang w:val="la-Latn"/>
        </w:rPr>
        <w:t>licentia</w:t>
      </w:r>
      <w:r w:rsidRPr="007A06F5">
        <w:rPr>
          <w:lang w:val="la-Latn"/>
        </w:rPr>
        <w:t xml:space="preserve"> </w:t>
      </w:r>
      <w:r w:rsidRPr="007A06F5">
        <w:rPr>
          <w:iCs/>
          <w:lang w:val="la-Latn"/>
        </w:rPr>
        <w:t>concedatur</w:t>
      </w:r>
      <w:r w:rsidRPr="007A06F5">
        <w:rPr>
          <w:lang w:val="la-Latn"/>
        </w:rPr>
        <w:t xml:space="preserve"> </w:t>
      </w:r>
      <w:r w:rsidRPr="007A06F5">
        <w:rPr>
          <w:iCs/>
          <w:lang w:val="la-Latn"/>
        </w:rPr>
        <w:t>et</w:t>
      </w:r>
      <w:r w:rsidR="0069631A" w:rsidRPr="007A06F5">
        <w:rPr>
          <w:lang w:val="la-Latn"/>
        </w:rPr>
        <w:t xml:space="preserve"> </w:t>
      </w:r>
      <w:r w:rsidRPr="007A06F5">
        <w:rPr>
          <w:iCs/>
          <w:lang w:val="la-Latn"/>
        </w:rPr>
        <w:t>equitandi</w:t>
      </w:r>
      <w:r w:rsidR="0069631A" w:rsidRPr="007A06F5">
        <w:rPr>
          <w:lang w:val="la-Latn"/>
        </w:rPr>
        <w:t xml:space="preserve"> </w:t>
      </w:r>
      <w:r w:rsidRPr="007A06F5">
        <w:rPr>
          <w:iCs/>
          <w:lang w:val="la-Latn"/>
        </w:rPr>
        <w:t>tribuatur</w:t>
      </w:r>
      <w:r w:rsidR="0069631A" w:rsidRPr="007A06F5">
        <w:rPr>
          <w:lang w:val="la-Latn"/>
        </w:rPr>
        <w:t xml:space="preserve"> </w:t>
      </w:r>
      <w:r w:rsidRPr="007A06F5">
        <w:rPr>
          <w:iCs/>
          <w:lang w:val="la-Latn"/>
        </w:rPr>
        <w:t>medela</w:t>
      </w:r>
      <w:r w:rsidR="00A30F7F" w:rsidRPr="007A06F5">
        <w:rPr>
          <w:lang w:val="la-Latn"/>
        </w:rPr>
        <w:t xml:space="preserve">; </w:t>
      </w:r>
      <w:r w:rsidRPr="007A06F5">
        <w:rPr>
          <w:iCs/>
          <w:lang w:val="la-Latn"/>
        </w:rPr>
        <w:t>maneat</w:t>
      </w:r>
      <w:r w:rsidR="0069631A" w:rsidRPr="007A06F5">
        <w:rPr>
          <w:lang w:val="la-Latn"/>
        </w:rPr>
        <w:t xml:space="preserve"> </w:t>
      </w:r>
      <w:r w:rsidRPr="007A06F5">
        <w:rPr>
          <w:iCs/>
          <w:lang w:val="la-Latn"/>
        </w:rPr>
        <w:t>autem</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reliquis</w:t>
      </w:r>
      <w:r w:rsidRPr="007A06F5">
        <w:rPr>
          <w:lang w:val="la-Latn"/>
        </w:rPr>
        <w:t xml:space="preserve"> </w:t>
      </w:r>
      <w:r w:rsidRPr="007A06F5">
        <w:rPr>
          <w:iCs/>
          <w:lang w:val="la-Latn"/>
        </w:rPr>
        <w:t>observationibus</w:t>
      </w:r>
      <w:r w:rsidR="0069631A" w:rsidRPr="007A06F5">
        <w:rPr>
          <w:lang w:val="la-Latn"/>
        </w:rPr>
        <w:t xml:space="preserve"> </w:t>
      </w:r>
      <w:r w:rsidRPr="007A06F5">
        <w:rPr>
          <w:iCs/>
          <w:lang w:val="la-Latn"/>
        </w:rPr>
        <w:t>tres</w:t>
      </w:r>
      <w:r w:rsidRPr="007A06F5">
        <w:rPr>
          <w:lang w:val="la-Latn"/>
        </w:rPr>
        <w:t xml:space="preserve"> </w:t>
      </w:r>
      <w:r w:rsidRPr="007A06F5">
        <w:rPr>
          <w:iCs/>
          <w:lang w:val="la-Latn"/>
        </w:rPr>
        <w:t>dies</w:t>
      </w:r>
      <w:r w:rsidRPr="007A06F5">
        <w:rPr>
          <w:lang w:val="la-Latn"/>
        </w:rPr>
        <w:t xml:space="preserve"> </w:t>
      </w:r>
      <w:r w:rsidRPr="007A06F5">
        <w:rPr>
          <w:iCs/>
          <w:lang w:val="la-Latn"/>
        </w:rPr>
        <w:t>per</w:t>
      </w:r>
      <w:r w:rsidR="0069631A" w:rsidRPr="007A06F5">
        <w:rPr>
          <w:lang w:val="la-Latn"/>
        </w:rPr>
        <w:t xml:space="preserve"> </w:t>
      </w:r>
      <w:r w:rsidRPr="007A06F5">
        <w:rPr>
          <w:iCs/>
          <w:lang w:val="la-Latn"/>
        </w:rPr>
        <w:t>ebdomadam</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perfectius</w:t>
      </w:r>
      <w:r w:rsidRPr="007A06F5">
        <w:rPr>
          <w:lang w:val="la-Latn"/>
        </w:rPr>
        <w:t xml:space="preserve"> </w:t>
      </w:r>
      <w:r w:rsidRPr="007A06F5">
        <w:rPr>
          <w:iCs/>
          <w:lang w:val="la-Latn"/>
        </w:rPr>
        <w:t>purificationis</w:t>
      </w:r>
      <w:r w:rsidRPr="007A06F5">
        <w:rPr>
          <w:lang w:val="la-Latn"/>
        </w:rPr>
        <w:t xml:space="preserve"> </w:t>
      </w:r>
      <w:r w:rsidRPr="007A06F5">
        <w:rPr>
          <w:iCs/>
          <w:lang w:val="la-Latn"/>
        </w:rPr>
        <w:t>pervenire</w:t>
      </w:r>
      <w:r w:rsidRPr="007A06F5">
        <w:rPr>
          <w:lang w:val="la-Latn"/>
        </w:rPr>
        <w:t xml:space="preserve"> </w:t>
      </w:r>
      <w:r w:rsidRPr="007A06F5">
        <w:rPr>
          <w:iCs/>
          <w:lang w:val="la-Latn"/>
        </w:rPr>
        <w:t>mereatur</w:t>
      </w:r>
      <w:r w:rsidRPr="007A06F5">
        <w:rPr>
          <w:lang w:val="la-Latn"/>
        </w:rPr>
        <w:t xml:space="preserve"> </w:t>
      </w:r>
      <w:r w:rsidRPr="007A06F5">
        <w:rPr>
          <w:iCs/>
          <w:lang w:val="la-Latn"/>
        </w:rPr>
        <w:t>ad</w:t>
      </w:r>
      <w:r w:rsidRPr="007A06F5">
        <w:rPr>
          <w:lang w:val="la-Latn"/>
        </w:rPr>
        <w:t xml:space="preserve"> </w:t>
      </w:r>
      <w:r w:rsidRPr="007A06F5">
        <w:rPr>
          <w:iCs/>
          <w:lang w:val="la-Latn"/>
        </w:rPr>
        <w:t>culmen</w:t>
      </w:r>
      <w:r w:rsidR="0069631A" w:rsidRPr="007A06F5">
        <w:rPr>
          <w:lang w:val="la-Latn"/>
        </w:rPr>
        <w:t xml:space="preserve">. </w:t>
      </w:r>
    </w:p>
    <w:p w14:paraId="027A1329" w14:textId="1C88BD37" w:rsidR="009376ED" w:rsidRPr="007A06F5" w:rsidRDefault="009376ED" w:rsidP="00724342">
      <w:pPr>
        <w:pStyle w:val="Normlnweb"/>
        <w:spacing w:before="0" w:beforeAutospacing="0" w:after="120" w:afterAutospacing="0"/>
        <w:rPr>
          <w:lang w:val="la-Latn"/>
        </w:rPr>
      </w:pPr>
      <w:commentRangeStart w:id="213"/>
      <w:r w:rsidRPr="007A06F5">
        <w:rPr>
          <w:lang w:val="la-Latn"/>
        </w:rPr>
        <w:t>XVII</w:t>
      </w:r>
      <w:r w:rsidR="0069631A" w:rsidRPr="007A06F5">
        <w:rPr>
          <w:lang w:val="la-Latn"/>
        </w:rPr>
        <w:t xml:space="preserve">. </w:t>
      </w:r>
      <w:r w:rsidRPr="007A06F5">
        <w:rPr>
          <w:lang w:val="la-Latn"/>
        </w:rPr>
        <w:t>QUI PRO DIVERSIS ERRATIBUS</w:t>
      </w:r>
      <w:r w:rsidR="0069631A" w:rsidRPr="007A06F5">
        <w:rPr>
          <w:lang w:val="la-Latn"/>
        </w:rPr>
        <w:t xml:space="preserve"> </w:t>
      </w:r>
      <w:r w:rsidRPr="007A06F5">
        <w:rPr>
          <w:lang w:val="la-Latn"/>
        </w:rPr>
        <w:t>PAENITENTIAM</w:t>
      </w:r>
      <w:r w:rsidR="0069631A" w:rsidRPr="007A06F5">
        <w:rPr>
          <w:lang w:val="la-Latn"/>
        </w:rPr>
        <w:t xml:space="preserve"> </w:t>
      </w:r>
      <w:r w:rsidR="00B04058" w:rsidRPr="007A06F5">
        <w:rPr>
          <w:lang w:val="la-Latn"/>
        </w:rPr>
        <w:t>SUBIE</w:t>
      </w:r>
      <w:r w:rsidRPr="007A06F5">
        <w:rPr>
          <w:lang w:val="la-Latn"/>
        </w:rPr>
        <w:t>RINT</w:t>
      </w:r>
      <w:r w:rsidR="0069631A" w:rsidRPr="007A06F5">
        <w:rPr>
          <w:lang w:val="la-Latn"/>
        </w:rPr>
        <w:t xml:space="preserve">, </w:t>
      </w:r>
      <w:r w:rsidRPr="007A06F5">
        <w:rPr>
          <w:lang w:val="la-Latn"/>
        </w:rPr>
        <w:t>SI</w:t>
      </w:r>
      <w:r w:rsidR="00A30F7F" w:rsidRPr="007A06F5">
        <w:rPr>
          <w:lang w:val="la-Latn"/>
        </w:rPr>
        <w:t xml:space="preserve"> </w:t>
      </w:r>
      <w:r w:rsidRPr="007A06F5">
        <w:rPr>
          <w:lang w:val="la-Latn"/>
        </w:rPr>
        <w:t>A PROPRIIS</w:t>
      </w:r>
      <w:r w:rsidR="00ED106A" w:rsidRPr="007A06F5">
        <w:rPr>
          <w:lang w:val="la-Latn"/>
        </w:rPr>
        <w:t xml:space="preserve"> </w:t>
      </w:r>
      <w:r w:rsidRPr="007A06F5">
        <w:rPr>
          <w:lang w:val="la-Latn"/>
        </w:rPr>
        <w:t>UXORIBUS SEPARARI DEBEANT</w:t>
      </w:r>
      <w:r w:rsidR="0069631A" w:rsidRPr="007A06F5">
        <w:rPr>
          <w:lang w:val="la-Latn"/>
        </w:rPr>
        <w:t>.</w:t>
      </w:r>
      <w:commentRangeEnd w:id="213"/>
      <w:r w:rsidR="005233A8" w:rsidRPr="007A06F5">
        <w:rPr>
          <w:rStyle w:val="Odkaznakoment"/>
          <w:rFonts w:eastAsiaTheme="minorHAnsi"/>
          <w:lang w:val="la-Latn" w:eastAsia="en-US"/>
        </w:rPr>
        <w:commentReference w:id="213"/>
      </w:r>
      <w:r w:rsidR="0069631A" w:rsidRPr="007A06F5">
        <w:rPr>
          <w:lang w:val="la-Latn"/>
        </w:rPr>
        <w:t xml:space="preserve"> </w:t>
      </w:r>
    </w:p>
    <w:p w14:paraId="3C4E9706" w14:textId="1354ADC5" w:rsidR="009376ED" w:rsidRPr="007A06F5" w:rsidRDefault="009376ED" w:rsidP="00724342">
      <w:pPr>
        <w:pStyle w:val="Normlnweb"/>
        <w:spacing w:before="0" w:beforeAutospacing="0" w:after="120" w:afterAutospacing="0"/>
        <w:rPr>
          <w:lang w:val="la-Latn"/>
        </w:rPr>
      </w:pPr>
      <w:r w:rsidRPr="007A06F5">
        <w:rPr>
          <w:iCs/>
          <w:lang w:val="la-Latn"/>
        </w:rPr>
        <w:t>Illi</w:t>
      </w:r>
      <w:r w:rsidRPr="007A06F5">
        <w:rPr>
          <w:lang w:val="la-Latn"/>
        </w:rPr>
        <w:t xml:space="preserve"> </w:t>
      </w:r>
      <w:r w:rsidRPr="007A06F5">
        <w:rPr>
          <w:iCs/>
          <w:lang w:val="la-Latn"/>
        </w:rPr>
        <w:t>scilice</w:t>
      </w:r>
      <w:r w:rsidR="0069631A" w:rsidRPr="007A06F5">
        <w:rPr>
          <w:lang w:val="la-Latn"/>
        </w:rPr>
        <w:t xml:space="preserve">, </w:t>
      </w:r>
      <w:r w:rsidRPr="007A06F5">
        <w:rPr>
          <w:iCs/>
          <w:lang w:val="la-Latn"/>
        </w:rPr>
        <w:t>qui</w:t>
      </w:r>
      <w:r w:rsidRPr="007A06F5">
        <w:rPr>
          <w:lang w:val="la-Latn"/>
        </w:rPr>
        <w:t xml:space="preserve"> </w:t>
      </w:r>
      <w:r w:rsidRPr="007A06F5">
        <w:rPr>
          <w:iCs/>
          <w:lang w:val="la-Latn"/>
        </w:rPr>
        <w:t>pro</w:t>
      </w:r>
      <w:r w:rsidR="00ED106A" w:rsidRPr="007A06F5">
        <w:rPr>
          <w:lang w:val="la-Latn"/>
        </w:rPr>
        <w:t xml:space="preserve"> </w:t>
      </w:r>
      <w:r w:rsidRPr="007A06F5">
        <w:rPr>
          <w:iCs/>
          <w:lang w:val="la-Latn"/>
        </w:rPr>
        <w:t>diversis</w:t>
      </w:r>
      <w:r w:rsidRPr="007A06F5">
        <w:rPr>
          <w:lang w:val="la-Latn"/>
        </w:rPr>
        <w:t xml:space="preserve"> </w:t>
      </w:r>
      <w:r w:rsidRPr="007A06F5">
        <w:rPr>
          <w:iCs/>
          <w:lang w:val="la-Latn"/>
        </w:rPr>
        <w:t>erratibus</w:t>
      </w:r>
      <w:r w:rsidR="0069631A" w:rsidRPr="007A06F5">
        <w:rPr>
          <w:lang w:val="la-Latn"/>
        </w:rPr>
        <w:t xml:space="preserve"> </w:t>
      </w:r>
      <w:r w:rsidRPr="007A06F5">
        <w:rPr>
          <w:iCs/>
          <w:lang w:val="la-Latn"/>
        </w:rPr>
        <w:t>vel</w:t>
      </w:r>
      <w:r w:rsidRPr="007A06F5">
        <w:rPr>
          <w:lang w:val="la-Latn"/>
        </w:rPr>
        <w:t xml:space="preserve"> a</w:t>
      </w:r>
      <w:r w:rsidR="00ED106A" w:rsidRPr="007A06F5">
        <w:rPr>
          <w:lang w:val="la-Latn"/>
        </w:rPr>
        <w:t xml:space="preserve"> </w:t>
      </w:r>
      <w:r w:rsidRPr="007A06F5">
        <w:rPr>
          <w:iCs/>
          <w:lang w:val="la-Latn"/>
        </w:rPr>
        <w:t>quibuscumque</w:t>
      </w:r>
      <w:r w:rsidRPr="007A06F5">
        <w:rPr>
          <w:lang w:val="la-Latn"/>
        </w:rPr>
        <w:t xml:space="preserve"> </w:t>
      </w:r>
      <w:r w:rsidRPr="007A06F5">
        <w:rPr>
          <w:iCs/>
          <w:lang w:val="la-Latn"/>
        </w:rPr>
        <w:t>piaculis</w:t>
      </w:r>
      <w:r w:rsidR="00ED106A" w:rsidRPr="007A06F5">
        <w:rPr>
          <w:lang w:val="la-Latn"/>
        </w:rPr>
        <w:t xml:space="preserve"> </w:t>
      </w:r>
      <w:r w:rsidR="00B04058" w:rsidRPr="007A06F5">
        <w:rPr>
          <w:lang w:val="la-Latn"/>
        </w:rPr>
        <w:t>paeniten</w:t>
      </w:r>
      <w:r w:rsidRPr="007A06F5">
        <w:rPr>
          <w:iCs/>
          <w:lang w:val="la-Latn"/>
        </w:rPr>
        <w:t>tiae</w:t>
      </w:r>
      <w:r w:rsidRPr="007A06F5">
        <w:rPr>
          <w:lang w:val="la-Latn"/>
        </w:rPr>
        <w:t xml:space="preserve"> </w:t>
      </w:r>
      <w:r w:rsidRPr="007A06F5">
        <w:rPr>
          <w:iCs/>
          <w:lang w:val="la-Latn"/>
        </w:rPr>
        <w:t>fuerint</w:t>
      </w:r>
      <w:r w:rsidR="00ED106A" w:rsidRPr="007A06F5">
        <w:rPr>
          <w:lang w:val="la-Latn"/>
        </w:rPr>
        <w:t xml:space="preserve"> </w:t>
      </w:r>
      <w:r w:rsidRPr="007A06F5">
        <w:rPr>
          <w:iCs/>
          <w:lang w:val="la-Latn"/>
        </w:rPr>
        <w:t>iugo</w:t>
      </w:r>
      <w:r w:rsidR="00ED106A" w:rsidRPr="007A06F5">
        <w:rPr>
          <w:lang w:val="la-Latn"/>
        </w:rPr>
        <w:t xml:space="preserve"> </w:t>
      </w:r>
      <w:r w:rsidRPr="007A06F5">
        <w:rPr>
          <w:iCs/>
          <w:lang w:val="la-Latn"/>
        </w:rPr>
        <w:t>submissi</w:t>
      </w:r>
      <w:r w:rsidR="0047682A" w:rsidRPr="007A06F5">
        <w:rPr>
          <w:lang w:val="la-Latn"/>
        </w:rPr>
        <w:t xml:space="preserve">, </w:t>
      </w:r>
      <w:r w:rsidRPr="007A06F5">
        <w:rPr>
          <w:iCs/>
          <w:lang w:val="la-Latn"/>
        </w:rPr>
        <w:t>legitimo</w:t>
      </w:r>
      <w:r w:rsidRPr="007A06F5">
        <w:rPr>
          <w:lang w:val="la-Latn"/>
        </w:rPr>
        <w:t xml:space="preserve"> </w:t>
      </w:r>
      <w:r w:rsidRPr="007A06F5">
        <w:rPr>
          <w:iCs/>
          <w:lang w:val="la-Latn"/>
        </w:rPr>
        <w:t>nullatenus</w:t>
      </w:r>
      <w:r w:rsidRPr="007A06F5">
        <w:rPr>
          <w:lang w:val="la-Latn"/>
        </w:rPr>
        <w:t xml:space="preserve"> </w:t>
      </w:r>
      <w:r w:rsidRPr="007A06F5">
        <w:rPr>
          <w:iCs/>
          <w:lang w:val="la-Latn"/>
        </w:rPr>
        <w:t>matrimonio</w:t>
      </w:r>
      <w:r w:rsidRPr="007A06F5">
        <w:rPr>
          <w:lang w:val="la-Latn"/>
        </w:rPr>
        <w:t xml:space="preserve"> </w:t>
      </w:r>
      <w:r w:rsidRPr="007A06F5">
        <w:rPr>
          <w:iCs/>
          <w:lang w:val="la-Latn"/>
        </w:rPr>
        <w:t>separentur</w:t>
      </w:r>
      <w:r w:rsidR="0069631A" w:rsidRPr="007A06F5">
        <w:rPr>
          <w:lang w:val="la-Latn"/>
        </w:rPr>
        <w:t xml:space="preserve">, </w:t>
      </w:r>
      <w:r w:rsidRPr="007A06F5">
        <w:rPr>
          <w:iCs/>
          <w:lang w:val="la-Latn"/>
        </w:rPr>
        <w:t>ne</w:t>
      </w:r>
      <w:r w:rsidR="00ED106A" w:rsidRPr="007A06F5">
        <w:rPr>
          <w:lang w:val="la-Latn"/>
        </w:rPr>
        <w:t xml:space="preserve"> </w:t>
      </w:r>
      <w:r w:rsidR="00B04058" w:rsidRPr="007A06F5">
        <w:rPr>
          <w:lang w:val="la-Latn"/>
        </w:rPr>
        <w:t>forni</w:t>
      </w:r>
      <w:r w:rsidRPr="007A06F5">
        <w:rPr>
          <w:iCs/>
          <w:lang w:val="la-Latn"/>
        </w:rPr>
        <w:t>cationis</w:t>
      </w:r>
      <w:r w:rsidRPr="007A06F5">
        <w:rPr>
          <w:lang w:val="la-Latn"/>
        </w:rPr>
        <w:t xml:space="preserve"> </w:t>
      </w:r>
      <w:r w:rsidRPr="007A06F5">
        <w:rPr>
          <w:iCs/>
          <w:lang w:val="la-Latn"/>
        </w:rPr>
        <w:t>voragine</w:t>
      </w:r>
      <w:r w:rsidR="00ED106A" w:rsidRPr="007A06F5">
        <w:rPr>
          <w:lang w:val="la-Latn"/>
        </w:rPr>
        <w:t xml:space="preserve"> </w:t>
      </w:r>
      <w:r w:rsidRPr="007A06F5">
        <w:rPr>
          <w:iCs/>
          <w:lang w:val="la-Latn"/>
        </w:rPr>
        <w:t>demergantur</w:t>
      </w:r>
      <w:r w:rsidR="0047682A" w:rsidRPr="007A06F5">
        <w:rPr>
          <w:lang w:val="la-Latn"/>
        </w:rPr>
        <w:t xml:space="preserve">. </w:t>
      </w:r>
      <w:r w:rsidRPr="007A06F5">
        <w:rPr>
          <w:iCs/>
          <w:lang w:val="la-Latn"/>
        </w:rPr>
        <w:t>Et</w:t>
      </w:r>
      <w:r w:rsidR="0069631A" w:rsidRPr="007A06F5">
        <w:rPr>
          <w:lang w:val="la-Latn"/>
        </w:rPr>
        <w:t xml:space="preserve">, </w:t>
      </w:r>
      <w:r w:rsidRPr="007A06F5">
        <w:rPr>
          <w:iCs/>
          <w:lang w:val="la-Latn"/>
        </w:rPr>
        <w:t>dum</w:t>
      </w:r>
      <w:r w:rsidRPr="007A06F5">
        <w:rPr>
          <w:lang w:val="la-Latn"/>
        </w:rPr>
        <w:t xml:space="preserve"> </w:t>
      </w:r>
      <w:r w:rsidRPr="007A06F5">
        <w:rPr>
          <w:iCs/>
          <w:lang w:val="la-Latn"/>
        </w:rPr>
        <w:t>ad</w:t>
      </w:r>
      <w:r w:rsidR="00ED106A" w:rsidRPr="007A06F5">
        <w:rPr>
          <w:lang w:val="la-Latn"/>
        </w:rPr>
        <w:t xml:space="preserve"> </w:t>
      </w:r>
      <w:r w:rsidR="00A30F7F" w:rsidRPr="007A06F5">
        <w:rPr>
          <w:lang w:val="la-Latn"/>
        </w:rPr>
        <w:t>'</w:t>
      </w:r>
      <w:r w:rsidRPr="007A06F5">
        <w:rPr>
          <w:iCs/>
          <w:lang w:val="la-Latn"/>
        </w:rPr>
        <w:t>alta</w:t>
      </w:r>
      <w:r w:rsidR="00ED106A" w:rsidRPr="007A06F5">
        <w:rPr>
          <w:lang w:val="la-Latn"/>
        </w:rPr>
        <w:t xml:space="preserve"> </w:t>
      </w:r>
      <w:r w:rsidRPr="007A06F5">
        <w:rPr>
          <w:iCs/>
          <w:lang w:val="la-Latn"/>
        </w:rPr>
        <w:t>sublevari</w:t>
      </w:r>
      <w:r w:rsidRPr="007A06F5">
        <w:rPr>
          <w:lang w:val="la-Latn"/>
        </w:rPr>
        <w:t xml:space="preserve"> </w:t>
      </w:r>
      <w:r w:rsidRPr="007A06F5">
        <w:rPr>
          <w:iCs/>
          <w:lang w:val="la-Latn"/>
        </w:rPr>
        <w:t>sperantur</w:t>
      </w:r>
      <w:r w:rsidR="0069631A" w:rsidRPr="007A06F5">
        <w:rPr>
          <w:lang w:val="la-Latn"/>
        </w:rPr>
        <w:t xml:space="preserve"> </w:t>
      </w:r>
      <w:r w:rsidRPr="007A06F5">
        <w:rPr>
          <w:lang w:val="la-Latn"/>
        </w:rPr>
        <w:t>′′</w:t>
      </w:r>
      <w:r w:rsidR="0069631A" w:rsidRPr="007A06F5">
        <w:rPr>
          <w:lang w:val="la-Latn"/>
        </w:rPr>
        <w:t xml:space="preserve">, </w:t>
      </w:r>
      <w:r w:rsidRPr="007A06F5">
        <w:rPr>
          <w:iCs/>
          <w:lang w:val="la-Latn"/>
        </w:rPr>
        <w:t>corruant</w:t>
      </w:r>
      <w:r w:rsidRPr="007A06F5">
        <w:rPr>
          <w:lang w:val="la-Latn"/>
        </w:rPr>
        <w:t xml:space="preserve"> </w:t>
      </w:r>
      <w:r w:rsidRPr="007A06F5">
        <w:rPr>
          <w:iCs/>
          <w:lang w:val="la-Latn"/>
        </w:rPr>
        <w:t>in</w:t>
      </w:r>
      <w:r w:rsidRPr="007A06F5">
        <w:rPr>
          <w:lang w:val="la-Latn"/>
        </w:rPr>
        <w:t xml:space="preserve"> </w:t>
      </w:r>
      <w:r w:rsidRPr="007A06F5">
        <w:rPr>
          <w:iCs/>
          <w:lang w:val="la-Latn"/>
        </w:rPr>
        <w:t>coeno</w:t>
      </w:r>
      <w:r w:rsidR="0047682A" w:rsidRPr="007A06F5">
        <w:rPr>
          <w:lang w:val="la-Latn"/>
        </w:rPr>
        <w:t xml:space="preserve">. </w:t>
      </w:r>
    </w:p>
    <w:p w14:paraId="513D2937" w14:textId="710D11DF" w:rsidR="009376ED" w:rsidRPr="007A06F5" w:rsidRDefault="009376ED" w:rsidP="00724342">
      <w:pPr>
        <w:pStyle w:val="Normlnweb"/>
        <w:spacing w:before="0" w:beforeAutospacing="0" w:after="120" w:afterAutospacing="0"/>
        <w:rPr>
          <w:lang w:val="la-Latn"/>
        </w:rPr>
      </w:pPr>
      <w:commentRangeStart w:id="214"/>
      <w:r w:rsidRPr="007A06F5">
        <w:rPr>
          <w:lang w:val="la-Latn"/>
        </w:rPr>
        <w:t>XVIII</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MULIERIBUS</w:t>
      </w:r>
      <w:r w:rsidR="0047682A" w:rsidRPr="007A06F5">
        <w:rPr>
          <w:lang w:val="la-Latn"/>
        </w:rPr>
        <w:t xml:space="preserve">, </w:t>
      </w:r>
      <w:r w:rsidRPr="007A06F5">
        <w:rPr>
          <w:lang w:val="la-Latn"/>
        </w:rPr>
        <w:t>QUAE</w:t>
      </w:r>
      <w:r w:rsidR="00ED106A" w:rsidRPr="007A06F5">
        <w:rPr>
          <w:lang w:val="la-Latn"/>
        </w:rPr>
        <w:t xml:space="preserve"> </w:t>
      </w:r>
      <w:r w:rsidRPr="007A06F5">
        <w:rPr>
          <w:lang w:val="la-Latn"/>
        </w:rPr>
        <w:t>CONCEPTOS</w:t>
      </w:r>
      <w:r w:rsidR="00ED106A" w:rsidRPr="007A06F5">
        <w:rPr>
          <w:lang w:val="la-Latn"/>
        </w:rPr>
        <w:t xml:space="preserve"> </w:t>
      </w:r>
      <w:r w:rsidR="00B04058" w:rsidRPr="007A06F5">
        <w:rPr>
          <w:lang w:val="la-Latn"/>
        </w:rPr>
        <w:t>UTERO INFAN</w:t>
      </w:r>
      <w:r w:rsidRPr="007A06F5">
        <w:rPr>
          <w:lang w:val="la-Latn"/>
        </w:rPr>
        <w:t>TES VOLUNTATE</w:t>
      </w:r>
      <w:r w:rsidR="00724342" w:rsidRPr="007A06F5">
        <w:rPr>
          <w:lang w:val="la-Latn"/>
        </w:rPr>
        <w:t xml:space="preserve"> </w:t>
      </w:r>
      <w:r w:rsidRPr="007A06F5">
        <w:rPr>
          <w:lang w:val="la-Latn"/>
        </w:rPr>
        <w:t>EXCUTIUNT</w:t>
      </w:r>
      <w:r w:rsidR="00ED106A" w:rsidRPr="007A06F5">
        <w:rPr>
          <w:lang w:val="la-Latn"/>
        </w:rPr>
        <w:t xml:space="preserve"> </w:t>
      </w:r>
      <w:r w:rsidRPr="007A06F5">
        <w:rPr>
          <w:lang w:val="la-Latn"/>
        </w:rPr>
        <w:t>VEL QUAE</w:t>
      </w:r>
      <w:r w:rsidR="00A30F7F" w:rsidRPr="007A06F5">
        <w:rPr>
          <w:lang w:val="la-Latn"/>
        </w:rPr>
        <w:t xml:space="preserve"> </w:t>
      </w:r>
      <w:r w:rsidRPr="007A06F5">
        <w:rPr>
          <w:lang w:val="la-Latn"/>
        </w:rPr>
        <w:t>DORMIENDO</w:t>
      </w:r>
      <w:r w:rsidR="00ED106A" w:rsidRPr="007A06F5">
        <w:rPr>
          <w:lang w:val="la-Latn"/>
        </w:rPr>
        <w:t xml:space="preserve"> </w:t>
      </w:r>
      <w:r w:rsidRPr="007A06F5">
        <w:rPr>
          <w:lang w:val="la-Latn"/>
        </w:rPr>
        <w:t>FILIOS SUFFOCARE</w:t>
      </w:r>
      <w:r w:rsidR="00724342" w:rsidRPr="007A06F5">
        <w:rPr>
          <w:lang w:val="la-Latn"/>
        </w:rPr>
        <w:t xml:space="preserve"> </w:t>
      </w:r>
      <w:r w:rsidRPr="007A06F5">
        <w:rPr>
          <w:lang w:val="la-Latn"/>
        </w:rPr>
        <w:t>VIDENTUR</w:t>
      </w:r>
      <w:r w:rsidR="0047682A" w:rsidRPr="007A06F5">
        <w:rPr>
          <w:lang w:val="la-Latn"/>
        </w:rPr>
        <w:t xml:space="preserve">. </w:t>
      </w:r>
      <w:commentRangeEnd w:id="214"/>
      <w:r w:rsidR="00607CC7" w:rsidRPr="007A06F5">
        <w:rPr>
          <w:rStyle w:val="Odkaznakoment"/>
          <w:rFonts w:eastAsiaTheme="minorHAnsi"/>
          <w:lang w:val="la-Latn" w:eastAsia="en-US"/>
        </w:rPr>
        <w:commentReference w:id="214"/>
      </w:r>
    </w:p>
    <w:p w14:paraId="5E355C12" w14:textId="05910653" w:rsidR="009376ED" w:rsidRPr="007A06F5" w:rsidRDefault="009376ED" w:rsidP="00724342">
      <w:pPr>
        <w:pStyle w:val="Normlnweb"/>
        <w:spacing w:before="0" w:beforeAutospacing="0" w:after="120" w:afterAutospacing="0"/>
        <w:rPr>
          <w:lang w:val="la-Latn"/>
        </w:rPr>
      </w:pPr>
      <w:r w:rsidRPr="007A06F5">
        <w:rPr>
          <w:iCs/>
          <w:lang w:val="la-Latn"/>
        </w:rPr>
        <w:t>Mulieres</w:t>
      </w:r>
      <w:r w:rsidRPr="007A06F5">
        <w:rPr>
          <w:lang w:val="la-Latn"/>
        </w:rPr>
        <w:t xml:space="preserve">  igitur</w:t>
      </w:r>
      <w:r w:rsidR="0047682A" w:rsidRPr="007A06F5">
        <w:rPr>
          <w:lang w:val="la-Latn"/>
        </w:rPr>
        <w:t xml:space="preserve">, </w:t>
      </w:r>
      <w:r w:rsidRPr="007A06F5">
        <w:rPr>
          <w:iCs/>
          <w:lang w:val="la-Latn"/>
        </w:rPr>
        <w:t>quae</w:t>
      </w:r>
      <w:r w:rsidRPr="007A06F5">
        <w:rPr>
          <w:lang w:val="la-Latn"/>
        </w:rPr>
        <w:t xml:space="preserve"> </w:t>
      </w:r>
      <w:r w:rsidRPr="007A06F5">
        <w:rPr>
          <w:iCs/>
          <w:lang w:val="la-Latn"/>
        </w:rPr>
        <w:t>ante</w:t>
      </w:r>
      <w:r w:rsidRPr="007A06F5">
        <w:rPr>
          <w:lang w:val="la-Latn"/>
        </w:rPr>
        <w:t xml:space="preserve"> </w:t>
      </w:r>
      <w:r w:rsidRPr="007A06F5">
        <w:rPr>
          <w:iCs/>
          <w:lang w:val="la-Latn"/>
        </w:rPr>
        <w:t>temporis</w:t>
      </w:r>
      <w:r w:rsidR="00ED106A" w:rsidRPr="007A06F5">
        <w:rPr>
          <w:lang w:val="la-Latn"/>
        </w:rPr>
        <w:t xml:space="preserve"> </w:t>
      </w:r>
      <w:r w:rsidRPr="007A06F5">
        <w:rPr>
          <w:iCs/>
          <w:lang w:val="la-Latn"/>
        </w:rPr>
        <w:t>plenitudinem</w:t>
      </w:r>
      <w:r w:rsidRPr="007A06F5">
        <w:rPr>
          <w:lang w:val="la-Latn"/>
        </w:rPr>
        <w:t xml:space="preserve"> </w:t>
      </w:r>
      <w:r w:rsidRPr="007A06F5">
        <w:rPr>
          <w:iCs/>
          <w:lang w:val="la-Latn"/>
        </w:rPr>
        <w:t>conceptos</w:t>
      </w:r>
      <w:r w:rsidRPr="007A06F5">
        <w:rPr>
          <w:lang w:val="la-Latn"/>
        </w:rPr>
        <w:t xml:space="preserve"> </w:t>
      </w:r>
      <w:r w:rsidRPr="007A06F5">
        <w:rPr>
          <w:iCs/>
          <w:lang w:val="la-Latn"/>
        </w:rPr>
        <w:t>utero</w:t>
      </w:r>
      <w:r w:rsidRPr="007A06F5">
        <w:rPr>
          <w:lang w:val="la-Latn"/>
        </w:rPr>
        <w:t xml:space="preserve"> </w:t>
      </w:r>
      <w:r w:rsidRPr="007A06F5">
        <w:rPr>
          <w:iCs/>
          <w:lang w:val="la-Latn"/>
        </w:rPr>
        <w:t>infantes</w:t>
      </w:r>
      <w:r w:rsidRPr="007A06F5">
        <w:rPr>
          <w:lang w:val="la-Latn"/>
        </w:rPr>
        <w:t xml:space="preserve"> </w:t>
      </w:r>
      <w:r w:rsidRPr="007A06F5">
        <w:rPr>
          <w:iCs/>
          <w:lang w:val="la-Latn"/>
        </w:rPr>
        <w:t>voluntate</w:t>
      </w:r>
      <w:r w:rsidRPr="007A06F5">
        <w:rPr>
          <w:lang w:val="la-Latn"/>
        </w:rPr>
        <w:t xml:space="preserve"> ab </w:t>
      </w:r>
      <w:r w:rsidRPr="007A06F5">
        <w:rPr>
          <w:iCs/>
          <w:lang w:val="la-Latn"/>
        </w:rPr>
        <w:t>excutiunt</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homicidae</w:t>
      </w:r>
      <w:r w:rsidRPr="007A06F5">
        <w:rPr>
          <w:lang w:val="la-Latn"/>
        </w:rPr>
        <w:t xml:space="preserve"> </w:t>
      </w:r>
      <w:r w:rsidRPr="007A06F5">
        <w:rPr>
          <w:iCs/>
          <w:lang w:val="la-Latn"/>
        </w:rPr>
        <w:t>procul</w:t>
      </w:r>
      <w:r w:rsidRPr="007A06F5">
        <w:rPr>
          <w:lang w:val="la-Latn"/>
        </w:rPr>
        <w:t xml:space="preserve"> </w:t>
      </w:r>
      <w:r w:rsidRPr="007A06F5">
        <w:rPr>
          <w:iCs/>
          <w:lang w:val="la-Latn"/>
        </w:rPr>
        <w:t>dubio</w:t>
      </w:r>
      <w:r w:rsidRPr="007A06F5">
        <w:rPr>
          <w:lang w:val="la-Latn"/>
        </w:rPr>
        <w:t xml:space="preserve"> </w:t>
      </w:r>
      <w:r w:rsidRPr="007A06F5">
        <w:rPr>
          <w:iCs/>
          <w:lang w:val="la-Latn"/>
        </w:rPr>
        <w:t>iudicandae</w:t>
      </w:r>
      <w:r w:rsidR="0069631A" w:rsidRPr="007A06F5">
        <w:rPr>
          <w:lang w:val="la-Latn"/>
        </w:rPr>
        <w:t xml:space="preserve"> </w:t>
      </w:r>
      <w:r w:rsidRPr="007A06F5">
        <w:rPr>
          <w:iCs/>
          <w:lang w:val="la-Latn"/>
        </w:rPr>
        <w:t>sunt</w:t>
      </w:r>
      <w:r w:rsidR="0069631A" w:rsidRPr="007A06F5">
        <w:rPr>
          <w:lang w:val="la-Latn"/>
        </w:rPr>
        <w:t xml:space="preserve">. </w:t>
      </w:r>
      <w:r w:rsidRPr="007A06F5">
        <w:rPr>
          <w:iCs/>
          <w:lang w:val="la-Latn"/>
        </w:rPr>
        <w:t>Illae</w:t>
      </w:r>
      <w:r w:rsidRPr="007A06F5">
        <w:rPr>
          <w:lang w:val="la-Latn"/>
        </w:rPr>
        <w:t xml:space="preserve"> </w:t>
      </w:r>
      <w:r w:rsidRPr="007A06F5">
        <w:rPr>
          <w:iCs/>
          <w:lang w:val="la-Latn"/>
        </w:rPr>
        <w:t>vero</w:t>
      </w:r>
      <w:r w:rsidR="0069631A" w:rsidRPr="007A06F5">
        <w:rPr>
          <w:lang w:val="la-Latn"/>
        </w:rPr>
        <w:t xml:space="preserve">, </w:t>
      </w:r>
      <w:r w:rsidRPr="007A06F5">
        <w:rPr>
          <w:iCs/>
          <w:lang w:val="la-Latn"/>
        </w:rPr>
        <w:t>quę</w:t>
      </w:r>
      <w:r w:rsidR="0069631A" w:rsidRPr="007A06F5">
        <w:rPr>
          <w:lang w:val="la-Latn"/>
        </w:rPr>
        <w:t xml:space="preserve"> </w:t>
      </w:r>
      <w:r w:rsidRPr="007A06F5">
        <w:rPr>
          <w:iCs/>
          <w:lang w:val="la-Latn"/>
        </w:rPr>
        <w:t>dormiendo</w:t>
      </w:r>
      <w:r w:rsidR="0069631A" w:rsidRPr="007A06F5">
        <w:rPr>
          <w:lang w:val="la-Latn"/>
        </w:rPr>
        <w:t xml:space="preserve"> </w:t>
      </w:r>
      <w:r w:rsidRPr="007A06F5">
        <w:rPr>
          <w:iCs/>
          <w:lang w:val="la-Latn"/>
        </w:rPr>
        <w:t>filios</w:t>
      </w:r>
      <w:r w:rsidR="0069631A" w:rsidRPr="007A06F5">
        <w:rPr>
          <w:lang w:val="la-Latn"/>
        </w:rPr>
        <w:t xml:space="preserve"> </w:t>
      </w:r>
      <w:r w:rsidRPr="007A06F5">
        <w:rPr>
          <w:iCs/>
          <w:lang w:val="la-Latn"/>
        </w:rPr>
        <w:t>suffocare</w:t>
      </w:r>
      <w:r w:rsidR="0069631A" w:rsidRPr="007A06F5">
        <w:rPr>
          <w:lang w:val="la-Latn"/>
        </w:rPr>
        <w:t xml:space="preserve"> </w:t>
      </w:r>
      <w:r w:rsidRPr="007A06F5">
        <w:rPr>
          <w:iCs/>
          <w:lang w:val="la-Latn"/>
        </w:rPr>
        <w:t>videntur</w:t>
      </w:r>
      <w:r w:rsidR="0069631A" w:rsidRPr="007A06F5">
        <w:rPr>
          <w:lang w:val="la-Latn"/>
        </w:rPr>
        <w:t xml:space="preserve">, </w:t>
      </w:r>
      <w:r w:rsidRPr="007A06F5">
        <w:rPr>
          <w:iCs/>
          <w:lang w:val="la-Latn"/>
        </w:rPr>
        <w:t>leviter</w:t>
      </w:r>
      <w:r w:rsidRPr="007A06F5">
        <w:rPr>
          <w:lang w:val="la-Latn"/>
        </w:rPr>
        <w:t xml:space="preserve"> </w:t>
      </w:r>
      <w:r w:rsidRPr="007A06F5">
        <w:rPr>
          <w:iCs/>
          <w:lang w:val="la-Latn"/>
        </w:rPr>
        <w:t>de</w:t>
      </w:r>
      <w:r w:rsidRPr="007A06F5">
        <w:rPr>
          <w:lang w:val="la-Latn"/>
        </w:rPr>
        <w:t xml:space="preserve"> </w:t>
      </w:r>
      <w:r w:rsidRPr="007A06F5">
        <w:rPr>
          <w:iCs/>
          <w:lang w:val="la-Latn"/>
        </w:rPr>
        <w:t>his</w:t>
      </w:r>
      <w:r w:rsidRPr="007A06F5">
        <w:rPr>
          <w:lang w:val="la-Latn"/>
        </w:rPr>
        <w:t xml:space="preserve"> </w:t>
      </w:r>
      <w:r w:rsidRPr="007A06F5">
        <w:rPr>
          <w:iCs/>
          <w:lang w:val="la-Latn"/>
        </w:rPr>
        <w:t>iudicare</w:t>
      </w:r>
      <w:r w:rsidRPr="007A06F5">
        <w:rPr>
          <w:lang w:val="la-Latn"/>
        </w:rPr>
        <w:t xml:space="preserve"> </w:t>
      </w:r>
      <w:r w:rsidRPr="007A06F5">
        <w:rPr>
          <w:iCs/>
          <w:lang w:val="la-Latn"/>
        </w:rPr>
        <w:t>oportet</w:t>
      </w:r>
      <w:r w:rsidR="0069631A" w:rsidRPr="007A06F5">
        <w:rPr>
          <w:lang w:val="la-Latn"/>
        </w:rPr>
        <w:t xml:space="preserve">, </w:t>
      </w:r>
      <w:r w:rsidRPr="007A06F5">
        <w:rPr>
          <w:iCs/>
          <w:lang w:val="la-Latn"/>
        </w:rPr>
        <w:t>quia</w:t>
      </w:r>
      <w:r w:rsidRPr="007A06F5">
        <w:rPr>
          <w:lang w:val="la-Latn"/>
        </w:rPr>
        <w:t xml:space="preserve"> </w:t>
      </w:r>
      <w:r w:rsidRPr="007A06F5">
        <w:rPr>
          <w:iCs/>
          <w:lang w:val="la-Latn"/>
        </w:rPr>
        <w:t>nolentes</w:t>
      </w:r>
      <w:r w:rsidRPr="007A06F5">
        <w:rPr>
          <w:lang w:val="la-Latn"/>
        </w:rPr>
        <w:t xml:space="preserve"> </w:t>
      </w:r>
      <w:r w:rsidRPr="007A06F5">
        <w:rPr>
          <w:iCs/>
          <w:lang w:val="la-Latn"/>
        </w:rPr>
        <w:t>et</w:t>
      </w:r>
      <w:r w:rsidR="0069631A" w:rsidRPr="007A06F5">
        <w:rPr>
          <w:lang w:val="la-Latn"/>
        </w:rPr>
        <w:t xml:space="preserve"> </w:t>
      </w:r>
      <w:r w:rsidRPr="007A06F5">
        <w:rPr>
          <w:iCs/>
          <w:lang w:val="la-Latn"/>
        </w:rPr>
        <w:t>non</w:t>
      </w:r>
      <w:r w:rsidRPr="007A06F5">
        <w:rPr>
          <w:lang w:val="la-Latn"/>
        </w:rPr>
        <w:t xml:space="preserve"> </w:t>
      </w:r>
      <w:r w:rsidRPr="007A06F5">
        <w:rPr>
          <w:iCs/>
          <w:lang w:val="la-Latn"/>
        </w:rPr>
        <w:t>sentiendo</w:t>
      </w:r>
      <w:r w:rsidR="0069631A" w:rsidRPr="007A06F5">
        <w:rPr>
          <w:lang w:val="la-Latn"/>
        </w:rPr>
        <w:t xml:space="preserve"> </w:t>
      </w:r>
      <w:r w:rsidRPr="007A06F5">
        <w:rPr>
          <w:iCs/>
          <w:lang w:val="la-Latn"/>
        </w:rPr>
        <w:t>ad</w:t>
      </w:r>
      <w:r w:rsidR="0069631A" w:rsidRPr="007A06F5">
        <w:rPr>
          <w:lang w:val="la-Latn"/>
        </w:rPr>
        <w:t xml:space="preserve"> </w:t>
      </w:r>
      <w:r w:rsidRPr="007A06F5">
        <w:rPr>
          <w:iCs/>
          <w:lang w:val="la-Latn"/>
        </w:rPr>
        <w:t>hunc</w:t>
      </w:r>
      <w:r w:rsidRPr="007A06F5">
        <w:rPr>
          <w:lang w:val="la-Latn"/>
        </w:rPr>
        <w:t xml:space="preserve"> </w:t>
      </w:r>
      <w:r w:rsidRPr="007A06F5">
        <w:rPr>
          <w:iCs/>
          <w:lang w:val="la-Latn"/>
        </w:rPr>
        <w:t>devolutę</w:t>
      </w:r>
      <w:r w:rsidRPr="007A06F5">
        <w:rPr>
          <w:lang w:val="la-Latn"/>
        </w:rPr>
        <w:t xml:space="preserve"> </w:t>
      </w:r>
      <w:r w:rsidRPr="007A06F5">
        <w:rPr>
          <w:iCs/>
          <w:lang w:val="la-Latn"/>
        </w:rPr>
        <w:t>sunt</w:t>
      </w:r>
      <w:r w:rsidRPr="007A06F5">
        <w:rPr>
          <w:lang w:val="la-Latn"/>
        </w:rPr>
        <w:t xml:space="preserve"> </w:t>
      </w:r>
      <w:r w:rsidRPr="007A06F5">
        <w:rPr>
          <w:iCs/>
          <w:lang w:val="la-Latn"/>
        </w:rPr>
        <w:t>casum</w:t>
      </w:r>
      <w:r w:rsidR="00A30F7F" w:rsidRPr="007A06F5">
        <w:rPr>
          <w:lang w:val="la-Latn"/>
        </w:rPr>
        <w:t>.</w:t>
      </w:r>
      <w:r w:rsidRPr="007A06F5">
        <w:rPr>
          <w:lang w:val="la-Latn"/>
        </w:rPr>
        <w:t>/</w:t>
      </w:r>
    </w:p>
    <w:p w14:paraId="05715DAA" w14:textId="4094E2A3" w:rsidR="00CF13F7" w:rsidRPr="007A06F5" w:rsidRDefault="00CF13F7" w:rsidP="00724342">
      <w:pPr>
        <w:pStyle w:val="Normlnweb"/>
        <w:spacing w:before="0" w:beforeAutospacing="0" w:after="120" w:afterAutospacing="0"/>
        <w:rPr>
          <w:lang w:val="la-Latn"/>
        </w:rPr>
      </w:pPr>
      <w:commentRangeStart w:id="215"/>
      <w:r w:rsidRPr="007A06F5">
        <w:rPr>
          <w:lang w:val="la-Latn"/>
        </w:rPr>
        <w:t>XVIIII</w:t>
      </w:r>
      <w:r w:rsidR="0069631A" w:rsidRPr="007A06F5">
        <w:rPr>
          <w:lang w:val="la-Latn"/>
        </w:rPr>
        <w:t xml:space="preserve">. </w:t>
      </w:r>
      <w:r w:rsidRPr="007A06F5">
        <w:rPr>
          <w:lang w:val="la-Latn"/>
        </w:rPr>
        <w:t>DE EO</w:t>
      </w:r>
      <w:r w:rsidR="0069631A" w:rsidRPr="007A06F5">
        <w:rPr>
          <w:lang w:val="la-Latn"/>
        </w:rPr>
        <w:t xml:space="preserve">, </w:t>
      </w:r>
      <w:r w:rsidRPr="007A06F5">
        <w:rPr>
          <w:lang w:val="la-Latn"/>
        </w:rPr>
        <w:t>QU</w:t>
      </w:r>
      <w:r w:rsidR="00A30F7F" w:rsidRPr="007A06F5">
        <w:rPr>
          <w:caps/>
          <w:lang w:val="la-Latn"/>
        </w:rPr>
        <w:t>e</w:t>
      </w:r>
      <w:r w:rsidRPr="007A06F5">
        <w:rPr>
          <w:lang w:val="la-Latn"/>
        </w:rPr>
        <w:t xml:space="preserve"> VIDUAM IN MATRIMONIUM</w:t>
      </w:r>
      <w:r w:rsidR="0069631A" w:rsidRPr="007A06F5">
        <w:rPr>
          <w:lang w:val="la-Latn"/>
        </w:rPr>
        <w:t xml:space="preserve"> </w:t>
      </w:r>
      <w:r w:rsidRPr="007A06F5">
        <w:rPr>
          <w:lang w:val="la-Latn"/>
        </w:rPr>
        <w:t>SUSCEPERIT</w:t>
      </w:r>
      <w:r w:rsidR="0069631A" w:rsidRPr="007A06F5">
        <w:rPr>
          <w:lang w:val="la-Latn"/>
        </w:rPr>
        <w:t xml:space="preserve"> </w:t>
      </w:r>
      <w:r w:rsidRPr="007A06F5">
        <w:rPr>
          <w:lang w:val="la-Latn"/>
        </w:rPr>
        <w:t>ET CUM FILIA IPSIUS</w:t>
      </w:r>
      <w:r w:rsidR="0069631A" w:rsidRPr="007A06F5">
        <w:rPr>
          <w:lang w:val="la-Latn"/>
        </w:rPr>
        <w:t xml:space="preserve">, </w:t>
      </w:r>
      <w:r w:rsidRPr="007A06F5">
        <w:rPr>
          <w:lang w:val="la-Latn"/>
        </w:rPr>
        <w:t>QUAM</w:t>
      </w:r>
      <w:r w:rsidR="00A30F7F" w:rsidRPr="007A06F5">
        <w:rPr>
          <w:lang w:val="la-Latn"/>
        </w:rPr>
        <w:t xml:space="preserve"> </w:t>
      </w:r>
      <w:r w:rsidRPr="007A06F5">
        <w:rPr>
          <w:lang w:val="la-Latn"/>
        </w:rPr>
        <w:t>EX</w:t>
      </w:r>
      <w:r w:rsidR="00ED106A" w:rsidRPr="007A06F5">
        <w:rPr>
          <w:lang w:val="la-Latn"/>
        </w:rPr>
        <w:t xml:space="preserve"> </w:t>
      </w:r>
      <w:r w:rsidRPr="007A06F5">
        <w:rPr>
          <w:lang w:val="la-Latn"/>
        </w:rPr>
        <w:t>PRIORI</w:t>
      </w:r>
      <w:r w:rsidR="00ED106A" w:rsidRPr="007A06F5">
        <w:rPr>
          <w:lang w:val="la-Latn"/>
        </w:rPr>
        <w:t xml:space="preserve"> </w:t>
      </w:r>
      <w:r w:rsidRPr="007A06F5">
        <w:rPr>
          <w:lang w:val="la-Latn"/>
        </w:rPr>
        <w:t>MARITO HABUIT</w:t>
      </w:r>
      <w:r w:rsidR="0069631A" w:rsidRPr="007A06F5">
        <w:rPr>
          <w:lang w:val="la-Latn"/>
        </w:rPr>
        <w:t xml:space="preserve">, </w:t>
      </w:r>
      <w:r w:rsidR="00B04058" w:rsidRPr="007A06F5">
        <w:rPr>
          <w:lang w:val="la-Latn"/>
        </w:rPr>
        <w:t>CON</w:t>
      </w:r>
      <w:r w:rsidRPr="007A06F5">
        <w:rPr>
          <w:lang w:val="la-Latn"/>
        </w:rPr>
        <w:t>CUBUERIT</w:t>
      </w:r>
      <w:r w:rsidR="0069631A" w:rsidRPr="007A06F5">
        <w:rPr>
          <w:lang w:val="la-Latn"/>
        </w:rPr>
        <w:t xml:space="preserve">, </w:t>
      </w:r>
      <w:r w:rsidRPr="007A06F5">
        <w:rPr>
          <w:lang w:val="la-Latn"/>
        </w:rPr>
        <w:t>VEL</w:t>
      </w:r>
      <w:r w:rsidR="0069631A" w:rsidRPr="007A06F5">
        <w:rPr>
          <w:lang w:val="la-Latn"/>
        </w:rPr>
        <w:t xml:space="preserve"> </w:t>
      </w:r>
      <w:r w:rsidRPr="007A06F5">
        <w:rPr>
          <w:lang w:val="la-Latn"/>
        </w:rPr>
        <w:t>QUE PATRI FILIOQUE SE SUBSTERNUNT</w:t>
      </w:r>
      <w:r w:rsidR="0047682A" w:rsidRPr="007A06F5">
        <w:rPr>
          <w:lang w:val="la-Latn"/>
        </w:rPr>
        <w:t xml:space="preserve">, </w:t>
      </w:r>
      <w:r w:rsidRPr="007A06F5">
        <w:rPr>
          <w:lang w:val="la-Latn"/>
        </w:rPr>
        <w:t>SEU DE HIS</w:t>
      </w:r>
      <w:r w:rsidR="0047682A" w:rsidRPr="007A06F5">
        <w:rPr>
          <w:lang w:val="la-Latn"/>
        </w:rPr>
        <w:t xml:space="preserve">, </w:t>
      </w:r>
      <w:r w:rsidRPr="007A06F5">
        <w:rPr>
          <w:lang w:val="la-Latn"/>
        </w:rPr>
        <w:t>QUI CUM DUABUS</w:t>
      </w:r>
      <w:r w:rsidR="00ED106A" w:rsidRPr="007A06F5">
        <w:rPr>
          <w:lang w:val="la-Latn"/>
        </w:rPr>
        <w:t xml:space="preserve"> </w:t>
      </w:r>
      <w:r w:rsidRPr="007A06F5">
        <w:rPr>
          <w:lang w:val="la-Latn"/>
        </w:rPr>
        <w:t>SORORIBUS CONCUBUERINT</w:t>
      </w:r>
      <w:r w:rsidR="0047682A" w:rsidRPr="007A06F5">
        <w:rPr>
          <w:lang w:val="la-Latn"/>
        </w:rPr>
        <w:t>.</w:t>
      </w:r>
      <w:commentRangeEnd w:id="215"/>
      <w:r w:rsidR="00607CC7" w:rsidRPr="007A06F5">
        <w:rPr>
          <w:rStyle w:val="Odkaznakoment"/>
          <w:rFonts w:eastAsiaTheme="minorHAnsi"/>
          <w:lang w:val="la-Latn" w:eastAsia="en-US"/>
        </w:rPr>
        <w:commentReference w:id="215"/>
      </w:r>
      <w:r w:rsidR="0047682A" w:rsidRPr="007A06F5">
        <w:rPr>
          <w:lang w:val="la-Latn"/>
        </w:rPr>
        <w:t xml:space="preserve"> </w:t>
      </w:r>
    </w:p>
    <w:p w14:paraId="37054C8E" w14:textId="19F761B0" w:rsidR="00CF13F7" w:rsidRPr="007A06F5" w:rsidRDefault="00CF13F7" w:rsidP="00724342">
      <w:pPr>
        <w:pStyle w:val="Normlnweb"/>
        <w:spacing w:before="0" w:beforeAutospacing="0" w:after="120" w:afterAutospacing="0"/>
        <w:rPr>
          <w:lang w:val="la-Latn"/>
        </w:rPr>
      </w:pPr>
      <w:r w:rsidRPr="007A06F5">
        <w:rPr>
          <w:lang w:val="la-Latn"/>
        </w:rPr>
        <w:t xml:space="preserve">Si </w:t>
      </w:r>
      <w:r w:rsidRPr="007A06F5">
        <w:rPr>
          <w:iCs/>
          <w:lang w:val="la-Latn"/>
        </w:rPr>
        <w:t>vir</w:t>
      </w:r>
      <w:r w:rsidRPr="007A06F5">
        <w:rPr>
          <w:lang w:val="la-Latn"/>
        </w:rPr>
        <w:t xml:space="preserve"> </w:t>
      </w:r>
      <w:r w:rsidRPr="007A06F5">
        <w:rPr>
          <w:iCs/>
          <w:lang w:val="la-Latn"/>
        </w:rPr>
        <w:t>viduam</w:t>
      </w:r>
      <w:r w:rsidR="00ED106A" w:rsidRPr="007A06F5">
        <w:rPr>
          <w:lang w:val="la-Latn"/>
        </w:rPr>
        <w:t xml:space="preserve"> </w:t>
      </w:r>
      <w:r w:rsidRPr="007A06F5">
        <w:rPr>
          <w:iCs/>
          <w:lang w:val="la-Latn"/>
        </w:rPr>
        <w:t>in</w:t>
      </w:r>
      <w:r w:rsidRPr="007A06F5">
        <w:rPr>
          <w:lang w:val="la-Latn"/>
        </w:rPr>
        <w:t xml:space="preserve"> </w:t>
      </w:r>
      <w:r w:rsidRPr="007A06F5">
        <w:rPr>
          <w:iCs/>
          <w:lang w:val="la-Latn"/>
        </w:rPr>
        <w:t>coniugium</w:t>
      </w:r>
      <w:r w:rsidR="00ED106A" w:rsidRPr="007A06F5">
        <w:rPr>
          <w:lang w:val="la-Latn"/>
        </w:rPr>
        <w:t xml:space="preserve"> </w:t>
      </w:r>
      <w:r w:rsidRPr="007A06F5">
        <w:rPr>
          <w:iCs/>
          <w:lang w:val="la-Latn"/>
        </w:rPr>
        <w:t>duxerit</w:t>
      </w:r>
      <w:r w:rsidR="0069631A" w:rsidRPr="007A06F5">
        <w:rPr>
          <w:lang w:val="la-Latn"/>
        </w:rPr>
        <w:t xml:space="preserve">, </w:t>
      </w:r>
      <w:r w:rsidRPr="007A06F5">
        <w:rPr>
          <w:lang w:val="la-Latn"/>
        </w:rPr>
        <w:t xml:space="preserve">quae </w:t>
      </w:r>
      <w:r w:rsidRPr="007A06F5">
        <w:rPr>
          <w:iCs/>
          <w:lang w:val="la-Latn"/>
        </w:rPr>
        <w:t>ex</w:t>
      </w:r>
      <w:r w:rsidRPr="007A06F5">
        <w:rPr>
          <w:lang w:val="la-Latn"/>
        </w:rPr>
        <w:t xml:space="preserve"> </w:t>
      </w:r>
      <w:r w:rsidRPr="007A06F5">
        <w:rPr>
          <w:iCs/>
          <w:lang w:val="la-Latn"/>
        </w:rPr>
        <w:t>priore</w:t>
      </w:r>
      <w:r w:rsidR="00ED106A" w:rsidRPr="007A06F5">
        <w:rPr>
          <w:lang w:val="la-Latn"/>
        </w:rPr>
        <w:t xml:space="preserve"> </w:t>
      </w:r>
      <w:r w:rsidRPr="007A06F5">
        <w:rPr>
          <w:iCs/>
          <w:lang w:val="la-Latn"/>
        </w:rPr>
        <w:t>marito</w:t>
      </w:r>
      <w:r w:rsidRPr="007A06F5">
        <w:rPr>
          <w:lang w:val="la-Latn"/>
        </w:rPr>
        <w:t xml:space="preserve"> </w:t>
      </w:r>
      <w:r w:rsidRPr="007A06F5">
        <w:rPr>
          <w:iCs/>
          <w:lang w:val="la-Latn"/>
        </w:rPr>
        <w:t>filiam</w:t>
      </w:r>
      <w:r w:rsidR="00ED106A" w:rsidRPr="007A06F5">
        <w:rPr>
          <w:lang w:val="la-Latn"/>
        </w:rPr>
        <w:t xml:space="preserve"> </w:t>
      </w:r>
      <w:r w:rsidRPr="007A06F5">
        <w:rPr>
          <w:iCs/>
          <w:lang w:val="la-Latn"/>
        </w:rPr>
        <w:t>habuit</w:t>
      </w:r>
      <w:r w:rsidR="0047682A" w:rsidRPr="007A06F5">
        <w:rPr>
          <w:lang w:val="la-Latn"/>
        </w:rPr>
        <w:t xml:space="preserve">, </w:t>
      </w:r>
      <w:r w:rsidRPr="007A06F5">
        <w:rPr>
          <w:iCs/>
          <w:lang w:val="la-Latn"/>
        </w:rPr>
        <w:t>et</w:t>
      </w:r>
      <w:r w:rsidR="00ED106A" w:rsidRPr="007A06F5">
        <w:rPr>
          <w:lang w:val="la-Latn"/>
        </w:rPr>
        <w:t xml:space="preserve"> </w:t>
      </w:r>
      <w:r w:rsidRPr="007A06F5">
        <w:rPr>
          <w:iCs/>
          <w:lang w:val="la-Latn"/>
        </w:rPr>
        <w:t>cum</w:t>
      </w:r>
      <w:r w:rsidRPr="007A06F5">
        <w:rPr>
          <w:lang w:val="la-Latn"/>
        </w:rPr>
        <w:t xml:space="preserve"> </w:t>
      </w:r>
      <w:r w:rsidRPr="007A06F5">
        <w:rPr>
          <w:iCs/>
          <w:lang w:val="la-Latn"/>
        </w:rPr>
        <w:t>eadem</w:t>
      </w:r>
      <w:r w:rsidR="00ED106A" w:rsidRPr="007A06F5">
        <w:rPr>
          <w:lang w:val="la-Latn"/>
        </w:rPr>
        <w:t xml:space="preserve"> </w:t>
      </w:r>
      <w:r w:rsidRPr="007A06F5">
        <w:rPr>
          <w:iCs/>
          <w:lang w:val="la-Latn"/>
        </w:rPr>
        <w:t>postmodum</w:t>
      </w:r>
      <w:r w:rsidR="00ED106A" w:rsidRPr="007A06F5">
        <w:rPr>
          <w:lang w:val="la-Latn"/>
        </w:rPr>
        <w:t xml:space="preserve"> </w:t>
      </w:r>
      <w:r w:rsidRPr="007A06F5">
        <w:rPr>
          <w:lang w:val="la-Latn"/>
        </w:rPr>
        <w:t>filia</w:t>
      </w:r>
      <w:r w:rsidR="00ED106A" w:rsidRPr="007A06F5">
        <w:rPr>
          <w:lang w:val="la-Latn"/>
        </w:rPr>
        <w:t xml:space="preserve"> </w:t>
      </w:r>
      <w:r w:rsidRPr="007A06F5">
        <w:rPr>
          <w:iCs/>
          <w:lang w:val="la-Latn"/>
        </w:rPr>
        <w:t>concubuerit</w:t>
      </w:r>
      <w:r w:rsidR="0069631A" w:rsidRPr="007A06F5">
        <w:rPr>
          <w:lang w:val="la-Latn"/>
        </w:rPr>
        <w:t xml:space="preserve">, </w:t>
      </w:r>
      <w:r w:rsidRPr="007A06F5">
        <w:rPr>
          <w:iCs/>
          <w:lang w:val="la-Latn"/>
        </w:rPr>
        <w:t>coniugium</w:t>
      </w:r>
      <w:r w:rsidR="00ED106A" w:rsidRPr="007A06F5">
        <w:rPr>
          <w:lang w:val="la-Latn"/>
        </w:rPr>
        <w:t xml:space="preserve"> </w:t>
      </w:r>
      <w:r w:rsidRPr="007A06F5">
        <w:rPr>
          <w:iCs/>
          <w:lang w:val="la-Latn"/>
        </w:rPr>
        <w:t>modis</w:t>
      </w:r>
      <w:r w:rsidR="00B04058" w:rsidRPr="007A06F5">
        <w:rPr>
          <w:lang w:val="la-Latn"/>
        </w:rPr>
        <w:t xml:space="preserve"> omni</w:t>
      </w:r>
      <w:r w:rsidRPr="007A06F5">
        <w:rPr>
          <w:iCs/>
          <w:lang w:val="la-Latn"/>
        </w:rPr>
        <w:t>bus</w:t>
      </w:r>
      <w:r w:rsidRPr="007A06F5">
        <w:rPr>
          <w:lang w:val="la-Latn"/>
        </w:rPr>
        <w:t xml:space="preserve"> </w:t>
      </w:r>
      <w:r w:rsidRPr="007A06F5">
        <w:rPr>
          <w:iCs/>
          <w:lang w:val="la-Latn"/>
        </w:rPr>
        <w:t>matrimonii</w:t>
      </w:r>
      <w:r w:rsidRPr="007A06F5">
        <w:rPr>
          <w:lang w:val="la-Latn"/>
        </w:rPr>
        <w:t xml:space="preserve"> </w:t>
      </w:r>
      <w:r w:rsidRPr="007A06F5">
        <w:rPr>
          <w:iCs/>
          <w:lang w:val="la-Latn"/>
        </w:rPr>
        <w:t>dissolvatur</w:t>
      </w:r>
      <w:r w:rsidR="00ED106A" w:rsidRPr="007A06F5">
        <w:rPr>
          <w:lang w:val="la-Latn"/>
        </w:rPr>
        <w:t xml:space="preserve"> </w:t>
      </w:r>
      <w:r w:rsidRPr="007A06F5">
        <w:rPr>
          <w:iCs/>
          <w:lang w:val="la-Latn"/>
        </w:rPr>
        <w:t>et</w:t>
      </w:r>
      <w:r w:rsidRPr="007A06F5">
        <w:rPr>
          <w:lang w:val="la-Latn"/>
        </w:rPr>
        <w:t xml:space="preserve"> </w:t>
      </w:r>
      <w:r w:rsidRPr="007A06F5">
        <w:rPr>
          <w:iCs/>
          <w:lang w:val="la-Latn"/>
        </w:rPr>
        <w:t>vir</w:t>
      </w:r>
      <w:r w:rsidRPr="007A06F5">
        <w:rPr>
          <w:lang w:val="la-Latn"/>
        </w:rPr>
        <w:t xml:space="preserve"> </w:t>
      </w:r>
      <w:r w:rsidRPr="007A06F5">
        <w:rPr>
          <w:iCs/>
          <w:lang w:val="la-Latn"/>
        </w:rPr>
        <w:t>ille</w:t>
      </w:r>
      <w:r w:rsidRPr="007A06F5">
        <w:rPr>
          <w:lang w:val="la-Latn"/>
        </w:rPr>
        <w:t xml:space="preserve"> </w:t>
      </w:r>
      <w:r w:rsidRPr="007A06F5">
        <w:rPr>
          <w:iCs/>
          <w:lang w:val="la-Latn"/>
        </w:rPr>
        <w:t>paenitentiae</w:t>
      </w:r>
      <w:r w:rsidRPr="007A06F5">
        <w:rPr>
          <w:lang w:val="la-Latn"/>
        </w:rPr>
        <w:t xml:space="preserve"> </w:t>
      </w:r>
      <w:r w:rsidRPr="007A06F5">
        <w:rPr>
          <w:iCs/>
          <w:lang w:val="la-Latn"/>
        </w:rPr>
        <w:t>subiaceat</w:t>
      </w:r>
      <w:r w:rsidRPr="007A06F5">
        <w:rPr>
          <w:lang w:val="la-Latn"/>
        </w:rPr>
        <w:t xml:space="preserve"> </w:t>
      </w:r>
      <w:r w:rsidRPr="007A06F5">
        <w:rPr>
          <w:iCs/>
          <w:lang w:val="la-Latn"/>
        </w:rPr>
        <w:t>sanctionibus</w:t>
      </w:r>
      <w:r w:rsidR="0047682A" w:rsidRPr="007A06F5">
        <w:rPr>
          <w:lang w:val="la-Latn"/>
        </w:rPr>
        <w:t xml:space="preserve">, </w:t>
      </w:r>
      <w:r w:rsidRPr="007A06F5">
        <w:rPr>
          <w:iCs/>
          <w:lang w:val="la-Latn"/>
        </w:rPr>
        <w:t>ita</w:t>
      </w:r>
      <w:r w:rsidRPr="007A06F5">
        <w:rPr>
          <w:lang w:val="la-Latn"/>
        </w:rPr>
        <w:t xml:space="preserve"> </w:t>
      </w:r>
      <w:r w:rsidRPr="007A06F5">
        <w:rPr>
          <w:iCs/>
          <w:lang w:val="la-Latn"/>
        </w:rPr>
        <w:t>ut</w:t>
      </w:r>
      <w:r w:rsidR="00ED106A" w:rsidRPr="007A06F5">
        <w:rPr>
          <w:lang w:val="la-Latn"/>
        </w:rPr>
        <w:t xml:space="preserve"> </w:t>
      </w:r>
      <w:r w:rsidRPr="007A06F5">
        <w:rPr>
          <w:iCs/>
          <w:lang w:val="la-Latn"/>
        </w:rPr>
        <w:t>per</w:t>
      </w:r>
      <w:r w:rsidRPr="007A06F5">
        <w:rPr>
          <w:lang w:val="la-Latn"/>
        </w:rPr>
        <w:t xml:space="preserve"> </w:t>
      </w:r>
      <w:r w:rsidRPr="007A06F5">
        <w:rPr>
          <w:iCs/>
          <w:lang w:val="la-Latn"/>
        </w:rPr>
        <w:t>triennii</w:t>
      </w:r>
      <w:r w:rsidRPr="007A06F5">
        <w:rPr>
          <w:lang w:val="la-Latn"/>
        </w:rPr>
        <w:t xml:space="preserve"> </w:t>
      </w:r>
      <w:r w:rsidRPr="007A06F5">
        <w:rPr>
          <w:iCs/>
          <w:lang w:val="la-Latn"/>
        </w:rPr>
        <w:t>tempus</w:t>
      </w:r>
      <w:r w:rsidR="00A30F7F" w:rsidRPr="007A06F5">
        <w:rPr>
          <w:lang w:val="la-Latn"/>
        </w:rPr>
        <w:t xml:space="preserve"> </w:t>
      </w:r>
      <w:r w:rsidRPr="007A06F5">
        <w:rPr>
          <w:iCs/>
          <w:lang w:val="la-Latn"/>
        </w:rPr>
        <w:t>a</w:t>
      </w:r>
      <w:r w:rsidRPr="007A06F5">
        <w:rPr>
          <w:lang w:val="la-Latn"/>
        </w:rPr>
        <w:t xml:space="preserve"> </w:t>
      </w:r>
      <w:r w:rsidRPr="007A06F5">
        <w:rPr>
          <w:iCs/>
          <w:lang w:val="la-Latn"/>
        </w:rPr>
        <w:t>sacro</w:t>
      </w:r>
      <w:r w:rsidR="00724342" w:rsidRPr="007A06F5">
        <w:rPr>
          <w:lang w:val="la-Latn"/>
        </w:rPr>
        <w:t xml:space="preserve"> </w:t>
      </w:r>
      <w:r w:rsidRPr="007A06F5">
        <w:rPr>
          <w:iCs/>
          <w:lang w:val="la-Latn"/>
        </w:rPr>
        <w:t>corpore</w:t>
      </w:r>
      <w:r w:rsidR="00ED106A" w:rsidRPr="007A06F5">
        <w:rPr>
          <w:lang w:val="la-Latn"/>
        </w:rPr>
        <w:t xml:space="preserve"> </w:t>
      </w:r>
      <w:r w:rsidRPr="007A06F5">
        <w:rPr>
          <w:iCs/>
          <w:lang w:val="la-Latn"/>
        </w:rPr>
        <w:t>domini</w:t>
      </w:r>
      <w:r w:rsidRPr="007A06F5">
        <w:rPr>
          <w:lang w:val="la-Latn"/>
        </w:rPr>
        <w:t xml:space="preserve"> </w:t>
      </w:r>
      <w:r w:rsidRPr="007A06F5">
        <w:rPr>
          <w:iCs/>
          <w:lang w:val="la-Latn"/>
        </w:rPr>
        <w:t>nostri</w:t>
      </w:r>
      <w:r w:rsidR="00ED106A" w:rsidRPr="007A06F5">
        <w:rPr>
          <w:lang w:val="la-Latn"/>
        </w:rPr>
        <w:t xml:space="preserve"> </w:t>
      </w:r>
      <w:r w:rsidRPr="007A06F5">
        <w:rPr>
          <w:iCs/>
          <w:lang w:val="la-Latn"/>
        </w:rPr>
        <w:t>Iesu</w:t>
      </w:r>
      <w:r w:rsidRPr="007A06F5">
        <w:rPr>
          <w:lang w:val="la-Latn"/>
        </w:rPr>
        <w:t xml:space="preserve"> </w:t>
      </w:r>
      <w:r w:rsidRPr="007A06F5">
        <w:rPr>
          <w:iCs/>
          <w:lang w:val="la-Latn"/>
        </w:rPr>
        <w:t>Christi</w:t>
      </w:r>
      <w:r w:rsidR="00ED106A" w:rsidRPr="007A06F5">
        <w:rPr>
          <w:lang w:val="la-Latn"/>
        </w:rPr>
        <w:t xml:space="preserve"> </w:t>
      </w:r>
      <w:r w:rsidRPr="007A06F5">
        <w:rPr>
          <w:iCs/>
          <w:lang w:val="la-Latn"/>
        </w:rPr>
        <w:t>suspendatur</w:t>
      </w:r>
      <w:r w:rsidR="00ED106A" w:rsidRPr="007A06F5">
        <w:rPr>
          <w:lang w:val="la-Latn"/>
        </w:rPr>
        <w:t xml:space="preserve"> </w:t>
      </w:r>
      <w:r w:rsidRPr="007A06F5">
        <w:rPr>
          <w:iCs/>
          <w:lang w:val="la-Latn"/>
        </w:rPr>
        <w:t>et</w:t>
      </w:r>
      <w:r w:rsidRPr="007A06F5">
        <w:rPr>
          <w:lang w:val="la-Latn"/>
        </w:rPr>
        <w:t xml:space="preserve"> </w:t>
      </w:r>
      <w:r w:rsidRPr="007A06F5">
        <w:rPr>
          <w:iCs/>
          <w:lang w:val="la-Latn"/>
        </w:rPr>
        <w:t>sanguine</w:t>
      </w:r>
      <w:r w:rsidR="0047682A" w:rsidRPr="007A06F5">
        <w:rPr>
          <w:lang w:val="la-Latn"/>
        </w:rPr>
        <w:t xml:space="preserve">. </w:t>
      </w:r>
      <w:r w:rsidRPr="007A06F5">
        <w:rPr>
          <w:iCs/>
          <w:lang w:val="la-Latn"/>
        </w:rPr>
        <w:t>Carnem</w:t>
      </w:r>
      <w:r w:rsidRPr="007A06F5">
        <w:rPr>
          <w:lang w:val="la-Latn"/>
        </w:rPr>
        <w:t xml:space="preserve"> </w:t>
      </w:r>
      <w:r w:rsidRPr="007A06F5">
        <w:rPr>
          <w:iCs/>
          <w:lang w:val="la-Latn"/>
        </w:rPr>
        <w:t>non</w:t>
      </w:r>
      <w:r w:rsidRPr="007A06F5">
        <w:rPr>
          <w:lang w:val="la-Latn"/>
        </w:rPr>
        <w:t xml:space="preserve"> </w:t>
      </w:r>
      <w:r w:rsidRPr="007A06F5">
        <w:rPr>
          <w:iCs/>
          <w:lang w:val="la-Latn"/>
        </w:rPr>
        <w:t>manducet</w:t>
      </w:r>
      <w:r w:rsidRPr="007A06F5">
        <w:rPr>
          <w:lang w:val="la-Latn"/>
        </w:rPr>
        <w:t xml:space="preserve"> a</w:t>
      </w:r>
      <w:r w:rsidR="0069631A" w:rsidRPr="007A06F5">
        <w:rPr>
          <w:lang w:val="la-Latn"/>
        </w:rPr>
        <w:t xml:space="preserve">, </w:t>
      </w:r>
      <w:r w:rsidRPr="007A06F5">
        <w:rPr>
          <w:iCs/>
          <w:lang w:val="la-Latn"/>
        </w:rPr>
        <w:t>abstineat</w:t>
      </w:r>
      <w:r w:rsidR="0069631A" w:rsidRPr="007A06F5">
        <w:rPr>
          <w:lang w:val="la-Latn"/>
        </w:rPr>
        <w:t xml:space="preserve"> </w:t>
      </w:r>
      <w:r w:rsidRPr="007A06F5">
        <w:rPr>
          <w:lang w:val="la-Latn"/>
        </w:rPr>
        <w:t>autem</w:t>
      </w:r>
      <w:r w:rsidR="0069631A" w:rsidRPr="007A06F5">
        <w:rPr>
          <w:lang w:val="la-Latn"/>
        </w:rPr>
        <w:t xml:space="preserve"> </w:t>
      </w:r>
      <w:r w:rsidRPr="007A06F5">
        <w:rPr>
          <w:iCs/>
          <w:lang w:val="la-Latn"/>
        </w:rPr>
        <w:t>a</w:t>
      </w:r>
      <w:r w:rsidRPr="007A06F5">
        <w:rPr>
          <w:lang w:val="la-Latn"/>
        </w:rPr>
        <w:t xml:space="preserve"> </w:t>
      </w:r>
      <w:r w:rsidRPr="007A06F5">
        <w:rPr>
          <w:iCs/>
          <w:lang w:val="la-Latn"/>
        </w:rPr>
        <w:t>vino</w:t>
      </w:r>
      <w:r w:rsidRPr="007A06F5">
        <w:rPr>
          <w:lang w:val="la-Latn"/>
        </w:rPr>
        <w:t xml:space="preserve"> </w:t>
      </w:r>
      <w:r w:rsidRPr="007A06F5">
        <w:rPr>
          <w:iCs/>
          <w:lang w:val="la-Latn"/>
        </w:rPr>
        <w:t>et</w:t>
      </w:r>
      <w:r w:rsidRPr="007A06F5">
        <w:rPr>
          <w:lang w:val="la-Latn"/>
        </w:rPr>
        <w:t xml:space="preserve"> </w:t>
      </w:r>
      <w:r w:rsidRPr="007A06F5">
        <w:rPr>
          <w:iCs/>
          <w:lang w:val="la-Latn"/>
        </w:rPr>
        <w:t>singulis</w:t>
      </w:r>
      <w:r w:rsidRPr="007A06F5">
        <w:rPr>
          <w:lang w:val="la-Latn"/>
        </w:rPr>
        <w:t xml:space="preserve"> </w:t>
      </w:r>
      <w:r w:rsidRPr="007A06F5">
        <w:rPr>
          <w:iCs/>
          <w:lang w:val="la-Latn"/>
        </w:rPr>
        <w:t>diebus</w:t>
      </w:r>
      <w:r w:rsidR="00B04058" w:rsidRPr="007A06F5">
        <w:rPr>
          <w:lang w:val="la-Latn"/>
        </w:rPr>
        <w:t xml:space="preserve"> ieiuni</w:t>
      </w:r>
      <w:r w:rsidRPr="007A06F5">
        <w:rPr>
          <w:iCs/>
          <w:lang w:val="la-Latn"/>
        </w:rPr>
        <w:t>um</w:t>
      </w:r>
      <w:r w:rsidR="0069631A" w:rsidRPr="007A06F5">
        <w:rPr>
          <w:lang w:val="la-Latn"/>
        </w:rPr>
        <w:t xml:space="preserve"> </w:t>
      </w:r>
      <w:r w:rsidRPr="007A06F5">
        <w:rPr>
          <w:iCs/>
          <w:lang w:val="la-Latn"/>
        </w:rPr>
        <w:t>celebrare</w:t>
      </w:r>
      <w:r w:rsidR="0069631A" w:rsidRPr="007A06F5">
        <w:rPr>
          <w:lang w:val="la-Latn"/>
        </w:rPr>
        <w:t xml:space="preserve"> </w:t>
      </w:r>
      <w:r w:rsidRPr="007A06F5">
        <w:rPr>
          <w:iCs/>
          <w:lang w:val="la-Latn"/>
        </w:rPr>
        <w:t>festinet</w:t>
      </w:r>
      <w:r w:rsidR="0069631A" w:rsidRPr="007A06F5">
        <w:rPr>
          <w:lang w:val="la-Latn"/>
        </w:rPr>
        <w:t xml:space="preserve"> </w:t>
      </w:r>
      <w:r w:rsidRPr="007A06F5">
        <w:rPr>
          <w:iCs/>
          <w:lang w:val="la-Latn"/>
        </w:rPr>
        <w:t>exceptis</w:t>
      </w:r>
      <w:r w:rsidRPr="007A06F5">
        <w:rPr>
          <w:lang w:val="la-Latn"/>
        </w:rPr>
        <w:t xml:space="preserve"> </w:t>
      </w:r>
      <w:r w:rsidRPr="007A06F5">
        <w:rPr>
          <w:iCs/>
          <w:lang w:val="la-Latn"/>
        </w:rPr>
        <w:t>festis</w:t>
      </w:r>
      <w:r w:rsidRPr="007A06F5">
        <w:rPr>
          <w:lang w:val="la-Latn"/>
        </w:rPr>
        <w:t xml:space="preserve"> ef </w:t>
      </w:r>
      <w:r w:rsidRPr="007A06F5">
        <w:rPr>
          <w:iCs/>
          <w:lang w:val="la-Latn"/>
        </w:rPr>
        <w:t>diebus</w:t>
      </w:r>
      <w:r w:rsidR="0069631A" w:rsidRPr="007A06F5">
        <w:rPr>
          <w:lang w:val="la-Latn"/>
        </w:rPr>
        <w:t xml:space="preserve"> </w:t>
      </w:r>
      <w:r w:rsidRPr="007A06F5">
        <w:rPr>
          <w:iCs/>
          <w:lang w:val="la-Latn"/>
        </w:rPr>
        <w:t>atque</w:t>
      </w:r>
      <w:r w:rsidRPr="007A06F5">
        <w:rPr>
          <w:lang w:val="la-Latn"/>
        </w:rPr>
        <w:t xml:space="preserve"> </w:t>
      </w:r>
      <w:r w:rsidRPr="007A06F5">
        <w:rPr>
          <w:iCs/>
          <w:lang w:val="la-Latn"/>
        </w:rPr>
        <w:t>dominicis</w:t>
      </w:r>
      <w:r w:rsidR="0069631A" w:rsidRPr="007A06F5">
        <w:rPr>
          <w:lang w:val="la-Latn"/>
        </w:rPr>
        <w:t xml:space="preserve">. </w:t>
      </w:r>
      <w:r w:rsidRPr="007A06F5">
        <w:rPr>
          <w:iCs/>
          <w:lang w:val="la-Latn"/>
        </w:rPr>
        <w:t>Orationibus</w:t>
      </w:r>
      <w:r w:rsidR="0069631A" w:rsidRPr="007A06F5">
        <w:rPr>
          <w:lang w:val="la-Latn"/>
        </w:rPr>
        <w:t xml:space="preserve"> </w:t>
      </w:r>
      <w:r w:rsidRPr="007A06F5">
        <w:rPr>
          <w:iCs/>
          <w:lang w:val="la-Latn"/>
        </w:rPr>
        <w:t>omni</w:t>
      </w:r>
      <w:r w:rsidR="0069631A" w:rsidRPr="007A06F5">
        <w:rPr>
          <w:lang w:val="la-Latn"/>
        </w:rPr>
        <w:t xml:space="preserve"> </w:t>
      </w:r>
      <w:r w:rsidRPr="007A06F5">
        <w:rPr>
          <w:iCs/>
          <w:lang w:val="la-Latn"/>
        </w:rPr>
        <w:t>insistere</w:t>
      </w:r>
      <w:r w:rsidR="0069631A" w:rsidRPr="007A06F5">
        <w:rPr>
          <w:lang w:val="la-Latn"/>
        </w:rPr>
        <w:t xml:space="preserve"> </w:t>
      </w:r>
      <w:r w:rsidRPr="007A06F5">
        <w:rPr>
          <w:iCs/>
          <w:lang w:val="la-Latn"/>
        </w:rPr>
        <w:t>sollicitudine</w:t>
      </w:r>
      <w:r w:rsidR="0069631A" w:rsidRPr="007A06F5">
        <w:rPr>
          <w:lang w:val="la-Latn"/>
        </w:rPr>
        <w:t xml:space="preserve"> </w:t>
      </w:r>
      <w:r w:rsidRPr="007A06F5">
        <w:rPr>
          <w:iCs/>
          <w:lang w:val="la-Latn"/>
        </w:rPr>
        <w:t>studeat</w:t>
      </w:r>
      <w:r w:rsidR="0069631A" w:rsidRPr="007A06F5">
        <w:rPr>
          <w:lang w:val="la-Latn"/>
        </w:rPr>
        <w:t xml:space="preserve"> </w:t>
      </w:r>
      <w:r w:rsidRPr="007A06F5">
        <w:rPr>
          <w:iCs/>
          <w:lang w:val="la-Latn"/>
        </w:rPr>
        <w:t>integriter</w:t>
      </w:r>
      <w:r w:rsidR="0069631A" w:rsidRPr="007A06F5">
        <w:rPr>
          <w:lang w:val="la-Latn"/>
        </w:rPr>
        <w:t xml:space="preserve"> </w:t>
      </w:r>
      <w:r w:rsidRPr="007A06F5">
        <w:rPr>
          <w:iCs/>
          <w:lang w:val="la-Latn"/>
        </w:rPr>
        <w:t>perficere</w:t>
      </w:r>
      <w:r w:rsidR="0069631A" w:rsidRPr="007A06F5">
        <w:rPr>
          <w:lang w:val="la-Latn"/>
        </w:rPr>
        <w:t xml:space="preserve"> </w:t>
      </w:r>
      <w:r w:rsidRPr="007A06F5">
        <w:rPr>
          <w:iCs/>
          <w:lang w:val="la-Latn"/>
        </w:rPr>
        <w:t>atque</w:t>
      </w:r>
      <w:r w:rsidR="0069631A" w:rsidRPr="007A06F5">
        <w:rPr>
          <w:lang w:val="la-Latn"/>
        </w:rPr>
        <w:t xml:space="preserve"> </w:t>
      </w:r>
      <w:r w:rsidRPr="007A06F5">
        <w:rPr>
          <w:iCs/>
          <w:lang w:val="la-Latn"/>
        </w:rPr>
        <w:t>summopere</w:t>
      </w:r>
      <w:r w:rsidR="0069631A" w:rsidRPr="007A06F5">
        <w:rPr>
          <w:lang w:val="la-Latn"/>
        </w:rPr>
        <w:t xml:space="preserve"> </w:t>
      </w:r>
      <w:r w:rsidRPr="007A06F5">
        <w:rPr>
          <w:iCs/>
          <w:lang w:val="la-Latn"/>
        </w:rPr>
        <w:t>curet</w:t>
      </w:r>
      <w:r w:rsidR="0069631A" w:rsidRPr="007A06F5">
        <w:rPr>
          <w:lang w:val="la-Latn"/>
        </w:rPr>
        <w:t xml:space="preserve">. </w:t>
      </w:r>
      <w:r w:rsidR="00B04058" w:rsidRPr="007A06F5">
        <w:rPr>
          <w:lang w:val="la-Latn"/>
        </w:rPr>
        <w:t>Simi</w:t>
      </w:r>
      <w:r w:rsidRPr="007A06F5">
        <w:rPr>
          <w:iCs/>
          <w:lang w:val="la-Latn"/>
        </w:rPr>
        <w:t>liter</w:t>
      </w:r>
      <w:r w:rsidRPr="007A06F5">
        <w:rPr>
          <w:lang w:val="la-Latn"/>
        </w:rPr>
        <w:t xml:space="preserve"> </w:t>
      </w:r>
      <w:r w:rsidRPr="007A06F5">
        <w:rPr>
          <w:iCs/>
          <w:lang w:val="la-Latn"/>
        </w:rPr>
        <w:t>autem</w:t>
      </w:r>
      <w:r w:rsidRPr="007A06F5">
        <w:rPr>
          <w:lang w:val="la-Latn"/>
        </w:rPr>
        <w:t xml:space="preserve"> </w:t>
      </w:r>
      <w:r w:rsidRPr="007A06F5">
        <w:rPr>
          <w:iCs/>
          <w:lang w:val="la-Latn"/>
        </w:rPr>
        <w:t>de</w:t>
      </w:r>
      <w:r w:rsidRPr="007A06F5">
        <w:rPr>
          <w:lang w:val="la-Latn"/>
        </w:rPr>
        <w:t xml:space="preserve"> </w:t>
      </w:r>
      <w:r w:rsidRPr="007A06F5">
        <w:rPr>
          <w:iCs/>
          <w:lang w:val="la-Latn"/>
        </w:rPr>
        <w:t>mulieribus</w:t>
      </w:r>
      <w:r w:rsidR="0069631A" w:rsidRPr="007A06F5">
        <w:rPr>
          <w:lang w:val="la-Latn"/>
        </w:rPr>
        <w:t xml:space="preserve">, </w:t>
      </w:r>
      <w:r w:rsidRPr="007A06F5">
        <w:rPr>
          <w:iCs/>
          <w:lang w:val="la-Latn"/>
        </w:rPr>
        <w:t>quae</w:t>
      </w:r>
      <w:r w:rsidRPr="007A06F5">
        <w:rPr>
          <w:lang w:val="la-Latn"/>
        </w:rPr>
        <w:t xml:space="preserve"> </w:t>
      </w:r>
      <w:r w:rsidRPr="007A06F5">
        <w:rPr>
          <w:iCs/>
          <w:lang w:val="la-Latn"/>
        </w:rPr>
        <w:t>clanculo</w:t>
      </w:r>
      <w:r w:rsidR="0069631A" w:rsidRPr="007A06F5">
        <w:rPr>
          <w:lang w:val="la-Latn"/>
        </w:rPr>
        <w:t xml:space="preserve"> </w:t>
      </w:r>
      <w:r w:rsidRPr="007A06F5">
        <w:rPr>
          <w:iCs/>
          <w:lang w:val="la-Latn"/>
        </w:rPr>
        <w:t>patri</w:t>
      </w:r>
      <w:r w:rsidR="0069631A" w:rsidRPr="007A06F5">
        <w:rPr>
          <w:lang w:val="la-Latn"/>
        </w:rPr>
        <w:t xml:space="preserve"> </w:t>
      </w:r>
      <w:r w:rsidRPr="007A06F5">
        <w:rPr>
          <w:iCs/>
          <w:lang w:val="la-Latn"/>
        </w:rPr>
        <w:t>se</w:t>
      </w:r>
      <w:r w:rsidR="0069631A" w:rsidRPr="007A06F5">
        <w:rPr>
          <w:lang w:val="la-Latn"/>
        </w:rPr>
        <w:t xml:space="preserve"> </w:t>
      </w:r>
      <w:r w:rsidRPr="007A06F5">
        <w:rPr>
          <w:iCs/>
          <w:lang w:val="la-Latn"/>
        </w:rPr>
        <w:t>in</w:t>
      </w:r>
      <w:r w:rsidRPr="007A06F5">
        <w:rPr>
          <w:lang w:val="la-Latn"/>
        </w:rPr>
        <w:t xml:space="preserve"> </w:t>
      </w:r>
      <w:r w:rsidRPr="007A06F5">
        <w:rPr>
          <w:iCs/>
          <w:lang w:val="la-Latn"/>
        </w:rPr>
        <w:t>concubitu</w:t>
      </w:r>
      <w:r w:rsidR="0069631A" w:rsidRPr="007A06F5">
        <w:rPr>
          <w:lang w:val="la-Latn"/>
        </w:rPr>
        <w:t xml:space="preserve"> </w:t>
      </w:r>
      <w:r w:rsidRPr="007A06F5">
        <w:rPr>
          <w:iCs/>
          <w:lang w:val="la-Latn"/>
        </w:rPr>
        <w:t>substernerint</w:t>
      </w:r>
      <w:r w:rsidR="0069631A" w:rsidRPr="007A06F5">
        <w:rPr>
          <w:lang w:val="la-Latn"/>
        </w:rPr>
        <w:t xml:space="preserve"> </w:t>
      </w:r>
      <w:r w:rsidRPr="007A06F5">
        <w:rPr>
          <w:iCs/>
          <w:lang w:val="la-Latn"/>
        </w:rPr>
        <w:t>et</w:t>
      </w:r>
      <w:r w:rsidR="0069631A" w:rsidRPr="007A06F5">
        <w:rPr>
          <w:lang w:val="la-Latn"/>
        </w:rPr>
        <w:t xml:space="preserve"> </w:t>
      </w:r>
      <w:r w:rsidRPr="007A06F5">
        <w:rPr>
          <w:iCs/>
          <w:lang w:val="la-Latn"/>
        </w:rPr>
        <w:t>filio</w:t>
      </w:r>
      <w:r w:rsidR="0069631A" w:rsidRPr="007A06F5">
        <w:rPr>
          <w:lang w:val="la-Latn"/>
        </w:rPr>
        <w:t xml:space="preserve">, </w:t>
      </w:r>
      <w:r w:rsidRPr="007A06F5">
        <w:rPr>
          <w:iCs/>
          <w:lang w:val="la-Latn"/>
        </w:rPr>
        <w:t>observandum</w:t>
      </w:r>
      <w:r w:rsidRPr="007A06F5">
        <w:rPr>
          <w:lang w:val="la-Latn"/>
        </w:rPr>
        <w:t xml:space="preserve"> </w:t>
      </w:r>
      <w:r w:rsidRPr="007A06F5">
        <w:rPr>
          <w:iCs/>
          <w:lang w:val="la-Latn"/>
        </w:rPr>
        <w:t>est</w:t>
      </w:r>
      <w:r w:rsidR="0069631A" w:rsidRPr="007A06F5">
        <w:rPr>
          <w:lang w:val="la-Latn"/>
        </w:rPr>
        <w:t xml:space="preserve">. </w:t>
      </w:r>
      <w:r w:rsidRPr="007A06F5">
        <w:rPr>
          <w:iCs/>
          <w:lang w:val="la-Latn"/>
        </w:rPr>
        <w:t>Taliter</w:t>
      </w:r>
      <w:r w:rsidRPr="007A06F5">
        <w:rPr>
          <w:lang w:val="la-Latn"/>
        </w:rPr>
        <w:t xml:space="preserve"> uv </w:t>
      </w:r>
      <w:r w:rsidRPr="007A06F5">
        <w:rPr>
          <w:iCs/>
          <w:lang w:val="la-Latn"/>
        </w:rPr>
        <w:t>quidem</w:t>
      </w:r>
      <w:r w:rsidR="00ED106A" w:rsidRPr="007A06F5">
        <w:rPr>
          <w:lang w:val="la-Latn"/>
        </w:rPr>
        <w:t xml:space="preserve"> </w:t>
      </w:r>
      <w:r w:rsidRPr="007A06F5">
        <w:rPr>
          <w:iCs/>
          <w:lang w:val="la-Latn"/>
        </w:rPr>
        <w:t>de</w:t>
      </w:r>
      <w:r w:rsidRPr="007A06F5">
        <w:rPr>
          <w:lang w:val="la-Latn"/>
        </w:rPr>
        <w:t xml:space="preserve"> </w:t>
      </w:r>
      <w:r w:rsidRPr="007A06F5">
        <w:rPr>
          <w:iCs/>
          <w:lang w:val="la-Latn"/>
        </w:rPr>
        <w:t>his</w:t>
      </w:r>
      <w:r w:rsidR="0069631A" w:rsidRPr="007A06F5">
        <w:rPr>
          <w:lang w:val="la-Latn"/>
        </w:rPr>
        <w:t xml:space="preserve"> </w:t>
      </w:r>
      <w:r w:rsidRPr="007A06F5">
        <w:rPr>
          <w:iCs/>
          <w:lang w:val="la-Latn"/>
        </w:rPr>
        <w:t>sancimus</w:t>
      </w:r>
      <w:r w:rsidRPr="007A06F5">
        <w:rPr>
          <w:lang w:val="la-Latn"/>
        </w:rPr>
        <w:t xml:space="preserve"> u</w:t>
      </w:r>
      <w:r w:rsidR="0069631A" w:rsidRPr="007A06F5">
        <w:rPr>
          <w:lang w:val="la-Latn"/>
        </w:rPr>
        <w:t xml:space="preserve">, </w:t>
      </w:r>
      <w:r w:rsidRPr="007A06F5">
        <w:rPr>
          <w:iCs/>
          <w:lang w:val="la-Latn"/>
        </w:rPr>
        <w:t>qui</w:t>
      </w:r>
      <w:r w:rsidR="0069631A" w:rsidRPr="007A06F5">
        <w:rPr>
          <w:lang w:val="la-Latn"/>
        </w:rPr>
        <w:t xml:space="preserve"> </w:t>
      </w:r>
      <w:r w:rsidRPr="007A06F5">
        <w:rPr>
          <w:iCs/>
          <w:lang w:val="la-Latn"/>
        </w:rPr>
        <w:t>duabus</w:t>
      </w:r>
      <w:r w:rsidRPr="007A06F5">
        <w:rPr>
          <w:lang w:val="la-Latn"/>
        </w:rPr>
        <w:t xml:space="preserve"> </w:t>
      </w:r>
      <w:r w:rsidRPr="007A06F5">
        <w:rPr>
          <w:iCs/>
          <w:lang w:val="la-Latn"/>
        </w:rPr>
        <w:t>se</w:t>
      </w:r>
      <w:r w:rsidRPr="007A06F5">
        <w:rPr>
          <w:lang w:val="la-Latn"/>
        </w:rPr>
        <w:t xml:space="preserve"> </w:t>
      </w:r>
      <w:r w:rsidRPr="007A06F5">
        <w:rPr>
          <w:iCs/>
          <w:lang w:val="la-Latn"/>
        </w:rPr>
        <w:t>absconse</w:t>
      </w:r>
      <w:r w:rsidR="0069631A" w:rsidRPr="007A06F5">
        <w:rPr>
          <w:lang w:val="la-Latn"/>
        </w:rPr>
        <w:t xml:space="preserve"> </w:t>
      </w:r>
      <w:r w:rsidRPr="007A06F5">
        <w:rPr>
          <w:iCs/>
          <w:lang w:val="la-Latn"/>
        </w:rPr>
        <w:t>sororibus</w:t>
      </w:r>
      <w:r w:rsidRPr="007A06F5">
        <w:rPr>
          <w:lang w:val="la-Latn"/>
        </w:rPr>
        <w:t xml:space="preserve"> a</w:t>
      </w:r>
      <w:r w:rsidR="00ED106A" w:rsidRPr="007A06F5">
        <w:rPr>
          <w:lang w:val="la-Latn"/>
        </w:rPr>
        <w:t xml:space="preserve"> </w:t>
      </w:r>
      <w:r w:rsidRPr="007A06F5">
        <w:rPr>
          <w:iCs/>
          <w:lang w:val="la-Latn"/>
        </w:rPr>
        <w:t>pollutos</w:t>
      </w:r>
      <w:r w:rsidRPr="007A06F5">
        <w:rPr>
          <w:lang w:val="la-Latn"/>
        </w:rPr>
        <w:t xml:space="preserve"> </w:t>
      </w:r>
      <w:r w:rsidRPr="007A06F5">
        <w:rPr>
          <w:iCs/>
          <w:lang w:val="la-Latn"/>
        </w:rPr>
        <w:t>cognoscunt</w:t>
      </w:r>
      <w:r w:rsidR="0047682A" w:rsidRPr="007A06F5">
        <w:rPr>
          <w:lang w:val="la-Latn"/>
        </w:rPr>
        <w:t xml:space="preserve">. </w:t>
      </w:r>
    </w:p>
    <w:p w14:paraId="58320A52" w14:textId="2AF2D8EE" w:rsidR="00CF13F7" w:rsidRPr="007A06F5" w:rsidRDefault="00CF13F7" w:rsidP="00724342">
      <w:pPr>
        <w:pStyle w:val="Normlnweb"/>
        <w:spacing w:before="0" w:beforeAutospacing="0" w:after="120" w:afterAutospacing="0"/>
        <w:rPr>
          <w:lang w:val="la-Latn"/>
        </w:rPr>
      </w:pPr>
      <w:commentRangeStart w:id="216"/>
      <w:r w:rsidRPr="007A06F5">
        <w:rPr>
          <w:lang w:val="la-Latn"/>
        </w:rPr>
        <w:t>XX</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PARVULIS A PARENTIBUS INTRA SEPTA</w:t>
      </w:r>
      <w:r w:rsidR="00ED106A" w:rsidRPr="007A06F5">
        <w:rPr>
          <w:lang w:val="la-Latn"/>
        </w:rPr>
        <w:t xml:space="preserve"> </w:t>
      </w:r>
      <w:r w:rsidR="00B04058" w:rsidRPr="007A06F5">
        <w:rPr>
          <w:lang w:val="la-Latn"/>
        </w:rPr>
        <w:t>MONASTE</w:t>
      </w:r>
      <w:r w:rsidRPr="007A06F5">
        <w:rPr>
          <w:lang w:val="la-Latn"/>
        </w:rPr>
        <w:t>RII CONTRADITIS</w:t>
      </w:r>
      <w:r w:rsidR="0047682A" w:rsidRPr="007A06F5">
        <w:rPr>
          <w:lang w:val="la-Latn"/>
        </w:rPr>
        <w:t xml:space="preserve">. </w:t>
      </w:r>
      <w:commentRangeEnd w:id="216"/>
      <w:r w:rsidR="00BA4684" w:rsidRPr="007A06F5">
        <w:rPr>
          <w:rStyle w:val="Odkaznakoment"/>
          <w:rFonts w:eastAsiaTheme="minorHAnsi"/>
          <w:lang w:val="la-Latn" w:eastAsia="en-US"/>
        </w:rPr>
        <w:commentReference w:id="216"/>
      </w:r>
    </w:p>
    <w:p w14:paraId="48C4C6C1" w14:textId="60C81A2B" w:rsidR="00CF13F7" w:rsidRPr="007A06F5" w:rsidRDefault="00CF13F7" w:rsidP="00724342">
      <w:pPr>
        <w:pStyle w:val="Normlnweb"/>
        <w:spacing w:before="0" w:beforeAutospacing="0" w:after="120" w:afterAutospacing="0"/>
        <w:rPr>
          <w:lang w:val="la-Latn"/>
        </w:rPr>
      </w:pPr>
      <w:r w:rsidRPr="007A06F5">
        <w:rPr>
          <w:lang w:val="la-Latn"/>
        </w:rPr>
        <w:t xml:space="preserve">Si </w:t>
      </w:r>
      <w:r w:rsidRPr="007A06F5">
        <w:rPr>
          <w:iCs/>
          <w:lang w:val="la-Latn"/>
        </w:rPr>
        <w:t>pater</w:t>
      </w:r>
      <w:r w:rsidRPr="007A06F5">
        <w:rPr>
          <w:lang w:val="la-Latn"/>
        </w:rPr>
        <w:t xml:space="preserve"> </w:t>
      </w:r>
      <w:r w:rsidRPr="007A06F5">
        <w:rPr>
          <w:iCs/>
          <w:lang w:val="la-Latn"/>
        </w:rPr>
        <w:t>vel</w:t>
      </w:r>
      <w:r w:rsidR="00ED106A" w:rsidRPr="007A06F5">
        <w:rPr>
          <w:lang w:val="la-Latn"/>
        </w:rPr>
        <w:t xml:space="preserve"> </w:t>
      </w:r>
      <w:r w:rsidRPr="007A06F5">
        <w:rPr>
          <w:iCs/>
          <w:lang w:val="la-Latn"/>
        </w:rPr>
        <w:t>mater</w:t>
      </w:r>
      <w:r w:rsidR="00ED106A" w:rsidRPr="007A06F5">
        <w:rPr>
          <w:lang w:val="la-Latn"/>
        </w:rPr>
        <w:t xml:space="preserve"> </w:t>
      </w:r>
      <w:r w:rsidRPr="007A06F5">
        <w:rPr>
          <w:iCs/>
          <w:lang w:val="la-Latn"/>
        </w:rPr>
        <w:t>filium</w:t>
      </w:r>
      <w:r w:rsidR="00ED106A" w:rsidRPr="007A06F5">
        <w:rPr>
          <w:lang w:val="la-Latn"/>
        </w:rPr>
        <w:t xml:space="preserve"> </w:t>
      </w:r>
      <w:r w:rsidRPr="007A06F5">
        <w:rPr>
          <w:iCs/>
          <w:lang w:val="la-Latn"/>
        </w:rPr>
        <w:t>filiamque</w:t>
      </w:r>
      <w:r w:rsidRPr="007A06F5">
        <w:rPr>
          <w:lang w:val="la-Latn"/>
        </w:rPr>
        <w:t xml:space="preserve"> </w:t>
      </w:r>
      <w:r w:rsidRPr="007A06F5">
        <w:rPr>
          <w:iCs/>
          <w:lang w:val="la-Latn"/>
        </w:rPr>
        <w:t>intra</w:t>
      </w:r>
      <w:r w:rsidRPr="007A06F5">
        <w:rPr>
          <w:lang w:val="la-Latn"/>
        </w:rPr>
        <w:t xml:space="preserve"> </w:t>
      </w:r>
      <w:r w:rsidRPr="007A06F5">
        <w:rPr>
          <w:iCs/>
          <w:lang w:val="la-Latn"/>
        </w:rPr>
        <w:t>septa</w:t>
      </w:r>
      <w:r w:rsidRPr="007A06F5">
        <w:rPr>
          <w:lang w:val="la-Latn"/>
        </w:rPr>
        <w:t xml:space="preserve"> </w:t>
      </w:r>
      <w:r w:rsidRPr="007A06F5">
        <w:rPr>
          <w:iCs/>
          <w:lang w:val="la-Latn"/>
        </w:rPr>
        <w:t>monasterii</w:t>
      </w:r>
      <w:r w:rsidRPr="007A06F5">
        <w:rPr>
          <w:lang w:val="la-Latn"/>
        </w:rPr>
        <w:t xml:space="preserve"> </w:t>
      </w:r>
      <w:r w:rsidRPr="007A06F5">
        <w:rPr>
          <w:iCs/>
          <w:lang w:val="la-Latn"/>
        </w:rPr>
        <w:t>in</w:t>
      </w:r>
      <w:r w:rsidR="00ED106A" w:rsidRPr="007A06F5">
        <w:rPr>
          <w:lang w:val="la-Latn"/>
        </w:rPr>
        <w:t xml:space="preserve"> </w:t>
      </w:r>
      <w:r w:rsidRPr="007A06F5">
        <w:rPr>
          <w:iCs/>
          <w:lang w:val="la-Latn"/>
        </w:rPr>
        <w:t>infantiae</w:t>
      </w:r>
      <w:r w:rsidR="00ED106A" w:rsidRPr="007A06F5">
        <w:rPr>
          <w:lang w:val="la-Latn"/>
        </w:rPr>
        <w:t xml:space="preserve"> </w:t>
      </w:r>
      <w:r w:rsidRPr="007A06F5">
        <w:rPr>
          <w:iCs/>
          <w:lang w:val="la-Latn"/>
        </w:rPr>
        <w:t>annis</w:t>
      </w:r>
      <w:r w:rsidR="00ED106A" w:rsidRPr="007A06F5">
        <w:rPr>
          <w:lang w:val="la-Latn"/>
        </w:rPr>
        <w:t xml:space="preserve"> </w:t>
      </w:r>
      <w:r w:rsidRPr="007A06F5">
        <w:rPr>
          <w:iCs/>
          <w:lang w:val="la-Latn"/>
        </w:rPr>
        <w:t>sub</w:t>
      </w:r>
      <w:r w:rsidR="00ED106A" w:rsidRPr="007A06F5">
        <w:rPr>
          <w:lang w:val="la-Latn"/>
        </w:rPr>
        <w:t xml:space="preserve"> </w:t>
      </w:r>
      <w:r w:rsidRPr="007A06F5">
        <w:rPr>
          <w:iCs/>
          <w:lang w:val="la-Latn"/>
        </w:rPr>
        <w:t>regulari</w:t>
      </w:r>
      <w:r w:rsidRPr="007A06F5">
        <w:rPr>
          <w:lang w:val="la-Latn"/>
        </w:rPr>
        <w:t xml:space="preserve"> </w:t>
      </w:r>
      <w:r w:rsidRPr="007A06F5">
        <w:rPr>
          <w:iCs/>
          <w:lang w:val="la-Latn"/>
        </w:rPr>
        <w:t>tradiderint</w:t>
      </w:r>
      <w:r w:rsidR="00ED106A" w:rsidRPr="007A06F5">
        <w:rPr>
          <w:lang w:val="la-Latn"/>
        </w:rPr>
        <w:t xml:space="preserve"> </w:t>
      </w:r>
      <w:r w:rsidRPr="007A06F5">
        <w:rPr>
          <w:iCs/>
          <w:lang w:val="la-Latn"/>
        </w:rPr>
        <w:t>disciplina</w:t>
      </w:r>
      <w:r w:rsidR="0069631A" w:rsidRPr="007A06F5">
        <w:rPr>
          <w:lang w:val="la-Latn"/>
        </w:rPr>
        <w:t xml:space="preserve">, </w:t>
      </w:r>
      <w:r w:rsidRPr="007A06F5">
        <w:rPr>
          <w:lang w:val="la-Latn"/>
        </w:rPr>
        <w:t xml:space="preserve">non </w:t>
      </w:r>
      <w:r w:rsidRPr="007A06F5">
        <w:rPr>
          <w:iCs/>
          <w:lang w:val="la-Latn"/>
        </w:rPr>
        <w:t>liceat</w:t>
      </w:r>
      <w:r w:rsidRPr="007A06F5">
        <w:rPr>
          <w:lang w:val="la-Latn"/>
        </w:rPr>
        <w:t xml:space="preserve"> </w:t>
      </w:r>
      <w:r w:rsidRPr="007A06F5">
        <w:rPr>
          <w:iCs/>
          <w:lang w:val="la-Latn"/>
        </w:rPr>
        <w:t>eis</w:t>
      </w:r>
      <w:r w:rsidR="00ED106A" w:rsidRPr="007A06F5">
        <w:rPr>
          <w:lang w:val="la-Latn"/>
        </w:rPr>
        <w:t xml:space="preserve"> </w:t>
      </w:r>
      <w:r w:rsidRPr="007A06F5">
        <w:rPr>
          <w:iCs/>
          <w:lang w:val="la-Latn"/>
        </w:rPr>
        <w:t>postquam</w:t>
      </w:r>
      <w:r w:rsidRPr="007A06F5">
        <w:rPr>
          <w:lang w:val="la-Latn"/>
        </w:rPr>
        <w:t xml:space="preserve"> ad</w:t>
      </w:r>
      <w:r w:rsidR="00ED106A" w:rsidRPr="007A06F5">
        <w:rPr>
          <w:lang w:val="la-Latn"/>
        </w:rPr>
        <w:t xml:space="preserve"> </w:t>
      </w:r>
      <w:r w:rsidRPr="007A06F5">
        <w:rPr>
          <w:lang w:val="la-Latn"/>
        </w:rPr>
        <w:t>puberta/</w:t>
      </w:r>
      <w:r w:rsidRPr="007A06F5">
        <w:rPr>
          <w:iCs/>
          <w:lang w:val="la-Latn"/>
        </w:rPr>
        <w:t xml:space="preserve"> tis</w:t>
      </w:r>
      <w:r w:rsidR="00ED106A" w:rsidRPr="007A06F5">
        <w:rPr>
          <w:lang w:val="la-Latn"/>
        </w:rPr>
        <w:t xml:space="preserve"> </w:t>
      </w:r>
      <w:r w:rsidRPr="007A06F5">
        <w:rPr>
          <w:lang w:val="la-Latn"/>
        </w:rPr>
        <w:t xml:space="preserve">pervenerint </w:t>
      </w:r>
      <w:r w:rsidRPr="007A06F5">
        <w:rPr>
          <w:iCs/>
          <w:lang w:val="la-Latn"/>
        </w:rPr>
        <w:t>annos</w:t>
      </w:r>
      <w:r w:rsidR="0047682A" w:rsidRPr="007A06F5">
        <w:rPr>
          <w:lang w:val="la-Latn"/>
        </w:rPr>
        <w:t xml:space="preserve">, </w:t>
      </w:r>
      <w:r w:rsidRPr="007A06F5">
        <w:rPr>
          <w:iCs/>
          <w:lang w:val="la-Latn"/>
        </w:rPr>
        <w:t>egredi</w:t>
      </w:r>
      <w:r w:rsidRPr="007A06F5">
        <w:rPr>
          <w:lang w:val="la-Latn"/>
        </w:rPr>
        <w:t xml:space="preserve"> </w:t>
      </w:r>
      <w:r w:rsidRPr="007A06F5">
        <w:rPr>
          <w:iCs/>
          <w:lang w:val="la-Latn"/>
        </w:rPr>
        <w:t>et</w:t>
      </w:r>
      <w:r w:rsidRPr="007A06F5">
        <w:rPr>
          <w:lang w:val="la-Latn"/>
        </w:rPr>
        <w:t xml:space="preserve"> </w:t>
      </w:r>
      <w:r w:rsidRPr="007A06F5">
        <w:rPr>
          <w:iCs/>
          <w:lang w:val="la-Latn"/>
        </w:rPr>
        <w:t>matrimonio</w:t>
      </w:r>
      <w:r w:rsidRPr="007A06F5">
        <w:rPr>
          <w:lang w:val="la-Latn"/>
        </w:rPr>
        <w:t xml:space="preserve"> </w:t>
      </w:r>
      <w:r w:rsidRPr="007A06F5">
        <w:rPr>
          <w:iCs/>
          <w:lang w:val="la-Latn"/>
        </w:rPr>
        <w:t>copulari</w:t>
      </w:r>
      <w:r w:rsidR="0069631A" w:rsidRPr="007A06F5">
        <w:rPr>
          <w:lang w:val="la-Latn"/>
        </w:rPr>
        <w:t xml:space="preserve">. </w:t>
      </w:r>
      <w:r w:rsidRPr="007A06F5">
        <w:rPr>
          <w:iCs/>
          <w:lang w:val="la-Latn"/>
        </w:rPr>
        <w:t>Hoc</w:t>
      </w:r>
      <w:r w:rsidR="00ED106A" w:rsidRPr="007A06F5">
        <w:rPr>
          <w:lang w:val="la-Latn"/>
        </w:rPr>
        <w:t xml:space="preserve"> </w:t>
      </w:r>
      <w:r w:rsidRPr="007A06F5">
        <w:rPr>
          <w:iCs/>
          <w:lang w:val="la-Latn"/>
        </w:rPr>
        <w:t>omnino</w:t>
      </w:r>
      <w:r w:rsidR="00A30F7F" w:rsidRPr="007A06F5">
        <w:rPr>
          <w:lang w:val="la-Latn"/>
        </w:rPr>
        <w:t xml:space="preserve"> </w:t>
      </w:r>
      <w:r w:rsidR="00B04058" w:rsidRPr="007A06F5">
        <w:rPr>
          <w:shd w:val="clear" w:color="auto" w:fill="FFFF00"/>
          <w:lang w:val="la-Latn"/>
        </w:rPr>
        <w:t>devitan</w:t>
      </w:r>
      <w:r w:rsidRPr="007A06F5">
        <w:rPr>
          <w:lang w:val="la-Latn"/>
        </w:rPr>
        <w:t>dum</w:t>
      </w:r>
      <w:r w:rsidR="00ED106A" w:rsidRPr="007A06F5">
        <w:rPr>
          <w:lang w:val="la-Latn"/>
        </w:rPr>
        <w:t xml:space="preserve"> </w:t>
      </w:r>
      <w:r w:rsidRPr="007A06F5">
        <w:rPr>
          <w:lang w:val="la-Latn"/>
        </w:rPr>
        <w:t>est</w:t>
      </w:r>
      <w:r w:rsidR="0069631A" w:rsidRPr="007A06F5">
        <w:rPr>
          <w:lang w:val="la-Latn"/>
        </w:rPr>
        <w:t xml:space="preserve">, </w:t>
      </w:r>
      <w:r w:rsidRPr="007A06F5">
        <w:rPr>
          <w:iCs/>
          <w:lang w:val="la-Latn"/>
        </w:rPr>
        <w:t>quia</w:t>
      </w:r>
      <w:r w:rsidR="00ED106A" w:rsidRPr="007A06F5">
        <w:rPr>
          <w:lang w:val="la-Latn"/>
        </w:rPr>
        <w:t xml:space="preserve"> </w:t>
      </w:r>
      <w:r w:rsidRPr="007A06F5">
        <w:rPr>
          <w:iCs/>
          <w:lang w:val="la-Latn"/>
        </w:rPr>
        <w:t>nefas</w:t>
      </w:r>
      <w:r w:rsidRPr="007A06F5">
        <w:rPr>
          <w:lang w:val="la-Latn"/>
        </w:rPr>
        <w:t xml:space="preserve"> </w:t>
      </w:r>
      <w:r w:rsidRPr="007A06F5">
        <w:rPr>
          <w:iCs/>
          <w:lang w:val="la-Latn"/>
        </w:rPr>
        <w:t>est</w:t>
      </w:r>
      <w:r w:rsidR="0047682A" w:rsidRPr="007A06F5">
        <w:rPr>
          <w:lang w:val="la-Latn"/>
        </w:rPr>
        <w:t xml:space="preserve">, </w:t>
      </w:r>
      <w:r w:rsidRPr="007A06F5">
        <w:rPr>
          <w:iCs/>
          <w:lang w:val="la-Latn"/>
        </w:rPr>
        <w:t>ut</w:t>
      </w:r>
      <w:r w:rsidRPr="007A06F5">
        <w:rPr>
          <w:lang w:val="la-Latn"/>
        </w:rPr>
        <w:t xml:space="preserve"> </w:t>
      </w:r>
      <w:r w:rsidRPr="007A06F5">
        <w:rPr>
          <w:iCs/>
          <w:lang w:val="la-Latn"/>
        </w:rPr>
        <w:t>oblatis</w:t>
      </w:r>
      <w:r w:rsidRPr="007A06F5">
        <w:rPr>
          <w:lang w:val="la-Latn"/>
        </w:rPr>
        <w:t xml:space="preserve"> </w:t>
      </w:r>
      <w:r w:rsidRPr="007A06F5">
        <w:rPr>
          <w:iCs/>
          <w:lang w:val="la-Latn"/>
        </w:rPr>
        <w:t>a</w:t>
      </w:r>
      <w:r w:rsidRPr="007A06F5">
        <w:rPr>
          <w:lang w:val="la-Latn"/>
        </w:rPr>
        <w:t xml:space="preserve"> </w:t>
      </w:r>
      <w:r w:rsidRPr="007A06F5">
        <w:rPr>
          <w:iCs/>
          <w:lang w:val="la-Latn"/>
        </w:rPr>
        <w:t>parentibus</w:t>
      </w:r>
      <w:r w:rsidRPr="007A06F5">
        <w:rPr>
          <w:lang w:val="la-Latn"/>
        </w:rPr>
        <w:t xml:space="preserve"> </w:t>
      </w:r>
      <w:r w:rsidRPr="007A06F5">
        <w:rPr>
          <w:iCs/>
          <w:lang w:val="la-Latn"/>
        </w:rPr>
        <w:t>deo</w:t>
      </w:r>
      <w:r w:rsidRPr="007A06F5">
        <w:rPr>
          <w:lang w:val="la-Latn"/>
        </w:rPr>
        <w:t xml:space="preserve"> </w:t>
      </w:r>
      <w:r w:rsidRPr="007A06F5">
        <w:rPr>
          <w:iCs/>
          <w:lang w:val="la-Latn"/>
        </w:rPr>
        <w:t>filiis</w:t>
      </w:r>
      <w:r w:rsidRPr="007A06F5">
        <w:rPr>
          <w:lang w:val="la-Latn"/>
        </w:rPr>
        <w:t xml:space="preserve"> </w:t>
      </w:r>
      <w:r w:rsidRPr="007A06F5">
        <w:rPr>
          <w:iCs/>
          <w:lang w:val="la-Latn"/>
        </w:rPr>
        <w:t>voluptatis</w:t>
      </w:r>
      <w:r w:rsidR="00ED106A" w:rsidRPr="007A06F5">
        <w:rPr>
          <w:lang w:val="la-Latn"/>
        </w:rPr>
        <w:t xml:space="preserve"> </w:t>
      </w:r>
      <w:r w:rsidRPr="007A06F5">
        <w:rPr>
          <w:iCs/>
          <w:lang w:val="la-Latn"/>
        </w:rPr>
        <w:t>frena</w:t>
      </w:r>
      <w:r w:rsidR="00B04058" w:rsidRPr="007A06F5">
        <w:rPr>
          <w:lang w:val="la-Latn"/>
        </w:rPr>
        <w:t xml:space="preserve"> laxen</w:t>
      </w:r>
      <w:r w:rsidRPr="007A06F5">
        <w:rPr>
          <w:iCs/>
          <w:lang w:val="la-Latn"/>
        </w:rPr>
        <w:t>tur</w:t>
      </w:r>
      <w:r w:rsidR="0069631A" w:rsidRPr="007A06F5">
        <w:rPr>
          <w:lang w:val="la-Latn"/>
        </w:rPr>
        <w:t xml:space="preserve">. </w:t>
      </w:r>
      <w:r w:rsidRPr="007A06F5">
        <w:rPr>
          <w:lang w:val="la-Latn"/>
        </w:rPr>
        <w:t>Igitur</w:t>
      </w:r>
      <w:r w:rsidR="0047682A" w:rsidRPr="007A06F5">
        <w:rPr>
          <w:lang w:val="la-Latn"/>
        </w:rPr>
        <w:t xml:space="preserve">, </w:t>
      </w:r>
      <w:r w:rsidRPr="007A06F5">
        <w:rPr>
          <w:lang w:val="la-Latn"/>
        </w:rPr>
        <w:t>ut praediximus</w:t>
      </w:r>
      <w:r w:rsidR="0069631A" w:rsidRPr="007A06F5">
        <w:rPr>
          <w:lang w:val="la-Latn"/>
        </w:rPr>
        <w:t xml:space="preserve">, </w:t>
      </w:r>
      <w:r w:rsidRPr="007A06F5">
        <w:rPr>
          <w:lang w:val="la-Latn"/>
        </w:rPr>
        <w:t>non</w:t>
      </w:r>
      <w:r w:rsidR="00ED106A" w:rsidRPr="007A06F5">
        <w:rPr>
          <w:lang w:val="la-Latn"/>
        </w:rPr>
        <w:t xml:space="preserve"> </w:t>
      </w:r>
      <w:r w:rsidRPr="007A06F5">
        <w:rPr>
          <w:lang w:val="la-Latn"/>
        </w:rPr>
        <w:t>liceat eis susceptum a habitum</w:t>
      </w:r>
      <w:r w:rsidR="0069631A" w:rsidRPr="007A06F5">
        <w:rPr>
          <w:lang w:val="la-Latn"/>
        </w:rPr>
        <w:t xml:space="preserve"> </w:t>
      </w:r>
      <w:r w:rsidR="00B04058" w:rsidRPr="007A06F5">
        <w:rPr>
          <w:lang w:val="la-Latn"/>
        </w:rPr>
        <w:t>umquam dese</w:t>
      </w:r>
      <w:r w:rsidRPr="007A06F5">
        <w:rPr>
          <w:lang w:val="la-Latn"/>
        </w:rPr>
        <w:t>rere</w:t>
      </w:r>
      <w:r w:rsidR="00A30F7F" w:rsidRPr="007A06F5">
        <w:rPr>
          <w:lang w:val="la-Latn"/>
        </w:rPr>
        <w:t xml:space="preserve">; </w:t>
      </w:r>
      <w:r w:rsidRPr="007A06F5">
        <w:rPr>
          <w:lang w:val="la-Latn"/>
        </w:rPr>
        <w:t>sed convicti</w:t>
      </w:r>
      <w:r w:rsidR="0069631A" w:rsidRPr="007A06F5">
        <w:rPr>
          <w:lang w:val="la-Latn"/>
        </w:rPr>
        <w:t xml:space="preserve">, </w:t>
      </w:r>
      <w:r w:rsidRPr="007A06F5">
        <w:rPr>
          <w:lang w:val="la-Latn"/>
        </w:rPr>
        <w:t>quod</w:t>
      </w:r>
      <w:r w:rsidR="0069631A" w:rsidRPr="007A06F5">
        <w:rPr>
          <w:lang w:val="la-Latn"/>
        </w:rPr>
        <w:t xml:space="preserve"> </w:t>
      </w:r>
      <w:r w:rsidRPr="007A06F5">
        <w:rPr>
          <w:lang w:val="la-Latn"/>
        </w:rPr>
        <w:t>tonsuram aut religiosam</w:t>
      </w:r>
      <w:r w:rsidR="0069631A" w:rsidRPr="007A06F5">
        <w:rPr>
          <w:lang w:val="la-Latn"/>
        </w:rPr>
        <w:t xml:space="preserve"> </w:t>
      </w:r>
      <w:r w:rsidRPr="007A06F5">
        <w:rPr>
          <w:lang w:val="la-Latn"/>
        </w:rPr>
        <w:t>vestem</w:t>
      </w:r>
      <w:r w:rsidR="0069631A" w:rsidRPr="007A06F5">
        <w:rPr>
          <w:lang w:val="la-Latn"/>
        </w:rPr>
        <w:t xml:space="preserve"> </w:t>
      </w:r>
      <w:r w:rsidRPr="007A06F5">
        <w:rPr>
          <w:lang w:val="la-Latn"/>
        </w:rPr>
        <w:t>aliquando habuerint</w:t>
      </w:r>
      <w:r w:rsidR="0069631A" w:rsidRPr="007A06F5">
        <w:rPr>
          <w:lang w:val="la-Latn"/>
        </w:rPr>
        <w:t xml:space="preserve">, </w:t>
      </w:r>
      <w:r w:rsidRPr="007A06F5">
        <w:rPr>
          <w:lang w:val="la-Latn"/>
        </w:rPr>
        <w:t>in religionis</w:t>
      </w:r>
      <w:r w:rsidR="0069631A" w:rsidRPr="007A06F5">
        <w:rPr>
          <w:lang w:val="la-Latn"/>
        </w:rPr>
        <w:t xml:space="preserve"> </w:t>
      </w:r>
      <w:r w:rsidRPr="007A06F5">
        <w:rPr>
          <w:lang w:val="la-Latn"/>
        </w:rPr>
        <w:t>cultu habituque</w:t>
      </w:r>
      <w:r w:rsidR="0069631A" w:rsidRPr="007A06F5">
        <w:rPr>
          <w:lang w:val="la-Latn"/>
        </w:rPr>
        <w:t xml:space="preserve"> </w:t>
      </w:r>
      <w:r w:rsidRPr="007A06F5">
        <w:rPr>
          <w:lang w:val="la-Latn"/>
        </w:rPr>
        <w:t>velint nolint</w:t>
      </w:r>
      <w:r w:rsidR="0069631A" w:rsidRPr="007A06F5">
        <w:rPr>
          <w:lang w:val="la-Latn"/>
        </w:rPr>
        <w:t xml:space="preserve"> </w:t>
      </w:r>
      <w:r w:rsidRPr="007A06F5">
        <w:rPr>
          <w:lang w:val="la-Latn"/>
        </w:rPr>
        <w:t>permanere cogantur</w:t>
      </w:r>
      <w:r w:rsidR="0069631A" w:rsidRPr="007A06F5">
        <w:rPr>
          <w:lang w:val="la-Latn"/>
        </w:rPr>
        <w:t xml:space="preserve">. </w:t>
      </w:r>
    </w:p>
    <w:p w14:paraId="4009BA79" w14:textId="135756AD" w:rsidR="00CF13F7" w:rsidRPr="007A06F5" w:rsidRDefault="00CF13F7" w:rsidP="00724342">
      <w:pPr>
        <w:pStyle w:val="Normlnweb"/>
        <w:spacing w:before="0" w:beforeAutospacing="0" w:after="120" w:afterAutospacing="0"/>
        <w:rPr>
          <w:lang w:val="la-Latn"/>
        </w:rPr>
      </w:pPr>
      <w:commentRangeStart w:id="217"/>
      <w:r w:rsidRPr="007A06F5">
        <w:rPr>
          <w:lang w:val="la-Latn"/>
        </w:rPr>
        <w:lastRenderedPageBreak/>
        <w:t>XXI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PROFESSIONE</w:t>
      </w:r>
      <w:r w:rsidRPr="007A06F5">
        <w:rPr>
          <w:lang w:val="la-Latn"/>
        </w:rPr>
        <w:t xml:space="preserve"> </w:t>
      </w:r>
      <w:r w:rsidRPr="007A06F5">
        <w:rPr>
          <w:iCs/>
          <w:lang w:val="la-Latn"/>
        </w:rPr>
        <w:t>MONACHI</w:t>
      </w:r>
      <w:r w:rsidR="0069631A" w:rsidRPr="007A06F5">
        <w:rPr>
          <w:lang w:val="la-Latn"/>
        </w:rPr>
        <w:t xml:space="preserve">. </w:t>
      </w:r>
      <w:commentRangeEnd w:id="217"/>
      <w:r w:rsidR="00BA4684" w:rsidRPr="007A06F5">
        <w:rPr>
          <w:rStyle w:val="Odkaznakoment"/>
          <w:rFonts w:eastAsiaTheme="minorHAnsi"/>
          <w:lang w:val="la-Latn" w:eastAsia="en-US"/>
        </w:rPr>
        <w:commentReference w:id="217"/>
      </w:r>
    </w:p>
    <w:p w14:paraId="0BFFA103" w14:textId="326D8980" w:rsidR="00CF13F7" w:rsidRPr="007A06F5" w:rsidRDefault="00CF13F7" w:rsidP="00724342">
      <w:pPr>
        <w:pStyle w:val="Normlnweb"/>
        <w:spacing w:before="0" w:beforeAutospacing="0" w:after="120" w:afterAutospacing="0"/>
        <w:rPr>
          <w:lang w:val="la-Latn"/>
        </w:rPr>
      </w:pPr>
      <w:r w:rsidRPr="007A06F5">
        <w:rPr>
          <w:iCs/>
          <w:lang w:val="la-Latn"/>
        </w:rPr>
        <w:t>Monachum</w:t>
      </w:r>
      <w:r w:rsidR="0069631A" w:rsidRPr="007A06F5">
        <w:rPr>
          <w:lang w:val="la-Latn"/>
        </w:rPr>
        <w:t xml:space="preserve"> </w:t>
      </w:r>
      <w:r w:rsidRPr="007A06F5">
        <w:rPr>
          <w:lang w:val="la-Latn"/>
        </w:rPr>
        <w:t>ergo</w:t>
      </w:r>
      <w:r w:rsidR="0069631A" w:rsidRPr="007A06F5">
        <w:rPr>
          <w:lang w:val="la-Latn"/>
        </w:rPr>
        <w:t xml:space="preserve"> </w:t>
      </w:r>
      <w:r w:rsidRPr="007A06F5">
        <w:rPr>
          <w:iCs/>
          <w:lang w:val="la-Latn"/>
        </w:rPr>
        <w:t>aut</w:t>
      </w:r>
      <w:r w:rsidRPr="007A06F5">
        <w:rPr>
          <w:lang w:val="la-Latn"/>
        </w:rPr>
        <w:t xml:space="preserve"> </w:t>
      </w:r>
      <w:r w:rsidRPr="007A06F5">
        <w:rPr>
          <w:iCs/>
          <w:lang w:val="la-Latn"/>
        </w:rPr>
        <w:t>paterna</w:t>
      </w:r>
      <w:r w:rsidRPr="007A06F5">
        <w:rPr>
          <w:lang w:val="la-Latn"/>
        </w:rPr>
        <w:t xml:space="preserve"> </w:t>
      </w:r>
      <w:r w:rsidRPr="007A06F5">
        <w:rPr>
          <w:iCs/>
          <w:lang w:val="la-Latn"/>
        </w:rPr>
        <w:t>devotio</w:t>
      </w:r>
      <w:r w:rsidRPr="007A06F5">
        <w:rPr>
          <w:lang w:val="la-Latn"/>
        </w:rPr>
        <w:t xml:space="preserve"> </w:t>
      </w:r>
      <w:r w:rsidRPr="007A06F5">
        <w:rPr>
          <w:iCs/>
          <w:lang w:val="la-Latn"/>
        </w:rPr>
        <w:t>aut</w:t>
      </w:r>
      <w:r w:rsidR="0069631A" w:rsidRPr="007A06F5">
        <w:rPr>
          <w:lang w:val="la-Latn"/>
        </w:rPr>
        <w:t xml:space="preserve"> </w:t>
      </w:r>
      <w:r w:rsidRPr="007A06F5">
        <w:rPr>
          <w:iCs/>
          <w:lang w:val="la-Latn"/>
        </w:rPr>
        <w:t>propria</w:t>
      </w:r>
      <w:r w:rsidR="00A30F7F" w:rsidRPr="007A06F5">
        <w:rPr>
          <w:lang w:val="la-Latn"/>
        </w:rPr>
        <w:t xml:space="preserve"> </w:t>
      </w:r>
      <w:r w:rsidRPr="007A06F5">
        <w:rPr>
          <w:iCs/>
          <w:lang w:val="la-Latn"/>
        </w:rPr>
        <w:t>professio</w:t>
      </w:r>
      <w:r w:rsidRPr="007A06F5">
        <w:rPr>
          <w:lang w:val="la-Latn"/>
        </w:rPr>
        <w:t xml:space="preserve"> </w:t>
      </w:r>
      <w:r w:rsidRPr="007A06F5">
        <w:rPr>
          <w:iCs/>
          <w:lang w:val="la-Latn"/>
        </w:rPr>
        <w:t>facit</w:t>
      </w:r>
      <w:r w:rsidR="0069631A" w:rsidRPr="007A06F5">
        <w:rPr>
          <w:lang w:val="la-Latn"/>
        </w:rPr>
        <w:t xml:space="preserve">. </w:t>
      </w:r>
      <w:r w:rsidRPr="007A06F5">
        <w:rPr>
          <w:iCs/>
          <w:lang w:val="la-Latn"/>
        </w:rPr>
        <w:t>Quicquid</w:t>
      </w:r>
      <w:r w:rsidR="00ED106A" w:rsidRPr="007A06F5">
        <w:rPr>
          <w:lang w:val="la-Latn"/>
        </w:rPr>
        <w:t xml:space="preserve"> </w:t>
      </w:r>
      <w:r w:rsidRPr="007A06F5">
        <w:rPr>
          <w:iCs/>
          <w:lang w:val="la-Latn"/>
        </w:rPr>
        <w:t>horum</w:t>
      </w:r>
      <w:r w:rsidRPr="007A06F5">
        <w:rPr>
          <w:lang w:val="la-Latn"/>
        </w:rPr>
        <w:t xml:space="preserve"> </w:t>
      </w:r>
      <w:r w:rsidRPr="007A06F5">
        <w:rPr>
          <w:iCs/>
          <w:lang w:val="la-Latn"/>
        </w:rPr>
        <w:t>fuerit</w:t>
      </w:r>
      <w:r w:rsidRPr="007A06F5">
        <w:rPr>
          <w:lang w:val="la-Latn"/>
        </w:rPr>
        <w:t xml:space="preserve"> w</w:t>
      </w:r>
      <w:r w:rsidR="0069631A" w:rsidRPr="007A06F5">
        <w:rPr>
          <w:lang w:val="la-Latn"/>
        </w:rPr>
        <w:t xml:space="preserve">, </w:t>
      </w:r>
      <w:r w:rsidRPr="007A06F5">
        <w:rPr>
          <w:iCs/>
          <w:lang w:val="la-Latn"/>
        </w:rPr>
        <w:t>alligatum</w:t>
      </w:r>
      <w:r w:rsidRPr="007A06F5">
        <w:rPr>
          <w:lang w:val="la-Latn"/>
        </w:rPr>
        <w:t xml:space="preserve"> </w:t>
      </w:r>
      <w:r w:rsidRPr="007A06F5">
        <w:rPr>
          <w:iCs/>
          <w:lang w:val="la-Latn"/>
        </w:rPr>
        <w:t>tenebit</w:t>
      </w:r>
      <w:r w:rsidR="0069631A" w:rsidRPr="007A06F5">
        <w:rPr>
          <w:lang w:val="la-Latn"/>
        </w:rPr>
        <w:t xml:space="preserve">. </w:t>
      </w:r>
      <w:r w:rsidRPr="007A06F5">
        <w:rPr>
          <w:iCs/>
          <w:lang w:val="la-Latn"/>
        </w:rPr>
        <w:t>Proinde</w:t>
      </w:r>
      <w:r w:rsidRPr="007A06F5">
        <w:rPr>
          <w:lang w:val="la-Latn"/>
        </w:rPr>
        <w:t xml:space="preserve"> huic</w:t>
      </w:r>
      <w:r w:rsidR="0069631A" w:rsidRPr="007A06F5">
        <w:rPr>
          <w:lang w:val="la-Latn"/>
        </w:rPr>
        <w:t xml:space="preserve"> </w:t>
      </w:r>
      <w:r w:rsidRPr="007A06F5">
        <w:rPr>
          <w:iCs/>
          <w:lang w:val="la-Latn"/>
        </w:rPr>
        <w:t>ad</w:t>
      </w:r>
      <w:r w:rsidRPr="007A06F5">
        <w:rPr>
          <w:lang w:val="la-Latn"/>
        </w:rPr>
        <w:t xml:space="preserve"> </w:t>
      </w:r>
      <w:r w:rsidRPr="007A06F5">
        <w:rPr>
          <w:iCs/>
          <w:lang w:val="la-Latn"/>
        </w:rPr>
        <w:t>mundum</w:t>
      </w:r>
      <w:r w:rsidRPr="007A06F5">
        <w:rPr>
          <w:lang w:val="la-Latn"/>
        </w:rPr>
        <w:t xml:space="preserve"> </w:t>
      </w:r>
      <w:r w:rsidRPr="007A06F5">
        <w:rPr>
          <w:iCs/>
          <w:lang w:val="la-Latn"/>
        </w:rPr>
        <w:t>reverti</w:t>
      </w:r>
      <w:r w:rsidRPr="007A06F5">
        <w:rPr>
          <w:lang w:val="la-Latn"/>
        </w:rPr>
        <w:t xml:space="preserve"> </w:t>
      </w:r>
      <w:r w:rsidRPr="007A06F5">
        <w:rPr>
          <w:iCs/>
          <w:lang w:val="la-Latn"/>
        </w:rPr>
        <w:t>intercludimus</w:t>
      </w:r>
      <w:r w:rsidRPr="007A06F5">
        <w:rPr>
          <w:lang w:val="la-Latn"/>
        </w:rPr>
        <w:t xml:space="preserve"> </w:t>
      </w:r>
      <w:r w:rsidRPr="007A06F5">
        <w:rPr>
          <w:iCs/>
          <w:lang w:val="la-Latn"/>
        </w:rPr>
        <w:t>aditum</w:t>
      </w:r>
      <w:r w:rsidRPr="007A06F5">
        <w:rPr>
          <w:lang w:val="la-Latn"/>
        </w:rPr>
        <w:t xml:space="preserve"> </w:t>
      </w:r>
      <w:r w:rsidRPr="007A06F5">
        <w:rPr>
          <w:iCs/>
          <w:lang w:val="la-Latn"/>
        </w:rPr>
        <w:t>et</w:t>
      </w:r>
      <w:r w:rsidRPr="007A06F5">
        <w:rPr>
          <w:lang w:val="la-Latn"/>
        </w:rPr>
        <w:t xml:space="preserve"> </w:t>
      </w:r>
      <w:r w:rsidRPr="007A06F5">
        <w:rPr>
          <w:iCs/>
          <w:lang w:val="la-Latn"/>
        </w:rPr>
        <w:t>omnes</w:t>
      </w:r>
      <w:r w:rsidRPr="007A06F5">
        <w:rPr>
          <w:lang w:val="la-Latn"/>
        </w:rPr>
        <w:t xml:space="preserve"> </w:t>
      </w:r>
      <w:r w:rsidRPr="007A06F5">
        <w:rPr>
          <w:iCs/>
          <w:lang w:val="la-Latn"/>
        </w:rPr>
        <w:t>ad</w:t>
      </w:r>
      <w:r w:rsidR="0069631A" w:rsidRPr="007A06F5">
        <w:rPr>
          <w:lang w:val="la-Latn"/>
        </w:rPr>
        <w:t xml:space="preserve"> </w:t>
      </w:r>
      <w:r w:rsidRPr="007A06F5">
        <w:rPr>
          <w:iCs/>
          <w:lang w:val="la-Latn"/>
        </w:rPr>
        <w:t>saeculum</w:t>
      </w:r>
      <w:r w:rsidR="0069631A" w:rsidRPr="007A06F5">
        <w:rPr>
          <w:lang w:val="la-Latn"/>
        </w:rPr>
        <w:t xml:space="preserve"> </w:t>
      </w:r>
      <w:r w:rsidRPr="007A06F5">
        <w:rPr>
          <w:iCs/>
          <w:lang w:val="la-Latn"/>
        </w:rPr>
        <w:t>interdicimus</w:t>
      </w:r>
      <w:r w:rsidRPr="007A06F5">
        <w:rPr>
          <w:lang w:val="la-Latn"/>
        </w:rPr>
        <w:t xml:space="preserve"> </w:t>
      </w:r>
      <w:r w:rsidRPr="007A06F5">
        <w:rPr>
          <w:iCs/>
          <w:lang w:val="la-Latn"/>
        </w:rPr>
        <w:t>regressus</w:t>
      </w:r>
      <w:r w:rsidR="0047682A" w:rsidRPr="007A06F5">
        <w:rPr>
          <w:lang w:val="la-Latn"/>
        </w:rPr>
        <w:t xml:space="preserve">. </w:t>
      </w:r>
    </w:p>
    <w:p w14:paraId="25177AC2" w14:textId="2FC8A5E4" w:rsidR="00CF13F7" w:rsidRPr="007A06F5" w:rsidRDefault="00CF13F7" w:rsidP="00724342">
      <w:pPr>
        <w:pStyle w:val="Normlnweb"/>
        <w:spacing w:before="0" w:beforeAutospacing="0" w:after="120" w:afterAutospacing="0"/>
        <w:rPr>
          <w:lang w:val="la-Latn"/>
        </w:rPr>
      </w:pPr>
      <w:commentRangeStart w:id="218"/>
      <w:r w:rsidRPr="007A06F5">
        <w:rPr>
          <w:lang w:val="la-Latn"/>
        </w:rPr>
        <w:t>XXII</w:t>
      </w:r>
      <w:r w:rsidR="0047682A" w:rsidRPr="007A06F5">
        <w:rPr>
          <w:lang w:val="la-Latn"/>
        </w:rPr>
        <w:t xml:space="preserve">. </w:t>
      </w:r>
      <w:r w:rsidRPr="007A06F5">
        <w:rPr>
          <w:lang w:val="la-Latn"/>
        </w:rPr>
        <w:t>DE</w:t>
      </w:r>
      <w:r w:rsidR="00724342" w:rsidRPr="007A06F5">
        <w:rPr>
          <w:lang w:val="la-Latn"/>
        </w:rPr>
        <w:t xml:space="preserve"> </w:t>
      </w:r>
      <w:r w:rsidRPr="007A06F5">
        <w:rPr>
          <w:lang w:val="la-Latn"/>
        </w:rPr>
        <w:t>LEPROSIS FIDELIBUS</w:t>
      </w:r>
      <w:r w:rsidR="0069631A" w:rsidRPr="007A06F5">
        <w:rPr>
          <w:lang w:val="la-Latn"/>
        </w:rPr>
        <w:t xml:space="preserve">, </w:t>
      </w:r>
      <w:r w:rsidRPr="007A06F5">
        <w:rPr>
          <w:lang w:val="la-Latn"/>
        </w:rPr>
        <w:t>SI</w:t>
      </w:r>
      <w:r w:rsidR="00ED106A" w:rsidRPr="007A06F5">
        <w:rPr>
          <w:lang w:val="la-Latn"/>
        </w:rPr>
        <w:t xml:space="preserve"> </w:t>
      </w:r>
      <w:r w:rsidRPr="007A06F5">
        <w:rPr>
          <w:lang w:val="la-Latn"/>
        </w:rPr>
        <w:t xml:space="preserve">PARTICIPATIONEM </w:t>
      </w:r>
      <w:r w:rsidR="00B04058" w:rsidRPr="007A06F5">
        <w:rPr>
          <w:lang w:val="la-Latn"/>
        </w:rPr>
        <w:t>DOMI</w:t>
      </w:r>
      <w:r w:rsidRPr="007A06F5">
        <w:rPr>
          <w:lang w:val="la-Latn"/>
        </w:rPr>
        <w:t>NICA</w:t>
      </w:r>
      <w:r w:rsidR="00ED106A" w:rsidRPr="007A06F5">
        <w:rPr>
          <w:lang w:val="la-Latn"/>
        </w:rPr>
        <w:t xml:space="preserve"> </w:t>
      </w:r>
      <w:r w:rsidRPr="007A06F5">
        <w:rPr>
          <w:lang w:val="la-Latn"/>
        </w:rPr>
        <w:t>CORPORIS ET SANGUINIS PERCIPERE DEBEANT</w:t>
      </w:r>
      <w:r w:rsidR="0047682A" w:rsidRPr="007A06F5">
        <w:rPr>
          <w:lang w:val="la-Latn"/>
        </w:rPr>
        <w:t xml:space="preserve">. </w:t>
      </w:r>
      <w:commentRangeEnd w:id="218"/>
      <w:r w:rsidR="00BA4684" w:rsidRPr="007A06F5">
        <w:rPr>
          <w:rStyle w:val="Odkaznakoment"/>
          <w:rFonts w:eastAsiaTheme="minorHAnsi"/>
          <w:lang w:val="la-Latn" w:eastAsia="en-US"/>
        </w:rPr>
        <w:commentReference w:id="218"/>
      </w:r>
    </w:p>
    <w:p w14:paraId="4760E94A" w14:textId="63DCFC51" w:rsidR="00CF13F7" w:rsidRPr="007A06F5" w:rsidRDefault="00CF13F7" w:rsidP="00724342">
      <w:pPr>
        <w:pStyle w:val="Normlnweb"/>
        <w:spacing w:before="0" w:beforeAutospacing="0" w:after="120" w:afterAutospacing="0"/>
        <w:rPr>
          <w:lang w:val="la-Latn"/>
        </w:rPr>
      </w:pPr>
      <w:r w:rsidRPr="007A06F5">
        <w:rPr>
          <w:iCs/>
          <w:lang w:val="la-Latn"/>
        </w:rPr>
        <w:t>Leprosis</w:t>
      </w:r>
      <w:r w:rsidR="00ED106A" w:rsidRPr="007A06F5">
        <w:rPr>
          <w:lang w:val="la-Latn"/>
        </w:rPr>
        <w:t xml:space="preserve"> </w:t>
      </w:r>
      <w:r w:rsidRPr="007A06F5">
        <w:rPr>
          <w:lang w:val="la-Latn"/>
        </w:rPr>
        <w:t xml:space="preserve"> </w:t>
      </w:r>
      <w:r w:rsidRPr="007A06F5">
        <w:rPr>
          <w:iCs/>
          <w:lang w:val="la-Latn"/>
        </w:rPr>
        <w:t>autem</w:t>
      </w:r>
      <w:r w:rsidR="0047682A" w:rsidRPr="007A06F5">
        <w:rPr>
          <w:lang w:val="la-Latn"/>
        </w:rPr>
        <w:t xml:space="preserve">, </w:t>
      </w:r>
      <w:r w:rsidRPr="007A06F5">
        <w:rPr>
          <w:iCs/>
          <w:lang w:val="la-Latn"/>
        </w:rPr>
        <w:t>si</w:t>
      </w:r>
      <w:r w:rsidR="00ED106A" w:rsidRPr="007A06F5">
        <w:rPr>
          <w:lang w:val="la-Latn"/>
        </w:rPr>
        <w:t xml:space="preserve"> </w:t>
      </w:r>
      <w:r w:rsidRPr="007A06F5">
        <w:rPr>
          <w:iCs/>
          <w:lang w:val="la-Latn"/>
        </w:rPr>
        <w:t>fideles</w:t>
      </w:r>
      <w:r w:rsidR="00ED106A" w:rsidRPr="007A06F5">
        <w:rPr>
          <w:lang w:val="la-Latn"/>
        </w:rPr>
        <w:t xml:space="preserve"> </w:t>
      </w:r>
      <w:r w:rsidRPr="007A06F5">
        <w:rPr>
          <w:iCs/>
          <w:lang w:val="la-Latn"/>
        </w:rPr>
        <w:t>christiani</w:t>
      </w:r>
      <w:r w:rsidRPr="007A06F5">
        <w:rPr>
          <w:lang w:val="la-Latn"/>
        </w:rPr>
        <w:t xml:space="preserve"> </w:t>
      </w:r>
      <w:r w:rsidRPr="007A06F5">
        <w:rPr>
          <w:iCs/>
          <w:lang w:val="la-Latn"/>
        </w:rPr>
        <w:t>fuerint</w:t>
      </w:r>
      <w:r w:rsidR="0069631A" w:rsidRPr="007A06F5">
        <w:rPr>
          <w:lang w:val="la-Latn"/>
        </w:rPr>
        <w:t xml:space="preserve">, </w:t>
      </w:r>
      <w:r w:rsidRPr="007A06F5">
        <w:rPr>
          <w:iCs/>
          <w:lang w:val="la-Latn"/>
        </w:rPr>
        <w:t>dominici</w:t>
      </w:r>
      <w:r w:rsidR="00ED106A" w:rsidRPr="007A06F5">
        <w:rPr>
          <w:lang w:val="la-Latn"/>
        </w:rPr>
        <w:t xml:space="preserve"> </w:t>
      </w:r>
      <w:r w:rsidRPr="007A06F5">
        <w:rPr>
          <w:iCs/>
          <w:lang w:val="la-Latn"/>
        </w:rPr>
        <w:t>corporis</w:t>
      </w:r>
      <w:r w:rsidRPr="007A06F5">
        <w:rPr>
          <w:lang w:val="la-Latn"/>
        </w:rPr>
        <w:t xml:space="preserve"> </w:t>
      </w:r>
      <w:r w:rsidRPr="007A06F5">
        <w:rPr>
          <w:iCs/>
          <w:lang w:val="la-Latn"/>
        </w:rPr>
        <w:t>et</w:t>
      </w:r>
      <w:r w:rsidR="00B04058" w:rsidRPr="007A06F5">
        <w:rPr>
          <w:lang w:val="la-Latn"/>
        </w:rPr>
        <w:t xml:space="preserve"> sangui</w:t>
      </w:r>
      <w:r w:rsidRPr="007A06F5">
        <w:rPr>
          <w:iCs/>
          <w:lang w:val="la-Latn"/>
        </w:rPr>
        <w:t>nis</w:t>
      </w:r>
      <w:r w:rsidR="00ED106A" w:rsidRPr="007A06F5">
        <w:rPr>
          <w:lang w:val="la-Latn"/>
        </w:rPr>
        <w:t xml:space="preserve"> </w:t>
      </w:r>
      <w:r w:rsidRPr="007A06F5">
        <w:rPr>
          <w:iCs/>
          <w:lang w:val="la-Latn"/>
        </w:rPr>
        <w:t>participatio</w:t>
      </w:r>
      <w:r w:rsidRPr="007A06F5">
        <w:rPr>
          <w:lang w:val="la-Latn"/>
        </w:rPr>
        <w:t xml:space="preserve"> </w:t>
      </w:r>
      <w:r w:rsidRPr="007A06F5">
        <w:rPr>
          <w:iCs/>
          <w:lang w:val="la-Latn"/>
        </w:rPr>
        <w:t>tribuatur</w:t>
      </w:r>
      <w:r w:rsidR="00A30F7F" w:rsidRPr="007A06F5">
        <w:rPr>
          <w:lang w:val="la-Latn"/>
        </w:rPr>
        <w:t xml:space="preserve">; </w:t>
      </w:r>
      <w:r w:rsidRPr="007A06F5">
        <w:rPr>
          <w:iCs/>
          <w:lang w:val="la-Latn"/>
        </w:rPr>
        <w:t>cum</w:t>
      </w:r>
      <w:r w:rsidR="00ED106A" w:rsidRPr="007A06F5">
        <w:rPr>
          <w:lang w:val="la-Latn"/>
        </w:rPr>
        <w:t xml:space="preserve"> </w:t>
      </w:r>
      <w:r w:rsidRPr="007A06F5">
        <w:rPr>
          <w:iCs/>
          <w:lang w:val="la-Latn"/>
        </w:rPr>
        <w:t>sanis</w:t>
      </w:r>
      <w:r w:rsidR="00ED106A" w:rsidRPr="007A06F5">
        <w:rPr>
          <w:lang w:val="la-Latn"/>
        </w:rPr>
        <w:t xml:space="preserve"> </w:t>
      </w:r>
      <w:r w:rsidRPr="007A06F5">
        <w:rPr>
          <w:iCs/>
          <w:lang w:val="la-Latn"/>
        </w:rPr>
        <w:t>autem</w:t>
      </w:r>
      <w:r w:rsidRPr="007A06F5">
        <w:rPr>
          <w:lang w:val="la-Latn"/>
        </w:rPr>
        <w:t xml:space="preserve"> eis</w:t>
      </w:r>
      <w:r w:rsidR="00ED106A" w:rsidRPr="007A06F5">
        <w:rPr>
          <w:lang w:val="la-Latn"/>
        </w:rPr>
        <w:t xml:space="preserve"> </w:t>
      </w:r>
      <w:r w:rsidRPr="007A06F5">
        <w:rPr>
          <w:iCs/>
          <w:lang w:val="la-Latn"/>
        </w:rPr>
        <w:t>convivia</w:t>
      </w:r>
      <w:r w:rsidR="00ED106A" w:rsidRPr="007A06F5">
        <w:rPr>
          <w:lang w:val="la-Latn"/>
        </w:rPr>
        <w:t xml:space="preserve"> </w:t>
      </w:r>
      <w:r w:rsidRPr="007A06F5">
        <w:rPr>
          <w:iCs/>
          <w:lang w:val="la-Latn"/>
        </w:rPr>
        <w:t>celebrare</w:t>
      </w:r>
      <w:r w:rsidR="00ED106A" w:rsidRPr="007A06F5">
        <w:rPr>
          <w:lang w:val="la-Latn"/>
        </w:rPr>
        <w:t xml:space="preserve"> </w:t>
      </w:r>
      <w:r w:rsidR="00B04058" w:rsidRPr="007A06F5">
        <w:rPr>
          <w:lang w:val="la-Latn"/>
        </w:rPr>
        <w:t>non per</w:t>
      </w:r>
      <w:r w:rsidRPr="007A06F5">
        <w:rPr>
          <w:lang w:val="la-Latn"/>
        </w:rPr>
        <w:t>mittatur</w:t>
      </w:r>
      <w:r w:rsidR="0047682A" w:rsidRPr="007A06F5">
        <w:rPr>
          <w:lang w:val="la-Latn"/>
        </w:rPr>
        <w:t xml:space="preserve">. </w:t>
      </w:r>
    </w:p>
    <w:p w14:paraId="6DC1F572" w14:textId="7E403EE7" w:rsidR="00CF13F7" w:rsidRPr="007A06F5" w:rsidRDefault="00F53A06" w:rsidP="00724342">
      <w:pPr>
        <w:pStyle w:val="Normlnweb"/>
        <w:spacing w:before="0" w:beforeAutospacing="0" w:after="120" w:afterAutospacing="0"/>
        <w:rPr>
          <w:lang w:val="la-Latn"/>
        </w:rPr>
      </w:pPr>
      <w:commentRangeStart w:id="219"/>
      <w:r w:rsidRPr="007A06F5">
        <w:rPr>
          <w:lang w:val="la-Latn"/>
        </w:rPr>
        <w:t>XXIII</w:t>
      </w:r>
      <w:r w:rsidR="0047682A" w:rsidRPr="007A06F5">
        <w:rPr>
          <w:lang w:val="la-Latn"/>
        </w:rPr>
        <w:t xml:space="preserve">. </w:t>
      </w:r>
      <w:r w:rsidR="00CF13F7" w:rsidRPr="007A06F5">
        <w:rPr>
          <w:iCs/>
          <w:lang w:val="la-Latn"/>
        </w:rPr>
        <w:t>UT</w:t>
      </w:r>
      <w:r w:rsidR="00ED106A" w:rsidRPr="007A06F5">
        <w:rPr>
          <w:lang w:val="la-Latn"/>
        </w:rPr>
        <w:t xml:space="preserve"> </w:t>
      </w:r>
      <w:r w:rsidR="00CF13F7" w:rsidRPr="007A06F5">
        <w:rPr>
          <w:iCs/>
          <w:lang w:val="la-Latn"/>
        </w:rPr>
        <w:t>NULLO</w:t>
      </w:r>
      <w:r w:rsidR="00CF13F7" w:rsidRPr="007A06F5">
        <w:rPr>
          <w:lang w:val="la-Latn"/>
        </w:rPr>
        <w:t xml:space="preserve"> </w:t>
      </w:r>
      <w:r w:rsidR="00CF13F7" w:rsidRPr="007A06F5">
        <w:rPr>
          <w:iCs/>
          <w:lang w:val="la-Latn"/>
        </w:rPr>
        <w:t>EPISCOPO</w:t>
      </w:r>
      <w:r w:rsidR="00CF13F7" w:rsidRPr="007A06F5">
        <w:rPr>
          <w:lang w:val="la-Latn"/>
        </w:rPr>
        <w:t xml:space="preserve"> </w:t>
      </w:r>
      <w:r w:rsidR="00CF13F7" w:rsidRPr="007A06F5">
        <w:rPr>
          <w:iCs/>
          <w:lang w:val="la-Latn"/>
        </w:rPr>
        <w:t>LICEAT</w:t>
      </w:r>
      <w:r w:rsidR="00ED106A" w:rsidRPr="007A06F5">
        <w:rPr>
          <w:lang w:val="la-Latn"/>
        </w:rPr>
        <w:t xml:space="preserve"> </w:t>
      </w:r>
      <w:r w:rsidR="00CF13F7" w:rsidRPr="007A06F5">
        <w:rPr>
          <w:iCs/>
          <w:lang w:val="la-Latn"/>
        </w:rPr>
        <w:t>A</w:t>
      </w:r>
      <w:r w:rsidR="00ED106A" w:rsidRPr="007A06F5">
        <w:rPr>
          <w:lang w:val="la-Latn"/>
        </w:rPr>
        <w:t xml:space="preserve"> </w:t>
      </w:r>
      <w:r w:rsidR="00CF13F7" w:rsidRPr="007A06F5">
        <w:rPr>
          <w:iCs/>
          <w:lang w:val="la-Latn"/>
        </w:rPr>
        <w:t>SYNODO</w:t>
      </w:r>
      <w:r w:rsidR="00CF13F7" w:rsidRPr="007A06F5">
        <w:rPr>
          <w:lang w:val="la-Latn"/>
        </w:rPr>
        <w:t xml:space="preserve"> </w:t>
      </w:r>
      <w:r w:rsidR="00CF13F7" w:rsidRPr="007A06F5">
        <w:rPr>
          <w:iCs/>
          <w:lang w:val="la-Latn"/>
        </w:rPr>
        <w:t>DEESSE</w:t>
      </w:r>
      <w:r w:rsidR="00ED106A" w:rsidRPr="007A06F5">
        <w:rPr>
          <w:lang w:val="la-Latn"/>
        </w:rPr>
        <w:t xml:space="preserve"> </w:t>
      </w:r>
      <w:r w:rsidR="00CF13F7" w:rsidRPr="007A06F5">
        <w:rPr>
          <w:lang w:val="la-Latn"/>
        </w:rPr>
        <w:t>VEL</w:t>
      </w:r>
      <w:r w:rsidR="00ED106A" w:rsidRPr="007A06F5">
        <w:rPr>
          <w:lang w:val="la-Latn"/>
        </w:rPr>
        <w:t xml:space="preserve"> </w:t>
      </w:r>
      <w:r w:rsidR="00CF13F7" w:rsidRPr="007A06F5">
        <w:rPr>
          <w:lang w:val="la-Latn"/>
        </w:rPr>
        <w:t xml:space="preserve">ANTE </w:t>
      </w:r>
      <w:r w:rsidR="00CF13F7" w:rsidRPr="007A06F5">
        <w:rPr>
          <w:iCs/>
          <w:lang w:val="la-Latn"/>
        </w:rPr>
        <w:t>PERACTAM</w:t>
      </w:r>
      <w:r w:rsidR="0069631A" w:rsidRPr="007A06F5">
        <w:rPr>
          <w:lang w:val="la-Latn"/>
        </w:rPr>
        <w:t xml:space="preserve"> </w:t>
      </w:r>
      <w:r w:rsidR="00CF13F7" w:rsidRPr="007A06F5">
        <w:rPr>
          <w:lang w:val="la-Latn"/>
        </w:rPr>
        <w:t xml:space="preserve">SYNODUM </w:t>
      </w:r>
      <w:r w:rsidR="00CF13F7" w:rsidRPr="007A06F5">
        <w:rPr>
          <w:iCs/>
          <w:lang w:val="la-Latn"/>
        </w:rPr>
        <w:t>DISCEDERE</w:t>
      </w:r>
      <w:r w:rsidR="0047682A" w:rsidRPr="007A06F5">
        <w:rPr>
          <w:lang w:val="la-Latn"/>
        </w:rPr>
        <w:t xml:space="preserve">. </w:t>
      </w:r>
      <w:commentRangeEnd w:id="219"/>
      <w:r w:rsidR="00BA4684" w:rsidRPr="007A06F5">
        <w:rPr>
          <w:rStyle w:val="Odkaznakoment"/>
          <w:rFonts w:eastAsiaTheme="minorHAnsi"/>
          <w:lang w:val="la-Latn" w:eastAsia="en-US"/>
        </w:rPr>
        <w:commentReference w:id="219"/>
      </w:r>
    </w:p>
    <w:p w14:paraId="61898016" w14:textId="66EC34B0" w:rsidR="00CF13F7" w:rsidRPr="007A06F5" w:rsidRDefault="00CF13F7" w:rsidP="00724342">
      <w:pPr>
        <w:pStyle w:val="Normlnweb"/>
        <w:spacing w:before="0" w:beforeAutospacing="0" w:after="120" w:afterAutospacing="0"/>
        <w:rPr>
          <w:lang w:val="la-Latn"/>
        </w:rPr>
      </w:pPr>
      <w:r w:rsidRPr="007A06F5">
        <w:rPr>
          <w:iCs/>
          <w:lang w:val="la-Latn"/>
        </w:rPr>
        <w:t>Si</w:t>
      </w:r>
      <w:r w:rsidRPr="007A06F5">
        <w:rPr>
          <w:lang w:val="la-Latn"/>
        </w:rPr>
        <w:t xml:space="preserve"> </w:t>
      </w:r>
      <w:r w:rsidRPr="007A06F5">
        <w:rPr>
          <w:iCs/>
          <w:lang w:val="la-Latn"/>
        </w:rPr>
        <w:t>quis</w:t>
      </w:r>
      <w:r w:rsidR="0069631A" w:rsidRPr="007A06F5">
        <w:rPr>
          <w:lang w:val="la-Latn"/>
        </w:rPr>
        <w:t xml:space="preserve"> </w:t>
      </w:r>
      <w:r w:rsidRPr="007A06F5">
        <w:rPr>
          <w:iCs/>
          <w:lang w:val="la-Latn"/>
        </w:rPr>
        <w:t>autem</w:t>
      </w:r>
      <w:r w:rsidRPr="007A06F5">
        <w:rPr>
          <w:lang w:val="la-Latn"/>
        </w:rPr>
        <w:t xml:space="preserve"> de episcoporum </w:t>
      </w:r>
      <w:r w:rsidR="00F53A06" w:rsidRPr="007A06F5">
        <w:rPr>
          <w:lang w:val="la-Latn"/>
        </w:rPr>
        <w:t>s</w:t>
      </w:r>
      <w:r w:rsidRPr="007A06F5">
        <w:rPr>
          <w:lang w:val="la-Latn"/>
        </w:rPr>
        <w:t xml:space="preserve">ynodo </w:t>
      </w:r>
      <w:r w:rsidRPr="007A06F5">
        <w:rPr>
          <w:iCs/>
          <w:lang w:val="la-Latn"/>
        </w:rPr>
        <w:t>adesse</w:t>
      </w:r>
      <w:r w:rsidR="0069631A" w:rsidRPr="007A06F5">
        <w:rPr>
          <w:lang w:val="la-Latn"/>
        </w:rPr>
        <w:t xml:space="preserve"> </w:t>
      </w:r>
      <w:r w:rsidRPr="007A06F5">
        <w:rPr>
          <w:iCs/>
          <w:lang w:val="la-Latn"/>
        </w:rPr>
        <w:t>neglexerit</w:t>
      </w:r>
      <w:r w:rsidR="0069631A" w:rsidRPr="007A06F5">
        <w:rPr>
          <w:lang w:val="la-Latn"/>
        </w:rPr>
        <w:t xml:space="preserve"> </w:t>
      </w:r>
      <w:r w:rsidRPr="007A06F5">
        <w:rPr>
          <w:iCs/>
          <w:lang w:val="la-Latn"/>
        </w:rPr>
        <w:t>aut</w:t>
      </w:r>
      <w:r w:rsidR="0069631A" w:rsidRPr="007A06F5">
        <w:rPr>
          <w:lang w:val="la-Latn"/>
        </w:rPr>
        <w:t xml:space="preserve"> </w:t>
      </w:r>
      <w:r w:rsidRPr="007A06F5">
        <w:rPr>
          <w:iCs/>
          <w:lang w:val="la-Latn"/>
        </w:rPr>
        <w:t>coetum</w:t>
      </w:r>
      <w:r w:rsidRPr="007A06F5">
        <w:rPr>
          <w:lang w:val="la-Latn"/>
        </w:rPr>
        <w:t xml:space="preserve"> </w:t>
      </w:r>
      <w:r w:rsidRPr="007A06F5">
        <w:rPr>
          <w:iCs/>
          <w:lang w:val="la-Latn"/>
        </w:rPr>
        <w:t>fratrum</w:t>
      </w:r>
      <w:r w:rsidR="0069631A" w:rsidRPr="007A06F5">
        <w:rPr>
          <w:lang w:val="la-Latn"/>
        </w:rPr>
        <w:t xml:space="preserve">, </w:t>
      </w:r>
      <w:r w:rsidRPr="007A06F5">
        <w:rPr>
          <w:iCs/>
          <w:lang w:val="la-Latn"/>
        </w:rPr>
        <w:t>antequam</w:t>
      </w:r>
      <w:r w:rsidRPr="007A06F5">
        <w:rPr>
          <w:lang w:val="la-Latn"/>
        </w:rPr>
        <w:t xml:space="preserve"> </w:t>
      </w:r>
      <w:r w:rsidRPr="007A06F5">
        <w:rPr>
          <w:iCs/>
          <w:lang w:val="la-Latn"/>
        </w:rPr>
        <w:t>concilium</w:t>
      </w:r>
      <w:r w:rsidRPr="007A06F5">
        <w:rPr>
          <w:lang w:val="la-Latn"/>
        </w:rPr>
        <w:t xml:space="preserve"> </w:t>
      </w:r>
      <w:r w:rsidRPr="007A06F5">
        <w:rPr>
          <w:iCs/>
          <w:lang w:val="la-Latn"/>
        </w:rPr>
        <w:t>dissolvatur</w:t>
      </w:r>
      <w:r w:rsidR="0069631A" w:rsidRPr="007A06F5">
        <w:rPr>
          <w:lang w:val="la-Latn"/>
        </w:rPr>
        <w:t xml:space="preserve">, </w:t>
      </w:r>
      <w:r w:rsidRPr="007A06F5">
        <w:rPr>
          <w:iCs/>
          <w:lang w:val="la-Latn"/>
        </w:rPr>
        <w:t>crediderit</w:t>
      </w:r>
      <w:r w:rsidR="0069631A" w:rsidRPr="007A06F5">
        <w:rPr>
          <w:lang w:val="la-Latn"/>
        </w:rPr>
        <w:t xml:space="preserve"> </w:t>
      </w:r>
      <w:r w:rsidRPr="007A06F5">
        <w:rPr>
          <w:iCs/>
          <w:lang w:val="la-Latn"/>
        </w:rPr>
        <w:t>deserendum</w:t>
      </w:r>
      <w:r w:rsidR="0069631A" w:rsidRPr="007A06F5">
        <w:rPr>
          <w:lang w:val="la-Latn"/>
        </w:rPr>
        <w:t xml:space="preserve">, </w:t>
      </w:r>
      <w:r w:rsidRPr="007A06F5">
        <w:rPr>
          <w:iCs/>
          <w:lang w:val="la-Latn"/>
        </w:rPr>
        <w:t>alienatum</w:t>
      </w:r>
      <w:r w:rsidR="0069631A" w:rsidRPr="007A06F5">
        <w:rPr>
          <w:lang w:val="la-Latn"/>
        </w:rPr>
        <w:t xml:space="preserve"> </w:t>
      </w:r>
      <w:r w:rsidRPr="007A06F5">
        <w:rPr>
          <w:iCs/>
          <w:lang w:val="la-Latn"/>
        </w:rPr>
        <w:t>se</w:t>
      </w:r>
      <w:r w:rsidRPr="007A06F5">
        <w:rPr>
          <w:lang w:val="la-Latn"/>
        </w:rPr>
        <w:t xml:space="preserve"> </w:t>
      </w:r>
      <w:r w:rsidRPr="007A06F5">
        <w:rPr>
          <w:iCs/>
          <w:lang w:val="la-Latn"/>
        </w:rPr>
        <w:t>a</w:t>
      </w:r>
      <w:r w:rsidR="0069631A" w:rsidRPr="007A06F5">
        <w:rPr>
          <w:lang w:val="la-Latn"/>
        </w:rPr>
        <w:t xml:space="preserve"> </w:t>
      </w:r>
      <w:r w:rsidRPr="007A06F5">
        <w:rPr>
          <w:iCs/>
          <w:lang w:val="la-Latn"/>
        </w:rPr>
        <w:t>fratrum</w:t>
      </w:r>
      <w:r w:rsidR="0069631A" w:rsidRPr="007A06F5">
        <w:rPr>
          <w:lang w:val="la-Latn"/>
        </w:rPr>
        <w:t xml:space="preserve"> </w:t>
      </w:r>
      <w:r w:rsidRPr="007A06F5">
        <w:rPr>
          <w:iCs/>
          <w:lang w:val="la-Latn"/>
        </w:rPr>
        <w:t>communione</w:t>
      </w:r>
      <w:r w:rsidRPr="007A06F5">
        <w:rPr>
          <w:lang w:val="la-Latn"/>
        </w:rPr>
        <w:t xml:space="preserve"> </w:t>
      </w:r>
      <w:r w:rsidRPr="007A06F5">
        <w:rPr>
          <w:iCs/>
          <w:lang w:val="la-Latn"/>
        </w:rPr>
        <w:t>cognoscat</w:t>
      </w:r>
      <w:r w:rsidR="00A30F7F" w:rsidRPr="007A06F5">
        <w:rPr>
          <w:lang w:val="la-Latn"/>
        </w:rPr>
        <w:t xml:space="preserve">; </w:t>
      </w:r>
      <w:r w:rsidRPr="007A06F5">
        <w:rPr>
          <w:iCs/>
          <w:lang w:val="la-Latn"/>
        </w:rPr>
        <w:t>nec</w:t>
      </w:r>
      <w:r w:rsidRPr="007A06F5">
        <w:rPr>
          <w:lang w:val="la-Latn"/>
        </w:rPr>
        <w:t xml:space="preserve"> </w:t>
      </w:r>
      <w:r w:rsidRPr="007A06F5">
        <w:rPr>
          <w:iCs/>
          <w:lang w:val="la-Latn"/>
        </w:rPr>
        <w:t>eum</w:t>
      </w:r>
      <w:r w:rsidR="0069631A" w:rsidRPr="007A06F5">
        <w:rPr>
          <w:lang w:val="la-Latn"/>
        </w:rPr>
        <w:t xml:space="preserve"> </w:t>
      </w:r>
      <w:r w:rsidRPr="007A06F5">
        <w:rPr>
          <w:iCs/>
          <w:lang w:val="la-Latn"/>
        </w:rPr>
        <w:t>recipi</w:t>
      </w:r>
      <w:r w:rsidR="0069631A" w:rsidRPr="007A06F5">
        <w:rPr>
          <w:lang w:val="la-Latn"/>
        </w:rPr>
        <w:t xml:space="preserve"> </w:t>
      </w:r>
      <w:r w:rsidRPr="007A06F5">
        <w:rPr>
          <w:iCs/>
          <w:lang w:val="la-Latn"/>
        </w:rPr>
        <w:t>liceat</w:t>
      </w:r>
      <w:r w:rsidR="0069631A" w:rsidRPr="007A06F5">
        <w:rPr>
          <w:lang w:val="la-Latn"/>
        </w:rPr>
        <w:t xml:space="preserve">, </w:t>
      </w:r>
      <w:r w:rsidRPr="007A06F5">
        <w:rPr>
          <w:iCs/>
          <w:lang w:val="la-Latn"/>
        </w:rPr>
        <w:t>nisi</w:t>
      </w:r>
      <w:r w:rsidRPr="007A06F5">
        <w:rPr>
          <w:lang w:val="la-Latn"/>
        </w:rPr>
        <w:t xml:space="preserve"> </w:t>
      </w:r>
      <w:r w:rsidRPr="007A06F5">
        <w:rPr>
          <w:iCs/>
          <w:lang w:val="la-Latn"/>
        </w:rPr>
        <w:t>in</w:t>
      </w:r>
      <w:r w:rsidRPr="007A06F5">
        <w:rPr>
          <w:lang w:val="la-Latn"/>
        </w:rPr>
        <w:t xml:space="preserve"> </w:t>
      </w:r>
      <w:r w:rsidRPr="007A06F5">
        <w:rPr>
          <w:iCs/>
          <w:lang w:val="la-Latn"/>
        </w:rPr>
        <w:t>sequenti</w:t>
      </w:r>
      <w:r w:rsidR="0069631A" w:rsidRPr="007A06F5">
        <w:rPr>
          <w:lang w:val="la-Latn"/>
        </w:rPr>
        <w:t xml:space="preserve"> </w:t>
      </w:r>
      <w:r w:rsidRPr="007A06F5">
        <w:rPr>
          <w:iCs/>
          <w:lang w:val="la-Latn"/>
        </w:rPr>
        <w:t>synodo</w:t>
      </w:r>
      <w:r w:rsidR="0069631A" w:rsidRPr="007A06F5">
        <w:rPr>
          <w:lang w:val="la-Latn"/>
        </w:rPr>
        <w:t xml:space="preserve"> </w:t>
      </w:r>
      <w:r w:rsidRPr="007A06F5">
        <w:rPr>
          <w:iCs/>
          <w:lang w:val="la-Latn"/>
        </w:rPr>
        <w:t>fuerit</w:t>
      </w:r>
      <w:r w:rsidR="00B04058" w:rsidRPr="007A06F5">
        <w:rPr>
          <w:lang w:val="la-Latn"/>
        </w:rPr>
        <w:t xml:space="preserve"> abso</w:t>
      </w:r>
      <w:r w:rsidRPr="007A06F5">
        <w:rPr>
          <w:iCs/>
          <w:lang w:val="la-Latn"/>
        </w:rPr>
        <w:t>lutus</w:t>
      </w:r>
      <w:r w:rsidR="0069631A" w:rsidRPr="007A06F5">
        <w:rPr>
          <w:lang w:val="la-Latn"/>
        </w:rPr>
        <w:t xml:space="preserve">. </w:t>
      </w:r>
      <w:r w:rsidRPr="007A06F5">
        <w:rPr>
          <w:lang w:val="la-Latn"/>
        </w:rPr>
        <w:t>/</w:t>
      </w:r>
    </w:p>
    <w:p w14:paraId="1405CF7F" w14:textId="6F613CDB" w:rsidR="00B04058" w:rsidRPr="007A06F5" w:rsidRDefault="00CF13F7" w:rsidP="00724342">
      <w:pPr>
        <w:pStyle w:val="Normlnweb"/>
        <w:spacing w:before="0" w:beforeAutospacing="0" w:after="120" w:afterAutospacing="0"/>
        <w:rPr>
          <w:lang w:val="la-Latn"/>
        </w:rPr>
      </w:pPr>
      <w:commentRangeStart w:id="220"/>
      <w:r w:rsidRPr="007A06F5">
        <w:rPr>
          <w:lang w:val="la-Latn"/>
        </w:rPr>
        <w:t>XXIIII</w:t>
      </w:r>
      <w:r w:rsidR="0069631A" w:rsidRPr="007A06F5">
        <w:rPr>
          <w:lang w:val="la-Latn"/>
        </w:rPr>
        <w:t xml:space="preserve">. </w:t>
      </w:r>
      <w:r w:rsidRPr="007A06F5">
        <w:rPr>
          <w:lang w:val="la-Latn"/>
        </w:rPr>
        <w:t>UT</w:t>
      </w:r>
      <w:r w:rsidR="00A30F7F" w:rsidRPr="007A06F5">
        <w:rPr>
          <w:lang w:val="la-Latn"/>
        </w:rPr>
        <w:t xml:space="preserve"> </w:t>
      </w:r>
      <w:r w:rsidRPr="007A06F5">
        <w:rPr>
          <w:lang w:val="la-Latn"/>
        </w:rPr>
        <w:t>NULLUS SECULARIUM ECCLESIAM</w:t>
      </w:r>
      <w:r w:rsidR="00ED106A" w:rsidRPr="007A06F5">
        <w:rPr>
          <w:lang w:val="la-Latn"/>
        </w:rPr>
        <w:t xml:space="preserve"> </w:t>
      </w:r>
      <w:r w:rsidRPr="007A06F5">
        <w:rPr>
          <w:lang w:val="la-Latn"/>
        </w:rPr>
        <w:t>AUT CLERICUM</w:t>
      </w:r>
      <w:r w:rsidR="00ED106A" w:rsidRPr="007A06F5">
        <w:rPr>
          <w:lang w:val="la-Latn"/>
        </w:rPr>
        <w:t xml:space="preserve"> </w:t>
      </w:r>
      <w:r w:rsidRPr="007A06F5">
        <w:rPr>
          <w:lang w:val="la-Latn"/>
        </w:rPr>
        <w:t>FATIGARE PRAESUMAT</w:t>
      </w:r>
      <w:r w:rsidR="0069631A" w:rsidRPr="007A06F5">
        <w:rPr>
          <w:lang w:val="la-Latn"/>
        </w:rPr>
        <w:t>.</w:t>
      </w:r>
      <w:commentRangeEnd w:id="220"/>
      <w:r w:rsidR="00BA4684" w:rsidRPr="007A06F5">
        <w:rPr>
          <w:rStyle w:val="Odkaznakoment"/>
          <w:rFonts w:eastAsiaTheme="minorHAnsi"/>
          <w:lang w:val="la-Latn" w:eastAsia="en-US"/>
        </w:rPr>
        <w:commentReference w:id="220"/>
      </w:r>
      <w:r w:rsidR="0069631A" w:rsidRPr="007A06F5">
        <w:rPr>
          <w:lang w:val="la-Latn"/>
        </w:rPr>
        <w:t xml:space="preserve"> </w:t>
      </w:r>
    </w:p>
    <w:p w14:paraId="22549E44" w14:textId="0CBEAF7A" w:rsidR="00CF13F7" w:rsidRPr="007A06F5" w:rsidRDefault="00CF13F7" w:rsidP="00724342">
      <w:pPr>
        <w:pStyle w:val="Normlnweb"/>
        <w:spacing w:before="0" w:beforeAutospacing="0" w:after="120" w:afterAutospacing="0"/>
        <w:rPr>
          <w:lang w:val="la-Latn"/>
        </w:rPr>
      </w:pPr>
      <w:r w:rsidRPr="007A06F5">
        <w:rPr>
          <w:iCs/>
          <w:lang w:val="la-Latn"/>
        </w:rPr>
        <w:t>Si</w:t>
      </w:r>
      <w:r w:rsidRPr="007A06F5">
        <w:rPr>
          <w:lang w:val="la-Latn"/>
        </w:rPr>
        <w:t xml:space="preserve">  </w:t>
      </w:r>
      <w:r w:rsidRPr="007A06F5">
        <w:rPr>
          <w:iCs/>
          <w:lang w:val="la-Latn"/>
        </w:rPr>
        <w:t>quis</w:t>
      </w:r>
      <w:r w:rsidRPr="007A06F5">
        <w:rPr>
          <w:lang w:val="la-Latn"/>
        </w:rPr>
        <w:t xml:space="preserve"> </w:t>
      </w:r>
      <w:r w:rsidRPr="007A06F5">
        <w:rPr>
          <w:iCs/>
          <w:lang w:val="la-Latn"/>
        </w:rPr>
        <w:t>vero</w:t>
      </w:r>
      <w:r w:rsidR="00ED106A" w:rsidRPr="007A06F5">
        <w:rPr>
          <w:lang w:val="la-Latn"/>
        </w:rPr>
        <w:t xml:space="preserve"> </w:t>
      </w:r>
      <w:r w:rsidRPr="007A06F5">
        <w:rPr>
          <w:iCs/>
          <w:lang w:val="la-Latn"/>
        </w:rPr>
        <w:t>saecularium</w:t>
      </w:r>
      <w:r w:rsidRPr="007A06F5">
        <w:rPr>
          <w:lang w:val="la-Latn"/>
        </w:rPr>
        <w:t xml:space="preserve"> </w:t>
      </w:r>
      <w:r w:rsidRPr="007A06F5">
        <w:rPr>
          <w:iCs/>
          <w:lang w:val="la-Latn"/>
        </w:rPr>
        <w:t>per</w:t>
      </w:r>
      <w:r w:rsidRPr="007A06F5">
        <w:rPr>
          <w:lang w:val="la-Latn"/>
        </w:rPr>
        <w:t xml:space="preserve"> </w:t>
      </w:r>
      <w:r w:rsidRPr="007A06F5">
        <w:rPr>
          <w:iCs/>
          <w:lang w:val="la-Latn"/>
        </w:rPr>
        <w:t>calumniam</w:t>
      </w:r>
      <w:r w:rsidRPr="007A06F5">
        <w:rPr>
          <w:lang w:val="la-Latn"/>
        </w:rPr>
        <w:t xml:space="preserve"> </w:t>
      </w:r>
      <w:r w:rsidRPr="007A06F5">
        <w:rPr>
          <w:iCs/>
          <w:lang w:val="la-Latn"/>
        </w:rPr>
        <w:t>ecclesiam</w:t>
      </w:r>
      <w:r w:rsidR="00ED106A" w:rsidRPr="007A06F5">
        <w:rPr>
          <w:lang w:val="la-Latn"/>
        </w:rPr>
        <w:t xml:space="preserve"> </w:t>
      </w:r>
      <w:r w:rsidRPr="007A06F5">
        <w:rPr>
          <w:iCs/>
          <w:lang w:val="la-Latn"/>
        </w:rPr>
        <w:t>aut</w:t>
      </w:r>
      <w:r w:rsidR="00ED106A" w:rsidRPr="007A06F5">
        <w:rPr>
          <w:lang w:val="la-Latn"/>
        </w:rPr>
        <w:t xml:space="preserve"> </w:t>
      </w:r>
      <w:r w:rsidRPr="007A06F5">
        <w:rPr>
          <w:iCs/>
          <w:lang w:val="la-Latn"/>
        </w:rPr>
        <w:t>clericum</w:t>
      </w:r>
      <w:r w:rsidRPr="007A06F5">
        <w:rPr>
          <w:lang w:val="la-Latn"/>
        </w:rPr>
        <w:t xml:space="preserve"> </w:t>
      </w:r>
      <w:r w:rsidRPr="007A06F5">
        <w:rPr>
          <w:iCs/>
          <w:lang w:val="la-Latn"/>
        </w:rPr>
        <w:t>fatigare</w:t>
      </w:r>
      <w:r w:rsidRPr="007A06F5">
        <w:rPr>
          <w:lang w:val="la-Latn"/>
        </w:rPr>
        <w:t xml:space="preserve"> </w:t>
      </w:r>
      <w:r w:rsidRPr="007A06F5">
        <w:rPr>
          <w:iCs/>
          <w:lang w:val="la-Latn"/>
        </w:rPr>
        <w:t>temptaverit</w:t>
      </w:r>
      <w:r w:rsidRPr="007A06F5">
        <w:rPr>
          <w:lang w:val="la-Latn"/>
        </w:rPr>
        <w:t xml:space="preserve"> </w:t>
      </w:r>
      <w:r w:rsidRPr="007A06F5">
        <w:rPr>
          <w:iCs/>
          <w:lang w:val="la-Latn"/>
        </w:rPr>
        <w:t>et</w:t>
      </w:r>
      <w:r w:rsidRPr="007A06F5">
        <w:rPr>
          <w:lang w:val="la-Latn"/>
        </w:rPr>
        <w:t xml:space="preserve"> </w:t>
      </w:r>
      <w:r w:rsidRPr="007A06F5">
        <w:rPr>
          <w:iCs/>
          <w:lang w:val="la-Latn"/>
        </w:rPr>
        <w:t>victus</w:t>
      </w:r>
      <w:r w:rsidRPr="007A06F5">
        <w:rPr>
          <w:lang w:val="la-Latn"/>
        </w:rPr>
        <w:t xml:space="preserve"> </w:t>
      </w:r>
      <w:r w:rsidRPr="007A06F5">
        <w:rPr>
          <w:iCs/>
          <w:lang w:val="la-Latn"/>
        </w:rPr>
        <w:t>fuerit</w:t>
      </w:r>
      <w:r w:rsidR="0069631A" w:rsidRPr="007A06F5">
        <w:rPr>
          <w:lang w:val="la-Latn"/>
        </w:rPr>
        <w:t xml:space="preserve">, </w:t>
      </w:r>
      <w:r w:rsidRPr="007A06F5">
        <w:rPr>
          <w:lang w:val="la-Latn"/>
        </w:rPr>
        <w:t xml:space="preserve">ab </w:t>
      </w:r>
      <w:r w:rsidRPr="007A06F5">
        <w:rPr>
          <w:iCs/>
          <w:lang w:val="la-Latn"/>
        </w:rPr>
        <w:t>ecclesiae</w:t>
      </w:r>
      <w:r w:rsidRPr="007A06F5">
        <w:rPr>
          <w:lang w:val="la-Latn"/>
        </w:rPr>
        <w:t xml:space="preserve"> </w:t>
      </w:r>
      <w:r w:rsidRPr="007A06F5">
        <w:rPr>
          <w:iCs/>
          <w:lang w:val="la-Latn"/>
        </w:rPr>
        <w:t>liminibus</w:t>
      </w:r>
      <w:r w:rsidRPr="007A06F5">
        <w:rPr>
          <w:lang w:val="la-Latn"/>
        </w:rPr>
        <w:t xml:space="preserve"> </w:t>
      </w:r>
      <w:r w:rsidRPr="007A06F5">
        <w:rPr>
          <w:iCs/>
          <w:lang w:val="la-Latn"/>
        </w:rPr>
        <w:t>et</w:t>
      </w:r>
      <w:r w:rsidRPr="007A06F5">
        <w:rPr>
          <w:lang w:val="la-Latn"/>
        </w:rPr>
        <w:t xml:space="preserve"> </w:t>
      </w:r>
      <w:r w:rsidRPr="007A06F5">
        <w:rPr>
          <w:iCs/>
          <w:lang w:val="la-Latn"/>
        </w:rPr>
        <w:t>a</w:t>
      </w:r>
      <w:r w:rsidRPr="007A06F5">
        <w:rPr>
          <w:lang w:val="la-Latn"/>
        </w:rPr>
        <w:t xml:space="preserve"> </w:t>
      </w:r>
      <w:r w:rsidRPr="007A06F5">
        <w:rPr>
          <w:iCs/>
          <w:lang w:val="la-Latn"/>
        </w:rPr>
        <w:t>catholicorum</w:t>
      </w:r>
      <w:r w:rsidR="00ED106A" w:rsidRPr="007A06F5">
        <w:rPr>
          <w:lang w:val="la-Latn"/>
        </w:rPr>
        <w:t xml:space="preserve"> </w:t>
      </w:r>
      <w:r w:rsidRPr="007A06F5">
        <w:rPr>
          <w:iCs/>
          <w:lang w:val="la-Latn"/>
        </w:rPr>
        <w:t>communione</w:t>
      </w:r>
      <w:r w:rsidR="0069631A" w:rsidRPr="007A06F5">
        <w:rPr>
          <w:lang w:val="la-Latn"/>
        </w:rPr>
        <w:t xml:space="preserve">, </w:t>
      </w:r>
      <w:r w:rsidRPr="007A06F5">
        <w:rPr>
          <w:iCs/>
          <w:lang w:val="la-Latn"/>
        </w:rPr>
        <w:t>nisi</w:t>
      </w:r>
      <w:r w:rsidRPr="007A06F5">
        <w:rPr>
          <w:lang w:val="la-Latn"/>
        </w:rPr>
        <w:t xml:space="preserve"> </w:t>
      </w:r>
      <w:r w:rsidRPr="007A06F5">
        <w:rPr>
          <w:iCs/>
          <w:lang w:val="la-Latn"/>
        </w:rPr>
        <w:t>digne</w:t>
      </w:r>
      <w:r w:rsidR="00ED106A" w:rsidRPr="007A06F5">
        <w:rPr>
          <w:lang w:val="la-Latn"/>
        </w:rPr>
        <w:t xml:space="preserve"> </w:t>
      </w:r>
      <w:r w:rsidRPr="007A06F5">
        <w:rPr>
          <w:iCs/>
          <w:lang w:val="la-Latn"/>
        </w:rPr>
        <w:t>pęnituerit</w:t>
      </w:r>
      <w:r w:rsidR="0047682A" w:rsidRPr="007A06F5">
        <w:rPr>
          <w:lang w:val="la-Latn"/>
        </w:rPr>
        <w:t xml:space="preserve">, </w:t>
      </w:r>
      <w:r w:rsidRPr="007A06F5">
        <w:rPr>
          <w:iCs/>
          <w:lang w:val="la-Latn"/>
        </w:rPr>
        <w:t>arceatur</w:t>
      </w:r>
      <w:r w:rsidR="0069631A" w:rsidRPr="007A06F5">
        <w:rPr>
          <w:lang w:val="la-Latn"/>
        </w:rPr>
        <w:t xml:space="preserve">. </w:t>
      </w:r>
    </w:p>
    <w:p w14:paraId="2A327747" w14:textId="0A5E9877" w:rsidR="00CF13F7" w:rsidRPr="007A06F5" w:rsidRDefault="00CF13F7" w:rsidP="00724342">
      <w:pPr>
        <w:pStyle w:val="Normlnweb"/>
        <w:spacing w:before="0" w:beforeAutospacing="0" w:after="120" w:afterAutospacing="0"/>
        <w:rPr>
          <w:lang w:val="la-Latn"/>
        </w:rPr>
      </w:pPr>
      <w:commentRangeStart w:id="221"/>
      <w:r w:rsidRPr="007A06F5">
        <w:rPr>
          <w:lang w:val="la-Latn"/>
        </w:rPr>
        <w:t>XXV</w:t>
      </w:r>
      <w:r w:rsidR="0047682A" w:rsidRPr="007A06F5">
        <w:rPr>
          <w:lang w:val="la-Latn"/>
        </w:rPr>
        <w:t xml:space="preserve">. </w:t>
      </w:r>
      <w:r w:rsidRPr="007A06F5">
        <w:rPr>
          <w:iCs/>
          <w:lang w:val="la-Latn"/>
        </w:rPr>
        <w:t>DE</w:t>
      </w:r>
      <w:r w:rsidR="00ED106A" w:rsidRPr="007A06F5">
        <w:rPr>
          <w:lang w:val="la-Latn"/>
        </w:rPr>
        <w:t xml:space="preserve"> </w:t>
      </w:r>
      <w:r w:rsidRPr="007A06F5">
        <w:rPr>
          <w:iCs/>
          <w:lang w:val="la-Latn"/>
        </w:rPr>
        <w:t>HIS</w:t>
      </w:r>
      <w:r w:rsidR="0047682A" w:rsidRPr="007A06F5">
        <w:rPr>
          <w:lang w:val="la-Latn"/>
        </w:rPr>
        <w:t xml:space="preserve">, </w:t>
      </w:r>
      <w:r w:rsidRPr="007A06F5">
        <w:rPr>
          <w:iCs/>
          <w:lang w:val="la-Latn"/>
        </w:rPr>
        <w:t>QUI</w:t>
      </w:r>
      <w:r w:rsidRPr="007A06F5">
        <w:rPr>
          <w:lang w:val="la-Latn"/>
        </w:rPr>
        <w:t xml:space="preserve"> </w:t>
      </w:r>
      <w:r w:rsidRPr="007A06F5">
        <w:rPr>
          <w:iCs/>
          <w:lang w:val="la-Latn"/>
        </w:rPr>
        <w:t>PER</w:t>
      </w:r>
      <w:r w:rsidR="00ED106A" w:rsidRPr="007A06F5">
        <w:rPr>
          <w:lang w:val="la-Latn"/>
        </w:rPr>
        <w:t xml:space="preserve"> </w:t>
      </w:r>
      <w:r w:rsidRPr="007A06F5">
        <w:rPr>
          <w:iCs/>
          <w:lang w:val="la-Latn"/>
        </w:rPr>
        <w:t>ODIUM</w:t>
      </w:r>
      <w:r w:rsidR="00ED106A" w:rsidRPr="007A06F5">
        <w:rPr>
          <w:lang w:val="la-Latn"/>
        </w:rPr>
        <w:t xml:space="preserve"> </w:t>
      </w:r>
      <w:r w:rsidRPr="007A06F5">
        <w:rPr>
          <w:iCs/>
          <w:lang w:val="la-Latn"/>
        </w:rPr>
        <w:t>AD</w:t>
      </w:r>
      <w:r w:rsidRPr="007A06F5">
        <w:rPr>
          <w:lang w:val="la-Latn"/>
        </w:rPr>
        <w:t xml:space="preserve"> </w:t>
      </w:r>
      <w:r w:rsidRPr="007A06F5">
        <w:rPr>
          <w:iCs/>
          <w:lang w:val="la-Latn"/>
        </w:rPr>
        <w:t>PACEM</w:t>
      </w:r>
      <w:r w:rsidRPr="007A06F5">
        <w:rPr>
          <w:lang w:val="la-Latn"/>
        </w:rPr>
        <w:t xml:space="preserve"> </w:t>
      </w:r>
      <w:r w:rsidRPr="007A06F5">
        <w:rPr>
          <w:iCs/>
          <w:lang w:val="la-Latn"/>
        </w:rPr>
        <w:t>NON</w:t>
      </w:r>
      <w:r w:rsidR="00B04058" w:rsidRPr="007A06F5">
        <w:rPr>
          <w:lang w:val="la-Latn"/>
        </w:rPr>
        <w:t xml:space="preserve"> REVER</w:t>
      </w:r>
      <w:r w:rsidRPr="007A06F5">
        <w:rPr>
          <w:iCs/>
          <w:lang w:val="la-Latn"/>
        </w:rPr>
        <w:t>TUNTUR</w:t>
      </w:r>
      <w:r w:rsidR="0047682A" w:rsidRPr="007A06F5">
        <w:rPr>
          <w:lang w:val="la-Latn"/>
        </w:rPr>
        <w:t xml:space="preserve">. </w:t>
      </w:r>
      <w:commentRangeEnd w:id="221"/>
      <w:r w:rsidR="000548C5" w:rsidRPr="007A06F5">
        <w:rPr>
          <w:rStyle w:val="Odkaznakoment"/>
          <w:rFonts w:eastAsiaTheme="minorHAnsi"/>
          <w:lang w:val="la-Latn" w:eastAsia="en-US"/>
        </w:rPr>
        <w:commentReference w:id="221"/>
      </w:r>
    </w:p>
    <w:p w14:paraId="1D4951A4" w14:textId="59877DD8" w:rsidR="00CF13F7" w:rsidRPr="007A06F5" w:rsidRDefault="00CF13F7" w:rsidP="00724342">
      <w:pPr>
        <w:pStyle w:val="Normlnweb"/>
        <w:spacing w:before="0" w:beforeAutospacing="0" w:after="120" w:afterAutospacing="0"/>
        <w:rPr>
          <w:lang w:val="la-Latn"/>
        </w:rPr>
      </w:pPr>
      <w:r w:rsidRPr="007A06F5">
        <w:rPr>
          <w:iCs/>
          <w:lang w:val="la-Latn"/>
        </w:rPr>
        <w:t>Placuit</w:t>
      </w:r>
      <w:r w:rsidRPr="007A06F5">
        <w:rPr>
          <w:lang w:val="la-Latn"/>
        </w:rPr>
        <w:t xml:space="preserve"> </w:t>
      </w:r>
      <w:r w:rsidRPr="007A06F5">
        <w:rPr>
          <w:iCs/>
          <w:lang w:val="la-Latn"/>
        </w:rPr>
        <w:t>etiam</w:t>
      </w:r>
      <w:r w:rsidR="0047682A" w:rsidRPr="007A06F5">
        <w:rPr>
          <w:lang w:val="la-Latn"/>
        </w:rPr>
        <w:t xml:space="preserve">, </w:t>
      </w:r>
      <w:r w:rsidRPr="007A06F5">
        <w:rPr>
          <w:iCs/>
          <w:lang w:val="la-Latn"/>
        </w:rPr>
        <w:t>ut</w:t>
      </w:r>
      <w:r w:rsidRPr="007A06F5">
        <w:rPr>
          <w:lang w:val="la-Latn"/>
        </w:rPr>
        <w:t xml:space="preserve"> </w:t>
      </w:r>
      <w:r w:rsidRPr="007A06F5">
        <w:rPr>
          <w:iCs/>
          <w:lang w:val="la-Latn"/>
        </w:rPr>
        <w:t>quicumque</w:t>
      </w:r>
      <w:r w:rsidRPr="007A06F5">
        <w:rPr>
          <w:lang w:val="la-Latn"/>
        </w:rPr>
        <w:t xml:space="preserve"> </w:t>
      </w:r>
      <w:r w:rsidRPr="007A06F5">
        <w:rPr>
          <w:iCs/>
          <w:lang w:val="la-Latn"/>
        </w:rPr>
        <w:t>odio</w:t>
      </w:r>
      <w:r w:rsidRPr="007A06F5">
        <w:rPr>
          <w:lang w:val="la-Latn"/>
        </w:rPr>
        <w:t xml:space="preserve"> </w:t>
      </w:r>
      <w:r w:rsidRPr="007A06F5">
        <w:rPr>
          <w:iCs/>
          <w:lang w:val="la-Latn"/>
        </w:rPr>
        <w:t>aut</w:t>
      </w:r>
      <w:r w:rsidRPr="007A06F5">
        <w:rPr>
          <w:lang w:val="la-Latn"/>
        </w:rPr>
        <w:t xml:space="preserve"> </w:t>
      </w:r>
      <w:r w:rsidRPr="007A06F5">
        <w:rPr>
          <w:iCs/>
          <w:lang w:val="la-Latn"/>
        </w:rPr>
        <w:t>longa</w:t>
      </w:r>
      <w:r w:rsidR="00ED106A" w:rsidRPr="007A06F5">
        <w:rPr>
          <w:lang w:val="la-Latn"/>
        </w:rPr>
        <w:t xml:space="preserve"> </w:t>
      </w:r>
      <w:r w:rsidRPr="007A06F5">
        <w:rPr>
          <w:iCs/>
          <w:lang w:val="la-Latn"/>
        </w:rPr>
        <w:t>inter</w:t>
      </w:r>
      <w:r w:rsidR="00ED106A" w:rsidRPr="007A06F5">
        <w:rPr>
          <w:lang w:val="la-Latn"/>
        </w:rPr>
        <w:t xml:space="preserve"> </w:t>
      </w:r>
      <w:r w:rsidRPr="007A06F5">
        <w:rPr>
          <w:iCs/>
          <w:lang w:val="la-Latn"/>
        </w:rPr>
        <w:t>se</w:t>
      </w:r>
      <w:r w:rsidRPr="007A06F5">
        <w:rPr>
          <w:lang w:val="la-Latn"/>
        </w:rPr>
        <w:t xml:space="preserve"> </w:t>
      </w:r>
      <w:r w:rsidRPr="007A06F5">
        <w:rPr>
          <w:iCs/>
          <w:lang w:val="la-Latn"/>
        </w:rPr>
        <w:t>lite</w:t>
      </w:r>
      <w:r w:rsidR="00ED106A" w:rsidRPr="007A06F5">
        <w:rPr>
          <w:lang w:val="la-Latn"/>
        </w:rPr>
        <w:t xml:space="preserve"> </w:t>
      </w:r>
      <w:r w:rsidRPr="007A06F5">
        <w:rPr>
          <w:iCs/>
          <w:lang w:val="la-Latn"/>
        </w:rPr>
        <w:t>dissenserint</w:t>
      </w:r>
      <w:r w:rsidR="0069631A" w:rsidRPr="007A06F5">
        <w:rPr>
          <w:lang w:val="la-Latn"/>
        </w:rPr>
        <w:t xml:space="preserve">, </w:t>
      </w:r>
      <w:r w:rsidRPr="007A06F5">
        <w:rPr>
          <w:iCs/>
          <w:lang w:val="la-Latn"/>
        </w:rPr>
        <w:t>et</w:t>
      </w:r>
      <w:r w:rsidRPr="007A06F5">
        <w:rPr>
          <w:lang w:val="la-Latn"/>
        </w:rPr>
        <w:t xml:space="preserve"> </w:t>
      </w:r>
      <w:r w:rsidRPr="007A06F5">
        <w:rPr>
          <w:iCs/>
          <w:lang w:val="la-Latn"/>
        </w:rPr>
        <w:t>ad</w:t>
      </w:r>
      <w:r w:rsidRPr="007A06F5">
        <w:rPr>
          <w:lang w:val="la-Latn"/>
        </w:rPr>
        <w:t xml:space="preserve"> </w:t>
      </w:r>
      <w:r w:rsidRPr="007A06F5">
        <w:rPr>
          <w:iCs/>
          <w:lang w:val="la-Latn"/>
        </w:rPr>
        <w:t>pacem</w:t>
      </w:r>
      <w:r w:rsidRPr="007A06F5">
        <w:rPr>
          <w:lang w:val="la-Latn"/>
        </w:rPr>
        <w:t xml:space="preserve"> </w:t>
      </w:r>
      <w:r w:rsidRPr="007A06F5">
        <w:rPr>
          <w:iCs/>
          <w:lang w:val="la-Latn"/>
        </w:rPr>
        <w:t>revocari</w:t>
      </w:r>
      <w:r w:rsidRPr="007A06F5">
        <w:rPr>
          <w:lang w:val="la-Latn"/>
        </w:rPr>
        <w:t xml:space="preserve"> </w:t>
      </w:r>
      <w:r w:rsidRPr="007A06F5">
        <w:rPr>
          <w:iCs/>
          <w:lang w:val="la-Latn"/>
        </w:rPr>
        <w:t>diutina</w:t>
      </w:r>
      <w:r w:rsidR="00ED106A" w:rsidRPr="007A06F5">
        <w:rPr>
          <w:lang w:val="la-Latn"/>
        </w:rPr>
        <w:t xml:space="preserve"> </w:t>
      </w:r>
      <w:r w:rsidRPr="007A06F5">
        <w:rPr>
          <w:iCs/>
          <w:lang w:val="la-Latn"/>
        </w:rPr>
        <w:t>intentione</w:t>
      </w:r>
      <w:r w:rsidR="00ED106A" w:rsidRPr="007A06F5">
        <w:rPr>
          <w:lang w:val="la-Latn"/>
        </w:rPr>
        <w:t xml:space="preserve"> </w:t>
      </w:r>
      <w:r w:rsidRPr="007A06F5">
        <w:rPr>
          <w:iCs/>
          <w:lang w:val="la-Latn"/>
        </w:rPr>
        <w:t>nequiverint</w:t>
      </w:r>
      <w:r w:rsidR="0047682A" w:rsidRPr="007A06F5">
        <w:rPr>
          <w:lang w:val="la-Latn"/>
        </w:rPr>
        <w:t xml:space="preserve">, </w:t>
      </w:r>
      <w:r w:rsidRPr="007A06F5">
        <w:rPr>
          <w:iCs/>
          <w:lang w:val="la-Latn"/>
        </w:rPr>
        <w:t>a</w:t>
      </w:r>
      <w:r w:rsidR="00ED106A" w:rsidRPr="007A06F5">
        <w:rPr>
          <w:lang w:val="la-Latn"/>
        </w:rPr>
        <w:t xml:space="preserve"> </w:t>
      </w:r>
      <w:r w:rsidRPr="007A06F5">
        <w:rPr>
          <w:iCs/>
          <w:lang w:val="la-Latn"/>
        </w:rPr>
        <w:t>civitatis</w:t>
      </w:r>
      <w:r w:rsidR="00ED106A" w:rsidRPr="007A06F5">
        <w:rPr>
          <w:lang w:val="la-Latn"/>
        </w:rPr>
        <w:t xml:space="preserve"> </w:t>
      </w:r>
      <w:r w:rsidRPr="007A06F5">
        <w:rPr>
          <w:iCs/>
          <w:lang w:val="la-Latn"/>
        </w:rPr>
        <w:t>primitus</w:t>
      </w:r>
      <w:r w:rsidR="00B04058" w:rsidRPr="007A06F5">
        <w:rPr>
          <w:lang w:val="la-Latn"/>
        </w:rPr>
        <w:t xml:space="preserve"> sacerdoti</w:t>
      </w:r>
      <w:r w:rsidRPr="007A06F5">
        <w:rPr>
          <w:iCs/>
          <w:lang w:val="la-Latn"/>
        </w:rPr>
        <w:t>bus</w:t>
      </w:r>
      <w:r w:rsidR="00ED106A" w:rsidRPr="007A06F5">
        <w:rPr>
          <w:lang w:val="la-Latn"/>
        </w:rPr>
        <w:t xml:space="preserve"> </w:t>
      </w:r>
      <w:r w:rsidRPr="007A06F5">
        <w:rPr>
          <w:iCs/>
          <w:lang w:val="la-Latn"/>
        </w:rPr>
        <w:t>arguantur</w:t>
      </w:r>
      <w:r w:rsidR="0069631A" w:rsidRPr="007A06F5">
        <w:rPr>
          <w:lang w:val="la-Latn"/>
        </w:rPr>
        <w:t xml:space="preserve">. </w:t>
      </w:r>
      <w:r w:rsidRPr="007A06F5">
        <w:rPr>
          <w:iCs/>
          <w:lang w:val="la-Latn"/>
        </w:rPr>
        <w:t>Qui</w:t>
      </w:r>
      <w:r w:rsidR="00ED106A" w:rsidRPr="007A06F5">
        <w:rPr>
          <w:lang w:val="la-Latn"/>
        </w:rPr>
        <w:t xml:space="preserve"> </w:t>
      </w:r>
      <w:r w:rsidRPr="007A06F5">
        <w:rPr>
          <w:iCs/>
          <w:lang w:val="la-Latn"/>
        </w:rPr>
        <w:t>si</w:t>
      </w:r>
      <w:r w:rsidR="00ED106A" w:rsidRPr="007A06F5">
        <w:rPr>
          <w:lang w:val="la-Latn"/>
        </w:rPr>
        <w:t xml:space="preserve"> </w:t>
      </w:r>
      <w:r w:rsidRPr="007A06F5">
        <w:rPr>
          <w:iCs/>
          <w:lang w:val="la-Latn"/>
        </w:rPr>
        <w:t>inimicitias</w:t>
      </w:r>
      <w:r w:rsidRPr="007A06F5">
        <w:rPr>
          <w:lang w:val="la-Latn"/>
        </w:rPr>
        <w:t xml:space="preserve"> </w:t>
      </w:r>
      <w:r w:rsidRPr="007A06F5">
        <w:rPr>
          <w:iCs/>
          <w:lang w:val="la-Latn"/>
        </w:rPr>
        <w:t>deponere</w:t>
      </w:r>
      <w:r w:rsidR="00ED106A" w:rsidRPr="007A06F5">
        <w:rPr>
          <w:lang w:val="la-Latn"/>
        </w:rPr>
        <w:t xml:space="preserve"> </w:t>
      </w:r>
      <w:r w:rsidRPr="007A06F5">
        <w:rPr>
          <w:iCs/>
          <w:lang w:val="la-Latn"/>
        </w:rPr>
        <w:t>pernitiosa</w:t>
      </w:r>
      <w:r w:rsidRPr="007A06F5">
        <w:rPr>
          <w:lang w:val="la-Latn"/>
        </w:rPr>
        <w:t xml:space="preserve"> </w:t>
      </w:r>
      <w:r w:rsidRPr="007A06F5">
        <w:rPr>
          <w:iCs/>
          <w:lang w:val="la-Latn"/>
        </w:rPr>
        <w:t>intentione</w:t>
      </w:r>
      <w:r w:rsidRPr="007A06F5">
        <w:rPr>
          <w:lang w:val="la-Latn"/>
        </w:rPr>
        <w:t xml:space="preserve"> </w:t>
      </w:r>
      <w:r w:rsidRPr="007A06F5">
        <w:rPr>
          <w:iCs/>
          <w:lang w:val="la-Latn"/>
        </w:rPr>
        <w:t>noluerint</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ecclesiae</w:t>
      </w:r>
      <w:r w:rsidR="0069631A" w:rsidRPr="007A06F5">
        <w:rPr>
          <w:lang w:val="la-Latn"/>
        </w:rPr>
        <w:t xml:space="preserve"> </w:t>
      </w:r>
      <w:r w:rsidRPr="007A06F5">
        <w:rPr>
          <w:iCs/>
          <w:lang w:val="la-Latn"/>
        </w:rPr>
        <w:t>coetu</w:t>
      </w:r>
      <w:r w:rsidR="0069631A" w:rsidRPr="007A06F5">
        <w:rPr>
          <w:lang w:val="la-Latn"/>
        </w:rPr>
        <w:t xml:space="preserve"> </w:t>
      </w:r>
      <w:r w:rsidRPr="007A06F5">
        <w:rPr>
          <w:iCs/>
          <w:lang w:val="la-Latn"/>
        </w:rPr>
        <w:t>iustissima</w:t>
      </w:r>
      <w:r w:rsidR="0069631A" w:rsidRPr="007A06F5">
        <w:rPr>
          <w:lang w:val="la-Latn"/>
        </w:rPr>
        <w:t xml:space="preserve"> </w:t>
      </w:r>
      <w:r w:rsidRPr="007A06F5">
        <w:rPr>
          <w:iCs/>
          <w:lang w:val="la-Latn"/>
        </w:rPr>
        <w:t>excommunicatione</w:t>
      </w:r>
      <w:r w:rsidRPr="007A06F5">
        <w:rPr>
          <w:lang w:val="la-Latn"/>
        </w:rPr>
        <w:t xml:space="preserve"> </w:t>
      </w:r>
      <w:r w:rsidRPr="007A06F5">
        <w:rPr>
          <w:iCs/>
          <w:lang w:val="la-Latn"/>
        </w:rPr>
        <w:t>pellantur</w:t>
      </w:r>
      <w:r w:rsidR="0069631A" w:rsidRPr="007A06F5">
        <w:rPr>
          <w:lang w:val="la-Latn"/>
        </w:rPr>
        <w:t xml:space="preserve">. </w:t>
      </w:r>
    </w:p>
    <w:p w14:paraId="126F617F" w14:textId="3DF3AECC" w:rsidR="00CF13F7" w:rsidRPr="007A06F5" w:rsidRDefault="00CF13F7" w:rsidP="00724342">
      <w:pPr>
        <w:pStyle w:val="Normlnweb"/>
        <w:spacing w:before="0" w:beforeAutospacing="0" w:after="120" w:afterAutospacing="0"/>
        <w:rPr>
          <w:lang w:val="la-Latn"/>
        </w:rPr>
      </w:pPr>
      <w:commentRangeStart w:id="222"/>
      <w:r w:rsidRPr="007A06F5">
        <w:rPr>
          <w:lang w:val="la-Latn"/>
        </w:rPr>
        <w:t>XXVI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CLERICIS</w:t>
      </w:r>
      <w:r w:rsidR="0069631A" w:rsidRPr="007A06F5">
        <w:rPr>
          <w:lang w:val="la-Latn"/>
        </w:rPr>
        <w:t xml:space="preserve">, </w:t>
      </w:r>
      <w:r w:rsidRPr="007A06F5">
        <w:rPr>
          <w:iCs/>
          <w:lang w:val="la-Latn"/>
        </w:rPr>
        <w:t>QUI</w:t>
      </w:r>
      <w:r w:rsidRPr="007A06F5">
        <w:rPr>
          <w:lang w:val="la-Latn"/>
        </w:rPr>
        <w:t xml:space="preserve"> </w:t>
      </w:r>
      <w:r w:rsidRPr="007A06F5">
        <w:rPr>
          <w:iCs/>
          <w:lang w:val="la-Latn"/>
        </w:rPr>
        <w:t>SINE</w:t>
      </w:r>
      <w:r w:rsidR="0069631A" w:rsidRPr="007A06F5">
        <w:rPr>
          <w:lang w:val="la-Latn"/>
        </w:rPr>
        <w:t xml:space="preserve"> </w:t>
      </w:r>
      <w:r w:rsidRPr="007A06F5">
        <w:rPr>
          <w:iCs/>
          <w:lang w:val="la-Latn"/>
        </w:rPr>
        <w:t>EPISTOLA</w:t>
      </w:r>
      <w:r w:rsidRPr="007A06F5">
        <w:rPr>
          <w:lang w:val="la-Latn"/>
        </w:rPr>
        <w:t xml:space="preserve"> </w:t>
      </w:r>
      <w:r w:rsidRPr="007A06F5">
        <w:rPr>
          <w:iCs/>
          <w:lang w:val="la-Latn"/>
        </w:rPr>
        <w:t>SUI</w:t>
      </w:r>
      <w:r w:rsidR="0069631A" w:rsidRPr="007A06F5">
        <w:rPr>
          <w:lang w:val="la-Latn"/>
        </w:rPr>
        <w:t xml:space="preserve"> </w:t>
      </w:r>
      <w:r w:rsidRPr="007A06F5">
        <w:rPr>
          <w:iCs/>
          <w:lang w:val="la-Latn"/>
        </w:rPr>
        <w:t>PONTIFICIS</w:t>
      </w:r>
      <w:r w:rsidR="0069631A" w:rsidRPr="007A06F5">
        <w:rPr>
          <w:lang w:val="la-Latn"/>
        </w:rPr>
        <w:t xml:space="preserve"> </w:t>
      </w:r>
      <w:r w:rsidR="00B04058" w:rsidRPr="007A06F5">
        <w:rPr>
          <w:lang w:val="la-Latn"/>
        </w:rPr>
        <w:t>PROFI</w:t>
      </w:r>
      <w:r w:rsidRPr="007A06F5">
        <w:rPr>
          <w:iCs/>
          <w:lang w:val="la-Latn"/>
        </w:rPr>
        <w:t>CISCUNTUR</w:t>
      </w:r>
      <w:r w:rsidR="0069631A" w:rsidRPr="007A06F5">
        <w:rPr>
          <w:lang w:val="la-Latn"/>
        </w:rPr>
        <w:t xml:space="preserve">. </w:t>
      </w:r>
      <w:commentRangeEnd w:id="222"/>
      <w:r w:rsidR="003F741A" w:rsidRPr="007A06F5">
        <w:rPr>
          <w:rStyle w:val="Odkaznakoment"/>
          <w:rFonts w:eastAsiaTheme="minorHAnsi"/>
          <w:lang w:val="la-Latn" w:eastAsia="en-US"/>
        </w:rPr>
        <w:commentReference w:id="222"/>
      </w:r>
    </w:p>
    <w:p w14:paraId="40BC56D8" w14:textId="057FFF5F" w:rsidR="00CF13F7" w:rsidRPr="007A06F5" w:rsidRDefault="00CF13F7" w:rsidP="00724342">
      <w:pPr>
        <w:pStyle w:val="Normlnweb"/>
        <w:spacing w:before="0" w:beforeAutospacing="0" w:after="120" w:afterAutospacing="0"/>
        <w:rPr>
          <w:lang w:val="la-Latn"/>
        </w:rPr>
      </w:pPr>
      <w:r w:rsidRPr="007A06F5">
        <w:rPr>
          <w:iCs/>
          <w:highlight w:val="yellow"/>
          <w:lang w:val="la-Latn"/>
        </w:rPr>
        <w:t>Presbytero</w:t>
      </w:r>
      <w:r w:rsidRPr="007A06F5">
        <w:rPr>
          <w:highlight w:val="yellow"/>
          <w:lang w:val="la-Latn"/>
        </w:rPr>
        <w:t xml:space="preserve"> </w:t>
      </w:r>
      <w:r w:rsidRPr="007A06F5">
        <w:rPr>
          <w:iCs/>
          <w:highlight w:val="yellow"/>
          <w:lang w:val="la-Latn"/>
        </w:rPr>
        <w:t>aut</w:t>
      </w:r>
      <w:r w:rsidRPr="007A06F5">
        <w:rPr>
          <w:highlight w:val="yellow"/>
          <w:lang w:val="la-Latn"/>
        </w:rPr>
        <w:t xml:space="preserve"> </w:t>
      </w:r>
      <w:r w:rsidRPr="007A06F5">
        <w:rPr>
          <w:iCs/>
          <w:highlight w:val="yellow"/>
          <w:lang w:val="la-Latn"/>
        </w:rPr>
        <w:t>diacono</w:t>
      </w:r>
      <w:r w:rsidR="0069631A" w:rsidRPr="007A06F5">
        <w:rPr>
          <w:highlight w:val="yellow"/>
          <w:lang w:val="la-Latn"/>
        </w:rPr>
        <w:t xml:space="preserve"> </w:t>
      </w:r>
      <w:r w:rsidRPr="007A06F5">
        <w:rPr>
          <w:iCs/>
          <w:highlight w:val="yellow"/>
          <w:lang w:val="la-Latn"/>
        </w:rPr>
        <w:t>vel</w:t>
      </w:r>
      <w:r w:rsidR="0069631A" w:rsidRPr="007A06F5">
        <w:rPr>
          <w:highlight w:val="yellow"/>
          <w:lang w:val="la-Latn"/>
        </w:rPr>
        <w:t xml:space="preserve"> </w:t>
      </w:r>
      <w:r w:rsidRPr="007A06F5">
        <w:rPr>
          <w:iCs/>
          <w:highlight w:val="yellow"/>
          <w:lang w:val="la-Latn"/>
        </w:rPr>
        <w:t>clerico</w:t>
      </w:r>
      <w:r w:rsidR="0069631A" w:rsidRPr="007A06F5">
        <w:rPr>
          <w:highlight w:val="yellow"/>
          <w:lang w:val="la-Latn"/>
        </w:rPr>
        <w:t xml:space="preserve"> </w:t>
      </w:r>
      <w:r w:rsidRPr="007A06F5">
        <w:rPr>
          <w:iCs/>
          <w:highlight w:val="yellow"/>
          <w:lang w:val="la-Latn"/>
        </w:rPr>
        <w:t>sine</w:t>
      </w:r>
      <w:r w:rsidRPr="007A06F5">
        <w:rPr>
          <w:highlight w:val="yellow"/>
          <w:lang w:val="la-Latn"/>
        </w:rPr>
        <w:t xml:space="preserve"> </w:t>
      </w:r>
      <w:r w:rsidRPr="007A06F5">
        <w:rPr>
          <w:iCs/>
          <w:highlight w:val="yellow"/>
          <w:lang w:val="la-Latn"/>
        </w:rPr>
        <w:t>antistitis</w:t>
      </w:r>
      <w:r w:rsidR="0069631A" w:rsidRPr="007A06F5">
        <w:rPr>
          <w:highlight w:val="yellow"/>
          <w:lang w:val="la-Latn"/>
        </w:rPr>
        <w:t xml:space="preserve"> </w:t>
      </w:r>
      <w:r w:rsidRPr="007A06F5">
        <w:rPr>
          <w:iCs/>
          <w:highlight w:val="yellow"/>
          <w:lang w:val="la-Latn"/>
        </w:rPr>
        <w:t>sui</w:t>
      </w:r>
      <w:r w:rsidR="0069631A" w:rsidRPr="007A06F5">
        <w:rPr>
          <w:highlight w:val="yellow"/>
          <w:lang w:val="la-Latn"/>
        </w:rPr>
        <w:t xml:space="preserve"> </w:t>
      </w:r>
      <w:r w:rsidRPr="007A06F5">
        <w:rPr>
          <w:iCs/>
          <w:highlight w:val="yellow"/>
          <w:lang w:val="la-Latn"/>
        </w:rPr>
        <w:t>epistola</w:t>
      </w:r>
      <w:r w:rsidR="0069631A" w:rsidRPr="007A06F5">
        <w:rPr>
          <w:highlight w:val="yellow"/>
          <w:lang w:val="la-Latn"/>
        </w:rPr>
        <w:t xml:space="preserve"> </w:t>
      </w:r>
      <w:r w:rsidRPr="007A06F5">
        <w:rPr>
          <w:iCs/>
          <w:highlight w:val="yellow"/>
          <w:lang w:val="la-Latn"/>
        </w:rPr>
        <w:t>ambulanti</w:t>
      </w:r>
      <w:r w:rsidR="00B04058" w:rsidRPr="007A06F5">
        <w:rPr>
          <w:highlight w:val="yellow"/>
          <w:lang w:val="la-Latn"/>
        </w:rPr>
        <w:t xml:space="preserve"> com</w:t>
      </w:r>
      <w:r w:rsidRPr="007A06F5">
        <w:rPr>
          <w:iCs/>
          <w:highlight w:val="yellow"/>
          <w:lang w:val="la-Latn"/>
        </w:rPr>
        <w:t>munionem</w:t>
      </w:r>
      <w:r w:rsidR="0069631A" w:rsidRPr="007A06F5">
        <w:rPr>
          <w:highlight w:val="yellow"/>
          <w:lang w:val="la-Latn"/>
        </w:rPr>
        <w:t xml:space="preserve"> </w:t>
      </w:r>
      <w:r w:rsidRPr="007A06F5">
        <w:rPr>
          <w:highlight w:val="yellow"/>
          <w:lang w:val="la-Latn"/>
        </w:rPr>
        <w:t>in</w:t>
      </w:r>
      <w:r w:rsidR="0069631A" w:rsidRPr="007A06F5">
        <w:rPr>
          <w:highlight w:val="yellow"/>
          <w:lang w:val="la-Latn"/>
        </w:rPr>
        <w:t xml:space="preserve"> </w:t>
      </w:r>
      <w:r w:rsidRPr="007A06F5">
        <w:rPr>
          <w:highlight w:val="yellow"/>
          <w:lang w:val="la-Latn"/>
        </w:rPr>
        <w:t>offitio</w:t>
      </w:r>
      <w:r w:rsidR="0069631A" w:rsidRPr="007A06F5">
        <w:rPr>
          <w:highlight w:val="yellow"/>
          <w:lang w:val="la-Latn"/>
        </w:rPr>
        <w:t xml:space="preserve"> </w:t>
      </w:r>
      <w:r w:rsidRPr="007A06F5">
        <w:rPr>
          <w:highlight w:val="yellow"/>
          <w:lang w:val="la-Latn"/>
        </w:rPr>
        <w:t>suo</w:t>
      </w:r>
      <w:r w:rsidR="00A30F7F" w:rsidRPr="007A06F5">
        <w:rPr>
          <w:highlight w:val="yellow"/>
          <w:lang w:val="la-Latn"/>
        </w:rPr>
        <w:t xml:space="preserve"> </w:t>
      </w:r>
      <w:r w:rsidRPr="007A06F5">
        <w:rPr>
          <w:highlight w:val="yellow"/>
          <w:lang w:val="la-Latn"/>
        </w:rPr>
        <w:t>celebrando</w:t>
      </w:r>
      <w:r w:rsidR="00ED106A" w:rsidRPr="007A06F5">
        <w:rPr>
          <w:highlight w:val="yellow"/>
          <w:lang w:val="la-Latn"/>
        </w:rPr>
        <w:t xml:space="preserve"> </w:t>
      </w:r>
      <w:r w:rsidRPr="007A06F5">
        <w:rPr>
          <w:iCs/>
          <w:highlight w:val="yellow"/>
          <w:lang w:val="la-Latn"/>
        </w:rPr>
        <w:t>nullus</w:t>
      </w:r>
      <w:r w:rsidRPr="007A06F5">
        <w:rPr>
          <w:highlight w:val="yellow"/>
          <w:lang w:val="la-Latn"/>
        </w:rPr>
        <w:t xml:space="preserve"> </w:t>
      </w:r>
      <w:r w:rsidRPr="007A06F5">
        <w:rPr>
          <w:iCs/>
          <w:highlight w:val="yellow"/>
          <w:lang w:val="la-Latn"/>
        </w:rPr>
        <w:t>impendat</w:t>
      </w:r>
      <w:r w:rsidR="0069631A" w:rsidRPr="007A06F5">
        <w:rPr>
          <w:highlight w:val="yellow"/>
          <w:lang w:val="la-Latn"/>
        </w:rPr>
        <w:t>.</w:t>
      </w:r>
      <w:r w:rsidR="0069631A" w:rsidRPr="007A06F5">
        <w:rPr>
          <w:lang w:val="la-Latn"/>
        </w:rPr>
        <w:t xml:space="preserve"> </w:t>
      </w:r>
    </w:p>
    <w:p w14:paraId="37596738" w14:textId="26A62F43" w:rsidR="00CF13F7" w:rsidRPr="007A06F5" w:rsidRDefault="00E149D0" w:rsidP="00724342">
      <w:pPr>
        <w:pStyle w:val="Normlnweb"/>
        <w:spacing w:before="0" w:beforeAutospacing="0" w:after="120" w:afterAutospacing="0"/>
        <w:rPr>
          <w:lang w:val="la-Latn"/>
        </w:rPr>
      </w:pPr>
      <w:commentRangeStart w:id="223"/>
      <w:r w:rsidRPr="007A06F5">
        <w:rPr>
          <w:lang w:val="la-Latn"/>
        </w:rPr>
        <w:t>XXVII</w:t>
      </w:r>
      <w:r w:rsidR="0069631A" w:rsidRPr="007A06F5">
        <w:rPr>
          <w:lang w:val="la-Latn"/>
        </w:rPr>
        <w:t xml:space="preserve">. </w:t>
      </w:r>
      <w:r w:rsidR="00CF13F7" w:rsidRPr="007A06F5">
        <w:rPr>
          <w:iCs/>
          <w:lang w:val="la-Latn"/>
        </w:rPr>
        <w:t>DE</w:t>
      </w:r>
      <w:r w:rsidR="00CF13F7" w:rsidRPr="007A06F5">
        <w:rPr>
          <w:lang w:val="la-Latn"/>
        </w:rPr>
        <w:t xml:space="preserve"> </w:t>
      </w:r>
      <w:r w:rsidR="00CF13F7" w:rsidRPr="007A06F5">
        <w:rPr>
          <w:iCs/>
          <w:lang w:val="la-Latn"/>
        </w:rPr>
        <w:t>HIS</w:t>
      </w:r>
      <w:r w:rsidR="0069631A" w:rsidRPr="007A06F5">
        <w:rPr>
          <w:lang w:val="la-Latn"/>
        </w:rPr>
        <w:t xml:space="preserve">, </w:t>
      </w:r>
      <w:r w:rsidR="00CF13F7" w:rsidRPr="007A06F5">
        <w:rPr>
          <w:iCs/>
          <w:lang w:val="la-Latn"/>
        </w:rPr>
        <w:t>QUI</w:t>
      </w:r>
      <w:r w:rsidR="00CF13F7" w:rsidRPr="007A06F5">
        <w:rPr>
          <w:lang w:val="la-Latn"/>
        </w:rPr>
        <w:t xml:space="preserve"> </w:t>
      </w:r>
      <w:r w:rsidR="00CF13F7" w:rsidRPr="007A06F5">
        <w:rPr>
          <w:iCs/>
          <w:lang w:val="la-Latn"/>
        </w:rPr>
        <w:t>SERVOS</w:t>
      </w:r>
      <w:r w:rsidR="00CF13F7" w:rsidRPr="007A06F5">
        <w:rPr>
          <w:lang w:val="la-Latn"/>
        </w:rPr>
        <w:t xml:space="preserve"> </w:t>
      </w:r>
      <w:r w:rsidR="00CF13F7" w:rsidRPr="007A06F5">
        <w:rPr>
          <w:iCs/>
          <w:lang w:val="la-Latn"/>
        </w:rPr>
        <w:t>SUOS</w:t>
      </w:r>
      <w:r w:rsidR="00B04058" w:rsidRPr="007A06F5">
        <w:rPr>
          <w:lang w:val="la-Latn"/>
        </w:rPr>
        <w:t xml:space="preserve"> IUDICIBUS NON IUDICANTI</w:t>
      </w:r>
      <w:r w:rsidR="00CF13F7" w:rsidRPr="007A06F5">
        <w:rPr>
          <w:lang w:val="la-Latn"/>
        </w:rPr>
        <w:t xml:space="preserve">BUS </w:t>
      </w:r>
      <w:r w:rsidR="00CF13F7" w:rsidRPr="007A06F5">
        <w:rPr>
          <w:iCs/>
          <w:lang w:val="la-Latn"/>
        </w:rPr>
        <w:t>NECANT</w:t>
      </w:r>
      <w:r w:rsidR="0069631A" w:rsidRPr="007A06F5">
        <w:rPr>
          <w:lang w:val="la-Latn"/>
        </w:rPr>
        <w:t xml:space="preserve">. </w:t>
      </w:r>
      <w:commentRangeEnd w:id="223"/>
      <w:r w:rsidR="003F741A" w:rsidRPr="007A06F5">
        <w:rPr>
          <w:rStyle w:val="Odkaznakoment"/>
          <w:rFonts w:eastAsiaTheme="minorHAnsi"/>
          <w:lang w:val="la-Latn" w:eastAsia="en-US"/>
        </w:rPr>
        <w:commentReference w:id="223"/>
      </w:r>
    </w:p>
    <w:p w14:paraId="3934FE9F" w14:textId="28EDF561" w:rsidR="00CF13F7" w:rsidRPr="007A06F5" w:rsidRDefault="00CF13F7" w:rsidP="00724342">
      <w:pPr>
        <w:pStyle w:val="Normlnweb"/>
        <w:spacing w:before="0" w:beforeAutospacing="0" w:after="120" w:afterAutospacing="0"/>
        <w:rPr>
          <w:lang w:val="la-Latn"/>
        </w:rPr>
      </w:pPr>
      <w:r w:rsidRPr="007A06F5">
        <w:rPr>
          <w:iCs/>
          <w:highlight w:val="yellow"/>
          <w:lang w:val="la-Latn"/>
        </w:rPr>
        <w:t>Si</w:t>
      </w:r>
      <w:r w:rsidRPr="007A06F5">
        <w:rPr>
          <w:highlight w:val="yellow"/>
          <w:lang w:val="la-Latn"/>
        </w:rPr>
        <w:t xml:space="preserve"> </w:t>
      </w:r>
      <w:r w:rsidRPr="007A06F5">
        <w:rPr>
          <w:iCs/>
          <w:highlight w:val="yellow"/>
          <w:lang w:val="la-Latn"/>
        </w:rPr>
        <w:t>quis</w:t>
      </w:r>
      <w:r w:rsidRPr="007A06F5">
        <w:rPr>
          <w:highlight w:val="yellow"/>
          <w:lang w:val="la-Latn"/>
        </w:rPr>
        <w:t xml:space="preserve"> </w:t>
      </w:r>
      <w:r w:rsidRPr="007A06F5">
        <w:rPr>
          <w:iCs/>
          <w:highlight w:val="yellow"/>
          <w:lang w:val="la-Latn"/>
        </w:rPr>
        <w:t>servum</w:t>
      </w:r>
      <w:r w:rsidR="00ED106A" w:rsidRPr="007A06F5">
        <w:rPr>
          <w:highlight w:val="yellow"/>
          <w:lang w:val="la-Latn"/>
        </w:rPr>
        <w:t xml:space="preserve"> </w:t>
      </w:r>
      <w:r w:rsidRPr="007A06F5">
        <w:rPr>
          <w:iCs/>
          <w:highlight w:val="yellow"/>
          <w:lang w:val="la-Latn"/>
        </w:rPr>
        <w:t>proprium</w:t>
      </w:r>
      <w:r w:rsidRPr="007A06F5">
        <w:rPr>
          <w:highlight w:val="yellow"/>
          <w:lang w:val="la-Latn"/>
        </w:rPr>
        <w:t xml:space="preserve"> </w:t>
      </w:r>
      <w:r w:rsidRPr="007A06F5">
        <w:rPr>
          <w:iCs/>
          <w:highlight w:val="yellow"/>
          <w:lang w:val="la-Latn"/>
        </w:rPr>
        <w:t>sine</w:t>
      </w:r>
      <w:r w:rsidRPr="007A06F5">
        <w:rPr>
          <w:highlight w:val="yellow"/>
          <w:lang w:val="la-Latn"/>
        </w:rPr>
        <w:t xml:space="preserve"> </w:t>
      </w:r>
      <w:r w:rsidRPr="007A06F5">
        <w:rPr>
          <w:iCs/>
          <w:highlight w:val="yellow"/>
          <w:lang w:val="la-Latn"/>
        </w:rPr>
        <w:t>conscientia</w:t>
      </w:r>
      <w:r w:rsidR="00ED106A" w:rsidRPr="007A06F5">
        <w:rPr>
          <w:highlight w:val="yellow"/>
          <w:lang w:val="la-Latn"/>
        </w:rPr>
        <w:t xml:space="preserve"> </w:t>
      </w:r>
      <w:r w:rsidRPr="007A06F5">
        <w:rPr>
          <w:iCs/>
          <w:highlight w:val="yellow"/>
          <w:lang w:val="la-Latn"/>
        </w:rPr>
        <w:t>iudicum</w:t>
      </w:r>
      <w:r w:rsidR="0047682A" w:rsidRPr="007A06F5">
        <w:rPr>
          <w:highlight w:val="yellow"/>
          <w:lang w:val="la-Latn"/>
        </w:rPr>
        <w:t xml:space="preserve">, </w:t>
      </w:r>
      <w:r w:rsidRPr="007A06F5">
        <w:rPr>
          <w:highlight w:val="yellow"/>
          <w:lang w:val="la-Latn"/>
        </w:rPr>
        <w:t>qui tale quid</w:t>
      </w:r>
      <w:r w:rsidR="00ED106A" w:rsidRPr="007A06F5">
        <w:rPr>
          <w:highlight w:val="yellow"/>
          <w:lang w:val="la-Latn"/>
        </w:rPr>
        <w:t xml:space="preserve"> </w:t>
      </w:r>
      <w:r w:rsidR="00B04058" w:rsidRPr="007A06F5">
        <w:rPr>
          <w:highlight w:val="yellow"/>
          <w:lang w:val="la-Latn"/>
        </w:rPr>
        <w:t>commi</w:t>
      </w:r>
      <w:r w:rsidRPr="007A06F5">
        <w:rPr>
          <w:highlight w:val="yellow"/>
          <w:lang w:val="la-Latn"/>
        </w:rPr>
        <w:t>serit</w:t>
      </w:r>
      <w:r w:rsidR="0069631A" w:rsidRPr="007A06F5">
        <w:rPr>
          <w:highlight w:val="yellow"/>
          <w:lang w:val="la-Latn"/>
        </w:rPr>
        <w:t xml:space="preserve">, </w:t>
      </w:r>
      <w:r w:rsidRPr="007A06F5">
        <w:rPr>
          <w:highlight w:val="yellow"/>
          <w:lang w:val="la-Latn"/>
        </w:rPr>
        <w:t>quod morte</w:t>
      </w:r>
      <w:r w:rsidR="00ED106A" w:rsidRPr="007A06F5">
        <w:rPr>
          <w:highlight w:val="yellow"/>
          <w:lang w:val="la-Latn"/>
        </w:rPr>
        <w:t xml:space="preserve"> </w:t>
      </w:r>
      <w:r w:rsidRPr="007A06F5">
        <w:rPr>
          <w:highlight w:val="yellow"/>
          <w:lang w:val="la-Latn"/>
        </w:rPr>
        <w:t>sit</w:t>
      </w:r>
      <w:r w:rsidR="00ED106A" w:rsidRPr="007A06F5">
        <w:rPr>
          <w:highlight w:val="yellow"/>
          <w:lang w:val="la-Latn"/>
        </w:rPr>
        <w:t xml:space="preserve"> </w:t>
      </w:r>
      <w:r w:rsidRPr="007A06F5">
        <w:rPr>
          <w:highlight w:val="yellow"/>
          <w:lang w:val="la-Latn"/>
        </w:rPr>
        <w:t>dignum</w:t>
      </w:r>
      <w:r w:rsidR="0047682A" w:rsidRPr="007A06F5">
        <w:rPr>
          <w:highlight w:val="yellow"/>
          <w:lang w:val="la-Latn"/>
        </w:rPr>
        <w:t xml:space="preserve">, </w:t>
      </w:r>
      <w:r w:rsidRPr="007A06F5">
        <w:rPr>
          <w:iCs/>
          <w:highlight w:val="yellow"/>
          <w:lang w:val="la-Latn"/>
        </w:rPr>
        <w:t>occiderit</w:t>
      </w:r>
      <w:r w:rsidR="0069631A" w:rsidRPr="007A06F5">
        <w:rPr>
          <w:highlight w:val="yellow"/>
          <w:lang w:val="la-Latn"/>
        </w:rPr>
        <w:t xml:space="preserve">, </w:t>
      </w:r>
      <w:r w:rsidRPr="007A06F5">
        <w:rPr>
          <w:iCs/>
          <w:highlight w:val="yellow"/>
          <w:lang w:val="la-Latn"/>
        </w:rPr>
        <w:t>excommunicatione</w:t>
      </w:r>
      <w:r w:rsidR="00ED106A" w:rsidRPr="007A06F5">
        <w:rPr>
          <w:highlight w:val="yellow"/>
          <w:lang w:val="la-Latn"/>
        </w:rPr>
        <w:t xml:space="preserve"> </w:t>
      </w:r>
      <w:r w:rsidRPr="007A06F5">
        <w:rPr>
          <w:iCs/>
          <w:highlight w:val="yellow"/>
          <w:lang w:val="la-Latn"/>
        </w:rPr>
        <w:t>vel</w:t>
      </w:r>
      <w:r w:rsidRPr="007A06F5">
        <w:rPr>
          <w:highlight w:val="yellow"/>
          <w:lang w:val="la-Latn"/>
        </w:rPr>
        <w:t xml:space="preserve"> </w:t>
      </w:r>
      <w:r w:rsidRPr="007A06F5">
        <w:rPr>
          <w:iCs/>
          <w:highlight w:val="yellow"/>
          <w:lang w:val="la-Latn"/>
        </w:rPr>
        <w:t>poenitentia</w:t>
      </w:r>
      <w:r w:rsidR="00ED106A" w:rsidRPr="007A06F5">
        <w:rPr>
          <w:highlight w:val="yellow"/>
          <w:lang w:val="la-Latn"/>
        </w:rPr>
        <w:t xml:space="preserve"> </w:t>
      </w:r>
      <w:r w:rsidRPr="007A06F5">
        <w:rPr>
          <w:iCs/>
          <w:highlight w:val="yellow"/>
          <w:lang w:val="la-Latn"/>
        </w:rPr>
        <w:t>biennii</w:t>
      </w:r>
      <w:r w:rsidR="00ED106A" w:rsidRPr="007A06F5">
        <w:rPr>
          <w:highlight w:val="yellow"/>
          <w:lang w:val="la-Latn"/>
        </w:rPr>
        <w:t xml:space="preserve"> </w:t>
      </w:r>
      <w:r w:rsidRPr="007A06F5">
        <w:rPr>
          <w:iCs/>
          <w:highlight w:val="yellow"/>
          <w:lang w:val="la-Latn"/>
        </w:rPr>
        <w:t>reatum</w:t>
      </w:r>
      <w:r w:rsidRPr="007A06F5">
        <w:rPr>
          <w:highlight w:val="yellow"/>
          <w:lang w:val="la-Latn"/>
        </w:rPr>
        <w:t xml:space="preserve"> </w:t>
      </w:r>
      <w:r w:rsidRPr="007A06F5">
        <w:rPr>
          <w:iCs/>
          <w:highlight w:val="yellow"/>
          <w:lang w:val="la-Latn"/>
        </w:rPr>
        <w:t>sanguinis</w:t>
      </w:r>
      <w:r w:rsidR="00ED106A" w:rsidRPr="007A06F5">
        <w:rPr>
          <w:highlight w:val="yellow"/>
          <w:lang w:val="la-Latn"/>
        </w:rPr>
        <w:t xml:space="preserve"> </w:t>
      </w:r>
      <w:r w:rsidRPr="007A06F5">
        <w:rPr>
          <w:iCs/>
          <w:highlight w:val="yellow"/>
          <w:lang w:val="la-Latn"/>
        </w:rPr>
        <w:t>emundabit</w:t>
      </w:r>
      <w:r w:rsidR="0047682A" w:rsidRPr="007A06F5">
        <w:rPr>
          <w:highlight w:val="yellow"/>
          <w:lang w:val="la-Latn"/>
        </w:rPr>
        <w:t>.</w:t>
      </w:r>
      <w:r w:rsidR="0047682A" w:rsidRPr="007A06F5">
        <w:rPr>
          <w:lang w:val="la-Latn"/>
        </w:rPr>
        <w:t xml:space="preserve"> </w:t>
      </w:r>
      <w:r w:rsidRPr="007A06F5">
        <w:rPr>
          <w:lang w:val="la-Latn"/>
        </w:rPr>
        <w:t>/</w:t>
      </w:r>
    </w:p>
    <w:p w14:paraId="0892FE73" w14:textId="6D544BF7" w:rsidR="00CF13F7" w:rsidRPr="007A06F5" w:rsidRDefault="00CF13F7" w:rsidP="00724342">
      <w:pPr>
        <w:pStyle w:val="Normlnweb"/>
        <w:spacing w:before="0" w:beforeAutospacing="0" w:after="120" w:afterAutospacing="0"/>
        <w:rPr>
          <w:lang w:val="la-Latn"/>
        </w:rPr>
      </w:pPr>
      <w:commentRangeStart w:id="224"/>
      <w:r w:rsidRPr="007A06F5">
        <w:rPr>
          <w:lang w:val="la-Latn"/>
        </w:rPr>
        <w:t>XXVIII</w:t>
      </w:r>
      <w:r w:rsidR="0047682A" w:rsidRPr="007A06F5">
        <w:rPr>
          <w:lang w:val="la-Latn"/>
        </w:rPr>
        <w:t xml:space="preserve">. </w:t>
      </w:r>
      <w:r w:rsidRPr="007A06F5">
        <w:rPr>
          <w:iCs/>
          <w:lang w:val="la-Latn"/>
        </w:rPr>
        <w:t>S</w:t>
      </w:r>
      <w:r w:rsidRPr="007A06F5">
        <w:rPr>
          <w:iCs/>
          <w:caps/>
          <w:lang w:val="la-Latn"/>
        </w:rPr>
        <w:t>i</w:t>
      </w:r>
      <w:r w:rsidR="00ED106A" w:rsidRPr="007A06F5">
        <w:rPr>
          <w:lang w:val="la-Latn"/>
        </w:rPr>
        <w:t xml:space="preserve"> </w:t>
      </w:r>
      <w:r w:rsidRPr="007A06F5">
        <w:rPr>
          <w:iCs/>
          <w:lang w:val="la-Latn"/>
        </w:rPr>
        <w:t>EPISCOPUS</w:t>
      </w:r>
      <w:r w:rsidRPr="007A06F5">
        <w:rPr>
          <w:lang w:val="la-Latn"/>
        </w:rPr>
        <w:t xml:space="preserve"> </w:t>
      </w:r>
      <w:r w:rsidRPr="007A06F5">
        <w:rPr>
          <w:iCs/>
          <w:lang w:val="la-Latn"/>
        </w:rPr>
        <w:t>SERVUM</w:t>
      </w:r>
      <w:r w:rsidRPr="007A06F5">
        <w:rPr>
          <w:lang w:val="la-Latn"/>
        </w:rPr>
        <w:t xml:space="preserve"> </w:t>
      </w:r>
      <w:r w:rsidRPr="007A06F5">
        <w:rPr>
          <w:iCs/>
          <w:lang w:val="la-Latn"/>
        </w:rPr>
        <w:t>ALTERIUS</w:t>
      </w:r>
      <w:r w:rsidRPr="007A06F5">
        <w:rPr>
          <w:lang w:val="la-Latn"/>
        </w:rPr>
        <w:t xml:space="preserve"> </w:t>
      </w:r>
      <w:r w:rsidRPr="007A06F5">
        <w:rPr>
          <w:iCs/>
          <w:lang w:val="la-Latn"/>
        </w:rPr>
        <w:t>CLERICUM</w:t>
      </w:r>
      <w:r w:rsidRPr="007A06F5">
        <w:rPr>
          <w:lang w:val="la-Latn"/>
        </w:rPr>
        <w:t xml:space="preserve"> </w:t>
      </w:r>
      <w:r w:rsidRPr="007A06F5">
        <w:rPr>
          <w:iCs/>
          <w:lang w:val="la-Latn"/>
        </w:rPr>
        <w:t>FECERIT</w:t>
      </w:r>
      <w:r w:rsidR="0047682A" w:rsidRPr="007A06F5">
        <w:rPr>
          <w:lang w:val="la-Latn"/>
        </w:rPr>
        <w:t xml:space="preserve">. </w:t>
      </w:r>
    </w:p>
    <w:p w14:paraId="2168B8CB" w14:textId="7F367BCB" w:rsidR="00CF13F7" w:rsidRPr="007A06F5" w:rsidRDefault="00CF13F7" w:rsidP="00724342">
      <w:pPr>
        <w:pStyle w:val="Normlnweb"/>
        <w:spacing w:before="0" w:beforeAutospacing="0" w:after="120" w:afterAutospacing="0"/>
        <w:rPr>
          <w:lang w:val="la-Latn"/>
        </w:rPr>
      </w:pPr>
      <w:r w:rsidRPr="007A06F5">
        <w:rPr>
          <w:iCs/>
          <w:lang w:val="la-Latn"/>
        </w:rPr>
        <w:t>Si</w:t>
      </w:r>
      <w:r w:rsidRPr="007A06F5">
        <w:rPr>
          <w:lang w:val="la-Latn"/>
        </w:rPr>
        <w:t xml:space="preserve"> </w:t>
      </w:r>
      <w:r w:rsidRPr="007A06F5">
        <w:rPr>
          <w:iCs/>
          <w:lang w:val="la-Latn"/>
        </w:rPr>
        <w:t>servus</w:t>
      </w:r>
      <w:r w:rsidRPr="007A06F5">
        <w:rPr>
          <w:lang w:val="la-Latn"/>
        </w:rPr>
        <w:t xml:space="preserve"> </w:t>
      </w:r>
      <w:r w:rsidRPr="007A06F5">
        <w:rPr>
          <w:iCs/>
          <w:lang w:val="la-Latn"/>
        </w:rPr>
        <w:t>absente</w:t>
      </w:r>
      <w:r w:rsidRPr="007A06F5">
        <w:rPr>
          <w:lang w:val="la-Latn"/>
        </w:rPr>
        <w:t xml:space="preserve"> </w:t>
      </w:r>
      <w:r w:rsidRPr="007A06F5">
        <w:rPr>
          <w:iCs/>
          <w:lang w:val="la-Latn"/>
        </w:rPr>
        <w:t>aut</w:t>
      </w:r>
      <w:r w:rsidR="00ED106A" w:rsidRPr="007A06F5">
        <w:rPr>
          <w:lang w:val="la-Latn"/>
        </w:rPr>
        <w:t xml:space="preserve"> </w:t>
      </w:r>
      <w:r w:rsidRPr="007A06F5">
        <w:rPr>
          <w:iCs/>
          <w:lang w:val="la-Latn"/>
        </w:rPr>
        <w:t>nesciente</w:t>
      </w:r>
      <w:r w:rsidRPr="007A06F5">
        <w:rPr>
          <w:lang w:val="la-Latn"/>
        </w:rPr>
        <w:t xml:space="preserve"> </w:t>
      </w:r>
      <w:r w:rsidRPr="007A06F5">
        <w:rPr>
          <w:iCs/>
          <w:lang w:val="la-Latn"/>
        </w:rPr>
        <w:t>domino</w:t>
      </w:r>
      <w:r w:rsidRPr="007A06F5">
        <w:rPr>
          <w:lang w:val="la-Latn"/>
        </w:rPr>
        <w:t xml:space="preserve"> suo</w:t>
      </w:r>
      <w:r w:rsidR="0047682A" w:rsidRPr="007A06F5">
        <w:rPr>
          <w:lang w:val="la-Latn"/>
        </w:rPr>
        <w:t xml:space="preserve">, </w:t>
      </w:r>
      <w:r w:rsidRPr="007A06F5">
        <w:rPr>
          <w:iCs/>
          <w:lang w:val="la-Latn"/>
        </w:rPr>
        <w:t>episcopo</w:t>
      </w:r>
      <w:r w:rsidRPr="007A06F5">
        <w:rPr>
          <w:lang w:val="la-Latn"/>
        </w:rPr>
        <w:t xml:space="preserve"> autem </w:t>
      </w:r>
      <w:r w:rsidRPr="007A06F5">
        <w:rPr>
          <w:iCs/>
          <w:lang w:val="la-Latn"/>
        </w:rPr>
        <w:t>sciente</w:t>
      </w:r>
      <w:r w:rsidR="0069631A" w:rsidRPr="007A06F5">
        <w:rPr>
          <w:lang w:val="la-Latn"/>
        </w:rPr>
        <w:t xml:space="preserve">, </w:t>
      </w:r>
      <w:r w:rsidRPr="007A06F5">
        <w:rPr>
          <w:iCs/>
          <w:lang w:val="la-Latn"/>
        </w:rPr>
        <w:t>quod</w:t>
      </w:r>
      <w:r w:rsidR="00724342" w:rsidRPr="007A06F5">
        <w:rPr>
          <w:lang w:val="la-Latn"/>
        </w:rPr>
        <w:t xml:space="preserve"> </w:t>
      </w:r>
      <w:r w:rsidR="00B04058" w:rsidRPr="007A06F5">
        <w:rPr>
          <w:lang w:val="la-Latn"/>
        </w:rPr>
        <w:t>ser</w:t>
      </w:r>
      <w:r w:rsidRPr="007A06F5">
        <w:rPr>
          <w:iCs/>
          <w:lang w:val="la-Latn"/>
        </w:rPr>
        <w:t>vus</w:t>
      </w:r>
      <w:r w:rsidRPr="007A06F5">
        <w:rPr>
          <w:lang w:val="la-Latn"/>
        </w:rPr>
        <w:t xml:space="preserve"> </w:t>
      </w:r>
      <w:r w:rsidRPr="007A06F5">
        <w:rPr>
          <w:iCs/>
          <w:lang w:val="la-Latn"/>
        </w:rPr>
        <w:t>sit</w:t>
      </w:r>
      <w:r w:rsidR="0047682A" w:rsidRPr="007A06F5">
        <w:rPr>
          <w:lang w:val="la-Latn"/>
        </w:rPr>
        <w:t xml:space="preserve">, </w:t>
      </w:r>
      <w:r w:rsidRPr="007A06F5">
        <w:rPr>
          <w:iCs/>
          <w:lang w:val="la-Latn"/>
        </w:rPr>
        <w:t>diaconus</w:t>
      </w:r>
      <w:r w:rsidRPr="007A06F5">
        <w:rPr>
          <w:lang w:val="la-Latn"/>
        </w:rPr>
        <w:t xml:space="preserve"> </w:t>
      </w:r>
      <w:r w:rsidRPr="007A06F5">
        <w:rPr>
          <w:iCs/>
          <w:lang w:val="la-Latn"/>
        </w:rPr>
        <w:t>aut</w:t>
      </w:r>
      <w:r w:rsidRPr="007A06F5">
        <w:rPr>
          <w:lang w:val="la-Latn"/>
        </w:rPr>
        <w:t xml:space="preserve"> </w:t>
      </w:r>
      <w:r w:rsidRPr="007A06F5">
        <w:rPr>
          <w:iCs/>
          <w:lang w:val="la-Latn"/>
        </w:rPr>
        <w:t>presbyter</w:t>
      </w:r>
      <w:r w:rsidRPr="007A06F5">
        <w:rPr>
          <w:lang w:val="la-Latn"/>
        </w:rPr>
        <w:t xml:space="preserve"> </w:t>
      </w:r>
      <w:r w:rsidRPr="007A06F5">
        <w:rPr>
          <w:iCs/>
          <w:lang w:val="la-Latn"/>
        </w:rPr>
        <w:t>fuerit</w:t>
      </w:r>
      <w:r w:rsidRPr="007A06F5">
        <w:rPr>
          <w:lang w:val="la-Latn"/>
        </w:rPr>
        <w:t xml:space="preserve"> </w:t>
      </w:r>
      <w:r w:rsidRPr="007A06F5">
        <w:rPr>
          <w:iCs/>
          <w:lang w:val="la-Latn"/>
        </w:rPr>
        <w:t>ordinatus</w:t>
      </w:r>
      <w:r w:rsidR="0069631A" w:rsidRPr="007A06F5">
        <w:rPr>
          <w:lang w:val="la-Latn"/>
        </w:rPr>
        <w:t xml:space="preserve">, </w:t>
      </w:r>
      <w:r w:rsidRPr="007A06F5">
        <w:rPr>
          <w:iCs/>
          <w:lang w:val="la-Latn"/>
        </w:rPr>
        <w:t>ipse</w:t>
      </w:r>
      <w:r w:rsidRPr="007A06F5">
        <w:rPr>
          <w:lang w:val="la-Latn"/>
        </w:rPr>
        <w:t xml:space="preserve"> </w:t>
      </w:r>
      <w:r w:rsidRPr="007A06F5">
        <w:rPr>
          <w:iCs/>
          <w:lang w:val="la-Latn"/>
        </w:rPr>
        <w:t>in</w:t>
      </w:r>
      <w:r w:rsidRPr="007A06F5">
        <w:rPr>
          <w:lang w:val="la-Latn"/>
        </w:rPr>
        <w:t xml:space="preserve"> </w:t>
      </w:r>
      <w:r w:rsidRPr="007A06F5">
        <w:rPr>
          <w:iCs/>
          <w:lang w:val="la-Latn"/>
        </w:rPr>
        <w:t>clericatus</w:t>
      </w:r>
      <w:r w:rsidRPr="007A06F5">
        <w:rPr>
          <w:lang w:val="la-Latn"/>
        </w:rPr>
        <w:t xml:space="preserve"> </w:t>
      </w:r>
      <w:r w:rsidRPr="007A06F5">
        <w:rPr>
          <w:iCs/>
          <w:lang w:val="la-Latn"/>
        </w:rPr>
        <w:t>officio</w:t>
      </w:r>
      <w:r w:rsidRPr="007A06F5">
        <w:rPr>
          <w:lang w:val="la-Latn"/>
        </w:rPr>
        <w:t xml:space="preserve"> </w:t>
      </w:r>
      <w:r w:rsidRPr="007A06F5">
        <w:rPr>
          <w:iCs/>
          <w:lang w:val="la-Latn"/>
        </w:rPr>
        <w:t>permaneat</w:t>
      </w:r>
      <w:r w:rsidR="0069631A" w:rsidRPr="007A06F5">
        <w:rPr>
          <w:lang w:val="la-Latn"/>
        </w:rPr>
        <w:t xml:space="preserve">, </w:t>
      </w:r>
      <w:r w:rsidRPr="007A06F5">
        <w:rPr>
          <w:iCs/>
          <w:lang w:val="la-Latn"/>
        </w:rPr>
        <w:t>episcopus</w:t>
      </w:r>
      <w:r w:rsidRPr="007A06F5">
        <w:rPr>
          <w:lang w:val="la-Latn"/>
        </w:rPr>
        <w:t xml:space="preserve"> tamen</w:t>
      </w:r>
      <w:r w:rsidR="00ED106A" w:rsidRPr="007A06F5">
        <w:rPr>
          <w:lang w:val="la-Latn"/>
        </w:rPr>
        <w:t xml:space="preserve"> </w:t>
      </w:r>
      <w:r w:rsidRPr="007A06F5">
        <w:rPr>
          <w:iCs/>
          <w:lang w:val="la-Latn"/>
        </w:rPr>
        <w:t>eum</w:t>
      </w:r>
      <w:r w:rsidR="00ED106A" w:rsidRPr="007A06F5">
        <w:rPr>
          <w:lang w:val="la-Latn"/>
        </w:rPr>
        <w:t xml:space="preserve"> </w:t>
      </w:r>
      <w:r w:rsidRPr="007A06F5">
        <w:rPr>
          <w:iCs/>
          <w:lang w:val="la-Latn"/>
        </w:rPr>
        <w:t>domino</w:t>
      </w:r>
      <w:r w:rsidR="00ED106A" w:rsidRPr="007A06F5">
        <w:rPr>
          <w:lang w:val="la-Latn"/>
        </w:rPr>
        <w:t xml:space="preserve"> </w:t>
      </w:r>
      <w:r w:rsidRPr="007A06F5">
        <w:rPr>
          <w:iCs/>
          <w:lang w:val="la-Latn"/>
        </w:rPr>
        <w:t>duplici</w:t>
      </w:r>
      <w:r w:rsidRPr="007A06F5">
        <w:rPr>
          <w:lang w:val="la-Latn"/>
        </w:rPr>
        <w:t xml:space="preserve"> </w:t>
      </w:r>
      <w:r w:rsidRPr="007A06F5">
        <w:rPr>
          <w:iCs/>
          <w:lang w:val="la-Latn"/>
        </w:rPr>
        <w:t>satisfactione</w:t>
      </w:r>
      <w:r w:rsidR="00ED106A" w:rsidRPr="007A06F5">
        <w:rPr>
          <w:lang w:val="la-Latn"/>
        </w:rPr>
        <w:t xml:space="preserve"> </w:t>
      </w:r>
      <w:r w:rsidRPr="007A06F5">
        <w:rPr>
          <w:lang w:val="la-Latn"/>
        </w:rPr>
        <w:t>persolvat</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vero</w:t>
      </w:r>
      <w:r w:rsidRPr="007A06F5">
        <w:rPr>
          <w:lang w:val="la-Latn"/>
        </w:rPr>
        <w:t xml:space="preserve"> </w:t>
      </w:r>
      <w:r w:rsidRPr="007A06F5">
        <w:rPr>
          <w:iCs/>
          <w:lang w:val="la-Latn"/>
        </w:rPr>
        <w:t>episcopus</w:t>
      </w:r>
      <w:r w:rsidRPr="007A06F5">
        <w:rPr>
          <w:lang w:val="la-Latn"/>
        </w:rPr>
        <w:t xml:space="preserve"> </w:t>
      </w:r>
      <w:r w:rsidRPr="007A06F5">
        <w:rPr>
          <w:iCs/>
          <w:lang w:val="la-Latn"/>
        </w:rPr>
        <w:t>eum</w:t>
      </w:r>
      <w:r w:rsidR="00ED106A" w:rsidRPr="007A06F5">
        <w:rPr>
          <w:lang w:val="la-Latn"/>
        </w:rPr>
        <w:t xml:space="preserve"> </w:t>
      </w:r>
      <w:r w:rsidRPr="007A06F5">
        <w:rPr>
          <w:iCs/>
          <w:lang w:val="la-Latn"/>
        </w:rPr>
        <w:t>servum</w:t>
      </w:r>
      <w:r w:rsidRPr="007A06F5">
        <w:rPr>
          <w:lang w:val="la-Latn"/>
        </w:rPr>
        <w:t xml:space="preserve"> esse </w:t>
      </w:r>
      <w:r w:rsidRPr="007A06F5">
        <w:rPr>
          <w:iCs/>
          <w:lang w:val="la-Latn"/>
        </w:rPr>
        <w:t>nescierit</w:t>
      </w:r>
      <w:r w:rsidR="0069631A" w:rsidRPr="007A06F5">
        <w:rPr>
          <w:lang w:val="la-Latn"/>
        </w:rPr>
        <w:t xml:space="preserve">, </w:t>
      </w:r>
      <w:r w:rsidRPr="007A06F5">
        <w:rPr>
          <w:lang w:val="la-Latn"/>
        </w:rPr>
        <w:t>et</w:t>
      </w:r>
      <w:r w:rsidR="0069631A" w:rsidRPr="007A06F5">
        <w:rPr>
          <w:lang w:val="la-Latn"/>
        </w:rPr>
        <w:t xml:space="preserve"> </w:t>
      </w:r>
      <w:r w:rsidRPr="007A06F5">
        <w:rPr>
          <w:lang w:val="la-Latn"/>
        </w:rPr>
        <w:t>ita eum</w:t>
      </w:r>
      <w:r w:rsidR="0069631A" w:rsidRPr="007A06F5">
        <w:rPr>
          <w:lang w:val="la-Latn"/>
        </w:rPr>
        <w:t xml:space="preserve"> </w:t>
      </w:r>
      <w:r w:rsidRPr="007A06F5">
        <w:rPr>
          <w:lang w:val="la-Latn"/>
        </w:rPr>
        <w:t>ad sacros ordines promoverit</w:t>
      </w:r>
      <w:r w:rsidR="0069631A" w:rsidRPr="007A06F5">
        <w:rPr>
          <w:lang w:val="la-Latn"/>
        </w:rPr>
        <w:t xml:space="preserve">, </w:t>
      </w:r>
      <w:r w:rsidRPr="007A06F5">
        <w:rPr>
          <w:iCs/>
          <w:lang w:val="la-Latn"/>
        </w:rPr>
        <w:t>qui</w:t>
      </w:r>
      <w:r w:rsidR="00E149D0" w:rsidRPr="007A06F5">
        <w:rPr>
          <w:lang w:val="la-Latn"/>
        </w:rPr>
        <w:t xml:space="preserve"> testi</w:t>
      </w:r>
      <w:r w:rsidRPr="007A06F5">
        <w:rPr>
          <w:iCs/>
          <w:lang w:val="la-Latn"/>
        </w:rPr>
        <w:t>monium</w:t>
      </w:r>
      <w:r w:rsidRPr="007A06F5">
        <w:rPr>
          <w:lang w:val="la-Latn"/>
        </w:rPr>
        <w:t xml:space="preserve"> de illo perhibebant</w:t>
      </w:r>
      <w:r w:rsidR="0069631A" w:rsidRPr="007A06F5">
        <w:rPr>
          <w:lang w:val="la-Latn"/>
        </w:rPr>
        <w:t xml:space="preserve"> </w:t>
      </w:r>
      <w:r w:rsidRPr="007A06F5">
        <w:rPr>
          <w:iCs/>
          <w:lang w:val="la-Latn"/>
        </w:rPr>
        <w:t>aut</w:t>
      </w:r>
      <w:r w:rsidRPr="007A06F5">
        <w:rPr>
          <w:lang w:val="la-Latn"/>
        </w:rPr>
        <w:t xml:space="preserve"> </w:t>
      </w:r>
      <w:r w:rsidRPr="007A06F5">
        <w:rPr>
          <w:iCs/>
          <w:lang w:val="la-Latn"/>
        </w:rPr>
        <w:t>eum</w:t>
      </w:r>
      <w:r w:rsidR="0069631A" w:rsidRPr="007A06F5">
        <w:rPr>
          <w:lang w:val="la-Latn"/>
        </w:rPr>
        <w:t xml:space="preserve"> </w:t>
      </w:r>
      <w:r w:rsidRPr="007A06F5">
        <w:rPr>
          <w:lang w:val="la-Latn"/>
        </w:rPr>
        <w:t>postulabant</w:t>
      </w:r>
      <w:r w:rsidR="0069631A" w:rsidRPr="007A06F5">
        <w:rPr>
          <w:lang w:val="la-Latn"/>
        </w:rPr>
        <w:t xml:space="preserve"> </w:t>
      </w:r>
      <w:r w:rsidRPr="007A06F5">
        <w:rPr>
          <w:iCs/>
          <w:lang w:val="la-Latn"/>
        </w:rPr>
        <w:t>ordinari</w:t>
      </w:r>
      <w:r w:rsidR="0069631A" w:rsidRPr="007A06F5">
        <w:rPr>
          <w:lang w:val="la-Latn"/>
        </w:rPr>
        <w:t xml:space="preserve">, </w:t>
      </w:r>
      <w:r w:rsidRPr="007A06F5">
        <w:rPr>
          <w:iCs/>
          <w:lang w:val="la-Latn"/>
        </w:rPr>
        <w:t>simili</w:t>
      </w:r>
      <w:r w:rsidR="0069631A" w:rsidRPr="007A06F5">
        <w:rPr>
          <w:lang w:val="la-Latn"/>
        </w:rPr>
        <w:t xml:space="preserve"> </w:t>
      </w:r>
      <w:r w:rsidRPr="007A06F5">
        <w:rPr>
          <w:lang w:val="la-Latn"/>
        </w:rPr>
        <w:t>recompensatio ne</w:t>
      </w:r>
      <w:r w:rsidR="0069631A" w:rsidRPr="007A06F5">
        <w:rPr>
          <w:lang w:val="la-Latn"/>
        </w:rPr>
        <w:t xml:space="preserve"> </w:t>
      </w:r>
      <w:r w:rsidRPr="007A06F5">
        <w:rPr>
          <w:iCs/>
          <w:lang w:val="la-Latn"/>
        </w:rPr>
        <w:t>teneantur</w:t>
      </w:r>
      <w:r w:rsidR="0069631A" w:rsidRPr="007A06F5">
        <w:rPr>
          <w:lang w:val="la-Latn"/>
        </w:rPr>
        <w:t xml:space="preserve"> </w:t>
      </w:r>
      <w:r w:rsidRPr="007A06F5">
        <w:rPr>
          <w:iCs/>
          <w:lang w:val="la-Latn"/>
        </w:rPr>
        <w:t>obnoxii</w:t>
      </w:r>
      <w:r w:rsidR="0069631A" w:rsidRPr="007A06F5">
        <w:rPr>
          <w:lang w:val="la-Latn"/>
        </w:rPr>
        <w:t xml:space="preserve">. </w:t>
      </w:r>
      <w:commentRangeEnd w:id="224"/>
      <w:r w:rsidR="003F741A" w:rsidRPr="007A06F5">
        <w:rPr>
          <w:rStyle w:val="Odkaznakoment"/>
          <w:rFonts w:eastAsiaTheme="minorHAnsi"/>
          <w:lang w:val="la-Latn" w:eastAsia="en-US"/>
        </w:rPr>
        <w:commentReference w:id="224"/>
      </w:r>
    </w:p>
    <w:p w14:paraId="37DC642B" w14:textId="3A9BD191" w:rsidR="00CF13F7" w:rsidRPr="007A06F5" w:rsidRDefault="00CF13F7" w:rsidP="00724342">
      <w:pPr>
        <w:pStyle w:val="Normlnweb"/>
        <w:spacing w:before="0" w:beforeAutospacing="0" w:after="120" w:afterAutospacing="0"/>
        <w:rPr>
          <w:lang w:val="la-Latn"/>
        </w:rPr>
      </w:pPr>
      <w:commentRangeStart w:id="225"/>
      <w:r w:rsidRPr="007A06F5">
        <w:rPr>
          <w:lang w:val="la-Latn"/>
        </w:rPr>
        <w:t>XXVIIII</w:t>
      </w:r>
      <w:r w:rsidR="0069631A" w:rsidRPr="007A06F5">
        <w:rPr>
          <w:lang w:val="la-Latn"/>
        </w:rPr>
        <w:t xml:space="preserve">. </w:t>
      </w:r>
      <w:r w:rsidRPr="007A06F5">
        <w:rPr>
          <w:iCs/>
          <w:lang w:val="la-Latn"/>
        </w:rPr>
        <w:t>DE</w:t>
      </w:r>
      <w:r w:rsidR="0069631A" w:rsidRPr="007A06F5">
        <w:rPr>
          <w:lang w:val="la-Latn"/>
        </w:rPr>
        <w:t xml:space="preserve"> </w:t>
      </w:r>
      <w:r w:rsidRPr="007A06F5">
        <w:rPr>
          <w:iCs/>
          <w:lang w:val="la-Latn"/>
        </w:rPr>
        <w:t>DOMINA</w:t>
      </w:r>
      <w:r w:rsidR="0069631A" w:rsidRPr="007A06F5">
        <w:rPr>
          <w:lang w:val="la-Latn"/>
        </w:rPr>
        <w:t xml:space="preserve">, </w:t>
      </w:r>
      <w:r w:rsidRPr="007A06F5">
        <w:rPr>
          <w:lang w:val="la-Latn"/>
        </w:rPr>
        <w:t>QUAE ZELI CAUSA</w:t>
      </w:r>
      <w:r w:rsidR="0069631A" w:rsidRPr="007A06F5">
        <w:rPr>
          <w:lang w:val="la-Latn"/>
        </w:rPr>
        <w:t xml:space="preserve"> </w:t>
      </w:r>
      <w:r w:rsidRPr="007A06F5">
        <w:rPr>
          <w:iCs/>
          <w:lang w:val="la-Latn"/>
        </w:rPr>
        <w:t>ANCILLAM</w:t>
      </w:r>
      <w:r w:rsidR="0069631A" w:rsidRPr="007A06F5">
        <w:rPr>
          <w:lang w:val="la-Latn"/>
        </w:rPr>
        <w:t xml:space="preserve"> </w:t>
      </w:r>
      <w:r w:rsidR="00B04058" w:rsidRPr="007A06F5">
        <w:rPr>
          <w:lang w:val="la-Latn"/>
        </w:rPr>
        <w:t>OCCI</w:t>
      </w:r>
      <w:r w:rsidRPr="007A06F5">
        <w:rPr>
          <w:iCs/>
          <w:lang w:val="la-Latn"/>
        </w:rPr>
        <w:t>DERIT</w:t>
      </w:r>
      <w:r w:rsidR="00EA1D8D" w:rsidRPr="007A06F5">
        <w:rPr>
          <w:lang w:val="la-Latn"/>
        </w:rPr>
        <w:t>.</w:t>
      </w:r>
      <w:commentRangeEnd w:id="225"/>
      <w:r w:rsidR="003F741A" w:rsidRPr="007A06F5">
        <w:rPr>
          <w:rStyle w:val="Odkaznakoment"/>
          <w:rFonts w:eastAsiaTheme="minorHAnsi"/>
          <w:lang w:val="la-Latn" w:eastAsia="en-US"/>
        </w:rPr>
        <w:commentReference w:id="225"/>
      </w:r>
    </w:p>
    <w:p w14:paraId="692FF144" w14:textId="4A12B9AF" w:rsidR="00B04058" w:rsidRPr="007A06F5" w:rsidRDefault="00CF13F7" w:rsidP="00724342">
      <w:pPr>
        <w:pStyle w:val="Normlnweb"/>
        <w:spacing w:before="0" w:beforeAutospacing="0" w:after="120" w:afterAutospacing="0"/>
        <w:rPr>
          <w:lang w:val="la-Latn"/>
        </w:rPr>
      </w:pPr>
      <w:r w:rsidRPr="007A06F5">
        <w:rPr>
          <w:iCs/>
          <w:lang w:val="la-Latn"/>
        </w:rPr>
        <w:t>Si</w:t>
      </w:r>
      <w:r w:rsidRPr="007A06F5">
        <w:rPr>
          <w:lang w:val="la-Latn"/>
        </w:rPr>
        <w:t xml:space="preserve"> </w:t>
      </w:r>
      <w:r w:rsidRPr="007A06F5">
        <w:rPr>
          <w:iCs/>
          <w:lang w:val="la-Latn"/>
        </w:rPr>
        <w:t>qua</w:t>
      </w:r>
      <w:r w:rsidRPr="007A06F5">
        <w:rPr>
          <w:lang w:val="la-Latn"/>
        </w:rPr>
        <w:t xml:space="preserve"> </w:t>
      </w:r>
      <w:r w:rsidRPr="007A06F5">
        <w:rPr>
          <w:iCs/>
          <w:lang w:val="la-Latn"/>
        </w:rPr>
        <w:t>femina</w:t>
      </w:r>
      <w:r w:rsidRPr="007A06F5">
        <w:rPr>
          <w:lang w:val="la-Latn"/>
        </w:rPr>
        <w:t xml:space="preserve"> </w:t>
      </w:r>
      <w:r w:rsidRPr="007A06F5">
        <w:rPr>
          <w:iCs/>
          <w:lang w:val="la-Latn"/>
        </w:rPr>
        <w:t>furore</w:t>
      </w:r>
      <w:r w:rsidRPr="007A06F5">
        <w:rPr>
          <w:lang w:val="la-Latn"/>
        </w:rPr>
        <w:t xml:space="preserve"> </w:t>
      </w:r>
      <w:r w:rsidRPr="007A06F5">
        <w:rPr>
          <w:iCs/>
          <w:lang w:val="la-Latn"/>
        </w:rPr>
        <w:t>zeli</w:t>
      </w:r>
      <w:r w:rsidRPr="007A06F5">
        <w:rPr>
          <w:lang w:val="la-Latn"/>
        </w:rPr>
        <w:t xml:space="preserve"> </w:t>
      </w:r>
      <w:r w:rsidRPr="007A06F5">
        <w:rPr>
          <w:iCs/>
          <w:lang w:val="la-Latn"/>
        </w:rPr>
        <w:t>accensa</w:t>
      </w:r>
      <w:r w:rsidRPr="007A06F5">
        <w:rPr>
          <w:lang w:val="la-Latn"/>
        </w:rPr>
        <w:t xml:space="preserve"> </w:t>
      </w:r>
      <w:r w:rsidRPr="007A06F5">
        <w:rPr>
          <w:iCs/>
          <w:lang w:val="la-Latn"/>
        </w:rPr>
        <w:t>flagris</w:t>
      </w:r>
      <w:r w:rsidR="0069631A" w:rsidRPr="007A06F5">
        <w:rPr>
          <w:lang w:val="la-Latn"/>
        </w:rPr>
        <w:t xml:space="preserve"> </w:t>
      </w:r>
      <w:r w:rsidRPr="007A06F5">
        <w:rPr>
          <w:iCs/>
          <w:lang w:val="la-Latn"/>
        </w:rPr>
        <w:t>verberaverit</w:t>
      </w:r>
      <w:r w:rsidR="0069631A" w:rsidRPr="007A06F5">
        <w:rPr>
          <w:lang w:val="la-Latn"/>
        </w:rPr>
        <w:t xml:space="preserve"> </w:t>
      </w:r>
      <w:r w:rsidRPr="007A06F5">
        <w:rPr>
          <w:iCs/>
          <w:lang w:val="la-Latn"/>
        </w:rPr>
        <w:t>ancillam</w:t>
      </w:r>
      <w:r w:rsidRPr="007A06F5">
        <w:rPr>
          <w:lang w:val="la-Latn"/>
        </w:rPr>
        <w:t xml:space="preserve"> </w:t>
      </w:r>
      <w:r w:rsidRPr="007A06F5">
        <w:rPr>
          <w:iCs/>
          <w:lang w:val="la-Latn"/>
        </w:rPr>
        <w:t>suam</w:t>
      </w:r>
      <w:r w:rsidR="0069631A" w:rsidRPr="007A06F5">
        <w:rPr>
          <w:lang w:val="la-Latn"/>
        </w:rPr>
        <w:t xml:space="preserve">, </w:t>
      </w:r>
      <w:r w:rsidRPr="007A06F5">
        <w:rPr>
          <w:iCs/>
          <w:lang w:val="la-Latn"/>
        </w:rPr>
        <w:t>ita</w:t>
      </w:r>
      <w:r w:rsidRPr="007A06F5">
        <w:rPr>
          <w:lang w:val="la-Latn"/>
        </w:rPr>
        <w:t xml:space="preserve"> </w:t>
      </w:r>
      <w:r w:rsidRPr="007A06F5">
        <w:rPr>
          <w:iCs/>
          <w:lang w:val="la-Latn"/>
        </w:rPr>
        <w:t>ut</w:t>
      </w:r>
      <w:r w:rsidRPr="007A06F5">
        <w:rPr>
          <w:lang w:val="la-Latn"/>
        </w:rPr>
        <w:t xml:space="preserve"> </w:t>
      </w:r>
      <w:r w:rsidRPr="007A06F5">
        <w:rPr>
          <w:iCs/>
          <w:lang w:val="la-Latn"/>
        </w:rPr>
        <w:t>intra</w:t>
      </w:r>
      <w:r w:rsidR="0069631A" w:rsidRPr="007A06F5">
        <w:rPr>
          <w:lang w:val="la-Latn"/>
        </w:rPr>
        <w:t xml:space="preserve"> </w:t>
      </w:r>
      <w:r w:rsidRPr="007A06F5">
        <w:rPr>
          <w:iCs/>
          <w:lang w:val="la-Latn"/>
        </w:rPr>
        <w:t>tertium</w:t>
      </w:r>
      <w:r w:rsidRPr="007A06F5">
        <w:rPr>
          <w:lang w:val="la-Latn"/>
        </w:rPr>
        <w:t xml:space="preserve"> </w:t>
      </w:r>
      <w:r w:rsidRPr="007A06F5">
        <w:rPr>
          <w:iCs/>
          <w:lang w:val="la-Latn"/>
        </w:rPr>
        <w:t>diem</w:t>
      </w:r>
      <w:r w:rsidRPr="007A06F5">
        <w:rPr>
          <w:lang w:val="la-Latn"/>
        </w:rPr>
        <w:t xml:space="preserve"> </w:t>
      </w:r>
      <w:r w:rsidRPr="007A06F5">
        <w:rPr>
          <w:iCs/>
          <w:lang w:val="la-Latn"/>
        </w:rPr>
        <w:t>animam</w:t>
      </w:r>
      <w:r w:rsidRPr="007A06F5">
        <w:rPr>
          <w:lang w:val="la-Latn"/>
        </w:rPr>
        <w:t xml:space="preserve"> </w:t>
      </w:r>
      <w:r w:rsidRPr="007A06F5">
        <w:rPr>
          <w:iCs/>
          <w:lang w:val="la-Latn"/>
        </w:rPr>
        <w:t>cum</w:t>
      </w:r>
      <w:r w:rsidRPr="007A06F5">
        <w:rPr>
          <w:lang w:val="la-Latn"/>
        </w:rPr>
        <w:t xml:space="preserve"> </w:t>
      </w:r>
      <w:r w:rsidRPr="007A06F5">
        <w:rPr>
          <w:iCs/>
          <w:lang w:val="la-Latn"/>
        </w:rPr>
        <w:t>crutiatu</w:t>
      </w:r>
      <w:r w:rsidRPr="007A06F5">
        <w:rPr>
          <w:lang w:val="la-Latn"/>
        </w:rPr>
        <w:t xml:space="preserve"> </w:t>
      </w:r>
      <w:r w:rsidRPr="007A06F5">
        <w:rPr>
          <w:iCs/>
          <w:lang w:val="la-Latn"/>
        </w:rPr>
        <w:t>effundat</w:t>
      </w:r>
      <w:r w:rsidR="0069631A" w:rsidRPr="007A06F5">
        <w:rPr>
          <w:lang w:val="la-Latn"/>
        </w:rPr>
        <w:t xml:space="preserve">, </w:t>
      </w:r>
      <w:r w:rsidRPr="007A06F5">
        <w:rPr>
          <w:iCs/>
          <w:lang w:val="la-Latn"/>
        </w:rPr>
        <w:t>eo</w:t>
      </w:r>
      <w:r w:rsidR="00A30F7F" w:rsidRPr="007A06F5">
        <w:rPr>
          <w:lang w:val="la-Latn"/>
        </w:rPr>
        <w:t xml:space="preserve"> </w:t>
      </w:r>
      <w:r w:rsidRPr="007A06F5">
        <w:rPr>
          <w:iCs/>
          <w:lang w:val="la-Latn"/>
        </w:rPr>
        <w:t>quod</w:t>
      </w:r>
      <w:r w:rsidRPr="007A06F5">
        <w:rPr>
          <w:lang w:val="la-Latn"/>
        </w:rPr>
        <w:t xml:space="preserve"> </w:t>
      </w:r>
      <w:r w:rsidRPr="007A06F5">
        <w:rPr>
          <w:iCs/>
          <w:lang w:val="la-Latn"/>
        </w:rPr>
        <w:t>incertum</w:t>
      </w:r>
      <w:r w:rsidRPr="007A06F5">
        <w:rPr>
          <w:lang w:val="la-Latn"/>
        </w:rPr>
        <w:t xml:space="preserve"> </w:t>
      </w:r>
      <w:r w:rsidRPr="007A06F5">
        <w:rPr>
          <w:iCs/>
          <w:lang w:val="la-Latn"/>
        </w:rPr>
        <w:t>sit</w:t>
      </w:r>
      <w:r w:rsidR="0069631A" w:rsidRPr="007A06F5">
        <w:rPr>
          <w:lang w:val="la-Latn"/>
        </w:rPr>
        <w:t xml:space="preserve">, </w:t>
      </w:r>
      <w:r w:rsidR="00B04058" w:rsidRPr="007A06F5">
        <w:rPr>
          <w:lang w:val="la-Latn"/>
        </w:rPr>
        <w:t>volun</w:t>
      </w:r>
      <w:r w:rsidRPr="007A06F5">
        <w:rPr>
          <w:iCs/>
          <w:lang w:val="la-Latn"/>
        </w:rPr>
        <w:t>tate</w:t>
      </w:r>
      <w:r w:rsidRPr="007A06F5">
        <w:rPr>
          <w:lang w:val="la-Latn"/>
        </w:rPr>
        <w:t xml:space="preserve"> </w:t>
      </w:r>
      <w:r w:rsidRPr="007A06F5">
        <w:rPr>
          <w:iCs/>
          <w:lang w:val="la-Latn"/>
        </w:rPr>
        <w:t>an</w:t>
      </w:r>
      <w:r w:rsidRPr="007A06F5">
        <w:rPr>
          <w:lang w:val="la-Latn"/>
        </w:rPr>
        <w:t xml:space="preserve"> </w:t>
      </w:r>
      <w:r w:rsidRPr="007A06F5">
        <w:rPr>
          <w:iCs/>
          <w:lang w:val="la-Latn"/>
        </w:rPr>
        <w:t>casu</w:t>
      </w:r>
      <w:r w:rsidR="00ED106A" w:rsidRPr="007A06F5">
        <w:rPr>
          <w:lang w:val="la-Latn"/>
        </w:rPr>
        <w:t xml:space="preserve"> </w:t>
      </w:r>
      <w:r w:rsidRPr="007A06F5">
        <w:rPr>
          <w:iCs/>
          <w:lang w:val="la-Latn"/>
        </w:rPr>
        <w:t>occiderit</w:t>
      </w:r>
      <w:r w:rsidR="00A30F7F" w:rsidRPr="007A06F5">
        <w:rPr>
          <w:lang w:val="la-Latn"/>
        </w:rPr>
        <w:t xml:space="preserve">; </w:t>
      </w:r>
      <w:r w:rsidRPr="007A06F5">
        <w:rPr>
          <w:iCs/>
          <w:lang w:val="la-Latn"/>
        </w:rPr>
        <w:t>si</w:t>
      </w:r>
      <w:r w:rsidRPr="007A06F5">
        <w:rPr>
          <w:lang w:val="la-Latn"/>
        </w:rPr>
        <w:t xml:space="preserve"> </w:t>
      </w:r>
      <w:r w:rsidRPr="007A06F5">
        <w:rPr>
          <w:iCs/>
          <w:lang w:val="la-Latn"/>
        </w:rPr>
        <w:t>voluntate</w:t>
      </w:r>
      <w:r w:rsidR="0069631A" w:rsidRPr="007A06F5">
        <w:rPr>
          <w:lang w:val="la-Latn"/>
        </w:rPr>
        <w:t xml:space="preserve">, </w:t>
      </w:r>
      <w:r w:rsidRPr="007A06F5">
        <w:rPr>
          <w:iCs/>
          <w:lang w:val="la-Latn"/>
        </w:rPr>
        <w:t>post</w:t>
      </w:r>
      <w:r w:rsidR="0069631A" w:rsidRPr="007A06F5">
        <w:rPr>
          <w:lang w:val="la-Latn"/>
        </w:rPr>
        <w:t xml:space="preserve"> </w:t>
      </w:r>
      <w:r w:rsidRPr="007A06F5">
        <w:rPr>
          <w:iCs/>
          <w:lang w:val="la-Latn"/>
        </w:rPr>
        <w:t>septem</w:t>
      </w:r>
      <w:r w:rsidRPr="007A06F5">
        <w:rPr>
          <w:lang w:val="la-Latn"/>
        </w:rPr>
        <w:t xml:space="preserve"> </w:t>
      </w:r>
      <w:r w:rsidRPr="007A06F5">
        <w:rPr>
          <w:iCs/>
          <w:lang w:val="la-Latn"/>
        </w:rPr>
        <w:t>annos</w:t>
      </w:r>
      <w:r w:rsidR="0069631A" w:rsidRPr="007A06F5">
        <w:rPr>
          <w:lang w:val="la-Latn"/>
        </w:rPr>
        <w:t xml:space="preserve">, </w:t>
      </w:r>
      <w:r w:rsidRPr="007A06F5">
        <w:rPr>
          <w:iCs/>
          <w:lang w:val="la-Latn"/>
        </w:rPr>
        <w:t>si</w:t>
      </w:r>
      <w:r w:rsidRPr="007A06F5">
        <w:rPr>
          <w:lang w:val="la-Latn"/>
        </w:rPr>
        <w:t xml:space="preserve"> </w:t>
      </w:r>
      <w:r w:rsidRPr="007A06F5">
        <w:rPr>
          <w:iCs/>
          <w:lang w:val="la-Latn"/>
        </w:rPr>
        <w:t>casu</w:t>
      </w:r>
      <w:r w:rsidR="0069631A" w:rsidRPr="007A06F5">
        <w:rPr>
          <w:lang w:val="la-Latn"/>
        </w:rPr>
        <w:t xml:space="preserve">, </w:t>
      </w:r>
      <w:r w:rsidRPr="007A06F5">
        <w:rPr>
          <w:lang w:val="la-Latn"/>
        </w:rPr>
        <w:t>per quinque</w:t>
      </w:r>
      <w:r w:rsidR="00ED106A" w:rsidRPr="007A06F5">
        <w:rPr>
          <w:lang w:val="la-Latn"/>
        </w:rPr>
        <w:t xml:space="preserve"> </w:t>
      </w:r>
      <w:r w:rsidRPr="007A06F5">
        <w:rPr>
          <w:lang w:val="la-Latn"/>
        </w:rPr>
        <w:t xml:space="preserve">annorum </w:t>
      </w:r>
      <w:r w:rsidRPr="007A06F5">
        <w:rPr>
          <w:iCs/>
          <w:lang w:val="la-Latn"/>
        </w:rPr>
        <w:t>tempora</w:t>
      </w:r>
      <w:r w:rsidRPr="007A06F5">
        <w:rPr>
          <w:lang w:val="la-Latn"/>
        </w:rPr>
        <w:t xml:space="preserve"> </w:t>
      </w:r>
      <w:r w:rsidRPr="007A06F5">
        <w:rPr>
          <w:iCs/>
          <w:lang w:val="la-Latn"/>
        </w:rPr>
        <w:t>legitimam</w:t>
      </w:r>
      <w:r w:rsidRPr="007A06F5">
        <w:rPr>
          <w:lang w:val="la-Latn"/>
        </w:rPr>
        <w:t xml:space="preserve"> peragat </w:t>
      </w:r>
      <w:r w:rsidRPr="007A06F5">
        <w:rPr>
          <w:iCs/>
          <w:lang w:val="la-Latn"/>
        </w:rPr>
        <w:t>paenitentiam</w:t>
      </w:r>
      <w:r w:rsidR="00E149D0" w:rsidRPr="007A06F5">
        <w:rPr>
          <w:lang w:val="la-Latn"/>
        </w:rPr>
        <w:t>.</w:t>
      </w:r>
    </w:p>
    <w:p w14:paraId="013DF386" w14:textId="4B6A5C92" w:rsidR="00CF13F7" w:rsidRPr="007A06F5" w:rsidRDefault="00CF13F7" w:rsidP="00724342">
      <w:pPr>
        <w:pStyle w:val="Normlnweb"/>
        <w:spacing w:before="0" w:beforeAutospacing="0" w:after="120" w:afterAutospacing="0"/>
        <w:rPr>
          <w:lang w:val="la-Latn"/>
        </w:rPr>
      </w:pPr>
      <w:commentRangeStart w:id="226"/>
      <w:r w:rsidRPr="007A06F5">
        <w:rPr>
          <w:lang w:val="la-Latn"/>
        </w:rPr>
        <w:t>XXX</w:t>
      </w:r>
      <w:r w:rsidR="0047682A" w:rsidRPr="007A06F5">
        <w:rPr>
          <w:lang w:val="la-Latn"/>
        </w:rPr>
        <w:t xml:space="preserve">. </w:t>
      </w:r>
      <w:r w:rsidRPr="007A06F5">
        <w:rPr>
          <w:iCs/>
          <w:lang w:val="la-Latn"/>
        </w:rPr>
        <w:t>DE</w:t>
      </w:r>
      <w:r w:rsidR="00ED106A" w:rsidRPr="007A06F5">
        <w:rPr>
          <w:lang w:val="la-Latn"/>
        </w:rPr>
        <w:t xml:space="preserve"> </w:t>
      </w:r>
      <w:r w:rsidRPr="007A06F5">
        <w:rPr>
          <w:iCs/>
          <w:lang w:val="la-Latn"/>
        </w:rPr>
        <w:t>EPISCOPIS</w:t>
      </w:r>
      <w:r w:rsidR="00ED106A" w:rsidRPr="007A06F5">
        <w:rPr>
          <w:lang w:val="la-Latn"/>
        </w:rPr>
        <w:t xml:space="preserve"> </w:t>
      </w:r>
      <w:r w:rsidRPr="007A06F5">
        <w:rPr>
          <w:lang w:val="la-Latn"/>
        </w:rPr>
        <w:t>CĘTERISQUE</w:t>
      </w:r>
      <w:r w:rsidR="00ED106A" w:rsidRPr="007A06F5">
        <w:rPr>
          <w:lang w:val="la-Latn"/>
        </w:rPr>
        <w:t xml:space="preserve"> </w:t>
      </w:r>
      <w:r w:rsidRPr="007A06F5">
        <w:rPr>
          <w:lang w:val="la-Latn"/>
        </w:rPr>
        <w:t>SACRIS</w:t>
      </w:r>
      <w:r w:rsidR="00ED106A" w:rsidRPr="007A06F5">
        <w:rPr>
          <w:lang w:val="la-Latn"/>
        </w:rPr>
        <w:t xml:space="preserve"> </w:t>
      </w:r>
      <w:r w:rsidRPr="007A06F5">
        <w:rPr>
          <w:iCs/>
          <w:lang w:val="la-Latn"/>
        </w:rPr>
        <w:t>MINISTRIS</w:t>
      </w:r>
      <w:r w:rsidR="0069631A" w:rsidRPr="007A06F5">
        <w:rPr>
          <w:lang w:val="la-Latn"/>
        </w:rPr>
        <w:t xml:space="preserve">, </w:t>
      </w:r>
      <w:r w:rsidRPr="007A06F5">
        <w:rPr>
          <w:iCs/>
          <w:lang w:val="la-Latn"/>
        </w:rPr>
        <w:t>UT</w:t>
      </w:r>
      <w:r w:rsidR="00ED106A" w:rsidRPr="007A06F5">
        <w:rPr>
          <w:lang w:val="la-Latn"/>
        </w:rPr>
        <w:t xml:space="preserve"> </w:t>
      </w:r>
      <w:r w:rsidRPr="007A06F5">
        <w:rPr>
          <w:iCs/>
          <w:lang w:val="la-Latn"/>
        </w:rPr>
        <w:t>AB</w:t>
      </w:r>
      <w:r w:rsidRPr="007A06F5">
        <w:rPr>
          <w:lang w:val="la-Latn"/>
        </w:rPr>
        <w:t xml:space="preserve"> </w:t>
      </w:r>
      <w:r w:rsidRPr="007A06F5">
        <w:rPr>
          <w:iCs/>
          <w:lang w:val="la-Latn"/>
        </w:rPr>
        <w:t>UXORIBUS</w:t>
      </w:r>
      <w:r w:rsidR="00ED106A" w:rsidRPr="007A06F5">
        <w:rPr>
          <w:lang w:val="la-Latn"/>
        </w:rPr>
        <w:t xml:space="preserve"> </w:t>
      </w:r>
      <w:r w:rsidRPr="007A06F5">
        <w:rPr>
          <w:iCs/>
          <w:lang w:val="la-Latn"/>
        </w:rPr>
        <w:t>ABSTINEANT</w:t>
      </w:r>
      <w:r w:rsidR="0047682A" w:rsidRPr="007A06F5">
        <w:rPr>
          <w:lang w:val="la-Latn"/>
        </w:rPr>
        <w:t>.</w:t>
      </w:r>
      <w:commentRangeEnd w:id="226"/>
      <w:r w:rsidR="00021007" w:rsidRPr="007A06F5">
        <w:rPr>
          <w:rStyle w:val="Odkaznakoment"/>
          <w:rFonts w:eastAsiaTheme="minorHAnsi"/>
          <w:lang w:val="la-Latn" w:eastAsia="en-US"/>
        </w:rPr>
        <w:commentReference w:id="226"/>
      </w:r>
      <w:r w:rsidR="0047682A" w:rsidRPr="007A06F5">
        <w:rPr>
          <w:lang w:val="la-Latn"/>
        </w:rPr>
        <w:t xml:space="preserve"> </w:t>
      </w:r>
    </w:p>
    <w:p w14:paraId="113332E9" w14:textId="228F9C87" w:rsidR="00CF13F7" w:rsidRPr="007A06F5" w:rsidRDefault="00CF13F7" w:rsidP="00724342">
      <w:pPr>
        <w:pStyle w:val="Normlnweb"/>
        <w:spacing w:before="0" w:beforeAutospacing="0" w:after="120" w:afterAutospacing="0"/>
        <w:rPr>
          <w:lang w:val="la-Latn"/>
        </w:rPr>
      </w:pPr>
      <w:r w:rsidRPr="007A06F5">
        <w:rPr>
          <w:iCs/>
          <w:lang w:val="la-Latn"/>
        </w:rPr>
        <w:t>Placuit</w:t>
      </w:r>
      <w:r w:rsidR="0069631A" w:rsidRPr="007A06F5">
        <w:rPr>
          <w:lang w:val="la-Latn"/>
        </w:rPr>
        <w:t xml:space="preserve">, </w:t>
      </w:r>
      <w:r w:rsidRPr="007A06F5">
        <w:rPr>
          <w:lang w:val="la-Latn"/>
        </w:rPr>
        <w:t>ut</w:t>
      </w:r>
      <w:r w:rsidR="00ED106A" w:rsidRPr="007A06F5">
        <w:rPr>
          <w:lang w:val="la-Latn"/>
        </w:rPr>
        <w:t xml:space="preserve"> </w:t>
      </w:r>
      <w:r w:rsidRPr="007A06F5">
        <w:rPr>
          <w:iCs/>
          <w:lang w:val="la-Latn"/>
        </w:rPr>
        <w:t>episcopi</w:t>
      </w:r>
      <w:r w:rsidR="0047682A" w:rsidRPr="007A06F5">
        <w:rPr>
          <w:lang w:val="la-Latn"/>
        </w:rPr>
        <w:t xml:space="preserve">, </w:t>
      </w:r>
      <w:r w:rsidRPr="007A06F5">
        <w:rPr>
          <w:iCs/>
          <w:lang w:val="la-Latn"/>
        </w:rPr>
        <w:t>presbyteri</w:t>
      </w:r>
      <w:r w:rsidR="0069631A" w:rsidRPr="007A06F5">
        <w:rPr>
          <w:lang w:val="la-Latn"/>
        </w:rPr>
        <w:t xml:space="preserve">, </w:t>
      </w:r>
      <w:r w:rsidRPr="007A06F5">
        <w:rPr>
          <w:iCs/>
          <w:lang w:val="la-Latn"/>
        </w:rPr>
        <w:t>diaconi</w:t>
      </w:r>
      <w:r w:rsidR="0069631A" w:rsidRPr="007A06F5">
        <w:rPr>
          <w:lang w:val="la-Latn"/>
        </w:rPr>
        <w:t xml:space="preserve">, </w:t>
      </w:r>
      <w:r w:rsidRPr="007A06F5">
        <w:rPr>
          <w:lang w:val="la-Latn"/>
        </w:rPr>
        <w:t>subdiaconi</w:t>
      </w:r>
      <w:r w:rsidR="00ED106A" w:rsidRPr="007A06F5">
        <w:rPr>
          <w:lang w:val="la-Latn"/>
        </w:rPr>
        <w:t xml:space="preserve"> </w:t>
      </w:r>
      <w:r w:rsidRPr="007A06F5">
        <w:rPr>
          <w:lang w:val="la-Latn"/>
        </w:rPr>
        <w:t xml:space="preserve">abstineant </w:t>
      </w:r>
      <w:r w:rsidRPr="007A06F5">
        <w:rPr>
          <w:iCs/>
          <w:lang w:val="la-Latn"/>
        </w:rPr>
        <w:t>se</w:t>
      </w:r>
      <w:r w:rsidRPr="007A06F5">
        <w:rPr>
          <w:lang w:val="la-Latn"/>
        </w:rPr>
        <w:t xml:space="preserve"> </w:t>
      </w:r>
      <w:r w:rsidRPr="007A06F5">
        <w:rPr>
          <w:iCs/>
          <w:lang w:val="la-Latn"/>
        </w:rPr>
        <w:t>a</w:t>
      </w:r>
      <w:r w:rsidR="00B04058" w:rsidRPr="007A06F5">
        <w:rPr>
          <w:lang w:val="la-Latn"/>
        </w:rPr>
        <w:t xml:space="preserve"> coniugi</w:t>
      </w:r>
      <w:r w:rsidRPr="007A06F5">
        <w:rPr>
          <w:iCs/>
          <w:lang w:val="la-Latn"/>
        </w:rPr>
        <w:t>bus</w:t>
      </w:r>
      <w:r w:rsidRPr="007A06F5">
        <w:rPr>
          <w:lang w:val="la-Latn"/>
        </w:rPr>
        <w:t xml:space="preserve"> </w:t>
      </w:r>
      <w:r w:rsidRPr="007A06F5">
        <w:rPr>
          <w:iCs/>
          <w:lang w:val="la-Latn"/>
        </w:rPr>
        <w:t>et</w:t>
      </w:r>
      <w:r w:rsidR="00ED106A" w:rsidRPr="007A06F5">
        <w:rPr>
          <w:lang w:val="la-Latn"/>
        </w:rPr>
        <w:t xml:space="preserve"> </w:t>
      </w:r>
      <w:r w:rsidRPr="007A06F5">
        <w:rPr>
          <w:iCs/>
          <w:lang w:val="la-Latn"/>
        </w:rPr>
        <w:t>non</w:t>
      </w:r>
      <w:r w:rsidR="00ED106A" w:rsidRPr="007A06F5">
        <w:rPr>
          <w:lang w:val="la-Latn"/>
        </w:rPr>
        <w:t xml:space="preserve"> </w:t>
      </w:r>
      <w:r w:rsidRPr="007A06F5">
        <w:rPr>
          <w:iCs/>
          <w:lang w:val="la-Latn"/>
        </w:rPr>
        <w:t>generent</w:t>
      </w:r>
      <w:r w:rsidRPr="007A06F5">
        <w:rPr>
          <w:lang w:val="la-Latn"/>
        </w:rPr>
        <w:t xml:space="preserve"> </w:t>
      </w:r>
      <w:r w:rsidRPr="007A06F5">
        <w:rPr>
          <w:iCs/>
          <w:lang w:val="la-Latn"/>
        </w:rPr>
        <w:t>filios</w:t>
      </w:r>
      <w:r w:rsidR="0069631A" w:rsidRPr="007A06F5">
        <w:rPr>
          <w:lang w:val="la-Latn"/>
        </w:rPr>
        <w:t xml:space="preserve">. </w:t>
      </w:r>
      <w:r w:rsidRPr="007A06F5">
        <w:rPr>
          <w:lang w:val="la-Latn"/>
        </w:rPr>
        <w:t>Quod si hoc</w:t>
      </w:r>
      <w:r w:rsidR="00ED106A" w:rsidRPr="007A06F5">
        <w:rPr>
          <w:lang w:val="la-Latn"/>
        </w:rPr>
        <w:t xml:space="preserve"> </w:t>
      </w:r>
      <w:r w:rsidRPr="007A06F5">
        <w:rPr>
          <w:lang w:val="la-Latn"/>
        </w:rPr>
        <w:t>decretum</w:t>
      </w:r>
      <w:r w:rsidR="00ED106A" w:rsidRPr="007A06F5">
        <w:rPr>
          <w:lang w:val="la-Latn"/>
        </w:rPr>
        <w:t xml:space="preserve"> </w:t>
      </w:r>
      <w:r w:rsidRPr="007A06F5">
        <w:rPr>
          <w:lang w:val="la-Latn"/>
        </w:rPr>
        <w:t>violaverint</w:t>
      </w:r>
      <w:r w:rsidR="0069631A" w:rsidRPr="007A06F5">
        <w:rPr>
          <w:lang w:val="la-Latn"/>
        </w:rPr>
        <w:t xml:space="preserve">, </w:t>
      </w:r>
      <w:r w:rsidRPr="007A06F5">
        <w:rPr>
          <w:iCs/>
          <w:lang w:val="la-Latn"/>
        </w:rPr>
        <w:t>ab</w:t>
      </w:r>
      <w:r w:rsidRPr="007A06F5">
        <w:rPr>
          <w:lang w:val="la-Latn"/>
        </w:rPr>
        <w:t xml:space="preserve"> </w:t>
      </w:r>
      <w:r w:rsidRPr="007A06F5">
        <w:rPr>
          <w:iCs/>
          <w:lang w:val="la-Latn"/>
        </w:rPr>
        <w:t>honore</w:t>
      </w:r>
      <w:r w:rsidR="00B04058" w:rsidRPr="007A06F5">
        <w:rPr>
          <w:lang w:val="la-Latn"/>
        </w:rPr>
        <w:t xml:space="preserve"> clerica</w:t>
      </w:r>
      <w:r w:rsidRPr="007A06F5">
        <w:rPr>
          <w:iCs/>
          <w:lang w:val="la-Latn"/>
        </w:rPr>
        <w:t>tus</w:t>
      </w:r>
      <w:r w:rsidRPr="007A06F5">
        <w:rPr>
          <w:lang w:val="la-Latn"/>
        </w:rPr>
        <w:t xml:space="preserve"> pellantur</w:t>
      </w:r>
      <w:r w:rsidR="0047682A" w:rsidRPr="007A06F5">
        <w:rPr>
          <w:lang w:val="la-Latn"/>
        </w:rPr>
        <w:t xml:space="preserve">. </w:t>
      </w:r>
      <w:r w:rsidRPr="007A06F5">
        <w:rPr>
          <w:lang w:val="la-Latn"/>
        </w:rPr>
        <w:t>/</w:t>
      </w:r>
    </w:p>
    <w:p w14:paraId="38B8A1E6" w14:textId="7CD0EEAF"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commentRangeStart w:id="227"/>
      <w:r w:rsidRPr="007A06F5">
        <w:rPr>
          <w:rFonts w:ascii="Times New Roman" w:eastAsia="Times New Roman" w:hAnsi="Times New Roman" w:cs="Times New Roman"/>
          <w:sz w:val="24"/>
          <w:szCs w:val="24"/>
          <w:lang w:val="la-Latn" w:eastAsia="de-DE"/>
        </w:rPr>
        <w:lastRenderedPageBreak/>
        <w:t>XXXI</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w:t>
      </w:r>
      <w:r w:rsidR="00A30F7F"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VAGIS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INOBEDIENTIBUS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CLERICIS</w:t>
      </w:r>
      <w:r w:rsidR="0047682A" w:rsidRPr="007A06F5">
        <w:rPr>
          <w:rFonts w:ascii="Times New Roman" w:eastAsia="Times New Roman" w:hAnsi="Times New Roman" w:cs="Times New Roman"/>
          <w:sz w:val="24"/>
          <w:szCs w:val="24"/>
          <w:lang w:val="la-Latn" w:eastAsia="de-DE"/>
        </w:rPr>
        <w:t xml:space="preserve">. </w:t>
      </w:r>
      <w:commentRangeEnd w:id="227"/>
      <w:r w:rsidR="00021007" w:rsidRPr="007A06F5">
        <w:rPr>
          <w:rStyle w:val="Odkaznakoment"/>
          <w:rFonts w:ascii="Times New Roman" w:hAnsi="Times New Roman" w:cs="Times New Roman"/>
          <w:lang w:val="la-Latn"/>
        </w:rPr>
        <w:commentReference w:id="227"/>
      </w:r>
    </w:p>
    <w:p w14:paraId="07FC973F" w14:textId="12981DF9"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Cs/>
          <w:sz w:val="24"/>
          <w:szCs w:val="24"/>
          <w:lang w:val="la-Latn" w:eastAsia="de-DE"/>
        </w:rPr>
        <w:t>Placuit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etiam</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sive</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diaconii</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ministerio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vel</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presbyterii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officio</w:t>
      </w:r>
      <w:r w:rsidRPr="007A06F5">
        <w:rPr>
          <w:rFonts w:ascii="Times New Roman" w:eastAsia="Times New Roman" w:hAnsi="Times New Roman" w:cs="Times New Roman"/>
          <w:sz w:val="24"/>
          <w:szCs w:val="24"/>
          <w:lang w:val="la-Latn" w:eastAsia="de-DE"/>
        </w:rPr>
        <w:t xml:space="preserve"> aliquis </w:t>
      </w:r>
      <w:r w:rsidRPr="007A06F5">
        <w:rPr>
          <w:rFonts w:ascii="Times New Roman" w:eastAsia="Times New Roman" w:hAnsi="Times New Roman" w:cs="Times New Roman"/>
          <w:iCs/>
          <w:sz w:val="24"/>
          <w:szCs w:val="24"/>
          <w:lang w:val="la-Latn" w:eastAsia="de-DE"/>
        </w:rPr>
        <w:t>constitutus</w:t>
      </w:r>
      <w:r w:rsidRPr="007A06F5">
        <w:rPr>
          <w:rFonts w:ascii="Times New Roman" w:eastAsia="Times New Roman" w:hAnsi="Times New Roman" w:cs="Times New Roman"/>
          <w:sz w:val="24"/>
          <w:szCs w:val="24"/>
          <w:lang w:val="la-Latn" w:eastAsia="de-DE"/>
        </w:rPr>
        <w:t xml:space="preserve"> existat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episcopi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ordinatus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est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praeceptis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non</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oboedierit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delegata</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sibi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ecclesia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officium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dependat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assiduum</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quousque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vitio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permanserit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communione</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honore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privetur</w:t>
      </w:r>
      <w:r w:rsidR="0069631A" w:rsidRPr="007A06F5">
        <w:rPr>
          <w:rFonts w:ascii="Times New Roman" w:eastAsia="Times New Roman" w:hAnsi="Times New Roman" w:cs="Times New Roman"/>
          <w:sz w:val="24"/>
          <w:szCs w:val="24"/>
          <w:lang w:val="la-Latn" w:eastAsia="de-DE"/>
        </w:rPr>
        <w:t xml:space="preserve">. </w:t>
      </w:r>
    </w:p>
    <w:p w14:paraId="0042EECF" w14:textId="7661BC36"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commentRangeStart w:id="228"/>
      <w:r w:rsidRPr="007A06F5">
        <w:rPr>
          <w:rFonts w:ascii="Times New Roman" w:eastAsia="Times New Roman" w:hAnsi="Times New Roman" w:cs="Times New Roman"/>
          <w:sz w:val="24"/>
          <w:szCs w:val="24"/>
          <w:lang w:val="la-Latn" w:eastAsia="de-DE"/>
        </w:rPr>
        <w:t>XXXII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PRAETER</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EPISCOPUM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NULLUS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CRISMA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CONFICIAT</w:t>
      </w:r>
      <w:r w:rsidR="0069631A" w:rsidRPr="007A06F5">
        <w:rPr>
          <w:rFonts w:ascii="Times New Roman" w:eastAsia="Times New Roman" w:hAnsi="Times New Roman" w:cs="Times New Roman"/>
          <w:sz w:val="24"/>
          <w:szCs w:val="24"/>
          <w:lang w:val="la-Latn" w:eastAsia="de-DE"/>
        </w:rPr>
        <w:t xml:space="preserve">. </w:t>
      </w:r>
      <w:commentRangeEnd w:id="228"/>
      <w:r w:rsidR="00C66DC1" w:rsidRPr="007A06F5">
        <w:rPr>
          <w:rStyle w:val="Odkaznakoment"/>
          <w:rFonts w:ascii="Times New Roman" w:hAnsi="Times New Roman" w:cs="Times New Roman"/>
          <w:lang w:val="la-Latn"/>
        </w:rPr>
        <w:commentReference w:id="228"/>
      </w:r>
    </w:p>
    <w:p w14:paraId="25904C0F" w14:textId="3E336DE8"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Cs/>
          <w:sz w:val="24"/>
          <w:szCs w:val="24"/>
          <w:lang w:val="la-Latn" w:eastAsia="de-DE"/>
        </w:rPr>
        <w:t>Chrisma</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conficere</w:t>
      </w:r>
      <w:r w:rsidRPr="007A06F5">
        <w:rPr>
          <w:rFonts w:ascii="Times New Roman" w:eastAsia="Times New Roman" w:hAnsi="Times New Roman" w:cs="Times New Roman"/>
          <w:sz w:val="24"/>
          <w:szCs w:val="24"/>
          <w:lang w:val="la-Latn" w:eastAsia="de-DE"/>
        </w:rPr>
        <w:t xml:space="preserve"> nullus praeter episcopum</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praesumat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illi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soli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hęc</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dignitas concessa</w:t>
      </w:r>
      <w:r w:rsidR="00A30F7F"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69631A" w:rsidRPr="007A06F5">
        <w:rPr>
          <w:rFonts w:ascii="Times New Roman" w:eastAsia="Times New Roman" w:hAnsi="Times New Roman" w:cs="Times New Roman"/>
          <w:sz w:val="24"/>
          <w:szCs w:val="24"/>
          <w:lang w:val="la-Latn" w:eastAsia="de-DE"/>
        </w:rPr>
        <w:t xml:space="preserve">. </w:t>
      </w:r>
    </w:p>
    <w:p w14:paraId="67332F3E" w14:textId="717204EA"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commentRangeStart w:id="229"/>
      <w:r w:rsidRPr="007A06F5">
        <w:rPr>
          <w:rFonts w:ascii="Times New Roman" w:eastAsia="Times New Roman" w:hAnsi="Times New Roman" w:cs="Times New Roman"/>
          <w:sz w:val="24"/>
          <w:szCs w:val="24"/>
          <w:lang w:val="la-Latn" w:eastAsia="de-DE"/>
        </w:rPr>
        <w:t>XXXIII</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ECCLESIA</w:t>
      </w:r>
      <w:r w:rsidRPr="007A06F5">
        <w:rPr>
          <w:rFonts w:ascii="Times New Roman" w:eastAsia="Times New Roman" w:hAnsi="Times New Roman" w:cs="Times New Roman"/>
          <w:sz w:val="24"/>
          <w:szCs w:val="24"/>
          <w:lang w:val="la-Latn" w:eastAsia="de-DE"/>
        </w:rPr>
        <w:t xml:space="preserve"> CUM REBUS SUIS </w:t>
      </w:r>
      <w:r w:rsidRPr="007A06F5">
        <w:rPr>
          <w:rFonts w:ascii="Times New Roman" w:eastAsia="Times New Roman" w:hAnsi="Times New Roman" w:cs="Times New Roman"/>
          <w:iCs/>
          <w:sz w:val="24"/>
          <w:szCs w:val="24"/>
          <w:lang w:val="la-Latn" w:eastAsia="de-DE"/>
        </w:rPr>
        <w:t>AD</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EPISCOPI</w:t>
      </w:r>
      <w:r w:rsidR="0069631A" w:rsidRPr="007A06F5">
        <w:rPr>
          <w:rFonts w:ascii="Times New Roman" w:eastAsia="Times New Roman" w:hAnsi="Times New Roman" w:cs="Times New Roman"/>
          <w:sz w:val="24"/>
          <w:szCs w:val="24"/>
          <w:lang w:val="la-Latn" w:eastAsia="de-DE"/>
        </w:rPr>
        <w:t xml:space="preserve"> </w:t>
      </w:r>
      <w:r w:rsidR="00B04058" w:rsidRPr="007A06F5">
        <w:rPr>
          <w:rFonts w:ascii="Times New Roman" w:eastAsia="Times New Roman" w:hAnsi="Times New Roman" w:cs="Times New Roman"/>
          <w:sz w:val="24"/>
          <w:szCs w:val="24"/>
          <w:lang w:val="la-Latn" w:eastAsia="de-DE"/>
        </w:rPr>
        <w:t>ORDINA</w:t>
      </w:r>
      <w:r w:rsidRPr="007A06F5">
        <w:rPr>
          <w:rFonts w:ascii="Times New Roman" w:eastAsia="Times New Roman" w:hAnsi="Times New Roman" w:cs="Times New Roman"/>
          <w:iCs/>
          <w:sz w:val="24"/>
          <w:szCs w:val="24"/>
          <w:lang w:val="la-Latn" w:eastAsia="de-DE"/>
        </w:rPr>
        <w:t>TIONEM</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PERTINEAT</w:t>
      </w:r>
      <w:r w:rsidR="0069631A" w:rsidRPr="007A06F5">
        <w:rPr>
          <w:rFonts w:ascii="Times New Roman" w:eastAsia="Times New Roman" w:hAnsi="Times New Roman" w:cs="Times New Roman"/>
          <w:sz w:val="24"/>
          <w:szCs w:val="24"/>
          <w:lang w:val="la-Latn" w:eastAsia="de-DE"/>
        </w:rPr>
        <w:t xml:space="preserve">. </w:t>
      </w:r>
      <w:commentRangeEnd w:id="229"/>
      <w:r w:rsidR="00C66DC1" w:rsidRPr="007A06F5">
        <w:rPr>
          <w:rStyle w:val="Odkaznakoment"/>
          <w:rFonts w:ascii="Times New Roman" w:hAnsi="Times New Roman" w:cs="Times New Roman"/>
          <w:lang w:val="la-Latn"/>
        </w:rPr>
        <w:commentReference w:id="229"/>
      </w:r>
    </w:p>
    <w:p w14:paraId="2503D5AE" w14:textId="7AA7DA6F" w:rsidR="00CF13F7" w:rsidRPr="007A06F5" w:rsidRDefault="00CF13F7" w:rsidP="0072434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Cs/>
          <w:sz w:val="24"/>
          <w:szCs w:val="24"/>
          <w:highlight w:val="yellow"/>
          <w:lang w:val="la-Latn" w:eastAsia="de-DE"/>
        </w:rPr>
        <w:t>Multi</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contra</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canonum</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constituta</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ecclesias</w:t>
      </w:r>
      <w:r w:rsidR="0069631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quas</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ędificaverint</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xml:space="preserve">et ab episcopo postulaverint </w:t>
      </w:r>
      <w:r w:rsidRPr="007A06F5">
        <w:rPr>
          <w:rFonts w:ascii="Times New Roman" w:eastAsia="Times New Roman" w:hAnsi="Times New Roman" w:cs="Times New Roman"/>
          <w:iCs/>
          <w:sz w:val="24"/>
          <w:szCs w:val="24"/>
          <w:highlight w:val="yellow"/>
          <w:lang w:val="la-Latn" w:eastAsia="de-DE"/>
        </w:rPr>
        <w:t>consecrari</w:t>
      </w:r>
      <w:r w:rsidR="0069631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dotem</w:t>
      </w:r>
      <w:r w:rsidR="0047682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quam</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eidem</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ecclesię</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contulerint</w:t>
      </w:r>
      <w:r w:rsidR="0069631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ad</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episcopi</w:t>
      </w:r>
      <w:r w:rsidR="00B04058" w:rsidRPr="007A06F5">
        <w:rPr>
          <w:rFonts w:ascii="Times New Roman" w:eastAsia="Times New Roman" w:hAnsi="Times New Roman" w:cs="Times New Roman"/>
          <w:sz w:val="24"/>
          <w:szCs w:val="24"/>
          <w:highlight w:val="yellow"/>
          <w:lang w:val="la-Latn" w:eastAsia="de-DE"/>
        </w:rPr>
        <w:t xml:space="preserve"> ordi</w:t>
      </w:r>
      <w:r w:rsidRPr="007A06F5">
        <w:rPr>
          <w:rFonts w:ascii="Times New Roman" w:eastAsia="Times New Roman" w:hAnsi="Times New Roman" w:cs="Times New Roman"/>
          <w:iCs/>
          <w:sz w:val="24"/>
          <w:szCs w:val="24"/>
          <w:highlight w:val="yellow"/>
          <w:lang w:val="la-Latn" w:eastAsia="de-DE"/>
        </w:rPr>
        <w:t>nationem</w:t>
      </w:r>
      <w:r w:rsidRPr="007A06F5">
        <w:rPr>
          <w:rFonts w:ascii="Times New Roman" w:eastAsia="Times New Roman" w:hAnsi="Times New Roman" w:cs="Times New Roman"/>
          <w:sz w:val="24"/>
          <w:szCs w:val="24"/>
          <w:highlight w:val="yellow"/>
          <w:lang w:val="la-Latn" w:eastAsia="de-DE"/>
        </w:rPr>
        <w:t xml:space="preserve"> putant</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non</w:t>
      </w:r>
      <w:r w:rsidR="00ED106A"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Cs/>
          <w:sz w:val="24"/>
          <w:szCs w:val="24"/>
          <w:highlight w:val="yellow"/>
          <w:lang w:val="la-Latn" w:eastAsia="de-DE"/>
        </w:rPr>
        <w:t>pertinere</w:t>
      </w:r>
      <w:r w:rsidR="0069631A" w:rsidRPr="007A06F5">
        <w:rPr>
          <w:rFonts w:ascii="Times New Roman" w:eastAsia="Times New Roman" w:hAnsi="Times New Roman" w:cs="Times New Roman"/>
          <w:sz w:val="24"/>
          <w:szCs w:val="24"/>
          <w:highlight w:val="yellow"/>
          <w:lang w:val="la-Latn" w:eastAsia="de-DE"/>
        </w:rPr>
        <w: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Quod</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factum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praeterito</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displicet</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in</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futuro</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prohibetur</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Ergo </w:t>
      </w:r>
      <w:r w:rsidRPr="007A06F5">
        <w:rPr>
          <w:rFonts w:ascii="Times New Roman" w:eastAsia="Times New Roman" w:hAnsi="Times New Roman" w:cs="Times New Roman"/>
          <w:iCs/>
          <w:sz w:val="24"/>
          <w:szCs w:val="24"/>
          <w:lang w:val="la-Latn" w:eastAsia="de-DE"/>
        </w:rPr>
        <w:t>omnia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secundum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constitutionem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antiquam</w:t>
      </w:r>
      <w:r w:rsidR="00ED106A" w:rsidRPr="007A06F5">
        <w:rPr>
          <w:rFonts w:ascii="Times New Roman" w:eastAsia="Times New Roman" w:hAnsi="Times New Roman" w:cs="Times New Roman"/>
          <w:sz w:val="24"/>
          <w:szCs w:val="24"/>
          <w:lang w:val="la-Latn" w:eastAsia="de-DE"/>
        </w:rPr>
        <w:t xml:space="preserve"> </w:t>
      </w:r>
      <w:r w:rsidR="00B04058" w:rsidRPr="007A06F5">
        <w:rPr>
          <w:rFonts w:ascii="Times New Roman" w:eastAsia="Times New Roman" w:hAnsi="Times New Roman" w:cs="Times New Roman"/>
          <w:sz w:val="24"/>
          <w:szCs w:val="24"/>
          <w:lang w:val="la-Latn" w:eastAsia="de-DE"/>
        </w:rPr>
        <w:t>iura ecclesia</w:t>
      </w:r>
      <w:r w:rsidRPr="007A06F5">
        <w:rPr>
          <w:rFonts w:ascii="Times New Roman" w:eastAsia="Times New Roman" w:hAnsi="Times New Roman" w:cs="Times New Roman"/>
          <w:sz w:val="24"/>
          <w:szCs w:val="24"/>
          <w:lang w:val="la-Latn" w:eastAsia="de-DE"/>
        </w:rPr>
        <w:t>rum</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ad</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episcopi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ordinationem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potestatem</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pertineant</w:t>
      </w:r>
      <w:r w:rsidR="0047682A" w:rsidRPr="007A06F5">
        <w:rPr>
          <w:rFonts w:ascii="Times New Roman" w:eastAsia="Times New Roman" w:hAnsi="Times New Roman" w:cs="Times New Roman"/>
          <w:sz w:val="24"/>
          <w:szCs w:val="24"/>
          <w:lang w:val="la-Latn" w:eastAsia="de-DE"/>
        </w:rPr>
        <w:t xml:space="preserve">. </w:t>
      </w:r>
    </w:p>
    <w:p w14:paraId="7F61A137" w14:textId="06C37A67" w:rsidR="00B04058" w:rsidRPr="007A06F5" w:rsidRDefault="00CF13F7" w:rsidP="00B04058">
      <w:pPr>
        <w:spacing w:after="120" w:line="240" w:lineRule="auto"/>
        <w:rPr>
          <w:rFonts w:ascii="Times New Roman" w:eastAsia="Times New Roman" w:hAnsi="Times New Roman" w:cs="Times New Roman"/>
          <w:sz w:val="24"/>
          <w:szCs w:val="24"/>
          <w:lang w:val="la-Latn" w:eastAsia="de-DE"/>
        </w:rPr>
      </w:pPr>
      <w:commentRangeStart w:id="230"/>
      <w:r w:rsidRPr="007A06F5">
        <w:rPr>
          <w:rFonts w:ascii="Times New Roman" w:eastAsia="Times New Roman" w:hAnsi="Times New Roman" w:cs="Times New Roman"/>
          <w:sz w:val="24"/>
          <w:szCs w:val="24"/>
          <w:lang w:val="la-Latn" w:eastAsia="de-DE"/>
        </w:rPr>
        <w:t>XXXIIII</w:t>
      </w:r>
      <w:r w:rsidR="0047682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DE</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BAPTISMI</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SACRAMENTO</w:t>
      </w:r>
      <w:r w:rsidR="0047682A" w:rsidRPr="007A06F5">
        <w:rPr>
          <w:rFonts w:ascii="Times New Roman" w:eastAsia="Times New Roman" w:hAnsi="Times New Roman" w:cs="Times New Roman"/>
          <w:sz w:val="24"/>
          <w:szCs w:val="24"/>
          <w:lang w:val="la-Latn" w:eastAsia="de-DE"/>
        </w:rPr>
        <w:t xml:space="preserve">. </w:t>
      </w:r>
      <w:commentRangeEnd w:id="230"/>
      <w:r w:rsidR="00C66DC1" w:rsidRPr="007A06F5">
        <w:rPr>
          <w:rStyle w:val="Odkaznakoment"/>
          <w:rFonts w:ascii="Times New Roman" w:hAnsi="Times New Roman" w:cs="Times New Roman"/>
          <w:lang w:val="la-Latn"/>
        </w:rPr>
        <w:commentReference w:id="230"/>
      </w:r>
    </w:p>
    <w:p w14:paraId="267AB25D" w14:textId="57DFBAC6" w:rsidR="00CF13F7" w:rsidRPr="007A06F5" w:rsidRDefault="00CF13F7" w:rsidP="00B04058">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Dum</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quidam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sacerdotes</w:t>
      </w:r>
      <w:r w:rsidRPr="007A06F5">
        <w:rPr>
          <w:rFonts w:ascii="Times New Roman" w:eastAsia="Times New Roman" w:hAnsi="Times New Roman" w:cs="Times New Roman"/>
          <w:sz w:val="24"/>
          <w:szCs w:val="24"/>
          <w:lang w:val="la-Latn" w:eastAsia="de-DE"/>
        </w:rPr>
        <w:t xml:space="preserve"> in quibusdam partibus</w:t>
      </w:r>
      <w:r w:rsidR="00A30F7F"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terrę </w:t>
      </w:r>
      <w:r w:rsidRPr="007A06F5">
        <w:rPr>
          <w:rFonts w:ascii="Times New Roman" w:eastAsia="Times New Roman" w:hAnsi="Times New Roman" w:cs="Times New Roman"/>
          <w:iCs/>
          <w:sz w:val="24"/>
          <w:szCs w:val="24"/>
          <w:lang w:val="la-Latn" w:eastAsia="de-DE"/>
        </w:rPr>
        <w:t>trinam</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quidam</w:t>
      </w:r>
      <w:r w:rsidR="00ED106A" w:rsidRPr="007A06F5">
        <w:rPr>
          <w:rFonts w:ascii="Times New Roman" w:eastAsia="Times New Roman" w:hAnsi="Times New Roman" w:cs="Times New Roman"/>
          <w:sz w:val="24"/>
          <w:szCs w:val="24"/>
          <w:lang w:val="la-Latn" w:eastAsia="de-DE"/>
        </w:rPr>
        <w:t xml:space="preserve"> </w:t>
      </w:r>
      <w:r w:rsidR="00B04058" w:rsidRPr="007A06F5">
        <w:rPr>
          <w:rFonts w:ascii="Times New Roman" w:eastAsia="Times New Roman" w:hAnsi="Times New Roman" w:cs="Times New Roman"/>
          <w:sz w:val="24"/>
          <w:szCs w:val="24"/>
          <w:lang w:val="la-Latn" w:eastAsia="de-DE"/>
        </w:rPr>
        <w:t>sim</w:t>
      </w:r>
      <w:r w:rsidRPr="007A06F5">
        <w:rPr>
          <w:rFonts w:ascii="Times New Roman" w:eastAsia="Times New Roman" w:hAnsi="Times New Roman" w:cs="Times New Roman"/>
          <w:iCs/>
          <w:sz w:val="24"/>
          <w:szCs w:val="24"/>
          <w:lang w:val="la-Latn" w:eastAsia="de-DE"/>
        </w:rPr>
        <w:t>plam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mersionem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faciunt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nonnullis</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scisma</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esse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conspicitur</w:t>
      </w:r>
      <w:r w:rsidR="00ED106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unitas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fidei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scindi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videtur</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Nam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dum</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partes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diversę</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et</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quasi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contrario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modo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agunt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alii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Cs/>
          <w:sz w:val="24"/>
          <w:szCs w:val="24"/>
          <w:lang w:val="la-Latn" w:eastAsia="de-DE"/>
        </w:rPr>
        <w:t>alios</w:t>
      </w:r>
      <w:r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iCs/>
          <w:lang w:val="la-Latn"/>
        </w:rPr>
        <w:t>non</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baptizatos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esse</w:t>
      </w:r>
      <w:r w:rsidRPr="007A06F5">
        <w:rPr>
          <w:rFonts w:ascii="Times New Roman" w:hAnsi="Times New Roman" w:cs="Times New Roman"/>
          <w:lang w:val="la-Latn"/>
        </w:rPr>
        <w:t xml:space="preserve"> </w:t>
      </w:r>
      <w:r w:rsidRPr="007A06F5">
        <w:rPr>
          <w:rFonts w:ascii="Times New Roman" w:hAnsi="Times New Roman" w:cs="Times New Roman"/>
          <w:iCs/>
          <w:lang w:val="la-Latn"/>
        </w:rPr>
        <w:t>contendunt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Proinde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quid</w:t>
      </w:r>
      <w:r w:rsidRPr="007A06F5">
        <w:rPr>
          <w:rFonts w:ascii="Times New Roman" w:hAnsi="Times New Roman" w:cs="Times New Roman"/>
          <w:lang w:val="la-Latn"/>
        </w:rPr>
        <w:t xml:space="preserve"> </w:t>
      </w:r>
      <w:r w:rsidRPr="007A06F5">
        <w:rPr>
          <w:rFonts w:ascii="Times New Roman" w:hAnsi="Times New Roman" w:cs="Times New Roman"/>
          <w:iCs/>
          <w:lang w:val="la-Latn"/>
        </w:rPr>
        <w:t>a</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nobis</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sacramenti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diversitate</w:t>
      </w:r>
      <w:r w:rsidRPr="007A06F5">
        <w:rPr>
          <w:rFonts w:ascii="Times New Roman" w:hAnsi="Times New Roman" w:cs="Times New Roman"/>
          <w:lang w:val="la-Latn"/>
        </w:rPr>
        <w:t xml:space="preserve"> /</w:t>
      </w:r>
      <w:r w:rsidR="00B04058" w:rsidRPr="007A06F5">
        <w:rPr>
          <w:rFonts w:ascii="Times New Roman" w:hAnsi="Times New Roman" w:cs="Times New Roman"/>
          <w:iCs/>
          <w:lang w:val="la-Latn"/>
        </w:rPr>
        <w:t xml:space="preserve"> </w:t>
      </w:r>
      <w:r w:rsidRPr="007A06F5">
        <w:rPr>
          <w:rFonts w:ascii="Times New Roman" w:hAnsi="Times New Roman" w:cs="Times New Roman"/>
          <w:iCs/>
          <w:lang w:val="la-Latn"/>
        </w:rPr>
        <w:t>finiendum</w:t>
      </w:r>
      <w:r w:rsidRPr="007A06F5">
        <w:rPr>
          <w:rFonts w:ascii="Times New Roman" w:hAnsi="Times New Roman" w:cs="Times New Roman"/>
          <w:lang w:val="la-Latn"/>
        </w:rPr>
        <w:t xml:space="preserve"> est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apostolicę</w:t>
      </w:r>
      <w:r w:rsidRPr="007A06F5">
        <w:rPr>
          <w:rFonts w:ascii="Times New Roman" w:hAnsi="Times New Roman" w:cs="Times New Roman"/>
          <w:lang w:val="la-Latn"/>
        </w:rPr>
        <w:t xml:space="preserve"> </w:t>
      </w:r>
      <w:r w:rsidRPr="007A06F5">
        <w:rPr>
          <w:rFonts w:ascii="Times New Roman" w:hAnsi="Times New Roman" w:cs="Times New Roman"/>
          <w:iCs/>
          <w:lang w:val="la-Latn"/>
        </w:rPr>
        <w:t>sedis</w:t>
      </w:r>
      <w:r w:rsidRPr="007A06F5">
        <w:rPr>
          <w:rFonts w:ascii="Times New Roman" w:hAnsi="Times New Roman" w:cs="Times New Roman"/>
          <w:lang w:val="la-Latn"/>
        </w:rPr>
        <w:t xml:space="preserve"> </w:t>
      </w:r>
      <w:r w:rsidRPr="007A06F5">
        <w:rPr>
          <w:rFonts w:ascii="Times New Roman" w:hAnsi="Times New Roman" w:cs="Times New Roman"/>
          <w:iCs/>
          <w:lang w:val="la-Latn"/>
        </w:rPr>
        <w:t>informemur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praeceptis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non</w:t>
      </w:r>
      <w:r w:rsidRPr="007A06F5">
        <w:rPr>
          <w:rFonts w:ascii="Times New Roman" w:hAnsi="Times New Roman" w:cs="Times New Roman"/>
          <w:lang w:val="la-Latn"/>
        </w:rPr>
        <w:t xml:space="preserve"> </w:t>
      </w:r>
      <w:r w:rsidRPr="007A06F5">
        <w:rPr>
          <w:rFonts w:ascii="Times New Roman" w:hAnsi="Times New Roman" w:cs="Times New Roman"/>
          <w:iCs/>
          <w:lang w:val="la-Latn"/>
        </w:rPr>
        <w:t>nostram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sed</w:t>
      </w:r>
      <w:r w:rsidRPr="007A06F5">
        <w:rPr>
          <w:rFonts w:ascii="Times New Roman" w:hAnsi="Times New Roman" w:cs="Times New Roman"/>
          <w:lang w:val="la-Latn"/>
        </w:rPr>
        <w:t xml:space="preserve"> </w:t>
      </w:r>
      <w:r w:rsidRPr="007A06F5">
        <w:rPr>
          <w:rFonts w:ascii="Times New Roman" w:hAnsi="Times New Roman" w:cs="Times New Roman"/>
          <w:iCs/>
          <w:lang w:val="la-Latn"/>
        </w:rPr>
        <w:t>paternam</w:t>
      </w:r>
      <w:r w:rsidRPr="007A06F5">
        <w:rPr>
          <w:rFonts w:ascii="Times New Roman" w:hAnsi="Times New Roman" w:cs="Times New Roman"/>
          <w:lang w:val="la-Latn"/>
        </w:rPr>
        <w:t xml:space="preserve"> </w:t>
      </w:r>
      <w:r w:rsidRPr="007A06F5">
        <w:rPr>
          <w:rFonts w:ascii="Times New Roman" w:hAnsi="Times New Roman" w:cs="Times New Roman"/>
          <w:iCs/>
          <w:lang w:val="la-Latn"/>
        </w:rPr>
        <w:t>institutionem</w:t>
      </w:r>
      <w:r w:rsidRPr="007A06F5">
        <w:rPr>
          <w:rFonts w:ascii="Times New Roman" w:hAnsi="Times New Roman" w:cs="Times New Roman"/>
          <w:lang w:val="la-Latn"/>
        </w:rPr>
        <w:t xml:space="preserve"> </w:t>
      </w:r>
      <w:r w:rsidRPr="007A06F5">
        <w:rPr>
          <w:rFonts w:ascii="Times New Roman" w:hAnsi="Times New Roman" w:cs="Times New Roman"/>
          <w:iCs/>
          <w:lang w:val="la-Latn"/>
        </w:rPr>
        <w:t>sequentes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Beatae</w:t>
      </w:r>
      <w:r w:rsidRPr="007A06F5">
        <w:rPr>
          <w:rFonts w:ascii="Times New Roman" w:hAnsi="Times New Roman" w:cs="Times New Roman"/>
          <w:lang w:val="la-Latn"/>
        </w:rPr>
        <w:t xml:space="preserve"> </w:t>
      </w:r>
      <w:r w:rsidRPr="007A06F5">
        <w:rPr>
          <w:rFonts w:ascii="Times New Roman" w:hAnsi="Times New Roman" w:cs="Times New Roman"/>
          <w:iCs/>
          <w:lang w:val="la-Latn"/>
        </w:rPr>
        <w:t>igitur</w:t>
      </w:r>
      <w:r w:rsidRPr="007A06F5">
        <w:rPr>
          <w:rFonts w:ascii="Times New Roman" w:hAnsi="Times New Roman" w:cs="Times New Roman"/>
          <w:lang w:val="la-Latn"/>
        </w:rPr>
        <w:t xml:space="preserve"> </w:t>
      </w:r>
      <w:r w:rsidRPr="007A06F5">
        <w:rPr>
          <w:rFonts w:ascii="Times New Roman" w:hAnsi="Times New Roman" w:cs="Times New Roman"/>
          <w:iCs/>
          <w:lang w:val="la-Latn"/>
        </w:rPr>
        <w:t>memoriae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Gregorius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Romanae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ecclesiae</w:t>
      </w:r>
      <w:r w:rsidR="00B04058" w:rsidRPr="007A06F5">
        <w:rPr>
          <w:rFonts w:ascii="Times New Roman" w:hAnsi="Times New Roman" w:cs="Times New Roman"/>
          <w:lang w:val="la-Latn"/>
        </w:rPr>
        <w:t xml:space="preserve"> pon</w:t>
      </w:r>
      <w:r w:rsidRPr="007A06F5">
        <w:rPr>
          <w:rFonts w:ascii="Times New Roman" w:hAnsi="Times New Roman" w:cs="Times New Roman"/>
          <w:iCs/>
          <w:lang w:val="la-Latn"/>
        </w:rPr>
        <w:t>tifex</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efflagitante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sanctissimo</w:t>
      </w:r>
      <w:r w:rsidRPr="007A06F5">
        <w:rPr>
          <w:rFonts w:ascii="Times New Roman" w:hAnsi="Times New Roman" w:cs="Times New Roman"/>
          <w:lang w:val="la-Latn"/>
        </w:rPr>
        <w:t xml:space="preserve"> </w:t>
      </w:r>
      <w:r w:rsidRPr="007A06F5">
        <w:rPr>
          <w:rFonts w:ascii="Times New Roman" w:hAnsi="Times New Roman" w:cs="Times New Roman"/>
          <w:iCs/>
          <w:lang w:val="la-Latn"/>
        </w:rPr>
        <w:t>Leandro</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episcopo</w:t>
      </w:r>
      <w:r w:rsidRPr="007A06F5">
        <w:rPr>
          <w:rFonts w:ascii="Times New Roman" w:hAnsi="Times New Roman" w:cs="Times New Roman"/>
          <w:lang w:val="la-Latn"/>
        </w:rPr>
        <w:t xml:space="preserve"> </w:t>
      </w:r>
      <w:r w:rsidRPr="007A06F5">
        <w:rPr>
          <w:rFonts w:ascii="Times New Roman" w:hAnsi="Times New Roman" w:cs="Times New Roman"/>
          <w:iCs/>
          <w:lang w:val="la-Latn"/>
        </w:rPr>
        <w:t>de</w:t>
      </w:r>
      <w:r w:rsidRPr="007A06F5">
        <w:rPr>
          <w:rFonts w:ascii="Times New Roman" w:hAnsi="Times New Roman" w:cs="Times New Roman"/>
          <w:lang w:val="la-Latn"/>
        </w:rPr>
        <w:t xml:space="preserve"> </w:t>
      </w:r>
      <w:r w:rsidRPr="007A06F5">
        <w:rPr>
          <w:rFonts w:ascii="Times New Roman" w:hAnsi="Times New Roman" w:cs="Times New Roman"/>
          <w:iCs/>
          <w:lang w:val="la-Latn"/>
        </w:rPr>
        <w:t>hac</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diversitate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quid</w:t>
      </w:r>
      <w:r w:rsidRPr="007A06F5">
        <w:rPr>
          <w:rFonts w:ascii="Times New Roman" w:hAnsi="Times New Roman" w:cs="Times New Roman"/>
          <w:lang w:val="la-Latn"/>
        </w:rPr>
        <w:t xml:space="preserve"> </w:t>
      </w:r>
      <w:r w:rsidRPr="007A06F5">
        <w:rPr>
          <w:rFonts w:ascii="Times New Roman" w:hAnsi="Times New Roman" w:cs="Times New Roman"/>
          <w:iCs/>
          <w:lang w:val="la-Latn"/>
        </w:rPr>
        <w:t>potius</w:t>
      </w:r>
      <w:r w:rsidRPr="007A06F5">
        <w:rPr>
          <w:rFonts w:ascii="Times New Roman" w:hAnsi="Times New Roman" w:cs="Times New Roman"/>
          <w:lang w:val="la-Latn"/>
        </w:rPr>
        <w:t xml:space="preserve"> </w:t>
      </w:r>
      <w:r w:rsidRPr="007A06F5">
        <w:rPr>
          <w:rFonts w:ascii="Times New Roman" w:hAnsi="Times New Roman" w:cs="Times New Roman"/>
          <w:iCs/>
          <w:lang w:val="la-Latn"/>
        </w:rPr>
        <w:t>esset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sequendum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inter</w:t>
      </w:r>
      <w:r w:rsidRPr="007A06F5">
        <w:rPr>
          <w:rFonts w:ascii="Times New Roman" w:hAnsi="Times New Roman" w:cs="Times New Roman"/>
          <w:lang w:val="la-Latn"/>
        </w:rPr>
        <w:t xml:space="preserve"> </w:t>
      </w:r>
      <w:r w:rsidRPr="007A06F5">
        <w:rPr>
          <w:rFonts w:ascii="Times New Roman" w:hAnsi="Times New Roman" w:cs="Times New Roman"/>
          <w:iCs/>
          <w:lang w:val="la-Latn"/>
        </w:rPr>
        <w:t>cetera</w:t>
      </w:r>
      <w:r w:rsidRPr="007A06F5">
        <w:rPr>
          <w:rFonts w:ascii="Times New Roman" w:hAnsi="Times New Roman" w:cs="Times New Roman"/>
          <w:lang w:val="la-Latn"/>
        </w:rPr>
        <w:t xml:space="preserve"> </w:t>
      </w:r>
      <w:r w:rsidRPr="007A06F5">
        <w:rPr>
          <w:rFonts w:ascii="Times New Roman" w:hAnsi="Times New Roman" w:cs="Times New Roman"/>
          <w:iCs/>
          <w:lang w:val="la-Latn"/>
        </w:rPr>
        <w:t>rescribens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sic</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ait</w:t>
      </w:r>
      <w:r w:rsidRPr="007A06F5">
        <w:rPr>
          <w:rFonts w:ascii="Times New Roman" w:hAnsi="Times New Roman" w:cs="Times New Roman"/>
          <w:lang w:val="la-Latn"/>
        </w:rPr>
        <w:t xml:space="preserve">: </w:t>
      </w:r>
      <w:r w:rsidRPr="007A06F5">
        <w:rPr>
          <w:rFonts w:ascii="Times New Roman" w:hAnsi="Times New Roman" w:cs="Times New Roman"/>
          <w:iCs/>
          <w:lang w:val="la-Latn"/>
        </w:rPr>
        <w:t>De</w:t>
      </w:r>
      <w:r w:rsidRPr="007A06F5">
        <w:rPr>
          <w:rFonts w:ascii="Times New Roman" w:hAnsi="Times New Roman" w:cs="Times New Roman"/>
          <w:lang w:val="la-Latn"/>
        </w:rPr>
        <w:t xml:space="preserve"> </w:t>
      </w:r>
      <w:r w:rsidRPr="007A06F5">
        <w:rPr>
          <w:rFonts w:ascii="Times New Roman" w:hAnsi="Times New Roman" w:cs="Times New Roman"/>
          <w:iCs/>
          <w:lang w:val="la-Latn"/>
        </w:rPr>
        <w:t>trina</w:t>
      </w:r>
      <w:r w:rsidRPr="007A06F5">
        <w:rPr>
          <w:rFonts w:ascii="Times New Roman" w:hAnsi="Times New Roman" w:cs="Times New Roman"/>
          <w:lang w:val="la-Latn"/>
        </w:rPr>
        <w:t xml:space="preserve"> </w:t>
      </w:r>
      <w:r w:rsidRPr="007A06F5">
        <w:rPr>
          <w:rFonts w:ascii="Times New Roman" w:hAnsi="Times New Roman" w:cs="Times New Roman"/>
          <w:iCs/>
          <w:lang w:val="la-Latn"/>
        </w:rPr>
        <w:t>vero</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mersione</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baptismatis</w:t>
      </w:r>
      <w:r w:rsidRPr="007A06F5">
        <w:rPr>
          <w:rFonts w:ascii="Times New Roman" w:hAnsi="Times New Roman" w:cs="Times New Roman"/>
          <w:lang w:val="la-Latn"/>
        </w:rPr>
        <w:t xml:space="preserve"> </w:t>
      </w:r>
      <w:r w:rsidRPr="007A06F5">
        <w:rPr>
          <w:rFonts w:ascii="Times New Roman" w:hAnsi="Times New Roman" w:cs="Times New Roman"/>
          <w:iCs/>
          <w:lang w:val="la-Latn"/>
        </w:rPr>
        <w:t>nichil</w:t>
      </w:r>
      <w:r w:rsidRPr="007A06F5">
        <w:rPr>
          <w:rFonts w:ascii="Times New Roman" w:hAnsi="Times New Roman" w:cs="Times New Roman"/>
          <w:lang w:val="la-Latn"/>
        </w:rPr>
        <w:t xml:space="preserve"> </w:t>
      </w:r>
      <w:r w:rsidRPr="007A06F5">
        <w:rPr>
          <w:rFonts w:ascii="Times New Roman" w:hAnsi="Times New Roman" w:cs="Times New Roman"/>
          <w:iCs/>
          <w:lang w:val="la-Latn"/>
        </w:rPr>
        <w:t>respondi</w:t>
      </w:r>
      <w:r w:rsidRPr="007A06F5">
        <w:rPr>
          <w:rFonts w:ascii="Times New Roman" w:hAnsi="Times New Roman" w:cs="Times New Roman"/>
          <w:lang w:val="la-Latn"/>
        </w:rPr>
        <w:t xml:space="preserve"> </w:t>
      </w:r>
      <w:r w:rsidRPr="007A06F5">
        <w:rPr>
          <w:rFonts w:ascii="Times New Roman" w:hAnsi="Times New Roman" w:cs="Times New Roman"/>
          <w:iCs/>
          <w:lang w:val="la-Latn"/>
        </w:rPr>
        <w:t>verius</w:t>
      </w:r>
      <w:r w:rsidRPr="007A06F5">
        <w:rPr>
          <w:rFonts w:ascii="Times New Roman" w:hAnsi="Times New Roman" w:cs="Times New Roman"/>
          <w:lang w:val="la-Latn"/>
        </w:rPr>
        <w:t xml:space="preserve"> </w:t>
      </w:r>
      <w:r w:rsidRPr="007A06F5">
        <w:rPr>
          <w:rFonts w:ascii="Times New Roman" w:hAnsi="Times New Roman" w:cs="Times New Roman"/>
          <w:iCs/>
          <w:lang w:val="la-Latn"/>
        </w:rPr>
        <w:t>potest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quam</w:t>
      </w:r>
      <w:r w:rsidRPr="007A06F5">
        <w:rPr>
          <w:rFonts w:ascii="Times New Roman" w:hAnsi="Times New Roman" w:cs="Times New Roman"/>
          <w:lang w:val="la-Latn"/>
        </w:rPr>
        <w:t xml:space="preserve"> </w:t>
      </w:r>
      <w:r w:rsidRPr="007A06F5">
        <w:rPr>
          <w:rFonts w:ascii="Times New Roman" w:hAnsi="Times New Roman" w:cs="Times New Roman"/>
          <w:iCs/>
          <w:lang w:val="la-Latn"/>
        </w:rPr>
        <w:t>ipsi</w:t>
      </w:r>
      <w:r w:rsidRPr="007A06F5">
        <w:rPr>
          <w:rFonts w:ascii="Times New Roman" w:hAnsi="Times New Roman" w:cs="Times New Roman"/>
          <w:lang w:val="la-Latn"/>
        </w:rPr>
        <w:t xml:space="preserve"> </w:t>
      </w:r>
      <w:r w:rsidRPr="007A06F5">
        <w:rPr>
          <w:rFonts w:ascii="Times New Roman" w:hAnsi="Times New Roman" w:cs="Times New Roman"/>
          <w:iCs/>
          <w:lang w:val="la-Latn"/>
        </w:rPr>
        <w:t>sensistis</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quia</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una</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fide</w:t>
      </w:r>
      <w:r w:rsidRPr="007A06F5">
        <w:rPr>
          <w:rFonts w:ascii="Times New Roman" w:hAnsi="Times New Roman" w:cs="Times New Roman"/>
          <w:lang w:val="la-Latn"/>
        </w:rPr>
        <w:t xml:space="preserve"> </w:t>
      </w:r>
      <w:r w:rsidRPr="007A06F5">
        <w:rPr>
          <w:rFonts w:ascii="Times New Roman" w:hAnsi="Times New Roman" w:cs="Times New Roman"/>
          <w:iCs/>
          <w:lang w:val="la-Latn"/>
        </w:rPr>
        <w:t>nihil</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officit</w:t>
      </w:r>
      <w:r w:rsidR="0069631A" w:rsidRPr="007A06F5">
        <w:rPr>
          <w:rFonts w:ascii="Times New Roman" w:hAnsi="Times New Roman" w:cs="Times New Roman"/>
          <w:lang w:val="la-Latn"/>
        </w:rPr>
        <w:t xml:space="preserve"> </w:t>
      </w:r>
      <w:r w:rsidR="00B04058" w:rsidRPr="007A06F5">
        <w:rPr>
          <w:rFonts w:ascii="Times New Roman" w:hAnsi="Times New Roman" w:cs="Times New Roman"/>
          <w:lang w:val="la-Latn"/>
        </w:rPr>
        <w:t>sanc</w:t>
      </w:r>
      <w:r w:rsidRPr="007A06F5">
        <w:rPr>
          <w:rFonts w:ascii="Times New Roman" w:hAnsi="Times New Roman" w:cs="Times New Roman"/>
          <w:iCs/>
          <w:lang w:val="la-Latn"/>
        </w:rPr>
        <w:t>tae</w:t>
      </w:r>
      <w:r w:rsidRPr="007A06F5">
        <w:rPr>
          <w:rFonts w:ascii="Times New Roman" w:hAnsi="Times New Roman" w:cs="Times New Roman"/>
          <w:lang w:val="la-Latn"/>
        </w:rPr>
        <w:t xml:space="preserve"> </w:t>
      </w:r>
      <w:r w:rsidRPr="007A06F5">
        <w:rPr>
          <w:rFonts w:ascii="Times New Roman" w:hAnsi="Times New Roman" w:cs="Times New Roman"/>
          <w:iCs/>
          <w:lang w:val="la-Latn"/>
        </w:rPr>
        <w:t>ecclesiae</w:t>
      </w:r>
      <w:r w:rsidRPr="007A06F5">
        <w:rPr>
          <w:rFonts w:ascii="Times New Roman" w:hAnsi="Times New Roman" w:cs="Times New Roman"/>
          <w:lang w:val="la-Latn"/>
        </w:rPr>
        <w:t xml:space="preserve"> </w:t>
      </w:r>
      <w:r w:rsidRPr="007A06F5">
        <w:rPr>
          <w:rFonts w:ascii="Times New Roman" w:hAnsi="Times New Roman" w:cs="Times New Roman"/>
          <w:iCs/>
          <w:lang w:val="la-Latn"/>
        </w:rPr>
        <w:t>consuetudo</w:t>
      </w:r>
      <w:r w:rsidRPr="007A06F5">
        <w:rPr>
          <w:rFonts w:ascii="Times New Roman" w:hAnsi="Times New Roman" w:cs="Times New Roman"/>
          <w:lang w:val="la-Latn"/>
        </w:rPr>
        <w:t xml:space="preserve"> </w:t>
      </w:r>
      <w:r w:rsidRPr="007A06F5">
        <w:rPr>
          <w:rFonts w:ascii="Times New Roman" w:hAnsi="Times New Roman" w:cs="Times New Roman"/>
          <w:iCs/>
          <w:lang w:val="la-Latn"/>
        </w:rPr>
        <w:t>diversa</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Nos</w:t>
      </w:r>
      <w:r w:rsidRPr="007A06F5">
        <w:rPr>
          <w:rFonts w:ascii="Times New Roman" w:hAnsi="Times New Roman" w:cs="Times New Roman"/>
          <w:lang w:val="la-Latn"/>
        </w:rPr>
        <w:t xml:space="preserve"> </w:t>
      </w:r>
      <w:r w:rsidRPr="007A06F5">
        <w:rPr>
          <w:rFonts w:ascii="Times New Roman" w:hAnsi="Times New Roman" w:cs="Times New Roman"/>
          <w:iCs/>
          <w:lang w:val="la-Latn"/>
        </w:rPr>
        <w:t>autem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quod</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tertio</w:t>
      </w:r>
      <w:r w:rsidRPr="007A06F5">
        <w:rPr>
          <w:rFonts w:ascii="Times New Roman" w:hAnsi="Times New Roman" w:cs="Times New Roman"/>
          <w:lang w:val="la-Latn"/>
        </w:rPr>
        <w:t xml:space="preserve"> </w:t>
      </w:r>
      <w:r w:rsidRPr="007A06F5">
        <w:rPr>
          <w:rFonts w:ascii="Times New Roman" w:hAnsi="Times New Roman" w:cs="Times New Roman"/>
          <w:iCs/>
          <w:lang w:val="la-Latn"/>
        </w:rPr>
        <w:t>mergimus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triduanae</w:t>
      </w:r>
      <w:r w:rsidR="00B04058" w:rsidRPr="007A06F5">
        <w:rPr>
          <w:rFonts w:ascii="Times New Roman" w:hAnsi="Times New Roman" w:cs="Times New Roman"/>
          <w:lang w:val="la-Latn"/>
        </w:rPr>
        <w:t xml:space="preserve"> sepul</w:t>
      </w:r>
      <w:r w:rsidRPr="007A06F5">
        <w:rPr>
          <w:rFonts w:ascii="Times New Roman" w:hAnsi="Times New Roman" w:cs="Times New Roman"/>
          <w:iCs/>
          <w:lang w:val="la-Latn"/>
        </w:rPr>
        <w:t>turae</w:t>
      </w:r>
      <w:r w:rsidRPr="007A06F5">
        <w:rPr>
          <w:rFonts w:ascii="Times New Roman" w:hAnsi="Times New Roman" w:cs="Times New Roman"/>
          <w:lang w:val="la-Latn"/>
        </w:rPr>
        <w:t xml:space="preserve"> </w:t>
      </w:r>
      <w:r w:rsidRPr="007A06F5">
        <w:rPr>
          <w:rFonts w:ascii="Times New Roman" w:hAnsi="Times New Roman" w:cs="Times New Roman"/>
          <w:iCs/>
          <w:lang w:val="la-Latn"/>
        </w:rPr>
        <w:t>sacramenta</w:t>
      </w:r>
      <w:r w:rsidRPr="007A06F5">
        <w:rPr>
          <w:rFonts w:ascii="Times New Roman" w:hAnsi="Times New Roman" w:cs="Times New Roman"/>
          <w:lang w:val="la-Latn"/>
        </w:rPr>
        <w:t xml:space="preserve"> a</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signamus</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ut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dum</w:t>
      </w:r>
      <w:r w:rsidRPr="007A06F5">
        <w:rPr>
          <w:rFonts w:ascii="Times New Roman" w:hAnsi="Times New Roman" w:cs="Times New Roman"/>
          <w:lang w:val="la-Latn"/>
        </w:rPr>
        <w:t xml:space="preserve"> </w:t>
      </w:r>
      <w:r w:rsidRPr="007A06F5">
        <w:rPr>
          <w:rFonts w:ascii="Times New Roman" w:hAnsi="Times New Roman" w:cs="Times New Roman"/>
          <w:iCs/>
          <w:lang w:val="la-Latn"/>
        </w:rPr>
        <w:t>tertio</w:t>
      </w:r>
      <w:r w:rsidRPr="007A06F5">
        <w:rPr>
          <w:rFonts w:ascii="Times New Roman" w:hAnsi="Times New Roman" w:cs="Times New Roman"/>
          <w:lang w:val="la-Latn"/>
        </w:rPr>
        <w:t xml:space="preserve"> </w:t>
      </w:r>
      <w:r w:rsidRPr="007A06F5">
        <w:rPr>
          <w:rFonts w:ascii="Times New Roman" w:hAnsi="Times New Roman" w:cs="Times New Roman"/>
          <w:iCs/>
          <w:lang w:val="la-Latn"/>
        </w:rPr>
        <w:t>ab</w:t>
      </w:r>
      <w:r w:rsidR="00724342" w:rsidRPr="007A06F5">
        <w:rPr>
          <w:rFonts w:ascii="Times New Roman" w:hAnsi="Times New Roman" w:cs="Times New Roman"/>
          <w:lang w:val="la-Latn"/>
        </w:rPr>
        <w:t xml:space="preserve"> </w:t>
      </w:r>
      <w:r w:rsidRPr="007A06F5">
        <w:rPr>
          <w:rFonts w:ascii="Times New Roman" w:hAnsi="Times New Roman" w:cs="Times New Roman"/>
          <w:iCs/>
          <w:lang w:val="la-Latn"/>
        </w:rPr>
        <w:t>aquis</w:t>
      </w:r>
      <w:r w:rsidRPr="007A06F5">
        <w:rPr>
          <w:rFonts w:ascii="Times New Roman" w:hAnsi="Times New Roman" w:cs="Times New Roman"/>
          <w:lang w:val="la-Latn"/>
        </w:rPr>
        <w:t xml:space="preserve"> </w:t>
      </w:r>
      <w:r w:rsidRPr="007A06F5">
        <w:rPr>
          <w:rFonts w:ascii="Times New Roman" w:hAnsi="Times New Roman" w:cs="Times New Roman"/>
          <w:iCs/>
          <w:lang w:val="la-Latn"/>
        </w:rPr>
        <w:t>infans</w:t>
      </w:r>
      <w:r w:rsidR="00ED106A" w:rsidRPr="007A06F5">
        <w:rPr>
          <w:rFonts w:ascii="Times New Roman" w:hAnsi="Times New Roman" w:cs="Times New Roman"/>
          <w:lang w:val="la-Latn"/>
        </w:rPr>
        <w:t xml:space="preserve"> </w:t>
      </w:r>
      <w:r w:rsidRPr="007A06F5">
        <w:rPr>
          <w:rFonts w:ascii="Times New Roman" w:hAnsi="Times New Roman" w:cs="Times New Roman"/>
          <w:lang w:val="la-Latn"/>
        </w:rPr>
        <w:t>occiditur</w:t>
      </w:r>
      <w:r w:rsidR="0047682A" w:rsidRPr="007A06F5">
        <w:rPr>
          <w:rFonts w:ascii="Times New Roman" w:hAnsi="Times New Roman" w:cs="Times New Roman"/>
          <w:lang w:val="la-Latn"/>
        </w:rPr>
        <w:t xml:space="preserve">, </w:t>
      </w:r>
      <w:r w:rsidR="00B04058" w:rsidRPr="007A06F5">
        <w:rPr>
          <w:rFonts w:ascii="Times New Roman" w:hAnsi="Times New Roman" w:cs="Times New Roman"/>
          <w:lang w:val="la-Latn"/>
        </w:rPr>
        <w:t>resurrec</w:t>
      </w:r>
      <w:r w:rsidRPr="007A06F5">
        <w:rPr>
          <w:rFonts w:ascii="Times New Roman" w:hAnsi="Times New Roman" w:cs="Times New Roman"/>
          <w:iCs/>
          <w:lang w:val="la-Latn"/>
        </w:rPr>
        <w:t>tio</w:t>
      </w:r>
      <w:r w:rsidRPr="007A06F5">
        <w:rPr>
          <w:rFonts w:ascii="Times New Roman" w:hAnsi="Times New Roman" w:cs="Times New Roman"/>
          <w:lang w:val="la-Latn"/>
        </w:rPr>
        <w:t xml:space="preserve"> </w:t>
      </w:r>
      <w:r w:rsidRPr="007A06F5">
        <w:rPr>
          <w:rFonts w:ascii="Times New Roman" w:hAnsi="Times New Roman" w:cs="Times New Roman"/>
          <w:iCs/>
          <w:lang w:val="la-Latn"/>
        </w:rPr>
        <w:t>triduani</w:t>
      </w:r>
      <w:r w:rsidRPr="007A06F5">
        <w:rPr>
          <w:rFonts w:ascii="Times New Roman" w:hAnsi="Times New Roman" w:cs="Times New Roman"/>
          <w:lang w:val="la-Latn"/>
        </w:rPr>
        <w:t xml:space="preserve"> </w:t>
      </w:r>
      <w:r w:rsidRPr="007A06F5">
        <w:rPr>
          <w:rFonts w:ascii="Times New Roman" w:hAnsi="Times New Roman" w:cs="Times New Roman"/>
          <w:iCs/>
          <w:lang w:val="la-Latn"/>
        </w:rPr>
        <w:t>temporis</w:t>
      </w:r>
      <w:r w:rsidRPr="007A06F5">
        <w:rPr>
          <w:rFonts w:ascii="Times New Roman" w:hAnsi="Times New Roman" w:cs="Times New Roman"/>
          <w:lang w:val="la-Latn"/>
        </w:rPr>
        <w:t xml:space="preserve"> </w:t>
      </w:r>
      <w:r w:rsidRPr="007A06F5">
        <w:rPr>
          <w:rFonts w:ascii="Times New Roman" w:hAnsi="Times New Roman" w:cs="Times New Roman"/>
          <w:iCs/>
          <w:lang w:val="la-Latn"/>
        </w:rPr>
        <w:t>exprimatur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Quod</w:t>
      </w:r>
      <w:r w:rsidRPr="007A06F5">
        <w:rPr>
          <w:rFonts w:ascii="Times New Roman" w:hAnsi="Times New Roman" w:cs="Times New Roman"/>
          <w:lang w:val="la-Latn"/>
        </w:rPr>
        <w:t xml:space="preserve"> </w:t>
      </w:r>
      <w:r w:rsidRPr="007A06F5">
        <w:rPr>
          <w:rFonts w:ascii="Times New Roman" w:hAnsi="Times New Roman" w:cs="Times New Roman"/>
          <w:iCs/>
          <w:lang w:val="la-Latn"/>
        </w:rPr>
        <w:t>si</w:t>
      </w:r>
      <w:r w:rsidRPr="007A06F5">
        <w:rPr>
          <w:rFonts w:ascii="Times New Roman" w:hAnsi="Times New Roman" w:cs="Times New Roman"/>
          <w:lang w:val="la-Latn"/>
        </w:rPr>
        <w:t xml:space="preserve"> </w:t>
      </w:r>
      <w:r w:rsidRPr="007A06F5">
        <w:rPr>
          <w:rFonts w:ascii="Times New Roman" w:hAnsi="Times New Roman" w:cs="Times New Roman"/>
          <w:iCs/>
          <w:lang w:val="la-Latn"/>
        </w:rPr>
        <w:t>quis</w:t>
      </w:r>
      <w:r w:rsidRPr="007A06F5">
        <w:rPr>
          <w:rFonts w:ascii="Times New Roman" w:hAnsi="Times New Roman" w:cs="Times New Roman"/>
          <w:lang w:val="la-Latn"/>
        </w:rPr>
        <w:t xml:space="preserve"> </w:t>
      </w:r>
      <w:r w:rsidRPr="007A06F5">
        <w:rPr>
          <w:rFonts w:ascii="Times New Roman" w:hAnsi="Times New Roman" w:cs="Times New Roman"/>
          <w:iCs/>
          <w:lang w:val="la-Latn"/>
        </w:rPr>
        <w:t>forte</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etiam</w:t>
      </w:r>
      <w:r w:rsidRPr="007A06F5">
        <w:rPr>
          <w:rFonts w:ascii="Times New Roman" w:hAnsi="Times New Roman" w:cs="Times New Roman"/>
          <w:lang w:val="la-Latn"/>
        </w:rPr>
        <w:t xml:space="preserve"> </w:t>
      </w:r>
      <w:r w:rsidRPr="007A06F5">
        <w:rPr>
          <w:rFonts w:ascii="Times New Roman" w:hAnsi="Times New Roman" w:cs="Times New Roman"/>
          <w:iCs/>
          <w:lang w:val="la-Latn"/>
        </w:rPr>
        <w:t>pro</w:t>
      </w:r>
      <w:r w:rsidRPr="007A06F5">
        <w:rPr>
          <w:rFonts w:ascii="Times New Roman" w:hAnsi="Times New Roman" w:cs="Times New Roman"/>
          <w:lang w:val="la-Latn"/>
        </w:rPr>
        <w:t xml:space="preserve"> </w:t>
      </w:r>
      <w:r w:rsidRPr="007A06F5">
        <w:rPr>
          <w:rFonts w:ascii="Times New Roman" w:hAnsi="Times New Roman" w:cs="Times New Roman"/>
          <w:iCs/>
          <w:lang w:val="la-Latn"/>
        </w:rPr>
        <w:t>summa</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trinitatis</w:t>
      </w:r>
      <w:r w:rsidR="00724342" w:rsidRPr="007A06F5">
        <w:rPr>
          <w:rFonts w:ascii="Times New Roman" w:hAnsi="Times New Roman" w:cs="Times New Roman"/>
          <w:lang w:val="la-Latn"/>
        </w:rPr>
        <w:t xml:space="preserve"> </w:t>
      </w:r>
      <w:r w:rsidRPr="007A06F5">
        <w:rPr>
          <w:rFonts w:ascii="Times New Roman" w:hAnsi="Times New Roman" w:cs="Times New Roman"/>
          <w:iCs/>
          <w:lang w:val="la-Latn"/>
        </w:rPr>
        <w:t>veneratione</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aestimet</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fieri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neque</w:t>
      </w:r>
      <w:r w:rsidRPr="007A06F5">
        <w:rPr>
          <w:rFonts w:ascii="Times New Roman" w:hAnsi="Times New Roman" w:cs="Times New Roman"/>
          <w:lang w:val="la-Latn"/>
        </w:rPr>
        <w:t xml:space="preserve"> </w:t>
      </w:r>
      <w:r w:rsidRPr="007A06F5">
        <w:rPr>
          <w:rFonts w:ascii="Times New Roman" w:hAnsi="Times New Roman" w:cs="Times New Roman"/>
          <w:iCs/>
          <w:lang w:val="la-Latn"/>
        </w:rPr>
        <w:t>ad</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hoc</w:t>
      </w:r>
      <w:r w:rsidRPr="007A06F5">
        <w:rPr>
          <w:rFonts w:ascii="Times New Roman" w:hAnsi="Times New Roman" w:cs="Times New Roman"/>
          <w:lang w:val="la-Latn"/>
        </w:rPr>
        <w:t xml:space="preserve"> </w:t>
      </w:r>
      <w:r w:rsidRPr="007A06F5">
        <w:rPr>
          <w:rFonts w:ascii="Times New Roman" w:hAnsi="Times New Roman" w:cs="Times New Roman"/>
          <w:iCs/>
          <w:lang w:val="la-Latn"/>
        </w:rPr>
        <w:t>aliquid</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obsistit</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baptizandum</w:t>
      </w:r>
      <w:r w:rsidRPr="007A06F5">
        <w:rPr>
          <w:rFonts w:ascii="Times New Roman" w:hAnsi="Times New Roman" w:cs="Times New Roman"/>
          <w:lang w:val="la-Latn"/>
        </w:rPr>
        <w:t xml:space="preserve"> </w:t>
      </w:r>
      <w:r w:rsidRPr="007A06F5">
        <w:rPr>
          <w:rFonts w:ascii="Times New Roman" w:hAnsi="Times New Roman" w:cs="Times New Roman"/>
          <w:iCs/>
          <w:lang w:val="la-Latn"/>
        </w:rPr>
        <w:t>semel</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aquis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mergere</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quia</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dum</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tribus</w:t>
      </w:r>
      <w:r w:rsidRPr="007A06F5">
        <w:rPr>
          <w:rFonts w:ascii="Times New Roman" w:hAnsi="Times New Roman" w:cs="Times New Roman"/>
          <w:lang w:val="la-Latn"/>
        </w:rPr>
        <w:t xml:space="preserve"> </w:t>
      </w:r>
      <w:r w:rsidRPr="007A06F5">
        <w:rPr>
          <w:rFonts w:ascii="Times New Roman" w:hAnsi="Times New Roman" w:cs="Times New Roman"/>
          <w:iCs/>
          <w:lang w:val="la-Latn"/>
        </w:rPr>
        <w:t>subsistentiis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una</w:t>
      </w:r>
      <w:r w:rsidRPr="007A06F5">
        <w:rPr>
          <w:rFonts w:ascii="Times New Roman" w:hAnsi="Times New Roman" w:cs="Times New Roman"/>
          <w:lang w:val="la-Latn"/>
        </w:rPr>
        <w:t xml:space="preserve"> </w:t>
      </w:r>
      <w:r w:rsidRPr="007A06F5">
        <w:rPr>
          <w:rFonts w:ascii="Times New Roman" w:hAnsi="Times New Roman" w:cs="Times New Roman"/>
          <w:iCs/>
          <w:lang w:val="la-Latn"/>
        </w:rPr>
        <w:t>substantia</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est</w:t>
      </w:r>
      <w:r w:rsidR="0069631A" w:rsidRPr="007A06F5">
        <w:rPr>
          <w:rFonts w:ascii="Times New Roman" w:hAnsi="Times New Roman" w:cs="Times New Roman"/>
          <w:lang w:val="la-Latn"/>
        </w:rPr>
        <w:t xml:space="preserve">, </w:t>
      </w:r>
      <w:r w:rsidR="00B04058" w:rsidRPr="007A06F5">
        <w:rPr>
          <w:rFonts w:ascii="Times New Roman" w:hAnsi="Times New Roman" w:cs="Times New Roman"/>
          <w:lang w:val="la-Latn"/>
        </w:rPr>
        <w:t>repraehensi</w:t>
      </w:r>
      <w:r w:rsidRPr="007A06F5">
        <w:rPr>
          <w:rFonts w:ascii="Times New Roman" w:hAnsi="Times New Roman" w:cs="Times New Roman"/>
          <w:iCs/>
          <w:lang w:val="la-Latn"/>
        </w:rPr>
        <w:t>bile</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esse</w:t>
      </w:r>
      <w:r w:rsidRPr="007A06F5">
        <w:rPr>
          <w:rFonts w:ascii="Times New Roman" w:hAnsi="Times New Roman" w:cs="Times New Roman"/>
          <w:lang w:val="la-Latn"/>
        </w:rPr>
        <w:t xml:space="preserve"> </w:t>
      </w:r>
      <w:r w:rsidRPr="007A06F5">
        <w:rPr>
          <w:rFonts w:ascii="Times New Roman" w:hAnsi="Times New Roman" w:cs="Times New Roman"/>
          <w:iCs/>
          <w:lang w:val="la-Latn"/>
        </w:rPr>
        <w:t>nullatenus</w:t>
      </w:r>
      <w:r w:rsidRPr="007A06F5">
        <w:rPr>
          <w:rFonts w:ascii="Times New Roman" w:hAnsi="Times New Roman" w:cs="Times New Roman"/>
          <w:lang w:val="la-Latn"/>
        </w:rPr>
        <w:t xml:space="preserve"> </w:t>
      </w:r>
      <w:r w:rsidRPr="007A06F5">
        <w:rPr>
          <w:rFonts w:ascii="Times New Roman" w:hAnsi="Times New Roman" w:cs="Times New Roman"/>
          <w:iCs/>
          <w:lang w:val="la-Latn"/>
        </w:rPr>
        <w:t>poterit</w:t>
      </w:r>
      <w:r w:rsidRPr="007A06F5">
        <w:rPr>
          <w:rFonts w:ascii="Times New Roman" w:hAnsi="Times New Roman" w:cs="Times New Roman"/>
          <w:lang w:val="la-Latn"/>
        </w:rPr>
        <w:t xml:space="preserve"> </w:t>
      </w:r>
      <w:r w:rsidRPr="007A06F5">
        <w:rPr>
          <w:rFonts w:ascii="Times New Roman" w:hAnsi="Times New Roman" w:cs="Times New Roman"/>
          <w:iCs/>
          <w:lang w:val="la-Latn"/>
        </w:rPr>
        <w:t>infantem</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baptismate</w:t>
      </w:r>
      <w:r w:rsidRPr="007A06F5">
        <w:rPr>
          <w:rFonts w:ascii="Times New Roman" w:hAnsi="Times New Roman" w:cs="Times New Roman"/>
          <w:lang w:val="la-Latn"/>
        </w:rPr>
        <w:t xml:space="preserve"> </w:t>
      </w:r>
      <w:r w:rsidRPr="007A06F5">
        <w:rPr>
          <w:rFonts w:ascii="Times New Roman" w:hAnsi="Times New Roman" w:cs="Times New Roman"/>
          <w:iCs/>
          <w:lang w:val="la-Latn"/>
        </w:rPr>
        <w:t>vel</w:t>
      </w:r>
      <w:r w:rsidRPr="007A06F5">
        <w:rPr>
          <w:rFonts w:ascii="Times New Roman" w:hAnsi="Times New Roman" w:cs="Times New Roman"/>
          <w:lang w:val="la-Latn"/>
        </w:rPr>
        <w:t xml:space="preserve"> </w:t>
      </w:r>
      <w:r w:rsidRPr="007A06F5">
        <w:rPr>
          <w:rFonts w:ascii="Times New Roman" w:hAnsi="Times New Roman" w:cs="Times New Roman"/>
          <w:iCs/>
          <w:lang w:val="la-Latn"/>
        </w:rPr>
        <w:t>ter</w:t>
      </w:r>
      <w:r w:rsidRPr="007A06F5">
        <w:rPr>
          <w:rFonts w:ascii="Times New Roman" w:hAnsi="Times New Roman" w:cs="Times New Roman"/>
          <w:lang w:val="la-Latn"/>
        </w:rPr>
        <w:t xml:space="preserve"> </w:t>
      </w:r>
      <w:r w:rsidRPr="007A06F5">
        <w:rPr>
          <w:rFonts w:ascii="Times New Roman" w:hAnsi="Times New Roman" w:cs="Times New Roman"/>
          <w:iCs/>
          <w:lang w:val="la-Latn"/>
        </w:rPr>
        <w:t>vel</w:t>
      </w:r>
      <w:r w:rsidRPr="007A06F5">
        <w:rPr>
          <w:rFonts w:ascii="Times New Roman" w:hAnsi="Times New Roman" w:cs="Times New Roman"/>
          <w:lang w:val="la-Latn"/>
        </w:rPr>
        <w:t xml:space="preserve"> </w:t>
      </w:r>
      <w:r w:rsidRPr="007A06F5">
        <w:rPr>
          <w:rFonts w:ascii="Times New Roman" w:hAnsi="Times New Roman" w:cs="Times New Roman"/>
          <w:iCs/>
          <w:lang w:val="la-Latn"/>
        </w:rPr>
        <w:t>semel</w:t>
      </w:r>
      <w:r w:rsidRPr="007A06F5">
        <w:rPr>
          <w:rFonts w:ascii="Times New Roman" w:hAnsi="Times New Roman" w:cs="Times New Roman"/>
          <w:lang w:val="la-Latn"/>
        </w:rPr>
        <w:t xml:space="preserve"> </w:t>
      </w:r>
      <w:r w:rsidRPr="007A06F5">
        <w:rPr>
          <w:rFonts w:ascii="Times New Roman" w:hAnsi="Times New Roman" w:cs="Times New Roman"/>
          <w:iCs/>
          <w:lang w:val="la-Latn"/>
        </w:rPr>
        <w:t>mergere</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quando</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tribus</w:t>
      </w:r>
      <w:r w:rsidRPr="007A06F5">
        <w:rPr>
          <w:rFonts w:ascii="Times New Roman" w:hAnsi="Times New Roman" w:cs="Times New Roman"/>
          <w:lang w:val="la-Latn"/>
        </w:rPr>
        <w:t xml:space="preserve"> </w:t>
      </w:r>
      <w:r w:rsidRPr="007A06F5">
        <w:rPr>
          <w:rFonts w:ascii="Times New Roman" w:hAnsi="Times New Roman" w:cs="Times New Roman"/>
          <w:iCs/>
          <w:lang w:val="la-Latn"/>
        </w:rPr>
        <w:t>mersionibus</w:t>
      </w:r>
      <w:r w:rsidRPr="007A06F5">
        <w:rPr>
          <w:rFonts w:ascii="Times New Roman" w:hAnsi="Times New Roman" w:cs="Times New Roman"/>
          <w:lang w:val="la-Latn"/>
        </w:rPr>
        <w:t xml:space="preserve"> </w:t>
      </w:r>
      <w:r w:rsidRPr="007A06F5">
        <w:rPr>
          <w:rFonts w:ascii="Times New Roman" w:hAnsi="Times New Roman" w:cs="Times New Roman"/>
          <w:iCs/>
          <w:lang w:val="la-Latn"/>
        </w:rPr>
        <w:t>personarum</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trinitas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una</w:t>
      </w:r>
      <w:r w:rsidRPr="007A06F5">
        <w:rPr>
          <w:rFonts w:ascii="Times New Roman" w:hAnsi="Times New Roman" w:cs="Times New Roman"/>
          <w:lang w:val="la-Latn"/>
        </w:rPr>
        <w:t xml:space="preserve"> </w:t>
      </w:r>
      <w:r w:rsidRPr="007A06F5">
        <w:rPr>
          <w:rFonts w:ascii="Times New Roman" w:hAnsi="Times New Roman" w:cs="Times New Roman"/>
          <w:iCs/>
          <w:lang w:val="la-Latn"/>
        </w:rPr>
        <w:t>potest</w:t>
      </w:r>
      <w:r w:rsidR="00ED106A" w:rsidRPr="007A06F5">
        <w:rPr>
          <w:rFonts w:ascii="Times New Roman" w:hAnsi="Times New Roman" w:cs="Times New Roman"/>
          <w:lang w:val="la-Latn"/>
        </w:rPr>
        <w:t xml:space="preserve"> </w:t>
      </w:r>
      <w:r w:rsidR="00B04058" w:rsidRPr="007A06F5">
        <w:rPr>
          <w:rFonts w:ascii="Times New Roman" w:hAnsi="Times New Roman" w:cs="Times New Roman"/>
          <w:lang w:val="la-Latn"/>
        </w:rPr>
        <w:t>divinita</w:t>
      </w:r>
      <w:r w:rsidRPr="007A06F5">
        <w:rPr>
          <w:rFonts w:ascii="Times New Roman" w:hAnsi="Times New Roman" w:cs="Times New Roman"/>
          <w:iCs/>
          <w:lang w:val="la-Latn"/>
        </w:rPr>
        <w:t>tis</w:t>
      </w:r>
      <w:r w:rsidRPr="007A06F5">
        <w:rPr>
          <w:rFonts w:ascii="Times New Roman" w:hAnsi="Times New Roman" w:cs="Times New Roman"/>
          <w:lang w:val="la-Latn"/>
        </w:rPr>
        <w:t xml:space="preserve"> a </w:t>
      </w:r>
      <w:r w:rsidRPr="007A06F5">
        <w:rPr>
          <w:rFonts w:ascii="Times New Roman" w:hAnsi="Times New Roman" w:cs="Times New Roman"/>
          <w:iCs/>
          <w:lang w:val="la-Latn"/>
        </w:rPr>
        <w:t>singularitas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designari</w:t>
      </w:r>
      <w:r w:rsidR="0069631A" w:rsidRPr="007A06F5">
        <w:rPr>
          <w:rFonts w:ascii="Times New Roman" w:hAnsi="Times New Roman" w:cs="Times New Roman"/>
          <w:lang w:val="la-Latn"/>
        </w:rPr>
        <w:t xml:space="preserve">. </w:t>
      </w:r>
      <w:r w:rsidRPr="007A06F5">
        <w:rPr>
          <w:rFonts w:ascii="Times New Roman" w:hAnsi="Times New Roman" w:cs="Times New Roman"/>
          <w:lang w:val="la-Latn"/>
        </w:rPr>
        <w:t>Quod</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si</w:t>
      </w:r>
      <w:r w:rsidRPr="007A06F5">
        <w:rPr>
          <w:rFonts w:ascii="Times New Roman" w:hAnsi="Times New Roman" w:cs="Times New Roman"/>
          <w:lang w:val="la-Latn"/>
        </w:rPr>
        <w:t xml:space="preserve"> </w:t>
      </w:r>
      <w:r w:rsidRPr="007A06F5">
        <w:rPr>
          <w:rFonts w:ascii="Times New Roman" w:hAnsi="Times New Roman" w:cs="Times New Roman"/>
          <w:iCs/>
          <w:lang w:val="la-Latn"/>
        </w:rPr>
        <w:t>nunc</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usque</w:t>
      </w:r>
      <w:r w:rsidRPr="007A06F5">
        <w:rPr>
          <w:rFonts w:ascii="Times New Roman" w:hAnsi="Times New Roman" w:cs="Times New Roman"/>
          <w:lang w:val="la-Latn"/>
        </w:rPr>
        <w:t xml:space="preserve"> </w:t>
      </w:r>
      <w:r w:rsidRPr="007A06F5">
        <w:rPr>
          <w:rFonts w:ascii="Times New Roman" w:hAnsi="Times New Roman" w:cs="Times New Roman"/>
          <w:iCs/>
          <w:lang w:val="la-Latn"/>
        </w:rPr>
        <w:t>ab</w:t>
      </w:r>
      <w:r w:rsidRPr="007A06F5">
        <w:rPr>
          <w:rFonts w:ascii="Times New Roman" w:hAnsi="Times New Roman" w:cs="Times New Roman"/>
          <w:lang w:val="la-Latn"/>
        </w:rPr>
        <w:t xml:space="preserve"> </w:t>
      </w:r>
      <w:r w:rsidRPr="007A06F5">
        <w:rPr>
          <w:rFonts w:ascii="Times New Roman" w:hAnsi="Times New Roman" w:cs="Times New Roman"/>
          <w:iCs/>
          <w:lang w:val="la-Latn"/>
        </w:rPr>
        <w:t>hęreticis</w:t>
      </w:r>
      <w:r w:rsidRPr="007A06F5">
        <w:rPr>
          <w:rFonts w:ascii="Times New Roman" w:hAnsi="Times New Roman" w:cs="Times New Roman"/>
          <w:lang w:val="la-Latn"/>
        </w:rPr>
        <w:t xml:space="preserve"> </w:t>
      </w:r>
      <w:r w:rsidRPr="007A06F5">
        <w:rPr>
          <w:rFonts w:ascii="Times New Roman" w:hAnsi="Times New Roman" w:cs="Times New Roman"/>
          <w:iCs/>
          <w:lang w:val="la-Latn"/>
        </w:rPr>
        <w:t>infans</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baptismate</w:t>
      </w:r>
      <w:r w:rsidRPr="007A06F5">
        <w:rPr>
          <w:rFonts w:ascii="Times New Roman" w:hAnsi="Times New Roman" w:cs="Times New Roman"/>
          <w:lang w:val="la-Latn"/>
        </w:rPr>
        <w:t xml:space="preserve"> </w:t>
      </w:r>
      <w:r w:rsidRPr="007A06F5">
        <w:rPr>
          <w:rFonts w:ascii="Times New Roman" w:hAnsi="Times New Roman" w:cs="Times New Roman"/>
          <w:iCs/>
          <w:lang w:val="la-Latn"/>
        </w:rPr>
        <w:t>tertio</w:t>
      </w:r>
      <w:r w:rsidRPr="007A06F5">
        <w:rPr>
          <w:rFonts w:ascii="Times New Roman" w:hAnsi="Times New Roman" w:cs="Times New Roman"/>
          <w:lang w:val="la-Latn"/>
        </w:rPr>
        <w:t xml:space="preserve"> </w:t>
      </w:r>
      <w:r w:rsidRPr="007A06F5">
        <w:rPr>
          <w:rFonts w:ascii="Times New Roman" w:hAnsi="Times New Roman" w:cs="Times New Roman"/>
          <w:iCs/>
          <w:lang w:val="la-Latn"/>
        </w:rPr>
        <w:t>mergebatur</w:t>
      </w:r>
      <w:r w:rsidR="0069631A" w:rsidRPr="007A06F5">
        <w:rPr>
          <w:rFonts w:ascii="Times New Roman" w:hAnsi="Times New Roman" w:cs="Times New Roman"/>
          <w:lang w:val="la-Latn"/>
        </w:rPr>
        <w:t xml:space="preserve">, </w:t>
      </w:r>
      <w:r w:rsidRPr="007A06F5">
        <w:rPr>
          <w:rFonts w:ascii="Times New Roman" w:hAnsi="Times New Roman" w:cs="Times New Roman"/>
          <w:lang w:val="la-Latn"/>
        </w:rPr>
        <w:t>finiendum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apud</w:t>
      </w:r>
      <w:r w:rsidRPr="007A06F5">
        <w:rPr>
          <w:rFonts w:ascii="Times New Roman" w:hAnsi="Times New Roman" w:cs="Times New Roman"/>
          <w:lang w:val="la-Latn"/>
        </w:rPr>
        <w:t xml:space="preserve"> </w:t>
      </w:r>
      <w:r w:rsidRPr="007A06F5">
        <w:rPr>
          <w:rFonts w:ascii="Times New Roman" w:hAnsi="Times New Roman" w:cs="Times New Roman"/>
          <w:iCs/>
          <w:lang w:val="la-Latn"/>
        </w:rPr>
        <w:t>vos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esse</w:t>
      </w:r>
      <w:r w:rsidRPr="007A06F5">
        <w:rPr>
          <w:rFonts w:ascii="Times New Roman" w:hAnsi="Times New Roman" w:cs="Times New Roman"/>
          <w:lang w:val="la-Latn"/>
        </w:rPr>
        <w:t xml:space="preserve"> </w:t>
      </w:r>
      <w:r w:rsidRPr="007A06F5">
        <w:rPr>
          <w:rFonts w:ascii="Times New Roman" w:hAnsi="Times New Roman" w:cs="Times New Roman"/>
          <w:iCs/>
          <w:lang w:val="la-Latn"/>
        </w:rPr>
        <w:t>non</w:t>
      </w:r>
      <w:r w:rsidRPr="007A06F5">
        <w:rPr>
          <w:rFonts w:ascii="Times New Roman" w:hAnsi="Times New Roman" w:cs="Times New Roman"/>
          <w:lang w:val="la-Latn"/>
        </w:rPr>
        <w:t xml:space="preserve"> </w:t>
      </w:r>
      <w:r w:rsidRPr="007A06F5">
        <w:rPr>
          <w:rFonts w:ascii="Times New Roman" w:hAnsi="Times New Roman" w:cs="Times New Roman"/>
          <w:iCs/>
          <w:lang w:val="la-Latn"/>
        </w:rPr>
        <w:t>censeo</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dum</w:t>
      </w:r>
      <w:r w:rsidRPr="007A06F5">
        <w:rPr>
          <w:rFonts w:ascii="Times New Roman" w:hAnsi="Times New Roman" w:cs="Times New Roman"/>
          <w:lang w:val="la-Latn"/>
        </w:rPr>
        <w:t xml:space="preserve"> </w:t>
      </w:r>
      <w:r w:rsidRPr="007A06F5">
        <w:rPr>
          <w:rFonts w:ascii="Times New Roman" w:hAnsi="Times New Roman" w:cs="Times New Roman"/>
          <w:iCs/>
          <w:lang w:val="la-Latn"/>
        </w:rPr>
        <w:t>mersiones</w:t>
      </w:r>
      <w:r w:rsidR="00B04058" w:rsidRPr="007A06F5">
        <w:rPr>
          <w:rFonts w:ascii="Times New Roman" w:hAnsi="Times New Roman" w:cs="Times New Roman"/>
          <w:lang w:val="la-Latn"/>
        </w:rPr>
        <w:t xml:space="preserve"> nume</w:t>
      </w:r>
      <w:r w:rsidRPr="007A06F5">
        <w:rPr>
          <w:rFonts w:ascii="Times New Roman" w:hAnsi="Times New Roman" w:cs="Times New Roman"/>
          <w:iCs/>
          <w:lang w:val="la-Latn"/>
        </w:rPr>
        <w:t>rant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divinitatem</w:t>
      </w:r>
      <w:r w:rsidRPr="007A06F5">
        <w:rPr>
          <w:rFonts w:ascii="Times New Roman" w:hAnsi="Times New Roman" w:cs="Times New Roman"/>
          <w:lang w:val="la-Latn"/>
        </w:rPr>
        <w:t xml:space="preserve"> </w:t>
      </w:r>
      <w:r w:rsidRPr="007A06F5">
        <w:rPr>
          <w:rFonts w:ascii="Times New Roman" w:hAnsi="Times New Roman" w:cs="Times New Roman"/>
          <w:iCs/>
          <w:lang w:val="la-Latn"/>
        </w:rPr>
        <w:t>dividant</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dumque</w:t>
      </w:r>
      <w:r w:rsidRPr="007A06F5">
        <w:rPr>
          <w:rFonts w:ascii="Times New Roman" w:hAnsi="Times New Roman" w:cs="Times New Roman"/>
          <w:lang w:val="la-Latn"/>
        </w:rPr>
        <w:t xml:space="preserve"> </w:t>
      </w:r>
      <w:r w:rsidRPr="007A06F5">
        <w:rPr>
          <w:rFonts w:ascii="Times New Roman" w:hAnsi="Times New Roman" w:cs="Times New Roman"/>
          <w:iCs/>
          <w:lang w:val="la-Latn"/>
        </w:rPr>
        <w:t>quod</w:t>
      </w:r>
      <w:r w:rsidRPr="007A06F5">
        <w:rPr>
          <w:rFonts w:ascii="Times New Roman" w:hAnsi="Times New Roman" w:cs="Times New Roman"/>
          <w:lang w:val="la-Latn"/>
        </w:rPr>
        <w:t xml:space="preserve"> </w:t>
      </w:r>
      <w:r w:rsidRPr="007A06F5">
        <w:rPr>
          <w:rFonts w:ascii="Times New Roman" w:hAnsi="Times New Roman" w:cs="Times New Roman"/>
          <w:iCs/>
          <w:lang w:val="la-Latn"/>
        </w:rPr>
        <w:t>faciebant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faciunt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morem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vestrum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se</w:t>
      </w:r>
      <w:r w:rsidRPr="007A06F5">
        <w:rPr>
          <w:rFonts w:ascii="Times New Roman" w:hAnsi="Times New Roman" w:cs="Times New Roman"/>
          <w:lang w:val="la-Latn"/>
        </w:rPr>
        <w:t xml:space="preserve"> </w:t>
      </w:r>
      <w:r w:rsidRPr="007A06F5">
        <w:rPr>
          <w:rFonts w:ascii="Times New Roman" w:hAnsi="Times New Roman" w:cs="Times New Roman"/>
          <w:iCs/>
          <w:lang w:val="la-Latn"/>
        </w:rPr>
        <w:t>vicisse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glorientur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Quapropter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quia</w:t>
      </w:r>
      <w:r w:rsidRPr="007A06F5">
        <w:rPr>
          <w:rFonts w:ascii="Times New Roman" w:hAnsi="Times New Roman" w:cs="Times New Roman"/>
          <w:lang w:val="la-Latn"/>
        </w:rPr>
        <w:t xml:space="preserve"> </w:t>
      </w:r>
      <w:r w:rsidRPr="007A06F5">
        <w:rPr>
          <w:rFonts w:ascii="Times New Roman" w:hAnsi="Times New Roman" w:cs="Times New Roman"/>
          <w:iCs/>
          <w:lang w:val="la-Latn"/>
        </w:rPr>
        <w:t>de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utroque</w:t>
      </w:r>
      <w:r w:rsidRPr="007A06F5">
        <w:rPr>
          <w:rFonts w:ascii="Times New Roman" w:hAnsi="Times New Roman" w:cs="Times New Roman"/>
          <w:lang w:val="la-Latn"/>
        </w:rPr>
        <w:t xml:space="preserve"> </w:t>
      </w:r>
      <w:r w:rsidRPr="007A06F5">
        <w:rPr>
          <w:rFonts w:ascii="Times New Roman" w:hAnsi="Times New Roman" w:cs="Times New Roman"/>
          <w:iCs/>
          <w:lang w:val="la-Latn"/>
        </w:rPr>
        <w:t>sacramento</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quod</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fit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sancto</w:t>
      </w:r>
      <w:r w:rsidRPr="007A06F5">
        <w:rPr>
          <w:rFonts w:ascii="Times New Roman" w:hAnsi="Times New Roman" w:cs="Times New Roman"/>
          <w:lang w:val="la-Latn"/>
        </w:rPr>
        <w:t xml:space="preserve"> uv </w:t>
      </w:r>
      <w:r w:rsidRPr="007A06F5">
        <w:rPr>
          <w:rFonts w:ascii="Times New Roman" w:hAnsi="Times New Roman" w:cs="Times New Roman"/>
          <w:iCs/>
          <w:lang w:val="la-Latn"/>
        </w:rPr>
        <w:t>baptismo</w:t>
      </w:r>
      <w:r w:rsidRPr="007A06F5">
        <w:rPr>
          <w:rFonts w:ascii="Times New Roman" w:hAnsi="Times New Roman" w:cs="Times New Roman"/>
          <w:lang w:val="la-Latn"/>
        </w:rPr>
        <w:t xml:space="preserve"> w</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w:t>
      </w:r>
      <w:r w:rsidRPr="007A06F5">
        <w:rPr>
          <w:rFonts w:ascii="Times New Roman" w:hAnsi="Times New Roman" w:cs="Times New Roman"/>
          <w:lang w:val="la-Latn"/>
        </w:rPr>
        <w:t xml:space="preserve"> </w:t>
      </w:r>
      <w:r w:rsidRPr="007A06F5">
        <w:rPr>
          <w:rFonts w:ascii="Times New Roman" w:hAnsi="Times New Roman" w:cs="Times New Roman"/>
          <w:iCs/>
          <w:lang w:val="la-Latn"/>
        </w:rPr>
        <w:t>tanto</w:t>
      </w:r>
      <w:r w:rsidRPr="007A06F5">
        <w:rPr>
          <w:rFonts w:ascii="Times New Roman" w:hAnsi="Times New Roman" w:cs="Times New Roman"/>
          <w:lang w:val="la-Latn"/>
        </w:rPr>
        <w:t xml:space="preserve"> </w:t>
      </w:r>
      <w:r w:rsidRPr="007A06F5">
        <w:rPr>
          <w:rFonts w:ascii="Times New Roman" w:hAnsi="Times New Roman" w:cs="Times New Roman"/>
          <w:iCs/>
          <w:lang w:val="la-Latn"/>
        </w:rPr>
        <w:t>viro</w:t>
      </w:r>
      <w:r w:rsidRPr="007A06F5">
        <w:rPr>
          <w:rFonts w:ascii="Times New Roman" w:hAnsi="Times New Roman" w:cs="Times New Roman"/>
          <w:lang w:val="la-Latn"/>
        </w:rPr>
        <w:t xml:space="preserve"> </w:t>
      </w:r>
      <w:r w:rsidRPr="007A06F5">
        <w:rPr>
          <w:rFonts w:ascii="Times New Roman" w:hAnsi="Times New Roman" w:cs="Times New Roman"/>
          <w:iCs/>
          <w:lang w:val="la-Latn"/>
        </w:rPr>
        <w:t>reddita</w:t>
      </w:r>
      <w:r w:rsidRPr="007A06F5">
        <w:rPr>
          <w:rFonts w:ascii="Times New Roman" w:hAnsi="Times New Roman" w:cs="Times New Roman"/>
          <w:lang w:val="la-Latn"/>
        </w:rPr>
        <w:t xml:space="preserve"> </w:t>
      </w:r>
      <w:r w:rsidRPr="007A06F5">
        <w:rPr>
          <w:rFonts w:ascii="Times New Roman" w:hAnsi="Times New Roman" w:cs="Times New Roman"/>
          <w:iCs/>
          <w:lang w:val="la-Latn"/>
        </w:rPr>
        <w:t>est</w:t>
      </w:r>
      <w:r w:rsidRPr="007A06F5">
        <w:rPr>
          <w:rFonts w:ascii="Times New Roman" w:hAnsi="Times New Roman" w:cs="Times New Roman"/>
          <w:lang w:val="la-Latn"/>
        </w:rPr>
        <w:t xml:space="preserve"> </w:t>
      </w:r>
      <w:r w:rsidRPr="007A06F5">
        <w:rPr>
          <w:rFonts w:ascii="Times New Roman" w:hAnsi="Times New Roman" w:cs="Times New Roman"/>
          <w:iCs/>
          <w:lang w:val="la-Latn"/>
        </w:rPr>
        <w:t>ratio</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utrumque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rectum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utrumque</w:t>
      </w:r>
      <w:r w:rsidR="00B04058" w:rsidRPr="007A06F5">
        <w:rPr>
          <w:rFonts w:ascii="Times New Roman" w:hAnsi="Times New Roman" w:cs="Times New Roman"/>
          <w:lang w:val="la-Latn"/>
        </w:rPr>
        <w:t xml:space="preserve"> inrepraehensi</w:t>
      </w:r>
      <w:r w:rsidRPr="007A06F5">
        <w:rPr>
          <w:rFonts w:ascii="Times New Roman" w:hAnsi="Times New Roman" w:cs="Times New Roman"/>
          <w:iCs/>
          <w:lang w:val="la-Latn"/>
        </w:rPr>
        <w:t>bile</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sancta</w:t>
      </w:r>
      <w:r w:rsidRPr="007A06F5">
        <w:rPr>
          <w:rFonts w:ascii="Times New Roman" w:hAnsi="Times New Roman" w:cs="Times New Roman"/>
          <w:lang w:val="la-Latn"/>
        </w:rPr>
        <w:t xml:space="preserve"> </w:t>
      </w:r>
      <w:r w:rsidRPr="007A06F5">
        <w:rPr>
          <w:rFonts w:ascii="Times New Roman" w:hAnsi="Times New Roman" w:cs="Times New Roman"/>
          <w:iCs/>
          <w:lang w:val="la-Latn"/>
        </w:rPr>
        <w:t>dei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ecclesia</w:t>
      </w:r>
      <w:r w:rsidRPr="007A06F5">
        <w:rPr>
          <w:rFonts w:ascii="Times New Roman" w:hAnsi="Times New Roman" w:cs="Times New Roman"/>
          <w:lang w:val="la-Latn"/>
        </w:rPr>
        <w:t xml:space="preserve"> </w:t>
      </w:r>
      <w:r w:rsidRPr="007A06F5">
        <w:rPr>
          <w:rFonts w:ascii="Times New Roman" w:hAnsi="Times New Roman" w:cs="Times New Roman"/>
          <w:iCs/>
          <w:lang w:val="la-Latn"/>
        </w:rPr>
        <w:t>habeatur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ne</w:t>
      </w:r>
      <w:r w:rsidRPr="007A06F5">
        <w:rPr>
          <w:rFonts w:ascii="Times New Roman" w:hAnsi="Times New Roman" w:cs="Times New Roman"/>
          <w:lang w:val="la-Latn"/>
        </w:rPr>
        <w:t xml:space="preserve"> </w:t>
      </w:r>
      <w:r w:rsidRPr="007A06F5">
        <w:rPr>
          <w:rFonts w:ascii="Times New Roman" w:hAnsi="Times New Roman" w:cs="Times New Roman"/>
          <w:iCs/>
          <w:lang w:val="la-Latn"/>
        </w:rPr>
        <w:t>forte</w:t>
      </w:r>
      <w:r w:rsidRPr="007A06F5">
        <w:rPr>
          <w:rFonts w:ascii="Times New Roman" w:hAnsi="Times New Roman" w:cs="Times New Roman"/>
          <w:lang w:val="la-Latn"/>
        </w:rPr>
        <w:t xml:space="preserve"> </w:t>
      </w:r>
      <w:r w:rsidRPr="007A06F5">
        <w:rPr>
          <w:rFonts w:ascii="Times New Roman" w:hAnsi="Times New Roman" w:cs="Times New Roman"/>
          <w:iCs/>
          <w:lang w:val="la-Latn"/>
        </w:rPr>
        <w:t>cuiquam</w:t>
      </w:r>
      <w:r w:rsidRPr="007A06F5">
        <w:rPr>
          <w:rFonts w:ascii="Times New Roman" w:hAnsi="Times New Roman" w:cs="Times New Roman"/>
          <w:lang w:val="la-Latn"/>
        </w:rPr>
        <w:t xml:space="preserve"> </w:t>
      </w:r>
      <w:r w:rsidRPr="007A06F5">
        <w:rPr>
          <w:rFonts w:ascii="Times New Roman" w:hAnsi="Times New Roman" w:cs="Times New Roman"/>
          <w:iCs/>
          <w:lang w:val="la-Latn"/>
        </w:rPr>
        <w:t>sit</w:t>
      </w:r>
      <w:r w:rsidRPr="007A06F5">
        <w:rPr>
          <w:rFonts w:ascii="Times New Roman" w:hAnsi="Times New Roman" w:cs="Times New Roman"/>
          <w:lang w:val="la-Latn"/>
        </w:rPr>
        <w:t xml:space="preserve"> </w:t>
      </w:r>
      <w:r w:rsidRPr="007A06F5">
        <w:rPr>
          <w:rFonts w:ascii="Times New Roman" w:hAnsi="Times New Roman" w:cs="Times New Roman"/>
          <w:iCs/>
          <w:lang w:val="la-Latn"/>
        </w:rPr>
        <w:t>dubium</w:t>
      </w:r>
      <w:r w:rsidRPr="007A06F5">
        <w:rPr>
          <w:rFonts w:ascii="Times New Roman" w:hAnsi="Times New Roman" w:cs="Times New Roman"/>
          <w:lang w:val="la-Latn"/>
        </w:rPr>
        <w:t xml:space="preserve"> </w:t>
      </w:r>
      <w:r w:rsidRPr="007A06F5">
        <w:rPr>
          <w:rFonts w:ascii="Times New Roman" w:hAnsi="Times New Roman" w:cs="Times New Roman"/>
          <w:iCs/>
          <w:lang w:val="la-Latn"/>
        </w:rPr>
        <w:t>huius</w:t>
      </w:r>
      <w:r w:rsidR="00ED106A" w:rsidRPr="007A06F5">
        <w:rPr>
          <w:rFonts w:ascii="Times New Roman" w:hAnsi="Times New Roman" w:cs="Times New Roman"/>
          <w:lang w:val="la-Latn"/>
        </w:rPr>
        <w:t xml:space="preserve"> </w:t>
      </w:r>
      <w:r w:rsidR="00B04058" w:rsidRPr="007A06F5">
        <w:rPr>
          <w:rFonts w:ascii="Times New Roman" w:hAnsi="Times New Roman" w:cs="Times New Roman"/>
          <w:lang w:val="la-Latn"/>
        </w:rPr>
        <w:t>sim</w:t>
      </w:r>
      <w:r w:rsidRPr="007A06F5">
        <w:rPr>
          <w:rFonts w:ascii="Times New Roman" w:hAnsi="Times New Roman" w:cs="Times New Roman"/>
          <w:iCs/>
          <w:lang w:val="la-Latn"/>
        </w:rPr>
        <w:t>plex</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misterium</w:t>
      </w:r>
      <w:r w:rsidRPr="007A06F5">
        <w:rPr>
          <w:rFonts w:ascii="Times New Roman" w:hAnsi="Times New Roman" w:cs="Times New Roman"/>
          <w:lang w:val="la-Latn"/>
        </w:rPr>
        <w:t xml:space="preserve"> </w:t>
      </w:r>
      <w:r w:rsidRPr="007A06F5">
        <w:rPr>
          <w:rFonts w:ascii="Times New Roman" w:hAnsi="Times New Roman" w:cs="Times New Roman"/>
          <w:iCs/>
          <w:lang w:val="la-Latn"/>
        </w:rPr>
        <w:t>sacramenti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videat</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eo</w:t>
      </w:r>
      <w:r w:rsidRPr="007A06F5">
        <w:rPr>
          <w:rFonts w:ascii="Times New Roman" w:hAnsi="Times New Roman" w:cs="Times New Roman"/>
          <w:lang w:val="la-Latn"/>
        </w:rPr>
        <w:t xml:space="preserve"> </w:t>
      </w:r>
      <w:r w:rsidRPr="007A06F5">
        <w:rPr>
          <w:rFonts w:ascii="Times New Roman" w:hAnsi="Times New Roman" w:cs="Times New Roman"/>
          <w:iCs/>
          <w:lang w:val="la-Latn"/>
        </w:rPr>
        <w:t>mortem</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resurrectionem</w:t>
      </w:r>
      <w:r w:rsidRPr="007A06F5">
        <w:rPr>
          <w:rFonts w:ascii="Times New Roman" w:hAnsi="Times New Roman" w:cs="Times New Roman"/>
          <w:lang w:val="la-Latn"/>
        </w:rPr>
        <w:t xml:space="preserve"> </w:t>
      </w:r>
      <w:r w:rsidRPr="007A06F5">
        <w:rPr>
          <w:rFonts w:ascii="Times New Roman" w:hAnsi="Times New Roman" w:cs="Times New Roman"/>
          <w:iCs/>
          <w:lang w:val="la-Latn"/>
        </w:rPr>
        <w:t>Christi</w:t>
      </w:r>
      <w:r w:rsidR="00B04058" w:rsidRPr="007A06F5">
        <w:rPr>
          <w:rFonts w:ascii="Times New Roman" w:hAnsi="Times New Roman" w:cs="Times New Roman"/>
          <w:lang w:val="la-Latn"/>
        </w:rPr>
        <w:t xml:space="preserve"> signifi</w:t>
      </w:r>
      <w:r w:rsidRPr="007A06F5">
        <w:rPr>
          <w:rFonts w:ascii="Times New Roman" w:hAnsi="Times New Roman" w:cs="Times New Roman"/>
          <w:iCs/>
          <w:lang w:val="la-Latn"/>
        </w:rPr>
        <w:t>cari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Nam</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aquis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mersio</w:t>
      </w:r>
      <w:r w:rsidRPr="007A06F5">
        <w:rPr>
          <w:rFonts w:ascii="Times New Roman" w:hAnsi="Times New Roman" w:cs="Times New Roman"/>
          <w:lang w:val="la-Latn"/>
        </w:rPr>
        <w:t xml:space="preserve"> </w:t>
      </w:r>
      <w:r w:rsidRPr="007A06F5">
        <w:rPr>
          <w:rFonts w:ascii="Times New Roman" w:hAnsi="Times New Roman" w:cs="Times New Roman"/>
          <w:iCs/>
          <w:lang w:val="la-Latn"/>
        </w:rPr>
        <w:t>quasi</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infernum</w:t>
      </w:r>
      <w:r w:rsidRPr="007A06F5">
        <w:rPr>
          <w:rFonts w:ascii="Times New Roman" w:hAnsi="Times New Roman" w:cs="Times New Roman"/>
          <w:lang w:val="la-Latn"/>
        </w:rPr>
        <w:t xml:space="preserve"> </w:t>
      </w:r>
      <w:r w:rsidRPr="007A06F5">
        <w:rPr>
          <w:rFonts w:ascii="Times New Roman" w:hAnsi="Times New Roman" w:cs="Times New Roman"/>
          <w:iCs/>
          <w:lang w:val="la-Latn"/>
        </w:rPr>
        <w:t>descensio</w:t>
      </w:r>
      <w:r w:rsidR="00724342" w:rsidRPr="007A06F5">
        <w:rPr>
          <w:rFonts w:ascii="Times New Roman" w:hAnsi="Times New Roman" w:cs="Times New Roman"/>
          <w:lang w:val="la-Latn"/>
        </w:rPr>
        <w:t xml:space="preserve"> </w:t>
      </w:r>
      <w:r w:rsidRPr="007A06F5">
        <w:rPr>
          <w:rFonts w:ascii="Times New Roman" w:hAnsi="Times New Roman" w:cs="Times New Roman"/>
          <w:iCs/>
          <w:lang w:val="la-Latn"/>
        </w:rPr>
        <w:t>est</w:t>
      </w:r>
      <w:r w:rsidR="0047682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rursus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ab</w:t>
      </w:r>
      <w:r w:rsidRPr="007A06F5">
        <w:rPr>
          <w:rFonts w:ascii="Times New Roman" w:hAnsi="Times New Roman" w:cs="Times New Roman"/>
          <w:lang w:val="la-Latn"/>
        </w:rPr>
        <w:t xml:space="preserve"> </w:t>
      </w:r>
      <w:r w:rsidRPr="007A06F5">
        <w:rPr>
          <w:rFonts w:ascii="Times New Roman" w:hAnsi="Times New Roman" w:cs="Times New Roman"/>
          <w:iCs/>
          <w:lang w:val="la-Latn"/>
        </w:rPr>
        <w:t>aquis</w:t>
      </w:r>
      <w:r w:rsidRPr="007A06F5">
        <w:rPr>
          <w:rFonts w:ascii="Times New Roman" w:hAnsi="Times New Roman" w:cs="Times New Roman"/>
          <w:lang w:val="la-Latn"/>
        </w:rPr>
        <w:t xml:space="preserve"> </w:t>
      </w:r>
      <w:r w:rsidRPr="007A06F5">
        <w:rPr>
          <w:rFonts w:ascii="Times New Roman" w:hAnsi="Times New Roman" w:cs="Times New Roman"/>
          <w:iCs/>
          <w:lang w:val="la-Latn"/>
        </w:rPr>
        <w:t>emersio</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resurrectio</w:t>
      </w:r>
      <w:r w:rsidRPr="007A06F5">
        <w:rPr>
          <w:rFonts w:ascii="Times New Roman" w:hAnsi="Times New Roman" w:cs="Times New Roman"/>
          <w:lang w:val="la-Latn"/>
        </w:rPr>
        <w:t xml:space="preserve"> </w:t>
      </w:r>
      <w:r w:rsidRPr="007A06F5">
        <w:rPr>
          <w:rFonts w:ascii="Times New Roman" w:hAnsi="Times New Roman" w:cs="Times New Roman"/>
          <w:iCs/>
          <w:lang w:val="la-Latn"/>
        </w:rPr>
        <w:t>est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Item</w:t>
      </w:r>
      <w:r w:rsidRPr="007A06F5">
        <w:rPr>
          <w:rFonts w:ascii="Times New Roman" w:hAnsi="Times New Roman" w:cs="Times New Roman"/>
          <w:lang w:val="la-Latn"/>
        </w:rPr>
        <w:t xml:space="preserve"> </w:t>
      </w:r>
      <w:r w:rsidRPr="007A06F5">
        <w:rPr>
          <w:rFonts w:ascii="Times New Roman" w:hAnsi="Times New Roman" w:cs="Times New Roman"/>
          <w:iCs/>
          <w:lang w:val="la-Latn"/>
        </w:rPr>
        <w:t>videat</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eo</w:t>
      </w:r>
      <w:r w:rsidRPr="007A06F5">
        <w:rPr>
          <w:rFonts w:ascii="Times New Roman" w:hAnsi="Times New Roman" w:cs="Times New Roman"/>
          <w:lang w:val="la-Latn"/>
        </w:rPr>
        <w:t xml:space="preserve"> </w:t>
      </w:r>
      <w:r w:rsidRPr="007A06F5">
        <w:rPr>
          <w:rFonts w:ascii="Times New Roman" w:hAnsi="Times New Roman" w:cs="Times New Roman"/>
          <w:iCs/>
          <w:lang w:val="la-Latn"/>
        </w:rPr>
        <w:t>unitatem</w:t>
      </w:r>
      <w:r w:rsidRPr="007A06F5">
        <w:rPr>
          <w:rFonts w:ascii="Times New Roman" w:hAnsi="Times New Roman" w:cs="Times New Roman"/>
          <w:lang w:val="la-Latn"/>
        </w:rPr>
        <w:t xml:space="preserve"> </w:t>
      </w:r>
      <w:r w:rsidRPr="007A06F5">
        <w:rPr>
          <w:rFonts w:ascii="Times New Roman" w:hAnsi="Times New Roman" w:cs="Times New Roman"/>
          <w:iCs/>
          <w:lang w:val="la-Latn"/>
        </w:rPr>
        <w:t>divinitatis</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trinitatem</w:t>
      </w:r>
      <w:r w:rsidR="00B04058" w:rsidRPr="007A06F5">
        <w:rPr>
          <w:rFonts w:ascii="Times New Roman" w:hAnsi="Times New Roman" w:cs="Times New Roman"/>
          <w:lang w:val="la-Latn"/>
        </w:rPr>
        <w:t xml:space="preserve"> persona</w:t>
      </w:r>
      <w:r w:rsidRPr="007A06F5">
        <w:rPr>
          <w:rFonts w:ascii="Times New Roman" w:hAnsi="Times New Roman" w:cs="Times New Roman"/>
          <w:iCs/>
          <w:lang w:val="la-Latn"/>
        </w:rPr>
        <w:t>rum</w:t>
      </w:r>
      <w:r w:rsidRPr="007A06F5">
        <w:rPr>
          <w:rFonts w:ascii="Times New Roman" w:hAnsi="Times New Roman" w:cs="Times New Roman"/>
          <w:lang w:val="la-Latn"/>
        </w:rPr>
        <w:t xml:space="preserve"> </w:t>
      </w:r>
      <w:r w:rsidRPr="007A06F5">
        <w:rPr>
          <w:rFonts w:ascii="Times New Roman" w:hAnsi="Times New Roman" w:cs="Times New Roman"/>
          <w:iCs/>
          <w:lang w:val="la-Latn"/>
        </w:rPr>
        <w:t>ostendi</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unitatem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dum</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semel</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mergimus</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trinitatem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dum</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nomine</w:t>
      </w:r>
      <w:r w:rsidRPr="007A06F5">
        <w:rPr>
          <w:rFonts w:ascii="Times New Roman" w:hAnsi="Times New Roman" w:cs="Times New Roman"/>
          <w:lang w:val="la-Latn"/>
        </w:rPr>
        <w:t xml:space="preserve"> </w:t>
      </w:r>
      <w:r w:rsidRPr="007A06F5">
        <w:rPr>
          <w:rFonts w:ascii="Times New Roman" w:hAnsi="Times New Roman" w:cs="Times New Roman"/>
          <w:iCs/>
          <w:lang w:val="la-Latn"/>
        </w:rPr>
        <w:t>patris</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filii</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spiritus</w:t>
      </w:r>
      <w:r w:rsidRPr="007A06F5">
        <w:rPr>
          <w:rFonts w:ascii="Times New Roman" w:hAnsi="Times New Roman" w:cs="Times New Roman"/>
          <w:lang w:val="la-Latn"/>
        </w:rPr>
        <w:t xml:space="preserve"> </w:t>
      </w:r>
      <w:r w:rsidRPr="007A06F5">
        <w:rPr>
          <w:rFonts w:ascii="Times New Roman" w:hAnsi="Times New Roman" w:cs="Times New Roman"/>
          <w:iCs/>
          <w:lang w:val="la-Latn"/>
        </w:rPr>
        <w:t>sancti</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baptizamus</w:t>
      </w:r>
      <w:r w:rsidR="0047682A" w:rsidRPr="007A06F5">
        <w:rPr>
          <w:rFonts w:ascii="Times New Roman" w:hAnsi="Times New Roman" w:cs="Times New Roman"/>
          <w:lang w:val="la-Latn"/>
        </w:rPr>
        <w:t xml:space="preserve">. </w:t>
      </w:r>
      <w:r w:rsidRPr="007A06F5">
        <w:rPr>
          <w:rFonts w:ascii="Times New Roman" w:hAnsi="Times New Roman" w:cs="Times New Roman"/>
          <w:iCs/>
          <w:lang w:val="la-Latn"/>
        </w:rPr>
        <w:t>Panditur</w:t>
      </w:r>
      <w:r w:rsidRPr="007A06F5">
        <w:rPr>
          <w:rFonts w:ascii="Times New Roman" w:hAnsi="Times New Roman" w:cs="Times New Roman"/>
          <w:lang w:val="la-Latn"/>
        </w:rPr>
        <w:t xml:space="preserve"> </w:t>
      </w:r>
      <w:r w:rsidRPr="007A06F5">
        <w:rPr>
          <w:rFonts w:ascii="Times New Roman" w:hAnsi="Times New Roman" w:cs="Times New Roman"/>
          <w:iCs/>
          <w:lang w:val="la-Latn"/>
        </w:rPr>
        <w:t>huius</w:t>
      </w:r>
      <w:r w:rsidRPr="007A06F5">
        <w:rPr>
          <w:rFonts w:ascii="Times New Roman" w:hAnsi="Times New Roman" w:cs="Times New Roman"/>
          <w:lang w:val="la-Latn"/>
        </w:rPr>
        <w:t xml:space="preserve"> </w:t>
      </w:r>
      <w:r w:rsidRPr="007A06F5">
        <w:rPr>
          <w:rFonts w:ascii="Times New Roman" w:hAnsi="Times New Roman" w:cs="Times New Roman"/>
          <w:iCs/>
          <w:lang w:val="la-Latn"/>
        </w:rPr>
        <w:t>singularis</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baptismatis</w:t>
      </w:r>
      <w:r w:rsidR="00B04058" w:rsidRPr="007A06F5">
        <w:rPr>
          <w:rFonts w:ascii="Times New Roman" w:hAnsi="Times New Roman" w:cs="Times New Roman"/>
          <w:lang w:val="la-Latn"/>
        </w:rPr>
        <w:t xml:space="preserve"> myste</w:t>
      </w:r>
      <w:r w:rsidRPr="007A06F5">
        <w:rPr>
          <w:rFonts w:ascii="Times New Roman" w:hAnsi="Times New Roman" w:cs="Times New Roman"/>
          <w:iCs/>
          <w:lang w:val="la-Latn"/>
        </w:rPr>
        <w:t>rium</w:t>
      </w:r>
      <w:r w:rsidRPr="007A06F5">
        <w:rPr>
          <w:rFonts w:ascii="Times New Roman" w:hAnsi="Times New Roman" w:cs="Times New Roman"/>
          <w:lang w:val="la-Latn"/>
        </w:rPr>
        <w:t xml:space="preserve"> </w:t>
      </w:r>
      <w:r w:rsidRPr="007A06F5">
        <w:rPr>
          <w:rFonts w:ascii="Times New Roman" w:hAnsi="Times New Roman" w:cs="Times New Roman"/>
          <w:iCs/>
          <w:lang w:val="la-Latn"/>
        </w:rPr>
        <w:t>etiam</w:t>
      </w:r>
      <w:r w:rsidRPr="007A06F5">
        <w:rPr>
          <w:rFonts w:ascii="Times New Roman" w:hAnsi="Times New Roman" w:cs="Times New Roman"/>
          <w:lang w:val="la-Latn"/>
        </w:rPr>
        <w:t xml:space="preserve"> </w:t>
      </w:r>
      <w:r w:rsidRPr="007A06F5">
        <w:rPr>
          <w:rFonts w:ascii="Times New Roman" w:hAnsi="Times New Roman" w:cs="Times New Roman"/>
          <w:iCs/>
          <w:lang w:val="la-Latn"/>
        </w:rPr>
        <w:t>sacrarum</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scripturarum</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exemplis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Paulo</w:t>
      </w:r>
      <w:r w:rsidRPr="007A06F5">
        <w:rPr>
          <w:rFonts w:ascii="Times New Roman" w:hAnsi="Times New Roman" w:cs="Times New Roman"/>
          <w:lang w:val="la-Latn"/>
        </w:rPr>
        <w:t xml:space="preserve"> </w:t>
      </w:r>
      <w:r w:rsidRPr="007A06F5">
        <w:rPr>
          <w:rFonts w:ascii="Times New Roman" w:hAnsi="Times New Roman" w:cs="Times New Roman"/>
          <w:iCs/>
          <w:lang w:val="la-Latn"/>
        </w:rPr>
        <w:t>apostolo</w:t>
      </w:r>
      <w:r w:rsidR="00724342" w:rsidRPr="007A06F5">
        <w:rPr>
          <w:rFonts w:ascii="Times New Roman" w:hAnsi="Times New Roman" w:cs="Times New Roman"/>
          <w:lang w:val="la-Latn"/>
        </w:rPr>
        <w:t xml:space="preserve"> </w:t>
      </w:r>
      <w:r w:rsidRPr="007A06F5">
        <w:rPr>
          <w:rFonts w:ascii="Times New Roman" w:hAnsi="Times New Roman" w:cs="Times New Roman"/>
          <w:iCs/>
          <w:lang w:val="la-Latn"/>
        </w:rPr>
        <w:t>attestante</w:t>
      </w:r>
      <w:r w:rsidRPr="007A06F5">
        <w:rPr>
          <w:rFonts w:ascii="Times New Roman" w:hAnsi="Times New Roman" w:cs="Times New Roman"/>
          <w:lang w:val="la-Latn"/>
        </w:rPr>
        <w:t xml:space="preserve">: </w:t>
      </w:r>
      <w:r w:rsidRPr="007A06F5">
        <w:rPr>
          <w:rFonts w:ascii="Times New Roman" w:hAnsi="Times New Roman" w:cs="Times New Roman"/>
          <w:iCs/>
          <w:lang w:val="la-Latn"/>
        </w:rPr>
        <w:t>Nolo</w:t>
      </w:r>
      <w:r w:rsidRPr="007A06F5">
        <w:rPr>
          <w:rFonts w:ascii="Times New Roman" w:hAnsi="Times New Roman" w:cs="Times New Roman"/>
          <w:lang w:val="la-Latn"/>
        </w:rPr>
        <w:t xml:space="preserve"> </w:t>
      </w:r>
      <w:r w:rsidRPr="007A06F5">
        <w:rPr>
          <w:rFonts w:ascii="Times New Roman" w:hAnsi="Times New Roman" w:cs="Times New Roman"/>
          <w:iCs/>
          <w:lang w:val="la-Latn"/>
        </w:rPr>
        <w:t>vos</w:t>
      </w:r>
      <w:r w:rsidRPr="007A06F5">
        <w:rPr>
          <w:rFonts w:ascii="Times New Roman" w:hAnsi="Times New Roman" w:cs="Times New Roman"/>
          <w:lang w:val="la-Latn"/>
        </w:rPr>
        <w:t xml:space="preserve"> </w:t>
      </w:r>
      <w:r w:rsidRPr="007A06F5">
        <w:rPr>
          <w:rFonts w:ascii="Times New Roman" w:hAnsi="Times New Roman" w:cs="Times New Roman"/>
          <w:iCs/>
          <w:lang w:val="la-Latn"/>
        </w:rPr>
        <w:t>ignorare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fratres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quoniam</w:t>
      </w:r>
      <w:r w:rsidRPr="007A06F5">
        <w:rPr>
          <w:rFonts w:ascii="Times New Roman" w:hAnsi="Times New Roman" w:cs="Times New Roman"/>
          <w:lang w:val="la-Latn"/>
        </w:rPr>
        <w:t xml:space="preserve"> </w:t>
      </w:r>
      <w:r w:rsidRPr="007A06F5">
        <w:rPr>
          <w:rFonts w:ascii="Times New Roman" w:hAnsi="Times New Roman" w:cs="Times New Roman"/>
          <w:iCs/>
          <w:lang w:val="la-Latn"/>
        </w:rPr>
        <w:t>patres</w:t>
      </w:r>
      <w:r w:rsidRPr="007A06F5">
        <w:rPr>
          <w:rFonts w:ascii="Times New Roman" w:hAnsi="Times New Roman" w:cs="Times New Roman"/>
          <w:lang w:val="la-Latn"/>
        </w:rPr>
        <w:t xml:space="preserve"> </w:t>
      </w:r>
      <w:r w:rsidRPr="007A06F5">
        <w:rPr>
          <w:rFonts w:ascii="Times New Roman" w:hAnsi="Times New Roman" w:cs="Times New Roman"/>
          <w:iCs/>
          <w:lang w:val="la-Latn"/>
        </w:rPr>
        <w:t>nostri</w:t>
      </w:r>
      <w:r w:rsidRPr="007A06F5">
        <w:rPr>
          <w:rFonts w:ascii="Times New Roman" w:hAnsi="Times New Roman" w:cs="Times New Roman"/>
          <w:lang w:val="la-Latn"/>
        </w:rPr>
        <w:t xml:space="preserve"> </w:t>
      </w:r>
      <w:r w:rsidRPr="007A06F5">
        <w:rPr>
          <w:rFonts w:ascii="Times New Roman" w:hAnsi="Times New Roman" w:cs="Times New Roman"/>
          <w:iCs/>
          <w:lang w:val="la-Latn"/>
        </w:rPr>
        <w:t>omnes</w:t>
      </w:r>
      <w:r w:rsidRPr="007A06F5">
        <w:rPr>
          <w:rFonts w:ascii="Times New Roman" w:hAnsi="Times New Roman" w:cs="Times New Roman"/>
          <w:lang w:val="la-Latn"/>
        </w:rPr>
        <w:t xml:space="preserve"> </w:t>
      </w:r>
      <w:r w:rsidRPr="007A06F5">
        <w:rPr>
          <w:rFonts w:ascii="Times New Roman" w:hAnsi="Times New Roman" w:cs="Times New Roman"/>
          <w:iCs/>
          <w:lang w:val="la-Latn"/>
        </w:rPr>
        <w:t>sub</w:t>
      </w:r>
      <w:r w:rsidRPr="007A06F5">
        <w:rPr>
          <w:rFonts w:ascii="Times New Roman" w:hAnsi="Times New Roman" w:cs="Times New Roman"/>
          <w:lang w:val="la-Latn"/>
        </w:rPr>
        <w:t xml:space="preserve"> </w:t>
      </w:r>
      <w:r w:rsidRPr="007A06F5">
        <w:rPr>
          <w:rFonts w:ascii="Times New Roman" w:hAnsi="Times New Roman" w:cs="Times New Roman"/>
          <w:iCs/>
          <w:lang w:val="la-Latn"/>
        </w:rPr>
        <w:t>nube</w:t>
      </w:r>
      <w:r w:rsidRPr="007A06F5">
        <w:rPr>
          <w:rFonts w:ascii="Times New Roman" w:hAnsi="Times New Roman" w:cs="Times New Roman"/>
          <w:lang w:val="la-Latn"/>
        </w:rPr>
        <w:t xml:space="preserve"> </w:t>
      </w:r>
      <w:r w:rsidRPr="007A06F5">
        <w:rPr>
          <w:rFonts w:ascii="Times New Roman" w:hAnsi="Times New Roman" w:cs="Times New Roman"/>
          <w:iCs/>
          <w:lang w:val="la-Latn"/>
        </w:rPr>
        <w:t>fuerunt</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omnes</w:t>
      </w:r>
      <w:r w:rsidRPr="007A06F5">
        <w:rPr>
          <w:rFonts w:ascii="Times New Roman" w:hAnsi="Times New Roman" w:cs="Times New Roman"/>
          <w:lang w:val="la-Latn"/>
        </w:rPr>
        <w:t xml:space="preserve"> </w:t>
      </w:r>
      <w:r w:rsidRPr="007A06F5">
        <w:rPr>
          <w:rFonts w:ascii="Times New Roman" w:hAnsi="Times New Roman" w:cs="Times New Roman"/>
          <w:iCs/>
          <w:lang w:val="la-Latn"/>
        </w:rPr>
        <w:t>mare</w:t>
      </w:r>
      <w:r w:rsidRPr="007A06F5">
        <w:rPr>
          <w:rFonts w:ascii="Times New Roman" w:hAnsi="Times New Roman" w:cs="Times New Roman"/>
          <w:lang w:val="la-Latn"/>
        </w:rPr>
        <w:t xml:space="preserve"> transie /</w:t>
      </w:r>
      <w:r w:rsidRPr="007A06F5">
        <w:rPr>
          <w:rFonts w:ascii="Times New Roman" w:hAnsi="Times New Roman" w:cs="Times New Roman"/>
          <w:iCs/>
          <w:lang w:val="la-Latn"/>
        </w:rPr>
        <w:t xml:space="preserve"> runt</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omnes</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Moyse</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baptizati</w:t>
      </w:r>
      <w:r w:rsidRPr="007A06F5">
        <w:rPr>
          <w:rFonts w:ascii="Times New Roman" w:hAnsi="Times New Roman" w:cs="Times New Roman"/>
          <w:lang w:val="la-Latn"/>
        </w:rPr>
        <w:t xml:space="preserve"> </w:t>
      </w:r>
      <w:r w:rsidRPr="007A06F5">
        <w:rPr>
          <w:rFonts w:ascii="Times New Roman" w:hAnsi="Times New Roman" w:cs="Times New Roman"/>
          <w:iCs/>
          <w:lang w:val="la-Latn"/>
        </w:rPr>
        <w:t>sunt</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nube</w:t>
      </w:r>
      <w:r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A30F7F" w:rsidRPr="007A06F5">
        <w:rPr>
          <w:rFonts w:ascii="Times New Roman" w:hAnsi="Times New Roman" w:cs="Times New Roman"/>
          <w:lang w:val="la-Latn"/>
        </w:rPr>
        <w:t xml:space="preserve"> </w:t>
      </w:r>
      <w:r w:rsidRPr="007A06F5">
        <w:rPr>
          <w:rFonts w:ascii="Times New Roman" w:hAnsi="Times New Roman" w:cs="Times New Roman"/>
          <w:iCs/>
          <w:lang w:val="la-Latn"/>
        </w:rPr>
        <w:t>mari</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Mare</w:t>
      </w:r>
      <w:r w:rsidRPr="007A06F5">
        <w:rPr>
          <w:rFonts w:ascii="Times New Roman" w:hAnsi="Times New Roman" w:cs="Times New Roman"/>
          <w:lang w:val="la-Latn"/>
        </w:rPr>
        <w:t xml:space="preserve"> </w:t>
      </w:r>
      <w:r w:rsidRPr="007A06F5">
        <w:rPr>
          <w:rFonts w:ascii="Times New Roman" w:hAnsi="Times New Roman" w:cs="Times New Roman"/>
          <w:iCs/>
          <w:lang w:val="la-Latn"/>
        </w:rPr>
        <w:t>quippe</w:t>
      </w:r>
      <w:r w:rsidRPr="007A06F5">
        <w:rPr>
          <w:rFonts w:ascii="Times New Roman" w:hAnsi="Times New Roman" w:cs="Times New Roman"/>
          <w:lang w:val="la-Latn"/>
        </w:rPr>
        <w:t xml:space="preserve"> </w:t>
      </w:r>
      <w:r w:rsidRPr="007A06F5">
        <w:rPr>
          <w:rFonts w:ascii="Times New Roman" w:hAnsi="Times New Roman" w:cs="Times New Roman"/>
          <w:iCs/>
          <w:lang w:val="la-Latn"/>
        </w:rPr>
        <w:t>rubrum</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significat</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baptismum</w:t>
      </w:r>
      <w:r w:rsidRPr="007A06F5">
        <w:rPr>
          <w:rFonts w:ascii="Times New Roman" w:hAnsi="Times New Roman" w:cs="Times New Roman"/>
          <w:lang w:val="la-Latn"/>
        </w:rPr>
        <w:t xml:space="preserve"> </w:t>
      </w:r>
      <w:r w:rsidRPr="007A06F5">
        <w:rPr>
          <w:rFonts w:ascii="Times New Roman" w:hAnsi="Times New Roman" w:cs="Times New Roman"/>
          <w:iCs/>
          <w:lang w:val="la-Latn"/>
        </w:rPr>
        <w:t>Christi</w:t>
      </w:r>
      <w:r w:rsidRPr="007A06F5">
        <w:rPr>
          <w:rFonts w:ascii="Times New Roman" w:hAnsi="Times New Roman" w:cs="Times New Roman"/>
          <w:lang w:val="la-Latn"/>
        </w:rPr>
        <w:t xml:space="preserve"> </w:t>
      </w:r>
      <w:r w:rsidRPr="007A06F5">
        <w:rPr>
          <w:rFonts w:ascii="Times New Roman" w:hAnsi="Times New Roman" w:cs="Times New Roman"/>
          <w:iCs/>
          <w:lang w:val="la-Latn"/>
        </w:rPr>
        <w:t>sanguine</w:t>
      </w:r>
      <w:r w:rsidRPr="007A06F5">
        <w:rPr>
          <w:rFonts w:ascii="Times New Roman" w:hAnsi="Times New Roman" w:cs="Times New Roman"/>
          <w:lang w:val="la-Latn"/>
        </w:rPr>
        <w:t xml:space="preserve"> </w:t>
      </w:r>
      <w:r w:rsidRPr="007A06F5">
        <w:rPr>
          <w:rFonts w:ascii="Times New Roman" w:hAnsi="Times New Roman" w:cs="Times New Roman"/>
          <w:iCs/>
          <w:lang w:val="la-Latn"/>
        </w:rPr>
        <w:t>consecratum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per</w:t>
      </w:r>
      <w:r w:rsidRPr="007A06F5">
        <w:rPr>
          <w:rFonts w:ascii="Times New Roman" w:hAnsi="Times New Roman" w:cs="Times New Roman"/>
          <w:lang w:val="la-Latn"/>
        </w:rPr>
        <w:t xml:space="preserve"> quod </w:t>
      </w:r>
      <w:r w:rsidRPr="007A06F5">
        <w:rPr>
          <w:rFonts w:ascii="Times New Roman" w:hAnsi="Times New Roman" w:cs="Times New Roman"/>
          <w:iCs/>
          <w:lang w:val="la-Latn"/>
        </w:rPr>
        <w:t>populus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dei</w:t>
      </w:r>
      <w:r w:rsidRPr="007A06F5">
        <w:rPr>
          <w:rFonts w:ascii="Times New Roman" w:hAnsi="Times New Roman" w:cs="Times New Roman"/>
          <w:lang w:val="la-Latn"/>
        </w:rPr>
        <w:t xml:space="preserve"> </w:t>
      </w:r>
      <w:r w:rsidRPr="007A06F5">
        <w:rPr>
          <w:rFonts w:ascii="Times New Roman" w:hAnsi="Times New Roman" w:cs="Times New Roman"/>
          <w:iCs/>
          <w:lang w:val="la-Latn"/>
        </w:rPr>
        <w:t>semel</w:t>
      </w:r>
      <w:r w:rsidRPr="007A06F5">
        <w:rPr>
          <w:rFonts w:ascii="Times New Roman" w:hAnsi="Times New Roman" w:cs="Times New Roman"/>
          <w:lang w:val="la-Latn"/>
        </w:rPr>
        <w:t xml:space="preserve"> </w:t>
      </w:r>
      <w:r w:rsidRPr="007A06F5">
        <w:rPr>
          <w:rFonts w:ascii="Times New Roman" w:hAnsi="Times New Roman" w:cs="Times New Roman"/>
          <w:iCs/>
          <w:lang w:val="la-Latn"/>
        </w:rPr>
        <w:t>transiit</w:t>
      </w:r>
      <w:r w:rsidR="0047682A" w:rsidRPr="007A06F5">
        <w:rPr>
          <w:rFonts w:ascii="Times New Roman" w:hAnsi="Times New Roman" w:cs="Times New Roman"/>
          <w:lang w:val="la-Latn"/>
        </w:rPr>
        <w:t xml:space="preserve">. </w:t>
      </w:r>
      <w:r w:rsidRPr="007A06F5">
        <w:rPr>
          <w:rFonts w:ascii="Times New Roman" w:hAnsi="Times New Roman" w:cs="Times New Roman"/>
          <w:iCs/>
          <w:lang w:val="la-Latn"/>
        </w:rPr>
        <w:t>Ubi</w:t>
      </w:r>
      <w:r w:rsidRPr="007A06F5">
        <w:rPr>
          <w:rFonts w:ascii="Times New Roman" w:hAnsi="Times New Roman" w:cs="Times New Roman"/>
          <w:lang w:val="la-Latn"/>
        </w:rPr>
        <w:t xml:space="preserve"> </w:t>
      </w:r>
      <w:r w:rsidRPr="007A06F5">
        <w:rPr>
          <w:rFonts w:ascii="Times New Roman" w:hAnsi="Times New Roman" w:cs="Times New Roman"/>
          <w:iCs/>
          <w:lang w:val="la-Latn"/>
        </w:rPr>
        <w:t>tamen</w:t>
      </w:r>
      <w:r w:rsidRPr="007A06F5">
        <w:rPr>
          <w:rFonts w:ascii="Times New Roman" w:hAnsi="Times New Roman" w:cs="Times New Roman"/>
          <w:lang w:val="la-Latn"/>
        </w:rPr>
        <w:t xml:space="preserve"> </w:t>
      </w:r>
      <w:r w:rsidRPr="007A06F5">
        <w:rPr>
          <w:rFonts w:ascii="Times New Roman" w:hAnsi="Times New Roman" w:cs="Times New Roman"/>
          <w:iCs/>
          <w:lang w:val="la-Latn"/>
        </w:rPr>
        <w:t>erat</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tota</w:t>
      </w:r>
      <w:r w:rsidRPr="007A06F5">
        <w:rPr>
          <w:rFonts w:ascii="Times New Roman" w:hAnsi="Times New Roman" w:cs="Times New Roman"/>
          <w:lang w:val="la-Latn"/>
        </w:rPr>
        <w:t xml:space="preserve"> </w:t>
      </w:r>
      <w:r w:rsidRPr="007A06F5">
        <w:rPr>
          <w:rFonts w:ascii="Times New Roman" w:hAnsi="Times New Roman" w:cs="Times New Roman"/>
          <w:iCs/>
          <w:lang w:val="la-Latn"/>
        </w:rPr>
        <w:t>trinitas</w:t>
      </w:r>
      <w:r w:rsidR="0047682A" w:rsidRPr="007A06F5">
        <w:rPr>
          <w:rFonts w:ascii="Times New Roman" w:hAnsi="Times New Roman" w:cs="Times New Roman"/>
          <w:lang w:val="la-Latn"/>
        </w:rPr>
        <w:t xml:space="preserve">, </w:t>
      </w:r>
      <w:r w:rsidRPr="007A06F5">
        <w:rPr>
          <w:rFonts w:ascii="Times New Roman" w:hAnsi="Times New Roman" w:cs="Times New Roman"/>
          <w:iCs/>
          <w:lang w:val="la-Latn"/>
        </w:rPr>
        <w:t>praecedens</w:t>
      </w:r>
      <w:r w:rsidRPr="007A06F5">
        <w:rPr>
          <w:rFonts w:ascii="Times New Roman" w:hAnsi="Times New Roman" w:cs="Times New Roman"/>
          <w:lang w:val="la-Latn"/>
        </w:rPr>
        <w:t xml:space="preserve"> </w:t>
      </w:r>
      <w:r w:rsidRPr="007A06F5">
        <w:rPr>
          <w:rFonts w:ascii="Times New Roman" w:hAnsi="Times New Roman" w:cs="Times New Roman"/>
          <w:iCs/>
          <w:lang w:val="la-Latn"/>
        </w:rPr>
        <w:t>populum</w:t>
      </w:r>
      <w:r w:rsidRPr="007A06F5">
        <w:rPr>
          <w:rFonts w:ascii="Times New Roman" w:hAnsi="Times New Roman" w:cs="Times New Roman"/>
          <w:lang w:val="la-Latn"/>
        </w:rPr>
        <w:t xml:space="preserve"> in </w:t>
      </w:r>
      <w:r w:rsidRPr="007A06F5">
        <w:rPr>
          <w:rFonts w:ascii="Times New Roman" w:hAnsi="Times New Roman" w:cs="Times New Roman"/>
          <w:iCs/>
          <w:lang w:val="la-Latn"/>
        </w:rPr>
        <w:t>columna</w:t>
      </w:r>
      <w:r w:rsidRPr="007A06F5">
        <w:rPr>
          <w:rFonts w:ascii="Times New Roman" w:hAnsi="Times New Roman" w:cs="Times New Roman"/>
          <w:lang w:val="la-Latn"/>
        </w:rPr>
        <w:t xml:space="preserve"> </w:t>
      </w:r>
      <w:r w:rsidRPr="007A06F5">
        <w:rPr>
          <w:rFonts w:ascii="Times New Roman" w:hAnsi="Times New Roman" w:cs="Times New Roman"/>
          <w:iCs/>
          <w:lang w:val="la-Latn"/>
        </w:rPr>
        <w:t>ignis</w:t>
      </w:r>
      <w:r w:rsidR="00ED106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nubis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igne</w:t>
      </w:r>
      <w:r w:rsidRPr="007A06F5">
        <w:rPr>
          <w:rFonts w:ascii="Times New Roman" w:hAnsi="Times New Roman" w:cs="Times New Roman"/>
          <w:lang w:val="la-Latn"/>
        </w:rPr>
        <w:t xml:space="preserve"> </w:t>
      </w:r>
      <w:r w:rsidRPr="007A06F5">
        <w:rPr>
          <w:rFonts w:ascii="Times New Roman" w:hAnsi="Times New Roman" w:cs="Times New Roman"/>
          <w:iCs/>
          <w:lang w:val="la-Latn"/>
        </w:rPr>
        <w:t>quippe</w:t>
      </w:r>
      <w:r w:rsidRPr="007A06F5">
        <w:rPr>
          <w:rFonts w:ascii="Times New Roman" w:hAnsi="Times New Roman" w:cs="Times New Roman"/>
          <w:lang w:val="la-Latn"/>
        </w:rPr>
        <w:t xml:space="preserve"> </w:t>
      </w:r>
      <w:r w:rsidRPr="007A06F5">
        <w:rPr>
          <w:rFonts w:ascii="Times New Roman" w:hAnsi="Times New Roman" w:cs="Times New Roman"/>
          <w:iCs/>
          <w:lang w:val="la-Latn"/>
        </w:rPr>
        <w:t>significatur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pater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columna</w:t>
      </w:r>
      <w:r w:rsidRPr="007A06F5">
        <w:rPr>
          <w:rFonts w:ascii="Times New Roman" w:hAnsi="Times New Roman" w:cs="Times New Roman"/>
          <w:lang w:val="la-Latn"/>
        </w:rPr>
        <w:t xml:space="preserve"> </w:t>
      </w:r>
      <w:r w:rsidRPr="007A06F5">
        <w:rPr>
          <w:rFonts w:ascii="Times New Roman" w:hAnsi="Times New Roman" w:cs="Times New Roman"/>
          <w:iCs/>
          <w:lang w:val="la-Latn"/>
        </w:rPr>
        <w:t>filius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in</w:t>
      </w:r>
      <w:r w:rsidRPr="007A06F5">
        <w:rPr>
          <w:rFonts w:ascii="Times New Roman" w:hAnsi="Times New Roman" w:cs="Times New Roman"/>
          <w:lang w:val="la-Latn"/>
        </w:rPr>
        <w:t xml:space="preserve"> </w:t>
      </w:r>
      <w:r w:rsidRPr="007A06F5">
        <w:rPr>
          <w:rFonts w:ascii="Times New Roman" w:hAnsi="Times New Roman" w:cs="Times New Roman"/>
          <w:iCs/>
          <w:lang w:val="la-Latn"/>
        </w:rPr>
        <w:t>nube</w:t>
      </w:r>
      <w:r w:rsidRPr="007A06F5">
        <w:rPr>
          <w:rFonts w:ascii="Times New Roman" w:hAnsi="Times New Roman" w:cs="Times New Roman"/>
          <w:lang w:val="la-Latn"/>
        </w:rPr>
        <w:t xml:space="preserve"> </w:t>
      </w:r>
      <w:r w:rsidRPr="007A06F5">
        <w:rPr>
          <w:rFonts w:ascii="Times New Roman" w:hAnsi="Times New Roman" w:cs="Times New Roman"/>
          <w:iCs/>
          <w:lang w:val="la-Latn"/>
        </w:rPr>
        <w:t>spiritus</w:t>
      </w:r>
      <w:r w:rsidRPr="007A06F5">
        <w:rPr>
          <w:rFonts w:ascii="Times New Roman" w:hAnsi="Times New Roman" w:cs="Times New Roman"/>
          <w:lang w:val="la-Latn"/>
        </w:rPr>
        <w:t xml:space="preserve"> </w:t>
      </w:r>
      <w:r w:rsidRPr="007A06F5">
        <w:rPr>
          <w:rFonts w:ascii="Times New Roman" w:hAnsi="Times New Roman" w:cs="Times New Roman"/>
          <w:iCs/>
          <w:lang w:val="la-Latn"/>
        </w:rPr>
        <w:t>sanctus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Iordanis</w:t>
      </w:r>
      <w:r w:rsidRPr="007A06F5">
        <w:rPr>
          <w:rFonts w:ascii="Times New Roman" w:hAnsi="Times New Roman" w:cs="Times New Roman"/>
          <w:lang w:val="la-Latn"/>
        </w:rPr>
        <w:t xml:space="preserve"> quippe </w:t>
      </w:r>
      <w:r w:rsidRPr="007A06F5">
        <w:rPr>
          <w:rFonts w:ascii="Times New Roman" w:hAnsi="Times New Roman" w:cs="Times New Roman"/>
          <w:iCs/>
          <w:lang w:val="la-Latn"/>
        </w:rPr>
        <w:t>fluenta</w:t>
      </w:r>
      <w:r w:rsidRPr="007A06F5">
        <w:rPr>
          <w:rFonts w:ascii="Times New Roman" w:hAnsi="Times New Roman" w:cs="Times New Roman"/>
          <w:lang w:val="la-Latn"/>
        </w:rPr>
        <w:t xml:space="preserve"> </w:t>
      </w:r>
      <w:r w:rsidRPr="007A06F5">
        <w:rPr>
          <w:rFonts w:ascii="Times New Roman" w:hAnsi="Times New Roman" w:cs="Times New Roman"/>
          <w:iCs/>
          <w:lang w:val="la-Latn"/>
        </w:rPr>
        <w:t>cum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arca</w:t>
      </w:r>
      <w:r w:rsidRPr="007A06F5">
        <w:rPr>
          <w:rFonts w:ascii="Times New Roman" w:hAnsi="Times New Roman" w:cs="Times New Roman"/>
          <w:lang w:val="la-Latn"/>
        </w:rPr>
        <w:t xml:space="preserve"> </w:t>
      </w:r>
      <w:r w:rsidRPr="007A06F5">
        <w:rPr>
          <w:rFonts w:ascii="Times New Roman" w:hAnsi="Times New Roman" w:cs="Times New Roman"/>
          <w:iCs/>
          <w:lang w:val="la-Latn"/>
        </w:rPr>
        <w:t>populus</w:t>
      </w:r>
      <w:r w:rsidRPr="007A06F5">
        <w:rPr>
          <w:rFonts w:ascii="Times New Roman" w:hAnsi="Times New Roman" w:cs="Times New Roman"/>
          <w:lang w:val="la-Latn"/>
        </w:rPr>
        <w:t xml:space="preserve"> </w:t>
      </w:r>
      <w:r w:rsidRPr="007A06F5">
        <w:rPr>
          <w:rFonts w:ascii="Times New Roman" w:hAnsi="Times New Roman" w:cs="Times New Roman"/>
          <w:iCs/>
          <w:lang w:val="la-Latn"/>
        </w:rPr>
        <w:t>dei</w:t>
      </w:r>
      <w:r w:rsidRPr="007A06F5">
        <w:rPr>
          <w:rFonts w:ascii="Times New Roman" w:hAnsi="Times New Roman" w:cs="Times New Roman"/>
          <w:lang w:val="la-Latn"/>
        </w:rPr>
        <w:t xml:space="preserve"> </w:t>
      </w:r>
      <w:r w:rsidRPr="007A06F5">
        <w:rPr>
          <w:rFonts w:ascii="Times New Roman" w:hAnsi="Times New Roman" w:cs="Times New Roman"/>
          <w:iCs/>
          <w:lang w:val="la-Latn"/>
        </w:rPr>
        <w:t>semel</w:t>
      </w:r>
      <w:r w:rsidRPr="007A06F5">
        <w:rPr>
          <w:rFonts w:ascii="Times New Roman" w:hAnsi="Times New Roman" w:cs="Times New Roman"/>
          <w:lang w:val="la-Latn"/>
        </w:rPr>
        <w:t xml:space="preserve"> </w:t>
      </w:r>
      <w:r w:rsidRPr="007A06F5">
        <w:rPr>
          <w:rFonts w:ascii="Times New Roman" w:hAnsi="Times New Roman" w:cs="Times New Roman"/>
          <w:iCs/>
          <w:lang w:val="la-Latn"/>
        </w:rPr>
        <w:t>transiit</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per</w:t>
      </w:r>
      <w:r w:rsidRPr="007A06F5">
        <w:rPr>
          <w:rFonts w:ascii="Times New Roman" w:hAnsi="Times New Roman" w:cs="Times New Roman"/>
          <w:lang w:val="la-Latn"/>
        </w:rPr>
        <w:t xml:space="preserve"> </w:t>
      </w:r>
      <w:r w:rsidRPr="007A06F5">
        <w:rPr>
          <w:rFonts w:ascii="Times New Roman" w:hAnsi="Times New Roman" w:cs="Times New Roman"/>
          <w:iCs/>
          <w:lang w:val="la-Latn"/>
        </w:rPr>
        <w:t>quod</w:t>
      </w:r>
      <w:r w:rsidRPr="007A06F5">
        <w:rPr>
          <w:rFonts w:ascii="Times New Roman" w:hAnsi="Times New Roman" w:cs="Times New Roman"/>
          <w:lang w:val="la-Latn"/>
        </w:rPr>
        <w:t xml:space="preserve"> </w:t>
      </w:r>
      <w:r w:rsidRPr="007A06F5">
        <w:rPr>
          <w:rFonts w:ascii="Times New Roman" w:hAnsi="Times New Roman" w:cs="Times New Roman"/>
          <w:iCs/>
          <w:lang w:val="la-Latn"/>
        </w:rPr>
        <w:t>significatur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simpla</w:t>
      </w:r>
      <w:r w:rsidRPr="007A06F5">
        <w:rPr>
          <w:rFonts w:ascii="Times New Roman" w:hAnsi="Times New Roman" w:cs="Times New Roman"/>
          <w:lang w:val="la-Latn"/>
        </w:rPr>
        <w:t xml:space="preserve"> </w:t>
      </w:r>
      <w:r w:rsidRPr="007A06F5">
        <w:rPr>
          <w:rFonts w:ascii="Times New Roman" w:hAnsi="Times New Roman" w:cs="Times New Roman"/>
          <w:iCs/>
          <w:lang w:val="la-Latn"/>
        </w:rPr>
        <w:t>mersio</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baptismatis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cuius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sacramento</w:t>
      </w:r>
      <w:r w:rsidRPr="007A06F5">
        <w:rPr>
          <w:rFonts w:ascii="Times New Roman" w:hAnsi="Times New Roman" w:cs="Times New Roman"/>
          <w:lang w:val="la-Latn"/>
        </w:rPr>
        <w:t xml:space="preserve"> </w:t>
      </w:r>
      <w:r w:rsidRPr="007A06F5">
        <w:rPr>
          <w:rFonts w:ascii="Times New Roman" w:hAnsi="Times New Roman" w:cs="Times New Roman"/>
          <w:iCs/>
          <w:lang w:val="la-Latn"/>
        </w:rPr>
        <w:t>ecclesia</w:t>
      </w:r>
      <w:r w:rsidRPr="007A06F5">
        <w:rPr>
          <w:rFonts w:ascii="Times New Roman" w:hAnsi="Times New Roman" w:cs="Times New Roman"/>
          <w:lang w:val="la-Latn"/>
        </w:rPr>
        <w:t xml:space="preserve"> </w:t>
      </w:r>
      <w:r w:rsidRPr="007A06F5">
        <w:rPr>
          <w:rFonts w:ascii="Times New Roman" w:hAnsi="Times New Roman" w:cs="Times New Roman"/>
          <w:iCs/>
          <w:lang w:val="la-Latn"/>
        </w:rPr>
        <w:t>abluitur</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et</w:t>
      </w:r>
      <w:r w:rsidRPr="007A06F5">
        <w:rPr>
          <w:rFonts w:ascii="Times New Roman" w:hAnsi="Times New Roman" w:cs="Times New Roman"/>
          <w:lang w:val="la-Latn"/>
        </w:rPr>
        <w:t xml:space="preserve"> </w:t>
      </w:r>
      <w:r w:rsidRPr="007A06F5">
        <w:rPr>
          <w:rFonts w:ascii="Times New Roman" w:hAnsi="Times New Roman" w:cs="Times New Roman"/>
          <w:iCs/>
          <w:lang w:val="la-Latn"/>
        </w:rPr>
        <w:t>de</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saeculi</w:t>
      </w:r>
      <w:r w:rsidRPr="007A06F5">
        <w:rPr>
          <w:rFonts w:ascii="Times New Roman" w:hAnsi="Times New Roman" w:cs="Times New Roman"/>
          <w:lang w:val="la-Latn"/>
        </w:rPr>
        <w:t xml:space="preserve"> </w:t>
      </w:r>
      <w:r w:rsidRPr="007A06F5">
        <w:rPr>
          <w:rFonts w:ascii="Times New Roman" w:hAnsi="Times New Roman" w:cs="Times New Roman"/>
          <w:iCs/>
          <w:lang w:val="la-Latn"/>
        </w:rPr>
        <w:t>huius</w:t>
      </w:r>
      <w:r w:rsidRPr="007A06F5">
        <w:rPr>
          <w:rFonts w:ascii="Times New Roman" w:hAnsi="Times New Roman" w:cs="Times New Roman"/>
          <w:lang w:val="la-Latn"/>
        </w:rPr>
        <w:t xml:space="preserve"> </w:t>
      </w:r>
      <w:r w:rsidRPr="007A06F5">
        <w:rPr>
          <w:rFonts w:ascii="Times New Roman" w:hAnsi="Times New Roman" w:cs="Times New Roman"/>
          <w:iCs/>
          <w:lang w:val="la-Latn"/>
        </w:rPr>
        <w:t>laboribus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per</w:t>
      </w:r>
      <w:r w:rsidRPr="007A06F5">
        <w:rPr>
          <w:rFonts w:ascii="Times New Roman" w:hAnsi="Times New Roman" w:cs="Times New Roman"/>
          <w:lang w:val="la-Latn"/>
        </w:rPr>
        <w:t xml:space="preserve"> </w:t>
      </w:r>
      <w:r w:rsidRPr="007A06F5">
        <w:rPr>
          <w:rFonts w:ascii="Times New Roman" w:hAnsi="Times New Roman" w:cs="Times New Roman"/>
          <w:iCs/>
          <w:lang w:val="la-Latn"/>
        </w:rPr>
        <w:t>baptismum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quasi</w:t>
      </w:r>
      <w:r w:rsidRPr="007A06F5">
        <w:rPr>
          <w:rFonts w:ascii="Times New Roman" w:hAnsi="Times New Roman" w:cs="Times New Roman"/>
          <w:lang w:val="la-Latn"/>
        </w:rPr>
        <w:t xml:space="preserve"> </w:t>
      </w:r>
      <w:r w:rsidRPr="007A06F5">
        <w:rPr>
          <w:rFonts w:ascii="Times New Roman" w:hAnsi="Times New Roman" w:cs="Times New Roman"/>
          <w:iCs/>
          <w:lang w:val="la-Latn"/>
        </w:rPr>
        <w:t>per</w:t>
      </w:r>
      <w:r w:rsidRPr="007A06F5">
        <w:rPr>
          <w:rFonts w:ascii="Times New Roman" w:hAnsi="Times New Roman" w:cs="Times New Roman"/>
          <w:lang w:val="la-Latn"/>
        </w:rPr>
        <w:t xml:space="preserve"> </w:t>
      </w:r>
      <w:r w:rsidRPr="007A06F5">
        <w:rPr>
          <w:rFonts w:ascii="Times New Roman" w:hAnsi="Times New Roman" w:cs="Times New Roman"/>
          <w:iCs/>
          <w:lang w:val="la-Latn"/>
        </w:rPr>
        <w:t>Iordanem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ad</w:t>
      </w:r>
      <w:r w:rsidRPr="007A06F5">
        <w:rPr>
          <w:rFonts w:ascii="Times New Roman" w:hAnsi="Times New Roman" w:cs="Times New Roman"/>
          <w:lang w:val="la-Latn"/>
        </w:rPr>
        <w:t xml:space="preserve"> </w:t>
      </w:r>
      <w:r w:rsidRPr="007A06F5">
        <w:rPr>
          <w:rFonts w:ascii="Times New Roman" w:hAnsi="Times New Roman" w:cs="Times New Roman"/>
          <w:iCs/>
          <w:lang w:val="la-Latn"/>
        </w:rPr>
        <w:t>terram</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cęlestis</w:t>
      </w:r>
      <w:r w:rsidR="0069631A" w:rsidRPr="007A06F5">
        <w:rPr>
          <w:rFonts w:ascii="Times New Roman" w:hAnsi="Times New Roman" w:cs="Times New Roman"/>
          <w:lang w:val="la-Latn"/>
        </w:rPr>
        <w:t xml:space="preserve"> </w:t>
      </w:r>
      <w:r w:rsidRPr="007A06F5">
        <w:rPr>
          <w:rFonts w:ascii="Times New Roman" w:hAnsi="Times New Roman" w:cs="Times New Roman"/>
          <w:iCs/>
          <w:lang w:val="la-Latn"/>
        </w:rPr>
        <w:t>repromissionis</w:t>
      </w:r>
      <w:r w:rsidRPr="007A06F5">
        <w:rPr>
          <w:rFonts w:ascii="Times New Roman" w:hAnsi="Times New Roman" w:cs="Times New Roman"/>
          <w:lang w:val="la-Latn"/>
        </w:rPr>
        <w:t xml:space="preserve"> </w:t>
      </w:r>
      <w:r w:rsidR="00B04058" w:rsidRPr="007A06F5">
        <w:rPr>
          <w:rFonts w:ascii="Times New Roman" w:hAnsi="Times New Roman" w:cs="Times New Roman"/>
          <w:lang w:val="la-Latn"/>
        </w:rPr>
        <w:t xml:space="preserve"> </w:t>
      </w:r>
      <w:r w:rsidRPr="007A06F5">
        <w:rPr>
          <w:rFonts w:ascii="Times New Roman" w:hAnsi="Times New Roman" w:cs="Times New Roman"/>
          <w:iCs/>
          <w:lang w:val="la-Latn"/>
        </w:rPr>
        <w:t>ingreditur</w:t>
      </w:r>
      <w:r w:rsidR="0069631A" w:rsidRPr="007A06F5">
        <w:rPr>
          <w:rFonts w:ascii="Times New Roman" w:hAnsi="Times New Roman" w:cs="Times New Roman"/>
          <w:lang w:val="la-Latn"/>
        </w:rPr>
        <w:t xml:space="preserve">. </w:t>
      </w:r>
    </w:p>
    <w:p w14:paraId="055C0AFC" w14:textId="4A9C0ADF" w:rsidR="00CF13F7" w:rsidRPr="007A06F5" w:rsidRDefault="00CF13F7" w:rsidP="00724342">
      <w:pPr>
        <w:pStyle w:val="Normlnweb"/>
        <w:spacing w:before="0" w:beforeAutospacing="0" w:after="120" w:afterAutospacing="0"/>
        <w:rPr>
          <w:lang w:val="la-Latn"/>
        </w:rPr>
      </w:pPr>
      <w:commentRangeStart w:id="231"/>
      <w:r w:rsidRPr="007A06F5">
        <w:rPr>
          <w:lang w:val="la-Latn"/>
        </w:rPr>
        <w:t>XXXV</w:t>
      </w:r>
      <w:r w:rsidR="0069631A" w:rsidRPr="007A06F5">
        <w:rPr>
          <w:lang w:val="la-Latn"/>
        </w:rPr>
        <w:t xml:space="preserve">. </w:t>
      </w:r>
      <w:r w:rsidRPr="007A06F5">
        <w:rPr>
          <w:iCs/>
          <w:lang w:val="la-Latn"/>
        </w:rPr>
        <w:t>NE</w:t>
      </w:r>
      <w:r w:rsidRPr="007A06F5">
        <w:rPr>
          <w:lang w:val="la-Latn"/>
        </w:rPr>
        <w:t xml:space="preserve"> </w:t>
      </w:r>
      <w:r w:rsidRPr="007A06F5">
        <w:rPr>
          <w:iCs/>
          <w:lang w:val="la-Latn"/>
        </w:rPr>
        <w:t>SINE</w:t>
      </w:r>
      <w:r w:rsidRPr="007A06F5">
        <w:rPr>
          <w:lang w:val="la-Latn"/>
        </w:rPr>
        <w:t xml:space="preserve"> </w:t>
      </w:r>
      <w:r w:rsidRPr="007A06F5">
        <w:rPr>
          <w:iCs/>
          <w:lang w:val="la-Latn"/>
        </w:rPr>
        <w:t>ACCUSATORE</w:t>
      </w:r>
      <w:r w:rsidR="0069631A" w:rsidRPr="007A06F5">
        <w:rPr>
          <w:lang w:val="la-Latn"/>
        </w:rPr>
        <w:t xml:space="preserve"> </w:t>
      </w:r>
      <w:r w:rsidRPr="007A06F5">
        <w:rPr>
          <w:iCs/>
          <w:lang w:val="la-Latn"/>
        </w:rPr>
        <w:t>LEGITIMO</w:t>
      </w:r>
      <w:r w:rsidR="0069631A" w:rsidRPr="007A06F5">
        <w:rPr>
          <w:lang w:val="la-Latn"/>
        </w:rPr>
        <w:t xml:space="preserve"> </w:t>
      </w:r>
      <w:r w:rsidRPr="007A06F5">
        <w:rPr>
          <w:iCs/>
          <w:lang w:val="la-Latn"/>
        </w:rPr>
        <w:t>CONDEMNETUR</w:t>
      </w:r>
      <w:r w:rsidR="0047682A" w:rsidRPr="007A06F5">
        <w:rPr>
          <w:lang w:val="la-Latn"/>
        </w:rPr>
        <w:t xml:space="preserve"> QUIS</w:t>
      </w:r>
      <w:r w:rsidRPr="007A06F5">
        <w:rPr>
          <w:iCs/>
          <w:lang w:val="la-Latn"/>
        </w:rPr>
        <w:t>PIAM</w:t>
      </w:r>
      <w:r w:rsidR="0069631A" w:rsidRPr="007A06F5">
        <w:rPr>
          <w:lang w:val="la-Latn"/>
        </w:rPr>
        <w:t xml:space="preserve">. </w:t>
      </w:r>
      <w:commentRangeEnd w:id="231"/>
      <w:r w:rsidR="00C66DC1" w:rsidRPr="007A06F5">
        <w:rPr>
          <w:rStyle w:val="Odkaznakoment"/>
          <w:rFonts w:eastAsiaTheme="minorHAnsi"/>
          <w:lang w:val="la-Latn" w:eastAsia="en-US"/>
        </w:rPr>
        <w:commentReference w:id="231"/>
      </w:r>
    </w:p>
    <w:p w14:paraId="55E2A0A0" w14:textId="47C80C49" w:rsidR="00CF13F7" w:rsidRPr="007A06F5" w:rsidRDefault="00CF13F7" w:rsidP="00724342">
      <w:pPr>
        <w:pStyle w:val="Normlnweb"/>
        <w:spacing w:before="0" w:beforeAutospacing="0" w:after="120" w:afterAutospacing="0"/>
        <w:rPr>
          <w:rFonts w:eastAsiaTheme="minorHAnsi"/>
          <w:iCs/>
          <w:sz w:val="22"/>
          <w:szCs w:val="22"/>
          <w:lang w:val="la-Latn" w:eastAsia="en-US"/>
        </w:rPr>
      </w:pPr>
      <w:r w:rsidRPr="007A06F5">
        <w:rPr>
          <w:rFonts w:eastAsiaTheme="minorHAnsi"/>
          <w:iCs/>
          <w:sz w:val="22"/>
          <w:szCs w:val="22"/>
          <w:lang w:val="la-Latn" w:eastAsia="en-US"/>
        </w:rPr>
        <w:t>Dignum</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est</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ut vita</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innocentis non maculetur</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pernicie</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accusantium</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Adeo</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quisquis quolibet criminatur</w:t>
      </w:r>
      <w:r w:rsidR="00A30F7F" w:rsidRPr="007A06F5">
        <w:rPr>
          <w:rFonts w:eastAsiaTheme="minorHAnsi"/>
          <w:iCs/>
          <w:sz w:val="22"/>
          <w:szCs w:val="22"/>
          <w:lang w:val="la-Latn" w:eastAsia="en-US"/>
        </w:rPr>
        <w:t xml:space="preserve">; </w:t>
      </w:r>
      <w:r w:rsidRPr="007A06F5">
        <w:rPr>
          <w:rFonts w:eastAsiaTheme="minorHAnsi"/>
          <w:iCs/>
          <w:sz w:val="22"/>
          <w:szCs w:val="22"/>
          <w:lang w:val="la-Latn" w:eastAsia="en-US"/>
        </w:rPr>
        <w:t>non ante accusatus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supplitio deputetur quam</w:t>
      </w:r>
      <w:r w:rsidR="00ED106A" w:rsidRPr="007A06F5">
        <w:rPr>
          <w:rFonts w:eastAsiaTheme="minorHAnsi"/>
          <w:iCs/>
          <w:sz w:val="22"/>
          <w:szCs w:val="22"/>
          <w:lang w:val="la-Latn" w:eastAsia="en-US"/>
        </w:rPr>
        <w:t xml:space="preserve"> accu</w:t>
      </w:r>
      <w:r w:rsidRPr="007A06F5">
        <w:rPr>
          <w:rFonts w:eastAsiaTheme="minorHAnsi"/>
          <w:iCs/>
          <w:sz w:val="22"/>
          <w:szCs w:val="22"/>
          <w:lang w:val="la-Latn" w:eastAsia="en-US"/>
        </w:rPr>
        <w:t>sator praesentetur</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atque legum et canonum sententia exquiratur</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ut</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si indigna ad</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accusandum persona invenitur</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ad</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eius accusationem</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non iudicetur</w:t>
      </w:r>
      <w:r w:rsidR="0069631A" w:rsidRPr="007A06F5">
        <w:rPr>
          <w:rFonts w:eastAsiaTheme="minorHAnsi"/>
          <w:iCs/>
          <w:sz w:val="22"/>
          <w:szCs w:val="22"/>
          <w:lang w:val="la-Latn" w:eastAsia="en-US"/>
        </w:rPr>
        <w:t xml:space="preserve">. </w:t>
      </w:r>
    </w:p>
    <w:p w14:paraId="7238F60F" w14:textId="5F59EC18" w:rsidR="00CF13F7" w:rsidRPr="007A06F5" w:rsidRDefault="00CF13F7" w:rsidP="00724342">
      <w:pPr>
        <w:pStyle w:val="Normlnweb"/>
        <w:spacing w:before="0" w:beforeAutospacing="0" w:after="120" w:afterAutospacing="0"/>
        <w:rPr>
          <w:lang w:val="la-Latn"/>
        </w:rPr>
      </w:pPr>
      <w:commentRangeStart w:id="232"/>
      <w:r w:rsidRPr="007A06F5">
        <w:rPr>
          <w:lang w:val="la-Latn"/>
        </w:rPr>
        <w:t>XXXVI</w:t>
      </w:r>
      <w:r w:rsidR="0047682A" w:rsidRPr="007A06F5">
        <w:rPr>
          <w:lang w:val="la-Latn"/>
        </w:rPr>
        <w:t xml:space="preserve">. </w:t>
      </w:r>
      <w:r w:rsidRPr="007A06F5">
        <w:rPr>
          <w:iCs/>
          <w:lang w:val="la-Latn"/>
        </w:rPr>
        <w:t>DE</w:t>
      </w:r>
      <w:r w:rsidR="00ED106A" w:rsidRPr="007A06F5">
        <w:rPr>
          <w:lang w:val="la-Latn"/>
        </w:rPr>
        <w:t xml:space="preserve"> </w:t>
      </w:r>
      <w:r w:rsidRPr="007A06F5">
        <w:rPr>
          <w:lang w:val="la-Latn"/>
        </w:rPr>
        <w:t xml:space="preserve"> </w:t>
      </w:r>
      <w:r w:rsidRPr="007A06F5">
        <w:rPr>
          <w:iCs/>
          <w:lang w:val="la-Latn"/>
        </w:rPr>
        <w:t>REFUGIS</w:t>
      </w:r>
      <w:r w:rsidR="00ED106A" w:rsidRPr="007A06F5">
        <w:rPr>
          <w:lang w:val="la-Latn"/>
        </w:rPr>
        <w:t xml:space="preserve"> </w:t>
      </w:r>
      <w:r w:rsidRPr="007A06F5">
        <w:rPr>
          <w:lang w:val="la-Latn"/>
        </w:rPr>
        <w:t>AC</w:t>
      </w:r>
      <w:r w:rsidR="00ED106A" w:rsidRPr="007A06F5">
        <w:rPr>
          <w:lang w:val="la-Latn"/>
        </w:rPr>
        <w:t xml:space="preserve"> </w:t>
      </w:r>
      <w:r w:rsidRPr="007A06F5">
        <w:rPr>
          <w:iCs/>
          <w:lang w:val="la-Latn"/>
        </w:rPr>
        <w:t>PERFIDIS</w:t>
      </w:r>
      <w:r w:rsidR="00ED106A" w:rsidRPr="007A06F5">
        <w:rPr>
          <w:lang w:val="la-Latn"/>
        </w:rPr>
        <w:t xml:space="preserve"> </w:t>
      </w:r>
      <w:r w:rsidRPr="007A06F5">
        <w:rPr>
          <w:iCs/>
          <w:lang w:val="la-Latn"/>
        </w:rPr>
        <w:t>LAICIS</w:t>
      </w:r>
      <w:r w:rsidR="0047682A" w:rsidRPr="007A06F5">
        <w:rPr>
          <w:lang w:val="la-Latn"/>
        </w:rPr>
        <w:t xml:space="preserve">. </w:t>
      </w:r>
      <w:commentRangeEnd w:id="232"/>
      <w:r w:rsidR="00C66DC1" w:rsidRPr="007A06F5">
        <w:rPr>
          <w:rStyle w:val="Odkaznakoment"/>
          <w:rFonts w:eastAsiaTheme="minorHAnsi"/>
          <w:lang w:val="la-Latn" w:eastAsia="en-US"/>
        </w:rPr>
        <w:commentReference w:id="232"/>
      </w:r>
    </w:p>
    <w:p w14:paraId="69EEE633" w14:textId="4EEFC033" w:rsidR="00CF13F7" w:rsidRPr="007A06F5" w:rsidRDefault="00CF13F7" w:rsidP="00724342">
      <w:pPr>
        <w:pStyle w:val="Normlnweb"/>
        <w:spacing w:before="0" w:beforeAutospacing="0" w:after="120" w:afterAutospacing="0"/>
        <w:rPr>
          <w:rFonts w:eastAsiaTheme="minorHAnsi"/>
          <w:iCs/>
          <w:sz w:val="22"/>
          <w:szCs w:val="22"/>
          <w:lang w:val="la-Latn" w:eastAsia="en-US"/>
        </w:rPr>
      </w:pPr>
      <w:r w:rsidRPr="007A06F5">
        <w:rPr>
          <w:rFonts w:eastAsiaTheme="minorHAnsi"/>
          <w:iCs/>
          <w:sz w:val="22"/>
          <w:szCs w:val="22"/>
          <w:lang w:val="la-Latn" w:eastAsia="en-US"/>
        </w:rPr>
        <w:lastRenderedPageBreak/>
        <w:t>Nobis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igitur</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ratio</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persuadet</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synodalis decernere</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ut</w:t>
      </w:r>
      <w:r w:rsidR="0047682A" w:rsidRPr="007A06F5">
        <w:rPr>
          <w:rFonts w:eastAsiaTheme="minorHAnsi"/>
          <w:iCs/>
          <w:sz w:val="22"/>
          <w:szCs w:val="22"/>
          <w:lang w:val="la-Latn" w:eastAsia="en-US"/>
        </w:rPr>
        <w:t xml:space="preserve">, </w:t>
      </w:r>
      <w:r w:rsidRPr="007A06F5">
        <w:rPr>
          <w:rFonts w:eastAsiaTheme="minorHAnsi"/>
          <w:iCs/>
          <w:sz w:val="22"/>
          <w:szCs w:val="22"/>
          <w:highlight w:val="yellow"/>
          <w:lang w:val="la-Latn" w:eastAsia="en-US"/>
        </w:rPr>
        <w:t>quicumque</w:t>
      </w:r>
      <w:r w:rsidR="00ED106A" w:rsidRPr="007A06F5">
        <w:rPr>
          <w:rFonts w:eastAsiaTheme="minorHAnsi"/>
          <w:iCs/>
          <w:sz w:val="22"/>
          <w:szCs w:val="22"/>
          <w:highlight w:val="yellow"/>
          <w:lang w:val="la-Latn" w:eastAsia="en-US"/>
        </w:rPr>
        <w:t xml:space="preserve"> laico</w:t>
      </w:r>
      <w:r w:rsidRPr="007A06F5">
        <w:rPr>
          <w:rFonts w:eastAsiaTheme="minorHAnsi"/>
          <w:iCs/>
          <w:sz w:val="22"/>
          <w:szCs w:val="22"/>
          <w:highlight w:val="yellow"/>
          <w:lang w:val="la-Latn" w:eastAsia="en-US"/>
        </w:rPr>
        <w:t>rum in adversitate propriae gentis aut patriae vel regiae</w:t>
      </w:r>
      <w:r w:rsidR="00ED106A" w:rsidRPr="007A06F5">
        <w:rPr>
          <w:rFonts w:eastAsiaTheme="minorHAnsi"/>
          <w:iCs/>
          <w:sz w:val="22"/>
          <w:szCs w:val="22"/>
          <w:highlight w:val="yellow"/>
          <w:lang w:val="la-Latn" w:eastAsia="en-US"/>
        </w:rPr>
        <w:t xml:space="preserve"> </w:t>
      </w:r>
      <w:r w:rsidRPr="007A06F5">
        <w:rPr>
          <w:rFonts w:eastAsiaTheme="minorHAnsi"/>
          <w:iCs/>
          <w:sz w:val="22"/>
          <w:szCs w:val="22"/>
          <w:highlight w:val="yellow"/>
          <w:lang w:val="la-Latn" w:eastAsia="en-US"/>
        </w:rPr>
        <w:t>potestatis</w:t>
      </w:r>
      <w:r w:rsidR="00ED106A" w:rsidRPr="007A06F5">
        <w:rPr>
          <w:rFonts w:eastAsiaTheme="minorHAnsi"/>
          <w:iCs/>
          <w:sz w:val="22"/>
          <w:szCs w:val="22"/>
          <w:highlight w:val="yellow"/>
          <w:lang w:val="la-Latn" w:eastAsia="en-US"/>
        </w:rPr>
        <w:t xml:space="preserve"> </w:t>
      </w:r>
      <w:r w:rsidRPr="007A06F5">
        <w:rPr>
          <w:rFonts w:eastAsiaTheme="minorHAnsi"/>
          <w:iCs/>
          <w:sz w:val="22"/>
          <w:szCs w:val="22"/>
          <w:highlight w:val="yellow"/>
          <w:lang w:val="la-Latn" w:eastAsia="en-US"/>
        </w:rPr>
        <w:t>ad externas</w:t>
      </w:r>
      <w:r w:rsidR="00A30F7F" w:rsidRPr="007A06F5">
        <w:rPr>
          <w:rFonts w:eastAsiaTheme="minorHAnsi"/>
          <w:iCs/>
          <w:sz w:val="22"/>
          <w:szCs w:val="22"/>
          <w:highlight w:val="yellow"/>
          <w:lang w:val="la-Latn" w:eastAsia="en-US"/>
        </w:rPr>
        <w:t xml:space="preserve"> </w:t>
      </w:r>
      <w:r w:rsidR="00ED106A" w:rsidRPr="007A06F5">
        <w:rPr>
          <w:rFonts w:eastAsiaTheme="minorHAnsi"/>
          <w:iCs/>
          <w:sz w:val="22"/>
          <w:szCs w:val="22"/>
          <w:highlight w:val="yellow"/>
          <w:lang w:val="la-Latn" w:eastAsia="en-US"/>
        </w:rPr>
        <w:t>par</w:t>
      </w:r>
      <w:r w:rsidRPr="007A06F5">
        <w:rPr>
          <w:rFonts w:eastAsiaTheme="minorHAnsi"/>
          <w:iCs/>
          <w:sz w:val="22"/>
          <w:szCs w:val="22"/>
          <w:highlight w:val="yellow"/>
          <w:lang w:val="la-Latn" w:eastAsia="en-US"/>
        </w:rPr>
        <w:t>tes se conferendo</w:t>
      </w:r>
      <w:r w:rsidR="00ED106A" w:rsidRPr="007A06F5">
        <w:rPr>
          <w:rFonts w:eastAsiaTheme="minorHAnsi"/>
          <w:iCs/>
          <w:sz w:val="22"/>
          <w:szCs w:val="22"/>
          <w:highlight w:val="yellow"/>
          <w:lang w:val="la-Latn" w:eastAsia="en-US"/>
        </w:rPr>
        <w:t xml:space="preserve"> </w:t>
      </w:r>
      <w:r w:rsidRPr="007A06F5">
        <w:rPr>
          <w:rFonts w:eastAsiaTheme="minorHAnsi"/>
          <w:iCs/>
          <w:sz w:val="22"/>
          <w:szCs w:val="22"/>
          <w:highlight w:val="yellow"/>
          <w:lang w:val="la-Latn" w:eastAsia="en-US"/>
        </w:rPr>
        <w:t>noxius fuerit ultra repertus</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non solum omnium</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rerum suarum</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proprietate</w:t>
      </w:r>
      <w:r w:rsidR="00724342" w:rsidRPr="007A06F5">
        <w:rPr>
          <w:rFonts w:eastAsiaTheme="minorHAnsi"/>
          <w:iCs/>
          <w:sz w:val="22"/>
          <w:szCs w:val="22"/>
          <w:lang w:val="la-Latn" w:eastAsia="en-US"/>
        </w:rPr>
        <w:t xml:space="preserve"> </w:t>
      </w:r>
      <w:r w:rsidRPr="007A06F5">
        <w:rPr>
          <w:rFonts w:eastAsiaTheme="minorHAnsi"/>
          <w:iCs/>
          <w:sz w:val="22"/>
          <w:szCs w:val="22"/>
          <w:lang w:val="la-Latn" w:eastAsia="en-US"/>
        </w:rPr>
        <w:t>privetur</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sed et</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perpetua excommunicatione a dampnatus</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numquam</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illi</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praeter</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in</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ultimo mortis e suae</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communio tribuatur</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 xml:space="preserve">./ </w:t>
      </w:r>
    </w:p>
    <w:p w14:paraId="5DC2F2BB" w14:textId="608C22C3" w:rsidR="00ED106A" w:rsidRPr="007A06F5" w:rsidRDefault="00CF13F7" w:rsidP="00724342">
      <w:pPr>
        <w:pStyle w:val="Normlnweb"/>
        <w:spacing w:before="0" w:beforeAutospacing="0" w:after="120" w:afterAutospacing="0"/>
        <w:rPr>
          <w:lang w:val="la-Latn"/>
        </w:rPr>
      </w:pPr>
      <w:commentRangeStart w:id="233"/>
      <w:r w:rsidRPr="007A06F5">
        <w:rPr>
          <w:lang w:val="la-Latn"/>
        </w:rPr>
        <w:t>XXXVII</w:t>
      </w:r>
      <w:r w:rsidR="0069631A" w:rsidRPr="007A06F5">
        <w:rPr>
          <w:lang w:val="la-Latn"/>
        </w:rPr>
        <w:t xml:space="preserve">. </w:t>
      </w:r>
      <w:r w:rsidRPr="007A06F5">
        <w:rPr>
          <w:lang w:val="la-Latn"/>
        </w:rPr>
        <w:t>UT</w:t>
      </w:r>
      <w:r w:rsidR="0069631A" w:rsidRPr="007A06F5">
        <w:rPr>
          <w:lang w:val="la-Latn"/>
        </w:rPr>
        <w:t xml:space="preserve"> </w:t>
      </w:r>
      <w:r w:rsidRPr="007A06F5">
        <w:rPr>
          <w:lang w:val="la-Latn"/>
        </w:rPr>
        <w:t>EPISCOPI</w:t>
      </w:r>
      <w:r w:rsidR="0069631A" w:rsidRPr="007A06F5">
        <w:rPr>
          <w:lang w:val="la-Latn"/>
        </w:rPr>
        <w:t xml:space="preserve">, </w:t>
      </w:r>
      <w:r w:rsidRPr="007A06F5">
        <w:rPr>
          <w:lang w:val="la-Latn"/>
        </w:rPr>
        <w:t>PRESBYTERI ATQUE</w:t>
      </w:r>
      <w:r w:rsidR="0069631A" w:rsidRPr="007A06F5">
        <w:rPr>
          <w:lang w:val="la-Latn"/>
        </w:rPr>
        <w:t xml:space="preserve"> </w:t>
      </w:r>
      <w:r w:rsidRPr="007A06F5">
        <w:rPr>
          <w:lang w:val="la-Latn"/>
        </w:rPr>
        <w:t>DIACONI</w:t>
      </w:r>
      <w:r w:rsidR="0069631A" w:rsidRPr="007A06F5">
        <w:rPr>
          <w:lang w:val="la-Latn"/>
        </w:rPr>
        <w:t xml:space="preserve"> </w:t>
      </w:r>
      <w:r w:rsidRPr="007A06F5">
        <w:rPr>
          <w:lang w:val="la-Latn"/>
        </w:rPr>
        <w:t>CANES</w:t>
      </w:r>
      <w:r w:rsidR="0069631A" w:rsidRPr="007A06F5">
        <w:rPr>
          <w:lang w:val="la-Latn"/>
        </w:rPr>
        <w:t xml:space="preserve"> </w:t>
      </w:r>
      <w:r w:rsidRPr="007A06F5">
        <w:rPr>
          <w:lang w:val="la-Latn"/>
        </w:rPr>
        <w:t>AD VENANDUM</w:t>
      </w:r>
      <w:r w:rsidR="0069631A" w:rsidRPr="007A06F5">
        <w:rPr>
          <w:lang w:val="la-Latn"/>
        </w:rPr>
        <w:t xml:space="preserve"> </w:t>
      </w:r>
      <w:r w:rsidRPr="007A06F5">
        <w:rPr>
          <w:lang w:val="la-Latn"/>
        </w:rPr>
        <w:t>ET ACCIPITRES HABERE</w:t>
      </w:r>
      <w:r w:rsidR="0069631A" w:rsidRPr="007A06F5">
        <w:rPr>
          <w:lang w:val="la-Latn"/>
        </w:rPr>
        <w:t xml:space="preserve"> </w:t>
      </w:r>
      <w:r w:rsidRPr="007A06F5">
        <w:rPr>
          <w:lang w:val="la-Latn"/>
        </w:rPr>
        <w:t>NON DEBEANT</w:t>
      </w:r>
      <w:r w:rsidR="0069631A" w:rsidRPr="007A06F5">
        <w:rPr>
          <w:lang w:val="la-Latn"/>
        </w:rPr>
        <w:t>.</w:t>
      </w:r>
      <w:commentRangeEnd w:id="233"/>
      <w:r w:rsidR="004D7E89" w:rsidRPr="007A06F5">
        <w:rPr>
          <w:rStyle w:val="Odkaznakoment"/>
          <w:rFonts w:eastAsiaTheme="minorHAnsi"/>
          <w:lang w:val="la-Latn" w:eastAsia="en-US"/>
        </w:rPr>
        <w:commentReference w:id="233"/>
      </w:r>
      <w:r w:rsidR="0069631A" w:rsidRPr="007A06F5">
        <w:rPr>
          <w:lang w:val="la-Latn"/>
        </w:rPr>
        <w:t xml:space="preserve"> </w:t>
      </w:r>
    </w:p>
    <w:p w14:paraId="4356E6C1" w14:textId="59A0BC5B" w:rsidR="00CF13F7" w:rsidRPr="007A06F5" w:rsidRDefault="00CF13F7" w:rsidP="00724342">
      <w:pPr>
        <w:pStyle w:val="Normlnweb"/>
        <w:spacing w:before="0" w:beforeAutospacing="0" w:after="120" w:afterAutospacing="0"/>
        <w:rPr>
          <w:rFonts w:eastAsiaTheme="minorHAnsi"/>
          <w:iCs/>
          <w:sz w:val="22"/>
          <w:szCs w:val="22"/>
          <w:lang w:val="la-Latn" w:eastAsia="en-US"/>
        </w:rPr>
      </w:pPr>
      <w:r w:rsidRPr="007A06F5">
        <w:rPr>
          <w:rFonts w:eastAsiaTheme="minorHAnsi"/>
          <w:iCs/>
          <w:sz w:val="22"/>
          <w:szCs w:val="22"/>
          <w:lang w:val="la-Latn" w:eastAsia="en-US"/>
        </w:rPr>
        <w:t>Episcopis</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presbyteris atque</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diaconibus</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canes</w:t>
      </w:r>
      <w:r w:rsidR="00A30F7F" w:rsidRPr="007A06F5">
        <w:rPr>
          <w:rFonts w:eastAsiaTheme="minorHAnsi"/>
          <w:iCs/>
          <w:sz w:val="22"/>
          <w:szCs w:val="22"/>
          <w:lang w:val="la-Latn" w:eastAsia="en-US"/>
        </w:rPr>
        <w:t xml:space="preserve"> </w:t>
      </w:r>
      <w:r w:rsidRPr="007A06F5">
        <w:rPr>
          <w:rFonts w:eastAsiaTheme="minorHAnsi"/>
          <w:iCs/>
          <w:sz w:val="22"/>
          <w:szCs w:val="22"/>
          <w:lang w:val="la-Latn" w:eastAsia="en-US"/>
        </w:rPr>
        <w:t>ad venandum et</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accipitres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habere</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non liceat</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Quod si quis</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harum personarum hac fuerit</w:t>
      </w:r>
      <w:r w:rsidR="0069631A" w:rsidRPr="007A06F5">
        <w:rPr>
          <w:rFonts w:eastAsiaTheme="minorHAnsi"/>
          <w:iCs/>
          <w:sz w:val="22"/>
          <w:szCs w:val="22"/>
          <w:lang w:val="la-Latn" w:eastAsia="en-US"/>
        </w:rPr>
        <w:t xml:space="preserve"> </w:t>
      </w:r>
      <w:r w:rsidRPr="007A06F5">
        <w:rPr>
          <w:rFonts w:eastAsiaTheme="minorHAnsi"/>
          <w:iCs/>
          <w:sz w:val="22"/>
          <w:szCs w:val="22"/>
          <w:lang w:val="la-Latn" w:eastAsia="en-US"/>
        </w:rPr>
        <w:t xml:space="preserve">voluntate </w:t>
      </w:r>
      <w:r w:rsidR="00ED106A" w:rsidRPr="007A06F5">
        <w:rPr>
          <w:rFonts w:eastAsiaTheme="minorHAnsi"/>
          <w:iCs/>
          <w:sz w:val="22"/>
          <w:szCs w:val="22"/>
          <w:lang w:val="la-Latn" w:eastAsia="en-US"/>
        </w:rPr>
        <w:t>detec</w:t>
      </w:r>
      <w:r w:rsidRPr="007A06F5">
        <w:rPr>
          <w:rFonts w:eastAsiaTheme="minorHAnsi"/>
          <w:iCs/>
          <w:sz w:val="22"/>
          <w:szCs w:val="22"/>
          <w:lang w:val="la-Latn" w:eastAsia="en-US"/>
        </w:rPr>
        <w:t>tus</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episcopus tribus mensibus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se</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a communione suspendat</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presbyter duobus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mensibus</w:t>
      </w:r>
      <w:r w:rsidR="0047682A" w:rsidRPr="007A06F5">
        <w:rPr>
          <w:rFonts w:eastAsiaTheme="minorHAnsi"/>
          <w:iCs/>
          <w:sz w:val="22"/>
          <w:szCs w:val="22"/>
          <w:lang w:val="la-Latn" w:eastAsia="en-US"/>
        </w:rPr>
        <w:t xml:space="preserve">, </w:t>
      </w:r>
      <w:r w:rsidRPr="007A06F5">
        <w:rPr>
          <w:rFonts w:eastAsiaTheme="minorHAnsi"/>
          <w:iCs/>
          <w:sz w:val="22"/>
          <w:szCs w:val="22"/>
          <w:lang w:val="la-Latn" w:eastAsia="en-US"/>
        </w:rPr>
        <w:t>diaconus</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uno</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mense</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ab omni offitio et</w:t>
      </w:r>
      <w:r w:rsidR="00ED106A" w:rsidRPr="007A06F5">
        <w:rPr>
          <w:rFonts w:eastAsiaTheme="minorHAnsi"/>
          <w:iCs/>
          <w:sz w:val="22"/>
          <w:szCs w:val="22"/>
          <w:lang w:val="la-Latn" w:eastAsia="en-US"/>
        </w:rPr>
        <w:t xml:space="preserve"> </w:t>
      </w:r>
      <w:r w:rsidRPr="007A06F5">
        <w:rPr>
          <w:rFonts w:eastAsiaTheme="minorHAnsi"/>
          <w:iCs/>
          <w:sz w:val="22"/>
          <w:szCs w:val="22"/>
          <w:lang w:val="la-Latn" w:eastAsia="en-US"/>
        </w:rPr>
        <w:t>communione sustineat</w:t>
      </w:r>
      <w:r w:rsidR="0047682A" w:rsidRPr="007A06F5">
        <w:rPr>
          <w:rFonts w:eastAsiaTheme="minorHAnsi"/>
          <w:iCs/>
          <w:sz w:val="22"/>
          <w:szCs w:val="22"/>
          <w:lang w:val="la-Latn" w:eastAsia="en-US"/>
        </w:rPr>
        <w:t xml:space="preserve">. </w:t>
      </w:r>
    </w:p>
    <w:p w14:paraId="77DF5440" w14:textId="639E1777" w:rsidR="00CF13F7" w:rsidRPr="007A06F5" w:rsidRDefault="00CF13F7" w:rsidP="00724342">
      <w:pPr>
        <w:pStyle w:val="Normlnweb"/>
        <w:spacing w:before="0" w:beforeAutospacing="0" w:after="120" w:afterAutospacing="0"/>
        <w:rPr>
          <w:lang w:val="la-Latn"/>
        </w:rPr>
      </w:pPr>
      <w:commentRangeStart w:id="234"/>
      <w:r w:rsidRPr="007A06F5">
        <w:rPr>
          <w:lang w:val="la-Latn"/>
        </w:rPr>
        <w:t>XXXVIII</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CONSECRANDA ECCLESIA</w:t>
      </w:r>
      <w:r w:rsidR="0047682A" w:rsidRPr="007A06F5">
        <w:rPr>
          <w:lang w:val="la-Latn"/>
        </w:rPr>
        <w:t xml:space="preserve">. </w:t>
      </w:r>
      <w:commentRangeEnd w:id="234"/>
      <w:r w:rsidR="004D7E89" w:rsidRPr="007A06F5">
        <w:rPr>
          <w:rStyle w:val="Odkaznakoment"/>
          <w:rFonts w:eastAsiaTheme="minorHAnsi"/>
          <w:lang w:val="la-Latn" w:eastAsia="en-US"/>
        </w:rPr>
        <w:commentReference w:id="234"/>
      </w:r>
    </w:p>
    <w:p w14:paraId="6BCE3654" w14:textId="47E295B5"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Placuit</w:t>
      </w:r>
      <w:r w:rsidR="0069631A" w:rsidRPr="007A06F5">
        <w:rPr>
          <w:sz w:val="22"/>
          <w:szCs w:val="22"/>
          <w:lang w:val="la-Latn"/>
        </w:rPr>
        <w:t xml:space="preserve">, </w:t>
      </w:r>
      <w:r w:rsidRPr="007A06F5">
        <w:rPr>
          <w:iCs/>
          <w:sz w:val="22"/>
          <w:szCs w:val="22"/>
          <w:lang w:val="la-Latn"/>
        </w:rPr>
        <w:t>quotiens</w:t>
      </w:r>
      <w:r w:rsidR="00ED106A" w:rsidRPr="007A06F5">
        <w:rPr>
          <w:sz w:val="22"/>
          <w:szCs w:val="22"/>
          <w:lang w:val="la-Latn"/>
        </w:rPr>
        <w:t xml:space="preserve"> </w:t>
      </w:r>
      <w:r w:rsidRPr="007A06F5">
        <w:rPr>
          <w:iCs/>
          <w:sz w:val="22"/>
          <w:szCs w:val="22"/>
          <w:lang w:val="la-Latn"/>
        </w:rPr>
        <w:t>ab</w:t>
      </w:r>
      <w:r w:rsidR="00ED106A" w:rsidRPr="007A06F5">
        <w:rPr>
          <w:sz w:val="22"/>
          <w:szCs w:val="22"/>
          <w:lang w:val="la-Latn"/>
        </w:rPr>
        <w:t xml:space="preserve"> </w:t>
      </w:r>
      <w:r w:rsidRPr="007A06F5">
        <w:rPr>
          <w:iCs/>
          <w:sz w:val="22"/>
          <w:szCs w:val="22"/>
          <w:lang w:val="la-Latn"/>
        </w:rPr>
        <w:t>aliquo</w:t>
      </w:r>
      <w:r w:rsidRPr="007A06F5">
        <w:rPr>
          <w:sz w:val="22"/>
          <w:szCs w:val="22"/>
          <w:lang w:val="la-Latn"/>
        </w:rPr>
        <w:t xml:space="preserve"> </w:t>
      </w:r>
      <w:r w:rsidRPr="007A06F5">
        <w:rPr>
          <w:iCs/>
          <w:sz w:val="22"/>
          <w:szCs w:val="22"/>
          <w:lang w:val="la-Latn"/>
        </w:rPr>
        <w:t>fidelium</w:t>
      </w:r>
      <w:r w:rsidRPr="007A06F5">
        <w:rPr>
          <w:sz w:val="22"/>
          <w:szCs w:val="22"/>
          <w:lang w:val="la-Latn"/>
        </w:rPr>
        <w:t xml:space="preserve"> </w:t>
      </w:r>
      <w:r w:rsidRPr="007A06F5">
        <w:rPr>
          <w:iCs/>
          <w:sz w:val="22"/>
          <w:szCs w:val="22"/>
          <w:lang w:val="la-Latn"/>
        </w:rPr>
        <w:t>ad</w:t>
      </w:r>
      <w:r w:rsidRPr="007A06F5">
        <w:rPr>
          <w:sz w:val="22"/>
          <w:szCs w:val="22"/>
          <w:lang w:val="la-Latn"/>
        </w:rPr>
        <w:t xml:space="preserve"> </w:t>
      </w:r>
      <w:r w:rsidRPr="007A06F5">
        <w:rPr>
          <w:iCs/>
          <w:sz w:val="22"/>
          <w:szCs w:val="22"/>
          <w:lang w:val="la-Latn"/>
        </w:rPr>
        <w:t>consecrandas</w:t>
      </w:r>
      <w:r w:rsidRPr="007A06F5">
        <w:rPr>
          <w:sz w:val="22"/>
          <w:szCs w:val="22"/>
          <w:lang w:val="la-Latn"/>
        </w:rPr>
        <w:t xml:space="preserve"> </w:t>
      </w:r>
      <w:r w:rsidRPr="007A06F5">
        <w:rPr>
          <w:iCs/>
          <w:sz w:val="22"/>
          <w:szCs w:val="22"/>
          <w:lang w:val="la-Latn"/>
        </w:rPr>
        <w:t>ecclesias</w:t>
      </w:r>
      <w:r w:rsidRPr="007A06F5">
        <w:rPr>
          <w:sz w:val="22"/>
          <w:szCs w:val="22"/>
          <w:lang w:val="la-Latn"/>
        </w:rPr>
        <w:t xml:space="preserve"> </w:t>
      </w:r>
      <w:r w:rsidRPr="007A06F5">
        <w:rPr>
          <w:iCs/>
          <w:sz w:val="22"/>
          <w:szCs w:val="22"/>
          <w:lang w:val="la-Latn"/>
        </w:rPr>
        <w:t>episcopus</w:t>
      </w:r>
      <w:r w:rsidR="00ED106A" w:rsidRPr="007A06F5">
        <w:rPr>
          <w:sz w:val="22"/>
          <w:szCs w:val="22"/>
          <w:lang w:val="la-Latn"/>
        </w:rPr>
        <w:t xml:space="preserve"> </w:t>
      </w:r>
      <w:r w:rsidRPr="007A06F5">
        <w:rPr>
          <w:iCs/>
          <w:sz w:val="22"/>
          <w:szCs w:val="22"/>
          <w:lang w:val="la-Latn"/>
        </w:rPr>
        <w:t>invitatur</w:t>
      </w:r>
      <w:r w:rsidR="0069631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quasi</w:t>
      </w:r>
      <w:r w:rsidRPr="007A06F5">
        <w:rPr>
          <w:sz w:val="22"/>
          <w:szCs w:val="22"/>
          <w:lang w:val="la-Latn"/>
        </w:rPr>
        <w:t xml:space="preserve"> </w:t>
      </w:r>
      <w:r w:rsidRPr="007A06F5">
        <w:rPr>
          <w:iCs/>
          <w:sz w:val="22"/>
          <w:szCs w:val="22"/>
          <w:lang w:val="la-Latn"/>
        </w:rPr>
        <w:t>ex</w:t>
      </w:r>
      <w:r w:rsidRPr="007A06F5">
        <w:rPr>
          <w:sz w:val="22"/>
          <w:szCs w:val="22"/>
          <w:lang w:val="la-Latn"/>
        </w:rPr>
        <w:t xml:space="preserve"> </w:t>
      </w:r>
      <w:r w:rsidRPr="007A06F5">
        <w:rPr>
          <w:iCs/>
          <w:sz w:val="22"/>
          <w:szCs w:val="22"/>
          <w:lang w:val="la-Latn"/>
        </w:rPr>
        <w:t>debito</w:t>
      </w:r>
      <w:r w:rsidRPr="007A06F5">
        <w:rPr>
          <w:sz w:val="22"/>
          <w:szCs w:val="22"/>
          <w:lang w:val="la-Latn"/>
        </w:rPr>
        <w:t xml:space="preserve"> </w:t>
      </w:r>
      <w:r w:rsidRPr="007A06F5">
        <w:rPr>
          <w:iCs/>
          <w:sz w:val="22"/>
          <w:szCs w:val="22"/>
          <w:lang w:val="la-Latn"/>
        </w:rPr>
        <w:t>munus</w:t>
      </w:r>
      <w:r w:rsidRPr="007A06F5">
        <w:rPr>
          <w:sz w:val="22"/>
          <w:szCs w:val="22"/>
          <w:lang w:val="la-Latn"/>
        </w:rPr>
        <w:t xml:space="preserve"> </w:t>
      </w:r>
      <w:r w:rsidRPr="007A06F5">
        <w:rPr>
          <w:iCs/>
          <w:sz w:val="22"/>
          <w:szCs w:val="22"/>
          <w:lang w:val="la-Latn"/>
        </w:rPr>
        <w:t>aliquod</w:t>
      </w:r>
      <w:r w:rsidRPr="007A06F5">
        <w:rPr>
          <w:sz w:val="22"/>
          <w:szCs w:val="22"/>
          <w:lang w:val="la-Latn"/>
        </w:rPr>
        <w:t xml:space="preserve"> a </w:t>
      </w:r>
      <w:r w:rsidRPr="007A06F5">
        <w:rPr>
          <w:iCs/>
          <w:sz w:val="22"/>
          <w:szCs w:val="22"/>
          <w:lang w:val="la-Latn"/>
        </w:rPr>
        <w:t>fundatore</w:t>
      </w:r>
      <w:r w:rsidR="00ED106A" w:rsidRPr="007A06F5">
        <w:rPr>
          <w:sz w:val="22"/>
          <w:szCs w:val="22"/>
          <w:lang w:val="la-Latn"/>
        </w:rPr>
        <w:t xml:space="preserve"> </w:t>
      </w:r>
      <w:r w:rsidRPr="007A06F5">
        <w:rPr>
          <w:iCs/>
          <w:sz w:val="22"/>
          <w:szCs w:val="22"/>
          <w:lang w:val="la-Latn"/>
        </w:rPr>
        <w:t>requirat</w:t>
      </w:r>
      <w:r w:rsidR="0047682A" w:rsidRPr="007A06F5">
        <w:rPr>
          <w:sz w:val="22"/>
          <w:szCs w:val="22"/>
          <w:lang w:val="la-Latn"/>
        </w:rPr>
        <w:t xml:space="preserve">, </w:t>
      </w:r>
      <w:r w:rsidRPr="007A06F5">
        <w:rPr>
          <w:iCs/>
          <w:sz w:val="22"/>
          <w:szCs w:val="22"/>
          <w:lang w:val="la-Latn"/>
        </w:rPr>
        <w:t>sed</w:t>
      </w:r>
      <w:r w:rsidR="0069631A"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ipse</w:t>
      </w:r>
      <w:r w:rsidR="00ED106A" w:rsidRPr="007A06F5">
        <w:rPr>
          <w:sz w:val="22"/>
          <w:szCs w:val="22"/>
          <w:lang w:val="la-Latn"/>
        </w:rPr>
        <w:t xml:space="preserve"> qui</w:t>
      </w:r>
      <w:r w:rsidRPr="007A06F5">
        <w:rPr>
          <w:iCs/>
          <w:sz w:val="22"/>
          <w:szCs w:val="22"/>
          <w:lang w:val="la-Latn"/>
        </w:rPr>
        <w:t>dem</w:t>
      </w:r>
      <w:r w:rsidRPr="007A06F5">
        <w:rPr>
          <w:sz w:val="22"/>
          <w:szCs w:val="22"/>
          <w:lang w:val="la-Latn"/>
        </w:rPr>
        <w:t xml:space="preserve"> </w:t>
      </w:r>
      <w:r w:rsidRPr="007A06F5">
        <w:rPr>
          <w:iCs/>
          <w:sz w:val="22"/>
          <w:szCs w:val="22"/>
          <w:lang w:val="la-Latn"/>
        </w:rPr>
        <w:t>aliquid</w:t>
      </w:r>
      <w:r w:rsidR="00ED106A" w:rsidRPr="007A06F5">
        <w:rPr>
          <w:sz w:val="22"/>
          <w:szCs w:val="22"/>
          <w:lang w:val="la-Latn"/>
        </w:rPr>
        <w:t xml:space="preserve"> </w:t>
      </w:r>
      <w:r w:rsidRPr="007A06F5">
        <w:rPr>
          <w:iCs/>
          <w:sz w:val="22"/>
          <w:szCs w:val="22"/>
          <w:lang w:val="la-Latn"/>
        </w:rPr>
        <w:t>ex</w:t>
      </w:r>
      <w:r w:rsidRPr="007A06F5">
        <w:rPr>
          <w:sz w:val="22"/>
          <w:szCs w:val="22"/>
          <w:lang w:val="la-Latn"/>
        </w:rPr>
        <w:t xml:space="preserve"> </w:t>
      </w:r>
      <w:r w:rsidRPr="007A06F5">
        <w:rPr>
          <w:iCs/>
          <w:sz w:val="22"/>
          <w:szCs w:val="22"/>
          <w:lang w:val="la-Latn"/>
        </w:rPr>
        <w:t>suo</w:t>
      </w:r>
      <w:r w:rsidR="00ED106A" w:rsidRPr="007A06F5">
        <w:rPr>
          <w:sz w:val="22"/>
          <w:szCs w:val="22"/>
          <w:lang w:val="la-Latn"/>
        </w:rPr>
        <w:t xml:space="preserve"> </w:t>
      </w:r>
      <w:r w:rsidRPr="007A06F5">
        <w:rPr>
          <w:iCs/>
          <w:sz w:val="22"/>
          <w:szCs w:val="22"/>
          <w:lang w:val="la-Latn"/>
        </w:rPr>
        <w:t>voto</w:t>
      </w:r>
      <w:r w:rsidR="00ED106A" w:rsidRPr="007A06F5">
        <w:rPr>
          <w:sz w:val="22"/>
          <w:szCs w:val="22"/>
          <w:lang w:val="la-Latn"/>
        </w:rPr>
        <w:t xml:space="preserve"> </w:t>
      </w:r>
      <w:r w:rsidRPr="007A06F5">
        <w:rPr>
          <w:iCs/>
          <w:sz w:val="22"/>
          <w:szCs w:val="22"/>
          <w:lang w:val="la-Latn"/>
        </w:rPr>
        <w:t>obtulerit</w:t>
      </w:r>
      <w:r w:rsidR="0069631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respuatur</w:t>
      </w:r>
      <w:r w:rsidR="0069631A" w:rsidRPr="007A06F5">
        <w:rPr>
          <w:sz w:val="22"/>
          <w:szCs w:val="22"/>
          <w:lang w:val="la-Latn"/>
        </w:rPr>
        <w:t xml:space="preserve">. </w:t>
      </w:r>
      <w:r w:rsidRPr="007A06F5">
        <w:rPr>
          <w:sz w:val="22"/>
          <w:szCs w:val="22"/>
          <w:lang w:val="la-Latn"/>
        </w:rPr>
        <w:t xml:space="preserve">Attamen </w:t>
      </w:r>
      <w:r w:rsidRPr="007A06F5">
        <w:rPr>
          <w:iCs/>
          <w:sz w:val="22"/>
          <w:szCs w:val="22"/>
          <w:lang w:val="la-Latn"/>
        </w:rPr>
        <w:t>unusquisque</w:t>
      </w:r>
      <w:r w:rsidRPr="007A06F5">
        <w:rPr>
          <w:sz w:val="22"/>
          <w:szCs w:val="22"/>
          <w:lang w:val="la-Latn"/>
        </w:rPr>
        <w:t xml:space="preserve"> </w:t>
      </w:r>
      <w:r w:rsidRPr="007A06F5">
        <w:rPr>
          <w:iCs/>
          <w:sz w:val="22"/>
          <w:szCs w:val="22"/>
          <w:lang w:val="la-Latn"/>
        </w:rPr>
        <w:t>episcopus</w:t>
      </w:r>
      <w:r w:rsidR="00ED106A" w:rsidRPr="007A06F5">
        <w:rPr>
          <w:sz w:val="22"/>
          <w:szCs w:val="22"/>
          <w:lang w:val="la-Latn"/>
        </w:rPr>
        <w:t xml:space="preserve"> </w:t>
      </w:r>
      <w:r w:rsidRPr="007A06F5">
        <w:rPr>
          <w:iCs/>
          <w:sz w:val="22"/>
          <w:szCs w:val="22"/>
          <w:lang w:val="la-Latn"/>
        </w:rPr>
        <w:t>meminerit</w:t>
      </w:r>
      <w:r w:rsidR="0069631A" w:rsidRPr="007A06F5">
        <w:rPr>
          <w:sz w:val="22"/>
          <w:szCs w:val="22"/>
          <w:lang w:val="la-Latn"/>
        </w:rPr>
        <w:t xml:space="preserve">, </w:t>
      </w:r>
      <w:r w:rsidRPr="007A06F5">
        <w:rPr>
          <w:iCs/>
          <w:sz w:val="22"/>
          <w:szCs w:val="22"/>
          <w:lang w:val="la-Latn"/>
        </w:rPr>
        <w:t>ut</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prius</w:t>
      </w:r>
      <w:r w:rsidRPr="007A06F5">
        <w:rPr>
          <w:sz w:val="22"/>
          <w:szCs w:val="22"/>
          <w:lang w:val="la-Latn"/>
        </w:rPr>
        <w:t xml:space="preserve"> </w:t>
      </w:r>
      <w:r w:rsidRPr="007A06F5">
        <w:rPr>
          <w:iCs/>
          <w:sz w:val="22"/>
          <w:szCs w:val="22"/>
          <w:lang w:val="la-Latn"/>
        </w:rPr>
        <w:t>dedicet</w:t>
      </w:r>
      <w:r w:rsidRPr="007A06F5">
        <w:rPr>
          <w:sz w:val="22"/>
          <w:szCs w:val="22"/>
          <w:lang w:val="la-Latn"/>
        </w:rPr>
        <w:t xml:space="preserve"> </w:t>
      </w:r>
      <w:r w:rsidRPr="007A06F5">
        <w:rPr>
          <w:iCs/>
          <w:sz w:val="22"/>
          <w:szCs w:val="22"/>
          <w:lang w:val="la-Latn"/>
        </w:rPr>
        <w:t>ecclesiam</w:t>
      </w:r>
      <w:r w:rsidR="0069631A" w:rsidRPr="007A06F5">
        <w:rPr>
          <w:sz w:val="22"/>
          <w:szCs w:val="22"/>
          <w:lang w:val="la-Latn"/>
        </w:rPr>
        <w:t xml:space="preserve">, </w:t>
      </w:r>
      <w:r w:rsidRPr="007A06F5">
        <w:rPr>
          <w:iCs/>
          <w:sz w:val="22"/>
          <w:szCs w:val="22"/>
          <w:lang w:val="la-Latn"/>
        </w:rPr>
        <w:t>nisi</w:t>
      </w:r>
      <w:r w:rsidRPr="007A06F5">
        <w:rPr>
          <w:sz w:val="22"/>
          <w:szCs w:val="22"/>
          <w:lang w:val="la-Latn"/>
        </w:rPr>
        <w:t xml:space="preserve"> </w:t>
      </w:r>
      <w:r w:rsidRPr="007A06F5">
        <w:rPr>
          <w:iCs/>
          <w:sz w:val="22"/>
          <w:szCs w:val="22"/>
          <w:lang w:val="la-Latn"/>
        </w:rPr>
        <w:t>antea</w:t>
      </w:r>
      <w:r w:rsidR="00A30F7F" w:rsidRPr="007A06F5">
        <w:rPr>
          <w:sz w:val="22"/>
          <w:szCs w:val="22"/>
          <w:lang w:val="la-Latn"/>
        </w:rPr>
        <w:t xml:space="preserve"> </w:t>
      </w:r>
      <w:r w:rsidRPr="007A06F5">
        <w:rPr>
          <w:iCs/>
          <w:sz w:val="22"/>
          <w:szCs w:val="22"/>
          <w:lang w:val="la-Latn"/>
        </w:rPr>
        <w:t>dotem</w:t>
      </w:r>
      <w:r w:rsidRPr="007A06F5">
        <w:rPr>
          <w:sz w:val="22"/>
          <w:szCs w:val="22"/>
          <w:lang w:val="la-Latn"/>
        </w:rPr>
        <w:t xml:space="preserve"> </w:t>
      </w:r>
      <w:r w:rsidRPr="007A06F5">
        <w:rPr>
          <w:iCs/>
          <w:sz w:val="22"/>
          <w:szCs w:val="22"/>
          <w:lang w:val="la-Latn"/>
        </w:rPr>
        <w:t>basilicae</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obsequium</w:t>
      </w:r>
      <w:r w:rsidRPr="007A06F5">
        <w:rPr>
          <w:sz w:val="22"/>
          <w:szCs w:val="22"/>
          <w:lang w:val="la-Latn"/>
        </w:rPr>
        <w:t xml:space="preserve"> </w:t>
      </w:r>
      <w:r w:rsidRPr="007A06F5">
        <w:rPr>
          <w:iCs/>
          <w:sz w:val="22"/>
          <w:szCs w:val="22"/>
          <w:lang w:val="la-Latn"/>
        </w:rPr>
        <w:t>ipsius</w:t>
      </w:r>
      <w:r w:rsidR="00ED106A" w:rsidRPr="007A06F5">
        <w:rPr>
          <w:sz w:val="22"/>
          <w:szCs w:val="22"/>
          <w:lang w:val="la-Latn"/>
        </w:rPr>
        <w:t xml:space="preserve"> </w:t>
      </w:r>
      <w:r w:rsidRPr="007A06F5">
        <w:rPr>
          <w:iCs/>
          <w:sz w:val="22"/>
          <w:szCs w:val="22"/>
          <w:lang w:val="la-Latn"/>
        </w:rPr>
        <w:t>per</w:t>
      </w:r>
      <w:r w:rsidRPr="007A06F5">
        <w:rPr>
          <w:sz w:val="22"/>
          <w:szCs w:val="22"/>
          <w:lang w:val="la-Latn"/>
        </w:rPr>
        <w:t xml:space="preserve"> </w:t>
      </w:r>
      <w:r w:rsidRPr="007A06F5">
        <w:rPr>
          <w:iCs/>
          <w:sz w:val="22"/>
          <w:szCs w:val="22"/>
          <w:lang w:val="la-Latn"/>
        </w:rPr>
        <w:t>donationem</w:t>
      </w:r>
      <w:r w:rsidRPr="007A06F5">
        <w:rPr>
          <w:sz w:val="22"/>
          <w:szCs w:val="22"/>
          <w:lang w:val="la-Latn"/>
        </w:rPr>
        <w:t xml:space="preserve"> </w:t>
      </w:r>
      <w:r w:rsidRPr="007A06F5">
        <w:rPr>
          <w:iCs/>
          <w:sz w:val="22"/>
          <w:szCs w:val="22"/>
          <w:lang w:val="la-Latn"/>
        </w:rPr>
        <w:t>cartulae</w:t>
      </w:r>
      <w:r w:rsidR="00ED106A" w:rsidRPr="007A06F5">
        <w:rPr>
          <w:sz w:val="22"/>
          <w:szCs w:val="22"/>
          <w:lang w:val="la-Latn"/>
        </w:rPr>
        <w:t xml:space="preserve"> </w:t>
      </w:r>
      <w:r w:rsidRPr="007A06F5">
        <w:rPr>
          <w:iCs/>
          <w:sz w:val="22"/>
          <w:szCs w:val="22"/>
          <w:lang w:val="la-Latn"/>
        </w:rPr>
        <w:t>confirmatum</w:t>
      </w:r>
      <w:r w:rsidRPr="007A06F5">
        <w:rPr>
          <w:sz w:val="22"/>
          <w:szCs w:val="22"/>
          <w:lang w:val="la-Latn"/>
        </w:rPr>
        <w:t xml:space="preserve"> </w:t>
      </w:r>
      <w:r w:rsidRPr="007A06F5">
        <w:rPr>
          <w:iCs/>
          <w:sz w:val="22"/>
          <w:szCs w:val="22"/>
          <w:lang w:val="la-Latn"/>
        </w:rPr>
        <w:t>accipiat</w:t>
      </w:r>
      <w:r w:rsidR="0069631A" w:rsidRPr="007A06F5">
        <w:rPr>
          <w:sz w:val="22"/>
          <w:szCs w:val="22"/>
          <w:lang w:val="la-Latn"/>
        </w:rPr>
        <w:t xml:space="preserve">. </w:t>
      </w:r>
      <w:r w:rsidRPr="007A06F5">
        <w:rPr>
          <w:iCs/>
          <w:sz w:val="22"/>
          <w:szCs w:val="22"/>
          <w:lang w:val="la-Latn"/>
        </w:rPr>
        <w:t>Nam</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levis</w:t>
      </w:r>
      <w:r w:rsidR="00ED106A" w:rsidRPr="007A06F5">
        <w:rPr>
          <w:sz w:val="22"/>
          <w:szCs w:val="22"/>
          <w:lang w:val="la-Latn"/>
        </w:rPr>
        <w:t xml:space="preserve"> </w:t>
      </w:r>
      <w:r w:rsidRPr="007A06F5">
        <w:rPr>
          <w:iCs/>
          <w:sz w:val="22"/>
          <w:szCs w:val="22"/>
          <w:lang w:val="la-Latn"/>
        </w:rPr>
        <w:t>est</w:t>
      </w:r>
      <w:r w:rsidRPr="007A06F5">
        <w:rPr>
          <w:sz w:val="22"/>
          <w:szCs w:val="22"/>
          <w:lang w:val="la-Latn"/>
        </w:rPr>
        <w:t xml:space="preserve"> </w:t>
      </w:r>
      <w:r w:rsidRPr="007A06F5">
        <w:rPr>
          <w:iCs/>
          <w:sz w:val="22"/>
          <w:szCs w:val="22"/>
          <w:lang w:val="la-Latn"/>
        </w:rPr>
        <w:t>ista</w:t>
      </w:r>
      <w:r w:rsidRPr="007A06F5">
        <w:rPr>
          <w:sz w:val="22"/>
          <w:szCs w:val="22"/>
          <w:lang w:val="la-Latn"/>
        </w:rPr>
        <w:t xml:space="preserve"> </w:t>
      </w:r>
      <w:r w:rsidRPr="007A06F5">
        <w:rPr>
          <w:iCs/>
          <w:sz w:val="22"/>
          <w:szCs w:val="22"/>
          <w:lang w:val="la-Latn"/>
        </w:rPr>
        <w:t>temeritas</w:t>
      </w:r>
      <w:r w:rsidR="0069631A"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sine</w:t>
      </w:r>
      <w:r w:rsidRPr="007A06F5">
        <w:rPr>
          <w:sz w:val="22"/>
          <w:szCs w:val="22"/>
          <w:lang w:val="la-Latn"/>
        </w:rPr>
        <w:t xml:space="preserve"> </w:t>
      </w:r>
      <w:r w:rsidRPr="007A06F5">
        <w:rPr>
          <w:iCs/>
          <w:sz w:val="22"/>
          <w:szCs w:val="22"/>
          <w:lang w:val="la-Latn"/>
        </w:rPr>
        <w:t>luminaribus</w:t>
      </w:r>
      <w:r w:rsidR="00ED106A" w:rsidRPr="007A06F5">
        <w:rPr>
          <w:sz w:val="22"/>
          <w:szCs w:val="22"/>
          <w:lang w:val="la-Latn"/>
        </w:rPr>
        <w:t xml:space="preserve"> </w:t>
      </w:r>
      <w:r w:rsidRPr="007A06F5">
        <w:rPr>
          <w:iCs/>
          <w:sz w:val="22"/>
          <w:szCs w:val="22"/>
          <w:lang w:val="la-Latn"/>
        </w:rPr>
        <w:t>vel</w:t>
      </w:r>
      <w:r w:rsidRPr="007A06F5">
        <w:rPr>
          <w:sz w:val="22"/>
          <w:szCs w:val="22"/>
          <w:lang w:val="la-Latn"/>
        </w:rPr>
        <w:t xml:space="preserve"> </w:t>
      </w:r>
      <w:r w:rsidRPr="007A06F5">
        <w:rPr>
          <w:iCs/>
          <w:sz w:val="22"/>
          <w:szCs w:val="22"/>
          <w:lang w:val="la-Latn"/>
        </w:rPr>
        <w:t>sine</w:t>
      </w:r>
      <w:r w:rsidRPr="007A06F5">
        <w:rPr>
          <w:sz w:val="22"/>
          <w:szCs w:val="22"/>
          <w:lang w:val="la-Latn"/>
        </w:rPr>
        <w:t xml:space="preserve"> substantiali </w:t>
      </w:r>
      <w:r w:rsidRPr="007A06F5">
        <w:rPr>
          <w:iCs/>
          <w:sz w:val="22"/>
          <w:szCs w:val="22"/>
          <w:lang w:val="la-Latn"/>
        </w:rPr>
        <w:t>sustentatione</w:t>
      </w:r>
      <w:r w:rsidR="00ED106A" w:rsidRPr="007A06F5">
        <w:rPr>
          <w:sz w:val="22"/>
          <w:szCs w:val="22"/>
          <w:lang w:val="la-Latn"/>
        </w:rPr>
        <w:t xml:space="preserve"> </w:t>
      </w:r>
      <w:r w:rsidRPr="007A06F5">
        <w:rPr>
          <w:iCs/>
          <w:sz w:val="22"/>
          <w:szCs w:val="22"/>
          <w:lang w:val="la-Latn"/>
        </w:rPr>
        <w:t>eorum</w:t>
      </w:r>
      <w:r w:rsidR="0069631A" w:rsidRPr="007A06F5">
        <w:rPr>
          <w:sz w:val="22"/>
          <w:szCs w:val="22"/>
          <w:lang w:val="la-Latn"/>
        </w:rPr>
        <w:t xml:space="preserve">, </w:t>
      </w:r>
      <w:r w:rsidRPr="007A06F5">
        <w:rPr>
          <w:iCs/>
          <w:sz w:val="22"/>
          <w:szCs w:val="22"/>
          <w:lang w:val="la-Latn"/>
        </w:rPr>
        <w:t>qui</w:t>
      </w:r>
      <w:r w:rsidRPr="007A06F5">
        <w:rPr>
          <w:sz w:val="22"/>
          <w:szCs w:val="22"/>
          <w:lang w:val="la-Latn"/>
        </w:rPr>
        <w:t xml:space="preserve"> </w:t>
      </w:r>
      <w:r w:rsidRPr="007A06F5">
        <w:rPr>
          <w:iCs/>
          <w:sz w:val="22"/>
          <w:szCs w:val="22"/>
          <w:lang w:val="la-Latn"/>
        </w:rPr>
        <w:t>ibidem</w:t>
      </w:r>
      <w:r w:rsidR="00ED106A" w:rsidRPr="007A06F5">
        <w:rPr>
          <w:sz w:val="22"/>
          <w:szCs w:val="22"/>
          <w:lang w:val="la-Latn"/>
        </w:rPr>
        <w:t xml:space="preserve"> </w:t>
      </w:r>
      <w:r w:rsidRPr="007A06F5">
        <w:rPr>
          <w:iCs/>
          <w:sz w:val="22"/>
          <w:szCs w:val="22"/>
          <w:lang w:val="la-Latn"/>
        </w:rPr>
        <w:t>servituri</w:t>
      </w:r>
      <w:r w:rsidRPr="007A06F5">
        <w:rPr>
          <w:sz w:val="22"/>
          <w:szCs w:val="22"/>
          <w:lang w:val="la-Latn"/>
        </w:rPr>
        <w:t xml:space="preserve"> </w:t>
      </w:r>
      <w:r w:rsidRPr="007A06F5">
        <w:rPr>
          <w:iCs/>
          <w:sz w:val="22"/>
          <w:szCs w:val="22"/>
          <w:lang w:val="la-Latn"/>
        </w:rPr>
        <w:t>sunt</w:t>
      </w:r>
      <w:r w:rsidR="0069631A" w:rsidRPr="007A06F5">
        <w:rPr>
          <w:sz w:val="22"/>
          <w:szCs w:val="22"/>
          <w:lang w:val="la-Latn"/>
        </w:rPr>
        <w:t xml:space="preserve">, </w:t>
      </w:r>
      <w:r w:rsidRPr="007A06F5">
        <w:rPr>
          <w:iCs/>
          <w:sz w:val="22"/>
          <w:szCs w:val="22"/>
          <w:lang w:val="la-Latn"/>
        </w:rPr>
        <w:t>tamquam</w:t>
      </w:r>
      <w:r w:rsidR="0069631A" w:rsidRPr="007A06F5">
        <w:rPr>
          <w:sz w:val="22"/>
          <w:szCs w:val="22"/>
          <w:lang w:val="la-Latn"/>
        </w:rPr>
        <w:t xml:space="preserve"> </w:t>
      </w:r>
      <w:r w:rsidRPr="007A06F5">
        <w:rPr>
          <w:iCs/>
          <w:sz w:val="22"/>
          <w:szCs w:val="22"/>
          <w:lang w:val="la-Latn"/>
        </w:rPr>
        <w:t>domus</w:t>
      </w:r>
      <w:r w:rsidRPr="007A06F5">
        <w:rPr>
          <w:sz w:val="22"/>
          <w:szCs w:val="22"/>
          <w:lang w:val="la-Latn"/>
        </w:rPr>
        <w:t xml:space="preserve"> </w:t>
      </w:r>
      <w:r w:rsidRPr="007A06F5">
        <w:rPr>
          <w:iCs/>
          <w:sz w:val="22"/>
          <w:szCs w:val="22"/>
          <w:lang w:val="la-Latn"/>
        </w:rPr>
        <w:t>privata</w:t>
      </w:r>
      <w:r w:rsidRPr="007A06F5">
        <w:rPr>
          <w:sz w:val="22"/>
          <w:szCs w:val="22"/>
          <w:lang w:val="la-Latn"/>
        </w:rPr>
        <w:t xml:space="preserve"> </w:t>
      </w:r>
      <w:r w:rsidRPr="007A06F5">
        <w:rPr>
          <w:iCs/>
          <w:sz w:val="22"/>
          <w:szCs w:val="22"/>
          <w:lang w:val="la-Latn"/>
        </w:rPr>
        <w:t>consecretur</w:t>
      </w:r>
      <w:r w:rsidR="0069631A" w:rsidRPr="007A06F5">
        <w:rPr>
          <w:sz w:val="22"/>
          <w:szCs w:val="22"/>
          <w:lang w:val="la-Latn"/>
        </w:rPr>
        <w:t xml:space="preserve"> </w:t>
      </w:r>
      <w:r w:rsidRPr="007A06F5">
        <w:rPr>
          <w:iCs/>
          <w:sz w:val="22"/>
          <w:szCs w:val="22"/>
          <w:lang w:val="la-Latn"/>
        </w:rPr>
        <w:t>ecclesia</w:t>
      </w:r>
      <w:r w:rsidR="0069631A" w:rsidRPr="007A06F5">
        <w:rPr>
          <w:sz w:val="22"/>
          <w:szCs w:val="22"/>
          <w:lang w:val="la-Latn"/>
        </w:rPr>
        <w:t xml:space="preserve">. </w:t>
      </w:r>
    </w:p>
    <w:p w14:paraId="5F7134DA" w14:textId="0FAFA2F9" w:rsidR="00ED106A" w:rsidRPr="007A06F5" w:rsidRDefault="00CF13F7" w:rsidP="00724342">
      <w:pPr>
        <w:pStyle w:val="Normlnweb"/>
        <w:spacing w:before="0" w:beforeAutospacing="0" w:after="120" w:afterAutospacing="0"/>
        <w:rPr>
          <w:lang w:val="la-Latn"/>
        </w:rPr>
      </w:pPr>
      <w:commentRangeStart w:id="235"/>
      <w:r w:rsidRPr="007A06F5">
        <w:rPr>
          <w:lang w:val="la-Latn"/>
        </w:rPr>
        <w:t>XXXVIIII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ADULTERIS</w:t>
      </w:r>
      <w:r w:rsidR="0069631A" w:rsidRPr="007A06F5">
        <w:rPr>
          <w:lang w:val="la-Latn"/>
        </w:rPr>
        <w:t xml:space="preserve">. </w:t>
      </w:r>
      <w:commentRangeEnd w:id="235"/>
      <w:r w:rsidR="004D7E89" w:rsidRPr="007A06F5">
        <w:rPr>
          <w:rStyle w:val="Odkaznakoment"/>
          <w:rFonts w:eastAsiaTheme="minorHAnsi"/>
          <w:lang w:val="la-Latn" w:eastAsia="en-US"/>
        </w:rPr>
        <w:commentReference w:id="235"/>
      </w:r>
    </w:p>
    <w:p w14:paraId="0C80E5B8" w14:textId="15056597"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Si</w:t>
      </w:r>
      <w:r w:rsidR="0069631A" w:rsidRPr="007A06F5">
        <w:rPr>
          <w:sz w:val="22"/>
          <w:szCs w:val="22"/>
          <w:lang w:val="la-Latn"/>
        </w:rPr>
        <w:t xml:space="preserve"> </w:t>
      </w:r>
      <w:r w:rsidRPr="007A06F5">
        <w:rPr>
          <w:iCs/>
          <w:sz w:val="22"/>
          <w:szCs w:val="22"/>
          <w:lang w:val="la-Latn"/>
        </w:rPr>
        <w:t>cuius</w:t>
      </w:r>
      <w:r w:rsidRPr="007A06F5">
        <w:rPr>
          <w:sz w:val="22"/>
          <w:szCs w:val="22"/>
          <w:lang w:val="la-Latn"/>
        </w:rPr>
        <w:t xml:space="preserve"> </w:t>
      </w:r>
      <w:r w:rsidRPr="007A06F5">
        <w:rPr>
          <w:iCs/>
          <w:sz w:val="22"/>
          <w:szCs w:val="22"/>
          <w:lang w:val="la-Latn"/>
        </w:rPr>
        <w:t>uxor</w:t>
      </w:r>
      <w:r w:rsidRPr="007A06F5">
        <w:rPr>
          <w:sz w:val="22"/>
          <w:szCs w:val="22"/>
          <w:lang w:val="la-Latn"/>
        </w:rPr>
        <w:t xml:space="preserve"> </w:t>
      </w:r>
      <w:r w:rsidRPr="007A06F5">
        <w:rPr>
          <w:iCs/>
          <w:sz w:val="22"/>
          <w:szCs w:val="22"/>
          <w:lang w:val="la-Latn"/>
        </w:rPr>
        <w:t>adulterium</w:t>
      </w:r>
      <w:r w:rsidRPr="007A06F5">
        <w:rPr>
          <w:sz w:val="22"/>
          <w:szCs w:val="22"/>
          <w:lang w:val="la-Latn"/>
        </w:rPr>
        <w:t xml:space="preserve"> </w:t>
      </w:r>
      <w:r w:rsidRPr="007A06F5">
        <w:rPr>
          <w:iCs/>
          <w:sz w:val="22"/>
          <w:szCs w:val="22"/>
          <w:lang w:val="la-Latn"/>
        </w:rPr>
        <w:t>fecerit</w:t>
      </w:r>
      <w:r w:rsidR="0069631A" w:rsidRPr="007A06F5">
        <w:rPr>
          <w:sz w:val="22"/>
          <w:szCs w:val="22"/>
          <w:lang w:val="la-Latn"/>
        </w:rPr>
        <w:t xml:space="preserve">, </w:t>
      </w:r>
      <w:r w:rsidRPr="007A06F5">
        <w:rPr>
          <w:iCs/>
          <w:sz w:val="22"/>
          <w:szCs w:val="22"/>
          <w:lang w:val="la-Latn"/>
        </w:rPr>
        <w:t>aut</w:t>
      </w:r>
      <w:r w:rsidRPr="007A06F5">
        <w:rPr>
          <w:sz w:val="22"/>
          <w:szCs w:val="22"/>
          <w:lang w:val="la-Latn"/>
        </w:rPr>
        <w:t xml:space="preserve"> </w:t>
      </w:r>
      <w:r w:rsidRPr="007A06F5">
        <w:rPr>
          <w:iCs/>
          <w:sz w:val="22"/>
          <w:szCs w:val="22"/>
          <w:lang w:val="la-Latn"/>
        </w:rPr>
        <w:t>vir</w:t>
      </w:r>
      <w:r w:rsidR="0069631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alienam</w:t>
      </w:r>
      <w:r w:rsidRPr="007A06F5">
        <w:rPr>
          <w:sz w:val="22"/>
          <w:szCs w:val="22"/>
          <w:lang w:val="la-Latn"/>
        </w:rPr>
        <w:t xml:space="preserve"> </w:t>
      </w:r>
      <w:r w:rsidRPr="007A06F5">
        <w:rPr>
          <w:iCs/>
          <w:sz w:val="22"/>
          <w:szCs w:val="22"/>
          <w:lang w:val="la-Latn"/>
        </w:rPr>
        <w:t>uxorem</w:t>
      </w:r>
      <w:r w:rsidR="0069631A" w:rsidRPr="007A06F5">
        <w:rPr>
          <w:sz w:val="22"/>
          <w:szCs w:val="22"/>
          <w:lang w:val="la-Latn"/>
        </w:rPr>
        <w:t xml:space="preserve"> </w:t>
      </w:r>
      <w:r w:rsidRPr="007A06F5">
        <w:rPr>
          <w:iCs/>
          <w:sz w:val="22"/>
          <w:szCs w:val="22"/>
          <w:lang w:val="la-Latn"/>
        </w:rPr>
        <w:t>irruerit</w:t>
      </w:r>
      <w:r w:rsidR="0069631A" w:rsidRPr="007A06F5">
        <w:rPr>
          <w:sz w:val="22"/>
          <w:szCs w:val="22"/>
          <w:lang w:val="la-Latn"/>
        </w:rPr>
        <w:t xml:space="preserve">, </w:t>
      </w:r>
      <w:r w:rsidRPr="007A06F5">
        <w:rPr>
          <w:iCs/>
          <w:sz w:val="22"/>
          <w:szCs w:val="22"/>
          <w:lang w:val="la-Latn"/>
        </w:rPr>
        <w:t>septem</w:t>
      </w:r>
      <w:r w:rsidR="00ED106A" w:rsidRPr="007A06F5">
        <w:rPr>
          <w:sz w:val="22"/>
          <w:szCs w:val="22"/>
          <w:lang w:val="la-Latn"/>
        </w:rPr>
        <w:t xml:space="preserve"> </w:t>
      </w:r>
      <w:r w:rsidRPr="007A06F5">
        <w:rPr>
          <w:iCs/>
          <w:sz w:val="22"/>
          <w:szCs w:val="22"/>
          <w:lang w:val="la-Latn"/>
        </w:rPr>
        <w:t>annos</w:t>
      </w:r>
      <w:r w:rsidR="0069631A" w:rsidRPr="007A06F5">
        <w:rPr>
          <w:sz w:val="22"/>
          <w:szCs w:val="22"/>
          <w:lang w:val="la-Latn"/>
        </w:rPr>
        <w:t xml:space="preserve"> </w:t>
      </w:r>
      <w:r w:rsidRPr="007A06F5">
        <w:rPr>
          <w:iCs/>
          <w:sz w:val="22"/>
          <w:szCs w:val="22"/>
          <w:lang w:val="la-Latn"/>
        </w:rPr>
        <w:t>paenitentiam</w:t>
      </w:r>
      <w:r w:rsidRPr="007A06F5">
        <w:rPr>
          <w:sz w:val="22"/>
          <w:szCs w:val="22"/>
          <w:lang w:val="la-Latn"/>
        </w:rPr>
        <w:t xml:space="preserve"> </w:t>
      </w:r>
      <w:r w:rsidRPr="007A06F5">
        <w:rPr>
          <w:iCs/>
          <w:sz w:val="22"/>
          <w:szCs w:val="22"/>
          <w:lang w:val="la-Latn"/>
        </w:rPr>
        <w:t>agat</w:t>
      </w:r>
      <w:r w:rsidR="0069631A" w:rsidRPr="007A06F5">
        <w:rPr>
          <w:sz w:val="22"/>
          <w:szCs w:val="22"/>
          <w:lang w:val="la-Latn"/>
        </w:rPr>
        <w:t xml:space="preserve">. </w:t>
      </w:r>
      <w:r w:rsidRPr="007A06F5">
        <w:rPr>
          <w:sz w:val="22"/>
          <w:szCs w:val="22"/>
          <w:lang w:val="la-Latn"/>
        </w:rPr>
        <w:t>/</w:t>
      </w:r>
    </w:p>
    <w:p w14:paraId="1A91BDFC" w14:textId="77777777" w:rsidR="00ED106A" w:rsidRPr="007A06F5" w:rsidRDefault="00CF13F7" w:rsidP="00724342">
      <w:pPr>
        <w:pStyle w:val="Normlnweb"/>
        <w:spacing w:before="0" w:beforeAutospacing="0" w:after="120" w:afterAutospacing="0"/>
        <w:rPr>
          <w:lang w:val="la-Latn"/>
        </w:rPr>
      </w:pPr>
      <w:commentRangeStart w:id="236"/>
      <w:r w:rsidRPr="007A06F5">
        <w:rPr>
          <w:lang w:val="la-Latn"/>
        </w:rPr>
        <w:t>XL</w:t>
      </w:r>
      <w:r w:rsidR="0069631A" w:rsidRPr="007A06F5">
        <w:rPr>
          <w:lang w:val="la-Latn"/>
        </w:rPr>
        <w:t xml:space="preserve">. </w:t>
      </w:r>
      <w:r w:rsidRPr="007A06F5">
        <w:rPr>
          <w:lang w:val="la-Latn"/>
        </w:rPr>
        <w:t>QUID</w:t>
      </w:r>
      <w:r w:rsidR="0069631A" w:rsidRPr="007A06F5">
        <w:rPr>
          <w:lang w:val="la-Latn"/>
        </w:rPr>
        <w:t xml:space="preserve"> </w:t>
      </w:r>
      <w:r w:rsidRPr="007A06F5">
        <w:rPr>
          <w:lang w:val="la-Latn"/>
        </w:rPr>
        <w:t>IN SACRIFICIO</w:t>
      </w:r>
      <w:r w:rsidR="0069631A" w:rsidRPr="007A06F5">
        <w:rPr>
          <w:lang w:val="la-Latn"/>
        </w:rPr>
        <w:t xml:space="preserve"> </w:t>
      </w:r>
      <w:r w:rsidRPr="007A06F5">
        <w:rPr>
          <w:lang w:val="la-Latn"/>
        </w:rPr>
        <w:t>OFFERRI DEBEAT</w:t>
      </w:r>
      <w:r w:rsidR="0069631A" w:rsidRPr="007A06F5">
        <w:rPr>
          <w:lang w:val="la-Latn"/>
        </w:rPr>
        <w:t xml:space="preserve">. </w:t>
      </w:r>
      <w:commentRangeEnd w:id="236"/>
      <w:r w:rsidR="004D7E89" w:rsidRPr="007A06F5">
        <w:rPr>
          <w:rStyle w:val="Odkaznakoment"/>
          <w:rFonts w:eastAsiaTheme="minorHAnsi"/>
          <w:lang w:val="la-Latn" w:eastAsia="en-US"/>
        </w:rPr>
        <w:commentReference w:id="236"/>
      </w:r>
    </w:p>
    <w:p w14:paraId="622E9A0C" w14:textId="26DAF405"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Cum</w:t>
      </w:r>
      <w:r w:rsidRPr="007A06F5">
        <w:rPr>
          <w:sz w:val="22"/>
          <w:szCs w:val="22"/>
          <w:lang w:val="la-Latn"/>
        </w:rPr>
        <w:t xml:space="preserve"> igitur</w:t>
      </w:r>
      <w:r w:rsidR="0069631A" w:rsidRPr="007A06F5">
        <w:rPr>
          <w:sz w:val="22"/>
          <w:szCs w:val="22"/>
          <w:lang w:val="la-Latn"/>
        </w:rPr>
        <w:t xml:space="preserve"> </w:t>
      </w:r>
      <w:r w:rsidRPr="007A06F5">
        <w:rPr>
          <w:iCs/>
          <w:sz w:val="22"/>
          <w:szCs w:val="22"/>
          <w:lang w:val="la-Latn"/>
        </w:rPr>
        <w:t>magister</w:t>
      </w:r>
      <w:r w:rsidRPr="007A06F5">
        <w:rPr>
          <w:sz w:val="22"/>
          <w:szCs w:val="22"/>
          <w:lang w:val="la-Latn"/>
        </w:rPr>
        <w:t xml:space="preserve"> </w:t>
      </w:r>
      <w:r w:rsidRPr="007A06F5">
        <w:rPr>
          <w:iCs/>
          <w:sz w:val="22"/>
          <w:szCs w:val="22"/>
          <w:lang w:val="la-Latn"/>
        </w:rPr>
        <w:t>veritatis</w:t>
      </w:r>
      <w:r w:rsidR="0069631A" w:rsidRPr="007A06F5">
        <w:rPr>
          <w:sz w:val="22"/>
          <w:szCs w:val="22"/>
          <w:lang w:val="la-Latn"/>
        </w:rPr>
        <w:t xml:space="preserve"> </w:t>
      </w:r>
      <w:r w:rsidRPr="007A06F5">
        <w:rPr>
          <w:iCs/>
          <w:sz w:val="22"/>
          <w:szCs w:val="22"/>
          <w:lang w:val="la-Latn"/>
        </w:rPr>
        <w:t>verum</w:t>
      </w:r>
      <w:r w:rsidRPr="007A06F5">
        <w:rPr>
          <w:sz w:val="22"/>
          <w:szCs w:val="22"/>
          <w:lang w:val="la-Latn"/>
        </w:rPr>
        <w:t xml:space="preserve"> </w:t>
      </w:r>
      <w:r w:rsidRPr="007A06F5">
        <w:rPr>
          <w:iCs/>
          <w:sz w:val="22"/>
          <w:szCs w:val="22"/>
          <w:lang w:val="la-Latn"/>
        </w:rPr>
        <w:t>salutis</w:t>
      </w:r>
      <w:r w:rsidRPr="007A06F5">
        <w:rPr>
          <w:sz w:val="22"/>
          <w:szCs w:val="22"/>
          <w:lang w:val="la-Latn"/>
        </w:rPr>
        <w:t xml:space="preserve"> </w:t>
      </w:r>
      <w:r w:rsidRPr="007A06F5">
        <w:rPr>
          <w:iCs/>
          <w:sz w:val="22"/>
          <w:szCs w:val="22"/>
          <w:lang w:val="la-Latn"/>
        </w:rPr>
        <w:t>nostrae</w:t>
      </w:r>
      <w:r w:rsidRPr="007A06F5">
        <w:rPr>
          <w:sz w:val="22"/>
          <w:szCs w:val="22"/>
          <w:lang w:val="la-Latn"/>
        </w:rPr>
        <w:t xml:space="preserve"> </w:t>
      </w:r>
      <w:r w:rsidRPr="007A06F5">
        <w:rPr>
          <w:iCs/>
          <w:sz w:val="22"/>
          <w:szCs w:val="22"/>
          <w:lang w:val="la-Latn"/>
        </w:rPr>
        <w:t>sacrificium</w:t>
      </w:r>
      <w:r w:rsidRPr="007A06F5">
        <w:rPr>
          <w:sz w:val="22"/>
          <w:szCs w:val="22"/>
          <w:lang w:val="la-Latn"/>
        </w:rPr>
        <w:t xml:space="preserve"> </w:t>
      </w:r>
      <w:r w:rsidRPr="007A06F5">
        <w:rPr>
          <w:iCs/>
          <w:sz w:val="22"/>
          <w:szCs w:val="22"/>
          <w:lang w:val="la-Latn"/>
        </w:rPr>
        <w:t>suis</w:t>
      </w:r>
      <w:r w:rsidR="00ED106A" w:rsidRPr="007A06F5">
        <w:rPr>
          <w:sz w:val="22"/>
          <w:szCs w:val="22"/>
          <w:lang w:val="la-Latn"/>
        </w:rPr>
        <w:t xml:space="preserve"> commen </w:t>
      </w:r>
      <w:r w:rsidRPr="007A06F5">
        <w:rPr>
          <w:iCs/>
          <w:sz w:val="22"/>
          <w:szCs w:val="22"/>
          <w:lang w:val="la-Latn"/>
        </w:rPr>
        <w:t>daret</w:t>
      </w:r>
      <w:r w:rsidRPr="007A06F5">
        <w:rPr>
          <w:sz w:val="22"/>
          <w:szCs w:val="22"/>
          <w:lang w:val="la-Latn"/>
        </w:rPr>
        <w:t xml:space="preserve"> </w:t>
      </w:r>
      <w:r w:rsidRPr="007A06F5">
        <w:rPr>
          <w:iCs/>
          <w:sz w:val="22"/>
          <w:szCs w:val="22"/>
          <w:lang w:val="la-Latn"/>
        </w:rPr>
        <w:t>discipulis</w:t>
      </w:r>
      <w:r w:rsidR="0069631A" w:rsidRPr="007A06F5">
        <w:rPr>
          <w:sz w:val="22"/>
          <w:szCs w:val="22"/>
          <w:lang w:val="la-Latn"/>
        </w:rPr>
        <w:t xml:space="preserve">, </w:t>
      </w:r>
      <w:r w:rsidRPr="007A06F5">
        <w:rPr>
          <w:iCs/>
          <w:sz w:val="22"/>
          <w:szCs w:val="22"/>
          <w:lang w:val="la-Latn"/>
        </w:rPr>
        <w:t>panem</w:t>
      </w:r>
      <w:r w:rsidRPr="007A06F5">
        <w:rPr>
          <w:sz w:val="22"/>
          <w:szCs w:val="22"/>
          <w:lang w:val="la-Latn"/>
        </w:rPr>
        <w:t xml:space="preserve"> </w:t>
      </w:r>
      <w:r w:rsidRPr="007A06F5">
        <w:rPr>
          <w:iCs/>
          <w:sz w:val="22"/>
          <w:szCs w:val="22"/>
          <w:lang w:val="la-Latn"/>
        </w:rPr>
        <w:t>tantum</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calicem</w:t>
      </w:r>
      <w:r w:rsidR="0069631A" w:rsidRPr="007A06F5">
        <w:rPr>
          <w:sz w:val="22"/>
          <w:szCs w:val="22"/>
          <w:lang w:val="la-Latn"/>
        </w:rPr>
        <w:t xml:space="preserve"> </w:t>
      </w:r>
      <w:r w:rsidRPr="007A06F5">
        <w:rPr>
          <w:iCs/>
          <w:sz w:val="22"/>
          <w:szCs w:val="22"/>
          <w:lang w:val="la-Latn"/>
        </w:rPr>
        <w:t>sub</w:t>
      </w:r>
      <w:r w:rsidRPr="007A06F5">
        <w:rPr>
          <w:sz w:val="22"/>
          <w:szCs w:val="22"/>
          <w:lang w:val="la-Latn"/>
        </w:rPr>
        <w:t xml:space="preserve"> </w:t>
      </w:r>
      <w:r w:rsidRPr="007A06F5">
        <w:rPr>
          <w:iCs/>
          <w:sz w:val="22"/>
          <w:szCs w:val="22"/>
          <w:lang w:val="la-Latn"/>
        </w:rPr>
        <w:t>hoc</w:t>
      </w:r>
      <w:r w:rsidRPr="007A06F5">
        <w:rPr>
          <w:sz w:val="22"/>
          <w:szCs w:val="22"/>
          <w:lang w:val="la-Latn"/>
        </w:rPr>
        <w:t xml:space="preserve"> </w:t>
      </w:r>
      <w:r w:rsidRPr="007A06F5">
        <w:rPr>
          <w:iCs/>
          <w:sz w:val="22"/>
          <w:szCs w:val="22"/>
          <w:lang w:val="la-Latn"/>
        </w:rPr>
        <w:t>sacramento</w:t>
      </w:r>
      <w:r w:rsidR="00ED106A" w:rsidRPr="007A06F5">
        <w:rPr>
          <w:sz w:val="22"/>
          <w:szCs w:val="22"/>
          <w:lang w:val="la-Latn"/>
        </w:rPr>
        <w:t xml:space="preserve"> praebuisse cognosci</w:t>
      </w:r>
      <w:r w:rsidRPr="007A06F5">
        <w:rPr>
          <w:iCs/>
          <w:sz w:val="22"/>
          <w:szCs w:val="22"/>
          <w:lang w:val="la-Latn"/>
        </w:rPr>
        <w:t>mus</w:t>
      </w:r>
      <w:r w:rsidR="0069631A" w:rsidRPr="007A06F5">
        <w:rPr>
          <w:sz w:val="22"/>
          <w:szCs w:val="22"/>
          <w:lang w:val="la-Latn"/>
        </w:rPr>
        <w:t xml:space="preserve">. </w:t>
      </w:r>
      <w:r w:rsidRPr="007A06F5">
        <w:rPr>
          <w:sz w:val="22"/>
          <w:szCs w:val="22"/>
          <w:lang w:val="la-Latn"/>
        </w:rPr>
        <w:t>Ideoque</w:t>
      </w:r>
      <w:r w:rsidR="0069631A" w:rsidRPr="007A06F5">
        <w:rPr>
          <w:sz w:val="22"/>
          <w:szCs w:val="22"/>
          <w:lang w:val="la-Latn"/>
        </w:rPr>
        <w:t xml:space="preserve"> </w:t>
      </w:r>
      <w:r w:rsidRPr="007A06F5">
        <w:rPr>
          <w:sz w:val="22"/>
          <w:szCs w:val="22"/>
          <w:lang w:val="la-Latn"/>
        </w:rPr>
        <w:t>praeter panem et vinum cum aqua mixtum</w:t>
      </w:r>
      <w:r w:rsidR="00A30F7F" w:rsidRPr="007A06F5">
        <w:rPr>
          <w:sz w:val="22"/>
          <w:szCs w:val="22"/>
          <w:lang w:val="la-Latn"/>
        </w:rPr>
        <w:t xml:space="preserve"> </w:t>
      </w:r>
      <w:r w:rsidRPr="007A06F5">
        <w:rPr>
          <w:sz w:val="22"/>
          <w:szCs w:val="22"/>
          <w:lang w:val="la-Latn"/>
        </w:rPr>
        <w:t>aliud</w:t>
      </w:r>
      <w:r w:rsidR="00ED106A" w:rsidRPr="007A06F5">
        <w:rPr>
          <w:sz w:val="22"/>
          <w:szCs w:val="22"/>
          <w:lang w:val="la-Latn"/>
        </w:rPr>
        <w:t xml:space="preserve"> </w:t>
      </w:r>
      <w:r w:rsidRPr="007A06F5">
        <w:rPr>
          <w:sz w:val="22"/>
          <w:szCs w:val="22"/>
          <w:lang w:val="la-Latn"/>
        </w:rPr>
        <w:t>offerri</w:t>
      </w:r>
      <w:r w:rsidR="00ED106A" w:rsidRPr="007A06F5">
        <w:rPr>
          <w:sz w:val="22"/>
          <w:szCs w:val="22"/>
          <w:lang w:val="la-Latn"/>
        </w:rPr>
        <w:t xml:space="preserve"> non </w:t>
      </w:r>
      <w:r w:rsidRPr="007A06F5">
        <w:rPr>
          <w:sz w:val="22"/>
          <w:szCs w:val="22"/>
          <w:lang w:val="la-Latn"/>
        </w:rPr>
        <w:t>debet</w:t>
      </w:r>
      <w:r w:rsidR="0069631A" w:rsidRPr="007A06F5">
        <w:rPr>
          <w:sz w:val="22"/>
          <w:szCs w:val="22"/>
          <w:lang w:val="la-Latn"/>
        </w:rPr>
        <w:t xml:space="preserve">, </w:t>
      </w:r>
      <w:r w:rsidRPr="007A06F5">
        <w:rPr>
          <w:iCs/>
          <w:sz w:val="22"/>
          <w:szCs w:val="22"/>
          <w:lang w:val="la-Latn"/>
        </w:rPr>
        <w:t>calix</w:t>
      </w:r>
      <w:r w:rsidRPr="007A06F5">
        <w:rPr>
          <w:sz w:val="22"/>
          <w:szCs w:val="22"/>
          <w:lang w:val="la-Latn"/>
        </w:rPr>
        <w:t xml:space="preserve"> </w:t>
      </w:r>
      <w:r w:rsidRPr="007A06F5">
        <w:rPr>
          <w:iCs/>
          <w:sz w:val="22"/>
          <w:szCs w:val="22"/>
          <w:lang w:val="la-Latn"/>
        </w:rPr>
        <w:t>enim</w:t>
      </w:r>
      <w:r w:rsidRPr="007A06F5">
        <w:rPr>
          <w:sz w:val="22"/>
          <w:szCs w:val="22"/>
          <w:lang w:val="la-Latn"/>
        </w:rPr>
        <w:t xml:space="preserve"> </w:t>
      </w:r>
      <w:r w:rsidRPr="007A06F5">
        <w:rPr>
          <w:iCs/>
          <w:sz w:val="22"/>
          <w:szCs w:val="22"/>
          <w:lang w:val="la-Latn"/>
        </w:rPr>
        <w:t>dominicus</w:t>
      </w:r>
      <w:r w:rsidR="00ED106A" w:rsidRPr="007A06F5">
        <w:rPr>
          <w:sz w:val="22"/>
          <w:szCs w:val="22"/>
          <w:lang w:val="la-Latn"/>
        </w:rPr>
        <w:t xml:space="preserve"> </w:t>
      </w:r>
      <w:r w:rsidRPr="007A06F5">
        <w:rPr>
          <w:iCs/>
          <w:sz w:val="22"/>
          <w:szCs w:val="22"/>
          <w:lang w:val="la-Latn"/>
        </w:rPr>
        <w:t>vino</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aqua</w:t>
      </w:r>
      <w:r w:rsidR="0069631A" w:rsidRPr="007A06F5">
        <w:rPr>
          <w:sz w:val="22"/>
          <w:szCs w:val="22"/>
          <w:lang w:val="la-Latn"/>
        </w:rPr>
        <w:t xml:space="preserve"> </w:t>
      </w:r>
      <w:r w:rsidRPr="007A06F5">
        <w:rPr>
          <w:iCs/>
          <w:sz w:val="22"/>
          <w:szCs w:val="22"/>
          <w:lang w:val="la-Latn"/>
        </w:rPr>
        <w:t>permixtus</w:t>
      </w:r>
      <w:r w:rsidR="0069631A" w:rsidRPr="007A06F5">
        <w:rPr>
          <w:sz w:val="22"/>
          <w:szCs w:val="22"/>
          <w:lang w:val="la-Latn"/>
        </w:rPr>
        <w:t xml:space="preserve"> </w:t>
      </w:r>
      <w:r w:rsidRPr="007A06F5">
        <w:rPr>
          <w:iCs/>
          <w:sz w:val="22"/>
          <w:szCs w:val="22"/>
          <w:lang w:val="la-Latn"/>
        </w:rPr>
        <w:t>debet</w:t>
      </w:r>
      <w:r w:rsidRPr="007A06F5">
        <w:rPr>
          <w:sz w:val="22"/>
          <w:szCs w:val="22"/>
          <w:lang w:val="la-Latn"/>
        </w:rPr>
        <w:t xml:space="preserve"> </w:t>
      </w:r>
      <w:r w:rsidRPr="007A06F5">
        <w:rPr>
          <w:iCs/>
          <w:sz w:val="22"/>
          <w:szCs w:val="22"/>
          <w:lang w:val="la-Latn"/>
        </w:rPr>
        <w:t>offerri</w:t>
      </w:r>
      <w:r w:rsidR="0069631A" w:rsidRPr="007A06F5">
        <w:rPr>
          <w:sz w:val="22"/>
          <w:szCs w:val="22"/>
          <w:lang w:val="la-Latn"/>
        </w:rPr>
        <w:t xml:space="preserve">, </w:t>
      </w:r>
      <w:r w:rsidRPr="007A06F5">
        <w:rPr>
          <w:iCs/>
          <w:sz w:val="22"/>
          <w:szCs w:val="22"/>
          <w:lang w:val="la-Latn"/>
        </w:rPr>
        <w:t>quia</w:t>
      </w:r>
      <w:r w:rsidRPr="007A06F5">
        <w:rPr>
          <w:sz w:val="22"/>
          <w:szCs w:val="22"/>
          <w:lang w:val="la-Latn"/>
        </w:rPr>
        <w:t xml:space="preserve"> </w:t>
      </w:r>
      <w:r w:rsidRPr="007A06F5">
        <w:rPr>
          <w:iCs/>
          <w:sz w:val="22"/>
          <w:szCs w:val="22"/>
          <w:lang w:val="la-Latn"/>
        </w:rPr>
        <w:t>videmus</w:t>
      </w:r>
      <w:r w:rsidR="00ED106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aqua</w:t>
      </w:r>
      <w:r w:rsidRPr="007A06F5">
        <w:rPr>
          <w:sz w:val="22"/>
          <w:szCs w:val="22"/>
          <w:lang w:val="la-Latn"/>
        </w:rPr>
        <w:t xml:space="preserve"> </w:t>
      </w:r>
      <w:r w:rsidRPr="007A06F5">
        <w:rPr>
          <w:iCs/>
          <w:sz w:val="22"/>
          <w:szCs w:val="22"/>
          <w:lang w:val="la-Latn"/>
        </w:rPr>
        <w:t>populum</w:t>
      </w:r>
      <w:r w:rsidRPr="007A06F5">
        <w:rPr>
          <w:sz w:val="22"/>
          <w:szCs w:val="22"/>
          <w:lang w:val="la-Latn"/>
        </w:rPr>
        <w:t xml:space="preserve"> </w:t>
      </w:r>
      <w:r w:rsidRPr="007A06F5">
        <w:rPr>
          <w:iCs/>
          <w:sz w:val="22"/>
          <w:szCs w:val="22"/>
          <w:lang w:val="la-Latn"/>
        </w:rPr>
        <w:t>intelligi</w:t>
      </w:r>
      <w:r w:rsidR="0047682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vino</w:t>
      </w:r>
      <w:r w:rsidR="00ED106A" w:rsidRPr="007A06F5">
        <w:rPr>
          <w:sz w:val="22"/>
          <w:szCs w:val="22"/>
          <w:lang w:val="la-Latn"/>
        </w:rPr>
        <w:t xml:space="preserve"> </w:t>
      </w:r>
      <w:r w:rsidRPr="007A06F5">
        <w:rPr>
          <w:iCs/>
          <w:sz w:val="22"/>
          <w:szCs w:val="22"/>
          <w:lang w:val="la-Latn"/>
        </w:rPr>
        <w:t>vero</w:t>
      </w:r>
      <w:r w:rsidRPr="007A06F5">
        <w:rPr>
          <w:sz w:val="22"/>
          <w:szCs w:val="22"/>
          <w:lang w:val="la-Latn"/>
        </w:rPr>
        <w:t xml:space="preserve"> </w:t>
      </w:r>
      <w:r w:rsidRPr="007A06F5">
        <w:rPr>
          <w:iCs/>
          <w:sz w:val="22"/>
          <w:szCs w:val="22"/>
          <w:lang w:val="la-Latn"/>
        </w:rPr>
        <w:t>ostendi</w:t>
      </w:r>
      <w:r w:rsidRPr="007A06F5">
        <w:rPr>
          <w:sz w:val="22"/>
          <w:szCs w:val="22"/>
          <w:lang w:val="la-Latn"/>
        </w:rPr>
        <w:t xml:space="preserve"> </w:t>
      </w:r>
      <w:r w:rsidRPr="007A06F5">
        <w:rPr>
          <w:iCs/>
          <w:sz w:val="22"/>
          <w:szCs w:val="22"/>
          <w:lang w:val="la-Latn"/>
        </w:rPr>
        <w:t>sanguinem</w:t>
      </w:r>
      <w:r w:rsidRPr="007A06F5">
        <w:rPr>
          <w:sz w:val="22"/>
          <w:szCs w:val="22"/>
          <w:lang w:val="la-Latn"/>
        </w:rPr>
        <w:t xml:space="preserve"> </w:t>
      </w:r>
      <w:r w:rsidRPr="007A06F5">
        <w:rPr>
          <w:iCs/>
          <w:sz w:val="22"/>
          <w:szCs w:val="22"/>
          <w:lang w:val="la-Latn"/>
        </w:rPr>
        <w:t>Christi</w:t>
      </w:r>
      <w:r w:rsidR="0069631A" w:rsidRPr="007A06F5">
        <w:rPr>
          <w:sz w:val="22"/>
          <w:szCs w:val="22"/>
          <w:lang w:val="la-Latn"/>
        </w:rPr>
        <w:t xml:space="preserve">. </w:t>
      </w:r>
      <w:r w:rsidRPr="007A06F5">
        <w:rPr>
          <w:iCs/>
          <w:sz w:val="22"/>
          <w:szCs w:val="22"/>
          <w:lang w:val="la-Latn"/>
        </w:rPr>
        <w:t>Ergo</w:t>
      </w:r>
      <w:r w:rsidR="00ED106A" w:rsidRPr="007A06F5">
        <w:rPr>
          <w:sz w:val="22"/>
          <w:szCs w:val="22"/>
          <w:lang w:val="la-Latn"/>
        </w:rPr>
        <w:t xml:space="preserve"> </w:t>
      </w:r>
      <w:r w:rsidRPr="007A06F5">
        <w:rPr>
          <w:iCs/>
          <w:sz w:val="22"/>
          <w:szCs w:val="22"/>
          <w:lang w:val="la-Latn"/>
        </w:rPr>
        <w:t>quando</w:t>
      </w:r>
      <w:r w:rsidR="00ED106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calice</w:t>
      </w:r>
      <w:r w:rsidR="00ED106A" w:rsidRPr="007A06F5">
        <w:rPr>
          <w:sz w:val="22"/>
          <w:szCs w:val="22"/>
          <w:lang w:val="la-Latn"/>
        </w:rPr>
        <w:t xml:space="preserve"> </w:t>
      </w:r>
      <w:r w:rsidRPr="007A06F5">
        <w:rPr>
          <w:iCs/>
          <w:sz w:val="22"/>
          <w:szCs w:val="22"/>
          <w:lang w:val="la-Latn"/>
        </w:rPr>
        <w:t>vinum</w:t>
      </w:r>
      <w:r w:rsidR="00ED106A" w:rsidRPr="007A06F5">
        <w:rPr>
          <w:sz w:val="22"/>
          <w:szCs w:val="22"/>
          <w:lang w:val="la-Latn"/>
        </w:rPr>
        <w:t xml:space="preserve"> </w:t>
      </w:r>
      <w:r w:rsidRPr="007A06F5">
        <w:rPr>
          <w:iCs/>
          <w:sz w:val="22"/>
          <w:szCs w:val="22"/>
          <w:lang w:val="la-Latn"/>
        </w:rPr>
        <w:t>aqua</w:t>
      </w:r>
      <w:r w:rsidRPr="007A06F5">
        <w:rPr>
          <w:sz w:val="22"/>
          <w:szCs w:val="22"/>
          <w:lang w:val="la-Latn"/>
        </w:rPr>
        <w:t xml:space="preserve"> </w:t>
      </w:r>
      <w:r w:rsidRPr="007A06F5">
        <w:rPr>
          <w:iCs/>
          <w:sz w:val="22"/>
          <w:szCs w:val="22"/>
          <w:lang w:val="la-Latn"/>
        </w:rPr>
        <w:t>miscetur</w:t>
      </w:r>
      <w:r w:rsidR="0069631A" w:rsidRPr="007A06F5">
        <w:rPr>
          <w:sz w:val="22"/>
          <w:szCs w:val="22"/>
          <w:lang w:val="la-Latn"/>
        </w:rPr>
        <w:t xml:space="preserve">, </w:t>
      </w:r>
      <w:r w:rsidRPr="007A06F5">
        <w:rPr>
          <w:iCs/>
          <w:sz w:val="22"/>
          <w:szCs w:val="22"/>
          <w:lang w:val="la-Latn"/>
        </w:rPr>
        <w:t>Christo</w:t>
      </w:r>
      <w:r w:rsidR="00ED106A" w:rsidRPr="007A06F5">
        <w:rPr>
          <w:sz w:val="22"/>
          <w:szCs w:val="22"/>
          <w:lang w:val="la-Latn"/>
        </w:rPr>
        <w:t xml:space="preserve"> </w:t>
      </w:r>
      <w:r w:rsidRPr="007A06F5">
        <w:rPr>
          <w:iCs/>
          <w:sz w:val="22"/>
          <w:szCs w:val="22"/>
          <w:lang w:val="la-Latn"/>
        </w:rPr>
        <w:t>populus</w:t>
      </w:r>
      <w:r w:rsidRPr="007A06F5">
        <w:rPr>
          <w:sz w:val="22"/>
          <w:szCs w:val="22"/>
          <w:lang w:val="la-Latn"/>
        </w:rPr>
        <w:t xml:space="preserve"> </w:t>
      </w:r>
      <w:r w:rsidRPr="007A06F5">
        <w:rPr>
          <w:iCs/>
          <w:sz w:val="22"/>
          <w:szCs w:val="22"/>
          <w:lang w:val="la-Latn"/>
        </w:rPr>
        <w:t>adunatur</w:t>
      </w:r>
      <w:r w:rsidRPr="007A06F5">
        <w:rPr>
          <w:sz w:val="22"/>
          <w:szCs w:val="22"/>
          <w:lang w:val="la-Latn"/>
        </w:rPr>
        <w:t xml:space="preserve"> </w:t>
      </w:r>
      <w:r w:rsidRPr="007A06F5">
        <w:rPr>
          <w:iCs/>
          <w:sz w:val="22"/>
          <w:szCs w:val="22"/>
          <w:lang w:val="la-Latn"/>
        </w:rPr>
        <w:t>et</w:t>
      </w:r>
      <w:r w:rsidR="00ED106A" w:rsidRPr="007A06F5">
        <w:rPr>
          <w:sz w:val="22"/>
          <w:szCs w:val="22"/>
          <w:lang w:val="la-Latn"/>
        </w:rPr>
        <w:t xml:space="preserve"> </w:t>
      </w:r>
      <w:r w:rsidRPr="007A06F5">
        <w:rPr>
          <w:iCs/>
          <w:sz w:val="22"/>
          <w:szCs w:val="22"/>
          <w:lang w:val="la-Latn"/>
        </w:rPr>
        <w:t>credentium</w:t>
      </w:r>
      <w:r w:rsidRPr="007A06F5">
        <w:rPr>
          <w:sz w:val="22"/>
          <w:szCs w:val="22"/>
          <w:lang w:val="la-Latn"/>
        </w:rPr>
        <w:t xml:space="preserve"> </w:t>
      </w:r>
      <w:r w:rsidRPr="007A06F5">
        <w:rPr>
          <w:iCs/>
          <w:sz w:val="22"/>
          <w:szCs w:val="22"/>
          <w:lang w:val="la-Latn"/>
        </w:rPr>
        <w:t>plebs</w:t>
      </w:r>
      <w:r w:rsidR="00ED106A" w:rsidRPr="007A06F5">
        <w:rPr>
          <w:sz w:val="22"/>
          <w:szCs w:val="22"/>
          <w:lang w:val="la-Latn"/>
        </w:rPr>
        <w:t xml:space="preserve"> </w:t>
      </w:r>
      <w:r w:rsidRPr="007A06F5">
        <w:rPr>
          <w:iCs/>
          <w:sz w:val="22"/>
          <w:szCs w:val="22"/>
          <w:lang w:val="la-Latn"/>
        </w:rPr>
        <w:t>ei</w:t>
      </w:r>
      <w:r w:rsidR="0069631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quem</w:t>
      </w:r>
      <w:r w:rsidRPr="007A06F5">
        <w:rPr>
          <w:sz w:val="22"/>
          <w:szCs w:val="22"/>
          <w:lang w:val="la-Latn"/>
        </w:rPr>
        <w:t xml:space="preserve"> </w:t>
      </w:r>
      <w:r w:rsidRPr="007A06F5">
        <w:rPr>
          <w:iCs/>
          <w:sz w:val="22"/>
          <w:szCs w:val="22"/>
          <w:lang w:val="la-Latn"/>
        </w:rPr>
        <w:t>credidit</w:t>
      </w:r>
      <w:r w:rsidR="0047682A" w:rsidRPr="007A06F5">
        <w:rPr>
          <w:sz w:val="22"/>
          <w:szCs w:val="22"/>
          <w:lang w:val="la-Latn"/>
        </w:rPr>
        <w:t xml:space="preserve">, </w:t>
      </w:r>
      <w:r w:rsidRPr="007A06F5">
        <w:rPr>
          <w:iCs/>
          <w:sz w:val="22"/>
          <w:szCs w:val="22"/>
          <w:lang w:val="la-Latn"/>
        </w:rPr>
        <w:t>copulatur</w:t>
      </w:r>
      <w:r w:rsidRPr="007A06F5">
        <w:rPr>
          <w:sz w:val="22"/>
          <w:szCs w:val="22"/>
          <w:lang w:val="la-Latn"/>
        </w:rPr>
        <w:t xml:space="preserve"> et </w:t>
      </w:r>
      <w:r w:rsidRPr="007A06F5">
        <w:rPr>
          <w:iCs/>
          <w:sz w:val="22"/>
          <w:szCs w:val="22"/>
          <w:lang w:val="la-Latn"/>
        </w:rPr>
        <w:t>iungitur</w:t>
      </w:r>
      <w:r w:rsidR="0069631A" w:rsidRPr="007A06F5">
        <w:rPr>
          <w:sz w:val="22"/>
          <w:szCs w:val="22"/>
          <w:lang w:val="la-Latn"/>
        </w:rPr>
        <w:t xml:space="preserve">. </w:t>
      </w:r>
      <w:r w:rsidRPr="007A06F5">
        <w:rPr>
          <w:iCs/>
          <w:sz w:val="22"/>
          <w:szCs w:val="22"/>
          <w:lang w:val="la-Latn"/>
        </w:rPr>
        <w:t>Quae</w:t>
      </w:r>
      <w:r w:rsidRPr="007A06F5">
        <w:rPr>
          <w:sz w:val="22"/>
          <w:szCs w:val="22"/>
          <w:lang w:val="la-Latn"/>
        </w:rPr>
        <w:t xml:space="preserve"> </w:t>
      </w:r>
      <w:r w:rsidRPr="007A06F5">
        <w:rPr>
          <w:iCs/>
          <w:sz w:val="22"/>
          <w:szCs w:val="22"/>
          <w:lang w:val="la-Latn"/>
        </w:rPr>
        <w:t>copulatio</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coniunctio</w:t>
      </w:r>
      <w:r w:rsidR="00ED106A" w:rsidRPr="007A06F5">
        <w:rPr>
          <w:sz w:val="22"/>
          <w:szCs w:val="22"/>
          <w:lang w:val="la-Latn"/>
        </w:rPr>
        <w:t xml:space="preserve"> </w:t>
      </w:r>
      <w:r w:rsidRPr="007A06F5">
        <w:rPr>
          <w:iCs/>
          <w:sz w:val="22"/>
          <w:szCs w:val="22"/>
          <w:lang w:val="la-Latn"/>
        </w:rPr>
        <w:t>aquae</w:t>
      </w:r>
      <w:r w:rsidR="00ED106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vini</w:t>
      </w:r>
      <w:r w:rsidRPr="007A06F5">
        <w:rPr>
          <w:sz w:val="22"/>
          <w:szCs w:val="22"/>
          <w:lang w:val="la-Latn"/>
        </w:rPr>
        <w:t xml:space="preserve"> </w:t>
      </w:r>
      <w:r w:rsidRPr="007A06F5">
        <w:rPr>
          <w:iCs/>
          <w:sz w:val="22"/>
          <w:szCs w:val="22"/>
          <w:lang w:val="la-Latn"/>
        </w:rPr>
        <w:t>sic</w:t>
      </w:r>
      <w:r w:rsidR="00ED106A" w:rsidRPr="007A06F5">
        <w:rPr>
          <w:sz w:val="22"/>
          <w:szCs w:val="22"/>
          <w:lang w:val="la-Latn"/>
        </w:rPr>
        <w:t xml:space="preserve"> </w:t>
      </w:r>
      <w:r w:rsidRPr="007A06F5">
        <w:rPr>
          <w:iCs/>
          <w:sz w:val="22"/>
          <w:szCs w:val="22"/>
          <w:lang w:val="la-Latn"/>
        </w:rPr>
        <w:t>miscetur</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calice</w:t>
      </w:r>
      <w:r w:rsidRPr="007A06F5">
        <w:rPr>
          <w:sz w:val="22"/>
          <w:szCs w:val="22"/>
          <w:lang w:val="la-Latn"/>
        </w:rPr>
        <w:t xml:space="preserve"> </w:t>
      </w:r>
      <w:r w:rsidRPr="007A06F5">
        <w:rPr>
          <w:iCs/>
          <w:sz w:val="22"/>
          <w:szCs w:val="22"/>
          <w:lang w:val="la-Latn"/>
        </w:rPr>
        <w:t>domini</w:t>
      </w:r>
      <w:r w:rsidR="0069631A" w:rsidRPr="007A06F5">
        <w:rPr>
          <w:sz w:val="22"/>
          <w:szCs w:val="22"/>
          <w:lang w:val="la-Latn"/>
        </w:rPr>
        <w:t xml:space="preserve">, </w:t>
      </w:r>
      <w:r w:rsidRPr="007A06F5">
        <w:rPr>
          <w:iCs/>
          <w:sz w:val="22"/>
          <w:szCs w:val="22"/>
          <w:lang w:val="la-Latn"/>
        </w:rPr>
        <w:t>ut</w:t>
      </w:r>
      <w:r w:rsidRPr="007A06F5">
        <w:rPr>
          <w:sz w:val="22"/>
          <w:szCs w:val="22"/>
          <w:lang w:val="la-Latn"/>
        </w:rPr>
        <w:t xml:space="preserve"> </w:t>
      </w:r>
      <w:r w:rsidRPr="007A06F5">
        <w:rPr>
          <w:iCs/>
          <w:sz w:val="22"/>
          <w:szCs w:val="22"/>
          <w:lang w:val="la-Latn"/>
        </w:rPr>
        <w:t>commixtio</w:t>
      </w:r>
      <w:r w:rsidR="00ED106A" w:rsidRPr="007A06F5">
        <w:rPr>
          <w:sz w:val="22"/>
          <w:szCs w:val="22"/>
          <w:lang w:val="la-Latn"/>
        </w:rPr>
        <w:t xml:space="preserve"> </w:t>
      </w:r>
      <w:r w:rsidRPr="007A06F5">
        <w:rPr>
          <w:iCs/>
          <w:sz w:val="22"/>
          <w:szCs w:val="22"/>
          <w:lang w:val="la-Latn"/>
        </w:rPr>
        <w:t>illa</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possit</w:t>
      </w:r>
      <w:r w:rsidRPr="007A06F5">
        <w:rPr>
          <w:sz w:val="22"/>
          <w:szCs w:val="22"/>
          <w:lang w:val="la-Latn"/>
        </w:rPr>
        <w:t xml:space="preserve"> </w:t>
      </w:r>
      <w:r w:rsidRPr="007A06F5">
        <w:rPr>
          <w:iCs/>
          <w:sz w:val="22"/>
          <w:szCs w:val="22"/>
          <w:lang w:val="la-Latn"/>
        </w:rPr>
        <w:t>separari</w:t>
      </w:r>
      <w:r w:rsidR="0047682A" w:rsidRPr="007A06F5">
        <w:rPr>
          <w:sz w:val="22"/>
          <w:szCs w:val="22"/>
          <w:lang w:val="la-Latn"/>
        </w:rPr>
        <w:t xml:space="preserve">. </w:t>
      </w:r>
      <w:r w:rsidRPr="007A06F5">
        <w:rPr>
          <w:iCs/>
          <w:sz w:val="22"/>
          <w:szCs w:val="22"/>
          <w:lang w:val="la-Latn"/>
        </w:rPr>
        <w:t>Nam</w:t>
      </w:r>
      <w:r w:rsidR="00ED106A"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vinum</w:t>
      </w:r>
      <w:r w:rsidRPr="007A06F5">
        <w:rPr>
          <w:sz w:val="22"/>
          <w:szCs w:val="22"/>
          <w:lang w:val="la-Latn"/>
        </w:rPr>
        <w:t xml:space="preserve"> </w:t>
      </w:r>
      <w:r w:rsidRPr="007A06F5">
        <w:rPr>
          <w:iCs/>
          <w:sz w:val="22"/>
          <w:szCs w:val="22"/>
          <w:lang w:val="la-Latn"/>
        </w:rPr>
        <w:t>tantum</w:t>
      </w:r>
      <w:r w:rsidR="00ED106A" w:rsidRPr="007A06F5">
        <w:rPr>
          <w:sz w:val="22"/>
          <w:szCs w:val="22"/>
          <w:lang w:val="la-Latn"/>
        </w:rPr>
        <w:t xml:space="preserve"> </w:t>
      </w:r>
      <w:r w:rsidRPr="007A06F5">
        <w:rPr>
          <w:iCs/>
          <w:sz w:val="22"/>
          <w:szCs w:val="22"/>
          <w:lang w:val="la-Latn"/>
        </w:rPr>
        <w:t>quis</w:t>
      </w:r>
      <w:r w:rsidRPr="007A06F5">
        <w:rPr>
          <w:sz w:val="22"/>
          <w:szCs w:val="22"/>
          <w:lang w:val="la-Latn"/>
        </w:rPr>
        <w:t xml:space="preserve"> </w:t>
      </w:r>
      <w:r w:rsidRPr="007A06F5">
        <w:rPr>
          <w:iCs/>
          <w:sz w:val="22"/>
          <w:szCs w:val="22"/>
          <w:lang w:val="la-Latn"/>
        </w:rPr>
        <w:t>offert</w:t>
      </w:r>
      <w:r w:rsidR="0047682A" w:rsidRPr="007A06F5">
        <w:rPr>
          <w:sz w:val="22"/>
          <w:szCs w:val="22"/>
          <w:lang w:val="la-Latn"/>
        </w:rPr>
        <w:t xml:space="preserve">, </w:t>
      </w:r>
      <w:r w:rsidRPr="007A06F5">
        <w:rPr>
          <w:iCs/>
          <w:sz w:val="22"/>
          <w:szCs w:val="22"/>
          <w:lang w:val="la-Latn"/>
        </w:rPr>
        <w:t>sanguis</w:t>
      </w:r>
      <w:r w:rsidR="00ED106A" w:rsidRPr="007A06F5">
        <w:rPr>
          <w:sz w:val="22"/>
          <w:szCs w:val="22"/>
          <w:lang w:val="la-Latn"/>
        </w:rPr>
        <w:t xml:space="preserve"> </w:t>
      </w:r>
      <w:r w:rsidRPr="007A06F5">
        <w:rPr>
          <w:iCs/>
          <w:sz w:val="22"/>
          <w:szCs w:val="22"/>
          <w:lang w:val="la-Latn"/>
        </w:rPr>
        <w:t>Christi</w:t>
      </w:r>
      <w:r w:rsidRPr="007A06F5">
        <w:rPr>
          <w:sz w:val="22"/>
          <w:szCs w:val="22"/>
          <w:lang w:val="la-Latn"/>
        </w:rPr>
        <w:t xml:space="preserve"> </w:t>
      </w:r>
      <w:r w:rsidRPr="007A06F5">
        <w:rPr>
          <w:iCs/>
          <w:sz w:val="22"/>
          <w:szCs w:val="22"/>
          <w:lang w:val="la-Latn"/>
        </w:rPr>
        <w:t>incipit</w:t>
      </w:r>
      <w:r w:rsidR="00A30F7F" w:rsidRPr="007A06F5">
        <w:rPr>
          <w:sz w:val="22"/>
          <w:szCs w:val="22"/>
          <w:lang w:val="la-Latn"/>
        </w:rPr>
        <w:t xml:space="preserve"> </w:t>
      </w:r>
      <w:r w:rsidRPr="007A06F5">
        <w:rPr>
          <w:iCs/>
          <w:sz w:val="22"/>
          <w:szCs w:val="22"/>
          <w:lang w:val="la-Latn"/>
        </w:rPr>
        <w:t>esse</w:t>
      </w:r>
      <w:r w:rsidRPr="007A06F5">
        <w:rPr>
          <w:sz w:val="22"/>
          <w:szCs w:val="22"/>
          <w:lang w:val="la-Latn"/>
        </w:rPr>
        <w:t xml:space="preserve"> </w:t>
      </w:r>
      <w:r w:rsidRPr="007A06F5">
        <w:rPr>
          <w:iCs/>
          <w:sz w:val="22"/>
          <w:szCs w:val="22"/>
          <w:lang w:val="la-Latn"/>
        </w:rPr>
        <w:t>sine</w:t>
      </w:r>
      <w:r w:rsidR="00ED106A" w:rsidRPr="007A06F5">
        <w:rPr>
          <w:sz w:val="22"/>
          <w:szCs w:val="22"/>
          <w:lang w:val="la-Latn"/>
        </w:rPr>
        <w:t xml:space="preserve"> </w:t>
      </w:r>
      <w:r w:rsidRPr="007A06F5">
        <w:rPr>
          <w:iCs/>
          <w:sz w:val="22"/>
          <w:szCs w:val="22"/>
          <w:lang w:val="la-Latn"/>
        </w:rPr>
        <w:t>nobis</w:t>
      </w:r>
      <w:r w:rsidR="00A30F7F"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vero</w:t>
      </w:r>
      <w:r w:rsidRPr="007A06F5">
        <w:rPr>
          <w:sz w:val="22"/>
          <w:szCs w:val="22"/>
          <w:lang w:val="la-Latn"/>
        </w:rPr>
        <w:t xml:space="preserve"> </w:t>
      </w:r>
      <w:r w:rsidRPr="007A06F5">
        <w:rPr>
          <w:iCs/>
          <w:sz w:val="22"/>
          <w:szCs w:val="22"/>
          <w:lang w:val="la-Latn"/>
        </w:rPr>
        <w:t>aqua</w:t>
      </w:r>
      <w:r w:rsidR="00ED106A" w:rsidRPr="007A06F5">
        <w:rPr>
          <w:sz w:val="22"/>
          <w:szCs w:val="22"/>
          <w:lang w:val="la-Latn"/>
        </w:rPr>
        <w:t xml:space="preserve"> </w:t>
      </w:r>
      <w:r w:rsidRPr="007A06F5">
        <w:rPr>
          <w:iCs/>
          <w:sz w:val="22"/>
          <w:szCs w:val="22"/>
          <w:lang w:val="la-Latn"/>
        </w:rPr>
        <w:t>sit</w:t>
      </w:r>
      <w:r w:rsidRPr="007A06F5">
        <w:rPr>
          <w:sz w:val="22"/>
          <w:szCs w:val="22"/>
          <w:lang w:val="la-Latn"/>
        </w:rPr>
        <w:t xml:space="preserve"> </w:t>
      </w:r>
      <w:r w:rsidRPr="007A06F5">
        <w:rPr>
          <w:iCs/>
          <w:sz w:val="22"/>
          <w:szCs w:val="22"/>
          <w:lang w:val="la-Latn"/>
        </w:rPr>
        <w:t>sola</w:t>
      </w:r>
      <w:r w:rsidR="0069631A" w:rsidRPr="007A06F5">
        <w:rPr>
          <w:sz w:val="22"/>
          <w:szCs w:val="22"/>
          <w:lang w:val="la-Latn"/>
        </w:rPr>
        <w:t xml:space="preserve">, </w:t>
      </w:r>
      <w:r w:rsidRPr="007A06F5">
        <w:rPr>
          <w:iCs/>
          <w:sz w:val="22"/>
          <w:szCs w:val="22"/>
          <w:lang w:val="la-Latn"/>
        </w:rPr>
        <w:t>plebs</w:t>
      </w:r>
      <w:r w:rsidR="00724342" w:rsidRPr="007A06F5">
        <w:rPr>
          <w:sz w:val="22"/>
          <w:szCs w:val="22"/>
          <w:lang w:val="la-Latn"/>
        </w:rPr>
        <w:t xml:space="preserve"> </w:t>
      </w:r>
      <w:r w:rsidRPr="007A06F5">
        <w:rPr>
          <w:iCs/>
          <w:sz w:val="22"/>
          <w:szCs w:val="22"/>
          <w:lang w:val="la-Latn"/>
        </w:rPr>
        <w:t>incipit</w:t>
      </w:r>
      <w:r w:rsidR="00ED106A" w:rsidRPr="007A06F5">
        <w:rPr>
          <w:sz w:val="22"/>
          <w:szCs w:val="22"/>
          <w:lang w:val="la-Latn"/>
        </w:rPr>
        <w:t xml:space="preserve"> </w:t>
      </w:r>
      <w:r w:rsidRPr="007A06F5">
        <w:rPr>
          <w:iCs/>
          <w:sz w:val="22"/>
          <w:szCs w:val="22"/>
          <w:lang w:val="la-Latn"/>
        </w:rPr>
        <w:t>esse</w:t>
      </w:r>
      <w:r w:rsidR="00ED106A" w:rsidRPr="007A06F5">
        <w:rPr>
          <w:sz w:val="22"/>
          <w:szCs w:val="22"/>
          <w:lang w:val="la-Latn"/>
        </w:rPr>
        <w:t xml:space="preserve"> </w:t>
      </w:r>
      <w:r w:rsidRPr="007A06F5">
        <w:rPr>
          <w:iCs/>
          <w:sz w:val="22"/>
          <w:szCs w:val="22"/>
          <w:lang w:val="la-Latn"/>
        </w:rPr>
        <w:t>sine</w:t>
      </w:r>
      <w:r w:rsidRPr="007A06F5">
        <w:rPr>
          <w:sz w:val="22"/>
          <w:szCs w:val="22"/>
          <w:lang w:val="la-Latn"/>
        </w:rPr>
        <w:t xml:space="preserve"> </w:t>
      </w:r>
      <w:r w:rsidRPr="007A06F5">
        <w:rPr>
          <w:iCs/>
          <w:sz w:val="22"/>
          <w:szCs w:val="22"/>
          <w:lang w:val="la-Latn"/>
        </w:rPr>
        <w:t>Christo</w:t>
      </w:r>
      <w:r w:rsidR="0069631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enim</w:t>
      </w:r>
      <w:r w:rsidR="00ED106A" w:rsidRPr="007A06F5">
        <w:rPr>
          <w:sz w:val="22"/>
          <w:szCs w:val="22"/>
          <w:lang w:val="la-Latn"/>
        </w:rPr>
        <w:t xml:space="preserve"> </w:t>
      </w:r>
      <w:r w:rsidRPr="007A06F5">
        <w:rPr>
          <w:iCs/>
          <w:sz w:val="22"/>
          <w:szCs w:val="22"/>
          <w:lang w:val="la-Latn"/>
        </w:rPr>
        <w:t>potest</w:t>
      </w:r>
      <w:r w:rsidR="00ED106A" w:rsidRPr="007A06F5">
        <w:rPr>
          <w:sz w:val="22"/>
          <w:szCs w:val="22"/>
          <w:lang w:val="la-Latn"/>
        </w:rPr>
        <w:t xml:space="preserve"> </w:t>
      </w:r>
      <w:r w:rsidRPr="007A06F5">
        <w:rPr>
          <w:iCs/>
          <w:sz w:val="22"/>
          <w:szCs w:val="22"/>
          <w:lang w:val="la-Latn"/>
        </w:rPr>
        <w:t>calix</w:t>
      </w:r>
      <w:r w:rsidRPr="007A06F5">
        <w:rPr>
          <w:sz w:val="22"/>
          <w:szCs w:val="22"/>
          <w:lang w:val="la-Latn"/>
        </w:rPr>
        <w:t xml:space="preserve"> </w:t>
      </w:r>
      <w:r w:rsidRPr="007A06F5">
        <w:rPr>
          <w:iCs/>
          <w:sz w:val="22"/>
          <w:szCs w:val="22"/>
          <w:lang w:val="la-Latn"/>
        </w:rPr>
        <w:t>domini</w:t>
      </w:r>
      <w:r w:rsidRPr="007A06F5">
        <w:rPr>
          <w:sz w:val="22"/>
          <w:szCs w:val="22"/>
          <w:lang w:val="la-Latn"/>
        </w:rPr>
        <w:t xml:space="preserve"> </w:t>
      </w:r>
      <w:r w:rsidRPr="007A06F5">
        <w:rPr>
          <w:iCs/>
          <w:sz w:val="22"/>
          <w:szCs w:val="22"/>
          <w:lang w:val="la-Latn"/>
        </w:rPr>
        <w:t>esse</w:t>
      </w:r>
      <w:r w:rsidRPr="007A06F5">
        <w:rPr>
          <w:sz w:val="22"/>
          <w:szCs w:val="22"/>
          <w:lang w:val="la-Latn"/>
        </w:rPr>
        <w:t xml:space="preserve"> </w:t>
      </w:r>
      <w:r w:rsidRPr="007A06F5">
        <w:rPr>
          <w:iCs/>
          <w:sz w:val="22"/>
          <w:szCs w:val="22"/>
          <w:lang w:val="la-Latn"/>
        </w:rPr>
        <w:t>aqua</w:t>
      </w:r>
      <w:r w:rsidR="00ED106A" w:rsidRPr="007A06F5">
        <w:rPr>
          <w:sz w:val="22"/>
          <w:szCs w:val="22"/>
          <w:lang w:val="la-Latn"/>
        </w:rPr>
        <w:t xml:space="preserve"> </w:t>
      </w:r>
      <w:r w:rsidRPr="007A06F5">
        <w:rPr>
          <w:iCs/>
          <w:sz w:val="22"/>
          <w:szCs w:val="22"/>
          <w:lang w:val="la-Latn"/>
        </w:rPr>
        <w:t>sola</w:t>
      </w:r>
      <w:r w:rsidR="00ED106A" w:rsidRPr="007A06F5">
        <w:rPr>
          <w:sz w:val="22"/>
          <w:szCs w:val="22"/>
          <w:lang w:val="la-Latn"/>
        </w:rPr>
        <w:t xml:space="preserve"> </w:t>
      </w:r>
      <w:r w:rsidRPr="007A06F5">
        <w:rPr>
          <w:iCs/>
          <w:sz w:val="22"/>
          <w:szCs w:val="22"/>
          <w:lang w:val="la-Latn"/>
        </w:rPr>
        <w:t>aut</w:t>
      </w:r>
      <w:r w:rsidRPr="007A06F5">
        <w:rPr>
          <w:sz w:val="22"/>
          <w:szCs w:val="22"/>
          <w:lang w:val="la-Latn"/>
        </w:rPr>
        <w:t xml:space="preserve"> </w:t>
      </w:r>
      <w:r w:rsidRPr="007A06F5">
        <w:rPr>
          <w:iCs/>
          <w:sz w:val="22"/>
          <w:szCs w:val="22"/>
          <w:lang w:val="la-Latn"/>
        </w:rPr>
        <w:t>vinum</w:t>
      </w:r>
      <w:r w:rsidRPr="007A06F5">
        <w:rPr>
          <w:sz w:val="22"/>
          <w:szCs w:val="22"/>
          <w:lang w:val="la-Latn"/>
        </w:rPr>
        <w:t xml:space="preserve"> </w:t>
      </w:r>
      <w:r w:rsidRPr="007A06F5">
        <w:rPr>
          <w:iCs/>
          <w:sz w:val="22"/>
          <w:szCs w:val="22"/>
          <w:lang w:val="la-Latn"/>
        </w:rPr>
        <w:t>solum</w:t>
      </w:r>
      <w:r w:rsidR="0069631A" w:rsidRPr="007A06F5">
        <w:rPr>
          <w:sz w:val="22"/>
          <w:szCs w:val="22"/>
          <w:lang w:val="la-Latn"/>
        </w:rPr>
        <w:t xml:space="preserve">, </w:t>
      </w:r>
      <w:r w:rsidRPr="007A06F5">
        <w:rPr>
          <w:iCs/>
          <w:sz w:val="22"/>
          <w:szCs w:val="22"/>
          <w:lang w:val="la-Latn"/>
        </w:rPr>
        <w:t>nisi</w:t>
      </w:r>
      <w:r w:rsidRPr="007A06F5">
        <w:rPr>
          <w:sz w:val="22"/>
          <w:szCs w:val="22"/>
          <w:lang w:val="la-Latn"/>
        </w:rPr>
        <w:t xml:space="preserve"> </w:t>
      </w:r>
      <w:r w:rsidRPr="007A06F5">
        <w:rPr>
          <w:iCs/>
          <w:sz w:val="22"/>
          <w:szCs w:val="22"/>
          <w:lang w:val="la-Latn"/>
        </w:rPr>
        <w:t>utrumque</w:t>
      </w:r>
      <w:r w:rsidRPr="007A06F5">
        <w:rPr>
          <w:sz w:val="22"/>
          <w:szCs w:val="22"/>
          <w:lang w:val="la-Latn"/>
        </w:rPr>
        <w:t xml:space="preserve"> sibi </w:t>
      </w:r>
      <w:r w:rsidRPr="007A06F5">
        <w:rPr>
          <w:iCs/>
          <w:sz w:val="22"/>
          <w:szCs w:val="22"/>
          <w:lang w:val="la-Latn"/>
        </w:rPr>
        <w:t>misceatur</w:t>
      </w:r>
      <w:r w:rsidR="0069631A" w:rsidRPr="007A06F5">
        <w:rPr>
          <w:sz w:val="22"/>
          <w:szCs w:val="22"/>
          <w:lang w:val="la-Latn"/>
        </w:rPr>
        <w:t xml:space="preserve">. </w:t>
      </w:r>
    </w:p>
    <w:p w14:paraId="066C0B52" w14:textId="2BD44E8C" w:rsidR="00ED106A" w:rsidRPr="007A06F5" w:rsidRDefault="00CF13F7" w:rsidP="00724342">
      <w:pPr>
        <w:pStyle w:val="Normlnweb"/>
        <w:spacing w:before="0" w:beforeAutospacing="0" w:after="120" w:afterAutospacing="0"/>
        <w:rPr>
          <w:lang w:val="la-Latn"/>
        </w:rPr>
      </w:pPr>
      <w:commentRangeStart w:id="237"/>
      <w:r w:rsidRPr="007A06F5">
        <w:rPr>
          <w:lang w:val="la-Latn"/>
        </w:rPr>
        <w:t>XLI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HIS</w:t>
      </w:r>
      <w:r w:rsidR="0069631A" w:rsidRPr="007A06F5">
        <w:rPr>
          <w:lang w:val="la-Latn"/>
        </w:rPr>
        <w:t xml:space="preserve">, </w:t>
      </w:r>
      <w:r w:rsidRPr="007A06F5">
        <w:rPr>
          <w:iCs/>
          <w:lang w:val="la-Latn"/>
        </w:rPr>
        <w:t>QUE</w:t>
      </w:r>
      <w:r w:rsidR="0069631A" w:rsidRPr="007A06F5">
        <w:rPr>
          <w:lang w:val="la-Latn"/>
        </w:rPr>
        <w:t xml:space="preserve"> </w:t>
      </w:r>
      <w:r w:rsidRPr="007A06F5">
        <w:rPr>
          <w:iCs/>
          <w:lang w:val="la-Latn"/>
        </w:rPr>
        <w:t>PROHIBENTUR</w:t>
      </w:r>
      <w:r w:rsidRPr="007A06F5">
        <w:rPr>
          <w:lang w:val="la-Latn"/>
        </w:rPr>
        <w:t xml:space="preserve"> </w:t>
      </w:r>
      <w:r w:rsidRPr="007A06F5">
        <w:rPr>
          <w:iCs/>
          <w:lang w:val="la-Latn"/>
        </w:rPr>
        <w:t>PRESBYTERIS</w:t>
      </w:r>
      <w:r w:rsidRPr="007A06F5">
        <w:rPr>
          <w:lang w:val="la-Latn"/>
        </w:rPr>
        <w:t xml:space="preserve"> </w:t>
      </w:r>
      <w:r w:rsidRPr="007A06F5">
        <w:rPr>
          <w:iCs/>
          <w:lang w:val="la-Latn"/>
        </w:rPr>
        <w:t>IN</w:t>
      </w:r>
      <w:r w:rsidR="00ED106A" w:rsidRPr="007A06F5">
        <w:rPr>
          <w:lang w:val="la-Latn"/>
        </w:rPr>
        <w:t xml:space="preserve"> ECCLESIASTI</w:t>
      </w:r>
      <w:r w:rsidRPr="007A06F5">
        <w:rPr>
          <w:iCs/>
          <w:lang w:val="la-Latn"/>
        </w:rPr>
        <w:t>CIS</w:t>
      </w:r>
      <w:r w:rsidRPr="007A06F5">
        <w:rPr>
          <w:lang w:val="la-Latn"/>
        </w:rPr>
        <w:t xml:space="preserve"> </w:t>
      </w:r>
      <w:r w:rsidRPr="007A06F5">
        <w:rPr>
          <w:iCs/>
          <w:lang w:val="la-Latn"/>
        </w:rPr>
        <w:t>SACRAMENTIS</w:t>
      </w:r>
      <w:r w:rsidR="0069631A" w:rsidRPr="007A06F5">
        <w:rPr>
          <w:lang w:val="la-Latn"/>
        </w:rPr>
        <w:t xml:space="preserve">. </w:t>
      </w:r>
      <w:commentRangeEnd w:id="237"/>
      <w:r w:rsidR="005921F2" w:rsidRPr="007A06F5">
        <w:rPr>
          <w:rStyle w:val="Odkaznakoment"/>
          <w:rFonts w:eastAsiaTheme="minorHAnsi"/>
          <w:lang w:val="la-Latn" w:eastAsia="en-US"/>
        </w:rPr>
        <w:commentReference w:id="237"/>
      </w:r>
    </w:p>
    <w:p w14:paraId="67FC4FE2" w14:textId="775B8F20"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Igitur presbyteris</w:t>
      </w:r>
      <w:r w:rsidR="0069631A" w:rsidRPr="007A06F5">
        <w:rPr>
          <w:iCs/>
          <w:sz w:val="22"/>
          <w:szCs w:val="22"/>
          <w:lang w:val="la-Latn"/>
        </w:rPr>
        <w:t xml:space="preserve">, </w:t>
      </w:r>
      <w:r w:rsidRPr="007A06F5">
        <w:rPr>
          <w:iCs/>
          <w:sz w:val="22"/>
          <w:szCs w:val="22"/>
          <w:lang w:val="la-Latn"/>
        </w:rPr>
        <w:t>quamvis</w:t>
      </w:r>
      <w:r w:rsidR="0069631A" w:rsidRPr="007A06F5">
        <w:rPr>
          <w:iCs/>
          <w:sz w:val="22"/>
          <w:szCs w:val="22"/>
          <w:lang w:val="la-Latn"/>
        </w:rPr>
        <w:t xml:space="preserve"> </w:t>
      </w:r>
      <w:r w:rsidRPr="007A06F5">
        <w:rPr>
          <w:iCs/>
          <w:sz w:val="22"/>
          <w:szCs w:val="22"/>
          <w:lang w:val="la-Latn"/>
        </w:rPr>
        <w:t>cum episcopis plurima mysteriorum communis</w:t>
      </w:r>
      <w:r w:rsidR="0069631A" w:rsidRPr="007A06F5">
        <w:rPr>
          <w:iCs/>
          <w:sz w:val="22"/>
          <w:szCs w:val="22"/>
          <w:lang w:val="la-Latn"/>
        </w:rPr>
        <w:t xml:space="preserve"> </w:t>
      </w:r>
      <w:r w:rsidRPr="007A06F5">
        <w:rPr>
          <w:iCs/>
          <w:sz w:val="22"/>
          <w:szCs w:val="22"/>
          <w:lang w:val="la-Latn"/>
        </w:rPr>
        <w:t>sit</w:t>
      </w:r>
      <w:r w:rsidR="0069631A" w:rsidRPr="007A06F5">
        <w:rPr>
          <w:iCs/>
          <w:sz w:val="22"/>
          <w:szCs w:val="22"/>
          <w:lang w:val="la-Latn"/>
        </w:rPr>
        <w:t xml:space="preserve"> </w:t>
      </w:r>
      <w:r w:rsidRPr="007A06F5">
        <w:rPr>
          <w:iCs/>
          <w:sz w:val="22"/>
          <w:szCs w:val="22"/>
          <w:lang w:val="la-Latn"/>
        </w:rPr>
        <w:t>dispensatio</w:t>
      </w:r>
      <w:r w:rsidR="0069631A" w:rsidRPr="007A06F5">
        <w:rPr>
          <w:iCs/>
          <w:sz w:val="22"/>
          <w:szCs w:val="22"/>
          <w:lang w:val="la-Latn"/>
        </w:rPr>
        <w:t xml:space="preserve">, </w:t>
      </w:r>
      <w:r w:rsidRPr="007A06F5">
        <w:rPr>
          <w:iCs/>
          <w:sz w:val="22"/>
          <w:szCs w:val="22"/>
          <w:lang w:val="la-Latn"/>
        </w:rPr>
        <w:t>quaedam</w:t>
      </w:r>
      <w:r w:rsidR="0069631A" w:rsidRPr="007A06F5">
        <w:rPr>
          <w:iCs/>
          <w:sz w:val="22"/>
          <w:szCs w:val="22"/>
          <w:lang w:val="la-Latn"/>
        </w:rPr>
        <w:t xml:space="preserve"> </w:t>
      </w:r>
      <w:r w:rsidRPr="007A06F5">
        <w:rPr>
          <w:iCs/>
          <w:sz w:val="22"/>
          <w:szCs w:val="22"/>
          <w:lang w:val="la-Latn"/>
        </w:rPr>
        <w:t xml:space="preserve">tamen </w:t>
      </w:r>
      <w:r w:rsidR="00524CAA" w:rsidRPr="00524CAA">
        <w:rPr>
          <w:b/>
          <w:iCs/>
          <w:sz w:val="22"/>
          <w:szCs w:val="22"/>
          <w:lang w:val="la-Latn"/>
        </w:rPr>
        <w:t>auctorit</w:t>
      </w:r>
      <w:r w:rsidRPr="007A06F5">
        <w:rPr>
          <w:iCs/>
          <w:sz w:val="22"/>
          <w:szCs w:val="22"/>
          <w:lang w:val="la-Latn"/>
        </w:rPr>
        <w:t>ate veteris legis</w:t>
      </w:r>
      <w:r w:rsidR="0069631A" w:rsidRPr="007A06F5">
        <w:rPr>
          <w:iCs/>
          <w:sz w:val="22"/>
          <w:szCs w:val="22"/>
          <w:lang w:val="la-Latn"/>
        </w:rPr>
        <w:t xml:space="preserve">, </w:t>
      </w:r>
      <w:r w:rsidRPr="007A06F5">
        <w:rPr>
          <w:iCs/>
          <w:sz w:val="22"/>
          <w:szCs w:val="22"/>
          <w:lang w:val="la-Latn"/>
        </w:rPr>
        <w:t>quaedam novellis et</w:t>
      </w:r>
      <w:r w:rsidR="0069631A" w:rsidRPr="007A06F5">
        <w:rPr>
          <w:iCs/>
          <w:sz w:val="22"/>
          <w:szCs w:val="22"/>
          <w:lang w:val="la-Latn"/>
        </w:rPr>
        <w:t xml:space="preserve"> </w:t>
      </w:r>
      <w:r w:rsidR="00ED106A" w:rsidRPr="007A06F5">
        <w:rPr>
          <w:iCs/>
          <w:sz w:val="22"/>
          <w:szCs w:val="22"/>
          <w:lang w:val="la-Latn"/>
        </w:rPr>
        <w:t>ecclesiasti</w:t>
      </w:r>
      <w:r w:rsidRPr="007A06F5">
        <w:rPr>
          <w:iCs/>
          <w:sz w:val="22"/>
          <w:szCs w:val="22"/>
          <w:lang w:val="la-Latn"/>
        </w:rPr>
        <w:t>cis regulis sibi prohibita noverint</w:t>
      </w:r>
      <w:r w:rsidR="0069631A" w:rsidRPr="007A06F5">
        <w:rPr>
          <w:iCs/>
          <w:sz w:val="22"/>
          <w:szCs w:val="22"/>
          <w:lang w:val="la-Latn"/>
        </w:rPr>
        <w:t xml:space="preserve">. </w:t>
      </w:r>
      <w:r w:rsidRPr="007A06F5">
        <w:rPr>
          <w:b/>
          <w:iCs/>
          <w:sz w:val="22"/>
          <w:szCs w:val="22"/>
          <w:highlight w:val="cyan"/>
          <w:lang w:val="la-Latn"/>
        </w:rPr>
        <w:t>Consecratio ergo</w:t>
      </w:r>
      <w:r w:rsidR="0069631A" w:rsidRPr="007A06F5">
        <w:rPr>
          <w:b/>
          <w:iCs/>
          <w:sz w:val="22"/>
          <w:szCs w:val="22"/>
          <w:highlight w:val="cyan"/>
          <w:lang w:val="la-Latn"/>
        </w:rPr>
        <w:t xml:space="preserve"> </w:t>
      </w:r>
      <w:r w:rsidRPr="007A06F5">
        <w:rPr>
          <w:b/>
          <w:iCs/>
          <w:sz w:val="22"/>
          <w:szCs w:val="22"/>
          <w:highlight w:val="cyan"/>
          <w:lang w:val="la-Latn"/>
        </w:rPr>
        <w:t>virginum et benedictio</w:t>
      </w:r>
      <w:r w:rsidR="0069631A" w:rsidRPr="007A06F5">
        <w:rPr>
          <w:b/>
          <w:iCs/>
          <w:sz w:val="22"/>
          <w:szCs w:val="22"/>
          <w:highlight w:val="cyan"/>
          <w:lang w:val="la-Latn"/>
        </w:rPr>
        <w:t xml:space="preserve"> </w:t>
      </w:r>
      <w:r w:rsidRPr="007A06F5">
        <w:rPr>
          <w:b/>
          <w:iCs/>
          <w:sz w:val="22"/>
          <w:szCs w:val="22"/>
          <w:highlight w:val="cyan"/>
          <w:lang w:val="la-Latn"/>
        </w:rPr>
        <w:t>vel</w:t>
      </w:r>
      <w:r w:rsidR="00ED106A" w:rsidRPr="007A06F5">
        <w:rPr>
          <w:b/>
          <w:iCs/>
          <w:sz w:val="22"/>
          <w:szCs w:val="22"/>
          <w:highlight w:val="cyan"/>
          <w:lang w:val="la-Latn"/>
        </w:rPr>
        <w:t xml:space="preserve"> </w:t>
      </w:r>
      <w:r w:rsidRPr="007A06F5">
        <w:rPr>
          <w:b/>
          <w:iCs/>
          <w:sz w:val="22"/>
          <w:szCs w:val="22"/>
          <w:highlight w:val="cyan"/>
          <w:lang w:val="la-Latn"/>
        </w:rPr>
        <w:t>unctio</w:t>
      </w:r>
      <w:r w:rsidR="0069631A" w:rsidRPr="007A06F5">
        <w:rPr>
          <w:b/>
          <w:iCs/>
          <w:sz w:val="22"/>
          <w:szCs w:val="22"/>
          <w:highlight w:val="cyan"/>
          <w:lang w:val="la-Latn"/>
        </w:rPr>
        <w:t xml:space="preserve"> </w:t>
      </w:r>
      <w:r w:rsidRPr="007A06F5">
        <w:rPr>
          <w:b/>
          <w:iCs/>
          <w:sz w:val="22"/>
          <w:szCs w:val="22"/>
          <w:highlight w:val="cyan"/>
          <w:lang w:val="la-Latn"/>
        </w:rPr>
        <w:t>altaris a presbyteris minime fiat</w:t>
      </w:r>
      <w:r w:rsidR="0069631A" w:rsidRPr="007A06F5">
        <w:rPr>
          <w:b/>
          <w:iCs/>
          <w:sz w:val="22"/>
          <w:szCs w:val="22"/>
          <w:highlight w:val="cyan"/>
          <w:lang w:val="la-Latn"/>
        </w:rPr>
        <w:t xml:space="preserve">. </w:t>
      </w:r>
      <w:r w:rsidRPr="007A06F5">
        <w:rPr>
          <w:b/>
          <w:iCs/>
          <w:sz w:val="22"/>
          <w:szCs w:val="22"/>
          <w:highlight w:val="cyan"/>
          <w:lang w:val="la-Latn"/>
        </w:rPr>
        <w:t>Similiter non liceat eis ecclesias consecrare</w:t>
      </w:r>
      <w:r w:rsidR="0069631A" w:rsidRPr="007A06F5">
        <w:rPr>
          <w:b/>
          <w:iCs/>
          <w:sz w:val="22"/>
          <w:szCs w:val="22"/>
          <w:highlight w:val="cyan"/>
          <w:lang w:val="la-Latn"/>
        </w:rPr>
        <w:t xml:space="preserve">, </w:t>
      </w:r>
      <w:r w:rsidRPr="007A06F5">
        <w:rPr>
          <w:b/>
          <w:iCs/>
          <w:sz w:val="22"/>
          <w:szCs w:val="22"/>
          <w:highlight w:val="cyan"/>
          <w:lang w:val="la-Latn"/>
        </w:rPr>
        <w:t>nec per impositionem</w:t>
      </w:r>
      <w:r w:rsidR="0069631A" w:rsidRPr="007A06F5">
        <w:rPr>
          <w:b/>
          <w:iCs/>
          <w:sz w:val="22"/>
          <w:szCs w:val="22"/>
          <w:highlight w:val="cyan"/>
          <w:lang w:val="la-Latn"/>
        </w:rPr>
        <w:t xml:space="preserve"> </w:t>
      </w:r>
      <w:r w:rsidRPr="007A06F5">
        <w:rPr>
          <w:b/>
          <w:iCs/>
          <w:sz w:val="22"/>
          <w:szCs w:val="22"/>
          <w:highlight w:val="cyan"/>
          <w:lang w:val="la-Latn"/>
        </w:rPr>
        <w:t>manus paraclitum</w:t>
      </w:r>
      <w:r w:rsidR="0069631A" w:rsidRPr="007A06F5">
        <w:rPr>
          <w:b/>
          <w:iCs/>
          <w:sz w:val="22"/>
          <w:szCs w:val="22"/>
          <w:highlight w:val="cyan"/>
          <w:lang w:val="la-Latn"/>
        </w:rPr>
        <w:t xml:space="preserve"> </w:t>
      </w:r>
      <w:r w:rsidRPr="007A06F5">
        <w:rPr>
          <w:b/>
          <w:iCs/>
          <w:sz w:val="22"/>
          <w:szCs w:val="22"/>
          <w:highlight w:val="cyan"/>
          <w:lang w:val="la-Latn"/>
        </w:rPr>
        <w:t>spiritum</w:t>
      </w:r>
      <w:r w:rsidR="0069631A" w:rsidRPr="007A06F5">
        <w:rPr>
          <w:b/>
          <w:iCs/>
          <w:sz w:val="22"/>
          <w:szCs w:val="22"/>
          <w:highlight w:val="cyan"/>
          <w:lang w:val="la-Latn"/>
        </w:rPr>
        <w:t xml:space="preserve"> </w:t>
      </w:r>
      <w:r w:rsidRPr="007A06F5">
        <w:rPr>
          <w:b/>
          <w:iCs/>
          <w:sz w:val="22"/>
          <w:szCs w:val="22"/>
          <w:highlight w:val="cyan"/>
          <w:lang w:val="la-Latn"/>
        </w:rPr>
        <w:t>tradere</w:t>
      </w:r>
      <w:r w:rsidR="0069631A" w:rsidRPr="007A06F5">
        <w:rPr>
          <w:b/>
          <w:iCs/>
          <w:sz w:val="22"/>
          <w:szCs w:val="22"/>
          <w:highlight w:val="cyan"/>
          <w:lang w:val="la-Latn"/>
        </w:rPr>
        <w:t xml:space="preserve">, </w:t>
      </w:r>
      <w:r w:rsidRPr="007A06F5">
        <w:rPr>
          <w:b/>
          <w:iCs/>
          <w:sz w:val="22"/>
          <w:szCs w:val="22"/>
          <w:highlight w:val="cyan"/>
          <w:lang w:val="la-Latn"/>
        </w:rPr>
        <w:t>nec</w:t>
      </w:r>
      <w:r w:rsidR="0069631A" w:rsidRPr="007A06F5">
        <w:rPr>
          <w:b/>
          <w:iCs/>
          <w:sz w:val="22"/>
          <w:szCs w:val="22"/>
          <w:highlight w:val="cyan"/>
          <w:lang w:val="la-Latn"/>
        </w:rPr>
        <w:t xml:space="preserve"> </w:t>
      </w:r>
      <w:r w:rsidRPr="007A06F5">
        <w:rPr>
          <w:b/>
          <w:iCs/>
          <w:sz w:val="22"/>
          <w:szCs w:val="22"/>
          <w:highlight w:val="cyan"/>
          <w:lang w:val="la-Latn"/>
        </w:rPr>
        <w:t>crisma</w:t>
      </w:r>
      <w:r w:rsidR="0069631A" w:rsidRPr="007A06F5">
        <w:rPr>
          <w:b/>
          <w:iCs/>
          <w:sz w:val="22"/>
          <w:szCs w:val="22"/>
          <w:highlight w:val="cyan"/>
          <w:lang w:val="la-Latn"/>
        </w:rPr>
        <w:t xml:space="preserve"> </w:t>
      </w:r>
      <w:r w:rsidRPr="007A06F5">
        <w:rPr>
          <w:b/>
          <w:iCs/>
          <w:sz w:val="22"/>
          <w:szCs w:val="22"/>
          <w:highlight w:val="cyan"/>
          <w:lang w:val="la-Latn"/>
        </w:rPr>
        <w:t>conficere</w:t>
      </w:r>
      <w:r w:rsidR="0069631A" w:rsidRPr="007A06F5">
        <w:rPr>
          <w:b/>
          <w:iCs/>
          <w:sz w:val="22"/>
          <w:szCs w:val="22"/>
          <w:highlight w:val="cyan"/>
          <w:lang w:val="la-Latn"/>
        </w:rPr>
        <w:t xml:space="preserve">, </w:t>
      </w:r>
      <w:r w:rsidRPr="007A06F5">
        <w:rPr>
          <w:b/>
          <w:iCs/>
          <w:sz w:val="22"/>
          <w:szCs w:val="22"/>
          <w:highlight w:val="cyan"/>
          <w:lang w:val="la-Latn"/>
        </w:rPr>
        <w:t>nec crismate baptizatorum</w:t>
      </w:r>
      <w:r w:rsidR="00A30F7F" w:rsidRPr="007A06F5">
        <w:rPr>
          <w:b/>
          <w:iCs/>
          <w:sz w:val="22"/>
          <w:szCs w:val="22"/>
          <w:highlight w:val="cyan"/>
          <w:lang w:val="la-Latn"/>
        </w:rPr>
        <w:t xml:space="preserve"> </w:t>
      </w:r>
      <w:r w:rsidRPr="007A06F5">
        <w:rPr>
          <w:b/>
          <w:iCs/>
          <w:sz w:val="22"/>
          <w:szCs w:val="22"/>
          <w:highlight w:val="cyan"/>
          <w:lang w:val="la-Latn"/>
        </w:rPr>
        <w:t>frontem</w:t>
      </w:r>
      <w:r w:rsidR="00ED106A" w:rsidRPr="007A06F5">
        <w:rPr>
          <w:b/>
          <w:iCs/>
          <w:sz w:val="22"/>
          <w:szCs w:val="22"/>
          <w:highlight w:val="cyan"/>
          <w:lang w:val="la-Latn"/>
        </w:rPr>
        <w:t xml:space="preserve"> </w:t>
      </w:r>
      <w:r w:rsidRPr="007A06F5">
        <w:rPr>
          <w:b/>
          <w:iCs/>
          <w:sz w:val="22"/>
          <w:szCs w:val="22"/>
          <w:highlight w:val="cyan"/>
          <w:lang w:val="la-Latn"/>
        </w:rPr>
        <w:t>signare</w:t>
      </w:r>
      <w:r w:rsidR="0069631A" w:rsidRPr="007A06F5">
        <w:rPr>
          <w:b/>
          <w:iCs/>
          <w:sz w:val="22"/>
          <w:szCs w:val="22"/>
          <w:highlight w:val="cyan"/>
          <w:lang w:val="la-Latn"/>
        </w:rPr>
        <w:t xml:space="preserve">, </w:t>
      </w:r>
      <w:r w:rsidRPr="007A06F5">
        <w:rPr>
          <w:b/>
          <w:iCs/>
          <w:sz w:val="22"/>
          <w:szCs w:val="22"/>
          <w:highlight w:val="cyan"/>
          <w:lang w:val="la-Latn"/>
        </w:rPr>
        <w:t>sed nec publice</w:t>
      </w:r>
      <w:r w:rsidR="00ED106A" w:rsidRPr="007A06F5">
        <w:rPr>
          <w:b/>
          <w:iCs/>
          <w:sz w:val="22"/>
          <w:szCs w:val="22"/>
          <w:highlight w:val="cyan"/>
          <w:lang w:val="la-Latn"/>
        </w:rPr>
        <w:t xml:space="preserve"> </w:t>
      </w:r>
      <w:r w:rsidRPr="007A06F5">
        <w:rPr>
          <w:b/>
          <w:iCs/>
          <w:sz w:val="22"/>
          <w:szCs w:val="22"/>
          <w:highlight w:val="cyan"/>
          <w:lang w:val="la-Latn"/>
        </w:rPr>
        <w:t>quidem</w:t>
      </w:r>
      <w:r w:rsidR="0069631A" w:rsidRPr="007A06F5">
        <w:rPr>
          <w:b/>
          <w:iCs/>
          <w:sz w:val="22"/>
          <w:szCs w:val="22"/>
          <w:highlight w:val="cyan"/>
          <w:lang w:val="la-Latn"/>
        </w:rPr>
        <w:t xml:space="preserve"> </w:t>
      </w:r>
      <w:r w:rsidRPr="007A06F5">
        <w:rPr>
          <w:b/>
          <w:iCs/>
          <w:sz w:val="22"/>
          <w:szCs w:val="22"/>
          <w:highlight w:val="cyan"/>
          <w:lang w:val="la-Latn"/>
        </w:rPr>
        <w:t>in missa quemquam paenitentium</w:t>
      </w:r>
      <w:r w:rsidR="0069631A" w:rsidRPr="007A06F5">
        <w:rPr>
          <w:b/>
          <w:iCs/>
          <w:sz w:val="22"/>
          <w:szCs w:val="22"/>
          <w:highlight w:val="cyan"/>
          <w:lang w:val="la-Latn"/>
        </w:rPr>
        <w:t xml:space="preserve"> </w:t>
      </w:r>
      <w:r w:rsidRPr="007A06F5">
        <w:rPr>
          <w:b/>
          <w:iCs/>
          <w:sz w:val="22"/>
          <w:szCs w:val="22"/>
          <w:highlight w:val="cyan"/>
          <w:lang w:val="la-Latn"/>
        </w:rPr>
        <w:t>reconciliare</w:t>
      </w:r>
      <w:r w:rsidR="0069631A" w:rsidRPr="007A06F5">
        <w:rPr>
          <w:b/>
          <w:iCs/>
          <w:sz w:val="22"/>
          <w:szCs w:val="22"/>
          <w:highlight w:val="cyan"/>
          <w:lang w:val="la-Latn"/>
        </w:rPr>
        <w:t>.</w:t>
      </w:r>
      <w:r w:rsidR="0069631A" w:rsidRPr="007A06F5">
        <w:rPr>
          <w:iCs/>
          <w:sz w:val="22"/>
          <w:szCs w:val="22"/>
          <w:lang w:val="la-Latn"/>
        </w:rPr>
        <w:t xml:space="preserve"> </w:t>
      </w:r>
      <w:r w:rsidRPr="007A06F5">
        <w:rPr>
          <w:iCs/>
          <w:sz w:val="22"/>
          <w:szCs w:val="22"/>
          <w:lang w:val="la-Latn"/>
        </w:rPr>
        <w:t>Haec enim omnia inlicita esse presbyteris</w:t>
      </w:r>
      <w:r w:rsidR="00ED106A" w:rsidRPr="007A06F5">
        <w:rPr>
          <w:iCs/>
          <w:sz w:val="22"/>
          <w:szCs w:val="22"/>
          <w:lang w:val="la-Latn"/>
        </w:rPr>
        <w:t xml:space="preserve"> / </w:t>
      </w:r>
      <w:r w:rsidRPr="007A06F5">
        <w:rPr>
          <w:iCs/>
          <w:sz w:val="22"/>
          <w:szCs w:val="22"/>
          <w:lang w:val="la-Latn"/>
        </w:rPr>
        <w:t>cognoscuntur</w:t>
      </w:r>
      <w:r w:rsidR="0069631A" w:rsidRPr="007A06F5">
        <w:rPr>
          <w:iCs/>
          <w:sz w:val="22"/>
          <w:szCs w:val="22"/>
          <w:lang w:val="la-Latn"/>
        </w:rPr>
        <w:t xml:space="preserve">, </w:t>
      </w:r>
      <w:r w:rsidRPr="007A06F5">
        <w:rPr>
          <w:iCs/>
          <w:sz w:val="22"/>
          <w:szCs w:val="22"/>
          <w:lang w:val="la-Latn"/>
        </w:rPr>
        <w:t>quia pontificatus apicem non habent</w:t>
      </w:r>
      <w:r w:rsidR="00A30F7F" w:rsidRPr="007A06F5">
        <w:rPr>
          <w:iCs/>
          <w:sz w:val="22"/>
          <w:szCs w:val="22"/>
          <w:lang w:val="la-Latn"/>
        </w:rPr>
        <w:t xml:space="preserve">; </w:t>
      </w:r>
      <w:r w:rsidRPr="007A06F5">
        <w:rPr>
          <w:iCs/>
          <w:sz w:val="22"/>
          <w:szCs w:val="22"/>
          <w:lang w:val="la-Latn"/>
        </w:rPr>
        <w:t>quae tamen omnia</w:t>
      </w:r>
      <w:r w:rsidR="00ED106A" w:rsidRPr="007A06F5">
        <w:rPr>
          <w:iCs/>
          <w:sz w:val="22"/>
          <w:szCs w:val="22"/>
          <w:lang w:val="la-Latn"/>
        </w:rPr>
        <w:t xml:space="preserve"> </w:t>
      </w:r>
      <w:r w:rsidRPr="007A06F5">
        <w:rPr>
          <w:iCs/>
          <w:sz w:val="22"/>
          <w:szCs w:val="22"/>
          <w:lang w:val="la-Latn"/>
        </w:rPr>
        <w:t>episcopis</w:t>
      </w:r>
      <w:r w:rsidR="00ED106A" w:rsidRPr="007A06F5">
        <w:rPr>
          <w:iCs/>
          <w:sz w:val="22"/>
          <w:szCs w:val="22"/>
          <w:lang w:val="la-Latn"/>
        </w:rPr>
        <w:t xml:space="preserve"> </w:t>
      </w:r>
      <w:r w:rsidR="00524CAA" w:rsidRPr="00524CAA">
        <w:rPr>
          <w:b/>
          <w:iCs/>
          <w:sz w:val="22"/>
          <w:szCs w:val="22"/>
          <w:lang w:val="la-Latn"/>
        </w:rPr>
        <w:t>auctorit</w:t>
      </w:r>
      <w:r w:rsidRPr="007A06F5">
        <w:rPr>
          <w:iCs/>
          <w:sz w:val="22"/>
          <w:szCs w:val="22"/>
          <w:lang w:val="la-Latn"/>
        </w:rPr>
        <w:t>ate canonum</w:t>
      </w:r>
      <w:r w:rsidR="00ED106A" w:rsidRPr="007A06F5">
        <w:rPr>
          <w:iCs/>
          <w:sz w:val="22"/>
          <w:szCs w:val="22"/>
          <w:lang w:val="la-Latn"/>
        </w:rPr>
        <w:t xml:space="preserve"> </w:t>
      </w:r>
      <w:r w:rsidRPr="007A06F5">
        <w:rPr>
          <w:iCs/>
          <w:sz w:val="22"/>
          <w:szCs w:val="22"/>
          <w:lang w:val="la-Latn"/>
        </w:rPr>
        <w:t>conceduntur</w:t>
      </w:r>
      <w:r w:rsidR="0047682A" w:rsidRPr="007A06F5">
        <w:rPr>
          <w:iCs/>
          <w:sz w:val="22"/>
          <w:szCs w:val="22"/>
          <w:lang w:val="la-Latn"/>
        </w:rPr>
        <w:t xml:space="preserve">. </w:t>
      </w:r>
    </w:p>
    <w:p w14:paraId="559173EE" w14:textId="338AEB9B" w:rsidR="00CF13F7" w:rsidRPr="007A06F5" w:rsidRDefault="00CF13F7" w:rsidP="00724342">
      <w:pPr>
        <w:pStyle w:val="Normlnweb"/>
        <w:spacing w:before="0" w:beforeAutospacing="0" w:after="120" w:afterAutospacing="0"/>
        <w:rPr>
          <w:lang w:val="la-Latn"/>
        </w:rPr>
      </w:pPr>
      <w:commentRangeStart w:id="238"/>
      <w:r w:rsidRPr="007A06F5">
        <w:rPr>
          <w:lang w:val="la-Latn"/>
        </w:rPr>
        <w:t>XLII</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INCRIMINATIS</w:t>
      </w:r>
      <w:r w:rsidR="0047682A" w:rsidRPr="007A06F5">
        <w:rPr>
          <w:lang w:val="la-Latn"/>
        </w:rPr>
        <w:t xml:space="preserve">, </w:t>
      </w:r>
      <w:r w:rsidRPr="007A06F5">
        <w:rPr>
          <w:lang w:val="la-Latn"/>
        </w:rPr>
        <w:t>QUALITER EXPURGARI</w:t>
      </w:r>
      <w:r w:rsidR="00ED106A" w:rsidRPr="007A06F5">
        <w:rPr>
          <w:lang w:val="la-Latn"/>
        </w:rPr>
        <w:t xml:space="preserve"> </w:t>
      </w:r>
      <w:r w:rsidRPr="007A06F5">
        <w:rPr>
          <w:lang w:val="la-Latn"/>
        </w:rPr>
        <w:t>DEBEANT</w:t>
      </w:r>
      <w:r w:rsidR="0047682A" w:rsidRPr="007A06F5">
        <w:rPr>
          <w:lang w:val="la-Latn"/>
        </w:rPr>
        <w:t xml:space="preserve">. </w:t>
      </w:r>
      <w:commentRangeEnd w:id="238"/>
      <w:r w:rsidR="005921F2" w:rsidRPr="007A06F5">
        <w:rPr>
          <w:rStyle w:val="Odkaznakoment"/>
          <w:rFonts w:eastAsiaTheme="minorHAnsi"/>
          <w:lang w:val="la-Latn" w:eastAsia="en-US"/>
        </w:rPr>
        <w:commentReference w:id="238"/>
      </w:r>
    </w:p>
    <w:p w14:paraId="30424EE4" w14:textId="4185949D"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Si episcopo aut</w:t>
      </w:r>
      <w:r w:rsidR="00ED106A" w:rsidRPr="007A06F5">
        <w:rPr>
          <w:iCs/>
          <w:sz w:val="22"/>
          <w:szCs w:val="22"/>
          <w:lang w:val="la-Latn"/>
        </w:rPr>
        <w:t xml:space="preserve"> </w:t>
      </w:r>
      <w:r w:rsidRPr="007A06F5">
        <w:rPr>
          <w:iCs/>
          <w:sz w:val="22"/>
          <w:szCs w:val="22"/>
          <w:lang w:val="la-Latn"/>
        </w:rPr>
        <w:t>presbytero causa criminalis</w:t>
      </w:r>
      <w:r w:rsidR="0069631A" w:rsidRPr="007A06F5">
        <w:rPr>
          <w:iCs/>
          <w:sz w:val="22"/>
          <w:szCs w:val="22"/>
          <w:lang w:val="la-Latn"/>
        </w:rPr>
        <w:t xml:space="preserve">, </w:t>
      </w:r>
      <w:r w:rsidRPr="007A06F5">
        <w:rPr>
          <w:iCs/>
          <w:sz w:val="22"/>
          <w:szCs w:val="22"/>
          <w:lang w:val="la-Latn"/>
        </w:rPr>
        <w:t>hoc</w:t>
      </w:r>
      <w:r w:rsidR="00ED106A" w:rsidRPr="007A06F5">
        <w:rPr>
          <w:iCs/>
          <w:sz w:val="22"/>
          <w:szCs w:val="22"/>
          <w:lang w:val="la-Latn"/>
        </w:rPr>
        <w:t xml:space="preserve"> </w:t>
      </w:r>
      <w:r w:rsidRPr="007A06F5">
        <w:rPr>
          <w:iCs/>
          <w:sz w:val="22"/>
          <w:szCs w:val="22"/>
          <w:lang w:val="la-Latn"/>
        </w:rPr>
        <w:t>est</w:t>
      </w:r>
      <w:r w:rsidR="00ED106A" w:rsidRPr="007A06F5">
        <w:rPr>
          <w:iCs/>
          <w:sz w:val="22"/>
          <w:szCs w:val="22"/>
          <w:lang w:val="la-Latn"/>
        </w:rPr>
        <w:t xml:space="preserve"> </w:t>
      </w:r>
      <w:r w:rsidRPr="007A06F5">
        <w:rPr>
          <w:iCs/>
          <w:sz w:val="22"/>
          <w:szCs w:val="22"/>
          <w:lang w:val="la-Latn"/>
        </w:rPr>
        <w:t>homicidium</w:t>
      </w:r>
      <w:r w:rsidR="0069631A" w:rsidRPr="007A06F5">
        <w:rPr>
          <w:iCs/>
          <w:sz w:val="22"/>
          <w:szCs w:val="22"/>
          <w:lang w:val="la-Latn"/>
        </w:rPr>
        <w:t xml:space="preserve">, </w:t>
      </w:r>
      <w:r w:rsidR="00ED106A" w:rsidRPr="007A06F5">
        <w:rPr>
          <w:iCs/>
          <w:sz w:val="22"/>
          <w:szCs w:val="22"/>
          <w:lang w:val="la-Latn"/>
        </w:rPr>
        <w:t>adulte</w:t>
      </w:r>
      <w:r w:rsidRPr="007A06F5">
        <w:rPr>
          <w:iCs/>
          <w:sz w:val="22"/>
          <w:szCs w:val="22"/>
          <w:lang w:val="la-Latn"/>
        </w:rPr>
        <w:t>rium</w:t>
      </w:r>
      <w:r w:rsidR="0069631A" w:rsidRPr="007A06F5">
        <w:rPr>
          <w:iCs/>
          <w:sz w:val="22"/>
          <w:szCs w:val="22"/>
          <w:lang w:val="la-Latn"/>
        </w:rPr>
        <w:t xml:space="preserve">, </w:t>
      </w:r>
      <w:r w:rsidRPr="007A06F5">
        <w:rPr>
          <w:iCs/>
          <w:sz w:val="22"/>
          <w:szCs w:val="22"/>
          <w:lang w:val="la-Latn"/>
        </w:rPr>
        <w:t>furtum</w:t>
      </w:r>
      <w:r w:rsidR="00ED106A" w:rsidRPr="007A06F5">
        <w:rPr>
          <w:iCs/>
          <w:sz w:val="22"/>
          <w:szCs w:val="22"/>
          <w:lang w:val="la-Latn"/>
        </w:rPr>
        <w:t xml:space="preserve"> </w:t>
      </w:r>
      <w:r w:rsidRPr="007A06F5">
        <w:rPr>
          <w:iCs/>
          <w:sz w:val="22"/>
          <w:szCs w:val="22"/>
          <w:lang w:val="la-Latn"/>
        </w:rPr>
        <w:t>et maleficium</w:t>
      </w:r>
      <w:r w:rsidR="00ED106A" w:rsidRPr="007A06F5">
        <w:rPr>
          <w:iCs/>
          <w:sz w:val="22"/>
          <w:szCs w:val="22"/>
          <w:lang w:val="la-Latn"/>
        </w:rPr>
        <w:t xml:space="preserve"> </w:t>
      </w:r>
      <w:r w:rsidRPr="007A06F5">
        <w:rPr>
          <w:iCs/>
          <w:sz w:val="22"/>
          <w:szCs w:val="22"/>
          <w:lang w:val="la-Latn"/>
        </w:rPr>
        <w:t>reputatum fuerit</w:t>
      </w:r>
      <w:r w:rsidR="0069631A" w:rsidRPr="007A06F5">
        <w:rPr>
          <w:iCs/>
          <w:sz w:val="22"/>
          <w:szCs w:val="22"/>
          <w:lang w:val="la-Latn"/>
        </w:rPr>
        <w:t xml:space="preserve">, </w:t>
      </w:r>
      <w:r w:rsidRPr="007A06F5">
        <w:rPr>
          <w:iCs/>
          <w:sz w:val="22"/>
          <w:szCs w:val="22"/>
          <w:lang w:val="la-Latn"/>
        </w:rPr>
        <w:t>in singulis missam</w:t>
      </w:r>
      <w:r w:rsidR="00ED106A" w:rsidRPr="007A06F5">
        <w:rPr>
          <w:iCs/>
          <w:sz w:val="22"/>
          <w:szCs w:val="22"/>
          <w:lang w:val="la-Latn"/>
        </w:rPr>
        <w:t xml:space="preserve"> tractare </w:t>
      </w:r>
      <w:r w:rsidRPr="007A06F5">
        <w:rPr>
          <w:iCs/>
          <w:sz w:val="22"/>
          <w:szCs w:val="22"/>
          <w:lang w:val="la-Latn"/>
        </w:rPr>
        <w:t>debet</w:t>
      </w:r>
      <w:r w:rsidR="00ED106A" w:rsidRPr="007A06F5">
        <w:rPr>
          <w:iCs/>
          <w:sz w:val="22"/>
          <w:szCs w:val="22"/>
          <w:lang w:val="la-Latn"/>
        </w:rPr>
        <w:t xml:space="preserve"> </w:t>
      </w:r>
      <w:r w:rsidRPr="007A06F5">
        <w:rPr>
          <w:iCs/>
          <w:sz w:val="22"/>
          <w:szCs w:val="22"/>
          <w:lang w:val="la-Latn"/>
        </w:rPr>
        <w:t>et secretam</w:t>
      </w:r>
      <w:r w:rsidR="00ED106A" w:rsidRPr="007A06F5">
        <w:rPr>
          <w:iCs/>
          <w:sz w:val="22"/>
          <w:szCs w:val="22"/>
          <w:lang w:val="la-Latn"/>
        </w:rPr>
        <w:t xml:space="preserve"> </w:t>
      </w:r>
      <w:r w:rsidRPr="007A06F5">
        <w:rPr>
          <w:iCs/>
          <w:sz w:val="22"/>
          <w:szCs w:val="22"/>
          <w:lang w:val="la-Latn"/>
        </w:rPr>
        <w:t>publice</w:t>
      </w:r>
      <w:r w:rsidR="00ED106A" w:rsidRPr="007A06F5">
        <w:rPr>
          <w:iCs/>
          <w:sz w:val="22"/>
          <w:szCs w:val="22"/>
          <w:lang w:val="la-Latn"/>
        </w:rPr>
        <w:t xml:space="preserve"> </w:t>
      </w:r>
      <w:r w:rsidRPr="007A06F5">
        <w:rPr>
          <w:iCs/>
          <w:sz w:val="22"/>
          <w:szCs w:val="22"/>
          <w:lang w:val="la-Latn"/>
        </w:rPr>
        <w:t>dicere et communicare</w:t>
      </w:r>
      <w:r w:rsidR="00A30F7F" w:rsidRPr="007A06F5">
        <w:rPr>
          <w:iCs/>
          <w:sz w:val="22"/>
          <w:szCs w:val="22"/>
          <w:lang w:val="la-Latn"/>
        </w:rPr>
        <w:t xml:space="preserve"> </w:t>
      </w:r>
      <w:r w:rsidRPr="007A06F5">
        <w:rPr>
          <w:iCs/>
          <w:sz w:val="22"/>
          <w:szCs w:val="22"/>
          <w:lang w:val="la-Latn"/>
        </w:rPr>
        <w:t>et de singulis sibi</w:t>
      </w:r>
      <w:r w:rsidR="00ED106A" w:rsidRPr="007A06F5">
        <w:rPr>
          <w:iCs/>
          <w:sz w:val="22"/>
          <w:szCs w:val="22"/>
          <w:lang w:val="la-Latn"/>
        </w:rPr>
        <w:t xml:space="preserve"> reputatis </w:t>
      </w:r>
      <w:r w:rsidRPr="007A06F5">
        <w:rPr>
          <w:iCs/>
          <w:sz w:val="22"/>
          <w:szCs w:val="22"/>
          <w:lang w:val="la-Latn"/>
        </w:rPr>
        <w:t>innocentem reddere</w:t>
      </w:r>
      <w:r w:rsidR="0047682A" w:rsidRPr="007A06F5">
        <w:rPr>
          <w:iCs/>
          <w:sz w:val="22"/>
          <w:szCs w:val="22"/>
          <w:lang w:val="la-Latn"/>
        </w:rPr>
        <w:t xml:space="preserve">. </w:t>
      </w:r>
      <w:r w:rsidRPr="007A06F5">
        <w:rPr>
          <w:iCs/>
          <w:sz w:val="22"/>
          <w:szCs w:val="22"/>
          <w:lang w:val="la-Latn"/>
        </w:rPr>
        <w:t>Quod</w:t>
      </w:r>
      <w:r w:rsidR="00ED106A" w:rsidRPr="007A06F5">
        <w:rPr>
          <w:iCs/>
          <w:sz w:val="22"/>
          <w:szCs w:val="22"/>
          <w:lang w:val="la-Latn"/>
        </w:rPr>
        <w:t xml:space="preserve"> </w:t>
      </w:r>
      <w:r w:rsidRPr="007A06F5">
        <w:rPr>
          <w:iCs/>
          <w:sz w:val="22"/>
          <w:szCs w:val="22"/>
          <w:lang w:val="la-Latn"/>
        </w:rPr>
        <w:t>si non fecerit</w:t>
      </w:r>
      <w:r w:rsidR="0047682A" w:rsidRPr="007A06F5">
        <w:rPr>
          <w:iCs/>
          <w:sz w:val="22"/>
          <w:szCs w:val="22"/>
          <w:lang w:val="la-Latn"/>
        </w:rPr>
        <w:t xml:space="preserve">, </w:t>
      </w:r>
      <w:r w:rsidRPr="007A06F5">
        <w:rPr>
          <w:iCs/>
          <w:sz w:val="22"/>
          <w:szCs w:val="22"/>
          <w:lang w:val="la-Latn"/>
        </w:rPr>
        <w:t>quinquennio</w:t>
      </w:r>
      <w:r w:rsidR="00ED106A" w:rsidRPr="007A06F5">
        <w:rPr>
          <w:iCs/>
          <w:sz w:val="22"/>
          <w:szCs w:val="22"/>
          <w:lang w:val="la-Latn"/>
        </w:rPr>
        <w:t xml:space="preserve"> liminibus eccle</w:t>
      </w:r>
      <w:r w:rsidRPr="007A06F5">
        <w:rPr>
          <w:iCs/>
          <w:sz w:val="22"/>
          <w:szCs w:val="22"/>
          <w:lang w:val="la-Latn"/>
        </w:rPr>
        <w:t>siae</w:t>
      </w:r>
      <w:r w:rsidR="0069631A" w:rsidRPr="007A06F5">
        <w:rPr>
          <w:iCs/>
          <w:sz w:val="22"/>
          <w:szCs w:val="22"/>
          <w:lang w:val="la-Latn"/>
        </w:rPr>
        <w:t xml:space="preserve"> </w:t>
      </w:r>
      <w:r w:rsidRPr="007A06F5">
        <w:rPr>
          <w:iCs/>
          <w:sz w:val="22"/>
          <w:szCs w:val="22"/>
          <w:lang w:val="la-Latn"/>
        </w:rPr>
        <w:t>extraneus habeatur</w:t>
      </w:r>
      <w:r w:rsidR="0069631A" w:rsidRPr="007A06F5">
        <w:rPr>
          <w:iCs/>
          <w:sz w:val="22"/>
          <w:szCs w:val="22"/>
          <w:lang w:val="la-Latn"/>
        </w:rPr>
        <w:t xml:space="preserve">, </w:t>
      </w:r>
      <w:r w:rsidRPr="007A06F5">
        <w:rPr>
          <w:iCs/>
          <w:sz w:val="22"/>
          <w:szCs w:val="22"/>
          <w:lang w:val="la-Latn"/>
        </w:rPr>
        <w:t>sicut</w:t>
      </w:r>
      <w:r w:rsidR="0069631A" w:rsidRPr="007A06F5">
        <w:rPr>
          <w:iCs/>
          <w:sz w:val="22"/>
          <w:szCs w:val="22"/>
          <w:lang w:val="la-Latn"/>
        </w:rPr>
        <w:t xml:space="preserve"> </w:t>
      </w:r>
      <w:r w:rsidRPr="007A06F5">
        <w:rPr>
          <w:iCs/>
          <w:sz w:val="22"/>
          <w:szCs w:val="22"/>
          <w:lang w:val="la-Latn"/>
        </w:rPr>
        <w:t>antiqui canones</w:t>
      </w:r>
      <w:r w:rsidR="0069631A" w:rsidRPr="007A06F5">
        <w:rPr>
          <w:iCs/>
          <w:sz w:val="22"/>
          <w:szCs w:val="22"/>
          <w:lang w:val="la-Latn"/>
        </w:rPr>
        <w:t xml:space="preserve"> </w:t>
      </w:r>
      <w:r w:rsidRPr="007A06F5">
        <w:rPr>
          <w:iCs/>
          <w:sz w:val="22"/>
          <w:szCs w:val="22"/>
          <w:lang w:val="la-Latn"/>
        </w:rPr>
        <w:t>instituerunt</w:t>
      </w:r>
      <w:r w:rsidR="0069631A" w:rsidRPr="007A06F5">
        <w:rPr>
          <w:iCs/>
          <w:sz w:val="22"/>
          <w:szCs w:val="22"/>
          <w:lang w:val="la-Latn"/>
        </w:rPr>
        <w:t xml:space="preserve">. </w:t>
      </w:r>
    </w:p>
    <w:p w14:paraId="7FB760F2" w14:textId="3CA32AB8" w:rsidR="00CF13F7" w:rsidRPr="007A06F5" w:rsidRDefault="00CF13F7" w:rsidP="00724342">
      <w:pPr>
        <w:pStyle w:val="Normlnweb"/>
        <w:spacing w:before="0" w:beforeAutospacing="0" w:after="120" w:afterAutospacing="0"/>
        <w:rPr>
          <w:lang w:val="la-Latn"/>
        </w:rPr>
      </w:pPr>
      <w:commentRangeStart w:id="239"/>
      <w:r w:rsidRPr="007A06F5">
        <w:rPr>
          <w:lang w:val="la-Latn"/>
        </w:rPr>
        <w:t>XLIII</w:t>
      </w:r>
      <w:r w:rsidR="0069631A" w:rsidRPr="007A06F5">
        <w:rPr>
          <w:lang w:val="la-Latn"/>
        </w:rPr>
        <w:t xml:space="preserve">. </w:t>
      </w:r>
      <w:r w:rsidRPr="007A06F5">
        <w:rPr>
          <w:lang w:val="la-Latn"/>
        </w:rPr>
        <w:t>SI</w:t>
      </w:r>
      <w:r w:rsidR="0069631A" w:rsidRPr="007A06F5">
        <w:rPr>
          <w:lang w:val="la-Latn"/>
        </w:rPr>
        <w:t xml:space="preserve"> </w:t>
      </w:r>
      <w:r w:rsidRPr="007A06F5">
        <w:rPr>
          <w:lang w:val="la-Latn"/>
        </w:rPr>
        <w:t>IN MONASTERIIS</w:t>
      </w:r>
      <w:r w:rsidR="0069631A" w:rsidRPr="007A06F5">
        <w:rPr>
          <w:lang w:val="la-Latn"/>
        </w:rPr>
        <w:t xml:space="preserve"> </w:t>
      </w:r>
      <w:r w:rsidRPr="007A06F5">
        <w:rPr>
          <w:lang w:val="la-Latn"/>
        </w:rPr>
        <w:t>ALIQUID FURATUM</w:t>
      </w:r>
      <w:r w:rsidR="0069631A" w:rsidRPr="007A06F5">
        <w:rPr>
          <w:lang w:val="la-Latn"/>
        </w:rPr>
        <w:t xml:space="preserve"> </w:t>
      </w:r>
      <w:r w:rsidRPr="007A06F5">
        <w:rPr>
          <w:lang w:val="la-Latn"/>
        </w:rPr>
        <w:t>FUERIT</w:t>
      </w:r>
      <w:r w:rsidR="0069631A" w:rsidRPr="007A06F5">
        <w:rPr>
          <w:lang w:val="la-Latn"/>
        </w:rPr>
        <w:t xml:space="preserve">, </w:t>
      </w:r>
      <w:r w:rsidR="00ED106A" w:rsidRPr="007A06F5">
        <w:rPr>
          <w:lang w:val="la-Latn"/>
        </w:rPr>
        <w:t>QUALI</w:t>
      </w:r>
      <w:r w:rsidRPr="007A06F5">
        <w:rPr>
          <w:lang w:val="la-Latn"/>
        </w:rPr>
        <w:t>TER IPSI</w:t>
      </w:r>
      <w:r w:rsidR="0069631A" w:rsidRPr="007A06F5">
        <w:rPr>
          <w:lang w:val="la-Latn"/>
        </w:rPr>
        <w:t xml:space="preserve"> </w:t>
      </w:r>
      <w:r w:rsidRPr="007A06F5">
        <w:rPr>
          <w:lang w:val="la-Latn"/>
        </w:rPr>
        <w:t>FRATRES</w:t>
      </w:r>
      <w:r w:rsidR="0069631A" w:rsidRPr="007A06F5">
        <w:rPr>
          <w:lang w:val="la-Latn"/>
        </w:rPr>
        <w:t xml:space="preserve"> </w:t>
      </w:r>
      <w:r w:rsidRPr="007A06F5">
        <w:rPr>
          <w:lang w:val="la-Latn"/>
        </w:rPr>
        <w:t>SE INDE</w:t>
      </w:r>
      <w:r w:rsidR="0069631A" w:rsidRPr="007A06F5">
        <w:rPr>
          <w:lang w:val="la-Latn"/>
        </w:rPr>
        <w:t xml:space="preserve"> </w:t>
      </w:r>
      <w:r w:rsidRPr="007A06F5">
        <w:rPr>
          <w:lang w:val="la-Latn"/>
        </w:rPr>
        <w:t>EXPURGARE</w:t>
      </w:r>
      <w:r w:rsidR="0069631A" w:rsidRPr="007A06F5">
        <w:rPr>
          <w:lang w:val="la-Latn"/>
        </w:rPr>
        <w:t xml:space="preserve"> </w:t>
      </w:r>
      <w:r w:rsidRPr="007A06F5">
        <w:rPr>
          <w:lang w:val="la-Latn"/>
        </w:rPr>
        <w:t>DEBEANT</w:t>
      </w:r>
      <w:r w:rsidR="0069631A" w:rsidRPr="007A06F5">
        <w:rPr>
          <w:lang w:val="la-Latn"/>
        </w:rPr>
        <w:t xml:space="preserve">. </w:t>
      </w:r>
      <w:commentRangeEnd w:id="239"/>
      <w:r w:rsidR="005921F2" w:rsidRPr="007A06F5">
        <w:rPr>
          <w:rStyle w:val="Odkaznakoment"/>
          <w:rFonts w:eastAsiaTheme="minorHAnsi"/>
          <w:lang w:val="la-Latn" w:eastAsia="en-US"/>
        </w:rPr>
        <w:commentReference w:id="239"/>
      </w:r>
    </w:p>
    <w:p w14:paraId="3339161D" w14:textId="4EE1FB15"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Saepe contingit</w:t>
      </w:r>
      <w:r w:rsidR="0069631A" w:rsidRPr="007A06F5">
        <w:rPr>
          <w:iCs/>
          <w:sz w:val="22"/>
          <w:szCs w:val="22"/>
          <w:lang w:val="la-Latn"/>
        </w:rPr>
        <w:t xml:space="preserve">, </w:t>
      </w:r>
      <w:r w:rsidRPr="007A06F5">
        <w:rPr>
          <w:iCs/>
          <w:sz w:val="22"/>
          <w:szCs w:val="22"/>
          <w:lang w:val="la-Latn"/>
        </w:rPr>
        <w:t>ut in monasteriis</w:t>
      </w:r>
      <w:r w:rsidR="0069631A" w:rsidRPr="007A06F5">
        <w:rPr>
          <w:iCs/>
          <w:sz w:val="22"/>
          <w:szCs w:val="22"/>
          <w:lang w:val="la-Latn"/>
        </w:rPr>
        <w:t xml:space="preserve"> </w:t>
      </w:r>
      <w:r w:rsidRPr="007A06F5">
        <w:rPr>
          <w:iCs/>
          <w:sz w:val="22"/>
          <w:szCs w:val="22"/>
          <w:lang w:val="la-Latn"/>
        </w:rPr>
        <w:t>furta</w:t>
      </w:r>
      <w:r w:rsidR="0069631A" w:rsidRPr="007A06F5">
        <w:rPr>
          <w:iCs/>
          <w:sz w:val="22"/>
          <w:szCs w:val="22"/>
          <w:lang w:val="la-Latn"/>
        </w:rPr>
        <w:t xml:space="preserve"> </w:t>
      </w:r>
      <w:r w:rsidRPr="007A06F5">
        <w:rPr>
          <w:iCs/>
          <w:sz w:val="22"/>
          <w:szCs w:val="22"/>
          <w:lang w:val="la-Latn"/>
        </w:rPr>
        <w:t>perpetrentur</w:t>
      </w:r>
      <w:r w:rsidR="0069631A" w:rsidRPr="007A06F5">
        <w:rPr>
          <w:iCs/>
          <w:sz w:val="22"/>
          <w:szCs w:val="22"/>
          <w:lang w:val="la-Latn"/>
        </w:rPr>
        <w:t xml:space="preserve">, </w:t>
      </w:r>
      <w:r w:rsidRPr="007A06F5">
        <w:rPr>
          <w:iCs/>
          <w:sz w:val="22"/>
          <w:szCs w:val="22"/>
          <w:lang w:val="la-Latn"/>
        </w:rPr>
        <w:t>et</w:t>
      </w:r>
      <w:r w:rsidR="0069631A" w:rsidRPr="007A06F5">
        <w:rPr>
          <w:iCs/>
          <w:sz w:val="22"/>
          <w:szCs w:val="22"/>
          <w:lang w:val="la-Latn"/>
        </w:rPr>
        <w:t xml:space="preserve">, </w:t>
      </w:r>
      <w:r w:rsidR="00ED106A" w:rsidRPr="007A06F5">
        <w:rPr>
          <w:iCs/>
          <w:sz w:val="22"/>
          <w:szCs w:val="22"/>
          <w:lang w:val="la-Latn"/>
        </w:rPr>
        <w:t xml:space="preserve">qui hęc com </w:t>
      </w:r>
      <w:r w:rsidRPr="007A06F5">
        <w:rPr>
          <w:iCs/>
          <w:sz w:val="22"/>
          <w:szCs w:val="22"/>
          <w:lang w:val="la-Latn"/>
        </w:rPr>
        <w:t>mittant</w:t>
      </w:r>
      <w:r w:rsidR="0069631A" w:rsidRPr="007A06F5">
        <w:rPr>
          <w:iCs/>
          <w:sz w:val="22"/>
          <w:szCs w:val="22"/>
          <w:lang w:val="la-Latn"/>
        </w:rPr>
        <w:t xml:space="preserve">, </w:t>
      </w:r>
      <w:r w:rsidRPr="007A06F5">
        <w:rPr>
          <w:iCs/>
          <w:sz w:val="22"/>
          <w:szCs w:val="22"/>
          <w:lang w:val="la-Latn"/>
        </w:rPr>
        <w:t>ignorentur</w:t>
      </w:r>
      <w:r w:rsidR="0069631A" w:rsidRPr="007A06F5">
        <w:rPr>
          <w:iCs/>
          <w:sz w:val="22"/>
          <w:szCs w:val="22"/>
          <w:lang w:val="la-Latn"/>
        </w:rPr>
        <w:t xml:space="preserve">. </w:t>
      </w:r>
      <w:r w:rsidRPr="007A06F5">
        <w:rPr>
          <w:iCs/>
          <w:sz w:val="22"/>
          <w:szCs w:val="22"/>
          <w:lang w:val="la-Latn"/>
        </w:rPr>
        <w:t>Idcirco statuimus</w:t>
      </w:r>
      <w:r w:rsidR="0069631A" w:rsidRPr="007A06F5">
        <w:rPr>
          <w:iCs/>
          <w:sz w:val="22"/>
          <w:szCs w:val="22"/>
          <w:lang w:val="la-Latn"/>
        </w:rPr>
        <w:t xml:space="preserve">, </w:t>
      </w:r>
      <w:r w:rsidRPr="007A06F5">
        <w:rPr>
          <w:iCs/>
          <w:sz w:val="22"/>
          <w:szCs w:val="22"/>
          <w:lang w:val="la-Latn"/>
        </w:rPr>
        <w:t>ut quando ipsi</w:t>
      </w:r>
      <w:r w:rsidR="00ED106A" w:rsidRPr="007A06F5">
        <w:rPr>
          <w:iCs/>
          <w:sz w:val="22"/>
          <w:szCs w:val="22"/>
          <w:lang w:val="la-Latn"/>
        </w:rPr>
        <w:t xml:space="preserve"> </w:t>
      </w:r>
      <w:r w:rsidRPr="007A06F5">
        <w:rPr>
          <w:iCs/>
          <w:sz w:val="22"/>
          <w:szCs w:val="22"/>
          <w:lang w:val="la-Latn"/>
        </w:rPr>
        <w:t>fratres</w:t>
      </w:r>
      <w:r w:rsidR="00ED106A" w:rsidRPr="007A06F5">
        <w:rPr>
          <w:iCs/>
          <w:sz w:val="22"/>
          <w:szCs w:val="22"/>
          <w:lang w:val="la-Latn"/>
        </w:rPr>
        <w:t xml:space="preserve"> </w:t>
      </w:r>
      <w:r w:rsidRPr="007A06F5">
        <w:rPr>
          <w:iCs/>
          <w:sz w:val="22"/>
          <w:szCs w:val="22"/>
          <w:lang w:val="la-Latn"/>
        </w:rPr>
        <w:t>de</w:t>
      </w:r>
      <w:r w:rsidR="00ED106A" w:rsidRPr="007A06F5">
        <w:rPr>
          <w:iCs/>
          <w:sz w:val="22"/>
          <w:szCs w:val="22"/>
          <w:lang w:val="la-Latn"/>
        </w:rPr>
        <w:t xml:space="preserve"> talibus se </w:t>
      </w:r>
      <w:r w:rsidRPr="007A06F5">
        <w:rPr>
          <w:iCs/>
          <w:sz w:val="22"/>
          <w:szCs w:val="22"/>
          <w:lang w:val="la-Latn"/>
        </w:rPr>
        <w:t>expurgare</w:t>
      </w:r>
      <w:r w:rsidR="0069631A" w:rsidRPr="007A06F5">
        <w:rPr>
          <w:iCs/>
          <w:sz w:val="22"/>
          <w:szCs w:val="22"/>
          <w:lang w:val="la-Latn"/>
        </w:rPr>
        <w:t xml:space="preserve"> </w:t>
      </w:r>
      <w:r w:rsidRPr="007A06F5">
        <w:rPr>
          <w:iCs/>
          <w:sz w:val="22"/>
          <w:szCs w:val="22"/>
          <w:lang w:val="la-Latn"/>
        </w:rPr>
        <w:t>debeant</w:t>
      </w:r>
      <w:r w:rsidR="0069631A" w:rsidRPr="007A06F5">
        <w:rPr>
          <w:iCs/>
          <w:sz w:val="22"/>
          <w:szCs w:val="22"/>
          <w:lang w:val="la-Latn"/>
        </w:rPr>
        <w:t xml:space="preserve">, </w:t>
      </w:r>
      <w:r w:rsidRPr="007A06F5">
        <w:rPr>
          <w:iCs/>
          <w:sz w:val="22"/>
          <w:szCs w:val="22"/>
          <w:lang w:val="la-Latn"/>
        </w:rPr>
        <w:t>missa ab zabbate celebretur</w:t>
      </w:r>
      <w:r w:rsidR="0047682A" w:rsidRPr="007A06F5">
        <w:rPr>
          <w:iCs/>
          <w:sz w:val="22"/>
          <w:szCs w:val="22"/>
          <w:lang w:val="la-Latn"/>
        </w:rPr>
        <w:t xml:space="preserve">, </w:t>
      </w:r>
      <w:r w:rsidRPr="007A06F5">
        <w:rPr>
          <w:iCs/>
          <w:sz w:val="22"/>
          <w:szCs w:val="22"/>
          <w:lang w:val="la-Latn"/>
        </w:rPr>
        <w:t>vel ab</w:t>
      </w:r>
      <w:r w:rsidR="00ED106A" w:rsidRPr="007A06F5">
        <w:rPr>
          <w:iCs/>
          <w:sz w:val="22"/>
          <w:szCs w:val="22"/>
          <w:lang w:val="la-Latn"/>
        </w:rPr>
        <w:t xml:space="preserve"> </w:t>
      </w:r>
      <w:r w:rsidRPr="007A06F5">
        <w:rPr>
          <w:iCs/>
          <w:sz w:val="22"/>
          <w:szCs w:val="22"/>
          <w:lang w:val="la-Latn"/>
        </w:rPr>
        <w:t>aliquo</w:t>
      </w:r>
      <w:r w:rsidR="0069631A" w:rsidRPr="007A06F5">
        <w:rPr>
          <w:iCs/>
          <w:sz w:val="22"/>
          <w:szCs w:val="22"/>
          <w:lang w:val="la-Latn"/>
        </w:rPr>
        <w:t xml:space="preserve">, </w:t>
      </w:r>
      <w:r w:rsidR="00ED106A" w:rsidRPr="007A06F5">
        <w:rPr>
          <w:iCs/>
          <w:sz w:val="22"/>
          <w:szCs w:val="22"/>
          <w:lang w:val="la-Latn"/>
        </w:rPr>
        <w:t xml:space="preserve">cui ipse </w:t>
      </w:r>
      <w:r w:rsidRPr="007A06F5">
        <w:rPr>
          <w:iCs/>
          <w:sz w:val="22"/>
          <w:szCs w:val="22"/>
          <w:lang w:val="la-Latn"/>
        </w:rPr>
        <w:t>abbas</w:t>
      </w:r>
      <w:r w:rsidR="00ED106A" w:rsidRPr="007A06F5">
        <w:rPr>
          <w:iCs/>
          <w:sz w:val="22"/>
          <w:szCs w:val="22"/>
          <w:lang w:val="la-Latn"/>
        </w:rPr>
        <w:t xml:space="preserve"> </w:t>
      </w:r>
      <w:r w:rsidRPr="007A06F5">
        <w:rPr>
          <w:iCs/>
          <w:sz w:val="22"/>
          <w:szCs w:val="22"/>
          <w:lang w:val="la-Latn"/>
        </w:rPr>
        <w:t>praeceperit</w:t>
      </w:r>
      <w:r w:rsidR="0047682A" w:rsidRPr="007A06F5">
        <w:rPr>
          <w:iCs/>
          <w:sz w:val="22"/>
          <w:szCs w:val="22"/>
          <w:lang w:val="la-Latn"/>
        </w:rPr>
        <w:t xml:space="preserve">, </w:t>
      </w:r>
      <w:r w:rsidRPr="007A06F5">
        <w:rPr>
          <w:iCs/>
          <w:sz w:val="22"/>
          <w:szCs w:val="22"/>
          <w:lang w:val="la-Latn"/>
        </w:rPr>
        <w:t>praesentibus fratribus</w:t>
      </w:r>
      <w:r w:rsidR="00A30F7F" w:rsidRPr="007A06F5">
        <w:rPr>
          <w:iCs/>
          <w:sz w:val="22"/>
          <w:szCs w:val="22"/>
          <w:lang w:val="la-Latn"/>
        </w:rPr>
        <w:t xml:space="preserve">; </w:t>
      </w:r>
      <w:r w:rsidRPr="007A06F5">
        <w:rPr>
          <w:iCs/>
          <w:sz w:val="22"/>
          <w:szCs w:val="22"/>
          <w:lang w:val="la-Latn"/>
        </w:rPr>
        <w:t>et sic in</w:t>
      </w:r>
      <w:r w:rsidR="00724342" w:rsidRPr="007A06F5">
        <w:rPr>
          <w:iCs/>
          <w:sz w:val="22"/>
          <w:szCs w:val="22"/>
          <w:lang w:val="la-Latn"/>
        </w:rPr>
        <w:t xml:space="preserve"> </w:t>
      </w:r>
      <w:r w:rsidRPr="007A06F5">
        <w:rPr>
          <w:iCs/>
          <w:sz w:val="22"/>
          <w:szCs w:val="22"/>
          <w:lang w:val="la-Latn"/>
        </w:rPr>
        <w:t>ultima</w:t>
      </w:r>
      <w:r w:rsidR="00ED106A" w:rsidRPr="007A06F5">
        <w:rPr>
          <w:iCs/>
          <w:sz w:val="22"/>
          <w:szCs w:val="22"/>
          <w:lang w:val="la-Latn"/>
        </w:rPr>
        <w:t xml:space="preserve"> </w:t>
      </w:r>
      <w:r w:rsidRPr="007A06F5">
        <w:rPr>
          <w:iCs/>
          <w:sz w:val="22"/>
          <w:szCs w:val="22"/>
          <w:lang w:val="la-Latn"/>
        </w:rPr>
        <w:t>missae</w:t>
      </w:r>
      <w:r w:rsidR="00ED106A" w:rsidRPr="007A06F5">
        <w:rPr>
          <w:iCs/>
          <w:sz w:val="22"/>
          <w:szCs w:val="22"/>
          <w:lang w:val="la-Latn"/>
        </w:rPr>
        <w:t xml:space="preserve"> celebra</w:t>
      </w:r>
      <w:r w:rsidRPr="007A06F5">
        <w:rPr>
          <w:iCs/>
          <w:sz w:val="22"/>
          <w:szCs w:val="22"/>
          <w:lang w:val="la-Latn"/>
        </w:rPr>
        <w:t>tione</w:t>
      </w:r>
      <w:r w:rsidR="0069631A" w:rsidRPr="007A06F5">
        <w:rPr>
          <w:iCs/>
          <w:sz w:val="22"/>
          <w:szCs w:val="22"/>
          <w:lang w:val="la-Latn"/>
        </w:rPr>
        <w:t xml:space="preserve">, </w:t>
      </w:r>
      <w:r w:rsidRPr="007A06F5">
        <w:rPr>
          <w:iCs/>
          <w:sz w:val="22"/>
          <w:szCs w:val="22"/>
          <w:lang w:val="la-Latn"/>
        </w:rPr>
        <w:t xml:space="preserve">pro </w:t>
      </w:r>
      <w:r w:rsidRPr="007A06F5">
        <w:rPr>
          <w:iCs/>
          <w:sz w:val="22"/>
          <w:szCs w:val="22"/>
          <w:lang w:val="la-Latn"/>
        </w:rPr>
        <w:lastRenderedPageBreak/>
        <w:t>expurgatione sua corpus et sanguinem</w:t>
      </w:r>
      <w:r w:rsidR="00ED106A" w:rsidRPr="007A06F5">
        <w:rPr>
          <w:iCs/>
          <w:sz w:val="22"/>
          <w:szCs w:val="22"/>
          <w:lang w:val="la-Latn"/>
        </w:rPr>
        <w:t xml:space="preserve"> </w:t>
      </w:r>
      <w:r w:rsidRPr="007A06F5">
        <w:rPr>
          <w:iCs/>
          <w:sz w:val="22"/>
          <w:szCs w:val="22"/>
          <w:lang w:val="la-Latn"/>
        </w:rPr>
        <w:t>domini nostri</w:t>
      </w:r>
      <w:r w:rsidR="00724342" w:rsidRPr="007A06F5">
        <w:rPr>
          <w:iCs/>
          <w:sz w:val="22"/>
          <w:szCs w:val="22"/>
          <w:lang w:val="la-Latn"/>
        </w:rPr>
        <w:t xml:space="preserve"> </w:t>
      </w:r>
      <w:r w:rsidRPr="007A06F5">
        <w:rPr>
          <w:iCs/>
          <w:sz w:val="22"/>
          <w:szCs w:val="22"/>
          <w:lang w:val="la-Latn"/>
        </w:rPr>
        <w:t>Iesu Christi</w:t>
      </w:r>
      <w:r w:rsidR="00ED106A" w:rsidRPr="007A06F5">
        <w:rPr>
          <w:iCs/>
          <w:sz w:val="22"/>
          <w:szCs w:val="22"/>
          <w:lang w:val="la-Latn"/>
        </w:rPr>
        <w:t xml:space="preserve"> </w:t>
      </w:r>
      <w:r w:rsidRPr="007A06F5">
        <w:rPr>
          <w:iCs/>
          <w:sz w:val="22"/>
          <w:szCs w:val="22"/>
          <w:lang w:val="la-Latn"/>
        </w:rPr>
        <w:t>percipiant</w:t>
      </w:r>
      <w:r w:rsidR="0047682A" w:rsidRPr="007A06F5">
        <w:rPr>
          <w:iCs/>
          <w:sz w:val="22"/>
          <w:szCs w:val="22"/>
          <w:lang w:val="la-Latn"/>
        </w:rPr>
        <w:t xml:space="preserve">, </w:t>
      </w:r>
      <w:r w:rsidRPr="007A06F5">
        <w:rPr>
          <w:iCs/>
          <w:sz w:val="22"/>
          <w:szCs w:val="22"/>
          <w:lang w:val="la-Latn"/>
        </w:rPr>
        <w:t>quatenus</w:t>
      </w:r>
      <w:r w:rsidR="00ED106A" w:rsidRPr="007A06F5">
        <w:rPr>
          <w:iCs/>
          <w:sz w:val="22"/>
          <w:szCs w:val="22"/>
          <w:lang w:val="la-Latn"/>
        </w:rPr>
        <w:t xml:space="preserve"> </w:t>
      </w:r>
      <w:r w:rsidRPr="007A06F5">
        <w:rPr>
          <w:iCs/>
          <w:sz w:val="22"/>
          <w:szCs w:val="22"/>
          <w:lang w:val="la-Latn"/>
        </w:rPr>
        <w:t>ita inde innocentes se</w:t>
      </w:r>
      <w:r w:rsidR="00724342" w:rsidRPr="007A06F5">
        <w:rPr>
          <w:iCs/>
          <w:sz w:val="22"/>
          <w:szCs w:val="22"/>
          <w:lang w:val="la-Latn"/>
        </w:rPr>
        <w:t xml:space="preserve"> </w:t>
      </w:r>
      <w:r w:rsidRPr="007A06F5">
        <w:rPr>
          <w:iCs/>
          <w:sz w:val="22"/>
          <w:szCs w:val="22"/>
          <w:lang w:val="la-Latn"/>
        </w:rPr>
        <w:t>esse ostendant</w:t>
      </w:r>
      <w:r w:rsidR="0047682A" w:rsidRPr="007A06F5">
        <w:rPr>
          <w:iCs/>
          <w:sz w:val="22"/>
          <w:szCs w:val="22"/>
          <w:lang w:val="la-Latn"/>
        </w:rPr>
        <w:t xml:space="preserve">. </w:t>
      </w:r>
      <w:r w:rsidRPr="007A06F5">
        <w:rPr>
          <w:iCs/>
          <w:sz w:val="22"/>
          <w:szCs w:val="22"/>
          <w:lang w:val="la-Latn"/>
        </w:rPr>
        <w:t>/</w:t>
      </w:r>
    </w:p>
    <w:p w14:paraId="4DB759AC" w14:textId="5C6072CE" w:rsidR="00CF13F7" w:rsidRPr="007A06F5" w:rsidRDefault="00CF13F7" w:rsidP="00724342">
      <w:pPr>
        <w:pStyle w:val="Normlnweb"/>
        <w:spacing w:before="0" w:beforeAutospacing="0" w:after="120" w:afterAutospacing="0"/>
        <w:rPr>
          <w:lang w:val="la-Latn"/>
        </w:rPr>
      </w:pPr>
      <w:commentRangeStart w:id="240"/>
      <w:r w:rsidRPr="007A06F5">
        <w:rPr>
          <w:lang w:val="la-Latn"/>
        </w:rPr>
        <w:t>XLIIII</w:t>
      </w:r>
      <w:r w:rsidR="0047682A" w:rsidRPr="007A06F5">
        <w:rPr>
          <w:lang w:val="la-Latn"/>
        </w:rPr>
        <w:t xml:space="preserve">. </w:t>
      </w:r>
      <w:r w:rsidRPr="007A06F5">
        <w:rPr>
          <w:lang w:val="la-Latn"/>
        </w:rPr>
        <w:t>UT</w:t>
      </w:r>
      <w:r w:rsidR="00ED106A" w:rsidRPr="007A06F5">
        <w:rPr>
          <w:lang w:val="la-Latn"/>
        </w:rPr>
        <w:t xml:space="preserve"> </w:t>
      </w:r>
      <w:r w:rsidRPr="007A06F5">
        <w:rPr>
          <w:lang w:val="la-Latn"/>
        </w:rPr>
        <w:t>EPISCOPUS</w:t>
      </w:r>
      <w:r w:rsidR="00A30F7F" w:rsidRPr="007A06F5">
        <w:rPr>
          <w:lang w:val="la-Latn"/>
        </w:rPr>
        <w:t xml:space="preserve"> </w:t>
      </w:r>
      <w:r w:rsidRPr="007A06F5">
        <w:rPr>
          <w:lang w:val="la-Latn"/>
        </w:rPr>
        <w:t>PRO LEVIBUS ET</w:t>
      </w:r>
      <w:r w:rsidR="00ED106A" w:rsidRPr="007A06F5">
        <w:rPr>
          <w:lang w:val="la-Latn"/>
        </w:rPr>
        <w:t xml:space="preserve"> </w:t>
      </w:r>
      <w:r w:rsidRPr="007A06F5">
        <w:rPr>
          <w:lang w:val="la-Latn"/>
        </w:rPr>
        <w:t>PARVIS</w:t>
      </w:r>
      <w:r w:rsidR="00ED106A" w:rsidRPr="007A06F5">
        <w:rPr>
          <w:lang w:val="la-Latn"/>
        </w:rPr>
        <w:t xml:space="preserve"> CAUSIS NEMI</w:t>
      </w:r>
      <w:r w:rsidRPr="007A06F5">
        <w:rPr>
          <w:lang w:val="la-Latn"/>
        </w:rPr>
        <w:t>NEM</w:t>
      </w:r>
      <w:r w:rsidR="00ED106A" w:rsidRPr="007A06F5">
        <w:rPr>
          <w:lang w:val="la-Latn"/>
        </w:rPr>
        <w:t xml:space="preserve"> </w:t>
      </w:r>
      <w:r w:rsidRPr="007A06F5">
        <w:rPr>
          <w:lang w:val="la-Latn"/>
        </w:rPr>
        <w:t>EXCOMMUNICET</w:t>
      </w:r>
      <w:r w:rsidR="0047682A" w:rsidRPr="007A06F5">
        <w:rPr>
          <w:lang w:val="la-Latn"/>
        </w:rPr>
        <w:t xml:space="preserve">. </w:t>
      </w:r>
      <w:commentRangeEnd w:id="240"/>
      <w:r w:rsidR="00177A66" w:rsidRPr="007A06F5">
        <w:rPr>
          <w:rStyle w:val="Odkaznakoment"/>
          <w:rFonts w:eastAsiaTheme="minorHAnsi"/>
          <w:lang w:val="la-Latn" w:eastAsia="en-US"/>
        </w:rPr>
        <w:commentReference w:id="240"/>
      </w:r>
    </w:p>
    <w:p w14:paraId="4EBA05DD" w14:textId="5A7A03C8"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Ut</w:t>
      </w:r>
      <w:r w:rsidR="00ED106A" w:rsidRPr="007A06F5">
        <w:rPr>
          <w:iCs/>
          <w:sz w:val="22"/>
          <w:szCs w:val="22"/>
          <w:lang w:val="la-Latn"/>
        </w:rPr>
        <w:t xml:space="preserve"> </w:t>
      </w:r>
      <w:r w:rsidRPr="007A06F5">
        <w:rPr>
          <w:iCs/>
          <w:sz w:val="22"/>
          <w:szCs w:val="22"/>
          <w:lang w:val="la-Latn"/>
        </w:rPr>
        <w:t>nullus sacerdotum quemquam</w:t>
      </w:r>
      <w:r w:rsidR="00ED106A" w:rsidRPr="007A06F5">
        <w:rPr>
          <w:iCs/>
          <w:sz w:val="22"/>
          <w:szCs w:val="22"/>
          <w:lang w:val="la-Latn"/>
        </w:rPr>
        <w:t xml:space="preserve"> </w:t>
      </w:r>
      <w:r w:rsidRPr="007A06F5">
        <w:rPr>
          <w:iCs/>
          <w:sz w:val="22"/>
          <w:szCs w:val="22"/>
          <w:lang w:val="la-Latn"/>
        </w:rPr>
        <w:t>recte fidei hominem pro parvis et levibus</w:t>
      </w:r>
      <w:r w:rsidR="00ED106A" w:rsidRPr="007A06F5">
        <w:rPr>
          <w:iCs/>
          <w:sz w:val="22"/>
          <w:szCs w:val="22"/>
          <w:lang w:val="la-Latn"/>
        </w:rPr>
        <w:t xml:space="preserve"> </w:t>
      </w:r>
      <w:r w:rsidRPr="007A06F5">
        <w:rPr>
          <w:iCs/>
          <w:sz w:val="22"/>
          <w:szCs w:val="22"/>
          <w:lang w:val="la-Latn"/>
        </w:rPr>
        <w:t>causis a</w:t>
      </w:r>
      <w:r w:rsidR="0069631A" w:rsidRPr="007A06F5">
        <w:rPr>
          <w:iCs/>
          <w:sz w:val="22"/>
          <w:szCs w:val="22"/>
          <w:lang w:val="la-Latn"/>
        </w:rPr>
        <w:t xml:space="preserve"> </w:t>
      </w:r>
      <w:r w:rsidRPr="007A06F5">
        <w:rPr>
          <w:iCs/>
          <w:sz w:val="22"/>
          <w:szCs w:val="22"/>
          <w:lang w:val="la-Latn"/>
        </w:rPr>
        <w:t>communione suspendat</w:t>
      </w:r>
      <w:r w:rsidR="0069631A" w:rsidRPr="007A06F5">
        <w:rPr>
          <w:iCs/>
          <w:sz w:val="22"/>
          <w:szCs w:val="22"/>
          <w:lang w:val="la-Latn"/>
        </w:rPr>
        <w:t xml:space="preserve"> </w:t>
      </w:r>
      <w:r w:rsidRPr="007A06F5">
        <w:rPr>
          <w:iCs/>
          <w:sz w:val="22"/>
          <w:szCs w:val="22"/>
          <w:lang w:val="la-Latn"/>
        </w:rPr>
        <w:t>praeter eas culpas</w:t>
      </w:r>
      <w:r w:rsidR="0069631A" w:rsidRPr="007A06F5">
        <w:rPr>
          <w:iCs/>
          <w:sz w:val="22"/>
          <w:szCs w:val="22"/>
          <w:lang w:val="la-Latn"/>
        </w:rPr>
        <w:t xml:space="preserve">, </w:t>
      </w:r>
      <w:r w:rsidRPr="007A06F5">
        <w:rPr>
          <w:iCs/>
          <w:sz w:val="22"/>
          <w:szCs w:val="22"/>
          <w:lang w:val="la-Latn"/>
        </w:rPr>
        <w:t>pro</w:t>
      </w:r>
      <w:r w:rsidR="0069631A" w:rsidRPr="007A06F5">
        <w:rPr>
          <w:iCs/>
          <w:sz w:val="22"/>
          <w:szCs w:val="22"/>
          <w:lang w:val="la-Latn"/>
        </w:rPr>
        <w:t xml:space="preserve"> </w:t>
      </w:r>
      <w:r w:rsidRPr="007A06F5">
        <w:rPr>
          <w:iCs/>
          <w:sz w:val="22"/>
          <w:szCs w:val="22"/>
          <w:lang w:val="la-Latn"/>
        </w:rPr>
        <w:t>quibus antiqui patres arcere</w:t>
      </w:r>
      <w:r w:rsidR="00ED106A" w:rsidRPr="007A06F5">
        <w:rPr>
          <w:iCs/>
          <w:sz w:val="22"/>
          <w:szCs w:val="22"/>
          <w:lang w:val="la-Latn"/>
        </w:rPr>
        <w:t xml:space="preserve"> </w:t>
      </w:r>
      <w:r w:rsidRPr="007A06F5">
        <w:rPr>
          <w:iCs/>
          <w:sz w:val="22"/>
          <w:szCs w:val="22"/>
          <w:lang w:val="la-Latn"/>
        </w:rPr>
        <w:t>iusserunt aliquid committentes</w:t>
      </w:r>
      <w:r w:rsidR="0069631A" w:rsidRPr="007A06F5">
        <w:rPr>
          <w:iCs/>
          <w:sz w:val="22"/>
          <w:szCs w:val="22"/>
          <w:lang w:val="la-Latn"/>
        </w:rPr>
        <w:t xml:space="preserve">. </w:t>
      </w:r>
    </w:p>
    <w:p w14:paraId="5BC200DD" w14:textId="26991DAF" w:rsidR="00ED106A" w:rsidRPr="007A06F5" w:rsidRDefault="00CF13F7" w:rsidP="00724342">
      <w:pPr>
        <w:pStyle w:val="Normlnweb"/>
        <w:spacing w:before="0" w:beforeAutospacing="0" w:after="120" w:afterAutospacing="0"/>
        <w:rPr>
          <w:lang w:val="la-Latn"/>
        </w:rPr>
      </w:pPr>
      <w:commentRangeStart w:id="241"/>
      <w:r w:rsidRPr="007A06F5">
        <w:rPr>
          <w:lang w:val="la-Latn"/>
        </w:rPr>
        <w:t>XLV</w:t>
      </w:r>
      <w:r w:rsidR="0069631A" w:rsidRPr="007A06F5">
        <w:rPr>
          <w:lang w:val="la-Latn"/>
        </w:rPr>
        <w:t xml:space="preserve">. </w:t>
      </w:r>
      <w:r w:rsidRPr="007A06F5">
        <w:rPr>
          <w:lang w:val="la-Latn"/>
        </w:rPr>
        <w:t>DE</w:t>
      </w:r>
      <w:r w:rsidR="0069631A" w:rsidRPr="007A06F5">
        <w:rPr>
          <w:lang w:val="la-Latn"/>
        </w:rPr>
        <w:t xml:space="preserve"> </w:t>
      </w:r>
      <w:r w:rsidRPr="007A06F5">
        <w:rPr>
          <w:lang w:val="la-Latn"/>
        </w:rPr>
        <w:t>CLERICIS</w:t>
      </w:r>
      <w:r w:rsidR="0069631A" w:rsidRPr="007A06F5">
        <w:rPr>
          <w:lang w:val="la-Latn"/>
        </w:rPr>
        <w:t xml:space="preserve">, </w:t>
      </w:r>
      <w:r w:rsidRPr="007A06F5">
        <w:rPr>
          <w:lang w:val="la-Latn"/>
        </w:rPr>
        <w:t>SI EXCOMMUNICATI</w:t>
      </w:r>
      <w:r w:rsidR="0069631A" w:rsidRPr="007A06F5">
        <w:rPr>
          <w:lang w:val="la-Latn"/>
        </w:rPr>
        <w:t xml:space="preserve"> </w:t>
      </w:r>
      <w:r w:rsidRPr="007A06F5">
        <w:rPr>
          <w:lang w:val="la-Latn"/>
        </w:rPr>
        <w:t>PRO</w:t>
      </w:r>
      <w:r w:rsidR="0069631A" w:rsidRPr="007A06F5">
        <w:rPr>
          <w:lang w:val="la-Latn"/>
        </w:rPr>
        <w:t xml:space="preserve"> </w:t>
      </w:r>
      <w:r w:rsidR="00ED106A" w:rsidRPr="007A06F5">
        <w:rPr>
          <w:lang w:val="la-Latn"/>
        </w:rPr>
        <w:t xml:space="preserve">LEVIBUS CAUSIS </w:t>
      </w:r>
      <w:r w:rsidRPr="007A06F5">
        <w:rPr>
          <w:lang w:val="la-Latn"/>
        </w:rPr>
        <w:t>AUT</w:t>
      </w:r>
      <w:r w:rsidR="0069631A" w:rsidRPr="007A06F5">
        <w:rPr>
          <w:lang w:val="la-Latn"/>
        </w:rPr>
        <w:t xml:space="preserve"> </w:t>
      </w:r>
      <w:r w:rsidRPr="007A06F5">
        <w:rPr>
          <w:lang w:val="la-Latn"/>
        </w:rPr>
        <w:t>INNOCENTES FUERINT</w:t>
      </w:r>
      <w:r w:rsidR="0069631A" w:rsidRPr="007A06F5">
        <w:rPr>
          <w:lang w:val="la-Latn"/>
        </w:rPr>
        <w:t xml:space="preserve">. </w:t>
      </w:r>
      <w:commentRangeEnd w:id="241"/>
      <w:r w:rsidR="00177A66" w:rsidRPr="007A06F5">
        <w:rPr>
          <w:rStyle w:val="Odkaznakoment"/>
          <w:rFonts w:eastAsiaTheme="minorHAnsi"/>
          <w:lang w:val="la-Latn" w:eastAsia="en-US"/>
        </w:rPr>
        <w:commentReference w:id="241"/>
      </w:r>
    </w:p>
    <w:p w14:paraId="527B4A64" w14:textId="4CA665B8"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Episcopi vero</w:t>
      </w:r>
      <w:r w:rsidR="0069631A" w:rsidRPr="007A06F5">
        <w:rPr>
          <w:iCs/>
          <w:sz w:val="22"/>
          <w:szCs w:val="22"/>
          <w:lang w:val="la-Latn"/>
        </w:rPr>
        <w:t xml:space="preserve">, </w:t>
      </w:r>
      <w:r w:rsidRPr="007A06F5">
        <w:rPr>
          <w:iCs/>
          <w:sz w:val="22"/>
          <w:szCs w:val="22"/>
          <w:lang w:val="la-Latn"/>
        </w:rPr>
        <w:t>si sacerdotali moderatione postposita</w:t>
      </w:r>
      <w:r w:rsidR="0069631A" w:rsidRPr="007A06F5">
        <w:rPr>
          <w:iCs/>
          <w:sz w:val="22"/>
          <w:szCs w:val="22"/>
          <w:lang w:val="la-Latn"/>
        </w:rPr>
        <w:t xml:space="preserve"> </w:t>
      </w:r>
      <w:r w:rsidRPr="007A06F5">
        <w:rPr>
          <w:iCs/>
          <w:sz w:val="22"/>
          <w:szCs w:val="22"/>
          <w:lang w:val="la-Latn"/>
        </w:rPr>
        <w:t>innocentes aut in</w:t>
      </w:r>
      <w:r w:rsidR="0069631A" w:rsidRPr="007A06F5">
        <w:rPr>
          <w:iCs/>
          <w:sz w:val="22"/>
          <w:szCs w:val="22"/>
          <w:lang w:val="la-Latn"/>
        </w:rPr>
        <w:t xml:space="preserve"> </w:t>
      </w:r>
      <w:r w:rsidRPr="007A06F5">
        <w:rPr>
          <w:iCs/>
          <w:sz w:val="22"/>
          <w:szCs w:val="22"/>
          <w:lang w:val="la-Latn"/>
        </w:rPr>
        <w:t>minimis causis culpabiles excommunicare praesumpserint</w:t>
      </w:r>
      <w:r w:rsidR="0069631A" w:rsidRPr="007A06F5">
        <w:rPr>
          <w:iCs/>
          <w:sz w:val="22"/>
          <w:szCs w:val="22"/>
          <w:lang w:val="la-Latn"/>
        </w:rPr>
        <w:t xml:space="preserve"> </w:t>
      </w:r>
      <w:r w:rsidRPr="007A06F5">
        <w:rPr>
          <w:iCs/>
          <w:sz w:val="22"/>
          <w:szCs w:val="22"/>
          <w:lang w:val="la-Latn"/>
        </w:rPr>
        <w:t>et ad gratiam festinantes recipere</w:t>
      </w:r>
      <w:r w:rsidR="00ED106A" w:rsidRPr="007A06F5">
        <w:rPr>
          <w:iCs/>
          <w:sz w:val="22"/>
          <w:szCs w:val="22"/>
          <w:lang w:val="la-Latn"/>
        </w:rPr>
        <w:t xml:space="preserve"> </w:t>
      </w:r>
      <w:r w:rsidRPr="007A06F5">
        <w:rPr>
          <w:iCs/>
          <w:sz w:val="22"/>
          <w:szCs w:val="22"/>
          <w:lang w:val="la-Latn"/>
        </w:rPr>
        <w:t>fortasse noluerint</w:t>
      </w:r>
      <w:r w:rsidR="0069631A" w:rsidRPr="007A06F5">
        <w:rPr>
          <w:iCs/>
          <w:sz w:val="22"/>
          <w:szCs w:val="22"/>
          <w:lang w:val="la-Latn"/>
        </w:rPr>
        <w:t xml:space="preserve">, </w:t>
      </w:r>
      <w:r w:rsidRPr="007A06F5">
        <w:rPr>
          <w:iCs/>
          <w:sz w:val="22"/>
          <w:szCs w:val="22"/>
          <w:lang w:val="la-Latn"/>
        </w:rPr>
        <w:t>a vicinis episcopis cuiuslibet provintiae</w:t>
      </w:r>
      <w:r w:rsidR="0069631A" w:rsidRPr="007A06F5">
        <w:rPr>
          <w:iCs/>
          <w:sz w:val="22"/>
          <w:szCs w:val="22"/>
          <w:lang w:val="la-Latn"/>
        </w:rPr>
        <w:t xml:space="preserve"> </w:t>
      </w:r>
      <w:r w:rsidRPr="007A06F5">
        <w:rPr>
          <w:iCs/>
          <w:sz w:val="22"/>
          <w:szCs w:val="22"/>
          <w:lang w:val="la-Latn"/>
        </w:rPr>
        <w:t>communio illis usque ad</w:t>
      </w:r>
      <w:r w:rsidR="00ED106A" w:rsidRPr="007A06F5">
        <w:rPr>
          <w:iCs/>
          <w:sz w:val="22"/>
          <w:szCs w:val="22"/>
          <w:lang w:val="la-Latn"/>
        </w:rPr>
        <w:t xml:space="preserve"> </w:t>
      </w:r>
      <w:r w:rsidRPr="007A06F5">
        <w:rPr>
          <w:iCs/>
          <w:sz w:val="22"/>
          <w:szCs w:val="22"/>
          <w:lang w:val="la-Latn"/>
        </w:rPr>
        <w:t>tempus synodi non negetur</w:t>
      </w:r>
      <w:r w:rsidR="0069631A" w:rsidRPr="007A06F5">
        <w:rPr>
          <w:iCs/>
          <w:sz w:val="22"/>
          <w:szCs w:val="22"/>
          <w:lang w:val="la-Latn"/>
        </w:rPr>
        <w:t xml:space="preserve">. </w:t>
      </w:r>
      <w:r w:rsidRPr="007A06F5">
        <w:rPr>
          <w:iCs/>
          <w:sz w:val="22"/>
          <w:szCs w:val="22"/>
          <w:lang w:val="la-Latn"/>
        </w:rPr>
        <w:t>/</w:t>
      </w:r>
    </w:p>
    <w:p w14:paraId="528C36B4" w14:textId="11ED9AFA" w:rsidR="00CF13F7" w:rsidRPr="007A06F5" w:rsidRDefault="00CF13F7" w:rsidP="00724342">
      <w:pPr>
        <w:pStyle w:val="Normlnweb"/>
        <w:spacing w:before="0" w:beforeAutospacing="0" w:after="120" w:afterAutospacing="0"/>
        <w:rPr>
          <w:highlight w:val="yellow"/>
          <w:lang w:val="la-Latn"/>
        </w:rPr>
      </w:pPr>
      <w:r w:rsidRPr="007A06F5">
        <w:rPr>
          <w:highlight w:val="yellow"/>
          <w:lang w:val="la-Latn"/>
        </w:rPr>
        <w:t xml:space="preserve">B </w:t>
      </w:r>
      <w:r w:rsidRPr="007A06F5">
        <w:rPr>
          <w:iCs/>
          <w:highlight w:val="yellow"/>
          <w:lang w:val="la-Latn"/>
        </w:rPr>
        <w:t>Bamberg</w:t>
      </w:r>
      <w:r w:rsidR="0069631A" w:rsidRPr="007A06F5">
        <w:rPr>
          <w:highlight w:val="yellow"/>
          <w:lang w:val="la-Latn"/>
        </w:rPr>
        <w:t xml:space="preserve">, </w:t>
      </w:r>
      <w:r w:rsidRPr="007A06F5">
        <w:rPr>
          <w:iCs/>
          <w:highlight w:val="yellow"/>
          <w:lang w:val="la-Latn"/>
        </w:rPr>
        <w:t>Staatsbibliothek</w:t>
      </w:r>
      <w:r w:rsidR="0069631A" w:rsidRPr="007A06F5">
        <w:rPr>
          <w:highlight w:val="yellow"/>
          <w:lang w:val="la-Latn"/>
        </w:rPr>
        <w:t xml:space="preserve">, </w:t>
      </w:r>
      <w:r w:rsidRPr="007A06F5">
        <w:rPr>
          <w:iCs/>
          <w:highlight w:val="yellow"/>
          <w:lang w:val="la-Latn"/>
        </w:rPr>
        <w:t>Can</w:t>
      </w:r>
      <w:r w:rsidR="0069631A" w:rsidRPr="007A06F5">
        <w:rPr>
          <w:highlight w:val="yellow"/>
          <w:lang w:val="la-Latn"/>
        </w:rPr>
        <w:t xml:space="preserve">. </w:t>
      </w:r>
      <w:r w:rsidRPr="007A06F5">
        <w:rPr>
          <w:iCs/>
          <w:highlight w:val="yellow"/>
          <w:lang w:val="la-Latn"/>
        </w:rPr>
        <w:t>2</w:t>
      </w:r>
      <w:r w:rsidRPr="007A06F5">
        <w:rPr>
          <w:highlight w:val="yellow"/>
          <w:lang w:val="la-Latn"/>
        </w:rPr>
        <w:t xml:space="preserve"> </w:t>
      </w:r>
    </w:p>
    <w:p w14:paraId="681B8289" w14:textId="118F6DE0" w:rsidR="00CF13F7" w:rsidRPr="007A06F5" w:rsidRDefault="00CF13F7" w:rsidP="00724342">
      <w:pPr>
        <w:pStyle w:val="Normlnweb"/>
        <w:spacing w:before="0" w:beforeAutospacing="0" w:after="120" w:afterAutospacing="0"/>
        <w:rPr>
          <w:highlight w:val="yellow"/>
          <w:lang w:val="la-Latn"/>
        </w:rPr>
      </w:pPr>
      <w:r w:rsidRPr="007A06F5">
        <w:rPr>
          <w:highlight w:val="yellow"/>
          <w:lang w:val="la-Latn"/>
        </w:rPr>
        <w:t xml:space="preserve">V 1 </w:t>
      </w:r>
      <w:r w:rsidRPr="007A06F5">
        <w:rPr>
          <w:iCs/>
          <w:highlight w:val="yellow"/>
          <w:lang w:val="la-Latn"/>
        </w:rPr>
        <w:t>Venedig</w:t>
      </w:r>
      <w:r w:rsidR="0069631A" w:rsidRPr="007A06F5">
        <w:rPr>
          <w:highlight w:val="yellow"/>
          <w:lang w:val="la-Latn"/>
        </w:rPr>
        <w:t xml:space="preserve">, </w:t>
      </w:r>
      <w:r w:rsidRPr="007A06F5">
        <w:rPr>
          <w:iCs/>
          <w:highlight w:val="yellow"/>
          <w:lang w:val="la-Latn"/>
        </w:rPr>
        <w:t>Biblioteca</w:t>
      </w:r>
      <w:r w:rsidRPr="007A06F5">
        <w:rPr>
          <w:highlight w:val="yellow"/>
          <w:lang w:val="la-Latn"/>
        </w:rPr>
        <w:t xml:space="preserve"> </w:t>
      </w:r>
      <w:r w:rsidRPr="007A06F5">
        <w:rPr>
          <w:iCs/>
          <w:highlight w:val="yellow"/>
          <w:lang w:val="la-Latn"/>
        </w:rPr>
        <w:t>Nazionale</w:t>
      </w:r>
      <w:r w:rsidRPr="007A06F5">
        <w:rPr>
          <w:highlight w:val="yellow"/>
          <w:lang w:val="la-Latn"/>
        </w:rPr>
        <w:t xml:space="preserve"> </w:t>
      </w:r>
      <w:r w:rsidRPr="007A06F5">
        <w:rPr>
          <w:iCs/>
          <w:highlight w:val="yellow"/>
          <w:lang w:val="la-Latn"/>
        </w:rPr>
        <w:t>Marciana</w:t>
      </w:r>
      <w:r w:rsidR="0069631A" w:rsidRPr="007A06F5">
        <w:rPr>
          <w:highlight w:val="yellow"/>
          <w:lang w:val="la-Latn"/>
        </w:rPr>
        <w:t xml:space="preserve">, </w:t>
      </w:r>
      <w:r w:rsidRPr="007A06F5">
        <w:rPr>
          <w:iCs/>
          <w:highlight w:val="yellow"/>
          <w:lang w:val="la-Latn"/>
        </w:rPr>
        <w:t>ius</w:t>
      </w:r>
      <w:r w:rsidRPr="007A06F5">
        <w:rPr>
          <w:highlight w:val="yellow"/>
          <w:lang w:val="la-Latn"/>
        </w:rPr>
        <w:t xml:space="preserve"> </w:t>
      </w:r>
      <w:r w:rsidRPr="007A06F5">
        <w:rPr>
          <w:iCs/>
          <w:highlight w:val="yellow"/>
          <w:lang w:val="la-Latn"/>
        </w:rPr>
        <w:t>can</w:t>
      </w:r>
      <w:r w:rsidR="0069631A" w:rsidRPr="007A06F5">
        <w:rPr>
          <w:highlight w:val="yellow"/>
          <w:lang w:val="la-Latn"/>
        </w:rPr>
        <w:t xml:space="preserve">. </w:t>
      </w:r>
      <w:r w:rsidRPr="007A06F5">
        <w:rPr>
          <w:iCs/>
          <w:highlight w:val="yellow"/>
          <w:lang w:val="la-Latn"/>
        </w:rPr>
        <w:t>11</w:t>
      </w:r>
      <w:r w:rsidRPr="007A06F5">
        <w:rPr>
          <w:highlight w:val="yellow"/>
          <w:lang w:val="la-Latn"/>
        </w:rPr>
        <w:t xml:space="preserve"> </w:t>
      </w:r>
      <w:r w:rsidR="00E63196" w:rsidRPr="007A06F5">
        <w:rPr>
          <w:highlight w:val="yellow"/>
          <w:lang w:val="la-Latn"/>
        </w:rPr>
        <w:t>(</w:t>
      </w:r>
      <w:r w:rsidRPr="007A06F5">
        <w:rPr>
          <w:iCs/>
          <w:highlight w:val="yellow"/>
          <w:lang w:val="la-Latn"/>
        </w:rPr>
        <w:t>lat</w:t>
      </w:r>
      <w:r w:rsidR="0069631A" w:rsidRPr="007A06F5">
        <w:rPr>
          <w:highlight w:val="yellow"/>
          <w:lang w:val="la-Latn"/>
        </w:rPr>
        <w:t xml:space="preserve">. </w:t>
      </w:r>
      <w:r w:rsidRPr="007A06F5">
        <w:rPr>
          <w:iCs/>
          <w:highlight w:val="yellow"/>
          <w:lang w:val="la-Latn"/>
        </w:rPr>
        <w:t>IV</w:t>
      </w:r>
      <w:r w:rsidR="0069631A" w:rsidRPr="007A06F5">
        <w:rPr>
          <w:highlight w:val="yellow"/>
          <w:lang w:val="la-Latn"/>
        </w:rPr>
        <w:t xml:space="preserve">. </w:t>
      </w:r>
      <w:r w:rsidRPr="007A06F5">
        <w:rPr>
          <w:iCs/>
          <w:highlight w:val="yellow"/>
          <w:lang w:val="la-Latn"/>
        </w:rPr>
        <w:t>48</w:t>
      </w:r>
      <w:r w:rsidR="00AE48A4" w:rsidRPr="007A06F5">
        <w:rPr>
          <w:highlight w:val="yellow"/>
          <w:lang w:val="la-Latn"/>
        </w:rPr>
        <w:t xml:space="preserve"> [</w:t>
      </w:r>
      <w:r w:rsidRPr="007A06F5">
        <w:rPr>
          <w:iCs/>
          <w:highlight w:val="yellow"/>
          <w:lang w:val="la-Latn"/>
        </w:rPr>
        <w:t>2301</w:t>
      </w:r>
      <w:r w:rsidRPr="007A06F5">
        <w:rPr>
          <w:highlight w:val="yellow"/>
          <w:lang w:val="la-Latn"/>
        </w:rPr>
        <w:t xml:space="preserve">]) </w:t>
      </w:r>
    </w:p>
    <w:p w14:paraId="05AB02E3" w14:textId="77777777" w:rsidR="00ED106A" w:rsidRPr="007A06F5" w:rsidRDefault="00CF13F7" w:rsidP="00724342">
      <w:pPr>
        <w:pStyle w:val="Normlnweb"/>
        <w:spacing w:before="0" w:beforeAutospacing="0" w:after="120" w:afterAutospacing="0"/>
        <w:rPr>
          <w:highlight w:val="yellow"/>
          <w:lang w:val="la-Latn"/>
        </w:rPr>
      </w:pPr>
      <w:r w:rsidRPr="007A06F5">
        <w:rPr>
          <w:highlight w:val="yellow"/>
          <w:lang w:val="la-Latn"/>
        </w:rPr>
        <w:t xml:space="preserve">W 3 </w:t>
      </w:r>
      <w:r w:rsidRPr="007A06F5">
        <w:rPr>
          <w:iCs/>
          <w:highlight w:val="yellow"/>
          <w:lang w:val="la-Latn"/>
        </w:rPr>
        <w:t>Wien</w:t>
      </w:r>
      <w:r w:rsidR="0069631A" w:rsidRPr="007A06F5">
        <w:rPr>
          <w:highlight w:val="yellow"/>
          <w:lang w:val="la-Latn"/>
        </w:rPr>
        <w:t xml:space="preserve">, </w:t>
      </w:r>
      <w:r w:rsidRPr="007A06F5">
        <w:rPr>
          <w:iCs/>
          <w:highlight w:val="yellow"/>
          <w:lang w:val="la-Latn"/>
        </w:rPr>
        <w:t>Österreichische</w:t>
      </w:r>
      <w:r w:rsidRPr="007A06F5">
        <w:rPr>
          <w:highlight w:val="yellow"/>
          <w:lang w:val="la-Latn"/>
        </w:rPr>
        <w:t xml:space="preserve"> </w:t>
      </w:r>
      <w:r w:rsidRPr="007A06F5">
        <w:rPr>
          <w:iCs/>
          <w:highlight w:val="yellow"/>
          <w:lang w:val="la-Latn"/>
        </w:rPr>
        <w:t>Nationalbibliothek</w:t>
      </w:r>
      <w:r w:rsidR="0069631A" w:rsidRPr="007A06F5">
        <w:rPr>
          <w:highlight w:val="yellow"/>
          <w:lang w:val="la-Latn"/>
        </w:rPr>
        <w:t xml:space="preserve">, </w:t>
      </w:r>
      <w:r w:rsidRPr="007A06F5">
        <w:rPr>
          <w:iCs/>
          <w:highlight w:val="yellow"/>
          <w:lang w:val="la-Latn"/>
        </w:rPr>
        <w:t>lat</w:t>
      </w:r>
      <w:r w:rsidR="0069631A" w:rsidRPr="007A06F5">
        <w:rPr>
          <w:highlight w:val="yellow"/>
          <w:lang w:val="la-Latn"/>
        </w:rPr>
        <w:t xml:space="preserve">. </w:t>
      </w:r>
      <w:r w:rsidRPr="007A06F5">
        <w:rPr>
          <w:iCs/>
          <w:highlight w:val="yellow"/>
          <w:lang w:val="la-Latn"/>
        </w:rPr>
        <w:t>13798</w:t>
      </w:r>
      <w:r w:rsidR="00ED106A" w:rsidRPr="007A06F5">
        <w:rPr>
          <w:highlight w:val="yellow"/>
          <w:lang w:val="la-Latn"/>
        </w:rPr>
        <w:t xml:space="preserve"> </w:t>
      </w:r>
    </w:p>
    <w:p w14:paraId="79878FF0" w14:textId="0C9A6787" w:rsidR="00CF13F7" w:rsidRPr="007A06F5" w:rsidRDefault="00CF13F7" w:rsidP="00724342">
      <w:pPr>
        <w:pStyle w:val="Normlnweb"/>
        <w:spacing w:before="0" w:beforeAutospacing="0" w:after="120" w:afterAutospacing="0"/>
        <w:rPr>
          <w:lang w:val="la-Latn"/>
        </w:rPr>
      </w:pPr>
      <w:r w:rsidRPr="007A06F5">
        <w:rPr>
          <w:highlight w:val="yellow"/>
          <w:lang w:val="la-Latn"/>
        </w:rPr>
        <w:t xml:space="preserve">Ba </w:t>
      </w:r>
      <w:r w:rsidRPr="007A06F5">
        <w:rPr>
          <w:iCs/>
          <w:highlight w:val="yellow"/>
          <w:lang w:val="la-Latn"/>
        </w:rPr>
        <w:t>anonymer</w:t>
      </w:r>
      <w:r w:rsidRPr="007A06F5">
        <w:rPr>
          <w:highlight w:val="yellow"/>
          <w:lang w:val="la-Latn"/>
        </w:rPr>
        <w:t xml:space="preserve"> </w:t>
      </w:r>
      <w:r w:rsidRPr="007A06F5">
        <w:rPr>
          <w:iCs/>
          <w:highlight w:val="yellow"/>
          <w:lang w:val="la-Latn"/>
        </w:rPr>
        <w:t>Druck</w:t>
      </w:r>
      <w:r w:rsidRPr="007A06F5">
        <w:rPr>
          <w:highlight w:val="yellow"/>
          <w:lang w:val="la-Latn"/>
        </w:rPr>
        <w:t xml:space="preserve"> </w:t>
      </w:r>
      <w:r w:rsidRPr="007A06F5">
        <w:rPr>
          <w:iCs/>
          <w:highlight w:val="yellow"/>
          <w:lang w:val="la-Latn"/>
        </w:rPr>
        <w:t>Basel</w:t>
      </w:r>
      <w:r w:rsidRPr="007A06F5">
        <w:rPr>
          <w:highlight w:val="yellow"/>
          <w:lang w:val="la-Latn"/>
        </w:rPr>
        <w:t xml:space="preserve"> </w:t>
      </w:r>
      <w:r w:rsidRPr="007A06F5">
        <w:rPr>
          <w:iCs/>
          <w:highlight w:val="yellow"/>
          <w:lang w:val="la-Latn"/>
        </w:rPr>
        <w:t>1532</w:t>
      </w:r>
      <w:r w:rsidRPr="007A06F5">
        <w:rPr>
          <w:lang w:val="la-Latn"/>
        </w:rPr>
        <w:t xml:space="preserve"> </w:t>
      </w:r>
    </w:p>
    <w:p w14:paraId="68ABBB5C" w14:textId="299CF20C" w:rsidR="00ED106A" w:rsidRPr="007A06F5" w:rsidRDefault="00CF13F7" w:rsidP="00724342">
      <w:pPr>
        <w:pStyle w:val="Normlnweb"/>
        <w:spacing w:before="0" w:beforeAutospacing="0" w:after="120" w:afterAutospacing="0"/>
        <w:rPr>
          <w:lang w:val="la-Latn"/>
        </w:rPr>
      </w:pPr>
      <w:commentRangeStart w:id="242"/>
      <w:r w:rsidRPr="007A06F5">
        <w:rPr>
          <w:lang w:val="la-Latn"/>
        </w:rPr>
        <w:t>XLV</w:t>
      </w:r>
      <w:r w:rsidR="0069631A" w:rsidRPr="007A06F5">
        <w:rPr>
          <w:lang w:val="la-Latn"/>
        </w:rPr>
        <w:t xml:space="preserve">. </w:t>
      </w:r>
      <w:r w:rsidRPr="007A06F5">
        <w:rPr>
          <w:iCs/>
          <w:lang w:val="la-Latn"/>
        </w:rPr>
        <w:t>UT</w:t>
      </w:r>
      <w:r w:rsidRPr="007A06F5">
        <w:rPr>
          <w:lang w:val="la-Latn"/>
        </w:rPr>
        <w:t xml:space="preserve"> </w:t>
      </w:r>
      <w:r w:rsidRPr="007A06F5">
        <w:rPr>
          <w:iCs/>
          <w:lang w:val="la-Latn"/>
        </w:rPr>
        <w:t>CURAM</w:t>
      </w:r>
      <w:r w:rsidRPr="007A06F5">
        <w:rPr>
          <w:lang w:val="la-Latn"/>
        </w:rPr>
        <w:t xml:space="preserve"> </w:t>
      </w:r>
      <w:r w:rsidRPr="007A06F5">
        <w:rPr>
          <w:iCs/>
          <w:lang w:val="la-Latn"/>
        </w:rPr>
        <w:t>RERUM</w:t>
      </w:r>
      <w:r w:rsidRPr="007A06F5">
        <w:rPr>
          <w:lang w:val="la-Latn"/>
        </w:rPr>
        <w:t xml:space="preserve"> </w:t>
      </w:r>
      <w:r w:rsidRPr="007A06F5">
        <w:rPr>
          <w:iCs/>
          <w:lang w:val="la-Latn"/>
        </w:rPr>
        <w:t>ECCLESIASTICARUM</w:t>
      </w:r>
      <w:r w:rsidRPr="007A06F5">
        <w:rPr>
          <w:lang w:val="la-Latn"/>
        </w:rPr>
        <w:t xml:space="preserve"> </w:t>
      </w:r>
      <w:r w:rsidRPr="007A06F5">
        <w:rPr>
          <w:iCs/>
          <w:lang w:val="la-Latn"/>
        </w:rPr>
        <w:t>TANTUM</w:t>
      </w:r>
      <w:r w:rsidR="0069631A" w:rsidRPr="007A06F5">
        <w:rPr>
          <w:lang w:val="la-Latn"/>
        </w:rPr>
        <w:t xml:space="preserve"> </w:t>
      </w:r>
      <w:r w:rsidRPr="007A06F5">
        <w:rPr>
          <w:iCs/>
          <w:lang w:val="la-Latn"/>
        </w:rPr>
        <w:t>EPISCOPUS</w:t>
      </w:r>
      <w:r w:rsidR="0069631A" w:rsidRPr="007A06F5">
        <w:rPr>
          <w:lang w:val="la-Latn"/>
        </w:rPr>
        <w:t xml:space="preserve"> </w:t>
      </w:r>
      <w:r w:rsidRPr="007A06F5">
        <w:rPr>
          <w:iCs/>
          <w:lang w:val="la-Latn"/>
        </w:rPr>
        <w:t>HABEAT</w:t>
      </w:r>
      <w:r w:rsidR="0069631A" w:rsidRPr="007A06F5">
        <w:rPr>
          <w:lang w:val="la-Latn"/>
        </w:rPr>
        <w:t xml:space="preserve">. </w:t>
      </w:r>
    </w:p>
    <w:p w14:paraId="000F641D" w14:textId="45C56446" w:rsidR="00CF13F7" w:rsidRPr="007A06F5" w:rsidRDefault="00CF13F7" w:rsidP="00724342">
      <w:pPr>
        <w:pStyle w:val="Normlnweb"/>
        <w:spacing w:before="0" w:beforeAutospacing="0" w:after="120" w:afterAutospacing="0"/>
        <w:rPr>
          <w:sz w:val="22"/>
          <w:szCs w:val="22"/>
          <w:lang w:val="la-Latn"/>
        </w:rPr>
      </w:pPr>
      <w:r w:rsidRPr="007A06F5">
        <w:rPr>
          <w:sz w:val="22"/>
          <w:szCs w:val="22"/>
          <w:lang w:val="la-Latn"/>
        </w:rPr>
        <w:t>Canone</w:t>
      </w:r>
      <w:r w:rsidR="00A30F7F" w:rsidRPr="007A06F5">
        <w:rPr>
          <w:sz w:val="22"/>
          <w:szCs w:val="22"/>
          <w:lang w:val="la-Latn"/>
        </w:rPr>
        <w:t xml:space="preserve"> </w:t>
      </w:r>
      <w:r w:rsidRPr="007A06F5">
        <w:rPr>
          <w:sz w:val="22"/>
          <w:szCs w:val="22"/>
          <w:lang w:val="la-Latn"/>
        </w:rPr>
        <w:t>apostolorum</w:t>
      </w:r>
      <w:r w:rsidR="0069631A" w:rsidRPr="007A06F5">
        <w:rPr>
          <w:sz w:val="22"/>
          <w:szCs w:val="22"/>
          <w:lang w:val="la-Latn"/>
        </w:rPr>
        <w:t xml:space="preserve">. </w:t>
      </w:r>
      <w:r w:rsidRPr="007A06F5">
        <w:rPr>
          <w:iCs/>
          <w:sz w:val="22"/>
          <w:szCs w:val="22"/>
          <w:lang w:val="la-Latn"/>
        </w:rPr>
        <w:t>Omnium</w:t>
      </w:r>
      <w:r w:rsidRPr="007A06F5">
        <w:rPr>
          <w:sz w:val="22"/>
          <w:szCs w:val="22"/>
          <w:lang w:val="la-Latn"/>
        </w:rPr>
        <w:t xml:space="preserve"> </w:t>
      </w:r>
      <w:r w:rsidRPr="007A06F5">
        <w:rPr>
          <w:iCs/>
          <w:sz w:val="22"/>
          <w:szCs w:val="22"/>
          <w:lang w:val="la-Latn"/>
        </w:rPr>
        <w:t>negotiorum</w:t>
      </w:r>
      <w:r w:rsidRPr="007A06F5">
        <w:rPr>
          <w:sz w:val="22"/>
          <w:szCs w:val="22"/>
          <w:lang w:val="la-Latn"/>
        </w:rPr>
        <w:t xml:space="preserve"> </w:t>
      </w:r>
      <w:r w:rsidRPr="007A06F5">
        <w:rPr>
          <w:iCs/>
          <w:sz w:val="22"/>
          <w:szCs w:val="22"/>
          <w:lang w:val="la-Latn"/>
        </w:rPr>
        <w:t>ecclesiasticorum</w:t>
      </w:r>
      <w:r w:rsidR="00ED106A" w:rsidRPr="007A06F5">
        <w:rPr>
          <w:sz w:val="22"/>
          <w:szCs w:val="22"/>
          <w:lang w:val="la-Latn"/>
        </w:rPr>
        <w:t xml:space="preserve"> </w:t>
      </w:r>
      <w:r w:rsidRPr="007A06F5">
        <w:rPr>
          <w:iCs/>
          <w:sz w:val="22"/>
          <w:szCs w:val="22"/>
          <w:lang w:val="la-Latn"/>
        </w:rPr>
        <w:t>curam</w:t>
      </w:r>
      <w:r w:rsidR="00ED106A" w:rsidRPr="007A06F5">
        <w:rPr>
          <w:sz w:val="22"/>
          <w:szCs w:val="22"/>
          <w:lang w:val="la-Latn"/>
        </w:rPr>
        <w:t xml:space="preserve"> epi</w:t>
      </w:r>
      <w:r w:rsidRPr="007A06F5">
        <w:rPr>
          <w:iCs/>
          <w:sz w:val="22"/>
          <w:szCs w:val="22"/>
          <w:lang w:val="la-Latn"/>
        </w:rPr>
        <w:t>scopus</w:t>
      </w:r>
      <w:r w:rsidRPr="007A06F5">
        <w:rPr>
          <w:sz w:val="22"/>
          <w:szCs w:val="22"/>
          <w:lang w:val="la-Latn"/>
        </w:rPr>
        <w:t xml:space="preserve"> </w:t>
      </w:r>
      <w:r w:rsidRPr="007A06F5">
        <w:rPr>
          <w:iCs/>
          <w:sz w:val="22"/>
          <w:szCs w:val="22"/>
          <w:lang w:val="la-Latn"/>
        </w:rPr>
        <w:t>habeat</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ea</w:t>
      </w:r>
      <w:r w:rsidRPr="007A06F5">
        <w:rPr>
          <w:sz w:val="22"/>
          <w:szCs w:val="22"/>
          <w:lang w:val="la-Latn"/>
        </w:rPr>
        <w:t xml:space="preserve"> </w:t>
      </w:r>
      <w:r w:rsidRPr="007A06F5">
        <w:rPr>
          <w:iCs/>
          <w:sz w:val="22"/>
          <w:szCs w:val="22"/>
          <w:lang w:val="la-Latn"/>
        </w:rPr>
        <w:t>velut</w:t>
      </w:r>
      <w:r w:rsidRPr="007A06F5">
        <w:rPr>
          <w:sz w:val="22"/>
          <w:szCs w:val="22"/>
          <w:lang w:val="la-Latn"/>
        </w:rPr>
        <w:t xml:space="preserve"> </w:t>
      </w:r>
      <w:r w:rsidRPr="007A06F5">
        <w:rPr>
          <w:iCs/>
          <w:sz w:val="22"/>
          <w:szCs w:val="22"/>
          <w:lang w:val="la-Latn"/>
        </w:rPr>
        <w:t>deo</w:t>
      </w:r>
      <w:r w:rsidRPr="007A06F5">
        <w:rPr>
          <w:sz w:val="22"/>
          <w:szCs w:val="22"/>
          <w:lang w:val="la-Latn"/>
        </w:rPr>
        <w:t xml:space="preserve"> </w:t>
      </w:r>
      <w:r w:rsidRPr="007A06F5">
        <w:rPr>
          <w:iCs/>
          <w:sz w:val="22"/>
          <w:szCs w:val="22"/>
          <w:lang w:val="la-Latn"/>
        </w:rPr>
        <w:t>contemplante</w:t>
      </w:r>
      <w:r w:rsidRPr="007A06F5">
        <w:rPr>
          <w:sz w:val="22"/>
          <w:szCs w:val="22"/>
          <w:lang w:val="la-Latn"/>
        </w:rPr>
        <w:t xml:space="preserve"> </w:t>
      </w:r>
      <w:r w:rsidRPr="007A06F5">
        <w:rPr>
          <w:iCs/>
          <w:sz w:val="22"/>
          <w:szCs w:val="22"/>
          <w:lang w:val="la-Latn"/>
        </w:rPr>
        <w:t>dispenset</w:t>
      </w:r>
      <w:r w:rsidRPr="007A06F5">
        <w:rPr>
          <w:sz w:val="22"/>
          <w:szCs w:val="22"/>
          <w:lang w:val="la-Latn"/>
        </w:rPr>
        <w:t xml:space="preserve"> </w:t>
      </w:r>
      <w:r w:rsidRPr="007A06F5">
        <w:rPr>
          <w:iCs/>
          <w:sz w:val="22"/>
          <w:szCs w:val="22"/>
          <w:lang w:val="la-Latn"/>
        </w:rPr>
        <w:t>nec</w:t>
      </w:r>
      <w:r w:rsidRPr="007A06F5">
        <w:rPr>
          <w:sz w:val="22"/>
          <w:szCs w:val="22"/>
          <w:lang w:val="la-Latn"/>
        </w:rPr>
        <w:t xml:space="preserve"> </w:t>
      </w:r>
      <w:r w:rsidRPr="007A06F5">
        <w:rPr>
          <w:iCs/>
          <w:sz w:val="22"/>
          <w:szCs w:val="22"/>
          <w:lang w:val="la-Latn"/>
        </w:rPr>
        <w:t>ei</w:t>
      </w:r>
      <w:r w:rsidRPr="007A06F5">
        <w:rPr>
          <w:sz w:val="22"/>
          <w:szCs w:val="22"/>
          <w:lang w:val="la-Latn"/>
        </w:rPr>
        <w:t xml:space="preserve"> </w:t>
      </w:r>
      <w:r w:rsidRPr="007A06F5">
        <w:rPr>
          <w:iCs/>
          <w:sz w:val="22"/>
          <w:szCs w:val="22"/>
          <w:lang w:val="la-Latn"/>
        </w:rPr>
        <w:t>liceat</w:t>
      </w:r>
      <w:r w:rsidR="00ED106A" w:rsidRPr="007A06F5">
        <w:rPr>
          <w:sz w:val="22"/>
          <w:szCs w:val="22"/>
          <w:lang w:val="la-Latn"/>
        </w:rPr>
        <w:t xml:space="preserve"> </w:t>
      </w:r>
      <w:r w:rsidRPr="007A06F5">
        <w:rPr>
          <w:iCs/>
          <w:sz w:val="22"/>
          <w:szCs w:val="22"/>
          <w:lang w:val="la-Latn"/>
        </w:rPr>
        <w:t>ex</w:t>
      </w:r>
      <w:r w:rsidRPr="007A06F5">
        <w:rPr>
          <w:sz w:val="22"/>
          <w:szCs w:val="22"/>
          <w:lang w:val="la-Latn"/>
        </w:rPr>
        <w:t xml:space="preserve"> </w:t>
      </w:r>
      <w:r w:rsidRPr="007A06F5">
        <w:rPr>
          <w:iCs/>
          <w:sz w:val="22"/>
          <w:szCs w:val="22"/>
          <w:lang w:val="la-Latn"/>
        </w:rPr>
        <w:t>his</w:t>
      </w:r>
      <w:r w:rsidRPr="007A06F5">
        <w:rPr>
          <w:sz w:val="22"/>
          <w:szCs w:val="22"/>
          <w:lang w:val="la-Latn"/>
        </w:rPr>
        <w:t xml:space="preserve"> </w:t>
      </w:r>
      <w:r w:rsidRPr="007A06F5">
        <w:rPr>
          <w:iCs/>
          <w:sz w:val="22"/>
          <w:szCs w:val="22"/>
          <w:lang w:val="la-Latn"/>
        </w:rPr>
        <w:t>aliquid</w:t>
      </w:r>
      <w:r w:rsidR="0069631A" w:rsidRPr="007A06F5">
        <w:rPr>
          <w:sz w:val="22"/>
          <w:szCs w:val="22"/>
          <w:lang w:val="la-Latn"/>
        </w:rPr>
        <w:t xml:space="preserve"> </w:t>
      </w:r>
      <w:r w:rsidRPr="007A06F5">
        <w:rPr>
          <w:iCs/>
          <w:sz w:val="22"/>
          <w:szCs w:val="22"/>
          <w:lang w:val="la-Latn"/>
        </w:rPr>
        <w:t>omnino</w:t>
      </w:r>
      <w:r w:rsidRPr="007A06F5">
        <w:rPr>
          <w:sz w:val="22"/>
          <w:szCs w:val="22"/>
          <w:lang w:val="la-Latn"/>
        </w:rPr>
        <w:t xml:space="preserve"> </w:t>
      </w:r>
      <w:r w:rsidRPr="007A06F5">
        <w:rPr>
          <w:iCs/>
          <w:sz w:val="22"/>
          <w:szCs w:val="22"/>
          <w:lang w:val="la-Latn"/>
        </w:rPr>
        <w:t>contingere</w:t>
      </w:r>
      <w:r w:rsidRPr="007A06F5">
        <w:rPr>
          <w:sz w:val="22"/>
          <w:szCs w:val="22"/>
          <w:lang w:val="la-Latn"/>
        </w:rPr>
        <w:t xml:space="preserve"> </w:t>
      </w:r>
      <w:r w:rsidRPr="007A06F5">
        <w:rPr>
          <w:iCs/>
          <w:sz w:val="22"/>
          <w:szCs w:val="22"/>
          <w:lang w:val="la-Latn"/>
        </w:rPr>
        <w:t>aut</w:t>
      </w:r>
      <w:r w:rsidR="0069631A" w:rsidRPr="007A06F5">
        <w:rPr>
          <w:sz w:val="22"/>
          <w:szCs w:val="22"/>
          <w:lang w:val="la-Latn"/>
        </w:rPr>
        <w:t xml:space="preserve"> </w:t>
      </w:r>
      <w:r w:rsidRPr="007A06F5">
        <w:rPr>
          <w:iCs/>
          <w:sz w:val="22"/>
          <w:szCs w:val="22"/>
          <w:lang w:val="la-Latn"/>
        </w:rPr>
        <w:t>parentibus</w:t>
      </w:r>
      <w:r w:rsidRPr="007A06F5">
        <w:rPr>
          <w:sz w:val="22"/>
          <w:szCs w:val="22"/>
          <w:lang w:val="la-Latn"/>
        </w:rPr>
        <w:t xml:space="preserve"> </w:t>
      </w:r>
      <w:r w:rsidRPr="007A06F5">
        <w:rPr>
          <w:iCs/>
          <w:sz w:val="22"/>
          <w:szCs w:val="22"/>
          <w:lang w:val="la-Latn"/>
        </w:rPr>
        <w:t>propriis</w:t>
      </w:r>
      <w:r w:rsidR="0069631A" w:rsidRPr="007A06F5">
        <w:rPr>
          <w:sz w:val="22"/>
          <w:szCs w:val="22"/>
          <w:lang w:val="la-Latn"/>
        </w:rPr>
        <w:t xml:space="preserve">, </w:t>
      </w:r>
      <w:r w:rsidRPr="007A06F5">
        <w:rPr>
          <w:iCs/>
          <w:sz w:val="22"/>
          <w:szCs w:val="22"/>
          <w:lang w:val="la-Latn"/>
        </w:rPr>
        <w:t>que</w:t>
      </w:r>
      <w:r w:rsidRPr="007A06F5">
        <w:rPr>
          <w:sz w:val="22"/>
          <w:szCs w:val="22"/>
          <w:lang w:val="la-Latn"/>
        </w:rPr>
        <w:t xml:space="preserve"> </w:t>
      </w:r>
      <w:r w:rsidRPr="007A06F5">
        <w:rPr>
          <w:iCs/>
          <w:sz w:val="22"/>
          <w:szCs w:val="22"/>
          <w:lang w:val="la-Latn"/>
        </w:rPr>
        <w:t>dei</w:t>
      </w:r>
      <w:r w:rsidRPr="007A06F5">
        <w:rPr>
          <w:sz w:val="22"/>
          <w:szCs w:val="22"/>
          <w:lang w:val="la-Latn"/>
        </w:rPr>
        <w:t xml:space="preserve"> </w:t>
      </w:r>
      <w:r w:rsidRPr="007A06F5">
        <w:rPr>
          <w:iCs/>
          <w:sz w:val="22"/>
          <w:szCs w:val="22"/>
          <w:lang w:val="la-Latn"/>
        </w:rPr>
        <w:t>sunt</w:t>
      </w:r>
      <w:r w:rsidR="0069631A" w:rsidRPr="007A06F5">
        <w:rPr>
          <w:sz w:val="22"/>
          <w:szCs w:val="22"/>
          <w:lang w:val="la-Latn"/>
        </w:rPr>
        <w:t xml:space="preserve">, </w:t>
      </w:r>
      <w:r w:rsidRPr="007A06F5">
        <w:rPr>
          <w:iCs/>
          <w:sz w:val="22"/>
          <w:szCs w:val="22"/>
          <w:lang w:val="la-Latn"/>
        </w:rPr>
        <w:t>condonare</w:t>
      </w:r>
      <w:r w:rsidR="0069631A" w:rsidRPr="007A06F5">
        <w:rPr>
          <w:sz w:val="22"/>
          <w:szCs w:val="22"/>
          <w:lang w:val="la-Latn"/>
        </w:rPr>
        <w:t xml:space="preserve">. </w:t>
      </w:r>
      <w:r w:rsidRPr="007A06F5">
        <w:rPr>
          <w:iCs/>
          <w:sz w:val="22"/>
          <w:szCs w:val="22"/>
          <w:lang w:val="la-Latn"/>
        </w:rPr>
        <w:t>Quod</w:t>
      </w:r>
      <w:r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pauperes</w:t>
      </w:r>
      <w:r w:rsidR="00ED106A" w:rsidRPr="007A06F5">
        <w:rPr>
          <w:sz w:val="22"/>
          <w:szCs w:val="22"/>
          <w:lang w:val="la-Latn"/>
        </w:rPr>
        <w:t xml:space="preserve"> </w:t>
      </w:r>
      <w:r w:rsidRPr="007A06F5">
        <w:rPr>
          <w:iCs/>
          <w:sz w:val="22"/>
          <w:szCs w:val="22"/>
          <w:lang w:val="la-Latn"/>
        </w:rPr>
        <w:t>sunt</w:t>
      </w:r>
      <w:r w:rsidR="0069631A" w:rsidRPr="007A06F5">
        <w:rPr>
          <w:sz w:val="22"/>
          <w:szCs w:val="22"/>
          <w:lang w:val="la-Latn"/>
        </w:rPr>
        <w:t xml:space="preserve">, </w:t>
      </w:r>
      <w:r w:rsidRPr="007A06F5">
        <w:rPr>
          <w:iCs/>
          <w:sz w:val="22"/>
          <w:szCs w:val="22"/>
          <w:lang w:val="la-Latn"/>
        </w:rPr>
        <w:t>tamquam</w:t>
      </w:r>
      <w:r w:rsidRPr="007A06F5">
        <w:rPr>
          <w:sz w:val="22"/>
          <w:szCs w:val="22"/>
          <w:lang w:val="la-Latn"/>
        </w:rPr>
        <w:t xml:space="preserve"> </w:t>
      </w:r>
      <w:r w:rsidRPr="007A06F5">
        <w:rPr>
          <w:iCs/>
          <w:sz w:val="22"/>
          <w:szCs w:val="22"/>
          <w:lang w:val="la-Latn"/>
        </w:rPr>
        <w:t>pauperibus</w:t>
      </w:r>
      <w:r w:rsidRPr="007A06F5">
        <w:rPr>
          <w:sz w:val="22"/>
          <w:szCs w:val="22"/>
          <w:lang w:val="la-Latn"/>
        </w:rPr>
        <w:t xml:space="preserve"> </w:t>
      </w:r>
      <w:r w:rsidRPr="007A06F5">
        <w:rPr>
          <w:iCs/>
          <w:sz w:val="22"/>
          <w:szCs w:val="22"/>
          <w:lang w:val="la-Latn"/>
        </w:rPr>
        <w:t>subministret</w:t>
      </w:r>
      <w:r w:rsidR="0069631A" w:rsidRPr="007A06F5">
        <w:rPr>
          <w:sz w:val="22"/>
          <w:szCs w:val="22"/>
          <w:lang w:val="la-Latn"/>
        </w:rPr>
        <w:t xml:space="preserve"> </w:t>
      </w:r>
      <w:r w:rsidRPr="007A06F5">
        <w:rPr>
          <w:iCs/>
          <w:sz w:val="22"/>
          <w:szCs w:val="22"/>
          <w:lang w:val="la-Latn"/>
        </w:rPr>
        <w:t>nec</w:t>
      </w:r>
      <w:r w:rsidRPr="007A06F5">
        <w:rPr>
          <w:sz w:val="22"/>
          <w:szCs w:val="22"/>
          <w:lang w:val="la-Latn"/>
        </w:rPr>
        <w:t xml:space="preserve"> </w:t>
      </w:r>
      <w:r w:rsidRPr="007A06F5">
        <w:rPr>
          <w:iCs/>
          <w:sz w:val="22"/>
          <w:szCs w:val="22"/>
          <w:lang w:val="la-Latn"/>
        </w:rPr>
        <w:t>eorum</w:t>
      </w:r>
      <w:r w:rsidRPr="007A06F5">
        <w:rPr>
          <w:sz w:val="22"/>
          <w:szCs w:val="22"/>
          <w:lang w:val="la-Latn"/>
        </w:rPr>
        <w:t xml:space="preserve"> </w:t>
      </w:r>
      <w:r w:rsidRPr="007A06F5">
        <w:rPr>
          <w:iCs/>
          <w:sz w:val="22"/>
          <w:szCs w:val="22"/>
          <w:lang w:val="la-Latn"/>
        </w:rPr>
        <w:t>occasione</w:t>
      </w:r>
      <w:r w:rsidRPr="007A06F5">
        <w:rPr>
          <w:sz w:val="22"/>
          <w:szCs w:val="22"/>
          <w:lang w:val="la-Latn"/>
        </w:rPr>
        <w:t xml:space="preserve"> a</w:t>
      </w:r>
      <w:r w:rsidR="00ED106A" w:rsidRPr="007A06F5">
        <w:rPr>
          <w:sz w:val="22"/>
          <w:szCs w:val="22"/>
          <w:lang w:val="la-Latn"/>
        </w:rPr>
        <w:t xml:space="preserve"> </w:t>
      </w:r>
      <w:r w:rsidRPr="007A06F5">
        <w:rPr>
          <w:iCs/>
          <w:sz w:val="22"/>
          <w:szCs w:val="22"/>
          <w:lang w:val="la-Latn"/>
        </w:rPr>
        <w:t>ecclesie</w:t>
      </w:r>
      <w:r w:rsidRPr="007A06F5">
        <w:rPr>
          <w:sz w:val="22"/>
          <w:szCs w:val="22"/>
          <w:lang w:val="la-Latn"/>
        </w:rPr>
        <w:t xml:space="preserve"> </w:t>
      </w:r>
      <w:r w:rsidRPr="007A06F5">
        <w:rPr>
          <w:iCs/>
          <w:sz w:val="22"/>
          <w:szCs w:val="22"/>
          <w:lang w:val="la-Latn"/>
        </w:rPr>
        <w:t>negotia</w:t>
      </w:r>
      <w:r w:rsidR="00ED106A" w:rsidRPr="007A06F5">
        <w:rPr>
          <w:sz w:val="22"/>
          <w:szCs w:val="22"/>
          <w:lang w:val="la-Latn"/>
        </w:rPr>
        <w:t xml:space="preserve"> depre</w:t>
      </w:r>
      <w:r w:rsidRPr="007A06F5">
        <w:rPr>
          <w:iCs/>
          <w:sz w:val="22"/>
          <w:szCs w:val="22"/>
          <w:lang w:val="la-Latn"/>
        </w:rPr>
        <w:t>dentur</w:t>
      </w:r>
      <w:r w:rsidR="0069631A" w:rsidRPr="007A06F5">
        <w:rPr>
          <w:sz w:val="22"/>
          <w:szCs w:val="22"/>
          <w:lang w:val="la-Latn"/>
        </w:rPr>
        <w:t xml:space="preserve">. </w:t>
      </w:r>
    </w:p>
    <w:p w14:paraId="5B0CB0BB" w14:textId="04FE7EBE" w:rsidR="00ED106A" w:rsidRPr="007A06F5" w:rsidRDefault="00CF13F7" w:rsidP="00724342">
      <w:pPr>
        <w:pStyle w:val="Normlnweb"/>
        <w:spacing w:before="0" w:beforeAutospacing="0" w:after="120" w:afterAutospacing="0"/>
        <w:rPr>
          <w:lang w:val="la-Latn"/>
        </w:rPr>
      </w:pPr>
      <w:r w:rsidRPr="007A06F5">
        <w:rPr>
          <w:lang w:val="la-Latn"/>
        </w:rPr>
        <w:t>XLVI</w:t>
      </w:r>
      <w:r w:rsidR="0047682A" w:rsidRPr="007A06F5">
        <w:rPr>
          <w:lang w:val="la-Latn"/>
        </w:rPr>
        <w:t xml:space="preserve">. </w:t>
      </w:r>
      <w:r w:rsidRPr="007A06F5">
        <w:rPr>
          <w:lang w:val="la-Latn"/>
        </w:rPr>
        <w:t>CONCILIUM</w:t>
      </w:r>
      <w:r w:rsidR="00ED106A" w:rsidRPr="007A06F5">
        <w:rPr>
          <w:lang w:val="la-Latn"/>
        </w:rPr>
        <w:t xml:space="preserve"> </w:t>
      </w:r>
      <w:r w:rsidRPr="007A06F5">
        <w:rPr>
          <w:lang w:val="la-Latn"/>
        </w:rPr>
        <w:t>ANTIOCHENUM</w:t>
      </w:r>
      <w:r w:rsidR="0047682A" w:rsidRPr="007A06F5">
        <w:rPr>
          <w:lang w:val="la-Latn"/>
        </w:rPr>
        <w:t xml:space="preserve">. </w:t>
      </w:r>
    </w:p>
    <w:p w14:paraId="6D6001FA" w14:textId="1C4F3B86" w:rsidR="00CF13F7" w:rsidRPr="007A06F5" w:rsidRDefault="00CF13F7" w:rsidP="00724342">
      <w:pPr>
        <w:pStyle w:val="Normlnweb"/>
        <w:spacing w:before="0" w:beforeAutospacing="0" w:after="120" w:afterAutospacing="0"/>
        <w:rPr>
          <w:sz w:val="22"/>
          <w:szCs w:val="22"/>
          <w:lang w:val="la-Latn"/>
        </w:rPr>
      </w:pPr>
      <w:r w:rsidRPr="007A06F5">
        <w:rPr>
          <w:iCs/>
          <w:sz w:val="22"/>
          <w:szCs w:val="22"/>
          <w:highlight w:val="yellow"/>
          <w:lang w:val="la-Latn"/>
        </w:rPr>
        <w:t>Episcopus</w:t>
      </w:r>
      <w:r w:rsidRPr="007A06F5">
        <w:rPr>
          <w:sz w:val="22"/>
          <w:szCs w:val="22"/>
          <w:highlight w:val="yellow"/>
          <w:lang w:val="la-Latn"/>
        </w:rPr>
        <w:t xml:space="preserve"> </w:t>
      </w:r>
      <w:r w:rsidRPr="007A06F5">
        <w:rPr>
          <w:iCs/>
          <w:sz w:val="22"/>
          <w:szCs w:val="22"/>
          <w:highlight w:val="yellow"/>
          <w:lang w:val="la-Latn"/>
        </w:rPr>
        <w:t>ecclesiasticarum</w:t>
      </w:r>
      <w:r w:rsidR="00ED106A" w:rsidRPr="007A06F5">
        <w:rPr>
          <w:sz w:val="22"/>
          <w:szCs w:val="22"/>
          <w:highlight w:val="yellow"/>
          <w:lang w:val="la-Latn"/>
        </w:rPr>
        <w:t xml:space="preserve"> </w:t>
      </w:r>
      <w:r w:rsidRPr="007A06F5">
        <w:rPr>
          <w:iCs/>
          <w:sz w:val="22"/>
          <w:szCs w:val="22"/>
          <w:highlight w:val="yellow"/>
          <w:lang w:val="la-Latn"/>
        </w:rPr>
        <w:t>rerum</w:t>
      </w:r>
      <w:r w:rsidRPr="007A06F5">
        <w:rPr>
          <w:sz w:val="22"/>
          <w:szCs w:val="22"/>
          <w:highlight w:val="yellow"/>
          <w:lang w:val="la-Latn"/>
        </w:rPr>
        <w:t xml:space="preserve"> </w:t>
      </w:r>
      <w:r w:rsidRPr="007A06F5">
        <w:rPr>
          <w:iCs/>
          <w:sz w:val="22"/>
          <w:szCs w:val="22"/>
          <w:highlight w:val="yellow"/>
          <w:lang w:val="la-Latn"/>
        </w:rPr>
        <w:t>habeat</w:t>
      </w:r>
      <w:r w:rsidRPr="007A06F5">
        <w:rPr>
          <w:sz w:val="22"/>
          <w:szCs w:val="22"/>
          <w:highlight w:val="yellow"/>
          <w:lang w:val="la-Latn"/>
        </w:rPr>
        <w:t xml:space="preserve"> </w:t>
      </w:r>
      <w:r w:rsidRPr="007A06F5">
        <w:rPr>
          <w:iCs/>
          <w:sz w:val="22"/>
          <w:szCs w:val="22"/>
          <w:highlight w:val="yellow"/>
          <w:lang w:val="la-Latn"/>
        </w:rPr>
        <w:t>potestatem</w:t>
      </w:r>
      <w:r w:rsidRPr="007A06F5">
        <w:rPr>
          <w:sz w:val="22"/>
          <w:szCs w:val="22"/>
          <w:highlight w:val="yellow"/>
          <w:lang w:val="la-Latn"/>
        </w:rPr>
        <w:t xml:space="preserve"> </w:t>
      </w:r>
      <w:r w:rsidRPr="007A06F5">
        <w:rPr>
          <w:iCs/>
          <w:sz w:val="22"/>
          <w:szCs w:val="22"/>
          <w:highlight w:val="yellow"/>
          <w:lang w:val="la-Latn"/>
        </w:rPr>
        <w:t>ad</w:t>
      </w:r>
      <w:r w:rsidRPr="007A06F5">
        <w:rPr>
          <w:sz w:val="22"/>
          <w:szCs w:val="22"/>
          <w:highlight w:val="yellow"/>
          <w:lang w:val="la-Latn"/>
        </w:rPr>
        <w:t xml:space="preserve"> </w:t>
      </w:r>
      <w:r w:rsidRPr="007A06F5">
        <w:rPr>
          <w:iCs/>
          <w:sz w:val="22"/>
          <w:szCs w:val="22"/>
          <w:highlight w:val="yellow"/>
          <w:lang w:val="la-Latn"/>
        </w:rPr>
        <w:t>dispensandum</w:t>
      </w:r>
      <w:r w:rsidRPr="007A06F5">
        <w:rPr>
          <w:sz w:val="22"/>
          <w:szCs w:val="22"/>
          <w:highlight w:val="yellow"/>
          <w:lang w:val="la-Latn"/>
        </w:rPr>
        <w:t xml:space="preserve"> </w:t>
      </w:r>
      <w:r w:rsidRPr="007A06F5">
        <w:rPr>
          <w:iCs/>
          <w:sz w:val="22"/>
          <w:szCs w:val="22"/>
          <w:highlight w:val="yellow"/>
          <w:lang w:val="la-Latn"/>
        </w:rPr>
        <w:t>erga</w:t>
      </w:r>
      <w:r w:rsidRPr="007A06F5">
        <w:rPr>
          <w:sz w:val="22"/>
          <w:szCs w:val="22"/>
          <w:highlight w:val="yellow"/>
          <w:lang w:val="la-Latn"/>
        </w:rPr>
        <w:t xml:space="preserve"> </w:t>
      </w:r>
      <w:r w:rsidRPr="007A06F5">
        <w:rPr>
          <w:iCs/>
          <w:sz w:val="22"/>
          <w:szCs w:val="22"/>
          <w:highlight w:val="yellow"/>
          <w:lang w:val="la-Latn"/>
        </w:rPr>
        <w:t>omnes</w:t>
      </w:r>
      <w:r w:rsidR="0069631A" w:rsidRPr="007A06F5">
        <w:rPr>
          <w:sz w:val="22"/>
          <w:szCs w:val="22"/>
          <w:highlight w:val="yellow"/>
          <w:lang w:val="la-Latn"/>
        </w:rPr>
        <w:t xml:space="preserve">, </w:t>
      </w:r>
      <w:r w:rsidRPr="007A06F5">
        <w:rPr>
          <w:iCs/>
          <w:sz w:val="22"/>
          <w:szCs w:val="22"/>
          <w:highlight w:val="yellow"/>
          <w:lang w:val="la-Latn"/>
        </w:rPr>
        <w:t>qui</w:t>
      </w:r>
      <w:r w:rsidRPr="007A06F5">
        <w:rPr>
          <w:sz w:val="22"/>
          <w:szCs w:val="22"/>
          <w:highlight w:val="yellow"/>
          <w:lang w:val="la-Latn"/>
        </w:rPr>
        <w:t xml:space="preserve"> </w:t>
      </w:r>
      <w:r w:rsidRPr="007A06F5">
        <w:rPr>
          <w:iCs/>
          <w:sz w:val="22"/>
          <w:szCs w:val="22"/>
          <w:highlight w:val="yellow"/>
          <w:lang w:val="la-Latn"/>
        </w:rPr>
        <w:t>indigent</w:t>
      </w:r>
      <w:r w:rsidR="0069631A" w:rsidRPr="007A06F5">
        <w:rPr>
          <w:sz w:val="22"/>
          <w:szCs w:val="22"/>
          <w:highlight w:val="yellow"/>
          <w:lang w:val="la-Latn"/>
        </w:rPr>
        <w:t xml:space="preserve">, </w:t>
      </w:r>
      <w:r w:rsidRPr="007A06F5">
        <w:rPr>
          <w:iCs/>
          <w:sz w:val="22"/>
          <w:szCs w:val="22"/>
          <w:highlight w:val="yellow"/>
          <w:lang w:val="la-Latn"/>
        </w:rPr>
        <w:t>cum</w:t>
      </w:r>
      <w:r w:rsidRPr="007A06F5">
        <w:rPr>
          <w:sz w:val="22"/>
          <w:szCs w:val="22"/>
          <w:highlight w:val="yellow"/>
          <w:lang w:val="la-Latn"/>
        </w:rPr>
        <w:t xml:space="preserve"> </w:t>
      </w:r>
      <w:r w:rsidRPr="007A06F5">
        <w:rPr>
          <w:iCs/>
          <w:sz w:val="22"/>
          <w:szCs w:val="22"/>
          <w:highlight w:val="yellow"/>
          <w:lang w:val="la-Latn"/>
        </w:rPr>
        <w:t>summa</w:t>
      </w:r>
      <w:r w:rsidR="00ED106A" w:rsidRPr="007A06F5">
        <w:rPr>
          <w:sz w:val="22"/>
          <w:szCs w:val="22"/>
          <w:highlight w:val="yellow"/>
          <w:lang w:val="la-Latn"/>
        </w:rPr>
        <w:t xml:space="preserve"> </w:t>
      </w:r>
      <w:r w:rsidRPr="007A06F5">
        <w:rPr>
          <w:iCs/>
          <w:sz w:val="22"/>
          <w:szCs w:val="22"/>
          <w:highlight w:val="yellow"/>
          <w:lang w:val="la-Latn"/>
        </w:rPr>
        <w:t>reverentia</w:t>
      </w:r>
      <w:r w:rsidRPr="007A06F5">
        <w:rPr>
          <w:sz w:val="22"/>
          <w:szCs w:val="22"/>
          <w:highlight w:val="yellow"/>
          <w:lang w:val="la-Latn"/>
        </w:rPr>
        <w:t xml:space="preserve"> </w:t>
      </w:r>
      <w:r w:rsidRPr="007A06F5">
        <w:rPr>
          <w:iCs/>
          <w:sz w:val="22"/>
          <w:szCs w:val="22"/>
          <w:highlight w:val="yellow"/>
          <w:lang w:val="la-Latn"/>
        </w:rPr>
        <w:t>et</w:t>
      </w:r>
      <w:r w:rsidRPr="007A06F5">
        <w:rPr>
          <w:sz w:val="22"/>
          <w:szCs w:val="22"/>
          <w:highlight w:val="yellow"/>
          <w:lang w:val="la-Latn"/>
        </w:rPr>
        <w:t xml:space="preserve"> </w:t>
      </w:r>
      <w:r w:rsidRPr="007A06F5">
        <w:rPr>
          <w:iCs/>
          <w:sz w:val="22"/>
          <w:szCs w:val="22"/>
          <w:highlight w:val="yellow"/>
          <w:lang w:val="la-Latn"/>
        </w:rPr>
        <w:t>timore</w:t>
      </w:r>
      <w:r w:rsidRPr="007A06F5">
        <w:rPr>
          <w:sz w:val="22"/>
          <w:szCs w:val="22"/>
          <w:highlight w:val="yellow"/>
          <w:lang w:val="la-Latn"/>
        </w:rPr>
        <w:t xml:space="preserve"> </w:t>
      </w:r>
      <w:r w:rsidRPr="007A06F5">
        <w:rPr>
          <w:iCs/>
          <w:sz w:val="22"/>
          <w:szCs w:val="22"/>
          <w:highlight w:val="yellow"/>
          <w:lang w:val="la-Latn"/>
        </w:rPr>
        <w:t>dei</w:t>
      </w:r>
      <w:r w:rsidR="0069631A" w:rsidRPr="007A06F5">
        <w:rPr>
          <w:sz w:val="22"/>
          <w:szCs w:val="22"/>
          <w:highlight w:val="yellow"/>
          <w:lang w:val="la-Latn"/>
        </w:rPr>
        <w:t>.</w:t>
      </w:r>
      <w:r w:rsidR="0069631A" w:rsidRPr="007A06F5">
        <w:rPr>
          <w:sz w:val="22"/>
          <w:szCs w:val="22"/>
          <w:lang w:val="la-Latn"/>
        </w:rPr>
        <w:t xml:space="preserve"> </w:t>
      </w:r>
      <w:r w:rsidRPr="007A06F5">
        <w:rPr>
          <w:iCs/>
          <w:sz w:val="22"/>
          <w:szCs w:val="22"/>
          <w:lang w:val="la-Latn"/>
        </w:rPr>
        <w:t>Participet</w:t>
      </w:r>
      <w:r w:rsidR="00ED106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ipse</w:t>
      </w:r>
      <w:r w:rsidR="0069631A" w:rsidRPr="007A06F5">
        <w:rPr>
          <w:sz w:val="22"/>
          <w:szCs w:val="22"/>
          <w:lang w:val="la-Latn"/>
        </w:rPr>
        <w:t xml:space="preserve">, </w:t>
      </w:r>
      <w:r w:rsidRPr="007A06F5">
        <w:rPr>
          <w:iCs/>
          <w:sz w:val="22"/>
          <w:szCs w:val="22"/>
          <w:lang w:val="la-Latn"/>
        </w:rPr>
        <w:t>quibus</w:t>
      </w:r>
      <w:r w:rsidRPr="007A06F5">
        <w:rPr>
          <w:sz w:val="22"/>
          <w:szCs w:val="22"/>
          <w:lang w:val="la-Latn"/>
        </w:rPr>
        <w:t xml:space="preserve"> </w:t>
      </w:r>
      <w:r w:rsidRPr="007A06F5">
        <w:rPr>
          <w:iCs/>
          <w:sz w:val="22"/>
          <w:szCs w:val="22"/>
          <w:lang w:val="la-Latn"/>
        </w:rPr>
        <w:t>indiget</w:t>
      </w:r>
      <w:r w:rsidR="0069631A"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tamen</w:t>
      </w:r>
      <w:r w:rsidRPr="007A06F5">
        <w:rPr>
          <w:sz w:val="22"/>
          <w:szCs w:val="22"/>
          <w:lang w:val="la-Latn"/>
        </w:rPr>
        <w:t xml:space="preserve"> </w:t>
      </w:r>
      <w:r w:rsidRPr="007A06F5">
        <w:rPr>
          <w:iCs/>
          <w:sz w:val="22"/>
          <w:szCs w:val="22"/>
          <w:lang w:val="la-Latn"/>
        </w:rPr>
        <w:t>indiget</w:t>
      </w:r>
      <w:r w:rsidR="0069631A" w:rsidRPr="007A06F5">
        <w:rPr>
          <w:sz w:val="22"/>
          <w:szCs w:val="22"/>
          <w:lang w:val="la-Latn"/>
        </w:rPr>
        <w:t xml:space="preserve">, </w:t>
      </w:r>
      <w:r w:rsidRPr="007A06F5">
        <w:rPr>
          <w:iCs/>
          <w:sz w:val="22"/>
          <w:szCs w:val="22"/>
          <w:lang w:val="la-Latn"/>
        </w:rPr>
        <w:t>tam</w:t>
      </w:r>
      <w:r w:rsidRPr="007A06F5">
        <w:rPr>
          <w:sz w:val="22"/>
          <w:szCs w:val="22"/>
          <w:lang w:val="la-Latn"/>
        </w:rPr>
        <w:t xml:space="preserve"> </w:t>
      </w:r>
      <w:r w:rsidRPr="007A06F5">
        <w:rPr>
          <w:iCs/>
          <w:sz w:val="22"/>
          <w:szCs w:val="22"/>
          <w:lang w:val="la-Latn"/>
        </w:rPr>
        <w:t>suis</w:t>
      </w:r>
      <w:r w:rsidR="0069631A" w:rsidRPr="007A06F5">
        <w:rPr>
          <w:sz w:val="22"/>
          <w:szCs w:val="22"/>
          <w:lang w:val="la-Latn"/>
        </w:rPr>
        <w:t xml:space="preserve">, </w:t>
      </w:r>
      <w:r w:rsidRPr="007A06F5">
        <w:rPr>
          <w:iCs/>
          <w:sz w:val="22"/>
          <w:szCs w:val="22"/>
          <w:lang w:val="la-Latn"/>
        </w:rPr>
        <w:t>quam</w:t>
      </w:r>
      <w:r w:rsidRPr="007A06F5">
        <w:rPr>
          <w:sz w:val="22"/>
          <w:szCs w:val="22"/>
          <w:lang w:val="la-Latn"/>
        </w:rPr>
        <w:t xml:space="preserve"> </w:t>
      </w:r>
      <w:r w:rsidRPr="007A06F5">
        <w:rPr>
          <w:iCs/>
          <w:sz w:val="22"/>
          <w:szCs w:val="22"/>
          <w:lang w:val="la-Latn"/>
        </w:rPr>
        <w:t>fratrum</w:t>
      </w:r>
      <w:r w:rsidR="0069631A" w:rsidRPr="007A06F5">
        <w:rPr>
          <w:sz w:val="22"/>
          <w:szCs w:val="22"/>
          <w:lang w:val="la-Latn"/>
        </w:rPr>
        <w:t xml:space="preserve">, </w:t>
      </w:r>
      <w:r w:rsidRPr="007A06F5">
        <w:rPr>
          <w:iCs/>
          <w:sz w:val="22"/>
          <w:szCs w:val="22"/>
          <w:lang w:val="la-Latn"/>
        </w:rPr>
        <w:t>qui</w:t>
      </w:r>
      <w:r w:rsidRPr="007A06F5">
        <w:rPr>
          <w:sz w:val="22"/>
          <w:szCs w:val="22"/>
          <w:lang w:val="la-Latn"/>
        </w:rPr>
        <w:t xml:space="preserve"> </w:t>
      </w:r>
      <w:r w:rsidRPr="007A06F5">
        <w:rPr>
          <w:iCs/>
          <w:sz w:val="22"/>
          <w:szCs w:val="22"/>
          <w:lang w:val="la-Latn"/>
        </w:rPr>
        <w:t>ab</w:t>
      </w:r>
      <w:r w:rsidRPr="007A06F5">
        <w:rPr>
          <w:sz w:val="22"/>
          <w:szCs w:val="22"/>
          <w:lang w:val="la-Latn"/>
        </w:rPr>
        <w:t xml:space="preserve"> </w:t>
      </w:r>
      <w:r w:rsidRPr="007A06F5">
        <w:rPr>
          <w:iCs/>
          <w:sz w:val="22"/>
          <w:szCs w:val="22"/>
          <w:lang w:val="la-Latn"/>
        </w:rPr>
        <w:t>eo</w:t>
      </w:r>
      <w:r w:rsidRPr="007A06F5">
        <w:rPr>
          <w:sz w:val="22"/>
          <w:szCs w:val="22"/>
          <w:lang w:val="la-Latn"/>
        </w:rPr>
        <w:t xml:space="preserve"> </w:t>
      </w:r>
      <w:r w:rsidRPr="007A06F5">
        <w:rPr>
          <w:iCs/>
          <w:sz w:val="22"/>
          <w:szCs w:val="22"/>
          <w:lang w:val="la-Latn"/>
        </w:rPr>
        <w:t>suscipiuntur</w:t>
      </w:r>
      <w:r w:rsidR="0069631A" w:rsidRPr="007A06F5">
        <w:rPr>
          <w:sz w:val="22"/>
          <w:szCs w:val="22"/>
          <w:lang w:val="la-Latn"/>
        </w:rPr>
        <w:t xml:space="preserve">, </w:t>
      </w:r>
      <w:r w:rsidRPr="007A06F5">
        <w:rPr>
          <w:iCs/>
          <w:sz w:val="22"/>
          <w:szCs w:val="22"/>
          <w:lang w:val="la-Latn"/>
        </w:rPr>
        <w:t>necessariis</w:t>
      </w:r>
      <w:r w:rsidRPr="007A06F5">
        <w:rPr>
          <w:sz w:val="22"/>
          <w:szCs w:val="22"/>
          <w:lang w:val="la-Latn"/>
        </w:rPr>
        <w:t xml:space="preserve"> </w:t>
      </w:r>
      <w:r w:rsidRPr="007A06F5">
        <w:rPr>
          <w:iCs/>
          <w:sz w:val="22"/>
          <w:szCs w:val="22"/>
          <w:lang w:val="la-Latn"/>
        </w:rPr>
        <w:t>usibus</w:t>
      </w:r>
      <w:r w:rsidRPr="007A06F5">
        <w:rPr>
          <w:sz w:val="22"/>
          <w:szCs w:val="22"/>
          <w:lang w:val="la-Latn"/>
        </w:rPr>
        <w:t xml:space="preserve"> </w:t>
      </w:r>
      <w:r w:rsidRPr="007A06F5">
        <w:rPr>
          <w:iCs/>
          <w:sz w:val="22"/>
          <w:szCs w:val="22"/>
          <w:lang w:val="la-Latn"/>
        </w:rPr>
        <w:t>profuturis</w:t>
      </w:r>
      <w:r w:rsidR="0069631A" w:rsidRPr="007A06F5">
        <w:rPr>
          <w:sz w:val="22"/>
          <w:szCs w:val="22"/>
          <w:lang w:val="la-Latn"/>
        </w:rPr>
        <w:t xml:space="preserve">, </w:t>
      </w:r>
      <w:r w:rsidRPr="007A06F5">
        <w:rPr>
          <w:iCs/>
          <w:sz w:val="22"/>
          <w:szCs w:val="22"/>
          <w:lang w:val="la-Latn"/>
        </w:rPr>
        <w:t>ita</w:t>
      </w:r>
      <w:r w:rsidR="00ED106A" w:rsidRPr="007A06F5">
        <w:rPr>
          <w:sz w:val="22"/>
          <w:szCs w:val="22"/>
          <w:lang w:val="la-Latn"/>
        </w:rPr>
        <w:t xml:space="preserve"> </w:t>
      </w:r>
      <w:r w:rsidRPr="007A06F5">
        <w:rPr>
          <w:iCs/>
          <w:sz w:val="22"/>
          <w:szCs w:val="22"/>
          <w:lang w:val="la-Latn"/>
        </w:rPr>
        <w:t>ut</w:t>
      </w:r>
      <w:r w:rsidR="00ED106A"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nullo</w:t>
      </w:r>
      <w:r w:rsidR="00ED106A" w:rsidRPr="007A06F5">
        <w:rPr>
          <w:sz w:val="22"/>
          <w:szCs w:val="22"/>
          <w:lang w:val="la-Latn"/>
        </w:rPr>
        <w:t xml:space="preserve"> </w:t>
      </w:r>
      <w:r w:rsidRPr="007A06F5">
        <w:rPr>
          <w:iCs/>
          <w:sz w:val="22"/>
          <w:szCs w:val="22"/>
          <w:lang w:val="la-Latn"/>
        </w:rPr>
        <w:t>qualibet</w:t>
      </w:r>
      <w:r w:rsidRPr="007A06F5">
        <w:rPr>
          <w:sz w:val="22"/>
          <w:szCs w:val="22"/>
          <w:lang w:val="la-Latn"/>
        </w:rPr>
        <w:t xml:space="preserve"> </w:t>
      </w:r>
      <w:r w:rsidRPr="007A06F5">
        <w:rPr>
          <w:iCs/>
          <w:sz w:val="22"/>
          <w:szCs w:val="22"/>
          <w:lang w:val="la-Latn"/>
        </w:rPr>
        <w:t>occasione</w:t>
      </w:r>
      <w:r w:rsidRPr="007A06F5">
        <w:rPr>
          <w:sz w:val="22"/>
          <w:szCs w:val="22"/>
          <w:lang w:val="la-Latn"/>
        </w:rPr>
        <w:t xml:space="preserve"> </w:t>
      </w:r>
      <w:r w:rsidRPr="007A06F5">
        <w:rPr>
          <w:iCs/>
          <w:sz w:val="22"/>
          <w:szCs w:val="22"/>
          <w:lang w:val="la-Latn"/>
        </w:rPr>
        <w:t>fraudentur</w:t>
      </w:r>
      <w:r w:rsidR="0069631A" w:rsidRPr="007A06F5">
        <w:rPr>
          <w:sz w:val="22"/>
          <w:szCs w:val="22"/>
          <w:lang w:val="la-Latn"/>
        </w:rPr>
        <w:t xml:space="preserve">, </w:t>
      </w:r>
      <w:r w:rsidRPr="007A06F5">
        <w:rPr>
          <w:iCs/>
          <w:sz w:val="22"/>
          <w:szCs w:val="22"/>
          <w:lang w:val="la-Latn"/>
        </w:rPr>
        <w:t>iuxta</w:t>
      </w:r>
      <w:r w:rsidRPr="007A06F5">
        <w:rPr>
          <w:sz w:val="22"/>
          <w:szCs w:val="22"/>
          <w:lang w:val="la-Latn"/>
        </w:rPr>
        <w:t xml:space="preserve"> </w:t>
      </w:r>
      <w:r w:rsidRPr="007A06F5">
        <w:rPr>
          <w:iCs/>
          <w:sz w:val="22"/>
          <w:szCs w:val="22"/>
          <w:lang w:val="la-Latn"/>
        </w:rPr>
        <w:t>sanctum</w:t>
      </w:r>
      <w:r w:rsidR="00ED106A" w:rsidRPr="007A06F5">
        <w:rPr>
          <w:sz w:val="22"/>
          <w:szCs w:val="22"/>
          <w:lang w:val="la-Latn"/>
        </w:rPr>
        <w:t xml:space="preserve"> </w:t>
      </w:r>
      <w:r w:rsidRPr="007A06F5">
        <w:rPr>
          <w:iCs/>
          <w:sz w:val="22"/>
          <w:szCs w:val="22"/>
          <w:lang w:val="la-Latn"/>
        </w:rPr>
        <w:t>apostolum</w:t>
      </w:r>
      <w:r w:rsidRPr="007A06F5">
        <w:rPr>
          <w:sz w:val="22"/>
          <w:szCs w:val="22"/>
          <w:lang w:val="la-Latn"/>
        </w:rPr>
        <w:t xml:space="preserve"> </w:t>
      </w:r>
      <w:r w:rsidRPr="007A06F5">
        <w:rPr>
          <w:iCs/>
          <w:sz w:val="22"/>
          <w:szCs w:val="22"/>
          <w:lang w:val="la-Latn"/>
        </w:rPr>
        <w:t>sic</w:t>
      </w:r>
      <w:r w:rsidRPr="007A06F5">
        <w:rPr>
          <w:sz w:val="22"/>
          <w:szCs w:val="22"/>
          <w:lang w:val="la-Latn"/>
        </w:rPr>
        <w:t xml:space="preserve"> </w:t>
      </w:r>
      <w:r w:rsidRPr="007A06F5">
        <w:rPr>
          <w:iCs/>
          <w:sz w:val="22"/>
          <w:szCs w:val="22"/>
          <w:lang w:val="la-Latn"/>
        </w:rPr>
        <w:t>dicentem</w:t>
      </w:r>
      <w:r w:rsidRPr="007A06F5">
        <w:rPr>
          <w:sz w:val="22"/>
          <w:szCs w:val="22"/>
          <w:lang w:val="la-Latn"/>
        </w:rPr>
        <w:t xml:space="preserve">: </w:t>
      </w:r>
      <w:r w:rsidRPr="007A06F5">
        <w:rPr>
          <w:iCs/>
          <w:sz w:val="22"/>
          <w:szCs w:val="22"/>
          <w:lang w:val="la-Latn"/>
        </w:rPr>
        <w:t>Habentes</w:t>
      </w:r>
      <w:r w:rsidR="00ED106A" w:rsidRPr="007A06F5">
        <w:rPr>
          <w:sz w:val="22"/>
          <w:szCs w:val="22"/>
          <w:lang w:val="la-Latn"/>
        </w:rPr>
        <w:t xml:space="preserve"> </w:t>
      </w:r>
      <w:r w:rsidRPr="007A06F5">
        <w:rPr>
          <w:iCs/>
          <w:sz w:val="22"/>
          <w:szCs w:val="22"/>
          <w:lang w:val="la-Latn"/>
        </w:rPr>
        <w:t>victum</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tegumentum</w:t>
      </w:r>
      <w:r w:rsidR="0069631A" w:rsidRPr="007A06F5">
        <w:rPr>
          <w:sz w:val="22"/>
          <w:szCs w:val="22"/>
          <w:lang w:val="la-Latn"/>
        </w:rPr>
        <w:t xml:space="preserve">, </w:t>
      </w:r>
      <w:r w:rsidRPr="007A06F5">
        <w:rPr>
          <w:iCs/>
          <w:sz w:val="22"/>
          <w:szCs w:val="22"/>
          <w:lang w:val="la-Latn"/>
        </w:rPr>
        <w:t>his</w:t>
      </w:r>
      <w:r w:rsidR="00ED106A" w:rsidRPr="007A06F5">
        <w:rPr>
          <w:sz w:val="22"/>
          <w:szCs w:val="22"/>
          <w:lang w:val="la-Latn"/>
        </w:rPr>
        <w:t xml:space="preserve"> </w:t>
      </w:r>
      <w:r w:rsidRPr="007A06F5">
        <w:rPr>
          <w:iCs/>
          <w:sz w:val="22"/>
          <w:szCs w:val="22"/>
          <w:lang w:val="la-Latn"/>
        </w:rPr>
        <w:t>contenti</w:t>
      </w:r>
      <w:r w:rsidRPr="007A06F5">
        <w:rPr>
          <w:sz w:val="22"/>
          <w:szCs w:val="22"/>
          <w:lang w:val="la-Latn"/>
        </w:rPr>
        <w:t xml:space="preserve"> </w:t>
      </w:r>
      <w:r w:rsidRPr="007A06F5">
        <w:rPr>
          <w:iCs/>
          <w:sz w:val="22"/>
          <w:szCs w:val="22"/>
          <w:lang w:val="la-Latn"/>
        </w:rPr>
        <w:t>simus</w:t>
      </w:r>
      <w:r w:rsidR="0047682A" w:rsidRPr="007A06F5">
        <w:rPr>
          <w:sz w:val="22"/>
          <w:szCs w:val="22"/>
          <w:lang w:val="la-Latn"/>
        </w:rPr>
        <w:t xml:space="preserve">. </w:t>
      </w:r>
    </w:p>
    <w:p w14:paraId="69D7FABD" w14:textId="4B7F0A6A" w:rsidR="00ED106A" w:rsidRPr="007A06F5" w:rsidRDefault="00CF13F7" w:rsidP="00724342">
      <w:pPr>
        <w:pStyle w:val="Normlnweb"/>
        <w:spacing w:before="0" w:beforeAutospacing="0" w:after="120" w:afterAutospacing="0"/>
        <w:rPr>
          <w:lang w:val="la-Latn"/>
        </w:rPr>
      </w:pPr>
      <w:r w:rsidRPr="007A06F5">
        <w:rPr>
          <w:lang w:val="la-Latn"/>
        </w:rPr>
        <w:t>XLVII</w:t>
      </w:r>
      <w:r w:rsidR="0047682A" w:rsidRPr="007A06F5">
        <w:rPr>
          <w:lang w:val="la-Latn"/>
        </w:rPr>
        <w:t xml:space="preserve">. </w:t>
      </w:r>
      <w:r w:rsidRPr="007A06F5">
        <w:rPr>
          <w:lang w:val="la-Latn"/>
        </w:rPr>
        <w:t>EX</w:t>
      </w:r>
      <w:r w:rsidR="00ED106A" w:rsidRPr="007A06F5">
        <w:rPr>
          <w:lang w:val="la-Latn"/>
        </w:rPr>
        <w:t xml:space="preserve"> </w:t>
      </w:r>
      <w:r w:rsidRPr="007A06F5">
        <w:rPr>
          <w:lang w:val="la-Latn"/>
        </w:rPr>
        <w:t>DECRETALI</w:t>
      </w:r>
      <w:r w:rsidR="00ED106A" w:rsidRPr="007A06F5">
        <w:rPr>
          <w:lang w:val="la-Latn"/>
        </w:rPr>
        <w:t xml:space="preserve"> </w:t>
      </w:r>
      <w:r w:rsidRPr="007A06F5">
        <w:rPr>
          <w:lang w:val="la-Latn"/>
        </w:rPr>
        <w:t>PAPĘ GELASII</w:t>
      </w:r>
      <w:r w:rsidR="0069631A" w:rsidRPr="007A06F5">
        <w:rPr>
          <w:lang w:val="la-Latn"/>
        </w:rPr>
        <w:t xml:space="preserve">. </w:t>
      </w:r>
    </w:p>
    <w:p w14:paraId="20B4A74C" w14:textId="6C796082"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Quatuor</w:t>
      </w:r>
      <w:r w:rsidRPr="007A06F5">
        <w:rPr>
          <w:sz w:val="22"/>
          <w:szCs w:val="22"/>
          <w:lang w:val="la-Latn"/>
        </w:rPr>
        <w:t xml:space="preserve"> </w:t>
      </w:r>
      <w:r w:rsidRPr="007A06F5">
        <w:rPr>
          <w:iCs/>
          <w:sz w:val="22"/>
          <w:szCs w:val="22"/>
          <w:lang w:val="la-Latn"/>
        </w:rPr>
        <w:t>autem</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redditibus</w:t>
      </w:r>
      <w:r w:rsidR="00ED106A" w:rsidRPr="007A06F5">
        <w:rPr>
          <w:sz w:val="22"/>
          <w:szCs w:val="22"/>
          <w:lang w:val="la-Latn"/>
        </w:rPr>
        <w:t xml:space="preserve"> </w:t>
      </w:r>
      <w:r w:rsidRPr="007A06F5">
        <w:rPr>
          <w:iCs/>
          <w:sz w:val="22"/>
          <w:szCs w:val="22"/>
          <w:lang w:val="la-Latn"/>
        </w:rPr>
        <w:t>quam</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oblatione</w:t>
      </w:r>
      <w:r w:rsidR="00ED106A" w:rsidRPr="007A06F5">
        <w:rPr>
          <w:sz w:val="22"/>
          <w:szCs w:val="22"/>
          <w:lang w:val="la-Latn"/>
        </w:rPr>
        <w:t xml:space="preserve"> </w:t>
      </w:r>
      <w:r w:rsidRPr="007A06F5">
        <w:rPr>
          <w:iCs/>
          <w:sz w:val="22"/>
          <w:szCs w:val="22"/>
          <w:lang w:val="la-Latn"/>
        </w:rPr>
        <w:t>fidelium</w:t>
      </w:r>
      <w:r w:rsidR="0069631A" w:rsidRPr="007A06F5">
        <w:rPr>
          <w:sz w:val="22"/>
          <w:szCs w:val="22"/>
          <w:lang w:val="la-Latn"/>
        </w:rPr>
        <w:t xml:space="preserve">, </w:t>
      </w:r>
      <w:r w:rsidRPr="007A06F5">
        <w:rPr>
          <w:iCs/>
          <w:sz w:val="22"/>
          <w:szCs w:val="22"/>
          <w:lang w:val="la-Latn"/>
        </w:rPr>
        <w:t>prout</w:t>
      </w:r>
      <w:r w:rsidRPr="007A06F5">
        <w:rPr>
          <w:sz w:val="22"/>
          <w:szCs w:val="22"/>
          <w:lang w:val="la-Latn"/>
        </w:rPr>
        <w:t xml:space="preserve"> </w:t>
      </w:r>
      <w:r w:rsidRPr="007A06F5">
        <w:rPr>
          <w:iCs/>
          <w:sz w:val="22"/>
          <w:szCs w:val="22"/>
          <w:lang w:val="la-Latn"/>
        </w:rPr>
        <w:t>cuiuslibet</w:t>
      </w:r>
      <w:r w:rsidR="00ED106A" w:rsidRPr="007A06F5">
        <w:rPr>
          <w:sz w:val="22"/>
          <w:szCs w:val="22"/>
          <w:lang w:val="la-Latn"/>
        </w:rPr>
        <w:t xml:space="preserve"> </w:t>
      </w:r>
      <w:r w:rsidRPr="007A06F5">
        <w:rPr>
          <w:iCs/>
          <w:sz w:val="22"/>
          <w:szCs w:val="22"/>
          <w:lang w:val="la-Latn"/>
        </w:rPr>
        <w:t>ecclesię</w:t>
      </w:r>
      <w:r w:rsidRPr="007A06F5">
        <w:rPr>
          <w:sz w:val="22"/>
          <w:szCs w:val="22"/>
          <w:lang w:val="la-Latn"/>
        </w:rPr>
        <w:t xml:space="preserve"> </w:t>
      </w:r>
      <w:r w:rsidRPr="007A06F5">
        <w:rPr>
          <w:iCs/>
          <w:sz w:val="22"/>
          <w:szCs w:val="22"/>
          <w:lang w:val="la-Latn"/>
        </w:rPr>
        <w:t>facultas</w:t>
      </w:r>
      <w:r w:rsidRPr="007A06F5">
        <w:rPr>
          <w:sz w:val="22"/>
          <w:szCs w:val="22"/>
          <w:lang w:val="la-Latn"/>
        </w:rPr>
        <w:t xml:space="preserve"> </w:t>
      </w:r>
      <w:r w:rsidRPr="007A06F5">
        <w:rPr>
          <w:iCs/>
          <w:sz w:val="22"/>
          <w:szCs w:val="22"/>
          <w:lang w:val="la-Latn"/>
        </w:rPr>
        <w:t>admittit</w:t>
      </w:r>
      <w:r w:rsidR="0047682A" w:rsidRPr="007A06F5">
        <w:rPr>
          <w:sz w:val="22"/>
          <w:szCs w:val="22"/>
          <w:lang w:val="la-Latn"/>
        </w:rPr>
        <w:t xml:space="preserve">, </w:t>
      </w:r>
      <w:r w:rsidRPr="007A06F5">
        <w:rPr>
          <w:iCs/>
          <w:sz w:val="22"/>
          <w:szCs w:val="22"/>
          <w:lang w:val="la-Latn"/>
        </w:rPr>
        <w:t>sicut</w:t>
      </w:r>
      <w:r w:rsidR="00ED106A" w:rsidRPr="007A06F5">
        <w:rPr>
          <w:sz w:val="22"/>
          <w:szCs w:val="22"/>
          <w:lang w:val="la-Latn"/>
        </w:rPr>
        <w:t xml:space="preserve"> </w:t>
      </w:r>
      <w:r w:rsidRPr="007A06F5">
        <w:rPr>
          <w:iCs/>
          <w:sz w:val="22"/>
          <w:szCs w:val="22"/>
          <w:lang w:val="la-Latn"/>
        </w:rPr>
        <w:t>dudum</w:t>
      </w:r>
      <w:r w:rsidRPr="007A06F5">
        <w:rPr>
          <w:sz w:val="22"/>
          <w:szCs w:val="22"/>
          <w:lang w:val="la-Latn"/>
        </w:rPr>
        <w:t xml:space="preserve"> </w:t>
      </w:r>
      <w:r w:rsidRPr="007A06F5">
        <w:rPr>
          <w:iCs/>
          <w:sz w:val="22"/>
          <w:szCs w:val="22"/>
          <w:lang w:val="la-Latn"/>
        </w:rPr>
        <w:t>rationabiliter</w:t>
      </w:r>
      <w:r w:rsidRPr="007A06F5">
        <w:rPr>
          <w:sz w:val="22"/>
          <w:szCs w:val="22"/>
          <w:lang w:val="la-Latn"/>
        </w:rPr>
        <w:t xml:space="preserve"> </w:t>
      </w:r>
      <w:r w:rsidRPr="007A06F5">
        <w:rPr>
          <w:iCs/>
          <w:sz w:val="22"/>
          <w:szCs w:val="22"/>
          <w:lang w:val="la-Latn"/>
        </w:rPr>
        <w:t>decretum</w:t>
      </w:r>
      <w:r w:rsidRPr="007A06F5">
        <w:rPr>
          <w:sz w:val="22"/>
          <w:szCs w:val="22"/>
          <w:lang w:val="la-Latn"/>
        </w:rPr>
        <w:t xml:space="preserve"> </w:t>
      </w:r>
      <w:r w:rsidRPr="007A06F5">
        <w:rPr>
          <w:iCs/>
          <w:sz w:val="22"/>
          <w:szCs w:val="22"/>
          <w:lang w:val="la-Latn"/>
        </w:rPr>
        <w:t>est</w:t>
      </w:r>
      <w:r w:rsidR="0069631A" w:rsidRPr="007A06F5">
        <w:rPr>
          <w:sz w:val="22"/>
          <w:szCs w:val="22"/>
          <w:lang w:val="la-Latn"/>
        </w:rPr>
        <w:t xml:space="preserve">, </w:t>
      </w:r>
      <w:r w:rsidRPr="007A06F5">
        <w:rPr>
          <w:iCs/>
          <w:sz w:val="22"/>
          <w:szCs w:val="22"/>
          <w:lang w:val="la-Latn"/>
        </w:rPr>
        <w:t>convenit</w:t>
      </w:r>
      <w:r w:rsidRPr="007A06F5">
        <w:rPr>
          <w:sz w:val="22"/>
          <w:szCs w:val="22"/>
          <w:lang w:val="la-Latn"/>
        </w:rPr>
        <w:t xml:space="preserve"> </w:t>
      </w:r>
      <w:r w:rsidRPr="007A06F5">
        <w:rPr>
          <w:iCs/>
          <w:sz w:val="22"/>
          <w:szCs w:val="22"/>
          <w:lang w:val="la-Latn"/>
        </w:rPr>
        <w:t>fieri</w:t>
      </w:r>
      <w:r w:rsidRPr="007A06F5">
        <w:rPr>
          <w:sz w:val="22"/>
          <w:szCs w:val="22"/>
          <w:lang w:val="la-Latn"/>
        </w:rPr>
        <w:t xml:space="preserve"> </w:t>
      </w:r>
      <w:r w:rsidRPr="007A06F5">
        <w:rPr>
          <w:iCs/>
          <w:sz w:val="22"/>
          <w:szCs w:val="22"/>
          <w:lang w:val="la-Latn"/>
        </w:rPr>
        <w:t>portiones</w:t>
      </w:r>
      <w:r w:rsidR="0069631A" w:rsidRPr="007A06F5">
        <w:rPr>
          <w:sz w:val="22"/>
          <w:szCs w:val="22"/>
          <w:lang w:val="la-Latn"/>
        </w:rPr>
        <w:t xml:space="preserve">, </w:t>
      </w:r>
      <w:r w:rsidRPr="007A06F5">
        <w:rPr>
          <w:iCs/>
          <w:sz w:val="22"/>
          <w:szCs w:val="22"/>
          <w:lang w:val="la-Latn"/>
        </w:rPr>
        <w:t>quarum</w:t>
      </w:r>
      <w:r w:rsidRPr="007A06F5">
        <w:rPr>
          <w:sz w:val="22"/>
          <w:szCs w:val="22"/>
          <w:lang w:val="la-Latn"/>
        </w:rPr>
        <w:t xml:space="preserve"> </w:t>
      </w:r>
      <w:r w:rsidRPr="007A06F5">
        <w:rPr>
          <w:iCs/>
          <w:sz w:val="22"/>
          <w:szCs w:val="22"/>
          <w:lang w:val="la-Latn"/>
        </w:rPr>
        <w:t>sit</w:t>
      </w:r>
      <w:r w:rsidRPr="007A06F5">
        <w:rPr>
          <w:sz w:val="22"/>
          <w:szCs w:val="22"/>
          <w:lang w:val="la-Latn"/>
        </w:rPr>
        <w:t xml:space="preserve"> </w:t>
      </w:r>
      <w:r w:rsidRPr="007A06F5">
        <w:rPr>
          <w:iCs/>
          <w:sz w:val="22"/>
          <w:szCs w:val="22"/>
          <w:lang w:val="la-Latn"/>
        </w:rPr>
        <w:t>una</w:t>
      </w:r>
      <w:r w:rsidRPr="007A06F5">
        <w:rPr>
          <w:sz w:val="22"/>
          <w:szCs w:val="22"/>
          <w:lang w:val="la-Latn"/>
        </w:rPr>
        <w:t xml:space="preserve"> </w:t>
      </w:r>
      <w:r w:rsidRPr="007A06F5">
        <w:rPr>
          <w:iCs/>
          <w:sz w:val="22"/>
          <w:szCs w:val="22"/>
          <w:lang w:val="la-Latn"/>
        </w:rPr>
        <w:t>pontificis</w:t>
      </w:r>
      <w:r w:rsidR="0069631A" w:rsidRPr="007A06F5">
        <w:rPr>
          <w:sz w:val="22"/>
          <w:szCs w:val="22"/>
          <w:lang w:val="la-Latn"/>
        </w:rPr>
        <w:t xml:space="preserve">, </w:t>
      </w:r>
      <w:r w:rsidRPr="007A06F5">
        <w:rPr>
          <w:iCs/>
          <w:sz w:val="22"/>
          <w:szCs w:val="22"/>
          <w:lang w:val="la-Latn"/>
        </w:rPr>
        <w:t>altera</w:t>
      </w:r>
      <w:r w:rsidRPr="007A06F5">
        <w:rPr>
          <w:sz w:val="22"/>
          <w:szCs w:val="22"/>
          <w:lang w:val="la-Latn"/>
        </w:rPr>
        <w:t xml:space="preserve"> </w:t>
      </w:r>
      <w:r w:rsidRPr="007A06F5">
        <w:rPr>
          <w:iCs/>
          <w:sz w:val="22"/>
          <w:szCs w:val="22"/>
          <w:lang w:val="la-Latn"/>
        </w:rPr>
        <w:t>clericorum</w:t>
      </w:r>
      <w:r w:rsidR="0069631A" w:rsidRPr="007A06F5">
        <w:rPr>
          <w:sz w:val="22"/>
          <w:szCs w:val="22"/>
          <w:lang w:val="la-Latn"/>
        </w:rPr>
        <w:t xml:space="preserve">, </w:t>
      </w:r>
      <w:r w:rsidRPr="007A06F5">
        <w:rPr>
          <w:iCs/>
          <w:sz w:val="22"/>
          <w:szCs w:val="22"/>
          <w:lang w:val="la-Latn"/>
        </w:rPr>
        <w:t>tertia</w:t>
      </w:r>
      <w:r w:rsidRPr="007A06F5">
        <w:rPr>
          <w:sz w:val="22"/>
          <w:szCs w:val="22"/>
          <w:lang w:val="la-Latn"/>
        </w:rPr>
        <w:t xml:space="preserve"> </w:t>
      </w:r>
      <w:r w:rsidRPr="007A06F5">
        <w:rPr>
          <w:iCs/>
          <w:sz w:val="22"/>
          <w:szCs w:val="22"/>
          <w:lang w:val="la-Latn"/>
        </w:rPr>
        <w:t>pauperum</w:t>
      </w:r>
      <w:r w:rsidR="0069631A" w:rsidRPr="007A06F5">
        <w:rPr>
          <w:sz w:val="22"/>
          <w:szCs w:val="22"/>
          <w:lang w:val="la-Latn"/>
        </w:rPr>
        <w:t xml:space="preserve">, </w:t>
      </w:r>
      <w:r w:rsidRPr="007A06F5">
        <w:rPr>
          <w:iCs/>
          <w:sz w:val="22"/>
          <w:szCs w:val="22"/>
          <w:lang w:val="la-Latn"/>
        </w:rPr>
        <w:t>quarta</w:t>
      </w:r>
      <w:r w:rsidRPr="007A06F5">
        <w:rPr>
          <w:sz w:val="22"/>
          <w:szCs w:val="22"/>
          <w:lang w:val="la-Latn"/>
        </w:rPr>
        <w:t xml:space="preserve"> </w:t>
      </w:r>
      <w:r w:rsidRPr="007A06F5">
        <w:rPr>
          <w:iCs/>
          <w:sz w:val="22"/>
          <w:szCs w:val="22"/>
          <w:lang w:val="la-Latn"/>
        </w:rPr>
        <w:t>fabricis</w:t>
      </w:r>
      <w:r w:rsidRPr="007A06F5">
        <w:rPr>
          <w:sz w:val="22"/>
          <w:szCs w:val="22"/>
          <w:lang w:val="la-Latn"/>
        </w:rPr>
        <w:t xml:space="preserve"> </w:t>
      </w:r>
      <w:r w:rsidRPr="007A06F5">
        <w:rPr>
          <w:iCs/>
          <w:sz w:val="22"/>
          <w:szCs w:val="22"/>
          <w:lang w:val="la-Latn"/>
        </w:rPr>
        <w:t>applicanda</w:t>
      </w:r>
      <w:r w:rsidR="0047682A" w:rsidRPr="007A06F5">
        <w:rPr>
          <w:sz w:val="22"/>
          <w:szCs w:val="22"/>
          <w:lang w:val="la-Latn"/>
        </w:rPr>
        <w:t xml:space="preserve">. </w:t>
      </w:r>
    </w:p>
    <w:p w14:paraId="53507BDA" w14:textId="486BD93A" w:rsidR="00ED106A" w:rsidRPr="007A06F5" w:rsidRDefault="00CF13F7" w:rsidP="00724342">
      <w:pPr>
        <w:pStyle w:val="Normlnweb"/>
        <w:spacing w:before="0" w:beforeAutospacing="0" w:after="120" w:afterAutospacing="0"/>
        <w:rPr>
          <w:lang w:val="la-Latn"/>
        </w:rPr>
      </w:pPr>
      <w:r w:rsidRPr="007A06F5">
        <w:rPr>
          <w:lang w:val="la-Latn"/>
        </w:rPr>
        <w:t>XLVIII</w:t>
      </w:r>
      <w:r w:rsidR="0047682A" w:rsidRPr="007A06F5">
        <w:rPr>
          <w:lang w:val="la-Latn"/>
        </w:rPr>
        <w:t xml:space="preserve">. </w:t>
      </w:r>
      <w:r w:rsidRPr="007A06F5">
        <w:rPr>
          <w:iCs/>
          <w:lang w:val="la-Latn"/>
        </w:rPr>
        <w:t>UT</w:t>
      </w:r>
      <w:r w:rsidRPr="007A06F5">
        <w:rPr>
          <w:lang w:val="la-Latn"/>
        </w:rPr>
        <w:t xml:space="preserve"> </w:t>
      </w:r>
      <w:r w:rsidRPr="007A06F5">
        <w:rPr>
          <w:iCs/>
          <w:lang w:val="la-Latn"/>
        </w:rPr>
        <w:t>AB</w:t>
      </w:r>
      <w:r w:rsidR="00ED106A" w:rsidRPr="007A06F5">
        <w:rPr>
          <w:lang w:val="la-Latn"/>
        </w:rPr>
        <w:t xml:space="preserve"> </w:t>
      </w:r>
      <w:r w:rsidRPr="007A06F5">
        <w:rPr>
          <w:iCs/>
          <w:lang w:val="la-Latn"/>
        </w:rPr>
        <w:t>EPISCOPIS</w:t>
      </w:r>
      <w:r w:rsidRPr="007A06F5">
        <w:rPr>
          <w:lang w:val="la-Latn"/>
        </w:rPr>
        <w:t xml:space="preserve"> </w:t>
      </w:r>
      <w:r w:rsidRPr="007A06F5">
        <w:rPr>
          <w:iCs/>
          <w:lang w:val="la-Latn"/>
        </w:rPr>
        <w:t>PRĘCEPTIONE</w:t>
      </w:r>
      <w:r w:rsidRPr="007A06F5">
        <w:rPr>
          <w:lang w:val="la-Latn"/>
        </w:rPr>
        <w:t xml:space="preserve"> </w:t>
      </w:r>
      <w:r w:rsidRPr="007A06F5">
        <w:rPr>
          <w:iCs/>
          <w:lang w:val="la-Latn"/>
        </w:rPr>
        <w:t>PAPĘ</w:t>
      </w:r>
      <w:r w:rsidRPr="007A06F5">
        <w:rPr>
          <w:lang w:val="la-Latn"/>
        </w:rPr>
        <w:t xml:space="preserve"> </w:t>
      </w:r>
      <w:r w:rsidRPr="007A06F5">
        <w:rPr>
          <w:iCs/>
          <w:lang w:val="la-Latn"/>
        </w:rPr>
        <w:t>NOVĘ</w:t>
      </w:r>
      <w:r w:rsidRPr="007A06F5">
        <w:rPr>
          <w:lang w:val="la-Latn"/>
        </w:rPr>
        <w:t xml:space="preserve"> </w:t>
      </w:r>
      <w:r w:rsidRPr="007A06F5">
        <w:rPr>
          <w:iCs/>
          <w:lang w:val="la-Latn"/>
        </w:rPr>
        <w:t>BASILICĘ</w:t>
      </w:r>
      <w:r w:rsidR="00ED106A" w:rsidRPr="007A06F5">
        <w:rPr>
          <w:lang w:val="la-Latn"/>
        </w:rPr>
        <w:t xml:space="preserve"> </w:t>
      </w:r>
      <w:r w:rsidRPr="007A06F5">
        <w:rPr>
          <w:iCs/>
          <w:lang w:val="la-Latn"/>
        </w:rPr>
        <w:t>DEDICENTUR</w:t>
      </w:r>
      <w:r w:rsidR="0047682A" w:rsidRPr="007A06F5">
        <w:rPr>
          <w:lang w:val="la-Latn"/>
        </w:rPr>
        <w:t xml:space="preserve">. </w:t>
      </w:r>
    </w:p>
    <w:p w14:paraId="6EBDD224" w14:textId="4DCB8E84"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Basilicas</w:t>
      </w:r>
      <w:r w:rsidRPr="007A06F5">
        <w:rPr>
          <w:sz w:val="22"/>
          <w:szCs w:val="22"/>
          <w:lang w:val="la-Latn"/>
        </w:rPr>
        <w:t xml:space="preserve"> </w:t>
      </w:r>
      <w:r w:rsidRPr="007A06F5">
        <w:rPr>
          <w:iCs/>
          <w:sz w:val="22"/>
          <w:szCs w:val="22"/>
          <w:lang w:val="la-Latn"/>
        </w:rPr>
        <w:t>noviter</w:t>
      </w:r>
      <w:r w:rsidRPr="007A06F5">
        <w:rPr>
          <w:sz w:val="22"/>
          <w:szCs w:val="22"/>
          <w:lang w:val="la-Latn"/>
        </w:rPr>
        <w:t xml:space="preserve"> </w:t>
      </w:r>
      <w:r w:rsidRPr="007A06F5">
        <w:rPr>
          <w:iCs/>
          <w:sz w:val="22"/>
          <w:szCs w:val="22"/>
          <w:lang w:val="la-Latn"/>
        </w:rPr>
        <w:t>institutas</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petitis</w:t>
      </w:r>
      <w:r w:rsidR="00ED106A" w:rsidRPr="007A06F5">
        <w:rPr>
          <w:sz w:val="22"/>
          <w:szCs w:val="22"/>
          <w:lang w:val="la-Latn"/>
        </w:rPr>
        <w:t xml:space="preserve"> </w:t>
      </w:r>
      <w:r w:rsidRPr="007A06F5">
        <w:rPr>
          <w:iCs/>
          <w:sz w:val="22"/>
          <w:szCs w:val="22"/>
          <w:lang w:val="la-Latn"/>
        </w:rPr>
        <w:t>ex</w:t>
      </w:r>
      <w:r w:rsidRPr="007A06F5">
        <w:rPr>
          <w:sz w:val="22"/>
          <w:szCs w:val="22"/>
          <w:lang w:val="la-Latn"/>
        </w:rPr>
        <w:t xml:space="preserve"> </w:t>
      </w:r>
      <w:r w:rsidRPr="007A06F5">
        <w:rPr>
          <w:iCs/>
          <w:sz w:val="22"/>
          <w:szCs w:val="22"/>
          <w:lang w:val="la-Latn"/>
        </w:rPr>
        <w:t>more</w:t>
      </w:r>
      <w:r w:rsidRPr="007A06F5">
        <w:rPr>
          <w:sz w:val="22"/>
          <w:szCs w:val="22"/>
          <w:lang w:val="la-Latn"/>
        </w:rPr>
        <w:t xml:space="preserve"> </w:t>
      </w:r>
      <w:r w:rsidRPr="007A06F5">
        <w:rPr>
          <w:iCs/>
          <w:sz w:val="22"/>
          <w:szCs w:val="22"/>
          <w:lang w:val="la-Latn"/>
        </w:rPr>
        <w:t>preceptionibus</w:t>
      </w:r>
      <w:r w:rsidRPr="007A06F5">
        <w:rPr>
          <w:sz w:val="22"/>
          <w:szCs w:val="22"/>
          <w:lang w:val="la-Latn"/>
        </w:rPr>
        <w:t xml:space="preserve"> </w:t>
      </w:r>
      <w:r w:rsidRPr="007A06F5">
        <w:rPr>
          <w:iCs/>
          <w:sz w:val="22"/>
          <w:szCs w:val="22"/>
          <w:lang w:val="la-Latn"/>
        </w:rPr>
        <w:t>dedicare</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audeant</w:t>
      </w:r>
      <w:r w:rsidR="0069631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ambiant</w:t>
      </w:r>
      <w:r w:rsidRPr="007A06F5">
        <w:rPr>
          <w:sz w:val="22"/>
          <w:szCs w:val="22"/>
          <w:lang w:val="la-Latn"/>
        </w:rPr>
        <w:t xml:space="preserve"> </w:t>
      </w:r>
      <w:r w:rsidRPr="007A06F5">
        <w:rPr>
          <w:iCs/>
          <w:sz w:val="22"/>
          <w:szCs w:val="22"/>
          <w:lang w:val="la-Latn"/>
        </w:rPr>
        <w:t>sibimet</w:t>
      </w:r>
      <w:r w:rsidRPr="007A06F5">
        <w:rPr>
          <w:sz w:val="22"/>
          <w:szCs w:val="22"/>
          <w:lang w:val="la-Latn"/>
        </w:rPr>
        <w:t xml:space="preserve"> </w:t>
      </w:r>
      <w:r w:rsidRPr="007A06F5">
        <w:rPr>
          <w:iCs/>
          <w:sz w:val="22"/>
          <w:szCs w:val="22"/>
          <w:lang w:val="la-Latn"/>
        </w:rPr>
        <w:t>vindicare</w:t>
      </w:r>
      <w:r w:rsidRPr="007A06F5">
        <w:rPr>
          <w:sz w:val="22"/>
          <w:szCs w:val="22"/>
          <w:lang w:val="la-Latn"/>
        </w:rPr>
        <w:t xml:space="preserve"> </w:t>
      </w:r>
      <w:r w:rsidRPr="007A06F5">
        <w:rPr>
          <w:iCs/>
          <w:sz w:val="22"/>
          <w:szCs w:val="22"/>
          <w:lang w:val="la-Latn"/>
        </w:rPr>
        <w:t>clericos</w:t>
      </w:r>
      <w:r w:rsidRPr="007A06F5">
        <w:rPr>
          <w:sz w:val="22"/>
          <w:szCs w:val="22"/>
          <w:lang w:val="la-Latn"/>
        </w:rPr>
        <w:t xml:space="preserve"> </w:t>
      </w:r>
      <w:r w:rsidRPr="007A06F5">
        <w:rPr>
          <w:iCs/>
          <w:sz w:val="22"/>
          <w:szCs w:val="22"/>
          <w:lang w:val="la-Latn"/>
        </w:rPr>
        <w:t>potestatis</w:t>
      </w:r>
      <w:r w:rsidRPr="007A06F5">
        <w:rPr>
          <w:sz w:val="22"/>
          <w:szCs w:val="22"/>
          <w:lang w:val="la-Latn"/>
        </w:rPr>
        <w:t xml:space="preserve"> </w:t>
      </w:r>
      <w:r w:rsidRPr="007A06F5">
        <w:rPr>
          <w:iCs/>
          <w:sz w:val="22"/>
          <w:szCs w:val="22"/>
          <w:lang w:val="la-Latn"/>
        </w:rPr>
        <w:t>alienę</w:t>
      </w:r>
      <w:r w:rsidRPr="007A06F5">
        <w:rPr>
          <w:sz w:val="22"/>
          <w:szCs w:val="22"/>
          <w:lang w:val="la-Latn"/>
        </w:rPr>
        <w:t xml:space="preserve">./ </w:t>
      </w:r>
    </w:p>
    <w:p w14:paraId="3799A8DB" w14:textId="7F7AC4FE" w:rsidR="00ED106A" w:rsidRPr="007A06F5" w:rsidRDefault="00CF13F7" w:rsidP="00724342">
      <w:pPr>
        <w:pStyle w:val="Normlnweb"/>
        <w:spacing w:before="0" w:beforeAutospacing="0" w:after="120" w:afterAutospacing="0"/>
        <w:rPr>
          <w:highlight w:val="yellow"/>
          <w:lang w:val="la-Latn"/>
        </w:rPr>
      </w:pPr>
      <w:r w:rsidRPr="007A06F5">
        <w:rPr>
          <w:highlight w:val="yellow"/>
          <w:lang w:val="la-Latn"/>
        </w:rPr>
        <w:t>XLVIIII</w:t>
      </w:r>
      <w:r w:rsidR="0047682A" w:rsidRPr="007A06F5">
        <w:rPr>
          <w:highlight w:val="yellow"/>
          <w:lang w:val="la-Latn"/>
        </w:rPr>
        <w:t xml:space="preserve">. </w:t>
      </w:r>
      <w:r w:rsidRPr="007A06F5">
        <w:rPr>
          <w:iCs/>
          <w:highlight w:val="yellow"/>
          <w:lang w:val="la-Latn"/>
        </w:rPr>
        <w:t>DE</w:t>
      </w:r>
      <w:r w:rsidR="00ED106A" w:rsidRPr="007A06F5">
        <w:rPr>
          <w:highlight w:val="yellow"/>
          <w:lang w:val="la-Latn"/>
        </w:rPr>
        <w:t xml:space="preserve"> </w:t>
      </w:r>
      <w:r w:rsidRPr="007A06F5">
        <w:rPr>
          <w:iCs/>
          <w:highlight w:val="yellow"/>
          <w:lang w:val="la-Latn"/>
        </w:rPr>
        <w:t>CONSTITUENDIS</w:t>
      </w:r>
      <w:r w:rsidRPr="007A06F5">
        <w:rPr>
          <w:highlight w:val="yellow"/>
          <w:lang w:val="la-Latn"/>
        </w:rPr>
        <w:t xml:space="preserve"> </w:t>
      </w:r>
      <w:r w:rsidRPr="007A06F5">
        <w:rPr>
          <w:iCs/>
          <w:highlight w:val="yellow"/>
          <w:lang w:val="la-Latn"/>
        </w:rPr>
        <w:t>PRESBYTERIS</w:t>
      </w:r>
      <w:r w:rsidR="0069631A" w:rsidRPr="007A06F5">
        <w:rPr>
          <w:highlight w:val="yellow"/>
          <w:lang w:val="la-Latn"/>
        </w:rPr>
        <w:t xml:space="preserve">. </w:t>
      </w:r>
    </w:p>
    <w:p w14:paraId="07B97280" w14:textId="14C2E232" w:rsidR="00CF13F7" w:rsidRPr="007A06F5" w:rsidRDefault="00CF13F7" w:rsidP="00724342">
      <w:pPr>
        <w:pStyle w:val="Normlnweb"/>
        <w:spacing w:before="0" w:beforeAutospacing="0" w:after="120" w:afterAutospacing="0"/>
        <w:rPr>
          <w:sz w:val="22"/>
          <w:szCs w:val="22"/>
          <w:lang w:val="la-Latn"/>
        </w:rPr>
      </w:pPr>
      <w:commentRangeStart w:id="243"/>
      <w:r w:rsidRPr="007A06F5">
        <w:rPr>
          <w:iCs/>
          <w:sz w:val="22"/>
          <w:szCs w:val="22"/>
          <w:highlight w:val="yellow"/>
          <w:lang w:val="la-Latn"/>
        </w:rPr>
        <w:t>Statutum</w:t>
      </w:r>
      <w:r w:rsidRPr="007A06F5">
        <w:rPr>
          <w:sz w:val="22"/>
          <w:szCs w:val="22"/>
          <w:highlight w:val="yellow"/>
          <w:lang w:val="la-Latn"/>
        </w:rPr>
        <w:t xml:space="preserve"> </w:t>
      </w:r>
      <w:r w:rsidRPr="007A06F5">
        <w:rPr>
          <w:iCs/>
          <w:sz w:val="22"/>
          <w:szCs w:val="22"/>
          <w:highlight w:val="yellow"/>
          <w:lang w:val="la-Latn"/>
        </w:rPr>
        <w:t>est</w:t>
      </w:r>
      <w:r w:rsidR="0069631A" w:rsidRPr="007A06F5">
        <w:rPr>
          <w:sz w:val="22"/>
          <w:szCs w:val="22"/>
          <w:highlight w:val="yellow"/>
          <w:lang w:val="la-Latn"/>
        </w:rPr>
        <w:t xml:space="preserve">, </w:t>
      </w:r>
      <w:r w:rsidRPr="007A06F5">
        <w:rPr>
          <w:iCs/>
          <w:sz w:val="22"/>
          <w:szCs w:val="22"/>
          <w:highlight w:val="yellow"/>
          <w:lang w:val="la-Latn"/>
        </w:rPr>
        <w:t>ut</w:t>
      </w:r>
      <w:r w:rsidRPr="007A06F5">
        <w:rPr>
          <w:sz w:val="22"/>
          <w:szCs w:val="22"/>
          <w:highlight w:val="yellow"/>
          <w:lang w:val="la-Latn"/>
        </w:rPr>
        <w:t xml:space="preserve"> </w:t>
      </w:r>
      <w:r w:rsidRPr="007A06F5">
        <w:rPr>
          <w:iCs/>
          <w:sz w:val="22"/>
          <w:szCs w:val="22"/>
          <w:highlight w:val="yellow"/>
          <w:lang w:val="la-Latn"/>
        </w:rPr>
        <w:t>sine</w:t>
      </w:r>
      <w:r w:rsidR="00ED106A" w:rsidRPr="007A06F5">
        <w:rPr>
          <w:sz w:val="22"/>
          <w:szCs w:val="22"/>
          <w:highlight w:val="yellow"/>
          <w:lang w:val="la-Latn"/>
        </w:rPr>
        <w:t xml:space="preserve"> </w:t>
      </w:r>
      <w:r w:rsidR="00524CAA" w:rsidRPr="00524CAA">
        <w:rPr>
          <w:b/>
          <w:iCs/>
          <w:sz w:val="22"/>
          <w:szCs w:val="22"/>
          <w:highlight w:val="yellow"/>
          <w:lang w:val="la-Latn"/>
        </w:rPr>
        <w:t>auctorit</w:t>
      </w:r>
      <w:r w:rsidRPr="007A06F5">
        <w:rPr>
          <w:iCs/>
          <w:sz w:val="22"/>
          <w:szCs w:val="22"/>
          <w:highlight w:val="yellow"/>
          <w:lang w:val="la-Latn"/>
        </w:rPr>
        <w:t>ate</w:t>
      </w:r>
      <w:r w:rsidRPr="007A06F5">
        <w:rPr>
          <w:sz w:val="22"/>
          <w:szCs w:val="22"/>
          <w:highlight w:val="yellow"/>
          <w:lang w:val="la-Latn"/>
        </w:rPr>
        <w:t xml:space="preserve"> </w:t>
      </w:r>
      <w:r w:rsidRPr="007A06F5">
        <w:rPr>
          <w:iCs/>
          <w:sz w:val="22"/>
          <w:szCs w:val="22"/>
          <w:highlight w:val="yellow"/>
          <w:lang w:val="la-Latn"/>
        </w:rPr>
        <w:t>vel</w:t>
      </w:r>
      <w:r w:rsidRPr="007A06F5">
        <w:rPr>
          <w:sz w:val="22"/>
          <w:szCs w:val="22"/>
          <w:highlight w:val="yellow"/>
          <w:lang w:val="la-Latn"/>
        </w:rPr>
        <w:t xml:space="preserve"> </w:t>
      </w:r>
      <w:r w:rsidRPr="007A06F5">
        <w:rPr>
          <w:iCs/>
          <w:sz w:val="22"/>
          <w:szCs w:val="22"/>
          <w:highlight w:val="yellow"/>
          <w:lang w:val="la-Latn"/>
        </w:rPr>
        <w:t>consensu</w:t>
      </w:r>
      <w:r w:rsidRPr="007A06F5">
        <w:rPr>
          <w:sz w:val="22"/>
          <w:szCs w:val="22"/>
          <w:highlight w:val="yellow"/>
          <w:lang w:val="la-Latn"/>
        </w:rPr>
        <w:t xml:space="preserve"> </w:t>
      </w:r>
      <w:r w:rsidRPr="007A06F5">
        <w:rPr>
          <w:iCs/>
          <w:sz w:val="22"/>
          <w:szCs w:val="22"/>
          <w:highlight w:val="yellow"/>
          <w:lang w:val="la-Latn"/>
        </w:rPr>
        <w:t>episcoporum</w:t>
      </w:r>
      <w:r w:rsidRPr="007A06F5">
        <w:rPr>
          <w:sz w:val="22"/>
          <w:szCs w:val="22"/>
          <w:highlight w:val="yellow"/>
          <w:lang w:val="la-Latn"/>
        </w:rPr>
        <w:t xml:space="preserve"> </w:t>
      </w:r>
      <w:r w:rsidRPr="007A06F5">
        <w:rPr>
          <w:iCs/>
          <w:sz w:val="22"/>
          <w:szCs w:val="22"/>
          <w:highlight w:val="yellow"/>
          <w:lang w:val="la-Latn"/>
        </w:rPr>
        <w:t>presbyteri</w:t>
      </w:r>
      <w:r w:rsidRPr="007A06F5">
        <w:rPr>
          <w:sz w:val="22"/>
          <w:szCs w:val="22"/>
          <w:highlight w:val="yellow"/>
          <w:lang w:val="la-Latn"/>
        </w:rPr>
        <w:t xml:space="preserve"> </w:t>
      </w:r>
      <w:r w:rsidRPr="007A06F5">
        <w:rPr>
          <w:iCs/>
          <w:sz w:val="22"/>
          <w:szCs w:val="22"/>
          <w:highlight w:val="yellow"/>
          <w:lang w:val="la-Latn"/>
        </w:rPr>
        <w:t>in</w:t>
      </w:r>
      <w:r w:rsidRPr="007A06F5">
        <w:rPr>
          <w:sz w:val="22"/>
          <w:szCs w:val="22"/>
          <w:highlight w:val="yellow"/>
          <w:lang w:val="la-Latn"/>
        </w:rPr>
        <w:t xml:space="preserve"> </w:t>
      </w:r>
      <w:r w:rsidRPr="007A06F5">
        <w:rPr>
          <w:iCs/>
          <w:sz w:val="22"/>
          <w:szCs w:val="22"/>
          <w:highlight w:val="yellow"/>
          <w:lang w:val="la-Latn"/>
        </w:rPr>
        <w:t>quibuslibet</w:t>
      </w:r>
      <w:r w:rsidRPr="007A06F5">
        <w:rPr>
          <w:sz w:val="22"/>
          <w:szCs w:val="22"/>
          <w:highlight w:val="yellow"/>
          <w:lang w:val="la-Latn"/>
        </w:rPr>
        <w:t xml:space="preserve"> </w:t>
      </w:r>
      <w:r w:rsidRPr="007A06F5">
        <w:rPr>
          <w:iCs/>
          <w:sz w:val="22"/>
          <w:szCs w:val="22"/>
          <w:highlight w:val="yellow"/>
          <w:lang w:val="la-Latn"/>
        </w:rPr>
        <w:t>ecclesiis</w:t>
      </w:r>
      <w:r w:rsidRPr="007A06F5">
        <w:rPr>
          <w:sz w:val="22"/>
          <w:szCs w:val="22"/>
          <w:highlight w:val="yellow"/>
          <w:lang w:val="la-Latn"/>
        </w:rPr>
        <w:t xml:space="preserve"> </w:t>
      </w:r>
      <w:r w:rsidRPr="007A06F5">
        <w:rPr>
          <w:iCs/>
          <w:sz w:val="22"/>
          <w:szCs w:val="22"/>
          <w:highlight w:val="yellow"/>
          <w:lang w:val="la-Latn"/>
        </w:rPr>
        <w:t>nec</w:t>
      </w:r>
      <w:r w:rsidRPr="007A06F5">
        <w:rPr>
          <w:sz w:val="22"/>
          <w:szCs w:val="22"/>
          <w:highlight w:val="yellow"/>
          <w:lang w:val="la-Latn"/>
        </w:rPr>
        <w:t xml:space="preserve"> </w:t>
      </w:r>
      <w:r w:rsidRPr="007A06F5">
        <w:rPr>
          <w:iCs/>
          <w:sz w:val="22"/>
          <w:szCs w:val="22"/>
          <w:highlight w:val="yellow"/>
          <w:lang w:val="la-Latn"/>
        </w:rPr>
        <w:t>constituantur</w:t>
      </w:r>
      <w:r w:rsidR="00ED106A" w:rsidRPr="007A06F5">
        <w:rPr>
          <w:sz w:val="22"/>
          <w:szCs w:val="22"/>
          <w:highlight w:val="yellow"/>
          <w:lang w:val="la-Latn"/>
        </w:rPr>
        <w:t xml:space="preserve"> </w:t>
      </w:r>
      <w:r w:rsidRPr="007A06F5">
        <w:rPr>
          <w:iCs/>
          <w:sz w:val="22"/>
          <w:szCs w:val="22"/>
          <w:highlight w:val="yellow"/>
          <w:lang w:val="la-Latn"/>
        </w:rPr>
        <w:t>nec</w:t>
      </w:r>
      <w:r w:rsidRPr="007A06F5">
        <w:rPr>
          <w:sz w:val="22"/>
          <w:szCs w:val="22"/>
          <w:highlight w:val="yellow"/>
          <w:lang w:val="la-Latn"/>
        </w:rPr>
        <w:t xml:space="preserve"> </w:t>
      </w:r>
      <w:r w:rsidRPr="007A06F5">
        <w:rPr>
          <w:iCs/>
          <w:sz w:val="22"/>
          <w:szCs w:val="22"/>
          <w:highlight w:val="yellow"/>
          <w:lang w:val="la-Latn"/>
        </w:rPr>
        <w:t>expellantur</w:t>
      </w:r>
      <w:r w:rsidR="0069631A" w:rsidRPr="007A06F5">
        <w:rPr>
          <w:sz w:val="22"/>
          <w:szCs w:val="22"/>
          <w:highlight w:val="yellow"/>
          <w:lang w:val="la-Latn"/>
        </w:rPr>
        <w:t>.</w:t>
      </w:r>
      <w:commentRangeEnd w:id="243"/>
      <w:r w:rsidR="000E7A3E" w:rsidRPr="007A06F5">
        <w:rPr>
          <w:rStyle w:val="Odkaznakoment"/>
          <w:rFonts w:eastAsiaTheme="minorHAnsi"/>
          <w:highlight w:val="yellow"/>
          <w:lang w:val="la-Latn" w:eastAsia="en-US"/>
        </w:rPr>
        <w:commentReference w:id="243"/>
      </w:r>
      <w:r w:rsidR="0069631A" w:rsidRPr="007A06F5">
        <w:rPr>
          <w:sz w:val="22"/>
          <w:szCs w:val="22"/>
          <w:highlight w:val="yellow"/>
          <w:lang w:val="la-Latn"/>
        </w:rPr>
        <w:t xml:space="preserve"> </w:t>
      </w:r>
      <w:r w:rsidRPr="007A06F5">
        <w:rPr>
          <w:iCs/>
          <w:sz w:val="22"/>
          <w:szCs w:val="22"/>
          <w:highlight w:val="yellow"/>
          <w:lang w:val="la-Latn"/>
        </w:rPr>
        <w:t>Et</w:t>
      </w:r>
      <w:r w:rsidRPr="007A06F5">
        <w:rPr>
          <w:sz w:val="22"/>
          <w:szCs w:val="22"/>
          <w:highlight w:val="yellow"/>
          <w:lang w:val="la-Latn"/>
        </w:rPr>
        <w:t xml:space="preserve"> </w:t>
      </w:r>
      <w:r w:rsidRPr="007A06F5">
        <w:rPr>
          <w:iCs/>
          <w:sz w:val="22"/>
          <w:szCs w:val="22"/>
          <w:highlight w:val="yellow"/>
          <w:lang w:val="la-Latn"/>
        </w:rPr>
        <w:t>si</w:t>
      </w:r>
      <w:r w:rsidRPr="007A06F5">
        <w:rPr>
          <w:sz w:val="22"/>
          <w:szCs w:val="22"/>
          <w:highlight w:val="yellow"/>
          <w:lang w:val="la-Latn"/>
        </w:rPr>
        <w:t xml:space="preserve"> </w:t>
      </w:r>
      <w:r w:rsidRPr="007A06F5">
        <w:rPr>
          <w:iCs/>
          <w:sz w:val="22"/>
          <w:szCs w:val="22"/>
          <w:highlight w:val="yellow"/>
          <w:lang w:val="la-Latn"/>
        </w:rPr>
        <w:t>laici</w:t>
      </w:r>
      <w:r w:rsidRPr="007A06F5">
        <w:rPr>
          <w:sz w:val="22"/>
          <w:szCs w:val="22"/>
          <w:highlight w:val="yellow"/>
          <w:lang w:val="la-Latn"/>
        </w:rPr>
        <w:t xml:space="preserve"> </w:t>
      </w:r>
      <w:r w:rsidRPr="007A06F5">
        <w:rPr>
          <w:iCs/>
          <w:sz w:val="22"/>
          <w:szCs w:val="22"/>
          <w:highlight w:val="yellow"/>
          <w:lang w:val="la-Latn"/>
        </w:rPr>
        <w:t>clericos</w:t>
      </w:r>
      <w:r w:rsidRPr="007A06F5">
        <w:rPr>
          <w:sz w:val="22"/>
          <w:szCs w:val="22"/>
          <w:highlight w:val="yellow"/>
          <w:lang w:val="la-Latn"/>
        </w:rPr>
        <w:t xml:space="preserve"> </w:t>
      </w:r>
      <w:r w:rsidRPr="007A06F5">
        <w:rPr>
          <w:iCs/>
          <w:sz w:val="22"/>
          <w:szCs w:val="22"/>
          <w:highlight w:val="yellow"/>
          <w:lang w:val="la-Latn"/>
        </w:rPr>
        <w:t>probabilis</w:t>
      </w:r>
      <w:r w:rsidRPr="007A06F5">
        <w:rPr>
          <w:sz w:val="22"/>
          <w:szCs w:val="22"/>
          <w:highlight w:val="yellow"/>
          <w:lang w:val="la-Latn"/>
        </w:rPr>
        <w:t xml:space="preserve"> </w:t>
      </w:r>
      <w:r w:rsidRPr="007A06F5">
        <w:rPr>
          <w:iCs/>
          <w:sz w:val="22"/>
          <w:szCs w:val="22"/>
          <w:highlight w:val="yellow"/>
          <w:lang w:val="la-Latn"/>
        </w:rPr>
        <w:t>vitę</w:t>
      </w:r>
      <w:r w:rsidRPr="007A06F5">
        <w:rPr>
          <w:sz w:val="22"/>
          <w:szCs w:val="22"/>
          <w:highlight w:val="yellow"/>
          <w:lang w:val="la-Latn"/>
        </w:rPr>
        <w:t xml:space="preserve"> </w:t>
      </w:r>
      <w:r w:rsidRPr="007A06F5">
        <w:rPr>
          <w:iCs/>
          <w:sz w:val="22"/>
          <w:szCs w:val="22"/>
          <w:highlight w:val="yellow"/>
          <w:lang w:val="la-Latn"/>
        </w:rPr>
        <w:t>et</w:t>
      </w:r>
      <w:r w:rsidRPr="007A06F5">
        <w:rPr>
          <w:sz w:val="22"/>
          <w:szCs w:val="22"/>
          <w:highlight w:val="yellow"/>
          <w:lang w:val="la-Latn"/>
        </w:rPr>
        <w:t xml:space="preserve"> </w:t>
      </w:r>
      <w:r w:rsidRPr="007A06F5">
        <w:rPr>
          <w:iCs/>
          <w:sz w:val="22"/>
          <w:szCs w:val="22"/>
          <w:highlight w:val="yellow"/>
          <w:lang w:val="la-Latn"/>
        </w:rPr>
        <w:t>doctrinę</w:t>
      </w:r>
      <w:r w:rsidRPr="007A06F5">
        <w:rPr>
          <w:sz w:val="22"/>
          <w:szCs w:val="22"/>
          <w:highlight w:val="yellow"/>
          <w:lang w:val="la-Latn"/>
        </w:rPr>
        <w:t xml:space="preserve"> </w:t>
      </w:r>
      <w:r w:rsidRPr="007A06F5">
        <w:rPr>
          <w:iCs/>
          <w:sz w:val="22"/>
          <w:szCs w:val="22"/>
          <w:highlight w:val="yellow"/>
          <w:lang w:val="la-Latn"/>
        </w:rPr>
        <w:t>episcopis</w:t>
      </w:r>
      <w:r w:rsidRPr="007A06F5">
        <w:rPr>
          <w:sz w:val="22"/>
          <w:szCs w:val="22"/>
          <w:highlight w:val="yellow"/>
          <w:lang w:val="la-Latn"/>
        </w:rPr>
        <w:t xml:space="preserve"> </w:t>
      </w:r>
      <w:r w:rsidRPr="007A06F5">
        <w:rPr>
          <w:iCs/>
          <w:sz w:val="22"/>
          <w:szCs w:val="22"/>
          <w:highlight w:val="yellow"/>
          <w:lang w:val="la-Latn"/>
        </w:rPr>
        <w:t>consecrandos</w:t>
      </w:r>
      <w:r w:rsidR="0069631A" w:rsidRPr="007A06F5">
        <w:rPr>
          <w:sz w:val="22"/>
          <w:szCs w:val="22"/>
          <w:highlight w:val="yellow"/>
          <w:lang w:val="la-Latn"/>
        </w:rPr>
        <w:t xml:space="preserve"> </w:t>
      </w:r>
      <w:r w:rsidRPr="007A06F5">
        <w:rPr>
          <w:iCs/>
          <w:sz w:val="22"/>
          <w:szCs w:val="22"/>
          <w:highlight w:val="yellow"/>
          <w:lang w:val="la-Latn"/>
        </w:rPr>
        <w:t>suisque</w:t>
      </w:r>
      <w:r w:rsidR="0069631A" w:rsidRPr="007A06F5">
        <w:rPr>
          <w:sz w:val="22"/>
          <w:szCs w:val="22"/>
          <w:highlight w:val="yellow"/>
          <w:lang w:val="la-Latn"/>
        </w:rPr>
        <w:t xml:space="preserve"> </w:t>
      </w:r>
      <w:r w:rsidRPr="007A06F5">
        <w:rPr>
          <w:iCs/>
          <w:sz w:val="22"/>
          <w:szCs w:val="22"/>
          <w:highlight w:val="yellow"/>
          <w:lang w:val="la-Latn"/>
        </w:rPr>
        <w:t>in</w:t>
      </w:r>
      <w:r w:rsidRPr="007A06F5">
        <w:rPr>
          <w:sz w:val="22"/>
          <w:szCs w:val="22"/>
          <w:highlight w:val="yellow"/>
          <w:lang w:val="la-Latn"/>
        </w:rPr>
        <w:t xml:space="preserve"> </w:t>
      </w:r>
      <w:r w:rsidRPr="007A06F5">
        <w:rPr>
          <w:iCs/>
          <w:sz w:val="22"/>
          <w:szCs w:val="22"/>
          <w:highlight w:val="yellow"/>
          <w:lang w:val="la-Latn"/>
        </w:rPr>
        <w:t>ecclesiis</w:t>
      </w:r>
      <w:r w:rsidRPr="007A06F5">
        <w:rPr>
          <w:sz w:val="22"/>
          <w:szCs w:val="22"/>
          <w:highlight w:val="yellow"/>
          <w:lang w:val="la-Latn"/>
        </w:rPr>
        <w:t xml:space="preserve"> </w:t>
      </w:r>
      <w:r w:rsidRPr="007A06F5">
        <w:rPr>
          <w:iCs/>
          <w:sz w:val="22"/>
          <w:szCs w:val="22"/>
          <w:highlight w:val="yellow"/>
          <w:lang w:val="la-Latn"/>
        </w:rPr>
        <w:t>constituendos</w:t>
      </w:r>
      <w:r w:rsidRPr="007A06F5">
        <w:rPr>
          <w:sz w:val="22"/>
          <w:szCs w:val="22"/>
          <w:highlight w:val="yellow"/>
          <w:lang w:val="la-Latn"/>
        </w:rPr>
        <w:t xml:space="preserve"> </w:t>
      </w:r>
      <w:r w:rsidRPr="007A06F5">
        <w:rPr>
          <w:iCs/>
          <w:sz w:val="22"/>
          <w:szCs w:val="22"/>
          <w:highlight w:val="yellow"/>
          <w:lang w:val="la-Latn"/>
        </w:rPr>
        <w:t>obtulerint</w:t>
      </w:r>
      <w:r w:rsidR="0069631A" w:rsidRPr="007A06F5">
        <w:rPr>
          <w:sz w:val="22"/>
          <w:szCs w:val="22"/>
          <w:highlight w:val="yellow"/>
          <w:lang w:val="la-Latn"/>
        </w:rPr>
        <w:t xml:space="preserve">, </w:t>
      </w:r>
      <w:r w:rsidRPr="007A06F5">
        <w:rPr>
          <w:iCs/>
          <w:sz w:val="22"/>
          <w:szCs w:val="22"/>
          <w:highlight w:val="yellow"/>
          <w:lang w:val="la-Latn"/>
        </w:rPr>
        <w:t>nulla</w:t>
      </w:r>
      <w:r w:rsidRPr="007A06F5">
        <w:rPr>
          <w:sz w:val="22"/>
          <w:szCs w:val="22"/>
          <w:highlight w:val="yellow"/>
          <w:lang w:val="la-Latn"/>
        </w:rPr>
        <w:t xml:space="preserve"> </w:t>
      </w:r>
      <w:r w:rsidRPr="007A06F5">
        <w:rPr>
          <w:iCs/>
          <w:sz w:val="22"/>
          <w:szCs w:val="22"/>
          <w:highlight w:val="yellow"/>
          <w:lang w:val="la-Latn"/>
        </w:rPr>
        <w:t>qualibet</w:t>
      </w:r>
      <w:r w:rsidRPr="007A06F5">
        <w:rPr>
          <w:sz w:val="22"/>
          <w:szCs w:val="22"/>
          <w:highlight w:val="yellow"/>
          <w:lang w:val="la-Latn"/>
        </w:rPr>
        <w:t xml:space="preserve"> </w:t>
      </w:r>
      <w:r w:rsidRPr="007A06F5">
        <w:rPr>
          <w:iCs/>
          <w:sz w:val="22"/>
          <w:szCs w:val="22"/>
          <w:highlight w:val="yellow"/>
          <w:lang w:val="la-Latn"/>
        </w:rPr>
        <w:t>occasione</w:t>
      </w:r>
      <w:r w:rsidRPr="007A06F5">
        <w:rPr>
          <w:sz w:val="22"/>
          <w:szCs w:val="22"/>
          <w:highlight w:val="yellow"/>
          <w:lang w:val="la-Latn"/>
        </w:rPr>
        <w:t xml:space="preserve"> </w:t>
      </w:r>
      <w:r w:rsidRPr="007A06F5">
        <w:rPr>
          <w:iCs/>
          <w:sz w:val="22"/>
          <w:szCs w:val="22"/>
          <w:highlight w:val="yellow"/>
          <w:lang w:val="la-Latn"/>
        </w:rPr>
        <w:t>eos</w:t>
      </w:r>
      <w:r w:rsidR="0069631A" w:rsidRPr="007A06F5">
        <w:rPr>
          <w:sz w:val="22"/>
          <w:szCs w:val="22"/>
          <w:highlight w:val="yellow"/>
          <w:lang w:val="la-Latn"/>
        </w:rPr>
        <w:t xml:space="preserve"> </w:t>
      </w:r>
      <w:r w:rsidRPr="007A06F5">
        <w:rPr>
          <w:iCs/>
          <w:sz w:val="22"/>
          <w:szCs w:val="22"/>
          <w:highlight w:val="yellow"/>
          <w:lang w:val="la-Latn"/>
        </w:rPr>
        <w:t>reiciant</w:t>
      </w:r>
      <w:r w:rsidR="0069631A" w:rsidRPr="007A06F5">
        <w:rPr>
          <w:sz w:val="22"/>
          <w:szCs w:val="22"/>
          <w:highlight w:val="yellow"/>
          <w:lang w:val="la-Latn"/>
        </w:rPr>
        <w:t>.</w:t>
      </w:r>
      <w:r w:rsidR="0069631A" w:rsidRPr="007A06F5">
        <w:rPr>
          <w:sz w:val="22"/>
          <w:szCs w:val="22"/>
          <w:lang w:val="la-Latn"/>
        </w:rPr>
        <w:t xml:space="preserve"> </w:t>
      </w:r>
    </w:p>
    <w:p w14:paraId="1C75822C" w14:textId="2AFA2F18" w:rsidR="00ED106A" w:rsidRPr="007A06F5" w:rsidRDefault="00CF13F7" w:rsidP="00724342">
      <w:pPr>
        <w:pStyle w:val="Normlnweb"/>
        <w:spacing w:before="0" w:beforeAutospacing="0" w:after="120" w:afterAutospacing="0"/>
        <w:rPr>
          <w:lang w:val="la-Latn"/>
        </w:rPr>
      </w:pPr>
      <w:r w:rsidRPr="007A06F5">
        <w:rPr>
          <w:lang w:val="la-Latn"/>
        </w:rPr>
        <w:t>L</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MANSIS</w:t>
      </w:r>
      <w:r w:rsidRPr="007A06F5">
        <w:rPr>
          <w:lang w:val="la-Latn"/>
        </w:rPr>
        <w:t xml:space="preserve"> </w:t>
      </w:r>
      <w:r w:rsidRPr="007A06F5">
        <w:rPr>
          <w:iCs/>
          <w:lang w:val="la-Latn"/>
        </w:rPr>
        <w:t>UNIUSCUIUSQUE</w:t>
      </w:r>
      <w:r w:rsidRPr="007A06F5">
        <w:rPr>
          <w:lang w:val="la-Latn"/>
        </w:rPr>
        <w:t xml:space="preserve"> </w:t>
      </w:r>
      <w:r w:rsidRPr="007A06F5">
        <w:rPr>
          <w:iCs/>
          <w:lang w:val="la-Latn"/>
        </w:rPr>
        <w:t>ECCLESIE</w:t>
      </w:r>
      <w:r w:rsidR="0069631A" w:rsidRPr="007A06F5">
        <w:rPr>
          <w:lang w:val="la-Latn"/>
        </w:rPr>
        <w:t xml:space="preserve">. </w:t>
      </w:r>
    </w:p>
    <w:p w14:paraId="1EAFF048" w14:textId="64CD998E"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Sanctitum</w:t>
      </w:r>
      <w:r w:rsidRPr="007A06F5">
        <w:rPr>
          <w:sz w:val="22"/>
          <w:szCs w:val="22"/>
          <w:lang w:val="la-Latn"/>
        </w:rPr>
        <w:t xml:space="preserve"> </w:t>
      </w:r>
      <w:r w:rsidRPr="007A06F5">
        <w:rPr>
          <w:iCs/>
          <w:sz w:val="22"/>
          <w:szCs w:val="22"/>
          <w:lang w:val="la-Latn"/>
        </w:rPr>
        <w:t>est</w:t>
      </w:r>
      <w:r w:rsidR="0069631A" w:rsidRPr="007A06F5">
        <w:rPr>
          <w:sz w:val="22"/>
          <w:szCs w:val="22"/>
          <w:lang w:val="la-Latn"/>
        </w:rPr>
        <w:t xml:space="preserve">, </w:t>
      </w:r>
      <w:r w:rsidRPr="007A06F5">
        <w:rPr>
          <w:iCs/>
          <w:sz w:val="22"/>
          <w:szCs w:val="22"/>
          <w:lang w:val="la-Latn"/>
        </w:rPr>
        <w:t>ut</w:t>
      </w:r>
      <w:r w:rsidRPr="007A06F5">
        <w:rPr>
          <w:sz w:val="22"/>
          <w:szCs w:val="22"/>
          <w:lang w:val="la-Latn"/>
        </w:rPr>
        <w:t xml:space="preserve"> </w:t>
      </w:r>
      <w:r w:rsidRPr="007A06F5">
        <w:rPr>
          <w:iCs/>
          <w:sz w:val="22"/>
          <w:szCs w:val="22"/>
          <w:lang w:val="la-Latn"/>
        </w:rPr>
        <w:t>unicuique</w:t>
      </w:r>
      <w:r w:rsidR="00ED106A" w:rsidRPr="007A06F5">
        <w:rPr>
          <w:sz w:val="22"/>
          <w:szCs w:val="22"/>
          <w:lang w:val="la-Latn"/>
        </w:rPr>
        <w:t xml:space="preserve"> </w:t>
      </w:r>
      <w:r w:rsidRPr="007A06F5">
        <w:rPr>
          <w:iCs/>
          <w:sz w:val="22"/>
          <w:szCs w:val="22"/>
          <w:lang w:val="la-Latn"/>
        </w:rPr>
        <w:t>ecclesię</w:t>
      </w:r>
      <w:r w:rsidRPr="007A06F5">
        <w:rPr>
          <w:sz w:val="22"/>
          <w:szCs w:val="22"/>
          <w:lang w:val="la-Latn"/>
        </w:rPr>
        <w:t xml:space="preserve"> </w:t>
      </w:r>
      <w:r w:rsidRPr="007A06F5">
        <w:rPr>
          <w:iCs/>
          <w:sz w:val="22"/>
          <w:szCs w:val="22"/>
          <w:lang w:val="la-Latn"/>
        </w:rPr>
        <w:t>unus</w:t>
      </w:r>
      <w:r w:rsidRPr="007A06F5">
        <w:rPr>
          <w:sz w:val="22"/>
          <w:szCs w:val="22"/>
          <w:lang w:val="la-Latn"/>
        </w:rPr>
        <w:t xml:space="preserve"> </w:t>
      </w:r>
      <w:r w:rsidRPr="007A06F5">
        <w:rPr>
          <w:iCs/>
          <w:sz w:val="22"/>
          <w:szCs w:val="22"/>
          <w:lang w:val="la-Latn"/>
        </w:rPr>
        <w:t>mansus</w:t>
      </w:r>
      <w:r w:rsidRPr="007A06F5">
        <w:rPr>
          <w:sz w:val="22"/>
          <w:szCs w:val="22"/>
          <w:lang w:val="la-Latn"/>
        </w:rPr>
        <w:t xml:space="preserve"> </w:t>
      </w:r>
      <w:r w:rsidRPr="007A06F5">
        <w:rPr>
          <w:iCs/>
          <w:sz w:val="22"/>
          <w:szCs w:val="22"/>
          <w:lang w:val="la-Latn"/>
        </w:rPr>
        <w:t>integer</w:t>
      </w:r>
      <w:r w:rsidRPr="007A06F5">
        <w:rPr>
          <w:sz w:val="22"/>
          <w:szCs w:val="22"/>
          <w:lang w:val="la-Latn"/>
        </w:rPr>
        <w:t xml:space="preserve"> </w:t>
      </w:r>
      <w:r w:rsidRPr="007A06F5">
        <w:rPr>
          <w:iCs/>
          <w:sz w:val="22"/>
          <w:szCs w:val="22"/>
          <w:lang w:val="la-Latn"/>
        </w:rPr>
        <w:t>absque</w:t>
      </w:r>
      <w:r w:rsidRPr="007A06F5">
        <w:rPr>
          <w:sz w:val="22"/>
          <w:szCs w:val="22"/>
          <w:lang w:val="la-Latn"/>
        </w:rPr>
        <w:t xml:space="preserve"> </w:t>
      </w:r>
      <w:r w:rsidRPr="007A06F5">
        <w:rPr>
          <w:iCs/>
          <w:sz w:val="22"/>
          <w:szCs w:val="22"/>
          <w:lang w:val="la-Latn"/>
        </w:rPr>
        <w:t>alio</w:t>
      </w:r>
      <w:r w:rsidRPr="007A06F5">
        <w:rPr>
          <w:sz w:val="22"/>
          <w:szCs w:val="22"/>
          <w:lang w:val="la-Latn"/>
        </w:rPr>
        <w:t xml:space="preserve"> </w:t>
      </w:r>
      <w:r w:rsidRPr="007A06F5">
        <w:rPr>
          <w:iCs/>
          <w:sz w:val="22"/>
          <w:szCs w:val="22"/>
          <w:lang w:val="la-Latn"/>
        </w:rPr>
        <w:t>servitio</w:t>
      </w:r>
      <w:r w:rsidRPr="007A06F5">
        <w:rPr>
          <w:sz w:val="22"/>
          <w:szCs w:val="22"/>
          <w:lang w:val="la-Latn"/>
        </w:rPr>
        <w:t xml:space="preserve"> </w:t>
      </w:r>
      <w:r w:rsidRPr="007A06F5">
        <w:rPr>
          <w:iCs/>
          <w:sz w:val="22"/>
          <w:szCs w:val="22"/>
          <w:lang w:val="la-Latn"/>
        </w:rPr>
        <w:t>attribuatur</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presbyteri</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eis</w:t>
      </w:r>
      <w:r w:rsidRPr="007A06F5">
        <w:rPr>
          <w:sz w:val="22"/>
          <w:szCs w:val="22"/>
          <w:lang w:val="la-Latn"/>
        </w:rPr>
        <w:t xml:space="preserve"> </w:t>
      </w:r>
      <w:r w:rsidRPr="007A06F5">
        <w:rPr>
          <w:iCs/>
          <w:sz w:val="22"/>
          <w:szCs w:val="22"/>
          <w:lang w:val="la-Latn"/>
        </w:rPr>
        <w:t>constituti</w:t>
      </w:r>
      <w:r w:rsidR="00ED106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de</w:t>
      </w:r>
      <w:r w:rsidR="0069631A" w:rsidRPr="007A06F5">
        <w:rPr>
          <w:sz w:val="22"/>
          <w:szCs w:val="22"/>
          <w:lang w:val="la-Latn"/>
        </w:rPr>
        <w:t xml:space="preserve"> </w:t>
      </w:r>
      <w:r w:rsidRPr="007A06F5">
        <w:rPr>
          <w:iCs/>
          <w:sz w:val="22"/>
          <w:szCs w:val="22"/>
          <w:lang w:val="la-Latn"/>
        </w:rPr>
        <w:t>decimis</w:t>
      </w:r>
      <w:r w:rsidR="0069631A" w:rsidRPr="007A06F5">
        <w:rPr>
          <w:sz w:val="22"/>
          <w:szCs w:val="22"/>
          <w:lang w:val="la-Latn"/>
        </w:rPr>
        <w:t xml:space="preserve"> </w:t>
      </w:r>
      <w:r w:rsidRPr="007A06F5">
        <w:rPr>
          <w:iCs/>
          <w:sz w:val="22"/>
          <w:szCs w:val="22"/>
          <w:lang w:val="la-Latn"/>
        </w:rPr>
        <w:t>neque</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oblationibus</w:t>
      </w:r>
      <w:r w:rsidRPr="007A06F5">
        <w:rPr>
          <w:sz w:val="22"/>
          <w:szCs w:val="22"/>
          <w:lang w:val="la-Latn"/>
        </w:rPr>
        <w:t xml:space="preserve"> </w:t>
      </w:r>
      <w:r w:rsidRPr="007A06F5">
        <w:rPr>
          <w:iCs/>
          <w:sz w:val="22"/>
          <w:szCs w:val="22"/>
          <w:lang w:val="la-Latn"/>
        </w:rPr>
        <w:t>fidelium</w:t>
      </w:r>
      <w:r w:rsidR="0069631A"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domibus</w:t>
      </w:r>
      <w:r w:rsidRPr="007A06F5">
        <w:rPr>
          <w:sz w:val="22"/>
          <w:szCs w:val="22"/>
          <w:lang w:val="la-Latn"/>
        </w:rPr>
        <w:t xml:space="preserve"> </w:t>
      </w:r>
      <w:r w:rsidRPr="007A06F5">
        <w:rPr>
          <w:iCs/>
          <w:sz w:val="22"/>
          <w:szCs w:val="22"/>
          <w:lang w:val="la-Latn"/>
        </w:rPr>
        <w:t>neque</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atriis</w:t>
      </w:r>
      <w:r w:rsidRPr="007A06F5">
        <w:rPr>
          <w:sz w:val="22"/>
          <w:szCs w:val="22"/>
          <w:lang w:val="la-Latn"/>
        </w:rPr>
        <w:t xml:space="preserve"> </w:t>
      </w:r>
      <w:r w:rsidRPr="007A06F5">
        <w:rPr>
          <w:iCs/>
          <w:sz w:val="22"/>
          <w:szCs w:val="22"/>
          <w:lang w:val="la-Latn"/>
        </w:rPr>
        <w:t>vel</w:t>
      </w:r>
      <w:r w:rsidR="00ED106A" w:rsidRPr="007A06F5">
        <w:rPr>
          <w:sz w:val="22"/>
          <w:szCs w:val="22"/>
          <w:lang w:val="la-Latn"/>
        </w:rPr>
        <w:t xml:space="preserve"> </w:t>
      </w:r>
      <w:r w:rsidRPr="007A06F5">
        <w:rPr>
          <w:iCs/>
          <w:sz w:val="22"/>
          <w:szCs w:val="22"/>
          <w:lang w:val="la-Latn"/>
        </w:rPr>
        <w:t>ortis</w:t>
      </w:r>
      <w:r w:rsidRPr="007A06F5">
        <w:rPr>
          <w:sz w:val="22"/>
          <w:szCs w:val="22"/>
          <w:lang w:val="la-Latn"/>
        </w:rPr>
        <w:t xml:space="preserve"> </w:t>
      </w:r>
      <w:r w:rsidRPr="007A06F5">
        <w:rPr>
          <w:iCs/>
          <w:sz w:val="22"/>
          <w:szCs w:val="22"/>
          <w:lang w:val="la-Latn"/>
        </w:rPr>
        <w:t>iuxta</w:t>
      </w:r>
      <w:r w:rsidRPr="007A06F5">
        <w:rPr>
          <w:sz w:val="22"/>
          <w:szCs w:val="22"/>
          <w:lang w:val="la-Latn"/>
        </w:rPr>
        <w:t xml:space="preserve"> </w:t>
      </w:r>
      <w:r w:rsidRPr="007A06F5">
        <w:rPr>
          <w:iCs/>
          <w:sz w:val="22"/>
          <w:szCs w:val="22"/>
          <w:lang w:val="la-Latn"/>
        </w:rPr>
        <w:t>ecclesiam</w:t>
      </w:r>
      <w:r w:rsidRPr="007A06F5">
        <w:rPr>
          <w:sz w:val="22"/>
          <w:szCs w:val="22"/>
          <w:lang w:val="la-Latn"/>
        </w:rPr>
        <w:t xml:space="preserve"> </w:t>
      </w:r>
      <w:r w:rsidRPr="007A06F5">
        <w:rPr>
          <w:iCs/>
          <w:sz w:val="22"/>
          <w:szCs w:val="22"/>
          <w:lang w:val="la-Latn"/>
        </w:rPr>
        <w:t>positis</w:t>
      </w:r>
      <w:r w:rsidRPr="007A06F5">
        <w:rPr>
          <w:sz w:val="22"/>
          <w:szCs w:val="22"/>
          <w:lang w:val="la-Latn"/>
        </w:rPr>
        <w:t xml:space="preserve"> </w:t>
      </w:r>
      <w:r w:rsidRPr="007A06F5">
        <w:rPr>
          <w:iCs/>
          <w:sz w:val="22"/>
          <w:szCs w:val="22"/>
          <w:lang w:val="la-Latn"/>
        </w:rPr>
        <w:t>neque</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pręscripto</w:t>
      </w:r>
      <w:r w:rsidR="0069631A" w:rsidRPr="007A06F5">
        <w:rPr>
          <w:sz w:val="22"/>
          <w:szCs w:val="22"/>
          <w:lang w:val="la-Latn"/>
        </w:rPr>
        <w:t xml:space="preserve"> </w:t>
      </w:r>
      <w:r w:rsidRPr="007A06F5">
        <w:rPr>
          <w:iCs/>
          <w:sz w:val="22"/>
          <w:szCs w:val="22"/>
          <w:lang w:val="la-Latn"/>
        </w:rPr>
        <w:t>manso</w:t>
      </w:r>
      <w:r w:rsidRPr="007A06F5">
        <w:rPr>
          <w:sz w:val="22"/>
          <w:szCs w:val="22"/>
          <w:lang w:val="la-Latn"/>
        </w:rPr>
        <w:t xml:space="preserve"> </w:t>
      </w:r>
      <w:r w:rsidRPr="007A06F5">
        <w:rPr>
          <w:iCs/>
          <w:sz w:val="22"/>
          <w:szCs w:val="22"/>
          <w:lang w:val="la-Latn"/>
        </w:rPr>
        <w:t>aliquod</w:t>
      </w:r>
      <w:r w:rsidRPr="007A06F5">
        <w:rPr>
          <w:sz w:val="22"/>
          <w:szCs w:val="22"/>
          <w:lang w:val="la-Latn"/>
        </w:rPr>
        <w:t xml:space="preserve"> </w:t>
      </w:r>
      <w:r w:rsidRPr="007A06F5">
        <w:rPr>
          <w:iCs/>
          <w:sz w:val="22"/>
          <w:szCs w:val="22"/>
          <w:lang w:val="la-Latn"/>
        </w:rPr>
        <w:t>servitium</w:t>
      </w:r>
      <w:r w:rsidR="0069631A" w:rsidRPr="007A06F5">
        <w:rPr>
          <w:sz w:val="22"/>
          <w:szCs w:val="22"/>
          <w:lang w:val="la-Latn"/>
        </w:rPr>
        <w:t xml:space="preserve"> </w:t>
      </w:r>
      <w:r w:rsidRPr="007A06F5">
        <w:rPr>
          <w:iCs/>
          <w:sz w:val="22"/>
          <w:szCs w:val="22"/>
          <w:lang w:val="la-Latn"/>
        </w:rPr>
        <w:t>faciant</w:t>
      </w:r>
      <w:r w:rsidR="00ED106A" w:rsidRPr="007A06F5">
        <w:rPr>
          <w:sz w:val="22"/>
          <w:szCs w:val="22"/>
          <w:lang w:val="la-Latn"/>
        </w:rPr>
        <w:t xml:space="preserve"> </w:t>
      </w:r>
      <w:r w:rsidRPr="007A06F5">
        <w:rPr>
          <w:iCs/>
          <w:sz w:val="22"/>
          <w:szCs w:val="22"/>
          <w:lang w:val="la-Latn"/>
        </w:rPr>
        <w:t>pręter</w:t>
      </w:r>
      <w:r w:rsidRPr="007A06F5">
        <w:rPr>
          <w:sz w:val="22"/>
          <w:szCs w:val="22"/>
          <w:lang w:val="la-Latn"/>
        </w:rPr>
        <w:t xml:space="preserve"> </w:t>
      </w:r>
      <w:r w:rsidRPr="007A06F5">
        <w:rPr>
          <w:iCs/>
          <w:sz w:val="22"/>
          <w:szCs w:val="22"/>
          <w:lang w:val="la-Latn"/>
        </w:rPr>
        <w:t>ecclesiasticum</w:t>
      </w:r>
      <w:r w:rsidR="0069631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si</w:t>
      </w:r>
      <w:r w:rsidRPr="007A06F5">
        <w:rPr>
          <w:sz w:val="22"/>
          <w:szCs w:val="22"/>
          <w:lang w:val="la-Latn"/>
        </w:rPr>
        <w:t xml:space="preserve"> </w:t>
      </w:r>
      <w:r w:rsidRPr="007A06F5">
        <w:rPr>
          <w:iCs/>
          <w:sz w:val="22"/>
          <w:szCs w:val="22"/>
          <w:lang w:val="la-Latn"/>
        </w:rPr>
        <w:t>aliquid</w:t>
      </w:r>
      <w:r w:rsidR="0069631A" w:rsidRPr="007A06F5">
        <w:rPr>
          <w:sz w:val="22"/>
          <w:szCs w:val="22"/>
          <w:lang w:val="la-Latn"/>
        </w:rPr>
        <w:t xml:space="preserve"> </w:t>
      </w:r>
      <w:r w:rsidRPr="007A06F5">
        <w:rPr>
          <w:iCs/>
          <w:sz w:val="22"/>
          <w:szCs w:val="22"/>
          <w:lang w:val="la-Latn"/>
        </w:rPr>
        <w:t>amplius</w:t>
      </w:r>
      <w:r w:rsidRPr="007A06F5">
        <w:rPr>
          <w:sz w:val="22"/>
          <w:szCs w:val="22"/>
          <w:lang w:val="la-Latn"/>
        </w:rPr>
        <w:t xml:space="preserve"> </w:t>
      </w:r>
      <w:r w:rsidRPr="007A06F5">
        <w:rPr>
          <w:iCs/>
          <w:sz w:val="22"/>
          <w:szCs w:val="22"/>
          <w:lang w:val="la-Latn"/>
        </w:rPr>
        <w:t>habuerint</w:t>
      </w:r>
      <w:r w:rsidR="0069631A" w:rsidRPr="007A06F5">
        <w:rPr>
          <w:sz w:val="22"/>
          <w:szCs w:val="22"/>
          <w:lang w:val="la-Latn"/>
        </w:rPr>
        <w:t xml:space="preserve">, </w:t>
      </w:r>
      <w:r w:rsidRPr="007A06F5">
        <w:rPr>
          <w:iCs/>
          <w:sz w:val="22"/>
          <w:szCs w:val="22"/>
          <w:lang w:val="la-Latn"/>
        </w:rPr>
        <w:t>inde</w:t>
      </w:r>
      <w:r w:rsidRPr="007A06F5">
        <w:rPr>
          <w:sz w:val="22"/>
          <w:szCs w:val="22"/>
          <w:lang w:val="la-Latn"/>
        </w:rPr>
        <w:t xml:space="preserve"> </w:t>
      </w:r>
      <w:r w:rsidRPr="007A06F5">
        <w:rPr>
          <w:iCs/>
          <w:sz w:val="22"/>
          <w:szCs w:val="22"/>
          <w:lang w:val="la-Latn"/>
        </w:rPr>
        <w:t>senioribus</w:t>
      </w:r>
      <w:r w:rsidRPr="007A06F5">
        <w:rPr>
          <w:sz w:val="22"/>
          <w:szCs w:val="22"/>
          <w:lang w:val="la-Latn"/>
        </w:rPr>
        <w:t xml:space="preserve"> </w:t>
      </w:r>
      <w:r w:rsidRPr="007A06F5">
        <w:rPr>
          <w:iCs/>
          <w:sz w:val="22"/>
          <w:szCs w:val="22"/>
          <w:lang w:val="la-Latn"/>
        </w:rPr>
        <w:t>suis</w:t>
      </w:r>
      <w:r w:rsidRPr="007A06F5">
        <w:rPr>
          <w:sz w:val="22"/>
          <w:szCs w:val="22"/>
          <w:lang w:val="la-Latn"/>
        </w:rPr>
        <w:t xml:space="preserve"> </w:t>
      </w:r>
      <w:r w:rsidRPr="007A06F5">
        <w:rPr>
          <w:iCs/>
          <w:sz w:val="22"/>
          <w:szCs w:val="22"/>
          <w:lang w:val="la-Latn"/>
        </w:rPr>
        <w:t>debitum</w:t>
      </w:r>
      <w:r w:rsidR="00ED106A" w:rsidRPr="007A06F5">
        <w:rPr>
          <w:sz w:val="22"/>
          <w:szCs w:val="22"/>
          <w:lang w:val="la-Latn"/>
        </w:rPr>
        <w:t xml:space="preserve"> </w:t>
      </w:r>
      <w:r w:rsidRPr="007A06F5">
        <w:rPr>
          <w:iCs/>
          <w:sz w:val="22"/>
          <w:szCs w:val="22"/>
          <w:lang w:val="la-Latn"/>
        </w:rPr>
        <w:t>servitium</w:t>
      </w:r>
      <w:r w:rsidR="0069631A" w:rsidRPr="007A06F5">
        <w:rPr>
          <w:sz w:val="22"/>
          <w:szCs w:val="22"/>
          <w:lang w:val="la-Latn"/>
        </w:rPr>
        <w:t xml:space="preserve"> </w:t>
      </w:r>
      <w:r w:rsidRPr="007A06F5">
        <w:rPr>
          <w:iCs/>
          <w:sz w:val="22"/>
          <w:szCs w:val="22"/>
          <w:lang w:val="la-Latn"/>
        </w:rPr>
        <w:t>impendant</w:t>
      </w:r>
      <w:r w:rsidR="0069631A" w:rsidRPr="007A06F5">
        <w:rPr>
          <w:sz w:val="22"/>
          <w:szCs w:val="22"/>
          <w:lang w:val="la-Latn"/>
        </w:rPr>
        <w:t xml:space="preserve">. </w:t>
      </w:r>
    </w:p>
    <w:p w14:paraId="44903B74" w14:textId="77777777" w:rsidR="00B243BC" w:rsidRPr="007A06F5" w:rsidRDefault="00CF13F7" w:rsidP="00724342">
      <w:pPr>
        <w:pStyle w:val="Normlnweb"/>
        <w:spacing w:before="0" w:beforeAutospacing="0" w:after="120" w:afterAutospacing="0"/>
        <w:rPr>
          <w:lang w:val="la-Latn"/>
        </w:rPr>
      </w:pPr>
      <w:r w:rsidRPr="007A06F5">
        <w:rPr>
          <w:lang w:val="la-Latn"/>
        </w:rPr>
        <w:t>LI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PRESBYTERIS</w:t>
      </w:r>
      <w:r w:rsidRPr="007A06F5">
        <w:rPr>
          <w:lang w:val="la-Latn"/>
        </w:rPr>
        <w:t xml:space="preserve"> </w:t>
      </w:r>
      <w:r w:rsidRPr="007A06F5">
        <w:rPr>
          <w:iCs/>
          <w:lang w:val="la-Latn"/>
        </w:rPr>
        <w:t>UNIUSCUIUSQUE</w:t>
      </w:r>
      <w:r w:rsidRPr="007A06F5">
        <w:rPr>
          <w:lang w:val="la-Latn"/>
        </w:rPr>
        <w:t xml:space="preserve"> </w:t>
      </w:r>
      <w:r w:rsidRPr="007A06F5">
        <w:rPr>
          <w:iCs/>
          <w:lang w:val="la-Latn"/>
        </w:rPr>
        <w:t>ECCLESIE</w:t>
      </w:r>
      <w:r w:rsidR="0069631A" w:rsidRPr="007A06F5">
        <w:rPr>
          <w:lang w:val="la-Latn"/>
        </w:rPr>
        <w:t xml:space="preserve">. </w:t>
      </w:r>
    </w:p>
    <w:p w14:paraId="237F536D" w14:textId="5AED6483"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lastRenderedPageBreak/>
        <w:t>Statutum</w:t>
      </w:r>
      <w:r w:rsidRPr="007A06F5">
        <w:rPr>
          <w:sz w:val="22"/>
          <w:szCs w:val="22"/>
          <w:lang w:val="la-Latn"/>
        </w:rPr>
        <w:t xml:space="preserve">  </w:t>
      </w:r>
      <w:r w:rsidRPr="007A06F5">
        <w:rPr>
          <w:iCs/>
          <w:sz w:val="22"/>
          <w:szCs w:val="22"/>
          <w:lang w:val="la-Latn"/>
        </w:rPr>
        <w:t>est</w:t>
      </w:r>
      <w:r w:rsidR="0069631A" w:rsidRPr="007A06F5">
        <w:rPr>
          <w:sz w:val="22"/>
          <w:szCs w:val="22"/>
          <w:lang w:val="la-Latn"/>
        </w:rPr>
        <w:t xml:space="preserve">, </w:t>
      </w:r>
      <w:r w:rsidR="00B243BC" w:rsidRPr="007A06F5">
        <w:rPr>
          <w:sz w:val="22"/>
          <w:szCs w:val="22"/>
          <w:lang w:val="la-Latn"/>
        </w:rPr>
        <w:t>post</w:t>
      </w:r>
      <w:r w:rsidRPr="007A06F5">
        <w:rPr>
          <w:iCs/>
          <w:sz w:val="22"/>
          <w:szCs w:val="22"/>
          <w:lang w:val="la-Latn"/>
        </w:rPr>
        <w:t>quam</w:t>
      </w:r>
      <w:r w:rsidRPr="007A06F5">
        <w:rPr>
          <w:sz w:val="22"/>
          <w:szCs w:val="22"/>
          <w:lang w:val="la-Latn"/>
        </w:rPr>
        <w:t xml:space="preserve"> </w:t>
      </w:r>
      <w:r w:rsidRPr="007A06F5">
        <w:rPr>
          <w:iCs/>
          <w:sz w:val="22"/>
          <w:szCs w:val="22"/>
          <w:lang w:val="la-Latn"/>
        </w:rPr>
        <w:t>hoc</w:t>
      </w:r>
      <w:r w:rsidRPr="007A06F5">
        <w:rPr>
          <w:sz w:val="22"/>
          <w:szCs w:val="22"/>
          <w:lang w:val="la-Latn"/>
        </w:rPr>
        <w:t xml:space="preserve"> </w:t>
      </w:r>
      <w:r w:rsidRPr="007A06F5">
        <w:rPr>
          <w:iCs/>
          <w:sz w:val="22"/>
          <w:szCs w:val="22"/>
          <w:lang w:val="la-Latn"/>
        </w:rPr>
        <w:t>impletum</w:t>
      </w:r>
      <w:r w:rsidRPr="007A06F5">
        <w:rPr>
          <w:sz w:val="22"/>
          <w:szCs w:val="22"/>
          <w:lang w:val="la-Latn"/>
        </w:rPr>
        <w:t xml:space="preserve"> </w:t>
      </w:r>
      <w:r w:rsidRPr="007A06F5">
        <w:rPr>
          <w:iCs/>
          <w:sz w:val="22"/>
          <w:szCs w:val="22"/>
          <w:lang w:val="la-Latn"/>
        </w:rPr>
        <w:t>fuerit</w:t>
      </w:r>
      <w:r w:rsidR="0069631A" w:rsidRPr="007A06F5">
        <w:rPr>
          <w:sz w:val="22"/>
          <w:szCs w:val="22"/>
          <w:lang w:val="la-Latn"/>
        </w:rPr>
        <w:t xml:space="preserve">, </w:t>
      </w:r>
      <w:r w:rsidRPr="007A06F5">
        <w:rPr>
          <w:iCs/>
          <w:sz w:val="22"/>
          <w:szCs w:val="22"/>
          <w:lang w:val="la-Latn"/>
        </w:rPr>
        <w:t>ut</w:t>
      </w:r>
      <w:r w:rsidRPr="007A06F5">
        <w:rPr>
          <w:sz w:val="22"/>
          <w:szCs w:val="22"/>
          <w:lang w:val="la-Latn"/>
        </w:rPr>
        <w:t xml:space="preserve"> </w:t>
      </w:r>
      <w:r w:rsidRPr="007A06F5">
        <w:rPr>
          <w:iCs/>
          <w:sz w:val="22"/>
          <w:szCs w:val="22"/>
          <w:lang w:val="la-Latn"/>
        </w:rPr>
        <w:t>unaquęque</w:t>
      </w:r>
      <w:r w:rsidR="0069631A" w:rsidRPr="007A06F5">
        <w:rPr>
          <w:sz w:val="22"/>
          <w:szCs w:val="22"/>
          <w:lang w:val="la-Latn"/>
        </w:rPr>
        <w:t xml:space="preserve"> </w:t>
      </w:r>
      <w:r w:rsidRPr="007A06F5">
        <w:rPr>
          <w:iCs/>
          <w:sz w:val="22"/>
          <w:szCs w:val="22"/>
          <w:lang w:val="la-Latn"/>
        </w:rPr>
        <w:t>ecclesia</w:t>
      </w:r>
      <w:r w:rsidRPr="007A06F5">
        <w:rPr>
          <w:sz w:val="22"/>
          <w:szCs w:val="22"/>
          <w:lang w:val="la-Latn"/>
        </w:rPr>
        <w:t xml:space="preserve"> </w:t>
      </w:r>
      <w:r w:rsidRPr="007A06F5">
        <w:rPr>
          <w:iCs/>
          <w:sz w:val="22"/>
          <w:szCs w:val="22"/>
          <w:lang w:val="la-Latn"/>
        </w:rPr>
        <w:t>suum</w:t>
      </w:r>
      <w:r w:rsidRPr="007A06F5">
        <w:rPr>
          <w:sz w:val="22"/>
          <w:szCs w:val="22"/>
          <w:lang w:val="la-Latn"/>
        </w:rPr>
        <w:t xml:space="preserve"> </w:t>
      </w:r>
      <w:r w:rsidRPr="007A06F5">
        <w:rPr>
          <w:iCs/>
          <w:sz w:val="22"/>
          <w:szCs w:val="22"/>
          <w:lang w:val="la-Latn"/>
        </w:rPr>
        <w:t>presbyterum</w:t>
      </w:r>
      <w:r w:rsidRPr="007A06F5">
        <w:rPr>
          <w:sz w:val="22"/>
          <w:szCs w:val="22"/>
          <w:lang w:val="la-Latn"/>
        </w:rPr>
        <w:t xml:space="preserve"> </w:t>
      </w:r>
      <w:r w:rsidRPr="007A06F5">
        <w:rPr>
          <w:iCs/>
          <w:sz w:val="22"/>
          <w:szCs w:val="22"/>
          <w:lang w:val="la-Latn"/>
        </w:rPr>
        <w:t>habeat</w:t>
      </w:r>
      <w:r w:rsidR="0069631A" w:rsidRPr="007A06F5">
        <w:rPr>
          <w:sz w:val="22"/>
          <w:szCs w:val="22"/>
          <w:lang w:val="la-Latn"/>
        </w:rPr>
        <w:t xml:space="preserve">, </w:t>
      </w:r>
      <w:r w:rsidRPr="007A06F5">
        <w:rPr>
          <w:iCs/>
          <w:sz w:val="22"/>
          <w:szCs w:val="22"/>
          <w:lang w:val="la-Latn"/>
        </w:rPr>
        <w:t>ubi</w:t>
      </w:r>
      <w:r w:rsidRPr="007A06F5">
        <w:rPr>
          <w:sz w:val="22"/>
          <w:szCs w:val="22"/>
          <w:lang w:val="la-Latn"/>
        </w:rPr>
        <w:t xml:space="preserve"> </w:t>
      </w:r>
      <w:r w:rsidRPr="007A06F5">
        <w:rPr>
          <w:iCs/>
          <w:sz w:val="22"/>
          <w:szCs w:val="22"/>
          <w:lang w:val="la-Latn"/>
        </w:rPr>
        <w:t>id</w:t>
      </w:r>
      <w:r w:rsidR="00ED106A" w:rsidRPr="007A06F5">
        <w:rPr>
          <w:sz w:val="22"/>
          <w:szCs w:val="22"/>
          <w:lang w:val="la-Latn"/>
        </w:rPr>
        <w:t xml:space="preserve"> </w:t>
      </w:r>
      <w:r w:rsidRPr="007A06F5">
        <w:rPr>
          <w:iCs/>
          <w:sz w:val="22"/>
          <w:szCs w:val="22"/>
          <w:lang w:val="la-Latn"/>
        </w:rPr>
        <w:t>fieri</w:t>
      </w:r>
      <w:r w:rsidRPr="007A06F5">
        <w:rPr>
          <w:sz w:val="22"/>
          <w:szCs w:val="22"/>
          <w:lang w:val="la-Latn"/>
        </w:rPr>
        <w:t xml:space="preserve"> </w:t>
      </w:r>
      <w:r w:rsidRPr="007A06F5">
        <w:rPr>
          <w:iCs/>
          <w:sz w:val="22"/>
          <w:szCs w:val="22"/>
          <w:lang w:val="la-Latn"/>
        </w:rPr>
        <w:t>facultas</w:t>
      </w:r>
      <w:r w:rsidRPr="007A06F5">
        <w:rPr>
          <w:sz w:val="22"/>
          <w:szCs w:val="22"/>
          <w:lang w:val="la-Latn"/>
        </w:rPr>
        <w:t xml:space="preserve"> </w:t>
      </w:r>
      <w:r w:rsidRPr="007A06F5">
        <w:rPr>
          <w:iCs/>
          <w:sz w:val="22"/>
          <w:szCs w:val="22"/>
          <w:lang w:val="la-Latn"/>
        </w:rPr>
        <w:t>providente</w:t>
      </w:r>
      <w:r w:rsidRPr="007A06F5">
        <w:rPr>
          <w:sz w:val="22"/>
          <w:szCs w:val="22"/>
          <w:lang w:val="la-Latn"/>
        </w:rPr>
        <w:t xml:space="preserve"> </w:t>
      </w:r>
      <w:r w:rsidRPr="007A06F5">
        <w:rPr>
          <w:iCs/>
          <w:sz w:val="22"/>
          <w:szCs w:val="22"/>
          <w:lang w:val="la-Latn"/>
        </w:rPr>
        <w:t>episcopo</w:t>
      </w:r>
      <w:r w:rsidRPr="007A06F5">
        <w:rPr>
          <w:sz w:val="22"/>
          <w:szCs w:val="22"/>
          <w:lang w:val="la-Latn"/>
        </w:rPr>
        <w:t xml:space="preserve"> </w:t>
      </w:r>
      <w:r w:rsidRPr="007A06F5">
        <w:rPr>
          <w:iCs/>
          <w:sz w:val="22"/>
          <w:szCs w:val="22"/>
          <w:lang w:val="la-Latn"/>
        </w:rPr>
        <w:t>permiserit</w:t>
      </w:r>
      <w:r w:rsidR="0069631A" w:rsidRPr="007A06F5">
        <w:rPr>
          <w:sz w:val="22"/>
          <w:szCs w:val="22"/>
          <w:lang w:val="la-Latn"/>
        </w:rPr>
        <w:t xml:space="preserve">. </w:t>
      </w:r>
    </w:p>
    <w:p w14:paraId="66B051F0" w14:textId="12737E2B" w:rsidR="00CF13F7" w:rsidRPr="007A06F5" w:rsidRDefault="00CF13F7" w:rsidP="00724342">
      <w:pPr>
        <w:pStyle w:val="Normlnweb"/>
        <w:spacing w:before="0" w:beforeAutospacing="0" w:after="120" w:afterAutospacing="0"/>
        <w:rPr>
          <w:lang w:val="la-Latn"/>
        </w:rPr>
      </w:pPr>
      <w:r w:rsidRPr="007A06F5">
        <w:rPr>
          <w:lang w:val="la-Latn"/>
        </w:rPr>
        <w:t>LII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VILLIS</w:t>
      </w:r>
      <w:r w:rsidR="0069631A" w:rsidRPr="007A06F5">
        <w:rPr>
          <w:lang w:val="la-Latn"/>
        </w:rPr>
        <w:t xml:space="preserve">, </w:t>
      </w:r>
      <w:r w:rsidRPr="007A06F5">
        <w:rPr>
          <w:iCs/>
          <w:lang w:val="la-Latn"/>
        </w:rPr>
        <w:t>NOVIS</w:t>
      </w:r>
      <w:r w:rsidRPr="007A06F5">
        <w:rPr>
          <w:lang w:val="la-Latn"/>
        </w:rPr>
        <w:t xml:space="preserve"> </w:t>
      </w:r>
      <w:r w:rsidRPr="007A06F5">
        <w:rPr>
          <w:iCs/>
          <w:lang w:val="la-Latn"/>
        </w:rPr>
        <w:t>ECCLESIIS</w:t>
      </w:r>
      <w:r w:rsidRPr="007A06F5">
        <w:rPr>
          <w:lang w:val="la-Latn"/>
        </w:rPr>
        <w:t xml:space="preserve"> </w:t>
      </w:r>
      <w:r w:rsidRPr="007A06F5">
        <w:rPr>
          <w:iCs/>
          <w:lang w:val="la-Latn"/>
        </w:rPr>
        <w:t>IN</w:t>
      </w:r>
      <w:r w:rsidRPr="007A06F5">
        <w:rPr>
          <w:lang w:val="la-Latn"/>
        </w:rPr>
        <w:t xml:space="preserve"> </w:t>
      </w:r>
      <w:r w:rsidRPr="007A06F5">
        <w:rPr>
          <w:iCs/>
          <w:lang w:val="la-Latn"/>
        </w:rPr>
        <w:t>EIS</w:t>
      </w:r>
      <w:r w:rsidRPr="007A06F5">
        <w:rPr>
          <w:lang w:val="la-Latn"/>
        </w:rPr>
        <w:t xml:space="preserve"> </w:t>
      </w:r>
      <w:r w:rsidRPr="007A06F5">
        <w:rPr>
          <w:iCs/>
          <w:lang w:val="la-Latn"/>
        </w:rPr>
        <w:t>NOVITER</w:t>
      </w:r>
      <w:r w:rsidRPr="007A06F5">
        <w:rPr>
          <w:lang w:val="la-Latn"/>
        </w:rPr>
        <w:t xml:space="preserve"> </w:t>
      </w:r>
      <w:r w:rsidRPr="007A06F5">
        <w:rPr>
          <w:iCs/>
          <w:lang w:val="la-Latn"/>
        </w:rPr>
        <w:t>CONSTITUTIS</w:t>
      </w:r>
      <w:r w:rsidR="0069631A" w:rsidRPr="007A06F5">
        <w:rPr>
          <w:lang w:val="la-Latn"/>
        </w:rPr>
        <w:t xml:space="preserve">. </w:t>
      </w:r>
    </w:p>
    <w:p w14:paraId="7B28495E" w14:textId="6035E9A7"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Sanctitum</w:t>
      </w:r>
      <w:r w:rsidRPr="007A06F5">
        <w:rPr>
          <w:sz w:val="22"/>
          <w:szCs w:val="22"/>
          <w:lang w:val="la-Latn"/>
        </w:rPr>
        <w:t xml:space="preserve"> </w:t>
      </w:r>
      <w:r w:rsidRPr="007A06F5">
        <w:rPr>
          <w:iCs/>
          <w:sz w:val="22"/>
          <w:szCs w:val="22"/>
          <w:lang w:val="la-Latn"/>
        </w:rPr>
        <w:t>est</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villis</w:t>
      </w:r>
      <w:r w:rsidR="0069631A" w:rsidRPr="007A06F5">
        <w:rPr>
          <w:sz w:val="22"/>
          <w:szCs w:val="22"/>
          <w:lang w:val="la-Latn"/>
        </w:rPr>
        <w:t xml:space="preserve">, </w:t>
      </w:r>
      <w:r w:rsidRPr="007A06F5">
        <w:rPr>
          <w:iCs/>
          <w:sz w:val="22"/>
          <w:szCs w:val="22"/>
          <w:lang w:val="la-Latn"/>
        </w:rPr>
        <w:t>novis</w:t>
      </w:r>
      <w:r w:rsidRPr="007A06F5">
        <w:rPr>
          <w:sz w:val="22"/>
          <w:szCs w:val="22"/>
          <w:lang w:val="la-Latn"/>
        </w:rPr>
        <w:t xml:space="preserve"> </w:t>
      </w:r>
      <w:r w:rsidRPr="007A06F5">
        <w:rPr>
          <w:iCs/>
          <w:sz w:val="22"/>
          <w:szCs w:val="22"/>
          <w:lang w:val="la-Latn"/>
        </w:rPr>
        <w:t>ecclesiis</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eis</w:t>
      </w:r>
      <w:r w:rsidRPr="007A06F5">
        <w:rPr>
          <w:sz w:val="22"/>
          <w:szCs w:val="22"/>
          <w:lang w:val="la-Latn"/>
        </w:rPr>
        <w:t xml:space="preserve"> </w:t>
      </w:r>
      <w:r w:rsidRPr="007A06F5">
        <w:rPr>
          <w:iCs/>
          <w:sz w:val="22"/>
          <w:szCs w:val="22"/>
          <w:lang w:val="la-Latn"/>
        </w:rPr>
        <w:t>noviter</w:t>
      </w:r>
      <w:r w:rsidRPr="007A06F5">
        <w:rPr>
          <w:sz w:val="22"/>
          <w:szCs w:val="22"/>
          <w:lang w:val="la-Latn"/>
        </w:rPr>
        <w:t xml:space="preserve"> </w:t>
      </w:r>
      <w:r w:rsidRPr="007A06F5">
        <w:rPr>
          <w:iCs/>
          <w:sz w:val="22"/>
          <w:szCs w:val="22"/>
          <w:lang w:val="la-Latn"/>
        </w:rPr>
        <w:t>constitutis</w:t>
      </w:r>
      <w:r w:rsidR="0069631A" w:rsidRPr="007A06F5">
        <w:rPr>
          <w:sz w:val="22"/>
          <w:szCs w:val="22"/>
          <w:lang w:val="la-Latn"/>
        </w:rPr>
        <w:t xml:space="preserve">, </w:t>
      </w:r>
      <w:r w:rsidRPr="007A06F5">
        <w:rPr>
          <w:iCs/>
          <w:sz w:val="22"/>
          <w:szCs w:val="22"/>
          <w:lang w:val="la-Latn"/>
        </w:rPr>
        <w:t>ut</w:t>
      </w:r>
      <w:r w:rsidRPr="007A06F5">
        <w:rPr>
          <w:sz w:val="22"/>
          <w:szCs w:val="22"/>
          <w:lang w:val="la-Latn"/>
        </w:rPr>
        <w:t xml:space="preserve"> </w:t>
      </w:r>
      <w:r w:rsidRPr="007A06F5">
        <w:rPr>
          <w:iCs/>
          <w:sz w:val="22"/>
          <w:szCs w:val="22"/>
          <w:lang w:val="la-Latn"/>
        </w:rPr>
        <w:t>decimę</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ipsis</w:t>
      </w:r>
      <w:r w:rsidR="0069631A" w:rsidRPr="007A06F5">
        <w:rPr>
          <w:sz w:val="22"/>
          <w:szCs w:val="22"/>
          <w:lang w:val="la-Latn"/>
        </w:rPr>
        <w:t xml:space="preserve"> </w:t>
      </w:r>
      <w:r w:rsidRPr="007A06F5">
        <w:rPr>
          <w:iCs/>
          <w:sz w:val="22"/>
          <w:szCs w:val="22"/>
          <w:lang w:val="la-Latn"/>
        </w:rPr>
        <w:t>villis</w:t>
      </w:r>
      <w:r w:rsidRPr="007A06F5">
        <w:rPr>
          <w:sz w:val="22"/>
          <w:szCs w:val="22"/>
          <w:lang w:val="la-Latn"/>
        </w:rPr>
        <w:t xml:space="preserve"> </w:t>
      </w:r>
      <w:r w:rsidRPr="007A06F5">
        <w:rPr>
          <w:iCs/>
          <w:sz w:val="22"/>
          <w:szCs w:val="22"/>
          <w:lang w:val="la-Latn"/>
        </w:rPr>
        <w:t>ad</w:t>
      </w:r>
      <w:r w:rsidRPr="007A06F5">
        <w:rPr>
          <w:sz w:val="22"/>
          <w:szCs w:val="22"/>
          <w:lang w:val="la-Latn"/>
        </w:rPr>
        <w:t xml:space="preserve"> </w:t>
      </w:r>
      <w:r w:rsidRPr="007A06F5">
        <w:rPr>
          <w:iCs/>
          <w:sz w:val="22"/>
          <w:szCs w:val="22"/>
          <w:lang w:val="la-Latn"/>
        </w:rPr>
        <w:t>easdem</w:t>
      </w:r>
      <w:r w:rsidRPr="007A06F5">
        <w:rPr>
          <w:sz w:val="22"/>
          <w:szCs w:val="22"/>
          <w:lang w:val="la-Latn"/>
        </w:rPr>
        <w:t xml:space="preserve"> </w:t>
      </w:r>
      <w:r w:rsidRPr="007A06F5">
        <w:rPr>
          <w:iCs/>
          <w:sz w:val="22"/>
          <w:szCs w:val="22"/>
          <w:lang w:val="la-Latn"/>
        </w:rPr>
        <w:t>ecclesias</w:t>
      </w:r>
      <w:r w:rsidRPr="007A06F5">
        <w:rPr>
          <w:sz w:val="22"/>
          <w:szCs w:val="22"/>
          <w:lang w:val="la-Latn"/>
        </w:rPr>
        <w:t xml:space="preserve"> </w:t>
      </w:r>
      <w:r w:rsidRPr="007A06F5">
        <w:rPr>
          <w:iCs/>
          <w:sz w:val="22"/>
          <w:szCs w:val="22"/>
          <w:lang w:val="la-Latn"/>
        </w:rPr>
        <w:t>conferantur</w:t>
      </w:r>
      <w:r w:rsidR="0069631A" w:rsidRPr="007A06F5">
        <w:rPr>
          <w:sz w:val="22"/>
          <w:szCs w:val="22"/>
          <w:lang w:val="la-Latn"/>
        </w:rPr>
        <w:t xml:space="preserve">. </w:t>
      </w:r>
    </w:p>
    <w:p w14:paraId="614EFCB3" w14:textId="189C7DE6" w:rsidR="00ED106A" w:rsidRPr="007A06F5" w:rsidRDefault="00CF13F7" w:rsidP="00724342">
      <w:pPr>
        <w:pStyle w:val="Normlnweb"/>
        <w:spacing w:before="0" w:beforeAutospacing="0" w:after="120" w:afterAutospacing="0"/>
        <w:rPr>
          <w:lang w:val="la-Latn"/>
        </w:rPr>
      </w:pPr>
      <w:r w:rsidRPr="007A06F5">
        <w:rPr>
          <w:lang w:val="la-Latn"/>
        </w:rPr>
        <w:t>LIII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ECCLESIIS</w:t>
      </w:r>
      <w:r w:rsidRPr="007A06F5">
        <w:rPr>
          <w:lang w:val="la-Latn"/>
        </w:rPr>
        <w:t xml:space="preserve"> </w:t>
      </w:r>
      <w:r w:rsidRPr="007A06F5">
        <w:rPr>
          <w:iCs/>
          <w:lang w:val="la-Latn"/>
        </w:rPr>
        <w:t>DESTRUCTIS</w:t>
      </w:r>
      <w:r w:rsidR="0069631A" w:rsidRPr="007A06F5">
        <w:rPr>
          <w:lang w:val="la-Latn"/>
        </w:rPr>
        <w:t xml:space="preserve"> </w:t>
      </w:r>
      <w:r w:rsidRPr="007A06F5">
        <w:rPr>
          <w:iCs/>
          <w:lang w:val="la-Latn"/>
        </w:rPr>
        <w:t>VEL</w:t>
      </w:r>
      <w:r w:rsidRPr="007A06F5">
        <w:rPr>
          <w:lang w:val="la-Latn"/>
        </w:rPr>
        <w:t xml:space="preserve"> </w:t>
      </w:r>
      <w:r w:rsidRPr="007A06F5">
        <w:rPr>
          <w:iCs/>
          <w:lang w:val="la-Latn"/>
        </w:rPr>
        <w:t>DE</w:t>
      </w:r>
      <w:r w:rsidRPr="007A06F5">
        <w:rPr>
          <w:lang w:val="la-Latn"/>
        </w:rPr>
        <w:t xml:space="preserve"> </w:t>
      </w:r>
      <w:r w:rsidRPr="007A06F5">
        <w:rPr>
          <w:iCs/>
          <w:lang w:val="la-Latn"/>
        </w:rPr>
        <w:t>NONIS</w:t>
      </w:r>
      <w:r w:rsidR="00ED106A" w:rsidRPr="007A06F5">
        <w:rPr>
          <w:lang w:val="la-Latn"/>
        </w:rPr>
        <w:t xml:space="preserve"> </w:t>
      </w:r>
      <w:r w:rsidRPr="007A06F5">
        <w:rPr>
          <w:iCs/>
          <w:lang w:val="la-Latn"/>
        </w:rPr>
        <w:t>ET</w:t>
      </w:r>
      <w:r w:rsidR="00ED106A" w:rsidRPr="007A06F5">
        <w:rPr>
          <w:lang w:val="la-Latn"/>
        </w:rPr>
        <w:t xml:space="preserve"> </w:t>
      </w:r>
      <w:r w:rsidRPr="007A06F5">
        <w:rPr>
          <w:iCs/>
          <w:lang w:val="la-Latn"/>
        </w:rPr>
        <w:t>DECIMIS</w:t>
      </w:r>
      <w:r w:rsidR="0069631A" w:rsidRPr="007A06F5">
        <w:rPr>
          <w:lang w:val="la-Latn"/>
        </w:rPr>
        <w:t xml:space="preserve">. </w:t>
      </w:r>
    </w:p>
    <w:p w14:paraId="263E8C4F" w14:textId="6347DFB7"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De</w:t>
      </w:r>
      <w:r w:rsidR="00B243BC" w:rsidRPr="007A06F5">
        <w:rPr>
          <w:sz w:val="22"/>
          <w:szCs w:val="22"/>
          <w:lang w:val="la-Latn"/>
        </w:rPr>
        <w:t xml:space="preserve"> </w:t>
      </w:r>
      <w:r w:rsidRPr="007A06F5">
        <w:rPr>
          <w:iCs/>
          <w:sz w:val="22"/>
          <w:szCs w:val="22"/>
          <w:lang w:val="la-Latn"/>
        </w:rPr>
        <w:t>ecclesiis</w:t>
      </w:r>
      <w:r w:rsidRPr="007A06F5">
        <w:rPr>
          <w:sz w:val="22"/>
          <w:szCs w:val="22"/>
          <w:lang w:val="la-Latn"/>
        </w:rPr>
        <w:t xml:space="preserve"> </w:t>
      </w:r>
      <w:r w:rsidRPr="007A06F5">
        <w:rPr>
          <w:iCs/>
          <w:sz w:val="22"/>
          <w:szCs w:val="22"/>
          <w:lang w:val="la-Latn"/>
        </w:rPr>
        <w:t>sane</w:t>
      </w:r>
      <w:r w:rsidRPr="007A06F5">
        <w:rPr>
          <w:sz w:val="22"/>
          <w:szCs w:val="22"/>
          <w:lang w:val="la-Latn"/>
        </w:rPr>
        <w:t xml:space="preserve"> </w:t>
      </w:r>
      <w:r w:rsidRPr="007A06F5">
        <w:rPr>
          <w:iCs/>
          <w:sz w:val="22"/>
          <w:szCs w:val="22"/>
          <w:lang w:val="la-Latn"/>
        </w:rPr>
        <w:t>destructis</w:t>
      </w:r>
      <w:r w:rsidR="0069631A" w:rsidRPr="007A06F5">
        <w:rPr>
          <w:sz w:val="22"/>
          <w:szCs w:val="22"/>
          <w:lang w:val="la-Latn"/>
        </w:rPr>
        <w:t xml:space="preserve"> </w:t>
      </w:r>
      <w:r w:rsidRPr="007A06F5">
        <w:rPr>
          <w:iCs/>
          <w:sz w:val="22"/>
          <w:szCs w:val="22"/>
          <w:lang w:val="la-Latn"/>
        </w:rPr>
        <w:t>vel</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nonis</w:t>
      </w:r>
      <w:r w:rsidR="0069631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decimis</w:t>
      </w:r>
      <w:r w:rsidRPr="007A06F5">
        <w:rPr>
          <w:sz w:val="22"/>
          <w:szCs w:val="22"/>
          <w:lang w:val="la-Latn"/>
        </w:rPr>
        <w:t xml:space="preserve"> </w:t>
      </w:r>
      <w:r w:rsidRPr="007A06F5">
        <w:rPr>
          <w:iCs/>
          <w:sz w:val="22"/>
          <w:szCs w:val="22"/>
          <w:lang w:val="la-Latn"/>
        </w:rPr>
        <w:t>sive</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claustris</w:t>
      </w:r>
      <w:r w:rsidRPr="007A06F5">
        <w:rPr>
          <w:sz w:val="22"/>
          <w:szCs w:val="22"/>
          <w:lang w:val="la-Latn"/>
        </w:rPr>
        <w:t xml:space="preserve"> </w:t>
      </w:r>
      <w:r w:rsidRPr="007A06F5">
        <w:rPr>
          <w:iCs/>
          <w:sz w:val="22"/>
          <w:szCs w:val="22"/>
          <w:lang w:val="la-Latn"/>
        </w:rPr>
        <w:t>canonicorum</w:t>
      </w:r>
      <w:r w:rsidR="0069631A" w:rsidRPr="007A06F5">
        <w:rPr>
          <w:sz w:val="22"/>
          <w:szCs w:val="22"/>
          <w:lang w:val="la-Latn"/>
        </w:rPr>
        <w:t xml:space="preserve">, </w:t>
      </w:r>
      <w:r w:rsidRPr="007A06F5">
        <w:rPr>
          <w:iCs/>
          <w:sz w:val="22"/>
          <w:szCs w:val="22"/>
          <w:lang w:val="la-Latn"/>
        </w:rPr>
        <w:t>qualiter</w:t>
      </w:r>
      <w:r w:rsidR="00ED106A" w:rsidRPr="007A06F5">
        <w:rPr>
          <w:sz w:val="22"/>
          <w:szCs w:val="22"/>
          <w:lang w:val="la-Latn"/>
        </w:rPr>
        <w:t xml:space="preserve"> </w:t>
      </w:r>
      <w:r w:rsidRPr="007A06F5">
        <w:rPr>
          <w:iCs/>
          <w:sz w:val="22"/>
          <w:szCs w:val="22"/>
          <w:lang w:val="la-Latn"/>
        </w:rPr>
        <w:t>constitui</w:t>
      </w:r>
      <w:r w:rsidR="0069631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ordinari</w:t>
      </w:r>
      <w:r w:rsidRPr="007A06F5">
        <w:rPr>
          <w:sz w:val="22"/>
          <w:szCs w:val="22"/>
          <w:lang w:val="la-Latn"/>
        </w:rPr>
        <w:t xml:space="preserve"> </w:t>
      </w:r>
      <w:r w:rsidRPr="007A06F5">
        <w:rPr>
          <w:iCs/>
          <w:sz w:val="22"/>
          <w:szCs w:val="22"/>
          <w:lang w:val="la-Latn"/>
        </w:rPr>
        <w:t>a</w:t>
      </w:r>
      <w:r w:rsidRPr="007A06F5">
        <w:rPr>
          <w:sz w:val="22"/>
          <w:szCs w:val="22"/>
          <w:lang w:val="la-Latn"/>
        </w:rPr>
        <w:t xml:space="preserve"> </w:t>
      </w:r>
      <w:r w:rsidRPr="007A06F5">
        <w:rPr>
          <w:iCs/>
          <w:sz w:val="22"/>
          <w:szCs w:val="22"/>
          <w:lang w:val="la-Latn"/>
        </w:rPr>
        <w:t>nobis</w:t>
      </w:r>
      <w:r w:rsidRPr="007A06F5">
        <w:rPr>
          <w:sz w:val="22"/>
          <w:szCs w:val="22"/>
          <w:lang w:val="la-Latn"/>
        </w:rPr>
        <w:t xml:space="preserve"> </w:t>
      </w:r>
      <w:r w:rsidRPr="007A06F5">
        <w:rPr>
          <w:iCs/>
          <w:sz w:val="22"/>
          <w:szCs w:val="22"/>
          <w:lang w:val="la-Latn"/>
        </w:rPr>
        <w:t>placuerit</w:t>
      </w:r>
      <w:r w:rsidR="0069631A" w:rsidRPr="007A06F5">
        <w:rPr>
          <w:sz w:val="22"/>
          <w:szCs w:val="22"/>
          <w:lang w:val="la-Latn"/>
        </w:rPr>
        <w:t xml:space="preserve">, </w:t>
      </w:r>
      <w:r w:rsidRPr="007A06F5">
        <w:rPr>
          <w:iCs/>
          <w:sz w:val="22"/>
          <w:szCs w:val="22"/>
          <w:lang w:val="la-Latn"/>
        </w:rPr>
        <w:t>aliis</w:t>
      </w:r>
      <w:r w:rsidRPr="007A06F5">
        <w:rPr>
          <w:sz w:val="22"/>
          <w:szCs w:val="22"/>
          <w:lang w:val="la-Latn"/>
        </w:rPr>
        <w:t xml:space="preserve"> </w:t>
      </w:r>
      <w:r w:rsidRPr="007A06F5">
        <w:rPr>
          <w:iCs/>
          <w:sz w:val="22"/>
          <w:szCs w:val="22"/>
          <w:lang w:val="la-Latn"/>
        </w:rPr>
        <w:t>capitulis</w:t>
      </w:r>
      <w:r w:rsidRPr="007A06F5">
        <w:rPr>
          <w:sz w:val="22"/>
          <w:szCs w:val="22"/>
          <w:lang w:val="la-Latn"/>
        </w:rPr>
        <w:t xml:space="preserve"> </w:t>
      </w:r>
      <w:r w:rsidRPr="007A06F5">
        <w:rPr>
          <w:iCs/>
          <w:sz w:val="22"/>
          <w:szCs w:val="22"/>
          <w:lang w:val="la-Latn"/>
        </w:rPr>
        <w:t>subter</w:t>
      </w:r>
      <w:r w:rsidRPr="007A06F5">
        <w:rPr>
          <w:sz w:val="22"/>
          <w:szCs w:val="22"/>
          <w:lang w:val="la-Latn"/>
        </w:rPr>
        <w:t xml:space="preserve"> </w:t>
      </w:r>
      <w:r w:rsidRPr="007A06F5">
        <w:rPr>
          <w:iCs/>
          <w:sz w:val="22"/>
          <w:szCs w:val="22"/>
          <w:lang w:val="la-Latn"/>
        </w:rPr>
        <w:t>adnotavimus</w:t>
      </w:r>
      <w:r w:rsidR="0069631A" w:rsidRPr="007A06F5">
        <w:rPr>
          <w:sz w:val="22"/>
          <w:szCs w:val="22"/>
          <w:lang w:val="la-Latn"/>
        </w:rPr>
        <w:t xml:space="preserve">. </w:t>
      </w:r>
    </w:p>
    <w:p w14:paraId="433D78C8" w14:textId="7C22600B" w:rsidR="00ED106A" w:rsidRPr="007A06F5" w:rsidRDefault="00CF13F7" w:rsidP="00724342">
      <w:pPr>
        <w:pStyle w:val="Normlnweb"/>
        <w:spacing w:before="0" w:beforeAutospacing="0" w:after="120" w:afterAutospacing="0"/>
        <w:rPr>
          <w:lang w:val="la-Latn"/>
        </w:rPr>
      </w:pPr>
      <w:r w:rsidRPr="007A06F5">
        <w:rPr>
          <w:lang w:val="la-Latn"/>
        </w:rPr>
        <w:t>LIIII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ECCLESIARUM</w:t>
      </w:r>
      <w:r w:rsidRPr="007A06F5">
        <w:rPr>
          <w:lang w:val="la-Latn"/>
        </w:rPr>
        <w:t xml:space="preserve"> </w:t>
      </w:r>
      <w:r w:rsidRPr="007A06F5">
        <w:rPr>
          <w:iCs/>
          <w:lang w:val="la-Latn"/>
        </w:rPr>
        <w:t>HONORE</w:t>
      </w:r>
      <w:r w:rsidR="0069631A" w:rsidRPr="007A06F5">
        <w:rPr>
          <w:lang w:val="la-Latn"/>
        </w:rPr>
        <w:t xml:space="preserve">. </w:t>
      </w:r>
    </w:p>
    <w:p w14:paraId="3309C4FE" w14:textId="5A153F18"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Sed</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de</w:t>
      </w:r>
      <w:r w:rsidRPr="007A06F5">
        <w:rPr>
          <w:sz w:val="22"/>
          <w:szCs w:val="22"/>
          <w:lang w:val="la-Latn"/>
        </w:rPr>
        <w:t xml:space="preserve"> </w:t>
      </w:r>
      <w:r w:rsidRPr="007A06F5">
        <w:rPr>
          <w:iCs/>
          <w:sz w:val="22"/>
          <w:szCs w:val="22"/>
          <w:lang w:val="la-Latn"/>
        </w:rPr>
        <w:t>ecclesiarum</w:t>
      </w:r>
      <w:r w:rsidRPr="007A06F5">
        <w:rPr>
          <w:sz w:val="22"/>
          <w:szCs w:val="22"/>
          <w:lang w:val="la-Latn"/>
        </w:rPr>
        <w:t xml:space="preserve"> </w:t>
      </w:r>
      <w:r w:rsidRPr="007A06F5">
        <w:rPr>
          <w:iCs/>
          <w:sz w:val="22"/>
          <w:szCs w:val="22"/>
          <w:lang w:val="la-Latn"/>
        </w:rPr>
        <w:t>honore</w:t>
      </w:r>
      <w:r w:rsidR="0069631A" w:rsidRPr="007A06F5">
        <w:rPr>
          <w:sz w:val="22"/>
          <w:szCs w:val="22"/>
          <w:lang w:val="la-Latn"/>
        </w:rPr>
        <w:t xml:space="preserve">, </w:t>
      </w:r>
      <w:r w:rsidR="00ED106A" w:rsidRPr="007A06F5">
        <w:rPr>
          <w:sz w:val="22"/>
          <w:szCs w:val="22"/>
          <w:lang w:val="la-Latn"/>
        </w:rPr>
        <w:t xml:space="preserve">quo </w:t>
      </w:r>
      <w:r w:rsidRPr="007A06F5">
        <w:rPr>
          <w:iCs/>
          <w:sz w:val="22"/>
          <w:szCs w:val="22"/>
          <w:lang w:val="la-Latn"/>
        </w:rPr>
        <w:t>modo</w:t>
      </w:r>
      <w:r w:rsidRPr="007A06F5">
        <w:rPr>
          <w:sz w:val="22"/>
          <w:szCs w:val="22"/>
          <w:lang w:val="la-Latn"/>
        </w:rPr>
        <w:t xml:space="preserve"> </w:t>
      </w:r>
      <w:r w:rsidRPr="007A06F5">
        <w:rPr>
          <w:iCs/>
          <w:sz w:val="22"/>
          <w:szCs w:val="22"/>
          <w:lang w:val="la-Latn"/>
        </w:rPr>
        <w:t>deo</w:t>
      </w:r>
      <w:r w:rsidRPr="007A06F5">
        <w:rPr>
          <w:sz w:val="22"/>
          <w:szCs w:val="22"/>
          <w:lang w:val="la-Latn"/>
        </w:rPr>
        <w:t xml:space="preserve"> </w:t>
      </w:r>
      <w:r w:rsidRPr="007A06F5">
        <w:rPr>
          <w:iCs/>
          <w:sz w:val="22"/>
          <w:szCs w:val="22"/>
          <w:lang w:val="la-Latn"/>
        </w:rPr>
        <w:t>adiuvante</w:t>
      </w:r>
      <w:r w:rsidR="0069631A" w:rsidRPr="007A06F5">
        <w:rPr>
          <w:sz w:val="22"/>
          <w:szCs w:val="22"/>
          <w:lang w:val="la-Latn"/>
        </w:rPr>
        <w:t xml:space="preserve">, </w:t>
      </w:r>
      <w:r w:rsidRPr="007A06F5">
        <w:rPr>
          <w:iCs/>
          <w:sz w:val="22"/>
          <w:szCs w:val="22"/>
          <w:lang w:val="la-Latn"/>
        </w:rPr>
        <w:t>quantum</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nobis</w:t>
      </w:r>
      <w:r w:rsidRPr="007A06F5">
        <w:rPr>
          <w:sz w:val="22"/>
          <w:szCs w:val="22"/>
          <w:lang w:val="la-Latn"/>
        </w:rPr>
        <w:t xml:space="preserve"> </w:t>
      </w:r>
      <w:r w:rsidRPr="007A06F5">
        <w:rPr>
          <w:iCs/>
          <w:sz w:val="22"/>
          <w:szCs w:val="22"/>
          <w:lang w:val="la-Latn"/>
        </w:rPr>
        <w:t>est</w:t>
      </w:r>
      <w:r w:rsidR="0047682A" w:rsidRPr="007A06F5">
        <w:rPr>
          <w:sz w:val="22"/>
          <w:szCs w:val="22"/>
          <w:lang w:val="la-Latn"/>
        </w:rPr>
        <w:t xml:space="preserve">, </w:t>
      </w:r>
      <w:r w:rsidRPr="007A06F5">
        <w:rPr>
          <w:iCs/>
          <w:sz w:val="22"/>
          <w:szCs w:val="22"/>
          <w:lang w:val="la-Latn"/>
        </w:rPr>
        <w:t>vigeat</w:t>
      </w:r>
      <w:r w:rsidR="0047682A" w:rsidRPr="007A06F5">
        <w:rPr>
          <w:sz w:val="22"/>
          <w:szCs w:val="22"/>
          <w:lang w:val="la-Latn"/>
        </w:rPr>
        <w:t xml:space="preserve">, </w:t>
      </w:r>
      <w:r w:rsidRPr="007A06F5">
        <w:rPr>
          <w:iCs/>
          <w:sz w:val="22"/>
          <w:szCs w:val="22"/>
          <w:lang w:val="la-Latn"/>
        </w:rPr>
        <w:t>similiter</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subter</w:t>
      </w:r>
      <w:r w:rsidRPr="007A06F5">
        <w:rPr>
          <w:sz w:val="22"/>
          <w:szCs w:val="22"/>
          <w:lang w:val="la-Latn"/>
        </w:rPr>
        <w:t xml:space="preserve"> </w:t>
      </w:r>
      <w:r w:rsidRPr="007A06F5">
        <w:rPr>
          <w:iCs/>
          <w:sz w:val="22"/>
          <w:szCs w:val="22"/>
          <w:lang w:val="la-Latn"/>
        </w:rPr>
        <w:t>adnotatis</w:t>
      </w:r>
      <w:r w:rsidR="00ED106A" w:rsidRPr="007A06F5">
        <w:rPr>
          <w:sz w:val="22"/>
          <w:szCs w:val="22"/>
          <w:lang w:val="la-Latn"/>
        </w:rPr>
        <w:t xml:space="preserve"> </w:t>
      </w:r>
      <w:r w:rsidRPr="007A06F5">
        <w:rPr>
          <w:iCs/>
          <w:sz w:val="22"/>
          <w:szCs w:val="22"/>
          <w:lang w:val="la-Latn"/>
        </w:rPr>
        <w:t>capitulis</w:t>
      </w:r>
      <w:r w:rsidRPr="007A06F5">
        <w:rPr>
          <w:sz w:val="22"/>
          <w:szCs w:val="22"/>
          <w:lang w:val="la-Latn"/>
        </w:rPr>
        <w:t xml:space="preserve"> </w:t>
      </w:r>
      <w:r w:rsidRPr="007A06F5">
        <w:rPr>
          <w:iCs/>
          <w:sz w:val="22"/>
          <w:szCs w:val="22"/>
          <w:lang w:val="la-Latn"/>
        </w:rPr>
        <w:t>insertum</w:t>
      </w:r>
      <w:r w:rsidRPr="007A06F5">
        <w:rPr>
          <w:sz w:val="22"/>
          <w:szCs w:val="22"/>
          <w:lang w:val="la-Latn"/>
        </w:rPr>
        <w:t xml:space="preserve"> </w:t>
      </w:r>
      <w:r w:rsidRPr="007A06F5">
        <w:rPr>
          <w:iCs/>
          <w:sz w:val="22"/>
          <w:szCs w:val="22"/>
          <w:lang w:val="la-Latn"/>
        </w:rPr>
        <w:t>esse</w:t>
      </w:r>
      <w:r w:rsidRPr="007A06F5">
        <w:rPr>
          <w:sz w:val="22"/>
          <w:szCs w:val="22"/>
          <w:lang w:val="la-Latn"/>
        </w:rPr>
        <w:t xml:space="preserve"> </w:t>
      </w:r>
      <w:r w:rsidRPr="007A06F5">
        <w:rPr>
          <w:iCs/>
          <w:sz w:val="22"/>
          <w:szCs w:val="22"/>
          <w:lang w:val="la-Latn"/>
        </w:rPr>
        <w:t>dinoscitur</w:t>
      </w:r>
      <w:r w:rsidR="0069631A" w:rsidRPr="007A06F5">
        <w:rPr>
          <w:sz w:val="22"/>
          <w:szCs w:val="22"/>
          <w:lang w:val="la-Latn"/>
        </w:rPr>
        <w:t xml:space="preserve">. </w:t>
      </w:r>
    </w:p>
    <w:p w14:paraId="116C89CB" w14:textId="4581EF1B" w:rsidR="00ED106A" w:rsidRPr="007A06F5" w:rsidRDefault="00CF13F7" w:rsidP="00724342">
      <w:pPr>
        <w:pStyle w:val="Normlnweb"/>
        <w:spacing w:before="0" w:beforeAutospacing="0" w:after="120" w:afterAutospacing="0"/>
        <w:rPr>
          <w:lang w:val="la-Latn"/>
        </w:rPr>
      </w:pPr>
      <w:r w:rsidRPr="007A06F5">
        <w:rPr>
          <w:lang w:val="la-Latn"/>
        </w:rPr>
        <w:t>LV</w:t>
      </w:r>
      <w:r w:rsidR="0047682A" w:rsidRPr="007A06F5">
        <w:rPr>
          <w:lang w:val="la-Latn"/>
        </w:rPr>
        <w:t xml:space="preserve">. </w:t>
      </w:r>
      <w:r w:rsidRPr="007A06F5">
        <w:rPr>
          <w:iCs/>
          <w:lang w:val="la-Latn"/>
        </w:rPr>
        <w:t>UT</w:t>
      </w:r>
      <w:r w:rsidRPr="007A06F5">
        <w:rPr>
          <w:lang w:val="la-Latn"/>
        </w:rPr>
        <w:t xml:space="preserve"> </w:t>
      </w:r>
      <w:r w:rsidRPr="007A06F5">
        <w:rPr>
          <w:iCs/>
          <w:lang w:val="la-Latn"/>
        </w:rPr>
        <w:t>ECCLESIA</w:t>
      </w:r>
      <w:r w:rsidRPr="007A06F5">
        <w:rPr>
          <w:lang w:val="la-Latn"/>
        </w:rPr>
        <w:t xml:space="preserve"> </w:t>
      </w:r>
      <w:r w:rsidRPr="007A06F5">
        <w:rPr>
          <w:iCs/>
          <w:lang w:val="la-Latn"/>
        </w:rPr>
        <w:t>CUM</w:t>
      </w:r>
      <w:r w:rsidRPr="007A06F5">
        <w:rPr>
          <w:lang w:val="la-Latn"/>
        </w:rPr>
        <w:t xml:space="preserve"> </w:t>
      </w:r>
      <w:r w:rsidRPr="007A06F5">
        <w:rPr>
          <w:iCs/>
          <w:lang w:val="la-Latn"/>
        </w:rPr>
        <w:t>REBUS</w:t>
      </w:r>
      <w:r w:rsidRPr="007A06F5">
        <w:rPr>
          <w:lang w:val="la-Latn"/>
        </w:rPr>
        <w:t xml:space="preserve"> </w:t>
      </w:r>
      <w:r w:rsidRPr="007A06F5">
        <w:rPr>
          <w:iCs/>
          <w:lang w:val="la-Latn"/>
        </w:rPr>
        <w:t>SUIS</w:t>
      </w:r>
      <w:r w:rsidRPr="007A06F5">
        <w:rPr>
          <w:lang w:val="la-Latn"/>
        </w:rPr>
        <w:t xml:space="preserve"> </w:t>
      </w:r>
      <w:r w:rsidRPr="007A06F5">
        <w:rPr>
          <w:iCs/>
          <w:lang w:val="la-Latn"/>
        </w:rPr>
        <w:t>AD</w:t>
      </w:r>
      <w:r w:rsidRPr="007A06F5">
        <w:rPr>
          <w:lang w:val="la-Latn"/>
        </w:rPr>
        <w:t xml:space="preserve"> </w:t>
      </w:r>
      <w:r w:rsidRPr="007A06F5">
        <w:rPr>
          <w:iCs/>
          <w:lang w:val="la-Latn"/>
        </w:rPr>
        <w:t>EPISCOPI</w:t>
      </w:r>
      <w:r w:rsidRPr="007A06F5">
        <w:rPr>
          <w:lang w:val="la-Latn"/>
        </w:rPr>
        <w:t xml:space="preserve"> </w:t>
      </w:r>
      <w:r w:rsidRPr="007A06F5">
        <w:rPr>
          <w:iCs/>
          <w:lang w:val="la-Latn"/>
        </w:rPr>
        <w:t>ORDINATIONEM</w:t>
      </w:r>
      <w:r w:rsidR="00ED106A" w:rsidRPr="007A06F5">
        <w:rPr>
          <w:lang w:val="la-Latn"/>
        </w:rPr>
        <w:t xml:space="preserve"> </w:t>
      </w:r>
      <w:r w:rsidRPr="007A06F5">
        <w:rPr>
          <w:iCs/>
          <w:lang w:val="la-Latn"/>
        </w:rPr>
        <w:t>PERTINEAT</w:t>
      </w:r>
      <w:r w:rsidR="0069631A" w:rsidRPr="007A06F5">
        <w:rPr>
          <w:lang w:val="la-Latn"/>
        </w:rPr>
        <w:t xml:space="preserve">. </w:t>
      </w:r>
    </w:p>
    <w:p w14:paraId="5C8BB071" w14:textId="353F8413" w:rsidR="00CF13F7" w:rsidRPr="007A06F5" w:rsidRDefault="00CF13F7" w:rsidP="00724342">
      <w:pPr>
        <w:pStyle w:val="Normlnweb"/>
        <w:spacing w:before="0" w:beforeAutospacing="0" w:after="120" w:afterAutospacing="0"/>
        <w:rPr>
          <w:sz w:val="22"/>
          <w:szCs w:val="22"/>
          <w:lang w:val="la-Latn"/>
        </w:rPr>
      </w:pPr>
      <w:r w:rsidRPr="007A06F5">
        <w:rPr>
          <w:iCs/>
          <w:sz w:val="22"/>
          <w:szCs w:val="22"/>
          <w:lang w:val="la-Latn"/>
        </w:rPr>
        <w:t>Multi</w:t>
      </w:r>
      <w:r w:rsidRPr="007A06F5">
        <w:rPr>
          <w:sz w:val="22"/>
          <w:szCs w:val="22"/>
          <w:lang w:val="la-Latn"/>
        </w:rPr>
        <w:t xml:space="preserve"> </w:t>
      </w:r>
      <w:r w:rsidRPr="007A06F5">
        <w:rPr>
          <w:iCs/>
          <w:sz w:val="22"/>
          <w:szCs w:val="22"/>
          <w:lang w:val="la-Latn"/>
        </w:rPr>
        <w:t>contra</w:t>
      </w:r>
      <w:r w:rsidRPr="007A06F5">
        <w:rPr>
          <w:sz w:val="22"/>
          <w:szCs w:val="22"/>
          <w:lang w:val="la-Latn"/>
        </w:rPr>
        <w:t xml:space="preserve"> </w:t>
      </w:r>
      <w:r w:rsidRPr="007A06F5">
        <w:rPr>
          <w:iCs/>
          <w:sz w:val="22"/>
          <w:szCs w:val="22"/>
          <w:lang w:val="la-Latn"/>
        </w:rPr>
        <w:t>canonum</w:t>
      </w:r>
      <w:r w:rsidRPr="007A06F5">
        <w:rPr>
          <w:sz w:val="22"/>
          <w:szCs w:val="22"/>
          <w:lang w:val="la-Latn"/>
        </w:rPr>
        <w:t xml:space="preserve"> </w:t>
      </w:r>
      <w:r w:rsidRPr="007A06F5">
        <w:rPr>
          <w:iCs/>
          <w:sz w:val="22"/>
          <w:szCs w:val="22"/>
          <w:lang w:val="la-Latn"/>
        </w:rPr>
        <w:t>constituta</w:t>
      </w:r>
      <w:r w:rsidRPr="007A06F5">
        <w:rPr>
          <w:sz w:val="22"/>
          <w:szCs w:val="22"/>
          <w:lang w:val="la-Latn"/>
        </w:rPr>
        <w:t xml:space="preserve"> </w:t>
      </w:r>
      <w:r w:rsidRPr="007A06F5">
        <w:rPr>
          <w:iCs/>
          <w:sz w:val="22"/>
          <w:szCs w:val="22"/>
          <w:lang w:val="la-Latn"/>
        </w:rPr>
        <w:t>ecclesias</w:t>
      </w:r>
      <w:r w:rsidR="0069631A" w:rsidRPr="007A06F5">
        <w:rPr>
          <w:sz w:val="22"/>
          <w:szCs w:val="22"/>
          <w:lang w:val="la-Latn"/>
        </w:rPr>
        <w:t xml:space="preserve">, </w:t>
      </w:r>
      <w:r w:rsidRPr="007A06F5">
        <w:rPr>
          <w:iCs/>
          <w:sz w:val="22"/>
          <w:szCs w:val="22"/>
          <w:lang w:val="la-Latn"/>
        </w:rPr>
        <w:t>quas</w:t>
      </w:r>
      <w:r w:rsidRPr="007A06F5">
        <w:rPr>
          <w:sz w:val="22"/>
          <w:szCs w:val="22"/>
          <w:lang w:val="la-Latn"/>
        </w:rPr>
        <w:t xml:space="preserve"> </w:t>
      </w:r>
      <w:r w:rsidRPr="007A06F5">
        <w:rPr>
          <w:iCs/>
          <w:sz w:val="22"/>
          <w:szCs w:val="22"/>
          <w:lang w:val="la-Latn"/>
        </w:rPr>
        <w:t>ędificaverint</w:t>
      </w:r>
      <w:r w:rsidRPr="007A06F5">
        <w:rPr>
          <w:sz w:val="22"/>
          <w:szCs w:val="22"/>
          <w:lang w:val="la-Latn"/>
        </w:rPr>
        <w:t xml:space="preserve"> e</w:t>
      </w:r>
      <w:r w:rsidR="00ED106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ab</w:t>
      </w:r>
      <w:r w:rsidRPr="007A06F5">
        <w:rPr>
          <w:sz w:val="22"/>
          <w:szCs w:val="22"/>
          <w:lang w:val="la-Latn"/>
        </w:rPr>
        <w:t xml:space="preserve"> </w:t>
      </w:r>
      <w:r w:rsidRPr="007A06F5">
        <w:rPr>
          <w:iCs/>
          <w:sz w:val="22"/>
          <w:szCs w:val="22"/>
          <w:lang w:val="la-Latn"/>
        </w:rPr>
        <w:t>episcopo</w:t>
      </w:r>
      <w:r w:rsidRPr="007A06F5">
        <w:rPr>
          <w:sz w:val="22"/>
          <w:szCs w:val="22"/>
          <w:lang w:val="la-Latn"/>
        </w:rPr>
        <w:t xml:space="preserve"> </w:t>
      </w:r>
      <w:r w:rsidRPr="007A06F5">
        <w:rPr>
          <w:iCs/>
          <w:sz w:val="22"/>
          <w:szCs w:val="22"/>
          <w:lang w:val="la-Latn"/>
        </w:rPr>
        <w:t>postulaverint</w:t>
      </w:r>
      <w:r w:rsidRPr="007A06F5">
        <w:rPr>
          <w:sz w:val="22"/>
          <w:szCs w:val="22"/>
          <w:lang w:val="la-Latn"/>
        </w:rPr>
        <w:t xml:space="preserve"> </w:t>
      </w:r>
      <w:r w:rsidRPr="007A06F5">
        <w:rPr>
          <w:iCs/>
          <w:sz w:val="22"/>
          <w:szCs w:val="22"/>
          <w:lang w:val="la-Latn"/>
        </w:rPr>
        <w:t>consecrari</w:t>
      </w:r>
      <w:r w:rsidR="0069631A" w:rsidRPr="007A06F5">
        <w:rPr>
          <w:sz w:val="22"/>
          <w:szCs w:val="22"/>
          <w:lang w:val="la-Latn"/>
        </w:rPr>
        <w:t xml:space="preserve">, </w:t>
      </w:r>
      <w:r w:rsidRPr="007A06F5">
        <w:rPr>
          <w:iCs/>
          <w:sz w:val="22"/>
          <w:szCs w:val="22"/>
          <w:lang w:val="la-Latn"/>
        </w:rPr>
        <w:t>dotem</w:t>
      </w:r>
      <w:r w:rsidR="0069631A" w:rsidRPr="007A06F5">
        <w:rPr>
          <w:sz w:val="22"/>
          <w:szCs w:val="22"/>
          <w:lang w:val="la-Latn"/>
        </w:rPr>
        <w:t xml:space="preserve">, </w:t>
      </w:r>
      <w:r w:rsidRPr="007A06F5">
        <w:rPr>
          <w:iCs/>
          <w:sz w:val="22"/>
          <w:szCs w:val="22"/>
          <w:lang w:val="la-Latn"/>
        </w:rPr>
        <w:t>quam</w:t>
      </w:r>
      <w:r w:rsidRPr="007A06F5">
        <w:rPr>
          <w:sz w:val="22"/>
          <w:szCs w:val="22"/>
          <w:lang w:val="la-Latn"/>
        </w:rPr>
        <w:t xml:space="preserve"> </w:t>
      </w:r>
      <w:r w:rsidRPr="007A06F5">
        <w:rPr>
          <w:iCs/>
          <w:sz w:val="22"/>
          <w:szCs w:val="22"/>
          <w:lang w:val="la-Latn"/>
        </w:rPr>
        <w:t>eidem</w:t>
      </w:r>
      <w:r w:rsidRPr="007A06F5">
        <w:rPr>
          <w:sz w:val="22"/>
          <w:szCs w:val="22"/>
          <w:lang w:val="la-Latn"/>
        </w:rPr>
        <w:t xml:space="preserve"> </w:t>
      </w:r>
      <w:r w:rsidRPr="007A06F5">
        <w:rPr>
          <w:iCs/>
          <w:sz w:val="22"/>
          <w:szCs w:val="22"/>
          <w:lang w:val="la-Latn"/>
        </w:rPr>
        <w:t>ecclesię</w:t>
      </w:r>
      <w:r w:rsidRPr="007A06F5">
        <w:rPr>
          <w:sz w:val="22"/>
          <w:szCs w:val="22"/>
          <w:lang w:val="la-Latn"/>
        </w:rPr>
        <w:t xml:space="preserve"> </w:t>
      </w:r>
      <w:r w:rsidRPr="007A06F5">
        <w:rPr>
          <w:iCs/>
          <w:sz w:val="22"/>
          <w:szCs w:val="22"/>
          <w:lang w:val="la-Latn"/>
        </w:rPr>
        <w:t>contulerint</w:t>
      </w:r>
      <w:r w:rsidR="0069631A" w:rsidRPr="007A06F5">
        <w:rPr>
          <w:sz w:val="22"/>
          <w:szCs w:val="22"/>
          <w:lang w:val="la-Latn"/>
        </w:rPr>
        <w:t xml:space="preserve">, </w:t>
      </w:r>
      <w:r w:rsidRPr="007A06F5">
        <w:rPr>
          <w:iCs/>
          <w:sz w:val="22"/>
          <w:szCs w:val="22"/>
          <w:lang w:val="la-Latn"/>
        </w:rPr>
        <w:t>ad</w:t>
      </w:r>
      <w:r w:rsidRPr="007A06F5">
        <w:rPr>
          <w:sz w:val="22"/>
          <w:szCs w:val="22"/>
          <w:lang w:val="la-Latn"/>
        </w:rPr>
        <w:t xml:space="preserve"> </w:t>
      </w:r>
      <w:r w:rsidRPr="007A06F5">
        <w:rPr>
          <w:iCs/>
          <w:sz w:val="22"/>
          <w:szCs w:val="22"/>
          <w:lang w:val="la-Latn"/>
        </w:rPr>
        <w:t>episcopi</w:t>
      </w:r>
      <w:r w:rsidR="00ED106A" w:rsidRPr="007A06F5">
        <w:rPr>
          <w:sz w:val="22"/>
          <w:szCs w:val="22"/>
          <w:lang w:val="la-Latn"/>
        </w:rPr>
        <w:t xml:space="preserve"> </w:t>
      </w:r>
      <w:r w:rsidRPr="007A06F5">
        <w:rPr>
          <w:iCs/>
          <w:sz w:val="22"/>
          <w:szCs w:val="22"/>
          <w:lang w:val="la-Latn"/>
        </w:rPr>
        <w:t>ordinationem</w:t>
      </w:r>
      <w:r w:rsidRPr="007A06F5">
        <w:rPr>
          <w:sz w:val="22"/>
          <w:szCs w:val="22"/>
          <w:lang w:val="la-Latn"/>
        </w:rPr>
        <w:t xml:space="preserve"> </w:t>
      </w:r>
      <w:r w:rsidRPr="007A06F5">
        <w:rPr>
          <w:iCs/>
          <w:sz w:val="22"/>
          <w:szCs w:val="22"/>
          <w:lang w:val="la-Latn"/>
        </w:rPr>
        <w:t>putant</w:t>
      </w:r>
      <w:r w:rsidRPr="007A06F5">
        <w:rPr>
          <w:sz w:val="22"/>
          <w:szCs w:val="22"/>
          <w:lang w:val="la-Latn"/>
        </w:rPr>
        <w:t xml:space="preserve"> </w:t>
      </w:r>
      <w:r w:rsidRPr="007A06F5">
        <w:rPr>
          <w:iCs/>
          <w:sz w:val="22"/>
          <w:szCs w:val="22"/>
          <w:lang w:val="la-Latn"/>
        </w:rPr>
        <w:t>non</w:t>
      </w:r>
      <w:r w:rsidRPr="007A06F5">
        <w:rPr>
          <w:sz w:val="22"/>
          <w:szCs w:val="22"/>
          <w:lang w:val="la-Latn"/>
        </w:rPr>
        <w:t xml:space="preserve"> </w:t>
      </w:r>
      <w:r w:rsidRPr="007A06F5">
        <w:rPr>
          <w:iCs/>
          <w:sz w:val="22"/>
          <w:szCs w:val="22"/>
          <w:lang w:val="la-Latn"/>
        </w:rPr>
        <w:t>pertinere</w:t>
      </w:r>
      <w:r w:rsidR="0069631A" w:rsidRPr="007A06F5">
        <w:rPr>
          <w:sz w:val="22"/>
          <w:szCs w:val="22"/>
          <w:lang w:val="la-Latn"/>
        </w:rPr>
        <w:t xml:space="preserve">. </w:t>
      </w:r>
      <w:r w:rsidRPr="007A06F5">
        <w:rPr>
          <w:iCs/>
          <w:sz w:val="22"/>
          <w:szCs w:val="22"/>
          <w:lang w:val="la-Latn"/>
        </w:rPr>
        <w:t>Quod</w:t>
      </w:r>
      <w:r w:rsidRPr="007A06F5">
        <w:rPr>
          <w:sz w:val="22"/>
          <w:szCs w:val="22"/>
          <w:lang w:val="la-Latn"/>
        </w:rPr>
        <w:t xml:space="preserve"> </w:t>
      </w:r>
      <w:r w:rsidRPr="007A06F5">
        <w:rPr>
          <w:iCs/>
          <w:sz w:val="22"/>
          <w:szCs w:val="22"/>
          <w:lang w:val="la-Latn"/>
        </w:rPr>
        <w:t>factum</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pręterito</w:t>
      </w:r>
      <w:r w:rsidRPr="007A06F5">
        <w:rPr>
          <w:sz w:val="22"/>
          <w:szCs w:val="22"/>
          <w:lang w:val="la-Latn"/>
        </w:rPr>
        <w:t xml:space="preserve"> </w:t>
      </w:r>
      <w:r w:rsidRPr="007A06F5">
        <w:rPr>
          <w:iCs/>
          <w:sz w:val="22"/>
          <w:szCs w:val="22"/>
          <w:lang w:val="la-Latn"/>
        </w:rPr>
        <w:t>displicet</w:t>
      </w:r>
      <w:r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in</w:t>
      </w:r>
      <w:r w:rsidRPr="007A06F5">
        <w:rPr>
          <w:sz w:val="22"/>
          <w:szCs w:val="22"/>
          <w:lang w:val="la-Latn"/>
        </w:rPr>
        <w:t xml:space="preserve"> </w:t>
      </w:r>
      <w:r w:rsidRPr="007A06F5">
        <w:rPr>
          <w:iCs/>
          <w:sz w:val="22"/>
          <w:szCs w:val="22"/>
          <w:lang w:val="la-Latn"/>
        </w:rPr>
        <w:t>futuro</w:t>
      </w:r>
      <w:r w:rsidR="00ED106A" w:rsidRPr="007A06F5">
        <w:rPr>
          <w:sz w:val="22"/>
          <w:szCs w:val="22"/>
          <w:lang w:val="la-Latn"/>
        </w:rPr>
        <w:t xml:space="preserve"> </w:t>
      </w:r>
      <w:r w:rsidRPr="007A06F5">
        <w:rPr>
          <w:iCs/>
          <w:sz w:val="22"/>
          <w:szCs w:val="22"/>
          <w:lang w:val="la-Latn"/>
        </w:rPr>
        <w:t>prohibetur</w:t>
      </w:r>
      <w:r w:rsidR="0069631A" w:rsidRPr="007A06F5">
        <w:rPr>
          <w:sz w:val="22"/>
          <w:szCs w:val="22"/>
          <w:lang w:val="la-Latn"/>
        </w:rPr>
        <w:t xml:space="preserve">. </w:t>
      </w:r>
      <w:r w:rsidRPr="007A06F5">
        <w:rPr>
          <w:iCs/>
          <w:sz w:val="22"/>
          <w:szCs w:val="22"/>
          <w:lang w:val="la-Latn"/>
        </w:rPr>
        <w:t>Ergo</w:t>
      </w:r>
      <w:r w:rsidRPr="007A06F5">
        <w:rPr>
          <w:sz w:val="22"/>
          <w:szCs w:val="22"/>
          <w:lang w:val="la-Latn"/>
        </w:rPr>
        <w:t xml:space="preserve"> </w:t>
      </w:r>
      <w:r w:rsidRPr="007A06F5">
        <w:rPr>
          <w:iCs/>
          <w:sz w:val="22"/>
          <w:szCs w:val="22"/>
          <w:lang w:val="la-Latn"/>
        </w:rPr>
        <w:t>omnia</w:t>
      </w:r>
      <w:r w:rsidRPr="007A06F5">
        <w:rPr>
          <w:sz w:val="22"/>
          <w:szCs w:val="22"/>
          <w:lang w:val="la-Latn"/>
        </w:rPr>
        <w:t xml:space="preserve"> </w:t>
      </w:r>
      <w:r w:rsidRPr="007A06F5">
        <w:rPr>
          <w:iCs/>
          <w:sz w:val="22"/>
          <w:szCs w:val="22"/>
          <w:lang w:val="la-Latn"/>
        </w:rPr>
        <w:t>secundum</w:t>
      </w:r>
      <w:r w:rsidRPr="007A06F5">
        <w:rPr>
          <w:sz w:val="22"/>
          <w:szCs w:val="22"/>
          <w:lang w:val="la-Latn"/>
        </w:rPr>
        <w:t xml:space="preserve"> </w:t>
      </w:r>
      <w:r w:rsidRPr="007A06F5">
        <w:rPr>
          <w:iCs/>
          <w:sz w:val="22"/>
          <w:szCs w:val="22"/>
          <w:lang w:val="la-Latn"/>
        </w:rPr>
        <w:t>constitutionem</w:t>
      </w:r>
      <w:r w:rsidRPr="007A06F5">
        <w:rPr>
          <w:sz w:val="22"/>
          <w:szCs w:val="22"/>
          <w:lang w:val="la-Latn"/>
        </w:rPr>
        <w:t xml:space="preserve"> </w:t>
      </w:r>
      <w:r w:rsidRPr="007A06F5">
        <w:rPr>
          <w:iCs/>
          <w:sz w:val="22"/>
          <w:szCs w:val="22"/>
          <w:lang w:val="la-Latn"/>
        </w:rPr>
        <w:t>antiquam</w:t>
      </w:r>
      <w:r w:rsidR="00ED106A" w:rsidRPr="007A06F5">
        <w:rPr>
          <w:sz w:val="22"/>
          <w:szCs w:val="22"/>
          <w:lang w:val="la-Latn"/>
        </w:rPr>
        <w:t xml:space="preserve"> </w:t>
      </w:r>
      <w:r w:rsidRPr="007A06F5">
        <w:rPr>
          <w:iCs/>
          <w:sz w:val="22"/>
          <w:szCs w:val="22"/>
          <w:lang w:val="la-Latn"/>
        </w:rPr>
        <w:t>iura</w:t>
      </w:r>
      <w:r w:rsidRPr="007A06F5">
        <w:rPr>
          <w:sz w:val="22"/>
          <w:szCs w:val="22"/>
          <w:lang w:val="la-Latn"/>
        </w:rPr>
        <w:t xml:space="preserve"> </w:t>
      </w:r>
      <w:r w:rsidRPr="007A06F5">
        <w:rPr>
          <w:iCs/>
          <w:sz w:val="22"/>
          <w:szCs w:val="22"/>
          <w:lang w:val="la-Latn"/>
        </w:rPr>
        <w:t>ecclesiarum</w:t>
      </w:r>
      <w:r w:rsidRPr="007A06F5">
        <w:rPr>
          <w:sz w:val="22"/>
          <w:szCs w:val="22"/>
          <w:lang w:val="la-Latn"/>
        </w:rPr>
        <w:t xml:space="preserve"> </w:t>
      </w:r>
      <w:r w:rsidRPr="007A06F5">
        <w:rPr>
          <w:iCs/>
          <w:sz w:val="22"/>
          <w:szCs w:val="22"/>
          <w:lang w:val="la-Latn"/>
        </w:rPr>
        <w:t>ad</w:t>
      </w:r>
      <w:r w:rsidR="00ED106A" w:rsidRPr="007A06F5">
        <w:rPr>
          <w:sz w:val="22"/>
          <w:szCs w:val="22"/>
          <w:lang w:val="la-Latn"/>
        </w:rPr>
        <w:t xml:space="preserve"> epi</w:t>
      </w:r>
      <w:r w:rsidRPr="007A06F5">
        <w:rPr>
          <w:iCs/>
          <w:sz w:val="22"/>
          <w:szCs w:val="22"/>
          <w:lang w:val="la-Latn"/>
        </w:rPr>
        <w:t>scopi</w:t>
      </w:r>
      <w:r w:rsidRPr="007A06F5">
        <w:rPr>
          <w:sz w:val="22"/>
          <w:szCs w:val="22"/>
          <w:lang w:val="la-Latn"/>
        </w:rPr>
        <w:t xml:space="preserve"> </w:t>
      </w:r>
      <w:r w:rsidRPr="007A06F5">
        <w:rPr>
          <w:iCs/>
          <w:sz w:val="22"/>
          <w:szCs w:val="22"/>
          <w:lang w:val="la-Latn"/>
        </w:rPr>
        <w:t>ordinationem</w:t>
      </w:r>
      <w:r w:rsidR="00ED106A" w:rsidRPr="007A06F5">
        <w:rPr>
          <w:sz w:val="22"/>
          <w:szCs w:val="22"/>
          <w:lang w:val="la-Latn"/>
        </w:rPr>
        <w:t xml:space="preserve"> </w:t>
      </w:r>
      <w:r w:rsidRPr="007A06F5">
        <w:rPr>
          <w:iCs/>
          <w:sz w:val="22"/>
          <w:szCs w:val="22"/>
          <w:lang w:val="la-Latn"/>
        </w:rPr>
        <w:t>et</w:t>
      </w:r>
      <w:r w:rsidRPr="007A06F5">
        <w:rPr>
          <w:sz w:val="22"/>
          <w:szCs w:val="22"/>
          <w:lang w:val="la-Latn"/>
        </w:rPr>
        <w:t xml:space="preserve"> </w:t>
      </w:r>
      <w:r w:rsidRPr="007A06F5">
        <w:rPr>
          <w:iCs/>
          <w:sz w:val="22"/>
          <w:szCs w:val="22"/>
          <w:lang w:val="la-Latn"/>
        </w:rPr>
        <w:t>potestatem</w:t>
      </w:r>
      <w:r w:rsidRPr="007A06F5">
        <w:rPr>
          <w:sz w:val="22"/>
          <w:szCs w:val="22"/>
          <w:lang w:val="la-Latn"/>
        </w:rPr>
        <w:t xml:space="preserve"> </w:t>
      </w:r>
      <w:r w:rsidRPr="007A06F5">
        <w:rPr>
          <w:iCs/>
          <w:sz w:val="22"/>
          <w:szCs w:val="22"/>
          <w:lang w:val="la-Latn"/>
        </w:rPr>
        <w:t>pertineant</w:t>
      </w:r>
      <w:r w:rsidR="0069631A" w:rsidRPr="007A06F5">
        <w:rPr>
          <w:sz w:val="22"/>
          <w:szCs w:val="22"/>
          <w:lang w:val="la-Latn"/>
        </w:rPr>
        <w:t xml:space="preserve">. </w:t>
      </w:r>
      <w:r w:rsidRPr="007A06F5">
        <w:rPr>
          <w:sz w:val="22"/>
          <w:szCs w:val="22"/>
          <w:lang w:val="la-Latn"/>
        </w:rPr>
        <w:t>/</w:t>
      </w:r>
    </w:p>
    <w:p w14:paraId="7E2111D5" w14:textId="417CC3F9" w:rsidR="00ED106A" w:rsidRPr="007A06F5" w:rsidRDefault="00CF13F7" w:rsidP="00724342">
      <w:pPr>
        <w:pStyle w:val="Normlnweb"/>
        <w:spacing w:before="0" w:beforeAutospacing="0" w:after="120" w:afterAutospacing="0"/>
        <w:rPr>
          <w:lang w:val="la-Latn"/>
        </w:rPr>
      </w:pPr>
      <w:r w:rsidRPr="007A06F5">
        <w:rPr>
          <w:lang w:val="la-Latn"/>
        </w:rPr>
        <w:t>LVI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ORDINATIONE</w:t>
      </w:r>
      <w:r w:rsidR="00ED106A" w:rsidRPr="007A06F5">
        <w:rPr>
          <w:lang w:val="la-Latn"/>
        </w:rPr>
        <w:t xml:space="preserve"> </w:t>
      </w:r>
      <w:r w:rsidRPr="007A06F5">
        <w:rPr>
          <w:iCs/>
          <w:lang w:val="la-Latn"/>
        </w:rPr>
        <w:t>PRESBYTERORUM</w:t>
      </w:r>
      <w:r w:rsidR="0069631A" w:rsidRPr="007A06F5">
        <w:rPr>
          <w:lang w:val="la-Latn"/>
        </w:rPr>
        <w:t xml:space="preserve">. </w:t>
      </w:r>
    </w:p>
    <w:p w14:paraId="14864FBF" w14:textId="08AA2A88"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Ut</w:t>
      </w:r>
      <w:r w:rsidR="000E7A3E" w:rsidRPr="007A06F5">
        <w:rPr>
          <w:iCs/>
          <w:sz w:val="22"/>
          <w:szCs w:val="22"/>
          <w:lang w:val="la-Latn"/>
        </w:rPr>
        <w:t xml:space="preserve"> </w:t>
      </w:r>
      <w:r w:rsidRPr="007A06F5">
        <w:rPr>
          <w:iCs/>
          <w:sz w:val="22"/>
          <w:szCs w:val="22"/>
          <w:lang w:val="la-Latn"/>
        </w:rPr>
        <w:t>presbyteri non</w:t>
      </w:r>
      <w:r w:rsidR="00ED106A" w:rsidRPr="007A06F5">
        <w:rPr>
          <w:iCs/>
          <w:sz w:val="22"/>
          <w:szCs w:val="22"/>
          <w:lang w:val="la-Latn"/>
        </w:rPr>
        <w:t xml:space="preserve"> ordinen</w:t>
      </w:r>
      <w:r w:rsidRPr="007A06F5">
        <w:rPr>
          <w:iCs/>
          <w:sz w:val="22"/>
          <w:szCs w:val="22"/>
          <w:lang w:val="la-Latn"/>
        </w:rPr>
        <w:t>tur</w:t>
      </w:r>
      <w:r w:rsidR="0069631A" w:rsidRPr="007A06F5">
        <w:rPr>
          <w:iCs/>
          <w:sz w:val="22"/>
          <w:szCs w:val="22"/>
          <w:lang w:val="la-Latn"/>
        </w:rPr>
        <w:t xml:space="preserve">, </w:t>
      </w:r>
      <w:r w:rsidRPr="007A06F5">
        <w:rPr>
          <w:iCs/>
          <w:sz w:val="22"/>
          <w:szCs w:val="22"/>
          <w:lang w:val="la-Latn"/>
        </w:rPr>
        <w:t>priusquam examinentur</w:t>
      </w:r>
      <w:r w:rsidR="0047682A" w:rsidRPr="007A06F5">
        <w:rPr>
          <w:iCs/>
          <w:sz w:val="22"/>
          <w:szCs w:val="22"/>
          <w:lang w:val="la-Latn"/>
        </w:rPr>
        <w:t xml:space="preserve">. </w:t>
      </w:r>
      <w:r w:rsidRPr="007A06F5">
        <w:rPr>
          <w:iCs/>
          <w:sz w:val="22"/>
          <w:szCs w:val="22"/>
          <w:lang w:val="la-Latn"/>
        </w:rPr>
        <w:t>Et</w:t>
      </w:r>
      <w:r w:rsidR="0069631A" w:rsidRPr="007A06F5">
        <w:rPr>
          <w:iCs/>
          <w:sz w:val="22"/>
          <w:szCs w:val="22"/>
          <w:lang w:val="la-Latn"/>
        </w:rPr>
        <w:t xml:space="preserve"> </w:t>
      </w:r>
      <w:r w:rsidRPr="007A06F5">
        <w:rPr>
          <w:iCs/>
          <w:sz w:val="22"/>
          <w:szCs w:val="22"/>
          <w:lang w:val="la-Latn"/>
        </w:rPr>
        <w:t>ut excommunicationes</w:t>
      </w:r>
      <w:r w:rsidR="00ED106A" w:rsidRPr="007A06F5">
        <w:rPr>
          <w:iCs/>
          <w:sz w:val="22"/>
          <w:szCs w:val="22"/>
          <w:lang w:val="la-Latn"/>
        </w:rPr>
        <w:t xml:space="preserve"> </w:t>
      </w:r>
      <w:r w:rsidRPr="007A06F5">
        <w:rPr>
          <w:iCs/>
          <w:sz w:val="22"/>
          <w:szCs w:val="22"/>
          <w:lang w:val="la-Latn"/>
        </w:rPr>
        <w:t>passim et sine causa non</w:t>
      </w:r>
      <w:r w:rsidR="00ED106A" w:rsidRPr="007A06F5">
        <w:rPr>
          <w:iCs/>
          <w:sz w:val="22"/>
          <w:szCs w:val="22"/>
          <w:lang w:val="la-Latn"/>
        </w:rPr>
        <w:t xml:space="preserve"> </w:t>
      </w:r>
      <w:r w:rsidRPr="007A06F5">
        <w:rPr>
          <w:iCs/>
          <w:sz w:val="22"/>
          <w:szCs w:val="22"/>
          <w:lang w:val="la-Latn"/>
        </w:rPr>
        <w:t>fiant</w:t>
      </w:r>
      <w:r w:rsidR="0069631A" w:rsidRPr="007A06F5">
        <w:rPr>
          <w:iCs/>
          <w:sz w:val="22"/>
          <w:szCs w:val="22"/>
          <w:lang w:val="la-Latn"/>
        </w:rPr>
        <w:t xml:space="preserve">. </w:t>
      </w:r>
    </w:p>
    <w:p w14:paraId="1B2F1FD3" w14:textId="0ECE9B44" w:rsidR="00ED106A" w:rsidRPr="007A06F5" w:rsidRDefault="00CF13F7" w:rsidP="00724342">
      <w:pPr>
        <w:pStyle w:val="Normlnweb"/>
        <w:spacing w:before="0" w:beforeAutospacing="0" w:after="120" w:afterAutospacing="0"/>
        <w:rPr>
          <w:lang w:val="la-Latn"/>
        </w:rPr>
      </w:pPr>
      <w:r w:rsidRPr="007A06F5">
        <w:rPr>
          <w:lang w:val="la-Latn"/>
        </w:rPr>
        <w:t>LVII</w:t>
      </w:r>
      <w:r w:rsidR="0047682A" w:rsidRPr="007A06F5">
        <w:rPr>
          <w:lang w:val="la-Latn"/>
        </w:rPr>
        <w:t xml:space="preserve">. </w:t>
      </w:r>
      <w:r w:rsidRPr="007A06F5">
        <w:rPr>
          <w:iCs/>
          <w:lang w:val="la-Latn"/>
        </w:rPr>
        <w:t>DE</w:t>
      </w:r>
      <w:r w:rsidR="00ED106A" w:rsidRPr="007A06F5">
        <w:rPr>
          <w:lang w:val="la-Latn"/>
        </w:rPr>
        <w:t xml:space="preserve"> </w:t>
      </w:r>
      <w:r w:rsidRPr="007A06F5">
        <w:rPr>
          <w:iCs/>
          <w:lang w:val="la-Latn"/>
        </w:rPr>
        <w:t>PRESBYTERIS</w:t>
      </w:r>
      <w:r w:rsidR="0047682A" w:rsidRPr="007A06F5">
        <w:rPr>
          <w:lang w:val="la-Latn"/>
        </w:rPr>
        <w:t xml:space="preserve">, </w:t>
      </w:r>
      <w:r w:rsidRPr="007A06F5">
        <w:rPr>
          <w:iCs/>
          <w:lang w:val="la-Latn"/>
        </w:rPr>
        <w:t>A</w:t>
      </w:r>
      <w:r w:rsidRPr="007A06F5">
        <w:rPr>
          <w:lang w:val="la-Latn"/>
        </w:rPr>
        <w:t xml:space="preserve"> </w:t>
      </w:r>
      <w:r w:rsidRPr="007A06F5">
        <w:rPr>
          <w:iCs/>
          <w:lang w:val="la-Latn"/>
        </w:rPr>
        <w:t>QUIBUS</w:t>
      </w:r>
      <w:r w:rsidRPr="007A06F5">
        <w:rPr>
          <w:lang w:val="la-Latn"/>
        </w:rPr>
        <w:t xml:space="preserve"> </w:t>
      </w:r>
      <w:r w:rsidRPr="007A06F5">
        <w:rPr>
          <w:iCs/>
          <w:lang w:val="la-Latn"/>
        </w:rPr>
        <w:t>PER</w:t>
      </w:r>
      <w:r w:rsidRPr="007A06F5">
        <w:rPr>
          <w:lang w:val="la-Latn"/>
        </w:rPr>
        <w:t xml:space="preserve"> </w:t>
      </w:r>
      <w:r w:rsidRPr="007A06F5">
        <w:rPr>
          <w:iCs/>
          <w:lang w:val="la-Latn"/>
        </w:rPr>
        <w:t>ECCLESIAS</w:t>
      </w:r>
      <w:r w:rsidR="00ED106A" w:rsidRPr="007A06F5">
        <w:rPr>
          <w:lang w:val="la-Latn"/>
        </w:rPr>
        <w:t xml:space="preserve"> CONSTITUAN</w:t>
      </w:r>
      <w:r w:rsidRPr="007A06F5">
        <w:rPr>
          <w:iCs/>
          <w:lang w:val="la-Latn"/>
        </w:rPr>
        <w:t>TUR</w:t>
      </w:r>
      <w:r w:rsidR="0047682A" w:rsidRPr="007A06F5">
        <w:rPr>
          <w:lang w:val="la-Latn"/>
        </w:rPr>
        <w:t xml:space="preserve">. </w:t>
      </w:r>
    </w:p>
    <w:p w14:paraId="03A7C3AD" w14:textId="032E620D"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Ut nullus laicus presbyterum in ecclesia mittere vel eicere</w:t>
      </w:r>
      <w:r w:rsidR="00ED106A" w:rsidRPr="007A06F5">
        <w:rPr>
          <w:iCs/>
          <w:sz w:val="22"/>
          <w:szCs w:val="22"/>
          <w:lang w:val="la-Latn"/>
        </w:rPr>
        <w:t xml:space="preserve"> </w:t>
      </w:r>
      <w:r w:rsidRPr="007A06F5">
        <w:rPr>
          <w:iCs/>
          <w:sz w:val="22"/>
          <w:szCs w:val="22"/>
          <w:lang w:val="la-Latn"/>
        </w:rPr>
        <w:t>pręsumat</w:t>
      </w:r>
      <w:r w:rsidR="0069631A" w:rsidRPr="007A06F5">
        <w:rPr>
          <w:iCs/>
          <w:sz w:val="22"/>
          <w:szCs w:val="22"/>
          <w:lang w:val="la-Latn"/>
        </w:rPr>
        <w:t xml:space="preserve">, </w:t>
      </w:r>
      <w:r w:rsidRPr="007A06F5">
        <w:rPr>
          <w:iCs/>
          <w:sz w:val="22"/>
          <w:szCs w:val="22"/>
          <w:lang w:val="la-Latn"/>
        </w:rPr>
        <w:t>nisi</w:t>
      </w:r>
      <w:r w:rsidR="00ED106A" w:rsidRPr="007A06F5">
        <w:rPr>
          <w:iCs/>
          <w:sz w:val="22"/>
          <w:szCs w:val="22"/>
          <w:lang w:val="la-Latn"/>
        </w:rPr>
        <w:t xml:space="preserve"> </w:t>
      </w:r>
      <w:r w:rsidRPr="007A06F5">
        <w:rPr>
          <w:iCs/>
          <w:sz w:val="22"/>
          <w:szCs w:val="22"/>
          <w:lang w:val="la-Latn"/>
        </w:rPr>
        <w:t>per consensum episcopi</w:t>
      </w:r>
      <w:r w:rsidR="0047682A" w:rsidRPr="007A06F5">
        <w:rPr>
          <w:iCs/>
          <w:sz w:val="22"/>
          <w:szCs w:val="22"/>
          <w:lang w:val="la-Latn"/>
        </w:rPr>
        <w:t xml:space="preserve">. </w:t>
      </w:r>
    </w:p>
    <w:p w14:paraId="74F32994" w14:textId="77777777" w:rsidR="000E7A3E" w:rsidRPr="007A06F5" w:rsidRDefault="00CF13F7" w:rsidP="00724342">
      <w:pPr>
        <w:pStyle w:val="Normlnweb"/>
        <w:spacing w:before="0" w:beforeAutospacing="0" w:after="120" w:afterAutospacing="0"/>
        <w:rPr>
          <w:lang w:val="la-Latn"/>
        </w:rPr>
      </w:pPr>
      <w:r w:rsidRPr="007A06F5">
        <w:rPr>
          <w:lang w:val="la-Latn"/>
        </w:rPr>
        <w:t>LVIII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HONORE</w:t>
      </w:r>
      <w:r w:rsidRPr="007A06F5">
        <w:rPr>
          <w:lang w:val="la-Latn"/>
        </w:rPr>
        <w:t xml:space="preserve"> </w:t>
      </w:r>
      <w:r w:rsidRPr="007A06F5">
        <w:rPr>
          <w:iCs/>
          <w:lang w:val="la-Latn"/>
        </w:rPr>
        <w:t>PRO</w:t>
      </w:r>
      <w:r w:rsidRPr="007A06F5">
        <w:rPr>
          <w:lang w:val="la-Latn"/>
        </w:rPr>
        <w:t xml:space="preserve"> </w:t>
      </w:r>
      <w:r w:rsidRPr="007A06F5">
        <w:rPr>
          <w:iCs/>
          <w:lang w:val="la-Latn"/>
        </w:rPr>
        <w:t>ECCLESIIS</w:t>
      </w:r>
      <w:r w:rsidRPr="007A06F5">
        <w:rPr>
          <w:lang w:val="la-Latn"/>
        </w:rPr>
        <w:t xml:space="preserve"> </w:t>
      </w:r>
      <w:r w:rsidRPr="007A06F5">
        <w:rPr>
          <w:iCs/>
          <w:lang w:val="la-Latn"/>
        </w:rPr>
        <w:t>DANDO</w:t>
      </w:r>
      <w:r w:rsidR="0069631A" w:rsidRPr="007A06F5">
        <w:rPr>
          <w:lang w:val="la-Latn"/>
        </w:rPr>
        <w:t xml:space="preserve">. </w:t>
      </w:r>
    </w:p>
    <w:p w14:paraId="69402BF4" w14:textId="1AC414B7"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Ut episcopi pręvideant</w:t>
      </w:r>
      <w:r w:rsidR="0069631A" w:rsidRPr="007A06F5">
        <w:rPr>
          <w:iCs/>
          <w:sz w:val="22"/>
          <w:szCs w:val="22"/>
          <w:lang w:val="la-Latn"/>
        </w:rPr>
        <w:t xml:space="preserve">, </w:t>
      </w:r>
      <w:r w:rsidRPr="007A06F5">
        <w:rPr>
          <w:iCs/>
          <w:sz w:val="22"/>
          <w:szCs w:val="22"/>
          <w:lang w:val="la-Latn"/>
        </w:rPr>
        <w:t>quem honorem presbyteri pro ecclesiis senioribus tribuant</w:t>
      </w:r>
      <w:r w:rsidR="0069631A" w:rsidRPr="007A06F5">
        <w:rPr>
          <w:iCs/>
          <w:sz w:val="22"/>
          <w:szCs w:val="22"/>
          <w:lang w:val="la-Latn"/>
        </w:rPr>
        <w:t xml:space="preserve">. </w:t>
      </w:r>
    </w:p>
    <w:p w14:paraId="3A6DFD7C" w14:textId="77777777" w:rsidR="000E7A3E" w:rsidRPr="007A06F5" w:rsidRDefault="00CF13F7" w:rsidP="00724342">
      <w:pPr>
        <w:pStyle w:val="Normlnweb"/>
        <w:spacing w:before="0" w:beforeAutospacing="0" w:after="120" w:afterAutospacing="0"/>
        <w:rPr>
          <w:lang w:val="la-Latn"/>
        </w:rPr>
      </w:pPr>
      <w:r w:rsidRPr="007A06F5">
        <w:rPr>
          <w:lang w:val="la-Latn"/>
        </w:rPr>
        <w:t>LVIIII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DECIMIS</w:t>
      </w:r>
      <w:r w:rsidR="00ED106A" w:rsidRPr="007A06F5">
        <w:rPr>
          <w:lang w:val="la-Latn"/>
        </w:rPr>
        <w:t xml:space="preserve"> </w:t>
      </w:r>
      <w:r w:rsidRPr="007A06F5">
        <w:rPr>
          <w:iCs/>
          <w:lang w:val="la-Latn"/>
        </w:rPr>
        <w:t>DISPENSANDIS</w:t>
      </w:r>
      <w:r w:rsidR="0047682A" w:rsidRPr="007A06F5">
        <w:rPr>
          <w:lang w:val="la-Latn"/>
        </w:rPr>
        <w:t xml:space="preserve">. </w:t>
      </w:r>
    </w:p>
    <w:p w14:paraId="6D22C07F" w14:textId="28A249BA" w:rsidR="00CF13F7" w:rsidRPr="007A06F5" w:rsidRDefault="00CF13F7" w:rsidP="00724342">
      <w:pPr>
        <w:pStyle w:val="Normlnweb"/>
        <w:spacing w:before="0" w:beforeAutospacing="0" w:after="120" w:afterAutospacing="0"/>
        <w:rPr>
          <w:iCs/>
          <w:sz w:val="22"/>
          <w:szCs w:val="22"/>
          <w:lang w:val="la-Latn"/>
        </w:rPr>
      </w:pPr>
      <w:r w:rsidRPr="007A06F5">
        <w:rPr>
          <w:iCs/>
          <w:sz w:val="22"/>
          <w:szCs w:val="22"/>
          <w:lang w:val="la-Latn"/>
        </w:rPr>
        <w:t>Ut decimę in potestate episcopi</w:t>
      </w:r>
      <w:r w:rsidR="00ED106A" w:rsidRPr="007A06F5">
        <w:rPr>
          <w:iCs/>
          <w:sz w:val="22"/>
          <w:szCs w:val="22"/>
          <w:lang w:val="la-Latn"/>
        </w:rPr>
        <w:t xml:space="preserve"> </w:t>
      </w:r>
      <w:r w:rsidRPr="007A06F5">
        <w:rPr>
          <w:iCs/>
          <w:sz w:val="22"/>
          <w:szCs w:val="22"/>
          <w:lang w:val="la-Latn"/>
        </w:rPr>
        <w:t>sint</w:t>
      </w:r>
      <w:r w:rsidR="0069631A" w:rsidRPr="007A06F5">
        <w:rPr>
          <w:iCs/>
          <w:sz w:val="22"/>
          <w:szCs w:val="22"/>
          <w:lang w:val="la-Latn"/>
        </w:rPr>
        <w:t xml:space="preserve">, </w:t>
      </w:r>
      <w:r w:rsidRPr="007A06F5">
        <w:rPr>
          <w:iCs/>
          <w:sz w:val="22"/>
          <w:szCs w:val="22"/>
          <w:lang w:val="la-Latn"/>
        </w:rPr>
        <w:t>qualiter a presbyteris dispensentur</w:t>
      </w:r>
      <w:r w:rsidR="0069631A" w:rsidRPr="007A06F5">
        <w:rPr>
          <w:iCs/>
          <w:sz w:val="22"/>
          <w:szCs w:val="22"/>
          <w:lang w:val="la-Latn"/>
        </w:rPr>
        <w:t xml:space="preserve">. </w:t>
      </w:r>
    </w:p>
    <w:p w14:paraId="0A494CCF" w14:textId="77777777" w:rsidR="000E7A3E" w:rsidRPr="007A06F5" w:rsidRDefault="00CF13F7" w:rsidP="00724342">
      <w:pPr>
        <w:pStyle w:val="Normlnweb"/>
        <w:spacing w:before="0" w:beforeAutospacing="0" w:after="120" w:afterAutospacing="0"/>
        <w:rPr>
          <w:lang w:val="la-Latn"/>
        </w:rPr>
      </w:pPr>
      <w:r w:rsidRPr="007A06F5">
        <w:rPr>
          <w:lang w:val="la-Latn"/>
        </w:rPr>
        <w:t>LX</w:t>
      </w:r>
      <w:r w:rsidR="0047682A" w:rsidRPr="007A06F5">
        <w:rPr>
          <w:lang w:val="la-Latn"/>
        </w:rPr>
        <w:t xml:space="preserve">. </w:t>
      </w:r>
      <w:r w:rsidRPr="007A06F5">
        <w:rPr>
          <w:lang w:val="la-Latn"/>
        </w:rPr>
        <w:t>De</w:t>
      </w:r>
      <w:r w:rsidR="00ED106A" w:rsidRPr="007A06F5">
        <w:rPr>
          <w:lang w:val="la-Latn"/>
        </w:rPr>
        <w:t xml:space="preserve"> </w:t>
      </w:r>
      <w:r w:rsidRPr="007A06F5">
        <w:rPr>
          <w:lang w:val="la-Latn"/>
        </w:rPr>
        <w:t>petendo chrismate</w:t>
      </w:r>
      <w:r w:rsidR="0047682A" w:rsidRPr="007A06F5">
        <w:rPr>
          <w:lang w:val="la-Latn"/>
        </w:rPr>
        <w:t xml:space="preserve">. </w:t>
      </w:r>
    </w:p>
    <w:p w14:paraId="79C885AF" w14:textId="3F9A3C1C" w:rsidR="00ED106A" w:rsidRPr="007A06F5" w:rsidRDefault="00CF13F7" w:rsidP="00724342">
      <w:pPr>
        <w:pStyle w:val="Normlnweb"/>
        <w:spacing w:before="0" w:beforeAutospacing="0" w:after="120" w:afterAutospacing="0"/>
        <w:rPr>
          <w:lang w:val="la-Latn"/>
        </w:rPr>
      </w:pPr>
      <w:r w:rsidRPr="007A06F5">
        <w:rPr>
          <w:iCs/>
          <w:sz w:val="22"/>
          <w:szCs w:val="22"/>
          <w:lang w:val="la-Latn"/>
        </w:rPr>
        <w:t>In synodo Vasensi</w:t>
      </w:r>
      <w:r w:rsidR="0047682A" w:rsidRPr="007A06F5">
        <w:rPr>
          <w:iCs/>
          <w:sz w:val="22"/>
          <w:szCs w:val="22"/>
          <w:lang w:val="la-Latn"/>
        </w:rPr>
        <w:t xml:space="preserve">, </w:t>
      </w:r>
      <w:r w:rsidRPr="007A06F5">
        <w:rPr>
          <w:iCs/>
          <w:sz w:val="22"/>
          <w:szCs w:val="22"/>
          <w:lang w:val="la-Latn"/>
        </w:rPr>
        <w:t>in qua</w:t>
      </w:r>
      <w:r w:rsidR="00ED106A" w:rsidRPr="007A06F5">
        <w:rPr>
          <w:iCs/>
          <w:sz w:val="22"/>
          <w:szCs w:val="22"/>
          <w:lang w:val="la-Latn"/>
        </w:rPr>
        <w:t xml:space="preserve"> sederunt epi</w:t>
      </w:r>
      <w:r w:rsidRPr="007A06F5">
        <w:rPr>
          <w:iCs/>
          <w:sz w:val="22"/>
          <w:szCs w:val="22"/>
          <w:lang w:val="la-Latn"/>
        </w:rPr>
        <w:t>scopi XVIII</w:t>
      </w:r>
      <w:r w:rsidR="0069631A" w:rsidRPr="007A06F5">
        <w:rPr>
          <w:iCs/>
          <w:sz w:val="22"/>
          <w:szCs w:val="22"/>
          <w:lang w:val="la-Latn"/>
        </w:rPr>
        <w:t xml:space="preserve">, </w:t>
      </w:r>
      <w:r w:rsidR="000E7A3E" w:rsidRPr="007A06F5">
        <w:rPr>
          <w:iCs/>
          <w:sz w:val="22"/>
          <w:szCs w:val="22"/>
          <w:lang w:val="la-Latn"/>
        </w:rPr>
        <w:t>capitulo secundo</w:t>
      </w:r>
      <w:r w:rsidRPr="007A06F5">
        <w:rPr>
          <w:iCs/>
          <w:sz w:val="22"/>
          <w:szCs w:val="22"/>
          <w:lang w:val="la-Latn"/>
        </w:rPr>
        <w:t>: Per singula territoria presbyteri ab episcopis</w:t>
      </w:r>
      <w:r w:rsidR="0069631A" w:rsidRPr="007A06F5">
        <w:rPr>
          <w:iCs/>
          <w:sz w:val="22"/>
          <w:szCs w:val="22"/>
          <w:lang w:val="la-Latn"/>
        </w:rPr>
        <w:t xml:space="preserve">, </w:t>
      </w:r>
      <w:r w:rsidRPr="007A06F5">
        <w:rPr>
          <w:iCs/>
          <w:sz w:val="22"/>
          <w:szCs w:val="22"/>
          <w:lang w:val="la-Latn"/>
        </w:rPr>
        <w:t>non</w:t>
      </w:r>
      <w:r w:rsidR="00ED106A" w:rsidRPr="007A06F5">
        <w:rPr>
          <w:iCs/>
          <w:sz w:val="22"/>
          <w:szCs w:val="22"/>
          <w:lang w:val="la-Latn"/>
        </w:rPr>
        <w:t xml:space="preserve"> </w:t>
      </w:r>
      <w:r w:rsidRPr="007A06F5">
        <w:rPr>
          <w:iCs/>
          <w:sz w:val="22"/>
          <w:szCs w:val="22"/>
          <w:lang w:val="la-Latn"/>
        </w:rPr>
        <w:t>prout libitum fuerit</w:t>
      </w:r>
      <w:r w:rsidR="0069631A" w:rsidRPr="007A06F5">
        <w:rPr>
          <w:iCs/>
          <w:sz w:val="22"/>
          <w:szCs w:val="22"/>
          <w:lang w:val="la-Latn"/>
        </w:rPr>
        <w:t xml:space="preserve">, </w:t>
      </w:r>
      <w:r w:rsidRPr="007A06F5">
        <w:rPr>
          <w:iCs/>
          <w:sz w:val="22"/>
          <w:szCs w:val="22"/>
          <w:lang w:val="la-Latn"/>
        </w:rPr>
        <w:t>vicinioribus</w:t>
      </w:r>
      <w:r w:rsidR="0069631A" w:rsidRPr="007A06F5">
        <w:rPr>
          <w:iCs/>
          <w:sz w:val="22"/>
          <w:szCs w:val="22"/>
          <w:lang w:val="la-Latn"/>
        </w:rPr>
        <w:t xml:space="preserve">, </w:t>
      </w:r>
      <w:r w:rsidRPr="007A06F5">
        <w:rPr>
          <w:iCs/>
          <w:sz w:val="22"/>
          <w:szCs w:val="22"/>
          <w:lang w:val="la-Latn"/>
        </w:rPr>
        <w:t>sed a suis propriis per annos singulos chrisma petant</w:t>
      </w:r>
      <w:r w:rsidR="0069631A" w:rsidRPr="007A06F5">
        <w:rPr>
          <w:iCs/>
          <w:sz w:val="22"/>
          <w:szCs w:val="22"/>
          <w:lang w:val="la-Latn"/>
        </w:rPr>
        <w:t xml:space="preserve">, </w:t>
      </w:r>
      <w:r w:rsidRPr="007A06F5">
        <w:rPr>
          <w:iCs/>
          <w:sz w:val="22"/>
          <w:szCs w:val="22"/>
          <w:lang w:val="la-Latn"/>
        </w:rPr>
        <w:t>appropinquante solemnitate paschali</w:t>
      </w:r>
      <w:r w:rsidR="0069631A" w:rsidRPr="007A06F5">
        <w:rPr>
          <w:iCs/>
          <w:sz w:val="22"/>
          <w:szCs w:val="22"/>
          <w:lang w:val="la-Latn"/>
        </w:rPr>
        <w:t xml:space="preserve">, </w:t>
      </w:r>
      <w:r w:rsidRPr="007A06F5">
        <w:rPr>
          <w:iCs/>
          <w:sz w:val="22"/>
          <w:szCs w:val="22"/>
          <w:lang w:val="la-Latn"/>
        </w:rPr>
        <w:t>nec per quemcumque ecclesiasticum</w:t>
      </w:r>
      <w:r w:rsidR="0069631A" w:rsidRPr="007A06F5">
        <w:rPr>
          <w:iCs/>
          <w:sz w:val="22"/>
          <w:szCs w:val="22"/>
          <w:lang w:val="la-Latn"/>
        </w:rPr>
        <w:t xml:space="preserve">, </w:t>
      </w:r>
      <w:r w:rsidRPr="007A06F5">
        <w:rPr>
          <w:iCs/>
          <w:sz w:val="22"/>
          <w:szCs w:val="22"/>
          <w:lang w:val="la-Latn"/>
        </w:rPr>
        <w:t>sed</w:t>
      </w:r>
      <w:r w:rsidR="0069631A" w:rsidRPr="007A06F5">
        <w:rPr>
          <w:iCs/>
          <w:sz w:val="22"/>
          <w:szCs w:val="22"/>
          <w:lang w:val="la-Latn"/>
        </w:rPr>
        <w:t xml:space="preserve">, </w:t>
      </w:r>
      <w:r w:rsidRPr="007A06F5">
        <w:rPr>
          <w:iCs/>
          <w:sz w:val="22"/>
          <w:szCs w:val="22"/>
          <w:lang w:val="la-Latn"/>
        </w:rPr>
        <w:t>si qua</w:t>
      </w:r>
      <w:r w:rsidR="00ED106A" w:rsidRPr="007A06F5">
        <w:rPr>
          <w:iCs/>
          <w:sz w:val="22"/>
          <w:szCs w:val="22"/>
          <w:lang w:val="la-Latn"/>
        </w:rPr>
        <w:t xml:space="preserve"> </w:t>
      </w:r>
      <w:r w:rsidRPr="007A06F5">
        <w:rPr>
          <w:iCs/>
          <w:sz w:val="22"/>
          <w:szCs w:val="22"/>
          <w:lang w:val="la-Latn"/>
        </w:rPr>
        <w:t>necessitas aut presbyterorum vel diaconorum occupatio est</w:t>
      </w:r>
      <w:r w:rsidR="0069631A" w:rsidRPr="007A06F5">
        <w:rPr>
          <w:iCs/>
          <w:sz w:val="22"/>
          <w:szCs w:val="22"/>
          <w:lang w:val="la-Latn"/>
        </w:rPr>
        <w:t xml:space="preserve">, </w:t>
      </w:r>
      <w:r w:rsidRPr="007A06F5">
        <w:rPr>
          <w:iCs/>
          <w:sz w:val="22"/>
          <w:szCs w:val="22"/>
          <w:lang w:val="la-Latn"/>
        </w:rPr>
        <w:t>per subdiaconum: qui</w:t>
      </w:r>
      <w:r w:rsidR="0069631A" w:rsidRPr="007A06F5">
        <w:rPr>
          <w:iCs/>
          <w:sz w:val="22"/>
          <w:szCs w:val="22"/>
          <w:lang w:val="la-Latn"/>
        </w:rPr>
        <w:t xml:space="preserve"> </w:t>
      </w:r>
      <w:r w:rsidRPr="007A06F5">
        <w:rPr>
          <w:iCs/>
          <w:sz w:val="22"/>
          <w:szCs w:val="22"/>
          <w:lang w:val="la-Latn"/>
        </w:rPr>
        <w:t>in honore inferiore est</w:t>
      </w:r>
      <w:r w:rsidR="0069631A" w:rsidRPr="007A06F5">
        <w:rPr>
          <w:iCs/>
          <w:sz w:val="22"/>
          <w:szCs w:val="22"/>
          <w:lang w:val="la-Latn"/>
        </w:rPr>
        <w:t xml:space="preserve">, </w:t>
      </w:r>
      <w:r w:rsidRPr="007A06F5">
        <w:rPr>
          <w:iCs/>
          <w:sz w:val="22"/>
          <w:szCs w:val="22"/>
          <w:lang w:val="la-Latn"/>
        </w:rPr>
        <w:t>cui tamen oportet</w:t>
      </w:r>
      <w:r w:rsidR="0069631A" w:rsidRPr="007A06F5">
        <w:rPr>
          <w:iCs/>
          <w:sz w:val="22"/>
          <w:szCs w:val="22"/>
          <w:lang w:val="la-Latn"/>
        </w:rPr>
        <w:t xml:space="preserve"> </w:t>
      </w:r>
      <w:r w:rsidRPr="007A06F5">
        <w:rPr>
          <w:iCs/>
          <w:sz w:val="22"/>
          <w:szCs w:val="22"/>
          <w:lang w:val="la-Latn"/>
        </w:rPr>
        <w:t>summa committi</w:t>
      </w:r>
      <w:r w:rsidR="0069631A" w:rsidRPr="007A06F5">
        <w:rPr>
          <w:iCs/>
          <w:sz w:val="22"/>
          <w:szCs w:val="22"/>
          <w:lang w:val="la-Latn"/>
        </w:rPr>
        <w:t xml:space="preserve">, </w:t>
      </w:r>
      <w:r w:rsidRPr="007A06F5">
        <w:rPr>
          <w:iCs/>
          <w:sz w:val="22"/>
          <w:szCs w:val="22"/>
          <w:lang w:val="la-Latn"/>
        </w:rPr>
        <w:t>Optimum est autem</w:t>
      </w:r>
      <w:r w:rsidR="0069631A" w:rsidRPr="007A06F5">
        <w:rPr>
          <w:iCs/>
          <w:sz w:val="22"/>
          <w:szCs w:val="22"/>
          <w:lang w:val="la-Latn"/>
        </w:rPr>
        <w:t xml:space="preserve">, </w:t>
      </w:r>
      <w:r w:rsidRPr="007A06F5">
        <w:rPr>
          <w:iCs/>
          <w:sz w:val="22"/>
          <w:szCs w:val="22"/>
          <w:lang w:val="la-Latn"/>
        </w:rPr>
        <w:t>ut</w:t>
      </w:r>
      <w:r w:rsidR="00ED106A" w:rsidRPr="007A06F5">
        <w:rPr>
          <w:iCs/>
          <w:sz w:val="22"/>
          <w:szCs w:val="22"/>
          <w:lang w:val="la-Latn"/>
        </w:rPr>
        <w:t xml:space="preserve"> </w:t>
      </w:r>
      <w:r w:rsidRPr="007A06F5">
        <w:rPr>
          <w:iCs/>
          <w:sz w:val="22"/>
          <w:szCs w:val="22"/>
          <w:lang w:val="la-Latn"/>
        </w:rPr>
        <w:t>ipse suscipiat</w:t>
      </w:r>
      <w:r w:rsidR="0069631A" w:rsidRPr="007A06F5">
        <w:rPr>
          <w:iCs/>
          <w:sz w:val="22"/>
          <w:szCs w:val="22"/>
          <w:lang w:val="la-Latn"/>
        </w:rPr>
        <w:t xml:space="preserve">, </w:t>
      </w:r>
      <w:r w:rsidRPr="007A06F5">
        <w:rPr>
          <w:iCs/>
          <w:sz w:val="22"/>
          <w:szCs w:val="22"/>
          <w:lang w:val="la-Latn"/>
        </w:rPr>
        <w:t>qui eam in tradendo usurus est</w:t>
      </w:r>
      <w:r w:rsidR="00A30F7F" w:rsidRPr="007A06F5">
        <w:rPr>
          <w:iCs/>
          <w:sz w:val="22"/>
          <w:szCs w:val="22"/>
          <w:lang w:val="la-Latn"/>
        </w:rPr>
        <w:t xml:space="preserve">; </w:t>
      </w:r>
      <w:r w:rsidRPr="007A06F5">
        <w:rPr>
          <w:iCs/>
          <w:sz w:val="22"/>
          <w:szCs w:val="22"/>
          <w:lang w:val="la-Latn"/>
        </w:rPr>
        <w:t>et  sicu</w:t>
      </w:r>
      <w:r w:rsidR="00ED106A" w:rsidRPr="007A06F5">
        <w:rPr>
          <w:iCs/>
          <w:sz w:val="22"/>
          <w:szCs w:val="22"/>
          <w:lang w:val="la-Latn"/>
        </w:rPr>
        <w:t xml:space="preserve">t reliquie sanctorum deportari </w:t>
      </w:r>
      <w:r w:rsidRPr="007A06F5">
        <w:rPr>
          <w:iCs/>
          <w:sz w:val="22"/>
          <w:szCs w:val="22"/>
          <w:lang w:val="la-Latn"/>
        </w:rPr>
        <w:t>solent</w:t>
      </w:r>
      <w:r w:rsidR="0069631A" w:rsidRPr="007A06F5">
        <w:rPr>
          <w:iCs/>
          <w:sz w:val="22"/>
          <w:szCs w:val="22"/>
          <w:lang w:val="la-Latn"/>
        </w:rPr>
        <w:t xml:space="preserve">, </w:t>
      </w:r>
      <w:r w:rsidRPr="007A06F5">
        <w:rPr>
          <w:iCs/>
          <w:sz w:val="22"/>
          <w:szCs w:val="22"/>
          <w:lang w:val="la-Latn"/>
        </w:rPr>
        <w:t>ita deportet</w:t>
      </w:r>
      <w:r w:rsidR="0069631A" w:rsidRPr="007A06F5">
        <w:rPr>
          <w:iCs/>
          <w:sz w:val="22"/>
          <w:szCs w:val="22"/>
          <w:lang w:val="la-Latn"/>
        </w:rPr>
        <w:t xml:space="preserve">. </w:t>
      </w:r>
    </w:p>
    <w:p w14:paraId="5CFB5744" w14:textId="77777777" w:rsidR="000E7A3E" w:rsidRPr="007A06F5" w:rsidRDefault="00CF13F7" w:rsidP="00724342">
      <w:pPr>
        <w:pStyle w:val="Normlnweb"/>
        <w:spacing w:before="0" w:beforeAutospacing="0" w:after="120" w:afterAutospacing="0"/>
        <w:rPr>
          <w:lang w:val="la-Latn"/>
        </w:rPr>
      </w:pPr>
      <w:r w:rsidRPr="007A06F5">
        <w:rPr>
          <w:lang w:val="la-Latn"/>
        </w:rPr>
        <w:t>LXI</w:t>
      </w:r>
      <w:r w:rsidR="0069631A" w:rsidRPr="007A06F5">
        <w:rPr>
          <w:lang w:val="la-Latn"/>
        </w:rPr>
        <w:t xml:space="preserve">. </w:t>
      </w:r>
      <w:r w:rsidRPr="007A06F5">
        <w:rPr>
          <w:lang w:val="la-Latn"/>
        </w:rPr>
        <w:t>Capitulo</w:t>
      </w:r>
      <w:r w:rsidR="0069631A" w:rsidRPr="007A06F5">
        <w:rPr>
          <w:lang w:val="la-Latn"/>
        </w:rPr>
        <w:t xml:space="preserve"> </w:t>
      </w:r>
      <w:r w:rsidRPr="007A06F5">
        <w:rPr>
          <w:lang w:val="la-Latn"/>
        </w:rPr>
        <w:t>Carthaginensi</w:t>
      </w:r>
      <w:r w:rsidR="0069631A" w:rsidRPr="007A06F5">
        <w:rPr>
          <w:lang w:val="la-Latn"/>
        </w:rPr>
        <w:t xml:space="preserve">. </w:t>
      </w:r>
    </w:p>
    <w:p w14:paraId="3EC08321" w14:textId="4CC83C0A" w:rsidR="00CF13F7" w:rsidRPr="007A06F5" w:rsidRDefault="00CF13F7" w:rsidP="00724342">
      <w:pPr>
        <w:pStyle w:val="Normlnweb"/>
        <w:spacing w:before="0" w:beforeAutospacing="0" w:after="120" w:afterAutospacing="0"/>
        <w:rPr>
          <w:lang w:val="la-Latn"/>
        </w:rPr>
      </w:pPr>
      <w:r w:rsidRPr="007A06F5">
        <w:rPr>
          <w:iCs/>
          <w:sz w:val="22"/>
          <w:szCs w:val="22"/>
          <w:lang w:val="la-Latn"/>
        </w:rPr>
        <w:t>Clericus nequaquam pręsumat apud sęcularem</w:t>
      </w:r>
      <w:r w:rsidR="00ED106A" w:rsidRPr="007A06F5">
        <w:rPr>
          <w:iCs/>
          <w:sz w:val="22"/>
          <w:szCs w:val="22"/>
          <w:lang w:val="la-Latn"/>
        </w:rPr>
        <w:t xml:space="preserve"> </w:t>
      </w:r>
      <w:r w:rsidRPr="007A06F5">
        <w:rPr>
          <w:iCs/>
          <w:sz w:val="22"/>
          <w:szCs w:val="22"/>
          <w:lang w:val="la-Latn"/>
        </w:rPr>
        <w:t>iudicem episcopo non permittente pulsare</w:t>
      </w:r>
      <w:r w:rsidR="00A30F7F" w:rsidRPr="007A06F5">
        <w:rPr>
          <w:iCs/>
          <w:sz w:val="22"/>
          <w:szCs w:val="22"/>
          <w:lang w:val="la-Latn"/>
        </w:rPr>
        <w:t xml:space="preserve">; </w:t>
      </w:r>
      <w:r w:rsidRPr="007A06F5">
        <w:rPr>
          <w:iCs/>
          <w:sz w:val="22"/>
          <w:szCs w:val="22"/>
          <w:lang w:val="la-Latn"/>
        </w:rPr>
        <w:t>sed</w:t>
      </w:r>
      <w:r w:rsidR="0069631A" w:rsidRPr="007A06F5">
        <w:rPr>
          <w:iCs/>
          <w:sz w:val="22"/>
          <w:szCs w:val="22"/>
          <w:lang w:val="la-Latn"/>
        </w:rPr>
        <w:t xml:space="preserve">, </w:t>
      </w:r>
      <w:r w:rsidRPr="007A06F5">
        <w:rPr>
          <w:iCs/>
          <w:sz w:val="22"/>
          <w:szCs w:val="22"/>
          <w:lang w:val="la-Latn"/>
        </w:rPr>
        <w:t>si pulsatus fuerit</w:t>
      </w:r>
      <w:r w:rsidR="0069631A" w:rsidRPr="007A06F5">
        <w:rPr>
          <w:iCs/>
          <w:sz w:val="22"/>
          <w:szCs w:val="22"/>
          <w:lang w:val="la-Latn"/>
        </w:rPr>
        <w:t xml:space="preserve">, </w:t>
      </w:r>
      <w:r w:rsidRPr="007A06F5">
        <w:rPr>
          <w:iCs/>
          <w:sz w:val="22"/>
          <w:szCs w:val="22"/>
          <w:lang w:val="la-Latn"/>
        </w:rPr>
        <w:t>responsum non</w:t>
      </w:r>
      <w:r w:rsidR="00ED106A" w:rsidRPr="007A06F5">
        <w:rPr>
          <w:iCs/>
          <w:sz w:val="22"/>
          <w:szCs w:val="22"/>
          <w:lang w:val="la-Latn"/>
        </w:rPr>
        <w:t xml:space="preserve"> propo</w:t>
      </w:r>
      <w:r w:rsidRPr="007A06F5">
        <w:rPr>
          <w:iCs/>
          <w:sz w:val="22"/>
          <w:szCs w:val="22"/>
          <w:lang w:val="la-Latn"/>
        </w:rPr>
        <w:t>nat</w:t>
      </w:r>
      <w:r w:rsidR="0069631A" w:rsidRPr="007A06F5">
        <w:rPr>
          <w:iCs/>
          <w:sz w:val="22"/>
          <w:szCs w:val="22"/>
          <w:lang w:val="la-Latn"/>
        </w:rPr>
        <w:t xml:space="preserve">, </w:t>
      </w:r>
      <w:r w:rsidRPr="007A06F5">
        <w:rPr>
          <w:iCs/>
          <w:sz w:val="22"/>
          <w:szCs w:val="22"/>
          <w:lang w:val="la-Latn"/>
        </w:rPr>
        <w:t>nec audeat criminale negotium in iudicio sęculari proponere</w:t>
      </w:r>
      <w:r w:rsidR="0069631A" w:rsidRPr="007A06F5">
        <w:rPr>
          <w:iCs/>
          <w:sz w:val="22"/>
          <w:szCs w:val="22"/>
          <w:lang w:val="la-Latn"/>
        </w:rPr>
        <w:t xml:space="preserve">. </w:t>
      </w:r>
      <w:r w:rsidRPr="007A06F5">
        <w:rPr>
          <w:iCs/>
          <w:sz w:val="22"/>
          <w:szCs w:val="22"/>
          <w:lang w:val="la-Latn"/>
        </w:rPr>
        <w:t>Si quis vero sęcularium per calumniam ecclesiam aut clericum fatigare temptaverit</w:t>
      </w:r>
      <w:r w:rsidR="0069631A" w:rsidRPr="007A06F5">
        <w:rPr>
          <w:iCs/>
          <w:sz w:val="22"/>
          <w:szCs w:val="22"/>
          <w:lang w:val="la-Latn"/>
        </w:rPr>
        <w:t xml:space="preserve"> </w:t>
      </w:r>
      <w:r w:rsidRPr="007A06F5">
        <w:rPr>
          <w:iCs/>
          <w:sz w:val="22"/>
          <w:szCs w:val="22"/>
          <w:lang w:val="la-Latn"/>
        </w:rPr>
        <w:t>et victus</w:t>
      </w:r>
      <w:r w:rsidR="00ED106A" w:rsidRPr="007A06F5">
        <w:rPr>
          <w:iCs/>
          <w:sz w:val="22"/>
          <w:szCs w:val="22"/>
          <w:lang w:val="la-Latn"/>
        </w:rPr>
        <w:t xml:space="preserve"> </w:t>
      </w:r>
      <w:r w:rsidRPr="007A06F5">
        <w:rPr>
          <w:iCs/>
          <w:sz w:val="22"/>
          <w:szCs w:val="22"/>
          <w:lang w:val="la-Latn"/>
        </w:rPr>
        <w:t>fuerit</w:t>
      </w:r>
      <w:r w:rsidR="0069631A" w:rsidRPr="007A06F5">
        <w:rPr>
          <w:iCs/>
          <w:sz w:val="22"/>
          <w:szCs w:val="22"/>
          <w:lang w:val="la-Latn"/>
        </w:rPr>
        <w:t xml:space="preserve">, </w:t>
      </w:r>
      <w:r w:rsidRPr="007A06F5">
        <w:rPr>
          <w:iCs/>
          <w:sz w:val="22"/>
          <w:szCs w:val="22"/>
          <w:lang w:val="la-Latn"/>
        </w:rPr>
        <w:t>ecclesię liminibus et catholicorum communione</w:t>
      </w:r>
      <w:r w:rsidR="0069631A" w:rsidRPr="007A06F5">
        <w:rPr>
          <w:iCs/>
          <w:sz w:val="22"/>
          <w:szCs w:val="22"/>
          <w:lang w:val="la-Latn"/>
        </w:rPr>
        <w:t xml:space="preserve">, </w:t>
      </w:r>
      <w:r w:rsidRPr="007A06F5">
        <w:rPr>
          <w:iCs/>
          <w:sz w:val="22"/>
          <w:szCs w:val="22"/>
          <w:lang w:val="la-Latn"/>
        </w:rPr>
        <w:t>nisi digne pęnituerit</w:t>
      </w:r>
      <w:r w:rsidR="0069631A" w:rsidRPr="007A06F5">
        <w:rPr>
          <w:iCs/>
          <w:sz w:val="22"/>
          <w:szCs w:val="22"/>
          <w:lang w:val="la-Latn"/>
        </w:rPr>
        <w:t xml:space="preserve">, </w:t>
      </w:r>
      <w:r w:rsidRPr="007A06F5">
        <w:rPr>
          <w:iCs/>
          <w:sz w:val="22"/>
          <w:szCs w:val="22"/>
          <w:lang w:val="la-Latn"/>
        </w:rPr>
        <w:t>arceatur</w:t>
      </w:r>
      <w:r w:rsidR="0069631A" w:rsidRPr="007A06F5">
        <w:rPr>
          <w:iCs/>
          <w:sz w:val="22"/>
          <w:szCs w:val="22"/>
          <w:lang w:val="la-Latn"/>
        </w:rPr>
        <w:t xml:space="preserve">. </w:t>
      </w:r>
    </w:p>
    <w:p w14:paraId="2297598A" w14:textId="42E57F3D" w:rsidR="00CF13F7" w:rsidRPr="007A06F5" w:rsidRDefault="00CF13F7" w:rsidP="00724342">
      <w:pPr>
        <w:pStyle w:val="Normlnweb"/>
        <w:spacing w:before="0" w:beforeAutospacing="0" w:after="120" w:afterAutospacing="0"/>
        <w:rPr>
          <w:lang w:val="la-Latn"/>
        </w:rPr>
      </w:pPr>
      <w:r w:rsidRPr="007A06F5">
        <w:rPr>
          <w:lang w:val="la-Latn"/>
        </w:rPr>
        <w:t>LXII</w:t>
      </w:r>
      <w:r w:rsidR="0069631A" w:rsidRPr="007A06F5">
        <w:rPr>
          <w:lang w:val="la-Latn"/>
        </w:rPr>
        <w:t xml:space="preserve">. </w:t>
      </w:r>
      <w:r w:rsidRPr="007A06F5">
        <w:rPr>
          <w:sz w:val="22"/>
          <w:szCs w:val="22"/>
          <w:lang w:val="la-Latn"/>
        </w:rPr>
        <w:t>De  episcopis et de presbyteris vagantibus</w:t>
      </w:r>
      <w:r w:rsidR="0069631A" w:rsidRPr="007A06F5">
        <w:rPr>
          <w:sz w:val="22"/>
          <w:szCs w:val="22"/>
          <w:lang w:val="la-Latn"/>
        </w:rPr>
        <w:t xml:space="preserve">, </w:t>
      </w:r>
      <w:r w:rsidRPr="007A06F5">
        <w:rPr>
          <w:sz w:val="22"/>
          <w:szCs w:val="22"/>
          <w:lang w:val="la-Latn"/>
        </w:rPr>
        <w:t>qui parochias</w:t>
      </w:r>
      <w:r w:rsidR="0069631A" w:rsidRPr="007A06F5">
        <w:rPr>
          <w:sz w:val="22"/>
          <w:szCs w:val="22"/>
          <w:lang w:val="la-Latn"/>
        </w:rPr>
        <w:t xml:space="preserve"> </w:t>
      </w:r>
      <w:r w:rsidRPr="007A06F5">
        <w:rPr>
          <w:sz w:val="22"/>
          <w:szCs w:val="22"/>
          <w:lang w:val="la-Latn"/>
        </w:rPr>
        <w:t>non habent</w:t>
      </w:r>
      <w:r w:rsidR="0069631A" w:rsidRPr="007A06F5">
        <w:rPr>
          <w:sz w:val="22"/>
          <w:szCs w:val="22"/>
          <w:lang w:val="la-Latn"/>
        </w:rPr>
        <w:t xml:space="preserve">, </w:t>
      </w:r>
      <w:r w:rsidRPr="007A06F5">
        <w:rPr>
          <w:sz w:val="22"/>
          <w:szCs w:val="22"/>
          <w:lang w:val="la-Latn"/>
        </w:rPr>
        <w:t>nec scimus ordinationem eorum</w:t>
      </w:r>
      <w:r w:rsidR="0069631A" w:rsidRPr="007A06F5">
        <w:rPr>
          <w:sz w:val="22"/>
          <w:szCs w:val="22"/>
          <w:lang w:val="la-Latn"/>
        </w:rPr>
        <w:t xml:space="preserve">, </w:t>
      </w:r>
      <w:r w:rsidRPr="007A06F5">
        <w:rPr>
          <w:sz w:val="22"/>
          <w:szCs w:val="22"/>
          <w:lang w:val="la-Latn"/>
        </w:rPr>
        <w:t>qualiter fuit</w:t>
      </w:r>
      <w:r w:rsidR="0069631A" w:rsidRPr="007A06F5">
        <w:rPr>
          <w:sz w:val="22"/>
          <w:szCs w:val="22"/>
          <w:lang w:val="la-Latn"/>
        </w:rPr>
        <w:t xml:space="preserve">, </w:t>
      </w:r>
      <w:r w:rsidRPr="007A06F5">
        <w:rPr>
          <w:sz w:val="22"/>
          <w:szCs w:val="22"/>
          <w:lang w:val="la-Latn"/>
        </w:rPr>
        <w:t>placuit iuxta instituta sanctorum / patrum</w:t>
      </w:r>
      <w:r w:rsidR="0069631A" w:rsidRPr="007A06F5">
        <w:rPr>
          <w:sz w:val="22"/>
          <w:szCs w:val="22"/>
          <w:lang w:val="la-Latn"/>
        </w:rPr>
        <w:t xml:space="preserve">, </w:t>
      </w:r>
      <w:r w:rsidRPr="007A06F5">
        <w:rPr>
          <w:sz w:val="22"/>
          <w:szCs w:val="22"/>
          <w:lang w:val="la-Latn"/>
        </w:rPr>
        <w:t>ut in alterius parochia ministrare nec ullam ordinationem facere</w:t>
      </w:r>
      <w:r w:rsidR="0069631A" w:rsidRPr="007A06F5">
        <w:rPr>
          <w:sz w:val="22"/>
          <w:szCs w:val="22"/>
          <w:lang w:val="la-Latn"/>
        </w:rPr>
        <w:t xml:space="preserve"> </w:t>
      </w:r>
      <w:r w:rsidRPr="007A06F5">
        <w:rPr>
          <w:sz w:val="22"/>
          <w:szCs w:val="22"/>
          <w:lang w:val="la-Latn"/>
        </w:rPr>
        <w:t>debeant</w:t>
      </w:r>
      <w:r w:rsidR="0069631A" w:rsidRPr="007A06F5">
        <w:rPr>
          <w:sz w:val="22"/>
          <w:szCs w:val="22"/>
          <w:lang w:val="la-Latn"/>
        </w:rPr>
        <w:t xml:space="preserve"> </w:t>
      </w:r>
      <w:r w:rsidRPr="007A06F5">
        <w:rPr>
          <w:sz w:val="22"/>
          <w:szCs w:val="22"/>
          <w:lang w:val="la-Latn"/>
        </w:rPr>
        <w:t>sine iussione episcopi</w:t>
      </w:r>
      <w:r w:rsidR="0069631A" w:rsidRPr="007A06F5">
        <w:rPr>
          <w:sz w:val="22"/>
          <w:szCs w:val="22"/>
          <w:lang w:val="la-Latn"/>
        </w:rPr>
        <w:t xml:space="preserve">, </w:t>
      </w:r>
      <w:r w:rsidRPr="007A06F5">
        <w:rPr>
          <w:sz w:val="22"/>
          <w:szCs w:val="22"/>
          <w:lang w:val="la-Latn"/>
        </w:rPr>
        <w:t>in cuius parochia est</w:t>
      </w:r>
      <w:r w:rsidR="0069631A" w:rsidRPr="007A06F5">
        <w:rPr>
          <w:sz w:val="22"/>
          <w:szCs w:val="22"/>
          <w:lang w:val="la-Latn"/>
        </w:rPr>
        <w:t xml:space="preserve">. </w:t>
      </w:r>
      <w:r w:rsidRPr="007A06F5">
        <w:rPr>
          <w:sz w:val="22"/>
          <w:szCs w:val="22"/>
          <w:lang w:val="la-Latn"/>
        </w:rPr>
        <w:t>Et si hoc facere pręsumpserit</w:t>
      </w:r>
      <w:r w:rsidR="0069631A" w:rsidRPr="007A06F5">
        <w:rPr>
          <w:sz w:val="22"/>
          <w:szCs w:val="22"/>
          <w:lang w:val="la-Latn"/>
        </w:rPr>
        <w:t xml:space="preserve">, </w:t>
      </w:r>
      <w:r w:rsidRPr="007A06F5">
        <w:rPr>
          <w:sz w:val="22"/>
          <w:szCs w:val="22"/>
          <w:lang w:val="la-Latn"/>
        </w:rPr>
        <w:t>ab officio</w:t>
      </w:r>
      <w:r w:rsidR="00ED106A" w:rsidRPr="007A06F5">
        <w:rPr>
          <w:sz w:val="22"/>
          <w:szCs w:val="22"/>
          <w:lang w:val="la-Latn"/>
        </w:rPr>
        <w:t xml:space="preserve"> </w:t>
      </w:r>
      <w:r w:rsidRPr="007A06F5">
        <w:rPr>
          <w:sz w:val="22"/>
          <w:szCs w:val="22"/>
          <w:lang w:val="la-Latn"/>
        </w:rPr>
        <w:t>suspendatur interim</w:t>
      </w:r>
      <w:r w:rsidR="0069631A" w:rsidRPr="007A06F5">
        <w:rPr>
          <w:sz w:val="22"/>
          <w:szCs w:val="22"/>
          <w:lang w:val="la-Latn"/>
        </w:rPr>
        <w:t xml:space="preserve">, </w:t>
      </w:r>
      <w:r w:rsidRPr="007A06F5">
        <w:rPr>
          <w:sz w:val="22"/>
          <w:szCs w:val="22"/>
          <w:lang w:val="la-Latn"/>
        </w:rPr>
        <w:t>quod ad synodum exinde venerit</w:t>
      </w:r>
      <w:r w:rsidR="0069631A" w:rsidRPr="007A06F5">
        <w:rPr>
          <w:sz w:val="22"/>
          <w:szCs w:val="22"/>
          <w:lang w:val="la-Latn"/>
        </w:rPr>
        <w:t xml:space="preserve">, </w:t>
      </w:r>
      <w:r w:rsidRPr="007A06F5">
        <w:rPr>
          <w:sz w:val="22"/>
          <w:szCs w:val="22"/>
          <w:lang w:val="la-Latn"/>
        </w:rPr>
        <w:t>et ibidem secundum canonicam</w:t>
      </w:r>
      <w:r w:rsidR="00ED106A" w:rsidRPr="007A06F5">
        <w:rPr>
          <w:sz w:val="22"/>
          <w:szCs w:val="22"/>
          <w:lang w:val="la-Latn"/>
        </w:rPr>
        <w:t xml:space="preserve"> </w:t>
      </w:r>
      <w:r w:rsidRPr="007A06F5">
        <w:rPr>
          <w:sz w:val="22"/>
          <w:szCs w:val="22"/>
          <w:lang w:val="la-Latn"/>
        </w:rPr>
        <w:t>institutionem accipiat sententiam</w:t>
      </w:r>
      <w:r w:rsidR="0069631A" w:rsidRPr="007A06F5">
        <w:rPr>
          <w:sz w:val="22"/>
          <w:szCs w:val="22"/>
          <w:lang w:val="la-Latn"/>
        </w:rPr>
        <w:t xml:space="preserve">, </w:t>
      </w:r>
      <w:r w:rsidRPr="007A06F5">
        <w:rPr>
          <w:sz w:val="22"/>
          <w:szCs w:val="22"/>
          <w:lang w:val="la-Latn"/>
        </w:rPr>
        <w:t>nisi tantum pro causa itineris</w:t>
      </w:r>
      <w:r w:rsidR="0069631A" w:rsidRPr="007A06F5">
        <w:rPr>
          <w:sz w:val="22"/>
          <w:szCs w:val="22"/>
          <w:lang w:val="la-Latn"/>
        </w:rPr>
        <w:t xml:space="preserve">. </w:t>
      </w:r>
      <w:r w:rsidRPr="007A06F5">
        <w:rPr>
          <w:sz w:val="22"/>
          <w:szCs w:val="22"/>
          <w:lang w:val="la-Latn"/>
        </w:rPr>
        <w:t>Et si ullus clericus aut</w:t>
      </w:r>
      <w:r w:rsidR="00ED106A" w:rsidRPr="007A06F5">
        <w:rPr>
          <w:sz w:val="22"/>
          <w:szCs w:val="22"/>
          <w:lang w:val="la-Latn"/>
        </w:rPr>
        <w:t xml:space="preserve"> </w:t>
      </w:r>
      <w:r w:rsidRPr="007A06F5">
        <w:rPr>
          <w:sz w:val="22"/>
          <w:szCs w:val="22"/>
          <w:lang w:val="la-Latn"/>
        </w:rPr>
        <w:t>laicus talem episcopum aut presbyterum defensaverit</w:t>
      </w:r>
      <w:r w:rsidR="0069631A" w:rsidRPr="007A06F5">
        <w:rPr>
          <w:sz w:val="22"/>
          <w:szCs w:val="22"/>
          <w:lang w:val="la-Latn"/>
        </w:rPr>
        <w:t xml:space="preserve">, </w:t>
      </w:r>
      <w:r w:rsidRPr="007A06F5">
        <w:rPr>
          <w:sz w:val="22"/>
          <w:szCs w:val="22"/>
          <w:lang w:val="la-Latn"/>
        </w:rPr>
        <w:t>sine comeato episcopi</w:t>
      </w:r>
      <w:r w:rsidR="0069631A" w:rsidRPr="007A06F5">
        <w:rPr>
          <w:sz w:val="22"/>
          <w:szCs w:val="22"/>
          <w:lang w:val="la-Latn"/>
        </w:rPr>
        <w:t xml:space="preserve">, </w:t>
      </w:r>
      <w:r w:rsidRPr="007A06F5">
        <w:rPr>
          <w:sz w:val="22"/>
          <w:szCs w:val="22"/>
          <w:lang w:val="la-Latn"/>
        </w:rPr>
        <w:t>cuius</w:t>
      </w:r>
      <w:r w:rsidR="0069631A" w:rsidRPr="007A06F5">
        <w:rPr>
          <w:sz w:val="22"/>
          <w:szCs w:val="22"/>
          <w:lang w:val="la-Latn"/>
        </w:rPr>
        <w:t xml:space="preserve"> </w:t>
      </w:r>
      <w:r w:rsidRPr="007A06F5">
        <w:rPr>
          <w:sz w:val="22"/>
          <w:szCs w:val="22"/>
          <w:lang w:val="la-Latn"/>
        </w:rPr>
        <w:t>parochia est</w:t>
      </w:r>
      <w:r w:rsidR="0069631A" w:rsidRPr="007A06F5">
        <w:rPr>
          <w:sz w:val="22"/>
          <w:szCs w:val="22"/>
          <w:lang w:val="la-Latn"/>
        </w:rPr>
        <w:t xml:space="preserve">, </w:t>
      </w:r>
      <w:r w:rsidRPr="007A06F5">
        <w:rPr>
          <w:sz w:val="22"/>
          <w:szCs w:val="22"/>
          <w:lang w:val="la-Latn"/>
        </w:rPr>
        <w:t>excommunicetur usque ad emendationem</w:t>
      </w:r>
      <w:r w:rsidR="0069631A" w:rsidRPr="007A06F5">
        <w:rPr>
          <w:sz w:val="22"/>
          <w:szCs w:val="22"/>
          <w:lang w:val="la-Latn"/>
        </w:rPr>
        <w:t xml:space="preserve">. </w:t>
      </w:r>
    </w:p>
    <w:p w14:paraId="3D261EC1" w14:textId="76EA53AB" w:rsidR="00ED106A" w:rsidRPr="007A06F5" w:rsidRDefault="00CF13F7" w:rsidP="00724342">
      <w:pPr>
        <w:pStyle w:val="Normlnweb"/>
        <w:spacing w:before="0" w:beforeAutospacing="0" w:after="120" w:afterAutospacing="0"/>
        <w:rPr>
          <w:lang w:val="la-Latn"/>
        </w:rPr>
      </w:pPr>
      <w:r w:rsidRPr="007A06F5">
        <w:rPr>
          <w:lang w:val="la-Latn"/>
        </w:rPr>
        <w:lastRenderedPageBreak/>
        <w:t>LXIII</w:t>
      </w:r>
      <w:r w:rsidR="0069631A" w:rsidRPr="007A06F5">
        <w:rPr>
          <w:lang w:val="la-Latn"/>
        </w:rPr>
        <w:t xml:space="preserve">. </w:t>
      </w:r>
      <w:r w:rsidRPr="007A06F5">
        <w:rPr>
          <w:sz w:val="22"/>
          <w:szCs w:val="22"/>
          <w:lang w:val="la-Latn"/>
        </w:rPr>
        <w:t>Si</w:t>
      </w:r>
      <w:r w:rsidR="00FC7935" w:rsidRPr="007A06F5">
        <w:rPr>
          <w:sz w:val="22"/>
          <w:szCs w:val="22"/>
          <w:lang w:val="la-Latn"/>
        </w:rPr>
        <w:t xml:space="preserve"> </w:t>
      </w:r>
      <w:r w:rsidRPr="007A06F5">
        <w:rPr>
          <w:sz w:val="22"/>
          <w:szCs w:val="22"/>
          <w:lang w:val="la-Latn"/>
        </w:rPr>
        <w:t>quis cum matre et filia in adulterio mansit</w:t>
      </w:r>
      <w:r w:rsidR="0069631A" w:rsidRPr="007A06F5">
        <w:rPr>
          <w:sz w:val="22"/>
          <w:szCs w:val="22"/>
          <w:lang w:val="la-Latn"/>
        </w:rPr>
        <w:t xml:space="preserve">, </w:t>
      </w:r>
      <w:r w:rsidRPr="007A06F5">
        <w:rPr>
          <w:sz w:val="22"/>
          <w:szCs w:val="22"/>
          <w:lang w:val="la-Latn"/>
        </w:rPr>
        <w:t>nesciente matre</w:t>
      </w:r>
      <w:r w:rsidR="0069631A" w:rsidRPr="007A06F5">
        <w:rPr>
          <w:sz w:val="22"/>
          <w:szCs w:val="22"/>
          <w:lang w:val="la-Latn"/>
        </w:rPr>
        <w:t xml:space="preserve">, </w:t>
      </w:r>
      <w:r w:rsidRPr="007A06F5">
        <w:rPr>
          <w:sz w:val="22"/>
          <w:szCs w:val="22"/>
          <w:lang w:val="la-Latn"/>
        </w:rPr>
        <w:t>quod</w:t>
      </w:r>
      <w:r w:rsidR="00ED106A" w:rsidRPr="007A06F5">
        <w:rPr>
          <w:sz w:val="22"/>
          <w:szCs w:val="22"/>
          <w:lang w:val="la-Latn"/>
        </w:rPr>
        <w:t xml:space="preserve"> </w:t>
      </w:r>
      <w:r w:rsidRPr="007A06F5">
        <w:rPr>
          <w:sz w:val="22"/>
          <w:szCs w:val="22"/>
          <w:lang w:val="la-Latn"/>
        </w:rPr>
        <w:t>cum filia mansisset</w:t>
      </w:r>
      <w:r w:rsidR="0069631A" w:rsidRPr="007A06F5">
        <w:rPr>
          <w:sz w:val="22"/>
          <w:szCs w:val="22"/>
          <w:lang w:val="la-Latn"/>
        </w:rPr>
        <w:t xml:space="preserve">, </w:t>
      </w:r>
      <w:r w:rsidRPr="007A06F5">
        <w:rPr>
          <w:sz w:val="22"/>
          <w:szCs w:val="22"/>
          <w:lang w:val="la-Latn"/>
        </w:rPr>
        <w:t>similiter et filia nescia</w:t>
      </w:r>
      <w:r w:rsidR="0069631A" w:rsidRPr="007A06F5">
        <w:rPr>
          <w:sz w:val="22"/>
          <w:szCs w:val="22"/>
          <w:lang w:val="la-Latn"/>
        </w:rPr>
        <w:t xml:space="preserve">, </w:t>
      </w:r>
      <w:r w:rsidRPr="007A06F5">
        <w:rPr>
          <w:sz w:val="22"/>
          <w:szCs w:val="22"/>
          <w:lang w:val="la-Latn"/>
        </w:rPr>
        <w:t>quod cum matre mansisset</w:t>
      </w:r>
      <w:r w:rsidR="0069631A" w:rsidRPr="007A06F5">
        <w:rPr>
          <w:sz w:val="22"/>
          <w:szCs w:val="22"/>
          <w:lang w:val="la-Latn"/>
        </w:rPr>
        <w:t xml:space="preserve">, </w:t>
      </w:r>
      <w:r w:rsidRPr="007A06F5">
        <w:rPr>
          <w:sz w:val="22"/>
          <w:szCs w:val="22"/>
          <w:lang w:val="la-Latn"/>
        </w:rPr>
        <w:t>et postea ille</w:t>
      </w:r>
      <w:r w:rsidR="00ED106A" w:rsidRPr="007A06F5">
        <w:rPr>
          <w:sz w:val="22"/>
          <w:szCs w:val="22"/>
          <w:lang w:val="la-Latn"/>
        </w:rPr>
        <w:t xml:space="preserve"> </w:t>
      </w:r>
      <w:r w:rsidRPr="007A06F5">
        <w:rPr>
          <w:sz w:val="22"/>
          <w:szCs w:val="22"/>
          <w:lang w:val="la-Latn"/>
        </w:rPr>
        <w:t>vir</w:t>
      </w:r>
      <w:r w:rsidR="0069631A" w:rsidRPr="007A06F5">
        <w:rPr>
          <w:sz w:val="22"/>
          <w:szCs w:val="22"/>
          <w:lang w:val="la-Latn"/>
        </w:rPr>
        <w:t xml:space="preserve">, </w:t>
      </w:r>
      <w:r w:rsidRPr="007A06F5">
        <w:rPr>
          <w:sz w:val="22"/>
          <w:szCs w:val="22"/>
          <w:lang w:val="la-Latn"/>
        </w:rPr>
        <w:t>si acceperit mulierem</w:t>
      </w:r>
      <w:r w:rsidR="0069631A" w:rsidRPr="007A06F5">
        <w:rPr>
          <w:sz w:val="22"/>
          <w:szCs w:val="22"/>
          <w:lang w:val="la-Latn"/>
        </w:rPr>
        <w:t xml:space="preserve">, </w:t>
      </w:r>
      <w:r w:rsidRPr="007A06F5">
        <w:rPr>
          <w:sz w:val="22"/>
          <w:szCs w:val="22"/>
          <w:lang w:val="la-Latn"/>
        </w:rPr>
        <w:t>dimittat</w:t>
      </w:r>
      <w:r w:rsidR="0069631A" w:rsidRPr="007A06F5">
        <w:rPr>
          <w:sz w:val="22"/>
          <w:szCs w:val="22"/>
          <w:lang w:val="la-Latn"/>
        </w:rPr>
        <w:t xml:space="preserve"> </w:t>
      </w:r>
      <w:r w:rsidRPr="007A06F5">
        <w:rPr>
          <w:sz w:val="22"/>
          <w:szCs w:val="22"/>
          <w:lang w:val="la-Latn"/>
        </w:rPr>
        <w:t>eam</w:t>
      </w:r>
      <w:r w:rsidR="0069631A" w:rsidRPr="007A06F5">
        <w:rPr>
          <w:sz w:val="22"/>
          <w:szCs w:val="22"/>
          <w:lang w:val="la-Latn"/>
        </w:rPr>
        <w:t xml:space="preserve">, </w:t>
      </w:r>
      <w:r w:rsidRPr="007A06F5">
        <w:rPr>
          <w:sz w:val="22"/>
          <w:szCs w:val="22"/>
          <w:lang w:val="la-Latn"/>
        </w:rPr>
        <w:t>et usque in diem mortis suę non habeat</w:t>
      </w:r>
      <w:r w:rsidR="00ED106A" w:rsidRPr="007A06F5">
        <w:rPr>
          <w:sz w:val="22"/>
          <w:szCs w:val="22"/>
          <w:lang w:val="la-Latn"/>
        </w:rPr>
        <w:t xml:space="preserve"> </w:t>
      </w:r>
      <w:r w:rsidRPr="007A06F5">
        <w:rPr>
          <w:sz w:val="22"/>
          <w:szCs w:val="22"/>
          <w:lang w:val="la-Latn"/>
        </w:rPr>
        <w:t>uxorem</w:t>
      </w:r>
      <w:r w:rsidR="0069631A" w:rsidRPr="007A06F5">
        <w:rPr>
          <w:sz w:val="22"/>
          <w:szCs w:val="22"/>
          <w:lang w:val="la-Latn"/>
        </w:rPr>
        <w:t xml:space="preserve">. </w:t>
      </w:r>
      <w:r w:rsidRPr="007A06F5">
        <w:rPr>
          <w:sz w:val="22"/>
          <w:szCs w:val="22"/>
          <w:lang w:val="la-Latn"/>
        </w:rPr>
        <w:t>Et illa mulier</w:t>
      </w:r>
      <w:r w:rsidR="0069631A" w:rsidRPr="007A06F5">
        <w:rPr>
          <w:sz w:val="22"/>
          <w:szCs w:val="22"/>
          <w:lang w:val="la-Latn"/>
        </w:rPr>
        <w:t xml:space="preserve">, </w:t>
      </w:r>
      <w:r w:rsidRPr="007A06F5">
        <w:rPr>
          <w:sz w:val="22"/>
          <w:szCs w:val="22"/>
          <w:lang w:val="la-Latn"/>
        </w:rPr>
        <w:t>quam reliquerit</w:t>
      </w:r>
      <w:r w:rsidR="0069631A" w:rsidRPr="007A06F5">
        <w:rPr>
          <w:sz w:val="22"/>
          <w:szCs w:val="22"/>
          <w:lang w:val="la-Latn"/>
        </w:rPr>
        <w:t xml:space="preserve">, </w:t>
      </w:r>
      <w:r w:rsidRPr="007A06F5">
        <w:rPr>
          <w:sz w:val="22"/>
          <w:szCs w:val="22"/>
          <w:lang w:val="la-Latn"/>
        </w:rPr>
        <w:t>accipiat virum</w:t>
      </w:r>
      <w:r w:rsidR="0069631A" w:rsidRPr="007A06F5">
        <w:rPr>
          <w:sz w:val="22"/>
          <w:szCs w:val="22"/>
          <w:lang w:val="la-Latn"/>
        </w:rPr>
        <w:t xml:space="preserve">, </w:t>
      </w:r>
      <w:r w:rsidRPr="007A06F5">
        <w:rPr>
          <w:sz w:val="22"/>
          <w:szCs w:val="22"/>
          <w:lang w:val="la-Latn"/>
        </w:rPr>
        <w:t>et illa mater et filia</w:t>
      </w:r>
      <w:r w:rsidR="0069631A" w:rsidRPr="007A06F5">
        <w:rPr>
          <w:sz w:val="22"/>
          <w:szCs w:val="22"/>
          <w:lang w:val="la-Latn"/>
        </w:rPr>
        <w:t xml:space="preserve">, </w:t>
      </w:r>
      <w:r w:rsidRPr="007A06F5">
        <w:rPr>
          <w:sz w:val="22"/>
          <w:szCs w:val="22"/>
          <w:lang w:val="la-Latn"/>
        </w:rPr>
        <w:t>cum</w:t>
      </w:r>
      <w:r w:rsidR="00ED106A" w:rsidRPr="007A06F5">
        <w:rPr>
          <w:sz w:val="22"/>
          <w:szCs w:val="22"/>
          <w:lang w:val="la-Latn"/>
        </w:rPr>
        <w:t xml:space="preserve"> qui</w:t>
      </w:r>
      <w:r w:rsidRPr="007A06F5">
        <w:rPr>
          <w:sz w:val="22"/>
          <w:szCs w:val="22"/>
          <w:lang w:val="la-Latn"/>
        </w:rPr>
        <w:t>bus in adulterio mansit</w:t>
      </w:r>
      <w:r w:rsidR="0069631A" w:rsidRPr="007A06F5">
        <w:rPr>
          <w:sz w:val="22"/>
          <w:szCs w:val="22"/>
          <w:lang w:val="la-Latn"/>
        </w:rPr>
        <w:t xml:space="preserve">, </w:t>
      </w:r>
      <w:r w:rsidRPr="007A06F5">
        <w:rPr>
          <w:sz w:val="22"/>
          <w:szCs w:val="22"/>
          <w:lang w:val="la-Latn"/>
        </w:rPr>
        <w:t>ambis</w:t>
      </w:r>
      <w:r w:rsidR="0069631A" w:rsidRPr="007A06F5">
        <w:rPr>
          <w:sz w:val="22"/>
          <w:szCs w:val="22"/>
          <w:lang w:val="la-Latn"/>
        </w:rPr>
        <w:t xml:space="preserve"> </w:t>
      </w:r>
      <w:r w:rsidRPr="007A06F5">
        <w:rPr>
          <w:sz w:val="22"/>
          <w:szCs w:val="22"/>
          <w:lang w:val="la-Latn"/>
        </w:rPr>
        <w:t>nescientibus</w:t>
      </w:r>
      <w:r w:rsidR="0069631A" w:rsidRPr="007A06F5">
        <w:rPr>
          <w:sz w:val="22"/>
          <w:szCs w:val="22"/>
          <w:lang w:val="la-Latn"/>
        </w:rPr>
        <w:t xml:space="preserve">, </w:t>
      </w:r>
      <w:r w:rsidRPr="007A06F5">
        <w:rPr>
          <w:sz w:val="22"/>
          <w:szCs w:val="22"/>
          <w:lang w:val="la-Latn"/>
        </w:rPr>
        <w:t>quod</w:t>
      </w:r>
      <w:r w:rsidR="0069631A" w:rsidRPr="007A06F5">
        <w:rPr>
          <w:sz w:val="22"/>
          <w:szCs w:val="22"/>
          <w:lang w:val="la-Latn"/>
        </w:rPr>
        <w:t xml:space="preserve"> </w:t>
      </w:r>
      <w:r w:rsidRPr="007A06F5">
        <w:rPr>
          <w:sz w:val="22"/>
          <w:szCs w:val="22"/>
          <w:lang w:val="la-Latn"/>
        </w:rPr>
        <w:t>cum matre et filia mansisset</w:t>
      </w:r>
      <w:r w:rsidR="0069631A" w:rsidRPr="007A06F5">
        <w:rPr>
          <w:sz w:val="22"/>
          <w:szCs w:val="22"/>
          <w:lang w:val="la-Latn"/>
        </w:rPr>
        <w:t xml:space="preserve">, </w:t>
      </w:r>
      <w:r w:rsidRPr="007A06F5">
        <w:rPr>
          <w:sz w:val="22"/>
          <w:szCs w:val="22"/>
          <w:lang w:val="la-Latn"/>
        </w:rPr>
        <w:t>habeant viros</w:t>
      </w:r>
      <w:r w:rsidR="0069631A" w:rsidRPr="007A06F5">
        <w:rPr>
          <w:sz w:val="22"/>
          <w:szCs w:val="22"/>
          <w:lang w:val="la-Latn"/>
        </w:rPr>
        <w:t xml:space="preserve">. </w:t>
      </w:r>
      <w:r w:rsidRPr="007A06F5">
        <w:rPr>
          <w:sz w:val="22"/>
          <w:szCs w:val="22"/>
          <w:lang w:val="la-Latn"/>
        </w:rPr>
        <w:t>Nam</w:t>
      </w:r>
      <w:r w:rsidR="00A30F7F" w:rsidRPr="007A06F5">
        <w:rPr>
          <w:sz w:val="22"/>
          <w:szCs w:val="22"/>
          <w:lang w:val="la-Latn"/>
        </w:rPr>
        <w:t xml:space="preserve"> </w:t>
      </w:r>
      <w:r w:rsidRPr="007A06F5">
        <w:rPr>
          <w:sz w:val="22"/>
          <w:szCs w:val="22"/>
          <w:lang w:val="la-Latn"/>
        </w:rPr>
        <w:t>in notitiam illarum</w:t>
      </w:r>
      <w:r w:rsidR="00ED106A" w:rsidRPr="007A06F5">
        <w:rPr>
          <w:sz w:val="22"/>
          <w:szCs w:val="22"/>
          <w:lang w:val="la-Latn"/>
        </w:rPr>
        <w:t xml:space="preserve"> </w:t>
      </w:r>
      <w:r w:rsidRPr="007A06F5">
        <w:rPr>
          <w:sz w:val="22"/>
          <w:szCs w:val="22"/>
          <w:lang w:val="la-Latn"/>
        </w:rPr>
        <w:t>si venerit hoc scelus</w:t>
      </w:r>
      <w:r w:rsidR="0069631A" w:rsidRPr="007A06F5">
        <w:rPr>
          <w:sz w:val="22"/>
          <w:szCs w:val="22"/>
          <w:lang w:val="la-Latn"/>
        </w:rPr>
        <w:t xml:space="preserve">, </w:t>
      </w:r>
      <w:r w:rsidRPr="007A06F5">
        <w:rPr>
          <w:sz w:val="22"/>
          <w:szCs w:val="22"/>
          <w:lang w:val="la-Latn"/>
        </w:rPr>
        <w:t>dimittant maritos et</w:t>
      </w:r>
      <w:r w:rsidR="00ED106A" w:rsidRPr="007A06F5">
        <w:rPr>
          <w:sz w:val="22"/>
          <w:szCs w:val="22"/>
          <w:lang w:val="la-Latn"/>
        </w:rPr>
        <w:t xml:space="preserve"> </w:t>
      </w:r>
      <w:r w:rsidRPr="007A06F5">
        <w:rPr>
          <w:sz w:val="22"/>
          <w:szCs w:val="22"/>
          <w:lang w:val="la-Latn"/>
        </w:rPr>
        <w:t>agant pęnitentiam</w:t>
      </w:r>
      <w:r w:rsidR="0069631A" w:rsidRPr="007A06F5">
        <w:rPr>
          <w:sz w:val="22"/>
          <w:szCs w:val="22"/>
          <w:lang w:val="la-Latn"/>
        </w:rPr>
        <w:t xml:space="preserve">, </w:t>
      </w:r>
      <w:r w:rsidRPr="007A06F5">
        <w:rPr>
          <w:sz w:val="22"/>
          <w:szCs w:val="22"/>
          <w:lang w:val="la-Latn"/>
        </w:rPr>
        <w:t>et illarum</w:t>
      </w:r>
      <w:r w:rsidR="00ED106A" w:rsidRPr="007A06F5">
        <w:rPr>
          <w:sz w:val="22"/>
          <w:szCs w:val="22"/>
          <w:lang w:val="la-Latn"/>
        </w:rPr>
        <w:t xml:space="preserve"> </w:t>
      </w:r>
      <w:r w:rsidRPr="007A06F5">
        <w:rPr>
          <w:sz w:val="22"/>
          <w:szCs w:val="22"/>
          <w:lang w:val="la-Latn"/>
        </w:rPr>
        <w:t>mariti et illi posteriores accipiant mulieres</w:t>
      </w:r>
      <w:r w:rsidR="0069631A" w:rsidRPr="007A06F5">
        <w:rPr>
          <w:sz w:val="22"/>
          <w:szCs w:val="22"/>
          <w:lang w:val="la-Latn"/>
        </w:rPr>
        <w:t xml:space="preserve">. </w:t>
      </w:r>
      <w:r w:rsidRPr="007A06F5">
        <w:rPr>
          <w:sz w:val="22"/>
          <w:szCs w:val="22"/>
          <w:lang w:val="la-Latn"/>
        </w:rPr>
        <w:t>Similiter</w:t>
      </w:r>
      <w:r w:rsidR="00ED106A" w:rsidRPr="007A06F5">
        <w:rPr>
          <w:sz w:val="22"/>
          <w:szCs w:val="22"/>
          <w:lang w:val="la-Latn"/>
        </w:rPr>
        <w:t xml:space="preserve"> </w:t>
      </w:r>
      <w:r w:rsidRPr="007A06F5">
        <w:rPr>
          <w:sz w:val="22"/>
          <w:szCs w:val="22"/>
          <w:lang w:val="la-Latn"/>
        </w:rPr>
        <w:t>et de</w:t>
      </w:r>
      <w:r w:rsidR="0069631A" w:rsidRPr="007A06F5">
        <w:rPr>
          <w:sz w:val="22"/>
          <w:szCs w:val="22"/>
          <w:lang w:val="la-Latn"/>
        </w:rPr>
        <w:t xml:space="preserve"> </w:t>
      </w:r>
      <w:r w:rsidRPr="007A06F5">
        <w:rPr>
          <w:sz w:val="22"/>
          <w:szCs w:val="22"/>
          <w:lang w:val="la-Latn"/>
        </w:rPr>
        <w:t>duabus sororibus</w:t>
      </w:r>
      <w:r w:rsidR="0069631A" w:rsidRPr="007A06F5">
        <w:rPr>
          <w:sz w:val="22"/>
          <w:szCs w:val="22"/>
          <w:lang w:val="la-Latn"/>
        </w:rPr>
        <w:t xml:space="preserve">, </w:t>
      </w:r>
      <w:r w:rsidRPr="007A06F5">
        <w:rPr>
          <w:sz w:val="22"/>
          <w:szCs w:val="22"/>
          <w:lang w:val="la-Latn"/>
        </w:rPr>
        <w:t>qui cum una in</w:t>
      </w:r>
      <w:r w:rsidR="0069631A" w:rsidRPr="007A06F5">
        <w:rPr>
          <w:sz w:val="22"/>
          <w:szCs w:val="22"/>
          <w:lang w:val="la-Latn"/>
        </w:rPr>
        <w:t xml:space="preserve"> </w:t>
      </w:r>
      <w:r w:rsidRPr="007A06F5">
        <w:rPr>
          <w:sz w:val="22"/>
          <w:szCs w:val="22"/>
          <w:lang w:val="la-Latn"/>
        </w:rPr>
        <w:t>adulterio mansit et aliam in publico accepit</w:t>
      </w:r>
      <w:r w:rsidR="0069631A" w:rsidRPr="007A06F5">
        <w:rPr>
          <w:sz w:val="22"/>
          <w:szCs w:val="22"/>
          <w:lang w:val="la-Latn"/>
        </w:rPr>
        <w:t xml:space="preserve">, </w:t>
      </w:r>
      <w:r w:rsidRPr="007A06F5">
        <w:rPr>
          <w:sz w:val="22"/>
          <w:szCs w:val="22"/>
          <w:lang w:val="la-Latn"/>
        </w:rPr>
        <w:t>non habeat</w:t>
      </w:r>
      <w:r w:rsidR="0069631A" w:rsidRPr="007A06F5">
        <w:rPr>
          <w:sz w:val="22"/>
          <w:szCs w:val="22"/>
          <w:lang w:val="la-Latn"/>
        </w:rPr>
        <w:t xml:space="preserve"> </w:t>
      </w:r>
      <w:r w:rsidRPr="007A06F5">
        <w:rPr>
          <w:sz w:val="22"/>
          <w:szCs w:val="22"/>
          <w:lang w:val="la-Latn"/>
        </w:rPr>
        <w:t>mulierem usque ad mortem</w:t>
      </w:r>
      <w:r w:rsidR="0069631A" w:rsidRPr="007A06F5">
        <w:rPr>
          <w:sz w:val="22"/>
          <w:szCs w:val="22"/>
          <w:lang w:val="la-Latn"/>
        </w:rPr>
        <w:t xml:space="preserve">. </w:t>
      </w:r>
      <w:r w:rsidRPr="007A06F5">
        <w:rPr>
          <w:sz w:val="22"/>
          <w:szCs w:val="22"/>
          <w:lang w:val="la-Latn"/>
        </w:rPr>
        <w:t>Et illę duę sorores</w:t>
      </w:r>
      <w:r w:rsidR="0069631A" w:rsidRPr="007A06F5">
        <w:rPr>
          <w:sz w:val="22"/>
          <w:szCs w:val="22"/>
          <w:lang w:val="la-Latn"/>
        </w:rPr>
        <w:t xml:space="preserve">, </w:t>
      </w:r>
      <w:r w:rsidRPr="007A06F5">
        <w:rPr>
          <w:sz w:val="22"/>
          <w:szCs w:val="22"/>
          <w:lang w:val="la-Latn"/>
        </w:rPr>
        <w:t>si nescierunt</w:t>
      </w:r>
      <w:r w:rsidR="0047682A" w:rsidRPr="007A06F5">
        <w:rPr>
          <w:sz w:val="22"/>
          <w:szCs w:val="22"/>
          <w:lang w:val="la-Latn"/>
        </w:rPr>
        <w:t xml:space="preserve">, </w:t>
      </w:r>
      <w:r w:rsidR="00ED106A" w:rsidRPr="007A06F5">
        <w:rPr>
          <w:sz w:val="22"/>
          <w:szCs w:val="22"/>
          <w:lang w:val="la-Latn"/>
        </w:rPr>
        <w:t xml:space="preserve">accipiant </w:t>
      </w:r>
      <w:r w:rsidRPr="007A06F5">
        <w:rPr>
          <w:sz w:val="22"/>
          <w:szCs w:val="22"/>
          <w:lang w:val="la-Latn"/>
        </w:rPr>
        <w:t>viros</w:t>
      </w:r>
      <w:r w:rsidR="0069631A" w:rsidRPr="007A06F5">
        <w:rPr>
          <w:sz w:val="22"/>
          <w:szCs w:val="22"/>
          <w:lang w:val="la-Latn"/>
        </w:rPr>
        <w:t xml:space="preserve">, </w:t>
      </w:r>
      <w:r w:rsidRPr="007A06F5">
        <w:rPr>
          <w:sz w:val="22"/>
          <w:szCs w:val="22"/>
          <w:lang w:val="la-Latn"/>
        </w:rPr>
        <w:t>et si in notitiam eis</w:t>
      </w:r>
      <w:r w:rsidR="00ED106A" w:rsidRPr="007A06F5">
        <w:rPr>
          <w:sz w:val="22"/>
          <w:szCs w:val="22"/>
          <w:lang w:val="la-Latn"/>
        </w:rPr>
        <w:t xml:space="preserve"> </w:t>
      </w:r>
      <w:r w:rsidRPr="007A06F5">
        <w:rPr>
          <w:sz w:val="22"/>
          <w:szCs w:val="22"/>
          <w:lang w:val="la-Latn"/>
        </w:rPr>
        <w:t>venerit</w:t>
      </w:r>
      <w:r w:rsidR="0069631A" w:rsidRPr="007A06F5">
        <w:rPr>
          <w:sz w:val="22"/>
          <w:szCs w:val="22"/>
          <w:lang w:val="la-Latn"/>
        </w:rPr>
        <w:t xml:space="preserve">, </w:t>
      </w:r>
      <w:r w:rsidRPr="007A06F5">
        <w:rPr>
          <w:sz w:val="22"/>
          <w:szCs w:val="22"/>
          <w:lang w:val="la-Latn"/>
        </w:rPr>
        <w:t>superior</w:t>
      </w:r>
      <w:r w:rsidR="00724342" w:rsidRPr="007A06F5">
        <w:rPr>
          <w:sz w:val="22"/>
          <w:szCs w:val="22"/>
          <w:lang w:val="la-Latn"/>
        </w:rPr>
        <w:t xml:space="preserve"> </w:t>
      </w:r>
      <w:r w:rsidRPr="007A06F5">
        <w:rPr>
          <w:sz w:val="22"/>
          <w:szCs w:val="22"/>
          <w:lang w:val="la-Latn"/>
        </w:rPr>
        <w:t>forma</w:t>
      </w:r>
      <w:r w:rsidR="00ED106A" w:rsidRPr="007A06F5">
        <w:rPr>
          <w:sz w:val="22"/>
          <w:szCs w:val="22"/>
          <w:lang w:val="la-Latn"/>
        </w:rPr>
        <w:t xml:space="preserve"> </w:t>
      </w:r>
      <w:r w:rsidRPr="007A06F5">
        <w:rPr>
          <w:sz w:val="22"/>
          <w:szCs w:val="22"/>
          <w:lang w:val="la-Latn"/>
        </w:rPr>
        <w:t>servetur</w:t>
      </w:r>
      <w:r w:rsidR="0069631A" w:rsidRPr="007A06F5">
        <w:rPr>
          <w:sz w:val="22"/>
          <w:szCs w:val="22"/>
          <w:lang w:val="la-Latn"/>
        </w:rPr>
        <w:t xml:space="preserve">. </w:t>
      </w:r>
      <w:r w:rsidRPr="007A06F5">
        <w:rPr>
          <w:sz w:val="22"/>
          <w:szCs w:val="22"/>
          <w:lang w:val="la-Latn"/>
        </w:rPr>
        <w:t>Si quis cum</w:t>
      </w:r>
      <w:r w:rsidR="00ED106A" w:rsidRPr="007A06F5">
        <w:rPr>
          <w:sz w:val="22"/>
          <w:szCs w:val="22"/>
          <w:lang w:val="la-Latn"/>
        </w:rPr>
        <w:t xml:space="preserve"> </w:t>
      </w:r>
      <w:r w:rsidRPr="007A06F5">
        <w:rPr>
          <w:sz w:val="22"/>
          <w:szCs w:val="22"/>
          <w:lang w:val="la-Latn"/>
        </w:rPr>
        <w:t>noverca sua dormierit</w:t>
      </w:r>
      <w:r w:rsidR="0069631A" w:rsidRPr="007A06F5">
        <w:rPr>
          <w:sz w:val="22"/>
          <w:szCs w:val="22"/>
          <w:lang w:val="la-Latn"/>
        </w:rPr>
        <w:t xml:space="preserve">, </w:t>
      </w:r>
      <w:r w:rsidRPr="007A06F5">
        <w:rPr>
          <w:sz w:val="22"/>
          <w:szCs w:val="22"/>
          <w:lang w:val="la-Latn"/>
        </w:rPr>
        <w:t>nec ille nec illa e</w:t>
      </w:r>
      <w:r w:rsidR="00ED106A" w:rsidRPr="007A06F5">
        <w:rPr>
          <w:sz w:val="22"/>
          <w:szCs w:val="22"/>
          <w:lang w:val="la-Latn"/>
        </w:rPr>
        <w:t xml:space="preserve"> </w:t>
      </w:r>
      <w:r w:rsidRPr="007A06F5">
        <w:rPr>
          <w:sz w:val="22"/>
          <w:szCs w:val="22"/>
          <w:lang w:val="la-Latn"/>
        </w:rPr>
        <w:t>possunt ad coniugium peruenire</w:t>
      </w:r>
      <w:r w:rsidR="0069631A" w:rsidRPr="007A06F5">
        <w:rPr>
          <w:sz w:val="22"/>
          <w:szCs w:val="22"/>
          <w:lang w:val="la-Latn"/>
        </w:rPr>
        <w:t xml:space="preserve">. </w:t>
      </w:r>
      <w:r w:rsidRPr="007A06F5">
        <w:rPr>
          <w:sz w:val="22"/>
          <w:szCs w:val="22"/>
          <w:lang w:val="la-Latn"/>
        </w:rPr>
        <w:t>Si quis</w:t>
      </w:r>
      <w:r w:rsidR="00ED106A" w:rsidRPr="007A06F5">
        <w:rPr>
          <w:sz w:val="22"/>
          <w:szCs w:val="22"/>
          <w:lang w:val="la-Latn"/>
        </w:rPr>
        <w:t xml:space="preserve"> </w:t>
      </w:r>
      <w:r w:rsidRPr="007A06F5">
        <w:rPr>
          <w:sz w:val="22"/>
          <w:szCs w:val="22"/>
          <w:lang w:val="la-Latn"/>
        </w:rPr>
        <w:t>cum filiastra</w:t>
      </w:r>
      <w:r w:rsidR="00ED106A" w:rsidRPr="007A06F5">
        <w:rPr>
          <w:sz w:val="22"/>
          <w:szCs w:val="22"/>
          <w:lang w:val="la-Latn"/>
        </w:rPr>
        <w:t xml:space="preserve"> </w:t>
      </w:r>
      <w:r w:rsidRPr="007A06F5">
        <w:rPr>
          <w:sz w:val="22"/>
          <w:szCs w:val="22"/>
          <w:lang w:val="la-Latn"/>
        </w:rPr>
        <w:t>sua dormierit</w:t>
      </w:r>
      <w:r w:rsidR="0069631A" w:rsidRPr="007A06F5">
        <w:rPr>
          <w:sz w:val="22"/>
          <w:szCs w:val="22"/>
          <w:lang w:val="la-Latn"/>
        </w:rPr>
        <w:t xml:space="preserve">, </w:t>
      </w:r>
      <w:r w:rsidRPr="007A06F5">
        <w:rPr>
          <w:sz w:val="22"/>
          <w:szCs w:val="22"/>
          <w:lang w:val="la-Latn"/>
        </w:rPr>
        <w:t>simili</w:t>
      </w:r>
      <w:r w:rsidR="00ED106A" w:rsidRPr="007A06F5">
        <w:rPr>
          <w:sz w:val="22"/>
          <w:szCs w:val="22"/>
          <w:lang w:val="la-Latn"/>
        </w:rPr>
        <w:t xml:space="preserve"> </w:t>
      </w:r>
      <w:r w:rsidRPr="007A06F5">
        <w:rPr>
          <w:sz w:val="22"/>
          <w:szCs w:val="22"/>
          <w:lang w:val="la-Latn"/>
        </w:rPr>
        <w:t>sententia</w:t>
      </w:r>
      <w:r w:rsidR="00ED106A" w:rsidRPr="007A06F5">
        <w:rPr>
          <w:sz w:val="22"/>
          <w:szCs w:val="22"/>
          <w:lang w:val="la-Latn"/>
        </w:rPr>
        <w:t xml:space="preserve"> </w:t>
      </w:r>
      <w:r w:rsidRPr="007A06F5">
        <w:rPr>
          <w:sz w:val="22"/>
          <w:szCs w:val="22"/>
          <w:lang w:val="la-Latn"/>
        </w:rPr>
        <w:t>potest stare</w:t>
      </w:r>
      <w:r w:rsidR="0069631A" w:rsidRPr="007A06F5">
        <w:rPr>
          <w:sz w:val="22"/>
          <w:szCs w:val="22"/>
          <w:lang w:val="la-Latn"/>
        </w:rPr>
        <w:t xml:space="preserve">. </w:t>
      </w:r>
      <w:r w:rsidRPr="007A06F5">
        <w:rPr>
          <w:sz w:val="22"/>
          <w:szCs w:val="22"/>
          <w:lang w:val="la-Latn"/>
        </w:rPr>
        <w:t>Qui cum duabus</w:t>
      </w:r>
      <w:r w:rsidR="00ED106A" w:rsidRPr="007A06F5">
        <w:rPr>
          <w:sz w:val="22"/>
          <w:szCs w:val="22"/>
          <w:lang w:val="la-Latn"/>
        </w:rPr>
        <w:t xml:space="preserve"> </w:t>
      </w:r>
      <w:r w:rsidRPr="007A06F5">
        <w:rPr>
          <w:sz w:val="22"/>
          <w:szCs w:val="22"/>
          <w:lang w:val="la-Latn"/>
        </w:rPr>
        <w:t>sororibus dormierit et una ex illis antea ei uxor fuerat</w:t>
      </w:r>
      <w:r w:rsidR="0069631A" w:rsidRPr="007A06F5">
        <w:rPr>
          <w:sz w:val="22"/>
          <w:szCs w:val="22"/>
          <w:lang w:val="la-Latn"/>
        </w:rPr>
        <w:t xml:space="preserve">, </w:t>
      </w:r>
      <w:r w:rsidRPr="007A06F5">
        <w:rPr>
          <w:sz w:val="22"/>
          <w:szCs w:val="22"/>
          <w:lang w:val="la-Latn"/>
        </w:rPr>
        <w:t>nullam uxorem postea habeat</w:t>
      </w:r>
      <w:r w:rsidR="0069631A" w:rsidRPr="007A06F5">
        <w:rPr>
          <w:sz w:val="22"/>
          <w:szCs w:val="22"/>
          <w:lang w:val="la-Latn"/>
        </w:rPr>
        <w:t xml:space="preserve">, </w:t>
      </w:r>
      <w:r w:rsidRPr="007A06F5">
        <w:rPr>
          <w:sz w:val="22"/>
          <w:szCs w:val="22"/>
          <w:lang w:val="la-Latn"/>
        </w:rPr>
        <w:t>nec illa soror habeat virum</w:t>
      </w:r>
      <w:r w:rsidR="0069631A" w:rsidRPr="007A06F5">
        <w:rPr>
          <w:sz w:val="22"/>
          <w:szCs w:val="22"/>
          <w:lang w:val="la-Latn"/>
        </w:rPr>
        <w:t xml:space="preserve">. </w:t>
      </w:r>
    </w:p>
    <w:p w14:paraId="1F042089" w14:textId="7CB39D73" w:rsidR="00CF13F7" w:rsidRPr="007A06F5" w:rsidRDefault="00CF13F7" w:rsidP="00724342">
      <w:pPr>
        <w:pStyle w:val="Normlnweb"/>
        <w:spacing w:before="0" w:beforeAutospacing="0" w:after="120" w:afterAutospacing="0"/>
        <w:rPr>
          <w:lang w:val="la-Latn"/>
        </w:rPr>
      </w:pPr>
      <w:r w:rsidRPr="007A06F5">
        <w:rPr>
          <w:lang w:val="la-Latn"/>
        </w:rPr>
        <w:t>LXIIII</w:t>
      </w:r>
      <w:r w:rsidR="0047682A" w:rsidRPr="007A06F5">
        <w:rPr>
          <w:lang w:val="la-Latn"/>
        </w:rPr>
        <w:t xml:space="preserve">. </w:t>
      </w:r>
      <w:r w:rsidRPr="007A06F5">
        <w:rPr>
          <w:sz w:val="22"/>
          <w:szCs w:val="22"/>
          <w:highlight w:val="yellow"/>
          <w:lang w:val="la-Latn"/>
        </w:rPr>
        <w:t>Animal vulneratum a bestiis et gustatum</w:t>
      </w:r>
      <w:r w:rsidR="0069631A" w:rsidRPr="007A06F5">
        <w:rPr>
          <w:sz w:val="22"/>
          <w:szCs w:val="22"/>
          <w:highlight w:val="yellow"/>
          <w:lang w:val="la-Latn"/>
        </w:rPr>
        <w:t xml:space="preserve">, </w:t>
      </w:r>
      <w:r w:rsidRPr="007A06F5">
        <w:rPr>
          <w:sz w:val="22"/>
          <w:szCs w:val="22"/>
          <w:highlight w:val="yellow"/>
          <w:lang w:val="la-Latn"/>
        </w:rPr>
        <w:t>licitum est manducare</w:t>
      </w:r>
      <w:r w:rsidR="0069631A" w:rsidRPr="007A06F5">
        <w:rPr>
          <w:sz w:val="22"/>
          <w:szCs w:val="22"/>
          <w:highlight w:val="yellow"/>
          <w:lang w:val="la-Latn"/>
        </w:rPr>
        <w:t xml:space="preserve">, </w:t>
      </w:r>
      <w:r w:rsidRPr="007A06F5">
        <w:rPr>
          <w:sz w:val="22"/>
          <w:szCs w:val="22"/>
          <w:highlight w:val="yellow"/>
          <w:lang w:val="la-Latn"/>
        </w:rPr>
        <w:t>si homo prius illud animal vivum occiderit</w:t>
      </w:r>
      <w:r w:rsidR="0069631A" w:rsidRPr="007A06F5">
        <w:rPr>
          <w:sz w:val="22"/>
          <w:szCs w:val="22"/>
          <w:highlight w:val="yellow"/>
          <w:lang w:val="la-Latn"/>
        </w:rPr>
        <w:t xml:space="preserve">. </w:t>
      </w:r>
      <w:r w:rsidRPr="007A06F5">
        <w:rPr>
          <w:sz w:val="22"/>
          <w:szCs w:val="22"/>
          <w:highlight w:val="yellow"/>
          <w:lang w:val="la-Latn"/>
        </w:rPr>
        <w:t>Si vero mortuum fuerit prius</w:t>
      </w:r>
      <w:r w:rsidR="0069631A" w:rsidRPr="007A06F5">
        <w:rPr>
          <w:sz w:val="22"/>
          <w:szCs w:val="22"/>
          <w:highlight w:val="yellow"/>
          <w:lang w:val="la-Latn"/>
        </w:rPr>
        <w:t xml:space="preserve">, </w:t>
      </w:r>
      <w:r w:rsidRPr="007A06F5">
        <w:rPr>
          <w:sz w:val="22"/>
          <w:szCs w:val="22"/>
          <w:highlight w:val="yellow"/>
          <w:lang w:val="la-Latn"/>
        </w:rPr>
        <w:t>deiciatur</w:t>
      </w:r>
      <w:r w:rsidR="00ED106A" w:rsidRPr="007A06F5">
        <w:rPr>
          <w:sz w:val="22"/>
          <w:szCs w:val="22"/>
          <w:highlight w:val="yellow"/>
          <w:lang w:val="la-Latn"/>
        </w:rPr>
        <w:t xml:space="preserve"> </w:t>
      </w:r>
      <w:r w:rsidRPr="007A06F5">
        <w:rPr>
          <w:sz w:val="22"/>
          <w:szCs w:val="22"/>
          <w:highlight w:val="yellow"/>
          <w:lang w:val="la-Latn"/>
        </w:rPr>
        <w:t>caro eius</w:t>
      </w:r>
      <w:r w:rsidR="0069631A" w:rsidRPr="007A06F5">
        <w:rPr>
          <w:sz w:val="22"/>
          <w:szCs w:val="22"/>
          <w:highlight w:val="yellow"/>
          <w:lang w:val="la-Latn"/>
        </w:rPr>
        <w:t>.</w:t>
      </w:r>
      <w:r w:rsidR="0069631A" w:rsidRPr="007A06F5">
        <w:rPr>
          <w:sz w:val="22"/>
          <w:szCs w:val="22"/>
          <w:lang w:val="la-Latn"/>
        </w:rPr>
        <w:t xml:space="preserve"> </w:t>
      </w:r>
      <w:r w:rsidRPr="007A06F5">
        <w:rPr>
          <w:sz w:val="22"/>
          <w:szCs w:val="22"/>
          <w:lang w:val="la-Latn"/>
        </w:rPr>
        <w:t>Si apes occidunt hominem</w:t>
      </w:r>
      <w:r w:rsidR="0069631A" w:rsidRPr="007A06F5">
        <w:rPr>
          <w:sz w:val="22"/>
          <w:szCs w:val="22"/>
          <w:lang w:val="la-Latn"/>
        </w:rPr>
        <w:t xml:space="preserve">, </w:t>
      </w:r>
      <w:r w:rsidRPr="007A06F5">
        <w:rPr>
          <w:sz w:val="22"/>
          <w:szCs w:val="22"/>
          <w:lang w:val="la-Latn"/>
        </w:rPr>
        <w:t>occidi debent festinanter</w:t>
      </w:r>
      <w:r w:rsidR="00A30F7F" w:rsidRPr="007A06F5">
        <w:rPr>
          <w:sz w:val="22"/>
          <w:szCs w:val="22"/>
          <w:lang w:val="la-Latn"/>
        </w:rPr>
        <w:t xml:space="preserve">; </w:t>
      </w:r>
      <w:r w:rsidRPr="007A06F5">
        <w:rPr>
          <w:sz w:val="22"/>
          <w:szCs w:val="22"/>
          <w:lang w:val="la-Latn"/>
        </w:rPr>
        <w:t>mel tamen</w:t>
      </w:r>
      <w:r w:rsidR="00FC7935" w:rsidRPr="007A06F5">
        <w:rPr>
          <w:sz w:val="22"/>
          <w:szCs w:val="22"/>
          <w:lang w:val="la-Latn"/>
        </w:rPr>
        <w:t xml:space="preserve"> manduce</w:t>
      </w:r>
      <w:r w:rsidRPr="007A06F5">
        <w:rPr>
          <w:sz w:val="22"/>
          <w:szCs w:val="22"/>
          <w:lang w:val="la-Latn"/>
        </w:rPr>
        <w:t>tur</w:t>
      </w:r>
      <w:r w:rsidR="00FC7935" w:rsidRPr="007A06F5">
        <w:rPr>
          <w:sz w:val="22"/>
          <w:szCs w:val="22"/>
          <w:lang w:val="la-Latn"/>
        </w:rPr>
        <w:t>.</w:t>
      </w:r>
    </w:p>
    <w:p w14:paraId="1B20A908" w14:textId="796FBEE4" w:rsidR="00CF13F7" w:rsidRPr="007A06F5" w:rsidRDefault="00CF13F7" w:rsidP="00724342">
      <w:pPr>
        <w:pStyle w:val="Normlnweb"/>
        <w:spacing w:before="0" w:beforeAutospacing="0" w:after="120" w:afterAutospacing="0"/>
        <w:rPr>
          <w:lang w:val="la-Latn"/>
        </w:rPr>
      </w:pPr>
      <w:r w:rsidRPr="007A06F5">
        <w:rPr>
          <w:lang w:val="la-Latn"/>
        </w:rPr>
        <w:t>LXV</w:t>
      </w:r>
      <w:r w:rsidR="0047682A" w:rsidRPr="007A06F5">
        <w:rPr>
          <w:lang w:val="la-Latn"/>
        </w:rPr>
        <w:t xml:space="preserve">. </w:t>
      </w:r>
      <w:r w:rsidRPr="007A06F5">
        <w:rPr>
          <w:sz w:val="22"/>
          <w:szCs w:val="22"/>
          <w:lang w:val="la-Latn"/>
        </w:rPr>
        <w:t>Animalia</w:t>
      </w:r>
      <w:r w:rsidR="0069631A" w:rsidRPr="007A06F5">
        <w:rPr>
          <w:sz w:val="22"/>
          <w:szCs w:val="22"/>
          <w:lang w:val="la-Latn"/>
        </w:rPr>
        <w:t xml:space="preserve">, </w:t>
      </w:r>
      <w:r w:rsidRPr="007A06F5">
        <w:rPr>
          <w:sz w:val="22"/>
          <w:szCs w:val="22"/>
          <w:lang w:val="la-Latn"/>
        </w:rPr>
        <w:t>quę a lupis seu a canibus lacerantur</w:t>
      </w:r>
      <w:r w:rsidR="0069631A" w:rsidRPr="007A06F5">
        <w:rPr>
          <w:sz w:val="22"/>
          <w:szCs w:val="22"/>
          <w:lang w:val="la-Latn"/>
        </w:rPr>
        <w:t xml:space="preserve">, </w:t>
      </w:r>
      <w:r w:rsidRPr="007A06F5">
        <w:rPr>
          <w:sz w:val="22"/>
          <w:szCs w:val="22"/>
          <w:lang w:val="la-Latn"/>
        </w:rPr>
        <w:t>non sunt comedenda</w:t>
      </w:r>
      <w:r w:rsidR="0069631A" w:rsidRPr="007A06F5">
        <w:rPr>
          <w:sz w:val="22"/>
          <w:szCs w:val="22"/>
          <w:lang w:val="la-Latn"/>
        </w:rPr>
        <w:t xml:space="preserve">, </w:t>
      </w:r>
      <w:r w:rsidRPr="007A06F5">
        <w:rPr>
          <w:sz w:val="22"/>
          <w:szCs w:val="22"/>
          <w:lang w:val="la-Latn"/>
        </w:rPr>
        <w:t>nisi porcis et canibus</w:t>
      </w:r>
      <w:r w:rsidR="00A30F7F" w:rsidRPr="007A06F5">
        <w:rPr>
          <w:sz w:val="22"/>
          <w:szCs w:val="22"/>
          <w:lang w:val="la-Latn"/>
        </w:rPr>
        <w:t xml:space="preserve">; </w:t>
      </w:r>
      <w:r w:rsidRPr="007A06F5">
        <w:rPr>
          <w:sz w:val="22"/>
          <w:szCs w:val="22"/>
          <w:lang w:val="la-Latn"/>
        </w:rPr>
        <w:t>nec cervus nec capra</w:t>
      </w:r>
      <w:r w:rsidR="0069631A" w:rsidRPr="007A06F5">
        <w:rPr>
          <w:sz w:val="22"/>
          <w:szCs w:val="22"/>
          <w:lang w:val="la-Latn"/>
        </w:rPr>
        <w:t xml:space="preserve">, </w:t>
      </w:r>
      <w:r w:rsidRPr="007A06F5">
        <w:rPr>
          <w:sz w:val="22"/>
          <w:szCs w:val="22"/>
          <w:lang w:val="la-Latn"/>
        </w:rPr>
        <w:t>si mortui inveniuntur</w:t>
      </w:r>
      <w:r w:rsidR="0069631A" w:rsidRPr="007A06F5">
        <w:rPr>
          <w:sz w:val="22"/>
          <w:szCs w:val="22"/>
          <w:lang w:val="la-Latn"/>
        </w:rPr>
        <w:t xml:space="preserve">. </w:t>
      </w:r>
      <w:r w:rsidRPr="007A06F5">
        <w:rPr>
          <w:sz w:val="22"/>
          <w:szCs w:val="22"/>
          <w:lang w:val="la-Latn"/>
        </w:rPr>
        <w:t>Porci autem</w:t>
      </w:r>
      <w:r w:rsidR="0069631A" w:rsidRPr="007A06F5">
        <w:rPr>
          <w:sz w:val="22"/>
          <w:szCs w:val="22"/>
          <w:lang w:val="la-Latn"/>
        </w:rPr>
        <w:t xml:space="preserve">, </w:t>
      </w:r>
      <w:r w:rsidRPr="007A06F5">
        <w:rPr>
          <w:sz w:val="22"/>
          <w:szCs w:val="22"/>
          <w:lang w:val="la-Latn"/>
        </w:rPr>
        <w:t>qui</w:t>
      </w:r>
      <w:r w:rsidR="00ED106A" w:rsidRPr="007A06F5">
        <w:rPr>
          <w:sz w:val="22"/>
          <w:szCs w:val="22"/>
          <w:lang w:val="la-Latn"/>
        </w:rPr>
        <w:t xml:space="preserve"> </w:t>
      </w:r>
      <w:r w:rsidRPr="007A06F5">
        <w:rPr>
          <w:sz w:val="22"/>
          <w:szCs w:val="22"/>
          <w:lang w:val="la-Latn"/>
        </w:rPr>
        <w:t>sanguinem hominis gustantes tetigerunt</w:t>
      </w:r>
      <w:r w:rsidR="0069631A" w:rsidRPr="007A06F5">
        <w:rPr>
          <w:sz w:val="22"/>
          <w:szCs w:val="22"/>
          <w:lang w:val="la-Latn"/>
        </w:rPr>
        <w:t xml:space="preserve">, </w:t>
      </w:r>
      <w:r w:rsidRPr="007A06F5">
        <w:rPr>
          <w:sz w:val="22"/>
          <w:szCs w:val="22"/>
          <w:lang w:val="la-Latn"/>
        </w:rPr>
        <w:t>manducentur</w:t>
      </w:r>
      <w:r w:rsidR="00A30F7F" w:rsidRPr="007A06F5">
        <w:rPr>
          <w:sz w:val="22"/>
          <w:szCs w:val="22"/>
          <w:lang w:val="la-Latn"/>
        </w:rPr>
        <w:t xml:space="preserve">; </w:t>
      </w:r>
      <w:r w:rsidRPr="007A06F5">
        <w:rPr>
          <w:sz w:val="22"/>
          <w:szCs w:val="22"/>
          <w:lang w:val="la-Latn"/>
        </w:rPr>
        <w:t>sed qui cadaver mortuum</w:t>
      </w:r>
      <w:r w:rsidR="00ED106A" w:rsidRPr="007A06F5">
        <w:rPr>
          <w:sz w:val="22"/>
          <w:szCs w:val="22"/>
          <w:lang w:val="la-Latn"/>
        </w:rPr>
        <w:t xml:space="preserve"> </w:t>
      </w:r>
      <w:r w:rsidRPr="007A06F5">
        <w:rPr>
          <w:sz w:val="22"/>
          <w:szCs w:val="22"/>
          <w:lang w:val="la-Latn"/>
        </w:rPr>
        <w:t>lacerantes manducaverint</w:t>
      </w:r>
      <w:r w:rsidR="0047682A" w:rsidRPr="007A06F5">
        <w:rPr>
          <w:sz w:val="22"/>
          <w:szCs w:val="22"/>
          <w:lang w:val="la-Latn"/>
        </w:rPr>
        <w:t xml:space="preserve">, </w:t>
      </w:r>
      <w:r w:rsidRPr="007A06F5">
        <w:rPr>
          <w:sz w:val="22"/>
          <w:szCs w:val="22"/>
          <w:lang w:val="la-Latn"/>
        </w:rPr>
        <w:t>carnes eorum manducare non licet</w:t>
      </w:r>
      <w:r w:rsidR="0069631A" w:rsidRPr="007A06F5">
        <w:rPr>
          <w:sz w:val="22"/>
          <w:szCs w:val="22"/>
          <w:lang w:val="la-Latn"/>
        </w:rPr>
        <w:t xml:space="preserve">, </w:t>
      </w:r>
      <w:r w:rsidRPr="007A06F5">
        <w:rPr>
          <w:sz w:val="22"/>
          <w:szCs w:val="22"/>
          <w:lang w:val="la-Latn"/>
        </w:rPr>
        <w:t>usque dum</w:t>
      </w:r>
      <w:r w:rsidR="00ED106A" w:rsidRPr="007A06F5">
        <w:rPr>
          <w:sz w:val="22"/>
          <w:szCs w:val="22"/>
          <w:lang w:val="la-Latn"/>
        </w:rPr>
        <w:t xml:space="preserve"> maceran </w:t>
      </w:r>
      <w:r w:rsidRPr="007A06F5">
        <w:rPr>
          <w:sz w:val="22"/>
          <w:szCs w:val="22"/>
          <w:lang w:val="la-Latn"/>
        </w:rPr>
        <w:t>tur</w:t>
      </w:r>
      <w:r w:rsidR="0069631A" w:rsidRPr="007A06F5">
        <w:rPr>
          <w:sz w:val="22"/>
          <w:szCs w:val="22"/>
          <w:lang w:val="la-Latn"/>
        </w:rPr>
        <w:t xml:space="preserve">, </w:t>
      </w:r>
      <w:r w:rsidRPr="007A06F5">
        <w:rPr>
          <w:sz w:val="22"/>
          <w:szCs w:val="22"/>
          <w:lang w:val="la-Latn"/>
        </w:rPr>
        <w:t>post annum</w:t>
      </w:r>
      <w:r w:rsidR="0047682A" w:rsidRPr="007A06F5">
        <w:rPr>
          <w:sz w:val="22"/>
          <w:szCs w:val="22"/>
          <w:lang w:val="la-Latn"/>
        </w:rPr>
        <w:t xml:space="preserve">. </w:t>
      </w:r>
      <w:r w:rsidRPr="007A06F5">
        <w:rPr>
          <w:sz w:val="22"/>
          <w:szCs w:val="22"/>
          <w:lang w:val="la-Latn"/>
        </w:rPr>
        <w:t>Pisces autem licet manducare</w:t>
      </w:r>
      <w:r w:rsidR="0069631A" w:rsidRPr="007A06F5">
        <w:rPr>
          <w:sz w:val="22"/>
          <w:szCs w:val="22"/>
          <w:lang w:val="la-Latn"/>
        </w:rPr>
        <w:t xml:space="preserve">, </w:t>
      </w:r>
      <w:r w:rsidRPr="007A06F5">
        <w:rPr>
          <w:sz w:val="22"/>
          <w:szCs w:val="22"/>
          <w:lang w:val="la-Latn"/>
        </w:rPr>
        <w:t>quia alterius naturę sunt</w:t>
      </w:r>
      <w:r w:rsidR="0069631A" w:rsidRPr="007A06F5">
        <w:rPr>
          <w:sz w:val="22"/>
          <w:szCs w:val="22"/>
          <w:lang w:val="la-Latn"/>
        </w:rPr>
        <w:t xml:space="preserve">. </w:t>
      </w:r>
      <w:r w:rsidRPr="007A06F5">
        <w:rPr>
          <w:sz w:val="22"/>
          <w:szCs w:val="22"/>
          <w:lang w:val="la-Latn"/>
        </w:rPr>
        <w:t>Aves</w:t>
      </w:r>
      <w:r w:rsidR="00ED106A" w:rsidRPr="007A06F5">
        <w:rPr>
          <w:sz w:val="22"/>
          <w:szCs w:val="22"/>
          <w:lang w:val="la-Latn"/>
        </w:rPr>
        <w:t xml:space="preserve"> </w:t>
      </w:r>
      <w:r w:rsidRPr="007A06F5">
        <w:rPr>
          <w:sz w:val="22"/>
          <w:szCs w:val="22"/>
          <w:lang w:val="la-Latn"/>
        </w:rPr>
        <w:t>vero et alia animalia</w:t>
      </w:r>
      <w:r w:rsidR="0069631A" w:rsidRPr="007A06F5">
        <w:rPr>
          <w:sz w:val="22"/>
          <w:szCs w:val="22"/>
          <w:lang w:val="la-Latn"/>
        </w:rPr>
        <w:t xml:space="preserve">, </w:t>
      </w:r>
      <w:r w:rsidRPr="007A06F5">
        <w:rPr>
          <w:sz w:val="22"/>
          <w:szCs w:val="22"/>
          <w:lang w:val="la-Latn"/>
        </w:rPr>
        <w:t>si in retibus strangulantur</w:t>
      </w:r>
      <w:r w:rsidR="0069631A" w:rsidRPr="007A06F5">
        <w:rPr>
          <w:sz w:val="22"/>
          <w:szCs w:val="22"/>
          <w:lang w:val="la-Latn"/>
        </w:rPr>
        <w:t xml:space="preserve">, </w:t>
      </w:r>
      <w:r w:rsidRPr="007A06F5">
        <w:rPr>
          <w:sz w:val="22"/>
          <w:szCs w:val="22"/>
          <w:lang w:val="la-Latn"/>
        </w:rPr>
        <w:t>non sunt comedenda</w:t>
      </w:r>
      <w:r w:rsidR="0069631A" w:rsidRPr="007A06F5">
        <w:rPr>
          <w:sz w:val="22"/>
          <w:szCs w:val="22"/>
          <w:lang w:val="la-Latn"/>
        </w:rPr>
        <w:t xml:space="preserve">. </w:t>
      </w:r>
      <w:r w:rsidRPr="007A06F5">
        <w:rPr>
          <w:sz w:val="22"/>
          <w:szCs w:val="22"/>
          <w:lang w:val="la-Latn"/>
        </w:rPr>
        <w:t>/</w:t>
      </w:r>
    </w:p>
    <w:p w14:paraId="3C42E279" w14:textId="12927451" w:rsidR="00CF13F7" w:rsidRPr="007A06F5" w:rsidRDefault="00CF13F7" w:rsidP="00724342">
      <w:pPr>
        <w:pStyle w:val="Normlnweb"/>
        <w:spacing w:before="0" w:beforeAutospacing="0" w:after="120" w:afterAutospacing="0"/>
        <w:rPr>
          <w:lang w:val="la-Latn"/>
        </w:rPr>
      </w:pPr>
      <w:r w:rsidRPr="007A06F5">
        <w:rPr>
          <w:lang w:val="la-Latn"/>
        </w:rPr>
        <w:t>LXVI</w:t>
      </w:r>
      <w:r w:rsidR="0047682A" w:rsidRPr="007A06F5">
        <w:rPr>
          <w:lang w:val="la-Latn"/>
        </w:rPr>
        <w:t xml:space="preserve">. </w:t>
      </w:r>
      <w:r w:rsidRPr="007A06F5">
        <w:rPr>
          <w:sz w:val="22"/>
          <w:szCs w:val="22"/>
          <w:lang w:val="la-Latn"/>
        </w:rPr>
        <w:t>Si</w:t>
      </w:r>
      <w:r w:rsidR="00ED106A" w:rsidRPr="007A06F5">
        <w:rPr>
          <w:sz w:val="22"/>
          <w:szCs w:val="22"/>
          <w:lang w:val="la-Latn"/>
        </w:rPr>
        <w:t xml:space="preserve"> </w:t>
      </w:r>
      <w:r w:rsidRPr="007A06F5">
        <w:rPr>
          <w:sz w:val="22"/>
          <w:szCs w:val="22"/>
          <w:lang w:val="la-Latn"/>
        </w:rPr>
        <w:t>quis presbyter contra episcopum suum inflatus scisma fecerit</w:t>
      </w:r>
      <w:r w:rsidR="0069631A" w:rsidRPr="007A06F5">
        <w:rPr>
          <w:sz w:val="22"/>
          <w:szCs w:val="22"/>
          <w:lang w:val="la-Latn"/>
        </w:rPr>
        <w:t xml:space="preserve">, </w:t>
      </w:r>
      <w:r w:rsidR="00ED106A" w:rsidRPr="007A06F5">
        <w:rPr>
          <w:sz w:val="22"/>
          <w:szCs w:val="22"/>
          <w:lang w:val="la-Latn"/>
        </w:rPr>
        <w:t>ana</w:t>
      </w:r>
      <w:r w:rsidRPr="007A06F5">
        <w:rPr>
          <w:sz w:val="22"/>
          <w:szCs w:val="22"/>
          <w:lang w:val="la-Latn"/>
        </w:rPr>
        <w:t>thema sit</w:t>
      </w:r>
      <w:r w:rsidR="0069631A" w:rsidRPr="007A06F5">
        <w:rPr>
          <w:sz w:val="22"/>
          <w:szCs w:val="22"/>
          <w:lang w:val="la-Latn"/>
        </w:rPr>
        <w:t xml:space="preserve">. </w:t>
      </w:r>
      <w:r w:rsidRPr="007A06F5">
        <w:rPr>
          <w:sz w:val="22"/>
          <w:szCs w:val="22"/>
          <w:lang w:val="la-Latn"/>
        </w:rPr>
        <w:t>Ab universis episcopis dictum est: Si quis presbyter a praeposito suo correptus</w:t>
      </w:r>
      <w:r w:rsidR="00ED106A" w:rsidRPr="007A06F5">
        <w:rPr>
          <w:sz w:val="22"/>
          <w:szCs w:val="22"/>
          <w:lang w:val="la-Latn"/>
        </w:rPr>
        <w:t xml:space="preserve"> </w:t>
      </w:r>
      <w:r w:rsidRPr="007A06F5">
        <w:rPr>
          <w:sz w:val="22"/>
          <w:szCs w:val="22"/>
          <w:lang w:val="la-Latn"/>
        </w:rPr>
        <w:t>fuerit</w:t>
      </w:r>
      <w:r w:rsidR="0069631A" w:rsidRPr="007A06F5">
        <w:rPr>
          <w:sz w:val="22"/>
          <w:szCs w:val="22"/>
          <w:lang w:val="la-Latn"/>
        </w:rPr>
        <w:t xml:space="preserve">, </w:t>
      </w:r>
      <w:r w:rsidRPr="007A06F5">
        <w:rPr>
          <w:sz w:val="22"/>
          <w:szCs w:val="22"/>
          <w:lang w:val="la-Latn"/>
        </w:rPr>
        <w:t>debet utique apud vicinos episcopos conqueri</w:t>
      </w:r>
      <w:r w:rsidR="0069631A" w:rsidRPr="007A06F5">
        <w:rPr>
          <w:sz w:val="22"/>
          <w:szCs w:val="22"/>
          <w:lang w:val="la-Latn"/>
        </w:rPr>
        <w:t xml:space="preserve">, </w:t>
      </w:r>
      <w:r w:rsidRPr="007A06F5">
        <w:rPr>
          <w:sz w:val="22"/>
          <w:szCs w:val="22"/>
          <w:lang w:val="la-Latn"/>
        </w:rPr>
        <w:t>ut ab ipsis eius causa possit audiri</w:t>
      </w:r>
      <w:r w:rsidR="0069631A" w:rsidRPr="007A06F5">
        <w:rPr>
          <w:sz w:val="22"/>
          <w:szCs w:val="22"/>
          <w:lang w:val="la-Latn"/>
        </w:rPr>
        <w:t xml:space="preserve">, </w:t>
      </w:r>
      <w:r w:rsidRPr="007A06F5">
        <w:rPr>
          <w:sz w:val="22"/>
          <w:szCs w:val="22"/>
          <w:lang w:val="la-Latn"/>
        </w:rPr>
        <w:t>ac per ipsos suo episcopo reconciliari</w:t>
      </w:r>
      <w:r w:rsidR="0069631A" w:rsidRPr="007A06F5">
        <w:rPr>
          <w:sz w:val="22"/>
          <w:szCs w:val="22"/>
          <w:lang w:val="la-Latn"/>
        </w:rPr>
        <w:t xml:space="preserve">. </w:t>
      </w:r>
      <w:r w:rsidRPr="007A06F5">
        <w:rPr>
          <w:sz w:val="22"/>
          <w:szCs w:val="22"/>
          <w:lang w:val="la-Latn"/>
        </w:rPr>
        <w:t>Quod nisi fecerit</w:t>
      </w:r>
      <w:r w:rsidR="0069631A" w:rsidRPr="007A06F5">
        <w:rPr>
          <w:sz w:val="22"/>
          <w:szCs w:val="22"/>
          <w:lang w:val="la-Latn"/>
        </w:rPr>
        <w:t xml:space="preserve">, </w:t>
      </w:r>
      <w:r w:rsidRPr="007A06F5">
        <w:rPr>
          <w:sz w:val="22"/>
          <w:szCs w:val="22"/>
          <w:lang w:val="la-Latn"/>
        </w:rPr>
        <w:t>sed superbia</w:t>
      </w:r>
      <w:r w:rsidR="0069631A" w:rsidRPr="007A06F5">
        <w:rPr>
          <w:sz w:val="22"/>
          <w:szCs w:val="22"/>
          <w:lang w:val="la-Latn"/>
        </w:rPr>
        <w:t xml:space="preserve">, </w:t>
      </w:r>
      <w:r w:rsidRPr="007A06F5">
        <w:rPr>
          <w:sz w:val="22"/>
          <w:szCs w:val="22"/>
          <w:lang w:val="la-Latn"/>
        </w:rPr>
        <w:t>quod absit</w:t>
      </w:r>
      <w:r w:rsidR="0069631A" w:rsidRPr="007A06F5">
        <w:rPr>
          <w:sz w:val="22"/>
          <w:szCs w:val="22"/>
          <w:lang w:val="la-Latn"/>
        </w:rPr>
        <w:t xml:space="preserve">, </w:t>
      </w:r>
      <w:r w:rsidRPr="007A06F5">
        <w:rPr>
          <w:sz w:val="22"/>
          <w:szCs w:val="22"/>
          <w:lang w:val="la-Latn"/>
        </w:rPr>
        <w:t>inflatus</w:t>
      </w:r>
      <w:r w:rsidR="0069631A" w:rsidRPr="007A06F5">
        <w:rPr>
          <w:sz w:val="22"/>
          <w:szCs w:val="22"/>
          <w:lang w:val="la-Latn"/>
        </w:rPr>
        <w:t xml:space="preserve">, </w:t>
      </w:r>
      <w:r w:rsidRPr="007A06F5">
        <w:rPr>
          <w:sz w:val="22"/>
          <w:szCs w:val="22"/>
          <w:lang w:val="la-Latn"/>
        </w:rPr>
        <w:t>se</w:t>
      </w:r>
      <w:r w:rsidR="00ED106A" w:rsidRPr="007A06F5">
        <w:rPr>
          <w:sz w:val="22"/>
          <w:szCs w:val="22"/>
          <w:lang w:val="la-Latn"/>
        </w:rPr>
        <w:t xml:space="preserve"> </w:t>
      </w:r>
      <w:r w:rsidRPr="007A06F5">
        <w:rPr>
          <w:sz w:val="22"/>
          <w:szCs w:val="22"/>
          <w:lang w:val="la-Latn"/>
        </w:rPr>
        <w:t>secernendum ab episcopi sui communione duxerit</w:t>
      </w:r>
      <w:r w:rsidR="0069631A" w:rsidRPr="007A06F5">
        <w:rPr>
          <w:sz w:val="22"/>
          <w:szCs w:val="22"/>
          <w:lang w:val="la-Latn"/>
        </w:rPr>
        <w:t xml:space="preserve">, </w:t>
      </w:r>
      <w:r w:rsidRPr="007A06F5">
        <w:rPr>
          <w:sz w:val="22"/>
          <w:szCs w:val="22"/>
          <w:lang w:val="la-Latn"/>
        </w:rPr>
        <w:t>ac separatim cum aliquibus</w:t>
      </w:r>
      <w:r w:rsidR="00ED106A" w:rsidRPr="007A06F5">
        <w:rPr>
          <w:sz w:val="22"/>
          <w:szCs w:val="22"/>
          <w:lang w:val="la-Latn"/>
        </w:rPr>
        <w:t xml:space="preserve"> </w:t>
      </w:r>
      <w:r w:rsidRPr="007A06F5">
        <w:rPr>
          <w:sz w:val="22"/>
          <w:szCs w:val="22"/>
          <w:lang w:val="la-Latn"/>
        </w:rPr>
        <w:t>faciens sacrificium deo obtulerit</w:t>
      </w:r>
      <w:r w:rsidR="0069631A" w:rsidRPr="007A06F5">
        <w:rPr>
          <w:sz w:val="22"/>
          <w:szCs w:val="22"/>
          <w:lang w:val="la-Latn"/>
        </w:rPr>
        <w:t xml:space="preserve">, </w:t>
      </w:r>
      <w:r w:rsidRPr="007A06F5">
        <w:rPr>
          <w:sz w:val="22"/>
          <w:szCs w:val="22"/>
          <w:lang w:val="la-Latn"/>
        </w:rPr>
        <w:t>anathema</w:t>
      </w:r>
      <w:r w:rsidR="00ED106A" w:rsidRPr="007A06F5">
        <w:rPr>
          <w:sz w:val="22"/>
          <w:szCs w:val="22"/>
          <w:lang w:val="la-Latn"/>
        </w:rPr>
        <w:t xml:space="preserve"> </w:t>
      </w:r>
      <w:r w:rsidRPr="007A06F5">
        <w:rPr>
          <w:sz w:val="22"/>
          <w:szCs w:val="22"/>
          <w:lang w:val="la-Latn"/>
        </w:rPr>
        <w:t>sit et locum amittet</w:t>
      </w:r>
      <w:r w:rsidR="0069631A" w:rsidRPr="007A06F5">
        <w:rPr>
          <w:sz w:val="22"/>
          <w:szCs w:val="22"/>
          <w:lang w:val="la-Latn"/>
        </w:rPr>
        <w:t xml:space="preserve">. </w:t>
      </w:r>
      <w:r w:rsidRPr="007A06F5">
        <w:rPr>
          <w:sz w:val="22"/>
          <w:szCs w:val="22"/>
          <w:lang w:val="la-Latn"/>
        </w:rPr>
        <w:t>Si querimoniam</w:t>
      </w:r>
      <w:r w:rsidR="00ED106A" w:rsidRPr="007A06F5">
        <w:rPr>
          <w:sz w:val="22"/>
          <w:szCs w:val="22"/>
          <w:lang w:val="la-Latn"/>
        </w:rPr>
        <w:t xml:space="preserve"> </w:t>
      </w:r>
      <w:r w:rsidRPr="007A06F5">
        <w:rPr>
          <w:sz w:val="22"/>
          <w:szCs w:val="22"/>
          <w:lang w:val="la-Latn"/>
        </w:rPr>
        <w:t>iustam</w:t>
      </w:r>
      <w:r w:rsidR="00ED106A" w:rsidRPr="007A06F5">
        <w:rPr>
          <w:sz w:val="22"/>
          <w:szCs w:val="22"/>
          <w:lang w:val="la-Latn"/>
        </w:rPr>
        <w:t xml:space="preserve"> </w:t>
      </w:r>
      <w:r w:rsidRPr="007A06F5">
        <w:rPr>
          <w:sz w:val="22"/>
          <w:szCs w:val="22"/>
          <w:lang w:val="la-Latn"/>
        </w:rPr>
        <w:t>adversus episcopum non habuerit</w:t>
      </w:r>
      <w:r w:rsidR="0069631A" w:rsidRPr="007A06F5">
        <w:rPr>
          <w:sz w:val="22"/>
          <w:szCs w:val="22"/>
          <w:lang w:val="la-Latn"/>
        </w:rPr>
        <w:t xml:space="preserve">, </w:t>
      </w:r>
      <w:r w:rsidRPr="007A06F5">
        <w:rPr>
          <w:sz w:val="22"/>
          <w:szCs w:val="22"/>
          <w:lang w:val="la-Latn"/>
        </w:rPr>
        <w:t>inquirendum erit</w:t>
      </w:r>
      <w:r w:rsidR="0069631A" w:rsidRPr="007A06F5">
        <w:rPr>
          <w:sz w:val="22"/>
          <w:szCs w:val="22"/>
          <w:lang w:val="la-Latn"/>
        </w:rPr>
        <w:t xml:space="preserve">. </w:t>
      </w:r>
    </w:p>
    <w:p w14:paraId="1F287C37" w14:textId="3F3EC917" w:rsidR="00CF13F7" w:rsidRPr="007A06F5" w:rsidRDefault="00CF13F7" w:rsidP="00724342">
      <w:pPr>
        <w:pStyle w:val="Normlnweb"/>
        <w:spacing w:before="0" w:beforeAutospacing="0" w:after="120" w:afterAutospacing="0"/>
        <w:rPr>
          <w:lang w:val="la-Latn"/>
        </w:rPr>
      </w:pPr>
      <w:r w:rsidRPr="007A06F5">
        <w:rPr>
          <w:lang w:val="la-Latn"/>
        </w:rPr>
        <w:t>LXVII</w:t>
      </w:r>
      <w:r w:rsidR="0047682A" w:rsidRPr="007A06F5">
        <w:rPr>
          <w:lang w:val="la-Latn"/>
        </w:rPr>
        <w:t xml:space="preserve">. </w:t>
      </w:r>
      <w:r w:rsidRPr="007A06F5">
        <w:rPr>
          <w:sz w:val="22"/>
          <w:szCs w:val="22"/>
          <w:highlight w:val="yellow"/>
          <w:lang w:val="la-Latn"/>
        </w:rPr>
        <w:t>Ut nullus episcopus</w:t>
      </w:r>
      <w:r w:rsidR="0069631A" w:rsidRPr="007A06F5">
        <w:rPr>
          <w:sz w:val="22"/>
          <w:szCs w:val="22"/>
          <w:highlight w:val="yellow"/>
          <w:lang w:val="la-Latn"/>
        </w:rPr>
        <w:t xml:space="preserve">, </w:t>
      </w:r>
      <w:r w:rsidRPr="007A06F5">
        <w:rPr>
          <w:sz w:val="22"/>
          <w:szCs w:val="22"/>
          <w:highlight w:val="yellow"/>
          <w:lang w:val="la-Latn"/>
        </w:rPr>
        <w:t>presbyter et diaconus conductor</w:t>
      </w:r>
      <w:r w:rsidR="00ED106A" w:rsidRPr="007A06F5">
        <w:rPr>
          <w:sz w:val="22"/>
          <w:szCs w:val="22"/>
          <w:highlight w:val="yellow"/>
          <w:lang w:val="la-Latn"/>
        </w:rPr>
        <w:t xml:space="preserve"> </w:t>
      </w:r>
      <w:r w:rsidRPr="007A06F5">
        <w:rPr>
          <w:sz w:val="22"/>
          <w:szCs w:val="22"/>
          <w:highlight w:val="yellow"/>
          <w:lang w:val="la-Latn"/>
        </w:rPr>
        <w:t>sit aut</w:t>
      </w:r>
      <w:r w:rsidR="00ED106A" w:rsidRPr="007A06F5">
        <w:rPr>
          <w:sz w:val="22"/>
          <w:szCs w:val="22"/>
          <w:highlight w:val="yellow"/>
          <w:lang w:val="la-Latn"/>
        </w:rPr>
        <w:t xml:space="preserve"> </w:t>
      </w:r>
      <w:r w:rsidRPr="007A06F5">
        <w:rPr>
          <w:sz w:val="22"/>
          <w:szCs w:val="22"/>
          <w:highlight w:val="yellow"/>
          <w:lang w:val="la-Latn"/>
        </w:rPr>
        <w:t>ut</w:t>
      </w:r>
      <w:r w:rsidR="00ED106A" w:rsidRPr="007A06F5">
        <w:rPr>
          <w:sz w:val="22"/>
          <w:szCs w:val="22"/>
          <w:highlight w:val="yellow"/>
          <w:lang w:val="la-Latn"/>
        </w:rPr>
        <w:t xml:space="preserve"> </w:t>
      </w:r>
      <w:r w:rsidRPr="007A06F5">
        <w:rPr>
          <w:sz w:val="22"/>
          <w:szCs w:val="22"/>
          <w:highlight w:val="yellow"/>
          <w:lang w:val="la-Latn"/>
        </w:rPr>
        <w:t>lectores uxores accipiant et clerici abstineant</w:t>
      </w:r>
      <w:r w:rsidR="00FC7935" w:rsidRPr="007A06F5">
        <w:rPr>
          <w:sz w:val="22"/>
          <w:szCs w:val="22"/>
          <w:highlight w:val="yellow"/>
          <w:lang w:val="la-Latn"/>
        </w:rPr>
        <w:t xml:space="preserve"> </w:t>
      </w:r>
      <w:r w:rsidRPr="007A06F5">
        <w:rPr>
          <w:sz w:val="22"/>
          <w:szCs w:val="22"/>
          <w:highlight w:val="yellow"/>
          <w:lang w:val="la-Latn"/>
        </w:rPr>
        <w:t>ab usuris</w:t>
      </w:r>
      <w:r w:rsidR="0069631A" w:rsidRPr="007A06F5">
        <w:rPr>
          <w:sz w:val="22"/>
          <w:szCs w:val="22"/>
          <w:lang w:val="la-Latn"/>
        </w:rPr>
        <w:t xml:space="preserve">. </w:t>
      </w:r>
      <w:r w:rsidRPr="007A06F5">
        <w:rPr>
          <w:sz w:val="22"/>
          <w:szCs w:val="22"/>
          <w:lang w:val="la-Latn"/>
        </w:rPr>
        <w:t>Item placuit</w:t>
      </w:r>
      <w:r w:rsidR="0069631A" w:rsidRPr="007A06F5">
        <w:rPr>
          <w:sz w:val="22"/>
          <w:szCs w:val="22"/>
          <w:lang w:val="la-Latn"/>
        </w:rPr>
        <w:t xml:space="preserve">, </w:t>
      </w:r>
      <w:r w:rsidRPr="007A06F5">
        <w:rPr>
          <w:sz w:val="22"/>
          <w:szCs w:val="22"/>
          <w:lang w:val="la-Latn"/>
        </w:rPr>
        <w:t>ut episcopi</w:t>
      </w:r>
      <w:r w:rsidR="0069631A" w:rsidRPr="007A06F5">
        <w:rPr>
          <w:sz w:val="22"/>
          <w:szCs w:val="22"/>
          <w:lang w:val="la-Latn"/>
        </w:rPr>
        <w:t xml:space="preserve">, </w:t>
      </w:r>
      <w:r w:rsidRPr="007A06F5">
        <w:rPr>
          <w:sz w:val="22"/>
          <w:szCs w:val="22"/>
          <w:lang w:val="la-Latn"/>
        </w:rPr>
        <w:t>presbyteri et diacones</w:t>
      </w:r>
      <w:r w:rsidR="0069631A" w:rsidRPr="007A06F5">
        <w:rPr>
          <w:sz w:val="22"/>
          <w:szCs w:val="22"/>
          <w:lang w:val="la-Latn"/>
        </w:rPr>
        <w:t xml:space="preserve"> </w:t>
      </w:r>
      <w:r w:rsidRPr="007A06F5">
        <w:rPr>
          <w:sz w:val="22"/>
          <w:szCs w:val="22"/>
          <w:lang w:val="la-Latn"/>
        </w:rPr>
        <w:t>non sint</w:t>
      </w:r>
      <w:r w:rsidR="0069631A" w:rsidRPr="007A06F5">
        <w:rPr>
          <w:sz w:val="22"/>
          <w:szCs w:val="22"/>
          <w:lang w:val="la-Latn"/>
        </w:rPr>
        <w:t xml:space="preserve"> </w:t>
      </w:r>
      <w:r w:rsidRPr="007A06F5">
        <w:rPr>
          <w:sz w:val="22"/>
          <w:szCs w:val="22"/>
          <w:lang w:val="la-Latn"/>
        </w:rPr>
        <w:t>conductores aut procuratores neque ullo turpi negotio</w:t>
      </w:r>
      <w:r w:rsidR="00ED106A" w:rsidRPr="007A06F5">
        <w:rPr>
          <w:sz w:val="22"/>
          <w:szCs w:val="22"/>
          <w:lang w:val="la-Latn"/>
        </w:rPr>
        <w:t xml:space="preserve"> </w:t>
      </w:r>
      <w:r w:rsidRPr="007A06F5">
        <w:rPr>
          <w:sz w:val="22"/>
          <w:szCs w:val="22"/>
          <w:lang w:val="la-Latn"/>
        </w:rPr>
        <w:t>et inhoneste</w:t>
      </w:r>
      <w:r w:rsidR="00FC7935" w:rsidRPr="007A06F5">
        <w:rPr>
          <w:sz w:val="22"/>
          <w:szCs w:val="22"/>
          <w:lang w:val="la-Latn"/>
        </w:rPr>
        <w:t xml:space="preserve"> </w:t>
      </w:r>
      <w:r w:rsidRPr="007A06F5">
        <w:rPr>
          <w:sz w:val="22"/>
          <w:szCs w:val="22"/>
          <w:lang w:val="la-Latn"/>
        </w:rPr>
        <w:t>victum querant</w:t>
      </w:r>
      <w:r w:rsidR="0069631A" w:rsidRPr="007A06F5">
        <w:rPr>
          <w:sz w:val="22"/>
          <w:szCs w:val="22"/>
          <w:lang w:val="la-Latn"/>
        </w:rPr>
        <w:t xml:space="preserve">, </w:t>
      </w:r>
      <w:r w:rsidRPr="007A06F5">
        <w:rPr>
          <w:sz w:val="22"/>
          <w:szCs w:val="22"/>
          <w:lang w:val="la-Latn"/>
        </w:rPr>
        <w:t>quia respicere debeant</w:t>
      </w:r>
      <w:r w:rsidR="0069631A" w:rsidRPr="007A06F5">
        <w:rPr>
          <w:sz w:val="22"/>
          <w:szCs w:val="22"/>
          <w:lang w:val="la-Latn"/>
        </w:rPr>
        <w:t xml:space="preserve"> </w:t>
      </w:r>
      <w:r w:rsidRPr="007A06F5">
        <w:rPr>
          <w:sz w:val="22"/>
          <w:szCs w:val="22"/>
          <w:lang w:val="la-Latn"/>
        </w:rPr>
        <w:t>scriptum esse: Nullus militans</w:t>
      </w:r>
      <w:r w:rsidR="00ED106A" w:rsidRPr="007A06F5">
        <w:rPr>
          <w:sz w:val="22"/>
          <w:szCs w:val="22"/>
          <w:lang w:val="la-Latn"/>
        </w:rPr>
        <w:t xml:space="preserve"> </w:t>
      </w:r>
      <w:r w:rsidRPr="007A06F5">
        <w:rPr>
          <w:sz w:val="22"/>
          <w:szCs w:val="22"/>
          <w:lang w:val="la-Latn"/>
        </w:rPr>
        <w:t>deo implicat se negotiis secularibus</w:t>
      </w:r>
      <w:r w:rsidR="0069631A" w:rsidRPr="007A06F5">
        <w:rPr>
          <w:sz w:val="22"/>
          <w:szCs w:val="22"/>
          <w:lang w:val="la-Latn"/>
        </w:rPr>
        <w:t xml:space="preserve">. </w:t>
      </w:r>
    </w:p>
    <w:p w14:paraId="6D0E9514" w14:textId="0B5863D4" w:rsidR="00CF13F7" w:rsidRPr="007A06F5" w:rsidRDefault="00CF13F7" w:rsidP="00724342">
      <w:pPr>
        <w:pStyle w:val="Normlnweb"/>
        <w:spacing w:before="0" w:beforeAutospacing="0" w:after="120" w:afterAutospacing="0"/>
        <w:rPr>
          <w:lang w:val="la-Latn"/>
        </w:rPr>
      </w:pPr>
      <w:r w:rsidRPr="007A06F5">
        <w:rPr>
          <w:lang w:val="la-Latn"/>
        </w:rPr>
        <w:t>LXVIII</w:t>
      </w:r>
      <w:r w:rsidR="0069631A" w:rsidRPr="007A06F5">
        <w:rPr>
          <w:lang w:val="la-Latn"/>
        </w:rPr>
        <w:t xml:space="preserve">. </w:t>
      </w:r>
      <w:r w:rsidRPr="007A06F5">
        <w:rPr>
          <w:sz w:val="22"/>
          <w:szCs w:val="22"/>
          <w:lang w:val="la-Latn"/>
        </w:rPr>
        <w:t>Placuit</w:t>
      </w:r>
      <w:r w:rsidR="0069631A" w:rsidRPr="007A06F5">
        <w:rPr>
          <w:sz w:val="22"/>
          <w:szCs w:val="22"/>
          <w:lang w:val="la-Latn"/>
        </w:rPr>
        <w:t xml:space="preserve">, </w:t>
      </w:r>
      <w:r w:rsidRPr="007A06F5">
        <w:rPr>
          <w:sz w:val="22"/>
          <w:szCs w:val="22"/>
          <w:lang w:val="la-Latn"/>
        </w:rPr>
        <w:t>ut lectores</w:t>
      </w:r>
      <w:r w:rsidR="0069631A" w:rsidRPr="007A06F5">
        <w:rPr>
          <w:sz w:val="22"/>
          <w:szCs w:val="22"/>
          <w:lang w:val="la-Latn"/>
        </w:rPr>
        <w:t xml:space="preserve">, </w:t>
      </w:r>
      <w:r w:rsidRPr="007A06F5">
        <w:rPr>
          <w:sz w:val="22"/>
          <w:szCs w:val="22"/>
          <w:lang w:val="la-Latn"/>
        </w:rPr>
        <w:t>cum ad annos pubertatis venerint</w:t>
      </w:r>
      <w:r w:rsidR="0069631A" w:rsidRPr="007A06F5">
        <w:rPr>
          <w:sz w:val="22"/>
          <w:szCs w:val="22"/>
          <w:lang w:val="la-Latn"/>
        </w:rPr>
        <w:t xml:space="preserve">, </w:t>
      </w:r>
      <w:r w:rsidRPr="007A06F5">
        <w:rPr>
          <w:sz w:val="22"/>
          <w:szCs w:val="22"/>
          <w:lang w:val="la-Latn"/>
        </w:rPr>
        <w:t>cogantur aut</w:t>
      </w:r>
      <w:r w:rsidR="00ED106A" w:rsidRPr="007A06F5">
        <w:rPr>
          <w:sz w:val="22"/>
          <w:szCs w:val="22"/>
          <w:lang w:val="la-Latn"/>
        </w:rPr>
        <w:t xml:space="preserve"> </w:t>
      </w:r>
      <w:r w:rsidRPr="007A06F5">
        <w:rPr>
          <w:sz w:val="22"/>
          <w:szCs w:val="22"/>
          <w:lang w:val="la-Latn"/>
        </w:rPr>
        <w:t>uxores ducere aut continentiam profiteri</w:t>
      </w:r>
      <w:r w:rsidR="0069631A" w:rsidRPr="007A06F5">
        <w:rPr>
          <w:sz w:val="22"/>
          <w:szCs w:val="22"/>
          <w:lang w:val="la-Latn"/>
        </w:rPr>
        <w:t xml:space="preserve">. </w:t>
      </w:r>
    </w:p>
    <w:p w14:paraId="4468BD37" w14:textId="58FA758F" w:rsidR="00CF13F7" w:rsidRPr="007A06F5" w:rsidRDefault="00CF13F7" w:rsidP="00724342">
      <w:pPr>
        <w:pStyle w:val="Normlnweb"/>
        <w:spacing w:before="0" w:beforeAutospacing="0" w:after="120" w:afterAutospacing="0"/>
        <w:rPr>
          <w:lang w:val="la-Latn"/>
        </w:rPr>
      </w:pPr>
      <w:r w:rsidRPr="007A06F5">
        <w:rPr>
          <w:lang w:val="la-Latn"/>
        </w:rPr>
        <w:t>LXVIIII</w:t>
      </w:r>
      <w:r w:rsidR="0069631A" w:rsidRPr="007A06F5">
        <w:rPr>
          <w:lang w:val="la-Latn"/>
        </w:rPr>
        <w:t xml:space="preserve">. </w:t>
      </w:r>
      <w:r w:rsidRPr="007A06F5">
        <w:rPr>
          <w:sz w:val="22"/>
          <w:szCs w:val="22"/>
          <w:lang w:val="la-Latn"/>
        </w:rPr>
        <w:t>Item placuit</w:t>
      </w:r>
      <w:r w:rsidR="0069631A" w:rsidRPr="007A06F5">
        <w:rPr>
          <w:sz w:val="22"/>
          <w:szCs w:val="22"/>
          <w:lang w:val="la-Latn"/>
        </w:rPr>
        <w:t xml:space="preserve">, </w:t>
      </w:r>
      <w:r w:rsidRPr="007A06F5">
        <w:rPr>
          <w:sz w:val="22"/>
          <w:szCs w:val="22"/>
          <w:lang w:val="la-Latn"/>
        </w:rPr>
        <w:t>ut clericus</w:t>
      </w:r>
      <w:r w:rsidR="0069631A" w:rsidRPr="007A06F5">
        <w:rPr>
          <w:sz w:val="22"/>
          <w:szCs w:val="22"/>
          <w:lang w:val="la-Latn"/>
        </w:rPr>
        <w:t xml:space="preserve">, </w:t>
      </w:r>
      <w:r w:rsidRPr="007A06F5">
        <w:rPr>
          <w:sz w:val="22"/>
          <w:szCs w:val="22"/>
          <w:lang w:val="la-Latn"/>
        </w:rPr>
        <w:t>si commodaverit pecuniam</w:t>
      </w:r>
      <w:r w:rsidR="0069631A" w:rsidRPr="007A06F5">
        <w:rPr>
          <w:sz w:val="22"/>
          <w:szCs w:val="22"/>
          <w:lang w:val="la-Latn"/>
        </w:rPr>
        <w:t xml:space="preserve">, </w:t>
      </w:r>
      <w:r w:rsidRPr="007A06F5">
        <w:rPr>
          <w:sz w:val="22"/>
          <w:szCs w:val="22"/>
          <w:lang w:val="la-Latn"/>
        </w:rPr>
        <w:t>pecuniam accipiat</w:t>
      </w:r>
      <w:r w:rsidR="00A30F7F" w:rsidRPr="007A06F5">
        <w:rPr>
          <w:sz w:val="22"/>
          <w:szCs w:val="22"/>
          <w:lang w:val="la-Latn"/>
        </w:rPr>
        <w:t xml:space="preserve">; </w:t>
      </w:r>
      <w:r w:rsidRPr="007A06F5">
        <w:rPr>
          <w:sz w:val="22"/>
          <w:szCs w:val="22"/>
          <w:lang w:val="la-Latn"/>
        </w:rPr>
        <w:t>si speciem</w:t>
      </w:r>
      <w:r w:rsidR="0069631A" w:rsidRPr="007A06F5">
        <w:rPr>
          <w:sz w:val="22"/>
          <w:szCs w:val="22"/>
          <w:lang w:val="la-Latn"/>
        </w:rPr>
        <w:t xml:space="preserve">, </w:t>
      </w:r>
      <w:r w:rsidRPr="007A06F5">
        <w:rPr>
          <w:sz w:val="22"/>
          <w:szCs w:val="22"/>
          <w:lang w:val="la-Latn"/>
        </w:rPr>
        <w:t>eandem speciem</w:t>
      </w:r>
      <w:r w:rsidR="0069631A" w:rsidRPr="007A06F5">
        <w:rPr>
          <w:sz w:val="22"/>
          <w:szCs w:val="22"/>
          <w:lang w:val="la-Latn"/>
        </w:rPr>
        <w:t xml:space="preserve">, </w:t>
      </w:r>
      <w:r w:rsidRPr="007A06F5">
        <w:rPr>
          <w:sz w:val="22"/>
          <w:szCs w:val="22"/>
          <w:lang w:val="la-Latn"/>
        </w:rPr>
        <w:t>quantam</w:t>
      </w:r>
      <w:r w:rsidR="0069631A" w:rsidRPr="007A06F5">
        <w:rPr>
          <w:sz w:val="22"/>
          <w:szCs w:val="22"/>
          <w:lang w:val="la-Latn"/>
        </w:rPr>
        <w:t xml:space="preserve"> </w:t>
      </w:r>
      <w:r w:rsidRPr="007A06F5">
        <w:rPr>
          <w:sz w:val="22"/>
          <w:szCs w:val="22"/>
          <w:lang w:val="la-Latn"/>
        </w:rPr>
        <w:t>dederit</w:t>
      </w:r>
      <w:r w:rsidR="0069631A" w:rsidRPr="007A06F5">
        <w:rPr>
          <w:sz w:val="22"/>
          <w:szCs w:val="22"/>
          <w:lang w:val="la-Latn"/>
        </w:rPr>
        <w:t xml:space="preserve">, </w:t>
      </w:r>
      <w:r w:rsidRPr="007A06F5">
        <w:rPr>
          <w:sz w:val="22"/>
          <w:szCs w:val="22"/>
          <w:lang w:val="la-Latn"/>
        </w:rPr>
        <w:t>accipiat</w:t>
      </w:r>
      <w:r w:rsidR="0069631A" w:rsidRPr="007A06F5">
        <w:rPr>
          <w:sz w:val="22"/>
          <w:szCs w:val="22"/>
          <w:lang w:val="la-Latn"/>
        </w:rPr>
        <w:t xml:space="preserve">. </w:t>
      </w:r>
      <w:r w:rsidRPr="007A06F5">
        <w:rPr>
          <w:sz w:val="22"/>
          <w:szCs w:val="22"/>
          <w:lang w:val="la-Latn"/>
        </w:rPr>
        <w:t>Et ante viginti quinque annos ętatis nec diaconi ordinentur</w:t>
      </w:r>
      <w:r w:rsidR="0069631A" w:rsidRPr="007A06F5">
        <w:rPr>
          <w:sz w:val="22"/>
          <w:szCs w:val="22"/>
          <w:lang w:val="la-Latn"/>
        </w:rPr>
        <w:t xml:space="preserve">, </w:t>
      </w:r>
      <w:r w:rsidRPr="007A06F5">
        <w:rPr>
          <w:sz w:val="22"/>
          <w:szCs w:val="22"/>
          <w:lang w:val="la-Latn"/>
        </w:rPr>
        <w:t>nec virgines consecrentur</w:t>
      </w:r>
      <w:r w:rsidR="0069631A" w:rsidRPr="007A06F5">
        <w:rPr>
          <w:sz w:val="22"/>
          <w:szCs w:val="22"/>
          <w:lang w:val="la-Latn"/>
        </w:rPr>
        <w:t xml:space="preserve">. </w:t>
      </w:r>
      <w:r w:rsidRPr="007A06F5">
        <w:rPr>
          <w:sz w:val="22"/>
          <w:szCs w:val="22"/>
          <w:lang w:val="la-Latn"/>
        </w:rPr>
        <w:t>Ut et lectores</w:t>
      </w:r>
      <w:r w:rsidR="00ED106A" w:rsidRPr="007A06F5">
        <w:rPr>
          <w:sz w:val="22"/>
          <w:szCs w:val="22"/>
          <w:lang w:val="la-Latn"/>
        </w:rPr>
        <w:t xml:space="preserve"> </w:t>
      </w:r>
      <w:r w:rsidRPr="007A06F5">
        <w:rPr>
          <w:sz w:val="22"/>
          <w:szCs w:val="22"/>
          <w:lang w:val="la-Latn"/>
        </w:rPr>
        <w:t>populum non salutent</w:t>
      </w:r>
      <w:r w:rsidR="0069631A" w:rsidRPr="007A06F5">
        <w:rPr>
          <w:sz w:val="22"/>
          <w:szCs w:val="22"/>
          <w:lang w:val="la-Latn"/>
        </w:rPr>
        <w:t xml:space="preserve">. </w:t>
      </w:r>
    </w:p>
    <w:p w14:paraId="4C6B51F4" w14:textId="77777777" w:rsidR="00897446" w:rsidRPr="007A06F5" w:rsidRDefault="00CF13F7" w:rsidP="00724342">
      <w:pPr>
        <w:pStyle w:val="Normlnweb"/>
        <w:spacing w:before="0" w:beforeAutospacing="0" w:after="120" w:afterAutospacing="0"/>
        <w:rPr>
          <w:lang w:val="la-Latn"/>
        </w:rPr>
      </w:pPr>
      <w:r w:rsidRPr="007A06F5">
        <w:rPr>
          <w:lang w:val="la-Latn"/>
        </w:rPr>
        <w:t>LXX</w:t>
      </w:r>
      <w:r w:rsidR="0069631A" w:rsidRPr="007A06F5">
        <w:rPr>
          <w:lang w:val="la-Latn"/>
        </w:rPr>
        <w:t xml:space="preserve">. </w:t>
      </w:r>
      <w:r w:rsidRPr="007A06F5">
        <w:rPr>
          <w:lang w:val="la-Latn"/>
        </w:rPr>
        <w:t>De infantibus baptizandis</w:t>
      </w:r>
      <w:r w:rsidR="0069631A" w:rsidRPr="007A06F5">
        <w:rPr>
          <w:lang w:val="la-Latn"/>
        </w:rPr>
        <w:t xml:space="preserve">, </w:t>
      </w:r>
      <w:r w:rsidRPr="007A06F5">
        <w:rPr>
          <w:lang w:val="la-Latn"/>
        </w:rPr>
        <w:t>quotiens dubitatur</w:t>
      </w:r>
      <w:r w:rsidR="0069631A" w:rsidRPr="007A06F5">
        <w:rPr>
          <w:lang w:val="la-Latn"/>
        </w:rPr>
        <w:t xml:space="preserve">, </w:t>
      </w:r>
      <w:r w:rsidRPr="007A06F5">
        <w:rPr>
          <w:lang w:val="la-Latn"/>
        </w:rPr>
        <w:t>utrum fuerint baptizati</w:t>
      </w:r>
      <w:r w:rsidR="0069631A" w:rsidRPr="007A06F5">
        <w:rPr>
          <w:lang w:val="la-Latn"/>
        </w:rPr>
        <w:t xml:space="preserve">. </w:t>
      </w:r>
    </w:p>
    <w:p w14:paraId="66D33423" w14:textId="4C33D8AE" w:rsidR="00CF13F7" w:rsidRPr="007A06F5" w:rsidRDefault="00CF13F7" w:rsidP="00724342">
      <w:pPr>
        <w:pStyle w:val="Normlnweb"/>
        <w:spacing w:before="0" w:beforeAutospacing="0" w:after="120" w:afterAutospacing="0"/>
        <w:rPr>
          <w:sz w:val="22"/>
          <w:szCs w:val="22"/>
          <w:lang w:val="la-Latn"/>
        </w:rPr>
      </w:pPr>
      <w:r w:rsidRPr="007A06F5">
        <w:rPr>
          <w:b/>
          <w:sz w:val="22"/>
          <w:szCs w:val="22"/>
          <w:highlight w:val="yellow"/>
          <w:lang w:val="la-Latn"/>
        </w:rPr>
        <w:t>Item placuit de infantibus</w:t>
      </w:r>
      <w:r w:rsidR="0069631A" w:rsidRPr="007A06F5">
        <w:rPr>
          <w:b/>
          <w:sz w:val="22"/>
          <w:szCs w:val="22"/>
          <w:highlight w:val="yellow"/>
          <w:lang w:val="la-Latn"/>
        </w:rPr>
        <w:t xml:space="preserve">, </w:t>
      </w:r>
      <w:r w:rsidRPr="007A06F5">
        <w:rPr>
          <w:b/>
          <w:sz w:val="22"/>
          <w:szCs w:val="22"/>
          <w:highlight w:val="yellow"/>
          <w:lang w:val="la-Latn"/>
        </w:rPr>
        <w:t>quotiens non inveniuntur certissimi testes</w:t>
      </w:r>
      <w:r w:rsidR="0069631A" w:rsidRPr="007A06F5">
        <w:rPr>
          <w:b/>
          <w:sz w:val="22"/>
          <w:szCs w:val="22"/>
          <w:highlight w:val="yellow"/>
          <w:lang w:val="la-Latn"/>
        </w:rPr>
        <w:t xml:space="preserve">, </w:t>
      </w:r>
      <w:r w:rsidRPr="007A06F5">
        <w:rPr>
          <w:b/>
          <w:sz w:val="22"/>
          <w:szCs w:val="22"/>
          <w:highlight w:val="yellow"/>
          <w:lang w:val="la-Latn"/>
        </w:rPr>
        <w:t>qui eos baptizatos</w:t>
      </w:r>
      <w:r w:rsidR="00ED106A" w:rsidRPr="007A06F5">
        <w:rPr>
          <w:b/>
          <w:sz w:val="22"/>
          <w:szCs w:val="22"/>
          <w:highlight w:val="yellow"/>
          <w:lang w:val="la-Latn"/>
        </w:rPr>
        <w:t xml:space="preserve"> </w:t>
      </w:r>
      <w:r w:rsidRPr="007A06F5">
        <w:rPr>
          <w:b/>
          <w:sz w:val="22"/>
          <w:szCs w:val="22"/>
          <w:highlight w:val="yellow"/>
          <w:lang w:val="la-Latn"/>
        </w:rPr>
        <w:t>esse sine dubitatione testentur</w:t>
      </w:r>
      <w:r w:rsidR="0069631A" w:rsidRPr="007A06F5">
        <w:rPr>
          <w:b/>
          <w:sz w:val="22"/>
          <w:szCs w:val="22"/>
          <w:highlight w:val="yellow"/>
          <w:lang w:val="la-Latn"/>
        </w:rPr>
        <w:t xml:space="preserve">, </w:t>
      </w:r>
      <w:r w:rsidRPr="007A06F5">
        <w:rPr>
          <w:b/>
          <w:sz w:val="22"/>
          <w:szCs w:val="22"/>
          <w:highlight w:val="yellow"/>
          <w:lang w:val="la-Latn"/>
        </w:rPr>
        <w:t>nec ipsi sunt per ętatem de traditis sibi sacramentis</w:t>
      </w:r>
      <w:r w:rsidR="00ED106A" w:rsidRPr="007A06F5">
        <w:rPr>
          <w:b/>
          <w:sz w:val="22"/>
          <w:szCs w:val="22"/>
          <w:highlight w:val="yellow"/>
          <w:lang w:val="la-Latn"/>
        </w:rPr>
        <w:t xml:space="preserve"> </w:t>
      </w:r>
      <w:r w:rsidRPr="007A06F5">
        <w:rPr>
          <w:b/>
          <w:sz w:val="22"/>
          <w:szCs w:val="22"/>
          <w:highlight w:val="yellow"/>
          <w:lang w:val="la-Latn"/>
        </w:rPr>
        <w:t>idonei respondere</w:t>
      </w:r>
      <w:r w:rsidR="0069631A" w:rsidRPr="007A06F5">
        <w:rPr>
          <w:b/>
          <w:sz w:val="22"/>
          <w:szCs w:val="22"/>
          <w:highlight w:val="yellow"/>
          <w:lang w:val="la-Latn"/>
        </w:rPr>
        <w:t xml:space="preserve">, </w:t>
      </w:r>
      <w:r w:rsidRPr="007A06F5">
        <w:rPr>
          <w:b/>
          <w:sz w:val="22"/>
          <w:szCs w:val="22"/>
          <w:highlight w:val="yellow"/>
          <w:lang w:val="la-Latn"/>
        </w:rPr>
        <w:t>absque scrupulo eos esse baptizandos</w:t>
      </w:r>
      <w:r w:rsidR="0069631A" w:rsidRPr="007A06F5">
        <w:rPr>
          <w:sz w:val="22"/>
          <w:szCs w:val="22"/>
          <w:lang w:val="la-Latn"/>
        </w:rPr>
        <w:t xml:space="preserve">, </w:t>
      </w:r>
      <w:r w:rsidRPr="007A06F5">
        <w:rPr>
          <w:sz w:val="22"/>
          <w:szCs w:val="22"/>
          <w:lang w:val="la-Latn"/>
        </w:rPr>
        <w:t>ne ista trepidatio eos faciat</w:t>
      </w:r>
      <w:r w:rsidR="00ED106A" w:rsidRPr="007A06F5">
        <w:rPr>
          <w:sz w:val="22"/>
          <w:szCs w:val="22"/>
          <w:lang w:val="la-Latn"/>
        </w:rPr>
        <w:t xml:space="preserve"> </w:t>
      </w:r>
      <w:r w:rsidRPr="007A06F5">
        <w:rPr>
          <w:sz w:val="22"/>
          <w:szCs w:val="22"/>
          <w:lang w:val="la-Latn"/>
        </w:rPr>
        <w:t>sacramentorum purgatione privari</w:t>
      </w:r>
      <w:r w:rsidR="0069631A" w:rsidRPr="007A06F5">
        <w:rPr>
          <w:sz w:val="22"/>
          <w:szCs w:val="22"/>
          <w:lang w:val="la-Latn"/>
        </w:rPr>
        <w:t xml:space="preserve">. </w:t>
      </w:r>
      <w:r w:rsidRPr="007A06F5">
        <w:rPr>
          <w:sz w:val="22"/>
          <w:szCs w:val="22"/>
          <w:lang w:val="la-Latn"/>
        </w:rPr>
        <w:t>Hinc enim legati Maurorum</w:t>
      </w:r>
      <w:r w:rsidR="0069631A" w:rsidRPr="007A06F5">
        <w:rPr>
          <w:sz w:val="22"/>
          <w:szCs w:val="22"/>
          <w:lang w:val="la-Latn"/>
        </w:rPr>
        <w:t xml:space="preserve">, </w:t>
      </w:r>
      <w:r w:rsidRPr="007A06F5">
        <w:rPr>
          <w:sz w:val="22"/>
          <w:szCs w:val="22"/>
          <w:lang w:val="la-Latn"/>
        </w:rPr>
        <w:t>fratres nostri</w:t>
      </w:r>
      <w:r w:rsidR="0069631A" w:rsidRPr="007A06F5">
        <w:rPr>
          <w:sz w:val="22"/>
          <w:szCs w:val="22"/>
          <w:lang w:val="la-Latn"/>
        </w:rPr>
        <w:t xml:space="preserve">, </w:t>
      </w:r>
      <w:r w:rsidR="00ED106A" w:rsidRPr="007A06F5">
        <w:rPr>
          <w:sz w:val="22"/>
          <w:szCs w:val="22"/>
          <w:lang w:val="la-Latn"/>
        </w:rPr>
        <w:t>con</w:t>
      </w:r>
      <w:r w:rsidRPr="007A06F5">
        <w:rPr>
          <w:sz w:val="22"/>
          <w:szCs w:val="22"/>
          <w:lang w:val="la-Latn"/>
        </w:rPr>
        <w:t>suluerunt</w:t>
      </w:r>
      <w:r w:rsidR="0069631A" w:rsidRPr="007A06F5">
        <w:rPr>
          <w:sz w:val="22"/>
          <w:szCs w:val="22"/>
          <w:lang w:val="la-Latn"/>
        </w:rPr>
        <w:t xml:space="preserve">, </w:t>
      </w:r>
      <w:r w:rsidRPr="007A06F5">
        <w:rPr>
          <w:sz w:val="22"/>
          <w:szCs w:val="22"/>
          <w:lang w:val="la-Latn"/>
        </w:rPr>
        <w:t>quia multos</w:t>
      </w:r>
      <w:r w:rsidR="0069631A" w:rsidRPr="007A06F5">
        <w:rPr>
          <w:sz w:val="22"/>
          <w:szCs w:val="22"/>
          <w:lang w:val="la-Latn"/>
        </w:rPr>
        <w:t xml:space="preserve"> </w:t>
      </w:r>
      <w:r w:rsidRPr="007A06F5">
        <w:rPr>
          <w:sz w:val="22"/>
          <w:szCs w:val="22"/>
          <w:lang w:val="la-Latn"/>
        </w:rPr>
        <w:t>tales a barbaris redimunt</w:t>
      </w:r>
      <w:r w:rsidR="0069631A" w:rsidRPr="007A06F5">
        <w:rPr>
          <w:sz w:val="22"/>
          <w:szCs w:val="22"/>
          <w:lang w:val="la-Latn"/>
        </w:rPr>
        <w:t xml:space="preserve">. </w:t>
      </w:r>
    </w:p>
    <w:p w14:paraId="6579146E" w14:textId="77777777" w:rsidR="00897446" w:rsidRPr="007A06F5" w:rsidRDefault="00CF13F7" w:rsidP="00724342">
      <w:pPr>
        <w:pStyle w:val="Normlnweb"/>
        <w:spacing w:before="0" w:beforeAutospacing="0" w:after="120" w:afterAutospacing="0"/>
        <w:rPr>
          <w:lang w:val="la-Latn"/>
        </w:rPr>
      </w:pPr>
      <w:r w:rsidRPr="007A06F5">
        <w:rPr>
          <w:lang w:val="la-Latn"/>
        </w:rPr>
        <w:t>LXXI</w:t>
      </w:r>
      <w:r w:rsidR="0069631A" w:rsidRPr="007A06F5">
        <w:rPr>
          <w:lang w:val="la-Latn"/>
        </w:rPr>
        <w:t xml:space="preserve">. </w:t>
      </w:r>
      <w:r w:rsidRPr="007A06F5">
        <w:rPr>
          <w:lang w:val="la-Latn"/>
        </w:rPr>
        <w:t>De clericis</w:t>
      </w:r>
      <w:r w:rsidR="0069631A" w:rsidRPr="007A06F5">
        <w:rPr>
          <w:lang w:val="la-Latn"/>
        </w:rPr>
        <w:t xml:space="preserve">, </w:t>
      </w:r>
      <w:r w:rsidRPr="007A06F5">
        <w:rPr>
          <w:lang w:val="la-Latn"/>
        </w:rPr>
        <w:t>qui intra annum causam suam non procurant</w:t>
      </w:r>
      <w:r w:rsidR="0069631A" w:rsidRPr="007A06F5">
        <w:rPr>
          <w:lang w:val="la-Latn"/>
        </w:rPr>
        <w:t xml:space="preserve">. </w:t>
      </w:r>
    </w:p>
    <w:p w14:paraId="75FC1AED" w14:textId="20DD69BC" w:rsidR="00CF13F7" w:rsidRPr="007A06F5" w:rsidRDefault="00CF13F7" w:rsidP="00724342">
      <w:pPr>
        <w:pStyle w:val="Normlnweb"/>
        <w:spacing w:before="0" w:beforeAutospacing="0" w:after="120" w:afterAutospacing="0"/>
        <w:rPr>
          <w:lang w:val="la-Latn"/>
        </w:rPr>
      </w:pPr>
      <w:r w:rsidRPr="007A06F5">
        <w:rPr>
          <w:sz w:val="22"/>
          <w:szCs w:val="22"/>
          <w:lang w:val="la-Latn"/>
        </w:rPr>
        <w:t>Rursus</w:t>
      </w:r>
      <w:r w:rsidR="00ED106A" w:rsidRPr="007A06F5">
        <w:rPr>
          <w:sz w:val="22"/>
          <w:szCs w:val="22"/>
          <w:lang w:val="la-Latn"/>
        </w:rPr>
        <w:t xml:space="preserve"> con</w:t>
      </w:r>
      <w:r w:rsidRPr="007A06F5">
        <w:rPr>
          <w:sz w:val="22"/>
          <w:szCs w:val="22"/>
          <w:lang w:val="la-Latn"/>
        </w:rPr>
        <w:t>stitutum est</w:t>
      </w:r>
      <w:r w:rsidR="0069631A" w:rsidRPr="007A06F5">
        <w:rPr>
          <w:sz w:val="22"/>
          <w:szCs w:val="22"/>
          <w:lang w:val="la-Latn"/>
        </w:rPr>
        <w:t xml:space="preserve">, </w:t>
      </w:r>
      <w:r w:rsidRPr="007A06F5">
        <w:rPr>
          <w:sz w:val="22"/>
          <w:szCs w:val="22"/>
          <w:lang w:val="la-Latn"/>
        </w:rPr>
        <w:t>ut quotiens</w:t>
      </w:r>
      <w:r w:rsidR="0069631A" w:rsidRPr="007A06F5">
        <w:rPr>
          <w:sz w:val="22"/>
          <w:szCs w:val="22"/>
          <w:lang w:val="la-Latn"/>
        </w:rPr>
        <w:t xml:space="preserve"> </w:t>
      </w:r>
      <w:r w:rsidRPr="007A06F5">
        <w:rPr>
          <w:sz w:val="22"/>
          <w:szCs w:val="22"/>
          <w:lang w:val="la-Latn"/>
        </w:rPr>
        <w:t>clericis</w:t>
      </w:r>
      <w:r w:rsidR="00A30F7F" w:rsidRPr="007A06F5">
        <w:rPr>
          <w:sz w:val="22"/>
          <w:szCs w:val="22"/>
          <w:lang w:val="la-Latn"/>
        </w:rPr>
        <w:t xml:space="preserve"> </w:t>
      </w:r>
      <w:r w:rsidRPr="007A06F5">
        <w:rPr>
          <w:sz w:val="22"/>
          <w:szCs w:val="22"/>
          <w:lang w:val="la-Latn"/>
        </w:rPr>
        <w:t>convictis et confessis</w:t>
      </w:r>
      <w:r w:rsidR="00ED106A" w:rsidRPr="007A06F5">
        <w:rPr>
          <w:sz w:val="22"/>
          <w:szCs w:val="22"/>
          <w:lang w:val="la-Latn"/>
        </w:rPr>
        <w:t xml:space="preserve"> </w:t>
      </w:r>
      <w:r w:rsidRPr="007A06F5">
        <w:rPr>
          <w:sz w:val="22"/>
          <w:szCs w:val="22"/>
          <w:lang w:val="la-Latn"/>
        </w:rPr>
        <w:t>in aliquo crimine</w:t>
      </w:r>
      <w:r w:rsidR="0069631A" w:rsidRPr="007A06F5">
        <w:rPr>
          <w:sz w:val="22"/>
          <w:szCs w:val="22"/>
          <w:lang w:val="la-Latn"/>
        </w:rPr>
        <w:t xml:space="preserve">, </w:t>
      </w:r>
      <w:r w:rsidRPr="007A06F5">
        <w:rPr>
          <w:sz w:val="22"/>
          <w:szCs w:val="22"/>
          <w:lang w:val="la-Latn"/>
        </w:rPr>
        <w:t>vel propter</w:t>
      </w:r>
      <w:r w:rsidR="00ED106A" w:rsidRPr="007A06F5">
        <w:rPr>
          <w:sz w:val="22"/>
          <w:szCs w:val="22"/>
          <w:lang w:val="la-Latn"/>
        </w:rPr>
        <w:t xml:space="preserve"> </w:t>
      </w:r>
      <w:r w:rsidRPr="007A06F5">
        <w:rPr>
          <w:sz w:val="22"/>
          <w:szCs w:val="22"/>
          <w:lang w:val="la-Latn"/>
        </w:rPr>
        <w:t>eorum</w:t>
      </w:r>
      <w:r w:rsidR="0069631A" w:rsidRPr="007A06F5">
        <w:rPr>
          <w:sz w:val="22"/>
          <w:szCs w:val="22"/>
          <w:lang w:val="la-Latn"/>
        </w:rPr>
        <w:t xml:space="preserve">, </w:t>
      </w:r>
      <w:r w:rsidRPr="007A06F5">
        <w:rPr>
          <w:sz w:val="22"/>
          <w:szCs w:val="22"/>
          <w:lang w:val="la-Latn"/>
        </w:rPr>
        <w:t>quorum verecundię parcitur vel propter ecclesie opprobrium aut insolentem / insultationem hereticorum atque gentilium</w:t>
      </w:r>
      <w:r w:rsidR="0069631A" w:rsidRPr="007A06F5">
        <w:rPr>
          <w:sz w:val="22"/>
          <w:szCs w:val="22"/>
          <w:lang w:val="la-Latn"/>
        </w:rPr>
        <w:t xml:space="preserve">, </w:t>
      </w:r>
      <w:r w:rsidRPr="007A06F5">
        <w:rPr>
          <w:sz w:val="22"/>
          <w:szCs w:val="22"/>
          <w:lang w:val="la-Latn"/>
        </w:rPr>
        <w:t>si forte causę suę adesse voluerint et</w:t>
      </w:r>
      <w:r w:rsidR="00793814" w:rsidRPr="007A06F5">
        <w:rPr>
          <w:sz w:val="22"/>
          <w:szCs w:val="22"/>
          <w:lang w:val="la-Latn"/>
        </w:rPr>
        <w:t xml:space="preserve"> inno</w:t>
      </w:r>
      <w:r w:rsidRPr="007A06F5">
        <w:rPr>
          <w:sz w:val="22"/>
          <w:szCs w:val="22"/>
          <w:lang w:val="la-Latn"/>
        </w:rPr>
        <w:t>centiam suam asserere</w:t>
      </w:r>
      <w:r w:rsidR="0069631A" w:rsidRPr="007A06F5">
        <w:rPr>
          <w:sz w:val="22"/>
          <w:szCs w:val="22"/>
          <w:lang w:val="la-Latn"/>
        </w:rPr>
        <w:t xml:space="preserve">, </w:t>
      </w:r>
      <w:r w:rsidRPr="007A06F5">
        <w:rPr>
          <w:sz w:val="22"/>
          <w:szCs w:val="22"/>
          <w:lang w:val="la-Latn"/>
        </w:rPr>
        <w:t>intra annum excommunicationis hoc faciant</w:t>
      </w:r>
      <w:r w:rsidR="0069631A" w:rsidRPr="007A06F5">
        <w:rPr>
          <w:sz w:val="22"/>
          <w:szCs w:val="22"/>
          <w:lang w:val="la-Latn"/>
        </w:rPr>
        <w:t xml:space="preserve">. </w:t>
      </w:r>
      <w:r w:rsidRPr="007A06F5">
        <w:rPr>
          <w:sz w:val="22"/>
          <w:szCs w:val="22"/>
          <w:lang w:val="la-Latn"/>
        </w:rPr>
        <w:t>Si vero intra</w:t>
      </w:r>
      <w:r w:rsidR="0069631A" w:rsidRPr="007A06F5">
        <w:rPr>
          <w:sz w:val="22"/>
          <w:szCs w:val="22"/>
          <w:lang w:val="la-Latn"/>
        </w:rPr>
        <w:t xml:space="preserve"> </w:t>
      </w:r>
      <w:r w:rsidRPr="007A06F5">
        <w:rPr>
          <w:sz w:val="22"/>
          <w:szCs w:val="22"/>
          <w:lang w:val="la-Latn"/>
        </w:rPr>
        <w:t>annum</w:t>
      </w:r>
      <w:r w:rsidR="0069631A" w:rsidRPr="007A06F5">
        <w:rPr>
          <w:sz w:val="22"/>
          <w:szCs w:val="22"/>
          <w:lang w:val="la-Latn"/>
        </w:rPr>
        <w:t xml:space="preserve"> </w:t>
      </w:r>
      <w:r w:rsidRPr="007A06F5">
        <w:rPr>
          <w:sz w:val="22"/>
          <w:szCs w:val="22"/>
          <w:lang w:val="la-Latn"/>
        </w:rPr>
        <w:t>causam suam purgare contempserint</w:t>
      </w:r>
      <w:r w:rsidR="0069631A" w:rsidRPr="007A06F5">
        <w:rPr>
          <w:sz w:val="22"/>
          <w:szCs w:val="22"/>
          <w:lang w:val="la-Latn"/>
        </w:rPr>
        <w:t xml:space="preserve">, </w:t>
      </w:r>
      <w:r w:rsidRPr="007A06F5">
        <w:rPr>
          <w:sz w:val="22"/>
          <w:szCs w:val="22"/>
          <w:lang w:val="la-Latn"/>
        </w:rPr>
        <w:t>nulla eorum vox penitus postea</w:t>
      </w:r>
      <w:r w:rsidR="00793814" w:rsidRPr="007A06F5">
        <w:rPr>
          <w:sz w:val="22"/>
          <w:szCs w:val="22"/>
          <w:lang w:val="la-Latn"/>
        </w:rPr>
        <w:t xml:space="preserve"> </w:t>
      </w:r>
      <w:r w:rsidRPr="007A06F5">
        <w:rPr>
          <w:sz w:val="22"/>
          <w:szCs w:val="22"/>
          <w:lang w:val="la-Latn"/>
        </w:rPr>
        <w:t>audiatur</w:t>
      </w:r>
      <w:r w:rsidR="0069631A" w:rsidRPr="007A06F5">
        <w:rPr>
          <w:sz w:val="22"/>
          <w:szCs w:val="22"/>
          <w:lang w:val="la-Latn"/>
        </w:rPr>
        <w:t xml:space="preserve">. </w:t>
      </w:r>
    </w:p>
    <w:p w14:paraId="23FF53B8" w14:textId="77777777" w:rsidR="00897446" w:rsidRPr="007A06F5" w:rsidRDefault="00CF13F7" w:rsidP="00724342">
      <w:pPr>
        <w:pStyle w:val="Normlnweb"/>
        <w:spacing w:before="0" w:beforeAutospacing="0" w:after="120" w:afterAutospacing="0"/>
        <w:rPr>
          <w:lang w:val="la-Latn"/>
        </w:rPr>
      </w:pPr>
      <w:r w:rsidRPr="007A06F5">
        <w:rPr>
          <w:lang w:val="la-Latn"/>
        </w:rPr>
        <w:t>LXXII</w:t>
      </w:r>
      <w:r w:rsidR="0069631A" w:rsidRPr="007A06F5">
        <w:rPr>
          <w:lang w:val="la-Latn"/>
        </w:rPr>
        <w:t xml:space="preserve">. </w:t>
      </w:r>
      <w:r w:rsidRPr="007A06F5">
        <w:rPr>
          <w:lang w:val="la-Latn"/>
        </w:rPr>
        <w:t>De epistola sancti Iacobi apostoli</w:t>
      </w:r>
      <w:r w:rsidR="0069631A" w:rsidRPr="007A06F5">
        <w:rPr>
          <w:lang w:val="la-Latn"/>
        </w:rPr>
        <w:t xml:space="preserve">, </w:t>
      </w:r>
      <w:r w:rsidRPr="007A06F5">
        <w:rPr>
          <w:lang w:val="la-Latn"/>
        </w:rPr>
        <w:t>in qua pro infirmis pręcipit orare</w:t>
      </w:r>
      <w:r w:rsidR="0069631A" w:rsidRPr="007A06F5">
        <w:rPr>
          <w:lang w:val="la-Latn"/>
        </w:rPr>
        <w:t xml:space="preserve">. </w:t>
      </w:r>
    </w:p>
    <w:p w14:paraId="54FF9E1F" w14:textId="496CF474" w:rsidR="00CF13F7" w:rsidRPr="007A06F5" w:rsidRDefault="00CF13F7" w:rsidP="00724342">
      <w:pPr>
        <w:pStyle w:val="Normlnweb"/>
        <w:spacing w:before="0" w:beforeAutospacing="0" w:after="120" w:afterAutospacing="0"/>
        <w:rPr>
          <w:lang w:val="la-Latn"/>
        </w:rPr>
      </w:pPr>
      <w:r w:rsidRPr="007A06F5">
        <w:rPr>
          <w:sz w:val="22"/>
          <w:szCs w:val="22"/>
          <w:lang w:val="la-Latn"/>
        </w:rPr>
        <w:t>Sane quoniam de hoc</w:t>
      </w:r>
      <w:r w:rsidR="0069631A" w:rsidRPr="007A06F5">
        <w:rPr>
          <w:sz w:val="22"/>
          <w:szCs w:val="22"/>
          <w:lang w:val="la-Latn"/>
        </w:rPr>
        <w:t xml:space="preserve">, </w:t>
      </w:r>
      <w:r w:rsidRPr="007A06F5">
        <w:rPr>
          <w:sz w:val="22"/>
          <w:szCs w:val="22"/>
          <w:lang w:val="la-Latn"/>
        </w:rPr>
        <w:t>sicuti de ceteris</w:t>
      </w:r>
      <w:r w:rsidR="0069631A" w:rsidRPr="007A06F5">
        <w:rPr>
          <w:sz w:val="22"/>
          <w:szCs w:val="22"/>
          <w:lang w:val="la-Latn"/>
        </w:rPr>
        <w:t xml:space="preserve">, </w:t>
      </w:r>
      <w:r w:rsidRPr="007A06F5">
        <w:rPr>
          <w:sz w:val="22"/>
          <w:szCs w:val="22"/>
          <w:lang w:val="la-Latn"/>
        </w:rPr>
        <w:t>consulere voluit dilectio tua</w:t>
      </w:r>
      <w:r w:rsidR="0047682A" w:rsidRPr="007A06F5">
        <w:rPr>
          <w:sz w:val="22"/>
          <w:szCs w:val="22"/>
          <w:lang w:val="la-Latn"/>
        </w:rPr>
        <w:t xml:space="preserve">, </w:t>
      </w:r>
      <w:r w:rsidRPr="007A06F5">
        <w:rPr>
          <w:sz w:val="22"/>
          <w:szCs w:val="22"/>
          <w:lang w:val="la-Latn"/>
        </w:rPr>
        <w:t>adiecit filius</w:t>
      </w:r>
      <w:r w:rsidR="00793814" w:rsidRPr="007A06F5">
        <w:rPr>
          <w:sz w:val="22"/>
          <w:szCs w:val="22"/>
          <w:lang w:val="la-Latn"/>
        </w:rPr>
        <w:t xml:space="preserve"> </w:t>
      </w:r>
      <w:r w:rsidRPr="007A06F5">
        <w:rPr>
          <w:sz w:val="22"/>
          <w:szCs w:val="22"/>
          <w:lang w:val="la-Latn"/>
        </w:rPr>
        <w:t>meus Cęlestinus diaconus in epistola sua</w:t>
      </w:r>
      <w:r w:rsidR="0069631A" w:rsidRPr="007A06F5">
        <w:rPr>
          <w:sz w:val="22"/>
          <w:szCs w:val="22"/>
          <w:lang w:val="la-Latn"/>
        </w:rPr>
        <w:t xml:space="preserve">, </w:t>
      </w:r>
      <w:r w:rsidRPr="007A06F5">
        <w:rPr>
          <w:sz w:val="22"/>
          <w:szCs w:val="22"/>
          <w:lang w:val="la-Latn"/>
        </w:rPr>
        <w:t>sic esse a tua dilectione positum illud</w:t>
      </w:r>
      <w:r w:rsidR="0069631A" w:rsidRPr="007A06F5">
        <w:rPr>
          <w:sz w:val="22"/>
          <w:szCs w:val="22"/>
          <w:lang w:val="la-Latn"/>
        </w:rPr>
        <w:t xml:space="preserve">, </w:t>
      </w:r>
      <w:r w:rsidRPr="007A06F5">
        <w:rPr>
          <w:sz w:val="22"/>
          <w:szCs w:val="22"/>
          <w:lang w:val="la-Latn"/>
        </w:rPr>
        <w:t>quod</w:t>
      </w:r>
      <w:r w:rsidR="00793814" w:rsidRPr="007A06F5">
        <w:rPr>
          <w:sz w:val="22"/>
          <w:szCs w:val="22"/>
          <w:lang w:val="la-Latn"/>
        </w:rPr>
        <w:t xml:space="preserve"> </w:t>
      </w:r>
      <w:r w:rsidRPr="007A06F5">
        <w:rPr>
          <w:sz w:val="22"/>
          <w:szCs w:val="22"/>
          <w:lang w:val="la-Latn"/>
        </w:rPr>
        <w:t>in beati apostoli Iacobi epistola est conscriptum: Infirmatur quis in vobis</w:t>
      </w:r>
      <w:r w:rsidR="0069631A" w:rsidRPr="007A06F5">
        <w:rPr>
          <w:sz w:val="22"/>
          <w:szCs w:val="22"/>
          <w:lang w:val="la-Latn"/>
        </w:rPr>
        <w:t xml:space="preserve">, </w:t>
      </w:r>
      <w:r w:rsidRPr="007A06F5">
        <w:rPr>
          <w:sz w:val="22"/>
          <w:szCs w:val="22"/>
          <w:lang w:val="la-Latn"/>
        </w:rPr>
        <w:t>inducat</w:t>
      </w:r>
      <w:r w:rsidR="00793814" w:rsidRPr="007A06F5">
        <w:rPr>
          <w:sz w:val="22"/>
          <w:szCs w:val="22"/>
          <w:lang w:val="la-Latn"/>
        </w:rPr>
        <w:t xml:space="preserve"> pres</w:t>
      </w:r>
      <w:r w:rsidRPr="007A06F5">
        <w:rPr>
          <w:sz w:val="22"/>
          <w:szCs w:val="22"/>
          <w:lang w:val="la-Latn"/>
        </w:rPr>
        <w:t>byteros et orent super eum</w:t>
      </w:r>
      <w:r w:rsidR="0069631A" w:rsidRPr="007A06F5">
        <w:rPr>
          <w:sz w:val="22"/>
          <w:szCs w:val="22"/>
          <w:lang w:val="la-Latn"/>
        </w:rPr>
        <w:t xml:space="preserve">, </w:t>
      </w:r>
      <w:r w:rsidRPr="007A06F5">
        <w:rPr>
          <w:sz w:val="22"/>
          <w:szCs w:val="22"/>
          <w:lang w:val="la-Latn"/>
        </w:rPr>
        <w:t>unguentes</w:t>
      </w:r>
      <w:r w:rsidR="00ED106A" w:rsidRPr="007A06F5">
        <w:rPr>
          <w:sz w:val="22"/>
          <w:szCs w:val="22"/>
          <w:lang w:val="la-Latn"/>
        </w:rPr>
        <w:t xml:space="preserve"> </w:t>
      </w:r>
      <w:r w:rsidRPr="007A06F5">
        <w:rPr>
          <w:sz w:val="22"/>
          <w:szCs w:val="22"/>
          <w:lang w:val="la-Latn"/>
        </w:rPr>
        <w:t>eum</w:t>
      </w:r>
      <w:r w:rsidR="00ED106A" w:rsidRPr="007A06F5">
        <w:rPr>
          <w:sz w:val="22"/>
          <w:szCs w:val="22"/>
          <w:lang w:val="la-Latn"/>
        </w:rPr>
        <w:t xml:space="preserve"> </w:t>
      </w:r>
      <w:r w:rsidRPr="007A06F5">
        <w:rPr>
          <w:sz w:val="22"/>
          <w:szCs w:val="22"/>
          <w:lang w:val="la-Latn"/>
        </w:rPr>
        <w:t xml:space="preserve">oleo </w:t>
      </w:r>
      <w:r w:rsidRPr="007A06F5">
        <w:rPr>
          <w:sz w:val="22"/>
          <w:szCs w:val="22"/>
          <w:lang w:val="la-Latn"/>
        </w:rPr>
        <w:lastRenderedPageBreak/>
        <w:t>in nomine domini</w:t>
      </w:r>
      <w:r w:rsidR="00A30F7F" w:rsidRPr="007A06F5">
        <w:rPr>
          <w:sz w:val="22"/>
          <w:szCs w:val="22"/>
          <w:lang w:val="la-Latn"/>
        </w:rPr>
        <w:t xml:space="preserve">; </w:t>
      </w:r>
      <w:r w:rsidRPr="007A06F5">
        <w:rPr>
          <w:sz w:val="22"/>
          <w:szCs w:val="22"/>
          <w:lang w:val="la-Latn"/>
        </w:rPr>
        <w:t>et oratio fidei</w:t>
      </w:r>
      <w:r w:rsidR="00793814" w:rsidRPr="007A06F5">
        <w:rPr>
          <w:sz w:val="22"/>
          <w:szCs w:val="22"/>
          <w:lang w:val="la-Latn"/>
        </w:rPr>
        <w:t xml:space="preserve"> </w:t>
      </w:r>
      <w:r w:rsidRPr="007A06F5">
        <w:rPr>
          <w:sz w:val="22"/>
          <w:szCs w:val="22"/>
          <w:lang w:val="la-Latn"/>
        </w:rPr>
        <w:t>salvabit infirmum et suscitabit illum dominus</w:t>
      </w:r>
      <w:r w:rsidR="00A30F7F" w:rsidRPr="007A06F5">
        <w:rPr>
          <w:sz w:val="22"/>
          <w:szCs w:val="22"/>
          <w:lang w:val="la-Latn"/>
        </w:rPr>
        <w:t xml:space="preserve">; </w:t>
      </w:r>
      <w:r w:rsidRPr="007A06F5">
        <w:rPr>
          <w:sz w:val="22"/>
          <w:szCs w:val="22"/>
          <w:lang w:val="la-Latn"/>
        </w:rPr>
        <w:t>et</w:t>
      </w:r>
      <w:r w:rsidR="0069631A" w:rsidRPr="007A06F5">
        <w:rPr>
          <w:sz w:val="22"/>
          <w:szCs w:val="22"/>
          <w:lang w:val="la-Latn"/>
        </w:rPr>
        <w:t xml:space="preserve">, </w:t>
      </w:r>
      <w:r w:rsidRPr="007A06F5">
        <w:rPr>
          <w:sz w:val="22"/>
          <w:szCs w:val="22"/>
          <w:lang w:val="la-Latn"/>
        </w:rPr>
        <w:t>si in peccatis fuerit</w:t>
      </w:r>
      <w:r w:rsidR="0069631A" w:rsidRPr="007A06F5">
        <w:rPr>
          <w:sz w:val="22"/>
          <w:szCs w:val="22"/>
          <w:lang w:val="la-Latn"/>
        </w:rPr>
        <w:t xml:space="preserve">, </w:t>
      </w:r>
      <w:r w:rsidRPr="007A06F5">
        <w:rPr>
          <w:sz w:val="22"/>
          <w:szCs w:val="22"/>
          <w:lang w:val="la-Latn"/>
        </w:rPr>
        <w:t>dimittuntur ei</w:t>
      </w:r>
      <w:r w:rsidR="0069631A" w:rsidRPr="007A06F5">
        <w:rPr>
          <w:sz w:val="22"/>
          <w:szCs w:val="22"/>
          <w:lang w:val="la-Latn"/>
        </w:rPr>
        <w:t xml:space="preserve">. </w:t>
      </w:r>
      <w:r w:rsidRPr="007A06F5">
        <w:rPr>
          <w:sz w:val="22"/>
          <w:szCs w:val="22"/>
          <w:lang w:val="la-Latn"/>
        </w:rPr>
        <w:t>Quod non est dubium de fidelibus ęgrotantibus accipi vel intelligi</w:t>
      </w:r>
      <w:r w:rsidR="00ED106A" w:rsidRPr="007A06F5">
        <w:rPr>
          <w:sz w:val="22"/>
          <w:szCs w:val="22"/>
          <w:lang w:val="la-Latn"/>
        </w:rPr>
        <w:t xml:space="preserve"> </w:t>
      </w:r>
      <w:r w:rsidRPr="007A06F5">
        <w:rPr>
          <w:sz w:val="22"/>
          <w:szCs w:val="22"/>
          <w:lang w:val="la-Latn"/>
        </w:rPr>
        <w:t>debere</w:t>
      </w:r>
      <w:r w:rsidR="0069631A" w:rsidRPr="007A06F5">
        <w:rPr>
          <w:sz w:val="22"/>
          <w:szCs w:val="22"/>
          <w:lang w:val="la-Latn"/>
        </w:rPr>
        <w:t xml:space="preserve">, </w:t>
      </w:r>
      <w:r w:rsidRPr="007A06F5">
        <w:rPr>
          <w:sz w:val="22"/>
          <w:szCs w:val="22"/>
          <w:lang w:val="la-Latn"/>
        </w:rPr>
        <w:t>qui sancto</w:t>
      </w:r>
      <w:r w:rsidR="00793814" w:rsidRPr="007A06F5">
        <w:rPr>
          <w:sz w:val="22"/>
          <w:szCs w:val="22"/>
          <w:lang w:val="la-Latn"/>
        </w:rPr>
        <w:t xml:space="preserve"> </w:t>
      </w:r>
      <w:r w:rsidRPr="007A06F5">
        <w:rPr>
          <w:sz w:val="22"/>
          <w:szCs w:val="22"/>
          <w:lang w:val="la-Latn"/>
        </w:rPr>
        <w:t>oleo crismatis perungi</w:t>
      </w:r>
      <w:r w:rsidR="00ED106A" w:rsidRPr="007A06F5">
        <w:rPr>
          <w:sz w:val="22"/>
          <w:szCs w:val="22"/>
          <w:lang w:val="la-Latn"/>
        </w:rPr>
        <w:t xml:space="preserve"> </w:t>
      </w:r>
      <w:r w:rsidRPr="007A06F5">
        <w:rPr>
          <w:sz w:val="22"/>
          <w:szCs w:val="22"/>
          <w:lang w:val="la-Latn"/>
        </w:rPr>
        <w:t>possunt</w:t>
      </w:r>
      <w:r w:rsidR="0069631A" w:rsidRPr="007A06F5">
        <w:rPr>
          <w:sz w:val="22"/>
          <w:szCs w:val="22"/>
          <w:lang w:val="la-Latn"/>
        </w:rPr>
        <w:t xml:space="preserve">, </w:t>
      </w:r>
      <w:r w:rsidRPr="007A06F5">
        <w:rPr>
          <w:sz w:val="22"/>
          <w:szCs w:val="22"/>
          <w:lang w:val="la-Latn"/>
        </w:rPr>
        <w:t>quod ab episcopo confectum</w:t>
      </w:r>
      <w:r w:rsidR="0069631A" w:rsidRPr="007A06F5">
        <w:rPr>
          <w:sz w:val="22"/>
          <w:szCs w:val="22"/>
          <w:lang w:val="la-Latn"/>
        </w:rPr>
        <w:t xml:space="preserve">, </w:t>
      </w:r>
      <w:r w:rsidRPr="007A06F5">
        <w:rPr>
          <w:sz w:val="22"/>
          <w:szCs w:val="22"/>
          <w:lang w:val="la-Latn"/>
        </w:rPr>
        <w:t>non solum sacerdotibus</w:t>
      </w:r>
      <w:r w:rsidR="0069631A" w:rsidRPr="007A06F5">
        <w:rPr>
          <w:sz w:val="22"/>
          <w:szCs w:val="22"/>
          <w:lang w:val="la-Latn"/>
        </w:rPr>
        <w:t xml:space="preserve">, </w:t>
      </w:r>
      <w:r w:rsidRPr="007A06F5">
        <w:rPr>
          <w:sz w:val="22"/>
          <w:szCs w:val="22"/>
          <w:lang w:val="la-Latn"/>
        </w:rPr>
        <w:t>sed omnibus ut christianis licet in sua aut suorum necessitate ad</w:t>
      </w:r>
      <w:r w:rsidR="00ED106A" w:rsidRPr="007A06F5">
        <w:rPr>
          <w:sz w:val="22"/>
          <w:szCs w:val="22"/>
          <w:lang w:val="la-Latn"/>
        </w:rPr>
        <w:t xml:space="preserve"> </w:t>
      </w:r>
      <w:r w:rsidRPr="007A06F5">
        <w:rPr>
          <w:sz w:val="22"/>
          <w:szCs w:val="22"/>
          <w:lang w:val="la-Latn"/>
        </w:rPr>
        <w:t>unguendum</w:t>
      </w:r>
      <w:r w:rsidR="0047682A" w:rsidRPr="007A06F5">
        <w:rPr>
          <w:sz w:val="22"/>
          <w:szCs w:val="22"/>
          <w:lang w:val="la-Latn"/>
        </w:rPr>
        <w:t xml:space="preserve">. </w:t>
      </w:r>
      <w:r w:rsidR="00793814" w:rsidRPr="007A06F5">
        <w:rPr>
          <w:sz w:val="22"/>
          <w:szCs w:val="22"/>
          <w:lang w:val="la-Latn"/>
        </w:rPr>
        <w:t>Cete</w:t>
      </w:r>
      <w:r w:rsidRPr="007A06F5">
        <w:rPr>
          <w:sz w:val="22"/>
          <w:szCs w:val="22"/>
          <w:lang w:val="la-Latn"/>
        </w:rPr>
        <w:t>rum illud superfluum videmus adiectum</w:t>
      </w:r>
      <w:r w:rsidR="0069631A" w:rsidRPr="007A06F5">
        <w:rPr>
          <w:sz w:val="22"/>
          <w:szCs w:val="22"/>
          <w:lang w:val="la-Latn"/>
        </w:rPr>
        <w:t xml:space="preserve">, </w:t>
      </w:r>
      <w:r w:rsidRPr="007A06F5">
        <w:rPr>
          <w:sz w:val="22"/>
          <w:szCs w:val="22"/>
          <w:lang w:val="la-Latn"/>
        </w:rPr>
        <w:t>ut de episcopo ambigatur</w:t>
      </w:r>
      <w:r w:rsidR="0069631A" w:rsidRPr="007A06F5">
        <w:rPr>
          <w:sz w:val="22"/>
          <w:szCs w:val="22"/>
          <w:lang w:val="la-Latn"/>
        </w:rPr>
        <w:t xml:space="preserve">, </w:t>
      </w:r>
      <w:r w:rsidRPr="007A06F5">
        <w:rPr>
          <w:sz w:val="22"/>
          <w:szCs w:val="22"/>
          <w:lang w:val="la-Latn"/>
        </w:rPr>
        <w:t>quod presbytero Heere non dubium est</w:t>
      </w:r>
      <w:r w:rsidR="00A30F7F" w:rsidRPr="007A06F5">
        <w:rPr>
          <w:sz w:val="22"/>
          <w:szCs w:val="22"/>
          <w:lang w:val="la-Latn"/>
        </w:rPr>
        <w:t xml:space="preserve">; </w:t>
      </w:r>
      <w:r w:rsidRPr="007A06F5">
        <w:rPr>
          <w:sz w:val="22"/>
          <w:szCs w:val="22"/>
          <w:lang w:val="la-Latn"/>
        </w:rPr>
        <w:t>quia episcopi occupationibus aliis impediti ad omnes languidos</w:t>
      </w:r>
      <w:r w:rsidR="00793814" w:rsidRPr="007A06F5">
        <w:rPr>
          <w:sz w:val="22"/>
          <w:szCs w:val="22"/>
          <w:lang w:val="la-Latn"/>
        </w:rPr>
        <w:t xml:space="preserve"> </w:t>
      </w:r>
      <w:r w:rsidRPr="007A06F5">
        <w:rPr>
          <w:sz w:val="22"/>
          <w:szCs w:val="22"/>
          <w:lang w:val="la-Latn"/>
        </w:rPr>
        <w:t>ire non possunt</w:t>
      </w:r>
      <w:r w:rsidR="0069631A" w:rsidRPr="007A06F5">
        <w:rPr>
          <w:sz w:val="22"/>
          <w:szCs w:val="22"/>
          <w:lang w:val="la-Latn"/>
        </w:rPr>
        <w:t xml:space="preserve">. </w:t>
      </w:r>
      <w:r w:rsidRPr="007A06F5">
        <w:rPr>
          <w:sz w:val="22"/>
          <w:szCs w:val="22"/>
          <w:lang w:val="la-Latn"/>
        </w:rPr>
        <w:t>Ceterum si episcopus aut potest aut dignum ducit aliquos a se</w:t>
      </w:r>
      <w:r w:rsidR="00793814" w:rsidRPr="007A06F5">
        <w:rPr>
          <w:sz w:val="22"/>
          <w:szCs w:val="22"/>
          <w:lang w:val="la-Latn"/>
        </w:rPr>
        <w:t xml:space="preserve"> visi</w:t>
      </w:r>
      <w:r w:rsidRPr="007A06F5">
        <w:rPr>
          <w:sz w:val="22"/>
          <w:szCs w:val="22"/>
          <w:lang w:val="la-Latn"/>
        </w:rPr>
        <w:t>tandos</w:t>
      </w:r>
      <w:r w:rsidR="0047682A" w:rsidRPr="007A06F5">
        <w:rPr>
          <w:sz w:val="22"/>
          <w:szCs w:val="22"/>
          <w:lang w:val="la-Latn"/>
        </w:rPr>
        <w:t xml:space="preserve">, </w:t>
      </w:r>
      <w:r w:rsidRPr="007A06F5">
        <w:rPr>
          <w:sz w:val="22"/>
          <w:szCs w:val="22"/>
          <w:lang w:val="la-Latn"/>
        </w:rPr>
        <w:t>et benedicere et tangere crismate sine cunctatione potest</w:t>
      </w:r>
      <w:r w:rsidR="0069631A" w:rsidRPr="007A06F5">
        <w:rPr>
          <w:sz w:val="22"/>
          <w:szCs w:val="22"/>
          <w:lang w:val="la-Latn"/>
        </w:rPr>
        <w:t xml:space="preserve">, </w:t>
      </w:r>
      <w:r w:rsidRPr="007A06F5">
        <w:rPr>
          <w:sz w:val="22"/>
          <w:szCs w:val="22"/>
          <w:lang w:val="la-Latn"/>
        </w:rPr>
        <w:t>cuius est</w:t>
      </w:r>
      <w:r w:rsidR="00ED106A" w:rsidRPr="007A06F5">
        <w:rPr>
          <w:sz w:val="22"/>
          <w:szCs w:val="22"/>
          <w:lang w:val="la-Latn"/>
        </w:rPr>
        <w:t xml:space="preserve"> </w:t>
      </w:r>
      <w:r w:rsidRPr="007A06F5">
        <w:rPr>
          <w:sz w:val="22"/>
          <w:szCs w:val="22"/>
          <w:lang w:val="la-Latn"/>
        </w:rPr>
        <w:t>ipsum</w:t>
      </w:r>
      <w:r w:rsidR="00793814" w:rsidRPr="007A06F5">
        <w:rPr>
          <w:sz w:val="22"/>
          <w:szCs w:val="22"/>
          <w:lang w:val="la-Latn"/>
        </w:rPr>
        <w:t xml:space="preserve"> </w:t>
      </w:r>
      <w:r w:rsidRPr="007A06F5">
        <w:rPr>
          <w:sz w:val="22"/>
          <w:szCs w:val="22"/>
          <w:lang w:val="la-Latn"/>
        </w:rPr>
        <w:t>crisma conficere</w:t>
      </w:r>
      <w:r w:rsidR="0069631A" w:rsidRPr="007A06F5">
        <w:rPr>
          <w:sz w:val="22"/>
          <w:szCs w:val="22"/>
          <w:lang w:val="la-Latn"/>
        </w:rPr>
        <w:t xml:space="preserve">. </w:t>
      </w:r>
      <w:r w:rsidRPr="007A06F5">
        <w:rPr>
          <w:sz w:val="22"/>
          <w:szCs w:val="22"/>
          <w:lang w:val="la-Latn"/>
        </w:rPr>
        <w:t>Nam pęnitentibus istud fundi non potest</w:t>
      </w:r>
      <w:r w:rsidR="0069631A" w:rsidRPr="007A06F5">
        <w:rPr>
          <w:sz w:val="22"/>
          <w:szCs w:val="22"/>
          <w:lang w:val="la-Latn"/>
        </w:rPr>
        <w:t xml:space="preserve">, </w:t>
      </w:r>
      <w:r w:rsidRPr="007A06F5">
        <w:rPr>
          <w:sz w:val="22"/>
          <w:szCs w:val="22"/>
          <w:lang w:val="la-Latn"/>
        </w:rPr>
        <w:t>quia genus est sacramenti</w:t>
      </w:r>
      <w:r w:rsidR="0069631A" w:rsidRPr="007A06F5">
        <w:rPr>
          <w:sz w:val="22"/>
          <w:szCs w:val="22"/>
          <w:lang w:val="la-Latn"/>
        </w:rPr>
        <w:t xml:space="preserve">. </w:t>
      </w:r>
      <w:r w:rsidRPr="007A06F5">
        <w:rPr>
          <w:sz w:val="22"/>
          <w:szCs w:val="22"/>
          <w:lang w:val="la-Latn"/>
        </w:rPr>
        <w:t>Nam quibus reliqua sacramenta negantur</w:t>
      </w:r>
      <w:r w:rsidR="0069631A" w:rsidRPr="007A06F5">
        <w:rPr>
          <w:sz w:val="22"/>
          <w:szCs w:val="22"/>
          <w:lang w:val="la-Latn"/>
        </w:rPr>
        <w:t xml:space="preserve">, </w:t>
      </w:r>
      <w:r w:rsidRPr="007A06F5">
        <w:rPr>
          <w:sz w:val="22"/>
          <w:szCs w:val="22"/>
          <w:lang w:val="la-Latn"/>
        </w:rPr>
        <w:t xml:space="preserve">quomodo unum genus putatur concedi? </w:t>
      </w:r>
    </w:p>
    <w:p w14:paraId="37307581" w14:textId="77777777" w:rsidR="00897446" w:rsidRPr="007A06F5" w:rsidRDefault="00CF13F7" w:rsidP="00724342">
      <w:pPr>
        <w:pStyle w:val="Normlnweb"/>
        <w:spacing w:before="0" w:beforeAutospacing="0" w:after="120" w:afterAutospacing="0"/>
        <w:rPr>
          <w:lang w:val="la-Latn"/>
        </w:rPr>
      </w:pPr>
      <w:r w:rsidRPr="007A06F5">
        <w:rPr>
          <w:lang w:val="la-Latn"/>
        </w:rPr>
        <w:t>LXXIII</w:t>
      </w:r>
      <w:r w:rsidR="0047682A" w:rsidRPr="007A06F5">
        <w:rPr>
          <w:lang w:val="la-Latn"/>
        </w:rPr>
        <w:t xml:space="preserve">. </w:t>
      </w:r>
      <w:r w:rsidRPr="007A06F5">
        <w:rPr>
          <w:lang w:val="la-Latn"/>
        </w:rPr>
        <w:t>Caput Calcidonensis concilii</w:t>
      </w:r>
      <w:r w:rsidR="0069631A" w:rsidRPr="007A06F5">
        <w:rPr>
          <w:lang w:val="la-Latn"/>
        </w:rPr>
        <w:t xml:space="preserve">. </w:t>
      </w:r>
      <w:r w:rsidRPr="007A06F5">
        <w:rPr>
          <w:iCs/>
          <w:lang w:val="la-Latn"/>
        </w:rPr>
        <w:t>De</w:t>
      </w:r>
      <w:r w:rsidRPr="007A06F5">
        <w:rPr>
          <w:lang w:val="la-Latn"/>
        </w:rPr>
        <w:t xml:space="preserve"> </w:t>
      </w:r>
      <w:r w:rsidRPr="007A06F5">
        <w:rPr>
          <w:iCs/>
          <w:lang w:val="la-Latn"/>
        </w:rPr>
        <w:t>diaconissis</w:t>
      </w:r>
      <w:r w:rsidRPr="007A06F5">
        <w:rPr>
          <w:lang w:val="la-Latn"/>
        </w:rPr>
        <w:t xml:space="preserve"> </w:t>
      </w:r>
      <w:r w:rsidRPr="007A06F5">
        <w:rPr>
          <w:iCs/>
          <w:lang w:val="la-Latn"/>
        </w:rPr>
        <w:t>mulieribus</w:t>
      </w:r>
      <w:r w:rsidR="0069631A" w:rsidRPr="007A06F5">
        <w:rPr>
          <w:lang w:val="la-Latn"/>
        </w:rPr>
        <w:t xml:space="preserve">. </w:t>
      </w:r>
    </w:p>
    <w:p w14:paraId="652444C8" w14:textId="5918B5B2" w:rsidR="00CF13F7" w:rsidRPr="007A06F5" w:rsidRDefault="00793814" w:rsidP="00724342">
      <w:pPr>
        <w:pStyle w:val="Normlnweb"/>
        <w:spacing w:before="0" w:beforeAutospacing="0" w:after="120" w:afterAutospacing="0"/>
        <w:rPr>
          <w:sz w:val="22"/>
          <w:szCs w:val="22"/>
          <w:lang w:val="la-Latn"/>
        </w:rPr>
      </w:pPr>
      <w:r w:rsidRPr="007A06F5">
        <w:rPr>
          <w:sz w:val="22"/>
          <w:szCs w:val="22"/>
          <w:lang w:val="la-Latn"/>
        </w:rPr>
        <w:t>Diaco</w:t>
      </w:r>
      <w:r w:rsidR="00CF13F7" w:rsidRPr="007A06F5">
        <w:rPr>
          <w:sz w:val="22"/>
          <w:szCs w:val="22"/>
          <w:lang w:val="la-Latn"/>
        </w:rPr>
        <w:t>nissam non ordinandam ante annum</w:t>
      </w:r>
      <w:r w:rsidR="00ED106A" w:rsidRPr="007A06F5">
        <w:rPr>
          <w:sz w:val="22"/>
          <w:szCs w:val="22"/>
          <w:lang w:val="la-Latn"/>
        </w:rPr>
        <w:t xml:space="preserve"> </w:t>
      </w:r>
      <w:r w:rsidR="00CF13F7" w:rsidRPr="007A06F5">
        <w:rPr>
          <w:sz w:val="22"/>
          <w:szCs w:val="22"/>
          <w:lang w:val="la-Latn"/>
        </w:rPr>
        <w:t>quadragesimum</w:t>
      </w:r>
      <w:r w:rsidR="0069631A" w:rsidRPr="007A06F5">
        <w:rPr>
          <w:sz w:val="22"/>
          <w:szCs w:val="22"/>
          <w:lang w:val="la-Latn"/>
        </w:rPr>
        <w:t xml:space="preserve">, </w:t>
      </w:r>
      <w:r w:rsidR="00CF13F7" w:rsidRPr="007A06F5">
        <w:rPr>
          <w:sz w:val="22"/>
          <w:szCs w:val="22"/>
          <w:lang w:val="la-Latn"/>
        </w:rPr>
        <w:t>et hanc</w:t>
      </w:r>
      <w:r w:rsidR="00ED106A" w:rsidRPr="007A06F5">
        <w:rPr>
          <w:sz w:val="22"/>
          <w:szCs w:val="22"/>
          <w:lang w:val="la-Latn"/>
        </w:rPr>
        <w:t xml:space="preserve"> </w:t>
      </w:r>
      <w:r w:rsidR="00CF13F7" w:rsidRPr="007A06F5">
        <w:rPr>
          <w:sz w:val="22"/>
          <w:szCs w:val="22"/>
          <w:lang w:val="la-Latn"/>
        </w:rPr>
        <w:t>cum summo</w:t>
      </w:r>
      <w:r w:rsidRPr="007A06F5">
        <w:rPr>
          <w:sz w:val="22"/>
          <w:szCs w:val="22"/>
          <w:lang w:val="la-Latn"/>
        </w:rPr>
        <w:t xml:space="preserve"> libra</w:t>
      </w:r>
      <w:r w:rsidR="00CF13F7" w:rsidRPr="007A06F5">
        <w:rPr>
          <w:sz w:val="22"/>
          <w:szCs w:val="22"/>
          <w:lang w:val="la-Latn"/>
        </w:rPr>
        <w:t>mine</w:t>
      </w:r>
      <w:r w:rsidR="0047682A" w:rsidRPr="007A06F5">
        <w:rPr>
          <w:sz w:val="22"/>
          <w:szCs w:val="22"/>
          <w:lang w:val="la-Latn"/>
        </w:rPr>
        <w:t xml:space="preserve">. </w:t>
      </w:r>
      <w:r w:rsidR="00CF13F7" w:rsidRPr="007A06F5">
        <w:rPr>
          <w:sz w:val="22"/>
          <w:szCs w:val="22"/>
          <w:lang w:val="la-Latn"/>
        </w:rPr>
        <w:t>Si vero suscipiens manus impositionem et aliquantum temporis in ministerio</w:t>
      </w:r>
      <w:r w:rsidRPr="007A06F5">
        <w:rPr>
          <w:sz w:val="22"/>
          <w:szCs w:val="22"/>
          <w:lang w:val="la-Latn"/>
        </w:rPr>
        <w:t xml:space="preserve"> </w:t>
      </w:r>
      <w:r w:rsidR="00CF13F7" w:rsidRPr="007A06F5">
        <w:rPr>
          <w:sz w:val="22"/>
          <w:szCs w:val="22"/>
          <w:lang w:val="la-Latn"/>
        </w:rPr>
        <w:t>permanens semetipsam tradat nuptiis</w:t>
      </w:r>
      <w:r w:rsidR="0047682A" w:rsidRPr="007A06F5">
        <w:rPr>
          <w:sz w:val="22"/>
          <w:szCs w:val="22"/>
          <w:lang w:val="la-Latn"/>
        </w:rPr>
        <w:t xml:space="preserve">, </w:t>
      </w:r>
      <w:r w:rsidR="00CF13F7" w:rsidRPr="007A06F5">
        <w:rPr>
          <w:sz w:val="22"/>
          <w:szCs w:val="22"/>
          <w:lang w:val="la-Latn"/>
        </w:rPr>
        <w:t>gratię dei contumeliam faciens</w:t>
      </w:r>
      <w:r w:rsidR="0069631A" w:rsidRPr="007A06F5">
        <w:rPr>
          <w:sz w:val="22"/>
          <w:szCs w:val="22"/>
          <w:lang w:val="la-Latn"/>
        </w:rPr>
        <w:t xml:space="preserve">, </w:t>
      </w:r>
      <w:r w:rsidRPr="007A06F5">
        <w:rPr>
          <w:sz w:val="22"/>
          <w:szCs w:val="22"/>
          <w:lang w:val="la-Latn"/>
        </w:rPr>
        <w:t>anathematize</w:t>
      </w:r>
      <w:r w:rsidR="00CF13F7" w:rsidRPr="007A06F5">
        <w:rPr>
          <w:sz w:val="22"/>
          <w:szCs w:val="22"/>
          <w:lang w:val="la-Latn"/>
        </w:rPr>
        <w:t>tur</w:t>
      </w:r>
      <w:r w:rsidR="00ED106A" w:rsidRPr="007A06F5">
        <w:rPr>
          <w:sz w:val="22"/>
          <w:szCs w:val="22"/>
          <w:lang w:val="la-Latn"/>
        </w:rPr>
        <w:t xml:space="preserve"> </w:t>
      </w:r>
      <w:r w:rsidR="00CF13F7" w:rsidRPr="007A06F5">
        <w:rPr>
          <w:sz w:val="22"/>
          <w:szCs w:val="22"/>
          <w:lang w:val="la-Latn"/>
        </w:rPr>
        <w:t>huiusmodi cum eo</w:t>
      </w:r>
      <w:r w:rsidR="0069631A" w:rsidRPr="007A06F5">
        <w:rPr>
          <w:sz w:val="22"/>
          <w:szCs w:val="22"/>
          <w:lang w:val="la-Latn"/>
        </w:rPr>
        <w:t xml:space="preserve">, </w:t>
      </w:r>
      <w:r w:rsidR="00CF13F7" w:rsidRPr="007A06F5">
        <w:rPr>
          <w:sz w:val="22"/>
          <w:szCs w:val="22"/>
          <w:lang w:val="la-Latn"/>
        </w:rPr>
        <w:t>qui eidem copulatur</w:t>
      </w:r>
      <w:r w:rsidR="0069631A" w:rsidRPr="007A06F5">
        <w:rPr>
          <w:sz w:val="22"/>
          <w:szCs w:val="22"/>
          <w:lang w:val="la-Latn"/>
        </w:rPr>
        <w:t xml:space="preserve">. </w:t>
      </w:r>
    </w:p>
    <w:p w14:paraId="1280BDD3" w14:textId="5B258EA3" w:rsidR="00897446" w:rsidRPr="007A06F5" w:rsidRDefault="00CF13F7" w:rsidP="00724342">
      <w:pPr>
        <w:pStyle w:val="Normlnweb"/>
        <w:spacing w:before="0" w:beforeAutospacing="0" w:after="120" w:afterAutospacing="0"/>
        <w:rPr>
          <w:lang w:val="la-Latn"/>
        </w:rPr>
      </w:pPr>
      <w:r w:rsidRPr="007A06F5">
        <w:rPr>
          <w:lang w:val="la-Latn"/>
        </w:rPr>
        <w:t>LXXIIII</w:t>
      </w:r>
      <w:r w:rsidR="0047682A" w:rsidRPr="007A06F5">
        <w:rPr>
          <w:lang w:val="la-Latn"/>
        </w:rPr>
        <w:t xml:space="preserve">. </w:t>
      </w:r>
      <w:r w:rsidRPr="007A06F5">
        <w:rPr>
          <w:iCs/>
          <w:lang w:val="la-Latn"/>
        </w:rPr>
        <w:t>De</w:t>
      </w:r>
      <w:r w:rsidRPr="007A06F5">
        <w:rPr>
          <w:lang w:val="la-Latn"/>
        </w:rPr>
        <w:t xml:space="preserve"> </w:t>
      </w:r>
      <w:r w:rsidRPr="007A06F5">
        <w:rPr>
          <w:iCs/>
          <w:lang w:val="la-Latn"/>
        </w:rPr>
        <w:t>coniuratione</w:t>
      </w:r>
      <w:r w:rsidRPr="007A06F5">
        <w:rPr>
          <w:lang w:val="la-Latn"/>
        </w:rPr>
        <w:t xml:space="preserve"> </w:t>
      </w:r>
      <w:r w:rsidRPr="007A06F5">
        <w:rPr>
          <w:iCs/>
          <w:lang w:val="la-Latn"/>
        </w:rPr>
        <w:t>vel</w:t>
      </w:r>
      <w:r w:rsidRPr="007A06F5">
        <w:rPr>
          <w:lang w:val="la-Latn"/>
        </w:rPr>
        <w:t xml:space="preserve"> </w:t>
      </w:r>
      <w:r w:rsidRPr="007A06F5">
        <w:rPr>
          <w:iCs/>
          <w:lang w:val="la-Latn"/>
        </w:rPr>
        <w:t>conspiratione</w:t>
      </w:r>
      <w:r w:rsidR="0069631A" w:rsidRPr="007A06F5">
        <w:rPr>
          <w:lang w:val="la-Latn"/>
        </w:rPr>
        <w:t xml:space="preserve">. </w:t>
      </w:r>
    </w:p>
    <w:p w14:paraId="7BAFC831" w14:textId="6FFF1294" w:rsidR="00CF13F7" w:rsidRPr="007A06F5" w:rsidRDefault="00CF13F7" w:rsidP="00724342">
      <w:pPr>
        <w:pStyle w:val="Normlnweb"/>
        <w:spacing w:before="0" w:beforeAutospacing="0" w:after="120" w:afterAutospacing="0"/>
        <w:rPr>
          <w:lang w:val="la-Latn"/>
        </w:rPr>
      </w:pPr>
      <w:r w:rsidRPr="007A06F5">
        <w:rPr>
          <w:sz w:val="22"/>
          <w:szCs w:val="22"/>
          <w:lang w:val="la-Latn"/>
        </w:rPr>
        <w:t>Coniurationis vel conspirationis</w:t>
      </w:r>
      <w:r w:rsidR="00793814" w:rsidRPr="007A06F5">
        <w:rPr>
          <w:sz w:val="22"/>
          <w:szCs w:val="22"/>
          <w:lang w:val="la-Latn"/>
        </w:rPr>
        <w:t xml:space="preserve"> </w:t>
      </w:r>
      <w:r w:rsidRPr="007A06F5">
        <w:rPr>
          <w:sz w:val="22"/>
          <w:szCs w:val="22"/>
          <w:lang w:val="la-Latn"/>
        </w:rPr>
        <w:t>crimen et ab exteris</w:t>
      </w:r>
      <w:r w:rsidR="00A30F7F" w:rsidRPr="007A06F5">
        <w:rPr>
          <w:sz w:val="22"/>
          <w:szCs w:val="22"/>
          <w:lang w:val="la-Latn"/>
        </w:rPr>
        <w:t xml:space="preserve"> </w:t>
      </w:r>
      <w:r w:rsidRPr="007A06F5">
        <w:rPr>
          <w:sz w:val="22"/>
          <w:szCs w:val="22"/>
          <w:lang w:val="la-Latn"/>
        </w:rPr>
        <w:t>legibus est omnino prohibitum</w:t>
      </w:r>
      <w:r w:rsidR="00A30F7F" w:rsidRPr="007A06F5">
        <w:rPr>
          <w:sz w:val="22"/>
          <w:szCs w:val="22"/>
          <w:lang w:val="la-Latn"/>
        </w:rPr>
        <w:t xml:space="preserve">; </w:t>
      </w:r>
      <w:r w:rsidRPr="007A06F5">
        <w:rPr>
          <w:sz w:val="22"/>
          <w:szCs w:val="22"/>
          <w:lang w:val="la-Latn"/>
        </w:rPr>
        <w:t>multo magis hoc in dei ecclesia</w:t>
      </w:r>
      <w:r w:rsidR="00793814" w:rsidRPr="007A06F5">
        <w:rPr>
          <w:sz w:val="22"/>
          <w:szCs w:val="22"/>
          <w:lang w:val="la-Latn"/>
        </w:rPr>
        <w:t xml:space="preserve"> </w:t>
      </w:r>
      <w:r w:rsidRPr="007A06F5">
        <w:rPr>
          <w:sz w:val="22"/>
          <w:szCs w:val="22"/>
          <w:lang w:val="la-Latn"/>
        </w:rPr>
        <w:t>ne fiat</w:t>
      </w:r>
      <w:r w:rsidR="0069631A" w:rsidRPr="007A06F5">
        <w:rPr>
          <w:sz w:val="22"/>
          <w:szCs w:val="22"/>
          <w:lang w:val="la-Latn"/>
        </w:rPr>
        <w:t xml:space="preserve">, </w:t>
      </w:r>
      <w:r w:rsidRPr="007A06F5">
        <w:rPr>
          <w:sz w:val="22"/>
          <w:szCs w:val="22"/>
          <w:lang w:val="la-Latn"/>
        </w:rPr>
        <w:t>admonere</w:t>
      </w:r>
      <w:r w:rsidR="00ED106A" w:rsidRPr="007A06F5">
        <w:rPr>
          <w:sz w:val="22"/>
          <w:szCs w:val="22"/>
          <w:lang w:val="la-Latn"/>
        </w:rPr>
        <w:t xml:space="preserve"> </w:t>
      </w:r>
      <w:r w:rsidRPr="007A06F5">
        <w:rPr>
          <w:sz w:val="22"/>
          <w:szCs w:val="22"/>
          <w:lang w:val="la-Latn"/>
        </w:rPr>
        <w:t>convenit</w:t>
      </w:r>
      <w:r w:rsidR="0047682A" w:rsidRPr="007A06F5">
        <w:rPr>
          <w:sz w:val="22"/>
          <w:szCs w:val="22"/>
          <w:lang w:val="la-Latn"/>
        </w:rPr>
        <w:t xml:space="preserve">. </w:t>
      </w:r>
      <w:r w:rsidRPr="007A06F5">
        <w:rPr>
          <w:sz w:val="22"/>
          <w:szCs w:val="22"/>
          <w:lang w:val="la-Latn"/>
        </w:rPr>
        <w:t>Si qui ergo clerici vel monachi reperti fuerint</w:t>
      </w:r>
      <w:r w:rsidR="00793814" w:rsidRPr="007A06F5">
        <w:rPr>
          <w:sz w:val="22"/>
          <w:szCs w:val="22"/>
          <w:lang w:val="la-Latn"/>
        </w:rPr>
        <w:t xml:space="preserve"> con</w:t>
      </w:r>
      <w:r w:rsidRPr="007A06F5">
        <w:rPr>
          <w:sz w:val="22"/>
          <w:szCs w:val="22"/>
          <w:lang w:val="la-Latn"/>
        </w:rPr>
        <w:t>iurantes aut conspirantes</w:t>
      </w:r>
      <w:r w:rsidR="00ED106A" w:rsidRPr="007A06F5">
        <w:rPr>
          <w:sz w:val="22"/>
          <w:szCs w:val="22"/>
          <w:lang w:val="la-Latn"/>
        </w:rPr>
        <w:t xml:space="preserve"> </w:t>
      </w:r>
      <w:r w:rsidRPr="007A06F5">
        <w:rPr>
          <w:sz w:val="22"/>
          <w:szCs w:val="22"/>
          <w:lang w:val="la-Latn"/>
        </w:rPr>
        <w:t>aut insidias ponentes episcopis</w:t>
      </w:r>
      <w:r w:rsidR="00ED106A" w:rsidRPr="007A06F5">
        <w:rPr>
          <w:sz w:val="22"/>
          <w:szCs w:val="22"/>
          <w:lang w:val="la-Latn"/>
        </w:rPr>
        <w:t xml:space="preserve"> </w:t>
      </w:r>
      <w:r w:rsidRPr="007A06F5">
        <w:rPr>
          <w:sz w:val="22"/>
          <w:szCs w:val="22"/>
          <w:lang w:val="la-Latn"/>
        </w:rPr>
        <w:t>aut clericis</w:t>
      </w:r>
      <w:r w:rsidR="0069631A" w:rsidRPr="007A06F5">
        <w:rPr>
          <w:sz w:val="22"/>
          <w:szCs w:val="22"/>
          <w:lang w:val="la-Latn"/>
        </w:rPr>
        <w:t xml:space="preserve">, </w:t>
      </w:r>
      <w:r w:rsidRPr="007A06F5">
        <w:rPr>
          <w:sz w:val="22"/>
          <w:szCs w:val="22"/>
          <w:lang w:val="la-Latn"/>
        </w:rPr>
        <w:t>gradu proprio</w:t>
      </w:r>
      <w:r w:rsidR="00793814" w:rsidRPr="007A06F5">
        <w:rPr>
          <w:sz w:val="22"/>
          <w:szCs w:val="22"/>
          <w:lang w:val="la-Latn"/>
        </w:rPr>
        <w:t xml:space="preserve"> </w:t>
      </w:r>
      <w:r w:rsidRPr="007A06F5">
        <w:rPr>
          <w:sz w:val="22"/>
          <w:szCs w:val="22"/>
          <w:lang w:val="la-Latn"/>
        </w:rPr>
        <w:t>penitus abiciantur</w:t>
      </w:r>
      <w:r w:rsidR="0069631A" w:rsidRPr="007A06F5">
        <w:rPr>
          <w:sz w:val="22"/>
          <w:szCs w:val="22"/>
          <w:lang w:val="la-Latn"/>
        </w:rPr>
        <w:t xml:space="preserve">. </w:t>
      </w:r>
      <w:r w:rsidRPr="007A06F5">
        <w:rPr>
          <w:sz w:val="22"/>
          <w:szCs w:val="22"/>
          <w:lang w:val="la-Latn"/>
        </w:rPr>
        <w:t>/</w:t>
      </w:r>
    </w:p>
    <w:p w14:paraId="18C63CCB" w14:textId="3C175807" w:rsidR="00CF13F7" w:rsidRPr="007A06F5" w:rsidRDefault="00CF13F7" w:rsidP="00724342">
      <w:pPr>
        <w:pStyle w:val="Normlnweb"/>
        <w:spacing w:before="0" w:beforeAutospacing="0" w:after="120" w:afterAutospacing="0"/>
        <w:rPr>
          <w:lang w:val="la-Latn"/>
        </w:rPr>
      </w:pPr>
      <w:r w:rsidRPr="007A06F5">
        <w:rPr>
          <w:lang w:val="la-Latn"/>
        </w:rPr>
        <w:t>LXXV</w:t>
      </w:r>
      <w:r w:rsidR="0047682A" w:rsidRPr="007A06F5">
        <w:rPr>
          <w:lang w:val="la-Latn"/>
        </w:rPr>
        <w:t xml:space="preserve">. </w:t>
      </w:r>
      <w:r w:rsidRPr="007A06F5">
        <w:rPr>
          <w:iCs/>
          <w:lang w:val="la-Latn"/>
        </w:rPr>
        <w:t>Quod</w:t>
      </w:r>
      <w:r w:rsidRPr="007A06F5">
        <w:rPr>
          <w:lang w:val="la-Latn"/>
        </w:rPr>
        <w:t xml:space="preserve"> </w:t>
      </w:r>
      <w:r w:rsidRPr="007A06F5">
        <w:rPr>
          <w:iCs/>
          <w:lang w:val="la-Latn"/>
        </w:rPr>
        <w:t>non</w:t>
      </w:r>
      <w:r w:rsidRPr="007A06F5">
        <w:rPr>
          <w:lang w:val="la-Latn"/>
        </w:rPr>
        <w:t xml:space="preserve"> </w:t>
      </w:r>
      <w:r w:rsidRPr="007A06F5">
        <w:rPr>
          <w:iCs/>
          <w:lang w:val="la-Latn"/>
        </w:rPr>
        <w:t>liceat</w:t>
      </w:r>
      <w:r w:rsidRPr="007A06F5">
        <w:rPr>
          <w:lang w:val="la-Latn"/>
        </w:rPr>
        <w:t xml:space="preserve"> </w:t>
      </w:r>
      <w:r w:rsidRPr="007A06F5">
        <w:rPr>
          <w:iCs/>
          <w:lang w:val="la-Latn"/>
        </w:rPr>
        <w:t>clericis</w:t>
      </w:r>
      <w:r w:rsidRPr="007A06F5">
        <w:rPr>
          <w:lang w:val="la-Latn"/>
        </w:rPr>
        <w:t xml:space="preserve"> a </w:t>
      </w:r>
      <w:r w:rsidRPr="007A06F5">
        <w:rPr>
          <w:iCs/>
          <w:lang w:val="la-Latn"/>
        </w:rPr>
        <w:t>post</w:t>
      </w:r>
      <w:r w:rsidRPr="007A06F5">
        <w:rPr>
          <w:lang w:val="la-Latn"/>
        </w:rPr>
        <w:t xml:space="preserve"> </w:t>
      </w:r>
      <w:r w:rsidRPr="007A06F5">
        <w:rPr>
          <w:iCs/>
          <w:lang w:val="la-Latn"/>
        </w:rPr>
        <w:t>mortem</w:t>
      </w:r>
      <w:r w:rsidRPr="007A06F5">
        <w:rPr>
          <w:lang w:val="la-Latn"/>
        </w:rPr>
        <w:t xml:space="preserve"> </w:t>
      </w:r>
      <w:r w:rsidRPr="007A06F5">
        <w:rPr>
          <w:iCs/>
          <w:lang w:val="la-Latn"/>
        </w:rPr>
        <w:t>episcopi</w:t>
      </w:r>
      <w:r w:rsidRPr="007A06F5">
        <w:rPr>
          <w:lang w:val="la-Latn"/>
        </w:rPr>
        <w:t xml:space="preserve"> </w:t>
      </w:r>
      <w:r w:rsidRPr="007A06F5">
        <w:rPr>
          <w:iCs/>
          <w:lang w:val="la-Latn"/>
        </w:rPr>
        <w:t>sui</w:t>
      </w:r>
      <w:r w:rsidRPr="007A06F5">
        <w:rPr>
          <w:lang w:val="la-Latn"/>
        </w:rPr>
        <w:t xml:space="preserve"> </w:t>
      </w:r>
      <w:r w:rsidRPr="007A06F5">
        <w:rPr>
          <w:iCs/>
          <w:lang w:val="la-Latn"/>
        </w:rPr>
        <w:t>res</w:t>
      </w:r>
      <w:r w:rsidRPr="007A06F5">
        <w:rPr>
          <w:lang w:val="la-Latn"/>
        </w:rPr>
        <w:t xml:space="preserve"> </w:t>
      </w:r>
      <w:r w:rsidRPr="007A06F5">
        <w:rPr>
          <w:iCs/>
          <w:lang w:val="la-Latn"/>
        </w:rPr>
        <w:t>ad</w:t>
      </w:r>
      <w:r w:rsidRPr="007A06F5">
        <w:rPr>
          <w:lang w:val="la-Latn"/>
        </w:rPr>
        <w:t xml:space="preserve"> </w:t>
      </w:r>
      <w:r w:rsidRPr="007A06F5">
        <w:rPr>
          <w:iCs/>
          <w:lang w:val="la-Latn"/>
        </w:rPr>
        <w:t>eum</w:t>
      </w:r>
      <w:r w:rsidR="00793814" w:rsidRPr="007A06F5">
        <w:rPr>
          <w:lang w:val="la-Latn"/>
        </w:rPr>
        <w:t xml:space="preserve"> per</w:t>
      </w:r>
      <w:r w:rsidRPr="007A06F5">
        <w:rPr>
          <w:iCs/>
          <w:lang w:val="la-Latn"/>
        </w:rPr>
        <w:t>tinentes</w:t>
      </w:r>
      <w:r w:rsidRPr="007A06F5">
        <w:rPr>
          <w:lang w:val="la-Latn"/>
        </w:rPr>
        <w:t xml:space="preserve"> </w:t>
      </w:r>
      <w:r w:rsidRPr="007A06F5">
        <w:rPr>
          <w:iCs/>
          <w:lang w:val="la-Latn"/>
        </w:rPr>
        <w:t>diripere</w:t>
      </w:r>
      <w:r w:rsidR="0069631A" w:rsidRPr="007A06F5">
        <w:rPr>
          <w:lang w:val="la-Latn"/>
        </w:rPr>
        <w:t xml:space="preserve">. </w:t>
      </w:r>
      <w:r w:rsidRPr="007A06F5">
        <w:rPr>
          <w:sz w:val="22"/>
          <w:szCs w:val="22"/>
          <w:lang w:val="la-Latn"/>
        </w:rPr>
        <w:t>Non licere clericis post obitum sui episcopi res ad eum pertinentes</w:t>
      </w:r>
      <w:r w:rsidR="00793814" w:rsidRPr="007A06F5">
        <w:rPr>
          <w:sz w:val="22"/>
          <w:szCs w:val="22"/>
          <w:lang w:val="la-Latn"/>
        </w:rPr>
        <w:t xml:space="preserve"> </w:t>
      </w:r>
      <w:r w:rsidRPr="007A06F5">
        <w:rPr>
          <w:sz w:val="22"/>
          <w:szCs w:val="22"/>
          <w:lang w:val="la-Latn"/>
        </w:rPr>
        <w:t>diripere</w:t>
      </w:r>
      <w:r w:rsidR="0069631A" w:rsidRPr="007A06F5">
        <w:rPr>
          <w:sz w:val="22"/>
          <w:szCs w:val="22"/>
          <w:lang w:val="la-Latn"/>
        </w:rPr>
        <w:t xml:space="preserve">, </w:t>
      </w:r>
      <w:r w:rsidRPr="007A06F5">
        <w:rPr>
          <w:sz w:val="22"/>
          <w:szCs w:val="22"/>
          <w:lang w:val="la-Latn"/>
        </w:rPr>
        <w:t>sicut</w:t>
      </w:r>
      <w:r w:rsidR="0069631A" w:rsidRPr="007A06F5">
        <w:rPr>
          <w:sz w:val="22"/>
          <w:szCs w:val="22"/>
          <w:lang w:val="la-Latn"/>
        </w:rPr>
        <w:t xml:space="preserve"> </w:t>
      </w:r>
      <w:r w:rsidRPr="007A06F5">
        <w:rPr>
          <w:sz w:val="22"/>
          <w:szCs w:val="22"/>
          <w:lang w:val="la-Latn"/>
        </w:rPr>
        <w:t>antiquis quoque canonibus constitutum est</w:t>
      </w:r>
      <w:r w:rsidR="0069631A" w:rsidRPr="007A06F5">
        <w:rPr>
          <w:sz w:val="22"/>
          <w:szCs w:val="22"/>
          <w:lang w:val="la-Latn"/>
        </w:rPr>
        <w:t xml:space="preserve">. </w:t>
      </w:r>
      <w:r w:rsidRPr="007A06F5">
        <w:rPr>
          <w:sz w:val="22"/>
          <w:szCs w:val="22"/>
          <w:lang w:val="la-Latn"/>
        </w:rPr>
        <w:t>Quod si hoc facere</w:t>
      </w:r>
      <w:r w:rsidR="00793814" w:rsidRPr="007A06F5">
        <w:rPr>
          <w:sz w:val="22"/>
          <w:szCs w:val="22"/>
          <w:lang w:val="la-Latn"/>
        </w:rPr>
        <w:t xml:space="preserve"> tempta </w:t>
      </w:r>
      <w:r w:rsidRPr="007A06F5">
        <w:rPr>
          <w:sz w:val="22"/>
          <w:szCs w:val="22"/>
          <w:lang w:val="la-Latn"/>
        </w:rPr>
        <w:t>verint</w:t>
      </w:r>
      <w:r w:rsidR="0069631A" w:rsidRPr="007A06F5">
        <w:rPr>
          <w:sz w:val="22"/>
          <w:szCs w:val="22"/>
          <w:lang w:val="la-Latn"/>
        </w:rPr>
        <w:t xml:space="preserve">, </w:t>
      </w:r>
      <w:r w:rsidRPr="007A06F5">
        <w:rPr>
          <w:sz w:val="22"/>
          <w:szCs w:val="22"/>
          <w:lang w:val="la-Latn"/>
        </w:rPr>
        <w:t>graduum suorum periculo subiacebunt</w:t>
      </w:r>
      <w:r w:rsidR="0069631A" w:rsidRPr="007A06F5">
        <w:rPr>
          <w:sz w:val="22"/>
          <w:szCs w:val="22"/>
          <w:lang w:val="la-Latn"/>
        </w:rPr>
        <w:t xml:space="preserve">. </w:t>
      </w:r>
    </w:p>
    <w:p w14:paraId="61B23984" w14:textId="77777777" w:rsidR="00897446" w:rsidRPr="007A06F5" w:rsidRDefault="00CF13F7" w:rsidP="00724342">
      <w:pPr>
        <w:pStyle w:val="Normlnweb"/>
        <w:spacing w:before="0" w:beforeAutospacing="0" w:after="120" w:afterAutospacing="0"/>
        <w:rPr>
          <w:lang w:val="la-Latn"/>
        </w:rPr>
      </w:pPr>
      <w:r w:rsidRPr="007A06F5">
        <w:rPr>
          <w:lang w:val="la-Latn"/>
        </w:rPr>
        <w:t>LXXVI</w:t>
      </w:r>
      <w:r w:rsidR="0069631A" w:rsidRPr="007A06F5">
        <w:rPr>
          <w:lang w:val="la-Latn"/>
        </w:rPr>
        <w:t xml:space="preserve">. </w:t>
      </w:r>
      <w:r w:rsidRPr="007A06F5">
        <w:rPr>
          <w:iCs/>
          <w:lang w:val="la-Latn"/>
        </w:rPr>
        <w:t>Quod</w:t>
      </w:r>
      <w:r w:rsidRPr="007A06F5">
        <w:rPr>
          <w:lang w:val="la-Latn"/>
        </w:rPr>
        <w:t xml:space="preserve"> </w:t>
      </w:r>
      <w:r w:rsidRPr="007A06F5">
        <w:rPr>
          <w:iCs/>
          <w:lang w:val="la-Latn"/>
        </w:rPr>
        <w:t>non</w:t>
      </w:r>
      <w:r w:rsidRPr="007A06F5">
        <w:rPr>
          <w:lang w:val="la-Latn"/>
        </w:rPr>
        <w:t xml:space="preserve"> </w:t>
      </w:r>
      <w:r w:rsidRPr="007A06F5">
        <w:rPr>
          <w:iCs/>
          <w:lang w:val="la-Latn"/>
        </w:rPr>
        <w:t>oporteat</w:t>
      </w:r>
      <w:r w:rsidR="0069631A" w:rsidRPr="007A06F5">
        <w:rPr>
          <w:lang w:val="la-Latn"/>
        </w:rPr>
        <w:t xml:space="preserve"> </w:t>
      </w:r>
      <w:r w:rsidRPr="007A06F5">
        <w:rPr>
          <w:iCs/>
          <w:lang w:val="la-Latn"/>
        </w:rPr>
        <w:t>ordinationes</w:t>
      </w:r>
      <w:r w:rsidRPr="007A06F5">
        <w:rPr>
          <w:lang w:val="la-Latn"/>
        </w:rPr>
        <w:t xml:space="preserve"> </w:t>
      </w:r>
      <w:r w:rsidRPr="007A06F5">
        <w:rPr>
          <w:iCs/>
          <w:lang w:val="la-Latn"/>
        </w:rPr>
        <w:t>episcoporum</w:t>
      </w:r>
      <w:r w:rsidRPr="007A06F5">
        <w:rPr>
          <w:lang w:val="la-Latn"/>
        </w:rPr>
        <w:t xml:space="preserve"> </w:t>
      </w:r>
      <w:r w:rsidRPr="007A06F5">
        <w:rPr>
          <w:iCs/>
          <w:lang w:val="la-Latn"/>
        </w:rPr>
        <w:t>diu</w:t>
      </w:r>
      <w:r w:rsidRPr="007A06F5">
        <w:rPr>
          <w:lang w:val="la-Latn"/>
        </w:rPr>
        <w:t xml:space="preserve"> </w:t>
      </w:r>
      <w:r w:rsidRPr="007A06F5">
        <w:rPr>
          <w:iCs/>
          <w:lang w:val="la-Latn"/>
        </w:rPr>
        <w:t>differre</w:t>
      </w:r>
      <w:r w:rsidR="0069631A" w:rsidRPr="007A06F5">
        <w:rPr>
          <w:lang w:val="la-Latn"/>
        </w:rPr>
        <w:t xml:space="preserve">. </w:t>
      </w:r>
    </w:p>
    <w:p w14:paraId="64297327" w14:textId="380DB244" w:rsidR="00CF13F7" w:rsidRPr="007A06F5" w:rsidRDefault="00CF13F7" w:rsidP="00724342">
      <w:pPr>
        <w:pStyle w:val="Normlnweb"/>
        <w:spacing w:before="0" w:beforeAutospacing="0" w:after="120" w:afterAutospacing="0"/>
        <w:rPr>
          <w:sz w:val="22"/>
          <w:szCs w:val="22"/>
          <w:lang w:val="la-Latn"/>
        </w:rPr>
      </w:pPr>
      <w:r w:rsidRPr="007A06F5">
        <w:rPr>
          <w:sz w:val="22"/>
          <w:szCs w:val="22"/>
          <w:lang w:val="la-Latn"/>
        </w:rPr>
        <w:t>Quoniam</w:t>
      </w:r>
      <w:r w:rsidR="00793814" w:rsidRPr="007A06F5">
        <w:rPr>
          <w:sz w:val="22"/>
          <w:szCs w:val="22"/>
          <w:lang w:val="la-Latn"/>
        </w:rPr>
        <w:t xml:space="preserve"> </w:t>
      </w:r>
      <w:r w:rsidRPr="007A06F5">
        <w:rPr>
          <w:sz w:val="22"/>
          <w:szCs w:val="22"/>
          <w:lang w:val="la-Latn"/>
        </w:rPr>
        <w:t>quidam metropolitanorum</w:t>
      </w:r>
      <w:r w:rsidR="0069631A" w:rsidRPr="007A06F5">
        <w:rPr>
          <w:sz w:val="22"/>
          <w:szCs w:val="22"/>
          <w:lang w:val="la-Latn"/>
        </w:rPr>
        <w:t xml:space="preserve">, </w:t>
      </w:r>
      <w:r w:rsidRPr="007A06F5">
        <w:rPr>
          <w:sz w:val="22"/>
          <w:szCs w:val="22"/>
          <w:lang w:val="la-Latn"/>
        </w:rPr>
        <w:t>quantum comperimus</w:t>
      </w:r>
      <w:r w:rsidR="0069631A" w:rsidRPr="007A06F5">
        <w:rPr>
          <w:sz w:val="22"/>
          <w:szCs w:val="22"/>
          <w:lang w:val="la-Latn"/>
        </w:rPr>
        <w:t xml:space="preserve">, </w:t>
      </w:r>
      <w:r w:rsidRPr="007A06F5">
        <w:rPr>
          <w:sz w:val="22"/>
          <w:szCs w:val="22"/>
          <w:lang w:val="la-Latn"/>
        </w:rPr>
        <w:t>negligunt commissos sibi greges et</w:t>
      </w:r>
      <w:r w:rsidR="00793814" w:rsidRPr="007A06F5">
        <w:rPr>
          <w:sz w:val="22"/>
          <w:szCs w:val="22"/>
          <w:lang w:val="la-Latn"/>
        </w:rPr>
        <w:t xml:space="preserve"> </w:t>
      </w:r>
      <w:r w:rsidRPr="007A06F5">
        <w:rPr>
          <w:sz w:val="22"/>
          <w:szCs w:val="22"/>
          <w:lang w:val="la-Latn"/>
        </w:rPr>
        <w:t>ordinationes episcoporum facere differunt</w:t>
      </w:r>
      <w:r w:rsidR="0069631A" w:rsidRPr="007A06F5">
        <w:rPr>
          <w:sz w:val="22"/>
          <w:szCs w:val="22"/>
          <w:lang w:val="la-Latn"/>
        </w:rPr>
        <w:t xml:space="preserve">, </w:t>
      </w:r>
      <w:r w:rsidRPr="007A06F5">
        <w:rPr>
          <w:sz w:val="22"/>
          <w:szCs w:val="22"/>
          <w:lang w:val="la-Latn"/>
        </w:rPr>
        <w:t>placuit sanctę synodo intra</w:t>
      </w:r>
      <w:r w:rsidR="0069631A" w:rsidRPr="007A06F5">
        <w:rPr>
          <w:sz w:val="22"/>
          <w:szCs w:val="22"/>
          <w:lang w:val="la-Latn"/>
        </w:rPr>
        <w:t xml:space="preserve"> </w:t>
      </w:r>
      <w:r w:rsidRPr="007A06F5">
        <w:rPr>
          <w:sz w:val="22"/>
          <w:szCs w:val="22"/>
          <w:lang w:val="la-Latn"/>
        </w:rPr>
        <w:t>tres</w:t>
      </w:r>
      <w:r w:rsidR="0069631A" w:rsidRPr="007A06F5">
        <w:rPr>
          <w:sz w:val="22"/>
          <w:szCs w:val="22"/>
          <w:lang w:val="la-Latn"/>
        </w:rPr>
        <w:t xml:space="preserve"> </w:t>
      </w:r>
      <w:r w:rsidRPr="007A06F5">
        <w:rPr>
          <w:sz w:val="22"/>
          <w:szCs w:val="22"/>
          <w:lang w:val="la-Latn"/>
        </w:rPr>
        <w:t>menses</w:t>
      </w:r>
      <w:r w:rsidR="00793814" w:rsidRPr="007A06F5">
        <w:rPr>
          <w:sz w:val="22"/>
          <w:szCs w:val="22"/>
          <w:lang w:val="la-Latn"/>
        </w:rPr>
        <w:t xml:space="preserve"> </w:t>
      </w:r>
      <w:r w:rsidRPr="007A06F5">
        <w:rPr>
          <w:sz w:val="22"/>
          <w:szCs w:val="22"/>
          <w:lang w:val="la-Latn"/>
        </w:rPr>
        <w:t>ordinationes celebrari</w:t>
      </w:r>
      <w:r w:rsidR="0069631A" w:rsidRPr="007A06F5">
        <w:rPr>
          <w:sz w:val="22"/>
          <w:szCs w:val="22"/>
          <w:lang w:val="la-Latn"/>
        </w:rPr>
        <w:t xml:space="preserve">, </w:t>
      </w:r>
      <w:r w:rsidRPr="007A06F5">
        <w:rPr>
          <w:sz w:val="22"/>
          <w:szCs w:val="22"/>
          <w:lang w:val="la-Latn"/>
        </w:rPr>
        <w:t>nisi forte necessitas inexcusabilis</w:t>
      </w:r>
      <w:r w:rsidR="0069631A" w:rsidRPr="007A06F5">
        <w:rPr>
          <w:sz w:val="22"/>
          <w:szCs w:val="22"/>
          <w:lang w:val="la-Latn"/>
        </w:rPr>
        <w:t xml:space="preserve"> </w:t>
      </w:r>
      <w:r w:rsidRPr="007A06F5">
        <w:rPr>
          <w:sz w:val="22"/>
          <w:szCs w:val="22"/>
          <w:lang w:val="la-Latn"/>
        </w:rPr>
        <w:t>preparet tempus dilationis</w:t>
      </w:r>
      <w:r w:rsidR="00793814" w:rsidRPr="007A06F5">
        <w:rPr>
          <w:sz w:val="22"/>
          <w:szCs w:val="22"/>
          <w:lang w:val="la-Latn"/>
        </w:rPr>
        <w:t xml:space="preserve"> </w:t>
      </w:r>
      <w:r w:rsidRPr="007A06F5">
        <w:rPr>
          <w:sz w:val="22"/>
          <w:szCs w:val="22"/>
          <w:lang w:val="la-Latn"/>
        </w:rPr>
        <w:t>extendi</w:t>
      </w:r>
      <w:r w:rsidR="0069631A" w:rsidRPr="007A06F5">
        <w:rPr>
          <w:sz w:val="22"/>
          <w:szCs w:val="22"/>
          <w:lang w:val="la-Latn"/>
        </w:rPr>
        <w:t xml:space="preserve">. </w:t>
      </w:r>
      <w:r w:rsidRPr="007A06F5">
        <w:rPr>
          <w:sz w:val="22"/>
          <w:szCs w:val="22"/>
          <w:lang w:val="la-Latn"/>
        </w:rPr>
        <w:t>Quodsi hoc minime fecerit</w:t>
      </w:r>
      <w:r w:rsidR="0069631A" w:rsidRPr="007A06F5">
        <w:rPr>
          <w:sz w:val="22"/>
          <w:szCs w:val="22"/>
          <w:lang w:val="la-Latn"/>
        </w:rPr>
        <w:t xml:space="preserve">, </w:t>
      </w:r>
      <w:r w:rsidRPr="007A06F5">
        <w:rPr>
          <w:sz w:val="22"/>
          <w:szCs w:val="22"/>
          <w:lang w:val="la-Latn"/>
        </w:rPr>
        <w:t>correptioni ecclesiasticę subiacebit</w:t>
      </w:r>
      <w:r w:rsidR="0069631A" w:rsidRPr="007A06F5">
        <w:rPr>
          <w:sz w:val="22"/>
          <w:szCs w:val="22"/>
          <w:lang w:val="la-Latn"/>
        </w:rPr>
        <w:t xml:space="preserve">. </w:t>
      </w:r>
      <w:r w:rsidRPr="007A06F5">
        <w:rPr>
          <w:sz w:val="22"/>
          <w:szCs w:val="22"/>
          <w:lang w:val="la-Latn"/>
        </w:rPr>
        <w:t>Verumtamen</w:t>
      </w:r>
      <w:r w:rsidR="00793814" w:rsidRPr="007A06F5">
        <w:rPr>
          <w:sz w:val="22"/>
          <w:szCs w:val="22"/>
          <w:lang w:val="la-Latn"/>
        </w:rPr>
        <w:t xml:space="preserve"> </w:t>
      </w:r>
      <w:r w:rsidRPr="007A06F5">
        <w:rPr>
          <w:sz w:val="22"/>
          <w:szCs w:val="22"/>
          <w:lang w:val="la-Latn"/>
        </w:rPr>
        <w:t>redditus ecclesię viduatę penes economum eiusdem ecclesię integri reserventur</w:t>
      </w:r>
      <w:r w:rsidR="0069631A" w:rsidRPr="007A06F5">
        <w:rPr>
          <w:sz w:val="22"/>
          <w:szCs w:val="22"/>
          <w:lang w:val="la-Latn"/>
        </w:rPr>
        <w:t xml:space="preserve">. </w:t>
      </w:r>
    </w:p>
    <w:p w14:paraId="168D24E7" w14:textId="77777777" w:rsidR="00897446" w:rsidRPr="007A06F5" w:rsidRDefault="00CF13F7" w:rsidP="00724342">
      <w:pPr>
        <w:pStyle w:val="Normlnweb"/>
        <w:spacing w:before="0" w:beforeAutospacing="0" w:after="120" w:afterAutospacing="0"/>
        <w:rPr>
          <w:lang w:val="la-Latn"/>
        </w:rPr>
      </w:pPr>
      <w:r w:rsidRPr="007A06F5">
        <w:rPr>
          <w:lang w:val="la-Latn"/>
        </w:rPr>
        <w:t>LXXVII</w:t>
      </w:r>
      <w:r w:rsidR="0069631A" w:rsidRPr="007A06F5">
        <w:rPr>
          <w:lang w:val="la-Latn"/>
        </w:rPr>
        <w:t xml:space="preserve">. </w:t>
      </w:r>
      <w:r w:rsidR="00897446" w:rsidRPr="007A06F5">
        <w:rPr>
          <w:lang w:val="la-Latn"/>
        </w:rPr>
        <w:t>De</w:t>
      </w:r>
      <w:r w:rsidRPr="007A06F5">
        <w:rPr>
          <w:lang w:val="la-Latn"/>
        </w:rPr>
        <w:t xml:space="preserve"> </w:t>
      </w:r>
      <w:r w:rsidRPr="007A06F5">
        <w:rPr>
          <w:iCs/>
          <w:lang w:val="la-Latn"/>
        </w:rPr>
        <w:t>his</w:t>
      </w:r>
      <w:r w:rsidR="0069631A" w:rsidRPr="007A06F5">
        <w:rPr>
          <w:lang w:val="la-Latn"/>
        </w:rPr>
        <w:t xml:space="preserve">, </w:t>
      </w:r>
      <w:r w:rsidRPr="007A06F5">
        <w:rPr>
          <w:iCs/>
          <w:lang w:val="la-Latn"/>
        </w:rPr>
        <w:t>qui</w:t>
      </w:r>
      <w:r w:rsidRPr="007A06F5">
        <w:rPr>
          <w:lang w:val="la-Latn"/>
        </w:rPr>
        <w:t xml:space="preserve"> </w:t>
      </w:r>
      <w:r w:rsidRPr="007A06F5">
        <w:rPr>
          <w:iCs/>
          <w:lang w:val="la-Latn"/>
        </w:rPr>
        <w:t>rapiunt</w:t>
      </w:r>
      <w:r w:rsidRPr="007A06F5">
        <w:rPr>
          <w:lang w:val="la-Latn"/>
        </w:rPr>
        <w:t xml:space="preserve"> </w:t>
      </w:r>
      <w:r w:rsidRPr="007A06F5">
        <w:rPr>
          <w:iCs/>
          <w:lang w:val="la-Latn"/>
        </w:rPr>
        <w:t>puellas</w:t>
      </w:r>
      <w:r w:rsidR="0069631A" w:rsidRPr="007A06F5">
        <w:rPr>
          <w:lang w:val="la-Latn"/>
        </w:rPr>
        <w:t xml:space="preserve">. </w:t>
      </w:r>
    </w:p>
    <w:p w14:paraId="3FB8F7E2" w14:textId="3FCD7CC6" w:rsidR="00CF13F7" w:rsidRPr="007A06F5" w:rsidRDefault="00CF13F7" w:rsidP="00724342">
      <w:pPr>
        <w:pStyle w:val="Normlnweb"/>
        <w:spacing w:before="0" w:beforeAutospacing="0" w:after="120" w:afterAutospacing="0"/>
        <w:rPr>
          <w:sz w:val="22"/>
          <w:szCs w:val="22"/>
          <w:lang w:val="la-Latn"/>
        </w:rPr>
      </w:pPr>
      <w:r w:rsidRPr="007A06F5">
        <w:rPr>
          <w:sz w:val="22"/>
          <w:szCs w:val="22"/>
          <w:lang w:val="la-Latn"/>
        </w:rPr>
        <w:t>Eos</w:t>
      </w:r>
      <w:r w:rsidR="0069631A" w:rsidRPr="007A06F5">
        <w:rPr>
          <w:sz w:val="22"/>
          <w:szCs w:val="22"/>
          <w:lang w:val="la-Latn"/>
        </w:rPr>
        <w:t xml:space="preserve">, </w:t>
      </w:r>
      <w:r w:rsidRPr="007A06F5">
        <w:rPr>
          <w:sz w:val="22"/>
          <w:szCs w:val="22"/>
          <w:lang w:val="la-Latn"/>
        </w:rPr>
        <w:t>qui rapiunt mulieres sub nomine</w:t>
      </w:r>
      <w:r w:rsidR="00793814" w:rsidRPr="007A06F5">
        <w:rPr>
          <w:sz w:val="22"/>
          <w:szCs w:val="22"/>
          <w:lang w:val="la-Latn"/>
        </w:rPr>
        <w:t xml:space="preserve"> </w:t>
      </w:r>
      <w:r w:rsidRPr="007A06F5">
        <w:rPr>
          <w:sz w:val="22"/>
          <w:szCs w:val="22"/>
          <w:lang w:val="la-Latn"/>
        </w:rPr>
        <w:t>simul habitandi</w:t>
      </w:r>
      <w:r w:rsidR="0069631A" w:rsidRPr="007A06F5">
        <w:rPr>
          <w:sz w:val="22"/>
          <w:szCs w:val="22"/>
          <w:lang w:val="la-Latn"/>
        </w:rPr>
        <w:t xml:space="preserve">, </w:t>
      </w:r>
      <w:r w:rsidRPr="007A06F5">
        <w:rPr>
          <w:sz w:val="22"/>
          <w:szCs w:val="22"/>
          <w:lang w:val="la-Latn"/>
        </w:rPr>
        <w:t>cooperantes</w:t>
      </w:r>
      <w:r w:rsidR="0069631A" w:rsidRPr="007A06F5">
        <w:rPr>
          <w:sz w:val="22"/>
          <w:szCs w:val="22"/>
          <w:lang w:val="la-Latn"/>
        </w:rPr>
        <w:t xml:space="preserve"> </w:t>
      </w:r>
      <w:r w:rsidRPr="007A06F5">
        <w:rPr>
          <w:sz w:val="22"/>
          <w:szCs w:val="22"/>
          <w:lang w:val="la-Latn"/>
        </w:rPr>
        <w:t>aut conibentes raptoribus</w:t>
      </w:r>
      <w:r w:rsidR="0069631A" w:rsidRPr="007A06F5">
        <w:rPr>
          <w:sz w:val="22"/>
          <w:szCs w:val="22"/>
          <w:lang w:val="la-Latn"/>
        </w:rPr>
        <w:t xml:space="preserve">, </w:t>
      </w:r>
      <w:r w:rsidRPr="007A06F5">
        <w:rPr>
          <w:sz w:val="22"/>
          <w:szCs w:val="22"/>
          <w:lang w:val="la-Latn"/>
        </w:rPr>
        <w:t>decrevit sancta synodus</w:t>
      </w:r>
      <w:r w:rsidR="0069631A" w:rsidRPr="007A06F5">
        <w:rPr>
          <w:sz w:val="22"/>
          <w:szCs w:val="22"/>
          <w:lang w:val="la-Latn"/>
        </w:rPr>
        <w:t xml:space="preserve">, </w:t>
      </w:r>
      <w:r w:rsidRPr="007A06F5">
        <w:rPr>
          <w:sz w:val="22"/>
          <w:szCs w:val="22"/>
          <w:lang w:val="la-Latn"/>
        </w:rPr>
        <w:t>ut</w:t>
      </w:r>
      <w:r w:rsidR="0069631A" w:rsidRPr="007A06F5">
        <w:rPr>
          <w:sz w:val="22"/>
          <w:szCs w:val="22"/>
          <w:lang w:val="la-Latn"/>
        </w:rPr>
        <w:t xml:space="preserve">, </w:t>
      </w:r>
      <w:r w:rsidRPr="007A06F5">
        <w:rPr>
          <w:sz w:val="22"/>
          <w:szCs w:val="22"/>
          <w:lang w:val="la-Latn"/>
        </w:rPr>
        <w:t>siquidem</w:t>
      </w:r>
      <w:r w:rsidR="0069631A" w:rsidRPr="007A06F5">
        <w:rPr>
          <w:sz w:val="22"/>
          <w:szCs w:val="22"/>
          <w:lang w:val="la-Latn"/>
        </w:rPr>
        <w:t xml:space="preserve"> </w:t>
      </w:r>
      <w:r w:rsidRPr="007A06F5">
        <w:rPr>
          <w:sz w:val="22"/>
          <w:szCs w:val="22"/>
          <w:lang w:val="la-Latn"/>
        </w:rPr>
        <w:t>clerici sunt</w:t>
      </w:r>
      <w:r w:rsidR="0069631A" w:rsidRPr="007A06F5">
        <w:rPr>
          <w:sz w:val="22"/>
          <w:szCs w:val="22"/>
          <w:lang w:val="la-Latn"/>
        </w:rPr>
        <w:t xml:space="preserve">, </w:t>
      </w:r>
      <w:r w:rsidRPr="007A06F5">
        <w:rPr>
          <w:sz w:val="22"/>
          <w:szCs w:val="22"/>
          <w:lang w:val="la-Latn"/>
        </w:rPr>
        <w:t>decidant gradu proprio</w:t>
      </w:r>
      <w:r w:rsidR="00A30F7F" w:rsidRPr="007A06F5">
        <w:rPr>
          <w:sz w:val="22"/>
          <w:szCs w:val="22"/>
          <w:lang w:val="la-Latn"/>
        </w:rPr>
        <w:t xml:space="preserve">; </w:t>
      </w:r>
      <w:r w:rsidRPr="007A06F5">
        <w:rPr>
          <w:sz w:val="22"/>
          <w:szCs w:val="22"/>
          <w:lang w:val="la-Latn"/>
        </w:rPr>
        <w:t>si vero laici</w:t>
      </w:r>
      <w:r w:rsidR="0069631A" w:rsidRPr="007A06F5">
        <w:rPr>
          <w:sz w:val="22"/>
          <w:szCs w:val="22"/>
          <w:lang w:val="la-Latn"/>
        </w:rPr>
        <w:t xml:space="preserve">, </w:t>
      </w:r>
      <w:r w:rsidRPr="007A06F5">
        <w:rPr>
          <w:sz w:val="22"/>
          <w:szCs w:val="22"/>
          <w:lang w:val="la-Latn"/>
        </w:rPr>
        <w:t>anathematizentur</w:t>
      </w:r>
      <w:r w:rsidR="0069631A" w:rsidRPr="007A06F5">
        <w:rPr>
          <w:sz w:val="22"/>
          <w:szCs w:val="22"/>
          <w:lang w:val="la-Latn"/>
        </w:rPr>
        <w:t xml:space="preserve">. </w:t>
      </w:r>
    </w:p>
    <w:p w14:paraId="49387D03" w14:textId="77777777" w:rsidR="00897446" w:rsidRPr="007A06F5" w:rsidRDefault="00CF13F7" w:rsidP="00724342">
      <w:pPr>
        <w:pStyle w:val="Normlnweb"/>
        <w:spacing w:before="0" w:beforeAutospacing="0" w:after="120" w:afterAutospacing="0"/>
        <w:rPr>
          <w:lang w:val="la-Latn"/>
        </w:rPr>
      </w:pPr>
      <w:r w:rsidRPr="007A06F5">
        <w:rPr>
          <w:lang w:val="la-Latn"/>
        </w:rPr>
        <w:t>LXXVIII</w:t>
      </w:r>
      <w:r w:rsidR="0069631A" w:rsidRPr="007A06F5">
        <w:rPr>
          <w:lang w:val="la-Latn"/>
        </w:rPr>
        <w:t xml:space="preserve">. </w:t>
      </w:r>
      <w:r w:rsidRPr="007A06F5">
        <w:rPr>
          <w:iCs/>
          <w:lang w:val="la-Latn"/>
        </w:rPr>
        <w:t>Quota</w:t>
      </w:r>
      <w:r w:rsidRPr="007A06F5">
        <w:rPr>
          <w:lang w:val="la-Latn"/>
        </w:rPr>
        <w:t xml:space="preserve"> </w:t>
      </w:r>
      <w:r w:rsidRPr="007A06F5">
        <w:rPr>
          <w:iCs/>
          <w:lang w:val="la-Latn"/>
        </w:rPr>
        <w:t>generatione</w:t>
      </w:r>
      <w:r w:rsidRPr="007A06F5">
        <w:rPr>
          <w:lang w:val="la-Latn"/>
        </w:rPr>
        <w:t xml:space="preserve"> </w:t>
      </w:r>
      <w:r w:rsidRPr="007A06F5">
        <w:rPr>
          <w:iCs/>
          <w:lang w:val="la-Latn"/>
        </w:rPr>
        <w:t>coniugia</w:t>
      </w:r>
      <w:r w:rsidRPr="007A06F5">
        <w:rPr>
          <w:lang w:val="la-Latn"/>
        </w:rPr>
        <w:t xml:space="preserve"> </w:t>
      </w:r>
      <w:r w:rsidRPr="007A06F5">
        <w:rPr>
          <w:iCs/>
          <w:lang w:val="la-Latn"/>
        </w:rPr>
        <w:t>copulari</w:t>
      </w:r>
      <w:r w:rsidRPr="007A06F5">
        <w:rPr>
          <w:lang w:val="la-Latn"/>
        </w:rPr>
        <w:t xml:space="preserve"> </w:t>
      </w:r>
      <w:r w:rsidRPr="007A06F5">
        <w:rPr>
          <w:iCs/>
          <w:lang w:val="la-Latn"/>
        </w:rPr>
        <w:t>debeant</w:t>
      </w:r>
      <w:r w:rsidR="0069631A" w:rsidRPr="007A06F5">
        <w:rPr>
          <w:lang w:val="la-Latn"/>
        </w:rPr>
        <w:t xml:space="preserve">. </w:t>
      </w:r>
    </w:p>
    <w:p w14:paraId="771008BC" w14:textId="007CBD03" w:rsidR="00CF13F7" w:rsidRPr="007A06F5" w:rsidRDefault="00CF13F7" w:rsidP="00724342">
      <w:pPr>
        <w:pStyle w:val="Normlnweb"/>
        <w:spacing w:before="0" w:beforeAutospacing="0" w:after="120" w:afterAutospacing="0"/>
        <w:rPr>
          <w:sz w:val="22"/>
          <w:szCs w:val="22"/>
          <w:lang w:val="la-Latn"/>
        </w:rPr>
      </w:pPr>
      <w:r w:rsidRPr="007A06F5">
        <w:rPr>
          <w:sz w:val="22"/>
          <w:szCs w:val="22"/>
          <w:highlight w:val="yellow"/>
          <w:lang w:val="la-Latn"/>
        </w:rPr>
        <w:t>Contradicimus</w:t>
      </w:r>
      <w:r w:rsidR="00897446" w:rsidRPr="007A06F5">
        <w:rPr>
          <w:sz w:val="22"/>
          <w:szCs w:val="22"/>
          <w:highlight w:val="yellow"/>
          <w:lang w:val="la-Latn"/>
        </w:rPr>
        <w:t xml:space="preserve"> quo</w:t>
      </w:r>
      <w:r w:rsidRPr="007A06F5">
        <w:rPr>
          <w:sz w:val="22"/>
          <w:szCs w:val="22"/>
          <w:highlight w:val="yellow"/>
          <w:lang w:val="la-Latn"/>
        </w:rPr>
        <w:t>que</w:t>
      </w:r>
      <w:r w:rsidR="0069631A" w:rsidRPr="007A06F5">
        <w:rPr>
          <w:sz w:val="22"/>
          <w:szCs w:val="22"/>
          <w:highlight w:val="yellow"/>
          <w:lang w:val="la-Latn"/>
        </w:rPr>
        <w:t xml:space="preserve">, </w:t>
      </w:r>
      <w:r w:rsidRPr="007A06F5">
        <w:rPr>
          <w:sz w:val="22"/>
          <w:szCs w:val="22"/>
          <w:highlight w:val="yellow"/>
          <w:lang w:val="la-Latn"/>
        </w:rPr>
        <w:t>ut in quarta generatione nullus amplius coniugio copuletur</w:t>
      </w:r>
      <w:r w:rsidR="00A30F7F" w:rsidRPr="007A06F5">
        <w:rPr>
          <w:sz w:val="22"/>
          <w:szCs w:val="22"/>
          <w:highlight w:val="yellow"/>
          <w:lang w:val="la-Latn"/>
        </w:rPr>
        <w:t xml:space="preserve">; </w:t>
      </w:r>
      <w:r w:rsidRPr="007A06F5">
        <w:rPr>
          <w:sz w:val="22"/>
          <w:szCs w:val="22"/>
          <w:highlight w:val="yellow"/>
          <w:lang w:val="la-Latn"/>
        </w:rPr>
        <w:t>ubi autem</w:t>
      </w:r>
      <w:r w:rsidR="0069631A" w:rsidRPr="007A06F5">
        <w:rPr>
          <w:sz w:val="22"/>
          <w:szCs w:val="22"/>
          <w:highlight w:val="yellow"/>
          <w:lang w:val="la-Latn"/>
        </w:rPr>
        <w:t xml:space="preserve"> </w:t>
      </w:r>
      <w:r w:rsidRPr="007A06F5">
        <w:rPr>
          <w:sz w:val="22"/>
          <w:szCs w:val="22"/>
          <w:highlight w:val="yellow"/>
          <w:lang w:val="la-Latn"/>
        </w:rPr>
        <w:t>post</w:t>
      </w:r>
      <w:r w:rsidR="00793814" w:rsidRPr="007A06F5">
        <w:rPr>
          <w:sz w:val="22"/>
          <w:szCs w:val="22"/>
          <w:highlight w:val="yellow"/>
          <w:lang w:val="la-Latn"/>
        </w:rPr>
        <w:t xml:space="preserve"> </w:t>
      </w:r>
      <w:r w:rsidRPr="007A06F5">
        <w:rPr>
          <w:sz w:val="22"/>
          <w:szCs w:val="22"/>
          <w:highlight w:val="yellow"/>
          <w:lang w:val="la-Latn"/>
        </w:rPr>
        <w:t>interdictum factum inventum fuerit</w:t>
      </w:r>
      <w:r w:rsidR="0069631A" w:rsidRPr="007A06F5">
        <w:rPr>
          <w:sz w:val="22"/>
          <w:szCs w:val="22"/>
          <w:highlight w:val="yellow"/>
          <w:lang w:val="la-Latn"/>
        </w:rPr>
        <w:t xml:space="preserve">, </w:t>
      </w:r>
      <w:r w:rsidRPr="007A06F5">
        <w:rPr>
          <w:sz w:val="22"/>
          <w:szCs w:val="22"/>
          <w:highlight w:val="yellow"/>
          <w:lang w:val="la-Latn"/>
        </w:rPr>
        <w:t>separetur</w:t>
      </w:r>
      <w:r w:rsidR="0069631A" w:rsidRPr="007A06F5">
        <w:rPr>
          <w:sz w:val="22"/>
          <w:szCs w:val="22"/>
          <w:highlight w:val="yellow"/>
          <w:lang w:val="la-Latn"/>
        </w:rPr>
        <w:t>.</w:t>
      </w:r>
      <w:r w:rsidR="0069631A" w:rsidRPr="007A06F5">
        <w:rPr>
          <w:sz w:val="22"/>
          <w:szCs w:val="22"/>
          <w:lang w:val="la-Latn"/>
        </w:rPr>
        <w:t xml:space="preserve"> </w:t>
      </w:r>
      <w:r w:rsidRPr="007A06F5">
        <w:rPr>
          <w:sz w:val="22"/>
          <w:szCs w:val="22"/>
          <w:lang w:val="la-Latn"/>
        </w:rPr>
        <w:t>Sane eadem</w:t>
      </w:r>
      <w:r w:rsidR="0069631A" w:rsidRPr="007A06F5">
        <w:rPr>
          <w:sz w:val="22"/>
          <w:szCs w:val="22"/>
          <w:lang w:val="la-Latn"/>
        </w:rPr>
        <w:t xml:space="preserve">, </w:t>
      </w:r>
      <w:r w:rsidRPr="007A06F5">
        <w:rPr>
          <w:sz w:val="22"/>
          <w:szCs w:val="22"/>
          <w:lang w:val="la-Latn"/>
        </w:rPr>
        <w:t>quę in viri</w:t>
      </w:r>
      <w:r w:rsidR="0069631A" w:rsidRPr="007A06F5">
        <w:rPr>
          <w:sz w:val="22"/>
          <w:szCs w:val="22"/>
          <w:lang w:val="la-Latn"/>
        </w:rPr>
        <w:t xml:space="preserve">, </w:t>
      </w:r>
      <w:r w:rsidRPr="007A06F5">
        <w:rPr>
          <w:sz w:val="22"/>
          <w:szCs w:val="22"/>
          <w:lang w:val="la-Latn"/>
        </w:rPr>
        <w:t>hęc</w:t>
      </w:r>
      <w:r w:rsidR="0069631A" w:rsidRPr="007A06F5">
        <w:rPr>
          <w:sz w:val="22"/>
          <w:szCs w:val="22"/>
          <w:lang w:val="la-Latn"/>
        </w:rPr>
        <w:t xml:space="preserve"> </w:t>
      </w:r>
      <w:r w:rsidRPr="007A06F5">
        <w:rPr>
          <w:sz w:val="22"/>
          <w:szCs w:val="22"/>
          <w:lang w:val="la-Latn"/>
        </w:rPr>
        <w:t>nimirum</w:t>
      </w:r>
      <w:r w:rsidR="00793814" w:rsidRPr="007A06F5">
        <w:rPr>
          <w:sz w:val="22"/>
          <w:szCs w:val="22"/>
          <w:lang w:val="la-Latn"/>
        </w:rPr>
        <w:t xml:space="preserve"> </w:t>
      </w:r>
      <w:r w:rsidRPr="007A06F5">
        <w:rPr>
          <w:sz w:val="22"/>
          <w:szCs w:val="22"/>
          <w:lang w:val="la-Latn"/>
        </w:rPr>
        <w:t>in</w:t>
      </w:r>
      <w:r w:rsidR="0069631A" w:rsidRPr="007A06F5">
        <w:rPr>
          <w:sz w:val="22"/>
          <w:szCs w:val="22"/>
          <w:lang w:val="la-Latn"/>
        </w:rPr>
        <w:t xml:space="preserve"> </w:t>
      </w:r>
      <w:r w:rsidRPr="007A06F5">
        <w:rPr>
          <w:sz w:val="22"/>
          <w:szCs w:val="22"/>
          <w:lang w:val="la-Latn"/>
        </w:rPr>
        <w:t>uxoris</w:t>
      </w:r>
      <w:r w:rsidR="0069631A" w:rsidRPr="007A06F5">
        <w:rPr>
          <w:sz w:val="22"/>
          <w:szCs w:val="22"/>
          <w:lang w:val="la-Latn"/>
        </w:rPr>
        <w:t xml:space="preserve"> </w:t>
      </w:r>
      <w:r w:rsidRPr="007A06F5">
        <w:rPr>
          <w:sz w:val="22"/>
          <w:szCs w:val="22"/>
          <w:lang w:val="la-Latn"/>
        </w:rPr>
        <w:t>parentela de lege nuptiarum regula custodienda est</w:t>
      </w:r>
      <w:r w:rsidR="0069631A" w:rsidRPr="007A06F5">
        <w:rPr>
          <w:sz w:val="22"/>
          <w:szCs w:val="22"/>
          <w:lang w:val="la-Latn"/>
        </w:rPr>
        <w:t xml:space="preserve">. </w:t>
      </w:r>
      <w:r w:rsidRPr="007A06F5">
        <w:rPr>
          <w:sz w:val="22"/>
          <w:szCs w:val="22"/>
          <w:lang w:val="la-Latn"/>
        </w:rPr>
        <w:t>Quoniam constat eos</w:t>
      </w:r>
      <w:r w:rsidR="00793814" w:rsidRPr="007A06F5">
        <w:rPr>
          <w:sz w:val="22"/>
          <w:szCs w:val="22"/>
          <w:lang w:val="la-Latn"/>
        </w:rPr>
        <w:t xml:space="preserve"> </w:t>
      </w:r>
      <w:r w:rsidRPr="007A06F5">
        <w:rPr>
          <w:sz w:val="22"/>
          <w:szCs w:val="22"/>
          <w:lang w:val="la-Latn"/>
        </w:rPr>
        <w:t>duos esse in carne una</w:t>
      </w:r>
      <w:r w:rsidR="0069631A" w:rsidRPr="007A06F5">
        <w:rPr>
          <w:sz w:val="22"/>
          <w:szCs w:val="22"/>
          <w:lang w:val="la-Latn"/>
        </w:rPr>
        <w:t xml:space="preserve">, </w:t>
      </w:r>
      <w:r w:rsidRPr="007A06F5">
        <w:rPr>
          <w:sz w:val="22"/>
          <w:szCs w:val="22"/>
          <w:lang w:val="la-Latn"/>
        </w:rPr>
        <w:t>ideo communis illis utrimque</w:t>
      </w:r>
      <w:r w:rsidR="0069631A" w:rsidRPr="007A06F5">
        <w:rPr>
          <w:sz w:val="22"/>
          <w:szCs w:val="22"/>
          <w:lang w:val="la-Latn"/>
        </w:rPr>
        <w:t xml:space="preserve"> </w:t>
      </w:r>
      <w:r w:rsidRPr="007A06F5">
        <w:rPr>
          <w:sz w:val="22"/>
          <w:szCs w:val="22"/>
          <w:lang w:val="la-Latn"/>
        </w:rPr>
        <w:t>parentela esse credenda est</w:t>
      </w:r>
      <w:r w:rsidR="0069631A" w:rsidRPr="007A06F5">
        <w:rPr>
          <w:sz w:val="22"/>
          <w:szCs w:val="22"/>
          <w:lang w:val="la-Latn"/>
        </w:rPr>
        <w:t xml:space="preserve">, </w:t>
      </w:r>
      <w:r w:rsidRPr="007A06F5">
        <w:rPr>
          <w:sz w:val="22"/>
          <w:szCs w:val="22"/>
          <w:lang w:val="la-Latn"/>
        </w:rPr>
        <w:t>sicut</w:t>
      </w:r>
      <w:r w:rsidR="00793814" w:rsidRPr="007A06F5">
        <w:rPr>
          <w:sz w:val="22"/>
          <w:szCs w:val="22"/>
          <w:lang w:val="la-Latn"/>
        </w:rPr>
        <w:t xml:space="preserve"> </w:t>
      </w:r>
      <w:r w:rsidRPr="007A06F5">
        <w:rPr>
          <w:sz w:val="22"/>
          <w:szCs w:val="22"/>
          <w:lang w:val="la-Latn"/>
        </w:rPr>
        <w:t>scriptum est: Erunt duo in carne una</w:t>
      </w:r>
      <w:r w:rsidR="0069631A" w:rsidRPr="007A06F5">
        <w:rPr>
          <w:sz w:val="22"/>
          <w:szCs w:val="22"/>
          <w:lang w:val="la-Latn"/>
        </w:rPr>
        <w:t xml:space="preserve">. </w:t>
      </w:r>
    </w:p>
    <w:p w14:paraId="185BF947" w14:textId="77777777" w:rsidR="00897446" w:rsidRPr="007A06F5" w:rsidRDefault="00CF13F7" w:rsidP="00724342">
      <w:pPr>
        <w:pStyle w:val="Normlnweb"/>
        <w:spacing w:before="0" w:beforeAutospacing="0" w:after="120" w:afterAutospacing="0"/>
        <w:rPr>
          <w:lang w:val="la-Latn"/>
        </w:rPr>
      </w:pPr>
      <w:r w:rsidRPr="007A06F5">
        <w:rPr>
          <w:lang w:val="la-Latn"/>
        </w:rPr>
        <w:t>LXXVIIII</w:t>
      </w:r>
      <w:r w:rsidR="0069631A" w:rsidRPr="007A06F5">
        <w:rPr>
          <w:lang w:val="la-Latn"/>
        </w:rPr>
        <w:t xml:space="preserve">. </w:t>
      </w:r>
      <w:r w:rsidRPr="007A06F5">
        <w:rPr>
          <w:lang w:val="la-Latn"/>
        </w:rPr>
        <w:t>De honore pro ecclesiis dando</w:t>
      </w:r>
      <w:r w:rsidR="0069631A" w:rsidRPr="007A06F5">
        <w:rPr>
          <w:lang w:val="la-Latn"/>
        </w:rPr>
        <w:t xml:space="preserve">. </w:t>
      </w:r>
    </w:p>
    <w:p w14:paraId="31CDC6B7" w14:textId="1B76C4C7" w:rsidR="00CF13F7" w:rsidRPr="007A06F5" w:rsidRDefault="00CF13F7" w:rsidP="00724342">
      <w:pPr>
        <w:pStyle w:val="Normlnweb"/>
        <w:spacing w:before="0" w:beforeAutospacing="0" w:after="120" w:afterAutospacing="0"/>
        <w:rPr>
          <w:sz w:val="22"/>
          <w:szCs w:val="22"/>
          <w:lang w:val="la-Latn"/>
        </w:rPr>
      </w:pPr>
      <w:r w:rsidRPr="007A06F5">
        <w:rPr>
          <w:sz w:val="22"/>
          <w:szCs w:val="22"/>
          <w:lang w:val="la-Latn"/>
        </w:rPr>
        <w:t>Ut episcopi incestuosos</w:t>
      </w:r>
      <w:r w:rsidR="00793814" w:rsidRPr="007A06F5">
        <w:rPr>
          <w:sz w:val="22"/>
          <w:szCs w:val="22"/>
          <w:lang w:val="la-Latn"/>
        </w:rPr>
        <w:t xml:space="preserve"> punire et </w:t>
      </w:r>
      <w:r w:rsidRPr="007A06F5">
        <w:rPr>
          <w:sz w:val="22"/>
          <w:szCs w:val="22"/>
          <w:lang w:val="la-Latn"/>
        </w:rPr>
        <w:t>investigare studeant</w:t>
      </w:r>
      <w:r w:rsidR="0069631A" w:rsidRPr="007A06F5">
        <w:rPr>
          <w:sz w:val="22"/>
          <w:szCs w:val="22"/>
          <w:lang w:val="la-Latn"/>
        </w:rPr>
        <w:t xml:space="preserve">, </w:t>
      </w:r>
      <w:r w:rsidRPr="007A06F5">
        <w:rPr>
          <w:sz w:val="22"/>
          <w:szCs w:val="22"/>
          <w:lang w:val="la-Latn"/>
        </w:rPr>
        <w:t>omnino decrevimus</w:t>
      </w:r>
      <w:r w:rsidR="0069631A" w:rsidRPr="007A06F5">
        <w:rPr>
          <w:sz w:val="22"/>
          <w:szCs w:val="22"/>
          <w:lang w:val="la-Latn"/>
        </w:rPr>
        <w:t xml:space="preserve">. </w:t>
      </w:r>
      <w:r w:rsidRPr="007A06F5">
        <w:rPr>
          <w:sz w:val="22"/>
          <w:szCs w:val="22"/>
          <w:lang w:val="la-Latn"/>
        </w:rPr>
        <w:t>Qui</w:t>
      </w:r>
      <w:r w:rsidR="0069631A" w:rsidRPr="007A06F5">
        <w:rPr>
          <w:sz w:val="22"/>
          <w:szCs w:val="22"/>
          <w:lang w:val="la-Latn"/>
        </w:rPr>
        <w:t xml:space="preserve">, </w:t>
      </w:r>
      <w:r w:rsidRPr="007A06F5">
        <w:rPr>
          <w:sz w:val="22"/>
          <w:szCs w:val="22"/>
          <w:lang w:val="la-Latn"/>
        </w:rPr>
        <w:t>si pęnitere noluerint</w:t>
      </w:r>
      <w:r w:rsidR="0069631A" w:rsidRPr="007A06F5">
        <w:rPr>
          <w:sz w:val="22"/>
          <w:szCs w:val="22"/>
          <w:lang w:val="la-Latn"/>
        </w:rPr>
        <w:t xml:space="preserve">, </w:t>
      </w:r>
      <w:r w:rsidRPr="007A06F5">
        <w:rPr>
          <w:sz w:val="22"/>
          <w:szCs w:val="22"/>
          <w:lang w:val="la-Latn"/>
        </w:rPr>
        <w:t>de ecclesia</w:t>
      </w:r>
      <w:r w:rsidR="00793814" w:rsidRPr="007A06F5">
        <w:rPr>
          <w:sz w:val="22"/>
          <w:szCs w:val="22"/>
          <w:lang w:val="la-Latn"/>
        </w:rPr>
        <w:t xml:space="preserve"> </w:t>
      </w:r>
      <w:r w:rsidRPr="007A06F5">
        <w:rPr>
          <w:sz w:val="22"/>
          <w:szCs w:val="22"/>
          <w:lang w:val="la-Latn"/>
        </w:rPr>
        <w:t>expellantur</w:t>
      </w:r>
      <w:r w:rsidR="0069631A" w:rsidRPr="007A06F5">
        <w:rPr>
          <w:sz w:val="22"/>
          <w:szCs w:val="22"/>
          <w:lang w:val="la-Latn"/>
        </w:rPr>
        <w:t xml:space="preserve">, </w:t>
      </w:r>
      <w:r w:rsidRPr="007A06F5">
        <w:rPr>
          <w:sz w:val="22"/>
          <w:szCs w:val="22"/>
          <w:lang w:val="la-Latn"/>
        </w:rPr>
        <w:t>donec ad pęnitentiam revertantur</w:t>
      </w:r>
      <w:r w:rsidR="0069631A" w:rsidRPr="007A06F5">
        <w:rPr>
          <w:sz w:val="22"/>
          <w:szCs w:val="22"/>
          <w:lang w:val="la-Latn"/>
        </w:rPr>
        <w:t xml:space="preserve">. </w:t>
      </w:r>
      <w:r w:rsidRPr="007A06F5">
        <w:rPr>
          <w:sz w:val="22"/>
          <w:szCs w:val="22"/>
          <w:lang w:val="la-Latn"/>
        </w:rPr>
        <w:t>Quodsi sacerdotum noluerint</w:t>
      </w:r>
      <w:r w:rsidR="00793814" w:rsidRPr="007A06F5">
        <w:rPr>
          <w:sz w:val="22"/>
          <w:szCs w:val="22"/>
          <w:lang w:val="la-Latn"/>
        </w:rPr>
        <w:t xml:space="preserve"> admoni</w:t>
      </w:r>
      <w:r w:rsidRPr="007A06F5">
        <w:rPr>
          <w:sz w:val="22"/>
          <w:szCs w:val="22"/>
          <w:lang w:val="la-Latn"/>
        </w:rPr>
        <w:t>tionibus aurem accommodare volentes in pristinis perdurare criminibus</w:t>
      </w:r>
      <w:r w:rsidR="0069631A" w:rsidRPr="007A06F5">
        <w:rPr>
          <w:sz w:val="22"/>
          <w:szCs w:val="22"/>
          <w:lang w:val="la-Latn"/>
        </w:rPr>
        <w:t xml:space="preserve">, </w:t>
      </w:r>
      <w:r w:rsidRPr="007A06F5">
        <w:rPr>
          <w:sz w:val="22"/>
          <w:szCs w:val="22"/>
          <w:lang w:val="la-Latn"/>
        </w:rPr>
        <w:t>oportet eos per</w:t>
      </w:r>
      <w:r w:rsidR="00793814" w:rsidRPr="007A06F5">
        <w:rPr>
          <w:sz w:val="22"/>
          <w:szCs w:val="22"/>
          <w:lang w:val="la-Latn"/>
        </w:rPr>
        <w:t xml:space="preserve"> </w:t>
      </w:r>
      <w:r w:rsidRPr="007A06F5">
        <w:rPr>
          <w:sz w:val="22"/>
          <w:szCs w:val="22"/>
          <w:lang w:val="la-Latn"/>
        </w:rPr>
        <w:t>sęcularis potentię disciplinam a tam prava consuetudine coerceri</w:t>
      </w:r>
      <w:r w:rsidR="0069631A" w:rsidRPr="007A06F5">
        <w:rPr>
          <w:sz w:val="22"/>
          <w:szCs w:val="22"/>
          <w:lang w:val="la-Latn"/>
        </w:rPr>
        <w:t xml:space="preserve">. </w:t>
      </w:r>
    </w:p>
    <w:p w14:paraId="7E24CCAB" w14:textId="77777777" w:rsidR="00897446" w:rsidRPr="007A06F5" w:rsidRDefault="00CF13F7" w:rsidP="00724342">
      <w:pPr>
        <w:pStyle w:val="Normlnweb"/>
        <w:spacing w:before="0" w:beforeAutospacing="0" w:after="120" w:afterAutospacing="0"/>
        <w:rPr>
          <w:lang w:val="la-Latn"/>
        </w:rPr>
      </w:pPr>
      <w:r w:rsidRPr="007A06F5">
        <w:rPr>
          <w:lang w:val="la-Latn"/>
        </w:rPr>
        <w:t>LXXX</w:t>
      </w:r>
      <w:r w:rsidR="0047682A" w:rsidRPr="007A06F5">
        <w:rPr>
          <w:lang w:val="la-Latn"/>
        </w:rPr>
        <w:t xml:space="preserve">. </w:t>
      </w:r>
      <w:r w:rsidRPr="007A06F5">
        <w:rPr>
          <w:lang w:val="la-Latn"/>
        </w:rPr>
        <w:t xml:space="preserve">De </w:t>
      </w:r>
      <w:r w:rsidRPr="007A06F5">
        <w:rPr>
          <w:iCs/>
          <w:lang w:val="la-Latn"/>
        </w:rPr>
        <w:t>his</w:t>
      </w:r>
      <w:r w:rsidR="0069631A" w:rsidRPr="007A06F5">
        <w:rPr>
          <w:lang w:val="la-Latn"/>
        </w:rPr>
        <w:t xml:space="preserve">, </w:t>
      </w:r>
      <w:r w:rsidRPr="007A06F5">
        <w:rPr>
          <w:iCs/>
          <w:lang w:val="la-Latn"/>
        </w:rPr>
        <w:t>qui</w:t>
      </w:r>
      <w:r w:rsidRPr="007A06F5">
        <w:rPr>
          <w:lang w:val="la-Latn"/>
        </w:rPr>
        <w:t xml:space="preserve"> </w:t>
      </w:r>
      <w:r w:rsidRPr="007A06F5">
        <w:rPr>
          <w:iCs/>
          <w:lang w:val="la-Latn"/>
        </w:rPr>
        <w:t>suspenduntur</w:t>
      </w:r>
      <w:r w:rsidRPr="007A06F5">
        <w:rPr>
          <w:lang w:val="la-Latn"/>
        </w:rPr>
        <w:t xml:space="preserve"> </w:t>
      </w:r>
      <w:r w:rsidRPr="007A06F5">
        <w:rPr>
          <w:iCs/>
          <w:lang w:val="la-Latn"/>
        </w:rPr>
        <w:t>in</w:t>
      </w:r>
      <w:r w:rsidRPr="007A06F5">
        <w:rPr>
          <w:lang w:val="la-Latn"/>
        </w:rPr>
        <w:t xml:space="preserve"> </w:t>
      </w:r>
      <w:r w:rsidRPr="007A06F5">
        <w:rPr>
          <w:iCs/>
          <w:lang w:val="la-Latn"/>
        </w:rPr>
        <w:t>patibulis</w:t>
      </w:r>
      <w:r w:rsidR="0069631A" w:rsidRPr="007A06F5">
        <w:rPr>
          <w:lang w:val="la-Latn"/>
        </w:rPr>
        <w:t xml:space="preserve">. </w:t>
      </w:r>
    </w:p>
    <w:p w14:paraId="5EE1B505" w14:textId="4C6BDB8E" w:rsidR="00CF13F7" w:rsidRPr="007A06F5" w:rsidRDefault="00CF13F7" w:rsidP="00724342">
      <w:pPr>
        <w:pStyle w:val="Normlnweb"/>
        <w:spacing w:before="0" w:beforeAutospacing="0" w:after="120" w:afterAutospacing="0"/>
        <w:rPr>
          <w:sz w:val="22"/>
          <w:szCs w:val="22"/>
          <w:lang w:val="la-Latn"/>
        </w:rPr>
      </w:pPr>
      <w:r w:rsidRPr="007A06F5">
        <w:rPr>
          <w:sz w:val="22"/>
          <w:szCs w:val="22"/>
          <w:lang w:val="la-Latn"/>
        </w:rPr>
        <w:t>Quęsitum est ab aliquibus</w:t>
      </w:r>
      <w:r w:rsidR="0069631A" w:rsidRPr="007A06F5">
        <w:rPr>
          <w:sz w:val="22"/>
          <w:szCs w:val="22"/>
          <w:lang w:val="la-Latn"/>
        </w:rPr>
        <w:t xml:space="preserve"> </w:t>
      </w:r>
      <w:r w:rsidRPr="007A06F5">
        <w:rPr>
          <w:sz w:val="22"/>
          <w:szCs w:val="22"/>
          <w:lang w:val="la-Latn"/>
        </w:rPr>
        <w:t>fratribus de his</w:t>
      </w:r>
      <w:r w:rsidR="0047682A" w:rsidRPr="007A06F5">
        <w:rPr>
          <w:sz w:val="22"/>
          <w:szCs w:val="22"/>
          <w:lang w:val="la-Latn"/>
        </w:rPr>
        <w:t xml:space="preserve">, </w:t>
      </w:r>
      <w:r w:rsidRPr="007A06F5">
        <w:rPr>
          <w:sz w:val="22"/>
          <w:szCs w:val="22"/>
          <w:lang w:val="la-Latn"/>
        </w:rPr>
        <w:t>qui in patibulis suspenduntur pro sceleribus</w:t>
      </w:r>
      <w:r w:rsidR="00ED106A" w:rsidRPr="007A06F5">
        <w:rPr>
          <w:sz w:val="22"/>
          <w:szCs w:val="22"/>
          <w:lang w:val="la-Latn"/>
        </w:rPr>
        <w:t xml:space="preserve"> </w:t>
      </w:r>
      <w:r w:rsidRPr="007A06F5">
        <w:rPr>
          <w:sz w:val="22"/>
          <w:szCs w:val="22"/>
          <w:lang w:val="la-Latn"/>
        </w:rPr>
        <w:t>post confessionem deo</w:t>
      </w:r>
      <w:r w:rsidR="0069631A" w:rsidRPr="007A06F5">
        <w:rPr>
          <w:sz w:val="22"/>
          <w:szCs w:val="22"/>
          <w:lang w:val="la-Latn"/>
        </w:rPr>
        <w:t xml:space="preserve"> </w:t>
      </w:r>
      <w:r w:rsidRPr="007A06F5">
        <w:rPr>
          <w:sz w:val="22"/>
          <w:szCs w:val="22"/>
          <w:lang w:val="la-Latn"/>
        </w:rPr>
        <w:t>peractam</w:t>
      </w:r>
      <w:r w:rsidR="0069631A" w:rsidRPr="007A06F5">
        <w:rPr>
          <w:sz w:val="22"/>
          <w:szCs w:val="22"/>
          <w:lang w:val="la-Latn"/>
        </w:rPr>
        <w:t xml:space="preserve">, </w:t>
      </w:r>
      <w:r w:rsidRPr="007A06F5">
        <w:rPr>
          <w:sz w:val="22"/>
          <w:szCs w:val="22"/>
          <w:lang w:val="la-Latn"/>
        </w:rPr>
        <w:t>utrum cadavera illorum ad ecclesias deferenda sint et oblationes pro eis offe / rende et missę celebrandę</w:t>
      </w:r>
      <w:r w:rsidR="00ED106A" w:rsidRPr="007A06F5">
        <w:rPr>
          <w:sz w:val="22"/>
          <w:szCs w:val="22"/>
          <w:lang w:val="la-Latn"/>
        </w:rPr>
        <w:t xml:space="preserve"> </w:t>
      </w:r>
      <w:r w:rsidRPr="007A06F5">
        <w:rPr>
          <w:sz w:val="22"/>
          <w:szCs w:val="22"/>
          <w:lang w:val="la-Latn"/>
        </w:rPr>
        <w:t>an non</w:t>
      </w:r>
      <w:r w:rsidR="0069631A" w:rsidRPr="007A06F5">
        <w:rPr>
          <w:sz w:val="22"/>
          <w:szCs w:val="22"/>
          <w:lang w:val="la-Latn"/>
        </w:rPr>
        <w:t xml:space="preserve">. </w:t>
      </w:r>
      <w:r w:rsidRPr="007A06F5">
        <w:rPr>
          <w:sz w:val="22"/>
          <w:szCs w:val="22"/>
          <w:lang w:val="la-Latn"/>
        </w:rPr>
        <w:t>Quibus respondimus: Si omnibus de peccatis suis</w:t>
      </w:r>
      <w:r w:rsidR="0069631A" w:rsidRPr="007A06F5">
        <w:rPr>
          <w:sz w:val="22"/>
          <w:szCs w:val="22"/>
          <w:lang w:val="la-Latn"/>
        </w:rPr>
        <w:t xml:space="preserve"> </w:t>
      </w:r>
      <w:r w:rsidRPr="007A06F5">
        <w:rPr>
          <w:sz w:val="22"/>
          <w:szCs w:val="22"/>
          <w:lang w:val="la-Latn"/>
        </w:rPr>
        <w:t>puram confessionem agentibus et digne penitentibus communio in fine secundum</w:t>
      </w:r>
      <w:r w:rsidR="0069631A" w:rsidRPr="007A06F5">
        <w:rPr>
          <w:sz w:val="22"/>
          <w:szCs w:val="22"/>
          <w:lang w:val="la-Latn"/>
        </w:rPr>
        <w:t xml:space="preserve"> cano</w:t>
      </w:r>
      <w:r w:rsidRPr="007A06F5">
        <w:rPr>
          <w:sz w:val="22"/>
          <w:szCs w:val="22"/>
          <w:lang w:val="la-Latn"/>
        </w:rPr>
        <w:t>nicum iussum</w:t>
      </w:r>
      <w:r w:rsidR="00ED106A" w:rsidRPr="007A06F5">
        <w:rPr>
          <w:sz w:val="22"/>
          <w:szCs w:val="22"/>
          <w:lang w:val="la-Latn"/>
        </w:rPr>
        <w:t xml:space="preserve"> </w:t>
      </w:r>
      <w:r w:rsidRPr="007A06F5">
        <w:rPr>
          <w:sz w:val="22"/>
          <w:szCs w:val="22"/>
          <w:lang w:val="la-Latn"/>
        </w:rPr>
        <w:t>danda</w:t>
      </w:r>
      <w:r w:rsidR="00ED106A" w:rsidRPr="007A06F5">
        <w:rPr>
          <w:sz w:val="22"/>
          <w:szCs w:val="22"/>
          <w:lang w:val="la-Latn"/>
        </w:rPr>
        <w:t xml:space="preserve"> </w:t>
      </w:r>
      <w:r w:rsidRPr="007A06F5">
        <w:rPr>
          <w:sz w:val="22"/>
          <w:szCs w:val="22"/>
          <w:lang w:val="la-Latn"/>
        </w:rPr>
        <w:t>est</w:t>
      </w:r>
      <w:r w:rsidR="0069631A" w:rsidRPr="007A06F5">
        <w:rPr>
          <w:sz w:val="22"/>
          <w:szCs w:val="22"/>
          <w:lang w:val="la-Latn"/>
        </w:rPr>
        <w:t xml:space="preserve">, </w:t>
      </w:r>
      <w:r w:rsidRPr="007A06F5">
        <w:rPr>
          <w:sz w:val="22"/>
          <w:szCs w:val="22"/>
          <w:lang w:val="la-Latn"/>
        </w:rPr>
        <w:t>cur non eis</w:t>
      </w:r>
      <w:r w:rsidR="0047682A" w:rsidRPr="007A06F5">
        <w:rPr>
          <w:sz w:val="22"/>
          <w:szCs w:val="22"/>
          <w:lang w:val="la-Latn"/>
        </w:rPr>
        <w:t xml:space="preserve">, </w:t>
      </w:r>
      <w:r w:rsidRPr="007A06F5">
        <w:rPr>
          <w:sz w:val="22"/>
          <w:szCs w:val="22"/>
          <w:lang w:val="la-Latn"/>
        </w:rPr>
        <w:t>qui pro peccatis</w:t>
      </w:r>
      <w:r w:rsidR="00ED106A" w:rsidRPr="007A06F5">
        <w:rPr>
          <w:sz w:val="22"/>
          <w:szCs w:val="22"/>
          <w:lang w:val="la-Latn"/>
        </w:rPr>
        <w:t xml:space="preserve"> </w:t>
      </w:r>
      <w:r w:rsidRPr="007A06F5">
        <w:rPr>
          <w:sz w:val="22"/>
          <w:szCs w:val="22"/>
          <w:lang w:val="la-Latn"/>
        </w:rPr>
        <w:t>suis</w:t>
      </w:r>
      <w:r w:rsidR="00ED106A" w:rsidRPr="007A06F5">
        <w:rPr>
          <w:sz w:val="22"/>
          <w:szCs w:val="22"/>
          <w:lang w:val="la-Latn"/>
        </w:rPr>
        <w:t xml:space="preserve"> </w:t>
      </w:r>
      <w:r w:rsidRPr="007A06F5">
        <w:rPr>
          <w:sz w:val="22"/>
          <w:szCs w:val="22"/>
          <w:lang w:val="la-Latn"/>
        </w:rPr>
        <w:t>penam extremam</w:t>
      </w:r>
      <w:r w:rsidR="0069631A" w:rsidRPr="007A06F5">
        <w:rPr>
          <w:sz w:val="22"/>
          <w:szCs w:val="22"/>
          <w:lang w:val="la-Latn"/>
        </w:rPr>
        <w:t xml:space="preserve"> per</w:t>
      </w:r>
      <w:r w:rsidRPr="007A06F5">
        <w:rPr>
          <w:sz w:val="22"/>
          <w:szCs w:val="22"/>
          <w:lang w:val="la-Latn"/>
        </w:rPr>
        <w:t>solvunt? Scriptum est enim: Non vindicat deus bis in id ipsum</w:t>
      </w:r>
      <w:r w:rsidR="0069631A" w:rsidRPr="007A06F5">
        <w:rPr>
          <w:sz w:val="22"/>
          <w:szCs w:val="22"/>
          <w:lang w:val="la-Latn"/>
        </w:rPr>
        <w:t xml:space="preserve">. </w:t>
      </w:r>
      <w:r w:rsidRPr="007A06F5">
        <w:rPr>
          <w:sz w:val="22"/>
          <w:szCs w:val="22"/>
          <w:lang w:val="la-Latn"/>
        </w:rPr>
        <w:t>Nam ipse</w:t>
      </w:r>
      <w:r w:rsidR="00ED106A" w:rsidRPr="007A06F5">
        <w:rPr>
          <w:sz w:val="22"/>
          <w:szCs w:val="22"/>
          <w:lang w:val="la-Latn"/>
        </w:rPr>
        <w:t xml:space="preserve"> </w:t>
      </w:r>
      <w:r w:rsidRPr="007A06F5">
        <w:rPr>
          <w:sz w:val="22"/>
          <w:szCs w:val="22"/>
          <w:lang w:val="la-Latn"/>
        </w:rPr>
        <w:t>dominus</w:t>
      </w:r>
      <w:r w:rsidR="0069631A" w:rsidRPr="007A06F5">
        <w:rPr>
          <w:sz w:val="22"/>
          <w:szCs w:val="22"/>
          <w:lang w:val="la-Latn"/>
        </w:rPr>
        <w:t xml:space="preserve"> </w:t>
      </w:r>
      <w:r w:rsidRPr="007A06F5">
        <w:rPr>
          <w:sz w:val="22"/>
          <w:szCs w:val="22"/>
          <w:lang w:val="la-Latn"/>
        </w:rPr>
        <w:t>ait: In quocumque die conversus fuerit peccator</w:t>
      </w:r>
      <w:r w:rsidR="0069631A" w:rsidRPr="007A06F5">
        <w:rPr>
          <w:sz w:val="22"/>
          <w:szCs w:val="22"/>
          <w:lang w:val="la-Latn"/>
        </w:rPr>
        <w:t xml:space="preserve">, </w:t>
      </w:r>
      <w:r w:rsidRPr="007A06F5">
        <w:rPr>
          <w:sz w:val="22"/>
          <w:szCs w:val="22"/>
          <w:lang w:val="la-Latn"/>
        </w:rPr>
        <w:t>peccata eius non reputabuntur ei</w:t>
      </w:r>
      <w:r w:rsidR="0069631A" w:rsidRPr="007A06F5">
        <w:rPr>
          <w:sz w:val="22"/>
          <w:szCs w:val="22"/>
          <w:lang w:val="la-Latn"/>
        </w:rPr>
        <w:t xml:space="preserve">. </w:t>
      </w:r>
      <w:r w:rsidRPr="007A06F5">
        <w:rPr>
          <w:sz w:val="22"/>
          <w:szCs w:val="22"/>
          <w:lang w:val="la-Latn"/>
        </w:rPr>
        <w:t>Et</w:t>
      </w:r>
      <w:r w:rsidR="0069631A" w:rsidRPr="007A06F5">
        <w:rPr>
          <w:sz w:val="22"/>
          <w:szCs w:val="22"/>
          <w:lang w:val="la-Latn"/>
        </w:rPr>
        <w:t xml:space="preserve"> </w:t>
      </w:r>
      <w:r w:rsidRPr="007A06F5">
        <w:rPr>
          <w:sz w:val="22"/>
          <w:szCs w:val="22"/>
          <w:lang w:val="la-Latn"/>
        </w:rPr>
        <w:t>iterum: Nolo mortem peccatoris</w:t>
      </w:r>
      <w:r w:rsidR="0069631A" w:rsidRPr="007A06F5">
        <w:rPr>
          <w:sz w:val="22"/>
          <w:szCs w:val="22"/>
          <w:lang w:val="la-Latn"/>
        </w:rPr>
        <w:t xml:space="preserve">, </w:t>
      </w:r>
      <w:r w:rsidRPr="007A06F5">
        <w:rPr>
          <w:sz w:val="22"/>
          <w:szCs w:val="22"/>
          <w:lang w:val="la-Latn"/>
        </w:rPr>
        <w:t>sed ut convertatur</w:t>
      </w:r>
      <w:r w:rsidR="00ED106A" w:rsidRPr="007A06F5">
        <w:rPr>
          <w:sz w:val="22"/>
          <w:szCs w:val="22"/>
          <w:lang w:val="la-Latn"/>
        </w:rPr>
        <w:t xml:space="preserve"> </w:t>
      </w:r>
      <w:r w:rsidRPr="007A06F5">
        <w:rPr>
          <w:sz w:val="22"/>
          <w:szCs w:val="22"/>
          <w:lang w:val="la-Latn"/>
        </w:rPr>
        <w:t>et vivat</w:t>
      </w:r>
      <w:r w:rsidR="0069631A" w:rsidRPr="007A06F5">
        <w:rPr>
          <w:sz w:val="22"/>
          <w:szCs w:val="22"/>
          <w:lang w:val="la-Latn"/>
        </w:rPr>
        <w:t xml:space="preserve">. </w:t>
      </w:r>
      <w:r w:rsidRPr="007A06F5">
        <w:rPr>
          <w:sz w:val="22"/>
          <w:szCs w:val="22"/>
          <w:lang w:val="la-Latn"/>
        </w:rPr>
        <w:t>Salutem ergo homini</w:t>
      </w:r>
      <w:r w:rsidR="00ED106A" w:rsidRPr="007A06F5">
        <w:rPr>
          <w:sz w:val="22"/>
          <w:szCs w:val="22"/>
          <w:lang w:val="la-Latn"/>
        </w:rPr>
        <w:t xml:space="preserve"> </w:t>
      </w:r>
      <w:r w:rsidRPr="007A06F5">
        <w:rPr>
          <w:sz w:val="22"/>
          <w:szCs w:val="22"/>
          <w:lang w:val="la-Latn"/>
        </w:rPr>
        <w:t>adimit</w:t>
      </w:r>
      <w:r w:rsidR="0069631A" w:rsidRPr="007A06F5">
        <w:rPr>
          <w:sz w:val="22"/>
          <w:szCs w:val="22"/>
          <w:lang w:val="la-Latn"/>
        </w:rPr>
        <w:t xml:space="preserve">, </w:t>
      </w:r>
      <w:r w:rsidRPr="007A06F5">
        <w:rPr>
          <w:sz w:val="22"/>
          <w:szCs w:val="22"/>
          <w:lang w:val="la-Latn"/>
        </w:rPr>
        <w:t>quisquis mortis tempore pęnitentiam denegarit</w:t>
      </w:r>
      <w:r w:rsidR="0069631A" w:rsidRPr="007A06F5">
        <w:rPr>
          <w:sz w:val="22"/>
          <w:szCs w:val="22"/>
          <w:lang w:val="la-Latn"/>
        </w:rPr>
        <w:t xml:space="preserve">, </w:t>
      </w:r>
      <w:r w:rsidRPr="007A06F5">
        <w:rPr>
          <w:sz w:val="22"/>
          <w:szCs w:val="22"/>
          <w:lang w:val="la-Latn"/>
        </w:rPr>
        <w:t>et desperat de misericordia dei</w:t>
      </w:r>
      <w:r w:rsidR="0069631A" w:rsidRPr="007A06F5">
        <w:rPr>
          <w:sz w:val="22"/>
          <w:szCs w:val="22"/>
          <w:lang w:val="la-Latn"/>
        </w:rPr>
        <w:t xml:space="preserve">, </w:t>
      </w:r>
      <w:r w:rsidRPr="007A06F5">
        <w:rPr>
          <w:sz w:val="22"/>
          <w:szCs w:val="22"/>
          <w:lang w:val="la-Latn"/>
        </w:rPr>
        <w:t xml:space="preserve">qui eam </w:t>
      </w:r>
      <w:r w:rsidRPr="007A06F5">
        <w:rPr>
          <w:sz w:val="22"/>
          <w:szCs w:val="22"/>
          <w:lang w:val="la-Latn"/>
        </w:rPr>
        <w:lastRenderedPageBreak/>
        <w:t>ad subveniendum morienti sufficere vel in momento non credit posse</w:t>
      </w:r>
      <w:r w:rsidR="0069631A" w:rsidRPr="007A06F5">
        <w:rPr>
          <w:sz w:val="22"/>
          <w:szCs w:val="22"/>
          <w:lang w:val="la-Latn"/>
        </w:rPr>
        <w:t xml:space="preserve">. </w:t>
      </w:r>
      <w:r w:rsidRPr="007A06F5">
        <w:rPr>
          <w:sz w:val="22"/>
          <w:szCs w:val="22"/>
          <w:lang w:val="la-Latn"/>
        </w:rPr>
        <w:t>Latro ergo perdidisset</w:t>
      </w:r>
      <w:r w:rsidR="00ED106A" w:rsidRPr="007A06F5">
        <w:rPr>
          <w:sz w:val="22"/>
          <w:szCs w:val="22"/>
          <w:lang w:val="la-Latn"/>
        </w:rPr>
        <w:t xml:space="preserve"> </w:t>
      </w:r>
      <w:r w:rsidRPr="007A06F5">
        <w:rPr>
          <w:sz w:val="22"/>
          <w:szCs w:val="22"/>
          <w:lang w:val="la-Latn"/>
        </w:rPr>
        <w:t>in cruce pręmium ad Christi dextram pendens</w:t>
      </w:r>
      <w:r w:rsidR="0069631A" w:rsidRPr="007A06F5">
        <w:rPr>
          <w:sz w:val="22"/>
          <w:szCs w:val="22"/>
          <w:lang w:val="la-Latn"/>
        </w:rPr>
        <w:t xml:space="preserve">, </w:t>
      </w:r>
      <w:r w:rsidRPr="007A06F5">
        <w:rPr>
          <w:sz w:val="22"/>
          <w:szCs w:val="22"/>
          <w:lang w:val="la-Latn"/>
        </w:rPr>
        <w:t>si illum unius hore</w:t>
      </w:r>
      <w:r w:rsidR="0069631A" w:rsidRPr="007A06F5">
        <w:rPr>
          <w:sz w:val="22"/>
          <w:szCs w:val="22"/>
          <w:lang w:val="la-Latn"/>
        </w:rPr>
        <w:t xml:space="preserve"> </w:t>
      </w:r>
      <w:r w:rsidRPr="007A06F5">
        <w:rPr>
          <w:sz w:val="22"/>
          <w:szCs w:val="22"/>
          <w:lang w:val="la-Latn"/>
        </w:rPr>
        <w:t>pęnitentia</w:t>
      </w:r>
      <w:r w:rsidR="00ED106A" w:rsidRPr="007A06F5">
        <w:rPr>
          <w:sz w:val="22"/>
          <w:szCs w:val="22"/>
          <w:lang w:val="la-Latn"/>
        </w:rPr>
        <w:t xml:space="preserve"> </w:t>
      </w:r>
      <w:r w:rsidRPr="007A06F5">
        <w:rPr>
          <w:sz w:val="22"/>
          <w:szCs w:val="22"/>
          <w:lang w:val="la-Latn"/>
        </w:rPr>
        <w:t>non iuvisset</w:t>
      </w:r>
      <w:r w:rsidR="0047682A" w:rsidRPr="007A06F5">
        <w:rPr>
          <w:sz w:val="22"/>
          <w:szCs w:val="22"/>
          <w:lang w:val="la-Latn"/>
        </w:rPr>
        <w:t xml:space="preserve">. </w:t>
      </w:r>
      <w:r w:rsidRPr="007A06F5">
        <w:rPr>
          <w:sz w:val="22"/>
          <w:szCs w:val="22"/>
          <w:lang w:val="la-Latn"/>
        </w:rPr>
        <w:t>Nam cum esset in pęna</w:t>
      </w:r>
      <w:r w:rsidR="0069631A" w:rsidRPr="007A06F5">
        <w:rPr>
          <w:sz w:val="22"/>
          <w:szCs w:val="22"/>
          <w:lang w:val="la-Latn"/>
        </w:rPr>
        <w:t xml:space="preserve">, </w:t>
      </w:r>
      <w:r w:rsidRPr="007A06F5">
        <w:rPr>
          <w:sz w:val="22"/>
          <w:szCs w:val="22"/>
          <w:lang w:val="la-Latn"/>
        </w:rPr>
        <w:t>pęnituit</w:t>
      </w:r>
      <w:r w:rsidR="0069631A" w:rsidRPr="007A06F5">
        <w:rPr>
          <w:sz w:val="22"/>
          <w:szCs w:val="22"/>
          <w:lang w:val="la-Latn"/>
        </w:rPr>
        <w:t xml:space="preserve">, </w:t>
      </w:r>
      <w:r w:rsidRPr="007A06F5">
        <w:rPr>
          <w:sz w:val="22"/>
          <w:szCs w:val="22"/>
          <w:lang w:val="la-Latn"/>
        </w:rPr>
        <w:t>et per unius sermonis</w:t>
      </w:r>
      <w:r w:rsidR="0069631A" w:rsidRPr="007A06F5">
        <w:rPr>
          <w:sz w:val="22"/>
          <w:szCs w:val="22"/>
          <w:lang w:val="la-Latn"/>
        </w:rPr>
        <w:t xml:space="preserve"> </w:t>
      </w:r>
      <w:r w:rsidRPr="007A06F5">
        <w:rPr>
          <w:sz w:val="22"/>
          <w:szCs w:val="22"/>
          <w:lang w:val="la-Latn"/>
        </w:rPr>
        <w:t>professionem habitaculum paradisi deo promittente</w:t>
      </w:r>
      <w:r w:rsidR="00ED106A" w:rsidRPr="007A06F5">
        <w:rPr>
          <w:sz w:val="22"/>
          <w:szCs w:val="22"/>
          <w:lang w:val="la-Latn"/>
        </w:rPr>
        <w:t xml:space="preserve"> </w:t>
      </w:r>
      <w:r w:rsidRPr="007A06F5">
        <w:rPr>
          <w:sz w:val="22"/>
          <w:szCs w:val="22"/>
          <w:lang w:val="la-Latn"/>
        </w:rPr>
        <w:t>promeruit</w:t>
      </w:r>
      <w:r w:rsidR="0069631A" w:rsidRPr="007A06F5">
        <w:rPr>
          <w:sz w:val="22"/>
          <w:szCs w:val="22"/>
          <w:lang w:val="la-Latn"/>
        </w:rPr>
        <w:t xml:space="preserve">. </w:t>
      </w:r>
      <w:r w:rsidRPr="007A06F5">
        <w:rPr>
          <w:sz w:val="22"/>
          <w:szCs w:val="22"/>
          <w:lang w:val="la-Latn"/>
        </w:rPr>
        <w:t>Vera ergo ad deum</w:t>
      </w:r>
      <w:r w:rsidR="0069631A" w:rsidRPr="007A06F5">
        <w:rPr>
          <w:sz w:val="22"/>
          <w:szCs w:val="22"/>
          <w:lang w:val="la-Latn"/>
        </w:rPr>
        <w:t xml:space="preserve"> </w:t>
      </w:r>
      <w:r w:rsidRPr="007A06F5">
        <w:rPr>
          <w:sz w:val="22"/>
          <w:szCs w:val="22"/>
          <w:lang w:val="la-Latn"/>
        </w:rPr>
        <w:t>conversio in ultimis positorum mente potius est estimanda</w:t>
      </w:r>
      <w:r w:rsidR="0069631A" w:rsidRPr="007A06F5">
        <w:rPr>
          <w:sz w:val="22"/>
          <w:szCs w:val="22"/>
          <w:lang w:val="la-Latn"/>
        </w:rPr>
        <w:t xml:space="preserve">, </w:t>
      </w:r>
      <w:r w:rsidRPr="007A06F5">
        <w:rPr>
          <w:sz w:val="22"/>
          <w:szCs w:val="22"/>
          <w:lang w:val="la-Latn"/>
        </w:rPr>
        <w:t>quam tempore propheta hoc</w:t>
      </w:r>
      <w:r w:rsidR="0069631A" w:rsidRPr="007A06F5">
        <w:rPr>
          <w:sz w:val="22"/>
          <w:szCs w:val="22"/>
          <w:lang w:val="la-Latn"/>
        </w:rPr>
        <w:t xml:space="preserve"> </w:t>
      </w:r>
      <w:r w:rsidRPr="007A06F5">
        <w:rPr>
          <w:sz w:val="22"/>
          <w:szCs w:val="22"/>
          <w:lang w:val="la-Latn"/>
        </w:rPr>
        <w:t>taliter</w:t>
      </w:r>
      <w:r w:rsidR="00ED106A" w:rsidRPr="007A06F5">
        <w:rPr>
          <w:sz w:val="22"/>
          <w:szCs w:val="22"/>
          <w:lang w:val="la-Latn"/>
        </w:rPr>
        <w:t xml:space="preserve"> </w:t>
      </w:r>
      <w:r w:rsidRPr="007A06F5">
        <w:rPr>
          <w:sz w:val="22"/>
          <w:szCs w:val="22"/>
          <w:lang w:val="la-Latn"/>
        </w:rPr>
        <w:t>asserente: Cum conversus</w:t>
      </w:r>
      <w:r w:rsidR="00ED106A" w:rsidRPr="007A06F5">
        <w:rPr>
          <w:sz w:val="22"/>
          <w:szCs w:val="22"/>
          <w:lang w:val="la-Latn"/>
        </w:rPr>
        <w:t xml:space="preserve"> </w:t>
      </w:r>
      <w:r w:rsidRPr="007A06F5">
        <w:rPr>
          <w:sz w:val="22"/>
          <w:szCs w:val="22"/>
          <w:lang w:val="la-Latn"/>
        </w:rPr>
        <w:t>ingemueris</w:t>
      </w:r>
      <w:r w:rsidR="0069631A" w:rsidRPr="007A06F5">
        <w:rPr>
          <w:sz w:val="22"/>
          <w:szCs w:val="22"/>
          <w:lang w:val="la-Latn"/>
        </w:rPr>
        <w:t xml:space="preserve">, </w:t>
      </w:r>
      <w:r w:rsidRPr="007A06F5">
        <w:rPr>
          <w:sz w:val="22"/>
          <w:szCs w:val="22"/>
          <w:lang w:val="la-Latn"/>
        </w:rPr>
        <w:t>tunc salvus eris</w:t>
      </w:r>
      <w:r w:rsidR="0047682A" w:rsidRPr="007A06F5">
        <w:rPr>
          <w:sz w:val="22"/>
          <w:szCs w:val="22"/>
          <w:lang w:val="la-Latn"/>
        </w:rPr>
        <w:t xml:space="preserve">. </w:t>
      </w:r>
      <w:r w:rsidRPr="007A06F5">
        <w:rPr>
          <w:sz w:val="22"/>
          <w:szCs w:val="22"/>
          <w:lang w:val="la-Latn"/>
        </w:rPr>
        <w:t>/</w:t>
      </w:r>
      <w:commentRangeEnd w:id="242"/>
      <w:r w:rsidR="00D87D5E" w:rsidRPr="007A06F5">
        <w:rPr>
          <w:rStyle w:val="Odkaznakoment"/>
          <w:rFonts w:eastAsiaTheme="minorHAnsi"/>
          <w:lang w:val="la-Latn" w:eastAsia="en-US"/>
        </w:rPr>
        <w:commentReference w:id="242"/>
      </w:r>
    </w:p>
    <w:p w14:paraId="70210040" w14:textId="77777777" w:rsidR="00FF73C3" w:rsidRPr="007A06F5" w:rsidRDefault="00FF73C3" w:rsidP="00FF73C3">
      <w:pPr>
        <w:pStyle w:val="Textkomente"/>
        <w:rPr>
          <w:color w:val="FF0000"/>
          <w:lang w:val="la-Latn"/>
        </w:rPr>
      </w:pPr>
      <w:r w:rsidRPr="007A06F5">
        <w:rPr>
          <w:lang w:val="la-Latn"/>
        </w:rPr>
        <w:t xml:space="preserve">M, f. 95v XLIIII (in marg.) </w:t>
      </w:r>
      <w:r w:rsidRPr="007A06F5">
        <w:rPr>
          <w:color w:val="FF0000"/>
          <w:lang w:val="la-Latn"/>
        </w:rPr>
        <w:t>DICTA SANCTI AUGUSTINI IN LIBRO DE SERMONE DOMINI IN MONTE</w:t>
      </w:r>
    </w:p>
    <w:p w14:paraId="3D13865F" w14:textId="77777777" w:rsidR="00FF73C3" w:rsidRPr="007A06F5" w:rsidRDefault="00FF73C3" w:rsidP="00FF73C3">
      <w:pPr>
        <w:pStyle w:val="Textkomente"/>
        <w:rPr>
          <w:lang w:val="la-Latn"/>
        </w:rPr>
      </w:pPr>
      <w:r w:rsidRPr="007A06F5">
        <w:rPr>
          <w:color w:val="FF0000"/>
          <w:lang w:val="la-Latn"/>
        </w:rPr>
        <w:t>Hi</w:t>
      </w:r>
      <w:r w:rsidRPr="007A06F5">
        <w:rPr>
          <w:lang w:val="la-Latn"/>
        </w:rPr>
        <w:t>s, qui sunt in coniugio, inquid p??cipio, non ego sed dominus uxorem a viro non discedere. Quod si discesserit manere innuptam aut viro suo reconcila/ ri. Potest enim fieri, ut discedat ea causa…</w:t>
      </w:r>
    </w:p>
    <w:p w14:paraId="3116AC60" w14:textId="77777777" w:rsidR="00FF73C3" w:rsidRPr="007A06F5" w:rsidRDefault="00FF73C3" w:rsidP="00FF73C3">
      <w:pPr>
        <w:pStyle w:val="Textkomente"/>
        <w:rPr>
          <w:color w:val="FF0000"/>
          <w:lang w:val="la-Latn"/>
        </w:rPr>
      </w:pPr>
      <w:r w:rsidRPr="007A06F5">
        <w:rPr>
          <w:lang w:val="la-Latn"/>
        </w:rPr>
        <w:t xml:space="preserve">97v XLV (in marg.) </w:t>
      </w:r>
      <w:r w:rsidRPr="007A06F5">
        <w:rPr>
          <w:color w:val="FF0000"/>
          <w:lang w:val="la-Latn"/>
        </w:rPr>
        <w:t>DE HIS qui uxores atque viros dimittunt. …</w:t>
      </w:r>
    </w:p>
    <w:p w14:paraId="4DDFABC0" w14:textId="77777777" w:rsidR="00FF73C3" w:rsidRPr="007A06F5" w:rsidRDefault="00FF73C3" w:rsidP="00FF73C3">
      <w:pPr>
        <w:pStyle w:val="Textkomente"/>
        <w:rPr>
          <w:color w:val="FF0000"/>
          <w:lang w:val="la-Latn"/>
        </w:rPr>
      </w:pPr>
      <w:r w:rsidRPr="007A06F5">
        <w:rPr>
          <w:lang w:val="la-Latn"/>
        </w:rPr>
        <w:t xml:space="preserve">98r </w:t>
      </w:r>
      <w:r w:rsidRPr="007A06F5">
        <w:rPr>
          <w:color w:val="FF0000"/>
          <w:lang w:val="la-Latn"/>
        </w:rPr>
        <w:t>De uxoribus legi… (verwischt)</w:t>
      </w:r>
    </w:p>
    <w:p w14:paraId="18CCCC87" w14:textId="77777777" w:rsidR="00FF73C3" w:rsidRPr="007A06F5" w:rsidRDefault="00FF73C3" w:rsidP="00FF73C3">
      <w:pPr>
        <w:pStyle w:val="Textkomente"/>
        <w:rPr>
          <w:lang w:val="la-Latn"/>
        </w:rPr>
      </w:pPr>
      <w:r w:rsidRPr="007A06F5">
        <w:rPr>
          <w:lang w:val="la-Latn"/>
        </w:rPr>
        <w:t>Nullas est uxoris election quails cumque evenerit habenda est et ferenda.</w:t>
      </w:r>
    </w:p>
    <w:p w14:paraId="03CF207A" w14:textId="77777777" w:rsidR="00FF73C3" w:rsidRPr="007A06F5" w:rsidRDefault="00FF73C3" w:rsidP="00FF73C3">
      <w:pPr>
        <w:pStyle w:val="Textkomente"/>
        <w:rPr>
          <w:lang w:val="la-Latn"/>
        </w:rPr>
      </w:pPr>
      <w:r w:rsidRPr="007A06F5">
        <w:rPr>
          <w:lang w:val="la-Latn"/>
        </w:rPr>
        <w:t xml:space="preserve">98v </w:t>
      </w:r>
      <w:r w:rsidRPr="007A06F5">
        <w:rPr>
          <w:color w:val="FF0000"/>
          <w:lang w:val="la-Latn"/>
        </w:rPr>
        <w:t>Hieronimi ad Amonendum</w:t>
      </w:r>
      <w:r w:rsidRPr="007A06F5">
        <w:rPr>
          <w:lang w:val="la-Latn"/>
        </w:rPr>
        <w:t xml:space="preserve"> </w:t>
      </w:r>
      <w:r w:rsidRPr="007A06F5">
        <w:rPr>
          <w:vertAlign w:val="superscript"/>
          <w:lang w:val="la-Latn"/>
        </w:rPr>
        <w:t>adamandum</w:t>
      </w:r>
      <w:r w:rsidRPr="007A06F5">
        <w:rPr>
          <w:lang w:val="la-Latn"/>
        </w:rPr>
        <w:t xml:space="preserve"> </w:t>
      </w:r>
      <w:r w:rsidRPr="007A06F5">
        <w:rPr>
          <w:color w:val="FF0000"/>
          <w:lang w:val="la-Latn"/>
        </w:rPr>
        <w:t>pres….</w:t>
      </w:r>
    </w:p>
    <w:p w14:paraId="3C1D9C19" w14:textId="77777777" w:rsidR="00FF73C3" w:rsidRPr="007A06F5" w:rsidRDefault="00FF73C3" w:rsidP="00FF73C3">
      <w:pPr>
        <w:pStyle w:val="Textkomente"/>
        <w:rPr>
          <w:lang w:val="la-Latn"/>
        </w:rPr>
      </w:pPr>
      <w:r w:rsidRPr="007A06F5">
        <w:rPr>
          <w:lang w:val="la-Latn"/>
        </w:rPr>
        <w:t>Quę a me utrum mulier relicto viro adultero et sodomita et ali per vim accepto possit absque poeni/</w:t>
      </w:r>
    </w:p>
    <w:p w14:paraId="56FA3243" w14:textId="77777777" w:rsidR="00FF73C3" w:rsidRPr="007A06F5" w:rsidRDefault="00FF73C3" w:rsidP="00FF73C3">
      <w:pPr>
        <w:pStyle w:val="Textkomente"/>
        <w:rPr>
          <w:lang w:val="la-Latn"/>
        </w:rPr>
      </w:pPr>
      <w:r w:rsidRPr="007A06F5">
        <w:rPr>
          <w:lang w:val="la-Latn"/>
        </w:rPr>
        <w:t xml:space="preserve">100r XLVI (in marg.) </w:t>
      </w:r>
      <w:r w:rsidRPr="007A06F5">
        <w:rPr>
          <w:color w:val="FF0000"/>
          <w:lang w:val="la-Latn"/>
        </w:rPr>
        <w:t>T</w:t>
      </w:r>
      <w:r w:rsidRPr="007A06F5">
        <w:rPr>
          <w:lang w:val="la-Latn"/>
        </w:rPr>
        <w:t>estes ad testimonium non admitendos qui nec ad accusationem…</w:t>
      </w:r>
    </w:p>
    <w:p w14:paraId="5767239B" w14:textId="77777777" w:rsidR="00FF73C3" w:rsidRPr="007A06F5" w:rsidRDefault="00FF73C3" w:rsidP="00FF73C3">
      <w:pPr>
        <w:pStyle w:val="Textkomente"/>
        <w:rPr>
          <w:lang w:val="la-Latn"/>
        </w:rPr>
      </w:pPr>
      <w:r w:rsidRPr="007A06F5">
        <w:rPr>
          <w:lang w:val="la-Latn"/>
        </w:rPr>
        <w:t xml:space="preserve">XLVII (in marg.) </w:t>
      </w:r>
      <w:r w:rsidRPr="007A06F5">
        <w:rPr>
          <w:color w:val="FF0000"/>
          <w:lang w:val="la-Latn"/>
        </w:rPr>
        <w:t>U</w:t>
      </w:r>
      <w:r w:rsidRPr="007A06F5">
        <w:rPr>
          <w:lang w:val="la-Latn"/>
        </w:rPr>
        <w:t>t test accusatores fratrum excommunicet et emendaverit…</w:t>
      </w:r>
    </w:p>
    <w:p w14:paraId="2ACDE766" w14:textId="77777777" w:rsidR="00FF73C3" w:rsidRPr="007A06F5" w:rsidRDefault="00FF73C3" w:rsidP="00FF73C3">
      <w:pPr>
        <w:pStyle w:val="Textkomente"/>
        <w:rPr>
          <w:lang w:val="la-Latn"/>
        </w:rPr>
      </w:pPr>
      <w:r w:rsidRPr="007A06F5">
        <w:rPr>
          <w:lang w:val="la-Latn"/>
        </w:rPr>
        <w:t xml:space="preserve">XLVIII (in marg.) </w:t>
      </w:r>
      <w:r w:rsidRPr="007A06F5">
        <w:rPr>
          <w:color w:val="FF0000"/>
          <w:lang w:val="la-Latn"/>
        </w:rPr>
        <w:t>Q</w:t>
      </w:r>
      <w:r w:rsidRPr="007A06F5">
        <w:rPr>
          <w:lang w:val="la-Latn"/>
        </w:rPr>
        <w:t>uerendum est in iudicio, cuius sit conversationis et fidei…</w:t>
      </w:r>
    </w:p>
    <w:p w14:paraId="3832F1B9" w14:textId="77777777" w:rsidR="00FF73C3" w:rsidRPr="007A06F5" w:rsidRDefault="00FF73C3" w:rsidP="00FF73C3">
      <w:pPr>
        <w:pStyle w:val="Textkomente"/>
        <w:rPr>
          <w:lang w:val="la-Latn"/>
        </w:rPr>
      </w:pPr>
      <w:r w:rsidRPr="007A06F5">
        <w:rPr>
          <w:lang w:val="la-Latn"/>
        </w:rPr>
        <w:t xml:space="preserve">100v XLVIIII (in marg.) </w:t>
      </w:r>
      <w:r w:rsidRPr="007A06F5">
        <w:rPr>
          <w:color w:val="FF0000"/>
          <w:lang w:val="la-Latn"/>
        </w:rPr>
        <w:t>F</w:t>
      </w:r>
      <w:r w:rsidRPr="007A06F5">
        <w:rPr>
          <w:lang w:val="la-Latn"/>
        </w:rPr>
        <w:t>alsus accusatory apprehensus absque ecclesia fiat donee (sic) poenitendo emendetur.</w:t>
      </w:r>
    </w:p>
    <w:p w14:paraId="15700C7E" w14:textId="77777777" w:rsidR="00FF73C3" w:rsidRPr="007A06F5" w:rsidRDefault="00FF73C3" w:rsidP="00FF73C3">
      <w:pPr>
        <w:pStyle w:val="Textkomente"/>
        <w:rPr>
          <w:lang w:val="la-Latn"/>
        </w:rPr>
      </w:pPr>
      <w:r w:rsidRPr="007A06F5">
        <w:rPr>
          <w:lang w:val="la-Latn"/>
        </w:rPr>
        <w:t xml:space="preserve">L (in marg.) </w:t>
      </w:r>
      <w:r w:rsidRPr="007A06F5">
        <w:rPr>
          <w:color w:val="FF0000"/>
          <w:lang w:val="la-Latn"/>
        </w:rPr>
        <w:t>C</w:t>
      </w:r>
      <w:r w:rsidRPr="007A06F5">
        <w:rPr>
          <w:lang w:val="la-Latn"/>
        </w:rPr>
        <w:t>aveant iudices ecclesi</w:t>
      </w:r>
      <w:r w:rsidRPr="007A06F5">
        <w:rPr>
          <w:rFonts w:cstheme="minorHAnsi"/>
          <w:lang w:val="la-Latn"/>
        </w:rPr>
        <w:t>ę</w:t>
      </w:r>
      <w:r w:rsidRPr="007A06F5">
        <w:rPr>
          <w:lang w:val="la-Latn"/>
        </w:rPr>
        <w:t xml:space="preserve"> ne absente eo eius causa ventilatur…</w:t>
      </w:r>
    </w:p>
    <w:p w14:paraId="069BFFCA" w14:textId="77777777" w:rsidR="00FF73C3" w:rsidRPr="007A06F5" w:rsidRDefault="00FF73C3" w:rsidP="00FF73C3">
      <w:pPr>
        <w:pStyle w:val="Textkomente"/>
        <w:rPr>
          <w:lang w:val="la-Latn"/>
        </w:rPr>
      </w:pPr>
      <w:r w:rsidRPr="007A06F5">
        <w:rPr>
          <w:lang w:val="la-Latn"/>
        </w:rPr>
        <w:t xml:space="preserve">M, f. 101r LI (in marg.) </w:t>
      </w:r>
      <w:r w:rsidRPr="007A06F5">
        <w:rPr>
          <w:color w:val="FF0000"/>
          <w:lang w:val="la-Latn"/>
        </w:rPr>
        <w:t>I</w:t>
      </w:r>
      <w:r w:rsidRPr="007A06F5">
        <w:rPr>
          <w:lang w:val="la-Latn"/>
        </w:rPr>
        <w:t xml:space="preserve"> in synodo aurelianensi cap. XIIII … instruerunt.</w:t>
      </w:r>
    </w:p>
    <w:p w14:paraId="29B09CD6" w14:textId="77777777" w:rsidR="00FF73C3" w:rsidRPr="007A06F5" w:rsidRDefault="00FF73C3" w:rsidP="00FF73C3">
      <w:pPr>
        <w:pStyle w:val="Textkomente"/>
        <w:rPr>
          <w:lang w:val="la-Latn"/>
        </w:rPr>
      </w:pPr>
      <w:r w:rsidRPr="007A06F5">
        <w:rPr>
          <w:lang w:val="la-Latn"/>
        </w:rPr>
        <w:t>In marg.: Debet et ..ere tam publica licere</w:t>
      </w:r>
    </w:p>
    <w:p w14:paraId="777D76E9" w14:textId="77777777" w:rsidR="00FF73C3" w:rsidRPr="007A06F5" w:rsidRDefault="00FF73C3" w:rsidP="00FF73C3">
      <w:pPr>
        <w:pStyle w:val="Textkomente"/>
        <w:rPr>
          <w:lang w:val="la-Latn"/>
        </w:rPr>
      </w:pPr>
      <w:r w:rsidRPr="007A06F5">
        <w:rPr>
          <w:color w:val="FF0000"/>
          <w:lang w:val="la-Latn"/>
        </w:rPr>
        <w:t>DE … OM.. MECATIONE</w:t>
      </w:r>
    </w:p>
    <w:p w14:paraId="2347B930" w14:textId="77777777" w:rsidR="00FF73C3" w:rsidRPr="007A06F5" w:rsidRDefault="00FF73C3" w:rsidP="00FF73C3">
      <w:pPr>
        <w:pStyle w:val="Textkomente"/>
        <w:rPr>
          <w:lang w:val="la-Latn"/>
        </w:rPr>
      </w:pPr>
      <w:r w:rsidRPr="007A06F5">
        <w:rPr>
          <w:lang w:val="la-Latn"/>
        </w:rPr>
        <w:t xml:space="preserve">LII (in marg.) </w:t>
      </w:r>
      <w:r w:rsidRPr="007A06F5">
        <w:rPr>
          <w:color w:val="FF0000"/>
          <w:lang w:val="la-Latn"/>
        </w:rPr>
        <w:t>N</w:t>
      </w:r>
      <w:r w:rsidRPr="007A06F5">
        <w:rPr>
          <w:lang w:val="la-Latn"/>
        </w:rPr>
        <w:t>os vero a communione quemque prohibere non possumus, quam…</w:t>
      </w:r>
    </w:p>
    <w:p w14:paraId="119839B0" w14:textId="77777777" w:rsidR="00FF73C3" w:rsidRPr="007A06F5" w:rsidRDefault="00FF73C3" w:rsidP="00FF73C3">
      <w:pPr>
        <w:pStyle w:val="Textkomente"/>
        <w:rPr>
          <w:lang w:val="la-Latn"/>
        </w:rPr>
      </w:pPr>
      <w:r w:rsidRPr="007A06F5">
        <w:rPr>
          <w:lang w:val="la-Latn"/>
        </w:rPr>
        <w:t>M, f. 101v Einhardus</w:t>
      </w:r>
    </w:p>
    <w:p w14:paraId="17E9C0D9" w14:textId="77777777" w:rsidR="00FF73C3" w:rsidRPr="007A06F5" w:rsidRDefault="00FF73C3" w:rsidP="00FF73C3">
      <w:pPr>
        <w:pStyle w:val="Textkomente"/>
        <w:rPr>
          <w:lang w:val="la-Latn"/>
        </w:rPr>
      </w:pPr>
      <w:r w:rsidRPr="007A06F5">
        <w:rPr>
          <w:lang w:val="la-Latn"/>
        </w:rPr>
        <w:t xml:space="preserve">LIII (in marg.) </w:t>
      </w:r>
      <w:r w:rsidRPr="007A06F5">
        <w:rPr>
          <w:color w:val="FF0000"/>
          <w:lang w:val="la-Latn"/>
        </w:rPr>
        <w:t>P</w:t>
      </w:r>
      <w:r w:rsidRPr="007A06F5">
        <w:rPr>
          <w:lang w:val="la-Latn"/>
        </w:rPr>
        <w:t>ro in religiosis clericis. Eius quis frequenter litigat et ad accusandum facilis est…</w:t>
      </w:r>
    </w:p>
    <w:p w14:paraId="7D98093D" w14:textId="77777777" w:rsidR="00FF73C3" w:rsidRPr="007A06F5" w:rsidRDefault="00FF73C3" w:rsidP="00FF73C3">
      <w:pPr>
        <w:pStyle w:val="Textkomente"/>
        <w:rPr>
          <w:lang w:val="la-Latn"/>
        </w:rPr>
      </w:pPr>
      <w:r w:rsidRPr="007A06F5">
        <w:rPr>
          <w:lang w:val="la-Latn"/>
        </w:rPr>
        <w:t xml:space="preserve">LIIII (in marg.) </w:t>
      </w:r>
      <w:r w:rsidRPr="007A06F5">
        <w:rPr>
          <w:color w:val="FF0000"/>
          <w:lang w:val="la-Latn"/>
        </w:rPr>
        <w:t>O</w:t>
      </w:r>
      <w:r w:rsidRPr="007A06F5">
        <w:rPr>
          <w:lang w:val="la-Latn"/>
        </w:rPr>
        <w:t>bsecro vos, fratres dilectissimi, ut erga subditarum plebum…</w:t>
      </w:r>
    </w:p>
    <w:p w14:paraId="4CA76325" w14:textId="77777777" w:rsidR="00FF73C3" w:rsidRPr="007A06F5" w:rsidRDefault="00FF73C3" w:rsidP="00FF73C3">
      <w:pPr>
        <w:pStyle w:val="Textkomente"/>
        <w:rPr>
          <w:lang w:val="la-Latn"/>
        </w:rPr>
      </w:pPr>
      <w:r w:rsidRPr="007A06F5">
        <w:rPr>
          <w:lang w:val="la-Latn"/>
        </w:rPr>
        <w:t xml:space="preserve">LV (in marg.) </w:t>
      </w:r>
      <w:r w:rsidRPr="007A06F5">
        <w:rPr>
          <w:color w:val="FF0000"/>
          <w:lang w:val="la-Latn"/>
        </w:rPr>
        <w:t>O</w:t>
      </w:r>
      <w:r w:rsidRPr="007A06F5">
        <w:rPr>
          <w:lang w:val="la-Latn"/>
        </w:rPr>
        <w:t>bsecro etiam fraternitatem vestram, ut h</w:t>
      </w:r>
      <w:r w:rsidRPr="007A06F5">
        <w:rPr>
          <w:rFonts w:cstheme="minorHAnsi"/>
          <w:lang w:val="la-Latn"/>
        </w:rPr>
        <w:t>ę</w:t>
      </w:r>
      <w:r w:rsidRPr="007A06F5">
        <w:rPr>
          <w:lang w:val="la-Latn"/>
        </w:rPr>
        <w:t>c …</w:t>
      </w:r>
    </w:p>
    <w:p w14:paraId="4C935131" w14:textId="77777777" w:rsidR="00FF73C3" w:rsidRPr="007A06F5" w:rsidRDefault="00FF73C3" w:rsidP="00FF73C3">
      <w:pPr>
        <w:pStyle w:val="Textkomente"/>
        <w:rPr>
          <w:lang w:val="la-Latn"/>
        </w:rPr>
      </w:pPr>
      <w:r w:rsidRPr="007A06F5">
        <w:rPr>
          <w:lang w:val="la-Latn"/>
        </w:rPr>
        <w:t xml:space="preserve">LVI (in marg.) </w:t>
      </w:r>
      <w:r w:rsidRPr="007A06F5">
        <w:rPr>
          <w:color w:val="FF0000"/>
          <w:lang w:val="la-Latn"/>
        </w:rPr>
        <w:t>V</w:t>
      </w:r>
      <w:r w:rsidRPr="007A06F5">
        <w:rPr>
          <w:lang w:val="la-Latn"/>
        </w:rPr>
        <w:t>eraciter nos se debetis vos semper meminisse, quia nos quibus regendaum…</w:t>
      </w:r>
    </w:p>
    <w:p w14:paraId="4A9E9AF8" w14:textId="77777777" w:rsidR="00FF73C3" w:rsidRPr="007A06F5" w:rsidRDefault="00FF73C3" w:rsidP="00FF73C3">
      <w:pPr>
        <w:pStyle w:val="Textkomente"/>
        <w:rPr>
          <w:lang w:val="la-Latn"/>
        </w:rPr>
      </w:pPr>
      <w:r w:rsidRPr="007A06F5">
        <w:rPr>
          <w:lang w:val="la-Latn"/>
        </w:rPr>
        <w:t xml:space="preserve">M, f. 102r LVII (in marg.) </w:t>
      </w:r>
      <w:r w:rsidRPr="007A06F5">
        <w:rPr>
          <w:color w:val="FF0000"/>
          <w:lang w:val="la-Latn"/>
        </w:rPr>
        <w:t>O</w:t>
      </w:r>
      <w:r w:rsidRPr="007A06F5">
        <w:rPr>
          <w:lang w:val="la-Latn"/>
        </w:rPr>
        <w:t>portet vos assiduitatem habere legendi et instantiam orandi…</w:t>
      </w:r>
    </w:p>
    <w:p w14:paraId="41ABF196" w14:textId="77777777" w:rsidR="00FF73C3" w:rsidRPr="007A06F5" w:rsidRDefault="00FF73C3" w:rsidP="00FF73C3">
      <w:pPr>
        <w:pStyle w:val="Textkomente"/>
        <w:rPr>
          <w:lang w:val="la-Latn"/>
        </w:rPr>
      </w:pPr>
      <w:r w:rsidRPr="007A06F5">
        <w:rPr>
          <w:lang w:val="la-Latn"/>
        </w:rPr>
        <w:t xml:space="preserve">LVIII (in marg.) </w:t>
      </w:r>
      <w:r w:rsidRPr="007A06F5">
        <w:rPr>
          <w:color w:val="FF0000"/>
          <w:lang w:val="la-Latn"/>
        </w:rPr>
        <w:t>S</w:t>
      </w:r>
      <w:r w:rsidRPr="007A06F5">
        <w:rPr>
          <w:lang w:val="la-Latn"/>
        </w:rPr>
        <w:t>ed et si quando alcetione cessatur debet manuum operatio subsequi…</w:t>
      </w:r>
    </w:p>
    <w:p w14:paraId="7C5FEAFE" w14:textId="77777777" w:rsidR="00FF73C3" w:rsidRPr="007A06F5" w:rsidRDefault="00FF73C3" w:rsidP="00FF73C3">
      <w:pPr>
        <w:pStyle w:val="Textkomente"/>
        <w:rPr>
          <w:lang w:val="la-Latn"/>
        </w:rPr>
      </w:pPr>
      <w:r w:rsidRPr="007A06F5">
        <w:rPr>
          <w:lang w:val="la-Latn"/>
        </w:rPr>
        <w:t xml:space="preserve">M, f. 102v LVIIII (in marg.) </w:t>
      </w:r>
      <w:r w:rsidRPr="007A06F5">
        <w:rPr>
          <w:color w:val="FF0000"/>
          <w:lang w:val="la-Latn"/>
        </w:rPr>
        <w:t>Q</w:t>
      </w:r>
      <w:r w:rsidRPr="007A06F5">
        <w:rPr>
          <w:lang w:val="la-Latn"/>
        </w:rPr>
        <w:t>uando more solito ad synodum conventis vestimenta et libors et vasa sancta cum quibus vestrum ministerium…</w:t>
      </w:r>
    </w:p>
    <w:p w14:paraId="06C71ADF" w14:textId="77777777" w:rsidR="00FF73C3" w:rsidRPr="007A06F5" w:rsidRDefault="00FF73C3" w:rsidP="00FF73C3">
      <w:pPr>
        <w:pStyle w:val="Textkomente"/>
        <w:rPr>
          <w:lang w:val="la-Latn"/>
        </w:rPr>
      </w:pPr>
      <w:r w:rsidRPr="007A06F5">
        <w:rPr>
          <w:lang w:val="la-Latn"/>
        </w:rPr>
        <w:t xml:space="preserve">LX (in marg.) </w:t>
      </w:r>
      <w:r w:rsidRPr="007A06F5">
        <w:rPr>
          <w:color w:val="FF0000"/>
          <w:lang w:val="la-Latn"/>
        </w:rPr>
        <w:t>P</w:t>
      </w:r>
      <w:r w:rsidRPr="007A06F5">
        <w:rPr>
          <w:lang w:val="la-Latn"/>
        </w:rPr>
        <w:t>anes, quos deo in sacrificium offertuis aut a vobis…</w:t>
      </w:r>
    </w:p>
    <w:p w14:paraId="1F5E9596" w14:textId="77777777" w:rsidR="00FF73C3" w:rsidRPr="007A06F5" w:rsidRDefault="00FF73C3" w:rsidP="00FF73C3">
      <w:pPr>
        <w:pStyle w:val="Textkomente"/>
        <w:rPr>
          <w:rFonts w:cstheme="minorHAnsi"/>
          <w:lang w:val="la-Latn"/>
        </w:rPr>
      </w:pPr>
      <w:r w:rsidRPr="007A06F5">
        <w:rPr>
          <w:lang w:val="la-Latn"/>
        </w:rPr>
        <w:t xml:space="preserve">LXI </w:t>
      </w:r>
      <w:r w:rsidRPr="007A06F5">
        <w:rPr>
          <w:color w:val="FF0000"/>
          <w:lang w:val="la-Latn"/>
        </w:rPr>
        <w:t>F</w:t>
      </w:r>
      <w:r w:rsidRPr="007A06F5">
        <w:rPr>
          <w:lang w:val="la-Latn"/>
        </w:rPr>
        <w:t>emin</w:t>
      </w:r>
      <w:r w:rsidRPr="007A06F5">
        <w:rPr>
          <w:rFonts w:cstheme="minorHAnsi"/>
          <w:lang w:val="la-Latn"/>
        </w:rPr>
        <w:t>ę missam sacerdote celebrante nequaquam ad altare accedant…</w:t>
      </w:r>
    </w:p>
    <w:p w14:paraId="0A9D544B" w14:textId="77777777" w:rsidR="00FF73C3" w:rsidRPr="007A06F5" w:rsidRDefault="00FF73C3" w:rsidP="00FF73C3">
      <w:pPr>
        <w:pStyle w:val="Textkomente"/>
        <w:rPr>
          <w:rFonts w:cstheme="minorHAnsi"/>
          <w:lang w:val="la-Latn"/>
        </w:rPr>
      </w:pPr>
      <w:r w:rsidRPr="007A06F5">
        <w:rPr>
          <w:rFonts w:cstheme="minorHAnsi"/>
          <w:lang w:val="la-Latn"/>
        </w:rPr>
        <w:t xml:space="preserve">M, f. 103r LXII (in marg.) </w:t>
      </w:r>
      <w:r w:rsidRPr="007A06F5">
        <w:rPr>
          <w:rFonts w:cstheme="minorHAnsi"/>
          <w:color w:val="FF0000"/>
          <w:lang w:val="la-Latn"/>
        </w:rPr>
        <w:t>S</w:t>
      </w:r>
      <w:r w:rsidRPr="007A06F5">
        <w:rPr>
          <w:rFonts w:cstheme="minorHAnsi"/>
          <w:lang w:val="la-Latn"/>
        </w:rPr>
        <w:t>acerdos missam solus nequaquam cęlebraret, quia sicut…</w:t>
      </w:r>
    </w:p>
    <w:p w14:paraId="50B76895" w14:textId="77777777" w:rsidR="00FF73C3" w:rsidRPr="007A06F5" w:rsidRDefault="00FF73C3" w:rsidP="00FF73C3">
      <w:pPr>
        <w:pStyle w:val="Textkomente"/>
        <w:rPr>
          <w:rFonts w:cstheme="minorHAnsi"/>
          <w:lang w:val="la-Latn"/>
        </w:rPr>
      </w:pPr>
      <w:r w:rsidRPr="007A06F5">
        <w:rPr>
          <w:rFonts w:cstheme="minorHAnsi"/>
          <w:lang w:val="la-Latn"/>
        </w:rPr>
        <w:t xml:space="preserve">LXIII (in marg.) </w:t>
      </w:r>
      <w:r w:rsidRPr="007A06F5">
        <w:rPr>
          <w:rFonts w:cstheme="minorHAnsi"/>
          <w:color w:val="FF0000"/>
          <w:lang w:val="la-Latn"/>
        </w:rPr>
        <w:t>V</w:t>
      </w:r>
      <w:r w:rsidRPr="007A06F5">
        <w:rPr>
          <w:rFonts w:cstheme="minorHAnsi"/>
          <w:lang w:val="la-Latn"/>
        </w:rPr>
        <w:t>idemus erebro in ecclesiis messes et foenum congeri. Unde volumus…</w:t>
      </w:r>
    </w:p>
    <w:p w14:paraId="273403D5" w14:textId="77777777" w:rsidR="00FF73C3" w:rsidRPr="007A06F5" w:rsidRDefault="00FF73C3" w:rsidP="00FF73C3">
      <w:pPr>
        <w:pStyle w:val="Textkomente"/>
        <w:rPr>
          <w:rFonts w:cstheme="minorHAnsi"/>
          <w:lang w:val="la-Latn"/>
        </w:rPr>
      </w:pPr>
      <w:r w:rsidRPr="007A06F5">
        <w:rPr>
          <w:rFonts w:cstheme="minorHAnsi"/>
          <w:lang w:val="la-Latn"/>
        </w:rPr>
        <w:t xml:space="preserve">LXIIII (in marg.) </w:t>
      </w:r>
      <w:r w:rsidRPr="007A06F5">
        <w:rPr>
          <w:rFonts w:cstheme="minorHAnsi"/>
          <w:color w:val="FF0000"/>
          <w:lang w:val="la-Latn"/>
        </w:rPr>
        <w:t>A</w:t>
      </w:r>
      <w:r w:rsidRPr="007A06F5">
        <w:rPr>
          <w:rFonts w:cstheme="minorHAnsi"/>
          <w:lang w:val="la-Latn"/>
        </w:rPr>
        <w:t>ntiquus in his regionibus in ecclesia sepeliendorum…</w:t>
      </w:r>
    </w:p>
    <w:p w14:paraId="1183C4D8" w14:textId="77777777" w:rsidR="00FF73C3" w:rsidRPr="007A06F5" w:rsidRDefault="00FF73C3" w:rsidP="00FF73C3">
      <w:pPr>
        <w:pStyle w:val="Textkomente"/>
        <w:rPr>
          <w:rFonts w:cstheme="minorHAnsi"/>
          <w:lang w:val="la-Latn"/>
        </w:rPr>
      </w:pPr>
      <w:r w:rsidRPr="007A06F5">
        <w:rPr>
          <w:rFonts w:cstheme="minorHAnsi"/>
          <w:lang w:val="la-Latn"/>
        </w:rPr>
        <w:t xml:space="preserve">M, f. 103v LXV (in marg.) </w:t>
      </w:r>
      <w:r w:rsidRPr="007A06F5">
        <w:rPr>
          <w:rFonts w:cstheme="minorHAnsi"/>
          <w:color w:val="FF0000"/>
          <w:lang w:val="la-Latn"/>
        </w:rPr>
        <w:t>N</w:t>
      </w:r>
      <w:r w:rsidRPr="007A06F5">
        <w:rPr>
          <w:rFonts w:cstheme="minorHAnsi"/>
          <w:lang w:val="la-Latn"/>
        </w:rPr>
        <w:t>on debere in ecclesiam ob aliam causam convenire nisi ad laudandum…</w:t>
      </w:r>
    </w:p>
    <w:p w14:paraId="07234A5E" w14:textId="77777777" w:rsidR="00FF73C3" w:rsidRPr="007A06F5" w:rsidRDefault="00FF73C3" w:rsidP="00FF73C3">
      <w:pPr>
        <w:pStyle w:val="Textkomente"/>
        <w:rPr>
          <w:rFonts w:cstheme="minorHAnsi"/>
          <w:lang w:val="la-Latn"/>
        </w:rPr>
      </w:pPr>
      <w:r w:rsidRPr="007A06F5">
        <w:rPr>
          <w:rFonts w:cstheme="minorHAnsi"/>
          <w:lang w:val="la-Latn"/>
        </w:rPr>
        <w:lastRenderedPageBreak/>
        <w:t xml:space="preserve">M, f. 104r LXVI (in marg.) </w:t>
      </w:r>
      <w:r w:rsidRPr="007A06F5">
        <w:rPr>
          <w:rFonts w:cstheme="minorHAnsi"/>
          <w:color w:val="FF0000"/>
          <w:lang w:val="la-Latn"/>
        </w:rPr>
        <w:t>M</w:t>
      </w:r>
      <w:r w:rsidRPr="007A06F5">
        <w:rPr>
          <w:rFonts w:cstheme="minorHAnsi"/>
          <w:lang w:val="la-Latn"/>
        </w:rPr>
        <w:t>issarum sollemnia nequaquam alibi nisi in ecclesia celebranda sunt…</w:t>
      </w:r>
    </w:p>
    <w:p w14:paraId="6FE8BEF4" w14:textId="77777777" w:rsidR="00FF73C3" w:rsidRPr="007A06F5" w:rsidRDefault="00FF73C3" w:rsidP="00FF73C3">
      <w:pPr>
        <w:pStyle w:val="Textkomente"/>
        <w:rPr>
          <w:rFonts w:cstheme="minorHAnsi"/>
          <w:lang w:val="la-Latn"/>
        </w:rPr>
      </w:pPr>
      <w:r w:rsidRPr="007A06F5">
        <w:rPr>
          <w:rFonts w:cstheme="minorHAnsi"/>
          <w:lang w:val="la-Latn"/>
        </w:rPr>
        <w:t xml:space="preserve">LXVII (in marg.) </w:t>
      </w:r>
      <w:r w:rsidRPr="007A06F5">
        <w:rPr>
          <w:rFonts w:cstheme="minorHAnsi"/>
          <w:color w:val="FF0000"/>
          <w:lang w:val="la-Latn"/>
        </w:rPr>
        <w:t>N</w:t>
      </w:r>
      <w:r w:rsidRPr="007A06F5">
        <w:rPr>
          <w:rFonts w:cstheme="minorHAnsi"/>
          <w:lang w:val="la-Latn"/>
        </w:rPr>
        <w:t>ulla femina cum presbytero in una domo habitet, …</w:t>
      </w:r>
    </w:p>
    <w:p w14:paraId="4EF2896E" w14:textId="77777777" w:rsidR="00FF73C3" w:rsidRPr="007A06F5" w:rsidRDefault="00FF73C3" w:rsidP="00FF73C3">
      <w:pPr>
        <w:pStyle w:val="Textkomente"/>
        <w:rPr>
          <w:rFonts w:cstheme="minorHAnsi"/>
          <w:lang w:val="la-Latn"/>
        </w:rPr>
      </w:pPr>
      <w:r w:rsidRPr="007A06F5">
        <w:rPr>
          <w:rFonts w:cstheme="minorHAnsi"/>
          <w:color w:val="FF0000"/>
          <w:lang w:val="la-Latn"/>
        </w:rPr>
        <w:t>O</w:t>
      </w:r>
      <w:r w:rsidRPr="007A06F5">
        <w:rPr>
          <w:rFonts w:cstheme="minorHAnsi"/>
          <w:lang w:val="la-Latn"/>
        </w:rPr>
        <w:t>bservandum vobis est, ut quos ab ebrietate abstineatis…</w:t>
      </w:r>
    </w:p>
    <w:p w14:paraId="498F254A" w14:textId="77777777" w:rsidR="00FF73C3" w:rsidRPr="007A06F5" w:rsidRDefault="00FF73C3" w:rsidP="00FF73C3">
      <w:pPr>
        <w:pStyle w:val="Textkomente"/>
        <w:rPr>
          <w:rFonts w:cstheme="minorHAnsi"/>
          <w:lang w:val="la-Latn"/>
        </w:rPr>
      </w:pPr>
      <w:r w:rsidRPr="007A06F5">
        <w:rPr>
          <w:rFonts w:cstheme="minorHAnsi"/>
          <w:lang w:val="la-Latn"/>
        </w:rPr>
        <w:t xml:space="preserve">M, f. 104v LXVIIII (in marg.) </w:t>
      </w:r>
      <w:r w:rsidRPr="007A06F5">
        <w:rPr>
          <w:rFonts w:cstheme="minorHAnsi"/>
          <w:color w:val="FF0000"/>
          <w:lang w:val="la-Latn"/>
        </w:rPr>
        <w:t>N</w:t>
      </w:r>
      <w:r w:rsidRPr="007A06F5">
        <w:rPr>
          <w:rFonts w:cstheme="minorHAnsi"/>
          <w:lang w:val="la-Latn"/>
        </w:rPr>
        <w:t>ullus presbyter fidelibus sanctę dei ecclesiae populis de alterius presbyteri parrochia persuadeat…</w:t>
      </w:r>
    </w:p>
    <w:p w14:paraId="13966A0B"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 </w:t>
      </w:r>
      <w:r w:rsidRPr="007A06F5">
        <w:rPr>
          <w:rFonts w:cstheme="minorHAnsi"/>
          <w:color w:val="000000" w:themeColor="text1"/>
          <w:lang w:val="la-Latn"/>
        </w:rPr>
        <w:t>(in marg</w:t>
      </w:r>
      <w:r w:rsidRPr="007A06F5">
        <w:rPr>
          <w:rFonts w:cstheme="minorHAnsi"/>
          <w:lang w:val="la-Latn"/>
        </w:rPr>
        <w:t xml:space="preserve">.) </w:t>
      </w:r>
      <w:r w:rsidRPr="007A06F5">
        <w:rPr>
          <w:color w:val="FF0000"/>
          <w:lang w:val="la-Latn"/>
        </w:rPr>
        <w:t>H</w:t>
      </w:r>
      <w:r w:rsidRPr="007A06F5">
        <w:rPr>
          <w:color w:val="000000" w:themeColor="text1"/>
          <w:lang w:val="la-Latn"/>
        </w:rPr>
        <w:t>oc quoque modis omnibus prohibemus, ut nullus vestrum alterius clericum sollicitet, aut recipiat…</w:t>
      </w:r>
    </w:p>
    <w:p w14:paraId="0C6ED987"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LXXI (in marg.) </w:t>
      </w:r>
      <w:r w:rsidRPr="007A06F5">
        <w:rPr>
          <w:color w:val="FF0000"/>
          <w:lang w:val="la-Latn"/>
        </w:rPr>
        <w:t>S</w:t>
      </w:r>
      <w:r w:rsidRPr="007A06F5">
        <w:rPr>
          <w:color w:val="000000" w:themeColor="text1"/>
          <w:lang w:val="la-Latn"/>
        </w:rPr>
        <w:t>i quis presbyter inuentes fuerit alicui clerico aut laico munera dare….</w:t>
      </w:r>
    </w:p>
    <w:p w14:paraId="139BC5FF"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105r LXXII (in marg.) </w:t>
      </w:r>
      <w:r w:rsidRPr="007A06F5">
        <w:rPr>
          <w:color w:val="FF0000"/>
          <w:lang w:val="la-Latn"/>
        </w:rPr>
        <w:t>S</w:t>
      </w:r>
      <w:r w:rsidRPr="007A06F5">
        <w:rPr>
          <w:color w:val="000000" w:themeColor="text1"/>
          <w:lang w:val="la-Latn"/>
        </w:rPr>
        <w:t>i parvulus egrotans ad quem libet presbyterum baptrismi gratia de cui libere parrochia oblatus fuerit, …</w:t>
      </w:r>
    </w:p>
    <w:p w14:paraId="5A0772B8"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LXXIII (in marg.) </w:t>
      </w:r>
      <w:r w:rsidRPr="007A06F5">
        <w:rPr>
          <w:color w:val="FF0000"/>
          <w:lang w:val="la-Latn"/>
        </w:rPr>
        <w:t>N</w:t>
      </w:r>
      <w:r w:rsidRPr="007A06F5">
        <w:rPr>
          <w:color w:val="000000" w:themeColor="text1"/>
          <w:lang w:val="la-Latn"/>
        </w:rPr>
        <w:t>ullus sacerdos aut clericus seu laicus presumat calicem aut patenam…</w:t>
      </w:r>
    </w:p>
    <w:p w14:paraId="6AC8E7B0"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LXXIIII (in marg.) </w:t>
      </w:r>
      <w:r w:rsidRPr="007A06F5">
        <w:rPr>
          <w:color w:val="FF0000"/>
          <w:lang w:val="la-Latn"/>
        </w:rPr>
        <w:t>S</w:t>
      </w:r>
      <w:r w:rsidRPr="007A06F5">
        <w:rPr>
          <w:color w:val="000000" w:themeColor="text1"/>
          <w:lang w:val="la-Latn"/>
        </w:rPr>
        <w:t>i quis ex presbyteris voluerit nepotem suum aut aliuquem consanquineum as scolam mittere…</w:t>
      </w:r>
    </w:p>
    <w:p w14:paraId="386D4BE4"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105v LXXV (in marg.) </w:t>
      </w:r>
      <w:r w:rsidRPr="007A06F5">
        <w:rPr>
          <w:color w:val="FF0000"/>
          <w:lang w:val="la-Latn"/>
        </w:rPr>
        <w:t>P</w:t>
      </w:r>
      <w:r w:rsidRPr="007A06F5">
        <w:rPr>
          <w:color w:val="000000" w:themeColor="text1"/>
          <w:lang w:val="la-Latn"/>
        </w:rPr>
        <w:t>resbyteri per villas et vicos scolas habeant, et si quilibet fidelium suos parvulos ad discendas literas…</w:t>
      </w:r>
    </w:p>
    <w:p w14:paraId="54053488" w14:textId="77777777" w:rsidR="00FF73C3" w:rsidRPr="007A06F5" w:rsidRDefault="00FF73C3" w:rsidP="00FF73C3">
      <w:pPr>
        <w:pStyle w:val="Textkomente"/>
        <w:rPr>
          <w:rFonts w:cstheme="minorHAnsi"/>
          <w:color w:val="000000" w:themeColor="text1"/>
          <w:lang w:val="la-Latn"/>
        </w:rPr>
      </w:pPr>
      <w:r w:rsidRPr="007A06F5">
        <w:rPr>
          <w:color w:val="000000" w:themeColor="text1"/>
          <w:lang w:val="la-Latn"/>
        </w:rPr>
        <w:t xml:space="preserve">LXXVI (in marg.) </w:t>
      </w:r>
      <w:r w:rsidRPr="007A06F5">
        <w:rPr>
          <w:color w:val="FF0000"/>
          <w:lang w:val="la-Latn"/>
        </w:rPr>
        <w:t>U</w:t>
      </w:r>
      <w:r w:rsidRPr="007A06F5">
        <w:rPr>
          <w:color w:val="000000" w:themeColor="text1"/>
          <w:lang w:val="la-Latn"/>
        </w:rPr>
        <w:t>t miss</w:t>
      </w:r>
      <w:r w:rsidRPr="007A06F5">
        <w:rPr>
          <w:rFonts w:cstheme="minorHAnsi"/>
          <w:color w:val="000000" w:themeColor="text1"/>
          <w:lang w:val="la-Latn"/>
        </w:rPr>
        <w:t>ę, quae per dies dominicos specialiter a sacerdotibus fiunt monita, in publico fiant…</w:t>
      </w:r>
    </w:p>
    <w:p w14:paraId="66BD22EA" w14:textId="77777777" w:rsidR="00FF73C3" w:rsidRPr="007A06F5" w:rsidRDefault="00FF73C3" w:rsidP="00FF73C3">
      <w:pPr>
        <w:pStyle w:val="Textkomente"/>
        <w:rPr>
          <w:rFonts w:cstheme="minorHAnsi"/>
          <w:color w:val="000000" w:themeColor="text1"/>
          <w:lang w:val="la-Latn"/>
        </w:rPr>
      </w:pPr>
      <w:r w:rsidRPr="007A06F5">
        <w:rPr>
          <w:color w:val="000000" w:themeColor="text1"/>
          <w:lang w:val="la-Latn"/>
        </w:rPr>
        <w:t xml:space="preserve">LXXVII (in marg.) </w:t>
      </w:r>
      <w:r w:rsidRPr="007A06F5">
        <w:rPr>
          <w:color w:val="FF0000"/>
          <w:lang w:val="la-Latn"/>
        </w:rPr>
        <w:t>C</w:t>
      </w:r>
      <w:r w:rsidRPr="007A06F5">
        <w:rPr>
          <w:color w:val="000000" w:themeColor="text1"/>
          <w:lang w:val="la-Latn"/>
        </w:rPr>
        <w:t>um ergo omnium sanctarum scripturarum pagin</w:t>
      </w:r>
      <w:r w:rsidRPr="007A06F5">
        <w:rPr>
          <w:rFonts w:cstheme="minorHAnsi"/>
          <w:color w:val="000000" w:themeColor="text1"/>
          <w:lang w:val="la-Latn"/>
        </w:rPr>
        <w:t>ę instrumentis bonorum operum…</w:t>
      </w:r>
    </w:p>
    <w:p w14:paraId="00F15F3A" w14:textId="77777777" w:rsidR="00FF73C3" w:rsidRPr="007A06F5" w:rsidRDefault="00FF73C3" w:rsidP="00FF73C3">
      <w:pPr>
        <w:pStyle w:val="Textkomente"/>
        <w:rPr>
          <w:rFonts w:cstheme="minorHAnsi"/>
          <w:color w:val="000000" w:themeColor="text1"/>
          <w:lang w:val="la-Latn"/>
        </w:rPr>
      </w:pPr>
      <w:r w:rsidRPr="007A06F5">
        <w:rPr>
          <w:rFonts w:cstheme="minorHAnsi"/>
          <w:color w:val="000000" w:themeColor="text1"/>
          <w:lang w:val="la-Latn"/>
        </w:rPr>
        <w:t xml:space="preserve">M, f. 107r LXXVIII (in marg.) </w:t>
      </w:r>
      <w:r w:rsidRPr="007A06F5">
        <w:rPr>
          <w:rFonts w:cstheme="minorHAnsi"/>
          <w:color w:val="FF0000"/>
          <w:lang w:val="la-Latn"/>
        </w:rPr>
        <w:t>C</w:t>
      </w:r>
      <w:r w:rsidRPr="007A06F5">
        <w:rPr>
          <w:rFonts w:cstheme="minorHAnsi"/>
          <w:color w:val="000000" w:themeColor="text1"/>
          <w:lang w:val="la-Latn"/>
        </w:rPr>
        <w:t>um monendi sunt fideles laici. Ut generaliter omnes …</w:t>
      </w:r>
    </w:p>
    <w:p w14:paraId="46DEDCFB" w14:textId="77777777" w:rsidR="00FF73C3" w:rsidRPr="007A06F5" w:rsidRDefault="00FF73C3" w:rsidP="00FF73C3">
      <w:pPr>
        <w:pStyle w:val="Textkomente"/>
        <w:rPr>
          <w:rFonts w:cstheme="minorHAnsi"/>
          <w:color w:val="000000" w:themeColor="text1"/>
          <w:lang w:val="la-Latn"/>
        </w:rPr>
      </w:pPr>
      <w:r w:rsidRPr="007A06F5">
        <w:rPr>
          <w:rFonts w:cstheme="minorHAnsi"/>
          <w:color w:val="000000" w:themeColor="text1"/>
          <w:lang w:val="la-Latn"/>
        </w:rPr>
        <w:t xml:space="preserve">M, f. 107v LXXVIIII (in marg.) </w:t>
      </w:r>
      <w:r w:rsidRPr="007A06F5">
        <w:rPr>
          <w:rFonts w:cstheme="minorHAnsi"/>
          <w:color w:val="FF0000"/>
          <w:lang w:val="la-Latn"/>
        </w:rPr>
        <w:t>D</w:t>
      </w:r>
      <w:r w:rsidRPr="007A06F5">
        <w:rPr>
          <w:rFonts w:cstheme="minorHAnsi"/>
          <w:color w:val="000000" w:themeColor="text1"/>
          <w:lang w:val="la-Latn"/>
        </w:rPr>
        <w:t>icendum est illis, ut singulis diebus qui amplius non potest…</w:t>
      </w:r>
    </w:p>
    <w:p w14:paraId="6ED069C4"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LXXX (in marg.) </w:t>
      </w:r>
      <w:r w:rsidRPr="007A06F5">
        <w:rPr>
          <w:color w:val="FF0000"/>
          <w:lang w:val="la-Latn"/>
        </w:rPr>
        <w:t>D</w:t>
      </w:r>
      <w:r w:rsidRPr="007A06F5">
        <w:rPr>
          <w:color w:val="000000" w:themeColor="text1"/>
          <w:lang w:val="la-Latn"/>
        </w:rPr>
        <w:t>ie vero dominico, quia in eo deus lucem condidit. …</w:t>
      </w:r>
    </w:p>
    <w:p w14:paraId="4C766EAD" w14:textId="77777777" w:rsidR="00FF73C3" w:rsidRPr="007A06F5" w:rsidRDefault="00FF73C3" w:rsidP="00FF73C3">
      <w:pPr>
        <w:pStyle w:val="Textkomente"/>
        <w:rPr>
          <w:color w:val="000000" w:themeColor="text1"/>
          <w:lang w:val="la-Latn"/>
        </w:rPr>
      </w:pPr>
      <w:r w:rsidRPr="007A06F5">
        <w:rPr>
          <w:color w:val="000000" w:themeColor="text1"/>
          <w:lang w:val="la-Latn"/>
        </w:rPr>
        <w:t>M, f. 108r LXXXI (in marg.) Ammonendi sunt omnes, ut hospitalitatem diligant et nulli hospitium…</w:t>
      </w:r>
    </w:p>
    <w:p w14:paraId="7680C108"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108v LXXXII (in marg.) </w:t>
      </w:r>
      <w:r w:rsidRPr="007A06F5">
        <w:rPr>
          <w:color w:val="FF0000"/>
          <w:lang w:val="la-Latn"/>
        </w:rPr>
        <w:t>P</w:t>
      </w:r>
      <w:r w:rsidRPr="007A06F5">
        <w:rPr>
          <w:color w:val="000000" w:themeColor="text1"/>
          <w:lang w:val="la-Latn"/>
        </w:rPr>
        <w:t>redicandum est etiam, ut per iurium fideles caveant et ab hoc sumopere abstineant…</w:t>
      </w:r>
    </w:p>
    <w:p w14:paraId="447A361C"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LXXXIII (in marg.) </w:t>
      </w:r>
      <w:r w:rsidRPr="007A06F5">
        <w:rPr>
          <w:color w:val="FF0000"/>
          <w:lang w:val="la-Latn"/>
        </w:rPr>
        <w:t>D</w:t>
      </w:r>
      <w:r w:rsidRPr="007A06F5">
        <w:rPr>
          <w:color w:val="000000" w:themeColor="text1"/>
          <w:lang w:val="la-Latn"/>
        </w:rPr>
        <w:t>icendum est eis, ut a falso etiam testimonio se abstinenant…</w:t>
      </w:r>
    </w:p>
    <w:p w14:paraId="1F7AA0B9"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109r LXXXIIII (in marg.) </w:t>
      </w:r>
      <w:r w:rsidRPr="007A06F5">
        <w:rPr>
          <w:color w:val="FF0000"/>
          <w:lang w:val="la-Latn"/>
        </w:rPr>
        <w:t>U</w:t>
      </w:r>
      <w:r w:rsidRPr="007A06F5">
        <w:rPr>
          <w:color w:val="000000" w:themeColor="text1"/>
          <w:lang w:val="la-Latn"/>
        </w:rPr>
        <w:t>t unusquisque prespiterorum ex posicionem symboli atque orationem dominicam…</w:t>
      </w:r>
    </w:p>
    <w:p w14:paraId="3E7496CC"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LXXXV (in marg.) </w:t>
      </w:r>
      <w:r w:rsidRPr="007A06F5">
        <w:rPr>
          <w:color w:val="FF0000"/>
          <w:lang w:val="la-Latn"/>
        </w:rPr>
        <w:t>U</w:t>
      </w:r>
      <w:r w:rsidRPr="007A06F5">
        <w:rPr>
          <w:color w:val="000000" w:themeColor="text1"/>
          <w:lang w:val="la-Latn"/>
        </w:rPr>
        <w:t>t scrutinium et omnem ordinem baptizandi nulli penitus liceat ignorare.</w:t>
      </w:r>
    </w:p>
    <w:p w14:paraId="19C9F5CA"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LXXXVI (in marg.) </w:t>
      </w:r>
      <w:r w:rsidRPr="007A06F5">
        <w:rPr>
          <w:color w:val="FF0000"/>
          <w:lang w:val="la-Latn"/>
        </w:rPr>
        <w:t>E</w:t>
      </w:r>
      <w:r w:rsidRPr="007A06F5">
        <w:rPr>
          <w:color w:val="000000" w:themeColor="text1"/>
          <w:lang w:val="la-Latn"/>
        </w:rPr>
        <w:t>xorcismos et orationes ad catecuminum faciendum as fontem quoque consecrandum…</w:t>
      </w:r>
    </w:p>
    <w:p w14:paraId="73E70C83" w14:textId="77777777" w:rsidR="00FF73C3" w:rsidRPr="007A06F5" w:rsidRDefault="00FF73C3" w:rsidP="00FF73C3">
      <w:pPr>
        <w:pStyle w:val="Textkomente"/>
        <w:rPr>
          <w:rFonts w:cstheme="minorHAnsi"/>
          <w:color w:val="000000" w:themeColor="text1"/>
          <w:lang w:val="la-Latn"/>
        </w:rPr>
      </w:pPr>
      <w:r w:rsidRPr="007A06F5">
        <w:rPr>
          <w:color w:val="000000" w:themeColor="text1"/>
          <w:lang w:val="la-Latn"/>
        </w:rPr>
        <w:t xml:space="preserve">M, f. 109v LXXXVII (in marg.) </w:t>
      </w:r>
      <w:r w:rsidRPr="007A06F5">
        <w:rPr>
          <w:color w:val="FF0000"/>
          <w:lang w:val="la-Latn"/>
        </w:rPr>
        <w:t>O</w:t>
      </w:r>
      <w:r w:rsidRPr="007A06F5">
        <w:rPr>
          <w:color w:val="000000" w:themeColor="text1"/>
          <w:lang w:val="la-Latn"/>
        </w:rPr>
        <w:t>rdinem reconciliandi iuxta modum sibi canonic</w:t>
      </w:r>
      <w:r w:rsidRPr="007A06F5">
        <w:rPr>
          <w:rFonts w:cstheme="minorHAnsi"/>
          <w:color w:val="000000" w:themeColor="text1"/>
          <w:lang w:val="la-Latn"/>
        </w:rPr>
        <w:t>ę reservatum…</w:t>
      </w:r>
    </w:p>
    <w:p w14:paraId="01D7FE65" w14:textId="77777777" w:rsidR="00FF73C3" w:rsidRPr="007A06F5" w:rsidRDefault="00FF73C3" w:rsidP="00FF73C3">
      <w:pPr>
        <w:pStyle w:val="Textkomente"/>
        <w:rPr>
          <w:rFonts w:cstheme="minorHAnsi"/>
          <w:color w:val="000000" w:themeColor="text1"/>
          <w:lang w:val="la-Latn"/>
        </w:rPr>
      </w:pPr>
      <w:r w:rsidRPr="007A06F5">
        <w:rPr>
          <w:rFonts w:cstheme="minorHAnsi"/>
          <w:color w:val="000000" w:themeColor="text1"/>
          <w:lang w:val="la-Latn"/>
        </w:rPr>
        <w:t xml:space="preserve">LXXXVIII (in marg.) </w:t>
      </w:r>
      <w:r w:rsidRPr="007A06F5">
        <w:rPr>
          <w:rFonts w:cstheme="minorHAnsi"/>
          <w:color w:val="FF0000"/>
          <w:lang w:val="la-Latn"/>
        </w:rPr>
        <w:t>U</w:t>
      </w:r>
      <w:r w:rsidRPr="007A06F5">
        <w:rPr>
          <w:rFonts w:cstheme="minorHAnsi"/>
          <w:color w:val="000000" w:themeColor="text1"/>
          <w:lang w:val="la-Latn"/>
        </w:rPr>
        <w:t>t omni dominico die quisque presbyter in sua ecclesia ante missarum solemnia aquam…</w:t>
      </w:r>
    </w:p>
    <w:p w14:paraId="56472575" w14:textId="77777777" w:rsidR="00FF73C3" w:rsidRPr="007A06F5" w:rsidRDefault="00FF73C3" w:rsidP="00FF73C3">
      <w:pPr>
        <w:pStyle w:val="Textkomente"/>
        <w:rPr>
          <w:rFonts w:cstheme="minorHAnsi"/>
          <w:color w:val="000000" w:themeColor="text1"/>
          <w:lang w:val="la-Latn"/>
        </w:rPr>
      </w:pPr>
      <w:r w:rsidRPr="007A06F5">
        <w:rPr>
          <w:rFonts w:cstheme="minorHAnsi"/>
          <w:color w:val="000000" w:themeColor="text1"/>
          <w:lang w:val="la-Latn"/>
        </w:rPr>
        <w:t xml:space="preserve">LXXXVIIII (in marg.) </w:t>
      </w:r>
      <w:r w:rsidRPr="007A06F5">
        <w:rPr>
          <w:rFonts w:cstheme="minorHAnsi"/>
          <w:color w:val="FF0000"/>
          <w:lang w:val="la-Latn"/>
        </w:rPr>
        <w:t>U</w:t>
      </w:r>
      <w:r w:rsidRPr="007A06F5">
        <w:rPr>
          <w:rFonts w:cstheme="minorHAnsi"/>
          <w:color w:val="000000" w:themeColor="text1"/>
          <w:lang w:val="la-Latn"/>
        </w:rPr>
        <w:t>t omnis presbyter turibulum et incestum habeat tempum, quo evangelium legitur…</w:t>
      </w:r>
    </w:p>
    <w:p w14:paraId="0274DF43" w14:textId="77777777" w:rsidR="00FF73C3" w:rsidRPr="007A06F5" w:rsidRDefault="00FF73C3" w:rsidP="00FF73C3">
      <w:pPr>
        <w:pStyle w:val="Textkomente"/>
        <w:rPr>
          <w:rFonts w:cstheme="minorHAnsi"/>
          <w:color w:val="000000" w:themeColor="text1"/>
          <w:lang w:val="la-Latn"/>
        </w:rPr>
      </w:pPr>
      <w:r w:rsidRPr="007A06F5">
        <w:rPr>
          <w:rFonts w:cstheme="minorHAnsi"/>
          <w:color w:val="000000" w:themeColor="text1"/>
          <w:lang w:val="la-Latn"/>
        </w:rPr>
        <w:t xml:space="preserve">XC (in marg.) </w:t>
      </w:r>
      <w:r w:rsidRPr="007A06F5">
        <w:rPr>
          <w:rFonts w:cstheme="minorHAnsi"/>
          <w:color w:val="FF0000"/>
          <w:lang w:val="la-Latn"/>
        </w:rPr>
        <w:t>U</w:t>
      </w:r>
      <w:r w:rsidRPr="007A06F5">
        <w:rPr>
          <w:rFonts w:cstheme="minorHAnsi"/>
          <w:color w:val="000000" w:themeColor="text1"/>
          <w:lang w:val="la-Latn"/>
        </w:rPr>
        <w:t>t de oblationibus que offeruntur a populo et consecrationibus, quę supersunt…</w:t>
      </w:r>
    </w:p>
    <w:p w14:paraId="58A5CB14"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110r XCI (in marg.) </w:t>
      </w:r>
      <w:r w:rsidRPr="007A06F5">
        <w:rPr>
          <w:color w:val="FF0000"/>
          <w:lang w:val="la-Latn"/>
        </w:rPr>
        <w:t>U</w:t>
      </w:r>
      <w:r w:rsidRPr="007A06F5">
        <w:rPr>
          <w:color w:val="000000" w:themeColor="text1"/>
          <w:lang w:val="la-Latn"/>
        </w:rPr>
        <w:t>t curam hospitum maxeme paperum (sic) atque debilium orphanorum…</w:t>
      </w:r>
    </w:p>
    <w:p w14:paraId="6B6CB1E1"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XCII (in marg.) </w:t>
      </w:r>
      <w:r w:rsidRPr="007A06F5">
        <w:rPr>
          <w:color w:val="FF0000"/>
          <w:lang w:val="la-Latn"/>
        </w:rPr>
        <w:t>U</w:t>
      </w:r>
      <w:r w:rsidRPr="007A06F5">
        <w:rPr>
          <w:color w:val="000000" w:themeColor="text1"/>
          <w:lang w:val="la-Latn"/>
        </w:rPr>
        <w:t>t nullus presbyter presumat calicem vel patenam altaris vel vestimentum sacerdotale aut librum…</w:t>
      </w:r>
    </w:p>
    <w:p w14:paraId="43F0FFFF"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110v XCIII (in marg.) </w:t>
      </w:r>
      <w:r w:rsidRPr="007A06F5">
        <w:rPr>
          <w:color w:val="FF0000"/>
          <w:lang w:val="la-Latn"/>
        </w:rPr>
        <w:t>U</w:t>
      </w:r>
      <w:r w:rsidRPr="007A06F5">
        <w:rPr>
          <w:color w:val="000000" w:themeColor="text1"/>
          <w:lang w:val="la-Latn"/>
        </w:rPr>
        <w:t>t nemo presbyterorum quemque in ecclesiam sepeliat sine consultu episcopi…</w:t>
      </w:r>
    </w:p>
    <w:p w14:paraId="0F99ABD6"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Item XCIII (sic; in marg.) </w:t>
      </w:r>
      <w:r w:rsidRPr="007A06F5">
        <w:rPr>
          <w:color w:val="FF0000"/>
          <w:lang w:val="la-Latn"/>
        </w:rPr>
        <w:t>U</w:t>
      </w:r>
      <w:r w:rsidRPr="007A06F5">
        <w:rPr>
          <w:color w:val="000000" w:themeColor="text1"/>
          <w:lang w:val="la-Latn"/>
        </w:rPr>
        <w:t>t nullus presbyter xenium vel quodcumque emolumentum temporale immo detrimentum…</w:t>
      </w:r>
    </w:p>
    <w:p w14:paraId="1561EE30"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XCIIII (in marg.) </w:t>
      </w:r>
      <w:r w:rsidRPr="007A06F5">
        <w:rPr>
          <w:color w:val="FF0000"/>
          <w:lang w:val="la-Latn"/>
        </w:rPr>
        <w:t>U</w:t>
      </w:r>
      <w:r w:rsidRPr="007A06F5">
        <w:rPr>
          <w:color w:val="000000" w:themeColor="text1"/>
          <w:lang w:val="la-Latn"/>
        </w:rPr>
        <w:t>t nullus presbyterorum quando ad anniversarium diem…</w:t>
      </w:r>
    </w:p>
    <w:p w14:paraId="68FB58D0" w14:textId="77777777" w:rsidR="00FF73C3" w:rsidRPr="007A06F5" w:rsidRDefault="00FF73C3" w:rsidP="00FF73C3">
      <w:pPr>
        <w:pStyle w:val="Textkomente"/>
        <w:rPr>
          <w:color w:val="000000" w:themeColor="text1"/>
          <w:lang w:val="la-Latn"/>
        </w:rPr>
      </w:pPr>
      <w:r w:rsidRPr="007A06F5">
        <w:rPr>
          <w:color w:val="000000" w:themeColor="text1"/>
          <w:lang w:val="la-Latn"/>
        </w:rPr>
        <w:lastRenderedPageBreak/>
        <w:t xml:space="preserve">M, f. 111v </w:t>
      </w:r>
      <w:r w:rsidRPr="007A06F5">
        <w:rPr>
          <w:color w:val="FF0000"/>
          <w:lang w:val="la-Latn"/>
        </w:rPr>
        <w:t>Qualiter ad kalendas faciant presbyteri.</w:t>
      </w:r>
    </w:p>
    <w:p w14:paraId="0D8B184E"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XCV (in marg.) </w:t>
      </w:r>
      <w:r w:rsidRPr="007A06F5">
        <w:rPr>
          <w:color w:val="FF0000"/>
          <w:lang w:val="la-Latn"/>
        </w:rPr>
        <w:t>U</w:t>
      </w:r>
      <w:r w:rsidRPr="007A06F5">
        <w:rPr>
          <w:color w:val="000000" w:themeColor="text1"/>
          <w:lang w:val="la-Latn"/>
        </w:rPr>
        <w:t>t quando presbyteri per kalendas simul convenerint. Post…</w:t>
      </w:r>
    </w:p>
    <w:p w14:paraId="2C301BAA" w14:textId="77777777" w:rsidR="00FF73C3" w:rsidRPr="007A06F5" w:rsidRDefault="00FF73C3" w:rsidP="00FF73C3">
      <w:pPr>
        <w:pStyle w:val="Textkomente"/>
        <w:rPr>
          <w:rFonts w:cstheme="minorHAnsi"/>
          <w:color w:val="FF0000"/>
          <w:lang w:val="la-Latn"/>
        </w:rPr>
      </w:pPr>
      <w:r w:rsidRPr="007A06F5">
        <w:rPr>
          <w:color w:val="000000" w:themeColor="text1"/>
          <w:lang w:val="la-Latn"/>
        </w:rPr>
        <w:t xml:space="preserve">M, f. 112r </w:t>
      </w:r>
      <w:r w:rsidRPr="007A06F5">
        <w:rPr>
          <w:color w:val="FF0000"/>
          <w:lang w:val="la-Latn"/>
        </w:rPr>
        <w:t>Qualiter collect</w:t>
      </w:r>
      <w:r w:rsidRPr="007A06F5">
        <w:rPr>
          <w:rFonts w:cstheme="minorHAnsi"/>
          <w:color w:val="FF0000"/>
          <w:lang w:val="la-Latn"/>
        </w:rPr>
        <w:t>ę confradias (?) fiant.</w:t>
      </w:r>
    </w:p>
    <w:p w14:paraId="4CA20C7E" w14:textId="77777777" w:rsidR="00FF73C3" w:rsidRPr="007A06F5" w:rsidRDefault="00FF73C3" w:rsidP="00FF73C3">
      <w:pPr>
        <w:pStyle w:val="Textkomente"/>
        <w:rPr>
          <w:rFonts w:cstheme="minorHAnsi"/>
          <w:color w:val="000000" w:themeColor="text1"/>
          <w:lang w:val="la-Latn"/>
        </w:rPr>
      </w:pPr>
      <w:r w:rsidRPr="007A06F5">
        <w:rPr>
          <w:rFonts w:cstheme="minorHAnsi"/>
          <w:color w:val="FF0000"/>
          <w:lang w:val="la-Latn"/>
        </w:rPr>
        <w:t>U</w:t>
      </w:r>
      <w:r w:rsidRPr="007A06F5">
        <w:rPr>
          <w:rFonts w:cstheme="minorHAnsi"/>
          <w:color w:val="000000" w:themeColor="text1"/>
          <w:lang w:val="la-Latn"/>
        </w:rPr>
        <w:t>t decollentis quas geldomas vel confradias vocant…</w:t>
      </w:r>
    </w:p>
    <w:p w14:paraId="7FC61F67"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M, f. 113r XCVII (in marg.) </w:t>
      </w:r>
      <w:r w:rsidRPr="007A06F5">
        <w:rPr>
          <w:color w:val="FF0000"/>
          <w:lang w:val="la-Latn"/>
        </w:rPr>
        <w:t>U</w:t>
      </w:r>
      <w:r w:rsidRPr="007A06F5">
        <w:rPr>
          <w:color w:val="000000" w:themeColor="text1"/>
          <w:lang w:val="la-Latn"/>
        </w:rPr>
        <w:t>t si quilibet presbyterorum defunctus fuerit, …</w:t>
      </w:r>
    </w:p>
    <w:p w14:paraId="6EAFA641"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XCVIII (in marg.) </w:t>
      </w:r>
      <w:r w:rsidRPr="007A06F5">
        <w:rPr>
          <w:color w:val="FF0000"/>
          <w:lang w:val="la-Latn"/>
        </w:rPr>
        <w:t>I</w:t>
      </w:r>
      <w:r w:rsidRPr="007A06F5">
        <w:rPr>
          <w:color w:val="000000" w:themeColor="text1"/>
          <w:lang w:val="la-Latn"/>
        </w:rPr>
        <w:t>nquirendum in qua villa aut cuiuslibet sancti honore pretitulatus sit presbyter.</w:t>
      </w:r>
    </w:p>
    <w:p w14:paraId="638A04EC" w14:textId="77777777" w:rsidR="00FF73C3" w:rsidRPr="007A06F5" w:rsidRDefault="00FF73C3" w:rsidP="00FF73C3">
      <w:pPr>
        <w:pStyle w:val="Textkomente"/>
        <w:rPr>
          <w:color w:val="000000" w:themeColor="text1"/>
          <w:lang w:val="la-Latn"/>
        </w:rPr>
      </w:pPr>
      <w:r w:rsidRPr="007A06F5">
        <w:rPr>
          <w:color w:val="000000" w:themeColor="text1"/>
          <w:lang w:val="la-Latn"/>
        </w:rPr>
        <w:t xml:space="preserve">XCVIIII (in marg.) </w:t>
      </w:r>
      <w:r w:rsidRPr="007A06F5">
        <w:rPr>
          <w:color w:val="FF0000"/>
          <w:lang w:val="la-Latn"/>
        </w:rPr>
        <w:t>S</w:t>
      </w:r>
      <w:r w:rsidRPr="007A06F5">
        <w:rPr>
          <w:color w:val="000000" w:themeColor="text1"/>
          <w:lang w:val="la-Latn"/>
        </w:rPr>
        <w:t>i habeat mansum habentem iurnales XII…</w:t>
      </w:r>
    </w:p>
    <w:p w14:paraId="40EBAE92" w14:textId="77777777" w:rsidR="00FF73C3" w:rsidRPr="007A06F5" w:rsidRDefault="00FF73C3" w:rsidP="00FF73C3">
      <w:pPr>
        <w:rPr>
          <w:color w:val="000000" w:themeColor="text1"/>
          <w:sz w:val="20"/>
          <w:szCs w:val="20"/>
          <w:lang w:val="la-Latn"/>
        </w:rPr>
      </w:pPr>
      <w:r w:rsidRPr="007A06F5">
        <w:rPr>
          <w:sz w:val="20"/>
          <w:szCs w:val="20"/>
          <w:lang w:val="la-Latn"/>
        </w:rPr>
        <w:t>[C] (in marg.)</w:t>
      </w:r>
      <w:r w:rsidRPr="007A06F5">
        <w:rPr>
          <w:color w:val="FF0000"/>
          <w:sz w:val="20"/>
          <w:szCs w:val="20"/>
          <w:lang w:val="la-Latn"/>
        </w:rPr>
        <w:t xml:space="preserve"> Q</w:t>
      </w:r>
      <w:r w:rsidRPr="007A06F5">
        <w:rPr>
          <w:color w:val="000000" w:themeColor="text1"/>
          <w:sz w:val="20"/>
          <w:szCs w:val="20"/>
          <w:lang w:val="la-Latn"/>
        </w:rPr>
        <w:t>uot mansos habeat in sua parrochia ingenuiles…</w:t>
      </w:r>
    </w:p>
    <w:p w14:paraId="2C94F2E7" w14:textId="77777777" w:rsidR="00FF73C3" w:rsidRPr="007A06F5" w:rsidRDefault="00FF73C3" w:rsidP="00FF73C3">
      <w:pPr>
        <w:rPr>
          <w:color w:val="000000" w:themeColor="text1"/>
          <w:sz w:val="20"/>
          <w:szCs w:val="20"/>
          <w:lang w:val="la-Latn"/>
        </w:rPr>
      </w:pPr>
      <w:r w:rsidRPr="007A06F5">
        <w:rPr>
          <w:sz w:val="20"/>
          <w:szCs w:val="20"/>
          <w:lang w:val="la-Latn"/>
        </w:rPr>
        <w:t>[C]I (in marg.)</w:t>
      </w:r>
      <w:r w:rsidRPr="007A06F5">
        <w:rPr>
          <w:color w:val="FF0000"/>
          <w:sz w:val="20"/>
          <w:szCs w:val="20"/>
          <w:lang w:val="la-Latn"/>
        </w:rPr>
        <w:t>Q</w:t>
      </w:r>
      <w:r w:rsidRPr="007A06F5">
        <w:rPr>
          <w:color w:val="000000" w:themeColor="text1"/>
          <w:sz w:val="20"/>
          <w:szCs w:val="20"/>
          <w:lang w:val="la-Latn"/>
        </w:rPr>
        <w:t>ualia sint indumenta altaris, quot nova et quot vetusta...</w:t>
      </w:r>
    </w:p>
    <w:p w14:paraId="693755EB" w14:textId="77777777" w:rsidR="00FF73C3" w:rsidRPr="007A06F5" w:rsidRDefault="00FF73C3" w:rsidP="00FF73C3">
      <w:pPr>
        <w:rPr>
          <w:sz w:val="20"/>
          <w:szCs w:val="20"/>
          <w:lang w:val="la-Latn"/>
        </w:rPr>
      </w:pPr>
      <w:r w:rsidRPr="007A06F5">
        <w:rPr>
          <w:sz w:val="20"/>
          <w:szCs w:val="20"/>
          <w:lang w:val="la-Latn"/>
        </w:rPr>
        <w:t xml:space="preserve">[C]II (in marg.) </w:t>
      </w:r>
      <w:r w:rsidRPr="007A06F5">
        <w:rPr>
          <w:color w:val="FF0000"/>
          <w:sz w:val="20"/>
          <w:szCs w:val="20"/>
          <w:lang w:val="la-Latn"/>
        </w:rPr>
        <w:t>Q</w:t>
      </w:r>
      <w:r w:rsidRPr="007A06F5">
        <w:rPr>
          <w:sz w:val="20"/>
          <w:szCs w:val="20"/>
          <w:lang w:val="la-Latn"/>
        </w:rPr>
        <w:t>uos et quod libros habeat aut si bene sint recitati.</w:t>
      </w:r>
    </w:p>
    <w:p w14:paraId="0AE7F596" w14:textId="77777777" w:rsidR="00FF73C3" w:rsidRPr="007A06F5" w:rsidRDefault="00FF73C3" w:rsidP="00FF73C3">
      <w:pPr>
        <w:rPr>
          <w:sz w:val="20"/>
          <w:szCs w:val="20"/>
          <w:lang w:val="la-Latn"/>
        </w:rPr>
      </w:pPr>
      <w:r w:rsidRPr="007A06F5">
        <w:rPr>
          <w:sz w:val="20"/>
          <w:szCs w:val="20"/>
          <w:lang w:val="la-Latn"/>
        </w:rPr>
        <w:t xml:space="preserve">[C]III (in marg.) </w:t>
      </w:r>
      <w:r w:rsidRPr="007A06F5">
        <w:rPr>
          <w:color w:val="FF0000"/>
          <w:sz w:val="20"/>
          <w:szCs w:val="20"/>
          <w:lang w:val="la-Latn"/>
        </w:rPr>
        <w:t>Q</w:t>
      </w:r>
      <w:r w:rsidRPr="007A06F5">
        <w:rPr>
          <w:sz w:val="20"/>
          <w:szCs w:val="20"/>
          <w:lang w:val="la-Latn"/>
        </w:rPr>
        <w:t>ualia et quot sacerdotalia vestimenta habeat et qualiter sint/...</w:t>
      </w:r>
    </w:p>
    <w:p w14:paraId="7FC52D77" w14:textId="77777777" w:rsidR="00FF73C3" w:rsidRPr="007A06F5" w:rsidRDefault="00FF73C3" w:rsidP="00FF73C3">
      <w:pPr>
        <w:rPr>
          <w:sz w:val="20"/>
          <w:szCs w:val="20"/>
          <w:lang w:val="la-Latn"/>
        </w:rPr>
      </w:pPr>
      <w:r w:rsidRPr="007A06F5">
        <w:rPr>
          <w:sz w:val="20"/>
          <w:szCs w:val="20"/>
          <w:lang w:val="la-Latn"/>
        </w:rPr>
        <w:t xml:space="preserve">M, f. 113v CIIII (in marg.) </w:t>
      </w:r>
      <w:r w:rsidRPr="007A06F5">
        <w:rPr>
          <w:color w:val="FF0000"/>
          <w:sz w:val="20"/>
          <w:szCs w:val="20"/>
          <w:lang w:val="la-Latn"/>
        </w:rPr>
        <w:t>S</w:t>
      </w:r>
      <w:r w:rsidRPr="007A06F5">
        <w:rPr>
          <w:sz w:val="20"/>
          <w:szCs w:val="20"/>
          <w:lang w:val="la-Latn"/>
        </w:rPr>
        <w:t>i habeat locum preparatum ubi effundi possit...</w:t>
      </w:r>
    </w:p>
    <w:p w14:paraId="4A6E345A" w14:textId="77777777" w:rsidR="00FF73C3" w:rsidRPr="007A06F5" w:rsidRDefault="00FF73C3" w:rsidP="00FF73C3">
      <w:pPr>
        <w:rPr>
          <w:sz w:val="20"/>
          <w:szCs w:val="20"/>
          <w:lang w:val="la-Latn"/>
        </w:rPr>
      </w:pPr>
      <w:r w:rsidRPr="007A06F5">
        <w:rPr>
          <w:sz w:val="20"/>
          <w:szCs w:val="20"/>
          <w:lang w:val="la-Latn"/>
        </w:rPr>
        <w:t xml:space="preserve">CV (in marg.) </w:t>
      </w:r>
      <w:r w:rsidRPr="007A06F5">
        <w:rPr>
          <w:color w:val="FF0000"/>
          <w:sz w:val="20"/>
          <w:szCs w:val="20"/>
          <w:lang w:val="la-Latn"/>
        </w:rPr>
        <w:t>Q</w:t>
      </w:r>
      <w:r w:rsidRPr="007A06F5">
        <w:rPr>
          <w:sz w:val="20"/>
          <w:szCs w:val="20"/>
          <w:lang w:val="la-Latn"/>
        </w:rPr>
        <w:t>uo metallo sit calix aut patena aut qua diligentia custodiuntur...</w:t>
      </w:r>
    </w:p>
    <w:p w14:paraId="00DB3FEF" w14:textId="77777777" w:rsidR="00FF73C3" w:rsidRPr="007A06F5" w:rsidRDefault="00FF73C3" w:rsidP="00FF73C3">
      <w:pPr>
        <w:rPr>
          <w:sz w:val="20"/>
          <w:szCs w:val="20"/>
          <w:lang w:val="la-Latn"/>
        </w:rPr>
      </w:pPr>
      <w:r w:rsidRPr="007A06F5">
        <w:rPr>
          <w:sz w:val="20"/>
          <w:szCs w:val="20"/>
          <w:lang w:val="la-Latn"/>
        </w:rPr>
        <w:t xml:space="preserve">CVI (in marg.) </w:t>
      </w:r>
      <w:r w:rsidRPr="007A06F5">
        <w:rPr>
          <w:color w:val="FF0000"/>
          <w:sz w:val="20"/>
          <w:szCs w:val="20"/>
          <w:lang w:val="la-Latn"/>
        </w:rPr>
        <w:t>U</w:t>
      </w:r>
      <w:r w:rsidRPr="007A06F5">
        <w:rPr>
          <w:sz w:val="20"/>
          <w:szCs w:val="20"/>
          <w:lang w:val="la-Latn"/>
        </w:rPr>
        <w:t>t chrisma et oleum consecratum sub sera recondantur.</w:t>
      </w:r>
    </w:p>
    <w:p w14:paraId="76306220" w14:textId="77777777" w:rsidR="00FF73C3" w:rsidRPr="007A06F5" w:rsidRDefault="00FF73C3" w:rsidP="00FF73C3">
      <w:pPr>
        <w:rPr>
          <w:sz w:val="20"/>
          <w:szCs w:val="20"/>
          <w:lang w:val="la-Latn"/>
        </w:rPr>
      </w:pPr>
      <w:r w:rsidRPr="007A06F5">
        <w:rPr>
          <w:sz w:val="20"/>
          <w:szCs w:val="20"/>
          <w:lang w:val="la-Latn"/>
        </w:rPr>
        <w:t xml:space="preserve">CVII (in marg.) </w:t>
      </w:r>
      <w:r w:rsidRPr="007A06F5">
        <w:rPr>
          <w:color w:val="FF0000"/>
          <w:sz w:val="20"/>
          <w:szCs w:val="20"/>
          <w:lang w:val="la-Latn"/>
        </w:rPr>
        <w:t>U</w:t>
      </w:r>
      <w:r w:rsidRPr="007A06F5">
        <w:rPr>
          <w:sz w:val="20"/>
          <w:szCs w:val="20"/>
          <w:lang w:val="la-Latn"/>
        </w:rPr>
        <w:t>t ipse presbyter visitet infirmos et iungat oleo sancto et excommunicet...</w:t>
      </w:r>
    </w:p>
    <w:p w14:paraId="39316F92" w14:textId="77777777" w:rsidR="00FF73C3" w:rsidRPr="007A06F5" w:rsidRDefault="00FF73C3" w:rsidP="00FF73C3">
      <w:pPr>
        <w:rPr>
          <w:sz w:val="20"/>
          <w:szCs w:val="20"/>
          <w:lang w:val="la-Latn"/>
        </w:rPr>
      </w:pPr>
      <w:r w:rsidRPr="007A06F5">
        <w:rPr>
          <w:sz w:val="20"/>
          <w:szCs w:val="20"/>
          <w:lang w:val="la-Latn"/>
        </w:rPr>
        <w:t xml:space="preserve">CVIII (in marg.) </w:t>
      </w:r>
      <w:r w:rsidRPr="007A06F5">
        <w:rPr>
          <w:color w:val="FF0000"/>
          <w:sz w:val="20"/>
          <w:szCs w:val="20"/>
          <w:lang w:val="la-Latn"/>
        </w:rPr>
        <w:t>S</w:t>
      </w:r>
      <w:r w:rsidRPr="007A06F5">
        <w:rPr>
          <w:sz w:val="20"/>
          <w:szCs w:val="20"/>
          <w:lang w:val="la-Latn"/>
        </w:rPr>
        <w:t>i habeat clericum, qui possit tenere scolam aut legere epistolam...</w:t>
      </w:r>
    </w:p>
    <w:p w14:paraId="3892027D" w14:textId="77777777" w:rsidR="00FF73C3" w:rsidRPr="007A06F5" w:rsidRDefault="00FF73C3" w:rsidP="00FF73C3">
      <w:pPr>
        <w:rPr>
          <w:sz w:val="20"/>
          <w:szCs w:val="20"/>
          <w:lang w:val="la-Latn"/>
        </w:rPr>
      </w:pPr>
      <w:r w:rsidRPr="007A06F5">
        <w:rPr>
          <w:sz w:val="20"/>
          <w:szCs w:val="20"/>
          <w:lang w:val="la-Latn"/>
        </w:rPr>
        <w:t xml:space="preserve">CVIIII (in marg.) </w:t>
      </w:r>
      <w:r w:rsidRPr="007A06F5">
        <w:rPr>
          <w:color w:val="FF0000"/>
          <w:sz w:val="20"/>
          <w:szCs w:val="20"/>
          <w:lang w:val="la-Latn"/>
        </w:rPr>
        <w:t>?</w:t>
      </w:r>
      <w:r w:rsidRPr="007A06F5">
        <w:rPr>
          <w:sz w:val="20"/>
          <w:szCs w:val="20"/>
          <w:lang w:val="la-Latn"/>
        </w:rPr>
        <w:t>vestigandum nihilominus esse de luminaribus ecclesiae aut quot...</w:t>
      </w:r>
    </w:p>
    <w:p w14:paraId="54765611" w14:textId="77777777" w:rsidR="00FF73C3" w:rsidRPr="007A06F5" w:rsidRDefault="00FF73C3" w:rsidP="00FF73C3">
      <w:pPr>
        <w:rPr>
          <w:sz w:val="20"/>
          <w:szCs w:val="20"/>
          <w:lang w:val="la-Latn"/>
        </w:rPr>
      </w:pPr>
      <w:r w:rsidRPr="007A06F5">
        <w:rPr>
          <w:sz w:val="20"/>
          <w:szCs w:val="20"/>
          <w:lang w:val="la-Latn"/>
        </w:rPr>
        <w:t xml:space="preserve">CX (in marg.) </w:t>
      </w:r>
      <w:r w:rsidRPr="007A06F5">
        <w:rPr>
          <w:color w:val="FF0000"/>
          <w:sz w:val="20"/>
          <w:szCs w:val="20"/>
          <w:lang w:val="la-Latn"/>
        </w:rPr>
        <w:t>Q</w:t>
      </w:r>
      <w:r w:rsidRPr="007A06F5">
        <w:rPr>
          <w:sz w:val="20"/>
          <w:szCs w:val="20"/>
          <w:lang w:val="la-Latn"/>
        </w:rPr>
        <w:t>ualiter scit coperata ecclesia aut si sit camerata. Aut ibi columbe vel...</w:t>
      </w:r>
    </w:p>
    <w:p w14:paraId="5AD0B027" w14:textId="77777777" w:rsidR="00FF73C3" w:rsidRPr="007A06F5" w:rsidRDefault="00FF73C3" w:rsidP="00FF73C3">
      <w:pPr>
        <w:rPr>
          <w:sz w:val="20"/>
          <w:szCs w:val="20"/>
          <w:lang w:val="la-Latn"/>
        </w:rPr>
      </w:pPr>
      <w:r w:rsidRPr="007A06F5">
        <w:rPr>
          <w:sz w:val="20"/>
          <w:szCs w:val="20"/>
          <w:lang w:val="la-Latn"/>
        </w:rPr>
        <w:t xml:space="preserve">CXI (in marg.) ...tudinem. </w:t>
      </w:r>
      <w:r w:rsidRPr="007A06F5">
        <w:rPr>
          <w:color w:val="FF0000"/>
          <w:sz w:val="20"/>
          <w:szCs w:val="20"/>
          <w:lang w:val="la-Latn"/>
        </w:rPr>
        <w:t>Q</w:t>
      </w:r>
      <w:r w:rsidRPr="007A06F5">
        <w:rPr>
          <w:sz w:val="20"/>
          <w:szCs w:val="20"/>
          <w:lang w:val="la-Latn"/>
        </w:rPr>
        <w:t>uo metallo habeantur ibidem signa.</w:t>
      </w:r>
    </w:p>
    <w:p w14:paraId="1302AA2D" w14:textId="77777777" w:rsidR="00FF73C3" w:rsidRPr="007A06F5" w:rsidRDefault="00FF73C3" w:rsidP="00FF73C3">
      <w:pPr>
        <w:rPr>
          <w:sz w:val="20"/>
          <w:szCs w:val="20"/>
          <w:lang w:val="la-Latn"/>
        </w:rPr>
      </w:pPr>
      <w:r w:rsidRPr="007A06F5">
        <w:rPr>
          <w:sz w:val="20"/>
          <w:szCs w:val="20"/>
          <w:lang w:val="la-Latn"/>
        </w:rPr>
        <w:t xml:space="preserve">CXII (in marg.) </w:t>
      </w:r>
      <w:r w:rsidRPr="007A06F5">
        <w:rPr>
          <w:color w:val="FF0000"/>
          <w:sz w:val="20"/>
          <w:szCs w:val="20"/>
          <w:lang w:val="la-Latn"/>
        </w:rPr>
        <w:t>S</w:t>
      </w:r>
      <w:r w:rsidRPr="007A06F5">
        <w:rPr>
          <w:sz w:val="20"/>
          <w:szCs w:val="20"/>
          <w:lang w:val="la-Latn"/>
        </w:rPr>
        <w:t>i atrium habeat munitum aut si cellam propriam habeat iuxta ecclesiam...</w:t>
      </w:r>
    </w:p>
    <w:p w14:paraId="68474A4D" w14:textId="77777777" w:rsidR="00FF73C3" w:rsidRPr="007A06F5" w:rsidRDefault="00FF73C3" w:rsidP="00FF73C3">
      <w:pPr>
        <w:rPr>
          <w:sz w:val="20"/>
          <w:szCs w:val="20"/>
          <w:lang w:val="la-Latn"/>
        </w:rPr>
      </w:pPr>
      <w:r w:rsidRPr="007A06F5">
        <w:rPr>
          <w:sz w:val="20"/>
          <w:szCs w:val="20"/>
          <w:lang w:val="la-Latn"/>
        </w:rPr>
        <w:t xml:space="preserve">CXIII (in marg.) </w:t>
      </w:r>
      <w:r w:rsidRPr="007A06F5">
        <w:rPr>
          <w:color w:val="FF0000"/>
          <w:sz w:val="20"/>
          <w:szCs w:val="20"/>
          <w:lang w:val="la-Latn"/>
        </w:rPr>
        <w:t>U</w:t>
      </w:r>
      <w:r w:rsidRPr="007A06F5">
        <w:rPr>
          <w:sz w:val="20"/>
          <w:szCs w:val="20"/>
          <w:lang w:val="la-Latn"/>
        </w:rPr>
        <w:t>t ex decimis IIII partes fiant iuxta institutionem canonicam...</w:t>
      </w:r>
    </w:p>
    <w:p w14:paraId="11FA5088" w14:textId="77777777" w:rsidR="00FF73C3" w:rsidRPr="007A06F5" w:rsidRDefault="00FF73C3" w:rsidP="00FF73C3">
      <w:pPr>
        <w:rPr>
          <w:sz w:val="20"/>
          <w:szCs w:val="20"/>
          <w:lang w:val="la-Latn"/>
        </w:rPr>
      </w:pPr>
      <w:r w:rsidRPr="007A06F5">
        <w:rPr>
          <w:sz w:val="20"/>
          <w:szCs w:val="20"/>
          <w:lang w:val="la-Latn"/>
        </w:rPr>
        <w:t xml:space="preserve">M, f. 114r CXIIII (in marg.) </w:t>
      </w:r>
      <w:r w:rsidRPr="007A06F5">
        <w:rPr>
          <w:color w:val="FF0000"/>
          <w:sz w:val="20"/>
          <w:szCs w:val="20"/>
          <w:lang w:val="la-Latn"/>
        </w:rPr>
        <w:t>U</w:t>
      </w:r>
      <w:r w:rsidRPr="007A06F5">
        <w:rPr>
          <w:sz w:val="20"/>
          <w:szCs w:val="20"/>
          <w:lang w:val="la-Latn"/>
        </w:rPr>
        <w:t>t matricularios habeat iuxta qualitatem loci et ...</w:t>
      </w:r>
    </w:p>
    <w:p w14:paraId="4AF01BBE" w14:textId="77777777" w:rsidR="00FF73C3" w:rsidRPr="007A06F5" w:rsidRDefault="00FF73C3" w:rsidP="00FF73C3">
      <w:pPr>
        <w:rPr>
          <w:sz w:val="20"/>
          <w:szCs w:val="20"/>
          <w:lang w:val="la-Latn"/>
        </w:rPr>
      </w:pPr>
      <w:r w:rsidRPr="007A06F5">
        <w:rPr>
          <w:sz w:val="20"/>
          <w:szCs w:val="20"/>
          <w:lang w:val="la-Latn"/>
        </w:rPr>
        <w:t xml:space="preserve">CXV (in marg.) </w:t>
      </w:r>
      <w:r w:rsidRPr="007A06F5">
        <w:rPr>
          <w:color w:val="FF0000"/>
          <w:sz w:val="20"/>
          <w:szCs w:val="20"/>
          <w:lang w:val="la-Latn"/>
        </w:rPr>
        <w:t>I</w:t>
      </w:r>
      <w:r w:rsidRPr="007A06F5">
        <w:rPr>
          <w:sz w:val="20"/>
          <w:szCs w:val="20"/>
          <w:lang w:val="la-Latn"/>
        </w:rPr>
        <w:t>nvestigandum similiter si nihil patrimonii habens, quando provectus...</w:t>
      </w:r>
    </w:p>
    <w:p w14:paraId="7865138C" w14:textId="77777777" w:rsidR="00FF73C3" w:rsidRPr="007A06F5" w:rsidRDefault="00FF73C3" w:rsidP="00FF73C3">
      <w:pPr>
        <w:rPr>
          <w:color w:val="FF0000"/>
          <w:sz w:val="20"/>
          <w:szCs w:val="20"/>
          <w:lang w:val="la-Latn"/>
        </w:rPr>
      </w:pPr>
      <w:r w:rsidRPr="007A06F5">
        <w:rPr>
          <w:color w:val="FF0000"/>
          <w:sz w:val="20"/>
          <w:szCs w:val="20"/>
          <w:lang w:val="la-Latn"/>
        </w:rPr>
        <w:t>De reditibus ecclesiae ut oblationibus</w:t>
      </w:r>
    </w:p>
    <w:p w14:paraId="58ABE5A8" w14:textId="77777777" w:rsidR="00FF73C3" w:rsidRPr="007A06F5" w:rsidRDefault="00FF73C3" w:rsidP="00FF73C3">
      <w:pPr>
        <w:rPr>
          <w:sz w:val="20"/>
          <w:szCs w:val="20"/>
          <w:lang w:val="la-Latn"/>
        </w:rPr>
      </w:pPr>
      <w:r w:rsidRPr="007A06F5">
        <w:rPr>
          <w:sz w:val="20"/>
          <w:szCs w:val="20"/>
          <w:lang w:val="la-Latn"/>
        </w:rPr>
        <w:t xml:space="preserve">CXVI (in marg.) </w:t>
      </w:r>
      <w:r w:rsidRPr="007A06F5">
        <w:rPr>
          <w:color w:val="FF0000"/>
          <w:sz w:val="20"/>
          <w:szCs w:val="20"/>
          <w:lang w:val="la-Latn"/>
        </w:rPr>
        <w:t>I</w:t>
      </w:r>
      <w:r w:rsidRPr="007A06F5">
        <w:rPr>
          <w:sz w:val="20"/>
          <w:szCs w:val="20"/>
          <w:lang w:val="la-Latn"/>
        </w:rPr>
        <w:t>nquirendum si occassione huius capituli aliquis presbyteros ab hinc de rebus ecclesię...</w:t>
      </w:r>
    </w:p>
    <w:p w14:paraId="55964B5A" w14:textId="77777777" w:rsidR="00FF73C3" w:rsidRPr="007A06F5" w:rsidRDefault="00FF73C3" w:rsidP="00FF73C3">
      <w:pPr>
        <w:rPr>
          <w:sz w:val="20"/>
          <w:szCs w:val="20"/>
          <w:lang w:val="la-Latn"/>
        </w:rPr>
      </w:pPr>
      <w:r w:rsidRPr="007A06F5">
        <w:rPr>
          <w:sz w:val="20"/>
          <w:szCs w:val="20"/>
          <w:lang w:val="la-Latn"/>
        </w:rPr>
        <w:t xml:space="preserve">M, f. 114v CXVII (in marg.) </w:t>
      </w:r>
      <w:r w:rsidRPr="007A06F5">
        <w:rPr>
          <w:color w:val="FF0000"/>
          <w:sz w:val="20"/>
          <w:szCs w:val="20"/>
          <w:lang w:val="la-Latn"/>
        </w:rPr>
        <w:t>I</w:t>
      </w:r>
      <w:r w:rsidRPr="007A06F5">
        <w:rPr>
          <w:sz w:val="20"/>
          <w:szCs w:val="20"/>
          <w:lang w:val="la-Latn"/>
        </w:rPr>
        <w:t>nquirendum se de tabernis excommessationibus et de familiaritate indebita...</w:t>
      </w:r>
    </w:p>
    <w:p w14:paraId="01D59610" w14:textId="77777777" w:rsidR="00FF73C3" w:rsidRPr="007A06F5" w:rsidRDefault="00FF73C3" w:rsidP="00FF73C3">
      <w:pPr>
        <w:rPr>
          <w:color w:val="FF0000"/>
          <w:sz w:val="20"/>
          <w:szCs w:val="20"/>
          <w:lang w:val="la-Latn"/>
        </w:rPr>
      </w:pPr>
      <w:r w:rsidRPr="007A06F5">
        <w:rPr>
          <w:color w:val="FF0000"/>
          <w:sz w:val="20"/>
          <w:szCs w:val="20"/>
          <w:lang w:val="la-Latn"/>
        </w:rPr>
        <w:t>ITEM ALIA CAPITULA</w:t>
      </w:r>
    </w:p>
    <w:p w14:paraId="79EA9988" w14:textId="77777777" w:rsidR="00FF73C3" w:rsidRPr="007A06F5" w:rsidRDefault="00FF73C3" w:rsidP="00FF73C3">
      <w:pPr>
        <w:rPr>
          <w:sz w:val="20"/>
          <w:szCs w:val="20"/>
          <w:lang w:val="la-Latn"/>
        </w:rPr>
      </w:pPr>
      <w:r w:rsidRPr="007A06F5">
        <w:rPr>
          <w:sz w:val="20"/>
          <w:szCs w:val="20"/>
          <w:lang w:val="la-Latn"/>
        </w:rPr>
        <w:t xml:space="preserve">CXVIII (in marg.) </w:t>
      </w:r>
      <w:r w:rsidRPr="007A06F5">
        <w:rPr>
          <w:color w:val="FF0000"/>
          <w:sz w:val="20"/>
          <w:szCs w:val="20"/>
          <w:lang w:val="la-Latn"/>
        </w:rPr>
        <w:t>U</w:t>
      </w:r>
      <w:r w:rsidRPr="007A06F5">
        <w:rPr>
          <w:sz w:val="20"/>
          <w:szCs w:val="20"/>
          <w:lang w:val="la-Latn"/>
        </w:rPr>
        <w:t>t secreta presbyteri non inchoant ante quas sanctus finiatur...</w:t>
      </w:r>
    </w:p>
    <w:p w14:paraId="3810FFAE" w14:textId="77777777" w:rsidR="00FF73C3" w:rsidRPr="007A06F5" w:rsidRDefault="00FF73C3" w:rsidP="00FF73C3">
      <w:pPr>
        <w:rPr>
          <w:sz w:val="20"/>
          <w:szCs w:val="20"/>
          <w:lang w:val="la-Latn"/>
        </w:rPr>
      </w:pPr>
      <w:r w:rsidRPr="007A06F5">
        <w:rPr>
          <w:sz w:val="20"/>
          <w:szCs w:val="20"/>
          <w:lang w:val="la-Latn"/>
        </w:rPr>
        <w:t xml:space="preserve">CXVIIII (in marg.) </w:t>
      </w:r>
      <w:r w:rsidRPr="007A06F5">
        <w:rPr>
          <w:color w:val="FF0000"/>
          <w:sz w:val="20"/>
          <w:szCs w:val="20"/>
          <w:lang w:val="la-Latn"/>
        </w:rPr>
        <w:t>U</w:t>
      </w:r>
      <w:r w:rsidRPr="007A06F5">
        <w:rPr>
          <w:sz w:val="20"/>
          <w:szCs w:val="20"/>
          <w:lang w:val="la-Latn"/>
        </w:rPr>
        <w:t>t nullus presbiter alterius parrochianum nisi in itinere fuerit...</w:t>
      </w:r>
    </w:p>
    <w:p w14:paraId="7F2D77C5" w14:textId="77777777" w:rsidR="00FF73C3" w:rsidRPr="007A06F5" w:rsidRDefault="00FF73C3" w:rsidP="00FF73C3">
      <w:pPr>
        <w:rPr>
          <w:sz w:val="20"/>
          <w:szCs w:val="20"/>
          <w:lang w:val="la-Latn"/>
        </w:rPr>
      </w:pPr>
      <w:r w:rsidRPr="007A06F5">
        <w:rPr>
          <w:sz w:val="20"/>
          <w:szCs w:val="20"/>
          <w:lang w:val="la-Latn"/>
        </w:rPr>
        <w:t xml:space="preserve">CXX (in marg.) </w:t>
      </w:r>
      <w:r w:rsidRPr="007A06F5">
        <w:rPr>
          <w:color w:val="FF0000"/>
          <w:sz w:val="20"/>
          <w:szCs w:val="20"/>
          <w:lang w:val="la-Latn"/>
        </w:rPr>
        <w:t>U</w:t>
      </w:r>
      <w:r w:rsidRPr="007A06F5">
        <w:rPr>
          <w:sz w:val="20"/>
          <w:szCs w:val="20"/>
          <w:lang w:val="la-Latn"/>
        </w:rPr>
        <w:t>t sacramentum altaris quod vere est corpus et sanquinis domini et credere...</w:t>
      </w:r>
    </w:p>
    <w:p w14:paraId="0E58BE4D" w14:textId="77777777" w:rsidR="00FF73C3" w:rsidRPr="007A06F5" w:rsidRDefault="00FF73C3" w:rsidP="00FF73C3">
      <w:pPr>
        <w:rPr>
          <w:sz w:val="20"/>
          <w:szCs w:val="20"/>
          <w:lang w:val="la-Latn"/>
        </w:rPr>
      </w:pPr>
      <w:r w:rsidRPr="007A06F5">
        <w:rPr>
          <w:sz w:val="20"/>
          <w:szCs w:val="20"/>
          <w:lang w:val="la-Latn"/>
        </w:rPr>
        <w:t xml:space="preserve">CXXI (in marg.) </w:t>
      </w:r>
      <w:r w:rsidRPr="007A06F5">
        <w:rPr>
          <w:color w:val="FF0000"/>
          <w:sz w:val="20"/>
          <w:szCs w:val="20"/>
          <w:lang w:val="la-Latn"/>
        </w:rPr>
        <w:t>U</w:t>
      </w:r>
      <w:r w:rsidRPr="007A06F5">
        <w:rPr>
          <w:sz w:val="20"/>
          <w:szCs w:val="20"/>
          <w:lang w:val="la-Latn"/>
        </w:rPr>
        <w:t>t infirmis eucharistiam non transmittatis nisi presbyterum...</w:t>
      </w:r>
    </w:p>
    <w:p w14:paraId="7D893BA7" w14:textId="77777777" w:rsidR="00FF73C3" w:rsidRPr="007A06F5" w:rsidRDefault="00FF73C3" w:rsidP="00FF73C3">
      <w:pPr>
        <w:rPr>
          <w:sz w:val="20"/>
          <w:szCs w:val="20"/>
          <w:lang w:val="la-Latn"/>
        </w:rPr>
      </w:pPr>
      <w:r w:rsidRPr="007A06F5">
        <w:rPr>
          <w:sz w:val="20"/>
          <w:szCs w:val="20"/>
          <w:lang w:val="la-Latn"/>
        </w:rPr>
        <w:t xml:space="preserve">M, f. 115r CXXII (in marg.)  </w:t>
      </w:r>
      <w:r w:rsidRPr="007A06F5">
        <w:rPr>
          <w:color w:val="FF0000"/>
          <w:sz w:val="20"/>
          <w:szCs w:val="20"/>
          <w:lang w:val="la-Latn"/>
        </w:rPr>
        <w:t>U</w:t>
      </w:r>
      <w:r w:rsidRPr="007A06F5">
        <w:rPr>
          <w:sz w:val="20"/>
          <w:szCs w:val="20"/>
          <w:lang w:val="la-Latn"/>
        </w:rPr>
        <w:t>t per singulos menses simul convenientes de ministerio vestro de custodia commissi vobis populi...</w:t>
      </w:r>
    </w:p>
    <w:p w14:paraId="14C271E7" w14:textId="77777777" w:rsidR="00FF73C3" w:rsidRPr="007A06F5" w:rsidRDefault="00FF73C3" w:rsidP="00FF73C3">
      <w:pPr>
        <w:rPr>
          <w:sz w:val="20"/>
          <w:szCs w:val="20"/>
          <w:lang w:val="la-Latn"/>
        </w:rPr>
      </w:pPr>
      <w:r w:rsidRPr="007A06F5">
        <w:rPr>
          <w:sz w:val="20"/>
          <w:szCs w:val="20"/>
          <w:lang w:val="la-Latn"/>
        </w:rPr>
        <w:t xml:space="preserve">CXXIII (in marg.) </w:t>
      </w:r>
      <w:r w:rsidRPr="007A06F5">
        <w:rPr>
          <w:color w:val="FF0000"/>
          <w:sz w:val="20"/>
          <w:szCs w:val="20"/>
          <w:lang w:val="la-Latn"/>
        </w:rPr>
        <w:t>U</w:t>
      </w:r>
      <w:r w:rsidRPr="007A06F5">
        <w:rPr>
          <w:sz w:val="20"/>
          <w:szCs w:val="20"/>
          <w:lang w:val="la-Latn"/>
        </w:rPr>
        <w:t>t sacrum chrisma quidem in signe christianę salutiscautis vasculis ...</w:t>
      </w:r>
    </w:p>
    <w:p w14:paraId="029864B1" w14:textId="77777777" w:rsidR="00FF73C3" w:rsidRPr="007A06F5" w:rsidRDefault="00FF73C3" w:rsidP="00FF73C3">
      <w:pPr>
        <w:rPr>
          <w:sz w:val="20"/>
          <w:szCs w:val="20"/>
          <w:lang w:val="la-Latn"/>
        </w:rPr>
      </w:pPr>
      <w:r w:rsidRPr="007A06F5">
        <w:rPr>
          <w:sz w:val="20"/>
          <w:szCs w:val="20"/>
          <w:lang w:val="la-Latn"/>
        </w:rPr>
        <w:lastRenderedPageBreak/>
        <w:t xml:space="preserve">CXXIIII (in marg.) </w:t>
      </w:r>
      <w:r w:rsidRPr="007A06F5">
        <w:rPr>
          <w:color w:val="FF0000"/>
          <w:sz w:val="20"/>
          <w:szCs w:val="20"/>
          <w:lang w:val="la-Latn"/>
        </w:rPr>
        <w:t>U</w:t>
      </w:r>
      <w:r w:rsidRPr="007A06F5">
        <w:rPr>
          <w:sz w:val="20"/>
          <w:szCs w:val="20"/>
          <w:lang w:val="la-Latn"/>
        </w:rPr>
        <w:t>t unctio olei infirmis iuxta apostoli fiat preceptum. V(vsuvka) pendat</w:t>
      </w:r>
    </w:p>
    <w:p w14:paraId="2B5B8F80" w14:textId="77777777" w:rsidR="00FF73C3" w:rsidRPr="007A06F5" w:rsidRDefault="00FF73C3" w:rsidP="00FF73C3">
      <w:pPr>
        <w:rPr>
          <w:sz w:val="20"/>
          <w:szCs w:val="20"/>
          <w:lang w:val="la-Latn"/>
        </w:rPr>
      </w:pPr>
      <w:r w:rsidRPr="007A06F5">
        <w:rPr>
          <w:sz w:val="20"/>
          <w:szCs w:val="20"/>
          <w:lang w:val="la-Latn"/>
        </w:rPr>
        <w:t xml:space="preserve">CXXV (in marg.) </w:t>
      </w:r>
      <w:r w:rsidRPr="007A06F5">
        <w:rPr>
          <w:color w:val="FF0000"/>
          <w:sz w:val="20"/>
          <w:szCs w:val="20"/>
          <w:lang w:val="la-Latn"/>
        </w:rPr>
        <w:t>S</w:t>
      </w:r>
      <w:r w:rsidRPr="007A06F5">
        <w:rPr>
          <w:sz w:val="20"/>
          <w:szCs w:val="20"/>
          <w:lang w:val="la-Latn"/>
        </w:rPr>
        <w:t>imiliter et morientibus commendationem animę ecclesiastico more im.</w:t>
      </w:r>
    </w:p>
    <w:p w14:paraId="729CF9FD" w14:textId="77777777" w:rsidR="00FF73C3" w:rsidRPr="007A06F5" w:rsidRDefault="00FF73C3" w:rsidP="00FF73C3">
      <w:pPr>
        <w:rPr>
          <w:sz w:val="20"/>
          <w:szCs w:val="20"/>
          <w:lang w:val="la-Latn"/>
        </w:rPr>
      </w:pPr>
      <w:r w:rsidRPr="007A06F5">
        <w:rPr>
          <w:sz w:val="20"/>
          <w:szCs w:val="20"/>
          <w:lang w:val="la-Latn"/>
        </w:rPr>
        <w:t xml:space="preserve">CXXVI (in marg.) </w:t>
      </w:r>
      <w:r w:rsidRPr="007A06F5">
        <w:rPr>
          <w:color w:val="FF0000"/>
          <w:sz w:val="20"/>
          <w:szCs w:val="20"/>
          <w:lang w:val="la-Latn"/>
        </w:rPr>
        <w:t>U</w:t>
      </w:r>
      <w:r w:rsidRPr="007A06F5">
        <w:rPr>
          <w:sz w:val="20"/>
          <w:szCs w:val="20"/>
          <w:lang w:val="la-Latn"/>
        </w:rPr>
        <w:t>t vestibus quas in sacrificii tempore non per alium quem piam aut pro feminam...</w:t>
      </w:r>
    </w:p>
    <w:p w14:paraId="0B2F639D" w14:textId="77777777" w:rsidR="00FF73C3" w:rsidRPr="007A06F5" w:rsidRDefault="00FF73C3" w:rsidP="00FF73C3">
      <w:pPr>
        <w:rPr>
          <w:sz w:val="20"/>
          <w:szCs w:val="20"/>
          <w:lang w:val="la-Latn"/>
        </w:rPr>
      </w:pPr>
      <w:r w:rsidRPr="007A06F5">
        <w:rPr>
          <w:sz w:val="20"/>
          <w:szCs w:val="20"/>
          <w:lang w:val="la-Latn"/>
        </w:rPr>
        <w:t xml:space="preserve">CXXVII (in marg.) </w:t>
      </w:r>
      <w:r w:rsidRPr="007A06F5">
        <w:rPr>
          <w:color w:val="FF0000"/>
          <w:sz w:val="20"/>
          <w:szCs w:val="20"/>
          <w:lang w:val="la-Latn"/>
        </w:rPr>
        <w:t>U</w:t>
      </w:r>
      <w:r w:rsidRPr="007A06F5">
        <w:rPr>
          <w:sz w:val="20"/>
          <w:szCs w:val="20"/>
          <w:lang w:val="la-Latn"/>
        </w:rPr>
        <w:t>t palla altaris quęd... corporalis non per alium quempiam aut...</w:t>
      </w:r>
    </w:p>
    <w:p w14:paraId="340D2586" w14:textId="77777777" w:rsidR="00FF73C3" w:rsidRPr="007A06F5" w:rsidRDefault="00FF73C3" w:rsidP="00FF73C3">
      <w:pPr>
        <w:rPr>
          <w:sz w:val="20"/>
          <w:szCs w:val="20"/>
          <w:lang w:val="la-Latn"/>
        </w:rPr>
      </w:pPr>
      <w:r w:rsidRPr="007A06F5">
        <w:rPr>
          <w:sz w:val="20"/>
          <w:szCs w:val="20"/>
          <w:lang w:val="la-Latn"/>
        </w:rPr>
        <w:t xml:space="preserve">CXXVIII (in marg.) </w:t>
      </w:r>
      <w:r w:rsidRPr="007A06F5">
        <w:rPr>
          <w:color w:val="FF0000"/>
          <w:sz w:val="20"/>
          <w:szCs w:val="20"/>
          <w:lang w:val="la-Latn"/>
        </w:rPr>
        <w:t>U</w:t>
      </w:r>
      <w:r w:rsidRPr="007A06F5">
        <w:rPr>
          <w:sz w:val="20"/>
          <w:szCs w:val="20"/>
          <w:lang w:val="la-Latn"/>
        </w:rPr>
        <w:t>t sacros gradus unusquisque diligenter addiscat quia deinceps...</w:t>
      </w:r>
    </w:p>
    <w:p w14:paraId="776554F3" w14:textId="77777777" w:rsidR="00FF73C3" w:rsidRPr="007A06F5" w:rsidRDefault="00FF73C3" w:rsidP="00FF73C3">
      <w:pPr>
        <w:rPr>
          <w:sz w:val="20"/>
          <w:szCs w:val="20"/>
          <w:lang w:val="la-Latn"/>
        </w:rPr>
      </w:pPr>
      <w:r w:rsidRPr="007A06F5">
        <w:rPr>
          <w:sz w:val="20"/>
          <w:szCs w:val="20"/>
          <w:lang w:val="la-Latn"/>
        </w:rPr>
        <w:t xml:space="preserve">CXXVIIII (in marg.) </w:t>
      </w:r>
      <w:r w:rsidRPr="007A06F5">
        <w:rPr>
          <w:color w:val="FF0000"/>
          <w:sz w:val="20"/>
          <w:szCs w:val="20"/>
          <w:lang w:val="la-Latn"/>
        </w:rPr>
        <w:t>M</w:t>
      </w:r>
      <w:r w:rsidRPr="007A06F5">
        <w:rPr>
          <w:sz w:val="20"/>
          <w:szCs w:val="20"/>
          <w:lang w:val="la-Latn"/>
        </w:rPr>
        <w:t>onemus atque interdicimus ut nullus infra parrochia sua nisi...</w:t>
      </w:r>
    </w:p>
    <w:p w14:paraId="0578F53A" w14:textId="77777777" w:rsidR="00FF73C3" w:rsidRPr="007A06F5" w:rsidRDefault="00FF73C3" w:rsidP="00FF73C3">
      <w:pPr>
        <w:rPr>
          <w:sz w:val="20"/>
          <w:szCs w:val="20"/>
          <w:lang w:val="la-Latn"/>
        </w:rPr>
      </w:pPr>
      <w:r w:rsidRPr="007A06F5">
        <w:rPr>
          <w:sz w:val="20"/>
          <w:szCs w:val="20"/>
          <w:lang w:val="la-Latn"/>
        </w:rPr>
        <w:t xml:space="preserve">CXXX (in marg.) </w:t>
      </w:r>
      <w:r w:rsidRPr="007A06F5">
        <w:rPr>
          <w:color w:val="FF0000"/>
          <w:sz w:val="20"/>
          <w:szCs w:val="20"/>
          <w:lang w:val="la-Latn"/>
        </w:rPr>
        <w:t>U</w:t>
      </w:r>
      <w:r w:rsidRPr="007A06F5">
        <w:rPr>
          <w:sz w:val="20"/>
          <w:szCs w:val="20"/>
          <w:lang w:val="la-Latn"/>
        </w:rPr>
        <w:t>t nullus presbyter nisi in ecclesia ad episcopo consecrata ullomodo missam presumat.</w:t>
      </w:r>
    </w:p>
    <w:p w14:paraId="0C646ACB" w14:textId="77777777" w:rsidR="00FF73C3" w:rsidRPr="007A06F5" w:rsidRDefault="00FF73C3" w:rsidP="00FF73C3">
      <w:pPr>
        <w:rPr>
          <w:sz w:val="20"/>
          <w:szCs w:val="20"/>
          <w:lang w:val="la-Latn"/>
        </w:rPr>
      </w:pPr>
      <w:r w:rsidRPr="007A06F5">
        <w:rPr>
          <w:sz w:val="20"/>
          <w:szCs w:val="20"/>
          <w:lang w:val="la-Latn"/>
        </w:rPr>
        <w:t xml:space="preserve">CXXXI (in marg.) </w:t>
      </w:r>
      <w:r w:rsidRPr="007A06F5">
        <w:rPr>
          <w:color w:val="FF0000"/>
          <w:sz w:val="20"/>
          <w:szCs w:val="20"/>
          <w:lang w:val="la-Latn"/>
        </w:rPr>
        <w:t>U</w:t>
      </w:r>
      <w:r w:rsidRPr="007A06F5">
        <w:rPr>
          <w:sz w:val="20"/>
          <w:szCs w:val="20"/>
          <w:lang w:val="la-Latn"/>
        </w:rPr>
        <w:t>t nullus presbyter infra sancta sanctorum quę vulgo absida cognominatur introitum in ecclesiam habeat.</w:t>
      </w:r>
    </w:p>
    <w:p w14:paraId="0361B47C" w14:textId="77777777" w:rsidR="00FF73C3" w:rsidRPr="007A06F5" w:rsidRDefault="00FF73C3" w:rsidP="00FF73C3">
      <w:pPr>
        <w:rPr>
          <w:sz w:val="20"/>
          <w:szCs w:val="20"/>
          <w:lang w:val="la-Latn"/>
        </w:rPr>
      </w:pPr>
      <w:r w:rsidRPr="007A06F5">
        <w:rPr>
          <w:sz w:val="20"/>
          <w:szCs w:val="20"/>
          <w:lang w:val="la-Latn"/>
        </w:rPr>
        <w:t xml:space="preserve">CXXXII (in marg.) </w:t>
      </w:r>
      <w:r w:rsidRPr="007A06F5">
        <w:rPr>
          <w:color w:val="FF0000"/>
          <w:sz w:val="20"/>
          <w:szCs w:val="20"/>
          <w:lang w:val="la-Latn"/>
        </w:rPr>
        <w:t>U</w:t>
      </w:r>
      <w:r w:rsidRPr="007A06F5">
        <w:rPr>
          <w:sz w:val="20"/>
          <w:szCs w:val="20"/>
          <w:lang w:val="la-Latn"/>
        </w:rPr>
        <w:t>t unusquisque presbyter ecclesiam una ubi ordinatus est contentus sit...</w:t>
      </w:r>
    </w:p>
    <w:p w14:paraId="56559824" w14:textId="77777777" w:rsidR="00FF73C3" w:rsidRPr="007A06F5" w:rsidRDefault="00FF73C3" w:rsidP="00FF73C3">
      <w:pPr>
        <w:rPr>
          <w:sz w:val="20"/>
          <w:szCs w:val="20"/>
          <w:lang w:val="la-Latn"/>
        </w:rPr>
      </w:pPr>
      <w:r w:rsidRPr="007A06F5">
        <w:rPr>
          <w:sz w:val="20"/>
          <w:szCs w:val="20"/>
          <w:lang w:val="la-Latn"/>
        </w:rPr>
        <w:t xml:space="preserve">M, f. 115v CXXXIII (in marg.) </w:t>
      </w:r>
      <w:r w:rsidRPr="007A06F5">
        <w:rPr>
          <w:color w:val="FF0000"/>
          <w:sz w:val="20"/>
          <w:szCs w:val="20"/>
          <w:lang w:val="la-Latn"/>
        </w:rPr>
        <w:t>U</w:t>
      </w:r>
      <w:r w:rsidRPr="007A06F5">
        <w:rPr>
          <w:sz w:val="20"/>
          <w:szCs w:val="20"/>
          <w:lang w:val="la-Latn"/>
        </w:rPr>
        <w:t>t supplantatur alicuius sacerdotis per aliquid ingenu... occulte...</w:t>
      </w:r>
    </w:p>
    <w:p w14:paraId="2CBA8588" w14:textId="77777777" w:rsidR="00FF73C3" w:rsidRPr="007A06F5" w:rsidRDefault="00FF73C3" w:rsidP="00FF73C3">
      <w:pPr>
        <w:rPr>
          <w:sz w:val="20"/>
          <w:szCs w:val="20"/>
          <w:lang w:val="la-Latn"/>
        </w:rPr>
      </w:pPr>
      <w:r w:rsidRPr="007A06F5">
        <w:rPr>
          <w:sz w:val="20"/>
          <w:szCs w:val="20"/>
          <w:lang w:val="la-Latn"/>
        </w:rPr>
        <w:t xml:space="preserve">CXXXIIII (in marg.) </w:t>
      </w:r>
      <w:r w:rsidRPr="007A06F5">
        <w:rPr>
          <w:color w:val="FF0000"/>
          <w:sz w:val="20"/>
          <w:szCs w:val="20"/>
          <w:lang w:val="la-Latn"/>
        </w:rPr>
        <w:t>H</w:t>
      </w:r>
      <w:r w:rsidRPr="007A06F5">
        <w:rPr>
          <w:sz w:val="20"/>
          <w:szCs w:val="20"/>
          <w:lang w:val="la-Latn"/>
        </w:rPr>
        <w:t>ęc quia canones prohibent qui perpetraverit ...</w:t>
      </w:r>
    </w:p>
    <w:p w14:paraId="0AA16DD4" w14:textId="77777777" w:rsidR="00FF73C3" w:rsidRPr="007A06F5" w:rsidRDefault="00FF73C3" w:rsidP="00FF73C3">
      <w:pPr>
        <w:rPr>
          <w:color w:val="FF0000"/>
          <w:sz w:val="20"/>
          <w:szCs w:val="20"/>
          <w:lang w:val="la-Latn"/>
        </w:rPr>
      </w:pPr>
      <w:r w:rsidRPr="007A06F5">
        <w:rPr>
          <w:color w:val="FF0000"/>
          <w:sz w:val="20"/>
          <w:szCs w:val="20"/>
          <w:lang w:val="la-Latn"/>
        </w:rPr>
        <w:t>...lic.. Incipit ex epistola Anacleti papae</w:t>
      </w:r>
    </w:p>
    <w:p w14:paraId="6DFF1310" w14:textId="77777777" w:rsidR="00FF73C3" w:rsidRPr="007A06F5" w:rsidRDefault="00FF73C3" w:rsidP="00FF73C3">
      <w:pPr>
        <w:rPr>
          <w:sz w:val="20"/>
          <w:szCs w:val="20"/>
          <w:lang w:val="la-Latn"/>
        </w:rPr>
      </w:pPr>
      <w:r w:rsidRPr="007A06F5">
        <w:rPr>
          <w:sz w:val="20"/>
          <w:szCs w:val="20"/>
          <w:lang w:val="la-Latn"/>
        </w:rPr>
        <w:t xml:space="preserve">CXXXV (in marg.) </w:t>
      </w:r>
      <w:r w:rsidRPr="007A06F5">
        <w:rPr>
          <w:color w:val="FF0000"/>
          <w:sz w:val="20"/>
          <w:szCs w:val="20"/>
          <w:lang w:val="la-Latn"/>
        </w:rPr>
        <w:t>S</w:t>
      </w:r>
      <w:r w:rsidRPr="007A06F5">
        <w:rPr>
          <w:sz w:val="20"/>
          <w:szCs w:val="20"/>
          <w:lang w:val="la-Latn"/>
        </w:rPr>
        <w:t>acerdotibus sumopere studendum est de his, quos perire ...</w:t>
      </w:r>
    </w:p>
    <w:p w14:paraId="6D8B3DBA" w14:textId="77777777" w:rsidR="00FF73C3" w:rsidRPr="007A06F5" w:rsidRDefault="00FF73C3" w:rsidP="00FF73C3">
      <w:pPr>
        <w:rPr>
          <w:sz w:val="20"/>
          <w:szCs w:val="20"/>
          <w:lang w:val="la-Latn"/>
        </w:rPr>
      </w:pPr>
      <w:r w:rsidRPr="007A06F5">
        <w:rPr>
          <w:sz w:val="20"/>
          <w:szCs w:val="20"/>
          <w:lang w:val="la-Latn"/>
        </w:rPr>
        <w:t xml:space="preserve">CXXXVI (in marg.) </w:t>
      </w:r>
      <w:r w:rsidRPr="007A06F5">
        <w:rPr>
          <w:color w:val="FF0000"/>
          <w:sz w:val="20"/>
          <w:szCs w:val="20"/>
          <w:lang w:val="la-Latn"/>
        </w:rPr>
        <w:t>R</w:t>
      </w:r>
      <w:r w:rsidRPr="007A06F5">
        <w:rPr>
          <w:sz w:val="20"/>
          <w:szCs w:val="20"/>
          <w:lang w:val="la-Latn"/>
        </w:rPr>
        <w:t>es ecclesiasticę et facultates et oblationes apellantur, quia domino offeruntur...</w:t>
      </w:r>
    </w:p>
    <w:p w14:paraId="11CBFE96" w14:textId="77777777" w:rsidR="00FF73C3" w:rsidRPr="007A06F5" w:rsidRDefault="00FF73C3" w:rsidP="00FF73C3">
      <w:pPr>
        <w:rPr>
          <w:color w:val="FF0000"/>
          <w:sz w:val="20"/>
          <w:szCs w:val="20"/>
          <w:lang w:val="la-Latn"/>
        </w:rPr>
      </w:pPr>
      <w:r w:rsidRPr="007A06F5">
        <w:rPr>
          <w:color w:val="FF0000"/>
          <w:sz w:val="20"/>
          <w:szCs w:val="20"/>
          <w:lang w:val="la-Latn"/>
        </w:rPr>
        <w:t>SERMO SANCTI AUGUSTINI DE PENITENTIA</w:t>
      </w:r>
    </w:p>
    <w:p w14:paraId="59F27743" w14:textId="77777777" w:rsidR="00FF73C3" w:rsidRPr="007A06F5" w:rsidRDefault="00FF73C3" w:rsidP="00FF73C3">
      <w:pPr>
        <w:rPr>
          <w:sz w:val="20"/>
          <w:szCs w:val="20"/>
          <w:lang w:val="la-Latn"/>
        </w:rPr>
      </w:pPr>
      <w:r w:rsidRPr="007A06F5">
        <w:rPr>
          <w:sz w:val="20"/>
          <w:szCs w:val="20"/>
          <w:lang w:val="la-Latn"/>
        </w:rPr>
        <w:t xml:space="preserve">CXXXVII (in marg.) </w:t>
      </w:r>
      <w:r w:rsidRPr="007A06F5">
        <w:rPr>
          <w:color w:val="FF0000"/>
          <w:sz w:val="20"/>
          <w:szCs w:val="20"/>
          <w:lang w:val="la-Latn"/>
        </w:rPr>
        <w:t>A</w:t>
      </w:r>
      <w:r w:rsidRPr="007A06F5">
        <w:rPr>
          <w:sz w:val="20"/>
          <w:szCs w:val="20"/>
          <w:lang w:val="la-Latn"/>
        </w:rPr>
        <w:t>mmoneo fratres in conspecti Dei timori vestro timorem meum. ...</w:t>
      </w:r>
    </w:p>
    <w:p w14:paraId="45D63D13" w14:textId="77777777" w:rsidR="00FF73C3" w:rsidRPr="007A06F5" w:rsidRDefault="00FF73C3" w:rsidP="00FF73C3">
      <w:pPr>
        <w:rPr>
          <w:color w:val="FF0000"/>
          <w:sz w:val="20"/>
          <w:szCs w:val="20"/>
          <w:lang w:val="la-Latn"/>
        </w:rPr>
      </w:pPr>
      <w:r w:rsidRPr="007A06F5">
        <w:rPr>
          <w:color w:val="FF0000"/>
          <w:sz w:val="20"/>
          <w:szCs w:val="20"/>
          <w:lang w:val="la-Latn"/>
        </w:rPr>
        <w:t>Explicit sermo sancti Augustini.</w:t>
      </w:r>
    </w:p>
    <w:p w14:paraId="46F1E5C8" w14:textId="77777777" w:rsidR="00FF73C3" w:rsidRPr="007A06F5" w:rsidRDefault="00FF73C3" w:rsidP="00FF73C3">
      <w:pPr>
        <w:rPr>
          <w:sz w:val="20"/>
          <w:szCs w:val="20"/>
          <w:lang w:val="la-Latn"/>
        </w:rPr>
      </w:pPr>
      <w:r w:rsidRPr="007A06F5">
        <w:rPr>
          <w:sz w:val="20"/>
          <w:szCs w:val="20"/>
          <w:lang w:val="la-Latn"/>
        </w:rPr>
        <w:t xml:space="preserve">M, f. 117r CXXXVIII (in marg.) </w:t>
      </w:r>
      <w:r w:rsidRPr="007A06F5">
        <w:rPr>
          <w:color w:val="FF0000"/>
          <w:sz w:val="20"/>
          <w:szCs w:val="20"/>
          <w:lang w:val="la-Latn"/>
        </w:rPr>
        <w:t>T</w:t>
      </w:r>
      <w:r w:rsidRPr="007A06F5">
        <w:rPr>
          <w:sz w:val="20"/>
          <w:szCs w:val="20"/>
          <w:lang w:val="la-Latn"/>
        </w:rPr>
        <w:t>res suggestiones diabolus in hominem mittit. ...</w:t>
      </w:r>
    </w:p>
    <w:p w14:paraId="4909085E" w14:textId="77777777" w:rsidR="00FF73C3" w:rsidRPr="007A06F5" w:rsidRDefault="00FF73C3" w:rsidP="00FF73C3">
      <w:pPr>
        <w:rPr>
          <w:color w:val="FF0000"/>
          <w:sz w:val="20"/>
          <w:szCs w:val="20"/>
          <w:lang w:val="la-Latn"/>
        </w:rPr>
      </w:pPr>
      <w:r w:rsidRPr="007A06F5">
        <w:rPr>
          <w:color w:val="FF0000"/>
          <w:sz w:val="20"/>
          <w:szCs w:val="20"/>
          <w:lang w:val="la-Latn"/>
        </w:rPr>
        <w:t>Leonis pape de privilegio corepiscoporum</w:t>
      </w:r>
    </w:p>
    <w:p w14:paraId="7A92C866" w14:textId="77777777" w:rsidR="00FF73C3" w:rsidRPr="007A06F5" w:rsidRDefault="00FF73C3" w:rsidP="00FF73C3">
      <w:pPr>
        <w:rPr>
          <w:sz w:val="20"/>
          <w:szCs w:val="20"/>
          <w:lang w:val="la-Latn"/>
        </w:rPr>
      </w:pPr>
      <w:r w:rsidRPr="007A06F5">
        <w:rPr>
          <w:sz w:val="20"/>
          <w:szCs w:val="20"/>
          <w:lang w:val="la-Latn"/>
        </w:rPr>
        <w:t xml:space="preserve">CXXXVIIII (in marg.) </w:t>
      </w:r>
      <w:r w:rsidRPr="007A06F5">
        <w:rPr>
          <w:color w:val="FF0000"/>
          <w:sz w:val="20"/>
          <w:szCs w:val="20"/>
          <w:lang w:val="la-Latn"/>
        </w:rPr>
        <w:t>C</w:t>
      </w:r>
      <w:r w:rsidRPr="007A06F5">
        <w:rPr>
          <w:sz w:val="20"/>
          <w:szCs w:val="20"/>
          <w:lang w:val="la-Latn"/>
        </w:rPr>
        <w:t>orepiscopi iuxta canones cesarienses sive secundum ...</w:t>
      </w:r>
    </w:p>
    <w:p w14:paraId="6C1EF17B" w14:textId="77777777" w:rsidR="00FF73C3" w:rsidRPr="007A06F5" w:rsidRDefault="00FF73C3" w:rsidP="00FF73C3">
      <w:pPr>
        <w:rPr>
          <w:sz w:val="20"/>
          <w:szCs w:val="20"/>
          <w:lang w:val="la-Latn"/>
        </w:rPr>
      </w:pPr>
      <w:r w:rsidRPr="007A06F5">
        <w:rPr>
          <w:sz w:val="20"/>
          <w:szCs w:val="20"/>
          <w:lang w:val="la-Latn"/>
        </w:rPr>
        <w:t xml:space="preserve">M, f. 117v </w:t>
      </w:r>
      <w:r w:rsidRPr="007A06F5">
        <w:rPr>
          <w:color w:val="FF0000"/>
          <w:sz w:val="20"/>
          <w:szCs w:val="20"/>
          <w:lang w:val="la-Latn"/>
        </w:rPr>
        <w:t>Item pape Leonis. De hoc, ut nullus altera nocceat.</w:t>
      </w:r>
    </w:p>
    <w:p w14:paraId="7A22E268" w14:textId="77777777" w:rsidR="00FF73C3" w:rsidRPr="007A06F5" w:rsidRDefault="00FF73C3" w:rsidP="00FF73C3">
      <w:pPr>
        <w:rPr>
          <w:sz w:val="20"/>
          <w:szCs w:val="20"/>
          <w:lang w:val="la-Latn"/>
        </w:rPr>
      </w:pPr>
      <w:r w:rsidRPr="007A06F5">
        <w:rPr>
          <w:sz w:val="20"/>
          <w:szCs w:val="20"/>
          <w:lang w:val="la-Latn"/>
        </w:rPr>
        <w:t xml:space="preserve">CXL (in marg.) </w:t>
      </w:r>
      <w:r w:rsidRPr="007A06F5">
        <w:rPr>
          <w:color w:val="FF0000"/>
          <w:sz w:val="20"/>
          <w:szCs w:val="20"/>
          <w:lang w:val="la-Latn"/>
        </w:rPr>
        <w:t>A</w:t>
      </w:r>
      <w:r w:rsidRPr="007A06F5">
        <w:rPr>
          <w:sz w:val="20"/>
          <w:szCs w:val="20"/>
          <w:lang w:val="la-Latn"/>
        </w:rPr>
        <w:t>dmittuntur passim ad ordinem sacrum quibus nulla natalium nulla ...</w:t>
      </w:r>
    </w:p>
    <w:p w14:paraId="2754B12F" w14:textId="77777777" w:rsidR="00FF73C3" w:rsidRPr="007A06F5" w:rsidRDefault="00FF73C3" w:rsidP="00FF73C3">
      <w:pPr>
        <w:rPr>
          <w:sz w:val="20"/>
          <w:szCs w:val="20"/>
          <w:lang w:val="la-Latn"/>
        </w:rPr>
      </w:pPr>
      <w:r w:rsidRPr="007A06F5">
        <w:rPr>
          <w:sz w:val="20"/>
          <w:szCs w:val="20"/>
          <w:lang w:val="la-Latn"/>
        </w:rPr>
        <w:t xml:space="preserve">M, f. 118r CXL (sic) (in marg.) </w:t>
      </w:r>
      <w:r w:rsidRPr="007A06F5">
        <w:rPr>
          <w:color w:val="FF0000"/>
          <w:sz w:val="20"/>
          <w:szCs w:val="20"/>
          <w:lang w:val="la-Latn"/>
        </w:rPr>
        <w:t>R</w:t>
      </w:r>
      <w:r w:rsidRPr="007A06F5">
        <w:rPr>
          <w:sz w:val="20"/>
          <w:szCs w:val="20"/>
          <w:lang w:val="la-Latn"/>
        </w:rPr>
        <w:t>ogamus vos et obsecraums in domino. Melchiadis pape. Ut nullus alteri noceat...</w:t>
      </w:r>
    </w:p>
    <w:p w14:paraId="771E2639" w14:textId="77777777" w:rsidR="00FF73C3" w:rsidRPr="007A06F5" w:rsidRDefault="00FF73C3" w:rsidP="00FF73C3">
      <w:pPr>
        <w:rPr>
          <w:sz w:val="20"/>
          <w:szCs w:val="20"/>
          <w:lang w:val="la-Latn"/>
        </w:rPr>
      </w:pPr>
      <w:r w:rsidRPr="007A06F5">
        <w:rPr>
          <w:sz w:val="20"/>
          <w:szCs w:val="20"/>
          <w:lang w:val="la-Latn"/>
        </w:rPr>
        <w:t>CXLI (in marg.)</w:t>
      </w:r>
      <w:r w:rsidRPr="007A06F5">
        <w:rPr>
          <w:color w:val="FF0000"/>
          <w:sz w:val="20"/>
          <w:szCs w:val="20"/>
          <w:lang w:val="la-Latn"/>
        </w:rPr>
        <w:t xml:space="preserve"> T</w:t>
      </w:r>
      <w:r w:rsidRPr="007A06F5">
        <w:rPr>
          <w:sz w:val="20"/>
          <w:szCs w:val="20"/>
          <w:lang w:val="la-Latn"/>
        </w:rPr>
        <w:t>estes et accusatores sine aliqua sint in fama uxores et filios...</w:t>
      </w:r>
    </w:p>
    <w:p w14:paraId="5AAD43DA" w14:textId="77777777" w:rsidR="00FF73C3" w:rsidRPr="007A06F5" w:rsidRDefault="00FF73C3" w:rsidP="00FF73C3">
      <w:pPr>
        <w:rPr>
          <w:sz w:val="20"/>
          <w:szCs w:val="20"/>
          <w:lang w:val="la-Latn"/>
        </w:rPr>
      </w:pPr>
      <w:r w:rsidRPr="007A06F5">
        <w:rPr>
          <w:sz w:val="20"/>
          <w:szCs w:val="20"/>
          <w:lang w:val="la-Latn"/>
        </w:rPr>
        <w:t xml:space="preserve">CXLII (in marg.) </w:t>
      </w:r>
      <w:r w:rsidRPr="007A06F5">
        <w:rPr>
          <w:color w:val="FF0000"/>
          <w:sz w:val="20"/>
          <w:szCs w:val="20"/>
          <w:lang w:val="la-Latn"/>
        </w:rPr>
        <w:t>T</w:t>
      </w:r>
      <w:r w:rsidRPr="007A06F5">
        <w:rPr>
          <w:sz w:val="20"/>
          <w:szCs w:val="20"/>
          <w:lang w:val="la-Latn"/>
        </w:rPr>
        <w:t>estimonium e clerici adversus laicum nemo recipiat, nemo enim clericum...</w:t>
      </w:r>
    </w:p>
    <w:p w14:paraId="4410F8CF" w14:textId="77777777" w:rsidR="00FF73C3" w:rsidRPr="007A06F5" w:rsidRDefault="00FF73C3" w:rsidP="00FF73C3">
      <w:pPr>
        <w:rPr>
          <w:sz w:val="20"/>
          <w:szCs w:val="20"/>
          <w:lang w:val="la-Latn"/>
        </w:rPr>
      </w:pPr>
      <w:r w:rsidRPr="007A06F5">
        <w:rPr>
          <w:sz w:val="20"/>
          <w:szCs w:val="20"/>
          <w:lang w:val="la-Latn"/>
        </w:rPr>
        <w:t xml:space="preserve">CXLIII (in marg.) </w:t>
      </w:r>
      <w:r w:rsidRPr="007A06F5">
        <w:rPr>
          <w:color w:val="FF0000"/>
          <w:sz w:val="20"/>
          <w:szCs w:val="20"/>
          <w:lang w:val="la-Latn"/>
        </w:rPr>
        <w:t>N</w:t>
      </w:r>
      <w:r w:rsidRPr="007A06F5">
        <w:rPr>
          <w:sz w:val="20"/>
          <w:szCs w:val="20"/>
          <w:lang w:val="la-Latn"/>
        </w:rPr>
        <w:t>emo autem clericus vel diaconus aut presbyter propter quamlibet causam...</w:t>
      </w:r>
    </w:p>
    <w:p w14:paraId="5A25E547" w14:textId="77777777" w:rsidR="00FF73C3" w:rsidRPr="007A06F5" w:rsidRDefault="00FF73C3" w:rsidP="00FF73C3">
      <w:pPr>
        <w:rPr>
          <w:sz w:val="20"/>
          <w:szCs w:val="20"/>
          <w:lang w:val="la-Latn"/>
        </w:rPr>
      </w:pPr>
      <w:r w:rsidRPr="007A06F5">
        <w:rPr>
          <w:sz w:val="20"/>
          <w:szCs w:val="20"/>
          <w:lang w:val="la-Latn"/>
        </w:rPr>
        <w:t xml:space="preserve">CXLIIII (in marg.) </w:t>
      </w:r>
      <w:r w:rsidRPr="007A06F5">
        <w:rPr>
          <w:color w:val="FF0000"/>
          <w:sz w:val="20"/>
          <w:szCs w:val="20"/>
          <w:lang w:val="la-Latn"/>
        </w:rPr>
        <w:t>E</w:t>
      </w:r>
      <w:r w:rsidRPr="007A06F5">
        <w:rPr>
          <w:sz w:val="20"/>
          <w:szCs w:val="20"/>
          <w:lang w:val="la-Latn"/>
        </w:rPr>
        <w:t>t si quis clericus accusans clericum in curiam introierit, anathema sit.</w:t>
      </w:r>
    </w:p>
    <w:p w14:paraId="7AD9CAF4" w14:textId="77777777" w:rsidR="00FF73C3" w:rsidRPr="007A06F5" w:rsidRDefault="00FF73C3" w:rsidP="00FF73C3">
      <w:pPr>
        <w:rPr>
          <w:sz w:val="20"/>
          <w:szCs w:val="20"/>
          <w:lang w:val="la-Latn"/>
        </w:rPr>
      </w:pPr>
      <w:r w:rsidRPr="007A06F5">
        <w:rPr>
          <w:sz w:val="20"/>
          <w:szCs w:val="20"/>
          <w:lang w:val="la-Latn"/>
        </w:rPr>
        <w:t xml:space="preserve">M, f. 118v CXLV (in marg.) </w:t>
      </w:r>
      <w:r w:rsidRPr="007A06F5">
        <w:rPr>
          <w:color w:val="FF0000"/>
          <w:sz w:val="20"/>
          <w:szCs w:val="20"/>
          <w:lang w:val="la-Latn"/>
        </w:rPr>
        <w:t>A</w:t>
      </w:r>
      <w:r w:rsidRPr="007A06F5">
        <w:rPr>
          <w:sz w:val="20"/>
          <w:szCs w:val="20"/>
          <w:lang w:val="la-Latn"/>
        </w:rPr>
        <w:t>ccusatores calumniososo et supiciosos suscipiat nemo audeat.</w:t>
      </w:r>
    </w:p>
    <w:p w14:paraId="104BDDA4" w14:textId="77777777" w:rsidR="00FF73C3" w:rsidRPr="007A06F5" w:rsidRDefault="00FF73C3" w:rsidP="00FF73C3">
      <w:pPr>
        <w:rPr>
          <w:sz w:val="20"/>
          <w:szCs w:val="20"/>
          <w:lang w:val="la-Latn"/>
        </w:rPr>
      </w:pPr>
      <w:r w:rsidRPr="007A06F5">
        <w:rPr>
          <w:sz w:val="20"/>
          <w:szCs w:val="20"/>
          <w:lang w:val="la-Latn"/>
        </w:rPr>
        <w:t xml:space="preserve">CXLVI (in marg.) </w:t>
      </w:r>
      <w:r w:rsidRPr="007A06F5">
        <w:rPr>
          <w:color w:val="FF0000"/>
          <w:sz w:val="20"/>
          <w:szCs w:val="20"/>
          <w:lang w:val="la-Latn"/>
        </w:rPr>
        <w:t>A</w:t>
      </w:r>
      <w:r w:rsidRPr="007A06F5">
        <w:rPr>
          <w:sz w:val="20"/>
          <w:szCs w:val="20"/>
          <w:lang w:val="la-Latn"/>
        </w:rPr>
        <w:t>ccusatores et accusationes quas s</w:t>
      </w:r>
      <w:r w:rsidRPr="007A06F5">
        <w:rPr>
          <w:rFonts w:cstheme="minorHAnsi"/>
          <w:sz w:val="20"/>
          <w:szCs w:val="20"/>
          <w:lang w:val="la-Latn"/>
        </w:rPr>
        <w:t>ę</w:t>
      </w:r>
      <w:r w:rsidRPr="007A06F5">
        <w:rPr>
          <w:sz w:val="20"/>
          <w:szCs w:val="20"/>
          <w:lang w:val="la-Latn"/>
        </w:rPr>
        <w:t>culi leges non admittunt…</w:t>
      </w:r>
    </w:p>
    <w:p w14:paraId="49829EBD" w14:textId="77777777" w:rsidR="00FF73C3" w:rsidRPr="007A06F5" w:rsidRDefault="00FF73C3" w:rsidP="00FF73C3">
      <w:pPr>
        <w:rPr>
          <w:sz w:val="20"/>
          <w:szCs w:val="20"/>
          <w:lang w:val="la-Latn"/>
        </w:rPr>
      </w:pPr>
      <w:r w:rsidRPr="007A06F5">
        <w:rPr>
          <w:sz w:val="20"/>
          <w:szCs w:val="20"/>
          <w:lang w:val="la-Latn"/>
        </w:rPr>
        <w:t xml:space="preserve">CXLVII (in marg.) </w:t>
      </w:r>
      <w:r w:rsidRPr="007A06F5">
        <w:rPr>
          <w:color w:val="FF0000"/>
          <w:sz w:val="20"/>
          <w:szCs w:val="20"/>
          <w:lang w:val="la-Latn"/>
        </w:rPr>
        <w:t>Q</w:t>
      </w:r>
      <w:r w:rsidRPr="007A06F5">
        <w:rPr>
          <w:sz w:val="20"/>
          <w:szCs w:val="20"/>
          <w:lang w:val="la-Latn"/>
        </w:rPr>
        <w:t>uorum fides  vita et libertas nescitur non possint sacerdotes accusare…</w:t>
      </w:r>
    </w:p>
    <w:p w14:paraId="3310A169" w14:textId="77777777" w:rsidR="00FF73C3" w:rsidRPr="007A06F5" w:rsidRDefault="00FF73C3" w:rsidP="00FF73C3">
      <w:pPr>
        <w:rPr>
          <w:sz w:val="20"/>
          <w:szCs w:val="20"/>
          <w:lang w:val="la-Latn"/>
        </w:rPr>
      </w:pPr>
      <w:r w:rsidRPr="007A06F5">
        <w:rPr>
          <w:sz w:val="20"/>
          <w:szCs w:val="20"/>
          <w:lang w:val="la-Latn"/>
        </w:rPr>
        <w:t xml:space="preserve">CXLVIII (in marg.) </w:t>
      </w:r>
      <w:r w:rsidRPr="007A06F5">
        <w:rPr>
          <w:color w:val="FF0000"/>
          <w:sz w:val="20"/>
          <w:szCs w:val="20"/>
          <w:lang w:val="la-Latn"/>
        </w:rPr>
        <w:t>N</w:t>
      </w:r>
      <w:r w:rsidRPr="007A06F5">
        <w:rPr>
          <w:sz w:val="20"/>
          <w:szCs w:val="20"/>
          <w:lang w:val="la-Latn"/>
        </w:rPr>
        <w:t>ullus sacerdotum decimas cum lite et virgo sucipiat sed praedicatio.</w:t>
      </w:r>
    </w:p>
    <w:p w14:paraId="200D1070" w14:textId="77777777" w:rsidR="00FF73C3" w:rsidRPr="007A06F5" w:rsidRDefault="00FF73C3" w:rsidP="00FF73C3">
      <w:pPr>
        <w:rPr>
          <w:rFonts w:cstheme="minorHAnsi"/>
          <w:sz w:val="20"/>
          <w:szCs w:val="20"/>
          <w:lang w:val="la-Latn"/>
        </w:rPr>
      </w:pPr>
      <w:r w:rsidRPr="007A06F5">
        <w:rPr>
          <w:sz w:val="20"/>
          <w:szCs w:val="20"/>
          <w:lang w:val="la-Latn"/>
        </w:rPr>
        <w:t xml:space="preserve">CXLVIIII (in marg.) </w:t>
      </w:r>
      <w:r w:rsidRPr="007A06F5">
        <w:rPr>
          <w:color w:val="FF0000"/>
          <w:sz w:val="20"/>
          <w:szCs w:val="20"/>
          <w:lang w:val="la-Latn"/>
        </w:rPr>
        <w:t>U</w:t>
      </w:r>
      <w:r w:rsidRPr="007A06F5">
        <w:rPr>
          <w:sz w:val="20"/>
          <w:szCs w:val="20"/>
          <w:lang w:val="la-Latn"/>
        </w:rPr>
        <w:t>t vocati ad synodum inpt miss</w:t>
      </w:r>
      <w:r w:rsidRPr="007A06F5">
        <w:rPr>
          <w:rFonts w:cstheme="minorHAnsi"/>
          <w:sz w:val="20"/>
          <w:szCs w:val="20"/>
          <w:lang w:val="la-Latn"/>
        </w:rPr>
        <w:t>ę occurrant sin alias ministerio…</w:t>
      </w:r>
    </w:p>
    <w:p w14:paraId="303C639E"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 (in marg.) </w:t>
      </w:r>
      <w:r w:rsidRPr="007A06F5">
        <w:rPr>
          <w:rFonts w:cstheme="minorHAnsi"/>
          <w:color w:val="FF0000"/>
          <w:sz w:val="20"/>
          <w:szCs w:val="20"/>
          <w:lang w:val="la-Latn"/>
        </w:rPr>
        <w:t>D</w:t>
      </w:r>
      <w:r w:rsidRPr="007A06F5">
        <w:rPr>
          <w:rFonts w:cstheme="minorHAnsi"/>
          <w:sz w:val="20"/>
          <w:szCs w:val="20"/>
          <w:lang w:val="la-Latn"/>
        </w:rPr>
        <w:t>e his, qui decimas abstrahunt ecclesiae, ad quam pertinent et propter…</w:t>
      </w:r>
    </w:p>
    <w:p w14:paraId="17C67074"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lastRenderedPageBreak/>
        <w:t>De his sacerdotibus vel clericis, qui per pecunias aliorum .cerdotum ecclesias benefica subripiunt vel subvertunt.</w:t>
      </w:r>
    </w:p>
    <w:p w14:paraId="32D4D3A1"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[C]LI </w:t>
      </w:r>
      <w:r w:rsidRPr="007A06F5">
        <w:rPr>
          <w:rFonts w:cstheme="minorHAnsi"/>
          <w:color w:val="FF0000"/>
          <w:sz w:val="20"/>
          <w:szCs w:val="20"/>
          <w:lang w:val="la-Latn"/>
        </w:rPr>
        <w:t>S</w:t>
      </w:r>
      <w:r w:rsidRPr="007A06F5">
        <w:rPr>
          <w:rFonts w:cstheme="minorHAnsi"/>
          <w:sz w:val="20"/>
          <w:szCs w:val="20"/>
          <w:lang w:val="la-Latn"/>
        </w:rPr>
        <w:t>ancitum est atque omnibus modis prohibitum, ut si quis presbyter praeventus fuerit, alicui clerico vel laico munera dare…</w:t>
      </w:r>
    </w:p>
    <w:p w14:paraId="29C797E3"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ITEM EX CONCILIO CARTAGINESI CAP.</w:t>
      </w:r>
    </w:p>
    <w:p w14:paraId="691AB57B"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119r CLII (in marg.) </w:t>
      </w:r>
      <w:r w:rsidRPr="007A06F5">
        <w:rPr>
          <w:rFonts w:cstheme="minorHAnsi"/>
          <w:color w:val="FF0000"/>
          <w:sz w:val="20"/>
          <w:szCs w:val="20"/>
          <w:lang w:val="la-Latn"/>
        </w:rPr>
        <w:t>U</w:t>
      </w:r>
      <w:r w:rsidRPr="007A06F5">
        <w:rPr>
          <w:rFonts w:cstheme="minorHAnsi"/>
          <w:sz w:val="20"/>
          <w:szCs w:val="20"/>
          <w:lang w:val="la-Latn"/>
        </w:rPr>
        <w:t>t unusquisque presbyter ecclesia unus, ubi ordinatus est esse tentus sis et nullus…</w:t>
      </w:r>
    </w:p>
    <w:p w14:paraId="40B11D9B"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CLIII (in marg.) </w:t>
      </w:r>
      <w:r w:rsidRPr="007A06F5">
        <w:rPr>
          <w:rFonts w:cstheme="minorHAnsi"/>
          <w:color w:val="FF0000"/>
          <w:sz w:val="20"/>
          <w:szCs w:val="20"/>
          <w:lang w:val="la-Latn"/>
        </w:rPr>
        <w:t>I</w:t>
      </w:r>
      <w:r w:rsidRPr="007A06F5">
        <w:rPr>
          <w:rFonts w:cstheme="minorHAnsi"/>
          <w:sz w:val="20"/>
          <w:szCs w:val="20"/>
          <w:lang w:val="la-Latn"/>
        </w:rPr>
        <w:t>tem in eodem capitulo XXI, ut subplantator alicuius sacerdotis…</w:t>
      </w:r>
    </w:p>
    <w:p w14:paraId="65C988B1"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Qualu… synodus per villas celebrata debet.</w:t>
      </w:r>
    </w:p>
    <w:p w14:paraId="7F8DCFC7"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CLIIII (in marg.) </w:t>
      </w:r>
      <w:r w:rsidRPr="007A06F5">
        <w:rPr>
          <w:rFonts w:cstheme="minorHAnsi"/>
          <w:color w:val="FF0000"/>
          <w:sz w:val="20"/>
          <w:szCs w:val="20"/>
          <w:lang w:val="la-Latn"/>
        </w:rPr>
        <w:t>C</w:t>
      </w:r>
      <w:r w:rsidRPr="007A06F5">
        <w:rPr>
          <w:rFonts w:cstheme="minorHAnsi"/>
          <w:sz w:val="20"/>
          <w:szCs w:val="20"/>
          <w:lang w:val="la-Latn"/>
        </w:rPr>
        <w:t>um ad praenominatam synodum in publico more solito consederis primo…</w:t>
      </w:r>
    </w:p>
    <w:p w14:paraId="7E69118E"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120r, </w:t>
      </w:r>
      <w:r w:rsidRPr="007A06F5">
        <w:rPr>
          <w:rFonts w:cstheme="minorHAnsi"/>
          <w:color w:val="FF0000"/>
          <w:sz w:val="20"/>
          <w:szCs w:val="20"/>
          <w:lang w:val="la-Latn"/>
        </w:rPr>
        <w:t>De constructione ecclesie</w:t>
      </w:r>
    </w:p>
    <w:p w14:paraId="1FD375FD"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CLV (in marg.) </w:t>
      </w:r>
      <w:r w:rsidRPr="007A06F5">
        <w:rPr>
          <w:rFonts w:cstheme="minorHAnsi"/>
          <w:color w:val="FF0000"/>
          <w:sz w:val="20"/>
          <w:szCs w:val="20"/>
          <w:lang w:val="la-Latn"/>
        </w:rPr>
        <w:t>D</w:t>
      </w:r>
      <w:r w:rsidRPr="007A06F5">
        <w:rPr>
          <w:rFonts w:cstheme="minorHAnsi"/>
          <w:sz w:val="20"/>
          <w:szCs w:val="20"/>
          <w:lang w:val="la-Latn"/>
        </w:rPr>
        <w:t>e constructione ecclesiae quomodo et qualiter constructa sit, si sit dotata…</w:t>
      </w:r>
    </w:p>
    <w:p w14:paraId="0E623910"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120v, CLVI (in marg.) </w:t>
      </w:r>
      <w:r w:rsidRPr="007A06F5">
        <w:rPr>
          <w:rFonts w:cstheme="minorHAnsi"/>
          <w:color w:val="FF0000"/>
          <w:sz w:val="20"/>
          <w:szCs w:val="20"/>
          <w:lang w:val="la-Latn"/>
        </w:rPr>
        <w:t>D</w:t>
      </w:r>
      <w:r w:rsidRPr="007A06F5">
        <w:rPr>
          <w:rFonts w:cstheme="minorHAnsi"/>
          <w:sz w:val="20"/>
          <w:szCs w:val="20"/>
          <w:lang w:val="la-Latn"/>
        </w:rPr>
        <w:t>e vita sacerdotis si prope ecclesiam suam mansionem habeat, si p.. infantibus baptizandis…</w:t>
      </w:r>
    </w:p>
    <w:p w14:paraId="6933DF98"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CLVI (in marg.) </w:t>
      </w:r>
      <w:r w:rsidRPr="007A06F5">
        <w:rPr>
          <w:rFonts w:cstheme="minorHAnsi"/>
          <w:color w:val="FF0000"/>
          <w:sz w:val="20"/>
          <w:szCs w:val="20"/>
          <w:lang w:val="la-Latn"/>
        </w:rPr>
        <w:t>D</w:t>
      </w:r>
      <w:r w:rsidRPr="007A06F5">
        <w:rPr>
          <w:rFonts w:cstheme="minorHAnsi"/>
          <w:sz w:val="20"/>
          <w:szCs w:val="20"/>
          <w:lang w:val="la-Latn"/>
        </w:rPr>
        <w:t>e viris et feminis si sit aliquis homo vel aliqua femina homicida…</w:t>
      </w:r>
    </w:p>
    <w:p w14:paraId="0615C0AF"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LEONIS PAPE</w:t>
      </w:r>
    </w:p>
    <w:p w14:paraId="0B8DB3B9"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CLVIII (in marg.) </w:t>
      </w:r>
      <w:r w:rsidRPr="007A06F5">
        <w:rPr>
          <w:rFonts w:cstheme="minorHAnsi"/>
          <w:color w:val="FF0000"/>
          <w:sz w:val="20"/>
          <w:szCs w:val="20"/>
          <w:lang w:val="la-Latn"/>
        </w:rPr>
        <w:t>A</w:t>
      </w:r>
      <w:r w:rsidRPr="007A06F5">
        <w:rPr>
          <w:rFonts w:cstheme="minorHAnsi"/>
          <w:sz w:val="20"/>
          <w:szCs w:val="20"/>
          <w:lang w:val="la-Latn"/>
        </w:rPr>
        <w:t>b omni suspicione se purgent, et oboediendo nobis praebent…</w:t>
      </w:r>
    </w:p>
    <w:p w14:paraId="563471E2"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121r, [CLVI]III (in marg.) </w:t>
      </w:r>
      <w:r w:rsidRPr="007A06F5">
        <w:rPr>
          <w:rFonts w:cstheme="minorHAnsi"/>
          <w:color w:val="FF0000"/>
          <w:sz w:val="20"/>
          <w:szCs w:val="20"/>
          <w:lang w:val="la-Latn"/>
        </w:rPr>
        <w:t>S</w:t>
      </w:r>
      <w:r w:rsidRPr="007A06F5">
        <w:rPr>
          <w:rFonts w:cstheme="minorHAnsi"/>
          <w:sz w:val="20"/>
          <w:szCs w:val="20"/>
          <w:lang w:val="la-Latn"/>
        </w:rPr>
        <w:t xml:space="preserve">i qui sunt qui ab his quę </w:t>
      </w:r>
      <w:r w:rsidRPr="007A06F5">
        <w:rPr>
          <w:rFonts w:cstheme="minorHAnsi"/>
          <w:sz w:val="20"/>
          <w:szCs w:val="20"/>
          <w:highlight w:val="yellow"/>
          <w:lang w:val="la-Latn"/>
        </w:rPr>
        <w:t>cęlitur</w:t>
      </w:r>
      <w:r w:rsidRPr="007A06F5">
        <w:rPr>
          <w:rFonts w:cstheme="minorHAnsi"/>
          <w:sz w:val="20"/>
          <w:szCs w:val="20"/>
          <w:lang w:val="la-Latn"/>
        </w:rPr>
        <w:t xml:space="preserve"> constituta dissentiunt suis opinio…</w:t>
      </w:r>
    </w:p>
    <w:p w14:paraId="3501D55A"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 (in marg.) </w:t>
      </w:r>
      <w:r w:rsidRPr="007A06F5">
        <w:rPr>
          <w:rFonts w:cstheme="minorHAnsi"/>
          <w:color w:val="FF0000"/>
          <w:sz w:val="20"/>
          <w:szCs w:val="20"/>
          <w:lang w:val="la-Latn"/>
        </w:rPr>
        <w:t>S</w:t>
      </w:r>
      <w:r w:rsidRPr="007A06F5">
        <w:rPr>
          <w:rFonts w:cstheme="minorHAnsi"/>
          <w:sz w:val="20"/>
          <w:szCs w:val="20"/>
          <w:lang w:val="la-Latn"/>
        </w:rPr>
        <w:t>ancti et venerabiles patres qui in urbe neceno mansuras usque in finem…</w:t>
      </w:r>
    </w:p>
    <w:p w14:paraId="2262A6E7" w14:textId="77777777" w:rsidR="00FF73C3" w:rsidRPr="007A06F5" w:rsidRDefault="00FF73C3" w:rsidP="00FF73C3">
      <w:pPr>
        <w:rPr>
          <w:rFonts w:cstheme="minorHAnsi"/>
          <w:sz w:val="20"/>
          <w:szCs w:val="20"/>
          <w:lang w:val="la-Latn"/>
        </w:rPr>
      </w:pPr>
      <w:r w:rsidRPr="007A06F5">
        <w:rPr>
          <w:rFonts w:cstheme="minorHAnsi"/>
          <w:sz w:val="20"/>
          <w:szCs w:val="20"/>
          <w:lang w:val="la-Latn"/>
        </w:rPr>
        <w:t>[CLX]I (in marg.) [</w:t>
      </w:r>
      <w:r w:rsidRPr="007A06F5">
        <w:rPr>
          <w:rFonts w:cstheme="minorHAnsi"/>
          <w:color w:val="FF0000"/>
          <w:sz w:val="20"/>
          <w:szCs w:val="20"/>
          <w:lang w:val="la-Latn"/>
        </w:rPr>
        <w:t>P</w:t>
      </w:r>
      <w:r w:rsidRPr="007A06F5">
        <w:rPr>
          <w:rFonts w:cstheme="minorHAnsi"/>
          <w:sz w:val="20"/>
          <w:szCs w:val="20"/>
          <w:lang w:val="la-Latn"/>
        </w:rPr>
        <w:t>]rivilegia enim ecclesiarum sanctorum patrum instituta cononibus et venerabilibus…</w:t>
      </w:r>
    </w:p>
    <w:p w14:paraId="3DA9B127"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[CL]XII (in marg.) </w:t>
      </w:r>
      <w:commentRangeStart w:id="244"/>
      <w:r w:rsidRPr="007A06F5">
        <w:rPr>
          <w:rFonts w:cstheme="minorHAnsi"/>
          <w:color w:val="FF0000"/>
          <w:sz w:val="20"/>
          <w:szCs w:val="20"/>
          <w:lang w:val="la-Latn"/>
        </w:rPr>
        <w:t>P</w:t>
      </w:r>
      <w:commentRangeEnd w:id="244"/>
      <w:r w:rsidRPr="007A06F5">
        <w:rPr>
          <w:rStyle w:val="Odkaznakoment"/>
          <w:lang w:val="la-Latn"/>
        </w:rPr>
        <w:commentReference w:id="244"/>
      </w:r>
      <w:r w:rsidRPr="007A06F5">
        <w:rPr>
          <w:rFonts w:cstheme="minorHAnsi"/>
          <w:sz w:val="20"/>
          <w:szCs w:val="20"/>
          <w:lang w:val="la-Latn"/>
        </w:rPr>
        <w:t>ate facere in omnibus et probare nos decet non esse omnino inter catholicos…</w:t>
      </w:r>
    </w:p>
    <w:p w14:paraId="31FDF8B7"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[CL]XIII (in marg.) </w:t>
      </w:r>
      <w:r w:rsidRPr="007A06F5">
        <w:rPr>
          <w:rFonts w:cstheme="minorHAnsi"/>
          <w:color w:val="FF0000"/>
          <w:sz w:val="20"/>
          <w:szCs w:val="20"/>
          <w:lang w:val="la-Latn"/>
        </w:rPr>
        <w:t>D</w:t>
      </w:r>
      <w:r w:rsidRPr="007A06F5">
        <w:rPr>
          <w:rFonts w:cstheme="minorHAnsi"/>
          <w:sz w:val="20"/>
          <w:szCs w:val="20"/>
          <w:lang w:val="la-Latn"/>
        </w:rPr>
        <w:t>iabolica nequitia subtiliter fallit incautos et ita quorumdam in prundentię</w:t>
      </w:r>
    </w:p>
    <w:p w14:paraId="773B4C42"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121v CLXIIII (in marg.) </w:t>
      </w:r>
      <w:r w:rsidRPr="007A06F5">
        <w:rPr>
          <w:rFonts w:cstheme="minorHAnsi"/>
          <w:color w:val="FF0000"/>
          <w:sz w:val="20"/>
          <w:szCs w:val="20"/>
          <w:lang w:val="la-Latn"/>
        </w:rPr>
        <w:t>I</w:t>
      </w:r>
      <w:r w:rsidRPr="007A06F5">
        <w:rPr>
          <w:rFonts w:cstheme="minorHAnsi"/>
          <w:sz w:val="20"/>
          <w:szCs w:val="20"/>
          <w:lang w:val="la-Latn"/>
        </w:rPr>
        <w:t>nferiorum orindum culpę ad nullos magis referendę sunt quam ad des…</w:t>
      </w:r>
    </w:p>
    <w:p w14:paraId="38E980A1" w14:textId="77777777" w:rsidR="00FF73C3" w:rsidRPr="007A06F5" w:rsidRDefault="00FF73C3" w:rsidP="00FF73C3">
      <w:pPr>
        <w:rPr>
          <w:rFonts w:cstheme="minorHAnsi"/>
          <w:sz w:val="20"/>
          <w:szCs w:val="20"/>
          <w:lang w:val="la-Latn"/>
        </w:rPr>
      </w:pPr>
      <w:r w:rsidRPr="007A06F5">
        <w:rPr>
          <w:sz w:val="20"/>
          <w:szCs w:val="20"/>
          <w:lang w:val="la-Latn"/>
        </w:rPr>
        <w:t xml:space="preserve">CLXV </w:t>
      </w:r>
      <w:r w:rsidRPr="007A06F5">
        <w:rPr>
          <w:rFonts w:cstheme="minorHAnsi"/>
          <w:sz w:val="20"/>
          <w:szCs w:val="20"/>
          <w:lang w:val="la-Latn"/>
        </w:rPr>
        <w:t xml:space="preserve">(in marg.) </w:t>
      </w:r>
      <w:r w:rsidRPr="007A06F5">
        <w:rPr>
          <w:rFonts w:cstheme="minorHAnsi"/>
          <w:color w:val="FF0000"/>
          <w:sz w:val="20"/>
          <w:szCs w:val="20"/>
          <w:lang w:val="la-Latn"/>
        </w:rPr>
        <w:t>U</w:t>
      </w:r>
      <w:r w:rsidRPr="007A06F5">
        <w:rPr>
          <w:rFonts w:cstheme="minorHAnsi"/>
          <w:sz w:val="20"/>
          <w:szCs w:val="20"/>
          <w:lang w:val="la-Latn"/>
        </w:rPr>
        <w:t>t habebit a deo dignę remunerationis premium, qui diligentius…</w:t>
      </w:r>
    </w:p>
    <w:p w14:paraId="70F875AE"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CLXVI (in marg.) </w:t>
      </w:r>
      <w:r w:rsidRPr="007A06F5">
        <w:rPr>
          <w:rFonts w:cstheme="minorHAnsi"/>
          <w:color w:val="FF0000"/>
          <w:sz w:val="20"/>
          <w:szCs w:val="20"/>
          <w:lang w:val="la-Latn"/>
        </w:rPr>
        <w:t>P</w:t>
      </w:r>
      <w:r w:rsidRPr="007A06F5">
        <w:rPr>
          <w:rFonts w:cstheme="minorHAnsi"/>
          <w:sz w:val="20"/>
          <w:szCs w:val="20"/>
          <w:lang w:val="la-Latn"/>
        </w:rPr>
        <w:t>re cavendum est diligentius ne inopinantibus inprovisus hostis advenit…</w:t>
      </w:r>
    </w:p>
    <w:p w14:paraId="06C78236"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CLXVII (in marg.) </w:t>
      </w:r>
      <w:r w:rsidRPr="007A06F5">
        <w:rPr>
          <w:rFonts w:cstheme="minorHAnsi"/>
          <w:color w:val="FF0000"/>
          <w:sz w:val="20"/>
          <w:szCs w:val="20"/>
          <w:lang w:val="la-Latn"/>
        </w:rPr>
        <w:t>S</w:t>
      </w:r>
      <w:r w:rsidRPr="007A06F5">
        <w:rPr>
          <w:rFonts w:cstheme="minorHAnsi"/>
          <w:sz w:val="20"/>
          <w:szCs w:val="20"/>
          <w:lang w:val="la-Latn"/>
        </w:rPr>
        <w:t>uis terminis unus quisque contentus sit, nec sura mensuram iuris.</w:t>
      </w:r>
    </w:p>
    <w:p w14:paraId="2EDAF79B"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CLXVIII (in marg.) </w:t>
      </w:r>
      <w:r w:rsidRPr="007A06F5">
        <w:rPr>
          <w:rFonts w:cstheme="minorHAnsi"/>
          <w:color w:val="FF0000"/>
          <w:sz w:val="20"/>
          <w:szCs w:val="20"/>
          <w:lang w:val="la-Latn"/>
        </w:rPr>
        <w:t>I</w:t>
      </w:r>
      <w:r w:rsidRPr="007A06F5">
        <w:rPr>
          <w:rFonts w:cstheme="minorHAnsi"/>
          <w:sz w:val="20"/>
          <w:szCs w:val="20"/>
          <w:lang w:val="la-Latn"/>
        </w:rPr>
        <w:t>n illa mistica distributione spiritalis alimonię hoc inpertitur….</w:t>
      </w:r>
    </w:p>
    <w:p w14:paraId="2159D2AC"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CLXVIIII (in marg.) </w:t>
      </w:r>
      <w:r w:rsidRPr="007A06F5">
        <w:rPr>
          <w:rFonts w:cstheme="minorHAnsi"/>
          <w:color w:val="FF0000"/>
          <w:sz w:val="20"/>
          <w:szCs w:val="20"/>
          <w:lang w:val="la-Latn"/>
        </w:rPr>
        <w:t>M</w:t>
      </w:r>
      <w:r w:rsidRPr="007A06F5">
        <w:rPr>
          <w:rFonts w:cstheme="minorHAnsi"/>
          <w:sz w:val="20"/>
          <w:szCs w:val="20"/>
          <w:lang w:val="la-Latn"/>
        </w:rPr>
        <w:t>anentibus terminis quos construerunt patres nemo in ius tendat.</w:t>
      </w:r>
    </w:p>
    <w:p w14:paraId="0DF3D067"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De penitentia per homicidiis vel aliis delictis danda</w:t>
      </w:r>
    </w:p>
    <w:p w14:paraId="5D8EB092"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CLXX (in marg.) </w:t>
      </w:r>
      <w:r w:rsidRPr="007A06F5">
        <w:rPr>
          <w:rFonts w:cstheme="minorHAnsi"/>
          <w:color w:val="FF0000"/>
          <w:sz w:val="20"/>
          <w:szCs w:val="20"/>
          <w:lang w:val="la-Latn"/>
        </w:rPr>
        <w:t>S</w:t>
      </w:r>
      <w:r w:rsidRPr="007A06F5">
        <w:rPr>
          <w:rFonts w:cstheme="minorHAnsi"/>
          <w:sz w:val="20"/>
          <w:szCs w:val="20"/>
          <w:lang w:val="la-Latn"/>
        </w:rPr>
        <w:t>i quis per homicidio commiso sponte aut in virtus aut casu sive adulterio…</w:t>
      </w:r>
    </w:p>
    <w:p w14:paraId="4618B0DF"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123v CLXXII (in marg.) </w:t>
      </w:r>
      <w:r w:rsidRPr="007A06F5">
        <w:rPr>
          <w:rFonts w:cstheme="minorHAnsi"/>
          <w:color w:val="FF0000"/>
          <w:sz w:val="20"/>
          <w:szCs w:val="20"/>
          <w:lang w:val="la-Latn"/>
        </w:rPr>
        <w:t>I</w:t>
      </w:r>
      <w:r w:rsidRPr="007A06F5">
        <w:rPr>
          <w:rFonts w:cstheme="minorHAnsi"/>
          <w:sz w:val="20"/>
          <w:szCs w:val="20"/>
          <w:lang w:val="la-Latn"/>
        </w:rPr>
        <w:t>deo vos, fratres, adhuc colloquium cum vocavi, ut communiter tractaremus…</w:t>
      </w:r>
    </w:p>
    <w:p w14:paraId="3C464111" w14:textId="77777777" w:rsidR="00FF73C3" w:rsidRPr="007A06F5" w:rsidRDefault="00FF73C3" w:rsidP="00FF73C3">
      <w:pPr>
        <w:rPr>
          <w:rFonts w:cstheme="minorHAnsi"/>
          <w:sz w:val="20"/>
          <w:szCs w:val="20"/>
          <w:lang w:val="la-Latn"/>
        </w:rPr>
      </w:pPr>
      <w:r w:rsidRPr="007A06F5">
        <w:rPr>
          <w:rFonts w:cstheme="minorHAnsi"/>
          <w:sz w:val="20"/>
          <w:szCs w:val="20"/>
          <w:lang w:val="la-Latn"/>
        </w:rPr>
        <w:t>M, f. 126v …SUSCIPIANTUR</w:t>
      </w:r>
    </w:p>
    <w:p w14:paraId="6E3AEBC9"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127r CLXXIII (in marg.) </w:t>
      </w:r>
      <w:r w:rsidRPr="007A06F5">
        <w:rPr>
          <w:rFonts w:cstheme="minorHAnsi"/>
          <w:color w:val="FF0000"/>
          <w:sz w:val="20"/>
          <w:szCs w:val="20"/>
          <w:lang w:val="la-Latn"/>
        </w:rPr>
        <w:t>S</w:t>
      </w:r>
      <w:r w:rsidRPr="007A06F5">
        <w:rPr>
          <w:rFonts w:cstheme="minorHAnsi"/>
          <w:sz w:val="20"/>
          <w:szCs w:val="20"/>
          <w:lang w:val="la-Latn"/>
        </w:rPr>
        <w:t>i quis spontanea voluntate diabolo suadente homicidium perpetraverit.</w:t>
      </w:r>
    </w:p>
    <w:p w14:paraId="65746A37"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127v CLXXIIII (in marg.) </w:t>
      </w:r>
      <w:r w:rsidRPr="007A06F5">
        <w:rPr>
          <w:rFonts w:cstheme="minorHAnsi"/>
          <w:color w:val="FF0000"/>
          <w:sz w:val="20"/>
          <w:szCs w:val="20"/>
          <w:lang w:val="la-Latn"/>
        </w:rPr>
        <w:t>P</w:t>
      </w:r>
      <w:r w:rsidRPr="007A06F5">
        <w:rPr>
          <w:rFonts w:cstheme="minorHAnsi"/>
          <w:sz w:val="20"/>
          <w:szCs w:val="20"/>
          <w:lang w:val="la-Latn"/>
        </w:rPr>
        <w:t xml:space="preserve">enitentiam agere est et perpetrata mala. </w:t>
      </w:r>
      <w:r w:rsidRPr="007A06F5">
        <w:rPr>
          <w:rFonts w:cstheme="minorHAnsi"/>
          <w:color w:val="FF0000"/>
          <w:sz w:val="20"/>
          <w:szCs w:val="20"/>
          <w:lang w:val="la-Latn"/>
        </w:rPr>
        <w:t xml:space="preserve">GREGORIUS. </w:t>
      </w:r>
      <w:r w:rsidRPr="007A06F5">
        <w:rPr>
          <w:rFonts w:cstheme="minorHAnsi"/>
          <w:sz w:val="20"/>
          <w:szCs w:val="20"/>
          <w:lang w:val="la-Latn"/>
        </w:rPr>
        <w:t>Plangere explangenda non perpetrare…</w:t>
      </w:r>
    </w:p>
    <w:p w14:paraId="3E1BA4E9"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128r </w:t>
      </w:r>
      <w:r w:rsidRPr="007A06F5">
        <w:rPr>
          <w:rFonts w:cstheme="minorHAnsi"/>
          <w:color w:val="FF0000"/>
          <w:sz w:val="20"/>
          <w:szCs w:val="20"/>
          <w:lang w:val="la-Latn"/>
        </w:rPr>
        <w:t>De sententiis interdictis apostolice sedis</w:t>
      </w:r>
    </w:p>
    <w:p w14:paraId="45924BD2" w14:textId="77777777" w:rsidR="00FF73C3" w:rsidRPr="007A06F5" w:rsidRDefault="00FF73C3" w:rsidP="00FF73C3">
      <w:pPr>
        <w:rPr>
          <w:rFonts w:cstheme="minorHAnsi"/>
          <w:sz w:val="20"/>
          <w:szCs w:val="20"/>
          <w:lang w:val="la-Latn"/>
        </w:rPr>
      </w:pPr>
      <w:r w:rsidRPr="007A06F5">
        <w:rPr>
          <w:rFonts w:cstheme="minorHAnsi"/>
          <w:sz w:val="20"/>
          <w:szCs w:val="20"/>
          <w:lang w:val="la-Latn"/>
        </w:rPr>
        <w:lastRenderedPageBreak/>
        <w:t xml:space="preserve">CLXXV (in marg.) </w:t>
      </w:r>
      <w:r w:rsidRPr="007A06F5">
        <w:rPr>
          <w:rFonts w:cstheme="minorHAnsi"/>
          <w:color w:val="FF0000"/>
          <w:sz w:val="20"/>
          <w:szCs w:val="20"/>
          <w:lang w:val="la-Latn"/>
        </w:rPr>
        <w:t>S</w:t>
      </w:r>
      <w:r w:rsidRPr="007A06F5">
        <w:rPr>
          <w:rFonts w:cstheme="minorHAnsi"/>
          <w:sz w:val="20"/>
          <w:szCs w:val="20"/>
          <w:lang w:val="la-Latn"/>
        </w:rPr>
        <w:t>i quis domata mandata interdicta sanctiones vel decreta pro catholica fide pro ecclesiastica disciplina, pro correctione fidelium,… ANATHEMA SIT.</w:t>
      </w:r>
    </w:p>
    <w:p w14:paraId="18739494" w14:textId="77777777" w:rsidR="00FF73C3" w:rsidRPr="007A06F5" w:rsidRDefault="00FF73C3" w:rsidP="00FF73C3">
      <w:pPr>
        <w:rPr>
          <w:rFonts w:cstheme="minorHAnsi"/>
          <w:sz w:val="20"/>
          <w:szCs w:val="20"/>
          <w:lang w:val="la-Latn"/>
        </w:rPr>
      </w:pPr>
      <w:r w:rsidRPr="007A06F5">
        <w:rPr>
          <w:rFonts w:cstheme="minorHAnsi"/>
          <w:sz w:val="20"/>
          <w:szCs w:val="20"/>
          <w:lang w:val="la-Latn"/>
        </w:rPr>
        <w:t xml:space="preserve">CLXXV (in marg.) </w:t>
      </w:r>
      <w:r w:rsidRPr="007A06F5">
        <w:rPr>
          <w:rFonts w:cstheme="minorHAnsi"/>
          <w:color w:val="FF0000"/>
          <w:sz w:val="20"/>
          <w:szCs w:val="20"/>
          <w:lang w:val="la-Latn"/>
        </w:rPr>
        <w:t>I</w:t>
      </w:r>
      <w:r w:rsidRPr="007A06F5">
        <w:rPr>
          <w:rFonts w:cstheme="minorHAnsi"/>
          <w:sz w:val="20"/>
          <w:szCs w:val="20"/>
          <w:lang w:val="la-Latn"/>
        </w:rPr>
        <w:t>n veteri lege scriptum est, quicumque sacerdotibus non obtemperasset, aut extra castra positus lapidabatur a populo,…</w:t>
      </w:r>
    </w:p>
    <w:p w14:paraId="2517AAB7"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DE SYNODO LEUTBERTI ARCHIEPISCOPI</w:t>
      </w:r>
    </w:p>
    <w:p w14:paraId="17FCE3C2" w14:textId="52663572" w:rsidR="00FF73C3" w:rsidRPr="007A06F5" w:rsidRDefault="00FF73C3" w:rsidP="00FF73C3">
      <w:pPr>
        <w:rPr>
          <w:rFonts w:cstheme="minorHAnsi"/>
          <w:sz w:val="20"/>
          <w:szCs w:val="20"/>
          <w:lang w:val="la-Latn"/>
        </w:rPr>
      </w:pPr>
      <w:r w:rsidRPr="007A06F5">
        <w:rPr>
          <w:rFonts w:cstheme="minorHAnsi"/>
          <w:sz w:val="20"/>
          <w:szCs w:val="20"/>
          <w:lang w:val="la-Latn"/>
        </w:rPr>
        <w:t xml:space="preserve">M, f. 128v CLXXVII </w:t>
      </w:r>
      <w:r w:rsidR="007B1D03" w:rsidRPr="007A06F5">
        <w:rPr>
          <w:rFonts w:cstheme="minorHAnsi"/>
          <w:sz w:val="20"/>
          <w:szCs w:val="20"/>
          <w:lang w:val="la-Latn"/>
        </w:rPr>
        <w:t xml:space="preserve">(in marg.) </w:t>
      </w:r>
      <w:r w:rsidRPr="007A06F5">
        <w:rPr>
          <w:rFonts w:cstheme="minorHAnsi"/>
          <w:color w:val="FF0000"/>
          <w:sz w:val="20"/>
          <w:szCs w:val="20"/>
          <w:lang w:val="la-Latn"/>
        </w:rPr>
        <w:t>S</w:t>
      </w:r>
      <w:r w:rsidRPr="007A06F5">
        <w:rPr>
          <w:rFonts w:cstheme="minorHAnsi"/>
          <w:sz w:val="20"/>
          <w:szCs w:val="20"/>
          <w:lang w:val="la-Latn"/>
        </w:rPr>
        <w:t>i duo fratres in silva arbores succiderint, et ad propinquante casura unius arboris frater fratri cave dixerit, …</w:t>
      </w:r>
    </w:p>
    <w:p w14:paraId="5BBA4292" w14:textId="77777777" w:rsidR="00FF73C3" w:rsidRPr="007A06F5" w:rsidRDefault="00FF73C3" w:rsidP="00FF73C3">
      <w:pPr>
        <w:rPr>
          <w:rFonts w:cstheme="minorHAnsi"/>
          <w:color w:val="FF0000"/>
          <w:sz w:val="20"/>
          <w:szCs w:val="20"/>
          <w:lang w:val="la-Latn"/>
        </w:rPr>
      </w:pPr>
      <w:r w:rsidRPr="007A06F5">
        <w:rPr>
          <w:rFonts w:cstheme="minorHAnsi"/>
          <w:color w:val="FF0000"/>
          <w:sz w:val="20"/>
          <w:szCs w:val="20"/>
          <w:lang w:val="la-Latn"/>
        </w:rPr>
        <w:t>DE INFANTE PER AQUA .ERVENTE …</w:t>
      </w:r>
    </w:p>
    <w:p w14:paraId="1398C49E" w14:textId="361D3D4B" w:rsidR="00FF73C3" w:rsidRPr="007A06F5" w:rsidRDefault="00FF73C3" w:rsidP="00FF73C3">
      <w:pPr>
        <w:rPr>
          <w:rFonts w:cstheme="minorHAnsi"/>
          <w:sz w:val="20"/>
          <w:szCs w:val="20"/>
          <w:lang w:val="la-Latn"/>
        </w:rPr>
      </w:pPr>
      <w:r w:rsidRPr="007A06F5">
        <w:rPr>
          <w:rFonts w:cstheme="minorHAnsi"/>
          <w:sz w:val="20"/>
          <w:szCs w:val="20"/>
          <w:lang w:val="la-Latn"/>
        </w:rPr>
        <w:t xml:space="preserve">CLXXVIII </w:t>
      </w:r>
      <w:r w:rsidR="007B1D03" w:rsidRPr="007A06F5">
        <w:rPr>
          <w:rFonts w:cstheme="minorHAnsi"/>
          <w:sz w:val="20"/>
          <w:szCs w:val="20"/>
          <w:lang w:val="la-Latn"/>
        </w:rPr>
        <w:t xml:space="preserve">(in marg.) </w:t>
      </w:r>
      <w:r w:rsidRPr="007A06F5">
        <w:rPr>
          <w:rFonts w:cstheme="minorHAnsi"/>
          <w:color w:val="FF0000"/>
          <w:sz w:val="20"/>
          <w:szCs w:val="20"/>
          <w:lang w:val="la-Latn"/>
        </w:rPr>
        <w:t>S</w:t>
      </w:r>
      <w:r w:rsidRPr="007A06F5">
        <w:rPr>
          <w:rFonts w:cstheme="minorHAnsi"/>
          <w:sz w:val="20"/>
          <w:szCs w:val="20"/>
          <w:lang w:val="la-Latn"/>
        </w:rPr>
        <w:t>i quę mulier ut sepe contigit infantem proprium prope ignem collocaverit, et alius quis caldarium super ipsum ignem pependerit…</w:t>
      </w:r>
    </w:p>
    <w:p w14:paraId="66BB9240" w14:textId="77777777" w:rsidR="00FF73C3" w:rsidRPr="007A06F5" w:rsidRDefault="00FF73C3" w:rsidP="00FF73C3">
      <w:pPr>
        <w:rPr>
          <w:rFonts w:cstheme="minorHAnsi"/>
          <w:sz w:val="20"/>
          <w:szCs w:val="20"/>
          <w:lang w:val="la-Latn"/>
        </w:rPr>
      </w:pPr>
      <w:r w:rsidRPr="007A06F5">
        <w:rPr>
          <w:rFonts w:cstheme="minorHAnsi"/>
          <w:sz w:val="20"/>
          <w:szCs w:val="20"/>
          <w:lang w:val="la-Latn"/>
        </w:rPr>
        <w:t>M, f. 129r INCIPIT CONSTITUTIO ET FIDES NICENI CONCILII SUBDITIS CAPITULIS SUIS.</w:t>
      </w:r>
    </w:p>
    <w:p w14:paraId="5ABF4BC3" w14:textId="1C6187A9" w:rsidR="00BA5266" w:rsidRPr="007A06F5" w:rsidRDefault="00FF73C3" w:rsidP="00FF73C3">
      <w:pPr>
        <w:rPr>
          <w:rFonts w:cstheme="minorHAnsi"/>
          <w:sz w:val="20"/>
          <w:szCs w:val="20"/>
          <w:lang w:val="la-Latn"/>
        </w:rPr>
      </w:pPr>
      <w:r w:rsidRPr="007A06F5">
        <w:rPr>
          <w:rFonts w:cstheme="minorHAnsi"/>
          <w:sz w:val="20"/>
          <w:szCs w:val="20"/>
          <w:lang w:val="la-Latn"/>
        </w:rPr>
        <w:t>Cap. I (in marg.) Facta est autem hęc sinodus apud Niceam Bithinię consulatu Constantini Augusti…</w:t>
      </w:r>
    </w:p>
    <w:p w14:paraId="3B90CE2A" w14:textId="77777777" w:rsidR="009376ED" w:rsidRPr="007A06F5" w:rsidRDefault="009376ED" w:rsidP="00450DB4">
      <w:pPr>
        <w:spacing w:after="120" w:line="240" w:lineRule="auto"/>
        <w:rPr>
          <w:rFonts w:ascii="Times New Roman" w:hAnsi="Times New Roman" w:cs="Times New Roman"/>
          <w:lang w:val="la-Latn"/>
        </w:rPr>
      </w:pPr>
    </w:p>
    <w:p w14:paraId="77CA5DAA" w14:textId="77777777" w:rsidR="00BA5266" w:rsidRPr="007A06F5" w:rsidRDefault="00AE1234"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r w:rsidRPr="007A06F5">
        <w:rPr>
          <w:rFonts w:ascii="Times New Roman" w:hAnsi="Times New Roman" w:cs="Times New Roman"/>
          <w:b/>
          <w:color w:val="000000" w:themeColor="text1"/>
          <w:sz w:val="28"/>
          <w:szCs w:val="28"/>
          <w:lang w:val="la-Latn"/>
        </w:rPr>
        <w:t xml:space="preserve"> </w:t>
      </w:r>
      <w:bookmarkStart w:id="245" w:name="_Toc194615194"/>
      <w:r w:rsidRPr="007A06F5">
        <w:rPr>
          <w:rFonts w:ascii="Times New Roman" w:hAnsi="Times New Roman" w:cs="Times New Roman"/>
          <w:b/>
          <w:color w:val="000000" w:themeColor="text1"/>
          <w:sz w:val="28"/>
          <w:szCs w:val="28"/>
          <w:lang w:val="la-Latn"/>
        </w:rPr>
        <w:t xml:space="preserve">77-Kapitel-Sammlung, </w:t>
      </w:r>
      <w:r w:rsidR="00BA5266" w:rsidRPr="007A06F5">
        <w:rPr>
          <w:rFonts w:ascii="Times New Roman" w:hAnsi="Times New Roman" w:cs="Times New Roman"/>
          <w:b/>
          <w:color w:val="000000" w:themeColor="text1"/>
          <w:sz w:val="28"/>
          <w:szCs w:val="28"/>
          <w:lang w:val="la-Latn"/>
        </w:rPr>
        <w:t>152v-182v</w:t>
      </w:r>
      <w:bookmarkEnd w:id="245"/>
    </w:p>
    <w:p w14:paraId="29783D31" w14:textId="12FBD3D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77-Kapitel-Sammlung mit einigen bislang nicht identifizierten Texten (vgl. die Angaben bei </w:t>
      </w:r>
      <w:r w:rsidR="00AE1234" w:rsidRPr="007A06F5">
        <w:rPr>
          <w:rFonts w:ascii="Times New Roman" w:hAnsi="Times New Roman" w:cs="Times New Roman"/>
          <w:lang w:val="la-Latn"/>
        </w:rPr>
        <w:t xml:space="preserve">Paul </w:t>
      </w:r>
      <w:r w:rsidRPr="007A06F5">
        <w:rPr>
          <w:rFonts w:ascii="Times New Roman" w:hAnsi="Times New Roman" w:cs="Times New Roman"/>
          <w:lang w:val="la-Latn"/>
        </w:rPr>
        <w:t xml:space="preserve">Fournier </w:t>
      </w:r>
      <w:r w:rsidR="00AE1234" w:rsidRPr="007A06F5">
        <w:rPr>
          <w:rFonts w:ascii="Times New Roman" w:hAnsi="Times New Roman" w:cs="Times New Roman"/>
          <w:lang w:val="la-Latn"/>
        </w:rPr>
        <w:t>–</w:t>
      </w:r>
      <w:r w:rsidRPr="007A06F5">
        <w:rPr>
          <w:rFonts w:ascii="Times New Roman" w:hAnsi="Times New Roman" w:cs="Times New Roman"/>
          <w:lang w:val="la-Latn"/>
        </w:rPr>
        <w:t xml:space="preserve"> </w:t>
      </w:r>
      <w:r w:rsidR="00AE1234" w:rsidRPr="007A06F5">
        <w:rPr>
          <w:rFonts w:ascii="Times New Roman" w:hAnsi="Times New Roman" w:cs="Times New Roman"/>
          <w:lang w:val="la-Latn"/>
        </w:rPr>
        <w:t xml:space="preserve">Gabriel </w:t>
      </w:r>
      <w:r w:rsidRPr="007A06F5">
        <w:rPr>
          <w:rFonts w:ascii="Times New Roman" w:hAnsi="Times New Roman" w:cs="Times New Roman"/>
          <w:lang w:val="la-Latn"/>
        </w:rPr>
        <w:t xml:space="preserve">Le Bras, </w:t>
      </w:r>
      <w:r w:rsidR="00AE1234" w:rsidRPr="007A06F5">
        <w:rPr>
          <w:rFonts w:ascii="Times New Roman" w:hAnsi="Times New Roman" w:cs="Times New Roman"/>
          <w:i/>
          <w:lang w:val="la-Latn"/>
        </w:rPr>
        <w:t>Histoire des collections canoniques en Occident depuis les fausses décrétales jusqu'au décret de Gratien</w:t>
      </w:r>
      <w:r w:rsidR="00AE1234" w:rsidRPr="007A06F5">
        <w:rPr>
          <w:rFonts w:ascii="Times New Roman" w:hAnsi="Times New Roman" w:cs="Times New Roman"/>
          <w:lang w:val="la-Latn"/>
        </w:rPr>
        <w:t>,</w:t>
      </w:r>
      <w:r w:rsidRPr="007A06F5">
        <w:rPr>
          <w:rFonts w:ascii="Times New Roman" w:hAnsi="Times New Roman" w:cs="Times New Roman"/>
          <w:lang w:val="la-Latn"/>
        </w:rPr>
        <w:t xml:space="preserve"> 1, </w:t>
      </w:r>
      <w:r w:rsidR="00AE1234" w:rsidRPr="007A06F5">
        <w:rPr>
          <w:rFonts w:ascii="Times New Roman" w:hAnsi="Times New Roman" w:cs="Times New Roman"/>
          <w:lang w:val="la-Latn"/>
        </w:rPr>
        <w:t xml:space="preserve">Paris 1931, </w:t>
      </w:r>
      <w:r w:rsidRPr="007A06F5">
        <w:rPr>
          <w:rFonts w:ascii="Times New Roman" w:hAnsi="Times New Roman" w:cs="Times New Roman"/>
          <w:lang w:val="la-Latn"/>
        </w:rPr>
        <w:t xml:space="preserve">S. 277-280 und Hansen, </w:t>
      </w:r>
      <w:r w:rsidRPr="007A06F5">
        <w:rPr>
          <w:rFonts w:ascii="Times New Roman" w:hAnsi="Times New Roman" w:cs="Times New Roman"/>
          <w:i/>
          <w:lang w:val="la-Latn"/>
        </w:rPr>
        <w:t>Die Rechtscorpora</w:t>
      </w:r>
      <w:r w:rsidRPr="007A06F5">
        <w:rPr>
          <w:rFonts w:ascii="Times New Roman" w:hAnsi="Times New Roman" w:cs="Times New Roman"/>
          <w:lang w:val="la-Latn"/>
        </w:rPr>
        <w:t>, S. 41-58).</w:t>
      </w:r>
    </w:p>
    <w:p w14:paraId="0C03BC75" w14:textId="64E72E28" w:rsidR="006A3907" w:rsidRPr="007A06F5" w:rsidRDefault="006A3907" w:rsidP="00450DB4">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Dle Hansen, 41-</w:t>
      </w:r>
    </w:p>
    <w:p w14:paraId="72206465" w14:textId="0B1ACEBA" w:rsidR="003F2F84" w:rsidRPr="007A06F5" w:rsidRDefault="006A3907" w:rsidP="00146269">
      <w:pPr>
        <w:pStyle w:val="Normlnweb"/>
        <w:spacing w:before="0" w:beforeAutospacing="0" w:after="120" w:afterAutospacing="0"/>
        <w:rPr>
          <w:iCs/>
          <w:lang w:val="la-Latn"/>
        </w:rPr>
      </w:pPr>
      <w:r w:rsidRPr="007A06F5">
        <w:rPr>
          <w:iCs/>
          <w:highlight w:val="yellow"/>
          <w:lang w:val="la-Latn"/>
        </w:rPr>
        <w:t>Cap. I. De constitutione Niceni concilii et de credulitate.- LXXVII. De presbytero defuncto et de ecclesiis.</w:t>
      </w:r>
      <w:r w:rsidR="00D9225B" w:rsidRPr="007A06F5">
        <w:rPr>
          <w:iCs/>
          <w:lang w:val="la-Latn"/>
        </w:rPr>
        <w:t xml:space="preserve"> </w:t>
      </w:r>
      <w:r w:rsidR="00C27920" w:rsidRPr="007A06F5">
        <w:rPr>
          <w:iCs/>
          <w:lang w:val="la-Latn"/>
        </w:rPr>
        <w:t>ohne extra Überschrift</w:t>
      </w:r>
    </w:p>
    <w:p w14:paraId="755343E2" w14:textId="16603DD9" w:rsidR="00C27920" w:rsidRPr="007A06F5" w:rsidRDefault="00C27920" w:rsidP="00146269">
      <w:pPr>
        <w:pStyle w:val="Normlnweb"/>
        <w:spacing w:before="0" w:beforeAutospacing="0" w:after="120" w:afterAutospacing="0"/>
        <w:rPr>
          <w:iCs/>
          <w:color w:val="FF0000"/>
          <w:lang w:val="la-Latn"/>
        </w:rPr>
      </w:pPr>
      <w:r w:rsidRPr="007A06F5">
        <w:rPr>
          <w:iCs/>
          <w:lang w:val="la-Latn"/>
        </w:rPr>
        <w:t xml:space="preserve">154v </w:t>
      </w:r>
      <w:r w:rsidRPr="007A06F5">
        <w:rPr>
          <w:iCs/>
          <w:color w:val="FF0000"/>
          <w:lang w:val="la-Latn"/>
        </w:rPr>
        <w:t>Incipit Constitucio et fides niceni concilii SUBDITIS CAPITULIS SUIS</w:t>
      </w:r>
    </w:p>
    <w:p w14:paraId="061263B9" w14:textId="4417FF63" w:rsidR="006A3907" w:rsidRPr="007A06F5" w:rsidRDefault="006A3907" w:rsidP="00146269">
      <w:pPr>
        <w:pStyle w:val="Normlnweb"/>
        <w:spacing w:before="0" w:beforeAutospacing="0" w:after="120" w:afterAutospacing="0"/>
        <w:rPr>
          <w:iCs/>
          <w:lang w:val="la-Latn"/>
        </w:rPr>
      </w:pPr>
      <w:r w:rsidRPr="007A06F5">
        <w:rPr>
          <w:sz w:val="22"/>
          <w:szCs w:val="22"/>
          <w:lang w:val="la-Latn"/>
        </w:rPr>
        <w:t>Facta est autem hec sinodus apud Niceam Bithinie cosulatu Constantini Augusti et Licinii XIII kalendarum qui est apud Grecos XVIII dies mensis eorum secundum Alexandriam XXXI, et placuit ut hec omnia mitterentur ad episcopum urbis Rome Silvestrum ex greco in latino conversa sermone. Credimus in unum deum, patrem omnipotentem, omnium visibilium necnon et invisibilium factorem, et in unum dominum nostrum Iesum Christum, filium dei, natum ex patre unigenitum, hoc est ex substantia patris, deum ex deo, lumen ex lumine, deum verum ex deo vero, natum non creatum, homousion, hoc est eiusdem cum patre substantiae, per quem omnia facta sunt celestia et terrena, qui/ propter nos homines et propter nostram salutem descendit et incarnatus est et homo factus, passus est et resurrexit tertia die, ascendit in celum inde venturus iudicare vivos et mortuos, et in Spiritum Sanctum credimus. Eos autem qui dicunt: erat tempus quando non erat et prius quam nasceretur non erat et quia ex nullis subsistentibus factus est aut ex alia substantia vel essentia dicunt esse trepton, hoc est convertibilem aut mutabilem filium dei, hos anathematizat catholica et apostolica ecclesia.</w:t>
      </w:r>
    </w:p>
    <w:p w14:paraId="028F76E5" w14:textId="2F3BC144" w:rsidR="00C27920" w:rsidRPr="007A06F5" w:rsidRDefault="00C27920" w:rsidP="00C27920">
      <w:pPr>
        <w:pStyle w:val="Normlnweb"/>
        <w:spacing w:before="0" w:beforeAutospacing="0" w:after="120" w:afterAutospacing="0"/>
        <w:rPr>
          <w:iCs/>
          <w:color w:val="FF0000"/>
          <w:lang w:val="la-Latn"/>
        </w:rPr>
      </w:pPr>
      <w:r w:rsidRPr="007A06F5">
        <w:rPr>
          <w:iCs/>
          <w:lang w:val="la-Latn"/>
        </w:rPr>
        <w:t xml:space="preserve">155r </w:t>
      </w:r>
      <w:r w:rsidR="00C36661" w:rsidRPr="007A06F5">
        <w:rPr>
          <w:iCs/>
          <w:color w:val="FF0000"/>
          <w:lang w:val="la-Latn"/>
        </w:rPr>
        <w:t>In nomine Domini nostri Ihe</w:t>
      </w:r>
      <w:r w:rsidRPr="007A06F5">
        <w:rPr>
          <w:iCs/>
          <w:color w:val="FF0000"/>
          <w:lang w:val="la-Latn"/>
        </w:rPr>
        <w:t>s</w:t>
      </w:r>
      <w:r w:rsidR="00C36661" w:rsidRPr="007A06F5">
        <w:rPr>
          <w:iCs/>
          <w:color w:val="FF0000"/>
          <w:lang w:val="la-Latn"/>
        </w:rPr>
        <w:t>u</w:t>
      </w:r>
      <w:r w:rsidRPr="007A06F5">
        <w:rPr>
          <w:iCs/>
          <w:color w:val="FF0000"/>
          <w:lang w:val="la-Latn"/>
        </w:rPr>
        <w:t xml:space="preserve"> Chrisi incipit excarpsum de canonibus sentencię tantum ex libro bragarensi Martini episcopi Galatię de diuersis capitulis</w:t>
      </w:r>
    </w:p>
    <w:p w14:paraId="427F6137" w14:textId="79F1CB5A" w:rsidR="006A3907" w:rsidRPr="007A06F5" w:rsidRDefault="006A3907" w:rsidP="00146269">
      <w:pPr>
        <w:pStyle w:val="Normlnweb"/>
        <w:spacing w:before="0" w:beforeAutospacing="0" w:after="120" w:afterAutospacing="0"/>
        <w:rPr>
          <w:iCs/>
          <w:lang w:val="la-Latn"/>
        </w:rPr>
      </w:pPr>
      <w:r w:rsidRPr="007A06F5">
        <w:rPr>
          <w:iCs/>
          <w:lang w:val="la-Latn"/>
        </w:rPr>
        <w:t xml:space="preserve">Ut </w:t>
      </w:r>
      <w:r w:rsidRPr="007A06F5">
        <w:rPr>
          <w:sz w:val="22"/>
          <w:szCs w:val="22"/>
          <w:lang w:val="la-Latn"/>
        </w:rPr>
        <w:t>populus non eli</w:t>
      </w:r>
      <w:r w:rsidR="003F2F84" w:rsidRPr="007A06F5">
        <w:rPr>
          <w:sz w:val="22"/>
          <w:szCs w:val="22"/>
          <w:lang w:val="la-Latn"/>
        </w:rPr>
        <w:t xml:space="preserve">gat episcopum - libros apo(... </w:t>
      </w:r>
    </w:p>
    <w:p w14:paraId="24DF5DB9" w14:textId="23A32CC8" w:rsidR="00076CA7" w:rsidRPr="007A06F5" w:rsidRDefault="00DA09D1" w:rsidP="00146269">
      <w:pPr>
        <w:pStyle w:val="Normlnweb"/>
        <w:spacing w:before="0" w:beforeAutospacing="0" w:after="120" w:afterAutospacing="0"/>
        <w:rPr>
          <w:iCs/>
          <w:lang w:val="la-Latn"/>
        </w:rPr>
      </w:pPr>
      <w:r w:rsidRPr="007A06F5">
        <w:rPr>
          <w:iCs/>
          <w:lang w:val="la-Latn"/>
        </w:rPr>
        <w:t>DE ROMANO ALE</w:t>
      </w:r>
      <w:r w:rsidR="006A3907" w:rsidRPr="007A06F5">
        <w:rPr>
          <w:iCs/>
          <w:lang w:val="la-Latn"/>
        </w:rPr>
        <w:t>XANDRINO ANTIOCENO EPISCOPIS UT PRIMATUM TENEANT ET DEINCEPS CAP. XVII SINE NUMERO.</w:t>
      </w:r>
    </w:p>
    <w:p w14:paraId="1667EADB" w14:textId="77777777" w:rsidR="00DA09D1" w:rsidRPr="007A06F5" w:rsidRDefault="00076CA7" w:rsidP="00146269">
      <w:pPr>
        <w:pStyle w:val="Normlnweb"/>
        <w:spacing w:before="0" w:beforeAutospacing="0" w:after="120" w:afterAutospacing="0"/>
        <w:rPr>
          <w:iCs/>
          <w:lang w:val="la-Latn"/>
        </w:rPr>
      </w:pPr>
      <w:r w:rsidRPr="007A06F5">
        <w:rPr>
          <w:iCs/>
          <w:lang w:val="la-Latn"/>
        </w:rPr>
        <w:t>IIII. EX CONCILIO</w:t>
      </w:r>
      <w:r w:rsidR="003F2F84" w:rsidRPr="007A06F5">
        <w:rPr>
          <w:iCs/>
          <w:lang w:val="la-Latn"/>
        </w:rPr>
        <w:t xml:space="preserve"> </w:t>
      </w:r>
      <w:r w:rsidRPr="007A06F5">
        <w:rPr>
          <w:iCs/>
          <w:lang w:val="la-Latn"/>
        </w:rPr>
        <w:t xml:space="preserve">NEOCESARIENSI. </w:t>
      </w:r>
    </w:p>
    <w:p w14:paraId="0C9040D8" w14:textId="2BA988E9" w:rsidR="00076CA7" w:rsidRPr="007A06F5" w:rsidRDefault="00076CA7" w:rsidP="00146269">
      <w:pPr>
        <w:pStyle w:val="Normlnweb"/>
        <w:spacing w:before="0" w:beforeAutospacing="0" w:after="120" w:afterAutospacing="0"/>
        <w:rPr>
          <w:iCs/>
          <w:sz w:val="22"/>
          <w:szCs w:val="22"/>
          <w:lang w:val="la-Latn"/>
        </w:rPr>
      </w:pPr>
      <w:r w:rsidRPr="007A06F5">
        <w:rPr>
          <w:iCs/>
          <w:sz w:val="22"/>
          <w:szCs w:val="22"/>
          <w:lang w:val="la-Latn"/>
        </w:rPr>
        <w:t>Pregnans mulier baptizetur et postea - voluerit derelinquat</w:t>
      </w:r>
    </w:p>
    <w:p w14:paraId="45F9C248" w14:textId="77777777" w:rsidR="00DA09D1" w:rsidRPr="007A06F5" w:rsidRDefault="00076CA7" w:rsidP="00146269">
      <w:pPr>
        <w:pStyle w:val="Normlnweb"/>
        <w:spacing w:before="0" w:beforeAutospacing="0" w:after="120" w:afterAutospacing="0"/>
        <w:rPr>
          <w:iCs/>
          <w:lang w:val="la-Latn"/>
        </w:rPr>
      </w:pPr>
      <w:r w:rsidRPr="007A06F5">
        <w:rPr>
          <w:iCs/>
          <w:lang w:val="la-Latn"/>
        </w:rPr>
        <w:t xml:space="preserve">V. EX CONCILIO VASENSE. </w:t>
      </w:r>
    </w:p>
    <w:p w14:paraId="019DE60B" w14:textId="199F24E4" w:rsidR="00076CA7" w:rsidRPr="007A06F5" w:rsidRDefault="00076CA7" w:rsidP="00146269">
      <w:pPr>
        <w:pStyle w:val="Normlnweb"/>
        <w:spacing w:before="0" w:beforeAutospacing="0" w:after="120" w:afterAutospacing="0"/>
        <w:rPr>
          <w:iCs/>
          <w:sz w:val="22"/>
          <w:szCs w:val="22"/>
          <w:lang w:val="la-Latn"/>
        </w:rPr>
      </w:pPr>
      <w:r w:rsidRPr="007A06F5">
        <w:rPr>
          <w:iCs/>
          <w:sz w:val="22"/>
          <w:szCs w:val="22"/>
          <w:lang w:val="la-Latn"/>
        </w:rPr>
        <w:t>De dampnatione eorum qui oblationes - fradare (?) sacrilegium</w:t>
      </w:r>
    </w:p>
    <w:p w14:paraId="0251DC3D" w14:textId="77777777" w:rsidR="00DA09D1" w:rsidRPr="007A06F5" w:rsidRDefault="00076CA7" w:rsidP="00146269">
      <w:pPr>
        <w:pStyle w:val="Normlnweb"/>
        <w:spacing w:before="0" w:beforeAutospacing="0" w:after="120" w:afterAutospacing="0"/>
        <w:rPr>
          <w:iCs/>
          <w:lang w:val="la-Latn"/>
        </w:rPr>
      </w:pPr>
      <w:r w:rsidRPr="007A06F5">
        <w:rPr>
          <w:iCs/>
          <w:lang w:val="la-Latn"/>
        </w:rPr>
        <w:lastRenderedPageBreak/>
        <w:t>VI. EX CONCILIO AGATENSI.</w:t>
      </w:r>
      <w:r w:rsidR="003F2F84" w:rsidRPr="007A06F5">
        <w:rPr>
          <w:iCs/>
          <w:lang w:val="la-Latn"/>
        </w:rPr>
        <w:t xml:space="preserve"> </w:t>
      </w:r>
    </w:p>
    <w:p w14:paraId="3F284EA8" w14:textId="197ACAD5" w:rsidR="00076CA7" w:rsidRPr="007A06F5" w:rsidRDefault="00076CA7" w:rsidP="00146269">
      <w:pPr>
        <w:pStyle w:val="Normlnweb"/>
        <w:spacing w:before="0" w:beforeAutospacing="0" w:after="120" w:afterAutospacing="0"/>
        <w:rPr>
          <w:iCs/>
          <w:sz w:val="22"/>
          <w:szCs w:val="22"/>
          <w:lang w:val="la-Latn"/>
        </w:rPr>
      </w:pPr>
      <w:r w:rsidRPr="007A06F5">
        <w:rPr>
          <w:iCs/>
          <w:sz w:val="22"/>
          <w:szCs w:val="22"/>
          <w:lang w:val="la-Latn"/>
        </w:rPr>
        <w:t>Clerici vel laici qui oblationes - eclesiis (sic) excludantur.</w:t>
      </w:r>
    </w:p>
    <w:p w14:paraId="16C4097A" w14:textId="77777777" w:rsidR="00DA09D1" w:rsidRPr="007A06F5" w:rsidRDefault="00076CA7" w:rsidP="00146269">
      <w:pPr>
        <w:pStyle w:val="Normlnweb"/>
        <w:spacing w:before="0" w:beforeAutospacing="0" w:after="120" w:afterAutospacing="0"/>
        <w:rPr>
          <w:iCs/>
          <w:lang w:val="la-Latn"/>
        </w:rPr>
      </w:pPr>
      <w:r w:rsidRPr="007A06F5">
        <w:rPr>
          <w:iCs/>
          <w:lang w:val="la-Latn"/>
        </w:rPr>
        <w:t xml:space="preserve">VII. ITEM EX EODEM. </w:t>
      </w:r>
    </w:p>
    <w:p w14:paraId="56175056" w14:textId="79AC4B5C" w:rsidR="00076CA7" w:rsidRPr="007A06F5" w:rsidRDefault="00076CA7" w:rsidP="00146269">
      <w:pPr>
        <w:pStyle w:val="Normlnweb"/>
        <w:spacing w:before="0" w:beforeAutospacing="0" w:after="120" w:afterAutospacing="0"/>
        <w:rPr>
          <w:iCs/>
          <w:sz w:val="22"/>
          <w:szCs w:val="22"/>
          <w:lang w:val="la-Latn"/>
        </w:rPr>
      </w:pPr>
      <w:r w:rsidRPr="007A06F5">
        <w:rPr>
          <w:iCs/>
          <w:sz w:val="22"/>
          <w:szCs w:val="22"/>
          <w:lang w:val="la-Latn"/>
        </w:rPr>
        <w:t xml:space="preserve">Si quis de </w:t>
      </w:r>
      <w:r w:rsidR="003F2F84" w:rsidRPr="007A06F5">
        <w:rPr>
          <w:iCs/>
          <w:sz w:val="22"/>
          <w:szCs w:val="22"/>
          <w:lang w:val="la-Latn"/>
        </w:rPr>
        <w:t xml:space="preserve">potentibus clericum – reddat </w:t>
      </w:r>
      <w:r w:rsidRPr="007A06F5">
        <w:rPr>
          <w:iCs/>
          <w:sz w:val="22"/>
          <w:szCs w:val="22"/>
          <w:lang w:val="la-Latn"/>
        </w:rPr>
        <w:t>aliena.</w:t>
      </w:r>
    </w:p>
    <w:p w14:paraId="61D3F18B" w14:textId="77777777" w:rsidR="00DA09D1" w:rsidRPr="007A06F5" w:rsidRDefault="00076CA7" w:rsidP="00146269">
      <w:pPr>
        <w:pStyle w:val="Normlnweb"/>
        <w:spacing w:before="0" w:beforeAutospacing="0" w:after="120" w:afterAutospacing="0"/>
        <w:rPr>
          <w:iCs/>
          <w:lang w:val="la-Latn"/>
        </w:rPr>
      </w:pPr>
      <w:r w:rsidRPr="007A06F5">
        <w:rPr>
          <w:iCs/>
          <w:lang w:val="la-Latn"/>
        </w:rPr>
        <w:t>VIII. EX CONCILIO CARTAGINIS.</w:t>
      </w:r>
      <w:r w:rsidR="003F2F84" w:rsidRPr="007A06F5">
        <w:rPr>
          <w:iCs/>
          <w:lang w:val="la-Latn"/>
        </w:rPr>
        <w:t xml:space="preserve"> </w:t>
      </w:r>
    </w:p>
    <w:p w14:paraId="193B470B" w14:textId="1AE65BB5" w:rsidR="00076CA7" w:rsidRPr="007A06F5" w:rsidRDefault="00076CA7" w:rsidP="00146269">
      <w:pPr>
        <w:pStyle w:val="Normlnweb"/>
        <w:spacing w:before="0" w:beforeAutospacing="0" w:after="120" w:afterAutospacing="0"/>
        <w:rPr>
          <w:iCs/>
          <w:lang w:val="la-Latn"/>
        </w:rPr>
      </w:pPr>
      <w:r w:rsidRPr="007A06F5">
        <w:rPr>
          <w:iCs/>
          <w:lang w:val="la-Latn"/>
        </w:rPr>
        <w:t>Clericus professionem suam etiam habitu – sacerdotibus/</w:t>
      </w:r>
      <w:r w:rsidR="003F2F84" w:rsidRPr="007A06F5">
        <w:rPr>
          <w:iCs/>
          <w:lang w:val="la-Latn"/>
        </w:rPr>
        <w:t xml:space="preserve"> </w:t>
      </w:r>
      <w:r w:rsidRPr="007A06F5">
        <w:rPr>
          <w:iCs/>
          <w:lang w:val="la-Latn"/>
        </w:rPr>
        <w:t>refutanda.</w:t>
      </w:r>
    </w:p>
    <w:p w14:paraId="70905500" w14:textId="148D10A6" w:rsidR="00076CA7" w:rsidRPr="007A06F5" w:rsidRDefault="00076CA7" w:rsidP="00146269">
      <w:pPr>
        <w:pStyle w:val="Normlnweb"/>
        <w:spacing w:before="0" w:beforeAutospacing="0" w:after="120" w:afterAutospacing="0"/>
        <w:rPr>
          <w:iCs/>
          <w:lang w:val="la-Latn"/>
        </w:rPr>
      </w:pPr>
      <w:r w:rsidRPr="007A06F5">
        <w:rPr>
          <w:iCs/>
          <w:lang w:val="la-Latn"/>
        </w:rPr>
        <w:t>VIIII. EX CONCILIO CARTAGINIS</w:t>
      </w:r>
      <w:r w:rsidR="003F2F84" w:rsidRPr="007A06F5">
        <w:rPr>
          <w:iCs/>
          <w:lang w:val="la-Latn"/>
        </w:rPr>
        <w:t xml:space="preserve"> </w:t>
      </w:r>
      <w:r w:rsidRPr="007A06F5">
        <w:rPr>
          <w:iCs/>
          <w:lang w:val="la-Latn"/>
        </w:rPr>
        <w:t>AFFRICE. Criminosus accusator non sit nec - recipiantur accusatores</w:t>
      </w:r>
      <w:r w:rsidR="003F2F84" w:rsidRPr="007A06F5">
        <w:rPr>
          <w:iCs/>
          <w:lang w:val="la-Latn"/>
        </w:rPr>
        <w:t>.</w:t>
      </w:r>
    </w:p>
    <w:p w14:paraId="6DB75CFE" w14:textId="12F6D29D" w:rsidR="00076CA7" w:rsidRPr="007A06F5" w:rsidRDefault="00076CA7" w:rsidP="00146269">
      <w:pPr>
        <w:pStyle w:val="Normlnweb"/>
        <w:spacing w:before="0" w:beforeAutospacing="0" w:after="120" w:afterAutospacing="0"/>
        <w:rPr>
          <w:iCs/>
          <w:lang w:val="la-Latn"/>
        </w:rPr>
      </w:pPr>
      <w:r w:rsidRPr="007A06F5">
        <w:rPr>
          <w:iCs/>
          <w:lang w:val="la-Latn"/>
        </w:rPr>
        <w:t>X. EX CONCILIO AGATENSI SUB DIE</w:t>
      </w:r>
      <w:r w:rsidR="003F2F84" w:rsidRPr="007A06F5">
        <w:rPr>
          <w:iCs/>
          <w:lang w:val="la-Latn"/>
        </w:rPr>
        <w:t xml:space="preserve"> </w:t>
      </w:r>
      <w:r w:rsidR="00E80D38" w:rsidRPr="007A06F5">
        <w:rPr>
          <w:iCs/>
          <w:lang w:val="la-Latn"/>
        </w:rPr>
        <w:t>IDUS SEPTEMBR</w:t>
      </w:r>
      <w:r w:rsidRPr="007A06F5">
        <w:rPr>
          <w:iCs/>
          <w:lang w:val="la-Latn"/>
        </w:rPr>
        <w:t>. Contumaces clerici peregrini a communione - finem communicet.</w:t>
      </w:r>
    </w:p>
    <w:p w14:paraId="2E776600" w14:textId="77777777" w:rsidR="00076CA7" w:rsidRPr="007A06F5" w:rsidRDefault="00076CA7" w:rsidP="00146269">
      <w:pPr>
        <w:pStyle w:val="Normlnweb"/>
        <w:spacing w:before="0" w:beforeAutospacing="0" w:after="120" w:afterAutospacing="0"/>
        <w:rPr>
          <w:iCs/>
          <w:lang w:val="la-Latn"/>
        </w:rPr>
      </w:pPr>
      <w:r w:rsidRPr="007A06F5">
        <w:rPr>
          <w:iCs/>
          <w:lang w:val="la-Latn"/>
        </w:rPr>
        <w:t>XI. EX EPISTOLA PAPA GELASII DE</w:t>
      </w:r>
    </w:p>
    <w:p w14:paraId="41E5D36C" w14:textId="34DAEC28" w:rsidR="00076CA7" w:rsidRPr="007A06F5" w:rsidRDefault="00076CA7" w:rsidP="00146269">
      <w:pPr>
        <w:pStyle w:val="Normlnweb"/>
        <w:spacing w:before="0" w:beforeAutospacing="0" w:after="120" w:afterAutospacing="0"/>
        <w:rPr>
          <w:iCs/>
          <w:lang w:val="la-Latn"/>
        </w:rPr>
      </w:pPr>
      <w:r w:rsidRPr="007A06F5">
        <w:rPr>
          <w:iCs/>
          <w:lang w:val="la-Latn"/>
        </w:rPr>
        <w:t>TRICENNALI PRAESCRIPTIONE.</w:t>
      </w:r>
      <w:r w:rsidR="003F2F84" w:rsidRPr="007A06F5">
        <w:rPr>
          <w:iCs/>
          <w:lang w:val="la-Latn"/>
        </w:rPr>
        <w:t xml:space="preserve"> </w:t>
      </w:r>
      <w:r w:rsidRPr="007A06F5">
        <w:rPr>
          <w:iCs/>
          <w:lang w:val="la-Latn"/>
        </w:rPr>
        <w:t>Illud etiam adnecti placuit ut - praesidio VI.CC.</w:t>
      </w:r>
    </w:p>
    <w:p w14:paraId="1521B8F1" w14:textId="0FC50E46" w:rsidR="00076CA7" w:rsidRPr="007A06F5" w:rsidRDefault="00076CA7" w:rsidP="00146269">
      <w:pPr>
        <w:pStyle w:val="Normlnweb"/>
        <w:spacing w:before="0" w:beforeAutospacing="0" w:after="120" w:afterAutospacing="0"/>
        <w:rPr>
          <w:iCs/>
          <w:lang w:val="la-Latn"/>
        </w:rPr>
      </w:pPr>
      <w:r w:rsidRPr="007A06F5">
        <w:rPr>
          <w:iCs/>
          <w:lang w:val="la-Latn"/>
        </w:rPr>
        <w:t>XII. EX CONCILIO BRAGARENSI.</w:t>
      </w:r>
      <w:r w:rsidR="003F2F84" w:rsidRPr="007A06F5">
        <w:rPr>
          <w:iCs/>
          <w:lang w:val="la-Latn"/>
        </w:rPr>
        <w:t xml:space="preserve"> </w:t>
      </w:r>
      <w:r w:rsidRPr="007A06F5">
        <w:rPr>
          <w:iCs/>
          <w:lang w:val="la-Latn"/>
        </w:rPr>
        <w:t>Placuit ut nullus episcoporum cum - in clero.</w:t>
      </w:r>
    </w:p>
    <w:p w14:paraId="064E8AD3" w14:textId="12E95094" w:rsidR="00A210BD" w:rsidRPr="007A06F5" w:rsidRDefault="00076CA7" w:rsidP="00146269">
      <w:pPr>
        <w:pStyle w:val="Normlnweb"/>
        <w:spacing w:before="0" w:beforeAutospacing="0" w:after="120" w:afterAutospacing="0"/>
        <w:rPr>
          <w:iCs/>
          <w:lang w:val="la-Latn"/>
        </w:rPr>
      </w:pPr>
      <w:r w:rsidRPr="007A06F5">
        <w:rPr>
          <w:iCs/>
          <w:lang w:val="la-Latn"/>
        </w:rPr>
        <w:t>XIII. EX CONCILIO TOLETANO. De</w:t>
      </w:r>
      <w:r w:rsidR="003F2F84" w:rsidRPr="007A06F5">
        <w:rPr>
          <w:iCs/>
          <w:lang w:val="la-Latn"/>
        </w:rPr>
        <w:t xml:space="preserve"> </w:t>
      </w:r>
      <w:r w:rsidRPr="007A06F5">
        <w:rPr>
          <w:iCs/>
          <w:lang w:val="la-Latn"/>
        </w:rPr>
        <w:t>examinatione ecclesiarum Gallie/ provintie - excommunicet aliquem.</w:t>
      </w:r>
    </w:p>
    <w:p w14:paraId="78AB0822" w14:textId="0D0C9850" w:rsidR="00A210BD" w:rsidRPr="007A06F5" w:rsidRDefault="00A210BD" w:rsidP="00146269">
      <w:pPr>
        <w:pStyle w:val="Normlnweb"/>
        <w:spacing w:before="0" w:beforeAutospacing="0" w:after="120" w:afterAutospacing="0"/>
        <w:rPr>
          <w:iCs/>
          <w:lang w:val="la-Latn"/>
        </w:rPr>
      </w:pPr>
      <w:r w:rsidRPr="007A06F5">
        <w:rPr>
          <w:iCs/>
          <w:lang w:val="la-Latn"/>
        </w:rPr>
        <w:t>XIIII. Episcopus si sciens servum alterius</w:t>
      </w:r>
      <w:r w:rsidR="003F2F84" w:rsidRPr="007A06F5">
        <w:rPr>
          <w:iCs/>
          <w:lang w:val="la-Latn"/>
        </w:rPr>
        <w:t xml:space="preserve"> </w:t>
      </w:r>
      <w:r w:rsidRPr="007A06F5">
        <w:rPr>
          <w:iCs/>
          <w:lang w:val="la-Latn"/>
        </w:rPr>
        <w:t>- decclesia (sic) accipiant.</w:t>
      </w:r>
    </w:p>
    <w:p w14:paraId="680658BD" w14:textId="25A3D24C" w:rsidR="00A210BD" w:rsidRPr="007A06F5" w:rsidRDefault="00A210BD" w:rsidP="00146269">
      <w:pPr>
        <w:pStyle w:val="Normlnweb"/>
        <w:spacing w:before="0" w:beforeAutospacing="0" w:after="120" w:afterAutospacing="0"/>
        <w:rPr>
          <w:iCs/>
          <w:lang w:val="la-Latn"/>
        </w:rPr>
      </w:pPr>
      <w:r w:rsidRPr="007A06F5">
        <w:rPr>
          <w:iCs/>
          <w:lang w:val="la-Latn"/>
        </w:rPr>
        <w:t>XV. EX CONCILIO URBICO. Qui</w:t>
      </w:r>
      <w:r w:rsidR="003F2F84" w:rsidRPr="007A06F5">
        <w:rPr>
          <w:iCs/>
          <w:lang w:val="la-Latn"/>
        </w:rPr>
        <w:t xml:space="preserve"> </w:t>
      </w:r>
      <w:r w:rsidRPr="007A06F5">
        <w:rPr>
          <w:iCs/>
          <w:lang w:val="la-Latn"/>
        </w:rPr>
        <w:t>virginem uxorem* non acceperit - ordine suo.</w:t>
      </w:r>
    </w:p>
    <w:p w14:paraId="6707A7A5" w14:textId="4F28D2C4" w:rsidR="00000586" w:rsidRPr="007A06F5" w:rsidRDefault="00A210BD" w:rsidP="00146269">
      <w:pPr>
        <w:pStyle w:val="Normlnweb"/>
        <w:spacing w:before="0" w:beforeAutospacing="0" w:after="120" w:afterAutospacing="0"/>
        <w:rPr>
          <w:iCs/>
          <w:lang w:val="la-Latn"/>
        </w:rPr>
      </w:pPr>
      <w:commentRangeStart w:id="246"/>
      <w:r w:rsidRPr="007A06F5">
        <w:rPr>
          <w:iCs/>
          <w:lang w:val="la-Latn"/>
        </w:rPr>
        <w:t>XVI</w:t>
      </w:r>
      <w:commentRangeEnd w:id="246"/>
      <w:r w:rsidRPr="007A06F5">
        <w:rPr>
          <w:iCs/>
          <w:lang w:val="la-Latn"/>
        </w:rPr>
        <w:commentReference w:id="246"/>
      </w:r>
      <w:r w:rsidRPr="007A06F5">
        <w:rPr>
          <w:iCs/>
          <w:lang w:val="la-Latn"/>
        </w:rPr>
        <w:t xml:space="preserve">. RESCRIPTUM GREGORII PAPE </w:t>
      </w:r>
      <w:r w:rsidR="003F2F84" w:rsidRPr="007A06F5">
        <w:rPr>
          <w:iCs/>
          <w:lang w:val="la-Latn"/>
        </w:rPr>
        <w:t xml:space="preserve"> </w:t>
      </w:r>
      <w:r w:rsidRPr="007A06F5">
        <w:rPr>
          <w:iCs/>
          <w:lang w:val="la-Latn"/>
        </w:rPr>
        <w:t>AD AUGUSTINUM IN SAXONIA ANGLORUM</w:t>
      </w:r>
      <w:r w:rsidR="003F2F84" w:rsidRPr="007A06F5">
        <w:rPr>
          <w:iCs/>
          <w:lang w:val="la-Latn"/>
        </w:rPr>
        <w:t xml:space="preserve">. Per dilectum filium meum </w:t>
      </w:r>
      <w:r w:rsidRPr="007A06F5">
        <w:rPr>
          <w:iCs/>
          <w:lang w:val="la-Latn"/>
        </w:rPr>
        <w:t>Laurentium - sunt vobis./</w:t>
      </w:r>
    </w:p>
    <w:p w14:paraId="365EB20E" w14:textId="6C2F8C80" w:rsidR="00000586" w:rsidRPr="007A06F5" w:rsidRDefault="00000586" w:rsidP="00146269">
      <w:pPr>
        <w:pStyle w:val="Normlnweb"/>
        <w:spacing w:before="0" w:beforeAutospacing="0" w:after="120" w:afterAutospacing="0"/>
        <w:rPr>
          <w:iCs/>
          <w:lang w:val="la-Latn"/>
        </w:rPr>
      </w:pPr>
      <w:r w:rsidRPr="007A06F5">
        <w:rPr>
          <w:iCs/>
          <w:lang w:val="la-Latn"/>
        </w:rPr>
        <w:t>XVII. INTERROGATIO AUGUSTINI.</w:t>
      </w:r>
      <w:r w:rsidR="003F2F84" w:rsidRPr="007A06F5">
        <w:rPr>
          <w:iCs/>
          <w:lang w:val="la-Latn"/>
        </w:rPr>
        <w:t xml:space="preserve"> </w:t>
      </w:r>
      <w:r w:rsidRPr="007A06F5">
        <w:rPr>
          <w:iCs/>
          <w:lang w:val="la-Latn"/>
        </w:rPr>
        <w:t>Cum una sit fides sunt - sunt loca.</w:t>
      </w:r>
    </w:p>
    <w:p w14:paraId="11840017" w14:textId="06BDCB37" w:rsidR="00000586" w:rsidRPr="007A06F5" w:rsidRDefault="00000586" w:rsidP="00146269">
      <w:pPr>
        <w:pStyle w:val="Normlnweb"/>
        <w:spacing w:before="0" w:beforeAutospacing="0" w:after="120" w:afterAutospacing="0"/>
        <w:rPr>
          <w:iCs/>
          <w:lang w:val="la-Latn"/>
        </w:rPr>
      </w:pPr>
      <w:r w:rsidRPr="007A06F5">
        <w:rPr>
          <w:iCs/>
          <w:lang w:val="la-Latn"/>
        </w:rPr>
        <w:t>XVIII. INTEROGATIO (</w:t>
      </w:r>
      <w:commentRangeStart w:id="247"/>
      <w:r w:rsidRPr="007A06F5">
        <w:rPr>
          <w:iCs/>
          <w:lang w:val="la-Latn"/>
        </w:rPr>
        <w:t>sic</w:t>
      </w:r>
      <w:commentRangeEnd w:id="247"/>
      <w:r w:rsidRPr="007A06F5">
        <w:rPr>
          <w:iCs/>
          <w:lang w:val="la-Latn"/>
        </w:rPr>
        <w:commentReference w:id="247"/>
      </w:r>
      <w:r w:rsidRPr="007A06F5">
        <w:rPr>
          <w:iCs/>
          <w:lang w:val="la-Latn"/>
        </w:rPr>
        <w:t>)</w:t>
      </w:r>
      <w:r w:rsidR="003F2F84" w:rsidRPr="007A06F5">
        <w:rPr>
          <w:iCs/>
          <w:lang w:val="la-Latn"/>
        </w:rPr>
        <w:t xml:space="preserve"> </w:t>
      </w:r>
      <w:r w:rsidRPr="007A06F5">
        <w:rPr>
          <w:iCs/>
          <w:lang w:val="la-Latn"/>
        </w:rPr>
        <w:t>AUGUSTINI. Obsecro te quod pati debeat - videtur amittere.</w:t>
      </w:r>
    </w:p>
    <w:p w14:paraId="7B1F28C8" w14:textId="2EDFF62C" w:rsidR="00AC1869" w:rsidRPr="007A06F5" w:rsidRDefault="00000586" w:rsidP="00146269">
      <w:pPr>
        <w:pStyle w:val="Normlnweb"/>
        <w:spacing w:before="0" w:beforeAutospacing="0" w:after="120" w:afterAutospacing="0"/>
        <w:rPr>
          <w:iCs/>
          <w:lang w:val="la-Latn"/>
        </w:rPr>
      </w:pPr>
      <w:r w:rsidRPr="007A06F5">
        <w:rPr>
          <w:iCs/>
          <w:lang w:val="la-Latn"/>
        </w:rPr>
        <w:t>XVIIII. AUGUSTINUS. Si</w:t>
      </w:r>
      <w:r w:rsidR="003F2F84" w:rsidRPr="007A06F5">
        <w:rPr>
          <w:iCs/>
          <w:lang w:val="la-Latn"/>
        </w:rPr>
        <w:t xml:space="preserve"> </w:t>
      </w:r>
      <w:r w:rsidRPr="007A06F5">
        <w:rPr>
          <w:iCs/>
          <w:lang w:val="la-Latn"/>
        </w:rPr>
        <w:t>praegnans mulier debeat baptizari</w:t>
      </w:r>
      <w:r w:rsidR="003F2F84" w:rsidRPr="007A06F5">
        <w:rPr>
          <w:iCs/>
          <w:lang w:val="la-Latn"/>
        </w:rPr>
        <w:t xml:space="preserve"> </w:t>
      </w:r>
      <w:r w:rsidRPr="007A06F5">
        <w:rPr>
          <w:iCs/>
          <w:lang w:val="la-Latn"/>
        </w:rPr>
        <w:t xml:space="preserve">- querere nisi... prave videt. </w:t>
      </w:r>
      <w:r w:rsidR="003F2F84" w:rsidRPr="007A06F5">
        <w:rPr>
          <w:iCs/>
          <w:lang w:val="la-Latn"/>
        </w:rPr>
        <w:t xml:space="preserve">Et quamvis de hac re – licuerit </w:t>
      </w:r>
      <w:r w:rsidRPr="007A06F5">
        <w:rPr>
          <w:iCs/>
          <w:lang w:val="la-Latn"/>
        </w:rPr>
        <w:t>intrare.</w:t>
      </w:r>
    </w:p>
    <w:p w14:paraId="5DC9A366" w14:textId="75310EB2" w:rsidR="00AC1869" w:rsidRPr="007A06F5" w:rsidRDefault="00AC1869" w:rsidP="00146269">
      <w:pPr>
        <w:pStyle w:val="Normlnweb"/>
        <w:spacing w:before="0" w:beforeAutospacing="0" w:after="120" w:afterAutospacing="0"/>
        <w:rPr>
          <w:iCs/>
          <w:lang w:val="la-Latn"/>
        </w:rPr>
      </w:pPr>
      <w:r w:rsidRPr="007A06F5">
        <w:rPr>
          <w:iCs/>
          <w:lang w:val="la-Latn"/>
        </w:rPr>
        <w:t>XX. IUDICIUM (...)si</w:t>
      </w:r>
      <w:r w:rsidR="003F2F84" w:rsidRPr="007A06F5">
        <w:rPr>
          <w:iCs/>
          <w:lang w:val="la-Latn"/>
        </w:rPr>
        <w:t xml:space="preserve"> </w:t>
      </w:r>
      <w:r w:rsidRPr="007A06F5">
        <w:rPr>
          <w:iCs/>
          <w:lang w:val="la-Latn"/>
        </w:rPr>
        <w:t>quis homicidium fecerit episcopus - et aqua./</w:t>
      </w:r>
    </w:p>
    <w:p w14:paraId="2CD53124" w14:textId="725497C1" w:rsidR="00AC1869" w:rsidRPr="007A06F5" w:rsidRDefault="00AC1869" w:rsidP="00146269">
      <w:pPr>
        <w:pStyle w:val="Normlnweb"/>
        <w:spacing w:before="0" w:beforeAutospacing="0" w:after="120" w:afterAutospacing="0"/>
        <w:rPr>
          <w:iCs/>
          <w:lang w:val="la-Latn"/>
        </w:rPr>
      </w:pPr>
      <w:r w:rsidRPr="007A06F5">
        <w:rPr>
          <w:iCs/>
          <w:lang w:val="la-Latn"/>
        </w:rPr>
        <w:t>XXI. IUDICIUM THEODORI. Si quis</w:t>
      </w:r>
      <w:r w:rsidR="003F2F84" w:rsidRPr="007A06F5">
        <w:rPr>
          <w:iCs/>
          <w:lang w:val="la-Latn"/>
        </w:rPr>
        <w:t xml:space="preserve"> </w:t>
      </w:r>
      <w:r w:rsidRPr="007A06F5">
        <w:rPr>
          <w:iCs/>
          <w:lang w:val="la-Latn"/>
        </w:rPr>
        <w:t xml:space="preserve">occiderit episcopum vel - XL </w:t>
      </w:r>
      <w:commentRangeStart w:id="248"/>
      <w:r w:rsidRPr="007A06F5">
        <w:rPr>
          <w:iCs/>
          <w:lang w:val="la-Latn"/>
        </w:rPr>
        <w:t>diebus</w:t>
      </w:r>
      <w:commentRangeEnd w:id="248"/>
      <w:r w:rsidR="00E77B70" w:rsidRPr="007A06F5">
        <w:rPr>
          <w:iCs/>
          <w:lang w:val="la-Latn"/>
        </w:rPr>
        <w:commentReference w:id="248"/>
      </w:r>
      <w:r w:rsidRPr="007A06F5">
        <w:rPr>
          <w:iCs/>
          <w:lang w:val="la-Latn"/>
        </w:rPr>
        <w:t>.</w:t>
      </w:r>
    </w:p>
    <w:p w14:paraId="1F57BFC2" w14:textId="3E8FFDF1" w:rsidR="00AC1869" w:rsidRPr="007A06F5" w:rsidRDefault="00AC1869" w:rsidP="00146269">
      <w:pPr>
        <w:pStyle w:val="Normlnweb"/>
        <w:spacing w:before="0" w:beforeAutospacing="0" w:after="120" w:afterAutospacing="0"/>
        <w:rPr>
          <w:iCs/>
          <w:lang w:val="la-Latn"/>
        </w:rPr>
      </w:pPr>
      <w:r w:rsidRPr="007A06F5">
        <w:rPr>
          <w:iCs/>
          <w:lang w:val="la-Latn"/>
        </w:rPr>
        <w:t>XXII. IUDICIUM COMMEANI. Si</w:t>
      </w:r>
      <w:r w:rsidR="003F2F84" w:rsidRPr="007A06F5">
        <w:rPr>
          <w:iCs/>
          <w:lang w:val="la-Latn"/>
        </w:rPr>
        <w:t xml:space="preserve"> </w:t>
      </w:r>
      <w:r w:rsidRPr="007A06F5">
        <w:rPr>
          <w:iCs/>
          <w:lang w:val="la-Latn"/>
        </w:rPr>
        <w:t>quis praebet ducatum barbaris - et aqua.</w:t>
      </w:r>
    </w:p>
    <w:p w14:paraId="3D29C60D" w14:textId="26B7CF11" w:rsidR="00AC1869" w:rsidRPr="007A06F5" w:rsidRDefault="00AC1869" w:rsidP="00146269">
      <w:pPr>
        <w:pStyle w:val="Normlnweb"/>
        <w:spacing w:before="0" w:beforeAutospacing="0" w:after="120" w:afterAutospacing="0"/>
        <w:rPr>
          <w:iCs/>
          <w:lang w:val="la-Latn"/>
        </w:rPr>
      </w:pPr>
      <w:r w:rsidRPr="007A06F5">
        <w:rPr>
          <w:iCs/>
          <w:lang w:val="la-Latn"/>
        </w:rPr>
        <w:t>XXIII. IUDICIUM THEODORI. Si c</w:t>
      </w:r>
      <w:r w:rsidR="003F2F84" w:rsidRPr="007A06F5">
        <w:rPr>
          <w:iCs/>
          <w:lang w:val="la-Latn"/>
        </w:rPr>
        <w:t xml:space="preserve">uius uxor infidelis est – virum </w:t>
      </w:r>
      <w:r w:rsidRPr="007A06F5">
        <w:rPr>
          <w:iCs/>
          <w:lang w:val="la-Latn"/>
        </w:rPr>
        <w:t>accipere.</w:t>
      </w:r>
    </w:p>
    <w:p w14:paraId="47C164AD" w14:textId="5319F190" w:rsidR="00AC1869" w:rsidRPr="007A06F5" w:rsidRDefault="00AC1869" w:rsidP="00146269">
      <w:pPr>
        <w:pStyle w:val="Normlnweb"/>
        <w:spacing w:before="0" w:beforeAutospacing="0" w:after="120" w:afterAutospacing="0"/>
        <w:rPr>
          <w:iCs/>
          <w:lang w:val="la-Latn"/>
        </w:rPr>
      </w:pPr>
      <w:r w:rsidRPr="007A06F5">
        <w:rPr>
          <w:iCs/>
          <w:lang w:val="la-Latn"/>
        </w:rPr>
        <w:t>XXIIII. IUDICIUM COMEANI.</w:t>
      </w:r>
      <w:r w:rsidR="003F2F84" w:rsidRPr="007A06F5">
        <w:rPr>
          <w:iCs/>
          <w:lang w:val="la-Latn"/>
        </w:rPr>
        <w:t xml:space="preserve"> </w:t>
      </w:r>
      <w:r w:rsidRPr="007A06F5">
        <w:rPr>
          <w:iCs/>
          <w:lang w:val="la-Latn"/>
        </w:rPr>
        <w:t>Siquidem ab aliquo sua discesserit - continentes sint.</w:t>
      </w:r>
    </w:p>
    <w:p w14:paraId="093CBA5A" w14:textId="00A9DF62" w:rsidR="00AC1869" w:rsidRPr="007A06F5" w:rsidRDefault="00AC1869" w:rsidP="00146269">
      <w:pPr>
        <w:pStyle w:val="Normlnweb"/>
        <w:spacing w:before="0" w:beforeAutospacing="0" w:after="120" w:afterAutospacing="0"/>
        <w:rPr>
          <w:iCs/>
          <w:lang w:val="la-Latn"/>
        </w:rPr>
      </w:pPr>
      <w:r w:rsidRPr="007A06F5">
        <w:rPr>
          <w:iCs/>
          <w:lang w:val="la-Latn"/>
        </w:rPr>
        <w:t>XXV. IUDICIUM CANONICUM. Si</w:t>
      </w:r>
      <w:r w:rsidR="003F2F84" w:rsidRPr="007A06F5">
        <w:rPr>
          <w:iCs/>
          <w:lang w:val="la-Latn"/>
        </w:rPr>
        <w:t xml:space="preserve"> </w:t>
      </w:r>
      <w:r w:rsidRPr="007A06F5">
        <w:rPr>
          <w:iCs/>
          <w:lang w:val="la-Latn"/>
        </w:rPr>
        <w:t>quis patrem aut matrem - carne vivat.</w:t>
      </w:r>
    </w:p>
    <w:p w14:paraId="0A6D64CC" w14:textId="06674E17" w:rsidR="00AC1869" w:rsidRPr="007A06F5" w:rsidRDefault="00AC1869" w:rsidP="00146269">
      <w:pPr>
        <w:pStyle w:val="Normlnweb"/>
        <w:spacing w:before="0" w:beforeAutospacing="0" w:after="120" w:afterAutospacing="0"/>
        <w:rPr>
          <w:iCs/>
          <w:lang w:val="la-Latn"/>
        </w:rPr>
      </w:pPr>
      <w:r w:rsidRPr="007A06F5">
        <w:rPr>
          <w:iCs/>
          <w:lang w:val="la-Latn"/>
        </w:rPr>
        <w:t>XXVI. (...)</w:t>
      </w:r>
      <w:r w:rsidR="00FB57DB" w:rsidRPr="007A06F5">
        <w:rPr>
          <w:iCs/>
          <w:lang w:val="la-Latn"/>
        </w:rPr>
        <w:t xml:space="preserve"> </w:t>
      </w:r>
      <w:r w:rsidRPr="007A06F5">
        <w:rPr>
          <w:iCs/>
          <w:lang w:val="la-Latn"/>
        </w:rPr>
        <w:t>Greci carnem</w:t>
      </w:r>
      <w:r w:rsidR="003F2F84" w:rsidRPr="007A06F5">
        <w:rPr>
          <w:iCs/>
          <w:lang w:val="la-Latn"/>
        </w:rPr>
        <w:t xml:space="preserve"> </w:t>
      </w:r>
      <w:r w:rsidRPr="007A06F5">
        <w:rPr>
          <w:iCs/>
          <w:lang w:val="la-Latn"/>
        </w:rPr>
        <w:t>morticinam non dant - sine incantatione.</w:t>
      </w:r>
      <w:r w:rsidR="00E77B70" w:rsidRPr="007A06F5">
        <w:rPr>
          <w:iCs/>
          <w:lang w:val="la-Latn"/>
        </w:rPr>
        <w:t>/</w:t>
      </w:r>
    </w:p>
    <w:p w14:paraId="0EA0EBD0" w14:textId="43C6834E" w:rsidR="00231204" w:rsidRPr="007A06F5" w:rsidRDefault="003F2F84" w:rsidP="00146269">
      <w:pPr>
        <w:pStyle w:val="Normlnweb"/>
        <w:spacing w:before="0" w:beforeAutospacing="0" w:after="120" w:afterAutospacing="0"/>
        <w:rPr>
          <w:iCs/>
          <w:lang w:val="la-Latn"/>
        </w:rPr>
      </w:pPr>
      <w:r w:rsidRPr="007A06F5">
        <w:rPr>
          <w:iCs/>
          <w:lang w:val="la-Latn"/>
        </w:rPr>
        <w:t xml:space="preserve">XXVII. IUDICIUM CANONICUM. Si </w:t>
      </w:r>
      <w:r w:rsidR="00E77B70" w:rsidRPr="007A06F5">
        <w:rPr>
          <w:iCs/>
          <w:lang w:val="la-Latn"/>
        </w:rPr>
        <w:t>quis usuras undecumque exigerit - septem diebus.</w:t>
      </w:r>
    </w:p>
    <w:p w14:paraId="0F286E9C" w14:textId="0599A901" w:rsidR="00231204" w:rsidRPr="007A06F5" w:rsidRDefault="00231204" w:rsidP="00146269">
      <w:pPr>
        <w:pStyle w:val="Normlnweb"/>
        <w:spacing w:before="0" w:beforeAutospacing="0" w:after="120" w:afterAutospacing="0"/>
        <w:rPr>
          <w:iCs/>
          <w:lang w:val="la-Latn"/>
        </w:rPr>
      </w:pPr>
      <w:r w:rsidRPr="007A06F5">
        <w:rPr>
          <w:iCs/>
          <w:lang w:val="la-Latn"/>
        </w:rPr>
        <w:t>XXVIII. INCIPIT IUDICIUM CLEMENTI</w:t>
      </w:r>
      <w:r w:rsidR="003F2F84" w:rsidRPr="007A06F5">
        <w:rPr>
          <w:iCs/>
          <w:lang w:val="la-Latn"/>
        </w:rPr>
        <w:t xml:space="preserve">S. Si quis per potestatem aut </w:t>
      </w:r>
      <w:r w:rsidRPr="007A06F5">
        <w:rPr>
          <w:iCs/>
          <w:lang w:val="la-Latn"/>
        </w:rPr>
        <w:t>agit excommunicetur.</w:t>
      </w:r>
    </w:p>
    <w:p w14:paraId="00957D74" w14:textId="66E600F8" w:rsidR="00231204" w:rsidRPr="007A06F5" w:rsidRDefault="00231204" w:rsidP="00146269">
      <w:pPr>
        <w:pStyle w:val="Normlnweb"/>
        <w:spacing w:before="0" w:beforeAutospacing="0" w:after="120" w:afterAutospacing="0"/>
        <w:rPr>
          <w:iCs/>
          <w:lang w:val="la-Latn"/>
        </w:rPr>
      </w:pPr>
      <w:r w:rsidRPr="007A06F5">
        <w:rPr>
          <w:iCs/>
          <w:lang w:val="la-Latn"/>
        </w:rPr>
        <w:t>XXVIIII. INCIPIT EPISTOLA ORMISDE PAPE PER UNIVERSAS PROVINTIAS. Ecce manifestissime constat quia secundum</w:t>
      </w:r>
      <w:r w:rsidR="003F2F84" w:rsidRPr="007A06F5">
        <w:rPr>
          <w:iCs/>
          <w:lang w:val="la-Latn"/>
        </w:rPr>
        <w:t xml:space="preserve"> </w:t>
      </w:r>
      <w:r w:rsidRPr="007A06F5">
        <w:rPr>
          <w:iCs/>
          <w:lang w:val="la-Latn"/>
        </w:rPr>
        <w:t>- continere videntur.</w:t>
      </w:r>
    </w:p>
    <w:p w14:paraId="45DD6836" w14:textId="18D0DE22" w:rsidR="00231204" w:rsidRPr="007A06F5" w:rsidRDefault="00231204" w:rsidP="00146269">
      <w:pPr>
        <w:pStyle w:val="Normlnweb"/>
        <w:spacing w:before="0" w:beforeAutospacing="0" w:after="120" w:afterAutospacing="0"/>
        <w:rPr>
          <w:iCs/>
          <w:lang w:val="la-Latn"/>
        </w:rPr>
      </w:pPr>
      <w:r w:rsidRPr="007A06F5">
        <w:rPr>
          <w:iCs/>
          <w:lang w:val="la-Latn"/>
        </w:rPr>
        <w:t>XXX. DE QUERIMONIA INTER</w:t>
      </w:r>
      <w:r w:rsidR="003F2F84" w:rsidRPr="007A06F5">
        <w:rPr>
          <w:iCs/>
          <w:lang w:val="la-Latn"/>
        </w:rPr>
        <w:t xml:space="preserve"> </w:t>
      </w:r>
      <w:r w:rsidRPr="007A06F5">
        <w:rPr>
          <w:iCs/>
          <w:lang w:val="la-Latn"/>
        </w:rPr>
        <w:t>PRESBYTERUM ET LAICUM.</w:t>
      </w:r>
      <w:r w:rsidR="003F2F84" w:rsidRPr="007A06F5">
        <w:rPr>
          <w:iCs/>
          <w:lang w:val="la-Latn"/>
        </w:rPr>
        <w:t xml:space="preserve"> </w:t>
      </w:r>
      <w:r w:rsidRPr="007A06F5">
        <w:rPr>
          <w:iCs/>
          <w:lang w:val="la-Latn"/>
        </w:rPr>
        <w:t>Si quis presbyter contra laicum</w:t>
      </w:r>
      <w:r w:rsidR="003F2F84" w:rsidRPr="007A06F5">
        <w:rPr>
          <w:iCs/>
          <w:lang w:val="la-Latn"/>
        </w:rPr>
        <w:t xml:space="preserve"> </w:t>
      </w:r>
      <w:r w:rsidRPr="007A06F5">
        <w:rPr>
          <w:iCs/>
          <w:lang w:val="la-Latn"/>
        </w:rPr>
        <w:t>- salubriori consilio./</w:t>
      </w:r>
    </w:p>
    <w:p w14:paraId="231EFACD" w14:textId="7EE0F971" w:rsidR="00231204" w:rsidRPr="007A06F5" w:rsidRDefault="00231204" w:rsidP="00146269">
      <w:pPr>
        <w:pStyle w:val="Normlnweb"/>
        <w:spacing w:before="0" w:beforeAutospacing="0" w:after="120" w:afterAutospacing="0"/>
        <w:rPr>
          <w:iCs/>
          <w:lang w:val="la-Latn"/>
        </w:rPr>
      </w:pPr>
      <w:r w:rsidRPr="007A06F5">
        <w:rPr>
          <w:iCs/>
          <w:lang w:val="la-Latn"/>
        </w:rPr>
        <w:t>XXXI. (...). Si quis</w:t>
      </w:r>
      <w:r w:rsidR="003F2F84" w:rsidRPr="007A06F5">
        <w:rPr>
          <w:iCs/>
          <w:lang w:val="la-Latn"/>
        </w:rPr>
        <w:t xml:space="preserve"> </w:t>
      </w:r>
      <w:r w:rsidRPr="007A06F5">
        <w:rPr>
          <w:iCs/>
          <w:lang w:val="la-Latn"/>
        </w:rPr>
        <w:t xml:space="preserve">presbyter quod absit - officio </w:t>
      </w:r>
      <w:commentRangeStart w:id="249"/>
      <w:r w:rsidRPr="007A06F5">
        <w:rPr>
          <w:iCs/>
          <w:lang w:val="la-Latn"/>
        </w:rPr>
        <w:t>praedicandi</w:t>
      </w:r>
      <w:commentRangeEnd w:id="249"/>
      <w:r w:rsidRPr="007A06F5">
        <w:rPr>
          <w:iCs/>
          <w:lang w:val="la-Latn"/>
        </w:rPr>
        <w:commentReference w:id="249"/>
      </w:r>
      <w:r w:rsidRPr="007A06F5">
        <w:rPr>
          <w:iCs/>
          <w:lang w:val="la-Latn"/>
        </w:rPr>
        <w:t>.</w:t>
      </w:r>
    </w:p>
    <w:p w14:paraId="3EEF4C6D" w14:textId="4EEA1861" w:rsidR="00231204" w:rsidRPr="007A06F5" w:rsidRDefault="00231204" w:rsidP="00146269">
      <w:pPr>
        <w:pStyle w:val="Normlnweb"/>
        <w:spacing w:before="0" w:beforeAutospacing="0" w:after="120" w:afterAutospacing="0"/>
        <w:rPr>
          <w:iCs/>
          <w:lang w:val="la-Latn"/>
        </w:rPr>
      </w:pPr>
      <w:r w:rsidRPr="007A06F5">
        <w:rPr>
          <w:iCs/>
          <w:lang w:val="la-Latn"/>
        </w:rPr>
        <w:lastRenderedPageBreak/>
        <w:t>XXXII. Si quis temerarius atrium aecclesie - gustavit mortem.</w:t>
      </w:r>
    </w:p>
    <w:p w14:paraId="583A03A0" w14:textId="37104B2A" w:rsidR="00231204" w:rsidRPr="007A06F5" w:rsidRDefault="00231204" w:rsidP="00146269">
      <w:pPr>
        <w:pStyle w:val="Normlnweb"/>
        <w:spacing w:before="0" w:beforeAutospacing="0" w:after="120" w:afterAutospacing="0"/>
        <w:rPr>
          <w:iCs/>
          <w:lang w:val="la-Latn"/>
        </w:rPr>
      </w:pPr>
      <w:r w:rsidRPr="007A06F5">
        <w:rPr>
          <w:iCs/>
          <w:lang w:val="la-Latn"/>
        </w:rPr>
        <w:t>XXXIII. EX EPISTOLIS PAPE LEONIS.</w:t>
      </w:r>
      <w:r w:rsidR="003F2F84" w:rsidRPr="007A06F5">
        <w:rPr>
          <w:iCs/>
          <w:lang w:val="la-Latn"/>
        </w:rPr>
        <w:t xml:space="preserve"> In adulescentia constitutis si </w:t>
      </w:r>
      <w:r w:rsidRPr="007A06F5">
        <w:rPr>
          <w:iCs/>
          <w:lang w:val="la-Latn"/>
        </w:rPr>
        <w:t xml:space="preserve">urgente - et </w:t>
      </w:r>
      <w:commentRangeStart w:id="250"/>
      <w:r w:rsidRPr="007A06F5">
        <w:rPr>
          <w:iCs/>
          <w:lang w:val="la-Latn"/>
        </w:rPr>
        <w:t>corporis</w:t>
      </w:r>
      <w:commentRangeEnd w:id="250"/>
      <w:r w:rsidRPr="007A06F5">
        <w:rPr>
          <w:iCs/>
          <w:lang w:val="la-Latn"/>
        </w:rPr>
        <w:commentReference w:id="250"/>
      </w:r>
      <w:r w:rsidRPr="007A06F5">
        <w:rPr>
          <w:iCs/>
          <w:lang w:val="la-Latn"/>
        </w:rPr>
        <w:t>.</w:t>
      </w:r>
    </w:p>
    <w:p w14:paraId="1E9066D3" w14:textId="683B65AA" w:rsidR="00231204" w:rsidRPr="007A06F5" w:rsidRDefault="00231204" w:rsidP="00146269">
      <w:pPr>
        <w:pStyle w:val="Normlnweb"/>
        <w:spacing w:before="0" w:beforeAutospacing="0" w:after="120" w:afterAutospacing="0"/>
        <w:rPr>
          <w:iCs/>
          <w:lang w:val="la-Latn"/>
        </w:rPr>
      </w:pPr>
      <w:r w:rsidRPr="007A06F5">
        <w:rPr>
          <w:iCs/>
          <w:lang w:val="la-Latn"/>
        </w:rPr>
        <w:t>XXXIIII. EX CONCILIO ALTLATENSE.</w:t>
      </w:r>
      <w:r w:rsidR="003F2F84" w:rsidRPr="007A06F5">
        <w:rPr>
          <w:iCs/>
          <w:lang w:val="la-Latn"/>
        </w:rPr>
        <w:t xml:space="preserve"> </w:t>
      </w:r>
      <w:r w:rsidRPr="007A06F5">
        <w:rPr>
          <w:iCs/>
          <w:lang w:val="la-Latn"/>
        </w:rPr>
        <w:t>Hi qui post sanctam religionis - alienus efficiatur-</w:t>
      </w:r>
    </w:p>
    <w:p w14:paraId="09A0CA70" w14:textId="59CEA33D" w:rsidR="00231204" w:rsidRPr="007A06F5" w:rsidRDefault="00231204" w:rsidP="00146269">
      <w:pPr>
        <w:pStyle w:val="Normlnweb"/>
        <w:spacing w:before="0" w:beforeAutospacing="0" w:after="120" w:afterAutospacing="0"/>
        <w:rPr>
          <w:iCs/>
          <w:lang w:val="la-Latn"/>
        </w:rPr>
      </w:pPr>
      <w:r w:rsidRPr="007A06F5">
        <w:rPr>
          <w:iCs/>
          <w:lang w:val="la-Latn"/>
        </w:rPr>
        <w:t>XXXV. EX CONCILIO TOLOTANO.</w:t>
      </w:r>
      <w:r w:rsidR="003F2F84" w:rsidRPr="007A06F5">
        <w:rPr>
          <w:iCs/>
          <w:lang w:val="la-Latn"/>
        </w:rPr>
        <w:t xml:space="preserve"> </w:t>
      </w:r>
      <w:r w:rsidRPr="007A06F5">
        <w:rPr>
          <w:iCs/>
          <w:lang w:val="la-Latn"/>
        </w:rPr>
        <w:t>Antiquissimi et sanctissimi patris est - tribuat legem.</w:t>
      </w:r>
      <w:r w:rsidR="0069036F" w:rsidRPr="007A06F5">
        <w:rPr>
          <w:iCs/>
          <w:lang w:val="la-Latn"/>
        </w:rPr>
        <w:t>/</w:t>
      </w:r>
    </w:p>
    <w:p w14:paraId="609D77C3" w14:textId="39182659" w:rsidR="0069036F" w:rsidRPr="007A06F5" w:rsidRDefault="00231204" w:rsidP="00146269">
      <w:pPr>
        <w:pStyle w:val="Normlnweb"/>
        <w:spacing w:before="0" w:beforeAutospacing="0" w:after="120" w:afterAutospacing="0"/>
        <w:rPr>
          <w:iCs/>
          <w:lang w:val="la-Latn"/>
        </w:rPr>
      </w:pPr>
      <w:r w:rsidRPr="007A06F5">
        <w:rPr>
          <w:iCs/>
          <w:lang w:val="la-Latn"/>
        </w:rPr>
        <w:t>XXXVI. EX CONCILIO VASENSE CAP.</w:t>
      </w:r>
      <w:r w:rsidR="003F2F84" w:rsidRPr="007A06F5">
        <w:rPr>
          <w:iCs/>
          <w:lang w:val="la-Latn"/>
        </w:rPr>
        <w:t xml:space="preserve"> </w:t>
      </w:r>
      <w:r w:rsidRPr="007A06F5">
        <w:rPr>
          <w:iCs/>
          <w:lang w:val="la-Latn"/>
        </w:rPr>
        <w:t>IIII. Eorum qui penitentia accepta in - denegandam putasset</w:t>
      </w:r>
    </w:p>
    <w:p w14:paraId="5F7132ED" w14:textId="6C9D59C9" w:rsidR="0069036F" w:rsidRPr="007A06F5" w:rsidRDefault="0069036F" w:rsidP="00146269">
      <w:pPr>
        <w:pStyle w:val="Normlnweb"/>
        <w:spacing w:before="0" w:beforeAutospacing="0" w:after="120" w:afterAutospacing="0"/>
        <w:rPr>
          <w:iCs/>
          <w:lang w:val="la-Latn"/>
        </w:rPr>
      </w:pPr>
      <w:r w:rsidRPr="007A06F5">
        <w:rPr>
          <w:iCs/>
          <w:lang w:val="la-Latn"/>
        </w:rPr>
        <w:t>XXXVII. EX CONCILIO TOLETANO.</w:t>
      </w:r>
      <w:r w:rsidR="003F2F84" w:rsidRPr="007A06F5">
        <w:rPr>
          <w:iCs/>
          <w:lang w:val="la-Latn"/>
        </w:rPr>
        <w:t xml:space="preserve"> </w:t>
      </w:r>
      <w:r w:rsidRPr="007A06F5">
        <w:rPr>
          <w:iCs/>
          <w:lang w:val="la-Latn"/>
        </w:rPr>
        <w:t xml:space="preserve">Quamvis numquam siluerint priora de - sententia </w:t>
      </w:r>
      <w:commentRangeStart w:id="251"/>
      <w:r w:rsidRPr="007A06F5">
        <w:rPr>
          <w:iCs/>
          <w:lang w:val="la-Latn"/>
        </w:rPr>
        <w:t>promulgetur</w:t>
      </w:r>
      <w:commentRangeEnd w:id="251"/>
      <w:r w:rsidRPr="007A06F5">
        <w:rPr>
          <w:iCs/>
          <w:lang w:val="la-Latn"/>
        </w:rPr>
        <w:commentReference w:id="251"/>
      </w:r>
      <w:r w:rsidRPr="007A06F5">
        <w:rPr>
          <w:iCs/>
          <w:lang w:val="la-Latn"/>
        </w:rPr>
        <w:t>.</w:t>
      </w:r>
    </w:p>
    <w:p w14:paraId="6A47CDEE" w14:textId="6F316A78" w:rsidR="0069036F" w:rsidRPr="007A06F5" w:rsidRDefault="0069036F" w:rsidP="00146269">
      <w:pPr>
        <w:pStyle w:val="Normlnweb"/>
        <w:spacing w:before="0" w:beforeAutospacing="0" w:after="120" w:afterAutospacing="0"/>
        <w:rPr>
          <w:iCs/>
          <w:lang w:val="la-Latn"/>
        </w:rPr>
      </w:pPr>
      <w:r w:rsidRPr="007A06F5">
        <w:rPr>
          <w:iCs/>
          <w:lang w:val="la-Latn"/>
        </w:rPr>
        <w:t>XXXVIII. Ex concilio</w:t>
      </w:r>
      <w:r w:rsidR="003F2F84" w:rsidRPr="007A06F5">
        <w:rPr>
          <w:iCs/>
          <w:lang w:val="la-Latn"/>
        </w:rPr>
        <w:t xml:space="preserve"> </w:t>
      </w:r>
      <w:r w:rsidRPr="007A06F5">
        <w:rPr>
          <w:iCs/>
          <w:lang w:val="la-Latn"/>
        </w:rPr>
        <w:t>Cartaginense cap. XXVII - clericatus adipisci.</w:t>
      </w:r>
    </w:p>
    <w:p w14:paraId="071227DB" w14:textId="471B2DB8" w:rsidR="00804C93" w:rsidRPr="007A06F5" w:rsidRDefault="0069036F" w:rsidP="00146269">
      <w:pPr>
        <w:pStyle w:val="Normlnweb"/>
        <w:spacing w:before="0" w:beforeAutospacing="0" w:after="120" w:afterAutospacing="0"/>
        <w:rPr>
          <w:iCs/>
          <w:lang w:val="la-Latn"/>
        </w:rPr>
      </w:pPr>
      <w:r w:rsidRPr="007A06F5">
        <w:rPr>
          <w:iCs/>
          <w:lang w:val="la-Latn"/>
        </w:rPr>
        <w:t>XXXVIIII. Ex epistola pape</w:t>
      </w:r>
      <w:r w:rsidR="003F2F84" w:rsidRPr="007A06F5">
        <w:rPr>
          <w:iCs/>
          <w:lang w:val="la-Latn"/>
        </w:rPr>
        <w:t xml:space="preserve"> </w:t>
      </w:r>
      <w:r w:rsidRPr="007A06F5">
        <w:rPr>
          <w:iCs/>
          <w:lang w:val="la-Latn"/>
        </w:rPr>
        <w:t xml:space="preserve">Leonis ad - etiam </w:t>
      </w:r>
      <w:commentRangeStart w:id="252"/>
      <w:r w:rsidRPr="007A06F5">
        <w:rPr>
          <w:iCs/>
          <w:lang w:val="la-Latn"/>
        </w:rPr>
        <w:t>fructuosa</w:t>
      </w:r>
      <w:commentRangeEnd w:id="252"/>
      <w:r w:rsidRPr="007A06F5">
        <w:rPr>
          <w:iCs/>
          <w:lang w:val="la-Latn"/>
        </w:rPr>
        <w:commentReference w:id="252"/>
      </w:r>
      <w:r w:rsidRPr="007A06F5">
        <w:rPr>
          <w:iCs/>
          <w:lang w:val="la-Latn"/>
        </w:rPr>
        <w:t>.</w:t>
      </w:r>
    </w:p>
    <w:p w14:paraId="1830F1DA" w14:textId="15B5766B" w:rsidR="007F23AF" w:rsidRPr="007A06F5" w:rsidRDefault="00804C93" w:rsidP="00146269">
      <w:pPr>
        <w:pStyle w:val="Normlnweb"/>
        <w:spacing w:before="0" w:beforeAutospacing="0" w:after="120" w:afterAutospacing="0"/>
        <w:rPr>
          <w:iCs/>
          <w:lang w:val="la-Latn"/>
        </w:rPr>
      </w:pPr>
      <w:r w:rsidRPr="007A06F5">
        <w:rPr>
          <w:iCs/>
          <w:lang w:val="la-Latn"/>
        </w:rPr>
        <w:t>XL. Ex epistola pape Siricii ad</w:t>
      </w:r>
      <w:r w:rsidR="003F2F84" w:rsidRPr="007A06F5">
        <w:rPr>
          <w:iCs/>
          <w:lang w:val="la-Latn"/>
        </w:rPr>
        <w:t xml:space="preserve"> </w:t>
      </w:r>
      <w:r w:rsidRPr="007A06F5">
        <w:rPr>
          <w:iCs/>
          <w:lang w:val="la-Latn"/>
        </w:rPr>
        <w:t xml:space="preserve">- indulgentia </w:t>
      </w:r>
      <w:commentRangeStart w:id="253"/>
      <w:r w:rsidRPr="007A06F5">
        <w:rPr>
          <w:iCs/>
          <w:lang w:val="la-Latn"/>
        </w:rPr>
        <w:t>subvenire</w:t>
      </w:r>
      <w:commentRangeEnd w:id="253"/>
      <w:r w:rsidRPr="007A06F5">
        <w:rPr>
          <w:iCs/>
          <w:lang w:val="la-Latn"/>
        </w:rPr>
        <w:commentReference w:id="253"/>
      </w:r>
      <w:r w:rsidRPr="007A06F5">
        <w:rPr>
          <w:iCs/>
          <w:lang w:val="la-Latn"/>
        </w:rPr>
        <w:t>.</w:t>
      </w:r>
      <w:r w:rsidR="007F23AF" w:rsidRPr="007A06F5">
        <w:rPr>
          <w:iCs/>
          <w:lang w:val="la-Latn"/>
        </w:rPr>
        <w:t>/</w:t>
      </w:r>
    </w:p>
    <w:p w14:paraId="647CAC94" w14:textId="57D5BFB1" w:rsidR="007F23AF" w:rsidRPr="007A06F5" w:rsidRDefault="007F23AF" w:rsidP="00146269">
      <w:pPr>
        <w:pStyle w:val="Normlnweb"/>
        <w:spacing w:before="0" w:beforeAutospacing="0" w:after="120" w:afterAutospacing="0"/>
        <w:rPr>
          <w:iCs/>
          <w:lang w:val="la-Latn"/>
        </w:rPr>
      </w:pPr>
      <w:r w:rsidRPr="007A06F5">
        <w:rPr>
          <w:iCs/>
          <w:lang w:val="la-Latn"/>
        </w:rPr>
        <w:t>XLI. DE VIRGINIBUS ET MONACHIS.</w:t>
      </w:r>
      <w:r w:rsidR="003F2F84" w:rsidRPr="007A06F5">
        <w:rPr>
          <w:iCs/>
          <w:lang w:val="la-Latn"/>
        </w:rPr>
        <w:t xml:space="preserve"> </w:t>
      </w:r>
      <w:r w:rsidRPr="007A06F5">
        <w:rPr>
          <w:iCs/>
          <w:lang w:val="la-Latn"/>
        </w:rPr>
        <w:t>Ex concilio Calcidonense cap. XVI - humanitatemque largiri.</w:t>
      </w:r>
    </w:p>
    <w:p w14:paraId="1328F16C" w14:textId="2480FAC8" w:rsidR="007F23AF" w:rsidRPr="007A06F5" w:rsidRDefault="007F23AF" w:rsidP="00146269">
      <w:pPr>
        <w:pStyle w:val="Normlnweb"/>
        <w:spacing w:before="0" w:beforeAutospacing="0" w:after="120" w:afterAutospacing="0"/>
        <w:rPr>
          <w:iCs/>
          <w:lang w:val="la-Latn"/>
        </w:rPr>
      </w:pPr>
      <w:r w:rsidRPr="007A06F5">
        <w:rPr>
          <w:iCs/>
          <w:lang w:val="la-Latn"/>
        </w:rPr>
        <w:t>XLII</w:t>
      </w:r>
      <w:r w:rsidR="008E2A6B" w:rsidRPr="007A06F5">
        <w:rPr>
          <w:iCs/>
          <w:lang w:val="la-Latn"/>
        </w:rPr>
        <w:t xml:space="preserve">. </w:t>
      </w:r>
      <w:r w:rsidRPr="007A06F5">
        <w:rPr>
          <w:iCs/>
          <w:lang w:val="la-Latn"/>
        </w:rPr>
        <w:t>DE HIS QUI VIRGINUM</w:t>
      </w:r>
      <w:r w:rsidR="003F2F84" w:rsidRPr="007A06F5">
        <w:rPr>
          <w:iCs/>
          <w:lang w:val="la-Latn"/>
        </w:rPr>
        <w:t xml:space="preserve"> </w:t>
      </w:r>
      <w:r w:rsidRPr="007A06F5">
        <w:rPr>
          <w:iCs/>
          <w:lang w:val="la-Latn"/>
        </w:rPr>
        <w:t>CORRUPTIONIBUS CONSCII SUNT EX EODEM CONCILIO. Quidam sponsam habens sororem eius - penitentie constitutos.</w:t>
      </w:r>
    </w:p>
    <w:p w14:paraId="5C33D48B" w14:textId="7E8A1E74" w:rsidR="007F23AF" w:rsidRPr="007A06F5" w:rsidRDefault="007F23AF" w:rsidP="00146269">
      <w:pPr>
        <w:pStyle w:val="Normlnweb"/>
        <w:spacing w:before="0" w:beforeAutospacing="0" w:after="120" w:afterAutospacing="0"/>
        <w:rPr>
          <w:iCs/>
          <w:lang w:val="la-Latn"/>
        </w:rPr>
      </w:pPr>
      <w:r w:rsidRPr="007A06F5">
        <w:rPr>
          <w:iCs/>
          <w:lang w:val="la-Latn"/>
        </w:rPr>
        <w:t>XLIII. Ex concilio Cartaginis</w:t>
      </w:r>
      <w:r w:rsidR="003F2F84" w:rsidRPr="007A06F5">
        <w:rPr>
          <w:iCs/>
          <w:lang w:val="la-Latn"/>
        </w:rPr>
        <w:t xml:space="preserve"> </w:t>
      </w:r>
      <w:r w:rsidRPr="007A06F5">
        <w:rPr>
          <w:iCs/>
          <w:lang w:val="la-Latn"/>
        </w:rPr>
        <w:t>cap. XIII - virginitate permaneant.</w:t>
      </w:r>
    </w:p>
    <w:p w14:paraId="74E178E7" w14:textId="73291DBC" w:rsidR="007F23AF" w:rsidRPr="007A06F5" w:rsidRDefault="007F23AF" w:rsidP="00146269">
      <w:pPr>
        <w:pStyle w:val="Normlnweb"/>
        <w:spacing w:before="0" w:beforeAutospacing="0" w:after="120" w:afterAutospacing="0"/>
        <w:rPr>
          <w:iCs/>
          <w:lang w:val="la-Latn"/>
        </w:rPr>
      </w:pPr>
      <w:r w:rsidRPr="007A06F5">
        <w:rPr>
          <w:iCs/>
          <w:lang w:val="la-Latn"/>
        </w:rPr>
        <w:t>XLIIII. QUOD ALIUD SIT UXOR</w:t>
      </w:r>
      <w:r w:rsidR="003F2F84" w:rsidRPr="007A06F5">
        <w:rPr>
          <w:iCs/>
          <w:lang w:val="la-Latn"/>
        </w:rPr>
        <w:t xml:space="preserve"> </w:t>
      </w:r>
      <w:r w:rsidRPr="007A06F5">
        <w:rPr>
          <w:iCs/>
          <w:lang w:val="la-Latn"/>
        </w:rPr>
        <w:t>ALIUD CONCUBINA. Ex epistola pape Leonis ad - aliud concubina</w:t>
      </w:r>
    </w:p>
    <w:p w14:paraId="7395581D" w14:textId="186775BF" w:rsidR="007F23AF" w:rsidRPr="007A06F5" w:rsidRDefault="007F23AF" w:rsidP="00146269">
      <w:pPr>
        <w:pStyle w:val="Normlnweb"/>
        <w:spacing w:before="0" w:beforeAutospacing="0" w:after="120" w:afterAutospacing="0"/>
        <w:rPr>
          <w:iCs/>
          <w:lang w:val="la-Latn"/>
        </w:rPr>
      </w:pPr>
      <w:r w:rsidRPr="007A06F5">
        <w:rPr>
          <w:iCs/>
          <w:lang w:val="la-Latn"/>
        </w:rPr>
        <w:t>XLV. QUOD DEBEANT FEMINE QUE</w:t>
      </w:r>
      <w:r w:rsidR="003F2F84" w:rsidRPr="007A06F5">
        <w:rPr>
          <w:iCs/>
          <w:lang w:val="la-Latn"/>
        </w:rPr>
        <w:t xml:space="preserve"> </w:t>
      </w:r>
      <w:r w:rsidRPr="007A06F5">
        <w:rPr>
          <w:iCs/>
          <w:lang w:val="la-Latn"/>
        </w:rPr>
        <w:t xml:space="preserve">CAPTIS VIRIS NUPSERANT ALIIS REGRESSIS DE CAPTIVITATE VIRIS PRIORIBUS COPULARI, UT QUOD SUUM EST UNUSQUISQUE RECIPIAT./ </w:t>
      </w:r>
      <w:r w:rsidR="003F2F84" w:rsidRPr="007A06F5">
        <w:rPr>
          <w:iCs/>
          <w:lang w:val="la-Latn"/>
        </w:rPr>
        <w:t xml:space="preserve"> </w:t>
      </w:r>
      <w:r w:rsidRPr="007A06F5">
        <w:rPr>
          <w:iCs/>
          <w:lang w:val="la-Latn"/>
        </w:rPr>
        <w:t>Ex epistola pape Leonis. Cum - proprium est</w:t>
      </w:r>
    </w:p>
    <w:p w14:paraId="7D0781E8" w14:textId="76BC796D" w:rsidR="007F23AF" w:rsidRPr="007A06F5" w:rsidRDefault="007F23AF" w:rsidP="00146269">
      <w:pPr>
        <w:pStyle w:val="Normlnweb"/>
        <w:spacing w:before="0" w:beforeAutospacing="0" w:after="120" w:afterAutospacing="0"/>
        <w:rPr>
          <w:iCs/>
          <w:lang w:val="la-Latn"/>
        </w:rPr>
      </w:pPr>
      <w:r w:rsidRPr="007A06F5">
        <w:rPr>
          <w:iCs/>
          <w:lang w:val="la-Latn"/>
        </w:rPr>
        <w:t>XLVI. QUOD NON PROBETUR ESSE</w:t>
      </w:r>
      <w:r w:rsidR="003F2F84" w:rsidRPr="007A06F5">
        <w:rPr>
          <w:iCs/>
          <w:lang w:val="la-Latn"/>
        </w:rPr>
        <w:t xml:space="preserve"> </w:t>
      </w:r>
      <w:r w:rsidRPr="007A06F5">
        <w:rPr>
          <w:iCs/>
          <w:lang w:val="la-Latn"/>
        </w:rPr>
        <w:t>CULPABILIS QUI UXOREM C</w:t>
      </w:r>
      <w:r w:rsidR="003F2F84" w:rsidRPr="007A06F5">
        <w:rPr>
          <w:iCs/>
          <w:lang w:val="la-Latn"/>
        </w:rPr>
        <w:t xml:space="preserve">APTI IN MATRIMONIO VIDETUR ESSE </w:t>
      </w:r>
      <w:r w:rsidRPr="007A06F5">
        <w:rPr>
          <w:iCs/>
          <w:lang w:val="la-Latn"/>
        </w:rPr>
        <w:t>SORTITUS.Ex eadem epistola ad Nicetam - remedio reformetur</w:t>
      </w:r>
      <w:r w:rsidR="00D54EB3" w:rsidRPr="007A06F5">
        <w:rPr>
          <w:iCs/>
          <w:lang w:val="la-Latn"/>
        </w:rPr>
        <w:t>.</w:t>
      </w:r>
    </w:p>
    <w:p w14:paraId="128AC128" w14:textId="48B1A0E7" w:rsidR="007F23AF" w:rsidRPr="007A06F5" w:rsidRDefault="007F23AF" w:rsidP="00146269">
      <w:pPr>
        <w:pStyle w:val="Normlnweb"/>
        <w:spacing w:before="0" w:beforeAutospacing="0" w:after="120" w:afterAutospacing="0"/>
        <w:rPr>
          <w:iCs/>
          <w:lang w:val="la-Latn"/>
        </w:rPr>
      </w:pPr>
      <w:r w:rsidRPr="007A06F5">
        <w:rPr>
          <w:iCs/>
          <w:lang w:val="la-Latn"/>
        </w:rPr>
        <w:t>XLVII. (...) OFFENSI NON</w:t>
      </w:r>
      <w:r w:rsidR="003F2F84" w:rsidRPr="007A06F5">
        <w:rPr>
          <w:iCs/>
          <w:lang w:val="la-Latn"/>
        </w:rPr>
        <w:t xml:space="preserve"> </w:t>
      </w:r>
      <w:r w:rsidRPr="007A06F5">
        <w:rPr>
          <w:iCs/>
          <w:lang w:val="la-Latn"/>
        </w:rPr>
        <w:t>FUERINT ET VOLUERINT EAS IN CONIUGIUM RECIPERE. EX EADEM EPISTOLA CAP. LXIIII. Et ideo si viri post - fides poscit</w:t>
      </w:r>
    </w:p>
    <w:p w14:paraId="7495F734" w14:textId="1863F29A" w:rsidR="007F23AF" w:rsidRPr="007A06F5" w:rsidRDefault="007F23AF" w:rsidP="00146269">
      <w:pPr>
        <w:pStyle w:val="Normlnweb"/>
        <w:spacing w:before="0" w:beforeAutospacing="0" w:after="120" w:afterAutospacing="0"/>
        <w:rPr>
          <w:iCs/>
          <w:lang w:val="la-Latn"/>
        </w:rPr>
      </w:pPr>
      <w:r w:rsidRPr="007A06F5">
        <w:rPr>
          <w:iCs/>
          <w:lang w:val="la-Latn"/>
        </w:rPr>
        <w:t>XLVIII. UT SI MULIERES AD</w:t>
      </w:r>
      <w:r w:rsidR="003F2F84" w:rsidRPr="007A06F5">
        <w:rPr>
          <w:iCs/>
          <w:lang w:val="la-Latn"/>
        </w:rPr>
        <w:t xml:space="preserve"> </w:t>
      </w:r>
      <w:r w:rsidRPr="007A06F5">
        <w:rPr>
          <w:iCs/>
          <w:lang w:val="la-Latn"/>
        </w:rPr>
        <w:t xml:space="preserve">PRIORES MARITOS REDIRE NOLUERINT VELUD IMPIE ECCLESIASTICA COMMUNIONE PRIVANDE SUNT. CAP. XLV. </w:t>
      </w:r>
      <w:r w:rsidR="003F2F84" w:rsidRPr="007A06F5">
        <w:rPr>
          <w:iCs/>
          <w:lang w:val="la-Latn"/>
        </w:rPr>
        <w:t xml:space="preserve">Si autem alique mulieres ita </w:t>
      </w:r>
      <w:r w:rsidRPr="007A06F5">
        <w:rPr>
          <w:iCs/>
          <w:lang w:val="la-Latn"/>
        </w:rPr>
        <w:t>- sunt laudande</w:t>
      </w:r>
      <w:r w:rsidR="00D54EB3" w:rsidRPr="007A06F5">
        <w:rPr>
          <w:iCs/>
          <w:lang w:val="la-Latn"/>
        </w:rPr>
        <w:t>.</w:t>
      </w:r>
    </w:p>
    <w:p w14:paraId="13423CAC" w14:textId="1AF69E47" w:rsidR="003153F2" w:rsidRPr="007A06F5" w:rsidRDefault="007F23AF" w:rsidP="00146269">
      <w:pPr>
        <w:pStyle w:val="Normlnweb"/>
        <w:spacing w:before="0" w:beforeAutospacing="0" w:after="120" w:afterAutospacing="0"/>
        <w:rPr>
          <w:iCs/>
          <w:lang w:val="la-Latn"/>
        </w:rPr>
      </w:pPr>
      <w:r w:rsidRPr="007A06F5">
        <w:rPr>
          <w:iCs/>
          <w:lang w:val="la-Latn"/>
        </w:rPr>
        <w:t>XLVI</w:t>
      </w:r>
      <w:r w:rsidR="00D54EB3" w:rsidRPr="007A06F5">
        <w:rPr>
          <w:iCs/>
          <w:lang w:val="la-Latn"/>
        </w:rPr>
        <w:t>IIII</w:t>
      </w:r>
      <w:r w:rsidRPr="007A06F5">
        <w:rPr>
          <w:iCs/>
          <w:lang w:val="la-Latn"/>
        </w:rPr>
        <w:t>. EX CONCILIO</w:t>
      </w:r>
      <w:r w:rsidR="003F2F84" w:rsidRPr="007A06F5">
        <w:rPr>
          <w:iCs/>
          <w:lang w:val="la-Latn"/>
        </w:rPr>
        <w:t xml:space="preserve"> </w:t>
      </w:r>
      <w:r w:rsidRPr="007A06F5">
        <w:rPr>
          <w:iCs/>
          <w:lang w:val="la-Latn"/>
        </w:rPr>
        <w:t>HELIBERTANO CAP. VIII. Item</w:t>
      </w:r>
      <w:r w:rsidR="003F2F84" w:rsidRPr="007A06F5">
        <w:rPr>
          <w:iCs/>
          <w:lang w:val="la-Latn"/>
        </w:rPr>
        <w:t xml:space="preserve"> femine que nulla praecedente - </w:t>
      </w:r>
      <w:r w:rsidRPr="007A06F5">
        <w:rPr>
          <w:iCs/>
          <w:lang w:val="la-Latn"/>
        </w:rPr>
        <w:t>communionem accipiant./</w:t>
      </w:r>
    </w:p>
    <w:p w14:paraId="7202F474" w14:textId="7E11AB73" w:rsidR="003153F2" w:rsidRPr="007A06F5" w:rsidRDefault="003153F2" w:rsidP="00146269">
      <w:pPr>
        <w:pStyle w:val="Normlnweb"/>
        <w:spacing w:before="0" w:beforeAutospacing="0" w:after="120" w:afterAutospacing="0"/>
        <w:rPr>
          <w:iCs/>
          <w:lang w:val="la-Latn"/>
        </w:rPr>
      </w:pPr>
      <w:r w:rsidRPr="007A06F5">
        <w:rPr>
          <w:iCs/>
          <w:lang w:val="la-Latn"/>
        </w:rPr>
        <w:t>L. Coniurationis vel</w:t>
      </w:r>
      <w:r w:rsidR="003F2F84" w:rsidRPr="007A06F5">
        <w:rPr>
          <w:iCs/>
          <w:lang w:val="la-Latn"/>
        </w:rPr>
        <w:t xml:space="preserve"> </w:t>
      </w:r>
      <w:r w:rsidRPr="007A06F5">
        <w:rPr>
          <w:iCs/>
          <w:lang w:val="la-Latn"/>
        </w:rPr>
        <w:t>conspirationis crimen et - penitus abiciantur.</w:t>
      </w:r>
    </w:p>
    <w:p w14:paraId="64A252A0" w14:textId="2E7F8CCA" w:rsidR="003153F2" w:rsidRPr="007A06F5" w:rsidRDefault="003153F2" w:rsidP="00146269">
      <w:pPr>
        <w:pStyle w:val="Normlnweb"/>
        <w:spacing w:before="0" w:beforeAutospacing="0" w:after="120" w:afterAutospacing="0"/>
        <w:rPr>
          <w:iCs/>
          <w:lang w:val="la-Latn"/>
        </w:rPr>
      </w:pPr>
      <w:r w:rsidRPr="007A06F5">
        <w:rPr>
          <w:iCs/>
          <w:lang w:val="la-Latn"/>
        </w:rPr>
        <w:t>LI. SI QUIS (EPISCOPUS ABSQUE</w:t>
      </w:r>
      <w:r w:rsidR="003F2F84" w:rsidRPr="007A06F5">
        <w:rPr>
          <w:iCs/>
          <w:lang w:val="la-Latn"/>
        </w:rPr>
        <w:t xml:space="preserve"> </w:t>
      </w:r>
      <w:r w:rsidRPr="007A06F5">
        <w:rPr>
          <w:iCs/>
          <w:lang w:val="la-Latn"/>
        </w:rPr>
        <w:t xml:space="preserve">TEMPORE) SYNODI (IN CRIMINE DETENTUS FUERIT A XII EPISCOPIS AUDIATUR). CAP. XII CARTAGINENSIS.Felix </w:t>
      </w:r>
      <w:r w:rsidR="003F2F84" w:rsidRPr="007A06F5">
        <w:rPr>
          <w:iCs/>
          <w:lang w:val="la-Latn"/>
        </w:rPr>
        <w:t xml:space="preserve">episcopus dixit: Suggero </w:t>
      </w:r>
      <w:r w:rsidRPr="007A06F5">
        <w:rPr>
          <w:iCs/>
          <w:lang w:val="la-Latn"/>
        </w:rPr>
        <w:t>secundum - a tribus</w:t>
      </w:r>
      <w:r w:rsidR="003F2F84" w:rsidRPr="007A06F5">
        <w:rPr>
          <w:iCs/>
          <w:lang w:val="la-Latn"/>
        </w:rPr>
        <w:t>.</w:t>
      </w:r>
    </w:p>
    <w:p w14:paraId="36F4EA6E" w14:textId="72E6CE51" w:rsidR="003153F2" w:rsidRPr="007A06F5" w:rsidRDefault="003153F2" w:rsidP="00146269">
      <w:pPr>
        <w:pStyle w:val="Normlnweb"/>
        <w:spacing w:before="0" w:beforeAutospacing="0" w:after="120" w:afterAutospacing="0"/>
        <w:rPr>
          <w:iCs/>
          <w:lang w:val="la-Latn"/>
        </w:rPr>
      </w:pPr>
      <w:r w:rsidRPr="007A06F5">
        <w:rPr>
          <w:iCs/>
          <w:lang w:val="la-Latn"/>
        </w:rPr>
        <w:t>LII. CAP. XVIIII CARTAG.</w:t>
      </w:r>
      <w:r w:rsidR="003F2F84" w:rsidRPr="007A06F5">
        <w:rPr>
          <w:iCs/>
          <w:lang w:val="la-Latn"/>
        </w:rPr>
        <w:t xml:space="preserve"> </w:t>
      </w:r>
      <w:r w:rsidRPr="007A06F5">
        <w:rPr>
          <w:iCs/>
          <w:lang w:val="la-Latn"/>
        </w:rPr>
        <w:t>Aurelius episcopus dixit: Quisquis episcopus - asserere voluerit.</w:t>
      </w:r>
    </w:p>
    <w:p w14:paraId="5567B241" w14:textId="2AD128A7" w:rsidR="003153F2" w:rsidRPr="007A06F5" w:rsidRDefault="003153F2" w:rsidP="00146269">
      <w:pPr>
        <w:pStyle w:val="Normlnweb"/>
        <w:spacing w:before="0" w:beforeAutospacing="0" w:after="120" w:afterAutospacing="0"/>
        <w:rPr>
          <w:iCs/>
          <w:lang w:val="la-Latn"/>
        </w:rPr>
      </w:pPr>
      <w:r w:rsidRPr="007A06F5">
        <w:rPr>
          <w:iCs/>
          <w:lang w:val="la-Latn"/>
        </w:rPr>
        <w:t>LIII. Si autem presbyteri vel</w:t>
      </w:r>
      <w:r w:rsidR="003F2F84" w:rsidRPr="007A06F5">
        <w:rPr>
          <w:iCs/>
          <w:lang w:val="la-Latn"/>
        </w:rPr>
        <w:t xml:space="preserve"> </w:t>
      </w:r>
      <w:r w:rsidRPr="007A06F5">
        <w:rPr>
          <w:iCs/>
          <w:lang w:val="la-Latn"/>
        </w:rPr>
        <w:t xml:space="preserve">diaconi - et </w:t>
      </w:r>
      <w:commentRangeStart w:id="254"/>
      <w:r w:rsidRPr="007A06F5">
        <w:rPr>
          <w:iCs/>
          <w:lang w:val="la-Latn"/>
        </w:rPr>
        <w:t>finiat</w:t>
      </w:r>
      <w:commentRangeEnd w:id="254"/>
      <w:r w:rsidRPr="007A06F5">
        <w:rPr>
          <w:iCs/>
          <w:lang w:val="la-Latn"/>
        </w:rPr>
        <w:commentReference w:id="254"/>
      </w:r>
      <w:r w:rsidRPr="007A06F5">
        <w:rPr>
          <w:iCs/>
          <w:lang w:val="la-Latn"/>
        </w:rPr>
        <w:t>.</w:t>
      </w:r>
    </w:p>
    <w:p w14:paraId="1E9EB97A" w14:textId="550D47A8" w:rsidR="003153F2" w:rsidRPr="007A06F5" w:rsidRDefault="003153F2" w:rsidP="00146269">
      <w:pPr>
        <w:pStyle w:val="Normlnweb"/>
        <w:spacing w:before="0" w:beforeAutospacing="0" w:after="120" w:afterAutospacing="0"/>
        <w:rPr>
          <w:iCs/>
          <w:lang w:val="la-Latn"/>
        </w:rPr>
      </w:pPr>
      <w:r w:rsidRPr="007A06F5">
        <w:rPr>
          <w:iCs/>
          <w:lang w:val="la-Latn"/>
        </w:rPr>
        <w:t>LIIII. Item placuit ut</w:t>
      </w:r>
      <w:r w:rsidR="003F2F84" w:rsidRPr="007A06F5">
        <w:rPr>
          <w:iCs/>
          <w:lang w:val="la-Latn"/>
        </w:rPr>
        <w:t xml:space="preserve"> </w:t>
      </w:r>
      <w:r w:rsidRPr="007A06F5">
        <w:rPr>
          <w:iCs/>
          <w:lang w:val="la-Latn"/>
        </w:rPr>
        <w:t>accusatus vel - causa finiatur.</w:t>
      </w:r>
    </w:p>
    <w:p w14:paraId="5335D417" w14:textId="65B3BAD0" w:rsidR="003153F2" w:rsidRPr="007A06F5" w:rsidRDefault="003153F2" w:rsidP="00146269">
      <w:pPr>
        <w:pStyle w:val="Normlnweb"/>
        <w:spacing w:before="0" w:beforeAutospacing="0" w:after="120" w:afterAutospacing="0"/>
        <w:rPr>
          <w:iCs/>
          <w:lang w:val="la-Latn"/>
        </w:rPr>
      </w:pPr>
      <w:r w:rsidRPr="007A06F5">
        <w:rPr>
          <w:iCs/>
          <w:lang w:val="la-Latn"/>
        </w:rPr>
        <w:t>LV. Clerici aut laici</w:t>
      </w:r>
      <w:r w:rsidR="003F2F84" w:rsidRPr="007A06F5">
        <w:rPr>
          <w:iCs/>
          <w:lang w:val="la-Latn"/>
        </w:rPr>
        <w:t xml:space="preserve"> </w:t>
      </w:r>
      <w:r w:rsidRPr="007A06F5">
        <w:rPr>
          <w:iCs/>
          <w:lang w:val="la-Latn"/>
        </w:rPr>
        <w:t xml:space="preserve">accusantes episcopos - non </w:t>
      </w:r>
      <w:commentRangeStart w:id="255"/>
      <w:r w:rsidRPr="007A06F5">
        <w:rPr>
          <w:iCs/>
          <w:lang w:val="la-Latn"/>
        </w:rPr>
        <w:t>debere</w:t>
      </w:r>
      <w:commentRangeEnd w:id="255"/>
      <w:r w:rsidR="00C041D0" w:rsidRPr="007A06F5">
        <w:rPr>
          <w:iCs/>
          <w:lang w:val="la-Latn"/>
        </w:rPr>
        <w:commentReference w:id="255"/>
      </w:r>
      <w:r w:rsidRPr="007A06F5">
        <w:rPr>
          <w:iCs/>
          <w:lang w:val="la-Latn"/>
        </w:rPr>
        <w:t>.</w:t>
      </w:r>
      <w:r w:rsidR="003F2F84" w:rsidRPr="007A06F5">
        <w:rPr>
          <w:iCs/>
          <w:lang w:val="la-Latn"/>
        </w:rPr>
        <w:t>/</w:t>
      </w:r>
    </w:p>
    <w:p w14:paraId="0C353839" w14:textId="37218DD3" w:rsidR="003F2F84" w:rsidRPr="007A06F5" w:rsidRDefault="003F2F84" w:rsidP="00146269">
      <w:pPr>
        <w:pStyle w:val="Normlnweb"/>
        <w:spacing w:before="0" w:beforeAutospacing="0" w:after="120" w:afterAutospacing="0"/>
        <w:rPr>
          <w:iCs/>
          <w:lang w:val="la-Latn"/>
        </w:rPr>
      </w:pPr>
      <w:r w:rsidRPr="007A06F5">
        <w:rPr>
          <w:iCs/>
          <w:lang w:val="la-Latn"/>
        </w:rPr>
        <w:t>LVI</w:t>
      </w:r>
      <w:r w:rsidR="008E2A6B" w:rsidRPr="007A06F5">
        <w:rPr>
          <w:iCs/>
          <w:lang w:val="la-Latn"/>
        </w:rPr>
        <w:t xml:space="preserve">. </w:t>
      </w:r>
      <w:r w:rsidRPr="007A06F5">
        <w:rPr>
          <w:iCs/>
          <w:lang w:val="la-Latn"/>
        </w:rPr>
        <w:t xml:space="preserve">Nullus episcoporum aut presbyterorum die - criminalia </w:t>
      </w:r>
      <w:commentRangeStart w:id="256"/>
      <w:r w:rsidRPr="007A06F5">
        <w:rPr>
          <w:iCs/>
          <w:lang w:val="la-Latn"/>
        </w:rPr>
        <w:t>negotia</w:t>
      </w:r>
      <w:commentRangeEnd w:id="256"/>
      <w:r w:rsidR="00C546B4" w:rsidRPr="007A06F5">
        <w:rPr>
          <w:iCs/>
          <w:lang w:val="la-Latn"/>
        </w:rPr>
        <w:commentReference w:id="256"/>
      </w:r>
      <w:r w:rsidRPr="007A06F5">
        <w:rPr>
          <w:iCs/>
          <w:lang w:val="la-Latn"/>
        </w:rPr>
        <w:t>.</w:t>
      </w:r>
    </w:p>
    <w:p w14:paraId="6E42BA2F" w14:textId="599C58FE" w:rsidR="003F2F84" w:rsidRPr="007A06F5" w:rsidRDefault="003F2F84" w:rsidP="00146269">
      <w:pPr>
        <w:pStyle w:val="Normlnweb"/>
        <w:spacing w:before="0" w:beforeAutospacing="0" w:after="120" w:afterAutospacing="0"/>
        <w:rPr>
          <w:iCs/>
          <w:lang w:val="la-Latn"/>
        </w:rPr>
      </w:pPr>
      <w:r w:rsidRPr="007A06F5">
        <w:rPr>
          <w:iCs/>
          <w:lang w:val="la-Latn"/>
        </w:rPr>
        <w:lastRenderedPageBreak/>
        <w:t xml:space="preserve">LVII. Observandum quoque decrevimus ne quis – noverint </w:t>
      </w:r>
      <w:commentRangeStart w:id="257"/>
      <w:r w:rsidRPr="007A06F5">
        <w:rPr>
          <w:iCs/>
          <w:lang w:val="la-Latn"/>
        </w:rPr>
        <w:t>degradandos</w:t>
      </w:r>
      <w:commentRangeEnd w:id="257"/>
      <w:r w:rsidRPr="007A06F5">
        <w:rPr>
          <w:iCs/>
          <w:lang w:val="la-Latn"/>
        </w:rPr>
        <w:commentReference w:id="257"/>
      </w:r>
      <w:r w:rsidRPr="007A06F5">
        <w:rPr>
          <w:iCs/>
          <w:lang w:val="la-Latn"/>
        </w:rPr>
        <w:t>.</w:t>
      </w:r>
    </w:p>
    <w:p w14:paraId="5BD3FB30" w14:textId="77777777" w:rsidR="00C546B4" w:rsidRPr="007A06F5" w:rsidRDefault="00C546B4" w:rsidP="00146269">
      <w:pPr>
        <w:pStyle w:val="Normlnweb"/>
        <w:spacing w:before="0" w:beforeAutospacing="0" w:after="120" w:afterAutospacing="0"/>
        <w:rPr>
          <w:iCs/>
          <w:lang w:val="la-Latn"/>
        </w:rPr>
      </w:pPr>
      <w:r w:rsidRPr="007A06F5">
        <w:rPr>
          <w:iCs/>
          <w:lang w:val="la-Latn"/>
        </w:rPr>
        <w:t>LVIII. Sepe principes contra</w:t>
      </w:r>
    </w:p>
    <w:p w14:paraId="3220E201" w14:textId="20BF1C82" w:rsidR="00C546B4" w:rsidRPr="007A06F5" w:rsidRDefault="00C546B4" w:rsidP="00146269">
      <w:pPr>
        <w:pStyle w:val="Normlnweb"/>
        <w:spacing w:before="0" w:beforeAutospacing="0" w:after="120" w:afterAutospacing="0"/>
        <w:rPr>
          <w:iCs/>
          <w:lang w:val="la-Latn"/>
        </w:rPr>
      </w:pPr>
      <w:r w:rsidRPr="007A06F5">
        <w:rPr>
          <w:iCs/>
          <w:lang w:val="la-Latn"/>
        </w:rPr>
        <w:t xml:space="preserve">quoslibet maiestatis - proprium </w:t>
      </w:r>
      <w:commentRangeStart w:id="258"/>
      <w:r w:rsidRPr="007A06F5">
        <w:rPr>
          <w:iCs/>
          <w:lang w:val="la-Latn"/>
        </w:rPr>
        <w:t>gradum</w:t>
      </w:r>
      <w:commentRangeEnd w:id="258"/>
      <w:r w:rsidRPr="007A06F5">
        <w:rPr>
          <w:iCs/>
          <w:lang w:val="la-Latn"/>
        </w:rPr>
        <w:commentReference w:id="258"/>
      </w:r>
      <w:r w:rsidRPr="007A06F5">
        <w:rPr>
          <w:iCs/>
          <w:lang w:val="la-Latn"/>
        </w:rPr>
        <w:t>.</w:t>
      </w:r>
    </w:p>
    <w:p w14:paraId="42884DA4" w14:textId="12233E74" w:rsidR="00C546B4" w:rsidRPr="007A06F5" w:rsidRDefault="00C546B4" w:rsidP="00146269">
      <w:pPr>
        <w:pStyle w:val="Normlnweb"/>
        <w:spacing w:before="0" w:beforeAutospacing="0" w:after="120" w:afterAutospacing="0"/>
        <w:rPr>
          <w:iCs/>
          <w:lang w:val="la-Latn"/>
        </w:rPr>
      </w:pPr>
      <w:r w:rsidRPr="007A06F5">
        <w:rPr>
          <w:iCs/>
          <w:lang w:val="la-Latn"/>
        </w:rPr>
        <w:t>LVIIII. Petendum etiam ut</w:t>
      </w:r>
      <w:r w:rsidR="00146269" w:rsidRPr="007A06F5">
        <w:rPr>
          <w:iCs/>
          <w:lang w:val="la-Latn"/>
        </w:rPr>
        <w:t xml:space="preserve"> </w:t>
      </w:r>
      <w:r w:rsidRPr="007A06F5">
        <w:rPr>
          <w:iCs/>
          <w:lang w:val="la-Latn"/>
        </w:rPr>
        <w:t xml:space="preserve">statuere dignentur - persona </w:t>
      </w:r>
      <w:commentRangeStart w:id="259"/>
      <w:r w:rsidRPr="007A06F5">
        <w:rPr>
          <w:iCs/>
          <w:lang w:val="la-Latn"/>
        </w:rPr>
        <w:t>pulsetur</w:t>
      </w:r>
      <w:commentRangeEnd w:id="259"/>
      <w:r w:rsidRPr="007A06F5">
        <w:rPr>
          <w:iCs/>
          <w:lang w:val="la-Latn"/>
        </w:rPr>
        <w:commentReference w:id="259"/>
      </w:r>
      <w:r w:rsidRPr="007A06F5">
        <w:rPr>
          <w:iCs/>
          <w:lang w:val="la-Latn"/>
        </w:rPr>
        <w:t>.</w:t>
      </w:r>
    </w:p>
    <w:p w14:paraId="49BCBD1A" w14:textId="77777777" w:rsidR="00C546B4" w:rsidRPr="007A06F5" w:rsidRDefault="00C546B4" w:rsidP="00146269">
      <w:pPr>
        <w:pStyle w:val="Normlnweb"/>
        <w:spacing w:before="0" w:beforeAutospacing="0" w:after="120" w:afterAutospacing="0"/>
        <w:rPr>
          <w:iCs/>
          <w:lang w:val="la-Latn"/>
        </w:rPr>
      </w:pPr>
      <w:r w:rsidRPr="007A06F5">
        <w:rPr>
          <w:iCs/>
          <w:lang w:val="la-Latn"/>
        </w:rPr>
        <w:t>LX. EX CONCILIO AFFRICANO.</w:t>
      </w:r>
    </w:p>
    <w:p w14:paraId="4E2FF461" w14:textId="073C2896" w:rsidR="00C546B4" w:rsidRPr="007A06F5" w:rsidRDefault="00C546B4" w:rsidP="00146269">
      <w:pPr>
        <w:pStyle w:val="Normlnweb"/>
        <w:spacing w:before="0" w:beforeAutospacing="0" w:after="120" w:afterAutospacing="0"/>
        <w:rPr>
          <w:iCs/>
          <w:lang w:val="la-Latn"/>
        </w:rPr>
      </w:pPr>
      <w:r w:rsidRPr="007A06F5">
        <w:rPr>
          <w:iCs/>
          <w:lang w:val="la-Latn"/>
        </w:rPr>
        <w:t>Rursum constitutum est ut quotiens - penitus audiatur.</w:t>
      </w:r>
    </w:p>
    <w:p w14:paraId="50AFE6F5" w14:textId="75251BFC" w:rsidR="00C546B4" w:rsidRPr="007A06F5" w:rsidRDefault="00C546B4" w:rsidP="00146269">
      <w:pPr>
        <w:pStyle w:val="Normlnweb"/>
        <w:spacing w:before="0" w:beforeAutospacing="0" w:after="120" w:afterAutospacing="0"/>
        <w:rPr>
          <w:iCs/>
          <w:lang w:val="la-Latn"/>
        </w:rPr>
      </w:pPr>
      <w:r w:rsidRPr="007A06F5">
        <w:rPr>
          <w:iCs/>
          <w:lang w:val="la-Latn"/>
        </w:rPr>
        <w:t>LXI. EX CONCILIO AFFRICANO. Episcopus presbyter aut diaconus si - ordinarentur perceperunt.</w:t>
      </w:r>
    </w:p>
    <w:p w14:paraId="21592D21" w14:textId="4089D71E" w:rsidR="00C546B4" w:rsidRPr="007A06F5" w:rsidRDefault="00C546B4" w:rsidP="00146269">
      <w:pPr>
        <w:pStyle w:val="Normlnweb"/>
        <w:spacing w:before="0" w:beforeAutospacing="0" w:after="120" w:afterAutospacing="0"/>
        <w:rPr>
          <w:iCs/>
          <w:lang w:val="la-Latn"/>
        </w:rPr>
      </w:pPr>
      <w:r w:rsidRPr="007A06F5">
        <w:rPr>
          <w:iCs/>
          <w:lang w:val="la-Latn"/>
        </w:rPr>
        <w:t>CCXL. INCIPIT EPISTOLA YSIDORI</w:t>
      </w:r>
      <w:r w:rsidR="00146269" w:rsidRPr="007A06F5">
        <w:rPr>
          <w:iCs/>
          <w:lang w:val="la-Latn"/>
        </w:rPr>
        <w:t xml:space="preserve"> </w:t>
      </w:r>
      <w:r w:rsidRPr="007A06F5">
        <w:rPr>
          <w:iCs/>
          <w:lang w:val="la-Latn"/>
        </w:rPr>
        <w:t>EPISCOPI AD MASSONEM EPISCOPUM DE RESTAURATIONE SACERDOTIS. Domno sancto meritisque beato Massone</w:t>
      </w:r>
      <w:r w:rsidR="00146269" w:rsidRPr="007A06F5">
        <w:rPr>
          <w:iCs/>
          <w:lang w:val="la-Latn"/>
        </w:rPr>
        <w:t xml:space="preserve"> </w:t>
      </w:r>
      <w:r w:rsidRPr="007A06F5">
        <w:rPr>
          <w:iCs/>
          <w:lang w:val="la-Latn"/>
        </w:rPr>
        <w:t xml:space="preserve">- </w:t>
      </w:r>
      <w:r w:rsidR="00524CAA" w:rsidRPr="00524CAA">
        <w:rPr>
          <w:b/>
          <w:iCs/>
          <w:lang w:val="la-Latn"/>
        </w:rPr>
        <w:t>auctorit</w:t>
      </w:r>
      <w:r w:rsidRPr="007A06F5">
        <w:rPr>
          <w:iCs/>
          <w:lang w:val="la-Latn"/>
        </w:rPr>
        <w:t xml:space="preserve">as </w:t>
      </w:r>
      <w:commentRangeStart w:id="260"/>
      <w:r w:rsidRPr="007A06F5">
        <w:rPr>
          <w:iCs/>
          <w:lang w:val="la-Latn"/>
        </w:rPr>
        <w:t>amen</w:t>
      </w:r>
      <w:commentRangeEnd w:id="260"/>
      <w:r w:rsidRPr="007A06F5">
        <w:rPr>
          <w:iCs/>
          <w:lang w:val="la-Latn"/>
        </w:rPr>
        <w:commentReference w:id="260"/>
      </w:r>
      <w:r w:rsidRPr="007A06F5">
        <w:rPr>
          <w:iCs/>
          <w:lang w:val="la-Latn"/>
        </w:rPr>
        <w:t>.</w:t>
      </w:r>
    </w:p>
    <w:p w14:paraId="02BE9C5C" w14:textId="77777777" w:rsidR="00C546B4" w:rsidRPr="007A06F5" w:rsidRDefault="00C546B4" w:rsidP="00146269">
      <w:pPr>
        <w:pStyle w:val="Normlnweb"/>
        <w:spacing w:before="0" w:beforeAutospacing="0" w:after="120" w:afterAutospacing="0"/>
        <w:rPr>
          <w:iCs/>
          <w:lang w:val="la-Latn"/>
        </w:rPr>
      </w:pPr>
      <w:r w:rsidRPr="007A06F5">
        <w:rPr>
          <w:iCs/>
          <w:lang w:val="la-Latn"/>
        </w:rPr>
        <w:t>LXII. EX CONCILIO (...).Item</w:t>
      </w:r>
    </w:p>
    <w:p w14:paraId="228EA68E" w14:textId="658136E8" w:rsidR="00C546B4" w:rsidRPr="007A06F5" w:rsidRDefault="00C546B4" w:rsidP="00146269">
      <w:pPr>
        <w:pStyle w:val="Normlnweb"/>
        <w:spacing w:before="0" w:beforeAutospacing="0" w:after="120" w:afterAutospacing="0"/>
        <w:rPr>
          <w:iCs/>
          <w:lang w:val="la-Latn"/>
        </w:rPr>
      </w:pPr>
      <w:r w:rsidRPr="007A06F5">
        <w:rPr>
          <w:iCs/>
          <w:lang w:val="la-Latn"/>
        </w:rPr>
        <w:t>placuit ut episcopi presbyteri - reprobi iudicentur.</w:t>
      </w:r>
    </w:p>
    <w:p w14:paraId="40336CD6" w14:textId="70D8FF08" w:rsidR="00C546B4" w:rsidRPr="007A06F5" w:rsidRDefault="00C546B4" w:rsidP="00146269">
      <w:pPr>
        <w:pStyle w:val="Normlnweb"/>
        <w:spacing w:before="0" w:beforeAutospacing="0" w:after="120" w:afterAutospacing="0"/>
        <w:rPr>
          <w:iCs/>
          <w:lang w:val="la-Latn"/>
        </w:rPr>
      </w:pPr>
      <w:r w:rsidRPr="007A06F5">
        <w:rPr>
          <w:iCs/>
          <w:lang w:val="la-Latn"/>
        </w:rPr>
        <w:t>LXIII. EX CONCILIO TOLETANO./ Omnis itaque rei ecclesiastice quantitas - sententiam sustinebit.</w:t>
      </w:r>
    </w:p>
    <w:p w14:paraId="3F12624B" w14:textId="683DBE97" w:rsidR="00C546B4" w:rsidRPr="007A06F5" w:rsidRDefault="00C546B4" w:rsidP="00146269">
      <w:pPr>
        <w:pStyle w:val="Normlnweb"/>
        <w:spacing w:before="0" w:beforeAutospacing="0" w:after="120" w:afterAutospacing="0"/>
        <w:rPr>
          <w:iCs/>
          <w:lang w:val="la-Latn"/>
        </w:rPr>
      </w:pPr>
      <w:r w:rsidRPr="007A06F5">
        <w:rPr>
          <w:iCs/>
          <w:lang w:val="la-Latn"/>
        </w:rPr>
        <w:t>LXIIII. Venditiones quas</w:t>
      </w:r>
      <w:r w:rsidR="001916F6" w:rsidRPr="007A06F5">
        <w:rPr>
          <w:iCs/>
          <w:lang w:val="la-Latn"/>
        </w:rPr>
        <w:t xml:space="preserve"> </w:t>
      </w:r>
      <w:r w:rsidRPr="007A06F5">
        <w:rPr>
          <w:iCs/>
          <w:lang w:val="la-Latn"/>
        </w:rPr>
        <w:t xml:space="preserve">abbates facere praesumunt - otio </w:t>
      </w:r>
      <w:commentRangeStart w:id="261"/>
      <w:r w:rsidRPr="007A06F5">
        <w:rPr>
          <w:iCs/>
          <w:lang w:val="la-Latn"/>
        </w:rPr>
        <w:t>potiantur</w:t>
      </w:r>
      <w:commentRangeEnd w:id="261"/>
      <w:r w:rsidRPr="007A06F5">
        <w:rPr>
          <w:iCs/>
          <w:lang w:val="la-Latn"/>
        </w:rPr>
        <w:commentReference w:id="261"/>
      </w:r>
      <w:r w:rsidR="001916F6" w:rsidRPr="007A06F5">
        <w:rPr>
          <w:iCs/>
          <w:lang w:val="la-Latn"/>
        </w:rPr>
        <w:t>.</w:t>
      </w:r>
    </w:p>
    <w:p w14:paraId="3F51B0C9" w14:textId="77777777" w:rsidR="00C546B4" w:rsidRPr="007A06F5" w:rsidRDefault="00C546B4" w:rsidP="00146269">
      <w:pPr>
        <w:pStyle w:val="Normlnweb"/>
        <w:spacing w:before="0" w:beforeAutospacing="0" w:after="120" w:afterAutospacing="0"/>
        <w:rPr>
          <w:iCs/>
          <w:lang w:val="la-Latn"/>
        </w:rPr>
      </w:pPr>
      <w:r w:rsidRPr="007A06F5">
        <w:rPr>
          <w:iCs/>
          <w:lang w:val="la-Latn"/>
        </w:rPr>
        <w:t>LXV. EX CONCILIO CARTAGINIS.</w:t>
      </w:r>
    </w:p>
    <w:p w14:paraId="227F6AD6" w14:textId="5A391610" w:rsidR="00C546B4" w:rsidRPr="007A06F5" w:rsidRDefault="00C546B4" w:rsidP="00146269">
      <w:pPr>
        <w:pStyle w:val="Normlnweb"/>
        <w:spacing w:before="0" w:beforeAutospacing="0" w:after="120" w:afterAutospacing="0"/>
        <w:rPr>
          <w:iCs/>
          <w:lang w:val="la-Latn"/>
        </w:rPr>
      </w:pPr>
      <w:r w:rsidRPr="007A06F5">
        <w:rPr>
          <w:iCs/>
          <w:lang w:val="la-Latn"/>
        </w:rPr>
        <w:t>Gratius episcopus inter alia sententias - placet placet.</w:t>
      </w:r>
    </w:p>
    <w:p w14:paraId="1DC4D9BD" w14:textId="2040F7AC" w:rsidR="00C546B4" w:rsidRPr="007A06F5" w:rsidRDefault="00C546B4" w:rsidP="00146269">
      <w:pPr>
        <w:pStyle w:val="Normlnweb"/>
        <w:spacing w:before="0" w:beforeAutospacing="0" w:after="120" w:afterAutospacing="0"/>
        <w:rPr>
          <w:iCs/>
          <w:lang w:val="la-Latn"/>
        </w:rPr>
      </w:pPr>
      <w:r w:rsidRPr="007A06F5">
        <w:rPr>
          <w:iCs/>
          <w:lang w:val="la-Latn"/>
        </w:rPr>
        <w:t>LXVI. De his qui rebaptizati</w:t>
      </w:r>
      <w:r w:rsidR="001916F6" w:rsidRPr="007A06F5">
        <w:rPr>
          <w:iCs/>
          <w:lang w:val="la-Latn"/>
        </w:rPr>
        <w:t xml:space="preserve"> sunt - eucharistia communicent.</w:t>
      </w:r>
    </w:p>
    <w:p w14:paraId="56A7E533" w14:textId="43922F9B" w:rsidR="00C546B4" w:rsidRPr="007A06F5" w:rsidRDefault="00C546B4" w:rsidP="00146269">
      <w:pPr>
        <w:pStyle w:val="Normlnweb"/>
        <w:spacing w:before="0" w:beforeAutospacing="0" w:after="120" w:afterAutospacing="0"/>
        <w:rPr>
          <w:iCs/>
          <w:lang w:val="la-Latn"/>
        </w:rPr>
      </w:pPr>
      <w:r w:rsidRPr="007A06F5">
        <w:rPr>
          <w:iCs/>
          <w:lang w:val="la-Latn"/>
        </w:rPr>
        <w:t>In aecclesia privata vel rebus</w:t>
      </w:r>
      <w:r w:rsidR="001916F6" w:rsidRPr="007A06F5">
        <w:rPr>
          <w:iCs/>
          <w:lang w:val="la-Latn"/>
        </w:rPr>
        <w:t xml:space="preserve"> </w:t>
      </w:r>
      <w:r w:rsidRPr="007A06F5">
        <w:rPr>
          <w:iCs/>
          <w:lang w:val="la-Latn"/>
        </w:rPr>
        <w:t>suis viduata nullus cantet missam priusquam propriis restaurata rebus ad pristinum revertatur honorem.</w:t>
      </w:r>
    </w:p>
    <w:p w14:paraId="383AAC0F" w14:textId="72EB739E" w:rsidR="001916F6" w:rsidRPr="007A06F5" w:rsidRDefault="00C546B4" w:rsidP="00146269">
      <w:pPr>
        <w:pStyle w:val="Normlnweb"/>
        <w:spacing w:before="0" w:beforeAutospacing="0" w:after="120" w:afterAutospacing="0"/>
        <w:rPr>
          <w:iCs/>
          <w:lang w:val="la-Latn"/>
        </w:rPr>
      </w:pPr>
      <w:r w:rsidRPr="007A06F5">
        <w:rPr>
          <w:iCs/>
          <w:lang w:val="la-Latn"/>
        </w:rPr>
        <w:t>LXVII. (...).Si quis viduam aut</w:t>
      </w:r>
      <w:r w:rsidR="001916F6" w:rsidRPr="007A06F5">
        <w:rPr>
          <w:iCs/>
          <w:lang w:val="la-Latn"/>
        </w:rPr>
        <w:t xml:space="preserve"> </w:t>
      </w:r>
      <w:r w:rsidRPr="007A06F5">
        <w:rPr>
          <w:iCs/>
          <w:lang w:val="la-Latn"/>
        </w:rPr>
        <w:t xml:space="preserve">ab - communionem </w:t>
      </w:r>
      <w:commentRangeStart w:id="262"/>
      <w:r w:rsidRPr="007A06F5">
        <w:rPr>
          <w:iCs/>
          <w:lang w:val="la-Latn"/>
        </w:rPr>
        <w:t>recipiat</w:t>
      </w:r>
      <w:commentRangeEnd w:id="262"/>
      <w:r w:rsidRPr="007A06F5">
        <w:rPr>
          <w:iCs/>
          <w:lang w:val="la-Latn"/>
        </w:rPr>
        <w:commentReference w:id="262"/>
      </w:r>
      <w:r w:rsidRPr="007A06F5">
        <w:rPr>
          <w:iCs/>
          <w:lang w:val="la-Latn"/>
        </w:rPr>
        <w:t>.</w:t>
      </w:r>
    </w:p>
    <w:p w14:paraId="7BD65E2B" w14:textId="52DD9173" w:rsidR="003153F2" w:rsidRPr="007A06F5" w:rsidRDefault="001916F6" w:rsidP="00146269">
      <w:pPr>
        <w:pStyle w:val="Normlnweb"/>
        <w:spacing w:before="0" w:beforeAutospacing="0" w:after="120" w:afterAutospacing="0"/>
        <w:rPr>
          <w:iCs/>
          <w:lang w:val="la-Latn"/>
        </w:rPr>
      </w:pPr>
      <w:r w:rsidRPr="007A06F5">
        <w:rPr>
          <w:iCs/>
          <w:lang w:val="la-Latn"/>
        </w:rPr>
        <w:t>LXVIII. EX EPISTOLA LEONIS</w:t>
      </w:r>
      <w:r w:rsidR="00146269" w:rsidRPr="007A06F5">
        <w:rPr>
          <w:iCs/>
          <w:lang w:val="la-Latn"/>
        </w:rPr>
        <w:t>/ PAPE. Non admittantur passim ad ordinem - vinculis abstrahatur.</w:t>
      </w:r>
    </w:p>
    <w:p w14:paraId="35CE77BB" w14:textId="674EBE0B" w:rsidR="00146269" w:rsidRPr="007A06F5" w:rsidRDefault="00146269" w:rsidP="00146269">
      <w:pPr>
        <w:pStyle w:val="Normlnweb"/>
        <w:spacing w:before="0" w:beforeAutospacing="0" w:after="120" w:afterAutospacing="0"/>
        <w:rPr>
          <w:iCs/>
          <w:lang w:val="la-Latn"/>
        </w:rPr>
      </w:pPr>
      <w:r w:rsidRPr="007A06F5">
        <w:rPr>
          <w:iCs/>
          <w:lang w:val="la-Latn"/>
        </w:rPr>
        <w:t xml:space="preserve">LXVIIII. Nullum absolute ordinari debere presbyterum - ordinatis </w:t>
      </w:r>
      <w:commentRangeStart w:id="263"/>
      <w:r w:rsidRPr="007A06F5">
        <w:rPr>
          <w:iCs/>
          <w:lang w:val="la-Latn"/>
        </w:rPr>
        <w:t>iniuriam</w:t>
      </w:r>
      <w:commentRangeEnd w:id="263"/>
      <w:r w:rsidRPr="007A06F5">
        <w:rPr>
          <w:iCs/>
          <w:lang w:val="la-Latn"/>
        </w:rPr>
        <w:commentReference w:id="263"/>
      </w:r>
      <w:r w:rsidRPr="007A06F5">
        <w:rPr>
          <w:iCs/>
          <w:lang w:val="la-Latn"/>
        </w:rPr>
        <w:t>.</w:t>
      </w:r>
    </w:p>
    <w:p w14:paraId="64E07E92" w14:textId="547307D4" w:rsidR="00146269" w:rsidRPr="007A06F5" w:rsidRDefault="00146269" w:rsidP="00146269">
      <w:pPr>
        <w:pStyle w:val="Normlnweb"/>
        <w:spacing w:before="0" w:beforeAutospacing="0" w:after="120" w:afterAutospacing="0"/>
        <w:rPr>
          <w:iCs/>
          <w:lang w:val="la-Latn"/>
        </w:rPr>
      </w:pPr>
      <w:r w:rsidRPr="007A06F5">
        <w:rPr>
          <w:iCs/>
          <w:lang w:val="la-Latn"/>
        </w:rPr>
        <w:t xml:space="preserve">LXX. Prona est omnis etas ab - regula </w:t>
      </w:r>
      <w:commentRangeStart w:id="264"/>
      <w:r w:rsidRPr="007A06F5">
        <w:rPr>
          <w:iCs/>
          <w:lang w:val="la-Latn"/>
        </w:rPr>
        <w:t>distringantur</w:t>
      </w:r>
      <w:commentRangeEnd w:id="264"/>
      <w:r w:rsidRPr="007A06F5">
        <w:rPr>
          <w:iCs/>
          <w:lang w:val="la-Latn"/>
        </w:rPr>
        <w:commentReference w:id="264"/>
      </w:r>
      <w:r w:rsidRPr="007A06F5">
        <w:rPr>
          <w:iCs/>
          <w:lang w:val="la-Latn"/>
        </w:rPr>
        <w:t>.</w:t>
      </w:r>
    </w:p>
    <w:p w14:paraId="3DD5B0B0" w14:textId="2F086917" w:rsidR="00146269" w:rsidRPr="007A06F5" w:rsidRDefault="00146269" w:rsidP="00146269">
      <w:pPr>
        <w:pStyle w:val="Normlnweb"/>
        <w:spacing w:before="0" w:beforeAutospacing="0" w:after="120" w:afterAutospacing="0"/>
        <w:rPr>
          <w:iCs/>
          <w:lang w:val="la-Latn"/>
        </w:rPr>
      </w:pPr>
      <w:r w:rsidRPr="007A06F5">
        <w:rPr>
          <w:iCs/>
          <w:lang w:val="la-Latn"/>
        </w:rPr>
        <w:t xml:space="preserve">LXXI. Presbyteri diaconi subdiaconi vel deinceps - contagione </w:t>
      </w:r>
      <w:commentRangeStart w:id="265"/>
      <w:r w:rsidRPr="007A06F5">
        <w:rPr>
          <w:iCs/>
          <w:lang w:val="la-Latn"/>
        </w:rPr>
        <w:t>polluatur</w:t>
      </w:r>
      <w:commentRangeEnd w:id="265"/>
      <w:r w:rsidRPr="007A06F5">
        <w:rPr>
          <w:iCs/>
          <w:lang w:val="la-Latn"/>
        </w:rPr>
        <w:commentReference w:id="265"/>
      </w:r>
      <w:r w:rsidRPr="007A06F5">
        <w:rPr>
          <w:iCs/>
          <w:lang w:val="la-Latn"/>
        </w:rPr>
        <w:t>.</w:t>
      </w:r>
    </w:p>
    <w:p w14:paraId="113EC358" w14:textId="35C6E2C3" w:rsidR="00146269" w:rsidRPr="007A06F5" w:rsidRDefault="00146269" w:rsidP="00146269">
      <w:pPr>
        <w:pStyle w:val="Normlnweb"/>
        <w:spacing w:before="0" w:beforeAutospacing="0" w:after="120" w:afterAutospacing="0"/>
        <w:rPr>
          <w:iCs/>
          <w:lang w:val="la-Latn"/>
        </w:rPr>
      </w:pPr>
      <w:r w:rsidRPr="007A06F5">
        <w:rPr>
          <w:iCs/>
          <w:lang w:val="la-Latn"/>
        </w:rPr>
        <w:t xml:space="preserve">LXXII. Clericus qui adulationibus et prodicionibus - vicio </w:t>
      </w:r>
      <w:commentRangeStart w:id="266"/>
      <w:r w:rsidRPr="007A06F5">
        <w:rPr>
          <w:iCs/>
          <w:lang w:val="la-Latn"/>
        </w:rPr>
        <w:t>excommunicandum</w:t>
      </w:r>
      <w:commentRangeEnd w:id="266"/>
      <w:r w:rsidRPr="007A06F5">
        <w:rPr>
          <w:iCs/>
          <w:lang w:val="la-Latn"/>
        </w:rPr>
        <w:commentReference w:id="266"/>
      </w:r>
      <w:r w:rsidRPr="007A06F5">
        <w:rPr>
          <w:iCs/>
          <w:lang w:val="la-Latn"/>
        </w:rPr>
        <w:t>.</w:t>
      </w:r>
    </w:p>
    <w:p w14:paraId="7BC31EBD" w14:textId="6A88C6AB" w:rsidR="00146269" w:rsidRPr="007A06F5" w:rsidRDefault="00146269" w:rsidP="00146269">
      <w:pPr>
        <w:pStyle w:val="Normlnweb"/>
        <w:spacing w:before="0" w:beforeAutospacing="0" w:after="120" w:afterAutospacing="0"/>
        <w:rPr>
          <w:iCs/>
          <w:lang w:val="la-Latn"/>
        </w:rPr>
      </w:pPr>
      <w:r w:rsidRPr="007A06F5">
        <w:rPr>
          <w:iCs/>
          <w:lang w:val="la-Latn"/>
        </w:rPr>
        <w:t>LXXIII. Non oportere clericos vel laicos - et deferre.</w:t>
      </w:r>
    </w:p>
    <w:p w14:paraId="2468778D" w14:textId="16FE7E49" w:rsidR="00146269" w:rsidRPr="007A06F5" w:rsidRDefault="00146269" w:rsidP="00146269">
      <w:pPr>
        <w:pStyle w:val="Normlnweb"/>
        <w:spacing w:before="0" w:beforeAutospacing="0" w:after="120" w:afterAutospacing="0"/>
        <w:rPr>
          <w:iCs/>
          <w:lang w:val="la-Latn"/>
        </w:rPr>
      </w:pPr>
      <w:r w:rsidRPr="007A06F5">
        <w:rPr>
          <w:iCs/>
          <w:lang w:val="la-Latn"/>
        </w:rPr>
        <w:t>LXXIIII. Quoniam hucusque dissolute operationis effectus/ - semper inhereat.</w:t>
      </w:r>
    </w:p>
    <w:p w14:paraId="56A73463" w14:textId="4CB03590" w:rsidR="00146269" w:rsidRPr="007A06F5" w:rsidRDefault="00146269" w:rsidP="00146269">
      <w:pPr>
        <w:pStyle w:val="Normlnweb"/>
        <w:spacing w:before="0" w:beforeAutospacing="0" w:after="120" w:afterAutospacing="0"/>
        <w:rPr>
          <w:iCs/>
          <w:lang w:val="la-Latn"/>
        </w:rPr>
      </w:pPr>
      <w:r w:rsidRPr="007A06F5">
        <w:rPr>
          <w:iCs/>
          <w:lang w:val="la-Latn"/>
        </w:rPr>
        <w:t>LXXV. Per singula territoria presbyter vel - sacramenta suscipere.</w:t>
      </w:r>
    </w:p>
    <w:p w14:paraId="3CC54152" w14:textId="09241D16" w:rsidR="00146269" w:rsidRPr="007A06F5" w:rsidRDefault="00146269" w:rsidP="00146269">
      <w:pPr>
        <w:pStyle w:val="Normlnweb"/>
        <w:spacing w:before="0" w:beforeAutospacing="0" w:after="120" w:afterAutospacing="0"/>
        <w:rPr>
          <w:iCs/>
          <w:lang w:val="la-Latn"/>
        </w:rPr>
      </w:pPr>
      <w:r w:rsidRPr="007A06F5">
        <w:rPr>
          <w:iCs/>
          <w:lang w:val="la-Latn"/>
        </w:rPr>
        <w:t xml:space="preserve">LXXVI. Benedictionem super plebem in aecclesia - licentia </w:t>
      </w:r>
      <w:commentRangeStart w:id="267"/>
      <w:r w:rsidRPr="007A06F5">
        <w:rPr>
          <w:iCs/>
          <w:lang w:val="la-Latn"/>
        </w:rPr>
        <w:t>episcopi</w:t>
      </w:r>
      <w:commentRangeEnd w:id="267"/>
      <w:r w:rsidRPr="007A06F5">
        <w:rPr>
          <w:iCs/>
          <w:lang w:val="la-Latn"/>
        </w:rPr>
        <w:commentReference w:id="267"/>
      </w:r>
      <w:r w:rsidRPr="007A06F5">
        <w:rPr>
          <w:iCs/>
          <w:lang w:val="la-Latn"/>
        </w:rPr>
        <w:t>.</w:t>
      </w:r>
    </w:p>
    <w:p w14:paraId="4712A42F" w14:textId="212A129B" w:rsidR="00BA5266" w:rsidRPr="007A06F5" w:rsidRDefault="00146269" w:rsidP="00146269">
      <w:pPr>
        <w:pStyle w:val="Normlnweb"/>
        <w:spacing w:before="0" w:beforeAutospacing="0" w:after="120" w:afterAutospacing="0"/>
        <w:rPr>
          <w:iCs/>
          <w:lang w:val="la-Latn"/>
        </w:rPr>
      </w:pPr>
      <w:r w:rsidRPr="007A06F5">
        <w:rPr>
          <w:iCs/>
          <w:lang w:val="la-Latn"/>
        </w:rPr>
        <w:t xml:space="preserve">LXXVII. (P)erlatum est in sacra synodo - correptionibus </w:t>
      </w:r>
      <w:commentRangeStart w:id="268"/>
      <w:r w:rsidRPr="007A06F5">
        <w:rPr>
          <w:iCs/>
          <w:lang w:val="la-Latn"/>
        </w:rPr>
        <w:t>subiacebit</w:t>
      </w:r>
      <w:commentRangeEnd w:id="268"/>
      <w:r w:rsidRPr="007A06F5">
        <w:rPr>
          <w:iCs/>
          <w:lang w:val="la-Latn"/>
        </w:rPr>
        <w:commentReference w:id="268"/>
      </w:r>
      <w:r w:rsidRPr="007A06F5">
        <w:rPr>
          <w:iCs/>
          <w:lang w:val="la-Latn"/>
        </w:rPr>
        <w:t>.</w:t>
      </w:r>
    </w:p>
    <w:p w14:paraId="5275547A" w14:textId="77777777" w:rsidR="00452AA7" w:rsidRPr="007A06F5" w:rsidRDefault="00452AA7" w:rsidP="00452AA7">
      <w:pPr>
        <w:rPr>
          <w:rFonts w:cstheme="minorHAnsi"/>
          <w:sz w:val="20"/>
          <w:szCs w:val="20"/>
          <w:lang w:val="la-Latn"/>
        </w:rPr>
      </w:pPr>
      <w:r w:rsidRPr="007A06F5">
        <w:rPr>
          <w:rFonts w:cstheme="minorHAnsi"/>
          <w:sz w:val="20"/>
          <w:szCs w:val="20"/>
          <w:lang w:val="la-Latn"/>
        </w:rPr>
        <w:t xml:space="preserve">M, f. 129v </w:t>
      </w:r>
      <w:r w:rsidRPr="007A06F5">
        <w:rPr>
          <w:rFonts w:cstheme="minorHAnsi"/>
          <w:color w:val="FF0000"/>
          <w:sz w:val="20"/>
          <w:szCs w:val="20"/>
          <w:lang w:val="la-Latn"/>
        </w:rPr>
        <w:t>IN NOMINE DOMINI NOSTRI IHESU CHRISTI. INCIPIT EXCAR</w:t>
      </w:r>
      <w:r w:rsidRPr="007A06F5">
        <w:rPr>
          <w:rFonts w:cstheme="minorHAnsi"/>
          <w:color w:val="FF0000"/>
          <w:sz w:val="20"/>
          <w:szCs w:val="20"/>
          <w:vertAlign w:val="superscript"/>
          <w:lang w:val="la-Latn"/>
        </w:rPr>
        <w:t>p</w:t>
      </w:r>
      <w:r w:rsidRPr="007A06F5">
        <w:rPr>
          <w:rFonts w:cstheme="minorHAnsi"/>
          <w:color w:val="FF0000"/>
          <w:sz w:val="20"/>
          <w:szCs w:val="20"/>
          <w:lang w:val="la-Latn"/>
        </w:rPr>
        <w:t>SUM DE CANONIBUS SENTENCIE TANTUM EX LIBRO BRAGARENSI MARTINI EPISCOPI GALATIĘ DE DIVERSIS CAPITULIS.</w:t>
      </w:r>
    </w:p>
    <w:p w14:paraId="7A36AF13" w14:textId="77777777" w:rsidR="00452AA7" w:rsidRPr="007A06F5" w:rsidRDefault="00452AA7" w:rsidP="00452AA7">
      <w:pPr>
        <w:rPr>
          <w:rFonts w:cstheme="minorHAnsi"/>
          <w:sz w:val="20"/>
          <w:szCs w:val="20"/>
          <w:lang w:val="la-Latn"/>
        </w:rPr>
      </w:pPr>
      <w:r w:rsidRPr="007A06F5">
        <w:rPr>
          <w:rFonts w:cstheme="minorHAnsi"/>
          <w:sz w:val="20"/>
          <w:szCs w:val="20"/>
          <w:lang w:val="la-Latn"/>
        </w:rPr>
        <w:t xml:space="preserve">II (in marg.) </w:t>
      </w:r>
      <w:r w:rsidRPr="007A06F5">
        <w:rPr>
          <w:rFonts w:cstheme="minorHAnsi"/>
          <w:color w:val="FF0000"/>
          <w:sz w:val="20"/>
          <w:szCs w:val="20"/>
          <w:lang w:val="la-Latn"/>
        </w:rPr>
        <w:t>U</w:t>
      </w:r>
      <w:r w:rsidRPr="007A06F5">
        <w:rPr>
          <w:rFonts w:cstheme="minorHAnsi"/>
          <w:sz w:val="20"/>
          <w:szCs w:val="20"/>
          <w:lang w:val="la-Latn"/>
        </w:rPr>
        <w:t>t populus non eligat episcopum nisi sacerdotes qui eum ordinaturi sunt.</w:t>
      </w:r>
    </w:p>
    <w:p w14:paraId="1EE7552E"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U</w:t>
      </w:r>
      <w:r w:rsidRPr="007A06F5">
        <w:rPr>
          <w:rFonts w:cstheme="minorHAnsi"/>
          <w:sz w:val="20"/>
          <w:szCs w:val="20"/>
          <w:lang w:val="la-Latn"/>
        </w:rPr>
        <w:t>t episcopus ab omni synodo provintię suę ordinetur. Si…</w:t>
      </w:r>
    </w:p>
    <w:p w14:paraId="2BBB8121"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U</w:t>
      </w:r>
      <w:r w:rsidRPr="007A06F5">
        <w:rPr>
          <w:rFonts w:cstheme="minorHAnsi"/>
          <w:sz w:val="20"/>
          <w:szCs w:val="20"/>
          <w:lang w:val="la-Latn"/>
        </w:rPr>
        <w:t>t absque metropolitano velm omnium episcoporum synodo provintię non ordinetur…</w:t>
      </w:r>
    </w:p>
    <w:p w14:paraId="5355AA66"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lastRenderedPageBreak/>
        <w:t>S</w:t>
      </w:r>
      <w:r w:rsidRPr="007A06F5">
        <w:rPr>
          <w:rFonts w:cstheme="minorHAnsi"/>
          <w:sz w:val="20"/>
          <w:szCs w:val="20"/>
          <w:lang w:val="la-Latn"/>
        </w:rPr>
        <w:t>i quis episcops in iudicio damnatus fuerit in concilio metropolitani sui, …</w:t>
      </w:r>
    </w:p>
    <w:p w14:paraId="1876FBF9"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E</w:t>
      </w:r>
      <w:r w:rsidRPr="007A06F5">
        <w:rPr>
          <w:rFonts w:cstheme="minorHAnsi"/>
          <w:sz w:val="20"/>
          <w:szCs w:val="20"/>
          <w:lang w:val="la-Latn"/>
        </w:rPr>
        <w:t>piscopus, presbyter, diaconus viduam si uxorem acceperit, in morte comm…et.</w:t>
      </w:r>
    </w:p>
    <w:p w14:paraId="27AD4F08"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F</w:t>
      </w:r>
      <w:r w:rsidRPr="007A06F5">
        <w:rPr>
          <w:rFonts w:cstheme="minorHAnsi"/>
          <w:sz w:val="20"/>
          <w:szCs w:val="20"/>
          <w:lang w:val="la-Latn"/>
        </w:rPr>
        <w:t>ilia episcopi, presbyteri, diaconi si devota fuerit et prius modum maritum duxerit et non sequestraverit, in fine communionem accipiat.</w:t>
      </w:r>
    </w:p>
    <w:p w14:paraId="3EBDBC00"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E</w:t>
      </w:r>
      <w:r w:rsidRPr="007A06F5">
        <w:rPr>
          <w:rFonts w:cstheme="minorHAnsi"/>
          <w:sz w:val="20"/>
          <w:szCs w:val="20"/>
          <w:lang w:val="la-Latn"/>
        </w:rPr>
        <w:t xml:space="preserve">piscopus, presbyter, diaconus excommunicatus in concilio ad maiorem episcopum vadat et querelas suas proponat, quod si voluerit, per principes aut palatinos causam suam agere, nullam veniam ec spem reconciliationis </w:t>
      </w:r>
      <w:commentRangeStart w:id="269"/>
      <w:r w:rsidRPr="007A06F5">
        <w:rPr>
          <w:rFonts w:cstheme="minorHAnsi"/>
          <w:sz w:val="20"/>
          <w:szCs w:val="20"/>
          <w:lang w:val="la-Latn"/>
        </w:rPr>
        <w:t>habeat</w:t>
      </w:r>
      <w:commentRangeEnd w:id="269"/>
      <w:r w:rsidRPr="007A06F5">
        <w:rPr>
          <w:rStyle w:val="Odkaznakoment"/>
          <w:lang w:val="la-Latn"/>
        </w:rPr>
        <w:commentReference w:id="269"/>
      </w:r>
      <w:r w:rsidRPr="007A06F5">
        <w:rPr>
          <w:rFonts w:cstheme="minorHAnsi"/>
          <w:sz w:val="20"/>
          <w:szCs w:val="20"/>
          <w:lang w:val="la-Latn"/>
        </w:rPr>
        <w:t>.</w:t>
      </w:r>
    </w:p>
    <w:p w14:paraId="0FE21A87"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S</w:t>
      </w:r>
      <w:r w:rsidRPr="007A06F5">
        <w:rPr>
          <w:rFonts w:cstheme="minorHAnsi"/>
          <w:sz w:val="20"/>
          <w:szCs w:val="20"/>
          <w:lang w:val="la-Latn"/>
        </w:rPr>
        <w:t>i quis episcopus, presbyter aut diaconus in aliqua heresi fuerit offensus excommunicetur et in concilio suam fidem proponens, ab omnibus reconcilietur similiter et laicus.</w:t>
      </w:r>
    </w:p>
    <w:p w14:paraId="70206E4E" w14:textId="77777777" w:rsidR="00452AA7" w:rsidRPr="007A06F5" w:rsidRDefault="00452AA7" w:rsidP="00452AA7">
      <w:pPr>
        <w:rPr>
          <w:rFonts w:cstheme="minorHAnsi"/>
          <w:sz w:val="20"/>
          <w:szCs w:val="20"/>
          <w:lang w:val="la-Latn"/>
        </w:rPr>
      </w:pPr>
      <w:r w:rsidRPr="007A06F5">
        <w:rPr>
          <w:rFonts w:cstheme="minorHAnsi"/>
          <w:color w:val="FF0000"/>
          <w:sz w:val="20"/>
          <w:szCs w:val="20"/>
          <w:lang w:val="la-Latn"/>
        </w:rPr>
        <w:t>E</w:t>
      </w:r>
      <w:r w:rsidRPr="007A06F5">
        <w:rPr>
          <w:rFonts w:cstheme="minorHAnsi"/>
          <w:sz w:val="20"/>
          <w:szCs w:val="20"/>
          <w:lang w:val="la-Latn"/>
        </w:rPr>
        <w:t>piscopus, presbyter, diaconus in concilio excomunicatus officii sui ministeri-/</w:t>
      </w:r>
    </w:p>
    <w:p w14:paraId="27348832" w14:textId="77777777" w:rsidR="00452AA7" w:rsidRPr="007A06F5" w:rsidRDefault="00452AA7" w:rsidP="00452AA7">
      <w:pPr>
        <w:rPr>
          <w:sz w:val="20"/>
          <w:szCs w:val="20"/>
          <w:lang w:val="la-Latn"/>
        </w:rPr>
      </w:pPr>
      <w:r w:rsidRPr="007A06F5">
        <w:rPr>
          <w:sz w:val="20"/>
          <w:szCs w:val="20"/>
          <w:lang w:val="la-Latn"/>
        </w:rPr>
        <w:t xml:space="preserve">M, f. 130r </w:t>
      </w:r>
      <w:r w:rsidRPr="007A06F5">
        <w:rPr>
          <w:color w:val="FF0000"/>
          <w:sz w:val="20"/>
          <w:szCs w:val="20"/>
          <w:lang w:val="la-Latn"/>
        </w:rPr>
        <w:t>D</w:t>
      </w:r>
      <w:r w:rsidRPr="007A06F5">
        <w:rPr>
          <w:sz w:val="20"/>
          <w:szCs w:val="20"/>
          <w:lang w:val="la-Latn"/>
        </w:rPr>
        <w:t>e condicionariis non ordinandis nisi cum conscientia domini vel patroni.</w:t>
      </w:r>
    </w:p>
    <w:p w14:paraId="2559A255"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soluendum iueiunium in quinta feria paschę si tota quadragesima ieiunanda...</w:t>
      </w:r>
    </w:p>
    <w:p w14:paraId="7AB56B3F"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 de clericis ad matuitinos vel vespertinos non conveniunt de-/</w:t>
      </w:r>
      <w:commentRangeStart w:id="270"/>
      <w:r w:rsidRPr="007A06F5">
        <w:rPr>
          <w:sz w:val="20"/>
          <w:szCs w:val="20"/>
          <w:lang w:val="la-Latn"/>
        </w:rPr>
        <w:t>ponantur</w:t>
      </w:r>
      <w:commentRangeEnd w:id="270"/>
      <w:r w:rsidRPr="007A06F5">
        <w:rPr>
          <w:rStyle w:val="Odkaznakoment"/>
          <w:lang w:val="la-Latn"/>
        </w:rPr>
        <w:commentReference w:id="270"/>
      </w:r>
    </w:p>
    <w:p w14:paraId="1CE03DF5"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liceat vel laicis fidelibus die dominica nte horam tertiam manducare.</w:t>
      </w:r>
    </w:p>
    <w:p w14:paraId="61B5B366"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lerici c</w:t>
      </w:r>
      <w:r w:rsidRPr="007A06F5">
        <w:rPr>
          <w:sz w:val="20"/>
          <w:szCs w:val="20"/>
          <w:highlight w:val="yellow"/>
          <w:lang w:val="la-Latn"/>
        </w:rPr>
        <w:t>omma</w:t>
      </w:r>
      <w:r w:rsidRPr="007A06F5">
        <w:rPr>
          <w:sz w:val="20"/>
          <w:szCs w:val="20"/>
          <w:lang w:val="la-Latn"/>
        </w:rPr>
        <w:t xml:space="preserve"> non nutriant et vestem thalarem habeant.</w:t>
      </w:r>
    </w:p>
    <w:p w14:paraId="12B03044"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liceat in aeclesia psalmos compositos dicere vel libros apo-/</w:t>
      </w:r>
      <w:commentRangeStart w:id="271"/>
      <w:r w:rsidRPr="007A06F5">
        <w:rPr>
          <w:sz w:val="20"/>
          <w:szCs w:val="20"/>
          <w:lang w:val="la-Latn"/>
        </w:rPr>
        <w:t>chrifos legere.</w:t>
      </w:r>
      <w:commentRangeEnd w:id="271"/>
      <w:r w:rsidRPr="007A06F5">
        <w:rPr>
          <w:rStyle w:val="Odkaznakoment"/>
          <w:lang w:val="la-Latn"/>
        </w:rPr>
        <w:commentReference w:id="271"/>
      </w:r>
    </w:p>
    <w:p w14:paraId="0C385CE0" w14:textId="77777777" w:rsidR="00452AA7" w:rsidRPr="007A06F5" w:rsidRDefault="00452AA7" w:rsidP="00452AA7">
      <w:pPr>
        <w:rPr>
          <w:sz w:val="20"/>
          <w:szCs w:val="20"/>
          <w:lang w:val="la-Latn"/>
        </w:rPr>
      </w:pPr>
      <w:r w:rsidRPr="007A06F5">
        <w:rPr>
          <w:sz w:val="20"/>
          <w:szCs w:val="20"/>
          <w:lang w:val="la-Latn"/>
        </w:rPr>
        <w:t xml:space="preserve">III (in marg.) </w:t>
      </w:r>
      <w:r w:rsidRPr="007A06F5">
        <w:rPr>
          <w:color w:val="FF0000"/>
          <w:sz w:val="20"/>
          <w:szCs w:val="20"/>
          <w:lang w:val="la-Latn"/>
        </w:rPr>
        <w:t>R</w:t>
      </w:r>
      <w:r w:rsidRPr="007A06F5">
        <w:rPr>
          <w:sz w:val="20"/>
          <w:szCs w:val="20"/>
          <w:lang w:val="la-Latn"/>
        </w:rPr>
        <w:t>omanus, Alexandrinus, Antiocenus episcopus primatum teneant;</w:t>
      </w:r>
    </w:p>
    <w:p w14:paraId="694FAB61"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ordinatur sine consilio metropolitani, deponatur.</w:t>
      </w:r>
    </w:p>
    <w:p w14:paraId="306E964F"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xcommunicato clerico licet ad alios episcopos ambulare.</w:t>
      </w:r>
    </w:p>
    <w:p w14:paraId="1D892806" w14:textId="77777777" w:rsidR="00452AA7" w:rsidRPr="007A06F5" w:rsidRDefault="00452AA7" w:rsidP="00452AA7">
      <w:pPr>
        <w:rPr>
          <w:sz w:val="20"/>
          <w:szCs w:val="20"/>
          <w:lang w:val="la-Latn"/>
        </w:rPr>
      </w:pPr>
      <w:r w:rsidRPr="007A06F5">
        <w:rPr>
          <w:color w:val="FF0000"/>
          <w:sz w:val="20"/>
          <w:szCs w:val="20"/>
          <w:lang w:val="la-Latn"/>
        </w:rPr>
        <w:t>Q</w:t>
      </w:r>
      <w:r w:rsidRPr="007A06F5">
        <w:rPr>
          <w:sz w:val="20"/>
          <w:szCs w:val="20"/>
          <w:lang w:val="la-Latn"/>
        </w:rPr>
        <w:t>ui letantur et cum gentilibus epulantur absconse post duos anno communicent. Qui et alios suaserint letari, XII annos penitenat.</w:t>
      </w:r>
    </w:p>
    <w:p w14:paraId="31D1210F"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sponsaverit puellam et postea germanam eius accepe-/</w:t>
      </w:r>
    </w:p>
    <w:p w14:paraId="3EEDFCBD" w14:textId="77777777" w:rsidR="00452AA7" w:rsidRPr="007A06F5" w:rsidRDefault="00452AA7" w:rsidP="00452AA7">
      <w:pPr>
        <w:rPr>
          <w:sz w:val="20"/>
          <w:szCs w:val="20"/>
          <w:lang w:val="la-Latn"/>
        </w:rPr>
      </w:pPr>
      <w:r w:rsidRPr="007A06F5">
        <w:rPr>
          <w:sz w:val="20"/>
          <w:szCs w:val="20"/>
          <w:lang w:val="la-Latn"/>
        </w:rPr>
        <w:t>M, f. 130v rit, si exinde homicium fuerit XI annos penitentiam agat.</w:t>
      </w:r>
    </w:p>
    <w:p w14:paraId="4B05B2A8"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manducaverit sine sanguine non maculatum  neque suffocatum cum reverentia et fide et iudicaverit, aliquis anathema sit.</w:t>
      </w:r>
    </w:p>
    <w:p w14:paraId="34A3A243"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custod...virginitatem suam et spernit nuptias, anatema sit.</w:t>
      </w:r>
    </w:p>
    <w:p w14:paraId="0494A5E8" w14:textId="77777777" w:rsidR="00452AA7" w:rsidRPr="007A06F5" w:rsidRDefault="00452AA7" w:rsidP="00452AA7">
      <w:pPr>
        <w:rPr>
          <w:sz w:val="20"/>
          <w:szCs w:val="20"/>
          <w:lang w:val="la-Latn"/>
        </w:rPr>
      </w:pPr>
      <w:r w:rsidRPr="007A06F5">
        <w:rPr>
          <w:color w:val="FF0000"/>
          <w:sz w:val="20"/>
          <w:szCs w:val="20"/>
          <w:lang w:val="la-Latn"/>
        </w:rPr>
        <w:t>Q</w:t>
      </w:r>
      <w:r w:rsidRPr="007A06F5">
        <w:rPr>
          <w:sz w:val="20"/>
          <w:szCs w:val="20"/>
          <w:lang w:val="la-Latn"/>
        </w:rPr>
        <w:t>ui spernit donum dei, anathema sit.</w:t>
      </w:r>
    </w:p>
    <w:p w14:paraId="55AD6649" w14:textId="77777777" w:rsidR="00452AA7" w:rsidRPr="007A06F5" w:rsidRDefault="00452AA7" w:rsidP="00452AA7">
      <w:pPr>
        <w:rPr>
          <w:sz w:val="20"/>
          <w:szCs w:val="20"/>
          <w:lang w:val="la-Latn"/>
        </w:rPr>
      </w:pPr>
      <w:r w:rsidRPr="007A06F5">
        <w:rPr>
          <w:color w:val="FF0000"/>
          <w:sz w:val="20"/>
          <w:szCs w:val="20"/>
          <w:lang w:val="la-Latn"/>
        </w:rPr>
        <w:t>M</w:t>
      </w:r>
      <w:r w:rsidRPr="007A06F5">
        <w:rPr>
          <w:sz w:val="20"/>
          <w:szCs w:val="20"/>
          <w:lang w:val="la-Latn"/>
        </w:rPr>
        <w:t>ulier, quę propter castitatem mitaverit vestem virilem, anathema sit.</w:t>
      </w:r>
    </w:p>
    <w:p w14:paraId="7839D06A" w14:textId="77777777" w:rsidR="00452AA7" w:rsidRPr="007A06F5" w:rsidRDefault="00452AA7" w:rsidP="00452AA7">
      <w:pPr>
        <w:rPr>
          <w:sz w:val="20"/>
          <w:szCs w:val="20"/>
          <w:lang w:val="la-Latn"/>
        </w:rPr>
      </w:pPr>
      <w:r w:rsidRPr="007A06F5">
        <w:rPr>
          <w:color w:val="FF0000"/>
          <w:sz w:val="20"/>
          <w:szCs w:val="20"/>
          <w:lang w:val="la-Latn"/>
        </w:rPr>
        <w:t>M</w:t>
      </w:r>
      <w:r w:rsidRPr="007A06F5">
        <w:rPr>
          <w:sz w:val="20"/>
          <w:szCs w:val="20"/>
          <w:lang w:val="la-Latn"/>
        </w:rPr>
        <w:t xml:space="preserve">ulier, quę dimiserit maritum suum spernens </w:t>
      </w:r>
      <w:r w:rsidRPr="007A06F5">
        <w:rPr>
          <w:sz w:val="20"/>
          <w:szCs w:val="20"/>
          <w:highlight w:val="yellow"/>
          <w:lang w:val="la-Latn"/>
        </w:rPr>
        <w:t>cignum</w:t>
      </w:r>
      <w:r w:rsidRPr="007A06F5">
        <w:rPr>
          <w:sz w:val="20"/>
          <w:szCs w:val="20"/>
          <w:lang w:val="la-Latn"/>
        </w:rPr>
        <w:t>, anathema sit.</w:t>
      </w:r>
    </w:p>
    <w:p w14:paraId="5CFD60CD"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filius in sacerdotio positus non honoraverit parentes, anathema (sit).</w:t>
      </w:r>
    </w:p>
    <w:p w14:paraId="7F7780B2"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qua mulier quasi propter religionem capillos detonderit, anathema (sit).</w:t>
      </w:r>
    </w:p>
    <w:p w14:paraId="26911FE8"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oblationes in honorem martirum non acceperit, anathema sit.</w:t>
      </w:r>
    </w:p>
    <w:p w14:paraId="2881C8D8"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 xml:space="preserve">i quis arreptus fuerit, si clericus est, abiciatur, </w:t>
      </w:r>
      <w:r w:rsidRPr="007A06F5">
        <w:rPr>
          <w:sz w:val="20"/>
          <w:szCs w:val="20"/>
          <w:highlight w:val="yellow"/>
          <w:lang w:val="la-Latn"/>
        </w:rPr>
        <w:t>fila...</w:t>
      </w:r>
      <w:r w:rsidRPr="007A06F5">
        <w:rPr>
          <w:sz w:val="20"/>
          <w:szCs w:val="20"/>
          <w:lang w:val="la-Latn"/>
        </w:rPr>
        <w:t xml:space="preserve"> non admittatur in clero.</w:t>
      </w:r>
    </w:p>
    <w:p w14:paraId="1602DDD7"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iaconi presbyteris non preferantur, vel fede..nt nec illis presentibus eucharistiam tradant ansentibus illis dividant.</w:t>
      </w:r>
    </w:p>
    <w:p w14:paraId="07052CA5"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ine tribus episcopis non ordinetur episcopus.</w:t>
      </w:r>
    </w:p>
    <w:p w14:paraId="6C8E5782" w14:textId="77777777" w:rsidR="00452AA7" w:rsidRPr="007A06F5" w:rsidRDefault="00452AA7" w:rsidP="00452AA7">
      <w:pPr>
        <w:rPr>
          <w:sz w:val="20"/>
          <w:szCs w:val="20"/>
          <w:lang w:val="la-Latn"/>
        </w:rPr>
      </w:pPr>
      <w:r w:rsidRPr="007A06F5">
        <w:rPr>
          <w:color w:val="FF0000"/>
          <w:sz w:val="20"/>
          <w:szCs w:val="20"/>
          <w:lang w:val="la-Latn"/>
        </w:rPr>
        <w:lastRenderedPageBreak/>
        <w:t>S</w:t>
      </w:r>
      <w:r w:rsidRPr="007A06F5">
        <w:rPr>
          <w:sz w:val="20"/>
          <w:szCs w:val="20"/>
          <w:lang w:val="la-Latn"/>
        </w:rPr>
        <w:t xml:space="preserve">i sponsus sponsam dimiserit. </w:t>
      </w:r>
      <w:r w:rsidRPr="007A06F5">
        <w:rPr>
          <w:color w:val="FF0000"/>
          <w:sz w:val="20"/>
          <w:szCs w:val="20"/>
          <w:lang w:val="la-Latn"/>
        </w:rPr>
        <w:t>Ex concilio Ang.</w:t>
      </w:r>
      <w:r w:rsidRPr="007A06F5">
        <w:rPr>
          <w:sz w:val="20"/>
          <w:szCs w:val="20"/>
          <w:lang w:val="la-Latn"/>
        </w:rPr>
        <w:t>/ et sororem eius acceperit et ille, et qui consenserit, X annos. Ex concilio neocesariensi. penitenat.</w:t>
      </w:r>
    </w:p>
    <w:p w14:paraId="2BBFFE74" w14:textId="77777777" w:rsidR="00452AA7" w:rsidRPr="007A06F5" w:rsidRDefault="00452AA7" w:rsidP="00452AA7">
      <w:pPr>
        <w:rPr>
          <w:sz w:val="20"/>
          <w:szCs w:val="20"/>
          <w:lang w:val="la-Latn"/>
        </w:rPr>
      </w:pPr>
      <w:r w:rsidRPr="007A06F5">
        <w:rPr>
          <w:sz w:val="20"/>
          <w:szCs w:val="20"/>
          <w:lang w:val="la-Latn"/>
        </w:rPr>
        <w:t>IIII (in marg.) P</w:t>
      </w:r>
      <w:r w:rsidRPr="007A06F5">
        <w:rPr>
          <w:color w:val="FF0000"/>
          <w:sz w:val="20"/>
          <w:szCs w:val="20"/>
          <w:lang w:val="la-Latn"/>
        </w:rPr>
        <w:t>r</w:t>
      </w:r>
      <w:r w:rsidRPr="007A06F5">
        <w:rPr>
          <w:sz w:val="20"/>
          <w:szCs w:val="20"/>
          <w:lang w:val="la-Latn"/>
        </w:rPr>
        <w:t>egnans mulier baptizetur et postea infans.</w:t>
      </w:r>
    </w:p>
    <w:p w14:paraId="7F917517" w14:textId="77777777" w:rsidR="00452AA7" w:rsidRPr="007A06F5" w:rsidRDefault="00452AA7" w:rsidP="00452AA7">
      <w:pPr>
        <w:rPr>
          <w:sz w:val="20"/>
          <w:szCs w:val="20"/>
          <w:lang w:val="la-Latn"/>
        </w:rPr>
      </w:pPr>
      <w:r w:rsidRPr="007A06F5">
        <w:rPr>
          <w:color w:val="FF0000"/>
          <w:sz w:val="20"/>
          <w:szCs w:val="20"/>
          <w:lang w:val="la-Latn"/>
        </w:rPr>
        <w:t>Q</w:t>
      </w:r>
      <w:r w:rsidRPr="007A06F5">
        <w:rPr>
          <w:sz w:val="20"/>
          <w:szCs w:val="20"/>
          <w:lang w:val="la-Latn"/>
        </w:rPr>
        <w:t xml:space="preserve">ui presbyterum coniugatum spernit, anathema sit. </w:t>
      </w:r>
      <w:r w:rsidRPr="007A06F5">
        <w:rPr>
          <w:color w:val="FF0000"/>
          <w:sz w:val="20"/>
          <w:szCs w:val="20"/>
          <w:lang w:val="la-Latn"/>
        </w:rPr>
        <w:t>Ex concilio Gangrensi.</w:t>
      </w:r>
    </w:p>
    <w:p w14:paraId="0A45E21A"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agapem faciens, quem rogaverit, si noluerit ire, anathema sit.</w:t>
      </w:r>
    </w:p>
    <w:p w14:paraId="35FFC4E8"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filios suos dimiserit, ut non tueatur, anathema sit.</w:t>
      </w:r>
    </w:p>
    <w:p w14:paraId="3031BA5F" w14:textId="77777777" w:rsidR="00452AA7" w:rsidRPr="007A06F5" w:rsidRDefault="00452AA7" w:rsidP="00452AA7">
      <w:pPr>
        <w:rPr>
          <w:color w:val="FF0000"/>
          <w:sz w:val="20"/>
          <w:szCs w:val="20"/>
          <w:lang w:val="la-Latn"/>
        </w:rPr>
      </w:pPr>
      <w:r w:rsidRPr="007A06F5">
        <w:rPr>
          <w:color w:val="FF0000"/>
          <w:sz w:val="20"/>
          <w:szCs w:val="20"/>
          <w:lang w:val="la-Latn"/>
        </w:rPr>
        <w:t>Ex concilio Laodicię Phirie.</w:t>
      </w:r>
    </w:p>
    <w:p w14:paraId="7EC789ED" w14:textId="77777777" w:rsidR="00452AA7" w:rsidRPr="007A06F5" w:rsidRDefault="00452AA7" w:rsidP="00452AA7">
      <w:pPr>
        <w:rPr>
          <w:sz w:val="20"/>
          <w:szCs w:val="20"/>
          <w:lang w:val="la-Latn"/>
        </w:rPr>
      </w:pPr>
      <w:r w:rsidRPr="007A06F5">
        <w:rPr>
          <w:sz w:val="20"/>
          <w:szCs w:val="20"/>
          <w:lang w:val="la-Latn"/>
        </w:rPr>
        <w:t xml:space="preserve">M, f. 131r </w:t>
      </w:r>
      <w:r w:rsidRPr="007A06F5">
        <w:rPr>
          <w:color w:val="FF0000"/>
          <w:sz w:val="20"/>
          <w:szCs w:val="20"/>
          <w:lang w:val="la-Latn"/>
        </w:rPr>
        <w:t>N</w:t>
      </w:r>
      <w:r w:rsidRPr="007A06F5">
        <w:rPr>
          <w:sz w:val="20"/>
          <w:szCs w:val="20"/>
          <w:lang w:val="la-Latn"/>
        </w:rPr>
        <w:t>ullus se religiosus vel laicus fidelis cum mulieribus lavet.</w:t>
      </w:r>
    </w:p>
    <w:p w14:paraId="48034AE0"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ullus Christianus ad falsos martires adoret.</w:t>
      </w:r>
    </w:p>
    <w:p w14:paraId="415C3DEE"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oportet mulieres ingredi altare.</w:t>
      </w:r>
    </w:p>
    <w:p w14:paraId="0AC0A30A"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oportet in quadragesima natalitia sanctorum celebrare, nisi sabbato et dominica.</w:t>
      </w:r>
    </w:p>
    <w:p w14:paraId="1B3B665D"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curam habeat orphanorum vel viduarum.</w:t>
      </w:r>
    </w:p>
    <w:p w14:paraId="50D2CC4F"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faciat epistolas.</w:t>
      </w:r>
    </w:p>
    <w:p w14:paraId="41F4DA53"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ost XXX annos nullus repetat diocesem suam si vero civitas renovata fuerit et eclesiasticus (sic) ordo servetur.</w:t>
      </w:r>
    </w:p>
    <w:p w14:paraId="69688402" w14:textId="77777777" w:rsidR="00452AA7" w:rsidRPr="007A06F5" w:rsidRDefault="00452AA7" w:rsidP="00452AA7">
      <w:pPr>
        <w:rPr>
          <w:color w:val="FF0000"/>
          <w:sz w:val="20"/>
          <w:szCs w:val="20"/>
          <w:lang w:val="la-Latn"/>
        </w:rPr>
      </w:pPr>
      <w:r w:rsidRPr="007A06F5">
        <w:rPr>
          <w:color w:val="FF0000"/>
          <w:sz w:val="20"/>
          <w:szCs w:val="20"/>
          <w:lang w:val="la-Latn"/>
        </w:rPr>
        <w:t>Ex concilio Niceno</w:t>
      </w:r>
    </w:p>
    <w:p w14:paraId="699D231B"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presbyter, diaconus in concilio excommunicatus, si communicaverit aliquis cum eis, excommunicetur.</w:t>
      </w:r>
    </w:p>
    <w:p w14:paraId="4C58AF9B"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ine formata nulli liceat peregrinari sed et chorepiscus faciat form/mata.</w:t>
      </w:r>
    </w:p>
    <w:p w14:paraId="01559D43" w14:textId="77777777" w:rsidR="00452AA7" w:rsidRPr="007A06F5" w:rsidRDefault="00452AA7" w:rsidP="00452AA7">
      <w:pPr>
        <w:rPr>
          <w:sz w:val="20"/>
          <w:szCs w:val="20"/>
          <w:lang w:val="la-Latn"/>
        </w:rPr>
      </w:pPr>
      <w:r w:rsidRPr="007A06F5">
        <w:rPr>
          <w:color w:val="FF0000"/>
          <w:sz w:val="20"/>
          <w:szCs w:val="20"/>
          <w:lang w:val="la-Latn"/>
        </w:rPr>
        <w:t>R</w:t>
      </w:r>
      <w:r w:rsidRPr="007A06F5">
        <w:rPr>
          <w:sz w:val="20"/>
          <w:szCs w:val="20"/>
          <w:lang w:val="la-Latn"/>
        </w:rPr>
        <w:t>es episcopi non usurpentur a clero et cui voluerit, derelinquat.</w:t>
      </w:r>
    </w:p>
    <w:p w14:paraId="4C7EBF8C" w14:textId="77777777" w:rsidR="00452AA7" w:rsidRPr="007A06F5" w:rsidRDefault="00452AA7" w:rsidP="00452AA7">
      <w:pPr>
        <w:rPr>
          <w:sz w:val="20"/>
          <w:szCs w:val="20"/>
          <w:lang w:val="la-Latn"/>
        </w:rPr>
      </w:pPr>
      <w:r w:rsidRPr="007A06F5">
        <w:rPr>
          <w:sz w:val="20"/>
          <w:szCs w:val="20"/>
          <w:lang w:val="la-Latn"/>
        </w:rPr>
        <w:t xml:space="preserve">V (in marg.) </w:t>
      </w:r>
      <w:r w:rsidRPr="007A06F5">
        <w:rPr>
          <w:color w:val="FF0000"/>
          <w:sz w:val="20"/>
          <w:szCs w:val="20"/>
          <w:lang w:val="la-Latn"/>
        </w:rPr>
        <w:t>D</w:t>
      </w:r>
      <w:r w:rsidRPr="007A06F5">
        <w:rPr>
          <w:sz w:val="20"/>
          <w:szCs w:val="20"/>
          <w:lang w:val="la-Latn"/>
        </w:rPr>
        <w:t>e dampnatione eorum, qui oblationes defunctorum retinent ęcclesiis tradere, demorantur, ut fideles ab ęcclesia abiciendos, quia...</w:t>
      </w:r>
    </w:p>
    <w:p w14:paraId="35873E25" w14:textId="77777777" w:rsidR="00452AA7" w:rsidRPr="007A06F5" w:rsidRDefault="00452AA7" w:rsidP="00452AA7">
      <w:pPr>
        <w:rPr>
          <w:sz w:val="20"/>
          <w:szCs w:val="20"/>
          <w:lang w:val="la-Latn"/>
        </w:rPr>
      </w:pPr>
      <w:r w:rsidRPr="007A06F5">
        <w:rPr>
          <w:sz w:val="20"/>
          <w:szCs w:val="20"/>
          <w:lang w:val="la-Latn"/>
        </w:rPr>
        <w:t xml:space="preserve">M, f. 131v VI (in marg.) </w:t>
      </w:r>
      <w:r w:rsidRPr="007A06F5">
        <w:rPr>
          <w:color w:val="FF0000"/>
          <w:sz w:val="20"/>
          <w:szCs w:val="20"/>
          <w:lang w:val="la-Latn"/>
        </w:rPr>
        <w:t>C</w:t>
      </w:r>
      <w:r w:rsidRPr="007A06F5">
        <w:rPr>
          <w:sz w:val="20"/>
          <w:szCs w:val="20"/>
          <w:lang w:val="la-Latn"/>
        </w:rPr>
        <w:t xml:space="preserve">lerici vel laici, qui oblationes </w:t>
      </w:r>
      <w:r w:rsidRPr="007A06F5">
        <w:rPr>
          <w:color w:val="FF0000"/>
          <w:sz w:val="20"/>
          <w:szCs w:val="20"/>
          <w:lang w:val="la-Latn"/>
        </w:rPr>
        <w:t xml:space="preserve">Ex concilio Agatensis </w:t>
      </w:r>
      <w:r w:rsidRPr="007A06F5">
        <w:rPr>
          <w:sz w:val="20"/>
          <w:szCs w:val="20"/>
          <w:lang w:val="la-Latn"/>
        </w:rPr>
        <w:t xml:space="preserve">/ parentum aut donatas aut testimonio </w:t>
      </w:r>
      <w:r w:rsidRPr="007A06F5">
        <w:rPr>
          <w:sz w:val="20"/>
          <w:szCs w:val="20"/>
          <w:vertAlign w:val="superscript"/>
          <w:lang w:val="la-Latn"/>
        </w:rPr>
        <w:t>amito</w:t>
      </w:r>
      <w:r w:rsidRPr="007A06F5">
        <w:rPr>
          <w:sz w:val="20"/>
          <w:szCs w:val="20"/>
          <w:lang w:val="la-Latn"/>
        </w:rPr>
        <w:t xml:space="preserve"> relictas retinere presumpserint,...</w:t>
      </w:r>
    </w:p>
    <w:p w14:paraId="2067E00B" w14:textId="77777777" w:rsidR="00452AA7" w:rsidRPr="007A06F5" w:rsidRDefault="00452AA7" w:rsidP="00452AA7">
      <w:pPr>
        <w:rPr>
          <w:color w:val="FF0000"/>
          <w:sz w:val="20"/>
          <w:szCs w:val="20"/>
          <w:lang w:val="la-Latn"/>
        </w:rPr>
      </w:pPr>
      <w:r w:rsidRPr="007A06F5">
        <w:rPr>
          <w:color w:val="FF0000"/>
          <w:sz w:val="20"/>
          <w:szCs w:val="20"/>
          <w:lang w:val="la-Latn"/>
        </w:rPr>
        <w:t>Hoc ex eodem.</w:t>
      </w:r>
    </w:p>
    <w:p w14:paraId="4C0ACE3A" w14:textId="77777777" w:rsidR="00452AA7" w:rsidRPr="007A06F5" w:rsidRDefault="00452AA7" w:rsidP="00452AA7">
      <w:pPr>
        <w:rPr>
          <w:sz w:val="20"/>
          <w:szCs w:val="20"/>
          <w:lang w:val="la-Latn"/>
        </w:rPr>
      </w:pPr>
      <w:r w:rsidRPr="007A06F5">
        <w:rPr>
          <w:sz w:val="20"/>
          <w:szCs w:val="20"/>
          <w:lang w:val="la-Latn"/>
        </w:rPr>
        <w:t xml:space="preserve">VII (in marg.) </w:t>
      </w:r>
      <w:r w:rsidRPr="007A06F5">
        <w:rPr>
          <w:color w:val="FF0000"/>
          <w:sz w:val="20"/>
          <w:szCs w:val="20"/>
          <w:lang w:val="la-Latn"/>
        </w:rPr>
        <w:t>S</w:t>
      </w:r>
      <w:r w:rsidRPr="007A06F5">
        <w:rPr>
          <w:sz w:val="20"/>
          <w:szCs w:val="20"/>
          <w:lang w:val="la-Latn"/>
        </w:rPr>
        <w:t>i quis de potentibus clericum aut quemlibet pauperiorem aut religiosum expoliaverit et mandaverit eum episcopus, ut eum audiat...</w:t>
      </w:r>
    </w:p>
    <w:p w14:paraId="559664CE" w14:textId="77777777" w:rsidR="00452AA7" w:rsidRPr="007A06F5" w:rsidRDefault="00452AA7" w:rsidP="00452AA7">
      <w:pPr>
        <w:rPr>
          <w:color w:val="FF0000"/>
          <w:sz w:val="20"/>
          <w:szCs w:val="20"/>
          <w:lang w:val="la-Latn"/>
        </w:rPr>
      </w:pPr>
      <w:r w:rsidRPr="007A06F5">
        <w:rPr>
          <w:color w:val="FF0000"/>
          <w:sz w:val="20"/>
          <w:szCs w:val="20"/>
          <w:lang w:val="la-Latn"/>
        </w:rPr>
        <w:t>Ex concilio Cartaginis</w:t>
      </w:r>
    </w:p>
    <w:p w14:paraId="05A61598" w14:textId="77777777" w:rsidR="00452AA7" w:rsidRPr="007A06F5" w:rsidRDefault="00452AA7" w:rsidP="00452AA7">
      <w:pPr>
        <w:rPr>
          <w:sz w:val="20"/>
          <w:szCs w:val="20"/>
          <w:lang w:val="la-Latn"/>
        </w:rPr>
      </w:pPr>
      <w:r w:rsidRPr="007A06F5">
        <w:rPr>
          <w:sz w:val="20"/>
          <w:szCs w:val="20"/>
          <w:lang w:val="la-Latn"/>
        </w:rPr>
        <w:t xml:space="preserve">VIII (in marg.) </w:t>
      </w:r>
      <w:r w:rsidRPr="007A06F5">
        <w:rPr>
          <w:color w:val="FF0000"/>
          <w:sz w:val="20"/>
          <w:szCs w:val="20"/>
          <w:lang w:val="la-Latn"/>
        </w:rPr>
        <w:t>C</w:t>
      </w:r>
      <w:r w:rsidRPr="007A06F5">
        <w:rPr>
          <w:sz w:val="20"/>
          <w:szCs w:val="20"/>
          <w:lang w:val="la-Latn"/>
        </w:rPr>
        <w:t>lericus professionem suam etiam habitu et incessu prebet et ideo nec in vestibus, nec in calciamentis decorem querat,.</w:t>
      </w:r>
    </w:p>
    <w:p w14:paraId="4F972B21"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lericus victum et vestimentum sibi artificioso vel agricultura absque officii dumtaxat detrimento preparet.</w:t>
      </w:r>
    </w:p>
    <w:p w14:paraId="755E72B1"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acerdote in aeclesia faciente, verbum, qui egressis de auditorio fuerit, excommunicetur.</w:t>
      </w:r>
    </w:p>
    <w:p w14:paraId="4362EB1C"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lericus, qui absque corpusculi sui inequalitate vigilus / deest, stipendiis privetur. Viduę s </w:t>
      </w:r>
      <w:commentRangeStart w:id="272"/>
      <w:r w:rsidRPr="007A06F5">
        <w:rPr>
          <w:sz w:val="20"/>
          <w:szCs w:val="20"/>
          <w:lang w:val="la-Latn"/>
        </w:rPr>
        <w:t>sustentur</w:t>
      </w:r>
      <w:commentRangeEnd w:id="272"/>
      <w:r w:rsidRPr="007A06F5">
        <w:rPr>
          <w:rStyle w:val="Odkaznakoment"/>
          <w:lang w:val="la-Latn"/>
        </w:rPr>
        <w:commentReference w:id="272"/>
      </w:r>
      <w:r w:rsidRPr="007A06F5">
        <w:rPr>
          <w:sz w:val="20"/>
          <w:szCs w:val="20"/>
          <w:lang w:val="la-Latn"/>
        </w:rPr>
        <w:t>.</w:t>
      </w:r>
    </w:p>
    <w:p w14:paraId="44E25FEC" w14:textId="77777777" w:rsidR="00452AA7" w:rsidRPr="007A06F5" w:rsidRDefault="00452AA7" w:rsidP="00452AA7">
      <w:pPr>
        <w:rPr>
          <w:sz w:val="20"/>
          <w:szCs w:val="20"/>
          <w:lang w:val="la-Latn"/>
        </w:rPr>
      </w:pPr>
      <w:r w:rsidRPr="007A06F5">
        <w:rPr>
          <w:color w:val="FF0000"/>
          <w:sz w:val="20"/>
          <w:szCs w:val="20"/>
          <w:lang w:val="la-Latn"/>
        </w:rPr>
        <w:t>V</w:t>
      </w:r>
      <w:r w:rsidRPr="007A06F5">
        <w:rPr>
          <w:sz w:val="20"/>
          <w:szCs w:val="20"/>
          <w:lang w:val="la-Latn"/>
        </w:rPr>
        <w:t>iduę adulescentes, quę corpore debiles sunt, sumptum ecclesię civis/</w:t>
      </w:r>
    </w:p>
    <w:p w14:paraId="3B86B6E7" w14:textId="77777777" w:rsidR="00452AA7" w:rsidRPr="007A06F5" w:rsidRDefault="00452AA7" w:rsidP="00452AA7">
      <w:pPr>
        <w:rPr>
          <w:sz w:val="20"/>
          <w:szCs w:val="20"/>
          <w:lang w:val="la-Latn"/>
        </w:rPr>
      </w:pPr>
      <w:r w:rsidRPr="007A06F5">
        <w:rPr>
          <w:sz w:val="20"/>
          <w:szCs w:val="20"/>
          <w:lang w:val="la-Latn"/>
        </w:rPr>
        <w:t xml:space="preserve">M, f. 132r </w:t>
      </w:r>
      <w:r w:rsidRPr="007A06F5">
        <w:rPr>
          <w:color w:val="FF0000"/>
          <w:sz w:val="20"/>
          <w:szCs w:val="20"/>
          <w:lang w:val="la-Latn"/>
        </w:rPr>
        <w:t>M</w:t>
      </w:r>
      <w:r w:rsidRPr="007A06F5">
        <w:rPr>
          <w:sz w:val="20"/>
          <w:szCs w:val="20"/>
          <w:lang w:val="la-Latn"/>
        </w:rPr>
        <w:t>ulier quamvis docta et sancta viros in conventu docere non presimat.</w:t>
      </w:r>
    </w:p>
    <w:p w14:paraId="3A239169"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lericus, qui adulationibus et predicionibus vacare deprehenditur, degradetur ab officio. Factione revocetur.</w:t>
      </w:r>
    </w:p>
    <w:p w14:paraId="018E4CA7" w14:textId="77777777" w:rsidR="00452AA7" w:rsidRPr="007A06F5" w:rsidRDefault="00452AA7" w:rsidP="00452AA7">
      <w:pPr>
        <w:rPr>
          <w:sz w:val="20"/>
          <w:szCs w:val="20"/>
          <w:lang w:val="la-Latn"/>
        </w:rPr>
      </w:pPr>
      <w:r w:rsidRPr="007A06F5">
        <w:rPr>
          <w:color w:val="FF0000"/>
          <w:sz w:val="20"/>
          <w:szCs w:val="20"/>
          <w:lang w:val="la-Latn"/>
        </w:rPr>
        <w:lastRenderedPageBreak/>
        <w:t>C</w:t>
      </w:r>
      <w:r w:rsidRPr="007A06F5">
        <w:rPr>
          <w:sz w:val="20"/>
          <w:szCs w:val="20"/>
          <w:lang w:val="la-Latn"/>
        </w:rPr>
        <w:t>lericus maledictus maximeqie in sacerdotibus cogatur, venieam pos-/tulare si noluerit, degradetur. Nec umquam in officio absque satis</w:t>
      </w:r>
      <w:commentRangeStart w:id="273"/>
      <w:r w:rsidRPr="007A06F5">
        <w:rPr>
          <w:sz w:val="20"/>
          <w:szCs w:val="20"/>
          <w:lang w:val="la-Latn"/>
        </w:rPr>
        <w:t>(factione revocetur)</w:t>
      </w:r>
      <w:commentRangeEnd w:id="273"/>
      <w:r w:rsidRPr="007A06F5">
        <w:rPr>
          <w:rStyle w:val="Odkaznakoment"/>
          <w:lang w:val="la-Latn"/>
        </w:rPr>
        <w:commentReference w:id="273"/>
      </w:r>
      <w:r w:rsidRPr="007A06F5">
        <w:rPr>
          <w:sz w:val="20"/>
          <w:szCs w:val="20"/>
          <w:lang w:val="la-Latn"/>
        </w:rPr>
        <w:t>.</w:t>
      </w:r>
    </w:p>
    <w:p w14:paraId="4B1F5E89"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edicionarios episcopus numquam ordinet clericos sict nec usurarios/ vel iniurarum ultores.</w:t>
      </w:r>
    </w:p>
    <w:p w14:paraId="0D7A8CA2" w14:textId="77777777" w:rsidR="00452AA7" w:rsidRPr="007A06F5" w:rsidRDefault="00452AA7" w:rsidP="00452AA7">
      <w:pPr>
        <w:rPr>
          <w:sz w:val="20"/>
          <w:szCs w:val="20"/>
          <w:lang w:val="la-Latn"/>
        </w:rPr>
      </w:pPr>
      <w:r w:rsidRPr="007A06F5">
        <w:rPr>
          <w:color w:val="FF0000"/>
          <w:sz w:val="20"/>
          <w:szCs w:val="20"/>
          <w:lang w:val="la-Latn"/>
        </w:rPr>
        <w:t>O</w:t>
      </w:r>
      <w:r w:rsidRPr="007A06F5">
        <w:rPr>
          <w:sz w:val="20"/>
          <w:szCs w:val="20"/>
          <w:lang w:val="la-Latn"/>
        </w:rPr>
        <w:t>mni tempore ieiunii manus penittentibus inponatur.</w:t>
      </w:r>
    </w:p>
    <w:p w14:paraId="3171E025" w14:textId="77777777" w:rsidR="00452AA7" w:rsidRPr="007A06F5" w:rsidRDefault="00452AA7" w:rsidP="00452AA7">
      <w:pPr>
        <w:rPr>
          <w:sz w:val="20"/>
          <w:szCs w:val="20"/>
          <w:lang w:val="la-Latn"/>
        </w:rPr>
      </w:pPr>
      <w:r w:rsidRPr="007A06F5">
        <w:rPr>
          <w:color w:val="FF0000"/>
          <w:sz w:val="20"/>
          <w:szCs w:val="20"/>
          <w:lang w:val="la-Latn"/>
        </w:rPr>
        <w:t>M</w:t>
      </w:r>
      <w:r w:rsidRPr="007A06F5">
        <w:rPr>
          <w:sz w:val="20"/>
          <w:szCs w:val="20"/>
          <w:lang w:val="la-Latn"/>
        </w:rPr>
        <w:t>ortuum de ecclesia penitentes efferant et sepeliant.</w:t>
      </w:r>
    </w:p>
    <w:p w14:paraId="78B0B53E" w14:textId="77777777" w:rsidR="00452AA7" w:rsidRPr="007A06F5" w:rsidRDefault="00452AA7" w:rsidP="00452AA7">
      <w:pPr>
        <w:rPr>
          <w:sz w:val="20"/>
          <w:szCs w:val="20"/>
          <w:lang w:val="la-Latn"/>
        </w:rPr>
      </w:pPr>
      <w:r w:rsidRPr="007A06F5">
        <w:rPr>
          <w:color w:val="FF0000"/>
          <w:sz w:val="20"/>
          <w:szCs w:val="20"/>
          <w:lang w:val="la-Latn"/>
        </w:rPr>
        <w:t>O</w:t>
      </w:r>
      <w:r w:rsidRPr="007A06F5">
        <w:rPr>
          <w:sz w:val="20"/>
          <w:szCs w:val="20"/>
          <w:lang w:val="la-Latn"/>
        </w:rPr>
        <w:t>mni die exorciste energuminis manus imponant.</w:t>
      </w:r>
    </w:p>
    <w:p w14:paraId="2E260881"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avimenta domorum energumini evarrent.</w:t>
      </w:r>
    </w:p>
    <w:p w14:paraId="042115CF"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arum, qui pauperes opprimunt, dona a sacerdotibus refutanda.</w:t>
      </w:r>
    </w:p>
    <w:p w14:paraId="044E4A9E" w14:textId="77777777" w:rsidR="00452AA7" w:rsidRPr="007A06F5" w:rsidRDefault="00452AA7" w:rsidP="00452AA7">
      <w:pPr>
        <w:rPr>
          <w:color w:val="FF0000"/>
          <w:sz w:val="20"/>
          <w:szCs w:val="20"/>
          <w:lang w:val="la-Latn"/>
        </w:rPr>
      </w:pPr>
      <w:r w:rsidRPr="007A06F5">
        <w:rPr>
          <w:color w:val="FF0000"/>
          <w:sz w:val="20"/>
          <w:szCs w:val="20"/>
          <w:lang w:val="la-Latn"/>
        </w:rPr>
        <w:t>Ex concilio cartaginis Affrice.</w:t>
      </w:r>
    </w:p>
    <w:p w14:paraId="4A914D84" w14:textId="77777777" w:rsidR="00452AA7" w:rsidRPr="007A06F5" w:rsidRDefault="00452AA7" w:rsidP="00452AA7">
      <w:pPr>
        <w:rPr>
          <w:sz w:val="20"/>
          <w:szCs w:val="20"/>
          <w:lang w:val="la-Latn"/>
        </w:rPr>
      </w:pPr>
      <w:r w:rsidRPr="007A06F5">
        <w:rPr>
          <w:sz w:val="20"/>
          <w:szCs w:val="20"/>
          <w:lang w:val="la-Latn"/>
        </w:rPr>
        <w:t xml:space="preserve">VIIII (in marg.) </w:t>
      </w:r>
      <w:r w:rsidRPr="007A06F5">
        <w:rPr>
          <w:color w:val="FF0000"/>
          <w:sz w:val="20"/>
          <w:szCs w:val="20"/>
          <w:lang w:val="la-Latn"/>
        </w:rPr>
        <w:t>C</w:t>
      </w:r>
      <w:r w:rsidRPr="007A06F5">
        <w:rPr>
          <w:sz w:val="20"/>
          <w:szCs w:val="20"/>
          <w:lang w:val="la-Latn"/>
        </w:rPr>
        <w:t xml:space="preserve">riminosis accusator non sit, nec minor persona </w:t>
      </w:r>
      <w:r w:rsidRPr="007A06F5">
        <w:rPr>
          <w:sz w:val="20"/>
          <w:szCs w:val="20"/>
          <w:vertAlign w:val="superscript"/>
          <w:lang w:val="la-Latn"/>
        </w:rPr>
        <w:t>accuset</w:t>
      </w:r>
      <w:r w:rsidRPr="007A06F5">
        <w:rPr>
          <w:sz w:val="20"/>
          <w:szCs w:val="20"/>
          <w:lang w:val="la-Latn"/>
        </w:rPr>
        <w:t xml:space="preserve"> maiorem.</w:t>
      </w:r>
    </w:p>
    <w:p w14:paraId="43578AAF"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resbyter a vicinis episcopis coreptus audiatur.</w:t>
      </w:r>
    </w:p>
    <w:p w14:paraId="10702B3A"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a XII episcopis audiatur, presbyter a VI, diaconus a tribus.</w:t>
      </w:r>
    </w:p>
    <w:p w14:paraId="3A3706C5"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ervi liberti in propriis dominis non recipiant accusatores.</w:t>
      </w:r>
    </w:p>
    <w:p w14:paraId="6C0B7DF8" w14:textId="77777777" w:rsidR="00452AA7" w:rsidRPr="007A06F5" w:rsidRDefault="00452AA7" w:rsidP="00452AA7">
      <w:pPr>
        <w:rPr>
          <w:color w:val="FF0000"/>
          <w:sz w:val="20"/>
          <w:szCs w:val="20"/>
          <w:lang w:val="la-Latn"/>
        </w:rPr>
      </w:pPr>
      <w:r w:rsidRPr="007A06F5">
        <w:rPr>
          <w:color w:val="FF0000"/>
          <w:sz w:val="20"/>
          <w:szCs w:val="20"/>
          <w:lang w:val="la-Latn"/>
        </w:rPr>
        <w:t>Ex concilio Agatensis sub die idis septembris.</w:t>
      </w:r>
    </w:p>
    <w:p w14:paraId="0FEC7B19" w14:textId="77777777" w:rsidR="00452AA7" w:rsidRPr="007A06F5" w:rsidRDefault="00452AA7" w:rsidP="00452AA7">
      <w:pPr>
        <w:rPr>
          <w:sz w:val="20"/>
          <w:szCs w:val="20"/>
          <w:lang w:val="la-Latn"/>
        </w:rPr>
      </w:pPr>
      <w:r w:rsidRPr="007A06F5">
        <w:rPr>
          <w:sz w:val="20"/>
          <w:szCs w:val="20"/>
          <w:lang w:val="la-Latn"/>
        </w:rPr>
        <w:t xml:space="preserve">X (in marg.) </w:t>
      </w:r>
      <w:r w:rsidRPr="007A06F5">
        <w:rPr>
          <w:color w:val="FF0000"/>
          <w:sz w:val="20"/>
          <w:szCs w:val="20"/>
          <w:lang w:val="la-Latn"/>
        </w:rPr>
        <w:t>C</w:t>
      </w:r>
      <w:r w:rsidRPr="007A06F5">
        <w:rPr>
          <w:sz w:val="20"/>
          <w:szCs w:val="20"/>
          <w:lang w:val="la-Latn"/>
        </w:rPr>
        <w:t>ontumaces clerici peregrini a communione habeantur.</w:t>
      </w:r>
    </w:p>
    <w:p w14:paraId="7E3B260D"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innocentem aut in minori causa si excommunicaverit, vicini episcopi recipiant eum, ut dent ei communionem usque ad concilium.</w:t>
      </w:r>
    </w:p>
    <w:p w14:paraId="3E2FB4DD"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ecclesię servi si manummiserit, XX solidos ei det facultatem.</w:t>
      </w:r>
    </w:p>
    <w:p w14:paraId="473A4ABE"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eculares natale domini pascha pentecosten quinn communica/</w:t>
      </w:r>
    </w:p>
    <w:p w14:paraId="2252274D" w14:textId="77777777" w:rsidR="00452AA7" w:rsidRPr="007A06F5" w:rsidRDefault="00452AA7" w:rsidP="00452AA7">
      <w:pPr>
        <w:rPr>
          <w:sz w:val="20"/>
          <w:szCs w:val="20"/>
          <w:lang w:val="la-Latn"/>
        </w:rPr>
      </w:pPr>
      <w:r w:rsidRPr="007A06F5">
        <w:rPr>
          <w:sz w:val="20"/>
          <w:szCs w:val="20"/>
          <w:lang w:val="la-Latn"/>
        </w:rPr>
        <w:t>M, f. 132v verit, non credantur catholici.</w:t>
      </w:r>
    </w:p>
    <w:p w14:paraId="44BA8B5D"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lericus, qui se in ebriaverit, aut excommunicetur, aut verberetur.</w:t>
      </w:r>
    </w:p>
    <w:p w14:paraId="4381592F" w14:textId="77777777" w:rsidR="00452AA7" w:rsidRPr="007A06F5" w:rsidRDefault="00452AA7" w:rsidP="00452AA7">
      <w:pPr>
        <w:rPr>
          <w:color w:val="FF0000"/>
          <w:sz w:val="20"/>
          <w:szCs w:val="20"/>
          <w:lang w:val="la-Latn"/>
        </w:rPr>
      </w:pPr>
      <w:r w:rsidRPr="007A06F5">
        <w:rPr>
          <w:color w:val="FF0000"/>
          <w:sz w:val="20"/>
          <w:szCs w:val="20"/>
          <w:lang w:val="la-Latn"/>
        </w:rPr>
        <w:t xml:space="preserve">Ex concilio </w:t>
      </w:r>
      <w:r w:rsidRPr="007A06F5">
        <w:rPr>
          <w:color w:val="FF0000"/>
          <w:sz w:val="20"/>
          <w:szCs w:val="20"/>
          <w:highlight w:val="yellow"/>
          <w:lang w:val="la-Latn"/>
        </w:rPr>
        <w:t>Gerundencse.</w:t>
      </w:r>
    </w:p>
    <w:p w14:paraId="54473737" w14:textId="77777777" w:rsidR="00452AA7" w:rsidRPr="007A06F5" w:rsidRDefault="00452AA7" w:rsidP="00452AA7">
      <w:pPr>
        <w:rPr>
          <w:sz w:val="20"/>
          <w:szCs w:val="20"/>
          <w:lang w:val="la-Latn"/>
        </w:rPr>
      </w:pPr>
      <w:r w:rsidRPr="007A06F5">
        <w:rPr>
          <w:color w:val="FF0000"/>
          <w:sz w:val="20"/>
          <w:szCs w:val="20"/>
          <w:lang w:val="la-Latn"/>
        </w:rPr>
        <w:t>U</w:t>
      </w:r>
      <w:r w:rsidRPr="007A06F5">
        <w:rPr>
          <w:sz w:val="20"/>
          <w:szCs w:val="20"/>
          <w:lang w:val="la-Latn"/>
        </w:rPr>
        <w:t>no die infans natus baptizetur.</w:t>
      </w:r>
    </w:p>
    <w:p w14:paraId="4B1E1C56" w14:textId="77777777" w:rsidR="00452AA7" w:rsidRPr="007A06F5" w:rsidRDefault="00452AA7" w:rsidP="00452AA7">
      <w:pPr>
        <w:rPr>
          <w:sz w:val="20"/>
          <w:szCs w:val="20"/>
          <w:lang w:val="la-Latn"/>
        </w:rPr>
      </w:pPr>
      <w:r w:rsidRPr="007A06F5">
        <w:rPr>
          <w:color w:val="FF0000"/>
          <w:sz w:val="20"/>
          <w:szCs w:val="20"/>
          <w:lang w:val="la-Latn"/>
        </w:rPr>
        <w:t>V</w:t>
      </w:r>
      <w:r w:rsidRPr="007A06F5">
        <w:rPr>
          <w:sz w:val="20"/>
          <w:szCs w:val="20"/>
          <w:lang w:val="la-Latn"/>
        </w:rPr>
        <w:t>iduam alterius aut dimissiam, qui acceperit, on promovetur in clero.</w:t>
      </w:r>
    </w:p>
    <w:p w14:paraId="5D31E389"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ost matutinos et vespertinos oratio dominica dicatur.</w:t>
      </w:r>
    </w:p>
    <w:p w14:paraId="5DF2E5DF" w14:textId="77777777" w:rsidR="00452AA7" w:rsidRPr="007A06F5" w:rsidRDefault="00452AA7" w:rsidP="00452AA7">
      <w:pPr>
        <w:rPr>
          <w:sz w:val="20"/>
          <w:szCs w:val="20"/>
          <w:lang w:val="la-Latn"/>
        </w:rPr>
      </w:pPr>
      <w:r w:rsidRPr="007A06F5">
        <w:rPr>
          <w:color w:val="FF0000"/>
          <w:sz w:val="20"/>
          <w:szCs w:val="20"/>
          <w:lang w:val="la-Latn"/>
        </w:rPr>
        <w:t>Ex concilio Toletano.</w:t>
      </w:r>
      <w:r w:rsidRPr="007A06F5">
        <w:rPr>
          <w:sz w:val="20"/>
          <w:szCs w:val="20"/>
          <w:lang w:val="la-Latn"/>
        </w:rPr>
        <w:t xml:space="preserve"> Monio habeat.</w:t>
      </w:r>
    </w:p>
    <w:p w14:paraId="4A697374"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ullus proxima sanguinis sui usque afinitas recordibitur (sic) in matri.</w:t>
      </w:r>
    </w:p>
    <w:p w14:paraId="4A7F0201" w14:textId="77777777" w:rsidR="00452AA7" w:rsidRPr="007A06F5" w:rsidRDefault="00452AA7" w:rsidP="00452AA7">
      <w:pPr>
        <w:rPr>
          <w:sz w:val="20"/>
          <w:szCs w:val="20"/>
          <w:lang w:val="la-Latn"/>
        </w:rPr>
      </w:pPr>
      <w:r w:rsidRPr="007A06F5">
        <w:rPr>
          <w:color w:val="FF0000"/>
          <w:sz w:val="20"/>
          <w:szCs w:val="20"/>
          <w:lang w:val="la-Latn"/>
        </w:rPr>
        <w:t>I</w:t>
      </w:r>
      <w:r w:rsidRPr="007A06F5">
        <w:rPr>
          <w:sz w:val="20"/>
          <w:szCs w:val="20"/>
          <w:lang w:val="la-Latn"/>
        </w:rPr>
        <w:t>ncestis coniurationibus nullus Christianorum copuletur, nec cum eius convivetur.</w:t>
      </w:r>
    </w:p>
    <w:p w14:paraId="057CCA8A"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clericus in adulterio deprehenditur, si digne penituerit, / recipiatur, si certe non in fine communionem accipiat.</w:t>
      </w:r>
    </w:p>
    <w:p w14:paraId="1F72D25F" w14:textId="77777777" w:rsidR="00452AA7" w:rsidRPr="007A06F5" w:rsidRDefault="00452AA7" w:rsidP="00452AA7">
      <w:pPr>
        <w:rPr>
          <w:sz w:val="20"/>
          <w:szCs w:val="20"/>
          <w:lang w:val="la-Latn"/>
        </w:rPr>
      </w:pPr>
      <w:r w:rsidRPr="007A06F5">
        <w:rPr>
          <w:color w:val="FF0000"/>
          <w:sz w:val="20"/>
          <w:szCs w:val="20"/>
          <w:lang w:val="la-Latn"/>
        </w:rPr>
        <w:t>Q</w:t>
      </w:r>
      <w:r w:rsidRPr="007A06F5">
        <w:rPr>
          <w:sz w:val="20"/>
          <w:szCs w:val="20"/>
          <w:lang w:val="la-Latn"/>
        </w:rPr>
        <w:t>ui rebaptizati fuerint, XII annos peniteant.</w:t>
      </w:r>
    </w:p>
    <w:p w14:paraId="12FD4FDF" w14:textId="77777777" w:rsidR="00452AA7" w:rsidRPr="007A06F5" w:rsidRDefault="00452AA7" w:rsidP="00452AA7">
      <w:pPr>
        <w:rPr>
          <w:color w:val="FF0000"/>
          <w:sz w:val="20"/>
          <w:szCs w:val="20"/>
          <w:lang w:val="la-Latn"/>
        </w:rPr>
      </w:pPr>
      <w:r w:rsidRPr="007A06F5">
        <w:rPr>
          <w:color w:val="FF0000"/>
          <w:sz w:val="20"/>
          <w:szCs w:val="20"/>
          <w:lang w:val="la-Latn"/>
        </w:rPr>
        <w:t>Ex concilio Hilardense.</w:t>
      </w:r>
    </w:p>
    <w:p w14:paraId="1AEDCAD2"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patres septimanas non venerit ad ecclesiam, corripatur. Parentes si sine culpa sponsos sequestraverint, III annos peniteant.</w:t>
      </w:r>
    </w:p>
    <w:p w14:paraId="2F8AA598"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quis sacerdotem accusaverit et non probaverit, nec in fine communicet.</w:t>
      </w:r>
    </w:p>
    <w:p w14:paraId="74FF80BF" w14:textId="77777777" w:rsidR="00452AA7" w:rsidRPr="007A06F5" w:rsidRDefault="00452AA7" w:rsidP="00452AA7">
      <w:pPr>
        <w:rPr>
          <w:sz w:val="20"/>
          <w:szCs w:val="20"/>
          <w:lang w:val="la-Latn"/>
        </w:rPr>
      </w:pPr>
      <w:r w:rsidRPr="007A06F5">
        <w:rPr>
          <w:color w:val="FF0000"/>
          <w:sz w:val="20"/>
          <w:szCs w:val="20"/>
          <w:lang w:val="la-Latn"/>
        </w:rPr>
        <w:lastRenderedPageBreak/>
        <w:t>F</w:t>
      </w:r>
      <w:r w:rsidRPr="007A06F5">
        <w:rPr>
          <w:sz w:val="20"/>
          <w:szCs w:val="20"/>
          <w:lang w:val="la-Latn"/>
        </w:rPr>
        <w:t>eminę adventionem non vadant. Nisterio non fuerit, deponatur.</w:t>
      </w:r>
    </w:p>
    <w:p w14:paraId="08FB1900"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 xml:space="preserve">i quis clericorum iuxta ecclesiam fuerit et non cottidiano </w:t>
      </w:r>
      <w:commentRangeStart w:id="274"/>
      <w:r w:rsidRPr="007A06F5">
        <w:rPr>
          <w:sz w:val="20"/>
          <w:szCs w:val="20"/>
          <w:lang w:val="la-Latn"/>
        </w:rPr>
        <w:t>mi</w:t>
      </w:r>
      <w:commentRangeEnd w:id="274"/>
      <w:r w:rsidRPr="007A06F5">
        <w:rPr>
          <w:rStyle w:val="Odkaznakoment"/>
          <w:lang w:val="la-Latn"/>
        </w:rPr>
        <w:commentReference w:id="274"/>
      </w:r>
      <w:r w:rsidRPr="007A06F5">
        <w:rPr>
          <w:sz w:val="20"/>
          <w:szCs w:val="20"/>
          <w:lang w:val="la-Latn"/>
        </w:rPr>
        <w:t>.</w:t>
      </w:r>
    </w:p>
    <w:p w14:paraId="23FAC0FC"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 xml:space="preserve">piscopi, presbyteri, diaconi relicta si maritum acciperit, in finem commutetur. </w:t>
      </w:r>
      <w:r w:rsidRPr="007A06F5">
        <w:rPr>
          <w:color w:val="FF0000"/>
          <w:sz w:val="20"/>
          <w:szCs w:val="20"/>
          <w:lang w:val="la-Latn"/>
        </w:rPr>
        <w:t>Exempla pape Gelasii de ...ennali proscriptione.</w:t>
      </w:r>
    </w:p>
    <w:p w14:paraId="65CA4EEC" w14:textId="77777777" w:rsidR="00452AA7" w:rsidRPr="007A06F5" w:rsidRDefault="00452AA7" w:rsidP="00452AA7">
      <w:pPr>
        <w:rPr>
          <w:sz w:val="20"/>
          <w:szCs w:val="20"/>
          <w:lang w:val="la-Latn"/>
        </w:rPr>
      </w:pPr>
      <w:r w:rsidRPr="007A06F5">
        <w:rPr>
          <w:sz w:val="20"/>
          <w:szCs w:val="20"/>
          <w:lang w:val="la-Latn"/>
        </w:rPr>
        <w:t xml:space="preserve">XI (in marg.) </w:t>
      </w:r>
      <w:r w:rsidRPr="007A06F5">
        <w:rPr>
          <w:color w:val="FF0000"/>
          <w:sz w:val="20"/>
          <w:szCs w:val="20"/>
          <w:highlight w:val="yellow"/>
          <w:lang w:val="la-Latn"/>
        </w:rPr>
        <w:t>I</w:t>
      </w:r>
      <w:r w:rsidRPr="007A06F5">
        <w:rPr>
          <w:sz w:val="20"/>
          <w:szCs w:val="20"/>
          <w:highlight w:val="yellow"/>
          <w:lang w:val="la-Latn"/>
        </w:rPr>
        <w:t>vit</w:t>
      </w:r>
      <w:r w:rsidRPr="007A06F5">
        <w:rPr>
          <w:sz w:val="20"/>
          <w:szCs w:val="20"/>
          <w:lang w:val="la-Latn"/>
        </w:rPr>
        <w:t xml:space="preserve"> etiam ad necti placuit, ut, si quid absit facultates ecclesię, nec non dioceses, ab aliis nisi aquibus possidentur episcopis seu aliis iure sibi cedere.../</w:t>
      </w:r>
    </w:p>
    <w:p w14:paraId="1D42A999" w14:textId="77777777" w:rsidR="00452AA7" w:rsidRPr="007A06F5" w:rsidRDefault="00452AA7" w:rsidP="00452AA7">
      <w:pPr>
        <w:rPr>
          <w:sz w:val="20"/>
          <w:szCs w:val="20"/>
          <w:lang w:val="la-Latn"/>
        </w:rPr>
      </w:pPr>
      <w:r w:rsidRPr="007A06F5">
        <w:rPr>
          <w:sz w:val="20"/>
          <w:szCs w:val="20"/>
          <w:lang w:val="la-Latn"/>
        </w:rPr>
        <w:t>M, f. 133r ...et presidio VI. CC.</w:t>
      </w:r>
    </w:p>
    <w:p w14:paraId="217121B5" w14:textId="77777777" w:rsidR="00452AA7" w:rsidRPr="007A06F5" w:rsidRDefault="00452AA7" w:rsidP="00452AA7">
      <w:pPr>
        <w:rPr>
          <w:sz w:val="20"/>
          <w:szCs w:val="20"/>
          <w:lang w:val="la-Latn"/>
        </w:rPr>
      </w:pPr>
      <w:r w:rsidRPr="007A06F5">
        <w:rPr>
          <w:color w:val="FF0000"/>
          <w:sz w:val="20"/>
          <w:szCs w:val="20"/>
          <w:lang w:val="la-Latn"/>
        </w:rPr>
        <w:t>Ex concilio Bragarensi.</w:t>
      </w:r>
    </w:p>
    <w:p w14:paraId="0C26EF67"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 xml:space="preserve">lacuit, ut nullus espicoporum cum suas dioceses ambulant propter honorem cathedre suę, idem duos solidos aliquid aliud per ecclesias tollat, neque tertiam partem ex quacumque oblatione populi in ecclesii parrochialiis requirat, sed illa tertia pars pro luminaribus ecclesię vel recuperatione servetur. Et singulis annis episcopo exinde ratio fiat, nam si tertiam partem illam episcopus tollit, lim et sartatecta abstulerit ecclesię. Similiter et ut parrochiales clerici servili more in aliquibus operibus episcopi non cogantur, quia scriptum est neque III dominantes in clero. </w:t>
      </w:r>
      <w:r w:rsidRPr="007A06F5">
        <w:rPr>
          <w:color w:val="FF0000"/>
          <w:sz w:val="20"/>
          <w:szCs w:val="20"/>
          <w:lang w:val="la-Latn"/>
        </w:rPr>
        <w:t>Ex concilio Toletano.</w:t>
      </w:r>
    </w:p>
    <w:p w14:paraId="4CBB034E" w14:textId="77777777" w:rsidR="00452AA7" w:rsidRPr="007A06F5" w:rsidRDefault="00452AA7" w:rsidP="00452AA7">
      <w:pPr>
        <w:rPr>
          <w:sz w:val="20"/>
          <w:szCs w:val="20"/>
          <w:lang w:val="la-Latn"/>
        </w:rPr>
      </w:pPr>
      <w:r w:rsidRPr="007A06F5">
        <w:rPr>
          <w:sz w:val="20"/>
          <w:szCs w:val="20"/>
          <w:lang w:val="la-Latn"/>
        </w:rPr>
        <w:t xml:space="preserve">XIII (in marg.) </w:t>
      </w:r>
      <w:r w:rsidRPr="007A06F5">
        <w:rPr>
          <w:color w:val="FF0000"/>
          <w:sz w:val="20"/>
          <w:szCs w:val="20"/>
          <w:lang w:val="la-Latn"/>
        </w:rPr>
        <w:t>D</w:t>
      </w:r>
      <w:r w:rsidRPr="007A06F5">
        <w:rPr>
          <w:sz w:val="20"/>
          <w:szCs w:val="20"/>
          <w:lang w:val="la-Latn"/>
        </w:rPr>
        <w:t>e examinatione ecclesiarum Gallię provintię inter cetera...</w:t>
      </w:r>
    </w:p>
    <w:p w14:paraId="3D7AACB7" w14:textId="77777777" w:rsidR="00452AA7" w:rsidRPr="007A06F5" w:rsidRDefault="00452AA7" w:rsidP="00452AA7">
      <w:pPr>
        <w:rPr>
          <w:sz w:val="20"/>
          <w:szCs w:val="20"/>
          <w:lang w:val="la-Latn"/>
        </w:rPr>
      </w:pPr>
      <w:r w:rsidRPr="007A06F5">
        <w:rPr>
          <w:sz w:val="20"/>
          <w:szCs w:val="20"/>
          <w:lang w:val="la-Latn"/>
        </w:rPr>
        <w:t>M, f. 133v … et ministrantium vitam inquirant.</w:t>
      </w:r>
    </w:p>
    <w:p w14:paraId="2640B91B" w14:textId="77777777" w:rsidR="00452AA7" w:rsidRPr="007A06F5" w:rsidRDefault="00452AA7" w:rsidP="00452AA7">
      <w:pPr>
        <w:rPr>
          <w:color w:val="FF0000"/>
          <w:sz w:val="20"/>
          <w:szCs w:val="20"/>
          <w:lang w:val="la-Latn"/>
        </w:rPr>
      </w:pPr>
      <w:r w:rsidRPr="007A06F5">
        <w:rPr>
          <w:color w:val="FF0000"/>
          <w:sz w:val="20"/>
          <w:szCs w:val="20"/>
          <w:lang w:val="la-Latn"/>
        </w:rPr>
        <w:t>Ex concilio Bragarensi</w:t>
      </w:r>
    </w:p>
    <w:p w14:paraId="1C0A055F"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ullus episcoporum commodum accipiat in ordinatione clericorum.</w:t>
      </w:r>
    </w:p>
    <w:p w14:paraId="477CC8B4"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um sacrat episcopus ecclesiam aut oratorium nihil exigat.</w:t>
      </w:r>
    </w:p>
    <w:p w14:paraId="192C8E44" w14:textId="77777777" w:rsidR="00452AA7" w:rsidRPr="007A06F5" w:rsidRDefault="00452AA7" w:rsidP="00452AA7">
      <w:pPr>
        <w:rPr>
          <w:sz w:val="20"/>
          <w:szCs w:val="20"/>
          <w:lang w:val="la-Latn"/>
        </w:rPr>
      </w:pPr>
      <w:r w:rsidRPr="007A06F5">
        <w:rPr>
          <w:color w:val="FF0000"/>
          <w:sz w:val="20"/>
          <w:szCs w:val="20"/>
          <w:lang w:val="la-Latn"/>
        </w:rPr>
        <w:t>O</w:t>
      </w:r>
      <w:r w:rsidRPr="007A06F5">
        <w:rPr>
          <w:sz w:val="20"/>
          <w:szCs w:val="20"/>
          <w:lang w:val="la-Latn"/>
        </w:rPr>
        <w:t>mnia concilia catholicorum recipiantur. In omnibus ecclesiis/ die dominica sybolum (sic) recitetur.</w:t>
      </w:r>
    </w:p>
    <w:p w14:paraId="5D5A7741"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angarias vel indictiones non imponat in diocese.</w:t>
      </w:r>
    </w:p>
    <w:p w14:paraId="729DED6C" w14:textId="77777777" w:rsidR="00452AA7" w:rsidRPr="007A06F5" w:rsidRDefault="00452AA7" w:rsidP="00452AA7">
      <w:pPr>
        <w:rPr>
          <w:sz w:val="20"/>
          <w:szCs w:val="20"/>
          <w:lang w:val="la-Latn"/>
        </w:rPr>
      </w:pPr>
      <w:r w:rsidRPr="007A06F5">
        <w:rPr>
          <w:color w:val="FF0000"/>
          <w:sz w:val="20"/>
          <w:szCs w:val="20"/>
          <w:lang w:val="la-Latn"/>
        </w:rPr>
        <w:t>I</w:t>
      </w:r>
      <w:r w:rsidRPr="007A06F5">
        <w:rPr>
          <w:sz w:val="20"/>
          <w:szCs w:val="20"/>
          <w:lang w:val="la-Latn"/>
        </w:rPr>
        <w:t>udici non liceat clericum vel servum ecclesi</w:t>
      </w:r>
      <w:r w:rsidRPr="007A06F5">
        <w:rPr>
          <w:rFonts w:cstheme="minorHAnsi"/>
          <w:sz w:val="20"/>
          <w:szCs w:val="20"/>
          <w:lang w:val="la-Latn"/>
        </w:rPr>
        <w:t>ę</w:t>
      </w:r>
      <w:r w:rsidRPr="007A06F5">
        <w:rPr>
          <w:sz w:val="20"/>
          <w:szCs w:val="20"/>
          <w:lang w:val="la-Latn"/>
        </w:rPr>
        <w:t xml:space="preserve"> in suis angariis fatigare.</w:t>
      </w:r>
    </w:p>
    <w:p w14:paraId="2FAA4F42" w14:textId="77777777" w:rsidR="00452AA7" w:rsidRPr="007A06F5" w:rsidRDefault="00452AA7" w:rsidP="00452AA7">
      <w:pPr>
        <w:rPr>
          <w:sz w:val="20"/>
          <w:szCs w:val="20"/>
          <w:lang w:val="la-Latn"/>
        </w:rPr>
      </w:pPr>
      <w:r w:rsidRPr="007A06F5">
        <w:rPr>
          <w:color w:val="FF0000"/>
          <w:sz w:val="20"/>
          <w:szCs w:val="20"/>
          <w:lang w:val="la-Latn"/>
        </w:rPr>
        <w:t>R</w:t>
      </w:r>
      <w:r w:rsidRPr="007A06F5">
        <w:rPr>
          <w:sz w:val="20"/>
          <w:szCs w:val="20"/>
          <w:lang w:val="la-Latn"/>
        </w:rPr>
        <w:t>eligiosi dum mortui fuerint non cedendo pectora sed psallendo deducuntur ad sepulcrum.</w:t>
      </w:r>
    </w:p>
    <w:p w14:paraId="33AF56BE" w14:textId="77777777" w:rsidR="00452AA7" w:rsidRPr="007A06F5" w:rsidRDefault="00452AA7" w:rsidP="00452AA7">
      <w:pPr>
        <w:rPr>
          <w:sz w:val="20"/>
          <w:szCs w:val="20"/>
          <w:lang w:val="la-Latn"/>
        </w:rPr>
      </w:pPr>
      <w:r w:rsidRPr="007A06F5">
        <w:rPr>
          <w:color w:val="FF0000"/>
          <w:sz w:val="20"/>
          <w:szCs w:val="20"/>
          <w:lang w:val="la-Latn"/>
        </w:rPr>
        <w:t>I</w:t>
      </w:r>
      <w:r w:rsidRPr="007A06F5">
        <w:rPr>
          <w:sz w:val="20"/>
          <w:szCs w:val="20"/>
          <w:lang w:val="la-Latn"/>
        </w:rPr>
        <w:t>n sanctorum nataliciis nec saltent populi, nec cantent.</w:t>
      </w:r>
    </w:p>
    <w:p w14:paraId="689F809A" w14:textId="77777777" w:rsidR="00452AA7" w:rsidRPr="007A06F5" w:rsidRDefault="00452AA7" w:rsidP="00452AA7">
      <w:pPr>
        <w:rPr>
          <w:sz w:val="20"/>
          <w:szCs w:val="20"/>
          <w:lang w:val="la-Latn"/>
        </w:rPr>
      </w:pPr>
      <w:r w:rsidRPr="007A06F5">
        <w:rPr>
          <w:color w:val="FF0000"/>
          <w:sz w:val="20"/>
          <w:szCs w:val="20"/>
          <w:lang w:val="la-Latn"/>
        </w:rPr>
        <w:t>I</w:t>
      </w:r>
      <w:r w:rsidRPr="007A06F5">
        <w:rPr>
          <w:sz w:val="20"/>
          <w:szCs w:val="20"/>
          <w:lang w:val="la-Latn"/>
        </w:rPr>
        <w:t>nfra XL annos non veletur devota.</w:t>
      </w:r>
    </w:p>
    <w:p w14:paraId="4A157C05"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piscopus pro levibus causis. E concilio Arvanensi./ non excommunicet aliquam. Te clero./</w:t>
      </w:r>
    </w:p>
    <w:p w14:paraId="3543B11F" w14:textId="77777777" w:rsidR="00452AA7" w:rsidRPr="007A06F5" w:rsidRDefault="00452AA7" w:rsidP="00452AA7">
      <w:pPr>
        <w:rPr>
          <w:sz w:val="20"/>
          <w:szCs w:val="20"/>
          <w:lang w:val="la-Latn"/>
        </w:rPr>
      </w:pPr>
      <w:r w:rsidRPr="007A06F5">
        <w:rPr>
          <w:sz w:val="20"/>
          <w:szCs w:val="20"/>
          <w:lang w:val="la-Latn"/>
        </w:rPr>
        <w:t xml:space="preserve">XIIII (in marg.) </w:t>
      </w:r>
      <w:r w:rsidRPr="007A06F5">
        <w:rPr>
          <w:color w:val="FF0000"/>
          <w:sz w:val="20"/>
          <w:szCs w:val="20"/>
          <w:lang w:val="la-Latn"/>
        </w:rPr>
        <w:t>E</w:t>
      </w:r>
      <w:r w:rsidRPr="007A06F5">
        <w:rPr>
          <w:sz w:val="20"/>
          <w:szCs w:val="20"/>
          <w:lang w:val="la-Latn"/>
        </w:rPr>
        <w:t xml:space="preserve">piscopus si sciens servum </w:t>
      </w:r>
      <w:r w:rsidRPr="007A06F5">
        <w:rPr>
          <w:sz w:val="20"/>
          <w:szCs w:val="20"/>
          <w:vertAlign w:val="superscript"/>
          <w:lang w:val="la-Latn"/>
        </w:rPr>
        <w:t>abterius</w:t>
      </w:r>
      <w:r w:rsidRPr="007A06F5">
        <w:rPr>
          <w:sz w:val="20"/>
          <w:szCs w:val="20"/>
          <w:lang w:val="la-Latn"/>
        </w:rPr>
        <w:t xml:space="preserve"> ordinaverit duos pro eo reddat ipso manen</w:t>
      </w:r>
      <w:commentRangeStart w:id="275"/>
      <w:r w:rsidRPr="007A06F5">
        <w:rPr>
          <w:sz w:val="20"/>
          <w:szCs w:val="20"/>
          <w:lang w:val="la-Latn"/>
        </w:rPr>
        <w:t>(te clero).</w:t>
      </w:r>
      <w:commentRangeEnd w:id="275"/>
      <w:r w:rsidRPr="007A06F5">
        <w:rPr>
          <w:rStyle w:val="Odkaznakoment"/>
          <w:lang w:val="la-Latn"/>
        </w:rPr>
        <w:commentReference w:id="275"/>
      </w:r>
    </w:p>
    <w:p w14:paraId="00EEBBEC"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uelle, qu</w:t>
      </w:r>
      <w:r w:rsidRPr="007A06F5">
        <w:rPr>
          <w:rFonts w:cstheme="minorHAnsi"/>
          <w:sz w:val="20"/>
          <w:szCs w:val="20"/>
          <w:lang w:val="la-Latn"/>
        </w:rPr>
        <w:t>ę</w:t>
      </w:r>
      <w:r w:rsidRPr="007A06F5">
        <w:rPr>
          <w:sz w:val="20"/>
          <w:szCs w:val="20"/>
          <w:lang w:val="la-Latn"/>
        </w:rPr>
        <w:t xml:space="preserve"> per se vel parentes suos in monasterio tradit</w:t>
      </w:r>
      <w:r w:rsidRPr="007A06F5">
        <w:rPr>
          <w:rFonts w:cstheme="minorHAnsi"/>
          <w:sz w:val="20"/>
          <w:szCs w:val="20"/>
          <w:lang w:val="la-Latn"/>
        </w:rPr>
        <w:t>ę</w:t>
      </w:r>
      <w:r w:rsidRPr="007A06F5">
        <w:rPr>
          <w:sz w:val="20"/>
          <w:szCs w:val="20"/>
          <w:lang w:val="la-Latn"/>
        </w:rPr>
        <w:t xml:space="preserve"> fu-/rint, ibique in claus</w:t>
      </w:r>
      <w:r w:rsidRPr="007A06F5">
        <w:rPr>
          <w:rFonts w:cstheme="minorHAnsi"/>
          <w:sz w:val="20"/>
          <w:szCs w:val="20"/>
          <w:lang w:val="la-Latn"/>
        </w:rPr>
        <w:t>ę</w:t>
      </w:r>
      <w:r w:rsidRPr="007A06F5">
        <w:rPr>
          <w:sz w:val="20"/>
          <w:szCs w:val="20"/>
          <w:lang w:val="la-Latn"/>
        </w:rPr>
        <w:t>s anno uno non mutent vestem./</w:t>
      </w:r>
    </w:p>
    <w:p w14:paraId="61ABEF0D"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uell</w:t>
      </w:r>
      <w:r w:rsidRPr="007A06F5">
        <w:rPr>
          <w:rFonts w:cstheme="minorHAnsi"/>
          <w:sz w:val="20"/>
          <w:szCs w:val="20"/>
          <w:lang w:val="la-Latn"/>
        </w:rPr>
        <w:t>ę</w:t>
      </w:r>
      <w:r w:rsidRPr="007A06F5">
        <w:rPr>
          <w:sz w:val="20"/>
          <w:szCs w:val="20"/>
          <w:lang w:val="la-Latn"/>
        </w:rPr>
        <w:t xml:space="preserve"> in monasterio tradit</w:t>
      </w:r>
      <w:r w:rsidRPr="007A06F5">
        <w:rPr>
          <w:rFonts w:cstheme="minorHAnsi"/>
          <w:sz w:val="20"/>
          <w:szCs w:val="20"/>
          <w:lang w:val="la-Latn"/>
        </w:rPr>
        <w:t>ę</w:t>
      </w:r>
      <w:r w:rsidRPr="007A06F5">
        <w:rPr>
          <w:sz w:val="20"/>
          <w:szCs w:val="20"/>
          <w:lang w:val="la-Latn"/>
        </w:rPr>
        <w:t xml:space="preserve"> ubi non sunt inclaus</w:t>
      </w:r>
      <w:r w:rsidRPr="007A06F5">
        <w:rPr>
          <w:rFonts w:cstheme="minorHAnsi"/>
          <w:sz w:val="20"/>
          <w:szCs w:val="20"/>
          <w:lang w:val="la-Latn"/>
        </w:rPr>
        <w:t>ę</w:t>
      </w:r>
      <w:r w:rsidRPr="007A06F5">
        <w:rPr>
          <w:sz w:val="20"/>
          <w:szCs w:val="20"/>
          <w:lang w:val="la-Latn"/>
        </w:rPr>
        <w:t xml:space="preserve"> per trien-/</w:t>
      </w:r>
    </w:p>
    <w:p w14:paraId="1BFEA6E9" w14:textId="77777777" w:rsidR="00452AA7" w:rsidRPr="007A06F5" w:rsidRDefault="00452AA7" w:rsidP="00452AA7">
      <w:pPr>
        <w:rPr>
          <w:sz w:val="20"/>
          <w:szCs w:val="20"/>
          <w:lang w:val="la-Latn"/>
        </w:rPr>
      </w:pPr>
      <w:r w:rsidRPr="007A06F5">
        <w:rPr>
          <w:sz w:val="20"/>
          <w:szCs w:val="20"/>
          <w:lang w:val="la-Latn"/>
        </w:rPr>
        <w:t>M, f. 134r ennium non mutent vestem. Et de ecclesia rei sustentur.</w:t>
      </w:r>
    </w:p>
    <w:p w14:paraId="1355E7C7"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ominus leprosi victum et vestimentum de ecclesia accipiant.</w:t>
      </w:r>
    </w:p>
    <w:p w14:paraId="61A97A6F" w14:textId="77777777" w:rsidR="00452AA7" w:rsidRPr="007A06F5" w:rsidRDefault="00452AA7" w:rsidP="00452AA7">
      <w:pPr>
        <w:rPr>
          <w:sz w:val="20"/>
          <w:szCs w:val="20"/>
          <w:lang w:val="la-Latn"/>
        </w:rPr>
      </w:pPr>
      <w:r w:rsidRPr="007A06F5">
        <w:rPr>
          <w:color w:val="FF0000"/>
          <w:sz w:val="20"/>
          <w:szCs w:val="20"/>
          <w:lang w:val="la-Latn"/>
        </w:rPr>
        <w:t>Ex concilio Urbico</w:t>
      </w:r>
      <w:r w:rsidRPr="007A06F5">
        <w:rPr>
          <w:sz w:val="20"/>
          <w:szCs w:val="20"/>
          <w:lang w:val="la-Latn"/>
        </w:rPr>
        <w:t>. Cum canonibus damnare.</w:t>
      </w:r>
    </w:p>
    <w:p w14:paraId="3DCAD68E" w14:textId="77777777" w:rsidR="00452AA7" w:rsidRPr="007A06F5" w:rsidRDefault="00452AA7" w:rsidP="00452AA7">
      <w:pPr>
        <w:rPr>
          <w:sz w:val="20"/>
          <w:szCs w:val="20"/>
          <w:lang w:val="la-Latn"/>
        </w:rPr>
      </w:pPr>
      <w:r w:rsidRPr="007A06F5">
        <w:rPr>
          <w:sz w:val="20"/>
          <w:szCs w:val="20"/>
          <w:lang w:val="la-Latn"/>
        </w:rPr>
        <w:t xml:space="preserve">XV (in marg.) </w:t>
      </w:r>
      <w:r w:rsidRPr="007A06F5">
        <w:rPr>
          <w:color w:val="FF0000"/>
          <w:sz w:val="20"/>
          <w:szCs w:val="20"/>
          <w:lang w:val="la-Latn"/>
        </w:rPr>
        <w:t>Q</w:t>
      </w:r>
      <w:r w:rsidRPr="007A06F5">
        <w:rPr>
          <w:sz w:val="20"/>
          <w:szCs w:val="20"/>
          <w:lang w:val="la-Latn"/>
        </w:rPr>
        <w:t>ui uxorem virginem non acceperit in clero, non admittatur.</w:t>
      </w:r>
    </w:p>
    <w:p w14:paraId="2995E472"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i quid contra catholicam fidem episcopus ordinaverit, successori liceat.</w:t>
      </w:r>
    </w:p>
    <w:p w14:paraId="7669C19A" w14:textId="77777777" w:rsidR="00452AA7" w:rsidRPr="007A06F5" w:rsidRDefault="00452AA7" w:rsidP="00452AA7">
      <w:pPr>
        <w:rPr>
          <w:sz w:val="20"/>
          <w:szCs w:val="20"/>
          <w:lang w:val="la-Latn"/>
        </w:rPr>
      </w:pPr>
      <w:r w:rsidRPr="007A06F5">
        <w:rPr>
          <w:color w:val="FF0000"/>
          <w:sz w:val="20"/>
          <w:szCs w:val="20"/>
          <w:highlight w:val="cyan"/>
          <w:lang w:val="la-Latn"/>
        </w:rPr>
        <w:t>T</w:t>
      </w:r>
      <w:r w:rsidRPr="007A06F5">
        <w:rPr>
          <w:sz w:val="20"/>
          <w:szCs w:val="20"/>
          <w:highlight w:val="cyan"/>
          <w:lang w:val="la-Latn"/>
        </w:rPr>
        <w:t>ituli, qui ex canonica lege conscripti sunt, ut omnibus diebus dominicis / vel festivitatibus omnibus in aecclesiam publica populis recitetur.</w:t>
      </w:r>
    </w:p>
    <w:p w14:paraId="52352921" w14:textId="77777777" w:rsidR="00452AA7" w:rsidRPr="007A06F5" w:rsidRDefault="00452AA7" w:rsidP="00452AA7">
      <w:pPr>
        <w:rPr>
          <w:sz w:val="20"/>
          <w:szCs w:val="20"/>
          <w:lang w:val="la-Latn"/>
        </w:rPr>
      </w:pPr>
      <w:r w:rsidRPr="007A06F5">
        <w:rPr>
          <w:color w:val="FF0000"/>
          <w:sz w:val="20"/>
          <w:szCs w:val="20"/>
          <w:lang w:val="la-Latn"/>
        </w:rPr>
        <w:lastRenderedPageBreak/>
        <w:t>N</w:t>
      </w:r>
      <w:r w:rsidRPr="007A06F5">
        <w:rPr>
          <w:sz w:val="20"/>
          <w:szCs w:val="20"/>
          <w:lang w:val="la-Latn"/>
        </w:rPr>
        <w:t>on licet presbytero super unum altare in uni die duas missas ducere, nisi necessitas contingerit…</w:t>
      </w:r>
    </w:p>
    <w:p w14:paraId="5C77BE50"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licet in vigilis pasch</w:t>
      </w:r>
      <w:r w:rsidRPr="007A06F5">
        <w:rPr>
          <w:rFonts w:cstheme="minorHAnsi"/>
          <w:sz w:val="20"/>
          <w:szCs w:val="20"/>
          <w:lang w:val="la-Latn"/>
        </w:rPr>
        <w:t>ę</w:t>
      </w:r>
      <w:r w:rsidRPr="007A06F5">
        <w:rPr>
          <w:sz w:val="20"/>
          <w:szCs w:val="20"/>
          <w:lang w:val="la-Latn"/>
        </w:rPr>
        <w:t xml:space="preserve"> post secundam horam noctis vigi-/lias extendere, qua ipsa nocte non licet post mediam /noctem bibere, nec in Natale Domini, nec in reliquius sanctorum solemnitatibus.</w:t>
      </w:r>
    </w:p>
    <w:p w14:paraId="78CCEF68"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on licet mortuis eucharistiam nec osculum tradere, ne de/ velis nec de pallus, qu</w:t>
      </w:r>
      <w:r w:rsidRPr="007A06F5">
        <w:rPr>
          <w:rFonts w:cstheme="minorHAnsi"/>
          <w:sz w:val="20"/>
          <w:szCs w:val="20"/>
          <w:lang w:val="la-Latn"/>
        </w:rPr>
        <w:t>ę</w:t>
      </w:r>
      <w:r w:rsidRPr="007A06F5">
        <w:rPr>
          <w:sz w:val="20"/>
          <w:szCs w:val="20"/>
          <w:lang w:val="la-Latn"/>
        </w:rPr>
        <w:t xml:space="preserve"> in sacrificio super altare ponuntur/, corpora </w:t>
      </w:r>
      <w:r w:rsidRPr="007A06F5">
        <w:rPr>
          <w:sz w:val="20"/>
          <w:szCs w:val="20"/>
          <w:vertAlign w:val="superscript"/>
          <w:lang w:val="la-Latn"/>
        </w:rPr>
        <w:t>eorum</w:t>
      </w:r>
      <w:r w:rsidRPr="007A06F5">
        <w:rPr>
          <w:sz w:val="20"/>
          <w:szCs w:val="20"/>
          <w:lang w:val="la-Latn"/>
        </w:rPr>
        <w:t xml:space="preserve"> cum ad sepeliendum vadunt. Super feretrum ponere, nec/ licet in baptisterio corpora sepelire. Non licet mortuum/ super mortuis ponere, quia gravis culpa esse videtur.</w:t>
      </w:r>
    </w:p>
    <w:p w14:paraId="69095BA5" w14:textId="77777777" w:rsidR="00452AA7" w:rsidRPr="007A06F5" w:rsidRDefault="00452AA7" w:rsidP="00452AA7">
      <w:pPr>
        <w:rPr>
          <w:sz w:val="20"/>
          <w:szCs w:val="20"/>
          <w:lang w:val="la-Latn"/>
        </w:rPr>
      </w:pPr>
      <w:r w:rsidRPr="007A06F5">
        <w:rPr>
          <w:color w:val="FF0000"/>
          <w:sz w:val="20"/>
          <w:szCs w:val="20"/>
          <w:lang w:val="la-Latn"/>
        </w:rPr>
        <w:t>Q</w:t>
      </w:r>
      <w:r w:rsidRPr="007A06F5">
        <w:rPr>
          <w:sz w:val="20"/>
          <w:szCs w:val="20"/>
          <w:lang w:val="la-Latn"/>
        </w:rPr>
        <w:t>uicumque iudex aut secularis presbytero aut diacono aut cuilibet/ clerico aut de iunioribus absque audientia episcopi, presbiteri, archi-/diaconi vel archipresbiteri iniucria fecerit, anno integro non/</w:t>
      </w:r>
    </w:p>
    <w:p w14:paraId="270DB451" w14:textId="77777777" w:rsidR="00452AA7" w:rsidRPr="007A06F5" w:rsidRDefault="00452AA7" w:rsidP="00452AA7">
      <w:pPr>
        <w:rPr>
          <w:sz w:val="20"/>
          <w:szCs w:val="20"/>
          <w:lang w:val="la-Latn"/>
        </w:rPr>
      </w:pPr>
      <w:r w:rsidRPr="007A06F5">
        <w:rPr>
          <w:sz w:val="20"/>
          <w:szCs w:val="20"/>
          <w:lang w:val="la-Latn"/>
        </w:rPr>
        <w:t>M, f. 134v communicet et ab omnium Christianorum consortio habeatur extraneus.</w:t>
      </w:r>
    </w:p>
    <w:p w14:paraId="53CB4611" w14:textId="77777777" w:rsidR="00452AA7" w:rsidRPr="007A06F5" w:rsidRDefault="00452AA7" w:rsidP="00452AA7">
      <w:pPr>
        <w:rPr>
          <w:sz w:val="20"/>
          <w:szCs w:val="20"/>
          <w:lang w:val="la-Latn"/>
        </w:rPr>
      </w:pPr>
      <w:r w:rsidRPr="007A06F5">
        <w:rPr>
          <w:color w:val="FF0000"/>
          <w:sz w:val="20"/>
          <w:szCs w:val="20"/>
          <w:lang w:val="la-Latn"/>
        </w:rPr>
        <w:t>E</w:t>
      </w:r>
      <w:r w:rsidRPr="007A06F5">
        <w:rPr>
          <w:sz w:val="20"/>
          <w:szCs w:val="20"/>
          <w:lang w:val="la-Latn"/>
        </w:rPr>
        <w:t xml:space="preserve">piscopus inreprehensibilis sit. </w:t>
      </w:r>
      <w:r w:rsidRPr="007A06F5">
        <w:rPr>
          <w:color w:val="FF0000"/>
          <w:sz w:val="20"/>
          <w:szCs w:val="20"/>
          <w:lang w:val="la-Latn"/>
        </w:rPr>
        <w:t>Ex epistola Clementis</w:t>
      </w:r>
      <w:r w:rsidRPr="007A06F5">
        <w:rPr>
          <w:sz w:val="20"/>
          <w:szCs w:val="20"/>
          <w:lang w:val="la-Latn"/>
        </w:rPr>
        <w:t>./ non fideiussor nec advocatus litium, nec alicuius negotii/ mundialis perplexus.</w:t>
      </w:r>
    </w:p>
    <w:p w14:paraId="384BCE52" w14:textId="77777777" w:rsidR="00452AA7" w:rsidRPr="007A06F5" w:rsidRDefault="00452AA7" w:rsidP="00452AA7">
      <w:pPr>
        <w:rPr>
          <w:sz w:val="20"/>
          <w:szCs w:val="20"/>
          <w:lang w:val="la-Latn"/>
        </w:rPr>
      </w:pPr>
      <w:r w:rsidRPr="007A06F5">
        <w:rPr>
          <w:color w:val="FF0000"/>
          <w:sz w:val="20"/>
          <w:szCs w:val="20"/>
          <w:lang w:val="la-Latn"/>
        </w:rPr>
        <w:t>C</w:t>
      </w:r>
      <w:r w:rsidRPr="007A06F5">
        <w:rPr>
          <w:sz w:val="20"/>
          <w:szCs w:val="20"/>
          <w:lang w:val="la-Latn"/>
        </w:rPr>
        <w:t>ommunio in erastion non servetur, si cum timore sumatur a clericis, nec clerici eadem die cobis accipient./</w:t>
      </w:r>
    </w:p>
    <w:p w14:paraId="4F36F8F4" w14:textId="77777777" w:rsidR="00452AA7" w:rsidRPr="007A06F5" w:rsidRDefault="00452AA7" w:rsidP="00452AA7">
      <w:pPr>
        <w:rPr>
          <w:sz w:val="20"/>
          <w:szCs w:val="20"/>
          <w:lang w:val="la-Latn"/>
        </w:rPr>
      </w:pPr>
      <w:r w:rsidRPr="007A06F5">
        <w:rPr>
          <w:color w:val="FF0000"/>
          <w:sz w:val="20"/>
          <w:szCs w:val="20"/>
          <w:lang w:val="la-Latn"/>
        </w:rPr>
        <w:t>V</w:t>
      </w:r>
      <w:r w:rsidRPr="007A06F5">
        <w:rPr>
          <w:sz w:val="20"/>
          <w:szCs w:val="20"/>
          <w:lang w:val="la-Latn"/>
        </w:rPr>
        <w:t xml:space="preserve">asa sacra vela vetusta ustulentur et in sancto fonte pulueres/ obruantur. </w:t>
      </w:r>
      <w:r w:rsidRPr="007A06F5">
        <w:rPr>
          <w:color w:val="FF0000"/>
          <w:sz w:val="20"/>
          <w:szCs w:val="20"/>
          <w:lang w:val="la-Latn"/>
        </w:rPr>
        <w:t xml:space="preserve">Exempla Siricii pape </w:t>
      </w:r>
      <w:r w:rsidRPr="007A06F5">
        <w:rPr>
          <w:sz w:val="20"/>
          <w:szCs w:val="20"/>
          <w:lang w:val="la-Latn"/>
        </w:rPr>
        <w:t>(?)./</w:t>
      </w:r>
    </w:p>
    <w:p w14:paraId="0AF98854"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ascha et pentecosten absque necessitate baptizentur, posta-/ta reverus ab ecclesia in finem communicet.</w:t>
      </w:r>
    </w:p>
    <w:p w14:paraId="21EFB045"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iaconus post V annos fiat presbyter et presbyter post X annos episcopus.</w:t>
      </w:r>
    </w:p>
    <w:p w14:paraId="034A11EC" w14:textId="77777777" w:rsidR="00452AA7" w:rsidRPr="007A06F5" w:rsidRDefault="00452AA7" w:rsidP="00452AA7">
      <w:pPr>
        <w:rPr>
          <w:sz w:val="20"/>
          <w:szCs w:val="20"/>
          <w:lang w:val="la-Latn"/>
        </w:rPr>
      </w:pPr>
      <w:r w:rsidRPr="007A06F5">
        <w:rPr>
          <w:color w:val="FF0000"/>
          <w:sz w:val="20"/>
          <w:szCs w:val="20"/>
          <w:lang w:val="la-Latn"/>
        </w:rPr>
        <w:t>A</w:t>
      </w:r>
      <w:r w:rsidRPr="007A06F5">
        <w:rPr>
          <w:sz w:val="20"/>
          <w:szCs w:val="20"/>
          <w:lang w:val="la-Latn"/>
        </w:rPr>
        <w:t>colitus vel subdiaconus V annos sit, episcopus presbyterum filium dicat.</w:t>
      </w:r>
    </w:p>
    <w:p w14:paraId="4B9E4FD1"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 xml:space="preserve">on repudiet sacerdos uxorem suam. </w:t>
      </w:r>
      <w:r w:rsidRPr="007A06F5">
        <w:rPr>
          <w:color w:val="FF0000"/>
          <w:sz w:val="20"/>
          <w:szCs w:val="20"/>
          <w:lang w:val="la-Latn"/>
        </w:rPr>
        <w:t>Leonis pape.</w:t>
      </w:r>
      <w:r w:rsidRPr="007A06F5">
        <w:rPr>
          <w:sz w:val="20"/>
          <w:szCs w:val="20"/>
          <w:lang w:val="la-Latn"/>
        </w:rPr>
        <w:t>/ Uxor est, qu</w:t>
      </w:r>
      <w:r w:rsidRPr="007A06F5">
        <w:rPr>
          <w:rFonts w:cstheme="minorHAnsi"/>
          <w:sz w:val="20"/>
          <w:szCs w:val="20"/>
          <w:lang w:val="la-Latn"/>
        </w:rPr>
        <w:t>ę</w:t>
      </w:r>
      <w:r w:rsidRPr="007A06F5">
        <w:rPr>
          <w:sz w:val="20"/>
          <w:szCs w:val="20"/>
          <w:lang w:val="la-Latn"/>
        </w:rPr>
        <w:t xml:space="preserve"> in matrimonio datur. Concubina non est uxor,/ non est duplicatio coniugii, si ancilla dimittitur et libera legitime accipitur. </w:t>
      </w:r>
      <w:r w:rsidRPr="007A06F5">
        <w:rPr>
          <w:color w:val="FF0000"/>
          <w:sz w:val="20"/>
          <w:szCs w:val="20"/>
          <w:lang w:val="la-Latn"/>
        </w:rPr>
        <w:t>… Leonis pape.</w:t>
      </w:r>
    </w:p>
    <w:p w14:paraId="1368F0E7" w14:textId="77777777" w:rsidR="00452AA7" w:rsidRPr="007A06F5" w:rsidRDefault="00452AA7" w:rsidP="00452AA7">
      <w:pPr>
        <w:rPr>
          <w:sz w:val="20"/>
          <w:szCs w:val="20"/>
          <w:lang w:val="la-Latn"/>
        </w:rPr>
      </w:pPr>
      <w:r w:rsidRPr="007A06F5">
        <w:rPr>
          <w:color w:val="FF0000"/>
          <w:sz w:val="20"/>
          <w:szCs w:val="20"/>
          <w:lang w:val="la-Latn"/>
        </w:rPr>
        <w:t>P</w:t>
      </w:r>
      <w:r w:rsidRPr="007A06F5">
        <w:rPr>
          <w:sz w:val="20"/>
          <w:szCs w:val="20"/>
          <w:lang w:val="la-Latn"/>
        </w:rPr>
        <w:t>ost captivitatem mulier ad suum maritum revertatur si alium/ accepit et ideo non vult ad priorem revertere, excommunicetur.</w:t>
      </w:r>
    </w:p>
    <w:p w14:paraId="3BEE8E95"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 xml:space="preserve">evotas pascha epiphania aut apostolorum Gelasii pape/ diebus consecrandas. </w:t>
      </w:r>
      <w:r w:rsidRPr="007A06F5">
        <w:rPr>
          <w:color w:val="FF0000"/>
          <w:sz w:val="20"/>
          <w:szCs w:val="20"/>
          <w:lang w:val="la-Latn"/>
        </w:rPr>
        <w:t>Vigilii pape.</w:t>
      </w:r>
      <w:r w:rsidRPr="007A06F5">
        <w:rPr>
          <w:sz w:val="20"/>
          <w:szCs w:val="20"/>
          <w:lang w:val="la-Latn"/>
        </w:rPr>
        <w:t>/</w:t>
      </w:r>
    </w:p>
    <w:p w14:paraId="49E0BA9A" w14:textId="77777777" w:rsidR="00452AA7" w:rsidRPr="007A06F5" w:rsidRDefault="00452AA7" w:rsidP="00452AA7">
      <w:pPr>
        <w:rPr>
          <w:sz w:val="20"/>
          <w:szCs w:val="20"/>
          <w:lang w:val="la-Latn"/>
        </w:rPr>
      </w:pPr>
      <w:r w:rsidRPr="007A06F5">
        <w:rPr>
          <w:color w:val="FF0000"/>
          <w:sz w:val="20"/>
          <w:szCs w:val="20"/>
          <w:lang w:val="la-Latn"/>
        </w:rPr>
        <w:t>V</w:t>
      </w:r>
      <w:r w:rsidRPr="007A06F5">
        <w:rPr>
          <w:sz w:val="20"/>
          <w:szCs w:val="20"/>
          <w:lang w:val="la-Latn"/>
        </w:rPr>
        <w:t>iduas nullus velet. Si motum fuerit, denuo consecretur ecclesia, si partes renoventur et altare motum non fuerit, / exore..etur sal tantum et aspergatur.</w:t>
      </w:r>
    </w:p>
    <w:p w14:paraId="4D6382EE" w14:textId="77777777" w:rsidR="00452AA7" w:rsidRPr="007A06F5" w:rsidRDefault="00452AA7" w:rsidP="00452AA7">
      <w:pPr>
        <w:rPr>
          <w:sz w:val="20"/>
          <w:szCs w:val="20"/>
          <w:lang w:val="la-Latn"/>
        </w:rPr>
      </w:pPr>
      <w:r w:rsidRPr="007A06F5">
        <w:rPr>
          <w:sz w:val="20"/>
          <w:szCs w:val="20"/>
          <w:lang w:val="la-Latn"/>
        </w:rPr>
        <w:t xml:space="preserve">M, f. 135r </w:t>
      </w:r>
      <w:r w:rsidRPr="007A06F5">
        <w:rPr>
          <w:color w:val="FF0000"/>
          <w:sz w:val="20"/>
          <w:szCs w:val="20"/>
          <w:lang w:val="la-Latn"/>
        </w:rPr>
        <w:t>C</w:t>
      </w:r>
      <w:r w:rsidRPr="007A06F5">
        <w:rPr>
          <w:sz w:val="20"/>
          <w:szCs w:val="20"/>
          <w:lang w:val="la-Latn"/>
        </w:rPr>
        <w:t xml:space="preserve">lericis si detectus fuerit. </w:t>
      </w:r>
      <w:r w:rsidRPr="007A06F5">
        <w:rPr>
          <w:color w:val="FF0000"/>
          <w:sz w:val="20"/>
          <w:szCs w:val="20"/>
          <w:lang w:val="la-Latn"/>
        </w:rPr>
        <w:t>Siricii pape.</w:t>
      </w:r>
      <w:r w:rsidRPr="007A06F5">
        <w:rPr>
          <w:sz w:val="20"/>
          <w:szCs w:val="20"/>
          <w:lang w:val="la-Latn"/>
        </w:rPr>
        <w:t xml:space="preserve"> Et abstinuerit a malo, stet in ordine suo.</w:t>
      </w:r>
    </w:p>
    <w:p w14:paraId="7DA2CE42" w14:textId="77777777" w:rsidR="00452AA7" w:rsidRPr="007A06F5" w:rsidRDefault="00452AA7" w:rsidP="00452AA7">
      <w:pPr>
        <w:rPr>
          <w:color w:val="FF0000"/>
          <w:sz w:val="20"/>
          <w:szCs w:val="20"/>
          <w:lang w:val="la-Latn"/>
        </w:rPr>
      </w:pPr>
      <w:r w:rsidRPr="007A06F5">
        <w:rPr>
          <w:color w:val="FF0000"/>
          <w:sz w:val="20"/>
          <w:szCs w:val="20"/>
          <w:lang w:val="la-Latn"/>
        </w:rPr>
        <w:t xml:space="preserve">Rescriptum Gregorii pape ad Augustinum </w:t>
      </w:r>
    </w:p>
    <w:p w14:paraId="69CFA619" w14:textId="77777777" w:rsidR="00452AA7" w:rsidRPr="007A06F5" w:rsidRDefault="00452AA7" w:rsidP="00452AA7">
      <w:pPr>
        <w:rPr>
          <w:sz w:val="20"/>
          <w:szCs w:val="20"/>
          <w:lang w:val="la-Latn"/>
        </w:rPr>
      </w:pPr>
      <w:r w:rsidRPr="007A06F5">
        <w:rPr>
          <w:sz w:val="20"/>
          <w:szCs w:val="20"/>
          <w:lang w:val="la-Latn"/>
        </w:rPr>
        <w:t xml:space="preserve">XVI (in marg.) </w:t>
      </w:r>
      <w:r w:rsidRPr="007A06F5">
        <w:rPr>
          <w:color w:val="FF0000"/>
          <w:sz w:val="20"/>
          <w:szCs w:val="20"/>
          <w:lang w:val="la-Latn"/>
        </w:rPr>
        <w:t>P</w:t>
      </w:r>
      <w:r w:rsidRPr="007A06F5">
        <w:rPr>
          <w:sz w:val="20"/>
          <w:szCs w:val="20"/>
          <w:lang w:val="la-Latn"/>
        </w:rPr>
        <w:t>er dilectum filium meum Laurentium presbyterum et Petrum monachum/ fraternitatis tuę scripta suscepi, in quibus me de multis capitulis requirerer curasti. Sed quia predicti filii mei podagrę mę inve-/nerunt doloribus afflictum, et cum urguerent se citius dimitti/ ita relaxatis, sed ut me in eodem dolore relinquerent,/ singulis quibusque capitulis ut debuit latius respondere non valui.</w:t>
      </w:r>
    </w:p>
    <w:p w14:paraId="5E23EB1E" w14:textId="77777777" w:rsidR="00452AA7" w:rsidRPr="007A06F5" w:rsidRDefault="00452AA7" w:rsidP="00452AA7">
      <w:pPr>
        <w:rPr>
          <w:sz w:val="20"/>
          <w:szCs w:val="20"/>
          <w:lang w:val="la-Latn"/>
        </w:rPr>
      </w:pPr>
      <w:r w:rsidRPr="007A06F5">
        <w:rPr>
          <w:color w:val="FF0000"/>
          <w:sz w:val="20"/>
          <w:szCs w:val="20"/>
          <w:lang w:val="la-Latn"/>
        </w:rPr>
        <w:t>D</w:t>
      </w:r>
      <w:r w:rsidRPr="007A06F5">
        <w:rPr>
          <w:sz w:val="20"/>
          <w:szCs w:val="20"/>
          <w:lang w:val="la-Latn"/>
        </w:rPr>
        <w:t xml:space="preserve">e episcopis qualiter cum </w:t>
      </w:r>
      <w:r w:rsidRPr="007A06F5">
        <w:rPr>
          <w:color w:val="FF0000"/>
          <w:sz w:val="20"/>
          <w:szCs w:val="20"/>
          <w:lang w:val="la-Latn"/>
        </w:rPr>
        <w:t xml:space="preserve">Interrogatio </w:t>
      </w:r>
      <w:commentRangeStart w:id="276"/>
      <w:r w:rsidRPr="007A06F5">
        <w:rPr>
          <w:color w:val="FF0000"/>
          <w:sz w:val="20"/>
          <w:szCs w:val="20"/>
          <w:lang w:val="la-Latn"/>
        </w:rPr>
        <w:t>Augustini</w:t>
      </w:r>
      <w:commentRangeEnd w:id="276"/>
      <w:r w:rsidRPr="007A06F5">
        <w:rPr>
          <w:rStyle w:val="Odkaznakoment"/>
          <w:lang w:val="la-Latn"/>
        </w:rPr>
        <w:commentReference w:id="276"/>
      </w:r>
      <w:r w:rsidRPr="007A06F5">
        <w:rPr>
          <w:sz w:val="20"/>
          <w:szCs w:val="20"/>
          <w:lang w:val="la-Latn"/>
        </w:rPr>
        <w:t>./ Suis clericis agant vel cum versetur vel de his, quę a fidelium oblatio-/nibus accedunt altari, quantę debeant in aecclesia. Responsio Gregorii./</w:t>
      </w:r>
    </w:p>
    <w:p w14:paraId="22FFB62B" w14:textId="77777777" w:rsidR="00452AA7" w:rsidRPr="007A06F5" w:rsidRDefault="00452AA7" w:rsidP="00452AA7">
      <w:pPr>
        <w:rPr>
          <w:sz w:val="20"/>
          <w:szCs w:val="20"/>
          <w:lang w:val="la-Latn"/>
        </w:rPr>
      </w:pPr>
      <w:r w:rsidRPr="007A06F5">
        <w:rPr>
          <w:color w:val="FF0000"/>
          <w:sz w:val="20"/>
          <w:szCs w:val="20"/>
          <w:lang w:val="la-Latn"/>
        </w:rPr>
        <w:t>S</w:t>
      </w:r>
      <w:r w:rsidRPr="007A06F5">
        <w:rPr>
          <w:sz w:val="20"/>
          <w:szCs w:val="20"/>
          <w:lang w:val="la-Latn"/>
        </w:rPr>
        <w:t xml:space="preserve">acra scriptura testatur qcl te bene nosse bubium non est et spe-/cialiter beati Pauli ad Timotheum epistolę in quibus dic? Qualiter conver-/sari debuisset. Mos autem sedis Apostolice </w:t>
      </w:r>
      <w:r w:rsidRPr="007A06F5">
        <w:rPr>
          <w:sz w:val="20"/>
          <w:szCs w:val="20"/>
          <w:highlight w:val="yellow"/>
          <w:lang w:val="la-Latn"/>
        </w:rPr>
        <w:t>ordinatio</w:t>
      </w:r>
      <w:r w:rsidRPr="007A06F5">
        <w:rPr>
          <w:sz w:val="20"/>
          <w:szCs w:val="20"/>
          <w:lang w:val="la-Latn"/>
        </w:rPr>
        <w:t xml:space="preserve"> episcopo precepta/ tradere, ut de omni stipendio, quod accidit quatuor debeant fieri/ portiones, una videlicet episcopo et familię eius propter hospitalitatem/ atque susceptionem. Alia clero. Tertia pauperibus. Quarta / ad ecclesias reparandas. Si quia tua fraternitas monasteriali re-/gula erudita seorsum debet fieri, a clericis suis  in aecclesia angu-/lorum quę nuper auctore deo ad fidem ducta est, hanc debet con-/versationem instruere, quę in inicio nascentis ęcclesię fuit patri-/</w:t>
      </w:r>
    </w:p>
    <w:p w14:paraId="46FC420C" w14:textId="77777777" w:rsidR="00452AA7" w:rsidRPr="007A06F5" w:rsidRDefault="00452AA7" w:rsidP="00452AA7">
      <w:pPr>
        <w:rPr>
          <w:sz w:val="20"/>
          <w:szCs w:val="20"/>
          <w:lang w:val="la-Latn"/>
        </w:rPr>
      </w:pPr>
      <w:r w:rsidRPr="007A06F5">
        <w:rPr>
          <w:sz w:val="20"/>
          <w:szCs w:val="20"/>
          <w:lang w:val="la-Latn"/>
        </w:rPr>
        <w:t xml:space="preserve">M, f. 135v bus nostris, in quibus nullus eorum, quę possidebant, aliquid suum esse/ dicebant. Si erat illis omnia communia, si qui veros clerici ex-/tra sacro ordine constituti, qui continere se non possunt sortire, / uxores debent et stipendia sua extervis accipere, quia de isdem/ partibus, quas prefati sumus novimus scriptum, quod </w:t>
      </w:r>
      <w:r w:rsidRPr="007A06F5">
        <w:rPr>
          <w:sz w:val="20"/>
          <w:szCs w:val="20"/>
          <w:lang w:val="la-Latn"/>
        </w:rPr>
        <w:lastRenderedPageBreak/>
        <w:t>dividebant singu-/lis, prout evi.. opere erat. De e... quoque stipendiis cogitandum/ atque providendum, qui sub ęcclesiastica regula sustendi ut bo-/nis moribus ...ant et canendis psalmis invigilent et ab omnibus/ inlicitis cor et lingua et corpus deo victore servent. Commu-/nem vitam viventibus iam de faciendis portionibus vel exhibenda/ hospitalitate ad implendam misericordiam nobis, quod erit/ loquendum nisi omne, quod superest in causis piis atque religiosis erogandam, sicut scriptum. Verumtamen quod super-/esse date elemosinam et omnia munda sua vobis./</w:t>
      </w:r>
    </w:p>
    <w:p w14:paraId="567EA990" w14:textId="77777777" w:rsidR="00452AA7" w:rsidRPr="007A06F5" w:rsidRDefault="00452AA7" w:rsidP="00452AA7">
      <w:pPr>
        <w:rPr>
          <w:sz w:val="20"/>
          <w:szCs w:val="20"/>
          <w:lang w:val="la-Latn"/>
        </w:rPr>
      </w:pPr>
      <w:r w:rsidRPr="007A06F5">
        <w:rPr>
          <w:sz w:val="20"/>
          <w:szCs w:val="20"/>
          <w:lang w:val="la-Latn"/>
        </w:rPr>
        <w:t xml:space="preserve">XVII (in marg.) </w:t>
      </w:r>
      <w:r w:rsidRPr="007A06F5">
        <w:rPr>
          <w:color w:val="FF0000"/>
          <w:sz w:val="20"/>
          <w:szCs w:val="20"/>
          <w:lang w:val="la-Latn"/>
        </w:rPr>
        <w:t>C</w:t>
      </w:r>
      <w:r w:rsidRPr="007A06F5">
        <w:rPr>
          <w:sz w:val="20"/>
          <w:szCs w:val="20"/>
          <w:lang w:val="la-Latn"/>
        </w:rPr>
        <w:t xml:space="preserve">um una sit fides sunt per </w:t>
      </w:r>
      <w:r w:rsidRPr="007A06F5">
        <w:rPr>
          <w:caps/>
          <w:color w:val="FF0000"/>
          <w:sz w:val="20"/>
          <w:szCs w:val="20"/>
          <w:lang w:val="la-Latn"/>
        </w:rPr>
        <w:t>Interrogatio Augustini</w:t>
      </w:r>
      <w:r w:rsidRPr="007A06F5">
        <w:rPr>
          <w:color w:val="FF0000"/>
          <w:sz w:val="20"/>
          <w:szCs w:val="20"/>
          <w:lang w:val="la-Latn"/>
        </w:rPr>
        <w:t>.</w:t>
      </w:r>
      <w:r w:rsidRPr="007A06F5">
        <w:rPr>
          <w:sz w:val="20"/>
          <w:szCs w:val="20"/>
          <w:lang w:val="la-Latn"/>
        </w:rPr>
        <w:t>/ ecclesiam diversę consuetudines et altera consuetudo missarum/ in sancta Romana ęcclesia atque alia in Gallinorum tenetur./</w:t>
      </w:r>
    </w:p>
    <w:p w14:paraId="543BE608" w14:textId="77777777" w:rsidR="00452AA7" w:rsidRPr="007A06F5" w:rsidRDefault="00452AA7" w:rsidP="00452AA7">
      <w:pPr>
        <w:rPr>
          <w:sz w:val="20"/>
          <w:szCs w:val="20"/>
          <w:lang w:val="la-Latn"/>
        </w:rPr>
      </w:pPr>
      <w:r w:rsidRPr="007A06F5">
        <w:rPr>
          <w:color w:val="FF0000"/>
          <w:sz w:val="20"/>
          <w:szCs w:val="20"/>
          <w:lang w:val="la-Latn"/>
        </w:rPr>
        <w:t>N</w:t>
      </w:r>
      <w:r w:rsidRPr="007A06F5">
        <w:rPr>
          <w:sz w:val="20"/>
          <w:szCs w:val="20"/>
          <w:lang w:val="la-Latn"/>
        </w:rPr>
        <w:t xml:space="preserve">ovit fraternitas tua </w:t>
      </w:r>
      <w:r w:rsidRPr="007A06F5">
        <w:rPr>
          <w:color w:val="FF0000"/>
          <w:sz w:val="20"/>
          <w:szCs w:val="20"/>
          <w:lang w:val="la-Latn"/>
        </w:rPr>
        <w:t xml:space="preserve">RESPONSIO GREGORII. </w:t>
      </w:r>
      <w:r w:rsidRPr="007A06F5">
        <w:rPr>
          <w:sz w:val="20"/>
          <w:szCs w:val="20"/>
          <w:lang w:val="la-Latn"/>
        </w:rPr>
        <w:t>Romanę ęcclesię consuetudinem se meminit, nutritam / si mihi placet, ut sive in romana seu in Galliorum seu in quia-/ libet ęcclesia aliquid invenisti, quod plus omnipotenti deo possit place-/re, slliotus eligas et in angulet ęcclesia, quę ad huc ad fidem/ nova est institutione precipua, quam de multis ęcclesiis collige-/</w:t>
      </w:r>
    </w:p>
    <w:p w14:paraId="18F4B041" w14:textId="77777777" w:rsidR="00452AA7" w:rsidRPr="007A06F5" w:rsidRDefault="00452AA7" w:rsidP="00452AA7">
      <w:pPr>
        <w:rPr>
          <w:sz w:val="20"/>
          <w:szCs w:val="20"/>
          <w:lang w:val="la-Latn"/>
        </w:rPr>
      </w:pPr>
      <w:r w:rsidRPr="007A06F5">
        <w:rPr>
          <w:sz w:val="20"/>
          <w:szCs w:val="20"/>
          <w:lang w:val="la-Latn"/>
        </w:rPr>
        <w:t>M, f. 136r re potuisti infundas. Non enim per locis res sed per bonis rebus amandas.</w:t>
      </w:r>
    </w:p>
    <w:p w14:paraId="7E1A5DF0" w14:textId="77777777" w:rsidR="00452AA7" w:rsidRPr="007A06F5" w:rsidRDefault="00452AA7" w:rsidP="00452AA7">
      <w:pPr>
        <w:rPr>
          <w:sz w:val="20"/>
          <w:szCs w:val="20"/>
          <w:lang w:val="la-Latn"/>
        </w:rPr>
      </w:pPr>
      <w:r w:rsidRPr="007A06F5">
        <w:rPr>
          <w:sz w:val="20"/>
          <w:szCs w:val="20"/>
          <w:lang w:val="la-Latn"/>
        </w:rPr>
        <w:t xml:space="preserve">XVII (in marg., sic) </w:t>
      </w:r>
      <w:r w:rsidRPr="007A06F5">
        <w:rPr>
          <w:color w:val="FF0000"/>
          <w:sz w:val="20"/>
          <w:szCs w:val="20"/>
          <w:lang w:val="la-Latn"/>
        </w:rPr>
        <w:t>O</w:t>
      </w:r>
      <w:r w:rsidRPr="007A06F5">
        <w:rPr>
          <w:sz w:val="20"/>
          <w:szCs w:val="20"/>
          <w:lang w:val="la-Latn"/>
        </w:rPr>
        <w:t xml:space="preserve">bsecro te, quod pati debeat. </w:t>
      </w:r>
      <w:r w:rsidRPr="007A06F5">
        <w:rPr>
          <w:color w:val="FF0000"/>
          <w:sz w:val="20"/>
          <w:szCs w:val="20"/>
          <w:lang w:val="la-Latn"/>
        </w:rPr>
        <w:t xml:space="preserve">Interrogatio Augustini. </w:t>
      </w:r>
      <w:r w:rsidRPr="007A06F5">
        <w:rPr>
          <w:sz w:val="20"/>
          <w:szCs w:val="20"/>
          <w:lang w:val="la-Latn"/>
        </w:rPr>
        <w:t xml:space="preserve">Loca./ qui de ęcclesia furtu aliquid tulerit. </w:t>
      </w:r>
      <w:r w:rsidRPr="007A06F5">
        <w:rPr>
          <w:color w:val="FF0000"/>
          <w:sz w:val="20"/>
          <w:szCs w:val="20"/>
          <w:lang w:val="la-Latn"/>
        </w:rPr>
        <w:t>Responsio Gregorii.</w:t>
      </w:r>
      <w:r w:rsidRPr="007A06F5">
        <w:rPr>
          <w:sz w:val="20"/>
          <w:szCs w:val="20"/>
          <w:lang w:val="la-Latn"/>
        </w:rPr>
        <w:t>/</w:t>
      </w:r>
    </w:p>
    <w:p w14:paraId="5492C675" w14:textId="77777777" w:rsidR="00452AA7" w:rsidRPr="007A06F5" w:rsidRDefault="00452AA7" w:rsidP="00452AA7">
      <w:pPr>
        <w:rPr>
          <w:sz w:val="20"/>
          <w:szCs w:val="20"/>
          <w:lang w:val="la-Latn"/>
        </w:rPr>
      </w:pPr>
      <w:r w:rsidRPr="007A06F5">
        <w:rPr>
          <w:color w:val="FF0000"/>
          <w:sz w:val="20"/>
          <w:szCs w:val="20"/>
          <w:lang w:val="la-Latn"/>
        </w:rPr>
        <w:t>H</w:t>
      </w:r>
      <w:r w:rsidRPr="007A06F5">
        <w:rPr>
          <w:sz w:val="20"/>
          <w:szCs w:val="20"/>
          <w:lang w:val="la-Latn"/>
        </w:rPr>
        <w:t>oc tua fraternitas ex persona furis pensare potest, qualiter/ corrigi valeat, fuit enim quidam habentes subsidia et fur-/tum perpetrant.  Et si qui per inopiam peccant, unde nesesse est,/ ut quidam dannis, quidam verberibus et quidam distrituis,/ quidam vero lenius corrigantur et distrituis agitentur,/ si ex caritate agendum est ez non ex furore, quia opsis hoc prestatur, qui corriguntur, ne Gehennę ignibus tradantur./ Sic enim nos fidelibus tenere disciplinam debemus, sicut boni pa-/tres carnalibus filiis solent, quos et per culpa verbere feriunt/ et tamen isos, quos doloribus cruciant habere, heredes vo-/lunt et quę possident, ipsis servant, quos irati persequi viden-/tur. Haec correctionis dictat. Ita ut mens extra rationis regu-/lam nihil faciat. Addis et iam quomodo si absit, ut aecclesia cum agi-/tamento recipiat, quod de terrenis rebus videtur amittere./</w:t>
      </w:r>
    </w:p>
    <w:p w14:paraId="1DD46387" w14:textId="77777777" w:rsidR="00452AA7" w:rsidRPr="007A06F5" w:rsidRDefault="00452AA7" w:rsidP="00452AA7">
      <w:pPr>
        <w:rPr>
          <w:color w:val="FF0000"/>
          <w:sz w:val="20"/>
          <w:szCs w:val="20"/>
          <w:lang w:val="la-Latn"/>
        </w:rPr>
      </w:pPr>
      <w:r w:rsidRPr="007A06F5">
        <w:rPr>
          <w:color w:val="FF0000"/>
          <w:sz w:val="20"/>
          <w:szCs w:val="20"/>
          <w:lang w:val="la-Latn"/>
        </w:rPr>
        <w:t>AUGUSTINUS.</w:t>
      </w:r>
    </w:p>
    <w:p w14:paraId="77FAF088" w14:textId="77777777" w:rsidR="00452AA7" w:rsidRPr="007A06F5" w:rsidRDefault="00452AA7" w:rsidP="00452AA7">
      <w:pPr>
        <w:rPr>
          <w:sz w:val="20"/>
          <w:szCs w:val="20"/>
          <w:lang w:val="la-Latn"/>
        </w:rPr>
      </w:pPr>
      <w:r w:rsidRPr="007A06F5">
        <w:rPr>
          <w:sz w:val="20"/>
          <w:szCs w:val="20"/>
          <w:lang w:val="la-Latn"/>
        </w:rPr>
        <w:t xml:space="preserve">XVIII (in marg.) </w:t>
      </w:r>
      <w:r w:rsidRPr="007A06F5">
        <w:rPr>
          <w:color w:val="FF0000"/>
          <w:sz w:val="20"/>
          <w:szCs w:val="20"/>
          <w:lang w:val="la-Latn"/>
        </w:rPr>
        <w:t>S</w:t>
      </w:r>
      <w:r w:rsidRPr="007A06F5">
        <w:rPr>
          <w:sz w:val="20"/>
          <w:szCs w:val="20"/>
          <w:lang w:val="la-Latn"/>
        </w:rPr>
        <w:t>i pregnans mulier debeat baptizari, aut post quam genue-/rit post quantum tempus debeat ecclesiam ingredi, aut etiam/ si morte preoccuperuntur. Quod genuerit post quot dies liceat/</w:t>
      </w:r>
    </w:p>
    <w:p w14:paraId="70EA7DFA" w14:textId="77777777" w:rsidR="00452AA7" w:rsidRPr="007A06F5" w:rsidRDefault="00452AA7" w:rsidP="00452AA7">
      <w:pPr>
        <w:rPr>
          <w:sz w:val="20"/>
          <w:szCs w:val="20"/>
          <w:lang w:val="la-Latn"/>
        </w:rPr>
      </w:pPr>
      <w:r w:rsidRPr="007A06F5">
        <w:rPr>
          <w:sz w:val="20"/>
          <w:szCs w:val="20"/>
          <w:lang w:val="la-Latn"/>
        </w:rPr>
        <w:t xml:space="preserve">M, f. 136v sacri baptismatis sacramentum percipere aut post quantum/ tempus huic vir suust possit in carnis copulatione coniungi,/ aut si menstruali consuetudine teneatur ecclesiam dei ei intra-/re liceat, aut sacrę communiionis sacramenta percipere./ Aut vir suę coniugi permixtus, priusquam lavetur aqua/ si possit ęcclesiam ingredi, vel etiam admisterium sacrę communionis accedre, quę omnia </w:t>
      </w:r>
      <w:r w:rsidRPr="007A06F5">
        <w:rPr>
          <w:sz w:val="20"/>
          <w:szCs w:val="20"/>
          <w:highlight w:val="yellow"/>
          <w:lang w:val="la-Latn"/>
        </w:rPr>
        <w:t xml:space="preserve">rudi Anglorum </w:t>
      </w:r>
      <w:commentRangeStart w:id="277"/>
      <w:r w:rsidRPr="007A06F5">
        <w:rPr>
          <w:sz w:val="20"/>
          <w:szCs w:val="20"/>
          <w:highlight w:val="yellow"/>
          <w:lang w:val="la-Latn"/>
        </w:rPr>
        <w:t>genti</w:t>
      </w:r>
      <w:commentRangeEnd w:id="277"/>
      <w:r w:rsidRPr="007A06F5">
        <w:rPr>
          <w:rStyle w:val="Odkaznakoment"/>
          <w:lang w:val="la-Latn"/>
        </w:rPr>
        <w:commentReference w:id="277"/>
      </w:r>
      <w:r w:rsidRPr="007A06F5">
        <w:rPr>
          <w:sz w:val="20"/>
          <w:szCs w:val="20"/>
          <w:lang w:val="la-Latn"/>
        </w:rPr>
        <w:t xml:space="preserve">/ oportet habere comperta. </w:t>
      </w:r>
      <w:r w:rsidRPr="007A06F5">
        <w:rPr>
          <w:caps/>
          <w:sz w:val="20"/>
          <w:szCs w:val="20"/>
          <w:lang w:val="la-Latn"/>
        </w:rPr>
        <w:t>Gregorius</w:t>
      </w:r>
      <w:r w:rsidRPr="007A06F5">
        <w:rPr>
          <w:sz w:val="20"/>
          <w:szCs w:val="20"/>
          <w:lang w:val="la-Latn"/>
        </w:rPr>
        <w:t>./</w:t>
      </w:r>
    </w:p>
    <w:p w14:paraId="6EEFC14D" w14:textId="77777777" w:rsidR="00452AA7" w:rsidRPr="007A06F5" w:rsidRDefault="00452AA7" w:rsidP="00452AA7">
      <w:pPr>
        <w:rPr>
          <w:sz w:val="20"/>
          <w:szCs w:val="20"/>
          <w:lang w:val="la-Latn"/>
        </w:rPr>
      </w:pPr>
      <w:r w:rsidRPr="007A06F5">
        <w:rPr>
          <w:sz w:val="20"/>
          <w:szCs w:val="20"/>
          <w:lang w:val="la-Latn"/>
        </w:rPr>
        <w:t xml:space="preserve">Hoc non ambigo fraternitatem tuam requisitam esse, cui/ iam responsum me reddidisse arbitror. Sed quia ho, quod/ ipse dicere aut sentire potuisti, credo quia mea aput/ te volueris responsione firmari. Mulier enim preg-/nans cur non debeat baptizari cum non ist ante omnipotentis/ dei oculos culpa aliqua fecunditatis carnis. Nam cum/ primi parentes nostri in paradyso deliquissent. Im-/moralitatem, quam acceperant, iusto dei iudicio perdiderunt./ </w:t>
      </w:r>
    </w:p>
    <w:p w14:paraId="7ED78CF2" w14:textId="77777777" w:rsidR="00452AA7" w:rsidRPr="007A06F5" w:rsidRDefault="00452AA7" w:rsidP="00452AA7">
      <w:pPr>
        <w:rPr>
          <w:sz w:val="20"/>
          <w:szCs w:val="20"/>
          <w:lang w:val="la-Latn"/>
        </w:rPr>
      </w:pPr>
      <w:r w:rsidRPr="007A06F5">
        <w:rPr>
          <w:sz w:val="20"/>
          <w:szCs w:val="20"/>
          <w:lang w:val="la-Latn"/>
        </w:rPr>
        <w:t>Sed quia isdem omnipotens deus humanum genus in culpa sua funditus extinguere noluit, in mortalitatem homi-/ni pro peccato suo abstulit. Et tamen pro benignitate suę/ pietatis fecunditatem sobolis reserviavit./</w:t>
      </w:r>
    </w:p>
    <w:p w14:paraId="2E47285C" w14:textId="77777777" w:rsidR="00452AA7" w:rsidRPr="007A06F5" w:rsidRDefault="00452AA7" w:rsidP="00452AA7">
      <w:pPr>
        <w:rPr>
          <w:sz w:val="20"/>
          <w:szCs w:val="20"/>
          <w:lang w:val="la-Latn"/>
        </w:rPr>
      </w:pPr>
      <w:r w:rsidRPr="007A06F5">
        <w:rPr>
          <w:sz w:val="20"/>
          <w:szCs w:val="20"/>
          <w:lang w:val="la-Latn"/>
        </w:rPr>
        <w:t>Quod ergo naturę humanę ex omnippotentis dei dono ser-/vatus est, qua ratione poterit sacri baptismatis/ gratiam prohibere. In illo quippe misterio, in quo omnis/</w:t>
      </w:r>
    </w:p>
    <w:p w14:paraId="7AE4226B" w14:textId="77777777" w:rsidR="00452AA7" w:rsidRPr="007A06F5" w:rsidRDefault="00452AA7" w:rsidP="00452AA7">
      <w:pPr>
        <w:pStyle w:val="Textkomente"/>
        <w:rPr>
          <w:lang w:val="la-Latn"/>
        </w:rPr>
      </w:pPr>
      <w:commentRangeStart w:id="278"/>
      <w:r w:rsidRPr="007A06F5">
        <w:rPr>
          <w:lang w:val="la-Latn"/>
        </w:rPr>
        <w:t xml:space="preserve">M, f. 137r </w:t>
      </w:r>
      <w:commentRangeEnd w:id="278"/>
      <w:r w:rsidRPr="007A06F5">
        <w:rPr>
          <w:rStyle w:val="Odkaznakoment"/>
          <w:lang w:val="la-Latn"/>
        </w:rPr>
        <w:commentReference w:id="278"/>
      </w:r>
      <w:r w:rsidRPr="007A06F5">
        <w:rPr>
          <w:lang w:val="la-Latn"/>
        </w:rPr>
        <w:t xml:space="preserve">culpa funditus exguitur, valde stultum est contradicere,/ posse vidatur. Cum vero enixa fuerit mulier, post quot / dies debeat aecclesiam intrare Testamenti Veteris perceptionem/ didicisti, ut pro masculo diebus XXXIII, pro femina autem dies XLVI/ debat abstinere. Quod tamen sciendum est, quia in misterio/ accipitur. Nam si hora eadem qua geni..rit, actura gratias deo </w:t>
      </w:r>
      <w:r w:rsidRPr="007A06F5">
        <w:rPr>
          <w:rFonts w:cstheme="minorHAnsi"/>
          <w:lang w:val="la-Latn"/>
        </w:rPr>
        <w:t>ę</w:t>
      </w:r>
      <w:r w:rsidRPr="007A06F5">
        <w:rPr>
          <w:lang w:val="la-Latn"/>
        </w:rPr>
        <w:t xml:space="preserve">cclesiam/ intret, nullo peccati pondere gravaret. Voluptas enim carnis non relor est. In carnis autem comixtione voluptas est. Nam im-/prolis prolatione gemitus. Unde et ipsi prime matrimoni est die/ tum est. In dolore paries. Si ergo enixam mulierem prohibemus/ ecclesiam intrare, ipsam ei poenam in culpam deputamus. Bap-/tizare autem enixam mulierem vel hoc, quod genuerit si </w:t>
      </w:r>
      <w:r w:rsidRPr="007A06F5">
        <w:rPr>
          <w:lang w:val="la-Latn"/>
        </w:rPr>
        <w:lastRenderedPageBreak/>
        <w:t>mortis/ periculo urgeretur vel ipsa hora eadem qua gignit vel hoc, quod/ gignet eadem hora, qua natum est, nullo modo prohebetur./</w:t>
      </w:r>
    </w:p>
    <w:p w14:paraId="1D094A46" w14:textId="77777777" w:rsidR="00452AA7" w:rsidRPr="007A06F5" w:rsidRDefault="00452AA7" w:rsidP="00452AA7">
      <w:pPr>
        <w:pStyle w:val="Textkomente"/>
        <w:rPr>
          <w:lang w:val="la-Latn"/>
        </w:rPr>
      </w:pPr>
      <w:r w:rsidRPr="007A06F5">
        <w:rPr>
          <w:lang w:val="la-Latn"/>
        </w:rPr>
        <w:t>Quia sancti misterii gratia fuerit….e..tibus a …o discernentibus/ cum magna discretione proferenda est. Ita his, quibus mors/ inminet sine ulla dilatione offerenda ne dům adhuc tempus ad/ prebedum redemptionis misterium qu</w:t>
      </w:r>
      <w:r w:rsidRPr="007A06F5">
        <w:rPr>
          <w:rFonts w:cstheme="minorHAnsi"/>
          <w:lang w:val="la-Latn"/>
        </w:rPr>
        <w:t>ę</w:t>
      </w:r>
      <w:r w:rsidRPr="007A06F5">
        <w:rPr>
          <w:lang w:val="la-Latn"/>
        </w:rPr>
        <w:t>ritur. Interveniente/ paululum hora inveniri, non valeat, qui redimatur. Ad eis ve-/ro concubitum vir suus acceder non debet, quo ad usque qui gignitur ab lactetur. Prava autem in coniugatorum moribus consuetu/ dosarrexit, ut filios, quos gignunt, nutrire contemnant. Eosque/aliis mulieribus ad nutriendum tradant. Quod videlicet …sola/</w:t>
      </w:r>
    </w:p>
    <w:p w14:paraId="08732C62" w14:textId="77777777" w:rsidR="00452AA7" w:rsidRPr="007A06F5" w:rsidRDefault="00452AA7" w:rsidP="00452AA7">
      <w:pPr>
        <w:pStyle w:val="Textkomente"/>
        <w:rPr>
          <w:rFonts w:cstheme="minorHAnsi"/>
          <w:lang w:val="la-Latn"/>
        </w:rPr>
      </w:pPr>
      <w:r w:rsidRPr="007A06F5">
        <w:rPr>
          <w:lang w:val="la-Latn"/>
        </w:rPr>
        <w:t>M, f. 137v causa incontinenti</w:t>
      </w:r>
      <w:r w:rsidRPr="007A06F5">
        <w:rPr>
          <w:rFonts w:cstheme="minorHAnsi"/>
          <w:lang w:val="la-Latn"/>
        </w:rPr>
        <w:t>ę, qui adversę continere / nolunt, despiciunt lactare, quos gignunt. Eis itaque, quique filios/ suos ex prava consuetudine ad nuttriendum tradunt, nisi pruga-/tionis tempora transierint, viris suis non debent admisceri,/ quippe et fine partiis causa cum inconsuetis mentrsuis detinent/ viris suis misceri prohibentur. Ita ut morte lex sacra feriat./</w:t>
      </w:r>
    </w:p>
    <w:p w14:paraId="457A73FB" w14:textId="77777777" w:rsidR="00452AA7" w:rsidRPr="007A06F5" w:rsidRDefault="00452AA7" w:rsidP="00452AA7">
      <w:pPr>
        <w:pStyle w:val="Textkomente"/>
        <w:rPr>
          <w:rFonts w:cstheme="minorHAnsi"/>
          <w:lang w:val="la-Latn"/>
        </w:rPr>
      </w:pPr>
      <w:r w:rsidRPr="007A06F5">
        <w:rPr>
          <w:rFonts w:cstheme="minorHAnsi"/>
          <w:lang w:val="la-Latn"/>
        </w:rPr>
        <w:t>Si quis ad menstruatam ulierem accedat, quę tamen mulier dum/ consuetudinem menstruam pattitur ecclesiam intrare debet,/ qui naturę superfluitas in culpam non debet, computares ac per-/</w:t>
      </w:r>
      <w:r w:rsidRPr="007A06F5">
        <w:rPr>
          <w:rFonts w:cstheme="minorHAnsi"/>
          <w:highlight w:val="yellow"/>
          <w:lang w:val="la-Latn"/>
        </w:rPr>
        <w:t>hoe</w:t>
      </w:r>
      <w:r w:rsidRPr="007A06F5">
        <w:rPr>
          <w:rFonts w:cstheme="minorHAnsi"/>
          <w:lang w:val="la-Latn"/>
        </w:rPr>
        <w:t>, quod inviti patitur, iustum non est, ut ab ingressu ecclesie prohibe-/atur. Non unus nam q quod mulier, que fluxum sanguinis patie-/batur, post ergum domini humiliter veniens, vestimenti eis finbri-/am tetigit, atque ab ea statim sua infirmitas recessit./</w:t>
      </w:r>
    </w:p>
    <w:p w14:paraId="05C04FDC" w14:textId="77777777" w:rsidR="00452AA7" w:rsidRPr="007A06F5" w:rsidRDefault="00452AA7" w:rsidP="00452AA7">
      <w:pPr>
        <w:pStyle w:val="Textkomente"/>
        <w:rPr>
          <w:rFonts w:cstheme="minorHAnsi"/>
          <w:lang w:val="la-Latn"/>
        </w:rPr>
      </w:pPr>
      <w:r w:rsidRPr="007A06F5">
        <w:rPr>
          <w:rFonts w:cstheme="minorHAnsi"/>
          <w:lang w:val="la-Latn"/>
        </w:rPr>
        <w:t>Si ergo influxii sanguininis posita, lauda..lit potu.. .../ vestimenta ..dei gratiam, deus qu.. .....um sanguinis pa.t.../ non liceat ecclesiam, ... ....... Sed di eis, illa infirmitas/ compulit. Has vero de quibus loquimur consuetudo perpen-/de autem fratri ..me, quia omne quod in hac mortali carne pattitur/ ex infirmitate nature digne dei indicio est, ordinatum post/ culpam. Esurire namque sitare, estuare algere lascescere/ ex infirmitate naturę est. Et quid est aliud contra fame.../ nisi alimentům contra sitim potum entra ęst.. auras contra/ frigus vestem contra laffitudinem require, querere nisi/</w:t>
      </w:r>
    </w:p>
    <w:p w14:paraId="3DC45F13" w14:textId="77777777" w:rsidR="00452AA7" w:rsidRPr="007A06F5" w:rsidRDefault="00452AA7" w:rsidP="00452AA7">
      <w:pPr>
        <w:pStyle w:val="Textkomente"/>
        <w:rPr>
          <w:rFonts w:cstheme="minorHAnsi"/>
          <w:lang w:val="la-Latn"/>
        </w:rPr>
      </w:pPr>
      <w:r w:rsidRPr="007A06F5">
        <w:rPr>
          <w:rFonts w:cstheme="minorHAnsi"/>
          <w:lang w:val="la-Latn"/>
        </w:rPr>
        <w:t>M, f. 138r pravę videt. Et quamvis de hac re diversę hominum nati-/ones diversa sentiant, atque alia custodire videantur./</w:t>
      </w:r>
    </w:p>
    <w:p w14:paraId="31801F90" w14:textId="77777777" w:rsidR="00452AA7" w:rsidRPr="007A06F5" w:rsidRDefault="00452AA7" w:rsidP="00452AA7">
      <w:pPr>
        <w:pStyle w:val="Textkomente"/>
        <w:rPr>
          <w:rFonts w:cstheme="minorHAnsi"/>
          <w:lang w:val="la-Latn"/>
        </w:rPr>
      </w:pPr>
      <w:r w:rsidRPr="007A06F5">
        <w:rPr>
          <w:rFonts w:cstheme="minorHAnsi"/>
          <w:lang w:val="la-Latn"/>
        </w:rPr>
        <w:t xml:space="preserve">Roanorum tamen semper ab antiquioribus usus fuit, post conmixtionem proprię coniugis et lavari purificationem/ quęrere et abstinere ab ingressu ecclesię paululum reveren-/ter. Nec haec dicentes culpam deputamur esse coniugium / sed quia ipsa licita conmixtio coniugii sine voluptate car-/nis fieri non potest a sacri loci ingressu abstinendum est, quia/ voluptas ipsa esse sine culpa nullatenus potest. Non enom de-/adulterio vel de fornicatione sed de legittimo coniugio natus/ fuerat, qui dicebat: Ecce enim iniquitatibus </w:t>
      </w:r>
      <w:r w:rsidRPr="007A06F5">
        <w:rPr>
          <w:rFonts w:cstheme="minorHAnsi"/>
          <w:highlight w:val="yellow"/>
          <w:lang w:val="la-Latn"/>
        </w:rPr>
        <w:t>conceptus</w:t>
      </w:r>
      <w:r w:rsidRPr="007A06F5">
        <w:rPr>
          <w:rFonts w:cstheme="minorHAnsi"/>
          <w:lang w:val="la-Latn"/>
        </w:rPr>
        <w:t xml:space="preserve"> sum / et in delictis peperit me mater mea. Qui enim in iniquita-/tibus conceptum se noverat, a delictis se natum gemebat./</w:t>
      </w:r>
    </w:p>
    <w:p w14:paraId="1B47B1FA" w14:textId="77777777" w:rsidR="00452AA7" w:rsidRPr="007A06F5" w:rsidRDefault="00452AA7" w:rsidP="00452AA7">
      <w:pPr>
        <w:pStyle w:val="Textkomente"/>
        <w:rPr>
          <w:rFonts w:cstheme="minorHAnsi"/>
          <w:lang w:val="la-Latn"/>
        </w:rPr>
      </w:pPr>
      <w:r w:rsidRPr="007A06F5">
        <w:rPr>
          <w:rFonts w:cstheme="minorHAnsi"/>
          <w:lang w:val="la-Latn"/>
        </w:rPr>
        <w:t xml:space="preserve">Quia portat arbor in </w:t>
      </w:r>
      <w:r w:rsidRPr="007A06F5">
        <w:rPr>
          <w:rFonts w:cstheme="minorHAnsi"/>
          <w:highlight w:val="yellow"/>
          <w:lang w:val="la-Latn"/>
        </w:rPr>
        <w:t>rao humorem</w:t>
      </w:r>
      <w:r w:rsidRPr="007A06F5">
        <w:rPr>
          <w:rFonts w:cstheme="minorHAnsi"/>
          <w:lang w:val="la-Latn"/>
        </w:rPr>
        <w:t xml:space="preserve"> vicii, quem </w:t>
      </w:r>
      <w:r w:rsidRPr="007A06F5">
        <w:rPr>
          <w:rFonts w:cstheme="minorHAnsi"/>
          <w:highlight w:val="yellow"/>
          <w:lang w:val="la-Latn"/>
        </w:rPr>
        <w:t>eraxit</w:t>
      </w:r>
      <w:r w:rsidRPr="007A06F5">
        <w:rPr>
          <w:rFonts w:cstheme="minorHAnsi"/>
          <w:lang w:val="la-Latn"/>
        </w:rPr>
        <w:t>/ exradere. In quibus tamen verbis non tam mixtione con-/iugii iniquitatem nominatem nominat, sed ipsam voluptatem a mixtionis./</w:t>
      </w:r>
    </w:p>
    <w:p w14:paraId="2883956B" w14:textId="77777777" w:rsidR="00452AA7" w:rsidRPr="007A06F5" w:rsidRDefault="00452AA7" w:rsidP="00452AA7">
      <w:pPr>
        <w:pStyle w:val="Textkomente"/>
        <w:rPr>
          <w:rFonts w:cstheme="minorHAnsi"/>
          <w:lang w:val="la-Latn"/>
        </w:rPr>
      </w:pPr>
      <w:r w:rsidRPr="007A06F5">
        <w:rPr>
          <w:rFonts w:cstheme="minorHAnsi"/>
          <w:lang w:val="la-Latn"/>
        </w:rPr>
        <w:t>Sunt et enim multa, quę licitę agimus et tamen in... actu-/ aliquatenus ...lamur. Sicut sepe irascendo culpam/ insequimur, sed tranquillitatem in nobis animi perturbamur./</w:t>
      </w:r>
    </w:p>
    <w:p w14:paraId="5B07FC4A" w14:textId="77777777" w:rsidR="00452AA7" w:rsidRPr="007A06F5" w:rsidRDefault="00452AA7" w:rsidP="00452AA7">
      <w:pPr>
        <w:pStyle w:val="Textkomente"/>
        <w:rPr>
          <w:rFonts w:cstheme="minorHAnsi"/>
          <w:lang w:val="la-Latn"/>
        </w:rPr>
      </w:pPr>
      <w:r w:rsidRPr="007A06F5">
        <w:rPr>
          <w:rFonts w:cstheme="minorHAnsi"/>
          <w:lang w:val="la-Latn"/>
        </w:rPr>
        <w:t>Et cum recentum sit quod agitur non est tamen probabile, quod in eo ani-/mis p..virbatur. Contra vitia quippe iratus fuerat, qui/ dicebat: Turbatus est p..ira oculus meus. Quia enim/ non valet, nisi tranquilla mens in contemplationis se luce/</w:t>
      </w:r>
    </w:p>
    <w:p w14:paraId="5C669B97" w14:textId="77777777" w:rsidR="00452AA7" w:rsidRPr="007A06F5" w:rsidRDefault="00452AA7" w:rsidP="00452AA7">
      <w:pPr>
        <w:pStyle w:val="Textkomente"/>
        <w:rPr>
          <w:rFonts w:cstheme="minorHAnsi"/>
          <w:lang w:val="la-Latn"/>
        </w:rPr>
      </w:pPr>
      <w:r w:rsidRPr="007A06F5">
        <w:rPr>
          <w:rFonts w:cstheme="minorHAnsi"/>
          <w:lang w:val="la-Latn"/>
        </w:rPr>
        <w:t>M, f. 138v-139r ... – follows</w:t>
      </w:r>
    </w:p>
    <w:p w14:paraId="676BE198" w14:textId="77777777" w:rsidR="00452AA7" w:rsidRPr="007A06F5" w:rsidRDefault="00452AA7" w:rsidP="00452AA7">
      <w:pPr>
        <w:pStyle w:val="Textkomente"/>
        <w:rPr>
          <w:rFonts w:cstheme="minorHAnsi"/>
          <w:lang w:val="la-Latn"/>
        </w:rPr>
      </w:pPr>
      <w:r w:rsidRPr="007A06F5">
        <w:rPr>
          <w:rFonts w:cstheme="minorHAnsi"/>
          <w:lang w:val="la-Latn"/>
        </w:rPr>
        <w:t>M, f. 139v clericus et laicus VII annos penitur, III ex his in pane et aqua.</w:t>
      </w:r>
    </w:p>
    <w:p w14:paraId="30BA7A15" w14:textId="77777777" w:rsidR="00452AA7" w:rsidRPr="007A06F5" w:rsidRDefault="00452AA7" w:rsidP="00452AA7">
      <w:pPr>
        <w:pStyle w:val="Textkomente"/>
        <w:rPr>
          <w:rFonts w:cstheme="minorHAnsi"/>
          <w:lang w:val="la-Latn"/>
        </w:rPr>
      </w:pPr>
      <w:r w:rsidRPr="007A06F5">
        <w:rPr>
          <w:rFonts w:cstheme="minorHAnsi"/>
          <w:lang w:val="la-Latn"/>
        </w:rPr>
        <w:t xml:space="preserve">XX (in marg.) </w:t>
      </w:r>
      <w:r w:rsidRPr="007A06F5">
        <w:rPr>
          <w:rFonts w:cstheme="minorHAnsi"/>
          <w:color w:val="FF0000"/>
          <w:lang w:val="la-Latn"/>
        </w:rPr>
        <w:t>S</w:t>
      </w:r>
      <w:r w:rsidRPr="007A06F5">
        <w:rPr>
          <w:rFonts w:cstheme="minorHAnsi"/>
          <w:lang w:val="la-Latn"/>
        </w:rPr>
        <w:t>i quis homicidium fecerit, episcopus XV annos peniteat/ et deponatur cunctos, dies vitę suę peregrinando/ finiatur. Presbyter XIII annos pen.. III ex his in pane et / aqua et deponatur superiori sententia. Diaconus X annos/ peniteat III ex his in pane et aqua ad gradus cuiuslibet/ sacerdotu accedre non presumat, si vero bene egerit/ ...</w:t>
      </w:r>
    </w:p>
    <w:p w14:paraId="7CEA46C0" w14:textId="77777777" w:rsidR="00452AA7" w:rsidRPr="007A06F5" w:rsidRDefault="00452AA7" w:rsidP="00452AA7">
      <w:pPr>
        <w:pStyle w:val="Textkomente"/>
        <w:rPr>
          <w:rFonts w:cstheme="minorHAnsi"/>
          <w:lang w:val="la-Latn"/>
        </w:rPr>
      </w:pPr>
      <w:r w:rsidRPr="007A06F5">
        <w:rPr>
          <w:rFonts w:cstheme="minorHAnsi"/>
          <w:lang w:val="la-Latn"/>
        </w:rPr>
        <w:t>XXI (in marg.) Si quis occiderit episcopum vel presbyterum regi dimittendum est/ ad iudicandum. Qui occiderit monachi vel clericum/ iudicium episcopi est. Arma relinquat et deo serviat vel VII/ annos peniteat...</w:t>
      </w:r>
    </w:p>
    <w:p w14:paraId="42A92CC2" w14:textId="77777777" w:rsidR="00452AA7" w:rsidRPr="007A06F5" w:rsidRDefault="00452AA7" w:rsidP="00452AA7">
      <w:pPr>
        <w:pStyle w:val="Textkomente"/>
        <w:rPr>
          <w:rFonts w:cstheme="minorHAnsi"/>
          <w:lang w:val="la-Latn"/>
        </w:rPr>
      </w:pPr>
      <w:r w:rsidRPr="007A06F5">
        <w:rPr>
          <w:rFonts w:cstheme="minorHAnsi"/>
          <w:lang w:val="la-Latn"/>
        </w:rPr>
        <w:t>M, f. 140r occiderit XL diebus peniteat. Si mater filium occiderit, XV annos penniteat/ et ...</w:t>
      </w:r>
    </w:p>
    <w:p w14:paraId="6F26F5CD" w14:textId="77777777" w:rsidR="00452AA7" w:rsidRPr="007A06F5" w:rsidRDefault="00452AA7" w:rsidP="00452AA7">
      <w:pPr>
        <w:pStyle w:val="Textkomente"/>
        <w:rPr>
          <w:rFonts w:cstheme="minorHAnsi"/>
          <w:lang w:val="la-Latn"/>
        </w:rPr>
      </w:pPr>
      <w:r w:rsidRPr="007A06F5">
        <w:rPr>
          <w:rFonts w:cstheme="minorHAnsi"/>
          <w:color w:val="FF0000"/>
          <w:lang w:val="la-Latn"/>
        </w:rPr>
        <w:lastRenderedPageBreak/>
        <w:t>S</w:t>
      </w:r>
      <w:r w:rsidRPr="007A06F5">
        <w:rPr>
          <w:rFonts w:cstheme="minorHAnsi"/>
          <w:lang w:val="la-Latn"/>
        </w:rPr>
        <w:t xml:space="preserve">i quis odii meditatione Iudicium cum mea.../ fecerit homicidium </w:t>
      </w:r>
      <w:r w:rsidRPr="007A06F5">
        <w:rPr>
          <w:rFonts w:cstheme="minorHAnsi"/>
          <w:highlight w:val="yellow"/>
          <w:lang w:val="la-Latn"/>
        </w:rPr>
        <w:t>reiectis</w:t>
      </w:r>
      <w:r w:rsidRPr="007A06F5">
        <w:rPr>
          <w:rFonts w:cstheme="minorHAnsi"/>
          <w:lang w:val="la-Latn"/>
        </w:rPr>
        <w:t xml:space="preserve"> armis usque ad mortem mortuus/ invido deo ...tat, si autem post votum perfectionis cum peregrinat..-/ ne...</w:t>
      </w:r>
    </w:p>
    <w:p w14:paraId="44B0A5D2"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aliquem per iram percusserit et sanguinem fuderit aut debilita-/verit solvat ei prius inpensas et operam et medicum quęrat et fila../ est XL diebus in pane et aqua penum. Si clericus est, duas quadra-/gesimas. Si diaconus VII mensibus. Si presbyter I annum peniteat./</w:t>
      </w:r>
    </w:p>
    <w:p w14:paraId="47D635F1"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 xml:space="preserve">i quis per irram ictum iactans debilem. Iudicias c..../ a..eformem fecerit hominem reddat impensas ad medi-/cos et maculę p.. c... et opus ei donec sanctur restituat et di-/midium annos penne in pane et aqua. Qui vero non habet unde /restituat I annum pen... Parvili se invicem per cutientes VII diebus/ si vero adulescentes XL diebus. </w:t>
      </w:r>
      <w:r w:rsidRPr="007A06F5">
        <w:rPr>
          <w:rFonts w:cstheme="minorHAnsi"/>
          <w:color w:val="FF0000"/>
          <w:lang w:val="la-Latn"/>
        </w:rPr>
        <w:t>Iudicium Comeani.</w:t>
      </w:r>
      <w:r w:rsidRPr="007A06F5">
        <w:rPr>
          <w:rFonts w:cstheme="minorHAnsi"/>
          <w:lang w:val="la-Latn"/>
        </w:rPr>
        <w:t>/</w:t>
      </w:r>
    </w:p>
    <w:p w14:paraId="7FE0316B" w14:textId="77777777" w:rsidR="00452AA7" w:rsidRPr="007A06F5" w:rsidRDefault="00452AA7" w:rsidP="00452AA7">
      <w:pPr>
        <w:pStyle w:val="Textkomente"/>
        <w:rPr>
          <w:rFonts w:cstheme="minorHAnsi"/>
          <w:lang w:val="la-Latn"/>
        </w:rPr>
      </w:pPr>
      <w:r w:rsidRPr="007A06F5">
        <w:rPr>
          <w:rFonts w:cstheme="minorHAnsi"/>
          <w:lang w:val="la-Latn"/>
        </w:rPr>
        <w:t xml:space="preserve">XXII (in marg.) </w:t>
      </w:r>
      <w:r w:rsidRPr="007A06F5">
        <w:rPr>
          <w:rFonts w:cstheme="minorHAnsi"/>
          <w:color w:val="FF0000"/>
          <w:lang w:val="la-Latn"/>
        </w:rPr>
        <w:t>S</w:t>
      </w:r>
      <w:r w:rsidRPr="007A06F5">
        <w:rPr>
          <w:rFonts w:cstheme="minorHAnsi"/>
          <w:lang w:val="la-Latn"/>
        </w:rPr>
        <w:t>i quis presbyter ducatum barbaris XIIII annos pennsitam non occiderint/ strages christianos si n autem reiectis armis usque ad mortem mun-/do mortuus deo vivat. Iudicium canonici./</w:t>
      </w:r>
    </w:p>
    <w:p w14:paraId="56D4D207" w14:textId="77777777" w:rsidR="00452AA7" w:rsidRPr="007A06F5" w:rsidRDefault="00452AA7" w:rsidP="00452AA7">
      <w:pPr>
        <w:pStyle w:val="Textkomente"/>
        <w:rPr>
          <w:rFonts w:cstheme="minorHAnsi"/>
          <w:lang w:val="la-Latn"/>
        </w:rPr>
      </w:pPr>
      <w:r w:rsidRPr="007A06F5">
        <w:rPr>
          <w:rFonts w:cstheme="minorHAnsi"/>
          <w:lang w:val="la-Latn"/>
        </w:rPr>
        <w:t>M, f. 140v Si quis virginem aut viduam repuarit II annos pene in pane et/</w:t>
      </w:r>
    </w:p>
    <w:p w14:paraId="3D8A2FA2" w14:textId="77777777" w:rsidR="00452AA7" w:rsidRPr="007A06F5" w:rsidRDefault="00452AA7" w:rsidP="00452AA7">
      <w:pPr>
        <w:pStyle w:val="Textkomente"/>
        <w:rPr>
          <w:rFonts w:cstheme="minorHAnsi"/>
          <w:lang w:val="la-Latn"/>
        </w:rPr>
      </w:pPr>
      <w:r w:rsidRPr="007A06F5">
        <w:rPr>
          <w:rFonts w:cstheme="minorHAnsi"/>
          <w:lang w:val="la-Latn"/>
        </w:rPr>
        <w:t>Iudiucium Theodori. Aqua./</w:t>
      </w:r>
    </w:p>
    <w:p w14:paraId="79523290" w14:textId="77777777" w:rsidR="00452AA7" w:rsidRPr="007A06F5" w:rsidRDefault="00452AA7" w:rsidP="00452AA7">
      <w:pPr>
        <w:pStyle w:val="Textkomente"/>
        <w:rPr>
          <w:rFonts w:cstheme="minorHAnsi"/>
          <w:lang w:val="la-Latn"/>
        </w:rPr>
      </w:pPr>
      <w:r w:rsidRPr="007A06F5">
        <w:rPr>
          <w:rFonts w:cstheme="minorHAnsi"/>
          <w:lang w:val="la-Latn"/>
        </w:rPr>
        <w:t>XXIII (in marg.) Si cui uxor infidelis est vel gentilis et non potest eam con-/vertere dimittat eam. Si vir dimiserit uxorem suam propter/ fornicationem si prima fuerit licitum est, ut aliam accipiat/ illa vero si potuerit penitere peteata sua, post V annum alterum/ virum accipiat. Potest alter alteri licentiam dare ad ser-/vicium dei accedere in monasterium et sibi nubere. Si in primo / conubio est secundum Grecos tamen non est canonicum, si autem in/ secundo non licet. Maritus se ipsum in furtu aut infornicati-/one servum fecerit. Mulier habeat potestatem alterum/ virum accipere. IUDICIUM COMMEANI./</w:t>
      </w:r>
    </w:p>
    <w:p w14:paraId="616AC0E9" w14:textId="77777777" w:rsidR="00452AA7" w:rsidRPr="007A06F5" w:rsidRDefault="00452AA7" w:rsidP="00452AA7">
      <w:pPr>
        <w:pStyle w:val="Textkomente"/>
        <w:rPr>
          <w:rFonts w:cstheme="minorHAnsi"/>
          <w:lang w:val="la-Latn"/>
        </w:rPr>
      </w:pPr>
      <w:r w:rsidRPr="007A06F5">
        <w:rPr>
          <w:rFonts w:cstheme="minorHAnsi"/>
          <w:lang w:val="la-Latn"/>
        </w:rPr>
        <w:t>XXIIII (in marg.) Si qui deo ab aliquo sua discesserit uxor et iterum reversa/ fuerit suscipiat eam sine dote et ipsa I annum penitum cum pa-/ne et aqua sic et ipse si aliam duxerit. Cuius uxor ste-/rilis est. Et ille at lila continentes sint./</w:t>
      </w:r>
    </w:p>
    <w:p w14:paraId="57779B8F" w14:textId="77777777" w:rsidR="00452AA7" w:rsidRPr="007A06F5" w:rsidRDefault="00452AA7" w:rsidP="00452AA7">
      <w:pPr>
        <w:pStyle w:val="Textkomente"/>
        <w:rPr>
          <w:rFonts w:cstheme="minorHAnsi"/>
          <w:lang w:val="la-Latn"/>
        </w:rPr>
      </w:pPr>
      <w:r w:rsidRPr="007A06F5">
        <w:rPr>
          <w:rFonts w:cstheme="minorHAnsi"/>
          <w:lang w:val="la-Latn"/>
        </w:rPr>
        <w:t xml:space="preserve">XXV (in marg.) Si quis patrem aut matrem Iudicium CANNONIS./ expulerit impius vel sacrilegus iudicandus est, peniteat/ autem equali tempore, quam </w:t>
      </w:r>
      <w:r w:rsidRPr="007A06F5">
        <w:rPr>
          <w:rFonts w:cstheme="minorHAnsi"/>
          <w:highlight w:val="yellow"/>
          <w:lang w:val="la-Latn"/>
        </w:rPr>
        <w:t>dii</w:t>
      </w:r>
      <w:r w:rsidRPr="007A06F5">
        <w:rPr>
          <w:rFonts w:cstheme="minorHAnsi"/>
          <w:lang w:val="la-Latn"/>
        </w:rPr>
        <w:t>i immpietate extiterit./ Si laicus monachum venalem duxerit, aut intret in monaste-/rium deo servire. Aut humanum subeat ser..tu.. Idem tra-/dat se homini in servitium. .... ..../</w:t>
      </w:r>
    </w:p>
    <w:p w14:paraId="2297B2E3" w14:textId="77777777" w:rsidR="00452AA7" w:rsidRPr="007A06F5" w:rsidRDefault="00452AA7" w:rsidP="00452AA7">
      <w:pPr>
        <w:pStyle w:val="Textkomente"/>
        <w:rPr>
          <w:rFonts w:cstheme="minorHAnsi"/>
          <w:lang w:val="la-Latn"/>
        </w:rPr>
      </w:pPr>
      <w:r w:rsidRPr="007A06F5">
        <w:rPr>
          <w:rFonts w:cstheme="minorHAnsi"/>
          <w:lang w:val="la-Latn"/>
        </w:rPr>
        <w:t xml:space="preserve">De pecunia, quę in alienam </w:t>
      </w:r>
      <w:r w:rsidRPr="007A06F5">
        <w:rPr>
          <w:rFonts w:cstheme="minorHAnsi"/>
          <w:highlight w:val="yellow"/>
          <w:lang w:val="la-Latn"/>
        </w:rPr>
        <w:t>ab ofte altero subpe</w:t>
      </w:r>
      <w:r w:rsidRPr="007A06F5">
        <w:rPr>
          <w:rFonts w:cstheme="minorHAnsi"/>
          <w:lang w:val="la-Latn"/>
        </w:rPr>
        <w:t>-/</w:t>
      </w:r>
    </w:p>
    <w:p w14:paraId="30B6848F" w14:textId="77777777" w:rsidR="00452AA7" w:rsidRPr="007A06F5" w:rsidRDefault="00452AA7" w:rsidP="00452AA7">
      <w:pPr>
        <w:pStyle w:val="Textkomente"/>
        <w:rPr>
          <w:rFonts w:cstheme="minorHAnsi"/>
          <w:lang w:val="la-Latn"/>
        </w:rPr>
      </w:pPr>
      <w:r w:rsidRPr="007A06F5">
        <w:rPr>
          <w:rFonts w:cstheme="minorHAnsi"/>
          <w:lang w:val="la-Latn"/>
        </w:rPr>
        <w:t>M, f. 141r carnesque canibus proiciantur, sed quod genuerit, adsunt iniustum et cor.../ ubi est induln.. non occida../</w:t>
      </w:r>
    </w:p>
    <w:p w14:paraId="65083079" w14:textId="77777777" w:rsidR="00452AA7" w:rsidRPr="007A06F5" w:rsidRDefault="00452AA7" w:rsidP="00452AA7">
      <w:pPr>
        <w:pStyle w:val="Textkomente"/>
        <w:rPr>
          <w:rFonts w:cstheme="minorHAnsi"/>
          <w:lang w:val="la-Latn"/>
        </w:rPr>
      </w:pPr>
      <w:r w:rsidRPr="007A06F5">
        <w:rPr>
          <w:rFonts w:cstheme="minorHAnsi"/>
          <w:color w:val="FF0000"/>
          <w:lang w:val="la-Latn"/>
        </w:rPr>
        <w:t>R</w:t>
      </w:r>
      <w:r w:rsidRPr="007A06F5">
        <w:rPr>
          <w:rFonts w:cstheme="minorHAnsi"/>
          <w:lang w:val="la-Latn"/>
        </w:rPr>
        <w:t xml:space="preserve">ante rapta fuerit tertia pars ad ecclesiam vel pauperibus/ tribuatur </w:t>
      </w:r>
      <w:r w:rsidRPr="007A06F5">
        <w:rPr>
          <w:rFonts w:cstheme="minorHAnsi"/>
          <w:highlight w:val="yellow"/>
          <w:lang w:val="la-Latn"/>
        </w:rPr>
        <w:t>etxl</w:t>
      </w:r>
      <w:r w:rsidRPr="007A06F5">
        <w:rPr>
          <w:rFonts w:cstheme="minorHAnsi"/>
          <w:lang w:val="la-Latn"/>
        </w:rPr>
        <w:t xml:space="preserve"> diebus penitus, quia iussio regis erat. /</w:t>
      </w:r>
    </w:p>
    <w:p w14:paraId="06387996"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monasteria expoliat falso se dicens captivos redimere/ unum annum in pane et aqua peniteat et omnia, quę tulit pau-/peribus, det et duos annos sine vino et carne vivat./</w:t>
      </w:r>
    </w:p>
    <w:p w14:paraId="3F9D2AFC" w14:textId="77777777" w:rsidR="00452AA7" w:rsidRPr="007A06F5" w:rsidRDefault="00452AA7" w:rsidP="00452AA7">
      <w:pPr>
        <w:pStyle w:val="Textkomente"/>
        <w:rPr>
          <w:rFonts w:cstheme="minorHAnsi"/>
          <w:lang w:val="la-Latn"/>
        </w:rPr>
      </w:pPr>
      <w:r w:rsidRPr="007A06F5">
        <w:rPr>
          <w:rFonts w:cstheme="minorHAnsi"/>
          <w:color w:val="FF0000"/>
          <w:lang w:val="la-Latn"/>
        </w:rPr>
        <w:t>G</w:t>
      </w:r>
      <w:r w:rsidRPr="007A06F5">
        <w:rPr>
          <w:rFonts w:cstheme="minorHAnsi"/>
          <w:lang w:val="la-Latn"/>
        </w:rPr>
        <w:t>reaci carnem mirticinam / non dant portis suis pellibus ad calciamenta utunutur et/ lanis et cornibus tamen non in sanctum aliquid. Si casu comedivit / porci carnes morticinas aut sanguinem humanis non abicien-/dos credimus similiter nec gallina. Si vero porci cadavera/ hominis lacerantes manducant, commedi porci prohibentur/ usque et camb... consumiunt non sivit comedenda ab hominibus,/ nisi forte viva adhuc occidantur, si procis et canibus dentur./</w:t>
      </w:r>
    </w:p>
    <w:p w14:paraId="0B86E7EE" w14:textId="77777777" w:rsidR="00452AA7" w:rsidRPr="007A06F5" w:rsidRDefault="00452AA7" w:rsidP="00452AA7">
      <w:pPr>
        <w:pStyle w:val="Textkomente"/>
        <w:rPr>
          <w:rFonts w:cstheme="minorHAnsi"/>
          <w:lang w:val="la-Latn"/>
        </w:rPr>
      </w:pPr>
      <w:r w:rsidRPr="007A06F5">
        <w:rPr>
          <w:rFonts w:cstheme="minorHAnsi"/>
          <w:color w:val="FF0000"/>
          <w:lang w:val="la-Latn"/>
        </w:rPr>
        <w:t>A</w:t>
      </w:r>
      <w:r w:rsidRPr="007A06F5">
        <w:rPr>
          <w:rFonts w:cstheme="minorHAnsi"/>
          <w:lang w:val="la-Latn"/>
        </w:rPr>
        <w:t>nimalia contra hominum pollita occidantur. Aites animalia/ et citera, si in retibus strangulantur, non sunt comedenda homi-/nibus, nec quod accipiter obpresserit. Si mortua inveniuntur,/ quia a quatuor capitulis precipimus in actibus apostolorum abstineri./</w:t>
      </w:r>
    </w:p>
    <w:p w14:paraId="517C5BE5" w14:textId="77777777" w:rsidR="00452AA7" w:rsidRPr="007A06F5" w:rsidRDefault="00452AA7" w:rsidP="00452AA7">
      <w:pPr>
        <w:pStyle w:val="Textkomente"/>
        <w:rPr>
          <w:rFonts w:cstheme="minorHAnsi"/>
          <w:lang w:val="la-Latn"/>
        </w:rPr>
      </w:pPr>
      <w:r w:rsidRPr="007A06F5">
        <w:rPr>
          <w:rFonts w:cstheme="minorHAnsi"/>
          <w:color w:val="FF0000"/>
          <w:lang w:val="la-Latn"/>
        </w:rPr>
        <w:t>A</w:t>
      </w:r>
      <w:r w:rsidRPr="007A06F5">
        <w:rPr>
          <w:rFonts w:cstheme="minorHAnsi"/>
          <w:lang w:val="la-Latn"/>
        </w:rPr>
        <w:t xml:space="preserve"> fornicatione et sanguine et suffocato et idolatria pis-/ces ve.o licet comedere, quia alterius naturę sunt./</w:t>
      </w:r>
    </w:p>
    <w:p w14:paraId="2ADE3024"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apes hominem occiderint, debent occidi apes festinavitur/ et mel manducatur. Equis non prohibetur ad manducan-/dum, tamen non est sonsuetudo. Leporem licet commedere/</w:t>
      </w:r>
    </w:p>
    <w:p w14:paraId="28E9A7A7" w14:textId="77777777" w:rsidR="00452AA7" w:rsidRPr="007A06F5" w:rsidRDefault="00452AA7" w:rsidP="00452AA7">
      <w:pPr>
        <w:pStyle w:val="Textkomente"/>
        <w:rPr>
          <w:rFonts w:cstheme="minorHAnsi"/>
          <w:lang w:val="la-Latn"/>
        </w:rPr>
      </w:pPr>
      <w:r w:rsidRPr="007A06F5">
        <w:rPr>
          <w:rFonts w:cstheme="minorHAnsi"/>
          <w:lang w:val="la-Latn"/>
        </w:rPr>
        <w:t>M, f. 141v et bonu mest pro dissebteria et fel mixtum cum pipere pro dolore / iecoris./</w:t>
      </w:r>
    </w:p>
    <w:p w14:paraId="26D16B97" w14:textId="77777777" w:rsidR="00452AA7" w:rsidRPr="007A06F5" w:rsidRDefault="00452AA7" w:rsidP="00452AA7">
      <w:pPr>
        <w:pStyle w:val="Textkomente"/>
        <w:rPr>
          <w:rFonts w:cstheme="minorHAnsi"/>
          <w:lang w:val="la-Latn"/>
        </w:rPr>
      </w:pPr>
      <w:r w:rsidRPr="007A06F5">
        <w:rPr>
          <w:rFonts w:cstheme="minorHAnsi"/>
          <w:color w:val="FF0000"/>
          <w:lang w:val="la-Latn"/>
        </w:rPr>
        <w:t>D</w:t>
      </w:r>
      <w:r w:rsidRPr="007A06F5">
        <w:rPr>
          <w:rFonts w:cstheme="minorHAnsi"/>
          <w:lang w:val="la-Latn"/>
        </w:rPr>
        <w:t>emoniosos tenere licet petras vel bolera sine incantatione./</w:t>
      </w:r>
    </w:p>
    <w:p w14:paraId="4B1942FE" w14:textId="77777777" w:rsidR="00452AA7" w:rsidRPr="007A06F5" w:rsidRDefault="00452AA7" w:rsidP="00452AA7">
      <w:pPr>
        <w:pStyle w:val="Textkomente"/>
        <w:rPr>
          <w:rFonts w:cstheme="minorHAnsi"/>
          <w:lang w:val="la-Latn"/>
        </w:rPr>
      </w:pPr>
      <w:r w:rsidRPr="007A06F5">
        <w:rPr>
          <w:rFonts w:cstheme="minorHAnsi"/>
          <w:lang w:val="la-Latn"/>
        </w:rPr>
        <w:lastRenderedPageBreak/>
        <w:t xml:space="preserve">XXVII (in marg.) </w:t>
      </w:r>
      <w:r w:rsidRPr="007A06F5">
        <w:rPr>
          <w:rFonts w:cstheme="minorHAnsi"/>
          <w:color w:val="FF0000"/>
          <w:lang w:val="la-Latn"/>
        </w:rPr>
        <w:t>S</w:t>
      </w:r>
      <w:r w:rsidRPr="007A06F5">
        <w:rPr>
          <w:rFonts w:cstheme="minorHAnsi"/>
          <w:lang w:val="la-Latn"/>
        </w:rPr>
        <w:t>i quis usuras vundecumque Iudicium camunicum/ exigerit, III annos peniteat in pane et aqua. Tesaurzans super-/flua in crastinum tempus per ignorantiam tribuat lila pauperibus./</w:t>
      </w:r>
    </w:p>
    <w:p w14:paraId="232BDA86"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autem pro contemptu arguentum elemosina et ieiunio sanet../ indice sacerdote qui retit auferenti, quę sua fiunt/ contra indictum domini tribuat indigentibus, quę repetivit./</w:t>
      </w:r>
    </w:p>
    <w:p w14:paraId="646B0EC2" w14:textId="77777777" w:rsidR="00452AA7" w:rsidRPr="007A06F5" w:rsidRDefault="00452AA7" w:rsidP="00452AA7">
      <w:pPr>
        <w:pStyle w:val="Textkomente"/>
        <w:rPr>
          <w:rFonts w:cstheme="minorHAnsi"/>
          <w:lang w:val="la-Latn"/>
        </w:rPr>
      </w:pPr>
      <w:r w:rsidRPr="007A06F5">
        <w:rPr>
          <w:rFonts w:cstheme="minorHAnsi"/>
          <w:color w:val="FF0000"/>
          <w:lang w:val="la-Latn"/>
        </w:rPr>
        <w:t>C</w:t>
      </w:r>
      <w:r w:rsidRPr="007A06F5">
        <w:rPr>
          <w:rFonts w:cstheme="minorHAnsi"/>
          <w:lang w:val="la-Latn"/>
        </w:rPr>
        <w:t xml:space="preserve">lericus habens superflua donec ea pauperibus sin autem ex com-/municetur. Si quis cupidus aut avarus aut superbus/ aut ebriosus aut fratrem suum odio habens aut alia his/ similia inlectus fuerit. III annos peniteat. Iuxta iures suas/ ęlemosinam faciat. Qui permanet in avaritia </w:t>
      </w:r>
      <w:r w:rsidRPr="007A06F5">
        <w:rPr>
          <w:rFonts w:cstheme="minorHAnsi"/>
          <w:highlight w:val="yellow"/>
          <w:lang w:val="la-Latn"/>
        </w:rPr>
        <w:t>alicnetur</w:t>
      </w:r>
      <w:r w:rsidRPr="007A06F5">
        <w:rPr>
          <w:rFonts w:cstheme="minorHAnsi"/>
          <w:lang w:val="la-Latn"/>
        </w:rPr>
        <w:t>./</w:t>
      </w:r>
    </w:p>
    <w:p w14:paraId="7A221EA3"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non implet, quod libet eorum pro quibus dominus locutus est./</w:t>
      </w:r>
    </w:p>
    <w:p w14:paraId="09FE3E37" w14:textId="77777777" w:rsidR="00452AA7" w:rsidRPr="007A06F5" w:rsidRDefault="00452AA7" w:rsidP="00452AA7">
      <w:pPr>
        <w:pStyle w:val="Textkomente"/>
        <w:rPr>
          <w:rFonts w:cstheme="minorHAnsi"/>
          <w:lang w:val="la-Latn"/>
        </w:rPr>
      </w:pPr>
      <w:r w:rsidRPr="007A06F5">
        <w:rPr>
          <w:rFonts w:cstheme="minorHAnsi"/>
          <w:color w:val="FF0000"/>
          <w:lang w:val="la-Latn"/>
        </w:rPr>
        <w:t>V</w:t>
      </w:r>
      <w:r w:rsidRPr="007A06F5">
        <w:rPr>
          <w:rFonts w:cstheme="minorHAnsi"/>
          <w:lang w:val="la-Latn"/>
        </w:rPr>
        <w:t>enite benedicti patris mei, parcipite regnum et citera. Idem/ qui hospites non recipit, nec eis pedes lavat. In firmum / non requirit, quanto tempore sic mansit, tanto penitet./</w:t>
      </w:r>
    </w:p>
    <w:p w14:paraId="79A58624" w14:textId="77777777" w:rsidR="00452AA7" w:rsidRPr="007A06F5" w:rsidRDefault="00452AA7" w:rsidP="00452AA7">
      <w:pPr>
        <w:pStyle w:val="Textkomente"/>
        <w:rPr>
          <w:rFonts w:cstheme="minorHAnsi"/>
          <w:lang w:val="la-Latn"/>
        </w:rPr>
      </w:pPr>
      <w:r w:rsidRPr="007A06F5">
        <w:rPr>
          <w:rFonts w:cstheme="minorHAnsi"/>
          <w:color w:val="FF0000"/>
          <w:lang w:val="la-Latn"/>
        </w:rPr>
        <w:t>I</w:t>
      </w:r>
      <w:r w:rsidRPr="007A06F5">
        <w:rPr>
          <w:rFonts w:cstheme="minorHAnsi"/>
          <w:lang w:val="la-Latn"/>
        </w:rPr>
        <w:t xml:space="preserve">nfirmis omni hora </w:t>
      </w:r>
      <w:r w:rsidRPr="007A06F5">
        <w:rPr>
          <w:rFonts w:cstheme="minorHAnsi"/>
          <w:color w:val="FF0000"/>
          <w:lang w:val="la-Latn"/>
        </w:rPr>
        <w:t>Iudicium Theod.../</w:t>
      </w:r>
    </w:p>
    <w:p w14:paraId="5E17FBD4" w14:textId="77777777" w:rsidR="00452AA7" w:rsidRPr="007A06F5" w:rsidRDefault="00452AA7" w:rsidP="00452AA7">
      <w:pPr>
        <w:pStyle w:val="Textkomente"/>
        <w:rPr>
          <w:rFonts w:cstheme="minorHAnsi"/>
          <w:lang w:val="la-Latn"/>
        </w:rPr>
      </w:pPr>
      <w:r w:rsidRPr="007A06F5">
        <w:rPr>
          <w:rFonts w:cstheme="minorHAnsi"/>
          <w:color w:val="FF0000"/>
          <w:lang w:val="la-Latn"/>
        </w:rPr>
        <w:t>L</w:t>
      </w:r>
      <w:r w:rsidRPr="007A06F5">
        <w:rPr>
          <w:rFonts w:cstheme="minorHAnsi"/>
          <w:lang w:val="la-Latn"/>
        </w:rPr>
        <w:t xml:space="preserve">icitum est cibum et potum sumere, quandocumque deside-/rant vel possiunt. </w:t>
      </w:r>
      <w:r w:rsidRPr="007A06F5">
        <w:rPr>
          <w:rFonts w:cstheme="minorHAnsi"/>
          <w:color w:val="FF0000"/>
          <w:lang w:val="la-Latn"/>
        </w:rPr>
        <w:t>Iudicium Cau.../</w:t>
      </w:r>
    </w:p>
    <w:p w14:paraId="5924CB75"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 xml:space="preserve">i episcopus detrahit VII eb.. peniteat, presbyter V, diaconus </w:t>
      </w:r>
      <w:r w:rsidRPr="007A06F5">
        <w:rPr>
          <w:rFonts w:cstheme="minorHAnsi"/>
          <w:highlight w:val="yellow"/>
          <w:lang w:val="la-Latn"/>
        </w:rPr>
        <w:t>unum.</w:t>
      </w:r>
      <w:r w:rsidRPr="007A06F5">
        <w:rPr>
          <w:rFonts w:cstheme="minorHAnsi"/>
          <w:lang w:val="la-Latn"/>
        </w:rPr>
        <w:t>/</w:t>
      </w:r>
    </w:p>
    <w:p w14:paraId="739E205E" w14:textId="77777777" w:rsidR="00452AA7" w:rsidRPr="007A06F5" w:rsidRDefault="00452AA7" w:rsidP="00452AA7">
      <w:pPr>
        <w:pStyle w:val="Textkomente"/>
        <w:rPr>
          <w:rFonts w:cstheme="minorHAnsi"/>
          <w:lang w:val="la-Latn"/>
        </w:rPr>
      </w:pPr>
      <w:r w:rsidRPr="007A06F5">
        <w:rPr>
          <w:rFonts w:cstheme="minorHAnsi"/>
          <w:lang w:val="la-Latn"/>
        </w:rPr>
        <w:t>M, f. 142r subdiaconus III, clericus II, laicus I./</w:t>
      </w:r>
    </w:p>
    <w:p w14:paraId="144CA053" w14:textId="77777777" w:rsidR="00452AA7" w:rsidRPr="007A06F5" w:rsidRDefault="00452AA7" w:rsidP="00452AA7">
      <w:pPr>
        <w:pStyle w:val="Textkomente"/>
        <w:rPr>
          <w:rFonts w:cstheme="minorHAnsi"/>
          <w:lang w:val="la-Latn"/>
        </w:rPr>
      </w:pPr>
      <w:r w:rsidRPr="007A06F5">
        <w:rPr>
          <w:rFonts w:cstheme="minorHAnsi"/>
          <w:lang w:val="la-Latn"/>
        </w:rPr>
        <w:t>Si quis neglexerit, sacrificium autem pred... et per....m/ non fuerit....</w:t>
      </w:r>
    </w:p>
    <w:p w14:paraId="5AAF5276" w14:textId="77777777" w:rsidR="00452AA7" w:rsidRPr="007A06F5" w:rsidRDefault="00452AA7" w:rsidP="00452AA7">
      <w:pPr>
        <w:pStyle w:val="Textkomente"/>
        <w:rPr>
          <w:rFonts w:cstheme="minorHAnsi"/>
          <w:lang w:val="la-Latn"/>
        </w:rPr>
      </w:pPr>
      <w:r w:rsidRPr="007A06F5">
        <w:rPr>
          <w:rFonts w:cstheme="minorHAnsi"/>
          <w:lang w:val="la-Latn"/>
        </w:rPr>
        <w:t>Si accedente casu de manu sacrificium venderit inframento/ VII diebus peniteat, a quo ceciderit...</w:t>
      </w:r>
    </w:p>
    <w:p w14:paraId="12FB6F8F" w14:textId="77777777" w:rsidR="00452AA7" w:rsidRPr="007A06F5" w:rsidRDefault="00452AA7" w:rsidP="00452AA7">
      <w:pPr>
        <w:pStyle w:val="Textkomente"/>
        <w:rPr>
          <w:rFonts w:cstheme="minorHAnsi"/>
          <w:lang w:val="la-Latn"/>
        </w:rPr>
      </w:pPr>
      <w:r w:rsidRPr="007A06F5">
        <w:rPr>
          <w:rFonts w:cstheme="minorHAnsi"/>
          <w:lang w:val="la-Latn"/>
        </w:rPr>
        <w:t>Si ceciderit sacrificium de manuofferentas terra ...os/ et non invenitur, omne, quod cum ...</w:t>
      </w:r>
    </w:p>
    <w:p w14:paraId="52F369A2" w14:textId="77777777" w:rsidR="00452AA7" w:rsidRPr="007A06F5" w:rsidRDefault="00452AA7" w:rsidP="00452AA7">
      <w:pPr>
        <w:pStyle w:val="Textkomente"/>
        <w:rPr>
          <w:rFonts w:cstheme="minorHAnsi"/>
          <w:lang w:val="la-Latn"/>
        </w:rPr>
      </w:pPr>
      <w:r w:rsidRPr="007A06F5">
        <w:rPr>
          <w:rFonts w:cstheme="minorHAnsi"/>
          <w:lang w:val="la-Latn"/>
        </w:rPr>
        <w:t>M, f. 142v altare tantum, laps... fucrit superponat. Si uctu de calice/ aliquid per neglegenciam...</w:t>
      </w:r>
    </w:p>
    <w:p w14:paraId="5F285DE4" w14:textId="77777777" w:rsidR="00452AA7" w:rsidRPr="007A06F5" w:rsidRDefault="00452AA7" w:rsidP="00452AA7">
      <w:pPr>
        <w:pStyle w:val="Textkomente"/>
        <w:rPr>
          <w:rFonts w:cstheme="minorHAnsi"/>
          <w:lang w:val="la-Latn"/>
        </w:rPr>
      </w:pPr>
      <w:r w:rsidRPr="007A06F5">
        <w:rPr>
          <w:rFonts w:cstheme="minorHAnsi"/>
          <w:lang w:val="la-Latn"/>
        </w:rPr>
        <w:t>Si super altare stiltaverit, ea licet .orbeat minister s...am/ et III dies peniteat. Si usque ad secundum.../</w:t>
      </w:r>
    </w:p>
    <w:p w14:paraId="2AA6DF34" w14:textId="77777777" w:rsidR="00452AA7" w:rsidRPr="007A06F5" w:rsidRDefault="00452AA7" w:rsidP="00452AA7">
      <w:pPr>
        <w:pStyle w:val="Textkomente"/>
        <w:rPr>
          <w:rFonts w:cstheme="minorHAnsi"/>
          <w:lang w:val="la-Latn"/>
        </w:rPr>
      </w:pPr>
      <w:r w:rsidRPr="007A06F5">
        <w:rPr>
          <w:rFonts w:cstheme="minorHAnsi"/>
          <w:lang w:val="la-Latn"/>
        </w:rPr>
        <w:t>Si quis neglexerit accipere sacrificium et non interrogat-/ neo..</w:t>
      </w:r>
    </w:p>
    <w:p w14:paraId="5ECD8C87" w14:textId="77777777" w:rsidR="00452AA7" w:rsidRPr="007A06F5" w:rsidRDefault="00452AA7" w:rsidP="00452AA7">
      <w:pPr>
        <w:pStyle w:val="Textkomente"/>
        <w:rPr>
          <w:rFonts w:cstheme="minorHAnsi"/>
          <w:lang w:val="la-Latn"/>
        </w:rPr>
      </w:pPr>
      <w:r w:rsidRPr="007A06F5">
        <w:rPr>
          <w:rFonts w:cstheme="minorHAnsi"/>
          <w:lang w:val="la-Latn"/>
        </w:rPr>
        <w:t>Su..ius excommunicacion...</w:t>
      </w:r>
    </w:p>
    <w:p w14:paraId="0E95118E" w14:textId="77777777" w:rsidR="00452AA7" w:rsidRPr="007A06F5" w:rsidRDefault="00452AA7" w:rsidP="00452AA7">
      <w:pPr>
        <w:pStyle w:val="Textkomente"/>
        <w:rPr>
          <w:rFonts w:cstheme="minorHAnsi"/>
          <w:lang w:val="la-Latn"/>
        </w:rPr>
      </w:pPr>
      <w:r w:rsidRPr="007A06F5">
        <w:rPr>
          <w:rFonts w:cstheme="minorHAnsi"/>
          <w:lang w:val="la-Latn"/>
        </w:rPr>
        <w:t>Qui cum ???</w:t>
      </w:r>
    </w:p>
    <w:p w14:paraId="07CF2764" w14:textId="77777777" w:rsidR="00452AA7" w:rsidRPr="007A06F5" w:rsidRDefault="00452AA7" w:rsidP="00452AA7">
      <w:pPr>
        <w:pStyle w:val="Textkomente"/>
        <w:rPr>
          <w:rFonts w:cstheme="minorHAnsi"/>
          <w:lang w:val="la-Latn"/>
        </w:rPr>
      </w:pPr>
      <w:r w:rsidRPr="007A06F5">
        <w:rPr>
          <w:rFonts w:cstheme="minorHAnsi"/>
          <w:lang w:val="la-Latn"/>
        </w:rPr>
        <w:t>Si integri.n et vormes ..vent... fuc... oburatur/</w:t>
      </w:r>
    </w:p>
    <w:p w14:paraId="3126E0A6" w14:textId="77777777" w:rsidR="00452AA7" w:rsidRPr="007A06F5" w:rsidRDefault="00452AA7" w:rsidP="00452AA7">
      <w:pPr>
        <w:pStyle w:val="Textkomente"/>
        <w:rPr>
          <w:rFonts w:cstheme="minorHAnsi"/>
          <w:lang w:val="la-Latn"/>
        </w:rPr>
      </w:pPr>
      <w:r w:rsidRPr="007A06F5">
        <w:rPr>
          <w:rFonts w:cstheme="minorHAnsi"/>
          <w:lang w:val="la-Latn"/>
        </w:rPr>
        <w:t>M, f. 143r et cinis sub altare abscondatur et qui neglexerit, quater-/nis diebus suam neglegentiam soluat. Si cum amissione/ saporis fuerit decoloratum sacrificium, XX diebus expleatur ieiunium conglutinatum vero septem diebus./</w:t>
      </w:r>
    </w:p>
    <w:p w14:paraId="3B85186C" w14:textId="77777777" w:rsidR="00452AA7" w:rsidRPr="007A06F5" w:rsidRDefault="00452AA7" w:rsidP="00452AA7">
      <w:pPr>
        <w:pStyle w:val="Textkomente"/>
        <w:rPr>
          <w:rFonts w:cstheme="minorHAnsi"/>
          <w:lang w:val="la-Latn"/>
        </w:rPr>
      </w:pPr>
      <w:r w:rsidRPr="007A06F5">
        <w:rPr>
          <w:rFonts w:cstheme="minorHAnsi"/>
          <w:lang w:val="la-Latn"/>
        </w:rPr>
        <w:t xml:space="preserve">XXVIII (in marg.) </w:t>
      </w:r>
      <w:r w:rsidRPr="007A06F5">
        <w:rPr>
          <w:rFonts w:cstheme="minorHAnsi"/>
          <w:color w:val="FF0000"/>
          <w:lang w:val="la-Latn"/>
        </w:rPr>
        <w:t>S</w:t>
      </w:r>
      <w:r w:rsidRPr="007A06F5">
        <w:rPr>
          <w:rFonts w:cstheme="minorHAnsi"/>
          <w:lang w:val="la-Latn"/>
        </w:rPr>
        <w:t xml:space="preserve">i quis per potestatem aut </w:t>
      </w:r>
      <w:r w:rsidRPr="007A06F5">
        <w:rPr>
          <w:rFonts w:cstheme="minorHAnsi"/>
          <w:color w:val="FF0000"/>
          <w:lang w:val="la-Latn"/>
        </w:rPr>
        <w:t>INCIPIT IUDICIUM CLEMENTIS</w:t>
      </w:r>
      <w:r w:rsidRPr="007A06F5">
        <w:rPr>
          <w:rFonts w:cstheme="minorHAnsi"/>
          <w:lang w:val="la-Latn"/>
        </w:rPr>
        <w:t>./ quo libet ingenio res alienas malo ordine invaserit, III/ annos peniteats, unus ex his in pane et aqua et multas elemosinas/ faciat.</w:t>
      </w:r>
    </w:p>
    <w:p w14:paraId="7C06B216"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de ministerio sanctę ęcclesię quolibet modo fraudaverit, / VII annos peniteat, III ex his in pane et aqua./</w:t>
      </w:r>
    </w:p>
    <w:p w14:paraId="27EAE171"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pro mercede ieiuniat et aliena pecceata suscipit, in seru mest / est dignus nominari Christianus, ieiunat pro se, ipso quantum/ promísit pro lilo alio ieiunare et quod accepit, det pauperibus./</w:t>
      </w:r>
    </w:p>
    <w:p w14:paraId="78D771CE"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habens sponsam vitium ei vitulerit et sororem/ eius uxorem ducit lila vero que vitium passa est, si forte/ se ipsam occidit, omnes, qui huius facti consensi sunt, X annos penitenant./</w:t>
      </w:r>
    </w:p>
    <w:p w14:paraId="7C35F028"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sacerdos at clericus se aut alium inebriaverit, si / pro humanitate XL dies peniteat, laicus VII dies et si per odium/ hoc fecerit, ut homicida iudicetur./</w:t>
      </w:r>
    </w:p>
    <w:p w14:paraId="3C4B2658"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dederit alicui neciens potum aut cibum, in quo/ surix aut familiaris bestia mortua fuerit, III superpositio./</w:t>
      </w:r>
    </w:p>
    <w:p w14:paraId="2A0AC288"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in dominica pro neglegentiam opera facit. Nes faciat./ aut se balneat aut se tondit, aut lavat caput, VII dies/</w:t>
      </w:r>
    </w:p>
    <w:p w14:paraId="79D59699" w14:textId="77777777" w:rsidR="00452AA7" w:rsidRPr="007A06F5" w:rsidRDefault="00452AA7" w:rsidP="00452AA7">
      <w:pPr>
        <w:pStyle w:val="Textkomente"/>
        <w:rPr>
          <w:rFonts w:cstheme="minorHAnsi"/>
          <w:lang w:val="la-Latn"/>
        </w:rPr>
      </w:pPr>
      <w:r w:rsidRPr="007A06F5">
        <w:rPr>
          <w:rFonts w:cstheme="minorHAnsi"/>
          <w:lang w:val="la-Latn"/>
        </w:rPr>
        <w:t>M, f. 143v peniteat, si iterum facit, XL dies peniteat. Et si per damnationem / facit, hoc diei et non emendabit, expellatur ab ęcclesia/ catholica sicut videns./</w:t>
      </w:r>
    </w:p>
    <w:p w14:paraId="11FF5875" w14:textId="77777777" w:rsidR="00452AA7" w:rsidRPr="007A06F5" w:rsidRDefault="00452AA7" w:rsidP="00452AA7">
      <w:pPr>
        <w:pStyle w:val="Textkomente"/>
        <w:rPr>
          <w:rFonts w:cstheme="minorHAnsi"/>
          <w:lang w:val="la-Latn"/>
        </w:rPr>
      </w:pPr>
      <w:r w:rsidRPr="007A06F5">
        <w:rPr>
          <w:rFonts w:cstheme="minorHAnsi"/>
          <w:color w:val="FF0000"/>
          <w:lang w:val="la-Latn"/>
        </w:rPr>
        <w:lastRenderedPageBreak/>
        <w:t>S</w:t>
      </w:r>
      <w:r w:rsidRPr="007A06F5">
        <w:rPr>
          <w:rFonts w:cstheme="minorHAnsi"/>
          <w:lang w:val="la-Latn"/>
        </w:rPr>
        <w:t>i quis ante horam legitimam sine infirmitate aut / necessitate per gulam prandit, II in pane et aqua peniteat./</w:t>
      </w:r>
    </w:p>
    <w:p w14:paraId="0BF13123"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manducat et post modum communicat, VII dies / peniteat in pane et aqua. Parvuli de hoc vapulent./</w:t>
      </w:r>
    </w:p>
    <w:p w14:paraId="3EF6BAC5"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deum negat sine necessitate et iterum revertitur/ X annis peniteat, III ex his in pane et aqua./</w:t>
      </w:r>
    </w:p>
    <w:p w14:paraId="1A67F41B" w14:textId="77777777" w:rsidR="00452AA7" w:rsidRPr="007A06F5" w:rsidRDefault="00452AA7" w:rsidP="00452AA7">
      <w:pPr>
        <w:pStyle w:val="Textkomente"/>
        <w:rPr>
          <w:rFonts w:cstheme="minorHAnsi"/>
          <w:lang w:val="la-Latn"/>
        </w:rPr>
      </w:pPr>
      <w:r w:rsidRPr="007A06F5">
        <w:rPr>
          <w:rFonts w:cstheme="minorHAnsi"/>
          <w:lang w:val="la-Latn"/>
        </w:rPr>
        <w:t>Secundum canones penitentes non debent communicare/ ante conpletam penitentiam. Nos autem propter miam post .../ I aut post VII mesibus licenciam damus./</w:t>
      </w:r>
    </w:p>
    <w:p w14:paraId="210C6FCD"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vexatus est a diabolo et semet ipsum occidit, licet/ orare pro eo./</w:t>
      </w:r>
    </w:p>
    <w:p w14:paraId="7529C397" w14:textId="77777777" w:rsidR="00452AA7" w:rsidRPr="007A06F5" w:rsidRDefault="00452AA7" w:rsidP="00452AA7">
      <w:pPr>
        <w:pStyle w:val="Textkomente"/>
        <w:rPr>
          <w:rFonts w:cstheme="minorHAnsi"/>
          <w:lang w:val="la-Latn"/>
        </w:rPr>
      </w:pPr>
      <w:r w:rsidRPr="007A06F5">
        <w:rPr>
          <w:rFonts w:cstheme="minorHAnsi"/>
          <w:color w:val="FF0000"/>
          <w:lang w:val="la-Latn"/>
        </w:rPr>
        <w:t>N</w:t>
      </w:r>
      <w:r w:rsidRPr="007A06F5">
        <w:rPr>
          <w:rFonts w:cstheme="minorHAnsi"/>
          <w:lang w:val="la-Latn"/>
        </w:rPr>
        <w:t>on licet mulieri oblatam nec findonem nec calicem pone-/re super altare. Insuper nec infra cancellis ad altare/ ingredi./</w:t>
      </w:r>
    </w:p>
    <w:p w14:paraId="5E4179EE"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uxorem legitimam dimittit et aliam ducit excom-/municetur a Christianis etiam si lila prior uxor consentiat./</w:t>
      </w:r>
    </w:p>
    <w:p w14:paraId="10EF85E4" w14:textId="77777777" w:rsidR="00452AA7" w:rsidRPr="007A06F5" w:rsidRDefault="00452AA7" w:rsidP="00452AA7">
      <w:pPr>
        <w:pStyle w:val="Textkomente"/>
        <w:rPr>
          <w:rFonts w:cstheme="minorHAnsi"/>
          <w:lang w:val="la-Latn"/>
        </w:rPr>
      </w:pPr>
      <w:r w:rsidRPr="007A06F5">
        <w:rPr>
          <w:rFonts w:cstheme="minorHAnsi"/>
          <w:color w:val="FF0000"/>
          <w:lang w:val="la-Latn"/>
        </w:rPr>
        <w:t>N</w:t>
      </w:r>
      <w:r w:rsidRPr="007A06F5">
        <w:rPr>
          <w:rFonts w:cstheme="minorHAnsi"/>
          <w:lang w:val="la-Latn"/>
        </w:rPr>
        <w:t>on licet legitimo coniugio separari nisi amborum con-/sensus fuerit, ut innupti manenat./</w:t>
      </w:r>
    </w:p>
    <w:p w14:paraId="4FF03AEB" w14:textId="77777777" w:rsidR="00452AA7" w:rsidRPr="007A06F5" w:rsidRDefault="00452AA7" w:rsidP="00452AA7">
      <w:pPr>
        <w:pStyle w:val="Textkomente"/>
        <w:rPr>
          <w:rFonts w:cstheme="minorHAnsi"/>
          <w:lang w:val="la-Latn"/>
        </w:rPr>
      </w:pPr>
      <w:r w:rsidRPr="007A06F5">
        <w:rPr>
          <w:rFonts w:cstheme="minorHAnsi"/>
          <w:color w:val="FF0000"/>
          <w:lang w:val="la-Latn"/>
        </w:rPr>
        <w:t>N</w:t>
      </w:r>
      <w:r w:rsidRPr="007A06F5">
        <w:rPr>
          <w:rFonts w:cstheme="minorHAnsi"/>
          <w:lang w:val="la-Latn"/>
        </w:rPr>
        <w:t>on licet laico in aeclesia lectionem legere nec alleliuia / cantare, nisi psalmos et responsoria sine alleluia./</w:t>
      </w:r>
    </w:p>
    <w:p w14:paraId="4E1120F6" w14:textId="77777777" w:rsidR="00452AA7" w:rsidRPr="007A06F5" w:rsidRDefault="00452AA7" w:rsidP="00452AA7">
      <w:pPr>
        <w:pStyle w:val="Textkomente"/>
        <w:rPr>
          <w:rFonts w:cstheme="minorHAnsi"/>
          <w:lang w:val="la-Latn"/>
        </w:rPr>
      </w:pPr>
      <w:r w:rsidRPr="007A06F5">
        <w:rPr>
          <w:rFonts w:cstheme="minorHAnsi"/>
          <w:lang w:val="la-Latn"/>
        </w:rPr>
        <w:t xml:space="preserve">M, f. </w:t>
      </w:r>
      <w:commentRangeStart w:id="279"/>
      <w:r w:rsidRPr="007A06F5">
        <w:rPr>
          <w:rFonts w:cstheme="minorHAnsi"/>
          <w:lang w:val="la-Latn"/>
        </w:rPr>
        <w:t>144r</w:t>
      </w:r>
      <w:commentRangeEnd w:id="279"/>
      <w:r w:rsidRPr="007A06F5">
        <w:rPr>
          <w:rStyle w:val="Odkaznakoment"/>
          <w:lang w:val="la-Latn"/>
        </w:rPr>
        <w:commentReference w:id="279"/>
      </w:r>
      <w:r w:rsidRPr="007A06F5">
        <w:rPr>
          <w:rFonts w:cstheme="minorHAnsi"/>
          <w:lang w:val="la-Latn"/>
        </w:rPr>
        <w:t xml:space="preserve">  Non suscipiatur in ecclesia de preda ante quam ille poeniten-/tiam agat, qui predavit./</w:t>
      </w:r>
    </w:p>
    <w:p w14:paraId="022A642C"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vexatur a diabolo, non licet eum sacra ministeria contingere. Si/ per dei miam et ieiunium mundatus fuerit, prius X annos suscipiatur/ in officio clericorum non sacerdotum./</w:t>
      </w:r>
    </w:p>
    <w:p w14:paraId="2F51A78E"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cui uxorem hostes rapuerit et non potuerit eripere eam, / post annum integrum licet ei aliam ducere et si postea redi-/erit, licet eam alio viro ducere./</w:t>
      </w:r>
    </w:p>
    <w:p w14:paraId="6A95B592" w14:textId="77777777" w:rsidR="00452AA7" w:rsidRPr="007A06F5" w:rsidRDefault="00452AA7" w:rsidP="00452AA7">
      <w:pPr>
        <w:pStyle w:val="Textkomente"/>
        <w:rPr>
          <w:rFonts w:cstheme="minorHAnsi"/>
          <w:lang w:val="la-Latn"/>
        </w:rPr>
      </w:pPr>
      <w:r w:rsidRPr="007A06F5">
        <w:rPr>
          <w:rFonts w:cstheme="minorHAnsi"/>
          <w:color w:val="FF0000"/>
          <w:lang w:val="la-Latn"/>
        </w:rPr>
        <w:t>S</w:t>
      </w:r>
      <w:r w:rsidRPr="007A06F5">
        <w:rPr>
          <w:rFonts w:cstheme="minorHAnsi"/>
          <w:lang w:val="la-Latn"/>
        </w:rPr>
        <w:t>i quis in quacumque festinavitate ad ęcclesiam veniens pallat/ foris aut saltat aut cantat cantationes amatorias, ab / episcopo aut presbytero aut clerico excommunicetur et dum poe-/nitentiam non agit, excomunicetur./</w:t>
      </w:r>
    </w:p>
    <w:p w14:paraId="0C63A1B8" w14:textId="77777777" w:rsidR="00452AA7" w:rsidRPr="007A06F5" w:rsidRDefault="00452AA7" w:rsidP="00452AA7">
      <w:pPr>
        <w:pStyle w:val="Textkomente"/>
        <w:rPr>
          <w:rFonts w:cstheme="minorHAnsi"/>
          <w:lang w:val="la-Latn"/>
        </w:rPr>
      </w:pPr>
      <w:r w:rsidRPr="007A06F5">
        <w:rPr>
          <w:rFonts w:cstheme="minorHAnsi"/>
          <w:color w:val="FF0000"/>
          <w:lang w:val="la-Latn"/>
        </w:rPr>
        <w:t>INCIPIT EPISTULA ORMISDE PAPE PER UNIVERSAS PROVINTIAS</w:t>
      </w:r>
      <w:r w:rsidRPr="007A06F5">
        <w:rPr>
          <w:rFonts w:cstheme="minorHAnsi"/>
          <w:lang w:val="la-Latn"/>
        </w:rPr>
        <w:t>/</w:t>
      </w:r>
    </w:p>
    <w:p w14:paraId="653FD719" w14:textId="77777777" w:rsidR="00452AA7" w:rsidRPr="007A06F5" w:rsidRDefault="00452AA7" w:rsidP="00452AA7">
      <w:pPr>
        <w:pStyle w:val="Textkomente"/>
        <w:rPr>
          <w:rFonts w:cstheme="minorHAnsi"/>
          <w:lang w:val="la-Latn"/>
        </w:rPr>
      </w:pPr>
      <w:r w:rsidRPr="007A06F5">
        <w:rPr>
          <w:rFonts w:cstheme="minorHAnsi"/>
          <w:lang w:val="la-Latn"/>
        </w:rPr>
        <w:t xml:space="preserve">XXVIIII (in marg.) </w:t>
      </w:r>
      <w:r w:rsidRPr="007A06F5">
        <w:rPr>
          <w:rFonts w:cstheme="minorHAnsi"/>
          <w:color w:val="FF0000"/>
          <w:lang w:val="la-Latn"/>
        </w:rPr>
        <w:t>E</w:t>
      </w:r>
      <w:r w:rsidRPr="007A06F5">
        <w:rPr>
          <w:rFonts w:cstheme="minorHAnsi"/>
          <w:lang w:val="la-Latn"/>
        </w:rPr>
        <w:t xml:space="preserve">cce manifestissime constat, quia secunda titulos anti-/quorum patrum a sancto Iohanne transmissos et trecentorum/ decem et octo episcoporum sententias, si et canones Gallicani/ continere videntur, clerici in adulterio deprehensi/ et aut ipsi confessi aut ab aliis coniuncti, ad honorem redidre non possunt. Et quia forte </w:t>
      </w:r>
      <w:r w:rsidRPr="007A06F5">
        <w:rPr>
          <w:rFonts w:cstheme="minorHAnsi"/>
          <w:highlight w:val="yellow"/>
          <w:lang w:val="la-Latn"/>
        </w:rPr>
        <w:t>nandes</w:t>
      </w:r>
      <w:r w:rsidRPr="007A06F5">
        <w:rPr>
          <w:rFonts w:cstheme="minorHAnsi"/>
          <w:lang w:val="la-Latn"/>
        </w:rPr>
        <w:t>, quibus vel/ pro nimia pietate supra skripta sanctorum petrum severitas/ minime placet, sciant se trecentorum  X et VIII episcoporum/</w:t>
      </w:r>
    </w:p>
    <w:p w14:paraId="5D2BD051" w14:textId="77777777" w:rsidR="00452AA7" w:rsidRPr="007A06F5" w:rsidRDefault="00452AA7" w:rsidP="00452AA7">
      <w:pPr>
        <w:pStyle w:val="Textkomente"/>
        <w:rPr>
          <w:rFonts w:cstheme="minorHAnsi"/>
          <w:lang w:val="la-Latn"/>
        </w:rPr>
      </w:pPr>
      <w:r w:rsidRPr="007A06F5">
        <w:rPr>
          <w:rFonts w:cstheme="minorHAnsi"/>
          <w:lang w:val="la-Latn"/>
        </w:rPr>
        <w:t xml:space="preserve">M, f. 144v et qui reliquos canones statuerunt sententias reprehende-/re vel damnare. Sed forte maior est in illis pietas, quam in ...etis/ X et octo episcopis maior in illis miam, quam in sancto Iohanne apos-/tolico papa. Maior caritas, quam in reliquis sanctis sacer-/dotibus, qui hoc pro exemplo vel remedio ęcclesię suis diffi-/nitionibus deliberaverunt. Et ideo aut prompta volun-/tate preceptis illorum consentiant, aut si non fecerint omnibus con-/trarios et inimicos se esse cognocant. Quę est lila ini-/mica benignitas palpare criminosos et vulnera e.. usque/ ad diem iudicii incurata servare. Quod si etiam eos du-/rissimam poenitentiam per plures annos viderint agere, / sic id ipsum et saluti eorum est sulere et canonum debemus/ constituta servare. Cum vero in aliquibus nec compune-/tio caritatis vel humilitatis nec instantia orandi vel plan-/gendi apareat, nec beatum David imitentur, quid dixit:/ „Lavabo per singulas noctes </w:t>
      </w:r>
      <w:r w:rsidRPr="007A06F5">
        <w:rPr>
          <w:rFonts w:cstheme="minorHAnsi"/>
          <w:highlight w:val="yellow"/>
          <w:lang w:val="la-Latn"/>
        </w:rPr>
        <w:t>lectum</w:t>
      </w:r>
      <w:r w:rsidRPr="007A06F5">
        <w:rPr>
          <w:rFonts w:cstheme="minorHAnsi"/>
          <w:lang w:val="la-Latn"/>
        </w:rPr>
        <w:t xml:space="preserve"> meum lacrimis meis/ stratum meum rigabo. Et illud cinerem tanquam panem manducabam et potum meum cum fletum miscebam. Nec eos/ ieiuniis vel lectione vacare videamus. Possumus agnoscere,/ si ad honorem pristinum redirent, cum quanta neglegentia et eum quanto tempore et inimica animę securitate per-/maneant. Credentes, quod sic eis non acta poenitentia dig-/</w:t>
      </w:r>
    </w:p>
    <w:p w14:paraId="74E3A564" w14:textId="77777777" w:rsidR="00452AA7" w:rsidRPr="007A06F5" w:rsidRDefault="00452AA7" w:rsidP="00452AA7">
      <w:pPr>
        <w:pStyle w:val="Textkomente"/>
        <w:rPr>
          <w:rFonts w:cstheme="minorHAnsi"/>
          <w:lang w:val="la-Latn"/>
        </w:rPr>
      </w:pPr>
      <w:r w:rsidRPr="007A06F5">
        <w:rPr>
          <w:rFonts w:cstheme="minorHAnsi"/>
          <w:lang w:val="la-Latn"/>
        </w:rPr>
        <w:t>M, f. 145r na dimiserit deus. Quomodo sacerdotes indulsise videntur./</w:t>
      </w:r>
    </w:p>
    <w:p w14:paraId="5C4CD1BB" w14:textId="77777777" w:rsidR="00452AA7" w:rsidRPr="007A06F5" w:rsidRDefault="00452AA7" w:rsidP="00452AA7">
      <w:pPr>
        <w:pStyle w:val="Textkomente"/>
        <w:rPr>
          <w:rFonts w:cstheme="minorHAnsi"/>
          <w:lang w:val="la-Latn"/>
        </w:rPr>
      </w:pPr>
      <w:r w:rsidRPr="007A06F5">
        <w:rPr>
          <w:rFonts w:cstheme="minorHAnsi"/>
          <w:lang w:val="la-Latn"/>
        </w:rPr>
        <w:t xml:space="preserve">Vere dico quia illi ipsi, quibus cum periculosa et falsa </w:t>
      </w:r>
      <w:r w:rsidRPr="007A06F5">
        <w:rPr>
          <w:rFonts w:cstheme="minorHAnsi"/>
          <w:highlight w:val="yellow"/>
          <w:lang w:val="la-Latn"/>
        </w:rPr>
        <w:t>mia</w:t>
      </w:r>
      <w:r w:rsidRPr="007A06F5">
        <w:rPr>
          <w:rFonts w:cstheme="minorHAnsi"/>
          <w:lang w:val="la-Latn"/>
        </w:rPr>
        <w:t xml:space="preserve"> in-/dulgere videmus, cum ante tribunal Christi pro tantis peccatis/ damnandi advenerint contra nos ipsos causas dicturi sunt, / dicentes, quod dum aut asperitatem linguę eorum expavimus, / aut falsa blandimenta et periculosas adulationes eorum/ libenter accepimus. Nos eos dum illis inutiliter indulgemus, / in peccatis permanere aut ipsa peccata etiam augere permi-/serimus. Nec recordantes illud, quod in Veteri Testamen-/to scriptum est, quia uno peccante contra omnes iradi-/sevit, o pietas omnia uni parcere et omnes per exemplum ma-/lum indiscirmen adducere. Non ita suadet sanctus ac bea-/tissimus Cyprianus martir dicens: „Qui peccantem verbis/ aulantibus palpat, pecandi </w:t>
      </w:r>
      <w:r w:rsidRPr="007A06F5">
        <w:rPr>
          <w:rFonts w:cstheme="minorHAnsi"/>
          <w:lang w:val="la-Latn"/>
        </w:rPr>
        <w:lastRenderedPageBreak/>
        <w:t>fomitem subministrat, nec/ perimit delicta illi, sed fovet. Iterum imperitus est medicus,/ qu.tumentes vulnerum fin.. manu parcente contrec-/tat et absconditum in profundis suscessibus virus dum servat, exag-/gerat.“ Unde et sanctus Iohannes, Constantinopolitanus episcopus,/ arguit dicenst: „Inperitus medicus est, qui in digesta putre-/dine superducit vulneri, cicatricem et ideo diligenter perpen-/dite. Si autem potest aut debet fieri, ut tantorum aut talium, / quod supra memoravimus sacerdotum canones contempnen-/</w:t>
      </w:r>
    </w:p>
    <w:p w14:paraId="0A16DC10" w14:textId="77777777" w:rsidR="00452AA7" w:rsidRPr="007A06F5" w:rsidRDefault="00452AA7" w:rsidP="00452AA7">
      <w:pPr>
        <w:pStyle w:val="Textkomente"/>
        <w:rPr>
          <w:rFonts w:cstheme="minorHAnsi"/>
          <w:lang w:val="la-Latn"/>
        </w:rPr>
      </w:pPr>
      <w:r w:rsidRPr="007A06F5">
        <w:rPr>
          <w:rFonts w:cstheme="minorHAnsi"/>
          <w:lang w:val="la-Latn"/>
        </w:rPr>
        <w:t xml:space="preserve">M, f. 145v tes. Aliter quam illi observare statuerunt, vel agere presuma-/mus. Precipue cum </w:t>
      </w:r>
      <w:r w:rsidRPr="007A06F5">
        <w:rPr>
          <w:rFonts w:cstheme="minorHAnsi"/>
          <w:vertAlign w:val="superscript"/>
          <w:lang w:val="la-Latn"/>
        </w:rPr>
        <w:t>si</w:t>
      </w:r>
      <w:r w:rsidRPr="007A06F5">
        <w:rPr>
          <w:rFonts w:cstheme="minorHAnsi"/>
          <w:lang w:val="la-Latn"/>
        </w:rPr>
        <w:t xml:space="preserve"> illorum trecentorum decem et octo episcoporum, qui per/ omnes ęcclesias cum filia preceprunt, tam sancta decreta neglex-/erimus. Non illos solos dipicimus, sed et supradictum est et Af-/fricanos et omnes reliquos, qui ipsis ordinantibus per toum mun-/dum per ęcclesiasticam disciplinam aliquid statuerunt. Cum/ peccato animę nostrę contempnimus. Ego me pericu-/lum in hoc inmittere non audeo, quia nec talia sunt merita / mea, ut aliorum peccata in me excipere presumam, nec tantam / eloquentiam habeo, ut ante tribinal Christi contra tantos ac tales sanctos ac sacerdotes, qui canones statuerunt, cau-/sas dicere possim. Videat unus quisque, qui aliter observare/ disponiat, qualiter in die iudicii possit reddere rationem./</w:t>
      </w:r>
    </w:p>
    <w:p w14:paraId="2A04FF39" w14:textId="77777777" w:rsidR="00452AA7" w:rsidRPr="007A06F5" w:rsidRDefault="00452AA7" w:rsidP="00452AA7">
      <w:pPr>
        <w:pStyle w:val="Textkomente"/>
        <w:rPr>
          <w:rFonts w:cstheme="minorHAnsi"/>
          <w:lang w:val="la-Latn"/>
        </w:rPr>
      </w:pPr>
      <w:r w:rsidRPr="007A06F5">
        <w:rPr>
          <w:rFonts w:cstheme="minorHAnsi"/>
          <w:lang w:val="la-Latn"/>
        </w:rPr>
        <w:t>Ego in quantum iures deus dignatur dare, studere volo eorum / perceptrionibus obaudire, qui cum talibus non rixas, sed pacem / ex qualicumque parte habere desidero et ho diligenter/ attendendum est, quod si secundum, quod supra dictum est, illi clerici, / qui ad uxores proprias redeunt, ex integro ab officio suspendantur. Quod si etam dica.. et inter nuptiarum mariti,/ qui etiam rem i...tam faciunt. Clerici tam ordinari non/ possiunt aut si ordinati fuerint, deiciantur, de quibus saunctus/ Faustus dixit: „Perdit gratiam consecrationis, qui ad offici-(um)/</w:t>
      </w:r>
    </w:p>
    <w:p w14:paraId="1CBFE408" w14:textId="77777777" w:rsidR="00452AA7" w:rsidRPr="007A06F5" w:rsidRDefault="00452AA7" w:rsidP="00452AA7">
      <w:pPr>
        <w:pStyle w:val="Textkomente"/>
        <w:rPr>
          <w:rFonts w:cstheme="minorHAnsi"/>
          <w:lang w:val="la-Latn"/>
        </w:rPr>
      </w:pPr>
      <w:r w:rsidRPr="007A06F5">
        <w:rPr>
          <w:rFonts w:cstheme="minorHAnsi"/>
          <w:lang w:val="la-Latn"/>
        </w:rPr>
        <w:t>M, f. 146r vel confusionem sustineat, quam postea ad supplicia ętterna/ perveniat.“ Et multum ei utilius est propter aliorum exemplum, quam d.....t remotus ab honore penitentiam agat. Et reme-/dum sibi in diem necessitatis adquirat. Quicumque par-/vitati meę in haca cauasa voluerit, honerosus existere, aliud responsum dare non de libero nisi quod supra dicti ca-/nonens continere videntur./</w:t>
      </w:r>
    </w:p>
    <w:p w14:paraId="089BD4D6" w14:textId="77777777" w:rsidR="00452AA7" w:rsidRPr="007A06F5" w:rsidRDefault="00452AA7" w:rsidP="00452AA7">
      <w:pPr>
        <w:pStyle w:val="Textkomente"/>
        <w:rPr>
          <w:rFonts w:cstheme="minorHAnsi"/>
          <w:color w:val="FF0000"/>
          <w:lang w:val="la-Latn"/>
        </w:rPr>
      </w:pPr>
      <w:r w:rsidRPr="007A06F5">
        <w:rPr>
          <w:rFonts w:cstheme="minorHAnsi"/>
          <w:color w:val="FF0000"/>
          <w:lang w:val="la-Latn"/>
        </w:rPr>
        <w:t>De QUERIMONIA INTER PRESBYTERUM ET LAICUM</w:t>
      </w:r>
    </w:p>
    <w:p w14:paraId="5D40C59F" w14:textId="77777777" w:rsidR="00452AA7" w:rsidRPr="007A06F5" w:rsidRDefault="00452AA7" w:rsidP="00452AA7">
      <w:pPr>
        <w:pStyle w:val="Textkomente"/>
        <w:rPr>
          <w:rFonts w:cstheme="minorHAnsi"/>
          <w:lang w:val="la-Latn"/>
        </w:rPr>
      </w:pPr>
      <w:r w:rsidRPr="007A06F5">
        <w:rPr>
          <w:rFonts w:cstheme="minorHAnsi"/>
          <w:lang w:val="la-Latn"/>
        </w:rPr>
        <w:t xml:space="preserve">XXX (in marg.) </w:t>
      </w:r>
      <w:r w:rsidRPr="007A06F5">
        <w:rPr>
          <w:rFonts w:cstheme="minorHAnsi"/>
          <w:color w:val="FF0000"/>
          <w:lang w:val="la-Latn"/>
        </w:rPr>
        <w:t>S</w:t>
      </w:r>
      <w:r w:rsidRPr="007A06F5">
        <w:rPr>
          <w:rFonts w:cstheme="minorHAnsi"/>
          <w:lang w:val="la-Latn"/>
        </w:rPr>
        <w:t>i quis presbyter contra laicum vel laicus contra presbyterum ali-/quam habet querimonię controversiam episcopo regente sine / personarum acceptione finiatur. Laicus per iuramento si neces-/se sit constringatur. Presbyter vero per iuramenti per sanctam / consecrationem interrogetur, qui a sacerdotes ex levi cau-/sa iurare non debent manus enim per quam corpus et sanguis Christi/ conficitur iuramento polluitur. Absit cum dominus in evangelio/ discipulis suis, quorum vicem nos indigni in sancta erimus ecclesia / dicat. Nolite omnino iurare. Sit autem sermo  vr est/ est (sic) non, non, quod autem his habundantius est a malo est./ Non dixit, quod amplius est malum, est sed a malo est idem a malo / homine de cuius incredulitate cogimus iurare, ut enim / in quadam omelia beati beatę presbyteri legimus, si forte nos/ incautius iurare contigerit, quod scilicet observatum/</w:t>
      </w:r>
    </w:p>
    <w:p w14:paraId="18EA413A" w14:textId="77777777" w:rsidR="00452AA7" w:rsidRPr="007A06F5" w:rsidRDefault="00452AA7" w:rsidP="00452AA7">
      <w:pPr>
        <w:pStyle w:val="Textkomente"/>
        <w:rPr>
          <w:rFonts w:cstheme="minorHAnsi"/>
          <w:lang w:val="la-Latn"/>
        </w:rPr>
      </w:pPr>
      <w:r w:rsidRPr="007A06F5">
        <w:rPr>
          <w:rFonts w:cstheme="minorHAnsi"/>
          <w:lang w:val="la-Latn"/>
        </w:rPr>
        <w:t>M, f. 146v peiroem vergat in exitum. Libere illud mirandum/ noverimus salubriori consilio.</w:t>
      </w:r>
    </w:p>
    <w:p w14:paraId="6DD50717" w14:textId="77777777" w:rsidR="00452AA7" w:rsidRPr="007A06F5" w:rsidRDefault="00452AA7" w:rsidP="00452AA7">
      <w:pPr>
        <w:pStyle w:val="Textkomente"/>
        <w:rPr>
          <w:rFonts w:cstheme="minorHAnsi"/>
          <w:lang w:val="la-Latn"/>
        </w:rPr>
      </w:pPr>
      <w:r w:rsidRPr="007A06F5">
        <w:rPr>
          <w:rFonts w:cstheme="minorHAnsi"/>
          <w:lang w:val="la-Latn"/>
        </w:rPr>
        <w:t xml:space="preserve">XXXI (in marg.) </w:t>
      </w:r>
      <w:r w:rsidRPr="007A06F5">
        <w:rPr>
          <w:rFonts w:cstheme="minorHAnsi"/>
          <w:color w:val="FF0000"/>
          <w:lang w:val="la-Latn"/>
        </w:rPr>
        <w:t>S</w:t>
      </w:r>
      <w:r w:rsidRPr="007A06F5">
        <w:rPr>
          <w:rFonts w:cstheme="minorHAnsi"/>
          <w:lang w:val="la-Latn"/>
        </w:rPr>
        <w:t>i quis presbyter, quod absit, quia sacerdos altissimi est/ vulneratus vel quibuslibet in.rus et contumeliis de-/honestatus evaserit et supervixerit. Tota compositio/ persolvatur presbytero. Si autem articulo mortis pervenit,/ obierit p.. enim veregeldi tripertita partiatur/ divisione. Id est altari, cui ordinatus  fuerat pars/ ..na. Episcopo in cuius diocesi erat altera, tertia / parentibus de quibus ortus fuerat. Si vero in atrio/ exelę aliquid ex istis presbytero soluatur. Sed quia ut/ Hilarius papa omnibus episcopis per diversas provintias in/ epistula sua scripsit, iniuria sacerdotum sacrilegium est./ Sacrilegium in atrio factum altari enim ns lacerandi, sed potius/ coronandi, quia de his ecclesiasticus liber loqui-/tur, dicens: „In tota anima tua time deum et sacer-/dotes illius sacrifica et ministros eius non dere-linquas et honorifica sacerdotem. Et .siderus/</w:t>
      </w:r>
    </w:p>
    <w:p w14:paraId="207DDFF7" w14:textId="77777777" w:rsidR="00452AA7" w:rsidRPr="007A06F5" w:rsidRDefault="00452AA7" w:rsidP="00452AA7">
      <w:pPr>
        <w:pStyle w:val="Textkomente"/>
        <w:rPr>
          <w:rFonts w:cstheme="minorHAnsi"/>
          <w:lang w:val="la-Latn"/>
        </w:rPr>
      </w:pPr>
      <w:r w:rsidRPr="007A06F5">
        <w:rPr>
          <w:rFonts w:cstheme="minorHAnsi"/>
          <w:lang w:val="la-Latn"/>
        </w:rPr>
        <w:t>M, f. 147r his enim sicut et episcopis dispensatio misteriorum dei commissae./</w:t>
      </w:r>
    </w:p>
    <w:p w14:paraId="1805BBB5" w14:textId="77777777" w:rsidR="00452AA7" w:rsidRPr="007A06F5" w:rsidRDefault="00452AA7" w:rsidP="00452AA7">
      <w:pPr>
        <w:pStyle w:val="Textkomente"/>
        <w:rPr>
          <w:rFonts w:cstheme="minorHAnsi"/>
          <w:lang w:val="la-Latn"/>
        </w:rPr>
      </w:pPr>
      <w:r w:rsidRPr="007A06F5">
        <w:rPr>
          <w:rFonts w:cstheme="minorHAnsi"/>
          <w:lang w:val="la-Latn"/>
        </w:rPr>
        <w:t>Presum enim ecclesie Christi et in concessione domini corporis et san-/guinis confortes cum episcopis. Similiter et in doctrina popul…/ et in officio predicandi./</w:t>
      </w:r>
    </w:p>
    <w:p w14:paraId="2EFED257" w14:textId="77777777" w:rsidR="00452AA7" w:rsidRPr="007A06F5" w:rsidRDefault="00452AA7" w:rsidP="00452AA7">
      <w:pPr>
        <w:pStyle w:val="Textkomente"/>
        <w:rPr>
          <w:rFonts w:cstheme="minorHAnsi"/>
          <w:lang w:val="la-Latn"/>
        </w:rPr>
      </w:pPr>
      <w:r w:rsidRPr="007A06F5">
        <w:rPr>
          <w:rFonts w:cstheme="minorHAnsi"/>
          <w:lang w:val="la-Latn"/>
        </w:rPr>
        <w:t xml:space="preserve">XXXII (in marg.) </w:t>
      </w:r>
      <w:r w:rsidRPr="007A06F5">
        <w:rPr>
          <w:rFonts w:cstheme="minorHAnsi"/>
          <w:color w:val="FF0000"/>
          <w:lang w:val="la-Latn"/>
        </w:rPr>
        <w:t>S</w:t>
      </w:r>
      <w:r w:rsidRPr="007A06F5">
        <w:rPr>
          <w:rFonts w:cstheme="minorHAnsi"/>
          <w:lang w:val="la-Latn"/>
        </w:rPr>
        <w:t xml:space="preserve">i quis temerarius atrium aecclesię evaginato gladio pre-/sumptiose intraverit, sacrilegium facit. Et idcirco sa-/crilegium in atrio domini factum sacrilegii more altari et domino/ persolvatur. Dominus episcopi dicit in evangelio. Omnes enim, qui acce-/perunt gladium, gladio peribunt. Idem qui se ipsos vice-/talioni per peccatum in presenti ulcisci desiderant, gladio ip-/sius peccata unanima moriuntur. Quanto magis is, qui sanctum/ atrium, quod dominus sibi per ceteris segregavit, locis suę sanctę  ęcclesię/ ad honorem polluit et </w:t>
      </w:r>
      <w:r w:rsidRPr="007A06F5">
        <w:rPr>
          <w:rFonts w:cstheme="minorHAnsi"/>
          <w:lang w:val="la-Latn"/>
        </w:rPr>
        <w:lastRenderedPageBreak/>
        <w:t>temerarius irruerit gladio peccati et iniquitatis suę mortuus iacuerit. Qua propter/ opus est penitentię, ut resurgat ad vittam, qui gustavit/ mortem./</w:t>
      </w:r>
    </w:p>
    <w:p w14:paraId="00D8274E" w14:textId="77777777" w:rsidR="00452AA7" w:rsidRPr="007A06F5" w:rsidRDefault="00452AA7" w:rsidP="00452AA7">
      <w:pPr>
        <w:pStyle w:val="Textkomente"/>
        <w:rPr>
          <w:rFonts w:cstheme="minorHAnsi"/>
          <w:lang w:val="la-Latn"/>
        </w:rPr>
      </w:pPr>
      <w:r w:rsidRPr="007A06F5">
        <w:rPr>
          <w:rFonts w:cstheme="minorHAnsi"/>
          <w:lang w:val="la-Latn"/>
        </w:rPr>
        <w:t xml:space="preserve">M, f. 147v </w:t>
      </w:r>
      <w:r w:rsidRPr="007A06F5">
        <w:rPr>
          <w:rFonts w:cstheme="minorHAnsi"/>
          <w:caps/>
          <w:lang w:val="la-Latn"/>
        </w:rPr>
        <w:t>Ex epistolis papę Leonis.</w:t>
      </w:r>
    </w:p>
    <w:p w14:paraId="7F688AB0" w14:textId="77777777" w:rsidR="00452AA7" w:rsidRPr="007A06F5" w:rsidRDefault="00452AA7" w:rsidP="00452AA7">
      <w:pPr>
        <w:pStyle w:val="Textkomente"/>
        <w:rPr>
          <w:rFonts w:cstheme="minorHAnsi"/>
          <w:lang w:val="la-Latn"/>
        </w:rPr>
      </w:pPr>
      <w:r w:rsidRPr="007A06F5">
        <w:rPr>
          <w:rFonts w:cstheme="minorHAnsi"/>
          <w:lang w:val="la-Latn"/>
        </w:rPr>
        <w:t xml:space="preserve">XXXIII (in marg.) </w:t>
      </w:r>
      <w:r w:rsidRPr="007A06F5">
        <w:rPr>
          <w:rFonts w:cstheme="minorHAnsi"/>
          <w:color w:val="FF0000"/>
          <w:lang w:val="la-Latn"/>
        </w:rPr>
        <w:t>I</w:t>
      </w:r>
      <w:r w:rsidRPr="007A06F5">
        <w:rPr>
          <w:rFonts w:cstheme="minorHAnsi"/>
          <w:lang w:val="la-Latn"/>
        </w:rPr>
        <w:t xml:space="preserve">n adulescentia constitutis si urgente aut metu mortis/ aut captivitatis periculo poenitentiam gessit, et post / ea timens lapsum incontinentię venialis copulam uxoris/ elegit. Nec crimen fornicationis incurrerit, rem vide-/tur fecisse veliame si propter coniugem nullam omnino cognoverit. In quo tamen non regulam constituimus, si quod sit tol-/lerabilis estimamus. Nam secundum veram cognitionem ni-/hil magis ei congruit, qui penitentiam gessit, quam castitas/ perseveraris et mentis et corporis. </w:t>
      </w:r>
      <w:r w:rsidRPr="007A06F5">
        <w:rPr>
          <w:rFonts w:cstheme="minorHAnsi"/>
          <w:caps/>
          <w:lang w:val="la-Latn"/>
        </w:rPr>
        <w:t>Ex concilio A..lntense.</w:t>
      </w:r>
      <w:r w:rsidRPr="007A06F5">
        <w:rPr>
          <w:rFonts w:cstheme="minorHAnsi"/>
          <w:lang w:val="la-Latn"/>
        </w:rPr>
        <w:t>/</w:t>
      </w:r>
    </w:p>
    <w:p w14:paraId="689D7A59" w14:textId="77777777" w:rsidR="00452AA7" w:rsidRPr="007A06F5" w:rsidRDefault="00452AA7" w:rsidP="00452AA7">
      <w:pPr>
        <w:pStyle w:val="Textkomente"/>
        <w:rPr>
          <w:rFonts w:cstheme="minorHAnsi"/>
          <w:lang w:val="la-Latn"/>
        </w:rPr>
      </w:pPr>
      <w:r w:rsidRPr="007A06F5">
        <w:rPr>
          <w:rFonts w:cstheme="minorHAnsi"/>
          <w:lang w:val="la-Latn"/>
        </w:rPr>
        <w:t xml:space="preserve">XXXIIII (in marg.) </w:t>
      </w:r>
      <w:r w:rsidRPr="007A06F5">
        <w:rPr>
          <w:rFonts w:cstheme="minorHAnsi"/>
          <w:color w:val="FF0000"/>
          <w:lang w:val="la-Latn"/>
        </w:rPr>
        <w:t>H</w:t>
      </w:r>
      <w:r w:rsidRPr="007A06F5">
        <w:rPr>
          <w:rFonts w:cstheme="minorHAnsi"/>
          <w:lang w:val="la-Latn"/>
        </w:rPr>
        <w:t>i, qui post sanctam religionis pro fessionem apostant et ad seculum/ redunt et post modum poenitentię remedia non requirunt/ sine pęnitentia communionem penitus non accipiant./</w:t>
      </w:r>
    </w:p>
    <w:p w14:paraId="7C6B89CF" w14:textId="77777777" w:rsidR="00452AA7" w:rsidRPr="007A06F5" w:rsidRDefault="00452AA7" w:rsidP="00452AA7">
      <w:pPr>
        <w:pStyle w:val="Textkomente"/>
        <w:rPr>
          <w:rFonts w:cstheme="minorHAnsi"/>
          <w:lang w:val="la-Latn"/>
        </w:rPr>
      </w:pPr>
      <w:r w:rsidRPr="007A06F5">
        <w:rPr>
          <w:rFonts w:cstheme="minorHAnsi"/>
          <w:lang w:val="la-Latn"/>
        </w:rPr>
        <w:t>Quos etiam iubemus ad clericatus oficium non admitit et/ quicumque ille est, post penitentiam habitum secularem non/presumat, quod si sumpserit, ab ęcclesia alienus efficiatur./</w:t>
      </w:r>
    </w:p>
    <w:p w14:paraId="4492D677" w14:textId="77777777" w:rsidR="00452AA7" w:rsidRPr="007A06F5" w:rsidRDefault="00452AA7" w:rsidP="00452AA7">
      <w:pPr>
        <w:pStyle w:val="Textkomente"/>
        <w:rPr>
          <w:rFonts w:cstheme="minorHAnsi"/>
          <w:lang w:val="la-Latn"/>
        </w:rPr>
      </w:pPr>
      <w:r w:rsidRPr="007A06F5">
        <w:rPr>
          <w:rFonts w:cstheme="minorHAnsi"/>
          <w:lang w:val="la-Latn"/>
        </w:rPr>
        <w:t xml:space="preserve">XXXV (in marg.) </w:t>
      </w:r>
      <w:r w:rsidRPr="007A06F5">
        <w:rPr>
          <w:rFonts w:cstheme="minorHAnsi"/>
          <w:color w:val="FF0000"/>
          <w:lang w:val="la-Latn"/>
        </w:rPr>
        <w:t>A</w:t>
      </w:r>
      <w:r w:rsidRPr="007A06F5">
        <w:rPr>
          <w:rFonts w:cstheme="minorHAnsi"/>
          <w:lang w:val="la-Latn"/>
        </w:rPr>
        <w:t xml:space="preserve">ntiquissimi et sanctissimi patris est </w:t>
      </w:r>
      <w:r w:rsidRPr="007A06F5">
        <w:rPr>
          <w:rFonts w:cstheme="minorHAnsi"/>
          <w:caps/>
          <w:color w:val="FF0000"/>
          <w:lang w:val="la-Latn"/>
        </w:rPr>
        <w:t>Ex concilio Tolle...</w:t>
      </w:r>
      <w:r w:rsidRPr="007A06F5">
        <w:rPr>
          <w:rFonts w:cstheme="minorHAnsi"/>
          <w:lang w:val="la-Latn"/>
        </w:rPr>
        <w:t>./ sententia pape Leonis, ut is, qui in aetate adulescentię posit.../ dum mortis formidat casum, pervenerit ad penitentię reme-/dium. Si forte coniugatus fuerit, incontinens ne postea/ adulterii incurrat lapsum, redeat ad pristinum coniugium,/ quousque possit, adipisci temporis maturitate continencię/</w:t>
      </w:r>
    </w:p>
    <w:p w14:paraId="503A6E45" w14:textId="77777777" w:rsidR="00452AA7" w:rsidRPr="007A06F5" w:rsidRDefault="00452AA7" w:rsidP="00452AA7">
      <w:pPr>
        <w:pStyle w:val="Textkomente"/>
        <w:rPr>
          <w:rFonts w:cstheme="minorHAnsi"/>
          <w:lang w:val="la-Latn"/>
        </w:rPr>
      </w:pPr>
      <w:r w:rsidRPr="007A06F5">
        <w:rPr>
          <w:rFonts w:cstheme="minorHAnsi"/>
          <w:lang w:val="la-Latn"/>
        </w:rPr>
        <w:t>M, f. 148r statum. Quod nos, sicut de viris ita et de feminis ęquo modo cen-/semus non quidem generaliter et legitime preceptum, sed constat/ a nobis pro humana fragilitate indultum. Ea dumtaxat/ ratione, ut si is qui pnitentię non est legibus deditus ante/ ab hac vite discesserit, quam ex consensu ad continentiam eorum/ fuerit regressus superstiti, non liceat denuo ad uxorios tran-/sire amplexus. Si autem illius vita extiterit superstes, qui / non accipit benedictionem penitentas. Nubat si se continere/ non potest et alterius consortio fruatur uxoris. Quod / de utroque sexu parimodo a nobis manifestu mest decrevis-/se. Ita videlicet ut in his omnibus sacerdotis ordinatio/ expectetur, ut iuxta quod etatem aptam perspicere con-/tinentie absolucionis vel districtionis tribuat legem./</w:t>
      </w:r>
    </w:p>
    <w:p w14:paraId="6CA51B24" w14:textId="77777777" w:rsidR="00452AA7" w:rsidRPr="007A06F5" w:rsidRDefault="00452AA7" w:rsidP="00452AA7">
      <w:pPr>
        <w:pStyle w:val="Textkomente"/>
        <w:rPr>
          <w:rFonts w:cstheme="minorHAnsi"/>
          <w:caps/>
          <w:color w:val="FF0000"/>
          <w:lang w:val="la-Latn"/>
        </w:rPr>
      </w:pPr>
      <w:r w:rsidRPr="007A06F5">
        <w:rPr>
          <w:rFonts w:cstheme="minorHAnsi"/>
          <w:caps/>
          <w:color w:val="FF0000"/>
          <w:lang w:val="la-Latn"/>
        </w:rPr>
        <w:t>Ex concilio ...sensi ca....</w:t>
      </w:r>
    </w:p>
    <w:p w14:paraId="150F1843" w14:textId="77777777" w:rsidR="00452AA7" w:rsidRPr="007A06F5" w:rsidRDefault="00452AA7" w:rsidP="00452AA7">
      <w:pPr>
        <w:pStyle w:val="Textkomente"/>
        <w:rPr>
          <w:rFonts w:cstheme="minorHAnsi"/>
          <w:lang w:val="la-Latn"/>
        </w:rPr>
      </w:pPr>
      <w:r w:rsidRPr="007A06F5">
        <w:rPr>
          <w:rFonts w:cstheme="minorHAnsi"/>
          <w:lang w:val="la-Latn"/>
        </w:rPr>
        <w:t xml:space="preserve">XXXVI (in marg.) </w:t>
      </w:r>
      <w:r w:rsidRPr="007A06F5">
        <w:rPr>
          <w:rFonts w:cstheme="minorHAnsi"/>
          <w:color w:val="FF0000"/>
          <w:lang w:val="la-Latn"/>
        </w:rPr>
        <w:t>E</w:t>
      </w:r>
      <w:r w:rsidRPr="007A06F5">
        <w:rPr>
          <w:rFonts w:cstheme="minorHAnsi"/>
          <w:lang w:val="la-Latn"/>
        </w:rPr>
        <w:t xml:space="preserve">orum qui penitentia accepta in bono vitę cursu satis/ factoria compugtione viventes since communione/ inopinato non numquam transitu in agris, aut ..tine/ ribus perveniuntur oblationem recipiendam et ex funera/ ac deinceps memoriam </w:t>
      </w:r>
      <w:r w:rsidRPr="007A06F5">
        <w:rPr>
          <w:rFonts w:cstheme="minorHAnsi"/>
          <w:highlight w:val="yellow"/>
          <w:lang w:val="la-Latn"/>
        </w:rPr>
        <w:t>eclesiasco</w:t>
      </w:r>
      <w:r w:rsidRPr="007A06F5">
        <w:rPr>
          <w:rFonts w:cstheme="minorHAnsi"/>
          <w:lang w:val="la-Latn"/>
        </w:rPr>
        <w:t xml:space="preserve"> (sic) affectu pro sequendam, quia /nefas est </w:t>
      </w:r>
      <w:r w:rsidRPr="007A06F5">
        <w:rPr>
          <w:rFonts w:cstheme="minorHAnsi"/>
          <w:highlight w:val="yellow"/>
          <w:lang w:val="la-Latn"/>
        </w:rPr>
        <w:t>commerationem</w:t>
      </w:r>
      <w:r w:rsidRPr="007A06F5">
        <w:rPr>
          <w:rFonts w:cstheme="minorHAnsi"/>
          <w:lang w:val="la-Latn"/>
        </w:rPr>
        <w:t xml:space="preserve"> excludi (sic) a salutaribus sacris, qui ad eandem sacra affectu fideli contendentes dum se diu-/tius reos statuunt, indignos salutiferis misteriis vidi-/</w:t>
      </w:r>
    </w:p>
    <w:p w14:paraId="7F227044" w14:textId="77777777" w:rsidR="00452AA7" w:rsidRPr="007A06F5" w:rsidRDefault="00452AA7" w:rsidP="00452AA7">
      <w:pPr>
        <w:pStyle w:val="Textkomente"/>
        <w:rPr>
          <w:rFonts w:cstheme="minorHAnsi"/>
          <w:lang w:val="la-Latn"/>
        </w:rPr>
      </w:pPr>
      <w:r w:rsidRPr="007A06F5">
        <w:rPr>
          <w:rFonts w:cstheme="minorHAnsi"/>
          <w:lang w:val="la-Latn"/>
        </w:rPr>
        <w:t>M, f. 148v .ant ac purgatiores restitui desiderant, si absque sacrament.../ viatico intercipiuntur, quibus forte nec absolutissimam/ reconciliationem sacerdos denegandam putasset./</w:t>
      </w:r>
    </w:p>
    <w:p w14:paraId="6739EE2A" w14:textId="77777777" w:rsidR="00452AA7" w:rsidRPr="007A06F5" w:rsidRDefault="00452AA7" w:rsidP="00452AA7">
      <w:pPr>
        <w:pStyle w:val="Textkomente"/>
        <w:rPr>
          <w:rFonts w:cstheme="minorHAnsi"/>
          <w:lang w:val="la-Latn"/>
        </w:rPr>
      </w:pPr>
      <w:r w:rsidRPr="007A06F5">
        <w:rPr>
          <w:rFonts w:cstheme="minorHAnsi"/>
          <w:lang w:val="la-Latn"/>
        </w:rPr>
        <w:t xml:space="preserve">XXXVII (in marg.) </w:t>
      </w:r>
      <w:r w:rsidRPr="007A06F5">
        <w:rPr>
          <w:rFonts w:cstheme="minorHAnsi"/>
          <w:color w:val="FF0000"/>
          <w:lang w:val="la-Latn"/>
        </w:rPr>
        <w:t>Q</w:t>
      </w:r>
      <w:r w:rsidRPr="007A06F5">
        <w:rPr>
          <w:rFonts w:cstheme="minorHAnsi"/>
          <w:lang w:val="la-Latn"/>
        </w:rPr>
        <w:t xml:space="preserve">uam ius numquam </w:t>
      </w:r>
      <w:r w:rsidRPr="007A06F5">
        <w:rPr>
          <w:rFonts w:cstheme="minorHAnsi"/>
          <w:caps/>
          <w:color w:val="FF0000"/>
          <w:lang w:val="la-Latn"/>
        </w:rPr>
        <w:t>Ex concilio Toletano</w:t>
      </w:r>
      <w:r w:rsidRPr="007A06F5">
        <w:rPr>
          <w:rFonts w:cstheme="minorHAnsi"/>
          <w:lang w:val="la-Latn"/>
        </w:rPr>
        <w:t>/ siluerint priora de tanto facinore concila ratio tamen/ poscit, ut ea quę frequenti prevaricatione iterantur frequen-/ti et sententia est demnentur et ideo, quo tanta existit per-/versitas hominum, ut hi, quos professio pro peccatorum venia ad manum/ sacerdotis deducit vel adduxerunt, iterum red.....a malitia ad/ vitę pristanę sordes revocet. Huius rei causa sancta sinodus/ decernit, ut si quis ingenuorum utriusque sexus si sub no-/mine penitentes habitu religioso sunt .versati, postea/ autem comas nutrientes vel vestimenta secularia sumentes/ ad id, quod relinquerant redierunt aut redierint ab episcopo/ civitatis in eius territorio snt conversati, rursus / legibus ponitentię in monasteriis subdantur inviti./</w:t>
      </w:r>
    </w:p>
    <w:p w14:paraId="3472BF10" w14:textId="77777777" w:rsidR="00452AA7" w:rsidRPr="007A06F5" w:rsidRDefault="00452AA7" w:rsidP="00452AA7">
      <w:pPr>
        <w:pStyle w:val="Textkomente"/>
        <w:rPr>
          <w:rFonts w:cstheme="minorHAnsi"/>
          <w:lang w:val="la-Latn"/>
        </w:rPr>
      </w:pPr>
      <w:r w:rsidRPr="007A06F5">
        <w:rPr>
          <w:rFonts w:cstheme="minorHAnsi"/>
          <w:lang w:val="la-Latn"/>
        </w:rPr>
        <w:t>Quod si facere propter aliquem potestatis vigorem non potu-/erint, tunc sicut priorum canonum statuerunt decreta, quo-/usque admissum ordinem revertantur, excommunicati/ et anathema condemnati habeantur. Sed et hi, qui post/ excommunicationem vel interdictum cum ipssis communicaverint./</w:t>
      </w:r>
    </w:p>
    <w:p w14:paraId="3118A1AE" w14:textId="77777777" w:rsidR="00452AA7" w:rsidRPr="007A06F5" w:rsidRDefault="00452AA7" w:rsidP="00452AA7">
      <w:pPr>
        <w:pStyle w:val="Textkomente"/>
        <w:rPr>
          <w:rFonts w:cstheme="minorHAnsi"/>
          <w:lang w:val="la-Latn"/>
        </w:rPr>
      </w:pPr>
      <w:r w:rsidRPr="007A06F5">
        <w:rPr>
          <w:rFonts w:cstheme="minorHAnsi"/>
          <w:lang w:val="la-Latn"/>
        </w:rPr>
        <w:t>Sacerdos autem, ad quem pertinere nosciuntur, si eos, quo libet/</w:t>
      </w:r>
    </w:p>
    <w:p w14:paraId="18FF5406" w14:textId="77777777" w:rsidR="00452AA7" w:rsidRPr="007A06F5" w:rsidRDefault="00452AA7" w:rsidP="00452AA7">
      <w:pPr>
        <w:pStyle w:val="Textkomente"/>
        <w:rPr>
          <w:rFonts w:cstheme="minorHAnsi"/>
          <w:lang w:val="la-Latn"/>
        </w:rPr>
      </w:pPr>
      <w:r w:rsidRPr="007A06F5">
        <w:rPr>
          <w:rFonts w:cstheme="minorHAnsi"/>
          <w:lang w:val="la-Latn"/>
        </w:rPr>
        <w:t>M, f. 149r munere vel favore aut neglegentia admonere noluerit,/ ut aut revertentes suscipiat, aut contemnentes de ecclesia rei-/ciat, simile sententia plectetur, quo usque emendationis eorum/ ab eo sententia promulgetur.</w:t>
      </w:r>
    </w:p>
    <w:p w14:paraId="16472C6B" w14:textId="77777777" w:rsidR="00452AA7" w:rsidRPr="007A06F5" w:rsidRDefault="00452AA7" w:rsidP="00452AA7">
      <w:pPr>
        <w:pStyle w:val="Textkomente"/>
        <w:rPr>
          <w:rFonts w:cstheme="minorHAnsi"/>
          <w:lang w:val="la-Latn"/>
        </w:rPr>
      </w:pPr>
      <w:r w:rsidRPr="007A06F5">
        <w:rPr>
          <w:rFonts w:cstheme="minorHAnsi"/>
          <w:lang w:val="la-Latn"/>
        </w:rPr>
        <w:lastRenderedPageBreak/>
        <w:t xml:space="preserve">XXXVIII (in marg.) </w:t>
      </w:r>
      <w:r w:rsidRPr="007A06F5">
        <w:rPr>
          <w:rFonts w:cstheme="minorHAnsi"/>
          <w:color w:val="FF0000"/>
          <w:lang w:val="la-Latn"/>
        </w:rPr>
        <w:t>E</w:t>
      </w:r>
      <w:r w:rsidRPr="007A06F5">
        <w:rPr>
          <w:rFonts w:cstheme="minorHAnsi"/>
          <w:lang w:val="la-Latn"/>
        </w:rPr>
        <w:t>x concilio Cartaginense cap. XXVII. Item confirmationem ut si / quando presbyteri vel diacones in aliqua graviori culpa convicti/ fuerint, qua eos a ministerio necesse sit removeri, non eas manus tamquam poenitentibus vel tamquam fidelibus laicis / inponatir. Neque permittendum ut rebaptizati ad clericatus/ gradum promoveantur. De hac re papa quoque Siricius ita de-/crevit, dicens: „Illud quoque nos par fuit providere, ut sicut/ penitentiam agere cuiquam non conceditur clericorum. Ita et post poenitentiam ac reconciliationem nulli umquam laico/ liceat honorem dericatus adipisci.“/</w:t>
      </w:r>
    </w:p>
    <w:p w14:paraId="437FCE3A" w14:textId="77777777" w:rsidR="00452AA7" w:rsidRPr="007A06F5" w:rsidRDefault="00452AA7" w:rsidP="00452AA7">
      <w:pPr>
        <w:pStyle w:val="Textkomente"/>
        <w:rPr>
          <w:rFonts w:cstheme="minorHAnsi"/>
          <w:lang w:val="la-Latn"/>
        </w:rPr>
      </w:pPr>
      <w:r w:rsidRPr="007A06F5">
        <w:rPr>
          <w:rFonts w:cstheme="minorHAnsi"/>
          <w:lang w:val="la-Latn"/>
        </w:rPr>
        <w:t xml:space="preserve">XXXVIIII (in marg.) </w:t>
      </w:r>
      <w:r w:rsidRPr="007A06F5">
        <w:rPr>
          <w:rFonts w:cstheme="minorHAnsi"/>
          <w:color w:val="FF0000"/>
          <w:lang w:val="la-Latn"/>
        </w:rPr>
        <w:t>E</w:t>
      </w:r>
      <w:r w:rsidRPr="007A06F5">
        <w:rPr>
          <w:rFonts w:cstheme="minorHAnsi"/>
          <w:lang w:val="la-Latn"/>
        </w:rPr>
        <w:t>xempla pape Leonis ad rusticum Narbonensem episcopum cap. XVI./ Alienum est consuetudine ecclesiastica, ut qui in presbiterali honore aut ad diaconii gradum fuerint consecrati. In pro cri-/ mine aliquo suo permanus in positionem remedium accipiant/ penitendi. Quod sine dubio ex apostolici tradicuio descendit secundum, quod scriptum est. Sacerdos si peccaverit,/ quis orabit pro lilo. Unde huiusmodi lapso ad prome-/rendam ministeriam dei privata est, expetenda secessio ubi illi/</w:t>
      </w:r>
    </w:p>
    <w:p w14:paraId="19175A3E" w14:textId="77777777" w:rsidR="00452AA7" w:rsidRPr="007A06F5" w:rsidRDefault="00452AA7" w:rsidP="00452AA7">
      <w:pPr>
        <w:pStyle w:val="Textkomente"/>
        <w:rPr>
          <w:rFonts w:cstheme="minorHAnsi"/>
          <w:lang w:val="la-Latn"/>
        </w:rPr>
      </w:pPr>
      <w:r w:rsidRPr="007A06F5">
        <w:rPr>
          <w:rFonts w:cstheme="minorHAnsi"/>
          <w:lang w:val="la-Latn"/>
        </w:rPr>
        <w:t>M, f. 149v satisfactio si fuerit, digna sit etiam fructuosa.</w:t>
      </w:r>
    </w:p>
    <w:p w14:paraId="2FEDC7D4" w14:textId="77777777" w:rsidR="00452AA7" w:rsidRPr="007A06F5" w:rsidRDefault="00452AA7" w:rsidP="00452AA7">
      <w:pPr>
        <w:pStyle w:val="Textkomente"/>
        <w:rPr>
          <w:rFonts w:cstheme="minorHAnsi"/>
          <w:lang w:val="la-Latn"/>
        </w:rPr>
      </w:pPr>
      <w:r w:rsidRPr="007A06F5">
        <w:rPr>
          <w:rFonts w:cstheme="minorHAnsi"/>
          <w:lang w:val="la-Latn"/>
        </w:rPr>
        <w:t xml:space="preserve">XL (in marg.) </w:t>
      </w:r>
      <w:r w:rsidRPr="007A06F5">
        <w:rPr>
          <w:rFonts w:cstheme="minorHAnsi"/>
          <w:color w:val="FF0000"/>
          <w:lang w:val="la-Latn"/>
        </w:rPr>
        <w:t>E</w:t>
      </w:r>
      <w:r w:rsidRPr="007A06F5">
        <w:rPr>
          <w:rFonts w:cstheme="minorHAnsi"/>
          <w:lang w:val="la-Latn"/>
        </w:rPr>
        <w:t xml:space="preserve">xempla pape Siricii ad Imerium episcopum Terraconensem. Preterea/ monachorum quosdam atque monachorum abiecto proposito sanctita-/ tis in tantam protestaris demersos et lasciviam, ut pr..s clanculo, / velut sub monasteriorum pretectu inlicita ac sacrilega se contagi-/one miscuerint. Postea vero inabruptum conscientiaę despersa-/ tione perducti, de inlicitis complexibus libere filios procrearint, / quod et publicę leges et ecclesiastica vira condempnant./ Has igitur inpudicas detestabilesque personas a monasteriorum/ cętu ecclesiarumque conventibus elimandas esse mandamus, quatenus retrusę in suis ergastulis tantum facinus continua/ lamentatione deflentes purificaorio possint penitudi-/nis igne decoquere, ut eas vel ad mortem saltim solius mię/  intuitu per communionis gratiam possit indulgentia subve-/nire. </w:t>
      </w:r>
      <w:r w:rsidRPr="007A06F5">
        <w:rPr>
          <w:rFonts w:cstheme="minorHAnsi"/>
          <w:color w:val="FF0000"/>
          <w:lang w:val="la-Latn"/>
        </w:rPr>
        <w:t>De virginibus et monachis</w:t>
      </w:r>
      <w:r w:rsidRPr="007A06F5">
        <w:rPr>
          <w:rFonts w:cstheme="minorHAnsi"/>
          <w:lang w:val="la-Latn"/>
        </w:rPr>
        <w:t>.</w:t>
      </w:r>
    </w:p>
    <w:p w14:paraId="5017D88C" w14:textId="59982C91" w:rsidR="00452AA7" w:rsidRPr="007A06F5" w:rsidRDefault="00452AA7" w:rsidP="00452AA7">
      <w:pPr>
        <w:pStyle w:val="Textkomente"/>
        <w:rPr>
          <w:rFonts w:cstheme="minorHAnsi"/>
          <w:lang w:val="la-Latn"/>
        </w:rPr>
      </w:pPr>
      <w:r w:rsidRPr="007A06F5">
        <w:rPr>
          <w:rFonts w:cstheme="minorHAnsi"/>
          <w:lang w:val="la-Latn"/>
        </w:rPr>
        <w:t xml:space="preserve">XLI (in marg.) </w:t>
      </w:r>
      <w:r w:rsidRPr="007A06F5">
        <w:rPr>
          <w:rFonts w:cstheme="minorHAnsi"/>
          <w:color w:val="FF0000"/>
          <w:lang w:val="la-Latn"/>
        </w:rPr>
        <w:t>E</w:t>
      </w:r>
      <w:r w:rsidRPr="007A06F5">
        <w:rPr>
          <w:rFonts w:cstheme="minorHAnsi"/>
          <w:lang w:val="la-Latn"/>
        </w:rPr>
        <w:t xml:space="preserve">x concilio Calcidonense cap. XVI. Virginem, quę se deo consectavit similiter et monachum non liceere nuptialia iura con-/trahere, quod si hoc inventi fuerint perpetrantes excommu-/nicentur. Confitentibus autem decrevimus, ut habeat/ </w:t>
      </w:r>
      <w:r w:rsidR="00524CAA" w:rsidRPr="00524CAA">
        <w:rPr>
          <w:rFonts w:cstheme="minorHAnsi"/>
          <w:b/>
          <w:lang w:val="la-Latn"/>
        </w:rPr>
        <w:t>auctorit</w:t>
      </w:r>
      <w:r w:rsidRPr="007A06F5">
        <w:rPr>
          <w:rFonts w:cstheme="minorHAnsi"/>
          <w:lang w:val="la-Latn"/>
        </w:rPr>
        <w:t xml:space="preserve">atem eiusdem loci episcopus </w:t>
      </w:r>
      <w:r w:rsidRPr="007A06F5">
        <w:rPr>
          <w:rFonts w:cstheme="minorHAnsi"/>
          <w:highlight w:val="yellow"/>
          <w:lang w:val="la-Latn"/>
        </w:rPr>
        <w:t>ministeriam humanitatemque</w:t>
      </w:r>
      <w:r w:rsidRPr="007A06F5">
        <w:rPr>
          <w:rFonts w:cstheme="minorHAnsi"/>
          <w:lang w:val="la-Latn"/>
        </w:rPr>
        <w:t xml:space="preserve"> largiri./</w:t>
      </w:r>
    </w:p>
    <w:p w14:paraId="3DDB461B" w14:textId="77777777" w:rsidR="00452AA7" w:rsidRPr="007A06F5" w:rsidRDefault="00452AA7" w:rsidP="00452AA7">
      <w:pPr>
        <w:pStyle w:val="Textkomente"/>
        <w:rPr>
          <w:rFonts w:cstheme="minorHAnsi"/>
          <w:lang w:val="la-Latn"/>
        </w:rPr>
      </w:pPr>
      <w:r w:rsidRPr="007A06F5">
        <w:rPr>
          <w:rFonts w:cstheme="minorHAnsi"/>
          <w:lang w:val="la-Latn"/>
        </w:rPr>
        <w:t xml:space="preserve">XLII (in marg.) </w:t>
      </w:r>
      <w:r w:rsidRPr="007A06F5">
        <w:rPr>
          <w:rFonts w:cstheme="minorHAnsi"/>
          <w:color w:val="FF0000"/>
          <w:lang w:val="la-Latn"/>
        </w:rPr>
        <w:t>Q</w:t>
      </w:r>
      <w:r w:rsidRPr="007A06F5">
        <w:rPr>
          <w:rFonts w:cstheme="minorHAnsi"/>
          <w:lang w:val="la-Latn"/>
        </w:rPr>
        <w:t xml:space="preserve">uidam sponsam </w:t>
      </w:r>
      <w:r w:rsidRPr="007A06F5">
        <w:rPr>
          <w:rFonts w:cstheme="minorHAnsi"/>
          <w:color w:val="FF0000"/>
          <w:lang w:val="la-Latn"/>
        </w:rPr>
        <w:t>De virginu corruptionibus ...</w:t>
      </w:r>
      <w:r w:rsidRPr="007A06F5">
        <w:rPr>
          <w:rFonts w:cstheme="minorHAnsi"/>
          <w:lang w:val="la-Latn"/>
        </w:rPr>
        <w:t>./</w:t>
      </w:r>
    </w:p>
    <w:p w14:paraId="201D4C15" w14:textId="77777777" w:rsidR="00452AA7" w:rsidRPr="007A06F5" w:rsidRDefault="00452AA7" w:rsidP="00452AA7">
      <w:pPr>
        <w:pStyle w:val="Textkomente"/>
        <w:rPr>
          <w:rFonts w:cstheme="minorHAnsi"/>
          <w:lang w:val="la-Latn"/>
        </w:rPr>
      </w:pPr>
      <w:r w:rsidRPr="007A06F5">
        <w:rPr>
          <w:rFonts w:cstheme="minorHAnsi"/>
          <w:lang w:val="la-Latn"/>
        </w:rPr>
        <w:t>M, f. 150r habens sororem eius violavit gravidam et reddidit post-/modum desponsatam sibi duxit uxorem. Illa vero quę cor-/rupta est laqueo se peremit. Hi, qui fuerunt conscii, post/ decennem satisfactionem iussi sunt suscipi secundum gradus penitentię constitutos./</w:t>
      </w:r>
    </w:p>
    <w:p w14:paraId="1EFC860A" w14:textId="77777777" w:rsidR="00452AA7" w:rsidRPr="007A06F5" w:rsidRDefault="00452AA7" w:rsidP="00452AA7">
      <w:pPr>
        <w:pStyle w:val="Textkomente"/>
        <w:rPr>
          <w:rFonts w:cstheme="minorHAnsi"/>
          <w:lang w:val="la-Latn"/>
        </w:rPr>
      </w:pPr>
      <w:r w:rsidRPr="007A06F5">
        <w:rPr>
          <w:rFonts w:cstheme="minorHAnsi"/>
          <w:lang w:val="la-Latn"/>
        </w:rPr>
        <w:t xml:space="preserve">XLIII (in marg.) </w:t>
      </w:r>
      <w:r w:rsidRPr="007A06F5">
        <w:rPr>
          <w:rFonts w:cstheme="minorHAnsi"/>
          <w:color w:val="FF0000"/>
          <w:lang w:val="la-Latn"/>
        </w:rPr>
        <w:t>E</w:t>
      </w:r>
      <w:r w:rsidRPr="007A06F5">
        <w:rPr>
          <w:rFonts w:cstheme="minorHAnsi"/>
          <w:lang w:val="la-Latn"/>
        </w:rPr>
        <w:t>x concilio Cartaginis cap. XIII. Sponsus et sponsa cum benedi-/cendi sunt a sacerdote a parentibus suis vel a paranimphis offerantur,/ cui cum benedictionem acceperunt eadem nocte pro reverentia/ ipsius benedictionis virginitate permaneant./</w:t>
      </w:r>
    </w:p>
    <w:p w14:paraId="58AF0140" w14:textId="77777777" w:rsidR="00452AA7" w:rsidRPr="007A06F5" w:rsidRDefault="00452AA7" w:rsidP="00452AA7">
      <w:pPr>
        <w:pStyle w:val="Textkomente"/>
        <w:rPr>
          <w:rFonts w:cstheme="minorHAnsi"/>
          <w:lang w:val="la-Latn"/>
        </w:rPr>
      </w:pPr>
      <w:r w:rsidRPr="007A06F5">
        <w:rPr>
          <w:rFonts w:cstheme="minorHAnsi"/>
          <w:lang w:val="la-Latn"/>
        </w:rPr>
        <w:t xml:space="preserve">XLIIII (in marg.) </w:t>
      </w:r>
      <w:r w:rsidRPr="007A06F5">
        <w:rPr>
          <w:rFonts w:cstheme="minorHAnsi"/>
          <w:color w:val="FF0000"/>
          <w:lang w:val="la-Latn"/>
        </w:rPr>
        <w:t>E</w:t>
      </w:r>
      <w:r w:rsidRPr="007A06F5">
        <w:rPr>
          <w:rFonts w:cstheme="minorHAnsi"/>
          <w:lang w:val="la-Latn"/>
        </w:rPr>
        <w:t xml:space="preserve">xempla pape Leonis. </w:t>
      </w:r>
      <w:r w:rsidRPr="007A06F5">
        <w:rPr>
          <w:rFonts w:cstheme="minorHAnsi"/>
          <w:color w:val="FF0000"/>
          <w:lang w:val="la-Latn"/>
        </w:rPr>
        <w:t>Quod aliud sit uxor, aliud concubina.</w:t>
      </w:r>
      <w:r w:rsidRPr="007A06F5">
        <w:rPr>
          <w:rFonts w:cstheme="minorHAnsi"/>
          <w:lang w:val="la-Latn"/>
        </w:rPr>
        <w:t>/ Ad Rusticum Narbonensem episcopum cap. XVIII. Non omnis mu-/lier viro iuncto uxor est viri, qui ... omnis filius heres/ est patri, nuptiarum autem federa inter ingenuos sunt legi-/tima et inter ęquales et multo prius hoc ipsum domnino con-/stituente, quam initium Romani iuris existeret. Itaque ali-/ud est uxor aliud concubina, sicut aliud ancilla, aliud/ libera. Propter quod etiam apostolus ad manifestandam harum personarum/ discretionem testimonium ponit ex genesi ubi deus Habrahę./</w:t>
      </w:r>
    </w:p>
    <w:p w14:paraId="4CCFE95D" w14:textId="77777777" w:rsidR="00452AA7" w:rsidRPr="007A06F5" w:rsidRDefault="00452AA7" w:rsidP="00452AA7">
      <w:pPr>
        <w:pStyle w:val="Textkomente"/>
        <w:rPr>
          <w:rFonts w:cstheme="minorHAnsi"/>
          <w:lang w:val="la-Latn"/>
        </w:rPr>
      </w:pPr>
      <w:r w:rsidRPr="007A06F5">
        <w:rPr>
          <w:rFonts w:cstheme="minorHAnsi"/>
          <w:lang w:val="la-Latn"/>
        </w:rPr>
        <w:t>E..ce ancillam et fillium eius non enim herese rit filius ancillę/ cum filio libere, id est Isaac. Unde cum sotietas nuptiarum/ ita ab initio constitutta, ut preter sexum coniuncionum,/ quę haberet in se Christi et ecclesię sacramentum. Dubium non est/</w:t>
      </w:r>
    </w:p>
    <w:p w14:paraId="5F386AF3" w14:textId="77777777" w:rsidR="00452AA7" w:rsidRPr="007A06F5" w:rsidRDefault="00452AA7" w:rsidP="00452AA7">
      <w:pPr>
        <w:pStyle w:val="Textkomente"/>
        <w:rPr>
          <w:rFonts w:cstheme="minorHAnsi"/>
          <w:lang w:val="la-Latn"/>
        </w:rPr>
      </w:pPr>
      <w:r w:rsidRPr="007A06F5">
        <w:rPr>
          <w:rFonts w:cstheme="minorHAnsi"/>
          <w:lang w:val="la-Latn"/>
        </w:rPr>
        <w:t xml:space="preserve">M, f. 150v eam mulierem non pertinere ad matrimonium, in quo docetur/ nuptiale non fuisse misterium. Igitur cuiuslibet loci/ clericus, si filiam suam viro habenti concubinam in matri-/monium dederit non ita accipiendum est, quasi eam con-/iugato dederit, nisi forte lila mulier et ingenua fac-/za et dotatata legitime et in publicis nuptiis honestata/ videtur paterno arbitrio viris vinctę carent cul-/pa, si mulieres, quę a viris habebantur in matrimonio/ non fuerunt, quia aliud est nupta, aliud cum bi-/na. </w:t>
      </w:r>
      <w:r w:rsidRPr="007A06F5">
        <w:rPr>
          <w:rFonts w:cstheme="minorHAnsi"/>
          <w:color w:val="FF0000"/>
          <w:lang w:val="la-Latn"/>
        </w:rPr>
        <w:t>Quod debeant femine, quę captis viris nupserunt, aliis ..gres/sis dec....itate ..r.s, .................recipiat</w:t>
      </w:r>
      <w:r w:rsidRPr="007A06F5">
        <w:rPr>
          <w:rFonts w:cstheme="minorHAnsi"/>
          <w:lang w:val="la-Latn"/>
        </w:rPr>
        <w:t>/</w:t>
      </w:r>
    </w:p>
    <w:p w14:paraId="126BE823" w14:textId="77777777" w:rsidR="00452AA7" w:rsidRPr="007A06F5" w:rsidRDefault="00452AA7" w:rsidP="00452AA7">
      <w:pPr>
        <w:pStyle w:val="Textkomente"/>
        <w:rPr>
          <w:rFonts w:cstheme="minorHAnsi"/>
          <w:lang w:val="la-Latn"/>
        </w:rPr>
      </w:pPr>
      <w:r w:rsidRPr="007A06F5">
        <w:rPr>
          <w:rFonts w:cstheme="minorHAnsi"/>
          <w:lang w:val="la-Latn"/>
        </w:rPr>
        <w:t xml:space="preserve">XLV (in marg.) </w:t>
      </w:r>
      <w:r w:rsidRPr="007A06F5">
        <w:rPr>
          <w:rFonts w:cstheme="minorHAnsi"/>
          <w:color w:val="FF0000"/>
          <w:lang w:val="la-Latn"/>
        </w:rPr>
        <w:t>E</w:t>
      </w:r>
      <w:r w:rsidRPr="007A06F5">
        <w:rPr>
          <w:rFonts w:cstheme="minorHAnsi"/>
          <w:lang w:val="la-Latn"/>
        </w:rPr>
        <w:t xml:space="preserve">xempla papę Leonis </w:t>
      </w:r>
      <w:r w:rsidRPr="007A06F5">
        <w:rPr>
          <w:rFonts w:cstheme="minorHAnsi"/>
          <w:vertAlign w:val="superscript"/>
          <w:lang w:val="la-Latn"/>
        </w:rPr>
        <w:t>ad Nicetam Aquilensem episcopum</w:t>
      </w:r>
      <w:r w:rsidRPr="007A06F5">
        <w:rPr>
          <w:rFonts w:cstheme="minorHAnsi"/>
          <w:lang w:val="la-Latn"/>
        </w:rPr>
        <w:t xml:space="preserve">. Cum ergo per bellicam cladem/ et per gravissimos hostilitatis incursus, ita quę dam dica-/cis divisa esse coniugia, ut abductis in captivitatem/ viris feminę eorum remanserint destitutę, quę vi-/ros proprios aut interemptos putarent, aut numquam/ ad munitionem crederent liberandos et in aliorum con-/iugium solitudine cogent transierint. Cumque/ nunc statu rerum auxiliante </w:t>
      </w:r>
      <w:r w:rsidRPr="007A06F5">
        <w:rPr>
          <w:rFonts w:cstheme="minorHAnsi"/>
          <w:lang w:val="la-Latn"/>
        </w:rPr>
        <w:lastRenderedPageBreak/>
        <w:t>domino nonnuli eorum, / qui putabantur perisse remeaverint merito caritas/ tua videtur ambigere, quod de mulieribus, quę aliis iunc-/tę sunt viris a nobis debeat ordinari. Sed quia novi-/</w:t>
      </w:r>
    </w:p>
    <w:p w14:paraId="50B543DB" w14:textId="77777777" w:rsidR="00452AA7" w:rsidRPr="007A06F5" w:rsidRDefault="00452AA7" w:rsidP="00452AA7">
      <w:pPr>
        <w:pStyle w:val="Textkomente"/>
        <w:rPr>
          <w:rFonts w:cstheme="minorHAnsi"/>
          <w:lang w:val="la-Latn"/>
        </w:rPr>
      </w:pPr>
      <w:r w:rsidRPr="007A06F5">
        <w:rPr>
          <w:rFonts w:cstheme="minorHAnsi"/>
          <w:lang w:val="la-Latn"/>
        </w:rPr>
        <w:t>M, f. 151r mus scriptum, a domino iungitur mulier viro. Et iterum preceptum/ agnovimus, ut quod deus iunxit, homo non separet. Necesse est, ut/ legitimarum federa nuptiarum .ed integranda credamus et/ remotis malis, quę hostilitas intulit, unicuique id, quod legiti-/me habuit reformetur, omnique studio procurandum est, ut re-/cipiat, unusque quod proprium est./</w:t>
      </w:r>
    </w:p>
    <w:p w14:paraId="54F90ACA" w14:textId="77777777" w:rsidR="00452AA7" w:rsidRPr="007A06F5" w:rsidRDefault="00452AA7" w:rsidP="00452AA7">
      <w:pPr>
        <w:pStyle w:val="Textkomente"/>
        <w:rPr>
          <w:rFonts w:cstheme="minorHAnsi"/>
          <w:lang w:val="la-Latn"/>
        </w:rPr>
      </w:pPr>
      <w:r w:rsidRPr="007A06F5">
        <w:rPr>
          <w:rFonts w:cstheme="minorHAnsi"/>
          <w:lang w:val="la-Latn"/>
        </w:rPr>
        <w:t>Quod non ... culpabilis, quod uxorem capti....</w:t>
      </w:r>
    </w:p>
    <w:p w14:paraId="711FC63D" w14:textId="77777777" w:rsidR="00452AA7" w:rsidRPr="007A06F5" w:rsidRDefault="00452AA7" w:rsidP="00452AA7">
      <w:pPr>
        <w:pStyle w:val="Textkomente"/>
        <w:rPr>
          <w:rFonts w:cstheme="minorHAnsi"/>
          <w:lang w:val="la-Latn"/>
        </w:rPr>
      </w:pPr>
      <w:r w:rsidRPr="007A06F5">
        <w:rPr>
          <w:rFonts w:cstheme="minorHAnsi"/>
          <w:lang w:val="la-Latn"/>
        </w:rPr>
        <w:t xml:space="preserve">XLVI (in marg.) </w:t>
      </w:r>
      <w:r w:rsidRPr="007A06F5">
        <w:rPr>
          <w:rFonts w:cstheme="minorHAnsi"/>
          <w:color w:val="FF0000"/>
          <w:lang w:val="la-Latn"/>
        </w:rPr>
        <w:t>E</w:t>
      </w:r>
      <w:r w:rsidRPr="007A06F5">
        <w:rPr>
          <w:rFonts w:cstheme="minorHAnsi"/>
          <w:lang w:val="la-Latn"/>
        </w:rPr>
        <w:t>x eadem epistula ad Nicetam. Nec tamen culpabilis iudicetur,/ et tamquam alieni iuris pervasor, quod personam eius mariti, qui iam/ non esse estimabatur adsumpsit. Sic enim multa, quę ad eos, qui/ in captivitatem et tamen plenum iusticię est, ut isdem reversis/ propria reformentur. Quod in macipiis vel in agris aut/ etiam in domibus ac possessionibus rite servuatur, quanto/ magis in coniugiorum, redintegratione faciendum sit,/ ut quod bellica necessitate turbatum est pacis remediore/ formetur.</w:t>
      </w:r>
    </w:p>
    <w:p w14:paraId="6B0510B6" w14:textId="77777777" w:rsidR="00452AA7" w:rsidRPr="007A06F5" w:rsidRDefault="00452AA7" w:rsidP="00452AA7">
      <w:pPr>
        <w:pStyle w:val="Textkomente"/>
        <w:rPr>
          <w:rFonts w:cstheme="minorHAnsi"/>
          <w:lang w:val="la-Latn"/>
        </w:rPr>
      </w:pPr>
      <w:r w:rsidRPr="007A06F5">
        <w:rPr>
          <w:rFonts w:cstheme="minorHAnsi"/>
          <w:lang w:val="la-Latn"/>
        </w:rPr>
        <w:t xml:space="preserve">XLVII (in marg.) </w:t>
      </w:r>
      <w:r w:rsidRPr="007A06F5">
        <w:rPr>
          <w:rFonts w:cstheme="minorHAnsi"/>
          <w:color w:val="FF0000"/>
          <w:lang w:val="la-Latn"/>
        </w:rPr>
        <w:t>E</w:t>
      </w:r>
      <w:r w:rsidRPr="007A06F5">
        <w:rPr>
          <w:rFonts w:cstheme="minorHAnsi"/>
          <w:lang w:val="la-Latn"/>
        </w:rPr>
        <w:t>t ideo si viri post longam captivitatem conversi, ita / in dilectione suarum coniugium perseverant, ut eas cupi-/ant, in sivi... redire consortium. Ob mittendum est et inculpa-/bile iudicandum, quod necessitas intulit et restituendum,/ quod fides poscit./</w:t>
      </w:r>
    </w:p>
    <w:p w14:paraId="3C5F0E61" w14:textId="77777777" w:rsidR="00452AA7" w:rsidRPr="007A06F5" w:rsidRDefault="00452AA7" w:rsidP="00452AA7">
      <w:pPr>
        <w:pStyle w:val="Textkomente"/>
        <w:rPr>
          <w:rFonts w:cstheme="minorHAnsi"/>
          <w:lang w:val="la-Latn"/>
        </w:rPr>
      </w:pPr>
      <w:r w:rsidRPr="007A06F5">
        <w:rPr>
          <w:rFonts w:cstheme="minorHAnsi"/>
          <w:lang w:val="la-Latn"/>
        </w:rPr>
        <w:t>M, f. 151v Vande sun cap. XLVI../</w:t>
      </w:r>
    </w:p>
    <w:p w14:paraId="25B7673F" w14:textId="77777777" w:rsidR="00452AA7" w:rsidRPr="007A06F5" w:rsidRDefault="00452AA7" w:rsidP="00452AA7">
      <w:pPr>
        <w:pStyle w:val="Textkomente"/>
        <w:rPr>
          <w:rFonts w:cstheme="minorHAnsi"/>
          <w:lang w:val="la-Latn"/>
        </w:rPr>
      </w:pPr>
      <w:commentRangeStart w:id="280"/>
      <w:r w:rsidRPr="007A06F5">
        <w:rPr>
          <w:rFonts w:cstheme="minorHAnsi"/>
          <w:lang w:val="la-Latn"/>
        </w:rPr>
        <w:t>XLVIII</w:t>
      </w:r>
      <w:commentRangeEnd w:id="280"/>
      <w:r w:rsidRPr="007A06F5">
        <w:rPr>
          <w:rStyle w:val="Odkaznakoment"/>
          <w:lang w:val="la-Latn"/>
        </w:rPr>
        <w:commentReference w:id="280"/>
      </w:r>
      <w:r w:rsidRPr="007A06F5">
        <w:rPr>
          <w:rFonts w:cstheme="minorHAnsi"/>
          <w:lang w:val="la-Latn"/>
        </w:rPr>
        <w:t xml:space="preserve"> (in marg.) </w:t>
      </w:r>
      <w:r w:rsidRPr="007A06F5">
        <w:rPr>
          <w:rFonts w:cstheme="minorHAnsi"/>
          <w:color w:val="FF0000"/>
          <w:lang w:val="la-Latn"/>
        </w:rPr>
        <w:t>S</w:t>
      </w:r>
      <w:r w:rsidRPr="007A06F5">
        <w:rPr>
          <w:rFonts w:cstheme="minorHAnsi"/>
          <w:lang w:val="la-Latn"/>
        </w:rPr>
        <w:t>i autem aliquę mulieres ita posteriorum iuret amore sunt captę, ut/ malint his coherere, quam ad legitimum redire consortium merito/ sunt notandę ita ut ecclesiastica communione priventur, quę de excusabili contaminatione criminis elegeret ostendentes/ sibimet pro sua incontinentia placuisse, quod iussa remissio poterat/ expiare. Redeant ergo in suum statum voluntaria redinte-/gratione coniugia, neque ullomodo ad obprobrium male volun-/tatis trahatur, quod conditio necessitatis extorsit. Quia sicut/ haec mulier, quę reverti ad viros suos noluerint, impię sunt/habendę. Ita illę, quę in affectum ex deo initum redeunt, men-/so sunt laudandę./</w:t>
      </w:r>
    </w:p>
    <w:p w14:paraId="0800A4B9" w14:textId="77777777" w:rsidR="00452AA7" w:rsidRPr="007A06F5" w:rsidRDefault="00452AA7" w:rsidP="00452AA7">
      <w:pPr>
        <w:pStyle w:val="Textkomente"/>
        <w:rPr>
          <w:rFonts w:cstheme="minorHAnsi"/>
          <w:lang w:val="la-Latn"/>
        </w:rPr>
      </w:pPr>
      <w:r w:rsidRPr="007A06F5">
        <w:rPr>
          <w:rFonts w:cstheme="minorHAnsi"/>
          <w:caps/>
          <w:color w:val="FF0000"/>
          <w:lang w:val="la-Latn"/>
        </w:rPr>
        <w:t>Ex concilio ..bereano cap. VII.</w:t>
      </w:r>
      <w:r w:rsidRPr="007A06F5">
        <w:rPr>
          <w:rFonts w:cstheme="minorHAnsi"/>
          <w:lang w:val="la-Latn"/>
        </w:rPr>
        <w:t>/</w:t>
      </w:r>
    </w:p>
    <w:p w14:paraId="1BBBEF9A" w14:textId="77777777" w:rsidR="00452AA7" w:rsidRPr="007A06F5" w:rsidRDefault="00452AA7" w:rsidP="00452AA7">
      <w:pPr>
        <w:pStyle w:val="Textkomente"/>
        <w:rPr>
          <w:rFonts w:cstheme="minorHAnsi"/>
          <w:lang w:val="la-Latn"/>
        </w:rPr>
      </w:pPr>
      <w:r w:rsidRPr="007A06F5">
        <w:rPr>
          <w:rFonts w:cstheme="minorHAnsi"/>
          <w:lang w:val="la-Latn"/>
        </w:rPr>
        <w:t>XLVIIII Item feminę, quę nulla precedente causa reliquerint iuros/ suos et alteris se copulaverunt, nec in finem communionem accipi-/ant./</w:t>
      </w:r>
    </w:p>
    <w:p w14:paraId="13E3A8BC" w14:textId="77777777" w:rsidR="00452AA7" w:rsidRPr="007A06F5" w:rsidRDefault="00452AA7" w:rsidP="00452AA7">
      <w:pPr>
        <w:pStyle w:val="Textkomente"/>
        <w:rPr>
          <w:rFonts w:cstheme="minorHAnsi"/>
          <w:lang w:val="la-Latn"/>
        </w:rPr>
      </w:pPr>
      <w:r w:rsidRPr="007A06F5">
        <w:rPr>
          <w:rFonts w:cstheme="minorHAnsi"/>
          <w:lang w:val="la-Latn"/>
        </w:rPr>
        <w:t xml:space="preserve">L (in marg.) </w:t>
      </w:r>
      <w:r w:rsidRPr="007A06F5">
        <w:rPr>
          <w:rFonts w:cstheme="minorHAnsi"/>
          <w:color w:val="FF0000"/>
          <w:lang w:val="la-Latn"/>
        </w:rPr>
        <w:t>C</w:t>
      </w:r>
      <w:r w:rsidRPr="007A06F5">
        <w:rPr>
          <w:rFonts w:cstheme="minorHAnsi"/>
          <w:lang w:val="la-Latn"/>
        </w:rPr>
        <w:t>oniurationis vel conspirationis crimen et ab exteris legibus est/ omino prohobitum, multo magis hoc in dei ecclesia ne fiat admo-/nere conveniet. Si qui ergo clerici vel monachi aut insidias ponentes/ episcopi aut clerici gradu proprio penitus abiciantur./</w:t>
      </w:r>
    </w:p>
    <w:p w14:paraId="1FCCFA35" w14:textId="77777777" w:rsidR="00452AA7" w:rsidRPr="007A06F5" w:rsidRDefault="00452AA7" w:rsidP="00452AA7">
      <w:pPr>
        <w:pStyle w:val="Textkomente"/>
        <w:rPr>
          <w:rFonts w:cstheme="minorHAnsi"/>
          <w:lang w:val="la-Latn"/>
        </w:rPr>
      </w:pPr>
      <w:r w:rsidRPr="007A06F5">
        <w:rPr>
          <w:rFonts w:cstheme="minorHAnsi"/>
          <w:lang w:val="la-Latn"/>
        </w:rPr>
        <w:t xml:space="preserve">M, f. 152r LI (in marg.) </w:t>
      </w:r>
      <w:r w:rsidRPr="007A06F5">
        <w:rPr>
          <w:rFonts w:cstheme="minorHAnsi"/>
          <w:color w:val="FF0000"/>
          <w:lang w:val="la-Latn"/>
        </w:rPr>
        <w:t>F</w:t>
      </w:r>
      <w:r w:rsidRPr="007A06F5">
        <w:rPr>
          <w:rFonts w:cstheme="minorHAnsi"/>
          <w:lang w:val="la-Latn"/>
        </w:rPr>
        <w:t xml:space="preserve">elix episcopus dixit: „Suggero secundum statuta veterum conciliorum,/ ut si quis episcopus, quod non obtamus in reatum aliquem incurrerit et fuerit/ ei nimia necessitas non posse plurimos congregare ne incrimine/ remaneat a duodecim episcopis et presbyter Alex episcopis cum proprio suo episcopo/ audiatur et diaconus a tribus. </w:t>
      </w:r>
      <w:r w:rsidRPr="007A06F5">
        <w:rPr>
          <w:rFonts w:cstheme="minorHAnsi"/>
          <w:color w:val="FF0000"/>
          <w:lang w:val="la-Latn"/>
        </w:rPr>
        <w:t>Cap. XVIIII Cartag.</w:t>
      </w:r>
    </w:p>
    <w:p w14:paraId="15A788CA" w14:textId="77777777" w:rsidR="00452AA7" w:rsidRPr="007A06F5" w:rsidRDefault="00452AA7" w:rsidP="00452AA7">
      <w:pPr>
        <w:pStyle w:val="Textkomente"/>
        <w:rPr>
          <w:rFonts w:cstheme="minorHAnsi"/>
          <w:lang w:val="la-Latn"/>
        </w:rPr>
      </w:pPr>
      <w:r w:rsidRPr="007A06F5">
        <w:rPr>
          <w:rFonts w:cstheme="minorHAnsi"/>
          <w:lang w:val="la-Latn"/>
        </w:rPr>
        <w:t xml:space="preserve">LII (in marg.) </w:t>
      </w:r>
      <w:r w:rsidRPr="007A06F5">
        <w:rPr>
          <w:rFonts w:cstheme="minorHAnsi"/>
          <w:color w:val="FF0000"/>
          <w:lang w:val="la-Latn"/>
        </w:rPr>
        <w:t>A</w:t>
      </w:r>
      <w:r w:rsidRPr="007A06F5">
        <w:rPr>
          <w:rFonts w:cstheme="minorHAnsi"/>
          <w:lang w:val="la-Latn"/>
        </w:rPr>
        <w:t>urelius episcopus dixit: „Quisquis episcopus accusatur, ad primates provin-/tię ipsius causam deferat accusator, nec a communione suspendatur, cui crimen intenditur, nisi ad causam suam dicendam electorum in-/dicum die statuta litteris evocatus, minime occurrerit, hoc est in-/fra spatium mensis ex e adie, qua eum litteras accepisse constiterit, quod/ si aliquas veras necessitatis causas probaverit, quibus eum occurrere/ non potuisse manifestum, sit causę suę dicendę intra alterum men-/sem integram habeat facultatem, veri... tamen post mensem secundum/ non communicet, donec purgetur. Si autem ad concilium univer-/sale anniversario ..currere noluerit, ut vel ibi causa eius ter-/minetur. Ipse in se damnationis sententiam, dixisse iudicetur tempo-/re, sane quo non communicat, nec in sua ecclesia nec parruchia com-/municet. Accusator autem eius si numquam diebus causę dicendę/ defuerit a communione non removeatur. Si vero aliquando defuerit, subtrahens se restituto. In communione episcopo ipse remo-/veatur a communione accusator. Ita tamen ut nec ipsi ad inter/ facultates causę peragendę si se ad diem occurrere non voluisse/ probaverit. Illud quoque vero, ut cum agere cęperit, in episcoporum iudicio/</w:t>
      </w:r>
    </w:p>
    <w:p w14:paraId="57377670" w14:textId="77777777" w:rsidR="00452AA7" w:rsidRPr="007A06F5" w:rsidRDefault="00452AA7" w:rsidP="00452AA7">
      <w:pPr>
        <w:pStyle w:val="Textkomente"/>
        <w:rPr>
          <w:rFonts w:cstheme="minorHAnsi"/>
          <w:lang w:val="la-Latn"/>
        </w:rPr>
      </w:pPr>
      <w:r w:rsidRPr="007A06F5">
        <w:rPr>
          <w:rFonts w:cstheme="minorHAnsi"/>
          <w:lang w:val="la-Latn"/>
        </w:rPr>
        <w:t>M, f. 152v si fuerit accusatoris persona culpabilis ad arguendum non ad-/mittatur, nisi proprias causas non tamen ęcclesiasticas affererer/ voluerit./</w:t>
      </w:r>
    </w:p>
    <w:p w14:paraId="05C7845A" w14:textId="77777777" w:rsidR="00452AA7" w:rsidRPr="007A06F5" w:rsidRDefault="00452AA7" w:rsidP="00452AA7">
      <w:pPr>
        <w:pStyle w:val="Textkomente"/>
        <w:rPr>
          <w:rFonts w:cstheme="minorHAnsi"/>
          <w:lang w:val="la-Latn"/>
        </w:rPr>
      </w:pPr>
      <w:r w:rsidRPr="007A06F5">
        <w:rPr>
          <w:rFonts w:cstheme="minorHAnsi"/>
          <w:lang w:val="la-Latn"/>
        </w:rPr>
        <w:t xml:space="preserve">LIII (in marg.) </w:t>
      </w:r>
      <w:r w:rsidRPr="007A06F5">
        <w:rPr>
          <w:rFonts w:cstheme="minorHAnsi"/>
          <w:color w:val="FF0000"/>
          <w:lang w:val="la-Latn"/>
        </w:rPr>
        <w:t>S</w:t>
      </w:r>
      <w:r w:rsidRPr="007A06F5">
        <w:rPr>
          <w:rFonts w:cstheme="minorHAnsi"/>
          <w:lang w:val="la-Latn"/>
        </w:rPr>
        <w:t xml:space="preserve">i autem presbyteri vel diaconi fuerint accusati adiuncto sibi ex vici-/nis locis proprius episcopus legitimo numero collegarum, quos ab eo-/dem accusati petierunt, id est una sec... in presbyterum nomine sex./ </w:t>
      </w:r>
      <w:r w:rsidRPr="007A06F5">
        <w:rPr>
          <w:rFonts w:cstheme="minorHAnsi"/>
          <w:lang w:val="la-Latn"/>
        </w:rPr>
        <w:lastRenderedPageBreak/>
        <w:t>In diaconu tres, ipsorum causas discutiat, eadem dierum et dilationum/ et a comunione remotionum et discussione personarum inter accu-/satores et eos, qui accusantur, forma servata. Reliquorum autem clericorum causas etiam solus episcopus loci agnoscat et finiat./</w:t>
      </w:r>
    </w:p>
    <w:p w14:paraId="522D261E" w14:textId="77777777" w:rsidR="00452AA7" w:rsidRPr="007A06F5" w:rsidRDefault="00452AA7" w:rsidP="00452AA7">
      <w:pPr>
        <w:pStyle w:val="Textkomente"/>
        <w:rPr>
          <w:rFonts w:cstheme="minorHAnsi"/>
          <w:lang w:val="la-Latn"/>
        </w:rPr>
      </w:pPr>
      <w:r w:rsidRPr="007A06F5">
        <w:rPr>
          <w:rFonts w:cstheme="minorHAnsi"/>
          <w:lang w:val="la-Latn"/>
        </w:rPr>
        <w:t xml:space="preserve">LIIII (in marg.) </w:t>
      </w:r>
      <w:r w:rsidRPr="007A06F5">
        <w:rPr>
          <w:rFonts w:cstheme="minorHAnsi"/>
          <w:color w:val="FF0000"/>
          <w:lang w:val="la-Latn"/>
        </w:rPr>
        <w:t>I</w:t>
      </w:r>
      <w:r w:rsidRPr="007A06F5">
        <w:rPr>
          <w:rFonts w:cstheme="minorHAnsi"/>
          <w:lang w:val="la-Latn"/>
        </w:rPr>
        <w:t>tem placuit, ut accusatus vel accusator in eo loco, unde est ille, qui accusatur, si metuit, aliquam vim temerarię multitudinis/ locum sibi eligat proximum, quo non sit difficile testes perducere, ubi/ causa finiatur./</w:t>
      </w:r>
    </w:p>
    <w:p w14:paraId="291C3A4C" w14:textId="77777777" w:rsidR="00452AA7" w:rsidRPr="007A06F5" w:rsidRDefault="00452AA7" w:rsidP="00452AA7">
      <w:pPr>
        <w:pStyle w:val="Textkomente"/>
        <w:rPr>
          <w:rFonts w:cstheme="minorHAnsi"/>
          <w:lang w:val="la-Latn"/>
        </w:rPr>
      </w:pPr>
      <w:r w:rsidRPr="007A06F5">
        <w:rPr>
          <w:rFonts w:cstheme="minorHAnsi"/>
          <w:lang w:val="la-Latn"/>
        </w:rPr>
        <w:t xml:space="preserve">LV (in marg.) </w:t>
      </w:r>
      <w:r w:rsidRPr="007A06F5">
        <w:rPr>
          <w:rFonts w:cstheme="minorHAnsi"/>
          <w:color w:val="FF0000"/>
          <w:lang w:val="la-Latn"/>
        </w:rPr>
        <w:t>C</w:t>
      </w:r>
      <w:r w:rsidRPr="007A06F5">
        <w:rPr>
          <w:rFonts w:cstheme="minorHAnsi"/>
          <w:lang w:val="la-Latn"/>
        </w:rPr>
        <w:t>lerici aut laici accusantes episcopos aut clericos passi et sine proba-/tione ad accusationem recipi non debere./</w:t>
      </w:r>
    </w:p>
    <w:p w14:paraId="3AF53094" w14:textId="77777777" w:rsidR="00452AA7" w:rsidRPr="007A06F5" w:rsidRDefault="00452AA7" w:rsidP="00452AA7">
      <w:pPr>
        <w:pStyle w:val="Textkomente"/>
        <w:rPr>
          <w:rFonts w:cstheme="minorHAnsi"/>
          <w:lang w:val="la-Latn"/>
        </w:rPr>
      </w:pPr>
      <w:r w:rsidRPr="007A06F5">
        <w:rPr>
          <w:rFonts w:cstheme="minorHAnsi"/>
          <w:lang w:val="la-Latn"/>
        </w:rPr>
        <w:t xml:space="preserve">LVI (in marg.) </w:t>
      </w:r>
      <w:r w:rsidRPr="007A06F5">
        <w:rPr>
          <w:rFonts w:cstheme="minorHAnsi"/>
          <w:color w:val="FF0000"/>
          <w:lang w:val="la-Latn"/>
        </w:rPr>
        <w:t>N</w:t>
      </w:r>
      <w:r w:rsidRPr="007A06F5">
        <w:rPr>
          <w:rFonts w:cstheme="minorHAnsi"/>
          <w:lang w:val="la-Latn"/>
        </w:rPr>
        <w:t xml:space="preserve">ullus episcoporum aut presbyterorum die dominico propositum/ cuiuscumque causę negotium audeat iudicare, nisi hoc tantum </w:t>
      </w:r>
      <w:r w:rsidRPr="007A06F5">
        <w:rPr>
          <w:rFonts w:cstheme="minorHAnsi"/>
          <w:highlight w:val="yellow"/>
          <w:lang w:val="la-Latn"/>
        </w:rPr>
        <w:t>ado</w:t>
      </w:r>
      <w:r w:rsidRPr="007A06F5">
        <w:rPr>
          <w:rFonts w:cstheme="minorHAnsi"/>
          <w:lang w:val="la-Latn"/>
        </w:rPr>
        <w:t>/ statuta solemnia peragant. Ceteris vero diebus conventibus/ personis, illa quę iusta sut, habeat licentiam iudicandi excepto/ criminalia negotia./</w:t>
      </w:r>
    </w:p>
    <w:p w14:paraId="6B5575BB" w14:textId="77777777" w:rsidR="00452AA7" w:rsidRPr="007A06F5" w:rsidRDefault="00452AA7" w:rsidP="00452AA7">
      <w:pPr>
        <w:pStyle w:val="Textkomente"/>
        <w:rPr>
          <w:rFonts w:cstheme="minorHAnsi"/>
          <w:lang w:val="la-Latn"/>
        </w:rPr>
      </w:pPr>
      <w:r w:rsidRPr="007A06F5">
        <w:rPr>
          <w:rFonts w:cstheme="minorHAnsi"/>
          <w:lang w:val="la-Latn"/>
        </w:rPr>
        <w:t xml:space="preserve">M, f. 153r LVII (in marg.) </w:t>
      </w:r>
      <w:r w:rsidRPr="007A06F5">
        <w:rPr>
          <w:rFonts w:cstheme="minorHAnsi"/>
          <w:color w:val="FF0000"/>
          <w:lang w:val="la-Latn"/>
        </w:rPr>
        <w:t>O</w:t>
      </w:r>
      <w:r w:rsidRPr="007A06F5">
        <w:rPr>
          <w:rFonts w:cstheme="minorHAnsi"/>
          <w:lang w:val="la-Latn"/>
        </w:rPr>
        <w:t>bservandum quoque decrevimus, nequis sacerdotum vel clericorum more/ secularium iudicium audeat. Accipere p.. inpensis patrocinus munera,/ nisi forte in ecclesia oblata gratuita, quę non favore muneris/ videantur accepta, sed conlatione devotionis in lata, quia/ si q.. ista probantur, accipere veluti exactores foenoris aut/ usurarum possessores secundum statuta patrum se noverint, de-/gradandos./</w:t>
      </w:r>
    </w:p>
    <w:p w14:paraId="48926A37" w14:textId="77777777" w:rsidR="00452AA7" w:rsidRPr="007A06F5" w:rsidRDefault="00452AA7" w:rsidP="00452AA7">
      <w:pPr>
        <w:pStyle w:val="Textkomente"/>
        <w:rPr>
          <w:rFonts w:cstheme="minorHAnsi"/>
          <w:lang w:val="la-Latn"/>
        </w:rPr>
      </w:pPr>
      <w:r w:rsidRPr="007A06F5">
        <w:rPr>
          <w:rFonts w:cstheme="minorHAnsi"/>
          <w:lang w:val="la-Latn"/>
        </w:rPr>
        <w:t xml:space="preserve">LVIII (in marg.) </w:t>
      </w:r>
      <w:r w:rsidRPr="007A06F5">
        <w:rPr>
          <w:rFonts w:cstheme="minorHAnsi"/>
          <w:color w:val="FF0000"/>
          <w:lang w:val="la-Latn"/>
        </w:rPr>
        <w:t>S</w:t>
      </w:r>
      <w:r w:rsidRPr="007A06F5">
        <w:rPr>
          <w:rFonts w:cstheme="minorHAnsi"/>
          <w:lang w:val="la-Latn"/>
        </w:rPr>
        <w:t>epe principes contra quodlibet maiestatis obnoxios sacerdotibus/ negotia sua comittunt et quia sacerdotes a Christo ad minis-/terium salutis electi sunt, ibi consentiant regibus fieri iudices,/ ubi iure iurando supplicii indulgentia promittitur, non ubi dis-/criminis sententia preparatur, si quis etiam sacerdotum contra hoc/ commune consultum discussor in alienis periculis extitere, sit / reus effusi sanguinis apud Christum et apud ęcclesiam perdat propri-/um gradum./</w:t>
      </w:r>
    </w:p>
    <w:p w14:paraId="34018D62" w14:textId="77777777" w:rsidR="00452AA7" w:rsidRPr="007A06F5" w:rsidRDefault="00452AA7" w:rsidP="00452AA7">
      <w:pPr>
        <w:pStyle w:val="Textkomente"/>
        <w:rPr>
          <w:rFonts w:cstheme="minorHAnsi"/>
          <w:lang w:val="la-Latn"/>
        </w:rPr>
      </w:pPr>
      <w:r w:rsidRPr="007A06F5">
        <w:rPr>
          <w:rFonts w:cstheme="minorHAnsi"/>
          <w:lang w:val="la-Latn"/>
        </w:rPr>
        <w:t xml:space="preserve">LVIIII (in marg.) </w:t>
      </w:r>
      <w:r w:rsidRPr="007A06F5">
        <w:rPr>
          <w:rFonts w:cstheme="minorHAnsi"/>
          <w:color w:val="FF0000"/>
          <w:lang w:val="la-Latn"/>
        </w:rPr>
        <w:t>P</w:t>
      </w:r>
      <w:r w:rsidRPr="007A06F5">
        <w:rPr>
          <w:rFonts w:cstheme="minorHAnsi"/>
          <w:lang w:val="la-Latn"/>
        </w:rPr>
        <w:t>etendum etiam, ut statuere dignetur, ut si forte in aeclesia,/ quam libet causami re apostolico eclesiis inposito agere .plu-/erint et fortasse decisio clericorum uni parti dsplicuerit,/ non liceat clericum in iudicium ad testimonium devorari eum,/ qui cognitor vel presens fuit, ut nulla ad testimonium dicendum/ aeclesiastici cuiuslibet persona pulsetur./</w:t>
      </w:r>
    </w:p>
    <w:p w14:paraId="3A99B46E" w14:textId="77777777" w:rsidR="00452AA7" w:rsidRPr="007A06F5" w:rsidRDefault="00452AA7" w:rsidP="00452AA7">
      <w:pPr>
        <w:pStyle w:val="Textkomente"/>
        <w:rPr>
          <w:rFonts w:cstheme="minorHAnsi"/>
          <w:lang w:val="la-Latn"/>
        </w:rPr>
      </w:pPr>
      <w:r w:rsidRPr="007A06F5">
        <w:rPr>
          <w:rFonts w:cstheme="minorHAnsi"/>
          <w:lang w:val="la-Latn"/>
        </w:rPr>
        <w:t>M, f. 153v Ex concilio Affricano.</w:t>
      </w:r>
    </w:p>
    <w:p w14:paraId="35ABB2E8" w14:textId="77777777" w:rsidR="00452AA7" w:rsidRPr="007A06F5" w:rsidRDefault="00452AA7" w:rsidP="00452AA7">
      <w:pPr>
        <w:pStyle w:val="Textkomente"/>
        <w:rPr>
          <w:rFonts w:cstheme="minorHAnsi"/>
          <w:lang w:val="la-Latn"/>
        </w:rPr>
      </w:pPr>
      <w:r w:rsidRPr="007A06F5">
        <w:rPr>
          <w:rFonts w:cstheme="minorHAnsi"/>
          <w:lang w:val="la-Latn"/>
        </w:rPr>
        <w:t>LX (in marg.) Rursum constitutum est, ut quotiens clericus convictis et confesis in aliquo/ crimine vel propter eorum, quorum verecundię parcitur vel propter ęclesię ob-/proprium aut insolentem insultationem hereticorum atque gentilium, / si forte causę suę adesse voluerint et innocentiam suam assererer. Intra/ annum excommunicationis hoc faciant, si vero intra annum causam/ suam purgare contempserint, nulla eorum p..a penitus audiatur./</w:t>
      </w:r>
    </w:p>
    <w:p w14:paraId="16FB4B0C" w14:textId="77777777" w:rsidR="00452AA7" w:rsidRPr="007A06F5" w:rsidRDefault="00452AA7" w:rsidP="00452AA7">
      <w:pPr>
        <w:pStyle w:val="Textkomente"/>
        <w:rPr>
          <w:rFonts w:cstheme="minorHAnsi"/>
          <w:lang w:val="la-Latn"/>
        </w:rPr>
      </w:pPr>
      <w:r w:rsidRPr="007A06F5">
        <w:rPr>
          <w:rFonts w:cstheme="minorHAnsi"/>
          <w:lang w:val="la-Latn"/>
        </w:rPr>
        <w:t>Ex concilio Affricano.</w:t>
      </w:r>
    </w:p>
    <w:p w14:paraId="417AB9E4" w14:textId="77777777" w:rsidR="00452AA7" w:rsidRPr="007A06F5" w:rsidRDefault="00452AA7" w:rsidP="00452AA7">
      <w:pPr>
        <w:pStyle w:val="Textkomente"/>
        <w:rPr>
          <w:rFonts w:cstheme="minorHAnsi"/>
          <w:lang w:val="la-Latn"/>
        </w:rPr>
      </w:pPr>
      <w:r w:rsidRPr="007A06F5">
        <w:rPr>
          <w:rFonts w:cstheme="minorHAnsi"/>
          <w:lang w:val="la-Latn"/>
        </w:rPr>
        <w:t xml:space="preserve">LXI (in marg.) Episcopus, presbyter aut diaconus si a gradu suo iniuste deiectus secundo sy-/nodo innocens reperiatur non potest esse, quod fuerat, nisi gradus/ amissos recipiat, quod si episcopus fuerit, recipiat coram altario de manu/ episcoporum orarium anulum et baculum. Si presbyter orarium et planetam./ Si diaconus orarium et planetam. Subdiaconus patenam et </w:t>
      </w:r>
      <w:r w:rsidRPr="007A06F5">
        <w:rPr>
          <w:rFonts w:cstheme="minorHAnsi"/>
          <w:highlight w:val="yellow"/>
          <w:lang w:val="la-Latn"/>
        </w:rPr>
        <w:t>calicem sie</w:t>
      </w:r>
      <w:r w:rsidRPr="007A06F5">
        <w:rPr>
          <w:rFonts w:cstheme="minorHAnsi"/>
          <w:lang w:val="la-Latn"/>
        </w:rPr>
        <w:t xml:space="preserve"> et / reliqui gradus ea in representationem percipiant, que cum ordinarentur,/ preceperunt./</w:t>
      </w:r>
    </w:p>
    <w:p w14:paraId="1C3A31F4" w14:textId="77777777" w:rsidR="00452AA7" w:rsidRPr="007A06F5" w:rsidRDefault="00452AA7" w:rsidP="00452AA7">
      <w:pPr>
        <w:pStyle w:val="Textkomente"/>
        <w:rPr>
          <w:rFonts w:cstheme="minorHAnsi"/>
          <w:lang w:val="la-Latn"/>
        </w:rPr>
      </w:pPr>
      <w:r w:rsidRPr="007A06F5">
        <w:rPr>
          <w:rFonts w:cstheme="minorHAnsi"/>
          <w:lang w:val="la-Latn"/>
        </w:rPr>
        <w:t>Ex concilio .../</w:t>
      </w:r>
    </w:p>
    <w:p w14:paraId="7F9B141C" w14:textId="77777777" w:rsidR="00452AA7" w:rsidRPr="007A06F5" w:rsidRDefault="00452AA7" w:rsidP="00452AA7">
      <w:pPr>
        <w:pStyle w:val="Textkomente"/>
        <w:rPr>
          <w:rFonts w:cstheme="minorHAnsi"/>
          <w:lang w:val="la-Latn"/>
        </w:rPr>
      </w:pPr>
      <w:r w:rsidRPr="007A06F5">
        <w:rPr>
          <w:rFonts w:cstheme="minorHAnsi"/>
          <w:lang w:val="la-Latn"/>
        </w:rPr>
        <w:t>LXII (in marg.) Item placuit, ut episcopi, presbyteri, diaconi vel quicumque clerici, qui nihil ha-/bentes ordinantur et tempore episcopatus vel clericatus sui agros/ vel quęcumque predia nomine suo comparant, tamquam rerum dominicarum/ invasores crimine teneantur, nisi admoniti in eadem ęcclesiam ipsa / contulerint. Si autem ipsis proprię aliquid liberalitate alicuius/ vel successione cognationis obvenerit, faciant inde, quod eorum proposito/ congruit, quod si a suo proposito reorsum exorbitaverunt, honore/</w:t>
      </w:r>
    </w:p>
    <w:p w14:paraId="7B5F7865" w14:textId="77777777" w:rsidR="00452AA7" w:rsidRPr="007A06F5" w:rsidRDefault="00452AA7" w:rsidP="00452AA7">
      <w:pPr>
        <w:pStyle w:val="Textkomente"/>
        <w:rPr>
          <w:rFonts w:cstheme="minorHAnsi"/>
          <w:lang w:val="la-Latn"/>
        </w:rPr>
      </w:pPr>
      <w:r w:rsidRPr="007A06F5">
        <w:rPr>
          <w:rFonts w:cstheme="minorHAnsi"/>
          <w:lang w:val="la-Latn"/>
        </w:rPr>
        <w:t>M, f. 154r ecclesiastico indigni tamquam reprobi iudicentur./</w:t>
      </w:r>
    </w:p>
    <w:p w14:paraId="189AAF35" w14:textId="77777777" w:rsidR="00452AA7" w:rsidRPr="007A06F5" w:rsidRDefault="00452AA7" w:rsidP="00452AA7">
      <w:pPr>
        <w:pStyle w:val="Textkomente"/>
        <w:rPr>
          <w:rFonts w:cstheme="minorHAnsi"/>
          <w:lang w:val="la-Latn"/>
        </w:rPr>
      </w:pPr>
      <w:r w:rsidRPr="007A06F5">
        <w:rPr>
          <w:rFonts w:cstheme="minorHAnsi"/>
          <w:lang w:val="la-Latn"/>
        </w:rPr>
        <w:t>LXIII (in marg.) Omnis itaque rei ecclesiastice quantitas, sicut remedium venię trbu-/it conferenti. Ita damnum rite preparat fraudatori et ideo nul-/lus sacerdotum vel ministrorum ex rebus ęcclesię, quę inquibus cumque locis/ a fidelibus largiuntur...</w:t>
      </w:r>
    </w:p>
    <w:p w14:paraId="0140491E" w14:textId="77777777" w:rsidR="00452AA7" w:rsidRPr="007A06F5" w:rsidRDefault="00452AA7" w:rsidP="00452AA7">
      <w:pPr>
        <w:pStyle w:val="Textkomente"/>
        <w:rPr>
          <w:rFonts w:cstheme="minorHAnsi"/>
          <w:lang w:val="la-Latn"/>
        </w:rPr>
      </w:pPr>
      <w:r w:rsidRPr="007A06F5">
        <w:rPr>
          <w:rFonts w:cstheme="minorHAnsi"/>
          <w:lang w:val="la-Latn"/>
        </w:rPr>
        <w:t xml:space="preserve">Verum, ut rei huius potior solidatio habeatur condignis filius vel/ nepotibus honestioribusque propinquis eius, qui construxit vel dica-/vit ęcclesiam, licitum sit etiam bonę intentionis habere sollertiam, / ut si sacerdotem </w:t>
      </w:r>
      <w:r w:rsidRPr="007A06F5">
        <w:rPr>
          <w:rFonts w:cstheme="minorHAnsi"/>
          <w:lang w:val="la-Latn"/>
        </w:rPr>
        <w:lastRenderedPageBreak/>
        <w:t>seu ministrum aliquid ex conlatis rebus perviderit/ defraudare, aut commonitionis honesta conventione compes-/cant talia episcopo vel iudici corrigenda denuntient, quod si talia/ episcopus agere tempt... metropolitano eius hęc insinuar procurent./</w:t>
      </w:r>
    </w:p>
    <w:p w14:paraId="1A41B49B" w14:textId="77777777" w:rsidR="00452AA7" w:rsidRPr="007A06F5" w:rsidRDefault="00452AA7" w:rsidP="00452AA7">
      <w:pPr>
        <w:pStyle w:val="Textkomente"/>
        <w:rPr>
          <w:rFonts w:cstheme="minorHAnsi"/>
          <w:lang w:val="la-Latn"/>
        </w:rPr>
      </w:pPr>
      <w:r w:rsidRPr="007A06F5">
        <w:rPr>
          <w:rFonts w:cstheme="minorHAnsi"/>
          <w:lang w:val="la-Latn"/>
        </w:rPr>
        <w:t>Si autem metropolitanus talia gerat, regis haec auditibus .../mare non differant. Ipsis tamen heredibus in eisdem rebus non lice-/at, qasi iuris proprii potestatem perferre non rapinam nec fraudem gererer, non violentiam quamcumque persumere, sed hanc solam/ salutarem sollitudinem ad hibere, quod autem in nullam noxam/ operatio nocens attingat, aut inmultam vel in aliquam partem salu-/</w:t>
      </w:r>
    </w:p>
    <w:p w14:paraId="65BA5455" w14:textId="77777777" w:rsidR="00452AA7" w:rsidRPr="007A06F5" w:rsidRDefault="00452AA7" w:rsidP="00452AA7">
      <w:pPr>
        <w:pStyle w:val="Textkomente"/>
        <w:rPr>
          <w:rFonts w:cstheme="minorHAnsi"/>
          <w:lang w:val="la-Latn"/>
        </w:rPr>
      </w:pPr>
      <w:r w:rsidRPr="007A06F5">
        <w:rPr>
          <w:rFonts w:cstheme="minorHAnsi"/>
          <w:lang w:val="la-Latn"/>
        </w:rPr>
        <w:t>M, f. 154v taris mertes assumat. Si quis vero deinceps haec monita teme-/rare voluerit et male rapta cum confusione restituet et excommunicationis annuę sententiam sustinebit./</w:t>
      </w:r>
    </w:p>
    <w:p w14:paraId="384224CC" w14:textId="77777777" w:rsidR="00452AA7" w:rsidRPr="007A06F5" w:rsidRDefault="00452AA7" w:rsidP="00452AA7">
      <w:pPr>
        <w:pStyle w:val="Textkomente"/>
        <w:rPr>
          <w:rFonts w:cstheme="minorHAnsi"/>
          <w:lang w:val="la-Latn"/>
        </w:rPr>
      </w:pPr>
      <w:r w:rsidRPr="007A06F5">
        <w:rPr>
          <w:rFonts w:cstheme="minorHAnsi"/>
          <w:lang w:val="la-Latn"/>
        </w:rPr>
        <w:t xml:space="preserve">LXIIII (in marg.) </w:t>
      </w:r>
      <w:r w:rsidRPr="007A06F5">
        <w:rPr>
          <w:rFonts w:cstheme="minorHAnsi"/>
          <w:color w:val="FF0000"/>
          <w:lang w:val="la-Latn"/>
        </w:rPr>
        <w:t>V</w:t>
      </w:r>
      <w:r w:rsidRPr="007A06F5">
        <w:rPr>
          <w:rFonts w:cstheme="minorHAnsi"/>
          <w:lang w:val="la-Latn"/>
        </w:rPr>
        <w:t>enditiones, quas abbates facere presumunt haec forma servetur,/ ut quicquid sine episcopi noticia venditum fuerit ad potestatem/ episcopi revocetur. Mancipia vero monachis donata ab abbatibus/ non licet manumitti. In iustum enim putamus, ut monachis cotti-/dianum rurale opus facientibus servi eorum libertatis otio potiantur./</w:t>
      </w:r>
    </w:p>
    <w:p w14:paraId="5C8A7515" w14:textId="77777777" w:rsidR="00452AA7" w:rsidRPr="007A06F5" w:rsidRDefault="00452AA7" w:rsidP="00452AA7">
      <w:pPr>
        <w:pStyle w:val="Textkomente"/>
        <w:rPr>
          <w:rFonts w:cstheme="minorHAnsi"/>
          <w:lang w:val="la-Latn"/>
        </w:rPr>
      </w:pPr>
      <w:r w:rsidRPr="007A06F5">
        <w:rPr>
          <w:rFonts w:cstheme="minorHAnsi"/>
          <w:color w:val="FF0000"/>
          <w:lang w:val="la-Latn"/>
        </w:rPr>
        <w:t>Ex concilio Cartaginis</w:t>
      </w:r>
      <w:r w:rsidRPr="007A06F5">
        <w:rPr>
          <w:rFonts w:cstheme="minorHAnsi"/>
          <w:lang w:val="la-Latn"/>
        </w:rPr>
        <w:t>/</w:t>
      </w:r>
    </w:p>
    <w:p w14:paraId="46BA91B4" w14:textId="77777777" w:rsidR="00452AA7" w:rsidRPr="007A06F5" w:rsidRDefault="00452AA7" w:rsidP="00452AA7">
      <w:pPr>
        <w:pStyle w:val="Textkomente"/>
        <w:rPr>
          <w:rFonts w:cstheme="minorHAnsi"/>
          <w:lang w:val="la-Latn"/>
        </w:rPr>
      </w:pPr>
      <w:r w:rsidRPr="007A06F5">
        <w:rPr>
          <w:rFonts w:cstheme="minorHAnsi"/>
          <w:lang w:val="la-Latn"/>
        </w:rPr>
        <w:t xml:space="preserve">LXV (in marg.) </w:t>
      </w:r>
      <w:r w:rsidRPr="007A06F5">
        <w:rPr>
          <w:rFonts w:cstheme="minorHAnsi"/>
          <w:color w:val="FF0000"/>
          <w:lang w:val="la-Latn"/>
        </w:rPr>
        <w:t>G</w:t>
      </w:r>
      <w:r w:rsidRPr="007A06F5">
        <w:rPr>
          <w:rFonts w:cstheme="minorHAnsi"/>
          <w:lang w:val="la-Latn"/>
        </w:rPr>
        <w:t>ratius episcopus iner alia sententias concludens ducit. Siquis/ veru statuta canonica super gressus corrumpe... pro nihilo ha-/benda putaverit. Si laicus est, communione si clericus  honore/ privetur. Universi dixerunt placet placet (sic)./</w:t>
      </w:r>
    </w:p>
    <w:p w14:paraId="7E746F84" w14:textId="77777777" w:rsidR="00452AA7" w:rsidRPr="007A06F5" w:rsidRDefault="00452AA7" w:rsidP="00452AA7">
      <w:pPr>
        <w:pStyle w:val="Textkomente"/>
        <w:rPr>
          <w:rFonts w:cstheme="minorHAnsi"/>
          <w:lang w:val="la-Latn"/>
        </w:rPr>
      </w:pPr>
      <w:r w:rsidRPr="007A06F5">
        <w:rPr>
          <w:rFonts w:cstheme="minorHAnsi"/>
          <w:lang w:val="la-Latn"/>
        </w:rPr>
        <w:t xml:space="preserve">LXVI (in marg.) </w:t>
      </w:r>
      <w:r w:rsidRPr="007A06F5">
        <w:rPr>
          <w:rFonts w:cstheme="minorHAnsi"/>
          <w:color w:val="FF0000"/>
          <w:lang w:val="la-Latn"/>
        </w:rPr>
        <w:t>D</w:t>
      </w:r>
      <w:r w:rsidRPr="007A06F5">
        <w:rPr>
          <w:rFonts w:cstheme="minorHAnsi"/>
          <w:lang w:val="la-Latn"/>
        </w:rPr>
        <w:t xml:space="preserve">e his, qui rebaptizati sunt, in prevaricatione sine aliqua neces-/sitate aut ...nento, placuit, ut circa eos illa Niceni sinodi / statuta serventur, quę de prevaricatoribus esse noscuntur. / Id est, ut VII annis inter caticuminos orent et duobus inter/ catholicos et </w:t>
      </w:r>
      <w:r w:rsidRPr="007A06F5">
        <w:rPr>
          <w:rFonts w:cstheme="minorHAnsi"/>
          <w:highlight w:val="yellow"/>
          <w:lang w:val="la-Latn"/>
        </w:rPr>
        <w:t>pea</w:t>
      </w:r>
      <w:r w:rsidRPr="007A06F5">
        <w:rPr>
          <w:rFonts w:cstheme="minorHAnsi"/>
          <w:lang w:val="la-Latn"/>
        </w:rPr>
        <w:t xml:space="preserve"> moderatione et clementia episcopi fidelibus/ in oblatione et eucharistia communicent./</w:t>
      </w:r>
    </w:p>
    <w:p w14:paraId="53E725F2" w14:textId="77777777" w:rsidR="00452AA7" w:rsidRPr="007A06F5" w:rsidRDefault="00452AA7" w:rsidP="00452AA7">
      <w:pPr>
        <w:pStyle w:val="Textkomente"/>
        <w:rPr>
          <w:rFonts w:cstheme="minorHAnsi"/>
          <w:lang w:val="la-Latn"/>
        </w:rPr>
      </w:pPr>
      <w:commentRangeStart w:id="281"/>
      <w:r w:rsidRPr="007A06F5">
        <w:rPr>
          <w:rFonts w:cstheme="minorHAnsi"/>
          <w:lang w:val="la-Latn"/>
        </w:rPr>
        <w:t>In ... privata vel r.ius suis viduata, nullus cantet missam/ priusquam propriis restaurata rebus ad pristinum ro...atur/honorem./</w:t>
      </w:r>
      <w:commentRangeEnd w:id="281"/>
      <w:r w:rsidRPr="007A06F5">
        <w:rPr>
          <w:rStyle w:val="Odkaznakoment"/>
          <w:lang w:val="la-Latn"/>
        </w:rPr>
        <w:commentReference w:id="281"/>
      </w:r>
    </w:p>
    <w:p w14:paraId="65A78CA7" w14:textId="77777777" w:rsidR="00452AA7" w:rsidRPr="007A06F5" w:rsidRDefault="00452AA7" w:rsidP="00452AA7">
      <w:pPr>
        <w:pStyle w:val="Textkomente"/>
        <w:rPr>
          <w:rFonts w:cstheme="minorHAnsi"/>
          <w:lang w:val="la-Latn"/>
        </w:rPr>
      </w:pPr>
      <w:r w:rsidRPr="007A06F5">
        <w:rPr>
          <w:rFonts w:cstheme="minorHAnsi"/>
          <w:lang w:val="la-Latn"/>
        </w:rPr>
        <w:t xml:space="preserve">M, f. 155r </w:t>
      </w:r>
      <w:r w:rsidRPr="007A06F5">
        <w:rPr>
          <w:rFonts w:cstheme="minorHAnsi"/>
          <w:color w:val="FF0000"/>
          <w:lang w:val="la-Latn"/>
        </w:rPr>
        <w:t>S</w:t>
      </w:r>
      <w:r w:rsidRPr="007A06F5">
        <w:rPr>
          <w:rFonts w:cstheme="minorHAnsi"/>
          <w:lang w:val="la-Latn"/>
        </w:rPr>
        <w:t>i quis viduam aut ab alio dimissam duxerit, non/ admittatur ad clerum aut si ob presit, deitiatur. Similiter/ si homicidii aut facto aut precepto aut consilio aut as-/sensione post baptimsum conscius fuerit et per aliquam subrep-/tionem ad clericatum venerit, deiciatur et in finem vitę suę/ communionem recipiat./</w:t>
      </w:r>
    </w:p>
    <w:p w14:paraId="67CBD767" w14:textId="77777777" w:rsidR="00452AA7" w:rsidRPr="007A06F5" w:rsidRDefault="00452AA7" w:rsidP="00452AA7">
      <w:pPr>
        <w:pStyle w:val="Textkomente"/>
        <w:rPr>
          <w:rFonts w:cstheme="minorHAnsi"/>
          <w:color w:val="FF0000"/>
          <w:lang w:val="la-Latn"/>
        </w:rPr>
      </w:pPr>
      <w:r w:rsidRPr="007A06F5">
        <w:rPr>
          <w:rFonts w:cstheme="minorHAnsi"/>
          <w:color w:val="FF0000"/>
          <w:lang w:val="la-Latn"/>
        </w:rPr>
        <w:t>Ex ..la Leonis pape</w:t>
      </w:r>
    </w:p>
    <w:p w14:paraId="12138A79" w14:textId="77777777" w:rsidR="00452AA7" w:rsidRPr="007A06F5" w:rsidRDefault="00452AA7" w:rsidP="00452AA7">
      <w:pPr>
        <w:pStyle w:val="Textkomente"/>
        <w:rPr>
          <w:rFonts w:cstheme="minorHAnsi"/>
          <w:lang w:val="la-Latn"/>
        </w:rPr>
      </w:pPr>
      <w:r w:rsidRPr="007A06F5">
        <w:rPr>
          <w:rFonts w:cstheme="minorHAnsi"/>
          <w:lang w:val="la-Latn"/>
        </w:rPr>
        <w:t xml:space="preserve">LXVIII (in marg.) </w:t>
      </w:r>
      <w:r w:rsidRPr="007A06F5">
        <w:rPr>
          <w:rFonts w:cstheme="minorHAnsi"/>
          <w:color w:val="FF0000"/>
          <w:lang w:val="la-Latn"/>
        </w:rPr>
        <w:t>N</w:t>
      </w:r>
      <w:r w:rsidRPr="007A06F5">
        <w:rPr>
          <w:rFonts w:cstheme="minorHAnsi"/>
          <w:lang w:val="la-Latn"/>
        </w:rPr>
        <w:t xml:space="preserve">on admittantur passim ad ordinem sacrum quibus nulla/ natalium, nulla morum dignitas suffragatur et qui a do-/minis suis libertatem consequi minime potuerit ad fastigium/ sacerdotii tamquam sevilis ...ltas hunc honorem capiat, primo / vehuntur et probari deo posse creditur, qui domino suo necdum/ probare se potuit. Duplex itaque in hac parte reatus est/ et quod sacrum ministerium talis consortii utilitate polluitur/ et dominorum quantum ad inlicitę usurpationis temeritatem/ pertinet, iura solvittur. Ab his itaque fratres karissimi omnis </w:t>
      </w:r>
      <w:r w:rsidRPr="007A06F5">
        <w:rPr>
          <w:rFonts w:cstheme="minorHAnsi"/>
          <w:highlight w:val="yellow"/>
          <w:lang w:val="la-Latn"/>
        </w:rPr>
        <w:t>urę</w:t>
      </w:r>
      <w:r w:rsidRPr="007A06F5">
        <w:rPr>
          <w:rFonts w:cstheme="minorHAnsi"/>
          <w:lang w:val="la-Latn"/>
        </w:rPr>
        <w:t>/ provintię abstineant sacerdotes et non tantum ab his sed ab / aliis etiam, qui originali aut alicui condicioni oblagati sunt,/ volumus temperari, nisi forte eorum peticio aut voluntas/ accesserit, qui aliquid sibi in eos vindicant potestatis./ Debet enim inmunis esse ab aliis, qui divinę milicię fuerit/ ad gregandus, ut a castris dominicis, quibus nomen eius asseri/</w:t>
      </w:r>
    </w:p>
    <w:p w14:paraId="12B407B2" w14:textId="77777777" w:rsidR="00452AA7" w:rsidRPr="007A06F5" w:rsidRDefault="00452AA7" w:rsidP="00452AA7">
      <w:pPr>
        <w:pStyle w:val="Textkomente"/>
        <w:rPr>
          <w:rFonts w:cstheme="minorHAnsi"/>
          <w:lang w:val="la-Latn"/>
        </w:rPr>
      </w:pPr>
      <w:r w:rsidRPr="007A06F5">
        <w:rPr>
          <w:rFonts w:cstheme="minorHAnsi"/>
          <w:lang w:val="la-Latn"/>
        </w:rPr>
        <w:t>M, f. 155v bitur, nullis necessitatis vinculis abstrahatur.</w:t>
      </w:r>
    </w:p>
    <w:p w14:paraId="1F97F2EF" w14:textId="77777777" w:rsidR="00452AA7" w:rsidRPr="007A06F5" w:rsidRDefault="00452AA7" w:rsidP="00452AA7">
      <w:pPr>
        <w:pStyle w:val="Textkomente"/>
        <w:rPr>
          <w:rFonts w:cstheme="minorHAnsi"/>
          <w:lang w:val="la-Latn"/>
        </w:rPr>
      </w:pPr>
      <w:r w:rsidRPr="007A06F5">
        <w:rPr>
          <w:rFonts w:cstheme="minorHAnsi"/>
          <w:lang w:val="la-Latn"/>
        </w:rPr>
        <w:t xml:space="preserve">LXVIIII (in marg.) </w:t>
      </w:r>
      <w:r w:rsidRPr="007A06F5">
        <w:rPr>
          <w:rFonts w:cstheme="minorHAnsi"/>
          <w:color w:val="FF0000"/>
          <w:lang w:val="la-Latn"/>
        </w:rPr>
        <w:t>N</w:t>
      </w:r>
      <w:r w:rsidRPr="007A06F5">
        <w:rPr>
          <w:rFonts w:cstheme="minorHAnsi"/>
          <w:lang w:val="la-Latn"/>
        </w:rPr>
        <w:t>ullum absolute ordinari debere presbyterum aut diaconum nec/ quemlibet in gradu ecclesiastico nisi specialiter ęcclesię civita-/tis aut possessionis aut martiris aut monasteri</w:t>
      </w:r>
      <w:r w:rsidRPr="007A06F5">
        <w:rPr>
          <w:rFonts w:cstheme="minorHAnsi"/>
          <w:strike/>
          <w:lang w:val="la-Latn"/>
        </w:rPr>
        <w:t>o</w:t>
      </w:r>
      <w:r w:rsidRPr="007A06F5">
        <w:rPr>
          <w:rFonts w:cstheme="minorHAnsi"/>
          <w:lang w:val="la-Latn"/>
        </w:rPr>
        <w:t xml:space="preserve">, </w:t>
      </w:r>
      <w:r w:rsidRPr="007A06F5">
        <w:rPr>
          <w:rFonts w:cstheme="minorHAnsi"/>
          <w:vertAlign w:val="superscript"/>
          <w:lang w:val="la-Latn"/>
        </w:rPr>
        <w:t>qui</w:t>
      </w:r>
      <w:r w:rsidRPr="007A06F5">
        <w:rPr>
          <w:rFonts w:cstheme="minorHAnsi"/>
          <w:lang w:val="la-Latn"/>
        </w:rPr>
        <w:t xml:space="preserve"> ordinan-/dus est pronuntietur, qui vero absolute ordinantur decre-/vit, sancta synodus irritam haberi huiusmodi manus in-/positionem et nusquam posse ministrare ad ordinandis iniu-/riam.</w:t>
      </w:r>
    </w:p>
    <w:p w14:paraId="234F884D" w14:textId="77777777" w:rsidR="00452AA7" w:rsidRPr="007A06F5" w:rsidRDefault="00452AA7" w:rsidP="00452AA7">
      <w:pPr>
        <w:pStyle w:val="Textkomente"/>
        <w:rPr>
          <w:rFonts w:cstheme="minorHAnsi"/>
          <w:lang w:val="la-Latn"/>
        </w:rPr>
      </w:pPr>
      <w:r w:rsidRPr="007A06F5">
        <w:rPr>
          <w:rFonts w:cstheme="minorHAnsi"/>
          <w:lang w:val="la-Latn"/>
        </w:rPr>
        <w:t xml:space="preserve">LXX (in marg.) </w:t>
      </w:r>
      <w:r w:rsidRPr="007A06F5">
        <w:rPr>
          <w:rFonts w:cstheme="minorHAnsi"/>
          <w:color w:val="FF0000"/>
          <w:lang w:val="la-Latn"/>
        </w:rPr>
        <w:t>P</w:t>
      </w:r>
      <w:r w:rsidRPr="007A06F5">
        <w:rPr>
          <w:rFonts w:cstheme="minorHAnsi"/>
          <w:lang w:val="la-Latn"/>
        </w:rPr>
        <w:t>rona est omnis ętas ab adulescentia, in malum nihil incer-/tius, quam vitęadulescentia. Ob hoc constituendum opor-/tuit, ut si quis in clero puer est, aut adulescentes exstunt,/ omnes in uni conclavi atrii commorentur, ut lubricę aeta-/tis annos non in luxuria, sed in disciplinis ecclesiasticis agant/ deputati, probatissimo seniori, quem et magistrum doctrinę/  et testem vitę habeant, quod si aliqui ex his pupilli existunt,/ sacerdotali tutela foveantur, ut et vita eorum a criminibus intac-/ta sit et res ab iniuria inproborum, qui autem his preceptis resul-/taverint, monasteriis deputentur, aut vagantes animo/ et superbis severiori regula distringantur./</w:t>
      </w:r>
    </w:p>
    <w:p w14:paraId="3D2CC4C5" w14:textId="77777777" w:rsidR="00452AA7" w:rsidRPr="007A06F5" w:rsidRDefault="00452AA7" w:rsidP="00452AA7">
      <w:pPr>
        <w:pStyle w:val="Textkomente"/>
        <w:rPr>
          <w:rFonts w:cstheme="minorHAnsi"/>
          <w:lang w:val="la-Latn"/>
        </w:rPr>
      </w:pPr>
      <w:r w:rsidRPr="007A06F5">
        <w:rPr>
          <w:rFonts w:cstheme="minorHAnsi"/>
          <w:lang w:val="la-Latn"/>
        </w:rPr>
        <w:lastRenderedPageBreak/>
        <w:t>M, f. 156r</w:t>
      </w:r>
    </w:p>
    <w:p w14:paraId="79858863" w14:textId="77777777" w:rsidR="00452AA7" w:rsidRPr="007A06F5" w:rsidRDefault="00452AA7" w:rsidP="00452AA7">
      <w:pPr>
        <w:pStyle w:val="Textkomente"/>
        <w:rPr>
          <w:rFonts w:cstheme="minorHAnsi"/>
          <w:lang w:val="la-Latn"/>
        </w:rPr>
      </w:pPr>
      <w:r w:rsidRPr="007A06F5">
        <w:rPr>
          <w:rFonts w:cstheme="minorHAnsi"/>
          <w:lang w:val="la-Latn"/>
        </w:rPr>
        <w:t xml:space="preserve">LXXI (in marg.) presbyteri, diaconi, subdiaconi vel deinceps, quibus ducendi uxores licen-/tia non est. Alienarum nuptiarum convivia neque his ceteribus admis-/centur et turpi aut obsceni motus corporis </w:t>
      </w:r>
      <w:r w:rsidRPr="007A06F5">
        <w:rPr>
          <w:rFonts w:cstheme="minorHAnsi"/>
          <w:highlight w:val="yellow"/>
          <w:lang w:val="la-Latn"/>
        </w:rPr>
        <w:t>coris</w:t>
      </w:r>
      <w:r w:rsidRPr="007A06F5">
        <w:rPr>
          <w:rFonts w:cstheme="minorHAnsi"/>
          <w:lang w:val="la-Latn"/>
        </w:rPr>
        <w:t xml:space="preserve"> et saltationibus/ efferuntur, ne auditus et obtutus sacris misteriis deputatus tur-/pium ex spectaculorum contagione polluatur./</w:t>
      </w:r>
    </w:p>
    <w:p w14:paraId="12CE4178" w14:textId="77777777" w:rsidR="00452AA7" w:rsidRPr="007A06F5" w:rsidRDefault="00452AA7" w:rsidP="00452AA7">
      <w:pPr>
        <w:pStyle w:val="Textkomente"/>
        <w:rPr>
          <w:rFonts w:cstheme="minorHAnsi"/>
          <w:lang w:val="la-Latn"/>
        </w:rPr>
      </w:pPr>
      <w:r w:rsidRPr="007A06F5">
        <w:rPr>
          <w:rFonts w:cstheme="minorHAnsi"/>
          <w:lang w:val="la-Latn"/>
        </w:rPr>
        <w:t xml:space="preserve">LXXII (in marg.) </w:t>
      </w:r>
      <w:r w:rsidRPr="007A06F5">
        <w:rPr>
          <w:rFonts w:cstheme="minorHAnsi"/>
          <w:color w:val="FF0000"/>
          <w:lang w:val="la-Latn"/>
        </w:rPr>
        <w:t>C</w:t>
      </w:r>
      <w:r w:rsidRPr="007A06F5">
        <w:rPr>
          <w:rFonts w:cstheme="minorHAnsi"/>
          <w:lang w:val="la-Latn"/>
        </w:rPr>
        <w:t>lericus, qui adulationibus et et predictionibus vacare deprehenditur, degra-/detur ab officio./</w:t>
      </w:r>
    </w:p>
    <w:p w14:paraId="0DB243AE" w14:textId="77777777" w:rsidR="00452AA7" w:rsidRPr="007A06F5" w:rsidRDefault="00452AA7" w:rsidP="00452AA7">
      <w:pPr>
        <w:pStyle w:val="Textkomente"/>
        <w:rPr>
          <w:rFonts w:cstheme="minorHAnsi"/>
          <w:lang w:val="la-Latn"/>
        </w:rPr>
      </w:pPr>
      <w:r w:rsidRPr="007A06F5">
        <w:rPr>
          <w:rFonts w:cstheme="minorHAnsi"/>
          <w:color w:val="FF0000"/>
          <w:lang w:val="la-Latn"/>
        </w:rPr>
        <w:t>C</w:t>
      </w:r>
      <w:r w:rsidRPr="007A06F5">
        <w:rPr>
          <w:rFonts w:cstheme="minorHAnsi"/>
          <w:lang w:val="la-Latn"/>
        </w:rPr>
        <w:t>lericos scurriles et verbis turpibus ioculares ab officio detrahendos./</w:t>
      </w:r>
    </w:p>
    <w:p w14:paraId="0ADB2EB3" w14:textId="77777777" w:rsidR="00452AA7" w:rsidRPr="007A06F5" w:rsidRDefault="00452AA7" w:rsidP="00452AA7">
      <w:pPr>
        <w:pStyle w:val="Textkomente"/>
        <w:rPr>
          <w:rFonts w:cstheme="minorHAnsi"/>
          <w:lang w:val="la-Latn"/>
        </w:rPr>
      </w:pPr>
      <w:r w:rsidRPr="007A06F5">
        <w:rPr>
          <w:rFonts w:cstheme="minorHAnsi"/>
          <w:color w:val="FF0000"/>
          <w:lang w:val="la-Latn"/>
        </w:rPr>
        <w:t>C</w:t>
      </w:r>
      <w:r w:rsidRPr="007A06F5">
        <w:rPr>
          <w:rFonts w:cstheme="minorHAnsi"/>
          <w:lang w:val="la-Latn"/>
        </w:rPr>
        <w:t>lerici inter epulas cantantes supradictę sententię severitate coerce-/antur./</w:t>
      </w:r>
    </w:p>
    <w:p w14:paraId="159B3D41" w14:textId="77777777" w:rsidR="00452AA7" w:rsidRPr="007A06F5" w:rsidRDefault="00452AA7" w:rsidP="00452AA7">
      <w:pPr>
        <w:pStyle w:val="Textkomente"/>
        <w:rPr>
          <w:rFonts w:cstheme="minorHAnsi"/>
          <w:lang w:val="la-Latn"/>
        </w:rPr>
      </w:pPr>
      <w:r w:rsidRPr="007A06F5">
        <w:rPr>
          <w:rFonts w:cstheme="minorHAnsi"/>
          <w:color w:val="FF0000"/>
          <w:lang w:val="la-Latn"/>
        </w:rPr>
        <w:t>C</w:t>
      </w:r>
      <w:r w:rsidRPr="007A06F5">
        <w:rPr>
          <w:rFonts w:cstheme="minorHAnsi"/>
          <w:lang w:val="la-Latn"/>
        </w:rPr>
        <w:t>lericum p….turas iurantem acerrime obiurgandum si prestiterit in/ vicio excommunicandum./</w:t>
      </w:r>
    </w:p>
    <w:p w14:paraId="7F89B13D" w14:textId="77777777" w:rsidR="00452AA7" w:rsidRPr="007A06F5" w:rsidRDefault="00452AA7" w:rsidP="00452AA7">
      <w:pPr>
        <w:pStyle w:val="Textkomente"/>
        <w:rPr>
          <w:rFonts w:cstheme="minorHAnsi"/>
          <w:lang w:val="la-Latn"/>
        </w:rPr>
      </w:pPr>
      <w:r w:rsidRPr="007A06F5">
        <w:rPr>
          <w:rFonts w:cstheme="minorHAnsi"/>
          <w:lang w:val="la-Latn"/>
        </w:rPr>
        <w:t xml:space="preserve">LXXIII (in marg.) </w:t>
      </w:r>
      <w:r w:rsidRPr="007A06F5">
        <w:rPr>
          <w:rFonts w:cstheme="minorHAnsi"/>
          <w:color w:val="FF0000"/>
          <w:lang w:val="la-Latn"/>
        </w:rPr>
        <w:t>N</w:t>
      </w:r>
      <w:r w:rsidRPr="007A06F5">
        <w:rPr>
          <w:rFonts w:cstheme="minorHAnsi"/>
          <w:lang w:val="la-Latn"/>
        </w:rPr>
        <w:t>on oportere clericos vel laicos religiosos ante sacram diei horam tertiam/ inire conviviam neque aliquos clericos nisi ..no dicto edre panem / et post cibos gratias agere auctori deo et deferre./</w:t>
      </w:r>
    </w:p>
    <w:p w14:paraId="60616E10" w14:textId="210BB930" w:rsidR="00452AA7" w:rsidRPr="007A06F5" w:rsidRDefault="00452AA7" w:rsidP="00452AA7">
      <w:pPr>
        <w:pStyle w:val="Textkomente"/>
        <w:rPr>
          <w:rFonts w:cstheme="minorHAnsi"/>
          <w:lang w:val="la-Latn"/>
        </w:rPr>
      </w:pPr>
      <w:r w:rsidRPr="007A06F5">
        <w:rPr>
          <w:rFonts w:cstheme="minorHAnsi"/>
          <w:lang w:val="la-Latn"/>
        </w:rPr>
        <w:t xml:space="preserve">LXXIIII (in marg.) </w:t>
      </w:r>
      <w:r w:rsidRPr="007A06F5">
        <w:rPr>
          <w:rFonts w:cstheme="minorHAnsi"/>
          <w:color w:val="FF0000"/>
          <w:lang w:val="la-Latn"/>
        </w:rPr>
        <w:t>Q</w:t>
      </w:r>
      <w:r w:rsidRPr="007A06F5">
        <w:rPr>
          <w:rFonts w:cstheme="minorHAnsi"/>
          <w:lang w:val="la-Latn"/>
        </w:rPr>
        <w:t xml:space="preserve">uo huc usque dissolutę operationis effectus interdum muttare/ fecit honestum constitutionis ęditum, dum incognite resolvi pietate,/ quod indissolubile sanctionis </w:t>
      </w:r>
      <w:r w:rsidR="00524CAA" w:rsidRPr="00524CAA">
        <w:rPr>
          <w:rFonts w:cstheme="minorHAnsi"/>
          <w:b/>
          <w:lang w:val="la-Latn"/>
        </w:rPr>
        <w:t>auctorit</w:t>
      </w:r>
      <w:r w:rsidRPr="007A06F5">
        <w:rPr>
          <w:rFonts w:cstheme="minorHAnsi"/>
          <w:lang w:val="la-Latn"/>
        </w:rPr>
        <w:t>ate tenetur, quicquid obvi-/um ex incerto occurrit evidenter abiei decet, ut de cetero nihil sit/</w:t>
      </w:r>
    </w:p>
    <w:p w14:paraId="14C8543A" w14:textId="77777777" w:rsidR="00452AA7" w:rsidRPr="007A06F5" w:rsidRDefault="00452AA7" w:rsidP="00452AA7">
      <w:pPr>
        <w:pStyle w:val="Textkomente"/>
        <w:rPr>
          <w:rFonts w:cstheme="minorHAnsi"/>
          <w:lang w:val="la-Latn"/>
        </w:rPr>
      </w:pPr>
      <w:r w:rsidRPr="007A06F5">
        <w:rPr>
          <w:rFonts w:cstheme="minorHAnsi"/>
          <w:lang w:val="la-Latn"/>
        </w:rPr>
        <w:t>M, f. 156v quod in dubium nittere, ideoque si in qualibet minori aetate vel religionis/ tonsuram vel religioni debitam vestem in utroque sexu filiis a..t unus aut / ambę parentes dederint, certe aut nolentibus aut nescientibus/ se susceptam non mox visam in filiis abdicaverint. Si vel coram se vel coram ecclesia palamque in conventu filios talia habere permiserint,/ ad seculare reverti habitium ipsis filiis quandoque penitus non/ licebit, sed convicti, quod tonsuram aut religiosam vestem aliquan-/do habuerint, mox ad religionis cultum habitumque revocentur et sub / strenua distritione huius sanctę observantię inservire cogantur./ Parentibus sane filios suos religioni contradere, namplius quam usque ad decimum ętatis annum licentia poterit esse. Postea vero an cum voluntate parentum an suę devotionis sit solitari … votum/ erit, filiis licitum religionis assumere cultum. Quisquis autem/ vel abolitione consurę vel secularis vestis adsumptione detec-/tus fuerit, attingisse transgressionem et excommunicationis cen-/suram accipiat, religioni semper inhereat./</w:t>
      </w:r>
    </w:p>
    <w:p w14:paraId="6453E493" w14:textId="77777777" w:rsidR="00452AA7" w:rsidRPr="007A06F5" w:rsidRDefault="00452AA7" w:rsidP="00452AA7">
      <w:pPr>
        <w:pStyle w:val="Textkomente"/>
        <w:rPr>
          <w:rFonts w:cstheme="minorHAnsi"/>
          <w:lang w:val="la-Latn"/>
        </w:rPr>
      </w:pPr>
      <w:r w:rsidRPr="007A06F5">
        <w:rPr>
          <w:rFonts w:cstheme="minorHAnsi"/>
          <w:lang w:val="la-Latn"/>
        </w:rPr>
        <w:t xml:space="preserve">LXXV (in marg.) </w:t>
      </w:r>
      <w:r w:rsidRPr="007A06F5">
        <w:rPr>
          <w:rFonts w:cstheme="minorHAnsi"/>
          <w:color w:val="FF0000"/>
          <w:lang w:val="la-Latn"/>
        </w:rPr>
        <w:t>P</w:t>
      </w:r>
      <w:r w:rsidRPr="007A06F5">
        <w:rPr>
          <w:rFonts w:cstheme="minorHAnsi"/>
          <w:lang w:val="la-Latn"/>
        </w:rPr>
        <w:t>er singula teritoria preresbyter vel ministri ab episcopis non pro  ut libitum/ fuerit a vicinioribus, sed a suis propriis per annos singulos petant/ crisma propinquante solemnitate paschę nec per quemcumque nisi/ per ecclesiasticum si si (sic) quanecessitas aut ministrorum occupatio est/ per subdiaconum, qui in honoru mest inferioribus summa comitti/ Optim… autem est ut ipse suscipiat, qui vitando usurus est/</w:t>
      </w:r>
    </w:p>
    <w:p w14:paraId="0174BB64" w14:textId="77777777" w:rsidR="00452AA7" w:rsidRPr="007A06F5" w:rsidRDefault="00452AA7" w:rsidP="00452AA7">
      <w:pPr>
        <w:pStyle w:val="Textkomente"/>
        <w:rPr>
          <w:rFonts w:cstheme="minorHAnsi"/>
          <w:lang w:val="la-Latn"/>
        </w:rPr>
      </w:pPr>
      <w:r w:rsidRPr="007A06F5">
        <w:rPr>
          <w:rFonts w:cstheme="minorHAnsi"/>
          <w:lang w:val="la-Latn"/>
        </w:rPr>
        <w:t>M, f. 157r si quod obstát saltim os, cui oficium est sakrárium disponere et sa-/cramenta suscipere.</w:t>
      </w:r>
    </w:p>
    <w:p w14:paraId="76459296" w14:textId="77777777" w:rsidR="00452AA7" w:rsidRPr="007A06F5" w:rsidRDefault="00452AA7" w:rsidP="00452AA7">
      <w:pPr>
        <w:pStyle w:val="Textkomente"/>
        <w:rPr>
          <w:rFonts w:cstheme="minorHAnsi"/>
          <w:lang w:val="la-Latn"/>
        </w:rPr>
      </w:pPr>
      <w:r w:rsidRPr="007A06F5">
        <w:rPr>
          <w:rFonts w:cstheme="minorHAnsi"/>
          <w:lang w:val="la-Latn"/>
        </w:rPr>
        <w:t xml:space="preserve">LXXVI (in marg.) </w:t>
      </w:r>
      <w:r w:rsidRPr="007A06F5">
        <w:rPr>
          <w:rFonts w:cstheme="minorHAnsi"/>
          <w:color w:val="FF0000"/>
          <w:lang w:val="la-Latn"/>
        </w:rPr>
        <w:t>B</w:t>
      </w:r>
      <w:r w:rsidRPr="007A06F5">
        <w:rPr>
          <w:rFonts w:cstheme="minorHAnsi"/>
          <w:lang w:val="la-Latn"/>
        </w:rPr>
        <w:t>enedictionem super plebem in aeclesia fundere aut penitentem/ in aecclesia benedicere presbytero penitus non licebit, nici cum licentia/ episcopi./</w:t>
      </w:r>
    </w:p>
    <w:p w14:paraId="66158B96" w14:textId="77777777" w:rsidR="00452AA7" w:rsidRPr="007A06F5" w:rsidRDefault="00452AA7" w:rsidP="00452AA7">
      <w:pPr>
        <w:pStyle w:val="Textkomente"/>
        <w:rPr>
          <w:rFonts w:cstheme="minorHAnsi"/>
          <w:lang w:val="la-Latn"/>
        </w:rPr>
      </w:pPr>
      <w:r w:rsidRPr="007A06F5">
        <w:rPr>
          <w:rFonts w:cstheme="minorHAnsi"/>
          <w:lang w:val="la-Latn"/>
        </w:rPr>
        <w:t xml:space="preserve">LXXVII (in marg.) .erlatum est, in sacra synodo quosdam seculare inrationabiliter/ aliquibus presbyteris suas ęcclesias commendasse et pro libitum suo cum/ voluerint auferre. Quo circa unanimiter firmari convenit,/ ut nullus presbyter deinceps aliquam suscipiat ecclesiam nisi in / presentia episcopi vel eis vicariorum nec habeat quilibet laicus ullam potestatem eam auferendi sine iudicio episcopi, aut eis archipresbyterorum./ Si enim isdem presbyter ratione iusticię p..ntus fuerit, quod/ eam minus provide in aecclesiasticis procuraret officiis aufe-/retur ab eo. Sin autem in demonis laboris sui vitatur comodo./ Cum vero defunctus fuerit, nullum dominium in substantię/ illius possessionibus sibi ecclesię dominus videlicet sed duę/ partes in ęlemosinam pro </w:t>
      </w:r>
      <w:r w:rsidRPr="007A06F5">
        <w:rPr>
          <w:rFonts w:cstheme="minorHAnsi"/>
          <w:highlight w:val="yellow"/>
          <w:lang w:val="la-Latn"/>
        </w:rPr>
        <w:t>ipsius largiantur</w:t>
      </w:r>
      <w:r w:rsidRPr="007A06F5">
        <w:rPr>
          <w:rFonts w:cstheme="minorHAnsi"/>
          <w:lang w:val="la-Latn"/>
        </w:rPr>
        <w:t xml:space="preserve"> anima tertia/ pars ecclesię, cui scri…t pro futura relinquatur, si quis/preter haec fecerit ecclesiasticis correptionibus subiacebit./</w:t>
      </w:r>
    </w:p>
    <w:p w14:paraId="6398F20D" w14:textId="77777777" w:rsidR="00452AA7" w:rsidRPr="007A06F5" w:rsidRDefault="00452AA7" w:rsidP="00452AA7">
      <w:pPr>
        <w:pStyle w:val="Textkomente"/>
        <w:rPr>
          <w:rFonts w:cstheme="minorHAnsi"/>
          <w:lang w:val="la-Latn"/>
        </w:rPr>
      </w:pPr>
      <w:r w:rsidRPr="007A06F5">
        <w:rPr>
          <w:rFonts w:cstheme="minorHAnsi"/>
          <w:caps/>
          <w:color w:val="FF0000"/>
          <w:lang w:val="la-Latn"/>
        </w:rPr>
        <w:t>De pace ecclesia vel in concilio Magont.e.</w:t>
      </w:r>
      <w:r w:rsidRPr="007A06F5">
        <w:rPr>
          <w:rFonts w:cstheme="minorHAnsi"/>
          <w:lang w:val="la-Latn"/>
        </w:rPr>
        <w:t xml:space="preserve">/ </w:t>
      </w:r>
      <w:r w:rsidRPr="007A06F5">
        <w:rPr>
          <w:rFonts w:cstheme="minorHAnsi"/>
          <w:color w:val="FF0000"/>
          <w:lang w:val="la-Latn"/>
        </w:rPr>
        <w:t>P</w:t>
      </w:r>
      <w:r w:rsidRPr="007A06F5">
        <w:rPr>
          <w:rFonts w:cstheme="minorHAnsi"/>
          <w:lang w:val="la-Latn"/>
        </w:rPr>
        <w:t xml:space="preserve">recipimus, ut in aecclesiis aut </w:t>
      </w:r>
      <w:r w:rsidRPr="007A06F5">
        <w:rPr>
          <w:rFonts w:cstheme="minorHAnsi"/>
          <w:caps/>
          <w:color w:val="FF0000"/>
          <w:lang w:val="la-Latn"/>
        </w:rPr>
        <w:t>tempore Karoli</w:t>
      </w:r>
      <w:r w:rsidRPr="007A06F5">
        <w:rPr>
          <w:rFonts w:cstheme="minorHAnsi"/>
          <w:lang w:val="la-Latn"/>
        </w:rPr>
        <w:t>/ in domibus aecclesiarum vel atriis placita secularia/</w:t>
      </w:r>
    </w:p>
    <w:p w14:paraId="738DB888" w14:textId="301260C4" w:rsidR="00452AA7" w:rsidRPr="007A06F5" w:rsidRDefault="00452AA7" w:rsidP="00452AA7">
      <w:pPr>
        <w:pStyle w:val="Textkomente"/>
        <w:rPr>
          <w:rFonts w:cstheme="minorHAnsi"/>
          <w:lang w:val="la-Latn"/>
        </w:rPr>
      </w:pPr>
      <w:r w:rsidRPr="007A06F5">
        <w:rPr>
          <w:rFonts w:cstheme="minorHAnsi"/>
          <w:lang w:val="la-Latn"/>
        </w:rPr>
        <w:t>M, f. 157v</w:t>
      </w:r>
      <w:r w:rsidR="00CA3E4A" w:rsidRPr="007A06F5">
        <w:rPr>
          <w:rFonts w:cstheme="minorHAnsi"/>
          <w:lang w:val="la-Latn"/>
        </w:rPr>
        <w:t xml:space="preserve"> minime non fiant. </w:t>
      </w:r>
      <w:r w:rsidR="00CA3E4A" w:rsidRPr="007A06F5">
        <w:rPr>
          <w:rFonts w:cstheme="minorHAnsi"/>
          <w:caps/>
          <w:color w:val="FF0000"/>
          <w:lang w:val="la-Latn"/>
        </w:rPr>
        <w:t>Item in concilio Arelatense.</w:t>
      </w:r>
      <w:r w:rsidR="00CA3E4A" w:rsidRPr="007A06F5">
        <w:rPr>
          <w:rFonts w:cstheme="minorHAnsi"/>
          <w:lang w:val="la-Latn"/>
        </w:rPr>
        <w:t>/</w:t>
      </w:r>
    </w:p>
    <w:p w14:paraId="787B5FAD" w14:textId="2E20BF4C" w:rsidR="00CA3E4A" w:rsidRPr="007A06F5" w:rsidRDefault="00CA3E4A" w:rsidP="00452AA7">
      <w:pPr>
        <w:pStyle w:val="Textkomente"/>
        <w:rPr>
          <w:rFonts w:cstheme="minorHAnsi"/>
          <w:lang w:val="la-Latn"/>
        </w:rPr>
      </w:pPr>
      <w:r w:rsidRPr="007A06F5">
        <w:rPr>
          <w:rFonts w:cstheme="minorHAnsi"/>
          <w:color w:val="FF0000"/>
          <w:lang w:val="la-Latn"/>
        </w:rPr>
        <w:t>U</w:t>
      </w:r>
      <w:r w:rsidRPr="007A06F5">
        <w:rPr>
          <w:rFonts w:cstheme="minorHAnsi"/>
          <w:lang w:val="la-Latn"/>
        </w:rPr>
        <w:t xml:space="preserve">t placita publica et secularia neque in atriis basilicarum,/ neque in ipsis pasilicis fiant. Dicente domino: “Domus mea, do-/mus orationis vocabitur.” </w:t>
      </w:r>
      <w:r w:rsidRPr="007A06F5">
        <w:rPr>
          <w:rFonts w:cstheme="minorHAnsi"/>
          <w:caps/>
          <w:color w:val="FF0000"/>
          <w:lang w:val="la-Latn"/>
        </w:rPr>
        <w:t>Item in concilio .oronense.</w:t>
      </w:r>
      <w:r w:rsidRPr="007A06F5">
        <w:rPr>
          <w:rFonts w:cstheme="minorHAnsi"/>
          <w:lang w:val="la-Latn"/>
        </w:rPr>
        <w:t>/</w:t>
      </w:r>
    </w:p>
    <w:p w14:paraId="6722B883" w14:textId="05F9B876" w:rsidR="00CA3E4A" w:rsidRPr="007A06F5" w:rsidRDefault="00CA3E4A" w:rsidP="00452AA7">
      <w:pPr>
        <w:pStyle w:val="Textkomente"/>
        <w:rPr>
          <w:rFonts w:cstheme="minorHAnsi"/>
          <w:lang w:val="la-Latn"/>
        </w:rPr>
      </w:pPr>
      <w:r w:rsidRPr="007A06F5">
        <w:rPr>
          <w:rFonts w:cstheme="minorHAnsi"/>
          <w:lang w:val="la-Latn"/>
        </w:rPr>
        <w:lastRenderedPageBreak/>
        <w:t xml:space="preserve">Placita quidem secularia in aeclesiis vel in atriis aecle-/siarum a comitibus vicarisisque usque modo multis in lo-/cis habita audivimus. Sed ne ultra fiant interdicen/ est cum </w:t>
      </w:r>
      <w:r w:rsidR="00524CAA" w:rsidRPr="00524CAA">
        <w:rPr>
          <w:rFonts w:cstheme="minorHAnsi"/>
          <w:b/>
          <w:lang w:val="la-Latn"/>
        </w:rPr>
        <w:t>auctorit</w:t>
      </w:r>
      <w:r w:rsidRPr="007A06F5">
        <w:rPr>
          <w:rFonts w:cstheme="minorHAnsi"/>
          <w:lang w:val="la-Latn"/>
        </w:rPr>
        <w:t>ate dominica, quia expulses a Christo/ de templo negotiatoribus afferens debere domum/ dei, domum esse orationis./</w:t>
      </w:r>
    </w:p>
    <w:p w14:paraId="788C3674" w14:textId="70070023" w:rsidR="00CA3E4A" w:rsidRPr="007A06F5" w:rsidRDefault="00CA3E4A" w:rsidP="00452AA7">
      <w:pPr>
        <w:pStyle w:val="Textkomente"/>
        <w:rPr>
          <w:rFonts w:cstheme="minorHAnsi"/>
          <w:lang w:val="la-Latn"/>
        </w:rPr>
      </w:pPr>
      <w:commentRangeStart w:id="282"/>
      <w:r w:rsidRPr="007A06F5">
        <w:rPr>
          <w:rFonts w:cstheme="minorHAnsi"/>
          <w:lang w:val="la-Latn"/>
        </w:rPr>
        <w:t>Ut</w:t>
      </w:r>
      <w:commentRangeEnd w:id="282"/>
      <w:r w:rsidR="00FA1039" w:rsidRPr="007A06F5">
        <w:rPr>
          <w:rStyle w:val="Odkaznakoment"/>
          <w:lang w:val="la-Latn"/>
        </w:rPr>
        <w:commentReference w:id="282"/>
      </w:r>
      <w:r w:rsidRPr="007A06F5">
        <w:rPr>
          <w:rFonts w:cstheme="minorHAnsi"/>
          <w:lang w:val="la-Latn"/>
        </w:rPr>
        <w:t xml:space="preserve"> nullus episcopus presvyterum accusatum ab officio misse removeat,/ nisi ad causam suam dicendam. Die statute literus vocatus/ minime occurrit, idem infra spacium mensis, ut si </w:t>
      </w:r>
      <w:r w:rsidRPr="007A06F5">
        <w:rPr>
          <w:rFonts w:cstheme="minorHAnsi"/>
          <w:highlight w:val="yellow"/>
          <w:lang w:val="la-Latn"/>
        </w:rPr>
        <w:t>per</w:t>
      </w:r>
      <w:r w:rsidRPr="007A06F5">
        <w:rPr>
          <w:rFonts w:cstheme="minorHAnsi"/>
          <w:lang w:val="la-Latn"/>
        </w:rPr>
        <w:t xml:space="preserve"> mensem secundum/non occurrerit, tunc ab officio suspendatur, quousque pro se ratio-/nem reddat. Si. Laici non canonice excommuncantur, </w:t>
      </w:r>
      <w:r w:rsidRPr="007A06F5">
        <w:rPr>
          <w:rFonts w:cstheme="minorHAnsi"/>
          <w:highlight w:val="yellow"/>
          <w:lang w:val="la-Latn"/>
        </w:rPr>
        <w:t>institutio</w:t>
      </w:r>
      <w:r w:rsidRPr="007A06F5">
        <w:rPr>
          <w:rFonts w:cstheme="minorHAnsi"/>
          <w:lang w:val="la-Latn"/>
        </w:rPr>
        <w:t xml:space="preserve"> </w:t>
      </w:r>
      <w:r w:rsidR="003E5021" w:rsidRPr="007A06F5">
        <w:rPr>
          <w:rFonts w:cstheme="minorHAnsi"/>
          <w:lang w:val="la-Latn"/>
        </w:rPr>
        <w:t>vocati fuerunt atque commoniti. Indignum videre, ut sacerdotibus/ deneg…, qui amatoris ordinis et dignitatis, quod laicis regula/ ecclesiastica indulgentur permittit.</w:t>
      </w:r>
    </w:p>
    <w:p w14:paraId="4D93F437" w14:textId="38BB8B97" w:rsidR="00FA1039" w:rsidRPr="007A06F5" w:rsidRDefault="00FA1039" w:rsidP="00452AA7">
      <w:pPr>
        <w:pStyle w:val="Textkomente"/>
        <w:rPr>
          <w:rFonts w:cstheme="minorHAnsi"/>
          <w:lang w:val="la-Latn"/>
        </w:rPr>
      </w:pPr>
      <w:r w:rsidRPr="007A06F5">
        <w:rPr>
          <w:rFonts w:cstheme="minorHAnsi"/>
          <w:lang w:val="la-Latn"/>
        </w:rPr>
        <w:t>M, f. 158r aliorum, ut ipsi criminosi corrigantur, ut vel invite poeniten-/tiam agant, ne eternaliter permeant. Si vero seniors ipsorum/ colonorum indigne tulerunt et aliqua vindicta exinde exrce-/re voluerint aut eosdem colonos ne distringantur, defende-/re preseumpserunt, sciant se excommunicationis ęcclesiastice/ sentential feriendos.</w:t>
      </w:r>
    </w:p>
    <w:p w14:paraId="0DE70383" w14:textId="727E8264" w:rsidR="00FA1039" w:rsidRPr="007A06F5" w:rsidRDefault="00FA1039" w:rsidP="00452AA7">
      <w:pPr>
        <w:pStyle w:val="Textkomente"/>
        <w:rPr>
          <w:rFonts w:cstheme="minorHAnsi"/>
          <w:lang w:val="la-Latn"/>
        </w:rPr>
      </w:pPr>
      <w:r w:rsidRPr="007A06F5">
        <w:rPr>
          <w:rFonts w:cstheme="minorHAnsi"/>
          <w:caps/>
          <w:lang w:val="la-Latn"/>
        </w:rPr>
        <w:t>De aecclesie dote/ ex rgeistro sancti Gregorii</w:t>
      </w:r>
      <w:r w:rsidRPr="007A06F5">
        <w:rPr>
          <w:rFonts w:cstheme="minorHAnsi"/>
          <w:lang w:val="la-Latn"/>
        </w:rPr>
        <w:t>/</w:t>
      </w:r>
    </w:p>
    <w:p w14:paraId="0C426424" w14:textId="38196E6D" w:rsidR="00FA1039" w:rsidRPr="007A06F5" w:rsidRDefault="00FA1039" w:rsidP="00452AA7">
      <w:pPr>
        <w:pStyle w:val="Textkomente"/>
        <w:rPr>
          <w:rFonts w:cstheme="minorHAnsi"/>
          <w:lang w:val="la-Latn"/>
        </w:rPr>
      </w:pPr>
      <w:r w:rsidRPr="007A06F5">
        <w:rPr>
          <w:rFonts w:cstheme="minorHAnsi"/>
          <w:lang w:val="la-Latn"/>
        </w:rPr>
        <w:t>U tuna quęque aeclesia habet unum mansum preter / cimiterium et curtem, ubi aecclesia et domus presbyteri contine-/tur et mancipia quatuor et duos mansos ingenuiles/ et duos serviles et accolas unde decima reddatur.</w:t>
      </w:r>
      <w:r w:rsidR="00E146DB" w:rsidRPr="007A06F5">
        <w:rPr>
          <w:rFonts w:cstheme="minorHAnsi"/>
          <w:lang w:val="la-Latn"/>
        </w:rPr>
        <w:t>/</w:t>
      </w:r>
    </w:p>
    <w:p w14:paraId="20BFF74A" w14:textId="77777777" w:rsidR="00E146DB" w:rsidRPr="007A06F5" w:rsidRDefault="00E146DB" w:rsidP="00452AA7">
      <w:pPr>
        <w:pStyle w:val="Textkomente"/>
        <w:rPr>
          <w:rFonts w:cstheme="minorHAnsi"/>
          <w:lang w:val="la-Latn"/>
        </w:rPr>
      </w:pPr>
      <w:commentRangeStart w:id="283"/>
      <w:r w:rsidRPr="007A06F5">
        <w:rPr>
          <w:rFonts w:cstheme="minorHAnsi"/>
          <w:caps/>
          <w:color w:val="FF0000"/>
          <w:lang w:val="la-Latn"/>
        </w:rPr>
        <w:t>De</w:t>
      </w:r>
      <w:commentRangeEnd w:id="283"/>
      <w:r w:rsidR="00847F0B" w:rsidRPr="007A06F5">
        <w:rPr>
          <w:rStyle w:val="Odkaznakoment"/>
          <w:lang w:val="la-Latn"/>
        </w:rPr>
        <w:commentReference w:id="283"/>
      </w:r>
      <w:r w:rsidRPr="007A06F5">
        <w:rPr>
          <w:rFonts w:cstheme="minorHAnsi"/>
          <w:caps/>
          <w:color w:val="FF0000"/>
          <w:lang w:val="la-Latn"/>
        </w:rPr>
        <w:t xml:space="preserve"> servitio archipresbiteri vel archidiaconi/ Wormacensi ……</w:t>
      </w:r>
      <w:r w:rsidRPr="007A06F5">
        <w:rPr>
          <w:rFonts w:cstheme="minorHAnsi"/>
          <w:lang w:val="la-Latn"/>
        </w:rPr>
        <w:t>/</w:t>
      </w:r>
    </w:p>
    <w:p w14:paraId="0620EC64" w14:textId="2C02C0A5" w:rsidR="00E146DB" w:rsidRPr="007A06F5" w:rsidRDefault="00E146DB" w:rsidP="00452AA7">
      <w:pPr>
        <w:pStyle w:val="Textkomente"/>
        <w:rPr>
          <w:rFonts w:cstheme="minorHAnsi"/>
          <w:lang w:val="la-Latn"/>
        </w:rPr>
      </w:pPr>
      <w:r w:rsidRPr="007A06F5">
        <w:rPr>
          <w:rFonts w:cstheme="minorHAnsi"/>
          <w:lang w:val="la-Latn"/>
        </w:rPr>
        <w:t xml:space="preserve">Unus cuiusque  episcopi ……………………./ missum causa ……is pre multitudi-/ne gravis existit, ut in his locis, qu… facultas </w:t>
      </w:r>
      <w:r w:rsidR="00847F0B" w:rsidRPr="007A06F5">
        <w:rPr>
          <w:rFonts w:cstheme="minorHAnsi"/>
          <w:lang w:val="la-Latn"/>
        </w:rPr>
        <w:t xml:space="preserve">sup-/petit honorifice suscipiatur. Et ne aliquod mur-/muris ab ipsis aecclesie dominis fiat sive antiquorum/ </w:t>
      </w:r>
      <w:r w:rsidR="000F4ECD" w:rsidRPr="007A06F5">
        <w:rPr>
          <w:rFonts w:cstheme="minorHAnsi"/>
          <w:lang w:val="la-Latn"/>
        </w:rPr>
        <w:t xml:space="preserve">partum institutis est scriptum ita replicamus./ Hoc est XXX panes </w:t>
      </w:r>
      <w:r w:rsidR="000F4ECD" w:rsidRPr="007A06F5">
        <w:rPr>
          <w:rFonts w:cstheme="minorHAnsi"/>
          <w:vertAlign w:val="superscript"/>
          <w:lang w:val="la-Latn"/>
        </w:rPr>
        <w:t>maioris ponderis</w:t>
      </w:r>
      <w:r w:rsidR="000F4ECD" w:rsidRPr="007A06F5">
        <w:rPr>
          <w:rFonts w:cstheme="minorHAnsi"/>
          <w:lang w:val="la-Latn"/>
        </w:rPr>
        <w:t xml:space="preserve"> et victimas unius solidus, u.aq…valentis ../ et V servile cervise et una vini aut medonis et ad equos/ III modis </w:t>
      </w:r>
      <w:commentRangeStart w:id="284"/>
      <w:r w:rsidR="000F4ECD" w:rsidRPr="007A06F5">
        <w:rPr>
          <w:rFonts w:cstheme="minorHAnsi"/>
          <w:lang w:val="la-Latn"/>
        </w:rPr>
        <w:t>avenę</w:t>
      </w:r>
      <w:commentRangeEnd w:id="284"/>
      <w:r w:rsidR="000F4ECD" w:rsidRPr="007A06F5">
        <w:rPr>
          <w:rStyle w:val="Odkaznakoment"/>
          <w:lang w:val="la-Latn"/>
        </w:rPr>
        <w:commentReference w:id="284"/>
      </w:r>
      <w:r w:rsidR="000F4ECD" w:rsidRPr="007A06F5">
        <w:rPr>
          <w:rFonts w:cstheme="minorHAnsi"/>
          <w:lang w:val="la-Latn"/>
        </w:rPr>
        <w:t>.</w:t>
      </w:r>
    </w:p>
    <w:p w14:paraId="3ADA4845" w14:textId="7E20DBBD" w:rsidR="00EA4554" w:rsidRPr="007A06F5" w:rsidRDefault="00EA4554" w:rsidP="00452AA7">
      <w:pPr>
        <w:pStyle w:val="Textkomente"/>
        <w:rPr>
          <w:rFonts w:cstheme="minorHAnsi"/>
          <w:lang w:val="la-Latn"/>
        </w:rPr>
      </w:pPr>
      <w:r w:rsidRPr="007A06F5">
        <w:rPr>
          <w:rFonts w:cstheme="minorHAnsi"/>
          <w:lang w:val="la-Latn"/>
        </w:rPr>
        <w:t xml:space="preserve">M, f. </w:t>
      </w:r>
      <w:commentRangeStart w:id="285"/>
      <w:r w:rsidRPr="007A06F5">
        <w:rPr>
          <w:rFonts w:cstheme="minorHAnsi"/>
          <w:lang w:val="la-Latn"/>
        </w:rPr>
        <w:t>158v</w:t>
      </w:r>
      <w:commentRangeEnd w:id="285"/>
      <w:r w:rsidRPr="007A06F5">
        <w:rPr>
          <w:rStyle w:val="Odkaznakoment"/>
          <w:lang w:val="la-Latn"/>
        </w:rPr>
        <w:commentReference w:id="285"/>
      </w:r>
      <w:r w:rsidRPr="007A06F5">
        <w:rPr>
          <w:rFonts w:cstheme="minorHAnsi"/>
          <w:lang w:val="la-Latn"/>
        </w:rPr>
        <w:t xml:space="preserve"> Scias Constantium imperatorem magni Constantini filium a sancto Felice pape eciam ..ter hereticos/ de</w:t>
      </w:r>
    </w:p>
    <w:p w14:paraId="30985A2A" w14:textId="77777777" w:rsidR="00146269" w:rsidRPr="007A06F5" w:rsidRDefault="00146269" w:rsidP="00146269">
      <w:pPr>
        <w:spacing w:after="120" w:line="240" w:lineRule="auto"/>
        <w:rPr>
          <w:rFonts w:ascii="Times New Roman" w:hAnsi="Times New Roman" w:cs="Times New Roman"/>
          <w:lang w:val="la-Latn"/>
        </w:rPr>
      </w:pPr>
    </w:p>
    <w:p w14:paraId="31316E93" w14:textId="77777777" w:rsidR="0084443C" w:rsidRPr="007A06F5" w:rsidRDefault="00BA5266"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286" w:name="_Toc194615195"/>
      <w:r w:rsidRPr="007A06F5">
        <w:rPr>
          <w:rFonts w:ascii="Times New Roman" w:hAnsi="Times New Roman" w:cs="Times New Roman"/>
          <w:b/>
          <w:color w:val="000000" w:themeColor="text1"/>
          <w:sz w:val="28"/>
          <w:szCs w:val="28"/>
          <w:lang w:val="la-Latn"/>
        </w:rPr>
        <w:t xml:space="preserve">Drei Kanones von Mainz, Arles und Tours (a. 813) De pace ecclesiarum, </w:t>
      </w:r>
      <w:r w:rsidR="0084443C" w:rsidRPr="007A06F5">
        <w:rPr>
          <w:rFonts w:ascii="Times New Roman" w:hAnsi="Times New Roman" w:cs="Times New Roman"/>
          <w:b/>
          <w:color w:val="000000" w:themeColor="text1"/>
          <w:sz w:val="28"/>
          <w:szCs w:val="28"/>
          <w:lang w:val="la-Latn"/>
        </w:rPr>
        <w:t>182v-183r</w:t>
      </w:r>
      <w:bookmarkEnd w:id="286"/>
    </w:p>
    <w:p w14:paraId="506BCC8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wie in Cod. Berlin Lat. qu. 931, fol. 89r (und Kopie Cod. München Lat. 6360).</w:t>
      </w:r>
    </w:p>
    <w:p w14:paraId="227218DC" w14:textId="51719F9F" w:rsidR="00C36661" w:rsidRPr="007A06F5" w:rsidRDefault="00C36661"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De pace ecclesiarum in concilio Magon</w:t>
      </w:r>
      <w:r w:rsidR="00F97218" w:rsidRPr="007A06F5">
        <w:rPr>
          <w:rFonts w:ascii="Times New Roman" w:hAnsi="Times New Roman" w:cs="Times New Roman"/>
          <w:color w:val="FF0000"/>
          <w:lang w:val="la-Latn"/>
        </w:rPr>
        <w:t xml:space="preserve">... </w:t>
      </w:r>
      <w:r w:rsidR="00F97218" w:rsidRPr="007A06F5">
        <w:rPr>
          <w:rFonts w:ascii="Times New Roman" w:hAnsi="Times New Roman" w:cs="Times New Roman"/>
          <w:color w:val="FF0000"/>
          <w:highlight w:val="green"/>
          <w:lang w:val="la-Latn"/>
        </w:rPr>
        <w:t>tempore Karoli</w:t>
      </w:r>
      <w:r w:rsidR="00F97218" w:rsidRPr="007A06F5">
        <w:rPr>
          <w:rFonts w:ascii="Times New Roman" w:hAnsi="Times New Roman" w:cs="Times New Roman"/>
          <w:color w:val="FF0000"/>
          <w:lang w:val="la-Latn"/>
        </w:rPr>
        <w:t>.</w:t>
      </w:r>
    </w:p>
    <w:p w14:paraId="529229B0" w14:textId="77777777" w:rsidR="00BA5266" w:rsidRPr="007A06F5" w:rsidRDefault="00BA5266" w:rsidP="00450DB4">
      <w:pPr>
        <w:spacing w:after="120" w:line="240" w:lineRule="auto"/>
        <w:rPr>
          <w:rFonts w:ascii="Times New Roman" w:hAnsi="Times New Roman" w:cs="Times New Roman"/>
          <w:lang w:val="la-Latn"/>
        </w:rPr>
      </w:pPr>
    </w:p>
    <w:p w14:paraId="4C562C30"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287" w:name="_Toc194615196"/>
      <w:r w:rsidRPr="007A06F5">
        <w:rPr>
          <w:rFonts w:ascii="Times New Roman" w:hAnsi="Times New Roman" w:cs="Times New Roman"/>
          <w:b/>
          <w:color w:val="000000" w:themeColor="text1"/>
          <w:sz w:val="28"/>
          <w:szCs w:val="28"/>
          <w:lang w:val="la-Latn"/>
        </w:rPr>
        <w:t>Lex Baiuvariorum (Klasse H), Prolog,</w:t>
      </w:r>
      <w:r w:rsidR="00BA5266" w:rsidRPr="007A06F5">
        <w:rPr>
          <w:rFonts w:ascii="Times New Roman" w:hAnsi="Times New Roman" w:cs="Times New Roman"/>
          <w:b/>
          <w:color w:val="000000" w:themeColor="text1"/>
          <w:sz w:val="28"/>
          <w:szCs w:val="28"/>
          <w:lang w:val="la-Latn"/>
        </w:rPr>
        <w:t xml:space="preserve"> 183r-</w:t>
      </w:r>
      <w:commentRangeStart w:id="288"/>
      <w:commentRangeStart w:id="289"/>
      <w:r w:rsidR="00BA5266" w:rsidRPr="007A06F5">
        <w:rPr>
          <w:rFonts w:ascii="Times New Roman" w:hAnsi="Times New Roman" w:cs="Times New Roman"/>
          <w:b/>
          <w:color w:val="000000" w:themeColor="text1"/>
          <w:sz w:val="28"/>
          <w:szCs w:val="28"/>
          <w:lang w:val="la-Latn"/>
        </w:rPr>
        <w:t>184r</w:t>
      </w:r>
      <w:commentRangeEnd w:id="288"/>
      <w:r w:rsidR="008438AC" w:rsidRPr="007A06F5">
        <w:rPr>
          <w:rStyle w:val="Odkaznakoment"/>
          <w:rFonts w:asciiTheme="minorHAnsi" w:eastAsiaTheme="minorHAnsi" w:hAnsiTheme="minorHAnsi" w:cstheme="minorBidi"/>
          <w:color w:val="auto"/>
          <w:lang w:val="la-Latn"/>
        </w:rPr>
        <w:commentReference w:id="288"/>
      </w:r>
      <w:commentRangeEnd w:id="289"/>
      <w:r w:rsidR="00557639" w:rsidRPr="007A06F5">
        <w:rPr>
          <w:rStyle w:val="Odkaznakoment"/>
          <w:rFonts w:asciiTheme="minorHAnsi" w:eastAsiaTheme="minorHAnsi" w:hAnsiTheme="minorHAnsi" w:cstheme="minorBidi"/>
          <w:color w:val="auto"/>
          <w:lang w:val="la-Latn"/>
        </w:rPr>
        <w:commentReference w:id="289"/>
      </w:r>
      <w:bookmarkEnd w:id="287"/>
    </w:p>
    <w:p w14:paraId="20EA12D1" w14:textId="05F11373"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(MGH LL nat. Germ. 5, 2, S. 198-203; Sigle sCr [=</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in der Edition Merkels]; zur Hs. S. 188).</w:t>
      </w:r>
    </w:p>
    <w:p w14:paraId="13E8DAB2" w14:textId="0EBF85B5" w:rsidR="004C5804" w:rsidRPr="007A06F5" w:rsidRDefault="00F97218" w:rsidP="00450DB4">
      <w:pPr>
        <w:spacing w:after="120" w:line="240" w:lineRule="auto"/>
        <w:rPr>
          <w:rFonts w:ascii="Times New Roman" w:eastAsia="Times New Roman" w:hAnsi="Times New Roman" w:cs="Times New Roman"/>
          <w:sz w:val="24"/>
          <w:szCs w:val="24"/>
          <w:lang w:val="la-Latn" w:eastAsia="de-DE"/>
        </w:rPr>
      </w:pPr>
      <w:commentRangeStart w:id="290"/>
      <w:r w:rsidRPr="007A06F5">
        <w:rPr>
          <w:rFonts w:ascii="Times New Roman" w:eastAsia="Times New Roman" w:hAnsi="Times New Roman" w:cs="Times New Roman"/>
          <w:sz w:val="24"/>
          <w:szCs w:val="24"/>
          <w:lang w:val="la-Latn" w:eastAsia="de-DE"/>
        </w:rPr>
        <w:t>De lege Moyses Hebreorum gentis.</w:t>
      </w:r>
    </w:p>
    <w:p w14:paraId="3A8FA796" w14:textId="05D9FD1A" w:rsidR="004C5804" w:rsidRPr="007A06F5" w:rsidRDefault="004C5804" w:rsidP="00450DB4">
      <w:pPr>
        <w:pStyle w:val="Normlnweb"/>
        <w:spacing w:before="0" w:beforeAutospacing="0" w:after="120" w:afterAutospacing="0"/>
        <w:rPr>
          <w:lang w:val="la-Latn"/>
        </w:rPr>
      </w:pPr>
      <w:r w:rsidRPr="007A06F5">
        <w:rPr>
          <w:lang w:val="la-Latn"/>
        </w:rPr>
        <w:t xml:space="preserve">/ De </w:t>
      </w:r>
      <w:commentRangeStart w:id="291"/>
      <w:r w:rsidRPr="007A06F5">
        <w:rPr>
          <w:lang w:val="la-Latn"/>
        </w:rPr>
        <w:t>legibus</w:t>
      </w:r>
      <w:commentRangeEnd w:id="291"/>
      <w:r w:rsidRPr="007A06F5">
        <w:rPr>
          <w:rStyle w:val="Odkaznakoment"/>
          <w:rFonts w:eastAsiaTheme="minorHAnsi"/>
          <w:lang w:val="la-Latn" w:eastAsia="en-US"/>
        </w:rPr>
        <w:commentReference w:id="291"/>
      </w:r>
      <w:r w:rsidR="009B2994" w:rsidRPr="007A06F5">
        <w:rPr>
          <w:lang w:val="la-Latn"/>
        </w:rPr>
        <w:t xml:space="preserve">. </w:t>
      </w:r>
    </w:p>
    <w:p w14:paraId="4B94858D" w14:textId="4B7CABF4" w:rsidR="004C5804" w:rsidRPr="007A06F5" w:rsidRDefault="00F97218" w:rsidP="00865B5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Primo</w:t>
      </w:r>
      <w:r w:rsidR="004C5804" w:rsidRPr="007A06F5">
        <w:rPr>
          <w:rFonts w:ascii="Times New Roman" w:eastAsia="Times New Roman" w:hAnsi="Times New Roman" w:cs="Times New Roman"/>
          <w:sz w:val="24"/>
          <w:szCs w:val="24"/>
          <w:lang w:val="la-Latn" w:eastAsia="de-DE"/>
        </w:rPr>
        <w:t xml:space="preserve"> omnium</w:t>
      </w:r>
      <w:commentRangeEnd w:id="290"/>
      <w:r w:rsidRPr="007A06F5">
        <w:rPr>
          <w:rStyle w:val="Odkaznakoment"/>
          <w:rFonts w:ascii="Times New Roman" w:hAnsi="Times New Roman" w:cs="Times New Roman"/>
          <w:lang w:val="la-Latn"/>
        </w:rPr>
        <w:commentReference w:id="290"/>
      </w:r>
      <w:r w:rsidR="004C5804" w:rsidRPr="007A06F5">
        <w:rPr>
          <w:rFonts w:ascii="Times New Roman" w:eastAsia="Times New Roman" w:hAnsi="Times New Roman" w:cs="Times New Roman"/>
          <w:sz w:val="24"/>
          <w:szCs w:val="24"/>
          <w:lang w:val="la-Latn" w:eastAsia="de-DE"/>
        </w:rPr>
        <w:t xml:space="preserve"> divinas leges sacris litteris explicavit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Foroneus rex </w:t>
      </w:r>
      <w:r w:rsidR="004C5804" w:rsidRPr="007A06F5">
        <w:rPr>
          <w:rFonts w:ascii="Times New Roman" w:eastAsia="Times New Roman" w:hAnsi="Times New Roman" w:cs="Times New Roman"/>
          <w:sz w:val="24"/>
          <w:szCs w:val="24"/>
          <w:lang w:val="la-Latn" w:eastAsia="de-DE"/>
        </w:rPr>
        <w:t>Grecis primus leges iudiciaque constituit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Mercurius Trimegistus primus leges Aegyptiis tradidit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Solon primus leges Atheniensibus dedit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 xml:space="preserve">Ligurgus primus Lacedemoniis iura ex Apollinis </w:t>
      </w:r>
      <w:r w:rsidR="00524CAA" w:rsidRPr="00524CAA">
        <w:rPr>
          <w:rFonts w:ascii="Times New Roman" w:eastAsia="Times New Roman" w:hAnsi="Times New Roman" w:cs="Times New Roman"/>
          <w:b/>
          <w:sz w:val="24"/>
          <w:szCs w:val="24"/>
          <w:lang w:val="la-Latn" w:eastAsia="de-DE"/>
        </w:rPr>
        <w:t>auctorit</w:t>
      </w:r>
      <w:r w:rsidR="004C5804" w:rsidRPr="007A06F5">
        <w:rPr>
          <w:rFonts w:ascii="Times New Roman" w:eastAsia="Times New Roman" w:hAnsi="Times New Roman" w:cs="Times New Roman"/>
          <w:sz w:val="24"/>
          <w:szCs w:val="24"/>
          <w:lang w:val="la-Latn" w:eastAsia="de-DE"/>
        </w:rPr>
        <w:t xml:space="preserve">ate </w:t>
      </w:r>
      <w:r w:rsidR="004C5804" w:rsidRPr="007A06F5">
        <w:rPr>
          <w:rFonts w:ascii="Times New Roman" w:hAnsi="Times New Roman" w:cs="Times New Roman"/>
          <w:lang w:val="la-Latn"/>
        </w:rPr>
        <w:t>confinxit</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Numa Pompilius qui Romulo successit in regno</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primus leges Romanis edidit</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Deinde / cum populus seditiosos magistratus ferre non possit</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decimviros legibu</w:t>
      </w:r>
      <w:r w:rsidR="00865B57" w:rsidRPr="007A06F5">
        <w:rPr>
          <w:rFonts w:ascii="Times New Roman" w:hAnsi="Times New Roman" w:cs="Times New Roman"/>
          <w:lang w:val="la-Latn"/>
        </w:rPr>
        <w:t xml:space="preserve">s scribendis creavit qui leges </w:t>
      </w:r>
      <w:r w:rsidR="004C5804" w:rsidRPr="007A06F5">
        <w:rPr>
          <w:rFonts w:ascii="Times New Roman" w:eastAsia="Times New Roman" w:hAnsi="Times New Roman" w:cs="Times New Roman"/>
          <w:sz w:val="24"/>
          <w:szCs w:val="24"/>
          <w:lang w:val="la-Latn" w:eastAsia="de-DE"/>
        </w:rPr>
        <w:t>ex libris Solonis in latinum sermonem translatas duodecim tabulis exposuerunt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Fuerunt autem hii</w:t>
      </w:r>
      <w:r w:rsidR="00FF3D92"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Appius Claudius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Genutius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Veterius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Julius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Manilius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Sulpicius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Sectius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Curatius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Romelius</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Postumius</w:t>
      </w:r>
      <w:r w:rsidR="00AF4EC3" w:rsidRPr="007A06F5">
        <w:rPr>
          <w:rFonts w:ascii="Times New Roman" w:eastAsia="Times New Roman" w:hAnsi="Times New Roman" w:cs="Times New Roman"/>
          <w:sz w:val="24"/>
          <w:szCs w:val="24"/>
          <w:lang w:val="la-Latn" w:eastAsia="de-DE"/>
        </w:rPr>
        <w:t>.</w:t>
      </w:r>
      <w:r w:rsidR="00865B57"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Hi decim viri legum conscribendarum electi sunt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Leges autem redigere in libris primus consul Pompeius instituere voluit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 xml:space="preserve">sed </w:t>
      </w:r>
      <w:r w:rsidR="00AF4EC3" w:rsidRPr="007A06F5">
        <w:rPr>
          <w:rFonts w:ascii="Times New Roman" w:eastAsia="Times New Roman" w:hAnsi="Times New Roman" w:cs="Times New Roman"/>
          <w:sz w:val="24"/>
          <w:szCs w:val="24"/>
          <w:lang w:val="la-Latn" w:eastAsia="de-DE"/>
        </w:rPr>
        <w:t>non perseveravit obtrectatorum</w:t>
      </w:r>
      <w:r w:rsidR="004C5804" w:rsidRPr="007A06F5">
        <w:rPr>
          <w:rFonts w:ascii="Times New Roman" w:eastAsia="Times New Roman" w:hAnsi="Times New Roman" w:cs="Times New Roman"/>
          <w:sz w:val="24"/>
          <w:szCs w:val="24"/>
          <w:lang w:val="la-Latn" w:eastAsia="de-DE"/>
        </w:rPr>
        <w:t xml:space="preserve"> metu</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Deinde Caesar coepit id facere</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hAnsi="Times New Roman" w:cs="Times New Roman"/>
          <w:lang w:val="la-Latn"/>
        </w:rPr>
        <w:t>/ sed ante interfectus est</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Paulatim autem antiquae leges vetustate atque incur</w:t>
      </w:r>
      <w:r w:rsidR="00AF4EC3" w:rsidRPr="007A06F5">
        <w:rPr>
          <w:rFonts w:ascii="Times New Roman" w:hAnsi="Times New Roman" w:cs="Times New Roman"/>
          <w:lang w:val="la-Latn"/>
        </w:rPr>
        <w:t>ia</w:t>
      </w:r>
      <w:r w:rsidR="004C5804" w:rsidRPr="007A06F5">
        <w:rPr>
          <w:rFonts w:ascii="Times New Roman" w:hAnsi="Times New Roman" w:cs="Times New Roman"/>
          <w:lang w:val="la-Latn"/>
        </w:rPr>
        <w:t xml:space="preserve"> exoluerunt</w:t>
      </w:r>
      <w:r w:rsidR="009B2994" w:rsidRPr="007A06F5">
        <w:rPr>
          <w:rFonts w:ascii="Times New Roman" w:hAnsi="Times New Roman" w:cs="Times New Roman"/>
          <w:lang w:val="la-Latn"/>
        </w:rPr>
        <w:t xml:space="preserve">, </w:t>
      </w:r>
      <w:r w:rsidR="00865B57" w:rsidRPr="007A06F5">
        <w:rPr>
          <w:rFonts w:ascii="Times New Roman" w:hAnsi="Times New Roman" w:cs="Times New Roman"/>
          <w:lang w:val="la-Latn"/>
        </w:rPr>
        <w:t xml:space="preserve">quarum </w:t>
      </w:r>
      <w:r w:rsidR="004C5804" w:rsidRPr="007A06F5">
        <w:rPr>
          <w:rFonts w:ascii="Times New Roman" w:eastAsia="Times New Roman" w:hAnsi="Times New Roman" w:cs="Times New Roman"/>
          <w:sz w:val="24"/>
          <w:szCs w:val="24"/>
          <w:lang w:val="la-Latn" w:eastAsia="de-DE"/>
        </w:rPr>
        <w:t>etsi nullu</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iam usus est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noticia tamen necessaria videtur</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Novae a Constantino coeperunt </w:t>
      </w:r>
      <w:r w:rsidR="004C5804" w:rsidRPr="007A06F5">
        <w:rPr>
          <w:rFonts w:ascii="Times New Roman" w:eastAsia="Times New Roman" w:hAnsi="Times New Roman" w:cs="Times New Roman"/>
          <w:sz w:val="24"/>
          <w:szCs w:val="24"/>
          <w:lang w:val="la-Latn" w:eastAsia="de-DE"/>
        </w:rPr>
        <w:t>caesare et reliquis succedentibus erantque permixtae et inordinatae</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lastRenderedPageBreak/>
        <w:t>Po</w:t>
      </w:r>
      <w:r w:rsidR="00865B57" w:rsidRPr="007A06F5">
        <w:rPr>
          <w:rFonts w:ascii="Times New Roman" w:eastAsia="Times New Roman" w:hAnsi="Times New Roman" w:cs="Times New Roman"/>
          <w:sz w:val="24"/>
          <w:szCs w:val="24"/>
          <w:lang w:val="la-Latn" w:eastAsia="de-DE"/>
        </w:rPr>
        <w:t xml:space="preserve">stea Theudosius minor augustus </w:t>
      </w:r>
      <w:r w:rsidR="004C5804" w:rsidRPr="007A06F5">
        <w:rPr>
          <w:rFonts w:ascii="Times New Roman" w:eastAsia="Times New Roman" w:hAnsi="Times New Roman" w:cs="Times New Roman"/>
          <w:sz w:val="24"/>
          <w:szCs w:val="24"/>
          <w:lang w:val="la-Latn" w:eastAsia="de-DE"/>
        </w:rPr>
        <w:t>ad similitudinem Gregoriani et Hermogeniani codicem factum constitutionum a Constantini temporibus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sub proprio cuiusque imperatoris titulo disposuit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quem a suo nomine Theodosianum vocavit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Deinde unaquaque gens propriam sibi ex consuetudine elegit legem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Longa </w:t>
      </w:r>
      <w:r w:rsidR="004C5804" w:rsidRPr="007A06F5">
        <w:rPr>
          <w:rFonts w:ascii="Times New Roman" w:eastAsia="Times New Roman" w:hAnsi="Times New Roman" w:cs="Times New Roman"/>
          <w:sz w:val="24"/>
          <w:szCs w:val="24"/>
          <w:lang w:val="la-Latn" w:eastAsia="de-DE"/>
        </w:rPr>
        <w:t>enim consuetudo pro lege habetur</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Lex est constitutio scripta</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b/>
          <w:sz w:val="24"/>
          <w:szCs w:val="24"/>
          <w:lang w:val="la-Latn" w:eastAsia="de-DE"/>
        </w:rPr>
        <w:t xml:space="preserve">Mos est vetustate probata </w:t>
      </w:r>
      <w:r w:rsidR="004C5804" w:rsidRPr="007A06F5">
        <w:rPr>
          <w:rFonts w:ascii="Times New Roman" w:hAnsi="Times New Roman" w:cs="Times New Roman"/>
          <w:b/>
          <w:lang w:val="la-Latn"/>
        </w:rPr>
        <w:t>/ consuetudo</w:t>
      </w:r>
      <w:r w:rsidR="009B2994" w:rsidRPr="007A06F5">
        <w:rPr>
          <w:rFonts w:ascii="Times New Roman" w:hAnsi="Times New Roman" w:cs="Times New Roman"/>
          <w:b/>
          <w:lang w:val="la-Latn"/>
        </w:rPr>
        <w:t xml:space="preserve">, </w:t>
      </w:r>
      <w:r w:rsidR="004C5804" w:rsidRPr="007A06F5">
        <w:rPr>
          <w:rFonts w:ascii="Times New Roman" w:hAnsi="Times New Roman" w:cs="Times New Roman"/>
          <w:b/>
          <w:lang w:val="la-Latn"/>
        </w:rPr>
        <w:t>sive lex non scripta</w:t>
      </w:r>
      <w:r w:rsidR="009B2994" w:rsidRPr="007A06F5">
        <w:rPr>
          <w:rFonts w:ascii="Times New Roman" w:hAnsi="Times New Roman" w:cs="Times New Roman"/>
          <w:b/>
          <w:lang w:val="la-Latn"/>
        </w:rPr>
        <w:t xml:space="preserve">. </w:t>
      </w:r>
      <w:r w:rsidR="004C5804" w:rsidRPr="007A06F5">
        <w:rPr>
          <w:rFonts w:ascii="Times New Roman" w:hAnsi="Times New Roman" w:cs="Times New Roman"/>
          <w:b/>
          <w:lang w:val="la-Latn"/>
        </w:rPr>
        <w:t>Nam lex a legendo vocata</w:t>
      </w:r>
      <w:r w:rsidR="009B2994" w:rsidRPr="007A06F5">
        <w:rPr>
          <w:rFonts w:ascii="Times New Roman" w:hAnsi="Times New Roman" w:cs="Times New Roman"/>
          <w:b/>
          <w:lang w:val="la-Latn"/>
        </w:rPr>
        <w:t xml:space="preserve">, </w:t>
      </w:r>
      <w:r w:rsidR="004C5804" w:rsidRPr="007A06F5">
        <w:rPr>
          <w:rFonts w:ascii="Times New Roman" w:hAnsi="Times New Roman" w:cs="Times New Roman"/>
          <w:b/>
          <w:lang w:val="la-Latn"/>
        </w:rPr>
        <w:t>quia scripta est</w:t>
      </w:r>
      <w:r w:rsidR="009B2994" w:rsidRPr="007A06F5">
        <w:rPr>
          <w:rFonts w:ascii="Times New Roman" w:hAnsi="Times New Roman" w:cs="Times New Roman"/>
          <w:b/>
          <w:lang w:val="la-Latn"/>
        </w:rPr>
        <w:t xml:space="preserve">. </w:t>
      </w:r>
      <w:r w:rsidR="00865B57" w:rsidRPr="007A06F5">
        <w:rPr>
          <w:rFonts w:ascii="Times New Roman" w:hAnsi="Times New Roman" w:cs="Times New Roman"/>
          <w:lang w:val="la-Latn"/>
        </w:rPr>
        <w:t xml:space="preserve">Mos est autem longa </w:t>
      </w:r>
      <w:r w:rsidR="004C5804" w:rsidRPr="007A06F5">
        <w:rPr>
          <w:rFonts w:ascii="Times New Roman" w:eastAsia="Times New Roman" w:hAnsi="Times New Roman" w:cs="Times New Roman"/>
          <w:sz w:val="24"/>
          <w:szCs w:val="24"/>
          <w:lang w:val="la-Latn" w:eastAsia="de-DE"/>
        </w:rPr>
        <w:t>consuetudo de moribus tracta tantundem</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Consuetudo autem est ius quoddam moribus institutum</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quod pro lege suscipitur</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Lex erit omne quod iam ratione constiterit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quod disciplinae conveniet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quod</w:t>
      </w:r>
      <w:r w:rsidR="0069631A"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saluti proficiat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Vocata autem consuetudo</w:t>
      </w:r>
      <w:r w:rsidR="009B2994" w:rsidRPr="007A06F5">
        <w:rPr>
          <w:rFonts w:ascii="Times New Roman" w:eastAsia="Times New Roman" w:hAnsi="Times New Roman" w:cs="Times New Roman"/>
          <w:sz w:val="24"/>
          <w:szCs w:val="24"/>
          <w:lang w:val="la-Latn" w:eastAsia="de-DE"/>
        </w:rPr>
        <w:t xml:space="preserve">, </w:t>
      </w:r>
      <w:r w:rsidR="00AF4EC3" w:rsidRPr="007A06F5">
        <w:rPr>
          <w:rFonts w:ascii="Times New Roman" w:eastAsia="Times New Roman" w:hAnsi="Times New Roman" w:cs="Times New Roman"/>
          <w:sz w:val="24"/>
          <w:szCs w:val="24"/>
          <w:lang w:val="la-Latn" w:eastAsia="de-DE"/>
        </w:rPr>
        <w:t>quia in communi est usu</w:t>
      </w:r>
      <w:r w:rsidR="00865B57"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Theuderichus</w:t>
      </w:r>
      <w:r w:rsidR="00E55DD3"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rex Francorum</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cum esset Catalaunis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elegit viros sapientes qui in regno suo legibus antiquis eruditi erant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 xml:space="preserve">Ipso autem dictante iussit conscribere </w:t>
      </w:r>
      <w:r w:rsidR="004C5804" w:rsidRPr="007A06F5">
        <w:rPr>
          <w:rFonts w:ascii="Times New Roman" w:hAnsi="Times New Roman" w:cs="Times New Roman"/>
          <w:lang w:val="la-Latn"/>
        </w:rPr>
        <w:t>/ legem Francorum et Alamannorum et Baioarioru</w:t>
      </w:r>
      <w:r w:rsidR="00865B57" w:rsidRPr="007A06F5">
        <w:rPr>
          <w:rFonts w:ascii="Times New Roman" w:hAnsi="Times New Roman" w:cs="Times New Roman"/>
          <w:lang w:val="la-Latn"/>
        </w:rPr>
        <w:t xml:space="preserve">m unicuique genti quae in eius </w:t>
      </w:r>
      <w:r w:rsidR="004C5804" w:rsidRPr="007A06F5">
        <w:rPr>
          <w:rFonts w:ascii="Times New Roman" w:eastAsia="Times New Roman" w:hAnsi="Times New Roman" w:cs="Times New Roman"/>
          <w:sz w:val="24"/>
          <w:szCs w:val="24"/>
          <w:lang w:val="la-Latn" w:eastAsia="de-DE"/>
        </w:rPr>
        <w:t>potestate erat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secundum consuetudinem suam</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ad</w:t>
      </w:r>
      <w:r w:rsidR="00865B57" w:rsidRPr="007A06F5">
        <w:rPr>
          <w:rFonts w:ascii="Times New Roman" w:eastAsia="Times New Roman" w:hAnsi="Times New Roman" w:cs="Times New Roman"/>
          <w:sz w:val="24"/>
          <w:szCs w:val="24"/>
          <w:lang w:val="la-Latn" w:eastAsia="de-DE"/>
        </w:rPr>
        <w:t xml:space="preserve">didit quae addenda erant et in </w:t>
      </w:r>
      <w:r w:rsidR="004C5804" w:rsidRPr="007A06F5">
        <w:rPr>
          <w:rFonts w:ascii="Times New Roman" w:eastAsia="Times New Roman" w:hAnsi="Times New Roman" w:cs="Times New Roman"/>
          <w:sz w:val="24"/>
          <w:szCs w:val="24"/>
          <w:lang w:val="la-Latn" w:eastAsia="de-DE"/>
        </w:rPr>
        <w:t>provisa et inconposita resecavit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Et quae erant secu</w:t>
      </w:r>
      <w:r w:rsidR="00865B57" w:rsidRPr="007A06F5">
        <w:rPr>
          <w:rFonts w:ascii="Times New Roman" w:eastAsia="Times New Roman" w:hAnsi="Times New Roman" w:cs="Times New Roman"/>
          <w:sz w:val="24"/>
          <w:szCs w:val="24"/>
          <w:lang w:val="la-Latn" w:eastAsia="de-DE"/>
        </w:rPr>
        <w:t>ndum consuetudinem paga</w:t>
      </w:r>
      <w:r w:rsidR="004C5804" w:rsidRPr="007A06F5">
        <w:rPr>
          <w:rFonts w:ascii="Times New Roman" w:eastAsia="Times New Roman" w:hAnsi="Times New Roman" w:cs="Times New Roman"/>
          <w:sz w:val="24"/>
          <w:szCs w:val="24"/>
          <w:lang w:val="la-Latn" w:eastAsia="de-DE"/>
        </w:rPr>
        <w:t>norum mutavit secundum legem christianorum</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Et quicquid Theuderichus rex </w:t>
      </w:r>
      <w:r w:rsidR="004C5804" w:rsidRPr="007A06F5">
        <w:rPr>
          <w:rFonts w:ascii="Times New Roman" w:eastAsia="Times New Roman" w:hAnsi="Times New Roman" w:cs="Times New Roman"/>
          <w:sz w:val="24"/>
          <w:szCs w:val="24"/>
          <w:lang w:val="la-Latn" w:eastAsia="de-DE"/>
        </w:rPr>
        <w:t>propter vetustissimam paganorum consuetudinem emendare non potuit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post haec </w:t>
      </w:r>
      <w:r w:rsidR="004C5804" w:rsidRPr="007A06F5">
        <w:rPr>
          <w:rFonts w:ascii="Times New Roman" w:eastAsia="Times New Roman" w:hAnsi="Times New Roman" w:cs="Times New Roman"/>
          <w:sz w:val="24"/>
          <w:szCs w:val="24"/>
          <w:lang w:val="la-Latn" w:eastAsia="de-DE"/>
        </w:rPr>
        <w:t>Hildibertus rex inchoavit</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sed C</w:t>
      </w:r>
      <w:r w:rsidR="00AF4EC3" w:rsidRPr="007A06F5">
        <w:rPr>
          <w:rFonts w:ascii="Times New Roman" w:eastAsia="Times New Roman" w:hAnsi="Times New Roman" w:cs="Times New Roman"/>
          <w:sz w:val="24"/>
          <w:szCs w:val="24"/>
          <w:lang w:val="la-Latn" w:eastAsia="de-DE"/>
        </w:rPr>
        <w:t>h</w:t>
      </w:r>
      <w:r w:rsidR="004C5804" w:rsidRPr="007A06F5">
        <w:rPr>
          <w:rFonts w:ascii="Times New Roman" w:eastAsia="Times New Roman" w:hAnsi="Times New Roman" w:cs="Times New Roman"/>
          <w:sz w:val="24"/>
          <w:szCs w:val="24"/>
          <w:lang w:val="la-Latn" w:eastAsia="de-DE"/>
        </w:rPr>
        <w:t>lotarius rex perfecit</w:t>
      </w:r>
      <w:r w:rsidR="009B2994" w:rsidRPr="007A06F5">
        <w:rPr>
          <w:rFonts w:ascii="Times New Roman" w:eastAsia="Times New Roman" w:hAnsi="Times New Roman" w:cs="Times New Roman"/>
          <w:sz w:val="24"/>
          <w:szCs w:val="24"/>
          <w:lang w:val="la-Latn" w:eastAsia="de-DE"/>
        </w:rPr>
        <w:t xml:space="preserve">. </w:t>
      </w:r>
      <w:r w:rsidR="00865B57" w:rsidRPr="007A06F5">
        <w:rPr>
          <w:rFonts w:ascii="Times New Roman" w:eastAsia="Times New Roman" w:hAnsi="Times New Roman" w:cs="Times New Roman"/>
          <w:sz w:val="24"/>
          <w:szCs w:val="24"/>
          <w:lang w:val="la-Latn" w:eastAsia="de-DE"/>
        </w:rPr>
        <w:t xml:space="preserve">Haec omnia Dagobertus </w:t>
      </w:r>
      <w:r w:rsidR="004C5804" w:rsidRPr="007A06F5">
        <w:rPr>
          <w:rFonts w:ascii="Times New Roman" w:eastAsia="Times New Roman" w:hAnsi="Times New Roman" w:cs="Times New Roman"/>
          <w:sz w:val="24"/>
          <w:szCs w:val="24"/>
          <w:lang w:val="la-Latn" w:eastAsia="de-DE"/>
        </w:rPr>
        <w:t xml:space="preserve">rex gloriosissimus </w:t>
      </w:r>
      <w:r w:rsidR="004C5804" w:rsidRPr="007A06F5">
        <w:rPr>
          <w:rFonts w:ascii="Times New Roman" w:eastAsia="Times New Roman" w:hAnsi="Times New Roman" w:cs="Times New Roman"/>
          <w:b/>
          <w:sz w:val="24"/>
          <w:szCs w:val="24"/>
          <w:lang w:val="la-Latn" w:eastAsia="de-DE"/>
        </w:rPr>
        <w:t>per viros inlustros Claudio</w:t>
      </w:r>
      <w:r w:rsidR="009B2994" w:rsidRPr="007A06F5">
        <w:rPr>
          <w:rFonts w:ascii="Times New Roman" w:eastAsia="Times New Roman" w:hAnsi="Times New Roman" w:cs="Times New Roman"/>
          <w:b/>
          <w:sz w:val="24"/>
          <w:szCs w:val="24"/>
          <w:lang w:val="la-Latn" w:eastAsia="de-DE"/>
        </w:rPr>
        <w:t xml:space="preserve">, </w:t>
      </w:r>
      <w:r w:rsidR="004C5804" w:rsidRPr="007A06F5">
        <w:rPr>
          <w:rFonts w:ascii="Times New Roman" w:eastAsia="Times New Roman" w:hAnsi="Times New Roman" w:cs="Times New Roman"/>
          <w:b/>
          <w:sz w:val="24"/>
          <w:szCs w:val="24"/>
          <w:lang w:val="la-Latn" w:eastAsia="de-DE"/>
        </w:rPr>
        <w:t>Chadoindo</w:t>
      </w:r>
      <w:r w:rsidR="009B2994" w:rsidRPr="007A06F5">
        <w:rPr>
          <w:rFonts w:ascii="Times New Roman" w:eastAsia="Times New Roman" w:hAnsi="Times New Roman" w:cs="Times New Roman"/>
          <w:b/>
          <w:sz w:val="24"/>
          <w:szCs w:val="24"/>
          <w:lang w:val="la-Latn" w:eastAsia="de-DE"/>
        </w:rPr>
        <w:t xml:space="preserve">, </w:t>
      </w:r>
      <w:r w:rsidR="001E480D" w:rsidRPr="007A06F5">
        <w:rPr>
          <w:rFonts w:ascii="Times New Roman" w:eastAsia="Times New Roman" w:hAnsi="Times New Roman" w:cs="Times New Roman"/>
          <w:b/>
          <w:sz w:val="24"/>
          <w:szCs w:val="24"/>
          <w:lang w:val="la-Latn" w:eastAsia="de-DE"/>
        </w:rPr>
        <w:t>Magno et Agilulfo reno</w:t>
      </w:r>
      <w:r w:rsidR="004C5804" w:rsidRPr="007A06F5">
        <w:rPr>
          <w:rFonts w:ascii="Times New Roman" w:eastAsia="Times New Roman" w:hAnsi="Times New Roman" w:cs="Times New Roman"/>
          <w:b/>
          <w:sz w:val="24"/>
          <w:szCs w:val="24"/>
          <w:lang w:val="la-Latn" w:eastAsia="de-DE"/>
        </w:rPr>
        <w:t>vavit et omnia vetera legum in melius transtulit et unicuique genti scriptam</w:t>
      </w:r>
      <w:r w:rsidR="004C5804" w:rsidRPr="007A06F5">
        <w:rPr>
          <w:rFonts w:ascii="Times New Roman" w:eastAsia="Times New Roman" w:hAnsi="Times New Roman" w:cs="Times New Roman"/>
          <w:sz w:val="24"/>
          <w:szCs w:val="24"/>
          <w:lang w:val="la-Latn" w:eastAsia="de-DE"/>
        </w:rPr>
        <w:t xml:space="preserve"> </w:t>
      </w:r>
      <w:r w:rsidR="004C5804" w:rsidRPr="007A06F5">
        <w:rPr>
          <w:rFonts w:ascii="Times New Roman" w:hAnsi="Times New Roman" w:cs="Times New Roman"/>
          <w:lang w:val="la-Latn"/>
        </w:rPr>
        <w:t>/ tradidit</w:t>
      </w:r>
      <w:r w:rsidR="009B2994" w:rsidRPr="007A06F5">
        <w:rPr>
          <w:rFonts w:ascii="Times New Roman" w:hAnsi="Times New Roman" w:cs="Times New Roman"/>
          <w:lang w:val="la-Latn"/>
        </w:rPr>
        <w:t xml:space="preserve">, </w:t>
      </w:r>
      <w:r w:rsidR="004C5804" w:rsidRPr="007A06F5">
        <w:rPr>
          <w:rFonts w:ascii="Times New Roman" w:hAnsi="Times New Roman" w:cs="Times New Roman"/>
          <w:lang w:val="la-Latn"/>
        </w:rPr>
        <w:t>quae usque hodie perseverant</w:t>
      </w:r>
      <w:r w:rsidR="009B2994" w:rsidRPr="007A06F5">
        <w:rPr>
          <w:rFonts w:ascii="Times New Roman" w:hAnsi="Times New Roman" w:cs="Times New Roman"/>
          <w:lang w:val="la-Latn"/>
        </w:rPr>
        <w:t xml:space="preserve">. </w:t>
      </w:r>
      <w:r w:rsidR="004C5804" w:rsidRPr="007A06F5">
        <w:rPr>
          <w:rFonts w:ascii="Times New Roman" w:eastAsia="Times New Roman" w:hAnsi="Times New Roman" w:cs="Times New Roman"/>
          <w:sz w:val="24"/>
          <w:szCs w:val="24"/>
          <w:lang w:val="la-Latn" w:eastAsia="de-DE"/>
        </w:rPr>
        <w:t>Factae sunt autem leges</w:t>
      </w:r>
      <w:r w:rsidR="009B2994" w:rsidRPr="007A06F5">
        <w:rPr>
          <w:rFonts w:ascii="Times New Roman" w:eastAsia="Times New Roman" w:hAnsi="Times New Roman" w:cs="Times New Roman"/>
          <w:sz w:val="24"/>
          <w:szCs w:val="24"/>
          <w:lang w:val="la-Latn" w:eastAsia="de-DE"/>
        </w:rPr>
        <w:t xml:space="preserve">, </w:t>
      </w:r>
      <w:r w:rsidR="004C5804" w:rsidRPr="007A06F5">
        <w:rPr>
          <w:rFonts w:ascii="Times New Roman" w:eastAsia="Times New Roman" w:hAnsi="Times New Roman" w:cs="Times New Roman"/>
          <w:sz w:val="24"/>
          <w:szCs w:val="24"/>
          <w:lang w:val="la-Latn" w:eastAsia="de-DE"/>
        </w:rPr>
        <w:t>ut earum metu humana coerceretur audacia</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tutaque sit inter inprobos </w:t>
      </w:r>
      <w:r w:rsidR="004C5804" w:rsidRPr="007A06F5">
        <w:rPr>
          <w:rFonts w:ascii="Times New Roman" w:eastAsia="Times New Roman" w:hAnsi="Times New Roman" w:cs="Times New Roman"/>
          <w:sz w:val="24"/>
          <w:szCs w:val="24"/>
          <w:lang w:val="la-Latn" w:eastAsia="de-DE"/>
        </w:rPr>
        <w:t>innocentia et in ipsis inprobis formidato supplicio refrenetur nocendi facultas</w:t>
      </w:r>
      <w:r w:rsidR="009B2994" w:rsidRPr="007A06F5">
        <w:rPr>
          <w:rFonts w:ascii="Times New Roman" w:eastAsia="Times New Roman" w:hAnsi="Times New Roman" w:cs="Times New Roman"/>
          <w:sz w:val="24"/>
          <w:szCs w:val="24"/>
          <w:lang w:val="la-Latn" w:eastAsia="de-DE"/>
        </w:rPr>
        <w:t xml:space="preserve">. </w:t>
      </w:r>
    </w:p>
    <w:p w14:paraId="4EE0AC8C" w14:textId="671A9822" w:rsidR="00BA5266" w:rsidRPr="007A06F5" w:rsidRDefault="00BA5266" w:rsidP="00450DB4">
      <w:pPr>
        <w:spacing w:after="120" w:line="240" w:lineRule="auto"/>
        <w:rPr>
          <w:rFonts w:ascii="Times New Roman" w:hAnsi="Times New Roman" w:cs="Times New Roman"/>
          <w:lang w:val="la-Latn"/>
        </w:rPr>
      </w:pPr>
    </w:p>
    <w:p w14:paraId="1C4861C9"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292" w:name="_Toc194615197"/>
      <w:r w:rsidRPr="007A06F5">
        <w:rPr>
          <w:rFonts w:ascii="Times New Roman" w:hAnsi="Times New Roman" w:cs="Times New Roman"/>
          <w:b/>
          <w:color w:val="000000" w:themeColor="text1"/>
          <w:sz w:val="28"/>
          <w:szCs w:val="28"/>
          <w:lang w:val="la-Latn"/>
        </w:rPr>
        <w:t xml:space="preserve">Lex Alamannorum (Klasse B), Titelverzeichnis und Text, </w:t>
      </w:r>
      <w:r w:rsidR="00BA5266" w:rsidRPr="007A06F5">
        <w:rPr>
          <w:rFonts w:ascii="Times New Roman" w:hAnsi="Times New Roman" w:cs="Times New Roman"/>
          <w:b/>
          <w:color w:val="000000" w:themeColor="text1"/>
          <w:sz w:val="28"/>
          <w:szCs w:val="28"/>
          <w:lang w:val="la-Latn"/>
        </w:rPr>
        <w:t>184r-203v</w:t>
      </w:r>
      <w:bookmarkEnd w:id="292"/>
    </w:p>
    <w:p w14:paraId="1FDC1737" w14:textId="2FB1E9FD"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(MGH LL nat. Germ. 5, 1, S. 54-156; Hs. nicht berücksichtigt, da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verwechselt mit Cod. München Lat. 4115 [B 14], der aus dem Stift Hl. Kreuz, Augsburg, stammt [als A</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bei Lehmann - Eckhardt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behandelt], nicht aus Heiligenkreuz, Österreich).</w:t>
      </w:r>
    </w:p>
    <w:p w14:paraId="72D4981C" w14:textId="60DC6D5F" w:rsidR="00F97218" w:rsidRPr="007A06F5" w:rsidRDefault="00F97218" w:rsidP="00450DB4">
      <w:pPr>
        <w:spacing w:after="120" w:line="240" w:lineRule="auto"/>
        <w:rPr>
          <w:rFonts w:ascii="Times New Roman" w:eastAsia="Times New Roman" w:hAnsi="Times New Roman" w:cs="Times New Roman"/>
          <w:color w:val="FF0000"/>
          <w:sz w:val="24"/>
          <w:szCs w:val="24"/>
          <w:lang w:val="la-Latn" w:eastAsia="de-DE"/>
        </w:rPr>
      </w:pPr>
      <w:r w:rsidRPr="007A06F5">
        <w:rPr>
          <w:rFonts w:ascii="Times New Roman" w:eastAsia="Times New Roman" w:hAnsi="Times New Roman" w:cs="Times New Roman"/>
          <w:color w:val="FF0000"/>
          <w:sz w:val="24"/>
          <w:szCs w:val="24"/>
          <w:lang w:val="la-Latn" w:eastAsia="de-DE"/>
        </w:rPr>
        <w:t>Incipiunt Capitulalegis Alamannorum Capitularum.</w:t>
      </w:r>
    </w:p>
    <w:p w14:paraId="122F0AFC" w14:textId="450C555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res suas ad ecclesiam e Dei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tradunt</w:t>
      </w:r>
      <w:r w:rsidR="009B2994" w:rsidRPr="007A06F5">
        <w:rPr>
          <w:rFonts w:ascii="Times New Roman" w:eastAsia="Times New Roman" w:hAnsi="Times New Roman" w:cs="Times New Roman"/>
          <w:sz w:val="24"/>
          <w:szCs w:val="24"/>
          <w:lang w:val="la-Latn" w:eastAsia="de-DE"/>
        </w:rPr>
        <w:t xml:space="preserve">. </w:t>
      </w:r>
    </w:p>
    <w:p w14:paraId="70AB94DE" w14:textId="0EF28951"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res suas ad ecclesiam e Dei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tradunt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beneficium sub</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usufructuario</w:t>
      </w:r>
      <w:r w:rsidR="001E480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accipiunt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017AFB5E" w14:textId="4A60B2E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 vel servis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confugiunt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609FC38" w14:textId="263D8A0A"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infra ianu</w:t>
      </w:r>
      <w:r w:rsidR="0062432A" w:rsidRPr="007A06F5">
        <w:rPr>
          <w:rFonts w:ascii="Times New Roman" w:eastAsia="Times New Roman" w:hAnsi="Times New Roman" w:cs="Times New Roman"/>
          <w:sz w:val="24"/>
          <w:szCs w:val="24"/>
          <w:lang w:val="la-Latn" w:eastAsia="de-DE"/>
        </w:rPr>
        <w:t>as ecclesie interfecti fuerint</w:t>
      </w:r>
      <w:r w:rsidR="009B2994" w:rsidRPr="007A06F5">
        <w:rPr>
          <w:rFonts w:ascii="Times New Roman" w:eastAsia="Times New Roman" w:hAnsi="Times New Roman" w:cs="Times New Roman"/>
          <w:sz w:val="24"/>
          <w:szCs w:val="24"/>
          <w:lang w:val="la-Latn" w:eastAsia="de-DE"/>
        </w:rPr>
        <w:t xml:space="preserve">. </w:t>
      </w:r>
    </w:p>
    <w:p w14:paraId="281DDD98" w14:textId="72DE43BA"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raptoribus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ecclesiis aliquid 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abstraxerint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1CCAC8B8" w14:textId="232F835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iuratoribus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quales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quantos secundum ewa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homo habere debet</w:t>
      </w:r>
      <w:r w:rsidR="009B2994" w:rsidRPr="007A06F5">
        <w:rPr>
          <w:rFonts w:ascii="Times New Roman" w:eastAsia="Times New Roman" w:hAnsi="Times New Roman" w:cs="Times New Roman"/>
          <w:sz w:val="24"/>
          <w:szCs w:val="24"/>
          <w:lang w:val="la-Latn" w:eastAsia="de-DE"/>
        </w:rPr>
        <w:t xml:space="preserve">. </w:t>
      </w:r>
    </w:p>
    <w:p w14:paraId="2A82ECAC" w14:textId="5577217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aliquid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furaverint</w:t>
      </w:r>
      <w:r w:rsidR="009B2994" w:rsidRPr="007A06F5">
        <w:rPr>
          <w:rFonts w:ascii="Times New Roman" w:eastAsia="Times New Roman" w:hAnsi="Times New Roman" w:cs="Times New Roman"/>
          <w:sz w:val="24"/>
          <w:szCs w:val="24"/>
          <w:lang w:val="la-Latn" w:eastAsia="de-DE"/>
        </w:rPr>
        <w:t xml:space="preserve">. </w:t>
      </w:r>
    </w:p>
    <w:p w14:paraId="7BBE544E" w14:textId="7A8B1077"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servum e</w:t>
      </w:r>
      <w:r w:rsidR="0062432A" w:rsidRPr="007A06F5">
        <w:rPr>
          <w:rFonts w:ascii="Times New Roman" w:eastAsia="Times New Roman" w:hAnsi="Times New Roman" w:cs="Times New Roman"/>
          <w:sz w:val="24"/>
          <w:szCs w:val="24"/>
          <w:lang w:val="la-Latn" w:eastAsia="de-DE"/>
        </w:rPr>
        <w:t>cclesie occiderint</w:t>
      </w:r>
      <w:r w:rsidRPr="007A06F5">
        <w:rPr>
          <w:rFonts w:ascii="Times New Roman" w:eastAsia="Times New Roman" w:hAnsi="Times New Roman" w:cs="Times New Roman"/>
          <w:sz w:val="24"/>
          <w:szCs w:val="24"/>
          <w:lang w:val="la-Latn" w:eastAsia="de-DE"/>
        </w:rPr>
        <w:t xml:space="preserve">. </w:t>
      </w:r>
    </w:p>
    <w:p w14:paraId="4FB51BA9" w14:textId="5CA0BBA8" w:rsidR="000736EF" w:rsidRPr="007A06F5" w:rsidRDefault="0062432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colonis ecclesie occisis</w:t>
      </w:r>
      <w:r w:rsidR="009B2994" w:rsidRPr="007A06F5">
        <w:rPr>
          <w:rFonts w:ascii="Times New Roman" w:eastAsia="Times New Roman" w:hAnsi="Times New Roman" w:cs="Times New Roman"/>
          <w:sz w:val="24"/>
          <w:szCs w:val="24"/>
          <w:lang w:val="la-Latn" w:eastAsia="de-DE"/>
        </w:rPr>
        <w:t xml:space="preserve">. </w:t>
      </w:r>
    </w:p>
    <w:p w14:paraId="71F30ED0" w14:textId="262DD77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curte episcopi armatus ingreditur</w:t>
      </w:r>
      <w:r w:rsidR="009B2994" w:rsidRPr="007A06F5">
        <w:rPr>
          <w:rFonts w:ascii="Times New Roman" w:eastAsia="Times New Roman" w:hAnsi="Times New Roman" w:cs="Times New Roman"/>
          <w:sz w:val="24"/>
          <w:szCs w:val="24"/>
          <w:lang w:val="la-Latn" w:eastAsia="de-DE"/>
        </w:rPr>
        <w:t xml:space="preserve">. </w:t>
      </w:r>
    </w:p>
    <w:p w14:paraId="148C3B66" w14:textId="65CC712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presbiteri curtem armatus ingreditur</w:t>
      </w:r>
      <w:r w:rsidR="009B2994" w:rsidRPr="007A06F5">
        <w:rPr>
          <w:rFonts w:ascii="Times New Roman" w:eastAsia="Times New Roman" w:hAnsi="Times New Roman" w:cs="Times New Roman"/>
          <w:sz w:val="24"/>
          <w:szCs w:val="24"/>
          <w:lang w:val="la-Latn" w:eastAsia="de-DE"/>
        </w:rPr>
        <w:t xml:space="preserve">. </w:t>
      </w:r>
    </w:p>
    <w:p w14:paraId="62CF7904" w14:textId="0597640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epis</w:t>
      </w:r>
      <w:r w:rsidR="0062432A" w:rsidRPr="007A06F5">
        <w:rPr>
          <w:rFonts w:ascii="Times New Roman" w:eastAsia="Times New Roman" w:hAnsi="Times New Roman" w:cs="Times New Roman"/>
          <w:sz w:val="24"/>
          <w:szCs w:val="24"/>
          <w:lang w:val="la-Latn" w:eastAsia="de-DE"/>
        </w:rPr>
        <w:t>copo aliquam iniuriam fecerint</w:t>
      </w:r>
      <w:r w:rsidR="009B2994" w:rsidRPr="007A06F5">
        <w:rPr>
          <w:rFonts w:ascii="Times New Roman" w:eastAsia="Times New Roman" w:hAnsi="Times New Roman" w:cs="Times New Roman"/>
          <w:sz w:val="24"/>
          <w:szCs w:val="24"/>
          <w:lang w:val="la-Latn" w:eastAsia="de-DE"/>
        </w:rPr>
        <w:t xml:space="preserve">. </w:t>
      </w:r>
    </w:p>
    <w:p w14:paraId="4C627ACD" w14:textId="1ADECE4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presbitero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parrochiano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intulerint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90DD6F9" w14:textId="19C6058C"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diacono 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fecerint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2FCF9C2" w14:textId="26F68EF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monacho 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intulerint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5E063F26" w14:textId="39F0E70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clerico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w:t>
      </w:r>
      <w:r w:rsidR="009B2994" w:rsidRPr="007A06F5">
        <w:rPr>
          <w:rFonts w:ascii="Times New Roman" w:eastAsia="Times New Roman" w:hAnsi="Times New Roman" w:cs="Times New Roman"/>
          <w:sz w:val="24"/>
          <w:szCs w:val="24"/>
          <w:lang w:val="la-Latn" w:eastAsia="de-DE"/>
        </w:rPr>
        <w:t xml:space="preserve"> </w:t>
      </w:r>
      <w:r w:rsidR="0062432A" w:rsidRPr="007A06F5">
        <w:rPr>
          <w:rFonts w:ascii="Times New Roman" w:eastAsia="Times New Roman" w:hAnsi="Times New Roman" w:cs="Times New Roman"/>
          <w:sz w:val="24"/>
          <w:szCs w:val="24"/>
          <w:lang w:val="la-Latn" w:eastAsia="de-DE"/>
        </w:rPr>
        <w:t>intulerint</w:t>
      </w:r>
      <w:r w:rsidR="009B2994" w:rsidRPr="007A06F5">
        <w:rPr>
          <w:rFonts w:ascii="Times New Roman" w:eastAsia="Times New Roman" w:hAnsi="Times New Roman" w:cs="Times New Roman"/>
          <w:sz w:val="24"/>
          <w:szCs w:val="24"/>
          <w:lang w:val="la-Latn" w:eastAsia="de-DE"/>
        </w:rPr>
        <w:t xml:space="preserve">. </w:t>
      </w:r>
    </w:p>
    <w:p w14:paraId="30B16D12" w14:textId="552E9DA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ecclesiam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dimissi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occidantur</w:t>
      </w:r>
      <w:r w:rsidR="009B2994" w:rsidRPr="007A06F5">
        <w:rPr>
          <w:rFonts w:ascii="Times New Roman" w:eastAsia="Times New Roman" w:hAnsi="Times New Roman" w:cs="Times New Roman"/>
          <w:sz w:val="24"/>
          <w:szCs w:val="24"/>
          <w:lang w:val="la-Latn" w:eastAsia="de-DE"/>
        </w:rPr>
        <w:t xml:space="preserve">. </w:t>
      </w:r>
    </w:p>
    <w:p w14:paraId="4A288DB8" w14:textId="31BDC9A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ancilla libera dimissa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postea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servo se coniunxerit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Alamanna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servo </w:t>
      </w:r>
      <w:r w:rsidRPr="007A06F5">
        <w:rPr>
          <w:rFonts w:ascii="Times New Roman" w:eastAsia="Times New Roman" w:hAnsi="Times New Roman" w:cs="Times New Roman"/>
          <w:sz w:val="24"/>
          <w:szCs w:val="24"/>
          <w:lang w:val="la-Latn" w:eastAsia="de-DE"/>
        </w:rPr>
        <w:t>nupserit</w:t>
      </w:r>
      <w:r w:rsidR="009B2994" w:rsidRPr="007A06F5">
        <w:rPr>
          <w:rFonts w:ascii="Times New Roman" w:eastAsia="Times New Roman" w:hAnsi="Times New Roman" w:cs="Times New Roman"/>
          <w:sz w:val="24"/>
          <w:szCs w:val="24"/>
          <w:lang w:val="la-Latn" w:eastAsia="de-DE"/>
        </w:rPr>
        <w:t xml:space="preserve">. </w:t>
      </w:r>
    </w:p>
    <w:p w14:paraId="10D1B891" w14:textId="5B21313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Ut nullus laicus rem ecclesiae absque carta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praesumat possidere</w:t>
      </w:r>
      <w:r w:rsidR="009B2994" w:rsidRPr="007A06F5">
        <w:rPr>
          <w:rFonts w:ascii="Times New Roman" w:eastAsia="Times New Roman" w:hAnsi="Times New Roman" w:cs="Times New Roman"/>
          <w:sz w:val="24"/>
          <w:szCs w:val="24"/>
          <w:lang w:val="la-Latn" w:eastAsia="de-DE"/>
        </w:rPr>
        <w:t xml:space="preserve">. </w:t>
      </w:r>
    </w:p>
    <w:p w14:paraId="58A25BA8" w14:textId="525BD12F"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presbiter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 vel mancipia ecclesiae potestatem vendendi non habeat</w:t>
      </w:r>
      <w:r w:rsidR="009B2994" w:rsidRPr="007A06F5">
        <w:rPr>
          <w:rFonts w:ascii="Times New Roman" w:eastAsia="Times New Roman" w:hAnsi="Times New Roman" w:cs="Times New Roman"/>
          <w:sz w:val="24"/>
          <w:szCs w:val="24"/>
          <w:lang w:val="la-Latn" w:eastAsia="de-DE"/>
        </w:rPr>
        <w:t xml:space="preserve">. </w:t>
      </w:r>
    </w:p>
    <w:p w14:paraId="67A312B9" w14:textId="6DDF056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ecclesiae servum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ancillam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susceperint fugitivos</w:t>
      </w:r>
      <w:r w:rsidR="009B2994" w:rsidRPr="007A06F5">
        <w:rPr>
          <w:rFonts w:ascii="Times New Roman" w:eastAsia="Times New Roman" w:hAnsi="Times New Roman" w:cs="Times New Roman"/>
          <w:sz w:val="24"/>
          <w:szCs w:val="24"/>
          <w:lang w:val="la-Latn" w:eastAsia="de-DE"/>
        </w:rPr>
        <w:t xml:space="preserve">. </w:t>
      </w:r>
    </w:p>
    <w:p w14:paraId="7612231D" w14:textId="7B110B9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Qualiter servi ecclesiae tributa solvere debeant</w:t>
      </w:r>
      <w:r w:rsidR="009B2994" w:rsidRPr="007A06F5">
        <w:rPr>
          <w:rFonts w:ascii="Times New Roman" w:eastAsia="Times New Roman" w:hAnsi="Times New Roman" w:cs="Times New Roman"/>
          <w:sz w:val="24"/>
          <w:szCs w:val="24"/>
          <w:lang w:val="la-Latn" w:eastAsia="de-DE"/>
        </w:rPr>
        <w:t xml:space="preserve">. </w:t>
      </w:r>
    </w:p>
    <w:p w14:paraId="49FF2876" w14:textId="4DE012D1" w:rsidR="001E480D" w:rsidRPr="007A06F5" w:rsidRDefault="000736EF" w:rsidP="001E480D">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colonis a ecclesiasticis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ad episcopum aut 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w:t>
      </w:r>
      <w:r w:rsidR="001E480D" w:rsidRPr="007A06F5">
        <w:rPr>
          <w:rFonts w:ascii="Times New Roman" w:eastAsia="Times New Roman" w:hAnsi="Times New Roman" w:cs="Times New Roman"/>
          <w:sz w:val="24"/>
          <w:szCs w:val="24"/>
          <w:lang w:val="la-Latn" w:eastAsia="de-DE"/>
        </w:rPr>
        <w:t>udicem suum venire dispexerint.</w:t>
      </w:r>
      <w:r w:rsidRPr="007A06F5">
        <w:rPr>
          <w:rFonts w:ascii="Times New Roman" w:hAnsi="Times New Roman" w:cs="Times New Roman"/>
          <w:lang w:val="la-Latn"/>
        </w:rPr>
        <w:t xml:space="preserve">/ </w:t>
      </w:r>
    </w:p>
    <w:p w14:paraId="2FD1396E" w14:textId="5CC00EE8" w:rsidR="000736EF" w:rsidRPr="007A06F5" w:rsidRDefault="000736EF" w:rsidP="00450DB4">
      <w:pPr>
        <w:pStyle w:val="Normlnweb"/>
        <w:spacing w:before="0" w:beforeAutospacing="0" w:after="120" w:afterAutospacing="0"/>
        <w:rPr>
          <w:lang w:val="la-Latn"/>
        </w:rPr>
      </w:pPr>
      <w:r w:rsidRPr="007A06F5">
        <w:rPr>
          <w:lang w:val="la-Latn"/>
        </w:rPr>
        <w:t>De eo</w:t>
      </w:r>
      <w:r w:rsidR="009B2994" w:rsidRPr="007A06F5">
        <w:rPr>
          <w:lang w:val="la-Latn"/>
        </w:rPr>
        <w:t xml:space="preserve">, </w:t>
      </w:r>
      <w:r w:rsidRPr="007A06F5">
        <w:rPr>
          <w:lang w:val="la-Latn"/>
        </w:rPr>
        <w:t>qui a mortem ducis consiliatus fuerit</w:t>
      </w:r>
      <w:r w:rsidR="009B2994" w:rsidRPr="007A06F5">
        <w:rPr>
          <w:lang w:val="la-Latn"/>
        </w:rPr>
        <w:t xml:space="preserve">. </w:t>
      </w:r>
    </w:p>
    <w:p w14:paraId="08950DA7" w14:textId="1ED6F9A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homine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gentem extraneam infra provinciam invitaverit</w:t>
      </w:r>
      <w:r w:rsidR="009B2994" w:rsidRPr="007A06F5">
        <w:rPr>
          <w:rFonts w:ascii="Times New Roman" w:eastAsia="Times New Roman" w:hAnsi="Times New Roman" w:cs="Times New Roman"/>
          <w:sz w:val="24"/>
          <w:szCs w:val="24"/>
          <w:lang w:val="la-Latn" w:eastAsia="de-DE"/>
        </w:rPr>
        <w:t xml:space="preserve">. </w:t>
      </w:r>
    </w:p>
    <w:p w14:paraId="5939673B" w14:textId="05636178"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exercitu litem commiserint</w:t>
      </w:r>
      <w:r w:rsidR="009B2994" w:rsidRPr="007A06F5">
        <w:rPr>
          <w:rFonts w:ascii="Times New Roman" w:eastAsia="Times New Roman" w:hAnsi="Times New Roman" w:cs="Times New Roman"/>
          <w:sz w:val="24"/>
          <w:szCs w:val="24"/>
          <w:lang w:val="la-Latn" w:eastAsia="de-DE"/>
        </w:rPr>
        <w:t xml:space="preserve">. </w:t>
      </w:r>
    </w:p>
    <w:p w14:paraId="0A3A18AE" w14:textId="0C3D3319"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exercitu aliquod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furtum fecerint</w:t>
      </w:r>
      <w:r w:rsidR="009B2994" w:rsidRPr="007A06F5">
        <w:rPr>
          <w:rFonts w:ascii="Times New Roman" w:eastAsia="Times New Roman" w:hAnsi="Times New Roman" w:cs="Times New Roman"/>
          <w:sz w:val="24"/>
          <w:szCs w:val="24"/>
          <w:lang w:val="la-Latn" w:eastAsia="de-DE"/>
        </w:rPr>
        <w:t xml:space="preserve">. </w:t>
      </w:r>
    </w:p>
    <w:p w14:paraId="71D1814E" w14:textId="2319BAC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sigillum aut mandatum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ducis neglexerit</w:t>
      </w:r>
      <w:r w:rsidR="009B2994" w:rsidRPr="007A06F5">
        <w:rPr>
          <w:rFonts w:ascii="Times New Roman" w:eastAsia="Times New Roman" w:hAnsi="Times New Roman" w:cs="Times New Roman"/>
          <w:sz w:val="24"/>
          <w:szCs w:val="24"/>
          <w:lang w:val="la-Latn" w:eastAsia="de-DE"/>
        </w:rPr>
        <w:t xml:space="preserve">. </w:t>
      </w:r>
    </w:p>
    <w:p w14:paraId="0D5A9316" w14:textId="77E5429F"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curte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ducis hominem occiderit</w:t>
      </w:r>
      <w:r w:rsidR="009B2994" w:rsidRPr="007A06F5">
        <w:rPr>
          <w:rFonts w:ascii="Times New Roman" w:eastAsia="Times New Roman" w:hAnsi="Times New Roman" w:cs="Times New Roman"/>
          <w:sz w:val="24"/>
          <w:szCs w:val="24"/>
          <w:lang w:val="la-Latn" w:eastAsia="de-DE"/>
        </w:rPr>
        <w:t xml:space="preserve">. </w:t>
      </w:r>
    </w:p>
    <w:p w14:paraId="66C96F4F" w14:textId="65AF5518"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missum ducis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infra provinciam occiderit</w:t>
      </w:r>
      <w:r w:rsidR="009B2994" w:rsidRPr="007A06F5">
        <w:rPr>
          <w:rFonts w:ascii="Times New Roman" w:eastAsia="Times New Roman" w:hAnsi="Times New Roman" w:cs="Times New Roman"/>
          <w:sz w:val="24"/>
          <w:szCs w:val="24"/>
          <w:lang w:val="la-Latn" w:eastAsia="de-DE"/>
        </w:rPr>
        <w:t xml:space="preserve">. </w:t>
      </w:r>
    </w:p>
    <w:p w14:paraId="58C00C01" w14:textId="6C821327"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curte regis furtum commiserit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5A996831" w14:textId="5DC3658A"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ducis furaverit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A3EF3DF" w14:textId="4955BAF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feminis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ministerio ducis sunt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C1E8435" w14:textId="6C12924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praesumpserit infra provinciam res ducis hostiliter invadere</w:t>
      </w:r>
      <w:r w:rsidR="009B2994" w:rsidRPr="007A06F5">
        <w:rPr>
          <w:rFonts w:ascii="Times New Roman" w:eastAsia="Times New Roman" w:hAnsi="Times New Roman" w:cs="Times New Roman"/>
          <w:sz w:val="24"/>
          <w:szCs w:val="24"/>
          <w:lang w:val="la-Latn" w:eastAsia="de-DE"/>
        </w:rPr>
        <w:t xml:space="preserve">. </w:t>
      </w:r>
    </w:p>
    <w:p w14:paraId="69C2C90E" w14:textId="3FECD64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filio ducis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contra patrem suum surrexerit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0A81C30" w14:textId="6F70808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conventu</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secundum antiquam consuetudinem fiat</w:t>
      </w:r>
      <w:r w:rsidR="009B2994" w:rsidRPr="007A06F5">
        <w:rPr>
          <w:rFonts w:ascii="Times New Roman" w:eastAsia="Times New Roman" w:hAnsi="Times New Roman" w:cs="Times New Roman"/>
          <w:sz w:val="24"/>
          <w:szCs w:val="24"/>
          <w:lang w:val="la-Latn" w:eastAsia="de-DE"/>
        </w:rPr>
        <w:t xml:space="preserve">. </w:t>
      </w:r>
    </w:p>
    <w:p w14:paraId="7C4E522C" w14:textId="3EE4367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mancipiis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foris provincia vendantur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3B3622F" w14:textId="692AFF7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die Dominico opera servilia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3CA9D2E" w14:textId="1C1041D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inlicitis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nuptiis</w:t>
      </w:r>
      <w:r w:rsidR="009B2994" w:rsidRPr="007A06F5">
        <w:rPr>
          <w:rFonts w:ascii="Times New Roman" w:eastAsia="Times New Roman" w:hAnsi="Times New Roman" w:cs="Times New Roman"/>
          <w:sz w:val="24"/>
          <w:szCs w:val="24"/>
          <w:lang w:val="la-Latn" w:eastAsia="de-DE"/>
        </w:rPr>
        <w:t xml:space="preserve">. </w:t>
      </w:r>
    </w:p>
    <w:p w14:paraId="3EFCF46F" w14:textId="11BF3568"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patricidiis et fratricidiis</w:t>
      </w:r>
      <w:r w:rsidR="009B2994" w:rsidRPr="007A06F5">
        <w:rPr>
          <w:rFonts w:ascii="Times New Roman" w:eastAsia="Times New Roman" w:hAnsi="Times New Roman" w:cs="Times New Roman"/>
          <w:sz w:val="24"/>
          <w:szCs w:val="24"/>
          <w:lang w:val="la-Latn" w:eastAsia="de-DE"/>
        </w:rPr>
        <w:t xml:space="preserve">. </w:t>
      </w:r>
    </w:p>
    <w:p w14:paraId="093A1095" w14:textId="6EEAE851"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Ut nullus causam audire presumat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qui 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duce a constitutus est</w:t>
      </w:r>
      <w:r w:rsidR="009B2994" w:rsidRPr="007A06F5">
        <w:rPr>
          <w:rFonts w:ascii="Times New Roman" w:eastAsia="Times New Roman" w:hAnsi="Times New Roman" w:cs="Times New Roman"/>
          <w:sz w:val="24"/>
          <w:szCs w:val="24"/>
          <w:lang w:val="la-Latn" w:eastAsia="de-DE"/>
        </w:rPr>
        <w:t xml:space="preserve">. </w:t>
      </w:r>
    </w:p>
    <w:p w14:paraId="139AD7D5" w14:textId="4403919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saepe interpellatus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ante ducem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qualicumque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evidenti causa et convictus </w:t>
      </w:r>
    </w:p>
    <w:p w14:paraId="3656C698" w14:textId="11C78CA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iuramentum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permittatur</w:t>
      </w:r>
      <w:r w:rsidR="009B2994" w:rsidRPr="007A06F5">
        <w:rPr>
          <w:rFonts w:ascii="Times New Roman" w:eastAsia="Times New Roman" w:hAnsi="Times New Roman" w:cs="Times New Roman"/>
          <w:sz w:val="24"/>
          <w:szCs w:val="24"/>
          <w:lang w:val="la-Latn" w:eastAsia="de-DE"/>
        </w:rPr>
        <w:t xml:space="preserve">. </w:t>
      </w:r>
    </w:p>
    <w:p w14:paraId="3A0D823F" w14:textId="26380E3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Ut scriptura non valeat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qua annus et dies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ostenditur</w:t>
      </w:r>
      <w:r w:rsidR="009B2994" w:rsidRPr="007A06F5">
        <w:rPr>
          <w:rFonts w:ascii="Times New Roman" w:eastAsia="Times New Roman" w:hAnsi="Times New Roman" w:cs="Times New Roman"/>
          <w:sz w:val="24"/>
          <w:szCs w:val="24"/>
          <w:lang w:val="la-Latn" w:eastAsia="de-DE"/>
        </w:rPr>
        <w:t xml:space="preserve">. </w:t>
      </w:r>
    </w:p>
    <w:p w14:paraId="334A7A3D" w14:textId="08518BA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 libero crimen mortale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inposuerit</w:t>
      </w:r>
      <w:r w:rsidR="009B2994" w:rsidRPr="007A06F5">
        <w:rPr>
          <w:rFonts w:ascii="Times New Roman" w:eastAsia="Times New Roman" w:hAnsi="Times New Roman" w:cs="Times New Roman"/>
          <w:sz w:val="24"/>
          <w:szCs w:val="24"/>
          <w:lang w:val="la-Latn" w:eastAsia="de-DE"/>
        </w:rPr>
        <w:t xml:space="preserve">. </w:t>
      </w:r>
    </w:p>
    <w:p w14:paraId="4B403759" w14:textId="6B67DCBA"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rixis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saepe fieri solent in populo</w:t>
      </w:r>
      <w:r w:rsidR="009B2994" w:rsidRPr="007A06F5">
        <w:rPr>
          <w:rFonts w:ascii="Times New Roman" w:eastAsia="Times New Roman" w:hAnsi="Times New Roman" w:cs="Times New Roman"/>
          <w:sz w:val="24"/>
          <w:szCs w:val="24"/>
          <w:lang w:val="la-Latn" w:eastAsia="de-DE"/>
        </w:rPr>
        <w:t xml:space="preserve">. </w:t>
      </w:r>
    </w:p>
    <w:p w14:paraId="79982C38" w14:textId="69DDF50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liberum extra terminos vendiderit</w:t>
      </w:r>
      <w:r w:rsidR="009B2994" w:rsidRPr="007A06F5">
        <w:rPr>
          <w:rFonts w:ascii="Times New Roman" w:eastAsia="Times New Roman" w:hAnsi="Times New Roman" w:cs="Times New Roman"/>
          <w:sz w:val="24"/>
          <w:szCs w:val="24"/>
          <w:lang w:val="la-Latn" w:eastAsia="de-DE"/>
        </w:rPr>
        <w:t xml:space="preserve">. </w:t>
      </w:r>
    </w:p>
    <w:p w14:paraId="5DE546D8" w14:textId="2D6FF28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feminam ingenuam extra marcam vendiderit</w:t>
      </w:r>
      <w:r w:rsidR="009B2994" w:rsidRPr="007A06F5">
        <w:rPr>
          <w:rFonts w:ascii="Times New Roman" w:eastAsia="Times New Roman" w:hAnsi="Times New Roman" w:cs="Times New Roman"/>
          <w:sz w:val="24"/>
          <w:szCs w:val="24"/>
          <w:lang w:val="la-Latn" w:eastAsia="de-DE"/>
        </w:rPr>
        <w:t xml:space="preserve">. </w:t>
      </w:r>
    </w:p>
    <w:p w14:paraId="3FDBB8E4" w14:textId="15E9D65F"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liberum hominem vel feminam liberam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infra provinciam vendiderit</w:t>
      </w:r>
      <w:r w:rsidR="009B2994" w:rsidRPr="007A06F5">
        <w:rPr>
          <w:rFonts w:ascii="Times New Roman" w:eastAsia="Times New Roman" w:hAnsi="Times New Roman" w:cs="Times New Roman"/>
          <w:sz w:val="24"/>
          <w:szCs w:val="24"/>
          <w:lang w:val="la-Latn" w:eastAsia="de-DE"/>
        </w:rPr>
        <w:t xml:space="preserve">. </w:t>
      </w:r>
    </w:p>
    <w:p w14:paraId="6B50D64C" w14:textId="49E24CF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hominem occiderit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morttodum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w:t>
      </w:r>
      <w:r w:rsidR="009B2994" w:rsidRPr="007A06F5">
        <w:rPr>
          <w:rFonts w:ascii="Times New Roman" w:eastAsia="Times New Roman" w:hAnsi="Times New Roman" w:cs="Times New Roman"/>
          <w:sz w:val="24"/>
          <w:szCs w:val="24"/>
          <w:lang w:val="la-Latn" w:eastAsia="de-DE"/>
        </w:rPr>
        <w:t xml:space="preserve">. </w:t>
      </w:r>
    </w:p>
    <w:p w14:paraId="173A08CA" w14:textId="69BC399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liberum de terra effodierit</w:t>
      </w:r>
      <w:r w:rsidR="009B2994" w:rsidRPr="007A06F5">
        <w:rPr>
          <w:rFonts w:ascii="Times New Roman" w:eastAsia="Times New Roman" w:hAnsi="Times New Roman" w:cs="Times New Roman"/>
          <w:sz w:val="24"/>
          <w:szCs w:val="24"/>
          <w:lang w:val="la-Latn" w:eastAsia="de-DE"/>
        </w:rPr>
        <w:t xml:space="preserve">. </w:t>
      </w:r>
    </w:p>
    <w:p w14:paraId="286FE582" w14:textId="57C79208"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De libero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uxorem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tulerit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7C46193" w14:textId="5CE4B8A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sponsam alterius acciperit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3E02AD4" w14:textId="58657AF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sponsam suam dimiserit et aliam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duxerit</w:t>
      </w:r>
      <w:r w:rsidR="009B2994" w:rsidRPr="007A06F5">
        <w:rPr>
          <w:rFonts w:ascii="Times New Roman" w:eastAsia="Times New Roman" w:hAnsi="Times New Roman" w:cs="Times New Roman"/>
          <w:sz w:val="24"/>
          <w:szCs w:val="24"/>
          <w:lang w:val="la-Latn" w:eastAsia="de-DE"/>
        </w:rPr>
        <w:t xml:space="preserve">. </w:t>
      </w:r>
    </w:p>
    <w:p w14:paraId="79D7EC77" w14:textId="43C1721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filiam alienam 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disponsatam acciperit</w:t>
      </w:r>
      <w:r w:rsidR="009B2994" w:rsidRPr="007A06F5">
        <w:rPr>
          <w:rFonts w:ascii="Times New Roman" w:eastAsia="Times New Roman" w:hAnsi="Times New Roman" w:cs="Times New Roman"/>
          <w:sz w:val="24"/>
          <w:szCs w:val="24"/>
          <w:lang w:val="la-Latn" w:eastAsia="de-DE"/>
        </w:rPr>
        <w:t xml:space="preserve">. </w:t>
      </w:r>
    </w:p>
    <w:p w14:paraId="6B978F55" w14:textId="422E2BD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uxore mortuo marito sine filiis relictae</w:t>
      </w:r>
      <w:r w:rsidR="009B2994" w:rsidRPr="007A06F5">
        <w:rPr>
          <w:rFonts w:ascii="Times New Roman" w:eastAsia="Times New Roman" w:hAnsi="Times New Roman" w:cs="Times New Roman"/>
          <w:sz w:val="24"/>
          <w:szCs w:val="24"/>
          <w:lang w:val="la-Latn" w:eastAsia="de-DE"/>
        </w:rPr>
        <w:t xml:space="preserve">. </w:t>
      </w:r>
    </w:p>
    <w:p w14:paraId="402CF7AD" w14:textId="58DC2D35" w:rsidR="001E480D" w:rsidRPr="007A06F5" w:rsidRDefault="000736EF" w:rsidP="001E480D">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proximi sui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defuncti uxore sine filiis relictae dotem a contradixerit</w:t>
      </w:r>
      <w:r w:rsidR="009042C7" w:rsidRPr="007A06F5">
        <w:rPr>
          <w:rFonts w:ascii="Times New Roman" w:eastAsia="Times New Roman" w:hAnsi="Times New Roman" w:cs="Times New Roman"/>
          <w:sz w:val="24"/>
          <w:szCs w:val="24"/>
          <w:lang w:val="la-Latn" w:eastAsia="de-DE"/>
        </w:rPr>
        <w:t>.</w:t>
      </w:r>
      <w:r w:rsidRPr="007A06F5">
        <w:rPr>
          <w:rFonts w:ascii="Times New Roman" w:hAnsi="Times New Roman" w:cs="Times New Roman"/>
          <w:lang w:val="la-Latn"/>
        </w:rPr>
        <w:t xml:space="preserve">/ </w:t>
      </w:r>
    </w:p>
    <w:p w14:paraId="52FF4681" w14:textId="18267075" w:rsidR="000736EF" w:rsidRPr="007A06F5" w:rsidRDefault="000736EF" w:rsidP="00450DB4">
      <w:pPr>
        <w:pStyle w:val="Normlnweb"/>
        <w:spacing w:before="0" w:beforeAutospacing="0" w:after="120" w:afterAutospacing="0"/>
        <w:rPr>
          <w:lang w:val="la-Latn"/>
        </w:rPr>
      </w:pPr>
      <w:r w:rsidRPr="007A06F5">
        <w:rPr>
          <w:lang w:val="la-Latn"/>
        </w:rPr>
        <w:t>De hereditate duarum sororum</w:t>
      </w:r>
      <w:r w:rsidR="009B2994" w:rsidRPr="007A06F5">
        <w:rPr>
          <w:lang w:val="la-Latn"/>
        </w:rPr>
        <w:t xml:space="preserve">, </w:t>
      </w:r>
      <w:r w:rsidRPr="007A06F5">
        <w:rPr>
          <w:lang w:val="la-Latn"/>
        </w:rPr>
        <w:t>quae absque fratribus a post mortem patris relictae sunt</w:t>
      </w:r>
      <w:r w:rsidR="009B2994" w:rsidRPr="007A06F5">
        <w:rPr>
          <w:lang w:val="la-Latn"/>
        </w:rPr>
        <w:t xml:space="preserve">. </w:t>
      </w:r>
    </w:p>
    <w:p w14:paraId="26409DE7" w14:textId="150DA7A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mulierem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itinere vadentem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denudaverit 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ea mechaverit</w:t>
      </w:r>
      <w:r w:rsidR="009B2994" w:rsidRPr="007A06F5">
        <w:rPr>
          <w:rFonts w:ascii="Times New Roman" w:eastAsia="Times New Roman" w:hAnsi="Times New Roman" w:cs="Times New Roman"/>
          <w:sz w:val="24"/>
          <w:szCs w:val="24"/>
          <w:lang w:val="la-Latn" w:eastAsia="de-DE"/>
        </w:rPr>
        <w:t xml:space="preserve">. </w:t>
      </w:r>
    </w:p>
    <w:p w14:paraId="17F674FF" w14:textId="0AB64C1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alium percusserit aut vulneraverit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4F31873" w14:textId="72D50427"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 aurem absciderit</w:t>
      </w:r>
      <w:r w:rsidR="009B2994" w:rsidRPr="007A06F5">
        <w:rPr>
          <w:rFonts w:ascii="Times New Roman" w:eastAsia="Times New Roman" w:hAnsi="Times New Roman" w:cs="Times New Roman"/>
          <w:sz w:val="24"/>
          <w:szCs w:val="24"/>
          <w:lang w:val="la-Latn" w:eastAsia="de-DE"/>
        </w:rPr>
        <w:t xml:space="preserve">. </w:t>
      </w:r>
    </w:p>
    <w:p w14:paraId="5CFDEE5C" w14:textId="2201BAAF"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palpebras alterius maculaverit</w:t>
      </w:r>
      <w:r w:rsidR="009B2994" w:rsidRPr="007A06F5">
        <w:rPr>
          <w:rFonts w:ascii="Times New Roman" w:eastAsia="Times New Roman" w:hAnsi="Times New Roman" w:cs="Times New Roman"/>
          <w:sz w:val="24"/>
          <w:szCs w:val="24"/>
          <w:lang w:val="la-Latn" w:eastAsia="de-DE"/>
        </w:rPr>
        <w:t xml:space="preserve">. </w:t>
      </w:r>
    </w:p>
    <w:p w14:paraId="14AE1F8F" w14:textId="2240364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nare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transpuncta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abscisa</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6FD6625" w14:textId="47D3BB3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labiis maculatis</w:t>
      </w:r>
      <w:r w:rsidR="009B2994" w:rsidRPr="007A06F5">
        <w:rPr>
          <w:rFonts w:ascii="Times New Roman" w:eastAsia="Times New Roman" w:hAnsi="Times New Roman" w:cs="Times New Roman"/>
          <w:sz w:val="24"/>
          <w:szCs w:val="24"/>
          <w:lang w:val="la-Latn" w:eastAsia="de-DE"/>
        </w:rPr>
        <w:t xml:space="preserve">. </w:t>
      </w:r>
    </w:p>
    <w:p w14:paraId="7244984B" w14:textId="2B7932F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lingua abscisa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vulneribus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facie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factis</w:t>
      </w:r>
      <w:r w:rsidR="009B2994" w:rsidRPr="007A06F5">
        <w:rPr>
          <w:rFonts w:ascii="Times New Roman" w:eastAsia="Times New Roman" w:hAnsi="Times New Roman" w:cs="Times New Roman"/>
          <w:sz w:val="24"/>
          <w:szCs w:val="24"/>
          <w:lang w:val="la-Latn" w:eastAsia="de-DE"/>
        </w:rPr>
        <w:t xml:space="preserve">. </w:t>
      </w:r>
    </w:p>
    <w:p w14:paraId="4C936304" w14:textId="0100AA9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alium contra legem tunderit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diversis vulneribus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D4A6E56" w14:textId="67C0087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contradixerit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3B77C9EF" w14:textId="6F87089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alterum</w:t>
      </w:r>
      <w:r w:rsidR="009B2994" w:rsidRPr="007A06F5">
        <w:rPr>
          <w:rFonts w:ascii="Times New Roman" w:eastAsia="Times New Roman" w:hAnsi="Times New Roman" w:cs="Times New Roman"/>
          <w:sz w:val="24"/>
          <w:szCs w:val="24"/>
          <w:lang w:val="la-Latn" w:eastAsia="de-DE"/>
        </w:rPr>
        <w:t xml:space="preserve"> </w:t>
      </w:r>
      <w:r w:rsidR="00853203" w:rsidRPr="007A06F5">
        <w:rPr>
          <w:rFonts w:ascii="Times New Roman" w:eastAsia="Times New Roman" w:hAnsi="Times New Roman" w:cs="Times New Roman"/>
          <w:sz w:val="24"/>
          <w:szCs w:val="24"/>
          <w:lang w:val="la-Latn" w:eastAsia="de-DE"/>
        </w:rPr>
        <w:t>de caballo iactaverit</w:t>
      </w:r>
      <w:r w:rsidR="009B2994" w:rsidRPr="007A06F5">
        <w:rPr>
          <w:rFonts w:ascii="Times New Roman" w:eastAsia="Times New Roman" w:hAnsi="Times New Roman" w:cs="Times New Roman"/>
          <w:sz w:val="24"/>
          <w:szCs w:val="24"/>
          <w:lang w:val="la-Latn" w:eastAsia="de-DE"/>
        </w:rPr>
        <w:t xml:space="preserve">. </w:t>
      </w:r>
    </w:p>
    <w:p w14:paraId="7D8AB6DA" w14:textId="6672D66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libero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liberum occiderit</w:t>
      </w:r>
      <w:r w:rsidR="009B2994" w:rsidRPr="007A06F5">
        <w:rPr>
          <w:rFonts w:ascii="Times New Roman" w:eastAsia="Times New Roman" w:hAnsi="Times New Roman" w:cs="Times New Roman"/>
          <w:sz w:val="24"/>
          <w:szCs w:val="24"/>
          <w:lang w:val="la-Latn" w:eastAsia="de-DE"/>
        </w:rPr>
        <w:t xml:space="preserve">. </w:t>
      </w:r>
    </w:p>
    <w:p w14:paraId="4D95D204" w14:textId="23D2270F"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alterius amissarium furaverit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07A6B102" w14:textId="59C63BD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alterius caballum involaverit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0E14D21" w14:textId="0843D971"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equum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plagaverit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dum hominem plagare voluerit</w:t>
      </w:r>
      <w:r w:rsidR="009B2994" w:rsidRPr="007A06F5">
        <w:rPr>
          <w:rFonts w:ascii="Times New Roman" w:eastAsia="Times New Roman" w:hAnsi="Times New Roman" w:cs="Times New Roman"/>
          <w:sz w:val="24"/>
          <w:szCs w:val="24"/>
          <w:lang w:val="la-Latn" w:eastAsia="de-DE"/>
        </w:rPr>
        <w:t xml:space="preserve">. </w:t>
      </w:r>
    </w:p>
    <w:p w14:paraId="7E58B5B0" w14:textId="7515DBB6"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troppo de iumentis ductricem involaverit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C3F24D0" w14:textId="641C780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pregnum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iumentum ferierit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abortivum fecerit</w:t>
      </w:r>
      <w:r w:rsidR="009B2994" w:rsidRPr="007A06F5">
        <w:rPr>
          <w:rFonts w:ascii="Times New Roman" w:eastAsia="Times New Roman" w:hAnsi="Times New Roman" w:cs="Times New Roman"/>
          <w:sz w:val="24"/>
          <w:szCs w:val="24"/>
          <w:lang w:val="la-Latn" w:eastAsia="de-DE"/>
        </w:rPr>
        <w:t xml:space="preserve">. </w:t>
      </w:r>
    </w:p>
    <w:p w14:paraId="0D740D6B" w14:textId="61AB404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Qualiter iumenta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messem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laeserint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includantur</w:t>
      </w:r>
      <w:r w:rsidR="009B2994" w:rsidRPr="007A06F5">
        <w:rPr>
          <w:rFonts w:ascii="Times New Roman" w:eastAsia="Times New Roman" w:hAnsi="Times New Roman" w:cs="Times New Roman"/>
          <w:sz w:val="24"/>
          <w:szCs w:val="24"/>
          <w:lang w:val="la-Latn" w:eastAsia="de-DE"/>
        </w:rPr>
        <w:t xml:space="preserve">. </w:t>
      </w:r>
    </w:p>
    <w:p w14:paraId="38336AC8" w14:textId="280EA584"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taurum gregem regentem involaverit aut a occiderit</w:t>
      </w:r>
      <w:r w:rsidR="009B2994" w:rsidRPr="007A06F5">
        <w:rPr>
          <w:rFonts w:ascii="Times New Roman" w:eastAsia="Times New Roman" w:hAnsi="Times New Roman" w:cs="Times New Roman"/>
          <w:sz w:val="24"/>
          <w:szCs w:val="24"/>
          <w:lang w:val="la-Latn" w:eastAsia="de-DE"/>
        </w:rPr>
        <w:t xml:space="preserve">. </w:t>
      </w:r>
    </w:p>
    <w:p w14:paraId="27945B3E" w14:textId="3DC16ADA"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 morttaudus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inputatur</w:t>
      </w:r>
      <w:r w:rsidR="009B2994" w:rsidRPr="007A06F5">
        <w:rPr>
          <w:rFonts w:ascii="Times New Roman" w:eastAsia="Times New Roman" w:hAnsi="Times New Roman" w:cs="Times New Roman"/>
          <w:sz w:val="24"/>
          <w:szCs w:val="24"/>
          <w:lang w:val="la-Latn" w:eastAsia="de-DE"/>
        </w:rPr>
        <w:t xml:space="preserve">. </w:t>
      </w:r>
    </w:p>
    <w:p w14:paraId="017D122C" w14:textId="2F27D9D2"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gravidae mulieri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natum interficerit</w:t>
      </w:r>
      <w:r w:rsidR="009B2994" w:rsidRPr="007A06F5">
        <w:rPr>
          <w:rFonts w:ascii="Times New Roman" w:eastAsia="Times New Roman" w:hAnsi="Times New Roman" w:cs="Times New Roman"/>
          <w:sz w:val="24"/>
          <w:szCs w:val="24"/>
          <w:lang w:val="la-Latn" w:eastAsia="de-DE"/>
        </w:rPr>
        <w:t xml:space="preserve">. </w:t>
      </w:r>
    </w:p>
    <w:p w14:paraId="362EE1C0" w14:textId="5AFA20FD"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pretio bovis</w:t>
      </w:r>
      <w:r w:rsidR="009B2994" w:rsidRPr="007A06F5">
        <w:rPr>
          <w:rFonts w:ascii="Times New Roman" w:eastAsia="Times New Roman" w:hAnsi="Times New Roman" w:cs="Times New Roman"/>
          <w:sz w:val="24"/>
          <w:szCs w:val="24"/>
          <w:lang w:val="la-Latn" w:eastAsia="de-DE"/>
        </w:rPr>
        <w:t xml:space="preserve">. </w:t>
      </w:r>
    </w:p>
    <w:p w14:paraId="3F974C55" w14:textId="7006771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pastores vel artifices occiderit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A58260F" w14:textId="143B86BC"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cum ancilla vestiaria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geniciaria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concubuerit</w:t>
      </w:r>
      <w:r w:rsidR="009B2994" w:rsidRPr="007A06F5">
        <w:rPr>
          <w:rFonts w:ascii="Times New Roman" w:eastAsia="Times New Roman" w:hAnsi="Times New Roman" w:cs="Times New Roman"/>
          <w:sz w:val="24"/>
          <w:szCs w:val="24"/>
          <w:lang w:val="la-Latn" w:eastAsia="de-DE"/>
        </w:rPr>
        <w:t xml:space="preserve">. </w:t>
      </w:r>
    </w:p>
    <w:p w14:paraId="12B8C460" w14:textId="53C8A559"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incendium super alium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nocte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55524FD2" w14:textId="6DB32689"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canibus seusibus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aliis furatis 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occisis</w:t>
      </w:r>
      <w:r w:rsidR="009B2994" w:rsidRPr="007A06F5">
        <w:rPr>
          <w:rFonts w:ascii="Times New Roman" w:eastAsia="Times New Roman" w:hAnsi="Times New Roman" w:cs="Times New Roman"/>
          <w:sz w:val="24"/>
          <w:szCs w:val="24"/>
          <w:lang w:val="la-Latn" w:eastAsia="de-DE"/>
        </w:rPr>
        <w:t xml:space="preserve">. </w:t>
      </w:r>
    </w:p>
    <w:p w14:paraId="51CD06ED" w14:textId="43A4D6E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aliquam clausuram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 et ibi aliquid negaverit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18F918E" w14:textId="3855D3D8"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 terra sua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 se contendunt</w:t>
      </w:r>
      <w:r w:rsidR="009B2994" w:rsidRPr="007A06F5">
        <w:rPr>
          <w:rFonts w:ascii="Times New Roman" w:eastAsia="Times New Roman" w:hAnsi="Times New Roman" w:cs="Times New Roman"/>
          <w:sz w:val="24"/>
          <w:szCs w:val="24"/>
          <w:lang w:val="la-Latn" w:eastAsia="de-DE"/>
        </w:rPr>
        <w:t xml:space="preserve">. </w:t>
      </w:r>
    </w:p>
    <w:p w14:paraId="3BCFDE29" w14:textId="2B1C659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servum alterius fugitivum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sequenti domino contradixerit</w:t>
      </w:r>
      <w:r w:rsidR="009B2994" w:rsidRPr="007A06F5">
        <w:rPr>
          <w:rFonts w:ascii="Times New Roman" w:eastAsia="Times New Roman" w:hAnsi="Times New Roman" w:cs="Times New Roman"/>
          <w:sz w:val="24"/>
          <w:szCs w:val="24"/>
          <w:lang w:val="la-Latn" w:eastAsia="de-DE"/>
        </w:rPr>
        <w:t xml:space="preserve">. </w:t>
      </w:r>
    </w:p>
    <w:p w14:paraId="308AA21D" w14:textId="01023E61"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servum in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pignus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susciperit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ipse servus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aliquod dampnum fecerit</w:t>
      </w:r>
      <w:r w:rsidR="009B2994" w:rsidRPr="007A06F5">
        <w:rPr>
          <w:rFonts w:ascii="Times New Roman" w:eastAsia="Times New Roman" w:hAnsi="Times New Roman" w:cs="Times New Roman"/>
          <w:sz w:val="24"/>
          <w:szCs w:val="24"/>
          <w:lang w:val="la-Latn" w:eastAsia="de-DE"/>
        </w:rPr>
        <w:t xml:space="preserve">. </w:t>
      </w:r>
    </w:p>
    <w:p w14:paraId="5179F67F" w14:textId="54E70541"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alteri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 suas apud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inventas contradixerit</w:t>
      </w:r>
      <w:r w:rsidR="009B2994" w:rsidRPr="007A06F5">
        <w:rPr>
          <w:rFonts w:ascii="Times New Roman" w:eastAsia="Times New Roman" w:hAnsi="Times New Roman" w:cs="Times New Roman"/>
          <w:sz w:val="24"/>
          <w:szCs w:val="24"/>
          <w:lang w:val="la-Latn" w:eastAsia="de-DE"/>
        </w:rPr>
        <w:t xml:space="preserve">. </w:t>
      </w:r>
    </w:p>
    <w:p w14:paraId="4EF2364F" w14:textId="0B8F413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Ut fratres post mortem patris eorum hereditatem non dissipent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antequam a dividant eam</w:t>
      </w:r>
      <w:r w:rsidR="009B2994" w:rsidRPr="007A06F5">
        <w:rPr>
          <w:rFonts w:ascii="Times New Roman" w:eastAsia="Times New Roman" w:hAnsi="Times New Roman" w:cs="Times New Roman"/>
          <w:sz w:val="24"/>
          <w:szCs w:val="24"/>
          <w:lang w:val="la-Latn" w:eastAsia="de-DE"/>
        </w:rPr>
        <w:t xml:space="preserve">. </w:t>
      </w:r>
    </w:p>
    <w:p w14:paraId="3D1A5C2D" w14:textId="5C65875C"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hominem occiderit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negaverit</w:t>
      </w:r>
      <w:r w:rsidR="009B2994" w:rsidRPr="007A06F5">
        <w:rPr>
          <w:rFonts w:ascii="Times New Roman" w:eastAsia="Times New Roman" w:hAnsi="Times New Roman" w:cs="Times New Roman"/>
          <w:sz w:val="24"/>
          <w:szCs w:val="24"/>
          <w:lang w:val="la-Latn" w:eastAsia="de-DE"/>
        </w:rPr>
        <w:t xml:space="preserve">. </w:t>
      </w:r>
    </w:p>
    <w:p w14:paraId="374EFE45" w14:textId="339AD759"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coxa vel brachio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abscisis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C7D6153" w14:textId="4FA3B9C2"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mulieri pregnanti abortivum fecerit</w:t>
      </w:r>
      <w:r w:rsidR="009B2994" w:rsidRPr="007A06F5">
        <w:rPr>
          <w:rFonts w:ascii="Times New Roman" w:eastAsia="Times New Roman" w:hAnsi="Times New Roman" w:cs="Times New Roman"/>
          <w:sz w:val="24"/>
          <w:szCs w:val="24"/>
          <w:lang w:val="la-Latn" w:eastAsia="de-DE"/>
        </w:rPr>
        <w:t xml:space="preserve">. </w:t>
      </w:r>
    </w:p>
    <w:p w14:paraId="5BBE6C40" w14:textId="22881A90" w:rsidR="000736EF" w:rsidRPr="007A06F5" w:rsidRDefault="000736EF" w:rsidP="00450DB4">
      <w:pPr>
        <w:pStyle w:val="Normlnweb"/>
        <w:spacing w:before="0" w:beforeAutospacing="0" w:after="120" w:afterAutospacing="0"/>
        <w:rPr>
          <w:lang w:val="la-Latn"/>
        </w:rPr>
      </w:pPr>
      <w:r w:rsidRPr="007A06F5">
        <w:rPr>
          <w:lang w:val="la-Latn"/>
        </w:rPr>
        <w:t>/ De hereditate</w:t>
      </w:r>
      <w:r w:rsidR="009B2994" w:rsidRPr="007A06F5">
        <w:rPr>
          <w:lang w:val="la-Latn"/>
        </w:rPr>
        <w:t xml:space="preserve">, </w:t>
      </w:r>
      <w:r w:rsidRPr="007A06F5">
        <w:rPr>
          <w:lang w:val="la-Latn"/>
        </w:rPr>
        <w:t>quam a mulier post partum statim mortua derelinquit</w:t>
      </w:r>
      <w:r w:rsidR="009B2994" w:rsidRPr="007A06F5">
        <w:rPr>
          <w:lang w:val="la-Latn"/>
        </w:rPr>
        <w:t xml:space="preserve">. </w:t>
      </w:r>
    </w:p>
    <w:p w14:paraId="334BC358" w14:textId="2B477869"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pugna parem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suum derelinquit et aufugit</w:t>
      </w:r>
      <w:r w:rsidR="009B2994" w:rsidRPr="007A06F5">
        <w:rPr>
          <w:rFonts w:ascii="Times New Roman" w:eastAsia="Times New Roman" w:hAnsi="Times New Roman" w:cs="Times New Roman"/>
          <w:sz w:val="24"/>
          <w:szCs w:val="24"/>
          <w:lang w:val="la-Latn" w:eastAsia="de-DE"/>
        </w:rPr>
        <w:t xml:space="preserve">. </w:t>
      </w:r>
    </w:p>
    <w:p w14:paraId="7C91D69D" w14:textId="5E455C1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post e finitam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emendatam causam mallare praesumpserit</w:t>
      </w:r>
      <w:r w:rsidR="009B2994" w:rsidRPr="007A06F5">
        <w:rPr>
          <w:rFonts w:ascii="Times New Roman" w:eastAsia="Times New Roman" w:hAnsi="Times New Roman" w:cs="Times New Roman"/>
          <w:sz w:val="24"/>
          <w:szCs w:val="24"/>
          <w:lang w:val="la-Latn" w:eastAsia="de-DE"/>
        </w:rPr>
        <w:t xml:space="preserve">. </w:t>
      </w:r>
    </w:p>
    <w:p w14:paraId="01E34877" w14:textId="16865CEC"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ingenuams feminam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colopo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percusserit</w:t>
      </w:r>
      <w:r w:rsidR="009B2994" w:rsidRPr="007A06F5">
        <w:rPr>
          <w:rFonts w:ascii="Times New Roman" w:eastAsia="Times New Roman" w:hAnsi="Times New Roman" w:cs="Times New Roman"/>
          <w:sz w:val="24"/>
          <w:szCs w:val="24"/>
          <w:lang w:val="la-Latn" w:eastAsia="de-DE"/>
        </w:rPr>
        <w:t xml:space="preserve">. </w:t>
      </w:r>
    </w:p>
    <w:p w14:paraId="075FA16D" w14:textId="2CEC688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medelam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carrucam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alterius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involaverit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AC07BCF" w14:textId="338FE770"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buricas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silva pecorum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incenderit</w:t>
      </w:r>
      <w:r w:rsidR="009B2994" w:rsidRPr="007A06F5">
        <w:rPr>
          <w:rFonts w:ascii="Times New Roman" w:eastAsia="Times New Roman" w:hAnsi="Times New Roman" w:cs="Times New Roman"/>
          <w:sz w:val="24"/>
          <w:szCs w:val="24"/>
          <w:lang w:val="la-Latn" w:eastAsia="de-DE"/>
        </w:rPr>
        <w:t xml:space="preserve">. </w:t>
      </w:r>
    </w:p>
    <w:p w14:paraId="40EA4A35" w14:textId="001C2A9E"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gregem animalium in pignus tulerit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porcarium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ceteros pastores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flagellaverit</w:t>
      </w:r>
      <w:r w:rsidR="009B2994" w:rsidRPr="007A06F5">
        <w:rPr>
          <w:rFonts w:ascii="Times New Roman" w:eastAsia="Times New Roman" w:hAnsi="Times New Roman" w:cs="Times New Roman"/>
          <w:sz w:val="24"/>
          <w:szCs w:val="24"/>
          <w:lang w:val="la-Latn" w:eastAsia="de-DE"/>
        </w:rPr>
        <w:t xml:space="preserve">. </w:t>
      </w:r>
    </w:p>
    <w:p w14:paraId="42038500" w14:textId="6FE319C0" w:rsidR="001E480D" w:rsidRPr="007A06F5" w:rsidRDefault="000736EF" w:rsidP="001E480D">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highlight w:val="yellow"/>
          <w:lang w:val="la-Latn" w:eastAsia="de-DE"/>
        </w:rPr>
        <w:t>De eo</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qui bissontem</w:t>
      </w:r>
      <w:r w:rsidR="009042C7" w:rsidRPr="007A06F5">
        <w:rPr>
          <w:rFonts w:ascii="Times New Roman" w:eastAsia="Times New Roman" w:hAnsi="Times New Roman" w:cs="Times New Roman"/>
          <w:sz w:val="24"/>
          <w:szCs w:val="24"/>
          <w:highlight w:val="yellow"/>
          <w:lang w:val="la-Latn" w:eastAsia="de-DE"/>
        </w:rPr>
        <w: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aut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bubalum</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vel cetera animalia aut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furaverit aut occiderit</w:t>
      </w:r>
      <w:r w:rsidR="009B2994" w:rsidRPr="007A06F5">
        <w:rPr>
          <w:rFonts w:ascii="Times New Roman" w:eastAsia="Times New Roman" w:hAnsi="Times New Roman" w:cs="Times New Roman"/>
          <w:sz w:val="24"/>
          <w:szCs w:val="24"/>
          <w:highlight w:val="yellow"/>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 xml:space="preserve">/ </w:t>
      </w:r>
    </w:p>
    <w:p w14:paraId="765FD122" w14:textId="77777777" w:rsidR="001E480D" w:rsidRPr="007A06F5" w:rsidRDefault="001E480D" w:rsidP="001E480D">
      <w:pPr>
        <w:pStyle w:val="Normlnweb"/>
        <w:spacing w:before="0" w:beforeAutospacing="0" w:after="120" w:afterAutospacing="0"/>
        <w:rPr>
          <w:lang w:val="la-Latn"/>
        </w:rPr>
      </w:pPr>
    </w:p>
    <w:p w14:paraId="410B9608" w14:textId="3ED8E40A" w:rsidR="001E480D" w:rsidRPr="007A06F5" w:rsidRDefault="000736EF" w:rsidP="001E480D">
      <w:pPr>
        <w:pStyle w:val="Normlnweb"/>
        <w:spacing w:before="0" w:beforeAutospacing="0" w:after="120" w:afterAutospacing="0"/>
        <w:rPr>
          <w:lang w:val="la-Latn"/>
        </w:rPr>
      </w:pPr>
      <w:r w:rsidRPr="007A06F5">
        <w:rPr>
          <w:lang w:val="la-Latn"/>
        </w:rPr>
        <w:t>INCIPIT LEX</w:t>
      </w:r>
      <w:r w:rsidR="009B2994" w:rsidRPr="007A06F5">
        <w:rPr>
          <w:lang w:val="la-Latn"/>
        </w:rPr>
        <w:t xml:space="preserve"> </w:t>
      </w:r>
      <w:r w:rsidRPr="007A06F5">
        <w:rPr>
          <w:lang w:val="la-Latn"/>
        </w:rPr>
        <w:t>ALAMANNORUM</w:t>
      </w:r>
      <w:r w:rsidR="00762AD2" w:rsidRPr="007A06F5">
        <w:rPr>
          <w:lang w:val="la-Latn"/>
        </w:rPr>
        <w:t>,</w:t>
      </w:r>
      <w:r w:rsidR="009B2994" w:rsidRPr="007A06F5">
        <w:rPr>
          <w:lang w:val="la-Latn"/>
        </w:rPr>
        <w:t xml:space="preserve"> </w:t>
      </w:r>
      <w:r w:rsidRPr="007A06F5">
        <w:rPr>
          <w:lang w:val="la-Latn"/>
        </w:rPr>
        <w:t>QUAE TEMPORIBUS</w:t>
      </w:r>
      <w:r w:rsidR="009B2994" w:rsidRPr="007A06F5">
        <w:rPr>
          <w:lang w:val="la-Latn"/>
        </w:rPr>
        <w:t xml:space="preserve"> </w:t>
      </w:r>
      <w:r w:rsidR="001E480D" w:rsidRPr="007A06F5">
        <w:rPr>
          <w:lang w:val="la-Latn"/>
        </w:rPr>
        <w:t xml:space="preserve">HLODHARII </w:t>
      </w:r>
      <w:r w:rsidRPr="007A06F5">
        <w:rPr>
          <w:lang w:val="la-Latn"/>
        </w:rPr>
        <w:t>REGIS</w:t>
      </w:r>
      <w:r w:rsidR="009B2994" w:rsidRPr="007A06F5">
        <w:rPr>
          <w:lang w:val="la-Latn"/>
        </w:rPr>
        <w:t xml:space="preserve"> </w:t>
      </w:r>
      <w:r w:rsidRPr="007A06F5">
        <w:rPr>
          <w:lang w:val="la-Latn"/>
        </w:rPr>
        <w:t>UNA</w:t>
      </w:r>
      <w:r w:rsidR="009B2994" w:rsidRPr="007A06F5">
        <w:rPr>
          <w:lang w:val="la-Latn"/>
        </w:rPr>
        <w:t xml:space="preserve"> </w:t>
      </w:r>
      <w:r w:rsidRPr="007A06F5">
        <w:rPr>
          <w:lang w:val="la-Latn"/>
        </w:rPr>
        <w:t>CUM PRINCIPIBUS</w:t>
      </w:r>
      <w:r w:rsidR="009B2994" w:rsidRPr="007A06F5">
        <w:rPr>
          <w:lang w:val="la-Latn"/>
        </w:rPr>
        <w:t xml:space="preserve"> </w:t>
      </w:r>
      <w:r w:rsidRPr="007A06F5">
        <w:rPr>
          <w:lang w:val="la-Latn"/>
        </w:rPr>
        <w:t>SUIS</w:t>
      </w:r>
      <w:r w:rsidR="009B2994" w:rsidRPr="007A06F5">
        <w:rPr>
          <w:lang w:val="la-Latn"/>
        </w:rPr>
        <w:t xml:space="preserve">, </w:t>
      </w:r>
      <w:r w:rsidRPr="007A06F5">
        <w:rPr>
          <w:lang w:val="la-Latn"/>
        </w:rPr>
        <w:t>ID</w:t>
      </w:r>
      <w:r w:rsidR="009B2994" w:rsidRPr="007A06F5">
        <w:rPr>
          <w:lang w:val="la-Latn"/>
        </w:rPr>
        <w:t xml:space="preserve"> </w:t>
      </w:r>
      <w:r w:rsidRPr="007A06F5">
        <w:rPr>
          <w:lang w:val="la-Latn"/>
        </w:rPr>
        <w:t>SUNT</w:t>
      </w:r>
      <w:r w:rsidR="009B2994" w:rsidRPr="007A06F5">
        <w:rPr>
          <w:lang w:val="la-Latn"/>
        </w:rPr>
        <w:t xml:space="preserve"> </w:t>
      </w:r>
      <w:r w:rsidRPr="007A06F5">
        <w:rPr>
          <w:lang w:val="la-Latn"/>
        </w:rPr>
        <w:t>33</w:t>
      </w:r>
      <w:r w:rsidR="009B2994" w:rsidRPr="007A06F5">
        <w:rPr>
          <w:lang w:val="la-Latn"/>
        </w:rPr>
        <w:t xml:space="preserve"> </w:t>
      </w:r>
      <w:r w:rsidRPr="007A06F5">
        <w:rPr>
          <w:lang w:val="la-Latn"/>
        </w:rPr>
        <w:t>EPISCOPIS</w:t>
      </w:r>
      <w:r w:rsidR="009B2994" w:rsidRPr="007A06F5">
        <w:rPr>
          <w:lang w:val="la-Latn"/>
        </w:rPr>
        <w:t xml:space="preserve"> </w:t>
      </w:r>
      <w:r w:rsidRPr="007A06F5">
        <w:rPr>
          <w:lang w:val="la-Latn"/>
        </w:rPr>
        <w:t>ET</w:t>
      </w:r>
      <w:r w:rsidR="009B2994" w:rsidRPr="007A06F5">
        <w:rPr>
          <w:lang w:val="la-Latn"/>
        </w:rPr>
        <w:t xml:space="preserve"> </w:t>
      </w:r>
      <w:r w:rsidRPr="007A06F5">
        <w:rPr>
          <w:lang w:val="la-Latn"/>
        </w:rPr>
        <w:t>34</w:t>
      </w:r>
      <w:r w:rsidR="009B2994" w:rsidRPr="007A06F5">
        <w:rPr>
          <w:lang w:val="la-Latn"/>
        </w:rPr>
        <w:t xml:space="preserve"> </w:t>
      </w:r>
      <w:r w:rsidRPr="007A06F5">
        <w:rPr>
          <w:lang w:val="la-Latn"/>
        </w:rPr>
        <w:t>DUCIBUS</w:t>
      </w:r>
      <w:r w:rsidR="009B2994" w:rsidRPr="007A06F5">
        <w:rPr>
          <w:lang w:val="la-Latn"/>
        </w:rPr>
        <w:t xml:space="preserve"> </w:t>
      </w:r>
      <w:r w:rsidRPr="007A06F5">
        <w:rPr>
          <w:lang w:val="la-Latn"/>
        </w:rPr>
        <w:t>ET 72</w:t>
      </w:r>
      <w:r w:rsidR="009B2994" w:rsidRPr="007A06F5">
        <w:rPr>
          <w:lang w:val="la-Latn"/>
        </w:rPr>
        <w:t xml:space="preserve"> </w:t>
      </w:r>
      <w:r w:rsidRPr="007A06F5">
        <w:rPr>
          <w:lang w:val="la-Latn"/>
        </w:rPr>
        <w:t>COMITIBUS</w:t>
      </w:r>
      <w:r w:rsidR="00762AD2" w:rsidRPr="007A06F5">
        <w:rPr>
          <w:lang w:val="la-Latn"/>
        </w:rPr>
        <w:t>,</w:t>
      </w:r>
      <w:r w:rsidR="009B2994" w:rsidRPr="007A06F5">
        <w:rPr>
          <w:lang w:val="la-Latn"/>
        </w:rPr>
        <w:t xml:space="preserve"> </w:t>
      </w:r>
      <w:r w:rsidR="00853203" w:rsidRPr="007A06F5">
        <w:rPr>
          <w:lang w:val="la-Latn"/>
        </w:rPr>
        <w:t>VEL</w:t>
      </w:r>
      <w:r w:rsidRPr="007A06F5">
        <w:rPr>
          <w:lang w:val="la-Latn"/>
        </w:rPr>
        <w:t xml:space="preserve"> CETERO</w:t>
      </w:r>
      <w:r w:rsidR="009B2994" w:rsidRPr="007A06F5">
        <w:rPr>
          <w:lang w:val="la-Latn"/>
        </w:rPr>
        <w:t xml:space="preserve"> </w:t>
      </w:r>
      <w:r w:rsidRPr="007A06F5">
        <w:rPr>
          <w:lang w:val="la-Latn"/>
        </w:rPr>
        <w:t>POPULO</w:t>
      </w:r>
      <w:r w:rsidR="009B2994" w:rsidRPr="007A06F5">
        <w:rPr>
          <w:lang w:val="la-Latn"/>
        </w:rPr>
        <w:t xml:space="preserve"> </w:t>
      </w:r>
      <w:r w:rsidR="001E480D" w:rsidRPr="007A06F5">
        <w:rPr>
          <w:lang w:val="la-Latn"/>
        </w:rPr>
        <w:t>CONSTI</w:t>
      </w:r>
      <w:r w:rsidRPr="007A06F5">
        <w:rPr>
          <w:lang w:val="la-Latn"/>
        </w:rPr>
        <w:t>TUTA</w:t>
      </w:r>
      <w:r w:rsidR="009B2994" w:rsidRPr="007A06F5">
        <w:rPr>
          <w:lang w:val="la-Latn"/>
        </w:rPr>
        <w:t xml:space="preserve"> </w:t>
      </w:r>
      <w:r w:rsidRPr="007A06F5">
        <w:rPr>
          <w:lang w:val="la-Latn"/>
        </w:rPr>
        <w:t>EST</w:t>
      </w:r>
      <w:r w:rsidR="009042C7" w:rsidRPr="007A06F5">
        <w:rPr>
          <w:lang w:val="la-Latn"/>
        </w:rPr>
        <w:t>.</w:t>
      </w:r>
      <w:r w:rsidR="009B2994" w:rsidRPr="007A06F5">
        <w:rPr>
          <w:lang w:val="la-Latn"/>
        </w:rPr>
        <w:t xml:space="preserve"> </w:t>
      </w:r>
    </w:p>
    <w:p w14:paraId="37792CA5" w14:textId="41F2208D" w:rsidR="000736EF" w:rsidRPr="007A06F5" w:rsidRDefault="000736EF" w:rsidP="001E480D">
      <w:pPr>
        <w:spacing w:after="120" w:line="240" w:lineRule="auto"/>
        <w:rPr>
          <w:rFonts w:ascii="Times New Roman" w:eastAsia="Times New Roman" w:hAnsi="Times New Roman" w:cs="Times New Roman"/>
          <w:sz w:val="24"/>
          <w:szCs w:val="24"/>
          <w:lang w:val="la-Latn" w:eastAsia="de-DE"/>
        </w:rPr>
      </w:pPr>
      <w:r w:rsidRPr="007A06F5">
        <w:rPr>
          <w:rFonts w:ascii="Times New Roman" w:hAnsi="Times New Roman" w:cs="Times New Roman"/>
          <w:lang w:val="la-Latn"/>
        </w:rPr>
        <w:t>/</w:t>
      </w:r>
      <w:r w:rsidR="009042C7" w:rsidRPr="007A06F5">
        <w:rPr>
          <w:rFonts w:ascii="Times New Roman" w:hAnsi="Times New Roman" w:cs="Times New Roman"/>
          <w:i/>
          <w:iCs/>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res suas ad</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ecclesiam Dei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tradunt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5AD40DD" w14:textId="726420C3" w:rsidR="000736EF" w:rsidRPr="007A06F5" w:rsidRDefault="000736EF" w:rsidP="001E480D">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quis liber</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res suas vel semet </w:t>
      </w:r>
      <w:r w:rsidRPr="007A06F5">
        <w:rPr>
          <w:rFonts w:ascii="Times New Roman" w:eastAsia="Times New Roman" w:hAnsi="Times New Roman" w:cs="Times New Roman"/>
          <w:sz w:val="24"/>
          <w:szCs w:val="24"/>
          <w:lang w:val="la-Latn" w:eastAsia="de-DE"/>
        </w:rPr>
        <w:t>ipsum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ecclesiam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nullus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habeat licentiam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contradicere ei</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dux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comes nec ulla persona</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sed </w:t>
      </w:r>
      <w:r w:rsidRPr="007A06F5">
        <w:rPr>
          <w:rFonts w:ascii="Times New Roman" w:hAnsi="Times New Roman" w:cs="Times New Roman"/>
          <w:b/>
          <w:lang w:val="la-Latn"/>
        </w:rPr>
        <w:t>spontanea vo</w:t>
      </w:r>
      <w:r w:rsidR="001E480D" w:rsidRPr="007A06F5">
        <w:rPr>
          <w:rFonts w:ascii="Times New Roman" w:hAnsi="Times New Roman" w:cs="Times New Roman"/>
          <w:b/>
          <w:lang w:val="la-Latn"/>
        </w:rPr>
        <w:t>luntate</w:t>
      </w:r>
      <w:r w:rsidR="001E480D" w:rsidRPr="007A06F5">
        <w:rPr>
          <w:rFonts w:ascii="Times New Roman" w:hAnsi="Times New Roman" w:cs="Times New Roman"/>
          <w:lang w:val="la-Latn"/>
        </w:rPr>
        <w:t xml:space="preserve"> liceat a christiano ho</w:t>
      </w:r>
      <w:r w:rsidRPr="007A06F5">
        <w:rPr>
          <w:rFonts w:ascii="Times New Roman" w:eastAsia="Times New Roman" w:hAnsi="Times New Roman" w:cs="Times New Roman"/>
          <w:sz w:val="24"/>
          <w:szCs w:val="24"/>
          <w:lang w:val="la-Latn" w:eastAsia="de-DE"/>
        </w:rPr>
        <w:t>mini Deo servire et de</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propriis rebus </w:t>
      </w:r>
      <w:r w:rsidRPr="007A06F5">
        <w:rPr>
          <w:rFonts w:ascii="Times New Roman" w:eastAsia="Times New Roman" w:hAnsi="Times New Roman" w:cs="Times New Roman"/>
          <w:sz w:val="24"/>
          <w:szCs w:val="24"/>
          <w:lang w:val="la-Latn" w:eastAsia="de-DE"/>
        </w:rPr>
        <w:t>suis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semet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ipsum redimere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voluerit hoc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b/>
          <w:sz w:val="24"/>
          <w:szCs w:val="24"/>
          <w:lang w:val="la-Latn" w:eastAsia="de-DE"/>
        </w:rPr>
        <w:t>per</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cartam de</w:t>
      </w:r>
      <w:r w:rsidR="009B2994" w:rsidRPr="007A06F5">
        <w:rPr>
          <w:rFonts w:ascii="Times New Roman" w:eastAsia="Times New Roman" w:hAnsi="Times New Roman" w:cs="Times New Roman"/>
          <w:b/>
          <w:sz w:val="24"/>
          <w:szCs w:val="24"/>
          <w:lang w:val="la-Latn" w:eastAsia="de-DE"/>
        </w:rPr>
        <w:t xml:space="preserve"> </w:t>
      </w:r>
      <w:r w:rsidR="001E480D" w:rsidRPr="007A06F5">
        <w:rPr>
          <w:rFonts w:ascii="Times New Roman" w:eastAsia="Times New Roman" w:hAnsi="Times New Roman" w:cs="Times New Roman"/>
          <w:b/>
          <w:sz w:val="24"/>
          <w:szCs w:val="24"/>
          <w:lang w:val="la-Latn" w:eastAsia="de-DE"/>
        </w:rPr>
        <w:t xml:space="preserve">rebus </w:t>
      </w:r>
      <w:r w:rsidRPr="007A06F5">
        <w:rPr>
          <w:rFonts w:ascii="Times New Roman" w:eastAsia="Times New Roman" w:hAnsi="Times New Roman" w:cs="Times New Roman"/>
          <w:b/>
          <w:sz w:val="24"/>
          <w:szCs w:val="24"/>
          <w:lang w:val="la-Latn" w:eastAsia="de-DE"/>
        </w:rPr>
        <w:t>suis</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ad</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ecclesiam</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ubi</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dare</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voluerit</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firmitatem faciat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w:t>
      </w:r>
      <w:r w:rsidRPr="007A06F5">
        <w:rPr>
          <w:rFonts w:ascii="Times New Roman" w:eastAsia="Times New Roman" w:hAnsi="Times New Roman" w:cs="Times New Roman"/>
          <w:b/>
          <w:sz w:val="24"/>
          <w:szCs w:val="24"/>
          <w:lang w:val="la-Latn" w:eastAsia="de-DE"/>
        </w:rPr>
        <w:t>testes sex vel septem</w:t>
      </w:r>
      <w:r w:rsidRPr="007A06F5">
        <w:rPr>
          <w:rFonts w:ascii="Times New Roman" w:eastAsia="Times New Roman" w:hAnsi="Times New Roman" w:cs="Times New Roman"/>
          <w:sz w:val="24"/>
          <w:szCs w:val="24"/>
          <w:lang w:val="la-Latn" w:eastAsia="de-DE"/>
        </w:rPr>
        <w:t xml:space="preserve"> adhibeat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nomina eorum</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ipsa carta con</w:t>
      </w:r>
      <w:r w:rsidRPr="007A06F5">
        <w:rPr>
          <w:rFonts w:ascii="Times New Roman" w:eastAsia="Times New Roman" w:hAnsi="Times New Roman" w:cs="Times New Roman"/>
          <w:sz w:val="24"/>
          <w:szCs w:val="24"/>
          <w:lang w:val="la-Latn" w:eastAsia="de-DE"/>
        </w:rPr>
        <w:t>tineat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w:t>
      </w:r>
      <w:r w:rsidRPr="007A06F5">
        <w:rPr>
          <w:rFonts w:ascii="Times New Roman" w:eastAsia="Times New Roman" w:hAnsi="Times New Roman" w:cs="Times New Roman"/>
          <w:b/>
          <w:sz w:val="24"/>
          <w:szCs w:val="24"/>
          <w:lang w:val="la-Latn" w:eastAsia="de-DE"/>
        </w:rPr>
        <w:t>coram sacerdote</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qui ad</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eandem</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ecclesiam</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deservit</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super</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altare ponat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proprietas de rebus ipsis ad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b/>
          <w:sz w:val="24"/>
          <w:szCs w:val="24"/>
          <w:lang w:val="la-Latn" w:eastAsia="de-DE"/>
        </w:rPr>
        <w:t>ecclesiam in</w:t>
      </w:r>
      <w:r w:rsidR="009B2994" w:rsidRPr="007A06F5">
        <w:rPr>
          <w:rFonts w:ascii="Times New Roman" w:eastAsia="Times New Roman" w:hAnsi="Times New Roman" w:cs="Times New Roman"/>
          <w:b/>
          <w:sz w:val="24"/>
          <w:szCs w:val="24"/>
          <w:lang w:val="la-Latn" w:eastAsia="de-DE"/>
        </w:rPr>
        <w:t xml:space="preserve"> </w:t>
      </w:r>
      <w:r w:rsidRPr="007A06F5">
        <w:rPr>
          <w:rFonts w:ascii="Times New Roman" w:eastAsia="Times New Roman" w:hAnsi="Times New Roman" w:cs="Times New Roman"/>
          <w:b/>
          <w:sz w:val="24"/>
          <w:szCs w:val="24"/>
          <w:lang w:val="la-Latn" w:eastAsia="de-DE"/>
        </w:rPr>
        <w:t>perpetuum</w:t>
      </w:r>
      <w:r w:rsidRPr="007A06F5">
        <w:rPr>
          <w:rFonts w:ascii="Times New Roman" w:eastAsia="Times New Roman" w:hAnsi="Times New Roman" w:cs="Times New Roman"/>
          <w:sz w:val="24"/>
          <w:szCs w:val="24"/>
          <w:lang w:val="la-Latn" w:eastAsia="de-DE"/>
        </w:rPr>
        <w:t xml:space="preserve"> permaneat</w:t>
      </w:r>
      <w:r w:rsidR="001E480D" w:rsidRPr="007A06F5">
        <w:rPr>
          <w:rFonts w:ascii="Times New Roman" w:eastAsia="Times New Roman" w:hAnsi="Times New Roman" w:cs="Times New Roman"/>
          <w:sz w:val="24"/>
          <w:szCs w:val="24"/>
          <w:lang w:val="la-Latn" w:eastAsia="de-DE"/>
        </w:rPr>
        <w:t>.</w:t>
      </w:r>
      <w:r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p>
    <w:p w14:paraId="07C36788" w14:textId="1D832E33" w:rsidR="000736EF" w:rsidRPr="007A06F5" w:rsidRDefault="007C5F2A"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2. Et si aliqua persona aut ipse, qui dědit, vel aliquis de heredibus eis postea ipsas res de/ </w:t>
      </w:r>
      <w:r w:rsidR="001E480D" w:rsidRPr="007A06F5">
        <w:rPr>
          <w:rFonts w:ascii="Times New Roman" w:eastAsia="Times New Roman" w:hAnsi="Times New Roman" w:cs="Times New Roman"/>
          <w:sz w:val="24"/>
          <w:szCs w:val="24"/>
          <w:lang w:val="la-Latn" w:eastAsia="de-DE"/>
        </w:rPr>
        <w:t>illa ecclesia abstra</w:t>
      </w:r>
      <w:r w:rsidR="000736EF" w:rsidRPr="007A06F5">
        <w:rPr>
          <w:rFonts w:ascii="Times New Roman" w:eastAsia="Times New Roman" w:hAnsi="Times New Roman" w:cs="Times New Roman"/>
          <w:sz w:val="24"/>
          <w:szCs w:val="24"/>
          <w:lang w:val="la-Latn" w:eastAsia="de-DE"/>
        </w:rPr>
        <w:t>here voluerit</w:t>
      </w:r>
      <w:r w:rsidR="009B2994"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vel</w:t>
      </w:r>
      <w:r w:rsidR="009B2994"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aliquis</w:t>
      </w:r>
      <w:r w:rsidR="009B2994"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homo aut</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qualiscumque persona hoc praesump</w:t>
      </w:r>
      <w:r w:rsidR="000736EF" w:rsidRPr="007A06F5">
        <w:rPr>
          <w:rFonts w:ascii="Times New Roman" w:eastAsia="Times New Roman" w:hAnsi="Times New Roman" w:cs="Times New Roman"/>
          <w:sz w:val="24"/>
          <w:szCs w:val="24"/>
          <w:lang w:val="la-Latn" w:eastAsia="de-DE"/>
        </w:rPr>
        <w:t>serit facere</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et </w:t>
      </w:r>
      <w:r w:rsidRPr="007A06F5">
        <w:rPr>
          <w:rFonts w:ascii="Times New Roman" w:eastAsia="Times New Roman" w:hAnsi="Times New Roman" w:cs="Times New Roman"/>
          <w:sz w:val="24"/>
          <w:szCs w:val="24"/>
          <w:lang w:val="la-Latn" w:eastAsia="de-DE"/>
        </w:rPr>
        <w:t>ef</w:t>
      </w:r>
      <w:r w:rsidR="000736EF" w:rsidRPr="007A06F5">
        <w:rPr>
          <w:rFonts w:ascii="Times New Roman" w:eastAsia="Times New Roman" w:hAnsi="Times New Roman" w:cs="Times New Roman"/>
          <w:sz w:val="24"/>
          <w:szCs w:val="24"/>
          <w:lang w:val="la-Latn" w:eastAsia="de-DE"/>
        </w:rPr>
        <w:t>fectum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quem incho</w:t>
      </w:r>
      <w:r w:rsidR="000736EF" w:rsidRPr="007A06F5">
        <w:rPr>
          <w:rFonts w:ascii="Times New Roman" w:eastAsia="Times New Roman" w:hAnsi="Times New Roman" w:cs="Times New Roman"/>
          <w:sz w:val="24"/>
          <w:szCs w:val="24"/>
          <w:lang w:val="la-Latn" w:eastAsia="de-DE"/>
        </w:rPr>
        <w:t>avit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obtineat</w:t>
      </w:r>
      <w:r w:rsidR="001E480D"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et</w:t>
      </w:r>
      <w:r w:rsidR="009042C7" w:rsidRPr="007A06F5">
        <w:rPr>
          <w:rFonts w:ascii="Times New Roman" w:eastAsia="Times New Roman" w:hAnsi="Times New Roman" w:cs="Times New Roman"/>
          <w:sz w:val="24"/>
          <w:szCs w:val="24"/>
          <w:lang w:val="la-Latn" w:eastAsia="de-DE"/>
        </w:rPr>
        <w:t>.</w:t>
      </w:r>
      <w:r w:rsidR="001E480D" w:rsidRPr="007A06F5">
        <w:rPr>
          <w:rFonts w:ascii="Times New Roman" w:eastAsia="Times New Roman" w:hAnsi="Times New Roman" w:cs="Times New Roman"/>
          <w:sz w:val="24"/>
          <w:szCs w:val="24"/>
          <w:lang w:val="la-Latn" w:eastAsia="de-DE"/>
        </w:rPr>
        <w:t xml:space="preserve">* Dei iudicium </w:t>
      </w:r>
      <w:r w:rsidR="000736EF" w:rsidRPr="007A06F5">
        <w:rPr>
          <w:rFonts w:ascii="Times New Roman" w:eastAsia="Times New Roman" w:hAnsi="Times New Roman" w:cs="Times New Roman"/>
          <w:sz w:val="24"/>
          <w:szCs w:val="24"/>
          <w:lang w:val="la-Latn" w:eastAsia="de-DE"/>
        </w:rPr>
        <w:t xml:space="preserve">incurrat et </w:t>
      </w:r>
      <w:r w:rsidR="001E480D" w:rsidRPr="007A06F5">
        <w:rPr>
          <w:rFonts w:ascii="Times New Roman" w:eastAsia="Times New Roman" w:hAnsi="Times New Roman" w:cs="Times New Roman"/>
          <w:sz w:val="24"/>
          <w:szCs w:val="24"/>
          <w:lang w:val="la-Latn" w:eastAsia="de-DE"/>
        </w:rPr>
        <w:t>excommunica</w:t>
      </w:r>
      <w:r w:rsidRPr="007A06F5">
        <w:rPr>
          <w:rFonts w:ascii="Times New Roman" w:eastAsia="Times New Roman" w:hAnsi="Times New Roman" w:cs="Times New Roman"/>
          <w:sz w:val="24"/>
          <w:szCs w:val="24"/>
          <w:lang w:val="la-Latn" w:eastAsia="de-DE"/>
        </w:rPr>
        <w:t>tionem sanctae ecclesiae et mul</w:t>
      </w:r>
      <w:r w:rsidR="000736EF" w:rsidRPr="007A06F5">
        <w:rPr>
          <w:rFonts w:ascii="Times New Roman" w:eastAsia="Times New Roman" w:hAnsi="Times New Roman" w:cs="Times New Roman"/>
          <w:sz w:val="24"/>
          <w:szCs w:val="24"/>
          <w:lang w:val="la-Latn" w:eastAsia="de-DE"/>
        </w:rPr>
        <w:t>tam</w:t>
      </w:r>
      <w:r w:rsidR="009B2994"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illam</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quam </w:t>
      </w:r>
      <w:r w:rsidR="000736EF" w:rsidRPr="007A06F5">
        <w:rPr>
          <w:rFonts w:ascii="Times New Roman" w:eastAsia="Times New Roman" w:hAnsi="Times New Roman" w:cs="Times New Roman"/>
          <w:sz w:val="24"/>
          <w:szCs w:val="24"/>
          <w:lang w:val="la-Latn" w:eastAsia="de-DE"/>
        </w:rPr>
        <w:t>carta</w:t>
      </w:r>
      <w:r w:rsidR="009B2994" w:rsidRPr="007A06F5">
        <w:rPr>
          <w:rFonts w:ascii="Times New Roman" w:eastAsia="Times New Roman" w:hAnsi="Times New Roman" w:cs="Times New Roman"/>
          <w:sz w:val="24"/>
          <w:szCs w:val="24"/>
          <w:lang w:val="la-Latn" w:eastAsia="de-DE"/>
        </w:rPr>
        <w:t xml:space="preserve"> </w:t>
      </w:r>
      <w:r w:rsidR="000736EF" w:rsidRPr="007A06F5">
        <w:rPr>
          <w:rFonts w:ascii="Times New Roman" w:eastAsia="Times New Roman" w:hAnsi="Times New Roman" w:cs="Times New Roman"/>
          <w:sz w:val="24"/>
          <w:szCs w:val="24"/>
          <w:lang w:val="la-Latn" w:eastAsia="de-DE"/>
        </w:rPr>
        <w:t>continet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w:t>
      </w:r>
      <w:r w:rsidR="000736EF" w:rsidRPr="007A06F5">
        <w:rPr>
          <w:rFonts w:ascii="Times New Roman" w:eastAsia="Times New Roman" w:hAnsi="Times New Roman" w:cs="Times New Roman"/>
          <w:sz w:val="24"/>
          <w:szCs w:val="24"/>
          <w:lang w:val="la-Latn" w:eastAsia="de-DE"/>
        </w:rPr>
        <w:t>solvat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 et res illas ex integro reddat et fredum in publico </w:t>
      </w:r>
      <w:r w:rsidR="000736EF" w:rsidRPr="007A06F5">
        <w:rPr>
          <w:rFonts w:ascii="Times New Roman" w:eastAsia="Times New Roman" w:hAnsi="Times New Roman" w:cs="Times New Roman"/>
          <w:sz w:val="24"/>
          <w:szCs w:val="24"/>
          <w:lang w:val="la-Latn" w:eastAsia="de-DE"/>
        </w:rPr>
        <w:t>solvat</w:t>
      </w:r>
      <w:r w:rsidR="009B2994" w:rsidRPr="007A06F5">
        <w:rPr>
          <w:rFonts w:ascii="Times New Roman" w:eastAsia="Times New Roman" w:hAnsi="Times New Roman" w:cs="Times New Roman"/>
          <w:sz w:val="24"/>
          <w:szCs w:val="24"/>
          <w:lang w:val="la-Latn" w:eastAsia="de-DE"/>
        </w:rPr>
        <w:t xml:space="preserve">, </w:t>
      </w:r>
      <w:r w:rsidR="001E480D" w:rsidRPr="007A06F5">
        <w:rPr>
          <w:rFonts w:ascii="Times New Roman" w:eastAsia="Times New Roman" w:hAnsi="Times New Roman" w:cs="Times New Roman"/>
          <w:sz w:val="24"/>
          <w:szCs w:val="24"/>
          <w:lang w:val="la-Latn" w:eastAsia="de-DE"/>
        </w:rPr>
        <w:t xml:space="preserve">sicut lex </w:t>
      </w:r>
      <w:commentRangeStart w:id="293"/>
      <w:r w:rsidR="000736EF" w:rsidRPr="007A06F5">
        <w:rPr>
          <w:rFonts w:ascii="Times New Roman" w:eastAsia="Times New Roman" w:hAnsi="Times New Roman" w:cs="Times New Roman"/>
          <w:sz w:val="24"/>
          <w:szCs w:val="24"/>
          <w:highlight w:val="yellow"/>
          <w:lang w:val="la-Latn" w:eastAsia="de-DE"/>
        </w:rPr>
        <w:t>habet</w:t>
      </w:r>
      <w:commentRangeEnd w:id="293"/>
      <w:r w:rsidRPr="007A06F5">
        <w:rPr>
          <w:rStyle w:val="Odkaznakoment"/>
          <w:rFonts w:ascii="Times New Roman" w:hAnsi="Times New Roman" w:cs="Times New Roman"/>
          <w:lang w:val="la-Latn"/>
        </w:rPr>
        <w:commentReference w:id="293"/>
      </w:r>
      <w:r w:rsidR="009042C7" w:rsidRPr="007A06F5">
        <w:rPr>
          <w:rFonts w:ascii="Times New Roman" w:eastAsia="Times New Roman" w:hAnsi="Times New Roman" w:cs="Times New Roman"/>
          <w:sz w:val="24"/>
          <w:szCs w:val="24"/>
          <w:highlight w:val="yellow"/>
          <w:lang w:val="la-Latn" w:eastAsia="de-DE"/>
        </w:rPr>
        <w:t>.</w:t>
      </w:r>
    </w:p>
    <w:p w14:paraId="5823A20F" w14:textId="6A537773"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liberis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7C5F2A" w:rsidRPr="007A06F5">
        <w:rPr>
          <w:rFonts w:ascii="Times New Roman" w:eastAsia="Times New Roman" w:hAnsi="Times New Roman" w:cs="Times New Roman"/>
          <w:sz w:val="24"/>
          <w:szCs w:val="24"/>
          <w:lang w:val="la-Latn" w:eastAsia="de-DE"/>
        </w:rPr>
        <w:t>qui res suas ad eccle</w:t>
      </w:r>
      <w:r w:rsidRPr="007A06F5">
        <w:rPr>
          <w:rFonts w:ascii="Times New Roman" w:eastAsia="Times New Roman" w:hAnsi="Times New Roman" w:cs="Times New Roman"/>
          <w:sz w:val="24"/>
          <w:szCs w:val="24"/>
          <w:lang w:val="la-Latn" w:eastAsia="de-DE"/>
        </w:rPr>
        <w:t>siam Dei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tradunt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beneficium sub usufructuario accipiunt</w:t>
      </w:r>
      <w:r w:rsidR="009B2994" w:rsidRPr="007A06F5">
        <w:rPr>
          <w:rFonts w:ascii="Times New Roman" w:eastAsia="Times New Roman" w:hAnsi="Times New Roman" w:cs="Times New Roman"/>
          <w:sz w:val="24"/>
          <w:szCs w:val="24"/>
          <w:lang w:val="la-Latn" w:eastAsia="de-DE"/>
        </w:rPr>
        <w:t xml:space="preserve">. </w:t>
      </w:r>
    </w:p>
    <w:p w14:paraId="07761B75" w14:textId="614560E0" w:rsidR="000736EF" w:rsidRPr="007A06F5" w:rsidRDefault="000736EF" w:rsidP="00D0094D">
      <w:pPr>
        <w:pStyle w:val="Odstavecseseznamem"/>
        <w:numPr>
          <w:ilvl w:val="0"/>
          <w:numId w:val="17"/>
        </w:numPr>
        <w:spacing w:after="120" w:line="240" w:lineRule="auto"/>
        <w:rPr>
          <w:rFonts w:ascii="Times New Roman" w:eastAsia="Times New Roman" w:hAnsi="Times New Roman" w:cs="Times New Roman"/>
          <w:lang w:val="la-Latn" w:eastAsia="de-DE"/>
        </w:rPr>
      </w:pPr>
      <w:r w:rsidRPr="007A06F5">
        <w:rPr>
          <w:rFonts w:ascii="Times New Roman" w:eastAsia="Times New Roman" w:hAnsi="Times New Roman" w:cs="Times New Roman"/>
          <w:lang w:val="la-Latn" w:eastAsia="de-DE"/>
        </w:rPr>
        <w:t>Si quis liber</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res suas</w:t>
      </w:r>
      <w:r w:rsidR="009B2994" w:rsidRPr="007A06F5">
        <w:rPr>
          <w:rFonts w:ascii="Times New Roman" w:eastAsia="Times New Roman" w:hAnsi="Times New Roman" w:cs="Times New Roman"/>
          <w:lang w:val="la-Latn" w:eastAsia="de-DE"/>
        </w:rPr>
        <w:t xml:space="preserve"> </w:t>
      </w:r>
      <w:r w:rsidR="007C5F2A" w:rsidRPr="007A06F5">
        <w:rPr>
          <w:rFonts w:ascii="Times New Roman" w:eastAsia="Times New Roman" w:hAnsi="Times New Roman" w:cs="Times New Roman"/>
          <w:lang w:val="la-Latn" w:eastAsia="de-DE"/>
        </w:rPr>
        <w:t>ad eccle</w:t>
      </w:r>
      <w:r w:rsidRPr="007A06F5">
        <w:rPr>
          <w:rFonts w:ascii="Times New Roman" w:eastAsia="Times New Roman" w:hAnsi="Times New Roman" w:cs="Times New Roman"/>
          <w:lang w:val="la-Latn" w:eastAsia="de-DE"/>
        </w:rPr>
        <w:t>siam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dederit</w:t>
      </w:r>
      <w:r w:rsidR="009B2994" w:rsidRPr="007A06F5">
        <w:rPr>
          <w:rFonts w:ascii="Times New Roman" w:eastAsia="Times New Roman" w:hAnsi="Times New Roman" w:cs="Times New Roman"/>
          <w:lang w:val="la-Latn" w:eastAsia="de-DE"/>
        </w:rPr>
        <w:t xml:space="preserve"> </w:t>
      </w:r>
      <w:r w:rsidR="007C5F2A" w:rsidRPr="007A06F5">
        <w:rPr>
          <w:rFonts w:ascii="Times New Roman" w:eastAsia="Times New Roman" w:hAnsi="Times New Roman" w:cs="Times New Roman"/>
          <w:lang w:val="la-Latn" w:eastAsia="de-DE"/>
        </w:rPr>
        <w:t>et per cartam firmitatem</w:t>
      </w:r>
      <w:r w:rsidRPr="007A06F5">
        <w:rPr>
          <w:rFonts w:ascii="Times New Roman" w:hAnsi="Times New Roman" w:cs="Times New Roman"/>
          <w:lang w:val="la-Latn"/>
        </w:rPr>
        <w:t>/</w:t>
      </w:r>
      <w:r w:rsidR="000907E9" w:rsidRPr="007A06F5">
        <w:rPr>
          <w:rFonts w:ascii="Times New Roman" w:hAnsi="Times New Roman" w:cs="Times New Roman"/>
          <w:i/>
          <w:iCs/>
          <w:lang w:val="la-Latn"/>
        </w:rPr>
        <w:t xml:space="preserve"> </w:t>
      </w:r>
      <w:r w:rsidRPr="007A06F5">
        <w:rPr>
          <w:rFonts w:ascii="Times New Roman" w:eastAsia="Times New Roman" w:hAnsi="Times New Roman" w:cs="Times New Roman"/>
          <w:lang w:val="la-Latn" w:eastAsia="de-DE"/>
        </w:rPr>
        <w:t>fecerit</w:t>
      </w:r>
      <w:r w:rsidR="009B2994" w:rsidRPr="007A06F5">
        <w:rPr>
          <w:rFonts w:ascii="Times New Roman" w:eastAsia="Times New Roman" w:hAnsi="Times New Roman" w:cs="Times New Roman"/>
          <w:lang w:val="la-Latn" w:eastAsia="de-DE"/>
        </w:rPr>
        <w:t xml:space="preserve">, </w:t>
      </w:r>
      <w:r w:rsidR="000907E9" w:rsidRPr="007A06F5">
        <w:rPr>
          <w:rFonts w:ascii="Times New Roman" w:eastAsia="Times New Roman" w:hAnsi="Times New Roman" w:cs="Times New Roman"/>
          <w:lang w:val="la-Latn" w:eastAsia="de-DE"/>
        </w:rPr>
        <w:t>sicut superius dictum est</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 xml:space="preserve">et post </w:t>
      </w:r>
      <w:r w:rsidRPr="007A06F5">
        <w:rPr>
          <w:rFonts w:ascii="Times New Roman" w:eastAsia="Times New Roman" w:hAnsi="Times New Roman" w:cs="Times New Roman"/>
          <w:lang w:val="la-Latn" w:eastAsia="de-DE"/>
        </w:rPr>
        <w:t>haec a</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pastore ecclesiae per</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 xml:space="preserve">beneficium </w:t>
      </w:r>
      <w:r w:rsidRPr="007A06F5">
        <w:rPr>
          <w:rFonts w:ascii="Times New Roman" w:eastAsia="Times New Roman" w:hAnsi="Times New Roman" w:cs="Times New Roman"/>
          <w:lang w:val="la-Latn" w:eastAsia="de-DE"/>
        </w:rPr>
        <w:t>susceperit ad</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victualem necessitatem con</w:t>
      </w:r>
      <w:r w:rsidRPr="007A06F5">
        <w:rPr>
          <w:rFonts w:ascii="Times New Roman" w:eastAsia="Times New Roman" w:hAnsi="Times New Roman" w:cs="Times New Roman"/>
          <w:lang w:val="la-Latn" w:eastAsia="de-DE"/>
        </w:rPr>
        <w:t>quirendam diebus vitae suae</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et quod spon</w:t>
      </w:r>
      <w:r w:rsidRPr="007A06F5">
        <w:rPr>
          <w:rFonts w:ascii="Times New Roman" w:eastAsia="Times New Roman" w:hAnsi="Times New Roman" w:cs="Times New Roman"/>
          <w:lang w:val="la-Latn" w:eastAsia="de-DE"/>
        </w:rPr>
        <w:t>dit persolvat</w:t>
      </w:r>
      <w:r w:rsidR="001E480D" w:rsidRPr="007A06F5">
        <w:rPr>
          <w:rFonts w:ascii="Times New Roman" w:eastAsia="Times New Roman" w:hAnsi="Times New Roman" w:cs="Times New Roman"/>
          <w:lang w:val="la-Latn" w:eastAsia="de-DE"/>
        </w:rPr>
        <w:t xml:space="preserve"> ad ecclesiam censum de illa </w:t>
      </w:r>
      <w:r w:rsidRPr="007A06F5">
        <w:rPr>
          <w:rFonts w:ascii="Times New Roman" w:eastAsia="Times New Roman" w:hAnsi="Times New Roman" w:cs="Times New Roman"/>
          <w:lang w:val="la-Latn" w:eastAsia="de-DE"/>
        </w:rPr>
        <w:t>terra</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 hoc per epistolam firmitatis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fiat</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ut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post eius discessum ullus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de</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heredi</w:t>
      </w:r>
      <w:r w:rsidRPr="007A06F5">
        <w:rPr>
          <w:rFonts w:ascii="Times New Roman" w:eastAsia="Times New Roman" w:hAnsi="Times New Roman" w:cs="Times New Roman"/>
          <w:lang w:val="la-Latn" w:eastAsia="de-DE"/>
        </w:rPr>
        <w:t>bus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non</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contradicat</w:t>
      </w:r>
      <w:r w:rsidR="009042C7"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si contigerit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ut post mortem eius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qui</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 xml:space="preserve">dedit illas res </w:t>
      </w:r>
      <w:r w:rsidRPr="007A06F5">
        <w:rPr>
          <w:rFonts w:ascii="Times New Roman" w:eastAsia="Times New Roman" w:hAnsi="Times New Roman" w:cs="Times New Roman"/>
          <w:lang w:val="la-Latn" w:eastAsia="de-DE"/>
        </w:rPr>
        <w:t>filium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relinquat</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forsitan</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ipse</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filius vult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dicere</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h</w:t>
      </w:r>
      <w:r w:rsidR="001E480D" w:rsidRPr="007A06F5">
        <w:rPr>
          <w:rFonts w:ascii="Times New Roman" w:eastAsia="Times New Roman" w:hAnsi="Times New Roman" w:cs="Times New Roman"/>
          <w:lang w:val="la-Latn" w:eastAsia="de-DE"/>
        </w:rPr>
        <w:t>ereditas paterna sibi sit legi</w:t>
      </w:r>
      <w:r w:rsidRPr="007A06F5">
        <w:rPr>
          <w:rFonts w:ascii="Times New Roman" w:eastAsia="Times New Roman" w:hAnsi="Times New Roman" w:cs="Times New Roman"/>
          <w:lang w:val="la-Latn" w:eastAsia="de-DE"/>
        </w:rPr>
        <w:t>tima ad possidendum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w:t>
      </w:r>
      <w:r w:rsidR="009B2994"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lang w:val="la-Latn" w:eastAsia="de-DE"/>
        </w:rPr>
        <w:t xml:space="preserve">pater eius non </w:t>
      </w:r>
      <w:r w:rsidRPr="007A06F5">
        <w:rPr>
          <w:rFonts w:ascii="Times New Roman" w:eastAsia="Times New Roman" w:hAnsi="Times New Roman" w:cs="Times New Roman"/>
          <w:lang w:val="la-Latn" w:eastAsia="de-DE"/>
        </w:rPr>
        <w:t>dedisset nec firmitatem fecisset</w:t>
      </w:r>
      <w:r w:rsidR="00FF3D92" w:rsidRPr="007A06F5">
        <w:rPr>
          <w:rFonts w:ascii="Times New Roman" w:eastAsia="Times New Roman" w:hAnsi="Times New Roman" w:cs="Times New Roman"/>
          <w:lang w:val="la-Latn" w:eastAsia="de-DE"/>
        </w:rPr>
        <w:t xml:space="preserve">: </w:t>
      </w:r>
      <w:r w:rsidR="001E480D" w:rsidRPr="007A06F5">
        <w:rPr>
          <w:rFonts w:ascii="Times New Roman" w:eastAsia="Times New Roman" w:hAnsi="Times New Roman" w:cs="Times New Roman"/>
          <w:b/>
          <w:lang w:val="la-Latn" w:eastAsia="de-DE"/>
        </w:rPr>
        <w:t xml:space="preserve">non liceat </w:t>
      </w:r>
      <w:r w:rsidRPr="007A06F5">
        <w:rPr>
          <w:rFonts w:ascii="Times New Roman" w:eastAsia="Times New Roman" w:hAnsi="Times New Roman" w:cs="Times New Roman"/>
          <w:b/>
          <w:lang w:val="la-Latn" w:eastAsia="de-DE"/>
        </w:rPr>
        <w:t>ei iurare</w:t>
      </w:r>
      <w:r w:rsidR="00762AD2" w:rsidRPr="007A06F5">
        <w:rPr>
          <w:rFonts w:ascii="Times New Roman" w:eastAsia="Times New Roman" w:hAnsi="Times New Roman" w:cs="Times New Roman"/>
          <w:b/>
          <w:lang w:val="la-Latn" w:eastAsia="de-DE"/>
        </w:rPr>
        <w:t>,</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sed</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ipsa carta</w:t>
      </w:r>
      <w:r w:rsidR="009B2994" w:rsidRPr="007A06F5">
        <w:rPr>
          <w:rFonts w:ascii="Times New Roman" w:eastAsia="Times New Roman" w:hAnsi="Times New Roman" w:cs="Times New Roman"/>
          <w:b/>
          <w:lang w:val="la-Latn" w:eastAsia="de-DE"/>
        </w:rPr>
        <w:t xml:space="preserve">, </w:t>
      </w:r>
      <w:r w:rsidR="001E480D" w:rsidRPr="007A06F5">
        <w:rPr>
          <w:rFonts w:ascii="Times New Roman" w:eastAsia="Times New Roman" w:hAnsi="Times New Roman" w:cs="Times New Roman"/>
          <w:b/>
          <w:lang w:val="la-Latn" w:eastAsia="de-DE"/>
        </w:rPr>
        <w:t xml:space="preserve">quam pater eius </w:t>
      </w:r>
      <w:r w:rsidRPr="007A06F5">
        <w:rPr>
          <w:rFonts w:ascii="Times New Roman" w:eastAsia="Times New Roman" w:hAnsi="Times New Roman" w:cs="Times New Roman"/>
          <w:b/>
          <w:lang w:val="la-Latn" w:eastAsia="de-DE"/>
        </w:rPr>
        <w:t>fecit</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praesens veniat</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et illi testes</w:t>
      </w:r>
      <w:r w:rsidR="009B2994" w:rsidRPr="007A06F5">
        <w:rPr>
          <w:rFonts w:ascii="Times New Roman" w:eastAsia="Times New Roman" w:hAnsi="Times New Roman" w:cs="Times New Roman"/>
          <w:b/>
          <w:lang w:val="la-Latn" w:eastAsia="de-DE"/>
        </w:rPr>
        <w:t xml:space="preserve">, </w:t>
      </w:r>
      <w:r w:rsidR="001E480D" w:rsidRPr="007A06F5">
        <w:rPr>
          <w:rFonts w:ascii="Times New Roman" w:eastAsia="Times New Roman" w:hAnsi="Times New Roman" w:cs="Times New Roman"/>
          <w:b/>
          <w:lang w:val="la-Latn" w:eastAsia="de-DE"/>
        </w:rPr>
        <w:t xml:space="preserve">qui </w:t>
      </w:r>
      <w:r w:rsidRPr="007A06F5">
        <w:rPr>
          <w:rFonts w:ascii="Times New Roman" w:eastAsia="Times New Roman" w:hAnsi="Times New Roman" w:cs="Times New Roman"/>
          <w:b/>
          <w:lang w:val="la-Latn" w:eastAsia="de-DE"/>
        </w:rPr>
        <w:t>manus suas</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in</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cartam miserunt</w:t>
      </w:r>
      <w:r w:rsidR="009B2994" w:rsidRPr="007A06F5">
        <w:rPr>
          <w:rFonts w:ascii="Times New Roman" w:eastAsia="Times New Roman" w:hAnsi="Times New Roman" w:cs="Times New Roman"/>
          <w:b/>
          <w:lang w:val="la-Latn" w:eastAsia="de-DE"/>
        </w:rPr>
        <w:t xml:space="preserve">, </w:t>
      </w:r>
      <w:r w:rsidR="001E480D" w:rsidRPr="007A06F5">
        <w:rPr>
          <w:rFonts w:ascii="Times New Roman" w:eastAsia="Times New Roman" w:hAnsi="Times New Roman" w:cs="Times New Roman"/>
          <w:b/>
          <w:lang w:val="la-Latn" w:eastAsia="de-DE"/>
        </w:rPr>
        <w:t xml:space="preserve">una cum </w:t>
      </w:r>
      <w:r w:rsidRPr="007A06F5">
        <w:rPr>
          <w:rFonts w:ascii="Times New Roman" w:eastAsia="Times New Roman" w:hAnsi="Times New Roman" w:cs="Times New Roman"/>
          <w:b/>
          <w:lang w:val="la-Latn" w:eastAsia="de-DE"/>
        </w:rPr>
        <w:t>presbitero ecclesiae</w:t>
      </w:r>
      <w:r w:rsidR="009B2994" w:rsidRPr="007A06F5">
        <w:rPr>
          <w:rFonts w:ascii="Times New Roman" w:eastAsia="Times New Roman" w:hAnsi="Times New Roman" w:cs="Times New Roman"/>
          <w:b/>
          <w:lang w:val="la-Latn" w:eastAsia="de-DE"/>
        </w:rPr>
        <w:t xml:space="preserve">, </w:t>
      </w:r>
      <w:r w:rsidRPr="007A06F5">
        <w:rPr>
          <w:rFonts w:ascii="Times New Roman" w:eastAsia="Times New Roman" w:hAnsi="Times New Roman" w:cs="Times New Roman"/>
          <w:b/>
          <w:lang w:val="la-Latn" w:eastAsia="de-DE"/>
        </w:rPr>
        <w:t>sicut lex habet</w:t>
      </w:r>
      <w:r w:rsidR="009B2994" w:rsidRPr="007A06F5">
        <w:rPr>
          <w:rFonts w:ascii="Times New Roman" w:eastAsia="Times New Roman" w:hAnsi="Times New Roman" w:cs="Times New Roman"/>
          <w:b/>
          <w:lang w:val="la-Latn" w:eastAsia="de-DE"/>
        </w:rPr>
        <w:t xml:space="preserve">, </w:t>
      </w:r>
      <w:r w:rsidR="001E480D" w:rsidRPr="007A06F5">
        <w:rPr>
          <w:rFonts w:ascii="Times New Roman" w:eastAsia="Times New Roman" w:hAnsi="Times New Roman" w:cs="Times New Roman"/>
          <w:b/>
          <w:lang w:val="la-Latn" w:eastAsia="de-DE"/>
        </w:rPr>
        <w:t>ita testi</w:t>
      </w:r>
      <w:r w:rsidRPr="007A06F5">
        <w:rPr>
          <w:rFonts w:ascii="Times New Roman" w:eastAsia="Times New Roman" w:hAnsi="Times New Roman" w:cs="Times New Roman"/>
          <w:b/>
          <w:lang w:val="la-Latn" w:eastAsia="de-DE"/>
        </w:rPr>
        <w:t>ficentur</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a ipsi</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ad</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praesens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fuissent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 oculis suis e vidissent</w:t>
      </w:r>
      <w:r w:rsidR="009B2994" w:rsidRPr="007A06F5">
        <w:rPr>
          <w:rFonts w:ascii="Times New Roman" w:eastAsia="Times New Roman" w:hAnsi="Times New Roman" w:cs="Times New Roman"/>
          <w:lang w:val="la-Latn" w:eastAsia="de-DE"/>
        </w:rPr>
        <w:t xml:space="preserve"> </w:t>
      </w:r>
      <w:r w:rsidR="00E0368B" w:rsidRPr="007A06F5">
        <w:rPr>
          <w:rFonts w:ascii="Times New Roman" w:eastAsia="Times New Roman" w:hAnsi="Times New Roman" w:cs="Times New Roman"/>
          <w:lang w:val="la-Latn" w:eastAsia="de-DE"/>
        </w:rPr>
        <w:t>et auribus audis</w:t>
      </w:r>
      <w:r w:rsidRPr="007A06F5">
        <w:rPr>
          <w:rFonts w:ascii="Times New Roman" w:eastAsia="Times New Roman" w:hAnsi="Times New Roman" w:cs="Times New Roman"/>
          <w:lang w:val="la-Latn" w:eastAsia="de-DE"/>
        </w:rPr>
        <w:t>sent</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pater eius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illas</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res ad</w:t>
      </w:r>
      <w:r w:rsidR="009B2994" w:rsidRPr="007A06F5">
        <w:rPr>
          <w:rFonts w:ascii="Times New Roman" w:eastAsia="Times New Roman" w:hAnsi="Times New Roman" w:cs="Times New Roman"/>
          <w:lang w:val="la-Latn" w:eastAsia="de-DE"/>
        </w:rPr>
        <w:t xml:space="preserve"> </w:t>
      </w:r>
      <w:r w:rsidR="00E0368B" w:rsidRPr="007A06F5">
        <w:rPr>
          <w:rFonts w:ascii="Times New Roman" w:eastAsia="Times New Roman" w:hAnsi="Times New Roman" w:cs="Times New Roman"/>
          <w:lang w:val="la-Latn" w:eastAsia="de-DE"/>
        </w:rPr>
        <w:t>eccle</w:t>
      </w:r>
      <w:r w:rsidRPr="007A06F5">
        <w:rPr>
          <w:rFonts w:ascii="Times New Roman" w:eastAsia="Times New Roman" w:hAnsi="Times New Roman" w:cs="Times New Roman"/>
          <w:lang w:val="la-Latn" w:eastAsia="de-DE"/>
        </w:rPr>
        <w:t>siam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dedisset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 cartam fecisset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 xml:space="preserve">et illos </w:t>
      </w:r>
      <w:r w:rsidRPr="007A06F5">
        <w:rPr>
          <w:rFonts w:ascii="Times New Roman" w:hAnsi="Times New Roman" w:cs="Times New Roman"/>
          <w:lang w:val="la-Latn"/>
        </w:rPr>
        <w:t>/ ad a testes advocasset</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w:t>
      </w:r>
      <w:r w:rsidR="009B2994" w:rsidRPr="007A06F5">
        <w:rPr>
          <w:rFonts w:ascii="Times New Roman" w:hAnsi="Times New Roman" w:cs="Times New Roman"/>
          <w:lang w:val="la-Latn"/>
        </w:rPr>
        <w:t xml:space="preserve"> </w:t>
      </w:r>
      <w:r w:rsidR="00E0368B" w:rsidRPr="007A06F5">
        <w:rPr>
          <w:rFonts w:ascii="Times New Roman" w:hAnsi="Times New Roman" w:cs="Times New Roman"/>
          <w:lang w:val="la-Latn"/>
        </w:rPr>
        <w:t>per sacrame</w:t>
      </w:r>
      <w:r w:rsidR="00A72F0F" w:rsidRPr="007A06F5">
        <w:rPr>
          <w:rFonts w:ascii="Times New Roman" w:hAnsi="Times New Roman" w:cs="Times New Roman"/>
          <w:lang w:val="la-Latn"/>
        </w:rPr>
        <w:t>n</w:t>
      </w:r>
      <w:r w:rsidRPr="007A06F5">
        <w:rPr>
          <w:rFonts w:ascii="Times New Roman" w:eastAsia="Times New Roman" w:hAnsi="Times New Roman" w:cs="Times New Roman"/>
          <w:lang w:val="la-Latn" w:eastAsia="de-DE"/>
        </w:rPr>
        <w:t>tum dicant</w:t>
      </w:r>
      <w:r w:rsidR="00FF3D92" w:rsidRPr="007A06F5">
        <w:rPr>
          <w:rFonts w:ascii="Times New Roman" w:eastAsia="Times New Roman" w:hAnsi="Times New Roman" w:cs="Times New Roman"/>
          <w:lang w:val="la-Latn" w:eastAsia="de-DE"/>
        </w:rPr>
        <w:t xml:space="preserve">: </w:t>
      </w:r>
      <w:r w:rsidR="000907E9" w:rsidRPr="007A06F5">
        <w:rPr>
          <w:rFonts w:ascii="Times New Roman" w:eastAsia="Times New Roman" w:hAnsi="Times New Roman" w:cs="Times New Roman"/>
          <w:lang w:val="la-Latn" w:eastAsia="de-DE"/>
        </w:rPr>
        <w:t>'</w:t>
      </w:r>
      <w:r w:rsidRPr="007A06F5">
        <w:rPr>
          <w:rFonts w:ascii="Times New Roman" w:eastAsia="Times New Roman" w:hAnsi="Times New Roman" w:cs="Times New Roman"/>
          <w:lang w:val="la-Latn" w:eastAsia="de-DE"/>
        </w:rPr>
        <w:t>Quod nos</w:t>
      </w:r>
      <w:r w:rsidR="009B2994" w:rsidRPr="007A06F5">
        <w:rPr>
          <w:rFonts w:ascii="Times New Roman" w:eastAsia="Times New Roman" w:hAnsi="Times New Roman" w:cs="Times New Roman"/>
          <w:lang w:val="la-Latn" w:eastAsia="de-DE"/>
        </w:rPr>
        <w:t xml:space="preserve"> </w:t>
      </w:r>
      <w:r w:rsidR="00E0368B" w:rsidRPr="007A06F5">
        <w:rPr>
          <w:rFonts w:ascii="Times New Roman" w:eastAsia="Times New Roman" w:hAnsi="Times New Roman" w:cs="Times New Roman"/>
          <w:lang w:val="la-Latn" w:eastAsia="de-DE"/>
        </w:rPr>
        <w:t xml:space="preserve">veri </w:t>
      </w:r>
      <w:r w:rsidR="00E0368B" w:rsidRPr="007A06F5">
        <w:rPr>
          <w:rFonts w:ascii="Times New Roman" w:eastAsia="Times New Roman" w:hAnsi="Times New Roman" w:cs="Times New Roman"/>
          <w:lang w:val="la-Latn" w:eastAsia="de-DE"/>
        </w:rPr>
        <w:lastRenderedPageBreak/>
        <w:t xml:space="preserve">testes sumus'. </w:t>
      </w:r>
      <w:r w:rsidRPr="007A06F5">
        <w:rPr>
          <w:rFonts w:ascii="Times New Roman" w:eastAsia="Times New Roman" w:hAnsi="Times New Roman" w:cs="Times New Roman"/>
          <w:lang w:val="la-Latn" w:eastAsia="de-DE"/>
        </w:rPr>
        <w:t>Post haec</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pastor ecclesiae</w:t>
      </w:r>
      <w:r w:rsidR="009B2994" w:rsidRPr="007A06F5">
        <w:rPr>
          <w:rFonts w:ascii="Times New Roman" w:eastAsia="Times New Roman" w:hAnsi="Times New Roman" w:cs="Times New Roman"/>
          <w:lang w:val="la-Latn" w:eastAsia="de-DE"/>
        </w:rPr>
        <w:t xml:space="preserve"> </w:t>
      </w:r>
      <w:r w:rsidR="000907E9" w:rsidRPr="007A06F5">
        <w:rPr>
          <w:rFonts w:ascii="Times New Roman" w:eastAsia="Times New Roman" w:hAnsi="Times New Roman" w:cs="Times New Roman"/>
          <w:lang w:val="la-Latn" w:eastAsia="de-DE"/>
        </w:rPr>
        <w:t>res suas possi</w:t>
      </w:r>
      <w:r w:rsidRPr="007A06F5">
        <w:rPr>
          <w:rFonts w:ascii="Times New Roman" w:eastAsia="Times New Roman" w:hAnsi="Times New Roman" w:cs="Times New Roman"/>
          <w:lang w:val="la-Latn" w:eastAsia="de-DE"/>
        </w:rPr>
        <w:t>deat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 ille praesumptor</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qui</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contradixerat</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illam multam</w:t>
      </w:r>
      <w:r w:rsidR="00762AD2"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quam carta</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continet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ad</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ecclesiam persolvat</w:t>
      </w:r>
      <w:r w:rsidR="009042C7" w:rsidRPr="007A06F5">
        <w:rPr>
          <w:rFonts w:ascii="Times New Roman" w:eastAsia="Times New Roman" w:hAnsi="Times New Roman" w:cs="Times New Roman"/>
          <w:lang w:val="la-Latn" w:eastAsia="de-DE"/>
        </w:rPr>
        <w:t>.</w:t>
      </w:r>
      <w:r w:rsidR="009B2994" w:rsidRPr="007A06F5">
        <w:rPr>
          <w:rFonts w:ascii="Times New Roman" w:eastAsia="Times New Roman" w:hAnsi="Times New Roman" w:cs="Times New Roman"/>
          <w:lang w:val="la-Latn" w:eastAsia="de-DE"/>
        </w:rPr>
        <w:t xml:space="preserve"> </w:t>
      </w:r>
    </w:p>
    <w:p w14:paraId="4C502A6B" w14:textId="399A7AF7" w:rsidR="00A72F0F" w:rsidRPr="007A06F5" w:rsidRDefault="00A72F0F" w:rsidP="00D0094D">
      <w:pPr>
        <w:pStyle w:val="Odstavecseseznamem"/>
        <w:numPr>
          <w:ilvl w:val="0"/>
          <w:numId w:val="17"/>
        </w:numPr>
        <w:spacing w:after="120" w:line="240" w:lineRule="auto"/>
        <w:rPr>
          <w:rFonts w:ascii="Times New Roman" w:eastAsia="Times New Roman" w:hAnsi="Times New Roman" w:cs="Times New Roman"/>
          <w:highlight w:val="yellow"/>
          <w:lang w:val="la-Latn" w:eastAsia="de-DE"/>
        </w:rPr>
      </w:pPr>
      <w:r w:rsidRPr="007A06F5">
        <w:rPr>
          <w:rFonts w:ascii="Times New Roman" w:eastAsia="Times New Roman" w:hAnsi="Times New Roman" w:cs="Times New Roman"/>
          <w:highlight w:val="yellow"/>
          <w:lang w:val="la-Latn" w:eastAsia="de-DE"/>
        </w:rPr>
        <w:t>Si autem lila carta aut arserit aut perdita fuerit, quam ille homo fecit, tunc liceat illi heredi cum testibus nominatis quinque, ipse sit sextus, in ipsa ecclesia iurare, quod pater eis nec cartam fecisset nec ad lila loca sancta dedisset; et si hoc praesumpserit facere, illas res possideat./</w:t>
      </w:r>
    </w:p>
    <w:p w14:paraId="6CAF2CDE" w14:textId="6CEE6F1A" w:rsidR="00E0368B" w:rsidRPr="007A06F5" w:rsidRDefault="000736EF" w:rsidP="00E0368B">
      <w:pPr>
        <w:pStyle w:val="Normlnweb"/>
        <w:spacing w:before="0" w:beforeAutospacing="0" w:after="120" w:afterAutospacing="0"/>
        <w:rPr>
          <w:lang w:val="la-Latn"/>
        </w:rPr>
      </w:pPr>
      <w:r w:rsidRPr="007A06F5">
        <w:rPr>
          <w:lang w:val="la-Latn"/>
        </w:rPr>
        <w:t>III</w:t>
      </w:r>
      <w:r w:rsidR="009B2994" w:rsidRPr="007A06F5">
        <w:rPr>
          <w:lang w:val="la-Latn"/>
        </w:rPr>
        <w:t xml:space="preserve">. </w:t>
      </w:r>
      <w:r w:rsidRPr="007A06F5">
        <w:rPr>
          <w:lang w:val="la-Latn"/>
        </w:rPr>
        <w:t xml:space="preserve">De a liberis </w:t>
      </w:r>
      <w:r w:rsidRPr="007A06F5">
        <w:rPr>
          <w:i/>
          <w:iCs/>
          <w:lang w:val="la-Latn"/>
        </w:rPr>
        <w:t>vel</w:t>
      </w:r>
      <w:r w:rsidR="009B2994" w:rsidRPr="007A06F5">
        <w:rPr>
          <w:lang w:val="la-Latn"/>
        </w:rPr>
        <w:t xml:space="preserve"> </w:t>
      </w:r>
      <w:r w:rsidRPr="007A06F5">
        <w:rPr>
          <w:lang w:val="la-Latn"/>
        </w:rPr>
        <w:t>servis</w:t>
      </w:r>
      <w:r w:rsidR="009B2994" w:rsidRPr="007A06F5">
        <w:rPr>
          <w:lang w:val="la-Latn"/>
        </w:rPr>
        <w:t xml:space="preserve">, </w:t>
      </w:r>
      <w:r w:rsidRPr="007A06F5">
        <w:rPr>
          <w:lang w:val="la-Latn"/>
        </w:rPr>
        <w:t>qui ad ecclesiam</w:t>
      </w:r>
      <w:r w:rsidR="009B2994" w:rsidRPr="007A06F5">
        <w:rPr>
          <w:lang w:val="la-Latn"/>
        </w:rPr>
        <w:t xml:space="preserve"> </w:t>
      </w:r>
      <w:r w:rsidRPr="007A06F5">
        <w:rPr>
          <w:lang w:val="la-Latn"/>
        </w:rPr>
        <w:t>confugiunt</w:t>
      </w:r>
      <w:r w:rsidR="009B2994" w:rsidRPr="007A06F5">
        <w:rPr>
          <w:lang w:val="la-Latn"/>
        </w:rPr>
        <w:t>.</w:t>
      </w:r>
    </w:p>
    <w:p w14:paraId="6B85D6D3" w14:textId="5A80C3FA" w:rsidR="00C15FEA" w:rsidRPr="007A06F5" w:rsidRDefault="00C15FEA" w:rsidP="00D0094D">
      <w:pPr>
        <w:pStyle w:val="Normlnweb"/>
        <w:numPr>
          <w:ilvl w:val="0"/>
          <w:numId w:val="18"/>
        </w:numPr>
        <w:spacing w:before="0" w:beforeAutospacing="0" w:after="120" w:afterAutospacing="0"/>
        <w:rPr>
          <w:sz w:val="22"/>
          <w:szCs w:val="22"/>
          <w:lang w:val="la-Latn"/>
        </w:rPr>
      </w:pPr>
      <w:r w:rsidRPr="007A06F5">
        <w:rPr>
          <w:sz w:val="22"/>
          <w:szCs w:val="22"/>
          <w:lang w:val="la-Latn"/>
        </w:rPr>
        <w:t>Si quis homo aliquem persequens fugitivum, aut liberum aut servum, et ipse intra ianuas ecclesiae confugerit, nullus habeat potestaem per vim abstrahendi de ecclesia nec eum infra ianuas ecclesiae occidendi, sed ex timore Dei honorem ecclesiae inpendat et sacerdotem ecclesiae interpellet pro servo suo, roget sibi eum redere et donet legitimum wadium, ut illam culpam illi servo concessam habeat. Tunc ille presbyter redat in pace servum domino suo.</w:t>
      </w:r>
    </w:p>
    <w:p w14:paraId="6BCD435E" w14:textId="77777777" w:rsidR="00C15FEA" w:rsidRPr="007A06F5" w:rsidRDefault="00C15FEA" w:rsidP="00D0094D">
      <w:pPr>
        <w:pStyle w:val="Normlnweb"/>
        <w:numPr>
          <w:ilvl w:val="0"/>
          <w:numId w:val="18"/>
        </w:numPr>
        <w:spacing w:before="0" w:beforeAutospacing="0" w:after="120" w:afterAutospacing="0"/>
        <w:rPr>
          <w:sz w:val="22"/>
          <w:szCs w:val="22"/>
          <w:lang w:val="la-Latn"/>
        </w:rPr>
      </w:pPr>
      <w:r w:rsidRPr="007A06F5">
        <w:rPr>
          <w:sz w:val="22"/>
          <w:szCs w:val="22"/>
          <w:lang w:val="la-Latn"/>
        </w:rPr>
        <w:t xml:space="preserve">Si autem presbyter neglexerit redere aut contradixerit/ </w:t>
      </w:r>
      <w:r w:rsidR="000736EF" w:rsidRPr="007A06F5">
        <w:rPr>
          <w:sz w:val="22"/>
          <w:szCs w:val="22"/>
          <w:lang w:val="la-Latn"/>
        </w:rPr>
        <w:t>illum servum</w:t>
      </w:r>
      <w:r w:rsidR="009B2994" w:rsidRPr="007A06F5">
        <w:rPr>
          <w:sz w:val="22"/>
          <w:szCs w:val="22"/>
          <w:lang w:val="la-Latn"/>
        </w:rPr>
        <w:t xml:space="preserve">, </w:t>
      </w:r>
      <w:r w:rsidR="00E0368B" w:rsidRPr="007A06F5">
        <w:rPr>
          <w:sz w:val="22"/>
          <w:szCs w:val="22"/>
          <w:lang w:val="la-Latn"/>
        </w:rPr>
        <w:t xml:space="preserve">apud </w:t>
      </w:r>
      <w:r w:rsidR="000736EF" w:rsidRPr="007A06F5">
        <w:rPr>
          <w:sz w:val="22"/>
          <w:szCs w:val="22"/>
          <w:lang w:val="la-Latn"/>
        </w:rPr>
        <w:t>se illum a contineat</w:t>
      </w:r>
      <w:r w:rsidR="009B2994" w:rsidRPr="007A06F5">
        <w:rPr>
          <w:sz w:val="22"/>
          <w:szCs w:val="22"/>
          <w:lang w:val="la-Latn"/>
        </w:rPr>
        <w:t xml:space="preserve"> </w:t>
      </w:r>
      <w:r w:rsidR="00E0368B" w:rsidRPr="007A06F5">
        <w:rPr>
          <w:sz w:val="22"/>
          <w:szCs w:val="22"/>
          <w:lang w:val="la-Latn"/>
        </w:rPr>
        <w:t>et curam de illo ha</w:t>
      </w:r>
      <w:r w:rsidR="000736EF" w:rsidRPr="007A06F5">
        <w:rPr>
          <w:sz w:val="22"/>
          <w:szCs w:val="22"/>
          <w:lang w:val="la-Latn"/>
        </w:rPr>
        <w:t>beat</w:t>
      </w:r>
      <w:r w:rsidR="009B2994" w:rsidRPr="007A06F5">
        <w:rPr>
          <w:sz w:val="22"/>
          <w:szCs w:val="22"/>
          <w:lang w:val="la-Latn"/>
        </w:rPr>
        <w:t xml:space="preserve">, </w:t>
      </w:r>
      <w:r w:rsidR="000736EF" w:rsidRPr="007A06F5">
        <w:rPr>
          <w:sz w:val="22"/>
          <w:szCs w:val="22"/>
          <w:lang w:val="la-Latn"/>
        </w:rPr>
        <w:t>ut</w:t>
      </w:r>
      <w:r w:rsidR="009B2994" w:rsidRPr="007A06F5">
        <w:rPr>
          <w:sz w:val="22"/>
          <w:szCs w:val="22"/>
          <w:lang w:val="la-Latn"/>
        </w:rPr>
        <w:t xml:space="preserve"> </w:t>
      </w:r>
      <w:r w:rsidR="00E0368B" w:rsidRPr="007A06F5">
        <w:rPr>
          <w:sz w:val="22"/>
          <w:szCs w:val="22"/>
          <w:lang w:val="la-Latn"/>
        </w:rPr>
        <w:t>exinde fu</w:t>
      </w:r>
      <w:r w:rsidR="000736EF" w:rsidRPr="007A06F5">
        <w:rPr>
          <w:sz w:val="22"/>
          <w:szCs w:val="22"/>
          <w:lang w:val="la-Latn"/>
        </w:rPr>
        <w:t>gitivus non evadat</w:t>
      </w:r>
      <w:r w:rsidR="009B2994" w:rsidRPr="007A06F5">
        <w:rPr>
          <w:sz w:val="22"/>
          <w:szCs w:val="22"/>
          <w:lang w:val="la-Latn"/>
        </w:rPr>
        <w:t xml:space="preserve">. </w:t>
      </w:r>
      <w:r w:rsidR="000736EF" w:rsidRPr="007A06F5">
        <w:rPr>
          <w:sz w:val="22"/>
          <w:szCs w:val="22"/>
          <w:lang w:val="la-Latn"/>
        </w:rPr>
        <w:t>Et si evaserit</w:t>
      </w:r>
      <w:r w:rsidR="009B2994" w:rsidRPr="007A06F5">
        <w:rPr>
          <w:sz w:val="22"/>
          <w:szCs w:val="22"/>
          <w:lang w:val="la-Latn"/>
        </w:rPr>
        <w:t xml:space="preserve">, </w:t>
      </w:r>
      <w:r w:rsidR="00E0368B" w:rsidRPr="007A06F5">
        <w:rPr>
          <w:sz w:val="22"/>
          <w:szCs w:val="22"/>
          <w:lang w:val="la-Latn"/>
        </w:rPr>
        <w:t xml:space="preserve">ille presbiter sine ulla </w:t>
      </w:r>
      <w:r w:rsidR="000736EF" w:rsidRPr="007A06F5">
        <w:rPr>
          <w:sz w:val="22"/>
          <w:szCs w:val="22"/>
          <w:lang w:val="la-Latn"/>
        </w:rPr>
        <w:t>dilatione</w:t>
      </w:r>
      <w:r w:rsidR="009B2994" w:rsidRPr="007A06F5">
        <w:rPr>
          <w:sz w:val="22"/>
          <w:szCs w:val="22"/>
          <w:lang w:val="la-Latn"/>
        </w:rPr>
        <w:t xml:space="preserve"> </w:t>
      </w:r>
      <w:r w:rsidR="00E0368B" w:rsidRPr="007A06F5">
        <w:rPr>
          <w:sz w:val="22"/>
          <w:szCs w:val="22"/>
          <w:lang w:val="la-Latn"/>
        </w:rPr>
        <w:t xml:space="preserve">perquirat </w:t>
      </w:r>
      <w:r w:rsidR="000736EF" w:rsidRPr="007A06F5">
        <w:rPr>
          <w:sz w:val="22"/>
          <w:szCs w:val="22"/>
          <w:lang w:val="la-Latn"/>
        </w:rPr>
        <w:t>et domino restituat</w:t>
      </w:r>
      <w:r w:rsidR="009B2994" w:rsidRPr="007A06F5">
        <w:rPr>
          <w:sz w:val="22"/>
          <w:szCs w:val="22"/>
          <w:lang w:val="la-Latn"/>
        </w:rPr>
        <w:t xml:space="preserve">; </w:t>
      </w:r>
      <w:r w:rsidR="00E0368B" w:rsidRPr="007A06F5">
        <w:rPr>
          <w:sz w:val="22"/>
          <w:szCs w:val="22"/>
          <w:lang w:val="la-Latn"/>
        </w:rPr>
        <w:t xml:space="preserve">et si ipsum invenire </w:t>
      </w:r>
      <w:r w:rsidR="000736EF" w:rsidRPr="007A06F5">
        <w:rPr>
          <w:sz w:val="22"/>
          <w:szCs w:val="22"/>
          <w:lang w:val="la-Latn"/>
        </w:rPr>
        <w:t>non potuerit</w:t>
      </w:r>
      <w:r w:rsidR="009B2994" w:rsidRPr="007A06F5">
        <w:rPr>
          <w:sz w:val="22"/>
          <w:szCs w:val="22"/>
          <w:lang w:val="la-Latn"/>
        </w:rPr>
        <w:t xml:space="preserve">, </w:t>
      </w:r>
      <w:r w:rsidR="00E0368B" w:rsidRPr="007A06F5">
        <w:rPr>
          <w:sz w:val="22"/>
          <w:szCs w:val="22"/>
          <w:lang w:val="la-Latn"/>
        </w:rPr>
        <w:t xml:space="preserve">similem </w:t>
      </w:r>
      <w:r w:rsidR="000736EF" w:rsidRPr="007A06F5">
        <w:rPr>
          <w:sz w:val="22"/>
          <w:szCs w:val="22"/>
          <w:lang w:val="la-Latn"/>
        </w:rPr>
        <w:t>ipsius</w:t>
      </w:r>
      <w:r w:rsidR="009B2994" w:rsidRPr="007A06F5">
        <w:rPr>
          <w:sz w:val="22"/>
          <w:szCs w:val="22"/>
          <w:lang w:val="la-Latn"/>
        </w:rPr>
        <w:t xml:space="preserve"> </w:t>
      </w:r>
      <w:r w:rsidR="000736EF" w:rsidRPr="007A06F5">
        <w:rPr>
          <w:sz w:val="22"/>
          <w:szCs w:val="22"/>
          <w:lang w:val="la-Latn"/>
        </w:rPr>
        <w:t>aut pretium</w:t>
      </w:r>
      <w:r w:rsidR="009B2994" w:rsidRPr="007A06F5">
        <w:rPr>
          <w:sz w:val="22"/>
          <w:szCs w:val="22"/>
          <w:lang w:val="la-Latn"/>
        </w:rPr>
        <w:t xml:space="preserve"> </w:t>
      </w:r>
      <w:r w:rsidR="000736EF" w:rsidRPr="007A06F5">
        <w:rPr>
          <w:sz w:val="22"/>
          <w:szCs w:val="22"/>
          <w:lang w:val="la-Latn"/>
        </w:rPr>
        <w:t>pro</w:t>
      </w:r>
      <w:r w:rsidR="009B2994" w:rsidRPr="007A06F5">
        <w:rPr>
          <w:sz w:val="22"/>
          <w:szCs w:val="22"/>
          <w:lang w:val="la-Latn"/>
        </w:rPr>
        <w:t xml:space="preserve"> </w:t>
      </w:r>
      <w:r w:rsidR="000736EF" w:rsidRPr="007A06F5">
        <w:rPr>
          <w:sz w:val="22"/>
          <w:szCs w:val="22"/>
          <w:lang w:val="la-Latn"/>
        </w:rPr>
        <w:t>eo solvat</w:t>
      </w:r>
      <w:r w:rsidR="009042C7" w:rsidRPr="007A06F5">
        <w:rPr>
          <w:sz w:val="22"/>
          <w:szCs w:val="22"/>
          <w:lang w:val="la-Latn"/>
        </w:rPr>
        <w:t>.</w:t>
      </w:r>
      <w:r w:rsidR="009B2994" w:rsidRPr="007A06F5">
        <w:rPr>
          <w:sz w:val="22"/>
          <w:szCs w:val="22"/>
          <w:lang w:val="la-Latn"/>
        </w:rPr>
        <w:t xml:space="preserve"> </w:t>
      </w:r>
    </w:p>
    <w:p w14:paraId="20FADAB6" w14:textId="04A8FCF8" w:rsidR="000736EF" w:rsidRPr="007A06F5" w:rsidRDefault="00E0368B" w:rsidP="00D0094D">
      <w:pPr>
        <w:pStyle w:val="Normlnweb"/>
        <w:numPr>
          <w:ilvl w:val="0"/>
          <w:numId w:val="18"/>
        </w:numPr>
        <w:spacing w:before="0" w:beforeAutospacing="0" w:after="120" w:afterAutospacing="0"/>
        <w:rPr>
          <w:sz w:val="22"/>
          <w:szCs w:val="22"/>
          <w:lang w:val="la-Latn"/>
        </w:rPr>
      </w:pPr>
      <w:r w:rsidRPr="007A06F5">
        <w:rPr>
          <w:sz w:val="22"/>
          <w:szCs w:val="22"/>
          <w:lang w:val="la-Latn"/>
        </w:rPr>
        <w:t xml:space="preserve">Si vero dominus servi eum in pace a </w:t>
      </w:r>
      <w:r w:rsidR="000736EF" w:rsidRPr="007A06F5">
        <w:rPr>
          <w:sz w:val="22"/>
          <w:szCs w:val="22"/>
          <w:lang w:val="la-Latn"/>
        </w:rPr>
        <w:t>recipere voluerit</w:t>
      </w:r>
      <w:r w:rsidR="00762AD2" w:rsidRPr="007A06F5">
        <w:rPr>
          <w:sz w:val="22"/>
          <w:szCs w:val="22"/>
          <w:lang w:val="la-Latn"/>
        </w:rPr>
        <w:t>,</w:t>
      </w:r>
      <w:r w:rsidR="009B2994" w:rsidRPr="007A06F5">
        <w:rPr>
          <w:sz w:val="22"/>
          <w:szCs w:val="22"/>
          <w:lang w:val="la-Latn"/>
        </w:rPr>
        <w:t xml:space="preserve"> </w:t>
      </w:r>
      <w:r w:rsidR="000736EF" w:rsidRPr="007A06F5">
        <w:rPr>
          <w:sz w:val="22"/>
          <w:szCs w:val="22"/>
          <w:lang w:val="la-Latn"/>
        </w:rPr>
        <w:t>et</w:t>
      </w:r>
      <w:r w:rsidR="009B2994" w:rsidRPr="007A06F5">
        <w:rPr>
          <w:sz w:val="22"/>
          <w:szCs w:val="22"/>
          <w:lang w:val="la-Latn"/>
        </w:rPr>
        <w:t xml:space="preserve"> </w:t>
      </w:r>
      <w:r w:rsidR="000736EF" w:rsidRPr="007A06F5">
        <w:rPr>
          <w:sz w:val="22"/>
          <w:szCs w:val="22"/>
          <w:lang w:val="la-Latn"/>
        </w:rPr>
        <w:t>presbiter eum</w:t>
      </w:r>
      <w:r w:rsidR="009B2994" w:rsidRPr="007A06F5">
        <w:rPr>
          <w:sz w:val="22"/>
          <w:szCs w:val="22"/>
          <w:lang w:val="la-Latn"/>
        </w:rPr>
        <w:t xml:space="preserve"> </w:t>
      </w:r>
      <w:r w:rsidRPr="007A06F5">
        <w:rPr>
          <w:sz w:val="22"/>
          <w:szCs w:val="22"/>
          <w:lang w:val="la-Latn"/>
        </w:rPr>
        <w:t>con</w:t>
      </w:r>
      <w:r w:rsidR="000736EF" w:rsidRPr="007A06F5">
        <w:rPr>
          <w:sz w:val="22"/>
          <w:szCs w:val="22"/>
          <w:lang w:val="la-Latn"/>
        </w:rPr>
        <w:t>tendit</w:t>
      </w:r>
      <w:r w:rsidR="00762AD2" w:rsidRPr="007A06F5">
        <w:rPr>
          <w:sz w:val="22"/>
          <w:szCs w:val="22"/>
          <w:lang w:val="la-Latn"/>
        </w:rPr>
        <w:t>,</w:t>
      </w:r>
      <w:r w:rsidR="009B2994" w:rsidRPr="007A06F5">
        <w:rPr>
          <w:sz w:val="22"/>
          <w:szCs w:val="22"/>
          <w:lang w:val="la-Latn"/>
        </w:rPr>
        <w:t xml:space="preserve"> </w:t>
      </w:r>
      <w:r w:rsidR="000736EF" w:rsidRPr="007A06F5">
        <w:rPr>
          <w:sz w:val="22"/>
          <w:szCs w:val="22"/>
          <w:lang w:val="la-Latn"/>
        </w:rPr>
        <w:t>et</w:t>
      </w:r>
      <w:r w:rsidR="009B2994" w:rsidRPr="007A06F5">
        <w:rPr>
          <w:sz w:val="22"/>
          <w:szCs w:val="22"/>
          <w:lang w:val="la-Latn"/>
        </w:rPr>
        <w:t xml:space="preserve"> </w:t>
      </w:r>
      <w:r w:rsidR="000736EF" w:rsidRPr="007A06F5">
        <w:rPr>
          <w:sz w:val="22"/>
          <w:szCs w:val="22"/>
          <w:lang w:val="la-Latn"/>
        </w:rPr>
        <w:t>tunc servus fuga lapsus</w:t>
      </w:r>
      <w:r w:rsidR="009B2994" w:rsidRPr="007A06F5">
        <w:rPr>
          <w:sz w:val="22"/>
          <w:szCs w:val="22"/>
          <w:lang w:val="la-Latn"/>
        </w:rPr>
        <w:t xml:space="preserve"> </w:t>
      </w:r>
      <w:r w:rsidR="000736EF"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000736EF" w:rsidRPr="007A06F5">
        <w:rPr>
          <w:sz w:val="22"/>
          <w:szCs w:val="22"/>
          <w:lang w:val="la-Latn"/>
        </w:rPr>
        <w:t>et</w:t>
      </w:r>
      <w:r w:rsidR="009B2994" w:rsidRPr="007A06F5">
        <w:rPr>
          <w:sz w:val="22"/>
          <w:szCs w:val="22"/>
          <w:lang w:val="la-Latn"/>
        </w:rPr>
        <w:t xml:space="preserve"> </w:t>
      </w:r>
      <w:r w:rsidR="000736EF" w:rsidRPr="007A06F5">
        <w:rPr>
          <w:sz w:val="22"/>
          <w:szCs w:val="22"/>
          <w:lang w:val="la-Latn"/>
        </w:rPr>
        <w:t>presbiter eum</w:t>
      </w:r>
      <w:r w:rsidR="009B2994" w:rsidRPr="007A06F5">
        <w:rPr>
          <w:sz w:val="22"/>
          <w:szCs w:val="22"/>
          <w:lang w:val="la-Latn"/>
        </w:rPr>
        <w:t xml:space="preserve"> </w:t>
      </w:r>
      <w:r w:rsidRPr="007A06F5">
        <w:rPr>
          <w:sz w:val="22"/>
          <w:szCs w:val="22"/>
          <w:lang w:val="la-Latn"/>
        </w:rPr>
        <w:t xml:space="preserve">ad reddendum invenire </w:t>
      </w:r>
      <w:r w:rsidR="000736EF" w:rsidRPr="007A06F5">
        <w:rPr>
          <w:sz w:val="22"/>
          <w:szCs w:val="22"/>
          <w:lang w:val="la-Latn"/>
        </w:rPr>
        <w:t>non potuerit</w:t>
      </w:r>
      <w:r w:rsidR="00FF3D92" w:rsidRPr="007A06F5">
        <w:rPr>
          <w:sz w:val="22"/>
          <w:szCs w:val="22"/>
          <w:lang w:val="la-Latn"/>
        </w:rPr>
        <w:t xml:space="preserve">: </w:t>
      </w:r>
      <w:r w:rsidR="000736EF" w:rsidRPr="007A06F5">
        <w:rPr>
          <w:sz w:val="22"/>
          <w:szCs w:val="22"/>
          <w:lang w:val="la-Latn"/>
        </w:rPr>
        <w:t>aut alium servum tale</w:t>
      </w:r>
      <w:r w:rsidR="009B2994" w:rsidRPr="007A06F5">
        <w:rPr>
          <w:sz w:val="22"/>
          <w:szCs w:val="22"/>
          <w:lang w:val="la-Latn"/>
        </w:rPr>
        <w:t xml:space="preserve"> </w:t>
      </w:r>
      <w:r w:rsidR="000736EF" w:rsidRPr="007A06F5">
        <w:rPr>
          <w:sz w:val="22"/>
          <w:szCs w:val="22"/>
          <w:lang w:val="la-Latn"/>
        </w:rPr>
        <w:t>in</w:t>
      </w:r>
      <w:r w:rsidR="009B2994" w:rsidRPr="007A06F5">
        <w:rPr>
          <w:sz w:val="22"/>
          <w:szCs w:val="22"/>
          <w:lang w:val="la-Latn"/>
        </w:rPr>
        <w:t xml:space="preserve"> </w:t>
      </w:r>
      <w:r w:rsidRPr="007A06F5">
        <w:rPr>
          <w:sz w:val="22"/>
          <w:szCs w:val="22"/>
          <w:lang w:val="la-Latn"/>
        </w:rPr>
        <w:t>capitale ** resti</w:t>
      </w:r>
      <w:r w:rsidR="000736EF" w:rsidRPr="007A06F5">
        <w:rPr>
          <w:sz w:val="22"/>
          <w:szCs w:val="22"/>
          <w:lang w:val="la-Latn"/>
        </w:rPr>
        <w:t>tuat cum</w:t>
      </w:r>
      <w:r w:rsidR="00E55DD3" w:rsidRPr="007A06F5">
        <w:rPr>
          <w:sz w:val="22"/>
          <w:szCs w:val="22"/>
          <w:lang w:val="la-Latn"/>
        </w:rPr>
        <w:t xml:space="preserve"> </w:t>
      </w:r>
      <w:r w:rsidR="000736EF" w:rsidRPr="007A06F5">
        <w:rPr>
          <w:sz w:val="22"/>
          <w:szCs w:val="22"/>
          <w:lang w:val="la-Latn"/>
        </w:rPr>
        <w:t>solidis</w:t>
      </w:r>
      <w:r w:rsidR="009B2994" w:rsidRPr="007A06F5">
        <w:rPr>
          <w:sz w:val="22"/>
          <w:szCs w:val="22"/>
          <w:lang w:val="la-Latn"/>
        </w:rPr>
        <w:t xml:space="preserve">, </w:t>
      </w:r>
      <w:r w:rsidR="000736EF" w:rsidRPr="007A06F5">
        <w:rPr>
          <w:sz w:val="22"/>
          <w:szCs w:val="22"/>
          <w:lang w:val="la-Latn"/>
        </w:rPr>
        <w:t>aut</w:t>
      </w:r>
      <w:r w:rsidR="009B2994" w:rsidRPr="007A06F5">
        <w:rPr>
          <w:sz w:val="22"/>
          <w:szCs w:val="22"/>
          <w:lang w:val="la-Latn"/>
        </w:rPr>
        <w:t xml:space="preserve"> </w:t>
      </w:r>
      <w:r w:rsidR="000736EF" w:rsidRPr="007A06F5">
        <w:rPr>
          <w:sz w:val="22"/>
          <w:szCs w:val="22"/>
          <w:lang w:val="la-Latn"/>
        </w:rPr>
        <w:t>pretium restituat</w:t>
      </w:r>
      <w:r w:rsidR="009B2994" w:rsidRPr="007A06F5">
        <w:rPr>
          <w:sz w:val="22"/>
          <w:szCs w:val="22"/>
          <w:lang w:val="la-Latn"/>
        </w:rPr>
        <w:t xml:space="preserve">, </w:t>
      </w:r>
      <w:r w:rsidRPr="007A06F5">
        <w:rPr>
          <w:sz w:val="22"/>
          <w:szCs w:val="22"/>
          <w:lang w:val="la-Latn"/>
        </w:rPr>
        <w:t xml:space="preserve">sicut servus conponi </w:t>
      </w:r>
      <w:r w:rsidR="000736EF" w:rsidRPr="007A06F5">
        <w:rPr>
          <w:sz w:val="22"/>
          <w:szCs w:val="22"/>
          <w:lang w:val="la-Latn"/>
        </w:rPr>
        <w:t>debuerat</w:t>
      </w:r>
      <w:r w:rsidR="009B2994" w:rsidRPr="007A06F5">
        <w:rPr>
          <w:sz w:val="22"/>
          <w:szCs w:val="22"/>
          <w:lang w:val="la-Latn"/>
        </w:rPr>
        <w:t xml:space="preserve">, </w:t>
      </w:r>
      <w:r w:rsidRPr="007A06F5">
        <w:rPr>
          <w:sz w:val="22"/>
          <w:szCs w:val="22"/>
          <w:lang w:val="la-Latn"/>
        </w:rPr>
        <w:t xml:space="preserve">si occisus </w:t>
      </w:r>
      <w:r w:rsidR="000736EF" w:rsidRPr="007A06F5">
        <w:rPr>
          <w:sz w:val="22"/>
          <w:szCs w:val="22"/>
          <w:lang w:val="la-Latn"/>
        </w:rPr>
        <w:t>fuisset cum</w:t>
      </w:r>
      <w:r w:rsidR="009B2994" w:rsidRPr="007A06F5">
        <w:rPr>
          <w:sz w:val="22"/>
          <w:szCs w:val="22"/>
          <w:lang w:val="la-Latn"/>
        </w:rPr>
        <w:t xml:space="preserve"> </w:t>
      </w:r>
      <w:r w:rsidRPr="007A06F5">
        <w:rPr>
          <w:sz w:val="22"/>
          <w:szCs w:val="22"/>
          <w:lang w:val="la-Latn"/>
        </w:rPr>
        <w:t>supra</w:t>
      </w:r>
      <w:r w:rsidR="000736EF" w:rsidRPr="007A06F5">
        <w:rPr>
          <w:sz w:val="22"/>
          <w:szCs w:val="22"/>
          <w:lang w:val="la-Latn"/>
        </w:rPr>
        <w:t>dictis</w:t>
      </w:r>
      <w:r w:rsidR="00E55DD3" w:rsidRPr="007A06F5">
        <w:rPr>
          <w:sz w:val="22"/>
          <w:szCs w:val="22"/>
          <w:lang w:val="la-Latn"/>
        </w:rPr>
        <w:t xml:space="preserve"> </w:t>
      </w:r>
      <w:r w:rsidR="000736EF" w:rsidRPr="007A06F5">
        <w:rPr>
          <w:sz w:val="22"/>
          <w:szCs w:val="22"/>
          <w:lang w:val="la-Latn"/>
        </w:rPr>
        <w:t>solidis</w:t>
      </w:r>
      <w:r w:rsidR="009B2994" w:rsidRPr="007A06F5">
        <w:rPr>
          <w:sz w:val="22"/>
          <w:szCs w:val="22"/>
          <w:lang w:val="la-Latn"/>
        </w:rPr>
        <w:t xml:space="preserve">. </w:t>
      </w:r>
    </w:p>
    <w:p w14:paraId="64601146" w14:textId="27951CC6" w:rsidR="000736EF" w:rsidRPr="007A06F5" w:rsidRDefault="000736EF" w:rsidP="00D0094D">
      <w:pPr>
        <w:pStyle w:val="Normlnweb"/>
        <w:numPr>
          <w:ilvl w:val="0"/>
          <w:numId w:val="18"/>
        </w:numPr>
        <w:spacing w:before="0" w:beforeAutospacing="0" w:after="120" w:afterAutospacing="0"/>
        <w:rPr>
          <w:sz w:val="22"/>
          <w:szCs w:val="22"/>
          <w:lang w:val="la-Latn"/>
        </w:rPr>
      </w:pPr>
      <w:r w:rsidRPr="007A06F5">
        <w:rPr>
          <w:sz w:val="22"/>
          <w:szCs w:val="22"/>
          <w:lang w:val="la-Latn"/>
        </w:rPr>
        <w:t>3</w:t>
      </w:r>
      <w:r w:rsidR="009B2994" w:rsidRPr="007A06F5">
        <w:rPr>
          <w:sz w:val="22"/>
          <w:szCs w:val="22"/>
          <w:lang w:val="la-Latn"/>
        </w:rPr>
        <w:t xml:space="preserve">. </w:t>
      </w:r>
      <w:r w:rsidR="00E0368B" w:rsidRPr="007A06F5">
        <w:rPr>
          <w:sz w:val="22"/>
          <w:szCs w:val="22"/>
          <w:lang w:val="la-Latn"/>
        </w:rPr>
        <w:t>(</w:t>
      </w:r>
      <w:r w:rsidRPr="007A06F5">
        <w:rPr>
          <w:sz w:val="22"/>
          <w:szCs w:val="22"/>
          <w:lang w:val="la-Latn"/>
        </w:rPr>
        <w:t>4)</w:t>
      </w:r>
      <w:r w:rsidR="009B2994" w:rsidRPr="007A06F5">
        <w:rPr>
          <w:sz w:val="22"/>
          <w:szCs w:val="22"/>
          <w:lang w:val="la-Latn"/>
        </w:rPr>
        <w:t xml:space="preserve">. </w:t>
      </w:r>
      <w:r w:rsidRPr="007A06F5">
        <w:rPr>
          <w:sz w:val="22"/>
          <w:szCs w:val="22"/>
          <w:lang w:val="la-Latn"/>
        </w:rPr>
        <w:t>Si autem a vi</w:t>
      </w:r>
      <w:r w:rsidR="009B2994" w:rsidRPr="007A06F5">
        <w:rPr>
          <w:sz w:val="22"/>
          <w:szCs w:val="22"/>
          <w:lang w:val="la-Latn"/>
        </w:rPr>
        <w:t xml:space="preserve"> </w:t>
      </w:r>
      <w:r w:rsidRPr="007A06F5">
        <w:rPr>
          <w:sz w:val="22"/>
          <w:szCs w:val="22"/>
          <w:lang w:val="la-Latn"/>
        </w:rPr>
        <w:t>abstraxerit</w:t>
      </w:r>
      <w:r w:rsidR="009B2994" w:rsidRPr="007A06F5">
        <w:rPr>
          <w:sz w:val="22"/>
          <w:szCs w:val="22"/>
          <w:lang w:val="la-Latn"/>
        </w:rPr>
        <w:t xml:space="preserve"> </w:t>
      </w:r>
      <w:r w:rsidR="00E0368B" w:rsidRPr="007A06F5">
        <w:rPr>
          <w:sz w:val="22"/>
          <w:szCs w:val="22"/>
          <w:lang w:val="la-Latn"/>
        </w:rPr>
        <w:t xml:space="preserve">et in </w:t>
      </w:r>
      <w:r w:rsidRPr="007A06F5">
        <w:rPr>
          <w:sz w:val="22"/>
          <w:szCs w:val="22"/>
          <w:lang w:val="la-Latn"/>
        </w:rPr>
        <w:t>iuriam ecclesiae fecerit</w:t>
      </w:r>
      <w:r w:rsidR="009B2994" w:rsidRPr="007A06F5">
        <w:rPr>
          <w:sz w:val="22"/>
          <w:szCs w:val="22"/>
          <w:lang w:val="la-Latn"/>
        </w:rPr>
        <w:t xml:space="preserve">, </w:t>
      </w:r>
      <w:r w:rsidRPr="007A06F5">
        <w:rPr>
          <w:sz w:val="22"/>
          <w:szCs w:val="22"/>
          <w:lang w:val="la-Latn"/>
        </w:rPr>
        <w:t>conponat</w:t>
      </w:r>
      <w:r w:rsidR="00E55DD3" w:rsidRPr="007A06F5">
        <w:rPr>
          <w:sz w:val="22"/>
          <w:szCs w:val="22"/>
          <w:lang w:val="la-Latn"/>
        </w:rPr>
        <w:t xml:space="preserve"> </w:t>
      </w:r>
      <w:r w:rsidR="00C15FEA" w:rsidRPr="007A06F5">
        <w:rPr>
          <w:sz w:val="22"/>
          <w:szCs w:val="22"/>
          <w:lang w:val="la-Latn"/>
        </w:rPr>
        <w:t>18*</w:t>
      </w:r>
      <w:r w:rsidRPr="007A06F5">
        <w:rPr>
          <w:sz w:val="22"/>
          <w:szCs w:val="22"/>
          <w:lang w:val="la-Latn"/>
        </w:rPr>
        <w:t xml:space="preserve"> solidos ad ecclesiam</w:t>
      </w:r>
      <w:r w:rsidR="009B2994" w:rsidRPr="007A06F5">
        <w:rPr>
          <w:sz w:val="22"/>
          <w:szCs w:val="22"/>
          <w:lang w:val="la-Latn"/>
        </w:rPr>
        <w:t xml:space="preserve"> </w:t>
      </w:r>
      <w:r w:rsidR="00E0368B" w:rsidRPr="007A06F5">
        <w:rPr>
          <w:sz w:val="22"/>
          <w:szCs w:val="22"/>
          <w:lang w:val="la-Latn"/>
        </w:rPr>
        <w:t xml:space="preserve">et fredum solvat in fiscum </w:t>
      </w:r>
      <w:r w:rsidR="00C15FEA" w:rsidRPr="007A06F5">
        <w:rPr>
          <w:sz w:val="22"/>
          <w:szCs w:val="22"/>
          <w:lang w:val="la-Latn"/>
        </w:rPr>
        <w:t xml:space="preserve">/ 60 solidos, </w:t>
      </w:r>
      <w:r w:rsidRPr="007A06F5">
        <w:rPr>
          <w:sz w:val="22"/>
          <w:szCs w:val="22"/>
          <w:lang w:val="la-Latn"/>
        </w:rPr>
        <w:t>quia</w:t>
      </w:r>
      <w:r w:rsidR="009B2994" w:rsidRPr="007A06F5">
        <w:rPr>
          <w:sz w:val="22"/>
          <w:szCs w:val="22"/>
          <w:lang w:val="la-Latn"/>
        </w:rPr>
        <w:t xml:space="preserve"> </w:t>
      </w:r>
      <w:r w:rsidRPr="007A06F5">
        <w:rPr>
          <w:sz w:val="22"/>
          <w:szCs w:val="22"/>
          <w:lang w:val="la-Latn"/>
        </w:rPr>
        <w:t>contra legem fecit et</w:t>
      </w:r>
      <w:r w:rsidR="009B2994" w:rsidRPr="007A06F5">
        <w:rPr>
          <w:sz w:val="22"/>
          <w:szCs w:val="22"/>
          <w:lang w:val="la-Latn"/>
        </w:rPr>
        <w:t xml:space="preserve"> </w:t>
      </w:r>
      <w:r w:rsidRPr="007A06F5">
        <w:rPr>
          <w:sz w:val="22"/>
          <w:szCs w:val="22"/>
          <w:lang w:val="la-Latn"/>
        </w:rPr>
        <w:t>ecclesiis honorem non inpendit</w:t>
      </w:r>
      <w:r w:rsidR="009B2994" w:rsidRPr="007A06F5">
        <w:rPr>
          <w:sz w:val="22"/>
          <w:szCs w:val="22"/>
          <w:lang w:val="la-Latn"/>
        </w:rPr>
        <w:t xml:space="preserve"> </w:t>
      </w:r>
      <w:r w:rsidR="00E0368B" w:rsidRPr="007A06F5">
        <w:rPr>
          <w:sz w:val="22"/>
          <w:szCs w:val="22"/>
          <w:lang w:val="la-Latn"/>
        </w:rPr>
        <w:t>et Dei reve</w:t>
      </w:r>
      <w:r w:rsidRPr="007A06F5">
        <w:rPr>
          <w:sz w:val="22"/>
          <w:szCs w:val="22"/>
          <w:lang w:val="la-Latn"/>
        </w:rPr>
        <w:t>rentiam non habuit</w:t>
      </w:r>
      <w:r w:rsidR="009B2994" w:rsidRPr="007A06F5">
        <w:rPr>
          <w:sz w:val="22"/>
          <w:szCs w:val="22"/>
          <w:lang w:val="la-Latn"/>
        </w:rPr>
        <w:t xml:space="preserve">, </w:t>
      </w:r>
      <w:r w:rsidR="00C15FEA" w:rsidRPr="007A06F5">
        <w:rPr>
          <w:sz w:val="22"/>
          <w:szCs w:val="22"/>
          <w:lang w:val="la-Latn"/>
        </w:rPr>
        <w:t xml:space="preserve">et ut alii </w:t>
      </w:r>
      <w:r w:rsidRPr="007A06F5">
        <w:rPr>
          <w:sz w:val="22"/>
          <w:szCs w:val="22"/>
          <w:lang w:val="la-Latn"/>
        </w:rPr>
        <w:t>cognoscant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 sit</w:t>
      </w:r>
      <w:r w:rsidR="009B2994" w:rsidRPr="007A06F5">
        <w:rPr>
          <w:sz w:val="22"/>
          <w:szCs w:val="22"/>
          <w:lang w:val="la-Latn"/>
        </w:rPr>
        <w:t xml:space="preserve"> </w:t>
      </w:r>
      <w:r w:rsidRPr="007A06F5">
        <w:rPr>
          <w:sz w:val="22"/>
          <w:szCs w:val="22"/>
          <w:lang w:val="la-Latn"/>
        </w:rPr>
        <w:t>timor Dei</w:t>
      </w:r>
      <w:r w:rsidR="009B2994" w:rsidRPr="007A06F5">
        <w:rPr>
          <w:sz w:val="22"/>
          <w:szCs w:val="22"/>
          <w:lang w:val="la-Latn"/>
        </w:rPr>
        <w:t xml:space="preserve">, </w:t>
      </w:r>
      <w:r w:rsidR="00E0368B" w:rsidRPr="007A06F5">
        <w:rPr>
          <w:sz w:val="22"/>
          <w:szCs w:val="22"/>
          <w:lang w:val="la-Latn"/>
        </w:rPr>
        <w:t xml:space="preserve">in christianis et honorem </w:t>
      </w:r>
      <w:r w:rsidRPr="007A06F5">
        <w:rPr>
          <w:sz w:val="22"/>
          <w:szCs w:val="22"/>
          <w:lang w:val="la-Latn"/>
        </w:rPr>
        <w:t>ecclesiis inpendant</w:t>
      </w:r>
      <w:r w:rsidR="009B2994" w:rsidRPr="007A06F5">
        <w:rPr>
          <w:sz w:val="22"/>
          <w:szCs w:val="22"/>
          <w:lang w:val="la-Latn"/>
        </w:rPr>
        <w:t xml:space="preserve">. </w:t>
      </w:r>
    </w:p>
    <w:p w14:paraId="76F06A18" w14:textId="4A2AB0DB" w:rsidR="00E0368B" w:rsidRPr="007A06F5" w:rsidRDefault="000736EF" w:rsidP="00450DB4">
      <w:pPr>
        <w:pStyle w:val="Normlnweb"/>
        <w:spacing w:before="0" w:beforeAutospacing="0" w:after="120" w:afterAutospacing="0"/>
        <w:rPr>
          <w:lang w:val="la-Latn"/>
        </w:rPr>
      </w:pPr>
      <w:r w:rsidRPr="007A06F5">
        <w:rPr>
          <w:lang w:val="la-Latn"/>
        </w:rPr>
        <w:t>IV</w:t>
      </w:r>
      <w:r w:rsidR="009B2994" w:rsidRPr="007A06F5">
        <w:rPr>
          <w:lang w:val="la-Latn"/>
        </w:rPr>
        <w:t xml:space="preserve">. </w:t>
      </w:r>
      <w:r w:rsidRPr="007A06F5">
        <w:rPr>
          <w:lang w:val="la-Latn"/>
        </w:rPr>
        <w:t>De liberis</w:t>
      </w:r>
      <w:r w:rsidR="009B2994" w:rsidRPr="007A06F5">
        <w:rPr>
          <w:lang w:val="la-Latn"/>
        </w:rPr>
        <w:t xml:space="preserve">, </w:t>
      </w:r>
      <w:r w:rsidRPr="007A06F5">
        <w:rPr>
          <w:lang w:val="la-Latn"/>
        </w:rPr>
        <w:t>qui infra</w:t>
      </w:r>
      <w:r w:rsidR="009B2994" w:rsidRPr="007A06F5">
        <w:rPr>
          <w:lang w:val="la-Latn"/>
        </w:rPr>
        <w:t xml:space="preserve"> </w:t>
      </w:r>
      <w:r w:rsidR="00E0368B" w:rsidRPr="007A06F5">
        <w:rPr>
          <w:lang w:val="la-Latn"/>
        </w:rPr>
        <w:t>ianuas ecclesiae interfecti fuerint</w:t>
      </w:r>
      <w:r w:rsidR="009B2994" w:rsidRPr="007A06F5">
        <w:rPr>
          <w:lang w:val="la-Latn"/>
        </w:rPr>
        <w:t xml:space="preserve">. </w:t>
      </w:r>
    </w:p>
    <w:p w14:paraId="1E8B3E36" w14:textId="0F9D5D89" w:rsidR="000736EF" w:rsidRPr="007A06F5" w:rsidRDefault="000736EF" w:rsidP="00450DB4">
      <w:pPr>
        <w:pStyle w:val="Normlnweb"/>
        <w:spacing w:before="0" w:beforeAutospacing="0" w:after="120" w:afterAutospacing="0"/>
        <w:rPr>
          <w:sz w:val="22"/>
          <w:szCs w:val="22"/>
          <w:lang w:val="la-Latn"/>
        </w:rPr>
      </w:pPr>
      <w:r w:rsidRPr="007A06F5">
        <w:rPr>
          <w:sz w:val="22"/>
          <w:szCs w:val="22"/>
          <w:lang w:val="la-Latn"/>
        </w:rPr>
        <w:t>Si quis</w:t>
      </w:r>
      <w:r w:rsidR="009B2994" w:rsidRPr="007A06F5">
        <w:rPr>
          <w:sz w:val="22"/>
          <w:szCs w:val="22"/>
          <w:lang w:val="la-Latn"/>
        </w:rPr>
        <w:t xml:space="preserve"> </w:t>
      </w:r>
      <w:r w:rsidR="00E0368B" w:rsidRPr="007A06F5">
        <w:rPr>
          <w:sz w:val="22"/>
          <w:szCs w:val="22"/>
          <w:lang w:val="la-Latn"/>
        </w:rPr>
        <w:t xml:space="preserve">liber liberum infra ianuas </w:t>
      </w:r>
      <w:r w:rsidRPr="007A06F5">
        <w:rPr>
          <w:sz w:val="22"/>
          <w:szCs w:val="22"/>
          <w:lang w:val="la-Latn"/>
        </w:rPr>
        <w:t>ecclesiae occiderit</w:t>
      </w:r>
      <w:r w:rsidR="009B2994" w:rsidRPr="007A06F5">
        <w:rPr>
          <w:sz w:val="22"/>
          <w:szCs w:val="22"/>
          <w:lang w:val="la-Latn"/>
        </w:rPr>
        <w:t xml:space="preserve">, </w:t>
      </w:r>
      <w:r w:rsidR="00E0368B" w:rsidRPr="007A06F5">
        <w:rPr>
          <w:sz w:val="22"/>
          <w:szCs w:val="22"/>
          <w:lang w:val="la-Latn"/>
        </w:rPr>
        <w:t xml:space="preserve">cognoscat se contra Deum </w:t>
      </w:r>
      <w:r w:rsidRPr="007A06F5">
        <w:rPr>
          <w:sz w:val="22"/>
          <w:szCs w:val="22"/>
          <w:lang w:val="la-Latn"/>
        </w:rPr>
        <w:t>iniuste fecisse</w:t>
      </w:r>
      <w:r w:rsidR="009B2994" w:rsidRPr="007A06F5">
        <w:rPr>
          <w:sz w:val="22"/>
          <w:szCs w:val="22"/>
          <w:lang w:val="la-Latn"/>
        </w:rPr>
        <w:t xml:space="preserve"> </w:t>
      </w:r>
      <w:r w:rsidRPr="007A06F5">
        <w:rPr>
          <w:sz w:val="22"/>
          <w:szCs w:val="22"/>
          <w:lang w:val="la-Latn"/>
        </w:rPr>
        <w:t>et ecclesiam Dei</w:t>
      </w:r>
      <w:r w:rsidR="009B2994" w:rsidRPr="007A06F5">
        <w:rPr>
          <w:sz w:val="22"/>
          <w:szCs w:val="22"/>
          <w:lang w:val="la-Latn"/>
        </w:rPr>
        <w:t xml:space="preserve"> </w:t>
      </w:r>
      <w:r w:rsidRPr="007A06F5">
        <w:rPr>
          <w:sz w:val="22"/>
          <w:szCs w:val="22"/>
          <w:lang w:val="la-Latn"/>
        </w:rPr>
        <w:t>polluisse</w:t>
      </w:r>
      <w:r w:rsidR="009B2994" w:rsidRPr="007A06F5">
        <w:rPr>
          <w:sz w:val="22"/>
          <w:szCs w:val="22"/>
          <w:lang w:val="la-Latn"/>
        </w:rPr>
        <w:t xml:space="preserve">; </w:t>
      </w:r>
      <w:r w:rsidRPr="007A06F5">
        <w:rPr>
          <w:sz w:val="22"/>
          <w:szCs w:val="22"/>
          <w:lang w:val="la-Latn"/>
        </w:rPr>
        <w:t>ipse</w:t>
      </w:r>
      <w:r w:rsidR="009B2994" w:rsidRPr="007A06F5">
        <w:rPr>
          <w:sz w:val="22"/>
          <w:szCs w:val="22"/>
          <w:lang w:val="la-Latn"/>
        </w:rPr>
        <w:t xml:space="preserve"> </w:t>
      </w:r>
      <w:r w:rsidRPr="007A06F5">
        <w:rPr>
          <w:sz w:val="22"/>
          <w:szCs w:val="22"/>
          <w:lang w:val="la-Latn"/>
        </w:rPr>
        <w:t>ecclesiae</w:t>
      </w:r>
      <w:r w:rsidR="009B2994" w:rsidRPr="007A06F5">
        <w:rPr>
          <w:sz w:val="22"/>
          <w:szCs w:val="22"/>
          <w:lang w:val="la-Latn"/>
        </w:rPr>
        <w:t xml:space="preserve">, </w:t>
      </w:r>
      <w:r w:rsidRPr="007A06F5">
        <w:rPr>
          <w:sz w:val="22"/>
          <w:szCs w:val="22"/>
          <w:lang w:val="la-Latn"/>
        </w:rPr>
        <w:t>quam</w:t>
      </w:r>
      <w:r w:rsidR="009B2994" w:rsidRPr="007A06F5">
        <w:rPr>
          <w:sz w:val="22"/>
          <w:szCs w:val="22"/>
          <w:lang w:val="la-Latn"/>
        </w:rPr>
        <w:t xml:space="preserve"> </w:t>
      </w:r>
      <w:r w:rsidRPr="007A06F5">
        <w:rPr>
          <w:sz w:val="22"/>
          <w:szCs w:val="22"/>
          <w:lang w:val="la-Latn"/>
        </w:rPr>
        <w:t>po</w:t>
      </w:r>
      <w:r w:rsidRPr="007A06F5">
        <w:rPr>
          <w:sz w:val="22"/>
          <w:szCs w:val="22"/>
          <w:highlight w:val="yellow"/>
          <w:lang w:val="la-Latn"/>
        </w:rPr>
        <w:t>lluit</w:t>
      </w:r>
      <w:r w:rsidR="009B2994" w:rsidRPr="007A06F5">
        <w:rPr>
          <w:sz w:val="22"/>
          <w:szCs w:val="22"/>
          <w:highlight w:val="yellow"/>
          <w:lang w:val="la-Latn"/>
        </w:rPr>
        <w:t xml:space="preserve">, </w:t>
      </w:r>
      <w:r w:rsidRPr="007A06F5">
        <w:rPr>
          <w:sz w:val="22"/>
          <w:szCs w:val="22"/>
          <w:highlight w:val="yellow"/>
          <w:lang w:val="la-Latn"/>
        </w:rPr>
        <w:t>60 ** solidos conponat</w:t>
      </w:r>
      <w:r w:rsidR="009B2994" w:rsidRPr="007A06F5">
        <w:rPr>
          <w:sz w:val="22"/>
          <w:szCs w:val="22"/>
          <w:highlight w:val="yellow"/>
          <w:lang w:val="la-Latn"/>
        </w:rPr>
        <w:t xml:space="preserve">, </w:t>
      </w:r>
      <w:r w:rsidRPr="007A06F5">
        <w:rPr>
          <w:sz w:val="22"/>
          <w:szCs w:val="22"/>
          <w:highlight w:val="yellow"/>
          <w:lang w:val="la-Latn"/>
        </w:rPr>
        <w:t>et *** fiscus fredum adquirat</w:t>
      </w:r>
      <w:r w:rsidR="009B2994" w:rsidRPr="007A06F5">
        <w:rPr>
          <w:sz w:val="22"/>
          <w:szCs w:val="22"/>
          <w:highlight w:val="yellow"/>
          <w:lang w:val="la-Latn"/>
        </w:rPr>
        <w:t xml:space="preserve">, </w:t>
      </w:r>
      <w:r w:rsidR="00C15FEA" w:rsidRPr="007A06F5">
        <w:rPr>
          <w:sz w:val="22"/>
          <w:szCs w:val="22"/>
          <w:highlight w:val="yellow"/>
          <w:lang w:val="la-Latn"/>
        </w:rPr>
        <w:t>pa</w:t>
      </w:r>
      <w:r w:rsidRPr="007A06F5">
        <w:rPr>
          <w:sz w:val="22"/>
          <w:szCs w:val="22"/>
          <w:highlight w:val="yellow"/>
          <w:lang w:val="la-Latn"/>
        </w:rPr>
        <w:t>rentibus autem legitimum</w:t>
      </w:r>
      <w:r w:rsidR="009B2994" w:rsidRPr="007A06F5">
        <w:rPr>
          <w:sz w:val="22"/>
          <w:szCs w:val="22"/>
          <w:highlight w:val="yellow"/>
          <w:lang w:val="la-Latn"/>
        </w:rPr>
        <w:t xml:space="preserve"> </w:t>
      </w:r>
      <w:r w:rsidRPr="007A06F5">
        <w:rPr>
          <w:sz w:val="22"/>
          <w:szCs w:val="22"/>
          <w:highlight w:val="yellow"/>
          <w:lang w:val="la-Latn"/>
        </w:rPr>
        <w:t>weregildum</w:t>
      </w:r>
      <w:r w:rsidR="00E0368B" w:rsidRPr="007A06F5">
        <w:rPr>
          <w:sz w:val="22"/>
          <w:szCs w:val="22"/>
          <w:highlight w:val="yellow"/>
          <w:lang w:val="la-Latn"/>
        </w:rPr>
        <w:t xml:space="preserve">† </w:t>
      </w:r>
      <w:r w:rsidRPr="007A06F5">
        <w:rPr>
          <w:sz w:val="22"/>
          <w:szCs w:val="22"/>
          <w:highlight w:val="yellow"/>
          <w:lang w:val="la-Latn"/>
        </w:rPr>
        <w:t>solvat</w:t>
      </w:r>
      <w:r w:rsidR="009042C7" w:rsidRPr="007A06F5">
        <w:rPr>
          <w:sz w:val="22"/>
          <w:szCs w:val="22"/>
          <w:highlight w:val="yellow"/>
          <w:lang w:val="la-Latn"/>
        </w:rPr>
        <w:t>.</w:t>
      </w:r>
      <w:r w:rsidR="009B2994" w:rsidRPr="007A06F5">
        <w:rPr>
          <w:sz w:val="22"/>
          <w:szCs w:val="22"/>
          <w:highlight w:val="yellow"/>
          <w:lang w:val="la-Latn"/>
        </w:rPr>
        <w:t xml:space="preserve"> </w:t>
      </w:r>
    </w:p>
    <w:p w14:paraId="138EC3BC" w14:textId="5D9F105A" w:rsidR="000736EF" w:rsidRPr="007A06F5" w:rsidRDefault="000736EF" w:rsidP="00450DB4">
      <w:pPr>
        <w:pStyle w:val="Normlnweb"/>
        <w:spacing w:before="0" w:beforeAutospacing="0" w:after="120" w:afterAutospacing="0"/>
        <w:rPr>
          <w:lang w:val="la-Latn"/>
        </w:rPr>
      </w:pPr>
      <w:r w:rsidRPr="007A06F5">
        <w:rPr>
          <w:lang w:val="la-Latn"/>
        </w:rPr>
        <w:t>V</w:t>
      </w:r>
      <w:r w:rsidR="009B2994" w:rsidRPr="007A06F5">
        <w:rPr>
          <w:lang w:val="la-Latn"/>
        </w:rPr>
        <w:t xml:space="preserve">. </w:t>
      </w:r>
      <w:r w:rsidRPr="007A06F5">
        <w:rPr>
          <w:lang w:val="la-Latn"/>
        </w:rPr>
        <w:t>De a raptoribus</w:t>
      </w:r>
      <w:r w:rsidR="009B2994" w:rsidRPr="007A06F5">
        <w:rPr>
          <w:lang w:val="la-Latn"/>
        </w:rPr>
        <w:t xml:space="preserve">, </w:t>
      </w:r>
      <w:r w:rsidRPr="007A06F5">
        <w:rPr>
          <w:lang w:val="la-Latn"/>
        </w:rPr>
        <w:t>qui de</w:t>
      </w:r>
      <w:r w:rsidR="009B2994" w:rsidRPr="007A06F5">
        <w:rPr>
          <w:lang w:val="la-Latn"/>
        </w:rPr>
        <w:t xml:space="preserve"> </w:t>
      </w:r>
      <w:r w:rsidR="00E0368B" w:rsidRPr="007A06F5">
        <w:rPr>
          <w:lang w:val="la-Latn"/>
        </w:rPr>
        <w:t xml:space="preserve">ecclesiis </w:t>
      </w:r>
      <w:r w:rsidRPr="007A06F5">
        <w:rPr>
          <w:lang w:val="la-Latn"/>
        </w:rPr>
        <w:t>aliquid vi</w:t>
      </w:r>
      <w:r w:rsidR="009B2994" w:rsidRPr="007A06F5">
        <w:rPr>
          <w:lang w:val="la-Latn"/>
        </w:rPr>
        <w:t xml:space="preserve"> </w:t>
      </w:r>
      <w:r w:rsidRPr="007A06F5">
        <w:rPr>
          <w:lang w:val="la-Latn"/>
        </w:rPr>
        <w:t>abstraxerint</w:t>
      </w:r>
      <w:r w:rsidR="009042C7" w:rsidRPr="007A06F5">
        <w:rPr>
          <w:lang w:val="la-Latn"/>
        </w:rPr>
        <w:t>.</w:t>
      </w:r>
      <w:r w:rsidR="009B2994" w:rsidRPr="007A06F5">
        <w:rPr>
          <w:lang w:val="la-Latn"/>
        </w:rPr>
        <w:t xml:space="preserve"> </w:t>
      </w:r>
    </w:p>
    <w:p w14:paraId="38158BF2" w14:textId="06517302" w:rsidR="000736EF" w:rsidRPr="007A06F5" w:rsidRDefault="001579AD" w:rsidP="00D0094D">
      <w:pPr>
        <w:pStyle w:val="Normlnweb"/>
        <w:numPr>
          <w:ilvl w:val="0"/>
          <w:numId w:val="19"/>
        </w:numPr>
        <w:spacing w:before="0" w:beforeAutospacing="0" w:after="120" w:afterAutospacing="0"/>
        <w:rPr>
          <w:sz w:val="22"/>
          <w:szCs w:val="22"/>
          <w:lang w:val="la-Latn"/>
        </w:rPr>
      </w:pPr>
      <w:r w:rsidRPr="007A06F5">
        <w:rPr>
          <w:sz w:val="22"/>
          <w:szCs w:val="22"/>
          <w:lang w:val="la-Latn"/>
        </w:rPr>
        <w:t>Si quis autem raptor res ecclesiae commendatas alicu-</w:t>
      </w:r>
      <w:r w:rsidR="00E0368B" w:rsidRPr="007A06F5">
        <w:rPr>
          <w:sz w:val="22"/>
          <w:szCs w:val="22"/>
          <w:lang w:val="la-Latn"/>
        </w:rPr>
        <w:t>/ ius infra ianuas ec</w:t>
      </w:r>
      <w:r w:rsidR="000736EF" w:rsidRPr="007A06F5">
        <w:rPr>
          <w:sz w:val="22"/>
          <w:szCs w:val="22"/>
          <w:lang w:val="la-Latn"/>
        </w:rPr>
        <w:t>clesiae</w:t>
      </w:r>
      <w:r w:rsidR="009B2994" w:rsidRPr="007A06F5">
        <w:rPr>
          <w:sz w:val="22"/>
          <w:szCs w:val="22"/>
          <w:lang w:val="la-Latn"/>
        </w:rPr>
        <w:t xml:space="preserve"> </w:t>
      </w:r>
      <w:r w:rsidR="00E0368B" w:rsidRPr="007A06F5">
        <w:rPr>
          <w:sz w:val="22"/>
          <w:szCs w:val="22"/>
          <w:lang w:val="la-Latn"/>
        </w:rPr>
        <w:t xml:space="preserve">vi abstraxerit </w:t>
      </w:r>
      <w:r w:rsidR="000736EF" w:rsidRPr="007A06F5">
        <w:rPr>
          <w:sz w:val="22"/>
          <w:szCs w:val="22"/>
          <w:lang w:val="la-Latn"/>
        </w:rPr>
        <w:t>et tulerit</w:t>
      </w:r>
      <w:r w:rsidR="009B2994" w:rsidRPr="007A06F5">
        <w:rPr>
          <w:sz w:val="22"/>
          <w:szCs w:val="22"/>
          <w:lang w:val="la-Latn"/>
        </w:rPr>
        <w:t xml:space="preserve">, </w:t>
      </w:r>
      <w:r w:rsidR="000736EF" w:rsidRPr="007A06F5">
        <w:rPr>
          <w:sz w:val="22"/>
          <w:szCs w:val="22"/>
          <w:lang w:val="la-Latn"/>
        </w:rPr>
        <w:t>homini</w:t>
      </w:r>
      <w:r w:rsidR="009B2994" w:rsidRPr="007A06F5">
        <w:rPr>
          <w:sz w:val="22"/>
          <w:szCs w:val="22"/>
          <w:lang w:val="la-Latn"/>
        </w:rPr>
        <w:t xml:space="preserve">, </w:t>
      </w:r>
      <w:r w:rsidRPr="007A06F5">
        <w:rPr>
          <w:sz w:val="22"/>
          <w:szCs w:val="22"/>
          <w:lang w:val="la-Latn"/>
        </w:rPr>
        <w:t>cu</w:t>
      </w:r>
      <w:r w:rsidR="000736EF" w:rsidRPr="007A06F5">
        <w:rPr>
          <w:sz w:val="22"/>
          <w:szCs w:val="22"/>
          <w:lang w:val="la-Latn"/>
        </w:rPr>
        <w:t>ius fuerant</w:t>
      </w:r>
      <w:r w:rsidR="009B2994" w:rsidRPr="007A06F5">
        <w:rPr>
          <w:sz w:val="22"/>
          <w:szCs w:val="22"/>
          <w:lang w:val="la-Latn"/>
        </w:rPr>
        <w:t xml:space="preserve">, </w:t>
      </w:r>
      <w:r w:rsidR="000736EF" w:rsidRPr="007A06F5">
        <w:rPr>
          <w:sz w:val="22"/>
          <w:szCs w:val="22"/>
          <w:lang w:val="la-Latn"/>
        </w:rPr>
        <w:t>sicut lex habet</w:t>
      </w:r>
      <w:r w:rsidR="009B2994" w:rsidRPr="007A06F5">
        <w:rPr>
          <w:sz w:val="22"/>
          <w:szCs w:val="22"/>
          <w:lang w:val="la-Latn"/>
        </w:rPr>
        <w:t xml:space="preserve">, </w:t>
      </w:r>
      <w:r w:rsidR="000736EF" w:rsidRPr="007A06F5">
        <w:rPr>
          <w:sz w:val="22"/>
          <w:szCs w:val="22"/>
          <w:lang w:val="la-Latn"/>
        </w:rPr>
        <w:t>ita solvat</w:t>
      </w:r>
      <w:r w:rsidR="009B2994" w:rsidRPr="007A06F5">
        <w:rPr>
          <w:sz w:val="22"/>
          <w:szCs w:val="22"/>
          <w:lang w:val="la-Latn"/>
        </w:rPr>
        <w:t xml:space="preserve">; </w:t>
      </w:r>
      <w:r w:rsidR="00E0368B" w:rsidRPr="007A06F5">
        <w:rPr>
          <w:sz w:val="22"/>
          <w:szCs w:val="22"/>
          <w:lang w:val="la-Latn"/>
        </w:rPr>
        <w:t>iniuriam autem eccle</w:t>
      </w:r>
      <w:r w:rsidR="000736EF" w:rsidRPr="007A06F5">
        <w:rPr>
          <w:sz w:val="22"/>
          <w:szCs w:val="22"/>
          <w:lang w:val="la-Latn"/>
        </w:rPr>
        <w:t>siae</w:t>
      </w:r>
      <w:r w:rsidR="009B2994" w:rsidRPr="007A06F5">
        <w:rPr>
          <w:sz w:val="22"/>
          <w:szCs w:val="22"/>
          <w:lang w:val="la-Latn"/>
        </w:rPr>
        <w:t xml:space="preserve">, </w:t>
      </w:r>
      <w:r w:rsidR="000736EF" w:rsidRPr="007A06F5">
        <w:rPr>
          <w:sz w:val="22"/>
          <w:szCs w:val="22"/>
          <w:lang w:val="la-Latn"/>
        </w:rPr>
        <w:t>quam per</w:t>
      </w:r>
      <w:r w:rsidR="009B2994" w:rsidRPr="007A06F5">
        <w:rPr>
          <w:sz w:val="22"/>
          <w:szCs w:val="22"/>
          <w:lang w:val="la-Latn"/>
        </w:rPr>
        <w:t xml:space="preserve"> </w:t>
      </w:r>
      <w:r w:rsidR="00E0368B" w:rsidRPr="007A06F5">
        <w:rPr>
          <w:sz w:val="22"/>
          <w:szCs w:val="22"/>
          <w:lang w:val="la-Latn"/>
        </w:rPr>
        <w:t>rap</w:t>
      </w:r>
      <w:r w:rsidR="000736EF" w:rsidRPr="007A06F5">
        <w:rPr>
          <w:sz w:val="22"/>
          <w:szCs w:val="22"/>
          <w:lang w:val="la-Latn"/>
        </w:rPr>
        <w:t>tum fecit</w:t>
      </w:r>
      <w:r w:rsidRPr="007A06F5">
        <w:rPr>
          <w:sz w:val="22"/>
          <w:szCs w:val="22"/>
          <w:lang w:val="la-Latn"/>
        </w:rPr>
        <w:t>, 18</w:t>
      </w:r>
      <w:r w:rsidR="00E0368B" w:rsidRPr="007A06F5">
        <w:rPr>
          <w:sz w:val="22"/>
          <w:szCs w:val="22"/>
          <w:lang w:val="la-Latn"/>
        </w:rPr>
        <w:t>* soli</w:t>
      </w:r>
      <w:r w:rsidR="000736EF" w:rsidRPr="007A06F5">
        <w:rPr>
          <w:sz w:val="22"/>
          <w:szCs w:val="22"/>
          <w:lang w:val="la-Latn"/>
        </w:rPr>
        <w:t>dos</w:t>
      </w:r>
      <w:r w:rsidR="009B2994" w:rsidRPr="007A06F5">
        <w:rPr>
          <w:sz w:val="22"/>
          <w:szCs w:val="22"/>
          <w:lang w:val="la-Latn"/>
        </w:rPr>
        <w:t xml:space="preserve"> </w:t>
      </w:r>
      <w:commentRangeStart w:id="294"/>
      <w:r w:rsidR="000736EF" w:rsidRPr="007A06F5">
        <w:rPr>
          <w:sz w:val="22"/>
          <w:szCs w:val="22"/>
          <w:lang w:val="la-Latn"/>
        </w:rPr>
        <w:t>conponat</w:t>
      </w:r>
      <w:commentRangeEnd w:id="294"/>
      <w:r w:rsidRPr="007A06F5">
        <w:rPr>
          <w:rStyle w:val="Odkaznakoment"/>
          <w:rFonts w:eastAsiaTheme="minorHAnsi"/>
          <w:sz w:val="22"/>
          <w:szCs w:val="22"/>
          <w:lang w:val="la-Latn" w:eastAsia="en-US"/>
        </w:rPr>
        <w:commentReference w:id="294"/>
      </w:r>
      <w:r w:rsidR="009042C7" w:rsidRPr="007A06F5">
        <w:rPr>
          <w:sz w:val="22"/>
          <w:szCs w:val="22"/>
          <w:lang w:val="la-Latn"/>
        </w:rPr>
        <w:t>.</w:t>
      </w:r>
      <w:r w:rsidR="009B2994" w:rsidRPr="007A06F5">
        <w:rPr>
          <w:sz w:val="22"/>
          <w:szCs w:val="22"/>
          <w:lang w:val="la-Latn"/>
        </w:rPr>
        <w:t xml:space="preserve"> </w:t>
      </w:r>
    </w:p>
    <w:p w14:paraId="3B71235F" w14:textId="3B156761" w:rsidR="000736EF" w:rsidRPr="007A06F5" w:rsidRDefault="000736EF" w:rsidP="00D0094D">
      <w:pPr>
        <w:pStyle w:val="Normlnweb"/>
        <w:numPr>
          <w:ilvl w:val="0"/>
          <w:numId w:val="19"/>
        </w:numPr>
        <w:spacing w:before="0" w:beforeAutospacing="0" w:after="120" w:afterAutospacing="0"/>
        <w:rPr>
          <w:sz w:val="22"/>
          <w:szCs w:val="22"/>
          <w:lang w:val="la-Latn"/>
        </w:rPr>
      </w:pPr>
      <w:r w:rsidRPr="007A06F5">
        <w:rPr>
          <w:sz w:val="22"/>
          <w:szCs w:val="22"/>
          <w:lang w:val="la-Latn"/>
        </w:rPr>
        <w:t xml:space="preserve">Si </w:t>
      </w:r>
      <w:r w:rsidR="00E0368B" w:rsidRPr="007A06F5">
        <w:rPr>
          <w:sz w:val="22"/>
          <w:szCs w:val="22"/>
          <w:lang w:val="la-Latn"/>
        </w:rPr>
        <w:t xml:space="preserve">vero per virtutem a hoc raptor </w:t>
      </w:r>
      <w:r w:rsidRPr="007A06F5">
        <w:rPr>
          <w:sz w:val="22"/>
          <w:szCs w:val="22"/>
          <w:lang w:val="la-Latn"/>
        </w:rPr>
        <w:t>de</w:t>
      </w:r>
      <w:r w:rsidR="009B2994" w:rsidRPr="007A06F5">
        <w:rPr>
          <w:sz w:val="22"/>
          <w:szCs w:val="22"/>
          <w:lang w:val="la-Latn"/>
        </w:rPr>
        <w:t xml:space="preserve"> </w:t>
      </w:r>
      <w:r w:rsidRPr="007A06F5">
        <w:rPr>
          <w:sz w:val="22"/>
          <w:szCs w:val="22"/>
          <w:lang w:val="la-Latn"/>
        </w:rPr>
        <w:t>ecclesia</w:t>
      </w:r>
      <w:r w:rsidR="009B2994" w:rsidRPr="007A06F5">
        <w:rPr>
          <w:sz w:val="22"/>
          <w:szCs w:val="22"/>
          <w:lang w:val="la-Latn"/>
        </w:rPr>
        <w:t xml:space="preserve"> </w:t>
      </w:r>
      <w:r w:rsidRPr="007A06F5">
        <w:rPr>
          <w:sz w:val="22"/>
          <w:szCs w:val="22"/>
          <w:lang w:val="la-Latn"/>
        </w:rPr>
        <w:t>abstulerit</w:t>
      </w:r>
      <w:r w:rsidR="009B2994" w:rsidRPr="007A06F5">
        <w:rPr>
          <w:sz w:val="22"/>
          <w:szCs w:val="22"/>
          <w:lang w:val="la-Latn"/>
        </w:rPr>
        <w:t xml:space="preserve">, </w:t>
      </w:r>
      <w:r w:rsidRPr="007A06F5">
        <w:rPr>
          <w:sz w:val="22"/>
          <w:szCs w:val="22"/>
          <w:lang w:val="la-Latn"/>
        </w:rPr>
        <w:t>dupliciter domino</w:t>
      </w:r>
      <w:r w:rsidR="009B2994" w:rsidRPr="007A06F5">
        <w:rPr>
          <w:sz w:val="22"/>
          <w:szCs w:val="22"/>
          <w:lang w:val="la-Latn"/>
        </w:rPr>
        <w:t xml:space="preserve"> </w:t>
      </w:r>
      <w:r w:rsidRPr="007A06F5">
        <w:rPr>
          <w:sz w:val="22"/>
          <w:szCs w:val="22"/>
          <w:lang w:val="la-Latn"/>
        </w:rPr>
        <w:t>conponat et</w:t>
      </w:r>
      <w:r w:rsidR="009B2994" w:rsidRPr="007A06F5">
        <w:rPr>
          <w:sz w:val="22"/>
          <w:szCs w:val="22"/>
          <w:lang w:val="la-Latn"/>
        </w:rPr>
        <w:t xml:space="preserve"> </w:t>
      </w:r>
      <w:r w:rsidRPr="007A06F5">
        <w:rPr>
          <w:sz w:val="22"/>
          <w:szCs w:val="22"/>
          <w:lang w:val="la-Latn"/>
        </w:rPr>
        <w:t>solidos</w:t>
      </w:r>
      <w:r w:rsidR="009B2994" w:rsidRPr="007A06F5">
        <w:rPr>
          <w:sz w:val="22"/>
          <w:szCs w:val="22"/>
          <w:lang w:val="la-Latn"/>
        </w:rPr>
        <w:t xml:space="preserve">; </w:t>
      </w:r>
      <w:r w:rsidRPr="007A06F5">
        <w:rPr>
          <w:sz w:val="22"/>
          <w:szCs w:val="22"/>
          <w:lang w:val="la-Latn"/>
        </w:rPr>
        <w:t>ecclesiae vero</w:t>
      </w:r>
      <w:r w:rsidR="009B2994" w:rsidRPr="007A06F5">
        <w:rPr>
          <w:sz w:val="22"/>
          <w:szCs w:val="22"/>
          <w:lang w:val="la-Latn"/>
        </w:rPr>
        <w:t xml:space="preserve">, </w:t>
      </w:r>
      <w:r w:rsidR="00E0368B" w:rsidRPr="007A06F5">
        <w:rPr>
          <w:sz w:val="22"/>
          <w:szCs w:val="22"/>
          <w:lang w:val="la-Latn"/>
        </w:rPr>
        <w:t xml:space="preserve">sicut </w:t>
      </w:r>
      <w:r w:rsidRPr="007A06F5">
        <w:rPr>
          <w:sz w:val="22"/>
          <w:szCs w:val="22"/>
          <w:lang w:val="la-Latn"/>
        </w:rPr>
        <w:t>superius commemoratum est</w:t>
      </w:r>
      <w:r w:rsidR="00762AD2" w:rsidRPr="007A06F5">
        <w:rPr>
          <w:sz w:val="22"/>
          <w:szCs w:val="22"/>
          <w:lang w:val="la-Latn"/>
        </w:rPr>
        <w:t>,</w:t>
      </w:r>
      <w:r w:rsidR="009B2994" w:rsidRPr="007A06F5">
        <w:rPr>
          <w:sz w:val="22"/>
          <w:szCs w:val="22"/>
          <w:lang w:val="la-Latn"/>
        </w:rPr>
        <w:t xml:space="preserve"> </w:t>
      </w:r>
      <w:r w:rsidR="00E0368B" w:rsidRPr="007A06F5">
        <w:rPr>
          <w:sz w:val="22"/>
          <w:szCs w:val="22"/>
          <w:lang w:val="la-Latn"/>
        </w:rPr>
        <w:t xml:space="preserve">36 solidos </w:t>
      </w:r>
      <w:r w:rsidRPr="007A06F5">
        <w:rPr>
          <w:sz w:val="22"/>
          <w:szCs w:val="22"/>
          <w:lang w:val="la-Latn"/>
        </w:rPr>
        <w:t>conponat</w:t>
      </w:r>
      <w:r w:rsidR="009B2994" w:rsidRPr="007A06F5">
        <w:rPr>
          <w:sz w:val="22"/>
          <w:szCs w:val="22"/>
          <w:lang w:val="la-Latn"/>
        </w:rPr>
        <w:t xml:space="preserve">. </w:t>
      </w:r>
    </w:p>
    <w:p w14:paraId="1763265E" w14:textId="4AAE648E" w:rsidR="000736EF" w:rsidRPr="007A06F5" w:rsidRDefault="000736EF" w:rsidP="00D0094D">
      <w:pPr>
        <w:pStyle w:val="Normlnweb"/>
        <w:numPr>
          <w:ilvl w:val="0"/>
          <w:numId w:val="19"/>
        </w:numPr>
        <w:spacing w:before="0" w:beforeAutospacing="0" w:after="120" w:afterAutospacing="0"/>
        <w:rPr>
          <w:sz w:val="22"/>
          <w:szCs w:val="22"/>
          <w:lang w:val="la-Latn"/>
        </w:rPr>
      </w:pPr>
      <w:r w:rsidRPr="007A06F5">
        <w:rPr>
          <w:sz w:val="22"/>
          <w:szCs w:val="22"/>
          <w:lang w:val="la-Latn"/>
        </w:rPr>
        <w:t>Si servus hoc fecerit</w:t>
      </w:r>
      <w:r w:rsidR="009B2994" w:rsidRPr="007A06F5">
        <w:rPr>
          <w:sz w:val="22"/>
          <w:szCs w:val="22"/>
          <w:lang w:val="la-Latn"/>
        </w:rPr>
        <w:t xml:space="preserve">, </w:t>
      </w:r>
      <w:r w:rsidR="00A1425D" w:rsidRPr="007A06F5">
        <w:rPr>
          <w:sz w:val="22"/>
          <w:szCs w:val="22"/>
          <w:lang w:val="la-Latn"/>
        </w:rPr>
        <w:t>et iussio do</w:t>
      </w:r>
      <w:r w:rsidRPr="007A06F5">
        <w:rPr>
          <w:sz w:val="22"/>
          <w:szCs w:val="22"/>
          <w:lang w:val="la-Latn"/>
        </w:rPr>
        <w:t>mini eius fuit</w:t>
      </w:r>
      <w:r w:rsidR="009B2994" w:rsidRPr="007A06F5">
        <w:rPr>
          <w:sz w:val="22"/>
          <w:szCs w:val="22"/>
          <w:lang w:val="la-Latn"/>
        </w:rPr>
        <w:t xml:space="preserve">, </w:t>
      </w:r>
      <w:r w:rsidRPr="007A06F5">
        <w:rPr>
          <w:sz w:val="22"/>
          <w:szCs w:val="22"/>
          <w:lang w:val="la-Latn"/>
        </w:rPr>
        <w:t>sicut dictum est</w:t>
      </w:r>
      <w:r w:rsidR="009B2994" w:rsidRPr="007A06F5">
        <w:rPr>
          <w:sz w:val="22"/>
          <w:szCs w:val="22"/>
          <w:lang w:val="la-Latn"/>
        </w:rPr>
        <w:t xml:space="preserve">, </w:t>
      </w:r>
      <w:r w:rsidRPr="007A06F5">
        <w:rPr>
          <w:sz w:val="22"/>
          <w:szCs w:val="22"/>
          <w:lang w:val="la-Latn"/>
        </w:rPr>
        <w:t>ita</w:t>
      </w:r>
      <w:r w:rsidR="009B2994" w:rsidRPr="007A06F5">
        <w:rPr>
          <w:sz w:val="22"/>
          <w:szCs w:val="22"/>
          <w:lang w:val="la-Latn"/>
        </w:rPr>
        <w:t xml:space="preserve"> </w:t>
      </w:r>
      <w:r w:rsidRPr="007A06F5">
        <w:rPr>
          <w:sz w:val="22"/>
          <w:szCs w:val="22"/>
          <w:lang w:val="la-Latn"/>
        </w:rPr>
        <w:t>omnia</w:t>
      </w:r>
      <w:r w:rsidR="009B2994" w:rsidRPr="007A06F5">
        <w:rPr>
          <w:sz w:val="22"/>
          <w:szCs w:val="22"/>
          <w:lang w:val="la-Latn"/>
        </w:rPr>
        <w:t xml:space="preserve"> </w:t>
      </w:r>
      <w:r w:rsidRPr="007A06F5">
        <w:rPr>
          <w:sz w:val="22"/>
          <w:szCs w:val="22"/>
          <w:lang w:val="la-Latn"/>
        </w:rPr>
        <w:t>observari debent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00E0368B" w:rsidRPr="007A06F5">
        <w:rPr>
          <w:sz w:val="22"/>
          <w:szCs w:val="22"/>
          <w:lang w:val="la-Latn"/>
        </w:rPr>
        <w:t xml:space="preserve">servus per se hoc </w:t>
      </w:r>
      <w:r w:rsidRPr="007A06F5">
        <w:rPr>
          <w:sz w:val="22"/>
          <w:szCs w:val="22"/>
          <w:lang w:val="la-Latn"/>
        </w:rPr>
        <w:t>fecerit ex furto</w:t>
      </w:r>
      <w:r w:rsidR="009B2994" w:rsidRPr="007A06F5">
        <w:rPr>
          <w:sz w:val="22"/>
          <w:szCs w:val="22"/>
          <w:lang w:val="la-Latn"/>
        </w:rPr>
        <w:t xml:space="preserve">, </w:t>
      </w:r>
      <w:r w:rsidRPr="007A06F5">
        <w:rPr>
          <w:sz w:val="22"/>
          <w:szCs w:val="22"/>
          <w:lang w:val="la-Latn"/>
        </w:rPr>
        <w:t>similiter</w:t>
      </w:r>
      <w:r w:rsidR="009B2994" w:rsidRPr="007A06F5">
        <w:rPr>
          <w:sz w:val="22"/>
          <w:szCs w:val="22"/>
          <w:lang w:val="la-Latn"/>
        </w:rPr>
        <w:t xml:space="preserve">, </w:t>
      </w:r>
      <w:r w:rsidRPr="007A06F5">
        <w:rPr>
          <w:sz w:val="22"/>
          <w:szCs w:val="22"/>
          <w:lang w:val="la-Latn"/>
        </w:rPr>
        <w:t>quomodo di</w:t>
      </w:r>
      <w:r w:rsidR="00E0368B" w:rsidRPr="007A06F5">
        <w:rPr>
          <w:sz w:val="22"/>
          <w:szCs w:val="22"/>
          <w:lang w:val="la-Latn"/>
        </w:rPr>
        <w:t xml:space="preserve">ctum </w:t>
      </w:r>
      <w:r w:rsidRPr="007A06F5">
        <w:rPr>
          <w:sz w:val="22"/>
          <w:szCs w:val="22"/>
          <w:lang w:val="la-Latn"/>
        </w:rPr>
        <w:t>est</w:t>
      </w:r>
      <w:r w:rsidR="009B2994" w:rsidRPr="007A06F5">
        <w:rPr>
          <w:sz w:val="22"/>
          <w:szCs w:val="22"/>
          <w:lang w:val="la-Latn"/>
        </w:rPr>
        <w:t xml:space="preserve">, </w:t>
      </w:r>
      <w:r w:rsidRPr="007A06F5">
        <w:rPr>
          <w:sz w:val="22"/>
          <w:szCs w:val="22"/>
          <w:lang w:val="la-Latn"/>
        </w:rPr>
        <w:t>adimplere debet</w:t>
      </w:r>
      <w:r w:rsidR="009B2994" w:rsidRPr="007A06F5">
        <w:rPr>
          <w:sz w:val="22"/>
          <w:szCs w:val="22"/>
          <w:lang w:val="la-Latn"/>
        </w:rPr>
        <w:t xml:space="preserve">. </w:t>
      </w:r>
      <w:r w:rsidR="00E0368B" w:rsidRPr="007A06F5">
        <w:rPr>
          <w:sz w:val="22"/>
          <w:szCs w:val="22"/>
          <w:lang w:val="la-Latn"/>
        </w:rPr>
        <w:t xml:space="preserve">Nam si per virtutem </w:t>
      </w:r>
      <w:r w:rsidRPr="007A06F5">
        <w:rPr>
          <w:sz w:val="22"/>
          <w:szCs w:val="22"/>
          <w:lang w:val="la-Latn"/>
        </w:rPr>
        <w:t>servus</w:t>
      </w:r>
      <w:r w:rsidR="009B2994" w:rsidRPr="007A06F5">
        <w:rPr>
          <w:sz w:val="22"/>
          <w:szCs w:val="22"/>
          <w:lang w:val="la-Latn"/>
        </w:rPr>
        <w:t xml:space="preserve"> </w:t>
      </w:r>
      <w:r w:rsidRPr="007A06F5">
        <w:rPr>
          <w:sz w:val="22"/>
          <w:szCs w:val="22"/>
          <w:lang w:val="la-Latn"/>
        </w:rPr>
        <w:t>hoc fecerit</w:t>
      </w:r>
      <w:r w:rsidR="009B2994" w:rsidRPr="007A06F5">
        <w:rPr>
          <w:sz w:val="22"/>
          <w:szCs w:val="22"/>
          <w:lang w:val="la-Latn"/>
        </w:rPr>
        <w:t xml:space="preserve">, </w:t>
      </w:r>
      <w:r w:rsidR="00E0368B" w:rsidRPr="007A06F5">
        <w:rPr>
          <w:sz w:val="22"/>
          <w:szCs w:val="22"/>
          <w:lang w:val="la-Latn"/>
        </w:rPr>
        <w:t>non sicut de libero con</w:t>
      </w:r>
      <w:r w:rsidRPr="007A06F5">
        <w:rPr>
          <w:sz w:val="22"/>
          <w:szCs w:val="22"/>
          <w:lang w:val="la-Latn"/>
        </w:rPr>
        <w:t>positio exigatur</w:t>
      </w:r>
      <w:r w:rsidR="009B2994" w:rsidRPr="007A06F5">
        <w:rPr>
          <w:sz w:val="22"/>
          <w:szCs w:val="22"/>
          <w:lang w:val="la-Latn"/>
        </w:rPr>
        <w:t xml:space="preserve">, </w:t>
      </w:r>
      <w:r w:rsidRPr="007A06F5">
        <w:rPr>
          <w:sz w:val="22"/>
          <w:szCs w:val="22"/>
          <w:lang w:val="la-Latn"/>
        </w:rPr>
        <w:t>sed</w:t>
      </w:r>
      <w:r w:rsidR="009B2994" w:rsidRPr="007A06F5">
        <w:rPr>
          <w:sz w:val="22"/>
          <w:szCs w:val="22"/>
          <w:lang w:val="la-Latn"/>
        </w:rPr>
        <w:t xml:space="preserve"> </w:t>
      </w:r>
      <w:r w:rsidRPr="007A06F5">
        <w:rPr>
          <w:sz w:val="22"/>
          <w:szCs w:val="22"/>
          <w:lang w:val="la-Latn"/>
        </w:rPr>
        <w:t>virtus</w:t>
      </w:r>
      <w:r w:rsidR="009B2994" w:rsidRPr="007A06F5">
        <w:rPr>
          <w:sz w:val="22"/>
          <w:szCs w:val="22"/>
          <w:lang w:val="la-Latn"/>
        </w:rPr>
        <w:t xml:space="preserve"> </w:t>
      </w:r>
      <w:r w:rsidR="00E0368B" w:rsidRPr="007A06F5">
        <w:rPr>
          <w:sz w:val="22"/>
          <w:szCs w:val="22"/>
          <w:lang w:val="la-Latn"/>
        </w:rPr>
        <w:t xml:space="preserve">servilis conponi </w:t>
      </w:r>
      <w:r w:rsidRPr="007A06F5">
        <w:rPr>
          <w:sz w:val="22"/>
          <w:szCs w:val="22"/>
          <w:lang w:val="la-Latn"/>
        </w:rPr>
        <w:t>debet</w:t>
      </w:r>
      <w:r w:rsidR="009B2994" w:rsidRPr="007A06F5">
        <w:rPr>
          <w:sz w:val="22"/>
          <w:szCs w:val="22"/>
          <w:lang w:val="la-Latn"/>
        </w:rPr>
        <w:t xml:space="preserve">, </w:t>
      </w:r>
      <w:r w:rsidRPr="007A06F5">
        <w:rPr>
          <w:sz w:val="22"/>
          <w:szCs w:val="22"/>
          <w:lang w:val="la-Latn"/>
        </w:rPr>
        <w:t>ut ipsum</w:t>
      </w:r>
      <w:r w:rsidR="009B2994" w:rsidRPr="007A06F5">
        <w:rPr>
          <w:sz w:val="22"/>
          <w:szCs w:val="22"/>
          <w:lang w:val="la-Latn"/>
        </w:rPr>
        <w:t xml:space="preserve">, </w:t>
      </w:r>
      <w:r w:rsidRPr="007A06F5">
        <w:rPr>
          <w:sz w:val="22"/>
          <w:szCs w:val="22"/>
          <w:lang w:val="la-Latn"/>
        </w:rPr>
        <w:t>quod abstulit</w:t>
      </w:r>
      <w:r w:rsidR="00762AD2" w:rsidRPr="007A06F5">
        <w:rPr>
          <w:sz w:val="22"/>
          <w:szCs w:val="22"/>
          <w:lang w:val="la-Latn"/>
        </w:rPr>
        <w:t>,</w:t>
      </w:r>
      <w:r w:rsidR="009B2994" w:rsidRPr="007A06F5">
        <w:rPr>
          <w:sz w:val="22"/>
          <w:szCs w:val="22"/>
          <w:lang w:val="la-Latn"/>
        </w:rPr>
        <w:t xml:space="preserve"> </w:t>
      </w:r>
      <w:r w:rsidR="00E0368B" w:rsidRPr="007A06F5">
        <w:rPr>
          <w:sz w:val="22"/>
          <w:szCs w:val="22"/>
          <w:lang w:val="la-Latn"/>
        </w:rPr>
        <w:t xml:space="preserve">reddatur </w:t>
      </w:r>
      <w:r w:rsidRPr="007A06F5">
        <w:rPr>
          <w:sz w:val="22"/>
          <w:szCs w:val="22"/>
          <w:lang w:val="la-Latn"/>
        </w:rPr>
        <w:t>simpliciter</w:t>
      </w:r>
      <w:r w:rsidR="009B2994" w:rsidRPr="007A06F5">
        <w:rPr>
          <w:sz w:val="22"/>
          <w:szCs w:val="22"/>
          <w:lang w:val="la-Latn"/>
        </w:rPr>
        <w:t xml:space="preserve">, </w:t>
      </w:r>
      <w:r w:rsidRPr="007A06F5">
        <w:rPr>
          <w:sz w:val="22"/>
          <w:szCs w:val="22"/>
          <w:lang w:val="la-Latn"/>
        </w:rPr>
        <w:t>ita tamen</w:t>
      </w:r>
      <w:r w:rsidR="009B2994" w:rsidRPr="007A06F5">
        <w:rPr>
          <w:sz w:val="22"/>
          <w:szCs w:val="22"/>
          <w:lang w:val="la-Latn"/>
        </w:rPr>
        <w:t xml:space="preserve">, </w:t>
      </w:r>
      <w:r w:rsidRPr="007A06F5">
        <w:rPr>
          <w:sz w:val="22"/>
          <w:szCs w:val="22"/>
          <w:lang w:val="la-Latn"/>
        </w:rPr>
        <w:t>si statim</w:t>
      </w:r>
      <w:r w:rsidR="009B2994" w:rsidRPr="007A06F5">
        <w:rPr>
          <w:sz w:val="22"/>
          <w:szCs w:val="22"/>
          <w:lang w:val="la-Latn"/>
        </w:rPr>
        <w:t xml:space="preserve">, </w:t>
      </w:r>
      <w:r w:rsidR="00E0368B" w:rsidRPr="007A06F5">
        <w:rPr>
          <w:sz w:val="22"/>
          <w:szCs w:val="22"/>
          <w:lang w:val="la-Latn"/>
        </w:rPr>
        <w:t xml:space="preserve">quomodo </w:t>
      </w:r>
      <w:r w:rsidRPr="007A06F5">
        <w:rPr>
          <w:sz w:val="22"/>
          <w:szCs w:val="22"/>
          <w:lang w:val="la-Latn"/>
        </w:rPr>
        <w:t>inventum fuerit</w:t>
      </w:r>
      <w:r w:rsidR="009B2994" w:rsidRPr="007A06F5">
        <w:rPr>
          <w:sz w:val="22"/>
          <w:szCs w:val="22"/>
          <w:lang w:val="la-Latn"/>
        </w:rPr>
        <w:t xml:space="preserve">, </w:t>
      </w:r>
      <w:r w:rsidRPr="007A06F5">
        <w:rPr>
          <w:sz w:val="22"/>
          <w:szCs w:val="22"/>
          <w:lang w:val="la-Latn"/>
        </w:rPr>
        <w:t>contradictio domini sui non / fuerit</w:t>
      </w:r>
      <w:r w:rsidR="009B2994" w:rsidRPr="007A06F5">
        <w:rPr>
          <w:sz w:val="22"/>
          <w:szCs w:val="22"/>
          <w:lang w:val="la-Latn"/>
        </w:rPr>
        <w:t xml:space="preserve">; </w:t>
      </w:r>
      <w:r w:rsidRPr="007A06F5">
        <w:rPr>
          <w:sz w:val="22"/>
          <w:szCs w:val="22"/>
          <w:lang w:val="la-Latn"/>
        </w:rPr>
        <w:t>nam si aliquam moram fecerit</w:t>
      </w:r>
      <w:r w:rsidR="009B2994" w:rsidRPr="007A06F5">
        <w:rPr>
          <w:sz w:val="22"/>
          <w:szCs w:val="22"/>
          <w:lang w:val="la-Latn"/>
        </w:rPr>
        <w:t xml:space="preserve">, </w:t>
      </w:r>
      <w:r w:rsidRPr="007A06F5">
        <w:rPr>
          <w:sz w:val="22"/>
          <w:szCs w:val="22"/>
          <w:lang w:val="la-Latn"/>
        </w:rPr>
        <w:t>propter contradictionem domini sui</w:t>
      </w:r>
      <w:r w:rsidR="00E55DD3" w:rsidRPr="007A06F5">
        <w:rPr>
          <w:sz w:val="22"/>
          <w:szCs w:val="22"/>
          <w:lang w:val="la-Latn"/>
        </w:rPr>
        <w:t xml:space="preserve"> </w:t>
      </w:r>
      <w:r w:rsidRPr="007A06F5">
        <w:rPr>
          <w:sz w:val="22"/>
          <w:szCs w:val="22"/>
          <w:lang w:val="la-Latn"/>
        </w:rPr>
        <w:t>solidi</w:t>
      </w:r>
      <w:r w:rsidR="00E55DD3" w:rsidRPr="007A06F5">
        <w:rPr>
          <w:sz w:val="22"/>
          <w:szCs w:val="22"/>
          <w:lang w:val="la-Latn"/>
        </w:rPr>
        <w:t xml:space="preserve"> </w:t>
      </w:r>
      <w:r w:rsidR="001B7D55" w:rsidRPr="007A06F5">
        <w:rPr>
          <w:sz w:val="22"/>
          <w:szCs w:val="22"/>
          <w:lang w:val="la-Latn"/>
        </w:rPr>
        <w:t>ad</w:t>
      </w:r>
      <w:r w:rsidRPr="007A06F5">
        <w:rPr>
          <w:sz w:val="22"/>
          <w:szCs w:val="22"/>
          <w:lang w:val="la-Latn"/>
        </w:rPr>
        <w:t>dantur</w:t>
      </w:r>
      <w:r w:rsidR="009B2994" w:rsidRPr="007A06F5">
        <w:rPr>
          <w:sz w:val="22"/>
          <w:szCs w:val="22"/>
          <w:lang w:val="la-Latn"/>
        </w:rPr>
        <w:t xml:space="preserve">. </w:t>
      </w:r>
      <w:r w:rsidR="00E0368B" w:rsidRPr="007A06F5">
        <w:rPr>
          <w:sz w:val="22"/>
          <w:szCs w:val="22"/>
          <w:lang w:val="la-Latn"/>
        </w:rPr>
        <w:t xml:space="preserve">Si dominus ex hac re inmunis </w:t>
      </w:r>
      <w:r w:rsidRPr="007A06F5">
        <w:rPr>
          <w:sz w:val="22"/>
          <w:szCs w:val="22"/>
          <w:lang w:val="la-Latn"/>
        </w:rPr>
        <w:t>fuerit</w:t>
      </w:r>
      <w:r w:rsidR="009B2994" w:rsidRPr="007A06F5">
        <w:rPr>
          <w:sz w:val="22"/>
          <w:szCs w:val="22"/>
          <w:lang w:val="la-Latn"/>
        </w:rPr>
        <w:t xml:space="preserve">, </w:t>
      </w:r>
      <w:r w:rsidRPr="007A06F5">
        <w:rPr>
          <w:sz w:val="22"/>
          <w:szCs w:val="22"/>
          <w:lang w:val="la-Latn"/>
        </w:rPr>
        <w:t>ut iussio eius non esset</w:t>
      </w:r>
      <w:r w:rsidR="009B2994" w:rsidRPr="007A06F5">
        <w:rPr>
          <w:sz w:val="22"/>
          <w:szCs w:val="22"/>
          <w:lang w:val="la-Latn"/>
        </w:rPr>
        <w:t xml:space="preserve">, </w:t>
      </w:r>
      <w:r w:rsidRPr="007A06F5">
        <w:rPr>
          <w:sz w:val="22"/>
          <w:szCs w:val="22"/>
          <w:lang w:val="la-Latn"/>
        </w:rPr>
        <w:t>ei solidi</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fredo exigantur</w:t>
      </w:r>
      <w:r w:rsidR="009B2994" w:rsidRPr="007A06F5">
        <w:rPr>
          <w:sz w:val="22"/>
          <w:szCs w:val="22"/>
          <w:lang w:val="la-Latn"/>
        </w:rPr>
        <w:t xml:space="preserve">. </w:t>
      </w:r>
      <w:r w:rsidRPr="007A06F5">
        <w:rPr>
          <w:sz w:val="22"/>
          <w:szCs w:val="22"/>
          <w:lang w:val="la-Latn"/>
        </w:rPr>
        <w:t>Nam si iussio eius</w:t>
      </w:r>
      <w:r w:rsidR="009B2994" w:rsidRPr="007A06F5">
        <w:rPr>
          <w:sz w:val="22"/>
          <w:szCs w:val="22"/>
          <w:lang w:val="la-Latn"/>
        </w:rPr>
        <w:t xml:space="preserve"> </w:t>
      </w:r>
      <w:r w:rsidRPr="007A06F5">
        <w:rPr>
          <w:sz w:val="22"/>
          <w:szCs w:val="22"/>
          <w:lang w:val="la-Latn"/>
        </w:rPr>
        <w:t>fuit</w:t>
      </w:r>
      <w:r w:rsidR="009B2994" w:rsidRPr="007A06F5">
        <w:rPr>
          <w:sz w:val="22"/>
          <w:szCs w:val="22"/>
          <w:lang w:val="la-Latn"/>
        </w:rPr>
        <w:t xml:space="preserve">, </w:t>
      </w:r>
      <w:r w:rsidRPr="007A06F5">
        <w:rPr>
          <w:sz w:val="22"/>
          <w:szCs w:val="22"/>
          <w:lang w:val="la-Latn"/>
        </w:rPr>
        <w:t>sicut supra dictum est</w:t>
      </w:r>
      <w:r w:rsidR="009B2994" w:rsidRPr="007A06F5">
        <w:rPr>
          <w:sz w:val="22"/>
          <w:szCs w:val="22"/>
          <w:lang w:val="la-Latn"/>
        </w:rPr>
        <w:t xml:space="preserve">, </w:t>
      </w:r>
      <w:r w:rsidRPr="007A06F5">
        <w:rPr>
          <w:sz w:val="22"/>
          <w:szCs w:val="22"/>
          <w:lang w:val="la-Latn"/>
        </w:rPr>
        <w:t>ita conponatur</w:t>
      </w:r>
      <w:r w:rsidR="009B2994" w:rsidRPr="007A06F5">
        <w:rPr>
          <w:sz w:val="22"/>
          <w:szCs w:val="22"/>
          <w:lang w:val="la-Latn"/>
        </w:rPr>
        <w:t xml:space="preserve">. </w:t>
      </w:r>
    </w:p>
    <w:p w14:paraId="03EE4E63" w14:textId="1ECA1D65"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iuratoribus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quales vel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quantos secundum ewa</w:t>
      </w:r>
      <w:r w:rsidR="009B2994" w:rsidRPr="007A06F5">
        <w:rPr>
          <w:rFonts w:ascii="Times New Roman" w:eastAsia="Times New Roman" w:hAnsi="Times New Roman" w:cs="Times New Roman"/>
          <w:sz w:val="24"/>
          <w:szCs w:val="24"/>
          <w:lang w:val="la-Latn" w:eastAsia="de-DE"/>
        </w:rPr>
        <w:t xml:space="preserve"> </w:t>
      </w:r>
      <w:r w:rsidR="00E0368B" w:rsidRPr="007A06F5">
        <w:rPr>
          <w:rFonts w:ascii="Times New Roman" w:eastAsia="Times New Roman" w:hAnsi="Times New Roman" w:cs="Times New Roman"/>
          <w:sz w:val="24"/>
          <w:szCs w:val="24"/>
          <w:lang w:val="la-Latn" w:eastAsia="de-DE"/>
        </w:rPr>
        <w:t>homo ha</w:t>
      </w:r>
      <w:r w:rsidRPr="007A06F5">
        <w:rPr>
          <w:rFonts w:ascii="Times New Roman" w:eastAsia="Times New Roman" w:hAnsi="Times New Roman" w:cs="Times New Roman"/>
          <w:sz w:val="24"/>
          <w:szCs w:val="24"/>
          <w:lang w:val="la-Latn" w:eastAsia="de-DE"/>
        </w:rPr>
        <w:t>bere debet</w:t>
      </w:r>
      <w:r w:rsidR="009B2994" w:rsidRPr="007A06F5">
        <w:rPr>
          <w:rFonts w:ascii="Times New Roman" w:eastAsia="Times New Roman" w:hAnsi="Times New Roman" w:cs="Times New Roman"/>
          <w:sz w:val="24"/>
          <w:szCs w:val="24"/>
          <w:lang w:val="la-Latn" w:eastAsia="de-DE"/>
        </w:rPr>
        <w:t xml:space="preserve">. </w:t>
      </w:r>
    </w:p>
    <w:p w14:paraId="7014688E" w14:textId="260E9EA5" w:rsidR="000736EF" w:rsidRPr="007A06F5" w:rsidRDefault="000736EF" w:rsidP="00D0094D">
      <w:pPr>
        <w:pStyle w:val="Normlnweb"/>
        <w:numPr>
          <w:ilvl w:val="0"/>
          <w:numId w:val="20"/>
        </w:numPr>
        <w:spacing w:before="0" w:beforeAutospacing="0" w:after="120" w:afterAutospacing="0"/>
        <w:rPr>
          <w:sz w:val="22"/>
          <w:szCs w:val="22"/>
          <w:lang w:val="la-Latn"/>
        </w:rPr>
      </w:pPr>
      <w:r w:rsidRPr="007A06F5">
        <w:rPr>
          <w:sz w:val="22"/>
          <w:szCs w:val="22"/>
          <w:lang w:val="la-Latn"/>
        </w:rPr>
        <w:t>De minoribus causis usque ad solidum</w:t>
      </w:r>
      <w:r w:rsidR="009B2994" w:rsidRPr="007A06F5">
        <w:rPr>
          <w:sz w:val="22"/>
          <w:szCs w:val="22"/>
          <w:lang w:val="la-Latn"/>
        </w:rPr>
        <w:t xml:space="preserve"> </w:t>
      </w:r>
      <w:r w:rsidRPr="007A06F5">
        <w:rPr>
          <w:sz w:val="22"/>
          <w:szCs w:val="22"/>
          <w:lang w:val="la-Latn"/>
        </w:rPr>
        <w:t>valentem e licet unicuique</w:t>
      </w:r>
      <w:r w:rsidR="009B2994" w:rsidRPr="007A06F5">
        <w:rPr>
          <w:sz w:val="22"/>
          <w:szCs w:val="22"/>
          <w:lang w:val="la-Latn"/>
        </w:rPr>
        <w:t xml:space="preserve">, </w:t>
      </w:r>
      <w:r w:rsidRPr="007A06F5">
        <w:rPr>
          <w:sz w:val="22"/>
          <w:szCs w:val="22"/>
          <w:lang w:val="la-Latn"/>
        </w:rPr>
        <w:t>qualem</w:t>
      </w:r>
      <w:r w:rsidR="009B2994" w:rsidRPr="007A06F5">
        <w:rPr>
          <w:sz w:val="22"/>
          <w:szCs w:val="22"/>
          <w:lang w:val="la-Latn"/>
        </w:rPr>
        <w:t xml:space="preserve"> </w:t>
      </w:r>
      <w:r w:rsidR="00D3431D" w:rsidRPr="007A06F5">
        <w:rPr>
          <w:sz w:val="22"/>
          <w:szCs w:val="22"/>
          <w:lang w:val="la-Latn"/>
        </w:rPr>
        <w:t>sacra</w:t>
      </w:r>
      <w:r w:rsidRPr="007A06F5">
        <w:rPr>
          <w:sz w:val="22"/>
          <w:szCs w:val="22"/>
          <w:lang w:val="la-Latn"/>
        </w:rPr>
        <w:t>mentalem unum</w:t>
      </w:r>
      <w:r w:rsidR="009B2994" w:rsidRPr="007A06F5">
        <w:rPr>
          <w:sz w:val="22"/>
          <w:szCs w:val="22"/>
          <w:lang w:val="la-Latn"/>
        </w:rPr>
        <w:t xml:space="preserve"> </w:t>
      </w:r>
      <w:r w:rsidRPr="007A06F5">
        <w:rPr>
          <w:sz w:val="22"/>
          <w:szCs w:val="22"/>
          <w:lang w:val="la-Latn"/>
        </w:rPr>
        <w:t>secum habere vult</w:t>
      </w:r>
      <w:r w:rsidR="009B2994" w:rsidRPr="007A06F5">
        <w:rPr>
          <w:sz w:val="22"/>
          <w:szCs w:val="22"/>
          <w:lang w:val="la-Latn"/>
        </w:rPr>
        <w:t xml:space="preserve">, </w:t>
      </w:r>
      <w:r w:rsidRPr="007A06F5">
        <w:rPr>
          <w:sz w:val="22"/>
          <w:szCs w:val="22"/>
          <w:lang w:val="la-Latn"/>
        </w:rPr>
        <w:t>in suo</w:t>
      </w:r>
      <w:r w:rsidR="009B2994" w:rsidRPr="007A06F5">
        <w:rPr>
          <w:sz w:val="22"/>
          <w:szCs w:val="22"/>
          <w:lang w:val="la-Latn"/>
        </w:rPr>
        <w:t xml:space="preserve"> </w:t>
      </w:r>
      <w:r w:rsidRPr="007A06F5">
        <w:rPr>
          <w:sz w:val="22"/>
          <w:szCs w:val="22"/>
          <w:lang w:val="la-Latn"/>
        </w:rPr>
        <w:t>sacramento continere</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Nam si du</w:t>
      </w:r>
      <w:r w:rsidR="00E0368B" w:rsidRPr="007A06F5">
        <w:rPr>
          <w:sz w:val="22"/>
          <w:szCs w:val="22"/>
          <w:lang w:val="la-Latn"/>
        </w:rPr>
        <w:t xml:space="preserve">as saigas </w:t>
      </w:r>
      <w:r w:rsidRPr="007A06F5">
        <w:rPr>
          <w:sz w:val="22"/>
          <w:szCs w:val="22"/>
          <w:lang w:val="la-Latn"/>
        </w:rPr>
        <w:t>valentem</w:t>
      </w:r>
      <w:r w:rsidR="009B2994" w:rsidRPr="007A06F5">
        <w:rPr>
          <w:sz w:val="22"/>
          <w:szCs w:val="22"/>
          <w:lang w:val="la-Latn"/>
        </w:rPr>
        <w:t xml:space="preserve"> </w:t>
      </w:r>
      <w:r w:rsidRPr="007A06F5">
        <w:rPr>
          <w:sz w:val="22"/>
          <w:szCs w:val="22"/>
          <w:lang w:val="la-Latn"/>
        </w:rPr>
        <w:t>supra</w:t>
      </w:r>
      <w:r w:rsidR="009B2994" w:rsidRPr="007A06F5">
        <w:rPr>
          <w:sz w:val="22"/>
          <w:szCs w:val="22"/>
          <w:lang w:val="la-Latn"/>
        </w:rPr>
        <w:t xml:space="preserve"> </w:t>
      </w:r>
      <w:r w:rsidRPr="007A06F5">
        <w:rPr>
          <w:sz w:val="22"/>
          <w:szCs w:val="22"/>
          <w:lang w:val="la-Latn"/>
        </w:rPr>
        <w:t>solidum res valuerint</w:t>
      </w:r>
      <w:r w:rsidR="009B2994" w:rsidRPr="007A06F5">
        <w:rPr>
          <w:sz w:val="22"/>
          <w:szCs w:val="22"/>
          <w:lang w:val="la-Latn"/>
        </w:rPr>
        <w:t xml:space="preserve">, </w:t>
      </w:r>
      <w:r w:rsidRPr="007A06F5">
        <w:rPr>
          <w:sz w:val="22"/>
          <w:szCs w:val="22"/>
          <w:lang w:val="la-Latn"/>
        </w:rPr>
        <w:t>de</w:t>
      </w:r>
      <w:r w:rsidR="009B2994" w:rsidRPr="007A06F5">
        <w:rPr>
          <w:sz w:val="22"/>
          <w:szCs w:val="22"/>
          <w:lang w:val="la-Latn"/>
        </w:rPr>
        <w:t xml:space="preserve"> </w:t>
      </w:r>
      <w:r w:rsidRPr="007A06F5">
        <w:rPr>
          <w:sz w:val="22"/>
          <w:szCs w:val="22"/>
          <w:lang w:val="la-Latn"/>
        </w:rPr>
        <w:t>qua causa orta fuerit</w:t>
      </w:r>
      <w:r w:rsidR="009B2994" w:rsidRPr="007A06F5">
        <w:rPr>
          <w:sz w:val="22"/>
          <w:szCs w:val="22"/>
          <w:lang w:val="la-Latn"/>
        </w:rPr>
        <w:t xml:space="preserve">, </w:t>
      </w:r>
      <w:r w:rsidRPr="007A06F5">
        <w:rPr>
          <w:sz w:val="22"/>
          <w:szCs w:val="22"/>
          <w:lang w:val="la-Latn"/>
        </w:rPr>
        <w:t>tunc debet homo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 causam requirit</w:t>
      </w:r>
      <w:r w:rsidR="009B2994" w:rsidRPr="007A06F5">
        <w:rPr>
          <w:sz w:val="22"/>
          <w:szCs w:val="22"/>
          <w:lang w:val="la-Latn"/>
        </w:rPr>
        <w:t xml:space="preserve">, </w:t>
      </w:r>
      <w:r w:rsidRPr="007A06F5">
        <w:rPr>
          <w:sz w:val="22"/>
          <w:szCs w:val="22"/>
          <w:lang w:val="la-Latn"/>
        </w:rPr>
        <w:t>tres electos denominare</w:t>
      </w:r>
      <w:r w:rsidR="009B2994" w:rsidRPr="007A06F5">
        <w:rPr>
          <w:sz w:val="22"/>
          <w:szCs w:val="22"/>
          <w:lang w:val="la-Latn"/>
        </w:rPr>
        <w:t xml:space="preserve">, </w:t>
      </w:r>
      <w:r w:rsidRPr="007A06F5">
        <w:rPr>
          <w:sz w:val="22"/>
          <w:szCs w:val="22"/>
          <w:lang w:val="la-Latn"/>
        </w:rPr>
        <w:t>et ex</w:t>
      </w:r>
      <w:r w:rsidR="009B2994" w:rsidRPr="007A06F5">
        <w:rPr>
          <w:sz w:val="22"/>
          <w:szCs w:val="22"/>
          <w:lang w:val="la-Latn"/>
        </w:rPr>
        <w:t xml:space="preserve"> </w:t>
      </w:r>
      <w:r w:rsidRPr="007A06F5">
        <w:rPr>
          <w:sz w:val="22"/>
          <w:szCs w:val="22"/>
          <w:lang w:val="la-Latn"/>
        </w:rPr>
        <w:t>deno</w:t>
      </w:r>
      <w:r w:rsidR="00E0368B" w:rsidRPr="007A06F5">
        <w:rPr>
          <w:sz w:val="22"/>
          <w:szCs w:val="22"/>
          <w:lang w:val="la-Latn"/>
        </w:rPr>
        <w:t xml:space="preserve">minatis tribus licentiam habet </w:t>
      </w:r>
      <w:r w:rsidRPr="007A06F5">
        <w:rPr>
          <w:sz w:val="22"/>
          <w:szCs w:val="22"/>
          <w:lang w:val="la-Latn"/>
        </w:rPr>
        <w:t>excusator reicere duos</w:t>
      </w:r>
      <w:r w:rsidR="009B2994" w:rsidRPr="007A06F5">
        <w:rPr>
          <w:sz w:val="22"/>
          <w:szCs w:val="22"/>
          <w:lang w:val="la-Latn"/>
        </w:rPr>
        <w:t xml:space="preserve">; </w:t>
      </w:r>
      <w:r w:rsidRPr="007A06F5">
        <w:rPr>
          <w:sz w:val="22"/>
          <w:szCs w:val="22"/>
          <w:lang w:val="la-Latn"/>
        </w:rPr>
        <w:t>tertium vero</w:t>
      </w:r>
      <w:r w:rsidR="009B2994" w:rsidRPr="007A06F5">
        <w:rPr>
          <w:sz w:val="22"/>
          <w:szCs w:val="22"/>
          <w:lang w:val="la-Latn"/>
        </w:rPr>
        <w:t xml:space="preserve"> </w:t>
      </w:r>
      <w:r w:rsidRPr="007A06F5">
        <w:rPr>
          <w:sz w:val="22"/>
          <w:szCs w:val="22"/>
          <w:lang w:val="la-Latn"/>
        </w:rPr>
        <w:t>reicere non licet</w:t>
      </w:r>
      <w:r w:rsidR="009B2994" w:rsidRPr="007A06F5">
        <w:rPr>
          <w:sz w:val="22"/>
          <w:szCs w:val="22"/>
          <w:lang w:val="la-Latn"/>
        </w:rPr>
        <w:t xml:space="preserve">, </w:t>
      </w:r>
      <w:r w:rsidRPr="007A06F5">
        <w:rPr>
          <w:sz w:val="22"/>
          <w:szCs w:val="22"/>
          <w:lang w:val="la-Latn"/>
        </w:rPr>
        <w:t>sed ipsum secum</w:t>
      </w:r>
      <w:r w:rsidR="00E0368B" w:rsidRPr="007A06F5">
        <w:rPr>
          <w:sz w:val="22"/>
          <w:szCs w:val="22"/>
          <w:lang w:val="la-Latn"/>
        </w:rPr>
        <w:t xml:space="preserve"> in sacra</w:t>
      </w:r>
      <w:r w:rsidRPr="007A06F5">
        <w:rPr>
          <w:sz w:val="22"/>
          <w:szCs w:val="22"/>
          <w:lang w:val="la-Latn"/>
        </w:rPr>
        <w:t>mento habere debet</w:t>
      </w:r>
      <w:r w:rsidR="009B2994" w:rsidRPr="007A06F5">
        <w:rPr>
          <w:sz w:val="22"/>
          <w:szCs w:val="22"/>
          <w:lang w:val="la-Latn"/>
        </w:rPr>
        <w:t xml:space="preserve">. </w:t>
      </w:r>
    </w:p>
    <w:p w14:paraId="578B35D0" w14:textId="2639C73C" w:rsidR="000736EF" w:rsidRPr="007A06F5" w:rsidRDefault="000736EF" w:rsidP="00D0094D">
      <w:pPr>
        <w:pStyle w:val="Normlnweb"/>
        <w:numPr>
          <w:ilvl w:val="0"/>
          <w:numId w:val="20"/>
        </w:numPr>
        <w:spacing w:before="0" w:beforeAutospacing="0" w:after="120" w:afterAutospacing="0"/>
        <w:rPr>
          <w:sz w:val="22"/>
          <w:szCs w:val="22"/>
          <w:lang w:val="la-Latn"/>
        </w:rPr>
      </w:pPr>
      <w:r w:rsidRPr="007A06F5">
        <w:rPr>
          <w:sz w:val="22"/>
          <w:szCs w:val="22"/>
          <w:lang w:val="la-Latn"/>
        </w:rPr>
        <w:t>Sai</w:t>
      </w:r>
      <w:r w:rsidR="00E0368B" w:rsidRPr="007A06F5">
        <w:rPr>
          <w:sz w:val="22"/>
          <w:szCs w:val="22"/>
          <w:lang w:val="la-Latn"/>
        </w:rPr>
        <w:t xml:space="preserve">ga </w:t>
      </w:r>
      <w:r w:rsidR="00D3431D" w:rsidRPr="007A06F5">
        <w:rPr>
          <w:sz w:val="22"/>
          <w:szCs w:val="22"/>
          <w:lang w:val="la-Latn"/>
        </w:rPr>
        <w:t>autem est quarta pars tre</w:t>
      </w:r>
      <w:r w:rsidRPr="007A06F5">
        <w:rPr>
          <w:sz w:val="22"/>
          <w:szCs w:val="22"/>
          <w:lang w:val="la-Latn"/>
        </w:rPr>
        <w:t>missi</w:t>
      </w:r>
      <w:r w:rsidR="009B2994" w:rsidRPr="007A06F5">
        <w:rPr>
          <w:sz w:val="22"/>
          <w:szCs w:val="22"/>
          <w:lang w:val="la-Latn"/>
        </w:rPr>
        <w:t xml:space="preserve">, </w:t>
      </w:r>
      <w:r w:rsidRPr="007A06F5">
        <w:rPr>
          <w:sz w:val="22"/>
          <w:szCs w:val="22"/>
          <w:lang w:val="la-Latn"/>
        </w:rPr>
        <w:t>hoc est denarius</w:t>
      </w:r>
      <w:r w:rsidR="009B2994" w:rsidRPr="007A06F5">
        <w:rPr>
          <w:sz w:val="22"/>
          <w:szCs w:val="22"/>
          <w:lang w:val="la-Latn"/>
        </w:rPr>
        <w:t xml:space="preserve"> </w:t>
      </w:r>
      <w:r w:rsidRPr="007A06F5">
        <w:rPr>
          <w:sz w:val="22"/>
          <w:szCs w:val="22"/>
          <w:lang w:val="la-Latn"/>
        </w:rPr>
        <w:t>unus</w:t>
      </w:r>
      <w:r w:rsidR="009B2994" w:rsidRPr="007A06F5">
        <w:rPr>
          <w:sz w:val="22"/>
          <w:szCs w:val="22"/>
          <w:lang w:val="la-Latn"/>
        </w:rPr>
        <w:t xml:space="preserve">. </w:t>
      </w:r>
      <w:r w:rsidRPr="007A06F5">
        <w:rPr>
          <w:sz w:val="22"/>
          <w:szCs w:val="22"/>
          <w:lang w:val="la-Latn"/>
        </w:rPr>
        <w:t>Duo saigi duo</w:t>
      </w:r>
      <w:r w:rsidR="009B2994" w:rsidRPr="007A06F5">
        <w:rPr>
          <w:sz w:val="22"/>
          <w:szCs w:val="22"/>
          <w:lang w:val="la-Latn"/>
        </w:rPr>
        <w:t xml:space="preserve"> </w:t>
      </w:r>
      <w:r w:rsidRPr="007A06F5">
        <w:rPr>
          <w:sz w:val="22"/>
          <w:szCs w:val="22"/>
          <w:lang w:val="la-Latn"/>
        </w:rPr>
        <w:t>denarii</w:t>
      </w:r>
      <w:r w:rsidR="009B2994" w:rsidRPr="007A06F5">
        <w:rPr>
          <w:sz w:val="22"/>
          <w:szCs w:val="22"/>
          <w:lang w:val="la-Latn"/>
        </w:rPr>
        <w:t xml:space="preserve"> </w:t>
      </w:r>
      <w:r w:rsidRPr="007A06F5">
        <w:rPr>
          <w:sz w:val="22"/>
          <w:szCs w:val="22"/>
          <w:lang w:val="la-Latn"/>
        </w:rPr>
        <w:t>dicuntur</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Tremissus</w:t>
      </w:r>
      <w:r w:rsidR="009B2994" w:rsidRPr="007A06F5">
        <w:rPr>
          <w:sz w:val="22"/>
          <w:szCs w:val="22"/>
          <w:lang w:val="la-Latn"/>
        </w:rPr>
        <w:t xml:space="preserve"> </w:t>
      </w:r>
      <w:r w:rsidRPr="007A06F5">
        <w:rPr>
          <w:sz w:val="22"/>
          <w:szCs w:val="22"/>
          <w:lang w:val="la-Latn"/>
        </w:rPr>
        <w:t>est / tertia par</w:t>
      </w:r>
      <w:r w:rsidR="00E0368B" w:rsidRPr="007A06F5">
        <w:rPr>
          <w:sz w:val="22"/>
          <w:szCs w:val="22"/>
          <w:lang w:val="la-Latn"/>
        </w:rPr>
        <w:t>s solidi et sunt denarii qua</w:t>
      </w:r>
      <w:r w:rsidRPr="007A06F5">
        <w:rPr>
          <w:sz w:val="22"/>
          <w:szCs w:val="22"/>
          <w:lang w:val="la-Latn"/>
        </w:rPr>
        <w:t>tuor</w:t>
      </w:r>
      <w:r w:rsidR="009B2994" w:rsidRPr="007A06F5">
        <w:rPr>
          <w:sz w:val="22"/>
          <w:szCs w:val="22"/>
          <w:lang w:val="la-Latn"/>
        </w:rPr>
        <w:t xml:space="preserve">. </w:t>
      </w:r>
    </w:p>
    <w:p w14:paraId="2C724931" w14:textId="0B9DD56A" w:rsidR="000736EF" w:rsidRPr="007A06F5" w:rsidRDefault="000736EF" w:rsidP="00D0094D">
      <w:pPr>
        <w:pStyle w:val="Normlnweb"/>
        <w:numPr>
          <w:ilvl w:val="0"/>
          <w:numId w:val="20"/>
        </w:numPr>
        <w:spacing w:before="0" w:beforeAutospacing="0" w:after="120" w:afterAutospacing="0"/>
        <w:rPr>
          <w:sz w:val="22"/>
          <w:szCs w:val="22"/>
          <w:lang w:val="la-Latn"/>
        </w:rPr>
      </w:pPr>
      <w:r w:rsidRPr="007A06F5">
        <w:rPr>
          <w:sz w:val="22"/>
          <w:szCs w:val="22"/>
          <w:lang w:val="la-Latn"/>
        </w:rPr>
        <w:lastRenderedPageBreak/>
        <w:t>Ita o</w:t>
      </w:r>
      <w:r w:rsidR="00E0368B" w:rsidRPr="007A06F5">
        <w:rPr>
          <w:sz w:val="22"/>
          <w:szCs w:val="22"/>
          <w:lang w:val="la-Latn"/>
        </w:rPr>
        <w:t xml:space="preserve">bservandum est usque ad tres </w:t>
      </w:r>
      <w:r w:rsidRPr="007A06F5">
        <w:rPr>
          <w:sz w:val="22"/>
          <w:szCs w:val="22"/>
          <w:lang w:val="la-Latn"/>
        </w:rPr>
        <w:t>solidos</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supra tres</w:t>
      </w:r>
      <w:r w:rsidR="009B2994" w:rsidRPr="007A06F5">
        <w:rPr>
          <w:sz w:val="22"/>
          <w:szCs w:val="22"/>
          <w:lang w:val="la-Latn"/>
        </w:rPr>
        <w:t xml:space="preserve"> </w:t>
      </w:r>
      <w:r w:rsidR="00E0368B" w:rsidRPr="007A06F5">
        <w:rPr>
          <w:sz w:val="22"/>
          <w:szCs w:val="22"/>
          <w:lang w:val="la-Latn"/>
        </w:rPr>
        <w:t xml:space="preserve">solides iterum </w:t>
      </w:r>
      <w:r w:rsidRPr="007A06F5">
        <w:rPr>
          <w:sz w:val="22"/>
          <w:szCs w:val="22"/>
          <w:lang w:val="la-Latn"/>
        </w:rPr>
        <w:t>duas saigas valentes</w:t>
      </w:r>
      <w:r w:rsidR="009B2994" w:rsidRPr="007A06F5">
        <w:rPr>
          <w:sz w:val="22"/>
          <w:szCs w:val="22"/>
          <w:lang w:val="la-Latn"/>
        </w:rPr>
        <w:t xml:space="preserve"> </w:t>
      </w:r>
      <w:r w:rsidR="00E0368B" w:rsidRPr="007A06F5">
        <w:rPr>
          <w:sz w:val="22"/>
          <w:szCs w:val="22"/>
          <w:lang w:val="la-Latn"/>
        </w:rPr>
        <w:t xml:space="preserve">aliquis interpellatus </w:t>
      </w:r>
      <w:r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tunc</w:t>
      </w:r>
      <w:r w:rsidR="009B2994" w:rsidRPr="007A06F5">
        <w:rPr>
          <w:sz w:val="22"/>
          <w:szCs w:val="22"/>
          <w:lang w:val="la-Latn"/>
        </w:rPr>
        <w:t xml:space="preserve">, </w:t>
      </w:r>
      <w:r w:rsidRPr="007A06F5">
        <w:rPr>
          <w:sz w:val="22"/>
          <w:szCs w:val="22"/>
          <w:lang w:val="la-Latn"/>
        </w:rPr>
        <w:t>qui causam prosecutus 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electionem faciat de coniuratoribus</w:t>
      </w:r>
      <w:r w:rsidR="009B2994" w:rsidRPr="007A06F5">
        <w:rPr>
          <w:sz w:val="22"/>
          <w:szCs w:val="22"/>
          <w:lang w:val="la-Latn"/>
        </w:rPr>
        <w:t xml:space="preserve">, </w:t>
      </w:r>
      <w:r w:rsidRPr="007A06F5">
        <w:rPr>
          <w:sz w:val="22"/>
          <w:szCs w:val="22"/>
          <w:lang w:val="la-Latn"/>
        </w:rPr>
        <w:t>unde</w:t>
      </w:r>
      <w:r w:rsidR="009B2994" w:rsidRPr="007A06F5">
        <w:rPr>
          <w:sz w:val="22"/>
          <w:szCs w:val="22"/>
          <w:lang w:val="la-Latn"/>
        </w:rPr>
        <w:t xml:space="preserve"> </w:t>
      </w:r>
      <w:r w:rsidRPr="007A06F5">
        <w:rPr>
          <w:sz w:val="22"/>
          <w:szCs w:val="22"/>
          <w:lang w:val="la-Latn"/>
        </w:rPr>
        <w:t>excusator quales duos reicere</w:t>
      </w:r>
      <w:r w:rsidR="009B2994" w:rsidRPr="007A06F5">
        <w:rPr>
          <w:sz w:val="22"/>
          <w:szCs w:val="22"/>
          <w:lang w:val="la-Latn"/>
        </w:rPr>
        <w:t xml:space="preserve"> </w:t>
      </w:r>
      <w:r w:rsidR="00D3431D" w:rsidRPr="007A06F5">
        <w:rPr>
          <w:sz w:val="22"/>
          <w:szCs w:val="22"/>
          <w:lang w:val="la-Latn"/>
        </w:rPr>
        <w:t>voluerit po</w:t>
      </w:r>
      <w:r w:rsidRPr="007A06F5">
        <w:rPr>
          <w:sz w:val="22"/>
          <w:szCs w:val="22"/>
          <w:lang w:val="la-Latn"/>
        </w:rPr>
        <w:t>testatem habeat</w:t>
      </w:r>
      <w:r w:rsidR="009B2994" w:rsidRPr="007A06F5">
        <w:rPr>
          <w:sz w:val="22"/>
          <w:szCs w:val="22"/>
          <w:lang w:val="la-Latn"/>
        </w:rPr>
        <w:t xml:space="preserve">. </w:t>
      </w:r>
      <w:r w:rsidR="00E0368B" w:rsidRPr="007A06F5">
        <w:rPr>
          <w:sz w:val="22"/>
          <w:szCs w:val="22"/>
          <w:lang w:val="la-Latn"/>
        </w:rPr>
        <w:t>Et cum duobus iuratori</w:t>
      </w:r>
      <w:r w:rsidRPr="007A06F5">
        <w:rPr>
          <w:sz w:val="22"/>
          <w:szCs w:val="22"/>
          <w:lang w:val="la-Latn"/>
        </w:rPr>
        <w:t>bus</w:t>
      </w:r>
      <w:r w:rsidR="009B2994" w:rsidRPr="007A06F5">
        <w:rPr>
          <w:sz w:val="22"/>
          <w:szCs w:val="22"/>
          <w:lang w:val="la-Latn"/>
        </w:rPr>
        <w:t xml:space="preserve"> </w:t>
      </w:r>
      <w:r w:rsidRPr="007A06F5">
        <w:rPr>
          <w:sz w:val="22"/>
          <w:szCs w:val="22"/>
          <w:lang w:val="la-Latn"/>
        </w:rPr>
        <w:t>iste ordo</w:t>
      </w:r>
      <w:r w:rsidR="009B2994" w:rsidRPr="007A06F5">
        <w:rPr>
          <w:sz w:val="22"/>
          <w:szCs w:val="22"/>
          <w:lang w:val="la-Latn"/>
        </w:rPr>
        <w:t xml:space="preserve"> </w:t>
      </w:r>
      <w:r w:rsidRPr="007A06F5">
        <w:rPr>
          <w:sz w:val="22"/>
          <w:szCs w:val="22"/>
          <w:lang w:val="la-Latn"/>
        </w:rPr>
        <w:t>servandus est usque</w:t>
      </w:r>
      <w:r w:rsidR="009B2994" w:rsidRPr="007A06F5">
        <w:rPr>
          <w:sz w:val="22"/>
          <w:szCs w:val="22"/>
          <w:lang w:val="la-Latn"/>
        </w:rPr>
        <w:t xml:space="preserve"> </w:t>
      </w:r>
      <w:r w:rsidR="00E0368B" w:rsidRPr="007A06F5">
        <w:rPr>
          <w:sz w:val="22"/>
          <w:szCs w:val="22"/>
          <w:lang w:val="la-Latn"/>
        </w:rPr>
        <w:t xml:space="preserve">ad </w:t>
      </w:r>
      <w:r w:rsidRPr="007A06F5">
        <w:rPr>
          <w:sz w:val="22"/>
          <w:szCs w:val="22"/>
          <w:lang w:val="la-Latn"/>
        </w:rPr>
        <w:t>6 solidos</w:t>
      </w:r>
      <w:r w:rsidR="009B2994" w:rsidRPr="007A06F5">
        <w:rPr>
          <w:sz w:val="22"/>
          <w:szCs w:val="22"/>
          <w:lang w:val="la-Latn"/>
        </w:rPr>
        <w:t xml:space="preserve">. </w:t>
      </w:r>
      <w:r w:rsidRPr="007A06F5">
        <w:rPr>
          <w:sz w:val="22"/>
          <w:szCs w:val="22"/>
          <w:lang w:val="la-Latn"/>
        </w:rPr>
        <w:t>Nam si duo saigi supra sunt</w:t>
      </w:r>
      <w:r w:rsidR="009B2994" w:rsidRPr="007A06F5">
        <w:rPr>
          <w:sz w:val="22"/>
          <w:szCs w:val="22"/>
          <w:lang w:val="la-Latn"/>
        </w:rPr>
        <w:t xml:space="preserve">, </w:t>
      </w:r>
      <w:r w:rsidRPr="007A06F5">
        <w:rPr>
          <w:sz w:val="22"/>
          <w:szCs w:val="22"/>
          <w:lang w:val="la-Latn"/>
        </w:rPr>
        <w:t>tunc cum quinque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sua manu sexta</w:t>
      </w:r>
      <w:r w:rsidR="009B2994" w:rsidRPr="007A06F5">
        <w:rPr>
          <w:sz w:val="22"/>
          <w:szCs w:val="22"/>
          <w:lang w:val="la-Latn"/>
        </w:rPr>
        <w:t xml:space="preserve">, </w:t>
      </w:r>
      <w:r w:rsidR="00E0368B" w:rsidRPr="007A06F5">
        <w:rPr>
          <w:sz w:val="22"/>
          <w:szCs w:val="22"/>
          <w:lang w:val="la-Latn"/>
        </w:rPr>
        <w:t>iurare</w:t>
      </w:r>
      <w:r w:rsidR="00D3431D" w:rsidRPr="007A06F5">
        <w:rPr>
          <w:sz w:val="22"/>
          <w:szCs w:val="22"/>
          <w:lang w:val="la-Latn"/>
        </w:rPr>
        <w:t xml:space="preserve"> debet similiter cum electis</w:t>
      </w:r>
      <w:r w:rsidRPr="007A06F5">
        <w:rPr>
          <w:sz w:val="22"/>
          <w:szCs w:val="22"/>
          <w:lang w:val="la-Latn"/>
        </w:rPr>
        <w:t>*, sicut supra</w:t>
      </w:r>
      <w:r w:rsidR="009B2994" w:rsidRPr="007A06F5">
        <w:rPr>
          <w:sz w:val="22"/>
          <w:szCs w:val="22"/>
          <w:lang w:val="la-Latn"/>
        </w:rPr>
        <w:t xml:space="preserve"> </w:t>
      </w:r>
      <w:r w:rsidRPr="007A06F5">
        <w:rPr>
          <w:sz w:val="22"/>
          <w:szCs w:val="22"/>
          <w:lang w:val="la-Latn"/>
        </w:rPr>
        <w:t>dictum est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E0368B" w:rsidRPr="007A06F5">
        <w:rPr>
          <w:sz w:val="22"/>
          <w:szCs w:val="22"/>
          <w:lang w:val="la-Latn"/>
        </w:rPr>
        <w:t>duos in omnibus istis ordi</w:t>
      </w:r>
      <w:r w:rsidRPr="007A06F5">
        <w:rPr>
          <w:sz w:val="22"/>
          <w:szCs w:val="22"/>
          <w:lang w:val="la-Latn"/>
        </w:rPr>
        <w:t>nibus</w:t>
      </w:r>
      <w:r w:rsidR="009B2994" w:rsidRPr="007A06F5">
        <w:rPr>
          <w:sz w:val="22"/>
          <w:szCs w:val="22"/>
          <w:lang w:val="la-Latn"/>
        </w:rPr>
        <w:t xml:space="preserve"> </w:t>
      </w:r>
      <w:r w:rsidRPr="007A06F5">
        <w:rPr>
          <w:sz w:val="22"/>
          <w:szCs w:val="22"/>
          <w:lang w:val="la-Latn"/>
        </w:rPr>
        <w:t>reicere licet</w:t>
      </w:r>
      <w:r w:rsidR="009042C7" w:rsidRPr="007A06F5">
        <w:rPr>
          <w:sz w:val="22"/>
          <w:szCs w:val="22"/>
          <w:lang w:val="la-Latn"/>
        </w:rPr>
        <w:t>.</w:t>
      </w:r>
      <w:r w:rsidR="009B2994" w:rsidRPr="007A06F5">
        <w:rPr>
          <w:sz w:val="22"/>
          <w:szCs w:val="22"/>
          <w:lang w:val="la-Latn"/>
        </w:rPr>
        <w:t xml:space="preserve"> </w:t>
      </w:r>
    </w:p>
    <w:p w14:paraId="07531A8A" w14:textId="108E9B18" w:rsidR="00E0368B" w:rsidRPr="007A06F5" w:rsidRDefault="000736EF" w:rsidP="00D0094D">
      <w:pPr>
        <w:pStyle w:val="Normlnweb"/>
        <w:numPr>
          <w:ilvl w:val="0"/>
          <w:numId w:val="20"/>
        </w:numPr>
        <w:spacing w:before="0" w:beforeAutospacing="0" w:after="120" w:afterAutospacing="0"/>
        <w:rPr>
          <w:sz w:val="22"/>
          <w:szCs w:val="22"/>
          <w:lang w:val="la-Latn"/>
        </w:rPr>
      </w:pPr>
      <w:r w:rsidRPr="007A06F5">
        <w:rPr>
          <w:sz w:val="22"/>
          <w:szCs w:val="22"/>
          <w:lang w:val="la-Latn"/>
        </w:rPr>
        <w:t>Ista sacramenta</w:t>
      </w:r>
      <w:r w:rsidR="009B2994" w:rsidRPr="007A06F5">
        <w:rPr>
          <w:sz w:val="22"/>
          <w:szCs w:val="22"/>
          <w:lang w:val="la-Latn"/>
        </w:rPr>
        <w:t xml:space="preserve"> </w:t>
      </w:r>
      <w:r w:rsidRPr="007A06F5">
        <w:rPr>
          <w:sz w:val="22"/>
          <w:szCs w:val="22"/>
          <w:lang w:val="la-Latn"/>
        </w:rPr>
        <w:t>debent esse</w:t>
      </w:r>
      <w:r w:rsidR="009B2994" w:rsidRPr="007A06F5">
        <w:rPr>
          <w:sz w:val="22"/>
          <w:szCs w:val="22"/>
          <w:lang w:val="la-Latn"/>
        </w:rPr>
        <w:t xml:space="preserve"> </w:t>
      </w:r>
      <w:r w:rsidR="00E0368B" w:rsidRPr="007A06F5">
        <w:rPr>
          <w:sz w:val="22"/>
          <w:szCs w:val="22"/>
          <w:lang w:val="la-Latn"/>
        </w:rPr>
        <w:t>iu</w:t>
      </w:r>
      <w:r w:rsidRPr="007A06F5">
        <w:rPr>
          <w:sz w:val="22"/>
          <w:szCs w:val="22"/>
          <w:lang w:val="la-Latn"/>
        </w:rPr>
        <w:t>rata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 illi</w:t>
      </w:r>
      <w:r w:rsidR="009B2994" w:rsidRPr="007A06F5">
        <w:rPr>
          <w:sz w:val="22"/>
          <w:szCs w:val="22"/>
          <w:lang w:val="la-Latn"/>
        </w:rPr>
        <w:t xml:space="preserve"> </w:t>
      </w:r>
      <w:r w:rsidR="00E0368B" w:rsidRPr="007A06F5">
        <w:rPr>
          <w:sz w:val="22"/>
          <w:szCs w:val="22"/>
          <w:lang w:val="la-Latn"/>
        </w:rPr>
        <w:t xml:space="preserve">coniuratores manus suas super </w:t>
      </w:r>
      <w:r w:rsidRPr="007A06F5">
        <w:rPr>
          <w:sz w:val="22"/>
          <w:szCs w:val="22"/>
          <w:lang w:val="la-Latn"/>
        </w:rPr>
        <w:t>capsam e ponant</w:t>
      </w:r>
      <w:r w:rsidR="009B2994" w:rsidRPr="007A06F5">
        <w:rPr>
          <w:sz w:val="22"/>
          <w:szCs w:val="22"/>
          <w:lang w:val="la-Latn"/>
        </w:rPr>
        <w:t xml:space="preserve">, </w:t>
      </w:r>
      <w:r w:rsidRPr="007A06F5">
        <w:rPr>
          <w:sz w:val="22"/>
          <w:szCs w:val="22"/>
          <w:lang w:val="la-Latn"/>
        </w:rPr>
        <w:t>et ille solus</w:t>
      </w:r>
      <w:r w:rsidR="009B2994" w:rsidRPr="007A06F5">
        <w:rPr>
          <w:sz w:val="22"/>
          <w:szCs w:val="22"/>
          <w:lang w:val="la-Latn"/>
        </w:rPr>
        <w:t xml:space="preserve">, </w:t>
      </w:r>
      <w:r w:rsidR="00E0368B" w:rsidRPr="007A06F5">
        <w:rPr>
          <w:sz w:val="22"/>
          <w:szCs w:val="22"/>
          <w:lang w:val="la-Latn"/>
        </w:rPr>
        <w:t xml:space="preserve">cui causa </w:t>
      </w:r>
      <w:r w:rsidRPr="007A06F5">
        <w:rPr>
          <w:sz w:val="22"/>
          <w:szCs w:val="22"/>
          <w:lang w:val="la-Latn"/>
        </w:rPr>
        <w:t>requiritur</w:t>
      </w:r>
      <w:r w:rsidR="009B2994" w:rsidRPr="007A06F5">
        <w:rPr>
          <w:sz w:val="22"/>
          <w:szCs w:val="22"/>
          <w:lang w:val="la-Latn"/>
        </w:rPr>
        <w:t xml:space="preserve">, </w:t>
      </w:r>
      <w:r w:rsidRPr="007A06F5">
        <w:rPr>
          <w:sz w:val="22"/>
          <w:szCs w:val="22"/>
          <w:lang w:val="la-Latn"/>
        </w:rPr>
        <w:t>verba tantum</w:t>
      </w:r>
      <w:r w:rsidR="009B2994" w:rsidRPr="007A06F5">
        <w:rPr>
          <w:sz w:val="22"/>
          <w:szCs w:val="22"/>
          <w:lang w:val="la-Latn"/>
        </w:rPr>
        <w:t xml:space="preserve"> </w:t>
      </w:r>
      <w:r w:rsidRPr="007A06F5">
        <w:rPr>
          <w:sz w:val="22"/>
          <w:szCs w:val="22"/>
          <w:lang w:val="la-Latn"/>
        </w:rPr>
        <w:t>dicat et</w:t>
      </w:r>
      <w:r w:rsidR="009B2994" w:rsidRPr="007A06F5">
        <w:rPr>
          <w:sz w:val="22"/>
          <w:szCs w:val="22"/>
          <w:lang w:val="la-Latn"/>
        </w:rPr>
        <w:t xml:space="preserve"> </w:t>
      </w:r>
      <w:r w:rsidR="00E0368B" w:rsidRPr="007A06F5">
        <w:rPr>
          <w:sz w:val="22"/>
          <w:szCs w:val="22"/>
          <w:lang w:val="la-Latn"/>
        </w:rPr>
        <w:t xml:space="preserve">super </w:t>
      </w:r>
      <w:r w:rsidRPr="007A06F5">
        <w:rPr>
          <w:sz w:val="22"/>
          <w:szCs w:val="22"/>
          <w:lang w:val="la-Latn"/>
        </w:rPr>
        <w:t>omnium manus</w:t>
      </w:r>
      <w:r w:rsidR="009B2994" w:rsidRPr="007A06F5">
        <w:rPr>
          <w:sz w:val="22"/>
          <w:szCs w:val="22"/>
          <w:lang w:val="la-Latn"/>
        </w:rPr>
        <w:t xml:space="preserve"> </w:t>
      </w:r>
      <w:r w:rsidRPr="007A06F5">
        <w:rPr>
          <w:sz w:val="22"/>
          <w:szCs w:val="22"/>
          <w:lang w:val="la-Latn"/>
        </w:rPr>
        <w:t>manum suam ponat</w:t>
      </w:r>
      <w:r w:rsidR="009B2994" w:rsidRPr="007A06F5">
        <w:rPr>
          <w:sz w:val="22"/>
          <w:szCs w:val="22"/>
          <w:lang w:val="la-Latn"/>
        </w:rPr>
        <w:t xml:space="preserve">, </w:t>
      </w:r>
      <w:r w:rsidR="00E0368B" w:rsidRPr="007A06F5">
        <w:rPr>
          <w:sz w:val="22"/>
          <w:szCs w:val="22"/>
          <w:lang w:val="la-Latn"/>
        </w:rPr>
        <w:t xml:space="preserve">ut sic </w:t>
      </w:r>
      <w:r w:rsidRPr="007A06F5">
        <w:rPr>
          <w:sz w:val="22"/>
          <w:szCs w:val="22"/>
          <w:lang w:val="la-Latn"/>
        </w:rPr>
        <w:t>illi</w:t>
      </w:r>
      <w:r w:rsidR="009B2994" w:rsidRPr="007A06F5">
        <w:rPr>
          <w:sz w:val="22"/>
          <w:szCs w:val="22"/>
          <w:lang w:val="la-Latn"/>
        </w:rPr>
        <w:t xml:space="preserve"> </w:t>
      </w:r>
      <w:r w:rsidRPr="007A06F5">
        <w:rPr>
          <w:sz w:val="22"/>
          <w:szCs w:val="22"/>
          <w:lang w:val="la-Latn"/>
        </w:rPr>
        <w:t>Deus</w:t>
      </w:r>
      <w:r w:rsidR="009B2994" w:rsidRPr="007A06F5">
        <w:rPr>
          <w:sz w:val="22"/>
          <w:szCs w:val="22"/>
          <w:lang w:val="la-Latn"/>
        </w:rPr>
        <w:t xml:space="preserve"> </w:t>
      </w:r>
      <w:r w:rsidRPr="007A06F5">
        <w:rPr>
          <w:sz w:val="22"/>
          <w:szCs w:val="22"/>
          <w:lang w:val="la-Latn"/>
        </w:rPr>
        <w:t>adiuvet vel illae reliquiae ad</w:t>
      </w:r>
      <w:r w:rsidR="009B2994" w:rsidRPr="007A06F5">
        <w:rPr>
          <w:sz w:val="22"/>
          <w:szCs w:val="22"/>
          <w:lang w:val="la-Latn"/>
        </w:rPr>
        <w:t xml:space="preserve"> </w:t>
      </w:r>
      <w:r w:rsidRPr="007A06F5">
        <w:rPr>
          <w:sz w:val="22"/>
          <w:szCs w:val="22"/>
          <w:lang w:val="la-Latn"/>
        </w:rPr>
        <w:t>illas manus</w:t>
      </w:r>
      <w:r w:rsidR="009B2994" w:rsidRPr="007A06F5">
        <w:rPr>
          <w:sz w:val="22"/>
          <w:szCs w:val="22"/>
          <w:lang w:val="la-Latn"/>
        </w:rPr>
        <w:t xml:space="preserve">, </w:t>
      </w:r>
      <w:r w:rsidRPr="007A06F5">
        <w:rPr>
          <w:sz w:val="22"/>
          <w:szCs w:val="22"/>
          <w:lang w:val="la-Latn"/>
        </w:rPr>
        <w:t>quas conprehensas habet</w:t>
      </w:r>
      <w:r w:rsidR="009B2994" w:rsidRPr="007A06F5">
        <w:rPr>
          <w:sz w:val="22"/>
          <w:szCs w:val="22"/>
          <w:lang w:val="la-Latn"/>
        </w:rPr>
        <w:t xml:space="preserve">, </w:t>
      </w:r>
      <w:r w:rsidR="00E0368B" w:rsidRPr="007A06F5">
        <w:rPr>
          <w:sz w:val="22"/>
          <w:szCs w:val="22"/>
          <w:lang w:val="la-Latn"/>
        </w:rPr>
        <w:t xml:space="preserve">ut de </w:t>
      </w:r>
      <w:r w:rsidRPr="007A06F5">
        <w:rPr>
          <w:sz w:val="22"/>
          <w:szCs w:val="22"/>
          <w:lang w:val="la-Latn"/>
        </w:rPr>
        <w:t>illa causa</w:t>
      </w:r>
      <w:r w:rsidR="009B2994" w:rsidRPr="007A06F5">
        <w:rPr>
          <w:sz w:val="22"/>
          <w:szCs w:val="22"/>
          <w:lang w:val="la-Latn"/>
        </w:rPr>
        <w:t xml:space="preserve">, </w:t>
      </w:r>
      <w:r w:rsidRPr="007A06F5">
        <w:rPr>
          <w:sz w:val="22"/>
          <w:szCs w:val="22"/>
          <w:lang w:val="la-Latn"/>
        </w:rPr>
        <w:t>unde</w:t>
      </w:r>
      <w:r w:rsidR="009B2994" w:rsidRPr="007A06F5">
        <w:rPr>
          <w:sz w:val="22"/>
          <w:szCs w:val="22"/>
          <w:lang w:val="la-Latn"/>
        </w:rPr>
        <w:t xml:space="preserve"> </w:t>
      </w:r>
      <w:r w:rsidRPr="007A06F5">
        <w:rPr>
          <w:sz w:val="22"/>
          <w:szCs w:val="22"/>
          <w:lang w:val="la-Latn"/>
        </w:rPr>
        <w:t>interpellatus est</w:t>
      </w:r>
      <w:r w:rsidR="009B2994" w:rsidRPr="007A06F5">
        <w:rPr>
          <w:sz w:val="22"/>
          <w:szCs w:val="22"/>
          <w:lang w:val="la-Latn"/>
        </w:rPr>
        <w:t xml:space="preserve">, </w:t>
      </w:r>
      <w:r w:rsidRPr="007A06F5">
        <w:rPr>
          <w:sz w:val="22"/>
          <w:szCs w:val="22"/>
          <w:lang w:val="la-Latn"/>
        </w:rPr>
        <w:t xml:space="preserve">culpabilis </w:t>
      </w:r>
      <w:r w:rsidR="00E0368B" w:rsidRPr="007A06F5">
        <w:rPr>
          <w:sz w:val="22"/>
          <w:szCs w:val="22"/>
          <w:lang w:val="la-Latn"/>
        </w:rPr>
        <w:t>non sit</w:t>
      </w:r>
      <w:r w:rsidR="009B2994" w:rsidRPr="007A06F5">
        <w:rPr>
          <w:sz w:val="22"/>
          <w:szCs w:val="22"/>
          <w:lang w:val="la-Latn"/>
        </w:rPr>
        <w:t xml:space="preserve">. </w:t>
      </w:r>
      <w:r w:rsidRPr="007A06F5">
        <w:rPr>
          <w:sz w:val="22"/>
          <w:szCs w:val="22"/>
          <w:lang w:val="la-Latn"/>
        </w:rPr>
        <w:t xml:space="preserve">/ </w:t>
      </w:r>
    </w:p>
    <w:p w14:paraId="3C27977F" w14:textId="1A2DC526" w:rsidR="000736EF" w:rsidRPr="007A06F5" w:rsidRDefault="000736EF" w:rsidP="00E0368B">
      <w:pPr>
        <w:pStyle w:val="Normlnweb"/>
        <w:spacing w:before="0" w:beforeAutospacing="0" w:after="120" w:afterAutospacing="0"/>
        <w:rPr>
          <w:lang w:val="la-Latn"/>
        </w:rPr>
      </w:pPr>
      <w:r w:rsidRPr="007A06F5">
        <w:rPr>
          <w:lang w:val="la-Latn"/>
        </w:rPr>
        <w:t>VII</w:t>
      </w:r>
      <w:r w:rsidR="009B2994" w:rsidRPr="007A06F5">
        <w:rPr>
          <w:lang w:val="la-Latn"/>
        </w:rPr>
        <w:t xml:space="preserve">. </w:t>
      </w:r>
      <w:r w:rsidRPr="007A06F5">
        <w:rPr>
          <w:lang w:val="la-Latn"/>
        </w:rPr>
        <w:t>De a liberis</w:t>
      </w:r>
      <w:r w:rsidR="00762AD2" w:rsidRPr="007A06F5">
        <w:rPr>
          <w:lang w:val="la-Latn"/>
        </w:rPr>
        <w:t>,</w:t>
      </w:r>
      <w:r w:rsidR="009B2994" w:rsidRPr="007A06F5">
        <w:rPr>
          <w:lang w:val="la-Latn"/>
        </w:rPr>
        <w:t xml:space="preserve"> </w:t>
      </w:r>
      <w:r w:rsidRPr="007A06F5">
        <w:rPr>
          <w:lang w:val="la-Latn"/>
        </w:rPr>
        <w:t>qui de</w:t>
      </w:r>
      <w:r w:rsidR="009B2994" w:rsidRPr="007A06F5">
        <w:rPr>
          <w:lang w:val="la-Latn"/>
        </w:rPr>
        <w:t xml:space="preserve"> </w:t>
      </w:r>
      <w:r w:rsidRPr="007A06F5">
        <w:rPr>
          <w:lang w:val="la-Latn"/>
        </w:rPr>
        <w:t>ecclesia</w:t>
      </w:r>
      <w:r w:rsidR="009B2994" w:rsidRPr="007A06F5">
        <w:rPr>
          <w:lang w:val="la-Latn"/>
        </w:rPr>
        <w:t xml:space="preserve"> </w:t>
      </w:r>
      <w:r w:rsidRPr="007A06F5">
        <w:rPr>
          <w:lang w:val="la-Latn"/>
        </w:rPr>
        <w:t>aliquid furaverint</w:t>
      </w:r>
      <w:r w:rsidR="009B2994" w:rsidRPr="007A06F5">
        <w:rPr>
          <w:lang w:val="la-Latn"/>
        </w:rPr>
        <w:t xml:space="preserve">. </w:t>
      </w:r>
    </w:p>
    <w:p w14:paraId="363AC67A" w14:textId="697A5124" w:rsidR="000736EF" w:rsidRPr="007A06F5" w:rsidRDefault="000736EF" w:rsidP="000B11FF">
      <w:pPr>
        <w:pStyle w:val="Normlnweb"/>
        <w:spacing w:before="0" w:beforeAutospacing="0" w:after="120" w:afterAutospacing="0"/>
        <w:ind w:left="720"/>
        <w:rPr>
          <w:sz w:val="22"/>
          <w:szCs w:val="22"/>
          <w:lang w:val="la-Latn"/>
        </w:rPr>
      </w:pPr>
      <w:r w:rsidRPr="007A06F5">
        <w:rPr>
          <w:sz w:val="22"/>
          <w:szCs w:val="22"/>
          <w:lang w:val="la-Latn"/>
        </w:rPr>
        <w:t>Si quis re</w:t>
      </w:r>
      <w:r w:rsidR="00D3431D" w:rsidRPr="007A06F5">
        <w:rPr>
          <w:sz w:val="22"/>
          <w:szCs w:val="22"/>
          <w:lang w:val="la-Latn"/>
        </w:rPr>
        <w:t>s ecclesiae</w:t>
      </w:r>
      <w:r w:rsidR="00E0368B" w:rsidRPr="007A06F5">
        <w:rPr>
          <w:sz w:val="22"/>
          <w:szCs w:val="22"/>
          <w:lang w:val="la-Latn"/>
        </w:rPr>
        <w:t xml:space="preserve"> furaverit et con </w:t>
      </w:r>
      <w:r w:rsidRPr="007A06F5">
        <w:rPr>
          <w:sz w:val="22"/>
          <w:szCs w:val="22"/>
          <w:lang w:val="la-Latn"/>
        </w:rPr>
        <w:t>victus</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r w:rsidRPr="007A06F5">
        <w:rPr>
          <w:sz w:val="22"/>
          <w:szCs w:val="22"/>
          <w:lang w:val="la-Latn"/>
        </w:rPr>
        <w:t>ut solvatur</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unamquamque</w:t>
      </w:r>
      <w:r w:rsidR="009B2994" w:rsidRPr="007A06F5">
        <w:rPr>
          <w:sz w:val="22"/>
          <w:szCs w:val="22"/>
          <w:lang w:val="la-Latn"/>
        </w:rPr>
        <w:t xml:space="preserve"> </w:t>
      </w:r>
      <w:r w:rsidRPr="007A06F5">
        <w:rPr>
          <w:sz w:val="22"/>
          <w:szCs w:val="22"/>
          <w:lang w:val="la-Latn"/>
        </w:rPr>
        <w:t>rem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quam</w:t>
      </w:r>
      <w:r w:rsidR="009B2994" w:rsidRPr="007A06F5">
        <w:rPr>
          <w:sz w:val="22"/>
          <w:szCs w:val="22"/>
          <w:lang w:val="la-Latn"/>
        </w:rPr>
        <w:t xml:space="preserve"> </w:t>
      </w:r>
      <w:r w:rsidRPr="007A06F5">
        <w:rPr>
          <w:sz w:val="22"/>
          <w:szCs w:val="22"/>
          <w:lang w:val="la-Latn"/>
        </w:rPr>
        <w:t>furavit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tres novigeldos</w:t>
      </w:r>
      <w:r w:rsidR="009042C7" w:rsidRPr="007A06F5">
        <w:rPr>
          <w:sz w:val="22"/>
          <w:szCs w:val="22"/>
          <w:lang w:val="la-Latn"/>
        </w:rPr>
        <w:t>.</w:t>
      </w:r>
      <w:r w:rsidR="009B2994" w:rsidRPr="007A06F5">
        <w:rPr>
          <w:sz w:val="22"/>
          <w:szCs w:val="22"/>
          <w:lang w:val="la-Latn"/>
        </w:rPr>
        <w:t xml:space="preserve"> </w:t>
      </w:r>
      <w:r w:rsidR="00E0368B" w:rsidRPr="007A06F5">
        <w:rPr>
          <w:sz w:val="22"/>
          <w:szCs w:val="22"/>
          <w:lang w:val="la-Latn"/>
        </w:rPr>
        <w:t xml:space="preserve">* sol </w:t>
      </w:r>
      <w:r w:rsidRPr="007A06F5">
        <w:rPr>
          <w:sz w:val="22"/>
          <w:szCs w:val="22"/>
          <w:lang w:val="la-Latn"/>
        </w:rPr>
        <w:t>vat</w:t>
      </w:r>
      <w:r w:rsidR="00E55DD3" w:rsidRPr="007A06F5">
        <w:rPr>
          <w:sz w:val="22"/>
          <w:szCs w:val="22"/>
          <w:lang w:val="la-Latn"/>
        </w:rPr>
        <w:t xml:space="preserve"> </w:t>
      </w:r>
      <w:r w:rsidRPr="007A06F5">
        <w:rPr>
          <w:sz w:val="22"/>
          <w:szCs w:val="22"/>
          <w:lang w:val="la-Latn"/>
        </w:rPr>
        <w:t>aut servu</w:t>
      </w:r>
      <w:r w:rsidR="00E0368B" w:rsidRPr="007A06F5">
        <w:rPr>
          <w:sz w:val="22"/>
          <w:szCs w:val="22"/>
          <w:lang w:val="la-Latn"/>
        </w:rPr>
        <w:t xml:space="preserve">m aut ancillam aut bovem aut </w:t>
      </w:r>
      <w:r w:rsidRPr="007A06F5">
        <w:rPr>
          <w:sz w:val="22"/>
          <w:szCs w:val="22"/>
          <w:lang w:val="la-Latn"/>
        </w:rPr>
        <w:t xml:space="preserve">caballum aut </w:t>
      </w:r>
      <w:r w:rsidR="00E0368B" w:rsidRPr="007A06F5">
        <w:rPr>
          <w:sz w:val="22"/>
          <w:szCs w:val="22"/>
          <w:lang w:val="la-Latn"/>
        </w:rPr>
        <w:t xml:space="preserve">qualecumque animal vel ceteras </w:t>
      </w:r>
      <w:r w:rsidRPr="007A06F5">
        <w:rPr>
          <w:sz w:val="22"/>
          <w:szCs w:val="22"/>
          <w:lang w:val="la-Latn"/>
        </w:rPr>
        <w:t>res</w:t>
      </w:r>
      <w:r w:rsidR="009B2994" w:rsidRPr="007A06F5">
        <w:rPr>
          <w:sz w:val="22"/>
          <w:szCs w:val="22"/>
          <w:lang w:val="la-Latn"/>
        </w:rPr>
        <w:t xml:space="preserve">, </w:t>
      </w:r>
      <w:r w:rsidRPr="007A06F5">
        <w:rPr>
          <w:sz w:val="22"/>
          <w:szCs w:val="22"/>
          <w:lang w:val="la-Latn"/>
        </w:rPr>
        <w:t>quae ad ecclesiam Dei</w:t>
      </w:r>
      <w:r w:rsidR="009B2994" w:rsidRPr="007A06F5">
        <w:rPr>
          <w:sz w:val="22"/>
          <w:szCs w:val="22"/>
          <w:lang w:val="la-Latn"/>
        </w:rPr>
        <w:t xml:space="preserve"> </w:t>
      </w:r>
      <w:r w:rsidRPr="007A06F5">
        <w:rPr>
          <w:sz w:val="22"/>
          <w:szCs w:val="22"/>
          <w:lang w:val="la-Latn"/>
        </w:rPr>
        <w:t>pertinent</w:t>
      </w:r>
      <w:r w:rsidR="009B2994" w:rsidRPr="007A06F5">
        <w:rPr>
          <w:sz w:val="22"/>
          <w:szCs w:val="22"/>
          <w:lang w:val="la-Latn"/>
        </w:rPr>
        <w:t xml:space="preserve">. </w:t>
      </w:r>
      <w:r w:rsidR="00E0368B" w:rsidRPr="007A06F5">
        <w:rPr>
          <w:sz w:val="22"/>
          <w:szCs w:val="22"/>
          <w:lang w:val="la-Latn"/>
        </w:rPr>
        <w:t xml:space="preserve">Si post </w:t>
      </w:r>
      <w:r w:rsidRPr="007A06F5">
        <w:rPr>
          <w:sz w:val="22"/>
          <w:szCs w:val="22"/>
          <w:lang w:val="la-Latn"/>
        </w:rPr>
        <w:t>furtum inventus</w:t>
      </w:r>
      <w:r w:rsidR="009B2994" w:rsidRPr="007A06F5">
        <w:rPr>
          <w:sz w:val="22"/>
          <w:szCs w:val="22"/>
          <w:lang w:val="la-Latn"/>
        </w:rPr>
        <w:t xml:space="preserve"> </w:t>
      </w:r>
      <w:r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ita solvat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00D3431D" w:rsidRPr="007A06F5">
        <w:rPr>
          <w:sz w:val="22"/>
          <w:szCs w:val="22"/>
          <w:lang w:val="la-Latn"/>
        </w:rPr>
        <w:t>supe</w:t>
      </w:r>
      <w:r w:rsidRPr="007A06F5">
        <w:rPr>
          <w:sz w:val="22"/>
          <w:szCs w:val="22"/>
          <w:lang w:val="la-Latn"/>
        </w:rPr>
        <w:t>rius scriptum</w:t>
      </w:r>
      <w:r w:rsidR="009B2994" w:rsidRPr="007A06F5">
        <w:rPr>
          <w:sz w:val="22"/>
          <w:szCs w:val="22"/>
          <w:lang w:val="la-Latn"/>
        </w:rPr>
        <w:t xml:space="preserve"> </w:t>
      </w:r>
      <w:r w:rsidR="00D3431D" w:rsidRPr="007A06F5">
        <w:rPr>
          <w:sz w:val="22"/>
          <w:szCs w:val="22"/>
          <w:lang w:val="la-Latn"/>
        </w:rPr>
        <w:t>est</w:t>
      </w:r>
      <w:r w:rsidR="009B2994" w:rsidRPr="007A06F5">
        <w:rPr>
          <w:sz w:val="22"/>
          <w:szCs w:val="22"/>
          <w:lang w:val="la-Latn"/>
        </w:rPr>
        <w:t xml:space="preserve">. </w:t>
      </w:r>
      <w:r w:rsidRPr="007A06F5">
        <w:rPr>
          <w:sz w:val="22"/>
          <w:szCs w:val="22"/>
          <w:lang w:val="la-Latn"/>
        </w:rPr>
        <w:t>Si autem negare voluerit</w:t>
      </w:r>
      <w:r w:rsidR="009B2994" w:rsidRPr="007A06F5">
        <w:rPr>
          <w:sz w:val="22"/>
          <w:szCs w:val="22"/>
          <w:lang w:val="la-Latn"/>
        </w:rPr>
        <w:t xml:space="preserve">, </w:t>
      </w:r>
      <w:r w:rsidRPr="007A06F5">
        <w:rPr>
          <w:sz w:val="22"/>
          <w:szCs w:val="22"/>
          <w:lang w:val="la-Latn"/>
        </w:rPr>
        <w:t>secundum qualitatem pecuniae ita iuret cu</w:t>
      </w:r>
      <w:r w:rsidR="00E0368B" w:rsidRPr="007A06F5">
        <w:rPr>
          <w:sz w:val="22"/>
          <w:szCs w:val="22"/>
          <w:lang w:val="la-Latn"/>
        </w:rPr>
        <w:t xml:space="preserve">m </w:t>
      </w:r>
      <w:r w:rsidRPr="007A06F5">
        <w:rPr>
          <w:sz w:val="22"/>
          <w:szCs w:val="22"/>
          <w:lang w:val="la-Latn"/>
        </w:rPr>
        <w:t>suis sacramentalibus in ipso altare</w:t>
      </w:r>
      <w:r w:rsidR="009B2994" w:rsidRPr="007A06F5">
        <w:rPr>
          <w:sz w:val="22"/>
          <w:szCs w:val="22"/>
          <w:lang w:val="la-Latn"/>
        </w:rPr>
        <w:t xml:space="preserve">, </w:t>
      </w:r>
      <w:r w:rsidR="00E0368B" w:rsidRPr="007A06F5">
        <w:rPr>
          <w:sz w:val="22"/>
          <w:szCs w:val="22"/>
          <w:lang w:val="la-Latn"/>
        </w:rPr>
        <w:t xml:space="preserve">cui res </w:t>
      </w:r>
      <w:r w:rsidRPr="007A06F5">
        <w:rPr>
          <w:sz w:val="22"/>
          <w:szCs w:val="22"/>
          <w:lang w:val="la-Latn"/>
        </w:rPr>
        <w:t>furtivas abstulit</w:t>
      </w:r>
      <w:r w:rsidR="009B2994" w:rsidRPr="007A06F5">
        <w:rPr>
          <w:sz w:val="22"/>
          <w:szCs w:val="22"/>
          <w:lang w:val="la-Latn"/>
        </w:rPr>
        <w:t xml:space="preserve">, </w:t>
      </w:r>
      <w:r w:rsidRPr="007A06F5">
        <w:rPr>
          <w:sz w:val="22"/>
          <w:szCs w:val="22"/>
          <w:lang w:val="la-Latn"/>
        </w:rPr>
        <w:t>coram</w:t>
      </w:r>
      <w:r w:rsidR="009B2994" w:rsidRPr="007A06F5">
        <w:rPr>
          <w:sz w:val="22"/>
          <w:szCs w:val="22"/>
          <w:lang w:val="la-Latn"/>
        </w:rPr>
        <w:t xml:space="preserve"> </w:t>
      </w:r>
      <w:r w:rsidR="00E0368B" w:rsidRPr="007A06F5">
        <w:rPr>
          <w:sz w:val="22"/>
          <w:szCs w:val="22"/>
          <w:lang w:val="la-Latn"/>
        </w:rPr>
        <w:t>sacerdote vel mi</w:t>
      </w:r>
      <w:r w:rsidRPr="007A06F5">
        <w:rPr>
          <w:sz w:val="22"/>
          <w:szCs w:val="22"/>
          <w:lang w:val="la-Latn"/>
        </w:rPr>
        <w:t>nistro</w:t>
      </w:r>
      <w:r w:rsidR="009B2994" w:rsidRPr="007A06F5">
        <w:rPr>
          <w:sz w:val="22"/>
          <w:szCs w:val="22"/>
          <w:lang w:val="la-Latn"/>
        </w:rPr>
        <w:t xml:space="preserve"> </w:t>
      </w:r>
      <w:r w:rsidRPr="007A06F5">
        <w:rPr>
          <w:sz w:val="22"/>
          <w:szCs w:val="22"/>
          <w:lang w:val="la-Latn"/>
        </w:rPr>
        <w:t>eius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quem pastor</w:t>
      </w:r>
      <w:r w:rsidR="009B2994" w:rsidRPr="007A06F5">
        <w:rPr>
          <w:sz w:val="22"/>
          <w:szCs w:val="22"/>
          <w:lang w:val="la-Latn"/>
        </w:rPr>
        <w:t xml:space="preserve"> </w:t>
      </w:r>
      <w:r w:rsidR="00E0368B" w:rsidRPr="007A06F5">
        <w:rPr>
          <w:sz w:val="22"/>
          <w:szCs w:val="22"/>
          <w:lang w:val="la-Latn"/>
        </w:rPr>
        <w:t xml:space="preserve">ecclesiae ius </w:t>
      </w:r>
      <w:r w:rsidRPr="007A06F5">
        <w:rPr>
          <w:sz w:val="22"/>
          <w:szCs w:val="22"/>
          <w:lang w:val="la-Latn"/>
        </w:rPr>
        <w:t>serit audire</w:t>
      </w:r>
      <w:r w:rsidR="009B2994" w:rsidRPr="007A06F5">
        <w:rPr>
          <w:sz w:val="22"/>
          <w:szCs w:val="22"/>
          <w:lang w:val="la-Latn"/>
        </w:rPr>
        <w:t xml:space="preserve"> </w:t>
      </w:r>
      <w:r w:rsidRPr="007A06F5">
        <w:rPr>
          <w:sz w:val="22"/>
          <w:szCs w:val="22"/>
          <w:lang w:val="la-Latn"/>
        </w:rPr>
        <w:t>sacramentum</w:t>
      </w:r>
      <w:r w:rsidR="009B2994" w:rsidRPr="007A06F5">
        <w:rPr>
          <w:sz w:val="22"/>
          <w:szCs w:val="22"/>
          <w:lang w:val="la-Latn"/>
        </w:rPr>
        <w:t xml:space="preserve">. </w:t>
      </w:r>
    </w:p>
    <w:p w14:paraId="0A334202" w14:textId="67A873A6" w:rsidR="00D3431D" w:rsidRPr="007A06F5" w:rsidRDefault="000736EF" w:rsidP="00E0368B">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a liberis</w:t>
      </w:r>
      <w:r w:rsidR="009B2994" w:rsidRPr="007A06F5">
        <w:rPr>
          <w:rFonts w:ascii="Times New Roman" w:eastAsia="Times New Roman" w:hAnsi="Times New Roman" w:cs="Times New Roman"/>
          <w:sz w:val="24"/>
          <w:szCs w:val="24"/>
          <w:lang w:val="la-Latn" w:eastAsia="de-DE"/>
        </w:rPr>
        <w:t xml:space="preserve">, </w:t>
      </w:r>
      <w:r w:rsidR="00D3431D" w:rsidRPr="007A06F5">
        <w:rPr>
          <w:rFonts w:ascii="Times New Roman" w:eastAsia="Times New Roman" w:hAnsi="Times New Roman" w:cs="Times New Roman"/>
          <w:sz w:val="24"/>
          <w:szCs w:val="24"/>
          <w:lang w:val="la-Latn" w:eastAsia="de-DE"/>
        </w:rPr>
        <w:t>qui servum ecclesiae occiderint.</w:t>
      </w:r>
    </w:p>
    <w:p w14:paraId="22FD43B6" w14:textId="451D4479" w:rsidR="000736EF" w:rsidRPr="007A06F5" w:rsidRDefault="00D3431D" w:rsidP="000B11FF">
      <w:pPr>
        <w:pStyle w:val="Normlnweb"/>
        <w:spacing w:before="0" w:beforeAutospacing="0" w:after="120" w:afterAutospacing="0"/>
        <w:ind w:left="720"/>
        <w:rPr>
          <w:sz w:val="22"/>
          <w:szCs w:val="22"/>
          <w:lang w:val="la-Latn"/>
        </w:rPr>
      </w:pPr>
      <w:r w:rsidRPr="007A06F5">
        <w:rPr>
          <w:sz w:val="22"/>
          <w:szCs w:val="22"/>
          <w:lang w:val="la-Latn"/>
        </w:rPr>
        <w:t>Si quis servum ecclesiae occiderit, in</w:t>
      </w:r>
      <w:r w:rsidR="009B2994" w:rsidRPr="007A06F5">
        <w:rPr>
          <w:sz w:val="22"/>
          <w:szCs w:val="22"/>
          <w:lang w:val="la-Latn"/>
        </w:rPr>
        <w:t xml:space="preserve"> </w:t>
      </w:r>
      <w:r w:rsidR="000736EF" w:rsidRPr="007A06F5">
        <w:rPr>
          <w:sz w:val="22"/>
          <w:szCs w:val="22"/>
          <w:lang w:val="la-Latn"/>
        </w:rPr>
        <w:t>/ triplum conponat</w:t>
      </w:r>
      <w:r w:rsidR="009B2994" w:rsidRPr="007A06F5">
        <w:rPr>
          <w:sz w:val="22"/>
          <w:szCs w:val="22"/>
          <w:lang w:val="la-Latn"/>
        </w:rPr>
        <w:t xml:space="preserve">; </w:t>
      </w:r>
      <w:r w:rsidR="000736EF" w:rsidRPr="007A06F5">
        <w:rPr>
          <w:sz w:val="22"/>
          <w:szCs w:val="22"/>
          <w:lang w:val="la-Latn"/>
        </w:rPr>
        <w:t>sicut solet a servus</w:t>
      </w:r>
      <w:r w:rsidR="009B2994" w:rsidRPr="007A06F5">
        <w:rPr>
          <w:sz w:val="22"/>
          <w:szCs w:val="22"/>
          <w:lang w:val="la-Latn"/>
        </w:rPr>
        <w:t xml:space="preserve"> </w:t>
      </w:r>
      <w:r w:rsidR="000736EF" w:rsidRPr="007A06F5">
        <w:rPr>
          <w:sz w:val="22"/>
          <w:szCs w:val="22"/>
          <w:lang w:val="la-Latn"/>
        </w:rPr>
        <w:t>regis</w:t>
      </w:r>
      <w:r w:rsidR="00762AD2" w:rsidRPr="007A06F5">
        <w:rPr>
          <w:sz w:val="22"/>
          <w:szCs w:val="22"/>
          <w:lang w:val="la-Latn"/>
        </w:rPr>
        <w:t>,</w:t>
      </w:r>
      <w:r w:rsidR="009B2994" w:rsidRPr="007A06F5">
        <w:rPr>
          <w:sz w:val="22"/>
          <w:szCs w:val="22"/>
          <w:lang w:val="la-Latn"/>
        </w:rPr>
        <w:t xml:space="preserve"> </w:t>
      </w:r>
      <w:r w:rsidR="000736EF" w:rsidRPr="007A06F5">
        <w:rPr>
          <w:sz w:val="22"/>
          <w:szCs w:val="22"/>
          <w:lang w:val="la-Latn"/>
        </w:rPr>
        <w:t>ita solvatur</w:t>
      </w:r>
      <w:r w:rsidR="009B2994" w:rsidRPr="007A06F5">
        <w:rPr>
          <w:sz w:val="22"/>
          <w:szCs w:val="22"/>
          <w:lang w:val="la-Latn"/>
        </w:rPr>
        <w:t xml:space="preserve">, </w:t>
      </w:r>
      <w:r w:rsidRPr="007A06F5">
        <w:rPr>
          <w:sz w:val="22"/>
          <w:szCs w:val="22"/>
          <w:lang w:val="la-Latn"/>
        </w:rPr>
        <w:t>id est 45</w:t>
      </w:r>
      <w:r w:rsidR="000736EF" w:rsidRPr="007A06F5">
        <w:rPr>
          <w:sz w:val="22"/>
          <w:szCs w:val="22"/>
          <w:lang w:val="la-Latn"/>
        </w:rPr>
        <w:t>* solidis</w:t>
      </w:r>
      <w:r w:rsidR="009B2994" w:rsidRPr="007A06F5">
        <w:rPr>
          <w:sz w:val="22"/>
          <w:szCs w:val="22"/>
          <w:lang w:val="la-Latn"/>
        </w:rPr>
        <w:t xml:space="preserve">. </w:t>
      </w:r>
      <w:r w:rsidR="000736EF" w:rsidRPr="007A06F5">
        <w:rPr>
          <w:sz w:val="22"/>
          <w:szCs w:val="22"/>
          <w:lang w:val="la-Latn"/>
        </w:rPr>
        <w:t>Et si eum</w:t>
      </w:r>
      <w:r w:rsidR="009B2994" w:rsidRPr="007A06F5">
        <w:rPr>
          <w:sz w:val="22"/>
          <w:szCs w:val="22"/>
          <w:lang w:val="la-Latn"/>
        </w:rPr>
        <w:t xml:space="preserve"> </w:t>
      </w:r>
      <w:r w:rsidR="00E0368B" w:rsidRPr="007A06F5">
        <w:rPr>
          <w:sz w:val="22"/>
          <w:szCs w:val="22"/>
          <w:lang w:val="la-Latn"/>
        </w:rPr>
        <w:t>rapuerit contra legem et vendiderit extra provin</w:t>
      </w:r>
      <w:r w:rsidR="000736EF" w:rsidRPr="007A06F5">
        <w:rPr>
          <w:sz w:val="22"/>
          <w:szCs w:val="22"/>
          <w:lang w:val="la-Latn"/>
        </w:rPr>
        <w:t>ciam</w:t>
      </w:r>
      <w:r w:rsidR="009B2994" w:rsidRPr="007A06F5">
        <w:rPr>
          <w:sz w:val="22"/>
          <w:szCs w:val="22"/>
          <w:lang w:val="la-Latn"/>
        </w:rPr>
        <w:t xml:space="preserve">, </w:t>
      </w:r>
      <w:r w:rsidR="00E0368B" w:rsidRPr="007A06F5">
        <w:rPr>
          <w:sz w:val="22"/>
          <w:szCs w:val="22"/>
          <w:lang w:val="la-Latn"/>
        </w:rPr>
        <w:t xml:space="preserve">tripliciter eum </w:t>
      </w:r>
      <w:r w:rsidR="000736EF" w:rsidRPr="007A06F5">
        <w:rPr>
          <w:sz w:val="22"/>
          <w:szCs w:val="22"/>
          <w:lang w:val="la-Latn"/>
        </w:rPr>
        <w:t>conponat</w:t>
      </w:r>
      <w:r w:rsidR="009B2994" w:rsidRPr="007A06F5">
        <w:rPr>
          <w:sz w:val="22"/>
          <w:szCs w:val="22"/>
          <w:lang w:val="la-Latn"/>
        </w:rPr>
        <w:t xml:space="preserve">. </w:t>
      </w:r>
      <w:r w:rsidR="00E0368B" w:rsidRPr="007A06F5">
        <w:rPr>
          <w:sz w:val="22"/>
          <w:szCs w:val="22"/>
          <w:lang w:val="la-Latn"/>
        </w:rPr>
        <w:t xml:space="preserve">Et si eum </w:t>
      </w:r>
      <w:r w:rsidRPr="007A06F5">
        <w:rPr>
          <w:sz w:val="22"/>
          <w:szCs w:val="22"/>
          <w:lang w:val="la-Latn"/>
        </w:rPr>
        <w:t>furaverit</w:t>
      </w:r>
      <w:r w:rsidR="000736EF" w:rsidRPr="007A06F5">
        <w:rPr>
          <w:sz w:val="22"/>
          <w:szCs w:val="22"/>
          <w:lang w:val="la-Latn"/>
        </w:rPr>
        <w:t xml:space="preserve"> aliquis</w:t>
      </w:r>
      <w:r w:rsidR="009B2994" w:rsidRPr="007A06F5">
        <w:rPr>
          <w:sz w:val="22"/>
          <w:szCs w:val="22"/>
          <w:lang w:val="la-Latn"/>
        </w:rPr>
        <w:t xml:space="preserve">, </w:t>
      </w:r>
      <w:r w:rsidR="00E0368B" w:rsidRPr="007A06F5">
        <w:rPr>
          <w:sz w:val="22"/>
          <w:szCs w:val="22"/>
          <w:lang w:val="la-Latn"/>
        </w:rPr>
        <w:t>in capite semper con</w:t>
      </w:r>
      <w:r w:rsidR="000736EF" w:rsidRPr="007A06F5">
        <w:rPr>
          <w:sz w:val="22"/>
          <w:szCs w:val="22"/>
          <w:lang w:val="la-Latn"/>
        </w:rPr>
        <w:t>similem</w:t>
      </w:r>
      <w:r w:rsidR="009B2994" w:rsidRPr="007A06F5">
        <w:rPr>
          <w:sz w:val="22"/>
          <w:szCs w:val="22"/>
          <w:lang w:val="la-Latn"/>
        </w:rPr>
        <w:t xml:space="preserve"> </w:t>
      </w:r>
      <w:r w:rsidR="000736EF" w:rsidRPr="007A06F5">
        <w:rPr>
          <w:sz w:val="22"/>
          <w:szCs w:val="22"/>
          <w:lang w:val="la-Latn"/>
        </w:rPr>
        <w:t>restituat</w:t>
      </w:r>
      <w:r w:rsidR="009B2994" w:rsidRPr="007A06F5">
        <w:rPr>
          <w:sz w:val="22"/>
          <w:szCs w:val="22"/>
          <w:lang w:val="la-Latn"/>
        </w:rPr>
        <w:t xml:space="preserve">, </w:t>
      </w:r>
      <w:r w:rsidR="00E0368B" w:rsidRPr="007A06F5">
        <w:rPr>
          <w:sz w:val="22"/>
          <w:szCs w:val="22"/>
          <w:lang w:val="la-Latn"/>
        </w:rPr>
        <w:t xml:space="preserve">si ipsum invenire non </w:t>
      </w:r>
      <w:r w:rsidR="000736EF" w:rsidRPr="007A06F5">
        <w:rPr>
          <w:sz w:val="22"/>
          <w:szCs w:val="22"/>
          <w:lang w:val="la-Latn"/>
        </w:rPr>
        <w:t>potuerit</w:t>
      </w:r>
      <w:r w:rsidR="009B2994" w:rsidRPr="007A06F5">
        <w:rPr>
          <w:sz w:val="22"/>
          <w:szCs w:val="22"/>
          <w:lang w:val="la-Latn"/>
        </w:rPr>
        <w:t xml:space="preserve">; </w:t>
      </w:r>
      <w:r w:rsidR="000736EF" w:rsidRPr="007A06F5">
        <w:rPr>
          <w:sz w:val="22"/>
          <w:szCs w:val="22"/>
          <w:lang w:val="la-Latn"/>
        </w:rPr>
        <w:t>alius</w:t>
      </w:r>
      <w:r w:rsidR="009B2994" w:rsidRPr="007A06F5">
        <w:rPr>
          <w:sz w:val="22"/>
          <w:szCs w:val="22"/>
          <w:lang w:val="la-Latn"/>
        </w:rPr>
        <w:t xml:space="preserve"> </w:t>
      </w:r>
      <w:r w:rsidR="000736EF" w:rsidRPr="007A06F5">
        <w:rPr>
          <w:sz w:val="22"/>
          <w:szCs w:val="22"/>
          <w:lang w:val="la-Latn"/>
        </w:rPr>
        <w:t>autem medietatem</w:t>
      </w:r>
      <w:r w:rsidR="0047091F" w:rsidRPr="007A06F5">
        <w:rPr>
          <w:sz w:val="22"/>
          <w:szCs w:val="22"/>
          <w:lang w:val="la-Latn"/>
        </w:rPr>
        <w:t xml:space="preserve"> </w:t>
      </w:r>
      <w:r w:rsidR="000736EF" w:rsidRPr="007A06F5">
        <w:rPr>
          <w:sz w:val="22"/>
          <w:szCs w:val="22"/>
          <w:lang w:val="la-Latn"/>
        </w:rPr>
        <w:t>in auro valente</w:t>
      </w:r>
      <w:r w:rsidR="009B2994" w:rsidRPr="007A06F5">
        <w:rPr>
          <w:sz w:val="22"/>
          <w:szCs w:val="22"/>
          <w:lang w:val="la-Latn"/>
        </w:rPr>
        <w:t xml:space="preserve">, </w:t>
      </w:r>
      <w:r w:rsidRPr="007A06F5">
        <w:rPr>
          <w:sz w:val="22"/>
          <w:szCs w:val="22"/>
          <w:lang w:val="la-Latn"/>
        </w:rPr>
        <w:t>me</w:t>
      </w:r>
      <w:r w:rsidR="000736EF" w:rsidRPr="007A06F5">
        <w:rPr>
          <w:sz w:val="22"/>
          <w:szCs w:val="22"/>
          <w:lang w:val="la-Latn"/>
        </w:rPr>
        <w:t>dietatem cum</w:t>
      </w:r>
      <w:r w:rsidR="009B2994" w:rsidRPr="007A06F5">
        <w:rPr>
          <w:sz w:val="22"/>
          <w:szCs w:val="22"/>
          <w:lang w:val="la-Latn"/>
        </w:rPr>
        <w:t xml:space="preserve"> </w:t>
      </w:r>
      <w:r w:rsidR="000736EF" w:rsidRPr="007A06F5">
        <w:rPr>
          <w:sz w:val="22"/>
          <w:szCs w:val="22"/>
          <w:lang w:val="la-Latn"/>
        </w:rPr>
        <w:t>quale</w:t>
      </w:r>
      <w:r w:rsidR="009B2994" w:rsidRPr="007A06F5">
        <w:rPr>
          <w:sz w:val="22"/>
          <w:szCs w:val="22"/>
          <w:lang w:val="la-Latn"/>
        </w:rPr>
        <w:t xml:space="preserve"> </w:t>
      </w:r>
      <w:r w:rsidR="0047091F" w:rsidRPr="007A06F5">
        <w:rPr>
          <w:sz w:val="22"/>
          <w:szCs w:val="22"/>
          <w:lang w:val="la-Latn"/>
        </w:rPr>
        <w:t>pecunia habet sol</w:t>
      </w:r>
      <w:r w:rsidR="000736EF" w:rsidRPr="007A06F5">
        <w:rPr>
          <w:sz w:val="22"/>
          <w:szCs w:val="22"/>
          <w:lang w:val="la-Latn"/>
        </w:rPr>
        <w:t>vat</w:t>
      </w:r>
      <w:r w:rsidR="009042C7" w:rsidRPr="007A06F5">
        <w:rPr>
          <w:sz w:val="22"/>
          <w:szCs w:val="22"/>
          <w:lang w:val="la-Latn"/>
        </w:rPr>
        <w:t>.</w:t>
      </w:r>
      <w:r w:rsidR="009B2994" w:rsidRPr="007A06F5">
        <w:rPr>
          <w:sz w:val="22"/>
          <w:szCs w:val="22"/>
          <w:lang w:val="la-Latn"/>
        </w:rPr>
        <w:t xml:space="preserve"> </w:t>
      </w:r>
    </w:p>
    <w:p w14:paraId="3A911A5F" w14:textId="4B7A45FB" w:rsidR="000736EF" w:rsidRPr="007A06F5" w:rsidRDefault="000736EF"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colonis ecclesiae occisis</w:t>
      </w:r>
      <w:r w:rsidR="009B2994" w:rsidRPr="007A06F5">
        <w:rPr>
          <w:rFonts w:ascii="Times New Roman" w:eastAsia="Times New Roman" w:hAnsi="Times New Roman" w:cs="Times New Roman"/>
          <w:sz w:val="24"/>
          <w:szCs w:val="24"/>
          <w:lang w:val="la-Latn" w:eastAsia="de-DE"/>
        </w:rPr>
        <w:t xml:space="preserve">. </w:t>
      </w:r>
    </w:p>
    <w:p w14:paraId="677CE811" w14:textId="77777777" w:rsidR="000B11FF" w:rsidRPr="007A06F5" w:rsidRDefault="000736EF" w:rsidP="000B11FF">
      <w:pPr>
        <w:pStyle w:val="Normlnweb"/>
        <w:spacing w:before="0" w:beforeAutospacing="0" w:after="120" w:afterAutospacing="0"/>
        <w:ind w:left="720"/>
        <w:rPr>
          <w:sz w:val="22"/>
          <w:szCs w:val="22"/>
          <w:lang w:val="la-Latn"/>
        </w:rPr>
      </w:pPr>
      <w:r w:rsidRPr="007A06F5">
        <w:rPr>
          <w:sz w:val="22"/>
          <w:szCs w:val="22"/>
          <w:lang w:val="la-Latn"/>
        </w:rPr>
        <w:t>Quicumque</w:t>
      </w:r>
      <w:r w:rsidR="009B2994" w:rsidRPr="007A06F5">
        <w:rPr>
          <w:sz w:val="22"/>
          <w:szCs w:val="22"/>
          <w:lang w:val="la-Latn"/>
        </w:rPr>
        <w:t xml:space="preserve"> </w:t>
      </w:r>
      <w:r w:rsidRPr="007A06F5">
        <w:rPr>
          <w:sz w:val="22"/>
          <w:szCs w:val="22"/>
          <w:lang w:val="la-Latn"/>
        </w:rPr>
        <w:t>liberum</w:t>
      </w:r>
      <w:r w:rsidR="009B2994" w:rsidRPr="007A06F5">
        <w:rPr>
          <w:sz w:val="22"/>
          <w:szCs w:val="22"/>
          <w:lang w:val="la-Latn"/>
        </w:rPr>
        <w:t xml:space="preserve"> </w:t>
      </w:r>
      <w:r w:rsidRPr="007A06F5">
        <w:rPr>
          <w:sz w:val="22"/>
          <w:szCs w:val="22"/>
          <w:lang w:val="la-Latn"/>
        </w:rPr>
        <w:t>ecclesiae</w:t>
      </w:r>
      <w:r w:rsidR="009B2994" w:rsidRPr="007A06F5">
        <w:rPr>
          <w:sz w:val="22"/>
          <w:szCs w:val="22"/>
          <w:lang w:val="la-Latn"/>
        </w:rPr>
        <w:t xml:space="preserve">, </w:t>
      </w:r>
      <w:r w:rsidR="0047091F" w:rsidRPr="007A06F5">
        <w:rPr>
          <w:sz w:val="22"/>
          <w:szCs w:val="22"/>
          <w:lang w:val="la-Latn"/>
        </w:rPr>
        <w:t xml:space="preserve">quem </w:t>
      </w:r>
      <w:r w:rsidRPr="007A06F5">
        <w:rPr>
          <w:sz w:val="22"/>
          <w:szCs w:val="22"/>
          <w:lang w:val="la-Latn"/>
        </w:rPr>
        <w:t>colonum vocant</w:t>
      </w:r>
      <w:r w:rsidR="009B2994" w:rsidRPr="007A06F5">
        <w:rPr>
          <w:sz w:val="22"/>
          <w:szCs w:val="22"/>
          <w:lang w:val="la-Latn"/>
        </w:rPr>
        <w:t xml:space="preserve">, </w:t>
      </w:r>
      <w:r w:rsidRPr="007A06F5">
        <w:rPr>
          <w:sz w:val="22"/>
          <w:szCs w:val="22"/>
          <w:lang w:val="la-Latn"/>
        </w:rPr>
        <w:t>occiderit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sicut alii Ala</w:t>
      </w:r>
      <w:r w:rsidRPr="007A06F5">
        <w:rPr>
          <w:sz w:val="22"/>
          <w:szCs w:val="22"/>
          <w:lang w:val="la-Latn"/>
        </w:rPr>
        <w:t>manni</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ita conponatur</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w:t>
      </w:r>
    </w:p>
    <w:p w14:paraId="4CC9D718" w14:textId="6345860B" w:rsidR="000B11FF" w:rsidRPr="007A06F5" w:rsidRDefault="000B11FF" w:rsidP="000B11FF">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X. </w:t>
      </w:r>
      <w:r w:rsidR="00A62AA1"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47091F" w:rsidRPr="007A06F5">
        <w:rPr>
          <w:rFonts w:ascii="Times New Roman" w:eastAsia="Times New Roman" w:hAnsi="Times New Roman" w:cs="Times New Roman"/>
          <w:sz w:val="24"/>
          <w:szCs w:val="24"/>
          <w:lang w:val="la-Latn" w:eastAsia="de-DE"/>
        </w:rPr>
        <w:t xml:space="preserve">qui in curte episcopi </w:t>
      </w:r>
      <w:r w:rsidR="00A62AA1" w:rsidRPr="007A06F5">
        <w:rPr>
          <w:rFonts w:ascii="Times New Roman" w:eastAsia="Times New Roman" w:hAnsi="Times New Roman" w:cs="Times New Roman"/>
          <w:sz w:val="24"/>
          <w:szCs w:val="24"/>
          <w:lang w:val="la-Latn" w:eastAsia="de-DE"/>
        </w:rPr>
        <w:t>armatus ingreditur</w:t>
      </w:r>
      <w:r w:rsidR="009B2994" w:rsidRPr="007A06F5">
        <w:rPr>
          <w:rFonts w:ascii="Times New Roman" w:eastAsia="Times New Roman" w:hAnsi="Times New Roman" w:cs="Times New Roman"/>
          <w:sz w:val="24"/>
          <w:szCs w:val="24"/>
          <w:lang w:val="la-Latn" w:eastAsia="de-DE"/>
        </w:rPr>
        <w:t xml:space="preserve">. </w:t>
      </w:r>
    </w:p>
    <w:p w14:paraId="7A784E23" w14:textId="027F289B" w:rsidR="00A62AA1" w:rsidRPr="007A06F5" w:rsidRDefault="00A62AA1" w:rsidP="000B11FF">
      <w:pPr>
        <w:pStyle w:val="Normlnweb"/>
        <w:spacing w:before="0" w:beforeAutospacing="0" w:after="120" w:afterAutospacing="0"/>
        <w:ind w:left="720"/>
        <w:rPr>
          <w:sz w:val="22"/>
          <w:szCs w:val="22"/>
          <w:lang w:val="la-Latn"/>
        </w:rPr>
      </w:pPr>
      <w:r w:rsidRPr="007A06F5">
        <w:rPr>
          <w:sz w:val="22"/>
          <w:szCs w:val="22"/>
          <w:lang w:val="la-Latn"/>
        </w:rPr>
        <w:t>Si q</w:t>
      </w:r>
      <w:r w:rsidR="0047091F" w:rsidRPr="007A06F5">
        <w:rPr>
          <w:sz w:val="22"/>
          <w:szCs w:val="22"/>
          <w:lang w:val="la-Latn"/>
        </w:rPr>
        <w:t xml:space="preserve">uis in curtem episcopi armatus </w:t>
      </w:r>
      <w:r w:rsidRPr="007A06F5">
        <w:rPr>
          <w:sz w:val="22"/>
          <w:szCs w:val="22"/>
          <w:lang w:val="la-Latn"/>
        </w:rPr>
        <w:t>contra legem intraverit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quod Alamanni </w:t>
      </w:r>
      <w:r w:rsidRPr="007A06F5">
        <w:rPr>
          <w:sz w:val="22"/>
          <w:szCs w:val="22"/>
          <w:lang w:val="la-Latn"/>
        </w:rPr>
        <w:t>haistera</w:t>
      </w:r>
      <w:r w:rsidR="009B2994" w:rsidRPr="007A06F5">
        <w:rPr>
          <w:sz w:val="22"/>
          <w:szCs w:val="22"/>
          <w:lang w:val="la-Latn"/>
        </w:rPr>
        <w:t xml:space="preserve"> </w:t>
      </w:r>
      <w:r w:rsidRPr="007A06F5">
        <w:rPr>
          <w:sz w:val="22"/>
          <w:szCs w:val="22"/>
          <w:lang w:val="la-Latn"/>
        </w:rPr>
        <w:t>handi * dicunt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solidos conpo</w:t>
      </w:r>
      <w:r w:rsidRPr="007A06F5">
        <w:rPr>
          <w:sz w:val="22"/>
          <w:szCs w:val="22"/>
          <w:lang w:val="la-Latn"/>
        </w:rPr>
        <w:t>nat</w:t>
      </w:r>
      <w:r w:rsidR="009B2994" w:rsidRPr="007A06F5">
        <w:rPr>
          <w:sz w:val="22"/>
          <w:szCs w:val="22"/>
          <w:lang w:val="la-Latn"/>
        </w:rPr>
        <w:t xml:space="preserve">. </w:t>
      </w:r>
      <w:r w:rsidR="000B11FF" w:rsidRPr="007A06F5">
        <w:rPr>
          <w:sz w:val="22"/>
          <w:szCs w:val="22"/>
          <w:lang w:val="la-Latn"/>
        </w:rPr>
        <w:t>Si</w:t>
      </w:r>
      <w:r w:rsidRPr="007A06F5">
        <w:rPr>
          <w:sz w:val="22"/>
          <w:szCs w:val="22"/>
          <w:lang w:val="la-Latn"/>
        </w:rPr>
        <w:t xml:space="preserve"> infra domum intraverit</w:t>
      </w:r>
      <w:r w:rsidR="009B2994" w:rsidRPr="007A06F5">
        <w:rPr>
          <w:sz w:val="22"/>
          <w:szCs w:val="22"/>
          <w:lang w:val="la-Latn"/>
        </w:rPr>
        <w:t xml:space="preserve">, </w:t>
      </w:r>
      <w:r w:rsidR="0047091F" w:rsidRPr="007A06F5">
        <w:rPr>
          <w:sz w:val="22"/>
          <w:szCs w:val="22"/>
          <w:lang w:val="la-Latn"/>
        </w:rPr>
        <w:t>36 ** soli</w:t>
      </w:r>
      <w:r w:rsidRPr="007A06F5">
        <w:rPr>
          <w:sz w:val="22"/>
          <w:szCs w:val="22"/>
          <w:lang w:val="la-Latn"/>
        </w:rPr>
        <w:t>dos conponat</w:t>
      </w:r>
      <w:r w:rsidR="009B2994" w:rsidRPr="007A06F5">
        <w:rPr>
          <w:sz w:val="22"/>
          <w:szCs w:val="22"/>
          <w:lang w:val="la-Latn"/>
        </w:rPr>
        <w:t xml:space="preserve">. </w:t>
      </w:r>
    </w:p>
    <w:p w14:paraId="1E681E5A" w14:textId="7B81AF44" w:rsidR="000B11FF"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XI</w:t>
      </w:r>
      <w:r w:rsidR="009B2994" w:rsidRPr="007A06F5">
        <w:rPr>
          <w:rFonts w:ascii="Times New Roman" w:eastAsia="Times New Roman" w:hAnsi="Times New Roman" w:cs="Times New Roman"/>
          <w:sz w:val="24"/>
          <w:szCs w:val="24"/>
          <w:lang w:val="la-Latn" w:eastAsia="de-DE"/>
        </w:rPr>
        <w:t xml:space="preserve">. </w:t>
      </w:r>
      <w:r w:rsidR="000B11FF"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47091F" w:rsidRPr="007A06F5">
        <w:rPr>
          <w:rFonts w:ascii="Times New Roman" w:eastAsia="Times New Roman" w:hAnsi="Times New Roman" w:cs="Times New Roman"/>
          <w:sz w:val="24"/>
          <w:szCs w:val="24"/>
          <w:lang w:val="la-Latn" w:eastAsia="de-DE"/>
        </w:rPr>
        <w:t xml:space="preserve">qui in presbiteri curtem </w:t>
      </w:r>
      <w:r w:rsidRPr="007A06F5">
        <w:rPr>
          <w:rFonts w:ascii="Times New Roman" w:eastAsia="Times New Roman" w:hAnsi="Times New Roman" w:cs="Times New Roman"/>
          <w:sz w:val="24"/>
          <w:szCs w:val="24"/>
          <w:lang w:val="la-Latn" w:eastAsia="de-DE"/>
        </w:rPr>
        <w:t>armatus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ingreditur</w:t>
      </w:r>
      <w:r w:rsidR="009B2994" w:rsidRPr="007A06F5">
        <w:rPr>
          <w:rFonts w:ascii="Times New Roman" w:eastAsia="Times New Roman" w:hAnsi="Times New Roman" w:cs="Times New Roman"/>
          <w:sz w:val="24"/>
          <w:szCs w:val="24"/>
          <w:lang w:val="la-Latn" w:eastAsia="de-DE"/>
        </w:rPr>
        <w:t xml:space="preserve">. </w:t>
      </w:r>
    </w:p>
    <w:p w14:paraId="71972498" w14:textId="71D18616" w:rsidR="00A62AA1" w:rsidRPr="007A06F5" w:rsidRDefault="00A62AA1" w:rsidP="000B11FF">
      <w:pPr>
        <w:pStyle w:val="Normlnweb"/>
        <w:spacing w:before="0" w:beforeAutospacing="0" w:after="120" w:afterAutospacing="0"/>
        <w:ind w:left="720"/>
        <w:rPr>
          <w:sz w:val="22"/>
          <w:szCs w:val="22"/>
          <w:lang w:val="la-Latn"/>
        </w:rPr>
      </w:pPr>
      <w:r w:rsidRPr="007A06F5">
        <w:rPr>
          <w:sz w:val="22"/>
          <w:szCs w:val="22"/>
          <w:highlight w:val="yellow"/>
          <w:lang w:val="la-Latn"/>
        </w:rPr>
        <w:t>Si</w:t>
      </w:r>
      <w:r w:rsidR="009B2994" w:rsidRPr="007A06F5">
        <w:rPr>
          <w:sz w:val="22"/>
          <w:szCs w:val="22"/>
          <w:highlight w:val="yellow"/>
          <w:lang w:val="la-Latn"/>
        </w:rPr>
        <w:t xml:space="preserve"> </w:t>
      </w:r>
      <w:r w:rsidRPr="007A06F5">
        <w:rPr>
          <w:sz w:val="22"/>
          <w:szCs w:val="22"/>
          <w:highlight w:val="yellow"/>
          <w:lang w:val="la-Latn"/>
        </w:rPr>
        <w:t>autem in presbiteri curtem</w:t>
      </w:r>
      <w:r w:rsidR="00762AD2" w:rsidRPr="007A06F5">
        <w:rPr>
          <w:sz w:val="22"/>
          <w:szCs w:val="22"/>
          <w:highlight w:val="yellow"/>
          <w:lang w:val="la-Latn"/>
        </w:rPr>
        <w:t>,</w:t>
      </w:r>
      <w:r w:rsidR="009B2994" w:rsidRPr="007A06F5">
        <w:rPr>
          <w:sz w:val="22"/>
          <w:szCs w:val="22"/>
          <w:highlight w:val="yellow"/>
          <w:lang w:val="la-Latn"/>
        </w:rPr>
        <w:t xml:space="preserve"> </w:t>
      </w:r>
      <w:r w:rsidR="0047091F" w:rsidRPr="007A06F5">
        <w:rPr>
          <w:sz w:val="22"/>
          <w:szCs w:val="22"/>
          <w:highlight w:val="yellow"/>
          <w:lang w:val="la-Latn"/>
        </w:rPr>
        <w:t xml:space="preserve">qui </w:t>
      </w:r>
      <w:r w:rsidRPr="007A06F5">
        <w:rPr>
          <w:sz w:val="22"/>
          <w:szCs w:val="22"/>
          <w:highlight w:val="yellow"/>
          <w:lang w:val="la-Latn"/>
        </w:rPr>
        <w:t>in parochia positus</w:t>
      </w:r>
      <w:r w:rsidR="009B2994" w:rsidRPr="007A06F5">
        <w:rPr>
          <w:sz w:val="22"/>
          <w:szCs w:val="22"/>
          <w:highlight w:val="yellow"/>
          <w:lang w:val="la-Latn"/>
        </w:rPr>
        <w:t xml:space="preserve"> </w:t>
      </w:r>
      <w:r w:rsidRPr="007A06F5">
        <w:rPr>
          <w:sz w:val="22"/>
          <w:szCs w:val="22"/>
          <w:highlight w:val="yellow"/>
          <w:lang w:val="la-Latn"/>
        </w:rPr>
        <w:t>est ab episcopo</w:t>
      </w:r>
      <w:r w:rsidR="009B2994" w:rsidRPr="007A06F5">
        <w:rPr>
          <w:sz w:val="22"/>
          <w:szCs w:val="22"/>
          <w:highlight w:val="yellow"/>
          <w:lang w:val="la-Latn"/>
        </w:rPr>
        <w:t xml:space="preserve">, </w:t>
      </w:r>
      <w:r w:rsidR="0047091F" w:rsidRPr="007A06F5">
        <w:rPr>
          <w:sz w:val="22"/>
          <w:szCs w:val="22"/>
          <w:highlight w:val="yellow"/>
          <w:lang w:val="la-Latn"/>
        </w:rPr>
        <w:t xml:space="preserve">contra </w:t>
      </w:r>
      <w:r w:rsidRPr="007A06F5">
        <w:rPr>
          <w:sz w:val="22"/>
          <w:szCs w:val="22"/>
          <w:highlight w:val="yellow"/>
          <w:lang w:val="la-Latn"/>
        </w:rPr>
        <w:t>legem armatus</w:t>
      </w:r>
      <w:r w:rsidR="009B2994" w:rsidRPr="007A06F5">
        <w:rPr>
          <w:sz w:val="22"/>
          <w:szCs w:val="22"/>
          <w:highlight w:val="yellow"/>
          <w:lang w:val="la-Latn"/>
        </w:rPr>
        <w:t xml:space="preserve"> </w:t>
      </w:r>
      <w:r w:rsidRPr="007A06F5">
        <w:rPr>
          <w:sz w:val="22"/>
          <w:szCs w:val="22"/>
          <w:highlight w:val="yellow"/>
          <w:lang w:val="la-Latn"/>
        </w:rPr>
        <w:t>intraverit</w:t>
      </w:r>
      <w:r w:rsidR="00762AD2" w:rsidRPr="007A06F5">
        <w:rPr>
          <w:sz w:val="22"/>
          <w:szCs w:val="22"/>
          <w:highlight w:val="yellow"/>
          <w:lang w:val="la-Latn"/>
        </w:rPr>
        <w:t>,</w:t>
      </w:r>
      <w:r w:rsidR="009B2994" w:rsidRPr="007A06F5">
        <w:rPr>
          <w:sz w:val="22"/>
          <w:szCs w:val="22"/>
          <w:highlight w:val="yellow"/>
          <w:lang w:val="la-Latn"/>
        </w:rPr>
        <w:t xml:space="preserve"> </w:t>
      </w:r>
      <w:r w:rsidR="0047091F" w:rsidRPr="007A06F5">
        <w:rPr>
          <w:sz w:val="22"/>
          <w:szCs w:val="22"/>
          <w:highlight w:val="yellow"/>
          <w:lang w:val="la-Latn"/>
        </w:rPr>
        <w:t xml:space="preserve">sicut superius </w:t>
      </w:r>
      <w:r w:rsidRPr="007A06F5">
        <w:rPr>
          <w:sz w:val="22"/>
          <w:szCs w:val="22"/>
          <w:highlight w:val="yellow"/>
          <w:lang w:val="la-Latn"/>
        </w:rPr>
        <w:t>diximus</w:t>
      </w:r>
      <w:r w:rsidR="00762AD2" w:rsidRPr="007A06F5">
        <w:rPr>
          <w:sz w:val="22"/>
          <w:szCs w:val="22"/>
          <w:highlight w:val="yellow"/>
          <w:lang w:val="la-Latn"/>
        </w:rPr>
        <w:t>,</w:t>
      </w:r>
      <w:r w:rsidR="009B2994" w:rsidRPr="007A06F5">
        <w:rPr>
          <w:sz w:val="22"/>
          <w:szCs w:val="22"/>
          <w:highlight w:val="yellow"/>
          <w:lang w:val="la-Latn"/>
        </w:rPr>
        <w:t xml:space="preserve"> </w:t>
      </w:r>
      <w:r w:rsidRPr="007A06F5">
        <w:rPr>
          <w:sz w:val="22"/>
          <w:szCs w:val="22"/>
          <w:highlight w:val="yellow"/>
          <w:lang w:val="la-Latn"/>
        </w:rPr>
        <w:t>sicut solet aliis</w:t>
      </w:r>
      <w:r w:rsidR="009B2994" w:rsidRPr="007A06F5">
        <w:rPr>
          <w:sz w:val="22"/>
          <w:szCs w:val="22"/>
          <w:highlight w:val="yellow"/>
          <w:lang w:val="la-Latn"/>
        </w:rPr>
        <w:t xml:space="preserve"> </w:t>
      </w:r>
      <w:r w:rsidRPr="007A06F5">
        <w:rPr>
          <w:sz w:val="22"/>
          <w:szCs w:val="22"/>
          <w:highlight w:val="yellow"/>
          <w:lang w:val="la-Latn"/>
        </w:rPr>
        <w:t>liberis</w:t>
      </w:r>
      <w:r w:rsidR="009B2994" w:rsidRPr="007A06F5">
        <w:rPr>
          <w:sz w:val="22"/>
          <w:szCs w:val="22"/>
          <w:highlight w:val="yellow"/>
          <w:lang w:val="la-Latn"/>
        </w:rPr>
        <w:t xml:space="preserve"> </w:t>
      </w:r>
      <w:r w:rsidR="000B11FF" w:rsidRPr="007A06F5">
        <w:rPr>
          <w:sz w:val="22"/>
          <w:szCs w:val="22"/>
          <w:highlight w:val="yellow"/>
          <w:lang w:val="la-Latn"/>
        </w:rPr>
        <w:t>Ala</w:t>
      </w:r>
      <w:r w:rsidRPr="007A06F5">
        <w:rPr>
          <w:sz w:val="22"/>
          <w:szCs w:val="22"/>
          <w:highlight w:val="yellow"/>
          <w:lang w:val="la-Latn"/>
        </w:rPr>
        <w:t>mannis conponere</w:t>
      </w:r>
      <w:r w:rsidR="00762AD2" w:rsidRPr="007A06F5">
        <w:rPr>
          <w:sz w:val="22"/>
          <w:szCs w:val="22"/>
          <w:highlight w:val="yellow"/>
          <w:lang w:val="la-Latn"/>
        </w:rPr>
        <w:t>,</w:t>
      </w:r>
      <w:r w:rsidR="009B2994" w:rsidRPr="007A06F5">
        <w:rPr>
          <w:sz w:val="22"/>
          <w:szCs w:val="22"/>
          <w:highlight w:val="yellow"/>
          <w:lang w:val="la-Latn"/>
        </w:rPr>
        <w:t xml:space="preserve"> </w:t>
      </w:r>
      <w:r w:rsidRPr="007A06F5">
        <w:rPr>
          <w:sz w:val="22"/>
          <w:szCs w:val="22"/>
          <w:highlight w:val="yellow"/>
          <w:lang w:val="la-Latn"/>
        </w:rPr>
        <w:t>ita presbitero</w:t>
      </w:r>
      <w:r w:rsidR="009B2994" w:rsidRPr="007A06F5">
        <w:rPr>
          <w:sz w:val="22"/>
          <w:szCs w:val="22"/>
          <w:highlight w:val="yellow"/>
          <w:lang w:val="la-Latn"/>
        </w:rPr>
        <w:t xml:space="preserve"> </w:t>
      </w:r>
      <w:r w:rsidR="0047091F" w:rsidRPr="007A06F5">
        <w:rPr>
          <w:sz w:val="22"/>
          <w:szCs w:val="22"/>
          <w:highlight w:val="yellow"/>
          <w:lang w:val="la-Latn"/>
        </w:rPr>
        <w:t xml:space="preserve">tripliciter </w:t>
      </w:r>
      <w:r w:rsidRPr="007A06F5">
        <w:rPr>
          <w:sz w:val="22"/>
          <w:szCs w:val="22"/>
          <w:highlight w:val="yellow"/>
          <w:lang w:val="la-Latn"/>
        </w:rPr>
        <w:t>conponat</w:t>
      </w:r>
      <w:r w:rsidR="009B2994" w:rsidRPr="007A06F5">
        <w:rPr>
          <w:sz w:val="22"/>
          <w:szCs w:val="22"/>
          <w:highlight w:val="yellow"/>
          <w:lang w:val="la-Latn"/>
        </w:rPr>
        <w:t xml:space="preserve"> </w:t>
      </w:r>
      <w:r w:rsidR="0047091F" w:rsidRPr="007A06F5">
        <w:rPr>
          <w:sz w:val="22"/>
          <w:szCs w:val="22"/>
          <w:highlight w:val="yellow"/>
          <w:lang w:val="la-Latn"/>
        </w:rPr>
        <w:t xml:space="preserve">***, </w:t>
      </w:r>
      <w:r w:rsidRPr="007A06F5">
        <w:rPr>
          <w:sz w:val="22"/>
          <w:szCs w:val="22"/>
          <w:highlight w:val="yellow"/>
          <w:lang w:val="la-Latn"/>
        </w:rPr>
        <w:t>hoc est</w:t>
      </w:r>
      <w:r w:rsidR="00E55DD3" w:rsidRPr="007A06F5">
        <w:rPr>
          <w:sz w:val="22"/>
          <w:szCs w:val="22"/>
          <w:highlight w:val="yellow"/>
          <w:lang w:val="la-Latn"/>
        </w:rPr>
        <w:t xml:space="preserve"> </w:t>
      </w:r>
      <w:r w:rsidRPr="007A06F5">
        <w:rPr>
          <w:sz w:val="22"/>
          <w:szCs w:val="22"/>
          <w:highlight w:val="yellow"/>
          <w:lang w:val="la-Latn"/>
        </w:rPr>
        <w:t>solidos</w:t>
      </w:r>
      <w:r w:rsidR="009B2994" w:rsidRPr="007A06F5">
        <w:rPr>
          <w:sz w:val="22"/>
          <w:szCs w:val="22"/>
          <w:highlight w:val="yellow"/>
          <w:lang w:val="la-Latn"/>
        </w:rPr>
        <w:t xml:space="preserve">; </w:t>
      </w:r>
      <w:r w:rsidRPr="007A06F5">
        <w:rPr>
          <w:sz w:val="22"/>
          <w:szCs w:val="22"/>
          <w:highlight w:val="yellow"/>
          <w:lang w:val="la-Latn"/>
        </w:rPr>
        <w:t>et si in</w:t>
      </w:r>
      <w:r w:rsidR="009B2994" w:rsidRPr="007A06F5">
        <w:rPr>
          <w:sz w:val="22"/>
          <w:szCs w:val="22"/>
          <w:highlight w:val="yellow"/>
          <w:lang w:val="la-Latn"/>
        </w:rPr>
        <w:t xml:space="preserve"> </w:t>
      </w:r>
      <w:r w:rsidRPr="007A06F5">
        <w:rPr>
          <w:sz w:val="22"/>
          <w:szCs w:val="22"/>
          <w:highlight w:val="yellow"/>
          <w:lang w:val="la-Latn"/>
        </w:rPr>
        <w:t>casam</w:t>
      </w:r>
      <w:r w:rsidR="009B2994" w:rsidRPr="007A06F5">
        <w:rPr>
          <w:sz w:val="22"/>
          <w:szCs w:val="22"/>
          <w:highlight w:val="yellow"/>
          <w:lang w:val="la-Latn"/>
        </w:rPr>
        <w:t xml:space="preserve">, </w:t>
      </w:r>
      <w:r w:rsidRPr="007A06F5">
        <w:rPr>
          <w:sz w:val="22"/>
          <w:szCs w:val="22"/>
          <w:highlight w:val="yellow"/>
          <w:lang w:val="la-Latn"/>
        </w:rPr>
        <w:t>cum</w:t>
      </w:r>
      <w:r w:rsidR="009B2994" w:rsidRPr="007A06F5">
        <w:rPr>
          <w:sz w:val="22"/>
          <w:szCs w:val="22"/>
          <w:highlight w:val="yellow"/>
          <w:lang w:val="la-Latn"/>
        </w:rPr>
        <w:t xml:space="preserve"> </w:t>
      </w:r>
      <w:r w:rsidRPr="007A06F5">
        <w:rPr>
          <w:sz w:val="22"/>
          <w:szCs w:val="22"/>
          <w:highlight w:val="yellow"/>
          <w:lang w:val="la-Latn"/>
        </w:rPr>
        <w:t>36 s</w:t>
      </w:r>
      <w:r w:rsidR="009B2994" w:rsidRPr="007A06F5">
        <w:rPr>
          <w:sz w:val="22"/>
          <w:szCs w:val="22"/>
          <w:highlight w:val="yellow"/>
          <w:lang w:val="la-Latn"/>
        </w:rPr>
        <w:t>.</w:t>
      </w:r>
      <w:r w:rsidR="009B2994" w:rsidRPr="007A06F5">
        <w:rPr>
          <w:sz w:val="22"/>
          <w:szCs w:val="22"/>
          <w:lang w:val="la-Latn"/>
        </w:rPr>
        <w:t xml:space="preserve"> </w:t>
      </w:r>
    </w:p>
    <w:p w14:paraId="67DFE72A" w14:textId="610374C7"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XII</w:t>
      </w:r>
      <w:r w:rsidR="009B2994" w:rsidRPr="007A06F5">
        <w:rPr>
          <w:rFonts w:ascii="Times New Roman" w:eastAsia="Times New Roman" w:hAnsi="Times New Roman" w:cs="Times New Roman"/>
          <w:sz w:val="24"/>
          <w:szCs w:val="24"/>
          <w:lang w:val="la-Latn" w:eastAsia="de-DE"/>
        </w:rPr>
        <w:t xml:space="preserve">. </w:t>
      </w:r>
      <w:r w:rsidR="000B11FF"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episcopo 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fecerint</w:t>
      </w:r>
      <w:r w:rsidR="009B2994" w:rsidRPr="007A06F5">
        <w:rPr>
          <w:rFonts w:ascii="Times New Roman" w:eastAsia="Times New Roman" w:hAnsi="Times New Roman" w:cs="Times New Roman"/>
          <w:sz w:val="24"/>
          <w:szCs w:val="24"/>
          <w:lang w:val="la-Latn" w:eastAsia="de-DE"/>
        </w:rPr>
        <w:t xml:space="preserve">. </w:t>
      </w:r>
    </w:p>
    <w:p w14:paraId="7CA0B5FB" w14:textId="180F0501" w:rsidR="00A62AA1" w:rsidRPr="007A06F5" w:rsidRDefault="00A62AA1" w:rsidP="000B11FF">
      <w:pPr>
        <w:pStyle w:val="Normlnweb"/>
        <w:spacing w:before="0" w:beforeAutospacing="0" w:after="120" w:afterAutospacing="0"/>
        <w:ind w:left="720"/>
        <w:rPr>
          <w:sz w:val="22"/>
          <w:szCs w:val="22"/>
          <w:lang w:val="la-Latn"/>
        </w:rPr>
      </w:pPr>
      <w:r w:rsidRPr="007A06F5">
        <w:rPr>
          <w:sz w:val="22"/>
          <w:szCs w:val="22"/>
          <w:highlight w:val="green"/>
          <w:lang w:val="la-Latn"/>
        </w:rPr>
        <w:t>Si quis</w:t>
      </w:r>
      <w:r w:rsidR="009B2994" w:rsidRPr="007A06F5">
        <w:rPr>
          <w:sz w:val="22"/>
          <w:szCs w:val="22"/>
          <w:highlight w:val="green"/>
          <w:lang w:val="la-Latn"/>
        </w:rPr>
        <w:t xml:space="preserve"> </w:t>
      </w:r>
      <w:r w:rsidRPr="007A06F5">
        <w:rPr>
          <w:sz w:val="22"/>
          <w:szCs w:val="22"/>
          <w:highlight w:val="green"/>
          <w:lang w:val="la-Latn"/>
        </w:rPr>
        <w:t>episcopo aliquam iniuriam / fecerit vel a plagaverit vel a fustaverit *</w:t>
      </w:r>
      <w:r w:rsidR="0047091F" w:rsidRPr="007A06F5">
        <w:rPr>
          <w:sz w:val="22"/>
          <w:szCs w:val="22"/>
          <w:highlight w:val="green"/>
          <w:lang w:val="la-Latn"/>
        </w:rPr>
        <w:t xml:space="preserve"> vel </w:t>
      </w:r>
      <w:r w:rsidRPr="007A06F5">
        <w:rPr>
          <w:sz w:val="22"/>
          <w:szCs w:val="22"/>
          <w:highlight w:val="green"/>
          <w:lang w:val="la-Latn"/>
        </w:rPr>
        <w:t>mancaverit</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w:t>
      </w:r>
      <w:r w:rsidR="0047091F" w:rsidRPr="007A06F5">
        <w:rPr>
          <w:sz w:val="22"/>
          <w:szCs w:val="22"/>
          <w:highlight w:val="green"/>
          <w:lang w:val="la-Latn"/>
        </w:rPr>
        <w:t>*, omnia tripliciter *** conpo</w:t>
      </w:r>
      <w:r w:rsidRPr="007A06F5">
        <w:rPr>
          <w:sz w:val="22"/>
          <w:szCs w:val="22"/>
          <w:highlight w:val="green"/>
          <w:lang w:val="la-Latn"/>
        </w:rPr>
        <w:t>nantur</w:t>
      </w:r>
      <w:r w:rsidR="009B2994" w:rsidRPr="007A06F5">
        <w:rPr>
          <w:sz w:val="22"/>
          <w:szCs w:val="22"/>
          <w:highlight w:val="green"/>
          <w:lang w:val="la-Latn"/>
        </w:rPr>
        <w:t xml:space="preserve">, </w:t>
      </w:r>
      <w:r w:rsidRPr="007A06F5">
        <w:rPr>
          <w:sz w:val="22"/>
          <w:szCs w:val="22"/>
          <w:highlight w:val="green"/>
          <w:lang w:val="la-Latn"/>
        </w:rPr>
        <w:t>sicut</w:t>
      </w:r>
      <w:r w:rsidR="009B2994" w:rsidRPr="007A06F5">
        <w:rPr>
          <w:sz w:val="22"/>
          <w:szCs w:val="22"/>
          <w:highlight w:val="green"/>
          <w:lang w:val="la-Latn"/>
        </w:rPr>
        <w:t xml:space="preserve"> </w:t>
      </w:r>
      <w:r w:rsidRPr="007A06F5">
        <w:rPr>
          <w:sz w:val="22"/>
          <w:szCs w:val="22"/>
          <w:highlight w:val="green"/>
          <w:lang w:val="la-Latn"/>
        </w:rPr>
        <w:t>ceteri parentes eius</w:t>
      </w:r>
      <w:r w:rsidR="009B2994" w:rsidRPr="007A06F5">
        <w:rPr>
          <w:sz w:val="22"/>
          <w:szCs w:val="22"/>
          <w:highlight w:val="green"/>
          <w:lang w:val="la-Latn"/>
        </w:rPr>
        <w:t xml:space="preserve"> </w:t>
      </w:r>
      <w:r w:rsidR="0047091F" w:rsidRPr="007A06F5">
        <w:rPr>
          <w:sz w:val="22"/>
          <w:szCs w:val="22"/>
          <w:highlight w:val="green"/>
          <w:lang w:val="la-Latn"/>
        </w:rPr>
        <w:t>conpo</w:t>
      </w:r>
      <w:r w:rsidRPr="007A06F5">
        <w:rPr>
          <w:sz w:val="22"/>
          <w:szCs w:val="22"/>
          <w:highlight w:val="green"/>
          <w:lang w:val="la-Latn"/>
        </w:rPr>
        <w:t>sitionem habebunt</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Ac si melius</w:t>
      </w:r>
      <w:r w:rsidR="009B2994" w:rsidRPr="007A06F5">
        <w:rPr>
          <w:sz w:val="22"/>
          <w:szCs w:val="22"/>
          <w:highlight w:val="green"/>
          <w:lang w:val="la-Latn"/>
        </w:rPr>
        <w:t xml:space="preserve"> </w:t>
      </w:r>
      <w:r w:rsidRPr="007A06F5">
        <w:rPr>
          <w:sz w:val="22"/>
          <w:szCs w:val="22"/>
          <w:highlight w:val="green"/>
          <w:lang w:val="la-Latn"/>
        </w:rPr>
        <w:t>dicamus</w:t>
      </w:r>
      <w:r w:rsidR="009B2994" w:rsidRPr="007A06F5">
        <w:rPr>
          <w:sz w:val="22"/>
          <w:szCs w:val="22"/>
          <w:highlight w:val="green"/>
          <w:lang w:val="la-Latn"/>
        </w:rPr>
        <w:t xml:space="preserve">, </w:t>
      </w:r>
      <w:r w:rsidRPr="007A06F5">
        <w:rPr>
          <w:sz w:val="22"/>
          <w:szCs w:val="22"/>
          <w:highlight w:val="green"/>
          <w:lang w:val="la-Latn"/>
        </w:rPr>
        <w:t>sicut et ducem ita in</w:t>
      </w:r>
      <w:r w:rsidR="009B2994" w:rsidRPr="007A06F5">
        <w:rPr>
          <w:sz w:val="22"/>
          <w:szCs w:val="22"/>
          <w:highlight w:val="green"/>
          <w:lang w:val="la-Latn"/>
        </w:rPr>
        <w:t xml:space="preserve"> </w:t>
      </w:r>
      <w:r w:rsidRPr="007A06F5">
        <w:rPr>
          <w:sz w:val="22"/>
          <w:szCs w:val="22"/>
          <w:highlight w:val="green"/>
          <w:lang w:val="la-Latn"/>
        </w:rPr>
        <w:t>omnibus</w:t>
      </w:r>
      <w:r w:rsidR="009B2994" w:rsidRPr="007A06F5">
        <w:rPr>
          <w:sz w:val="22"/>
          <w:szCs w:val="22"/>
          <w:highlight w:val="green"/>
          <w:lang w:val="la-Latn"/>
        </w:rPr>
        <w:t xml:space="preserve"> </w:t>
      </w:r>
      <w:r w:rsidRPr="007A06F5">
        <w:rPr>
          <w:sz w:val="22"/>
          <w:szCs w:val="22"/>
          <w:highlight w:val="green"/>
          <w:lang w:val="la-Latn"/>
        </w:rPr>
        <w:t>eum</w:t>
      </w:r>
      <w:r w:rsidR="009B2994" w:rsidRPr="007A06F5">
        <w:rPr>
          <w:sz w:val="22"/>
          <w:szCs w:val="22"/>
          <w:highlight w:val="green"/>
          <w:lang w:val="la-Latn"/>
        </w:rPr>
        <w:t xml:space="preserve"> </w:t>
      </w:r>
      <w:r w:rsidR="0047091F" w:rsidRPr="007A06F5">
        <w:rPr>
          <w:sz w:val="22"/>
          <w:szCs w:val="22"/>
          <w:highlight w:val="green"/>
          <w:lang w:val="la-Latn"/>
        </w:rPr>
        <w:t>con</w:t>
      </w:r>
      <w:r w:rsidRPr="007A06F5">
        <w:rPr>
          <w:sz w:val="22"/>
          <w:szCs w:val="22"/>
          <w:highlight w:val="green"/>
          <w:lang w:val="la-Latn"/>
        </w:rPr>
        <w:t>po</w:t>
      </w:r>
      <w:r w:rsidR="000B11FF" w:rsidRPr="007A06F5">
        <w:rPr>
          <w:sz w:val="22"/>
          <w:szCs w:val="22"/>
          <w:highlight w:val="green"/>
          <w:lang w:val="la-Latn"/>
        </w:rPr>
        <w:t>nat</w:t>
      </w:r>
      <w:r w:rsidR="009B2994" w:rsidRPr="007A06F5">
        <w:rPr>
          <w:sz w:val="22"/>
          <w:szCs w:val="22"/>
          <w:highlight w:val="green"/>
          <w:lang w:val="la-Latn"/>
        </w:rPr>
        <w:t xml:space="preserve">; </w:t>
      </w:r>
      <w:r w:rsidRPr="007A06F5">
        <w:rPr>
          <w:sz w:val="22"/>
          <w:szCs w:val="22"/>
          <w:highlight w:val="green"/>
          <w:lang w:val="la-Latn"/>
        </w:rPr>
        <w:t>et si occisus</w:t>
      </w:r>
      <w:r w:rsidR="009B2994" w:rsidRPr="007A06F5">
        <w:rPr>
          <w:sz w:val="22"/>
          <w:szCs w:val="22"/>
          <w:highlight w:val="green"/>
          <w:lang w:val="la-Latn"/>
        </w:rPr>
        <w:t xml:space="preserve"> </w:t>
      </w:r>
      <w:r w:rsidRPr="007A06F5">
        <w:rPr>
          <w:sz w:val="22"/>
          <w:szCs w:val="22"/>
          <w:highlight w:val="green"/>
          <w:lang w:val="la-Latn"/>
        </w:rPr>
        <w:t>fuerit</w:t>
      </w:r>
      <w:r w:rsidR="009B2994" w:rsidRPr="007A06F5">
        <w:rPr>
          <w:sz w:val="22"/>
          <w:szCs w:val="22"/>
          <w:highlight w:val="green"/>
          <w:lang w:val="la-Latn"/>
        </w:rPr>
        <w:t xml:space="preserve">, </w:t>
      </w:r>
      <w:r w:rsidRPr="007A06F5">
        <w:rPr>
          <w:sz w:val="22"/>
          <w:szCs w:val="22"/>
          <w:highlight w:val="green"/>
          <w:lang w:val="la-Latn"/>
        </w:rPr>
        <w:t>sicut et</w:t>
      </w:r>
      <w:r w:rsidR="009B2994" w:rsidRPr="007A06F5">
        <w:rPr>
          <w:sz w:val="22"/>
          <w:szCs w:val="22"/>
          <w:highlight w:val="green"/>
          <w:lang w:val="la-Latn"/>
        </w:rPr>
        <w:t xml:space="preserve"> </w:t>
      </w:r>
      <w:r w:rsidRPr="007A06F5">
        <w:rPr>
          <w:sz w:val="22"/>
          <w:szCs w:val="22"/>
          <w:highlight w:val="green"/>
          <w:lang w:val="la-Latn"/>
        </w:rPr>
        <w:t>illum ducem ita</w:t>
      </w:r>
      <w:r w:rsidR="009B2994" w:rsidRPr="007A06F5">
        <w:rPr>
          <w:sz w:val="22"/>
          <w:szCs w:val="22"/>
          <w:highlight w:val="green"/>
          <w:lang w:val="la-Latn"/>
        </w:rPr>
        <w:t xml:space="preserve"> </w:t>
      </w:r>
      <w:r w:rsidRPr="007A06F5">
        <w:rPr>
          <w:sz w:val="22"/>
          <w:szCs w:val="22"/>
          <w:highlight w:val="green"/>
          <w:lang w:val="la-Latn"/>
        </w:rPr>
        <w:t>eum solvat aut</w:t>
      </w:r>
      <w:r w:rsidR="009B2994" w:rsidRPr="007A06F5">
        <w:rPr>
          <w:sz w:val="22"/>
          <w:szCs w:val="22"/>
          <w:highlight w:val="green"/>
          <w:lang w:val="la-Latn"/>
        </w:rPr>
        <w:t xml:space="preserve"> </w:t>
      </w:r>
      <w:r w:rsidR="0047091F" w:rsidRPr="007A06F5">
        <w:rPr>
          <w:sz w:val="22"/>
          <w:szCs w:val="22"/>
          <w:highlight w:val="green"/>
          <w:lang w:val="la-Latn"/>
        </w:rPr>
        <w:t xml:space="preserve">regi aut </w:t>
      </w:r>
      <w:r w:rsidRPr="007A06F5">
        <w:rPr>
          <w:sz w:val="22"/>
          <w:szCs w:val="22"/>
          <w:highlight w:val="green"/>
          <w:lang w:val="la-Latn"/>
        </w:rPr>
        <w:t>duci aut ad</w:t>
      </w:r>
      <w:r w:rsidR="009B2994" w:rsidRPr="007A06F5">
        <w:rPr>
          <w:sz w:val="22"/>
          <w:szCs w:val="22"/>
          <w:highlight w:val="green"/>
          <w:lang w:val="la-Latn"/>
        </w:rPr>
        <w:t xml:space="preserve"> </w:t>
      </w:r>
      <w:r w:rsidRPr="007A06F5">
        <w:rPr>
          <w:sz w:val="22"/>
          <w:szCs w:val="22"/>
          <w:highlight w:val="green"/>
          <w:lang w:val="la-Latn"/>
        </w:rPr>
        <w:t>ecclesiam</w:t>
      </w:r>
      <w:r w:rsidR="009B2994" w:rsidRPr="007A06F5">
        <w:rPr>
          <w:sz w:val="22"/>
          <w:szCs w:val="22"/>
          <w:highlight w:val="green"/>
          <w:lang w:val="la-Latn"/>
        </w:rPr>
        <w:t xml:space="preserve">, </w:t>
      </w:r>
      <w:r w:rsidRPr="007A06F5">
        <w:rPr>
          <w:sz w:val="22"/>
          <w:szCs w:val="22"/>
          <w:highlight w:val="green"/>
          <w:lang w:val="la-Latn"/>
        </w:rPr>
        <w:t>ubi</w:t>
      </w:r>
      <w:r w:rsidR="009B2994" w:rsidRPr="007A06F5">
        <w:rPr>
          <w:sz w:val="22"/>
          <w:szCs w:val="22"/>
          <w:highlight w:val="green"/>
          <w:lang w:val="la-Latn"/>
        </w:rPr>
        <w:t xml:space="preserve"> </w:t>
      </w:r>
      <w:r w:rsidRPr="007A06F5">
        <w:rPr>
          <w:sz w:val="22"/>
          <w:szCs w:val="22"/>
          <w:highlight w:val="green"/>
          <w:lang w:val="la-Latn"/>
        </w:rPr>
        <w:t>pastor fuit</w:t>
      </w:r>
      <w:r w:rsidR="009042C7" w:rsidRPr="007A06F5">
        <w:rPr>
          <w:sz w:val="22"/>
          <w:szCs w:val="22"/>
          <w:highlight w:val="green"/>
          <w:lang w:val="la-Latn"/>
        </w:rPr>
        <w:t>.</w:t>
      </w:r>
      <w:r w:rsidR="009B2994" w:rsidRPr="007A06F5">
        <w:rPr>
          <w:sz w:val="22"/>
          <w:szCs w:val="22"/>
          <w:lang w:val="la-Latn"/>
        </w:rPr>
        <w:t xml:space="preserve"> </w:t>
      </w:r>
    </w:p>
    <w:p w14:paraId="7F6EF62A" w14:textId="7ABFC41E" w:rsidR="0047091F"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XIII</w:t>
      </w:r>
      <w:r w:rsidR="009B2994" w:rsidRPr="007A06F5">
        <w:rPr>
          <w:rFonts w:ascii="Times New Roman" w:eastAsia="Times New Roman" w:hAnsi="Times New Roman" w:cs="Times New Roman"/>
          <w:sz w:val="24"/>
          <w:szCs w:val="24"/>
          <w:lang w:val="la-Latn" w:eastAsia="de-DE"/>
        </w:rPr>
        <w:t xml:space="preserve">. </w:t>
      </w:r>
      <w:r w:rsidR="000B11FF"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47091F" w:rsidRPr="007A06F5">
        <w:rPr>
          <w:rFonts w:ascii="Times New Roman" w:eastAsia="Times New Roman" w:hAnsi="Times New Roman" w:cs="Times New Roman"/>
          <w:sz w:val="24"/>
          <w:szCs w:val="24"/>
          <w:lang w:val="la-Latn" w:eastAsia="de-DE"/>
        </w:rPr>
        <w:t>presbitero paro</w:t>
      </w:r>
      <w:r w:rsidRPr="007A06F5">
        <w:rPr>
          <w:rFonts w:ascii="Times New Roman" w:eastAsia="Times New Roman" w:hAnsi="Times New Roman" w:cs="Times New Roman"/>
          <w:sz w:val="24"/>
          <w:szCs w:val="24"/>
          <w:lang w:val="la-Latn" w:eastAsia="de-DE"/>
        </w:rPr>
        <w:t>chiano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intulerint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6E763C5B" w14:textId="7D0B65B9" w:rsidR="00A62AA1" w:rsidRPr="007A06F5" w:rsidRDefault="00A62AA1" w:rsidP="000B11FF">
      <w:pPr>
        <w:pStyle w:val="Normlnweb"/>
        <w:spacing w:before="0" w:beforeAutospacing="0" w:after="120" w:afterAutospacing="0"/>
        <w:ind w:left="720"/>
        <w:rPr>
          <w:sz w:val="22"/>
          <w:szCs w:val="22"/>
          <w:lang w:val="la-Latn"/>
        </w:rPr>
      </w:pPr>
      <w:r w:rsidRPr="007A06F5">
        <w:rPr>
          <w:sz w:val="22"/>
          <w:szCs w:val="22"/>
          <w:highlight w:val="yellow"/>
          <w:lang w:val="la-Latn"/>
        </w:rPr>
        <w:t>Si quis presbiterum</w:t>
      </w:r>
      <w:r w:rsidR="009B2994" w:rsidRPr="007A06F5">
        <w:rPr>
          <w:sz w:val="22"/>
          <w:szCs w:val="22"/>
          <w:highlight w:val="yellow"/>
          <w:lang w:val="la-Latn"/>
        </w:rPr>
        <w:t xml:space="preserve"> </w:t>
      </w:r>
      <w:r w:rsidR="003356F9" w:rsidRPr="007A06F5">
        <w:rPr>
          <w:sz w:val="22"/>
          <w:szCs w:val="22"/>
          <w:highlight w:val="yellow"/>
          <w:lang w:val="la-Latn"/>
        </w:rPr>
        <w:t>parochianum in</w:t>
      </w:r>
      <w:r w:rsidRPr="007A06F5">
        <w:rPr>
          <w:sz w:val="22"/>
          <w:szCs w:val="22"/>
          <w:highlight w:val="yellow"/>
          <w:lang w:val="la-Latn"/>
        </w:rPr>
        <w:t>iuriaverit</w:t>
      </w:r>
      <w:r w:rsidR="009B2994" w:rsidRPr="007A06F5">
        <w:rPr>
          <w:sz w:val="22"/>
          <w:szCs w:val="22"/>
          <w:highlight w:val="yellow"/>
          <w:lang w:val="la-Latn"/>
        </w:rPr>
        <w:t xml:space="preserve"> </w:t>
      </w:r>
      <w:r w:rsidRPr="007A06F5">
        <w:rPr>
          <w:sz w:val="22"/>
          <w:szCs w:val="22"/>
          <w:highlight w:val="yellow"/>
          <w:lang w:val="la-Latn"/>
        </w:rPr>
        <w:t>aut</w:t>
      </w:r>
      <w:r w:rsidR="009B2994" w:rsidRPr="007A06F5">
        <w:rPr>
          <w:sz w:val="22"/>
          <w:szCs w:val="22"/>
          <w:highlight w:val="yellow"/>
          <w:lang w:val="la-Latn"/>
        </w:rPr>
        <w:t xml:space="preserve"> </w:t>
      </w:r>
      <w:r w:rsidR="0047091F" w:rsidRPr="007A06F5">
        <w:rPr>
          <w:sz w:val="22"/>
          <w:szCs w:val="22"/>
          <w:highlight w:val="yellow"/>
          <w:lang w:val="la-Latn"/>
        </w:rPr>
        <w:t>fustaverit aut mancaverit</w:t>
      </w:r>
      <w:r w:rsidR="0047091F" w:rsidRPr="007A06F5">
        <w:rPr>
          <w:sz w:val="22"/>
          <w:szCs w:val="22"/>
          <w:lang w:val="la-Latn"/>
        </w:rPr>
        <w:t xml:space="preserve"> </w:t>
      </w:r>
      <w:r w:rsidRPr="007A06F5">
        <w:rPr>
          <w:sz w:val="22"/>
          <w:szCs w:val="22"/>
          <w:lang w:val="la-Latn"/>
        </w:rPr>
        <w:t>vel</w:t>
      </w:r>
      <w:r w:rsidR="009B2994" w:rsidRPr="007A06F5">
        <w:rPr>
          <w:sz w:val="22"/>
          <w:szCs w:val="22"/>
          <w:lang w:val="la-Latn"/>
        </w:rPr>
        <w:t xml:space="preserve"> </w:t>
      </w:r>
      <w:r w:rsidRPr="007A06F5">
        <w:rPr>
          <w:sz w:val="22"/>
          <w:szCs w:val="22"/>
          <w:lang w:val="la-Latn"/>
        </w:rPr>
        <w:t>qualemcumque ei</w:t>
      </w:r>
      <w:r w:rsidR="009B2994" w:rsidRPr="007A06F5">
        <w:rPr>
          <w:sz w:val="22"/>
          <w:szCs w:val="22"/>
          <w:lang w:val="la-Latn"/>
        </w:rPr>
        <w:t xml:space="preserve"> </w:t>
      </w:r>
      <w:r w:rsidRPr="007A06F5">
        <w:rPr>
          <w:sz w:val="22"/>
          <w:szCs w:val="22"/>
          <w:lang w:val="la-Latn"/>
        </w:rPr>
        <w:t>iniuriam intulerit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in </w:t>
      </w:r>
      <w:r w:rsidRPr="007A06F5">
        <w:rPr>
          <w:sz w:val="22"/>
          <w:szCs w:val="22"/>
          <w:lang w:val="la-Latn"/>
        </w:rPr>
        <w:t>triplum conponatur</w:t>
      </w:r>
      <w:r w:rsidR="009B2994" w:rsidRPr="007A06F5">
        <w:rPr>
          <w:sz w:val="22"/>
          <w:szCs w:val="22"/>
          <w:lang w:val="la-Latn"/>
        </w:rPr>
        <w:t xml:space="preserve">; </w:t>
      </w:r>
      <w:r w:rsidRPr="007A06F5">
        <w:rPr>
          <w:sz w:val="22"/>
          <w:szCs w:val="22"/>
          <w:lang w:val="la-Latn"/>
        </w:rPr>
        <w:t>et si eum occiderit</w:t>
      </w:r>
      <w:r w:rsidR="009B2994" w:rsidRPr="007A06F5">
        <w:rPr>
          <w:sz w:val="22"/>
          <w:szCs w:val="22"/>
          <w:lang w:val="la-Latn"/>
        </w:rPr>
        <w:t xml:space="preserve">, </w:t>
      </w:r>
      <w:r w:rsidRPr="007A06F5">
        <w:rPr>
          <w:sz w:val="22"/>
          <w:szCs w:val="22"/>
          <w:lang w:val="la-Latn"/>
        </w:rPr>
        <w:t>600 solidis eum solvat</w:t>
      </w:r>
      <w:r w:rsidR="009B2994" w:rsidRPr="007A06F5">
        <w:rPr>
          <w:sz w:val="22"/>
          <w:szCs w:val="22"/>
          <w:lang w:val="la-Latn"/>
        </w:rPr>
        <w:t xml:space="preserve"> </w:t>
      </w:r>
      <w:r w:rsidRPr="007A06F5">
        <w:rPr>
          <w:sz w:val="22"/>
          <w:szCs w:val="22"/>
          <w:lang w:val="la-Latn"/>
        </w:rPr>
        <w:t>aut ad</w:t>
      </w:r>
      <w:r w:rsidR="009B2994" w:rsidRPr="007A06F5">
        <w:rPr>
          <w:sz w:val="22"/>
          <w:szCs w:val="22"/>
          <w:lang w:val="la-Latn"/>
        </w:rPr>
        <w:t xml:space="preserve"> </w:t>
      </w:r>
      <w:r w:rsidRPr="007A06F5">
        <w:rPr>
          <w:sz w:val="22"/>
          <w:szCs w:val="22"/>
          <w:lang w:val="la-Latn"/>
        </w:rPr>
        <w:t>ecclesiam</w:t>
      </w:r>
      <w:r w:rsidR="009B2994" w:rsidRPr="007A06F5">
        <w:rPr>
          <w:sz w:val="22"/>
          <w:szCs w:val="22"/>
          <w:lang w:val="la-Latn"/>
        </w:rPr>
        <w:t xml:space="preserve">, </w:t>
      </w:r>
      <w:r w:rsidRPr="007A06F5">
        <w:rPr>
          <w:sz w:val="22"/>
          <w:szCs w:val="22"/>
          <w:lang w:val="la-Latn"/>
        </w:rPr>
        <w:t>ubi servivit</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ad</w:t>
      </w:r>
      <w:r w:rsidR="009B2994" w:rsidRPr="007A06F5">
        <w:rPr>
          <w:sz w:val="22"/>
          <w:szCs w:val="22"/>
          <w:lang w:val="la-Latn"/>
        </w:rPr>
        <w:t xml:space="preserve"> </w:t>
      </w:r>
      <w:r w:rsidRPr="007A06F5">
        <w:rPr>
          <w:sz w:val="22"/>
          <w:szCs w:val="22"/>
          <w:lang w:val="la-Latn"/>
        </w:rPr>
        <w:t>episcopum</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de cuius </w:t>
      </w:r>
      <w:r w:rsidRPr="007A06F5">
        <w:rPr>
          <w:sz w:val="22"/>
          <w:szCs w:val="22"/>
          <w:lang w:val="la-Latn"/>
        </w:rPr>
        <w:t>parochia fuit</w:t>
      </w:r>
      <w:r w:rsidR="009B2994" w:rsidRPr="007A06F5">
        <w:rPr>
          <w:sz w:val="22"/>
          <w:szCs w:val="22"/>
          <w:lang w:val="la-Latn"/>
        </w:rPr>
        <w:t xml:space="preserve">. </w:t>
      </w:r>
    </w:p>
    <w:p w14:paraId="2EFDA732" w14:textId="75A163B0"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his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diacono 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fecerint</w:t>
      </w:r>
      <w:r w:rsidR="009B2994" w:rsidRPr="007A06F5">
        <w:rPr>
          <w:rFonts w:ascii="Times New Roman" w:eastAsia="Times New Roman" w:hAnsi="Times New Roman" w:cs="Times New Roman"/>
          <w:sz w:val="24"/>
          <w:szCs w:val="24"/>
          <w:lang w:val="la-Latn" w:eastAsia="de-DE"/>
        </w:rPr>
        <w:t xml:space="preserve">. </w:t>
      </w:r>
    </w:p>
    <w:p w14:paraId="777982F2" w14:textId="7D4EB684" w:rsidR="00A62AA1" w:rsidRPr="007A06F5" w:rsidRDefault="00A62AA1" w:rsidP="000B11FF">
      <w:pPr>
        <w:pStyle w:val="Normlnweb"/>
        <w:spacing w:before="0" w:beforeAutospacing="0" w:after="120" w:afterAutospacing="0"/>
        <w:ind w:left="720"/>
        <w:rPr>
          <w:sz w:val="22"/>
          <w:szCs w:val="22"/>
          <w:lang w:val="la-Latn"/>
        </w:rPr>
      </w:pPr>
      <w:r w:rsidRPr="007A06F5">
        <w:rPr>
          <w:sz w:val="22"/>
          <w:szCs w:val="22"/>
          <w:lang w:val="la-Latn"/>
        </w:rPr>
        <w:t>Si quis diacono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 euangelium / coram a episc</w:t>
      </w:r>
      <w:r w:rsidR="0047091F" w:rsidRPr="007A06F5">
        <w:rPr>
          <w:sz w:val="22"/>
          <w:szCs w:val="22"/>
          <w:lang w:val="la-Latn"/>
        </w:rPr>
        <w:t xml:space="preserve">opo legit et revestitus ante </w:t>
      </w:r>
      <w:r w:rsidRPr="007A06F5">
        <w:rPr>
          <w:sz w:val="22"/>
          <w:szCs w:val="22"/>
          <w:lang w:val="la-Latn"/>
        </w:rPr>
        <w:t>altare officio fungitur</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Pr="007A06F5">
        <w:rPr>
          <w:sz w:val="22"/>
          <w:szCs w:val="22"/>
          <w:lang w:val="la-Latn"/>
        </w:rPr>
        <w:t>quis autem</w:t>
      </w:r>
      <w:r w:rsidR="009B2994" w:rsidRPr="007A06F5">
        <w:rPr>
          <w:sz w:val="22"/>
          <w:szCs w:val="22"/>
          <w:lang w:val="la-Latn"/>
        </w:rPr>
        <w:t xml:space="preserve"> </w:t>
      </w:r>
      <w:r w:rsidR="0047091F" w:rsidRPr="007A06F5">
        <w:rPr>
          <w:sz w:val="22"/>
          <w:szCs w:val="22"/>
          <w:lang w:val="la-Latn"/>
        </w:rPr>
        <w:t xml:space="preserve">ei </w:t>
      </w:r>
      <w:r w:rsidRPr="007A06F5">
        <w:rPr>
          <w:sz w:val="22"/>
          <w:szCs w:val="22"/>
          <w:lang w:val="la-Latn"/>
        </w:rPr>
        <w:t>aliquam</w:t>
      </w:r>
      <w:r w:rsidR="009B2994" w:rsidRPr="007A06F5">
        <w:rPr>
          <w:sz w:val="22"/>
          <w:szCs w:val="22"/>
          <w:lang w:val="la-Latn"/>
        </w:rPr>
        <w:t xml:space="preserve"> </w:t>
      </w:r>
      <w:r w:rsidRPr="007A06F5">
        <w:rPr>
          <w:sz w:val="22"/>
          <w:szCs w:val="22"/>
          <w:lang w:val="la-Latn"/>
        </w:rPr>
        <w:t>iniuriam fecerit ve</w:t>
      </w:r>
      <w:r w:rsidR="000B11FF" w:rsidRPr="007A06F5">
        <w:rPr>
          <w:sz w:val="22"/>
          <w:szCs w:val="22"/>
          <w:lang w:val="la-Latn"/>
        </w:rPr>
        <w:t>l</w:t>
      </w:r>
      <w:r w:rsidRPr="007A06F5">
        <w:rPr>
          <w:sz w:val="22"/>
          <w:szCs w:val="22"/>
          <w:lang w:val="la-Latn"/>
        </w:rPr>
        <w:t xml:space="preserve"> eum</w:t>
      </w:r>
      <w:r w:rsidR="009B2994" w:rsidRPr="007A06F5">
        <w:rPr>
          <w:sz w:val="22"/>
          <w:szCs w:val="22"/>
          <w:lang w:val="la-Latn"/>
        </w:rPr>
        <w:t xml:space="preserve"> </w:t>
      </w:r>
      <w:r w:rsidR="0047091F" w:rsidRPr="007A06F5">
        <w:rPr>
          <w:sz w:val="22"/>
          <w:szCs w:val="22"/>
          <w:lang w:val="la-Latn"/>
        </w:rPr>
        <w:t xml:space="preserve">fusta </w:t>
      </w:r>
      <w:r w:rsidRPr="007A06F5">
        <w:rPr>
          <w:sz w:val="22"/>
          <w:szCs w:val="22"/>
          <w:lang w:val="la-Latn"/>
        </w:rPr>
        <w:t>verit vel</w:t>
      </w:r>
      <w:r w:rsidR="009B2994" w:rsidRPr="007A06F5">
        <w:rPr>
          <w:sz w:val="22"/>
          <w:szCs w:val="22"/>
          <w:lang w:val="la-Latn"/>
        </w:rPr>
        <w:t xml:space="preserve"> </w:t>
      </w:r>
      <w:r w:rsidRPr="007A06F5">
        <w:rPr>
          <w:sz w:val="22"/>
          <w:szCs w:val="22"/>
          <w:lang w:val="la-Latn"/>
        </w:rPr>
        <w:t>plagaverit vel</w:t>
      </w:r>
      <w:r w:rsidR="009B2994" w:rsidRPr="007A06F5">
        <w:rPr>
          <w:sz w:val="22"/>
          <w:szCs w:val="22"/>
          <w:lang w:val="la-Latn"/>
        </w:rPr>
        <w:t xml:space="preserve"> </w:t>
      </w:r>
      <w:r w:rsidRPr="007A06F5">
        <w:rPr>
          <w:sz w:val="22"/>
          <w:szCs w:val="22"/>
          <w:lang w:val="la-Latn"/>
        </w:rPr>
        <w:t>mancaverit</w:t>
      </w:r>
      <w:r w:rsidR="009B2994" w:rsidRPr="007A06F5">
        <w:rPr>
          <w:sz w:val="22"/>
          <w:szCs w:val="22"/>
          <w:lang w:val="la-Latn"/>
        </w:rPr>
        <w:t xml:space="preserve">, </w:t>
      </w:r>
      <w:r w:rsidR="0047091F" w:rsidRPr="007A06F5">
        <w:rPr>
          <w:sz w:val="22"/>
          <w:szCs w:val="22"/>
          <w:lang w:val="la-Latn"/>
        </w:rPr>
        <w:t>du</w:t>
      </w:r>
      <w:r w:rsidR="003356F9" w:rsidRPr="007A06F5">
        <w:rPr>
          <w:sz w:val="22"/>
          <w:szCs w:val="22"/>
          <w:lang w:val="la-Latn"/>
        </w:rPr>
        <w:t>pliciter</w:t>
      </w:r>
      <w:r w:rsidRPr="007A06F5">
        <w:rPr>
          <w:sz w:val="22"/>
          <w:szCs w:val="22"/>
          <w:lang w:val="la-Latn"/>
        </w:rPr>
        <w:t>* conponatur</w:t>
      </w:r>
      <w:r w:rsidR="009B2994" w:rsidRPr="007A06F5">
        <w:rPr>
          <w:sz w:val="22"/>
          <w:szCs w:val="22"/>
          <w:lang w:val="la-Latn"/>
        </w:rPr>
        <w:t xml:space="preserve">; </w:t>
      </w:r>
      <w:r w:rsidRPr="007A06F5">
        <w:rPr>
          <w:sz w:val="22"/>
          <w:szCs w:val="22"/>
          <w:lang w:val="la-Latn"/>
        </w:rPr>
        <w:t>et si eum occiderit</w:t>
      </w:r>
      <w:r w:rsidR="009B2994" w:rsidRPr="007A06F5">
        <w:rPr>
          <w:sz w:val="22"/>
          <w:szCs w:val="22"/>
          <w:lang w:val="la-Latn"/>
        </w:rPr>
        <w:t xml:space="preserve">, </w:t>
      </w:r>
      <w:r w:rsidR="003356F9" w:rsidRPr="007A06F5">
        <w:rPr>
          <w:sz w:val="22"/>
          <w:szCs w:val="22"/>
          <w:lang w:val="la-Latn"/>
        </w:rPr>
        <w:t>400</w:t>
      </w:r>
      <w:r w:rsidRPr="007A06F5">
        <w:rPr>
          <w:sz w:val="22"/>
          <w:szCs w:val="22"/>
          <w:lang w:val="la-Latn"/>
        </w:rPr>
        <w:t>** solidis conponatur</w:t>
      </w:r>
      <w:r w:rsidR="009042C7" w:rsidRPr="007A06F5">
        <w:rPr>
          <w:sz w:val="22"/>
          <w:szCs w:val="22"/>
          <w:lang w:val="la-Latn"/>
        </w:rPr>
        <w:t>.</w:t>
      </w:r>
      <w:r w:rsidR="009B2994" w:rsidRPr="007A06F5">
        <w:rPr>
          <w:sz w:val="22"/>
          <w:szCs w:val="22"/>
          <w:lang w:val="la-Latn"/>
        </w:rPr>
        <w:t xml:space="preserve"> </w:t>
      </w:r>
    </w:p>
    <w:p w14:paraId="6A156625" w14:textId="760346E1" w:rsidR="0047091F"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XV</w:t>
      </w:r>
      <w:r w:rsidR="009B2994" w:rsidRPr="007A06F5">
        <w:rPr>
          <w:rFonts w:ascii="Times New Roman" w:eastAsia="Times New Roman" w:hAnsi="Times New Roman" w:cs="Times New Roman"/>
          <w:sz w:val="24"/>
          <w:szCs w:val="24"/>
          <w:lang w:val="la-Latn" w:eastAsia="de-DE"/>
        </w:rPr>
        <w:t xml:space="preserve">. </w:t>
      </w:r>
      <w:r w:rsidR="003356F9"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monacho 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intulerint</w:t>
      </w:r>
      <w:r w:rsidR="009B2994" w:rsidRPr="007A06F5">
        <w:rPr>
          <w:rFonts w:ascii="Times New Roman" w:eastAsia="Times New Roman" w:hAnsi="Times New Roman" w:cs="Times New Roman"/>
          <w:sz w:val="24"/>
          <w:szCs w:val="24"/>
          <w:lang w:val="la-Latn" w:eastAsia="de-DE"/>
        </w:rPr>
        <w:t xml:space="preserve">. </w:t>
      </w:r>
    </w:p>
    <w:p w14:paraId="25C679E5" w14:textId="0EA01872" w:rsidR="00A62AA1" w:rsidRPr="007A06F5" w:rsidRDefault="00A62AA1" w:rsidP="003356F9">
      <w:pPr>
        <w:pStyle w:val="Normlnweb"/>
        <w:spacing w:before="0" w:beforeAutospacing="0" w:after="120" w:afterAutospacing="0"/>
        <w:ind w:left="720"/>
        <w:rPr>
          <w:sz w:val="22"/>
          <w:szCs w:val="22"/>
          <w:lang w:val="la-Latn"/>
        </w:rPr>
      </w:pPr>
      <w:r w:rsidRPr="007A06F5">
        <w:rPr>
          <w:sz w:val="22"/>
          <w:szCs w:val="22"/>
          <w:lang w:val="la-Latn"/>
        </w:rPr>
        <w:t>Monachus autem</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qui sub regula in </w:t>
      </w:r>
      <w:r w:rsidRPr="007A06F5">
        <w:rPr>
          <w:sz w:val="22"/>
          <w:szCs w:val="22"/>
          <w:lang w:val="la-Latn"/>
        </w:rPr>
        <w:t>monasterio conversatus</w:t>
      </w:r>
      <w:r w:rsidR="009B2994" w:rsidRPr="007A06F5">
        <w:rPr>
          <w:sz w:val="22"/>
          <w:szCs w:val="22"/>
          <w:lang w:val="la-Latn"/>
        </w:rPr>
        <w:t xml:space="preserve"> </w:t>
      </w:r>
      <w:r w:rsidR="0047091F" w:rsidRPr="007A06F5">
        <w:rPr>
          <w:sz w:val="22"/>
          <w:szCs w:val="22"/>
          <w:lang w:val="la-Latn"/>
        </w:rPr>
        <w:t xml:space="preserve">fuerit et ab aliquo </w:t>
      </w:r>
      <w:r w:rsidRPr="007A06F5">
        <w:rPr>
          <w:sz w:val="22"/>
          <w:szCs w:val="22"/>
          <w:lang w:val="la-Latn"/>
        </w:rPr>
        <w:t>aliquas *** iniurias</w:t>
      </w:r>
      <w:r w:rsidR="009B2994" w:rsidRPr="007A06F5">
        <w:rPr>
          <w:sz w:val="22"/>
          <w:szCs w:val="22"/>
          <w:lang w:val="la-Latn"/>
        </w:rPr>
        <w:t xml:space="preserve">, </w:t>
      </w:r>
      <w:r w:rsidRPr="007A06F5">
        <w:rPr>
          <w:sz w:val="22"/>
          <w:szCs w:val="22"/>
          <w:lang w:val="la-Latn"/>
        </w:rPr>
        <w:t>sicut superius diximus</w:t>
      </w:r>
      <w:r w:rsidR="009B2994" w:rsidRPr="007A06F5">
        <w:rPr>
          <w:sz w:val="22"/>
          <w:szCs w:val="22"/>
          <w:lang w:val="la-Latn"/>
        </w:rPr>
        <w:t xml:space="preserve">, </w:t>
      </w:r>
      <w:r w:rsidRPr="007A06F5">
        <w:rPr>
          <w:sz w:val="22"/>
          <w:szCs w:val="22"/>
          <w:lang w:val="la-Latn"/>
        </w:rPr>
        <w:t>passus</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r w:rsidRPr="007A06F5">
        <w:rPr>
          <w:sz w:val="22"/>
          <w:szCs w:val="22"/>
          <w:lang w:val="la-Latn"/>
        </w:rPr>
        <w:t>ita ut diaconus</w:t>
      </w:r>
      <w:r w:rsidR="009B2994" w:rsidRPr="007A06F5">
        <w:rPr>
          <w:sz w:val="22"/>
          <w:szCs w:val="22"/>
          <w:lang w:val="la-Latn"/>
        </w:rPr>
        <w:t xml:space="preserve"> </w:t>
      </w:r>
      <w:r w:rsidR="0047091F" w:rsidRPr="007A06F5">
        <w:rPr>
          <w:sz w:val="22"/>
          <w:szCs w:val="22"/>
          <w:lang w:val="la-Latn"/>
        </w:rPr>
        <w:t xml:space="preserve">similiter </w:t>
      </w:r>
      <w:r w:rsidRPr="007A06F5">
        <w:rPr>
          <w:sz w:val="22"/>
          <w:szCs w:val="22"/>
          <w:lang w:val="la-Latn"/>
        </w:rPr>
        <w:t>conponatur</w:t>
      </w:r>
      <w:r w:rsidR="009042C7" w:rsidRPr="007A06F5">
        <w:rPr>
          <w:sz w:val="22"/>
          <w:szCs w:val="22"/>
          <w:lang w:val="la-Latn"/>
        </w:rPr>
        <w:t>.</w:t>
      </w:r>
      <w:r w:rsidR="009B2994" w:rsidRPr="007A06F5">
        <w:rPr>
          <w:sz w:val="22"/>
          <w:szCs w:val="22"/>
          <w:lang w:val="la-Latn"/>
        </w:rPr>
        <w:t xml:space="preserve"> </w:t>
      </w:r>
    </w:p>
    <w:p w14:paraId="6D981FCF" w14:textId="77DEC831"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clerico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iniuriam intulerint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A7F9EF6" w14:textId="59970353" w:rsidR="00A62AA1" w:rsidRPr="007A06F5" w:rsidRDefault="00A62AA1" w:rsidP="00D0094D">
      <w:pPr>
        <w:pStyle w:val="Normlnweb"/>
        <w:numPr>
          <w:ilvl w:val="0"/>
          <w:numId w:val="21"/>
        </w:numPr>
        <w:spacing w:before="0" w:beforeAutospacing="0" w:after="120" w:afterAutospacing="0"/>
        <w:rPr>
          <w:sz w:val="22"/>
          <w:szCs w:val="22"/>
          <w:lang w:val="la-Latn"/>
        </w:rPr>
      </w:pPr>
      <w:r w:rsidRPr="007A06F5">
        <w:rPr>
          <w:sz w:val="22"/>
          <w:szCs w:val="22"/>
          <w:lang w:val="la-Latn"/>
        </w:rPr>
        <w:t>Clerici</w:t>
      </w:r>
      <w:r w:rsidR="0047091F" w:rsidRPr="007A06F5">
        <w:rPr>
          <w:sz w:val="22"/>
          <w:szCs w:val="22"/>
          <w:lang w:val="la-Latn"/>
        </w:rPr>
        <w:t xml:space="preserve"> autem sicut e ceteri parentes </w:t>
      </w:r>
      <w:r w:rsidRPr="007A06F5">
        <w:rPr>
          <w:sz w:val="22"/>
          <w:szCs w:val="22"/>
          <w:lang w:val="la-Latn"/>
        </w:rPr>
        <w:t>eorum ita conponantur</w:t>
      </w:r>
      <w:r w:rsidR="009042C7" w:rsidRPr="007A06F5">
        <w:rPr>
          <w:sz w:val="22"/>
          <w:szCs w:val="22"/>
          <w:lang w:val="la-Latn"/>
        </w:rPr>
        <w:t>.</w:t>
      </w:r>
      <w:r w:rsidR="009B2994" w:rsidRPr="007A06F5">
        <w:rPr>
          <w:sz w:val="22"/>
          <w:szCs w:val="22"/>
          <w:lang w:val="la-Latn"/>
        </w:rPr>
        <w:t xml:space="preserve"> </w:t>
      </w:r>
    </w:p>
    <w:p w14:paraId="00669F66" w14:textId="333C5F25" w:rsidR="00A62AA1" w:rsidRPr="007A06F5" w:rsidRDefault="00A62AA1" w:rsidP="00D0094D">
      <w:pPr>
        <w:pStyle w:val="Normlnweb"/>
        <w:numPr>
          <w:ilvl w:val="0"/>
          <w:numId w:val="21"/>
        </w:numPr>
        <w:spacing w:before="0" w:beforeAutospacing="0" w:after="120" w:afterAutospacing="0"/>
        <w:rPr>
          <w:sz w:val="22"/>
          <w:szCs w:val="22"/>
          <w:lang w:val="la-Latn"/>
        </w:rPr>
      </w:pPr>
      <w:r w:rsidRPr="007A06F5">
        <w:rPr>
          <w:sz w:val="22"/>
          <w:szCs w:val="22"/>
          <w:lang w:val="la-Latn"/>
        </w:rPr>
        <w:t>Si autem clericus</w:t>
      </w:r>
      <w:r w:rsidR="009B2994" w:rsidRPr="007A06F5">
        <w:rPr>
          <w:sz w:val="22"/>
          <w:szCs w:val="22"/>
          <w:lang w:val="la-Latn"/>
        </w:rPr>
        <w:t xml:space="preserve">, </w:t>
      </w:r>
      <w:r w:rsidRPr="007A06F5">
        <w:rPr>
          <w:sz w:val="22"/>
          <w:szCs w:val="22"/>
          <w:lang w:val="la-Latn"/>
        </w:rPr>
        <w:t>qui in gradu in</w:t>
      </w:r>
      <w:r w:rsidR="009B2994" w:rsidRPr="007A06F5">
        <w:rPr>
          <w:sz w:val="22"/>
          <w:szCs w:val="22"/>
          <w:lang w:val="la-Latn"/>
        </w:rPr>
        <w:t xml:space="preserve"> </w:t>
      </w:r>
      <w:r w:rsidRPr="007A06F5">
        <w:rPr>
          <w:sz w:val="22"/>
          <w:szCs w:val="22"/>
          <w:lang w:val="la-Latn"/>
        </w:rPr>
        <w:t>/ ecclesia publice</w:t>
      </w:r>
      <w:r w:rsidR="009B2994" w:rsidRPr="007A06F5">
        <w:rPr>
          <w:sz w:val="22"/>
          <w:szCs w:val="22"/>
          <w:lang w:val="la-Latn"/>
        </w:rPr>
        <w:t xml:space="preserve"> </w:t>
      </w:r>
      <w:r w:rsidRPr="007A06F5">
        <w:rPr>
          <w:sz w:val="22"/>
          <w:szCs w:val="22"/>
          <w:lang w:val="la-Latn"/>
        </w:rPr>
        <w:t>lectionem recitat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vel </w:t>
      </w:r>
      <w:r w:rsidRPr="007A06F5">
        <w:rPr>
          <w:sz w:val="22"/>
          <w:szCs w:val="22"/>
          <w:lang w:val="la-Latn"/>
        </w:rPr>
        <w:t>gradale</w:t>
      </w:r>
      <w:r w:rsidR="009B2994" w:rsidRPr="007A06F5">
        <w:rPr>
          <w:sz w:val="22"/>
          <w:szCs w:val="22"/>
          <w:lang w:val="la-Latn"/>
        </w:rPr>
        <w:t xml:space="preserve"> </w:t>
      </w:r>
      <w:r w:rsidRPr="007A06F5">
        <w:rPr>
          <w:sz w:val="22"/>
          <w:szCs w:val="22"/>
          <w:lang w:val="la-Latn"/>
        </w:rPr>
        <w:t>vel alleluia coram</w:t>
      </w:r>
      <w:r w:rsidR="009B2994" w:rsidRPr="007A06F5">
        <w:rPr>
          <w:sz w:val="22"/>
          <w:szCs w:val="22"/>
          <w:lang w:val="la-Latn"/>
        </w:rPr>
        <w:t xml:space="preserve"> </w:t>
      </w:r>
      <w:r w:rsidR="0047091F" w:rsidRPr="007A06F5">
        <w:rPr>
          <w:sz w:val="22"/>
          <w:szCs w:val="22"/>
          <w:lang w:val="la-Latn"/>
        </w:rPr>
        <w:t xml:space="preserve">episcopo in </w:t>
      </w:r>
      <w:r w:rsidRPr="007A06F5">
        <w:rPr>
          <w:sz w:val="22"/>
          <w:szCs w:val="22"/>
          <w:lang w:val="la-Latn"/>
        </w:rPr>
        <w:t>publico cantaverit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aliquam iniuriam passus </w:t>
      </w:r>
      <w:r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sicut superius diximus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conponatur</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quomodo parentes eius conponantur</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et </w:t>
      </w:r>
      <w:r w:rsidRPr="007A06F5">
        <w:rPr>
          <w:sz w:val="22"/>
          <w:szCs w:val="22"/>
          <w:lang w:val="la-Latn"/>
        </w:rPr>
        <w:t>tertia pars</w:t>
      </w:r>
      <w:r w:rsidR="009B2994" w:rsidRPr="007A06F5">
        <w:rPr>
          <w:sz w:val="22"/>
          <w:szCs w:val="22"/>
          <w:lang w:val="la-Latn"/>
        </w:rPr>
        <w:t xml:space="preserve"> </w:t>
      </w:r>
      <w:r w:rsidRPr="007A06F5">
        <w:rPr>
          <w:sz w:val="22"/>
          <w:szCs w:val="22"/>
          <w:lang w:val="la-Latn"/>
        </w:rPr>
        <w:t>super haec</w:t>
      </w:r>
      <w:r w:rsidR="009B2994" w:rsidRPr="007A06F5">
        <w:rPr>
          <w:sz w:val="22"/>
          <w:szCs w:val="22"/>
          <w:lang w:val="la-Latn"/>
        </w:rPr>
        <w:t xml:space="preserve"> </w:t>
      </w:r>
      <w:r w:rsidR="0047091F" w:rsidRPr="007A06F5">
        <w:rPr>
          <w:sz w:val="22"/>
          <w:szCs w:val="22"/>
          <w:lang w:val="la-Latn"/>
        </w:rPr>
        <w:t>addatur in con</w:t>
      </w:r>
      <w:r w:rsidRPr="007A06F5">
        <w:rPr>
          <w:sz w:val="22"/>
          <w:szCs w:val="22"/>
          <w:lang w:val="la-Latn"/>
        </w:rPr>
        <w:t>positione</w:t>
      </w:r>
      <w:r w:rsidR="009B2994" w:rsidRPr="007A06F5">
        <w:rPr>
          <w:sz w:val="22"/>
          <w:szCs w:val="22"/>
          <w:lang w:val="la-Latn"/>
        </w:rPr>
        <w:t xml:space="preserve">. </w:t>
      </w:r>
    </w:p>
    <w:p w14:paraId="4C1E9FF8" w14:textId="77777777" w:rsidR="003356F9" w:rsidRPr="007A06F5" w:rsidRDefault="00A62AA1" w:rsidP="0047091F">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XVII</w:t>
      </w:r>
      <w:r w:rsidR="009B2994" w:rsidRPr="007A06F5">
        <w:rPr>
          <w:rFonts w:ascii="Times New Roman" w:eastAsia="Times New Roman" w:hAnsi="Times New Roman" w:cs="Times New Roman"/>
          <w:sz w:val="24"/>
          <w:szCs w:val="24"/>
          <w:lang w:val="la-Latn" w:eastAsia="de-DE"/>
        </w:rPr>
        <w:t xml:space="preserve">. </w:t>
      </w:r>
      <w:r w:rsidR="003356F9" w:rsidRPr="007A06F5">
        <w:rPr>
          <w:rFonts w:ascii="Times New Roman" w:eastAsia="Times New Roman" w:hAnsi="Times New Roman" w:cs="Times New Roman"/>
          <w:sz w:val="24"/>
          <w:szCs w:val="24"/>
          <w:lang w:val="la-Latn" w:eastAsia="de-DE"/>
        </w:rPr>
        <w:t>De liberis</w:t>
      </w:r>
      <w:r w:rsidR="009B2994" w:rsidRPr="007A06F5">
        <w:rPr>
          <w:rFonts w:ascii="Times New Roman" w:eastAsia="Times New Roman" w:hAnsi="Times New Roman" w:cs="Times New Roman"/>
          <w:sz w:val="24"/>
          <w:szCs w:val="24"/>
          <w:lang w:val="la-Latn" w:eastAsia="de-DE"/>
        </w:rPr>
        <w:t xml:space="preserve">, </w:t>
      </w:r>
      <w:r w:rsidR="0047091F" w:rsidRPr="007A06F5">
        <w:rPr>
          <w:rFonts w:ascii="Times New Roman" w:eastAsia="Times New Roman" w:hAnsi="Times New Roman" w:cs="Times New Roman"/>
          <w:sz w:val="24"/>
          <w:szCs w:val="24"/>
          <w:lang w:val="la-Latn" w:eastAsia="de-DE"/>
        </w:rPr>
        <w:t xml:space="preserve">qui ad ecclesiam </w:t>
      </w:r>
      <w:r w:rsidRPr="007A06F5">
        <w:rPr>
          <w:rFonts w:ascii="Times New Roman" w:eastAsia="Times New Roman" w:hAnsi="Times New Roman" w:cs="Times New Roman"/>
          <w:sz w:val="24"/>
          <w:szCs w:val="24"/>
          <w:lang w:val="la-Latn" w:eastAsia="de-DE"/>
        </w:rPr>
        <w:t>dimissi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occidantur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155DF72" w14:textId="3174B781" w:rsidR="0047091F" w:rsidRPr="007A06F5" w:rsidRDefault="00A62AA1" w:rsidP="003356F9">
      <w:pPr>
        <w:pStyle w:val="Normlnweb"/>
        <w:spacing w:before="0" w:beforeAutospacing="0" w:after="120" w:afterAutospacing="0"/>
        <w:ind w:left="720"/>
        <w:rPr>
          <w:sz w:val="22"/>
          <w:szCs w:val="22"/>
          <w:lang w:val="la-Latn"/>
        </w:rPr>
      </w:pPr>
      <w:r w:rsidRPr="007A06F5">
        <w:rPr>
          <w:sz w:val="22"/>
          <w:szCs w:val="22"/>
          <w:lang w:val="la-Latn"/>
        </w:rPr>
        <w:t>Liberi</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 ad ecclesiam</w:t>
      </w:r>
      <w:r w:rsidR="009B2994" w:rsidRPr="007A06F5">
        <w:rPr>
          <w:sz w:val="22"/>
          <w:szCs w:val="22"/>
          <w:lang w:val="la-Latn"/>
        </w:rPr>
        <w:t xml:space="preserve"> </w:t>
      </w:r>
      <w:r w:rsidR="0047091F" w:rsidRPr="007A06F5">
        <w:rPr>
          <w:sz w:val="22"/>
          <w:szCs w:val="22"/>
          <w:lang w:val="la-Latn"/>
        </w:rPr>
        <w:t xml:space="preserve">dimissi sunt </w:t>
      </w:r>
      <w:r w:rsidRPr="007A06F5">
        <w:rPr>
          <w:sz w:val="22"/>
          <w:szCs w:val="22"/>
          <w:lang w:val="la-Latn"/>
        </w:rPr>
        <w:t>liberi e vel</w:t>
      </w:r>
      <w:r w:rsidR="009B2994" w:rsidRPr="007A06F5">
        <w:rPr>
          <w:sz w:val="22"/>
          <w:szCs w:val="22"/>
          <w:lang w:val="la-Latn"/>
        </w:rPr>
        <w:t xml:space="preserve"> </w:t>
      </w:r>
      <w:r w:rsidRPr="007A06F5">
        <w:rPr>
          <w:sz w:val="22"/>
          <w:szCs w:val="22"/>
          <w:lang w:val="la-Latn"/>
        </w:rPr>
        <w:t>per</w:t>
      </w:r>
      <w:r w:rsidR="009B2994" w:rsidRPr="007A06F5">
        <w:rPr>
          <w:sz w:val="22"/>
          <w:szCs w:val="22"/>
          <w:lang w:val="la-Latn"/>
        </w:rPr>
        <w:t xml:space="preserve"> </w:t>
      </w:r>
      <w:r w:rsidRPr="007A06F5">
        <w:rPr>
          <w:sz w:val="22"/>
          <w:szCs w:val="22"/>
          <w:lang w:val="la-Latn"/>
        </w:rPr>
        <w:t>cartam</w:t>
      </w:r>
      <w:r w:rsidR="009B2994" w:rsidRPr="007A06F5">
        <w:rPr>
          <w:sz w:val="22"/>
          <w:szCs w:val="22"/>
          <w:lang w:val="la-Latn"/>
        </w:rPr>
        <w:t xml:space="preserve"> </w:t>
      </w:r>
      <w:r w:rsidRPr="007A06F5">
        <w:rPr>
          <w:sz w:val="22"/>
          <w:szCs w:val="22"/>
          <w:lang w:val="la-Latn"/>
        </w:rPr>
        <w:t>libertatem a</w:t>
      </w:r>
      <w:r w:rsidR="0047091F" w:rsidRPr="007A06F5">
        <w:rPr>
          <w:sz w:val="22"/>
          <w:szCs w:val="22"/>
          <w:lang w:val="la-Latn"/>
        </w:rPr>
        <w:t>cce</w:t>
      </w:r>
      <w:r w:rsidRPr="007A06F5">
        <w:rPr>
          <w:sz w:val="22"/>
          <w:szCs w:val="22"/>
          <w:lang w:val="la-Latn"/>
        </w:rPr>
        <w:t>perunt</w:t>
      </w:r>
      <w:r w:rsidR="009B2994" w:rsidRPr="007A06F5">
        <w:rPr>
          <w:sz w:val="22"/>
          <w:szCs w:val="22"/>
          <w:lang w:val="la-Latn"/>
        </w:rPr>
        <w:t xml:space="preserve">, </w:t>
      </w:r>
      <w:r w:rsidRPr="007A06F5">
        <w:rPr>
          <w:sz w:val="22"/>
          <w:szCs w:val="22"/>
          <w:lang w:val="la-Latn"/>
        </w:rPr>
        <w:t>si occidantur</w:t>
      </w:r>
      <w:r w:rsidR="009B2994" w:rsidRPr="007A06F5">
        <w:rPr>
          <w:sz w:val="22"/>
          <w:szCs w:val="22"/>
          <w:lang w:val="la-Latn"/>
        </w:rPr>
        <w:t xml:space="preserve">, </w:t>
      </w:r>
      <w:r w:rsidR="00AD73D4" w:rsidRPr="007A06F5">
        <w:rPr>
          <w:sz w:val="22"/>
          <w:szCs w:val="22"/>
          <w:lang w:val="la-Latn"/>
        </w:rPr>
        <w:t>80</w:t>
      </w:r>
      <w:r w:rsidRPr="007A06F5">
        <w:rPr>
          <w:sz w:val="22"/>
          <w:szCs w:val="22"/>
          <w:lang w:val="la-Latn"/>
        </w:rPr>
        <w:t>* solidis solvantur</w:t>
      </w:r>
      <w:r w:rsidR="009B2994" w:rsidRPr="007A06F5">
        <w:rPr>
          <w:sz w:val="22"/>
          <w:szCs w:val="22"/>
          <w:lang w:val="la-Latn"/>
        </w:rPr>
        <w:t xml:space="preserve"> </w:t>
      </w:r>
      <w:r w:rsidRPr="007A06F5">
        <w:rPr>
          <w:sz w:val="22"/>
          <w:szCs w:val="22"/>
          <w:lang w:val="la-Latn"/>
        </w:rPr>
        <w:t>ecclesiae</w:t>
      </w:r>
      <w:r w:rsidR="009B2994" w:rsidRPr="007A06F5">
        <w:rPr>
          <w:sz w:val="22"/>
          <w:szCs w:val="22"/>
          <w:lang w:val="la-Latn"/>
        </w:rPr>
        <w:t xml:space="preserve"> </w:t>
      </w:r>
      <w:r w:rsidRPr="007A06F5">
        <w:rPr>
          <w:sz w:val="22"/>
          <w:szCs w:val="22"/>
          <w:lang w:val="la-Latn"/>
        </w:rPr>
        <w:t>vel</w:t>
      </w:r>
      <w:r w:rsidR="009B2994" w:rsidRPr="007A06F5">
        <w:rPr>
          <w:sz w:val="22"/>
          <w:szCs w:val="22"/>
          <w:lang w:val="la-Latn"/>
        </w:rPr>
        <w:t xml:space="preserve"> </w:t>
      </w:r>
      <w:r w:rsidRPr="007A06F5">
        <w:rPr>
          <w:sz w:val="22"/>
          <w:szCs w:val="22"/>
          <w:lang w:val="la-Latn"/>
        </w:rPr>
        <w:t>filiis eius</w:t>
      </w:r>
      <w:r w:rsidR="009042C7" w:rsidRPr="007A06F5">
        <w:rPr>
          <w:sz w:val="22"/>
          <w:szCs w:val="22"/>
          <w:lang w:val="la-Latn"/>
        </w:rPr>
        <w:t>.</w:t>
      </w:r>
      <w:r w:rsidRPr="007A06F5">
        <w:rPr>
          <w:sz w:val="22"/>
          <w:szCs w:val="22"/>
          <w:lang w:val="la-Latn"/>
        </w:rPr>
        <w:t xml:space="preserve">/ </w:t>
      </w:r>
    </w:p>
    <w:p w14:paraId="3FECAAED" w14:textId="3F2645D1" w:rsidR="00A62AA1" w:rsidRPr="007A06F5" w:rsidRDefault="00A62AA1" w:rsidP="0047091F">
      <w:pPr>
        <w:pStyle w:val="Normlnweb"/>
        <w:spacing w:before="0" w:beforeAutospacing="0" w:after="120" w:afterAutospacing="0"/>
        <w:rPr>
          <w:lang w:val="la-Latn"/>
        </w:rPr>
      </w:pPr>
      <w:r w:rsidRPr="007A06F5">
        <w:rPr>
          <w:lang w:val="la-Latn"/>
        </w:rPr>
        <w:t>XVIII</w:t>
      </w:r>
      <w:r w:rsidR="009B2994" w:rsidRPr="007A06F5">
        <w:rPr>
          <w:lang w:val="la-Latn"/>
        </w:rPr>
        <w:t xml:space="preserve">. </w:t>
      </w:r>
      <w:r w:rsidRPr="007A06F5">
        <w:rPr>
          <w:lang w:val="la-Latn"/>
        </w:rPr>
        <w:t>De ancilla libera dimissa</w:t>
      </w:r>
      <w:r w:rsidR="009B2994" w:rsidRPr="007A06F5">
        <w:rPr>
          <w:lang w:val="la-Latn"/>
        </w:rPr>
        <w:t xml:space="preserve">, </w:t>
      </w:r>
      <w:r w:rsidRPr="007A06F5">
        <w:rPr>
          <w:lang w:val="la-Latn"/>
        </w:rPr>
        <w:t>si postea</w:t>
      </w:r>
      <w:r w:rsidR="009B2994" w:rsidRPr="007A06F5">
        <w:rPr>
          <w:lang w:val="la-Latn"/>
        </w:rPr>
        <w:t xml:space="preserve"> </w:t>
      </w:r>
      <w:r w:rsidRPr="007A06F5">
        <w:rPr>
          <w:lang w:val="la-Latn"/>
        </w:rPr>
        <w:t>servo se</w:t>
      </w:r>
      <w:r w:rsidR="009B2994" w:rsidRPr="007A06F5">
        <w:rPr>
          <w:lang w:val="la-Latn"/>
        </w:rPr>
        <w:t xml:space="preserve"> </w:t>
      </w:r>
      <w:r w:rsidRPr="007A06F5">
        <w:rPr>
          <w:lang w:val="la-Latn"/>
        </w:rPr>
        <w:t>coniunxerit</w:t>
      </w:r>
      <w:r w:rsidR="009B2994" w:rsidRPr="007A06F5">
        <w:rPr>
          <w:lang w:val="la-Latn"/>
        </w:rPr>
        <w:t xml:space="preserve">, </w:t>
      </w:r>
      <w:r w:rsidRPr="007A06F5">
        <w:rPr>
          <w:lang w:val="la-Latn"/>
        </w:rPr>
        <w:t>et</w:t>
      </w:r>
      <w:r w:rsidR="009B2994" w:rsidRPr="007A06F5">
        <w:rPr>
          <w:lang w:val="la-Latn"/>
        </w:rPr>
        <w:t xml:space="preserve"> </w:t>
      </w:r>
      <w:r w:rsidRPr="007A06F5">
        <w:rPr>
          <w:lang w:val="la-Latn"/>
        </w:rPr>
        <w:t>de Alamanna</w:t>
      </w:r>
      <w:r w:rsidR="009B2994" w:rsidRPr="007A06F5">
        <w:rPr>
          <w:lang w:val="la-Latn"/>
        </w:rPr>
        <w:t xml:space="preserve">, </w:t>
      </w:r>
      <w:r w:rsidRPr="007A06F5">
        <w:rPr>
          <w:lang w:val="la-Latn"/>
        </w:rPr>
        <w:t>quae servo nupserit</w:t>
      </w:r>
      <w:r w:rsidR="009B2994" w:rsidRPr="007A06F5">
        <w:rPr>
          <w:lang w:val="la-Latn"/>
        </w:rPr>
        <w:t xml:space="preserve">. </w:t>
      </w:r>
    </w:p>
    <w:p w14:paraId="377B0E0F" w14:textId="618D935B" w:rsidR="00A62AA1" w:rsidRPr="007A06F5" w:rsidRDefault="00A62AA1" w:rsidP="00D0094D">
      <w:pPr>
        <w:pStyle w:val="Normlnweb"/>
        <w:numPr>
          <w:ilvl w:val="0"/>
          <w:numId w:val="22"/>
        </w:numPr>
        <w:spacing w:before="0" w:beforeAutospacing="0" w:after="120" w:afterAutospacing="0"/>
        <w:rPr>
          <w:sz w:val="22"/>
          <w:szCs w:val="22"/>
          <w:lang w:val="la-Latn"/>
        </w:rPr>
      </w:pPr>
      <w:r w:rsidRPr="007A06F5">
        <w:rPr>
          <w:sz w:val="22"/>
          <w:szCs w:val="22"/>
          <w:lang w:val="la-Latn"/>
        </w:rPr>
        <w:t>Si ancilla libera dimissa</w:t>
      </w:r>
      <w:r w:rsidR="009B2994" w:rsidRPr="007A06F5">
        <w:rPr>
          <w:sz w:val="22"/>
          <w:szCs w:val="22"/>
          <w:lang w:val="la-Latn"/>
        </w:rPr>
        <w:t xml:space="preserve"> </w:t>
      </w:r>
      <w:r w:rsidR="0047091F" w:rsidRPr="007A06F5">
        <w:rPr>
          <w:sz w:val="22"/>
          <w:szCs w:val="22"/>
          <w:lang w:val="la-Latn"/>
        </w:rPr>
        <w:t xml:space="preserve">fuerit per </w:t>
      </w:r>
      <w:r w:rsidRPr="007A06F5">
        <w:rPr>
          <w:sz w:val="22"/>
          <w:szCs w:val="22"/>
          <w:lang w:val="la-Latn"/>
        </w:rPr>
        <w:t>cartam aut in ecclesia et post</w:t>
      </w:r>
      <w:r w:rsidR="009B2994" w:rsidRPr="007A06F5">
        <w:rPr>
          <w:sz w:val="22"/>
          <w:szCs w:val="22"/>
          <w:lang w:val="la-Latn"/>
        </w:rPr>
        <w:t xml:space="preserve"> </w:t>
      </w:r>
      <w:r w:rsidRPr="007A06F5">
        <w:rPr>
          <w:sz w:val="22"/>
          <w:szCs w:val="22"/>
          <w:lang w:val="la-Latn"/>
        </w:rPr>
        <w:t>haec servo</w:t>
      </w:r>
      <w:r w:rsidR="009B2994" w:rsidRPr="007A06F5">
        <w:rPr>
          <w:sz w:val="22"/>
          <w:szCs w:val="22"/>
          <w:lang w:val="la-Latn"/>
        </w:rPr>
        <w:t xml:space="preserve"> </w:t>
      </w:r>
      <w:r w:rsidRPr="007A06F5">
        <w:rPr>
          <w:sz w:val="22"/>
          <w:szCs w:val="22"/>
          <w:lang w:val="la-Latn"/>
        </w:rPr>
        <w:t>nupserit</w:t>
      </w:r>
      <w:r w:rsidR="009B2994" w:rsidRPr="007A06F5">
        <w:rPr>
          <w:sz w:val="22"/>
          <w:szCs w:val="22"/>
          <w:lang w:val="la-Latn"/>
        </w:rPr>
        <w:t xml:space="preserve">, </w:t>
      </w:r>
      <w:r w:rsidRPr="007A06F5">
        <w:rPr>
          <w:sz w:val="22"/>
          <w:szCs w:val="22"/>
          <w:lang w:val="la-Latn"/>
        </w:rPr>
        <w:t>ecclesiae ancilla permaneat</w:t>
      </w:r>
      <w:r w:rsidR="009B2994" w:rsidRPr="007A06F5">
        <w:rPr>
          <w:sz w:val="22"/>
          <w:szCs w:val="22"/>
          <w:lang w:val="la-Latn"/>
        </w:rPr>
        <w:t xml:space="preserve">. </w:t>
      </w:r>
    </w:p>
    <w:p w14:paraId="7B8AD509" w14:textId="5E85713A" w:rsidR="00A62AA1" w:rsidRPr="007A06F5" w:rsidRDefault="00A62AA1" w:rsidP="00D0094D">
      <w:pPr>
        <w:pStyle w:val="Normlnweb"/>
        <w:numPr>
          <w:ilvl w:val="0"/>
          <w:numId w:val="22"/>
        </w:numPr>
        <w:spacing w:before="0" w:beforeAutospacing="0" w:after="120" w:afterAutospacing="0"/>
        <w:rPr>
          <w:sz w:val="22"/>
          <w:szCs w:val="22"/>
          <w:lang w:val="la-Latn"/>
        </w:rPr>
      </w:pPr>
      <w:r w:rsidRPr="007A06F5">
        <w:rPr>
          <w:sz w:val="22"/>
          <w:szCs w:val="22"/>
          <w:lang w:val="la-Latn"/>
        </w:rPr>
        <w:t>Si</w:t>
      </w:r>
      <w:r w:rsidR="0047091F" w:rsidRPr="007A06F5">
        <w:rPr>
          <w:sz w:val="22"/>
          <w:szCs w:val="22"/>
          <w:lang w:val="la-Latn"/>
        </w:rPr>
        <w:t xml:space="preserve"> autem libera Alamanna servo </w:t>
      </w:r>
      <w:r w:rsidRPr="007A06F5">
        <w:rPr>
          <w:sz w:val="22"/>
          <w:szCs w:val="22"/>
          <w:lang w:val="la-Latn"/>
        </w:rPr>
        <w:t>ecclesiae nupserit et servile</w:t>
      </w:r>
      <w:r w:rsidR="009B2994" w:rsidRPr="007A06F5">
        <w:rPr>
          <w:sz w:val="22"/>
          <w:szCs w:val="22"/>
          <w:lang w:val="la-Latn"/>
        </w:rPr>
        <w:t xml:space="preserve"> </w:t>
      </w:r>
      <w:r w:rsidR="0047091F" w:rsidRPr="007A06F5">
        <w:rPr>
          <w:sz w:val="22"/>
          <w:szCs w:val="22"/>
          <w:lang w:val="la-Latn"/>
        </w:rPr>
        <w:t xml:space="preserve">opus ancillae </w:t>
      </w:r>
      <w:r w:rsidRPr="007A06F5">
        <w:rPr>
          <w:sz w:val="22"/>
          <w:szCs w:val="22"/>
          <w:lang w:val="la-Latn"/>
        </w:rPr>
        <w:t>contradixerit</w:t>
      </w:r>
      <w:r w:rsidR="009B2994" w:rsidRPr="007A06F5">
        <w:rPr>
          <w:sz w:val="22"/>
          <w:szCs w:val="22"/>
          <w:lang w:val="la-Latn"/>
        </w:rPr>
        <w:t xml:space="preserve">, </w:t>
      </w:r>
      <w:r w:rsidRPr="007A06F5">
        <w:rPr>
          <w:sz w:val="22"/>
          <w:szCs w:val="22"/>
          <w:lang w:val="la-Latn"/>
        </w:rPr>
        <w:t>abscedat</w:t>
      </w:r>
      <w:r w:rsidR="009B2994" w:rsidRPr="007A06F5">
        <w:rPr>
          <w:sz w:val="22"/>
          <w:szCs w:val="22"/>
          <w:lang w:val="la-Latn"/>
        </w:rPr>
        <w:t xml:space="preserve">. </w:t>
      </w:r>
      <w:r w:rsidR="0047091F" w:rsidRPr="007A06F5">
        <w:rPr>
          <w:sz w:val="22"/>
          <w:szCs w:val="22"/>
          <w:lang w:val="la-Latn"/>
        </w:rPr>
        <w:t xml:space="preserve">Si autem ibi filios </w:t>
      </w:r>
      <w:r w:rsidRPr="007A06F5">
        <w:rPr>
          <w:sz w:val="22"/>
          <w:szCs w:val="22"/>
          <w:lang w:val="la-Latn"/>
        </w:rPr>
        <w:t>vel</w:t>
      </w:r>
      <w:r w:rsidR="009B2994" w:rsidRPr="007A06F5">
        <w:rPr>
          <w:sz w:val="22"/>
          <w:szCs w:val="22"/>
          <w:lang w:val="la-Latn"/>
        </w:rPr>
        <w:t xml:space="preserve"> </w:t>
      </w:r>
      <w:r w:rsidRPr="007A06F5">
        <w:rPr>
          <w:sz w:val="22"/>
          <w:szCs w:val="22"/>
          <w:lang w:val="la-Latn"/>
        </w:rPr>
        <w:t>filias generaverit</w:t>
      </w:r>
      <w:r w:rsidR="009B2994" w:rsidRPr="007A06F5">
        <w:rPr>
          <w:sz w:val="22"/>
          <w:szCs w:val="22"/>
          <w:lang w:val="la-Latn"/>
        </w:rPr>
        <w:t xml:space="preserve">, </w:t>
      </w:r>
      <w:r w:rsidR="0047091F" w:rsidRPr="007A06F5">
        <w:rPr>
          <w:sz w:val="22"/>
          <w:szCs w:val="22"/>
          <w:lang w:val="la-Latn"/>
        </w:rPr>
        <w:t xml:space="preserve">ipsi servi et ancillae </w:t>
      </w:r>
      <w:r w:rsidRPr="007A06F5">
        <w:rPr>
          <w:sz w:val="22"/>
          <w:szCs w:val="22"/>
          <w:lang w:val="la-Latn"/>
        </w:rPr>
        <w:t>permaneant</w:t>
      </w:r>
      <w:r w:rsidR="009B2994" w:rsidRPr="007A06F5">
        <w:rPr>
          <w:sz w:val="22"/>
          <w:szCs w:val="22"/>
          <w:lang w:val="la-Latn"/>
        </w:rPr>
        <w:t xml:space="preserve">, </w:t>
      </w:r>
      <w:r w:rsidRPr="007A06F5">
        <w:rPr>
          <w:sz w:val="22"/>
          <w:szCs w:val="22"/>
          <w:lang w:val="la-Latn"/>
        </w:rPr>
        <w:t>potestatem exeundi</w:t>
      </w:r>
      <w:r w:rsidR="009B2994" w:rsidRPr="007A06F5">
        <w:rPr>
          <w:sz w:val="22"/>
          <w:szCs w:val="22"/>
          <w:lang w:val="la-Latn"/>
        </w:rPr>
        <w:t xml:space="preserve"> </w:t>
      </w:r>
      <w:r w:rsidR="0047091F" w:rsidRPr="007A06F5">
        <w:rPr>
          <w:sz w:val="22"/>
          <w:szCs w:val="22"/>
          <w:lang w:val="la-Latn"/>
        </w:rPr>
        <w:t>non ha</w:t>
      </w:r>
      <w:r w:rsidRPr="007A06F5">
        <w:rPr>
          <w:sz w:val="22"/>
          <w:szCs w:val="22"/>
          <w:lang w:val="la-Latn"/>
        </w:rPr>
        <w:t>beant</w:t>
      </w:r>
      <w:r w:rsidR="009B2994" w:rsidRPr="007A06F5">
        <w:rPr>
          <w:sz w:val="22"/>
          <w:szCs w:val="22"/>
          <w:lang w:val="la-Latn"/>
        </w:rPr>
        <w:t xml:space="preserve">. </w:t>
      </w:r>
      <w:r w:rsidRPr="007A06F5">
        <w:rPr>
          <w:sz w:val="22"/>
          <w:szCs w:val="22"/>
          <w:lang w:val="la-Latn"/>
        </w:rPr>
        <w:t>Illa autem mater eorum</w:t>
      </w:r>
      <w:r w:rsidR="009B2994" w:rsidRPr="007A06F5">
        <w:rPr>
          <w:sz w:val="22"/>
          <w:szCs w:val="22"/>
          <w:lang w:val="la-Latn"/>
        </w:rPr>
        <w:t xml:space="preserve">, </w:t>
      </w:r>
      <w:r w:rsidR="0047091F" w:rsidRPr="007A06F5">
        <w:rPr>
          <w:sz w:val="22"/>
          <w:szCs w:val="22"/>
          <w:lang w:val="la-Latn"/>
        </w:rPr>
        <w:t xml:space="preserve">quando </w:t>
      </w:r>
      <w:r w:rsidRPr="007A06F5">
        <w:rPr>
          <w:sz w:val="22"/>
          <w:szCs w:val="22"/>
          <w:lang w:val="la-Latn"/>
        </w:rPr>
        <w:t>exire voluerit</w:t>
      </w:r>
      <w:r w:rsidR="009B2994" w:rsidRPr="007A06F5">
        <w:rPr>
          <w:sz w:val="22"/>
          <w:szCs w:val="22"/>
          <w:lang w:val="la-Latn"/>
        </w:rPr>
        <w:t xml:space="preserve">, </w:t>
      </w:r>
      <w:r w:rsidR="00AD73D4" w:rsidRPr="007A06F5">
        <w:rPr>
          <w:sz w:val="22"/>
          <w:szCs w:val="22"/>
          <w:lang w:val="la-Latn"/>
        </w:rPr>
        <w:t>ante tres annos liberam po</w:t>
      </w:r>
      <w:r w:rsidRPr="007A06F5">
        <w:rPr>
          <w:sz w:val="22"/>
          <w:szCs w:val="22"/>
          <w:lang w:val="la-Latn"/>
        </w:rPr>
        <w:t>testatem habeat</w:t>
      </w:r>
      <w:r w:rsidR="009B2994" w:rsidRPr="007A06F5">
        <w:rPr>
          <w:sz w:val="22"/>
          <w:szCs w:val="22"/>
          <w:lang w:val="la-Latn"/>
        </w:rPr>
        <w:t xml:space="preserve">. </w:t>
      </w:r>
      <w:r w:rsidRPr="007A06F5">
        <w:rPr>
          <w:sz w:val="22"/>
          <w:szCs w:val="22"/>
          <w:lang w:val="la-Latn"/>
        </w:rPr>
        <w:t>Si autem</w:t>
      </w:r>
      <w:r w:rsidR="009B2994" w:rsidRPr="007A06F5">
        <w:rPr>
          <w:sz w:val="22"/>
          <w:szCs w:val="22"/>
          <w:lang w:val="la-Latn"/>
        </w:rPr>
        <w:t xml:space="preserve"> </w:t>
      </w:r>
      <w:r w:rsidR="00AD73D4" w:rsidRPr="007A06F5">
        <w:rPr>
          <w:sz w:val="22"/>
          <w:szCs w:val="22"/>
          <w:lang w:val="la-Latn"/>
        </w:rPr>
        <w:t>tres annos in</w:t>
      </w:r>
      <w:r w:rsidRPr="007A06F5">
        <w:rPr>
          <w:sz w:val="22"/>
          <w:szCs w:val="22"/>
          <w:lang w:val="la-Latn"/>
        </w:rPr>
        <w:t>duraverit</w:t>
      </w:r>
      <w:r w:rsidR="009B2994" w:rsidRPr="007A06F5">
        <w:rPr>
          <w:sz w:val="22"/>
          <w:szCs w:val="22"/>
          <w:lang w:val="la-Latn"/>
        </w:rPr>
        <w:t xml:space="preserve"> </w:t>
      </w:r>
      <w:r w:rsidRPr="007A06F5">
        <w:rPr>
          <w:sz w:val="22"/>
          <w:szCs w:val="22"/>
          <w:lang w:val="la-Latn"/>
        </w:rPr>
        <w:t>opus</w:t>
      </w:r>
      <w:r w:rsidR="009B2994" w:rsidRPr="007A06F5">
        <w:rPr>
          <w:sz w:val="22"/>
          <w:szCs w:val="22"/>
          <w:lang w:val="la-Latn"/>
        </w:rPr>
        <w:t xml:space="preserve"> </w:t>
      </w:r>
      <w:r w:rsidRPr="007A06F5">
        <w:rPr>
          <w:sz w:val="22"/>
          <w:szCs w:val="22"/>
          <w:lang w:val="la-Latn"/>
        </w:rPr>
        <w:t>ancillae</w:t>
      </w:r>
      <w:r w:rsidR="009B2994" w:rsidRPr="007A06F5">
        <w:rPr>
          <w:sz w:val="22"/>
          <w:szCs w:val="22"/>
          <w:lang w:val="la-Latn"/>
        </w:rPr>
        <w:t xml:space="preserve">, </w:t>
      </w:r>
      <w:r w:rsidR="0047091F" w:rsidRPr="007A06F5">
        <w:rPr>
          <w:sz w:val="22"/>
          <w:szCs w:val="22"/>
          <w:lang w:val="la-Latn"/>
        </w:rPr>
        <w:t xml:space="preserve">et parentes eius </w:t>
      </w:r>
      <w:r w:rsidRPr="007A06F5">
        <w:rPr>
          <w:sz w:val="22"/>
          <w:szCs w:val="22"/>
          <w:lang w:val="la-Latn"/>
        </w:rPr>
        <w:t>non exadoniaverint</w:t>
      </w:r>
      <w:r w:rsidR="009B2994" w:rsidRPr="007A06F5">
        <w:rPr>
          <w:sz w:val="22"/>
          <w:szCs w:val="22"/>
          <w:lang w:val="la-Latn"/>
        </w:rPr>
        <w:t xml:space="preserve"> </w:t>
      </w:r>
      <w:r w:rsidRPr="007A06F5">
        <w:rPr>
          <w:sz w:val="22"/>
          <w:szCs w:val="22"/>
          <w:lang w:val="la-Latn"/>
        </w:rPr>
        <w:t>eam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libera fuisset</w:t>
      </w:r>
      <w:r w:rsidR="009B2994" w:rsidRPr="007A06F5">
        <w:rPr>
          <w:sz w:val="22"/>
          <w:szCs w:val="22"/>
          <w:lang w:val="la-Latn"/>
        </w:rPr>
        <w:t xml:space="preserve">, </w:t>
      </w:r>
      <w:r w:rsidRPr="007A06F5">
        <w:rPr>
          <w:sz w:val="22"/>
          <w:szCs w:val="22"/>
          <w:lang w:val="la-Latn"/>
        </w:rPr>
        <w:t>nec ante ducem nec ant</w:t>
      </w:r>
      <w:r w:rsidR="0047091F" w:rsidRPr="007A06F5">
        <w:rPr>
          <w:sz w:val="22"/>
          <w:szCs w:val="22"/>
          <w:lang w:val="la-Latn"/>
        </w:rPr>
        <w:t xml:space="preserve">e comitem nec in </w:t>
      </w:r>
      <w:r w:rsidRPr="007A06F5">
        <w:rPr>
          <w:sz w:val="22"/>
          <w:szCs w:val="22"/>
          <w:lang w:val="la-Latn"/>
        </w:rPr>
        <w:t>publico mallo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transactis tribus Kal</w:t>
      </w:r>
      <w:r w:rsidR="009B2994" w:rsidRPr="007A06F5">
        <w:rPr>
          <w:sz w:val="22"/>
          <w:szCs w:val="22"/>
          <w:lang w:val="la-Latn"/>
        </w:rPr>
        <w:t xml:space="preserve">. </w:t>
      </w:r>
      <w:r w:rsidR="0047091F" w:rsidRPr="007A06F5">
        <w:rPr>
          <w:sz w:val="22"/>
          <w:szCs w:val="22"/>
          <w:lang w:val="la-Latn"/>
        </w:rPr>
        <w:t>Mar</w:t>
      </w:r>
      <w:r w:rsidRPr="007A06F5">
        <w:rPr>
          <w:sz w:val="22"/>
          <w:szCs w:val="22"/>
          <w:lang w:val="la-Latn"/>
        </w:rPr>
        <w:t>cias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post</w:t>
      </w:r>
      <w:r w:rsidR="009B2994" w:rsidRPr="007A06F5">
        <w:rPr>
          <w:sz w:val="22"/>
          <w:szCs w:val="22"/>
          <w:lang w:val="la-Latn"/>
        </w:rPr>
        <w:t xml:space="preserve"> </w:t>
      </w:r>
      <w:r w:rsidRPr="007A06F5">
        <w:rPr>
          <w:sz w:val="22"/>
          <w:szCs w:val="22"/>
          <w:lang w:val="la-Latn"/>
        </w:rPr>
        <w:t xml:space="preserve">haec ancilla permaneat in per </w:t>
      </w:r>
      <w:r w:rsidR="003356F9" w:rsidRPr="007A06F5">
        <w:rPr>
          <w:sz w:val="22"/>
          <w:szCs w:val="22"/>
          <w:lang w:val="la-Latn"/>
        </w:rPr>
        <w:t>/ petuum</w:t>
      </w:r>
      <w:r w:rsidR="009B2994" w:rsidRPr="007A06F5">
        <w:rPr>
          <w:sz w:val="22"/>
          <w:szCs w:val="22"/>
          <w:lang w:val="la-Latn"/>
        </w:rPr>
        <w:t xml:space="preserve">, </w:t>
      </w:r>
      <w:r w:rsidRPr="007A06F5">
        <w:rPr>
          <w:sz w:val="22"/>
          <w:szCs w:val="22"/>
          <w:lang w:val="la-Latn"/>
        </w:rPr>
        <w:t>et qui</w:t>
      </w:r>
      <w:r w:rsidR="009B2994" w:rsidRPr="007A06F5">
        <w:rPr>
          <w:sz w:val="22"/>
          <w:szCs w:val="22"/>
          <w:lang w:val="la-Latn"/>
        </w:rPr>
        <w:t xml:space="preserve"> </w:t>
      </w:r>
      <w:r w:rsidRPr="007A06F5">
        <w:rPr>
          <w:sz w:val="22"/>
          <w:szCs w:val="22"/>
          <w:lang w:val="la-Latn"/>
        </w:rPr>
        <w:t>ex ea nati fuerint</w:t>
      </w:r>
      <w:r w:rsidR="00762AD2" w:rsidRPr="007A06F5">
        <w:rPr>
          <w:sz w:val="22"/>
          <w:szCs w:val="22"/>
          <w:lang w:val="la-Latn"/>
        </w:rPr>
        <w:t>,</w:t>
      </w:r>
      <w:r w:rsidR="009B2994" w:rsidRPr="007A06F5">
        <w:rPr>
          <w:sz w:val="22"/>
          <w:szCs w:val="22"/>
          <w:lang w:val="la-Latn"/>
        </w:rPr>
        <w:t xml:space="preserve"> </w:t>
      </w:r>
      <w:r w:rsidR="0047091F" w:rsidRPr="007A06F5">
        <w:rPr>
          <w:sz w:val="22"/>
          <w:szCs w:val="22"/>
          <w:lang w:val="la-Latn"/>
        </w:rPr>
        <w:t xml:space="preserve">servi </w:t>
      </w:r>
      <w:r w:rsidRPr="007A06F5">
        <w:rPr>
          <w:sz w:val="22"/>
          <w:szCs w:val="22"/>
          <w:lang w:val="la-Latn"/>
        </w:rPr>
        <w:t>et ancillae sint</w:t>
      </w:r>
      <w:r w:rsidR="009042C7" w:rsidRPr="007A06F5">
        <w:rPr>
          <w:sz w:val="22"/>
          <w:szCs w:val="22"/>
          <w:lang w:val="la-Latn"/>
        </w:rPr>
        <w:t>.</w:t>
      </w:r>
      <w:r w:rsidR="009B2994" w:rsidRPr="007A06F5">
        <w:rPr>
          <w:sz w:val="22"/>
          <w:szCs w:val="22"/>
          <w:lang w:val="la-Latn"/>
        </w:rPr>
        <w:t xml:space="preserve"> </w:t>
      </w:r>
    </w:p>
    <w:p w14:paraId="04C46C24" w14:textId="0CD7D4FB" w:rsidR="0047091F"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XIX</w:t>
      </w:r>
      <w:r w:rsidR="009B2994" w:rsidRPr="007A06F5">
        <w:rPr>
          <w:rFonts w:ascii="Times New Roman" w:eastAsia="Times New Roman" w:hAnsi="Times New Roman" w:cs="Times New Roman"/>
          <w:sz w:val="24"/>
          <w:szCs w:val="24"/>
          <w:lang w:val="la-Latn" w:eastAsia="de-DE"/>
        </w:rPr>
        <w:t xml:space="preserve">. </w:t>
      </w:r>
      <w:r w:rsidR="0047091F" w:rsidRPr="007A06F5">
        <w:rPr>
          <w:rFonts w:ascii="Times New Roman" w:eastAsia="Times New Roman" w:hAnsi="Times New Roman" w:cs="Times New Roman"/>
          <w:sz w:val="24"/>
          <w:szCs w:val="24"/>
          <w:lang w:val="la-Latn" w:eastAsia="de-DE"/>
        </w:rPr>
        <w:t xml:space="preserve">Ut nullus laicus rem ecclesiae </w:t>
      </w:r>
      <w:r w:rsidRPr="007A06F5">
        <w:rPr>
          <w:rFonts w:ascii="Times New Roman" w:eastAsia="Times New Roman" w:hAnsi="Times New Roman" w:cs="Times New Roman"/>
          <w:sz w:val="24"/>
          <w:szCs w:val="24"/>
          <w:lang w:val="la-Latn" w:eastAsia="de-DE"/>
        </w:rPr>
        <w:t>absque carta praesumat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possidere</w:t>
      </w:r>
      <w:r w:rsidR="009B2994" w:rsidRPr="007A06F5">
        <w:rPr>
          <w:rFonts w:ascii="Times New Roman" w:eastAsia="Times New Roman" w:hAnsi="Times New Roman" w:cs="Times New Roman"/>
          <w:sz w:val="24"/>
          <w:szCs w:val="24"/>
          <w:lang w:val="la-Latn" w:eastAsia="de-DE"/>
        </w:rPr>
        <w:t xml:space="preserve">. </w:t>
      </w:r>
    </w:p>
    <w:p w14:paraId="504C056D" w14:textId="10BD099B" w:rsidR="00A62AA1" w:rsidRPr="007A06F5" w:rsidRDefault="00A62AA1" w:rsidP="00AD73D4">
      <w:pPr>
        <w:pStyle w:val="Normlnweb"/>
        <w:spacing w:before="0" w:beforeAutospacing="0" w:after="120" w:afterAutospacing="0"/>
        <w:ind w:left="720"/>
        <w:rPr>
          <w:sz w:val="22"/>
          <w:szCs w:val="22"/>
          <w:lang w:val="la-Latn"/>
        </w:rPr>
      </w:pPr>
      <w:r w:rsidRPr="007A06F5">
        <w:rPr>
          <w:sz w:val="22"/>
          <w:szCs w:val="22"/>
          <w:highlight w:val="yellow"/>
          <w:lang w:val="la-Latn"/>
        </w:rPr>
        <w:t>Res ec</w:t>
      </w:r>
      <w:r w:rsidR="00762AD2" w:rsidRPr="007A06F5">
        <w:rPr>
          <w:sz w:val="22"/>
          <w:szCs w:val="22"/>
          <w:highlight w:val="yellow"/>
          <w:lang w:val="la-Latn"/>
        </w:rPr>
        <w:t xml:space="preserve">clesiae de laicis absque carta </w:t>
      </w:r>
      <w:r w:rsidRPr="007A06F5">
        <w:rPr>
          <w:sz w:val="22"/>
          <w:szCs w:val="22"/>
          <w:highlight w:val="yellow"/>
          <w:lang w:val="la-Latn"/>
        </w:rPr>
        <w:t>nullus</w:t>
      </w:r>
      <w:r w:rsidR="009B2994" w:rsidRPr="007A06F5">
        <w:rPr>
          <w:sz w:val="22"/>
          <w:szCs w:val="22"/>
          <w:highlight w:val="yellow"/>
          <w:lang w:val="la-Latn"/>
        </w:rPr>
        <w:t xml:space="preserve"> </w:t>
      </w:r>
      <w:r w:rsidRPr="007A06F5">
        <w:rPr>
          <w:sz w:val="22"/>
          <w:szCs w:val="22"/>
          <w:highlight w:val="yellow"/>
          <w:lang w:val="la-Latn"/>
        </w:rPr>
        <w:t>praesumat</w:t>
      </w:r>
      <w:r w:rsidR="009B2994" w:rsidRPr="007A06F5">
        <w:rPr>
          <w:sz w:val="22"/>
          <w:szCs w:val="22"/>
          <w:highlight w:val="yellow"/>
          <w:lang w:val="la-Latn"/>
        </w:rPr>
        <w:t xml:space="preserve"> </w:t>
      </w:r>
      <w:r w:rsidRPr="007A06F5">
        <w:rPr>
          <w:sz w:val="22"/>
          <w:szCs w:val="22"/>
          <w:highlight w:val="yellow"/>
          <w:lang w:val="la-Latn"/>
        </w:rPr>
        <w:t>possidere</w:t>
      </w:r>
      <w:r w:rsidR="009B2994" w:rsidRPr="007A06F5">
        <w:rPr>
          <w:sz w:val="22"/>
          <w:szCs w:val="22"/>
          <w:lang w:val="la-Latn"/>
        </w:rPr>
        <w:t xml:space="preserve">; </w:t>
      </w:r>
      <w:r w:rsidR="00762AD2" w:rsidRPr="007A06F5">
        <w:rPr>
          <w:sz w:val="22"/>
          <w:szCs w:val="22"/>
          <w:lang w:val="la-Latn"/>
        </w:rPr>
        <w:t xml:space="preserve">et si car </w:t>
      </w:r>
      <w:r w:rsidRPr="007A06F5">
        <w:rPr>
          <w:sz w:val="22"/>
          <w:szCs w:val="22"/>
          <w:lang w:val="la-Latn"/>
        </w:rPr>
        <w:t>tam</w:t>
      </w:r>
      <w:r w:rsidR="009B2994" w:rsidRPr="007A06F5">
        <w:rPr>
          <w:sz w:val="22"/>
          <w:szCs w:val="22"/>
          <w:lang w:val="la-Latn"/>
        </w:rPr>
        <w:t xml:space="preserve"> </w:t>
      </w:r>
      <w:r w:rsidRPr="007A06F5">
        <w:rPr>
          <w:sz w:val="22"/>
          <w:szCs w:val="22"/>
          <w:lang w:val="la-Latn"/>
        </w:rPr>
        <w:t>non ostenderit</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Pr="007A06F5">
        <w:rPr>
          <w:sz w:val="22"/>
          <w:szCs w:val="22"/>
          <w:lang w:val="la-Latn"/>
        </w:rPr>
        <w:t>conparasset</w:t>
      </w:r>
      <w:r w:rsidR="009B2994" w:rsidRPr="007A06F5">
        <w:rPr>
          <w:sz w:val="22"/>
          <w:szCs w:val="22"/>
          <w:lang w:val="la-Latn"/>
        </w:rPr>
        <w:t xml:space="preserve"> </w:t>
      </w:r>
      <w:r w:rsidRPr="007A06F5">
        <w:rPr>
          <w:sz w:val="22"/>
          <w:szCs w:val="22"/>
          <w:lang w:val="la-Latn"/>
        </w:rPr>
        <w:t>a</w:t>
      </w:r>
      <w:r w:rsidR="009B2994" w:rsidRPr="007A06F5">
        <w:rPr>
          <w:sz w:val="22"/>
          <w:szCs w:val="22"/>
          <w:lang w:val="la-Latn"/>
        </w:rPr>
        <w:t xml:space="preserve"> </w:t>
      </w:r>
      <w:r w:rsidRPr="007A06F5">
        <w:rPr>
          <w:sz w:val="22"/>
          <w:szCs w:val="22"/>
          <w:lang w:val="la-Latn"/>
        </w:rPr>
        <w:t>pastore ecclesiae</w:t>
      </w:r>
      <w:r w:rsidR="009B2994" w:rsidRPr="007A06F5">
        <w:rPr>
          <w:sz w:val="22"/>
          <w:szCs w:val="22"/>
          <w:lang w:val="la-Latn"/>
        </w:rPr>
        <w:t xml:space="preserve">, </w:t>
      </w:r>
      <w:r w:rsidRPr="007A06F5">
        <w:rPr>
          <w:sz w:val="22"/>
          <w:szCs w:val="22"/>
          <w:lang w:val="la-Latn"/>
        </w:rPr>
        <w:t>possessio</w:t>
      </w:r>
      <w:r w:rsidR="009B2994" w:rsidRPr="007A06F5">
        <w:rPr>
          <w:sz w:val="22"/>
          <w:szCs w:val="22"/>
          <w:lang w:val="la-Latn"/>
        </w:rPr>
        <w:t xml:space="preserve"> </w:t>
      </w:r>
      <w:r w:rsidR="00762AD2" w:rsidRPr="007A06F5">
        <w:rPr>
          <w:sz w:val="22"/>
          <w:szCs w:val="22"/>
          <w:lang w:val="la-Latn"/>
        </w:rPr>
        <w:t xml:space="preserve">semper ad </w:t>
      </w:r>
      <w:r w:rsidR="00AD73D4" w:rsidRPr="007A06F5">
        <w:rPr>
          <w:sz w:val="22"/>
          <w:szCs w:val="22"/>
          <w:lang w:val="la-Latn"/>
        </w:rPr>
        <w:t>ecclesiam pertineat</w:t>
      </w:r>
      <w:r w:rsidR="009B2994" w:rsidRPr="007A06F5">
        <w:rPr>
          <w:sz w:val="22"/>
          <w:szCs w:val="22"/>
          <w:lang w:val="la-Latn"/>
        </w:rPr>
        <w:t xml:space="preserve">. </w:t>
      </w:r>
    </w:p>
    <w:p w14:paraId="221E3D77" w14:textId="4418F766" w:rsidR="00762AD2"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presbiter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manci</w:t>
      </w:r>
      <w:r w:rsidRPr="007A06F5">
        <w:rPr>
          <w:rFonts w:ascii="Times New Roman" w:eastAsia="Times New Roman" w:hAnsi="Times New Roman" w:cs="Times New Roman"/>
          <w:sz w:val="24"/>
          <w:szCs w:val="24"/>
          <w:lang w:val="la-Latn" w:eastAsia="de-DE"/>
        </w:rPr>
        <w:t>pia</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ecclesiae potestatem vendendi </w:t>
      </w:r>
      <w:r w:rsidRPr="007A06F5">
        <w:rPr>
          <w:rFonts w:ascii="Times New Roman" w:eastAsia="Times New Roman" w:hAnsi="Times New Roman" w:cs="Times New Roman"/>
          <w:sz w:val="24"/>
          <w:szCs w:val="24"/>
          <w:lang w:val="la-Latn" w:eastAsia="de-DE"/>
        </w:rPr>
        <w:t>non habeat</w:t>
      </w:r>
      <w:r w:rsidR="009B2994" w:rsidRPr="007A06F5">
        <w:rPr>
          <w:rFonts w:ascii="Times New Roman" w:eastAsia="Times New Roman" w:hAnsi="Times New Roman" w:cs="Times New Roman"/>
          <w:sz w:val="24"/>
          <w:szCs w:val="24"/>
          <w:lang w:val="la-Latn" w:eastAsia="de-DE"/>
        </w:rPr>
        <w:t xml:space="preserve">. </w:t>
      </w:r>
    </w:p>
    <w:p w14:paraId="7E4F7DDC" w14:textId="36285385" w:rsidR="00762AD2" w:rsidRPr="007A06F5" w:rsidRDefault="00A62AA1" w:rsidP="00AD73D4">
      <w:pPr>
        <w:pStyle w:val="Normlnweb"/>
        <w:spacing w:before="0" w:beforeAutospacing="0" w:after="120" w:afterAutospacing="0"/>
        <w:ind w:left="720"/>
        <w:rPr>
          <w:sz w:val="22"/>
          <w:szCs w:val="22"/>
          <w:lang w:val="la-Latn"/>
        </w:rPr>
      </w:pPr>
      <w:r w:rsidRPr="007A06F5">
        <w:rPr>
          <w:sz w:val="22"/>
          <w:szCs w:val="22"/>
          <w:lang w:val="la-Latn"/>
        </w:rPr>
        <w:t>Nullus</w:t>
      </w:r>
      <w:r w:rsidR="009B2994" w:rsidRPr="007A06F5">
        <w:rPr>
          <w:sz w:val="22"/>
          <w:szCs w:val="22"/>
          <w:lang w:val="la-Latn"/>
        </w:rPr>
        <w:t xml:space="preserve"> </w:t>
      </w:r>
      <w:r w:rsidRPr="007A06F5">
        <w:rPr>
          <w:sz w:val="22"/>
          <w:szCs w:val="22"/>
          <w:lang w:val="la-Latn"/>
        </w:rPr>
        <w:t>presbiter nec aliquis pastor ecclesiae potestatem</w:t>
      </w:r>
      <w:r w:rsidR="009B2994" w:rsidRPr="007A06F5">
        <w:rPr>
          <w:sz w:val="22"/>
          <w:szCs w:val="22"/>
          <w:lang w:val="la-Latn"/>
        </w:rPr>
        <w:t xml:space="preserve"> </w:t>
      </w:r>
      <w:r w:rsidR="00AD73D4" w:rsidRPr="007A06F5">
        <w:rPr>
          <w:sz w:val="22"/>
          <w:szCs w:val="22"/>
          <w:lang w:val="la-Latn"/>
        </w:rPr>
        <w:t>habeat vendendi eccle</w:t>
      </w:r>
      <w:r w:rsidRPr="007A06F5">
        <w:rPr>
          <w:sz w:val="22"/>
          <w:szCs w:val="22"/>
          <w:lang w:val="la-Latn"/>
        </w:rPr>
        <w:t>siasticam terram</w:t>
      </w:r>
      <w:r w:rsidR="009B2994" w:rsidRPr="007A06F5">
        <w:rPr>
          <w:sz w:val="22"/>
          <w:szCs w:val="22"/>
          <w:lang w:val="la-Latn"/>
        </w:rPr>
        <w:t xml:space="preserve">, </w:t>
      </w:r>
      <w:r w:rsidRPr="007A06F5">
        <w:rPr>
          <w:sz w:val="22"/>
          <w:szCs w:val="22"/>
          <w:lang w:val="la-Latn"/>
        </w:rPr>
        <w:t>nisi contra</w:t>
      </w:r>
      <w:r w:rsidR="009B2994" w:rsidRPr="007A06F5">
        <w:rPr>
          <w:sz w:val="22"/>
          <w:szCs w:val="22"/>
          <w:lang w:val="la-Latn"/>
        </w:rPr>
        <w:t xml:space="preserve"> </w:t>
      </w:r>
      <w:r w:rsidRPr="007A06F5">
        <w:rPr>
          <w:sz w:val="22"/>
          <w:szCs w:val="22"/>
          <w:lang w:val="la-Latn"/>
        </w:rPr>
        <w:t>aliam</w:t>
      </w:r>
      <w:r w:rsidR="009B2994" w:rsidRPr="007A06F5">
        <w:rPr>
          <w:sz w:val="22"/>
          <w:szCs w:val="22"/>
          <w:lang w:val="la-Latn"/>
        </w:rPr>
        <w:t xml:space="preserve"> </w:t>
      </w:r>
      <w:r w:rsidRPr="007A06F5">
        <w:rPr>
          <w:sz w:val="22"/>
          <w:szCs w:val="22"/>
          <w:lang w:val="la-Latn"/>
        </w:rPr>
        <w:t>terram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nec mancipium</w:t>
      </w:r>
      <w:r w:rsidR="009B2994" w:rsidRPr="007A06F5">
        <w:rPr>
          <w:sz w:val="22"/>
          <w:szCs w:val="22"/>
          <w:lang w:val="la-Latn"/>
        </w:rPr>
        <w:t xml:space="preserve">, </w:t>
      </w:r>
      <w:r w:rsidRPr="007A06F5">
        <w:rPr>
          <w:sz w:val="22"/>
          <w:szCs w:val="22"/>
          <w:lang w:val="la-Latn"/>
        </w:rPr>
        <w:t>nisi</w:t>
      </w:r>
      <w:r w:rsidR="009B2994" w:rsidRPr="007A06F5">
        <w:rPr>
          <w:sz w:val="22"/>
          <w:szCs w:val="22"/>
          <w:lang w:val="la-Latn"/>
        </w:rPr>
        <w:t xml:space="preserve"> </w:t>
      </w:r>
      <w:r w:rsidRPr="007A06F5">
        <w:rPr>
          <w:sz w:val="22"/>
          <w:szCs w:val="22"/>
          <w:lang w:val="la-Latn"/>
        </w:rPr>
        <w:t>alium</w:t>
      </w:r>
      <w:r w:rsidR="009B2994" w:rsidRPr="007A06F5">
        <w:rPr>
          <w:sz w:val="22"/>
          <w:szCs w:val="22"/>
          <w:lang w:val="la-Latn"/>
        </w:rPr>
        <w:t xml:space="preserve"> </w:t>
      </w:r>
      <w:r w:rsidRPr="007A06F5">
        <w:rPr>
          <w:sz w:val="22"/>
          <w:szCs w:val="22"/>
          <w:lang w:val="la-Latn"/>
        </w:rPr>
        <w:t>mancipium</w:t>
      </w:r>
      <w:r w:rsidR="009B2994" w:rsidRPr="007A06F5">
        <w:rPr>
          <w:sz w:val="22"/>
          <w:szCs w:val="22"/>
          <w:lang w:val="la-Latn"/>
        </w:rPr>
        <w:t xml:space="preserve"> </w:t>
      </w:r>
      <w:r w:rsidRPr="007A06F5">
        <w:rPr>
          <w:sz w:val="22"/>
          <w:szCs w:val="22"/>
          <w:lang w:val="la-Latn"/>
        </w:rPr>
        <w:t>reciperit m</w:t>
      </w:r>
      <w:r w:rsidR="009B2994" w:rsidRPr="007A06F5">
        <w:rPr>
          <w:sz w:val="22"/>
          <w:szCs w:val="22"/>
          <w:lang w:val="la-Latn"/>
        </w:rPr>
        <w:t xml:space="preserve">; </w:t>
      </w:r>
      <w:r w:rsidRPr="007A06F5">
        <w:rPr>
          <w:sz w:val="22"/>
          <w:szCs w:val="22"/>
          <w:lang w:val="la-Latn"/>
        </w:rPr>
        <w:t>et si</w:t>
      </w:r>
      <w:r w:rsidR="009B2994" w:rsidRPr="007A06F5">
        <w:rPr>
          <w:sz w:val="22"/>
          <w:szCs w:val="22"/>
          <w:lang w:val="la-Latn"/>
        </w:rPr>
        <w:t xml:space="preserve"> </w:t>
      </w:r>
      <w:r w:rsidRPr="007A06F5">
        <w:rPr>
          <w:sz w:val="22"/>
          <w:szCs w:val="22"/>
          <w:lang w:val="la-Latn"/>
        </w:rPr>
        <w:t>concambium</w:t>
      </w:r>
      <w:r w:rsidR="009B2994" w:rsidRPr="007A06F5">
        <w:rPr>
          <w:sz w:val="22"/>
          <w:szCs w:val="22"/>
          <w:lang w:val="la-Latn"/>
        </w:rPr>
        <w:t xml:space="preserve"> </w:t>
      </w:r>
      <w:r w:rsidRPr="007A06F5">
        <w:rPr>
          <w:sz w:val="22"/>
          <w:szCs w:val="22"/>
          <w:lang w:val="la-Latn"/>
        </w:rPr>
        <w:t>fecerit</w:t>
      </w:r>
      <w:r w:rsidR="009B2994" w:rsidRPr="007A06F5">
        <w:rPr>
          <w:sz w:val="22"/>
          <w:szCs w:val="22"/>
          <w:lang w:val="la-Latn"/>
        </w:rPr>
        <w:t xml:space="preserve"> </w:t>
      </w:r>
      <w:r w:rsidRPr="007A06F5">
        <w:rPr>
          <w:sz w:val="22"/>
          <w:szCs w:val="22"/>
          <w:lang w:val="la-Latn"/>
        </w:rPr>
        <w:t>aut de mancipio</w:t>
      </w:r>
      <w:r w:rsidR="009B2994" w:rsidRPr="007A06F5">
        <w:rPr>
          <w:sz w:val="22"/>
          <w:szCs w:val="22"/>
          <w:lang w:val="la-Latn"/>
        </w:rPr>
        <w:t xml:space="preserve"> </w:t>
      </w:r>
      <w:r w:rsidRPr="007A06F5">
        <w:rPr>
          <w:sz w:val="22"/>
          <w:szCs w:val="22"/>
          <w:lang w:val="la-Latn"/>
        </w:rPr>
        <w:t>aut de terra</w:t>
      </w:r>
      <w:r w:rsidR="009B2994" w:rsidRPr="007A06F5">
        <w:rPr>
          <w:sz w:val="22"/>
          <w:szCs w:val="22"/>
          <w:lang w:val="la-Latn"/>
        </w:rPr>
        <w:t xml:space="preserve">, </w:t>
      </w:r>
      <w:r w:rsidRPr="007A06F5">
        <w:rPr>
          <w:sz w:val="22"/>
          <w:szCs w:val="22"/>
          <w:lang w:val="la-Latn"/>
        </w:rPr>
        <w:t>semper</w:t>
      </w:r>
      <w:r w:rsidR="009B2994" w:rsidRPr="007A06F5">
        <w:rPr>
          <w:sz w:val="22"/>
          <w:szCs w:val="22"/>
          <w:lang w:val="la-Latn"/>
        </w:rPr>
        <w:t xml:space="preserve"> </w:t>
      </w:r>
      <w:r w:rsidRPr="007A06F5">
        <w:rPr>
          <w:sz w:val="22"/>
          <w:szCs w:val="22"/>
          <w:lang w:val="la-Latn"/>
        </w:rPr>
        <w:t>epistolam firmitatis</w:t>
      </w:r>
      <w:r w:rsidR="009B2994" w:rsidRPr="007A06F5">
        <w:rPr>
          <w:sz w:val="22"/>
          <w:szCs w:val="22"/>
          <w:lang w:val="la-Latn"/>
        </w:rPr>
        <w:t xml:space="preserve"> </w:t>
      </w:r>
      <w:r w:rsidRPr="007A06F5">
        <w:rPr>
          <w:sz w:val="22"/>
          <w:szCs w:val="22"/>
          <w:lang w:val="la-Latn"/>
        </w:rPr>
        <w:t>faciat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contentio</w:t>
      </w:r>
      <w:r w:rsidR="009B2994" w:rsidRPr="007A06F5">
        <w:rPr>
          <w:sz w:val="22"/>
          <w:szCs w:val="22"/>
          <w:lang w:val="la-Latn"/>
        </w:rPr>
        <w:t xml:space="preserve"> </w:t>
      </w:r>
      <w:r w:rsidRPr="007A06F5">
        <w:rPr>
          <w:sz w:val="22"/>
          <w:szCs w:val="22"/>
          <w:lang w:val="la-Latn"/>
        </w:rPr>
        <w:t>non</w:t>
      </w:r>
      <w:r w:rsidR="009B2994" w:rsidRPr="007A06F5">
        <w:rPr>
          <w:sz w:val="22"/>
          <w:szCs w:val="22"/>
          <w:lang w:val="la-Latn"/>
        </w:rPr>
        <w:t xml:space="preserve"> </w:t>
      </w:r>
      <w:r w:rsidRPr="007A06F5">
        <w:rPr>
          <w:sz w:val="22"/>
          <w:szCs w:val="22"/>
          <w:lang w:val="la-Latn"/>
        </w:rPr>
        <w:t>fiat</w:t>
      </w:r>
      <w:r w:rsidR="009B2994" w:rsidRPr="007A06F5">
        <w:rPr>
          <w:sz w:val="22"/>
          <w:szCs w:val="22"/>
          <w:lang w:val="la-Latn"/>
        </w:rPr>
        <w:t xml:space="preserve">, </w:t>
      </w:r>
      <w:r w:rsidRPr="007A06F5">
        <w:rPr>
          <w:sz w:val="22"/>
          <w:szCs w:val="22"/>
          <w:lang w:val="la-Latn"/>
        </w:rPr>
        <w:t>nec ecclesia</w:t>
      </w:r>
      <w:r w:rsidR="009B2994" w:rsidRPr="007A06F5">
        <w:rPr>
          <w:sz w:val="22"/>
          <w:szCs w:val="22"/>
          <w:lang w:val="la-Latn"/>
        </w:rPr>
        <w:t xml:space="preserve"> </w:t>
      </w:r>
      <w:r w:rsidRPr="007A06F5">
        <w:rPr>
          <w:sz w:val="22"/>
          <w:szCs w:val="22"/>
          <w:lang w:val="la-Latn"/>
        </w:rPr>
        <w:t>perdat</w:t>
      </w:r>
      <w:r w:rsidR="009B2994" w:rsidRPr="007A06F5">
        <w:rPr>
          <w:sz w:val="22"/>
          <w:szCs w:val="22"/>
          <w:lang w:val="la-Latn"/>
        </w:rPr>
        <w:t xml:space="preserve">, </w:t>
      </w:r>
      <w:r w:rsidR="00762AD2" w:rsidRPr="007A06F5">
        <w:rPr>
          <w:sz w:val="22"/>
          <w:szCs w:val="22"/>
          <w:lang w:val="la-Latn"/>
        </w:rPr>
        <w:t>quod legi</w:t>
      </w:r>
      <w:r w:rsidRPr="007A06F5">
        <w:rPr>
          <w:sz w:val="22"/>
          <w:szCs w:val="22"/>
          <w:lang w:val="la-Latn"/>
        </w:rPr>
        <w:t>time possidere</w:t>
      </w:r>
      <w:r w:rsidR="009B2994" w:rsidRPr="007A06F5">
        <w:rPr>
          <w:sz w:val="22"/>
          <w:szCs w:val="22"/>
          <w:lang w:val="la-Latn"/>
        </w:rPr>
        <w:t xml:space="preserve"> </w:t>
      </w:r>
      <w:r w:rsidRPr="007A06F5">
        <w:rPr>
          <w:sz w:val="22"/>
          <w:szCs w:val="22"/>
          <w:lang w:val="la-Latn"/>
        </w:rPr>
        <w:t>debeat</w:t>
      </w:r>
      <w:r w:rsidR="009B2994" w:rsidRPr="007A06F5">
        <w:rPr>
          <w:sz w:val="22"/>
          <w:szCs w:val="22"/>
          <w:lang w:val="la-Latn"/>
        </w:rPr>
        <w:t xml:space="preserve">. </w:t>
      </w:r>
      <w:r w:rsidRPr="007A06F5">
        <w:rPr>
          <w:sz w:val="22"/>
          <w:szCs w:val="22"/>
          <w:lang w:val="la-Latn"/>
        </w:rPr>
        <w:t xml:space="preserve">/ </w:t>
      </w:r>
    </w:p>
    <w:p w14:paraId="76631DBA" w14:textId="6CE7D321" w:rsidR="00762AD2" w:rsidRPr="007A06F5" w:rsidRDefault="00A62AA1" w:rsidP="00762AD2">
      <w:pPr>
        <w:pStyle w:val="Normlnweb"/>
        <w:spacing w:before="0" w:beforeAutospacing="0" w:after="120" w:afterAutospacing="0"/>
        <w:rPr>
          <w:lang w:val="la-Latn"/>
        </w:rPr>
      </w:pPr>
      <w:r w:rsidRPr="007A06F5">
        <w:rPr>
          <w:lang w:val="la-Latn"/>
        </w:rPr>
        <w:t>XXI</w:t>
      </w:r>
      <w:r w:rsidR="009B2994" w:rsidRPr="007A06F5">
        <w:rPr>
          <w:lang w:val="la-Latn"/>
        </w:rPr>
        <w:t xml:space="preserve">. </w:t>
      </w:r>
      <w:r w:rsidRPr="007A06F5">
        <w:rPr>
          <w:lang w:val="la-Latn"/>
        </w:rPr>
        <w:t>De his</w:t>
      </w:r>
      <w:r w:rsidR="009B2994" w:rsidRPr="007A06F5">
        <w:rPr>
          <w:lang w:val="la-Latn"/>
        </w:rPr>
        <w:t xml:space="preserve">, </w:t>
      </w:r>
      <w:r w:rsidR="00762AD2" w:rsidRPr="007A06F5">
        <w:rPr>
          <w:lang w:val="la-Latn"/>
        </w:rPr>
        <w:t xml:space="preserve">qui ecclesiae servum </w:t>
      </w:r>
      <w:r w:rsidRPr="007A06F5">
        <w:rPr>
          <w:lang w:val="la-Latn"/>
        </w:rPr>
        <w:t>vel ancillam</w:t>
      </w:r>
      <w:r w:rsidR="009B2994" w:rsidRPr="007A06F5">
        <w:rPr>
          <w:lang w:val="la-Latn"/>
        </w:rPr>
        <w:t xml:space="preserve"> </w:t>
      </w:r>
      <w:r w:rsidRPr="007A06F5">
        <w:rPr>
          <w:lang w:val="la-Latn"/>
        </w:rPr>
        <w:t>susceperint fugitivos</w:t>
      </w:r>
      <w:r w:rsidR="009B2994" w:rsidRPr="007A06F5">
        <w:rPr>
          <w:lang w:val="la-Latn"/>
        </w:rPr>
        <w:t xml:space="preserve">. </w:t>
      </w:r>
    </w:p>
    <w:p w14:paraId="150FFD41" w14:textId="7166B59A" w:rsidR="00A62AA1" w:rsidRPr="007A06F5" w:rsidRDefault="00A62AA1" w:rsidP="00AD73D4">
      <w:pPr>
        <w:pStyle w:val="Normlnweb"/>
        <w:spacing w:before="0" w:beforeAutospacing="0" w:after="120" w:afterAutospacing="0"/>
        <w:ind w:left="720"/>
        <w:rPr>
          <w:sz w:val="22"/>
          <w:szCs w:val="22"/>
          <w:lang w:val="la-Latn"/>
        </w:rPr>
      </w:pPr>
      <w:r w:rsidRPr="007A06F5">
        <w:rPr>
          <w:sz w:val="22"/>
          <w:szCs w:val="22"/>
          <w:lang w:val="la-Latn"/>
        </w:rPr>
        <w:t>Si quis</w:t>
      </w:r>
      <w:r w:rsidR="009B2994" w:rsidRPr="007A06F5">
        <w:rPr>
          <w:sz w:val="22"/>
          <w:szCs w:val="22"/>
          <w:lang w:val="la-Latn"/>
        </w:rPr>
        <w:t xml:space="preserve"> </w:t>
      </w:r>
      <w:r w:rsidR="00AD73D4" w:rsidRPr="007A06F5">
        <w:rPr>
          <w:sz w:val="22"/>
          <w:szCs w:val="22"/>
          <w:lang w:val="la-Latn"/>
        </w:rPr>
        <w:t xml:space="preserve">mancipium ecclesiae </w:t>
      </w:r>
      <w:r w:rsidR="00762AD2" w:rsidRPr="007A06F5">
        <w:rPr>
          <w:sz w:val="22"/>
          <w:szCs w:val="22"/>
          <w:lang w:val="la-Latn"/>
        </w:rPr>
        <w:t>aut ser</w:t>
      </w:r>
      <w:r w:rsidRPr="007A06F5">
        <w:rPr>
          <w:sz w:val="22"/>
          <w:szCs w:val="22"/>
          <w:lang w:val="la-Latn"/>
        </w:rPr>
        <w:t>vum</w:t>
      </w:r>
      <w:r w:rsidR="009B2994" w:rsidRPr="007A06F5">
        <w:rPr>
          <w:sz w:val="22"/>
          <w:szCs w:val="22"/>
          <w:lang w:val="la-Latn"/>
        </w:rPr>
        <w:t xml:space="preserve"> </w:t>
      </w:r>
      <w:r w:rsidRPr="007A06F5">
        <w:rPr>
          <w:sz w:val="22"/>
          <w:szCs w:val="22"/>
          <w:lang w:val="la-Latn"/>
        </w:rPr>
        <w:t>aut anc</w:t>
      </w:r>
      <w:r w:rsidR="00762AD2" w:rsidRPr="007A06F5">
        <w:rPr>
          <w:sz w:val="22"/>
          <w:szCs w:val="22"/>
          <w:lang w:val="la-Latn"/>
        </w:rPr>
        <w:t xml:space="preserve">illams fugitivum susceperit et </w:t>
      </w:r>
      <w:r w:rsidRPr="007A06F5">
        <w:rPr>
          <w:sz w:val="22"/>
          <w:szCs w:val="22"/>
          <w:lang w:val="la-Latn"/>
        </w:rPr>
        <w:t>post requisitionem</w:t>
      </w:r>
      <w:r w:rsidR="009B2994" w:rsidRPr="007A06F5">
        <w:rPr>
          <w:sz w:val="22"/>
          <w:szCs w:val="22"/>
          <w:lang w:val="la-Latn"/>
        </w:rPr>
        <w:t xml:space="preserve">, </w:t>
      </w:r>
      <w:r w:rsidR="00762AD2" w:rsidRPr="007A06F5">
        <w:rPr>
          <w:sz w:val="22"/>
          <w:szCs w:val="22"/>
          <w:lang w:val="la-Latn"/>
        </w:rPr>
        <w:t xml:space="preserve">aut ipse presbiter requi </w:t>
      </w:r>
      <w:r w:rsidRPr="007A06F5">
        <w:rPr>
          <w:sz w:val="22"/>
          <w:szCs w:val="22"/>
          <w:lang w:val="la-Latn"/>
        </w:rPr>
        <w:t>rat aut missus eius legitimus</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AD73D4" w:rsidRPr="007A06F5">
        <w:rPr>
          <w:sz w:val="22"/>
          <w:szCs w:val="22"/>
          <w:lang w:val="la-Latn"/>
        </w:rPr>
        <w:t>ille ne</w:t>
      </w:r>
      <w:r w:rsidRPr="007A06F5">
        <w:rPr>
          <w:sz w:val="22"/>
          <w:szCs w:val="22"/>
          <w:lang w:val="la-Latn"/>
        </w:rPr>
        <w:t>glexerit reddere et</w:t>
      </w:r>
      <w:r w:rsidR="009B2994" w:rsidRPr="007A06F5">
        <w:rPr>
          <w:sz w:val="22"/>
          <w:szCs w:val="22"/>
          <w:lang w:val="la-Latn"/>
        </w:rPr>
        <w:t xml:space="preserve"> </w:t>
      </w:r>
      <w:r w:rsidR="00762AD2" w:rsidRPr="007A06F5">
        <w:rPr>
          <w:sz w:val="22"/>
          <w:szCs w:val="22"/>
          <w:lang w:val="la-Latn"/>
        </w:rPr>
        <w:t xml:space="preserve">contra legem anteste </w:t>
      </w:r>
      <w:r w:rsidRPr="007A06F5">
        <w:rPr>
          <w:sz w:val="22"/>
          <w:szCs w:val="22"/>
          <w:lang w:val="la-Latn"/>
        </w:rPr>
        <w:t>terit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sicut solet</w:t>
      </w:r>
      <w:r w:rsidR="009B2994" w:rsidRPr="007A06F5">
        <w:rPr>
          <w:sz w:val="22"/>
          <w:szCs w:val="22"/>
          <w:lang w:val="la-Latn"/>
        </w:rPr>
        <w:t xml:space="preserve"> </w:t>
      </w:r>
      <w:r w:rsidRPr="007A06F5">
        <w:rPr>
          <w:sz w:val="22"/>
          <w:szCs w:val="22"/>
          <w:lang w:val="la-Latn"/>
        </w:rPr>
        <w:t>aliis Alamannis conponere</w:t>
      </w:r>
      <w:r w:rsidR="009B2994" w:rsidRPr="007A06F5">
        <w:rPr>
          <w:sz w:val="22"/>
          <w:szCs w:val="22"/>
          <w:lang w:val="la-Latn"/>
        </w:rPr>
        <w:t xml:space="preserve">, </w:t>
      </w:r>
      <w:r w:rsidRPr="007A06F5">
        <w:rPr>
          <w:sz w:val="22"/>
          <w:szCs w:val="22"/>
          <w:lang w:val="la-Latn"/>
        </w:rPr>
        <w:t>ita et</w:t>
      </w:r>
      <w:r w:rsidR="009B2994" w:rsidRPr="007A06F5">
        <w:rPr>
          <w:sz w:val="22"/>
          <w:szCs w:val="22"/>
          <w:lang w:val="la-Latn"/>
        </w:rPr>
        <w:t xml:space="preserve"> </w:t>
      </w:r>
      <w:r w:rsidRPr="007A06F5">
        <w:rPr>
          <w:sz w:val="22"/>
          <w:szCs w:val="22"/>
          <w:lang w:val="la-Latn"/>
        </w:rPr>
        <w:t>tripliciter conponat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762AD2" w:rsidRPr="007A06F5">
        <w:rPr>
          <w:sz w:val="22"/>
          <w:szCs w:val="22"/>
          <w:lang w:val="la-Latn"/>
        </w:rPr>
        <w:t xml:space="preserve">quicquid </w:t>
      </w:r>
      <w:r w:rsidRPr="007A06F5">
        <w:rPr>
          <w:sz w:val="22"/>
          <w:szCs w:val="22"/>
          <w:lang w:val="la-Latn"/>
        </w:rPr>
        <w:t>ecclesiae contra legem fecerit</w:t>
      </w:r>
      <w:r w:rsidR="009B2994" w:rsidRPr="007A06F5">
        <w:rPr>
          <w:sz w:val="22"/>
          <w:szCs w:val="22"/>
          <w:lang w:val="la-Latn"/>
        </w:rPr>
        <w:t xml:space="preserve">, </w:t>
      </w:r>
      <w:r w:rsidR="00762AD2" w:rsidRPr="007A06F5">
        <w:rPr>
          <w:sz w:val="22"/>
          <w:szCs w:val="22"/>
          <w:lang w:val="la-Latn"/>
        </w:rPr>
        <w:t>omnia tripli</w:t>
      </w:r>
      <w:r w:rsidRPr="007A06F5">
        <w:rPr>
          <w:sz w:val="22"/>
          <w:szCs w:val="22"/>
          <w:lang w:val="la-Latn"/>
        </w:rPr>
        <w:t>citer conponat</w:t>
      </w:r>
      <w:r w:rsidR="009B2994" w:rsidRPr="007A06F5">
        <w:rPr>
          <w:sz w:val="22"/>
          <w:szCs w:val="22"/>
          <w:lang w:val="la-Latn"/>
        </w:rPr>
        <w:t xml:space="preserve">, </w:t>
      </w:r>
      <w:r w:rsidRPr="007A06F5">
        <w:rPr>
          <w:sz w:val="22"/>
          <w:szCs w:val="22"/>
          <w:lang w:val="la-Latn"/>
        </w:rPr>
        <w:t>sicut lex habet</w:t>
      </w:r>
      <w:r w:rsidR="009B2994" w:rsidRPr="007A06F5">
        <w:rPr>
          <w:sz w:val="22"/>
          <w:szCs w:val="22"/>
          <w:lang w:val="la-Latn"/>
        </w:rPr>
        <w:t xml:space="preserve">. </w:t>
      </w:r>
    </w:p>
    <w:p w14:paraId="64E90499" w14:textId="77777777" w:rsidR="00762AD2"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XXII</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Qualiter servi ecclesiae tri</w:t>
      </w:r>
      <w:r w:rsidRPr="007A06F5">
        <w:rPr>
          <w:rFonts w:ascii="Times New Roman" w:eastAsia="Times New Roman" w:hAnsi="Times New Roman" w:cs="Times New Roman"/>
          <w:sz w:val="24"/>
          <w:szCs w:val="24"/>
          <w:lang w:val="la-Latn" w:eastAsia="de-DE"/>
        </w:rPr>
        <w:t xml:space="preserve">buta solvere a </w:t>
      </w:r>
      <w:r w:rsidR="00762AD2" w:rsidRPr="007A06F5">
        <w:rPr>
          <w:rFonts w:ascii="Times New Roman" w:eastAsia="Times New Roman" w:hAnsi="Times New Roman" w:cs="Times New Roman"/>
          <w:sz w:val="24"/>
          <w:szCs w:val="24"/>
          <w:lang w:val="la-Latn" w:eastAsia="de-DE"/>
        </w:rPr>
        <w:t>debeant</w:t>
      </w:r>
      <w:r w:rsidR="009B2994" w:rsidRPr="007A06F5">
        <w:rPr>
          <w:rFonts w:ascii="Times New Roman" w:eastAsia="Times New Roman" w:hAnsi="Times New Roman" w:cs="Times New Roman"/>
          <w:sz w:val="24"/>
          <w:szCs w:val="24"/>
          <w:lang w:val="la-Latn" w:eastAsia="de-DE"/>
        </w:rPr>
        <w:t xml:space="preserve">. </w:t>
      </w:r>
    </w:p>
    <w:p w14:paraId="2FB705F5" w14:textId="3465EB0A" w:rsidR="00A62AA1" w:rsidRPr="007A06F5" w:rsidRDefault="00A62AA1" w:rsidP="00AD73D4">
      <w:pPr>
        <w:pStyle w:val="Normlnweb"/>
        <w:spacing w:before="0" w:beforeAutospacing="0" w:after="120" w:afterAutospacing="0"/>
        <w:ind w:left="720"/>
        <w:rPr>
          <w:sz w:val="22"/>
          <w:szCs w:val="22"/>
          <w:lang w:val="la-Latn"/>
        </w:rPr>
      </w:pPr>
      <w:r w:rsidRPr="007A06F5">
        <w:rPr>
          <w:sz w:val="22"/>
          <w:szCs w:val="22"/>
          <w:lang w:val="la-Latn"/>
        </w:rPr>
        <w:t>Servi enim</w:t>
      </w:r>
      <w:r w:rsidR="009B2994" w:rsidRPr="007A06F5">
        <w:rPr>
          <w:sz w:val="22"/>
          <w:szCs w:val="22"/>
          <w:lang w:val="la-Latn"/>
        </w:rPr>
        <w:t xml:space="preserve"> </w:t>
      </w:r>
      <w:r w:rsidR="00AD73D4" w:rsidRPr="007A06F5">
        <w:rPr>
          <w:sz w:val="22"/>
          <w:szCs w:val="22"/>
          <w:lang w:val="la-Latn"/>
        </w:rPr>
        <w:t>ecclesiae tributa sua legi</w:t>
      </w:r>
      <w:r w:rsidRPr="007A06F5">
        <w:rPr>
          <w:sz w:val="22"/>
          <w:szCs w:val="22"/>
          <w:lang w:val="la-Latn"/>
        </w:rPr>
        <w:t>time reddant</w:t>
      </w:r>
      <w:r w:rsidR="00FF3D92" w:rsidRPr="007A06F5">
        <w:rPr>
          <w:sz w:val="22"/>
          <w:szCs w:val="22"/>
          <w:lang w:val="la-Latn"/>
        </w:rPr>
        <w:t xml:space="preserve">: </w:t>
      </w:r>
      <w:r w:rsidRPr="007A06F5">
        <w:rPr>
          <w:sz w:val="22"/>
          <w:szCs w:val="22"/>
          <w:lang w:val="la-Latn"/>
        </w:rPr>
        <w:t>quindecim siclas</w:t>
      </w:r>
      <w:r w:rsidR="009B2994" w:rsidRPr="007A06F5">
        <w:rPr>
          <w:sz w:val="22"/>
          <w:szCs w:val="22"/>
          <w:lang w:val="la-Latn"/>
        </w:rPr>
        <w:t xml:space="preserve"> </w:t>
      </w:r>
      <w:r w:rsidRPr="007A06F5">
        <w:rPr>
          <w:sz w:val="22"/>
          <w:szCs w:val="22"/>
          <w:lang w:val="la-Latn"/>
        </w:rPr>
        <w:t>de cervisa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porcum valentem tremisse uno</w:t>
      </w:r>
      <w:r w:rsidR="009B2994" w:rsidRPr="007A06F5">
        <w:rPr>
          <w:sz w:val="22"/>
          <w:szCs w:val="22"/>
          <w:lang w:val="la-Latn"/>
        </w:rPr>
        <w:t xml:space="preserve">, </w:t>
      </w:r>
      <w:r w:rsidR="00762AD2" w:rsidRPr="007A06F5">
        <w:rPr>
          <w:sz w:val="22"/>
          <w:szCs w:val="22"/>
          <w:lang w:val="la-Latn"/>
        </w:rPr>
        <w:t xml:space="preserve">panem mo </w:t>
      </w:r>
      <w:r w:rsidRPr="007A06F5">
        <w:rPr>
          <w:sz w:val="22"/>
          <w:szCs w:val="22"/>
          <w:lang w:val="la-Latn"/>
        </w:rPr>
        <w:t>dia</w:t>
      </w:r>
      <w:r w:rsidR="009B2994" w:rsidRPr="007A06F5">
        <w:rPr>
          <w:sz w:val="22"/>
          <w:szCs w:val="22"/>
          <w:lang w:val="la-Latn"/>
        </w:rPr>
        <w:t xml:space="preserve"> </w:t>
      </w:r>
      <w:r w:rsidRPr="007A06F5">
        <w:rPr>
          <w:sz w:val="22"/>
          <w:szCs w:val="22"/>
          <w:lang w:val="la-Latn"/>
        </w:rPr>
        <w:t>duo</w:t>
      </w:r>
      <w:r w:rsidR="00762AD2" w:rsidRPr="007A06F5">
        <w:rPr>
          <w:sz w:val="22"/>
          <w:szCs w:val="22"/>
          <w:lang w:val="la-Latn"/>
        </w:rPr>
        <w:t>,</w:t>
      </w:r>
      <w:r w:rsidR="009B2994" w:rsidRPr="007A06F5">
        <w:rPr>
          <w:sz w:val="22"/>
          <w:szCs w:val="22"/>
          <w:lang w:val="la-Latn"/>
        </w:rPr>
        <w:t xml:space="preserve"> </w:t>
      </w:r>
      <w:r w:rsidR="00AD73D4" w:rsidRPr="007A06F5">
        <w:rPr>
          <w:sz w:val="22"/>
          <w:szCs w:val="22"/>
          <w:lang w:val="la-Latn"/>
        </w:rPr>
        <w:t>pullos quinque</w:t>
      </w:r>
      <w:r w:rsidR="009B2994" w:rsidRPr="007A06F5">
        <w:rPr>
          <w:sz w:val="22"/>
          <w:szCs w:val="22"/>
          <w:lang w:val="la-Latn"/>
        </w:rPr>
        <w:t xml:space="preserve">, </w:t>
      </w:r>
      <w:r w:rsidRPr="007A06F5">
        <w:rPr>
          <w:sz w:val="22"/>
          <w:szCs w:val="22"/>
          <w:lang w:val="la-Latn"/>
        </w:rPr>
        <w:t>ova viginti</w:t>
      </w:r>
      <w:r w:rsidR="009B2994" w:rsidRPr="007A06F5">
        <w:rPr>
          <w:sz w:val="22"/>
          <w:szCs w:val="22"/>
          <w:lang w:val="la-Latn"/>
        </w:rPr>
        <w:t xml:space="preserve">. </w:t>
      </w:r>
      <w:r w:rsidRPr="007A06F5">
        <w:rPr>
          <w:sz w:val="22"/>
          <w:szCs w:val="22"/>
          <w:lang w:val="la-Latn"/>
        </w:rPr>
        <w:t>Ancillae aute</w:t>
      </w:r>
      <w:r w:rsidR="00762AD2" w:rsidRPr="007A06F5">
        <w:rPr>
          <w:sz w:val="22"/>
          <w:szCs w:val="22"/>
          <w:lang w:val="la-Latn"/>
        </w:rPr>
        <w:t xml:space="preserve">m opera inposita sine neglecto </w:t>
      </w:r>
      <w:r w:rsidRPr="007A06F5">
        <w:rPr>
          <w:sz w:val="22"/>
          <w:szCs w:val="22"/>
          <w:lang w:val="la-Latn"/>
        </w:rPr>
        <w:t>faciant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Servi</w:t>
      </w:r>
      <w:r w:rsidR="009B2994" w:rsidRPr="007A06F5">
        <w:rPr>
          <w:sz w:val="22"/>
          <w:szCs w:val="22"/>
          <w:lang w:val="la-Latn"/>
        </w:rPr>
        <w:t xml:space="preserve"> </w:t>
      </w:r>
      <w:r w:rsidRPr="007A06F5">
        <w:rPr>
          <w:sz w:val="22"/>
          <w:szCs w:val="22"/>
          <w:lang w:val="la-Latn"/>
        </w:rPr>
        <w:t>dimidium</w:t>
      </w:r>
      <w:r w:rsidR="009B2994" w:rsidRPr="007A06F5">
        <w:rPr>
          <w:sz w:val="22"/>
          <w:szCs w:val="22"/>
          <w:lang w:val="la-Latn"/>
        </w:rPr>
        <w:t xml:space="preserve"> </w:t>
      </w:r>
      <w:r w:rsidRPr="007A06F5">
        <w:rPr>
          <w:sz w:val="22"/>
          <w:szCs w:val="22"/>
          <w:lang w:val="la-Latn"/>
        </w:rPr>
        <w:t xml:space="preserve">sibi </w:t>
      </w:r>
      <w:r w:rsidR="00762AD2" w:rsidRPr="007A06F5">
        <w:rPr>
          <w:sz w:val="22"/>
          <w:szCs w:val="22"/>
          <w:lang w:val="la-Latn"/>
        </w:rPr>
        <w:t>et dimi</w:t>
      </w:r>
      <w:r w:rsidRPr="007A06F5">
        <w:rPr>
          <w:sz w:val="22"/>
          <w:szCs w:val="22"/>
          <w:lang w:val="la-Latn"/>
        </w:rPr>
        <w:t>dium in</w:t>
      </w:r>
      <w:r w:rsidR="009B2994" w:rsidRPr="007A06F5">
        <w:rPr>
          <w:sz w:val="22"/>
          <w:szCs w:val="22"/>
          <w:lang w:val="la-Latn"/>
        </w:rPr>
        <w:t xml:space="preserve"> </w:t>
      </w:r>
      <w:r w:rsidRPr="007A06F5">
        <w:rPr>
          <w:sz w:val="22"/>
          <w:szCs w:val="22"/>
          <w:lang w:val="la-Latn"/>
        </w:rPr>
        <w:t>dominico arativum reddant</w:t>
      </w:r>
      <w:r w:rsidR="009B2994" w:rsidRPr="007A06F5">
        <w:rPr>
          <w:sz w:val="22"/>
          <w:szCs w:val="22"/>
          <w:lang w:val="la-Latn"/>
        </w:rPr>
        <w:t xml:space="preserve">; </w:t>
      </w:r>
      <w:r w:rsidRPr="007A06F5">
        <w:rPr>
          <w:sz w:val="22"/>
          <w:szCs w:val="22"/>
          <w:lang w:val="la-Latn"/>
        </w:rPr>
        <w:t>et si</w:t>
      </w:r>
      <w:r w:rsidR="009B2994" w:rsidRPr="007A06F5">
        <w:rPr>
          <w:sz w:val="22"/>
          <w:szCs w:val="22"/>
          <w:lang w:val="la-Latn"/>
        </w:rPr>
        <w:t xml:space="preserve"> </w:t>
      </w:r>
      <w:r w:rsidRPr="007A06F5">
        <w:rPr>
          <w:sz w:val="22"/>
          <w:szCs w:val="22"/>
          <w:lang w:val="la-Latn"/>
        </w:rPr>
        <w:t>super</w:t>
      </w:r>
      <w:r w:rsidR="009B2994" w:rsidRPr="007A06F5">
        <w:rPr>
          <w:sz w:val="22"/>
          <w:szCs w:val="22"/>
          <w:lang w:val="la-Latn"/>
        </w:rPr>
        <w:t xml:space="preserve"> </w:t>
      </w:r>
      <w:r w:rsidRPr="007A06F5">
        <w:rPr>
          <w:sz w:val="22"/>
          <w:szCs w:val="22"/>
          <w:lang w:val="la-Latn"/>
        </w:rPr>
        <w:t>haec est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sicut</w:t>
      </w:r>
      <w:r w:rsidR="009B2994" w:rsidRPr="007A06F5">
        <w:rPr>
          <w:sz w:val="22"/>
          <w:szCs w:val="22"/>
          <w:lang w:val="la-Latn"/>
        </w:rPr>
        <w:t xml:space="preserve"> </w:t>
      </w:r>
      <w:r w:rsidRPr="007A06F5">
        <w:rPr>
          <w:sz w:val="22"/>
          <w:szCs w:val="22"/>
          <w:lang w:val="la-Latn"/>
        </w:rPr>
        <w:t>servi eccle / siastici ita faciant tres dies sibi et</w:t>
      </w:r>
      <w:r w:rsidR="009B2994" w:rsidRPr="007A06F5">
        <w:rPr>
          <w:sz w:val="22"/>
          <w:szCs w:val="22"/>
          <w:lang w:val="la-Latn"/>
        </w:rPr>
        <w:t xml:space="preserve"> </w:t>
      </w:r>
      <w:r w:rsidR="00762AD2" w:rsidRPr="007A06F5">
        <w:rPr>
          <w:sz w:val="22"/>
          <w:szCs w:val="22"/>
          <w:lang w:val="la-Latn"/>
        </w:rPr>
        <w:t xml:space="preserve">tres </w:t>
      </w:r>
      <w:r w:rsidRPr="007A06F5">
        <w:rPr>
          <w:sz w:val="22"/>
          <w:szCs w:val="22"/>
          <w:lang w:val="la-Latn"/>
        </w:rPr>
        <w:t>in</w:t>
      </w:r>
      <w:r w:rsidR="009B2994" w:rsidRPr="007A06F5">
        <w:rPr>
          <w:sz w:val="22"/>
          <w:szCs w:val="22"/>
          <w:lang w:val="la-Latn"/>
        </w:rPr>
        <w:t xml:space="preserve"> </w:t>
      </w:r>
      <w:r w:rsidRPr="007A06F5">
        <w:rPr>
          <w:sz w:val="22"/>
          <w:szCs w:val="22"/>
          <w:lang w:val="la-Latn"/>
        </w:rPr>
        <w:t>dominico</w:t>
      </w:r>
      <w:r w:rsidR="009042C7" w:rsidRPr="007A06F5">
        <w:rPr>
          <w:sz w:val="22"/>
          <w:szCs w:val="22"/>
          <w:lang w:val="la-Latn"/>
        </w:rPr>
        <w:t>.</w:t>
      </w:r>
      <w:r w:rsidR="009B2994" w:rsidRPr="007A06F5">
        <w:rPr>
          <w:sz w:val="22"/>
          <w:szCs w:val="22"/>
          <w:lang w:val="la-Latn"/>
        </w:rPr>
        <w:t xml:space="preserve"> </w:t>
      </w:r>
    </w:p>
    <w:p w14:paraId="4FBCD402" w14:textId="1F7380E7"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servis ecclesiasticis</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si </w:t>
      </w:r>
      <w:r w:rsidRPr="007A06F5">
        <w:rPr>
          <w:rFonts w:ascii="Times New Roman" w:eastAsia="Times New Roman" w:hAnsi="Times New Roman" w:cs="Times New Roman"/>
          <w:sz w:val="24"/>
          <w:szCs w:val="24"/>
          <w:lang w:val="la-Latn" w:eastAsia="de-DE"/>
        </w:rPr>
        <w:t>ad episcopum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w:t>
      </w:r>
      <w:r w:rsidR="009B2994" w:rsidRPr="007A06F5">
        <w:rPr>
          <w:rFonts w:ascii="Times New Roman" w:eastAsia="Times New Roman" w:hAnsi="Times New Roman" w:cs="Times New Roman"/>
          <w:sz w:val="24"/>
          <w:szCs w:val="24"/>
          <w:lang w:val="la-Latn" w:eastAsia="de-DE"/>
        </w:rPr>
        <w:t xml:space="preserve"> </w:t>
      </w:r>
      <w:r w:rsidR="00AD73D4" w:rsidRPr="007A06F5">
        <w:rPr>
          <w:rFonts w:ascii="Times New Roman" w:eastAsia="Times New Roman" w:hAnsi="Times New Roman" w:cs="Times New Roman"/>
          <w:sz w:val="24"/>
          <w:szCs w:val="24"/>
          <w:lang w:val="la-Latn" w:eastAsia="de-DE"/>
        </w:rPr>
        <w:t>ad iudicem</w:t>
      </w:r>
      <w:r w:rsidR="00762AD2"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s</w:t>
      </w:r>
      <w:r w:rsidRPr="007A06F5">
        <w:rPr>
          <w:rFonts w:ascii="Times New Roman" w:eastAsia="Times New Roman" w:hAnsi="Times New Roman" w:cs="Times New Roman"/>
          <w:sz w:val="24"/>
          <w:szCs w:val="24"/>
          <w:lang w:val="la-Latn" w:eastAsia="de-DE"/>
        </w:rPr>
        <w:t>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venire dispexerint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0DD0A082" w14:textId="6426229F" w:rsidR="00A62AA1" w:rsidRPr="007A06F5" w:rsidRDefault="00A62AA1" w:rsidP="00D0094D">
      <w:pPr>
        <w:pStyle w:val="Normlnweb"/>
        <w:numPr>
          <w:ilvl w:val="0"/>
          <w:numId w:val="23"/>
        </w:numPr>
        <w:spacing w:before="0" w:beforeAutospacing="0" w:after="120" w:afterAutospacing="0"/>
        <w:rPr>
          <w:sz w:val="22"/>
          <w:szCs w:val="22"/>
          <w:highlight w:val="green"/>
          <w:lang w:val="la-Latn"/>
        </w:rPr>
      </w:pPr>
      <w:r w:rsidRPr="007A06F5">
        <w:rPr>
          <w:sz w:val="22"/>
          <w:szCs w:val="22"/>
          <w:highlight w:val="green"/>
          <w:lang w:val="la-Latn"/>
        </w:rPr>
        <w:t>Liberi</w:t>
      </w:r>
      <w:r w:rsidR="009B2994" w:rsidRPr="007A06F5">
        <w:rPr>
          <w:sz w:val="22"/>
          <w:szCs w:val="22"/>
          <w:highlight w:val="green"/>
          <w:lang w:val="la-Latn"/>
        </w:rPr>
        <w:t xml:space="preserve"> </w:t>
      </w:r>
      <w:r w:rsidRPr="007A06F5">
        <w:rPr>
          <w:sz w:val="22"/>
          <w:szCs w:val="22"/>
          <w:highlight w:val="green"/>
          <w:lang w:val="la-Latn"/>
        </w:rPr>
        <w:t>autem</w:t>
      </w:r>
      <w:r w:rsidR="009B2994" w:rsidRPr="007A06F5">
        <w:rPr>
          <w:sz w:val="22"/>
          <w:szCs w:val="22"/>
          <w:highlight w:val="green"/>
          <w:lang w:val="la-Latn"/>
        </w:rPr>
        <w:t xml:space="preserve"> </w:t>
      </w:r>
      <w:r w:rsidRPr="007A06F5">
        <w:rPr>
          <w:sz w:val="22"/>
          <w:szCs w:val="22"/>
          <w:highlight w:val="green"/>
          <w:lang w:val="la-Latn"/>
        </w:rPr>
        <w:t>ecclesiastici</w:t>
      </w:r>
      <w:r w:rsidR="009B2994" w:rsidRPr="007A06F5">
        <w:rPr>
          <w:sz w:val="22"/>
          <w:szCs w:val="22"/>
          <w:highlight w:val="green"/>
          <w:lang w:val="la-Latn"/>
        </w:rPr>
        <w:t xml:space="preserve">, </w:t>
      </w:r>
      <w:r w:rsidRPr="007A06F5">
        <w:rPr>
          <w:sz w:val="22"/>
          <w:szCs w:val="22"/>
          <w:highlight w:val="green"/>
          <w:lang w:val="la-Latn"/>
        </w:rPr>
        <w:t>quos</w:t>
      </w:r>
      <w:r w:rsidR="009B2994" w:rsidRPr="007A06F5">
        <w:rPr>
          <w:sz w:val="22"/>
          <w:szCs w:val="22"/>
          <w:highlight w:val="green"/>
          <w:lang w:val="la-Latn"/>
        </w:rPr>
        <w:t xml:space="preserve"> </w:t>
      </w:r>
      <w:r w:rsidRPr="007A06F5">
        <w:rPr>
          <w:sz w:val="22"/>
          <w:szCs w:val="22"/>
          <w:highlight w:val="green"/>
          <w:lang w:val="la-Latn"/>
        </w:rPr>
        <w:t>colonos vocant</w:t>
      </w:r>
      <w:r w:rsidR="009B2994" w:rsidRPr="007A06F5">
        <w:rPr>
          <w:sz w:val="22"/>
          <w:szCs w:val="22"/>
          <w:highlight w:val="green"/>
          <w:lang w:val="la-Latn"/>
        </w:rPr>
        <w:t xml:space="preserve">, </w:t>
      </w:r>
      <w:r w:rsidRPr="007A06F5">
        <w:rPr>
          <w:sz w:val="22"/>
          <w:szCs w:val="22"/>
          <w:highlight w:val="green"/>
          <w:lang w:val="la-Latn"/>
        </w:rPr>
        <w:t>omnes sicut et</w:t>
      </w:r>
      <w:r w:rsidR="009B2994" w:rsidRPr="007A06F5">
        <w:rPr>
          <w:sz w:val="22"/>
          <w:szCs w:val="22"/>
          <w:highlight w:val="green"/>
          <w:lang w:val="la-Latn"/>
        </w:rPr>
        <w:t xml:space="preserve"> </w:t>
      </w:r>
      <w:r w:rsidRPr="007A06F5">
        <w:rPr>
          <w:sz w:val="22"/>
          <w:szCs w:val="22"/>
          <w:highlight w:val="green"/>
          <w:lang w:val="la-Latn"/>
        </w:rPr>
        <w:t>coloni regis</w:t>
      </w:r>
      <w:r w:rsidR="009B2994" w:rsidRPr="007A06F5">
        <w:rPr>
          <w:sz w:val="22"/>
          <w:szCs w:val="22"/>
          <w:highlight w:val="green"/>
          <w:lang w:val="la-Latn"/>
        </w:rPr>
        <w:t xml:space="preserve">, </w:t>
      </w:r>
      <w:r w:rsidRPr="007A06F5">
        <w:rPr>
          <w:sz w:val="22"/>
          <w:szCs w:val="22"/>
          <w:highlight w:val="green"/>
          <w:lang w:val="la-Latn"/>
        </w:rPr>
        <w:t>ita reddant</w:t>
      </w:r>
      <w:r w:rsidR="009B2994" w:rsidRPr="007A06F5">
        <w:rPr>
          <w:sz w:val="22"/>
          <w:szCs w:val="22"/>
          <w:highlight w:val="green"/>
          <w:lang w:val="la-Latn"/>
        </w:rPr>
        <w:t xml:space="preserve"> </w:t>
      </w:r>
      <w:r w:rsidRPr="007A06F5">
        <w:rPr>
          <w:sz w:val="22"/>
          <w:szCs w:val="22"/>
          <w:highlight w:val="green"/>
          <w:lang w:val="la-Latn"/>
        </w:rPr>
        <w:t>ad ecclesiam</w:t>
      </w:r>
      <w:r w:rsidR="009B2994" w:rsidRPr="007A06F5">
        <w:rPr>
          <w:sz w:val="22"/>
          <w:szCs w:val="22"/>
          <w:highlight w:val="green"/>
          <w:lang w:val="la-Latn"/>
        </w:rPr>
        <w:t xml:space="preserve">. </w:t>
      </w:r>
      <w:r w:rsidRPr="007A06F5">
        <w:rPr>
          <w:sz w:val="22"/>
          <w:szCs w:val="22"/>
          <w:highlight w:val="green"/>
          <w:lang w:val="la-Latn"/>
        </w:rPr>
        <w:t>Si quis legitimetributum antesteterit</w:t>
      </w:r>
      <w:r w:rsidR="009B2994" w:rsidRPr="007A06F5">
        <w:rPr>
          <w:sz w:val="22"/>
          <w:szCs w:val="22"/>
          <w:highlight w:val="green"/>
          <w:lang w:val="la-Latn"/>
        </w:rPr>
        <w:t xml:space="preserve"> </w:t>
      </w:r>
      <w:r w:rsidRPr="007A06F5">
        <w:rPr>
          <w:sz w:val="22"/>
          <w:szCs w:val="22"/>
          <w:highlight w:val="green"/>
          <w:lang w:val="la-Latn"/>
        </w:rPr>
        <w:t>per</w:t>
      </w:r>
      <w:r w:rsidR="009B2994" w:rsidRPr="007A06F5">
        <w:rPr>
          <w:sz w:val="22"/>
          <w:szCs w:val="22"/>
          <w:highlight w:val="green"/>
          <w:lang w:val="la-Latn"/>
        </w:rPr>
        <w:t xml:space="preserve"> </w:t>
      </w:r>
      <w:r w:rsidRPr="007A06F5">
        <w:rPr>
          <w:sz w:val="22"/>
          <w:szCs w:val="22"/>
          <w:highlight w:val="green"/>
          <w:lang w:val="la-Latn"/>
        </w:rPr>
        <w:t>iussionem</w:t>
      </w:r>
      <w:r w:rsidR="009B2994" w:rsidRPr="007A06F5">
        <w:rPr>
          <w:sz w:val="22"/>
          <w:szCs w:val="22"/>
          <w:highlight w:val="green"/>
          <w:lang w:val="la-Latn"/>
        </w:rPr>
        <w:t xml:space="preserve"> </w:t>
      </w:r>
      <w:r w:rsidR="00762AD2" w:rsidRPr="007A06F5">
        <w:rPr>
          <w:sz w:val="22"/>
          <w:szCs w:val="22"/>
          <w:highlight w:val="green"/>
          <w:lang w:val="la-Latn"/>
        </w:rPr>
        <w:t>iudi</w:t>
      </w:r>
      <w:r w:rsidRPr="007A06F5">
        <w:rPr>
          <w:sz w:val="22"/>
          <w:szCs w:val="22"/>
          <w:highlight w:val="green"/>
          <w:lang w:val="la-Latn"/>
        </w:rPr>
        <w:t>cis</w:t>
      </w:r>
      <w:r w:rsidR="009B2994" w:rsidRPr="007A06F5">
        <w:rPr>
          <w:sz w:val="22"/>
          <w:szCs w:val="22"/>
          <w:highlight w:val="green"/>
          <w:lang w:val="la-Latn"/>
        </w:rPr>
        <w:t xml:space="preserve"> </w:t>
      </w:r>
      <w:r w:rsidRPr="007A06F5">
        <w:rPr>
          <w:sz w:val="22"/>
          <w:szCs w:val="22"/>
          <w:highlight w:val="green"/>
          <w:lang w:val="la-Latn"/>
        </w:rPr>
        <w:t>sui</w:t>
      </w:r>
      <w:r w:rsidR="009B2994" w:rsidRPr="007A06F5">
        <w:rPr>
          <w:sz w:val="22"/>
          <w:szCs w:val="22"/>
          <w:highlight w:val="green"/>
          <w:lang w:val="la-Latn"/>
        </w:rPr>
        <w:t xml:space="preserve">, </w:t>
      </w:r>
      <w:r w:rsidRPr="007A06F5">
        <w:rPr>
          <w:sz w:val="22"/>
          <w:szCs w:val="22"/>
          <w:highlight w:val="green"/>
          <w:lang w:val="la-Latn"/>
        </w:rPr>
        <w:t>sex solidis sit</w:t>
      </w:r>
      <w:r w:rsidR="009B2994" w:rsidRPr="007A06F5">
        <w:rPr>
          <w:sz w:val="22"/>
          <w:szCs w:val="22"/>
          <w:highlight w:val="green"/>
          <w:lang w:val="la-Latn"/>
        </w:rPr>
        <w:t xml:space="preserve"> </w:t>
      </w:r>
      <w:r w:rsidRPr="007A06F5">
        <w:rPr>
          <w:sz w:val="22"/>
          <w:szCs w:val="22"/>
          <w:highlight w:val="green"/>
          <w:lang w:val="la-Latn"/>
        </w:rPr>
        <w:t>culpabilisi</w:t>
      </w:r>
      <w:r w:rsidR="009B2994" w:rsidRPr="007A06F5">
        <w:rPr>
          <w:sz w:val="22"/>
          <w:szCs w:val="22"/>
          <w:highlight w:val="green"/>
          <w:lang w:val="la-Latn"/>
        </w:rPr>
        <w:t xml:space="preserve">. </w:t>
      </w:r>
      <w:r w:rsidR="00762AD2" w:rsidRPr="007A06F5">
        <w:rPr>
          <w:sz w:val="22"/>
          <w:szCs w:val="22"/>
          <w:highlight w:val="green"/>
          <w:lang w:val="la-Latn"/>
        </w:rPr>
        <w:t xml:space="preserve">Et </w:t>
      </w:r>
      <w:r w:rsidRPr="007A06F5">
        <w:rPr>
          <w:sz w:val="22"/>
          <w:szCs w:val="22"/>
          <w:highlight w:val="green"/>
          <w:lang w:val="la-Latn"/>
        </w:rPr>
        <w:t>opera</w:t>
      </w:r>
      <w:r w:rsidR="009B2994" w:rsidRPr="007A06F5">
        <w:rPr>
          <w:sz w:val="22"/>
          <w:szCs w:val="22"/>
          <w:highlight w:val="green"/>
          <w:lang w:val="la-Latn"/>
        </w:rPr>
        <w:t xml:space="preserve">, </w:t>
      </w:r>
      <w:r w:rsidRPr="007A06F5">
        <w:rPr>
          <w:sz w:val="22"/>
          <w:szCs w:val="22"/>
          <w:highlight w:val="green"/>
          <w:lang w:val="la-Latn"/>
        </w:rPr>
        <w:t>quaequ</w:t>
      </w:r>
      <w:r w:rsidR="00762AD2" w:rsidRPr="007A06F5">
        <w:rPr>
          <w:sz w:val="22"/>
          <w:szCs w:val="22"/>
          <w:highlight w:val="green"/>
          <w:lang w:val="la-Latn"/>
        </w:rPr>
        <w:t>e ** inposita ei fuerint secun</w:t>
      </w:r>
      <w:r w:rsidRPr="007A06F5">
        <w:rPr>
          <w:sz w:val="22"/>
          <w:szCs w:val="22"/>
          <w:highlight w:val="green"/>
          <w:lang w:val="la-Latn"/>
        </w:rPr>
        <w:t>dum mandatum</w:t>
      </w:r>
      <w:r w:rsidR="009B2994" w:rsidRPr="007A06F5">
        <w:rPr>
          <w:sz w:val="22"/>
          <w:szCs w:val="22"/>
          <w:highlight w:val="green"/>
          <w:lang w:val="la-Latn"/>
        </w:rPr>
        <w:t xml:space="preserve">, </w:t>
      </w:r>
      <w:r w:rsidRPr="007A06F5">
        <w:rPr>
          <w:sz w:val="22"/>
          <w:szCs w:val="22"/>
          <w:highlight w:val="green"/>
          <w:lang w:val="la-Latn"/>
        </w:rPr>
        <w:t>aut quomodo</w:t>
      </w:r>
      <w:r w:rsidR="009B2994" w:rsidRPr="007A06F5">
        <w:rPr>
          <w:sz w:val="22"/>
          <w:szCs w:val="22"/>
          <w:highlight w:val="green"/>
          <w:lang w:val="la-Latn"/>
        </w:rPr>
        <w:t xml:space="preserve"> </w:t>
      </w:r>
      <w:r w:rsidRPr="007A06F5">
        <w:rPr>
          <w:sz w:val="22"/>
          <w:szCs w:val="22"/>
          <w:highlight w:val="green"/>
          <w:lang w:val="la-Latn"/>
        </w:rPr>
        <w:t>lex habet</w:t>
      </w:r>
      <w:r w:rsidR="009B2994" w:rsidRPr="007A06F5">
        <w:rPr>
          <w:sz w:val="22"/>
          <w:szCs w:val="22"/>
          <w:highlight w:val="green"/>
          <w:lang w:val="la-Latn"/>
        </w:rPr>
        <w:t xml:space="preserve">, </w:t>
      </w:r>
      <w:r w:rsidR="00762AD2" w:rsidRPr="007A06F5">
        <w:rPr>
          <w:sz w:val="22"/>
          <w:szCs w:val="22"/>
          <w:highlight w:val="green"/>
          <w:lang w:val="la-Latn"/>
        </w:rPr>
        <w:t xml:space="preserve">si </w:t>
      </w:r>
      <w:r w:rsidRPr="007A06F5">
        <w:rPr>
          <w:sz w:val="22"/>
          <w:szCs w:val="22"/>
          <w:highlight w:val="green"/>
          <w:lang w:val="la-Latn"/>
        </w:rPr>
        <w:t>non adimpleverit</w:t>
      </w:r>
      <w:r w:rsidR="009B2994" w:rsidRPr="007A06F5">
        <w:rPr>
          <w:sz w:val="22"/>
          <w:szCs w:val="22"/>
          <w:highlight w:val="green"/>
          <w:lang w:val="la-Latn"/>
        </w:rPr>
        <w:t xml:space="preserve">, </w:t>
      </w:r>
      <w:r w:rsidRPr="007A06F5">
        <w:rPr>
          <w:sz w:val="22"/>
          <w:szCs w:val="22"/>
          <w:highlight w:val="green"/>
          <w:lang w:val="la-Latn"/>
        </w:rPr>
        <w:t>solidis sit</w:t>
      </w:r>
      <w:r w:rsidR="009B2994" w:rsidRPr="007A06F5">
        <w:rPr>
          <w:sz w:val="22"/>
          <w:szCs w:val="22"/>
          <w:highlight w:val="green"/>
          <w:lang w:val="la-Latn"/>
        </w:rPr>
        <w:t xml:space="preserve"> </w:t>
      </w:r>
      <w:r w:rsidRPr="007A06F5">
        <w:rPr>
          <w:sz w:val="22"/>
          <w:szCs w:val="22"/>
          <w:highlight w:val="green"/>
          <w:lang w:val="la-Latn"/>
        </w:rPr>
        <w:t>culpabilis</w:t>
      </w:r>
      <w:r w:rsidR="009042C7" w:rsidRPr="007A06F5">
        <w:rPr>
          <w:sz w:val="22"/>
          <w:szCs w:val="22"/>
          <w:highlight w:val="green"/>
          <w:lang w:val="la-Latn"/>
        </w:rPr>
        <w:t>.</w:t>
      </w:r>
      <w:r w:rsidR="009B2994" w:rsidRPr="007A06F5">
        <w:rPr>
          <w:sz w:val="22"/>
          <w:szCs w:val="22"/>
          <w:highlight w:val="green"/>
          <w:lang w:val="la-Latn"/>
        </w:rPr>
        <w:t xml:space="preserve"> </w:t>
      </w:r>
    </w:p>
    <w:p w14:paraId="6CD921C0" w14:textId="6066D5D4" w:rsidR="00A62AA1" w:rsidRPr="007A06F5" w:rsidRDefault="00A62AA1" w:rsidP="00D0094D">
      <w:pPr>
        <w:pStyle w:val="Normlnweb"/>
        <w:numPr>
          <w:ilvl w:val="0"/>
          <w:numId w:val="23"/>
        </w:numPr>
        <w:spacing w:before="0" w:beforeAutospacing="0" w:after="120" w:afterAutospacing="0"/>
        <w:rPr>
          <w:sz w:val="22"/>
          <w:szCs w:val="22"/>
          <w:highlight w:val="green"/>
          <w:lang w:val="la-Latn"/>
        </w:rPr>
      </w:pPr>
      <w:r w:rsidRPr="007A06F5">
        <w:rPr>
          <w:sz w:val="22"/>
          <w:szCs w:val="22"/>
          <w:highlight w:val="green"/>
          <w:lang w:val="la-Latn"/>
        </w:rPr>
        <w:lastRenderedPageBreak/>
        <w:t xml:space="preserve">Et </w:t>
      </w:r>
      <w:r w:rsidR="00762AD2" w:rsidRPr="007A06F5">
        <w:rPr>
          <w:sz w:val="22"/>
          <w:szCs w:val="22"/>
          <w:highlight w:val="green"/>
          <w:lang w:val="la-Latn"/>
        </w:rPr>
        <w:t xml:space="preserve">si a sigillum aut signum quale </w:t>
      </w:r>
      <w:r w:rsidRPr="007A06F5">
        <w:rPr>
          <w:sz w:val="22"/>
          <w:szCs w:val="22"/>
          <w:highlight w:val="green"/>
          <w:lang w:val="la-Latn"/>
        </w:rPr>
        <w:t>cumque</w:t>
      </w:r>
      <w:r w:rsidR="009B2994" w:rsidRPr="007A06F5">
        <w:rPr>
          <w:sz w:val="22"/>
          <w:szCs w:val="22"/>
          <w:highlight w:val="green"/>
          <w:lang w:val="la-Latn"/>
        </w:rPr>
        <w:t xml:space="preserve"> </w:t>
      </w:r>
      <w:r w:rsidRPr="007A06F5">
        <w:rPr>
          <w:sz w:val="22"/>
          <w:szCs w:val="22"/>
          <w:highlight w:val="green"/>
          <w:lang w:val="la-Latn"/>
        </w:rPr>
        <w:t>iudex</w:t>
      </w:r>
      <w:r w:rsidR="009B2994" w:rsidRPr="007A06F5">
        <w:rPr>
          <w:sz w:val="22"/>
          <w:szCs w:val="22"/>
          <w:highlight w:val="green"/>
          <w:lang w:val="la-Latn"/>
        </w:rPr>
        <w:t xml:space="preserve"> </w:t>
      </w:r>
      <w:r w:rsidRPr="007A06F5">
        <w:rPr>
          <w:sz w:val="22"/>
          <w:szCs w:val="22"/>
          <w:highlight w:val="green"/>
          <w:lang w:val="la-Latn"/>
        </w:rPr>
        <w:t>per iussionem</w:t>
      </w:r>
      <w:r w:rsidR="009B2994" w:rsidRPr="007A06F5">
        <w:rPr>
          <w:sz w:val="22"/>
          <w:szCs w:val="22"/>
          <w:highlight w:val="green"/>
          <w:lang w:val="la-Latn"/>
        </w:rPr>
        <w:t xml:space="preserve"> </w:t>
      </w:r>
      <w:r w:rsidR="00762AD2" w:rsidRPr="007A06F5">
        <w:rPr>
          <w:sz w:val="22"/>
          <w:szCs w:val="22"/>
          <w:highlight w:val="green"/>
          <w:lang w:val="la-Latn"/>
        </w:rPr>
        <w:t xml:space="preserve">domini sui </w:t>
      </w:r>
      <w:r w:rsidRPr="007A06F5">
        <w:rPr>
          <w:sz w:val="22"/>
          <w:szCs w:val="22"/>
          <w:highlight w:val="green"/>
          <w:lang w:val="la-Latn"/>
        </w:rPr>
        <w:t xml:space="preserve">transmiserit </w:t>
      </w:r>
      <w:r w:rsidR="00762AD2" w:rsidRPr="007A06F5">
        <w:rPr>
          <w:sz w:val="22"/>
          <w:szCs w:val="22"/>
          <w:highlight w:val="green"/>
          <w:lang w:val="la-Latn"/>
        </w:rPr>
        <w:t xml:space="preserve">et eum venire *** iusserit aut </w:t>
      </w:r>
      <w:r w:rsidRPr="007A06F5">
        <w:rPr>
          <w:sz w:val="22"/>
          <w:szCs w:val="22"/>
          <w:highlight w:val="green"/>
          <w:lang w:val="la-Latn"/>
        </w:rPr>
        <w:t>ambulare in aliquam e utilitatem</w:t>
      </w:r>
      <w:r w:rsidR="009B2994" w:rsidRPr="007A06F5">
        <w:rPr>
          <w:sz w:val="22"/>
          <w:szCs w:val="22"/>
          <w:highlight w:val="green"/>
          <w:lang w:val="la-Latn"/>
        </w:rPr>
        <w:t xml:space="preserve">, </w:t>
      </w:r>
      <w:r w:rsidR="00762AD2" w:rsidRPr="007A06F5">
        <w:rPr>
          <w:sz w:val="22"/>
          <w:szCs w:val="22"/>
          <w:highlight w:val="green"/>
          <w:lang w:val="la-Latn"/>
        </w:rPr>
        <w:t>et ille ne</w:t>
      </w:r>
      <w:r w:rsidRPr="007A06F5">
        <w:rPr>
          <w:sz w:val="22"/>
          <w:szCs w:val="22"/>
          <w:highlight w:val="green"/>
          <w:lang w:val="la-Latn"/>
        </w:rPr>
        <w:t>glexerit</w:t>
      </w:r>
      <w:r w:rsidR="009B2994" w:rsidRPr="007A06F5">
        <w:rPr>
          <w:sz w:val="22"/>
          <w:szCs w:val="22"/>
          <w:highlight w:val="green"/>
          <w:lang w:val="la-Latn"/>
        </w:rPr>
        <w:t xml:space="preserve">, </w:t>
      </w:r>
      <w:r w:rsidRPr="007A06F5">
        <w:rPr>
          <w:sz w:val="22"/>
          <w:szCs w:val="22"/>
          <w:highlight w:val="green"/>
          <w:lang w:val="la-Latn"/>
        </w:rPr>
        <w:t>solidis</w:t>
      </w:r>
      <w:r w:rsidR="009B2994" w:rsidRPr="007A06F5">
        <w:rPr>
          <w:sz w:val="22"/>
          <w:szCs w:val="22"/>
          <w:highlight w:val="green"/>
          <w:lang w:val="la-Latn"/>
        </w:rPr>
        <w:t xml:space="preserve"> </w:t>
      </w:r>
      <w:r w:rsidRPr="007A06F5">
        <w:rPr>
          <w:sz w:val="22"/>
          <w:szCs w:val="22"/>
          <w:highlight w:val="green"/>
          <w:lang w:val="la-Latn"/>
        </w:rPr>
        <w:t>sit</w:t>
      </w:r>
      <w:r w:rsidR="009B2994" w:rsidRPr="007A06F5">
        <w:rPr>
          <w:sz w:val="22"/>
          <w:szCs w:val="22"/>
          <w:highlight w:val="green"/>
          <w:lang w:val="la-Latn"/>
        </w:rPr>
        <w:t xml:space="preserve"> </w:t>
      </w:r>
      <w:r w:rsidRPr="007A06F5">
        <w:rPr>
          <w:sz w:val="22"/>
          <w:szCs w:val="22"/>
          <w:highlight w:val="green"/>
          <w:lang w:val="la-Latn"/>
        </w:rPr>
        <w:t>culpabilis</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Si autem sigillum episcopi neglexerit aut</w:t>
      </w:r>
      <w:r w:rsidR="009B2994" w:rsidRPr="007A06F5">
        <w:rPr>
          <w:sz w:val="22"/>
          <w:szCs w:val="22"/>
          <w:highlight w:val="green"/>
          <w:lang w:val="la-Latn"/>
        </w:rPr>
        <w:t xml:space="preserve"> </w:t>
      </w:r>
      <w:r w:rsidRPr="007A06F5">
        <w:rPr>
          <w:sz w:val="22"/>
          <w:szCs w:val="22"/>
          <w:highlight w:val="green"/>
          <w:lang w:val="la-Latn"/>
        </w:rPr>
        <w:t>ad / veniendum aut ad a ambulandum ubi</w:t>
      </w:r>
      <w:r w:rsidR="009B2994" w:rsidRPr="007A06F5">
        <w:rPr>
          <w:sz w:val="22"/>
          <w:szCs w:val="22"/>
          <w:highlight w:val="green"/>
          <w:lang w:val="la-Latn"/>
        </w:rPr>
        <w:t xml:space="preserve"> </w:t>
      </w:r>
      <w:r w:rsidR="00762AD2" w:rsidRPr="007A06F5">
        <w:rPr>
          <w:sz w:val="22"/>
          <w:szCs w:val="22"/>
          <w:highlight w:val="green"/>
          <w:lang w:val="la-Latn"/>
        </w:rPr>
        <w:t>ius</w:t>
      </w:r>
      <w:r w:rsidRPr="007A06F5">
        <w:rPr>
          <w:sz w:val="22"/>
          <w:szCs w:val="22"/>
          <w:highlight w:val="green"/>
          <w:lang w:val="la-Latn"/>
        </w:rPr>
        <w:t>serit *,</w:t>
      </w:r>
      <w:r w:rsidR="00E55DD3" w:rsidRPr="007A06F5">
        <w:rPr>
          <w:sz w:val="22"/>
          <w:szCs w:val="22"/>
          <w:highlight w:val="green"/>
          <w:lang w:val="la-Latn"/>
        </w:rPr>
        <w:t xml:space="preserve"> </w:t>
      </w:r>
      <w:r w:rsidRPr="007A06F5">
        <w:rPr>
          <w:sz w:val="22"/>
          <w:szCs w:val="22"/>
          <w:highlight w:val="green"/>
          <w:lang w:val="la-Latn"/>
        </w:rPr>
        <w:t>solidis sit culpabilis</w:t>
      </w:r>
      <w:r w:rsidR="009B2994" w:rsidRPr="007A06F5">
        <w:rPr>
          <w:sz w:val="22"/>
          <w:szCs w:val="22"/>
          <w:highlight w:val="green"/>
          <w:lang w:val="la-Latn"/>
        </w:rPr>
        <w:t xml:space="preserve">. </w:t>
      </w:r>
    </w:p>
    <w:p w14:paraId="0AC53265" w14:textId="10940C18"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mortem ducis </w:t>
      </w:r>
      <w:r w:rsidRPr="007A06F5">
        <w:rPr>
          <w:rFonts w:ascii="Times New Roman" w:eastAsia="Times New Roman" w:hAnsi="Times New Roman" w:cs="Times New Roman"/>
          <w:sz w:val="24"/>
          <w:szCs w:val="24"/>
          <w:lang w:val="la-Latn" w:eastAsia="de-DE"/>
        </w:rPr>
        <w:t>consiliatus fuerit</w:t>
      </w:r>
      <w:r w:rsidR="009B2994" w:rsidRPr="007A06F5">
        <w:rPr>
          <w:rFonts w:ascii="Times New Roman" w:eastAsia="Times New Roman" w:hAnsi="Times New Roman" w:cs="Times New Roman"/>
          <w:sz w:val="24"/>
          <w:szCs w:val="24"/>
          <w:lang w:val="la-Latn" w:eastAsia="de-DE"/>
        </w:rPr>
        <w:t xml:space="preserve">. </w:t>
      </w:r>
    </w:p>
    <w:p w14:paraId="439A07C5" w14:textId="7749603E" w:rsidR="00A62AA1" w:rsidRPr="007A06F5" w:rsidRDefault="00A62AA1" w:rsidP="00746291">
      <w:pPr>
        <w:pStyle w:val="Normlnweb"/>
        <w:spacing w:before="0" w:beforeAutospacing="0" w:after="120" w:afterAutospacing="0"/>
        <w:ind w:left="720"/>
        <w:rPr>
          <w:sz w:val="22"/>
          <w:szCs w:val="22"/>
          <w:lang w:val="la-Latn"/>
        </w:rPr>
      </w:pPr>
      <w:r w:rsidRPr="007A06F5">
        <w:rPr>
          <w:sz w:val="22"/>
          <w:szCs w:val="22"/>
          <w:lang w:val="la-Latn"/>
        </w:rPr>
        <w:t>Si aliquis</w:t>
      </w:r>
      <w:r w:rsidR="009B2994" w:rsidRPr="007A06F5">
        <w:rPr>
          <w:sz w:val="22"/>
          <w:szCs w:val="22"/>
          <w:lang w:val="la-Latn"/>
        </w:rPr>
        <w:t xml:space="preserve"> </w:t>
      </w:r>
      <w:r w:rsidR="00762AD2" w:rsidRPr="007A06F5">
        <w:rPr>
          <w:lang w:val="la-Latn"/>
        </w:rPr>
        <w:t>homo</w:t>
      </w:r>
      <w:r w:rsidR="00762AD2" w:rsidRPr="007A06F5">
        <w:rPr>
          <w:sz w:val="22"/>
          <w:szCs w:val="22"/>
          <w:lang w:val="la-Latn"/>
        </w:rPr>
        <w:t xml:space="preserve"> mortem ducis con</w:t>
      </w:r>
      <w:r w:rsidRPr="007A06F5">
        <w:rPr>
          <w:sz w:val="22"/>
          <w:szCs w:val="22"/>
          <w:lang w:val="la-Latn"/>
        </w:rPr>
        <w:t>siliatus</w:t>
      </w:r>
      <w:r w:rsidR="009B2994" w:rsidRPr="007A06F5">
        <w:rPr>
          <w:sz w:val="22"/>
          <w:szCs w:val="22"/>
          <w:lang w:val="la-Latn"/>
        </w:rPr>
        <w:t xml:space="preserve"> </w:t>
      </w:r>
      <w:r w:rsidRPr="007A06F5">
        <w:rPr>
          <w:sz w:val="22"/>
          <w:szCs w:val="22"/>
          <w:lang w:val="la-Latn"/>
        </w:rPr>
        <w:t>fuerit et indes convictus</w:t>
      </w:r>
      <w:r w:rsidR="009B2994" w:rsidRPr="007A06F5">
        <w:rPr>
          <w:sz w:val="22"/>
          <w:szCs w:val="22"/>
          <w:lang w:val="la-Latn"/>
        </w:rPr>
        <w:t xml:space="preserve"> </w:t>
      </w:r>
      <w:r w:rsidR="00746291" w:rsidRPr="007A06F5">
        <w:rPr>
          <w:sz w:val="22"/>
          <w:szCs w:val="22"/>
          <w:lang w:val="la-Latn"/>
        </w:rPr>
        <w:t>fuerit</w:t>
      </w:r>
      <w:r w:rsidR="009B2994" w:rsidRPr="007A06F5">
        <w:rPr>
          <w:sz w:val="22"/>
          <w:szCs w:val="22"/>
          <w:lang w:val="la-Latn"/>
        </w:rPr>
        <w:t xml:space="preserve">, </w:t>
      </w:r>
      <w:r w:rsidRPr="007A06F5">
        <w:rPr>
          <w:sz w:val="22"/>
          <w:szCs w:val="22"/>
          <w:lang w:val="la-Latn"/>
        </w:rPr>
        <w:t>aut vitam perdat</w:t>
      </w:r>
      <w:r w:rsidR="009B2994" w:rsidRPr="007A06F5">
        <w:rPr>
          <w:sz w:val="22"/>
          <w:szCs w:val="22"/>
          <w:lang w:val="la-Latn"/>
        </w:rPr>
        <w:t xml:space="preserve"> </w:t>
      </w:r>
      <w:r w:rsidRPr="007A06F5">
        <w:rPr>
          <w:sz w:val="22"/>
          <w:szCs w:val="22"/>
          <w:lang w:val="la-Latn"/>
        </w:rPr>
        <w:t>aut se</w:t>
      </w:r>
      <w:r w:rsidR="009B2994" w:rsidRPr="007A06F5">
        <w:rPr>
          <w:sz w:val="22"/>
          <w:szCs w:val="22"/>
          <w:lang w:val="la-Latn"/>
        </w:rPr>
        <w:t xml:space="preserve"> </w:t>
      </w:r>
      <w:r w:rsidRPr="007A06F5">
        <w:rPr>
          <w:sz w:val="22"/>
          <w:szCs w:val="22"/>
          <w:lang w:val="la-Latn"/>
        </w:rPr>
        <w:t>redimat</w:t>
      </w:r>
      <w:r w:rsidR="009B2994" w:rsidRPr="007A06F5">
        <w:rPr>
          <w:sz w:val="22"/>
          <w:szCs w:val="22"/>
          <w:lang w:val="la-Latn"/>
        </w:rPr>
        <w:t xml:space="preserve">, </w:t>
      </w:r>
      <w:r w:rsidR="00762AD2" w:rsidRPr="007A06F5">
        <w:rPr>
          <w:sz w:val="22"/>
          <w:szCs w:val="22"/>
          <w:lang w:val="la-Latn"/>
        </w:rPr>
        <w:t xml:space="preserve">sicut </w:t>
      </w:r>
      <w:r w:rsidRPr="007A06F5">
        <w:rPr>
          <w:sz w:val="22"/>
          <w:szCs w:val="22"/>
          <w:lang w:val="la-Latn"/>
        </w:rPr>
        <w:t>dux au</w:t>
      </w:r>
      <w:r w:rsidRPr="007A06F5">
        <w:rPr>
          <w:sz w:val="22"/>
          <w:szCs w:val="22"/>
          <w:highlight w:val="green"/>
          <w:lang w:val="la-Latn"/>
        </w:rPr>
        <w:t>t ** pri</w:t>
      </w:r>
      <w:r w:rsidR="00746291" w:rsidRPr="007A06F5">
        <w:rPr>
          <w:sz w:val="22"/>
          <w:szCs w:val="22"/>
          <w:highlight w:val="green"/>
          <w:lang w:val="la-Latn"/>
        </w:rPr>
        <w:t>ncipes *** populi iudicaverint</w:t>
      </w:r>
      <w:r w:rsidR="009B2994" w:rsidRPr="007A06F5">
        <w:rPr>
          <w:sz w:val="22"/>
          <w:szCs w:val="22"/>
          <w:highlight w:val="green"/>
          <w:lang w:val="la-Latn"/>
        </w:rPr>
        <w:t xml:space="preserve">; </w:t>
      </w:r>
      <w:r w:rsidRPr="007A06F5">
        <w:rPr>
          <w:sz w:val="22"/>
          <w:szCs w:val="22"/>
          <w:highlight w:val="green"/>
          <w:lang w:val="la-Latn"/>
        </w:rPr>
        <w:t>et</w:t>
      </w:r>
      <w:r w:rsidR="009B2994" w:rsidRPr="007A06F5">
        <w:rPr>
          <w:sz w:val="22"/>
          <w:szCs w:val="22"/>
          <w:highlight w:val="green"/>
          <w:lang w:val="la-Latn"/>
        </w:rPr>
        <w:t xml:space="preserve"> </w:t>
      </w:r>
      <w:r w:rsidRPr="007A06F5">
        <w:rPr>
          <w:sz w:val="22"/>
          <w:szCs w:val="22"/>
          <w:highlight w:val="green"/>
          <w:lang w:val="la-Latn"/>
        </w:rPr>
        <w:t>si iurare voluerit</w:t>
      </w:r>
      <w:r w:rsidR="009B2994" w:rsidRPr="007A06F5">
        <w:rPr>
          <w:sz w:val="22"/>
          <w:szCs w:val="22"/>
          <w:highlight w:val="green"/>
          <w:lang w:val="la-Latn"/>
        </w:rPr>
        <w:t xml:space="preserve">, </w:t>
      </w:r>
      <w:r w:rsidR="00762AD2" w:rsidRPr="007A06F5">
        <w:rPr>
          <w:sz w:val="22"/>
          <w:szCs w:val="22"/>
          <w:highlight w:val="green"/>
          <w:lang w:val="la-Latn"/>
        </w:rPr>
        <w:t>cum duodecim † nomi</w:t>
      </w:r>
      <w:r w:rsidRPr="007A06F5">
        <w:rPr>
          <w:sz w:val="22"/>
          <w:szCs w:val="22"/>
          <w:highlight w:val="green"/>
          <w:lang w:val="la-Latn"/>
        </w:rPr>
        <w:t>natis</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 iuret</w:t>
      </w:r>
      <w:r w:rsidR="009B2994" w:rsidRPr="007A06F5">
        <w:rPr>
          <w:sz w:val="22"/>
          <w:szCs w:val="22"/>
          <w:highlight w:val="green"/>
          <w:lang w:val="la-Latn"/>
        </w:rPr>
        <w:t xml:space="preserve"> </w:t>
      </w:r>
      <w:r w:rsidRPr="007A06F5">
        <w:rPr>
          <w:sz w:val="22"/>
          <w:szCs w:val="22"/>
          <w:highlight w:val="green"/>
          <w:lang w:val="la-Latn"/>
        </w:rPr>
        <w:t>in ecclesia coram duce aut</w:t>
      </w:r>
      <w:r w:rsidR="009B2994" w:rsidRPr="007A06F5">
        <w:rPr>
          <w:sz w:val="22"/>
          <w:szCs w:val="22"/>
          <w:highlight w:val="green"/>
          <w:lang w:val="la-Latn"/>
        </w:rPr>
        <w:t xml:space="preserve"> </w:t>
      </w:r>
      <w:r w:rsidRPr="007A06F5">
        <w:rPr>
          <w:sz w:val="22"/>
          <w:szCs w:val="22"/>
          <w:highlight w:val="green"/>
          <w:lang w:val="la-Latn"/>
        </w:rPr>
        <w:t>quem ille</w:t>
      </w:r>
      <w:r w:rsidR="009B2994" w:rsidRPr="007A06F5">
        <w:rPr>
          <w:sz w:val="22"/>
          <w:szCs w:val="22"/>
          <w:highlight w:val="green"/>
          <w:lang w:val="la-Latn"/>
        </w:rPr>
        <w:t xml:space="preserve"> </w:t>
      </w:r>
      <w:r w:rsidRPr="007A06F5">
        <w:rPr>
          <w:sz w:val="22"/>
          <w:szCs w:val="22"/>
          <w:highlight w:val="green"/>
          <w:lang w:val="la-Latn"/>
        </w:rPr>
        <w:t>miserit</w:t>
      </w:r>
      <w:r w:rsidR="009042C7" w:rsidRPr="007A06F5">
        <w:rPr>
          <w:sz w:val="22"/>
          <w:szCs w:val="22"/>
          <w:highlight w:val="green"/>
          <w:lang w:val="la-Latn"/>
        </w:rPr>
        <w:t>.</w:t>
      </w:r>
      <w:r w:rsidR="009B2994" w:rsidRPr="007A06F5">
        <w:rPr>
          <w:sz w:val="22"/>
          <w:szCs w:val="22"/>
          <w:lang w:val="la-Latn"/>
        </w:rPr>
        <w:t xml:space="preserve"> </w:t>
      </w:r>
    </w:p>
    <w:p w14:paraId="5461053F" w14:textId="2D436D55" w:rsidR="00762AD2"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homine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gentem ext</w:t>
      </w:r>
      <w:r w:rsidR="00746291" w:rsidRPr="007A06F5">
        <w:rPr>
          <w:rFonts w:ascii="Times New Roman" w:eastAsia="Times New Roman" w:hAnsi="Times New Roman" w:cs="Times New Roman"/>
          <w:sz w:val="24"/>
          <w:szCs w:val="24"/>
          <w:lang w:val="la-Latn" w:eastAsia="de-DE"/>
        </w:rPr>
        <w:t>ra</w:t>
      </w:r>
      <w:r w:rsidRPr="007A06F5">
        <w:rPr>
          <w:rFonts w:ascii="Times New Roman" w:eastAsia="Times New Roman" w:hAnsi="Times New Roman" w:cs="Times New Roman"/>
          <w:sz w:val="24"/>
          <w:szCs w:val="24"/>
          <w:lang w:val="la-Latn" w:eastAsia="de-DE"/>
        </w:rPr>
        <w:t>neam infra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provinciam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invitaverit</w:t>
      </w:r>
      <w:r w:rsidR="009B2994" w:rsidRPr="007A06F5">
        <w:rPr>
          <w:rFonts w:ascii="Times New Roman" w:eastAsia="Times New Roman" w:hAnsi="Times New Roman" w:cs="Times New Roman"/>
          <w:sz w:val="24"/>
          <w:szCs w:val="24"/>
          <w:lang w:val="la-Latn" w:eastAsia="de-DE"/>
        </w:rPr>
        <w:t xml:space="preserve">. </w:t>
      </w:r>
    </w:p>
    <w:p w14:paraId="70F92395" w14:textId="0EC62994" w:rsidR="00762AD2" w:rsidRPr="007A06F5" w:rsidRDefault="00A62AA1" w:rsidP="00746291">
      <w:pPr>
        <w:pStyle w:val="Normlnweb"/>
        <w:spacing w:before="0" w:beforeAutospacing="0" w:after="120" w:afterAutospacing="0"/>
        <w:ind w:left="72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homo aliquis</w:t>
      </w:r>
      <w:r w:rsidR="009B2994" w:rsidRPr="007A06F5">
        <w:rPr>
          <w:sz w:val="22"/>
          <w:szCs w:val="22"/>
          <w:lang w:val="la-Latn"/>
        </w:rPr>
        <w:t xml:space="preserve"> </w:t>
      </w:r>
      <w:r w:rsidRPr="007A06F5">
        <w:rPr>
          <w:sz w:val="22"/>
          <w:szCs w:val="22"/>
          <w:lang w:val="la-Latn"/>
        </w:rPr>
        <w:t>gentem extraneam / infra a provinciam invitaverit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ibi</w:t>
      </w:r>
      <w:r w:rsidR="009B2994" w:rsidRPr="007A06F5">
        <w:rPr>
          <w:sz w:val="22"/>
          <w:szCs w:val="22"/>
          <w:lang w:val="la-Latn"/>
        </w:rPr>
        <w:t xml:space="preserve"> </w:t>
      </w:r>
      <w:r w:rsidR="00762AD2" w:rsidRPr="007A06F5">
        <w:rPr>
          <w:sz w:val="22"/>
          <w:szCs w:val="22"/>
          <w:lang w:val="la-Latn"/>
        </w:rPr>
        <w:t xml:space="preserve">prae </w:t>
      </w:r>
      <w:r w:rsidRPr="007A06F5">
        <w:rPr>
          <w:sz w:val="22"/>
          <w:szCs w:val="22"/>
          <w:lang w:val="la-Latn"/>
        </w:rPr>
        <w:t>dam</w:t>
      </w:r>
      <w:r w:rsidR="009B2994" w:rsidRPr="007A06F5">
        <w:rPr>
          <w:sz w:val="22"/>
          <w:szCs w:val="22"/>
          <w:lang w:val="la-Latn"/>
        </w:rPr>
        <w:t xml:space="preserve"> </w:t>
      </w:r>
      <w:r w:rsidRPr="007A06F5">
        <w:rPr>
          <w:sz w:val="22"/>
          <w:szCs w:val="22"/>
          <w:lang w:val="la-Latn"/>
        </w:rPr>
        <w:t>vastet</w:t>
      </w:r>
      <w:r w:rsidR="009B2994" w:rsidRPr="007A06F5">
        <w:rPr>
          <w:sz w:val="22"/>
          <w:szCs w:val="22"/>
          <w:lang w:val="la-Latn"/>
        </w:rPr>
        <w:t xml:space="preserve"> </w:t>
      </w:r>
      <w:r w:rsidRPr="007A06F5">
        <w:rPr>
          <w:sz w:val="22"/>
          <w:szCs w:val="22"/>
          <w:lang w:val="la-Latn"/>
        </w:rPr>
        <w:t>hostiliter vel domos incendat</w:t>
      </w:r>
      <w:r w:rsidR="009B2994" w:rsidRPr="007A06F5">
        <w:rPr>
          <w:sz w:val="22"/>
          <w:szCs w:val="22"/>
          <w:lang w:val="la-Latn"/>
        </w:rPr>
        <w:t xml:space="preserve">, </w:t>
      </w:r>
      <w:r w:rsidRPr="007A06F5">
        <w:rPr>
          <w:sz w:val="22"/>
          <w:szCs w:val="22"/>
          <w:lang w:val="la-Latn"/>
        </w:rPr>
        <w:t>et de</w:t>
      </w:r>
      <w:r w:rsidR="009B2994" w:rsidRPr="007A06F5">
        <w:rPr>
          <w:sz w:val="22"/>
          <w:szCs w:val="22"/>
          <w:lang w:val="la-Latn"/>
        </w:rPr>
        <w:t xml:space="preserve"> </w:t>
      </w:r>
      <w:r w:rsidRPr="007A06F5">
        <w:rPr>
          <w:sz w:val="22"/>
          <w:szCs w:val="22"/>
          <w:lang w:val="la-Latn"/>
        </w:rPr>
        <w:t>hoc convictuss fuerit</w:t>
      </w:r>
      <w:r w:rsidR="009B2994" w:rsidRPr="007A06F5">
        <w:rPr>
          <w:sz w:val="22"/>
          <w:szCs w:val="22"/>
          <w:lang w:val="la-Latn"/>
        </w:rPr>
        <w:t xml:space="preserve">, </w:t>
      </w:r>
      <w:r w:rsidR="00762AD2" w:rsidRPr="007A06F5">
        <w:rPr>
          <w:sz w:val="22"/>
          <w:szCs w:val="22"/>
          <w:lang w:val="la-Latn"/>
        </w:rPr>
        <w:t xml:space="preserve">aut vitam </w:t>
      </w:r>
      <w:r w:rsidRPr="007A06F5">
        <w:rPr>
          <w:sz w:val="22"/>
          <w:szCs w:val="22"/>
          <w:lang w:val="la-Latn"/>
        </w:rPr>
        <w:t>perdat aut in</w:t>
      </w:r>
      <w:r w:rsidR="009B2994" w:rsidRPr="007A06F5">
        <w:rPr>
          <w:sz w:val="22"/>
          <w:szCs w:val="22"/>
          <w:lang w:val="la-Latn"/>
        </w:rPr>
        <w:t xml:space="preserve"> </w:t>
      </w:r>
      <w:r w:rsidRPr="007A06F5">
        <w:rPr>
          <w:sz w:val="22"/>
          <w:szCs w:val="22"/>
          <w:lang w:val="la-Latn"/>
        </w:rPr>
        <w:t>exilium eat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ubi</w:t>
      </w:r>
      <w:r w:rsidR="009B2994" w:rsidRPr="007A06F5">
        <w:rPr>
          <w:sz w:val="22"/>
          <w:szCs w:val="22"/>
          <w:lang w:val="la-Latn"/>
        </w:rPr>
        <w:t xml:space="preserve"> </w:t>
      </w:r>
      <w:r w:rsidR="00762AD2" w:rsidRPr="007A06F5">
        <w:rPr>
          <w:sz w:val="22"/>
          <w:szCs w:val="22"/>
          <w:lang w:val="la-Latn"/>
        </w:rPr>
        <w:t xml:space="preserve">dux </w:t>
      </w:r>
      <w:r w:rsidRPr="007A06F5">
        <w:rPr>
          <w:sz w:val="22"/>
          <w:szCs w:val="22"/>
          <w:lang w:val="la-Latn"/>
        </w:rPr>
        <w:t>miserit</w:t>
      </w:r>
      <w:r w:rsidR="009B2994" w:rsidRPr="007A06F5">
        <w:rPr>
          <w:sz w:val="22"/>
          <w:szCs w:val="22"/>
          <w:lang w:val="la-Latn"/>
        </w:rPr>
        <w:t xml:space="preserve">, </w:t>
      </w:r>
      <w:r w:rsidRPr="007A06F5">
        <w:rPr>
          <w:sz w:val="22"/>
          <w:szCs w:val="22"/>
          <w:lang w:val="la-Latn"/>
        </w:rPr>
        <w:t>et res eius</w:t>
      </w:r>
      <w:r w:rsidR="009B2994" w:rsidRPr="007A06F5">
        <w:rPr>
          <w:sz w:val="22"/>
          <w:szCs w:val="22"/>
          <w:lang w:val="la-Latn"/>
        </w:rPr>
        <w:t xml:space="preserve"> </w:t>
      </w:r>
      <w:r w:rsidRPr="007A06F5">
        <w:rPr>
          <w:sz w:val="22"/>
          <w:szCs w:val="22"/>
          <w:lang w:val="la-Latn"/>
        </w:rPr>
        <w:t>infiscentur in publico</w:t>
      </w:r>
      <w:r w:rsidR="009B2994" w:rsidRPr="007A06F5">
        <w:rPr>
          <w:sz w:val="22"/>
          <w:szCs w:val="22"/>
          <w:lang w:val="la-Latn"/>
        </w:rPr>
        <w:t xml:space="preserve">. </w:t>
      </w:r>
    </w:p>
    <w:p w14:paraId="14AD4116" w14:textId="6335C21E"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qui in exercitu litem </w:t>
      </w:r>
      <w:r w:rsidRPr="007A06F5">
        <w:rPr>
          <w:rFonts w:ascii="Times New Roman" w:eastAsia="Times New Roman" w:hAnsi="Times New Roman" w:cs="Times New Roman"/>
          <w:sz w:val="24"/>
          <w:szCs w:val="24"/>
          <w:lang w:val="la-Latn" w:eastAsia="de-DE"/>
        </w:rPr>
        <w:t>commiserint</w:t>
      </w:r>
      <w:r w:rsidR="009B2994" w:rsidRPr="007A06F5">
        <w:rPr>
          <w:rFonts w:ascii="Times New Roman" w:eastAsia="Times New Roman" w:hAnsi="Times New Roman" w:cs="Times New Roman"/>
          <w:sz w:val="24"/>
          <w:szCs w:val="24"/>
          <w:lang w:val="la-Latn" w:eastAsia="de-DE"/>
        </w:rPr>
        <w:t xml:space="preserve">. </w:t>
      </w:r>
    </w:p>
    <w:p w14:paraId="4CFF449E" w14:textId="37189F38" w:rsidR="00A62AA1" w:rsidRPr="007A06F5" w:rsidRDefault="00A62AA1" w:rsidP="00D0094D">
      <w:pPr>
        <w:pStyle w:val="Normlnweb"/>
        <w:numPr>
          <w:ilvl w:val="0"/>
          <w:numId w:val="24"/>
        </w:numPr>
        <w:spacing w:before="0" w:beforeAutospacing="0" w:after="120" w:afterAutospacing="0"/>
        <w:rPr>
          <w:sz w:val="22"/>
          <w:szCs w:val="22"/>
          <w:lang w:val="la-Latn"/>
        </w:rPr>
      </w:pPr>
      <w:r w:rsidRPr="007A06F5">
        <w:rPr>
          <w:sz w:val="22"/>
          <w:szCs w:val="22"/>
          <w:highlight w:val="yellow"/>
          <w:lang w:val="la-Latn"/>
        </w:rPr>
        <w:t>Si</w:t>
      </w:r>
      <w:r w:rsidR="009B2994" w:rsidRPr="007A06F5">
        <w:rPr>
          <w:sz w:val="22"/>
          <w:szCs w:val="22"/>
          <w:highlight w:val="yellow"/>
          <w:lang w:val="la-Latn"/>
        </w:rPr>
        <w:t xml:space="preserve"> </w:t>
      </w:r>
      <w:r w:rsidRPr="007A06F5">
        <w:rPr>
          <w:sz w:val="22"/>
          <w:szCs w:val="22"/>
          <w:highlight w:val="yellow"/>
          <w:lang w:val="la-Latn"/>
        </w:rPr>
        <w:t>quis</w:t>
      </w:r>
      <w:r w:rsidR="009B2994" w:rsidRPr="007A06F5">
        <w:rPr>
          <w:sz w:val="22"/>
          <w:szCs w:val="22"/>
          <w:highlight w:val="yellow"/>
          <w:lang w:val="la-Latn"/>
        </w:rPr>
        <w:t xml:space="preserve"> </w:t>
      </w:r>
      <w:r w:rsidR="00762AD2" w:rsidRPr="007A06F5">
        <w:rPr>
          <w:sz w:val="22"/>
          <w:szCs w:val="22"/>
          <w:highlight w:val="yellow"/>
          <w:lang w:val="la-Latn"/>
        </w:rPr>
        <w:t>in exercitu litem commi</w:t>
      </w:r>
      <w:r w:rsidRPr="007A06F5">
        <w:rPr>
          <w:sz w:val="22"/>
          <w:szCs w:val="22"/>
          <w:highlight w:val="yellow"/>
          <w:lang w:val="la-Latn"/>
        </w:rPr>
        <w:t>serit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ita</w:t>
      </w:r>
      <w:r w:rsidR="009B2994" w:rsidRPr="007A06F5">
        <w:rPr>
          <w:sz w:val="22"/>
          <w:szCs w:val="22"/>
          <w:lang w:val="la-Latn"/>
        </w:rPr>
        <w:t xml:space="preserve"> </w:t>
      </w:r>
      <w:r w:rsidRPr="007A06F5">
        <w:rPr>
          <w:sz w:val="22"/>
          <w:szCs w:val="22"/>
          <w:lang w:val="la-Latn"/>
        </w:rPr>
        <w:t>ut cum clamore populus</w:t>
      </w:r>
      <w:r w:rsidR="009B2994" w:rsidRPr="007A06F5">
        <w:rPr>
          <w:sz w:val="22"/>
          <w:szCs w:val="22"/>
          <w:lang w:val="la-Latn"/>
        </w:rPr>
        <w:t xml:space="preserve"> </w:t>
      </w:r>
      <w:r w:rsidR="00762AD2" w:rsidRPr="007A06F5">
        <w:rPr>
          <w:sz w:val="22"/>
          <w:szCs w:val="22"/>
          <w:lang w:val="la-Latn"/>
        </w:rPr>
        <w:t>con</w:t>
      </w:r>
      <w:r w:rsidRPr="007A06F5">
        <w:rPr>
          <w:sz w:val="22"/>
          <w:szCs w:val="22"/>
          <w:lang w:val="la-Latn"/>
        </w:rPr>
        <w:t>currat cum armis</w:t>
      </w:r>
      <w:r w:rsidR="009B2994" w:rsidRPr="007A06F5">
        <w:rPr>
          <w:sz w:val="22"/>
          <w:szCs w:val="22"/>
          <w:lang w:val="la-Latn"/>
        </w:rPr>
        <w:t xml:space="preserve">, </w:t>
      </w:r>
      <w:r w:rsidR="00762AD2" w:rsidRPr="007A06F5">
        <w:rPr>
          <w:sz w:val="22"/>
          <w:szCs w:val="22"/>
          <w:lang w:val="la-Latn"/>
        </w:rPr>
        <w:t xml:space="preserve">et ibi pugna orta fuerit </w:t>
      </w:r>
      <w:r w:rsidRPr="007A06F5">
        <w:rPr>
          <w:sz w:val="22"/>
          <w:szCs w:val="22"/>
          <w:lang w:val="la-Latn"/>
        </w:rPr>
        <w:t>inter</w:t>
      </w:r>
      <w:r w:rsidR="009B2994" w:rsidRPr="007A06F5">
        <w:rPr>
          <w:sz w:val="22"/>
          <w:szCs w:val="22"/>
          <w:lang w:val="la-Latn"/>
        </w:rPr>
        <w:t xml:space="preserve"> </w:t>
      </w:r>
      <w:r w:rsidRPr="007A06F5">
        <w:rPr>
          <w:sz w:val="22"/>
          <w:szCs w:val="22"/>
          <w:lang w:val="la-Latn"/>
        </w:rPr>
        <w:t>proprium</w:t>
      </w:r>
      <w:r w:rsidR="009B2994" w:rsidRPr="007A06F5">
        <w:rPr>
          <w:sz w:val="22"/>
          <w:szCs w:val="22"/>
          <w:lang w:val="la-Latn"/>
        </w:rPr>
        <w:t xml:space="preserve"> </w:t>
      </w:r>
      <w:r w:rsidRPr="007A06F5">
        <w:rPr>
          <w:sz w:val="22"/>
          <w:szCs w:val="22"/>
          <w:lang w:val="la-Latn"/>
        </w:rPr>
        <w:t>exercitum</w:t>
      </w:r>
      <w:r w:rsidR="009B2994" w:rsidRPr="007A06F5">
        <w:rPr>
          <w:sz w:val="22"/>
          <w:szCs w:val="22"/>
          <w:lang w:val="la-Latn"/>
        </w:rPr>
        <w:t xml:space="preserve">, </w:t>
      </w:r>
      <w:r w:rsidRPr="007A06F5">
        <w:rPr>
          <w:sz w:val="22"/>
          <w:szCs w:val="22"/>
          <w:lang w:val="la-Latn"/>
        </w:rPr>
        <w:t>et aliqui</w:t>
      </w:r>
      <w:r w:rsidR="009B2994" w:rsidRPr="007A06F5">
        <w:rPr>
          <w:sz w:val="22"/>
          <w:szCs w:val="22"/>
          <w:lang w:val="la-Latn"/>
        </w:rPr>
        <w:t xml:space="preserve"> </w:t>
      </w:r>
      <w:r w:rsidR="00762AD2" w:rsidRPr="007A06F5">
        <w:rPr>
          <w:sz w:val="22"/>
          <w:szCs w:val="22"/>
          <w:lang w:val="la-Latn"/>
        </w:rPr>
        <w:t xml:space="preserve">ibi </w:t>
      </w:r>
      <w:r w:rsidRPr="007A06F5">
        <w:rPr>
          <w:sz w:val="22"/>
          <w:szCs w:val="22"/>
          <w:lang w:val="la-Latn"/>
        </w:rPr>
        <w:t>occisi</w:t>
      </w:r>
      <w:r w:rsidR="009B2994" w:rsidRPr="007A06F5">
        <w:rPr>
          <w:sz w:val="22"/>
          <w:szCs w:val="22"/>
          <w:lang w:val="la-Latn"/>
        </w:rPr>
        <w:t xml:space="preserve"> </w:t>
      </w:r>
      <w:r w:rsidRPr="007A06F5">
        <w:rPr>
          <w:sz w:val="22"/>
          <w:szCs w:val="22"/>
          <w:lang w:val="la-Latn"/>
        </w:rPr>
        <w:t>fuerint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ipse homo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 hoc</w:t>
      </w:r>
      <w:r w:rsidR="009B2994" w:rsidRPr="007A06F5">
        <w:rPr>
          <w:sz w:val="22"/>
          <w:szCs w:val="22"/>
          <w:lang w:val="la-Latn"/>
        </w:rPr>
        <w:t xml:space="preserve"> </w:t>
      </w:r>
      <w:r w:rsidR="00762AD2" w:rsidRPr="007A06F5">
        <w:rPr>
          <w:sz w:val="22"/>
          <w:szCs w:val="22"/>
          <w:lang w:val="la-Latn"/>
        </w:rPr>
        <w:t xml:space="preserve">com </w:t>
      </w:r>
      <w:r w:rsidRPr="007A06F5">
        <w:rPr>
          <w:sz w:val="22"/>
          <w:szCs w:val="22"/>
          <w:lang w:val="la-Latn"/>
        </w:rPr>
        <w:t>misit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aut vitam perdat aut in exilium eat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res eius</w:t>
      </w:r>
      <w:r w:rsidR="009B2994" w:rsidRPr="007A06F5">
        <w:rPr>
          <w:sz w:val="22"/>
          <w:szCs w:val="22"/>
          <w:lang w:val="la-Latn"/>
        </w:rPr>
        <w:t xml:space="preserve"> </w:t>
      </w:r>
      <w:r w:rsidRPr="007A06F5">
        <w:rPr>
          <w:sz w:val="22"/>
          <w:szCs w:val="22"/>
          <w:lang w:val="la-Latn"/>
        </w:rPr>
        <w:t>infiscentur in publico</w:t>
      </w:r>
      <w:r w:rsidR="009042C7" w:rsidRPr="007A06F5">
        <w:rPr>
          <w:sz w:val="22"/>
          <w:szCs w:val="22"/>
          <w:lang w:val="la-Latn"/>
        </w:rPr>
        <w:t>.</w:t>
      </w:r>
      <w:r w:rsidR="009B2994" w:rsidRPr="007A06F5">
        <w:rPr>
          <w:sz w:val="22"/>
          <w:szCs w:val="22"/>
          <w:lang w:val="la-Latn"/>
        </w:rPr>
        <w:t xml:space="preserve"> </w:t>
      </w:r>
    </w:p>
    <w:p w14:paraId="77F4A82F" w14:textId="63B96289" w:rsidR="00A62AA1" w:rsidRPr="007A06F5" w:rsidRDefault="00A62AA1" w:rsidP="00D0094D">
      <w:pPr>
        <w:pStyle w:val="Normlnweb"/>
        <w:numPr>
          <w:ilvl w:val="0"/>
          <w:numId w:val="24"/>
        </w:numPr>
        <w:spacing w:before="0" w:beforeAutospacing="0" w:after="120" w:afterAutospacing="0"/>
        <w:rPr>
          <w:sz w:val="22"/>
          <w:szCs w:val="22"/>
          <w:lang w:val="la-Latn"/>
        </w:rPr>
      </w:pPr>
      <w:r w:rsidRPr="007A06F5">
        <w:rPr>
          <w:sz w:val="22"/>
          <w:szCs w:val="22"/>
          <w:lang w:val="la-Latn"/>
        </w:rPr>
        <w:t>Et a illi</w:t>
      </w:r>
      <w:r w:rsidR="009B2994" w:rsidRPr="007A06F5">
        <w:rPr>
          <w:sz w:val="22"/>
          <w:szCs w:val="22"/>
          <w:lang w:val="la-Latn"/>
        </w:rPr>
        <w:t xml:space="preserve"> </w:t>
      </w:r>
      <w:r w:rsidRPr="007A06F5">
        <w:rPr>
          <w:sz w:val="22"/>
          <w:szCs w:val="22"/>
          <w:lang w:val="la-Latn"/>
        </w:rPr>
        <w:t>alii</w:t>
      </w:r>
      <w:r w:rsidR="009B2994" w:rsidRPr="007A06F5">
        <w:rPr>
          <w:sz w:val="22"/>
          <w:szCs w:val="22"/>
          <w:lang w:val="la-Latn"/>
        </w:rPr>
        <w:t xml:space="preserve">, </w:t>
      </w:r>
      <w:r w:rsidRPr="007A06F5">
        <w:rPr>
          <w:sz w:val="22"/>
          <w:szCs w:val="22"/>
          <w:lang w:val="la-Latn"/>
        </w:rPr>
        <w:t>qui ibi</w:t>
      </w:r>
      <w:r w:rsidR="009B2994" w:rsidRPr="007A06F5">
        <w:rPr>
          <w:sz w:val="22"/>
          <w:szCs w:val="22"/>
          <w:lang w:val="la-Latn"/>
        </w:rPr>
        <w:t xml:space="preserve"> </w:t>
      </w:r>
      <w:r w:rsidRPr="007A06F5">
        <w:rPr>
          <w:sz w:val="22"/>
          <w:szCs w:val="22"/>
          <w:lang w:val="la-Latn"/>
        </w:rPr>
        <w:t>aliquid com / miserunt aut fecerunt</w:t>
      </w:r>
      <w:r w:rsidR="009B2994" w:rsidRPr="007A06F5">
        <w:rPr>
          <w:sz w:val="22"/>
          <w:szCs w:val="22"/>
          <w:lang w:val="la-Latn"/>
        </w:rPr>
        <w:t xml:space="preserve">, </w:t>
      </w:r>
      <w:r w:rsidR="00746291" w:rsidRPr="007A06F5">
        <w:rPr>
          <w:sz w:val="22"/>
          <w:szCs w:val="22"/>
          <w:lang w:val="la-Latn"/>
        </w:rPr>
        <w:t>omnia</w:t>
      </w:r>
      <w:r w:rsidR="009B2994" w:rsidRPr="007A06F5">
        <w:rPr>
          <w:sz w:val="22"/>
          <w:szCs w:val="22"/>
          <w:lang w:val="la-Latn"/>
        </w:rPr>
        <w:t xml:space="preserve">, </w:t>
      </w:r>
      <w:r w:rsidR="00762AD2" w:rsidRPr="007A06F5">
        <w:rPr>
          <w:sz w:val="22"/>
          <w:szCs w:val="22"/>
          <w:lang w:val="la-Latn"/>
        </w:rPr>
        <w:t xml:space="preserve">sicut lex </w:t>
      </w:r>
      <w:r w:rsidRPr="007A06F5">
        <w:rPr>
          <w:sz w:val="22"/>
          <w:szCs w:val="22"/>
          <w:lang w:val="la-Latn"/>
        </w:rPr>
        <w:t>habet</w:t>
      </w:r>
      <w:r w:rsidR="009B2994" w:rsidRPr="007A06F5">
        <w:rPr>
          <w:sz w:val="22"/>
          <w:szCs w:val="22"/>
          <w:lang w:val="la-Latn"/>
        </w:rPr>
        <w:t xml:space="preserve">, </w:t>
      </w:r>
      <w:r w:rsidRPr="007A06F5">
        <w:rPr>
          <w:sz w:val="22"/>
          <w:szCs w:val="22"/>
          <w:lang w:val="la-Latn"/>
        </w:rPr>
        <w:t>tripliciter</w:t>
      </w:r>
      <w:r w:rsidR="009B2994" w:rsidRPr="007A06F5">
        <w:rPr>
          <w:sz w:val="22"/>
          <w:szCs w:val="22"/>
          <w:lang w:val="la-Latn"/>
        </w:rPr>
        <w:t xml:space="preserve"> </w:t>
      </w:r>
      <w:r w:rsidRPr="007A06F5">
        <w:rPr>
          <w:sz w:val="22"/>
          <w:szCs w:val="22"/>
          <w:lang w:val="la-Latn"/>
        </w:rPr>
        <w:t>solvant</w:t>
      </w:r>
      <w:r w:rsidR="009B2994" w:rsidRPr="007A06F5">
        <w:rPr>
          <w:sz w:val="22"/>
          <w:szCs w:val="22"/>
          <w:lang w:val="la-Latn"/>
        </w:rPr>
        <w:t xml:space="preserve">. </w:t>
      </w:r>
    </w:p>
    <w:p w14:paraId="0F63FC19" w14:textId="36410D51"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XXVII</w:t>
      </w:r>
      <w:r w:rsidR="009B2994" w:rsidRPr="007A06F5">
        <w:rPr>
          <w:rFonts w:ascii="Times New Roman" w:eastAsia="Times New Roman" w:hAnsi="Times New Roman" w:cs="Times New Roman"/>
          <w:sz w:val="24"/>
          <w:szCs w:val="24"/>
          <w:lang w:val="la-Latn" w:eastAsia="de-DE"/>
        </w:rPr>
        <w:t xml:space="preserve">. </w:t>
      </w:r>
      <w:r w:rsidR="00746291" w:rsidRPr="007A06F5">
        <w:rPr>
          <w:rFonts w:ascii="Times New Roman" w:eastAsia="Times New Roman" w:hAnsi="Times New Roman" w:cs="Times New Roman"/>
          <w:sz w:val="24"/>
          <w:szCs w:val="24"/>
          <w:lang w:val="la-Latn" w:eastAsia="de-DE"/>
        </w:rPr>
        <w:t>De his</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qui in exercitu ali</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furtum fecerint</w:t>
      </w:r>
      <w:r w:rsidR="009B2994" w:rsidRPr="007A06F5">
        <w:rPr>
          <w:rFonts w:ascii="Times New Roman" w:eastAsia="Times New Roman" w:hAnsi="Times New Roman" w:cs="Times New Roman"/>
          <w:sz w:val="24"/>
          <w:szCs w:val="24"/>
          <w:lang w:val="la-Latn" w:eastAsia="de-DE"/>
        </w:rPr>
        <w:t xml:space="preserve">. </w:t>
      </w:r>
    </w:p>
    <w:p w14:paraId="284E5423" w14:textId="49328E96" w:rsidR="00A62AA1" w:rsidRPr="007A06F5" w:rsidRDefault="00A62AA1" w:rsidP="00D0094D">
      <w:pPr>
        <w:pStyle w:val="Normlnweb"/>
        <w:numPr>
          <w:ilvl w:val="0"/>
          <w:numId w:val="25"/>
        </w:numPr>
        <w:spacing w:before="0" w:beforeAutospacing="0" w:after="120" w:afterAutospacing="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quis</w:t>
      </w:r>
      <w:r w:rsidR="009B2994" w:rsidRPr="007A06F5">
        <w:rPr>
          <w:sz w:val="22"/>
          <w:szCs w:val="22"/>
          <w:lang w:val="la-Latn"/>
        </w:rPr>
        <w:t xml:space="preserve"> </w:t>
      </w:r>
      <w:r w:rsidRPr="007A06F5">
        <w:rPr>
          <w:sz w:val="22"/>
          <w:szCs w:val="22"/>
          <w:lang w:val="la-Latn"/>
        </w:rPr>
        <w:t>in exercitu</w:t>
      </w:r>
      <w:r w:rsidR="009B2994" w:rsidRPr="007A06F5">
        <w:rPr>
          <w:sz w:val="22"/>
          <w:szCs w:val="22"/>
          <w:lang w:val="la-Latn"/>
        </w:rPr>
        <w:t xml:space="preserve">, </w:t>
      </w:r>
      <w:r w:rsidRPr="007A06F5">
        <w:rPr>
          <w:sz w:val="22"/>
          <w:szCs w:val="22"/>
          <w:lang w:val="la-Latn"/>
        </w:rPr>
        <w:t>ubi</w:t>
      </w:r>
      <w:r w:rsidR="009B2994" w:rsidRPr="007A06F5">
        <w:rPr>
          <w:sz w:val="22"/>
          <w:szCs w:val="22"/>
          <w:lang w:val="la-Latn"/>
        </w:rPr>
        <w:t xml:space="preserve"> </w:t>
      </w:r>
      <w:r w:rsidR="00762AD2" w:rsidRPr="007A06F5">
        <w:rPr>
          <w:sz w:val="22"/>
          <w:szCs w:val="22"/>
          <w:lang w:val="la-Latn"/>
        </w:rPr>
        <w:t xml:space="preserve">rex </w:t>
      </w:r>
      <w:r w:rsidRPr="007A06F5">
        <w:rPr>
          <w:sz w:val="22"/>
          <w:szCs w:val="22"/>
          <w:lang w:val="la-Latn"/>
        </w:rPr>
        <w:t>ordinaverit exercitum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aliquod</w:t>
      </w:r>
      <w:r w:rsidR="009B2994" w:rsidRPr="007A06F5">
        <w:rPr>
          <w:sz w:val="22"/>
          <w:szCs w:val="22"/>
          <w:lang w:val="la-Latn"/>
        </w:rPr>
        <w:t xml:space="preserve"> </w:t>
      </w:r>
      <w:r w:rsidR="00762AD2" w:rsidRPr="007A06F5">
        <w:rPr>
          <w:sz w:val="22"/>
          <w:szCs w:val="22"/>
          <w:lang w:val="la-Latn"/>
        </w:rPr>
        <w:t xml:space="preserve">furtum </w:t>
      </w:r>
      <w:r w:rsidRPr="007A06F5">
        <w:rPr>
          <w:sz w:val="22"/>
          <w:szCs w:val="22"/>
          <w:lang w:val="la-Latn"/>
        </w:rPr>
        <w:t>fecerit</w:t>
      </w:r>
      <w:r w:rsidR="009B2994" w:rsidRPr="007A06F5">
        <w:rPr>
          <w:sz w:val="22"/>
          <w:szCs w:val="22"/>
          <w:lang w:val="la-Latn"/>
        </w:rPr>
        <w:t xml:space="preserve">, </w:t>
      </w:r>
      <w:r w:rsidRPr="007A06F5">
        <w:rPr>
          <w:sz w:val="22"/>
          <w:szCs w:val="22"/>
          <w:lang w:val="la-Latn"/>
        </w:rPr>
        <w:t>novem vicibus novigeldos</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quidquid</w:t>
      </w:r>
      <w:r w:rsidR="009B2994" w:rsidRPr="007A06F5">
        <w:rPr>
          <w:sz w:val="22"/>
          <w:szCs w:val="22"/>
          <w:lang w:val="la-Latn"/>
        </w:rPr>
        <w:t xml:space="preserve"> </w:t>
      </w:r>
      <w:r w:rsidRPr="007A06F5">
        <w:rPr>
          <w:sz w:val="22"/>
          <w:szCs w:val="22"/>
          <w:lang w:val="la-Latn"/>
        </w:rPr>
        <w:t>involatus</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p>
    <w:p w14:paraId="72A59510" w14:textId="3D528025" w:rsidR="00A62AA1" w:rsidRPr="007A06F5" w:rsidRDefault="00A62AA1" w:rsidP="00D0094D">
      <w:pPr>
        <w:pStyle w:val="Normlnweb"/>
        <w:numPr>
          <w:ilvl w:val="0"/>
          <w:numId w:val="25"/>
        </w:numPr>
        <w:spacing w:before="0" w:beforeAutospacing="0" w:after="120" w:afterAutospacing="0"/>
        <w:rPr>
          <w:sz w:val="22"/>
          <w:szCs w:val="22"/>
          <w:lang w:val="la-Latn"/>
        </w:rPr>
      </w:pPr>
      <w:r w:rsidRPr="007A06F5">
        <w:rPr>
          <w:sz w:val="22"/>
          <w:szCs w:val="22"/>
          <w:lang w:val="la-Latn"/>
        </w:rPr>
        <w:t>Si autem dux exercitum ordinaverit</w:t>
      </w:r>
      <w:r w:rsidR="009B2994" w:rsidRPr="007A06F5">
        <w:rPr>
          <w:sz w:val="22"/>
          <w:szCs w:val="22"/>
          <w:lang w:val="la-Latn"/>
        </w:rPr>
        <w:t xml:space="preserve">, </w:t>
      </w:r>
      <w:r w:rsidRPr="007A06F5">
        <w:rPr>
          <w:sz w:val="22"/>
          <w:szCs w:val="22"/>
          <w:lang w:val="la-Latn"/>
        </w:rPr>
        <w:t>et in illo fisco a aliquid furaverit</w:t>
      </w:r>
      <w:r w:rsidR="00762AD2" w:rsidRPr="007A06F5">
        <w:rPr>
          <w:sz w:val="22"/>
          <w:szCs w:val="22"/>
          <w:lang w:val="la-Latn"/>
        </w:rPr>
        <w:t>,</w:t>
      </w:r>
      <w:r w:rsidR="009B2994" w:rsidRPr="007A06F5">
        <w:rPr>
          <w:sz w:val="22"/>
          <w:szCs w:val="22"/>
          <w:lang w:val="la-Latn"/>
        </w:rPr>
        <w:t xml:space="preserve"> </w:t>
      </w:r>
      <w:r w:rsidR="00746291" w:rsidRPr="007A06F5">
        <w:rPr>
          <w:sz w:val="22"/>
          <w:szCs w:val="22"/>
          <w:lang w:val="la-Latn"/>
        </w:rPr>
        <w:t>tres novi</w:t>
      </w:r>
      <w:r w:rsidRPr="007A06F5">
        <w:rPr>
          <w:sz w:val="22"/>
          <w:szCs w:val="22"/>
          <w:lang w:val="la-Latn"/>
        </w:rPr>
        <w:t>geldos</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et si</w:t>
      </w:r>
      <w:r w:rsidR="009B2994" w:rsidRPr="007A06F5">
        <w:rPr>
          <w:sz w:val="22"/>
          <w:szCs w:val="22"/>
          <w:lang w:val="la-Latn"/>
        </w:rPr>
        <w:t xml:space="preserve"> </w:t>
      </w:r>
      <w:r w:rsidRPr="007A06F5">
        <w:rPr>
          <w:sz w:val="22"/>
          <w:szCs w:val="22"/>
          <w:lang w:val="la-Latn"/>
        </w:rPr>
        <w:t>iurare voluerit</w:t>
      </w:r>
      <w:r w:rsidR="009B2994" w:rsidRPr="007A06F5">
        <w:rPr>
          <w:sz w:val="22"/>
          <w:szCs w:val="22"/>
          <w:lang w:val="la-Latn"/>
        </w:rPr>
        <w:t xml:space="preserve">, </w:t>
      </w:r>
      <w:r w:rsidR="00762AD2" w:rsidRPr="007A06F5">
        <w:rPr>
          <w:sz w:val="22"/>
          <w:szCs w:val="22"/>
          <w:lang w:val="la-Latn"/>
        </w:rPr>
        <w:t>se</w:t>
      </w:r>
      <w:r w:rsidRPr="007A06F5">
        <w:rPr>
          <w:sz w:val="22"/>
          <w:szCs w:val="22"/>
          <w:lang w:val="la-Latn"/>
        </w:rPr>
        <w:t>cundum qualitatem pecuniae iuret</w:t>
      </w:r>
      <w:r w:rsidR="009B2994" w:rsidRPr="007A06F5">
        <w:rPr>
          <w:sz w:val="22"/>
          <w:szCs w:val="22"/>
          <w:lang w:val="la-Latn"/>
        </w:rPr>
        <w:t xml:space="preserve">. </w:t>
      </w:r>
    </w:p>
    <w:p w14:paraId="240F15C2" w14:textId="210AD480"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XXVIII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yellow"/>
          <w:lang w:val="la-Latn" w:eastAsia="de-DE"/>
        </w:rPr>
        <w:t>De eo</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qui sigillum</w:t>
      </w:r>
      <w:r w:rsidR="009B2994" w:rsidRPr="007A06F5">
        <w:rPr>
          <w:rFonts w:ascii="Times New Roman" w:eastAsia="Times New Roman" w:hAnsi="Times New Roman" w:cs="Times New Roman"/>
          <w:sz w:val="24"/>
          <w:szCs w:val="24"/>
          <w:highlight w:val="yellow"/>
          <w:lang w:val="la-Latn" w:eastAsia="de-DE"/>
        </w:rPr>
        <w:t xml:space="preserve"> </w:t>
      </w:r>
      <w:r w:rsidR="00762AD2" w:rsidRPr="007A06F5">
        <w:rPr>
          <w:rFonts w:ascii="Times New Roman" w:eastAsia="Times New Roman" w:hAnsi="Times New Roman" w:cs="Times New Roman"/>
          <w:sz w:val="24"/>
          <w:szCs w:val="24"/>
          <w:highlight w:val="yellow"/>
          <w:lang w:val="la-Latn" w:eastAsia="de-DE"/>
        </w:rPr>
        <w:t xml:space="preserve">aut </w:t>
      </w:r>
      <w:r w:rsidRPr="007A06F5">
        <w:rPr>
          <w:rFonts w:ascii="Times New Roman" w:eastAsia="Times New Roman" w:hAnsi="Times New Roman" w:cs="Times New Roman"/>
          <w:sz w:val="24"/>
          <w:szCs w:val="24"/>
          <w:highlight w:val="yellow"/>
          <w:lang w:val="la-Latn" w:eastAsia="de-DE"/>
        </w:rPr>
        <w:t>mandatum ducis</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neglexerit</w:t>
      </w:r>
      <w:r w:rsidR="009B2994" w:rsidRPr="007A06F5">
        <w:rPr>
          <w:rFonts w:ascii="Times New Roman" w:eastAsia="Times New Roman" w:hAnsi="Times New Roman" w:cs="Times New Roman"/>
          <w:sz w:val="24"/>
          <w:szCs w:val="24"/>
          <w:lang w:val="la-Latn" w:eastAsia="de-DE"/>
        </w:rPr>
        <w:t xml:space="preserve">. </w:t>
      </w:r>
    </w:p>
    <w:p w14:paraId="15EB0120" w14:textId="7615C895" w:rsidR="00A62AA1" w:rsidRPr="007A06F5" w:rsidRDefault="00A62AA1" w:rsidP="00D0094D">
      <w:pPr>
        <w:pStyle w:val="Normlnweb"/>
        <w:numPr>
          <w:ilvl w:val="0"/>
          <w:numId w:val="26"/>
        </w:numPr>
        <w:spacing w:before="0" w:beforeAutospacing="0" w:after="120" w:afterAutospacing="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quis</w:t>
      </w:r>
      <w:r w:rsidR="009B2994" w:rsidRPr="007A06F5">
        <w:rPr>
          <w:sz w:val="22"/>
          <w:szCs w:val="22"/>
          <w:lang w:val="la-Latn"/>
        </w:rPr>
        <w:t xml:space="preserve"> </w:t>
      </w:r>
      <w:r w:rsidR="00762AD2" w:rsidRPr="007A06F5">
        <w:rPr>
          <w:sz w:val="22"/>
          <w:szCs w:val="22"/>
          <w:lang w:val="la-Latn"/>
        </w:rPr>
        <w:t xml:space="preserve">sigillum ducis neglexerit </w:t>
      </w:r>
      <w:r w:rsidRPr="007A06F5">
        <w:rPr>
          <w:sz w:val="22"/>
          <w:szCs w:val="22"/>
          <w:lang w:val="la-Latn"/>
        </w:rPr>
        <w:t>aut mandatum vel</w:t>
      </w:r>
      <w:r w:rsidR="009B2994" w:rsidRPr="007A06F5">
        <w:rPr>
          <w:sz w:val="22"/>
          <w:szCs w:val="22"/>
          <w:lang w:val="la-Latn"/>
        </w:rPr>
        <w:t xml:space="preserve"> </w:t>
      </w:r>
      <w:r w:rsidRPr="007A06F5">
        <w:rPr>
          <w:sz w:val="22"/>
          <w:szCs w:val="22"/>
          <w:lang w:val="la-Latn"/>
        </w:rPr>
        <w:t>signum</w:t>
      </w:r>
      <w:r w:rsidR="009B2994" w:rsidRPr="007A06F5">
        <w:rPr>
          <w:sz w:val="22"/>
          <w:szCs w:val="22"/>
          <w:lang w:val="la-Latn"/>
        </w:rPr>
        <w:t xml:space="preserve">, </w:t>
      </w:r>
      <w:r w:rsidRPr="007A06F5">
        <w:rPr>
          <w:sz w:val="22"/>
          <w:szCs w:val="22"/>
          <w:lang w:val="la-Latn"/>
        </w:rPr>
        <w:t>qualecumque</w:t>
      </w:r>
      <w:r w:rsidR="009B2994" w:rsidRPr="007A06F5">
        <w:rPr>
          <w:sz w:val="22"/>
          <w:szCs w:val="22"/>
          <w:lang w:val="la-Latn"/>
        </w:rPr>
        <w:t xml:space="preserve"> </w:t>
      </w:r>
      <w:r w:rsidRPr="007A06F5">
        <w:rPr>
          <w:sz w:val="22"/>
          <w:szCs w:val="22"/>
          <w:lang w:val="la-Latn"/>
        </w:rPr>
        <w:t>mandaverit</w:t>
      </w:r>
      <w:r w:rsidR="009B2994" w:rsidRPr="007A06F5">
        <w:rPr>
          <w:sz w:val="22"/>
          <w:szCs w:val="22"/>
          <w:lang w:val="la-Latn"/>
        </w:rPr>
        <w:t xml:space="preserve">, </w:t>
      </w:r>
      <w:r w:rsidRPr="007A06F5">
        <w:rPr>
          <w:sz w:val="22"/>
          <w:szCs w:val="22"/>
          <w:lang w:val="la-Latn"/>
        </w:rPr>
        <w:t>solidis sit</w:t>
      </w:r>
      <w:r w:rsidR="009B2994" w:rsidRPr="007A06F5">
        <w:rPr>
          <w:sz w:val="22"/>
          <w:szCs w:val="22"/>
          <w:lang w:val="la-Latn"/>
        </w:rPr>
        <w:t xml:space="preserve"> </w:t>
      </w:r>
      <w:r w:rsidR="00746291" w:rsidRPr="007A06F5">
        <w:rPr>
          <w:sz w:val="22"/>
          <w:szCs w:val="22"/>
          <w:lang w:val="la-Latn"/>
        </w:rPr>
        <w:t>culpabilis</w:t>
      </w:r>
      <w:r w:rsidR="009B2994" w:rsidRPr="007A06F5">
        <w:rPr>
          <w:sz w:val="22"/>
          <w:szCs w:val="22"/>
          <w:lang w:val="la-Latn"/>
        </w:rPr>
        <w:t xml:space="preserve">; </w:t>
      </w:r>
      <w:r w:rsidR="00762AD2" w:rsidRPr="007A06F5">
        <w:rPr>
          <w:sz w:val="22"/>
          <w:szCs w:val="22"/>
          <w:lang w:val="la-Latn"/>
        </w:rPr>
        <w:t xml:space="preserve">et si </w:t>
      </w:r>
      <w:r w:rsidRPr="007A06F5">
        <w:rPr>
          <w:sz w:val="22"/>
          <w:szCs w:val="22"/>
          <w:lang w:val="la-Latn"/>
        </w:rPr>
        <w:t>negare voluerit</w:t>
      </w:r>
      <w:r w:rsidR="009B2994" w:rsidRPr="007A06F5">
        <w:rPr>
          <w:sz w:val="22"/>
          <w:szCs w:val="22"/>
          <w:lang w:val="la-Latn"/>
        </w:rPr>
        <w:t xml:space="preserve">, </w:t>
      </w:r>
      <w:r w:rsidRPr="007A06F5">
        <w:rPr>
          <w:sz w:val="22"/>
          <w:szCs w:val="22"/>
          <w:lang w:val="la-Latn"/>
        </w:rPr>
        <w:t>quod ad</w:t>
      </w:r>
      <w:r w:rsidR="009B2994" w:rsidRPr="007A06F5">
        <w:rPr>
          <w:sz w:val="22"/>
          <w:szCs w:val="22"/>
          <w:lang w:val="la-Latn"/>
        </w:rPr>
        <w:t xml:space="preserve"> </w:t>
      </w:r>
      <w:r w:rsidRPr="007A06F5">
        <w:rPr>
          <w:sz w:val="22"/>
          <w:szCs w:val="22"/>
          <w:lang w:val="la-Latn"/>
        </w:rPr>
        <w:t>illum</w:t>
      </w:r>
      <w:r w:rsidR="009B2994" w:rsidRPr="007A06F5">
        <w:rPr>
          <w:sz w:val="22"/>
          <w:szCs w:val="22"/>
          <w:lang w:val="la-Latn"/>
        </w:rPr>
        <w:t xml:space="preserve"> </w:t>
      </w:r>
      <w:r w:rsidRPr="007A06F5">
        <w:rPr>
          <w:sz w:val="22"/>
          <w:szCs w:val="22"/>
          <w:lang w:val="la-Latn"/>
        </w:rPr>
        <w:t>nuntius non pervenisset</w:t>
      </w:r>
      <w:r w:rsidR="009B2994" w:rsidRPr="007A06F5">
        <w:rPr>
          <w:sz w:val="22"/>
          <w:szCs w:val="22"/>
          <w:lang w:val="la-Latn"/>
        </w:rPr>
        <w:t xml:space="preserve">, </w:t>
      </w:r>
      <w:r w:rsidRPr="007A06F5">
        <w:rPr>
          <w:sz w:val="22"/>
          <w:szCs w:val="22"/>
          <w:lang w:val="la-Latn"/>
        </w:rPr>
        <w:t>cum quinque * nominatis / iuret</w:t>
      </w:r>
      <w:r w:rsidR="009B2994" w:rsidRPr="007A06F5">
        <w:rPr>
          <w:sz w:val="22"/>
          <w:szCs w:val="22"/>
          <w:lang w:val="la-Latn"/>
        </w:rPr>
        <w:t xml:space="preserve">; </w:t>
      </w:r>
      <w:r w:rsidRPr="007A06F5">
        <w:rPr>
          <w:sz w:val="22"/>
          <w:szCs w:val="22"/>
          <w:lang w:val="la-Latn"/>
        </w:rPr>
        <w:t>si a eum</w:t>
      </w:r>
      <w:r w:rsidR="009B2994" w:rsidRPr="007A06F5">
        <w:rPr>
          <w:sz w:val="22"/>
          <w:szCs w:val="22"/>
          <w:lang w:val="la-Latn"/>
        </w:rPr>
        <w:t xml:space="preserve"> </w:t>
      </w:r>
      <w:r w:rsidR="00762AD2" w:rsidRPr="007A06F5">
        <w:rPr>
          <w:sz w:val="22"/>
          <w:szCs w:val="22"/>
          <w:lang w:val="la-Latn"/>
        </w:rPr>
        <w:t>sacramentum dominus prae</w:t>
      </w:r>
      <w:r w:rsidRPr="007A06F5">
        <w:rPr>
          <w:sz w:val="22"/>
          <w:szCs w:val="22"/>
          <w:lang w:val="la-Latn"/>
        </w:rPr>
        <w:t>bere voluerit</w:t>
      </w:r>
      <w:r w:rsidR="009B2994" w:rsidRPr="007A06F5">
        <w:rPr>
          <w:sz w:val="22"/>
          <w:szCs w:val="22"/>
          <w:lang w:val="la-Latn"/>
        </w:rPr>
        <w:t xml:space="preserve">. </w:t>
      </w:r>
    </w:p>
    <w:p w14:paraId="7D55C550" w14:textId="3CBD03D3" w:rsidR="00A62AA1" w:rsidRPr="007A06F5" w:rsidRDefault="00A62AA1" w:rsidP="00D0094D">
      <w:pPr>
        <w:pStyle w:val="Normlnweb"/>
        <w:numPr>
          <w:ilvl w:val="0"/>
          <w:numId w:val="26"/>
        </w:numPr>
        <w:spacing w:before="0" w:beforeAutospacing="0" w:after="120" w:afterAutospacing="0"/>
        <w:rPr>
          <w:sz w:val="22"/>
          <w:szCs w:val="22"/>
          <w:lang w:val="la-Latn"/>
        </w:rPr>
      </w:pPr>
      <w:r w:rsidRPr="007A06F5">
        <w:rPr>
          <w:sz w:val="22"/>
          <w:szCs w:val="22"/>
          <w:lang w:val="la-Latn"/>
        </w:rPr>
        <w:t>Si aut</w:t>
      </w:r>
      <w:r w:rsidR="00762AD2" w:rsidRPr="007A06F5">
        <w:rPr>
          <w:sz w:val="22"/>
          <w:szCs w:val="22"/>
          <w:lang w:val="la-Latn"/>
        </w:rPr>
        <w:t xml:space="preserve">em sigillum comitis neglexerit </w:t>
      </w:r>
      <w:r w:rsidRPr="007A06F5">
        <w:rPr>
          <w:sz w:val="22"/>
          <w:szCs w:val="22"/>
          <w:lang w:val="la-Latn"/>
        </w:rPr>
        <w:t>vel mandatum</w:t>
      </w:r>
      <w:r w:rsidR="009B2994" w:rsidRPr="007A06F5">
        <w:rPr>
          <w:sz w:val="22"/>
          <w:szCs w:val="22"/>
          <w:lang w:val="la-Latn"/>
        </w:rPr>
        <w:t xml:space="preserve">, </w:t>
      </w:r>
      <w:r w:rsidRPr="007A06F5">
        <w:rPr>
          <w:sz w:val="22"/>
          <w:szCs w:val="22"/>
          <w:lang w:val="la-Latn"/>
        </w:rPr>
        <w:t>cum * solidis conponat</w:t>
      </w:r>
      <w:r w:rsidR="009042C7" w:rsidRPr="007A06F5">
        <w:rPr>
          <w:sz w:val="22"/>
          <w:szCs w:val="22"/>
          <w:lang w:val="la-Latn"/>
        </w:rPr>
        <w:t>.</w:t>
      </w:r>
      <w:r w:rsidR="009B2994" w:rsidRPr="007A06F5">
        <w:rPr>
          <w:sz w:val="22"/>
          <w:szCs w:val="22"/>
          <w:lang w:val="la-Latn"/>
        </w:rPr>
        <w:t xml:space="preserve"> </w:t>
      </w:r>
    </w:p>
    <w:p w14:paraId="77720BBA" w14:textId="0764F433" w:rsidR="00A62AA1" w:rsidRPr="007A06F5" w:rsidRDefault="00A62AA1" w:rsidP="00D0094D">
      <w:pPr>
        <w:pStyle w:val="Normlnweb"/>
        <w:numPr>
          <w:ilvl w:val="0"/>
          <w:numId w:val="26"/>
        </w:numPr>
        <w:spacing w:before="0" w:beforeAutospacing="0" w:after="120" w:afterAutospacing="0"/>
        <w:rPr>
          <w:sz w:val="22"/>
          <w:szCs w:val="22"/>
          <w:lang w:val="la-Latn"/>
        </w:rPr>
      </w:pPr>
      <w:r w:rsidRPr="007A06F5">
        <w:rPr>
          <w:sz w:val="22"/>
          <w:szCs w:val="22"/>
          <w:lang w:val="la-Latn"/>
        </w:rPr>
        <w:t>Si autem centurionis sigillum aut mandatum neglexerit</w:t>
      </w:r>
      <w:r w:rsidR="009B2994" w:rsidRPr="007A06F5">
        <w:rPr>
          <w:sz w:val="22"/>
          <w:szCs w:val="22"/>
          <w:lang w:val="la-Latn"/>
        </w:rPr>
        <w:t xml:space="preserve">, </w:t>
      </w:r>
      <w:r w:rsidRPr="007A06F5">
        <w:rPr>
          <w:sz w:val="22"/>
          <w:szCs w:val="22"/>
          <w:lang w:val="la-Latn"/>
        </w:rPr>
        <w:t>** solidis sit</w:t>
      </w:r>
      <w:r w:rsidR="009B2994" w:rsidRPr="007A06F5">
        <w:rPr>
          <w:sz w:val="22"/>
          <w:szCs w:val="22"/>
          <w:lang w:val="la-Latn"/>
        </w:rPr>
        <w:t xml:space="preserve"> </w:t>
      </w:r>
      <w:r w:rsidR="00762AD2" w:rsidRPr="007A06F5">
        <w:rPr>
          <w:sz w:val="22"/>
          <w:szCs w:val="22"/>
          <w:lang w:val="la-Latn"/>
        </w:rPr>
        <w:t>culpa</w:t>
      </w:r>
      <w:r w:rsidRPr="007A06F5">
        <w:rPr>
          <w:sz w:val="22"/>
          <w:szCs w:val="22"/>
          <w:lang w:val="la-Latn"/>
        </w:rPr>
        <w:t>bilis</w:t>
      </w:r>
      <w:r w:rsidR="009B2994" w:rsidRPr="007A06F5">
        <w:rPr>
          <w:sz w:val="22"/>
          <w:szCs w:val="22"/>
          <w:lang w:val="la-Latn"/>
        </w:rPr>
        <w:t xml:space="preserve">; </w:t>
      </w:r>
      <w:r w:rsidRPr="007A06F5">
        <w:rPr>
          <w:sz w:val="22"/>
          <w:szCs w:val="22"/>
          <w:lang w:val="la-Latn"/>
        </w:rPr>
        <w:t>aut si negare</w:t>
      </w:r>
      <w:r w:rsidR="009B2994" w:rsidRPr="007A06F5">
        <w:rPr>
          <w:sz w:val="22"/>
          <w:szCs w:val="22"/>
          <w:lang w:val="la-Latn"/>
        </w:rPr>
        <w:t xml:space="preserve"> </w:t>
      </w:r>
      <w:r w:rsidRPr="007A06F5">
        <w:rPr>
          <w:sz w:val="22"/>
          <w:szCs w:val="22"/>
          <w:lang w:val="la-Latn"/>
        </w:rPr>
        <w:t>voluerit</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quod ad </w:t>
      </w:r>
      <w:r w:rsidRPr="007A06F5">
        <w:rPr>
          <w:sz w:val="22"/>
          <w:szCs w:val="22"/>
          <w:lang w:val="la-Latn"/>
        </w:rPr>
        <w:t>illum nuntius non pervenisset</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secundum </w:t>
      </w:r>
      <w:r w:rsidRPr="007A06F5">
        <w:rPr>
          <w:sz w:val="22"/>
          <w:szCs w:val="22"/>
          <w:lang w:val="la-Latn"/>
        </w:rPr>
        <w:t>quod debuit solvere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ita</w:t>
      </w:r>
      <w:r w:rsidR="009B2994" w:rsidRPr="007A06F5">
        <w:rPr>
          <w:sz w:val="22"/>
          <w:szCs w:val="22"/>
          <w:lang w:val="la-Latn"/>
        </w:rPr>
        <w:t xml:space="preserve"> </w:t>
      </w:r>
      <w:r w:rsidRPr="007A06F5">
        <w:rPr>
          <w:sz w:val="22"/>
          <w:szCs w:val="22"/>
          <w:lang w:val="la-Latn"/>
        </w:rPr>
        <w:t xml:space="preserve">iuret ***. </w:t>
      </w:r>
    </w:p>
    <w:p w14:paraId="39FAEFBC" w14:textId="3C0367D8"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XXIX</w:t>
      </w:r>
      <w:r w:rsidR="009B2994" w:rsidRPr="007A06F5">
        <w:rPr>
          <w:rFonts w:ascii="Times New Roman" w:eastAsia="Times New Roman" w:hAnsi="Times New Roman" w:cs="Times New Roman"/>
          <w:sz w:val="24"/>
          <w:szCs w:val="24"/>
          <w:lang w:val="la-Latn" w:eastAsia="de-DE"/>
        </w:rPr>
        <w:t xml:space="preserve">. </w:t>
      </w:r>
      <w:r w:rsidR="00746291"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curte</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ducis </w:t>
      </w:r>
      <w:r w:rsidRPr="007A06F5">
        <w:rPr>
          <w:rFonts w:ascii="Times New Roman" w:eastAsia="Times New Roman" w:hAnsi="Times New Roman" w:cs="Times New Roman"/>
          <w:sz w:val="24"/>
          <w:szCs w:val="24"/>
          <w:lang w:val="la-Latn" w:eastAsia="de-DE"/>
        </w:rPr>
        <w:t>hominem occiderit</w:t>
      </w:r>
      <w:r w:rsidR="00762AD2" w:rsidRPr="007A06F5">
        <w:rPr>
          <w:rFonts w:ascii="Times New Roman" w:eastAsia="Times New Roman" w:hAnsi="Times New Roman" w:cs="Times New Roman"/>
          <w:sz w:val="24"/>
          <w:szCs w:val="24"/>
          <w:lang w:val="la-Latn" w:eastAsia="de-DE"/>
        </w:rPr>
        <w:t>.</w:t>
      </w:r>
    </w:p>
    <w:p w14:paraId="4E18CB22" w14:textId="46538125" w:rsidR="00A62AA1" w:rsidRPr="007A06F5" w:rsidRDefault="00A62AA1" w:rsidP="00D0094D">
      <w:pPr>
        <w:pStyle w:val="Normlnweb"/>
        <w:numPr>
          <w:ilvl w:val="0"/>
          <w:numId w:val="27"/>
        </w:numPr>
        <w:spacing w:before="0" w:beforeAutospacing="0" w:after="120" w:afterAutospacing="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quis</w:t>
      </w:r>
      <w:r w:rsidR="009B2994" w:rsidRPr="007A06F5">
        <w:rPr>
          <w:sz w:val="22"/>
          <w:szCs w:val="22"/>
          <w:lang w:val="la-Latn"/>
        </w:rPr>
        <w:t xml:space="preserve"> </w:t>
      </w:r>
      <w:r w:rsidR="00762AD2" w:rsidRPr="007A06F5">
        <w:rPr>
          <w:sz w:val="22"/>
          <w:szCs w:val="22"/>
          <w:lang w:val="la-Latn"/>
        </w:rPr>
        <w:t xml:space="preserve">in curte ducis hominem </w:t>
      </w:r>
      <w:r w:rsidRPr="007A06F5">
        <w:rPr>
          <w:sz w:val="22"/>
          <w:szCs w:val="22"/>
          <w:lang w:val="la-Latn"/>
        </w:rPr>
        <w:t>occiderit aut illic</w:t>
      </w:r>
      <w:r w:rsidR="009042C7" w:rsidRPr="007A06F5">
        <w:rPr>
          <w:sz w:val="22"/>
          <w:szCs w:val="22"/>
          <w:lang w:val="la-Latn"/>
        </w:rPr>
        <w:t>.</w:t>
      </w:r>
      <w:r w:rsidR="00762AD2" w:rsidRPr="007A06F5">
        <w:rPr>
          <w:sz w:val="22"/>
          <w:szCs w:val="22"/>
          <w:highlight w:val="green"/>
          <w:lang w:val="la-Latn"/>
        </w:rPr>
        <w:t xml:space="preserve">† ambulantem aut inde </w:t>
      </w:r>
      <w:r w:rsidRPr="007A06F5">
        <w:rPr>
          <w:sz w:val="22"/>
          <w:szCs w:val="22"/>
          <w:highlight w:val="green"/>
          <w:lang w:val="la-Latn"/>
        </w:rPr>
        <w:t>revertentem ††</w:t>
      </w:r>
      <w:r w:rsidR="009B2994" w:rsidRPr="007A06F5">
        <w:rPr>
          <w:sz w:val="22"/>
          <w:szCs w:val="22"/>
          <w:highlight w:val="green"/>
          <w:lang w:val="la-Latn"/>
        </w:rPr>
        <w:t xml:space="preserve">, </w:t>
      </w:r>
      <w:r w:rsidRPr="007A06F5">
        <w:rPr>
          <w:sz w:val="22"/>
          <w:szCs w:val="22"/>
          <w:highlight w:val="green"/>
          <w:lang w:val="la-Latn"/>
        </w:rPr>
        <w:t>triplici weregeldo</w:t>
      </w:r>
      <w:r w:rsidR="009B2994" w:rsidRPr="007A06F5">
        <w:rPr>
          <w:sz w:val="22"/>
          <w:szCs w:val="22"/>
          <w:highlight w:val="green"/>
          <w:lang w:val="la-Latn"/>
        </w:rPr>
        <w:t xml:space="preserve"> </w:t>
      </w:r>
      <w:r w:rsidRPr="007A06F5">
        <w:rPr>
          <w:sz w:val="22"/>
          <w:szCs w:val="22"/>
          <w:highlight w:val="green"/>
          <w:lang w:val="la-Latn"/>
        </w:rPr>
        <w:t>eum solvat</w:t>
      </w:r>
      <w:r w:rsidR="009B2994" w:rsidRPr="007A06F5">
        <w:rPr>
          <w:sz w:val="22"/>
          <w:szCs w:val="22"/>
          <w:highlight w:val="green"/>
          <w:lang w:val="la-Latn"/>
        </w:rPr>
        <w:t xml:space="preserve">, </w:t>
      </w:r>
      <w:r w:rsidRPr="007A06F5">
        <w:rPr>
          <w:sz w:val="22"/>
          <w:szCs w:val="22"/>
          <w:highlight w:val="green"/>
          <w:lang w:val="la-Latn"/>
        </w:rPr>
        <w:t>propter</w:t>
      </w:r>
      <w:r w:rsidR="009B2994" w:rsidRPr="007A06F5">
        <w:rPr>
          <w:sz w:val="22"/>
          <w:szCs w:val="22"/>
          <w:highlight w:val="green"/>
          <w:lang w:val="la-Latn"/>
        </w:rPr>
        <w:t xml:space="preserve"> </w:t>
      </w:r>
      <w:r w:rsidRPr="007A06F5">
        <w:rPr>
          <w:sz w:val="22"/>
          <w:szCs w:val="22"/>
          <w:highlight w:val="green"/>
          <w:lang w:val="la-Latn"/>
        </w:rPr>
        <w:t>hoc quod praeceptum ducis trans gressus est</w:t>
      </w:r>
      <w:r w:rsidR="005D4A29" w:rsidRPr="007A06F5">
        <w:rPr>
          <w:sz w:val="22"/>
          <w:szCs w:val="22"/>
          <w:highlight w:val="green"/>
          <w:lang w:val="la-Latn"/>
        </w:rPr>
        <w:t>.</w:t>
      </w:r>
      <w:r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 xml:space="preserve">ut unusquisque homo * † / pacem habeat ad dominum </w:t>
      </w:r>
      <w:r w:rsidR="00762AD2" w:rsidRPr="007A06F5">
        <w:rPr>
          <w:sz w:val="22"/>
          <w:szCs w:val="22"/>
          <w:highlight w:val="green"/>
          <w:lang w:val="la-Latn"/>
        </w:rPr>
        <w:t xml:space="preserve">suum veniendo a </w:t>
      </w:r>
      <w:r w:rsidRPr="007A06F5">
        <w:rPr>
          <w:sz w:val="22"/>
          <w:szCs w:val="22"/>
          <w:highlight w:val="green"/>
          <w:lang w:val="la-Latn"/>
        </w:rPr>
        <w:t>et de illo revertendo</w:t>
      </w:r>
      <w:r w:rsidR="009042C7" w:rsidRPr="007A06F5">
        <w:rPr>
          <w:sz w:val="22"/>
          <w:szCs w:val="22"/>
          <w:highlight w:val="green"/>
          <w:lang w:val="la-Latn"/>
        </w:rPr>
        <w:t>.</w:t>
      </w:r>
      <w:r w:rsidR="009B2994" w:rsidRPr="007A06F5">
        <w:rPr>
          <w:sz w:val="22"/>
          <w:szCs w:val="22"/>
          <w:lang w:val="la-Latn"/>
        </w:rPr>
        <w:t xml:space="preserve"> </w:t>
      </w:r>
    </w:p>
    <w:p w14:paraId="30700EC2" w14:textId="330E09CA" w:rsidR="00A62AA1" w:rsidRPr="007A06F5" w:rsidRDefault="00A62AA1" w:rsidP="00D0094D">
      <w:pPr>
        <w:pStyle w:val="Normlnweb"/>
        <w:numPr>
          <w:ilvl w:val="0"/>
          <w:numId w:val="27"/>
        </w:numPr>
        <w:spacing w:before="0" w:beforeAutospacing="0" w:after="120" w:afterAutospacing="0"/>
        <w:rPr>
          <w:sz w:val="22"/>
          <w:szCs w:val="22"/>
          <w:lang w:val="la-Latn"/>
        </w:rPr>
      </w:pPr>
      <w:r w:rsidRPr="007A06F5">
        <w:rPr>
          <w:sz w:val="22"/>
          <w:szCs w:val="22"/>
          <w:lang w:val="la-Latn"/>
        </w:rPr>
        <w:t>Et a nullus</w:t>
      </w:r>
      <w:r w:rsidR="009B2994" w:rsidRPr="007A06F5">
        <w:rPr>
          <w:sz w:val="22"/>
          <w:szCs w:val="22"/>
          <w:lang w:val="la-Latn"/>
        </w:rPr>
        <w:t xml:space="preserve"> </w:t>
      </w:r>
      <w:r w:rsidRPr="007A06F5">
        <w:rPr>
          <w:sz w:val="22"/>
          <w:szCs w:val="22"/>
          <w:lang w:val="la-Latn"/>
        </w:rPr>
        <w:t>praesumat hominem</w:t>
      </w:r>
      <w:r w:rsidR="009B2994" w:rsidRPr="007A06F5">
        <w:rPr>
          <w:sz w:val="22"/>
          <w:szCs w:val="22"/>
          <w:lang w:val="la-Latn"/>
        </w:rPr>
        <w:t xml:space="preserve"> </w:t>
      </w:r>
      <w:r w:rsidRPr="007A06F5">
        <w:rPr>
          <w:sz w:val="22"/>
          <w:szCs w:val="22"/>
          <w:lang w:val="la-Latn"/>
        </w:rPr>
        <w:t>de</w:t>
      </w:r>
      <w:r w:rsidR="009B2994" w:rsidRPr="007A06F5">
        <w:rPr>
          <w:sz w:val="22"/>
          <w:szCs w:val="22"/>
          <w:lang w:val="la-Latn"/>
        </w:rPr>
        <w:t xml:space="preserve"> </w:t>
      </w:r>
      <w:r w:rsidRPr="007A06F5">
        <w:rPr>
          <w:sz w:val="22"/>
          <w:szCs w:val="22"/>
          <w:lang w:val="la-Latn"/>
        </w:rPr>
        <w:t>duce venientem aut ad</w:t>
      </w:r>
      <w:r w:rsidR="009B2994" w:rsidRPr="007A06F5">
        <w:rPr>
          <w:sz w:val="22"/>
          <w:szCs w:val="22"/>
          <w:lang w:val="la-Latn"/>
        </w:rPr>
        <w:t xml:space="preserve"> </w:t>
      </w:r>
      <w:r w:rsidRPr="007A06F5">
        <w:rPr>
          <w:sz w:val="22"/>
          <w:szCs w:val="22"/>
          <w:lang w:val="la-Latn"/>
        </w:rPr>
        <w:t>illum</w:t>
      </w:r>
      <w:r w:rsidR="009B2994" w:rsidRPr="007A06F5">
        <w:rPr>
          <w:sz w:val="22"/>
          <w:szCs w:val="22"/>
          <w:lang w:val="la-Latn"/>
        </w:rPr>
        <w:t xml:space="preserve"> </w:t>
      </w:r>
      <w:r w:rsidR="00746291" w:rsidRPr="007A06F5">
        <w:rPr>
          <w:sz w:val="22"/>
          <w:szCs w:val="22"/>
          <w:lang w:val="la-Latn"/>
        </w:rPr>
        <w:t>ambu</w:t>
      </w:r>
      <w:r w:rsidRPr="007A06F5">
        <w:rPr>
          <w:sz w:val="22"/>
          <w:szCs w:val="22"/>
          <w:lang w:val="la-Latn"/>
        </w:rPr>
        <w:t>lantem</w:t>
      </w:r>
      <w:r w:rsidR="009B2994" w:rsidRPr="007A06F5">
        <w:rPr>
          <w:sz w:val="22"/>
          <w:szCs w:val="22"/>
          <w:lang w:val="la-Latn"/>
        </w:rPr>
        <w:t xml:space="preserve"> </w:t>
      </w:r>
      <w:r w:rsidRPr="007A06F5">
        <w:rPr>
          <w:sz w:val="22"/>
          <w:szCs w:val="22"/>
          <w:lang w:val="la-Latn"/>
        </w:rPr>
        <w:t>in itinere inquietare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quamvis</w:t>
      </w:r>
      <w:r w:rsidR="009B2994" w:rsidRPr="007A06F5">
        <w:rPr>
          <w:sz w:val="22"/>
          <w:szCs w:val="22"/>
          <w:lang w:val="la-Latn"/>
        </w:rPr>
        <w:t xml:space="preserve"> </w:t>
      </w:r>
      <w:r w:rsidRPr="007A06F5">
        <w:rPr>
          <w:sz w:val="22"/>
          <w:szCs w:val="22"/>
          <w:lang w:val="la-Latn"/>
        </w:rPr>
        <w:t>culpabilis</w:t>
      </w:r>
      <w:r w:rsidR="009B2994" w:rsidRPr="007A06F5">
        <w:rPr>
          <w:sz w:val="22"/>
          <w:szCs w:val="22"/>
          <w:lang w:val="la-Latn"/>
        </w:rPr>
        <w:t xml:space="preserve"> </w:t>
      </w:r>
      <w:r w:rsidRPr="007A06F5">
        <w:rPr>
          <w:sz w:val="22"/>
          <w:szCs w:val="22"/>
          <w:lang w:val="la-Latn"/>
        </w:rPr>
        <w:t>sit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Pr="007A06F5">
        <w:rPr>
          <w:sz w:val="22"/>
          <w:szCs w:val="22"/>
          <w:lang w:val="la-Latn"/>
        </w:rPr>
        <w:t>praesumpserit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quidquid</w:t>
      </w:r>
      <w:r w:rsidR="009B2994" w:rsidRPr="007A06F5">
        <w:rPr>
          <w:sz w:val="22"/>
          <w:szCs w:val="22"/>
          <w:lang w:val="la-Latn"/>
        </w:rPr>
        <w:t xml:space="preserve"> </w:t>
      </w:r>
      <w:r w:rsidRPr="007A06F5">
        <w:rPr>
          <w:sz w:val="22"/>
          <w:szCs w:val="22"/>
          <w:lang w:val="la-Latn"/>
        </w:rPr>
        <w:t>ei</w:t>
      </w:r>
      <w:r w:rsidR="009B2994" w:rsidRPr="007A06F5">
        <w:rPr>
          <w:sz w:val="22"/>
          <w:szCs w:val="22"/>
          <w:lang w:val="la-Latn"/>
        </w:rPr>
        <w:t xml:space="preserve"> </w:t>
      </w:r>
      <w:r w:rsidRPr="007A06F5">
        <w:rPr>
          <w:sz w:val="22"/>
          <w:szCs w:val="22"/>
          <w:lang w:val="la-Latn"/>
        </w:rPr>
        <w:t>fecerit aut</w:t>
      </w:r>
      <w:r w:rsidR="009B2994" w:rsidRPr="007A06F5">
        <w:rPr>
          <w:sz w:val="22"/>
          <w:szCs w:val="22"/>
          <w:lang w:val="la-Latn"/>
        </w:rPr>
        <w:t xml:space="preserve"> </w:t>
      </w:r>
      <w:r w:rsidRPr="007A06F5">
        <w:rPr>
          <w:sz w:val="22"/>
          <w:szCs w:val="22"/>
          <w:lang w:val="la-Latn"/>
        </w:rPr>
        <w:t>occiderit</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ille</w:t>
      </w:r>
      <w:r w:rsidR="009B2994" w:rsidRPr="007A06F5">
        <w:rPr>
          <w:sz w:val="22"/>
          <w:szCs w:val="22"/>
          <w:lang w:val="la-Latn"/>
        </w:rPr>
        <w:t xml:space="preserve"> </w:t>
      </w:r>
      <w:r w:rsidRPr="007A06F5">
        <w:rPr>
          <w:sz w:val="22"/>
          <w:szCs w:val="22"/>
          <w:lang w:val="la-Latn"/>
        </w:rPr>
        <w:t>vivens</w:t>
      </w:r>
      <w:r w:rsidR="009B2994" w:rsidRPr="007A06F5">
        <w:rPr>
          <w:sz w:val="22"/>
          <w:szCs w:val="22"/>
          <w:lang w:val="la-Latn"/>
        </w:rPr>
        <w:t xml:space="preserve"> </w:t>
      </w:r>
      <w:r w:rsidRPr="007A06F5">
        <w:rPr>
          <w:sz w:val="22"/>
          <w:szCs w:val="22"/>
          <w:lang w:val="la-Latn"/>
        </w:rPr>
        <w:t>evaserit aut</w:t>
      </w:r>
      <w:r w:rsidR="009B2994" w:rsidRPr="007A06F5">
        <w:rPr>
          <w:sz w:val="22"/>
          <w:szCs w:val="22"/>
          <w:lang w:val="la-Latn"/>
        </w:rPr>
        <w:t xml:space="preserve"> </w:t>
      </w:r>
      <w:r w:rsidRPr="007A06F5">
        <w:rPr>
          <w:sz w:val="22"/>
          <w:szCs w:val="22"/>
          <w:lang w:val="la-Latn"/>
        </w:rPr>
        <w:t>plagatus</w:t>
      </w:r>
      <w:r w:rsidR="009B2994" w:rsidRPr="007A06F5">
        <w:rPr>
          <w:sz w:val="22"/>
          <w:szCs w:val="22"/>
          <w:lang w:val="la-Latn"/>
        </w:rPr>
        <w:t xml:space="preserve"> </w:t>
      </w:r>
      <w:r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semper tripliciter</w:t>
      </w:r>
      <w:r w:rsidR="009B2994" w:rsidRPr="007A06F5">
        <w:rPr>
          <w:sz w:val="22"/>
          <w:szCs w:val="22"/>
          <w:lang w:val="la-Latn"/>
        </w:rPr>
        <w:t xml:space="preserve"> </w:t>
      </w:r>
      <w:r w:rsidRPr="007A06F5">
        <w:rPr>
          <w:sz w:val="22"/>
          <w:szCs w:val="22"/>
          <w:lang w:val="la-Latn"/>
        </w:rPr>
        <w:t>conponat</w:t>
      </w:r>
      <w:r w:rsidR="009B2994" w:rsidRPr="007A06F5">
        <w:rPr>
          <w:sz w:val="22"/>
          <w:szCs w:val="22"/>
          <w:lang w:val="la-Latn"/>
        </w:rPr>
        <w:t xml:space="preserve">. </w:t>
      </w:r>
    </w:p>
    <w:p w14:paraId="4AB99D81" w14:textId="3C9A675F" w:rsidR="00A62AA1" w:rsidRPr="007A06F5" w:rsidRDefault="00A62AA1" w:rsidP="00D0094D">
      <w:pPr>
        <w:pStyle w:val="Normlnweb"/>
        <w:numPr>
          <w:ilvl w:val="0"/>
          <w:numId w:val="27"/>
        </w:numPr>
        <w:spacing w:before="0" w:beforeAutospacing="0" w:after="120" w:afterAutospacing="0"/>
        <w:rPr>
          <w:sz w:val="22"/>
          <w:szCs w:val="22"/>
          <w:lang w:val="la-Latn"/>
        </w:rPr>
      </w:pPr>
      <w:r w:rsidRPr="007A06F5">
        <w:rPr>
          <w:sz w:val="22"/>
          <w:szCs w:val="22"/>
          <w:lang w:val="la-Latn"/>
        </w:rPr>
        <w:t>Et *</w:t>
      </w:r>
      <w:r w:rsidR="00762AD2" w:rsidRPr="007A06F5">
        <w:rPr>
          <w:sz w:val="22"/>
          <w:szCs w:val="22"/>
          <w:lang w:val="la-Latn"/>
        </w:rPr>
        <w:t xml:space="preserve"> si ad comitem perrexerit et </w:t>
      </w:r>
      <w:r w:rsidRPr="007A06F5">
        <w:rPr>
          <w:sz w:val="22"/>
          <w:szCs w:val="22"/>
          <w:lang w:val="la-Latn"/>
        </w:rPr>
        <w:t>ibi vel</w:t>
      </w:r>
      <w:r w:rsidR="009B2994" w:rsidRPr="007A06F5">
        <w:rPr>
          <w:sz w:val="22"/>
          <w:szCs w:val="22"/>
          <w:lang w:val="la-Latn"/>
        </w:rPr>
        <w:t xml:space="preserve"> </w:t>
      </w:r>
      <w:r w:rsidRPr="007A06F5">
        <w:rPr>
          <w:sz w:val="22"/>
          <w:szCs w:val="22"/>
          <w:lang w:val="la-Latn"/>
        </w:rPr>
        <w:t>occisus vel plagatus fuerit</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ille qui </w:t>
      </w:r>
      <w:r w:rsidRPr="007A06F5">
        <w:rPr>
          <w:sz w:val="22"/>
          <w:szCs w:val="22"/>
          <w:lang w:val="la-Latn"/>
        </w:rPr>
        <w:t>hoc</w:t>
      </w:r>
      <w:r w:rsidR="009B2994" w:rsidRPr="007A06F5">
        <w:rPr>
          <w:sz w:val="22"/>
          <w:szCs w:val="22"/>
          <w:lang w:val="la-Latn"/>
        </w:rPr>
        <w:t xml:space="preserve"> </w:t>
      </w:r>
      <w:r w:rsidRPr="007A06F5">
        <w:rPr>
          <w:sz w:val="22"/>
          <w:szCs w:val="22"/>
          <w:lang w:val="la-Latn"/>
        </w:rPr>
        <w:t>fecit omnia</w:t>
      </w:r>
      <w:r w:rsidR="009B2994" w:rsidRPr="007A06F5">
        <w:rPr>
          <w:sz w:val="22"/>
          <w:szCs w:val="22"/>
          <w:lang w:val="la-Latn"/>
        </w:rPr>
        <w:t xml:space="preserve"> </w:t>
      </w:r>
      <w:r w:rsidRPr="007A06F5">
        <w:rPr>
          <w:sz w:val="22"/>
          <w:szCs w:val="22"/>
          <w:lang w:val="la-Latn"/>
        </w:rPr>
        <w:t>tripliciter conponat</w:t>
      </w:r>
      <w:r w:rsidR="009B2994" w:rsidRPr="007A06F5">
        <w:rPr>
          <w:sz w:val="22"/>
          <w:szCs w:val="22"/>
          <w:lang w:val="la-Latn"/>
        </w:rPr>
        <w:t xml:space="preserve">. </w:t>
      </w:r>
    </w:p>
    <w:p w14:paraId="68CAAEE6" w14:textId="0A9565DB" w:rsidR="00762AD2"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missum ducis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infra provinciam</w:t>
      </w:r>
      <w:r w:rsidR="009B2994" w:rsidRPr="007A06F5">
        <w:rPr>
          <w:rFonts w:ascii="Times New Roman" w:eastAsia="Times New Roman" w:hAnsi="Times New Roman" w:cs="Times New Roman"/>
          <w:sz w:val="24"/>
          <w:szCs w:val="24"/>
          <w:lang w:val="la-Latn" w:eastAsia="de-DE"/>
        </w:rPr>
        <w:t xml:space="preserve"> </w:t>
      </w:r>
      <w:r w:rsidR="00746291" w:rsidRPr="007A06F5">
        <w:rPr>
          <w:rFonts w:ascii="Times New Roman" w:eastAsia="Times New Roman" w:hAnsi="Times New Roman" w:cs="Times New Roman"/>
          <w:sz w:val="24"/>
          <w:szCs w:val="24"/>
          <w:lang w:val="la-Latn" w:eastAsia="de-DE"/>
        </w:rPr>
        <w:t>occiderit</w:t>
      </w:r>
      <w:r w:rsidR="009B2994" w:rsidRPr="007A06F5">
        <w:rPr>
          <w:rFonts w:ascii="Times New Roman" w:eastAsia="Times New Roman" w:hAnsi="Times New Roman" w:cs="Times New Roman"/>
          <w:sz w:val="24"/>
          <w:szCs w:val="24"/>
          <w:lang w:val="la-Latn" w:eastAsia="de-DE"/>
        </w:rPr>
        <w:t xml:space="preserve">. </w:t>
      </w:r>
    </w:p>
    <w:p w14:paraId="5E2C8CDE" w14:textId="3CC91E1F" w:rsidR="00A62AA1" w:rsidRPr="007A06F5" w:rsidRDefault="00A62AA1" w:rsidP="00746291">
      <w:pPr>
        <w:pStyle w:val="Normlnweb"/>
        <w:spacing w:before="0" w:beforeAutospacing="0" w:after="120" w:afterAutospacing="0"/>
        <w:ind w:left="720"/>
        <w:rPr>
          <w:sz w:val="22"/>
          <w:szCs w:val="22"/>
          <w:lang w:val="la-Latn"/>
        </w:rPr>
      </w:pPr>
      <w:r w:rsidRPr="007A06F5">
        <w:rPr>
          <w:sz w:val="22"/>
          <w:szCs w:val="22"/>
          <w:lang w:val="la-Latn"/>
        </w:rPr>
        <w:t>Si quis missum ducis infra provinciam / occiderit</w:t>
      </w:r>
      <w:r w:rsidR="009B2994" w:rsidRPr="007A06F5">
        <w:rPr>
          <w:sz w:val="22"/>
          <w:szCs w:val="22"/>
          <w:lang w:val="la-Latn"/>
        </w:rPr>
        <w:t xml:space="preserve">, </w:t>
      </w:r>
      <w:r w:rsidRPr="007A06F5">
        <w:rPr>
          <w:sz w:val="22"/>
          <w:szCs w:val="22"/>
          <w:lang w:val="la-Latn"/>
        </w:rPr>
        <w:t>tripliciter eum</w:t>
      </w:r>
      <w:r w:rsidR="009B2994" w:rsidRPr="007A06F5">
        <w:rPr>
          <w:sz w:val="22"/>
          <w:szCs w:val="22"/>
          <w:lang w:val="la-Latn"/>
        </w:rPr>
        <w:t xml:space="preserve"> </w:t>
      </w:r>
      <w:r w:rsidRPr="007A06F5">
        <w:rPr>
          <w:sz w:val="22"/>
          <w:szCs w:val="22"/>
          <w:lang w:val="la-Latn"/>
        </w:rPr>
        <w:t>solvat</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sicut </w:t>
      </w:r>
      <w:r w:rsidRPr="007A06F5">
        <w:rPr>
          <w:sz w:val="22"/>
          <w:szCs w:val="22"/>
          <w:lang w:val="la-Latn"/>
        </w:rPr>
        <w:t>lex habet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Pr="007A06F5">
        <w:rPr>
          <w:sz w:val="22"/>
          <w:szCs w:val="22"/>
          <w:lang w:val="la-Latn"/>
        </w:rPr>
        <w:t>negare voluerit</w:t>
      </w:r>
      <w:r w:rsidR="009B2994" w:rsidRPr="007A06F5">
        <w:rPr>
          <w:sz w:val="22"/>
          <w:szCs w:val="22"/>
          <w:lang w:val="la-Latn"/>
        </w:rPr>
        <w:t xml:space="preserve">, </w:t>
      </w:r>
      <w:r w:rsidRPr="007A06F5">
        <w:rPr>
          <w:sz w:val="22"/>
          <w:szCs w:val="22"/>
          <w:lang w:val="la-Latn"/>
        </w:rPr>
        <w:t>quod non fecisset</w:t>
      </w:r>
      <w:r w:rsidR="009B2994" w:rsidRPr="007A06F5">
        <w:rPr>
          <w:sz w:val="22"/>
          <w:szCs w:val="22"/>
          <w:lang w:val="la-Latn"/>
        </w:rPr>
        <w:t xml:space="preserve">, </w:t>
      </w:r>
      <w:r w:rsidRPr="007A06F5">
        <w:rPr>
          <w:sz w:val="22"/>
          <w:szCs w:val="22"/>
          <w:lang w:val="la-Latn"/>
        </w:rPr>
        <w:t>sicut lex habet</w:t>
      </w:r>
      <w:r w:rsidR="009B2994" w:rsidRPr="007A06F5">
        <w:rPr>
          <w:sz w:val="22"/>
          <w:szCs w:val="22"/>
          <w:lang w:val="la-Latn"/>
        </w:rPr>
        <w:t xml:space="preserve">, </w:t>
      </w:r>
      <w:r w:rsidR="00762AD2" w:rsidRPr="007A06F5">
        <w:rPr>
          <w:sz w:val="22"/>
          <w:szCs w:val="22"/>
          <w:lang w:val="la-Latn"/>
        </w:rPr>
        <w:t>ita iuret cum duo</w:t>
      </w:r>
      <w:r w:rsidRPr="007A06F5">
        <w:rPr>
          <w:sz w:val="22"/>
          <w:szCs w:val="22"/>
          <w:lang w:val="la-Latn"/>
        </w:rPr>
        <w:t>decim nominatis et aliis duodecim electis</w:t>
      </w:r>
      <w:r w:rsidR="009B2994" w:rsidRPr="007A06F5">
        <w:rPr>
          <w:sz w:val="22"/>
          <w:szCs w:val="22"/>
          <w:lang w:val="la-Latn"/>
        </w:rPr>
        <w:t xml:space="preserve">. </w:t>
      </w:r>
    </w:p>
    <w:p w14:paraId="1F451592" w14:textId="207126D3"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qui in curte regis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furtum commiserit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6ABAA4C" w14:textId="3934F398" w:rsidR="00A62AA1" w:rsidRPr="007A06F5" w:rsidRDefault="00A62AA1" w:rsidP="00746291">
      <w:pPr>
        <w:pStyle w:val="Normlnweb"/>
        <w:spacing w:before="0" w:beforeAutospacing="0" w:after="120" w:afterAutospacing="0"/>
        <w:ind w:left="720"/>
        <w:rPr>
          <w:sz w:val="22"/>
          <w:szCs w:val="22"/>
          <w:lang w:val="la-Latn"/>
        </w:rPr>
      </w:pPr>
      <w:r w:rsidRPr="007A06F5">
        <w:rPr>
          <w:sz w:val="22"/>
          <w:szCs w:val="22"/>
          <w:highlight w:val="green"/>
          <w:lang w:val="la-Latn"/>
        </w:rPr>
        <w:lastRenderedPageBreak/>
        <w:t>Si quis in curte regis</w:t>
      </w:r>
      <w:r w:rsidR="009B2994" w:rsidRPr="007A06F5">
        <w:rPr>
          <w:sz w:val="22"/>
          <w:szCs w:val="22"/>
          <w:highlight w:val="green"/>
          <w:lang w:val="la-Latn"/>
        </w:rPr>
        <w:t xml:space="preserve"> </w:t>
      </w:r>
      <w:r w:rsidRPr="007A06F5">
        <w:rPr>
          <w:sz w:val="22"/>
          <w:szCs w:val="22"/>
          <w:highlight w:val="green"/>
          <w:lang w:val="la-Latn"/>
        </w:rPr>
        <w:t>furtum alicui fecerit</w:t>
      </w:r>
      <w:r w:rsidR="009B2994" w:rsidRPr="007A06F5">
        <w:rPr>
          <w:sz w:val="22"/>
          <w:szCs w:val="22"/>
          <w:highlight w:val="green"/>
          <w:lang w:val="la-Latn"/>
        </w:rPr>
        <w:t xml:space="preserve">, </w:t>
      </w:r>
      <w:r w:rsidRPr="007A06F5">
        <w:rPr>
          <w:sz w:val="22"/>
          <w:szCs w:val="22"/>
          <w:highlight w:val="green"/>
          <w:lang w:val="la-Latn"/>
        </w:rPr>
        <w:t>dupliciter * conponat</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cui furtum fecerit</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et 60 ** solidos pro</w:t>
      </w:r>
      <w:r w:rsidR="009B2994" w:rsidRPr="007A06F5">
        <w:rPr>
          <w:sz w:val="22"/>
          <w:szCs w:val="22"/>
          <w:highlight w:val="green"/>
          <w:lang w:val="la-Latn"/>
        </w:rPr>
        <w:t xml:space="preserve"> </w:t>
      </w:r>
      <w:r w:rsidRPr="007A06F5">
        <w:rPr>
          <w:sz w:val="22"/>
          <w:szCs w:val="22"/>
          <w:highlight w:val="green"/>
          <w:lang w:val="la-Latn"/>
        </w:rPr>
        <w:t>fredo in</w:t>
      </w:r>
      <w:r w:rsidR="009B2994" w:rsidRPr="007A06F5">
        <w:rPr>
          <w:sz w:val="22"/>
          <w:szCs w:val="22"/>
          <w:highlight w:val="green"/>
          <w:lang w:val="la-Latn"/>
        </w:rPr>
        <w:t xml:space="preserve"> </w:t>
      </w:r>
      <w:r w:rsidRPr="007A06F5">
        <w:rPr>
          <w:sz w:val="22"/>
          <w:szCs w:val="22"/>
          <w:highlight w:val="green"/>
          <w:lang w:val="la-Latn"/>
        </w:rPr>
        <w:t>publico</w:t>
      </w:r>
      <w:r w:rsidR="009B2994" w:rsidRPr="007A06F5">
        <w:rPr>
          <w:sz w:val="22"/>
          <w:szCs w:val="22"/>
          <w:highlight w:val="green"/>
          <w:lang w:val="la-Latn"/>
        </w:rPr>
        <w:t xml:space="preserve"> </w:t>
      </w:r>
      <w:r w:rsidRPr="007A06F5">
        <w:rPr>
          <w:sz w:val="22"/>
          <w:szCs w:val="22"/>
          <w:highlight w:val="green"/>
          <w:lang w:val="la-Latn"/>
        </w:rPr>
        <w:t>solvat</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Si servus alienus</w:t>
      </w:r>
      <w:r w:rsidR="009B2994" w:rsidRPr="007A06F5">
        <w:rPr>
          <w:sz w:val="22"/>
          <w:szCs w:val="22"/>
          <w:highlight w:val="green"/>
          <w:lang w:val="la-Latn"/>
        </w:rPr>
        <w:t xml:space="preserve"> </w:t>
      </w:r>
      <w:r w:rsidRPr="007A06F5">
        <w:rPr>
          <w:sz w:val="22"/>
          <w:szCs w:val="22"/>
          <w:highlight w:val="green"/>
          <w:lang w:val="la-Latn"/>
        </w:rPr>
        <w:t>hoc</w:t>
      </w:r>
      <w:r w:rsidR="009B2994" w:rsidRPr="007A06F5">
        <w:rPr>
          <w:sz w:val="22"/>
          <w:szCs w:val="22"/>
          <w:highlight w:val="green"/>
          <w:lang w:val="la-Latn"/>
        </w:rPr>
        <w:t xml:space="preserve"> </w:t>
      </w:r>
      <w:r w:rsidRPr="007A06F5">
        <w:rPr>
          <w:sz w:val="22"/>
          <w:szCs w:val="22"/>
          <w:highlight w:val="green"/>
          <w:lang w:val="la-Latn"/>
        </w:rPr>
        <w:t>in curte ducis</w:t>
      </w:r>
      <w:r w:rsidR="009B2994" w:rsidRPr="007A06F5">
        <w:rPr>
          <w:sz w:val="22"/>
          <w:szCs w:val="22"/>
          <w:highlight w:val="green"/>
          <w:lang w:val="la-Latn"/>
        </w:rPr>
        <w:t xml:space="preserve"> </w:t>
      </w:r>
      <w:r w:rsidRPr="007A06F5">
        <w:rPr>
          <w:sz w:val="22"/>
          <w:szCs w:val="22"/>
          <w:highlight w:val="green"/>
          <w:lang w:val="la-Latn"/>
        </w:rPr>
        <w:t>fecerit</w:t>
      </w:r>
      <w:r w:rsidR="009B2994" w:rsidRPr="007A06F5">
        <w:rPr>
          <w:sz w:val="22"/>
          <w:szCs w:val="22"/>
          <w:highlight w:val="green"/>
          <w:lang w:val="la-Latn"/>
        </w:rPr>
        <w:t xml:space="preserve">, </w:t>
      </w:r>
      <w:r w:rsidRPr="007A06F5">
        <w:rPr>
          <w:sz w:val="22"/>
          <w:szCs w:val="22"/>
          <w:highlight w:val="green"/>
          <w:lang w:val="la-Latn"/>
        </w:rPr>
        <w:t>dominus eius</w:t>
      </w:r>
      <w:r w:rsidR="009B2994" w:rsidRPr="007A06F5">
        <w:rPr>
          <w:sz w:val="22"/>
          <w:szCs w:val="22"/>
          <w:highlight w:val="green"/>
          <w:lang w:val="la-Latn"/>
        </w:rPr>
        <w:t xml:space="preserve"> </w:t>
      </w:r>
      <w:r w:rsidRPr="007A06F5">
        <w:rPr>
          <w:sz w:val="22"/>
          <w:szCs w:val="22"/>
          <w:highlight w:val="green"/>
          <w:lang w:val="la-Latn"/>
        </w:rPr>
        <w:t>aut</w:t>
      </w:r>
      <w:r w:rsidR="009B2994" w:rsidRPr="007A06F5">
        <w:rPr>
          <w:sz w:val="22"/>
          <w:szCs w:val="22"/>
          <w:highlight w:val="green"/>
          <w:lang w:val="la-Latn"/>
        </w:rPr>
        <w:t xml:space="preserve"> </w:t>
      </w:r>
      <w:r w:rsidRPr="007A06F5">
        <w:rPr>
          <w:sz w:val="22"/>
          <w:szCs w:val="22"/>
          <w:highlight w:val="green"/>
          <w:lang w:val="la-Latn"/>
        </w:rPr>
        <w:t>redimat eum</w:t>
      </w:r>
      <w:r w:rsidR="009B2994" w:rsidRPr="007A06F5">
        <w:rPr>
          <w:sz w:val="22"/>
          <w:szCs w:val="22"/>
          <w:highlight w:val="green"/>
          <w:lang w:val="la-Latn"/>
        </w:rPr>
        <w:t xml:space="preserve">, </w:t>
      </w:r>
      <w:r w:rsidRPr="007A06F5">
        <w:rPr>
          <w:sz w:val="22"/>
          <w:szCs w:val="22"/>
          <w:highlight w:val="green"/>
          <w:lang w:val="la-Latn"/>
        </w:rPr>
        <w:t>quantum valet</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aut</w:t>
      </w:r>
      <w:r w:rsidR="009B2994" w:rsidRPr="007A06F5">
        <w:rPr>
          <w:sz w:val="22"/>
          <w:szCs w:val="22"/>
          <w:highlight w:val="green"/>
          <w:lang w:val="la-Latn"/>
        </w:rPr>
        <w:t xml:space="preserve"> </w:t>
      </w:r>
      <w:r w:rsidRPr="007A06F5">
        <w:rPr>
          <w:sz w:val="22"/>
          <w:szCs w:val="22"/>
          <w:highlight w:val="green"/>
          <w:lang w:val="la-Latn"/>
        </w:rPr>
        <w:t>ipsum **</w:t>
      </w:r>
      <w:r w:rsidR="00762AD2" w:rsidRPr="007A06F5">
        <w:rPr>
          <w:sz w:val="22"/>
          <w:szCs w:val="22"/>
          <w:highlight w:val="green"/>
          <w:lang w:val="la-Latn"/>
        </w:rPr>
        <w:t xml:space="preserve">* </w:t>
      </w:r>
      <w:r w:rsidRPr="007A06F5">
        <w:rPr>
          <w:sz w:val="22"/>
          <w:szCs w:val="22"/>
          <w:highlight w:val="green"/>
          <w:lang w:val="la-Latn"/>
        </w:rPr>
        <w:t>reddat</w:t>
      </w:r>
      <w:r w:rsidR="009B2994" w:rsidRPr="007A06F5">
        <w:rPr>
          <w:sz w:val="22"/>
          <w:szCs w:val="22"/>
          <w:highlight w:val="green"/>
          <w:lang w:val="la-Latn"/>
        </w:rPr>
        <w:t>.</w:t>
      </w:r>
      <w:r w:rsidR="009B2994" w:rsidRPr="007A06F5">
        <w:rPr>
          <w:sz w:val="22"/>
          <w:szCs w:val="22"/>
          <w:lang w:val="la-Latn"/>
        </w:rPr>
        <w:t xml:space="preserve"> </w:t>
      </w:r>
    </w:p>
    <w:p w14:paraId="1A79395E" w14:textId="6647A9A9" w:rsidR="00762AD2"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XXXII</w:t>
      </w:r>
      <w:r w:rsidR="009B2994" w:rsidRPr="007A06F5">
        <w:rPr>
          <w:rFonts w:ascii="Times New Roman" w:eastAsia="Times New Roman" w:hAnsi="Times New Roman" w:cs="Times New Roman"/>
          <w:sz w:val="24"/>
          <w:szCs w:val="24"/>
          <w:lang w:val="la-Latn" w:eastAsia="de-DE"/>
        </w:rPr>
        <w:t xml:space="preserve">. </w:t>
      </w:r>
      <w:r w:rsidR="00746291"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res</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ducis fura </w:t>
      </w:r>
      <w:r w:rsidR="00746291" w:rsidRPr="007A06F5">
        <w:rPr>
          <w:rFonts w:ascii="Times New Roman" w:eastAsia="Times New Roman" w:hAnsi="Times New Roman" w:cs="Times New Roman"/>
          <w:sz w:val="24"/>
          <w:szCs w:val="24"/>
          <w:lang w:val="la-Latn" w:eastAsia="de-DE"/>
        </w:rPr>
        <w:t>verit</w:t>
      </w:r>
      <w:r w:rsidR="009B2994" w:rsidRPr="007A06F5">
        <w:rPr>
          <w:rFonts w:ascii="Times New Roman" w:eastAsia="Times New Roman" w:hAnsi="Times New Roman" w:cs="Times New Roman"/>
          <w:sz w:val="24"/>
          <w:szCs w:val="24"/>
          <w:lang w:val="la-Latn" w:eastAsia="de-DE"/>
        </w:rPr>
        <w:t xml:space="preserve">. </w:t>
      </w:r>
    </w:p>
    <w:p w14:paraId="4E2491DB" w14:textId="392746E6" w:rsidR="00A62AA1" w:rsidRPr="007A06F5" w:rsidRDefault="00A62AA1" w:rsidP="00746291">
      <w:pPr>
        <w:pStyle w:val="Normlnweb"/>
        <w:spacing w:before="0" w:beforeAutospacing="0" w:after="120" w:afterAutospacing="0"/>
        <w:ind w:left="720"/>
        <w:rPr>
          <w:sz w:val="22"/>
          <w:szCs w:val="22"/>
          <w:lang w:val="la-Latn"/>
        </w:rPr>
      </w:pPr>
      <w:r w:rsidRPr="007A06F5">
        <w:rPr>
          <w:sz w:val="22"/>
          <w:szCs w:val="22"/>
          <w:lang w:val="la-Latn"/>
        </w:rPr>
        <w:t>Si quis de</w:t>
      </w:r>
      <w:r w:rsidR="009B2994" w:rsidRPr="007A06F5">
        <w:rPr>
          <w:sz w:val="22"/>
          <w:szCs w:val="22"/>
          <w:lang w:val="la-Latn"/>
        </w:rPr>
        <w:t xml:space="preserve"> </w:t>
      </w:r>
      <w:r w:rsidRPr="007A06F5">
        <w:rPr>
          <w:sz w:val="22"/>
          <w:szCs w:val="22"/>
          <w:lang w:val="la-Latn"/>
        </w:rPr>
        <w:t>rebus</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quae ad ducem </w:t>
      </w:r>
      <w:r w:rsidRPr="007A06F5">
        <w:rPr>
          <w:sz w:val="22"/>
          <w:szCs w:val="22"/>
          <w:lang w:val="la-Latn"/>
        </w:rPr>
        <w:t>pertinent</w:t>
      </w:r>
      <w:r w:rsidR="009B2994" w:rsidRPr="007A06F5">
        <w:rPr>
          <w:sz w:val="22"/>
          <w:szCs w:val="22"/>
          <w:lang w:val="la-Latn"/>
        </w:rPr>
        <w:t xml:space="preserve">, </w:t>
      </w:r>
      <w:r w:rsidRPr="007A06F5">
        <w:rPr>
          <w:sz w:val="22"/>
          <w:szCs w:val="22"/>
          <w:lang w:val="la-Latn"/>
        </w:rPr>
        <w:t>aliquid</w:t>
      </w:r>
      <w:r w:rsidR="009B2994" w:rsidRPr="007A06F5">
        <w:rPr>
          <w:sz w:val="22"/>
          <w:szCs w:val="22"/>
          <w:lang w:val="la-Latn"/>
        </w:rPr>
        <w:t xml:space="preserve"> </w:t>
      </w:r>
      <w:r w:rsidRPr="007A06F5">
        <w:rPr>
          <w:sz w:val="22"/>
          <w:szCs w:val="22"/>
          <w:lang w:val="la-Latn"/>
        </w:rPr>
        <w:t>furatus fuerit</w:t>
      </w:r>
      <w:r w:rsidR="009B2994" w:rsidRPr="007A06F5">
        <w:rPr>
          <w:sz w:val="22"/>
          <w:szCs w:val="22"/>
          <w:lang w:val="la-Latn"/>
        </w:rPr>
        <w:t xml:space="preserve">, </w:t>
      </w:r>
      <w:r w:rsidRPr="007A06F5">
        <w:rPr>
          <w:sz w:val="22"/>
          <w:szCs w:val="22"/>
          <w:lang w:val="la-Latn"/>
        </w:rPr>
        <w:t>ter</w:t>
      </w:r>
      <w:r w:rsidR="009B2994" w:rsidRPr="007A06F5">
        <w:rPr>
          <w:sz w:val="22"/>
          <w:szCs w:val="22"/>
          <w:lang w:val="la-Latn"/>
        </w:rPr>
        <w:t xml:space="preserve"> </w:t>
      </w:r>
      <w:r w:rsidR="00746291" w:rsidRPr="007A06F5">
        <w:rPr>
          <w:sz w:val="22"/>
          <w:szCs w:val="22"/>
          <w:lang w:val="la-Latn"/>
        </w:rPr>
        <w:t>novi</w:t>
      </w:r>
      <w:r w:rsidRPr="007A06F5">
        <w:rPr>
          <w:sz w:val="22"/>
          <w:szCs w:val="22"/>
          <w:lang w:val="la-Latn"/>
        </w:rPr>
        <w:t>geldos</w:t>
      </w:r>
      <w:r w:rsidR="009B2994" w:rsidRPr="007A06F5">
        <w:rPr>
          <w:sz w:val="22"/>
          <w:szCs w:val="22"/>
          <w:lang w:val="la-Latn"/>
        </w:rPr>
        <w:t xml:space="preserve"> </w:t>
      </w:r>
      <w:r w:rsidRPr="007A06F5">
        <w:rPr>
          <w:sz w:val="22"/>
          <w:szCs w:val="22"/>
          <w:lang w:val="la-Latn"/>
        </w:rPr>
        <w:t>conponat et ibi</w:t>
      </w:r>
      <w:r w:rsidR="009B2994" w:rsidRPr="007A06F5">
        <w:rPr>
          <w:sz w:val="22"/>
          <w:szCs w:val="22"/>
          <w:lang w:val="la-Latn"/>
        </w:rPr>
        <w:t xml:space="preserve"> </w:t>
      </w:r>
      <w:r w:rsidRPr="007A06F5">
        <w:rPr>
          <w:sz w:val="22"/>
          <w:szCs w:val="22"/>
          <w:lang w:val="la-Latn"/>
        </w:rPr>
        <w:t xml:space="preserve">fredum non red </w:t>
      </w:r>
      <w:r w:rsidR="00746291" w:rsidRPr="007A06F5">
        <w:rPr>
          <w:sz w:val="22"/>
          <w:szCs w:val="22"/>
          <w:lang w:val="la-Latn"/>
        </w:rPr>
        <w:t>/ dat</w:t>
      </w:r>
      <w:r w:rsidR="009B2994" w:rsidRPr="007A06F5">
        <w:rPr>
          <w:sz w:val="22"/>
          <w:szCs w:val="22"/>
          <w:lang w:val="la-Latn"/>
        </w:rPr>
        <w:t xml:space="preserve">, </w:t>
      </w:r>
      <w:r w:rsidRPr="007A06F5">
        <w:rPr>
          <w:sz w:val="22"/>
          <w:szCs w:val="22"/>
          <w:lang w:val="la-Latn"/>
        </w:rPr>
        <w:t>quia res</w:t>
      </w:r>
      <w:r w:rsidR="00762AD2" w:rsidRPr="007A06F5">
        <w:rPr>
          <w:sz w:val="22"/>
          <w:szCs w:val="22"/>
          <w:lang w:val="la-Latn"/>
        </w:rPr>
        <w:t xml:space="preserve"> dominicae sunt et tripliciter </w:t>
      </w:r>
      <w:r w:rsidRPr="007A06F5">
        <w:rPr>
          <w:sz w:val="22"/>
          <w:szCs w:val="22"/>
          <w:lang w:val="la-Latn"/>
        </w:rPr>
        <w:t xml:space="preserve">conponuntur *. </w:t>
      </w:r>
    </w:p>
    <w:p w14:paraId="1F6F47D6" w14:textId="43C78CC0" w:rsidR="00762AD2" w:rsidRPr="007A06F5" w:rsidRDefault="00A62AA1" w:rsidP="00450DB4">
      <w:pPr>
        <w:spacing w:after="120" w:line="240" w:lineRule="auto"/>
        <w:rPr>
          <w:rFonts w:ascii="Times New Roman" w:eastAsia="Times New Roman" w:hAnsi="Times New Roman" w:cs="Times New Roman"/>
          <w:sz w:val="24"/>
          <w:szCs w:val="24"/>
          <w:lang w:val="la-Latn" w:eastAsia="de-DE"/>
        </w:rPr>
      </w:pPr>
      <w:commentRangeStart w:id="295"/>
      <w:r w:rsidRPr="007A06F5">
        <w:rPr>
          <w:rFonts w:ascii="Times New Roman" w:eastAsia="Times New Roman" w:hAnsi="Times New Roman" w:cs="Times New Roman"/>
          <w:sz w:val="24"/>
          <w:szCs w:val="24"/>
          <w:lang w:val="la-Latn" w:eastAsia="de-DE"/>
        </w:rPr>
        <w:t>XXXIII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feminis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quae in mini</w:t>
      </w:r>
      <w:r w:rsidRPr="007A06F5">
        <w:rPr>
          <w:rFonts w:ascii="Times New Roman" w:eastAsia="Times New Roman" w:hAnsi="Times New Roman" w:cs="Times New Roman"/>
          <w:sz w:val="24"/>
          <w:szCs w:val="24"/>
          <w:lang w:val="la-Latn" w:eastAsia="de-DE"/>
        </w:rPr>
        <w:t>sterio ducis sunt</w:t>
      </w:r>
      <w:r w:rsidR="009B2994" w:rsidRPr="007A06F5">
        <w:rPr>
          <w:rFonts w:ascii="Times New Roman" w:eastAsia="Times New Roman" w:hAnsi="Times New Roman" w:cs="Times New Roman"/>
          <w:sz w:val="24"/>
          <w:szCs w:val="24"/>
          <w:lang w:val="la-Latn" w:eastAsia="de-DE"/>
        </w:rPr>
        <w:t xml:space="preserve">. </w:t>
      </w:r>
    </w:p>
    <w:p w14:paraId="5A4882DB" w14:textId="23725236" w:rsidR="00A62AA1" w:rsidRPr="007A06F5" w:rsidRDefault="00A62AA1" w:rsidP="006E31A2">
      <w:pPr>
        <w:pStyle w:val="Normlnweb"/>
        <w:spacing w:before="0" w:beforeAutospacing="0" w:after="120" w:afterAutospacing="0"/>
        <w:ind w:left="72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feminis</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 xml:space="preserve">quae in ministerio ducis </w:t>
      </w:r>
      <w:r w:rsidRPr="007A06F5">
        <w:rPr>
          <w:sz w:val="22"/>
          <w:szCs w:val="22"/>
          <w:lang w:val="la-Latn"/>
        </w:rPr>
        <w:t>sunt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aliquid contra legem factum fuerit</w:t>
      </w:r>
      <w:r w:rsidR="009B2994" w:rsidRPr="007A06F5">
        <w:rPr>
          <w:sz w:val="22"/>
          <w:szCs w:val="22"/>
          <w:lang w:val="la-Latn"/>
        </w:rPr>
        <w:t xml:space="preserve">, </w:t>
      </w:r>
      <w:r w:rsidR="006E31A2" w:rsidRPr="007A06F5">
        <w:rPr>
          <w:sz w:val="22"/>
          <w:szCs w:val="22"/>
          <w:lang w:val="la-Latn"/>
        </w:rPr>
        <w:t>quis hoc fecerit</w:t>
      </w:r>
      <w:r w:rsidR="009B2994" w:rsidRPr="007A06F5">
        <w:rPr>
          <w:sz w:val="22"/>
          <w:szCs w:val="22"/>
          <w:lang w:val="la-Latn"/>
        </w:rPr>
        <w:t xml:space="preserve">, </w:t>
      </w:r>
      <w:r w:rsidRPr="007A06F5">
        <w:rPr>
          <w:sz w:val="22"/>
          <w:szCs w:val="22"/>
          <w:lang w:val="la-Latn"/>
        </w:rPr>
        <w:t>omnia</w:t>
      </w:r>
      <w:r w:rsidR="009B2994" w:rsidRPr="007A06F5">
        <w:rPr>
          <w:sz w:val="22"/>
          <w:szCs w:val="22"/>
          <w:lang w:val="la-Latn"/>
        </w:rPr>
        <w:t xml:space="preserve"> </w:t>
      </w:r>
      <w:r w:rsidRPr="007A06F5">
        <w:rPr>
          <w:sz w:val="22"/>
          <w:szCs w:val="22"/>
          <w:lang w:val="la-Latn"/>
        </w:rPr>
        <w:t>tripliciter ** eis</w:t>
      </w:r>
      <w:r w:rsidR="009B2994" w:rsidRPr="007A06F5">
        <w:rPr>
          <w:sz w:val="22"/>
          <w:szCs w:val="22"/>
          <w:lang w:val="la-Latn"/>
        </w:rPr>
        <w:t xml:space="preserve"> </w:t>
      </w:r>
      <w:r w:rsidRPr="007A06F5">
        <w:rPr>
          <w:sz w:val="22"/>
          <w:szCs w:val="22"/>
          <w:lang w:val="la-Latn"/>
        </w:rPr>
        <w:t>conponat</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Pr="007A06F5">
        <w:rPr>
          <w:sz w:val="22"/>
          <w:szCs w:val="22"/>
          <w:lang w:val="la-Latn"/>
        </w:rPr>
        <w:t>aliis Alamannorum</w:t>
      </w:r>
      <w:r w:rsidR="009B2994" w:rsidRPr="007A06F5">
        <w:rPr>
          <w:sz w:val="22"/>
          <w:szCs w:val="22"/>
          <w:lang w:val="la-Latn"/>
        </w:rPr>
        <w:t xml:space="preserve"> </w:t>
      </w:r>
      <w:r w:rsidR="00762AD2" w:rsidRPr="007A06F5">
        <w:rPr>
          <w:sz w:val="22"/>
          <w:szCs w:val="22"/>
          <w:lang w:val="la-Latn"/>
        </w:rPr>
        <w:t>femi</w:t>
      </w:r>
      <w:r w:rsidRPr="007A06F5">
        <w:rPr>
          <w:sz w:val="22"/>
          <w:szCs w:val="22"/>
          <w:lang w:val="la-Latn"/>
        </w:rPr>
        <w:t>nis simpliciter</w:t>
      </w:r>
      <w:r w:rsidR="009B2994" w:rsidRPr="007A06F5">
        <w:rPr>
          <w:sz w:val="22"/>
          <w:szCs w:val="22"/>
          <w:lang w:val="la-Latn"/>
        </w:rPr>
        <w:t xml:space="preserve"> </w:t>
      </w:r>
      <w:r w:rsidRPr="007A06F5">
        <w:rPr>
          <w:sz w:val="22"/>
          <w:szCs w:val="22"/>
          <w:lang w:val="la-Latn"/>
        </w:rPr>
        <w:t xml:space="preserve">conponere debeat ***. </w:t>
      </w:r>
    </w:p>
    <w:p w14:paraId="596EF2EF" w14:textId="75E93364" w:rsidR="00762AD2" w:rsidRPr="007A06F5" w:rsidRDefault="006E31A2"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XXXIII</w:t>
      </w:r>
      <w:r w:rsidR="009B2994" w:rsidRPr="007A06F5">
        <w:rPr>
          <w:rFonts w:ascii="Times New Roman" w:eastAsia="Times New Roman" w:hAnsi="Times New Roman" w:cs="Times New Roman"/>
          <w:sz w:val="24"/>
          <w:szCs w:val="24"/>
          <w:lang w:val="la-Latn" w:eastAsia="de-DE"/>
        </w:rPr>
        <w:t xml:space="preserve">. </w:t>
      </w:r>
      <w:r w:rsidR="00A62AA1"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qui in curte ducis </w:t>
      </w:r>
      <w:r w:rsidR="00A62AA1" w:rsidRPr="007A06F5">
        <w:rPr>
          <w:rFonts w:ascii="Times New Roman" w:eastAsia="Times New Roman" w:hAnsi="Times New Roman" w:cs="Times New Roman"/>
          <w:sz w:val="24"/>
          <w:szCs w:val="24"/>
          <w:lang w:val="la-Latn" w:eastAsia="de-DE"/>
        </w:rPr>
        <w:t>pugnam commiserit</w:t>
      </w:r>
      <w:r w:rsidR="009B2994" w:rsidRPr="007A06F5">
        <w:rPr>
          <w:rFonts w:ascii="Times New Roman" w:eastAsia="Times New Roman" w:hAnsi="Times New Roman" w:cs="Times New Roman"/>
          <w:sz w:val="24"/>
          <w:szCs w:val="24"/>
          <w:lang w:val="la-Latn" w:eastAsia="de-DE"/>
        </w:rPr>
        <w:t xml:space="preserve">. </w:t>
      </w:r>
    </w:p>
    <w:p w14:paraId="2B657184" w14:textId="306580CF" w:rsidR="00A62AA1" w:rsidRPr="007A06F5" w:rsidRDefault="00A62AA1" w:rsidP="006E31A2">
      <w:pPr>
        <w:pStyle w:val="Normlnweb"/>
        <w:spacing w:before="0" w:beforeAutospacing="0" w:after="120" w:afterAutospacing="0"/>
        <w:ind w:left="720"/>
        <w:rPr>
          <w:sz w:val="22"/>
          <w:szCs w:val="22"/>
          <w:lang w:val="la-Latn"/>
        </w:rPr>
      </w:pPr>
      <w:r w:rsidRPr="007A06F5">
        <w:rPr>
          <w:sz w:val="22"/>
          <w:szCs w:val="22"/>
          <w:lang w:val="la-Latn"/>
        </w:rPr>
        <w:t xml:space="preserve">Si </w:t>
      </w:r>
      <w:r w:rsidR="00762AD2" w:rsidRPr="007A06F5">
        <w:rPr>
          <w:sz w:val="22"/>
          <w:szCs w:val="22"/>
          <w:lang w:val="la-Latn"/>
        </w:rPr>
        <w:t>quis in curte ducis pugnam com</w:t>
      </w:r>
      <w:r w:rsidRPr="007A06F5">
        <w:rPr>
          <w:sz w:val="22"/>
          <w:szCs w:val="22"/>
          <w:lang w:val="la-Latn"/>
        </w:rPr>
        <w:t>miserit</w:t>
      </w:r>
      <w:r w:rsidR="009B2994" w:rsidRPr="007A06F5">
        <w:rPr>
          <w:sz w:val="22"/>
          <w:szCs w:val="22"/>
          <w:lang w:val="la-Latn"/>
        </w:rPr>
        <w:t xml:space="preserve">, </w:t>
      </w:r>
      <w:r w:rsidRPr="007A06F5">
        <w:rPr>
          <w:sz w:val="22"/>
          <w:szCs w:val="22"/>
          <w:lang w:val="la-Latn"/>
        </w:rPr>
        <w:t>et ibi clamor ortus a fuerit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762AD2" w:rsidRPr="007A06F5">
        <w:rPr>
          <w:sz w:val="22"/>
          <w:szCs w:val="22"/>
          <w:lang w:val="la-Latn"/>
        </w:rPr>
        <w:t>con</w:t>
      </w:r>
      <w:r w:rsidRPr="007A06F5">
        <w:rPr>
          <w:sz w:val="22"/>
          <w:szCs w:val="22"/>
          <w:lang w:val="la-Latn"/>
        </w:rPr>
        <w:t>cursio popul</w:t>
      </w:r>
      <w:r w:rsidR="00762AD2" w:rsidRPr="007A06F5">
        <w:rPr>
          <w:sz w:val="22"/>
          <w:szCs w:val="22"/>
          <w:lang w:val="la-Latn"/>
        </w:rPr>
        <w:t>i facta fuerit per eius commis</w:t>
      </w:r>
      <w:r w:rsidRPr="007A06F5">
        <w:rPr>
          <w:sz w:val="22"/>
          <w:szCs w:val="22"/>
          <w:lang w:val="la-Latn"/>
        </w:rPr>
        <w:t>sum</w:t>
      </w:r>
      <w:r w:rsidR="009B2994" w:rsidRPr="007A06F5">
        <w:rPr>
          <w:sz w:val="22"/>
          <w:szCs w:val="22"/>
          <w:lang w:val="la-Latn"/>
        </w:rPr>
        <w:t xml:space="preserve">, </w:t>
      </w:r>
      <w:r w:rsidRPr="007A06F5">
        <w:rPr>
          <w:sz w:val="22"/>
          <w:szCs w:val="22"/>
          <w:lang w:val="la-Latn"/>
        </w:rPr>
        <w:t>quidquid</w:t>
      </w:r>
      <w:r w:rsidR="009B2994" w:rsidRPr="007A06F5">
        <w:rPr>
          <w:sz w:val="22"/>
          <w:szCs w:val="22"/>
          <w:lang w:val="la-Latn"/>
        </w:rPr>
        <w:t xml:space="preserve"> </w:t>
      </w:r>
      <w:r w:rsidR="006E31A2" w:rsidRPr="007A06F5">
        <w:rPr>
          <w:sz w:val="22"/>
          <w:szCs w:val="22"/>
          <w:lang w:val="la-Latn"/>
        </w:rPr>
        <w:t>ibi factum fuerit per</w:t>
      </w:r>
      <w:r w:rsidRPr="007A06F5">
        <w:rPr>
          <w:sz w:val="22"/>
          <w:szCs w:val="22"/>
          <w:lang w:val="la-Latn"/>
        </w:rPr>
        <w:t>fecerit vel vi concubuerit</w:t>
      </w:r>
      <w:r w:rsidR="009B2994" w:rsidRPr="007A06F5">
        <w:rPr>
          <w:sz w:val="22"/>
          <w:szCs w:val="22"/>
          <w:lang w:val="la-Latn"/>
        </w:rPr>
        <w:t xml:space="preserve">, </w:t>
      </w:r>
      <w:r w:rsidRPr="007A06F5">
        <w:rPr>
          <w:sz w:val="22"/>
          <w:szCs w:val="22"/>
          <w:lang w:val="la-Latn"/>
        </w:rPr>
        <w:t>simpliciter con ponatur/ concursum a eius</w:t>
      </w:r>
      <w:r w:rsidR="009B2994" w:rsidRPr="007A06F5">
        <w:rPr>
          <w:sz w:val="22"/>
          <w:szCs w:val="22"/>
          <w:lang w:val="la-Latn"/>
        </w:rPr>
        <w:t xml:space="preserve">, </w:t>
      </w:r>
      <w:r w:rsidR="00762AD2" w:rsidRPr="007A06F5">
        <w:rPr>
          <w:sz w:val="22"/>
          <w:szCs w:val="22"/>
          <w:lang w:val="la-Latn"/>
        </w:rPr>
        <w:t xml:space="preserve">qualiscumque homo ne </w:t>
      </w:r>
      <w:r w:rsidRPr="007A06F5">
        <w:rPr>
          <w:sz w:val="22"/>
          <w:szCs w:val="22"/>
          <w:lang w:val="la-Latn"/>
        </w:rPr>
        <w:t>glexerit et aliquid contra legem fecerit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tripliciter conponat</w:t>
      </w:r>
      <w:r w:rsidR="009B2994" w:rsidRPr="007A06F5">
        <w:rPr>
          <w:sz w:val="22"/>
          <w:szCs w:val="22"/>
          <w:lang w:val="la-Latn"/>
        </w:rPr>
        <w:t xml:space="preserve">. </w:t>
      </w:r>
      <w:r w:rsidRPr="007A06F5">
        <w:rPr>
          <w:sz w:val="22"/>
          <w:szCs w:val="22"/>
          <w:lang w:val="la-Latn"/>
        </w:rPr>
        <w:t>Ille autem</w:t>
      </w:r>
      <w:r w:rsidR="009B2994" w:rsidRPr="007A06F5">
        <w:rPr>
          <w:sz w:val="22"/>
          <w:szCs w:val="22"/>
          <w:lang w:val="la-Latn"/>
        </w:rPr>
        <w:t xml:space="preserve">, </w:t>
      </w:r>
      <w:r w:rsidRPr="007A06F5">
        <w:rPr>
          <w:sz w:val="22"/>
          <w:szCs w:val="22"/>
          <w:lang w:val="la-Latn"/>
        </w:rPr>
        <w:t>per</w:t>
      </w:r>
      <w:r w:rsidR="009B2994" w:rsidRPr="007A06F5">
        <w:rPr>
          <w:sz w:val="22"/>
          <w:szCs w:val="22"/>
          <w:lang w:val="la-Latn"/>
        </w:rPr>
        <w:t xml:space="preserve"> </w:t>
      </w:r>
      <w:r w:rsidR="00762AD2" w:rsidRPr="007A06F5">
        <w:rPr>
          <w:sz w:val="22"/>
          <w:szCs w:val="22"/>
          <w:lang w:val="la-Latn"/>
        </w:rPr>
        <w:t xml:space="preserve">cuius </w:t>
      </w:r>
      <w:r w:rsidRPr="007A06F5">
        <w:rPr>
          <w:sz w:val="22"/>
          <w:szCs w:val="22"/>
          <w:lang w:val="la-Latn"/>
        </w:rPr>
        <w:t>vocem vel opera haec contentio orta</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r w:rsidRPr="007A06F5">
        <w:rPr>
          <w:sz w:val="22"/>
          <w:szCs w:val="22"/>
          <w:lang w:val="la-Latn"/>
        </w:rPr>
        <w:t>60 solidos in publico conponat</w:t>
      </w:r>
      <w:r w:rsidR="009B2994" w:rsidRPr="007A06F5">
        <w:rPr>
          <w:sz w:val="22"/>
          <w:szCs w:val="22"/>
          <w:lang w:val="la-Latn"/>
        </w:rPr>
        <w:t xml:space="preserve">. </w:t>
      </w:r>
      <w:commentRangeEnd w:id="295"/>
      <w:r w:rsidR="006E31A2" w:rsidRPr="007A06F5">
        <w:rPr>
          <w:rStyle w:val="Odkaznakoment"/>
          <w:rFonts w:eastAsiaTheme="minorHAnsi"/>
          <w:lang w:val="la-Latn" w:eastAsia="en-US"/>
        </w:rPr>
        <w:commentReference w:id="295"/>
      </w:r>
    </w:p>
    <w:p w14:paraId="55993525" w14:textId="47029731"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762AD2" w:rsidRPr="007A06F5">
        <w:rPr>
          <w:rFonts w:ascii="Times New Roman" w:eastAsia="Times New Roman" w:hAnsi="Times New Roman" w:cs="Times New Roman"/>
          <w:sz w:val="24"/>
          <w:szCs w:val="24"/>
          <w:lang w:val="la-Latn" w:eastAsia="de-DE"/>
        </w:rPr>
        <w:t xml:space="preserve">qui praesumpserit </w:t>
      </w:r>
      <w:r w:rsidRPr="007A06F5">
        <w:rPr>
          <w:rFonts w:ascii="Times New Roman" w:eastAsia="Times New Roman" w:hAnsi="Times New Roman" w:cs="Times New Roman"/>
          <w:sz w:val="24"/>
          <w:szCs w:val="24"/>
          <w:lang w:val="la-Latn" w:eastAsia="de-DE"/>
        </w:rPr>
        <w:t>infra provinciam res ducis</w:t>
      </w:r>
      <w:r w:rsidR="009B2994" w:rsidRPr="007A06F5">
        <w:rPr>
          <w:rFonts w:ascii="Times New Roman" w:eastAsia="Times New Roman" w:hAnsi="Times New Roman" w:cs="Times New Roman"/>
          <w:sz w:val="24"/>
          <w:szCs w:val="24"/>
          <w:lang w:val="la-Latn" w:eastAsia="de-DE"/>
        </w:rPr>
        <w:t xml:space="preserve"> </w:t>
      </w:r>
      <w:r w:rsidR="006E31A2" w:rsidRPr="007A06F5">
        <w:rPr>
          <w:rFonts w:ascii="Times New Roman" w:eastAsia="Times New Roman" w:hAnsi="Times New Roman" w:cs="Times New Roman"/>
          <w:sz w:val="24"/>
          <w:szCs w:val="24"/>
          <w:lang w:val="la-Latn" w:eastAsia="de-DE"/>
        </w:rPr>
        <w:t>hosti</w:t>
      </w:r>
      <w:r w:rsidRPr="007A06F5">
        <w:rPr>
          <w:rFonts w:ascii="Times New Roman" w:eastAsia="Times New Roman" w:hAnsi="Times New Roman" w:cs="Times New Roman"/>
          <w:sz w:val="24"/>
          <w:szCs w:val="24"/>
          <w:lang w:val="la-Latn" w:eastAsia="de-DE"/>
        </w:rPr>
        <w:t>liter invadere</w:t>
      </w:r>
      <w:r w:rsidR="009B2994" w:rsidRPr="007A06F5">
        <w:rPr>
          <w:rFonts w:ascii="Times New Roman" w:eastAsia="Times New Roman" w:hAnsi="Times New Roman" w:cs="Times New Roman"/>
          <w:sz w:val="24"/>
          <w:szCs w:val="24"/>
          <w:lang w:val="la-Latn" w:eastAsia="de-DE"/>
        </w:rPr>
        <w:t xml:space="preserve">. </w:t>
      </w:r>
    </w:p>
    <w:p w14:paraId="1045E900" w14:textId="39098429" w:rsidR="00A62AA1" w:rsidRPr="007A06F5" w:rsidRDefault="00A62AA1" w:rsidP="00D0094D">
      <w:pPr>
        <w:pStyle w:val="Normlnweb"/>
        <w:numPr>
          <w:ilvl w:val="0"/>
          <w:numId w:val="28"/>
        </w:numPr>
        <w:spacing w:before="0" w:beforeAutospacing="0" w:after="120" w:afterAutospacing="0"/>
        <w:rPr>
          <w:sz w:val="22"/>
          <w:szCs w:val="22"/>
          <w:lang w:val="la-Latn"/>
        </w:rPr>
      </w:pPr>
      <w:r w:rsidRPr="007A06F5">
        <w:rPr>
          <w:sz w:val="22"/>
          <w:szCs w:val="22"/>
          <w:lang w:val="la-Latn"/>
        </w:rPr>
        <w:t>Si quis</w:t>
      </w:r>
      <w:r w:rsidR="009B2994" w:rsidRPr="007A06F5">
        <w:rPr>
          <w:sz w:val="22"/>
          <w:szCs w:val="22"/>
          <w:lang w:val="la-Latn"/>
        </w:rPr>
        <w:t xml:space="preserve"> </w:t>
      </w:r>
      <w:r w:rsidR="006E31A2" w:rsidRPr="007A06F5">
        <w:rPr>
          <w:sz w:val="22"/>
          <w:szCs w:val="22"/>
          <w:lang w:val="la-Latn"/>
        </w:rPr>
        <w:t>praesumpserit infra pro</w:t>
      </w:r>
      <w:r w:rsidRPr="007A06F5">
        <w:rPr>
          <w:sz w:val="22"/>
          <w:szCs w:val="22"/>
          <w:lang w:val="la-Latn"/>
        </w:rPr>
        <w:t>vinciam hostiliter</w:t>
      </w:r>
      <w:r w:rsidR="009B2994" w:rsidRPr="007A06F5">
        <w:rPr>
          <w:sz w:val="22"/>
          <w:szCs w:val="22"/>
          <w:lang w:val="la-Latn"/>
        </w:rPr>
        <w:t xml:space="preserve"> </w:t>
      </w:r>
      <w:r w:rsidRPr="007A06F5">
        <w:rPr>
          <w:sz w:val="22"/>
          <w:szCs w:val="22"/>
          <w:lang w:val="la-Latn"/>
        </w:rPr>
        <w:t>res ducis invadere et</w:t>
      </w:r>
      <w:r w:rsidR="00762AD2" w:rsidRPr="007A06F5">
        <w:rPr>
          <w:sz w:val="22"/>
          <w:szCs w:val="22"/>
          <w:lang w:val="la-Latn"/>
        </w:rPr>
        <w:t xml:space="preserve"> </w:t>
      </w:r>
      <w:r w:rsidRPr="007A06F5">
        <w:rPr>
          <w:sz w:val="22"/>
          <w:szCs w:val="22"/>
          <w:lang w:val="la-Latn"/>
        </w:rPr>
        <w:t>ipsas talare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post haec convictus</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r w:rsidRPr="007A06F5">
        <w:rPr>
          <w:sz w:val="22"/>
          <w:szCs w:val="22"/>
          <w:lang w:val="la-Latn"/>
        </w:rPr>
        <w:t>quidquid ibi tultum</w:t>
      </w:r>
      <w:r w:rsidR="009B2994" w:rsidRPr="007A06F5">
        <w:rPr>
          <w:sz w:val="22"/>
          <w:szCs w:val="22"/>
          <w:lang w:val="la-Latn"/>
        </w:rPr>
        <w:t xml:space="preserve"> </w:t>
      </w:r>
      <w:r w:rsidRPr="007A06F5">
        <w:rPr>
          <w:sz w:val="22"/>
          <w:szCs w:val="22"/>
          <w:lang w:val="la-Latn"/>
        </w:rPr>
        <w:t>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mancipia</w:t>
      </w:r>
      <w:r w:rsidR="00762AD2" w:rsidRPr="007A06F5">
        <w:rPr>
          <w:sz w:val="22"/>
          <w:szCs w:val="22"/>
          <w:lang w:val="la-Latn"/>
        </w:rPr>
        <w:t>,</w:t>
      </w:r>
      <w:r w:rsidR="009B2994" w:rsidRPr="007A06F5">
        <w:rPr>
          <w:sz w:val="22"/>
          <w:szCs w:val="22"/>
          <w:lang w:val="la-Latn"/>
        </w:rPr>
        <w:t xml:space="preserve"> </w:t>
      </w:r>
      <w:r w:rsidR="00762AD2" w:rsidRPr="007A06F5">
        <w:rPr>
          <w:sz w:val="22"/>
          <w:szCs w:val="22"/>
          <w:lang w:val="la-Latn"/>
        </w:rPr>
        <w:t>pe</w:t>
      </w:r>
      <w:r w:rsidRPr="007A06F5">
        <w:rPr>
          <w:sz w:val="22"/>
          <w:szCs w:val="22"/>
          <w:lang w:val="la-Latn"/>
        </w:rPr>
        <w:t>cunia</w:t>
      </w:r>
      <w:r w:rsidR="009B2994" w:rsidRPr="007A06F5">
        <w:rPr>
          <w:sz w:val="22"/>
          <w:szCs w:val="22"/>
          <w:lang w:val="la-Latn"/>
        </w:rPr>
        <w:t xml:space="preserve">, </w:t>
      </w:r>
      <w:r w:rsidRPr="007A06F5">
        <w:rPr>
          <w:sz w:val="22"/>
          <w:szCs w:val="22"/>
          <w:lang w:val="la-Latn"/>
        </w:rPr>
        <w:t>omnia</w:t>
      </w:r>
      <w:r w:rsidR="009B2994" w:rsidRPr="007A06F5">
        <w:rPr>
          <w:sz w:val="22"/>
          <w:szCs w:val="22"/>
          <w:lang w:val="la-Latn"/>
        </w:rPr>
        <w:t xml:space="preserve"> </w:t>
      </w:r>
      <w:r w:rsidR="006E31A2" w:rsidRPr="007A06F5">
        <w:rPr>
          <w:sz w:val="22"/>
          <w:szCs w:val="22"/>
          <w:lang w:val="la-Latn"/>
        </w:rPr>
        <w:t>tripliciter</w:t>
      </w:r>
      <w:r w:rsidRPr="007A06F5">
        <w:rPr>
          <w:sz w:val="22"/>
          <w:szCs w:val="22"/>
          <w:lang w:val="la-Latn"/>
        </w:rPr>
        <w:t>* restituat</w:t>
      </w:r>
      <w:r w:rsidR="009B2994" w:rsidRPr="007A06F5">
        <w:rPr>
          <w:sz w:val="22"/>
          <w:szCs w:val="22"/>
          <w:lang w:val="la-Latn"/>
        </w:rPr>
        <w:t xml:space="preserve"> </w:t>
      </w:r>
      <w:r w:rsidR="00762AD2" w:rsidRPr="007A06F5">
        <w:rPr>
          <w:sz w:val="22"/>
          <w:szCs w:val="22"/>
          <w:lang w:val="la-Latn"/>
        </w:rPr>
        <w:t xml:space="preserve">et in </w:t>
      </w:r>
      <w:r w:rsidRPr="007A06F5">
        <w:rPr>
          <w:sz w:val="22"/>
          <w:szCs w:val="22"/>
          <w:lang w:val="la-Latn"/>
        </w:rPr>
        <w:t>super weregeldum</w:t>
      </w:r>
      <w:r w:rsidR="009B2994" w:rsidRPr="007A06F5">
        <w:rPr>
          <w:sz w:val="22"/>
          <w:szCs w:val="22"/>
          <w:lang w:val="la-Latn"/>
        </w:rPr>
        <w:t xml:space="preserve"> </w:t>
      </w:r>
      <w:r w:rsidRPr="007A06F5">
        <w:rPr>
          <w:sz w:val="22"/>
          <w:szCs w:val="22"/>
          <w:lang w:val="la-Latn"/>
        </w:rPr>
        <w:t>suum</w:t>
      </w:r>
      <w:r w:rsidR="009B2994" w:rsidRPr="007A06F5">
        <w:rPr>
          <w:sz w:val="22"/>
          <w:szCs w:val="22"/>
          <w:lang w:val="la-Latn"/>
        </w:rPr>
        <w:t xml:space="preserve"> </w:t>
      </w:r>
      <w:r w:rsidRPr="007A06F5">
        <w:rPr>
          <w:sz w:val="22"/>
          <w:szCs w:val="22"/>
          <w:lang w:val="la-Latn"/>
        </w:rPr>
        <w:t>duci conponat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quia</w:t>
      </w:r>
      <w:r w:rsidR="009B2994" w:rsidRPr="007A06F5">
        <w:rPr>
          <w:sz w:val="22"/>
          <w:szCs w:val="22"/>
          <w:lang w:val="la-Latn"/>
        </w:rPr>
        <w:t xml:space="preserve"> </w:t>
      </w:r>
      <w:r w:rsidRPr="007A06F5">
        <w:rPr>
          <w:sz w:val="22"/>
          <w:szCs w:val="22"/>
          <w:lang w:val="la-Latn"/>
        </w:rPr>
        <w:t>contra legem fecit</w:t>
      </w:r>
      <w:r w:rsidR="009042C7" w:rsidRPr="007A06F5">
        <w:rPr>
          <w:sz w:val="22"/>
          <w:szCs w:val="22"/>
          <w:lang w:val="la-Latn"/>
        </w:rPr>
        <w:t>.</w:t>
      </w:r>
      <w:r w:rsidR="009B2994" w:rsidRPr="007A06F5">
        <w:rPr>
          <w:sz w:val="22"/>
          <w:szCs w:val="22"/>
          <w:lang w:val="la-Latn"/>
        </w:rPr>
        <w:t xml:space="preserve"> </w:t>
      </w:r>
    </w:p>
    <w:p w14:paraId="3CA0E904" w14:textId="2C6A6346" w:rsidR="00762AD2" w:rsidRPr="007A06F5" w:rsidRDefault="00A62AA1" w:rsidP="00D0094D">
      <w:pPr>
        <w:pStyle w:val="Normlnweb"/>
        <w:numPr>
          <w:ilvl w:val="0"/>
          <w:numId w:val="28"/>
        </w:numPr>
        <w:spacing w:before="0" w:beforeAutospacing="0" w:after="120" w:afterAutospacing="0"/>
        <w:rPr>
          <w:sz w:val="22"/>
          <w:szCs w:val="22"/>
          <w:lang w:val="la-Latn"/>
        </w:rPr>
      </w:pPr>
      <w:r w:rsidRPr="007A06F5">
        <w:rPr>
          <w:sz w:val="22"/>
          <w:szCs w:val="22"/>
          <w:lang w:val="la-Latn"/>
        </w:rPr>
        <w:t>Et quanti a liberi sunt illum</w:t>
      </w:r>
      <w:r w:rsidR="009B2994" w:rsidRPr="007A06F5">
        <w:rPr>
          <w:sz w:val="22"/>
          <w:szCs w:val="22"/>
          <w:lang w:val="la-Latn"/>
        </w:rPr>
        <w:t xml:space="preserve"> </w:t>
      </w:r>
      <w:r w:rsidRPr="007A06F5">
        <w:rPr>
          <w:sz w:val="22"/>
          <w:szCs w:val="22"/>
          <w:lang w:val="la-Latn"/>
        </w:rPr>
        <w:t>secuti</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ibi raptores fuerint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inde</w:t>
      </w:r>
      <w:r w:rsidR="009B2994" w:rsidRPr="007A06F5">
        <w:rPr>
          <w:sz w:val="22"/>
          <w:szCs w:val="22"/>
          <w:lang w:val="la-Latn"/>
        </w:rPr>
        <w:t xml:space="preserve"> </w:t>
      </w:r>
      <w:r w:rsidRPr="007A06F5">
        <w:rPr>
          <w:sz w:val="22"/>
          <w:szCs w:val="22"/>
          <w:lang w:val="la-Latn"/>
        </w:rPr>
        <w:t>convicti</w:t>
      </w:r>
      <w:r w:rsidR="009B2994" w:rsidRPr="007A06F5">
        <w:rPr>
          <w:sz w:val="22"/>
          <w:szCs w:val="22"/>
          <w:lang w:val="la-Latn"/>
        </w:rPr>
        <w:t xml:space="preserve"> </w:t>
      </w:r>
      <w:r w:rsidR="006E31A2" w:rsidRPr="007A06F5">
        <w:rPr>
          <w:sz w:val="22"/>
          <w:szCs w:val="22"/>
          <w:lang w:val="la-Latn"/>
        </w:rPr>
        <w:t>fuerint</w:t>
      </w:r>
      <w:r w:rsidR="009B2994" w:rsidRPr="007A06F5">
        <w:rPr>
          <w:sz w:val="22"/>
          <w:szCs w:val="22"/>
          <w:lang w:val="la-Latn"/>
        </w:rPr>
        <w:t xml:space="preserve">, </w:t>
      </w:r>
      <w:r w:rsidRPr="007A06F5">
        <w:rPr>
          <w:sz w:val="22"/>
          <w:szCs w:val="22"/>
          <w:lang w:val="la-Latn"/>
        </w:rPr>
        <w:t>unus</w:t>
      </w:r>
      <w:r w:rsidR="00762AD2" w:rsidRPr="007A06F5">
        <w:rPr>
          <w:sz w:val="22"/>
          <w:szCs w:val="22"/>
          <w:lang w:val="la-Latn"/>
        </w:rPr>
        <w:t>quisque 60 ** solidos duci con</w:t>
      </w:r>
      <w:r w:rsidRPr="007A06F5">
        <w:rPr>
          <w:sz w:val="22"/>
          <w:szCs w:val="22"/>
          <w:lang w:val="la-Latn"/>
        </w:rPr>
        <w:t>ponat</w:t>
      </w:r>
      <w:r w:rsidR="009B2994" w:rsidRPr="007A06F5">
        <w:rPr>
          <w:sz w:val="22"/>
          <w:szCs w:val="22"/>
          <w:lang w:val="la-Latn"/>
        </w:rPr>
        <w:t xml:space="preserve">, </w:t>
      </w:r>
      <w:r w:rsidRPr="007A06F5">
        <w:rPr>
          <w:sz w:val="22"/>
          <w:szCs w:val="22"/>
          <w:lang w:val="la-Latn"/>
        </w:rPr>
        <w:t>et quidquid ibidem</w:t>
      </w:r>
      <w:r w:rsidR="009B2994" w:rsidRPr="007A06F5">
        <w:rPr>
          <w:sz w:val="22"/>
          <w:szCs w:val="22"/>
          <w:lang w:val="la-Latn"/>
        </w:rPr>
        <w:t xml:space="preserve"> </w:t>
      </w:r>
      <w:r w:rsidRPr="007A06F5">
        <w:rPr>
          <w:sz w:val="22"/>
          <w:szCs w:val="22"/>
          <w:lang w:val="la-Latn"/>
        </w:rPr>
        <w:t>tulit</w:t>
      </w:r>
      <w:r w:rsidR="00762AD2" w:rsidRPr="007A06F5">
        <w:rPr>
          <w:sz w:val="22"/>
          <w:szCs w:val="22"/>
          <w:lang w:val="la-Latn"/>
        </w:rPr>
        <w:t>,</w:t>
      </w:r>
      <w:r w:rsidR="009B2994" w:rsidRPr="007A06F5">
        <w:rPr>
          <w:sz w:val="22"/>
          <w:szCs w:val="22"/>
          <w:lang w:val="la-Latn"/>
        </w:rPr>
        <w:t xml:space="preserve"> </w:t>
      </w:r>
      <w:r w:rsidR="006E31A2" w:rsidRPr="007A06F5">
        <w:rPr>
          <w:sz w:val="22"/>
          <w:szCs w:val="22"/>
          <w:lang w:val="la-Latn"/>
        </w:rPr>
        <w:t>semper tripliciter * restituat</w:t>
      </w:r>
      <w:r w:rsidR="009B2994" w:rsidRPr="007A06F5">
        <w:rPr>
          <w:sz w:val="22"/>
          <w:szCs w:val="22"/>
          <w:lang w:val="la-Latn"/>
        </w:rPr>
        <w:t xml:space="preserve">. </w:t>
      </w:r>
      <w:r w:rsidRPr="007A06F5">
        <w:rPr>
          <w:sz w:val="22"/>
          <w:szCs w:val="22"/>
          <w:lang w:val="la-Latn"/>
        </w:rPr>
        <w:t xml:space="preserve">/ </w:t>
      </w:r>
    </w:p>
    <w:p w14:paraId="2A80835A" w14:textId="4AFFDD1F" w:rsidR="00A62AA1" w:rsidRPr="007A06F5" w:rsidRDefault="00A62AA1" w:rsidP="00762AD2">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XXXV</w:t>
      </w:r>
      <w:r w:rsidR="009B2994" w:rsidRPr="007A06F5">
        <w:rPr>
          <w:rFonts w:ascii="Times New Roman" w:eastAsia="Times New Roman" w:hAnsi="Times New Roman" w:cs="Times New Roman"/>
          <w:sz w:val="24"/>
          <w:szCs w:val="24"/>
          <w:lang w:val="la-Latn" w:eastAsia="de-DE"/>
        </w:rPr>
        <w:t xml:space="preserve">. </w:t>
      </w:r>
      <w:r w:rsidR="006E31A2" w:rsidRPr="007A06F5">
        <w:rPr>
          <w:rFonts w:ascii="Times New Roman" w:eastAsia="Times New Roman" w:hAnsi="Times New Roman" w:cs="Times New Roman"/>
          <w:sz w:val="24"/>
          <w:szCs w:val="24"/>
          <w:lang w:val="la-Latn" w:eastAsia="de-DE"/>
        </w:rPr>
        <w:t xml:space="preserve">De </w:t>
      </w:r>
      <w:r w:rsidRPr="007A06F5">
        <w:rPr>
          <w:rFonts w:ascii="Times New Roman" w:eastAsia="Times New Roman" w:hAnsi="Times New Roman" w:cs="Times New Roman"/>
          <w:sz w:val="24"/>
          <w:szCs w:val="24"/>
          <w:lang w:val="la-Latn" w:eastAsia="de-DE"/>
        </w:rPr>
        <w:t>filio ducis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patrem suum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surrexerit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1DB475B6" w14:textId="0E58DA1D" w:rsidR="00A62AA1" w:rsidRPr="007A06F5" w:rsidRDefault="00A62AA1" w:rsidP="00D0094D">
      <w:pPr>
        <w:pStyle w:val="Normlnweb"/>
        <w:numPr>
          <w:ilvl w:val="0"/>
          <w:numId w:val="29"/>
        </w:numPr>
        <w:spacing w:before="0" w:beforeAutospacing="0" w:after="120" w:afterAutospacing="0"/>
        <w:rPr>
          <w:sz w:val="22"/>
          <w:szCs w:val="22"/>
          <w:lang w:val="la-Latn"/>
        </w:rPr>
      </w:pPr>
      <w:r w:rsidRPr="007A06F5">
        <w:rPr>
          <w:sz w:val="22"/>
          <w:szCs w:val="22"/>
          <w:lang w:val="la-Latn"/>
        </w:rPr>
        <w:t>Si quis</w:t>
      </w:r>
      <w:r w:rsidR="009B2994" w:rsidRPr="007A06F5">
        <w:rPr>
          <w:sz w:val="22"/>
          <w:szCs w:val="22"/>
          <w:lang w:val="la-Latn"/>
        </w:rPr>
        <w:t xml:space="preserve"> </w:t>
      </w:r>
      <w:r w:rsidRPr="007A06F5">
        <w:rPr>
          <w:sz w:val="22"/>
          <w:szCs w:val="22"/>
          <w:lang w:val="la-Latn"/>
        </w:rPr>
        <w:t>dux habet</w:t>
      </w:r>
      <w:r w:rsidR="009B2994" w:rsidRPr="007A06F5">
        <w:rPr>
          <w:sz w:val="22"/>
          <w:szCs w:val="22"/>
          <w:lang w:val="la-Latn"/>
        </w:rPr>
        <w:t xml:space="preserve"> </w:t>
      </w:r>
      <w:r w:rsidR="00762AD2" w:rsidRPr="007A06F5">
        <w:rPr>
          <w:sz w:val="22"/>
          <w:szCs w:val="22"/>
          <w:lang w:val="la-Latn"/>
        </w:rPr>
        <w:t>filium contu</w:t>
      </w:r>
      <w:r w:rsidRPr="007A06F5">
        <w:rPr>
          <w:sz w:val="22"/>
          <w:szCs w:val="22"/>
          <w:lang w:val="la-Latn"/>
        </w:rPr>
        <w:t>macem et</w:t>
      </w:r>
      <w:r w:rsidR="009B2994" w:rsidRPr="007A06F5">
        <w:rPr>
          <w:sz w:val="22"/>
          <w:szCs w:val="22"/>
          <w:lang w:val="la-Latn"/>
        </w:rPr>
        <w:t xml:space="preserve"> </w:t>
      </w:r>
      <w:r w:rsidR="0003565D" w:rsidRPr="007A06F5">
        <w:rPr>
          <w:sz w:val="22"/>
          <w:szCs w:val="22"/>
          <w:lang w:val="la-Latn"/>
        </w:rPr>
        <w:t>malum</w:t>
      </w:r>
      <w:r w:rsidR="009B2994" w:rsidRPr="007A06F5">
        <w:rPr>
          <w:sz w:val="22"/>
          <w:szCs w:val="22"/>
          <w:lang w:val="la-Latn"/>
        </w:rPr>
        <w:t xml:space="preserve">, </w:t>
      </w:r>
      <w:r w:rsidRPr="007A06F5">
        <w:rPr>
          <w:sz w:val="22"/>
          <w:szCs w:val="22"/>
          <w:lang w:val="la-Latn"/>
        </w:rPr>
        <w:t>qui</w:t>
      </w:r>
      <w:r w:rsidR="009B2994" w:rsidRPr="007A06F5">
        <w:rPr>
          <w:sz w:val="22"/>
          <w:szCs w:val="22"/>
          <w:lang w:val="la-Latn"/>
        </w:rPr>
        <w:t xml:space="preserve"> </w:t>
      </w:r>
      <w:r w:rsidRPr="007A06F5">
        <w:rPr>
          <w:sz w:val="22"/>
          <w:szCs w:val="22"/>
          <w:lang w:val="la-Latn"/>
        </w:rPr>
        <w:t>rebellare</w:t>
      </w:r>
      <w:r w:rsidR="009B2994" w:rsidRPr="007A06F5">
        <w:rPr>
          <w:sz w:val="22"/>
          <w:szCs w:val="22"/>
          <w:lang w:val="la-Latn"/>
        </w:rPr>
        <w:t xml:space="preserve"> </w:t>
      </w:r>
      <w:r w:rsidR="00762AD2" w:rsidRPr="007A06F5">
        <w:rPr>
          <w:sz w:val="22"/>
          <w:szCs w:val="22"/>
          <w:lang w:val="la-Latn"/>
        </w:rPr>
        <w:t xml:space="preserve">conetur </w:t>
      </w:r>
      <w:r w:rsidRPr="007A06F5">
        <w:rPr>
          <w:sz w:val="22"/>
          <w:szCs w:val="22"/>
          <w:lang w:val="la-Latn"/>
        </w:rPr>
        <w:t>contra ipsum</w:t>
      </w:r>
      <w:r w:rsidR="009B2994" w:rsidRPr="007A06F5">
        <w:rPr>
          <w:sz w:val="22"/>
          <w:szCs w:val="22"/>
          <w:lang w:val="la-Latn"/>
        </w:rPr>
        <w:t xml:space="preserve"> </w:t>
      </w:r>
      <w:r w:rsidRPr="007A06F5">
        <w:rPr>
          <w:sz w:val="22"/>
          <w:szCs w:val="22"/>
          <w:lang w:val="la-Latn"/>
        </w:rPr>
        <w:t>patrem</w:t>
      </w:r>
      <w:r w:rsidR="009B2994" w:rsidRPr="007A06F5">
        <w:rPr>
          <w:sz w:val="22"/>
          <w:szCs w:val="22"/>
          <w:lang w:val="la-Latn"/>
        </w:rPr>
        <w:t xml:space="preserve"> </w:t>
      </w:r>
      <w:r w:rsidRPr="007A06F5">
        <w:rPr>
          <w:sz w:val="22"/>
          <w:szCs w:val="22"/>
          <w:lang w:val="la-Latn"/>
        </w:rPr>
        <w:t>suum</w:t>
      </w:r>
      <w:r w:rsidR="009B2994" w:rsidRPr="007A06F5">
        <w:rPr>
          <w:sz w:val="22"/>
          <w:szCs w:val="22"/>
          <w:lang w:val="la-Latn"/>
        </w:rPr>
        <w:t xml:space="preserve"> </w:t>
      </w:r>
      <w:r w:rsidRPr="007A06F5">
        <w:rPr>
          <w:sz w:val="22"/>
          <w:szCs w:val="22"/>
          <w:highlight w:val="yellow"/>
          <w:lang w:val="la-Latn"/>
        </w:rPr>
        <w:t>per</w:t>
      </w:r>
      <w:r w:rsidR="009B2994" w:rsidRPr="007A06F5">
        <w:rPr>
          <w:sz w:val="22"/>
          <w:szCs w:val="22"/>
          <w:highlight w:val="yellow"/>
          <w:lang w:val="la-Latn"/>
        </w:rPr>
        <w:t xml:space="preserve"> </w:t>
      </w:r>
      <w:r w:rsidR="00AD32E7" w:rsidRPr="007A06F5">
        <w:rPr>
          <w:sz w:val="22"/>
          <w:szCs w:val="22"/>
          <w:highlight w:val="yellow"/>
          <w:lang w:val="la-Latn"/>
        </w:rPr>
        <w:t>stulti</w:t>
      </w:r>
      <w:r w:rsidRPr="007A06F5">
        <w:rPr>
          <w:sz w:val="22"/>
          <w:szCs w:val="22"/>
          <w:highlight w:val="yellow"/>
          <w:lang w:val="la-Latn"/>
        </w:rPr>
        <w:t>tiam suam</w:t>
      </w:r>
      <w:r w:rsidR="009B2994" w:rsidRPr="007A06F5">
        <w:rPr>
          <w:sz w:val="22"/>
          <w:szCs w:val="22"/>
          <w:highlight w:val="yellow"/>
          <w:lang w:val="la-Latn"/>
        </w:rPr>
        <w:t xml:space="preserve"> </w:t>
      </w:r>
      <w:r w:rsidRPr="007A06F5">
        <w:rPr>
          <w:sz w:val="22"/>
          <w:szCs w:val="22"/>
          <w:highlight w:val="yellow"/>
          <w:lang w:val="la-Latn"/>
        </w:rPr>
        <w:t>vel per consilium</w:t>
      </w:r>
      <w:r w:rsidR="009B2994" w:rsidRPr="007A06F5">
        <w:rPr>
          <w:sz w:val="22"/>
          <w:szCs w:val="22"/>
          <w:highlight w:val="yellow"/>
          <w:lang w:val="la-Latn"/>
        </w:rPr>
        <w:t xml:space="preserve"> </w:t>
      </w:r>
      <w:r w:rsidR="00AD32E7" w:rsidRPr="007A06F5">
        <w:rPr>
          <w:sz w:val="22"/>
          <w:szCs w:val="22"/>
          <w:highlight w:val="yellow"/>
          <w:lang w:val="la-Latn"/>
        </w:rPr>
        <w:t xml:space="preserve">malorum </w:t>
      </w:r>
      <w:r w:rsidRPr="007A06F5">
        <w:rPr>
          <w:sz w:val="22"/>
          <w:szCs w:val="22"/>
          <w:highlight w:val="yellow"/>
          <w:lang w:val="la-Latn"/>
        </w:rPr>
        <w:t>hominum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w:t>
      </w:r>
      <w:r w:rsidR="009B2994" w:rsidRPr="007A06F5">
        <w:rPr>
          <w:sz w:val="22"/>
          <w:szCs w:val="22"/>
          <w:lang w:val="la-Latn"/>
        </w:rPr>
        <w:t xml:space="preserve"> </w:t>
      </w:r>
      <w:r w:rsidRPr="007A06F5">
        <w:rPr>
          <w:sz w:val="22"/>
          <w:szCs w:val="22"/>
          <w:lang w:val="la-Latn"/>
        </w:rPr>
        <w:t>volunt</w:t>
      </w:r>
      <w:r w:rsidR="009B2994" w:rsidRPr="007A06F5">
        <w:rPr>
          <w:sz w:val="22"/>
          <w:szCs w:val="22"/>
          <w:lang w:val="la-Latn"/>
        </w:rPr>
        <w:t xml:space="preserve"> </w:t>
      </w:r>
      <w:r w:rsidR="0003565D" w:rsidRPr="007A06F5">
        <w:rPr>
          <w:sz w:val="22"/>
          <w:szCs w:val="22"/>
          <w:lang w:val="la-Latn"/>
        </w:rPr>
        <w:t>dissipare provin</w:t>
      </w:r>
      <w:r w:rsidRPr="007A06F5">
        <w:rPr>
          <w:sz w:val="22"/>
          <w:szCs w:val="22"/>
          <w:lang w:val="la-Latn"/>
        </w:rPr>
        <w:t>ciam</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hostiliter surrexerit</w:t>
      </w:r>
      <w:r w:rsidR="009B2994" w:rsidRPr="007A06F5">
        <w:rPr>
          <w:sz w:val="22"/>
          <w:szCs w:val="22"/>
          <w:lang w:val="la-Latn"/>
        </w:rPr>
        <w:t xml:space="preserve"> </w:t>
      </w:r>
      <w:r w:rsidRPr="007A06F5">
        <w:rPr>
          <w:sz w:val="22"/>
          <w:szCs w:val="22"/>
          <w:lang w:val="la-Latn"/>
        </w:rPr>
        <w:t>contra</w:t>
      </w:r>
      <w:r w:rsidR="009B2994" w:rsidRPr="007A06F5">
        <w:rPr>
          <w:sz w:val="22"/>
          <w:szCs w:val="22"/>
          <w:lang w:val="la-Latn"/>
        </w:rPr>
        <w:t xml:space="preserve"> </w:t>
      </w:r>
      <w:r w:rsidRPr="007A06F5">
        <w:rPr>
          <w:sz w:val="22"/>
          <w:szCs w:val="22"/>
          <w:lang w:val="la-Latn"/>
        </w:rPr>
        <w:t>patrem suum</w:t>
      </w:r>
      <w:r w:rsidR="00762AD2" w:rsidRPr="007A06F5">
        <w:rPr>
          <w:sz w:val="22"/>
          <w:szCs w:val="22"/>
          <w:lang w:val="la-Latn"/>
        </w:rPr>
        <w:t>,</w:t>
      </w:r>
      <w:r w:rsidR="009B2994" w:rsidRPr="007A06F5">
        <w:rPr>
          <w:sz w:val="22"/>
          <w:szCs w:val="22"/>
          <w:lang w:val="la-Latn"/>
        </w:rPr>
        <w:t xml:space="preserve"> </w:t>
      </w:r>
      <w:r w:rsidRPr="007A06F5">
        <w:rPr>
          <w:sz w:val="22"/>
          <w:szCs w:val="22"/>
          <w:highlight w:val="yellow"/>
          <w:lang w:val="la-Latn"/>
        </w:rPr>
        <w:t>dum adhuc</w:t>
      </w:r>
      <w:r w:rsidR="009B2994" w:rsidRPr="007A06F5">
        <w:rPr>
          <w:sz w:val="22"/>
          <w:szCs w:val="22"/>
          <w:highlight w:val="yellow"/>
          <w:lang w:val="la-Latn"/>
        </w:rPr>
        <w:t xml:space="preserve"> </w:t>
      </w:r>
      <w:r w:rsidRPr="007A06F5">
        <w:rPr>
          <w:sz w:val="22"/>
          <w:szCs w:val="22"/>
          <w:highlight w:val="yellow"/>
          <w:lang w:val="la-Latn"/>
        </w:rPr>
        <w:t>pater eius</w:t>
      </w:r>
      <w:r w:rsidR="009B2994" w:rsidRPr="007A06F5">
        <w:rPr>
          <w:sz w:val="22"/>
          <w:szCs w:val="22"/>
          <w:highlight w:val="yellow"/>
          <w:lang w:val="la-Latn"/>
        </w:rPr>
        <w:t xml:space="preserve"> </w:t>
      </w:r>
      <w:r w:rsidRPr="007A06F5">
        <w:rPr>
          <w:sz w:val="22"/>
          <w:szCs w:val="22"/>
          <w:highlight w:val="yellow"/>
          <w:lang w:val="la-Latn"/>
        </w:rPr>
        <w:t>potens est et utilitatem regis potest facere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id</w:t>
      </w:r>
      <w:r w:rsidR="009B2994" w:rsidRPr="007A06F5">
        <w:rPr>
          <w:sz w:val="22"/>
          <w:szCs w:val="22"/>
          <w:lang w:val="la-Latn"/>
        </w:rPr>
        <w:t xml:space="preserve"> </w:t>
      </w:r>
      <w:r w:rsidRPr="007A06F5">
        <w:rPr>
          <w:sz w:val="22"/>
          <w:szCs w:val="22"/>
          <w:lang w:val="la-Latn"/>
        </w:rPr>
        <w:t>est</w:t>
      </w:r>
      <w:r w:rsidR="009B2994" w:rsidRPr="007A06F5">
        <w:rPr>
          <w:sz w:val="22"/>
          <w:szCs w:val="22"/>
          <w:lang w:val="la-Latn"/>
        </w:rPr>
        <w:t xml:space="preserve"> </w:t>
      </w:r>
      <w:r w:rsidRPr="007A06F5">
        <w:rPr>
          <w:sz w:val="22"/>
          <w:szCs w:val="22"/>
          <w:highlight w:val="yellow"/>
          <w:lang w:val="la-Latn"/>
        </w:rPr>
        <w:t>exercitum gubernare</w:t>
      </w:r>
      <w:r w:rsidR="009B2994" w:rsidRPr="007A06F5">
        <w:rPr>
          <w:sz w:val="22"/>
          <w:szCs w:val="22"/>
          <w:highlight w:val="yellow"/>
          <w:lang w:val="la-Latn"/>
        </w:rPr>
        <w:t xml:space="preserve">, </w:t>
      </w:r>
      <w:r w:rsidR="0003565D" w:rsidRPr="007A06F5">
        <w:rPr>
          <w:sz w:val="22"/>
          <w:szCs w:val="22"/>
          <w:highlight w:val="yellow"/>
          <w:lang w:val="la-Latn"/>
        </w:rPr>
        <w:t>equum ascen</w:t>
      </w:r>
      <w:r w:rsidRPr="007A06F5">
        <w:rPr>
          <w:sz w:val="22"/>
          <w:szCs w:val="22"/>
          <w:highlight w:val="yellow"/>
          <w:lang w:val="la-Latn"/>
        </w:rPr>
        <w:t>dere</w:t>
      </w:r>
      <w:r w:rsidR="009B2994" w:rsidRPr="007A06F5">
        <w:rPr>
          <w:sz w:val="22"/>
          <w:szCs w:val="22"/>
          <w:highlight w:val="yellow"/>
          <w:lang w:val="la-Latn"/>
        </w:rPr>
        <w:t xml:space="preserve">, </w:t>
      </w:r>
      <w:r w:rsidRPr="007A06F5">
        <w:rPr>
          <w:sz w:val="22"/>
          <w:szCs w:val="22"/>
          <w:highlight w:val="yellow"/>
          <w:lang w:val="la-Latn"/>
        </w:rPr>
        <w:t>utilitatem</w:t>
      </w:r>
      <w:r w:rsidR="009B2994" w:rsidRPr="007A06F5">
        <w:rPr>
          <w:sz w:val="22"/>
          <w:szCs w:val="22"/>
          <w:highlight w:val="yellow"/>
          <w:lang w:val="la-Latn"/>
        </w:rPr>
        <w:t xml:space="preserve"> </w:t>
      </w:r>
      <w:r w:rsidRPr="007A06F5">
        <w:rPr>
          <w:sz w:val="22"/>
          <w:szCs w:val="22"/>
          <w:highlight w:val="yellow"/>
          <w:lang w:val="la-Latn"/>
        </w:rPr>
        <w:t>regis implere</w:t>
      </w:r>
      <w:r w:rsidR="009B2994" w:rsidRPr="007A06F5">
        <w:rPr>
          <w:sz w:val="22"/>
          <w:szCs w:val="22"/>
          <w:lang w:val="la-Latn"/>
        </w:rPr>
        <w:t xml:space="preserve">, </w:t>
      </w:r>
      <w:r w:rsidR="00AD32E7" w:rsidRPr="007A06F5">
        <w:rPr>
          <w:sz w:val="22"/>
          <w:szCs w:val="22"/>
          <w:lang w:val="la-Latn"/>
        </w:rPr>
        <w:t xml:space="preserve">et filius </w:t>
      </w:r>
      <w:r w:rsidRPr="007A06F5">
        <w:rPr>
          <w:sz w:val="22"/>
          <w:szCs w:val="22"/>
          <w:lang w:val="la-Latn"/>
        </w:rPr>
        <w:t>eius eum</w:t>
      </w:r>
      <w:r w:rsidR="009B2994" w:rsidRPr="007A06F5">
        <w:rPr>
          <w:sz w:val="22"/>
          <w:szCs w:val="22"/>
          <w:lang w:val="la-Latn"/>
        </w:rPr>
        <w:t xml:space="preserve"> </w:t>
      </w:r>
      <w:r w:rsidRPr="007A06F5">
        <w:rPr>
          <w:sz w:val="22"/>
          <w:szCs w:val="22"/>
          <w:lang w:val="la-Latn"/>
        </w:rPr>
        <w:t>vult</w:t>
      </w:r>
      <w:r w:rsidR="009B2994" w:rsidRPr="007A06F5">
        <w:rPr>
          <w:sz w:val="22"/>
          <w:szCs w:val="22"/>
          <w:lang w:val="la-Latn"/>
        </w:rPr>
        <w:t xml:space="preserve"> </w:t>
      </w:r>
      <w:r w:rsidRPr="007A06F5">
        <w:rPr>
          <w:sz w:val="22"/>
          <w:szCs w:val="22"/>
          <w:lang w:val="la-Latn"/>
        </w:rPr>
        <w:t>dishonorare</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00AD32E7" w:rsidRPr="007A06F5">
        <w:rPr>
          <w:sz w:val="22"/>
          <w:szCs w:val="22"/>
          <w:lang w:val="la-Latn"/>
        </w:rPr>
        <w:t xml:space="preserve">per </w:t>
      </w:r>
      <w:r w:rsidRPr="007A06F5">
        <w:rPr>
          <w:sz w:val="22"/>
          <w:szCs w:val="22"/>
          <w:lang w:val="la-Latn"/>
        </w:rPr>
        <w:t>raptum regnum eius possidere</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non obti </w:t>
      </w:r>
      <w:r w:rsidRPr="007A06F5">
        <w:rPr>
          <w:sz w:val="22"/>
          <w:szCs w:val="22"/>
          <w:lang w:val="la-Latn"/>
        </w:rPr>
        <w:t>neat quod</w:t>
      </w:r>
      <w:r w:rsidR="006E31A2" w:rsidRPr="007A06F5">
        <w:rPr>
          <w:sz w:val="22"/>
          <w:szCs w:val="22"/>
          <w:lang w:val="la-Latn"/>
        </w:rPr>
        <w:t xml:space="preserve"> inchoavit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si pater eius</w:t>
      </w:r>
      <w:r w:rsidR="009B2994" w:rsidRPr="007A06F5">
        <w:rPr>
          <w:sz w:val="22"/>
          <w:szCs w:val="22"/>
          <w:lang w:val="la-Latn"/>
        </w:rPr>
        <w:t xml:space="preserve"> </w:t>
      </w:r>
      <w:r w:rsidRPr="007A06F5">
        <w:rPr>
          <w:sz w:val="22"/>
          <w:szCs w:val="22"/>
          <w:lang w:val="la-Latn"/>
        </w:rPr>
        <w:t>eum</w:t>
      </w:r>
      <w:r w:rsidR="009B2994" w:rsidRPr="007A06F5">
        <w:rPr>
          <w:sz w:val="22"/>
          <w:szCs w:val="22"/>
          <w:lang w:val="la-Latn"/>
        </w:rPr>
        <w:t xml:space="preserve"> </w:t>
      </w:r>
      <w:r w:rsidRPr="007A06F5">
        <w:rPr>
          <w:sz w:val="22"/>
          <w:szCs w:val="22"/>
          <w:lang w:val="la-Latn"/>
        </w:rPr>
        <w:t>vicerit et adprehendere</w:t>
      </w:r>
      <w:r w:rsidR="009B2994" w:rsidRPr="007A06F5">
        <w:rPr>
          <w:sz w:val="22"/>
          <w:szCs w:val="22"/>
          <w:lang w:val="la-Latn"/>
        </w:rPr>
        <w:t xml:space="preserve"> </w:t>
      </w:r>
      <w:r w:rsidRPr="007A06F5">
        <w:rPr>
          <w:sz w:val="22"/>
          <w:szCs w:val="22"/>
          <w:lang w:val="la-Latn"/>
        </w:rPr>
        <w:t>potuerit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sua sit potestate</w:t>
      </w:r>
      <w:r w:rsidR="009B2994" w:rsidRPr="007A06F5">
        <w:rPr>
          <w:sz w:val="22"/>
          <w:szCs w:val="22"/>
          <w:lang w:val="la-Latn"/>
        </w:rPr>
        <w:t xml:space="preserve">, </w:t>
      </w:r>
      <w:r w:rsidRPr="007A06F5">
        <w:rPr>
          <w:sz w:val="22"/>
          <w:szCs w:val="22"/>
          <w:lang w:val="la-Latn"/>
        </w:rPr>
        <w:t xml:space="preserve">aut </w:t>
      </w:r>
      <w:r w:rsidRPr="007A06F5">
        <w:rPr>
          <w:sz w:val="22"/>
          <w:szCs w:val="22"/>
          <w:highlight w:val="yellow"/>
          <w:lang w:val="la-Latn"/>
        </w:rPr>
        <w:t>exiliet</w:t>
      </w:r>
      <w:r w:rsidR="009B2994" w:rsidRPr="007A06F5">
        <w:rPr>
          <w:sz w:val="22"/>
          <w:szCs w:val="22"/>
          <w:highlight w:val="yellow"/>
          <w:lang w:val="la-Latn"/>
        </w:rPr>
        <w:t xml:space="preserve"> </w:t>
      </w:r>
      <w:r w:rsidR="00AD32E7" w:rsidRPr="007A06F5">
        <w:rPr>
          <w:sz w:val="22"/>
          <w:szCs w:val="22"/>
          <w:highlight w:val="yellow"/>
          <w:lang w:val="la-Latn"/>
        </w:rPr>
        <w:t xml:space="preserve">eum de </w:t>
      </w:r>
      <w:r w:rsidRPr="007A06F5">
        <w:rPr>
          <w:sz w:val="22"/>
          <w:szCs w:val="22"/>
          <w:highlight w:val="yellow"/>
          <w:lang w:val="la-Latn"/>
        </w:rPr>
        <w:t>provincia</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ubicunque</w:t>
      </w:r>
      <w:r w:rsidR="009B2994" w:rsidRPr="007A06F5">
        <w:rPr>
          <w:sz w:val="22"/>
          <w:szCs w:val="22"/>
          <w:lang w:val="la-Latn"/>
        </w:rPr>
        <w:t xml:space="preserve"> </w:t>
      </w:r>
      <w:r w:rsidRPr="007A06F5">
        <w:rPr>
          <w:sz w:val="22"/>
          <w:szCs w:val="22"/>
          <w:lang w:val="la-Latn"/>
        </w:rPr>
        <w:t>transmittat eum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regi domino</w:t>
      </w:r>
      <w:r w:rsidR="009B2994" w:rsidRPr="007A06F5">
        <w:rPr>
          <w:sz w:val="22"/>
          <w:szCs w:val="22"/>
          <w:lang w:val="la-Latn"/>
        </w:rPr>
        <w:t xml:space="preserve"> </w:t>
      </w:r>
      <w:r w:rsidR="0003565D" w:rsidRPr="007A06F5">
        <w:rPr>
          <w:sz w:val="22"/>
          <w:szCs w:val="22"/>
          <w:lang w:val="la-Latn"/>
        </w:rPr>
        <w:t>suo</w:t>
      </w:r>
      <w:r w:rsidR="009B2994" w:rsidRPr="007A06F5">
        <w:rPr>
          <w:sz w:val="22"/>
          <w:szCs w:val="22"/>
          <w:lang w:val="la-Latn"/>
        </w:rPr>
        <w:t xml:space="preserve">; </w:t>
      </w:r>
      <w:r w:rsidRPr="007A06F5">
        <w:rPr>
          <w:sz w:val="22"/>
          <w:szCs w:val="22"/>
          <w:lang w:val="la-Latn"/>
        </w:rPr>
        <w:t>et de hereditate paterna</w:t>
      </w:r>
      <w:r w:rsidR="009B2994" w:rsidRPr="007A06F5">
        <w:rPr>
          <w:sz w:val="22"/>
          <w:szCs w:val="22"/>
          <w:lang w:val="la-Latn"/>
        </w:rPr>
        <w:t xml:space="preserve"> </w:t>
      </w:r>
      <w:r w:rsidRPr="007A06F5">
        <w:rPr>
          <w:sz w:val="22"/>
          <w:szCs w:val="22"/>
          <w:lang w:val="la-Latn"/>
        </w:rPr>
        <w:t>amplius ad eum nihil</w:t>
      </w:r>
      <w:r w:rsidR="009B2994" w:rsidRPr="007A06F5">
        <w:rPr>
          <w:sz w:val="22"/>
          <w:szCs w:val="22"/>
          <w:lang w:val="la-Latn"/>
        </w:rPr>
        <w:t xml:space="preserve"> </w:t>
      </w:r>
      <w:r w:rsidR="006E31A2" w:rsidRPr="007A06F5">
        <w:rPr>
          <w:sz w:val="22"/>
          <w:szCs w:val="22"/>
          <w:lang w:val="la-Latn"/>
        </w:rPr>
        <w:t>pertineat</w:t>
      </w:r>
      <w:r w:rsidR="009B2994" w:rsidRPr="007A06F5">
        <w:rPr>
          <w:sz w:val="22"/>
          <w:szCs w:val="22"/>
          <w:lang w:val="la-Latn"/>
        </w:rPr>
        <w:t xml:space="preserve">, </w:t>
      </w:r>
      <w:r w:rsidRPr="007A06F5">
        <w:rPr>
          <w:sz w:val="22"/>
          <w:szCs w:val="22"/>
          <w:lang w:val="la-Latn"/>
        </w:rPr>
        <w:t>/ quia in</w:t>
      </w:r>
      <w:r w:rsidR="00AD32E7" w:rsidRPr="007A06F5">
        <w:rPr>
          <w:sz w:val="22"/>
          <w:szCs w:val="22"/>
          <w:lang w:val="la-Latn"/>
        </w:rPr>
        <w:t xml:space="preserve">licitam rem contra patrem suum </w:t>
      </w:r>
      <w:r w:rsidRPr="007A06F5">
        <w:rPr>
          <w:sz w:val="22"/>
          <w:szCs w:val="22"/>
          <w:lang w:val="la-Latn"/>
        </w:rPr>
        <w:t>fecit</w:t>
      </w:r>
      <w:r w:rsidR="009042C7" w:rsidRPr="007A06F5">
        <w:rPr>
          <w:sz w:val="22"/>
          <w:szCs w:val="22"/>
          <w:lang w:val="la-Latn"/>
        </w:rPr>
        <w:t>.</w:t>
      </w:r>
      <w:r w:rsidR="009B2994" w:rsidRPr="007A06F5">
        <w:rPr>
          <w:sz w:val="22"/>
          <w:szCs w:val="22"/>
          <w:lang w:val="la-Latn"/>
        </w:rPr>
        <w:t xml:space="preserve"> </w:t>
      </w:r>
    </w:p>
    <w:p w14:paraId="77291885" w14:textId="01B43147" w:rsidR="00A62AA1" w:rsidRPr="007A06F5" w:rsidRDefault="00A62AA1" w:rsidP="00D0094D">
      <w:pPr>
        <w:pStyle w:val="Normlnweb"/>
        <w:numPr>
          <w:ilvl w:val="0"/>
          <w:numId w:val="29"/>
        </w:numPr>
        <w:spacing w:before="0" w:beforeAutospacing="0" w:after="120" w:afterAutospacing="0"/>
        <w:rPr>
          <w:sz w:val="22"/>
          <w:szCs w:val="22"/>
          <w:highlight w:val="green"/>
          <w:lang w:val="la-Latn"/>
        </w:rPr>
      </w:pPr>
      <w:r w:rsidRPr="007A06F5">
        <w:rPr>
          <w:sz w:val="22"/>
          <w:szCs w:val="22"/>
          <w:highlight w:val="green"/>
          <w:lang w:val="la-Latn"/>
        </w:rPr>
        <w:t>Et a si fratres habuerit</w:t>
      </w:r>
      <w:r w:rsidR="009B2994" w:rsidRPr="007A06F5">
        <w:rPr>
          <w:sz w:val="22"/>
          <w:szCs w:val="22"/>
          <w:highlight w:val="green"/>
          <w:lang w:val="la-Latn"/>
        </w:rPr>
        <w:t xml:space="preserve">, </w:t>
      </w:r>
      <w:r w:rsidRPr="007A06F5">
        <w:rPr>
          <w:sz w:val="22"/>
          <w:szCs w:val="22"/>
          <w:highlight w:val="yellow"/>
          <w:lang w:val="la-Latn"/>
        </w:rPr>
        <w:t>ipsi fratres</w:t>
      </w:r>
      <w:r w:rsidR="009B2994" w:rsidRPr="007A06F5">
        <w:rPr>
          <w:sz w:val="22"/>
          <w:szCs w:val="22"/>
          <w:highlight w:val="yellow"/>
          <w:lang w:val="la-Latn"/>
        </w:rPr>
        <w:t xml:space="preserve"> </w:t>
      </w:r>
      <w:r w:rsidRPr="007A06F5">
        <w:rPr>
          <w:sz w:val="22"/>
          <w:szCs w:val="22"/>
          <w:highlight w:val="yellow"/>
          <w:lang w:val="la-Latn"/>
        </w:rPr>
        <w:t>inter se per</w:t>
      </w:r>
      <w:r w:rsidR="009B2994" w:rsidRPr="007A06F5">
        <w:rPr>
          <w:sz w:val="22"/>
          <w:szCs w:val="22"/>
          <w:highlight w:val="yellow"/>
          <w:lang w:val="la-Latn"/>
        </w:rPr>
        <w:t xml:space="preserve"> </w:t>
      </w:r>
      <w:r w:rsidR="00AD32E7" w:rsidRPr="007A06F5">
        <w:rPr>
          <w:sz w:val="22"/>
          <w:szCs w:val="22"/>
          <w:highlight w:val="yellow"/>
          <w:lang w:val="la-Latn"/>
        </w:rPr>
        <w:t xml:space="preserve">voluntatem regis * dividant </w:t>
      </w:r>
      <w:r w:rsidRPr="007A06F5">
        <w:rPr>
          <w:sz w:val="22"/>
          <w:szCs w:val="22"/>
          <w:highlight w:val="yellow"/>
          <w:lang w:val="la-Latn"/>
        </w:rPr>
        <w:t>hereditatem</w:t>
      </w:r>
      <w:r w:rsidR="009B2994" w:rsidRPr="007A06F5">
        <w:rPr>
          <w:sz w:val="22"/>
          <w:szCs w:val="22"/>
          <w:highlight w:val="yellow"/>
          <w:lang w:val="la-Latn"/>
        </w:rPr>
        <w:t xml:space="preserve"> </w:t>
      </w:r>
      <w:r w:rsidRPr="007A06F5">
        <w:rPr>
          <w:sz w:val="22"/>
          <w:szCs w:val="22"/>
          <w:highlight w:val="yellow"/>
          <w:lang w:val="la-Latn"/>
        </w:rPr>
        <w:t>patris eorum</w:t>
      </w:r>
      <w:r w:rsidR="009B2994" w:rsidRPr="007A06F5">
        <w:rPr>
          <w:sz w:val="22"/>
          <w:szCs w:val="22"/>
          <w:highlight w:val="green"/>
          <w:lang w:val="la-Latn"/>
        </w:rPr>
        <w:t xml:space="preserve">; </w:t>
      </w:r>
      <w:r w:rsidRPr="007A06F5">
        <w:rPr>
          <w:sz w:val="22"/>
          <w:szCs w:val="22"/>
          <w:highlight w:val="green"/>
          <w:lang w:val="la-Latn"/>
        </w:rPr>
        <w:t>i</w:t>
      </w:r>
      <w:r w:rsidRPr="007A06F5">
        <w:rPr>
          <w:sz w:val="22"/>
          <w:szCs w:val="22"/>
          <w:highlight w:val="yellow"/>
          <w:lang w:val="la-Latn"/>
        </w:rPr>
        <w:t>lli autem</w:t>
      </w:r>
      <w:r w:rsidR="009B2994" w:rsidRPr="007A06F5">
        <w:rPr>
          <w:sz w:val="22"/>
          <w:szCs w:val="22"/>
          <w:highlight w:val="yellow"/>
          <w:lang w:val="la-Latn"/>
        </w:rPr>
        <w:t xml:space="preserve">, </w:t>
      </w:r>
      <w:r w:rsidR="00AD32E7" w:rsidRPr="007A06F5">
        <w:rPr>
          <w:sz w:val="22"/>
          <w:szCs w:val="22"/>
          <w:highlight w:val="yellow"/>
          <w:lang w:val="la-Latn"/>
        </w:rPr>
        <w:t xml:space="preserve">qui </w:t>
      </w:r>
      <w:r w:rsidRPr="007A06F5">
        <w:rPr>
          <w:sz w:val="22"/>
          <w:szCs w:val="22"/>
          <w:highlight w:val="yellow"/>
          <w:lang w:val="la-Latn"/>
        </w:rPr>
        <w:t>rebellavit contra patrem suum</w:t>
      </w:r>
      <w:r w:rsidR="009B2994" w:rsidRPr="007A06F5">
        <w:rPr>
          <w:sz w:val="22"/>
          <w:szCs w:val="22"/>
          <w:highlight w:val="yellow"/>
          <w:lang w:val="la-Latn"/>
        </w:rPr>
        <w:t xml:space="preserve">, </w:t>
      </w:r>
      <w:r w:rsidRPr="007A06F5">
        <w:rPr>
          <w:sz w:val="22"/>
          <w:szCs w:val="22"/>
          <w:highlight w:val="yellow"/>
          <w:lang w:val="la-Latn"/>
        </w:rPr>
        <w:t>non dent</w:t>
      </w:r>
      <w:r w:rsidR="009B2994" w:rsidRPr="007A06F5">
        <w:rPr>
          <w:sz w:val="22"/>
          <w:szCs w:val="22"/>
          <w:highlight w:val="yellow"/>
          <w:lang w:val="la-Latn"/>
        </w:rPr>
        <w:t xml:space="preserve"> </w:t>
      </w:r>
      <w:r w:rsidRPr="007A06F5">
        <w:rPr>
          <w:sz w:val="22"/>
          <w:szCs w:val="22"/>
          <w:highlight w:val="yellow"/>
          <w:lang w:val="la-Latn"/>
        </w:rPr>
        <w:t>portionem inter ipsos</w:t>
      </w:r>
      <w:r w:rsidR="009042C7"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Et ** si amplius</w:t>
      </w:r>
      <w:r w:rsidR="009B2994" w:rsidRPr="007A06F5">
        <w:rPr>
          <w:sz w:val="22"/>
          <w:szCs w:val="22"/>
          <w:highlight w:val="green"/>
          <w:lang w:val="la-Latn"/>
        </w:rPr>
        <w:t xml:space="preserve"> </w:t>
      </w:r>
      <w:r w:rsidRPr="007A06F5">
        <w:rPr>
          <w:sz w:val="22"/>
          <w:szCs w:val="22"/>
          <w:highlight w:val="green"/>
          <w:lang w:val="la-Latn"/>
        </w:rPr>
        <w:t>non fuerit</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nisi ille unus</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qui rebellavit</w:t>
      </w:r>
      <w:r w:rsidR="009B2994" w:rsidRPr="007A06F5">
        <w:rPr>
          <w:sz w:val="22"/>
          <w:szCs w:val="22"/>
          <w:highlight w:val="green"/>
          <w:lang w:val="la-Latn"/>
        </w:rPr>
        <w:t xml:space="preserve">, </w:t>
      </w:r>
      <w:r w:rsidRPr="007A06F5">
        <w:rPr>
          <w:sz w:val="22"/>
          <w:szCs w:val="22"/>
          <w:highlight w:val="green"/>
          <w:lang w:val="la-Latn"/>
        </w:rPr>
        <w:t>tunc illa hereditas</w:t>
      </w:r>
      <w:r w:rsidR="009B2994" w:rsidRPr="007A06F5">
        <w:rPr>
          <w:sz w:val="22"/>
          <w:szCs w:val="22"/>
          <w:highlight w:val="green"/>
          <w:lang w:val="la-Latn"/>
        </w:rPr>
        <w:t xml:space="preserve">, </w:t>
      </w:r>
      <w:r w:rsidRPr="007A06F5">
        <w:rPr>
          <w:sz w:val="22"/>
          <w:szCs w:val="22"/>
          <w:highlight w:val="green"/>
          <w:lang w:val="la-Latn"/>
        </w:rPr>
        <w:t>quam ille dux</w:t>
      </w:r>
      <w:r w:rsidR="009B2994" w:rsidRPr="007A06F5">
        <w:rPr>
          <w:sz w:val="22"/>
          <w:szCs w:val="22"/>
          <w:highlight w:val="green"/>
          <w:lang w:val="la-Latn"/>
        </w:rPr>
        <w:t xml:space="preserve"> </w:t>
      </w:r>
      <w:r w:rsidRPr="007A06F5">
        <w:rPr>
          <w:sz w:val="22"/>
          <w:szCs w:val="22"/>
          <w:highlight w:val="green"/>
          <w:lang w:val="la-Latn"/>
        </w:rPr>
        <w:t>habuit</w:t>
      </w:r>
      <w:r w:rsidR="009B2994" w:rsidRPr="007A06F5">
        <w:rPr>
          <w:sz w:val="22"/>
          <w:szCs w:val="22"/>
          <w:highlight w:val="green"/>
          <w:lang w:val="la-Latn"/>
        </w:rPr>
        <w:t xml:space="preserve">, </w:t>
      </w:r>
      <w:r w:rsidRPr="007A06F5">
        <w:rPr>
          <w:sz w:val="22"/>
          <w:szCs w:val="22"/>
          <w:highlight w:val="green"/>
          <w:lang w:val="la-Latn"/>
        </w:rPr>
        <w:t>post mortem eius in</w:t>
      </w:r>
      <w:r w:rsidR="009B2994" w:rsidRPr="007A06F5">
        <w:rPr>
          <w:sz w:val="22"/>
          <w:szCs w:val="22"/>
          <w:highlight w:val="green"/>
          <w:lang w:val="la-Latn"/>
        </w:rPr>
        <w:t xml:space="preserve"> </w:t>
      </w:r>
      <w:r w:rsidRPr="007A06F5">
        <w:rPr>
          <w:sz w:val="22"/>
          <w:szCs w:val="22"/>
          <w:highlight w:val="green"/>
          <w:lang w:val="la-Latn"/>
        </w:rPr>
        <w:t>potestate regis sit</w:t>
      </w:r>
      <w:r w:rsidR="009B2994" w:rsidRPr="007A06F5">
        <w:rPr>
          <w:sz w:val="22"/>
          <w:szCs w:val="22"/>
          <w:highlight w:val="green"/>
          <w:lang w:val="la-Latn"/>
        </w:rPr>
        <w:t xml:space="preserve">, </w:t>
      </w:r>
      <w:r w:rsidRPr="007A06F5">
        <w:rPr>
          <w:sz w:val="22"/>
          <w:szCs w:val="22"/>
          <w:highlight w:val="green"/>
          <w:lang w:val="la-Latn"/>
        </w:rPr>
        <w:t>cui vult donet</w:t>
      </w:r>
      <w:r w:rsidR="009B2994" w:rsidRPr="007A06F5">
        <w:rPr>
          <w:sz w:val="22"/>
          <w:szCs w:val="22"/>
          <w:highlight w:val="green"/>
          <w:lang w:val="la-Latn"/>
        </w:rPr>
        <w:t xml:space="preserve">, </w:t>
      </w:r>
      <w:r w:rsidRPr="007A06F5">
        <w:rPr>
          <w:sz w:val="22"/>
          <w:szCs w:val="22"/>
          <w:highlight w:val="green"/>
          <w:lang w:val="la-Latn"/>
        </w:rPr>
        <w:t>aut</w:t>
      </w:r>
      <w:r w:rsidR="009B2994" w:rsidRPr="007A06F5">
        <w:rPr>
          <w:sz w:val="22"/>
          <w:szCs w:val="22"/>
          <w:highlight w:val="green"/>
          <w:lang w:val="la-Latn"/>
        </w:rPr>
        <w:t xml:space="preserve"> </w:t>
      </w:r>
      <w:r w:rsidRPr="007A06F5">
        <w:rPr>
          <w:sz w:val="22"/>
          <w:szCs w:val="22"/>
          <w:highlight w:val="green"/>
          <w:lang w:val="la-Latn"/>
        </w:rPr>
        <w:t>illi filio ducis</w:t>
      </w:r>
      <w:r w:rsidR="009B2994" w:rsidRPr="007A06F5">
        <w:rPr>
          <w:sz w:val="22"/>
          <w:szCs w:val="22"/>
          <w:highlight w:val="green"/>
          <w:lang w:val="la-Latn"/>
        </w:rPr>
        <w:t xml:space="preserve">, </w:t>
      </w:r>
      <w:r w:rsidR="00AD32E7" w:rsidRPr="007A06F5">
        <w:rPr>
          <w:sz w:val="22"/>
          <w:szCs w:val="22"/>
          <w:highlight w:val="green"/>
          <w:lang w:val="la-Latn"/>
        </w:rPr>
        <w:t xml:space="preserve">qui re </w:t>
      </w:r>
      <w:r w:rsidRPr="007A06F5">
        <w:rPr>
          <w:sz w:val="22"/>
          <w:szCs w:val="22"/>
          <w:highlight w:val="green"/>
          <w:lang w:val="la-Latn"/>
        </w:rPr>
        <w:t>bellavit</w:t>
      </w:r>
      <w:r w:rsidR="009B2994" w:rsidRPr="007A06F5">
        <w:rPr>
          <w:sz w:val="22"/>
          <w:szCs w:val="22"/>
          <w:highlight w:val="green"/>
          <w:lang w:val="la-Latn"/>
        </w:rPr>
        <w:t xml:space="preserve">, </w:t>
      </w:r>
      <w:r w:rsidRPr="007A06F5">
        <w:rPr>
          <w:sz w:val="22"/>
          <w:szCs w:val="22"/>
          <w:highlight w:val="green"/>
          <w:lang w:val="la-Latn"/>
        </w:rPr>
        <w:t>si potuerit</w:t>
      </w:r>
      <w:r w:rsidR="009B2994" w:rsidRPr="007A06F5">
        <w:rPr>
          <w:sz w:val="22"/>
          <w:szCs w:val="22"/>
          <w:highlight w:val="green"/>
          <w:lang w:val="la-Latn"/>
        </w:rPr>
        <w:t xml:space="preserve"> </w:t>
      </w:r>
      <w:r w:rsidRPr="007A06F5">
        <w:rPr>
          <w:sz w:val="22"/>
          <w:szCs w:val="22"/>
          <w:highlight w:val="green"/>
          <w:lang w:val="la-Latn"/>
        </w:rPr>
        <w:t>per servitium</w:t>
      </w:r>
      <w:r w:rsidR="009B2994" w:rsidRPr="007A06F5">
        <w:rPr>
          <w:sz w:val="22"/>
          <w:szCs w:val="22"/>
          <w:highlight w:val="green"/>
          <w:lang w:val="la-Latn"/>
        </w:rPr>
        <w:t xml:space="preserve"> </w:t>
      </w:r>
      <w:r w:rsidRPr="007A06F5">
        <w:rPr>
          <w:sz w:val="22"/>
          <w:szCs w:val="22"/>
          <w:highlight w:val="green"/>
          <w:lang w:val="la-Latn"/>
        </w:rPr>
        <w:t>hoc</w:t>
      </w:r>
      <w:r w:rsidR="009B2994" w:rsidRPr="007A06F5">
        <w:rPr>
          <w:sz w:val="22"/>
          <w:szCs w:val="22"/>
          <w:highlight w:val="green"/>
          <w:lang w:val="la-Latn"/>
        </w:rPr>
        <w:t xml:space="preserve"> </w:t>
      </w:r>
      <w:r w:rsidR="00AD32E7" w:rsidRPr="007A06F5">
        <w:rPr>
          <w:sz w:val="22"/>
          <w:szCs w:val="22"/>
          <w:highlight w:val="green"/>
          <w:lang w:val="la-Latn"/>
        </w:rPr>
        <w:t xml:space="preserve">ad </w:t>
      </w:r>
      <w:r w:rsidRPr="007A06F5">
        <w:rPr>
          <w:sz w:val="22"/>
          <w:szCs w:val="22"/>
          <w:highlight w:val="green"/>
          <w:lang w:val="la-Latn"/>
        </w:rPr>
        <w:t>pedes regis</w:t>
      </w:r>
      <w:r w:rsidR="009B2994" w:rsidRPr="007A06F5">
        <w:rPr>
          <w:sz w:val="22"/>
          <w:szCs w:val="22"/>
          <w:highlight w:val="green"/>
          <w:lang w:val="la-Latn"/>
        </w:rPr>
        <w:t xml:space="preserve"> </w:t>
      </w:r>
      <w:r w:rsidRPr="007A06F5">
        <w:rPr>
          <w:sz w:val="22"/>
          <w:szCs w:val="22"/>
          <w:highlight w:val="green"/>
          <w:lang w:val="la-Latn"/>
        </w:rPr>
        <w:t>conquirere</w:t>
      </w:r>
      <w:r w:rsidR="00762AD2" w:rsidRPr="007A06F5">
        <w:rPr>
          <w:sz w:val="22"/>
          <w:szCs w:val="22"/>
          <w:highlight w:val="green"/>
          <w:lang w:val="la-Latn"/>
        </w:rPr>
        <w:t>,</w:t>
      </w:r>
      <w:r w:rsidR="009B2994" w:rsidRPr="007A06F5">
        <w:rPr>
          <w:sz w:val="22"/>
          <w:szCs w:val="22"/>
          <w:highlight w:val="green"/>
          <w:lang w:val="la-Latn"/>
        </w:rPr>
        <w:t xml:space="preserve"> </w:t>
      </w:r>
      <w:r w:rsidRPr="007A06F5">
        <w:rPr>
          <w:sz w:val="22"/>
          <w:szCs w:val="22"/>
          <w:highlight w:val="green"/>
          <w:lang w:val="la-Latn"/>
        </w:rPr>
        <w:t>aut si</w:t>
      </w:r>
      <w:r w:rsidR="009B2994" w:rsidRPr="007A06F5">
        <w:rPr>
          <w:sz w:val="22"/>
          <w:szCs w:val="22"/>
          <w:highlight w:val="green"/>
          <w:lang w:val="la-Latn"/>
        </w:rPr>
        <w:t xml:space="preserve"> </w:t>
      </w:r>
      <w:r w:rsidRPr="007A06F5">
        <w:rPr>
          <w:sz w:val="22"/>
          <w:szCs w:val="22"/>
          <w:highlight w:val="green"/>
          <w:lang w:val="la-Latn"/>
        </w:rPr>
        <w:t>alii</w:t>
      </w:r>
      <w:r w:rsidR="009B2994" w:rsidRPr="007A06F5">
        <w:rPr>
          <w:sz w:val="22"/>
          <w:szCs w:val="22"/>
          <w:highlight w:val="green"/>
          <w:lang w:val="la-Latn"/>
        </w:rPr>
        <w:t xml:space="preserve"> </w:t>
      </w:r>
      <w:r w:rsidR="00AD32E7" w:rsidRPr="007A06F5">
        <w:rPr>
          <w:sz w:val="22"/>
          <w:szCs w:val="22"/>
          <w:highlight w:val="green"/>
          <w:lang w:val="la-Latn"/>
        </w:rPr>
        <w:t xml:space="preserve">vult </w:t>
      </w:r>
      <w:r w:rsidRPr="007A06F5">
        <w:rPr>
          <w:sz w:val="22"/>
          <w:szCs w:val="22"/>
          <w:highlight w:val="green"/>
          <w:lang w:val="la-Latn"/>
        </w:rPr>
        <w:t>dare</w:t>
      </w:r>
      <w:r w:rsidR="009B2994" w:rsidRPr="007A06F5">
        <w:rPr>
          <w:sz w:val="22"/>
          <w:szCs w:val="22"/>
          <w:highlight w:val="green"/>
          <w:lang w:val="la-Latn"/>
        </w:rPr>
        <w:t xml:space="preserve">, </w:t>
      </w:r>
      <w:r w:rsidRPr="007A06F5">
        <w:rPr>
          <w:sz w:val="22"/>
          <w:szCs w:val="22"/>
          <w:highlight w:val="green"/>
          <w:lang w:val="la-Latn"/>
        </w:rPr>
        <w:t>in sua sit</w:t>
      </w:r>
      <w:r w:rsidR="009B2994" w:rsidRPr="007A06F5">
        <w:rPr>
          <w:sz w:val="22"/>
          <w:szCs w:val="22"/>
          <w:highlight w:val="green"/>
          <w:lang w:val="la-Latn"/>
        </w:rPr>
        <w:t xml:space="preserve"> </w:t>
      </w:r>
      <w:r w:rsidRPr="007A06F5">
        <w:rPr>
          <w:sz w:val="22"/>
          <w:szCs w:val="22"/>
          <w:highlight w:val="green"/>
          <w:lang w:val="la-Latn"/>
        </w:rPr>
        <w:t>potestate</w:t>
      </w:r>
      <w:r w:rsidR="009B2994" w:rsidRPr="007A06F5">
        <w:rPr>
          <w:sz w:val="22"/>
          <w:szCs w:val="22"/>
          <w:highlight w:val="green"/>
          <w:lang w:val="la-Latn"/>
        </w:rPr>
        <w:t xml:space="preserve">. </w:t>
      </w:r>
    </w:p>
    <w:p w14:paraId="7E9EAD42" w14:textId="11ABEC20" w:rsidR="00A62AA1" w:rsidRPr="007A06F5" w:rsidRDefault="00A62AA1" w:rsidP="00D0094D">
      <w:pPr>
        <w:pStyle w:val="Normlnweb"/>
        <w:numPr>
          <w:ilvl w:val="0"/>
          <w:numId w:val="29"/>
        </w:numPr>
        <w:spacing w:before="0" w:beforeAutospacing="0" w:after="120" w:afterAutospacing="0"/>
        <w:rPr>
          <w:sz w:val="22"/>
          <w:szCs w:val="22"/>
          <w:highlight w:val="green"/>
          <w:lang w:val="la-Latn"/>
        </w:rPr>
      </w:pPr>
      <w:r w:rsidRPr="007A06F5">
        <w:rPr>
          <w:sz w:val="22"/>
          <w:szCs w:val="22"/>
          <w:highlight w:val="green"/>
          <w:lang w:val="la-Latn"/>
        </w:rPr>
        <w:t>*) ducis</w:t>
      </w:r>
      <w:r w:rsidR="009B2994" w:rsidRPr="007A06F5">
        <w:rPr>
          <w:sz w:val="22"/>
          <w:szCs w:val="22"/>
          <w:highlight w:val="green"/>
          <w:lang w:val="la-Latn"/>
        </w:rPr>
        <w:t xml:space="preserve">. </w:t>
      </w:r>
      <w:r w:rsidRPr="007A06F5">
        <w:rPr>
          <w:sz w:val="22"/>
          <w:szCs w:val="22"/>
          <w:highlight w:val="green"/>
          <w:lang w:val="la-Latn"/>
        </w:rPr>
        <w:t>**) quod si plus non est</w:t>
      </w:r>
      <w:r w:rsidR="009B2994" w:rsidRPr="007A06F5">
        <w:rPr>
          <w:sz w:val="22"/>
          <w:szCs w:val="22"/>
          <w:highlight w:val="green"/>
          <w:lang w:val="la-Latn"/>
        </w:rPr>
        <w:t xml:space="preserve">, </w:t>
      </w:r>
      <w:r w:rsidRPr="007A06F5">
        <w:rPr>
          <w:sz w:val="22"/>
          <w:szCs w:val="22"/>
          <w:highlight w:val="green"/>
          <w:lang w:val="la-Latn"/>
        </w:rPr>
        <w:t xml:space="preserve">nisi </w:t>
      </w:r>
    </w:p>
    <w:p w14:paraId="181B9DFA" w14:textId="3209C605" w:rsidR="00AD32E7" w:rsidRPr="007A06F5" w:rsidRDefault="00A62AA1" w:rsidP="00D0094D">
      <w:pPr>
        <w:pStyle w:val="Normlnweb"/>
        <w:numPr>
          <w:ilvl w:val="0"/>
          <w:numId w:val="29"/>
        </w:numPr>
        <w:spacing w:before="0" w:beforeAutospacing="0" w:after="120" w:afterAutospacing="0"/>
        <w:rPr>
          <w:sz w:val="22"/>
          <w:szCs w:val="22"/>
          <w:highlight w:val="green"/>
          <w:lang w:val="la-Latn"/>
        </w:rPr>
      </w:pPr>
      <w:r w:rsidRPr="007A06F5">
        <w:rPr>
          <w:sz w:val="22"/>
          <w:szCs w:val="22"/>
          <w:highlight w:val="green"/>
          <w:lang w:val="la-Latn"/>
        </w:rPr>
        <w:t>solus qui rebellavit</w:t>
      </w:r>
      <w:r w:rsidR="009B2994" w:rsidRPr="007A06F5">
        <w:rPr>
          <w:sz w:val="22"/>
          <w:szCs w:val="22"/>
          <w:highlight w:val="green"/>
          <w:lang w:val="la-Latn"/>
        </w:rPr>
        <w:t xml:space="preserve">, </w:t>
      </w:r>
      <w:r w:rsidR="00AD32E7" w:rsidRPr="007A06F5">
        <w:rPr>
          <w:sz w:val="22"/>
          <w:szCs w:val="22"/>
          <w:highlight w:val="green"/>
          <w:lang w:val="la-Latn"/>
        </w:rPr>
        <w:t xml:space="preserve">tunc liceat regi ipsam </w:t>
      </w:r>
      <w:r w:rsidRPr="007A06F5">
        <w:rPr>
          <w:sz w:val="22"/>
          <w:szCs w:val="22"/>
          <w:highlight w:val="green"/>
          <w:lang w:val="la-Latn"/>
        </w:rPr>
        <w:t>heredita</w:t>
      </w:r>
      <w:r w:rsidR="00AD32E7" w:rsidRPr="007A06F5">
        <w:rPr>
          <w:sz w:val="22"/>
          <w:szCs w:val="22"/>
          <w:highlight w:val="green"/>
          <w:lang w:val="la-Latn"/>
        </w:rPr>
        <w:t xml:space="preserve">tem in sua potestate ubicumque </w:t>
      </w:r>
      <w:r w:rsidRPr="007A06F5">
        <w:rPr>
          <w:sz w:val="22"/>
          <w:szCs w:val="22"/>
          <w:highlight w:val="green"/>
          <w:lang w:val="la-Latn"/>
        </w:rPr>
        <w:t>velit collocare</w:t>
      </w:r>
      <w:r w:rsidR="009B2994" w:rsidRPr="007A06F5">
        <w:rPr>
          <w:sz w:val="22"/>
          <w:szCs w:val="22"/>
          <w:highlight w:val="green"/>
          <w:lang w:val="la-Latn"/>
        </w:rPr>
        <w:t xml:space="preserve">, </w:t>
      </w:r>
      <w:r w:rsidRPr="007A06F5">
        <w:rPr>
          <w:sz w:val="22"/>
          <w:szCs w:val="22"/>
          <w:highlight w:val="green"/>
          <w:lang w:val="la-Latn"/>
        </w:rPr>
        <w:t>aut in filio ducis</w:t>
      </w:r>
      <w:r w:rsidR="009B2994" w:rsidRPr="007A06F5">
        <w:rPr>
          <w:sz w:val="22"/>
          <w:szCs w:val="22"/>
          <w:highlight w:val="green"/>
          <w:lang w:val="la-Latn"/>
        </w:rPr>
        <w:t xml:space="preserve">, </w:t>
      </w:r>
      <w:r w:rsidR="00AD32E7" w:rsidRPr="007A06F5">
        <w:rPr>
          <w:sz w:val="22"/>
          <w:szCs w:val="22"/>
          <w:highlight w:val="green"/>
          <w:lang w:val="la-Latn"/>
        </w:rPr>
        <w:t>qui rebel</w:t>
      </w:r>
      <w:r w:rsidRPr="007A06F5">
        <w:rPr>
          <w:sz w:val="22"/>
          <w:szCs w:val="22"/>
          <w:highlight w:val="green"/>
          <w:lang w:val="la-Latn"/>
        </w:rPr>
        <w:t>lavit</w:t>
      </w:r>
      <w:r w:rsidR="009B2994" w:rsidRPr="007A06F5">
        <w:rPr>
          <w:sz w:val="22"/>
          <w:szCs w:val="22"/>
          <w:highlight w:val="green"/>
          <w:lang w:val="la-Latn"/>
        </w:rPr>
        <w:t xml:space="preserve">, </w:t>
      </w:r>
      <w:r w:rsidRPr="007A06F5">
        <w:rPr>
          <w:sz w:val="22"/>
          <w:szCs w:val="22"/>
          <w:highlight w:val="green"/>
          <w:lang w:val="la-Latn"/>
        </w:rPr>
        <w:t>sicut servicio potest adquirere</w:t>
      </w:r>
      <w:r w:rsidR="009B2994" w:rsidRPr="007A06F5">
        <w:rPr>
          <w:sz w:val="22"/>
          <w:szCs w:val="22"/>
          <w:highlight w:val="green"/>
          <w:lang w:val="la-Latn"/>
        </w:rPr>
        <w:t xml:space="preserve">, </w:t>
      </w:r>
      <w:r w:rsidR="00AD32E7" w:rsidRPr="007A06F5">
        <w:rPr>
          <w:sz w:val="22"/>
          <w:szCs w:val="22"/>
          <w:highlight w:val="green"/>
          <w:lang w:val="la-Latn"/>
        </w:rPr>
        <w:t xml:space="preserve">aut in </w:t>
      </w:r>
      <w:r w:rsidR="0003565D" w:rsidRPr="007A06F5">
        <w:rPr>
          <w:sz w:val="22"/>
          <w:szCs w:val="22"/>
          <w:highlight w:val="green"/>
          <w:lang w:val="la-Latn"/>
        </w:rPr>
        <w:t>quocumque alio libeat</w:t>
      </w:r>
      <w:r w:rsidR="009B2994" w:rsidRPr="007A06F5">
        <w:rPr>
          <w:sz w:val="22"/>
          <w:szCs w:val="22"/>
          <w:highlight w:val="green"/>
          <w:lang w:val="la-Latn"/>
        </w:rPr>
        <w:t xml:space="preserve">; </w:t>
      </w:r>
      <w:r w:rsidR="00AD32E7" w:rsidRPr="007A06F5">
        <w:rPr>
          <w:sz w:val="22"/>
          <w:szCs w:val="22"/>
          <w:highlight w:val="green"/>
          <w:lang w:val="la-Latn"/>
        </w:rPr>
        <w:t xml:space="preserve">quod si nullus </w:t>
      </w:r>
      <w:r w:rsidRPr="007A06F5">
        <w:rPr>
          <w:sz w:val="22"/>
          <w:szCs w:val="22"/>
          <w:highlight w:val="green"/>
          <w:lang w:val="la-Latn"/>
        </w:rPr>
        <w:t>fuerit</w:t>
      </w:r>
      <w:r w:rsidR="009B2994" w:rsidRPr="007A06F5">
        <w:rPr>
          <w:sz w:val="22"/>
          <w:szCs w:val="22"/>
          <w:highlight w:val="green"/>
          <w:lang w:val="la-Latn"/>
        </w:rPr>
        <w:t xml:space="preserve">, </w:t>
      </w:r>
      <w:r w:rsidRPr="007A06F5">
        <w:rPr>
          <w:sz w:val="22"/>
          <w:szCs w:val="22"/>
          <w:highlight w:val="green"/>
          <w:lang w:val="la-Latn"/>
        </w:rPr>
        <w:t>nisi ille rebellis</w:t>
      </w:r>
      <w:r w:rsidR="009B2994" w:rsidRPr="007A06F5">
        <w:rPr>
          <w:sz w:val="22"/>
          <w:szCs w:val="22"/>
          <w:highlight w:val="green"/>
          <w:lang w:val="la-Latn"/>
        </w:rPr>
        <w:t xml:space="preserve">, </w:t>
      </w:r>
      <w:r w:rsidR="00AD32E7" w:rsidRPr="007A06F5">
        <w:rPr>
          <w:sz w:val="22"/>
          <w:szCs w:val="22"/>
          <w:highlight w:val="green"/>
          <w:lang w:val="la-Latn"/>
        </w:rPr>
        <w:t xml:space="preserve">tunc haereditas illa </w:t>
      </w:r>
      <w:r w:rsidRPr="007A06F5">
        <w:rPr>
          <w:sz w:val="22"/>
          <w:szCs w:val="22"/>
          <w:highlight w:val="green"/>
          <w:lang w:val="la-Latn"/>
        </w:rPr>
        <w:t>ducis post mortem in potestate regis sit</w:t>
      </w:r>
      <w:r w:rsidR="009B2994" w:rsidRPr="007A06F5">
        <w:rPr>
          <w:sz w:val="22"/>
          <w:szCs w:val="22"/>
          <w:highlight w:val="green"/>
          <w:lang w:val="la-Latn"/>
        </w:rPr>
        <w:t xml:space="preserve">, </w:t>
      </w:r>
      <w:r w:rsidRPr="007A06F5">
        <w:rPr>
          <w:sz w:val="22"/>
          <w:szCs w:val="22"/>
          <w:highlight w:val="green"/>
          <w:lang w:val="la-Latn"/>
        </w:rPr>
        <w:t>ut cui velit donet</w:t>
      </w:r>
      <w:r w:rsidR="009B2994" w:rsidRPr="007A06F5">
        <w:rPr>
          <w:sz w:val="22"/>
          <w:szCs w:val="22"/>
          <w:highlight w:val="green"/>
          <w:lang w:val="la-Latn"/>
        </w:rPr>
        <w:t xml:space="preserve">, </w:t>
      </w:r>
      <w:r w:rsidRPr="007A06F5">
        <w:rPr>
          <w:sz w:val="22"/>
          <w:szCs w:val="22"/>
          <w:highlight w:val="green"/>
          <w:lang w:val="la-Latn"/>
        </w:rPr>
        <w:t>ut si forte is</w:t>
      </w:r>
      <w:r w:rsidR="009B2994" w:rsidRPr="007A06F5">
        <w:rPr>
          <w:sz w:val="22"/>
          <w:szCs w:val="22"/>
          <w:highlight w:val="green"/>
          <w:lang w:val="la-Latn"/>
        </w:rPr>
        <w:t xml:space="preserve">, </w:t>
      </w:r>
      <w:r w:rsidR="00AD32E7" w:rsidRPr="007A06F5">
        <w:rPr>
          <w:sz w:val="22"/>
          <w:szCs w:val="22"/>
          <w:highlight w:val="green"/>
          <w:lang w:val="la-Latn"/>
        </w:rPr>
        <w:t>qui rebel</w:t>
      </w:r>
      <w:r w:rsidRPr="007A06F5">
        <w:rPr>
          <w:sz w:val="22"/>
          <w:szCs w:val="22"/>
          <w:highlight w:val="green"/>
          <w:lang w:val="la-Latn"/>
        </w:rPr>
        <w:t>lavit</w:t>
      </w:r>
      <w:r w:rsidR="009B2994" w:rsidRPr="007A06F5">
        <w:rPr>
          <w:sz w:val="22"/>
          <w:szCs w:val="22"/>
          <w:highlight w:val="green"/>
          <w:lang w:val="la-Latn"/>
        </w:rPr>
        <w:t xml:space="preserve">, </w:t>
      </w:r>
      <w:r w:rsidRPr="007A06F5">
        <w:rPr>
          <w:sz w:val="22"/>
          <w:szCs w:val="22"/>
          <w:highlight w:val="green"/>
          <w:lang w:val="la-Latn"/>
        </w:rPr>
        <w:t>dum se ad pedes regis abiicit</w:t>
      </w:r>
      <w:r w:rsidR="009B2994" w:rsidRPr="007A06F5">
        <w:rPr>
          <w:sz w:val="22"/>
          <w:szCs w:val="22"/>
          <w:highlight w:val="green"/>
          <w:lang w:val="la-Latn"/>
        </w:rPr>
        <w:t xml:space="preserve">, </w:t>
      </w:r>
      <w:r w:rsidR="00AD32E7" w:rsidRPr="007A06F5">
        <w:rPr>
          <w:sz w:val="22"/>
          <w:szCs w:val="22"/>
          <w:highlight w:val="green"/>
          <w:lang w:val="la-Latn"/>
        </w:rPr>
        <w:t>con</w:t>
      </w:r>
      <w:r w:rsidRPr="007A06F5">
        <w:rPr>
          <w:sz w:val="22"/>
          <w:szCs w:val="22"/>
          <w:highlight w:val="green"/>
          <w:lang w:val="la-Latn"/>
        </w:rPr>
        <w:t>quirere possit</w:t>
      </w:r>
      <w:r w:rsidR="009B2994" w:rsidRPr="007A06F5">
        <w:rPr>
          <w:sz w:val="22"/>
          <w:szCs w:val="22"/>
          <w:highlight w:val="green"/>
          <w:lang w:val="la-Latn"/>
        </w:rPr>
        <w:t xml:space="preserve">. </w:t>
      </w:r>
      <w:r w:rsidRPr="007A06F5">
        <w:rPr>
          <w:sz w:val="22"/>
          <w:szCs w:val="22"/>
          <w:highlight w:val="green"/>
          <w:lang w:val="la-Latn"/>
        </w:rPr>
        <w:t xml:space="preserve">/ </w:t>
      </w:r>
    </w:p>
    <w:p w14:paraId="5F33CB57" w14:textId="6256201E" w:rsidR="00A62AA1" w:rsidRPr="007A06F5" w:rsidRDefault="00A62AA1" w:rsidP="00AD32E7">
      <w:pPr>
        <w:pStyle w:val="Normlnweb"/>
        <w:spacing w:before="0" w:beforeAutospacing="0" w:after="120" w:afterAutospacing="0"/>
        <w:rPr>
          <w:lang w:val="la-Latn"/>
        </w:rPr>
      </w:pPr>
      <w:r w:rsidRPr="007A06F5">
        <w:rPr>
          <w:lang w:val="la-Latn"/>
        </w:rPr>
        <w:t>XXXVI</w:t>
      </w:r>
      <w:r w:rsidR="009B2994" w:rsidRPr="007A06F5">
        <w:rPr>
          <w:lang w:val="la-Latn"/>
        </w:rPr>
        <w:t xml:space="preserve">. </w:t>
      </w:r>
      <w:r w:rsidRPr="007A06F5">
        <w:rPr>
          <w:lang w:val="la-Latn"/>
        </w:rPr>
        <w:t>De conventu</w:t>
      </w:r>
      <w:r w:rsidR="009B2994" w:rsidRPr="007A06F5">
        <w:rPr>
          <w:lang w:val="la-Latn"/>
        </w:rPr>
        <w:t xml:space="preserve">, </w:t>
      </w:r>
      <w:r w:rsidR="00AD32E7" w:rsidRPr="007A06F5">
        <w:rPr>
          <w:lang w:val="la-Latn"/>
        </w:rPr>
        <w:t xml:space="preserve">ut secundum </w:t>
      </w:r>
      <w:r w:rsidRPr="007A06F5">
        <w:rPr>
          <w:lang w:val="la-Latn"/>
        </w:rPr>
        <w:t>antiquam</w:t>
      </w:r>
      <w:r w:rsidR="009B2994" w:rsidRPr="007A06F5">
        <w:rPr>
          <w:lang w:val="la-Latn"/>
        </w:rPr>
        <w:t xml:space="preserve"> </w:t>
      </w:r>
      <w:r w:rsidRPr="007A06F5">
        <w:rPr>
          <w:lang w:val="la-Latn"/>
        </w:rPr>
        <w:t>c</w:t>
      </w:r>
      <w:r w:rsidR="0003565D" w:rsidRPr="007A06F5">
        <w:rPr>
          <w:lang w:val="la-Latn"/>
        </w:rPr>
        <w:t>onsuetudinem fiat</w:t>
      </w:r>
      <w:r w:rsidR="009B2994" w:rsidRPr="007A06F5">
        <w:rPr>
          <w:lang w:val="la-Latn"/>
        </w:rPr>
        <w:t xml:space="preserve">. </w:t>
      </w:r>
    </w:p>
    <w:p w14:paraId="0567A4BB" w14:textId="09B438EB" w:rsidR="00A62AA1" w:rsidRPr="007A06F5" w:rsidRDefault="00A62AA1" w:rsidP="00D0094D">
      <w:pPr>
        <w:pStyle w:val="Normlnweb"/>
        <w:numPr>
          <w:ilvl w:val="0"/>
          <w:numId w:val="30"/>
        </w:numPr>
        <w:spacing w:before="0" w:beforeAutospacing="0" w:after="120" w:afterAutospacing="0"/>
        <w:rPr>
          <w:sz w:val="22"/>
          <w:szCs w:val="22"/>
          <w:lang w:val="la-Latn"/>
        </w:rPr>
      </w:pPr>
      <w:r w:rsidRPr="007A06F5">
        <w:rPr>
          <w:sz w:val="22"/>
          <w:szCs w:val="22"/>
          <w:highlight w:val="yellow"/>
          <w:lang w:val="la-Latn"/>
        </w:rPr>
        <w:t>Conventus</w:t>
      </w:r>
      <w:r w:rsidR="009B2994" w:rsidRPr="007A06F5">
        <w:rPr>
          <w:sz w:val="22"/>
          <w:szCs w:val="22"/>
          <w:lang w:val="la-Latn"/>
        </w:rPr>
        <w:t xml:space="preserve"> </w:t>
      </w:r>
      <w:r w:rsidR="0003565D" w:rsidRPr="007A06F5">
        <w:rPr>
          <w:sz w:val="22"/>
          <w:szCs w:val="22"/>
          <w:lang w:val="la-Latn"/>
        </w:rPr>
        <w:t>autem * secundum con</w:t>
      </w:r>
      <w:r w:rsidRPr="007A06F5">
        <w:rPr>
          <w:sz w:val="22"/>
          <w:szCs w:val="22"/>
          <w:lang w:val="la-Latn"/>
        </w:rPr>
        <w:t>suetudinem a</w:t>
      </w:r>
      <w:r w:rsidR="00AD32E7" w:rsidRPr="007A06F5">
        <w:rPr>
          <w:sz w:val="22"/>
          <w:szCs w:val="22"/>
          <w:lang w:val="la-Latn"/>
        </w:rPr>
        <w:t xml:space="preserve">ntiquam fiat </w:t>
      </w:r>
      <w:r w:rsidR="00AD32E7" w:rsidRPr="007A06F5">
        <w:rPr>
          <w:sz w:val="22"/>
          <w:szCs w:val="22"/>
          <w:highlight w:val="yellow"/>
          <w:lang w:val="la-Latn"/>
        </w:rPr>
        <w:t xml:space="preserve">in omni centena </w:t>
      </w:r>
      <w:r w:rsidRPr="007A06F5">
        <w:rPr>
          <w:sz w:val="22"/>
          <w:szCs w:val="22"/>
          <w:highlight w:val="yellow"/>
          <w:lang w:val="la-Latn"/>
        </w:rPr>
        <w:t>coram comite</w:t>
      </w:r>
      <w:r w:rsidR="009B2994" w:rsidRPr="007A06F5">
        <w:rPr>
          <w:sz w:val="22"/>
          <w:szCs w:val="22"/>
          <w:highlight w:val="yellow"/>
          <w:lang w:val="la-Latn"/>
        </w:rPr>
        <w:t xml:space="preserve"> </w:t>
      </w:r>
      <w:r w:rsidRPr="007A06F5">
        <w:rPr>
          <w:sz w:val="22"/>
          <w:szCs w:val="22"/>
          <w:highlight w:val="yellow"/>
          <w:lang w:val="la-Latn"/>
        </w:rPr>
        <w:t>aut suo misso et</w:t>
      </w:r>
      <w:r w:rsidR="009B2994" w:rsidRPr="007A06F5">
        <w:rPr>
          <w:sz w:val="22"/>
          <w:szCs w:val="22"/>
          <w:highlight w:val="yellow"/>
          <w:lang w:val="la-Latn"/>
        </w:rPr>
        <w:t xml:space="preserve"> </w:t>
      </w:r>
      <w:r w:rsidR="00AD32E7" w:rsidRPr="007A06F5">
        <w:rPr>
          <w:sz w:val="22"/>
          <w:szCs w:val="22"/>
          <w:highlight w:val="yellow"/>
          <w:lang w:val="la-Latn"/>
        </w:rPr>
        <w:t xml:space="preserve">coram </w:t>
      </w:r>
      <w:r w:rsidRPr="007A06F5">
        <w:rPr>
          <w:sz w:val="22"/>
          <w:szCs w:val="22"/>
          <w:highlight w:val="yellow"/>
          <w:lang w:val="la-Latn"/>
        </w:rPr>
        <w:t>centenario</w:t>
      </w:r>
      <w:r w:rsidR="009B2994" w:rsidRPr="007A06F5">
        <w:rPr>
          <w:sz w:val="22"/>
          <w:szCs w:val="22"/>
          <w:lang w:val="la-Latn"/>
        </w:rPr>
        <w:t xml:space="preserve">. </w:t>
      </w:r>
      <w:r w:rsidRPr="007A06F5">
        <w:rPr>
          <w:sz w:val="22"/>
          <w:szCs w:val="22"/>
          <w:lang w:val="la-Latn"/>
        </w:rPr>
        <w:t>Ipsum</w:t>
      </w:r>
      <w:r w:rsidR="009B2994" w:rsidRPr="007A06F5">
        <w:rPr>
          <w:sz w:val="22"/>
          <w:szCs w:val="22"/>
          <w:lang w:val="la-Latn"/>
        </w:rPr>
        <w:t xml:space="preserve"> </w:t>
      </w:r>
      <w:r w:rsidRPr="007A06F5">
        <w:rPr>
          <w:sz w:val="22"/>
          <w:szCs w:val="22"/>
          <w:lang w:val="la-Latn"/>
        </w:rPr>
        <w:t>placitum</w:t>
      </w:r>
      <w:r w:rsidR="009B2994" w:rsidRPr="007A06F5">
        <w:rPr>
          <w:sz w:val="22"/>
          <w:szCs w:val="22"/>
          <w:lang w:val="la-Latn"/>
        </w:rPr>
        <w:t xml:space="preserve"> </w:t>
      </w:r>
      <w:r w:rsidRPr="007A06F5">
        <w:rPr>
          <w:sz w:val="22"/>
          <w:szCs w:val="22"/>
          <w:lang w:val="la-Latn"/>
        </w:rPr>
        <w:t xml:space="preserve">fiat </w:t>
      </w:r>
      <w:r w:rsidRPr="007A06F5">
        <w:rPr>
          <w:sz w:val="22"/>
          <w:szCs w:val="22"/>
          <w:highlight w:val="yellow"/>
          <w:lang w:val="la-Latn"/>
        </w:rPr>
        <w:t>de</w:t>
      </w:r>
      <w:r w:rsidR="009B2994" w:rsidRPr="007A06F5">
        <w:rPr>
          <w:sz w:val="22"/>
          <w:szCs w:val="22"/>
          <w:highlight w:val="yellow"/>
          <w:lang w:val="la-Latn"/>
        </w:rPr>
        <w:t xml:space="preserve"> </w:t>
      </w:r>
      <w:r w:rsidRPr="007A06F5">
        <w:rPr>
          <w:sz w:val="22"/>
          <w:szCs w:val="22"/>
          <w:highlight w:val="yellow"/>
          <w:lang w:val="la-Latn"/>
        </w:rPr>
        <w:t>sabbato in sabbatum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quali</w:t>
      </w:r>
      <w:r w:rsidR="009B2994" w:rsidRPr="007A06F5">
        <w:rPr>
          <w:sz w:val="22"/>
          <w:szCs w:val="22"/>
          <w:lang w:val="la-Latn"/>
        </w:rPr>
        <w:t xml:space="preserve"> </w:t>
      </w:r>
      <w:r w:rsidRPr="007A06F5">
        <w:rPr>
          <w:sz w:val="22"/>
          <w:szCs w:val="22"/>
          <w:lang w:val="la-Latn"/>
        </w:rPr>
        <w:t xml:space="preserve">die </w:t>
      </w:r>
      <w:r w:rsidR="0003565D" w:rsidRPr="007A06F5">
        <w:rPr>
          <w:sz w:val="22"/>
          <w:szCs w:val="22"/>
          <w:highlight w:val="yellow"/>
          <w:lang w:val="la-Latn"/>
        </w:rPr>
        <w:lastRenderedPageBreak/>
        <w:t>comes</w:t>
      </w:r>
      <w:r w:rsidRPr="007A06F5">
        <w:rPr>
          <w:sz w:val="22"/>
          <w:szCs w:val="22"/>
          <w:highlight w:val="yellow"/>
          <w:lang w:val="la-Latn"/>
        </w:rPr>
        <w:t>** aut centenarius</w:t>
      </w:r>
      <w:r w:rsidRPr="007A06F5">
        <w:rPr>
          <w:sz w:val="22"/>
          <w:szCs w:val="22"/>
          <w:lang w:val="la-Latn"/>
        </w:rPr>
        <w:t xml:space="preserve"> voluerit</w:t>
      </w:r>
      <w:r w:rsidR="009B2994" w:rsidRPr="007A06F5">
        <w:rPr>
          <w:sz w:val="22"/>
          <w:szCs w:val="22"/>
          <w:lang w:val="la-Latn"/>
        </w:rPr>
        <w:t xml:space="preserve"> </w:t>
      </w:r>
      <w:r w:rsidR="00AD32E7" w:rsidRPr="007A06F5">
        <w:rPr>
          <w:sz w:val="22"/>
          <w:szCs w:val="22"/>
          <w:lang w:val="la-Latn"/>
        </w:rPr>
        <w:t xml:space="preserve">septem </w:t>
      </w:r>
      <w:r w:rsidRPr="007A06F5">
        <w:rPr>
          <w:sz w:val="22"/>
          <w:szCs w:val="22"/>
          <w:lang w:val="la-Latn"/>
        </w:rPr>
        <w:t>in septem noctes</w:t>
      </w:r>
      <w:r w:rsidR="009B2994" w:rsidRPr="007A06F5">
        <w:rPr>
          <w:sz w:val="22"/>
          <w:szCs w:val="22"/>
          <w:lang w:val="la-Latn"/>
        </w:rPr>
        <w:t xml:space="preserve">, </w:t>
      </w:r>
      <w:r w:rsidRPr="007A06F5">
        <w:rPr>
          <w:sz w:val="22"/>
          <w:szCs w:val="22"/>
          <w:lang w:val="la-Latn"/>
        </w:rPr>
        <w:t>quando pax</w:t>
      </w:r>
      <w:r w:rsidR="009B2994" w:rsidRPr="007A06F5">
        <w:rPr>
          <w:sz w:val="22"/>
          <w:szCs w:val="22"/>
          <w:lang w:val="la-Latn"/>
        </w:rPr>
        <w:t xml:space="preserve"> </w:t>
      </w:r>
      <w:r w:rsidRPr="007A06F5">
        <w:rPr>
          <w:sz w:val="22"/>
          <w:szCs w:val="22"/>
          <w:lang w:val="la-Latn"/>
        </w:rPr>
        <w:t>parva est</w:t>
      </w:r>
      <w:r w:rsidR="009B2994" w:rsidRPr="007A06F5">
        <w:rPr>
          <w:sz w:val="22"/>
          <w:szCs w:val="22"/>
          <w:lang w:val="la-Latn"/>
        </w:rPr>
        <w:t xml:space="preserve"> </w:t>
      </w:r>
      <w:r w:rsidRPr="007A06F5">
        <w:rPr>
          <w:sz w:val="22"/>
          <w:szCs w:val="22"/>
          <w:lang w:val="la-Latn"/>
        </w:rPr>
        <w:t>in provincia</w:t>
      </w:r>
      <w:r w:rsidR="009B2994" w:rsidRPr="007A06F5">
        <w:rPr>
          <w:sz w:val="22"/>
          <w:szCs w:val="22"/>
          <w:lang w:val="la-Latn"/>
        </w:rPr>
        <w:t xml:space="preserve">; </w:t>
      </w:r>
      <w:r w:rsidRPr="007A06F5">
        <w:rPr>
          <w:sz w:val="22"/>
          <w:szCs w:val="22"/>
          <w:lang w:val="la-Latn"/>
        </w:rPr>
        <w:t>quando autem</w:t>
      </w:r>
      <w:r w:rsidR="009B2994" w:rsidRPr="007A06F5">
        <w:rPr>
          <w:sz w:val="22"/>
          <w:szCs w:val="22"/>
          <w:lang w:val="la-Latn"/>
        </w:rPr>
        <w:t xml:space="preserve"> </w:t>
      </w:r>
      <w:r w:rsidRPr="007A06F5">
        <w:rPr>
          <w:sz w:val="22"/>
          <w:szCs w:val="22"/>
          <w:lang w:val="la-Latn"/>
        </w:rPr>
        <w:t>melior</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post </w:t>
      </w:r>
      <w:r w:rsidRPr="007A06F5">
        <w:rPr>
          <w:sz w:val="22"/>
          <w:szCs w:val="22"/>
          <w:lang w:val="la-Latn"/>
        </w:rPr>
        <w:t>14 noctes fiat conventus</w:t>
      </w:r>
      <w:r w:rsidR="009B2994" w:rsidRPr="007A06F5">
        <w:rPr>
          <w:sz w:val="22"/>
          <w:szCs w:val="22"/>
          <w:lang w:val="la-Latn"/>
        </w:rPr>
        <w:t xml:space="preserve"> </w:t>
      </w:r>
      <w:r w:rsidRPr="007A06F5">
        <w:rPr>
          <w:sz w:val="22"/>
          <w:szCs w:val="22"/>
          <w:lang w:val="la-Latn"/>
        </w:rPr>
        <w:t>in omni centena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sicut superius diximus</w:t>
      </w:r>
      <w:r w:rsidR="009B2994" w:rsidRPr="007A06F5">
        <w:rPr>
          <w:sz w:val="22"/>
          <w:szCs w:val="22"/>
          <w:lang w:val="la-Latn"/>
        </w:rPr>
        <w:t xml:space="preserve">. </w:t>
      </w:r>
    </w:p>
    <w:p w14:paraId="357A75BC" w14:textId="386E6CA2" w:rsidR="00A62AA1" w:rsidRPr="007A06F5" w:rsidRDefault="00A62AA1" w:rsidP="00D0094D">
      <w:pPr>
        <w:pStyle w:val="Normlnweb"/>
        <w:numPr>
          <w:ilvl w:val="0"/>
          <w:numId w:val="30"/>
        </w:numPr>
        <w:spacing w:before="0" w:beforeAutospacing="0" w:after="120" w:afterAutospacing="0"/>
        <w:rPr>
          <w:sz w:val="22"/>
          <w:szCs w:val="22"/>
          <w:lang w:val="la-Latn"/>
        </w:rPr>
      </w:pPr>
      <w:r w:rsidRPr="007A06F5">
        <w:rPr>
          <w:sz w:val="22"/>
          <w:szCs w:val="22"/>
          <w:lang w:val="la-Latn"/>
        </w:rPr>
        <w:t>Et si quis</w:t>
      </w:r>
      <w:r w:rsidR="009B2994" w:rsidRPr="007A06F5">
        <w:rPr>
          <w:sz w:val="22"/>
          <w:szCs w:val="22"/>
          <w:lang w:val="la-Latn"/>
        </w:rPr>
        <w:t xml:space="preserve"> </w:t>
      </w:r>
      <w:r w:rsidRPr="007A06F5">
        <w:rPr>
          <w:sz w:val="22"/>
          <w:szCs w:val="22"/>
          <w:lang w:val="la-Latn"/>
        </w:rPr>
        <w:t>alium mallare</w:t>
      </w:r>
      <w:r w:rsidR="009B2994" w:rsidRPr="007A06F5">
        <w:rPr>
          <w:sz w:val="22"/>
          <w:szCs w:val="22"/>
          <w:lang w:val="la-Latn"/>
        </w:rPr>
        <w:t xml:space="preserve"> </w:t>
      </w:r>
      <w:r w:rsidRPr="007A06F5">
        <w:rPr>
          <w:sz w:val="22"/>
          <w:szCs w:val="22"/>
          <w:lang w:val="la-Latn"/>
        </w:rPr>
        <w:t>vult</w:t>
      </w:r>
      <w:r w:rsidR="009B2994" w:rsidRPr="007A06F5">
        <w:rPr>
          <w:sz w:val="22"/>
          <w:szCs w:val="22"/>
          <w:lang w:val="la-Latn"/>
        </w:rPr>
        <w:t xml:space="preserve"> </w:t>
      </w:r>
      <w:r w:rsidR="00AD32E7" w:rsidRPr="007A06F5">
        <w:rPr>
          <w:sz w:val="22"/>
          <w:szCs w:val="22"/>
          <w:lang w:val="la-Latn"/>
        </w:rPr>
        <w:t xml:space="preserve">de </w:t>
      </w:r>
      <w:r w:rsidRPr="007A06F5">
        <w:rPr>
          <w:sz w:val="22"/>
          <w:szCs w:val="22"/>
          <w:lang w:val="la-Latn"/>
        </w:rPr>
        <w:t>qualicumque causa</w:t>
      </w:r>
      <w:r w:rsidR="009B2994" w:rsidRPr="007A06F5">
        <w:rPr>
          <w:sz w:val="22"/>
          <w:szCs w:val="22"/>
          <w:lang w:val="la-Latn"/>
        </w:rPr>
        <w:t xml:space="preserve">, </w:t>
      </w:r>
      <w:r w:rsidRPr="007A06F5">
        <w:rPr>
          <w:sz w:val="22"/>
          <w:szCs w:val="22"/>
          <w:lang w:val="la-Latn"/>
        </w:rPr>
        <w:t>in ipso mallo</w:t>
      </w:r>
      <w:r w:rsidR="009B2994" w:rsidRPr="007A06F5">
        <w:rPr>
          <w:sz w:val="22"/>
          <w:szCs w:val="22"/>
          <w:lang w:val="la-Latn"/>
        </w:rPr>
        <w:t xml:space="preserve"> </w:t>
      </w:r>
      <w:r w:rsidRPr="007A06F5">
        <w:rPr>
          <w:sz w:val="22"/>
          <w:szCs w:val="22"/>
          <w:lang w:val="la-Latn"/>
        </w:rPr>
        <w:t>publico</w:t>
      </w:r>
      <w:r w:rsidR="009B2994" w:rsidRPr="007A06F5">
        <w:rPr>
          <w:sz w:val="22"/>
          <w:szCs w:val="22"/>
          <w:lang w:val="la-Latn"/>
        </w:rPr>
        <w:t xml:space="preserve"> </w:t>
      </w:r>
      <w:r w:rsidRPr="007A06F5">
        <w:rPr>
          <w:sz w:val="22"/>
          <w:szCs w:val="22"/>
          <w:lang w:val="la-Latn"/>
        </w:rPr>
        <w:t>debet mallare ante</w:t>
      </w:r>
      <w:r w:rsidR="009B2994" w:rsidRPr="007A06F5">
        <w:rPr>
          <w:sz w:val="22"/>
          <w:szCs w:val="22"/>
          <w:lang w:val="la-Latn"/>
        </w:rPr>
        <w:t xml:space="preserve"> </w:t>
      </w:r>
      <w:r w:rsidR="0003565D" w:rsidRPr="007A06F5">
        <w:rPr>
          <w:sz w:val="22"/>
          <w:szCs w:val="22"/>
          <w:lang w:val="la-Latn"/>
        </w:rPr>
        <w:t>iudicem</w:t>
      </w:r>
      <w:r w:rsidRPr="007A06F5">
        <w:rPr>
          <w:sz w:val="22"/>
          <w:szCs w:val="22"/>
          <w:lang w:val="la-Latn"/>
        </w:rPr>
        <w:t>*** suum</w:t>
      </w:r>
      <w:r w:rsidR="009B2994" w:rsidRPr="007A06F5">
        <w:rPr>
          <w:sz w:val="22"/>
          <w:szCs w:val="22"/>
          <w:lang w:val="la-Latn"/>
        </w:rPr>
        <w:t xml:space="preserve">, </w:t>
      </w:r>
      <w:r w:rsidRPr="007A06F5">
        <w:rPr>
          <w:sz w:val="22"/>
          <w:szCs w:val="22"/>
          <w:lang w:val="la-Latn"/>
        </w:rPr>
        <w:t>ut</w:t>
      </w:r>
      <w:r w:rsidR="00AD32E7" w:rsidRPr="007A06F5">
        <w:rPr>
          <w:sz w:val="22"/>
          <w:szCs w:val="22"/>
          <w:lang w:val="la-Latn"/>
        </w:rPr>
        <w:t xml:space="preserve"> </w:t>
      </w:r>
      <w:r w:rsidRPr="007A06F5">
        <w:rPr>
          <w:sz w:val="22"/>
          <w:szCs w:val="22"/>
          <w:lang w:val="la-Latn"/>
        </w:rPr>
        <w:t>ille iudex eum</w:t>
      </w:r>
      <w:r w:rsidR="009B2994" w:rsidRPr="007A06F5">
        <w:rPr>
          <w:sz w:val="22"/>
          <w:szCs w:val="22"/>
          <w:lang w:val="la-Latn"/>
        </w:rPr>
        <w:t xml:space="preserve"> </w:t>
      </w:r>
      <w:r w:rsidRPr="007A06F5">
        <w:rPr>
          <w:sz w:val="22"/>
          <w:szCs w:val="22"/>
          <w:lang w:val="la-Latn"/>
        </w:rPr>
        <w:t>distringat</w:t>
      </w:r>
      <w:r w:rsidR="009B2994" w:rsidRPr="007A06F5">
        <w:rPr>
          <w:sz w:val="22"/>
          <w:szCs w:val="22"/>
          <w:lang w:val="la-Latn"/>
        </w:rPr>
        <w:t xml:space="preserve"> </w:t>
      </w:r>
      <w:r w:rsidRPr="007A06F5">
        <w:rPr>
          <w:sz w:val="22"/>
          <w:szCs w:val="22"/>
          <w:lang w:val="la-Latn"/>
        </w:rPr>
        <w:t>secundum legem</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cum iustitia respondeat</w:t>
      </w:r>
      <w:r w:rsidR="009B2994" w:rsidRPr="007A06F5">
        <w:rPr>
          <w:sz w:val="22"/>
          <w:szCs w:val="22"/>
          <w:lang w:val="la-Latn"/>
        </w:rPr>
        <w:t xml:space="preserve"> </w:t>
      </w:r>
      <w:r w:rsidRPr="007A06F5">
        <w:rPr>
          <w:sz w:val="22"/>
          <w:szCs w:val="22"/>
          <w:lang w:val="la-Latn"/>
        </w:rPr>
        <w:t>vicino suo</w:t>
      </w:r>
      <w:r w:rsidR="009B2994" w:rsidRPr="007A06F5">
        <w:rPr>
          <w:sz w:val="22"/>
          <w:szCs w:val="22"/>
          <w:lang w:val="la-Latn"/>
        </w:rPr>
        <w:t xml:space="preserve">, </w:t>
      </w:r>
      <w:r w:rsidR="00AD32E7" w:rsidRPr="007A06F5">
        <w:rPr>
          <w:sz w:val="22"/>
          <w:szCs w:val="22"/>
          <w:lang w:val="la-Latn"/>
        </w:rPr>
        <w:t xml:space="preserve">aut </w:t>
      </w:r>
      <w:r w:rsidRPr="007A06F5">
        <w:rPr>
          <w:sz w:val="22"/>
          <w:szCs w:val="22"/>
          <w:lang w:val="la-Latn"/>
        </w:rPr>
        <w:t>qualiscumque</w:t>
      </w:r>
      <w:r w:rsidR="009B2994" w:rsidRPr="007A06F5">
        <w:rPr>
          <w:sz w:val="22"/>
          <w:szCs w:val="22"/>
          <w:lang w:val="la-Latn"/>
        </w:rPr>
        <w:t xml:space="preserve"> </w:t>
      </w:r>
      <w:r w:rsidRPr="007A06F5">
        <w:rPr>
          <w:sz w:val="22"/>
          <w:szCs w:val="22"/>
          <w:lang w:val="la-Latn"/>
        </w:rPr>
        <w:t>persona eum mallare</w:t>
      </w:r>
      <w:r w:rsidR="009B2994" w:rsidRPr="007A06F5">
        <w:rPr>
          <w:sz w:val="22"/>
          <w:szCs w:val="22"/>
          <w:lang w:val="la-Latn"/>
        </w:rPr>
        <w:t xml:space="preserve"> </w:t>
      </w:r>
      <w:r w:rsidR="00AD32E7" w:rsidRPr="007A06F5">
        <w:rPr>
          <w:sz w:val="22"/>
          <w:szCs w:val="22"/>
          <w:lang w:val="la-Latn"/>
        </w:rPr>
        <w:t>vo</w:t>
      </w:r>
      <w:r w:rsidRPr="007A06F5">
        <w:rPr>
          <w:sz w:val="22"/>
          <w:szCs w:val="22"/>
          <w:lang w:val="la-Latn"/>
        </w:rPr>
        <w:t>luerit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In uno enim</w:t>
      </w:r>
      <w:r w:rsidR="009B2994" w:rsidRPr="007A06F5">
        <w:rPr>
          <w:sz w:val="22"/>
          <w:szCs w:val="22"/>
          <w:lang w:val="la-Latn"/>
        </w:rPr>
        <w:t xml:space="preserve"> </w:t>
      </w:r>
      <w:r w:rsidRPr="007A06F5">
        <w:rPr>
          <w:sz w:val="22"/>
          <w:szCs w:val="22"/>
          <w:lang w:val="la-Latn"/>
        </w:rPr>
        <w:t>placito</w:t>
      </w:r>
      <w:r w:rsidR="009B2994" w:rsidRPr="007A06F5">
        <w:rPr>
          <w:sz w:val="22"/>
          <w:szCs w:val="22"/>
          <w:lang w:val="la-Latn"/>
        </w:rPr>
        <w:t xml:space="preserve"> </w:t>
      </w:r>
      <w:r w:rsidRPr="007A06F5">
        <w:rPr>
          <w:sz w:val="22"/>
          <w:szCs w:val="22"/>
          <w:lang w:val="la-Latn"/>
        </w:rPr>
        <w:t>mallet causam suam</w:t>
      </w:r>
      <w:r w:rsidR="009B2994" w:rsidRPr="007A06F5">
        <w:rPr>
          <w:sz w:val="22"/>
          <w:szCs w:val="22"/>
          <w:lang w:val="la-Latn"/>
        </w:rPr>
        <w:t xml:space="preserve">, </w:t>
      </w:r>
      <w:r w:rsidRPr="007A06F5">
        <w:rPr>
          <w:sz w:val="22"/>
          <w:szCs w:val="22"/>
          <w:lang w:val="la-Latn"/>
        </w:rPr>
        <w:t>in secundo</w:t>
      </w:r>
      <w:r w:rsidR="009B2994" w:rsidRPr="007A06F5">
        <w:rPr>
          <w:sz w:val="22"/>
          <w:szCs w:val="22"/>
          <w:lang w:val="la-Latn"/>
        </w:rPr>
        <w:t xml:space="preserve">, </w:t>
      </w:r>
      <w:r w:rsidRPr="007A06F5">
        <w:rPr>
          <w:sz w:val="22"/>
          <w:szCs w:val="22"/>
          <w:lang w:val="la-Latn"/>
        </w:rPr>
        <w:t>si vult iurare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iuret / secundum constitutam legem</w:t>
      </w:r>
      <w:r w:rsidR="009B2994" w:rsidRPr="007A06F5">
        <w:rPr>
          <w:sz w:val="22"/>
          <w:szCs w:val="22"/>
          <w:lang w:val="la-Latn"/>
        </w:rPr>
        <w:t xml:space="preserve">. </w:t>
      </w:r>
      <w:r w:rsidRPr="007A06F5">
        <w:rPr>
          <w:sz w:val="22"/>
          <w:szCs w:val="22"/>
          <w:lang w:val="la-Latn"/>
        </w:rPr>
        <w:t>Et in primo mallo spondeat</w:t>
      </w:r>
      <w:r w:rsidR="009B2994" w:rsidRPr="007A06F5">
        <w:rPr>
          <w:sz w:val="22"/>
          <w:szCs w:val="22"/>
          <w:lang w:val="la-Latn"/>
        </w:rPr>
        <w:t xml:space="preserve"> </w:t>
      </w:r>
      <w:r w:rsidRPr="007A06F5">
        <w:rPr>
          <w:sz w:val="22"/>
          <w:szCs w:val="22"/>
          <w:lang w:val="la-Latn"/>
        </w:rPr>
        <w:t>sacramentales</w:t>
      </w:r>
      <w:r w:rsidR="009B2994" w:rsidRPr="007A06F5">
        <w:rPr>
          <w:sz w:val="22"/>
          <w:szCs w:val="22"/>
          <w:lang w:val="la-Latn"/>
        </w:rPr>
        <w:t xml:space="preserve"> </w:t>
      </w:r>
      <w:r w:rsidR="00AD32E7" w:rsidRPr="007A06F5">
        <w:rPr>
          <w:sz w:val="22"/>
          <w:szCs w:val="22"/>
          <w:lang w:val="la-Latn"/>
        </w:rPr>
        <w:t xml:space="preserve">et fideius </w:t>
      </w:r>
      <w:r w:rsidRPr="007A06F5">
        <w:rPr>
          <w:sz w:val="22"/>
          <w:szCs w:val="22"/>
          <w:lang w:val="la-Latn"/>
        </w:rPr>
        <w:t>sores praebeat</w:t>
      </w:r>
      <w:r w:rsidR="009B2994" w:rsidRPr="007A06F5">
        <w:rPr>
          <w:sz w:val="22"/>
          <w:szCs w:val="22"/>
          <w:lang w:val="la-Latn"/>
        </w:rPr>
        <w:t xml:space="preserve">, </w:t>
      </w:r>
      <w:r w:rsidRPr="007A06F5">
        <w:rPr>
          <w:sz w:val="22"/>
          <w:szCs w:val="22"/>
          <w:lang w:val="la-Latn"/>
        </w:rPr>
        <w:t>sicut</w:t>
      </w:r>
      <w:r w:rsidR="009B2994" w:rsidRPr="007A06F5">
        <w:rPr>
          <w:sz w:val="22"/>
          <w:szCs w:val="22"/>
          <w:lang w:val="la-Latn"/>
        </w:rPr>
        <w:t xml:space="preserve"> </w:t>
      </w:r>
      <w:r w:rsidRPr="007A06F5">
        <w:rPr>
          <w:sz w:val="22"/>
          <w:szCs w:val="22"/>
          <w:lang w:val="la-Latn"/>
        </w:rPr>
        <w:t>lex</w:t>
      </w:r>
      <w:r w:rsidR="009B2994" w:rsidRPr="007A06F5">
        <w:rPr>
          <w:sz w:val="22"/>
          <w:szCs w:val="22"/>
          <w:lang w:val="la-Latn"/>
        </w:rPr>
        <w:t xml:space="preserve"> </w:t>
      </w:r>
      <w:r w:rsidRPr="007A06F5">
        <w:rPr>
          <w:sz w:val="22"/>
          <w:szCs w:val="22"/>
          <w:lang w:val="la-Latn"/>
        </w:rPr>
        <w:t>habet</w:t>
      </w:r>
      <w:r w:rsidR="009B2994" w:rsidRPr="007A06F5">
        <w:rPr>
          <w:sz w:val="22"/>
          <w:szCs w:val="22"/>
          <w:lang w:val="la-Latn"/>
        </w:rPr>
        <w:t xml:space="preserve">, </w:t>
      </w:r>
      <w:r w:rsidR="00AD32E7" w:rsidRPr="007A06F5">
        <w:rPr>
          <w:sz w:val="22"/>
          <w:szCs w:val="22"/>
          <w:lang w:val="la-Latn"/>
        </w:rPr>
        <w:t xml:space="preserve">et wadium </w:t>
      </w:r>
      <w:r w:rsidRPr="007A06F5">
        <w:rPr>
          <w:sz w:val="22"/>
          <w:szCs w:val="22"/>
          <w:lang w:val="la-Latn"/>
        </w:rPr>
        <w:t>suum donet</w:t>
      </w:r>
      <w:r w:rsidR="009B2994" w:rsidRPr="007A06F5">
        <w:rPr>
          <w:sz w:val="22"/>
          <w:szCs w:val="22"/>
          <w:lang w:val="la-Latn"/>
        </w:rPr>
        <w:t xml:space="preserve"> </w:t>
      </w:r>
      <w:r w:rsidRPr="007A06F5">
        <w:rPr>
          <w:sz w:val="22"/>
          <w:szCs w:val="22"/>
          <w:lang w:val="la-Latn"/>
        </w:rPr>
        <w:t>missos comitis vel</w:t>
      </w:r>
      <w:r w:rsidR="009B2994" w:rsidRPr="007A06F5">
        <w:rPr>
          <w:sz w:val="22"/>
          <w:szCs w:val="22"/>
          <w:lang w:val="la-Latn"/>
        </w:rPr>
        <w:t xml:space="preserve"> </w:t>
      </w:r>
      <w:r w:rsidRPr="007A06F5">
        <w:rPr>
          <w:sz w:val="22"/>
          <w:szCs w:val="22"/>
          <w:lang w:val="la-Latn"/>
        </w:rPr>
        <w:t>illo</w:t>
      </w:r>
      <w:r w:rsidR="009B2994" w:rsidRPr="007A06F5">
        <w:rPr>
          <w:sz w:val="22"/>
          <w:szCs w:val="22"/>
          <w:lang w:val="la-Latn"/>
        </w:rPr>
        <w:t xml:space="preserve"> </w:t>
      </w:r>
      <w:r w:rsidR="008B60B4" w:rsidRPr="007A06F5">
        <w:rPr>
          <w:sz w:val="22"/>
          <w:szCs w:val="22"/>
          <w:lang w:val="la-Latn"/>
        </w:rPr>
        <w:t>cen</w:t>
      </w:r>
      <w:r w:rsidRPr="007A06F5">
        <w:rPr>
          <w:sz w:val="22"/>
          <w:szCs w:val="22"/>
          <w:lang w:val="la-Latn"/>
        </w:rPr>
        <w:t>tenario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 praeest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constituto</w:t>
      </w:r>
      <w:r w:rsidR="009B2994" w:rsidRPr="007A06F5">
        <w:rPr>
          <w:sz w:val="22"/>
          <w:szCs w:val="22"/>
          <w:lang w:val="la-Latn"/>
        </w:rPr>
        <w:t xml:space="preserve"> </w:t>
      </w:r>
      <w:r w:rsidRPr="007A06F5">
        <w:rPr>
          <w:sz w:val="22"/>
          <w:szCs w:val="22"/>
          <w:lang w:val="la-Latn"/>
        </w:rPr>
        <w:t>die aut legitime</w:t>
      </w:r>
      <w:r w:rsidR="009B2994" w:rsidRPr="007A06F5">
        <w:rPr>
          <w:sz w:val="22"/>
          <w:szCs w:val="22"/>
          <w:lang w:val="la-Latn"/>
        </w:rPr>
        <w:t xml:space="preserve"> </w:t>
      </w:r>
      <w:r w:rsidRPr="007A06F5">
        <w:rPr>
          <w:sz w:val="22"/>
          <w:szCs w:val="22"/>
          <w:lang w:val="la-Latn"/>
        </w:rPr>
        <w:t>iuret aut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00AD32E7" w:rsidRPr="007A06F5">
        <w:rPr>
          <w:sz w:val="22"/>
          <w:szCs w:val="22"/>
          <w:lang w:val="la-Latn"/>
        </w:rPr>
        <w:t xml:space="preserve">culpabilis </w:t>
      </w:r>
      <w:r w:rsidRPr="007A06F5">
        <w:rPr>
          <w:sz w:val="22"/>
          <w:szCs w:val="22"/>
          <w:lang w:val="la-Latn"/>
        </w:rPr>
        <w:t>est</w:t>
      </w:r>
      <w:r w:rsidR="009B2994" w:rsidRPr="007A06F5">
        <w:rPr>
          <w:sz w:val="22"/>
          <w:szCs w:val="22"/>
          <w:lang w:val="la-Latn"/>
        </w:rPr>
        <w:t xml:space="preserve">, </w:t>
      </w:r>
      <w:r w:rsidRPr="007A06F5">
        <w:rPr>
          <w:sz w:val="22"/>
          <w:szCs w:val="22"/>
          <w:lang w:val="la-Latn"/>
        </w:rPr>
        <w:t>conponat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per neglectum</w:t>
      </w:r>
      <w:r w:rsidR="009B2994" w:rsidRPr="007A06F5">
        <w:rPr>
          <w:sz w:val="22"/>
          <w:szCs w:val="22"/>
          <w:lang w:val="la-Latn"/>
        </w:rPr>
        <w:t xml:space="preserve"> </w:t>
      </w:r>
      <w:r w:rsidR="00AD32E7" w:rsidRPr="007A06F5">
        <w:rPr>
          <w:sz w:val="22"/>
          <w:szCs w:val="22"/>
          <w:lang w:val="la-Latn"/>
        </w:rPr>
        <w:t>non eva</w:t>
      </w:r>
      <w:r w:rsidRPr="007A06F5">
        <w:rPr>
          <w:sz w:val="22"/>
          <w:szCs w:val="22"/>
          <w:lang w:val="la-Latn"/>
        </w:rPr>
        <w:t>dat</w:t>
      </w:r>
      <w:r w:rsidR="009B2994" w:rsidRPr="007A06F5">
        <w:rPr>
          <w:sz w:val="22"/>
          <w:szCs w:val="22"/>
          <w:lang w:val="la-Latn"/>
        </w:rPr>
        <w:t xml:space="preserve">; </w:t>
      </w:r>
      <w:r w:rsidRPr="007A06F5">
        <w:rPr>
          <w:sz w:val="22"/>
          <w:szCs w:val="22"/>
          <w:lang w:val="la-Latn"/>
        </w:rPr>
        <w:t>et si evaserit</w:t>
      </w:r>
      <w:r w:rsidR="00762AD2" w:rsidRPr="007A06F5">
        <w:rPr>
          <w:sz w:val="22"/>
          <w:szCs w:val="22"/>
          <w:lang w:val="la-Latn"/>
        </w:rPr>
        <w:t>,</w:t>
      </w:r>
      <w:r w:rsidR="009B2994" w:rsidRPr="007A06F5">
        <w:rPr>
          <w:sz w:val="22"/>
          <w:szCs w:val="22"/>
          <w:lang w:val="la-Latn"/>
        </w:rPr>
        <w:t xml:space="preserve"> </w:t>
      </w:r>
      <w:r w:rsidR="008B60B4" w:rsidRPr="007A06F5">
        <w:rPr>
          <w:sz w:val="22"/>
          <w:szCs w:val="22"/>
          <w:lang w:val="la-Latn"/>
        </w:rPr>
        <w:t>60</w:t>
      </w:r>
      <w:r w:rsidR="00AD32E7" w:rsidRPr="007A06F5">
        <w:rPr>
          <w:sz w:val="22"/>
          <w:szCs w:val="22"/>
          <w:lang w:val="la-Latn"/>
        </w:rPr>
        <w:t>* solidos de fredo sit</w:t>
      </w:r>
      <w:r w:rsidR="0069631A" w:rsidRPr="007A06F5">
        <w:rPr>
          <w:sz w:val="22"/>
          <w:szCs w:val="22"/>
          <w:lang w:val="la-Latn"/>
        </w:rPr>
        <w:t xml:space="preserve"> </w:t>
      </w:r>
      <w:r w:rsidRPr="007A06F5">
        <w:rPr>
          <w:sz w:val="22"/>
          <w:szCs w:val="22"/>
          <w:lang w:val="la-Latn"/>
        </w:rPr>
        <w:t>semper</w:t>
      </w:r>
      <w:r w:rsidR="009B2994" w:rsidRPr="007A06F5">
        <w:rPr>
          <w:sz w:val="22"/>
          <w:szCs w:val="22"/>
          <w:lang w:val="la-Latn"/>
        </w:rPr>
        <w:t xml:space="preserve"> </w:t>
      </w:r>
      <w:r w:rsidRPr="007A06F5">
        <w:rPr>
          <w:sz w:val="22"/>
          <w:szCs w:val="22"/>
          <w:lang w:val="la-Latn"/>
        </w:rPr>
        <w:t>culpabilis</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Ille autem distringat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 neglectum</w:t>
      </w:r>
      <w:r w:rsidR="009B2994" w:rsidRPr="007A06F5">
        <w:rPr>
          <w:sz w:val="22"/>
          <w:szCs w:val="22"/>
          <w:lang w:val="la-Latn"/>
        </w:rPr>
        <w:t xml:space="preserve"> </w:t>
      </w:r>
      <w:r w:rsidRPr="007A06F5">
        <w:rPr>
          <w:sz w:val="22"/>
          <w:szCs w:val="22"/>
          <w:lang w:val="la-Latn"/>
        </w:rPr>
        <w:t>non fiat</w:t>
      </w:r>
      <w:r w:rsidR="009B2994" w:rsidRPr="007A06F5">
        <w:rPr>
          <w:sz w:val="22"/>
          <w:szCs w:val="22"/>
          <w:lang w:val="la-Latn"/>
        </w:rPr>
        <w:t xml:space="preserve">, </w:t>
      </w:r>
      <w:r w:rsidRPr="007A06F5">
        <w:rPr>
          <w:sz w:val="22"/>
          <w:szCs w:val="22"/>
          <w:lang w:val="la-Latn"/>
        </w:rPr>
        <w:t>nec</w:t>
      </w:r>
      <w:r w:rsidR="009B2994" w:rsidRPr="007A06F5">
        <w:rPr>
          <w:sz w:val="22"/>
          <w:szCs w:val="22"/>
          <w:lang w:val="la-Latn"/>
        </w:rPr>
        <w:t xml:space="preserve"> </w:t>
      </w:r>
      <w:r w:rsidRPr="007A06F5">
        <w:rPr>
          <w:sz w:val="22"/>
          <w:szCs w:val="22"/>
          <w:lang w:val="la-Latn"/>
        </w:rPr>
        <w:t>pauperes</w:t>
      </w:r>
      <w:r w:rsidR="009B2994" w:rsidRPr="007A06F5">
        <w:rPr>
          <w:sz w:val="22"/>
          <w:szCs w:val="22"/>
          <w:lang w:val="la-Latn"/>
        </w:rPr>
        <w:t xml:space="preserve"> </w:t>
      </w:r>
      <w:r w:rsidR="00AD32E7" w:rsidRPr="007A06F5">
        <w:rPr>
          <w:sz w:val="22"/>
          <w:szCs w:val="22"/>
          <w:lang w:val="la-Latn"/>
        </w:rPr>
        <w:t>pa</w:t>
      </w:r>
      <w:r w:rsidRPr="007A06F5">
        <w:rPr>
          <w:sz w:val="22"/>
          <w:szCs w:val="22"/>
          <w:lang w:val="la-Latn"/>
        </w:rPr>
        <w:t>tientur</w:t>
      </w:r>
      <w:r w:rsidR="009B2994" w:rsidRPr="007A06F5">
        <w:rPr>
          <w:sz w:val="22"/>
          <w:szCs w:val="22"/>
          <w:lang w:val="la-Latn"/>
        </w:rPr>
        <w:t xml:space="preserve"> </w:t>
      </w:r>
      <w:r w:rsidRPr="007A06F5">
        <w:rPr>
          <w:sz w:val="22"/>
          <w:szCs w:val="22"/>
          <w:lang w:val="la-Latn"/>
        </w:rPr>
        <w:t>iniuriam a nec</w:t>
      </w:r>
      <w:r w:rsidR="009B2994" w:rsidRPr="007A06F5">
        <w:rPr>
          <w:sz w:val="22"/>
          <w:szCs w:val="22"/>
          <w:lang w:val="la-Latn"/>
        </w:rPr>
        <w:t xml:space="preserve"> </w:t>
      </w:r>
      <w:r w:rsidRPr="007A06F5">
        <w:rPr>
          <w:sz w:val="22"/>
          <w:szCs w:val="22"/>
          <w:lang w:val="la-Latn"/>
        </w:rPr>
        <w:t>sint sine lege nec</w:t>
      </w:r>
      <w:r w:rsidR="009B2994" w:rsidRPr="007A06F5">
        <w:rPr>
          <w:sz w:val="22"/>
          <w:szCs w:val="22"/>
          <w:lang w:val="la-Latn"/>
        </w:rPr>
        <w:t xml:space="preserve"> </w:t>
      </w:r>
      <w:r w:rsidRPr="007A06F5">
        <w:rPr>
          <w:sz w:val="22"/>
          <w:szCs w:val="22"/>
          <w:lang w:val="la-Latn"/>
        </w:rPr>
        <w:t>maledicant ducem nec populum terrae</w:t>
      </w:r>
      <w:r w:rsidR="009B2994" w:rsidRPr="007A06F5">
        <w:rPr>
          <w:sz w:val="22"/>
          <w:szCs w:val="22"/>
          <w:lang w:val="la-Latn"/>
        </w:rPr>
        <w:t xml:space="preserve">, </w:t>
      </w:r>
      <w:r w:rsidR="00AD32E7" w:rsidRPr="007A06F5">
        <w:rPr>
          <w:sz w:val="22"/>
          <w:szCs w:val="22"/>
          <w:lang w:val="la-Latn"/>
        </w:rPr>
        <w:t xml:space="preserve">sed </w:t>
      </w:r>
      <w:r w:rsidRPr="007A06F5">
        <w:rPr>
          <w:sz w:val="22"/>
          <w:szCs w:val="22"/>
          <w:lang w:val="la-Latn"/>
        </w:rPr>
        <w:t>in omnibus sit disciplina</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qui rebelles</w:t>
      </w:r>
      <w:r w:rsidR="009B2994" w:rsidRPr="007A06F5">
        <w:rPr>
          <w:sz w:val="22"/>
          <w:szCs w:val="22"/>
          <w:lang w:val="la-Latn"/>
        </w:rPr>
        <w:t xml:space="preserve"> </w:t>
      </w:r>
      <w:r w:rsidRPr="007A06F5">
        <w:rPr>
          <w:sz w:val="22"/>
          <w:szCs w:val="22"/>
          <w:lang w:val="la-Latn"/>
        </w:rPr>
        <w:t>sunt</w:t>
      </w:r>
      <w:r w:rsidR="009B2994" w:rsidRPr="007A06F5">
        <w:rPr>
          <w:sz w:val="22"/>
          <w:szCs w:val="22"/>
          <w:lang w:val="la-Latn"/>
        </w:rPr>
        <w:t xml:space="preserve"> </w:t>
      </w:r>
      <w:r w:rsidRPr="007A06F5">
        <w:rPr>
          <w:sz w:val="22"/>
          <w:szCs w:val="22"/>
          <w:lang w:val="la-Latn"/>
        </w:rPr>
        <w:t>de</w:t>
      </w:r>
      <w:r w:rsidR="009B2994" w:rsidRPr="007A06F5">
        <w:rPr>
          <w:sz w:val="22"/>
          <w:szCs w:val="22"/>
          <w:lang w:val="la-Latn"/>
        </w:rPr>
        <w:t xml:space="preserve"> </w:t>
      </w:r>
      <w:r w:rsidRPr="007A06F5">
        <w:rPr>
          <w:sz w:val="22"/>
          <w:szCs w:val="22"/>
          <w:lang w:val="la-Latn"/>
        </w:rPr>
        <w:t>malis se abstineant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AD32E7" w:rsidRPr="007A06F5">
        <w:rPr>
          <w:sz w:val="22"/>
          <w:szCs w:val="22"/>
          <w:lang w:val="la-Latn"/>
        </w:rPr>
        <w:t xml:space="preserve">qui boni </w:t>
      </w:r>
      <w:r w:rsidRPr="007A06F5">
        <w:rPr>
          <w:sz w:val="22"/>
          <w:szCs w:val="22"/>
          <w:lang w:val="la-Latn"/>
        </w:rPr>
        <w:t>sunt pacem possideant</w:t>
      </w:r>
      <w:r w:rsidR="009042C7" w:rsidRPr="007A06F5">
        <w:rPr>
          <w:sz w:val="22"/>
          <w:szCs w:val="22"/>
          <w:lang w:val="la-Latn"/>
        </w:rPr>
        <w:t>.</w:t>
      </w:r>
      <w:r w:rsidR="009B2994" w:rsidRPr="007A06F5">
        <w:rPr>
          <w:sz w:val="22"/>
          <w:szCs w:val="22"/>
          <w:lang w:val="la-Latn"/>
        </w:rPr>
        <w:t xml:space="preserve"> </w:t>
      </w:r>
    </w:p>
    <w:p w14:paraId="7771C1F5" w14:textId="0E253E0C" w:rsidR="00A62AA1" w:rsidRPr="007A06F5" w:rsidRDefault="00A62AA1" w:rsidP="00D0094D">
      <w:pPr>
        <w:pStyle w:val="Normlnweb"/>
        <w:numPr>
          <w:ilvl w:val="0"/>
          <w:numId w:val="30"/>
        </w:numPr>
        <w:spacing w:before="0" w:beforeAutospacing="0" w:after="120" w:afterAutospacing="0"/>
        <w:rPr>
          <w:sz w:val="22"/>
          <w:szCs w:val="22"/>
          <w:lang w:val="la-Latn"/>
        </w:rPr>
      </w:pPr>
      <w:r w:rsidRPr="007A06F5">
        <w:rPr>
          <w:sz w:val="22"/>
          <w:szCs w:val="22"/>
          <w:highlight w:val="yellow"/>
          <w:lang w:val="la-Latn"/>
        </w:rPr>
        <w:t>Si quis autem liber ad</w:t>
      </w:r>
      <w:r w:rsidR="009B2994" w:rsidRPr="007A06F5">
        <w:rPr>
          <w:sz w:val="22"/>
          <w:szCs w:val="22"/>
          <w:highlight w:val="yellow"/>
          <w:lang w:val="la-Latn"/>
        </w:rPr>
        <w:t xml:space="preserve"> </w:t>
      </w:r>
      <w:r w:rsidRPr="007A06F5">
        <w:rPr>
          <w:sz w:val="22"/>
          <w:szCs w:val="22"/>
          <w:highlight w:val="yellow"/>
          <w:lang w:val="la-Latn"/>
        </w:rPr>
        <w:t>ipsum</w:t>
      </w:r>
      <w:r w:rsidR="009B2994" w:rsidRPr="007A06F5">
        <w:rPr>
          <w:sz w:val="22"/>
          <w:szCs w:val="22"/>
          <w:highlight w:val="yellow"/>
          <w:lang w:val="la-Latn"/>
        </w:rPr>
        <w:t xml:space="preserve"> </w:t>
      </w:r>
      <w:r w:rsidRPr="007A06F5">
        <w:rPr>
          <w:sz w:val="22"/>
          <w:szCs w:val="22"/>
          <w:highlight w:val="yellow"/>
          <w:lang w:val="la-Latn"/>
        </w:rPr>
        <w:t>placitum ne</w:t>
      </w:r>
      <w:r w:rsidR="00AD32E7" w:rsidRPr="007A06F5">
        <w:rPr>
          <w:sz w:val="22"/>
          <w:szCs w:val="22"/>
          <w:highlight w:val="yellow"/>
          <w:lang w:val="la-Latn"/>
        </w:rPr>
        <w:t xml:space="preserve">glexerit venire vel semetipsum </w:t>
      </w:r>
      <w:r w:rsidRPr="007A06F5">
        <w:rPr>
          <w:sz w:val="22"/>
          <w:szCs w:val="22"/>
          <w:highlight w:val="yellow"/>
          <w:lang w:val="la-Latn"/>
        </w:rPr>
        <w:t>non praesentaverit</w:t>
      </w:r>
      <w:r w:rsidR="009B2994" w:rsidRPr="007A06F5">
        <w:rPr>
          <w:sz w:val="22"/>
          <w:szCs w:val="22"/>
          <w:highlight w:val="yellow"/>
          <w:lang w:val="la-Latn"/>
        </w:rPr>
        <w:t xml:space="preserve"> </w:t>
      </w:r>
      <w:r w:rsidR="00AD32E7" w:rsidRPr="007A06F5">
        <w:rPr>
          <w:sz w:val="22"/>
          <w:szCs w:val="22"/>
          <w:highlight w:val="yellow"/>
          <w:lang w:val="la-Latn"/>
        </w:rPr>
        <w:t>aut comiti aut cente</w:t>
      </w:r>
      <w:r w:rsidRPr="007A06F5">
        <w:rPr>
          <w:sz w:val="22"/>
          <w:szCs w:val="22"/>
          <w:highlight w:val="yellow"/>
          <w:lang w:val="la-Latn"/>
        </w:rPr>
        <w:t>nario</w:t>
      </w:r>
      <w:r w:rsidR="009B2994" w:rsidRPr="007A06F5">
        <w:rPr>
          <w:sz w:val="22"/>
          <w:szCs w:val="22"/>
          <w:highlight w:val="yellow"/>
          <w:lang w:val="la-Latn"/>
        </w:rPr>
        <w:t xml:space="preserve"> </w:t>
      </w:r>
      <w:r w:rsidRPr="007A06F5">
        <w:rPr>
          <w:sz w:val="22"/>
          <w:szCs w:val="22"/>
          <w:highlight w:val="yellow"/>
          <w:lang w:val="la-Latn"/>
        </w:rPr>
        <w:t>aut misso comitis in placito</w:t>
      </w:r>
      <w:r w:rsidR="00762AD2" w:rsidRPr="007A06F5">
        <w:rPr>
          <w:sz w:val="22"/>
          <w:szCs w:val="22"/>
          <w:highlight w:val="yellow"/>
          <w:lang w:val="la-Latn"/>
        </w:rPr>
        <w:t>,</w:t>
      </w:r>
      <w:r w:rsidR="009B2994" w:rsidRPr="007A06F5">
        <w:rPr>
          <w:sz w:val="22"/>
          <w:szCs w:val="22"/>
          <w:highlight w:val="yellow"/>
          <w:lang w:val="la-Latn"/>
        </w:rPr>
        <w:t xml:space="preserve"> </w:t>
      </w:r>
      <w:r w:rsidR="00AD32E7" w:rsidRPr="007A06F5">
        <w:rPr>
          <w:sz w:val="22"/>
          <w:szCs w:val="22"/>
          <w:highlight w:val="yellow"/>
          <w:lang w:val="la-Latn"/>
        </w:rPr>
        <w:t>soli</w:t>
      </w:r>
      <w:r w:rsidRPr="007A06F5">
        <w:rPr>
          <w:sz w:val="22"/>
          <w:szCs w:val="22"/>
          <w:highlight w:val="yellow"/>
          <w:lang w:val="la-Latn"/>
        </w:rPr>
        <w:t>/ dis sit</w:t>
      </w:r>
      <w:r w:rsidR="009B2994" w:rsidRPr="007A06F5">
        <w:rPr>
          <w:sz w:val="22"/>
          <w:szCs w:val="22"/>
          <w:highlight w:val="yellow"/>
          <w:lang w:val="la-Latn"/>
        </w:rPr>
        <w:t xml:space="preserve"> </w:t>
      </w:r>
      <w:r w:rsidRPr="007A06F5">
        <w:rPr>
          <w:sz w:val="22"/>
          <w:szCs w:val="22"/>
          <w:highlight w:val="yellow"/>
          <w:lang w:val="la-Latn"/>
        </w:rPr>
        <w:t>culpabilis</w:t>
      </w:r>
      <w:r w:rsidR="009B2994" w:rsidRPr="007A06F5">
        <w:rPr>
          <w:sz w:val="22"/>
          <w:szCs w:val="22"/>
          <w:highlight w:val="yellow"/>
          <w:lang w:val="la-Latn"/>
        </w:rPr>
        <w:t>.</w:t>
      </w:r>
      <w:r w:rsidR="009B2994" w:rsidRPr="007A06F5">
        <w:rPr>
          <w:sz w:val="22"/>
          <w:szCs w:val="22"/>
          <w:lang w:val="la-Latn"/>
        </w:rPr>
        <w:t xml:space="preserve"> </w:t>
      </w:r>
      <w:r w:rsidRPr="007A06F5">
        <w:rPr>
          <w:sz w:val="22"/>
          <w:szCs w:val="22"/>
          <w:highlight w:val="yellow"/>
          <w:lang w:val="la-Latn"/>
        </w:rPr>
        <w:t>Qualiscumque</w:t>
      </w:r>
      <w:r w:rsidR="009B2994" w:rsidRPr="007A06F5">
        <w:rPr>
          <w:sz w:val="22"/>
          <w:szCs w:val="22"/>
          <w:highlight w:val="yellow"/>
          <w:lang w:val="la-Latn"/>
        </w:rPr>
        <w:t xml:space="preserve"> </w:t>
      </w:r>
      <w:r w:rsidR="008B60B4" w:rsidRPr="007A06F5">
        <w:rPr>
          <w:sz w:val="22"/>
          <w:szCs w:val="22"/>
          <w:highlight w:val="yellow"/>
          <w:lang w:val="la-Latn"/>
        </w:rPr>
        <w:t>per</w:t>
      </w:r>
      <w:r w:rsidRPr="007A06F5">
        <w:rPr>
          <w:sz w:val="22"/>
          <w:szCs w:val="22"/>
          <w:highlight w:val="yellow"/>
          <w:lang w:val="la-Latn"/>
        </w:rPr>
        <w:t>sona sit</w:t>
      </w:r>
      <w:r w:rsidR="009B2994" w:rsidRPr="007A06F5">
        <w:rPr>
          <w:sz w:val="22"/>
          <w:szCs w:val="22"/>
          <w:highlight w:val="yellow"/>
          <w:lang w:val="la-Latn"/>
        </w:rPr>
        <w:t xml:space="preserve">, </w:t>
      </w:r>
      <w:r w:rsidRPr="007A06F5">
        <w:rPr>
          <w:sz w:val="22"/>
          <w:szCs w:val="22"/>
          <w:highlight w:val="yellow"/>
          <w:lang w:val="la-Latn"/>
        </w:rPr>
        <w:t>aut vassus ducis aut comitis</w:t>
      </w:r>
      <w:r w:rsidR="009B2994" w:rsidRPr="007A06F5">
        <w:rPr>
          <w:sz w:val="22"/>
          <w:szCs w:val="22"/>
          <w:highlight w:val="yellow"/>
          <w:lang w:val="la-Latn"/>
        </w:rPr>
        <w:t xml:space="preserve"> </w:t>
      </w:r>
      <w:r w:rsidRPr="007A06F5">
        <w:rPr>
          <w:sz w:val="22"/>
          <w:szCs w:val="22"/>
          <w:highlight w:val="yellow"/>
          <w:lang w:val="la-Latn"/>
        </w:rPr>
        <w:t>aut qualiscumque</w:t>
      </w:r>
      <w:r w:rsidR="009B2994" w:rsidRPr="007A06F5">
        <w:rPr>
          <w:sz w:val="22"/>
          <w:szCs w:val="22"/>
          <w:highlight w:val="yellow"/>
          <w:lang w:val="la-Latn"/>
        </w:rPr>
        <w:t xml:space="preserve"> </w:t>
      </w:r>
      <w:r w:rsidRPr="007A06F5">
        <w:rPr>
          <w:sz w:val="22"/>
          <w:szCs w:val="22"/>
          <w:highlight w:val="yellow"/>
          <w:lang w:val="la-Latn"/>
        </w:rPr>
        <w:t>persona</w:t>
      </w:r>
      <w:r w:rsidR="009B2994" w:rsidRPr="007A06F5">
        <w:rPr>
          <w:sz w:val="22"/>
          <w:szCs w:val="22"/>
          <w:highlight w:val="yellow"/>
          <w:lang w:val="la-Latn"/>
        </w:rPr>
        <w:t xml:space="preserve">, </w:t>
      </w:r>
      <w:r w:rsidR="00AD32E7" w:rsidRPr="007A06F5">
        <w:rPr>
          <w:sz w:val="22"/>
          <w:szCs w:val="22"/>
          <w:highlight w:val="yellow"/>
          <w:lang w:val="la-Latn"/>
        </w:rPr>
        <w:t xml:space="preserve">nemo neglegat ad </w:t>
      </w:r>
      <w:r w:rsidRPr="007A06F5">
        <w:rPr>
          <w:sz w:val="22"/>
          <w:szCs w:val="22"/>
          <w:highlight w:val="yellow"/>
          <w:lang w:val="la-Latn"/>
        </w:rPr>
        <w:t>ipsum</w:t>
      </w:r>
      <w:r w:rsidR="009B2994" w:rsidRPr="007A06F5">
        <w:rPr>
          <w:sz w:val="22"/>
          <w:szCs w:val="22"/>
          <w:highlight w:val="yellow"/>
          <w:lang w:val="la-Latn"/>
        </w:rPr>
        <w:t xml:space="preserve"> </w:t>
      </w:r>
      <w:r w:rsidRPr="007A06F5">
        <w:rPr>
          <w:sz w:val="22"/>
          <w:szCs w:val="22"/>
          <w:highlight w:val="yellow"/>
          <w:lang w:val="la-Latn"/>
        </w:rPr>
        <w:t>placitum</w:t>
      </w:r>
      <w:r w:rsidR="009B2994" w:rsidRPr="007A06F5">
        <w:rPr>
          <w:sz w:val="22"/>
          <w:szCs w:val="22"/>
          <w:highlight w:val="yellow"/>
          <w:lang w:val="la-Latn"/>
        </w:rPr>
        <w:t xml:space="preserve"> </w:t>
      </w:r>
      <w:r w:rsidRPr="007A06F5">
        <w:rPr>
          <w:sz w:val="22"/>
          <w:szCs w:val="22"/>
          <w:highlight w:val="yellow"/>
          <w:lang w:val="la-Latn"/>
        </w:rPr>
        <w:t>venire</w:t>
      </w:r>
      <w:r w:rsidR="009B2994" w:rsidRPr="007A06F5">
        <w:rPr>
          <w:sz w:val="22"/>
          <w:szCs w:val="22"/>
          <w:highlight w:val="yellow"/>
          <w:lang w:val="la-Latn"/>
        </w:rPr>
        <w:t xml:space="preserve">, </w:t>
      </w:r>
      <w:r w:rsidRPr="007A06F5">
        <w:rPr>
          <w:sz w:val="22"/>
          <w:szCs w:val="22"/>
          <w:highlight w:val="yellow"/>
          <w:lang w:val="la-Latn"/>
        </w:rPr>
        <w:t>ut in ipso placito</w:t>
      </w:r>
      <w:r w:rsidR="009B2994" w:rsidRPr="007A06F5">
        <w:rPr>
          <w:sz w:val="22"/>
          <w:szCs w:val="22"/>
          <w:highlight w:val="yellow"/>
          <w:lang w:val="la-Latn"/>
        </w:rPr>
        <w:t xml:space="preserve"> </w:t>
      </w:r>
      <w:r w:rsidRPr="007A06F5">
        <w:rPr>
          <w:sz w:val="22"/>
          <w:szCs w:val="22"/>
          <w:highlight w:val="yellow"/>
          <w:lang w:val="la-Latn"/>
        </w:rPr>
        <w:t>pauperes conclament</w:t>
      </w:r>
      <w:r w:rsidR="009B2994" w:rsidRPr="007A06F5">
        <w:rPr>
          <w:sz w:val="22"/>
          <w:szCs w:val="22"/>
          <w:highlight w:val="yellow"/>
          <w:lang w:val="la-Latn"/>
        </w:rPr>
        <w:t xml:space="preserve"> </w:t>
      </w:r>
      <w:r w:rsidRPr="007A06F5">
        <w:rPr>
          <w:sz w:val="22"/>
          <w:szCs w:val="22"/>
          <w:highlight w:val="yellow"/>
          <w:lang w:val="la-Latn"/>
        </w:rPr>
        <w:t>causas suas</w:t>
      </w:r>
      <w:r w:rsidR="009B2994" w:rsidRPr="007A06F5">
        <w:rPr>
          <w:sz w:val="22"/>
          <w:szCs w:val="22"/>
          <w:highlight w:val="yellow"/>
          <w:lang w:val="la-Latn"/>
        </w:rPr>
        <w: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AD32E7" w:rsidRPr="007A06F5">
        <w:rPr>
          <w:sz w:val="22"/>
          <w:szCs w:val="22"/>
          <w:lang w:val="la-Latn"/>
        </w:rPr>
        <w:t xml:space="preserve">quod </w:t>
      </w:r>
      <w:r w:rsidRPr="007A06F5">
        <w:rPr>
          <w:sz w:val="22"/>
          <w:szCs w:val="22"/>
          <w:lang w:val="la-Latn"/>
        </w:rPr>
        <w:t>in</w:t>
      </w:r>
      <w:r w:rsidR="009B2994" w:rsidRPr="007A06F5">
        <w:rPr>
          <w:sz w:val="22"/>
          <w:szCs w:val="22"/>
          <w:lang w:val="la-Latn"/>
        </w:rPr>
        <w:t xml:space="preserve"> </w:t>
      </w:r>
      <w:r w:rsidRPr="007A06F5">
        <w:rPr>
          <w:sz w:val="22"/>
          <w:szCs w:val="22"/>
          <w:lang w:val="la-Latn"/>
        </w:rPr>
        <w:t>uno</w:t>
      </w:r>
      <w:r w:rsidR="009B2994" w:rsidRPr="007A06F5">
        <w:rPr>
          <w:sz w:val="22"/>
          <w:szCs w:val="22"/>
          <w:lang w:val="la-Latn"/>
        </w:rPr>
        <w:t xml:space="preserve"> </w:t>
      </w:r>
      <w:r w:rsidRPr="007A06F5">
        <w:rPr>
          <w:sz w:val="22"/>
          <w:szCs w:val="22"/>
          <w:lang w:val="la-Latn"/>
        </w:rPr>
        <w:t>placito finiri</w:t>
      </w:r>
      <w:r w:rsidR="009B2994" w:rsidRPr="007A06F5">
        <w:rPr>
          <w:sz w:val="22"/>
          <w:szCs w:val="22"/>
          <w:lang w:val="la-Latn"/>
        </w:rPr>
        <w:t xml:space="preserve"> </w:t>
      </w:r>
      <w:r w:rsidRPr="007A06F5">
        <w:rPr>
          <w:sz w:val="22"/>
          <w:szCs w:val="22"/>
          <w:lang w:val="la-Latn"/>
        </w:rPr>
        <w:t>non potuerit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alio</w:t>
      </w:r>
      <w:r w:rsidR="009B2994" w:rsidRPr="007A06F5">
        <w:rPr>
          <w:sz w:val="22"/>
          <w:szCs w:val="22"/>
          <w:lang w:val="la-Latn"/>
        </w:rPr>
        <w:t xml:space="preserve"> </w:t>
      </w:r>
      <w:r w:rsidRPr="007A06F5">
        <w:rPr>
          <w:sz w:val="22"/>
          <w:szCs w:val="22"/>
          <w:lang w:val="la-Latn"/>
        </w:rPr>
        <w:t>finiatur</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sine ira Dei sit</w:t>
      </w:r>
      <w:r w:rsidR="009B2994" w:rsidRPr="007A06F5">
        <w:rPr>
          <w:sz w:val="22"/>
          <w:szCs w:val="22"/>
          <w:lang w:val="la-Latn"/>
        </w:rPr>
        <w:t xml:space="preserve"> </w:t>
      </w:r>
      <w:r w:rsidR="00AD32E7" w:rsidRPr="007A06F5">
        <w:rPr>
          <w:sz w:val="22"/>
          <w:szCs w:val="22"/>
          <w:lang w:val="la-Latn"/>
        </w:rPr>
        <w:t xml:space="preserve">defensa </w:t>
      </w:r>
      <w:r w:rsidRPr="007A06F5">
        <w:rPr>
          <w:sz w:val="22"/>
          <w:szCs w:val="22"/>
          <w:lang w:val="la-Latn"/>
        </w:rPr>
        <w:t>patria</w:t>
      </w:r>
      <w:r w:rsidR="009B2994" w:rsidRPr="007A06F5">
        <w:rPr>
          <w:sz w:val="22"/>
          <w:szCs w:val="22"/>
          <w:lang w:val="la-Latn"/>
        </w:rPr>
        <w:t xml:space="preserve">, </w:t>
      </w:r>
      <w:r w:rsidRPr="007A06F5">
        <w:rPr>
          <w:sz w:val="22"/>
          <w:szCs w:val="22"/>
          <w:lang w:val="la-Latn"/>
        </w:rPr>
        <w:t>et illi</w:t>
      </w:r>
      <w:r w:rsidR="009B2994" w:rsidRPr="007A06F5">
        <w:rPr>
          <w:sz w:val="22"/>
          <w:szCs w:val="22"/>
          <w:lang w:val="la-Latn"/>
        </w:rPr>
        <w:t xml:space="preserve"> </w:t>
      </w:r>
      <w:r w:rsidRPr="007A06F5">
        <w:rPr>
          <w:sz w:val="22"/>
          <w:szCs w:val="22"/>
          <w:lang w:val="la-Latn"/>
        </w:rPr>
        <w:t>rebelles</w:t>
      </w:r>
      <w:r w:rsidR="009B2994" w:rsidRPr="007A06F5">
        <w:rPr>
          <w:sz w:val="22"/>
          <w:szCs w:val="22"/>
          <w:lang w:val="la-Latn"/>
        </w:rPr>
        <w:t xml:space="preserve">, </w:t>
      </w:r>
      <w:r w:rsidR="00AD32E7" w:rsidRPr="007A06F5">
        <w:rPr>
          <w:sz w:val="22"/>
          <w:szCs w:val="22"/>
          <w:lang w:val="la-Latn"/>
        </w:rPr>
        <w:t xml:space="preserve">qui usque modo </w:t>
      </w:r>
      <w:r w:rsidRPr="007A06F5">
        <w:rPr>
          <w:sz w:val="22"/>
          <w:szCs w:val="22"/>
          <w:lang w:val="la-Latn"/>
        </w:rPr>
        <w:t>raptum</w:t>
      </w:r>
      <w:r w:rsidR="009B2994" w:rsidRPr="007A06F5">
        <w:rPr>
          <w:sz w:val="22"/>
          <w:szCs w:val="22"/>
          <w:lang w:val="la-Latn"/>
        </w:rPr>
        <w:t xml:space="preserve"> </w:t>
      </w:r>
      <w:r w:rsidRPr="007A06F5">
        <w:rPr>
          <w:sz w:val="22"/>
          <w:szCs w:val="22"/>
          <w:lang w:val="la-Latn"/>
        </w:rPr>
        <w:t>fecerunt</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amplius potestatem fa</w:t>
      </w:r>
      <w:r w:rsidRPr="007A06F5">
        <w:rPr>
          <w:sz w:val="22"/>
          <w:szCs w:val="22"/>
          <w:lang w:val="la-Latn"/>
        </w:rPr>
        <w:t>ciendi non habeant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si est</w:t>
      </w:r>
      <w:r w:rsidR="009B2994" w:rsidRPr="007A06F5">
        <w:rPr>
          <w:sz w:val="22"/>
          <w:szCs w:val="22"/>
          <w:lang w:val="la-Latn"/>
        </w:rPr>
        <w:t xml:space="preserve"> </w:t>
      </w:r>
      <w:r w:rsidR="00AD32E7" w:rsidRPr="007A06F5">
        <w:rPr>
          <w:sz w:val="22"/>
          <w:szCs w:val="22"/>
          <w:lang w:val="la-Latn"/>
        </w:rPr>
        <w:t>talis per</w:t>
      </w:r>
      <w:r w:rsidRPr="007A06F5">
        <w:rPr>
          <w:sz w:val="22"/>
          <w:szCs w:val="22"/>
          <w:lang w:val="la-Latn"/>
        </w:rPr>
        <w:t>sona</w:t>
      </w:r>
      <w:r w:rsidR="009B2994" w:rsidRPr="007A06F5">
        <w:rPr>
          <w:sz w:val="22"/>
          <w:szCs w:val="22"/>
          <w:lang w:val="la-Latn"/>
        </w:rPr>
        <w:t xml:space="preserve">, </w:t>
      </w:r>
      <w:r w:rsidRPr="007A06F5">
        <w:rPr>
          <w:sz w:val="22"/>
          <w:szCs w:val="22"/>
          <w:lang w:val="la-Latn"/>
        </w:rPr>
        <w:t>quam</w:t>
      </w:r>
      <w:r w:rsidR="009B2994" w:rsidRPr="007A06F5">
        <w:rPr>
          <w:sz w:val="22"/>
          <w:szCs w:val="22"/>
          <w:lang w:val="la-Latn"/>
        </w:rPr>
        <w:t xml:space="preserve"> </w:t>
      </w:r>
      <w:r w:rsidRPr="007A06F5">
        <w:rPr>
          <w:sz w:val="22"/>
          <w:szCs w:val="22"/>
          <w:lang w:val="la-Latn"/>
        </w:rPr>
        <w:t>comes a in</w:t>
      </w:r>
      <w:r w:rsidR="009B2994" w:rsidRPr="007A06F5">
        <w:rPr>
          <w:sz w:val="22"/>
          <w:szCs w:val="22"/>
          <w:lang w:val="la-Latn"/>
        </w:rPr>
        <w:t xml:space="preserve"> </w:t>
      </w:r>
      <w:r w:rsidRPr="007A06F5">
        <w:rPr>
          <w:sz w:val="22"/>
          <w:szCs w:val="22"/>
          <w:lang w:val="la-Latn"/>
        </w:rPr>
        <w:t>placito</w:t>
      </w:r>
      <w:r w:rsidR="009B2994" w:rsidRPr="007A06F5">
        <w:rPr>
          <w:sz w:val="22"/>
          <w:szCs w:val="22"/>
          <w:lang w:val="la-Latn"/>
        </w:rPr>
        <w:t xml:space="preserve"> </w:t>
      </w:r>
      <w:r w:rsidRPr="007A06F5">
        <w:rPr>
          <w:sz w:val="22"/>
          <w:szCs w:val="22"/>
          <w:lang w:val="la-Latn"/>
        </w:rPr>
        <w:t>vel</w:t>
      </w:r>
      <w:r w:rsidR="009B2994" w:rsidRPr="007A06F5">
        <w:rPr>
          <w:sz w:val="22"/>
          <w:szCs w:val="22"/>
          <w:lang w:val="la-Latn"/>
        </w:rPr>
        <w:t xml:space="preserve"> </w:t>
      </w:r>
      <w:r w:rsidR="00AD32E7" w:rsidRPr="007A06F5">
        <w:rPr>
          <w:sz w:val="22"/>
          <w:szCs w:val="22"/>
          <w:lang w:val="la-Latn"/>
        </w:rPr>
        <w:t>cen</w:t>
      </w:r>
      <w:r w:rsidRPr="007A06F5">
        <w:rPr>
          <w:sz w:val="22"/>
          <w:szCs w:val="22"/>
          <w:lang w:val="la-Latn"/>
        </w:rPr>
        <w:t>tenarius vel missus comitis</w:t>
      </w:r>
      <w:r w:rsidR="009B2994" w:rsidRPr="007A06F5">
        <w:rPr>
          <w:sz w:val="22"/>
          <w:szCs w:val="22"/>
          <w:lang w:val="la-Latn"/>
        </w:rPr>
        <w:t xml:space="preserve"> </w:t>
      </w:r>
      <w:r w:rsidR="00AD32E7" w:rsidRPr="007A06F5">
        <w:rPr>
          <w:sz w:val="22"/>
          <w:szCs w:val="22"/>
          <w:lang w:val="la-Latn"/>
        </w:rPr>
        <w:t xml:space="preserve">distringere e </w:t>
      </w:r>
      <w:r w:rsidRPr="007A06F5">
        <w:rPr>
          <w:sz w:val="22"/>
          <w:szCs w:val="22"/>
          <w:lang w:val="la-Latn"/>
        </w:rPr>
        <w:t>non potest</w:t>
      </w:r>
      <w:r w:rsidR="009B2994" w:rsidRPr="007A06F5">
        <w:rPr>
          <w:sz w:val="22"/>
          <w:szCs w:val="22"/>
          <w:lang w:val="la-Latn"/>
        </w:rPr>
        <w:t xml:space="preserve">, </w:t>
      </w:r>
      <w:r w:rsidRPr="007A06F5">
        <w:rPr>
          <w:sz w:val="22"/>
          <w:szCs w:val="22"/>
          <w:lang w:val="la-Latn"/>
        </w:rPr>
        <w:t>tunc eum</w:t>
      </w:r>
      <w:r w:rsidR="009B2994" w:rsidRPr="007A06F5">
        <w:rPr>
          <w:sz w:val="22"/>
          <w:szCs w:val="22"/>
          <w:lang w:val="la-Latn"/>
        </w:rPr>
        <w:t xml:space="preserve"> </w:t>
      </w:r>
      <w:r w:rsidR="00AD32E7" w:rsidRPr="007A06F5">
        <w:rPr>
          <w:sz w:val="22"/>
          <w:szCs w:val="22"/>
          <w:lang w:val="la-Latn"/>
        </w:rPr>
        <w:t>dux legitime distrin</w:t>
      </w:r>
      <w:r w:rsidRPr="007A06F5">
        <w:rPr>
          <w:sz w:val="22"/>
          <w:szCs w:val="22"/>
          <w:lang w:val="la-Latn"/>
        </w:rPr>
        <w:t>gat</w:t>
      </w:r>
      <w:r w:rsidR="009B2994" w:rsidRPr="007A06F5">
        <w:rPr>
          <w:sz w:val="22"/>
          <w:szCs w:val="22"/>
          <w:lang w:val="la-Latn"/>
        </w:rPr>
        <w:t xml:space="preserve"> </w:t>
      </w:r>
      <w:r w:rsidRPr="007A06F5">
        <w:rPr>
          <w:sz w:val="22"/>
          <w:szCs w:val="22"/>
          <w:lang w:val="la-Latn"/>
        </w:rPr>
        <w:t>plusque</w:t>
      </w:r>
      <w:r w:rsidR="009B2994" w:rsidRPr="007A06F5">
        <w:rPr>
          <w:sz w:val="22"/>
          <w:szCs w:val="22"/>
          <w:lang w:val="la-Latn"/>
        </w:rPr>
        <w:t xml:space="preserve"> </w:t>
      </w:r>
      <w:r w:rsidRPr="007A06F5">
        <w:rPr>
          <w:sz w:val="22"/>
          <w:szCs w:val="22"/>
          <w:lang w:val="la-Latn"/>
        </w:rPr>
        <w:t>quaerat</w:t>
      </w:r>
      <w:r w:rsidR="009B2994" w:rsidRPr="007A06F5">
        <w:rPr>
          <w:sz w:val="22"/>
          <w:szCs w:val="22"/>
          <w:lang w:val="la-Latn"/>
        </w:rPr>
        <w:t xml:space="preserve"> </w:t>
      </w:r>
      <w:r w:rsidR="00AD32E7" w:rsidRPr="007A06F5">
        <w:rPr>
          <w:sz w:val="22"/>
          <w:szCs w:val="22"/>
          <w:lang w:val="la-Latn"/>
        </w:rPr>
        <w:t xml:space="preserve">Deo placere quam </w:t>
      </w:r>
      <w:r w:rsidRPr="007A06F5">
        <w:rPr>
          <w:sz w:val="22"/>
          <w:szCs w:val="22"/>
          <w:lang w:val="la-Latn"/>
        </w:rPr>
        <w:t>homini</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ut nullum</w:t>
      </w:r>
      <w:r w:rsidR="009B2994" w:rsidRPr="007A06F5">
        <w:rPr>
          <w:sz w:val="22"/>
          <w:szCs w:val="22"/>
          <w:lang w:val="la-Latn"/>
        </w:rPr>
        <w:t xml:space="preserve"> </w:t>
      </w:r>
      <w:r w:rsidRPr="007A06F5">
        <w:rPr>
          <w:sz w:val="22"/>
          <w:szCs w:val="22"/>
          <w:lang w:val="la-Latn"/>
        </w:rPr>
        <w:t>neglectum</w:t>
      </w:r>
      <w:r w:rsidR="009B2994" w:rsidRPr="007A06F5">
        <w:rPr>
          <w:sz w:val="22"/>
          <w:szCs w:val="22"/>
          <w:lang w:val="la-Latn"/>
        </w:rPr>
        <w:t xml:space="preserve"> </w:t>
      </w:r>
      <w:r w:rsidRPr="007A06F5">
        <w:rPr>
          <w:sz w:val="22"/>
          <w:szCs w:val="22"/>
          <w:lang w:val="la-Latn"/>
        </w:rPr>
        <w:t>in animam</w:t>
      </w:r>
      <w:r w:rsidR="009B2994" w:rsidRPr="007A06F5">
        <w:rPr>
          <w:sz w:val="22"/>
          <w:szCs w:val="22"/>
          <w:lang w:val="la-Latn"/>
        </w:rPr>
        <w:t xml:space="preserve"> </w:t>
      </w:r>
      <w:r w:rsidRPr="007A06F5">
        <w:rPr>
          <w:sz w:val="22"/>
          <w:szCs w:val="22"/>
          <w:lang w:val="la-Latn"/>
        </w:rPr>
        <w:t>ducis Deus</w:t>
      </w:r>
      <w:r w:rsidR="009B2994" w:rsidRPr="007A06F5">
        <w:rPr>
          <w:sz w:val="22"/>
          <w:szCs w:val="22"/>
          <w:lang w:val="la-Latn"/>
        </w:rPr>
        <w:t xml:space="preserve"> </w:t>
      </w:r>
      <w:r w:rsidRPr="007A06F5">
        <w:rPr>
          <w:sz w:val="22"/>
          <w:szCs w:val="22"/>
          <w:lang w:val="la-Latn"/>
        </w:rPr>
        <w:t>requirat</w:t>
      </w:r>
      <w:r w:rsidR="005D4A29" w:rsidRPr="007A06F5">
        <w:rPr>
          <w:sz w:val="22"/>
          <w:szCs w:val="22"/>
          <w:lang w:val="la-Latn"/>
        </w:rPr>
        <w:t>.</w:t>
      </w:r>
      <w:r w:rsidRPr="007A06F5">
        <w:rPr>
          <w:sz w:val="22"/>
          <w:szCs w:val="22"/>
          <w:lang w:val="la-Latn"/>
        </w:rPr>
        <w:t xml:space="preserve">*. </w:t>
      </w:r>
    </w:p>
    <w:p w14:paraId="622ACAD7" w14:textId="188D63EE"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Codex</w:t>
      </w:r>
      <w:r w:rsidR="00E55DD3"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post</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tit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XXXVI</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hanc</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legem</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habet</w:t>
      </w:r>
      <w:r w:rsidR="00FF3D92" w:rsidRPr="007A06F5">
        <w:rPr>
          <w:rFonts w:ascii="Times New Roman" w:eastAsia="Times New Roman" w:hAnsi="Times New Roman" w:cs="Times New Roman"/>
          <w:sz w:val="24"/>
          <w:szCs w:val="24"/>
          <w:highlight w:val="yellow"/>
          <w:lang w:val="la-Latn" w:eastAsia="de-DE"/>
        </w:rPr>
        <w:t xml:space="preserve">: </w:t>
      </w:r>
    </w:p>
    <w:p w14:paraId="1EB4773E" w14:textId="6F552BF2"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De servis militum</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xml:space="preserve">de metrata una </w:t>
      </w:r>
    </w:p>
    <w:p w14:paraId="0C4F56E6" w14:textId="09B6D54A"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usque ad</w:t>
      </w:r>
      <w:r w:rsidR="00E55DD3"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xml:space="preserve">et usque ad modium </w:t>
      </w:r>
    </w:p>
    <w:p w14:paraId="5AC57312" w14:textId="053523A6"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ita solvatur</w:t>
      </w:r>
      <w:r w:rsidR="009B2994" w:rsidRPr="007A06F5">
        <w:rPr>
          <w:rFonts w:ascii="Times New Roman" w:eastAsia="Times New Roman" w:hAnsi="Times New Roman" w:cs="Times New Roman"/>
          <w:sz w:val="24"/>
          <w:szCs w:val="24"/>
          <w:highlight w:val="yellow"/>
          <w:lang w:val="la-Latn" w:eastAsia="de-DE"/>
        </w:rPr>
        <w:t xml:space="preserve">. </w:t>
      </w:r>
    </w:p>
    <w:p w14:paraId="63DC583F" w14:textId="77777777"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 xml:space="preserve">Si quis servus alicuius militis villano </w:t>
      </w:r>
    </w:p>
    <w:p w14:paraId="17325982" w14:textId="2B8A4933" w:rsidR="00A62AA1" w:rsidRPr="007A06F5" w:rsidRDefault="00A62AA1" w:rsidP="00450DB4">
      <w:pPr>
        <w:spacing w:after="120" w:line="240" w:lineRule="auto"/>
        <w:rPr>
          <w:rFonts w:ascii="Times New Roman" w:eastAsia="Times New Roman" w:hAnsi="Times New Roman" w:cs="Times New Roman"/>
          <w:sz w:val="24"/>
          <w:szCs w:val="24"/>
          <w:highlight w:val="yellow"/>
          <w:lang w:val="la-Latn" w:eastAsia="de-DE"/>
        </w:rPr>
      </w:pPr>
      <w:r w:rsidRPr="007A06F5">
        <w:rPr>
          <w:rFonts w:ascii="Times New Roman" w:eastAsia="Times New Roman" w:hAnsi="Times New Roman" w:cs="Times New Roman"/>
          <w:sz w:val="24"/>
          <w:szCs w:val="24"/>
          <w:highlight w:val="yellow"/>
          <w:lang w:val="la-Latn" w:eastAsia="de-DE"/>
        </w:rPr>
        <w:t>manipulos</w:t>
      </w:r>
      <w:r w:rsidR="00E55DD3"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furaverit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xml:space="preserve">excoriatur et pro </w:t>
      </w:r>
    </w:p>
    <w:p w14:paraId="0D5423CE" w14:textId="5CFB7E27" w:rsidR="00AD32E7" w:rsidRPr="007A06F5" w:rsidRDefault="00A62AA1" w:rsidP="00AD32E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highlight w:val="yellow"/>
          <w:lang w:val="la-Latn" w:eastAsia="de-DE"/>
        </w:rPr>
        <w:t>unoquoque manipulo duas plagas sustineat</w:t>
      </w:r>
      <w:r w:rsidR="009B2994"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Et si scop</w:t>
      </w:r>
      <w:r w:rsidR="00AD32E7" w:rsidRPr="007A06F5">
        <w:rPr>
          <w:rFonts w:ascii="Times New Roman" w:eastAsia="Times New Roman" w:hAnsi="Times New Roman" w:cs="Times New Roman"/>
          <w:sz w:val="24"/>
          <w:szCs w:val="24"/>
          <w:highlight w:val="yellow"/>
          <w:lang w:val="la-Latn" w:eastAsia="de-DE"/>
        </w:rPr>
        <w:t xml:space="preserve">um tulerit uno oculo plectatur </w:t>
      </w:r>
      <w:r w:rsidRPr="007A06F5">
        <w:rPr>
          <w:rFonts w:ascii="Times New Roman" w:eastAsia="Times New Roman" w:hAnsi="Times New Roman" w:cs="Times New Roman"/>
          <w:sz w:val="24"/>
          <w:szCs w:val="24"/>
          <w:highlight w:val="yellow"/>
          <w:lang w:val="la-Latn" w:eastAsia="de-DE"/>
        </w:rPr>
        <w:t>aut dominus suus</w:t>
      </w:r>
      <w:r w:rsidR="00E55DD3"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sz w:val="24"/>
          <w:szCs w:val="24"/>
          <w:highlight w:val="yellow"/>
          <w:lang w:val="la-Latn" w:eastAsia="de-DE"/>
        </w:rPr>
        <w:t xml:space="preserve">solidis redimat ipsum </w:t>
      </w:r>
      <w:r w:rsidRPr="007A06F5">
        <w:rPr>
          <w:rFonts w:ascii="Times New Roman" w:hAnsi="Times New Roman" w:cs="Times New Roman"/>
          <w:highlight w:val="yellow"/>
          <w:lang w:val="la-Latn"/>
        </w:rPr>
        <w:t>/</w:t>
      </w:r>
      <w:r w:rsidRPr="007A06F5">
        <w:rPr>
          <w:rFonts w:ascii="Times New Roman" w:hAnsi="Times New Roman" w:cs="Times New Roman"/>
          <w:lang w:val="la-Latn"/>
        </w:rPr>
        <w:t xml:space="preserve"> </w:t>
      </w:r>
    </w:p>
    <w:p w14:paraId="6DD646A9" w14:textId="7F4A5F62" w:rsidR="00A62AA1" w:rsidRPr="007A06F5" w:rsidRDefault="00A62AA1" w:rsidP="00AD32E7">
      <w:pPr>
        <w:pStyle w:val="Normlnweb"/>
        <w:spacing w:before="0" w:beforeAutospacing="0" w:after="120" w:afterAutospacing="0"/>
        <w:rPr>
          <w:lang w:val="la-Latn"/>
        </w:rPr>
      </w:pPr>
      <w:r w:rsidRPr="007A06F5">
        <w:rPr>
          <w:lang w:val="la-Latn"/>
        </w:rPr>
        <w:t>XXXVII</w:t>
      </w:r>
      <w:r w:rsidR="009B2994" w:rsidRPr="007A06F5">
        <w:rPr>
          <w:lang w:val="la-Latn"/>
        </w:rPr>
        <w:t xml:space="preserve">. </w:t>
      </w:r>
      <w:r w:rsidRPr="007A06F5">
        <w:rPr>
          <w:lang w:val="la-Latn"/>
        </w:rPr>
        <w:t>De mancipiis</w:t>
      </w:r>
      <w:r w:rsidR="009B2994" w:rsidRPr="007A06F5">
        <w:rPr>
          <w:lang w:val="la-Latn"/>
        </w:rPr>
        <w:t xml:space="preserve">, </w:t>
      </w:r>
      <w:r w:rsidRPr="007A06F5">
        <w:rPr>
          <w:lang w:val="la-Latn"/>
        </w:rPr>
        <w:t>ne foris</w:t>
      </w:r>
      <w:r w:rsidR="009B2994" w:rsidRPr="007A06F5">
        <w:rPr>
          <w:lang w:val="la-Latn"/>
        </w:rPr>
        <w:t xml:space="preserve"> </w:t>
      </w:r>
      <w:r w:rsidRPr="007A06F5">
        <w:rPr>
          <w:lang w:val="la-Latn"/>
        </w:rPr>
        <w:t>provincia vendantur</w:t>
      </w:r>
      <w:r w:rsidR="009B2994" w:rsidRPr="007A06F5">
        <w:rPr>
          <w:lang w:val="la-Latn"/>
        </w:rPr>
        <w:t xml:space="preserve">. </w:t>
      </w:r>
    </w:p>
    <w:p w14:paraId="0F6B32D1" w14:textId="37FA8DDD" w:rsidR="00A62AA1" w:rsidRPr="007A06F5" w:rsidRDefault="00A62AA1" w:rsidP="00D0094D">
      <w:pPr>
        <w:pStyle w:val="Normlnweb"/>
        <w:numPr>
          <w:ilvl w:val="0"/>
          <w:numId w:val="31"/>
        </w:numPr>
        <w:spacing w:before="0" w:beforeAutospacing="0" w:after="120" w:afterAutospacing="0"/>
        <w:rPr>
          <w:sz w:val="22"/>
          <w:szCs w:val="22"/>
          <w:lang w:val="la-Latn"/>
        </w:rPr>
      </w:pPr>
      <w:r w:rsidRPr="007A06F5">
        <w:rPr>
          <w:sz w:val="22"/>
          <w:szCs w:val="22"/>
          <w:lang w:val="la-Latn"/>
        </w:rPr>
        <w:t>Mancipia</w:t>
      </w:r>
      <w:r w:rsidR="009B2994" w:rsidRPr="007A06F5">
        <w:rPr>
          <w:sz w:val="22"/>
          <w:szCs w:val="22"/>
          <w:lang w:val="la-Latn"/>
        </w:rPr>
        <w:t xml:space="preserve"> </w:t>
      </w:r>
      <w:r w:rsidRPr="007A06F5">
        <w:rPr>
          <w:sz w:val="22"/>
          <w:szCs w:val="22"/>
          <w:lang w:val="la-Latn"/>
        </w:rPr>
        <w:t>foris provincia nemo</w:t>
      </w:r>
      <w:r w:rsidR="009B2994" w:rsidRPr="007A06F5">
        <w:rPr>
          <w:sz w:val="22"/>
          <w:szCs w:val="22"/>
          <w:lang w:val="la-Latn"/>
        </w:rPr>
        <w:t xml:space="preserve"> </w:t>
      </w:r>
      <w:r w:rsidRPr="007A06F5">
        <w:rPr>
          <w:sz w:val="22"/>
          <w:szCs w:val="22"/>
          <w:lang w:val="la-Latn"/>
        </w:rPr>
        <w:t>vendat e nec</w:t>
      </w:r>
      <w:r w:rsidR="009B2994" w:rsidRPr="007A06F5">
        <w:rPr>
          <w:sz w:val="22"/>
          <w:szCs w:val="22"/>
          <w:lang w:val="la-Latn"/>
        </w:rPr>
        <w:t xml:space="preserve"> </w:t>
      </w:r>
      <w:r w:rsidRPr="007A06F5">
        <w:rPr>
          <w:sz w:val="22"/>
          <w:szCs w:val="22"/>
          <w:lang w:val="la-Latn"/>
        </w:rPr>
        <w:t>in paganos nec in</w:t>
      </w:r>
      <w:r w:rsidR="009B2994" w:rsidRPr="007A06F5">
        <w:rPr>
          <w:sz w:val="22"/>
          <w:szCs w:val="22"/>
          <w:lang w:val="la-Latn"/>
        </w:rPr>
        <w:t xml:space="preserve"> </w:t>
      </w:r>
      <w:r w:rsidRPr="007A06F5">
        <w:rPr>
          <w:sz w:val="22"/>
          <w:szCs w:val="22"/>
          <w:lang w:val="la-Latn"/>
        </w:rPr>
        <w:t>christianos</w:t>
      </w:r>
      <w:r w:rsidR="009B2994" w:rsidRPr="007A06F5">
        <w:rPr>
          <w:sz w:val="22"/>
          <w:szCs w:val="22"/>
          <w:lang w:val="la-Latn"/>
        </w:rPr>
        <w:t xml:space="preserve">, </w:t>
      </w:r>
      <w:r w:rsidRPr="007A06F5">
        <w:rPr>
          <w:sz w:val="22"/>
          <w:szCs w:val="22"/>
          <w:lang w:val="la-Latn"/>
        </w:rPr>
        <w:t>nisi</w:t>
      </w:r>
      <w:r w:rsidR="009B2994" w:rsidRPr="007A06F5">
        <w:rPr>
          <w:sz w:val="22"/>
          <w:szCs w:val="22"/>
          <w:lang w:val="la-Latn"/>
        </w:rPr>
        <w:t xml:space="preserve"> </w:t>
      </w:r>
      <w:r w:rsidRPr="007A06F5">
        <w:rPr>
          <w:sz w:val="22"/>
          <w:szCs w:val="22"/>
          <w:lang w:val="la-Latn"/>
        </w:rPr>
        <w:t>iussio</w:t>
      </w:r>
      <w:r w:rsidR="009B2994" w:rsidRPr="007A06F5">
        <w:rPr>
          <w:sz w:val="22"/>
          <w:szCs w:val="22"/>
          <w:lang w:val="la-Latn"/>
        </w:rPr>
        <w:t xml:space="preserve"> </w:t>
      </w:r>
      <w:r w:rsidRPr="007A06F5">
        <w:rPr>
          <w:sz w:val="22"/>
          <w:szCs w:val="22"/>
          <w:lang w:val="la-Latn"/>
        </w:rPr>
        <w:t>ducis fuerit</w:t>
      </w:r>
      <w:r w:rsidR="009B2994" w:rsidRPr="007A06F5">
        <w:rPr>
          <w:sz w:val="22"/>
          <w:szCs w:val="22"/>
          <w:lang w:val="la-Latn"/>
        </w:rPr>
        <w:t xml:space="preserve">. </w:t>
      </w:r>
    </w:p>
    <w:p w14:paraId="0EBCBD2F" w14:textId="1F66FD83" w:rsidR="00A62AA1" w:rsidRPr="007A06F5" w:rsidRDefault="00A62AA1" w:rsidP="00D0094D">
      <w:pPr>
        <w:pStyle w:val="Normlnweb"/>
        <w:numPr>
          <w:ilvl w:val="0"/>
          <w:numId w:val="31"/>
        </w:numPr>
        <w:spacing w:before="0" w:beforeAutospacing="0" w:after="120" w:afterAutospacing="0"/>
        <w:rPr>
          <w:sz w:val="22"/>
          <w:szCs w:val="22"/>
          <w:lang w:val="la-Latn"/>
        </w:rPr>
      </w:pPr>
      <w:r w:rsidRPr="007A06F5">
        <w:rPr>
          <w:sz w:val="22"/>
          <w:szCs w:val="22"/>
          <w:lang w:val="la-Latn"/>
        </w:rPr>
        <w:t>Infra provinciam</w:t>
      </w:r>
      <w:r w:rsidR="009B2994" w:rsidRPr="007A06F5">
        <w:rPr>
          <w:sz w:val="22"/>
          <w:szCs w:val="22"/>
          <w:lang w:val="la-Latn"/>
        </w:rPr>
        <w:t xml:space="preserve">, </w:t>
      </w:r>
      <w:r w:rsidRPr="007A06F5">
        <w:rPr>
          <w:sz w:val="22"/>
          <w:szCs w:val="22"/>
          <w:lang w:val="la-Latn"/>
        </w:rPr>
        <w:t>ubi necessitas est</w:t>
      </w:r>
      <w:r w:rsidR="009B2994" w:rsidRPr="007A06F5">
        <w:rPr>
          <w:sz w:val="22"/>
          <w:szCs w:val="22"/>
          <w:lang w:val="la-Latn"/>
        </w:rPr>
        <w:t xml:space="preserve">, </w:t>
      </w:r>
      <w:r w:rsidRPr="007A06F5">
        <w:rPr>
          <w:sz w:val="22"/>
          <w:szCs w:val="22"/>
          <w:lang w:val="la-Latn"/>
        </w:rPr>
        <w:t>unusquisqu</w:t>
      </w:r>
      <w:r w:rsidR="00AD32E7" w:rsidRPr="007A06F5">
        <w:rPr>
          <w:sz w:val="22"/>
          <w:szCs w:val="22"/>
          <w:lang w:val="la-Latn"/>
        </w:rPr>
        <w:t xml:space="preserve">e de mancipio a suo potestatem </w:t>
      </w:r>
      <w:r w:rsidRPr="007A06F5">
        <w:rPr>
          <w:sz w:val="22"/>
          <w:szCs w:val="22"/>
          <w:lang w:val="la-Latn"/>
        </w:rPr>
        <w:t>habeat secundum legem iudicandi</w:t>
      </w:r>
      <w:r w:rsidR="009B2994" w:rsidRPr="007A06F5">
        <w:rPr>
          <w:sz w:val="22"/>
          <w:szCs w:val="22"/>
          <w:lang w:val="la-Latn"/>
        </w:rPr>
        <w:t xml:space="preserve">. </w:t>
      </w:r>
      <w:r w:rsidR="00AD32E7" w:rsidRPr="007A06F5">
        <w:rPr>
          <w:sz w:val="22"/>
          <w:szCs w:val="22"/>
          <w:lang w:val="la-Latn"/>
        </w:rPr>
        <w:t xml:space="preserve">Foris </w:t>
      </w:r>
      <w:r w:rsidRPr="007A06F5">
        <w:rPr>
          <w:sz w:val="22"/>
          <w:szCs w:val="22"/>
          <w:lang w:val="la-Latn"/>
        </w:rPr>
        <w:t>terminum autem</w:t>
      </w:r>
      <w:r w:rsidR="009B2994" w:rsidRPr="007A06F5">
        <w:rPr>
          <w:sz w:val="22"/>
          <w:szCs w:val="22"/>
          <w:lang w:val="la-Latn"/>
        </w:rPr>
        <w:t xml:space="preserve"> </w:t>
      </w:r>
      <w:r w:rsidRPr="007A06F5">
        <w:rPr>
          <w:sz w:val="22"/>
          <w:szCs w:val="22"/>
          <w:lang w:val="la-Latn"/>
        </w:rPr>
        <w:t>captivum f</w:t>
      </w:r>
      <w:r w:rsidR="00AD32E7" w:rsidRPr="007A06F5">
        <w:rPr>
          <w:sz w:val="22"/>
          <w:szCs w:val="22"/>
          <w:lang w:val="la-Latn"/>
        </w:rPr>
        <w:t>aciendi pote</w:t>
      </w:r>
      <w:r w:rsidRPr="007A06F5">
        <w:rPr>
          <w:sz w:val="22"/>
          <w:szCs w:val="22"/>
          <w:lang w:val="la-Latn"/>
        </w:rPr>
        <w:t>statem non habeat</w:t>
      </w:r>
      <w:r w:rsidR="009B2994" w:rsidRPr="007A06F5">
        <w:rPr>
          <w:sz w:val="22"/>
          <w:szCs w:val="22"/>
          <w:lang w:val="la-Latn"/>
        </w:rPr>
        <w:t xml:space="preserve">. </w:t>
      </w:r>
      <w:r w:rsidRPr="007A06F5">
        <w:rPr>
          <w:sz w:val="22"/>
          <w:szCs w:val="22"/>
          <w:lang w:val="la-Latn"/>
        </w:rPr>
        <w:t>Si autem fecerit</w:t>
      </w:r>
      <w:r w:rsidR="009B2994" w:rsidRPr="007A06F5">
        <w:rPr>
          <w:sz w:val="22"/>
          <w:szCs w:val="22"/>
          <w:lang w:val="la-Latn"/>
        </w:rPr>
        <w:t xml:space="preserve"> </w:t>
      </w:r>
      <w:r w:rsidR="00AD32E7" w:rsidRPr="007A06F5">
        <w:rPr>
          <w:sz w:val="22"/>
          <w:szCs w:val="22"/>
          <w:lang w:val="la-Latn"/>
        </w:rPr>
        <w:t xml:space="preserve">et </w:t>
      </w:r>
      <w:r w:rsidRPr="007A06F5">
        <w:rPr>
          <w:sz w:val="22"/>
          <w:szCs w:val="22"/>
          <w:lang w:val="la-Latn"/>
        </w:rPr>
        <w:t>inde</w:t>
      </w:r>
      <w:r w:rsidR="009B2994" w:rsidRPr="007A06F5">
        <w:rPr>
          <w:sz w:val="22"/>
          <w:szCs w:val="22"/>
          <w:lang w:val="la-Latn"/>
        </w:rPr>
        <w:t xml:space="preserve"> </w:t>
      </w:r>
      <w:r w:rsidRPr="007A06F5">
        <w:rPr>
          <w:sz w:val="22"/>
          <w:szCs w:val="22"/>
          <w:lang w:val="la-Latn"/>
        </w:rPr>
        <w:t>convictus e fuerit post conventum nostrum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 conplacuit</w:t>
      </w:r>
      <w:r w:rsidR="009B2994" w:rsidRPr="007A06F5">
        <w:rPr>
          <w:sz w:val="22"/>
          <w:szCs w:val="22"/>
          <w:lang w:val="la-Latn"/>
        </w:rPr>
        <w:t xml:space="preserve"> </w:t>
      </w:r>
      <w:r w:rsidRPr="007A06F5">
        <w:rPr>
          <w:sz w:val="22"/>
          <w:szCs w:val="22"/>
          <w:lang w:val="la-Latn"/>
        </w:rPr>
        <w:t>cunctis</w:t>
      </w:r>
      <w:r w:rsidR="005D4A29" w:rsidRPr="007A06F5">
        <w:rPr>
          <w:sz w:val="22"/>
          <w:szCs w:val="22"/>
          <w:lang w:val="la-Latn"/>
        </w:rPr>
        <w:t>.</w:t>
      </w:r>
      <w:r w:rsidR="00AD32E7" w:rsidRPr="007A06F5">
        <w:rPr>
          <w:sz w:val="22"/>
          <w:szCs w:val="22"/>
          <w:lang w:val="la-Latn"/>
        </w:rPr>
        <w:t>* Ala</w:t>
      </w:r>
      <w:r w:rsidRPr="007A06F5">
        <w:rPr>
          <w:sz w:val="22"/>
          <w:szCs w:val="22"/>
          <w:lang w:val="la-Latn"/>
        </w:rPr>
        <w:t>mannis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aliquis</w:t>
      </w:r>
      <w:r w:rsidR="009B2994" w:rsidRPr="007A06F5">
        <w:rPr>
          <w:sz w:val="22"/>
          <w:szCs w:val="22"/>
          <w:lang w:val="la-Latn"/>
        </w:rPr>
        <w:t xml:space="preserve"> </w:t>
      </w:r>
      <w:r w:rsidR="00AD32E7" w:rsidRPr="007A06F5">
        <w:rPr>
          <w:sz w:val="22"/>
          <w:szCs w:val="22"/>
          <w:lang w:val="la-Latn"/>
        </w:rPr>
        <w:t>hoc praeceptum trans</w:t>
      </w:r>
      <w:r w:rsidRPr="007A06F5">
        <w:rPr>
          <w:sz w:val="22"/>
          <w:szCs w:val="22"/>
          <w:lang w:val="la-Latn"/>
        </w:rPr>
        <w:t>gredere</w:t>
      </w:r>
      <w:r w:rsidR="009B2994" w:rsidRPr="007A06F5">
        <w:rPr>
          <w:sz w:val="22"/>
          <w:szCs w:val="22"/>
          <w:lang w:val="la-Latn"/>
        </w:rPr>
        <w:t xml:space="preserve"> </w:t>
      </w:r>
      <w:r w:rsidRPr="007A06F5">
        <w:rPr>
          <w:sz w:val="22"/>
          <w:szCs w:val="22"/>
          <w:lang w:val="la-Latn"/>
        </w:rPr>
        <w:t>voluerit</w:t>
      </w:r>
      <w:r w:rsidR="009B2994" w:rsidRPr="007A06F5">
        <w:rPr>
          <w:sz w:val="22"/>
          <w:szCs w:val="22"/>
          <w:lang w:val="la-Latn"/>
        </w:rPr>
        <w:t xml:space="preserve">, </w:t>
      </w:r>
      <w:r w:rsidRPr="007A06F5">
        <w:rPr>
          <w:sz w:val="22"/>
          <w:szCs w:val="22"/>
          <w:lang w:val="la-Latn"/>
        </w:rPr>
        <w:t>illud pretium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w:t>
      </w:r>
      <w:r w:rsidR="00AD32E7" w:rsidRPr="007A06F5">
        <w:rPr>
          <w:sz w:val="22"/>
          <w:szCs w:val="22"/>
          <w:lang w:val="la-Latn"/>
        </w:rPr>
        <w:t xml:space="preserve"> </w:t>
      </w:r>
      <w:r w:rsidRPr="007A06F5">
        <w:rPr>
          <w:sz w:val="22"/>
          <w:szCs w:val="22"/>
          <w:lang w:val="la-Latn"/>
        </w:rPr>
        <w:t>tulit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de proprio suo mancipio perdat</w:t>
      </w:r>
      <w:r w:rsidR="009B2994" w:rsidRPr="007A06F5">
        <w:rPr>
          <w:sz w:val="22"/>
          <w:szCs w:val="22"/>
          <w:lang w:val="la-Latn"/>
        </w:rPr>
        <w:t xml:space="preserve"> </w:t>
      </w:r>
      <w:r w:rsidR="00AD32E7" w:rsidRPr="007A06F5">
        <w:rPr>
          <w:sz w:val="22"/>
          <w:szCs w:val="22"/>
          <w:lang w:val="la-Latn"/>
        </w:rPr>
        <w:t xml:space="preserve">et </w:t>
      </w:r>
      <w:r w:rsidRPr="007A06F5">
        <w:rPr>
          <w:sz w:val="22"/>
          <w:szCs w:val="22"/>
          <w:lang w:val="la-Latn"/>
        </w:rPr>
        <w:t>insuper fredum **.</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quem</w:t>
      </w:r>
      <w:r w:rsidR="009B2994" w:rsidRPr="007A06F5">
        <w:rPr>
          <w:sz w:val="22"/>
          <w:szCs w:val="22"/>
          <w:lang w:val="la-Latn"/>
        </w:rPr>
        <w:t xml:space="preserve"> </w:t>
      </w:r>
      <w:r w:rsidRPr="007A06F5">
        <w:rPr>
          <w:sz w:val="22"/>
          <w:szCs w:val="22"/>
          <w:lang w:val="la-Latn"/>
        </w:rPr>
        <w:t>lex habet</w:t>
      </w:r>
      <w:r w:rsidR="009B2994" w:rsidRPr="007A06F5">
        <w:rPr>
          <w:sz w:val="22"/>
          <w:szCs w:val="22"/>
          <w:lang w:val="la-Latn"/>
        </w:rPr>
        <w:t xml:space="preserve">, </w:t>
      </w:r>
      <w:r w:rsidR="00AD32E7" w:rsidRPr="007A06F5">
        <w:rPr>
          <w:sz w:val="22"/>
          <w:szCs w:val="22"/>
          <w:lang w:val="la-Latn"/>
        </w:rPr>
        <w:t xml:space="preserve">conponat ***. </w:t>
      </w:r>
      <w:r w:rsidRPr="007A06F5">
        <w:rPr>
          <w:sz w:val="22"/>
          <w:szCs w:val="22"/>
          <w:lang w:val="la-Latn"/>
        </w:rPr>
        <w:t>et dupliciter misero res suae restituantur</w:t>
      </w:r>
      <w:r w:rsidR="009B2994" w:rsidRPr="007A06F5">
        <w:rPr>
          <w:sz w:val="22"/>
          <w:szCs w:val="22"/>
          <w:lang w:val="la-Latn"/>
        </w:rPr>
        <w:t xml:space="preserve">. </w:t>
      </w:r>
      <w:r w:rsidRPr="007A06F5">
        <w:rPr>
          <w:sz w:val="22"/>
          <w:szCs w:val="22"/>
          <w:lang w:val="la-Latn"/>
        </w:rPr>
        <w:t>Sic erit pax terrae</w:t>
      </w:r>
      <w:r w:rsidR="009B2994" w:rsidRPr="007A06F5">
        <w:rPr>
          <w:sz w:val="22"/>
          <w:szCs w:val="22"/>
          <w:lang w:val="la-Latn"/>
        </w:rPr>
        <w:t xml:space="preserve">, </w:t>
      </w:r>
      <w:r w:rsidR="00AD32E7" w:rsidRPr="007A06F5">
        <w:rPr>
          <w:sz w:val="22"/>
          <w:szCs w:val="22"/>
          <w:lang w:val="la-Latn"/>
        </w:rPr>
        <w:t xml:space="preserve">et ipsi miseri possunt </w:t>
      </w:r>
      <w:r w:rsidRPr="007A06F5">
        <w:rPr>
          <w:sz w:val="22"/>
          <w:szCs w:val="22"/>
          <w:lang w:val="la-Latn"/>
        </w:rPr>
        <w:t>vectigalia dominis suis reddere</w:t>
      </w:r>
      <w:r w:rsidR="009B2994" w:rsidRPr="007A06F5">
        <w:rPr>
          <w:sz w:val="22"/>
          <w:szCs w:val="22"/>
          <w:lang w:val="la-Latn"/>
        </w:rPr>
        <w:t xml:space="preserve">. </w:t>
      </w:r>
      <w:r w:rsidR="00AD32E7" w:rsidRPr="007A06F5">
        <w:rPr>
          <w:sz w:val="22"/>
          <w:szCs w:val="22"/>
          <w:lang w:val="la-Latn"/>
        </w:rPr>
        <w:t xml:space="preserve">Haec de </w:t>
      </w:r>
      <w:r w:rsidRPr="007A06F5">
        <w:rPr>
          <w:sz w:val="22"/>
          <w:szCs w:val="22"/>
          <w:lang w:val="la-Latn"/>
        </w:rPr>
        <w:t>omnibus f</w:t>
      </w:r>
      <w:r w:rsidR="00AD32E7" w:rsidRPr="007A06F5">
        <w:rPr>
          <w:sz w:val="22"/>
          <w:szCs w:val="22"/>
          <w:lang w:val="la-Latn"/>
        </w:rPr>
        <w:t>urtibus frugum vel vestium sta</w:t>
      </w:r>
      <w:r w:rsidRPr="007A06F5">
        <w:rPr>
          <w:sz w:val="22"/>
          <w:szCs w:val="22"/>
          <w:lang w:val="la-Latn"/>
        </w:rPr>
        <w:t>tui</w:t>
      </w:r>
      <w:r w:rsidRPr="007A06F5">
        <w:rPr>
          <w:sz w:val="22"/>
          <w:szCs w:val="22"/>
          <w:highlight w:val="yellow"/>
          <w:lang w:val="la-Latn"/>
        </w:rPr>
        <w:t>mus</w:t>
      </w:r>
      <w:r w:rsidR="009B2994" w:rsidRPr="007A06F5">
        <w:rPr>
          <w:sz w:val="22"/>
          <w:szCs w:val="22"/>
          <w:highlight w:val="yellow"/>
          <w:lang w:val="la-Latn"/>
        </w:rPr>
        <w:t xml:space="preserve">. </w:t>
      </w:r>
      <w:r w:rsidRPr="007A06F5">
        <w:rPr>
          <w:sz w:val="22"/>
          <w:szCs w:val="22"/>
          <w:highlight w:val="yellow"/>
          <w:lang w:val="la-Latn"/>
        </w:rPr>
        <w:t xml:space="preserve">*) Bawaris vel </w:t>
      </w:r>
      <w:r w:rsidRPr="007A06F5">
        <w:rPr>
          <w:i/>
          <w:iCs/>
          <w:sz w:val="22"/>
          <w:szCs w:val="22"/>
          <w:highlight w:val="yellow"/>
          <w:lang w:val="la-Latn"/>
        </w:rPr>
        <w:t>add</w:t>
      </w:r>
      <w:r w:rsidR="009B2994" w:rsidRPr="007A06F5">
        <w:rPr>
          <w:sz w:val="22"/>
          <w:szCs w:val="22"/>
          <w:highlight w:val="yellow"/>
          <w:lang w:val="la-Latn"/>
        </w:rPr>
        <w:t>.</w:t>
      </w:r>
      <w:r w:rsidR="005D4A29" w:rsidRPr="007A06F5">
        <w:rPr>
          <w:sz w:val="22"/>
          <w:szCs w:val="22"/>
          <w:highlight w:val="yellow"/>
          <w:lang w:val="la-Latn"/>
        </w:rPr>
        <w:t>.</w:t>
      </w:r>
      <w:r w:rsidRPr="007A06F5">
        <w:rPr>
          <w:sz w:val="22"/>
          <w:szCs w:val="22"/>
          <w:highlight w:val="yellow"/>
          <w:lang w:val="la-Latn"/>
        </w:rPr>
        <w:t xml:space="preserve"> **) ban </w:t>
      </w:r>
    </w:p>
    <w:p w14:paraId="79B27FF9" w14:textId="4AD35FAA" w:rsidR="00A62AA1" w:rsidRPr="007A06F5" w:rsidRDefault="00A62AA1" w:rsidP="00450DB4">
      <w:pPr>
        <w:spacing w:after="120" w:line="240" w:lineRule="auto"/>
        <w:rPr>
          <w:rFonts w:ascii="Times New Roman" w:eastAsia="Times New Roman" w:hAnsi="Times New Roman" w:cs="Times New Roman"/>
          <w:highlight w:val="yellow"/>
          <w:lang w:val="la-Latn" w:eastAsia="de-DE"/>
        </w:rPr>
      </w:pPr>
      <w:r w:rsidRPr="007A06F5">
        <w:rPr>
          <w:rFonts w:ascii="Times New Roman" w:eastAsia="Times New Roman" w:hAnsi="Times New Roman" w:cs="Times New Roman"/>
          <w:highlight w:val="yellow"/>
          <w:lang w:val="la-Latn" w:eastAsia="de-DE"/>
        </w:rPr>
        <w:t>num 30</w:t>
      </w:r>
      <w:r w:rsidR="009B2994"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highlight w:val="yellow"/>
          <w:lang w:val="la-Latn" w:eastAsia="de-DE"/>
        </w:rPr>
        <w:t>31</w:t>
      </w:r>
      <w:r w:rsidR="009B2994"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i/>
          <w:iCs/>
          <w:highlight w:val="yellow"/>
          <w:lang w:val="la-Latn" w:eastAsia="de-DE"/>
        </w:rPr>
        <w:t>Cod</w:t>
      </w:r>
      <w:r w:rsidR="009B2994"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highlight w:val="yellow"/>
          <w:lang w:val="la-Latn" w:eastAsia="de-DE"/>
        </w:rPr>
        <w:t xml:space="preserve">34 </w:t>
      </w:r>
      <w:r w:rsidRPr="007A06F5">
        <w:rPr>
          <w:rFonts w:ascii="Times New Roman" w:eastAsia="Times New Roman" w:hAnsi="Times New Roman" w:cs="Times New Roman"/>
          <w:i/>
          <w:iCs/>
          <w:highlight w:val="yellow"/>
          <w:lang w:val="la-Latn" w:eastAsia="de-DE"/>
        </w:rPr>
        <w:t>hunc</w:t>
      </w:r>
      <w:r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i/>
          <w:iCs/>
          <w:highlight w:val="yellow"/>
          <w:lang w:val="la-Latn" w:eastAsia="de-DE"/>
        </w:rPr>
        <w:t>titulum</w:t>
      </w:r>
      <w:r w:rsidRPr="007A06F5">
        <w:rPr>
          <w:rFonts w:ascii="Times New Roman" w:eastAsia="Times New Roman" w:hAnsi="Times New Roman" w:cs="Times New Roman"/>
          <w:highlight w:val="yellow"/>
          <w:lang w:val="la-Latn" w:eastAsia="de-DE"/>
        </w:rPr>
        <w:t xml:space="preserve"> </w:t>
      </w:r>
    </w:p>
    <w:p w14:paraId="54FD63FA" w14:textId="323018B7" w:rsidR="00A62AA1" w:rsidRPr="007A06F5" w:rsidRDefault="00A62AA1" w:rsidP="00450DB4">
      <w:pPr>
        <w:spacing w:after="120" w:line="240" w:lineRule="auto"/>
        <w:rPr>
          <w:rFonts w:ascii="Times New Roman" w:eastAsia="Times New Roman" w:hAnsi="Times New Roman" w:cs="Times New Roman"/>
          <w:lang w:val="la-Latn" w:eastAsia="de-DE"/>
        </w:rPr>
      </w:pPr>
      <w:r w:rsidRPr="007A06F5">
        <w:rPr>
          <w:rFonts w:ascii="Times New Roman" w:eastAsia="Times New Roman" w:hAnsi="Times New Roman" w:cs="Times New Roman"/>
          <w:i/>
          <w:iCs/>
          <w:highlight w:val="yellow"/>
          <w:lang w:val="la-Latn" w:eastAsia="de-DE"/>
        </w:rPr>
        <w:t>ita</w:t>
      </w:r>
      <w:r w:rsidRPr="007A06F5">
        <w:rPr>
          <w:rFonts w:ascii="Times New Roman" w:eastAsia="Times New Roman" w:hAnsi="Times New Roman" w:cs="Times New Roman"/>
          <w:highlight w:val="yellow"/>
          <w:lang w:val="la-Latn" w:eastAsia="de-DE"/>
        </w:rPr>
        <w:t xml:space="preserve"> </w:t>
      </w:r>
      <w:r w:rsidRPr="007A06F5">
        <w:rPr>
          <w:rFonts w:ascii="Times New Roman" w:eastAsia="Times New Roman" w:hAnsi="Times New Roman" w:cs="Times New Roman"/>
          <w:i/>
          <w:iCs/>
          <w:highlight w:val="yellow"/>
          <w:lang w:val="la-Latn" w:eastAsia="de-DE"/>
        </w:rPr>
        <w:t>praebet</w:t>
      </w:r>
      <w:r w:rsidR="00FF3D92" w:rsidRPr="007A06F5">
        <w:rPr>
          <w:rFonts w:ascii="Times New Roman" w:eastAsia="Times New Roman" w:hAnsi="Times New Roman" w:cs="Times New Roman"/>
          <w:highlight w:val="yellow"/>
          <w:lang w:val="la-Latn" w:eastAsia="de-DE"/>
        </w:rPr>
        <w:t>:</w:t>
      </w:r>
      <w:r w:rsidR="00FF3D92" w:rsidRPr="007A06F5">
        <w:rPr>
          <w:rFonts w:ascii="Times New Roman" w:eastAsia="Times New Roman" w:hAnsi="Times New Roman" w:cs="Times New Roman"/>
          <w:lang w:val="la-Latn" w:eastAsia="de-DE"/>
        </w:rPr>
        <w:t xml:space="preserve"> </w:t>
      </w:r>
      <w:r w:rsidR="00AD32E7" w:rsidRPr="007A06F5">
        <w:rPr>
          <w:rFonts w:ascii="Times New Roman" w:eastAsia="Times New Roman" w:hAnsi="Times New Roman" w:cs="Times New Roman"/>
          <w:lang w:val="la-Latn" w:eastAsia="de-DE"/>
        </w:rPr>
        <w:t xml:space="preserve">Mancipia extra provinciam nemo </w:t>
      </w:r>
      <w:r w:rsidRPr="007A06F5">
        <w:rPr>
          <w:rFonts w:ascii="Times New Roman" w:eastAsia="Times New Roman" w:hAnsi="Times New Roman" w:cs="Times New Roman"/>
          <w:lang w:val="la-Latn" w:eastAsia="de-DE"/>
        </w:rPr>
        <w:t>vendat nec paganus nec christianus</w:t>
      </w:r>
      <w:r w:rsidR="009B2994" w:rsidRPr="007A06F5">
        <w:rPr>
          <w:rFonts w:ascii="Times New Roman" w:eastAsia="Times New Roman" w:hAnsi="Times New Roman" w:cs="Times New Roman"/>
          <w:lang w:val="la-Latn" w:eastAsia="de-DE"/>
        </w:rPr>
        <w:t xml:space="preserve">, </w:t>
      </w:r>
      <w:r w:rsidR="00AD32E7" w:rsidRPr="007A06F5">
        <w:rPr>
          <w:rFonts w:ascii="Times New Roman" w:eastAsia="Times New Roman" w:hAnsi="Times New Roman" w:cs="Times New Roman"/>
          <w:lang w:val="la-Latn" w:eastAsia="de-DE"/>
        </w:rPr>
        <w:t xml:space="preserve">nisi </w:t>
      </w:r>
      <w:r w:rsidRPr="007A06F5">
        <w:rPr>
          <w:rFonts w:ascii="Times New Roman" w:eastAsia="Times New Roman" w:hAnsi="Times New Roman" w:cs="Times New Roman"/>
          <w:lang w:val="la-Latn" w:eastAsia="de-DE"/>
        </w:rPr>
        <w:t>duci visum fuerit</w:t>
      </w:r>
      <w:r w:rsidR="009B2994" w:rsidRPr="007A06F5">
        <w:rPr>
          <w:rFonts w:ascii="Times New Roman" w:eastAsia="Times New Roman" w:hAnsi="Times New Roman" w:cs="Times New Roman"/>
          <w:lang w:val="la-Latn" w:eastAsia="de-DE"/>
        </w:rPr>
        <w:t xml:space="preserve">. </w:t>
      </w:r>
      <w:r w:rsidR="00AD32E7" w:rsidRPr="007A06F5">
        <w:rPr>
          <w:rFonts w:ascii="Times New Roman" w:eastAsia="Times New Roman" w:hAnsi="Times New Roman" w:cs="Times New Roman"/>
          <w:lang w:val="la-Latn" w:eastAsia="de-DE"/>
        </w:rPr>
        <w:t xml:space="preserve">Intra provinciam vero </w:t>
      </w:r>
      <w:r w:rsidRPr="007A06F5">
        <w:rPr>
          <w:rFonts w:ascii="Times New Roman" w:eastAsia="Times New Roman" w:hAnsi="Times New Roman" w:cs="Times New Roman"/>
          <w:lang w:val="la-Latn" w:eastAsia="de-DE"/>
        </w:rPr>
        <w:t>potestatem quisque suarum rerum habet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Qui vero hoc transgressus fuerit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precium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tulit de proprio mancipio</w:t>
      </w:r>
      <w:r w:rsidR="009B2994" w:rsidRPr="007A06F5">
        <w:rPr>
          <w:rFonts w:ascii="Times New Roman" w:eastAsia="Times New Roman" w:hAnsi="Times New Roman" w:cs="Times New Roman"/>
          <w:lang w:val="la-Latn" w:eastAsia="de-DE"/>
        </w:rPr>
        <w:t xml:space="preserve">, </w:t>
      </w:r>
      <w:r w:rsidR="00AD32E7" w:rsidRPr="007A06F5">
        <w:rPr>
          <w:rFonts w:ascii="Times New Roman" w:eastAsia="Times New Roman" w:hAnsi="Times New Roman" w:cs="Times New Roman"/>
          <w:lang w:val="la-Latn" w:eastAsia="de-DE"/>
        </w:rPr>
        <w:t xml:space="preserve">perdat et </w:t>
      </w:r>
      <w:r w:rsidRPr="007A06F5">
        <w:rPr>
          <w:rFonts w:ascii="Times New Roman" w:eastAsia="Times New Roman" w:hAnsi="Times New Roman" w:cs="Times New Roman"/>
          <w:lang w:val="la-Latn" w:eastAsia="de-DE"/>
        </w:rPr>
        <w:t>insuper fredum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lex habuerit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solvat</w:t>
      </w:r>
      <w:r w:rsidR="009B2994" w:rsidRPr="007A06F5">
        <w:rPr>
          <w:rFonts w:ascii="Times New Roman" w:eastAsia="Times New Roman" w:hAnsi="Times New Roman" w:cs="Times New Roman"/>
          <w:lang w:val="la-Latn" w:eastAsia="de-DE"/>
        </w:rPr>
        <w:t xml:space="preserve">. </w:t>
      </w:r>
    </w:p>
    <w:p w14:paraId="38CE0319" w14:textId="480CE9D7" w:rsidR="00A62AA1" w:rsidRPr="007A06F5" w:rsidRDefault="00A62AA1" w:rsidP="00450DB4">
      <w:pPr>
        <w:pStyle w:val="Normlnweb"/>
        <w:spacing w:before="0" w:beforeAutospacing="0" w:after="120" w:afterAutospacing="0"/>
        <w:rPr>
          <w:lang w:val="la-Latn"/>
        </w:rPr>
      </w:pPr>
      <w:r w:rsidRPr="007A06F5">
        <w:rPr>
          <w:lang w:val="la-Latn"/>
        </w:rPr>
        <w:t>/ XXXIX</w:t>
      </w:r>
      <w:r w:rsidR="009B2994" w:rsidRPr="007A06F5">
        <w:rPr>
          <w:lang w:val="la-Latn"/>
        </w:rPr>
        <w:t xml:space="preserve">. </w:t>
      </w:r>
      <w:r w:rsidRPr="007A06F5">
        <w:rPr>
          <w:lang w:val="la-Latn"/>
        </w:rPr>
        <w:t>De a nuptiis</w:t>
      </w:r>
      <w:r w:rsidR="009B2994" w:rsidRPr="007A06F5">
        <w:rPr>
          <w:lang w:val="la-Latn"/>
        </w:rPr>
        <w:t xml:space="preserve"> </w:t>
      </w:r>
      <w:r w:rsidRPr="007A06F5">
        <w:rPr>
          <w:lang w:val="la-Latn"/>
        </w:rPr>
        <w:t>inlicitis</w:t>
      </w:r>
      <w:r w:rsidR="009B2994" w:rsidRPr="007A06F5">
        <w:rPr>
          <w:lang w:val="la-Latn"/>
        </w:rPr>
        <w:t xml:space="preserve">. </w:t>
      </w:r>
    </w:p>
    <w:p w14:paraId="5243AA7F" w14:textId="040B8F1B"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Nuptias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prohibemus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incestas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8B60B4" w:rsidRPr="007A06F5">
        <w:rPr>
          <w:rFonts w:ascii="Times New Roman" w:eastAsia="Times New Roman" w:hAnsi="Times New Roman" w:cs="Times New Roman"/>
          <w:sz w:val="24"/>
          <w:szCs w:val="24"/>
          <w:lang w:val="la-Latn" w:eastAsia="de-DE"/>
        </w:rPr>
        <w:t xml:space="preserve">Ita </w:t>
      </w:r>
      <w:r w:rsidRPr="007A06F5">
        <w:rPr>
          <w:rFonts w:ascii="Times New Roman" w:eastAsia="Times New Roman" w:hAnsi="Times New Roman" w:cs="Times New Roman"/>
          <w:sz w:val="24"/>
          <w:szCs w:val="24"/>
          <w:lang w:val="la-Latn" w:eastAsia="de-DE"/>
        </w:rPr>
        <w:t>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uxorem habere non liceat socrum</w:t>
      </w:r>
      <w:r w:rsidR="009B2994" w:rsidRPr="007A06F5">
        <w:rPr>
          <w:rFonts w:ascii="Times New Roman" w:eastAsia="Times New Roman" w:hAnsi="Times New Roman" w:cs="Times New Roman"/>
          <w:sz w:val="24"/>
          <w:szCs w:val="24"/>
          <w:lang w:val="la-Latn" w:eastAsia="de-DE"/>
        </w:rPr>
        <w:t xml:space="preserve">, </w:t>
      </w:r>
    </w:p>
    <w:p w14:paraId="08F0AF12" w14:textId="5C5C3DCC"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highlight w:val="yellow"/>
          <w:lang w:val="la-Latn" w:eastAsia="de-DE"/>
        </w:rPr>
        <w:t>E</w:t>
      </w:r>
      <w:r w:rsidRPr="007A06F5">
        <w:rPr>
          <w:rFonts w:ascii="Times New Roman" w:eastAsia="Times New Roman" w:hAnsi="Times New Roman" w:cs="Times New Roman"/>
          <w:sz w:val="24"/>
          <w:szCs w:val="24"/>
          <w:highlight w:val="yellow"/>
          <w:lang w:val="la-Latn" w:eastAsia="de-DE"/>
        </w:rPr>
        <w:t xml:space="preserve"> </w:t>
      </w:r>
      <w:r w:rsidRPr="007A06F5">
        <w:rPr>
          <w:rFonts w:ascii="Times New Roman" w:eastAsia="Times New Roman" w:hAnsi="Times New Roman" w:cs="Times New Roman"/>
          <w:i/>
          <w:iCs/>
          <w:sz w:val="24"/>
          <w:szCs w:val="24"/>
          <w:highlight w:val="yellow"/>
          <w:lang w:val="la-Latn" w:eastAsia="de-DE"/>
        </w:rPr>
        <w:t>codd</w:t>
      </w:r>
      <w:r w:rsidR="009B2994" w:rsidRPr="007A06F5">
        <w:rPr>
          <w:rFonts w:ascii="Times New Roman" w:eastAsia="Times New Roman" w:hAnsi="Times New Roman" w:cs="Times New Roman"/>
          <w:sz w:val="24"/>
          <w:szCs w:val="24"/>
          <w:highlight w:val="yellow"/>
          <w:lang w:val="la-Latn" w:eastAsia="de-DE"/>
        </w:rPr>
        <w:t>.</w:t>
      </w:r>
      <w:r w:rsidR="00FF3D92" w:rsidRPr="007A06F5">
        <w:rPr>
          <w:rFonts w:ascii="Times New Roman" w:eastAsia="Times New Roman" w:hAnsi="Times New Roman" w:cs="Times New Roman"/>
          <w:sz w:val="24"/>
          <w:szCs w:val="24"/>
          <w:highlight w:val="yellow"/>
          <w:lang w:val="la-Latn" w:eastAsia="de-DE"/>
        </w:rPr>
        <w:t>:</w:t>
      </w:r>
      <w:r w:rsidR="00FF3D92" w:rsidRPr="007A06F5">
        <w:rPr>
          <w:rFonts w:ascii="Times New Roman" w:eastAsia="Times New Roman" w:hAnsi="Times New Roman" w:cs="Times New Roman"/>
          <w:sz w:val="24"/>
          <w:szCs w:val="24"/>
          <w:lang w:val="la-Latn" w:eastAsia="de-DE"/>
        </w:rPr>
        <w:t xml:space="preserve"> </w:t>
      </w:r>
    </w:p>
    <w:p w14:paraId="7E1015FA" w14:textId="7956EC1A"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XXXVIII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 qui</w:t>
      </w:r>
      <w:r w:rsidR="009B2994" w:rsidRPr="007A06F5">
        <w:rPr>
          <w:rFonts w:ascii="Times New Roman" w:eastAsia="Times New Roman" w:hAnsi="Times New Roman" w:cs="Times New Roman"/>
          <w:sz w:val="24"/>
          <w:szCs w:val="24"/>
          <w:lang w:val="la-Latn" w:eastAsia="de-DE"/>
        </w:rPr>
        <w:t xml:space="preserve"> </w:t>
      </w:r>
      <w:r w:rsidR="00AD32E7" w:rsidRPr="007A06F5">
        <w:rPr>
          <w:rFonts w:ascii="Times New Roman" w:eastAsia="Times New Roman" w:hAnsi="Times New Roman" w:cs="Times New Roman"/>
          <w:sz w:val="24"/>
          <w:szCs w:val="24"/>
          <w:lang w:val="la-Latn" w:eastAsia="de-DE"/>
        </w:rPr>
        <w:t xml:space="preserve">die dominico </w:t>
      </w:r>
      <w:r w:rsidRPr="007A06F5">
        <w:rPr>
          <w:rFonts w:ascii="Times New Roman" w:eastAsia="Times New Roman" w:hAnsi="Times New Roman" w:cs="Times New Roman"/>
          <w:sz w:val="24"/>
          <w:szCs w:val="24"/>
          <w:lang w:val="la-Latn" w:eastAsia="de-DE"/>
        </w:rPr>
        <w:t>opera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servilia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BE5CE88" w14:textId="31473E3F" w:rsidR="00A62AA1" w:rsidRPr="007A06F5" w:rsidRDefault="00A62AA1" w:rsidP="008B60B4">
      <w:pPr>
        <w:pStyle w:val="Normlnweb"/>
        <w:spacing w:before="0" w:beforeAutospacing="0" w:after="120" w:afterAutospacing="0"/>
        <w:ind w:left="720"/>
        <w:rPr>
          <w:sz w:val="22"/>
          <w:szCs w:val="22"/>
          <w:lang w:val="la-Latn"/>
        </w:rPr>
      </w:pPr>
      <w:r w:rsidRPr="007A06F5">
        <w:rPr>
          <w:sz w:val="22"/>
          <w:szCs w:val="22"/>
          <w:lang w:val="la-Latn"/>
        </w:rPr>
        <w:t>Die Dominico nemo</w:t>
      </w:r>
      <w:r w:rsidR="009B2994" w:rsidRPr="007A06F5">
        <w:rPr>
          <w:sz w:val="22"/>
          <w:szCs w:val="22"/>
          <w:lang w:val="la-Latn"/>
        </w:rPr>
        <w:t xml:space="preserve"> </w:t>
      </w:r>
      <w:r w:rsidR="00AD32E7" w:rsidRPr="007A06F5">
        <w:rPr>
          <w:sz w:val="22"/>
          <w:szCs w:val="22"/>
          <w:lang w:val="la-Latn"/>
        </w:rPr>
        <w:t xml:space="preserve">opera servilia </w:t>
      </w:r>
      <w:r w:rsidRPr="007A06F5">
        <w:rPr>
          <w:sz w:val="22"/>
          <w:szCs w:val="22"/>
          <w:lang w:val="la-Latn"/>
        </w:rPr>
        <w:t>praesumat facere</w:t>
      </w:r>
      <w:r w:rsidR="009B2994" w:rsidRPr="007A06F5">
        <w:rPr>
          <w:sz w:val="22"/>
          <w:szCs w:val="22"/>
          <w:lang w:val="la-Latn"/>
        </w:rPr>
        <w:t xml:space="preserve">, </w:t>
      </w:r>
      <w:r w:rsidRPr="007A06F5">
        <w:rPr>
          <w:sz w:val="22"/>
          <w:szCs w:val="22"/>
          <w:lang w:val="la-Latn"/>
        </w:rPr>
        <w:t>quia</w:t>
      </w:r>
      <w:r w:rsidR="009B2994" w:rsidRPr="007A06F5">
        <w:rPr>
          <w:sz w:val="22"/>
          <w:szCs w:val="22"/>
          <w:lang w:val="la-Latn"/>
        </w:rPr>
        <w:t xml:space="preserve"> </w:t>
      </w:r>
      <w:r w:rsidRPr="007A06F5">
        <w:rPr>
          <w:sz w:val="22"/>
          <w:szCs w:val="22"/>
          <w:lang w:val="la-Latn"/>
        </w:rPr>
        <w:t>hoc</w:t>
      </w:r>
      <w:r w:rsidR="009B2994" w:rsidRPr="007A06F5">
        <w:rPr>
          <w:sz w:val="22"/>
          <w:szCs w:val="22"/>
          <w:lang w:val="la-Latn"/>
        </w:rPr>
        <w:t xml:space="preserve"> </w:t>
      </w:r>
      <w:r w:rsidRPr="007A06F5">
        <w:rPr>
          <w:sz w:val="22"/>
          <w:szCs w:val="22"/>
          <w:lang w:val="la-Latn"/>
        </w:rPr>
        <w:t>lex prohibuit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sacra</w:t>
      </w:r>
      <w:r w:rsidR="009B2994" w:rsidRPr="007A06F5">
        <w:rPr>
          <w:sz w:val="22"/>
          <w:szCs w:val="22"/>
          <w:lang w:val="la-Latn"/>
        </w:rPr>
        <w:t xml:space="preserve"> </w:t>
      </w:r>
      <w:r w:rsidRPr="007A06F5">
        <w:rPr>
          <w:sz w:val="22"/>
          <w:szCs w:val="22"/>
          <w:lang w:val="la-Latn"/>
        </w:rPr>
        <w:t>scriptura</w:t>
      </w:r>
      <w:r w:rsidR="009B2994" w:rsidRPr="007A06F5">
        <w:rPr>
          <w:sz w:val="22"/>
          <w:szCs w:val="22"/>
          <w:lang w:val="la-Latn"/>
        </w:rPr>
        <w:t xml:space="preserve"> </w:t>
      </w:r>
      <w:r w:rsidR="00AD32E7" w:rsidRPr="007A06F5">
        <w:rPr>
          <w:sz w:val="22"/>
          <w:szCs w:val="22"/>
          <w:lang w:val="la-Latn"/>
        </w:rPr>
        <w:t>in omnibus contra</w:t>
      </w:r>
      <w:r w:rsidRPr="007A06F5">
        <w:rPr>
          <w:sz w:val="22"/>
          <w:szCs w:val="22"/>
          <w:lang w:val="la-Latn"/>
        </w:rPr>
        <w:t>dicit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Si quis servus in hoc vitio inventus fuerit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vapuletur</w:t>
      </w:r>
      <w:r w:rsidR="009B2994" w:rsidRPr="007A06F5">
        <w:rPr>
          <w:sz w:val="22"/>
          <w:szCs w:val="22"/>
          <w:lang w:val="la-Latn"/>
        </w:rPr>
        <w:t xml:space="preserve"> </w:t>
      </w:r>
      <w:r w:rsidRPr="007A06F5">
        <w:rPr>
          <w:sz w:val="22"/>
          <w:szCs w:val="22"/>
          <w:lang w:val="la-Latn"/>
        </w:rPr>
        <w:t>fustibus</w:t>
      </w:r>
      <w:r w:rsidR="009042C7"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Liber </w:t>
      </w:r>
      <w:r w:rsidRPr="007A06F5">
        <w:rPr>
          <w:sz w:val="22"/>
          <w:szCs w:val="22"/>
          <w:lang w:val="la-Latn"/>
        </w:rPr>
        <w:t>autem corripiatur</w:t>
      </w:r>
      <w:r w:rsidR="009B2994" w:rsidRPr="007A06F5">
        <w:rPr>
          <w:sz w:val="22"/>
          <w:szCs w:val="22"/>
          <w:lang w:val="la-Latn"/>
        </w:rPr>
        <w:t xml:space="preserve"> </w:t>
      </w:r>
      <w:r w:rsidRPr="007A06F5">
        <w:rPr>
          <w:sz w:val="22"/>
          <w:szCs w:val="22"/>
          <w:lang w:val="la-Latn"/>
        </w:rPr>
        <w:t>usque</w:t>
      </w:r>
      <w:r w:rsidR="009B2994" w:rsidRPr="007A06F5">
        <w:rPr>
          <w:sz w:val="22"/>
          <w:szCs w:val="22"/>
          <w:lang w:val="la-Latn"/>
        </w:rPr>
        <w:t xml:space="preserve"> </w:t>
      </w:r>
      <w:r w:rsidRPr="007A06F5">
        <w:rPr>
          <w:sz w:val="22"/>
          <w:szCs w:val="22"/>
          <w:lang w:val="la-Latn"/>
        </w:rPr>
        <w:t>ad tertiam</w:t>
      </w:r>
      <w:r w:rsidR="009B2994" w:rsidRPr="007A06F5">
        <w:rPr>
          <w:sz w:val="22"/>
          <w:szCs w:val="22"/>
          <w:lang w:val="la-Latn"/>
        </w:rPr>
        <w:t xml:space="preserve"> </w:t>
      </w:r>
      <w:r w:rsidR="008B60B4" w:rsidRPr="007A06F5">
        <w:rPr>
          <w:sz w:val="22"/>
          <w:szCs w:val="22"/>
          <w:lang w:val="la-Latn"/>
        </w:rPr>
        <w:t>vicem</w:t>
      </w:r>
      <w:r w:rsidR="009B2994" w:rsidRPr="007A06F5">
        <w:rPr>
          <w:sz w:val="22"/>
          <w:szCs w:val="22"/>
          <w:lang w:val="la-Latn"/>
        </w:rPr>
        <w:t xml:space="preserve">. </w:t>
      </w:r>
      <w:r w:rsidRPr="007A06F5">
        <w:rPr>
          <w:sz w:val="22"/>
          <w:szCs w:val="22"/>
          <w:lang w:val="la-Latn"/>
        </w:rPr>
        <w:t>S</w:t>
      </w:r>
      <w:r w:rsidR="00AD32E7" w:rsidRPr="007A06F5">
        <w:rPr>
          <w:sz w:val="22"/>
          <w:szCs w:val="22"/>
          <w:lang w:val="la-Latn"/>
        </w:rPr>
        <w:t>i autem post tertiam correptio</w:t>
      </w:r>
      <w:r w:rsidRPr="007A06F5">
        <w:rPr>
          <w:sz w:val="22"/>
          <w:szCs w:val="22"/>
          <w:lang w:val="la-Latn"/>
        </w:rPr>
        <w:t>nem</w:t>
      </w:r>
      <w:r w:rsidR="009B2994" w:rsidRPr="007A06F5">
        <w:rPr>
          <w:sz w:val="22"/>
          <w:szCs w:val="22"/>
          <w:lang w:val="la-Latn"/>
        </w:rPr>
        <w:t xml:space="preserve"> </w:t>
      </w:r>
      <w:r w:rsidRPr="007A06F5">
        <w:rPr>
          <w:sz w:val="22"/>
          <w:szCs w:val="22"/>
          <w:lang w:val="la-Latn"/>
        </w:rPr>
        <w:t>in hoc vitio inventus</w:t>
      </w:r>
      <w:r w:rsidR="009B2994" w:rsidRPr="007A06F5">
        <w:rPr>
          <w:sz w:val="22"/>
          <w:szCs w:val="22"/>
          <w:lang w:val="la-Latn"/>
        </w:rPr>
        <w:t xml:space="preserve"> </w:t>
      </w:r>
      <w:r w:rsidRPr="007A06F5">
        <w:rPr>
          <w:sz w:val="22"/>
          <w:szCs w:val="22"/>
          <w:lang w:val="la-Latn"/>
        </w:rPr>
        <w:t>fuerit</w:t>
      </w:r>
      <w:r w:rsidR="009B2994" w:rsidRPr="007A06F5">
        <w:rPr>
          <w:sz w:val="22"/>
          <w:szCs w:val="22"/>
          <w:lang w:val="la-Latn"/>
        </w:rPr>
        <w:t xml:space="preserve"> </w:t>
      </w:r>
      <w:r w:rsidRPr="007A06F5">
        <w:rPr>
          <w:sz w:val="22"/>
          <w:szCs w:val="22"/>
          <w:lang w:val="la-Latn"/>
        </w:rPr>
        <w:t>et Deo</w:t>
      </w:r>
      <w:r w:rsidR="009B2994" w:rsidRPr="007A06F5">
        <w:rPr>
          <w:sz w:val="22"/>
          <w:szCs w:val="22"/>
          <w:lang w:val="la-Latn"/>
        </w:rPr>
        <w:t xml:space="preserve"> </w:t>
      </w:r>
      <w:r w:rsidRPr="007A06F5">
        <w:rPr>
          <w:sz w:val="22"/>
          <w:szCs w:val="22"/>
          <w:lang w:val="la-Latn"/>
        </w:rPr>
        <w:t>vacare</w:t>
      </w:r>
      <w:r w:rsidR="009B2994" w:rsidRPr="007A06F5">
        <w:rPr>
          <w:sz w:val="22"/>
          <w:szCs w:val="22"/>
          <w:lang w:val="la-Latn"/>
        </w:rPr>
        <w:t xml:space="preserve"> </w:t>
      </w:r>
      <w:r w:rsidRPr="007A06F5">
        <w:rPr>
          <w:sz w:val="22"/>
          <w:szCs w:val="22"/>
          <w:lang w:val="la-Latn"/>
        </w:rPr>
        <w:t>die Dominico</w:t>
      </w:r>
      <w:r w:rsidR="009B2994" w:rsidRPr="007A06F5">
        <w:rPr>
          <w:sz w:val="22"/>
          <w:szCs w:val="22"/>
          <w:lang w:val="la-Latn"/>
        </w:rPr>
        <w:t xml:space="preserve"> </w:t>
      </w:r>
      <w:r w:rsidRPr="007A06F5">
        <w:rPr>
          <w:sz w:val="22"/>
          <w:szCs w:val="22"/>
          <w:lang w:val="la-Latn"/>
        </w:rPr>
        <w:t>neglexerit et opera servilia fecerit</w:t>
      </w:r>
      <w:r w:rsidR="009B2994" w:rsidRPr="007A06F5">
        <w:rPr>
          <w:sz w:val="22"/>
          <w:szCs w:val="22"/>
          <w:lang w:val="la-Latn"/>
        </w:rPr>
        <w:t xml:space="preserve">, </w:t>
      </w:r>
      <w:r w:rsidRPr="007A06F5">
        <w:rPr>
          <w:sz w:val="22"/>
          <w:szCs w:val="22"/>
          <w:lang w:val="la-Latn"/>
        </w:rPr>
        <w:t>tunc</w:t>
      </w:r>
      <w:r w:rsidR="009B2994" w:rsidRPr="007A06F5">
        <w:rPr>
          <w:sz w:val="22"/>
          <w:szCs w:val="22"/>
          <w:lang w:val="la-Latn"/>
        </w:rPr>
        <w:t xml:space="preserve"> </w:t>
      </w:r>
      <w:r w:rsidR="00AD32E7" w:rsidRPr="007A06F5">
        <w:rPr>
          <w:sz w:val="22"/>
          <w:szCs w:val="22"/>
          <w:lang w:val="la-Latn"/>
        </w:rPr>
        <w:t xml:space="preserve">tertiam partem de </w:t>
      </w:r>
      <w:r w:rsidRPr="007A06F5">
        <w:rPr>
          <w:sz w:val="22"/>
          <w:szCs w:val="22"/>
          <w:lang w:val="la-Latn"/>
        </w:rPr>
        <w:t>hereditate</w:t>
      </w:r>
      <w:r w:rsidR="009B2994" w:rsidRPr="007A06F5">
        <w:rPr>
          <w:sz w:val="22"/>
          <w:szCs w:val="22"/>
          <w:lang w:val="la-Latn"/>
        </w:rPr>
        <w:t xml:space="preserve"> </w:t>
      </w:r>
      <w:r w:rsidRPr="007A06F5">
        <w:rPr>
          <w:sz w:val="22"/>
          <w:szCs w:val="22"/>
          <w:lang w:val="la-Latn"/>
        </w:rPr>
        <w:t>sua perdat</w:t>
      </w:r>
      <w:r w:rsidR="009B2994" w:rsidRPr="007A06F5">
        <w:rPr>
          <w:sz w:val="22"/>
          <w:szCs w:val="22"/>
          <w:lang w:val="la-Latn"/>
        </w:rPr>
        <w:t xml:space="preserve">. </w:t>
      </w:r>
      <w:r w:rsidRPr="007A06F5">
        <w:rPr>
          <w:sz w:val="22"/>
          <w:szCs w:val="22"/>
          <w:lang w:val="la-Latn"/>
        </w:rPr>
        <w:t>Si autem</w:t>
      </w:r>
      <w:r w:rsidR="009B2994" w:rsidRPr="007A06F5">
        <w:rPr>
          <w:sz w:val="22"/>
          <w:szCs w:val="22"/>
          <w:lang w:val="la-Latn"/>
        </w:rPr>
        <w:t xml:space="preserve"> </w:t>
      </w:r>
      <w:r w:rsidR="00AD32E7" w:rsidRPr="007A06F5">
        <w:rPr>
          <w:sz w:val="22"/>
          <w:szCs w:val="22"/>
          <w:lang w:val="la-Latn"/>
        </w:rPr>
        <w:t xml:space="preserve">super </w:t>
      </w:r>
      <w:r w:rsidRPr="007A06F5">
        <w:rPr>
          <w:sz w:val="22"/>
          <w:szCs w:val="22"/>
          <w:lang w:val="la-Latn"/>
        </w:rPr>
        <w:t>haec inventus fuerit</w:t>
      </w:r>
      <w:r w:rsidR="009B2994" w:rsidRPr="007A06F5">
        <w:rPr>
          <w:sz w:val="22"/>
          <w:szCs w:val="22"/>
          <w:lang w:val="la-Latn"/>
        </w:rPr>
        <w:t xml:space="preserve">, </w:t>
      </w:r>
      <w:r w:rsidRPr="007A06F5">
        <w:rPr>
          <w:sz w:val="22"/>
          <w:szCs w:val="22"/>
          <w:lang w:val="la-Latn"/>
        </w:rPr>
        <w:t>ut a diei Dominico hon</w:t>
      </w:r>
      <w:r w:rsidR="00AD32E7" w:rsidRPr="007A06F5">
        <w:rPr>
          <w:sz w:val="22"/>
          <w:szCs w:val="22"/>
          <w:lang w:val="la-Latn"/>
        </w:rPr>
        <w:t>o</w:t>
      </w:r>
      <w:r w:rsidRPr="007A06F5">
        <w:rPr>
          <w:sz w:val="22"/>
          <w:szCs w:val="22"/>
          <w:lang w:val="la-Latn"/>
        </w:rPr>
        <w:t>rem non inpendat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opera servilia fecerit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tunc coactus et convictus</w:t>
      </w:r>
      <w:r w:rsidR="009B2994" w:rsidRPr="007A06F5">
        <w:rPr>
          <w:sz w:val="22"/>
          <w:szCs w:val="22"/>
          <w:lang w:val="la-Latn"/>
        </w:rPr>
        <w:t xml:space="preserve"> </w:t>
      </w:r>
      <w:r w:rsidRPr="007A06F5">
        <w:rPr>
          <w:sz w:val="22"/>
          <w:szCs w:val="22"/>
          <w:lang w:val="la-Latn"/>
        </w:rPr>
        <w:t>coram comite</w:t>
      </w:r>
      <w:r w:rsidR="009B2994" w:rsidRPr="007A06F5">
        <w:rPr>
          <w:sz w:val="22"/>
          <w:szCs w:val="22"/>
          <w:lang w:val="la-Latn"/>
        </w:rPr>
        <w:t xml:space="preserve">, </w:t>
      </w:r>
      <w:r w:rsidRPr="007A06F5">
        <w:rPr>
          <w:sz w:val="22"/>
          <w:szCs w:val="22"/>
          <w:lang w:val="la-Latn"/>
        </w:rPr>
        <w:t>ubi</w:t>
      </w:r>
      <w:r w:rsidR="009B2994" w:rsidRPr="007A06F5">
        <w:rPr>
          <w:sz w:val="22"/>
          <w:szCs w:val="22"/>
          <w:lang w:val="la-Latn"/>
        </w:rPr>
        <w:t xml:space="preserve"> </w:t>
      </w:r>
      <w:r w:rsidRPr="007A06F5">
        <w:rPr>
          <w:sz w:val="22"/>
          <w:szCs w:val="22"/>
          <w:lang w:val="la-Latn"/>
        </w:rPr>
        <w:t>tunc</w:t>
      </w:r>
      <w:r w:rsidR="009B2994" w:rsidRPr="007A06F5">
        <w:rPr>
          <w:sz w:val="22"/>
          <w:szCs w:val="22"/>
          <w:lang w:val="la-Latn"/>
        </w:rPr>
        <w:t xml:space="preserve"> </w:t>
      </w:r>
      <w:r w:rsidRPr="007A06F5">
        <w:rPr>
          <w:sz w:val="22"/>
          <w:szCs w:val="22"/>
          <w:lang w:val="la-Latn"/>
        </w:rPr>
        <w:t>dux ordinaverit</w:t>
      </w:r>
      <w:r w:rsidR="009B2994" w:rsidRPr="007A06F5">
        <w:rPr>
          <w:sz w:val="22"/>
          <w:szCs w:val="22"/>
          <w:lang w:val="la-Latn"/>
        </w:rPr>
        <w:t xml:space="preserve">, </w:t>
      </w:r>
      <w:r w:rsidR="00AD32E7" w:rsidRPr="007A06F5">
        <w:rPr>
          <w:sz w:val="22"/>
          <w:szCs w:val="22"/>
          <w:lang w:val="la-Latn"/>
        </w:rPr>
        <w:t>in servitium tra</w:t>
      </w:r>
      <w:r w:rsidRPr="007A06F5">
        <w:rPr>
          <w:sz w:val="22"/>
          <w:szCs w:val="22"/>
          <w:lang w:val="la-Latn"/>
        </w:rPr>
        <w:t>datur et</w:t>
      </w:r>
      <w:r w:rsidR="009B2994" w:rsidRPr="007A06F5">
        <w:rPr>
          <w:sz w:val="22"/>
          <w:szCs w:val="22"/>
          <w:lang w:val="la-Latn"/>
        </w:rPr>
        <w:t xml:space="preserve">, </w:t>
      </w:r>
      <w:r w:rsidRPr="007A06F5">
        <w:rPr>
          <w:sz w:val="22"/>
          <w:szCs w:val="22"/>
          <w:lang w:val="la-Latn"/>
        </w:rPr>
        <w:t>quia</w:t>
      </w:r>
      <w:r w:rsidR="009B2994" w:rsidRPr="007A06F5">
        <w:rPr>
          <w:sz w:val="22"/>
          <w:szCs w:val="22"/>
          <w:lang w:val="la-Latn"/>
        </w:rPr>
        <w:t xml:space="preserve"> </w:t>
      </w:r>
      <w:r w:rsidRPr="007A06F5">
        <w:rPr>
          <w:sz w:val="22"/>
          <w:szCs w:val="22"/>
          <w:lang w:val="la-Latn"/>
        </w:rPr>
        <w:t>noluit Deo vacare</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in sempi</w:t>
      </w:r>
      <w:r w:rsidRPr="007A06F5">
        <w:rPr>
          <w:sz w:val="22"/>
          <w:szCs w:val="22"/>
          <w:lang w:val="la-Latn"/>
        </w:rPr>
        <w:t>ternum</w:t>
      </w:r>
      <w:r w:rsidR="009B2994" w:rsidRPr="007A06F5">
        <w:rPr>
          <w:sz w:val="22"/>
          <w:szCs w:val="22"/>
          <w:lang w:val="la-Latn"/>
        </w:rPr>
        <w:t xml:space="preserve"> </w:t>
      </w:r>
      <w:r w:rsidRPr="007A06F5">
        <w:rPr>
          <w:sz w:val="22"/>
          <w:szCs w:val="22"/>
          <w:lang w:val="la-Latn"/>
        </w:rPr>
        <w:t>servus permaneat</w:t>
      </w:r>
      <w:r w:rsidR="009B2994" w:rsidRPr="007A06F5">
        <w:rPr>
          <w:sz w:val="22"/>
          <w:szCs w:val="22"/>
          <w:lang w:val="la-Latn"/>
        </w:rPr>
        <w:t xml:space="preserve">. </w:t>
      </w:r>
    </w:p>
    <w:p w14:paraId="4A3127F3" w14:textId="71FEC623"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XXXIX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inlicitis nuptiis</w:t>
      </w:r>
      <w:r w:rsidR="009B2994" w:rsidRPr="007A06F5">
        <w:rPr>
          <w:rFonts w:ascii="Times New Roman" w:eastAsia="Times New Roman" w:hAnsi="Times New Roman" w:cs="Times New Roman"/>
          <w:sz w:val="24"/>
          <w:szCs w:val="24"/>
          <w:lang w:val="la-Latn" w:eastAsia="de-DE"/>
        </w:rPr>
        <w:t xml:space="preserve">. </w:t>
      </w:r>
    </w:p>
    <w:p w14:paraId="1CBAD683" w14:textId="122008D0" w:rsidR="00A62AA1" w:rsidRPr="007A06F5" w:rsidRDefault="00A62AA1" w:rsidP="006D6B1E">
      <w:pPr>
        <w:pStyle w:val="Normlnweb"/>
        <w:spacing w:before="0" w:beforeAutospacing="0" w:after="120" w:afterAutospacing="0"/>
        <w:ind w:left="720"/>
        <w:rPr>
          <w:sz w:val="22"/>
          <w:szCs w:val="22"/>
          <w:lang w:val="la-Latn"/>
        </w:rPr>
      </w:pPr>
      <w:r w:rsidRPr="007A06F5">
        <w:rPr>
          <w:sz w:val="22"/>
          <w:szCs w:val="22"/>
          <w:highlight w:val="yellow"/>
          <w:lang w:val="la-Latn"/>
        </w:rPr>
        <w:t>Nuptias prohibemus</w:t>
      </w:r>
      <w:r w:rsidR="009B2994" w:rsidRPr="007A06F5">
        <w:rPr>
          <w:sz w:val="22"/>
          <w:szCs w:val="22"/>
          <w:highlight w:val="yellow"/>
          <w:lang w:val="la-Latn"/>
        </w:rPr>
        <w:t xml:space="preserve"> </w:t>
      </w:r>
      <w:r w:rsidR="006D6B1E" w:rsidRPr="007A06F5">
        <w:rPr>
          <w:sz w:val="22"/>
          <w:szCs w:val="22"/>
          <w:highlight w:val="yellow"/>
          <w:lang w:val="la-Latn"/>
        </w:rPr>
        <w:t>incestas</w:t>
      </w:r>
      <w:r w:rsidR="006D6B1E" w:rsidRPr="007A06F5">
        <w:rPr>
          <w:sz w:val="22"/>
          <w:szCs w:val="22"/>
          <w:lang w:val="la-Latn"/>
        </w:rPr>
        <w:t>.</w:t>
      </w:r>
      <w:r w:rsidR="009B2994" w:rsidRPr="007A06F5">
        <w:rPr>
          <w:sz w:val="22"/>
          <w:szCs w:val="22"/>
          <w:lang w:val="la-Latn"/>
        </w:rPr>
        <w:t xml:space="preserve"> </w:t>
      </w:r>
      <w:r w:rsidRPr="007A06F5">
        <w:rPr>
          <w:sz w:val="22"/>
          <w:szCs w:val="22"/>
          <w:lang w:val="la-Latn"/>
        </w:rPr>
        <w:t>Ita que</w:t>
      </w:r>
      <w:r w:rsidR="009B2994" w:rsidRPr="007A06F5">
        <w:rPr>
          <w:sz w:val="22"/>
          <w:szCs w:val="22"/>
          <w:lang w:val="la-Latn"/>
        </w:rPr>
        <w:t xml:space="preserve"> </w:t>
      </w:r>
      <w:r w:rsidRPr="007A06F5">
        <w:rPr>
          <w:sz w:val="22"/>
          <w:szCs w:val="22"/>
          <w:lang w:val="la-Latn"/>
        </w:rPr>
        <w:t>uxorem habere</w:t>
      </w:r>
      <w:r w:rsidR="009B2994" w:rsidRPr="007A06F5">
        <w:rPr>
          <w:sz w:val="22"/>
          <w:szCs w:val="22"/>
          <w:lang w:val="la-Latn"/>
        </w:rPr>
        <w:t xml:space="preserve"> </w:t>
      </w:r>
      <w:r w:rsidRPr="007A06F5">
        <w:rPr>
          <w:sz w:val="22"/>
          <w:szCs w:val="22"/>
          <w:lang w:val="la-Latn"/>
        </w:rPr>
        <w:t>non liceat</w:t>
      </w:r>
      <w:r w:rsidR="009B2994" w:rsidRPr="007A06F5">
        <w:rPr>
          <w:sz w:val="22"/>
          <w:szCs w:val="22"/>
          <w:lang w:val="la-Latn"/>
        </w:rPr>
        <w:t xml:space="preserve"> </w:t>
      </w:r>
      <w:r w:rsidRPr="007A06F5">
        <w:rPr>
          <w:sz w:val="22"/>
          <w:szCs w:val="22"/>
          <w:lang w:val="la-Latn"/>
        </w:rPr>
        <w:t>socrum</w:t>
      </w:r>
      <w:r w:rsidR="009B2994" w:rsidRPr="007A06F5">
        <w:rPr>
          <w:sz w:val="22"/>
          <w:szCs w:val="22"/>
          <w:lang w:val="la-Latn"/>
        </w:rPr>
        <w:t xml:space="preserve">, </w:t>
      </w:r>
      <w:r w:rsidRPr="007A06F5">
        <w:rPr>
          <w:sz w:val="22"/>
          <w:szCs w:val="22"/>
          <w:lang w:val="la-Latn"/>
        </w:rPr>
        <w:t>/ nurum</w:t>
      </w:r>
      <w:r w:rsidR="009B2994" w:rsidRPr="007A06F5">
        <w:rPr>
          <w:sz w:val="22"/>
          <w:szCs w:val="22"/>
          <w:lang w:val="la-Latn"/>
        </w:rPr>
        <w:t xml:space="preserve">, </w:t>
      </w:r>
      <w:r w:rsidRPr="007A06F5">
        <w:rPr>
          <w:sz w:val="22"/>
          <w:szCs w:val="22"/>
          <w:lang w:val="la-Latn"/>
        </w:rPr>
        <w:t>privignam</w:t>
      </w:r>
      <w:r w:rsidR="009B2994" w:rsidRPr="007A06F5">
        <w:rPr>
          <w:sz w:val="22"/>
          <w:szCs w:val="22"/>
          <w:lang w:val="la-Latn"/>
        </w:rPr>
        <w:t xml:space="preserve">, </w:t>
      </w:r>
      <w:r w:rsidRPr="007A06F5">
        <w:rPr>
          <w:sz w:val="22"/>
          <w:szCs w:val="22"/>
          <w:lang w:val="la-Latn"/>
        </w:rPr>
        <w:t>novercam</w:t>
      </w:r>
      <w:r w:rsidR="009B2994" w:rsidRPr="007A06F5">
        <w:rPr>
          <w:sz w:val="22"/>
          <w:szCs w:val="22"/>
          <w:lang w:val="la-Latn"/>
        </w:rPr>
        <w:t xml:space="preserve">, </w:t>
      </w:r>
      <w:r w:rsidR="006D6B1E" w:rsidRPr="007A06F5">
        <w:rPr>
          <w:sz w:val="22"/>
          <w:szCs w:val="22"/>
          <w:lang w:val="la-Latn"/>
        </w:rPr>
        <w:t>filiam fratris</w:t>
      </w:r>
      <w:r w:rsidR="009B2994" w:rsidRPr="007A06F5">
        <w:rPr>
          <w:sz w:val="22"/>
          <w:szCs w:val="22"/>
          <w:lang w:val="la-Latn"/>
        </w:rPr>
        <w:t xml:space="preserve">, </w:t>
      </w:r>
      <w:r w:rsidRPr="007A06F5">
        <w:rPr>
          <w:sz w:val="22"/>
          <w:szCs w:val="22"/>
          <w:lang w:val="la-Latn"/>
        </w:rPr>
        <w:t>filiam sororis</w:t>
      </w:r>
      <w:r w:rsidR="009B2994" w:rsidRPr="007A06F5">
        <w:rPr>
          <w:sz w:val="22"/>
          <w:szCs w:val="22"/>
          <w:lang w:val="la-Latn"/>
        </w:rPr>
        <w:t xml:space="preserve">, </w:t>
      </w:r>
      <w:r w:rsidRPr="007A06F5">
        <w:rPr>
          <w:sz w:val="22"/>
          <w:szCs w:val="22"/>
          <w:lang w:val="la-Latn"/>
        </w:rPr>
        <w:t>fratris uxorem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uxoris</w:t>
      </w:r>
      <w:r w:rsidR="009B2994" w:rsidRPr="007A06F5">
        <w:rPr>
          <w:sz w:val="22"/>
          <w:szCs w:val="22"/>
          <w:lang w:val="la-Latn"/>
        </w:rPr>
        <w:t xml:space="preserve"> </w:t>
      </w:r>
      <w:r w:rsidR="00AD32E7" w:rsidRPr="007A06F5">
        <w:rPr>
          <w:sz w:val="22"/>
          <w:szCs w:val="22"/>
          <w:lang w:val="la-Latn"/>
        </w:rPr>
        <w:t>soro</w:t>
      </w:r>
      <w:r w:rsidRPr="007A06F5">
        <w:rPr>
          <w:sz w:val="22"/>
          <w:szCs w:val="22"/>
          <w:lang w:val="la-Latn"/>
        </w:rPr>
        <w:t>rem</w:t>
      </w:r>
      <w:r w:rsidR="009B2994" w:rsidRPr="007A06F5">
        <w:rPr>
          <w:sz w:val="22"/>
          <w:szCs w:val="22"/>
          <w:lang w:val="la-Latn"/>
        </w:rPr>
        <w:t xml:space="preserve">. </w:t>
      </w:r>
      <w:r w:rsidRPr="007A06F5">
        <w:rPr>
          <w:sz w:val="22"/>
          <w:szCs w:val="22"/>
          <w:lang w:val="la-Latn"/>
        </w:rPr>
        <w:t>Filii fratrum</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filii sororum inter se </w:t>
      </w:r>
      <w:r w:rsidRPr="007A06F5">
        <w:rPr>
          <w:sz w:val="22"/>
          <w:szCs w:val="22"/>
          <w:lang w:val="la-Latn"/>
        </w:rPr>
        <w:t>nulla praesumptione e iungantur</w:t>
      </w:r>
      <w:r w:rsidR="009B2994" w:rsidRPr="007A06F5">
        <w:rPr>
          <w:sz w:val="22"/>
          <w:szCs w:val="22"/>
          <w:lang w:val="la-Latn"/>
        </w:rPr>
        <w:t xml:space="preserve">. </w:t>
      </w:r>
      <w:r w:rsidRPr="007A06F5">
        <w:rPr>
          <w:sz w:val="22"/>
          <w:szCs w:val="22"/>
          <w:lang w:val="la-Latn"/>
        </w:rPr>
        <w:t>Si quis</w:t>
      </w:r>
      <w:r w:rsidR="009B2994" w:rsidRPr="007A06F5">
        <w:rPr>
          <w:sz w:val="22"/>
          <w:szCs w:val="22"/>
          <w:lang w:val="la-Latn"/>
        </w:rPr>
        <w:t xml:space="preserve"> </w:t>
      </w:r>
      <w:r w:rsidRPr="007A06F5">
        <w:rPr>
          <w:sz w:val="22"/>
          <w:szCs w:val="22"/>
          <w:lang w:val="la-Latn"/>
        </w:rPr>
        <w:t>contra</w:t>
      </w:r>
      <w:r w:rsidR="009B2994" w:rsidRPr="007A06F5">
        <w:rPr>
          <w:sz w:val="22"/>
          <w:szCs w:val="22"/>
          <w:lang w:val="la-Latn"/>
        </w:rPr>
        <w:t xml:space="preserve"> </w:t>
      </w:r>
      <w:r w:rsidRPr="007A06F5">
        <w:rPr>
          <w:sz w:val="22"/>
          <w:szCs w:val="22"/>
          <w:lang w:val="la-Latn"/>
        </w:rPr>
        <w:t>hoc</w:t>
      </w:r>
      <w:r w:rsidR="009B2994" w:rsidRPr="007A06F5">
        <w:rPr>
          <w:sz w:val="22"/>
          <w:szCs w:val="22"/>
          <w:lang w:val="la-Latn"/>
        </w:rPr>
        <w:t xml:space="preserve"> </w:t>
      </w:r>
      <w:r w:rsidRPr="007A06F5">
        <w:rPr>
          <w:sz w:val="22"/>
          <w:szCs w:val="22"/>
          <w:lang w:val="la-Latn"/>
        </w:rPr>
        <w:t>fecerit</w:t>
      </w:r>
      <w:r w:rsidR="009B2994" w:rsidRPr="007A06F5">
        <w:rPr>
          <w:sz w:val="22"/>
          <w:szCs w:val="22"/>
          <w:lang w:val="la-Latn"/>
        </w:rPr>
        <w:t xml:space="preserve">, </w:t>
      </w:r>
      <w:r w:rsidR="00AD32E7" w:rsidRPr="007A06F5">
        <w:rPr>
          <w:sz w:val="22"/>
          <w:szCs w:val="22"/>
          <w:lang w:val="la-Latn"/>
        </w:rPr>
        <w:t>a loci iudicibus sepa</w:t>
      </w:r>
      <w:r w:rsidRPr="007A06F5">
        <w:rPr>
          <w:sz w:val="22"/>
          <w:szCs w:val="22"/>
          <w:lang w:val="la-Latn"/>
        </w:rPr>
        <w:t>retur</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omnes facultates amittat</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quas </w:t>
      </w:r>
      <w:r w:rsidRPr="007A06F5">
        <w:rPr>
          <w:sz w:val="22"/>
          <w:szCs w:val="22"/>
          <w:lang w:val="la-Latn"/>
        </w:rPr>
        <w:t>fiscus adquirat</w:t>
      </w:r>
      <w:r w:rsidR="005D4A29" w:rsidRPr="007A06F5">
        <w:rPr>
          <w:sz w:val="22"/>
          <w:szCs w:val="22"/>
          <w:lang w:val="la-Latn"/>
        </w:rPr>
        <w:t>.</w:t>
      </w:r>
      <w:r w:rsidRPr="007A06F5">
        <w:rPr>
          <w:sz w:val="22"/>
          <w:szCs w:val="22"/>
          <w:lang w:val="la-Latn"/>
        </w:rPr>
        <w:t>*. Si minores personae</w:t>
      </w:r>
      <w:r w:rsidR="009B2994" w:rsidRPr="007A06F5">
        <w:rPr>
          <w:sz w:val="22"/>
          <w:szCs w:val="22"/>
          <w:lang w:val="la-Latn"/>
        </w:rPr>
        <w:t xml:space="preserve"> </w:t>
      </w:r>
      <w:r w:rsidRPr="007A06F5">
        <w:rPr>
          <w:sz w:val="22"/>
          <w:szCs w:val="22"/>
          <w:lang w:val="la-Latn"/>
        </w:rPr>
        <w:t>sunt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quae</w:t>
      </w:r>
      <w:r w:rsidR="009B2994" w:rsidRPr="007A06F5">
        <w:rPr>
          <w:sz w:val="22"/>
          <w:szCs w:val="22"/>
          <w:lang w:val="la-Latn"/>
        </w:rPr>
        <w:t xml:space="preserve"> </w:t>
      </w:r>
      <w:r w:rsidRPr="007A06F5">
        <w:rPr>
          <w:sz w:val="22"/>
          <w:szCs w:val="22"/>
          <w:lang w:val="la-Latn"/>
        </w:rPr>
        <w:t>se inlicita coniunctione</w:t>
      </w:r>
      <w:r w:rsidR="009B2994" w:rsidRPr="007A06F5">
        <w:rPr>
          <w:sz w:val="22"/>
          <w:szCs w:val="22"/>
          <w:lang w:val="la-Latn"/>
        </w:rPr>
        <w:t xml:space="preserve"> </w:t>
      </w:r>
      <w:r w:rsidR="00AD32E7" w:rsidRPr="007A06F5">
        <w:rPr>
          <w:sz w:val="22"/>
          <w:szCs w:val="22"/>
          <w:lang w:val="la-Latn"/>
        </w:rPr>
        <w:t>pol</w:t>
      </w:r>
      <w:r w:rsidRPr="007A06F5">
        <w:rPr>
          <w:sz w:val="22"/>
          <w:szCs w:val="22"/>
          <w:lang w:val="la-Latn"/>
        </w:rPr>
        <w:t>luerunt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careant libertate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servis</w:t>
      </w:r>
      <w:r w:rsidR="009B2994" w:rsidRPr="007A06F5">
        <w:rPr>
          <w:sz w:val="22"/>
          <w:szCs w:val="22"/>
          <w:lang w:val="la-Latn"/>
        </w:rPr>
        <w:t xml:space="preserve"> </w:t>
      </w:r>
      <w:r w:rsidR="00AD32E7" w:rsidRPr="007A06F5">
        <w:rPr>
          <w:sz w:val="22"/>
          <w:szCs w:val="22"/>
          <w:lang w:val="la-Latn"/>
        </w:rPr>
        <w:t>fiscali</w:t>
      </w:r>
      <w:r w:rsidRPr="007A06F5">
        <w:rPr>
          <w:sz w:val="22"/>
          <w:szCs w:val="22"/>
          <w:lang w:val="la-Latn"/>
        </w:rPr>
        <w:t>bus</w:t>
      </w:r>
      <w:r w:rsidR="009B2994" w:rsidRPr="007A06F5">
        <w:rPr>
          <w:sz w:val="22"/>
          <w:szCs w:val="22"/>
          <w:lang w:val="la-Latn"/>
        </w:rPr>
        <w:t xml:space="preserve"> </w:t>
      </w:r>
      <w:r w:rsidRPr="007A06F5">
        <w:rPr>
          <w:sz w:val="22"/>
          <w:szCs w:val="22"/>
          <w:lang w:val="la-Latn"/>
        </w:rPr>
        <w:t>adgregandae</w:t>
      </w:r>
      <w:r w:rsidR="009B2994" w:rsidRPr="007A06F5">
        <w:rPr>
          <w:sz w:val="22"/>
          <w:szCs w:val="22"/>
          <w:lang w:val="la-Latn"/>
        </w:rPr>
        <w:t xml:space="preserve"> </w:t>
      </w:r>
      <w:r w:rsidRPr="007A06F5">
        <w:rPr>
          <w:sz w:val="22"/>
          <w:szCs w:val="22"/>
          <w:lang w:val="la-Latn"/>
        </w:rPr>
        <w:t>sunt</w:t>
      </w:r>
      <w:r w:rsidR="009B2994" w:rsidRPr="007A06F5">
        <w:rPr>
          <w:sz w:val="22"/>
          <w:szCs w:val="22"/>
          <w:lang w:val="la-Latn"/>
        </w:rPr>
        <w:t xml:space="preserve">. </w:t>
      </w:r>
    </w:p>
    <w:p w14:paraId="46C42187" w14:textId="347F40DE"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patricidiis et fratricidiis</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366437E" w14:textId="68812ED2" w:rsidR="00A62AA1" w:rsidRPr="007A06F5" w:rsidRDefault="00A62AA1" w:rsidP="006D6B1E">
      <w:pPr>
        <w:pStyle w:val="Normlnweb"/>
        <w:spacing w:before="0" w:beforeAutospacing="0" w:after="120" w:afterAutospacing="0"/>
        <w:ind w:left="720"/>
        <w:rPr>
          <w:sz w:val="22"/>
          <w:szCs w:val="22"/>
          <w:lang w:val="la-Latn"/>
        </w:rPr>
      </w:pPr>
      <w:r w:rsidRPr="007A06F5">
        <w:rPr>
          <w:sz w:val="22"/>
          <w:szCs w:val="22"/>
          <w:lang w:val="la-Latn"/>
        </w:rPr>
        <w:t>Si quis homo</w:t>
      </w:r>
      <w:r w:rsidR="009B2994" w:rsidRPr="007A06F5">
        <w:rPr>
          <w:sz w:val="22"/>
          <w:szCs w:val="22"/>
          <w:lang w:val="la-Latn"/>
        </w:rPr>
        <w:t xml:space="preserve"> </w:t>
      </w:r>
      <w:r w:rsidRPr="007A06F5">
        <w:rPr>
          <w:sz w:val="22"/>
          <w:szCs w:val="22"/>
          <w:lang w:val="la-Latn"/>
        </w:rPr>
        <w:t>volens occiderit</w:t>
      </w:r>
      <w:r w:rsidR="009B2994" w:rsidRPr="007A06F5">
        <w:rPr>
          <w:sz w:val="22"/>
          <w:szCs w:val="22"/>
          <w:lang w:val="la-Latn"/>
        </w:rPr>
        <w:t xml:space="preserve"> </w:t>
      </w:r>
      <w:r w:rsidR="00AD32E7" w:rsidRPr="007A06F5">
        <w:rPr>
          <w:sz w:val="22"/>
          <w:szCs w:val="22"/>
          <w:lang w:val="la-Latn"/>
        </w:rPr>
        <w:t xml:space="preserve">patrem </w:t>
      </w:r>
      <w:r w:rsidRPr="007A06F5">
        <w:rPr>
          <w:sz w:val="22"/>
          <w:szCs w:val="22"/>
          <w:lang w:val="la-Latn"/>
        </w:rPr>
        <w:t>suum aut</w:t>
      </w:r>
      <w:r w:rsidR="009B2994" w:rsidRPr="007A06F5">
        <w:rPr>
          <w:sz w:val="22"/>
          <w:szCs w:val="22"/>
          <w:lang w:val="la-Latn"/>
        </w:rPr>
        <w:t xml:space="preserve"> </w:t>
      </w:r>
      <w:r w:rsidRPr="007A06F5">
        <w:rPr>
          <w:sz w:val="22"/>
          <w:szCs w:val="22"/>
          <w:lang w:val="la-Latn"/>
        </w:rPr>
        <w:t>patruum suum aut</w:t>
      </w:r>
      <w:r w:rsidR="009B2994" w:rsidRPr="007A06F5">
        <w:rPr>
          <w:sz w:val="22"/>
          <w:szCs w:val="22"/>
          <w:lang w:val="la-Latn"/>
        </w:rPr>
        <w:t xml:space="preserve"> </w:t>
      </w:r>
      <w:r w:rsidR="00AD32E7" w:rsidRPr="007A06F5">
        <w:rPr>
          <w:sz w:val="22"/>
          <w:szCs w:val="22"/>
          <w:lang w:val="la-Latn"/>
        </w:rPr>
        <w:t xml:space="preserve">fratrem </w:t>
      </w:r>
      <w:r w:rsidRPr="007A06F5">
        <w:rPr>
          <w:sz w:val="22"/>
          <w:szCs w:val="22"/>
          <w:lang w:val="la-Latn"/>
        </w:rPr>
        <w:t>suum</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avunculum suum</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filium fratris sui</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filium</w:t>
      </w:r>
      <w:r w:rsidR="009B2994" w:rsidRPr="007A06F5">
        <w:rPr>
          <w:sz w:val="22"/>
          <w:szCs w:val="22"/>
          <w:lang w:val="la-Latn"/>
        </w:rPr>
        <w:t xml:space="preserve"> </w:t>
      </w:r>
      <w:r w:rsidRPr="007A06F5">
        <w:rPr>
          <w:sz w:val="22"/>
          <w:szCs w:val="22"/>
          <w:lang w:val="la-Latn"/>
        </w:rPr>
        <w:t>avunculi sui</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 filium patrui sui</w:t>
      </w:r>
      <w:r w:rsidR="009B2994" w:rsidRPr="007A06F5">
        <w:rPr>
          <w:sz w:val="22"/>
          <w:szCs w:val="22"/>
          <w:lang w:val="la-Latn"/>
        </w:rPr>
        <w:t xml:space="preserve"> </w:t>
      </w:r>
      <w:r w:rsidRPr="007A06F5">
        <w:rPr>
          <w:sz w:val="22"/>
          <w:szCs w:val="22"/>
          <w:lang w:val="la-Latn"/>
        </w:rPr>
        <w:t>aut matrem suam</w:t>
      </w:r>
      <w:r w:rsidR="009B2994" w:rsidRPr="007A06F5">
        <w:rPr>
          <w:sz w:val="22"/>
          <w:szCs w:val="22"/>
          <w:lang w:val="la-Latn"/>
        </w:rPr>
        <w:t xml:space="preserve"> </w:t>
      </w:r>
      <w:r w:rsidR="00AD32E7" w:rsidRPr="007A06F5">
        <w:rPr>
          <w:sz w:val="22"/>
          <w:szCs w:val="22"/>
          <w:lang w:val="la-Latn"/>
        </w:rPr>
        <w:t xml:space="preserve">aut </w:t>
      </w:r>
      <w:r w:rsidRPr="007A06F5">
        <w:rPr>
          <w:sz w:val="22"/>
          <w:szCs w:val="22"/>
          <w:lang w:val="la-Latn"/>
        </w:rPr>
        <w:t>sororem</w:t>
      </w:r>
      <w:r w:rsidR="009B2994" w:rsidRPr="007A06F5">
        <w:rPr>
          <w:sz w:val="22"/>
          <w:szCs w:val="22"/>
          <w:lang w:val="la-Latn"/>
        </w:rPr>
        <w:t xml:space="preserve"> </w:t>
      </w:r>
      <w:r w:rsidR="006D6B1E" w:rsidRPr="007A06F5">
        <w:rPr>
          <w:sz w:val="22"/>
          <w:szCs w:val="22"/>
          <w:lang w:val="la-Latn"/>
        </w:rPr>
        <w:t>suam</w:t>
      </w:r>
      <w:r w:rsidR="00AD32E7" w:rsidRPr="007A06F5">
        <w:rPr>
          <w:sz w:val="22"/>
          <w:szCs w:val="22"/>
          <w:lang w:val="la-Latn"/>
        </w:rPr>
        <w:t xml:space="preserve">*, cognoscat se contra </w:t>
      </w:r>
      <w:r w:rsidRPr="007A06F5">
        <w:rPr>
          <w:sz w:val="22"/>
          <w:szCs w:val="22"/>
          <w:lang w:val="la-Latn"/>
        </w:rPr>
        <w:t>Deum</w:t>
      </w:r>
      <w:r w:rsidR="009B2994" w:rsidRPr="007A06F5">
        <w:rPr>
          <w:sz w:val="22"/>
          <w:szCs w:val="22"/>
          <w:lang w:val="la-Latn"/>
        </w:rPr>
        <w:t xml:space="preserve"> </w:t>
      </w:r>
      <w:r w:rsidRPr="007A06F5">
        <w:rPr>
          <w:sz w:val="22"/>
          <w:szCs w:val="22"/>
          <w:lang w:val="la-Latn"/>
        </w:rPr>
        <w:t>egisse et secundum iussionem Dei</w:t>
      </w:r>
      <w:r w:rsidR="009B2994" w:rsidRPr="007A06F5">
        <w:rPr>
          <w:sz w:val="22"/>
          <w:szCs w:val="22"/>
          <w:lang w:val="la-Latn"/>
        </w:rPr>
        <w:t xml:space="preserve"> </w:t>
      </w:r>
      <w:r w:rsidRPr="007A06F5">
        <w:rPr>
          <w:sz w:val="22"/>
          <w:szCs w:val="22"/>
          <w:lang w:val="la-Latn"/>
        </w:rPr>
        <w:t>fraternitatem</w:t>
      </w:r>
      <w:r w:rsidR="009B2994" w:rsidRPr="007A06F5">
        <w:rPr>
          <w:sz w:val="22"/>
          <w:szCs w:val="22"/>
          <w:lang w:val="la-Latn"/>
        </w:rPr>
        <w:t xml:space="preserve"> </w:t>
      </w:r>
      <w:r w:rsidRPr="007A06F5">
        <w:rPr>
          <w:sz w:val="22"/>
          <w:szCs w:val="22"/>
          <w:lang w:val="la-Latn"/>
        </w:rPr>
        <w:t>non custodisse</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AD32E7" w:rsidRPr="007A06F5">
        <w:rPr>
          <w:sz w:val="22"/>
          <w:szCs w:val="22"/>
          <w:lang w:val="la-Latn"/>
        </w:rPr>
        <w:t xml:space="preserve">in Deum </w:t>
      </w:r>
      <w:r w:rsidRPr="007A06F5">
        <w:rPr>
          <w:sz w:val="22"/>
          <w:szCs w:val="22"/>
          <w:lang w:val="la-Latn"/>
        </w:rPr>
        <w:t>graviter deliquisse</w:t>
      </w:r>
      <w:r w:rsidR="009B2994" w:rsidRPr="007A06F5">
        <w:rPr>
          <w:sz w:val="22"/>
          <w:szCs w:val="22"/>
          <w:lang w:val="la-Latn"/>
        </w:rPr>
        <w:t xml:space="preserve">, </w:t>
      </w:r>
      <w:r w:rsidR="00AD32E7" w:rsidRPr="007A06F5">
        <w:rPr>
          <w:sz w:val="22"/>
          <w:szCs w:val="22"/>
          <w:lang w:val="la-Latn"/>
        </w:rPr>
        <w:t>et coram omnibus pa</w:t>
      </w:r>
      <w:r w:rsidRPr="007A06F5">
        <w:rPr>
          <w:sz w:val="22"/>
          <w:szCs w:val="22"/>
          <w:lang w:val="la-Latn"/>
        </w:rPr>
        <w:t>rentibus eius res</w:t>
      </w:r>
      <w:r w:rsidR="009B2994" w:rsidRPr="007A06F5">
        <w:rPr>
          <w:sz w:val="22"/>
          <w:szCs w:val="22"/>
          <w:lang w:val="la-Latn"/>
        </w:rPr>
        <w:t xml:space="preserve"> </w:t>
      </w:r>
      <w:r w:rsidRPr="007A06F5">
        <w:rPr>
          <w:sz w:val="22"/>
          <w:szCs w:val="22"/>
          <w:lang w:val="la-Latn"/>
        </w:rPr>
        <w:t>ipsius</w:t>
      </w:r>
      <w:r w:rsidR="009B2994" w:rsidRPr="007A06F5">
        <w:rPr>
          <w:sz w:val="22"/>
          <w:szCs w:val="22"/>
          <w:lang w:val="la-Latn"/>
        </w:rPr>
        <w:t xml:space="preserve"> </w:t>
      </w:r>
      <w:r w:rsidRPr="007A06F5">
        <w:rPr>
          <w:sz w:val="22"/>
          <w:szCs w:val="22"/>
          <w:lang w:val="la-Latn"/>
        </w:rPr>
        <w:t>infiscentur</w:t>
      </w:r>
      <w:r w:rsidR="009B2994" w:rsidRPr="007A06F5">
        <w:rPr>
          <w:sz w:val="22"/>
          <w:szCs w:val="22"/>
          <w:lang w:val="la-Latn"/>
        </w:rPr>
        <w:t xml:space="preserve">, </w:t>
      </w:r>
      <w:r w:rsidR="00AD32E7" w:rsidRPr="007A06F5">
        <w:rPr>
          <w:sz w:val="22"/>
          <w:szCs w:val="22"/>
          <w:lang w:val="la-Latn"/>
        </w:rPr>
        <w:t xml:space="preserve">et nihil </w:t>
      </w:r>
      <w:r w:rsidRPr="007A06F5">
        <w:rPr>
          <w:sz w:val="22"/>
          <w:szCs w:val="22"/>
          <w:lang w:val="la-Latn"/>
        </w:rPr>
        <w:t>ad</w:t>
      </w:r>
      <w:r w:rsidR="009B2994" w:rsidRPr="007A06F5">
        <w:rPr>
          <w:sz w:val="22"/>
          <w:szCs w:val="22"/>
          <w:lang w:val="la-Latn"/>
        </w:rPr>
        <w:t xml:space="preserve"> </w:t>
      </w:r>
      <w:r w:rsidRPr="007A06F5">
        <w:rPr>
          <w:sz w:val="22"/>
          <w:szCs w:val="22"/>
          <w:lang w:val="la-Latn"/>
        </w:rPr>
        <w:t>heredes</w:t>
      </w:r>
      <w:r w:rsidR="009B2994" w:rsidRPr="007A06F5">
        <w:rPr>
          <w:sz w:val="22"/>
          <w:szCs w:val="22"/>
          <w:lang w:val="la-Latn"/>
        </w:rPr>
        <w:t xml:space="preserve"> </w:t>
      </w:r>
      <w:r w:rsidRPr="007A06F5">
        <w:rPr>
          <w:sz w:val="22"/>
          <w:szCs w:val="22"/>
          <w:lang w:val="la-Latn"/>
        </w:rPr>
        <w:t>eius</w:t>
      </w:r>
      <w:r w:rsidR="009B2994" w:rsidRPr="007A06F5">
        <w:rPr>
          <w:sz w:val="22"/>
          <w:szCs w:val="22"/>
          <w:lang w:val="la-Latn"/>
        </w:rPr>
        <w:t xml:space="preserve"> </w:t>
      </w:r>
      <w:r w:rsidRPr="007A06F5">
        <w:rPr>
          <w:sz w:val="22"/>
          <w:szCs w:val="22"/>
          <w:lang w:val="la-Latn"/>
        </w:rPr>
        <w:t>pertineat amplius</w:t>
      </w:r>
      <w:r w:rsidR="009B2994" w:rsidRPr="007A06F5">
        <w:rPr>
          <w:sz w:val="22"/>
          <w:szCs w:val="22"/>
          <w:lang w:val="la-Latn"/>
        </w:rPr>
        <w:t xml:space="preserve">; </w:t>
      </w:r>
      <w:r w:rsidR="00AD32E7" w:rsidRPr="007A06F5">
        <w:rPr>
          <w:sz w:val="22"/>
          <w:szCs w:val="22"/>
          <w:lang w:val="la-Latn"/>
        </w:rPr>
        <w:t>peni</w:t>
      </w:r>
      <w:r w:rsidRPr="007A06F5">
        <w:rPr>
          <w:sz w:val="22"/>
          <w:szCs w:val="22"/>
          <w:lang w:val="la-Latn"/>
        </w:rPr>
        <w:t>tentiam autem</w:t>
      </w:r>
      <w:r w:rsidR="009B2994" w:rsidRPr="007A06F5">
        <w:rPr>
          <w:sz w:val="22"/>
          <w:szCs w:val="22"/>
          <w:lang w:val="la-Latn"/>
        </w:rPr>
        <w:t xml:space="preserve"> </w:t>
      </w:r>
      <w:r w:rsidRPr="007A06F5">
        <w:rPr>
          <w:sz w:val="22"/>
          <w:szCs w:val="22"/>
          <w:lang w:val="la-Latn"/>
        </w:rPr>
        <w:t>secundum canones</w:t>
      </w:r>
      <w:r w:rsidR="009B2994" w:rsidRPr="007A06F5">
        <w:rPr>
          <w:sz w:val="22"/>
          <w:szCs w:val="22"/>
          <w:lang w:val="la-Latn"/>
        </w:rPr>
        <w:t xml:space="preserve"> </w:t>
      </w:r>
      <w:r w:rsidRPr="007A06F5">
        <w:rPr>
          <w:sz w:val="22"/>
          <w:szCs w:val="22"/>
          <w:lang w:val="la-Latn"/>
        </w:rPr>
        <w:t>agat</w:t>
      </w:r>
      <w:r w:rsidR="005D4A29" w:rsidRPr="007A06F5">
        <w:rPr>
          <w:sz w:val="22"/>
          <w:szCs w:val="22"/>
          <w:lang w:val="la-Latn"/>
        </w:rPr>
        <w:t>.</w:t>
      </w:r>
      <w:r w:rsidR="006D6B1E" w:rsidRPr="007A06F5">
        <w:rPr>
          <w:sz w:val="22"/>
          <w:szCs w:val="22"/>
          <w:lang w:val="la-Latn"/>
        </w:rPr>
        <w:t>**</w:t>
      </w:r>
      <w:r w:rsidRPr="007A06F5">
        <w:rPr>
          <w:sz w:val="22"/>
          <w:szCs w:val="22"/>
          <w:lang w:val="la-Latn"/>
        </w:rPr>
        <w:t xml:space="preserve"> </w:t>
      </w:r>
    </w:p>
    <w:p w14:paraId="24F9E4EA" w14:textId="7A62BEB0"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 nullus causam</w:t>
      </w:r>
      <w:r w:rsidR="009B2994" w:rsidRPr="007A06F5">
        <w:rPr>
          <w:rFonts w:ascii="Times New Roman" w:eastAsia="Times New Roman" w:hAnsi="Times New Roman" w:cs="Times New Roman"/>
          <w:sz w:val="24"/>
          <w:szCs w:val="24"/>
          <w:lang w:val="la-Latn" w:eastAsia="de-DE"/>
        </w:rPr>
        <w:t xml:space="preserve"> </w:t>
      </w:r>
      <w:r w:rsidR="00AD32E7" w:rsidRPr="007A06F5">
        <w:rPr>
          <w:rFonts w:ascii="Times New Roman" w:eastAsia="Times New Roman" w:hAnsi="Times New Roman" w:cs="Times New Roman"/>
          <w:sz w:val="24"/>
          <w:szCs w:val="24"/>
          <w:lang w:val="la-Latn" w:eastAsia="de-DE"/>
        </w:rPr>
        <w:t xml:space="preserve">audire </w:t>
      </w:r>
      <w:r w:rsidRPr="007A06F5">
        <w:rPr>
          <w:rFonts w:ascii="Times New Roman" w:eastAsia="Times New Roman" w:hAnsi="Times New Roman" w:cs="Times New Roman"/>
          <w:sz w:val="24"/>
          <w:szCs w:val="24"/>
          <w:lang w:val="la-Latn" w:eastAsia="de-DE"/>
        </w:rPr>
        <w:t>praesumat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duce</w:t>
      </w:r>
      <w:r w:rsidR="009B2994" w:rsidRPr="007A06F5">
        <w:rPr>
          <w:rFonts w:ascii="Times New Roman" w:eastAsia="Times New Roman" w:hAnsi="Times New Roman" w:cs="Times New Roman"/>
          <w:sz w:val="24"/>
          <w:szCs w:val="24"/>
          <w:lang w:val="la-Latn" w:eastAsia="de-DE"/>
        </w:rPr>
        <w:t xml:space="preserve"> </w:t>
      </w:r>
      <w:r w:rsidR="00AD32E7" w:rsidRPr="007A06F5">
        <w:rPr>
          <w:rFonts w:ascii="Times New Roman" w:eastAsia="Times New Roman" w:hAnsi="Times New Roman" w:cs="Times New Roman"/>
          <w:sz w:val="24"/>
          <w:szCs w:val="24"/>
          <w:lang w:val="la-Latn" w:eastAsia="de-DE"/>
        </w:rPr>
        <w:t>con</w:t>
      </w:r>
      <w:r w:rsidRPr="007A06F5">
        <w:rPr>
          <w:rFonts w:ascii="Times New Roman" w:eastAsia="Times New Roman" w:hAnsi="Times New Roman" w:cs="Times New Roman"/>
          <w:sz w:val="24"/>
          <w:szCs w:val="24"/>
          <w:lang w:val="la-Latn" w:eastAsia="de-DE"/>
        </w:rPr>
        <w:t>stitutus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p>
    <w:p w14:paraId="7EA493E9" w14:textId="77454D45" w:rsidR="00A62AA1" w:rsidRPr="007A06F5" w:rsidRDefault="00A62AA1" w:rsidP="00D0094D">
      <w:pPr>
        <w:pStyle w:val="Normlnweb"/>
        <w:numPr>
          <w:ilvl w:val="0"/>
          <w:numId w:val="32"/>
        </w:numPr>
        <w:spacing w:before="0" w:beforeAutospacing="0" w:after="120" w:afterAutospacing="0"/>
        <w:rPr>
          <w:sz w:val="22"/>
          <w:szCs w:val="22"/>
          <w:lang w:val="la-Latn"/>
        </w:rPr>
      </w:pPr>
      <w:r w:rsidRPr="007A06F5">
        <w:rPr>
          <w:sz w:val="22"/>
          <w:szCs w:val="22"/>
          <w:highlight w:val="yellow"/>
          <w:lang w:val="la-Latn"/>
        </w:rPr>
        <w:t>Nullus</w:t>
      </w:r>
      <w:r w:rsidR="009B2994" w:rsidRPr="007A06F5">
        <w:rPr>
          <w:sz w:val="22"/>
          <w:szCs w:val="22"/>
          <w:highlight w:val="yellow"/>
          <w:lang w:val="la-Latn"/>
        </w:rPr>
        <w:t xml:space="preserve"> </w:t>
      </w:r>
      <w:r w:rsidRPr="007A06F5">
        <w:rPr>
          <w:sz w:val="22"/>
          <w:szCs w:val="22"/>
          <w:highlight w:val="yellow"/>
          <w:lang w:val="la-Latn"/>
        </w:rPr>
        <w:t>causas</w:t>
      </w:r>
      <w:r w:rsidR="009B2994" w:rsidRPr="007A06F5">
        <w:rPr>
          <w:sz w:val="22"/>
          <w:szCs w:val="22"/>
          <w:highlight w:val="yellow"/>
          <w:lang w:val="la-Latn"/>
        </w:rPr>
        <w:t xml:space="preserve"> </w:t>
      </w:r>
      <w:r w:rsidRPr="007A06F5">
        <w:rPr>
          <w:sz w:val="22"/>
          <w:szCs w:val="22"/>
          <w:highlight w:val="yellow"/>
          <w:lang w:val="la-Latn"/>
        </w:rPr>
        <w:t>audire praesumat</w:t>
      </w:r>
      <w:r w:rsidR="009B2994" w:rsidRPr="007A06F5">
        <w:rPr>
          <w:sz w:val="22"/>
          <w:szCs w:val="22"/>
          <w:highlight w:val="yellow"/>
          <w:lang w:val="la-Latn"/>
        </w:rPr>
        <w:t xml:space="preserve">, </w:t>
      </w:r>
      <w:r w:rsidRPr="007A06F5">
        <w:rPr>
          <w:sz w:val="22"/>
          <w:szCs w:val="22"/>
          <w:highlight w:val="yellow"/>
          <w:lang w:val="la-Latn"/>
        </w:rPr>
        <w:t>nisi qui</w:t>
      </w:r>
      <w:r w:rsidR="009B2994" w:rsidRPr="007A06F5">
        <w:rPr>
          <w:sz w:val="22"/>
          <w:szCs w:val="22"/>
          <w:highlight w:val="yellow"/>
          <w:lang w:val="la-Latn"/>
        </w:rPr>
        <w:t xml:space="preserve"> </w:t>
      </w:r>
      <w:r w:rsidRPr="007A06F5">
        <w:rPr>
          <w:sz w:val="22"/>
          <w:szCs w:val="22"/>
          <w:highlight w:val="yellow"/>
          <w:lang w:val="la-Latn"/>
        </w:rPr>
        <w:t>a</w:t>
      </w:r>
      <w:r w:rsidR="009B2994" w:rsidRPr="007A06F5">
        <w:rPr>
          <w:sz w:val="22"/>
          <w:szCs w:val="22"/>
          <w:highlight w:val="yellow"/>
          <w:lang w:val="la-Latn"/>
        </w:rPr>
        <w:t xml:space="preserve"> </w:t>
      </w:r>
      <w:r w:rsidRPr="007A06F5">
        <w:rPr>
          <w:sz w:val="22"/>
          <w:szCs w:val="22"/>
          <w:highlight w:val="yellow"/>
          <w:lang w:val="la-Latn"/>
        </w:rPr>
        <w:t>duce</w:t>
      </w:r>
      <w:r w:rsidR="009B2994" w:rsidRPr="007A06F5">
        <w:rPr>
          <w:sz w:val="22"/>
          <w:szCs w:val="22"/>
          <w:highlight w:val="yellow"/>
          <w:lang w:val="la-Latn"/>
        </w:rPr>
        <w:t xml:space="preserve"> </w:t>
      </w:r>
      <w:r w:rsidRPr="007A06F5">
        <w:rPr>
          <w:sz w:val="22"/>
          <w:szCs w:val="22"/>
          <w:highlight w:val="yellow"/>
          <w:lang w:val="la-Latn"/>
        </w:rPr>
        <w:t>per conventionem</w:t>
      </w:r>
      <w:r w:rsidR="009B2994" w:rsidRPr="007A06F5">
        <w:rPr>
          <w:sz w:val="22"/>
          <w:szCs w:val="22"/>
          <w:highlight w:val="yellow"/>
          <w:lang w:val="la-Latn"/>
        </w:rPr>
        <w:t xml:space="preserve"> </w:t>
      </w:r>
      <w:r w:rsidR="00AD32E7" w:rsidRPr="007A06F5">
        <w:rPr>
          <w:sz w:val="22"/>
          <w:szCs w:val="22"/>
          <w:highlight w:val="yellow"/>
          <w:lang w:val="la-Latn"/>
        </w:rPr>
        <w:t>po</w:t>
      </w:r>
      <w:r w:rsidRPr="007A06F5">
        <w:rPr>
          <w:sz w:val="22"/>
          <w:szCs w:val="22"/>
          <w:highlight w:val="yellow"/>
          <w:lang w:val="la-Latn"/>
        </w:rPr>
        <w:t>puli iudex</w:t>
      </w:r>
      <w:r w:rsidR="009B2994" w:rsidRPr="007A06F5">
        <w:rPr>
          <w:sz w:val="22"/>
          <w:szCs w:val="22"/>
          <w:highlight w:val="yellow"/>
          <w:lang w:val="la-Latn"/>
        </w:rPr>
        <w:t xml:space="preserve"> </w:t>
      </w:r>
      <w:r w:rsidRPr="007A06F5">
        <w:rPr>
          <w:sz w:val="22"/>
          <w:szCs w:val="22"/>
          <w:highlight w:val="yellow"/>
          <w:lang w:val="la-Latn"/>
        </w:rPr>
        <w:t>constitutus</w:t>
      </w:r>
      <w:r w:rsidR="009B2994" w:rsidRPr="007A06F5">
        <w:rPr>
          <w:sz w:val="22"/>
          <w:szCs w:val="22"/>
          <w:highlight w:val="yellow"/>
          <w:lang w:val="la-Latn"/>
        </w:rPr>
        <w:t xml:space="preserve"> </w:t>
      </w:r>
      <w:r w:rsidRPr="007A06F5">
        <w:rPr>
          <w:sz w:val="22"/>
          <w:szCs w:val="22"/>
          <w:highlight w:val="yellow"/>
          <w:lang w:val="la-Latn"/>
        </w:rPr>
        <w:t>est</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00AD32E7" w:rsidRPr="007A06F5">
        <w:rPr>
          <w:sz w:val="22"/>
          <w:szCs w:val="22"/>
          <w:lang w:val="la-Latn"/>
        </w:rPr>
        <w:t xml:space="preserve">causas </w:t>
      </w:r>
      <w:r w:rsidRPr="007A06F5">
        <w:rPr>
          <w:sz w:val="22"/>
          <w:szCs w:val="22"/>
          <w:lang w:val="la-Latn"/>
        </w:rPr>
        <w:t>iudicet</w:t>
      </w:r>
      <w:r w:rsidR="009B2994" w:rsidRPr="007A06F5">
        <w:rPr>
          <w:sz w:val="22"/>
          <w:szCs w:val="22"/>
          <w:lang w:val="la-Latn"/>
        </w:rPr>
        <w:t xml:space="preserve">, </w:t>
      </w:r>
      <w:r w:rsidRPr="007A06F5">
        <w:rPr>
          <w:sz w:val="22"/>
          <w:szCs w:val="22"/>
          <w:lang w:val="la-Latn"/>
        </w:rPr>
        <w:t>qui</w:t>
      </w:r>
      <w:r w:rsidR="009B2994" w:rsidRPr="007A06F5">
        <w:rPr>
          <w:sz w:val="22"/>
          <w:szCs w:val="22"/>
          <w:lang w:val="la-Latn"/>
        </w:rPr>
        <w:t xml:space="preserve"> </w:t>
      </w:r>
      <w:r w:rsidRPr="007A06F5">
        <w:rPr>
          <w:sz w:val="22"/>
          <w:szCs w:val="22"/>
          <w:lang w:val="la-Latn"/>
        </w:rPr>
        <w:t>nec</w:t>
      </w:r>
      <w:r w:rsidR="009B2994" w:rsidRPr="007A06F5">
        <w:rPr>
          <w:sz w:val="22"/>
          <w:szCs w:val="22"/>
          <w:lang w:val="la-Latn"/>
        </w:rPr>
        <w:t xml:space="preserve"> </w:t>
      </w:r>
      <w:r w:rsidRPr="007A06F5">
        <w:rPr>
          <w:sz w:val="22"/>
          <w:szCs w:val="22"/>
          <w:lang w:val="la-Latn"/>
        </w:rPr>
        <w:t>mentiosus</w:t>
      </w:r>
      <w:r w:rsidR="009B2994" w:rsidRPr="007A06F5">
        <w:rPr>
          <w:sz w:val="22"/>
          <w:szCs w:val="22"/>
          <w:lang w:val="la-Latn"/>
        </w:rPr>
        <w:t xml:space="preserve"> </w:t>
      </w:r>
      <w:r w:rsidRPr="007A06F5">
        <w:rPr>
          <w:sz w:val="22"/>
          <w:szCs w:val="22"/>
          <w:lang w:val="la-Latn"/>
        </w:rPr>
        <w:t>nec</w:t>
      </w:r>
      <w:r w:rsidR="009B2994" w:rsidRPr="007A06F5">
        <w:rPr>
          <w:sz w:val="22"/>
          <w:szCs w:val="22"/>
          <w:lang w:val="la-Latn"/>
        </w:rPr>
        <w:t xml:space="preserve"> </w:t>
      </w:r>
      <w:r w:rsidR="00AD32E7" w:rsidRPr="007A06F5">
        <w:rPr>
          <w:sz w:val="22"/>
          <w:szCs w:val="22"/>
          <w:lang w:val="la-Latn"/>
        </w:rPr>
        <w:t>periu</w:t>
      </w:r>
      <w:r w:rsidRPr="007A06F5">
        <w:rPr>
          <w:sz w:val="22"/>
          <w:szCs w:val="22"/>
          <w:lang w:val="la-Latn"/>
        </w:rPr>
        <w:t>rator</w:t>
      </w:r>
      <w:r w:rsidR="009B2994" w:rsidRPr="007A06F5">
        <w:rPr>
          <w:sz w:val="22"/>
          <w:szCs w:val="22"/>
          <w:lang w:val="la-Latn"/>
        </w:rPr>
        <w:t xml:space="preserve"> </w:t>
      </w:r>
      <w:r w:rsidRPr="007A06F5">
        <w:rPr>
          <w:sz w:val="22"/>
          <w:szCs w:val="22"/>
          <w:lang w:val="la-Latn"/>
        </w:rPr>
        <w:t>nec munerum acceptor</w:t>
      </w:r>
      <w:r w:rsidR="009B2994" w:rsidRPr="007A06F5">
        <w:rPr>
          <w:sz w:val="22"/>
          <w:szCs w:val="22"/>
          <w:lang w:val="la-Latn"/>
        </w:rPr>
        <w:t xml:space="preserve"> </w:t>
      </w:r>
      <w:r w:rsidRPr="007A06F5">
        <w:rPr>
          <w:sz w:val="22"/>
          <w:szCs w:val="22"/>
          <w:lang w:val="la-Latn"/>
        </w:rPr>
        <w:t>sit</w:t>
      </w:r>
      <w:r w:rsidR="009B2994" w:rsidRPr="007A06F5">
        <w:rPr>
          <w:sz w:val="22"/>
          <w:szCs w:val="22"/>
          <w:lang w:val="la-Latn"/>
        </w:rPr>
        <w:t xml:space="preserve">, </w:t>
      </w:r>
      <w:r w:rsidRPr="007A06F5">
        <w:rPr>
          <w:sz w:val="22"/>
          <w:szCs w:val="22"/>
          <w:lang w:val="la-Latn"/>
        </w:rPr>
        <w:t xml:space="preserve">sed </w:t>
      </w:r>
    </w:p>
    <w:p w14:paraId="447490B7" w14:textId="3BE86551" w:rsidR="00A62AA1" w:rsidRPr="007A06F5" w:rsidRDefault="00A62AA1" w:rsidP="006D6B1E">
      <w:pPr>
        <w:pStyle w:val="Normlnweb"/>
        <w:spacing w:before="0" w:beforeAutospacing="0" w:after="120" w:afterAutospacing="0"/>
        <w:ind w:left="720"/>
        <w:rPr>
          <w:sz w:val="22"/>
          <w:szCs w:val="22"/>
          <w:lang w:val="la-Latn"/>
        </w:rPr>
      </w:pPr>
      <w:r w:rsidRPr="007A06F5">
        <w:rPr>
          <w:sz w:val="22"/>
          <w:szCs w:val="22"/>
          <w:highlight w:val="green"/>
          <w:lang w:val="la-Latn"/>
        </w:rPr>
        <w:t>*) aut aliquam de tali parentela</w:t>
      </w:r>
      <w:r w:rsidR="009B2994" w:rsidRPr="007A06F5">
        <w:rPr>
          <w:sz w:val="22"/>
          <w:szCs w:val="22"/>
          <w:highlight w:val="green"/>
          <w:lang w:val="la-Latn"/>
        </w:rPr>
        <w:t xml:space="preserve">. </w:t>
      </w:r>
      <w:r w:rsidR="00AD32E7" w:rsidRPr="007A06F5">
        <w:rPr>
          <w:sz w:val="22"/>
          <w:szCs w:val="22"/>
          <w:highlight w:val="green"/>
          <w:lang w:val="la-Latn"/>
        </w:rPr>
        <w:t>**)</w:t>
      </w:r>
      <w:r w:rsidR="00AD32E7" w:rsidRPr="007A06F5">
        <w:rPr>
          <w:sz w:val="22"/>
          <w:szCs w:val="22"/>
          <w:lang w:val="la-Latn"/>
        </w:rPr>
        <w:t xml:space="preserve"> nul</w:t>
      </w:r>
      <w:r w:rsidRPr="007A06F5">
        <w:rPr>
          <w:sz w:val="22"/>
          <w:szCs w:val="22"/>
          <w:lang w:val="la-Latn"/>
        </w:rPr>
        <w:t>lam prorsus proprietatem</w:t>
      </w:r>
      <w:r w:rsidR="009B2994" w:rsidRPr="007A06F5">
        <w:rPr>
          <w:sz w:val="22"/>
          <w:szCs w:val="22"/>
          <w:lang w:val="la-Latn"/>
        </w:rPr>
        <w:t xml:space="preserve">, </w:t>
      </w:r>
      <w:r w:rsidRPr="007A06F5">
        <w:rPr>
          <w:sz w:val="22"/>
          <w:szCs w:val="22"/>
          <w:lang w:val="la-Latn"/>
        </w:rPr>
        <w:t>non domum</w:t>
      </w:r>
      <w:r w:rsidR="009B2994" w:rsidRPr="007A06F5">
        <w:rPr>
          <w:sz w:val="22"/>
          <w:szCs w:val="22"/>
          <w:lang w:val="la-Latn"/>
        </w:rPr>
        <w:t xml:space="preserve">, </w:t>
      </w:r>
      <w:r w:rsidR="00AD32E7" w:rsidRPr="007A06F5">
        <w:rPr>
          <w:sz w:val="22"/>
          <w:szCs w:val="22"/>
          <w:lang w:val="la-Latn"/>
        </w:rPr>
        <w:t xml:space="preserve">non </w:t>
      </w:r>
      <w:r w:rsidRPr="007A06F5">
        <w:rPr>
          <w:sz w:val="22"/>
          <w:szCs w:val="22"/>
          <w:lang w:val="la-Latn"/>
        </w:rPr>
        <w:t>uxorem</w:t>
      </w:r>
      <w:r w:rsidR="009B2994" w:rsidRPr="007A06F5">
        <w:rPr>
          <w:sz w:val="22"/>
          <w:szCs w:val="22"/>
          <w:lang w:val="la-Latn"/>
        </w:rPr>
        <w:t xml:space="preserve">, </w:t>
      </w:r>
      <w:r w:rsidRPr="007A06F5">
        <w:rPr>
          <w:sz w:val="22"/>
          <w:szCs w:val="22"/>
          <w:lang w:val="la-Latn"/>
        </w:rPr>
        <w:t>non familiam</w:t>
      </w:r>
      <w:r w:rsidR="009B2994" w:rsidRPr="007A06F5">
        <w:rPr>
          <w:sz w:val="22"/>
          <w:szCs w:val="22"/>
          <w:lang w:val="la-Latn"/>
        </w:rPr>
        <w:t xml:space="preserve">, </w:t>
      </w:r>
      <w:r w:rsidR="00AD32E7" w:rsidRPr="007A06F5">
        <w:rPr>
          <w:sz w:val="22"/>
          <w:szCs w:val="22"/>
          <w:lang w:val="la-Latn"/>
        </w:rPr>
        <w:t>in domo una non dua</w:t>
      </w:r>
      <w:r w:rsidRPr="007A06F5">
        <w:rPr>
          <w:sz w:val="22"/>
          <w:szCs w:val="22"/>
          <w:lang w:val="la-Latn"/>
        </w:rPr>
        <w:t>bus noctibus stare</w:t>
      </w:r>
      <w:r w:rsidR="009B2994" w:rsidRPr="007A06F5">
        <w:rPr>
          <w:sz w:val="22"/>
          <w:szCs w:val="22"/>
          <w:lang w:val="la-Latn"/>
        </w:rPr>
        <w:t xml:space="preserve">, </w:t>
      </w:r>
      <w:r w:rsidRPr="007A06F5">
        <w:rPr>
          <w:sz w:val="22"/>
          <w:szCs w:val="22"/>
          <w:lang w:val="la-Latn"/>
        </w:rPr>
        <w:t>non lecto</w:t>
      </w:r>
      <w:r w:rsidR="009B2994" w:rsidRPr="007A06F5">
        <w:rPr>
          <w:sz w:val="22"/>
          <w:szCs w:val="22"/>
          <w:lang w:val="la-Latn"/>
        </w:rPr>
        <w:t xml:space="preserve">, </w:t>
      </w:r>
      <w:r w:rsidRPr="007A06F5">
        <w:rPr>
          <w:sz w:val="22"/>
          <w:szCs w:val="22"/>
          <w:lang w:val="la-Latn"/>
        </w:rPr>
        <w:t>non cibo</w:t>
      </w:r>
      <w:r w:rsidR="009B2994" w:rsidRPr="007A06F5">
        <w:rPr>
          <w:sz w:val="22"/>
          <w:szCs w:val="22"/>
          <w:lang w:val="la-Latn"/>
        </w:rPr>
        <w:t xml:space="preserve">, </w:t>
      </w:r>
      <w:r w:rsidR="00AD32E7" w:rsidRPr="007A06F5">
        <w:rPr>
          <w:sz w:val="22"/>
          <w:szCs w:val="22"/>
          <w:lang w:val="la-Latn"/>
        </w:rPr>
        <w:t xml:space="preserve">non </w:t>
      </w:r>
      <w:r w:rsidRPr="007A06F5">
        <w:rPr>
          <w:sz w:val="22"/>
          <w:szCs w:val="22"/>
          <w:lang w:val="la-Latn"/>
        </w:rPr>
        <w:t>potu</w:t>
      </w:r>
      <w:r w:rsidR="009B2994" w:rsidRPr="007A06F5">
        <w:rPr>
          <w:sz w:val="22"/>
          <w:szCs w:val="22"/>
          <w:lang w:val="la-Latn"/>
        </w:rPr>
        <w:t xml:space="preserve">, </w:t>
      </w:r>
      <w:r w:rsidRPr="007A06F5">
        <w:rPr>
          <w:sz w:val="22"/>
          <w:szCs w:val="22"/>
          <w:lang w:val="la-Latn"/>
        </w:rPr>
        <w:t>nisi aqua</w:t>
      </w:r>
      <w:r w:rsidR="009B2994" w:rsidRPr="007A06F5">
        <w:rPr>
          <w:sz w:val="22"/>
          <w:szCs w:val="22"/>
          <w:lang w:val="la-Latn"/>
        </w:rPr>
        <w:t xml:space="preserve">; </w:t>
      </w:r>
      <w:r w:rsidR="00AD32E7" w:rsidRPr="007A06F5">
        <w:rPr>
          <w:sz w:val="22"/>
          <w:szCs w:val="22"/>
          <w:lang w:val="la-Latn"/>
        </w:rPr>
        <w:t>semper vagus et quasi pro</w:t>
      </w:r>
      <w:r w:rsidRPr="007A06F5">
        <w:rPr>
          <w:sz w:val="22"/>
          <w:szCs w:val="22"/>
          <w:lang w:val="la-Latn"/>
        </w:rPr>
        <w:t>fugus circumquaque ad loca sancta versetur</w:t>
      </w:r>
      <w:r w:rsidR="00FF3D92" w:rsidRPr="007A06F5">
        <w:rPr>
          <w:sz w:val="22"/>
          <w:szCs w:val="22"/>
          <w:lang w:val="la-Latn"/>
        </w:rPr>
        <w:t xml:space="preserve">: </w:t>
      </w:r>
      <w:r w:rsidRPr="007A06F5">
        <w:rPr>
          <w:sz w:val="22"/>
          <w:szCs w:val="22"/>
          <w:lang w:val="la-Latn"/>
        </w:rPr>
        <w:t>et sic usqu</w:t>
      </w:r>
      <w:r w:rsidR="00AD32E7" w:rsidRPr="007A06F5">
        <w:rPr>
          <w:sz w:val="22"/>
          <w:szCs w:val="22"/>
          <w:lang w:val="la-Latn"/>
        </w:rPr>
        <w:t xml:space="preserve">e ad finem vitae suae penitens </w:t>
      </w:r>
      <w:r w:rsidRPr="007A06F5">
        <w:rPr>
          <w:sz w:val="22"/>
          <w:szCs w:val="22"/>
          <w:lang w:val="la-Latn"/>
        </w:rPr>
        <w:t>permaneat</w:t>
      </w:r>
      <w:r w:rsidR="009B2994" w:rsidRPr="007A06F5">
        <w:rPr>
          <w:sz w:val="22"/>
          <w:szCs w:val="22"/>
          <w:lang w:val="la-Latn"/>
        </w:rPr>
        <w:t xml:space="preserve">. </w:t>
      </w:r>
      <w:r w:rsidRPr="007A06F5">
        <w:rPr>
          <w:sz w:val="22"/>
          <w:szCs w:val="22"/>
          <w:lang w:val="la-Latn"/>
        </w:rPr>
        <w:t>Et si bene videatur peniteri</w:t>
      </w:r>
      <w:r w:rsidR="009B2994" w:rsidRPr="007A06F5">
        <w:rPr>
          <w:sz w:val="22"/>
          <w:szCs w:val="22"/>
          <w:lang w:val="la-Latn"/>
        </w:rPr>
        <w:t xml:space="preserve">, </w:t>
      </w:r>
      <w:r w:rsidRPr="007A06F5">
        <w:rPr>
          <w:sz w:val="22"/>
          <w:szCs w:val="22"/>
          <w:lang w:val="la-Latn"/>
        </w:rPr>
        <w:t>in fine</w:t>
      </w:r>
      <w:r w:rsidR="009B2994" w:rsidRPr="007A06F5">
        <w:rPr>
          <w:sz w:val="22"/>
          <w:szCs w:val="22"/>
          <w:lang w:val="la-Latn"/>
        </w:rPr>
        <w:t xml:space="preserve">, </w:t>
      </w:r>
      <w:r w:rsidRPr="007A06F5">
        <w:rPr>
          <w:sz w:val="22"/>
          <w:szCs w:val="22"/>
          <w:lang w:val="la-Latn"/>
        </w:rPr>
        <w:t>si petierit</w:t>
      </w:r>
      <w:r w:rsidR="009B2994" w:rsidRPr="007A06F5">
        <w:rPr>
          <w:sz w:val="22"/>
          <w:szCs w:val="22"/>
          <w:lang w:val="la-Latn"/>
        </w:rPr>
        <w:t xml:space="preserve">, </w:t>
      </w:r>
      <w:r w:rsidR="00AD32E7" w:rsidRPr="007A06F5">
        <w:rPr>
          <w:sz w:val="22"/>
          <w:szCs w:val="22"/>
          <w:lang w:val="la-Latn"/>
        </w:rPr>
        <w:t>corpore Christi commu</w:t>
      </w:r>
      <w:r w:rsidRPr="007A06F5">
        <w:rPr>
          <w:sz w:val="22"/>
          <w:szCs w:val="22"/>
          <w:lang w:val="la-Latn"/>
        </w:rPr>
        <w:t>nicetur et numquam ali</w:t>
      </w:r>
      <w:r w:rsidRPr="007A06F5">
        <w:rPr>
          <w:sz w:val="22"/>
          <w:szCs w:val="22"/>
          <w:highlight w:val="green"/>
          <w:lang w:val="la-Latn"/>
        </w:rPr>
        <w:t>ter</w:t>
      </w:r>
      <w:r w:rsidR="00E55DD3" w:rsidRPr="007A06F5">
        <w:rPr>
          <w:sz w:val="22"/>
          <w:szCs w:val="22"/>
          <w:highlight w:val="green"/>
          <w:lang w:val="la-Latn"/>
        </w:rPr>
        <w:t xml:space="preserve"> </w:t>
      </w:r>
      <w:r w:rsidRPr="007A06F5">
        <w:rPr>
          <w:sz w:val="22"/>
          <w:szCs w:val="22"/>
          <w:highlight w:val="green"/>
          <w:lang w:val="la-Latn"/>
        </w:rPr>
        <w:t>add</w:t>
      </w:r>
      <w:r w:rsidR="009B2994" w:rsidRPr="007A06F5">
        <w:rPr>
          <w:sz w:val="22"/>
          <w:szCs w:val="22"/>
          <w:highlight w:val="green"/>
          <w:lang w:val="la-Latn"/>
        </w:rPr>
        <w:t>.</w:t>
      </w:r>
      <w:r w:rsidR="005D4A29" w:rsidRPr="007A06F5">
        <w:rPr>
          <w:sz w:val="22"/>
          <w:szCs w:val="22"/>
          <w:highlight w:val="green"/>
          <w:lang w:val="la-Latn"/>
        </w:rPr>
        <w:t>.</w:t>
      </w:r>
      <w:r w:rsidRPr="007A06F5">
        <w:rPr>
          <w:sz w:val="22"/>
          <w:szCs w:val="22"/>
          <w:highlight w:val="green"/>
          <w:lang w:val="la-Latn"/>
        </w:rPr>
        <w:t xml:space="preserve"> / causas </w:t>
      </w:r>
      <w:r w:rsidRPr="007A06F5">
        <w:rPr>
          <w:sz w:val="22"/>
          <w:szCs w:val="22"/>
          <w:lang w:val="la-Latn"/>
        </w:rPr>
        <w:t>se</w:t>
      </w:r>
      <w:r w:rsidR="00AD32E7" w:rsidRPr="007A06F5">
        <w:rPr>
          <w:sz w:val="22"/>
          <w:szCs w:val="22"/>
          <w:lang w:val="la-Latn"/>
        </w:rPr>
        <w:t xml:space="preserve">cundum legem veraciter iudicet </w:t>
      </w:r>
      <w:r w:rsidRPr="007A06F5">
        <w:rPr>
          <w:sz w:val="22"/>
          <w:szCs w:val="22"/>
          <w:lang w:val="la-Latn"/>
        </w:rPr>
        <w:t>sine acceptione</w:t>
      </w:r>
      <w:r w:rsidR="009B2994" w:rsidRPr="007A06F5">
        <w:rPr>
          <w:sz w:val="22"/>
          <w:szCs w:val="22"/>
          <w:lang w:val="la-Latn"/>
        </w:rPr>
        <w:t xml:space="preserve"> </w:t>
      </w:r>
      <w:r w:rsidRPr="007A06F5">
        <w:rPr>
          <w:sz w:val="22"/>
          <w:szCs w:val="22"/>
          <w:lang w:val="la-Latn"/>
        </w:rPr>
        <w:t>personarum</w:t>
      </w:r>
      <w:r w:rsidR="009B2994" w:rsidRPr="007A06F5">
        <w:rPr>
          <w:sz w:val="22"/>
          <w:szCs w:val="22"/>
          <w:lang w:val="la-Latn"/>
        </w:rPr>
        <w:t xml:space="preserve"> </w:t>
      </w:r>
      <w:r w:rsidR="00AD32E7" w:rsidRPr="007A06F5">
        <w:rPr>
          <w:sz w:val="22"/>
          <w:szCs w:val="22"/>
          <w:lang w:val="la-Latn"/>
        </w:rPr>
        <w:t xml:space="preserve">et timens </w:t>
      </w:r>
      <w:r w:rsidRPr="007A06F5">
        <w:rPr>
          <w:sz w:val="22"/>
          <w:szCs w:val="22"/>
          <w:lang w:val="la-Latn"/>
        </w:rPr>
        <w:t>Deum sit</w:t>
      </w:r>
      <w:r w:rsidR="009B2994" w:rsidRPr="007A06F5">
        <w:rPr>
          <w:sz w:val="22"/>
          <w:szCs w:val="22"/>
          <w:lang w:val="la-Latn"/>
        </w:rPr>
        <w:t xml:space="preserve">. </w:t>
      </w:r>
      <w:r w:rsidRPr="007A06F5">
        <w:rPr>
          <w:sz w:val="22"/>
          <w:szCs w:val="22"/>
          <w:lang w:val="la-Latn"/>
        </w:rPr>
        <w:t>Et si iuste</w:t>
      </w:r>
      <w:r w:rsidR="009B2994" w:rsidRPr="007A06F5">
        <w:rPr>
          <w:sz w:val="22"/>
          <w:szCs w:val="22"/>
          <w:lang w:val="la-Latn"/>
        </w:rPr>
        <w:t xml:space="preserve"> </w:t>
      </w:r>
      <w:r w:rsidRPr="007A06F5">
        <w:rPr>
          <w:sz w:val="22"/>
          <w:szCs w:val="22"/>
          <w:lang w:val="la-Latn"/>
        </w:rPr>
        <w:t>iudicaverit</w:t>
      </w:r>
      <w:r w:rsidR="009B2994" w:rsidRPr="007A06F5">
        <w:rPr>
          <w:sz w:val="22"/>
          <w:szCs w:val="22"/>
          <w:lang w:val="la-Latn"/>
        </w:rPr>
        <w:t xml:space="preserve">, </w:t>
      </w:r>
      <w:r w:rsidR="00AD32E7" w:rsidRPr="007A06F5">
        <w:rPr>
          <w:sz w:val="22"/>
          <w:szCs w:val="22"/>
          <w:lang w:val="la-Latn"/>
        </w:rPr>
        <w:t xml:space="preserve">credat </w:t>
      </w:r>
      <w:r w:rsidRPr="007A06F5">
        <w:rPr>
          <w:sz w:val="22"/>
          <w:szCs w:val="22"/>
          <w:lang w:val="la-Latn"/>
        </w:rPr>
        <w:t>se apud D</w:t>
      </w:r>
      <w:r w:rsidR="00AD32E7" w:rsidRPr="007A06F5">
        <w:rPr>
          <w:sz w:val="22"/>
          <w:szCs w:val="22"/>
          <w:lang w:val="la-Latn"/>
        </w:rPr>
        <w:t>eum mercedem recipere e et lau</w:t>
      </w:r>
      <w:r w:rsidRPr="007A06F5">
        <w:rPr>
          <w:sz w:val="22"/>
          <w:szCs w:val="22"/>
          <w:lang w:val="la-Latn"/>
        </w:rPr>
        <w:t>dem apud homines</w:t>
      </w:r>
      <w:r w:rsidR="009B2994" w:rsidRPr="007A06F5">
        <w:rPr>
          <w:sz w:val="22"/>
          <w:szCs w:val="22"/>
          <w:lang w:val="la-Latn"/>
        </w:rPr>
        <w:t xml:space="preserve"> </w:t>
      </w:r>
      <w:r w:rsidRPr="007A06F5">
        <w:rPr>
          <w:sz w:val="22"/>
          <w:szCs w:val="22"/>
          <w:lang w:val="la-Latn"/>
        </w:rPr>
        <w:t>bonam</w:t>
      </w:r>
      <w:r w:rsidR="009B2994" w:rsidRPr="007A06F5">
        <w:rPr>
          <w:sz w:val="22"/>
          <w:szCs w:val="22"/>
          <w:lang w:val="la-Latn"/>
        </w:rPr>
        <w:t xml:space="preserve"> </w:t>
      </w:r>
      <w:r w:rsidRPr="007A06F5">
        <w:rPr>
          <w:sz w:val="22"/>
          <w:szCs w:val="22"/>
          <w:lang w:val="la-Latn"/>
        </w:rPr>
        <w:t>possidere</w:t>
      </w:r>
      <w:r w:rsidR="009042C7"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Si </w:t>
      </w:r>
      <w:r w:rsidRPr="007A06F5">
        <w:rPr>
          <w:sz w:val="22"/>
          <w:szCs w:val="22"/>
          <w:lang w:val="la-Latn"/>
        </w:rPr>
        <w:t>autem pe</w:t>
      </w:r>
      <w:r w:rsidR="00AD32E7" w:rsidRPr="007A06F5">
        <w:rPr>
          <w:sz w:val="22"/>
          <w:szCs w:val="22"/>
          <w:lang w:val="la-Latn"/>
        </w:rPr>
        <w:t xml:space="preserve">r cupiditatem aut per invidiam </w:t>
      </w:r>
      <w:r w:rsidRPr="007A06F5">
        <w:rPr>
          <w:sz w:val="22"/>
          <w:szCs w:val="22"/>
          <w:lang w:val="la-Latn"/>
        </w:rPr>
        <w:t>alicuius aut</w:t>
      </w:r>
      <w:r w:rsidR="009B2994" w:rsidRPr="007A06F5">
        <w:rPr>
          <w:sz w:val="22"/>
          <w:szCs w:val="22"/>
          <w:lang w:val="la-Latn"/>
        </w:rPr>
        <w:t xml:space="preserve"> </w:t>
      </w:r>
      <w:r w:rsidR="00AD32E7" w:rsidRPr="007A06F5">
        <w:rPr>
          <w:sz w:val="22"/>
          <w:szCs w:val="22"/>
          <w:lang w:val="la-Latn"/>
        </w:rPr>
        <w:t xml:space="preserve">per timorem contra legem </w:t>
      </w:r>
      <w:r w:rsidRPr="007A06F5">
        <w:rPr>
          <w:sz w:val="22"/>
          <w:szCs w:val="22"/>
          <w:lang w:val="la-Latn"/>
        </w:rPr>
        <w:t>iudicaverit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cognoscat se deliquisse</w:t>
      </w:r>
      <w:r w:rsidR="009B2994" w:rsidRPr="007A06F5">
        <w:rPr>
          <w:sz w:val="22"/>
          <w:szCs w:val="22"/>
          <w:lang w:val="la-Latn"/>
        </w:rPr>
        <w:t xml:space="preserve"> </w:t>
      </w:r>
      <w:r w:rsidR="00AD32E7" w:rsidRPr="007A06F5">
        <w:rPr>
          <w:sz w:val="22"/>
          <w:szCs w:val="22"/>
          <w:lang w:val="la-Latn"/>
        </w:rPr>
        <w:t xml:space="preserve">et </w:t>
      </w:r>
      <w:r w:rsidRPr="007A06F5">
        <w:rPr>
          <w:sz w:val="22"/>
          <w:szCs w:val="22"/>
          <w:lang w:val="la-Latn"/>
        </w:rPr>
        <w:t>12 solidos sit</w:t>
      </w:r>
      <w:r w:rsidR="009B2994" w:rsidRPr="007A06F5">
        <w:rPr>
          <w:sz w:val="22"/>
          <w:szCs w:val="22"/>
          <w:lang w:val="la-Latn"/>
        </w:rPr>
        <w:t xml:space="preserve"> </w:t>
      </w:r>
      <w:r w:rsidRPr="007A06F5">
        <w:rPr>
          <w:sz w:val="22"/>
          <w:szCs w:val="22"/>
          <w:lang w:val="la-Latn"/>
        </w:rPr>
        <w:t>culpabilis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cui</w:t>
      </w:r>
      <w:r w:rsidR="009B2994" w:rsidRPr="007A06F5">
        <w:rPr>
          <w:sz w:val="22"/>
          <w:szCs w:val="22"/>
          <w:lang w:val="la-Latn"/>
        </w:rPr>
        <w:t xml:space="preserve"> </w:t>
      </w:r>
      <w:r w:rsidRPr="007A06F5">
        <w:rPr>
          <w:sz w:val="22"/>
          <w:szCs w:val="22"/>
          <w:lang w:val="la-Latn"/>
        </w:rPr>
        <w:t>iniuste</w:t>
      </w:r>
      <w:r w:rsidR="009B2994" w:rsidRPr="007A06F5">
        <w:rPr>
          <w:sz w:val="22"/>
          <w:szCs w:val="22"/>
          <w:lang w:val="la-Latn"/>
        </w:rPr>
        <w:t xml:space="preserve"> </w:t>
      </w:r>
      <w:r w:rsidRPr="007A06F5">
        <w:rPr>
          <w:sz w:val="22"/>
          <w:szCs w:val="22"/>
          <w:lang w:val="la-Latn"/>
        </w:rPr>
        <w:t>iudicavit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quod</w:t>
      </w:r>
      <w:r w:rsidR="009B2994" w:rsidRPr="007A06F5">
        <w:rPr>
          <w:sz w:val="22"/>
          <w:szCs w:val="22"/>
          <w:lang w:val="la-Latn"/>
        </w:rPr>
        <w:t xml:space="preserve"> </w:t>
      </w:r>
      <w:r w:rsidRPr="007A06F5">
        <w:rPr>
          <w:sz w:val="22"/>
          <w:szCs w:val="22"/>
          <w:lang w:val="la-Latn"/>
        </w:rPr>
        <w:t>per illum</w:t>
      </w:r>
      <w:r w:rsidR="009B2994" w:rsidRPr="007A06F5">
        <w:rPr>
          <w:sz w:val="22"/>
          <w:szCs w:val="22"/>
          <w:lang w:val="la-Latn"/>
        </w:rPr>
        <w:t xml:space="preserve"> </w:t>
      </w:r>
      <w:r w:rsidR="00AD32E7" w:rsidRPr="007A06F5">
        <w:rPr>
          <w:sz w:val="22"/>
          <w:szCs w:val="22"/>
          <w:lang w:val="la-Latn"/>
        </w:rPr>
        <w:t xml:space="preserve">damnum </w:t>
      </w:r>
      <w:r w:rsidRPr="007A06F5">
        <w:rPr>
          <w:sz w:val="22"/>
          <w:szCs w:val="22"/>
          <w:lang w:val="la-Latn"/>
        </w:rPr>
        <w:t>passus est iniuste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ille iudex restituat</w:t>
      </w:r>
      <w:r w:rsidR="009B2994" w:rsidRPr="007A06F5">
        <w:rPr>
          <w:sz w:val="22"/>
          <w:szCs w:val="22"/>
          <w:lang w:val="la-Latn"/>
        </w:rPr>
        <w:t xml:space="preserve">. </w:t>
      </w:r>
    </w:p>
    <w:p w14:paraId="029FFF73" w14:textId="20AC1EB8" w:rsidR="00A62AA1" w:rsidRPr="007A06F5" w:rsidRDefault="00A62AA1" w:rsidP="00D0094D">
      <w:pPr>
        <w:pStyle w:val="Normlnweb"/>
        <w:numPr>
          <w:ilvl w:val="0"/>
          <w:numId w:val="32"/>
        </w:numPr>
        <w:spacing w:before="0" w:beforeAutospacing="0" w:after="120" w:afterAutospacing="0"/>
        <w:rPr>
          <w:sz w:val="22"/>
          <w:szCs w:val="22"/>
          <w:lang w:val="la-Latn"/>
          <w:rPrChange w:id="296" w:author="Kalhous, David" w:date="2017-07-11T13:35:00Z">
            <w:rPr/>
          </w:rPrChange>
        </w:rPr>
      </w:pPr>
      <w:r w:rsidRPr="007A06F5">
        <w:rPr>
          <w:sz w:val="22"/>
          <w:szCs w:val="22"/>
          <w:lang w:val="la-Latn"/>
        </w:rPr>
        <w:t>Si autem ille</w:t>
      </w:r>
      <w:r w:rsidR="009B2994" w:rsidRPr="007A06F5">
        <w:rPr>
          <w:sz w:val="22"/>
          <w:szCs w:val="22"/>
          <w:lang w:val="la-Latn"/>
        </w:rPr>
        <w:t xml:space="preserve">, </w:t>
      </w:r>
      <w:r w:rsidR="00AD32E7" w:rsidRPr="007A06F5">
        <w:rPr>
          <w:sz w:val="22"/>
          <w:szCs w:val="22"/>
          <w:lang w:val="la-Latn"/>
        </w:rPr>
        <w:t xml:space="preserve">qui iudicium audire </w:t>
      </w:r>
      <w:r w:rsidRPr="007A06F5">
        <w:rPr>
          <w:sz w:val="22"/>
          <w:szCs w:val="22"/>
          <w:lang w:val="la-Latn"/>
        </w:rPr>
        <w:t>debet</w:t>
      </w:r>
      <w:r w:rsidR="009B2994" w:rsidRPr="007A06F5">
        <w:rPr>
          <w:sz w:val="22"/>
          <w:szCs w:val="22"/>
          <w:lang w:val="la-Latn"/>
        </w:rPr>
        <w:t xml:space="preserve"> </w:t>
      </w:r>
      <w:r w:rsidRPr="007A06F5">
        <w:rPr>
          <w:sz w:val="22"/>
          <w:szCs w:val="22"/>
          <w:lang w:val="la-Latn"/>
        </w:rPr>
        <w:t>illius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w:t>
      </w:r>
      <w:r w:rsidR="009B2994" w:rsidRPr="007A06F5">
        <w:rPr>
          <w:sz w:val="22"/>
          <w:szCs w:val="22"/>
          <w:lang w:val="la-Latn"/>
        </w:rPr>
        <w:t xml:space="preserve"> </w:t>
      </w:r>
      <w:r w:rsidRPr="007A06F5">
        <w:rPr>
          <w:sz w:val="22"/>
          <w:szCs w:val="22"/>
          <w:lang w:val="la-Latn"/>
        </w:rPr>
        <w:t>ad</w:t>
      </w:r>
      <w:r w:rsidR="009B2994" w:rsidRPr="007A06F5">
        <w:rPr>
          <w:sz w:val="22"/>
          <w:szCs w:val="22"/>
          <w:lang w:val="la-Latn"/>
        </w:rPr>
        <w:t xml:space="preserve"> </w:t>
      </w:r>
      <w:r w:rsidR="00AD32E7" w:rsidRPr="007A06F5">
        <w:rPr>
          <w:sz w:val="22"/>
          <w:szCs w:val="22"/>
          <w:lang w:val="la-Latn"/>
        </w:rPr>
        <w:t xml:space="preserve">iudicandum consti </w:t>
      </w:r>
      <w:r w:rsidRPr="007A06F5">
        <w:rPr>
          <w:sz w:val="22"/>
          <w:szCs w:val="22"/>
          <w:lang w:val="la-Latn"/>
        </w:rPr>
        <w:t>tutus est</w:t>
      </w:r>
      <w:r w:rsidR="009B2994" w:rsidRPr="007A06F5">
        <w:rPr>
          <w:sz w:val="22"/>
          <w:szCs w:val="22"/>
          <w:lang w:val="la-Latn"/>
        </w:rPr>
        <w:t xml:space="preserve">, </w:t>
      </w:r>
      <w:r w:rsidRPr="007A06F5">
        <w:rPr>
          <w:sz w:val="22"/>
          <w:szCs w:val="22"/>
          <w:lang w:val="la-Latn"/>
        </w:rPr>
        <w:t>iudicium e contempnit</w:t>
      </w:r>
      <w:r w:rsidR="00762AD2" w:rsidRPr="007A06F5">
        <w:rPr>
          <w:sz w:val="22"/>
          <w:szCs w:val="22"/>
          <w:lang w:val="la-Latn"/>
        </w:rPr>
        <w:t>,</w:t>
      </w:r>
      <w:r w:rsidR="009B2994" w:rsidRPr="007A06F5">
        <w:rPr>
          <w:sz w:val="22"/>
          <w:szCs w:val="22"/>
          <w:lang w:val="la-Latn"/>
        </w:rPr>
        <w:t xml:space="preserve"> </w:t>
      </w:r>
      <w:r w:rsidR="00AD32E7" w:rsidRPr="007A06F5">
        <w:rPr>
          <w:sz w:val="22"/>
          <w:szCs w:val="22"/>
          <w:lang w:val="la-Latn"/>
        </w:rPr>
        <w:t xml:space="preserve">dum ille </w:t>
      </w:r>
      <w:r w:rsidRPr="007A06F5">
        <w:rPr>
          <w:sz w:val="22"/>
          <w:szCs w:val="22"/>
          <w:lang w:val="la-Latn"/>
        </w:rPr>
        <w:t>iuste iudicaverit et dedignet</w:t>
      </w:r>
      <w:r w:rsidR="009B2994" w:rsidRPr="007A06F5">
        <w:rPr>
          <w:sz w:val="22"/>
          <w:szCs w:val="22"/>
          <w:lang w:val="la-Latn"/>
        </w:rPr>
        <w:t xml:space="preserve"> </w:t>
      </w:r>
      <w:r w:rsidRPr="007A06F5">
        <w:rPr>
          <w:sz w:val="22"/>
          <w:szCs w:val="22"/>
          <w:lang w:val="la-Latn"/>
        </w:rPr>
        <w:t>eum audire</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spernit</w:t>
      </w:r>
      <w:r w:rsidR="009B2994" w:rsidRPr="007A06F5">
        <w:rPr>
          <w:sz w:val="22"/>
          <w:szCs w:val="22"/>
          <w:lang w:val="la-Latn"/>
        </w:rPr>
        <w:t xml:space="preserve"> </w:t>
      </w:r>
      <w:r w:rsidRPr="007A06F5">
        <w:rPr>
          <w:sz w:val="22"/>
          <w:szCs w:val="22"/>
          <w:lang w:val="la-Latn"/>
        </w:rPr>
        <w:t>eum et arguit</w:t>
      </w:r>
      <w:r w:rsidR="009B2994" w:rsidRPr="007A06F5">
        <w:rPr>
          <w:sz w:val="22"/>
          <w:szCs w:val="22"/>
          <w:lang w:val="la-Latn"/>
        </w:rPr>
        <w:t xml:space="preserve"> </w:t>
      </w:r>
      <w:r w:rsidRPr="007A06F5">
        <w:rPr>
          <w:sz w:val="22"/>
          <w:szCs w:val="22"/>
          <w:lang w:val="la-Latn"/>
        </w:rPr>
        <w:t>coram aliis et dicit</w:t>
      </w:r>
      <w:r w:rsidR="00FF3D92" w:rsidRPr="007A06F5">
        <w:rPr>
          <w:sz w:val="22"/>
          <w:szCs w:val="22"/>
          <w:lang w:val="la-Latn"/>
        </w:rPr>
        <w:t xml:space="preserve">: </w:t>
      </w:r>
      <w:r w:rsidR="006D6B1E" w:rsidRPr="007A06F5">
        <w:rPr>
          <w:sz w:val="22"/>
          <w:szCs w:val="22"/>
          <w:lang w:val="la-Latn"/>
        </w:rPr>
        <w:t>'Non recte iudicas</w:t>
      </w:r>
      <w:r w:rsidRPr="007A06F5">
        <w:rPr>
          <w:sz w:val="22"/>
          <w:szCs w:val="22"/>
          <w:lang w:val="la-Latn"/>
        </w:rPr>
        <w: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dum</w:t>
      </w:r>
      <w:r w:rsidR="009B2994" w:rsidRPr="007A06F5">
        <w:rPr>
          <w:sz w:val="22"/>
          <w:szCs w:val="22"/>
          <w:lang w:val="la-Latn"/>
        </w:rPr>
        <w:t xml:space="preserve"> </w:t>
      </w:r>
      <w:r w:rsidR="00AD32E7" w:rsidRPr="007A06F5">
        <w:rPr>
          <w:sz w:val="22"/>
          <w:szCs w:val="22"/>
          <w:lang w:val="la-Latn"/>
        </w:rPr>
        <w:t xml:space="preserve">ille recte </w:t>
      </w:r>
      <w:r w:rsidRPr="007A06F5">
        <w:rPr>
          <w:sz w:val="22"/>
          <w:szCs w:val="22"/>
          <w:lang w:val="la-Latn"/>
        </w:rPr>
        <w:t>iudicat</w:t>
      </w:r>
      <w:r w:rsidR="009B2994" w:rsidRPr="007A06F5">
        <w:rPr>
          <w:sz w:val="22"/>
          <w:szCs w:val="22"/>
          <w:lang w:val="la-Latn"/>
        </w:rPr>
        <w:t xml:space="preserve">, </w:t>
      </w:r>
      <w:r w:rsidRPr="007A06F5">
        <w:rPr>
          <w:sz w:val="22"/>
          <w:szCs w:val="22"/>
          <w:lang w:val="la-Latn"/>
        </w:rPr>
        <w:t>et si hoc ab aliis iudicibus</w:t>
      </w:r>
      <w:r w:rsidR="009B2994" w:rsidRPr="007A06F5">
        <w:rPr>
          <w:sz w:val="22"/>
          <w:szCs w:val="22"/>
          <w:lang w:val="la-Latn"/>
        </w:rPr>
        <w:t xml:space="preserve"> </w:t>
      </w:r>
      <w:r w:rsidR="00AD32E7" w:rsidRPr="007A06F5">
        <w:rPr>
          <w:sz w:val="22"/>
          <w:szCs w:val="22"/>
          <w:lang w:val="la-Latn"/>
        </w:rPr>
        <w:t xml:space="preserve">inqui </w:t>
      </w:r>
      <w:r w:rsidRPr="007A06F5">
        <w:rPr>
          <w:sz w:val="22"/>
          <w:szCs w:val="22"/>
          <w:lang w:val="la-Latn"/>
        </w:rPr>
        <w:t>situm fuerit</w:t>
      </w:r>
      <w:r w:rsidR="009B2994" w:rsidRPr="007A06F5">
        <w:rPr>
          <w:sz w:val="22"/>
          <w:szCs w:val="22"/>
          <w:lang w:val="la-Latn"/>
        </w:rPr>
        <w:t xml:space="preserve">, </w:t>
      </w:r>
      <w:r w:rsidRPr="007A06F5">
        <w:rPr>
          <w:sz w:val="22"/>
          <w:szCs w:val="22"/>
          <w:lang w:val="la-Latn"/>
        </w:rPr>
        <w:t>quod ille iuste iudicavit</w:t>
      </w:r>
      <w:r w:rsidR="009B2994" w:rsidRPr="007A06F5">
        <w:rPr>
          <w:sz w:val="22"/>
          <w:szCs w:val="22"/>
          <w:lang w:val="la-Latn"/>
        </w:rPr>
        <w:t xml:space="preserve">, </w:t>
      </w:r>
      <w:r w:rsidR="00AD32E7" w:rsidRPr="007A06F5">
        <w:rPr>
          <w:sz w:val="22"/>
          <w:szCs w:val="22"/>
          <w:lang w:val="la-Latn"/>
        </w:rPr>
        <w:t xml:space="preserve">ille </w:t>
      </w:r>
      <w:r w:rsidRPr="007A06F5">
        <w:rPr>
          <w:sz w:val="22"/>
          <w:szCs w:val="22"/>
          <w:lang w:val="la-Latn"/>
        </w:rPr>
        <w:t>contemptor</w:t>
      </w:r>
      <w:r w:rsidR="009B2994" w:rsidRPr="007A06F5">
        <w:rPr>
          <w:sz w:val="22"/>
          <w:szCs w:val="22"/>
          <w:lang w:val="la-Latn"/>
        </w:rPr>
        <w:t xml:space="preserve">, </w:t>
      </w:r>
      <w:r w:rsidRPr="007A06F5">
        <w:rPr>
          <w:sz w:val="22"/>
          <w:szCs w:val="22"/>
          <w:lang w:val="la-Latn"/>
        </w:rPr>
        <w:t>qui iudici iniuriam fecit</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006D6B1E" w:rsidRPr="007A06F5">
        <w:rPr>
          <w:sz w:val="22"/>
          <w:szCs w:val="22"/>
          <w:lang w:val="la-Latn"/>
        </w:rPr>
        <w:t>12</w:t>
      </w:r>
      <w:r w:rsidRPr="007A06F5">
        <w:rPr>
          <w:sz w:val="22"/>
          <w:szCs w:val="22"/>
          <w:lang w:val="la-Latn"/>
        </w:rPr>
        <w:t>* solidos iudici illo</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post haec non</w:t>
      </w:r>
      <w:r w:rsidR="009B2994" w:rsidRPr="007A06F5">
        <w:rPr>
          <w:sz w:val="22"/>
          <w:szCs w:val="22"/>
          <w:lang w:val="la-Latn"/>
        </w:rPr>
        <w:t xml:space="preserve"> </w:t>
      </w:r>
      <w:r w:rsidRPr="007A06F5">
        <w:rPr>
          <w:sz w:val="22"/>
          <w:szCs w:val="22"/>
          <w:lang w:val="la-Latn"/>
        </w:rPr>
        <w:t>contempnat</w:t>
      </w:r>
      <w:r w:rsidR="009B2994" w:rsidRPr="007A06F5">
        <w:rPr>
          <w:sz w:val="22"/>
          <w:szCs w:val="22"/>
          <w:lang w:val="la-Latn"/>
        </w:rPr>
        <w:t xml:space="preserve"> </w:t>
      </w:r>
      <w:r w:rsidRPr="007A06F5">
        <w:rPr>
          <w:sz w:val="22"/>
          <w:szCs w:val="22"/>
          <w:lang w:val="la-Latn"/>
        </w:rPr>
        <w:t>audire iustum</w:t>
      </w:r>
      <w:r w:rsidR="009B2994" w:rsidRPr="007A06F5">
        <w:rPr>
          <w:sz w:val="22"/>
          <w:szCs w:val="22"/>
          <w:lang w:val="la-Latn"/>
        </w:rPr>
        <w:t xml:space="preserve"> </w:t>
      </w:r>
      <w:r w:rsidRPr="007A06F5">
        <w:rPr>
          <w:sz w:val="22"/>
          <w:szCs w:val="22"/>
          <w:lang w:val="la-Latn"/>
        </w:rPr>
        <w:t>iudicium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quia / sic conven</w:t>
      </w:r>
      <w:r w:rsidR="00AD32E7" w:rsidRPr="007A06F5">
        <w:rPr>
          <w:sz w:val="22"/>
          <w:szCs w:val="22"/>
          <w:lang w:val="la-Latn"/>
        </w:rPr>
        <w:t>it duci * et omni populo in pu</w:t>
      </w:r>
      <w:r w:rsidRPr="007A06F5">
        <w:rPr>
          <w:sz w:val="22"/>
          <w:szCs w:val="22"/>
          <w:lang w:val="la-Latn"/>
          <w:rPrChange w:id="297" w:author="Kalhous, David" w:date="2017-07-11T13:35:00Z">
            <w:rPr/>
          </w:rPrChange>
        </w:rPr>
        <w:t>blico concilio</w:t>
      </w:r>
      <w:r w:rsidR="009B2994" w:rsidRPr="007A06F5">
        <w:rPr>
          <w:sz w:val="22"/>
          <w:szCs w:val="22"/>
          <w:lang w:val="la-Latn"/>
        </w:rPr>
        <w:t xml:space="preserve">. </w:t>
      </w:r>
    </w:p>
    <w:p w14:paraId="0DA16C90" w14:textId="6A556728" w:rsidR="00AD32E7" w:rsidRPr="007A06F5" w:rsidRDefault="00A62AA1" w:rsidP="00AD32E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6D6B1E" w:rsidRPr="007A06F5">
        <w:rPr>
          <w:rFonts w:ascii="Times New Roman" w:eastAsia="Times New Roman" w:hAnsi="Times New Roman" w:cs="Times New Roman"/>
          <w:sz w:val="24"/>
          <w:szCs w:val="24"/>
          <w:lang w:val="la-Latn" w:eastAsia="de-DE"/>
        </w:rPr>
        <w:t>qui saepe interpella</w:t>
      </w:r>
      <w:r w:rsidRPr="007A06F5">
        <w:rPr>
          <w:rFonts w:ascii="Times New Roman" w:eastAsia="Times New Roman" w:hAnsi="Times New Roman" w:cs="Times New Roman"/>
          <w:sz w:val="24"/>
          <w:szCs w:val="24"/>
          <w:lang w:val="la-Latn" w:eastAsia="de-DE"/>
        </w:rPr>
        <w:t>tus est</w:t>
      </w:r>
      <w:r w:rsidR="009B2994" w:rsidRPr="007A06F5">
        <w:rPr>
          <w:rFonts w:ascii="Times New Roman" w:eastAsia="Times New Roman" w:hAnsi="Times New Roman" w:cs="Times New Roman"/>
          <w:sz w:val="24"/>
          <w:szCs w:val="24"/>
          <w:lang w:val="la-Latn" w:eastAsia="de-DE"/>
        </w:rPr>
        <w:t xml:space="preserve"> </w:t>
      </w:r>
      <w:r w:rsidR="006D6B1E" w:rsidRPr="007A06F5">
        <w:rPr>
          <w:rFonts w:ascii="Times New Roman" w:eastAsia="Times New Roman" w:hAnsi="Times New Roman" w:cs="Times New Roman"/>
          <w:sz w:val="24"/>
          <w:szCs w:val="24"/>
          <w:lang w:val="la-Latn" w:eastAsia="de-DE"/>
        </w:rPr>
        <w:t>ante iudicem ** de quali</w:t>
      </w:r>
      <w:r w:rsidRPr="007A06F5">
        <w:rPr>
          <w:rFonts w:ascii="Times New Roman" w:eastAsia="Times New Roman" w:hAnsi="Times New Roman" w:cs="Times New Roman"/>
          <w:sz w:val="24"/>
          <w:szCs w:val="24"/>
          <w:lang w:val="la-Latn" w:eastAsia="de-DE"/>
        </w:rPr>
        <w:t>cumque evidenti</w:t>
      </w:r>
      <w:r w:rsidR="009B2994" w:rsidRPr="007A06F5">
        <w:rPr>
          <w:rFonts w:ascii="Times New Roman" w:eastAsia="Times New Roman" w:hAnsi="Times New Roman" w:cs="Times New Roman"/>
          <w:sz w:val="24"/>
          <w:szCs w:val="24"/>
          <w:lang w:val="la-Latn" w:eastAsia="de-DE"/>
        </w:rPr>
        <w:t xml:space="preserve"> </w:t>
      </w:r>
      <w:r w:rsidR="00AD32E7" w:rsidRPr="007A06F5">
        <w:rPr>
          <w:rFonts w:ascii="Times New Roman" w:eastAsia="Times New Roman" w:hAnsi="Times New Roman" w:cs="Times New Roman"/>
          <w:sz w:val="24"/>
          <w:szCs w:val="24"/>
          <w:lang w:val="la-Latn" w:eastAsia="de-DE"/>
        </w:rPr>
        <w:t>causa et con</w:t>
      </w:r>
      <w:r w:rsidR="006D6B1E" w:rsidRPr="007A06F5">
        <w:rPr>
          <w:rFonts w:ascii="Times New Roman" w:eastAsia="Times New Roman" w:hAnsi="Times New Roman" w:cs="Times New Roman"/>
          <w:sz w:val="24"/>
          <w:szCs w:val="24"/>
          <w:lang w:val="la-Latn" w:eastAsia="de-DE"/>
        </w:rPr>
        <w:t>vic</w:t>
      </w:r>
      <w:r w:rsidRPr="007A06F5">
        <w:rPr>
          <w:rFonts w:ascii="Times New Roman" w:eastAsia="Times New Roman" w:hAnsi="Times New Roman" w:cs="Times New Roman"/>
          <w:sz w:val="24"/>
          <w:szCs w:val="24"/>
          <w:lang w:val="la-Latn" w:eastAsia="de-DE"/>
        </w:rPr>
        <w:t>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ad iuramentum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permittatur</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4181191F" w14:textId="689DFC1B" w:rsidR="00A62AA1" w:rsidRPr="007A06F5" w:rsidRDefault="00A62AA1" w:rsidP="006D6B1E">
      <w:pPr>
        <w:pStyle w:val="Normlnweb"/>
        <w:spacing w:before="0" w:beforeAutospacing="0" w:after="120" w:afterAutospacing="0"/>
        <w:ind w:left="720"/>
        <w:rPr>
          <w:sz w:val="22"/>
          <w:szCs w:val="22"/>
          <w:lang w:val="la-Latn"/>
        </w:rPr>
      </w:pPr>
      <w:r w:rsidRPr="007A06F5">
        <w:rPr>
          <w:sz w:val="22"/>
          <w:szCs w:val="22"/>
          <w:lang w:val="la-Latn"/>
        </w:rPr>
        <w:t>Si quis interpellatus</w:t>
      </w:r>
      <w:r w:rsidR="009B2994" w:rsidRPr="007A06F5">
        <w:rPr>
          <w:sz w:val="22"/>
          <w:szCs w:val="22"/>
          <w:lang w:val="la-Latn"/>
        </w:rPr>
        <w:t xml:space="preserve"> </w:t>
      </w:r>
      <w:r w:rsidR="00A973AB" w:rsidRPr="007A06F5">
        <w:rPr>
          <w:sz w:val="22"/>
          <w:szCs w:val="22"/>
          <w:lang w:val="la-Latn"/>
        </w:rPr>
        <w:t>ante ducem</w:t>
      </w:r>
      <w:r w:rsidR="00AD32E7" w:rsidRPr="007A06F5">
        <w:rPr>
          <w:sz w:val="22"/>
          <w:szCs w:val="22"/>
          <w:lang w:val="la-Latn"/>
        </w:rPr>
        <w:t xml:space="preserve">*** </w:t>
      </w:r>
      <w:r w:rsidRPr="007A06F5">
        <w:rPr>
          <w:sz w:val="22"/>
          <w:szCs w:val="22"/>
          <w:lang w:val="la-Latn"/>
        </w:rPr>
        <w:t>de qualicumque causa</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00A973AB" w:rsidRPr="007A06F5">
        <w:rPr>
          <w:sz w:val="22"/>
          <w:szCs w:val="22"/>
          <w:lang w:val="la-Latn"/>
        </w:rPr>
        <w:t>iam mani</w:t>
      </w:r>
      <w:r w:rsidRPr="007A06F5">
        <w:rPr>
          <w:sz w:val="22"/>
          <w:szCs w:val="22"/>
          <w:lang w:val="la-Latn"/>
        </w:rPr>
        <w:t>festum</w:t>
      </w:r>
      <w:r w:rsidR="009B2994" w:rsidRPr="007A06F5">
        <w:rPr>
          <w:sz w:val="22"/>
          <w:szCs w:val="22"/>
          <w:lang w:val="la-Latn"/>
        </w:rPr>
        <w:t xml:space="preserve"> </w:t>
      </w:r>
      <w:r w:rsidRPr="007A06F5">
        <w:rPr>
          <w:sz w:val="22"/>
          <w:szCs w:val="22"/>
          <w:lang w:val="la-Latn"/>
        </w:rPr>
        <w:t>est tribus vel quattuor testibus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de homicidio aut</w:t>
      </w:r>
      <w:r w:rsidR="009B2994" w:rsidRPr="007A06F5">
        <w:rPr>
          <w:sz w:val="22"/>
          <w:szCs w:val="22"/>
          <w:lang w:val="la-Latn"/>
        </w:rPr>
        <w:t xml:space="preserve"> </w:t>
      </w:r>
      <w:r w:rsidRPr="007A06F5">
        <w:rPr>
          <w:sz w:val="22"/>
          <w:szCs w:val="22"/>
          <w:lang w:val="la-Latn"/>
        </w:rPr>
        <w:t>de</w:t>
      </w:r>
      <w:r w:rsidR="009B2994" w:rsidRPr="007A06F5">
        <w:rPr>
          <w:sz w:val="22"/>
          <w:szCs w:val="22"/>
          <w:lang w:val="la-Latn"/>
        </w:rPr>
        <w:t xml:space="preserve"> </w:t>
      </w:r>
      <w:r w:rsidRPr="007A06F5">
        <w:rPr>
          <w:sz w:val="22"/>
          <w:szCs w:val="22"/>
          <w:lang w:val="la-Latn"/>
        </w:rPr>
        <w:t>furto</w:t>
      </w:r>
      <w:r w:rsidR="009B2994" w:rsidRPr="007A06F5">
        <w:rPr>
          <w:sz w:val="22"/>
          <w:szCs w:val="22"/>
          <w:lang w:val="la-Latn"/>
        </w:rPr>
        <w:t xml:space="preserve"> </w:t>
      </w:r>
      <w:r w:rsidR="00AD32E7" w:rsidRPr="007A06F5">
        <w:rPr>
          <w:sz w:val="22"/>
          <w:szCs w:val="22"/>
          <w:lang w:val="la-Latn"/>
        </w:rPr>
        <w:t xml:space="preserve">aut de </w:t>
      </w:r>
      <w:r w:rsidRPr="007A06F5">
        <w:rPr>
          <w:sz w:val="22"/>
          <w:szCs w:val="22"/>
          <w:lang w:val="la-Latn"/>
        </w:rPr>
        <w:t>aliquo</w:t>
      </w:r>
      <w:r w:rsidR="009B2994" w:rsidRPr="007A06F5">
        <w:rPr>
          <w:sz w:val="22"/>
          <w:szCs w:val="22"/>
          <w:lang w:val="la-Latn"/>
        </w:rPr>
        <w:t xml:space="preserve"> </w:t>
      </w:r>
      <w:r w:rsidRPr="007A06F5">
        <w:rPr>
          <w:sz w:val="22"/>
          <w:szCs w:val="22"/>
          <w:lang w:val="la-Latn"/>
        </w:rPr>
        <w:t>neglectu</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 illi</w:t>
      </w:r>
      <w:r w:rsidR="009B2994" w:rsidRPr="007A06F5">
        <w:rPr>
          <w:sz w:val="22"/>
          <w:szCs w:val="22"/>
          <w:lang w:val="la-Latn"/>
        </w:rPr>
        <w:t xml:space="preserve"> </w:t>
      </w:r>
      <w:r w:rsidRPr="007A06F5">
        <w:rPr>
          <w:sz w:val="22"/>
          <w:szCs w:val="22"/>
          <w:lang w:val="la-Latn"/>
        </w:rPr>
        <w:t>testantur</w:t>
      </w:r>
      <w:r w:rsidR="009B2994" w:rsidRPr="007A06F5">
        <w:rPr>
          <w:sz w:val="22"/>
          <w:szCs w:val="22"/>
          <w:lang w:val="la-Latn"/>
        </w:rPr>
        <w:t xml:space="preserve">, </w:t>
      </w:r>
      <w:r w:rsidR="00AD32E7" w:rsidRPr="007A06F5">
        <w:rPr>
          <w:sz w:val="22"/>
          <w:szCs w:val="22"/>
          <w:lang w:val="la-Latn"/>
        </w:rPr>
        <w:t xml:space="preserve">qui </w:t>
      </w:r>
      <w:r w:rsidRPr="007A06F5">
        <w:rPr>
          <w:sz w:val="22"/>
          <w:szCs w:val="22"/>
          <w:lang w:val="la-Latn"/>
        </w:rPr>
        <w:t>boni</w:t>
      </w:r>
      <w:r w:rsidR="009B2994" w:rsidRPr="007A06F5">
        <w:rPr>
          <w:sz w:val="22"/>
          <w:szCs w:val="22"/>
          <w:lang w:val="la-Latn"/>
        </w:rPr>
        <w:t xml:space="preserve"> </w:t>
      </w:r>
      <w:r w:rsidRPr="007A06F5">
        <w:rPr>
          <w:sz w:val="22"/>
          <w:szCs w:val="22"/>
          <w:lang w:val="la-Latn"/>
        </w:rPr>
        <w:t>testimonii sunt in plebe</w:t>
      </w:r>
      <w:r w:rsidR="009B2994" w:rsidRPr="007A06F5">
        <w:rPr>
          <w:sz w:val="22"/>
          <w:szCs w:val="22"/>
          <w:lang w:val="la-Latn"/>
        </w:rPr>
        <w:t xml:space="preserve">, </w:t>
      </w:r>
      <w:r w:rsidR="00AD32E7" w:rsidRPr="007A06F5">
        <w:rPr>
          <w:sz w:val="22"/>
          <w:szCs w:val="22"/>
          <w:lang w:val="la-Latn"/>
        </w:rPr>
        <w:t xml:space="preserve">non per </w:t>
      </w:r>
      <w:r w:rsidRPr="007A06F5">
        <w:rPr>
          <w:sz w:val="22"/>
          <w:szCs w:val="22"/>
          <w:lang w:val="la-Latn"/>
        </w:rPr>
        <w:t>iuratores nec</w:t>
      </w:r>
      <w:r w:rsidR="009B2994" w:rsidRPr="007A06F5">
        <w:rPr>
          <w:sz w:val="22"/>
          <w:szCs w:val="22"/>
          <w:lang w:val="la-Latn"/>
        </w:rPr>
        <w:t xml:space="preserve"> </w:t>
      </w:r>
      <w:r w:rsidR="00AD32E7" w:rsidRPr="007A06F5">
        <w:rPr>
          <w:sz w:val="22"/>
          <w:szCs w:val="22"/>
          <w:lang w:val="la-Latn"/>
        </w:rPr>
        <w:t xml:space="preserve">fallaces nec pecuniarum </w:t>
      </w:r>
      <w:r w:rsidRPr="007A06F5">
        <w:rPr>
          <w:sz w:val="22"/>
          <w:szCs w:val="22"/>
          <w:lang w:val="la-Latn"/>
        </w:rPr>
        <w:t>acceptores</w:t>
      </w:r>
      <w:r w:rsidR="009B2994" w:rsidRPr="007A06F5">
        <w:rPr>
          <w:sz w:val="22"/>
          <w:szCs w:val="22"/>
          <w:lang w:val="la-Latn"/>
        </w:rPr>
        <w:t xml:space="preserve">, </w:t>
      </w:r>
      <w:r w:rsidRPr="007A06F5">
        <w:rPr>
          <w:sz w:val="22"/>
          <w:szCs w:val="22"/>
          <w:lang w:val="la-Latn"/>
        </w:rPr>
        <w:t>sed</w:t>
      </w:r>
      <w:r w:rsidR="009B2994" w:rsidRPr="007A06F5">
        <w:rPr>
          <w:sz w:val="22"/>
          <w:szCs w:val="22"/>
          <w:lang w:val="la-Latn"/>
        </w:rPr>
        <w:t xml:space="preserve"> </w:t>
      </w:r>
      <w:r w:rsidRPr="007A06F5">
        <w:rPr>
          <w:sz w:val="22"/>
          <w:szCs w:val="22"/>
          <w:lang w:val="la-Latn"/>
        </w:rPr>
        <w:t>veritatem</w:t>
      </w:r>
      <w:r w:rsidR="009B2994" w:rsidRPr="007A06F5">
        <w:rPr>
          <w:sz w:val="22"/>
          <w:szCs w:val="22"/>
          <w:lang w:val="la-Latn"/>
        </w:rPr>
        <w:t xml:space="preserve"> </w:t>
      </w:r>
      <w:r w:rsidRPr="007A06F5">
        <w:rPr>
          <w:sz w:val="22"/>
          <w:szCs w:val="22"/>
          <w:lang w:val="la-Latn"/>
        </w:rPr>
        <w:t>volunt dicere</w:t>
      </w:r>
      <w:r w:rsidR="009B2994" w:rsidRPr="007A06F5">
        <w:rPr>
          <w:sz w:val="22"/>
          <w:szCs w:val="22"/>
          <w:lang w:val="la-Latn"/>
        </w:rPr>
        <w:t xml:space="preserve">, </w:t>
      </w:r>
      <w:r w:rsidRPr="007A06F5">
        <w:rPr>
          <w:sz w:val="22"/>
          <w:szCs w:val="22"/>
          <w:lang w:val="la-Latn"/>
        </w:rPr>
        <w:t>cognoscat hoc</w:t>
      </w:r>
      <w:r w:rsidR="009B2994" w:rsidRPr="007A06F5">
        <w:rPr>
          <w:sz w:val="22"/>
          <w:szCs w:val="22"/>
          <w:lang w:val="la-Latn"/>
        </w:rPr>
        <w:t xml:space="preserve"> </w:t>
      </w:r>
      <w:r w:rsidRPr="007A06F5">
        <w:rPr>
          <w:sz w:val="22"/>
          <w:szCs w:val="22"/>
          <w:lang w:val="la-Latn"/>
        </w:rPr>
        <w:t>iudex</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006D6B1E" w:rsidRPr="007A06F5">
        <w:rPr>
          <w:sz w:val="22"/>
          <w:szCs w:val="22"/>
          <w:lang w:val="la-Latn"/>
        </w:rPr>
        <w:t>tunc licen</w:t>
      </w:r>
      <w:r w:rsidRPr="007A06F5">
        <w:rPr>
          <w:sz w:val="22"/>
          <w:szCs w:val="22"/>
          <w:lang w:val="la-Latn"/>
        </w:rPr>
        <w:t>tiam</w:t>
      </w:r>
      <w:r w:rsidR="009B2994" w:rsidRPr="007A06F5">
        <w:rPr>
          <w:sz w:val="22"/>
          <w:szCs w:val="22"/>
          <w:lang w:val="la-Latn"/>
        </w:rPr>
        <w:t xml:space="preserve"> </w:t>
      </w:r>
      <w:r w:rsidRPr="007A06F5">
        <w:rPr>
          <w:sz w:val="22"/>
          <w:szCs w:val="22"/>
          <w:lang w:val="la-Latn"/>
        </w:rPr>
        <w:t>ille homo</w:t>
      </w:r>
      <w:r w:rsidR="009B2994" w:rsidRPr="007A06F5">
        <w:rPr>
          <w:sz w:val="22"/>
          <w:szCs w:val="22"/>
          <w:lang w:val="la-Latn"/>
        </w:rPr>
        <w:t xml:space="preserve">, </w:t>
      </w:r>
      <w:r w:rsidRPr="007A06F5">
        <w:rPr>
          <w:sz w:val="22"/>
          <w:szCs w:val="22"/>
          <w:lang w:val="la-Latn"/>
        </w:rPr>
        <w:t>qui mallatur ante</w:t>
      </w:r>
      <w:r w:rsidR="009B2994" w:rsidRPr="007A06F5">
        <w:rPr>
          <w:sz w:val="22"/>
          <w:szCs w:val="22"/>
          <w:lang w:val="la-Latn"/>
        </w:rPr>
        <w:t xml:space="preserve"> </w:t>
      </w:r>
      <w:r w:rsidRPr="007A06F5">
        <w:rPr>
          <w:sz w:val="22"/>
          <w:szCs w:val="22"/>
          <w:lang w:val="la-Latn"/>
        </w:rPr>
        <w:t>eum</w:t>
      </w:r>
      <w:r w:rsidR="009B2994" w:rsidRPr="007A06F5">
        <w:rPr>
          <w:sz w:val="22"/>
          <w:szCs w:val="22"/>
          <w:lang w:val="la-Latn"/>
        </w:rPr>
        <w:t xml:space="preserve"> </w:t>
      </w:r>
      <w:r w:rsidRPr="007A06F5">
        <w:rPr>
          <w:sz w:val="22"/>
          <w:szCs w:val="22"/>
          <w:lang w:val="la-Latn"/>
        </w:rPr>
        <w:t>de causa illa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potestatem iurandi non habeat</w:t>
      </w:r>
      <w:r w:rsidR="009B2994" w:rsidRPr="007A06F5">
        <w:rPr>
          <w:sz w:val="22"/>
          <w:szCs w:val="22"/>
          <w:lang w:val="la-Latn"/>
        </w:rPr>
        <w:t xml:space="preserve">, </w:t>
      </w:r>
      <w:r w:rsidRPr="007A06F5">
        <w:rPr>
          <w:sz w:val="22"/>
          <w:szCs w:val="22"/>
          <w:lang w:val="la-Latn"/>
        </w:rPr>
        <w:t>sed</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sicut lex habet</w:t>
      </w:r>
      <w:r w:rsidR="009B2994" w:rsidRPr="007A06F5">
        <w:rPr>
          <w:sz w:val="22"/>
          <w:szCs w:val="22"/>
          <w:lang w:val="la-Latn"/>
        </w:rPr>
        <w:t xml:space="preserve">, </w:t>
      </w:r>
      <w:r w:rsidRPr="007A06F5">
        <w:rPr>
          <w:sz w:val="22"/>
          <w:szCs w:val="22"/>
          <w:lang w:val="la-Latn"/>
        </w:rPr>
        <w:t>in hoc</w:t>
      </w:r>
      <w:r w:rsidR="009B2994" w:rsidRPr="007A06F5">
        <w:rPr>
          <w:sz w:val="22"/>
          <w:szCs w:val="22"/>
          <w:lang w:val="la-Latn"/>
        </w:rPr>
        <w:t xml:space="preserve"> </w:t>
      </w:r>
      <w:r w:rsidRPr="007A06F5">
        <w:rPr>
          <w:sz w:val="22"/>
          <w:szCs w:val="22"/>
          <w:lang w:val="la-Latn"/>
        </w:rPr>
        <w:t>iudicio / persolvat</w:t>
      </w:r>
      <w:r w:rsidR="009B2994" w:rsidRPr="007A06F5">
        <w:rPr>
          <w:sz w:val="22"/>
          <w:szCs w:val="22"/>
          <w:lang w:val="la-Latn"/>
        </w:rPr>
        <w:t xml:space="preserve">, </w:t>
      </w:r>
      <w:r w:rsidRPr="007A06F5">
        <w:rPr>
          <w:sz w:val="22"/>
          <w:szCs w:val="22"/>
          <w:lang w:val="la-Latn"/>
        </w:rPr>
        <w:t>ut propter</w:t>
      </w:r>
      <w:r w:rsidR="009B2994" w:rsidRPr="007A06F5">
        <w:rPr>
          <w:sz w:val="22"/>
          <w:szCs w:val="22"/>
          <w:lang w:val="la-Latn"/>
        </w:rPr>
        <w:t xml:space="preserve"> </w:t>
      </w:r>
      <w:r w:rsidRPr="007A06F5">
        <w:rPr>
          <w:sz w:val="22"/>
          <w:szCs w:val="22"/>
          <w:lang w:val="la-Latn"/>
        </w:rPr>
        <w:t>suam nequitiam alii</w:t>
      </w:r>
      <w:r w:rsidR="009B2994" w:rsidRPr="007A06F5">
        <w:rPr>
          <w:sz w:val="22"/>
          <w:szCs w:val="22"/>
          <w:lang w:val="la-Latn"/>
        </w:rPr>
        <w:t xml:space="preserve">, </w:t>
      </w:r>
      <w:r w:rsidRPr="007A06F5">
        <w:rPr>
          <w:sz w:val="22"/>
          <w:szCs w:val="22"/>
          <w:lang w:val="la-Latn"/>
        </w:rPr>
        <w:t>qui volunt Dei</w:t>
      </w:r>
      <w:r w:rsidR="009B2994" w:rsidRPr="007A06F5">
        <w:rPr>
          <w:sz w:val="22"/>
          <w:szCs w:val="22"/>
          <w:lang w:val="la-Latn"/>
        </w:rPr>
        <w:t xml:space="preserve"> </w:t>
      </w:r>
      <w:r w:rsidRPr="007A06F5">
        <w:rPr>
          <w:sz w:val="22"/>
          <w:szCs w:val="22"/>
          <w:lang w:val="la-Latn"/>
        </w:rPr>
        <w:t>esse</w:t>
      </w:r>
      <w:r w:rsidR="009B2994" w:rsidRPr="007A06F5">
        <w:rPr>
          <w:sz w:val="22"/>
          <w:szCs w:val="22"/>
          <w:lang w:val="la-Latn"/>
        </w:rPr>
        <w:t xml:space="preserve">, </w:t>
      </w:r>
      <w:r w:rsidRPr="007A06F5">
        <w:rPr>
          <w:sz w:val="22"/>
          <w:szCs w:val="22"/>
          <w:lang w:val="la-Latn"/>
        </w:rPr>
        <w:t>non se</w:t>
      </w:r>
      <w:r w:rsidR="009B2994" w:rsidRPr="007A06F5">
        <w:rPr>
          <w:sz w:val="22"/>
          <w:szCs w:val="22"/>
          <w:lang w:val="la-Latn"/>
        </w:rPr>
        <w:t xml:space="preserve"> </w:t>
      </w:r>
      <w:r w:rsidRPr="007A06F5">
        <w:rPr>
          <w:sz w:val="22"/>
          <w:szCs w:val="22"/>
          <w:lang w:val="la-Latn"/>
        </w:rPr>
        <w:t>periurent</w:t>
      </w:r>
      <w:r w:rsidR="009B2994" w:rsidRPr="007A06F5">
        <w:rPr>
          <w:sz w:val="22"/>
          <w:szCs w:val="22"/>
          <w:lang w:val="la-Latn"/>
        </w:rPr>
        <w:t xml:space="preserve"> </w:t>
      </w:r>
      <w:r w:rsidRPr="007A06F5">
        <w:rPr>
          <w:sz w:val="22"/>
          <w:szCs w:val="22"/>
          <w:lang w:val="la-Latn"/>
        </w:rPr>
        <w:t>nec propter</w:t>
      </w:r>
      <w:r w:rsidR="00AD32E7" w:rsidRPr="007A06F5">
        <w:rPr>
          <w:sz w:val="22"/>
          <w:szCs w:val="22"/>
          <w:lang w:val="la-Latn"/>
        </w:rPr>
        <w:t xml:space="preserve"> </w:t>
      </w:r>
      <w:r w:rsidR="00AD32E7" w:rsidRPr="007A06F5">
        <w:rPr>
          <w:sz w:val="22"/>
          <w:szCs w:val="22"/>
          <w:lang w:val="la-Latn"/>
        </w:rPr>
        <w:lastRenderedPageBreak/>
        <w:t>culpam alienam semetipsos per</w:t>
      </w:r>
      <w:r w:rsidRPr="007A06F5">
        <w:rPr>
          <w:sz w:val="22"/>
          <w:szCs w:val="22"/>
          <w:highlight w:val="green"/>
          <w:lang w:val="la-Latn"/>
        </w:rPr>
        <w:t>dant Tes</w:t>
      </w:r>
      <w:r w:rsidRPr="007A06F5">
        <w:rPr>
          <w:sz w:val="22"/>
          <w:szCs w:val="22"/>
          <w:highlight w:val="yellow"/>
          <w:lang w:val="la-Latn"/>
        </w:rPr>
        <w:t>tis enim</w:t>
      </w:r>
      <w:r w:rsidR="00762AD2" w:rsidRPr="007A06F5">
        <w:rPr>
          <w:sz w:val="22"/>
          <w:szCs w:val="22"/>
          <w:highlight w:val="yellow"/>
          <w:lang w:val="la-Latn"/>
        </w:rPr>
        <w:t>,</w:t>
      </w:r>
      <w:r w:rsidR="009B2994" w:rsidRPr="007A06F5">
        <w:rPr>
          <w:sz w:val="22"/>
          <w:szCs w:val="22"/>
          <w:highlight w:val="yellow"/>
          <w:lang w:val="la-Latn"/>
        </w:rPr>
        <w:t xml:space="preserve"> </w:t>
      </w:r>
      <w:r w:rsidRPr="007A06F5">
        <w:rPr>
          <w:sz w:val="22"/>
          <w:szCs w:val="22"/>
          <w:highlight w:val="yellow"/>
          <w:lang w:val="la-Latn"/>
        </w:rPr>
        <w:t>qui iam convictus fuit</w:t>
      </w:r>
      <w:r w:rsidR="009B2994" w:rsidRPr="007A06F5">
        <w:rPr>
          <w:sz w:val="22"/>
          <w:szCs w:val="22"/>
          <w:highlight w:val="yellow"/>
          <w:lang w:val="la-Latn"/>
        </w:rPr>
        <w:t xml:space="preserve">, </w:t>
      </w:r>
      <w:r w:rsidRPr="007A06F5">
        <w:rPr>
          <w:sz w:val="22"/>
          <w:szCs w:val="22"/>
          <w:highlight w:val="yellow"/>
          <w:lang w:val="la-Latn"/>
        </w:rPr>
        <w:t>quod</w:t>
      </w:r>
      <w:r w:rsidR="009B2994" w:rsidRPr="007A06F5">
        <w:rPr>
          <w:sz w:val="22"/>
          <w:szCs w:val="22"/>
          <w:highlight w:val="yellow"/>
          <w:lang w:val="la-Latn"/>
        </w:rPr>
        <w:t xml:space="preserve"> </w:t>
      </w:r>
      <w:r w:rsidRPr="007A06F5">
        <w:rPr>
          <w:sz w:val="22"/>
          <w:szCs w:val="22"/>
          <w:highlight w:val="yellow"/>
          <w:lang w:val="la-Latn"/>
        </w:rPr>
        <w:t>mendacium semel aut</w:t>
      </w:r>
      <w:r w:rsidR="009B2994" w:rsidRPr="007A06F5">
        <w:rPr>
          <w:sz w:val="22"/>
          <w:szCs w:val="22"/>
          <w:highlight w:val="yellow"/>
          <w:lang w:val="la-Latn"/>
        </w:rPr>
        <w:t xml:space="preserve"> </w:t>
      </w:r>
      <w:r w:rsidR="00AD32E7" w:rsidRPr="007A06F5">
        <w:rPr>
          <w:sz w:val="22"/>
          <w:szCs w:val="22"/>
          <w:highlight w:val="yellow"/>
          <w:lang w:val="la-Latn"/>
        </w:rPr>
        <w:t xml:space="preserve">bis aut ter </w:t>
      </w:r>
      <w:r w:rsidRPr="007A06F5">
        <w:rPr>
          <w:sz w:val="22"/>
          <w:szCs w:val="22"/>
          <w:highlight w:val="yellow"/>
          <w:lang w:val="la-Latn"/>
        </w:rPr>
        <w:t>testificatus</w:t>
      </w:r>
      <w:r w:rsidR="009B2994" w:rsidRPr="007A06F5">
        <w:rPr>
          <w:sz w:val="22"/>
          <w:szCs w:val="22"/>
          <w:highlight w:val="yellow"/>
          <w:lang w:val="la-Latn"/>
        </w:rPr>
        <w:t xml:space="preserve"> </w:t>
      </w:r>
      <w:r w:rsidRPr="007A06F5">
        <w:rPr>
          <w:sz w:val="22"/>
          <w:szCs w:val="22"/>
          <w:highlight w:val="yellow"/>
          <w:lang w:val="la-Latn"/>
        </w:rPr>
        <w:t>sit</w:t>
      </w:r>
      <w:r w:rsidR="00762AD2" w:rsidRPr="007A06F5">
        <w:rPr>
          <w:sz w:val="22"/>
          <w:szCs w:val="22"/>
          <w:highlight w:val="yellow"/>
          <w:lang w:val="la-Latn"/>
        </w:rPr>
        <w:t>,</w:t>
      </w:r>
      <w:r w:rsidR="009B2994" w:rsidRPr="007A06F5">
        <w:rPr>
          <w:sz w:val="22"/>
          <w:szCs w:val="22"/>
          <w:highlight w:val="yellow"/>
          <w:lang w:val="la-Latn"/>
        </w:rPr>
        <w:t xml:space="preserve"> </w:t>
      </w:r>
      <w:r w:rsidR="00AD32E7" w:rsidRPr="007A06F5">
        <w:rPr>
          <w:sz w:val="22"/>
          <w:szCs w:val="22"/>
          <w:highlight w:val="yellow"/>
          <w:lang w:val="la-Latn"/>
        </w:rPr>
        <w:t xml:space="preserve">amplius ad testimonium </w:t>
      </w:r>
      <w:r w:rsidRPr="007A06F5">
        <w:rPr>
          <w:sz w:val="22"/>
          <w:szCs w:val="22"/>
          <w:highlight w:val="yellow"/>
          <w:lang w:val="la-Latn"/>
        </w:rPr>
        <w:t>non recipiatur</w:t>
      </w:r>
      <w:r w:rsidR="009042C7" w:rsidRPr="007A06F5">
        <w:rPr>
          <w:sz w:val="22"/>
          <w:szCs w:val="22"/>
          <w:lang w:val="la-Latn"/>
        </w:rPr>
        <w:t>.</w:t>
      </w:r>
      <w:r w:rsidR="009B2994" w:rsidRPr="007A06F5">
        <w:rPr>
          <w:sz w:val="22"/>
          <w:szCs w:val="22"/>
          <w:lang w:val="la-Latn"/>
        </w:rPr>
        <w:t xml:space="preserve"> </w:t>
      </w:r>
    </w:p>
    <w:p w14:paraId="3E14EF75" w14:textId="0330BE48" w:rsidR="00AD32E7"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 scriptura non valeat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AD32E7" w:rsidRPr="007A06F5">
        <w:rPr>
          <w:rFonts w:ascii="Times New Roman" w:eastAsia="Times New Roman" w:hAnsi="Times New Roman" w:cs="Times New Roman"/>
          <w:sz w:val="24"/>
          <w:szCs w:val="24"/>
          <w:lang w:val="la-Latn" w:eastAsia="de-DE"/>
        </w:rPr>
        <w:t xml:space="preserve">in </w:t>
      </w:r>
      <w:r w:rsidRPr="007A06F5">
        <w:rPr>
          <w:rFonts w:ascii="Times New Roman" w:eastAsia="Times New Roman" w:hAnsi="Times New Roman" w:cs="Times New Roman"/>
          <w:sz w:val="24"/>
          <w:szCs w:val="24"/>
          <w:lang w:val="la-Latn" w:eastAsia="de-DE"/>
        </w:rPr>
        <w:t>qua annus et dies non ostenditur</w:t>
      </w:r>
      <w:r w:rsidR="009B2994" w:rsidRPr="007A06F5">
        <w:rPr>
          <w:rFonts w:ascii="Times New Roman" w:eastAsia="Times New Roman" w:hAnsi="Times New Roman" w:cs="Times New Roman"/>
          <w:sz w:val="24"/>
          <w:szCs w:val="24"/>
          <w:lang w:val="la-Latn" w:eastAsia="de-DE"/>
        </w:rPr>
        <w:t xml:space="preserve">. </w:t>
      </w:r>
    </w:p>
    <w:p w14:paraId="2AF6999B" w14:textId="1445EEAC" w:rsidR="00A62AA1" w:rsidRPr="007A06F5" w:rsidRDefault="00A62AA1" w:rsidP="006D6B1E">
      <w:pPr>
        <w:pStyle w:val="Normlnweb"/>
        <w:spacing w:before="0" w:beforeAutospacing="0" w:after="120" w:afterAutospacing="0"/>
        <w:ind w:left="720"/>
        <w:rPr>
          <w:lang w:val="la-Latn"/>
        </w:rPr>
      </w:pPr>
      <w:r w:rsidRPr="007A06F5">
        <w:rPr>
          <w:sz w:val="22"/>
          <w:szCs w:val="22"/>
          <w:lang w:val="la-Latn"/>
        </w:rPr>
        <w:t>Scriptura</w:t>
      </w:r>
      <w:r w:rsidR="009B2994" w:rsidRPr="007A06F5">
        <w:rPr>
          <w:sz w:val="22"/>
          <w:szCs w:val="22"/>
          <w:lang w:val="la-Latn"/>
        </w:rPr>
        <w:t xml:space="preserve"> </w:t>
      </w:r>
      <w:r w:rsidRPr="007A06F5">
        <w:rPr>
          <w:sz w:val="22"/>
          <w:szCs w:val="22"/>
          <w:lang w:val="la-Latn"/>
        </w:rPr>
        <w:t>non valeat</w:t>
      </w:r>
      <w:r w:rsidR="009B2994" w:rsidRPr="007A06F5">
        <w:rPr>
          <w:sz w:val="22"/>
          <w:szCs w:val="22"/>
          <w:lang w:val="la-Latn"/>
        </w:rPr>
        <w:t xml:space="preserve">, </w:t>
      </w:r>
      <w:r w:rsidRPr="007A06F5">
        <w:rPr>
          <w:sz w:val="22"/>
          <w:szCs w:val="22"/>
          <w:lang w:val="la-Latn"/>
        </w:rPr>
        <w:t>nisi</w:t>
      </w:r>
      <w:r w:rsidR="009B2994" w:rsidRPr="007A06F5">
        <w:rPr>
          <w:sz w:val="22"/>
          <w:szCs w:val="22"/>
          <w:lang w:val="la-Latn"/>
        </w:rPr>
        <w:t xml:space="preserve"> </w:t>
      </w:r>
      <w:r w:rsidR="00A973AB" w:rsidRPr="007A06F5">
        <w:rPr>
          <w:sz w:val="22"/>
          <w:szCs w:val="22"/>
          <w:lang w:val="la-Latn"/>
        </w:rPr>
        <w:t>in</w:t>
      </w:r>
      <w:r w:rsidR="009042C7" w:rsidRPr="007A06F5">
        <w:rPr>
          <w:sz w:val="22"/>
          <w:szCs w:val="22"/>
          <w:lang w:val="la-Latn"/>
        </w:rPr>
        <w:t xml:space="preserve">* qua </w:t>
      </w:r>
      <w:r w:rsidRPr="007A06F5">
        <w:rPr>
          <w:sz w:val="22"/>
          <w:szCs w:val="22"/>
          <w:lang w:val="la-Latn"/>
        </w:rPr>
        <w:t>annus et dies evidenter e ostenditur</w:t>
      </w:r>
      <w:r w:rsidR="009B2994" w:rsidRPr="007A06F5">
        <w:rPr>
          <w:sz w:val="22"/>
          <w:szCs w:val="22"/>
          <w:lang w:val="la-Latn"/>
        </w:rPr>
        <w:t xml:space="preserve">. </w:t>
      </w:r>
    </w:p>
    <w:p w14:paraId="40FB8808" w14:textId="16BF1D1E" w:rsidR="00A62AA1" w:rsidRPr="007A06F5" w:rsidRDefault="00A62AA1"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libero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qui alteri libero </w:t>
      </w:r>
      <w:r w:rsidRPr="007A06F5">
        <w:rPr>
          <w:rFonts w:ascii="Times New Roman" w:eastAsia="Times New Roman" w:hAnsi="Times New Roman" w:cs="Times New Roman"/>
          <w:sz w:val="24"/>
          <w:szCs w:val="24"/>
          <w:lang w:val="la-Latn" w:eastAsia="de-DE"/>
        </w:rPr>
        <w:t>crimen mortale inposuerit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560B02A" w14:textId="5D4A14E4" w:rsidR="00EC7098" w:rsidRPr="007A06F5" w:rsidRDefault="00A62AA1" w:rsidP="00A973AB">
      <w:pPr>
        <w:pStyle w:val="Normlnweb"/>
        <w:spacing w:before="0" w:beforeAutospacing="0" w:after="120" w:afterAutospacing="0"/>
        <w:ind w:left="720"/>
        <w:rPr>
          <w:sz w:val="22"/>
          <w:szCs w:val="22"/>
          <w:lang w:val="la-Latn"/>
        </w:rPr>
      </w:pPr>
      <w:r w:rsidRPr="007A06F5">
        <w:rPr>
          <w:sz w:val="22"/>
          <w:szCs w:val="22"/>
          <w:lang w:val="la-Latn"/>
        </w:rPr>
        <w:t>Si quis liber</w:t>
      </w:r>
      <w:r w:rsidR="009B2994" w:rsidRPr="007A06F5">
        <w:rPr>
          <w:sz w:val="22"/>
          <w:szCs w:val="22"/>
          <w:lang w:val="la-Latn"/>
        </w:rPr>
        <w:t xml:space="preserve"> </w:t>
      </w:r>
      <w:r w:rsidRPr="007A06F5">
        <w:rPr>
          <w:sz w:val="22"/>
          <w:szCs w:val="22"/>
          <w:lang w:val="la-Latn"/>
        </w:rPr>
        <w:t>libero crimen aliquod</w:t>
      </w:r>
      <w:r w:rsidR="009B2994" w:rsidRPr="007A06F5">
        <w:rPr>
          <w:sz w:val="22"/>
          <w:szCs w:val="22"/>
          <w:lang w:val="la-Latn"/>
        </w:rPr>
        <w:t xml:space="preserve"> </w:t>
      </w:r>
      <w:r w:rsidRPr="007A06F5">
        <w:rPr>
          <w:sz w:val="22"/>
          <w:szCs w:val="22"/>
          <w:lang w:val="la-Latn"/>
        </w:rPr>
        <w:t>mortale inposuerit</w:t>
      </w:r>
      <w:r w:rsidR="009B2994" w:rsidRPr="007A06F5">
        <w:rPr>
          <w:sz w:val="22"/>
          <w:szCs w:val="22"/>
          <w:lang w:val="la-Latn"/>
        </w:rPr>
        <w:t xml:space="preserve"> </w:t>
      </w:r>
      <w:r w:rsidRPr="007A06F5">
        <w:rPr>
          <w:sz w:val="22"/>
          <w:szCs w:val="22"/>
          <w:lang w:val="la-Latn"/>
        </w:rPr>
        <w:t>et ad regem aut</w:t>
      </w:r>
      <w:r w:rsidR="009B2994" w:rsidRPr="007A06F5">
        <w:rPr>
          <w:sz w:val="22"/>
          <w:szCs w:val="22"/>
          <w:lang w:val="la-Latn"/>
        </w:rPr>
        <w:t xml:space="preserve"> </w:t>
      </w:r>
      <w:r w:rsidRPr="007A06F5">
        <w:rPr>
          <w:sz w:val="22"/>
          <w:szCs w:val="22"/>
          <w:lang w:val="la-Latn"/>
        </w:rPr>
        <w:t>ad</w:t>
      </w:r>
      <w:r w:rsidR="009B2994" w:rsidRPr="007A06F5">
        <w:rPr>
          <w:sz w:val="22"/>
          <w:szCs w:val="22"/>
          <w:lang w:val="la-Latn"/>
        </w:rPr>
        <w:t xml:space="preserve"> </w:t>
      </w:r>
      <w:r w:rsidRPr="007A06F5">
        <w:rPr>
          <w:sz w:val="22"/>
          <w:szCs w:val="22"/>
          <w:lang w:val="la-Latn"/>
        </w:rPr>
        <w:t>ducem eum accusaverit</w:t>
      </w:r>
      <w:r w:rsidR="009B2994" w:rsidRPr="007A06F5">
        <w:rPr>
          <w:sz w:val="22"/>
          <w:szCs w:val="22"/>
          <w:lang w:val="la-Latn"/>
        </w:rPr>
        <w:t xml:space="preserve">, </w:t>
      </w:r>
      <w:r w:rsidRPr="007A06F5">
        <w:rPr>
          <w:sz w:val="22"/>
          <w:szCs w:val="22"/>
          <w:lang w:val="la-Latn"/>
        </w:rPr>
        <w:t>et inde</w:t>
      </w:r>
      <w:r w:rsidR="009B2994" w:rsidRPr="007A06F5">
        <w:rPr>
          <w:sz w:val="22"/>
          <w:szCs w:val="22"/>
          <w:lang w:val="la-Latn"/>
        </w:rPr>
        <w:t xml:space="preserve"> </w:t>
      </w:r>
      <w:r w:rsidRPr="007A06F5">
        <w:rPr>
          <w:sz w:val="22"/>
          <w:szCs w:val="22"/>
          <w:lang w:val="la-Latn"/>
        </w:rPr>
        <w:t>probata</w:t>
      </w:r>
      <w:r w:rsidR="009B2994" w:rsidRPr="007A06F5">
        <w:rPr>
          <w:sz w:val="22"/>
          <w:szCs w:val="22"/>
          <w:lang w:val="la-Latn"/>
        </w:rPr>
        <w:t xml:space="preserve"> </w:t>
      </w:r>
      <w:r w:rsidRPr="007A06F5">
        <w:rPr>
          <w:sz w:val="22"/>
          <w:szCs w:val="22"/>
          <w:lang w:val="la-Latn"/>
        </w:rPr>
        <w:t>res</w:t>
      </w:r>
      <w:r w:rsidR="009B2994" w:rsidRPr="007A06F5">
        <w:rPr>
          <w:sz w:val="22"/>
          <w:szCs w:val="22"/>
          <w:lang w:val="la-Latn"/>
        </w:rPr>
        <w:t xml:space="preserve"> </w:t>
      </w:r>
      <w:r w:rsidRPr="007A06F5">
        <w:rPr>
          <w:sz w:val="22"/>
          <w:szCs w:val="22"/>
          <w:lang w:val="la-Latn"/>
        </w:rPr>
        <w:t>/</w:t>
      </w:r>
      <w:r w:rsidR="00EC7098" w:rsidRPr="007A06F5">
        <w:rPr>
          <w:sz w:val="22"/>
          <w:szCs w:val="22"/>
          <w:lang w:val="la-Latn"/>
        </w:rPr>
        <w:t xml:space="preserve"> non est</w:t>
      </w:r>
      <w:r w:rsidR="009B2994" w:rsidRPr="007A06F5">
        <w:rPr>
          <w:sz w:val="22"/>
          <w:szCs w:val="22"/>
          <w:lang w:val="la-Latn"/>
        </w:rPr>
        <w:t xml:space="preserve">, </w:t>
      </w:r>
      <w:r w:rsidR="00EC7098" w:rsidRPr="007A06F5">
        <w:rPr>
          <w:sz w:val="22"/>
          <w:szCs w:val="22"/>
          <w:lang w:val="la-Latn"/>
        </w:rPr>
        <w:t>nisi quod ipse</w:t>
      </w:r>
      <w:r w:rsidR="009B2994" w:rsidRPr="007A06F5">
        <w:rPr>
          <w:sz w:val="22"/>
          <w:szCs w:val="22"/>
          <w:lang w:val="la-Latn"/>
        </w:rPr>
        <w:t xml:space="preserve"> </w:t>
      </w:r>
      <w:r w:rsidR="00EC7098" w:rsidRPr="007A06F5">
        <w:rPr>
          <w:sz w:val="22"/>
          <w:szCs w:val="22"/>
          <w:lang w:val="la-Latn"/>
        </w:rPr>
        <w:t>dicit</w:t>
      </w:r>
      <w:r w:rsidR="009B2994" w:rsidRPr="007A06F5">
        <w:rPr>
          <w:sz w:val="22"/>
          <w:szCs w:val="22"/>
          <w:lang w:val="la-Latn"/>
        </w:rPr>
        <w:t xml:space="preserve">, </w:t>
      </w:r>
      <w:r w:rsidR="00EC7098" w:rsidRPr="007A06F5">
        <w:rPr>
          <w:sz w:val="22"/>
          <w:szCs w:val="22"/>
          <w:lang w:val="la-Latn"/>
        </w:rPr>
        <w:t>liceat illi</w:t>
      </w:r>
      <w:r w:rsidR="009B2994" w:rsidRPr="007A06F5">
        <w:rPr>
          <w:sz w:val="22"/>
          <w:szCs w:val="22"/>
          <w:lang w:val="la-Latn"/>
        </w:rPr>
        <w:t xml:space="preserve"> </w:t>
      </w:r>
      <w:r w:rsidR="00EC7098" w:rsidRPr="007A06F5">
        <w:rPr>
          <w:sz w:val="22"/>
          <w:szCs w:val="22"/>
          <w:lang w:val="la-Latn"/>
        </w:rPr>
        <w:t>alio</w:t>
      </w:r>
      <w:r w:rsidR="00762AD2" w:rsidRPr="007A06F5">
        <w:rPr>
          <w:sz w:val="22"/>
          <w:szCs w:val="22"/>
          <w:lang w:val="la-Latn"/>
        </w:rPr>
        <w:t>,</w:t>
      </w:r>
      <w:r w:rsidR="009B2994" w:rsidRPr="007A06F5">
        <w:rPr>
          <w:sz w:val="22"/>
          <w:szCs w:val="22"/>
          <w:lang w:val="la-Latn"/>
        </w:rPr>
        <w:t xml:space="preserve"> </w:t>
      </w:r>
      <w:r w:rsidR="00EC7098" w:rsidRPr="007A06F5">
        <w:rPr>
          <w:sz w:val="22"/>
          <w:szCs w:val="22"/>
          <w:lang w:val="la-Latn"/>
        </w:rPr>
        <w:t>cui</w:t>
      </w:r>
      <w:r w:rsidR="009B2994" w:rsidRPr="007A06F5">
        <w:rPr>
          <w:sz w:val="22"/>
          <w:szCs w:val="22"/>
          <w:lang w:val="la-Latn"/>
        </w:rPr>
        <w:t xml:space="preserve"> </w:t>
      </w:r>
      <w:r w:rsidR="00EC7098" w:rsidRPr="007A06F5">
        <w:rPr>
          <w:sz w:val="22"/>
          <w:szCs w:val="22"/>
          <w:lang w:val="la-Latn"/>
        </w:rPr>
        <w:t>crimen inposuit</w:t>
      </w:r>
      <w:r w:rsidR="00762AD2" w:rsidRPr="007A06F5">
        <w:rPr>
          <w:sz w:val="22"/>
          <w:szCs w:val="22"/>
          <w:lang w:val="la-Latn"/>
        </w:rPr>
        <w:t>,</w:t>
      </w:r>
      <w:r w:rsidR="009B2994" w:rsidRPr="007A06F5">
        <w:rPr>
          <w:sz w:val="22"/>
          <w:szCs w:val="22"/>
          <w:lang w:val="la-Latn"/>
        </w:rPr>
        <w:t xml:space="preserve"> </w:t>
      </w:r>
      <w:r w:rsidR="00EC7098" w:rsidRPr="007A06F5">
        <w:rPr>
          <w:sz w:val="22"/>
          <w:szCs w:val="22"/>
          <w:lang w:val="la-Latn"/>
        </w:rPr>
        <w:t>cum</w:t>
      </w:r>
      <w:r w:rsidR="009B2994" w:rsidRPr="007A06F5">
        <w:rPr>
          <w:sz w:val="22"/>
          <w:szCs w:val="22"/>
          <w:lang w:val="la-Latn"/>
        </w:rPr>
        <w:t xml:space="preserve"> </w:t>
      </w:r>
      <w:r w:rsidR="009042C7" w:rsidRPr="007A06F5">
        <w:rPr>
          <w:sz w:val="22"/>
          <w:szCs w:val="22"/>
          <w:lang w:val="la-Latn"/>
        </w:rPr>
        <w:t xml:space="preserve">tractas </w:t>
      </w:r>
      <w:r w:rsidR="00EC7098" w:rsidRPr="007A06F5">
        <w:rPr>
          <w:sz w:val="22"/>
          <w:szCs w:val="22"/>
          <w:lang w:val="la-Latn"/>
        </w:rPr>
        <w:t>spata se idoniare</w:t>
      </w:r>
      <w:r w:rsidR="009B2994" w:rsidRPr="007A06F5">
        <w:rPr>
          <w:sz w:val="22"/>
          <w:szCs w:val="22"/>
          <w:lang w:val="la-Latn"/>
        </w:rPr>
        <w:t xml:space="preserve"> </w:t>
      </w:r>
      <w:r w:rsidR="00A973AB" w:rsidRPr="007A06F5">
        <w:rPr>
          <w:sz w:val="22"/>
          <w:szCs w:val="22"/>
          <w:lang w:val="la-Latn"/>
        </w:rPr>
        <w:t>contra illum alium</w:t>
      </w:r>
      <w:r w:rsidR="009042C7" w:rsidRPr="007A06F5">
        <w:rPr>
          <w:sz w:val="22"/>
          <w:szCs w:val="22"/>
          <w:lang w:val="la-Latn"/>
        </w:rPr>
        <w:t xml:space="preserve">*. De </w:t>
      </w:r>
      <w:r w:rsidR="00EC7098" w:rsidRPr="007A06F5">
        <w:rPr>
          <w:sz w:val="22"/>
          <w:szCs w:val="22"/>
          <w:lang w:val="la-Latn"/>
        </w:rPr>
        <w:t>minoribus autem</w:t>
      </w:r>
      <w:r w:rsidR="009B2994" w:rsidRPr="007A06F5">
        <w:rPr>
          <w:sz w:val="22"/>
          <w:szCs w:val="22"/>
          <w:lang w:val="la-Latn"/>
        </w:rPr>
        <w:t xml:space="preserve"> </w:t>
      </w:r>
      <w:r w:rsidR="00EC7098" w:rsidRPr="007A06F5">
        <w:rPr>
          <w:sz w:val="22"/>
          <w:szCs w:val="22"/>
          <w:lang w:val="la-Latn"/>
        </w:rPr>
        <w:t>culpis</w:t>
      </w:r>
      <w:r w:rsidR="009B2994" w:rsidRPr="007A06F5">
        <w:rPr>
          <w:sz w:val="22"/>
          <w:szCs w:val="22"/>
          <w:lang w:val="la-Latn"/>
        </w:rPr>
        <w:t xml:space="preserve">, </w:t>
      </w:r>
      <w:r w:rsidR="00EC7098" w:rsidRPr="007A06F5">
        <w:rPr>
          <w:sz w:val="22"/>
          <w:szCs w:val="22"/>
          <w:lang w:val="la-Latn"/>
        </w:rPr>
        <w:t>sicut duci</w:t>
      </w:r>
      <w:r w:rsidR="009B2994" w:rsidRPr="007A06F5">
        <w:rPr>
          <w:sz w:val="22"/>
          <w:szCs w:val="22"/>
          <w:lang w:val="la-Latn"/>
        </w:rPr>
        <w:t xml:space="preserve"> </w:t>
      </w:r>
      <w:r w:rsidR="00EC7098" w:rsidRPr="007A06F5">
        <w:rPr>
          <w:sz w:val="22"/>
          <w:szCs w:val="22"/>
          <w:lang w:val="la-Latn"/>
        </w:rPr>
        <w:t>placet</w:t>
      </w:r>
      <w:r w:rsidR="009B2994" w:rsidRPr="007A06F5">
        <w:rPr>
          <w:sz w:val="22"/>
          <w:szCs w:val="22"/>
          <w:lang w:val="la-Latn"/>
        </w:rPr>
        <w:t xml:space="preserve">, </w:t>
      </w:r>
      <w:r w:rsidR="00A973AB" w:rsidRPr="007A06F5">
        <w:rPr>
          <w:sz w:val="22"/>
          <w:szCs w:val="22"/>
          <w:lang w:val="la-Latn"/>
        </w:rPr>
        <w:t>ita fiat inter eos</w:t>
      </w:r>
      <w:r w:rsidR="009B2994" w:rsidRPr="007A06F5">
        <w:rPr>
          <w:sz w:val="22"/>
          <w:szCs w:val="22"/>
          <w:lang w:val="la-Latn"/>
        </w:rPr>
        <w:t xml:space="preserve">. </w:t>
      </w:r>
    </w:p>
    <w:p w14:paraId="2590987C" w14:textId="13B704C1" w:rsidR="00EC7098" w:rsidRPr="007A06F5" w:rsidRDefault="00EC7098"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rixis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saepe</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fieri </w:t>
      </w:r>
      <w:r w:rsidRPr="007A06F5">
        <w:rPr>
          <w:rFonts w:ascii="Times New Roman" w:eastAsia="Times New Roman" w:hAnsi="Times New Roman" w:cs="Times New Roman"/>
          <w:sz w:val="24"/>
          <w:szCs w:val="24"/>
          <w:lang w:val="la-Latn" w:eastAsia="de-DE"/>
        </w:rPr>
        <w:t>solent in populo</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77AEEA2D" w14:textId="7F863D9D" w:rsidR="00EC7098" w:rsidRPr="007A06F5" w:rsidRDefault="00EC7098" w:rsidP="00D0094D">
      <w:pPr>
        <w:pStyle w:val="Normlnweb"/>
        <w:numPr>
          <w:ilvl w:val="0"/>
          <w:numId w:val="33"/>
        </w:numPr>
        <w:spacing w:before="0" w:beforeAutospacing="0" w:after="120" w:afterAutospacing="0"/>
        <w:rPr>
          <w:sz w:val="22"/>
          <w:szCs w:val="22"/>
          <w:lang w:val="la-Latn"/>
        </w:rPr>
      </w:pPr>
      <w:r w:rsidRPr="007A06F5">
        <w:rPr>
          <w:sz w:val="22"/>
          <w:szCs w:val="22"/>
          <w:lang w:val="la-Latn"/>
        </w:rPr>
        <w:t>Si qua e rixa orta fuerit</w:t>
      </w:r>
      <w:r w:rsidR="009B2994" w:rsidRPr="007A06F5">
        <w:rPr>
          <w:sz w:val="22"/>
          <w:szCs w:val="22"/>
          <w:lang w:val="la-Latn"/>
        </w:rPr>
        <w:t xml:space="preserve"> </w:t>
      </w:r>
      <w:r w:rsidR="009042C7" w:rsidRPr="007A06F5">
        <w:rPr>
          <w:sz w:val="22"/>
          <w:szCs w:val="22"/>
          <w:lang w:val="la-Latn"/>
        </w:rPr>
        <w:t xml:space="preserve">inter duos </w:t>
      </w:r>
      <w:r w:rsidRPr="007A06F5">
        <w:rPr>
          <w:sz w:val="22"/>
          <w:szCs w:val="22"/>
          <w:lang w:val="la-Latn"/>
        </w:rPr>
        <w:t>homines</w:t>
      </w:r>
      <w:r w:rsidR="009B2994" w:rsidRPr="007A06F5">
        <w:rPr>
          <w:sz w:val="22"/>
          <w:szCs w:val="22"/>
          <w:lang w:val="la-Latn"/>
        </w:rPr>
        <w:t xml:space="preserve"> </w:t>
      </w:r>
      <w:r w:rsidRPr="007A06F5">
        <w:rPr>
          <w:sz w:val="22"/>
          <w:szCs w:val="22"/>
          <w:lang w:val="la-Latn"/>
        </w:rPr>
        <w:t>aut in platea ** aut in campo</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unus alium</w:t>
      </w:r>
      <w:r w:rsidR="009B2994" w:rsidRPr="007A06F5">
        <w:rPr>
          <w:sz w:val="22"/>
          <w:szCs w:val="22"/>
          <w:lang w:val="la-Latn"/>
        </w:rPr>
        <w:t xml:space="preserve"> </w:t>
      </w:r>
      <w:r w:rsidRPr="007A06F5">
        <w:rPr>
          <w:sz w:val="22"/>
          <w:szCs w:val="22"/>
          <w:lang w:val="la-Latn"/>
        </w:rPr>
        <w:t>occiderit et postea</w:t>
      </w:r>
      <w:r w:rsidR="009B2994" w:rsidRPr="007A06F5">
        <w:rPr>
          <w:sz w:val="22"/>
          <w:szCs w:val="22"/>
          <w:lang w:val="la-Latn"/>
        </w:rPr>
        <w:t xml:space="preserve"> </w:t>
      </w:r>
      <w:r w:rsidR="009042C7" w:rsidRPr="007A06F5">
        <w:rPr>
          <w:sz w:val="22"/>
          <w:szCs w:val="22"/>
          <w:lang w:val="la-Latn"/>
        </w:rPr>
        <w:t>fugit ille</w:t>
      </w:r>
      <w:r w:rsidR="009B2994" w:rsidRPr="007A06F5">
        <w:rPr>
          <w:sz w:val="22"/>
          <w:szCs w:val="22"/>
          <w:lang w:val="la-Latn"/>
        </w:rPr>
        <w:t xml:space="preserve">, </w:t>
      </w:r>
      <w:r w:rsidRPr="007A06F5">
        <w:rPr>
          <w:sz w:val="22"/>
          <w:szCs w:val="22"/>
          <w:highlight w:val="yellow"/>
          <w:lang w:val="la-Latn"/>
        </w:rPr>
        <w:t>qui occidit</w:t>
      </w:r>
      <w:r w:rsidR="009B2994" w:rsidRPr="007A06F5">
        <w:rPr>
          <w:sz w:val="22"/>
          <w:szCs w:val="22"/>
          <w:highlight w:val="yellow"/>
          <w:lang w:val="la-Latn"/>
        </w:rPr>
        <w:t xml:space="preserve">, </w:t>
      </w:r>
      <w:r w:rsidRPr="007A06F5">
        <w:rPr>
          <w:sz w:val="22"/>
          <w:szCs w:val="22"/>
          <w:highlight w:val="yellow"/>
          <w:lang w:val="la-Latn"/>
        </w:rPr>
        <w:t>et illi</w:t>
      </w:r>
      <w:r w:rsidR="009B2994" w:rsidRPr="007A06F5">
        <w:rPr>
          <w:sz w:val="22"/>
          <w:szCs w:val="22"/>
          <w:highlight w:val="yellow"/>
          <w:lang w:val="la-Latn"/>
        </w:rPr>
        <w:t xml:space="preserve"> </w:t>
      </w:r>
      <w:r w:rsidRPr="007A06F5">
        <w:rPr>
          <w:sz w:val="22"/>
          <w:szCs w:val="22"/>
          <w:highlight w:val="yellow"/>
          <w:lang w:val="la-Latn"/>
        </w:rPr>
        <w:t>pares</w:t>
      </w:r>
      <w:r w:rsidR="009B2994" w:rsidRPr="007A06F5">
        <w:rPr>
          <w:sz w:val="22"/>
          <w:szCs w:val="22"/>
          <w:highlight w:val="yellow"/>
          <w:lang w:val="la-Latn"/>
        </w:rPr>
        <w:t xml:space="preserve"> </w:t>
      </w:r>
      <w:r w:rsidRPr="007A06F5">
        <w:rPr>
          <w:sz w:val="22"/>
          <w:szCs w:val="22"/>
          <w:highlight w:val="yellow"/>
          <w:lang w:val="la-Latn"/>
        </w:rPr>
        <w:t>secuntur</w:t>
      </w:r>
      <w:r w:rsidR="009B2994" w:rsidRPr="007A06F5">
        <w:rPr>
          <w:sz w:val="22"/>
          <w:szCs w:val="22"/>
          <w:highlight w:val="yellow"/>
          <w:lang w:val="la-Latn"/>
        </w:rPr>
        <w:t xml:space="preserve"> </w:t>
      </w:r>
      <w:r w:rsidRPr="007A06F5">
        <w:rPr>
          <w:sz w:val="22"/>
          <w:szCs w:val="22"/>
          <w:highlight w:val="yellow"/>
          <w:lang w:val="la-Latn"/>
        </w:rPr>
        <w:t>eum</w:t>
      </w:r>
      <w:r w:rsidR="009B2994" w:rsidRPr="007A06F5">
        <w:rPr>
          <w:sz w:val="22"/>
          <w:szCs w:val="22"/>
          <w:highlight w:val="yellow"/>
          <w:lang w:val="la-Latn"/>
        </w:rPr>
        <w:t xml:space="preserve"> </w:t>
      </w:r>
    </w:p>
    <w:p w14:paraId="0C5AC8DF" w14:textId="77777777" w:rsidR="00EC7098" w:rsidRPr="007A06F5" w:rsidRDefault="00EC7098" w:rsidP="00450DB4">
      <w:pPr>
        <w:spacing w:after="120" w:line="240" w:lineRule="auto"/>
        <w:rPr>
          <w:rFonts w:ascii="Times New Roman" w:eastAsia="Times New Roman" w:hAnsi="Times New Roman" w:cs="Times New Roman"/>
          <w:highlight w:val="yellow"/>
          <w:lang w:val="la-Latn" w:eastAsia="de-DE"/>
        </w:rPr>
      </w:pPr>
      <w:r w:rsidRPr="007A06F5">
        <w:rPr>
          <w:rFonts w:ascii="Times New Roman" w:eastAsia="Times New Roman" w:hAnsi="Times New Roman" w:cs="Times New Roman"/>
          <w:highlight w:val="yellow"/>
          <w:lang w:val="la-Latn" w:eastAsia="de-DE"/>
        </w:rPr>
        <w:t xml:space="preserve">*) Si ante ducem hoc iudicium renuerit et </w:t>
      </w:r>
    </w:p>
    <w:p w14:paraId="74AA16B6" w14:textId="744C8456" w:rsidR="00EC7098" w:rsidRPr="007A06F5" w:rsidRDefault="00EC7098" w:rsidP="009042C7">
      <w:pPr>
        <w:spacing w:after="120" w:line="240" w:lineRule="auto"/>
        <w:rPr>
          <w:rFonts w:ascii="Times New Roman" w:eastAsia="Times New Roman" w:hAnsi="Times New Roman" w:cs="Times New Roman"/>
          <w:lang w:val="la-Latn" w:eastAsia="de-DE"/>
        </w:rPr>
      </w:pPr>
      <w:r w:rsidRPr="007A06F5">
        <w:rPr>
          <w:rFonts w:ascii="Times New Roman" w:eastAsia="Times New Roman" w:hAnsi="Times New Roman" w:cs="Times New Roman"/>
          <w:highlight w:val="yellow"/>
          <w:lang w:val="la-Latn" w:eastAsia="de-DE"/>
        </w:rPr>
        <w:t>iniustum i</w:t>
      </w:r>
      <w:r w:rsidR="009042C7" w:rsidRPr="007A06F5">
        <w:rPr>
          <w:rFonts w:ascii="Times New Roman" w:eastAsia="Times New Roman" w:hAnsi="Times New Roman" w:cs="Times New Roman"/>
          <w:highlight w:val="yellow"/>
          <w:lang w:val="la-Latn" w:eastAsia="de-DE"/>
        </w:rPr>
        <w:t>udicium ipse</w:t>
      </w:r>
      <w:r w:rsidR="00A973AB" w:rsidRPr="007A06F5">
        <w:rPr>
          <w:rFonts w:ascii="Times New Roman" w:eastAsia="Times New Roman" w:hAnsi="Times New Roman" w:cs="Times New Roman"/>
          <w:lang w:val="la-Latn" w:eastAsia="de-DE"/>
        </w:rPr>
        <w:t xml:space="preserve"> proposuerit et se</w:t>
      </w:r>
      <w:r w:rsidRPr="007A06F5">
        <w:rPr>
          <w:rFonts w:ascii="Times New Roman" w:eastAsia="Times New Roman" w:hAnsi="Times New Roman" w:cs="Times New Roman"/>
          <w:lang w:val="la-Latn" w:eastAsia="de-DE"/>
        </w:rPr>
        <w:t xml:space="preserve">quentes </w:t>
      </w:r>
      <w:r w:rsidR="009042C7" w:rsidRPr="007A06F5">
        <w:rPr>
          <w:rFonts w:ascii="Times New Roman" w:eastAsia="Times New Roman" w:hAnsi="Times New Roman" w:cs="Times New Roman"/>
          <w:lang w:val="la-Latn" w:eastAsia="de-DE"/>
        </w:rPr>
        <w:t xml:space="preserve">idoneos non habuerit et contra </w:t>
      </w:r>
      <w:r w:rsidRPr="007A06F5">
        <w:rPr>
          <w:rFonts w:ascii="Times New Roman" w:eastAsia="Times New Roman" w:hAnsi="Times New Roman" w:cs="Times New Roman"/>
          <w:lang w:val="la-Latn" w:eastAsia="de-DE"/>
        </w:rPr>
        <w:t>dixerit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omnibus iustum videatur</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ad </w:t>
      </w:r>
      <w:r w:rsidRPr="007A06F5">
        <w:rPr>
          <w:rFonts w:ascii="Times New Roman" w:eastAsia="Times New Roman" w:hAnsi="Times New Roman" w:cs="Times New Roman"/>
          <w:lang w:val="la-Latn" w:eastAsia="de-DE"/>
        </w:rPr>
        <w:t>regem de hoc iudicio appellatio fiat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Et </w:t>
      </w:r>
      <w:r w:rsidRPr="007A06F5">
        <w:rPr>
          <w:rFonts w:ascii="Times New Roman" w:eastAsia="Times New Roman" w:hAnsi="Times New Roman" w:cs="Times New Roman"/>
          <w:lang w:val="la-Latn" w:eastAsia="de-DE"/>
        </w:rPr>
        <w:t>ipse</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qui i</w:t>
      </w:r>
      <w:r w:rsidR="009042C7" w:rsidRPr="007A06F5">
        <w:rPr>
          <w:rFonts w:ascii="Times New Roman" w:eastAsia="Times New Roman" w:hAnsi="Times New Roman" w:cs="Times New Roman"/>
          <w:lang w:val="la-Latn" w:eastAsia="de-DE"/>
        </w:rPr>
        <w:t xml:space="preserve">udicium renuit nec meliorem in </w:t>
      </w:r>
      <w:r w:rsidRPr="007A06F5">
        <w:rPr>
          <w:rFonts w:ascii="Times New Roman" w:eastAsia="Times New Roman" w:hAnsi="Times New Roman" w:cs="Times New Roman"/>
          <w:lang w:val="la-Latn" w:eastAsia="de-DE"/>
        </w:rPr>
        <w:t>venire potuit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illi</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cuius iudicium omnibus </w:t>
      </w:r>
      <w:r w:rsidRPr="007A06F5">
        <w:rPr>
          <w:rFonts w:ascii="Times New Roman" w:eastAsia="Times New Roman" w:hAnsi="Times New Roman" w:cs="Times New Roman"/>
          <w:lang w:val="la-Latn" w:eastAsia="de-DE"/>
        </w:rPr>
        <w:t>placuit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i</w:t>
      </w:r>
      <w:r w:rsidR="009042C7" w:rsidRPr="007A06F5">
        <w:rPr>
          <w:rFonts w:ascii="Times New Roman" w:eastAsia="Times New Roman" w:hAnsi="Times New Roman" w:cs="Times New Roman"/>
          <w:lang w:val="la-Latn" w:eastAsia="de-DE"/>
        </w:rPr>
        <w:t xml:space="preserve">lli ad regem eunti ad iudicium </w:t>
      </w:r>
      <w:r w:rsidRPr="007A06F5">
        <w:rPr>
          <w:rFonts w:ascii="Times New Roman" w:eastAsia="Times New Roman" w:hAnsi="Times New Roman" w:cs="Times New Roman"/>
          <w:lang w:val="la-Latn" w:eastAsia="de-DE"/>
        </w:rPr>
        <w:t>confirm</w:t>
      </w:r>
      <w:r w:rsidR="009042C7" w:rsidRPr="007A06F5">
        <w:rPr>
          <w:rFonts w:ascii="Times New Roman" w:eastAsia="Times New Roman" w:hAnsi="Times New Roman" w:cs="Times New Roman"/>
          <w:lang w:val="la-Latn" w:eastAsia="de-DE"/>
        </w:rPr>
        <w:t>andum omnia necessaria submini</w:t>
      </w:r>
      <w:r w:rsidRPr="007A06F5">
        <w:rPr>
          <w:rFonts w:ascii="Times New Roman" w:eastAsia="Times New Roman" w:hAnsi="Times New Roman" w:cs="Times New Roman"/>
          <w:lang w:val="la-Latn" w:eastAsia="de-DE"/>
        </w:rPr>
        <w:t>stret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quia hoc</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quod multis placuit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solus </w:t>
      </w:r>
      <w:r w:rsidRPr="007A06F5">
        <w:rPr>
          <w:rFonts w:ascii="Times New Roman" w:eastAsia="Times New Roman" w:hAnsi="Times New Roman" w:cs="Times New Roman"/>
          <w:lang w:val="la-Latn" w:eastAsia="de-DE"/>
        </w:rPr>
        <w:t>recusavit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Insuper regi vel duci MDCCC de</w:t>
      </w:r>
      <w:r w:rsidRPr="007A06F5">
        <w:rPr>
          <w:rFonts w:ascii="Times New Roman" w:eastAsia="Times New Roman" w:hAnsi="Times New Roman" w:cs="Times New Roman"/>
          <w:lang w:val="la-Latn" w:eastAsia="de-DE"/>
        </w:rPr>
        <w:t>narios conponat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et illi</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qui recte iudicavit </w:t>
      </w:r>
      <w:r w:rsidRPr="007A06F5">
        <w:rPr>
          <w:rFonts w:ascii="Times New Roman" w:eastAsia="Times New Roman" w:hAnsi="Times New Roman" w:cs="Times New Roman"/>
          <w:lang w:val="la-Latn" w:eastAsia="de-DE"/>
        </w:rPr>
        <w:t>et hoc recusavit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LX solidos conponat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vel </w:t>
      </w:r>
      <w:r w:rsidRPr="007A06F5">
        <w:rPr>
          <w:rFonts w:ascii="Times New Roman" w:eastAsia="Times New Roman" w:hAnsi="Times New Roman" w:cs="Times New Roman"/>
          <w:lang w:val="la-Latn" w:eastAsia="de-DE"/>
        </w:rPr>
        <w:t>dimidiam partem allodii sui perdat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quod </w:t>
      </w:r>
      <w:r w:rsidRPr="007A06F5">
        <w:rPr>
          <w:rFonts w:ascii="Times New Roman" w:eastAsia="Times New Roman" w:hAnsi="Times New Roman" w:cs="Times New Roman"/>
          <w:lang w:val="la-Latn" w:eastAsia="de-DE"/>
        </w:rPr>
        <w:t xml:space="preserve">in ducis sit potestate </w:t>
      </w:r>
      <w:r w:rsidRPr="007A06F5">
        <w:rPr>
          <w:rFonts w:ascii="Times New Roman" w:eastAsia="Times New Roman" w:hAnsi="Times New Roman" w:cs="Times New Roman"/>
          <w:i/>
          <w:iCs/>
          <w:lang w:val="la-Latn" w:eastAsia="de-DE"/>
        </w:rPr>
        <w:t>add</w:t>
      </w:r>
      <w:r w:rsidR="009B2994" w:rsidRPr="007A06F5">
        <w:rPr>
          <w:rFonts w:ascii="Times New Roman" w:eastAsia="Times New Roman" w:hAnsi="Times New Roman" w:cs="Times New Roman"/>
          <w:lang w:val="la-Latn" w:eastAsia="de-DE"/>
        </w:rPr>
        <w:t>.</w:t>
      </w:r>
      <w:r w:rsidR="005D4A29" w:rsidRPr="007A06F5">
        <w:rPr>
          <w:rFonts w:ascii="Times New Roman" w:eastAsia="Times New Roman" w:hAnsi="Times New Roman" w:cs="Times New Roman"/>
          <w:lang w:val="la-Latn" w:eastAsia="de-DE"/>
        </w:rPr>
        <w:t>.</w:t>
      </w:r>
      <w:r w:rsidR="009042C7" w:rsidRPr="007A06F5">
        <w:rPr>
          <w:rFonts w:ascii="Times New Roman" w:eastAsia="Times New Roman" w:hAnsi="Times New Roman" w:cs="Times New Roman"/>
          <w:lang w:val="la-Latn" w:eastAsia="de-DE"/>
        </w:rPr>
        <w:t xml:space="preserve"> **) placito </w:t>
      </w:r>
      <w:r w:rsidRPr="007A06F5">
        <w:rPr>
          <w:rFonts w:ascii="Times New Roman" w:hAnsi="Times New Roman" w:cs="Times New Roman"/>
          <w:lang w:val="la-Latn"/>
        </w:rPr>
        <w:t>/ usque in domum suam cum armis</w:t>
      </w:r>
      <w:r w:rsidR="009B2994" w:rsidRPr="007A06F5">
        <w:rPr>
          <w:rFonts w:ascii="Times New Roman" w:hAnsi="Times New Roman" w:cs="Times New Roman"/>
          <w:lang w:val="la-Latn"/>
        </w:rPr>
        <w:t xml:space="preserve"> </w:t>
      </w:r>
      <w:r w:rsidR="00A973AB" w:rsidRPr="007A06F5">
        <w:rPr>
          <w:rFonts w:ascii="Times New Roman" w:hAnsi="Times New Roman" w:cs="Times New Roman"/>
          <w:lang w:val="la-Latn"/>
        </w:rPr>
        <w:t>et in</w:t>
      </w:r>
      <w:r w:rsidRPr="007A06F5">
        <w:rPr>
          <w:rFonts w:ascii="Times New Roman" w:eastAsia="Times New Roman" w:hAnsi="Times New Roman" w:cs="Times New Roman"/>
          <w:lang w:val="la-Latn" w:eastAsia="de-DE"/>
        </w:rPr>
        <w:t>fra</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domum percussorem</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occiderint</w:t>
      </w:r>
      <w:r w:rsidR="009B2994" w:rsidRPr="007A06F5">
        <w:rPr>
          <w:rFonts w:ascii="Times New Roman" w:eastAsia="Times New Roman" w:hAnsi="Times New Roman" w:cs="Times New Roman"/>
          <w:lang w:val="la-Latn" w:eastAsia="de-DE"/>
        </w:rPr>
        <w:t xml:space="preserve">, </w:t>
      </w:r>
      <w:r w:rsidR="009042C7" w:rsidRPr="007A06F5">
        <w:rPr>
          <w:rFonts w:ascii="Times New Roman" w:eastAsia="Times New Roman" w:hAnsi="Times New Roman" w:cs="Times New Roman"/>
          <w:lang w:val="la-Latn" w:eastAsia="de-DE"/>
        </w:rPr>
        <w:t xml:space="preserve">cum </w:t>
      </w:r>
      <w:r w:rsidRPr="007A06F5">
        <w:rPr>
          <w:rFonts w:ascii="Times New Roman" w:eastAsia="Times New Roman" w:hAnsi="Times New Roman" w:cs="Times New Roman"/>
          <w:lang w:val="la-Latn" w:eastAsia="de-DE"/>
        </w:rPr>
        <w:t>uno weregeldo</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solvant</w:t>
      </w:r>
      <w:r w:rsidR="009B2994" w:rsidRPr="007A06F5">
        <w:rPr>
          <w:rFonts w:ascii="Times New Roman" w:eastAsia="Times New Roman" w:hAnsi="Times New Roman" w:cs="Times New Roman"/>
          <w:lang w:val="la-Latn" w:eastAsia="de-DE"/>
        </w:rPr>
        <w:t xml:space="preserve"> </w:t>
      </w:r>
      <w:r w:rsidRPr="007A06F5">
        <w:rPr>
          <w:rFonts w:ascii="Times New Roman" w:eastAsia="Times New Roman" w:hAnsi="Times New Roman" w:cs="Times New Roman"/>
          <w:lang w:val="la-Latn" w:eastAsia="de-DE"/>
        </w:rPr>
        <w:t>eum</w:t>
      </w:r>
      <w:r w:rsidR="009B2994" w:rsidRPr="007A06F5">
        <w:rPr>
          <w:rFonts w:ascii="Times New Roman" w:eastAsia="Times New Roman" w:hAnsi="Times New Roman" w:cs="Times New Roman"/>
          <w:lang w:val="la-Latn" w:eastAsia="de-DE"/>
        </w:rPr>
        <w:t xml:space="preserve">. </w:t>
      </w:r>
    </w:p>
    <w:p w14:paraId="2034C784" w14:textId="13912FD1" w:rsidR="00EC7098" w:rsidRPr="007A06F5" w:rsidRDefault="00EC7098" w:rsidP="00D0094D">
      <w:pPr>
        <w:pStyle w:val="Normlnweb"/>
        <w:numPr>
          <w:ilvl w:val="0"/>
          <w:numId w:val="33"/>
        </w:numPr>
        <w:spacing w:before="0" w:beforeAutospacing="0" w:after="120" w:afterAutospacing="0"/>
        <w:rPr>
          <w:sz w:val="22"/>
          <w:szCs w:val="22"/>
          <w:lang w:val="la-Latn"/>
        </w:rPr>
      </w:pPr>
      <w:r w:rsidRPr="007A06F5">
        <w:rPr>
          <w:sz w:val="22"/>
          <w:szCs w:val="22"/>
          <w:lang w:val="la-Latn"/>
        </w:rPr>
        <w:t>Si autem in campo</w:t>
      </w:r>
      <w:r w:rsidR="009B2994" w:rsidRPr="007A06F5">
        <w:rPr>
          <w:sz w:val="22"/>
          <w:szCs w:val="22"/>
          <w:lang w:val="la-Latn"/>
        </w:rPr>
        <w:t xml:space="preserve">, </w:t>
      </w:r>
      <w:r w:rsidRPr="007A06F5">
        <w:rPr>
          <w:sz w:val="22"/>
          <w:szCs w:val="22"/>
          <w:lang w:val="la-Latn"/>
        </w:rPr>
        <w:t>ubi prius pu</w:t>
      </w:r>
      <w:r w:rsidR="009042C7" w:rsidRPr="007A06F5">
        <w:rPr>
          <w:sz w:val="22"/>
          <w:szCs w:val="22"/>
          <w:lang w:val="la-Latn"/>
        </w:rPr>
        <w:t xml:space="preserve">gna </w:t>
      </w:r>
      <w:r w:rsidRPr="007A06F5">
        <w:rPr>
          <w:sz w:val="22"/>
          <w:szCs w:val="22"/>
          <w:lang w:val="la-Latn"/>
        </w:rPr>
        <w:t>orta fuerit</w:t>
      </w:r>
      <w:r w:rsidR="009B2994" w:rsidRPr="007A06F5">
        <w:rPr>
          <w:sz w:val="22"/>
          <w:szCs w:val="22"/>
          <w:lang w:val="la-Latn"/>
        </w:rPr>
        <w:t xml:space="preserve">, </w:t>
      </w:r>
      <w:r w:rsidRPr="007A06F5">
        <w:rPr>
          <w:sz w:val="22"/>
          <w:szCs w:val="22"/>
          <w:lang w:val="la-Latn"/>
        </w:rPr>
        <w:t>ibi</w:t>
      </w:r>
      <w:r w:rsidR="009B2994" w:rsidRPr="007A06F5">
        <w:rPr>
          <w:sz w:val="22"/>
          <w:szCs w:val="22"/>
          <w:lang w:val="la-Latn"/>
        </w:rPr>
        <w:t xml:space="preserve"> </w:t>
      </w:r>
      <w:r w:rsidRPr="007A06F5">
        <w:rPr>
          <w:sz w:val="22"/>
          <w:szCs w:val="22"/>
          <w:lang w:val="la-Latn"/>
        </w:rPr>
        <w:t>restant</w:t>
      </w:r>
      <w:r w:rsidR="009B2994" w:rsidRPr="007A06F5">
        <w:rPr>
          <w:sz w:val="22"/>
          <w:szCs w:val="22"/>
          <w:lang w:val="la-Latn"/>
        </w:rPr>
        <w:t xml:space="preserve"> </w:t>
      </w:r>
      <w:r w:rsidRPr="007A06F5">
        <w:rPr>
          <w:sz w:val="22"/>
          <w:szCs w:val="22"/>
          <w:lang w:val="la-Latn"/>
        </w:rPr>
        <w:t>super mortuum</w:t>
      </w:r>
      <w:r w:rsidR="009B2994" w:rsidRPr="007A06F5">
        <w:rPr>
          <w:sz w:val="22"/>
          <w:szCs w:val="22"/>
          <w:lang w:val="la-Latn"/>
        </w:rPr>
        <w:t xml:space="preserve"> </w:t>
      </w:r>
      <w:r w:rsidRPr="007A06F5">
        <w:rPr>
          <w:sz w:val="22"/>
          <w:szCs w:val="22"/>
          <w:lang w:val="la-Latn"/>
        </w:rPr>
        <w:t xml:space="preserve">suum </w:t>
      </w:r>
      <w:r w:rsidR="009042C7" w:rsidRPr="007A06F5">
        <w:rPr>
          <w:sz w:val="22"/>
          <w:szCs w:val="22"/>
          <w:lang w:val="la-Latn"/>
        </w:rPr>
        <w:t xml:space="preserve">et non sunt secuti in domum et </w:t>
      </w:r>
      <w:r w:rsidRPr="007A06F5">
        <w:rPr>
          <w:sz w:val="22"/>
          <w:szCs w:val="22"/>
          <w:lang w:val="la-Latn"/>
        </w:rPr>
        <w:t>postea mittunt</w:t>
      </w:r>
      <w:r w:rsidR="009B2994" w:rsidRPr="007A06F5">
        <w:rPr>
          <w:sz w:val="22"/>
          <w:szCs w:val="22"/>
          <w:lang w:val="la-Latn"/>
        </w:rPr>
        <w:t xml:space="preserve"> </w:t>
      </w:r>
      <w:r w:rsidRPr="007A06F5">
        <w:rPr>
          <w:sz w:val="22"/>
          <w:szCs w:val="22"/>
          <w:lang w:val="la-Latn"/>
        </w:rPr>
        <w:t>in vicinio</w:t>
      </w:r>
      <w:r w:rsidR="009B2994" w:rsidRPr="007A06F5">
        <w:rPr>
          <w:sz w:val="22"/>
          <w:szCs w:val="22"/>
          <w:lang w:val="la-Latn"/>
        </w:rPr>
        <w:t xml:space="preserve"> </w:t>
      </w:r>
      <w:r w:rsidRPr="007A06F5">
        <w:rPr>
          <w:sz w:val="22"/>
          <w:szCs w:val="22"/>
          <w:lang w:val="la-Latn"/>
        </w:rPr>
        <w:t>et congregant</w:t>
      </w:r>
      <w:r w:rsidR="009B2994" w:rsidRPr="007A06F5">
        <w:rPr>
          <w:sz w:val="22"/>
          <w:szCs w:val="22"/>
          <w:lang w:val="la-Latn"/>
        </w:rPr>
        <w:t xml:space="preserve"> </w:t>
      </w:r>
      <w:r w:rsidRPr="007A06F5">
        <w:rPr>
          <w:sz w:val="22"/>
          <w:szCs w:val="22"/>
          <w:lang w:val="la-Latn"/>
        </w:rPr>
        <w:t>pares et pausant</w:t>
      </w:r>
      <w:r w:rsidR="009B2994" w:rsidRPr="007A06F5">
        <w:rPr>
          <w:sz w:val="22"/>
          <w:szCs w:val="22"/>
          <w:lang w:val="la-Latn"/>
        </w:rPr>
        <w:t xml:space="preserve"> </w:t>
      </w:r>
      <w:r w:rsidRPr="007A06F5">
        <w:rPr>
          <w:sz w:val="22"/>
          <w:szCs w:val="22"/>
          <w:lang w:val="la-Latn"/>
        </w:rPr>
        <w:t>arma</w:t>
      </w:r>
      <w:r w:rsidR="009B2994" w:rsidRPr="007A06F5">
        <w:rPr>
          <w:sz w:val="22"/>
          <w:szCs w:val="22"/>
          <w:lang w:val="la-Latn"/>
        </w:rPr>
        <w:t xml:space="preserve"> </w:t>
      </w:r>
      <w:r w:rsidRPr="007A06F5">
        <w:rPr>
          <w:sz w:val="22"/>
          <w:szCs w:val="22"/>
          <w:lang w:val="la-Latn"/>
        </w:rPr>
        <w:t>sua</w:t>
      </w:r>
      <w:r w:rsidR="009B2994" w:rsidRPr="007A06F5">
        <w:rPr>
          <w:sz w:val="22"/>
          <w:szCs w:val="22"/>
          <w:lang w:val="la-Latn"/>
        </w:rPr>
        <w:t xml:space="preserve"> </w:t>
      </w:r>
      <w:r w:rsidRPr="007A06F5">
        <w:rPr>
          <w:sz w:val="22"/>
          <w:szCs w:val="22"/>
          <w:lang w:val="la-Latn"/>
        </w:rPr>
        <w:t>iosum</w:t>
      </w:r>
      <w:r w:rsidR="009B2994" w:rsidRPr="007A06F5">
        <w:rPr>
          <w:sz w:val="22"/>
          <w:szCs w:val="22"/>
          <w:lang w:val="la-Latn"/>
        </w:rPr>
        <w:t xml:space="preserve"> </w:t>
      </w:r>
      <w:r w:rsidR="009042C7" w:rsidRPr="007A06F5">
        <w:rPr>
          <w:sz w:val="22"/>
          <w:szCs w:val="22"/>
          <w:lang w:val="la-Latn"/>
        </w:rPr>
        <w:t xml:space="preserve">et </w:t>
      </w:r>
      <w:r w:rsidRPr="007A06F5">
        <w:rPr>
          <w:sz w:val="22"/>
          <w:szCs w:val="22"/>
          <w:lang w:val="la-Latn"/>
        </w:rPr>
        <w:t>postea</w:t>
      </w:r>
      <w:r w:rsidR="009B2994" w:rsidRPr="007A06F5">
        <w:rPr>
          <w:sz w:val="22"/>
          <w:szCs w:val="22"/>
          <w:lang w:val="la-Latn"/>
        </w:rPr>
        <w:t xml:space="preserve"> </w:t>
      </w:r>
      <w:r w:rsidRPr="007A06F5">
        <w:rPr>
          <w:sz w:val="22"/>
          <w:szCs w:val="22"/>
          <w:lang w:val="la-Latn"/>
        </w:rPr>
        <w:t>hostiliter sequuntur eum</w:t>
      </w:r>
      <w:r w:rsidR="009B2994" w:rsidRPr="007A06F5">
        <w:rPr>
          <w:sz w:val="22"/>
          <w:szCs w:val="22"/>
          <w:lang w:val="la-Latn"/>
        </w:rPr>
        <w:t xml:space="preserve"> </w:t>
      </w:r>
      <w:r w:rsidR="009042C7" w:rsidRPr="007A06F5">
        <w:rPr>
          <w:sz w:val="22"/>
          <w:szCs w:val="22"/>
          <w:lang w:val="la-Latn"/>
        </w:rPr>
        <w:t xml:space="preserve">in do </w:t>
      </w:r>
      <w:r w:rsidRPr="007A06F5">
        <w:rPr>
          <w:sz w:val="22"/>
          <w:szCs w:val="22"/>
          <w:lang w:val="la-Latn"/>
        </w:rPr>
        <w:t>mura</w:t>
      </w:r>
      <w:r w:rsidR="009B2994" w:rsidRPr="007A06F5">
        <w:rPr>
          <w:sz w:val="22"/>
          <w:szCs w:val="22"/>
          <w:lang w:val="la-Latn"/>
        </w:rPr>
        <w:t xml:space="preserve">, </w:t>
      </w:r>
      <w:r w:rsidRPr="007A06F5">
        <w:rPr>
          <w:sz w:val="22"/>
          <w:szCs w:val="22"/>
          <w:lang w:val="la-Latn"/>
        </w:rPr>
        <w:t>et si</w:t>
      </w:r>
      <w:r w:rsidR="009B2994" w:rsidRPr="007A06F5">
        <w:rPr>
          <w:sz w:val="22"/>
          <w:szCs w:val="22"/>
          <w:lang w:val="la-Latn"/>
        </w:rPr>
        <w:t xml:space="preserve"> </w:t>
      </w:r>
      <w:r w:rsidRPr="007A06F5">
        <w:rPr>
          <w:sz w:val="22"/>
          <w:szCs w:val="22"/>
          <w:lang w:val="la-Latn"/>
        </w:rPr>
        <w:t>eum tunc</w:t>
      </w:r>
      <w:r w:rsidR="009B2994" w:rsidRPr="007A06F5">
        <w:rPr>
          <w:sz w:val="22"/>
          <w:szCs w:val="22"/>
          <w:lang w:val="la-Latn"/>
        </w:rPr>
        <w:t xml:space="preserve"> </w:t>
      </w:r>
      <w:r w:rsidRPr="007A06F5">
        <w:rPr>
          <w:sz w:val="22"/>
          <w:szCs w:val="22"/>
          <w:lang w:val="la-Latn"/>
        </w:rPr>
        <w:t>occiderint</w:t>
      </w:r>
      <w:r w:rsidR="009B2994" w:rsidRPr="007A06F5">
        <w:rPr>
          <w:sz w:val="22"/>
          <w:szCs w:val="22"/>
          <w:lang w:val="la-Latn"/>
        </w:rPr>
        <w:t xml:space="preserve">, </w:t>
      </w:r>
      <w:r w:rsidR="009042C7" w:rsidRPr="007A06F5">
        <w:rPr>
          <w:sz w:val="22"/>
          <w:szCs w:val="22"/>
          <w:lang w:val="la-Latn"/>
        </w:rPr>
        <w:t xml:space="preserve">novem * </w:t>
      </w:r>
      <w:r w:rsidRPr="007A06F5">
        <w:rPr>
          <w:sz w:val="22"/>
          <w:szCs w:val="22"/>
          <w:lang w:val="la-Latn"/>
        </w:rPr>
        <w:t>weregeldos</w:t>
      </w:r>
      <w:r w:rsidR="009B2994" w:rsidRPr="007A06F5">
        <w:rPr>
          <w:sz w:val="22"/>
          <w:szCs w:val="22"/>
          <w:lang w:val="la-Latn"/>
        </w:rPr>
        <w:t xml:space="preserve"> </w:t>
      </w:r>
      <w:r w:rsidR="00A973AB" w:rsidRPr="007A06F5">
        <w:rPr>
          <w:sz w:val="22"/>
          <w:szCs w:val="22"/>
          <w:lang w:val="la-Latn"/>
        </w:rPr>
        <w:t>conponant</w:t>
      </w:r>
      <w:r w:rsidR="009B2994" w:rsidRPr="007A06F5">
        <w:rPr>
          <w:sz w:val="22"/>
          <w:szCs w:val="22"/>
          <w:lang w:val="la-Latn"/>
        </w:rPr>
        <w:t xml:space="preserve">. </w:t>
      </w:r>
    </w:p>
    <w:p w14:paraId="4913BA11" w14:textId="1B984429" w:rsidR="009042C7" w:rsidRPr="007A06F5" w:rsidRDefault="00EC7098" w:rsidP="009042C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a libero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qui liberum </w:t>
      </w:r>
      <w:r w:rsidR="009042C7" w:rsidRPr="007A06F5">
        <w:rPr>
          <w:rFonts w:ascii="Times New Roman" w:eastAsia="Times New Roman" w:hAnsi="Times New Roman" w:cs="Times New Roman"/>
          <w:sz w:val="24"/>
          <w:szCs w:val="24"/>
          <w:highlight w:val="yellow"/>
          <w:lang w:val="la-Latn" w:eastAsia="de-DE"/>
        </w:rPr>
        <w:t xml:space="preserve">extra </w:t>
      </w:r>
      <w:r w:rsidRPr="007A06F5">
        <w:rPr>
          <w:rFonts w:ascii="Times New Roman" w:eastAsia="Times New Roman" w:hAnsi="Times New Roman" w:cs="Times New Roman"/>
          <w:sz w:val="24"/>
          <w:szCs w:val="24"/>
          <w:highlight w:val="yellow"/>
          <w:lang w:val="la-Latn" w:eastAsia="de-DE"/>
        </w:rPr>
        <w:t>terminos</w:t>
      </w:r>
      <w:r w:rsidRPr="007A06F5">
        <w:rPr>
          <w:rFonts w:ascii="Times New Roman" w:eastAsia="Times New Roman" w:hAnsi="Times New Roman" w:cs="Times New Roman"/>
          <w:sz w:val="24"/>
          <w:szCs w:val="24"/>
          <w:lang w:val="la-Latn" w:eastAsia="de-DE"/>
        </w:rPr>
        <w:t xml:space="preserve"> vendiderit</w:t>
      </w:r>
      <w:r w:rsidR="009B2994" w:rsidRPr="007A06F5">
        <w:rPr>
          <w:rFonts w:ascii="Times New Roman" w:eastAsia="Times New Roman" w:hAnsi="Times New Roman" w:cs="Times New Roman"/>
          <w:sz w:val="24"/>
          <w:szCs w:val="24"/>
          <w:lang w:val="la-Latn" w:eastAsia="de-DE"/>
        </w:rPr>
        <w:t xml:space="preserve">. </w:t>
      </w:r>
    </w:p>
    <w:p w14:paraId="6B8D80AE" w14:textId="64A05B6D" w:rsidR="001B13A6" w:rsidRPr="007A06F5" w:rsidRDefault="00EC7098" w:rsidP="00A973AB">
      <w:pPr>
        <w:pStyle w:val="Normlnweb"/>
        <w:spacing w:before="0" w:beforeAutospacing="0" w:after="120" w:afterAutospacing="0"/>
        <w:ind w:left="720"/>
        <w:rPr>
          <w:sz w:val="22"/>
          <w:szCs w:val="22"/>
          <w:lang w:val="la-Latn"/>
        </w:rPr>
      </w:pPr>
      <w:r w:rsidRPr="007A06F5">
        <w:rPr>
          <w:sz w:val="22"/>
          <w:szCs w:val="22"/>
          <w:lang w:val="la-Latn"/>
        </w:rPr>
        <w:t>Si quis</w:t>
      </w:r>
      <w:r w:rsidR="009B2994" w:rsidRPr="007A06F5">
        <w:rPr>
          <w:sz w:val="22"/>
          <w:szCs w:val="22"/>
          <w:lang w:val="la-Latn"/>
        </w:rPr>
        <w:t xml:space="preserve"> </w:t>
      </w:r>
      <w:r w:rsidR="009042C7" w:rsidRPr="007A06F5">
        <w:rPr>
          <w:sz w:val="22"/>
          <w:szCs w:val="22"/>
          <w:lang w:val="la-Latn"/>
        </w:rPr>
        <w:t xml:space="preserve">liber liberum extra terminos </w:t>
      </w:r>
      <w:r w:rsidRPr="007A06F5">
        <w:rPr>
          <w:sz w:val="22"/>
          <w:szCs w:val="22"/>
          <w:lang w:val="la-Latn"/>
        </w:rPr>
        <w:t>vendiderit</w:t>
      </w:r>
      <w:r w:rsidR="009B2994" w:rsidRPr="007A06F5">
        <w:rPr>
          <w:sz w:val="22"/>
          <w:szCs w:val="22"/>
          <w:lang w:val="la-Latn"/>
        </w:rPr>
        <w:t xml:space="preserve">, </w:t>
      </w:r>
      <w:r w:rsidRPr="007A06F5">
        <w:rPr>
          <w:sz w:val="22"/>
          <w:szCs w:val="22"/>
          <w:lang w:val="la-Latn"/>
        </w:rPr>
        <w:t>revocet eum infra</w:t>
      </w:r>
      <w:r w:rsidR="009B2994" w:rsidRPr="007A06F5">
        <w:rPr>
          <w:sz w:val="22"/>
          <w:szCs w:val="22"/>
          <w:lang w:val="la-Latn"/>
        </w:rPr>
        <w:t xml:space="preserve"> </w:t>
      </w:r>
      <w:r w:rsidR="009042C7" w:rsidRPr="007A06F5">
        <w:rPr>
          <w:sz w:val="22"/>
          <w:szCs w:val="22"/>
          <w:lang w:val="la-Latn"/>
        </w:rPr>
        <w:t xml:space="preserve">provinciam </w:t>
      </w:r>
      <w:r w:rsidRPr="007A06F5">
        <w:rPr>
          <w:sz w:val="22"/>
          <w:szCs w:val="22"/>
          <w:lang w:val="la-Latn"/>
        </w:rPr>
        <w:t>et restituat eum</w:t>
      </w:r>
      <w:r w:rsidR="009B2994" w:rsidRPr="007A06F5">
        <w:rPr>
          <w:sz w:val="22"/>
          <w:szCs w:val="22"/>
          <w:lang w:val="la-Latn"/>
        </w:rPr>
        <w:t xml:space="preserve"> </w:t>
      </w:r>
      <w:r w:rsidRPr="007A06F5">
        <w:rPr>
          <w:sz w:val="22"/>
          <w:szCs w:val="22"/>
          <w:lang w:val="la-Latn"/>
        </w:rPr>
        <w:t>libertati et</w:t>
      </w:r>
      <w:r w:rsidR="009B2994" w:rsidRPr="007A06F5">
        <w:rPr>
          <w:sz w:val="22"/>
          <w:szCs w:val="22"/>
          <w:lang w:val="la-Latn"/>
        </w:rPr>
        <w:t xml:space="preserve"> </w:t>
      </w:r>
      <w:r w:rsidR="009042C7" w:rsidRPr="007A06F5">
        <w:rPr>
          <w:sz w:val="22"/>
          <w:szCs w:val="22"/>
          <w:lang w:val="la-Latn"/>
        </w:rPr>
        <w:t xml:space="preserve">40 ** solidos </w:t>
      </w:r>
      <w:r w:rsidR="001B13A6" w:rsidRPr="007A06F5">
        <w:rPr>
          <w:sz w:val="22"/>
          <w:szCs w:val="22"/>
          <w:lang w:val="la-Latn"/>
        </w:rPr>
        <w:t>/ conponat</w:t>
      </w:r>
      <w:r w:rsidR="009B2994" w:rsidRPr="007A06F5">
        <w:rPr>
          <w:sz w:val="22"/>
          <w:szCs w:val="22"/>
          <w:lang w:val="la-Latn"/>
        </w:rPr>
        <w:t xml:space="preserve">. </w:t>
      </w:r>
      <w:r w:rsidR="009042C7" w:rsidRPr="007A06F5">
        <w:rPr>
          <w:sz w:val="22"/>
          <w:szCs w:val="22"/>
          <w:lang w:val="la-Latn"/>
        </w:rPr>
        <w:t xml:space="preserve">Si autem revocare eum non </w:t>
      </w:r>
      <w:r w:rsidR="001B13A6" w:rsidRPr="007A06F5">
        <w:rPr>
          <w:sz w:val="22"/>
          <w:szCs w:val="22"/>
          <w:lang w:val="la-Latn"/>
        </w:rPr>
        <w:t>potuerit</w:t>
      </w:r>
      <w:r w:rsidR="009B2994" w:rsidRPr="007A06F5">
        <w:rPr>
          <w:sz w:val="22"/>
          <w:szCs w:val="22"/>
          <w:lang w:val="la-Latn"/>
        </w:rPr>
        <w:t xml:space="preserve">, </w:t>
      </w:r>
      <w:r w:rsidR="001B13A6" w:rsidRPr="007A06F5">
        <w:rPr>
          <w:sz w:val="22"/>
          <w:szCs w:val="22"/>
          <w:lang w:val="la-Latn"/>
        </w:rPr>
        <w:t>cum weregeldo</w:t>
      </w:r>
      <w:r w:rsidR="009B2994" w:rsidRPr="007A06F5">
        <w:rPr>
          <w:sz w:val="22"/>
          <w:szCs w:val="22"/>
          <w:lang w:val="la-Latn"/>
        </w:rPr>
        <w:t xml:space="preserve"> </w:t>
      </w:r>
      <w:r w:rsidR="001B13A6" w:rsidRPr="007A06F5">
        <w:rPr>
          <w:sz w:val="22"/>
          <w:szCs w:val="22"/>
          <w:lang w:val="la-Latn"/>
        </w:rPr>
        <w:t>eum</w:t>
      </w:r>
      <w:r w:rsidR="009B2994" w:rsidRPr="007A06F5">
        <w:rPr>
          <w:sz w:val="22"/>
          <w:szCs w:val="22"/>
          <w:lang w:val="la-Latn"/>
        </w:rPr>
        <w:t xml:space="preserve"> </w:t>
      </w:r>
      <w:r w:rsidR="009042C7" w:rsidRPr="007A06F5">
        <w:rPr>
          <w:sz w:val="22"/>
          <w:szCs w:val="22"/>
          <w:lang w:val="la-Latn"/>
        </w:rPr>
        <w:t xml:space="preserve">parentibus </w:t>
      </w:r>
      <w:r w:rsidR="001B13A6" w:rsidRPr="007A06F5">
        <w:rPr>
          <w:sz w:val="22"/>
          <w:szCs w:val="22"/>
          <w:lang w:val="la-Latn"/>
        </w:rPr>
        <w:t>solvat</w:t>
      </w:r>
      <w:r w:rsidR="009B2994" w:rsidRPr="007A06F5">
        <w:rPr>
          <w:sz w:val="22"/>
          <w:szCs w:val="22"/>
          <w:lang w:val="la-Latn"/>
        </w:rPr>
        <w:t xml:space="preserve">, </w:t>
      </w:r>
      <w:r w:rsidR="001B13A6" w:rsidRPr="007A06F5">
        <w:rPr>
          <w:sz w:val="22"/>
          <w:szCs w:val="22"/>
          <w:lang w:val="la-Latn"/>
        </w:rPr>
        <w:t>id est bis * octuaginta solidos</w:t>
      </w:r>
      <w:r w:rsidR="009B2994" w:rsidRPr="007A06F5">
        <w:rPr>
          <w:sz w:val="22"/>
          <w:szCs w:val="22"/>
          <w:lang w:val="la-Latn"/>
        </w:rPr>
        <w:t xml:space="preserve">, </w:t>
      </w:r>
      <w:r w:rsidR="001B13A6" w:rsidRPr="007A06F5">
        <w:rPr>
          <w:sz w:val="22"/>
          <w:szCs w:val="22"/>
          <w:lang w:val="la-Latn"/>
        </w:rPr>
        <w:t>si</w:t>
      </w:r>
      <w:r w:rsidR="009B2994" w:rsidRPr="007A06F5">
        <w:rPr>
          <w:sz w:val="22"/>
          <w:szCs w:val="22"/>
          <w:lang w:val="la-Latn"/>
        </w:rPr>
        <w:t xml:space="preserve"> </w:t>
      </w:r>
      <w:r w:rsidR="001B13A6" w:rsidRPr="007A06F5">
        <w:rPr>
          <w:sz w:val="22"/>
          <w:szCs w:val="22"/>
          <w:lang w:val="la-Latn"/>
        </w:rPr>
        <w:t>heredem reliquit</w:t>
      </w:r>
      <w:r w:rsidR="009B2994" w:rsidRPr="007A06F5">
        <w:rPr>
          <w:sz w:val="22"/>
          <w:szCs w:val="22"/>
          <w:lang w:val="la-Latn"/>
        </w:rPr>
        <w:t xml:space="preserve">; </w:t>
      </w:r>
      <w:r w:rsidR="001B13A6" w:rsidRPr="007A06F5">
        <w:rPr>
          <w:sz w:val="22"/>
          <w:szCs w:val="22"/>
          <w:lang w:val="la-Latn"/>
        </w:rPr>
        <w:t>si</w:t>
      </w:r>
      <w:r w:rsidR="009B2994" w:rsidRPr="007A06F5">
        <w:rPr>
          <w:sz w:val="22"/>
          <w:szCs w:val="22"/>
          <w:lang w:val="la-Latn"/>
        </w:rPr>
        <w:t xml:space="preserve"> </w:t>
      </w:r>
      <w:r w:rsidR="001B13A6" w:rsidRPr="007A06F5">
        <w:rPr>
          <w:sz w:val="22"/>
          <w:szCs w:val="22"/>
          <w:lang w:val="la-Latn"/>
        </w:rPr>
        <w:t>autem</w:t>
      </w:r>
      <w:r w:rsidR="009B2994" w:rsidRPr="007A06F5">
        <w:rPr>
          <w:sz w:val="22"/>
          <w:szCs w:val="22"/>
          <w:lang w:val="la-Latn"/>
        </w:rPr>
        <w:t xml:space="preserve"> </w:t>
      </w:r>
      <w:r w:rsidR="001B13A6" w:rsidRPr="007A06F5">
        <w:rPr>
          <w:sz w:val="22"/>
          <w:szCs w:val="22"/>
          <w:lang w:val="la-Latn"/>
        </w:rPr>
        <w:t>heredem</w:t>
      </w:r>
      <w:r w:rsidR="009B2994" w:rsidRPr="007A06F5">
        <w:rPr>
          <w:sz w:val="22"/>
          <w:szCs w:val="22"/>
          <w:lang w:val="la-Latn"/>
        </w:rPr>
        <w:t xml:space="preserve"> </w:t>
      </w:r>
      <w:r w:rsidR="001B13A6" w:rsidRPr="007A06F5">
        <w:rPr>
          <w:sz w:val="22"/>
          <w:szCs w:val="22"/>
          <w:lang w:val="la-Latn"/>
        </w:rPr>
        <w:t>non reliquit</w:t>
      </w:r>
      <w:r w:rsidR="00762AD2" w:rsidRPr="007A06F5">
        <w:rPr>
          <w:sz w:val="22"/>
          <w:szCs w:val="22"/>
          <w:lang w:val="la-Latn"/>
        </w:rPr>
        <w:t>,</w:t>
      </w:r>
      <w:r w:rsidR="009B2994" w:rsidRPr="007A06F5">
        <w:rPr>
          <w:sz w:val="22"/>
          <w:szCs w:val="22"/>
          <w:lang w:val="la-Latn"/>
        </w:rPr>
        <w:t xml:space="preserve"> </w:t>
      </w:r>
      <w:r w:rsidR="001B13A6" w:rsidRPr="007A06F5">
        <w:rPr>
          <w:sz w:val="22"/>
          <w:szCs w:val="22"/>
          <w:lang w:val="la-Latn"/>
        </w:rPr>
        <w:t>cum 200 ** solidis conponat</w:t>
      </w:r>
      <w:r w:rsidR="009042C7" w:rsidRPr="007A06F5">
        <w:rPr>
          <w:sz w:val="22"/>
          <w:szCs w:val="22"/>
          <w:lang w:val="la-Latn"/>
        </w:rPr>
        <w:t>.</w:t>
      </w:r>
      <w:r w:rsidR="009B2994" w:rsidRPr="007A06F5">
        <w:rPr>
          <w:sz w:val="22"/>
          <w:szCs w:val="22"/>
          <w:lang w:val="la-Latn"/>
        </w:rPr>
        <w:t xml:space="preserve"> </w:t>
      </w:r>
    </w:p>
    <w:p w14:paraId="16CD2684" w14:textId="1D43BE7E" w:rsidR="009042C7"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XLVII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qui feminam inge</w:t>
      </w:r>
      <w:r w:rsidRPr="007A06F5">
        <w:rPr>
          <w:rFonts w:ascii="Times New Roman" w:eastAsia="Times New Roman" w:hAnsi="Times New Roman" w:cs="Times New Roman"/>
          <w:sz w:val="24"/>
          <w:szCs w:val="24"/>
          <w:lang w:val="la-Latn" w:eastAsia="de-DE"/>
        </w:rPr>
        <w:t>nuam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highlight w:val="yellow"/>
          <w:lang w:val="la-Latn" w:eastAsia="de-DE"/>
        </w:rPr>
        <w:t>extra marcam</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vendiderit</w:t>
      </w:r>
      <w:r w:rsidR="009B2994" w:rsidRPr="007A06F5">
        <w:rPr>
          <w:rFonts w:ascii="Times New Roman" w:eastAsia="Times New Roman" w:hAnsi="Times New Roman" w:cs="Times New Roman"/>
          <w:sz w:val="24"/>
          <w:szCs w:val="24"/>
          <w:lang w:val="la-Latn" w:eastAsia="de-DE"/>
        </w:rPr>
        <w:t xml:space="preserve">. </w:t>
      </w:r>
    </w:p>
    <w:p w14:paraId="2A88C24C" w14:textId="7FB2277F"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w:t>
      </w:r>
      <w:r w:rsidR="009B2994" w:rsidRPr="007A06F5">
        <w:rPr>
          <w:sz w:val="22"/>
          <w:szCs w:val="22"/>
          <w:lang w:val="la-Latn"/>
        </w:rPr>
        <w:t xml:space="preserve"> </w:t>
      </w:r>
      <w:r w:rsidRPr="007A06F5">
        <w:rPr>
          <w:sz w:val="22"/>
          <w:szCs w:val="22"/>
          <w:lang w:val="la-Latn"/>
        </w:rPr>
        <w:t>quis</w:t>
      </w:r>
      <w:r w:rsidR="009B2994" w:rsidRPr="007A06F5">
        <w:rPr>
          <w:sz w:val="22"/>
          <w:szCs w:val="22"/>
          <w:lang w:val="la-Latn"/>
        </w:rPr>
        <w:t xml:space="preserve"> </w:t>
      </w:r>
      <w:r w:rsidRPr="007A06F5">
        <w:rPr>
          <w:sz w:val="22"/>
          <w:szCs w:val="22"/>
          <w:lang w:val="la-Latn"/>
        </w:rPr>
        <w:t>feminam liberam</w:t>
      </w:r>
      <w:r w:rsidR="009B2994" w:rsidRPr="007A06F5">
        <w:rPr>
          <w:sz w:val="22"/>
          <w:szCs w:val="22"/>
          <w:lang w:val="la-Latn"/>
        </w:rPr>
        <w:t xml:space="preserve"> </w:t>
      </w:r>
      <w:r w:rsidRPr="007A06F5">
        <w:rPr>
          <w:sz w:val="22"/>
          <w:szCs w:val="22"/>
          <w:lang w:val="la-Latn"/>
        </w:rPr>
        <w:t>extra marcam</w:t>
      </w:r>
      <w:r w:rsidR="009B2994" w:rsidRPr="007A06F5">
        <w:rPr>
          <w:sz w:val="22"/>
          <w:szCs w:val="22"/>
          <w:lang w:val="la-Latn"/>
        </w:rPr>
        <w:t xml:space="preserve"> </w:t>
      </w:r>
      <w:r w:rsidRPr="007A06F5">
        <w:rPr>
          <w:sz w:val="22"/>
          <w:szCs w:val="22"/>
          <w:lang w:val="la-Latn"/>
        </w:rPr>
        <w:t>vendiderit</w:t>
      </w:r>
      <w:r w:rsidR="009B2994" w:rsidRPr="007A06F5">
        <w:rPr>
          <w:sz w:val="22"/>
          <w:szCs w:val="22"/>
          <w:lang w:val="la-Latn"/>
        </w:rPr>
        <w:t xml:space="preserve">, </w:t>
      </w:r>
      <w:r w:rsidRPr="007A06F5">
        <w:rPr>
          <w:sz w:val="22"/>
          <w:szCs w:val="22"/>
          <w:lang w:val="la-Latn"/>
        </w:rPr>
        <w:t>revocet</w:t>
      </w:r>
      <w:r w:rsidR="009B2994" w:rsidRPr="007A06F5">
        <w:rPr>
          <w:sz w:val="22"/>
          <w:szCs w:val="22"/>
          <w:lang w:val="la-Latn"/>
        </w:rPr>
        <w:t xml:space="preserve"> </w:t>
      </w:r>
      <w:r w:rsidR="009042C7" w:rsidRPr="007A06F5">
        <w:rPr>
          <w:sz w:val="22"/>
          <w:szCs w:val="22"/>
          <w:lang w:val="la-Latn"/>
        </w:rPr>
        <w:t>eam ad pristi</w:t>
      </w:r>
      <w:r w:rsidRPr="007A06F5">
        <w:rPr>
          <w:sz w:val="22"/>
          <w:szCs w:val="22"/>
          <w:lang w:val="la-Latn"/>
        </w:rPr>
        <w:t>nam libertatem et</w:t>
      </w:r>
      <w:r w:rsidR="009B2994" w:rsidRPr="007A06F5">
        <w:rPr>
          <w:sz w:val="22"/>
          <w:szCs w:val="22"/>
          <w:lang w:val="la-Latn"/>
        </w:rPr>
        <w:t xml:space="preserve"> </w:t>
      </w:r>
      <w:r w:rsidRPr="007A06F5">
        <w:rPr>
          <w:sz w:val="22"/>
          <w:szCs w:val="22"/>
          <w:lang w:val="la-Latn"/>
        </w:rPr>
        <w:t>80 *** solidos conponat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Si autem revocare</w:t>
      </w:r>
      <w:r w:rsidR="009B2994" w:rsidRPr="007A06F5">
        <w:rPr>
          <w:sz w:val="22"/>
          <w:szCs w:val="22"/>
          <w:lang w:val="la-Latn"/>
        </w:rPr>
        <w:t xml:space="preserve"> </w:t>
      </w:r>
      <w:r w:rsidRPr="007A06F5">
        <w:rPr>
          <w:sz w:val="22"/>
          <w:szCs w:val="22"/>
          <w:lang w:val="la-Latn"/>
        </w:rPr>
        <w:t>non potest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009042C7" w:rsidRPr="007A06F5">
        <w:rPr>
          <w:sz w:val="22"/>
          <w:szCs w:val="22"/>
          <w:lang w:val="la-Latn"/>
        </w:rPr>
        <w:t xml:space="preserve">400 † </w:t>
      </w:r>
      <w:r w:rsidRPr="007A06F5">
        <w:rPr>
          <w:sz w:val="22"/>
          <w:szCs w:val="22"/>
          <w:lang w:val="la-Latn"/>
        </w:rPr>
        <w:t>solidis conponat</w:t>
      </w:r>
      <w:r w:rsidR="009B2994" w:rsidRPr="007A06F5">
        <w:rPr>
          <w:sz w:val="22"/>
          <w:szCs w:val="22"/>
          <w:lang w:val="la-Latn"/>
        </w:rPr>
        <w:t xml:space="preserve">. </w:t>
      </w:r>
    </w:p>
    <w:p w14:paraId="4609D9CA" w14:textId="5A7A0DFA" w:rsidR="009042C7" w:rsidRPr="007A06F5" w:rsidRDefault="001B13A6" w:rsidP="009042C7">
      <w:pPr>
        <w:pStyle w:val="Normlnweb"/>
        <w:spacing w:before="0" w:beforeAutospacing="0" w:after="120" w:afterAutospacing="0"/>
        <w:rPr>
          <w:lang w:val="la-Latn"/>
        </w:rPr>
      </w:pPr>
      <w:r w:rsidRPr="007A06F5">
        <w:rPr>
          <w:lang w:val="la-Latn"/>
        </w:rPr>
        <w:t>/ XLVIII</w:t>
      </w:r>
      <w:r w:rsidR="009B2994" w:rsidRPr="007A06F5">
        <w:rPr>
          <w:lang w:val="la-Latn"/>
        </w:rPr>
        <w:t xml:space="preserve">. </w:t>
      </w:r>
      <w:r w:rsidR="009042C7" w:rsidRPr="007A06F5">
        <w:rPr>
          <w:lang w:val="la-Latn"/>
        </w:rPr>
        <w:t>De eo</w:t>
      </w:r>
      <w:r w:rsidR="009B2994" w:rsidRPr="007A06F5">
        <w:rPr>
          <w:lang w:val="la-Latn"/>
        </w:rPr>
        <w:t xml:space="preserve">, </w:t>
      </w:r>
      <w:r w:rsidRPr="007A06F5">
        <w:rPr>
          <w:lang w:val="la-Latn"/>
        </w:rPr>
        <w:t>qui</w:t>
      </w:r>
      <w:r w:rsidR="009B2994" w:rsidRPr="007A06F5">
        <w:rPr>
          <w:lang w:val="la-Latn"/>
        </w:rPr>
        <w:t xml:space="preserve"> </w:t>
      </w:r>
      <w:r w:rsidR="009042C7" w:rsidRPr="007A06F5">
        <w:rPr>
          <w:lang w:val="la-Latn"/>
        </w:rPr>
        <w:t>liberum homi</w:t>
      </w:r>
      <w:r w:rsidRPr="007A06F5">
        <w:rPr>
          <w:lang w:val="la-Latn"/>
        </w:rPr>
        <w:t>nem vel feminam liberam</w:t>
      </w:r>
      <w:r w:rsidR="009B2994" w:rsidRPr="007A06F5">
        <w:rPr>
          <w:lang w:val="la-Latn"/>
        </w:rPr>
        <w:t xml:space="preserve"> </w:t>
      </w:r>
      <w:r w:rsidRPr="007A06F5">
        <w:rPr>
          <w:lang w:val="la-Latn"/>
        </w:rPr>
        <w:t>infra</w:t>
      </w:r>
      <w:r w:rsidR="009B2994" w:rsidRPr="007A06F5">
        <w:rPr>
          <w:lang w:val="la-Latn"/>
        </w:rPr>
        <w:t xml:space="preserve"> </w:t>
      </w:r>
      <w:r w:rsidRPr="007A06F5">
        <w:rPr>
          <w:lang w:val="la-Latn"/>
        </w:rPr>
        <w:t>provinciam vendiderit</w:t>
      </w:r>
      <w:r w:rsidR="009B2994" w:rsidRPr="007A06F5">
        <w:rPr>
          <w:lang w:val="la-Latn"/>
        </w:rPr>
        <w:t xml:space="preserve">. </w:t>
      </w:r>
    </w:p>
    <w:p w14:paraId="28778F0B" w14:textId="4746703C"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 quis liber</w:t>
      </w:r>
      <w:r w:rsidR="009B2994" w:rsidRPr="007A06F5">
        <w:rPr>
          <w:sz w:val="22"/>
          <w:szCs w:val="22"/>
          <w:lang w:val="la-Latn"/>
        </w:rPr>
        <w:t xml:space="preserve"> </w:t>
      </w:r>
      <w:r w:rsidRPr="007A06F5">
        <w:rPr>
          <w:sz w:val="22"/>
          <w:szCs w:val="22"/>
          <w:lang w:val="la-Latn"/>
        </w:rPr>
        <w:t>liberum</w:t>
      </w:r>
      <w:r w:rsidR="009B2994" w:rsidRPr="007A06F5">
        <w:rPr>
          <w:sz w:val="22"/>
          <w:szCs w:val="22"/>
          <w:lang w:val="la-Latn"/>
        </w:rPr>
        <w:t xml:space="preserve"> </w:t>
      </w:r>
      <w:r w:rsidRPr="007A06F5">
        <w:rPr>
          <w:sz w:val="22"/>
          <w:szCs w:val="22"/>
          <w:lang w:val="la-Latn"/>
        </w:rPr>
        <w:t>infra</w:t>
      </w:r>
      <w:r w:rsidR="009B2994" w:rsidRPr="007A06F5">
        <w:rPr>
          <w:sz w:val="22"/>
          <w:szCs w:val="22"/>
          <w:lang w:val="la-Latn"/>
        </w:rPr>
        <w:t xml:space="preserve"> </w:t>
      </w:r>
      <w:r w:rsidR="009042C7" w:rsidRPr="007A06F5">
        <w:rPr>
          <w:sz w:val="22"/>
          <w:szCs w:val="22"/>
          <w:lang w:val="la-Latn"/>
        </w:rPr>
        <w:t>pro</w:t>
      </w:r>
      <w:r w:rsidRPr="007A06F5">
        <w:rPr>
          <w:sz w:val="22"/>
          <w:szCs w:val="22"/>
          <w:lang w:val="la-Latn"/>
        </w:rPr>
        <w:t>vinciam vendiderit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revocet eum in</w:t>
      </w:r>
      <w:r w:rsidR="009B2994" w:rsidRPr="007A06F5">
        <w:rPr>
          <w:sz w:val="22"/>
          <w:szCs w:val="22"/>
          <w:lang w:val="la-Latn"/>
        </w:rPr>
        <w:t xml:space="preserve"> </w:t>
      </w:r>
      <w:r w:rsidR="009042C7" w:rsidRPr="007A06F5">
        <w:rPr>
          <w:sz w:val="22"/>
          <w:szCs w:val="22"/>
          <w:lang w:val="la-Latn"/>
        </w:rPr>
        <w:t>pri</w:t>
      </w:r>
      <w:r w:rsidRPr="007A06F5">
        <w:rPr>
          <w:sz w:val="22"/>
          <w:szCs w:val="22"/>
          <w:lang w:val="la-Latn"/>
        </w:rPr>
        <w:t>stinam libertatem et</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009042C7" w:rsidRPr="007A06F5">
        <w:rPr>
          <w:sz w:val="22"/>
          <w:szCs w:val="22"/>
          <w:lang w:val="la-Latn"/>
        </w:rPr>
        <w:t>solidis con</w:t>
      </w:r>
      <w:r w:rsidRPr="007A06F5">
        <w:rPr>
          <w:sz w:val="22"/>
          <w:szCs w:val="22"/>
          <w:lang w:val="la-Latn"/>
        </w:rPr>
        <w:t>ponat</w:t>
      </w:r>
      <w:r w:rsidR="009B2994" w:rsidRPr="007A06F5">
        <w:rPr>
          <w:sz w:val="22"/>
          <w:szCs w:val="22"/>
          <w:lang w:val="la-Latn"/>
        </w:rPr>
        <w:t xml:space="preserve">. </w:t>
      </w:r>
      <w:r w:rsidRPr="007A06F5">
        <w:rPr>
          <w:sz w:val="22"/>
          <w:szCs w:val="22"/>
          <w:lang w:val="la-Latn"/>
        </w:rPr>
        <w:t>Si autem feminam liberam infra</w:t>
      </w:r>
      <w:r w:rsidR="009B2994" w:rsidRPr="007A06F5">
        <w:rPr>
          <w:sz w:val="22"/>
          <w:szCs w:val="22"/>
          <w:lang w:val="la-Latn"/>
        </w:rPr>
        <w:t xml:space="preserve"> </w:t>
      </w:r>
      <w:r w:rsidRPr="007A06F5">
        <w:rPr>
          <w:sz w:val="22"/>
          <w:szCs w:val="22"/>
          <w:lang w:val="la-Latn"/>
        </w:rPr>
        <w:t>provinciam</w:t>
      </w:r>
      <w:r w:rsidR="009B2994" w:rsidRPr="007A06F5">
        <w:rPr>
          <w:sz w:val="22"/>
          <w:szCs w:val="22"/>
          <w:lang w:val="la-Latn"/>
        </w:rPr>
        <w:t xml:space="preserve"> </w:t>
      </w:r>
      <w:r w:rsidRPr="007A06F5">
        <w:rPr>
          <w:sz w:val="22"/>
          <w:szCs w:val="22"/>
          <w:lang w:val="la-Latn"/>
        </w:rPr>
        <w:t>vendiderit</w:t>
      </w:r>
      <w:r w:rsidR="009B2994" w:rsidRPr="007A06F5">
        <w:rPr>
          <w:sz w:val="22"/>
          <w:szCs w:val="22"/>
          <w:lang w:val="la-Latn"/>
        </w:rPr>
        <w:t xml:space="preserve">, </w:t>
      </w:r>
      <w:r w:rsidRPr="007A06F5">
        <w:rPr>
          <w:sz w:val="22"/>
          <w:szCs w:val="22"/>
          <w:lang w:val="la-Latn"/>
        </w:rPr>
        <w:t>revocet eam ad</w:t>
      </w:r>
      <w:r w:rsidR="009B2994" w:rsidRPr="007A06F5">
        <w:rPr>
          <w:sz w:val="22"/>
          <w:szCs w:val="22"/>
          <w:lang w:val="la-Latn"/>
        </w:rPr>
        <w:t xml:space="preserve"> </w:t>
      </w:r>
      <w:r w:rsidRPr="007A06F5">
        <w:rPr>
          <w:sz w:val="22"/>
          <w:szCs w:val="22"/>
          <w:lang w:val="la-Latn"/>
        </w:rPr>
        <w:t>pristinam</w:t>
      </w:r>
      <w:r w:rsidR="009B2994" w:rsidRPr="007A06F5">
        <w:rPr>
          <w:sz w:val="22"/>
          <w:szCs w:val="22"/>
          <w:lang w:val="la-Latn"/>
        </w:rPr>
        <w:t xml:space="preserve"> </w:t>
      </w:r>
      <w:r w:rsidRPr="007A06F5">
        <w:rPr>
          <w:sz w:val="22"/>
          <w:szCs w:val="22"/>
          <w:lang w:val="la-Latn"/>
        </w:rPr>
        <w:t>libertatem et cum</w:t>
      </w:r>
      <w:r w:rsidR="009B2994" w:rsidRPr="007A06F5">
        <w:rPr>
          <w:sz w:val="22"/>
          <w:szCs w:val="22"/>
          <w:lang w:val="la-Latn"/>
        </w:rPr>
        <w:t xml:space="preserve"> </w:t>
      </w:r>
      <w:r w:rsidR="009042C7" w:rsidRPr="007A06F5">
        <w:rPr>
          <w:sz w:val="22"/>
          <w:szCs w:val="22"/>
          <w:lang w:val="la-Latn"/>
        </w:rPr>
        <w:t xml:space="preserve">24 * solidis </w:t>
      </w:r>
      <w:r w:rsidRPr="007A06F5">
        <w:rPr>
          <w:sz w:val="22"/>
          <w:szCs w:val="22"/>
          <w:lang w:val="la-Latn"/>
        </w:rPr>
        <w:t>conponat</w:t>
      </w:r>
      <w:r w:rsidR="009B2994" w:rsidRPr="007A06F5">
        <w:rPr>
          <w:sz w:val="22"/>
          <w:szCs w:val="22"/>
          <w:lang w:val="la-Latn"/>
        </w:rPr>
        <w:t xml:space="preserve">. </w:t>
      </w:r>
    </w:p>
    <w:p w14:paraId="254D9B1C" w14:textId="108E990D" w:rsidR="009042C7" w:rsidRPr="007A06F5" w:rsidRDefault="001B13A6" w:rsidP="009042C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XLIX</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homi</w:t>
      </w:r>
      <w:r w:rsidR="009042C7" w:rsidRPr="007A06F5">
        <w:rPr>
          <w:rFonts w:ascii="Times New Roman" w:eastAsia="Times New Roman" w:hAnsi="Times New Roman" w:cs="Times New Roman"/>
          <w:sz w:val="24"/>
          <w:szCs w:val="24"/>
          <w:lang w:val="la-Latn" w:eastAsia="de-DE"/>
        </w:rPr>
        <w:t>nem occi</w:t>
      </w:r>
      <w:r w:rsidRPr="007A06F5">
        <w:rPr>
          <w:rFonts w:ascii="Times New Roman" w:eastAsia="Times New Roman" w:hAnsi="Times New Roman" w:cs="Times New Roman"/>
          <w:sz w:val="24"/>
          <w:szCs w:val="24"/>
          <w:lang w:val="la-Latn" w:eastAsia="de-DE"/>
        </w:rPr>
        <w:t>derit et eum morttodum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fecerit</w:t>
      </w:r>
      <w:r w:rsidR="009B2994" w:rsidRPr="007A06F5">
        <w:rPr>
          <w:rFonts w:ascii="Times New Roman" w:eastAsia="Times New Roman" w:hAnsi="Times New Roman" w:cs="Times New Roman"/>
          <w:sz w:val="24"/>
          <w:szCs w:val="24"/>
          <w:lang w:val="la-Latn" w:eastAsia="de-DE"/>
        </w:rPr>
        <w:t xml:space="preserve">. </w:t>
      </w:r>
    </w:p>
    <w:p w14:paraId="66DF28E2" w14:textId="0AD05B60"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 quis</w:t>
      </w:r>
      <w:r w:rsidR="009B2994" w:rsidRPr="007A06F5">
        <w:rPr>
          <w:sz w:val="22"/>
          <w:szCs w:val="22"/>
          <w:lang w:val="la-Latn"/>
        </w:rPr>
        <w:t xml:space="preserve"> </w:t>
      </w:r>
      <w:r w:rsidRPr="007A06F5">
        <w:rPr>
          <w:sz w:val="22"/>
          <w:szCs w:val="22"/>
          <w:lang w:val="la-Latn"/>
        </w:rPr>
        <w:t>hominem</w:t>
      </w:r>
      <w:r w:rsidR="009B2994" w:rsidRPr="007A06F5">
        <w:rPr>
          <w:sz w:val="22"/>
          <w:szCs w:val="22"/>
          <w:lang w:val="la-Latn"/>
        </w:rPr>
        <w:t xml:space="preserve"> </w:t>
      </w:r>
      <w:r w:rsidRPr="007A06F5">
        <w:rPr>
          <w:sz w:val="22"/>
          <w:szCs w:val="22"/>
          <w:lang w:val="la-Latn"/>
        </w:rPr>
        <w:t>occiderit</w:t>
      </w:r>
      <w:r w:rsidR="009B2994" w:rsidRPr="007A06F5">
        <w:rPr>
          <w:sz w:val="22"/>
          <w:szCs w:val="22"/>
          <w:lang w:val="la-Latn"/>
        </w:rPr>
        <w:t xml:space="preserve">, </w:t>
      </w:r>
      <w:r w:rsidR="009042C7" w:rsidRPr="007A06F5">
        <w:rPr>
          <w:sz w:val="22"/>
          <w:szCs w:val="22"/>
          <w:lang w:val="la-Latn"/>
        </w:rPr>
        <w:t>quod Ala</w:t>
      </w:r>
      <w:r w:rsidRPr="007A06F5">
        <w:rPr>
          <w:sz w:val="22"/>
          <w:szCs w:val="22"/>
          <w:lang w:val="la-Latn"/>
        </w:rPr>
        <w:t>manni** morttodo</w:t>
      </w:r>
      <w:r w:rsidR="009B2994" w:rsidRPr="007A06F5">
        <w:rPr>
          <w:sz w:val="22"/>
          <w:szCs w:val="22"/>
          <w:lang w:val="la-Latn"/>
        </w:rPr>
        <w:t xml:space="preserve"> </w:t>
      </w:r>
      <w:r w:rsidRPr="007A06F5">
        <w:rPr>
          <w:sz w:val="22"/>
          <w:szCs w:val="22"/>
          <w:lang w:val="la-Latn"/>
        </w:rPr>
        <w:t>dicunt</w:t>
      </w:r>
      <w:r w:rsidR="009B2994" w:rsidRPr="007A06F5">
        <w:rPr>
          <w:sz w:val="22"/>
          <w:szCs w:val="22"/>
          <w:lang w:val="la-Latn"/>
        </w:rPr>
        <w:t xml:space="preserve">, </w:t>
      </w:r>
      <w:r w:rsidR="009042C7" w:rsidRPr="007A06F5">
        <w:rPr>
          <w:sz w:val="22"/>
          <w:szCs w:val="22"/>
          <w:lang w:val="la-Latn"/>
        </w:rPr>
        <w:t>weregel</w:t>
      </w:r>
      <w:r w:rsidRPr="007A06F5">
        <w:rPr>
          <w:sz w:val="22"/>
          <w:szCs w:val="22"/>
          <w:lang w:val="la-Latn"/>
        </w:rPr>
        <w:t>dos</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et quidquid</w:t>
      </w:r>
      <w:r w:rsidR="009B2994" w:rsidRPr="007A06F5">
        <w:rPr>
          <w:sz w:val="22"/>
          <w:szCs w:val="22"/>
          <w:lang w:val="la-Latn"/>
        </w:rPr>
        <w:t xml:space="preserve"> </w:t>
      </w:r>
      <w:r w:rsidRPr="007A06F5">
        <w:rPr>
          <w:sz w:val="22"/>
          <w:szCs w:val="22"/>
          <w:lang w:val="la-Latn"/>
        </w:rPr>
        <w:t>super</w:t>
      </w:r>
      <w:r w:rsidR="009B2994" w:rsidRPr="007A06F5">
        <w:rPr>
          <w:sz w:val="22"/>
          <w:szCs w:val="22"/>
          <w:lang w:val="la-Latn"/>
        </w:rPr>
        <w:t xml:space="preserve"> </w:t>
      </w:r>
      <w:r w:rsidRPr="007A06F5">
        <w:rPr>
          <w:sz w:val="22"/>
          <w:szCs w:val="22"/>
          <w:lang w:val="la-Latn"/>
        </w:rPr>
        <w:t>eum</w:t>
      </w:r>
      <w:r w:rsidR="009B2994" w:rsidRPr="007A06F5">
        <w:rPr>
          <w:sz w:val="22"/>
          <w:szCs w:val="22"/>
          <w:lang w:val="la-Latn"/>
        </w:rPr>
        <w:t xml:space="preserve"> </w:t>
      </w:r>
      <w:r w:rsidRPr="007A06F5">
        <w:rPr>
          <w:sz w:val="22"/>
          <w:szCs w:val="22"/>
          <w:lang w:val="la-Latn"/>
        </w:rPr>
        <w:t>/ arma vel rauba tulit</w:t>
      </w:r>
      <w:r w:rsidR="009B2994" w:rsidRPr="007A06F5">
        <w:rPr>
          <w:sz w:val="22"/>
          <w:szCs w:val="22"/>
          <w:lang w:val="la-Latn"/>
        </w:rPr>
        <w:t xml:space="preserve">, </w:t>
      </w:r>
      <w:r w:rsidRPr="007A06F5">
        <w:rPr>
          <w:sz w:val="22"/>
          <w:szCs w:val="22"/>
          <w:lang w:val="la-Latn"/>
        </w:rPr>
        <w:t>omnia</w:t>
      </w:r>
      <w:r w:rsidR="009B2994" w:rsidRPr="007A06F5">
        <w:rPr>
          <w:sz w:val="22"/>
          <w:szCs w:val="22"/>
          <w:lang w:val="la-Latn"/>
        </w:rPr>
        <w:t xml:space="preserve"> </w:t>
      </w:r>
      <w:r w:rsidRPr="007A06F5">
        <w:rPr>
          <w:sz w:val="22"/>
          <w:szCs w:val="22"/>
          <w:lang w:val="la-Latn"/>
        </w:rPr>
        <w:t>sicut furtiva</w:t>
      </w:r>
      <w:r w:rsidR="009B2994" w:rsidRPr="007A06F5">
        <w:rPr>
          <w:sz w:val="22"/>
          <w:szCs w:val="22"/>
          <w:lang w:val="la-Latn"/>
        </w:rPr>
        <w:t xml:space="preserve"> </w:t>
      </w:r>
      <w:r w:rsidRPr="007A06F5">
        <w:rPr>
          <w:sz w:val="22"/>
          <w:szCs w:val="22"/>
          <w:lang w:val="la-Latn"/>
        </w:rPr>
        <w:t>conponat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De feminis autem</w:t>
      </w:r>
      <w:r w:rsidR="009B2994" w:rsidRPr="007A06F5">
        <w:rPr>
          <w:sz w:val="22"/>
          <w:szCs w:val="22"/>
          <w:lang w:val="la-Latn"/>
        </w:rPr>
        <w:t xml:space="preserve">, </w:t>
      </w:r>
      <w:r w:rsidR="009042C7" w:rsidRPr="007A06F5">
        <w:rPr>
          <w:sz w:val="22"/>
          <w:szCs w:val="22"/>
          <w:lang w:val="la-Latn"/>
        </w:rPr>
        <w:t>si ita con</w:t>
      </w:r>
      <w:r w:rsidRPr="007A06F5">
        <w:rPr>
          <w:sz w:val="22"/>
          <w:szCs w:val="22"/>
          <w:lang w:val="la-Latn"/>
        </w:rPr>
        <w:t>tigerit</w:t>
      </w:r>
      <w:r w:rsidR="009B2994" w:rsidRPr="007A06F5">
        <w:rPr>
          <w:sz w:val="22"/>
          <w:szCs w:val="22"/>
          <w:lang w:val="la-Latn"/>
        </w:rPr>
        <w:t xml:space="preserve">, </w:t>
      </w:r>
      <w:r w:rsidRPr="007A06F5">
        <w:rPr>
          <w:sz w:val="22"/>
          <w:szCs w:val="22"/>
          <w:lang w:val="la-Latn"/>
        </w:rPr>
        <w:t>dupliciter conponat</w:t>
      </w:r>
      <w:r w:rsidR="009B2994" w:rsidRPr="007A06F5">
        <w:rPr>
          <w:sz w:val="22"/>
          <w:szCs w:val="22"/>
          <w:lang w:val="la-Latn"/>
        </w:rPr>
        <w:t xml:space="preserve">, </w:t>
      </w:r>
      <w:r w:rsidRPr="007A06F5">
        <w:rPr>
          <w:sz w:val="22"/>
          <w:szCs w:val="22"/>
          <w:lang w:val="la-Latn"/>
        </w:rPr>
        <w:t>id est</w:t>
      </w:r>
      <w:r w:rsidR="009B2994" w:rsidRPr="007A06F5">
        <w:rPr>
          <w:sz w:val="22"/>
          <w:szCs w:val="22"/>
          <w:lang w:val="la-Latn"/>
        </w:rPr>
        <w:t xml:space="preserve"> </w:t>
      </w:r>
      <w:r w:rsidR="009042C7" w:rsidRPr="007A06F5">
        <w:rPr>
          <w:sz w:val="22"/>
          <w:szCs w:val="22"/>
          <w:lang w:val="la-Latn"/>
        </w:rPr>
        <w:t>were</w:t>
      </w:r>
      <w:r w:rsidRPr="007A06F5">
        <w:rPr>
          <w:sz w:val="22"/>
          <w:szCs w:val="22"/>
          <w:lang w:val="la-Latn"/>
        </w:rPr>
        <w:t>geldos</w:t>
      </w:r>
      <w:r w:rsidR="009B2994" w:rsidRPr="007A06F5">
        <w:rPr>
          <w:sz w:val="22"/>
          <w:szCs w:val="22"/>
          <w:lang w:val="la-Latn"/>
        </w:rPr>
        <w:t xml:space="preserve">; </w:t>
      </w:r>
      <w:r w:rsidR="00A973AB" w:rsidRPr="007A06F5">
        <w:rPr>
          <w:sz w:val="22"/>
          <w:szCs w:val="22"/>
          <w:lang w:val="la-Latn"/>
        </w:rPr>
        <w:t>vestimenta autem</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009042C7" w:rsidRPr="007A06F5">
        <w:rPr>
          <w:sz w:val="22"/>
          <w:szCs w:val="22"/>
          <w:lang w:val="la-Latn"/>
        </w:rPr>
        <w:t xml:space="preserve">super </w:t>
      </w:r>
      <w:r w:rsidRPr="007A06F5">
        <w:rPr>
          <w:sz w:val="22"/>
          <w:szCs w:val="22"/>
          <w:lang w:val="la-Latn"/>
        </w:rPr>
        <w:t>eam</w:t>
      </w:r>
      <w:r w:rsidR="009B2994" w:rsidRPr="007A06F5">
        <w:rPr>
          <w:sz w:val="22"/>
          <w:szCs w:val="22"/>
          <w:lang w:val="la-Latn"/>
        </w:rPr>
        <w:t xml:space="preserve"> </w:t>
      </w:r>
      <w:r w:rsidRPr="007A06F5">
        <w:rPr>
          <w:sz w:val="22"/>
          <w:szCs w:val="22"/>
          <w:lang w:val="la-Latn"/>
        </w:rPr>
        <w:t>tulit</w:t>
      </w:r>
      <w:r w:rsidR="009B2994" w:rsidRPr="007A06F5">
        <w:rPr>
          <w:sz w:val="22"/>
          <w:szCs w:val="22"/>
          <w:lang w:val="la-Latn"/>
        </w:rPr>
        <w:t xml:space="preserve">, </w:t>
      </w:r>
      <w:r w:rsidRPr="007A06F5">
        <w:rPr>
          <w:sz w:val="22"/>
          <w:szCs w:val="22"/>
          <w:lang w:val="la-Latn"/>
        </w:rPr>
        <w:t>velut</w:t>
      </w:r>
      <w:r w:rsidR="009B2994" w:rsidRPr="007A06F5">
        <w:rPr>
          <w:sz w:val="22"/>
          <w:szCs w:val="22"/>
          <w:lang w:val="la-Latn"/>
        </w:rPr>
        <w:t xml:space="preserve"> </w:t>
      </w:r>
      <w:r w:rsidR="009042C7" w:rsidRPr="007A06F5">
        <w:rPr>
          <w:sz w:val="22"/>
          <w:szCs w:val="22"/>
          <w:lang w:val="la-Latn"/>
        </w:rPr>
        <w:t>furtiva</w:t>
      </w:r>
      <w:r w:rsidRPr="007A06F5">
        <w:rPr>
          <w:sz w:val="22"/>
          <w:szCs w:val="22"/>
          <w:lang w:val="la-Latn"/>
        </w:rPr>
        <w:t>* conponat</w:t>
      </w:r>
      <w:r w:rsidR="009B2994" w:rsidRPr="007A06F5">
        <w:rPr>
          <w:sz w:val="22"/>
          <w:szCs w:val="22"/>
          <w:lang w:val="la-Latn"/>
        </w:rPr>
        <w:t xml:space="preserve">. </w:t>
      </w:r>
    </w:p>
    <w:p w14:paraId="4CB4FCD0" w14:textId="0B3C141D" w:rsidR="001B13A6"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L</w:t>
      </w:r>
      <w:r w:rsidR="009B2994" w:rsidRPr="007A06F5">
        <w:rPr>
          <w:rFonts w:ascii="Times New Roman" w:eastAsia="Times New Roman" w:hAnsi="Times New Roman" w:cs="Times New Roman"/>
          <w:sz w:val="24"/>
          <w:szCs w:val="24"/>
          <w:lang w:val="la-Latn" w:eastAsia="de-DE"/>
        </w:rPr>
        <w:t xml:space="preserve">. </w:t>
      </w:r>
      <w:r w:rsidR="00A973AB"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qui liberum de terra </w:t>
      </w:r>
      <w:r w:rsidRPr="007A06F5">
        <w:rPr>
          <w:rFonts w:ascii="Times New Roman" w:eastAsia="Times New Roman" w:hAnsi="Times New Roman" w:cs="Times New Roman"/>
          <w:sz w:val="24"/>
          <w:szCs w:val="24"/>
          <w:lang w:val="la-Latn" w:eastAsia="de-DE"/>
        </w:rPr>
        <w:t>effodierit</w:t>
      </w:r>
      <w:r w:rsidR="009B2994" w:rsidRPr="007A06F5">
        <w:rPr>
          <w:rFonts w:ascii="Times New Roman" w:eastAsia="Times New Roman" w:hAnsi="Times New Roman" w:cs="Times New Roman"/>
          <w:sz w:val="24"/>
          <w:szCs w:val="24"/>
          <w:lang w:val="la-Latn" w:eastAsia="de-DE"/>
        </w:rPr>
        <w:t xml:space="preserve">. </w:t>
      </w:r>
    </w:p>
    <w:p w14:paraId="0D6AC492" w14:textId="658C1ED5" w:rsidR="001B13A6" w:rsidRPr="007A06F5" w:rsidRDefault="001B13A6" w:rsidP="00D0094D">
      <w:pPr>
        <w:pStyle w:val="Normlnweb"/>
        <w:numPr>
          <w:ilvl w:val="0"/>
          <w:numId w:val="34"/>
        </w:numPr>
        <w:spacing w:before="0" w:beforeAutospacing="0" w:after="120" w:afterAutospacing="0"/>
        <w:rPr>
          <w:sz w:val="22"/>
          <w:szCs w:val="22"/>
          <w:lang w:val="la-Latn"/>
        </w:rPr>
      </w:pPr>
      <w:r w:rsidRPr="007A06F5">
        <w:rPr>
          <w:sz w:val="22"/>
          <w:szCs w:val="22"/>
          <w:lang w:val="la-Latn"/>
        </w:rPr>
        <w:t>Si quis liberum de terra effodierit</w:t>
      </w:r>
      <w:r w:rsidR="009B2994" w:rsidRPr="007A06F5">
        <w:rPr>
          <w:sz w:val="22"/>
          <w:szCs w:val="22"/>
          <w:lang w:val="la-Latn"/>
        </w:rPr>
        <w:t xml:space="preserve">, </w:t>
      </w:r>
      <w:r w:rsidRPr="007A06F5">
        <w:rPr>
          <w:sz w:val="22"/>
          <w:szCs w:val="22"/>
          <w:lang w:val="la-Latn"/>
        </w:rPr>
        <w:t>quidquid ibi</w:t>
      </w:r>
      <w:r w:rsidR="009B2994" w:rsidRPr="007A06F5">
        <w:rPr>
          <w:sz w:val="22"/>
          <w:szCs w:val="22"/>
          <w:lang w:val="la-Latn"/>
        </w:rPr>
        <w:t xml:space="preserve"> </w:t>
      </w:r>
      <w:r w:rsidRPr="007A06F5">
        <w:rPr>
          <w:sz w:val="22"/>
          <w:szCs w:val="22"/>
          <w:lang w:val="la-Latn"/>
        </w:rPr>
        <w:t>tulerit novem</w:t>
      </w:r>
      <w:r w:rsidR="009B2994" w:rsidRPr="007A06F5">
        <w:rPr>
          <w:sz w:val="22"/>
          <w:szCs w:val="22"/>
          <w:lang w:val="la-Latn"/>
        </w:rPr>
        <w:t xml:space="preserve"> </w:t>
      </w:r>
      <w:r w:rsidR="009042C7" w:rsidRPr="007A06F5">
        <w:rPr>
          <w:sz w:val="22"/>
          <w:szCs w:val="22"/>
          <w:lang w:val="la-Latn"/>
        </w:rPr>
        <w:t>geldos resti</w:t>
      </w:r>
      <w:r w:rsidRPr="007A06F5">
        <w:rPr>
          <w:sz w:val="22"/>
          <w:szCs w:val="22"/>
          <w:lang w:val="la-Latn"/>
        </w:rPr>
        <w:t>tuat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A973AB" w:rsidRPr="007A06F5">
        <w:rPr>
          <w:sz w:val="22"/>
          <w:szCs w:val="22"/>
          <w:lang w:val="la-Latn"/>
        </w:rPr>
        <w:t>40</w:t>
      </w:r>
      <w:r w:rsidRPr="007A06F5">
        <w:rPr>
          <w:sz w:val="22"/>
          <w:szCs w:val="22"/>
          <w:lang w:val="la-Latn"/>
        </w:rPr>
        <w:t>** solidos conponat</w:t>
      </w:r>
      <w:r w:rsidR="009B2994" w:rsidRPr="007A06F5">
        <w:rPr>
          <w:sz w:val="22"/>
          <w:szCs w:val="22"/>
          <w:lang w:val="la-Latn"/>
        </w:rPr>
        <w:t xml:space="preserve">. </w:t>
      </w:r>
      <w:r w:rsidRPr="007A06F5">
        <w:rPr>
          <w:sz w:val="22"/>
          <w:szCs w:val="22"/>
          <w:lang w:val="la-Latn"/>
        </w:rPr>
        <w:t>Feminam</w:t>
      </w:r>
      <w:r w:rsidR="009B2994" w:rsidRPr="007A06F5">
        <w:rPr>
          <w:sz w:val="22"/>
          <w:szCs w:val="22"/>
          <w:lang w:val="la-Latn"/>
        </w:rPr>
        <w:t xml:space="preserve"> </w:t>
      </w:r>
      <w:r w:rsidRPr="007A06F5">
        <w:rPr>
          <w:sz w:val="22"/>
          <w:szCs w:val="22"/>
          <w:lang w:val="la-Latn"/>
        </w:rPr>
        <w:t>autem cum</w:t>
      </w:r>
      <w:r w:rsidR="009B2994" w:rsidRPr="007A06F5">
        <w:rPr>
          <w:sz w:val="22"/>
          <w:szCs w:val="22"/>
          <w:lang w:val="la-Latn"/>
        </w:rPr>
        <w:t xml:space="preserve"> </w:t>
      </w:r>
      <w:r w:rsidRPr="007A06F5">
        <w:rPr>
          <w:sz w:val="22"/>
          <w:szCs w:val="22"/>
          <w:lang w:val="la-Latn"/>
        </w:rPr>
        <w:t>80 solidis conponat</w:t>
      </w:r>
      <w:r w:rsidR="009B2994" w:rsidRPr="007A06F5">
        <w:rPr>
          <w:sz w:val="22"/>
          <w:szCs w:val="22"/>
          <w:lang w:val="la-Latn"/>
        </w:rPr>
        <w:t xml:space="preserve">, </w:t>
      </w:r>
      <w:r w:rsidRPr="007A06F5">
        <w:rPr>
          <w:sz w:val="22"/>
          <w:szCs w:val="22"/>
          <w:lang w:val="la-Latn"/>
        </w:rPr>
        <w:t>si</w:t>
      </w:r>
      <w:r w:rsidR="009B2994" w:rsidRPr="007A06F5">
        <w:rPr>
          <w:sz w:val="22"/>
          <w:szCs w:val="22"/>
          <w:lang w:val="la-Latn"/>
        </w:rPr>
        <w:t xml:space="preserve"> </w:t>
      </w:r>
      <w:r w:rsidRPr="007A06F5">
        <w:rPr>
          <w:sz w:val="22"/>
          <w:szCs w:val="22"/>
          <w:lang w:val="la-Latn"/>
        </w:rPr>
        <w:t>eam</w:t>
      </w:r>
      <w:r w:rsidR="009B2994" w:rsidRPr="007A06F5">
        <w:rPr>
          <w:sz w:val="22"/>
          <w:szCs w:val="22"/>
          <w:lang w:val="la-Latn"/>
        </w:rPr>
        <w:t xml:space="preserve"> </w:t>
      </w:r>
      <w:r w:rsidRPr="007A06F5">
        <w:rPr>
          <w:sz w:val="22"/>
          <w:szCs w:val="22"/>
          <w:lang w:val="la-Latn"/>
        </w:rPr>
        <w:t>effodierit</w:t>
      </w:r>
      <w:r w:rsidR="009B2994" w:rsidRPr="007A06F5">
        <w:rPr>
          <w:sz w:val="22"/>
          <w:szCs w:val="22"/>
          <w:lang w:val="la-Latn"/>
        </w:rPr>
        <w:t xml:space="preserve">; </w:t>
      </w:r>
      <w:r w:rsidRPr="007A06F5">
        <w:rPr>
          <w:sz w:val="22"/>
          <w:szCs w:val="22"/>
          <w:lang w:val="la-Latn"/>
        </w:rPr>
        <w:t>res</w:t>
      </w:r>
      <w:r w:rsidR="009B2994" w:rsidRPr="007A06F5">
        <w:rPr>
          <w:sz w:val="22"/>
          <w:szCs w:val="22"/>
          <w:lang w:val="la-Latn"/>
        </w:rPr>
        <w:t xml:space="preserve"> </w:t>
      </w:r>
      <w:r w:rsidRPr="007A06F5">
        <w:rPr>
          <w:sz w:val="22"/>
          <w:szCs w:val="22"/>
          <w:lang w:val="la-Latn"/>
        </w:rPr>
        <w:t>autem</w:t>
      </w:r>
      <w:r w:rsidR="009B2994" w:rsidRPr="007A06F5">
        <w:rPr>
          <w:sz w:val="22"/>
          <w:szCs w:val="22"/>
          <w:lang w:val="la-Latn"/>
        </w:rPr>
        <w:t xml:space="preserve">, </w:t>
      </w:r>
      <w:r w:rsidRPr="007A06F5">
        <w:rPr>
          <w:sz w:val="22"/>
          <w:szCs w:val="22"/>
          <w:lang w:val="la-Latn"/>
        </w:rPr>
        <w:t>quas tulerit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 xml:space="preserve">sicut </w:t>
      </w:r>
      <w:r w:rsidRPr="007A06F5">
        <w:rPr>
          <w:sz w:val="22"/>
          <w:szCs w:val="22"/>
          <w:lang w:val="la-Latn"/>
        </w:rPr>
        <w:t>furtiva</w:t>
      </w:r>
      <w:r w:rsidR="009B2994" w:rsidRPr="007A06F5">
        <w:rPr>
          <w:sz w:val="22"/>
          <w:szCs w:val="22"/>
          <w:lang w:val="la-Latn"/>
        </w:rPr>
        <w:t xml:space="preserve"> </w:t>
      </w:r>
      <w:r w:rsidRPr="007A06F5">
        <w:rPr>
          <w:sz w:val="22"/>
          <w:szCs w:val="22"/>
          <w:lang w:val="la-Latn"/>
        </w:rPr>
        <w:t>conponat</w:t>
      </w:r>
      <w:r w:rsidR="009B2994" w:rsidRPr="007A06F5">
        <w:rPr>
          <w:sz w:val="22"/>
          <w:szCs w:val="22"/>
          <w:lang w:val="la-Latn"/>
        </w:rPr>
        <w:t xml:space="preserve">. </w:t>
      </w:r>
    </w:p>
    <w:p w14:paraId="16D2DA13" w14:textId="5F5D38B5" w:rsidR="009042C7" w:rsidRPr="007A06F5" w:rsidRDefault="001B13A6" w:rsidP="00D0094D">
      <w:pPr>
        <w:pStyle w:val="Normlnweb"/>
        <w:numPr>
          <w:ilvl w:val="0"/>
          <w:numId w:val="34"/>
        </w:numPr>
        <w:spacing w:before="0" w:beforeAutospacing="0" w:after="120" w:afterAutospacing="0"/>
        <w:rPr>
          <w:sz w:val="22"/>
          <w:szCs w:val="22"/>
          <w:lang w:val="la-Latn"/>
        </w:rPr>
      </w:pPr>
      <w:r w:rsidRPr="007A06F5">
        <w:rPr>
          <w:sz w:val="22"/>
          <w:szCs w:val="22"/>
          <w:lang w:val="la-Latn"/>
        </w:rPr>
        <w:lastRenderedPageBreak/>
        <w:t>Si a servum effodierit de</w:t>
      </w:r>
      <w:r w:rsidR="009B2994" w:rsidRPr="007A06F5">
        <w:rPr>
          <w:sz w:val="22"/>
          <w:szCs w:val="22"/>
          <w:lang w:val="la-Latn"/>
        </w:rPr>
        <w:t xml:space="preserve"> </w:t>
      </w:r>
      <w:r w:rsidRPr="007A06F5">
        <w:rPr>
          <w:sz w:val="22"/>
          <w:szCs w:val="22"/>
          <w:lang w:val="la-Latn"/>
        </w:rPr>
        <w:t>terra</w:t>
      </w:r>
      <w:r w:rsidR="009B2994" w:rsidRPr="007A06F5">
        <w:rPr>
          <w:sz w:val="22"/>
          <w:szCs w:val="22"/>
          <w:lang w:val="la-Latn"/>
        </w:rPr>
        <w:t xml:space="preserve">, </w:t>
      </w:r>
      <w:r w:rsidR="009042C7" w:rsidRPr="007A06F5">
        <w:rPr>
          <w:sz w:val="22"/>
          <w:szCs w:val="22"/>
          <w:lang w:val="la-Latn"/>
        </w:rPr>
        <w:t xml:space="preserve">cum </w:t>
      </w:r>
      <w:r w:rsidRPr="007A06F5">
        <w:rPr>
          <w:sz w:val="22"/>
          <w:szCs w:val="22"/>
          <w:lang w:val="la-Latn"/>
        </w:rPr>
        <w:t>12 solidis conponat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ancillam similiter</w:t>
      </w:r>
      <w:r w:rsidR="009B2994" w:rsidRPr="007A06F5">
        <w:rPr>
          <w:sz w:val="22"/>
          <w:szCs w:val="22"/>
          <w:lang w:val="la-Latn"/>
        </w:rPr>
        <w:t xml:space="preserve">. </w:t>
      </w:r>
      <w:r w:rsidRPr="007A06F5">
        <w:rPr>
          <w:sz w:val="22"/>
          <w:szCs w:val="22"/>
          <w:lang w:val="la-Latn"/>
        </w:rPr>
        <w:t xml:space="preserve">/ </w:t>
      </w:r>
    </w:p>
    <w:p w14:paraId="03FF1673" w14:textId="31E530CE" w:rsidR="009042C7" w:rsidRPr="007A06F5" w:rsidRDefault="001B13A6" w:rsidP="009042C7">
      <w:pPr>
        <w:pStyle w:val="Normlnweb"/>
        <w:spacing w:before="0" w:beforeAutospacing="0" w:after="120" w:afterAutospacing="0"/>
        <w:rPr>
          <w:lang w:val="la-Latn"/>
        </w:rPr>
      </w:pPr>
      <w:r w:rsidRPr="007A06F5">
        <w:rPr>
          <w:lang w:val="la-Latn"/>
        </w:rPr>
        <w:t>LI</w:t>
      </w:r>
      <w:r w:rsidR="009B2994" w:rsidRPr="007A06F5">
        <w:rPr>
          <w:lang w:val="la-Latn"/>
        </w:rPr>
        <w:t xml:space="preserve">. </w:t>
      </w:r>
      <w:r w:rsidRPr="007A06F5">
        <w:rPr>
          <w:lang w:val="la-Latn"/>
        </w:rPr>
        <w:t>De libero</w:t>
      </w:r>
      <w:r w:rsidR="009B2994" w:rsidRPr="007A06F5">
        <w:rPr>
          <w:lang w:val="la-Latn"/>
        </w:rPr>
        <w:t xml:space="preserve">, </w:t>
      </w:r>
      <w:r w:rsidRPr="007A06F5">
        <w:rPr>
          <w:lang w:val="la-Latn"/>
        </w:rPr>
        <w:t>qui alterius uxorem</w:t>
      </w:r>
      <w:r w:rsidR="009B2994" w:rsidRPr="007A06F5">
        <w:rPr>
          <w:lang w:val="la-Latn"/>
        </w:rPr>
        <w:t xml:space="preserve"> </w:t>
      </w:r>
      <w:r w:rsidRPr="007A06F5">
        <w:rPr>
          <w:lang w:val="la-Latn"/>
        </w:rPr>
        <w:t>tulerit</w:t>
      </w:r>
      <w:r w:rsidR="009B2994" w:rsidRPr="007A06F5">
        <w:rPr>
          <w:lang w:val="la-Latn"/>
        </w:rPr>
        <w:t xml:space="preserve">. </w:t>
      </w:r>
    </w:p>
    <w:p w14:paraId="3F899B45" w14:textId="12D5D423" w:rsidR="001B13A6" w:rsidRPr="007A06F5" w:rsidRDefault="001B13A6" w:rsidP="00D0094D">
      <w:pPr>
        <w:pStyle w:val="Normlnweb"/>
        <w:numPr>
          <w:ilvl w:val="0"/>
          <w:numId w:val="35"/>
        </w:numPr>
        <w:spacing w:before="0" w:beforeAutospacing="0" w:after="120" w:afterAutospacing="0"/>
        <w:rPr>
          <w:sz w:val="22"/>
          <w:szCs w:val="22"/>
          <w:lang w:val="la-Latn"/>
        </w:rPr>
      </w:pPr>
      <w:r w:rsidRPr="007A06F5">
        <w:rPr>
          <w:sz w:val="22"/>
          <w:szCs w:val="22"/>
          <w:lang w:val="la-Latn"/>
        </w:rPr>
        <w:t>Si quis</w:t>
      </w:r>
      <w:r w:rsidR="009B2994" w:rsidRPr="007A06F5">
        <w:rPr>
          <w:sz w:val="22"/>
          <w:szCs w:val="22"/>
          <w:lang w:val="la-Latn"/>
        </w:rPr>
        <w:t xml:space="preserve"> </w:t>
      </w:r>
      <w:r w:rsidR="009042C7" w:rsidRPr="007A06F5">
        <w:rPr>
          <w:sz w:val="22"/>
          <w:szCs w:val="22"/>
          <w:lang w:val="la-Latn"/>
        </w:rPr>
        <w:t xml:space="preserve">liber uxorem alterius contra </w:t>
      </w:r>
      <w:r w:rsidRPr="007A06F5">
        <w:rPr>
          <w:sz w:val="22"/>
          <w:szCs w:val="22"/>
          <w:lang w:val="la-Latn"/>
        </w:rPr>
        <w:t>legem</w:t>
      </w:r>
      <w:r w:rsidR="009B2994" w:rsidRPr="007A06F5">
        <w:rPr>
          <w:sz w:val="22"/>
          <w:szCs w:val="22"/>
          <w:lang w:val="la-Latn"/>
        </w:rPr>
        <w:t xml:space="preserve"> </w:t>
      </w:r>
      <w:r w:rsidRPr="007A06F5">
        <w:rPr>
          <w:sz w:val="22"/>
          <w:szCs w:val="22"/>
          <w:lang w:val="la-Latn"/>
        </w:rPr>
        <w:t>tulerit</w:t>
      </w:r>
      <w:r w:rsidR="009B2994" w:rsidRPr="007A06F5">
        <w:rPr>
          <w:sz w:val="22"/>
          <w:szCs w:val="22"/>
          <w:lang w:val="la-Latn"/>
        </w:rPr>
        <w:t xml:space="preserve">, </w:t>
      </w:r>
      <w:r w:rsidRPr="007A06F5">
        <w:rPr>
          <w:sz w:val="22"/>
          <w:szCs w:val="22"/>
          <w:lang w:val="la-Latn"/>
        </w:rPr>
        <w:t>reddat eam et cum</w:t>
      </w:r>
      <w:r w:rsidR="009B2994" w:rsidRPr="007A06F5">
        <w:rPr>
          <w:sz w:val="22"/>
          <w:szCs w:val="22"/>
          <w:lang w:val="la-Latn"/>
        </w:rPr>
        <w:t xml:space="preserve"> </w:t>
      </w:r>
      <w:r w:rsidR="009042C7" w:rsidRPr="007A06F5">
        <w:rPr>
          <w:sz w:val="22"/>
          <w:szCs w:val="22"/>
          <w:lang w:val="la-Latn"/>
        </w:rPr>
        <w:t>80 soli</w:t>
      </w:r>
      <w:r w:rsidRPr="007A06F5">
        <w:rPr>
          <w:sz w:val="22"/>
          <w:szCs w:val="22"/>
          <w:lang w:val="la-Latn"/>
        </w:rPr>
        <w:t>dis conponat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Si autem reddere noluerit</w:t>
      </w:r>
      <w:r w:rsidR="009B2994" w:rsidRPr="007A06F5">
        <w:rPr>
          <w:sz w:val="22"/>
          <w:szCs w:val="22"/>
          <w:lang w:val="la-Latn"/>
        </w:rPr>
        <w:t xml:space="preserve">, </w:t>
      </w:r>
      <w:r w:rsidRPr="007A06F5">
        <w:rPr>
          <w:sz w:val="22"/>
          <w:szCs w:val="22"/>
          <w:lang w:val="la-Latn"/>
        </w:rPr>
        <w:t>cum 400 * solidis</w:t>
      </w:r>
      <w:r w:rsidR="009B2994" w:rsidRPr="007A06F5">
        <w:rPr>
          <w:sz w:val="22"/>
          <w:szCs w:val="22"/>
          <w:lang w:val="la-Latn"/>
        </w:rPr>
        <w:t xml:space="preserve"> </w:t>
      </w:r>
      <w:r w:rsidRPr="007A06F5">
        <w:rPr>
          <w:sz w:val="22"/>
          <w:szCs w:val="22"/>
          <w:lang w:val="la-Latn"/>
        </w:rPr>
        <w:t>conponat eam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hoc</w:t>
      </w:r>
      <w:r w:rsidR="009B2994" w:rsidRPr="007A06F5">
        <w:rPr>
          <w:sz w:val="22"/>
          <w:szCs w:val="22"/>
          <w:lang w:val="la-Latn"/>
        </w:rPr>
        <w:t xml:space="preserve"> </w:t>
      </w:r>
      <w:r w:rsidRPr="007A06F5">
        <w:rPr>
          <w:sz w:val="22"/>
          <w:szCs w:val="22"/>
          <w:lang w:val="la-Latn"/>
        </w:rPr>
        <w:t>si maritus</w:t>
      </w:r>
      <w:r w:rsidR="009B2994" w:rsidRPr="007A06F5">
        <w:rPr>
          <w:sz w:val="22"/>
          <w:szCs w:val="22"/>
          <w:lang w:val="la-Latn"/>
        </w:rPr>
        <w:t xml:space="preserve"> </w:t>
      </w:r>
      <w:r w:rsidRPr="007A06F5">
        <w:rPr>
          <w:sz w:val="22"/>
          <w:szCs w:val="22"/>
          <w:lang w:val="la-Latn"/>
        </w:rPr>
        <w:t>prior voluerit</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009042C7" w:rsidRPr="007A06F5">
        <w:rPr>
          <w:sz w:val="22"/>
          <w:szCs w:val="22"/>
          <w:lang w:val="la-Latn"/>
        </w:rPr>
        <w:t xml:space="preserve">si antea </w:t>
      </w:r>
      <w:r w:rsidRPr="007A06F5">
        <w:rPr>
          <w:sz w:val="22"/>
          <w:szCs w:val="22"/>
          <w:lang w:val="la-Latn"/>
        </w:rPr>
        <w:t>mortua fuerit</w:t>
      </w:r>
      <w:r w:rsidR="009B2994" w:rsidRPr="007A06F5">
        <w:rPr>
          <w:sz w:val="22"/>
          <w:szCs w:val="22"/>
          <w:lang w:val="la-Latn"/>
        </w:rPr>
        <w:t xml:space="preserve">, </w:t>
      </w:r>
      <w:r w:rsidRPr="007A06F5">
        <w:rPr>
          <w:sz w:val="22"/>
          <w:szCs w:val="22"/>
          <w:lang w:val="la-Latn"/>
        </w:rPr>
        <w:t>quam</w:t>
      </w:r>
      <w:r w:rsidR="009B2994" w:rsidRPr="007A06F5">
        <w:rPr>
          <w:sz w:val="22"/>
          <w:szCs w:val="22"/>
          <w:lang w:val="la-Latn"/>
        </w:rPr>
        <w:t xml:space="preserve"> </w:t>
      </w:r>
      <w:r w:rsidRPr="007A06F5">
        <w:rPr>
          <w:sz w:val="22"/>
          <w:szCs w:val="22"/>
          <w:lang w:val="la-Latn"/>
        </w:rPr>
        <w:t>maritus e</w:t>
      </w:r>
      <w:r w:rsidR="009042C7" w:rsidRPr="007A06F5">
        <w:rPr>
          <w:sz w:val="22"/>
          <w:szCs w:val="22"/>
          <w:lang w:val="la-Latn"/>
        </w:rPr>
        <w:t xml:space="preserve">am quae </w:t>
      </w:r>
      <w:r w:rsidRPr="007A06F5">
        <w:rPr>
          <w:sz w:val="22"/>
          <w:szCs w:val="22"/>
          <w:lang w:val="la-Latn"/>
        </w:rPr>
        <w:t>sierit</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Pr="007A06F5">
        <w:rPr>
          <w:sz w:val="22"/>
          <w:szCs w:val="22"/>
          <w:lang w:val="la-Latn"/>
        </w:rPr>
        <w:t>400 ** solidis conponat</w:t>
      </w:r>
      <w:r w:rsidR="009B2994" w:rsidRPr="007A06F5">
        <w:rPr>
          <w:sz w:val="22"/>
          <w:szCs w:val="22"/>
          <w:lang w:val="la-Latn"/>
        </w:rPr>
        <w:t xml:space="preserve">. </w:t>
      </w:r>
    </w:p>
    <w:p w14:paraId="153C23A2" w14:textId="7D596E16" w:rsidR="001B13A6" w:rsidRPr="007A06F5" w:rsidRDefault="001B13A6" w:rsidP="00D0094D">
      <w:pPr>
        <w:pStyle w:val="Normlnweb"/>
        <w:numPr>
          <w:ilvl w:val="0"/>
          <w:numId w:val="35"/>
        </w:numPr>
        <w:spacing w:before="0" w:beforeAutospacing="0" w:after="120" w:afterAutospacing="0"/>
        <w:rPr>
          <w:sz w:val="22"/>
          <w:szCs w:val="22"/>
          <w:lang w:val="la-Latn"/>
        </w:rPr>
      </w:pPr>
      <w:r w:rsidRPr="007A06F5">
        <w:rPr>
          <w:sz w:val="22"/>
          <w:szCs w:val="22"/>
          <w:lang w:val="la-Latn"/>
        </w:rPr>
        <w:t>Si autem ille raptor</w:t>
      </w:r>
      <w:r w:rsidR="009B2994" w:rsidRPr="007A06F5">
        <w:rPr>
          <w:sz w:val="22"/>
          <w:szCs w:val="22"/>
          <w:lang w:val="la-Latn"/>
        </w:rPr>
        <w:t xml:space="preserve">, </w:t>
      </w:r>
      <w:r w:rsidR="009042C7" w:rsidRPr="007A06F5">
        <w:rPr>
          <w:sz w:val="22"/>
          <w:szCs w:val="22"/>
          <w:lang w:val="la-Latn"/>
        </w:rPr>
        <w:t>qui eam acce</w:t>
      </w:r>
      <w:r w:rsidRPr="007A06F5">
        <w:rPr>
          <w:sz w:val="22"/>
          <w:szCs w:val="22"/>
          <w:lang w:val="la-Latn"/>
        </w:rPr>
        <w:t>pit a sibi</w:t>
      </w:r>
      <w:r w:rsidR="009B2994" w:rsidRPr="007A06F5">
        <w:rPr>
          <w:sz w:val="22"/>
          <w:szCs w:val="22"/>
          <w:lang w:val="la-Latn"/>
        </w:rPr>
        <w:t xml:space="preserve"> </w:t>
      </w:r>
      <w:r w:rsidRPr="007A06F5">
        <w:rPr>
          <w:sz w:val="22"/>
          <w:szCs w:val="22"/>
          <w:lang w:val="la-Latn"/>
        </w:rPr>
        <w:t>uxorem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ex ea filios aut filias</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antequam</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habuerit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 xml:space="preserve">et ille filius </w:t>
      </w:r>
      <w:r w:rsidRPr="007A06F5">
        <w:rPr>
          <w:sz w:val="22"/>
          <w:szCs w:val="22"/>
          <w:lang w:val="la-Latn"/>
        </w:rPr>
        <w:t>mortuus fuerit aut illa</w:t>
      </w:r>
      <w:r w:rsidR="009B2994" w:rsidRPr="007A06F5">
        <w:rPr>
          <w:sz w:val="22"/>
          <w:szCs w:val="22"/>
          <w:lang w:val="la-Latn"/>
        </w:rPr>
        <w:t xml:space="preserve"> </w:t>
      </w:r>
      <w:r w:rsidRPr="007A06F5">
        <w:rPr>
          <w:sz w:val="22"/>
          <w:szCs w:val="22"/>
          <w:lang w:val="la-Latn"/>
        </w:rPr>
        <w:t>filia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illi</w:t>
      </w:r>
      <w:r w:rsidR="009B2994" w:rsidRPr="007A06F5">
        <w:rPr>
          <w:sz w:val="22"/>
          <w:szCs w:val="22"/>
          <w:lang w:val="la-Latn"/>
        </w:rPr>
        <w:t xml:space="preserve"> </w:t>
      </w:r>
      <w:r w:rsidRPr="007A06F5">
        <w:rPr>
          <w:sz w:val="22"/>
          <w:szCs w:val="22"/>
          <w:lang w:val="la-Latn"/>
        </w:rPr>
        <w:t>pristino</w:t>
      </w:r>
      <w:r w:rsidR="009B2994" w:rsidRPr="007A06F5">
        <w:rPr>
          <w:sz w:val="22"/>
          <w:szCs w:val="22"/>
          <w:lang w:val="la-Latn"/>
        </w:rPr>
        <w:t xml:space="preserve"> </w:t>
      </w:r>
      <w:r w:rsidRPr="007A06F5">
        <w:rPr>
          <w:sz w:val="22"/>
          <w:szCs w:val="22"/>
          <w:lang w:val="la-Latn"/>
        </w:rPr>
        <w:t>marito</w:t>
      </w:r>
      <w:r w:rsidR="009B2994" w:rsidRPr="007A06F5">
        <w:rPr>
          <w:sz w:val="22"/>
          <w:szCs w:val="22"/>
          <w:lang w:val="la-Latn"/>
        </w:rPr>
        <w:t xml:space="preserve"> </w:t>
      </w:r>
      <w:r w:rsidRPr="007A06F5">
        <w:rPr>
          <w:sz w:val="22"/>
          <w:szCs w:val="22"/>
          <w:lang w:val="la-Latn"/>
        </w:rPr>
        <w:t>illum filium cum weregeldo</w:t>
      </w:r>
      <w:r w:rsidR="009B2994" w:rsidRPr="007A06F5">
        <w:rPr>
          <w:sz w:val="22"/>
          <w:szCs w:val="22"/>
          <w:lang w:val="la-Latn"/>
        </w:rPr>
        <w:t xml:space="preserve"> </w:t>
      </w:r>
      <w:r w:rsidR="009042C7" w:rsidRPr="007A06F5">
        <w:rPr>
          <w:sz w:val="22"/>
          <w:szCs w:val="22"/>
          <w:lang w:val="la-Latn"/>
        </w:rPr>
        <w:t>sol</w:t>
      </w:r>
      <w:r w:rsidRPr="007A06F5">
        <w:rPr>
          <w:sz w:val="22"/>
          <w:szCs w:val="22"/>
          <w:lang w:val="la-Latn"/>
        </w:rPr>
        <w:t>vat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illam</w:t>
      </w:r>
      <w:r w:rsidR="009B2994" w:rsidRPr="007A06F5">
        <w:rPr>
          <w:sz w:val="22"/>
          <w:szCs w:val="22"/>
          <w:lang w:val="la-Latn"/>
        </w:rPr>
        <w:t xml:space="preserve"> </w:t>
      </w:r>
      <w:r w:rsidRPr="007A06F5">
        <w:rPr>
          <w:sz w:val="22"/>
          <w:szCs w:val="22"/>
          <w:lang w:val="la-Latn"/>
        </w:rPr>
        <w:t>filiam</w:t>
      </w:r>
      <w:r w:rsidR="009B2994" w:rsidRPr="007A06F5">
        <w:rPr>
          <w:sz w:val="22"/>
          <w:szCs w:val="22"/>
          <w:lang w:val="la-Latn"/>
        </w:rPr>
        <w:t xml:space="preserve"> </w:t>
      </w:r>
      <w:r w:rsidRPr="007A06F5">
        <w:rPr>
          <w:sz w:val="22"/>
          <w:szCs w:val="22"/>
          <w:lang w:val="la-Latn"/>
        </w:rPr>
        <w:t>cum duplo</w:t>
      </w:r>
      <w:r w:rsidR="009B2994" w:rsidRPr="007A06F5">
        <w:rPr>
          <w:sz w:val="22"/>
          <w:szCs w:val="22"/>
          <w:lang w:val="la-Latn"/>
        </w:rPr>
        <w:t xml:space="preserve"> </w:t>
      </w:r>
      <w:r w:rsidRPr="007A06F5">
        <w:rPr>
          <w:sz w:val="22"/>
          <w:szCs w:val="22"/>
          <w:lang w:val="la-Latn"/>
        </w:rPr>
        <w:t>weregeldo</w:t>
      </w:r>
      <w:r w:rsidR="009B2994"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Si autem vivi sunt</w:t>
      </w:r>
      <w:r w:rsidR="009B2994" w:rsidRPr="007A06F5">
        <w:rPr>
          <w:sz w:val="22"/>
          <w:szCs w:val="22"/>
          <w:lang w:val="la-Latn"/>
        </w:rPr>
        <w:t xml:space="preserve">, </w:t>
      </w:r>
      <w:r w:rsidRPr="007A06F5">
        <w:rPr>
          <w:sz w:val="22"/>
          <w:szCs w:val="22"/>
          <w:lang w:val="la-Latn"/>
        </w:rPr>
        <w:t>non sint</w:t>
      </w:r>
      <w:r w:rsidR="009B2994" w:rsidRPr="007A06F5">
        <w:rPr>
          <w:sz w:val="22"/>
          <w:szCs w:val="22"/>
          <w:lang w:val="la-Latn"/>
        </w:rPr>
        <w:t xml:space="preserve"> </w:t>
      </w:r>
      <w:r w:rsidRPr="007A06F5">
        <w:rPr>
          <w:sz w:val="22"/>
          <w:szCs w:val="22"/>
          <w:lang w:val="la-Latn"/>
        </w:rPr>
        <w:t>illius</w:t>
      </w:r>
      <w:r w:rsidR="009B2994" w:rsidRPr="007A06F5">
        <w:rPr>
          <w:sz w:val="22"/>
          <w:szCs w:val="22"/>
          <w:lang w:val="la-Latn"/>
        </w:rPr>
        <w:t xml:space="preserve">, </w:t>
      </w:r>
      <w:r w:rsidR="00A973AB" w:rsidRPr="007A06F5">
        <w:rPr>
          <w:sz w:val="22"/>
          <w:szCs w:val="22"/>
          <w:lang w:val="la-Latn"/>
        </w:rPr>
        <w:t>/ qui eos genuit</w:t>
      </w:r>
      <w:r w:rsidR="009B2994" w:rsidRPr="007A06F5">
        <w:rPr>
          <w:sz w:val="22"/>
          <w:szCs w:val="22"/>
          <w:lang w:val="la-Latn"/>
        </w:rPr>
        <w:t xml:space="preserve">, </w:t>
      </w:r>
      <w:r w:rsidRPr="007A06F5">
        <w:rPr>
          <w:sz w:val="22"/>
          <w:szCs w:val="22"/>
          <w:lang w:val="la-Latn"/>
        </w:rPr>
        <w:t>sed</w:t>
      </w:r>
      <w:r w:rsidR="009B2994" w:rsidRPr="007A06F5">
        <w:rPr>
          <w:sz w:val="22"/>
          <w:szCs w:val="22"/>
          <w:lang w:val="la-Latn"/>
        </w:rPr>
        <w:t xml:space="preserve"> </w:t>
      </w:r>
      <w:r w:rsidRPr="007A06F5">
        <w:rPr>
          <w:sz w:val="22"/>
          <w:szCs w:val="22"/>
          <w:lang w:val="la-Latn"/>
        </w:rPr>
        <w:t>ad illum</w:t>
      </w:r>
      <w:r w:rsidR="009B2994" w:rsidRPr="007A06F5">
        <w:rPr>
          <w:sz w:val="22"/>
          <w:szCs w:val="22"/>
          <w:lang w:val="la-Latn"/>
        </w:rPr>
        <w:t xml:space="preserve"> </w:t>
      </w:r>
      <w:r w:rsidRPr="007A06F5">
        <w:rPr>
          <w:sz w:val="22"/>
          <w:szCs w:val="22"/>
          <w:lang w:val="la-Latn"/>
        </w:rPr>
        <w:t>priorem</w:t>
      </w:r>
      <w:r w:rsidR="009B2994" w:rsidRPr="007A06F5">
        <w:rPr>
          <w:sz w:val="22"/>
          <w:szCs w:val="22"/>
          <w:lang w:val="la-Latn"/>
        </w:rPr>
        <w:t xml:space="preserve"> </w:t>
      </w:r>
      <w:r w:rsidRPr="007A06F5">
        <w:rPr>
          <w:sz w:val="22"/>
          <w:szCs w:val="22"/>
          <w:lang w:val="la-Latn"/>
        </w:rPr>
        <w:t>maritum mundio</w:t>
      </w:r>
      <w:r w:rsidR="009042C7" w:rsidRPr="007A06F5">
        <w:rPr>
          <w:sz w:val="22"/>
          <w:szCs w:val="22"/>
          <w:highlight w:val="green"/>
          <w:lang w:val="la-Latn"/>
        </w:rPr>
        <w:t>.</w:t>
      </w:r>
      <w:r w:rsidRPr="007A06F5">
        <w:rPr>
          <w:sz w:val="22"/>
          <w:szCs w:val="22"/>
          <w:highlight w:val="green"/>
          <w:lang w:val="la-Latn"/>
        </w:rPr>
        <w:t>* pertineat</w:t>
      </w:r>
      <w:r w:rsidR="009B2994" w:rsidRPr="007A06F5">
        <w:rPr>
          <w:sz w:val="22"/>
          <w:szCs w:val="22"/>
          <w:highlight w:val="green"/>
          <w:lang w:val="la-Latn"/>
        </w:rPr>
        <w:t>.</w:t>
      </w:r>
      <w:r w:rsidR="009B2994" w:rsidRPr="007A06F5">
        <w:rPr>
          <w:sz w:val="22"/>
          <w:szCs w:val="22"/>
          <w:lang w:val="la-Latn"/>
        </w:rPr>
        <w:t xml:space="preserve"> </w:t>
      </w:r>
    </w:p>
    <w:p w14:paraId="247BEC23" w14:textId="1DAC4A04" w:rsidR="001B13A6"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LII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qui sponsam alterius </w:t>
      </w:r>
      <w:r w:rsidRPr="007A06F5">
        <w:rPr>
          <w:rFonts w:ascii="Times New Roman" w:eastAsia="Times New Roman" w:hAnsi="Times New Roman" w:cs="Times New Roman"/>
          <w:sz w:val="24"/>
          <w:szCs w:val="24"/>
          <w:lang w:val="la-Latn" w:eastAsia="de-DE"/>
        </w:rPr>
        <w:t>acciperit</w:t>
      </w:r>
      <w:r w:rsidR="009B2994" w:rsidRPr="007A06F5">
        <w:rPr>
          <w:rFonts w:ascii="Times New Roman" w:eastAsia="Times New Roman" w:hAnsi="Times New Roman" w:cs="Times New Roman"/>
          <w:sz w:val="24"/>
          <w:szCs w:val="24"/>
          <w:lang w:val="la-Latn" w:eastAsia="de-DE"/>
        </w:rPr>
        <w:t xml:space="preserve">. </w:t>
      </w:r>
    </w:p>
    <w:p w14:paraId="4FE02443" w14:textId="4163A527"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 quis sponsam</w:t>
      </w:r>
      <w:r w:rsidR="009B2994" w:rsidRPr="007A06F5">
        <w:rPr>
          <w:sz w:val="22"/>
          <w:szCs w:val="22"/>
          <w:lang w:val="la-Latn"/>
        </w:rPr>
        <w:t xml:space="preserve"> </w:t>
      </w:r>
      <w:r w:rsidRPr="007A06F5">
        <w:rPr>
          <w:sz w:val="22"/>
          <w:szCs w:val="22"/>
          <w:lang w:val="la-Latn"/>
        </w:rPr>
        <w:t>alterius contra legem</w:t>
      </w:r>
      <w:r w:rsidR="009042C7" w:rsidRPr="007A06F5">
        <w:rPr>
          <w:sz w:val="22"/>
          <w:szCs w:val="22"/>
          <w:lang w:val="la-Latn"/>
        </w:rPr>
        <w:t xml:space="preserve"> </w:t>
      </w:r>
      <w:r w:rsidRPr="007A06F5">
        <w:rPr>
          <w:sz w:val="22"/>
          <w:szCs w:val="22"/>
          <w:lang w:val="la-Latn"/>
        </w:rPr>
        <w:t>acciperit</w:t>
      </w:r>
      <w:r w:rsidR="009B2994" w:rsidRPr="007A06F5">
        <w:rPr>
          <w:sz w:val="22"/>
          <w:szCs w:val="22"/>
          <w:lang w:val="la-Latn"/>
        </w:rPr>
        <w:t xml:space="preserve">, </w:t>
      </w:r>
      <w:r w:rsidRPr="007A06F5">
        <w:rPr>
          <w:sz w:val="22"/>
          <w:szCs w:val="22"/>
          <w:lang w:val="la-Latn"/>
        </w:rPr>
        <w:t>reddat eam et</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009042C7" w:rsidRPr="007A06F5">
        <w:rPr>
          <w:sz w:val="22"/>
          <w:szCs w:val="22"/>
          <w:lang w:val="la-Latn"/>
        </w:rPr>
        <w:t xml:space="preserve">200 solidis </w:t>
      </w:r>
      <w:r w:rsidRPr="007A06F5">
        <w:rPr>
          <w:sz w:val="22"/>
          <w:szCs w:val="22"/>
          <w:lang w:val="la-Latn"/>
        </w:rPr>
        <w:t>conponat</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Si autem</w:t>
      </w:r>
      <w:r w:rsidR="009B2994" w:rsidRPr="007A06F5">
        <w:rPr>
          <w:sz w:val="22"/>
          <w:szCs w:val="22"/>
          <w:lang w:val="la-Latn"/>
        </w:rPr>
        <w:t xml:space="preserve"> </w:t>
      </w:r>
      <w:r w:rsidRPr="007A06F5">
        <w:rPr>
          <w:sz w:val="22"/>
          <w:szCs w:val="22"/>
          <w:lang w:val="la-Latn"/>
        </w:rPr>
        <w:t>reddere noluerit</w:t>
      </w:r>
      <w:r w:rsidR="009B2994" w:rsidRPr="007A06F5">
        <w:rPr>
          <w:sz w:val="22"/>
          <w:szCs w:val="22"/>
          <w:lang w:val="la-Latn"/>
        </w:rPr>
        <w:t>,</w:t>
      </w:r>
      <w:r w:rsidR="0069631A" w:rsidRPr="007A06F5">
        <w:rPr>
          <w:sz w:val="22"/>
          <w:szCs w:val="22"/>
          <w:lang w:val="la-Latn"/>
        </w:rPr>
        <w:t xml:space="preserve"> </w:t>
      </w:r>
      <w:r w:rsidRPr="007A06F5">
        <w:rPr>
          <w:sz w:val="22"/>
          <w:szCs w:val="22"/>
          <w:lang w:val="la-Latn"/>
        </w:rPr>
        <w:t>solvat</w:t>
      </w:r>
      <w:r w:rsidR="009B2994" w:rsidRPr="007A06F5">
        <w:rPr>
          <w:sz w:val="22"/>
          <w:szCs w:val="22"/>
          <w:lang w:val="la-Latn"/>
        </w:rPr>
        <w:t xml:space="preserve"> </w:t>
      </w:r>
      <w:r w:rsidRPr="007A06F5">
        <w:rPr>
          <w:sz w:val="22"/>
          <w:szCs w:val="22"/>
          <w:lang w:val="la-Latn"/>
        </w:rPr>
        <w:t>eam</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00A973AB" w:rsidRPr="007A06F5">
        <w:rPr>
          <w:sz w:val="22"/>
          <w:szCs w:val="22"/>
          <w:lang w:val="la-Latn"/>
        </w:rPr>
        <w:t>400</w:t>
      </w:r>
      <w:r w:rsidRPr="007A06F5">
        <w:rPr>
          <w:sz w:val="22"/>
          <w:szCs w:val="22"/>
          <w:lang w:val="la-Latn"/>
        </w:rPr>
        <w:t>** solidis</w:t>
      </w:r>
      <w:r w:rsidR="009B2994" w:rsidRPr="007A06F5">
        <w:rPr>
          <w:sz w:val="22"/>
          <w:szCs w:val="22"/>
          <w:lang w:val="la-Latn"/>
        </w:rPr>
        <w:t xml:space="preserve">, </w:t>
      </w:r>
      <w:r w:rsidRPr="007A06F5">
        <w:rPr>
          <w:sz w:val="22"/>
          <w:szCs w:val="22"/>
          <w:lang w:val="la-Latn"/>
        </w:rPr>
        <w:t>etiam</w:t>
      </w:r>
      <w:r w:rsidR="009B2994" w:rsidRPr="007A06F5">
        <w:rPr>
          <w:sz w:val="22"/>
          <w:szCs w:val="22"/>
          <w:lang w:val="la-Latn"/>
        </w:rPr>
        <w:t xml:space="preserve"> </w:t>
      </w:r>
      <w:r w:rsidR="009042C7" w:rsidRPr="007A06F5">
        <w:rPr>
          <w:sz w:val="22"/>
          <w:szCs w:val="22"/>
          <w:lang w:val="la-Latn"/>
        </w:rPr>
        <w:t xml:space="preserve">si </w:t>
      </w:r>
      <w:r w:rsidRPr="007A06F5">
        <w:rPr>
          <w:sz w:val="22"/>
          <w:szCs w:val="22"/>
          <w:lang w:val="la-Latn"/>
        </w:rPr>
        <w:t>mortua fuerit sub</w:t>
      </w:r>
      <w:r w:rsidR="009B2994" w:rsidRPr="007A06F5">
        <w:rPr>
          <w:sz w:val="22"/>
          <w:szCs w:val="22"/>
          <w:lang w:val="la-Latn"/>
        </w:rPr>
        <w:t xml:space="preserve"> </w:t>
      </w:r>
      <w:r w:rsidR="00A973AB" w:rsidRPr="007A06F5">
        <w:rPr>
          <w:sz w:val="22"/>
          <w:szCs w:val="22"/>
          <w:lang w:val="la-Latn"/>
        </w:rPr>
        <w:t>eo</w:t>
      </w:r>
      <w:r w:rsidR="009B2994" w:rsidRPr="007A06F5">
        <w:rPr>
          <w:sz w:val="22"/>
          <w:szCs w:val="22"/>
          <w:lang w:val="la-Latn"/>
        </w:rPr>
        <w:t xml:space="preserve">. </w:t>
      </w:r>
    </w:p>
    <w:p w14:paraId="055A397C" w14:textId="03C58D3E" w:rsidR="009042C7" w:rsidRPr="007A06F5" w:rsidRDefault="001B13A6" w:rsidP="009042C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LIII</w:t>
      </w:r>
      <w:r w:rsidR="009B2994" w:rsidRPr="007A06F5">
        <w:rPr>
          <w:rFonts w:ascii="Times New Roman" w:eastAsia="Times New Roman" w:hAnsi="Times New Roman" w:cs="Times New Roman"/>
          <w:sz w:val="24"/>
          <w:szCs w:val="24"/>
          <w:lang w:val="la-Latn" w:eastAsia="de-DE"/>
        </w:rPr>
        <w:t xml:space="preserve">. </w:t>
      </w:r>
      <w:r w:rsidR="00A973AB" w:rsidRPr="007A06F5">
        <w:rPr>
          <w:rFonts w:ascii="Times New Roman" w:eastAsia="Times New Roman" w:hAnsi="Times New Roman" w:cs="Times New Roman"/>
          <w:sz w:val="24"/>
          <w:szCs w:val="24"/>
          <w:lang w:val="la-Latn" w:eastAsia="de-DE"/>
        </w:rPr>
        <w:t xml:space="preserve">De </w:t>
      </w:r>
      <w:r w:rsidRPr="007A06F5">
        <w:rPr>
          <w:rFonts w:ascii="Times New Roman" w:eastAsia="Times New Roman" w:hAnsi="Times New Roman" w:cs="Times New Roman"/>
          <w:sz w:val="24"/>
          <w:szCs w:val="24"/>
          <w:lang w:val="la-Latn" w:eastAsia="de-DE"/>
        </w:rPr>
        <w:t>eo</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qui sponsam suam di</w:t>
      </w:r>
      <w:r w:rsidRPr="007A06F5">
        <w:rPr>
          <w:rFonts w:ascii="Times New Roman" w:eastAsia="Times New Roman" w:hAnsi="Times New Roman" w:cs="Times New Roman"/>
          <w:sz w:val="24"/>
          <w:szCs w:val="24"/>
          <w:lang w:val="la-Latn" w:eastAsia="de-DE"/>
        </w:rPr>
        <w:t>miserit et aliam duxerit</w:t>
      </w:r>
      <w:r w:rsidR="009B2994" w:rsidRPr="007A06F5">
        <w:rPr>
          <w:rFonts w:ascii="Times New Roman" w:eastAsia="Times New Roman" w:hAnsi="Times New Roman" w:cs="Times New Roman"/>
          <w:sz w:val="24"/>
          <w:szCs w:val="24"/>
          <w:lang w:val="la-Latn" w:eastAsia="de-DE"/>
        </w:rPr>
        <w:t xml:space="preserve">. </w:t>
      </w:r>
    </w:p>
    <w:p w14:paraId="2929827E" w14:textId="5A9F7079"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 quis filiam alienam</w:t>
      </w:r>
      <w:r w:rsidR="009B2994" w:rsidRPr="007A06F5">
        <w:rPr>
          <w:sz w:val="22"/>
          <w:szCs w:val="22"/>
          <w:lang w:val="la-Latn"/>
        </w:rPr>
        <w:t xml:space="preserve"> </w:t>
      </w:r>
      <w:r w:rsidRPr="007A06F5">
        <w:rPr>
          <w:sz w:val="22"/>
          <w:szCs w:val="22"/>
          <w:lang w:val="la-Latn"/>
        </w:rPr>
        <w:t>desponsatam</w:t>
      </w:r>
      <w:r w:rsidR="009B2994" w:rsidRPr="007A06F5">
        <w:rPr>
          <w:sz w:val="22"/>
          <w:szCs w:val="22"/>
          <w:lang w:val="la-Latn"/>
        </w:rPr>
        <w:t xml:space="preserve"> </w:t>
      </w:r>
      <w:r w:rsidRPr="007A06F5">
        <w:rPr>
          <w:sz w:val="22"/>
          <w:szCs w:val="22"/>
          <w:lang w:val="la-Latn"/>
        </w:rPr>
        <w:t>dimiserit et</w:t>
      </w:r>
      <w:r w:rsidR="009B2994" w:rsidRPr="007A06F5">
        <w:rPr>
          <w:sz w:val="22"/>
          <w:szCs w:val="22"/>
          <w:lang w:val="la-Latn"/>
        </w:rPr>
        <w:t xml:space="preserve"> </w:t>
      </w:r>
      <w:r w:rsidRPr="007A06F5">
        <w:rPr>
          <w:sz w:val="22"/>
          <w:szCs w:val="22"/>
          <w:lang w:val="la-Latn"/>
        </w:rPr>
        <w:t>aliam duxerit</w:t>
      </w:r>
      <w:r w:rsidR="009B2994" w:rsidRPr="007A06F5">
        <w:rPr>
          <w:sz w:val="22"/>
          <w:szCs w:val="22"/>
          <w:lang w:val="la-Latn"/>
        </w:rPr>
        <w:t xml:space="preserve">, </w:t>
      </w:r>
      <w:r w:rsidRPr="007A06F5">
        <w:rPr>
          <w:sz w:val="22"/>
          <w:szCs w:val="22"/>
          <w:lang w:val="la-Latn"/>
        </w:rPr>
        <w:t>conponat eam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Pr="007A06F5">
        <w:rPr>
          <w:sz w:val="22"/>
          <w:szCs w:val="22"/>
          <w:lang w:val="la-Latn"/>
        </w:rPr>
        <w:t>desponsavit</w:t>
      </w:r>
      <w:r w:rsidR="009B2994" w:rsidRPr="007A06F5">
        <w:rPr>
          <w:sz w:val="22"/>
          <w:szCs w:val="22"/>
          <w:lang w:val="la-Latn"/>
        </w:rPr>
        <w:t xml:space="preserve"> </w:t>
      </w:r>
      <w:r w:rsidRPr="007A06F5">
        <w:rPr>
          <w:sz w:val="22"/>
          <w:szCs w:val="22"/>
          <w:lang w:val="la-Latn"/>
        </w:rPr>
        <w:t>et dimisit</w:t>
      </w:r>
      <w:r w:rsidR="009B2994" w:rsidRPr="007A06F5">
        <w:rPr>
          <w:sz w:val="22"/>
          <w:szCs w:val="22"/>
          <w:lang w:val="la-Latn"/>
        </w:rPr>
        <w:t xml:space="preserve">, </w:t>
      </w:r>
      <w:r w:rsidR="009042C7" w:rsidRPr="007A06F5">
        <w:rPr>
          <w:sz w:val="22"/>
          <w:szCs w:val="22"/>
          <w:lang w:val="la-Latn"/>
        </w:rPr>
        <w:t>cum 40 soli</w:t>
      </w:r>
      <w:r w:rsidRPr="007A06F5">
        <w:rPr>
          <w:sz w:val="22"/>
          <w:szCs w:val="22"/>
          <w:lang w:val="la-Latn"/>
        </w:rPr>
        <w:t>dis et cum duodecim sacramentalibus</w:t>
      </w:r>
      <w:r w:rsidR="009B2994" w:rsidRPr="007A06F5">
        <w:rPr>
          <w:sz w:val="22"/>
          <w:szCs w:val="22"/>
          <w:lang w:val="la-Latn"/>
        </w:rPr>
        <w:t xml:space="preserve"> </w:t>
      </w:r>
      <w:r w:rsidRPr="007A06F5">
        <w:rPr>
          <w:sz w:val="22"/>
          <w:szCs w:val="22"/>
          <w:lang w:val="la-Latn"/>
        </w:rPr>
        <w:t>iuret</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Pr="007A06F5">
        <w:rPr>
          <w:sz w:val="22"/>
          <w:szCs w:val="22"/>
          <w:lang w:val="la-Latn"/>
        </w:rPr>
        <w:t>quinque *** nominatis et</w:t>
      </w:r>
      <w:r w:rsidR="009B2994" w:rsidRPr="007A06F5">
        <w:rPr>
          <w:sz w:val="22"/>
          <w:szCs w:val="22"/>
          <w:lang w:val="la-Latn"/>
        </w:rPr>
        <w:t xml:space="preserve"> </w:t>
      </w:r>
      <w:r w:rsidR="00A973AB" w:rsidRPr="007A06F5">
        <w:rPr>
          <w:sz w:val="22"/>
          <w:szCs w:val="22"/>
          <w:lang w:val="la-Latn"/>
        </w:rPr>
        <w:t>septem† ad</w:t>
      </w:r>
      <w:r w:rsidRPr="007A06F5">
        <w:rPr>
          <w:sz w:val="22"/>
          <w:szCs w:val="22"/>
          <w:lang w:val="la-Latn"/>
        </w:rPr>
        <w:t>vocatis</w:t>
      </w:r>
      <w:r w:rsidR="009B2994" w:rsidRPr="007A06F5">
        <w:rPr>
          <w:sz w:val="22"/>
          <w:szCs w:val="22"/>
          <w:lang w:val="la-Latn"/>
        </w:rPr>
        <w:t xml:space="preserve">, </w:t>
      </w:r>
      <w:r w:rsidRPr="007A06F5">
        <w:rPr>
          <w:sz w:val="22"/>
          <w:szCs w:val="22"/>
          <w:lang w:val="la-Latn"/>
        </w:rPr>
        <w:t>ut</w:t>
      </w:r>
      <w:r w:rsidR="009B2994" w:rsidRPr="007A06F5">
        <w:rPr>
          <w:sz w:val="22"/>
          <w:szCs w:val="22"/>
          <w:lang w:val="la-Latn"/>
        </w:rPr>
        <w:t xml:space="preserve"> </w:t>
      </w:r>
      <w:r w:rsidRPr="007A06F5">
        <w:rPr>
          <w:sz w:val="22"/>
          <w:szCs w:val="22"/>
          <w:lang w:val="la-Latn"/>
        </w:rPr>
        <w:t>pro nullo vitio nec</w:t>
      </w:r>
      <w:r w:rsidR="009B2994" w:rsidRPr="007A06F5">
        <w:rPr>
          <w:sz w:val="22"/>
          <w:szCs w:val="22"/>
          <w:lang w:val="la-Latn"/>
        </w:rPr>
        <w:t xml:space="preserve"> </w:t>
      </w:r>
      <w:r w:rsidRPr="007A06F5">
        <w:rPr>
          <w:sz w:val="22"/>
          <w:szCs w:val="22"/>
          <w:lang w:val="la-Latn"/>
        </w:rPr>
        <w:t xml:space="preserve">temptatam </w:t>
      </w:r>
      <w:r w:rsidR="00A973AB" w:rsidRPr="007A06F5">
        <w:rPr>
          <w:sz w:val="22"/>
          <w:szCs w:val="22"/>
          <w:lang w:val="la-Latn"/>
        </w:rPr>
        <w:t xml:space="preserve">/ eam habuisset nec vitium in </w:t>
      </w:r>
      <w:r w:rsidRPr="007A06F5">
        <w:rPr>
          <w:sz w:val="22"/>
          <w:szCs w:val="22"/>
          <w:lang w:val="la-Latn"/>
        </w:rPr>
        <w:t>illa</w:t>
      </w:r>
      <w:r w:rsidR="009B2994" w:rsidRPr="007A06F5">
        <w:rPr>
          <w:sz w:val="22"/>
          <w:szCs w:val="22"/>
          <w:lang w:val="la-Latn"/>
        </w:rPr>
        <w:t xml:space="preserve"> </w:t>
      </w:r>
      <w:r w:rsidRPr="007A06F5">
        <w:rPr>
          <w:sz w:val="22"/>
          <w:szCs w:val="22"/>
          <w:lang w:val="la-Latn"/>
        </w:rPr>
        <w:t>invenisset</w:t>
      </w:r>
      <w:r w:rsidR="009B2994" w:rsidRPr="007A06F5">
        <w:rPr>
          <w:sz w:val="22"/>
          <w:szCs w:val="22"/>
          <w:lang w:val="la-Latn"/>
        </w:rPr>
        <w:t xml:space="preserve">, </w:t>
      </w:r>
      <w:r w:rsidRPr="007A06F5">
        <w:rPr>
          <w:sz w:val="22"/>
          <w:szCs w:val="22"/>
          <w:lang w:val="la-Latn"/>
        </w:rPr>
        <w:t>sed amor de alia eum</w:t>
      </w:r>
      <w:r w:rsidR="009B2994" w:rsidRPr="007A06F5">
        <w:rPr>
          <w:sz w:val="22"/>
          <w:szCs w:val="22"/>
          <w:lang w:val="la-Latn"/>
        </w:rPr>
        <w:t xml:space="preserve"> </w:t>
      </w:r>
      <w:r w:rsidRPr="007A06F5">
        <w:rPr>
          <w:sz w:val="22"/>
          <w:szCs w:val="22"/>
          <w:lang w:val="la-Latn"/>
        </w:rPr>
        <w:t>adduxit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 xml:space="preserve">ut illam </w:t>
      </w:r>
      <w:r w:rsidRPr="007A06F5">
        <w:rPr>
          <w:sz w:val="22"/>
          <w:szCs w:val="22"/>
          <w:lang w:val="la-Latn"/>
        </w:rPr>
        <w:t>dimisisset et</w:t>
      </w:r>
      <w:r w:rsidR="009B2994" w:rsidRPr="007A06F5">
        <w:rPr>
          <w:sz w:val="22"/>
          <w:szCs w:val="22"/>
          <w:lang w:val="la-Latn"/>
        </w:rPr>
        <w:t xml:space="preserve"> </w:t>
      </w:r>
      <w:r w:rsidRPr="007A06F5">
        <w:rPr>
          <w:sz w:val="22"/>
          <w:szCs w:val="22"/>
          <w:lang w:val="la-Latn"/>
        </w:rPr>
        <w:t>aliam habuisset uxorem</w:t>
      </w:r>
      <w:r w:rsidR="009042C7" w:rsidRPr="007A06F5">
        <w:rPr>
          <w:sz w:val="22"/>
          <w:szCs w:val="22"/>
          <w:lang w:val="la-Latn"/>
        </w:rPr>
        <w:t>.</w:t>
      </w:r>
      <w:r w:rsidR="009B2994" w:rsidRPr="007A06F5">
        <w:rPr>
          <w:sz w:val="22"/>
          <w:szCs w:val="22"/>
          <w:lang w:val="la-Latn"/>
        </w:rPr>
        <w:t xml:space="preserve"> </w:t>
      </w:r>
    </w:p>
    <w:p w14:paraId="1E5AAC97" w14:textId="6604FE70" w:rsidR="001B13A6"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LIV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filiam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alienam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desponsatam acciperit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27957B04" w14:textId="448DB782" w:rsidR="001B13A6" w:rsidRPr="007A06F5" w:rsidRDefault="001B13A6" w:rsidP="00D0094D">
      <w:pPr>
        <w:pStyle w:val="Normlnweb"/>
        <w:numPr>
          <w:ilvl w:val="0"/>
          <w:numId w:val="36"/>
        </w:numPr>
        <w:spacing w:before="0" w:beforeAutospacing="0" w:after="120" w:afterAutospacing="0"/>
        <w:rPr>
          <w:sz w:val="22"/>
          <w:szCs w:val="22"/>
          <w:highlight w:val="yellow"/>
          <w:lang w:val="la-Latn"/>
        </w:rPr>
      </w:pPr>
      <w:r w:rsidRPr="007A06F5">
        <w:rPr>
          <w:sz w:val="22"/>
          <w:szCs w:val="22"/>
          <w:highlight w:val="yellow"/>
          <w:lang w:val="la-Latn"/>
        </w:rPr>
        <w:t>Si quis filiam alterius</w:t>
      </w:r>
      <w:r w:rsidR="009B2994" w:rsidRPr="007A06F5">
        <w:rPr>
          <w:sz w:val="22"/>
          <w:szCs w:val="22"/>
          <w:highlight w:val="yellow"/>
          <w:lang w:val="la-Latn"/>
        </w:rPr>
        <w:t xml:space="preserve"> </w:t>
      </w:r>
      <w:r w:rsidR="00A973AB" w:rsidRPr="007A06F5">
        <w:rPr>
          <w:sz w:val="22"/>
          <w:szCs w:val="22"/>
          <w:highlight w:val="yellow"/>
          <w:lang w:val="la-Latn"/>
        </w:rPr>
        <w:t>non despon</w:t>
      </w:r>
      <w:r w:rsidRPr="007A06F5">
        <w:rPr>
          <w:sz w:val="22"/>
          <w:szCs w:val="22"/>
          <w:highlight w:val="yellow"/>
          <w:lang w:val="la-Latn"/>
        </w:rPr>
        <w:t>satam</w:t>
      </w:r>
      <w:r w:rsidR="009B2994" w:rsidRPr="007A06F5">
        <w:rPr>
          <w:sz w:val="22"/>
          <w:szCs w:val="22"/>
          <w:highlight w:val="yellow"/>
          <w:lang w:val="la-Latn"/>
        </w:rPr>
        <w:t xml:space="preserve"> </w:t>
      </w:r>
      <w:r w:rsidRPr="007A06F5">
        <w:rPr>
          <w:sz w:val="22"/>
          <w:szCs w:val="22"/>
          <w:highlight w:val="yellow"/>
          <w:lang w:val="la-Latn"/>
        </w:rPr>
        <w:t>acciperit sibi</w:t>
      </w:r>
      <w:r w:rsidR="009B2994" w:rsidRPr="007A06F5">
        <w:rPr>
          <w:sz w:val="22"/>
          <w:szCs w:val="22"/>
          <w:highlight w:val="yellow"/>
          <w:lang w:val="la-Latn"/>
        </w:rPr>
        <w:t xml:space="preserve"> </w:t>
      </w:r>
      <w:r w:rsidRPr="007A06F5">
        <w:rPr>
          <w:sz w:val="22"/>
          <w:szCs w:val="22"/>
          <w:highlight w:val="yellow"/>
          <w:lang w:val="la-Latn"/>
        </w:rPr>
        <w:t>uxorem</w:t>
      </w:r>
      <w:r w:rsidR="009B2994" w:rsidRPr="007A06F5">
        <w:rPr>
          <w:sz w:val="22"/>
          <w:szCs w:val="22"/>
          <w:highlight w:val="yellow"/>
          <w:lang w:val="la-Latn"/>
        </w:rPr>
        <w:t xml:space="preserve">, </w:t>
      </w:r>
      <w:r w:rsidR="009042C7" w:rsidRPr="007A06F5">
        <w:rPr>
          <w:sz w:val="22"/>
          <w:szCs w:val="22"/>
          <w:highlight w:val="yellow"/>
          <w:lang w:val="la-Latn"/>
        </w:rPr>
        <w:t xml:space="preserve">si pater eius </w:t>
      </w:r>
      <w:r w:rsidRPr="007A06F5">
        <w:rPr>
          <w:sz w:val="22"/>
          <w:szCs w:val="22"/>
          <w:highlight w:val="yellow"/>
          <w:lang w:val="la-Latn"/>
        </w:rPr>
        <w:t>eam requirit</w:t>
      </w:r>
      <w:r w:rsidR="00762AD2" w:rsidRPr="007A06F5">
        <w:rPr>
          <w:sz w:val="22"/>
          <w:szCs w:val="22"/>
          <w:highlight w:val="yellow"/>
          <w:lang w:val="la-Latn"/>
        </w:rPr>
        <w:t>,</w:t>
      </w:r>
      <w:r w:rsidR="009B2994" w:rsidRPr="007A06F5">
        <w:rPr>
          <w:sz w:val="22"/>
          <w:szCs w:val="22"/>
          <w:highlight w:val="yellow"/>
          <w:lang w:val="la-Latn"/>
        </w:rPr>
        <w:t xml:space="preserve"> </w:t>
      </w:r>
      <w:r w:rsidRPr="007A06F5">
        <w:rPr>
          <w:sz w:val="22"/>
          <w:szCs w:val="22"/>
          <w:highlight w:val="yellow"/>
          <w:lang w:val="la-Latn"/>
        </w:rPr>
        <w:t>reddat</w:t>
      </w:r>
      <w:r w:rsidR="009B2994" w:rsidRPr="007A06F5">
        <w:rPr>
          <w:sz w:val="22"/>
          <w:szCs w:val="22"/>
          <w:highlight w:val="yellow"/>
          <w:lang w:val="la-Latn"/>
        </w:rPr>
        <w:t xml:space="preserve"> </w:t>
      </w:r>
      <w:r w:rsidRPr="007A06F5">
        <w:rPr>
          <w:sz w:val="22"/>
          <w:szCs w:val="22"/>
          <w:highlight w:val="yellow"/>
          <w:lang w:val="la-Latn"/>
        </w:rPr>
        <w:t>eam</w:t>
      </w:r>
      <w:r w:rsidR="009B2994" w:rsidRPr="007A06F5">
        <w:rPr>
          <w:sz w:val="22"/>
          <w:szCs w:val="22"/>
          <w:highlight w:val="yellow"/>
          <w:lang w:val="la-Latn"/>
        </w:rPr>
        <w:t xml:space="preserve"> </w:t>
      </w:r>
      <w:r w:rsidR="009042C7" w:rsidRPr="007A06F5">
        <w:rPr>
          <w:sz w:val="22"/>
          <w:szCs w:val="22"/>
          <w:highlight w:val="yellow"/>
          <w:lang w:val="la-Latn"/>
        </w:rPr>
        <w:t>et cum 40 soli</w:t>
      </w:r>
      <w:r w:rsidRPr="007A06F5">
        <w:rPr>
          <w:sz w:val="22"/>
          <w:szCs w:val="22"/>
          <w:highlight w:val="yellow"/>
          <w:lang w:val="la-Latn"/>
        </w:rPr>
        <w:t>dis eam</w:t>
      </w:r>
      <w:r w:rsidR="009B2994" w:rsidRPr="007A06F5">
        <w:rPr>
          <w:sz w:val="22"/>
          <w:szCs w:val="22"/>
          <w:highlight w:val="yellow"/>
          <w:lang w:val="la-Latn"/>
        </w:rPr>
        <w:t xml:space="preserve"> </w:t>
      </w:r>
      <w:r w:rsidRPr="007A06F5">
        <w:rPr>
          <w:sz w:val="22"/>
          <w:szCs w:val="22"/>
          <w:highlight w:val="yellow"/>
          <w:lang w:val="la-Latn"/>
        </w:rPr>
        <w:t>conponat</w:t>
      </w:r>
      <w:r w:rsidR="009B2994" w:rsidRPr="007A06F5">
        <w:rPr>
          <w:sz w:val="22"/>
          <w:szCs w:val="22"/>
          <w:highlight w:val="yellow"/>
          <w:lang w:val="la-Latn"/>
        </w:rPr>
        <w:t xml:space="preserve">. </w:t>
      </w:r>
    </w:p>
    <w:p w14:paraId="0320A435" w14:textId="4E6FF9DA" w:rsidR="009042C7" w:rsidRPr="007A06F5" w:rsidRDefault="001B13A6" w:rsidP="00D0094D">
      <w:pPr>
        <w:pStyle w:val="Normlnweb"/>
        <w:numPr>
          <w:ilvl w:val="0"/>
          <w:numId w:val="36"/>
        </w:numPr>
        <w:spacing w:before="0" w:beforeAutospacing="0" w:after="120" w:afterAutospacing="0"/>
        <w:rPr>
          <w:sz w:val="22"/>
          <w:szCs w:val="22"/>
          <w:lang w:val="la-Latn"/>
        </w:rPr>
      </w:pPr>
      <w:r w:rsidRPr="007A06F5">
        <w:rPr>
          <w:sz w:val="22"/>
          <w:szCs w:val="22"/>
          <w:lang w:val="la-Latn"/>
        </w:rPr>
        <w:t>Si autem ipsa a femina sub</w:t>
      </w:r>
      <w:r w:rsidR="009B2994" w:rsidRPr="007A06F5">
        <w:rPr>
          <w:sz w:val="22"/>
          <w:szCs w:val="22"/>
          <w:lang w:val="la-Latn"/>
        </w:rPr>
        <w:t xml:space="preserve"> </w:t>
      </w:r>
      <w:r w:rsidRPr="007A06F5">
        <w:rPr>
          <w:sz w:val="22"/>
          <w:szCs w:val="22"/>
          <w:lang w:val="la-Latn"/>
        </w:rPr>
        <w:t>illo</w:t>
      </w:r>
      <w:r w:rsidR="009B2994" w:rsidRPr="007A06F5">
        <w:rPr>
          <w:sz w:val="22"/>
          <w:szCs w:val="22"/>
          <w:lang w:val="la-Latn"/>
        </w:rPr>
        <w:t xml:space="preserve"> </w:t>
      </w:r>
      <w:r w:rsidRPr="007A06F5">
        <w:rPr>
          <w:sz w:val="22"/>
          <w:szCs w:val="22"/>
          <w:lang w:val="la-Latn"/>
        </w:rPr>
        <w:t>viro</w:t>
      </w:r>
      <w:r w:rsidR="009B2994" w:rsidRPr="007A06F5">
        <w:rPr>
          <w:sz w:val="22"/>
          <w:szCs w:val="22"/>
          <w:lang w:val="la-Latn"/>
        </w:rPr>
        <w:t xml:space="preserve"> </w:t>
      </w:r>
      <w:r w:rsidRPr="007A06F5">
        <w:rPr>
          <w:sz w:val="22"/>
          <w:szCs w:val="22"/>
          <w:lang w:val="la-Latn"/>
        </w:rPr>
        <w:t>mortua fuerit</w:t>
      </w:r>
      <w:r w:rsidR="009B2994" w:rsidRPr="007A06F5">
        <w:rPr>
          <w:sz w:val="22"/>
          <w:szCs w:val="22"/>
          <w:lang w:val="la-Latn"/>
        </w:rPr>
        <w:t xml:space="preserve">, </w:t>
      </w:r>
      <w:r w:rsidRPr="007A06F5">
        <w:rPr>
          <w:sz w:val="22"/>
          <w:szCs w:val="22"/>
          <w:lang w:val="la-Latn"/>
        </w:rPr>
        <w:t>antequam illi mundium</w:t>
      </w:r>
      <w:r w:rsidR="009B2994" w:rsidRPr="007A06F5">
        <w:rPr>
          <w:sz w:val="22"/>
          <w:szCs w:val="22"/>
          <w:lang w:val="la-Latn"/>
        </w:rPr>
        <w:t xml:space="preserve"> </w:t>
      </w:r>
      <w:r w:rsidRPr="007A06F5">
        <w:rPr>
          <w:sz w:val="22"/>
          <w:szCs w:val="22"/>
          <w:lang w:val="la-Latn"/>
        </w:rPr>
        <w:t>apud patrem adquirat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 xml:space="preserve">solvat eam patri eius </w:t>
      </w:r>
      <w:r w:rsidR="00A973AB" w:rsidRPr="007A06F5">
        <w:rPr>
          <w:sz w:val="22"/>
          <w:szCs w:val="22"/>
          <w:lang w:val="la-Latn"/>
        </w:rPr>
        <w:t>400</w:t>
      </w:r>
      <w:r w:rsidRPr="007A06F5">
        <w:rPr>
          <w:sz w:val="22"/>
          <w:szCs w:val="22"/>
          <w:lang w:val="la-Latn"/>
        </w:rPr>
        <w:t>* solidis</w:t>
      </w:r>
      <w:r w:rsidR="009B2994" w:rsidRPr="007A06F5">
        <w:rPr>
          <w:sz w:val="22"/>
          <w:szCs w:val="22"/>
          <w:lang w:val="la-Latn"/>
        </w:rPr>
        <w:t xml:space="preserve">. </w:t>
      </w:r>
      <w:r w:rsidRPr="007A06F5">
        <w:rPr>
          <w:sz w:val="22"/>
          <w:szCs w:val="22"/>
          <w:lang w:val="la-Latn"/>
        </w:rPr>
        <w:t>Et si filios aut filias genuit</w:t>
      </w:r>
      <w:r w:rsidR="009B2994" w:rsidRPr="007A06F5">
        <w:rPr>
          <w:sz w:val="22"/>
          <w:szCs w:val="22"/>
          <w:lang w:val="la-Latn"/>
        </w:rPr>
        <w:t xml:space="preserve"> </w:t>
      </w:r>
      <w:r w:rsidRPr="007A06F5">
        <w:rPr>
          <w:sz w:val="22"/>
          <w:szCs w:val="22"/>
          <w:lang w:val="la-Latn"/>
        </w:rPr>
        <w:t>ante</w:t>
      </w:r>
      <w:r w:rsidR="009B2994" w:rsidRPr="007A06F5">
        <w:rPr>
          <w:sz w:val="22"/>
          <w:szCs w:val="22"/>
          <w:lang w:val="la-Latn"/>
        </w:rPr>
        <w:t xml:space="preserve"> </w:t>
      </w:r>
      <w:r w:rsidRPr="007A06F5">
        <w:rPr>
          <w:sz w:val="22"/>
          <w:szCs w:val="22"/>
          <w:lang w:val="la-Latn"/>
        </w:rPr>
        <w:t>mundium</w:t>
      </w:r>
      <w:r w:rsidR="009B2994" w:rsidRPr="007A06F5">
        <w:rPr>
          <w:sz w:val="22"/>
          <w:szCs w:val="22"/>
          <w:lang w:val="la-Latn"/>
        </w:rPr>
        <w:t xml:space="preserve"> </w:t>
      </w:r>
      <w:r w:rsidRPr="007A06F5">
        <w:rPr>
          <w:sz w:val="22"/>
          <w:szCs w:val="22"/>
          <w:lang w:val="la-Latn"/>
        </w:rPr>
        <w:t>et omnes mortui fuerint</w:t>
      </w:r>
      <w:r w:rsidR="009B2994" w:rsidRPr="007A06F5">
        <w:rPr>
          <w:sz w:val="22"/>
          <w:szCs w:val="22"/>
          <w:lang w:val="la-Latn"/>
        </w:rPr>
        <w:t>,</w:t>
      </w:r>
      <w:r w:rsidR="0069631A" w:rsidRPr="007A06F5">
        <w:rPr>
          <w:sz w:val="22"/>
          <w:szCs w:val="22"/>
          <w:lang w:val="la-Latn"/>
        </w:rPr>
        <w:t xml:space="preserve"> </w:t>
      </w:r>
      <w:r w:rsidRPr="007A06F5">
        <w:rPr>
          <w:sz w:val="22"/>
          <w:szCs w:val="22"/>
          <w:lang w:val="la-Latn"/>
        </w:rPr>
        <w:t>unumquemque</w:t>
      </w:r>
      <w:r w:rsidR="009B2994" w:rsidRPr="007A06F5">
        <w:rPr>
          <w:sz w:val="22"/>
          <w:szCs w:val="22"/>
          <w:lang w:val="la-Latn"/>
        </w:rPr>
        <w:t xml:space="preserve"> </w:t>
      </w:r>
      <w:r w:rsidRPr="007A06F5">
        <w:rPr>
          <w:sz w:val="22"/>
          <w:szCs w:val="22"/>
          <w:lang w:val="la-Latn"/>
        </w:rPr>
        <w:t>cum</w:t>
      </w:r>
      <w:r w:rsidR="009B2994" w:rsidRPr="007A06F5">
        <w:rPr>
          <w:sz w:val="22"/>
          <w:szCs w:val="22"/>
          <w:lang w:val="la-Latn"/>
        </w:rPr>
        <w:t xml:space="preserve"> </w:t>
      </w:r>
      <w:r w:rsidRPr="007A06F5">
        <w:rPr>
          <w:sz w:val="22"/>
          <w:szCs w:val="22"/>
          <w:lang w:val="la-Latn"/>
        </w:rPr>
        <w:t>weregeldo</w:t>
      </w:r>
      <w:r w:rsidR="009B2994" w:rsidRPr="007A06F5">
        <w:rPr>
          <w:sz w:val="22"/>
          <w:szCs w:val="22"/>
          <w:lang w:val="la-Latn"/>
        </w:rPr>
        <w:t xml:space="preserve"> </w:t>
      </w:r>
      <w:r w:rsidRPr="007A06F5">
        <w:rPr>
          <w:sz w:val="22"/>
          <w:szCs w:val="22"/>
          <w:lang w:val="la-Latn"/>
        </w:rPr>
        <w:t>suo</w:t>
      </w:r>
      <w:r w:rsidR="009B2994" w:rsidRPr="007A06F5">
        <w:rPr>
          <w:sz w:val="22"/>
          <w:szCs w:val="22"/>
          <w:lang w:val="la-Latn"/>
        </w:rPr>
        <w:t xml:space="preserve"> </w:t>
      </w:r>
      <w:r w:rsidR="009042C7" w:rsidRPr="007A06F5">
        <w:rPr>
          <w:sz w:val="22"/>
          <w:szCs w:val="22"/>
          <w:lang w:val="la-Latn"/>
        </w:rPr>
        <w:t>con</w:t>
      </w:r>
      <w:r w:rsidRPr="007A06F5">
        <w:rPr>
          <w:sz w:val="22"/>
          <w:szCs w:val="22"/>
          <w:lang w:val="la-Latn"/>
        </w:rPr>
        <w:t>ponat</w:t>
      </w:r>
      <w:r w:rsidR="009B2994" w:rsidRPr="007A06F5">
        <w:rPr>
          <w:sz w:val="22"/>
          <w:szCs w:val="22"/>
          <w:lang w:val="la-Latn"/>
        </w:rPr>
        <w:t xml:space="preserve"> </w:t>
      </w:r>
      <w:r w:rsidRPr="007A06F5">
        <w:rPr>
          <w:sz w:val="22"/>
          <w:szCs w:val="22"/>
          <w:lang w:val="la-Latn"/>
        </w:rPr>
        <w:t>patri</w:t>
      </w:r>
      <w:r w:rsidR="009B2994" w:rsidRPr="007A06F5">
        <w:rPr>
          <w:sz w:val="22"/>
          <w:szCs w:val="22"/>
          <w:lang w:val="la-Latn"/>
        </w:rPr>
        <w:t xml:space="preserve"> </w:t>
      </w:r>
      <w:r w:rsidRPr="007A06F5">
        <w:rPr>
          <w:sz w:val="22"/>
          <w:szCs w:val="22"/>
          <w:lang w:val="la-Latn"/>
        </w:rPr>
        <w:t>feminae</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 xml:space="preserve">/ </w:t>
      </w:r>
    </w:p>
    <w:p w14:paraId="35F11A99" w14:textId="76B665E5" w:rsidR="009042C7" w:rsidRPr="007A06F5" w:rsidRDefault="001B13A6" w:rsidP="009042C7">
      <w:pPr>
        <w:pStyle w:val="Normlnweb"/>
        <w:spacing w:before="0" w:beforeAutospacing="0" w:after="120" w:afterAutospacing="0"/>
        <w:rPr>
          <w:lang w:val="la-Latn"/>
        </w:rPr>
      </w:pPr>
      <w:r w:rsidRPr="007A06F5">
        <w:rPr>
          <w:lang w:val="la-Latn"/>
        </w:rPr>
        <w:t>LV</w:t>
      </w:r>
      <w:r w:rsidR="009B2994" w:rsidRPr="007A06F5">
        <w:rPr>
          <w:lang w:val="la-Latn"/>
        </w:rPr>
        <w:t xml:space="preserve">. </w:t>
      </w:r>
      <w:r w:rsidRPr="007A06F5">
        <w:rPr>
          <w:lang w:val="la-Latn"/>
        </w:rPr>
        <w:t>De a uxore mortuo</w:t>
      </w:r>
      <w:r w:rsidR="009B2994" w:rsidRPr="007A06F5">
        <w:rPr>
          <w:lang w:val="la-Latn"/>
        </w:rPr>
        <w:t xml:space="preserve"> </w:t>
      </w:r>
      <w:r w:rsidR="009042C7" w:rsidRPr="007A06F5">
        <w:rPr>
          <w:lang w:val="la-Latn"/>
        </w:rPr>
        <w:t xml:space="preserve">marito sine </w:t>
      </w:r>
      <w:r w:rsidRPr="007A06F5">
        <w:rPr>
          <w:lang w:val="la-Latn"/>
        </w:rPr>
        <w:t>filiis relicta</w:t>
      </w:r>
      <w:r w:rsidR="009B2994" w:rsidRPr="007A06F5">
        <w:rPr>
          <w:lang w:val="la-Latn"/>
        </w:rPr>
        <w:t xml:space="preserve">. </w:t>
      </w:r>
    </w:p>
    <w:p w14:paraId="71DA5586" w14:textId="5D8948B0" w:rsidR="001B13A6" w:rsidRPr="007A06F5" w:rsidRDefault="001B13A6" w:rsidP="00A973AB">
      <w:pPr>
        <w:pStyle w:val="Normlnweb"/>
        <w:spacing w:before="0" w:beforeAutospacing="0" w:after="120" w:afterAutospacing="0"/>
        <w:ind w:left="720"/>
        <w:rPr>
          <w:sz w:val="22"/>
          <w:szCs w:val="22"/>
          <w:lang w:val="la-Latn"/>
        </w:rPr>
      </w:pPr>
      <w:r w:rsidRPr="007A06F5">
        <w:rPr>
          <w:sz w:val="22"/>
          <w:szCs w:val="22"/>
          <w:lang w:val="la-Latn"/>
        </w:rPr>
        <w:t>Si quis liber mortuus fuerit et reliquit</w:t>
      </w:r>
      <w:r w:rsidR="009B2994" w:rsidRPr="007A06F5">
        <w:rPr>
          <w:sz w:val="22"/>
          <w:szCs w:val="22"/>
          <w:lang w:val="la-Latn"/>
        </w:rPr>
        <w:t xml:space="preserve"> </w:t>
      </w:r>
      <w:r w:rsidRPr="007A06F5">
        <w:rPr>
          <w:sz w:val="22"/>
          <w:szCs w:val="22"/>
          <w:lang w:val="la-Latn"/>
        </w:rPr>
        <w:t>uxorem sine filiis aut filiabus</w:t>
      </w:r>
      <w:r w:rsidR="009B2994" w:rsidRPr="007A06F5">
        <w:rPr>
          <w:sz w:val="22"/>
          <w:szCs w:val="22"/>
          <w:lang w:val="la-Latn"/>
        </w:rPr>
        <w:t xml:space="preserve">, </w:t>
      </w:r>
      <w:r w:rsidRPr="007A06F5">
        <w:rPr>
          <w:sz w:val="22"/>
          <w:szCs w:val="22"/>
          <w:lang w:val="la-Latn"/>
        </w:rPr>
        <w:t>et</w:t>
      </w:r>
      <w:r w:rsidR="009B2994" w:rsidRPr="007A06F5">
        <w:rPr>
          <w:sz w:val="22"/>
          <w:szCs w:val="22"/>
          <w:lang w:val="la-Latn"/>
        </w:rPr>
        <w:t xml:space="preserve"> </w:t>
      </w:r>
      <w:r w:rsidRPr="007A06F5">
        <w:rPr>
          <w:sz w:val="22"/>
          <w:szCs w:val="22"/>
          <w:lang w:val="la-Latn"/>
        </w:rPr>
        <w:t>de illa</w:t>
      </w:r>
      <w:r w:rsidR="009B2994" w:rsidRPr="007A06F5">
        <w:rPr>
          <w:sz w:val="22"/>
          <w:szCs w:val="22"/>
          <w:lang w:val="la-Latn"/>
        </w:rPr>
        <w:t xml:space="preserve"> </w:t>
      </w:r>
      <w:r w:rsidRPr="007A06F5">
        <w:rPr>
          <w:sz w:val="22"/>
          <w:szCs w:val="22"/>
          <w:lang w:val="la-Latn"/>
        </w:rPr>
        <w:t>hereditate exire voluerit</w:t>
      </w:r>
      <w:r w:rsidR="009B2994" w:rsidRPr="007A06F5">
        <w:rPr>
          <w:sz w:val="22"/>
          <w:szCs w:val="22"/>
          <w:lang w:val="la-Latn"/>
        </w:rPr>
        <w:t xml:space="preserve">, </w:t>
      </w:r>
      <w:r w:rsidRPr="007A06F5">
        <w:rPr>
          <w:sz w:val="22"/>
          <w:szCs w:val="22"/>
          <w:lang w:val="la-Latn"/>
        </w:rPr>
        <w:t>nubere sibi alio</w:t>
      </w:r>
      <w:r w:rsidR="009B2994" w:rsidRPr="007A06F5">
        <w:rPr>
          <w:sz w:val="22"/>
          <w:szCs w:val="22"/>
          <w:lang w:val="la-Latn"/>
        </w:rPr>
        <w:t xml:space="preserve"> </w:t>
      </w:r>
      <w:r w:rsidRPr="007A06F5">
        <w:rPr>
          <w:sz w:val="22"/>
          <w:szCs w:val="22"/>
          <w:lang w:val="la-Latn"/>
        </w:rPr>
        <w:t>coaequali</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sequatur eam dotis</w:t>
      </w:r>
      <w:r w:rsidR="009B2994" w:rsidRPr="007A06F5">
        <w:rPr>
          <w:sz w:val="22"/>
          <w:szCs w:val="22"/>
          <w:lang w:val="la-Latn"/>
        </w:rPr>
        <w:t xml:space="preserve"> </w:t>
      </w:r>
      <w:r w:rsidRPr="007A06F5">
        <w:rPr>
          <w:sz w:val="22"/>
          <w:szCs w:val="22"/>
          <w:lang w:val="la-Latn"/>
        </w:rPr>
        <w:t>legitima</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quidquid</w:t>
      </w:r>
      <w:r w:rsidR="009B2994" w:rsidRPr="007A06F5">
        <w:rPr>
          <w:sz w:val="22"/>
          <w:szCs w:val="22"/>
          <w:lang w:val="la-Latn"/>
        </w:rPr>
        <w:t xml:space="preserve"> </w:t>
      </w:r>
      <w:r w:rsidRPr="007A06F5">
        <w:rPr>
          <w:sz w:val="22"/>
          <w:szCs w:val="22"/>
          <w:lang w:val="la-Latn"/>
        </w:rPr>
        <w:t>parentes eius</w:t>
      </w:r>
      <w:r w:rsidR="009B2994" w:rsidRPr="007A06F5">
        <w:rPr>
          <w:sz w:val="22"/>
          <w:szCs w:val="22"/>
          <w:lang w:val="la-Latn"/>
        </w:rPr>
        <w:t xml:space="preserve"> </w:t>
      </w:r>
      <w:r w:rsidRPr="007A06F5">
        <w:rPr>
          <w:sz w:val="22"/>
          <w:szCs w:val="22"/>
          <w:lang w:val="la-Latn"/>
        </w:rPr>
        <w:t>legitime plagi taverint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et quidquid de sede paterna</w:t>
      </w:r>
      <w:r w:rsidR="009B2994" w:rsidRPr="007A06F5">
        <w:rPr>
          <w:sz w:val="22"/>
          <w:szCs w:val="22"/>
          <w:lang w:val="la-Latn"/>
        </w:rPr>
        <w:t xml:space="preserve"> </w:t>
      </w:r>
      <w:r w:rsidRPr="007A06F5">
        <w:rPr>
          <w:sz w:val="22"/>
          <w:szCs w:val="22"/>
          <w:lang w:val="la-Latn"/>
        </w:rPr>
        <w:t>se cum adtulit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omnia</w:t>
      </w:r>
      <w:r w:rsidR="009B2994" w:rsidRPr="007A06F5">
        <w:rPr>
          <w:sz w:val="22"/>
          <w:szCs w:val="22"/>
          <w:lang w:val="la-Latn"/>
        </w:rPr>
        <w:t xml:space="preserve"> </w:t>
      </w:r>
      <w:r w:rsidRPr="007A06F5">
        <w:rPr>
          <w:sz w:val="22"/>
          <w:szCs w:val="22"/>
          <w:lang w:val="la-Latn"/>
        </w:rPr>
        <w:t>in potestate habeat</w:t>
      </w:r>
      <w:r w:rsidR="0069631A" w:rsidRPr="007A06F5">
        <w:rPr>
          <w:sz w:val="22"/>
          <w:szCs w:val="22"/>
          <w:lang w:val="la-Latn"/>
        </w:rPr>
        <w:t xml:space="preserve"> </w:t>
      </w:r>
      <w:r w:rsidRPr="007A06F5">
        <w:rPr>
          <w:sz w:val="22"/>
          <w:szCs w:val="22"/>
          <w:lang w:val="la-Latn"/>
        </w:rPr>
        <w:t>auferendi</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quod non</w:t>
      </w:r>
      <w:r w:rsidR="009B2994" w:rsidRPr="007A06F5">
        <w:rPr>
          <w:sz w:val="22"/>
          <w:szCs w:val="22"/>
          <w:lang w:val="la-Latn"/>
        </w:rPr>
        <w:t xml:space="preserve"> </w:t>
      </w:r>
      <w:r w:rsidRPr="007A06F5">
        <w:rPr>
          <w:sz w:val="22"/>
          <w:szCs w:val="22"/>
          <w:lang w:val="la-Latn"/>
        </w:rPr>
        <w:t>manducavit</w:t>
      </w:r>
      <w:r w:rsidR="009B2994" w:rsidRPr="007A06F5">
        <w:rPr>
          <w:sz w:val="22"/>
          <w:szCs w:val="22"/>
          <w:lang w:val="la-Latn"/>
        </w:rPr>
        <w:t xml:space="preserve"> </w:t>
      </w:r>
      <w:r w:rsidRPr="007A06F5">
        <w:rPr>
          <w:sz w:val="22"/>
          <w:szCs w:val="22"/>
          <w:lang w:val="la-Latn"/>
        </w:rPr>
        <w:t>aut non</w:t>
      </w:r>
      <w:r w:rsidR="009B2994" w:rsidRPr="007A06F5">
        <w:rPr>
          <w:sz w:val="22"/>
          <w:szCs w:val="22"/>
          <w:lang w:val="la-Latn"/>
        </w:rPr>
        <w:t xml:space="preserve"> </w:t>
      </w:r>
      <w:r w:rsidRPr="007A06F5">
        <w:rPr>
          <w:sz w:val="22"/>
          <w:szCs w:val="22"/>
          <w:lang w:val="la-Latn"/>
        </w:rPr>
        <w:t>vendidit</w:t>
      </w:r>
      <w:r w:rsidR="009042C7" w:rsidRPr="007A06F5">
        <w:rPr>
          <w:sz w:val="22"/>
          <w:szCs w:val="22"/>
          <w:lang w:val="la-Latn"/>
        </w:rPr>
        <w:t>.</w:t>
      </w:r>
      <w:r w:rsidR="009B2994" w:rsidRPr="007A06F5">
        <w:rPr>
          <w:sz w:val="22"/>
          <w:szCs w:val="22"/>
          <w:lang w:val="la-Latn"/>
        </w:rPr>
        <w:t xml:space="preserve"> </w:t>
      </w:r>
      <w:r w:rsidRPr="007A06F5">
        <w:rPr>
          <w:sz w:val="22"/>
          <w:szCs w:val="22"/>
          <w:highlight w:val="yellow"/>
          <w:lang w:val="la-Latn"/>
        </w:rPr>
        <w:t>Dotis* enim</w:t>
      </w:r>
      <w:r w:rsidR="009B2994" w:rsidRPr="007A06F5">
        <w:rPr>
          <w:sz w:val="22"/>
          <w:szCs w:val="22"/>
          <w:highlight w:val="yellow"/>
          <w:lang w:val="la-Latn"/>
        </w:rPr>
        <w:t xml:space="preserve"> </w:t>
      </w:r>
      <w:r w:rsidR="00A973AB" w:rsidRPr="007A06F5">
        <w:rPr>
          <w:sz w:val="22"/>
          <w:szCs w:val="22"/>
          <w:highlight w:val="yellow"/>
          <w:lang w:val="la-Latn"/>
        </w:rPr>
        <w:t>legitima 40</w:t>
      </w:r>
      <w:r w:rsidR="009042C7" w:rsidRPr="007A06F5">
        <w:rPr>
          <w:sz w:val="22"/>
          <w:szCs w:val="22"/>
          <w:highlight w:val="yellow"/>
          <w:lang w:val="la-Latn"/>
        </w:rPr>
        <w:t>** soli</w:t>
      </w:r>
      <w:r w:rsidRPr="007A06F5">
        <w:rPr>
          <w:sz w:val="22"/>
          <w:szCs w:val="22"/>
          <w:highlight w:val="yellow"/>
          <w:lang w:val="la-Latn"/>
        </w:rPr>
        <w:t>dis constat</w:t>
      </w:r>
      <w:r w:rsidRPr="007A06F5">
        <w:rPr>
          <w:sz w:val="22"/>
          <w:szCs w:val="22"/>
          <w:lang w:val="la-Latn"/>
        </w:rPr>
        <w:t xml:space="preserve"> au</w:t>
      </w:r>
      <w:r w:rsidR="009042C7" w:rsidRPr="007A06F5">
        <w:rPr>
          <w:sz w:val="22"/>
          <w:szCs w:val="22"/>
          <w:lang w:val="la-Latn"/>
        </w:rPr>
        <w:t xml:space="preserve">t in auro aut in argento aut </w:t>
      </w:r>
      <w:r w:rsidRPr="007A06F5">
        <w:rPr>
          <w:sz w:val="22"/>
          <w:szCs w:val="22"/>
          <w:lang w:val="la-Latn"/>
        </w:rPr>
        <w:t>in</w:t>
      </w:r>
      <w:r w:rsidR="009B2994" w:rsidRPr="007A06F5">
        <w:rPr>
          <w:sz w:val="22"/>
          <w:szCs w:val="22"/>
          <w:lang w:val="la-Latn"/>
        </w:rPr>
        <w:t xml:space="preserve"> </w:t>
      </w:r>
      <w:r w:rsidRPr="007A06F5">
        <w:rPr>
          <w:sz w:val="22"/>
          <w:szCs w:val="22"/>
          <w:lang w:val="la-Latn"/>
        </w:rPr>
        <w:t>mancipiis aut in qualicumque</w:t>
      </w:r>
      <w:r w:rsidR="009B2994" w:rsidRPr="007A06F5">
        <w:rPr>
          <w:sz w:val="22"/>
          <w:szCs w:val="22"/>
          <w:lang w:val="la-Latn"/>
        </w:rPr>
        <w:t xml:space="preserve"> </w:t>
      </w:r>
      <w:r w:rsidRPr="007A06F5">
        <w:rPr>
          <w:sz w:val="22"/>
          <w:szCs w:val="22"/>
          <w:lang w:val="la-Latn"/>
        </w:rPr>
        <w:t>re</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quam habet</w:t>
      </w:r>
      <w:r w:rsidR="009B2994" w:rsidRPr="007A06F5">
        <w:rPr>
          <w:sz w:val="22"/>
          <w:szCs w:val="22"/>
          <w:lang w:val="la-Latn"/>
        </w:rPr>
        <w:t xml:space="preserve"> </w:t>
      </w:r>
      <w:r w:rsidRPr="007A06F5">
        <w:rPr>
          <w:sz w:val="22"/>
          <w:szCs w:val="22"/>
          <w:lang w:val="la-Latn"/>
        </w:rPr>
        <w:t>ad</w:t>
      </w:r>
      <w:r w:rsidR="009B2994" w:rsidRPr="007A06F5">
        <w:rPr>
          <w:sz w:val="22"/>
          <w:szCs w:val="22"/>
          <w:lang w:val="la-Latn"/>
        </w:rPr>
        <w:t xml:space="preserve"> </w:t>
      </w:r>
      <w:r w:rsidRPr="007A06F5">
        <w:rPr>
          <w:sz w:val="22"/>
          <w:szCs w:val="22"/>
          <w:lang w:val="la-Latn"/>
        </w:rPr>
        <w:t>dandum</w:t>
      </w:r>
      <w:r w:rsidR="009042C7" w:rsidRPr="007A06F5">
        <w:rPr>
          <w:sz w:val="22"/>
          <w:szCs w:val="22"/>
          <w:lang w:val="la-Latn"/>
        </w:rPr>
        <w:t>.</w:t>
      </w:r>
      <w:r w:rsidR="009B2994" w:rsidRPr="007A06F5">
        <w:rPr>
          <w:sz w:val="22"/>
          <w:szCs w:val="22"/>
          <w:lang w:val="la-Latn"/>
        </w:rPr>
        <w:t xml:space="preserve"> </w:t>
      </w:r>
    </w:p>
    <w:p w14:paraId="30205342" w14:textId="0A570569" w:rsidR="001B13A6" w:rsidRPr="007A06F5" w:rsidRDefault="001B13A6" w:rsidP="009042C7">
      <w:pPr>
        <w:pStyle w:val="Normlnweb"/>
        <w:spacing w:before="0" w:beforeAutospacing="0" w:after="120" w:afterAutospacing="0"/>
        <w:rPr>
          <w:lang w:val="la-Latn"/>
        </w:rPr>
      </w:pPr>
      <w:r w:rsidRPr="007A06F5">
        <w:rPr>
          <w:lang w:val="la-Latn"/>
        </w:rPr>
        <w:t>/ LVI</w:t>
      </w:r>
      <w:r w:rsidR="009B2994" w:rsidRPr="007A06F5">
        <w:rPr>
          <w:lang w:val="la-Latn"/>
        </w:rPr>
        <w:t xml:space="preserve">. </w:t>
      </w:r>
      <w:r w:rsidRPr="007A06F5">
        <w:rPr>
          <w:lang w:val="la-Latn"/>
        </w:rPr>
        <w:t>De a eo</w:t>
      </w:r>
      <w:r w:rsidR="009B2994" w:rsidRPr="007A06F5">
        <w:rPr>
          <w:lang w:val="la-Latn"/>
        </w:rPr>
        <w:t xml:space="preserve">, </w:t>
      </w:r>
      <w:r w:rsidRPr="007A06F5">
        <w:rPr>
          <w:lang w:val="la-Latn"/>
        </w:rPr>
        <w:t>qui proximi</w:t>
      </w:r>
      <w:r w:rsidR="009B2994" w:rsidRPr="007A06F5">
        <w:rPr>
          <w:lang w:val="la-Latn"/>
        </w:rPr>
        <w:t xml:space="preserve"> </w:t>
      </w:r>
      <w:r w:rsidRPr="007A06F5">
        <w:rPr>
          <w:lang w:val="la-Latn"/>
        </w:rPr>
        <w:t>sui</w:t>
      </w:r>
      <w:r w:rsidR="009B2994" w:rsidRPr="007A06F5">
        <w:rPr>
          <w:lang w:val="la-Latn"/>
        </w:rPr>
        <w:t xml:space="preserve"> </w:t>
      </w:r>
      <w:r w:rsidR="009042C7" w:rsidRPr="007A06F5">
        <w:rPr>
          <w:lang w:val="la-Latn"/>
        </w:rPr>
        <w:t xml:space="preserve">de </w:t>
      </w:r>
      <w:r w:rsidRPr="007A06F5">
        <w:rPr>
          <w:lang w:val="la-Latn"/>
        </w:rPr>
        <w:t>functi uxori</w:t>
      </w:r>
      <w:r w:rsidR="009B2994" w:rsidRPr="007A06F5">
        <w:rPr>
          <w:lang w:val="la-Latn"/>
        </w:rPr>
        <w:t xml:space="preserve"> </w:t>
      </w:r>
      <w:r w:rsidR="00A973AB" w:rsidRPr="007A06F5">
        <w:rPr>
          <w:lang w:val="la-Latn"/>
        </w:rPr>
        <w:t xml:space="preserve">sine filiis relictae </w:t>
      </w:r>
      <w:r w:rsidRPr="007A06F5">
        <w:rPr>
          <w:lang w:val="la-Latn"/>
        </w:rPr>
        <w:t>dotem contradixerit</w:t>
      </w:r>
      <w:r w:rsidR="009042C7" w:rsidRPr="007A06F5">
        <w:rPr>
          <w:lang w:val="la-Latn"/>
        </w:rPr>
        <w:t>.</w:t>
      </w:r>
      <w:r w:rsidR="009B2994" w:rsidRPr="007A06F5">
        <w:rPr>
          <w:lang w:val="la-Latn"/>
        </w:rPr>
        <w:t xml:space="preserve"> </w:t>
      </w:r>
    </w:p>
    <w:p w14:paraId="2B8ACE93" w14:textId="7FCE4F97" w:rsidR="001B13A6" w:rsidRPr="007A06F5" w:rsidRDefault="001B13A6" w:rsidP="00D0094D">
      <w:pPr>
        <w:pStyle w:val="Normlnweb"/>
        <w:numPr>
          <w:ilvl w:val="0"/>
          <w:numId w:val="37"/>
        </w:numPr>
        <w:spacing w:before="0" w:beforeAutospacing="0" w:after="120" w:afterAutospacing="0"/>
        <w:rPr>
          <w:sz w:val="22"/>
          <w:szCs w:val="22"/>
          <w:lang w:val="la-Latn"/>
        </w:rPr>
      </w:pPr>
      <w:r w:rsidRPr="007A06F5">
        <w:rPr>
          <w:sz w:val="22"/>
          <w:szCs w:val="22"/>
          <w:lang w:val="la-Latn"/>
        </w:rPr>
        <w:t>Si a</w:t>
      </w:r>
      <w:r w:rsidR="009042C7" w:rsidRPr="007A06F5">
        <w:rPr>
          <w:sz w:val="22"/>
          <w:szCs w:val="22"/>
          <w:lang w:val="la-Latn"/>
        </w:rPr>
        <w:t xml:space="preserve">utem proximus maritis defuncti </w:t>
      </w:r>
      <w:r w:rsidRPr="007A06F5">
        <w:rPr>
          <w:sz w:val="22"/>
          <w:szCs w:val="22"/>
          <w:lang w:val="la-Latn"/>
        </w:rPr>
        <w:t>contradicere</w:t>
      </w:r>
      <w:r w:rsidR="009B2994" w:rsidRPr="007A06F5">
        <w:rPr>
          <w:sz w:val="22"/>
          <w:szCs w:val="22"/>
          <w:lang w:val="la-Latn"/>
        </w:rPr>
        <w:t xml:space="preserve"> </w:t>
      </w:r>
      <w:r w:rsidRPr="007A06F5">
        <w:rPr>
          <w:sz w:val="22"/>
          <w:szCs w:val="22"/>
          <w:lang w:val="la-Latn"/>
        </w:rPr>
        <w:t>ipsam dotem illi</w:t>
      </w:r>
      <w:r w:rsidR="009B2994" w:rsidRPr="007A06F5">
        <w:rPr>
          <w:sz w:val="22"/>
          <w:szCs w:val="22"/>
          <w:lang w:val="la-Latn"/>
        </w:rPr>
        <w:t xml:space="preserve"> </w:t>
      </w:r>
      <w:r w:rsidRPr="007A06F5">
        <w:rPr>
          <w:sz w:val="22"/>
          <w:szCs w:val="22"/>
          <w:lang w:val="la-Latn"/>
        </w:rPr>
        <w:t>mulieri</w:t>
      </w:r>
      <w:r w:rsidR="009B2994" w:rsidRPr="007A06F5">
        <w:rPr>
          <w:sz w:val="22"/>
          <w:szCs w:val="22"/>
          <w:lang w:val="la-Latn"/>
        </w:rPr>
        <w:t xml:space="preserve"> </w:t>
      </w:r>
      <w:r w:rsidRPr="007A06F5">
        <w:rPr>
          <w:sz w:val="22"/>
          <w:szCs w:val="22"/>
          <w:lang w:val="la-Latn"/>
        </w:rPr>
        <w:t>voluerit</w:t>
      </w:r>
      <w:r w:rsidR="009B2994" w:rsidRPr="007A06F5">
        <w:rPr>
          <w:sz w:val="22"/>
          <w:szCs w:val="22"/>
          <w:lang w:val="la-Latn"/>
        </w:rPr>
        <w:t xml:space="preserve">, </w:t>
      </w:r>
      <w:r w:rsidRPr="007A06F5">
        <w:rPr>
          <w:sz w:val="22"/>
          <w:szCs w:val="22"/>
          <w:lang w:val="la-Latn"/>
        </w:rPr>
        <w:t>quod</w:t>
      </w:r>
      <w:r w:rsidR="009B2994" w:rsidRPr="007A06F5">
        <w:rPr>
          <w:sz w:val="22"/>
          <w:szCs w:val="22"/>
          <w:lang w:val="la-Latn"/>
        </w:rPr>
        <w:t xml:space="preserve"> </w:t>
      </w:r>
      <w:r w:rsidRPr="007A06F5">
        <w:rPr>
          <w:sz w:val="22"/>
          <w:szCs w:val="22"/>
          <w:lang w:val="la-Latn"/>
        </w:rPr>
        <w:t>lex non est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 xml:space="preserve">illa sequatur </w:t>
      </w:r>
      <w:r w:rsidRPr="007A06F5">
        <w:rPr>
          <w:sz w:val="22"/>
          <w:szCs w:val="22"/>
          <w:lang w:val="la-Latn"/>
        </w:rPr>
        <w:t>cum sacram</w:t>
      </w:r>
      <w:r w:rsidR="009042C7" w:rsidRPr="007A06F5">
        <w:rPr>
          <w:sz w:val="22"/>
          <w:szCs w:val="22"/>
          <w:lang w:val="la-Latn"/>
        </w:rPr>
        <w:t xml:space="preserve">ento cum nominatis quinque aut </w:t>
      </w:r>
      <w:r w:rsidRPr="007A06F5">
        <w:rPr>
          <w:sz w:val="22"/>
          <w:szCs w:val="22"/>
          <w:lang w:val="la-Latn"/>
        </w:rPr>
        <w:t>cum</w:t>
      </w:r>
      <w:r w:rsidR="009B2994" w:rsidRPr="007A06F5">
        <w:rPr>
          <w:sz w:val="22"/>
          <w:szCs w:val="22"/>
          <w:lang w:val="la-Latn"/>
        </w:rPr>
        <w:t xml:space="preserve"> </w:t>
      </w:r>
      <w:r w:rsidRPr="007A06F5">
        <w:rPr>
          <w:sz w:val="22"/>
          <w:szCs w:val="22"/>
          <w:lang w:val="la-Latn"/>
        </w:rPr>
        <w:t>spata tracta pugna</w:t>
      </w:r>
      <w:r w:rsidR="009B2994" w:rsidRPr="007A06F5">
        <w:rPr>
          <w:sz w:val="22"/>
          <w:szCs w:val="22"/>
          <w:lang w:val="la-Latn"/>
        </w:rPr>
        <w:t xml:space="preserve"> </w:t>
      </w:r>
      <w:r w:rsidRPr="007A06F5">
        <w:rPr>
          <w:sz w:val="22"/>
          <w:szCs w:val="22"/>
          <w:lang w:val="la-Latn"/>
        </w:rPr>
        <w:t>duorum</w:t>
      </w:r>
      <w:r w:rsidR="009B2994" w:rsidRPr="007A06F5">
        <w:rPr>
          <w:sz w:val="22"/>
          <w:szCs w:val="22"/>
          <w:lang w:val="la-Latn"/>
        </w:rPr>
        <w:t xml:space="preserve">. </w:t>
      </w:r>
      <w:r w:rsidR="009042C7" w:rsidRPr="007A06F5">
        <w:rPr>
          <w:sz w:val="22"/>
          <w:szCs w:val="22"/>
          <w:lang w:val="la-Latn"/>
        </w:rPr>
        <w:t xml:space="preserve">Si </w:t>
      </w:r>
      <w:r w:rsidRPr="007A06F5">
        <w:rPr>
          <w:sz w:val="22"/>
          <w:szCs w:val="22"/>
          <w:lang w:val="la-Latn"/>
        </w:rPr>
        <w:t>potest adquirere aut per</w:t>
      </w:r>
      <w:r w:rsidR="009B2994" w:rsidRPr="007A06F5">
        <w:rPr>
          <w:sz w:val="22"/>
          <w:szCs w:val="22"/>
          <w:lang w:val="la-Latn"/>
        </w:rPr>
        <w:t xml:space="preserve"> </w:t>
      </w:r>
      <w:r w:rsidR="009042C7" w:rsidRPr="007A06F5">
        <w:rPr>
          <w:sz w:val="22"/>
          <w:szCs w:val="22"/>
          <w:lang w:val="la-Latn"/>
        </w:rPr>
        <w:t>sacramentum aut</w:t>
      </w:r>
      <w:r w:rsidR="0069631A" w:rsidRPr="007A06F5">
        <w:rPr>
          <w:sz w:val="22"/>
          <w:szCs w:val="22"/>
          <w:lang w:val="la-Latn"/>
        </w:rPr>
        <w:t xml:space="preserve"> </w:t>
      </w:r>
      <w:r w:rsidRPr="007A06F5">
        <w:rPr>
          <w:sz w:val="22"/>
          <w:szCs w:val="22"/>
          <w:lang w:val="la-Latn"/>
        </w:rPr>
        <w:t>per</w:t>
      </w:r>
      <w:r w:rsidR="009B2994" w:rsidRPr="007A06F5">
        <w:rPr>
          <w:sz w:val="22"/>
          <w:szCs w:val="22"/>
          <w:lang w:val="la-Latn"/>
        </w:rPr>
        <w:t xml:space="preserve"> </w:t>
      </w:r>
      <w:r w:rsidRPr="007A06F5">
        <w:rPr>
          <w:sz w:val="22"/>
          <w:szCs w:val="22"/>
          <w:lang w:val="la-Latn"/>
        </w:rPr>
        <w:t>pugnam</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illa</w:t>
      </w:r>
      <w:r w:rsidR="009B2994" w:rsidRPr="007A06F5">
        <w:rPr>
          <w:sz w:val="22"/>
          <w:szCs w:val="22"/>
          <w:lang w:val="la-Latn"/>
        </w:rPr>
        <w:t xml:space="preserve"> </w:t>
      </w:r>
      <w:r w:rsidR="009042C7" w:rsidRPr="007A06F5">
        <w:rPr>
          <w:sz w:val="22"/>
          <w:szCs w:val="22"/>
          <w:lang w:val="la-Latn"/>
        </w:rPr>
        <w:t>pecunia post mortem</w:t>
      </w:r>
      <w:r w:rsidR="0069631A" w:rsidRPr="007A06F5">
        <w:rPr>
          <w:sz w:val="22"/>
          <w:szCs w:val="22"/>
          <w:lang w:val="la-Latn"/>
        </w:rPr>
        <w:t xml:space="preserve"> </w:t>
      </w:r>
      <w:r w:rsidRPr="007A06F5">
        <w:rPr>
          <w:sz w:val="22"/>
          <w:szCs w:val="22"/>
          <w:lang w:val="la-Latn"/>
        </w:rPr>
        <w:t>mulieris retro numquam revertatur</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sed</w:t>
      </w:r>
      <w:r w:rsidR="0069631A" w:rsidRPr="007A06F5">
        <w:rPr>
          <w:sz w:val="22"/>
          <w:szCs w:val="22"/>
          <w:lang w:val="la-Latn"/>
        </w:rPr>
        <w:t xml:space="preserve"> </w:t>
      </w:r>
      <w:r w:rsidRPr="007A06F5">
        <w:rPr>
          <w:sz w:val="22"/>
          <w:szCs w:val="22"/>
          <w:lang w:val="la-Latn"/>
        </w:rPr>
        <w:t>ille</w:t>
      </w:r>
      <w:r w:rsidR="009B2994" w:rsidRPr="007A06F5">
        <w:rPr>
          <w:sz w:val="22"/>
          <w:szCs w:val="22"/>
          <w:lang w:val="la-Latn"/>
        </w:rPr>
        <w:t xml:space="preserve"> </w:t>
      </w:r>
      <w:r w:rsidRPr="007A06F5">
        <w:rPr>
          <w:sz w:val="22"/>
          <w:szCs w:val="22"/>
          <w:lang w:val="la-Latn"/>
        </w:rPr>
        <w:t>sequens maritus aut filii</w:t>
      </w:r>
      <w:r w:rsidR="009B2994" w:rsidRPr="007A06F5">
        <w:rPr>
          <w:sz w:val="22"/>
          <w:szCs w:val="22"/>
          <w:lang w:val="la-Latn"/>
        </w:rPr>
        <w:t xml:space="preserve"> </w:t>
      </w:r>
      <w:r w:rsidR="009042C7" w:rsidRPr="007A06F5">
        <w:rPr>
          <w:sz w:val="22"/>
          <w:szCs w:val="22"/>
          <w:lang w:val="la-Latn"/>
        </w:rPr>
        <w:t xml:space="preserve">eius usque </w:t>
      </w:r>
      <w:r w:rsidRPr="007A06F5">
        <w:rPr>
          <w:sz w:val="22"/>
          <w:szCs w:val="22"/>
          <w:lang w:val="la-Latn"/>
        </w:rPr>
        <w:t>in sempiternum</w:t>
      </w:r>
      <w:r w:rsidR="009B2994" w:rsidRPr="007A06F5">
        <w:rPr>
          <w:sz w:val="22"/>
          <w:szCs w:val="22"/>
          <w:lang w:val="la-Latn"/>
        </w:rPr>
        <w:t xml:space="preserve"> </w:t>
      </w:r>
      <w:r w:rsidRPr="007A06F5">
        <w:rPr>
          <w:sz w:val="22"/>
          <w:szCs w:val="22"/>
          <w:lang w:val="la-Latn"/>
        </w:rPr>
        <w:t>possideant</w:t>
      </w:r>
      <w:r w:rsidR="009B2994" w:rsidRPr="007A06F5">
        <w:rPr>
          <w:sz w:val="22"/>
          <w:szCs w:val="22"/>
          <w:lang w:val="la-Latn"/>
        </w:rPr>
        <w:t xml:space="preserve">. </w:t>
      </w:r>
    </w:p>
    <w:p w14:paraId="7730A58B" w14:textId="5EA2F265" w:rsidR="001B13A6" w:rsidRPr="007A06F5" w:rsidRDefault="001B13A6" w:rsidP="00D0094D">
      <w:pPr>
        <w:pStyle w:val="Normlnweb"/>
        <w:numPr>
          <w:ilvl w:val="0"/>
          <w:numId w:val="37"/>
        </w:numPr>
        <w:spacing w:before="0" w:beforeAutospacing="0" w:after="120" w:afterAutospacing="0"/>
        <w:rPr>
          <w:sz w:val="22"/>
          <w:szCs w:val="22"/>
          <w:lang w:val="la-Latn"/>
        </w:rPr>
      </w:pPr>
      <w:r w:rsidRPr="007A06F5">
        <w:rPr>
          <w:sz w:val="22"/>
          <w:szCs w:val="22"/>
          <w:lang w:val="la-Latn"/>
        </w:rPr>
        <w:t>Si autem ipsa femina dixerit</w:t>
      </w:r>
      <w:r w:rsidR="00FF3D92" w:rsidRPr="007A06F5">
        <w:rPr>
          <w:sz w:val="22"/>
          <w:szCs w:val="22"/>
          <w:lang w:val="la-Latn"/>
        </w:rPr>
        <w:t xml:space="preserve">: </w:t>
      </w:r>
      <w:r w:rsidR="00A973AB" w:rsidRPr="007A06F5">
        <w:rPr>
          <w:sz w:val="22"/>
          <w:szCs w:val="22"/>
          <w:lang w:val="la-Latn"/>
        </w:rPr>
        <w:t>'</w:t>
      </w:r>
      <w:r w:rsidR="009042C7" w:rsidRPr="007A06F5">
        <w:rPr>
          <w:sz w:val="22"/>
          <w:szCs w:val="22"/>
          <w:lang w:val="la-Latn"/>
        </w:rPr>
        <w:t>Mari</w:t>
      </w:r>
      <w:r w:rsidRPr="007A06F5">
        <w:rPr>
          <w:sz w:val="22"/>
          <w:szCs w:val="22"/>
          <w:lang w:val="la-Latn"/>
        </w:rPr>
        <w:t>t</w:t>
      </w:r>
      <w:r w:rsidR="00A973AB" w:rsidRPr="007A06F5">
        <w:rPr>
          <w:sz w:val="22"/>
          <w:szCs w:val="22"/>
          <w:lang w:val="la-Latn"/>
        </w:rPr>
        <w:t>us meus dedit mihi a morgangeba</w:t>
      </w:r>
      <w:r w:rsidRPr="007A06F5">
        <w:rPr>
          <w:sz w:val="22"/>
          <w:szCs w:val="22"/>
          <w:lang w:val="la-Latn"/>
        </w:rPr>
        <w:t>'</w:t>
      </w:r>
      <w:r w:rsidR="00762AD2" w:rsidRPr="007A06F5">
        <w:rPr>
          <w:sz w:val="22"/>
          <w:szCs w:val="22"/>
          <w:lang w:val="la-Latn"/>
        </w:rPr>
        <w:t>,</w:t>
      </w:r>
      <w:r w:rsidR="009B2994" w:rsidRPr="007A06F5">
        <w:rPr>
          <w:sz w:val="22"/>
          <w:szCs w:val="22"/>
          <w:lang w:val="la-Latn"/>
        </w:rPr>
        <w:t xml:space="preserve"> </w:t>
      </w:r>
      <w:r w:rsidR="009042C7" w:rsidRPr="007A06F5">
        <w:rPr>
          <w:sz w:val="22"/>
          <w:szCs w:val="22"/>
          <w:lang w:val="la-Latn"/>
        </w:rPr>
        <w:t>con</w:t>
      </w:r>
      <w:r w:rsidRPr="007A06F5">
        <w:rPr>
          <w:sz w:val="22"/>
          <w:szCs w:val="22"/>
          <w:lang w:val="la-Latn"/>
        </w:rPr>
        <w:t>putat</w:t>
      </w:r>
      <w:r w:rsidR="00762AD2" w:rsidRPr="007A06F5">
        <w:rPr>
          <w:sz w:val="22"/>
          <w:szCs w:val="22"/>
          <w:lang w:val="la-Latn"/>
        </w:rPr>
        <w:t>,</w:t>
      </w:r>
      <w:r w:rsidR="009B2994" w:rsidRPr="007A06F5">
        <w:rPr>
          <w:sz w:val="22"/>
          <w:szCs w:val="22"/>
          <w:lang w:val="la-Latn"/>
        </w:rPr>
        <w:t xml:space="preserve"> </w:t>
      </w:r>
      <w:r w:rsidRPr="007A06F5">
        <w:rPr>
          <w:sz w:val="22"/>
          <w:szCs w:val="22"/>
          <w:lang w:val="la-Latn"/>
        </w:rPr>
        <w:t>quantum valet aut in</w:t>
      </w:r>
      <w:r w:rsidR="009B2994" w:rsidRPr="007A06F5">
        <w:rPr>
          <w:sz w:val="22"/>
          <w:szCs w:val="22"/>
          <w:lang w:val="la-Latn"/>
        </w:rPr>
        <w:t xml:space="preserve"> </w:t>
      </w:r>
      <w:r w:rsidR="009042C7" w:rsidRPr="007A06F5">
        <w:rPr>
          <w:sz w:val="22"/>
          <w:szCs w:val="22"/>
          <w:lang w:val="la-Latn"/>
        </w:rPr>
        <w:t>auro aut e in</w:t>
      </w:r>
      <w:r w:rsidR="0069631A" w:rsidRPr="007A06F5">
        <w:rPr>
          <w:sz w:val="22"/>
          <w:szCs w:val="22"/>
          <w:lang w:val="la-Latn"/>
        </w:rPr>
        <w:t xml:space="preserve"> </w:t>
      </w:r>
      <w:r w:rsidRPr="007A06F5">
        <w:rPr>
          <w:sz w:val="22"/>
          <w:szCs w:val="22"/>
          <w:lang w:val="la-Latn"/>
        </w:rPr>
        <w:t>argento aut</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mancipiis</w:t>
      </w:r>
      <w:r w:rsidR="009B2994" w:rsidRPr="007A06F5">
        <w:rPr>
          <w:sz w:val="22"/>
          <w:szCs w:val="22"/>
          <w:lang w:val="la-Latn"/>
        </w:rPr>
        <w:t xml:space="preserve"> </w:t>
      </w:r>
      <w:r w:rsidRPr="007A06F5">
        <w:rPr>
          <w:sz w:val="22"/>
          <w:szCs w:val="22"/>
          <w:lang w:val="la-Latn"/>
        </w:rPr>
        <w:t>aut</w:t>
      </w:r>
      <w:r w:rsidR="009B2994" w:rsidRPr="007A06F5">
        <w:rPr>
          <w:sz w:val="22"/>
          <w:szCs w:val="22"/>
          <w:lang w:val="la-Latn"/>
        </w:rPr>
        <w:t xml:space="preserve"> </w:t>
      </w:r>
      <w:r w:rsidRPr="007A06F5">
        <w:rPr>
          <w:sz w:val="22"/>
          <w:szCs w:val="22"/>
          <w:lang w:val="la-Latn"/>
        </w:rPr>
        <w:t>in</w:t>
      </w:r>
      <w:r w:rsidR="009B2994" w:rsidRPr="007A06F5">
        <w:rPr>
          <w:sz w:val="22"/>
          <w:szCs w:val="22"/>
          <w:lang w:val="la-Latn"/>
        </w:rPr>
        <w:t xml:space="preserve"> </w:t>
      </w:r>
      <w:r w:rsidRPr="007A06F5">
        <w:rPr>
          <w:sz w:val="22"/>
          <w:szCs w:val="22"/>
          <w:lang w:val="la-Latn"/>
        </w:rPr>
        <w:t>equo</w:t>
      </w:r>
      <w:r w:rsidR="0069631A" w:rsidRPr="007A06F5">
        <w:rPr>
          <w:sz w:val="22"/>
          <w:szCs w:val="22"/>
          <w:lang w:val="la-Latn"/>
        </w:rPr>
        <w:t xml:space="preserve"> </w:t>
      </w:r>
      <w:r w:rsidRPr="007A06F5">
        <w:rPr>
          <w:sz w:val="22"/>
          <w:szCs w:val="22"/>
          <w:lang w:val="la-Latn"/>
        </w:rPr>
        <w:t>pecuniam</w:t>
      </w:r>
      <w:r w:rsidR="009B2994" w:rsidRPr="007A06F5">
        <w:rPr>
          <w:sz w:val="22"/>
          <w:szCs w:val="22"/>
          <w:lang w:val="la-Latn"/>
        </w:rPr>
        <w:t xml:space="preserve"> </w:t>
      </w:r>
      <w:r w:rsidRPr="007A06F5">
        <w:rPr>
          <w:sz w:val="22"/>
          <w:szCs w:val="22"/>
          <w:lang w:val="la-Latn"/>
        </w:rPr>
        <w:t>solidis valentem</w:t>
      </w:r>
      <w:r w:rsidR="009042C7" w:rsidRPr="007A06F5">
        <w:rPr>
          <w:sz w:val="22"/>
          <w:szCs w:val="22"/>
          <w:lang w:val="la-Latn"/>
        </w:rPr>
        <w:t>.</w:t>
      </w:r>
      <w:r w:rsidR="009B2994" w:rsidRPr="007A06F5">
        <w:rPr>
          <w:sz w:val="22"/>
          <w:szCs w:val="22"/>
          <w:lang w:val="la-Latn"/>
        </w:rPr>
        <w:t xml:space="preserve"> </w:t>
      </w:r>
      <w:r w:rsidRPr="007A06F5">
        <w:rPr>
          <w:sz w:val="22"/>
          <w:szCs w:val="22"/>
          <w:lang w:val="la-Latn"/>
        </w:rPr>
        <w:t>Tunc liceat / illi a mulieri a iurare per</w:t>
      </w:r>
      <w:r w:rsidR="009B2994" w:rsidRPr="007A06F5">
        <w:rPr>
          <w:sz w:val="22"/>
          <w:szCs w:val="22"/>
          <w:lang w:val="la-Latn"/>
        </w:rPr>
        <w:t xml:space="preserve"> </w:t>
      </w:r>
      <w:r w:rsidRPr="007A06F5">
        <w:rPr>
          <w:sz w:val="22"/>
          <w:szCs w:val="22"/>
          <w:lang w:val="la-Latn"/>
        </w:rPr>
        <w:t>pectus</w:t>
      </w:r>
      <w:r w:rsidR="009B2994" w:rsidRPr="007A06F5">
        <w:rPr>
          <w:sz w:val="22"/>
          <w:szCs w:val="22"/>
          <w:lang w:val="la-Latn"/>
        </w:rPr>
        <w:t xml:space="preserve"> </w:t>
      </w:r>
      <w:r w:rsidR="009042C7" w:rsidRPr="007A06F5">
        <w:rPr>
          <w:sz w:val="22"/>
          <w:szCs w:val="22"/>
          <w:lang w:val="la-Latn"/>
        </w:rPr>
        <w:t>suum et</w:t>
      </w:r>
      <w:r w:rsidR="0069631A" w:rsidRPr="007A06F5">
        <w:rPr>
          <w:sz w:val="22"/>
          <w:szCs w:val="22"/>
          <w:lang w:val="la-Latn"/>
        </w:rPr>
        <w:t xml:space="preserve"> </w:t>
      </w:r>
      <w:r w:rsidRPr="007A06F5">
        <w:rPr>
          <w:sz w:val="22"/>
          <w:szCs w:val="22"/>
          <w:lang w:val="la-Latn"/>
        </w:rPr>
        <w:t>dicat</w:t>
      </w:r>
      <w:r w:rsidR="00FF3D92" w:rsidRPr="007A06F5">
        <w:rPr>
          <w:sz w:val="22"/>
          <w:szCs w:val="22"/>
          <w:lang w:val="la-Latn"/>
        </w:rPr>
        <w:t xml:space="preserve">: </w:t>
      </w:r>
      <w:r w:rsidR="00A973AB" w:rsidRPr="007A06F5">
        <w:rPr>
          <w:sz w:val="22"/>
          <w:szCs w:val="22"/>
          <w:lang w:val="la-Latn"/>
        </w:rPr>
        <w:t>'</w:t>
      </w:r>
      <w:r w:rsidRPr="007A06F5">
        <w:rPr>
          <w:sz w:val="22"/>
          <w:szCs w:val="22"/>
          <w:lang w:val="la-Latn"/>
        </w:rPr>
        <w:t>Q</w:t>
      </w:r>
      <w:r w:rsidR="009042C7" w:rsidRPr="007A06F5">
        <w:rPr>
          <w:sz w:val="22"/>
          <w:szCs w:val="22"/>
          <w:lang w:val="la-Latn"/>
        </w:rPr>
        <w:t>uod maritus meus mihi dedit in</w:t>
      </w:r>
      <w:r w:rsidR="0069631A" w:rsidRPr="007A06F5">
        <w:rPr>
          <w:sz w:val="22"/>
          <w:szCs w:val="22"/>
          <w:lang w:val="la-Latn"/>
        </w:rPr>
        <w:t xml:space="preserve"> </w:t>
      </w:r>
      <w:r w:rsidRPr="007A06F5">
        <w:rPr>
          <w:sz w:val="22"/>
          <w:szCs w:val="22"/>
          <w:lang w:val="la-Latn"/>
        </w:rPr>
        <w:t>potestate et</w:t>
      </w:r>
      <w:r w:rsidR="009B2994" w:rsidRPr="007A06F5">
        <w:rPr>
          <w:sz w:val="22"/>
          <w:szCs w:val="22"/>
          <w:lang w:val="la-Latn"/>
        </w:rPr>
        <w:t xml:space="preserve"> </w:t>
      </w:r>
      <w:r w:rsidRPr="007A06F5">
        <w:rPr>
          <w:sz w:val="22"/>
          <w:szCs w:val="22"/>
          <w:lang w:val="la-Latn"/>
        </w:rPr>
        <w:t>ego</w:t>
      </w:r>
      <w:r w:rsidR="009B2994" w:rsidRPr="007A06F5">
        <w:rPr>
          <w:sz w:val="22"/>
          <w:szCs w:val="22"/>
          <w:lang w:val="la-Latn"/>
        </w:rPr>
        <w:t xml:space="preserve"> </w:t>
      </w:r>
      <w:r w:rsidR="00A973AB" w:rsidRPr="007A06F5">
        <w:rPr>
          <w:sz w:val="22"/>
          <w:szCs w:val="22"/>
          <w:lang w:val="la-Latn"/>
        </w:rPr>
        <w:t>possidere debeo</w:t>
      </w:r>
      <w:r w:rsidRPr="007A06F5">
        <w:rPr>
          <w:sz w:val="22"/>
          <w:szCs w:val="22"/>
          <w:lang w:val="la-Latn"/>
        </w:rPr>
        <w:t>'. Hoc</w:t>
      </w:r>
      <w:r w:rsidR="0069631A" w:rsidRPr="007A06F5">
        <w:rPr>
          <w:sz w:val="22"/>
          <w:szCs w:val="22"/>
          <w:lang w:val="la-Latn"/>
        </w:rPr>
        <w:t xml:space="preserve"> </w:t>
      </w:r>
      <w:r w:rsidRPr="007A06F5">
        <w:rPr>
          <w:sz w:val="22"/>
          <w:szCs w:val="22"/>
          <w:lang w:val="la-Latn"/>
        </w:rPr>
        <w:t>dicunt Alamanni</w:t>
      </w:r>
      <w:r w:rsidR="009B2994" w:rsidRPr="007A06F5">
        <w:rPr>
          <w:sz w:val="22"/>
          <w:szCs w:val="22"/>
          <w:lang w:val="la-Latn"/>
        </w:rPr>
        <w:t xml:space="preserve"> </w:t>
      </w:r>
      <w:r w:rsidRPr="007A06F5">
        <w:rPr>
          <w:sz w:val="22"/>
          <w:szCs w:val="22"/>
          <w:lang w:val="la-Latn"/>
        </w:rPr>
        <w:t>' nasthait '</w:t>
      </w:r>
      <w:r w:rsidR="009042C7" w:rsidRPr="007A06F5">
        <w:rPr>
          <w:sz w:val="22"/>
          <w:szCs w:val="22"/>
          <w:lang w:val="la-Latn"/>
        </w:rPr>
        <w:t>.</w:t>
      </w:r>
      <w:r w:rsidR="009B2994" w:rsidRPr="007A06F5">
        <w:rPr>
          <w:sz w:val="22"/>
          <w:szCs w:val="22"/>
          <w:lang w:val="la-Latn"/>
        </w:rPr>
        <w:t xml:space="preserve"> </w:t>
      </w:r>
    </w:p>
    <w:p w14:paraId="2CECA8B1" w14:textId="4F69DA95" w:rsidR="001B13A6"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LVII</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 xml:space="preserve">De a hereditate duarum soro </w:t>
      </w:r>
      <w:r w:rsidRPr="007A06F5">
        <w:rPr>
          <w:rFonts w:ascii="Times New Roman" w:eastAsia="Times New Roman" w:hAnsi="Times New Roman" w:cs="Times New Roman"/>
          <w:sz w:val="24"/>
          <w:szCs w:val="24"/>
          <w:lang w:val="la-Latn" w:eastAsia="de-DE"/>
        </w:rPr>
        <w:t>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absque fratribus post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mortem patris</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relictae e sunt</w:t>
      </w:r>
      <w:r w:rsidR="009042C7" w:rsidRPr="007A06F5">
        <w:rPr>
          <w:rFonts w:ascii="Times New Roman" w:eastAsia="Times New Roman" w:hAnsi="Times New Roman" w:cs="Times New Roman"/>
          <w:sz w:val="24"/>
          <w:szCs w:val="24"/>
          <w:lang w:val="la-Latn" w:eastAsia="de-DE"/>
        </w:rPr>
        <w: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autem duae sorores absque fratre</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relictae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post mortem patris fuerint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ad</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hereditas paterna pertingat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et una</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sibi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coaequali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alia</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colono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regis * aut</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colono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ecclesiae</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illa</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illo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libero</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nupsit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sibi coaequali 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teneat</w:t>
      </w:r>
      <w:r w:rsidR="009B2994" w:rsidRPr="007A06F5">
        <w:rPr>
          <w:rFonts w:ascii="Times New Roman" w:eastAsia="Times New Roman" w:hAnsi="Times New Roman" w:cs="Times New Roman"/>
          <w:sz w:val="24"/>
          <w:szCs w:val="24"/>
          <w:lang w:val="la-Latn" w:eastAsia="de-DE"/>
        </w:rPr>
        <w:t xml:space="preserve"> </w:t>
      </w:r>
      <w:r w:rsidR="009042C7" w:rsidRPr="007A06F5">
        <w:rPr>
          <w:rFonts w:ascii="Times New Roman" w:eastAsia="Times New Roman" w:hAnsi="Times New Roman" w:cs="Times New Roman"/>
          <w:sz w:val="24"/>
          <w:szCs w:val="24"/>
          <w:lang w:val="la-Latn" w:eastAsia="de-DE"/>
        </w:rPr>
        <w:t>terram patris</w:t>
      </w:r>
      <w:r w:rsidR="0069631A"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eorum 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 enim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alias aequaliter e divi </w:t>
      </w:r>
    </w:p>
    <w:p w14:paraId="40A8682D" w14:textId="7CBD78E4" w:rsidR="000736EF" w:rsidRPr="007A06F5" w:rsidRDefault="001B13A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highlight w:val="red"/>
          <w:lang w:val="la-Latn" w:eastAsia="de-DE"/>
        </w:rPr>
        <w:t>/</w:t>
      </w:r>
      <w:r w:rsidR="00240F88" w:rsidRPr="007A06F5">
        <w:rPr>
          <w:rFonts w:ascii="Times New Roman" w:eastAsia="Times New Roman" w:hAnsi="Times New Roman" w:cs="Times New Roman"/>
          <w:sz w:val="24"/>
          <w:szCs w:val="24"/>
          <w:highlight w:val="red"/>
          <w:lang w:val="la-Latn" w:eastAsia="de-DE"/>
        </w:rPr>
        <w:t>115</w:t>
      </w:r>
    </w:p>
    <w:p w14:paraId="59735F7D" w14:textId="77777777" w:rsidR="00BA5266" w:rsidRPr="007A06F5" w:rsidRDefault="00BA5266" w:rsidP="00450DB4">
      <w:pPr>
        <w:spacing w:after="120" w:line="240" w:lineRule="auto"/>
        <w:rPr>
          <w:rFonts w:ascii="Times New Roman" w:hAnsi="Times New Roman" w:cs="Times New Roman"/>
          <w:lang w:val="la-Latn"/>
        </w:rPr>
      </w:pPr>
    </w:p>
    <w:p w14:paraId="3A231554"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298" w:name="_Toc194615198"/>
      <w:r w:rsidRPr="007A06F5">
        <w:rPr>
          <w:rFonts w:ascii="Times New Roman" w:hAnsi="Times New Roman" w:cs="Times New Roman"/>
          <w:b/>
          <w:color w:val="000000" w:themeColor="text1"/>
          <w:sz w:val="28"/>
          <w:szCs w:val="28"/>
          <w:lang w:val="la-Latn"/>
        </w:rPr>
        <w:t xml:space="preserve">Capitula ad legem Baiuvariorum addita (a. 803?), </w:t>
      </w:r>
      <w:r w:rsidR="00BA5266" w:rsidRPr="007A06F5">
        <w:rPr>
          <w:rFonts w:ascii="Times New Roman" w:hAnsi="Times New Roman" w:cs="Times New Roman"/>
          <w:b/>
          <w:color w:val="000000" w:themeColor="text1"/>
          <w:sz w:val="28"/>
          <w:szCs w:val="28"/>
          <w:lang w:val="la-Latn"/>
        </w:rPr>
        <w:t>203v-204r</w:t>
      </w:r>
      <w:bookmarkEnd w:id="298"/>
    </w:p>
    <w:p w14:paraId="6EF605F7" w14:textId="55A43F8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Capitula quę domnus karolus serenissimus imperator addere iussit ut pannum ipsius quislibet irrumperet componere debeat. Vt ecclesię uiduę orfani vel minus potentes - si dignus fuerit deducatvr (MGH Capit. 1, Nr. 68, S. 157 Z. 31 - S. 158 Z. 13).</w:t>
      </w:r>
    </w:p>
    <w:p w14:paraId="5C06A224" w14:textId="1657B6F2" w:rsidR="00861183" w:rsidRPr="007A06F5" w:rsidRDefault="00861183" w:rsidP="00450DB4">
      <w:pPr>
        <w:spacing w:after="120" w:line="240" w:lineRule="auto"/>
        <w:rPr>
          <w:rFonts w:ascii="Times New Roman" w:hAnsi="Times New Roman" w:cs="Times New Roman"/>
          <w:lang w:val="la-Latn"/>
        </w:rPr>
      </w:pPr>
      <w:r w:rsidRPr="007A06F5">
        <w:rPr>
          <w:rFonts w:ascii="Times New Roman" w:hAnsi="Times New Roman" w:cs="Times New Roman"/>
          <w:color w:val="FF0000"/>
          <w:lang w:val="la-Latn"/>
        </w:rPr>
        <w:t>C</w:t>
      </w:r>
      <w:r w:rsidRPr="007A06F5">
        <w:rPr>
          <w:rFonts w:ascii="Times New Roman" w:hAnsi="Times New Roman" w:cs="Times New Roman"/>
          <w:lang w:val="la-Latn"/>
        </w:rPr>
        <w:t>apitula qu</w:t>
      </w:r>
      <w:r w:rsidR="0062432A" w:rsidRPr="007A06F5">
        <w:rPr>
          <w:rFonts w:ascii="Times New Roman" w:hAnsi="Times New Roman" w:cs="Times New Roman"/>
          <w:lang w:val="la-Latn"/>
        </w:rPr>
        <w:t>ę</w:t>
      </w:r>
      <w:r w:rsidRPr="007A06F5">
        <w:rPr>
          <w:rFonts w:ascii="Times New Roman" w:hAnsi="Times New Roman" w:cs="Times New Roman"/>
          <w:lang w:val="la-Latn"/>
        </w:rPr>
        <w:t xml:space="preserve"> domnus Karolus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sere</w:t>
      </w:r>
      <w:r w:rsidR="00DB52E3" w:rsidRPr="007A06F5">
        <w:rPr>
          <w:rFonts w:ascii="Times New Roman" w:hAnsi="Times New Roman" w:cs="Times New Roman"/>
          <w:lang w:val="la-Latn"/>
        </w:rPr>
        <w:t xml:space="preserve">nissimus </w:t>
      </w:r>
      <w:r w:rsidRPr="007A06F5">
        <w:rPr>
          <w:rFonts w:ascii="Times New Roman" w:hAnsi="Times New Roman" w:cs="Times New Roman"/>
          <w:lang w:val="la-Latn"/>
        </w:rPr>
        <w:t>imperator</w:t>
      </w:r>
      <w:r w:rsidR="009B2994" w:rsidRPr="007A06F5">
        <w:rPr>
          <w:rFonts w:ascii="Times New Roman" w:hAnsi="Times New Roman" w:cs="Times New Roman"/>
          <w:lang w:val="la-Latn"/>
        </w:rPr>
        <w:t xml:space="preserve"> </w:t>
      </w:r>
      <w:commentRangeStart w:id="299"/>
      <w:r w:rsidRPr="007A06F5">
        <w:rPr>
          <w:rFonts w:ascii="Times New Roman" w:hAnsi="Times New Roman" w:cs="Times New Roman"/>
          <w:lang w:val="la-Latn"/>
        </w:rPr>
        <w:t>addere</w:t>
      </w:r>
      <w:commentRangeEnd w:id="299"/>
      <w:r w:rsidR="0062432A" w:rsidRPr="007A06F5">
        <w:rPr>
          <w:rStyle w:val="Odkaznakoment"/>
          <w:rFonts w:ascii="Times New Roman" w:hAnsi="Times New Roman" w:cs="Times New Roman"/>
          <w:lang w:val="la-Latn"/>
        </w:rPr>
        <w:commentReference w:id="299"/>
      </w:r>
      <w:r w:rsidRPr="007A06F5">
        <w:rPr>
          <w:rFonts w:ascii="Times New Roman" w:hAnsi="Times New Roman" w:cs="Times New Roman"/>
          <w:lang w:val="la-Latn"/>
        </w:rPr>
        <w:t xml:space="preserve"> iussit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ut bannum ipsius quislibet </w:t>
      </w:r>
      <w:r w:rsidRPr="007A06F5">
        <w:rPr>
          <w:rFonts w:ascii="Times New Roman" w:hAnsi="Times New Roman" w:cs="Times New Roman"/>
          <w:lang w:val="la-Latn"/>
        </w:rPr>
        <w:t>inruperit conponere debeat</w:t>
      </w:r>
      <w:r w:rsidR="005D4A29" w:rsidRPr="007A06F5">
        <w:rPr>
          <w:rFonts w:ascii="Times New Roman" w:hAnsi="Times New Roman" w:cs="Times New Roman"/>
          <w:lang w:val="la-Latn"/>
        </w:rPr>
        <w:t>.</w:t>
      </w:r>
    </w:p>
    <w:p w14:paraId="4656F3D7" w14:textId="53AB8E0F" w:rsidR="00861183" w:rsidRPr="007A06F5" w:rsidRDefault="0086118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 aecclesia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viduae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orfani vel minus potentes pacem rectam habeant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et ubicun</w:t>
      </w:r>
      <w:r w:rsidRPr="007A06F5">
        <w:rPr>
          <w:rFonts w:ascii="Times New Roman" w:hAnsi="Times New Roman" w:cs="Times New Roman"/>
          <w:lang w:val="la-Latn"/>
        </w:rPr>
        <w:t>que fuerit infractum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sexaginta solidis conponatur</w:t>
      </w:r>
      <w:r w:rsidR="005D4A29" w:rsidRPr="007A06F5">
        <w:rPr>
          <w:rFonts w:ascii="Times New Roman" w:hAnsi="Times New Roman" w:cs="Times New Roman"/>
          <w:lang w:val="la-Latn"/>
        </w:rPr>
        <w:t>.</w:t>
      </w:r>
    </w:p>
    <w:p w14:paraId="339ADB25" w14:textId="67E10B7F" w:rsidR="00861183"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Ut raptum vel vim per collecta hominum et incendia infra patriam nemo fa/ cere praesumat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qui hoc commiserit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sexagint</w:t>
      </w:r>
      <w:r w:rsidR="00DB52E3" w:rsidRPr="007A06F5">
        <w:rPr>
          <w:rFonts w:ascii="Times New Roman" w:hAnsi="Times New Roman" w:cs="Times New Roman"/>
          <w:lang w:val="la-Latn"/>
        </w:rPr>
        <w:t>a solidos in bannum nostrum con</w:t>
      </w:r>
      <w:r w:rsidRPr="007A06F5">
        <w:rPr>
          <w:rFonts w:ascii="Times New Roman" w:hAnsi="Times New Roman" w:cs="Times New Roman"/>
          <w:lang w:val="la-Latn"/>
        </w:rPr>
        <w:t>ponat</w:t>
      </w:r>
      <w:r w:rsidR="005D4A29" w:rsidRPr="007A06F5">
        <w:rPr>
          <w:rFonts w:ascii="Times New Roman" w:hAnsi="Times New Roman" w:cs="Times New Roman"/>
          <w:lang w:val="la-Latn"/>
        </w:rPr>
        <w:t>.</w:t>
      </w:r>
    </w:p>
    <w:p w14:paraId="3BB832B5" w14:textId="143502B9" w:rsidR="00861183"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Similiter et qui iussionem regiam in hoste bannitus inruperit</w:t>
      </w:r>
      <w:r w:rsidR="005D4A29" w:rsidRPr="007A06F5">
        <w:rPr>
          <w:rFonts w:ascii="Times New Roman" w:hAnsi="Times New Roman" w:cs="Times New Roman"/>
          <w:lang w:val="la-Latn"/>
        </w:rPr>
        <w:t>.</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Haec octo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capitula in assiduitate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reliqua autem reservata sunt regibus</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ut ipsi </w:t>
      </w:r>
      <w:r w:rsidRPr="007A06F5">
        <w:rPr>
          <w:rFonts w:ascii="Times New Roman" w:hAnsi="Times New Roman" w:cs="Times New Roman"/>
          <w:lang w:val="la-Latn"/>
        </w:rPr>
        <w:t>potestatem habeant nominativae demandare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unde exire debent</w:t>
      </w:r>
      <w:r w:rsidR="005D4A29" w:rsidRPr="007A06F5">
        <w:rPr>
          <w:rFonts w:ascii="Times New Roman" w:hAnsi="Times New Roman" w:cs="Times New Roman"/>
          <w:lang w:val="la-Latn"/>
        </w:rPr>
        <w:t>.</w:t>
      </w:r>
    </w:p>
    <w:p w14:paraId="1813D9C7" w14:textId="6825B85E" w:rsidR="00861183"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De denarialibus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si quis eos occiderit regi conponantur</w:t>
      </w:r>
      <w:r w:rsidR="005D4A29" w:rsidRPr="007A06F5">
        <w:rPr>
          <w:rFonts w:ascii="Times New Roman" w:hAnsi="Times New Roman" w:cs="Times New Roman"/>
          <w:lang w:val="la-Latn"/>
        </w:rPr>
        <w:t>.</w:t>
      </w:r>
    </w:p>
    <w:p w14:paraId="6DE539B9" w14:textId="43CB87D1" w:rsidR="00861183"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Similiter de his qui per cartam in ecclesia iux</w:t>
      </w:r>
      <w:r w:rsidR="00DB52E3" w:rsidRPr="007A06F5">
        <w:rPr>
          <w:rFonts w:ascii="Times New Roman" w:hAnsi="Times New Roman" w:cs="Times New Roman"/>
          <w:lang w:val="la-Latn"/>
        </w:rPr>
        <w:t>ta altare dimissi sunt liberi</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cum quadraginta solidis regi conponantur</w:t>
      </w:r>
      <w:r w:rsidR="005D4A29" w:rsidRPr="007A06F5">
        <w:rPr>
          <w:rFonts w:ascii="Times New Roman" w:hAnsi="Times New Roman" w:cs="Times New Roman"/>
          <w:lang w:val="la-Latn"/>
        </w:rPr>
        <w:t>.</w:t>
      </w:r>
    </w:p>
    <w:p w14:paraId="6A318B30" w14:textId="73C702BA" w:rsidR="00861183"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Hi vero qui per cartam ingenuitatis dimissi sunt liberi</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ubi nullum patroci</w:t>
      </w:r>
      <w:r w:rsidRPr="007A06F5">
        <w:rPr>
          <w:rFonts w:ascii="Times New Roman" w:hAnsi="Times New Roman" w:cs="Times New Roman"/>
          <w:lang w:val="la-Latn"/>
        </w:rPr>
        <w:t>nium et defensionem non elegerint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similiter regi conponantur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quadraginta solidis</w:t>
      </w:r>
      <w:r w:rsidR="005D4A29" w:rsidRPr="007A06F5">
        <w:rPr>
          <w:rFonts w:ascii="Times New Roman" w:hAnsi="Times New Roman" w:cs="Times New Roman"/>
          <w:lang w:val="la-Latn"/>
        </w:rPr>
        <w:t>.</w:t>
      </w:r>
    </w:p>
    <w:p w14:paraId="6F4FB563" w14:textId="4412D4F7" w:rsidR="00BA5266" w:rsidRPr="007A06F5" w:rsidRDefault="00861183" w:rsidP="00D0094D">
      <w:pPr>
        <w:pStyle w:val="Odstavecseseznamem"/>
        <w:numPr>
          <w:ilvl w:val="0"/>
          <w:numId w:val="38"/>
        </w:numPr>
        <w:spacing w:after="120" w:line="240" w:lineRule="auto"/>
        <w:rPr>
          <w:rFonts w:ascii="Times New Roman" w:hAnsi="Times New Roman" w:cs="Times New Roman"/>
          <w:lang w:val="la-Latn"/>
        </w:rPr>
      </w:pPr>
      <w:r w:rsidRPr="007A06F5">
        <w:rPr>
          <w:rFonts w:ascii="Times New Roman" w:hAnsi="Times New Roman" w:cs="Times New Roman"/>
          <w:lang w:val="la-Latn"/>
        </w:rPr>
        <w:t>Ut clericum nemo recipere audeat sine consensu episcopi sui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00DB52E3" w:rsidRPr="007A06F5">
        <w:rPr>
          <w:rFonts w:ascii="Times New Roman" w:hAnsi="Times New Roman" w:cs="Times New Roman"/>
          <w:lang w:val="la-Latn"/>
        </w:rPr>
        <w:t xml:space="preserve">si eum ali </w:t>
      </w:r>
      <w:r w:rsidRPr="007A06F5">
        <w:rPr>
          <w:rFonts w:ascii="Times New Roman" w:hAnsi="Times New Roman" w:cs="Times New Roman"/>
          <w:lang w:val="la-Latn"/>
        </w:rPr>
        <w:t>quis acceptum habet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licentia ipsius episcopi fuerit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aliter non faciat nisi eum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eius praesentiae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perserutandum si dignus fuerit deducatur</w:t>
      </w:r>
      <w:r w:rsidR="005D4A29" w:rsidRPr="007A06F5">
        <w:rPr>
          <w:rFonts w:ascii="Times New Roman" w:hAnsi="Times New Roman" w:cs="Times New Roman"/>
          <w:lang w:val="la-Latn"/>
        </w:rPr>
        <w:t>.</w:t>
      </w:r>
    </w:p>
    <w:p w14:paraId="70FE01DA" w14:textId="77777777" w:rsidR="00DB52E3" w:rsidRPr="007A06F5" w:rsidRDefault="00DB52E3" w:rsidP="00450DB4">
      <w:pPr>
        <w:spacing w:after="120" w:line="240" w:lineRule="auto"/>
        <w:rPr>
          <w:rFonts w:ascii="Times New Roman" w:hAnsi="Times New Roman" w:cs="Times New Roman"/>
          <w:lang w:val="la-Latn"/>
        </w:rPr>
      </w:pPr>
    </w:p>
    <w:p w14:paraId="5FEE7D17" w14:textId="3C13A1AE"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00" w:name="_Toc194615199"/>
      <w:r w:rsidRPr="007A06F5">
        <w:rPr>
          <w:rFonts w:ascii="Times New Roman" w:hAnsi="Times New Roman" w:cs="Times New Roman"/>
          <w:b/>
          <w:color w:val="000000" w:themeColor="text1"/>
          <w:sz w:val="28"/>
          <w:szCs w:val="28"/>
          <w:lang w:val="la-Latn"/>
        </w:rPr>
        <w:t>Capitula legi addita (a. 816),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2, </w:t>
      </w:r>
      <w:r w:rsidR="00BA5266" w:rsidRPr="007A06F5">
        <w:rPr>
          <w:rFonts w:ascii="Times New Roman" w:hAnsi="Times New Roman" w:cs="Times New Roman"/>
          <w:b/>
          <w:color w:val="000000" w:themeColor="text1"/>
          <w:sz w:val="28"/>
          <w:szCs w:val="28"/>
          <w:lang w:val="la-Latn"/>
        </w:rPr>
        <w:t>204r-v</w:t>
      </w:r>
      <w:bookmarkEnd w:id="300"/>
    </w:p>
    <w:p w14:paraId="5B41CB5F" w14:textId="7585FA39"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Si quis cum altero de qualibet causa - pater ei suus dereliquerit (MGH Capit. 1, Nr. 134, S. 268 Z. 3-27).</w:t>
      </w:r>
    </w:p>
    <w:p w14:paraId="0623EA8F" w14:textId="4067E95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highlight w:val="green"/>
          <w:lang w:val="la-Latn"/>
        </w:rPr>
        <w:t>Auf neuer Lage beginnt:</w:t>
      </w:r>
      <w:r w:rsidR="009E27B1" w:rsidRPr="007A06F5">
        <w:rPr>
          <w:rFonts w:ascii="Times New Roman" w:hAnsi="Times New Roman" w:cs="Times New Roman"/>
          <w:lang w:val="la-Latn"/>
        </w:rPr>
        <w:t xml:space="preserve"> - untersuchen kodikologisch</w:t>
      </w:r>
    </w:p>
    <w:p w14:paraId="705D252C" w14:textId="77777777" w:rsidR="009E27B1" w:rsidRPr="007A06F5" w:rsidRDefault="009E27B1" w:rsidP="00450DB4">
      <w:pPr>
        <w:spacing w:after="120" w:line="240" w:lineRule="auto"/>
        <w:rPr>
          <w:rFonts w:ascii="Times New Roman" w:hAnsi="Times New Roman" w:cs="Times New Roman"/>
          <w:lang w:val="la-Latn"/>
        </w:rPr>
      </w:pPr>
    </w:p>
    <w:p w14:paraId="475DFD9E" w14:textId="29B645C6" w:rsidR="00861183" w:rsidRPr="007A06F5" w:rsidRDefault="0086118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 a nomine domini nostri Iesu Christi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Hludowicus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divino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nutu</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coronatus ,</w:t>
      </w:r>
    </w:p>
    <w:p w14:paraId="45732FCA" w14:textId="527FF29A" w:rsidR="00861183" w:rsidRPr="007A06F5" w:rsidRDefault="0086118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Romanum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regens imperium</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serenissimus augustus omnibus episcopis</w:t>
      </w:r>
      <w:r w:rsidR="009B2994" w:rsidRPr="007A06F5">
        <w:rPr>
          <w:rFonts w:ascii="Times New Roman" w:hAnsi="Times New Roman" w:cs="Times New Roman"/>
          <w:lang w:val="la-Latn"/>
        </w:rPr>
        <w:t xml:space="preserve">, </w:t>
      </w:r>
      <w:r w:rsidR="005F305A" w:rsidRPr="007A06F5">
        <w:rPr>
          <w:rFonts w:ascii="Times New Roman" w:hAnsi="Times New Roman" w:cs="Times New Roman"/>
          <w:lang w:val="la-Latn"/>
        </w:rPr>
        <w:t>abbatibus</w:t>
      </w:r>
      <w:r w:rsidRPr="007A06F5">
        <w:rPr>
          <w:rFonts w:ascii="Times New Roman" w:hAnsi="Times New Roman" w:cs="Times New Roman"/>
          <w:lang w:val="la-Latn"/>
        </w:rPr>
        <w:t>,/ ducibus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comitibus seu cunctis fidelibus nostris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Cap</w:t>
      </w:r>
      <w:r w:rsidR="00DB52E3" w:rsidRPr="007A06F5">
        <w:rPr>
          <w:rFonts w:ascii="Times New Roman" w:hAnsi="Times New Roman" w:cs="Times New Roman"/>
          <w:lang w:val="la-Latn"/>
        </w:rPr>
        <w:t xml:space="preserve">itula quae nobis addere placuit </w:t>
      </w:r>
      <w:r w:rsidRPr="007A06F5">
        <w:rPr>
          <w:rFonts w:ascii="Times New Roman" w:hAnsi="Times New Roman" w:cs="Times New Roman"/>
          <w:lang w:val="la-Latn"/>
        </w:rPr>
        <w:t>haec sunt</w:t>
      </w:r>
      <w:r w:rsidR="009B2994" w:rsidRPr="007A06F5">
        <w:rPr>
          <w:rFonts w:ascii="Times New Roman" w:hAnsi="Times New Roman" w:cs="Times New Roman"/>
          <w:lang w:val="la-Latn"/>
        </w:rPr>
        <w:t>.</w:t>
      </w:r>
    </w:p>
    <w:p w14:paraId="6ACAD2CD" w14:textId="48E33A2D" w:rsidR="00861183" w:rsidRPr="007A06F5" w:rsidRDefault="00861183" w:rsidP="00D0094D">
      <w:pPr>
        <w:pStyle w:val="Odstavecseseznamem"/>
        <w:numPr>
          <w:ilvl w:val="0"/>
          <w:numId w:val="39"/>
        </w:numPr>
        <w:spacing w:after="120" w:line="240" w:lineRule="auto"/>
        <w:rPr>
          <w:rFonts w:ascii="Times New Roman" w:hAnsi="Times New Roman" w:cs="Times New Roman"/>
          <w:lang w:val="la-Latn"/>
        </w:rPr>
      </w:pPr>
      <w:commentRangeStart w:id="301"/>
      <w:r w:rsidRPr="007A06F5">
        <w:rPr>
          <w:rFonts w:ascii="Times New Roman" w:hAnsi="Times New Roman" w:cs="Times New Roman"/>
          <w:lang w:val="la-Latn"/>
        </w:rPr>
        <w:t>Si</w:t>
      </w:r>
      <w:commentRangeEnd w:id="301"/>
      <w:r w:rsidR="009E27B1" w:rsidRPr="007A06F5">
        <w:rPr>
          <w:rStyle w:val="Odkaznakoment"/>
          <w:rFonts w:ascii="Times New Roman" w:hAnsi="Times New Roman" w:cs="Times New Roman"/>
          <w:lang w:val="la-Latn"/>
        </w:rPr>
        <w:commentReference w:id="301"/>
      </w:r>
      <w:r w:rsidRPr="007A06F5">
        <w:rPr>
          <w:rFonts w:ascii="Times New Roman" w:hAnsi="Times New Roman" w:cs="Times New Roman"/>
          <w:lang w:val="la-Latn"/>
        </w:rPr>
        <w:t xml:space="preserve"> quis cum altero de qualibet causa contentionem habuerit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et testes contra </w:t>
      </w:r>
      <w:r w:rsidRPr="007A06F5">
        <w:rPr>
          <w:rFonts w:ascii="Times New Roman" w:hAnsi="Times New Roman" w:cs="Times New Roman"/>
          <w:lang w:val="la-Latn"/>
        </w:rPr>
        <w:t>eum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producti fuerint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quos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ille falsos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esse suspicatur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liceat ei contra</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eos</w:t>
      </w:r>
      <w:r w:rsidR="009B2994" w:rsidRPr="007A06F5">
        <w:rPr>
          <w:rFonts w:ascii="Times New Roman" w:hAnsi="Times New Roman" w:cs="Times New Roman"/>
          <w:highlight w:val="yellow"/>
          <w:lang w:val="la-Latn"/>
        </w:rPr>
        <w:t xml:space="preserve"> </w:t>
      </w:r>
      <w:r w:rsidR="00DB52E3" w:rsidRPr="007A06F5">
        <w:rPr>
          <w:rFonts w:ascii="Times New Roman" w:hAnsi="Times New Roman" w:cs="Times New Roman"/>
          <w:highlight w:val="yellow"/>
          <w:lang w:val="la-Latn"/>
        </w:rPr>
        <w:t xml:space="preserve">alios </w:t>
      </w:r>
      <w:r w:rsidRPr="007A06F5">
        <w:rPr>
          <w:rFonts w:ascii="Times New Roman" w:hAnsi="Times New Roman" w:cs="Times New Roman"/>
          <w:highlight w:val="yellow"/>
          <w:lang w:val="la-Latn"/>
        </w:rPr>
        <w:t>testes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quos meliores putaverit</w:t>
      </w:r>
      <w:r w:rsidR="00762AD2" w:rsidRPr="007A06F5">
        <w:rPr>
          <w:rFonts w:ascii="Times New Roman" w:hAnsi="Times New Roman" w:cs="Times New Roman"/>
          <w:highlight w:val="yellow"/>
          <w:lang w:val="la-Latn"/>
        </w:rPr>
        <w: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opponere</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meliorum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testimonio peiorum</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testium </w:t>
      </w:r>
      <w:r w:rsidRPr="007A06F5">
        <w:rPr>
          <w:rFonts w:ascii="Times New Roman" w:hAnsi="Times New Roman" w:cs="Times New Roman"/>
          <w:lang w:val="la-Latn"/>
        </w:rPr>
        <w:t>perversitas devincatur</w:t>
      </w:r>
      <w:r w:rsidR="009042C7"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si ambae partes testium ita inter se dissenserint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ut </w:t>
      </w:r>
      <w:r w:rsidRPr="007A06F5">
        <w:rPr>
          <w:rFonts w:ascii="Times New Roman" w:hAnsi="Times New Roman" w:cs="Times New Roman"/>
          <w:lang w:val="la-Latn"/>
        </w:rPr>
        <w:t>nullatenus una pars alteri cedere velit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eligantur duo ex ipsis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ex utraque pa</w:t>
      </w:r>
      <w:r w:rsidR="00DB52E3" w:rsidRPr="007A06F5">
        <w:rPr>
          <w:rFonts w:ascii="Times New Roman" w:hAnsi="Times New Roman" w:cs="Times New Roman"/>
          <w:lang w:val="la-Latn"/>
        </w:rPr>
        <w:t>rte</w:t>
      </w:r>
      <w:r w:rsidRPr="007A06F5">
        <w:rPr>
          <w:rFonts w:ascii="Times New Roman" w:hAnsi="Times New Roman" w:cs="Times New Roman"/>
          <w:lang w:val="la-Latn"/>
        </w:rPr>
        <w:t>unus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cum scutis et fustibus in campo decertent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utra pars falsitatem</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utra veri </w:t>
      </w:r>
      <w:r w:rsidRPr="007A06F5">
        <w:rPr>
          <w:rFonts w:ascii="Times New Roman" w:hAnsi="Times New Roman" w:cs="Times New Roman"/>
          <w:lang w:val="la-Latn"/>
        </w:rPr>
        <w:t>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sequatur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camphioni qui convictus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fue</w:t>
      </w:r>
      <w:r w:rsidR="00DB52E3" w:rsidRPr="007A06F5">
        <w:rPr>
          <w:rFonts w:ascii="Times New Roman" w:hAnsi="Times New Roman" w:cs="Times New Roman"/>
          <w:lang w:val="la-Latn"/>
        </w:rPr>
        <w:t xml:space="preserve">rit propter periurium quod ante </w:t>
      </w:r>
      <w:r w:rsidRPr="007A06F5">
        <w:rPr>
          <w:rFonts w:ascii="Times New Roman" w:hAnsi="Times New Roman" w:cs="Times New Roman"/>
          <w:lang w:val="la-Latn"/>
        </w:rPr>
        <w:t>pugnam commisit dextera manus amputetur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caeteri vero eiusdem partis testes</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qui </w:t>
      </w:r>
      <w:r w:rsidRPr="007A06F5">
        <w:rPr>
          <w:rFonts w:ascii="Times New Roman" w:hAnsi="Times New Roman" w:cs="Times New Roman"/>
          <w:lang w:val="la-Latn"/>
        </w:rPr>
        <w:t>falsi apparuerunt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manus suas redimant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in se</w:t>
      </w:r>
      <w:r w:rsidR="00DB52E3" w:rsidRPr="007A06F5">
        <w:rPr>
          <w:rFonts w:ascii="Times New Roman" w:hAnsi="Times New Roman" w:cs="Times New Roman"/>
          <w:lang w:val="la-Latn"/>
        </w:rPr>
        <w:t xml:space="preserve">culari quidem causa huiuscemodi </w:t>
      </w:r>
      <w:r w:rsidRPr="007A06F5">
        <w:rPr>
          <w:rFonts w:ascii="Times New Roman" w:hAnsi="Times New Roman" w:cs="Times New Roman"/>
          <w:lang w:val="la-Latn"/>
        </w:rPr>
        <w:t>testium diversitas campo comprobetur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ecclesiasticis au</w:t>
      </w:r>
      <w:r w:rsidR="00DB52E3" w:rsidRPr="007A06F5">
        <w:rPr>
          <w:rFonts w:ascii="Times New Roman" w:hAnsi="Times New Roman" w:cs="Times New Roman"/>
          <w:lang w:val="la-Latn"/>
        </w:rPr>
        <w:t xml:space="preserve">tem negotiis crucis iudicio rei </w:t>
      </w:r>
      <w:r w:rsidRPr="007A06F5">
        <w:rPr>
          <w:rFonts w:ascii="Times New Roman" w:hAnsi="Times New Roman" w:cs="Times New Roman"/>
          <w:lang w:val="la-Latn"/>
        </w:rPr>
        <w:t>veritas inquiratur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et de timidis adque inbecillibus sive infirmis qui pugnare n</w:t>
      </w:r>
      <w:r w:rsidR="00DB52E3" w:rsidRPr="007A06F5">
        <w:rPr>
          <w:rFonts w:ascii="Times New Roman" w:hAnsi="Times New Roman" w:cs="Times New Roman"/>
          <w:lang w:val="la-Latn"/>
        </w:rPr>
        <w:t xml:space="preserve">on </w:t>
      </w:r>
      <w:r w:rsidRPr="007A06F5">
        <w:rPr>
          <w:rFonts w:ascii="Times New Roman" w:hAnsi="Times New Roman" w:cs="Times New Roman"/>
          <w:lang w:val="la-Latn"/>
        </w:rPr>
        <w:t>valent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nullatenus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propter hoc iustitias suas careant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censuimus faciendi</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Testes </w:t>
      </w:r>
      <w:r w:rsidRPr="007A06F5">
        <w:rPr>
          <w:rFonts w:ascii="Times New Roman" w:hAnsi="Times New Roman" w:cs="Times New Roman"/>
          <w:lang w:val="la-Latn"/>
        </w:rPr>
        <w:t>vero de qualibet 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aliunde nisi de ipso comita</w:t>
      </w:r>
      <w:r w:rsidR="00DB52E3" w:rsidRPr="007A06F5">
        <w:rPr>
          <w:rFonts w:ascii="Times New Roman" w:hAnsi="Times New Roman" w:cs="Times New Roman"/>
          <w:lang w:val="la-Latn"/>
        </w:rPr>
        <w:t xml:space="preserve">tu in quo res unde causa agitur </w:t>
      </w:r>
      <w:r w:rsidRPr="007A06F5">
        <w:rPr>
          <w:rFonts w:ascii="Times New Roman" w:hAnsi="Times New Roman" w:cs="Times New Roman"/>
          <w:lang w:val="la-Latn"/>
        </w:rPr>
        <w:t>posita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congregentur</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non est credibile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de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statu hominis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 de pos</w:t>
      </w:r>
      <w:r w:rsidR="00DB52E3" w:rsidRPr="007A06F5">
        <w:rPr>
          <w:rFonts w:ascii="Times New Roman" w:hAnsi="Times New Roman" w:cs="Times New Roman"/>
          <w:lang w:val="la-Latn"/>
        </w:rPr>
        <w:t>ses</w:t>
      </w:r>
      <w:r w:rsidRPr="007A06F5">
        <w:rPr>
          <w:rFonts w:ascii="Times New Roman" w:hAnsi="Times New Roman" w:cs="Times New Roman"/>
          <w:lang w:val="la-Latn"/>
        </w:rPr>
        <w:t>sione eius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 alios melius cognosci rei veritas possit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 per illos qui vicini sunt</w:t>
      </w:r>
      <w:r w:rsidR="005D4A29" w:rsidRPr="007A06F5">
        <w:rPr>
          <w:rFonts w:ascii="Times New Roman" w:hAnsi="Times New Roman" w:cs="Times New Roman"/>
          <w:lang w:val="la-Latn"/>
        </w:rPr>
        <w:t>.</w:t>
      </w:r>
    </w:p>
    <w:p w14:paraId="6CA53F56" w14:textId="503BBEB7" w:rsidR="00861183" w:rsidRPr="007A06F5" w:rsidRDefault="00861183" w:rsidP="00D0094D">
      <w:pPr>
        <w:pStyle w:val="Odstavecseseznamem"/>
        <w:numPr>
          <w:ilvl w:val="0"/>
          <w:numId w:val="39"/>
        </w:numPr>
        <w:spacing w:after="120" w:line="240" w:lineRule="auto"/>
        <w:rPr>
          <w:rFonts w:ascii="Times New Roman" w:hAnsi="Times New Roman" w:cs="Times New Roman"/>
          <w:lang w:val="la-Latn"/>
        </w:rPr>
      </w:pPr>
      <w:r w:rsidRPr="007A06F5">
        <w:rPr>
          <w:rFonts w:ascii="Times New Roman" w:hAnsi="Times New Roman" w:cs="Times New Roman"/>
          <w:lang w:val="la-Latn"/>
        </w:rPr>
        <w:t>Si quis in aliena patria</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vel propter be</w:t>
      </w:r>
      <w:r w:rsidR="00DB52E3" w:rsidRPr="007A06F5">
        <w:rPr>
          <w:rFonts w:ascii="Times New Roman" w:hAnsi="Times New Roman" w:cs="Times New Roman"/>
          <w:lang w:val="la-Latn"/>
        </w:rPr>
        <w:t xml:space="preserve">neficium vel propter aliam quam </w:t>
      </w:r>
      <w:r w:rsidRPr="007A06F5">
        <w:rPr>
          <w:rFonts w:ascii="Times New Roman" w:hAnsi="Times New Roman" w:cs="Times New Roman"/>
          <w:lang w:val="la-Latn"/>
        </w:rPr>
        <w:t>libet occasionem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conversari solet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quali</w:t>
      </w:r>
      <w:r w:rsidR="00DB52E3" w:rsidRPr="007A06F5">
        <w:rPr>
          <w:rFonts w:ascii="Times New Roman" w:hAnsi="Times New Roman" w:cs="Times New Roman"/>
          <w:lang w:val="la-Latn"/>
        </w:rPr>
        <w:t>bet causa fuerit interpellatus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w:t>
      </w:r>
      <w:r w:rsidR="00DB52E3" w:rsidRPr="007A06F5">
        <w:rPr>
          <w:rFonts w:ascii="Times New Roman" w:hAnsi="Times New Roman" w:cs="Times New Roman"/>
          <w:lang w:val="la-Latn"/>
        </w:rPr>
        <w:t xml:space="preserve">bi secundum </w:t>
      </w:r>
      <w:r w:rsidRPr="007A06F5">
        <w:rPr>
          <w:rFonts w:ascii="Times New Roman" w:hAnsi="Times New Roman" w:cs="Times New Roman"/>
          <w:lang w:val="la-Latn"/>
        </w:rPr>
        <w:t>suam legem iustitiam faciat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cum talibus quales in</w:t>
      </w:r>
      <w:r w:rsidR="00DB52E3" w:rsidRPr="007A06F5">
        <w:rPr>
          <w:rFonts w:ascii="Times New Roman" w:hAnsi="Times New Roman" w:cs="Times New Roman"/>
          <w:lang w:val="la-Latn"/>
        </w:rPr>
        <w:t xml:space="preserve"> ea regione vel provincia secum </w:t>
      </w:r>
      <w:r w:rsidRPr="007A06F5">
        <w:rPr>
          <w:rFonts w:ascii="Times New Roman" w:hAnsi="Times New Roman" w:cs="Times New Roman"/>
          <w:lang w:val="la-Latn"/>
        </w:rPr>
        <w:t>habere potuerit coniuratoribus legitimum sacramentum iuret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Excepto si quis eum de </w:t>
      </w:r>
      <w:r w:rsidRPr="007A06F5">
        <w:rPr>
          <w:rFonts w:ascii="Times New Roman" w:hAnsi="Times New Roman" w:cs="Times New Roman"/>
          <w:lang w:val="la-Latn"/>
        </w:rPr>
        <w:t>statu suo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id est de libertate sua vel de </w:t>
      </w:r>
      <w:r w:rsidRPr="007A06F5">
        <w:rPr>
          <w:rFonts w:ascii="Times New Roman" w:hAnsi="Times New Roman" w:cs="Times New Roman"/>
          <w:lang w:val="la-Latn"/>
        </w:rPr>
        <w:lastRenderedPageBreak/>
        <w:t>hereditate quam ei pater suus</w:t>
      </w:r>
      <w:r w:rsidR="00DB52E3" w:rsidRPr="007A06F5">
        <w:rPr>
          <w:rFonts w:ascii="Times New Roman" w:hAnsi="Times New Roman" w:cs="Times New Roman"/>
          <w:lang w:val="la-Latn"/>
        </w:rPr>
        <w:t xml:space="preserve"> moriens dereli</w:t>
      </w:r>
      <w:r w:rsidRPr="007A06F5">
        <w:rPr>
          <w:rFonts w:ascii="Times New Roman" w:hAnsi="Times New Roman" w:cs="Times New Roman"/>
          <w:lang w:val="la-Latn"/>
        </w:rPr>
        <w:t>quit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appellaverit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 his duobus liceat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illi sacramentum in patria</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id est in legitimo </w:t>
      </w:r>
      <w:r w:rsidRPr="007A06F5">
        <w:rPr>
          <w:rFonts w:ascii="Times New Roman" w:hAnsi="Times New Roman" w:cs="Times New Roman"/>
          <w:lang w:val="la-Latn"/>
        </w:rPr>
        <w:t>sacramenti loco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iurandum offerre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is qui cum eo litigat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velit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sequatur illum </w:t>
      </w:r>
      <w:r w:rsidRPr="007A06F5">
        <w:rPr>
          <w:rFonts w:ascii="Times New Roman" w:hAnsi="Times New Roman" w:cs="Times New Roman"/>
          <w:lang w:val="la-Latn"/>
        </w:rPr>
        <w:t>in patriam suam ad recipiendum illud sacramentum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Ipse tam</w:t>
      </w:r>
      <w:r w:rsidR="00DB52E3" w:rsidRPr="007A06F5">
        <w:rPr>
          <w:rFonts w:ascii="Times New Roman" w:hAnsi="Times New Roman" w:cs="Times New Roman"/>
          <w:lang w:val="la-Latn"/>
        </w:rPr>
        <w:t xml:space="preserve">en primo in eodem loco </w:t>
      </w:r>
      <w:r w:rsidRPr="007A06F5">
        <w:rPr>
          <w:rFonts w:ascii="Times New Roman" w:hAnsi="Times New Roman" w:cs="Times New Roman"/>
          <w:lang w:val="la-Latn"/>
        </w:rPr>
        <w:t>satisfaciat tam comiti et iudicibus quam adversario suo testibus producendo</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quod rem </w:t>
      </w:r>
      <w:r w:rsidRPr="007A06F5">
        <w:rPr>
          <w:rFonts w:ascii="Times New Roman" w:hAnsi="Times New Roman" w:cs="Times New Roman"/>
          <w:lang w:val="la-Latn"/>
        </w:rPr>
        <w:t>quam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 eo quaerit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pater suus ei dereliquid</w:t>
      </w:r>
      <w:r w:rsidR="005D4A29" w:rsidRPr="007A06F5">
        <w:rPr>
          <w:rFonts w:ascii="Times New Roman" w:hAnsi="Times New Roman" w:cs="Times New Roman"/>
          <w:lang w:val="la-Latn"/>
        </w:rPr>
        <w:t>.</w:t>
      </w:r>
    </w:p>
    <w:p w14:paraId="4221DEB9" w14:textId="118AE619" w:rsidR="00861183" w:rsidRPr="007A06F5" w:rsidRDefault="00861183" w:rsidP="00D0094D">
      <w:pPr>
        <w:pStyle w:val="Odstavecseseznamem"/>
        <w:numPr>
          <w:ilvl w:val="0"/>
          <w:numId w:val="39"/>
        </w:numPr>
        <w:spacing w:after="120" w:line="240" w:lineRule="auto"/>
        <w:rPr>
          <w:rFonts w:ascii="Times New Roman" w:hAnsi="Times New Roman" w:cs="Times New Roman"/>
          <w:lang w:val="la-Latn"/>
        </w:rPr>
      </w:pPr>
      <w:r w:rsidRPr="007A06F5">
        <w:rPr>
          <w:rFonts w:ascii="Times New Roman" w:hAnsi="Times New Roman" w:cs="Times New Roman"/>
          <w:lang w:val="la-Latn"/>
        </w:rPr>
        <w:t>Ut omnis solutio adque conpositio</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que lege</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Salica continetur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w:t>
      </w:r>
      <w:r w:rsidR="009B2994" w:rsidRPr="007A06F5">
        <w:rPr>
          <w:rFonts w:ascii="Times New Roman" w:hAnsi="Times New Roman" w:cs="Times New Roman"/>
          <w:highlight w:val="yellow"/>
          <w:lang w:val="la-Latn"/>
        </w:rPr>
        <w:t xml:space="preserve"> </w:t>
      </w:r>
      <w:r w:rsidR="00DB52E3" w:rsidRPr="007A06F5">
        <w:rPr>
          <w:rFonts w:ascii="Times New Roman" w:hAnsi="Times New Roman" w:cs="Times New Roman"/>
          <w:highlight w:val="yellow"/>
          <w:lang w:val="la-Latn"/>
        </w:rPr>
        <w:t>Francia</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per duodecim denariorum solidos conponatur</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excepto ubi contentio inter</w:t>
      </w:r>
      <w:r w:rsidR="009B2994" w:rsidRPr="007A06F5">
        <w:rPr>
          <w:rFonts w:ascii="Times New Roman" w:hAnsi="Times New Roman" w:cs="Times New Roman"/>
          <w:highlight w:val="yellow"/>
          <w:lang w:val="la-Latn"/>
        </w:rPr>
        <w:t xml:space="preserve"> </w:t>
      </w:r>
      <w:r w:rsidR="00DB52E3" w:rsidRPr="007A06F5">
        <w:rPr>
          <w:rFonts w:ascii="Times New Roman" w:hAnsi="Times New Roman" w:cs="Times New Roman"/>
          <w:highlight w:val="yellow"/>
          <w:lang w:val="la-Latn"/>
        </w:rPr>
        <w:t xml:space="preserve">Saxones et </w:t>
      </w:r>
      <w:r w:rsidRPr="007A06F5">
        <w:rPr>
          <w:rFonts w:ascii="Times New Roman" w:hAnsi="Times New Roman" w:cs="Times New Roman"/>
          <w:highlight w:val="yellow"/>
          <w:lang w:val="la-Latn"/>
        </w:rPr>
        <w:t>Frisiones</w:t>
      </w:r>
      <w:r w:rsidRPr="007A06F5">
        <w:rPr>
          <w:rFonts w:ascii="Times New Roman" w:hAnsi="Times New Roman" w:cs="Times New Roman"/>
          <w:lang w:val="la-Latn"/>
        </w:rPr>
        <w:t xml:space="preserve"> exorta fuit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ibi volumus ut quadraginta denarior</w:t>
      </w:r>
      <w:r w:rsidR="00DB52E3" w:rsidRPr="007A06F5">
        <w:rPr>
          <w:rFonts w:ascii="Times New Roman" w:hAnsi="Times New Roman" w:cs="Times New Roman"/>
          <w:lang w:val="la-Latn"/>
        </w:rPr>
        <w:t xml:space="preserve">um quantitatem solidus habeat, </w:t>
      </w:r>
      <w:r w:rsidRPr="007A06F5">
        <w:rPr>
          <w:rFonts w:ascii="Times New Roman" w:hAnsi="Times New Roman" w:cs="Times New Roman"/>
          <w:lang w:val="la-Latn"/>
        </w:rPr>
        <w:t>quem vel Saxo vel Frisio ad partem Salici Franci cum eo litigantis solvere debet</w:t>
      </w:r>
      <w:r w:rsidR="005D4A29" w:rsidRPr="007A06F5">
        <w:rPr>
          <w:rFonts w:ascii="Times New Roman" w:hAnsi="Times New Roman" w:cs="Times New Roman"/>
          <w:lang w:val="la-Latn"/>
        </w:rPr>
        <w:t>.</w:t>
      </w:r>
    </w:p>
    <w:p w14:paraId="3F3BE000" w14:textId="77210845" w:rsidR="00861183" w:rsidRPr="007A06F5" w:rsidRDefault="00861183" w:rsidP="00D0094D">
      <w:pPr>
        <w:pStyle w:val="Odstavecseseznamem"/>
        <w:numPr>
          <w:ilvl w:val="0"/>
          <w:numId w:val="39"/>
        </w:numPr>
        <w:spacing w:after="120" w:line="240" w:lineRule="auto"/>
        <w:rPr>
          <w:rFonts w:ascii="Times New Roman" w:hAnsi="Times New Roman" w:cs="Times New Roman"/>
          <w:lang w:val="la-Latn"/>
        </w:rPr>
      </w:pPr>
      <w:r w:rsidRPr="007A06F5">
        <w:rPr>
          <w:rFonts w:ascii="Times New Roman" w:hAnsi="Times New Roman" w:cs="Times New Roman"/>
          <w:lang w:val="la-Latn"/>
        </w:rPr>
        <w:t>Ut de stato suo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de libertate vel hereditate</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conpellandus iuxta legis </w:t>
      </w:r>
      <w:r w:rsidRPr="007A06F5">
        <w:rPr>
          <w:rFonts w:ascii="Times New Roman" w:hAnsi="Times New Roman" w:cs="Times New Roman"/>
          <w:lang w:val="la-Latn"/>
        </w:rPr>
        <w:t>constitutionem</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manniatur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ceteris vero causis unde</w:t>
      </w:r>
      <w:r w:rsidR="005F305A" w:rsidRPr="007A06F5">
        <w:rPr>
          <w:rFonts w:ascii="Times New Roman" w:hAnsi="Times New Roman" w:cs="Times New Roman"/>
          <w:lang w:val="la-Latn"/>
        </w:rPr>
        <w:t xml:space="preserve"> quis rationem est redditurus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si post secundam comitis admonitionem aliquis ad mallum venire noluerit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rebus eius </w:t>
      </w:r>
      <w:r w:rsidRPr="007A06F5">
        <w:rPr>
          <w:rFonts w:ascii="Times New Roman" w:hAnsi="Times New Roman" w:cs="Times New Roman"/>
          <w:lang w:val="la-Latn"/>
        </w:rPr>
        <w:t>in bannum missis venire et iustitiam facere conpellatur</w:t>
      </w:r>
      <w:r w:rsidR="005D4A29" w:rsidRPr="007A06F5">
        <w:rPr>
          <w:rFonts w:ascii="Times New Roman" w:hAnsi="Times New Roman" w:cs="Times New Roman"/>
          <w:lang w:val="la-Latn"/>
        </w:rPr>
        <w:t>.</w:t>
      </w:r>
    </w:p>
    <w:p w14:paraId="2AEA2AC5" w14:textId="4FA75FCE" w:rsidR="00BA5266" w:rsidRPr="007A06F5" w:rsidRDefault="00861183" w:rsidP="00D0094D">
      <w:pPr>
        <w:pStyle w:val="Odstavecseseznamem"/>
        <w:numPr>
          <w:ilvl w:val="0"/>
          <w:numId w:val="39"/>
        </w:numPr>
        <w:spacing w:after="120" w:line="240" w:lineRule="auto"/>
        <w:rPr>
          <w:rFonts w:ascii="Times New Roman" w:hAnsi="Times New Roman" w:cs="Times New Roman"/>
          <w:lang w:val="la-Latn"/>
        </w:rPr>
      </w:pPr>
      <w:r w:rsidRPr="007A06F5">
        <w:rPr>
          <w:rFonts w:ascii="Times New Roman" w:hAnsi="Times New Roman" w:cs="Times New Roman"/>
          <w:lang w:val="la-Latn"/>
        </w:rPr>
        <w:t>Cuiuscumque hominis proprietas ob crimen al</w:t>
      </w:r>
      <w:r w:rsidR="00DB52E3" w:rsidRPr="007A06F5">
        <w:rPr>
          <w:rFonts w:ascii="Times New Roman" w:hAnsi="Times New Roman" w:cs="Times New Roman"/>
          <w:lang w:val="la-Latn"/>
        </w:rPr>
        <w:t xml:space="preserve">iquod ab eo commissum in bannum </w:t>
      </w:r>
      <w:r w:rsidRPr="007A06F5">
        <w:rPr>
          <w:rFonts w:ascii="Times New Roman" w:hAnsi="Times New Roman" w:cs="Times New Roman"/>
          <w:lang w:val="la-Latn"/>
        </w:rPr>
        <w:t>fuerit missa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ille re cognita ne iustitiam faciat ven</w:t>
      </w:r>
      <w:r w:rsidR="00DB52E3" w:rsidRPr="007A06F5">
        <w:rPr>
          <w:rFonts w:ascii="Times New Roman" w:hAnsi="Times New Roman" w:cs="Times New Roman"/>
          <w:lang w:val="la-Latn"/>
        </w:rPr>
        <w:t xml:space="preserve">ire distulerit annumque ac diem </w:t>
      </w:r>
      <w:r w:rsidRPr="007A06F5">
        <w:rPr>
          <w:rFonts w:ascii="Times New Roman" w:hAnsi="Times New Roman" w:cs="Times New Roman"/>
          <w:lang w:val="la-Latn"/>
        </w:rPr>
        <w:t>in eo banno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esse permiserit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ulterius eam non adquirat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ipsa fisco regis societur</w:t>
      </w:r>
      <w:r w:rsidR="005D4A29" w:rsidRPr="007A06F5">
        <w:rPr>
          <w:rFonts w:ascii="Times New Roman" w:hAnsi="Times New Roman" w:cs="Times New Roman"/>
          <w:lang w:val="la-Latn"/>
        </w:rPr>
        <w:t>.</w:t>
      </w:r>
      <w:r w:rsidRPr="007A06F5">
        <w:rPr>
          <w:rFonts w:ascii="Times New Roman" w:hAnsi="Times New Roman" w:cs="Times New Roman"/>
          <w:lang w:val="la-Latn"/>
        </w:rPr>
        <w:t>/ Debitum vero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is cuius ea fuit solvere debuit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per comitem ac ministros eius </w:t>
      </w:r>
      <w:r w:rsidRPr="007A06F5">
        <w:rPr>
          <w:rFonts w:ascii="Times New Roman" w:hAnsi="Times New Roman" w:cs="Times New Roman"/>
          <w:lang w:val="la-Latn"/>
        </w:rPr>
        <w:t>iuxta estimationem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damni de rebus mobilibus que in ea</w:t>
      </w:r>
      <w:r w:rsidR="00DB52E3" w:rsidRPr="007A06F5">
        <w:rPr>
          <w:rFonts w:ascii="Times New Roman" w:hAnsi="Times New Roman" w:cs="Times New Roman"/>
          <w:lang w:val="la-Latn"/>
        </w:rPr>
        <w:t xml:space="preserve">dem proprietate invente fuerint </w:t>
      </w:r>
      <w:r w:rsidRPr="007A06F5">
        <w:rPr>
          <w:rFonts w:ascii="Times New Roman" w:hAnsi="Times New Roman" w:cs="Times New Roman"/>
          <w:lang w:val="la-Latn"/>
        </w:rPr>
        <w:t>his quibus idem debitor fuit exsolvatur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si r</w:t>
      </w:r>
      <w:r w:rsidR="00DB52E3" w:rsidRPr="007A06F5">
        <w:rPr>
          <w:rFonts w:ascii="Times New Roman" w:hAnsi="Times New Roman" w:cs="Times New Roman"/>
          <w:lang w:val="la-Latn"/>
        </w:rPr>
        <w:t xml:space="preserve">erum mobilium ibidem inventarum </w:t>
      </w:r>
      <w:r w:rsidRPr="007A06F5">
        <w:rPr>
          <w:rFonts w:ascii="Times New Roman" w:hAnsi="Times New Roman" w:cs="Times New Roman"/>
          <w:lang w:val="la-Latn"/>
        </w:rPr>
        <w:t>quantitas ad compositionem non sufficerit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inmobilibus suppleatur</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et quod super </w:t>
      </w:r>
      <w:r w:rsidRPr="007A06F5">
        <w:rPr>
          <w:rFonts w:ascii="Times New Roman" w:hAnsi="Times New Roman" w:cs="Times New Roman"/>
          <w:lang w:val="la-Latn"/>
        </w:rPr>
        <w:t>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dictum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fiscus regis possedeat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nih</w:t>
      </w:r>
      <w:r w:rsidR="00DB52E3" w:rsidRPr="007A06F5">
        <w:rPr>
          <w:rFonts w:ascii="Times New Roman" w:hAnsi="Times New Roman" w:cs="Times New Roman"/>
          <w:lang w:val="la-Latn"/>
        </w:rPr>
        <w:t xml:space="preserve">il super compositionem remanere </w:t>
      </w:r>
      <w:r w:rsidRPr="007A06F5">
        <w:rPr>
          <w:rFonts w:ascii="Times New Roman" w:hAnsi="Times New Roman" w:cs="Times New Roman"/>
          <w:lang w:val="la-Latn"/>
        </w:rPr>
        <w:t>potuerit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totum in illam expendatur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autem homo i</w:t>
      </w:r>
      <w:r w:rsidR="00DB52E3" w:rsidRPr="007A06F5">
        <w:rPr>
          <w:rFonts w:ascii="Times New Roman" w:hAnsi="Times New Roman" w:cs="Times New Roman"/>
          <w:lang w:val="la-Latn"/>
        </w:rPr>
        <w:t xml:space="preserve">lle nondum cum suis coheredibus </w:t>
      </w:r>
      <w:r w:rsidRPr="007A06F5">
        <w:rPr>
          <w:rFonts w:ascii="Times New Roman" w:hAnsi="Times New Roman" w:cs="Times New Roman"/>
          <w:lang w:val="la-Latn"/>
        </w:rPr>
        <w:t>proprium suum divisum habuit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convocet eos comes </w:t>
      </w:r>
      <w:r w:rsidR="00DB52E3" w:rsidRPr="007A06F5">
        <w:rPr>
          <w:rFonts w:ascii="Times New Roman" w:hAnsi="Times New Roman" w:cs="Times New Roman"/>
          <w:lang w:val="la-Latn"/>
        </w:rPr>
        <w:t xml:space="preserve">et cum eis legitimam divisionem </w:t>
      </w:r>
      <w:r w:rsidRPr="007A06F5">
        <w:rPr>
          <w:rFonts w:ascii="Times New Roman" w:hAnsi="Times New Roman" w:cs="Times New Roman"/>
          <w:lang w:val="la-Latn"/>
        </w:rPr>
        <w:t>faciat et tunc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iam dictum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w:t>
      </w:r>
      <w:r w:rsidR="00DB52E3" w:rsidRPr="007A06F5">
        <w:rPr>
          <w:rFonts w:ascii="Times New Roman" w:hAnsi="Times New Roman" w:cs="Times New Roman"/>
          <w:lang w:val="la-Latn"/>
        </w:rPr>
        <w:t>artem eius fisco regis addicat</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et compositionem </w:t>
      </w:r>
      <w:r w:rsidRPr="007A06F5">
        <w:rPr>
          <w:rFonts w:ascii="Times New Roman" w:hAnsi="Times New Roman" w:cs="Times New Roman"/>
          <w:lang w:val="la-Latn"/>
        </w:rPr>
        <w:t>de ea iuxta modum superius conprehensum hiis ad quos illa legibus pertinet exsolvat</w:t>
      </w:r>
      <w:r w:rsidR="00DB52E3" w:rsidRPr="007A06F5">
        <w:rPr>
          <w:rFonts w:ascii="Times New Roman" w:hAnsi="Times New Roman" w:cs="Times New Roman"/>
          <w:lang w:val="la-Latn"/>
        </w:rPr>
        <w:t>.</w:t>
      </w:r>
    </w:p>
    <w:p w14:paraId="728205EE" w14:textId="77777777" w:rsidR="00DB52E3" w:rsidRPr="007A06F5" w:rsidRDefault="00DB52E3" w:rsidP="00450DB4">
      <w:pPr>
        <w:spacing w:after="120" w:line="240" w:lineRule="auto"/>
        <w:rPr>
          <w:rFonts w:ascii="Times New Roman" w:hAnsi="Times New Roman" w:cs="Times New Roman"/>
          <w:lang w:val="la-Latn"/>
        </w:rPr>
      </w:pPr>
    </w:p>
    <w:p w14:paraId="74779198"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02" w:name="_Toc194615200"/>
      <w:r w:rsidRPr="007A06F5">
        <w:rPr>
          <w:rFonts w:ascii="Times New Roman" w:hAnsi="Times New Roman" w:cs="Times New Roman"/>
          <w:b/>
          <w:color w:val="000000" w:themeColor="text1"/>
          <w:sz w:val="28"/>
          <w:szCs w:val="28"/>
          <w:lang w:val="la-Latn"/>
        </w:rPr>
        <w:t>Ansegisi abbatis capitularium collectio (Klasse A), Praefatio, Bücher 1-4, 205r-265r</w:t>
      </w:r>
      <w:bookmarkEnd w:id="302"/>
    </w:p>
    <w:p w14:paraId="2A195FBE" w14:textId="5A6CF11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(MGH Capit. 1, S. 394-</w:t>
      </w:r>
      <w:commentRangeStart w:id="303"/>
      <w:r w:rsidR="00BA5266" w:rsidRPr="007A06F5">
        <w:rPr>
          <w:rFonts w:ascii="Times New Roman" w:hAnsi="Times New Roman" w:cs="Times New Roman"/>
          <w:lang w:val="la-Latn"/>
        </w:rPr>
        <w:t>446</w:t>
      </w:r>
      <w:commentRangeEnd w:id="303"/>
      <w:r w:rsidR="00F07DA6" w:rsidRPr="007A06F5">
        <w:rPr>
          <w:rStyle w:val="Odkaznakoment"/>
          <w:rFonts w:ascii="Times New Roman" w:hAnsi="Times New Roman" w:cs="Times New Roman"/>
          <w:lang w:val="la-Latn"/>
        </w:rPr>
        <w:commentReference w:id="303"/>
      </w:r>
      <w:r w:rsidR="00BA5266" w:rsidRPr="007A06F5">
        <w:rPr>
          <w:rFonts w:ascii="Times New Roman" w:hAnsi="Times New Roman" w:cs="Times New Roman"/>
          <w:lang w:val="la-Latn"/>
        </w:rPr>
        <w:t xml:space="preserve">); korrekte Blattfolge der 33. Lage: </w:t>
      </w:r>
      <w:r w:rsidR="00BA5266" w:rsidRPr="007A06F5">
        <w:rPr>
          <w:rFonts w:ascii="Times New Roman" w:hAnsi="Times New Roman" w:cs="Times New Roman"/>
          <w:highlight w:val="yellow"/>
          <w:lang w:val="la-Latn"/>
        </w:rPr>
        <w:t>236, 240-242, 237-239, 243.</w:t>
      </w:r>
      <w:r w:rsidR="00BA5266" w:rsidRPr="007A06F5">
        <w:rPr>
          <w:rFonts w:ascii="Times New Roman" w:hAnsi="Times New Roman" w:cs="Times New Roman"/>
          <w:lang w:val="la-Latn"/>
        </w:rPr>
        <w:t xml:space="preserve"> Zusatz am Ende von Buch 1:</w:t>
      </w:r>
    </w:p>
    <w:p w14:paraId="348F937C" w14:textId="2646565A" w:rsidR="009E27B1" w:rsidRPr="007A06F5" w:rsidRDefault="009E27B1" w:rsidP="009E27B1">
      <w:pPr>
        <w:spacing w:after="120" w:line="240" w:lineRule="auto"/>
        <w:rPr>
          <w:rFonts w:ascii="Times New Roman" w:hAnsi="Times New Roman" w:cs="Times New Roman"/>
          <w:lang w:val="la-Latn"/>
        </w:rPr>
      </w:pPr>
      <w:r w:rsidRPr="007A06F5">
        <w:rPr>
          <w:rFonts w:ascii="Times New Roman" w:hAnsi="Times New Roman" w:cs="Times New Roman"/>
          <w:color w:val="FF0000"/>
          <w:lang w:val="la-Latn"/>
        </w:rPr>
        <w:t>205r IN NOMINE DOMINI INCIPIT PREFACIO OPERIS SEQUENTIS</w:t>
      </w:r>
    </w:p>
    <w:p w14:paraId="238B4488" w14:textId="44E5689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Dominante per saecula infinita omnium dominatore Chri</w:t>
      </w:r>
      <w:r w:rsidR="00795343" w:rsidRPr="007A06F5">
        <w:rPr>
          <w:rFonts w:ascii="Times New Roman" w:hAnsi="Times New Roman" w:cs="Times New Roman"/>
          <w:lang w:val="la-Latn"/>
        </w:rPr>
        <w:t>sto salvatore nostro</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 xml:space="preserve">creatore </w:t>
      </w:r>
      <w:r w:rsidR="00232F27" w:rsidRPr="007A06F5">
        <w:rPr>
          <w:rFonts w:ascii="Times New Roman" w:hAnsi="Times New Roman" w:cs="Times New Roman"/>
          <w:lang w:val="la-Latn"/>
        </w:rPr>
        <w:t xml:space="preserve">universae </w:t>
      </w:r>
      <w:r w:rsidRPr="007A06F5">
        <w:rPr>
          <w:rFonts w:ascii="Times New Roman" w:hAnsi="Times New Roman" w:cs="Times New Roman"/>
          <w:lang w:val="la-Latn"/>
        </w:rPr>
        <w:t>creaturae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anno incarnationis ipsius DCCCXXVII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indictione</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anno vero XIII</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imperii </w:t>
      </w:r>
      <w:r w:rsidRPr="007A06F5">
        <w:rPr>
          <w:rFonts w:ascii="Times New Roman" w:hAnsi="Times New Roman" w:cs="Times New Roman"/>
          <w:highlight w:val="green"/>
          <w:lang w:val="la-Latn"/>
        </w:rPr>
        <w:t>gloriosissimorum principum domni Hludowici</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augusti</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christ</w:t>
      </w:r>
      <w:r w:rsidR="00795343" w:rsidRPr="007A06F5">
        <w:rPr>
          <w:rFonts w:ascii="Times New Roman" w:hAnsi="Times New Roman" w:cs="Times New Roman"/>
          <w:highlight w:val="green"/>
          <w:lang w:val="la-Latn"/>
        </w:rPr>
        <w:t>ianae religionis</w:t>
      </w:r>
      <w:r w:rsidR="00232F27"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magni propagatoris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et Chlotharii</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caesaris filii ipsius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Ansegisus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nullis praecedentibus/ meritis</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sed gratia omnipotentis dei abba</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pro amor</w:t>
      </w:r>
      <w:r w:rsidR="00795343" w:rsidRPr="007A06F5">
        <w:rPr>
          <w:rFonts w:ascii="Times New Roman" w:hAnsi="Times New Roman" w:cs="Times New Roman"/>
          <w:highlight w:val="green"/>
          <w:lang w:val="la-Latn"/>
        </w:rPr>
        <w:t>e bonae memoriae domni Karoli</w:t>
      </w:r>
      <w:r w:rsidR="00E55DD3"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magni imperatoris christianorum atque praecellentissim</w:t>
      </w:r>
      <w:r w:rsidR="00795343" w:rsidRPr="007A06F5">
        <w:rPr>
          <w:rFonts w:ascii="Times New Roman" w:hAnsi="Times New Roman" w:cs="Times New Roman"/>
          <w:highlight w:val="green"/>
          <w:lang w:val="la-Latn"/>
        </w:rPr>
        <w:t>i ac piissimi domni Hludowici</w:t>
      </w:r>
      <w:r w:rsidR="00232F27"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augusti filii ipsius sincera dilectione necnon et praeclari Hlot</w:t>
      </w:r>
      <w:r w:rsidR="00795343" w:rsidRPr="007A06F5">
        <w:rPr>
          <w:rFonts w:ascii="Times New Roman" w:hAnsi="Times New Roman" w:cs="Times New Roman"/>
          <w:highlight w:val="green"/>
          <w:lang w:val="la-Latn"/>
        </w:rPr>
        <w:t>harii caesaris</w:t>
      </w:r>
      <w:r w:rsidR="009B2994" w:rsidRPr="007A06F5">
        <w:rPr>
          <w:rFonts w:ascii="Times New Roman" w:hAnsi="Times New Roman" w:cs="Times New Roman"/>
          <w:highlight w:val="green"/>
          <w:lang w:val="la-Latn"/>
        </w:rPr>
        <w:t xml:space="preserve">, </w:t>
      </w:r>
      <w:r w:rsidR="00795343" w:rsidRPr="007A06F5">
        <w:rPr>
          <w:rFonts w:ascii="Times New Roman" w:hAnsi="Times New Roman" w:cs="Times New Roman"/>
          <w:highlight w:val="green"/>
          <w:lang w:val="la-Latn"/>
        </w:rPr>
        <w:t>filii piissimi</w:t>
      </w:r>
      <w:r w:rsidR="00EA4697" w:rsidRPr="007A06F5">
        <w:rPr>
          <w:rFonts w:ascii="Times New Roman" w:hAnsi="Times New Roman" w:cs="Times New Roman"/>
          <w:lang w:val="la-Latn"/>
        </w:rPr>
        <w:t xml:space="preserve"> </w:t>
      </w:r>
      <w:r w:rsidRPr="007A06F5">
        <w:rPr>
          <w:rFonts w:ascii="Times New Roman" w:hAnsi="Times New Roman" w:cs="Times New Roman"/>
          <w:lang w:val="la-Latn"/>
        </w:rPr>
        <w:t>Hludowici imperatoris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haec subter descripta adunavi capitu</w:t>
      </w:r>
      <w:r w:rsidR="00795343" w:rsidRPr="007A06F5">
        <w:rPr>
          <w:rFonts w:ascii="Times New Roman" w:hAnsi="Times New Roman" w:cs="Times New Roman"/>
          <w:lang w:val="la-Latn"/>
        </w:rPr>
        <w:t>la</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quae proculdubio</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quia ad</w:t>
      </w:r>
      <w:r w:rsidR="007E4B43" w:rsidRPr="007A06F5">
        <w:rPr>
          <w:rFonts w:ascii="Times New Roman" w:hAnsi="Times New Roman" w:cs="Times New Roman"/>
          <w:lang w:val="la-Latn"/>
        </w:rPr>
        <w:t xml:space="preserve"> </w:t>
      </w:r>
      <w:r w:rsidRPr="007A06F5">
        <w:rPr>
          <w:rFonts w:ascii="Times New Roman" w:hAnsi="Times New Roman" w:cs="Times New Roman"/>
          <w:lang w:val="la-Latn"/>
        </w:rPr>
        <w:t>sanctae ecclesiae profectum facta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pro utili firmiter </w:t>
      </w:r>
      <w:r w:rsidR="00795343" w:rsidRPr="007A06F5">
        <w:rPr>
          <w:rFonts w:ascii="Times New Roman" w:hAnsi="Times New Roman" w:cs="Times New Roman"/>
          <w:lang w:val="la-Latn"/>
        </w:rPr>
        <w:t>tenenda sunt lege</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Fuerant nam</w:t>
      </w:r>
      <w:r w:rsidR="00E2381F"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que quondam tempore praedicti magni domni Karoli </w:t>
      </w:r>
      <w:r w:rsidR="00795343" w:rsidRPr="007A06F5">
        <w:rPr>
          <w:rFonts w:ascii="Times New Roman" w:hAnsi="Times New Roman" w:cs="Times New Roman"/>
          <w:lang w:val="la-Latn"/>
        </w:rPr>
        <w:t>imperatoris necnon et nunc prae</w:t>
      </w:r>
      <w:r w:rsidR="00E2381F" w:rsidRPr="007A06F5">
        <w:rPr>
          <w:rFonts w:ascii="Times New Roman" w:hAnsi="Times New Roman" w:cs="Times New Roman"/>
          <w:lang w:val="la-Latn"/>
        </w:rPr>
        <w:t xml:space="preserve">fatorum </w:t>
      </w:r>
      <w:r w:rsidRPr="007A06F5">
        <w:rPr>
          <w:rFonts w:ascii="Times New Roman" w:hAnsi="Times New Roman" w:cs="Times New Roman"/>
          <w:lang w:val="la-Latn"/>
        </w:rPr>
        <w:t>principum hoc in tempore domni piissimi Hlud</w:t>
      </w:r>
      <w:r w:rsidR="00795343" w:rsidRPr="007A06F5">
        <w:rPr>
          <w:rFonts w:ascii="Times New Roman" w:hAnsi="Times New Roman" w:cs="Times New Roman"/>
          <w:lang w:val="la-Latn"/>
        </w:rPr>
        <w:t>owici augusti et praeclari Chlo</w:t>
      </w:r>
      <w:r w:rsidR="00E2381F" w:rsidRPr="007A06F5">
        <w:rPr>
          <w:rFonts w:ascii="Times New Roman" w:hAnsi="Times New Roman" w:cs="Times New Roman"/>
          <w:lang w:val="la-Latn"/>
        </w:rPr>
        <w:t xml:space="preserve">tarii caesaris iussu per </w:t>
      </w:r>
      <w:r w:rsidRPr="007A06F5">
        <w:rPr>
          <w:rFonts w:ascii="Times New Roman" w:hAnsi="Times New Roman" w:cs="Times New Roman"/>
          <w:lang w:val="la-Latn"/>
        </w:rPr>
        <w:t>intervalla temporum ad christi</w:t>
      </w:r>
      <w:r w:rsidR="00795343" w:rsidRPr="007A06F5">
        <w:rPr>
          <w:rFonts w:ascii="Times New Roman" w:hAnsi="Times New Roman" w:cs="Times New Roman"/>
          <w:lang w:val="la-Latn"/>
        </w:rPr>
        <w:t>anam religionem conservandam at</w:t>
      </w:r>
      <w:r w:rsidR="00E2381F" w:rsidRPr="007A06F5">
        <w:rPr>
          <w:rFonts w:ascii="Times New Roman" w:hAnsi="Times New Roman" w:cs="Times New Roman"/>
          <w:lang w:val="la-Latn"/>
        </w:rPr>
        <w:t xml:space="preserve"> </w:t>
      </w:r>
      <w:r w:rsidRPr="007A06F5">
        <w:rPr>
          <w:rFonts w:ascii="Times New Roman" w:hAnsi="Times New Roman" w:cs="Times New Roman"/>
          <w:lang w:val="la-Latn"/>
        </w:rPr>
        <w:t>que ad concordiam pacis et dilectionis in ecclesia catholi</w:t>
      </w:r>
      <w:r w:rsidR="00795343" w:rsidRPr="007A06F5">
        <w:rPr>
          <w:rFonts w:ascii="Times New Roman" w:hAnsi="Times New Roman" w:cs="Times New Roman"/>
          <w:lang w:val="la-Latn"/>
        </w:rPr>
        <w:t>ca tenendam edita</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Sed quia in</w:t>
      </w:r>
      <w:r w:rsidR="00E2381F" w:rsidRPr="007A06F5">
        <w:rPr>
          <w:rFonts w:ascii="Times New Roman" w:hAnsi="Times New Roman" w:cs="Times New Roman"/>
          <w:lang w:val="la-Latn"/>
        </w:rPr>
        <w:t xml:space="preserve"> </w:t>
      </w:r>
      <w:r w:rsidRPr="007A06F5">
        <w:rPr>
          <w:rFonts w:ascii="Times New Roman" w:hAnsi="Times New Roman" w:cs="Times New Roman"/>
          <w:lang w:val="la-Latn"/>
        </w:rPr>
        <w:t>diversis sparsim scripta membranulis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per diversorum sp</w:t>
      </w:r>
      <w:r w:rsidR="00795343" w:rsidRPr="007A06F5">
        <w:rPr>
          <w:rFonts w:ascii="Times New Roman" w:hAnsi="Times New Roman" w:cs="Times New Roman"/>
          <w:lang w:val="la-Latn"/>
        </w:rPr>
        <w:t>atia temporum fuerant</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ne obli</w:t>
      </w:r>
      <w:r w:rsidRPr="007A06F5">
        <w:rPr>
          <w:rFonts w:ascii="Times New Roman" w:hAnsi="Times New Roman" w:cs="Times New Roman"/>
          <w:lang w:val="la-Latn"/>
        </w:rPr>
        <w:t>vioni traderentur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 dilectione nimia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praefatus sum</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praedictorum gloriosissimorum</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principum et pro amore sanctissimae prolis eorum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w:t>
      </w:r>
      <w:r w:rsidR="00795343" w:rsidRPr="007A06F5">
        <w:rPr>
          <w:rFonts w:ascii="Times New Roman" w:hAnsi="Times New Roman" w:cs="Times New Roman"/>
          <w:lang w:val="la-Latn"/>
        </w:rPr>
        <w:t xml:space="preserve"> et pro sanctae ecclesiae </w:t>
      </w:r>
      <w:r w:rsidR="00232F27" w:rsidRPr="007A06F5">
        <w:rPr>
          <w:rFonts w:ascii="Times New Roman" w:hAnsi="Times New Roman" w:cs="Times New Roman"/>
          <w:lang w:val="la-Latn"/>
        </w:rPr>
        <w:t xml:space="preserve">statu </w:t>
      </w:r>
      <w:r w:rsidRPr="007A06F5">
        <w:rPr>
          <w:rFonts w:ascii="Times New Roman" w:hAnsi="Times New Roman" w:cs="Times New Roman"/>
          <w:lang w:val="la-Latn"/>
        </w:rPr>
        <w:t>placuit mihi praedicta in hoc libello adunare quae invenire potui capitula praedictorum/ principum iussu descripta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ad sanctae ecclesiae s</w:t>
      </w:r>
      <w:r w:rsidR="00795343" w:rsidRPr="007A06F5">
        <w:rPr>
          <w:rFonts w:ascii="Times New Roman" w:hAnsi="Times New Roman" w:cs="Times New Roman"/>
          <w:lang w:val="la-Latn"/>
        </w:rPr>
        <w:t>tatum longevis conservandum tem</w:t>
      </w:r>
      <w:r w:rsidRPr="007A06F5">
        <w:rPr>
          <w:rFonts w:ascii="Times New Roman" w:hAnsi="Times New Roman" w:cs="Times New Roman"/>
          <w:lang w:val="la-Latn"/>
        </w:rPr>
        <w:t>poribus atque ad meritum praefatorum principum glorio</w:t>
      </w:r>
      <w:r w:rsidR="00795343" w:rsidRPr="007A06F5">
        <w:rPr>
          <w:rFonts w:ascii="Times New Roman" w:hAnsi="Times New Roman" w:cs="Times New Roman"/>
          <w:lang w:val="la-Latn"/>
        </w:rPr>
        <w:t>sius in vita perpetua augmentandum proficiant</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Amen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hoc notum sit lectori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praedicta capitula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per in</w:t>
      </w:r>
      <w:r w:rsidR="00795343" w:rsidRPr="007A06F5">
        <w:rPr>
          <w:rFonts w:ascii="Times New Roman" w:hAnsi="Times New Roman" w:cs="Times New Roman"/>
          <w:lang w:val="la-Latn"/>
        </w:rPr>
        <w:t>tervalla temporum a</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praefatis sunt principibus edita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quattuor distinxi libelli</w:t>
      </w:r>
      <w:r w:rsidR="00795343"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lila scilicet</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quae domnus</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Karolus imperator fecit ad ordinem pertinentia ecclesiastic</w:t>
      </w:r>
      <w:r w:rsidR="00795343" w:rsidRPr="007A06F5">
        <w:rPr>
          <w:rFonts w:ascii="Times New Roman" w:hAnsi="Times New Roman" w:cs="Times New Roman"/>
          <w:lang w:val="la-Latn"/>
        </w:rPr>
        <w:t>um</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in primo adunavi libello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Ea vero ecclesiastica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domnus ac piissimus Hlu</w:t>
      </w:r>
      <w:r w:rsidR="00795343" w:rsidRPr="007A06F5">
        <w:rPr>
          <w:rFonts w:ascii="Times New Roman" w:hAnsi="Times New Roman" w:cs="Times New Roman"/>
          <w:lang w:val="la-Latn"/>
        </w:rPr>
        <w:t>dowicus imperator et Chlotarius</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caesar filius ipsius ediderunt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secundo descripsi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lila</w:t>
      </w:r>
      <w:r w:rsidR="00795343" w:rsidRPr="007A06F5">
        <w:rPr>
          <w:rFonts w:ascii="Times New Roman" w:hAnsi="Times New Roman" w:cs="Times New Roman"/>
          <w:lang w:val="la-Latn"/>
        </w:rPr>
        <w:t xml:space="preserve"> autem</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quae domnus Karolus in</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diversis fecit temporibus ad </w:t>
      </w:r>
      <w:r w:rsidRPr="007A06F5">
        <w:rPr>
          <w:rFonts w:ascii="Times New Roman" w:hAnsi="Times New Roman" w:cs="Times New Roman"/>
          <w:lang w:val="la-Latn"/>
        </w:rPr>
        <w:lastRenderedPageBreak/>
        <w:t>mundanam pertinentia legem</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in tertio adunavi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Ipsa vero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domnus Hludowicus praeclarus imperator et Chlotariu</w:t>
      </w:r>
      <w:r w:rsidR="00795343" w:rsidRPr="007A06F5">
        <w:rPr>
          <w:rFonts w:ascii="Times New Roman" w:hAnsi="Times New Roman" w:cs="Times New Roman"/>
          <w:lang w:val="la-Latn"/>
        </w:rPr>
        <w:t>s caesar filius illius fecerunt</w:t>
      </w:r>
      <w:r w:rsidR="00232F27" w:rsidRPr="007A06F5">
        <w:rPr>
          <w:rFonts w:ascii="Times New Roman" w:hAnsi="Times New Roman" w:cs="Times New Roman"/>
          <w:lang w:val="la-Latn"/>
        </w:rPr>
        <w:t xml:space="preserve"> </w:t>
      </w:r>
      <w:r w:rsidRPr="007A06F5">
        <w:rPr>
          <w:rFonts w:ascii="Times New Roman" w:hAnsi="Times New Roman" w:cs="Times New Roman"/>
          <w:lang w:val="la-Latn"/>
        </w:rPr>
        <w:t>ad augmentum mundanae pertinent</w:t>
      </w:r>
      <w:r w:rsidR="00795343" w:rsidRPr="007A06F5">
        <w:rPr>
          <w:rFonts w:ascii="Times New Roman" w:hAnsi="Times New Roman" w:cs="Times New Roman"/>
          <w:lang w:val="la-Latn"/>
        </w:rPr>
        <w:t>ia legis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in quarto congessi</w:t>
      </w:r>
      <w:r w:rsidR="005D4A29" w:rsidRPr="007A06F5">
        <w:rPr>
          <w:rFonts w:ascii="Times New Roman" w:hAnsi="Times New Roman" w:cs="Times New Roman"/>
          <w:lang w:val="la-Latn"/>
        </w:rPr>
        <w:t>.</w:t>
      </w:r>
    </w:p>
    <w:p w14:paraId="2A7AC8AD" w14:textId="6EB0DCF6" w:rsidR="00BA5266"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EXPLICIT PRAEFATIO</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334A4FBA" w14:textId="7DB0AD53"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 CAPITULA</w:t>
      </w:r>
      <w:r w:rsidR="005D4A29" w:rsidRPr="007A06F5">
        <w:rPr>
          <w:rFonts w:ascii="Times New Roman" w:hAnsi="Times New Roman" w:cs="Times New Roman"/>
          <w:lang w:val="la-Latn"/>
        </w:rPr>
        <w:t>.</w:t>
      </w:r>
    </w:p>
    <w:p w14:paraId="142EAAAB" w14:textId="6A5AF16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ab epi</w:t>
      </w:r>
      <w:r w:rsidR="00795343" w:rsidRPr="007A06F5">
        <w:rPr>
          <w:rFonts w:ascii="Times New Roman" w:hAnsi="Times New Roman" w:cs="Times New Roman"/>
          <w:lang w:val="la-Latn"/>
        </w:rPr>
        <w:t>scopo proprio excommunicantur</w:t>
      </w:r>
      <w:r w:rsidR="005D4A29" w:rsidRPr="007A06F5">
        <w:rPr>
          <w:rFonts w:ascii="Times New Roman" w:hAnsi="Times New Roman" w:cs="Times New Roman"/>
          <w:lang w:val="la-Latn"/>
        </w:rPr>
        <w:t>.</w:t>
      </w:r>
    </w:p>
    <w:p w14:paraId="4C19CE26" w14:textId="13C24D2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ad ordinandum ven</w:t>
      </w:r>
      <w:r w:rsidR="00795343" w:rsidRPr="007A06F5">
        <w:rPr>
          <w:rFonts w:ascii="Times New Roman" w:hAnsi="Times New Roman" w:cs="Times New Roman"/>
          <w:lang w:val="la-Latn"/>
        </w:rPr>
        <w:t>iunt</w:t>
      </w:r>
      <w:r w:rsidR="005D4A29" w:rsidRPr="007A06F5">
        <w:rPr>
          <w:rFonts w:ascii="Times New Roman" w:hAnsi="Times New Roman" w:cs="Times New Roman"/>
          <w:lang w:val="la-Latn"/>
        </w:rPr>
        <w:t>.</w:t>
      </w:r>
    </w:p>
    <w:p w14:paraId="30920BFA" w14:textId="11492E9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cle</w:t>
      </w:r>
      <w:r w:rsidR="00795343" w:rsidRPr="007A06F5">
        <w:rPr>
          <w:rFonts w:ascii="Times New Roman" w:hAnsi="Times New Roman" w:cs="Times New Roman"/>
          <w:lang w:val="la-Latn"/>
        </w:rPr>
        <w:t>ricis fugitivis et peregrinis</w:t>
      </w:r>
      <w:r w:rsidR="005D4A29" w:rsidRPr="007A06F5">
        <w:rPr>
          <w:rFonts w:ascii="Times New Roman" w:hAnsi="Times New Roman" w:cs="Times New Roman"/>
          <w:lang w:val="la-Latn"/>
        </w:rPr>
        <w:t>.</w:t>
      </w:r>
    </w:p>
    <w:p w14:paraId="1CD4E68E" w14:textId="1078ECD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diaconibu</w:t>
      </w:r>
      <w:r w:rsidR="00795343" w:rsidRPr="007A06F5">
        <w:rPr>
          <w:rFonts w:ascii="Times New Roman" w:hAnsi="Times New Roman" w:cs="Times New Roman"/>
          <w:lang w:val="la-Latn"/>
        </w:rPr>
        <w:t>s vel his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 in clero sunt</w:t>
      </w:r>
      <w:r w:rsidR="005D4A29" w:rsidRPr="007A06F5">
        <w:rPr>
          <w:rFonts w:ascii="Times New Roman" w:hAnsi="Times New Roman" w:cs="Times New Roman"/>
          <w:lang w:val="la-Latn"/>
        </w:rPr>
        <w:t>.</w:t>
      </w:r>
    </w:p>
    <w:p w14:paraId="6CC27AEE" w14:textId="0207B009"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usuris</w:t>
      </w:r>
      <w:r w:rsidR="005D4A29" w:rsidRPr="007A06F5">
        <w:rPr>
          <w:rFonts w:ascii="Times New Roman" w:hAnsi="Times New Roman" w:cs="Times New Roman"/>
          <w:lang w:val="la-Latn"/>
        </w:rPr>
        <w:t>.</w:t>
      </w:r>
    </w:p>
    <w:p w14:paraId="32192B6C" w14:textId="1BAE69EC"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w:t>
      </w:r>
      <w:r w:rsidR="00795343" w:rsidRPr="007A06F5">
        <w:rPr>
          <w:rFonts w:ascii="Times New Roman" w:hAnsi="Times New Roman" w:cs="Times New Roman"/>
          <w:lang w:val="la-Latn"/>
        </w:rPr>
        <w:t>ris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quando missam celebrant</w:t>
      </w:r>
      <w:r w:rsidR="005D4A29" w:rsidRPr="007A06F5">
        <w:rPr>
          <w:rFonts w:ascii="Times New Roman" w:hAnsi="Times New Roman" w:cs="Times New Roman"/>
          <w:lang w:val="la-Latn"/>
        </w:rPr>
        <w:t>.</w:t>
      </w:r>
    </w:p>
    <w:p w14:paraId="41D00575" w14:textId="7880198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 synodo ve</w:t>
      </w:r>
      <w:r w:rsidR="00795343" w:rsidRPr="007A06F5">
        <w:rPr>
          <w:rFonts w:ascii="Times New Roman" w:hAnsi="Times New Roman" w:cs="Times New Roman"/>
          <w:lang w:val="la-Latn"/>
        </w:rPr>
        <w:t>l a suo episcopo damnati sunt</w:t>
      </w:r>
      <w:r w:rsidR="005D4A29" w:rsidRPr="007A06F5">
        <w:rPr>
          <w:rFonts w:ascii="Times New Roman" w:hAnsi="Times New Roman" w:cs="Times New Roman"/>
          <w:lang w:val="la-Latn"/>
        </w:rPr>
        <w:t>.</w:t>
      </w:r>
    </w:p>
    <w:p w14:paraId="70D19E5D" w14:textId="183B628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795343" w:rsidRPr="007A06F5">
        <w:rPr>
          <w:rFonts w:ascii="Times New Roman" w:hAnsi="Times New Roman" w:cs="Times New Roman"/>
          <w:lang w:val="la-Latn"/>
        </w:rPr>
        <w:t>e suffraganeis episcopis</w:t>
      </w:r>
      <w:r w:rsidR="005D4A29" w:rsidRPr="007A06F5">
        <w:rPr>
          <w:rFonts w:ascii="Times New Roman" w:hAnsi="Times New Roman" w:cs="Times New Roman"/>
          <w:lang w:val="la-Latn"/>
        </w:rPr>
        <w:t>.</w:t>
      </w:r>
    </w:p>
    <w:p w14:paraId="2BE45A55" w14:textId="403ABBC5"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corepiscopis</w:t>
      </w:r>
      <w:r w:rsidR="005D4A29" w:rsidRPr="007A06F5">
        <w:rPr>
          <w:rFonts w:ascii="Times New Roman" w:hAnsi="Times New Roman" w:cs="Times New Roman"/>
          <w:lang w:val="la-Latn"/>
        </w:rPr>
        <w:t>.</w:t>
      </w:r>
    </w:p>
    <w:p w14:paraId="6E109F14" w14:textId="0FC73FF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w:t>
      </w:r>
      <w:r w:rsidR="00E2381F" w:rsidRPr="007A06F5">
        <w:rPr>
          <w:rFonts w:ascii="Times New Roman" w:hAnsi="Times New Roman" w:cs="Times New Roman"/>
          <w:lang w:val="la-Latn"/>
        </w:rPr>
        <w:t>opis vel quibuslibet ex clero</w:t>
      </w:r>
      <w:r w:rsidR="005D4A29" w:rsidRPr="007A06F5">
        <w:rPr>
          <w:rFonts w:ascii="Times New Roman" w:hAnsi="Times New Roman" w:cs="Times New Roman"/>
          <w:lang w:val="la-Latn"/>
        </w:rPr>
        <w:t>.</w:t>
      </w:r>
    </w:p>
    <w:p w14:paraId="212CC7DC" w14:textId="7BDA5D7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ordination</w:t>
      </w:r>
      <w:r w:rsidR="00795343" w:rsidRPr="007A06F5">
        <w:rPr>
          <w:rFonts w:ascii="Times New Roman" w:hAnsi="Times New Roman" w:cs="Times New Roman"/>
          <w:lang w:val="la-Latn"/>
        </w:rPr>
        <w:t>ibus vel quibuslibet negotiis</w:t>
      </w:r>
      <w:r w:rsidR="005D4A29" w:rsidRPr="007A06F5">
        <w:rPr>
          <w:rFonts w:ascii="Times New Roman" w:hAnsi="Times New Roman" w:cs="Times New Roman"/>
          <w:lang w:val="la-Latn"/>
        </w:rPr>
        <w:t>.</w:t>
      </w:r>
    </w:p>
    <w:p w14:paraId="599AF106" w14:textId="045B2345"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cura episcoporum</w:t>
      </w:r>
      <w:r w:rsidR="005D4A29" w:rsidRPr="007A06F5">
        <w:rPr>
          <w:rFonts w:ascii="Times New Roman" w:hAnsi="Times New Roman" w:cs="Times New Roman"/>
          <w:lang w:val="la-Latn"/>
        </w:rPr>
        <w:t>.</w:t>
      </w:r>
    </w:p>
    <w:p w14:paraId="072EE9D8" w14:textId="3039707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provincialibus episcopis</w:t>
      </w:r>
      <w:r w:rsidR="005D4A29" w:rsidRPr="007A06F5">
        <w:rPr>
          <w:rFonts w:ascii="Times New Roman" w:hAnsi="Times New Roman" w:cs="Times New Roman"/>
          <w:lang w:val="la-Latn"/>
        </w:rPr>
        <w:t>.</w:t>
      </w:r>
    </w:p>
    <w:p w14:paraId="4A8835B6" w14:textId="53ED35C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w:t>
      </w:r>
      <w:r w:rsidR="00795343"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monachis et clericis</w:t>
      </w:r>
      <w:r w:rsidR="005D4A29" w:rsidRPr="007A06F5">
        <w:rPr>
          <w:rFonts w:ascii="Times New Roman" w:hAnsi="Times New Roman" w:cs="Times New Roman"/>
          <w:lang w:val="la-Latn"/>
        </w:rPr>
        <w:t>.</w:t>
      </w:r>
    </w:p>
    <w:p w14:paraId="0D713D2B" w14:textId="52065DF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die dom</w:t>
      </w:r>
      <w:r w:rsidR="00795343" w:rsidRPr="007A06F5">
        <w:rPr>
          <w:rFonts w:ascii="Times New Roman" w:hAnsi="Times New Roman" w:cs="Times New Roman"/>
          <w:lang w:val="la-Latn"/>
        </w:rPr>
        <w:t>inica</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qualiter servanda est</w:t>
      </w:r>
      <w:r w:rsidR="005D4A29" w:rsidRPr="007A06F5">
        <w:rPr>
          <w:rFonts w:ascii="Times New Roman" w:hAnsi="Times New Roman" w:cs="Times New Roman"/>
          <w:lang w:val="la-Latn"/>
        </w:rPr>
        <w:t>.</w:t>
      </w:r>
    </w:p>
    <w:p w14:paraId="75EA6A6E" w14:textId="525F1A5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795343" w:rsidRPr="007A06F5">
        <w:rPr>
          <w:rFonts w:ascii="Times New Roman" w:hAnsi="Times New Roman" w:cs="Times New Roman"/>
          <w:lang w:val="la-Latn"/>
        </w:rPr>
        <w:t>e ignotis angelorum nominibus</w:t>
      </w:r>
      <w:r w:rsidR="005D4A29" w:rsidRPr="007A06F5">
        <w:rPr>
          <w:rFonts w:ascii="Times New Roman" w:hAnsi="Times New Roman" w:cs="Times New Roman"/>
          <w:lang w:val="la-Latn"/>
        </w:rPr>
        <w:t>.</w:t>
      </w:r>
    </w:p>
    <w:p w14:paraId="0D69E67F" w14:textId="230F5B9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mulie</w:t>
      </w:r>
      <w:r w:rsidR="00795343" w:rsidRPr="007A06F5">
        <w:rPr>
          <w:rFonts w:ascii="Times New Roman" w:hAnsi="Times New Roman" w:cs="Times New Roman"/>
          <w:lang w:val="la-Latn"/>
        </w:rPr>
        <w:t>ribus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si ad altare accedant</w:t>
      </w:r>
      <w:r w:rsidR="005D4A29" w:rsidRPr="007A06F5">
        <w:rPr>
          <w:rFonts w:ascii="Times New Roman" w:hAnsi="Times New Roman" w:cs="Times New Roman"/>
          <w:lang w:val="la-Latn"/>
        </w:rPr>
        <w:t>.</w:t>
      </w:r>
    </w:p>
    <w:p w14:paraId="7F6BDAA8" w14:textId="5919E55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ubi non oporteat eos ordinare</w:t>
      </w:r>
      <w:r w:rsidR="005D4A29" w:rsidRPr="007A06F5">
        <w:rPr>
          <w:rFonts w:ascii="Times New Roman" w:hAnsi="Times New Roman" w:cs="Times New Roman"/>
          <w:lang w:val="la-Latn"/>
        </w:rPr>
        <w:t>.</w:t>
      </w:r>
    </w:p>
    <w:p w14:paraId="738D3A9D" w14:textId="18216CB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episcopis ordina</w:t>
      </w:r>
      <w:r w:rsidR="00795343" w:rsidRPr="007A06F5">
        <w:rPr>
          <w:rFonts w:ascii="Times New Roman" w:hAnsi="Times New Roman" w:cs="Times New Roman"/>
          <w:lang w:val="la-Latn"/>
        </w:rPr>
        <w:t>ndis vel quibuslibet ex clero</w:t>
      </w:r>
      <w:r w:rsidR="005D4A29" w:rsidRPr="007A06F5">
        <w:rPr>
          <w:rFonts w:ascii="Times New Roman" w:hAnsi="Times New Roman" w:cs="Times New Roman"/>
          <w:lang w:val="la-Latn"/>
        </w:rPr>
        <w:t>.</w:t>
      </w:r>
    </w:p>
    <w:p w14:paraId="25B23B26" w14:textId="44AE752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795343" w:rsidRPr="007A06F5">
        <w:rPr>
          <w:rFonts w:ascii="Times New Roman" w:hAnsi="Times New Roman" w:cs="Times New Roman"/>
          <w:lang w:val="la-Latn"/>
        </w:rPr>
        <w:t>e libris canonicis</w:t>
      </w:r>
      <w:r w:rsidR="005D4A29" w:rsidRPr="007A06F5">
        <w:rPr>
          <w:rFonts w:ascii="Times New Roman" w:hAnsi="Times New Roman" w:cs="Times New Roman"/>
          <w:lang w:val="la-Latn"/>
        </w:rPr>
        <w:t>.</w:t>
      </w:r>
    </w:p>
    <w:p w14:paraId="4FFB8DFD" w14:textId="603F3F8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maleficis vel incantatoribus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1F373CAB" w14:textId="3228C01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monac</w:t>
      </w:r>
      <w:r w:rsidR="00795343" w:rsidRPr="007A06F5">
        <w:rPr>
          <w:rFonts w:ascii="Times New Roman" w:hAnsi="Times New Roman" w:cs="Times New Roman"/>
          <w:lang w:val="la-Latn"/>
        </w:rPr>
        <w:t>his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clericis et presbiteris</w:t>
      </w:r>
      <w:r w:rsidR="005D4A29" w:rsidRPr="007A06F5">
        <w:rPr>
          <w:rFonts w:ascii="Times New Roman" w:hAnsi="Times New Roman" w:cs="Times New Roman"/>
          <w:lang w:val="la-Latn"/>
        </w:rPr>
        <w:t>.</w:t>
      </w:r>
    </w:p>
    <w:p w14:paraId="3684BCD3" w14:textId="6BE7EE68"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servis alterius</w:t>
      </w:r>
      <w:r w:rsidR="005D4A29" w:rsidRPr="007A06F5">
        <w:rPr>
          <w:rFonts w:ascii="Times New Roman" w:hAnsi="Times New Roman" w:cs="Times New Roman"/>
          <w:lang w:val="la-Latn"/>
        </w:rPr>
        <w:t>.</w:t>
      </w:r>
    </w:p>
    <w:p w14:paraId="22188A1B" w14:textId="342D063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stabilita</w:t>
      </w:r>
      <w:r w:rsidR="00795343" w:rsidRPr="007A06F5">
        <w:rPr>
          <w:rFonts w:ascii="Times New Roman" w:hAnsi="Times New Roman" w:cs="Times New Roman"/>
          <w:lang w:val="la-Latn"/>
        </w:rPr>
        <w:t>te episcoporum vel clericorum</w:t>
      </w:r>
      <w:r w:rsidR="005D4A29" w:rsidRPr="007A06F5">
        <w:rPr>
          <w:rFonts w:ascii="Times New Roman" w:hAnsi="Times New Roman" w:cs="Times New Roman"/>
          <w:lang w:val="la-Latn"/>
        </w:rPr>
        <w:t>.</w:t>
      </w:r>
    </w:p>
    <w:p w14:paraId="4A258BB8" w14:textId="3FEDD32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w:t>
      </w:r>
      <w:r w:rsidR="00795343" w:rsidRPr="007A06F5">
        <w:rPr>
          <w:rFonts w:ascii="Times New Roman" w:hAnsi="Times New Roman" w:cs="Times New Roman"/>
          <w:lang w:val="la-Latn"/>
        </w:rPr>
        <w:t>teris non absolute ordinandis</w:t>
      </w:r>
      <w:r w:rsidR="005D4A29" w:rsidRPr="007A06F5">
        <w:rPr>
          <w:rFonts w:ascii="Times New Roman" w:hAnsi="Times New Roman" w:cs="Times New Roman"/>
          <w:lang w:val="la-Latn"/>
        </w:rPr>
        <w:t>.</w:t>
      </w:r>
    </w:p>
    <w:p w14:paraId="1E505ABB" w14:textId="5FB612C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propo</w:t>
      </w:r>
      <w:r w:rsidR="00795343" w:rsidRPr="007A06F5">
        <w:rPr>
          <w:rFonts w:ascii="Times New Roman" w:hAnsi="Times New Roman" w:cs="Times New Roman"/>
          <w:lang w:val="la-Latn"/>
        </w:rPr>
        <w:t>sito monachorum et clericorum</w:t>
      </w:r>
      <w:r w:rsidR="005D4A29" w:rsidRPr="007A06F5">
        <w:rPr>
          <w:rFonts w:ascii="Times New Roman" w:hAnsi="Times New Roman" w:cs="Times New Roman"/>
          <w:lang w:val="la-Latn"/>
        </w:rPr>
        <w:t>.</w:t>
      </w:r>
    </w:p>
    <w:p w14:paraId="4A76265A" w14:textId="58AFF0E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monachis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 ad clericatum provehuntur</w:t>
      </w:r>
      <w:r w:rsidR="005D4A29" w:rsidRPr="007A06F5">
        <w:rPr>
          <w:rFonts w:ascii="Times New Roman" w:hAnsi="Times New Roman" w:cs="Times New Roman"/>
          <w:lang w:val="la-Latn"/>
        </w:rPr>
        <w:t>.</w:t>
      </w:r>
    </w:p>
    <w:p w14:paraId="651506CA" w14:textId="2EF2650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795343" w:rsidRPr="007A06F5">
        <w:rPr>
          <w:rFonts w:ascii="Times New Roman" w:hAnsi="Times New Roman" w:cs="Times New Roman"/>
          <w:lang w:val="la-Latn"/>
        </w:rPr>
        <w:t>e negotio clericorum inter se</w:t>
      </w:r>
      <w:r w:rsidR="005D4A29" w:rsidRPr="007A06F5">
        <w:rPr>
          <w:rFonts w:ascii="Times New Roman" w:hAnsi="Times New Roman" w:cs="Times New Roman"/>
          <w:lang w:val="la-Latn"/>
        </w:rPr>
        <w:t>.</w:t>
      </w:r>
    </w:p>
    <w:p w14:paraId="3D889289" w14:textId="14B39F3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conspirati</w:t>
      </w:r>
      <w:r w:rsidR="00795343" w:rsidRPr="007A06F5">
        <w:rPr>
          <w:rFonts w:ascii="Times New Roman" w:hAnsi="Times New Roman" w:cs="Times New Roman"/>
          <w:lang w:val="la-Latn"/>
        </w:rPr>
        <w:t>one clericorum vel monachorum</w:t>
      </w:r>
      <w:r w:rsidR="005D4A29" w:rsidRPr="007A06F5">
        <w:rPr>
          <w:rFonts w:ascii="Times New Roman" w:hAnsi="Times New Roman" w:cs="Times New Roman"/>
          <w:lang w:val="la-Latn"/>
        </w:rPr>
        <w:t>.</w:t>
      </w:r>
    </w:p>
    <w:p w14:paraId="7A872A2C" w14:textId="63F18A9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accusati</w:t>
      </w:r>
      <w:r w:rsidR="00795343" w:rsidRPr="007A06F5">
        <w:rPr>
          <w:rFonts w:ascii="Times New Roman" w:hAnsi="Times New Roman" w:cs="Times New Roman"/>
          <w:lang w:val="la-Latn"/>
        </w:rPr>
        <w:t>one laicorum contra episcopos</w:t>
      </w:r>
      <w:r w:rsidR="005D4A29" w:rsidRPr="007A06F5">
        <w:rPr>
          <w:rFonts w:ascii="Times New Roman" w:hAnsi="Times New Roman" w:cs="Times New Roman"/>
          <w:lang w:val="la-Latn"/>
        </w:rPr>
        <w:t>.</w:t>
      </w:r>
    </w:p>
    <w:p w14:paraId="2BAB0ECB" w14:textId="680AD80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monaste</w:t>
      </w:r>
      <w:r w:rsidR="00795343" w:rsidRPr="007A06F5">
        <w:rPr>
          <w:rFonts w:ascii="Times New Roman" w:hAnsi="Times New Roman" w:cs="Times New Roman"/>
          <w:lang w:val="la-Latn"/>
        </w:rPr>
        <w:t>riis deo dicatis</w:t>
      </w:r>
      <w:r w:rsidR="005D4A29" w:rsidRPr="007A06F5">
        <w:rPr>
          <w:rFonts w:ascii="Times New Roman" w:hAnsi="Times New Roman" w:cs="Times New Roman"/>
          <w:lang w:val="la-Latn"/>
        </w:rPr>
        <w:t>.</w:t>
      </w:r>
    </w:p>
    <w:p w14:paraId="67846047" w14:textId="673F866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s</w:t>
      </w:r>
      <w:r w:rsidR="00795343" w:rsidRPr="007A06F5">
        <w:rPr>
          <w:rFonts w:ascii="Times New Roman" w:hAnsi="Times New Roman" w:cs="Times New Roman"/>
          <w:lang w:val="la-Latn"/>
        </w:rPr>
        <w:t>anctae trinitatis praedicanda</w:t>
      </w:r>
      <w:r w:rsidR="005D4A29" w:rsidRPr="007A06F5">
        <w:rPr>
          <w:rFonts w:ascii="Times New Roman" w:hAnsi="Times New Roman" w:cs="Times New Roman"/>
          <w:lang w:val="la-Latn"/>
        </w:rPr>
        <w:t>.</w:t>
      </w:r>
    </w:p>
    <w:p w14:paraId="15BF4B57" w14:textId="08CD76C3"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avaritia</w:t>
      </w:r>
      <w:r w:rsidR="005D4A29" w:rsidRPr="007A06F5">
        <w:rPr>
          <w:rFonts w:ascii="Times New Roman" w:hAnsi="Times New Roman" w:cs="Times New Roman"/>
          <w:lang w:val="la-Latn"/>
        </w:rPr>
        <w:t>.</w:t>
      </w:r>
    </w:p>
    <w:p w14:paraId="07E8E4BA" w14:textId="56F369C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w:t>
      </w:r>
      <w:r w:rsidR="00795343"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 se convertunt ad deum</w:t>
      </w:r>
      <w:r w:rsidR="005D4A29" w:rsidRPr="007A06F5">
        <w:rPr>
          <w:rFonts w:ascii="Times New Roman" w:hAnsi="Times New Roman" w:cs="Times New Roman"/>
          <w:lang w:val="la-Latn"/>
        </w:rPr>
        <w:t>.</w:t>
      </w:r>
    </w:p>
    <w:p w14:paraId="41C71DC8" w14:textId="1F4CBC1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795343" w:rsidRPr="007A06F5">
        <w:rPr>
          <w:rFonts w:ascii="Times New Roman" w:hAnsi="Times New Roman" w:cs="Times New Roman"/>
          <w:lang w:val="la-Latn"/>
        </w:rPr>
        <w:t>non sunt bonae conversationis</w:t>
      </w:r>
      <w:r w:rsidR="005D4A29" w:rsidRPr="007A06F5">
        <w:rPr>
          <w:rFonts w:ascii="Times New Roman" w:hAnsi="Times New Roman" w:cs="Times New Roman"/>
          <w:lang w:val="la-Latn"/>
        </w:rPr>
        <w:t>.</w:t>
      </w:r>
    </w:p>
    <w:p w14:paraId="1B8AE07A" w14:textId="37DAA95B"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795343" w:rsidRPr="007A06F5">
        <w:rPr>
          <w:rFonts w:ascii="Times New Roman" w:hAnsi="Times New Roman" w:cs="Times New Roman"/>
          <w:lang w:val="la-Latn"/>
        </w:rPr>
        <w:t>excommunicato communicaverint</w:t>
      </w:r>
      <w:r w:rsidR="005D4A29" w:rsidRPr="007A06F5">
        <w:rPr>
          <w:rFonts w:ascii="Times New Roman" w:hAnsi="Times New Roman" w:cs="Times New Roman"/>
          <w:lang w:val="la-Latn"/>
        </w:rPr>
        <w:t>.</w:t>
      </w:r>
    </w:p>
    <w:p w14:paraId="59CFE7F9" w14:textId="43E3582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subiectione presbiterorum</w:t>
      </w:r>
      <w:r w:rsidR="005D4A29" w:rsidRPr="007A06F5">
        <w:rPr>
          <w:rFonts w:ascii="Times New Roman" w:hAnsi="Times New Roman" w:cs="Times New Roman"/>
          <w:lang w:val="la-Latn"/>
        </w:rPr>
        <w:t>.</w:t>
      </w:r>
    </w:p>
    <w:p w14:paraId="4BD019B3" w14:textId="63D87B3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w:t>
      </w:r>
      <w:r w:rsidR="00795343" w:rsidRPr="007A06F5">
        <w:rPr>
          <w:rFonts w:ascii="Times New Roman" w:hAnsi="Times New Roman" w:cs="Times New Roman"/>
          <w:lang w:val="la-Latn"/>
        </w:rPr>
        <w:t>lericis ecclesiastici ordinis</w:t>
      </w:r>
      <w:r w:rsidR="005D4A29" w:rsidRPr="007A06F5">
        <w:rPr>
          <w:rFonts w:ascii="Times New Roman" w:hAnsi="Times New Roman" w:cs="Times New Roman"/>
          <w:lang w:val="la-Latn"/>
        </w:rPr>
        <w:t>.</w:t>
      </w:r>
    </w:p>
    <w:p w14:paraId="2D6542E6" w14:textId="71237BBC"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w:t>
      </w:r>
      <w:r w:rsidR="00795343"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virginibus deo dicatis</w:t>
      </w:r>
      <w:r w:rsidR="005D4A29" w:rsidRPr="007A06F5">
        <w:rPr>
          <w:rFonts w:ascii="Times New Roman" w:hAnsi="Times New Roman" w:cs="Times New Roman"/>
          <w:lang w:val="la-Latn"/>
        </w:rPr>
        <w:t>.</w:t>
      </w:r>
    </w:p>
    <w:p w14:paraId="21CA3EB1" w14:textId="5E7066F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w:t>
      </w:r>
      <w:r w:rsidR="00795343" w:rsidRPr="007A06F5">
        <w:rPr>
          <w:rFonts w:ascii="Times New Roman" w:hAnsi="Times New Roman" w:cs="Times New Roman"/>
          <w:lang w:val="la-Latn"/>
        </w:rPr>
        <w:t>incipali cathedra episcoporum</w:t>
      </w:r>
      <w:r w:rsidR="005D4A29" w:rsidRPr="007A06F5">
        <w:rPr>
          <w:rFonts w:ascii="Times New Roman" w:hAnsi="Times New Roman" w:cs="Times New Roman"/>
          <w:lang w:val="la-Latn"/>
        </w:rPr>
        <w:t>.</w:t>
      </w:r>
    </w:p>
    <w:p w14:paraId="644BA8A5" w14:textId="250287F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falsis nominibus sanctorum</w:t>
      </w:r>
      <w:r w:rsidR="005D4A29" w:rsidRPr="007A06F5">
        <w:rPr>
          <w:rFonts w:ascii="Times New Roman" w:hAnsi="Times New Roman" w:cs="Times New Roman"/>
          <w:lang w:val="la-Latn"/>
        </w:rPr>
        <w:t>.</w:t>
      </w:r>
    </w:p>
    <w:p w14:paraId="00485FDB" w14:textId="354E790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795343" w:rsidRPr="007A06F5">
        <w:rPr>
          <w:rFonts w:ascii="Times New Roman" w:hAnsi="Times New Roman" w:cs="Times New Roman"/>
          <w:lang w:val="la-Latn"/>
        </w:rPr>
        <w:t>LII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uxore a viro dimissa</w:t>
      </w:r>
      <w:r w:rsidR="005D4A29" w:rsidRPr="007A06F5">
        <w:rPr>
          <w:rFonts w:ascii="Times New Roman" w:hAnsi="Times New Roman" w:cs="Times New Roman"/>
          <w:lang w:val="la-Latn"/>
        </w:rPr>
        <w:t>.</w:t>
      </w:r>
    </w:p>
    <w:p w14:paraId="434B3E74" w14:textId="1209FB9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iudicibu</w:t>
      </w:r>
      <w:r w:rsidR="00795343" w:rsidRPr="007A06F5">
        <w:rPr>
          <w:rFonts w:ascii="Times New Roman" w:hAnsi="Times New Roman" w:cs="Times New Roman"/>
          <w:lang w:val="la-Latn"/>
        </w:rPr>
        <w:t>s a metropolitano probatis</w:t>
      </w:r>
      <w:r w:rsidR="005D4A29" w:rsidRPr="007A06F5">
        <w:rPr>
          <w:rFonts w:ascii="Times New Roman" w:hAnsi="Times New Roman" w:cs="Times New Roman"/>
          <w:lang w:val="la-Latn"/>
        </w:rPr>
        <w:t>.</w:t>
      </w:r>
    </w:p>
    <w:p w14:paraId="165C50C6" w14:textId="7BA734F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795343" w:rsidRPr="007A06F5">
        <w:rPr>
          <w:rFonts w:ascii="Times New Roman" w:hAnsi="Times New Roman" w:cs="Times New Roman"/>
          <w:lang w:val="la-Latn"/>
        </w:rPr>
        <w:t>accusatione vilium personarum</w:t>
      </w:r>
      <w:r w:rsidR="005D4A29" w:rsidRPr="007A06F5">
        <w:rPr>
          <w:rFonts w:ascii="Times New Roman" w:hAnsi="Times New Roman" w:cs="Times New Roman"/>
          <w:lang w:val="la-Latn"/>
        </w:rPr>
        <w:t>.</w:t>
      </w:r>
    </w:p>
    <w:p w14:paraId="298D35CD" w14:textId="2AE9D7D7"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virginibus velandis</w:t>
      </w:r>
      <w:r w:rsidR="005D4A29" w:rsidRPr="007A06F5">
        <w:rPr>
          <w:rFonts w:ascii="Times New Roman" w:hAnsi="Times New Roman" w:cs="Times New Roman"/>
          <w:lang w:val="la-Latn"/>
        </w:rPr>
        <w:t>.</w:t>
      </w:r>
    </w:p>
    <w:p w14:paraId="5790AFAC" w14:textId="64B0E80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oblatis pauperum</w:t>
      </w:r>
      <w:r w:rsidR="005D4A29" w:rsidRPr="007A06F5">
        <w:rPr>
          <w:rFonts w:ascii="Times New Roman" w:hAnsi="Times New Roman" w:cs="Times New Roman"/>
          <w:lang w:val="la-Latn"/>
        </w:rPr>
        <w:t>.</w:t>
      </w:r>
    </w:p>
    <w:p w14:paraId="57548152" w14:textId="487346F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ieiuni</w:t>
      </w:r>
      <w:r w:rsidR="00795343" w:rsidRPr="007A06F5">
        <w:rPr>
          <w:rFonts w:ascii="Times New Roman" w:hAnsi="Times New Roman" w:cs="Times New Roman"/>
          <w:lang w:val="la-Latn"/>
        </w:rPr>
        <w:t>is a sacerdotibus constitutis</w:t>
      </w:r>
      <w:r w:rsidR="005D4A29" w:rsidRPr="007A06F5">
        <w:rPr>
          <w:rFonts w:ascii="Times New Roman" w:hAnsi="Times New Roman" w:cs="Times New Roman"/>
          <w:lang w:val="la-Latn"/>
        </w:rPr>
        <w:t>.</w:t>
      </w:r>
    </w:p>
    <w:p w14:paraId="666A3FFB" w14:textId="161C214E"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 contra naturam peccant</w:t>
      </w:r>
      <w:r w:rsidR="005D4A29" w:rsidRPr="007A06F5">
        <w:rPr>
          <w:rFonts w:ascii="Times New Roman" w:hAnsi="Times New Roman" w:cs="Times New Roman"/>
          <w:lang w:val="la-Latn"/>
        </w:rPr>
        <w:t>.</w:t>
      </w:r>
    </w:p>
    <w:p w14:paraId="1731A1EA" w14:textId="54297AD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 tempore ordinentur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C920E39" w14:textId="5B9AF599"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pace danda</w:t>
      </w:r>
      <w:r w:rsidR="005D4A29" w:rsidRPr="007A06F5">
        <w:rPr>
          <w:rFonts w:ascii="Times New Roman" w:hAnsi="Times New Roman" w:cs="Times New Roman"/>
          <w:lang w:val="la-Latn"/>
        </w:rPr>
        <w:t>.</w:t>
      </w:r>
    </w:p>
    <w:p w14:paraId="644C1852" w14:textId="666DDAAE"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sponsa alterius</w:t>
      </w:r>
      <w:r w:rsidR="005D4A29" w:rsidRPr="007A06F5">
        <w:rPr>
          <w:rFonts w:ascii="Times New Roman" w:hAnsi="Times New Roman" w:cs="Times New Roman"/>
          <w:lang w:val="la-Latn"/>
        </w:rPr>
        <w:t>.</w:t>
      </w:r>
    </w:p>
    <w:p w14:paraId="08BDC9D0" w14:textId="6C8FFC03"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nominibus recitandis</w:t>
      </w:r>
      <w:r w:rsidR="005D4A29" w:rsidRPr="007A06F5">
        <w:rPr>
          <w:rFonts w:ascii="Times New Roman" w:hAnsi="Times New Roman" w:cs="Times New Roman"/>
          <w:lang w:val="la-Latn"/>
        </w:rPr>
        <w:t>.</w:t>
      </w:r>
    </w:p>
    <w:p w14:paraId="6E916487" w14:textId="797990C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canonum institutis</w:t>
      </w:r>
      <w:r w:rsidR="00795343" w:rsidRPr="007A06F5">
        <w:rPr>
          <w:rFonts w:ascii="Times New Roman" w:hAnsi="Times New Roman" w:cs="Times New Roman"/>
          <w:lang w:val="la-Latn"/>
        </w:rPr>
        <w:t xml:space="preserve"> a presbiteris non ignorandis</w:t>
      </w:r>
      <w:r w:rsidR="005D4A29" w:rsidRPr="007A06F5">
        <w:rPr>
          <w:rFonts w:ascii="Times New Roman" w:hAnsi="Times New Roman" w:cs="Times New Roman"/>
          <w:lang w:val="la-Latn"/>
        </w:rPr>
        <w:t>.</w:t>
      </w:r>
    </w:p>
    <w:p w14:paraId="24206117" w14:textId="5798A9B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clericis alterius episcopi</w:t>
      </w:r>
      <w:r w:rsidR="005D4A29" w:rsidRPr="007A06F5">
        <w:rPr>
          <w:rFonts w:ascii="Times New Roman" w:hAnsi="Times New Roman" w:cs="Times New Roman"/>
          <w:lang w:val="la-Latn"/>
        </w:rPr>
        <w:t>.</w:t>
      </w:r>
    </w:p>
    <w:p w14:paraId="7B156597" w14:textId="6BD30512"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servis alterius</w:t>
      </w:r>
      <w:r w:rsidR="005D4A29" w:rsidRPr="007A06F5">
        <w:rPr>
          <w:rFonts w:ascii="Times New Roman" w:hAnsi="Times New Roman" w:cs="Times New Roman"/>
          <w:lang w:val="la-Latn"/>
        </w:rPr>
        <w:t>.</w:t>
      </w:r>
    </w:p>
    <w:p w14:paraId="084FDD23" w14:textId="72CE400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sacerdotibu</w:t>
      </w:r>
      <w:r w:rsidR="00795343" w:rsidRPr="007A06F5">
        <w:rPr>
          <w:rFonts w:ascii="Times New Roman" w:hAnsi="Times New Roman" w:cs="Times New Roman"/>
          <w:lang w:val="la-Latn"/>
        </w:rPr>
        <w:t>s contra decretalia agentibus</w:t>
      </w:r>
      <w:r w:rsidR="005D4A29" w:rsidRPr="007A06F5">
        <w:rPr>
          <w:rFonts w:ascii="Times New Roman" w:hAnsi="Times New Roman" w:cs="Times New Roman"/>
          <w:lang w:val="la-Latn"/>
        </w:rPr>
        <w:t>.</w:t>
      </w:r>
    </w:p>
    <w:p w14:paraId="7BC7086F" w14:textId="7ECFCF5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324681" w:rsidRPr="004B2F38">
        <w:rPr>
          <w:rFonts w:ascii="Times New Roman" w:hAnsi="Times New Roman" w:cs="Times New Roman"/>
          <w:lang w:val="la-Latn"/>
        </w:rPr>
        <w:t>I</w:t>
      </w:r>
      <w:r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w:t>
      </w:r>
      <w:r w:rsidR="00795343" w:rsidRPr="007A06F5">
        <w:rPr>
          <w:rFonts w:ascii="Times New Roman" w:hAnsi="Times New Roman" w:cs="Times New Roman"/>
          <w:lang w:val="la-Latn"/>
        </w:rPr>
        <w:t>iduis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a quibus non velentur</w:t>
      </w:r>
      <w:r w:rsidR="005D4A29" w:rsidRPr="007A06F5">
        <w:rPr>
          <w:rFonts w:ascii="Times New Roman" w:hAnsi="Times New Roman" w:cs="Times New Roman"/>
          <w:lang w:val="la-Latn"/>
        </w:rPr>
        <w:t>.</w:t>
      </w:r>
    </w:p>
    <w:p w14:paraId="713B4484" w14:textId="4BB88D5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catho</w:t>
      </w:r>
      <w:r w:rsidR="00795343" w:rsidRPr="007A06F5">
        <w:rPr>
          <w:rFonts w:ascii="Times New Roman" w:hAnsi="Times New Roman" w:cs="Times New Roman"/>
          <w:lang w:val="la-Latn"/>
        </w:rPr>
        <w:t>lica et primo praecepto legis</w:t>
      </w:r>
      <w:r w:rsidR="005D4A29" w:rsidRPr="007A06F5">
        <w:rPr>
          <w:rFonts w:ascii="Times New Roman" w:hAnsi="Times New Roman" w:cs="Times New Roman"/>
          <w:lang w:val="la-Latn"/>
        </w:rPr>
        <w:t>.</w:t>
      </w:r>
    </w:p>
    <w:p w14:paraId="33E73037" w14:textId="30AA64E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pace et concordia servanda</w:t>
      </w:r>
      <w:r w:rsidR="005D4A29" w:rsidRPr="007A06F5">
        <w:rPr>
          <w:rFonts w:ascii="Times New Roman" w:hAnsi="Times New Roman" w:cs="Times New Roman"/>
          <w:lang w:val="la-Latn"/>
        </w:rPr>
        <w:t>.</w:t>
      </w:r>
    </w:p>
    <w:p w14:paraId="4EEA1ADA" w14:textId="5198B4D9"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iudicibus</w:t>
      </w:r>
      <w:r w:rsidR="005D4A29" w:rsidRPr="007A06F5">
        <w:rPr>
          <w:rFonts w:ascii="Times New Roman" w:hAnsi="Times New Roman" w:cs="Times New Roman"/>
          <w:lang w:val="la-Latn"/>
        </w:rPr>
        <w:t>.</w:t>
      </w:r>
    </w:p>
    <w:p w14:paraId="6FFF274A" w14:textId="50BDEDE3"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periuriis</w:t>
      </w:r>
      <w:r w:rsidR="005D4A29" w:rsidRPr="007A06F5">
        <w:rPr>
          <w:rFonts w:ascii="Times New Roman" w:hAnsi="Times New Roman" w:cs="Times New Roman"/>
          <w:lang w:val="la-Latn"/>
        </w:rPr>
        <w:t>.</w:t>
      </w:r>
    </w:p>
    <w:p w14:paraId="6BA656FB" w14:textId="62B7BFA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auguriis vel aliis malef</w:t>
      </w:r>
      <w:r w:rsidR="00795343" w:rsidRPr="007A06F5">
        <w:rPr>
          <w:rFonts w:ascii="Times New Roman" w:hAnsi="Times New Roman" w:cs="Times New Roman"/>
          <w:lang w:val="la-Latn"/>
        </w:rPr>
        <w:t>iciis</w:t>
      </w:r>
      <w:r w:rsidR="005D4A29" w:rsidRPr="007A06F5">
        <w:rPr>
          <w:rFonts w:ascii="Times New Roman" w:hAnsi="Times New Roman" w:cs="Times New Roman"/>
          <w:lang w:val="la-Latn"/>
        </w:rPr>
        <w:t>.</w:t>
      </w:r>
    </w:p>
    <w:p w14:paraId="78860917" w14:textId="40231E27"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odio vel invidia</w:t>
      </w:r>
      <w:r w:rsidR="005D4A29" w:rsidRPr="007A06F5">
        <w:rPr>
          <w:rFonts w:ascii="Times New Roman" w:hAnsi="Times New Roman" w:cs="Times New Roman"/>
          <w:lang w:val="la-Latn"/>
        </w:rPr>
        <w:t>.</w:t>
      </w:r>
    </w:p>
    <w:p w14:paraId="2EB5D197" w14:textId="60CE83F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d</w:t>
      </w:r>
      <w:r w:rsidR="00795343" w:rsidRPr="007A06F5">
        <w:rPr>
          <w:rFonts w:ascii="Times New Roman" w:hAnsi="Times New Roman" w:cs="Times New Roman"/>
          <w:lang w:val="la-Latn"/>
        </w:rPr>
        <w:t>e avaritia vel concupiscentia</w:t>
      </w:r>
      <w:r w:rsidR="005D4A29" w:rsidRPr="007A06F5">
        <w:rPr>
          <w:rFonts w:ascii="Times New Roman" w:hAnsi="Times New Roman" w:cs="Times New Roman"/>
          <w:lang w:val="la-Latn"/>
        </w:rPr>
        <w:t>.</w:t>
      </w:r>
    </w:p>
    <w:p w14:paraId="109F9B93" w14:textId="2BB2DE5A"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honore parentum</w:t>
      </w:r>
      <w:r w:rsidR="005D4A29" w:rsidRPr="007A06F5">
        <w:rPr>
          <w:rFonts w:ascii="Times New Roman" w:hAnsi="Times New Roman" w:cs="Times New Roman"/>
          <w:lang w:val="la-Latn"/>
        </w:rPr>
        <w:t>.</w:t>
      </w:r>
    </w:p>
    <w:p w14:paraId="26EE257D" w14:textId="579F958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presbiter</w:t>
      </w:r>
      <w:r w:rsidR="00795343" w:rsidRPr="007A06F5">
        <w:rPr>
          <w:rFonts w:ascii="Times New Roman" w:hAnsi="Times New Roman" w:cs="Times New Roman"/>
          <w:lang w:val="la-Latn"/>
        </w:rPr>
        <w:t>orum ab episcopis discutienda</w:t>
      </w:r>
      <w:r w:rsidR="005D4A29" w:rsidRPr="007A06F5">
        <w:rPr>
          <w:rFonts w:ascii="Times New Roman" w:hAnsi="Times New Roman" w:cs="Times New Roman"/>
          <w:lang w:val="la-Latn"/>
        </w:rPr>
        <w:t>.</w:t>
      </w:r>
    </w:p>
    <w:p w14:paraId="2089D2FD" w14:textId="49ABA6D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w:t>
      </w:r>
      <w:r w:rsidR="00795343" w:rsidRPr="007A06F5">
        <w:rPr>
          <w:rFonts w:ascii="Times New Roman" w:hAnsi="Times New Roman" w:cs="Times New Roman"/>
          <w:lang w:val="la-Latn"/>
        </w:rPr>
        <w:t>VII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honore ecclesiae dei</w:t>
      </w:r>
      <w:r w:rsidR="005D4A29" w:rsidRPr="007A06F5">
        <w:rPr>
          <w:rFonts w:ascii="Times New Roman" w:hAnsi="Times New Roman" w:cs="Times New Roman"/>
          <w:lang w:val="la-Latn"/>
        </w:rPr>
        <w:t>.</w:t>
      </w:r>
    </w:p>
    <w:p w14:paraId="7BC45ED9" w14:textId="20A722A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mini</w:t>
      </w:r>
      <w:r w:rsidR="00795343" w:rsidRPr="007A06F5">
        <w:rPr>
          <w:rFonts w:ascii="Times New Roman" w:hAnsi="Times New Roman" w:cs="Times New Roman"/>
          <w:lang w:val="la-Latn"/>
        </w:rPr>
        <w:t>stris altaris dei et de scola</w:t>
      </w:r>
      <w:r w:rsidR="005D4A29" w:rsidRPr="007A06F5">
        <w:rPr>
          <w:rFonts w:ascii="Times New Roman" w:hAnsi="Times New Roman" w:cs="Times New Roman"/>
          <w:lang w:val="la-Latn"/>
        </w:rPr>
        <w:t>.</w:t>
      </w:r>
    </w:p>
    <w:p w14:paraId="025707B6" w14:textId="6B53E43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vo</w:t>
      </w:r>
      <w:r w:rsidR="00795343" w:rsidRPr="007A06F5">
        <w:rPr>
          <w:rFonts w:ascii="Times New Roman" w:hAnsi="Times New Roman" w:cs="Times New Roman"/>
          <w:lang w:val="la-Latn"/>
        </w:rPr>
        <w:t>to monachorum et de clericatu</w:t>
      </w:r>
      <w:r w:rsidR="005D4A29" w:rsidRPr="007A06F5">
        <w:rPr>
          <w:rFonts w:ascii="Times New Roman" w:hAnsi="Times New Roman" w:cs="Times New Roman"/>
          <w:lang w:val="la-Latn"/>
        </w:rPr>
        <w:t>.</w:t>
      </w:r>
    </w:p>
    <w:p w14:paraId="36D6B021" w14:textId="16B0DACC"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susceptione hospitum</w:t>
      </w:r>
      <w:r w:rsidR="005D4A29" w:rsidRPr="007A06F5">
        <w:rPr>
          <w:rFonts w:ascii="Times New Roman" w:hAnsi="Times New Roman" w:cs="Times New Roman"/>
          <w:lang w:val="la-Latn"/>
        </w:rPr>
        <w:t>.</w:t>
      </w:r>
    </w:p>
    <w:p w14:paraId="6F1835CB" w14:textId="6D4E2E0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abbatissis contra mo</w:t>
      </w:r>
      <w:r w:rsidR="00795343" w:rsidRPr="007A06F5">
        <w:rPr>
          <w:rFonts w:ascii="Times New Roman" w:hAnsi="Times New Roman" w:cs="Times New Roman"/>
          <w:lang w:val="la-Latn"/>
        </w:rPr>
        <w:t>rem ecclesiae dei facientibus</w:t>
      </w:r>
      <w:r w:rsidR="005D4A29" w:rsidRPr="007A06F5">
        <w:rPr>
          <w:rFonts w:ascii="Times New Roman" w:hAnsi="Times New Roman" w:cs="Times New Roman"/>
          <w:lang w:val="la-Latn"/>
        </w:rPr>
        <w:t>.</w:t>
      </w:r>
    </w:p>
    <w:p w14:paraId="0FB0FB64" w14:textId="4E5026C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LXXII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clericis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 se fingunt esse monachos</w:t>
      </w:r>
      <w:r w:rsidR="005D4A29" w:rsidRPr="007A06F5">
        <w:rPr>
          <w:rFonts w:ascii="Times New Roman" w:hAnsi="Times New Roman" w:cs="Times New Roman"/>
          <w:lang w:val="la-Latn"/>
        </w:rPr>
        <w:t>.</w:t>
      </w:r>
    </w:p>
    <w:p w14:paraId="5041B8F7" w14:textId="359068E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pseudog</w:t>
      </w:r>
      <w:r w:rsidR="00795343" w:rsidRPr="007A06F5">
        <w:rPr>
          <w:rFonts w:ascii="Times New Roman" w:hAnsi="Times New Roman" w:cs="Times New Roman"/>
          <w:lang w:val="la-Latn"/>
        </w:rPr>
        <w:t>raphiis et dubiis narrationibus</w:t>
      </w:r>
    </w:p>
    <w:p w14:paraId="33AA91C6" w14:textId="5AB5D8B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cant</w:t>
      </w:r>
      <w:r w:rsidR="00795343" w:rsidRPr="007A06F5">
        <w:rPr>
          <w:rFonts w:ascii="Times New Roman" w:hAnsi="Times New Roman" w:cs="Times New Roman"/>
          <w:lang w:val="la-Latn"/>
        </w:rPr>
        <w:t>u romano a monachis peragendo</w:t>
      </w:r>
      <w:r w:rsidR="005D4A29" w:rsidRPr="007A06F5">
        <w:rPr>
          <w:rFonts w:ascii="Times New Roman" w:hAnsi="Times New Roman" w:cs="Times New Roman"/>
          <w:lang w:val="la-Latn"/>
        </w:rPr>
        <w:t>.</w:t>
      </w:r>
    </w:p>
    <w:p w14:paraId="72BE8A7E" w14:textId="003289BC"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operibus servilibus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die</w:t>
      </w:r>
      <w:r w:rsidR="00795343" w:rsidRPr="007A06F5">
        <w:rPr>
          <w:rFonts w:ascii="Times New Roman" w:hAnsi="Times New Roman" w:cs="Times New Roman"/>
          <w:lang w:val="la-Latn"/>
        </w:rPr>
        <w:t>bus dominicis non sunt agenda</w:t>
      </w:r>
      <w:r w:rsidR="005D4A29" w:rsidRPr="007A06F5">
        <w:rPr>
          <w:rFonts w:ascii="Times New Roman" w:hAnsi="Times New Roman" w:cs="Times New Roman"/>
          <w:lang w:val="la-Latn"/>
        </w:rPr>
        <w:t>.</w:t>
      </w:r>
    </w:p>
    <w:p w14:paraId="666230EA" w14:textId="3777570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praedicatione</w:t>
      </w:r>
      <w:r w:rsidR="00795343" w:rsidRPr="007A06F5">
        <w:rPr>
          <w:rFonts w:ascii="Times New Roman" w:hAnsi="Times New Roman" w:cs="Times New Roman"/>
          <w:lang w:val="la-Latn"/>
        </w:rPr>
        <w:t xml:space="preserve"> episcoporum et presbiterorum</w:t>
      </w:r>
      <w:r w:rsidR="005D4A29" w:rsidRPr="007A06F5">
        <w:rPr>
          <w:rFonts w:ascii="Times New Roman" w:hAnsi="Times New Roman" w:cs="Times New Roman"/>
          <w:lang w:val="la-Latn"/>
        </w:rPr>
        <w:t>.</w:t>
      </w:r>
    </w:p>
    <w:p w14:paraId="4A741603" w14:textId="1B01E220"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rebus ecclesiae</w:t>
      </w:r>
      <w:r w:rsidR="005D4A29" w:rsidRPr="007A06F5">
        <w:rPr>
          <w:rFonts w:ascii="Times New Roman" w:hAnsi="Times New Roman" w:cs="Times New Roman"/>
          <w:lang w:val="la-Latn"/>
        </w:rPr>
        <w:t>.</w:t>
      </w:r>
    </w:p>
    <w:p w14:paraId="72482DC0" w14:textId="3ED6D4E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episcopis eligendis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AEB8185" w14:textId="31713B5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monast</w:t>
      </w:r>
      <w:r w:rsidR="00795343" w:rsidRPr="007A06F5">
        <w:rPr>
          <w:rFonts w:ascii="Times New Roman" w:hAnsi="Times New Roman" w:cs="Times New Roman"/>
          <w:lang w:val="la-Latn"/>
        </w:rPr>
        <w:t>eria et baptismales ecclesias</w:t>
      </w:r>
      <w:r w:rsidR="005D4A29" w:rsidRPr="007A06F5">
        <w:rPr>
          <w:rFonts w:ascii="Times New Roman" w:hAnsi="Times New Roman" w:cs="Times New Roman"/>
          <w:lang w:val="la-Latn"/>
        </w:rPr>
        <w:t>.</w:t>
      </w:r>
    </w:p>
    <w:p w14:paraId="447D3972" w14:textId="1D37047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ecclesia c</w:t>
      </w:r>
      <w:r w:rsidR="00795343" w:rsidRPr="007A06F5">
        <w:rPr>
          <w:rFonts w:ascii="Times New Roman" w:hAnsi="Times New Roman" w:cs="Times New Roman"/>
          <w:lang w:val="la-Latn"/>
        </w:rPr>
        <w:t>onstruenda in sua proprietate</w:t>
      </w:r>
      <w:r w:rsidR="005D4A29" w:rsidRPr="007A06F5">
        <w:rPr>
          <w:rFonts w:ascii="Times New Roman" w:hAnsi="Times New Roman" w:cs="Times New Roman"/>
          <w:lang w:val="la-Latn"/>
        </w:rPr>
        <w:t>.</w:t>
      </w:r>
    </w:p>
    <w:p w14:paraId="2436818D" w14:textId="644DD3C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dictis patrum congestis pro canonica prof</w:t>
      </w:r>
      <w:r w:rsidR="00795343" w:rsidRPr="007A06F5">
        <w:rPr>
          <w:rFonts w:ascii="Times New Roman" w:hAnsi="Times New Roman" w:cs="Times New Roman"/>
          <w:lang w:val="la-Latn"/>
        </w:rPr>
        <w:t>essione</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quia dehonestabatur</w:t>
      </w:r>
      <w:r w:rsidR="005D4A29" w:rsidRPr="007A06F5">
        <w:rPr>
          <w:rFonts w:ascii="Times New Roman" w:hAnsi="Times New Roman" w:cs="Times New Roman"/>
          <w:lang w:val="la-Latn"/>
        </w:rPr>
        <w:t>.</w:t>
      </w:r>
    </w:p>
    <w:p w14:paraId="67A9E96C" w14:textId="63A8360B"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795343" w:rsidRPr="007A06F5">
        <w:rPr>
          <w:rFonts w:ascii="Times New Roman" w:hAnsi="Times New Roman" w:cs="Times New Roman"/>
          <w:lang w:val="la-Latn"/>
        </w:rPr>
        <w:t>conlatis ecclesiae dividendis</w:t>
      </w:r>
      <w:r w:rsidR="005D4A29" w:rsidRPr="007A06F5">
        <w:rPr>
          <w:rFonts w:ascii="Times New Roman" w:hAnsi="Times New Roman" w:cs="Times New Roman"/>
          <w:lang w:val="la-Latn"/>
        </w:rPr>
        <w:t>.</w:t>
      </w:r>
    </w:p>
    <w:p w14:paraId="71059912" w14:textId="4F91A88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abbatibus eligendis</w:t>
      </w:r>
      <w:r w:rsidR="005D4A29" w:rsidRPr="007A06F5">
        <w:rPr>
          <w:rFonts w:ascii="Times New Roman" w:hAnsi="Times New Roman" w:cs="Times New Roman"/>
          <w:lang w:val="la-Latn"/>
        </w:rPr>
        <w:t>.</w:t>
      </w:r>
    </w:p>
    <w:p w14:paraId="493EA5CE" w14:textId="43B666D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w:t>
      </w:r>
      <w:r w:rsidR="00795343" w:rsidRPr="007A06F5">
        <w:rPr>
          <w:rFonts w:ascii="Times New Roman" w:hAnsi="Times New Roman" w:cs="Times New Roman"/>
          <w:lang w:val="la-Latn"/>
        </w:rPr>
        <w:t>XII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ordinatione servorum</w:t>
      </w:r>
      <w:r w:rsidR="005D4A29" w:rsidRPr="007A06F5">
        <w:rPr>
          <w:rFonts w:ascii="Times New Roman" w:hAnsi="Times New Roman" w:cs="Times New Roman"/>
          <w:lang w:val="la-Latn"/>
        </w:rPr>
        <w:t>.</w:t>
      </w:r>
    </w:p>
    <w:p w14:paraId="572D82EE" w14:textId="3A66935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personis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w:t>
      </w:r>
      <w:r w:rsidR="00795343" w:rsidRPr="007A06F5">
        <w:rPr>
          <w:rFonts w:ascii="Times New Roman" w:hAnsi="Times New Roman" w:cs="Times New Roman"/>
          <w:lang w:val="la-Latn"/>
        </w:rPr>
        <w:t>ibus non sunt res accipiendae</w:t>
      </w:r>
      <w:r w:rsidR="005D4A29" w:rsidRPr="007A06F5">
        <w:rPr>
          <w:rFonts w:ascii="Times New Roman" w:hAnsi="Times New Roman" w:cs="Times New Roman"/>
          <w:lang w:val="la-Latn"/>
        </w:rPr>
        <w:t>.</w:t>
      </w:r>
    </w:p>
    <w:p w14:paraId="388CA714" w14:textId="68C3EDA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LXXXIIII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presbiteris constituendis</w:t>
      </w:r>
      <w:r w:rsidR="005D4A29" w:rsidRPr="007A06F5">
        <w:rPr>
          <w:rFonts w:ascii="Times New Roman" w:hAnsi="Times New Roman" w:cs="Times New Roman"/>
          <w:lang w:val="la-Latn"/>
        </w:rPr>
        <w:t>.</w:t>
      </w:r>
    </w:p>
    <w:p w14:paraId="1DE2F297" w14:textId="53CDEC6E"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w:t>
      </w:r>
      <w:r w:rsidR="00795343" w:rsidRPr="007A06F5">
        <w:rPr>
          <w:rFonts w:ascii="Times New Roman" w:hAnsi="Times New Roman" w:cs="Times New Roman"/>
          <w:lang w:val="la-Latn"/>
        </w:rPr>
        <w:t>ansis uniuscuiusque ecclesiae</w:t>
      </w:r>
      <w:r w:rsidR="005D4A29" w:rsidRPr="007A06F5">
        <w:rPr>
          <w:rFonts w:ascii="Times New Roman" w:hAnsi="Times New Roman" w:cs="Times New Roman"/>
          <w:lang w:val="la-Latn"/>
        </w:rPr>
        <w:t>.</w:t>
      </w:r>
    </w:p>
    <w:p w14:paraId="4A0FB438" w14:textId="3841ACC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w:t>
      </w:r>
      <w:r w:rsidR="00795343" w:rsidRPr="007A06F5">
        <w:rPr>
          <w:rFonts w:ascii="Times New Roman" w:hAnsi="Times New Roman" w:cs="Times New Roman"/>
          <w:lang w:val="la-Latn"/>
        </w:rPr>
        <w:t>teris uniuscuiusque ecclesiae</w:t>
      </w:r>
      <w:r w:rsidR="005D4A29" w:rsidRPr="007A06F5">
        <w:rPr>
          <w:rFonts w:ascii="Times New Roman" w:hAnsi="Times New Roman" w:cs="Times New Roman"/>
          <w:lang w:val="la-Latn"/>
        </w:rPr>
        <w:t>.</w:t>
      </w:r>
    </w:p>
    <w:p w14:paraId="23FB2DF4" w14:textId="69A9CCD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villis novis et ecclesi</w:t>
      </w:r>
      <w:r w:rsidR="00795343" w:rsidRPr="007A06F5">
        <w:rPr>
          <w:rFonts w:ascii="Times New Roman" w:hAnsi="Times New Roman" w:cs="Times New Roman"/>
          <w:lang w:val="la-Latn"/>
        </w:rPr>
        <w:t>is in eis noviter constitutis</w:t>
      </w:r>
      <w:r w:rsidR="005D4A29" w:rsidRPr="007A06F5">
        <w:rPr>
          <w:rFonts w:ascii="Times New Roman" w:hAnsi="Times New Roman" w:cs="Times New Roman"/>
          <w:lang w:val="la-Latn"/>
        </w:rPr>
        <w:t>.</w:t>
      </w:r>
    </w:p>
    <w:p w14:paraId="136C6C4F" w14:textId="1BADE44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sacris va</w:t>
      </w:r>
      <w:r w:rsidR="00795343" w:rsidRPr="007A06F5">
        <w:rPr>
          <w:rFonts w:ascii="Times New Roman" w:hAnsi="Times New Roman" w:cs="Times New Roman"/>
          <w:lang w:val="la-Latn"/>
        </w:rPr>
        <w:t>sis ecclesiae in pignus datis</w:t>
      </w:r>
      <w:r w:rsidR="005D4A29" w:rsidRPr="007A06F5">
        <w:rPr>
          <w:rFonts w:ascii="Times New Roman" w:hAnsi="Times New Roman" w:cs="Times New Roman"/>
          <w:lang w:val="la-Latn"/>
        </w:rPr>
        <w:t>.</w:t>
      </w:r>
    </w:p>
    <w:p w14:paraId="79956427" w14:textId="50D9F01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 destr</w:t>
      </w:r>
      <w:r w:rsidR="00795343" w:rsidRPr="007A06F5">
        <w:rPr>
          <w:rFonts w:ascii="Times New Roman" w:hAnsi="Times New Roman" w:cs="Times New Roman"/>
          <w:lang w:val="la-Latn"/>
        </w:rPr>
        <w:t>uctis vel de nonis et decimis</w:t>
      </w:r>
      <w:r w:rsidR="005D4A29" w:rsidRPr="007A06F5">
        <w:rPr>
          <w:rFonts w:ascii="Times New Roman" w:hAnsi="Times New Roman" w:cs="Times New Roman"/>
          <w:lang w:val="la-Latn"/>
        </w:rPr>
        <w:t>.</w:t>
      </w:r>
    </w:p>
    <w:p w14:paraId="1748EB1C" w14:textId="301BA3CF"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ecclesiarum honore</w:t>
      </w:r>
      <w:r w:rsidR="005D4A29" w:rsidRPr="007A06F5">
        <w:rPr>
          <w:rFonts w:ascii="Times New Roman" w:hAnsi="Times New Roman" w:cs="Times New Roman"/>
          <w:lang w:val="la-Latn"/>
        </w:rPr>
        <w:t>.</w:t>
      </w:r>
    </w:p>
    <w:p w14:paraId="67A707B6" w14:textId="43BE365C"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episcopis Italiae</w:t>
      </w:r>
      <w:r w:rsidR="005D4A29" w:rsidRPr="007A06F5">
        <w:rPr>
          <w:rFonts w:ascii="Times New Roman" w:hAnsi="Times New Roman" w:cs="Times New Roman"/>
          <w:lang w:val="la-Latn"/>
        </w:rPr>
        <w:t>.</w:t>
      </w:r>
    </w:p>
    <w:p w14:paraId="5D93924A" w14:textId="52A4DC8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795343" w:rsidRPr="007A06F5">
        <w:rPr>
          <w:rFonts w:ascii="Times New Roman" w:hAnsi="Times New Roman" w:cs="Times New Roman"/>
          <w:lang w:val="la-Latn"/>
        </w:rPr>
        <w:t xml:space="preserve"> feminas in domibus habent</w:t>
      </w:r>
      <w:r w:rsidR="005D4A29" w:rsidRPr="007A06F5">
        <w:rPr>
          <w:rFonts w:ascii="Times New Roman" w:hAnsi="Times New Roman" w:cs="Times New Roman"/>
          <w:lang w:val="la-Latn"/>
        </w:rPr>
        <w:t>.</w:t>
      </w:r>
    </w:p>
    <w:p w14:paraId="5B0292CA" w14:textId="4D16864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pro chris</w:t>
      </w:r>
      <w:r w:rsidR="00795343" w:rsidRPr="007A06F5">
        <w:rPr>
          <w:rFonts w:ascii="Times New Roman" w:hAnsi="Times New Roman" w:cs="Times New Roman"/>
          <w:lang w:val="la-Latn"/>
        </w:rPr>
        <w:t>mate in cena domini veniebant</w:t>
      </w:r>
      <w:r w:rsidR="005D4A29" w:rsidRPr="007A06F5">
        <w:rPr>
          <w:rFonts w:ascii="Times New Roman" w:hAnsi="Times New Roman" w:cs="Times New Roman"/>
          <w:lang w:val="la-Latn"/>
        </w:rPr>
        <w:t>.</w:t>
      </w:r>
    </w:p>
    <w:p w14:paraId="2CA9247F" w14:textId="7561B3D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praedicatione</w:t>
      </w:r>
      <w:r w:rsidR="00795343" w:rsidRPr="007A06F5">
        <w:rPr>
          <w:rFonts w:ascii="Times New Roman" w:hAnsi="Times New Roman" w:cs="Times New Roman"/>
          <w:lang w:val="la-Latn"/>
        </w:rPr>
        <w:t xml:space="preserve"> et confirmatione episcoporum</w:t>
      </w:r>
      <w:r w:rsidR="005D4A29" w:rsidRPr="007A06F5">
        <w:rPr>
          <w:rFonts w:ascii="Times New Roman" w:hAnsi="Times New Roman" w:cs="Times New Roman"/>
          <w:lang w:val="la-Latn"/>
        </w:rPr>
        <w:t>.</w:t>
      </w:r>
    </w:p>
    <w:p w14:paraId="79529A3F" w14:textId="187655E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pueris </w:t>
      </w:r>
      <w:r w:rsidR="00795343" w:rsidRPr="007A06F5">
        <w:rPr>
          <w:rFonts w:ascii="Times New Roman" w:hAnsi="Times New Roman" w:cs="Times New Roman"/>
          <w:lang w:val="la-Latn"/>
        </w:rPr>
        <w:t>tondendis et puellis velandis</w:t>
      </w:r>
      <w:r w:rsidR="005D4A29" w:rsidRPr="007A06F5">
        <w:rPr>
          <w:rFonts w:ascii="Times New Roman" w:hAnsi="Times New Roman" w:cs="Times New Roman"/>
          <w:lang w:val="la-Latn"/>
        </w:rPr>
        <w:t>.</w:t>
      </w:r>
    </w:p>
    <w:p w14:paraId="67991CFC" w14:textId="57C076B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feminis viros amittentibus</w:t>
      </w:r>
      <w:r w:rsidR="005D4A29" w:rsidRPr="007A06F5">
        <w:rPr>
          <w:rFonts w:ascii="Times New Roman" w:hAnsi="Times New Roman" w:cs="Times New Roman"/>
          <w:lang w:val="la-Latn"/>
        </w:rPr>
        <w:t>.</w:t>
      </w:r>
    </w:p>
    <w:p w14:paraId="468157B0" w14:textId="7EB75D2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795343" w:rsidRPr="007A06F5">
        <w:rPr>
          <w:rFonts w:ascii="Times New Roman" w:hAnsi="Times New Roman" w:cs="Times New Roman"/>
          <w:lang w:val="la-Latn"/>
        </w:rPr>
        <w:t>raptis et de earum raptoribus</w:t>
      </w:r>
      <w:r w:rsidR="005D4A29" w:rsidRPr="007A06F5">
        <w:rPr>
          <w:rFonts w:ascii="Times New Roman" w:hAnsi="Times New Roman" w:cs="Times New Roman"/>
          <w:lang w:val="la-Latn"/>
        </w:rPr>
        <w:t>.</w:t>
      </w:r>
    </w:p>
    <w:p w14:paraId="0A474363" w14:textId="790CE03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puel</w:t>
      </w:r>
      <w:r w:rsidR="00795343" w:rsidRPr="007A06F5">
        <w:rPr>
          <w:rFonts w:ascii="Times New Roman" w:hAnsi="Times New Roman" w:cs="Times New Roman"/>
          <w:lang w:val="la-Latn"/>
        </w:rPr>
        <w:t>lis raptis necdum desponsatis</w:t>
      </w:r>
      <w:r w:rsidR="005D4A29" w:rsidRPr="007A06F5">
        <w:rPr>
          <w:rFonts w:ascii="Times New Roman" w:hAnsi="Times New Roman" w:cs="Times New Roman"/>
          <w:lang w:val="la-Latn"/>
        </w:rPr>
        <w:t>.</w:t>
      </w:r>
    </w:p>
    <w:p w14:paraId="1963CBAC" w14:textId="52A14B7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XCVIIII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desponsatis et ab aliis raptis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3009E4D" w14:textId="5F2E9B9C"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coniugali velatione</w:t>
      </w:r>
      <w:r w:rsidR="005D4A29" w:rsidRPr="007A06F5">
        <w:rPr>
          <w:rFonts w:ascii="Times New Roman" w:hAnsi="Times New Roman" w:cs="Times New Roman"/>
          <w:lang w:val="la-Latn"/>
        </w:rPr>
        <w:t>.</w:t>
      </w:r>
    </w:p>
    <w:p w14:paraId="38BB8A2F" w14:textId="2136F4E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virg</w:t>
      </w:r>
      <w:r w:rsidR="00795343" w:rsidRPr="007A06F5">
        <w:rPr>
          <w:rFonts w:ascii="Times New Roman" w:hAnsi="Times New Roman" w:cs="Times New Roman"/>
          <w:lang w:val="la-Latn"/>
        </w:rPr>
        <w:t>inibus deo dicatis se sociant</w:t>
      </w:r>
      <w:r w:rsidR="005D4A29" w:rsidRPr="007A06F5">
        <w:rPr>
          <w:rFonts w:ascii="Times New Roman" w:hAnsi="Times New Roman" w:cs="Times New Roman"/>
          <w:lang w:val="la-Latn"/>
        </w:rPr>
        <w:t>.</w:t>
      </w:r>
    </w:p>
    <w:p w14:paraId="58CDEE6C" w14:textId="34BB686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puellis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 tempore velentur</w:t>
      </w:r>
      <w:r w:rsidR="005D4A29" w:rsidRPr="007A06F5">
        <w:rPr>
          <w:rFonts w:ascii="Times New Roman" w:hAnsi="Times New Roman" w:cs="Times New Roman"/>
          <w:lang w:val="la-Latn"/>
        </w:rPr>
        <w:t>.</w:t>
      </w:r>
    </w:p>
    <w:p w14:paraId="1C571F89" w14:textId="2BC842DA"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adul</w:t>
      </w:r>
      <w:r w:rsidR="00795343" w:rsidRPr="007A06F5">
        <w:rPr>
          <w:rFonts w:ascii="Times New Roman" w:hAnsi="Times New Roman" w:cs="Times New Roman"/>
          <w:lang w:val="la-Latn"/>
        </w:rPr>
        <w:t>tero cum adultera comprehenso</w:t>
      </w:r>
      <w:r w:rsidR="005D4A29" w:rsidRPr="007A06F5">
        <w:rPr>
          <w:rFonts w:ascii="Times New Roman" w:hAnsi="Times New Roman" w:cs="Times New Roman"/>
          <w:lang w:val="la-Latn"/>
        </w:rPr>
        <w:t>.</w:t>
      </w:r>
    </w:p>
    <w:p w14:paraId="1C84D6E6" w14:textId="30267227"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uxore liberi hominis</w:t>
      </w:r>
      <w:r w:rsidR="005D4A29" w:rsidRPr="007A06F5">
        <w:rPr>
          <w:rFonts w:ascii="Times New Roman" w:hAnsi="Times New Roman" w:cs="Times New Roman"/>
          <w:lang w:val="la-Latn"/>
        </w:rPr>
        <w:t>.</w:t>
      </w:r>
    </w:p>
    <w:p w14:paraId="201B38B2" w14:textId="75FF060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femina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vestem habens mu</w:t>
      </w:r>
      <w:r w:rsidR="00795343" w:rsidRPr="007A06F5">
        <w:rPr>
          <w:rFonts w:ascii="Times New Roman" w:hAnsi="Times New Roman" w:cs="Times New Roman"/>
          <w:lang w:val="la-Latn"/>
        </w:rPr>
        <w:t>tatam mecha fuerit deprehensa</w:t>
      </w:r>
      <w:r w:rsidR="005D4A29" w:rsidRPr="007A06F5">
        <w:rPr>
          <w:rFonts w:ascii="Times New Roman" w:hAnsi="Times New Roman" w:cs="Times New Roman"/>
          <w:lang w:val="la-Latn"/>
        </w:rPr>
        <w:t>.</w:t>
      </w:r>
    </w:p>
    <w:p w14:paraId="688A7566" w14:textId="3FA5FE9C"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examination</w:t>
      </w:r>
      <w:r w:rsidR="00795343" w:rsidRPr="007A06F5">
        <w:rPr>
          <w:rFonts w:ascii="Times New Roman" w:hAnsi="Times New Roman" w:cs="Times New Roman"/>
          <w:lang w:val="la-Latn"/>
        </w:rPr>
        <w:t>e sanctae crucis non facienda</w:t>
      </w:r>
      <w:r w:rsidR="005D4A29" w:rsidRPr="007A06F5">
        <w:rPr>
          <w:rFonts w:ascii="Times New Roman" w:hAnsi="Times New Roman" w:cs="Times New Roman"/>
          <w:lang w:val="la-Latn"/>
        </w:rPr>
        <w:t>.</w:t>
      </w:r>
    </w:p>
    <w:p w14:paraId="3EE85C0C" w14:textId="5DFCA79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795343" w:rsidRPr="007A06F5">
        <w:rPr>
          <w:rFonts w:ascii="Times New Roman" w:hAnsi="Times New Roman" w:cs="Times New Roman"/>
          <w:lang w:val="la-Latn"/>
        </w:rPr>
        <w:t>pabulo verbi divini nuntiando</w:t>
      </w:r>
      <w:r w:rsidR="005D4A29" w:rsidRPr="007A06F5">
        <w:rPr>
          <w:rFonts w:ascii="Times New Roman" w:hAnsi="Times New Roman" w:cs="Times New Roman"/>
          <w:lang w:val="la-Latn"/>
        </w:rPr>
        <w:t>.</w:t>
      </w:r>
    </w:p>
    <w:p w14:paraId="2E5617FF" w14:textId="037AE65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incestis nu</w:t>
      </w:r>
      <w:r w:rsidR="00795343" w:rsidRPr="007A06F5">
        <w:rPr>
          <w:rFonts w:ascii="Times New Roman" w:hAnsi="Times New Roman" w:cs="Times New Roman"/>
          <w:lang w:val="la-Latn"/>
        </w:rPr>
        <w:t>ptiis et ecclesiis dividendis</w:t>
      </w:r>
      <w:r w:rsidR="005D4A29" w:rsidRPr="007A06F5">
        <w:rPr>
          <w:rFonts w:ascii="Times New Roman" w:hAnsi="Times New Roman" w:cs="Times New Roman"/>
          <w:lang w:val="la-Latn"/>
        </w:rPr>
        <w:t>.</w:t>
      </w:r>
    </w:p>
    <w:p w14:paraId="293A8908" w14:textId="45C719F9"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scriptoribus</w:t>
      </w:r>
      <w:r w:rsidR="005D4A29" w:rsidRPr="007A06F5">
        <w:rPr>
          <w:rFonts w:ascii="Times New Roman" w:hAnsi="Times New Roman" w:cs="Times New Roman"/>
          <w:lang w:val="la-Latn"/>
        </w:rPr>
        <w:t>.</w:t>
      </w:r>
    </w:p>
    <w:p w14:paraId="4E2CCBD7" w14:textId="598F183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795343" w:rsidRPr="007A06F5">
        <w:rPr>
          <w:rFonts w:ascii="Times New Roman" w:hAnsi="Times New Roman" w:cs="Times New Roman"/>
          <w:lang w:val="la-Latn"/>
        </w:rPr>
        <w:t xml:space="preserve"> servis propriis vel ancillis</w:t>
      </w:r>
      <w:r w:rsidR="005D4A29" w:rsidRPr="007A06F5">
        <w:rPr>
          <w:rFonts w:ascii="Times New Roman" w:hAnsi="Times New Roman" w:cs="Times New Roman"/>
          <w:lang w:val="la-Latn"/>
        </w:rPr>
        <w:t>.</w:t>
      </w:r>
    </w:p>
    <w:p w14:paraId="1337A48E" w14:textId="7FD08D00"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congregationibus</w:t>
      </w:r>
      <w:r w:rsidR="005D4A29" w:rsidRPr="007A06F5">
        <w:rPr>
          <w:rFonts w:ascii="Times New Roman" w:hAnsi="Times New Roman" w:cs="Times New Roman"/>
          <w:lang w:val="la-Latn"/>
        </w:rPr>
        <w:t>.</w:t>
      </w:r>
    </w:p>
    <w:p w14:paraId="092AE1F4" w14:textId="630CCCFB"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pulsantibus</w:t>
      </w:r>
      <w:r w:rsidR="005D4A29" w:rsidRPr="007A06F5">
        <w:rPr>
          <w:rFonts w:ascii="Times New Roman" w:hAnsi="Times New Roman" w:cs="Times New Roman"/>
          <w:lang w:val="la-Latn"/>
        </w:rPr>
        <w:t>.</w:t>
      </w:r>
    </w:p>
    <w:p w14:paraId="0541344D" w14:textId="67758AA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infantu</w:t>
      </w:r>
      <w:r w:rsidR="00795343" w:rsidRPr="007A06F5">
        <w:rPr>
          <w:rFonts w:ascii="Times New Roman" w:hAnsi="Times New Roman" w:cs="Times New Roman"/>
          <w:lang w:val="la-Latn"/>
        </w:rPr>
        <w:t>lis puellis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quando velentur</w:t>
      </w:r>
      <w:r w:rsidR="005D4A29" w:rsidRPr="007A06F5">
        <w:rPr>
          <w:rFonts w:ascii="Times New Roman" w:hAnsi="Times New Roman" w:cs="Times New Roman"/>
          <w:lang w:val="la-Latn"/>
        </w:rPr>
        <w:t>.</w:t>
      </w:r>
    </w:p>
    <w:p w14:paraId="191D66A5" w14:textId="33256A1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w:t>
      </w:r>
      <w:r w:rsidR="00795343" w:rsidRPr="007A06F5">
        <w:rPr>
          <w:rFonts w:ascii="Times New Roman" w:hAnsi="Times New Roman" w:cs="Times New Roman"/>
          <w:lang w:val="la-Latn"/>
        </w:rPr>
        <w:t>X</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praepositis monachorum</w:t>
      </w:r>
      <w:r w:rsidR="005D4A29" w:rsidRPr="007A06F5">
        <w:rPr>
          <w:rFonts w:ascii="Times New Roman" w:hAnsi="Times New Roman" w:cs="Times New Roman"/>
          <w:lang w:val="la-Latn"/>
        </w:rPr>
        <w:t>.</w:t>
      </w:r>
    </w:p>
    <w:p w14:paraId="0E9C6EA6" w14:textId="3979DF5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w:t>
      </w:r>
      <w:r w:rsidR="00795343" w:rsidRPr="007A06F5">
        <w:rPr>
          <w:rFonts w:ascii="Times New Roman" w:hAnsi="Times New Roman" w:cs="Times New Roman"/>
          <w:lang w:val="la-Latn"/>
        </w:rPr>
        <w:t>XI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incestuosis</w:t>
      </w:r>
      <w:r w:rsidR="005D4A29" w:rsidRPr="007A06F5">
        <w:rPr>
          <w:rFonts w:ascii="Times New Roman" w:hAnsi="Times New Roman" w:cs="Times New Roman"/>
          <w:lang w:val="la-Latn"/>
        </w:rPr>
        <w:t>.</w:t>
      </w:r>
    </w:p>
    <w:p w14:paraId="11A066DE" w14:textId="7254FCB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fame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clad</w:t>
      </w:r>
      <w:r w:rsidR="00795343" w:rsidRPr="007A06F5">
        <w:rPr>
          <w:rFonts w:ascii="Times New Roman" w:hAnsi="Times New Roman" w:cs="Times New Roman"/>
          <w:lang w:val="la-Latn"/>
        </w:rPr>
        <w:t>e et pestilentia</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si venerit</w:t>
      </w:r>
      <w:r w:rsidR="005D4A29" w:rsidRPr="007A06F5">
        <w:rPr>
          <w:rFonts w:ascii="Times New Roman" w:hAnsi="Times New Roman" w:cs="Times New Roman"/>
          <w:lang w:val="la-Latn"/>
        </w:rPr>
        <w:t>.</w:t>
      </w:r>
    </w:p>
    <w:p w14:paraId="2CEC279B" w14:textId="7A23A2B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w:t>
      </w:r>
      <w:r w:rsidR="00795343" w:rsidRPr="007A06F5">
        <w:rPr>
          <w:rFonts w:ascii="Times New Roman" w:hAnsi="Times New Roman" w:cs="Times New Roman"/>
          <w:lang w:val="la-Latn"/>
        </w:rPr>
        <w:t>ugitivis clericis sive laicis</w:t>
      </w:r>
      <w:r w:rsidR="005D4A29" w:rsidRPr="007A06F5">
        <w:rPr>
          <w:rFonts w:ascii="Times New Roman" w:hAnsi="Times New Roman" w:cs="Times New Roman"/>
          <w:lang w:val="la-Latn"/>
        </w:rPr>
        <w:t>.</w:t>
      </w:r>
    </w:p>
    <w:p w14:paraId="058FD231" w14:textId="6217B58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 ad servitium dei se tradentibus</w:t>
      </w:r>
      <w:r w:rsidR="005D4A29" w:rsidRPr="007A06F5">
        <w:rPr>
          <w:rFonts w:ascii="Times New Roman" w:hAnsi="Times New Roman" w:cs="Times New Roman"/>
          <w:lang w:val="la-Latn"/>
        </w:rPr>
        <w:t>.</w:t>
      </w:r>
    </w:p>
    <w:p w14:paraId="26AC42CF" w14:textId="157C7A3B"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oppressione pauperum</w:t>
      </w:r>
      <w:r w:rsidR="005D4A29" w:rsidRPr="007A06F5">
        <w:rPr>
          <w:rFonts w:ascii="Times New Roman" w:hAnsi="Times New Roman" w:cs="Times New Roman"/>
          <w:lang w:val="la-Latn"/>
        </w:rPr>
        <w:t>.</w:t>
      </w:r>
    </w:p>
    <w:p w14:paraId="4323BC8D" w14:textId="36FE393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 seu sanctis sine</w:t>
      </w:r>
      <w:r w:rsidR="00795343" w:rsidRPr="007A06F5">
        <w:rPr>
          <w:rFonts w:ascii="Times New Roman" w:hAnsi="Times New Roman" w:cs="Times New Roman"/>
          <w:lang w:val="la-Latn"/>
        </w:rPr>
        <w:t xml:space="preserve"> </w:t>
      </w:r>
      <w:r w:rsidR="00524CAA" w:rsidRPr="00524CAA">
        <w:rPr>
          <w:rFonts w:ascii="Times New Roman" w:hAnsi="Times New Roman" w:cs="Times New Roman"/>
          <w:b/>
          <w:lang w:val="la-Latn"/>
        </w:rPr>
        <w:t>auctorit</w:t>
      </w:r>
      <w:r w:rsidR="00795343" w:rsidRPr="007A06F5">
        <w:rPr>
          <w:rFonts w:ascii="Times New Roman" w:hAnsi="Times New Roman" w:cs="Times New Roman"/>
          <w:lang w:val="la-Latn"/>
        </w:rPr>
        <w:t>ate inventis</w:t>
      </w:r>
      <w:r w:rsidR="005D4A29" w:rsidRPr="007A06F5">
        <w:rPr>
          <w:rFonts w:ascii="Times New Roman" w:hAnsi="Times New Roman" w:cs="Times New Roman"/>
          <w:lang w:val="la-Latn"/>
        </w:rPr>
        <w:t>.</w:t>
      </w:r>
    </w:p>
    <w:p w14:paraId="5B7065EB" w14:textId="3CDF2F1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missis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per civi</w:t>
      </w:r>
      <w:r w:rsidR="00795343" w:rsidRPr="007A06F5">
        <w:rPr>
          <w:rFonts w:ascii="Times New Roman" w:hAnsi="Times New Roman" w:cs="Times New Roman"/>
          <w:lang w:val="la-Latn"/>
        </w:rPr>
        <w:t>tates et monasteria mittuntur</w:t>
      </w:r>
      <w:r w:rsidR="005D4A29" w:rsidRPr="007A06F5">
        <w:rPr>
          <w:rFonts w:ascii="Times New Roman" w:hAnsi="Times New Roman" w:cs="Times New Roman"/>
          <w:lang w:val="la-Latn"/>
        </w:rPr>
        <w:t>.</w:t>
      </w:r>
    </w:p>
    <w:p w14:paraId="414E475B" w14:textId="2BE9D8F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thesauris ecclesiasticis</w:t>
      </w:r>
      <w:r w:rsidR="005D4A29" w:rsidRPr="007A06F5">
        <w:rPr>
          <w:rFonts w:ascii="Times New Roman" w:hAnsi="Times New Roman" w:cs="Times New Roman"/>
          <w:lang w:val="la-Latn"/>
        </w:rPr>
        <w:t>.</w:t>
      </w:r>
    </w:p>
    <w:p w14:paraId="6ADAF974" w14:textId="312522E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mendicis discurrentibus</w:t>
      </w:r>
      <w:r w:rsidR="005D4A29" w:rsidRPr="007A06F5">
        <w:rPr>
          <w:rFonts w:ascii="Times New Roman" w:hAnsi="Times New Roman" w:cs="Times New Roman"/>
          <w:lang w:val="la-Latn"/>
        </w:rPr>
        <w:t>.</w:t>
      </w:r>
    </w:p>
    <w:p w14:paraId="4BF9B92B" w14:textId="47B7C62E"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usura</w:t>
      </w:r>
      <w:r w:rsidR="005D4A29" w:rsidRPr="007A06F5">
        <w:rPr>
          <w:rFonts w:ascii="Times New Roman" w:hAnsi="Times New Roman" w:cs="Times New Roman"/>
          <w:lang w:val="la-Latn"/>
        </w:rPr>
        <w:t>.</w:t>
      </w:r>
    </w:p>
    <w:p w14:paraId="58CA8D78" w14:textId="177B9D9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cupiditate in bonam partem</w:t>
      </w:r>
      <w:r w:rsidR="005D4A29" w:rsidRPr="007A06F5">
        <w:rPr>
          <w:rFonts w:ascii="Times New Roman" w:hAnsi="Times New Roman" w:cs="Times New Roman"/>
          <w:lang w:val="la-Latn"/>
        </w:rPr>
        <w:t>.</w:t>
      </w:r>
    </w:p>
    <w:p w14:paraId="599D0D37" w14:textId="6C49BD8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de cupiditate in malam partem</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A898C77" w14:textId="54C804D1"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de avaritia</w:t>
      </w:r>
      <w:r w:rsidR="005D4A29" w:rsidRPr="007A06F5">
        <w:rPr>
          <w:rFonts w:ascii="Times New Roman" w:hAnsi="Times New Roman" w:cs="Times New Roman"/>
          <w:lang w:val="la-Latn"/>
        </w:rPr>
        <w:t>.</w:t>
      </w:r>
    </w:p>
    <w:p w14:paraId="648ADCC2" w14:textId="449365F7"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turpibus lucris</w:t>
      </w:r>
      <w:r w:rsidR="005D4A29" w:rsidRPr="007A06F5">
        <w:rPr>
          <w:rFonts w:ascii="Times New Roman" w:hAnsi="Times New Roman" w:cs="Times New Roman"/>
          <w:lang w:val="la-Latn"/>
        </w:rPr>
        <w:t>.</w:t>
      </w:r>
    </w:p>
    <w:p w14:paraId="505D7897" w14:textId="6681B269"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fenore</w:t>
      </w:r>
      <w:r w:rsidR="005D4A29" w:rsidRPr="007A06F5">
        <w:rPr>
          <w:rFonts w:ascii="Times New Roman" w:hAnsi="Times New Roman" w:cs="Times New Roman"/>
          <w:lang w:val="la-Latn"/>
        </w:rPr>
        <w:t>.</w:t>
      </w:r>
    </w:p>
    <w:p w14:paraId="6049EF81" w14:textId="3D33953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emptione tempore messis caus</w:t>
      </w:r>
      <w:r w:rsidR="00795343" w:rsidRPr="007A06F5">
        <w:rPr>
          <w:rFonts w:ascii="Times New Roman" w:hAnsi="Times New Roman" w:cs="Times New Roman"/>
          <w:lang w:val="la-Latn"/>
        </w:rPr>
        <w:t>a cupiditatis et turpis lucri</w:t>
      </w:r>
      <w:r w:rsidR="005D4A29" w:rsidRPr="007A06F5">
        <w:rPr>
          <w:rFonts w:ascii="Times New Roman" w:hAnsi="Times New Roman" w:cs="Times New Roman"/>
          <w:lang w:val="la-Latn"/>
        </w:rPr>
        <w:t>.</w:t>
      </w:r>
    </w:p>
    <w:p w14:paraId="3F42D002" w14:textId="0BF8903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 </w:t>
      </w:r>
      <w:r w:rsidR="00795343" w:rsidRPr="007A06F5">
        <w:rPr>
          <w:rFonts w:ascii="Times New Roman" w:hAnsi="Times New Roman" w:cs="Times New Roman"/>
          <w:lang w:val="la-Latn"/>
        </w:rPr>
        <w:t>per plurima loca fames fuerit</w:t>
      </w:r>
      <w:r w:rsidR="005D4A29" w:rsidRPr="007A06F5">
        <w:rPr>
          <w:rFonts w:ascii="Times New Roman" w:hAnsi="Times New Roman" w:cs="Times New Roman"/>
          <w:lang w:val="la-Latn"/>
        </w:rPr>
        <w:t>.</w:t>
      </w:r>
    </w:p>
    <w:p w14:paraId="119E29D5" w14:textId="40BD240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synodis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qualiter fia</w:t>
      </w:r>
      <w:r w:rsidR="00795343" w:rsidRPr="007A06F5">
        <w:rPr>
          <w:rFonts w:ascii="Times New Roman" w:hAnsi="Times New Roman" w:cs="Times New Roman"/>
          <w:lang w:val="la-Latn"/>
        </w:rPr>
        <w:t>nt</w:t>
      </w:r>
      <w:r w:rsidR="005D4A29" w:rsidRPr="007A06F5">
        <w:rPr>
          <w:rFonts w:ascii="Times New Roman" w:hAnsi="Times New Roman" w:cs="Times New Roman"/>
          <w:lang w:val="la-Latn"/>
        </w:rPr>
        <w:t>.</w:t>
      </w:r>
    </w:p>
    <w:p w14:paraId="4D8060BF" w14:textId="49070A8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metropolitanis episcopis</w:t>
      </w:r>
      <w:r w:rsidR="005D4A29" w:rsidRPr="007A06F5">
        <w:rPr>
          <w:rFonts w:ascii="Times New Roman" w:hAnsi="Times New Roman" w:cs="Times New Roman"/>
          <w:lang w:val="la-Latn"/>
        </w:rPr>
        <w:t>.</w:t>
      </w:r>
    </w:p>
    <w:p w14:paraId="5FC26F05" w14:textId="4742D49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w:t>
      </w:r>
      <w:r w:rsidR="00795343"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quot sint in una civitate</w:t>
      </w:r>
      <w:r w:rsidR="005D4A29" w:rsidRPr="007A06F5">
        <w:rPr>
          <w:rFonts w:ascii="Times New Roman" w:hAnsi="Times New Roman" w:cs="Times New Roman"/>
          <w:lang w:val="la-Latn"/>
        </w:rPr>
        <w:t>.</w:t>
      </w:r>
    </w:p>
    <w:p w14:paraId="0245E53D" w14:textId="0A71C1FF"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ordinatione episcoporum</w:t>
      </w:r>
      <w:r w:rsidR="005D4A29" w:rsidRPr="007A06F5">
        <w:rPr>
          <w:rFonts w:ascii="Times New Roman" w:hAnsi="Times New Roman" w:cs="Times New Roman"/>
          <w:lang w:val="la-Latn"/>
        </w:rPr>
        <w:t>.</w:t>
      </w:r>
    </w:p>
    <w:p w14:paraId="6ED61C8A" w14:textId="3A0B2A58"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stabilita</w:t>
      </w:r>
      <w:r w:rsidR="00795343" w:rsidRPr="007A06F5">
        <w:rPr>
          <w:rFonts w:ascii="Times New Roman" w:hAnsi="Times New Roman" w:cs="Times New Roman"/>
          <w:lang w:val="la-Latn"/>
        </w:rPr>
        <w:t>te episcoporum vel clericorum</w:t>
      </w:r>
      <w:r w:rsidR="005D4A29" w:rsidRPr="007A06F5">
        <w:rPr>
          <w:rFonts w:ascii="Times New Roman" w:hAnsi="Times New Roman" w:cs="Times New Roman"/>
          <w:lang w:val="la-Latn"/>
        </w:rPr>
        <w:t>.</w:t>
      </w:r>
    </w:p>
    <w:p w14:paraId="72E9474D" w14:textId="7789583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communicatione fidelium</w:t>
      </w:r>
      <w:r w:rsidR="005D4A29" w:rsidRPr="007A06F5">
        <w:rPr>
          <w:rFonts w:ascii="Times New Roman" w:hAnsi="Times New Roman" w:cs="Times New Roman"/>
          <w:lang w:val="la-Latn"/>
        </w:rPr>
        <w:t>.</w:t>
      </w:r>
    </w:p>
    <w:p w14:paraId="7F16BED1" w14:textId="649BCB1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w:t>
      </w:r>
      <w:r w:rsidR="00795343" w:rsidRPr="007A06F5">
        <w:rPr>
          <w:rFonts w:ascii="Times New Roman" w:hAnsi="Times New Roman" w:cs="Times New Roman"/>
          <w:lang w:val="la-Latn"/>
        </w:rPr>
        <w:t>aconibus et reliquis ex clero</w:t>
      </w:r>
      <w:r w:rsidR="005D4A29" w:rsidRPr="007A06F5">
        <w:rPr>
          <w:rFonts w:ascii="Times New Roman" w:hAnsi="Times New Roman" w:cs="Times New Roman"/>
          <w:lang w:val="la-Latn"/>
        </w:rPr>
        <w:t>.</w:t>
      </w:r>
    </w:p>
    <w:p w14:paraId="650B29A1" w14:textId="33ACBD16"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CXXXII</w:t>
      </w:r>
      <w:r w:rsidR="00795343" w:rsidRPr="007A06F5">
        <w:rPr>
          <w:rFonts w:ascii="Times New Roman" w:hAnsi="Times New Roman" w:cs="Times New Roman"/>
          <w:lang w:val="la-Latn"/>
        </w:rPr>
        <w:t>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confugio ad ecclesiam</w:t>
      </w:r>
      <w:r w:rsidR="005D4A29" w:rsidRPr="007A06F5">
        <w:rPr>
          <w:rFonts w:ascii="Times New Roman" w:hAnsi="Times New Roman" w:cs="Times New Roman"/>
          <w:lang w:val="la-Latn"/>
        </w:rPr>
        <w:t>.</w:t>
      </w:r>
    </w:p>
    <w:p w14:paraId="1F6D0286" w14:textId="73E2455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ad ca</w:t>
      </w:r>
      <w:r w:rsidR="00795343" w:rsidRPr="007A06F5">
        <w:rPr>
          <w:rFonts w:ascii="Times New Roman" w:hAnsi="Times New Roman" w:cs="Times New Roman"/>
          <w:lang w:val="la-Latn"/>
        </w:rPr>
        <w:t>sam dei res tradere voluerint</w:t>
      </w:r>
      <w:r w:rsidR="005D4A29" w:rsidRPr="007A06F5">
        <w:rPr>
          <w:rFonts w:ascii="Times New Roman" w:hAnsi="Times New Roman" w:cs="Times New Roman"/>
          <w:lang w:val="la-Latn"/>
        </w:rPr>
        <w:t>.</w:t>
      </w:r>
    </w:p>
    <w:p w14:paraId="7D4B15B2" w14:textId="5345E35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ordinatione presbiterorum</w:t>
      </w:r>
      <w:r w:rsidR="005D4A29" w:rsidRPr="007A06F5">
        <w:rPr>
          <w:rFonts w:ascii="Times New Roman" w:hAnsi="Times New Roman" w:cs="Times New Roman"/>
          <w:lang w:val="la-Latn"/>
        </w:rPr>
        <w:t>.</w:t>
      </w:r>
    </w:p>
    <w:p w14:paraId="51FC38C7" w14:textId="11E9FA2C"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CXXXVII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conversione liberi hominis</w:t>
      </w:r>
      <w:r w:rsidR="005D4A29" w:rsidRPr="007A06F5">
        <w:rPr>
          <w:rFonts w:ascii="Times New Roman" w:hAnsi="Times New Roman" w:cs="Times New Roman"/>
          <w:lang w:val="la-Latn"/>
        </w:rPr>
        <w:t>.</w:t>
      </w:r>
    </w:p>
    <w:p w14:paraId="2E9C59F1" w14:textId="24A9511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CXX</w:t>
      </w:r>
      <w:r w:rsidR="00795343" w:rsidRPr="007A06F5">
        <w:rPr>
          <w:rFonts w:ascii="Times New Roman" w:hAnsi="Times New Roman" w:cs="Times New Roman"/>
          <w:lang w:val="la-Latn"/>
        </w:rPr>
        <w:t>XVIII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non cogendo bibere</w:t>
      </w:r>
      <w:r w:rsidR="005D4A29" w:rsidRPr="007A06F5">
        <w:rPr>
          <w:rFonts w:ascii="Times New Roman" w:hAnsi="Times New Roman" w:cs="Times New Roman"/>
          <w:lang w:val="la-Latn"/>
        </w:rPr>
        <w:t>.</w:t>
      </w:r>
    </w:p>
    <w:p w14:paraId="2E2048D6" w14:textId="1DB6353B"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w:t>
      </w:r>
      <w:r w:rsidR="00795343" w:rsidRPr="007A06F5">
        <w:rPr>
          <w:rFonts w:ascii="Times New Roman" w:hAnsi="Times New Roman" w:cs="Times New Roman"/>
          <w:lang w:val="la-Latn"/>
        </w:rPr>
        <w:t>XXXVIIII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mercato</w:t>
      </w:r>
      <w:r w:rsidR="005D4A29" w:rsidRPr="007A06F5">
        <w:rPr>
          <w:rFonts w:ascii="Times New Roman" w:hAnsi="Times New Roman" w:cs="Times New Roman"/>
          <w:lang w:val="la-Latn"/>
        </w:rPr>
        <w:t>.</w:t>
      </w:r>
    </w:p>
    <w:p w14:paraId="69F6AB60" w14:textId="0A50489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qualiter int</w:t>
      </w:r>
      <w:r w:rsidR="00795343" w:rsidRPr="007A06F5">
        <w:rPr>
          <w:rFonts w:ascii="Times New Roman" w:hAnsi="Times New Roman" w:cs="Times New Roman"/>
          <w:lang w:val="la-Latn"/>
        </w:rPr>
        <w:t>roitum ecclesiae consequantur</w:t>
      </w:r>
      <w:r w:rsidR="005D4A29" w:rsidRPr="007A06F5">
        <w:rPr>
          <w:rFonts w:ascii="Times New Roman" w:hAnsi="Times New Roman" w:cs="Times New Roman"/>
          <w:lang w:val="la-Latn"/>
        </w:rPr>
        <w:t>.</w:t>
      </w:r>
    </w:p>
    <w:p w14:paraId="678377BD" w14:textId="2B7A8C6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CXLI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w:t>
      </w:r>
      <w:r w:rsidR="00795343" w:rsidRPr="007A06F5">
        <w:rPr>
          <w:rFonts w:ascii="Times New Roman" w:hAnsi="Times New Roman" w:cs="Times New Roman"/>
          <w:lang w:val="la-Latn"/>
        </w:rPr>
        <w:t>s per ecclesias constituantur</w:t>
      </w:r>
      <w:r w:rsidR="005D4A29" w:rsidRPr="007A06F5">
        <w:rPr>
          <w:rFonts w:ascii="Times New Roman" w:hAnsi="Times New Roman" w:cs="Times New Roman"/>
          <w:lang w:val="la-Latn"/>
        </w:rPr>
        <w:t>.</w:t>
      </w:r>
    </w:p>
    <w:p w14:paraId="374561EB" w14:textId="55C20D5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honore pro ecclesiis dando</w:t>
      </w:r>
      <w:r w:rsidR="005D4A29" w:rsidRPr="007A06F5">
        <w:rPr>
          <w:rFonts w:ascii="Times New Roman" w:hAnsi="Times New Roman" w:cs="Times New Roman"/>
          <w:lang w:val="la-Latn"/>
        </w:rPr>
        <w:t>.</w:t>
      </w:r>
    </w:p>
    <w:p w14:paraId="198C31C9" w14:textId="23A9034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w:t>
      </w:r>
      <w:r w:rsidR="00795343"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decimis dispensandis</w:t>
      </w:r>
      <w:r w:rsidR="005D4A29" w:rsidRPr="007A06F5">
        <w:rPr>
          <w:rFonts w:ascii="Times New Roman" w:hAnsi="Times New Roman" w:cs="Times New Roman"/>
          <w:lang w:val="la-Latn"/>
        </w:rPr>
        <w:t>.</w:t>
      </w:r>
    </w:p>
    <w:p w14:paraId="751F0587" w14:textId="7079BB4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w:t>
      </w:r>
      <w:r w:rsidR="00795343" w:rsidRPr="007A06F5">
        <w:rPr>
          <w:rFonts w:ascii="Times New Roman" w:hAnsi="Times New Roman" w:cs="Times New Roman"/>
          <w:lang w:val="la-Latn"/>
        </w:rPr>
        <w:t xml:space="preserve"> vel altaribus</w:t>
      </w:r>
      <w:r w:rsidR="005D4A29" w:rsidRPr="007A06F5">
        <w:rPr>
          <w:rFonts w:ascii="Times New Roman" w:hAnsi="Times New Roman" w:cs="Times New Roman"/>
          <w:lang w:val="la-Latn"/>
        </w:rPr>
        <w:t>.</w:t>
      </w:r>
    </w:p>
    <w:p w14:paraId="0098679C" w14:textId="488D229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 vel altaribus ambiguis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07F2E567" w14:textId="349FBD24"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w:t>
      </w:r>
      <w:r w:rsidR="00795343" w:rsidRPr="007A06F5">
        <w:rPr>
          <w:rFonts w:ascii="Times New Roman" w:hAnsi="Times New Roman" w:cs="Times New Roman"/>
          <w:lang w:val="la-Latn"/>
        </w:rPr>
        <w:t>inteis altaribus praeparandis</w:t>
      </w:r>
      <w:r w:rsidR="005D4A29" w:rsidRPr="007A06F5">
        <w:rPr>
          <w:rFonts w:ascii="Times New Roman" w:hAnsi="Times New Roman" w:cs="Times New Roman"/>
          <w:lang w:val="la-Latn"/>
        </w:rPr>
        <w:t>.</w:t>
      </w:r>
    </w:p>
    <w:p w14:paraId="0B547FB9" w14:textId="6683705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par</w:t>
      </w:r>
      <w:r w:rsidR="00795343" w:rsidRPr="007A06F5">
        <w:rPr>
          <w:rFonts w:ascii="Times New Roman" w:hAnsi="Times New Roman" w:cs="Times New Roman"/>
          <w:lang w:val="la-Latn"/>
        </w:rPr>
        <w:t>rochianis alterius presbiteri</w:t>
      </w:r>
      <w:r w:rsidR="005D4A29" w:rsidRPr="007A06F5">
        <w:rPr>
          <w:rFonts w:ascii="Times New Roman" w:hAnsi="Times New Roman" w:cs="Times New Roman"/>
          <w:lang w:val="la-Latn"/>
        </w:rPr>
        <w:t>.</w:t>
      </w:r>
    </w:p>
    <w:p w14:paraId="01CAD4CF" w14:textId="078F9EA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795343" w:rsidRPr="007A06F5">
        <w:rPr>
          <w:rFonts w:ascii="Times New Roman" w:hAnsi="Times New Roman" w:cs="Times New Roman"/>
          <w:lang w:val="la-Latn"/>
        </w:rPr>
        <w:t>parrochia alterius presbiteri</w:t>
      </w:r>
      <w:r w:rsidR="005D4A29" w:rsidRPr="007A06F5">
        <w:rPr>
          <w:rFonts w:ascii="Times New Roman" w:hAnsi="Times New Roman" w:cs="Times New Roman"/>
          <w:lang w:val="la-Latn"/>
        </w:rPr>
        <w:t>.</w:t>
      </w:r>
    </w:p>
    <w:p w14:paraId="4AF4A0D2" w14:textId="7429514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CXLV</w:t>
      </w:r>
      <w:r w:rsidR="00795343" w:rsidRPr="007A06F5">
        <w:rPr>
          <w:rFonts w:ascii="Times New Roman" w:hAnsi="Times New Roman" w:cs="Times New Roman"/>
          <w:lang w:val="la-Latn"/>
        </w:rPr>
        <w:t>IIII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termino ecclesiarum</w:t>
      </w:r>
      <w:r w:rsidR="005D4A29" w:rsidRPr="007A06F5">
        <w:rPr>
          <w:rFonts w:ascii="Times New Roman" w:hAnsi="Times New Roman" w:cs="Times New Roman"/>
          <w:lang w:val="la-Latn"/>
        </w:rPr>
        <w:t>.</w:t>
      </w:r>
    </w:p>
    <w:p w14:paraId="65970A7B" w14:textId="73450D8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rebus presbiterorum</w:t>
      </w:r>
      <w:r w:rsidR="005D4A29" w:rsidRPr="007A06F5">
        <w:rPr>
          <w:rFonts w:ascii="Times New Roman" w:hAnsi="Times New Roman" w:cs="Times New Roman"/>
          <w:lang w:val="la-Latn"/>
        </w:rPr>
        <w:t>.</w:t>
      </w:r>
    </w:p>
    <w:p w14:paraId="5A937565" w14:textId="6CF8251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poenitentibus non cogendis</w:t>
      </w:r>
      <w:r w:rsidR="005D4A29" w:rsidRPr="007A06F5">
        <w:rPr>
          <w:rFonts w:ascii="Times New Roman" w:hAnsi="Times New Roman" w:cs="Times New Roman"/>
          <w:lang w:val="la-Latn"/>
        </w:rPr>
        <w:t>.</w:t>
      </w:r>
    </w:p>
    <w:p w14:paraId="65ACF01B" w14:textId="15E126ED"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w:t>
      </w:r>
      <w:r w:rsidR="00795343" w:rsidRPr="007A06F5">
        <w:rPr>
          <w:rFonts w:ascii="Times New Roman" w:hAnsi="Times New Roman" w:cs="Times New Roman"/>
          <w:lang w:val="la-Latn"/>
        </w:rPr>
        <w:t>biteris</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a quibus se caveant</w:t>
      </w:r>
      <w:r w:rsidR="005D4A29" w:rsidRPr="007A06F5">
        <w:rPr>
          <w:rFonts w:ascii="Times New Roman" w:hAnsi="Times New Roman" w:cs="Times New Roman"/>
          <w:lang w:val="la-Latn"/>
        </w:rPr>
        <w:t>.</w:t>
      </w:r>
    </w:p>
    <w:p w14:paraId="06EB7433" w14:textId="6401D172"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sepultura</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ubi non fiat</w:t>
      </w:r>
      <w:r w:rsidR="005D4A29" w:rsidRPr="007A06F5">
        <w:rPr>
          <w:rFonts w:ascii="Times New Roman" w:hAnsi="Times New Roman" w:cs="Times New Roman"/>
          <w:lang w:val="la-Latn"/>
        </w:rPr>
        <w:t>.</w:t>
      </w:r>
    </w:p>
    <w:p w14:paraId="486FE81A" w14:textId="32D133C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praedication</w:t>
      </w:r>
      <w:r w:rsidR="00795343" w:rsidRPr="007A06F5">
        <w:rPr>
          <w:rFonts w:ascii="Times New Roman" w:hAnsi="Times New Roman" w:cs="Times New Roman"/>
          <w:lang w:val="la-Latn"/>
        </w:rPr>
        <w:t>e vel capitulis presbiterorum</w:t>
      </w:r>
      <w:r w:rsidR="005D4A29" w:rsidRPr="007A06F5">
        <w:rPr>
          <w:rFonts w:ascii="Times New Roman" w:hAnsi="Times New Roman" w:cs="Times New Roman"/>
          <w:lang w:val="la-Latn"/>
        </w:rPr>
        <w:t>.</w:t>
      </w:r>
    </w:p>
    <w:p w14:paraId="01701B6C" w14:textId="3F1D7CA1"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eucharistia</w:t>
      </w:r>
      <w:r w:rsidR="005D4A29" w:rsidRPr="007A06F5">
        <w:rPr>
          <w:rFonts w:ascii="Times New Roman" w:hAnsi="Times New Roman" w:cs="Times New Roman"/>
          <w:lang w:val="la-Latn"/>
        </w:rPr>
        <w:t>.</w:t>
      </w:r>
    </w:p>
    <w:p w14:paraId="4706F1B9" w14:textId="4D1CC1C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ampullis duabus in cena d</w:t>
      </w:r>
      <w:r w:rsidR="00795343" w:rsidRPr="007A06F5">
        <w:rPr>
          <w:rFonts w:ascii="Times New Roman" w:hAnsi="Times New Roman" w:cs="Times New Roman"/>
          <w:lang w:val="la-Latn"/>
        </w:rPr>
        <w:t>omini habendis</w:t>
      </w:r>
      <w:r w:rsidR="005D4A29" w:rsidRPr="007A06F5">
        <w:rPr>
          <w:rFonts w:ascii="Times New Roman" w:hAnsi="Times New Roman" w:cs="Times New Roman"/>
          <w:lang w:val="la-Latn"/>
        </w:rPr>
        <w:t>.</w:t>
      </w:r>
    </w:p>
    <w:p w14:paraId="32295C18" w14:textId="71C37B46"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nonis et decimis</w:t>
      </w:r>
      <w:r w:rsidR="005D4A29" w:rsidRPr="007A06F5">
        <w:rPr>
          <w:rFonts w:ascii="Times New Roman" w:hAnsi="Times New Roman" w:cs="Times New Roman"/>
          <w:lang w:val="la-Latn"/>
        </w:rPr>
        <w:t>.</w:t>
      </w:r>
    </w:p>
    <w:p w14:paraId="6CDACEBF" w14:textId="5943CC1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w:t>
      </w:r>
      <w:r w:rsidR="00795343"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festivitatibus in anno</w:t>
      </w:r>
      <w:r w:rsidR="005D4A29" w:rsidRPr="007A06F5">
        <w:rPr>
          <w:rFonts w:ascii="Times New Roman" w:hAnsi="Times New Roman" w:cs="Times New Roman"/>
          <w:lang w:val="la-Latn"/>
        </w:rPr>
        <w:t>.</w:t>
      </w:r>
    </w:p>
    <w:p w14:paraId="55D8ABFD" w14:textId="0B59A1E9"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CLVIII</w:t>
      </w:r>
      <w:r w:rsidR="00795343"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ammonitione sacerdotum</w:t>
      </w:r>
      <w:r w:rsidR="005D4A29" w:rsidRPr="007A06F5">
        <w:rPr>
          <w:rFonts w:ascii="Times New Roman" w:hAnsi="Times New Roman" w:cs="Times New Roman"/>
          <w:lang w:val="la-Latn"/>
        </w:rPr>
        <w:t>.</w:t>
      </w:r>
    </w:p>
    <w:p w14:paraId="77F25108" w14:textId="43CBA661"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praedicatione ad plebem</w:t>
      </w:r>
      <w:r w:rsidR="005D4A29" w:rsidRPr="007A06F5">
        <w:rPr>
          <w:rFonts w:ascii="Times New Roman" w:hAnsi="Times New Roman" w:cs="Times New Roman"/>
          <w:lang w:val="la-Latn"/>
        </w:rPr>
        <w:t>.</w:t>
      </w:r>
    </w:p>
    <w:p w14:paraId="0AF179E8" w14:textId="71E06CAE" w:rsidR="000D60C8" w:rsidRPr="007A06F5" w:rsidRDefault="0079534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ebrietate</w:t>
      </w:r>
      <w:r w:rsidR="005D4A29" w:rsidRPr="007A06F5">
        <w:rPr>
          <w:rFonts w:ascii="Times New Roman" w:hAnsi="Times New Roman" w:cs="Times New Roman"/>
          <w:lang w:val="la-Latn"/>
        </w:rPr>
        <w:t>.</w:t>
      </w:r>
    </w:p>
    <w:p w14:paraId="2E7A6392" w14:textId="6DAA99F3"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w:t>
      </w:r>
      <w:r w:rsidR="00795343" w:rsidRPr="007A06F5">
        <w:rPr>
          <w:rFonts w:ascii="Times New Roman" w:hAnsi="Times New Roman" w:cs="Times New Roman"/>
          <w:lang w:val="la-Latn"/>
        </w:rPr>
        <w:t>XII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admonitione ad omnes</w:t>
      </w:r>
      <w:r w:rsidR="005D4A29" w:rsidRPr="007A06F5">
        <w:rPr>
          <w:rFonts w:ascii="Times New Roman" w:hAnsi="Times New Roman" w:cs="Times New Roman"/>
          <w:lang w:val="la-Latn"/>
        </w:rPr>
        <w:t>.</w:t>
      </w:r>
    </w:p>
    <w:p w14:paraId="50470812" w14:textId="0291333B"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CL</w:t>
      </w:r>
      <w:r w:rsidR="00795343" w:rsidRPr="007A06F5">
        <w:rPr>
          <w:rFonts w:ascii="Times New Roman" w:hAnsi="Times New Roman" w:cs="Times New Roman"/>
          <w:lang w:val="la-Latn"/>
        </w:rPr>
        <w:t>XIII</w:t>
      </w:r>
      <w:r w:rsidR="009B2994" w:rsidRPr="007A06F5">
        <w:rPr>
          <w:rFonts w:ascii="Times New Roman" w:hAnsi="Times New Roman" w:cs="Times New Roman"/>
          <w:lang w:val="la-Latn"/>
        </w:rPr>
        <w:t xml:space="preserve">. </w:t>
      </w:r>
      <w:r w:rsidR="00795343" w:rsidRPr="007A06F5">
        <w:rPr>
          <w:rFonts w:ascii="Times New Roman" w:hAnsi="Times New Roman" w:cs="Times New Roman"/>
          <w:lang w:val="la-Latn"/>
        </w:rPr>
        <w:t>De coniugali velatione</w:t>
      </w:r>
      <w:r w:rsidR="005D4A29" w:rsidRPr="007A06F5">
        <w:rPr>
          <w:rFonts w:ascii="Times New Roman" w:hAnsi="Times New Roman" w:cs="Times New Roman"/>
          <w:lang w:val="la-Latn"/>
        </w:rPr>
        <w:t>.</w:t>
      </w:r>
    </w:p>
    <w:p w14:paraId="43E7F733" w14:textId="681889F7"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non perdendis rebus aecclesie omni tempere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546C68C" w14:textId="511D5B7B" w:rsidR="000D60C8" w:rsidRPr="007A06F5" w:rsidRDefault="00EA4697"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 xml:space="preserve">208r INCIPIT </w:t>
      </w:r>
      <w:r w:rsidR="00800E34" w:rsidRPr="007A06F5">
        <w:rPr>
          <w:rFonts w:ascii="Times New Roman" w:hAnsi="Times New Roman" w:cs="Times New Roman"/>
          <w:color w:val="FF0000"/>
          <w:lang w:val="la-Latn"/>
        </w:rPr>
        <w:t>PRAEFATIO DOMNI KAROLI</w:t>
      </w:r>
      <w:r w:rsidR="005D4A29" w:rsidRPr="007A06F5">
        <w:rPr>
          <w:rFonts w:ascii="Times New Roman" w:hAnsi="Times New Roman" w:cs="Times New Roman"/>
          <w:color w:val="FF0000"/>
          <w:lang w:val="la-Latn"/>
        </w:rPr>
        <w:t>.</w:t>
      </w:r>
    </w:p>
    <w:p w14:paraId="0ADD1C69" w14:textId="604F7610"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Regnante</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domino nostro Iesu Christo in perpetuum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w:t>
      </w:r>
      <w:r w:rsidR="00800E34" w:rsidRPr="007A06F5">
        <w:rPr>
          <w:rFonts w:ascii="Times New Roman" w:hAnsi="Times New Roman" w:cs="Times New Roman"/>
          <w:lang w:val="la-Latn"/>
        </w:rPr>
        <w:t>go Karolus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gratia dei eiusque</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misericordia donante rex et rector regni Francorum et dev</w:t>
      </w:r>
      <w:r w:rsidR="00800E34" w:rsidRPr="007A06F5">
        <w:rPr>
          <w:rFonts w:ascii="Times New Roman" w:hAnsi="Times New Roman" w:cs="Times New Roman"/>
          <w:lang w:val="la-Latn"/>
        </w:rPr>
        <w:t>otus sanctae ecclesiae defensor</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humilisque adiutor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omnibus ecclesiasticae pietatis ordini</w:t>
      </w:r>
      <w:r w:rsidR="00800E34" w:rsidRPr="007A06F5">
        <w:rPr>
          <w:rFonts w:ascii="Times New Roman" w:hAnsi="Times New Roman" w:cs="Times New Roman"/>
          <w:lang w:val="la-Latn"/>
        </w:rPr>
        <w:t>bus seu secularis potentiae dig</w:t>
      </w:r>
      <w:r w:rsidRPr="007A06F5">
        <w:rPr>
          <w:rFonts w:ascii="Times New Roman" w:hAnsi="Times New Roman" w:cs="Times New Roman"/>
          <w:lang w:val="la-Latn"/>
        </w:rPr>
        <w:t xml:space="preserve">nitatibus in Christo domino deo aeterno perpetuae pacis </w:t>
      </w:r>
      <w:r w:rsidR="00800E34" w:rsidRPr="007A06F5">
        <w:rPr>
          <w:rFonts w:ascii="Times New Roman" w:hAnsi="Times New Roman" w:cs="Times New Roman"/>
          <w:lang w:val="la-Latn"/>
        </w:rPr>
        <w:t>et beatitudinis salutem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Consi</w:t>
      </w:r>
      <w:r w:rsidRPr="007A06F5">
        <w:rPr>
          <w:rFonts w:ascii="Times New Roman" w:hAnsi="Times New Roman" w:cs="Times New Roman"/>
          <w:lang w:val="la-Latn"/>
        </w:rPr>
        <w:t>derans pacifico piae mentis intuitu una cum sacerdotibus et consiliariis nostris</w:t>
      </w:r>
      <w:r w:rsidR="00800E34" w:rsidRPr="007A06F5">
        <w:rPr>
          <w:rFonts w:ascii="Times New Roman" w:hAnsi="Times New Roman" w:cs="Times New Roman"/>
          <w:lang w:val="la-Latn"/>
        </w:rPr>
        <w:t xml:space="preserve"> ha</w:t>
      </w:r>
      <w:r w:rsidRPr="007A06F5">
        <w:rPr>
          <w:rFonts w:ascii="Times New Roman" w:hAnsi="Times New Roman" w:cs="Times New Roman"/>
          <w:lang w:val="la-Latn"/>
        </w:rPr>
        <w:t>bundantem in nos nostrumque populum Christi regis</w:t>
      </w:r>
      <w:r w:rsidR="00800E34" w:rsidRPr="007A06F5">
        <w:rPr>
          <w:rFonts w:ascii="Times New Roman" w:hAnsi="Times New Roman" w:cs="Times New Roman"/>
          <w:lang w:val="la-Latn"/>
        </w:rPr>
        <w:t xml:space="preserve"> clementiam et quam necessarium</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est non solum toto corde et ore eius pietati agere gratias i</w:t>
      </w:r>
      <w:r w:rsidR="00800E34" w:rsidRPr="007A06F5">
        <w:rPr>
          <w:rFonts w:ascii="Times New Roman" w:hAnsi="Times New Roman" w:cs="Times New Roman"/>
          <w:lang w:val="la-Latn"/>
        </w:rPr>
        <w:t>ncessanter</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sed etiam continua</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bonorum operum exercitatione eius insistere laudibus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quatenus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nostro</w:t>
      </w:r>
      <w:r w:rsidR="00800E34" w:rsidRPr="007A06F5">
        <w:rPr>
          <w:rFonts w:ascii="Times New Roman" w:hAnsi="Times New Roman" w:cs="Times New Roman"/>
          <w:lang w:val="la-Latn"/>
        </w:rPr>
        <w:t xml:space="preserve"> regno tantos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contulit honores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sua protectione nos nostrumque re</w:t>
      </w:r>
      <w:r w:rsidR="00800E34" w:rsidRPr="007A06F5">
        <w:rPr>
          <w:rFonts w:ascii="Times New Roman" w:hAnsi="Times New Roman" w:cs="Times New Roman"/>
          <w:lang w:val="la-Latn"/>
        </w:rPr>
        <w:t>gnum in aeternum conservare dig</w:t>
      </w:r>
      <w:r w:rsidRPr="007A06F5">
        <w:rPr>
          <w:rFonts w:ascii="Times New Roman" w:hAnsi="Times New Roman" w:cs="Times New Roman"/>
          <w:lang w:val="la-Latn"/>
        </w:rPr>
        <w:t>netur</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quapropter placuit nobis vestram rogare sollertiam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pastores ecclesiarum Christi</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et ductores gregis eius et clarissima mundi luminaria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vigi</w:t>
      </w:r>
      <w:r w:rsidR="00800E34" w:rsidRPr="007A06F5">
        <w:rPr>
          <w:rFonts w:ascii="Times New Roman" w:hAnsi="Times New Roman" w:cs="Times New Roman"/>
          <w:lang w:val="la-Latn"/>
        </w:rPr>
        <w:t>li cura et sedula ammonitione</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populum dei per</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pascua vitae aeternae ducere studeatis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et </w:t>
      </w:r>
      <w:r w:rsidR="00800E34" w:rsidRPr="00021FFF">
        <w:rPr>
          <w:rFonts w:ascii="Times New Roman" w:hAnsi="Times New Roman" w:cs="Times New Roman"/>
          <w:spacing w:val="60"/>
          <w:lang w:val="la-Latn"/>
        </w:rPr>
        <w:t>errantes oves bonorum exem</w:t>
      </w:r>
      <w:r w:rsidRPr="00021FFF">
        <w:rPr>
          <w:rFonts w:ascii="Times New Roman" w:hAnsi="Times New Roman" w:cs="Times New Roman"/>
          <w:spacing w:val="60"/>
          <w:lang w:val="la-Latn"/>
        </w:rPr>
        <w:t>plo</w:t>
      </w:r>
      <w:r w:rsidR="00E55DD3" w:rsidRPr="00021FFF">
        <w:rPr>
          <w:rFonts w:ascii="Times New Roman" w:hAnsi="Times New Roman" w:cs="Times New Roman"/>
          <w:spacing w:val="60"/>
          <w:lang w:val="la-Latn"/>
        </w:rPr>
        <w:t xml:space="preserve"> </w:t>
      </w:r>
      <w:r w:rsidRPr="00021FFF">
        <w:rPr>
          <w:rFonts w:ascii="Times New Roman" w:hAnsi="Times New Roman" w:cs="Times New Roman"/>
          <w:spacing w:val="60"/>
          <w:lang w:val="la-Latn"/>
        </w:rPr>
        <w:t>operum seu adhortatione</w:t>
      </w:r>
      <w:r w:rsidR="00E55DD3" w:rsidRPr="00021FFF">
        <w:rPr>
          <w:rFonts w:ascii="Times New Roman" w:hAnsi="Times New Roman" w:cs="Times New Roman"/>
          <w:spacing w:val="60"/>
          <w:lang w:val="la-Latn"/>
        </w:rPr>
        <w:t xml:space="preserve"> </w:t>
      </w:r>
      <w:r w:rsidRPr="00021FFF">
        <w:rPr>
          <w:rFonts w:ascii="Times New Roman" w:hAnsi="Times New Roman" w:cs="Times New Roman"/>
          <w:spacing w:val="60"/>
          <w:lang w:val="la-Latn"/>
        </w:rPr>
        <w:t>humeris intra ecclesiasti</w:t>
      </w:r>
      <w:r w:rsidR="00800E34" w:rsidRPr="00021FFF">
        <w:rPr>
          <w:rFonts w:ascii="Times New Roman" w:hAnsi="Times New Roman" w:cs="Times New Roman"/>
          <w:spacing w:val="60"/>
          <w:lang w:val="la-Latn"/>
        </w:rPr>
        <w:t>cae firmitatis muros reportare/</w:t>
      </w:r>
      <w:r w:rsidR="00DB52E3" w:rsidRPr="00021FFF">
        <w:rPr>
          <w:rFonts w:ascii="Times New Roman" w:hAnsi="Times New Roman" w:cs="Times New Roman"/>
          <w:spacing w:val="60"/>
          <w:lang w:val="la-Latn"/>
        </w:rPr>
        <w:t xml:space="preserve"> </w:t>
      </w:r>
      <w:r w:rsidRPr="00021FFF">
        <w:rPr>
          <w:rFonts w:ascii="Times New Roman" w:hAnsi="Times New Roman" w:cs="Times New Roman"/>
          <w:spacing w:val="60"/>
          <w:lang w:val="la-Latn"/>
        </w:rPr>
        <w:t>satagite</w:t>
      </w:r>
      <w:r w:rsidR="009B2994" w:rsidRPr="00021FFF">
        <w:rPr>
          <w:rFonts w:ascii="Times New Roman" w:hAnsi="Times New Roman" w:cs="Times New Roman"/>
          <w:spacing w:val="60"/>
          <w:lang w:val="la-Latn"/>
        </w:rPr>
        <w:t xml:space="preserve">, </w:t>
      </w:r>
      <w:r w:rsidRPr="00021FFF">
        <w:rPr>
          <w:rFonts w:ascii="Times New Roman" w:hAnsi="Times New Roman" w:cs="Times New Roman"/>
          <w:spacing w:val="60"/>
          <w:lang w:val="la-Latn"/>
        </w:rPr>
        <w:t>ne lupus insidians aliquem canonicas sanction</w:t>
      </w:r>
      <w:r w:rsidR="00800E34" w:rsidRPr="00021FFF">
        <w:rPr>
          <w:rFonts w:ascii="Times New Roman" w:hAnsi="Times New Roman" w:cs="Times New Roman"/>
          <w:spacing w:val="60"/>
          <w:lang w:val="la-Latn"/>
        </w:rPr>
        <w:t>es transgredientem vel paternas</w:t>
      </w:r>
      <w:r w:rsidR="00DB52E3" w:rsidRPr="00021FFF">
        <w:rPr>
          <w:rFonts w:ascii="Times New Roman" w:hAnsi="Times New Roman" w:cs="Times New Roman"/>
          <w:spacing w:val="60"/>
          <w:lang w:val="la-Latn"/>
        </w:rPr>
        <w:t xml:space="preserve"> </w:t>
      </w:r>
      <w:r w:rsidRPr="00021FFF">
        <w:rPr>
          <w:rFonts w:ascii="Times New Roman" w:hAnsi="Times New Roman" w:cs="Times New Roman"/>
          <w:spacing w:val="60"/>
          <w:lang w:val="la-Latn"/>
        </w:rPr>
        <w:t>traditiones universalium conciliorum excedentem</w:t>
      </w:r>
      <w:r w:rsidRPr="007A06F5">
        <w:rPr>
          <w:rFonts w:ascii="Times New Roman" w:hAnsi="Times New Roman" w:cs="Times New Roman"/>
          <w:lang w:val="la-Latn"/>
        </w:rPr>
        <w:t xml:space="preserve"> – quod a</w:t>
      </w:r>
      <w:r w:rsidR="00800E34" w:rsidRPr="007A06F5">
        <w:rPr>
          <w:rFonts w:ascii="Times New Roman" w:hAnsi="Times New Roman" w:cs="Times New Roman"/>
          <w:lang w:val="la-Latn"/>
        </w:rPr>
        <w:t>bsit – inveniens devoret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Ideo</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magnae</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devotionis studio ammonendi et adhortandi sun</w:t>
      </w:r>
      <w:r w:rsidR="00800E34"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immo compellendi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firma</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fide et infatigabili perseverantia intra paternas sanctiones s</w:t>
      </w:r>
      <w:r w:rsidR="00800E34" w:rsidRPr="007A06F5">
        <w:rPr>
          <w:rFonts w:ascii="Times New Roman" w:hAnsi="Times New Roman" w:cs="Times New Roman"/>
          <w:lang w:val="la-Latn"/>
        </w:rPr>
        <w:t>e contineant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In quo operis 14</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studio sciat certissime sanctitas vestra nostram vobis cooper</w:t>
      </w:r>
      <w:r w:rsidR="00800E34" w:rsidRPr="007A06F5">
        <w:rPr>
          <w:rFonts w:ascii="Times New Roman" w:hAnsi="Times New Roman" w:cs="Times New Roman"/>
          <w:lang w:val="la-Latn"/>
        </w:rPr>
        <w:t>ari</w:t>
      </w:r>
      <w:r w:rsidR="00E55DD3" w:rsidRPr="007A06F5">
        <w:rPr>
          <w:rFonts w:ascii="Times New Roman" w:hAnsi="Times New Roman" w:cs="Times New Roman"/>
          <w:lang w:val="la-Latn"/>
        </w:rPr>
        <w:t xml:space="preserve"> </w:t>
      </w:r>
      <w:r w:rsidR="00800E34" w:rsidRPr="007A06F5">
        <w:rPr>
          <w:rFonts w:ascii="Times New Roman" w:hAnsi="Times New Roman" w:cs="Times New Roman"/>
          <w:lang w:val="la-Latn"/>
        </w:rPr>
        <w:t>diligentiam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Quapropter</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nostros ad vos </w:t>
      </w:r>
      <w:r w:rsidRPr="00720A59">
        <w:rPr>
          <w:rFonts w:ascii="Times New Roman" w:hAnsi="Times New Roman" w:cs="Times New Roman"/>
          <w:spacing w:val="60"/>
          <w:lang w:val="la-Latn"/>
        </w:rPr>
        <w:t>direximus missos</w:t>
      </w:r>
      <w:r w:rsidR="009B2994" w:rsidRPr="00720A59">
        <w:rPr>
          <w:rFonts w:ascii="Times New Roman" w:hAnsi="Times New Roman" w:cs="Times New Roman"/>
          <w:spacing w:val="60"/>
          <w:lang w:val="la-Latn"/>
        </w:rPr>
        <w:t xml:space="preserve">, </w:t>
      </w:r>
      <w:r w:rsidRPr="00720A59">
        <w:rPr>
          <w:rFonts w:ascii="Times New Roman" w:hAnsi="Times New Roman" w:cs="Times New Roman"/>
          <w:spacing w:val="60"/>
          <w:lang w:val="la-Latn"/>
        </w:rPr>
        <w:t>qui ex nostri n</w:t>
      </w:r>
      <w:r w:rsidR="00800E34" w:rsidRPr="00720A59">
        <w:rPr>
          <w:rFonts w:ascii="Times New Roman" w:hAnsi="Times New Roman" w:cs="Times New Roman"/>
          <w:spacing w:val="60"/>
          <w:lang w:val="la-Latn"/>
        </w:rPr>
        <w:t xml:space="preserve">ominis </w:t>
      </w:r>
      <w:r w:rsidR="00524CAA" w:rsidRPr="00524CAA">
        <w:rPr>
          <w:rFonts w:ascii="Times New Roman" w:hAnsi="Times New Roman" w:cs="Times New Roman"/>
          <w:b/>
          <w:spacing w:val="60"/>
          <w:lang w:val="la-Latn"/>
        </w:rPr>
        <w:t>auctorit</w:t>
      </w:r>
      <w:r w:rsidR="00800E34" w:rsidRPr="00720A59">
        <w:rPr>
          <w:rFonts w:ascii="Times New Roman" w:hAnsi="Times New Roman" w:cs="Times New Roman"/>
          <w:spacing w:val="60"/>
          <w:lang w:val="la-Latn"/>
        </w:rPr>
        <w:t xml:space="preserve">ate una </w:t>
      </w:r>
      <w:r w:rsidR="00800E34" w:rsidRPr="00720A59">
        <w:rPr>
          <w:rFonts w:ascii="Times New Roman" w:hAnsi="Times New Roman" w:cs="Times New Roman"/>
          <w:spacing w:val="60"/>
          <w:lang w:val="la-Latn"/>
        </w:rPr>
        <w:lastRenderedPageBreak/>
        <w:t>vobiscum</w:t>
      </w:r>
      <w:r w:rsidR="00DB52E3" w:rsidRPr="00720A59">
        <w:rPr>
          <w:rFonts w:ascii="Times New Roman" w:hAnsi="Times New Roman" w:cs="Times New Roman"/>
          <w:spacing w:val="60"/>
          <w:lang w:val="la-Latn"/>
        </w:rPr>
        <w:t xml:space="preserve"> </w:t>
      </w:r>
      <w:r w:rsidRPr="00720A59">
        <w:rPr>
          <w:rFonts w:ascii="Times New Roman" w:hAnsi="Times New Roman" w:cs="Times New Roman"/>
          <w:spacing w:val="60"/>
          <w:lang w:val="la-Latn"/>
        </w:rPr>
        <w:t>corrigerent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corrigenda essent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et aliqua capitula</w:t>
      </w:r>
      <w:r w:rsidR="00800E34" w:rsidRPr="007A06F5">
        <w:rPr>
          <w:rFonts w:ascii="Times New Roman" w:hAnsi="Times New Roman" w:cs="Times New Roman"/>
          <w:lang w:val="la-Latn"/>
        </w:rPr>
        <w:t xml:space="preserve"> ex canonicis institutionibus</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quae magis vobis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necessaria videbantur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subiunximus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al</w:t>
      </w:r>
      <w:r w:rsidR="00800E34" w:rsidRPr="007A06F5">
        <w:rPr>
          <w:rFonts w:ascii="Times New Roman" w:hAnsi="Times New Roman" w:cs="Times New Roman"/>
          <w:lang w:val="la-Latn"/>
        </w:rPr>
        <w:t>iquis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quaeso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huius pietatis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ammonitionem esse praesumptiosam iudicet</w:t>
      </w:r>
      <w:r w:rsidR="009B2994" w:rsidRPr="007A06F5">
        <w:rPr>
          <w:rFonts w:ascii="Times New Roman" w:hAnsi="Times New Roman" w:cs="Times New Roman"/>
          <w:lang w:val="la-Latn"/>
        </w:rPr>
        <w:t xml:space="preserve">, </w:t>
      </w:r>
      <w:r w:rsidRPr="00657144">
        <w:rPr>
          <w:rFonts w:ascii="Times New Roman" w:hAnsi="Times New Roman" w:cs="Times New Roman"/>
          <w:spacing w:val="60"/>
          <w:lang w:val="la-Latn"/>
        </w:rPr>
        <w:t>qua nos errata corrigere</w:t>
      </w:r>
      <w:r w:rsidR="009B2994" w:rsidRPr="00657144">
        <w:rPr>
          <w:rFonts w:ascii="Times New Roman" w:hAnsi="Times New Roman" w:cs="Times New Roman"/>
          <w:spacing w:val="60"/>
          <w:lang w:val="la-Latn"/>
        </w:rPr>
        <w:t xml:space="preserve">, </w:t>
      </w:r>
      <w:r w:rsidRPr="00657144">
        <w:rPr>
          <w:rFonts w:ascii="Times New Roman" w:hAnsi="Times New Roman" w:cs="Times New Roman"/>
          <w:spacing w:val="60"/>
          <w:lang w:val="la-Latn"/>
        </w:rPr>
        <w:t>superflu</w:t>
      </w:r>
      <w:r w:rsidR="00800E34" w:rsidRPr="00657144">
        <w:rPr>
          <w:rFonts w:ascii="Times New Roman" w:hAnsi="Times New Roman" w:cs="Times New Roman"/>
          <w:spacing w:val="60"/>
          <w:lang w:val="la-Latn"/>
        </w:rPr>
        <w:t>a abscidere</w:t>
      </w:r>
      <w:r w:rsidR="00360346" w:rsidRPr="00657144">
        <w:rPr>
          <w:rFonts w:ascii="Times New Roman" w:hAnsi="Times New Roman" w:cs="Times New Roman"/>
          <w:spacing w:val="60"/>
          <w:lang w:val="la-Latn"/>
        </w:rPr>
        <w:t xml:space="preserve">, </w:t>
      </w:r>
      <w:r w:rsidRPr="00657144">
        <w:rPr>
          <w:rFonts w:ascii="Times New Roman" w:hAnsi="Times New Roman" w:cs="Times New Roman"/>
          <w:spacing w:val="60"/>
          <w:lang w:val="la-Latn"/>
        </w:rPr>
        <w:t>recta coartare studemus</w:t>
      </w:r>
      <w:r w:rsidR="009B2994" w:rsidRPr="00657144">
        <w:rPr>
          <w:rFonts w:ascii="Times New Roman" w:hAnsi="Times New Roman" w:cs="Times New Roman"/>
          <w:spacing w:val="60"/>
          <w:lang w:val="la-Latn"/>
        </w:rPr>
        <w:t xml:space="preserve">, </w:t>
      </w:r>
      <w:r w:rsidRPr="00657144">
        <w:rPr>
          <w:rFonts w:ascii="Times New Roman" w:hAnsi="Times New Roman" w:cs="Times New Roman"/>
          <w:spacing w:val="60"/>
          <w:lang w:val="la-Latn"/>
        </w:rPr>
        <w:t>sed magis benivolo caritatis animo suscipiat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Nam legimus in</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regnorum libris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quomodo </w:t>
      </w:r>
      <w:r w:rsidRPr="00657144">
        <w:rPr>
          <w:rFonts w:ascii="Times New Roman" w:hAnsi="Times New Roman" w:cs="Times New Roman"/>
          <w:spacing w:val="60"/>
          <w:lang w:val="la-Latn"/>
        </w:rPr>
        <w:t xml:space="preserve">sanctus Iosias regnum sibi </w:t>
      </w:r>
      <w:r w:rsidR="00800E34" w:rsidRPr="00657144">
        <w:rPr>
          <w:rFonts w:ascii="Times New Roman" w:hAnsi="Times New Roman" w:cs="Times New Roman"/>
          <w:spacing w:val="60"/>
          <w:lang w:val="la-Latn"/>
        </w:rPr>
        <w:t>a deo datum circumeundo</w:t>
      </w:r>
      <w:r w:rsidR="009B2994" w:rsidRPr="00657144">
        <w:rPr>
          <w:rFonts w:ascii="Times New Roman" w:hAnsi="Times New Roman" w:cs="Times New Roman"/>
          <w:spacing w:val="60"/>
          <w:lang w:val="la-Latn"/>
        </w:rPr>
        <w:t xml:space="preserve">, </w:t>
      </w:r>
      <w:r w:rsidR="00800E34" w:rsidRPr="00657144">
        <w:rPr>
          <w:rFonts w:ascii="Times New Roman" w:hAnsi="Times New Roman" w:cs="Times New Roman"/>
          <w:spacing w:val="60"/>
          <w:lang w:val="la-Latn"/>
        </w:rPr>
        <w:t>corri</w:t>
      </w:r>
      <w:r w:rsidRPr="00657144">
        <w:rPr>
          <w:rFonts w:ascii="Times New Roman" w:hAnsi="Times New Roman" w:cs="Times New Roman"/>
          <w:spacing w:val="60"/>
          <w:lang w:val="la-Latn"/>
        </w:rPr>
        <w:t>gendo</w:t>
      </w:r>
      <w:r w:rsidR="009B2994" w:rsidRPr="00657144">
        <w:rPr>
          <w:rFonts w:ascii="Times New Roman" w:hAnsi="Times New Roman" w:cs="Times New Roman"/>
          <w:spacing w:val="60"/>
          <w:lang w:val="la-Latn"/>
        </w:rPr>
        <w:t xml:space="preserve">, </w:t>
      </w:r>
      <w:r w:rsidRPr="00657144">
        <w:rPr>
          <w:rFonts w:ascii="Times New Roman" w:hAnsi="Times New Roman" w:cs="Times New Roman"/>
          <w:spacing w:val="60"/>
          <w:lang w:val="la-Latn"/>
        </w:rPr>
        <w:t>ammonendo ad cultum veri dei studuit revocare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Non ut me </w:t>
      </w:r>
      <w:r w:rsidR="00800E34" w:rsidRPr="007A06F5">
        <w:rPr>
          <w:rFonts w:ascii="Times New Roman" w:hAnsi="Times New Roman" w:cs="Times New Roman"/>
          <w:lang w:val="la-Latn"/>
        </w:rPr>
        <w:t>eius sanctitati ae</w:t>
      </w:r>
      <w:r w:rsidRPr="007A06F5">
        <w:rPr>
          <w:rFonts w:ascii="Times New Roman" w:hAnsi="Times New Roman" w:cs="Times New Roman"/>
          <w:lang w:val="la-Latn"/>
        </w:rPr>
        <w:t>quiperabilem faciam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quod nobis sint</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ubique sa</w:t>
      </w:r>
      <w:r w:rsidR="00800E34" w:rsidRPr="007A06F5">
        <w:rPr>
          <w:rFonts w:ascii="Times New Roman" w:hAnsi="Times New Roman" w:cs="Times New Roman"/>
          <w:lang w:val="la-Latn"/>
        </w:rPr>
        <w:t>nctorum semper exempla exsequen</w:t>
      </w:r>
      <w:r w:rsidRPr="007A06F5">
        <w:rPr>
          <w:rFonts w:ascii="Times New Roman" w:hAnsi="Times New Roman" w:cs="Times New Roman"/>
          <w:lang w:val="la-Latn"/>
        </w:rPr>
        <w:t>da et quoscumque poterimus ad studium bonae vitae</w:t>
      </w:r>
      <w:r w:rsidR="00800E34" w:rsidRPr="007A06F5">
        <w:rPr>
          <w:rFonts w:ascii="Times New Roman" w:hAnsi="Times New Roman" w:cs="Times New Roman"/>
          <w:lang w:val="la-Latn"/>
        </w:rPr>
        <w:t xml:space="preserve"> in laudem et in gloriam domini </w:t>
      </w:r>
      <w:r w:rsidRPr="007A06F5">
        <w:rPr>
          <w:rFonts w:ascii="Times New Roman" w:hAnsi="Times New Roman" w:cs="Times New Roman"/>
          <w:lang w:val="la-Latn"/>
        </w:rPr>
        <w:t>nostri Iesu Christi congregare necesse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Quapropter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praedi</w:t>
      </w:r>
      <w:r w:rsidR="00800E34" w:rsidRPr="007A06F5">
        <w:rPr>
          <w:rFonts w:ascii="Times New Roman" w:hAnsi="Times New Roman" w:cs="Times New Roman"/>
          <w:lang w:val="la-Latn"/>
        </w:rPr>
        <w:t>ximus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aliqua capitula</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notare iussimus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simul haec eadem vos ammonere studeatis</w:t>
      </w:r>
      <w:r w:rsidR="009B2994" w:rsidRPr="007A06F5">
        <w:rPr>
          <w:rFonts w:ascii="Times New Roman" w:hAnsi="Times New Roman" w:cs="Times New Roman"/>
          <w:lang w:val="la-Latn"/>
        </w:rPr>
        <w:t xml:space="preserve">, </w:t>
      </w:r>
      <w:r w:rsidR="00DB52E3" w:rsidRPr="007A06F5">
        <w:rPr>
          <w:rFonts w:ascii="Times New Roman" w:hAnsi="Times New Roman" w:cs="Times New Roman"/>
          <w:lang w:val="la-Latn"/>
        </w:rPr>
        <w:t xml:space="preserve">et quaecumque vobis alia/ </w:t>
      </w:r>
      <w:r w:rsidRPr="007A06F5">
        <w:rPr>
          <w:rFonts w:ascii="Times New Roman" w:hAnsi="Times New Roman" w:cs="Times New Roman"/>
          <w:lang w:val="la-Latn"/>
        </w:rPr>
        <w:t>necessaria esse scitis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et ista et illa aequali intentione p</w:t>
      </w:r>
      <w:r w:rsidR="00800E34" w:rsidRPr="007A06F5">
        <w:rPr>
          <w:rFonts w:ascii="Times New Roman" w:hAnsi="Times New Roman" w:cs="Times New Roman"/>
          <w:lang w:val="la-Latn"/>
        </w:rPr>
        <w:t>raedicetis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Nec aliquid</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vestrae sanctitati populoque</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dei utile videtur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amitt</w:t>
      </w:r>
      <w:r w:rsidR="00800E34" w:rsidRPr="007A06F5">
        <w:rPr>
          <w:rFonts w:ascii="Times New Roman" w:hAnsi="Times New Roman" w:cs="Times New Roman"/>
          <w:lang w:val="la-Latn"/>
        </w:rPr>
        <w:t>ite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pio studio non ammo</w:t>
      </w:r>
      <w:r w:rsidRPr="007A06F5">
        <w:rPr>
          <w:rFonts w:ascii="Times New Roman" w:hAnsi="Times New Roman" w:cs="Times New Roman"/>
          <w:lang w:val="la-Latn"/>
        </w:rPr>
        <w:t>neatis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quatenus ut et vestra sollertia et subiectorum ob</w:t>
      </w:r>
      <w:r w:rsidR="00800E34" w:rsidRPr="007A06F5">
        <w:rPr>
          <w:rFonts w:ascii="Times New Roman" w:hAnsi="Times New Roman" w:cs="Times New Roman"/>
          <w:lang w:val="la-Latn"/>
        </w:rPr>
        <w:t>oedientia aeterna felicitate ab</w:t>
      </w:r>
      <w:r w:rsidR="00DB52E3" w:rsidRPr="007A06F5">
        <w:rPr>
          <w:rFonts w:ascii="Times New Roman" w:hAnsi="Times New Roman" w:cs="Times New Roman"/>
          <w:lang w:val="la-Latn"/>
        </w:rPr>
        <w:t xml:space="preserve"> </w:t>
      </w:r>
      <w:r w:rsidR="00800E34" w:rsidRPr="007A06F5">
        <w:rPr>
          <w:rFonts w:ascii="Times New Roman" w:hAnsi="Times New Roman" w:cs="Times New Roman"/>
          <w:lang w:val="la-Latn"/>
        </w:rPr>
        <w:t>omnipotenti deo remuneretur</w:t>
      </w:r>
      <w:r w:rsidR="005D4A29" w:rsidRPr="007A06F5">
        <w:rPr>
          <w:rFonts w:ascii="Times New Roman" w:hAnsi="Times New Roman" w:cs="Times New Roman"/>
          <w:lang w:val="la-Latn"/>
        </w:rPr>
        <w:t>.</w:t>
      </w:r>
    </w:p>
    <w:p w14:paraId="5A38411A" w14:textId="34E1EBBB" w:rsidR="000D60C8" w:rsidRPr="007A06F5" w:rsidRDefault="00EA4697"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 xml:space="preserve">209r </w:t>
      </w:r>
      <w:r w:rsidR="000D60C8" w:rsidRPr="007A06F5">
        <w:rPr>
          <w:rFonts w:ascii="Times New Roman" w:hAnsi="Times New Roman" w:cs="Times New Roman"/>
          <w:color w:val="FF0000"/>
          <w:lang w:val="la-Latn"/>
        </w:rPr>
        <w:t>EXPLICIT PRAEFATIO</w:t>
      </w:r>
      <w:r w:rsidRPr="007A06F5">
        <w:rPr>
          <w:rFonts w:ascii="Times New Roman" w:hAnsi="Times New Roman" w:cs="Times New Roman"/>
          <w:color w:val="FF0000"/>
          <w:lang w:val="la-Latn"/>
        </w:rPr>
        <w:t xml:space="preserve"> PRECLARISSIMI IMPERATORIS</w:t>
      </w:r>
      <w:r w:rsidR="005D4A29" w:rsidRPr="007A06F5">
        <w:rPr>
          <w:rFonts w:ascii="Times New Roman" w:hAnsi="Times New Roman" w:cs="Times New Roman"/>
          <w:color w:val="FF0000"/>
          <w:lang w:val="la-Latn"/>
        </w:rPr>
        <w:t>.</w:t>
      </w:r>
      <w:r w:rsidR="000D60C8" w:rsidRPr="007A06F5">
        <w:rPr>
          <w:rFonts w:ascii="Times New Roman" w:hAnsi="Times New Roman" w:cs="Times New Roman"/>
          <w:color w:val="FF0000"/>
          <w:lang w:val="la-Latn"/>
        </w:rPr>
        <w:t>/</w:t>
      </w:r>
    </w:p>
    <w:p w14:paraId="4F844ED4" w14:textId="39F9A3D5" w:rsidR="000D60C8" w:rsidRPr="007A06F5" w:rsidRDefault="000D60C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 CAPITULA</w:t>
      </w:r>
      <w:r w:rsidR="00800E34" w:rsidRPr="007A06F5">
        <w:rPr>
          <w:rFonts w:ascii="Times New Roman" w:hAnsi="Times New Roman" w:cs="Times New Roman"/>
          <w:lang w:val="la-Latn"/>
        </w:rPr>
        <w:t xml:space="preserve"> SUPRASCRIPTA ET EORUM TEXTUS</w:t>
      </w:r>
      <w:r w:rsidR="005D4A29" w:rsidRPr="007A06F5">
        <w:rPr>
          <w:rFonts w:ascii="Times New Roman" w:hAnsi="Times New Roman" w:cs="Times New Roman"/>
          <w:lang w:val="la-Latn"/>
        </w:rPr>
        <w:t>.</w:t>
      </w:r>
    </w:p>
    <w:p w14:paraId="6967FA8E" w14:textId="0BEF448D" w:rsidR="000D60C8" w:rsidRPr="007A06F5" w:rsidRDefault="000D60C8" w:rsidP="00450DB4">
      <w:pPr>
        <w:spacing w:after="120" w:line="240" w:lineRule="auto"/>
        <w:rPr>
          <w:rFonts w:ascii="Times New Roman" w:hAnsi="Times New Roman" w:cs="Times New Roman"/>
          <w:highlight w:val="green"/>
          <w:lang w:val="la-Latn"/>
        </w:rPr>
      </w:pPr>
      <w:r w:rsidRPr="007A06F5">
        <w:rPr>
          <w:rFonts w:ascii="Times New Roman" w:hAnsi="Times New Roman" w:cs="Times New Roman"/>
          <w:highlight w:val="green"/>
          <w:lang w:val="la-Latn"/>
        </w:rPr>
        <w:t>SI SERVUS CLE</w:t>
      </w:r>
      <w:r w:rsidR="00800E34" w:rsidRPr="007A06F5">
        <w:rPr>
          <w:rFonts w:ascii="Times New Roman" w:hAnsi="Times New Roman" w:cs="Times New Roman"/>
          <w:highlight w:val="green"/>
          <w:lang w:val="la-Latn"/>
        </w:rPr>
        <w:t>RICUS FIAT</w:t>
      </w:r>
      <w:r w:rsidR="005D4A29" w:rsidRPr="007A06F5">
        <w:rPr>
          <w:rFonts w:ascii="Times New Roman" w:hAnsi="Times New Roman" w:cs="Times New Roman"/>
          <w:highlight w:val="green"/>
          <w:lang w:val="la-Latn"/>
        </w:rPr>
        <w:t>.</w:t>
      </w:r>
    </w:p>
    <w:p w14:paraId="64A46918" w14:textId="49474137" w:rsidR="000D60C8" w:rsidRPr="007A06F5" w:rsidRDefault="000D60C8" w:rsidP="00556052">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green"/>
          <w:lang w:val="la-Latn"/>
        </w:rPr>
        <w:t>Si servus sciente et non contradicente domino in clero sortitus sit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ex hoc ipso l</w:t>
      </w:r>
      <w:r w:rsidR="00800E34" w:rsidRPr="007A06F5">
        <w:rPr>
          <w:rFonts w:ascii="Times New Roman" w:hAnsi="Times New Roman" w:cs="Times New Roman"/>
          <w:highlight w:val="green"/>
          <w:lang w:val="la-Latn"/>
        </w:rPr>
        <w:t>iber et ingenuus fiat</w:t>
      </w:r>
      <w:r w:rsidR="009B2994" w:rsidRPr="007A06F5">
        <w:rPr>
          <w:rFonts w:ascii="Times New Roman" w:hAnsi="Times New Roman" w:cs="Times New Roman"/>
          <w:highlight w:val="green"/>
          <w:lang w:val="la-Latn"/>
        </w:rPr>
        <w:t xml:space="preserve">. </w:t>
      </w:r>
      <w:r w:rsidR="00800E34" w:rsidRPr="007A06F5">
        <w:rPr>
          <w:rFonts w:ascii="Times New Roman" w:hAnsi="Times New Roman" w:cs="Times New Roman"/>
          <w:highlight w:val="green"/>
          <w:lang w:val="la-Latn"/>
        </w:rPr>
        <w:t xml:space="preserve">Si enim </w:t>
      </w:r>
      <w:r w:rsidRPr="007A06F5">
        <w:rPr>
          <w:rFonts w:ascii="Times New Roman" w:hAnsi="Times New Roman" w:cs="Times New Roman"/>
          <w:highlight w:val="green"/>
          <w:lang w:val="la-Latn"/>
        </w:rPr>
        <w:t>ignorante domino consecratio facta fuerit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liceat domino intra annum ta</w:t>
      </w:r>
      <w:r w:rsidR="00800E34" w:rsidRPr="007A06F5">
        <w:rPr>
          <w:rFonts w:ascii="Times New Roman" w:hAnsi="Times New Roman" w:cs="Times New Roman"/>
          <w:highlight w:val="green"/>
          <w:lang w:val="la-Latn"/>
        </w:rPr>
        <w:t>ntum condicionem probare et pro</w:t>
      </w:r>
      <w:r w:rsidRPr="007A06F5">
        <w:rPr>
          <w:rFonts w:ascii="Times New Roman" w:hAnsi="Times New Roman" w:cs="Times New Roman"/>
          <w:highlight w:val="green"/>
          <w:lang w:val="la-Latn"/>
        </w:rPr>
        <w:t>prium servum recipere</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Si autem servus sciente vel ignorante domino secun</w:t>
      </w:r>
      <w:r w:rsidR="00800E34" w:rsidRPr="007A06F5">
        <w:rPr>
          <w:rFonts w:ascii="Times New Roman" w:hAnsi="Times New Roman" w:cs="Times New Roman"/>
          <w:highlight w:val="green"/>
          <w:lang w:val="la-Latn"/>
        </w:rPr>
        <w:t>dum ea</w:t>
      </w:r>
      <w:r w:rsidR="009B2994" w:rsidRPr="007A06F5">
        <w:rPr>
          <w:rFonts w:ascii="Times New Roman" w:hAnsi="Times New Roman" w:cs="Times New Roman"/>
          <w:highlight w:val="green"/>
          <w:lang w:val="la-Latn"/>
        </w:rPr>
        <w:t xml:space="preserve">, </w:t>
      </w:r>
      <w:r w:rsidR="00800E34" w:rsidRPr="007A06F5">
        <w:rPr>
          <w:rFonts w:ascii="Times New Roman" w:hAnsi="Times New Roman" w:cs="Times New Roman"/>
          <w:highlight w:val="green"/>
          <w:lang w:val="la-Latn"/>
        </w:rPr>
        <w:t>quae diximus</w:t>
      </w:r>
      <w:r w:rsidR="009B2994" w:rsidRPr="007A06F5">
        <w:rPr>
          <w:rFonts w:ascii="Times New Roman" w:hAnsi="Times New Roman" w:cs="Times New Roman"/>
          <w:highlight w:val="green"/>
          <w:lang w:val="la-Latn"/>
        </w:rPr>
        <w:t xml:space="preserve">, </w:t>
      </w:r>
      <w:r w:rsidR="00800E34" w:rsidRPr="007A06F5">
        <w:rPr>
          <w:rFonts w:ascii="Times New Roman" w:hAnsi="Times New Roman" w:cs="Times New Roman"/>
          <w:highlight w:val="green"/>
          <w:lang w:val="la-Latn"/>
        </w:rPr>
        <w:t xml:space="preserve">ex ipso </w:t>
      </w:r>
      <w:r w:rsidRPr="007A06F5">
        <w:rPr>
          <w:rFonts w:ascii="Times New Roman" w:hAnsi="Times New Roman" w:cs="Times New Roman"/>
          <w:highlight w:val="green"/>
          <w:lang w:val="la-Latn"/>
        </w:rPr>
        <w:t>honore clericatus libertatem meritus postea ecclesiasticum ministerium relinqu</w:t>
      </w:r>
      <w:r w:rsidR="00800E34" w:rsidRPr="007A06F5">
        <w:rPr>
          <w:rFonts w:ascii="Times New Roman" w:hAnsi="Times New Roman" w:cs="Times New Roman"/>
          <w:highlight w:val="green"/>
          <w:lang w:val="la-Latn"/>
        </w:rPr>
        <w:t>erit et ad laicorum vitam trans</w:t>
      </w:r>
      <w:r w:rsidRPr="007A06F5">
        <w:rPr>
          <w:rFonts w:ascii="Times New Roman" w:hAnsi="Times New Roman" w:cs="Times New Roman"/>
          <w:highlight w:val="green"/>
          <w:lang w:val="la-Latn"/>
        </w:rPr>
        <w:t>ierit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do</w:t>
      </w:r>
      <w:r w:rsidR="00800E34" w:rsidRPr="007A06F5">
        <w:rPr>
          <w:rFonts w:ascii="Times New Roman" w:hAnsi="Times New Roman" w:cs="Times New Roman"/>
          <w:highlight w:val="green"/>
          <w:lang w:val="la-Latn"/>
        </w:rPr>
        <w:t>mino suo in servitio tradatur</w:t>
      </w:r>
      <w:r w:rsidR="005D4A29" w:rsidRPr="007A06F5">
        <w:rPr>
          <w:rFonts w:ascii="Times New Roman" w:hAnsi="Times New Roman" w:cs="Times New Roman"/>
          <w:highlight w:val="green"/>
          <w:lang w:val="la-Latn"/>
        </w:rPr>
        <w:t>.</w:t>
      </w:r>
    </w:p>
    <w:p w14:paraId="20F33FFB" w14:textId="5EB5BC5F"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AB EPI</w:t>
      </w:r>
      <w:r w:rsidR="00800E34" w:rsidRPr="007A06F5">
        <w:rPr>
          <w:rFonts w:ascii="Times New Roman" w:hAnsi="Times New Roman" w:cs="Times New Roman"/>
          <w:lang w:val="la-Latn"/>
        </w:rPr>
        <w:t>SCOPO PROPRIO EXCOMMUNICANTUR</w:t>
      </w:r>
      <w:r w:rsidR="005D4A29" w:rsidRPr="007A06F5">
        <w:rPr>
          <w:rFonts w:ascii="Times New Roman" w:hAnsi="Times New Roman" w:cs="Times New Roman"/>
          <w:lang w:val="la-Latn"/>
        </w:rPr>
        <w:t>.</w:t>
      </w:r>
    </w:p>
    <w:p w14:paraId="4B466A18" w14:textId="69ABCC56" w:rsidR="000D60C8"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Sunt enim aliqui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culpis exigentibus ab episcop</w:t>
      </w:r>
      <w:r w:rsidR="00800E34" w:rsidRPr="007A06F5">
        <w:rPr>
          <w:rFonts w:ascii="Times New Roman" w:hAnsi="Times New Roman" w:cs="Times New Roman"/>
          <w:lang w:val="la-Latn"/>
        </w:rPr>
        <w:t xml:space="preserve">o proprio excommunicantur et ab </w:t>
      </w:r>
      <w:r w:rsidRPr="007A06F5">
        <w:rPr>
          <w:rFonts w:ascii="Times New Roman" w:hAnsi="Times New Roman" w:cs="Times New Roman"/>
          <w:lang w:val="la-Latn"/>
        </w:rPr>
        <w:t>aliis ecclesiasticis vel laicis praesumptiose in commun</w:t>
      </w:r>
      <w:r w:rsidR="00800E34" w:rsidRPr="007A06F5">
        <w:rPr>
          <w:rFonts w:ascii="Times New Roman" w:hAnsi="Times New Roman" w:cs="Times New Roman"/>
          <w:lang w:val="la-Latn"/>
        </w:rPr>
        <w:t>ionem accipiuntur</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Quod omnino </w:t>
      </w:r>
      <w:r w:rsidR="00475E1B" w:rsidRPr="007A06F5">
        <w:rPr>
          <w:rFonts w:ascii="Times New Roman" w:hAnsi="Times New Roman" w:cs="Times New Roman"/>
          <w:lang w:val="la-Latn"/>
        </w:rPr>
        <w:t>sanctum Nicenum</w:t>
      </w:r>
      <w:r w:rsidRPr="007A06F5">
        <w:rPr>
          <w:rFonts w:ascii="Times New Roman" w:hAnsi="Times New Roman" w:cs="Times New Roman"/>
          <w:lang w:val="la-Latn"/>
        </w:rPr>
        <w:t xml:space="preserve"> concilium simul et Calcedonense </w:t>
      </w:r>
      <w:r w:rsidR="00800E34" w:rsidRPr="007A06F5">
        <w:rPr>
          <w:rFonts w:ascii="Times New Roman" w:hAnsi="Times New Roman" w:cs="Times New Roman"/>
          <w:lang w:val="la-Latn"/>
        </w:rPr>
        <w:t xml:space="preserve">necnon et Antiochenum atque </w:t>
      </w:r>
      <w:r w:rsidRPr="007A06F5">
        <w:rPr>
          <w:rFonts w:ascii="Times New Roman" w:hAnsi="Times New Roman" w:cs="Times New Roman"/>
          <w:lang w:val="la-Latn"/>
        </w:rPr>
        <w:t>Sardicense fieri prohibent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98857B6" w14:textId="56CA0176"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HI</w:t>
      </w:r>
      <w:r w:rsidR="00800E34"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AD ORDINANDUM VENIUNT</w:t>
      </w:r>
      <w:r w:rsidR="005D4A29" w:rsidRPr="007A06F5">
        <w:rPr>
          <w:rFonts w:ascii="Times New Roman" w:hAnsi="Times New Roman" w:cs="Times New Roman"/>
          <w:lang w:val="la-Latn"/>
        </w:rPr>
        <w:t>.</w:t>
      </w:r>
    </w:p>
    <w:p w14:paraId="300C8CEE" w14:textId="5E96E278" w:rsidR="000D60C8"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Ita enim habetur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w:t>
      </w:r>
      <w:r w:rsidR="00800E34" w:rsidRPr="007A06F5">
        <w:rPr>
          <w:rFonts w:ascii="Times New Roman" w:hAnsi="Times New Roman" w:cs="Times New Roman"/>
          <w:lang w:val="la-Latn"/>
        </w:rPr>
        <w:t>d ordinandum veniunt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fides et </w:t>
      </w:r>
      <w:r w:rsidRPr="007A06F5">
        <w:rPr>
          <w:rFonts w:ascii="Times New Roman" w:hAnsi="Times New Roman" w:cs="Times New Roman"/>
          <w:lang w:val="la-Latn"/>
        </w:rPr>
        <w:t>vita prius ab episcopo diligenter discut</w:t>
      </w:r>
      <w:r w:rsidR="00800E34" w:rsidRPr="007A06F5">
        <w:rPr>
          <w:rFonts w:ascii="Times New Roman" w:hAnsi="Times New Roman" w:cs="Times New Roman"/>
          <w:lang w:val="la-Latn"/>
        </w:rPr>
        <w:t>iatur et postea ordinentur</w:t>
      </w:r>
      <w:r w:rsidR="005D4A29" w:rsidRPr="007A06F5">
        <w:rPr>
          <w:rFonts w:ascii="Times New Roman" w:hAnsi="Times New Roman" w:cs="Times New Roman"/>
          <w:lang w:val="la-Latn"/>
        </w:rPr>
        <w:t>.</w:t>
      </w:r>
    </w:p>
    <w:p w14:paraId="20A2FA5A" w14:textId="2CEBF057"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CLE</w:t>
      </w:r>
      <w:r w:rsidR="00800E34" w:rsidRPr="007A06F5">
        <w:rPr>
          <w:rFonts w:ascii="Times New Roman" w:hAnsi="Times New Roman" w:cs="Times New Roman"/>
          <w:lang w:val="la-Latn"/>
        </w:rPr>
        <w:t>RICIS FUGITIVIS ET PEREGRINIS</w:t>
      </w:r>
      <w:r w:rsidR="005D4A29" w:rsidRPr="007A06F5">
        <w:rPr>
          <w:rFonts w:ascii="Times New Roman" w:hAnsi="Times New Roman" w:cs="Times New Roman"/>
          <w:lang w:val="la-Latn"/>
        </w:rPr>
        <w:t>.</w:t>
      </w:r>
    </w:p>
    <w:p w14:paraId="71DF97F3" w14:textId="2D9F8622" w:rsidR="000D60C8"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necnon et in Antiocheno s</w:t>
      </w:r>
      <w:r w:rsidR="00800E34" w:rsidRPr="007A06F5">
        <w:rPr>
          <w:rFonts w:ascii="Times New Roman" w:hAnsi="Times New Roman" w:cs="Times New Roman"/>
          <w:lang w:val="la-Latn"/>
        </w:rPr>
        <w:t>imul et in Calcedonensi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w:t>
      </w:r>
      <w:r w:rsidR="00DB52E3"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fugitivi clerici et peregrini</w:t>
      </w:r>
      <w:r w:rsidRPr="007A06F5">
        <w:rPr>
          <w:rFonts w:ascii="Times New Roman" w:hAnsi="Times New Roman" w:cs="Times New Roman"/>
          <w:lang w:val="la-Latn"/>
        </w:rPr>
        <w:t xml:space="preserve"> a nullo recipiantur nec ordinentur sine commendatitiis li</w:t>
      </w:r>
      <w:r w:rsidR="00800E34" w:rsidRPr="007A06F5">
        <w:rPr>
          <w:rFonts w:ascii="Times New Roman" w:hAnsi="Times New Roman" w:cs="Times New Roman"/>
          <w:lang w:val="la-Latn"/>
        </w:rPr>
        <w:t>tteris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sui </w:t>
      </w:r>
      <w:r w:rsidR="00800E34" w:rsidRPr="007A06F5">
        <w:rPr>
          <w:rFonts w:ascii="Times New Roman" w:hAnsi="Times New Roman" w:cs="Times New Roman"/>
          <w:lang w:val="la-Latn"/>
        </w:rPr>
        <w:t>episcopi vel abbatis licentia</w:t>
      </w:r>
      <w:r w:rsidR="005D4A29" w:rsidRPr="007A06F5">
        <w:rPr>
          <w:rFonts w:ascii="Times New Roman" w:hAnsi="Times New Roman" w:cs="Times New Roman"/>
          <w:lang w:val="la-Latn"/>
        </w:rPr>
        <w:t>.</w:t>
      </w:r>
    </w:p>
    <w:p w14:paraId="7610CED7" w14:textId="39ECFB82"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DIACONIBU</w:t>
      </w:r>
      <w:r w:rsidR="00800E34" w:rsidRPr="007A06F5">
        <w:rPr>
          <w:rFonts w:ascii="Times New Roman" w:hAnsi="Times New Roman" w:cs="Times New Roman"/>
          <w:lang w:val="la-Latn"/>
        </w:rPr>
        <w:t>S VEL HIS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IN CLERO SUNT</w:t>
      </w:r>
      <w:r w:rsidR="005D4A29" w:rsidRPr="007A06F5">
        <w:rPr>
          <w:rFonts w:ascii="Times New Roman" w:hAnsi="Times New Roman" w:cs="Times New Roman"/>
          <w:lang w:val="la-Latn"/>
        </w:rPr>
        <w:t>.</w:t>
      </w:r>
    </w:p>
    <w:p w14:paraId="608280F1" w14:textId="64307323" w:rsidR="000D60C8" w:rsidRPr="007A06F5" w:rsidRDefault="00DD0BE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in eadem synodo </w:t>
      </w:r>
      <w:r w:rsidR="000D60C8" w:rsidRPr="007A06F5">
        <w:rPr>
          <w:rFonts w:ascii="Times New Roman" w:hAnsi="Times New Roman" w:cs="Times New Roman"/>
          <w:highlight w:val="yellow"/>
          <w:lang w:val="la-Latn"/>
        </w:rPr>
        <w:t xml:space="preserve">interdictum est presbiteris et </w:t>
      </w:r>
      <w:r w:rsidR="00800E34" w:rsidRPr="007A06F5">
        <w:rPr>
          <w:rFonts w:ascii="Times New Roman" w:hAnsi="Times New Roman" w:cs="Times New Roman"/>
          <w:highlight w:val="yellow"/>
          <w:lang w:val="la-Latn"/>
        </w:rPr>
        <w:t>diaconibus vel omnibus</w:t>
      </w:r>
      <w:r w:rsidR="009B2994"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qui in</w:t>
      </w:r>
      <w:r w:rsidR="00DB52E3" w:rsidRPr="007A06F5">
        <w:rPr>
          <w:rFonts w:ascii="Times New Roman" w:hAnsi="Times New Roman" w:cs="Times New Roman"/>
          <w:highlight w:val="yellow"/>
          <w:lang w:val="la-Latn"/>
        </w:rPr>
        <w:t xml:space="preserve"> </w:t>
      </w:r>
      <w:r w:rsidR="000D60C8" w:rsidRPr="007A06F5">
        <w:rPr>
          <w:rFonts w:ascii="Times New Roman" w:hAnsi="Times New Roman" w:cs="Times New Roman"/>
          <w:highlight w:val="yellow"/>
          <w:lang w:val="la-Latn"/>
        </w:rPr>
        <w:t>clero sunt</w:t>
      </w:r>
      <w:r w:rsidR="009B2994" w:rsidRPr="007A06F5">
        <w:rPr>
          <w:rFonts w:ascii="Times New Roman" w:hAnsi="Times New Roman" w:cs="Times New Roman"/>
          <w:highlight w:val="yellow"/>
          <w:lang w:val="la-Latn"/>
        </w:rPr>
        <w:t xml:space="preserve">, </w:t>
      </w:r>
      <w:r w:rsidR="000D60C8" w:rsidRPr="007A06F5">
        <w:rPr>
          <w:rFonts w:ascii="Times New Roman" w:hAnsi="Times New Roman" w:cs="Times New Roman"/>
          <w:highlight w:val="yellow"/>
          <w:lang w:val="la-Latn"/>
        </w:rPr>
        <w:t>mulierem non habere in domo sua</w:t>
      </w:r>
      <w:r w:rsidR="000D60C8" w:rsidRPr="007A06F5">
        <w:rPr>
          <w:rFonts w:ascii="Times New Roman" w:hAnsi="Times New Roman" w:cs="Times New Roman"/>
          <w:lang w:val="la-Latn"/>
        </w:rPr>
        <w:t xml:space="preserve"> propte</w:t>
      </w:r>
      <w:r w:rsidR="00800E34" w:rsidRPr="007A06F5">
        <w:rPr>
          <w:rFonts w:ascii="Times New Roman" w:hAnsi="Times New Roman" w:cs="Times New Roman"/>
          <w:lang w:val="la-Latn"/>
        </w:rPr>
        <w:t>r suspicionem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nisi matrem aut</w:t>
      </w:r>
      <w:r w:rsidR="00DB52E3" w:rsidRPr="007A06F5">
        <w:rPr>
          <w:rFonts w:ascii="Times New Roman" w:hAnsi="Times New Roman" w:cs="Times New Roman"/>
          <w:lang w:val="la-Latn"/>
        </w:rPr>
        <w:t xml:space="preserve"> </w:t>
      </w:r>
      <w:r w:rsidR="000D60C8" w:rsidRPr="007A06F5">
        <w:rPr>
          <w:rFonts w:ascii="Times New Roman" w:hAnsi="Times New Roman" w:cs="Times New Roman"/>
          <w:lang w:val="la-Latn"/>
        </w:rPr>
        <w:t>sororem vel eas tantum personas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quae suspiciones effugiunt</w:t>
      </w:r>
      <w:r w:rsidR="005D4A29" w:rsidRPr="007A06F5">
        <w:rPr>
          <w:rFonts w:ascii="Times New Roman" w:hAnsi="Times New Roman" w:cs="Times New Roman"/>
          <w:lang w:val="la-Latn"/>
        </w:rPr>
        <w:t>.</w:t>
      </w:r>
    </w:p>
    <w:p w14:paraId="62C4DAA0" w14:textId="0E9D54A8" w:rsidR="000D60C8"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USURIS</w:t>
      </w:r>
      <w:r w:rsidR="005D4A29" w:rsidRPr="007A06F5">
        <w:rPr>
          <w:rFonts w:ascii="Times New Roman" w:hAnsi="Times New Roman" w:cs="Times New Roman"/>
          <w:lang w:val="la-Latn"/>
        </w:rPr>
        <w:t>.</w:t>
      </w:r>
    </w:p>
    <w:p w14:paraId="226B5A84" w14:textId="5A36D25B" w:rsidR="000D60C8"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seu in decretis papae Leonis</w:t>
      </w:r>
      <w:r w:rsidR="00800E34" w:rsidRPr="007A06F5">
        <w:rPr>
          <w:rFonts w:ascii="Times New Roman" w:hAnsi="Times New Roman" w:cs="Times New Roman"/>
          <w:lang w:val="la-Latn"/>
        </w:rPr>
        <w:t xml:space="preserve"> necnon</w:t>
      </w:r>
      <w:r w:rsidR="00DD0BE8" w:rsidRPr="007A06F5">
        <w:rPr>
          <w:rFonts w:ascii="Times New Roman" w:hAnsi="Times New Roman" w:cs="Times New Roman"/>
          <w:lang w:val="la-Latn"/>
        </w:rPr>
        <w:t xml:space="preserve"> et in canonibus</w:t>
      </w:r>
      <w:r w:rsidR="00800E34" w:rsidRPr="007A06F5">
        <w:rPr>
          <w:rFonts w:ascii="Times New Roman" w:hAnsi="Times New Roman" w:cs="Times New Roman"/>
          <w:lang w:val="la-Latn"/>
        </w:rPr>
        <w:t>,</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qui dicuntur apostolorum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et in lege ipse dom</w:t>
      </w:r>
      <w:r w:rsidR="00800E34" w:rsidRPr="007A06F5">
        <w:rPr>
          <w:rFonts w:ascii="Times New Roman" w:hAnsi="Times New Roman" w:cs="Times New Roman"/>
          <w:lang w:val="la-Latn"/>
        </w:rPr>
        <w:t>inus praecepit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omnino omnibus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interdictum est ad usuram aliquid dare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CABE99B" w14:textId="6FA0EC94"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MISSAM CELEBRANT</w:t>
      </w:r>
      <w:r w:rsidR="005D4A29" w:rsidRPr="007A06F5">
        <w:rPr>
          <w:rFonts w:ascii="Times New Roman" w:hAnsi="Times New Roman" w:cs="Times New Roman"/>
          <w:lang w:val="la-Latn"/>
        </w:rPr>
        <w:t>.</w:t>
      </w:r>
    </w:p>
    <w:p w14:paraId="5477EECE" w14:textId="25405866" w:rsidR="000D60C8"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Auditum est aliquos presbiteros missam celebrare e</w:t>
      </w:r>
      <w:r w:rsidR="00800E34" w:rsidRPr="007A06F5">
        <w:rPr>
          <w:rFonts w:ascii="Times New Roman" w:hAnsi="Times New Roman" w:cs="Times New Roman"/>
          <w:lang w:val="la-Latn"/>
        </w:rPr>
        <w:t>t non communicare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 omnino</w:t>
      </w:r>
      <w:r w:rsidR="00DB52E3" w:rsidRPr="007A06F5">
        <w:rPr>
          <w:rFonts w:ascii="Times New Roman" w:hAnsi="Times New Roman" w:cs="Times New Roman"/>
          <w:lang w:val="la-Latn"/>
        </w:rPr>
        <w:t xml:space="preserve"> </w:t>
      </w:r>
      <w:r w:rsidR="00DD0BE8" w:rsidRPr="007A06F5">
        <w:rPr>
          <w:rFonts w:ascii="Times New Roman" w:hAnsi="Times New Roman" w:cs="Times New Roman"/>
          <w:lang w:val="la-Latn"/>
        </w:rPr>
        <w:t>in canonibus apostolorum</w:t>
      </w:r>
      <w:r w:rsidRPr="007A06F5">
        <w:rPr>
          <w:rFonts w:ascii="Times New Roman" w:hAnsi="Times New Roman" w:cs="Times New Roman"/>
          <w:lang w:val="la-Latn"/>
        </w:rPr>
        <w:t xml:space="preserve"> interdictum esse legitur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 q</w:t>
      </w:r>
      <w:r w:rsidR="00800E34" w:rsidRPr="007A06F5">
        <w:rPr>
          <w:rFonts w:ascii="Times New Roman" w:hAnsi="Times New Roman" w:cs="Times New Roman"/>
          <w:lang w:val="la-Latn"/>
        </w:rPr>
        <w:t>uomodo dicere recte potest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non communicaverit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Sumps</w:t>
      </w:r>
      <w:r w:rsidR="00800E34" w:rsidRPr="007A06F5">
        <w:rPr>
          <w:rFonts w:ascii="Times New Roman" w:hAnsi="Times New Roman" w:cs="Times New Roman"/>
          <w:lang w:val="la-Latn"/>
        </w:rPr>
        <w:t>imus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domine</w:t>
      </w:r>
      <w:r w:rsidR="009B2994" w:rsidRPr="007A06F5">
        <w:rPr>
          <w:rFonts w:ascii="Times New Roman" w:hAnsi="Times New Roman" w:cs="Times New Roman"/>
          <w:lang w:val="la-Latn"/>
        </w:rPr>
        <w:t xml:space="preserve">, </w:t>
      </w:r>
      <w:r w:rsidR="00DD0BE8" w:rsidRPr="007A06F5">
        <w:rPr>
          <w:rFonts w:ascii="Times New Roman" w:hAnsi="Times New Roman" w:cs="Times New Roman"/>
          <w:lang w:val="la-Latn"/>
        </w:rPr>
        <w:t>sacramenta</w:t>
      </w:r>
      <w:r w:rsidR="00800E34" w:rsidRPr="007A06F5">
        <w:rPr>
          <w:rFonts w:ascii="Times New Roman" w:hAnsi="Times New Roman" w:cs="Times New Roman"/>
          <w:lang w:val="la-Latn"/>
        </w:rPr>
        <w:t>?</w:t>
      </w:r>
    </w:p>
    <w:p w14:paraId="6A20C783" w14:textId="550409B5"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 SYNODO VE</w:t>
      </w:r>
      <w:r w:rsidR="00800E34" w:rsidRPr="007A06F5">
        <w:rPr>
          <w:rFonts w:ascii="Times New Roman" w:hAnsi="Times New Roman" w:cs="Times New Roman"/>
          <w:lang w:val="la-Latn"/>
        </w:rPr>
        <w:t>L A SUO EPISCOPO DAMNATI SUNT</w:t>
      </w:r>
      <w:r w:rsidR="005D4A29" w:rsidRPr="007A06F5">
        <w:rPr>
          <w:rFonts w:ascii="Times New Roman" w:hAnsi="Times New Roman" w:cs="Times New Roman"/>
          <w:lang w:val="la-Latn"/>
        </w:rPr>
        <w:t>.</w:t>
      </w:r>
    </w:p>
    <w:p w14:paraId="4382A525" w14:textId="7197B877" w:rsidR="00416964" w:rsidRPr="007A06F5" w:rsidRDefault="000D60C8" w:rsidP="00DD0BE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Haec vero per singula capitula in statutis Niceni concilii  legere potestis </w:t>
      </w:r>
      <w:r w:rsidR="00800E34" w:rsidRPr="007A06F5">
        <w:rPr>
          <w:rFonts w:ascii="Times New Roman" w:hAnsi="Times New Roman" w:cs="Times New Roman"/>
          <w:lang w:val="la-Latn"/>
        </w:rPr>
        <w:t>seu in aliis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sanctorum patrum synodalibus edictis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Antiocheno conci</w:t>
      </w:r>
      <w:r w:rsidR="00800E34" w:rsidRPr="007A06F5">
        <w:rPr>
          <w:rFonts w:ascii="Times New Roman" w:hAnsi="Times New Roman" w:cs="Times New Roman"/>
          <w:lang w:val="la-Latn"/>
        </w:rPr>
        <w:t>lio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 his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damnati</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sunt a synodo vel a suo episcopo et postea ministrare praes</w:t>
      </w:r>
      <w:r w:rsidR="00800E34" w:rsidRPr="007A06F5">
        <w:rPr>
          <w:rFonts w:ascii="Times New Roman" w:hAnsi="Times New Roman" w:cs="Times New Roman"/>
          <w:lang w:val="la-Latn"/>
        </w:rPr>
        <w:t>umunt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praecipitur</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nullus</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audeat eis communicare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quis vero communicat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w:t>
      </w:r>
      <w:r w:rsidR="00800E34" w:rsidRPr="007A06F5">
        <w:rPr>
          <w:rFonts w:ascii="Times New Roman" w:hAnsi="Times New Roman" w:cs="Times New Roman"/>
          <w:lang w:val="la-Latn"/>
        </w:rPr>
        <w:t xml:space="preserve"> sententia subiaceat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sicut et</w:t>
      </w:r>
      <w:r w:rsidR="00DB52E3" w:rsidRPr="007A06F5">
        <w:rPr>
          <w:rFonts w:ascii="Times New Roman" w:hAnsi="Times New Roman" w:cs="Times New Roman"/>
          <w:lang w:val="la-Latn"/>
        </w:rPr>
        <w:t xml:space="preserve"> </w:t>
      </w:r>
      <w:r w:rsidRPr="007A06F5">
        <w:rPr>
          <w:rFonts w:ascii="Times New Roman" w:hAnsi="Times New Roman" w:cs="Times New Roman"/>
          <w:lang w:val="la-Latn"/>
        </w:rPr>
        <w:t>dampnatus</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424C9A48" w14:textId="274314BF" w:rsidR="000D60C8"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SUFFRAGANEIS EPISCOPIS</w:t>
      </w:r>
      <w:r w:rsidR="005D4A29" w:rsidRPr="007A06F5">
        <w:rPr>
          <w:rFonts w:ascii="Times New Roman" w:hAnsi="Times New Roman" w:cs="Times New Roman"/>
          <w:lang w:val="la-Latn"/>
        </w:rPr>
        <w:t>.</w:t>
      </w:r>
    </w:p>
    <w:p w14:paraId="47165D18" w14:textId="5BB07CFB" w:rsidR="000D60C8" w:rsidRPr="007A06F5" w:rsidRDefault="000D60C8"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ad metropolitanum episco</w:t>
      </w:r>
      <w:r w:rsidR="00800E34" w:rsidRPr="007A06F5">
        <w:rPr>
          <w:rFonts w:ascii="Times New Roman" w:hAnsi="Times New Roman" w:cs="Times New Roman"/>
          <w:lang w:val="la-Latn"/>
        </w:rPr>
        <w:t xml:space="preserve">pum suffraganei </w:t>
      </w:r>
      <w:r w:rsidR="00177A5E" w:rsidRPr="007A06F5">
        <w:rPr>
          <w:rFonts w:ascii="Times New Roman" w:hAnsi="Times New Roman" w:cs="Times New Roman"/>
          <w:lang w:val="la-Latn"/>
        </w:rPr>
        <w:t>respiciant</w:t>
      </w:r>
      <w:r w:rsidR="00800E34"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et nihil novi  audeant facere in suis parrochiis sine conscientia et consi</w:t>
      </w:r>
      <w:r w:rsidR="00416964" w:rsidRPr="007A06F5">
        <w:rPr>
          <w:rFonts w:ascii="Times New Roman" w:hAnsi="Times New Roman" w:cs="Times New Roman"/>
          <w:lang w:val="la-Latn"/>
        </w:rPr>
        <w:t>lio sui metropo</w:t>
      </w:r>
      <w:r w:rsidRPr="007A06F5">
        <w:rPr>
          <w:rFonts w:ascii="Times New Roman" w:hAnsi="Times New Roman" w:cs="Times New Roman"/>
          <w:lang w:val="la-Latn"/>
        </w:rPr>
        <w:t>litani nec metro</w:t>
      </w:r>
      <w:r w:rsidR="00800E34" w:rsidRPr="007A06F5">
        <w:rPr>
          <w:rFonts w:ascii="Times New Roman" w:hAnsi="Times New Roman" w:cs="Times New Roman"/>
          <w:lang w:val="la-Latn"/>
        </w:rPr>
        <w:t>politanus sine eorum consilio</w:t>
      </w:r>
      <w:r w:rsidR="005D4A29" w:rsidRPr="007A06F5">
        <w:rPr>
          <w:rFonts w:ascii="Times New Roman" w:hAnsi="Times New Roman" w:cs="Times New Roman"/>
          <w:lang w:val="la-Latn"/>
        </w:rPr>
        <w:t>.</w:t>
      </w:r>
    </w:p>
    <w:p w14:paraId="14FDE89E" w14:textId="2CC25082" w:rsidR="000D60C8"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COREPISCOPIS</w:t>
      </w:r>
      <w:r w:rsidR="005D4A29" w:rsidRPr="007A06F5">
        <w:rPr>
          <w:rFonts w:ascii="Times New Roman" w:hAnsi="Times New Roman" w:cs="Times New Roman"/>
          <w:lang w:val="la-Latn"/>
        </w:rPr>
        <w:t>.</w:t>
      </w:r>
    </w:p>
    <w:p w14:paraId="41607411" w14:textId="5F6E603F" w:rsidR="000D60C8" w:rsidRPr="007A06F5" w:rsidRDefault="000D60C8"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simul et in Ancyronensi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corepiscopi cognoscant mo</w:t>
      </w:r>
      <w:r w:rsidRPr="007A06F5">
        <w:rPr>
          <w:rFonts w:ascii="Times New Roman" w:hAnsi="Times New Roman" w:cs="Times New Roman"/>
          <w:lang w:val="la-Latn"/>
        </w:rPr>
        <w:t>dum suum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Pr="007A06F5">
        <w:rPr>
          <w:rFonts w:ascii="Times New Roman" w:hAnsi="Times New Roman" w:cs="Times New Roman"/>
          <w:highlight w:val="yellow"/>
          <w:lang w:val="la-Latn"/>
        </w:rPr>
        <w:t>nihil faciant absque licentia episcopi</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 cuius parroc</w:t>
      </w:r>
      <w:r w:rsidR="00800E34" w:rsidRPr="007A06F5">
        <w:rPr>
          <w:rFonts w:ascii="Times New Roman" w:hAnsi="Times New Roman" w:cs="Times New Roman"/>
          <w:highlight w:val="yellow"/>
          <w:lang w:val="la-Latn"/>
        </w:rPr>
        <w:t>hia habitant</w:t>
      </w:r>
      <w:r w:rsidR="005D4A29" w:rsidRPr="007A06F5">
        <w:rPr>
          <w:rFonts w:ascii="Times New Roman" w:hAnsi="Times New Roman" w:cs="Times New Roman"/>
          <w:lang w:val="la-Latn"/>
        </w:rPr>
        <w:t>.</w:t>
      </w:r>
    </w:p>
    <w:p w14:paraId="50A9BBCB" w14:textId="7C9A9E55" w:rsidR="000D60C8" w:rsidRPr="007A06F5" w:rsidRDefault="000D60C8"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EPISC</w:t>
      </w:r>
      <w:r w:rsidR="00800E34" w:rsidRPr="007A06F5">
        <w:rPr>
          <w:rFonts w:ascii="Times New Roman" w:hAnsi="Times New Roman" w:cs="Times New Roman"/>
          <w:lang w:val="la-Latn"/>
        </w:rPr>
        <w:t>OPIS VEL QUIBUSLIBET EX CLERO</w:t>
      </w:r>
      <w:r w:rsidR="005D4A29" w:rsidRPr="007A06F5">
        <w:rPr>
          <w:rFonts w:ascii="Times New Roman" w:hAnsi="Times New Roman" w:cs="Times New Roman"/>
          <w:lang w:val="la-Latn"/>
        </w:rPr>
        <w:t>.</w:t>
      </w:r>
    </w:p>
    <w:p w14:paraId="064D9B7B" w14:textId="66BD1B3F" w:rsidR="00DD166C" w:rsidRPr="007A06F5" w:rsidRDefault="000D60C8"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episcopus vel quilibet ex clero sine consilio vel litteris/</w:t>
      </w:r>
      <w:r w:rsidR="00DD166C" w:rsidRPr="007A06F5">
        <w:rPr>
          <w:rFonts w:ascii="Times New Roman" w:hAnsi="Times New Roman" w:cs="Times New Roman"/>
          <w:lang w:val="la-Latn"/>
        </w:rPr>
        <w:t xml:space="preserve"> episcoporum vel metropolitani non audeant regalem digni</w:t>
      </w:r>
      <w:r w:rsidR="00800E34" w:rsidRPr="007A06F5">
        <w:rPr>
          <w:rFonts w:ascii="Times New Roman" w:hAnsi="Times New Roman" w:cs="Times New Roman"/>
          <w:lang w:val="la-Latn"/>
        </w:rPr>
        <w:t>tatem pro suis causis clamare</w:t>
      </w:r>
      <w:r w:rsidR="00360346" w:rsidRPr="007A06F5">
        <w:rPr>
          <w:rFonts w:ascii="Times New Roman" w:hAnsi="Times New Roman" w:cs="Times New Roman"/>
          <w:lang w:val="la-Latn"/>
        </w:rPr>
        <w:t xml:space="preserve">, </w:t>
      </w:r>
      <w:r w:rsidR="00DD166C" w:rsidRPr="007A06F5">
        <w:rPr>
          <w:rFonts w:ascii="Times New Roman" w:hAnsi="Times New Roman" w:cs="Times New Roman"/>
          <w:lang w:val="la-Latn"/>
        </w:rPr>
        <w:t>sed in communi episcoporum</w:t>
      </w:r>
      <w:r w:rsidR="00800E34" w:rsidRPr="007A06F5">
        <w:rPr>
          <w:rFonts w:ascii="Times New Roman" w:hAnsi="Times New Roman" w:cs="Times New Roman"/>
          <w:lang w:val="la-Latn"/>
        </w:rPr>
        <w:t xml:space="preserve"> concilio causa examinetur</w:t>
      </w:r>
      <w:r w:rsidR="005D4A29" w:rsidRPr="007A06F5">
        <w:rPr>
          <w:rFonts w:ascii="Times New Roman" w:hAnsi="Times New Roman" w:cs="Times New Roman"/>
          <w:lang w:val="la-Latn"/>
        </w:rPr>
        <w:t>.</w:t>
      </w:r>
    </w:p>
    <w:p w14:paraId="77D7830C" w14:textId="4552B42E" w:rsidR="00DD166C" w:rsidRPr="007A06F5" w:rsidRDefault="00DD166C"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ORDINATION</w:t>
      </w:r>
      <w:r w:rsidR="00800E34" w:rsidRPr="007A06F5">
        <w:rPr>
          <w:rFonts w:ascii="Times New Roman" w:hAnsi="Times New Roman" w:cs="Times New Roman"/>
          <w:lang w:val="la-Latn"/>
        </w:rPr>
        <w:t>IBUS VEL QUIBUSLIBET NEGOTIIS</w:t>
      </w:r>
      <w:r w:rsidR="005D4A29" w:rsidRPr="007A06F5">
        <w:rPr>
          <w:rFonts w:ascii="Times New Roman" w:hAnsi="Times New Roman" w:cs="Times New Roman"/>
          <w:lang w:val="la-Latn"/>
        </w:rPr>
        <w:t>.</w:t>
      </w:r>
    </w:p>
    <w:p w14:paraId="5BFEA7D4" w14:textId="469D9FA4" w:rsidR="00DD166C" w:rsidRPr="007A06F5" w:rsidRDefault="00177A5E"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DD166C" w:rsidRPr="007A06F5">
        <w:rPr>
          <w:rFonts w:ascii="Times New Roman" w:hAnsi="Times New Roman" w:cs="Times New Roman"/>
          <w:lang w:val="la-Latn"/>
        </w:rPr>
        <w:t xml:space="preserve"> simul et in Sardicensi</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n</w:t>
      </w:r>
      <w:r w:rsidR="00800E34" w:rsidRPr="007A06F5">
        <w:rPr>
          <w:rFonts w:ascii="Times New Roman" w:hAnsi="Times New Roman" w:cs="Times New Roman"/>
          <w:lang w:val="la-Latn"/>
        </w:rPr>
        <w:t>ecnon et in decretis Innocenti</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papae</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ut nullus episcopus in alterius parrochia ordinationes al</w:t>
      </w:r>
      <w:r w:rsidRPr="007A06F5">
        <w:rPr>
          <w:rFonts w:ascii="Times New Roman" w:hAnsi="Times New Roman" w:cs="Times New Roman"/>
          <w:lang w:val="la-Latn"/>
        </w:rPr>
        <w:t>iquas audeat facere</w:t>
      </w:r>
      <w:r w:rsidR="00800E34" w:rsidRPr="007A06F5">
        <w:rPr>
          <w:rFonts w:ascii="Times New Roman" w:hAnsi="Times New Roman" w:cs="Times New Roman"/>
          <w:lang w:val="la-Latn"/>
        </w:rPr>
        <w:t xml:space="preserve"> vel</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negotia perager</w:t>
      </w:r>
      <w:r w:rsidR="00800E34" w:rsidRPr="007A06F5">
        <w:rPr>
          <w:rFonts w:ascii="Times New Roman" w:hAnsi="Times New Roman" w:cs="Times New Roman"/>
          <w:lang w:val="la-Latn"/>
        </w:rPr>
        <w:t>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quae ad eum non pertinent</w:t>
      </w:r>
      <w:r w:rsidR="005D4A29" w:rsidRPr="007A06F5">
        <w:rPr>
          <w:rFonts w:ascii="Times New Roman" w:hAnsi="Times New Roman" w:cs="Times New Roman"/>
          <w:lang w:val="la-Latn"/>
        </w:rPr>
        <w:t>.</w:t>
      </w:r>
    </w:p>
    <w:p w14:paraId="7299BF9F" w14:textId="631D87AF" w:rsidR="00DD166C"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CURA EPISCOPORUM</w:t>
      </w:r>
      <w:r w:rsidR="005D4A29" w:rsidRPr="007A06F5">
        <w:rPr>
          <w:rFonts w:ascii="Times New Roman" w:hAnsi="Times New Roman" w:cs="Times New Roman"/>
          <w:lang w:val="la-Latn"/>
        </w:rPr>
        <w:t>.</w:t>
      </w:r>
    </w:p>
    <w:p w14:paraId="4070A344" w14:textId="1D8D3396" w:rsidR="00DD166C" w:rsidRPr="007A06F5" w:rsidRDefault="00DD166C"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episcopus eius ecclesiae c</w:t>
      </w:r>
      <w:r w:rsidR="00800E34" w:rsidRPr="007A06F5">
        <w:rPr>
          <w:rFonts w:ascii="Times New Roman" w:hAnsi="Times New Roman" w:cs="Times New Roman"/>
          <w:lang w:val="la-Latn"/>
        </w:rPr>
        <w:t>uram habeat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ad quam ordinatus est</w:t>
      </w:r>
      <w:r w:rsidR="005D4A29" w:rsidRPr="007A06F5">
        <w:rPr>
          <w:rFonts w:ascii="Times New Roman" w:hAnsi="Times New Roman" w:cs="Times New Roman"/>
          <w:lang w:val="la-Latn"/>
        </w:rPr>
        <w:t>.</w:t>
      </w:r>
    </w:p>
    <w:p w14:paraId="3908C298" w14:textId="1E853654" w:rsidR="00DD166C"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PROVINCIALIBUS EPISCOPIS</w:t>
      </w:r>
      <w:r w:rsidR="005D4A29" w:rsidRPr="007A06F5">
        <w:rPr>
          <w:rFonts w:ascii="Times New Roman" w:hAnsi="Times New Roman" w:cs="Times New Roman"/>
          <w:lang w:val="la-Latn"/>
        </w:rPr>
        <w:t>.</w:t>
      </w:r>
    </w:p>
    <w:p w14:paraId="1847346D" w14:textId="6002DCEE" w:rsidR="00DD166C" w:rsidRPr="007A06F5" w:rsidRDefault="00DD166C"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in eodem concilio </w:t>
      </w:r>
      <w:r w:rsidR="00177A5E" w:rsidRPr="007A06F5">
        <w:rPr>
          <w:rFonts w:ascii="Times New Roman" w:hAnsi="Times New Roman" w:cs="Times New Roman"/>
          <w:lang w:val="la-Latn"/>
        </w:rPr>
        <w:t>necnon et in Calchedonensi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ut provinciales episcopi cum </w:t>
      </w:r>
      <w:r w:rsidRPr="007A06F5">
        <w:rPr>
          <w:rFonts w:ascii="Times New Roman" w:hAnsi="Times New Roman" w:cs="Times New Roman"/>
          <w:lang w:val="la-Latn"/>
        </w:rPr>
        <w:t>suo metropolitano bis in anno propter causas</w:t>
      </w:r>
      <w:r w:rsidR="00800E34" w:rsidRPr="007A06F5">
        <w:rPr>
          <w:rFonts w:ascii="Times New Roman" w:hAnsi="Times New Roman" w:cs="Times New Roman"/>
          <w:lang w:val="la-Latn"/>
        </w:rPr>
        <w:t xml:space="preserve"> ecclesiae concilia celebrent</w:t>
      </w:r>
      <w:r w:rsidR="005D4A29" w:rsidRPr="007A06F5">
        <w:rPr>
          <w:rFonts w:ascii="Times New Roman" w:hAnsi="Times New Roman" w:cs="Times New Roman"/>
          <w:lang w:val="la-Latn"/>
        </w:rPr>
        <w:t>.</w:t>
      </w:r>
    </w:p>
    <w:p w14:paraId="331259FF" w14:textId="711885D4" w:rsidR="00DD166C" w:rsidRPr="007A06F5" w:rsidRDefault="00800E34"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MONACHIS ET CLERICIS</w:t>
      </w:r>
      <w:r w:rsidR="005D4A29" w:rsidRPr="007A06F5">
        <w:rPr>
          <w:rFonts w:ascii="Times New Roman" w:hAnsi="Times New Roman" w:cs="Times New Roman"/>
          <w:lang w:val="la-Latn"/>
        </w:rPr>
        <w:t>.</w:t>
      </w:r>
    </w:p>
    <w:p w14:paraId="03D3952F" w14:textId="3E37FA6B" w:rsidR="00416964" w:rsidRPr="007A06F5" w:rsidRDefault="00FB6103"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In </w:t>
      </w:r>
      <w:r w:rsidR="00DD166C" w:rsidRPr="007A06F5">
        <w:rPr>
          <w:rFonts w:ascii="Times New Roman" w:hAnsi="Times New Roman" w:cs="Times New Roman"/>
          <w:highlight w:val="yellow"/>
          <w:lang w:val="la-Latn"/>
        </w:rPr>
        <w:t xml:space="preserve">concilio Laudicensi </w:t>
      </w:r>
      <w:r w:rsidRPr="007A06F5">
        <w:rPr>
          <w:rFonts w:ascii="Times New Roman" w:hAnsi="Times New Roman" w:cs="Times New Roman"/>
          <w:highlight w:val="yellow"/>
          <w:lang w:val="la-Latn"/>
        </w:rPr>
        <w:t>necnon et</w:t>
      </w:r>
      <w:r w:rsidR="00DD166C" w:rsidRPr="007A06F5">
        <w:rPr>
          <w:rFonts w:ascii="Times New Roman" w:hAnsi="Times New Roman" w:cs="Times New Roman"/>
          <w:highlight w:val="yellow"/>
          <w:lang w:val="la-Latn"/>
        </w:rPr>
        <w:t xml:space="preserve"> in Africano praecipit</w:t>
      </w:r>
      <w:r w:rsidR="00800E34" w:rsidRPr="007A06F5">
        <w:rPr>
          <w:rFonts w:ascii="Times New Roman" w:hAnsi="Times New Roman" w:cs="Times New Roman"/>
          <w:highlight w:val="yellow"/>
          <w:lang w:val="la-Latn"/>
        </w:rPr>
        <w:t>ur</w:t>
      </w:r>
      <w:r w:rsidR="009B2994"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ut monachi et clerici</w:t>
      </w:r>
      <w:r w:rsidR="00416964" w:rsidRPr="007A06F5">
        <w:rPr>
          <w:rFonts w:ascii="Times New Roman" w:hAnsi="Times New Roman" w:cs="Times New Roman"/>
          <w:highlight w:val="yellow"/>
          <w:lang w:val="la-Latn"/>
        </w:rPr>
        <w:t xml:space="preserve"> </w:t>
      </w:r>
      <w:r w:rsidR="00DD166C" w:rsidRPr="007A06F5">
        <w:rPr>
          <w:rFonts w:ascii="Times New Roman" w:hAnsi="Times New Roman" w:cs="Times New Roman"/>
          <w:highlight w:val="yellow"/>
          <w:lang w:val="la-Latn"/>
        </w:rPr>
        <w:t>tabernas non ingrediantur edendi vel bibendi causa</w:t>
      </w:r>
      <w:r w:rsidR="005D4A29" w:rsidRPr="007A06F5">
        <w:rPr>
          <w:rFonts w:ascii="Times New Roman" w:hAnsi="Times New Roman" w:cs="Times New Roman"/>
          <w:highlight w:val="yellow"/>
          <w:lang w:val="la-Latn"/>
        </w:rPr>
        <w:t>.</w:t>
      </w:r>
      <w:r w:rsidR="00DD166C" w:rsidRPr="007A06F5">
        <w:rPr>
          <w:rFonts w:ascii="Times New Roman" w:hAnsi="Times New Roman" w:cs="Times New Roman"/>
          <w:highlight w:val="yellow"/>
          <w:lang w:val="la-Latn"/>
        </w:rPr>
        <w:t>/</w:t>
      </w:r>
      <w:r w:rsidR="00DD166C" w:rsidRPr="007A06F5">
        <w:rPr>
          <w:rFonts w:ascii="Times New Roman" w:hAnsi="Times New Roman" w:cs="Times New Roman"/>
          <w:lang w:val="la-Latn"/>
        </w:rPr>
        <w:t xml:space="preserve"> </w:t>
      </w:r>
    </w:p>
    <w:p w14:paraId="4C7833DA" w14:textId="47B47A3D" w:rsidR="00DD166C" w:rsidRPr="007A06F5" w:rsidRDefault="00DD166C"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DIE DOM</w:t>
      </w:r>
      <w:r w:rsidR="00800E34" w:rsidRPr="007A06F5">
        <w:rPr>
          <w:rFonts w:ascii="Times New Roman" w:hAnsi="Times New Roman" w:cs="Times New Roman"/>
          <w:lang w:val="la-Latn"/>
        </w:rPr>
        <w:t>INICA</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QUALITER SERVANDA </w:t>
      </w:r>
      <w:r w:rsidR="00800E34" w:rsidRPr="007A06F5">
        <w:rPr>
          <w:rFonts w:ascii="Times New Roman" w:hAnsi="Times New Roman" w:cs="Times New Roman"/>
          <w:lang w:val="la-Latn"/>
        </w:rPr>
        <w:t>EST</w:t>
      </w:r>
      <w:r w:rsidR="005D4A29" w:rsidRPr="007A06F5">
        <w:rPr>
          <w:rFonts w:ascii="Times New Roman" w:hAnsi="Times New Roman" w:cs="Times New Roman"/>
          <w:lang w:val="la-Latn"/>
        </w:rPr>
        <w:t>.</w:t>
      </w:r>
    </w:p>
    <w:p w14:paraId="23D8A777" w14:textId="6E7E80E7" w:rsidR="00DD166C" w:rsidRPr="007A06F5" w:rsidRDefault="00DD166C"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praecipitur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a vespera </w:t>
      </w:r>
      <w:r w:rsidR="00800E34" w:rsidRPr="007A06F5">
        <w:rPr>
          <w:rFonts w:ascii="Times New Roman" w:hAnsi="Times New Roman" w:cs="Times New Roman"/>
          <w:lang w:val="la-Latn"/>
        </w:rPr>
        <w:t>usque ad vesperam dies dominica</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servetur</w:t>
      </w:r>
      <w:r w:rsidR="005D4A29" w:rsidRPr="007A06F5">
        <w:rPr>
          <w:rFonts w:ascii="Times New Roman" w:hAnsi="Times New Roman" w:cs="Times New Roman"/>
          <w:lang w:val="la-Latn"/>
        </w:rPr>
        <w:t>.</w:t>
      </w:r>
    </w:p>
    <w:p w14:paraId="06E6CBD5" w14:textId="191061A8" w:rsidR="00416964" w:rsidRPr="007A06F5" w:rsidRDefault="00DD166C"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IGNOTIS ANGEL</w:t>
      </w:r>
      <w:r w:rsidR="00800E34" w:rsidRPr="007A06F5">
        <w:rPr>
          <w:rFonts w:ascii="Times New Roman" w:hAnsi="Times New Roman" w:cs="Times New Roman"/>
          <w:lang w:val="la-Latn"/>
        </w:rPr>
        <w:t>ORUM NOMINIBUS</w:t>
      </w:r>
      <w:r w:rsidR="005D4A29"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p>
    <w:p w14:paraId="0EC81292" w14:textId="05912116" w:rsidR="00DD166C" w:rsidRPr="007A06F5" w:rsidRDefault="00FB6103"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DD166C" w:rsidRPr="007A06F5">
        <w:rPr>
          <w:rFonts w:ascii="Times New Roman" w:hAnsi="Times New Roman" w:cs="Times New Roman"/>
          <w:lang w:val="la-Latn"/>
        </w:rPr>
        <w:t>in eodem concilio praecipitur</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ut ignota ang</w:t>
      </w:r>
      <w:r w:rsidR="00800E34" w:rsidRPr="007A06F5">
        <w:rPr>
          <w:rFonts w:ascii="Times New Roman" w:hAnsi="Times New Roman" w:cs="Times New Roman"/>
          <w:lang w:val="la-Latn"/>
        </w:rPr>
        <w:t>elorum nomina nec fingantur nec</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nominentur</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nisi illorum</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 xml:space="preserve">quos habemus in </w:t>
      </w:r>
      <w:r w:rsidR="00524CAA" w:rsidRPr="00524CAA">
        <w:rPr>
          <w:rFonts w:ascii="Times New Roman" w:hAnsi="Times New Roman" w:cs="Times New Roman"/>
          <w:b/>
          <w:lang w:val="la-Latn"/>
        </w:rPr>
        <w:t>auctorit</w:t>
      </w:r>
      <w:r w:rsidR="00DD166C" w:rsidRPr="007A06F5">
        <w:rPr>
          <w:rFonts w:ascii="Times New Roman" w:hAnsi="Times New Roman" w:cs="Times New Roman"/>
          <w:lang w:val="la-Latn"/>
        </w:rPr>
        <w: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Hi</w:t>
      </w:r>
      <w:r w:rsidR="00800E34" w:rsidRPr="007A06F5">
        <w:rPr>
          <w:rFonts w:ascii="Times New Roman" w:hAnsi="Times New Roman" w:cs="Times New Roman"/>
          <w:lang w:val="la-Latn"/>
        </w:rPr>
        <w:t xml:space="preserve"> sunt Michael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Gabriel</w:t>
      </w:r>
      <w:r w:rsidR="00800E34"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Raphael</w:t>
      </w:r>
      <w:r w:rsidR="005D4A29" w:rsidRPr="007A06F5">
        <w:rPr>
          <w:rFonts w:ascii="Times New Roman" w:hAnsi="Times New Roman" w:cs="Times New Roman"/>
          <w:lang w:val="la-Latn"/>
        </w:rPr>
        <w:t>.</w:t>
      </w:r>
    </w:p>
    <w:p w14:paraId="5741FD0A" w14:textId="56FF5E1F" w:rsidR="00DD166C" w:rsidRPr="007A06F5" w:rsidRDefault="00DD166C"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MULIERIBUS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AD ALTARE ACCEDA</w:t>
      </w:r>
      <w:r w:rsidR="00800E34" w:rsidRPr="007A06F5">
        <w:rPr>
          <w:rFonts w:ascii="Times New Roman" w:hAnsi="Times New Roman" w:cs="Times New Roman"/>
          <w:lang w:val="la-Latn"/>
        </w:rPr>
        <w:t>NT</w:t>
      </w:r>
      <w:r w:rsidR="005D4A29" w:rsidRPr="007A06F5">
        <w:rPr>
          <w:rFonts w:ascii="Times New Roman" w:hAnsi="Times New Roman" w:cs="Times New Roman"/>
          <w:lang w:val="la-Latn"/>
        </w:rPr>
        <w:t>.</w:t>
      </w:r>
    </w:p>
    <w:p w14:paraId="0D38383D" w14:textId="3829E569" w:rsidR="00DD166C"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FB6103" w:rsidRPr="007A06F5">
        <w:rPr>
          <w:rFonts w:ascii="Times New Roman" w:hAnsi="Times New Roman" w:cs="Times New Roman"/>
          <w:lang w:val="la-Latn"/>
        </w:rPr>
        <w:t>in concilio</w:t>
      </w:r>
      <w:r w:rsidRPr="007A06F5">
        <w:rPr>
          <w:rFonts w:ascii="Times New Roman" w:hAnsi="Times New Roman" w:cs="Times New Roman"/>
          <w:lang w:val="la-Latn"/>
        </w:rPr>
        <w:t xml:space="preserve">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non oporte</w:t>
      </w:r>
      <w:r w:rsidR="00800E34" w:rsidRPr="007A06F5">
        <w:rPr>
          <w:rFonts w:ascii="Times New Roman" w:hAnsi="Times New Roman" w:cs="Times New Roman"/>
          <w:lang w:val="la-Latn"/>
        </w:rPr>
        <w:t>at mulieres ad altare ingredi</w:t>
      </w:r>
      <w:r w:rsidR="005D4A29" w:rsidRPr="007A06F5">
        <w:rPr>
          <w:rFonts w:ascii="Times New Roman" w:hAnsi="Times New Roman" w:cs="Times New Roman"/>
          <w:lang w:val="la-Latn"/>
        </w:rPr>
        <w:t>.</w:t>
      </w:r>
    </w:p>
    <w:p w14:paraId="594F5F56" w14:textId="70233624" w:rsidR="00DD166C" w:rsidRPr="007A06F5" w:rsidRDefault="00DD166C" w:rsidP="00D0094D">
      <w:pPr>
        <w:pStyle w:val="Odstavecseseznamem"/>
        <w:numPr>
          <w:ilvl w:val="1"/>
          <w:numId w:val="40"/>
        </w:numPr>
        <w:spacing w:after="120" w:line="240" w:lineRule="auto"/>
        <w:rPr>
          <w:rFonts w:ascii="Times New Roman" w:hAnsi="Times New Roman" w:cs="Times New Roman"/>
          <w:lang w:val="la-Latn"/>
        </w:rPr>
      </w:pPr>
      <w:r w:rsidRPr="007A06F5">
        <w:rPr>
          <w:rFonts w:ascii="Times New Roman" w:hAnsi="Times New Roman" w:cs="Times New Roman"/>
          <w:lang w:val="la-Latn"/>
        </w:rPr>
        <w:t>DE EPISCOPIS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00800E34" w:rsidRPr="007A06F5">
        <w:rPr>
          <w:rFonts w:ascii="Times New Roman" w:hAnsi="Times New Roman" w:cs="Times New Roman"/>
          <w:lang w:val="la-Latn"/>
        </w:rPr>
        <w:t>BI NON OPORTEAT EOS CONSTITUI</w:t>
      </w:r>
      <w:r w:rsidR="005D4A29" w:rsidRPr="007A06F5">
        <w:rPr>
          <w:rFonts w:ascii="Times New Roman" w:hAnsi="Times New Roman" w:cs="Times New Roman"/>
          <w:lang w:val="la-Latn"/>
        </w:rPr>
        <w:t>.</w:t>
      </w:r>
    </w:p>
    <w:p w14:paraId="415A844D" w14:textId="4C90F78E" w:rsidR="000D60C8"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necnon et in Sardicensi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w:t>
      </w:r>
      <w:r w:rsidR="00800E34" w:rsidRPr="007A06F5">
        <w:rPr>
          <w:rFonts w:ascii="Times New Roman" w:hAnsi="Times New Roman" w:cs="Times New Roman"/>
          <w:lang w:val="la-Latn"/>
        </w:rPr>
        <w:t xml:space="preserve">non oporteat </w:t>
      </w:r>
      <w:r w:rsidR="00800E34" w:rsidRPr="007A06F5">
        <w:rPr>
          <w:rFonts w:ascii="Times New Roman" w:hAnsi="Times New Roman" w:cs="Times New Roman"/>
          <w:highlight w:val="yellow"/>
          <w:lang w:val="la-Latn"/>
        </w:rPr>
        <w:t>in villulis vel in</w:t>
      </w:r>
      <w:r w:rsidR="0041696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agris</w:t>
      </w:r>
      <w:r w:rsidRPr="007A06F5">
        <w:rPr>
          <w:rFonts w:ascii="Times New Roman" w:hAnsi="Times New Roman" w:cs="Times New Roman"/>
          <w:lang w:val="la-Latn"/>
        </w:rPr>
        <w:t xml:space="preserve"> episcopos constituere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BC4FC10" w14:textId="2E4464C3" w:rsidR="00DD166C" w:rsidRPr="007A06F5" w:rsidRDefault="00800E34"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LIBRIS CANONICIS</w:t>
      </w:r>
      <w:r w:rsidR="005D4A29" w:rsidRPr="007A06F5">
        <w:rPr>
          <w:rFonts w:ascii="Times New Roman" w:hAnsi="Times New Roman" w:cs="Times New Roman"/>
          <w:lang w:val="la-Latn"/>
        </w:rPr>
        <w:t>.</w:t>
      </w:r>
    </w:p>
    <w:p w14:paraId="46AACA34" w14:textId="182D7D62" w:rsidR="00DD166C" w:rsidRPr="007A06F5" w:rsidRDefault="00DD166C"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FB6103" w:rsidRPr="007A06F5">
        <w:rPr>
          <w:rFonts w:ascii="Times New Roman" w:hAnsi="Times New Roman" w:cs="Times New Roman"/>
          <w:lang w:val="la-Latn"/>
        </w:rPr>
        <w:t xml:space="preserve">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canonici libr</w:t>
      </w:r>
      <w:r w:rsidR="00800E34" w:rsidRPr="007A06F5">
        <w:rPr>
          <w:rFonts w:ascii="Times New Roman" w:hAnsi="Times New Roman" w:cs="Times New Roman"/>
          <w:lang w:val="la-Latn"/>
        </w:rPr>
        <w:t>i tantum legantur in ecclesia</w:t>
      </w:r>
      <w:r w:rsidR="005D4A29" w:rsidRPr="007A06F5">
        <w:rPr>
          <w:rFonts w:ascii="Times New Roman" w:hAnsi="Times New Roman" w:cs="Times New Roman"/>
          <w:lang w:val="la-Latn"/>
        </w:rPr>
        <w:t>.</w:t>
      </w:r>
    </w:p>
    <w:p w14:paraId="4E1AE47F" w14:textId="0114BC5B" w:rsidR="00DD166C" w:rsidRPr="007A06F5" w:rsidRDefault="00DD166C"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EPISCOPIS ORDINA</w:t>
      </w:r>
      <w:r w:rsidR="00800E34" w:rsidRPr="007A06F5">
        <w:rPr>
          <w:rFonts w:ascii="Times New Roman" w:hAnsi="Times New Roman" w:cs="Times New Roman"/>
          <w:lang w:val="la-Latn"/>
        </w:rPr>
        <w:t>NDIS VEL QUIBUSLIBET EX CLERO</w:t>
      </w:r>
      <w:r w:rsidR="005D4A29" w:rsidRPr="007A06F5">
        <w:rPr>
          <w:rFonts w:ascii="Times New Roman" w:hAnsi="Times New Roman" w:cs="Times New Roman"/>
          <w:lang w:val="la-Latn"/>
        </w:rPr>
        <w:t>.</w:t>
      </w:r>
    </w:p>
    <w:p w14:paraId="7608E283" w14:textId="7ADF3049" w:rsidR="00DD166C" w:rsidRPr="007A06F5" w:rsidRDefault="00FB6103" w:rsidP="00177A5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DD166C" w:rsidRPr="007A06F5">
        <w:rPr>
          <w:rFonts w:ascii="Times New Roman" w:hAnsi="Times New Roman" w:cs="Times New Roman"/>
          <w:lang w:val="la-Latn"/>
        </w:rPr>
        <w:t xml:space="preserve"> in concilio Calchedonensi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w:t>
      </w:r>
      <w:r w:rsidRPr="007A06F5">
        <w:rPr>
          <w:rFonts w:ascii="Times New Roman" w:hAnsi="Times New Roman" w:cs="Times New Roman"/>
          <w:highlight w:val="yellow"/>
          <w:lang w:val="la-Latn"/>
        </w:rPr>
        <w:t xml:space="preserve">on oporteat episcopum </w:t>
      </w:r>
      <w:r w:rsidR="00800E34" w:rsidRPr="007A06F5">
        <w:rPr>
          <w:rFonts w:ascii="Times New Roman" w:hAnsi="Times New Roman" w:cs="Times New Roman"/>
          <w:highlight w:val="yellow"/>
          <w:lang w:val="la-Latn"/>
        </w:rPr>
        <w:t>aut quemlibet ex clero</w:t>
      </w:r>
      <w:r w:rsidR="00416964" w:rsidRPr="007A06F5">
        <w:rPr>
          <w:rFonts w:ascii="Times New Roman" w:hAnsi="Times New Roman" w:cs="Times New Roman"/>
          <w:highlight w:val="yellow"/>
          <w:lang w:val="la-Latn"/>
        </w:rPr>
        <w:t xml:space="preserve"> </w:t>
      </w:r>
      <w:r w:rsidR="00DD166C" w:rsidRPr="007A06F5">
        <w:rPr>
          <w:rFonts w:ascii="Times New Roman" w:hAnsi="Times New Roman" w:cs="Times New Roman"/>
          <w:highlight w:val="yellow"/>
          <w:lang w:val="la-Latn"/>
        </w:rPr>
        <w:t>per pecunias ordinari</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Qui  utrique deponendi sunt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qui ordinat et qui ordinatur</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necnon et qui mediator est inter eos</w:t>
      </w:r>
      <w:r w:rsidR="009B2994" w:rsidRPr="007A06F5">
        <w:rPr>
          <w:rFonts w:ascii="Times New Roman" w:hAnsi="Times New Roman" w:cs="Times New Roman"/>
          <w:lang w:val="la-Latn"/>
        </w:rPr>
        <w:t xml:space="preserve">. </w:t>
      </w:r>
      <w:r w:rsidR="00DD166C" w:rsidRPr="007A06F5">
        <w:rPr>
          <w:rFonts w:ascii="Times New Roman" w:hAnsi="Times New Roman" w:cs="Times New Roman"/>
          <w:lang w:val="la-Latn"/>
        </w:rPr>
        <w:t>Item de eadem r</w:t>
      </w:r>
      <w:r w:rsidR="00800E34" w:rsidRPr="007A06F5">
        <w:rPr>
          <w:rFonts w:ascii="Times New Roman" w:hAnsi="Times New Roman" w:cs="Times New Roman"/>
          <w:lang w:val="la-Latn"/>
        </w:rPr>
        <w:t>e in canonibus apostolorum:</w:t>
      </w:r>
      <w:r w:rsidR="00416964" w:rsidRPr="007A06F5">
        <w:rPr>
          <w:rFonts w:ascii="Times New Roman" w:hAnsi="Times New Roman" w:cs="Times New Roman"/>
          <w:lang w:val="la-Latn"/>
        </w:rPr>
        <w:t xml:space="preserve"> </w:t>
      </w:r>
      <w:r w:rsidR="00DD166C" w:rsidRPr="007A06F5">
        <w:rPr>
          <w:rFonts w:ascii="Times New Roman" w:hAnsi="Times New Roman" w:cs="Times New Roman"/>
          <w:lang w:val="la-Latn"/>
        </w:rPr>
        <w:t xml:space="preserve">Si  quis episcopus aut presbiter aut diaconus per pecunias </w:t>
      </w:r>
      <w:r w:rsidR="00800E34" w:rsidRPr="007A06F5">
        <w:rPr>
          <w:rFonts w:ascii="Times New Roman" w:hAnsi="Times New Roman" w:cs="Times New Roman"/>
          <w:lang w:val="la-Latn"/>
        </w:rPr>
        <w:t>hanc obtinuerit dignitatem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w:t>
      </w:r>
      <w:r w:rsidR="00416964" w:rsidRPr="007A06F5">
        <w:rPr>
          <w:rFonts w:ascii="Times New Roman" w:hAnsi="Times New Roman" w:cs="Times New Roman"/>
          <w:lang w:val="la-Latn"/>
        </w:rPr>
        <w:t xml:space="preserve">iciatur et </w:t>
      </w:r>
      <w:r w:rsidR="00DD166C" w:rsidRPr="007A06F5">
        <w:rPr>
          <w:rFonts w:ascii="Times New Roman" w:hAnsi="Times New Roman" w:cs="Times New Roman"/>
          <w:lang w:val="la-Latn"/>
        </w:rPr>
        <w:t>ipse et ordinator eius et a communione abscidantur</w:t>
      </w:r>
      <w:r w:rsidR="005D4A29" w:rsidRPr="007A06F5">
        <w:rPr>
          <w:rFonts w:ascii="Times New Roman" w:hAnsi="Times New Roman" w:cs="Times New Roman"/>
          <w:lang w:val="la-Latn"/>
        </w:rPr>
        <w:t>.</w:t>
      </w:r>
      <w:r w:rsidR="00DD166C" w:rsidRPr="007A06F5">
        <w:rPr>
          <w:rFonts w:ascii="Times New Roman" w:hAnsi="Times New Roman" w:cs="Times New Roman"/>
          <w:lang w:val="la-Latn"/>
        </w:rPr>
        <w:t>/</w:t>
      </w:r>
    </w:p>
    <w:p w14:paraId="2DCE3691" w14:textId="26B41773" w:rsidR="00DD166C"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800E34" w:rsidRPr="007A06F5">
        <w:rPr>
          <w:rFonts w:ascii="Times New Roman" w:hAnsi="Times New Roman" w:cs="Times New Roman"/>
          <w:lang w:val="la-Latn"/>
        </w:rPr>
        <w:t xml:space="preserve"> MALEFICIS VEL INCANTATORIBUS</w:t>
      </w:r>
      <w:r w:rsidR="005D4A29" w:rsidRPr="007A06F5">
        <w:rPr>
          <w:rFonts w:ascii="Times New Roman" w:hAnsi="Times New Roman" w:cs="Times New Roman"/>
          <w:lang w:val="la-Latn"/>
        </w:rPr>
        <w:t>.</w:t>
      </w:r>
    </w:p>
    <w:p w14:paraId="2271B95C" w14:textId="4DC9BA1B" w:rsidR="00DD166C"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coclearii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malefici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incantat</w:t>
      </w:r>
      <w:r w:rsidR="00800E34" w:rsidRPr="007A06F5">
        <w:rPr>
          <w:rFonts w:ascii="Times New Roman" w:hAnsi="Times New Roman" w:cs="Times New Roman"/>
          <w:lang w:val="la-Latn"/>
        </w:rPr>
        <w:t>ores et incantatrices fieri non</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sinantur</w:t>
      </w:r>
      <w:r w:rsidR="009B2994" w:rsidRPr="007A06F5">
        <w:rPr>
          <w:rFonts w:ascii="Times New Roman" w:hAnsi="Times New Roman" w:cs="Times New Roman"/>
          <w:lang w:val="la-Latn"/>
        </w:rPr>
        <w:t xml:space="preserve">. </w:t>
      </w:r>
      <w:r w:rsidR="00FB6103" w:rsidRPr="007A06F5">
        <w:rPr>
          <w:rFonts w:ascii="Times New Roman" w:hAnsi="Times New Roman" w:cs="Times New Roman"/>
          <w:lang w:val="la-Latn"/>
        </w:rPr>
        <w:t xml:space="preserve">Quos </w:t>
      </w:r>
      <w:r w:rsidRPr="007A06F5">
        <w:rPr>
          <w:rFonts w:ascii="Times New Roman" w:hAnsi="Times New Roman" w:cs="Times New Roman"/>
          <w:lang w:val="la-Latn"/>
        </w:rPr>
        <w:t xml:space="preserve"> in Simon</w:t>
      </w:r>
      <w:r w:rsidR="00800E34" w:rsidRPr="007A06F5">
        <w:rPr>
          <w:rFonts w:ascii="Times New Roman" w:hAnsi="Times New Roman" w:cs="Times New Roman"/>
          <w:lang w:val="la-Latn"/>
        </w:rPr>
        <w:t>e mago terribiliter dampnavit</w:t>
      </w:r>
      <w:r w:rsidR="005D4A29" w:rsidRPr="007A06F5">
        <w:rPr>
          <w:rFonts w:ascii="Times New Roman" w:hAnsi="Times New Roman" w:cs="Times New Roman"/>
          <w:lang w:val="la-Latn"/>
        </w:rPr>
        <w:t>.</w:t>
      </w:r>
    </w:p>
    <w:p w14:paraId="6D73EF6D" w14:textId="0794873E" w:rsidR="00DD166C"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MONAC</w:t>
      </w:r>
      <w:r w:rsidR="00800E34" w:rsidRPr="007A06F5">
        <w:rPr>
          <w:rFonts w:ascii="Times New Roman" w:hAnsi="Times New Roman" w:cs="Times New Roman"/>
          <w:lang w:val="la-Latn"/>
        </w:rPr>
        <w:t>HIS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CLERICIS ET PRESBITERIS</w:t>
      </w:r>
      <w:r w:rsidR="005D4A29" w:rsidRPr="007A06F5">
        <w:rPr>
          <w:rFonts w:ascii="Times New Roman" w:hAnsi="Times New Roman" w:cs="Times New Roman"/>
          <w:lang w:val="la-Latn"/>
        </w:rPr>
        <w:t>.</w:t>
      </w:r>
    </w:p>
    <w:p w14:paraId="600F0129" w14:textId="317DDA04" w:rsidR="00DD166C" w:rsidRPr="007A06F5" w:rsidRDefault="00FB6103"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DD166C" w:rsidRPr="007A06F5">
        <w:rPr>
          <w:rFonts w:ascii="Times New Roman" w:hAnsi="Times New Roman" w:cs="Times New Roman"/>
          <w:lang w:val="la-Latn"/>
        </w:rPr>
        <w:t>in eodem concilio  infra duo capitula necnon et</w:t>
      </w:r>
      <w:r w:rsidR="00800E34" w:rsidRPr="007A06F5">
        <w:rPr>
          <w:rFonts w:ascii="Times New Roman" w:hAnsi="Times New Roman" w:cs="Times New Roman"/>
          <w:lang w:val="la-Latn"/>
        </w:rPr>
        <w:t xml:space="preserve"> in decretis Leonis  papae</w:t>
      </w:r>
      <w:r w:rsidR="00360346" w:rsidRPr="007A06F5">
        <w:rPr>
          <w:rFonts w:ascii="Times New Roman" w:hAnsi="Times New Roman" w:cs="Times New Roman"/>
          <w:lang w:val="la-Latn"/>
        </w:rPr>
        <w:t xml:space="preserve">, </w:t>
      </w:r>
      <w:r w:rsidR="00DD166C" w:rsidRPr="007A06F5">
        <w:rPr>
          <w:rFonts w:ascii="Times New Roman" w:hAnsi="Times New Roman" w:cs="Times New Roman"/>
          <w:lang w:val="la-Latn"/>
        </w:rPr>
        <w:t>Ut  nec monachi nec clerici  nec presbiteri in secularia n</w:t>
      </w:r>
      <w:r w:rsidR="00800E34" w:rsidRPr="007A06F5">
        <w:rPr>
          <w:rFonts w:ascii="Times New Roman" w:hAnsi="Times New Roman" w:cs="Times New Roman"/>
          <w:lang w:val="la-Latn"/>
        </w:rPr>
        <w:t>egotia transeant</w:t>
      </w:r>
      <w:r w:rsidR="005D4A29" w:rsidRPr="007A06F5">
        <w:rPr>
          <w:rFonts w:ascii="Times New Roman" w:hAnsi="Times New Roman" w:cs="Times New Roman"/>
          <w:lang w:val="la-Latn"/>
        </w:rPr>
        <w:t>.</w:t>
      </w:r>
    </w:p>
    <w:p w14:paraId="0510C164" w14:textId="4990F8DC" w:rsidR="00DD166C" w:rsidRPr="007A06F5" w:rsidRDefault="00800E34"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SERVIS ALTERIUS</w:t>
      </w:r>
      <w:r w:rsidR="005D4A29" w:rsidRPr="007A06F5">
        <w:rPr>
          <w:rFonts w:ascii="Times New Roman" w:hAnsi="Times New Roman" w:cs="Times New Roman"/>
          <w:lang w:val="la-Latn"/>
        </w:rPr>
        <w:t>.</w:t>
      </w:r>
    </w:p>
    <w:p w14:paraId="7E72B02B" w14:textId="469BED70" w:rsidR="000D60C8" w:rsidRPr="007A06F5" w:rsidRDefault="00DD166C"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eodem concilio praecipitur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servum alterius </w:t>
      </w:r>
      <w:r w:rsidR="00800E34" w:rsidRPr="007A06F5">
        <w:rPr>
          <w:rFonts w:ascii="Times New Roman" w:hAnsi="Times New Roman" w:cs="Times New Roman"/>
          <w:lang w:val="la-Latn"/>
        </w:rPr>
        <w:t>nullus sollicitet ad clericalem</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vel monachicum ordinem sine voluntate et licentia domini sui</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8976118" w14:textId="2A03AE1B" w:rsidR="004D1F04" w:rsidRPr="007A06F5" w:rsidRDefault="004D1F04"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Pr="007A06F5">
        <w:rPr>
          <w:rFonts w:ascii="Times New Roman" w:hAnsi="Times New Roman" w:cs="Times New Roman"/>
          <w:highlight w:val="yellow"/>
          <w:lang w:val="la-Latn"/>
        </w:rPr>
        <w:t>STABILITATE</w:t>
      </w:r>
      <w:r w:rsidRPr="007A06F5">
        <w:rPr>
          <w:rFonts w:ascii="Times New Roman" w:hAnsi="Times New Roman" w:cs="Times New Roman"/>
          <w:lang w:val="la-Latn"/>
        </w:rPr>
        <w:t xml:space="preserve"> EPISCOPORUM VEL CL</w:t>
      </w:r>
      <w:r w:rsidR="00800E34" w:rsidRPr="007A06F5">
        <w:rPr>
          <w:rFonts w:ascii="Times New Roman" w:hAnsi="Times New Roman" w:cs="Times New Roman"/>
          <w:lang w:val="la-Latn"/>
        </w:rPr>
        <w:t>ERICORUM</w:t>
      </w:r>
      <w:r w:rsidR="005D4A29" w:rsidRPr="007A06F5">
        <w:rPr>
          <w:rFonts w:ascii="Times New Roman" w:hAnsi="Times New Roman" w:cs="Times New Roman"/>
          <w:lang w:val="la-Latn"/>
        </w:rPr>
        <w:t>.</w:t>
      </w:r>
    </w:p>
    <w:p w14:paraId="50BFD95B" w14:textId="7330D8D3" w:rsidR="004D1F04" w:rsidRPr="007A06F5" w:rsidRDefault="004D1F04"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necnon et in Sardicensi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w:t>
      </w:r>
      <w:r w:rsidR="00800E34" w:rsidRPr="007A06F5">
        <w:rPr>
          <w:rFonts w:ascii="Times New Roman" w:hAnsi="Times New Roman" w:cs="Times New Roman"/>
          <w:highlight w:val="yellow"/>
          <w:lang w:val="la-Latn"/>
        </w:rPr>
        <w:t>t nec episcopus  nec clerici</w:t>
      </w:r>
      <w:r w:rsidR="0041696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transmigrent</w:t>
      </w:r>
      <w:r w:rsidR="00800E34" w:rsidRPr="007A06F5">
        <w:rPr>
          <w:rFonts w:ascii="Times New Roman" w:hAnsi="Times New Roman" w:cs="Times New Roman"/>
          <w:highlight w:val="yellow"/>
          <w:lang w:val="la-Latn"/>
        </w:rPr>
        <w:t xml:space="preserve">  de civitate in civitatem</w:t>
      </w:r>
      <w:r w:rsidR="005D4A29" w:rsidRPr="007A06F5">
        <w:rPr>
          <w:rFonts w:ascii="Times New Roman" w:hAnsi="Times New Roman" w:cs="Times New Roman"/>
          <w:highlight w:val="yellow"/>
          <w:lang w:val="la-Latn"/>
        </w:rPr>
        <w:t>.</w:t>
      </w:r>
    </w:p>
    <w:p w14:paraId="54C1A291" w14:textId="619D39EF" w:rsidR="004D1F04" w:rsidRPr="007A06F5" w:rsidRDefault="004D1F04" w:rsidP="00FB6103">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w:t>
      </w:r>
      <w:r w:rsidR="00800E34" w:rsidRPr="007A06F5">
        <w:rPr>
          <w:rFonts w:ascii="Times New Roman" w:hAnsi="Times New Roman" w:cs="Times New Roman"/>
          <w:lang w:val="la-Latn"/>
        </w:rPr>
        <w:t>TERIS NON ABSOLUTE ORDINANDIS</w:t>
      </w:r>
      <w:r w:rsidR="005D4A29" w:rsidRPr="007A06F5">
        <w:rPr>
          <w:rFonts w:ascii="Times New Roman" w:hAnsi="Times New Roman" w:cs="Times New Roman"/>
          <w:lang w:val="la-Latn"/>
        </w:rPr>
        <w:t>.</w:t>
      </w:r>
    </w:p>
    <w:p w14:paraId="364B0932" w14:textId="39FDFED7"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eadem synodo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absolute ordinetur</w:t>
      </w:r>
      <w:r w:rsidR="00800E34" w:rsidRPr="007A06F5">
        <w:rPr>
          <w:rFonts w:ascii="Times New Roman" w:hAnsi="Times New Roman" w:cs="Times New Roman"/>
          <w:lang w:val="la-Latn"/>
        </w:rPr>
        <w:t xml:space="preserve"> et  sine pronuntiatione sta</w:t>
      </w:r>
      <w:r w:rsidRPr="007A06F5">
        <w:rPr>
          <w:rFonts w:ascii="Times New Roman" w:hAnsi="Times New Roman" w:cs="Times New Roman"/>
          <w:lang w:val="la-Latn"/>
        </w:rPr>
        <w:t>bilitatis</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loci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ad quem ordinatur</w:t>
      </w:r>
      <w:r w:rsidR="005D4A29" w:rsidRPr="007A06F5">
        <w:rPr>
          <w:rFonts w:ascii="Times New Roman" w:hAnsi="Times New Roman" w:cs="Times New Roman"/>
          <w:lang w:val="la-Latn"/>
        </w:rPr>
        <w:t>.</w:t>
      </w:r>
    </w:p>
    <w:p w14:paraId="31CB5B29" w14:textId="477F4C01"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PROPO</w:t>
      </w:r>
      <w:r w:rsidR="00800E34" w:rsidRPr="007A06F5">
        <w:rPr>
          <w:rFonts w:ascii="Times New Roman" w:hAnsi="Times New Roman" w:cs="Times New Roman"/>
          <w:lang w:val="la-Latn"/>
        </w:rPr>
        <w:t>SITO MONACHORUM ET CLERICORUM</w:t>
      </w:r>
      <w:r w:rsidR="005D4A29" w:rsidRPr="007A06F5">
        <w:rPr>
          <w:rFonts w:ascii="Times New Roman" w:hAnsi="Times New Roman" w:cs="Times New Roman"/>
          <w:lang w:val="la-Latn"/>
        </w:rPr>
        <w:t>.</w:t>
      </w:r>
    </w:p>
    <w:p w14:paraId="42733FD4" w14:textId="374E3003"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clerici et monachi in s</w:t>
      </w:r>
      <w:r w:rsidR="00800E34" w:rsidRPr="007A06F5">
        <w:rPr>
          <w:rFonts w:ascii="Times New Roman" w:hAnsi="Times New Roman" w:cs="Times New Roman"/>
          <w:lang w:val="la-Latn"/>
        </w:rPr>
        <w:t>uo proposito et voto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 deo</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promiserunt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permaneant</w:t>
      </w:r>
      <w:r w:rsidR="005D4A29" w:rsidRPr="007A06F5">
        <w:rPr>
          <w:rFonts w:ascii="Times New Roman" w:hAnsi="Times New Roman" w:cs="Times New Roman"/>
          <w:lang w:val="la-Latn"/>
        </w:rPr>
        <w:t>.</w:t>
      </w:r>
    </w:p>
    <w:p w14:paraId="5EADEB05" w14:textId="71B4343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MONACHIS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AD CLERICATUM PROVEHUNTUR</w:t>
      </w:r>
      <w:r w:rsidR="005D4A29" w:rsidRPr="007A06F5">
        <w:rPr>
          <w:rFonts w:ascii="Times New Roman" w:hAnsi="Times New Roman" w:cs="Times New Roman"/>
          <w:lang w:val="la-Latn"/>
        </w:rPr>
        <w:t>.</w:t>
      </w:r>
    </w:p>
    <w:p w14:paraId="6BCEC39A" w14:textId="5EA7E20E" w:rsidR="000D60C8"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decretis Innocentii papae de eadem 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monachus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 ad clericatum</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provehatur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propositum monachicae professionis non amittat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2C4535F" w14:textId="5CA38715"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800E34" w:rsidRPr="007A06F5">
        <w:rPr>
          <w:rFonts w:ascii="Times New Roman" w:hAnsi="Times New Roman" w:cs="Times New Roman"/>
          <w:lang w:val="la-Latn"/>
        </w:rPr>
        <w:t>E NEGOTIO CLERICORUM INTER SE</w:t>
      </w:r>
      <w:r w:rsidR="005D4A29" w:rsidRPr="007A06F5">
        <w:rPr>
          <w:rFonts w:ascii="Times New Roman" w:hAnsi="Times New Roman" w:cs="Times New Roman"/>
          <w:lang w:val="la-Latn"/>
        </w:rPr>
        <w:t>.</w:t>
      </w:r>
    </w:p>
    <w:p w14:paraId="7640BB1C" w14:textId="6B0DD958"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clerici inter se negotium aliquod habuerint</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a suo </w:t>
      </w:r>
      <w:r w:rsidRPr="007A06F5">
        <w:rPr>
          <w:rFonts w:ascii="Times New Roman" w:hAnsi="Times New Roman" w:cs="Times New Roman"/>
          <w:lang w:val="la-Latn"/>
        </w:rPr>
        <w:t>episcopo dii</w:t>
      </w:r>
      <w:r w:rsidR="00800E34" w:rsidRPr="007A06F5">
        <w:rPr>
          <w:rFonts w:ascii="Times New Roman" w:hAnsi="Times New Roman" w:cs="Times New Roman"/>
          <w:lang w:val="la-Latn"/>
        </w:rPr>
        <w:t>udicentur</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non a secularibus</w:t>
      </w:r>
      <w:r w:rsidR="005D4A29" w:rsidRPr="007A06F5">
        <w:rPr>
          <w:rFonts w:ascii="Times New Roman" w:hAnsi="Times New Roman" w:cs="Times New Roman"/>
          <w:lang w:val="la-Latn"/>
        </w:rPr>
        <w:t>.</w:t>
      </w:r>
    </w:p>
    <w:p w14:paraId="263DAAE6" w14:textId="24DCF40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CONSPIRATI</w:t>
      </w:r>
      <w:r w:rsidR="00800E34" w:rsidRPr="007A06F5">
        <w:rPr>
          <w:rFonts w:ascii="Times New Roman" w:hAnsi="Times New Roman" w:cs="Times New Roman"/>
          <w:lang w:val="la-Latn"/>
        </w:rPr>
        <w:t>ONE CLERICORUM VEL MONACHORUM</w:t>
      </w:r>
      <w:r w:rsidR="005D4A29" w:rsidRPr="007A06F5">
        <w:rPr>
          <w:rFonts w:ascii="Times New Roman" w:hAnsi="Times New Roman" w:cs="Times New Roman"/>
          <w:lang w:val="la-Latn"/>
        </w:rPr>
        <w:t>.</w:t>
      </w:r>
    </w:p>
    <w:p w14:paraId="312EC963" w14:textId="7A54BE2F"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nec clerici nec monachi conspirationem</w:t>
      </w:r>
      <w:r w:rsidR="00800E34" w:rsidRPr="007A06F5">
        <w:rPr>
          <w:rFonts w:ascii="Times New Roman" w:hAnsi="Times New Roman" w:cs="Times New Roman"/>
          <w:lang w:val="la-Latn"/>
        </w:rPr>
        <w:t xml:space="preserve">  vel insidias</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contra pastorem suum faciant</w:t>
      </w:r>
      <w:r w:rsidR="005D4A29" w:rsidRPr="007A06F5">
        <w:rPr>
          <w:rFonts w:ascii="Times New Roman" w:hAnsi="Times New Roman" w:cs="Times New Roman"/>
          <w:lang w:val="la-Latn"/>
        </w:rPr>
        <w:t>.</w:t>
      </w:r>
    </w:p>
    <w:p w14:paraId="2AA66A70" w14:textId="47407BD0"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ACCUSATI</w:t>
      </w:r>
      <w:r w:rsidR="00800E34" w:rsidRPr="007A06F5">
        <w:rPr>
          <w:rFonts w:ascii="Times New Roman" w:hAnsi="Times New Roman" w:cs="Times New Roman"/>
          <w:lang w:val="la-Latn"/>
        </w:rPr>
        <w:t>ONE LAICORUM CONTRA EPISCOPOS</w:t>
      </w:r>
      <w:r w:rsidR="005D4A29" w:rsidRPr="007A06F5">
        <w:rPr>
          <w:rFonts w:ascii="Times New Roman" w:hAnsi="Times New Roman" w:cs="Times New Roman"/>
          <w:lang w:val="la-Latn"/>
        </w:rPr>
        <w:t>.</w:t>
      </w:r>
    </w:p>
    <w:p w14:paraId="69B7F3EE" w14:textId="66C4F4F6"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333F1F" w:rsidRPr="007A06F5">
        <w:rPr>
          <w:rFonts w:ascii="Times New Roman" w:hAnsi="Times New Roman" w:cs="Times New Roman"/>
          <w:lang w:val="la-Latn"/>
        </w:rPr>
        <w:t xml:space="preserve"> in eodem concilio</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laici episcopos aut cle</w:t>
      </w:r>
      <w:r w:rsidR="00800E34" w:rsidRPr="007A06F5">
        <w:rPr>
          <w:rFonts w:ascii="Times New Roman" w:hAnsi="Times New Roman" w:cs="Times New Roman"/>
          <w:highlight w:val="yellow"/>
          <w:lang w:val="la-Latn"/>
        </w:rPr>
        <w:t>ricos non accusent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nisi prius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eorum disc</w:t>
      </w:r>
      <w:r w:rsidR="00800E34" w:rsidRPr="007A06F5">
        <w:rPr>
          <w:rFonts w:ascii="Times New Roman" w:hAnsi="Times New Roman" w:cs="Times New Roman"/>
          <w:lang w:val="la-Latn"/>
        </w:rPr>
        <w:t>utiatur existimationis opinio</w:t>
      </w:r>
      <w:r w:rsidR="005D4A29" w:rsidRPr="007A06F5">
        <w:rPr>
          <w:rFonts w:ascii="Times New Roman" w:hAnsi="Times New Roman" w:cs="Times New Roman"/>
          <w:lang w:val="la-Latn"/>
        </w:rPr>
        <w:t>.</w:t>
      </w:r>
    </w:p>
    <w:p w14:paraId="50582A47" w14:textId="6DB1288F"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MONASTERII</w:t>
      </w:r>
      <w:r w:rsidR="00800E34" w:rsidRPr="007A06F5">
        <w:rPr>
          <w:rFonts w:ascii="Times New Roman" w:hAnsi="Times New Roman" w:cs="Times New Roman"/>
          <w:lang w:val="la-Latn"/>
        </w:rPr>
        <w:t>S DEO DICATIS</w:t>
      </w:r>
      <w:r w:rsidR="005D4A29" w:rsidRPr="007A06F5">
        <w:rPr>
          <w:rFonts w:ascii="Times New Roman" w:hAnsi="Times New Roman" w:cs="Times New Roman"/>
          <w:lang w:val="la-Latn"/>
        </w:rPr>
        <w:t>.</w:t>
      </w:r>
    </w:p>
    <w:p w14:paraId="5ECC30C2" w14:textId="1540EE2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loca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semel deo dicata  sunt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monasteria sint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maneant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perpetuo monasteria nec possint ultra fieri saecularia habitacula</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0C5BB02" w14:textId="0C11A865"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S</w:t>
      </w:r>
      <w:r w:rsidR="00800E34" w:rsidRPr="007A06F5">
        <w:rPr>
          <w:rFonts w:ascii="Times New Roman" w:hAnsi="Times New Roman" w:cs="Times New Roman"/>
          <w:lang w:val="la-Latn"/>
        </w:rPr>
        <w:t>ANCTAE TRINITATIS PRAEDICANDA</w:t>
      </w:r>
      <w:r w:rsidR="005D4A29" w:rsidRPr="007A06F5">
        <w:rPr>
          <w:rFonts w:ascii="Times New Roman" w:hAnsi="Times New Roman" w:cs="Times New Roman"/>
          <w:lang w:val="la-Latn"/>
        </w:rPr>
        <w:t>.</w:t>
      </w:r>
    </w:p>
    <w:p w14:paraId="610B78A7" w14:textId="76068FDC"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concilio Carthaginensi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Primo omnium necesse est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fides sanctae trinitatis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et incarnationis Christi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passionis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resurrectionis et ascens</w:t>
      </w:r>
      <w:r w:rsidR="00800E34" w:rsidRPr="007A06F5">
        <w:rPr>
          <w:rFonts w:ascii="Times New Roman" w:hAnsi="Times New Roman" w:cs="Times New Roman"/>
          <w:lang w:val="la-Latn"/>
        </w:rPr>
        <w:t>ion</w:t>
      </w:r>
      <w:r w:rsidR="00416964" w:rsidRPr="007A06F5">
        <w:rPr>
          <w:rFonts w:ascii="Times New Roman" w:hAnsi="Times New Roman" w:cs="Times New Roman"/>
          <w:lang w:val="la-Latn"/>
        </w:rPr>
        <w:t xml:space="preserve">is in caelos diligenter omnibus </w:t>
      </w:r>
      <w:r w:rsidR="00800E34" w:rsidRPr="007A06F5">
        <w:rPr>
          <w:rFonts w:ascii="Times New Roman" w:hAnsi="Times New Roman" w:cs="Times New Roman"/>
          <w:lang w:val="la-Latn"/>
        </w:rPr>
        <w:t>praedicetur</w:t>
      </w:r>
      <w:r w:rsidR="005D4A29" w:rsidRPr="007A06F5">
        <w:rPr>
          <w:rFonts w:ascii="Times New Roman" w:hAnsi="Times New Roman" w:cs="Times New Roman"/>
          <w:lang w:val="la-Latn"/>
        </w:rPr>
        <w:t>.</w:t>
      </w:r>
    </w:p>
    <w:p w14:paraId="4DE90947" w14:textId="32BE94AC" w:rsidR="004D1F04" w:rsidRPr="007A06F5" w:rsidRDefault="00800E3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AVARITIA</w:t>
      </w:r>
      <w:r w:rsidR="005D4A29" w:rsidRPr="007A06F5">
        <w:rPr>
          <w:rFonts w:ascii="Times New Roman" w:hAnsi="Times New Roman" w:cs="Times New Roman"/>
          <w:lang w:val="la-Latn"/>
        </w:rPr>
        <w:t>.</w:t>
      </w:r>
    </w:p>
    <w:p w14:paraId="6E6D86DC" w14:textId="0108FF7B"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de prohibenda avaritia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ali</w:t>
      </w:r>
      <w:r w:rsidR="00800E34" w:rsidRPr="007A06F5">
        <w:rPr>
          <w:rFonts w:ascii="Times New Roman" w:hAnsi="Times New Roman" w:cs="Times New Roman"/>
          <w:lang w:val="la-Latn"/>
        </w:rPr>
        <w:t>enos fines usurpet vel terminos</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patrum transcendat</w:t>
      </w:r>
      <w:r w:rsidR="005D4A29" w:rsidRPr="007A06F5">
        <w:rPr>
          <w:rFonts w:ascii="Times New Roman" w:hAnsi="Times New Roman" w:cs="Times New Roman"/>
          <w:lang w:val="la-Latn"/>
        </w:rPr>
        <w:t>.</w:t>
      </w:r>
    </w:p>
    <w:p w14:paraId="5613DBB8" w14:textId="40790A0D"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w:t>
      </w:r>
      <w:r w:rsidR="00800E34"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SE CONVERTUNT AD DEUM</w:t>
      </w:r>
      <w:r w:rsidR="005D4A29" w:rsidRPr="007A06F5">
        <w:rPr>
          <w:rFonts w:ascii="Times New Roman" w:hAnsi="Times New Roman" w:cs="Times New Roman"/>
          <w:lang w:val="la-Latn"/>
        </w:rPr>
        <w:t>.</w:t>
      </w:r>
    </w:p>
    <w:p w14:paraId="0B055FB8" w14:textId="76C4CFA8"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periculo constituti sun</w:t>
      </w:r>
      <w:r w:rsidR="00800E34" w:rsidRPr="007A06F5">
        <w:rPr>
          <w:rFonts w:ascii="Times New Roman" w:hAnsi="Times New Roman" w:cs="Times New Roman"/>
          <w:lang w:val="la-Latn"/>
        </w:rPr>
        <w:t>t et convertunt se ad deum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canonice inquirantur  de reconciliatione </w:t>
      </w:r>
      <w:r w:rsidR="00800E34" w:rsidRPr="007A06F5">
        <w:rPr>
          <w:rFonts w:ascii="Times New Roman" w:hAnsi="Times New Roman" w:cs="Times New Roman"/>
          <w:lang w:val="la-Latn"/>
        </w:rPr>
        <w:t>et canonice reconcilientur</w:t>
      </w:r>
      <w:r w:rsidR="005D4A29" w:rsidRPr="007A06F5">
        <w:rPr>
          <w:rFonts w:ascii="Times New Roman" w:hAnsi="Times New Roman" w:cs="Times New Roman"/>
          <w:lang w:val="la-Latn"/>
        </w:rPr>
        <w:t>.</w:t>
      </w:r>
    </w:p>
    <w:p w14:paraId="71D827B3" w14:textId="74E7F5B3"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800E34" w:rsidRPr="007A06F5">
        <w:rPr>
          <w:rFonts w:ascii="Times New Roman" w:hAnsi="Times New Roman" w:cs="Times New Roman"/>
          <w:lang w:val="la-Latn"/>
        </w:rPr>
        <w:t>NON SUNT BONAE CONVERSATIONIS</w:t>
      </w:r>
      <w:r w:rsidR="005D4A29" w:rsidRPr="007A06F5">
        <w:rPr>
          <w:rFonts w:ascii="Times New Roman" w:hAnsi="Times New Roman" w:cs="Times New Roman"/>
          <w:lang w:val="la-Latn"/>
        </w:rPr>
        <w:t>.</w:t>
      </w:r>
    </w:p>
    <w:p w14:paraId="4D23A8DA" w14:textId="3F6386C6"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illi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non sunt bonae conver</w:t>
      </w:r>
      <w:r w:rsidR="00800E34" w:rsidRPr="007A06F5">
        <w:rPr>
          <w:rFonts w:ascii="Times New Roman" w:hAnsi="Times New Roman" w:cs="Times New Roman"/>
          <w:lang w:val="la-Latn"/>
        </w:rPr>
        <w:t>sationis et eorum vita est accu</w:t>
      </w:r>
      <w:r w:rsidRPr="007A06F5">
        <w:rPr>
          <w:rFonts w:ascii="Times New Roman" w:hAnsi="Times New Roman" w:cs="Times New Roman"/>
          <w:lang w:val="la-Latn"/>
        </w:rPr>
        <w:t>sabilis</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non </w:t>
      </w:r>
      <w:r w:rsidRPr="007A06F5">
        <w:rPr>
          <w:rFonts w:ascii="Times New Roman" w:hAnsi="Times New Roman" w:cs="Times New Roman"/>
          <w:lang w:val="la-Latn"/>
        </w:rPr>
        <w:t>audeant episcopos vel maiores natu accusare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3DCC2804" w14:textId="65F12D7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800E34" w:rsidRPr="007A06F5">
        <w:rPr>
          <w:rFonts w:ascii="Times New Roman" w:hAnsi="Times New Roman" w:cs="Times New Roman"/>
          <w:lang w:val="la-Latn"/>
        </w:rPr>
        <w:t>EXCOMMUNICATO COMMUNICAVERINT</w:t>
      </w:r>
      <w:r w:rsidR="005D4A29" w:rsidRPr="007A06F5">
        <w:rPr>
          <w:rFonts w:ascii="Times New Roman" w:hAnsi="Times New Roman" w:cs="Times New Roman"/>
          <w:lang w:val="la-Latn"/>
        </w:rPr>
        <w:t>.</w:t>
      </w:r>
    </w:p>
    <w:p w14:paraId="18B9EE3F" w14:textId="5C08586E"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excommunicato praes</w:t>
      </w:r>
      <w:r w:rsidR="00800E34" w:rsidRPr="007A06F5">
        <w:rPr>
          <w:rFonts w:ascii="Times New Roman" w:hAnsi="Times New Roman" w:cs="Times New Roman"/>
          <w:lang w:val="la-Latn"/>
        </w:rPr>
        <w:t>umptiose communicaverit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excommunicetur et ipse</w:t>
      </w:r>
      <w:r w:rsidR="005D4A29" w:rsidRPr="007A06F5">
        <w:rPr>
          <w:rFonts w:ascii="Times New Roman" w:hAnsi="Times New Roman" w:cs="Times New Roman"/>
          <w:lang w:val="la-Latn"/>
        </w:rPr>
        <w:t>.</w:t>
      </w:r>
    </w:p>
    <w:p w14:paraId="7C1014E0" w14:textId="2ECD0A0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XXXVII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SUBIECTIONE PRESBITERORUM</w:t>
      </w:r>
      <w:r w:rsidR="005D4A29" w:rsidRPr="007A06F5">
        <w:rPr>
          <w:rFonts w:ascii="Times New Roman" w:hAnsi="Times New Roman" w:cs="Times New Roman"/>
          <w:lang w:val="la-Latn"/>
        </w:rPr>
        <w:t>.</w:t>
      </w:r>
    </w:p>
    <w:p w14:paraId="69761CE9" w14:textId="1C0C980E"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concilio infra duo capitula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pres</w:t>
      </w:r>
      <w:r w:rsidR="00800E34" w:rsidRPr="007A06F5">
        <w:rPr>
          <w:rFonts w:ascii="Times New Roman" w:hAnsi="Times New Roman" w:cs="Times New Roman"/>
          <w:lang w:val="la-Latn"/>
        </w:rPr>
        <w:t>biter contra suum episcopum superbire audeat</w:t>
      </w:r>
      <w:r w:rsidR="005D4A29" w:rsidRPr="007A06F5">
        <w:rPr>
          <w:rFonts w:ascii="Times New Roman" w:hAnsi="Times New Roman" w:cs="Times New Roman"/>
          <w:lang w:val="la-Latn"/>
        </w:rPr>
        <w:t>.</w:t>
      </w:r>
    </w:p>
    <w:p w14:paraId="7ACDE19E" w14:textId="643B34FF"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w:t>
      </w:r>
      <w:r w:rsidR="00800E34" w:rsidRPr="007A06F5">
        <w:rPr>
          <w:rFonts w:ascii="Times New Roman" w:hAnsi="Times New Roman" w:cs="Times New Roman"/>
          <w:lang w:val="la-Latn"/>
        </w:rPr>
        <w:t>LERICIS ECCLESIASTICI ORDINIS</w:t>
      </w:r>
      <w:r w:rsidR="005D4A29" w:rsidRPr="007A06F5">
        <w:rPr>
          <w:rFonts w:ascii="Times New Roman" w:hAnsi="Times New Roman" w:cs="Times New Roman"/>
          <w:lang w:val="la-Latn"/>
        </w:rPr>
        <w:t>.</w:t>
      </w:r>
    </w:p>
    <w:p w14:paraId="65AD02CE" w14:textId="52337C29"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333F1F" w:rsidRPr="007A06F5">
        <w:rPr>
          <w:rFonts w:ascii="Times New Roman" w:hAnsi="Times New Roman" w:cs="Times New Roman"/>
          <w:lang w:val="la-Latn"/>
        </w:rPr>
        <w:t xml:space="preserve">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clerici ecclesiastici ordinis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w:t>
      </w:r>
      <w:r w:rsidR="00800E34" w:rsidRPr="007A06F5">
        <w:rPr>
          <w:rFonts w:ascii="Times New Roman" w:hAnsi="Times New Roman" w:cs="Times New Roman"/>
          <w:lang w:val="la-Latn"/>
        </w:rPr>
        <w:t>i culpam incurrerint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apud </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ecclesiasticos iudicentur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apud seculares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7166950" w14:textId="557F3194"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commodaverit pecuniam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pecunia</w:t>
      </w:r>
      <w:r w:rsidR="00800E34" w:rsidRPr="007A06F5">
        <w:rPr>
          <w:rFonts w:ascii="Times New Roman" w:hAnsi="Times New Roman" w:cs="Times New Roman"/>
          <w:lang w:val="la-Latn"/>
        </w:rPr>
        <w:t>m accipiat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 speciem aliam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eandem speciem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Quantum dederit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accipiat</w:t>
      </w:r>
      <w:r w:rsidR="005D4A29" w:rsidRPr="007A06F5">
        <w:rPr>
          <w:rFonts w:ascii="Times New Roman" w:hAnsi="Times New Roman" w:cs="Times New Roman"/>
          <w:lang w:val="la-Latn"/>
        </w:rPr>
        <w:t>.</w:t>
      </w:r>
    </w:p>
    <w:p w14:paraId="0AD3A818" w14:textId="66D1838B"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XXXVIII</w:t>
      </w:r>
      <w:r w:rsidR="00800E34"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VIRGINIBUS DEO DICATIS</w:t>
      </w:r>
      <w:r w:rsidR="005D4A29" w:rsidRPr="007A06F5">
        <w:rPr>
          <w:rFonts w:ascii="Times New Roman" w:hAnsi="Times New Roman" w:cs="Times New Roman"/>
          <w:lang w:val="la-Latn"/>
        </w:rPr>
        <w:t>.</w:t>
      </w:r>
    </w:p>
    <w:p w14:paraId="2BE4CFB2" w14:textId="4ABC3C97"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In  concilio Affricano </w:t>
      </w:r>
      <w:r w:rsidR="00333F1F" w:rsidRPr="007A06F5">
        <w:rPr>
          <w:rFonts w:ascii="Times New Roman" w:hAnsi="Times New Roman" w:cs="Times New Roman"/>
          <w:lang w:val="la-Latn"/>
        </w:rPr>
        <w:t>praecipitur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virgines deo consecrat</w:t>
      </w:r>
      <w:r w:rsidR="00800E34" w:rsidRPr="007A06F5">
        <w:rPr>
          <w:rFonts w:ascii="Times New Roman" w:hAnsi="Times New Roman" w:cs="Times New Roman"/>
          <w:lang w:val="la-Latn"/>
        </w:rPr>
        <w:t>ae a gravioribus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personis diligenti custodia serventur</w:t>
      </w:r>
      <w:r w:rsidR="005D4A29" w:rsidRPr="007A06F5">
        <w:rPr>
          <w:rFonts w:ascii="Times New Roman" w:hAnsi="Times New Roman" w:cs="Times New Roman"/>
          <w:lang w:val="la-Latn"/>
        </w:rPr>
        <w:t>.</w:t>
      </w:r>
    </w:p>
    <w:p w14:paraId="26F9A828" w14:textId="2B14500D"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w:t>
      </w:r>
      <w:r w:rsidR="00800E34" w:rsidRPr="007A06F5">
        <w:rPr>
          <w:rFonts w:ascii="Times New Roman" w:hAnsi="Times New Roman" w:cs="Times New Roman"/>
          <w:lang w:val="la-Latn"/>
        </w:rPr>
        <w:t>INCIPALI CATHEDRA EPISCOPORUM</w:t>
      </w:r>
      <w:r w:rsidR="005D4A29" w:rsidRPr="007A06F5">
        <w:rPr>
          <w:rFonts w:ascii="Times New Roman" w:hAnsi="Times New Roman" w:cs="Times New Roman"/>
          <w:lang w:val="la-Latn"/>
        </w:rPr>
        <w:t>.</w:t>
      </w:r>
    </w:p>
    <w:p w14:paraId="5F2042DB" w14:textId="1256635E"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Item  in eodem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non liceat episcopo princi</w:t>
      </w:r>
      <w:r w:rsidR="00800E34" w:rsidRPr="007A06F5">
        <w:rPr>
          <w:rFonts w:ascii="Times New Roman" w:hAnsi="Times New Roman" w:cs="Times New Roman"/>
          <w:highlight w:val="yellow"/>
          <w:lang w:val="la-Latn"/>
        </w:rPr>
        <w:t>palem cathedram suae parrochiae</w:t>
      </w:r>
      <w:r w:rsidR="0041696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neglegere et aliquam  ecclesiam in sua diocesi magis frequent</w:t>
      </w:r>
      <w:r w:rsidR="00800E34" w:rsidRPr="007A06F5">
        <w:rPr>
          <w:rFonts w:ascii="Times New Roman" w:hAnsi="Times New Roman" w:cs="Times New Roman"/>
          <w:highlight w:val="yellow"/>
          <w:lang w:val="la-Latn"/>
        </w:rPr>
        <w:t>are</w:t>
      </w:r>
      <w:r w:rsidR="005D4A29" w:rsidRPr="007A06F5">
        <w:rPr>
          <w:rFonts w:ascii="Times New Roman" w:hAnsi="Times New Roman" w:cs="Times New Roman"/>
          <w:highlight w:val="yellow"/>
          <w:lang w:val="la-Latn"/>
        </w:rPr>
        <w:t>.</w:t>
      </w:r>
    </w:p>
    <w:p w14:paraId="052AFD4D" w14:textId="4B688D9F"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FALSIS NOMINIBUS SANCTORUM</w:t>
      </w:r>
      <w:r w:rsidR="005D4A29" w:rsidRPr="007A06F5">
        <w:rPr>
          <w:rFonts w:ascii="Times New Roman" w:hAnsi="Times New Roman" w:cs="Times New Roman"/>
          <w:lang w:val="la-Latn"/>
        </w:rPr>
        <w:t>.</w:t>
      </w:r>
    </w:p>
    <w:p w14:paraId="4A51200D" w14:textId="5C56D46C"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 xml:space="preserve">falsa nomina martyrum et </w:t>
      </w:r>
      <w:r w:rsidR="00800E34" w:rsidRPr="007A06F5">
        <w:rPr>
          <w:rFonts w:ascii="Times New Roman" w:hAnsi="Times New Roman" w:cs="Times New Roman"/>
          <w:highlight w:val="yellow"/>
          <w:lang w:val="la-Latn"/>
        </w:rPr>
        <w:t>incertae sanctorum memoriae</w:t>
      </w:r>
      <w:r w:rsidR="00800E34" w:rsidRPr="007A06F5">
        <w:rPr>
          <w:rFonts w:ascii="Times New Roman" w:hAnsi="Times New Roman" w:cs="Times New Roman"/>
          <w:lang w:val="la-Latn"/>
        </w:rPr>
        <w:t xml:space="preserve"> non</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venerentur</w:t>
      </w:r>
      <w:r w:rsidR="005D4A29" w:rsidRPr="007A06F5">
        <w:rPr>
          <w:rFonts w:ascii="Times New Roman" w:hAnsi="Times New Roman" w:cs="Times New Roman"/>
          <w:lang w:val="la-Latn"/>
        </w:rPr>
        <w:t>.</w:t>
      </w:r>
    </w:p>
    <w:p w14:paraId="3DEEFB13" w14:textId="6A746A9E"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800E34" w:rsidRPr="007A06F5">
        <w:rPr>
          <w:rFonts w:ascii="Times New Roman" w:hAnsi="Times New Roman" w:cs="Times New Roman"/>
          <w:lang w:val="la-Latn"/>
        </w:rPr>
        <w:t>LII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UXORE A VIRO DIMISSA</w:t>
      </w:r>
      <w:r w:rsidR="005D4A29" w:rsidRPr="007A06F5">
        <w:rPr>
          <w:rFonts w:ascii="Times New Roman" w:hAnsi="Times New Roman" w:cs="Times New Roman"/>
          <w:lang w:val="la-Latn"/>
        </w:rPr>
        <w:t>.</w:t>
      </w:r>
    </w:p>
    <w:p w14:paraId="50964EF5" w14:textId="706BC483"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nec uxor a viro dimissa alium accipiat virum viven</w:t>
      </w:r>
      <w:r w:rsidR="00800E34" w:rsidRPr="007A06F5">
        <w:rPr>
          <w:rFonts w:ascii="Times New Roman" w:hAnsi="Times New Roman" w:cs="Times New Roman"/>
          <w:lang w:val="la-Latn"/>
        </w:rPr>
        <w:t>te viro suo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nec</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vir aliam accipiat vivente uxore priore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709B23A" w14:textId="4994FA54"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IUDIC</w:t>
      </w:r>
      <w:r w:rsidR="00800E34" w:rsidRPr="007A06F5">
        <w:rPr>
          <w:rFonts w:ascii="Times New Roman" w:hAnsi="Times New Roman" w:cs="Times New Roman"/>
          <w:lang w:val="la-Latn"/>
        </w:rPr>
        <w:t>IBUS A METROPOLITANO PROBATIS</w:t>
      </w:r>
      <w:r w:rsidR="005D4A29" w:rsidRPr="007A06F5">
        <w:rPr>
          <w:rFonts w:ascii="Times New Roman" w:hAnsi="Times New Roman" w:cs="Times New Roman"/>
          <w:lang w:val="la-Latn"/>
        </w:rPr>
        <w:t>.</w:t>
      </w:r>
    </w:p>
    <w:p w14:paraId="3F43DA50" w14:textId="7FA6DE2E"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probati a metropo</w:t>
      </w:r>
      <w:r w:rsidR="00800E34" w:rsidRPr="007A06F5">
        <w:rPr>
          <w:rFonts w:ascii="Times New Roman" w:hAnsi="Times New Roman" w:cs="Times New Roman"/>
          <w:lang w:val="la-Latn"/>
        </w:rPr>
        <w:t>litano iudices non spernantur</w:t>
      </w:r>
      <w:r w:rsidR="005D4A29" w:rsidRPr="007A06F5">
        <w:rPr>
          <w:rFonts w:ascii="Times New Roman" w:hAnsi="Times New Roman" w:cs="Times New Roman"/>
          <w:lang w:val="la-Latn"/>
        </w:rPr>
        <w:t>.</w:t>
      </w:r>
    </w:p>
    <w:p w14:paraId="0AC75366" w14:textId="32C46C19"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800E34" w:rsidRPr="007A06F5">
        <w:rPr>
          <w:rFonts w:ascii="Times New Roman" w:hAnsi="Times New Roman" w:cs="Times New Roman"/>
          <w:lang w:val="la-Latn"/>
        </w:rPr>
        <w:t>ACCUSATIONE VILIUM PERSONARUM</w:t>
      </w:r>
      <w:r w:rsidR="005D4A29" w:rsidRPr="007A06F5">
        <w:rPr>
          <w:rFonts w:ascii="Times New Roman" w:hAnsi="Times New Roman" w:cs="Times New Roman"/>
          <w:lang w:val="la-Latn"/>
        </w:rPr>
        <w:t>.</w:t>
      </w:r>
    </w:p>
    <w:p w14:paraId="2279CC75" w14:textId="216405FA" w:rsidR="004D1F04" w:rsidRPr="007A06F5" w:rsidRDefault="004D1F04" w:rsidP="00333F1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 infra duo capitula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viles perso</w:t>
      </w:r>
      <w:r w:rsidR="00800E34" w:rsidRPr="007A06F5">
        <w:rPr>
          <w:rFonts w:ascii="Times New Roman" w:hAnsi="Times New Roman" w:cs="Times New Roman"/>
          <w:highlight w:val="yellow"/>
          <w:lang w:val="la-Latn"/>
        </w:rPr>
        <w:t>nae non habeant potestatem accu</w:t>
      </w:r>
      <w:r w:rsidRPr="007A06F5">
        <w:rPr>
          <w:rFonts w:ascii="Times New Roman" w:hAnsi="Times New Roman" w:cs="Times New Roman"/>
          <w:highlight w:val="yellow"/>
          <w:lang w:val="la-Latn"/>
        </w:rPr>
        <w:t>sandi</w:t>
      </w:r>
      <w:r w:rsidRPr="007A06F5">
        <w:rPr>
          <w:rFonts w:ascii="Times New Roman" w:hAnsi="Times New Roman" w:cs="Times New Roman"/>
          <w:lang w:val="la-Latn"/>
        </w:rPr>
        <w:t xml:space="preserve"> aut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in primo crimine victi sunt falsum dic</w:t>
      </w:r>
      <w:r w:rsidR="00800E34" w:rsidRPr="007A06F5">
        <w:rPr>
          <w:rFonts w:ascii="Times New Roman" w:hAnsi="Times New Roman" w:cs="Times New Roman"/>
          <w:lang w:val="la-Latn"/>
        </w:rPr>
        <w:t>ere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in secundo </w:t>
      </w:r>
      <w:r w:rsidR="00800E34" w:rsidRPr="007A06F5">
        <w:rPr>
          <w:rFonts w:ascii="Times New Roman" w:hAnsi="Times New Roman" w:cs="Times New Roman"/>
          <w:highlight w:val="yellow"/>
          <w:lang w:val="la-Latn"/>
        </w:rPr>
        <w:t>non habeant potestatem dicendi</w:t>
      </w:r>
      <w:r w:rsidR="005D4A29"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hoc </w:t>
      </w:r>
      <w:r w:rsidRPr="007A06F5">
        <w:rPr>
          <w:rFonts w:ascii="Times New Roman" w:hAnsi="Times New Roman" w:cs="Times New Roman"/>
          <w:lang w:val="la-Latn"/>
        </w:rPr>
        <w:lastRenderedPageBreak/>
        <w:t>nobis cum magno studio pertractandum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de illis presbiteris</w:t>
      </w:r>
      <w:r w:rsidR="00800E34" w:rsidRPr="007A06F5">
        <w:rPr>
          <w:rFonts w:ascii="Times New Roman" w:hAnsi="Times New Roman" w:cs="Times New Roman"/>
          <w:lang w:val="la-Latn"/>
        </w:rPr>
        <w:t xml:space="preserve"> criminosis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unde appro</w:t>
      </w:r>
      <w:r w:rsidRPr="007A06F5">
        <w:rPr>
          <w:rFonts w:ascii="Times New Roman" w:hAnsi="Times New Roman" w:cs="Times New Roman"/>
          <w:lang w:val="la-Latn"/>
        </w:rPr>
        <w:t>batio non est et semper negant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faciendum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Nam hoc sepissime a nobis et p</w:t>
      </w:r>
      <w:r w:rsidR="00800E34" w:rsidRPr="007A06F5">
        <w:rPr>
          <w:rFonts w:ascii="Times New Roman" w:hAnsi="Times New Roman" w:cs="Times New Roman"/>
          <w:lang w:val="la-Latn"/>
        </w:rPr>
        <w:t>rogenitoribus atque antecesso</w:t>
      </w:r>
      <w:r w:rsidRPr="007A06F5">
        <w:rPr>
          <w:rFonts w:ascii="Times New Roman" w:hAnsi="Times New Roman" w:cs="Times New Roman"/>
          <w:lang w:val="la-Latn"/>
        </w:rPr>
        <w:t>ribus nostris ventilatum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non ad liquidum actenus definitum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w:t>
      </w:r>
      <w:r w:rsidR="00800E34" w:rsidRPr="007A06F5">
        <w:rPr>
          <w:rFonts w:ascii="Times New Roman" w:hAnsi="Times New Roman" w:cs="Times New Roman"/>
          <w:lang w:val="la-Latn"/>
        </w:rPr>
        <w:t>e ad consulendum patrem nostrum</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Leonem papam sacerdotes nostros mittimus 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quicquid ab eo vel a suis perceperim</w:t>
      </w:r>
      <w:r w:rsidR="00800E34" w:rsidRPr="007A06F5">
        <w:rPr>
          <w:rFonts w:ascii="Times New Roman" w:hAnsi="Times New Roman" w:cs="Times New Roman"/>
          <w:lang w:val="la-Latn"/>
        </w:rPr>
        <w:t>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vobis una cum illis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mittimus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renunciare non tardabimus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Vos interim vicissim tractate attentius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quid ex his vobiscum constitua</w:t>
      </w:r>
      <w:r w:rsidRPr="007A06F5">
        <w:rPr>
          <w:rFonts w:ascii="Times New Roman" w:hAnsi="Times New Roman" w:cs="Times New Roman"/>
          <w:lang w:val="la-Latn"/>
        </w:rPr>
        <w:t>mus una cum praedicti sancti patris institutionibus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murmur cesset populi e</w:t>
      </w:r>
      <w:r w:rsidR="00416964" w:rsidRPr="007A06F5">
        <w:rPr>
          <w:rFonts w:ascii="Times New Roman" w:hAnsi="Times New Roman" w:cs="Times New Roman"/>
          <w:lang w:val="la-Latn"/>
        </w:rPr>
        <w:t xml:space="preserve">t nos his </w:t>
      </w:r>
      <w:r w:rsidR="00800E34" w:rsidRPr="007A06F5">
        <w:rPr>
          <w:rFonts w:ascii="Times New Roman" w:hAnsi="Times New Roman" w:cs="Times New Roman"/>
          <w:lang w:val="la-Latn"/>
        </w:rPr>
        <w:t>satisfacientes illesi</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domino au</w:t>
      </w:r>
      <w:r w:rsidR="00800E34" w:rsidRPr="007A06F5">
        <w:rPr>
          <w:rFonts w:ascii="Times New Roman" w:hAnsi="Times New Roman" w:cs="Times New Roman"/>
          <w:lang w:val="la-Latn"/>
        </w:rPr>
        <w:t>xiliante ab utrisque maneamus</w:t>
      </w:r>
      <w:r w:rsidR="005D4A29" w:rsidRPr="007A06F5">
        <w:rPr>
          <w:rFonts w:ascii="Times New Roman" w:hAnsi="Times New Roman" w:cs="Times New Roman"/>
          <w:lang w:val="la-Latn"/>
        </w:rPr>
        <w:t>.</w:t>
      </w:r>
    </w:p>
    <w:p w14:paraId="263AE6AE" w14:textId="0EECBA92" w:rsidR="004D1F04"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VIRGINIBUS VELANDIS</w:t>
      </w:r>
      <w:r w:rsidR="005D4A29" w:rsidRPr="007A06F5">
        <w:rPr>
          <w:rFonts w:ascii="Times New Roman" w:hAnsi="Times New Roman" w:cs="Times New Roman"/>
          <w:lang w:val="la-Latn"/>
        </w:rPr>
        <w:t>.</w:t>
      </w:r>
    </w:p>
    <w:p w14:paraId="684BD2ED" w14:textId="314116A5"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in eodem</w:t>
      </w:r>
      <w:r w:rsidR="009B2994" w:rsidRPr="007A06F5">
        <w:rPr>
          <w:rFonts w:ascii="Times New Roman" w:hAnsi="Times New Roman" w:cs="Times New Roman"/>
          <w:lang w:val="la-Latn"/>
        </w:rPr>
        <w:t xml:space="preserve">. </w:t>
      </w:r>
      <w:r w:rsidR="001422AD" w:rsidRPr="007A06F5">
        <w:rPr>
          <w:rFonts w:ascii="Times New Roman" w:hAnsi="Times New Roman" w:cs="Times New Roman"/>
          <w:lang w:val="la-Latn"/>
        </w:rPr>
        <w:t xml:space="preserve">Virgines </w:t>
      </w:r>
      <w:r w:rsidRPr="007A06F5">
        <w:rPr>
          <w:rFonts w:ascii="Times New Roman" w:hAnsi="Times New Roman" w:cs="Times New Roman"/>
          <w:lang w:val="la-Latn"/>
        </w:rPr>
        <w:t>non velentur ante XXV a</w:t>
      </w:r>
      <w:r w:rsidR="00800E34" w:rsidRPr="007A06F5">
        <w:rPr>
          <w:rFonts w:ascii="Times New Roman" w:hAnsi="Times New Roman" w:cs="Times New Roman"/>
          <w:lang w:val="la-Latn"/>
        </w:rPr>
        <w:t>nnos</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nisi rationabili necessitate </w:t>
      </w:r>
      <w:r w:rsidR="00800E34" w:rsidRPr="007A06F5">
        <w:rPr>
          <w:rFonts w:ascii="Times New Roman" w:hAnsi="Times New Roman" w:cs="Times New Roman"/>
          <w:lang w:val="la-Latn"/>
        </w:rPr>
        <w:t>cogente</w:t>
      </w:r>
      <w:r w:rsidR="005D4A29" w:rsidRPr="007A06F5">
        <w:rPr>
          <w:rFonts w:ascii="Times New Roman" w:hAnsi="Times New Roman" w:cs="Times New Roman"/>
          <w:lang w:val="la-Latn"/>
        </w:rPr>
        <w:t>.</w:t>
      </w:r>
    </w:p>
    <w:p w14:paraId="37CEAC15" w14:textId="51C68717" w:rsidR="004D1F04"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OBLATIS PAUPERUM</w:t>
      </w:r>
      <w:r w:rsidR="005D4A29" w:rsidRPr="007A06F5">
        <w:rPr>
          <w:rFonts w:ascii="Times New Roman" w:hAnsi="Times New Roman" w:cs="Times New Roman"/>
          <w:lang w:val="la-Latn"/>
        </w:rPr>
        <w:t>.</w:t>
      </w:r>
    </w:p>
    <w:p w14:paraId="26674134" w14:textId="2EF2D7B8" w:rsidR="000D60C8"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concilio Gangrensi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nulli liceat oblata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ad pauperes pertinent</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rapere vel </w:t>
      </w:r>
      <w:r w:rsidRPr="007A06F5">
        <w:rPr>
          <w:rFonts w:ascii="Times New Roman" w:hAnsi="Times New Roman" w:cs="Times New Roman"/>
          <w:lang w:val="la-Latn"/>
        </w:rPr>
        <w:t>fraudare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D2DAC72" w14:textId="710DD23B"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IEIUNI</w:t>
      </w:r>
      <w:r w:rsidR="00800E34" w:rsidRPr="007A06F5">
        <w:rPr>
          <w:rFonts w:ascii="Times New Roman" w:hAnsi="Times New Roman" w:cs="Times New Roman"/>
          <w:lang w:val="la-Latn"/>
        </w:rPr>
        <w:t>IS A SACERDOTIBUS CONSTITUTIS</w:t>
      </w:r>
      <w:r w:rsidR="005D4A29" w:rsidRPr="007A06F5">
        <w:rPr>
          <w:rFonts w:ascii="Times New Roman" w:hAnsi="Times New Roman" w:cs="Times New Roman"/>
          <w:lang w:val="la-Latn"/>
        </w:rPr>
        <w:t>.</w:t>
      </w:r>
    </w:p>
    <w:p w14:paraId="3B9BC1A8" w14:textId="305B9B51" w:rsidR="004D1F04" w:rsidRPr="007A06F5" w:rsidRDefault="001422AD"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w:t>
      </w:r>
      <w:r w:rsidR="004D1F04" w:rsidRPr="007A06F5">
        <w:rPr>
          <w:rFonts w:ascii="Times New Roman" w:hAnsi="Times New Roman" w:cs="Times New Roman"/>
          <w:lang w:val="la-Latn"/>
        </w:rPr>
        <w:t>in eodem</w:t>
      </w:r>
      <w:r w:rsidR="009B2994" w:rsidRPr="007A06F5">
        <w:rPr>
          <w:rFonts w:ascii="Times New Roman" w:hAnsi="Times New Roman" w:cs="Times New Roman"/>
          <w:lang w:val="la-Latn"/>
        </w:rPr>
        <w:t xml:space="preserve">, </w:t>
      </w:r>
      <w:r w:rsidR="004D1F04" w:rsidRPr="007A06F5">
        <w:rPr>
          <w:rFonts w:ascii="Times New Roman" w:hAnsi="Times New Roman" w:cs="Times New Roman"/>
          <w:lang w:val="la-Latn"/>
        </w:rPr>
        <w:t>ut ecclesiastica a sacerdotibus ieiunia co</w:t>
      </w:r>
      <w:r w:rsidR="00800E34" w:rsidRPr="007A06F5">
        <w:rPr>
          <w:rFonts w:ascii="Times New Roman" w:hAnsi="Times New Roman" w:cs="Times New Roman"/>
          <w:lang w:val="la-Latn"/>
        </w:rPr>
        <w:t>nstituta sine necessitate</w:t>
      </w:r>
      <w:r w:rsidR="00416964" w:rsidRPr="007A06F5">
        <w:rPr>
          <w:rFonts w:ascii="Times New Roman" w:hAnsi="Times New Roman" w:cs="Times New Roman"/>
          <w:lang w:val="la-Latn"/>
        </w:rPr>
        <w:t xml:space="preserve"> </w:t>
      </w:r>
      <w:r w:rsidR="004D1F04" w:rsidRPr="007A06F5">
        <w:rPr>
          <w:rFonts w:ascii="Times New Roman" w:hAnsi="Times New Roman" w:cs="Times New Roman"/>
          <w:lang w:val="la-Latn"/>
        </w:rPr>
        <w:t>r</w:t>
      </w:r>
      <w:r w:rsidR="00800E34" w:rsidRPr="007A06F5">
        <w:rPr>
          <w:rFonts w:ascii="Times New Roman" w:hAnsi="Times New Roman" w:cs="Times New Roman"/>
          <w:lang w:val="la-Latn"/>
        </w:rPr>
        <w:t>ationabili non solvantur</w:t>
      </w:r>
      <w:r w:rsidR="005D4A29" w:rsidRPr="007A06F5">
        <w:rPr>
          <w:rFonts w:ascii="Times New Roman" w:hAnsi="Times New Roman" w:cs="Times New Roman"/>
          <w:lang w:val="la-Latn"/>
        </w:rPr>
        <w:t>.</w:t>
      </w:r>
    </w:p>
    <w:p w14:paraId="67A1288F" w14:textId="7B755152"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CONTRA NATURAM PECCANT</w:t>
      </w:r>
      <w:r w:rsidR="005D4A29" w:rsidRPr="007A06F5">
        <w:rPr>
          <w:rFonts w:ascii="Times New Roman" w:hAnsi="Times New Roman" w:cs="Times New Roman"/>
          <w:lang w:val="la-Latn"/>
        </w:rPr>
        <w:t>.</w:t>
      </w:r>
    </w:p>
    <w:p w14:paraId="0C84F174" w14:textId="0C062922"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concilio Ancyronensi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Inventi sunt inter </w:t>
      </w:r>
      <w:r w:rsidR="00800E34" w:rsidRPr="007A06F5">
        <w:rPr>
          <w:rFonts w:ascii="Times New Roman" w:hAnsi="Times New Roman" w:cs="Times New Roman"/>
          <w:lang w:val="la-Latn"/>
        </w:rPr>
        <w:t>vos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cum quadrupedibus vel</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masculis contra naturam peccant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Dura et districta poenit</w:t>
      </w:r>
      <w:r w:rsidR="00800E34" w:rsidRPr="007A06F5">
        <w:rPr>
          <w:rFonts w:ascii="Times New Roman" w:hAnsi="Times New Roman" w:cs="Times New Roman"/>
          <w:lang w:val="la-Latn"/>
        </w:rPr>
        <w:t>entia coercendi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Quapropter</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episcopi et presbiteri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iudicium poenitentiae iniungitur</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conentur omnimodis </w:t>
      </w:r>
      <w:r w:rsidRPr="007A06F5">
        <w:rPr>
          <w:rFonts w:ascii="Times New Roman" w:hAnsi="Times New Roman" w:cs="Times New Roman"/>
          <w:lang w:val="la-Latn"/>
        </w:rPr>
        <w:t>hoc malum a consuet</w:t>
      </w:r>
      <w:r w:rsidR="00800E34" w:rsidRPr="007A06F5">
        <w:rPr>
          <w:rFonts w:ascii="Times New Roman" w:hAnsi="Times New Roman" w:cs="Times New Roman"/>
          <w:lang w:val="la-Latn"/>
        </w:rPr>
        <w:t>udine prohibere vel abscidere</w:t>
      </w:r>
      <w:r w:rsidR="005D4A29" w:rsidRPr="007A06F5">
        <w:rPr>
          <w:rFonts w:ascii="Times New Roman" w:hAnsi="Times New Roman" w:cs="Times New Roman"/>
          <w:lang w:val="la-Latn"/>
        </w:rPr>
        <w:t>.</w:t>
      </w:r>
    </w:p>
    <w:p w14:paraId="336D70DE" w14:textId="0342FCED"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XLVIIII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PRESBIT</w:t>
      </w:r>
      <w:r w:rsidR="00800E34" w:rsidRPr="007A06F5">
        <w:rPr>
          <w:rFonts w:ascii="Times New Roman" w:hAnsi="Times New Roman" w:cs="Times New Roman"/>
          <w:lang w:val="la-Latn"/>
        </w:rPr>
        <w:t>ERIS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 TEMPORE ORDINENTUR</w:t>
      </w:r>
      <w:r w:rsidR="005D4A29" w:rsidRPr="007A06F5">
        <w:rPr>
          <w:rFonts w:ascii="Times New Roman" w:hAnsi="Times New Roman" w:cs="Times New Roman"/>
          <w:lang w:val="la-Latn"/>
        </w:rPr>
        <w:t>.</w:t>
      </w:r>
    </w:p>
    <w:p w14:paraId="5F39375C" w14:textId="1ACC7B0B" w:rsidR="004D1F04" w:rsidRPr="007A06F5" w:rsidRDefault="004D1F0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concilio Neocaesariensi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nullatenus presbiter</w:t>
      </w:r>
      <w:r w:rsidR="00800E34" w:rsidRPr="007A06F5">
        <w:rPr>
          <w:rFonts w:ascii="Times New Roman" w:hAnsi="Times New Roman" w:cs="Times New Roman"/>
          <w:highlight w:val="yellow"/>
          <w:lang w:val="la-Latn"/>
        </w:rPr>
        <w:t xml:space="preserve"> ordinetur ante XXX mum</w:t>
      </w:r>
      <w:r w:rsidR="00800E34" w:rsidRPr="007A06F5">
        <w:rPr>
          <w:rFonts w:ascii="Times New Roman" w:hAnsi="Times New Roman" w:cs="Times New Roman"/>
          <w:lang w:val="la-Latn"/>
        </w:rPr>
        <w:t xml:space="preserve"> aetatis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suae annum</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quia dominus Iesus Christus non praedicavit ante XXX mum annum</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E787929" w14:textId="5917463A" w:rsidR="000534A8"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PAGE DANDA</w:t>
      </w:r>
      <w:r w:rsidR="005D4A29" w:rsidRPr="007A06F5">
        <w:rPr>
          <w:rFonts w:ascii="Times New Roman" w:hAnsi="Times New Roman" w:cs="Times New Roman"/>
          <w:lang w:val="la-Latn"/>
        </w:rPr>
        <w:t>.</w:t>
      </w:r>
    </w:p>
    <w:p w14:paraId="3C98E07F" w14:textId="593700FD"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decretalibus Innocentii papae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pax detur ab omnibus confectis Christi sa</w:t>
      </w:r>
      <w:r w:rsidR="00800E34" w:rsidRPr="007A06F5">
        <w:rPr>
          <w:rFonts w:ascii="Times New Roman" w:hAnsi="Times New Roman" w:cs="Times New Roman"/>
          <w:lang w:val="la-Latn"/>
        </w:rPr>
        <w:t>cramentis</w:t>
      </w:r>
      <w:r w:rsidR="005D4A29" w:rsidRPr="007A06F5">
        <w:rPr>
          <w:rFonts w:ascii="Times New Roman" w:hAnsi="Times New Roman" w:cs="Times New Roman"/>
          <w:lang w:val="la-Latn"/>
        </w:rPr>
        <w:t>.</w:t>
      </w:r>
    </w:p>
    <w:p w14:paraId="406FDE32" w14:textId="1E02D97B" w:rsidR="000534A8"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SPONSA ALTERIUS</w:t>
      </w:r>
      <w:r w:rsidR="005D4A29" w:rsidRPr="007A06F5">
        <w:rPr>
          <w:rFonts w:ascii="Times New Roman" w:hAnsi="Times New Roman" w:cs="Times New Roman"/>
          <w:lang w:val="la-Latn"/>
        </w:rPr>
        <w:t>.</w:t>
      </w:r>
    </w:p>
    <w:p w14:paraId="4464FEC1" w14:textId="2BEC77BC"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decretalibus Siricii papae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w:t>
      </w:r>
      <w:r w:rsidR="00800E34" w:rsidRPr="007A06F5">
        <w:rPr>
          <w:rFonts w:ascii="Times New Roman" w:hAnsi="Times New Roman" w:cs="Times New Roman"/>
          <w:lang w:val="la-Latn"/>
        </w:rPr>
        <w:t>lterius sponsam nemo accipiat</w:t>
      </w:r>
      <w:r w:rsidR="005D4A29" w:rsidRPr="007A06F5">
        <w:rPr>
          <w:rFonts w:ascii="Times New Roman" w:hAnsi="Times New Roman" w:cs="Times New Roman"/>
          <w:lang w:val="la-Latn"/>
        </w:rPr>
        <w:t>.</w:t>
      </w:r>
    </w:p>
    <w:p w14:paraId="7261B651" w14:textId="54F5DB7E" w:rsidR="000534A8"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NOMINIBUS RECITANDIS</w:t>
      </w:r>
      <w:r w:rsidR="005D4A29" w:rsidRPr="007A06F5">
        <w:rPr>
          <w:rFonts w:ascii="Times New Roman" w:hAnsi="Times New Roman" w:cs="Times New Roman"/>
          <w:lang w:val="la-Latn"/>
        </w:rPr>
        <w:t>.</w:t>
      </w:r>
    </w:p>
    <w:p w14:paraId="69BF988B" w14:textId="3836CBE2"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eiusdem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nomina publice non recitentur</w:t>
      </w:r>
      <w:r w:rsidR="00800E34" w:rsidRPr="007A06F5">
        <w:rPr>
          <w:rFonts w:ascii="Times New Roman" w:hAnsi="Times New Roman" w:cs="Times New Roman"/>
          <w:lang w:val="la-Latn"/>
        </w:rPr>
        <w:t xml:space="preserve"> ante preces sacerdotales</w:t>
      </w:r>
      <w:r w:rsidR="005D4A29" w:rsidRPr="007A06F5">
        <w:rPr>
          <w:rFonts w:ascii="Times New Roman" w:hAnsi="Times New Roman" w:cs="Times New Roman"/>
          <w:lang w:val="la-Latn"/>
        </w:rPr>
        <w:t>.</w:t>
      </w:r>
    </w:p>
    <w:p w14:paraId="5E032709" w14:textId="3D515715"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CANONUM INSTITUTIS</w:t>
      </w:r>
      <w:r w:rsidR="00800E34" w:rsidRPr="007A06F5">
        <w:rPr>
          <w:rFonts w:ascii="Times New Roman" w:hAnsi="Times New Roman" w:cs="Times New Roman"/>
          <w:lang w:val="la-Latn"/>
        </w:rPr>
        <w:t xml:space="preserve"> A PRESBITERIS NON IGNORANDIS</w:t>
      </w:r>
      <w:r w:rsidR="005D4A29" w:rsidRPr="007A06F5">
        <w:rPr>
          <w:rFonts w:ascii="Times New Roman" w:hAnsi="Times New Roman" w:cs="Times New Roman"/>
          <w:lang w:val="la-Latn"/>
        </w:rPr>
        <w:t>.</w:t>
      </w:r>
    </w:p>
    <w:p w14:paraId="4985D908" w14:textId="4250C034"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Item </w:t>
      </w:r>
      <w:r w:rsidR="00B93EDE" w:rsidRPr="007A06F5">
        <w:rPr>
          <w:rFonts w:ascii="Times New Roman" w:hAnsi="Times New Roman" w:cs="Times New Roman"/>
          <w:highlight w:val="yellow"/>
          <w:lang w:val="la-Latn"/>
        </w:rPr>
        <w:t xml:space="preserve"> eiusdem</w:t>
      </w:r>
      <w:r w:rsidR="00360346"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nulli sacerdoti liceat ignorar</w:t>
      </w:r>
      <w:r w:rsidR="00800E34" w:rsidRPr="007A06F5">
        <w:rPr>
          <w:rFonts w:ascii="Times New Roman" w:hAnsi="Times New Roman" w:cs="Times New Roman"/>
          <w:highlight w:val="yellow"/>
          <w:lang w:val="la-Latn"/>
        </w:rPr>
        <w:t>e sanctorum canonum instituta</w:t>
      </w:r>
      <w:r w:rsidR="005D4A29" w:rsidRPr="007A06F5">
        <w:rPr>
          <w:rFonts w:ascii="Times New Roman" w:hAnsi="Times New Roman" w:cs="Times New Roman"/>
          <w:highlight w:val="yellow"/>
          <w:lang w:val="la-Latn"/>
        </w:rPr>
        <w:t>.</w:t>
      </w:r>
    </w:p>
    <w:p w14:paraId="777AAC81" w14:textId="562471E5"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LIIII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CLERICIS ALTERIUS EPISCOPI</w:t>
      </w:r>
      <w:r w:rsidR="005D4A29" w:rsidRPr="007A06F5">
        <w:rPr>
          <w:rFonts w:ascii="Times New Roman" w:hAnsi="Times New Roman" w:cs="Times New Roman"/>
          <w:lang w:val="la-Latn"/>
        </w:rPr>
        <w:t>.</w:t>
      </w:r>
    </w:p>
    <w:p w14:paraId="59C8BC42" w14:textId="51753C7A" w:rsidR="004D1F04"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decretis Leonis papaesancitum est et in Sardicensi concilio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episco</w:t>
      </w:r>
      <w:r w:rsidRPr="007A06F5">
        <w:rPr>
          <w:rFonts w:ascii="Times New Roman" w:hAnsi="Times New Roman" w:cs="Times New Roman"/>
          <w:lang w:val="la-Latn"/>
        </w:rPr>
        <w:t>pus alterius clericum ad se non sollicitet nec ordinet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0C9184E9" w14:textId="3C17E34D" w:rsidR="000534A8" w:rsidRPr="007A06F5" w:rsidRDefault="00800E34"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SERVIS ALTERIUS</w:t>
      </w:r>
      <w:r w:rsidR="005D4A29" w:rsidRPr="007A06F5">
        <w:rPr>
          <w:rFonts w:ascii="Times New Roman" w:hAnsi="Times New Roman" w:cs="Times New Roman"/>
          <w:lang w:val="la-Latn"/>
        </w:rPr>
        <w:t>.</w:t>
      </w:r>
    </w:p>
    <w:p w14:paraId="682EEA89" w14:textId="77A5570F"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Item  eiusdem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nullus episcopus servum alterius ad </w:t>
      </w:r>
      <w:r w:rsidR="00800E34" w:rsidRPr="007A06F5">
        <w:rPr>
          <w:rFonts w:ascii="Times New Roman" w:hAnsi="Times New Roman" w:cs="Times New Roman"/>
          <w:lang w:val="la-Latn"/>
        </w:rPr>
        <w:t>clericatus officium sine domini</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sui voluntate promovere praesumat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hoc Gangrense con</w:t>
      </w:r>
      <w:r w:rsidR="00800E34" w:rsidRPr="007A06F5">
        <w:rPr>
          <w:rFonts w:ascii="Times New Roman" w:hAnsi="Times New Roman" w:cs="Times New Roman"/>
          <w:lang w:val="la-Latn"/>
        </w:rPr>
        <w:t>cilium prohibet</w:t>
      </w:r>
      <w:r w:rsidR="005D4A29" w:rsidRPr="007A06F5">
        <w:rPr>
          <w:rFonts w:ascii="Times New Roman" w:hAnsi="Times New Roman" w:cs="Times New Roman"/>
          <w:lang w:val="la-Latn"/>
        </w:rPr>
        <w:t>.</w:t>
      </w:r>
    </w:p>
    <w:p w14:paraId="7358A5C7" w14:textId="0E9BABBB"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SACERDOTIBU</w:t>
      </w:r>
      <w:r w:rsidR="00800E34" w:rsidRPr="007A06F5">
        <w:rPr>
          <w:rFonts w:ascii="Times New Roman" w:hAnsi="Times New Roman" w:cs="Times New Roman"/>
          <w:lang w:val="la-Latn"/>
        </w:rPr>
        <w:t>S CONTRA DECRETALIA AGENTIBUS</w:t>
      </w:r>
      <w:r w:rsidR="005D4A29" w:rsidRPr="007A06F5">
        <w:rPr>
          <w:rFonts w:ascii="Times New Roman" w:hAnsi="Times New Roman" w:cs="Times New Roman"/>
          <w:lang w:val="la-Latn"/>
        </w:rPr>
        <w:t>.</w:t>
      </w:r>
    </w:p>
    <w:p w14:paraId="071B55CC" w14:textId="1E80658F"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Item eiusdem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 quis sacerdotum contra constitut</w:t>
      </w:r>
      <w:r w:rsidR="00800E34" w:rsidRPr="007A06F5">
        <w:rPr>
          <w:rFonts w:ascii="Times New Roman" w:hAnsi="Times New Roman" w:cs="Times New Roman"/>
          <w:highlight w:val="yellow"/>
          <w:lang w:val="la-Latn"/>
        </w:rPr>
        <w:t>a decretalia praesumptiose agat</w:t>
      </w:r>
      <w:r w:rsidR="0041696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et corrigi nolens</w:t>
      </w:r>
      <w:r w:rsidR="009B2994"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ab officio suo submoveatur</w:t>
      </w:r>
      <w:r w:rsidR="005D4A29" w:rsidRPr="007A06F5">
        <w:rPr>
          <w:rFonts w:ascii="Times New Roman" w:hAnsi="Times New Roman" w:cs="Times New Roman"/>
          <w:highlight w:val="yellow"/>
          <w:lang w:val="la-Latn"/>
        </w:rPr>
        <w:t>.</w:t>
      </w:r>
    </w:p>
    <w:p w14:paraId="109B5956" w14:textId="379A4367"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VIDUIS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NON VE</w:t>
      </w:r>
      <w:r w:rsidR="00800E34" w:rsidRPr="007A06F5">
        <w:rPr>
          <w:rFonts w:ascii="Times New Roman" w:hAnsi="Times New Roman" w:cs="Times New Roman"/>
          <w:lang w:val="la-Latn"/>
        </w:rPr>
        <w:t>LENTUR</w:t>
      </w:r>
      <w:r w:rsidR="005D4A29" w:rsidRPr="007A06F5">
        <w:rPr>
          <w:rFonts w:ascii="Times New Roman" w:hAnsi="Times New Roman" w:cs="Times New Roman"/>
          <w:lang w:val="la-Latn"/>
        </w:rPr>
        <w:t>.</w:t>
      </w:r>
    </w:p>
    <w:p w14:paraId="60B0ABA9" w14:textId="1FDD905E"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In  decretis Gelasii papae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epis</w:t>
      </w:r>
      <w:r w:rsidR="00800E34" w:rsidRPr="007A06F5">
        <w:rPr>
          <w:rFonts w:ascii="Times New Roman" w:hAnsi="Times New Roman" w:cs="Times New Roman"/>
          <w:lang w:val="la-Latn"/>
        </w:rPr>
        <w:t>copus viduas velare praesumat</w:t>
      </w:r>
      <w:r w:rsidR="005D4A29" w:rsidRPr="007A06F5">
        <w:rPr>
          <w:rFonts w:ascii="Times New Roman" w:hAnsi="Times New Roman" w:cs="Times New Roman"/>
          <w:lang w:val="la-Latn"/>
        </w:rPr>
        <w:t>.</w:t>
      </w:r>
    </w:p>
    <w:p w14:paraId="14EFD96C" w14:textId="6285163C"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CATHO</w:t>
      </w:r>
      <w:r w:rsidR="00800E34" w:rsidRPr="007A06F5">
        <w:rPr>
          <w:rFonts w:ascii="Times New Roman" w:hAnsi="Times New Roman" w:cs="Times New Roman"/>
          <w:lang w:val="la-Latn"/>
        </w:rPr>
        <w:t>LICA ET PRIMO PRAECEPTO LEGIS</w:t>
      </w:r>
      <w:r w:rsidR="005D4A29" w:rsidRPr="007A06F5">
        <w:rPr>
          <w:rFonts w:ascii="Times New Roman" w:hAnsi="Times New Roman" w:cs="Times New Roman"/>
          <w:lang w:val="la-Latn"/>
        </w:rPr>
        <w:t>.</w:t>
      </w:r>
    </w:p>
    <w:p w14:paraId="07289586" w14:textId="443C25CA"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Primo omnium admonemus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fides catholica ab epis</w:t>
      </w:r>
      <w:r w:rsidR="00800E34" w:rsidRPr="007A06F5">
        <w:rPr>
          <w:rFonts w:ascii="Times New Roman" w:hAnsi="Times New Roman" w:cs="Times New Roman"/>
          <w:highlight w:val="yellow"/>
          <w:lang w:val="la-Latn"/>
        </w:rPr>
        <w:t>copis et presbiteris diligenter</w:t>
      </w:r>
      <w:r w:rsidR="0041696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legatur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omni populo praediceturque hoc primum</w:t>
      </w:r>
      <w:r w:rsidR="00800E34" w:rsidRPr="007A06F5">
        <w:rPr>
          <w:rFonts w:ascii="Times New Roman" w:hAnsi="Times New Roman" w:cs="Times New Roman"/>
          <w:lang w:val="la-Latn"/>
        </w:rPr>
        <w:t xml:space="preserve"> praeceptum domini dei omni</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potentis in lege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Audi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Israel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dominus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deus tuus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deus unu</w:t>
      </w:r>
      <w:r w:rsidR="00800E34" w:rsidRPr="007A06F5">
        <w:rPr>
          <w:rFonts w:ascii="Times New Roman" w:hAnsi="Times New Roman" w:cs="Times New Roman"/>
          <w:lang w:val="la-Latn"/>
        </w:rPr>
        <w:t>s est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ut ille diligatur ex</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toto corde et ex tota mente et ex tota anima et ex tota virtute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133E2B20" w14:textId="13112036" w:rsidR="000534A8" w:rsidRPr="007A06F5" w:rsidRDefault="000534A8"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PAG</w:t>
      </w:r>
      <w:r w:rsidR="00800E34" w:rsidRPr="007A06F5">
        <w:rPr>
          <w:rFonts w:ascii="Times New Roman" w:hAnsi="Times New Roman" w:cs="Times New Roman"/>
          <w:lang w:val="la-Latn"/>
        </w:rPr>
        <w:t>E ET CONCORDIA SERVANDA</w:t>
      </w:r>
      <w:r w:rsidR="005D4A29" w:rsidRPr="007A06F5">
        <w:rPr>
          <w:rFonts w:ascii="Times New Roman" w:hAnsi="Times New Roman" w:cs="Times New Roman"/>
          <w:lang w:val="la-Latn"/>
        </w:rPr>
        <w:t>.</w:t>
      </w:r>
    </w:p>
    <w:p w14:paraId="794F7E01" w14:textId="6B31D95A" w:rsidR="000534A8" w:rsidRPr="007A06F5" w:rsidRDefault="00B93EDE" w:rsidP="001422AD">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0534A8" w:rsidRPr="007A06F5">
        <w:rPr>
          <w:rFonts w:ascii="Times New Roman" w:hAnsi="Times New Roman" w:cs="Times New Roman"/>
          <w:lang w:val="la-Latn"/>
        </w:rPr>
        <w:t xml:space="preserve"> pax sit et concordia et unanimitas cum omni popu</w:t>
      </w:r>
      <w:r w:rsidRPr="007A06F5">
        <w:rPr>
          <w:rFonts w:ascii="Times New Roman" w:hAnsi="Times New Roman" w:cs="Times New Roman"/>
          <w:lang w:val="la-Latn"/>
        </w:rPr>
        <w:t>lo christiano inter episcopos</w:t>
      </w:r>
      <w:r w:rsidR="00800E34"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abbates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comites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iudices et omnes ubique seu maiores se</w:t>
      </w:r>
      <w:r w:rsidR="00800E34" w:rsidRPr="007A06F5">
        <w:rPr>
          <w:rFonts w:ascii="Times New Roman" w:hAnsi="Times New Roman" w:cs="Times New Roman"/>
          <w:lang w:val="la-Latn"/>
        </w:rPr>
        <w:t>u minores personas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quia nihil</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deo sine pace placet nec munus sanctae oblationis ad a</w:t>
      </w:r>
      <w:r w:rsidR="00800E34" w:rsidRPr="007A06F5">
        <w:rPr>
          <w:rFonts w:ascii="Times New Roman" w:hAnsi="Times New Roman" w:cs="Times New Roman"/>
          <w:lang w:val="la-Latn"/>
        </w:rPr>
        <w:t>ltare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sicut in evangelio ipso</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domino praecipiente legimus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Et  ut est illud secundum</w:t>
      </w:r>
      <w:r w:rsidR="00800E34" w:rsidRPr="007A06F5">
        <w:rPr>
          <w:rFonts w:ascii="Times New Roman" w:hAnsi="Times New Roman" w:cs="Times New Roman"/>
          <w:lang w:val="la-Latn"/>
        </w:rPr>
        <w:t xml:space="preserve"> mandatum in lege</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Diliges pro</w:t>
      </w:r>
      <w:r w:rsidR="000534A8" w:rsidRPr="007A06F5">
        <w:rPr>
          <w:rFonts w:ascii="Times New Roman" w:hAnsi="Times New Roman" w:cs="Times New Roman"/>
          <w:lang w:val="la-Latn"/>
        </w:rPr>
        <w:t>ximum tuum sicut te ipsum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Item in evangelio</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Bea</w:t>
      </w:r>
      <w:r w:rsidR="00800E34" w:rsidRPr="007A06F5">
        <w:rPr>
          <w:rFonts w:ascii="Times New Roman" w:hAnsi="Times New Roman" w:cs="Times New Roman"/>
          <w:lang w:val="la-Latn"/>
        </w:rPr>
        <w:t>ti pacifici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quoniam filii dei</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vocabuntur</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Et iterum</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In hoc cognoscent omnes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quia mei disc</w:t>
      </w:r>
      <w:r w:rsidR="00800E34" w:rsidRPr="007A06F5">
        <w:rPr>
          <w:rFonts w:ascii="Times New Roman" w:hAnsi="Times New Roman" w:cs="Times New Roman"/>
          <w:lang w:val="la-Latn"/>
        </w:rPr>
        <w:t>ipuli estis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 dilectionem ha</w:t>
      </w:r>
      <w:r w:rsidR="000534A8" w:rsidRPr="007A06F5">
        <w:rPr>
          <w:rFonts w:ascii="Times New Roman" w:hAnsi="Times New Roman" w:cs="Times New Roman"/>
          <w:lang w:val="la-Latn"/>
        </w:rPr>
        <w:t>bueritis ad invicem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In hoc enim praecepto discernuntur filii de</w:t>
      </w:r>
      <w:r w:rsidR="00800E34" w:rsidRPr="007A06F5">
        <w:rPr>
          <w:rFonts w:ascii="Times New Roman" w:hAnsi="Times New Roman" w:cs="Times New Roman"/>
          <w:lang w:val="la-Latn"/>
        </w:rPr>
        <w:t>i et filii diaboli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quia filii</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diaboli semper dissensiones et discordias movere satagunt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filii autem dei semper paci et</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 xml:space="preserve">dilectioni </w:t>
      </w:r>
      <w:r w:rsidR="00416964" w:rsidRPr="007A06F5">
        <w:rPr>
          <w:rFonts w:ascii="Times New Roman" w:hAnsi="Times New Roman" w:cs="Times New Roman"/>
          <w:lang w:val="la-Latn"/>
        </w:rPr>
        <w:t>s</w:t>
      </w:r>
      <w:r w:rsidR="000534A8" w:rsidRPr="007A06F5">
        <w:rPr>
          <w:rFonts w:ascii="Times New Roman" w:hAnsi="Times New Roman" w:cs="Times New Roman"/>
          <w:lang w:val="la-Latn"/>
        </w:rPr>
        <w:t>tudent</w:t>
      </w:r>
      <w:r w:rsidR="005D4A29" w:rsidRPr="007A06F5">
        <w:rPr>
          <w:rFonts w:ascii="Times New Roman" w:hAnsi="Times New Roman" w:cs="Times New Roman"/>
          <w:lang w:val="la-Latn"/>
        </w:rPr>
        <w:t>.</w:t>
      </w:r>
    </w:p>
    <w:p w14:paraId="555918B3" w14:textId="62FEB78C" w:rsidR="000534A8" w:rsidRPr="007A06F5" w:rsidRDefault="00800E34"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LX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IUDICIBUS</w:t>
      </w:r>
      <w:r w:rsidR="005D4A29" w:rsidRPr="007A06F5">
        <w:rPr>
          <w:rFonts w:ascii="Times New Roman" w:hAnsi="Times New Roman" w:cs="Times New Roman"/>
          <w:lang w:val="la-Latn"/>
        </w:rPr>
        <w:t>.</w:t>
      </w:r>
    </w:p>
    <w:p w14:paraId="6A34E793" w14:textId="09BE3C06" w:rsidR="000534A8" w:rsidRPr="007A06F5" w:rsidRDefault="00B93EDE"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Ut </w:t>
      </w:r>
      <w:r w:rsidR="000534A8" w:rsidRPr="007A06F5">
        <w:rPr>
          <w:rFonts w:ascii="Times New Roman" w:hAnsi="Times New Roman" w:cs="Times New Roman"/>
          <w:highlight w:val="yellow"/>
          <w:lang w:val="la-Latn"/>
        </w:rPr>
        <w:t>quibus data est potestas iudicandi iuste iudicent</w:t>
      </w:r>
      <w:r w:rsidR="009B2994" w:rsidRPr="007A06F5">
        <w:rPr>
          <w:rFonts w:ascii="Times New Roman" w:hAnsi="Times New Roman" w:cs="Times New Roman"/>
          <w:highlight w:val="yellow"/>
          <w:lang w:val="la-Latn"/>
        </w:rPr>
        <w:t xml:space="preserve">, </w:t>
      </w:r>
      <w:r w:rsidR="000534A8" w:rsidRPr="007A06F5">
        <w:rPr>
          <w:rFonts w:ascii="Times New Roman" w:hAnsi="Times New Roman" w:cs="Times New Roman"/>
          <w:highlight w:val="yellow"/>
          <w:lang w:val="la-Latn"/>
        </w:rPr>
        <w:t xml:space="preserve">sicut </w:t>
      </w:r>
      <w:r w:rsidR="00800E34" w:rsidRPr="007A06F5">
        <w:rPr>
          <w:rFonts w:ascii="Times New Roman" w:hAnsi="Times New Roman" w:cs="Times New Roman"/>
          <w:highlight w:val="yellow"/>
          <w:lang w:val="la-Latn"/>
        </w:rPr>
        <w:t>scriptum est</w:t>
      </w:r>
      <w:r w:rsidR="00FF3D92"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I</w:t>
      </w:r>
      <w:r w:rsidRPr="007A06F5">
        <w:rPr>
          <w:rFonts w:ascii="Times New Roman" w:hAnsi="Times New Roman" w:cs="Times New Roman"/>
          <w:highlight w:val="yellow"/>
          <w:lang w:val="la-Latn"/>
        </w:rPr>
        <w:t>uste iudicate</w:t>
      </w:r>
      <w:r w:rsidR="00800E34" w:rsidRPr="007A06F5">
        <w:rPr>
          <w:rFonts w:ascii="Times New Roman" w:hAnsi="Times New Roman" w:cs="Times New Roman"/>
          <w:highlight w:val="yellow"/>
          <w:lang w:val="la-Latn"/>
        </w:rPr>
        <w:t>,</w:t>
      </w:r>
      <w:r w:rsidR="00416964" w:rsidRPr="007A06F5">
        <w:rPr>
          <w:rFonts w:ascii="Times New Roman" w:hAnsi="Times New Roman" w:cs="Times New Roman"/>
          <w:highlight w:val="yellow"/>
          <w:lang w:val="la-Latn"/>
        </w:rPr>
        <w:t xml:space="preserve"> </w:t>
      </w:r>
      <w:r w:rsidR="000534A8" w:rsidRPr="007A06F5">
        <w:rPr>
          <w:rFonts w:ascii="Times New Roman" w:hAnsi="Times New Roman" w:cs="Times New Roman"/>
          <w:highlight w:val="yellow"/>
          <w:lang w:val="la-Latn"/>
        </w:rPr>
        <w:t>filii hominum</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w:t>
      </w:r>
      <w:r w:rsidR="000534A8" w:rsidRPr="007A06F5">
        <w:rPr>
          <w:rFonts w:ascii="Times New Roman" w:hAnsi="Times New Roman" w:cs="Times New Roman"/>
          <w:highlight w:val="yellow"/>
          <w:lang w:val="la-Latn"/>
        </w:rPr>
        <w:t>on in muneribus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quia munera excaecant</w:t>
      </w:r>
      <w:r w:rsidR="00800E34" w:rsidRPr="007A06F5">
        <w:rPr>
          <w:rFonts w:ascii="Times New Roman" w:hAnsi="Times New Roman" w:cs="Times New Roman"/>
          <w:lang w:val="la-Latn"/>
        </w:rPr>
        <w:t xml:space="preserve"> corda prudentium et subvertunt</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verba iustorum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Non in oblatione  nec in consideration</w:t>
      </w:r>
      <w:r w:rsidR="00800E34" w:rsidRPr="007A06F5">
        <w:rPr>
          <w:rFonts w:ascii="Times New Roman" w:hAnsi="Times New Roman" w:cs="Times New Roman"/>
          <w:lang w:val="la-Latn"/>
        </w:rPr>
        <w:t>e personae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sicut in deuterono</w:t>
      </w:r>
      <w:r w:rsidR="00416964" w:rsidRPr="007A06F5">
        <w:rPr>
          <w:rFonts w:ascii="Times New Roman" w:hAnsi="Times New Roman" w:cs="Times New Roman"/>
          <w:lang w:val="la-Latn"/>
        </w:rPr>
        <w:t xml:space="preserve">mio dictum </w:t>
      </w:r>
      <w:r w:rsidR="000534A8" w:rsidRPr="007A06F5">
        <w:rPr>
          <w:rFonts w:ascii="Times New Roman" w:hAnsi="Times New Roman" w:cs="Times New Roman"/>
          <w:lang w:val="la-Latn"/>
        </w:rPr>
        <w:t>est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Quod iustum est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iudicate</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sive civis sit ille</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sive peregrinus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nulla sit distantia/ personarum</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quia </w:t>
      </w:r>
      <w:r w:rsidR="000534A8" w:rsidRPr="007A06F5">
        <w:rPr>
          <w:rFonts w:ascii="Times New Roman" w:hAnsi="Times New Roman" w:cs="Times New Roman"/>
          <w:lang w:val="la-Latn"/>
        </w:rPr>
        <w:t>dei iudicium est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Primo namque in iudicio</w:t>
      </w:r>
      <w:r w:rsidR="00800E34" w:rsidRPr="007A06F5">
        <w:rPr>
          <w:rFonts w:ascii="Times New Roman" w:hAnsi="Times New Roman" w:cs="Times New Roman"/>
          <w:lang w:val="la-Latn"/>
        </w:rPr>
        <w:t xml:space="preserve"> diligenter </w:t>
      </w:r>
      <w:r w:rsidR="00800E34" w:rsidRPr="007A06F5">
        <w:rPr>
          <w:rFonts w:ascii="Times New Roman" w:hAnsi="Times New Roman" w:cs="Times New Roman"/>
          <w:highlight w:val="yellow"/>
          <w:lang w:val="la-Latn"/>
        </w:rPr>
        <w:t xml:space="preserve">discernatur </w:t>
      </w:r>
      <w:r w:rsidR="000534A8" w:rsidRPr="007A06F5">
        <w:rPr>
          <w:rFonts w:ascii="Times New Roman" w:hAnsi="Times New Roman" w:cs="Times New Roman"/>
          <w:highlight w:val="yellow"/>
          <w:lang w:val="la-Latn"/>
        </w:rPr>
        <w:t>lex a sapientibus populi</w:t>
      </w:r>
      <w:r w:rsidR="000534A8" w:rsidRPr="007A06F5">
        <w:rPr>
          <w:rFonts w:ascii="Times New Roman" w:hAnsi="Times New Roman" w:cs="Times New Roman"/>
          <w:lang w:val="la-Latn"/>
        </w:rPr>
        <w:t xml:space="preserve"> composita</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ne per ignorantiam a vi</w:t>
      </w:r>
      <w:r w:rsidR="00800E34" w:rsidRPr="007A06F5">
        <w:rPr>
          <w:rFonts w:ascii="Times New Roman" w:hAnsi="Times New Roman" w:cs="Times New Roman"/>
          <w:lang w:val="la-Latn"/>
        </w:rPr>
        <w:t>a veritatis erret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dum ille</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rectum intellegit iudicium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caveat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ne declinet aut pe</w:t>
      </w:r>
      <w:r w:rsidR="00800E34" w:rsidRPr="007A06F5">
        <w:rPr>
          <w:rFonts w:ascii="Times New Roman" w:hAnsi="Times New Roman" w:cs="Times New Roman"/>
          <w:lang w:val="la-Latn"/>
        </w:rPr>
        <w:t>r adulationem aliquorum aut per</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amorem cuiuslibet amici aut per timorem alicuius potentis aut propter prae</w:t>
      </w:r>
      <w:r w:rsidR="00800E34" w:rsidRPr="007A06F5">
        <w:rPr>
          <w:rFonts w:ascii="Times New Roman" w:hAnsi="Times New Roman" w:cs="Times New Roman"/>
          <w:lang w:val="la-Latn"/>
        </w:rPr>
        <w:t>mium a recto</w:t>
      </w:r>
      <w:r w:rsidR="00416964" w:rsidRPr="007A06F5">
        <w:rPr>
          <w:rFonts w:ascii="Times New Roman" w:hAnsi="Times New Roman" w:cs="Times New Roman"/>
          <w:lang w:val="la-Latn"/>
        </w:rPr>
        <w:t xml:space="preserve"> </w:t>
      </w:r>
      <w:r w:rsidR="000534A8" w:rsidRPr="007A06F5">
        <w:rPr>
          <w:rFonts w:ascii="Times New Roman" w:hAnsi="Times New Roman" w:cs="Times New Roman"/>
          <w:lang w:val="la-Latn"/>
        </w:rPr>
        <w:t>iudicio</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Rectum autem et honestum videtur</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ut i</w:t>
      </w:r>
      <w:r w:rsidR="00800E34" w:rsidRPr="007A06F5">
        <w:rPr>
          <w:rFonts w:ascii="Times New Roman" w:hAnsi="Times New Roman" w:cs="Times New Roman"/>
          <w:lang w:val="la-Latn"/>
        </w:rPr>
        <w:t>udices ieiuni causas audiant et</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discernant</w:t>
      </w:r>
      <w:r w:rsidR="005D4A29" w:rsidRPr="007A06F5">
        <w:rPr>
          <w:rFonts w:ascii="Times New Roman" w:hAnsi="Times New Roman" w:cs="Times New Roman"/>
          <w:lang w:val="la-Latn"/>
        </w:rPr>
        <w:t>.</w:t>
      </w:r>
    </w:p>
    <w:p w14:paraId="70A947C5" w14:textId="0F45979C" w:rsidR="000534A8" w:rsidRPr="007A06F5" w:rsidRDefault="00800E34"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PERIURIIS</w:t>
      </w:r>
      <w:r w:rsidR="005D4A29" w:rsidRPr="007A06F5">
        <w:rPr>
          <w:rFonts w:ascii="Times New Roman" w:hAnsi="Times New Roman" w:cs="Times New Roman"/>
          <w:lang w:val="la-Latn"/>
        </w:rPr>
        <w:t>.</w:t>
      </w:r>
    </w:p>
    <w:p w14:paraId="2E4DEC98" w14:textId="4168656A"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Habemus  in lege domino praecipiente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Non periu</w:t>
      </w:r>
      <w:r w:rsidR="00800E34" w:rsidRPr="007A06F5">
        <w:rPr>
          <w:rFonts w:ascii="Times New Roman" w:hAnsi="Times New Roman" w:cs="Times New Roman"/>
          <w:lang w:val="la-Latn"/>
        </w:rPr>
        <w:t>rabis in nomine meo nec pollues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nomen dei tui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nec assumes nomen domini dei </w:t>
      </w:r>
      <w:r w:rsidR="00800E34" w:rsidRPr="007A06F5">
        <w:rPr>
          <w:rFonts w:ascii="Times New Roman" w:hAnsi="Times New Roman" w:cs="Times New Roman"/>
          <w:lang w:val="la-Latn"/>
        </w:rPr>
        <w:t>tui in vanum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Ideo omnino ammo</w:t>
      </w:r>
      <w:r w:rsidRPr="007A06F5">
        <w:rPr>
          <w:rFonts w:ascii="Times New Roman" w:hAnsi="Times New Roman" w:cs="Times New Roman"/>
          <w:lang w:val="la-Latn"/>
        </w:rPr>
        <w:t>nendi sunt omnes diligenter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caveant periurium non s</w:t>
      </w:r>
      <w:r w:rsidR="00800E34" w:rsidRPr="007A06F5">
        <w:rPr>
          <w:rFonts w:ascii="Times New Roman" w:hAnsi="Times New Roman" w:cs="Times New Roman"/>
          <w:lang w:val="la-Latn"/>
        </w:rPr>
        <w:t>olum in sancto evangelio vel in</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altari seu in sanctorum reliquiis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in communi loque</w:t>
      </w:r>
      <w:r w:rsidR="00800E34" w:rsidRPr="007A06F5">
        <w:rPr>
          <w:rFonts w:ascii="Times New Roman" w:hAnsi="Times New Roman" w:cs="Times New Roman"/>
          <w:lang w:val="la-Latn"/>
        </w:rPr>
        <w:t>la</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Quia sunt aliqui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per</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caritatem et veritatem iurant et cavent se a iuramento nomi</w:t>
      </w:r>
      <w:r w:rsidR="00800E34" w:rsidRPr="007A06F5">
        <w:rPr>
          <w:rFonts w:ascii="Times New Roman" w:hAnsi="Times New Roman" w:cs="Times New Roman"/>
          <w:lang w:val="la-Latn"/>
        </w:rPr>
        <w:t>nis dei et nesciunt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 idem</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est deus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est caritas et veritas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dicente Iohanne apostolo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deus caritas est</w:t>
      </w:r>
      <w:r w:rsidR="009B2994" w:rsidRPr="007A06F5">
        <w:rPr>
          <w:rFonts w:ascii="Times New Roman" w:hAnsi="Times New Roman" w:cs="Times New Roman"/>
          <w:lang w:val="la-Latn"/>
        </w:rPr>
        <w:t xml:space="preserve">. </w:t>
      </w:r>
      <w:r w:rsidR="00416964" w:rsidRPr="007A06F5">
        <w:rPr>
          <w:rFonts w:ascii="Times New Roman" w:hAnsi="Times New Roman" w:cs="Times New Roman"/>
          <w:lang w:val="la-Latn"/>
        </w:rPr>
        <w:t xml:space="preserve">Item/ ipse </w:t>
      </w:r>
      <w:r w:rsidRPr="007A06F5">
        <w:rPr>
          <w:rFonts w:ascii="Times New Roman" w:hAnsi="Times New Roman" w:cs="Times New Roman"/>
          <w:lang w:val="la-Latn"/>
        </w:rPr>
        <w:t>dominus in evangelio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Ego sum via et veritas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Ideo qui in veritate et carita</w:t>
      </w:r>
      <w:r w:rsidR="00800E34" w:rsidRPr="007A06F5">
        <w:rPr>
          <w:rFonts w:ascii="Times New Roman" w:hAnsi="Times New Roman" w:cs="Times New Roman"/>
          <w:lang w:val="la-Latn"/>
        </w:rPr>
        <w:t>te iurat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in</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deo iurat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cavendum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pharisaica superstit</w:t>
      </w:r>
      <w:r w:rsidR="00800E34" w:rsidRPr="007A06F5">
        <w:rPr>
          <w:rFonts w:ascii="Times New Roman" w:hAnsi="Times New Roman" w:cs="Times New Roman"/>
          <w:lang w:val="la-Latn"/>
        </w:rPr>
        <w:t>ione aliquis plus aurum honoret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quam altare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dicat ei dominus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Stulte et caece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est</w:t>
      </w:r>
      <w:r w:rsidR="00800E34" w:rsidRPr="007A06F5">
        <w:rPr>
          <w:rFonts w:ascii="Times New Roman" w:hAnsi="Times New Roman" w:cs="Times New Roman"/>
          <w:lang w:val="la-Latn"/>
        </w:rPr>
        <w:t xml:space="preserve"> maius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aurum an altare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quod</w:t>
      </w:r>
      <w:r w:rsidR="00416964" w:rsidRPr="007A06F5">
        <w:rPr>
          <w:rFonts w:ascii="Times New Roman" w:hAnsi="Times New Roman" w:cs="Times New Roman"/>
          <w:lang w:val="la-Latn"/>
        </w:rPr>
        <w:t xml:space="preserve"> </w:t>
      </w:r>
      <w:r w:rsidR="00B93EDE" w:rsidRPr="007A06F5">
        <w:rPr>
          <w:rFonts w:ascii="Times New Roman" w:hAnsi="Times New Roman" w:cs="Times New Roman"/>
          <w:lang w:val="la-Latn"/>
        </w:rPr>
        <w:t>sanctificat aurum</w:t>
      </w:r>
      <w:r w:rsidRPr="007A06F5">
        <w:rPr>
          <w:rFonts w:ascii="Times New Roman" w:hAnsi="Times New Roman" w:cs="Times New Roman"/>
          <w:lang w:val="la-Latn"/>
        </w:rPr>
        <w:t>? Sed et nobis honestum videtur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800E34" w:rsidRPr="007A06F5">
        <w:rPr>
          <w:rFonts w:ascii="Times New Roman" w:hAnsi="Times New Roman" w:cs="Times New Roman"/>
          <w:lang w:val="la-Latn"/>
        </w:rPr>
        <w:t>i in sanctis habet iurare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hoc</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ieiunus faciat cum omni honestate et timore dei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sci</w:t>
      </w:r>
      <w:r w:rsidR="00800E34" w:rsidRPr="007A06F5">
        <w:rPr>
          <w:rFonts w:ascii="Times New Roman" w:hAnsi="Times New Roman" w:cs="Times New Roman"/>
          <w:lang w:val="la-Latn"/>
        </w:rPr>
        <w:t>at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se rationem redditurum deo</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unusquisque vestrum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ubicumque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sive intra ecclesiam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sive extra ecclesiam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ut</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parvuli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sine rationabili aetate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cogantur iurar</w:t>
      </w:r>
      <w:r w:rsidR="00800E34" w:rsidRPr="007A06F5">
        <w:rPr>
          <w:rFonts w:ascii="Times New Roman" w:hAnsi="Times New Roman" w:cs="Times New Roman"/>
          <w:lang w:val="la-Latn"/>
        </w:rPr>
        <w:t>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qui semel periuratus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testis sit post haec nec ad sacramentum acceda</w:t>
      </w:r>
      <w:r w:rsidR="00800E34" w:rsidRPr="007A06F5">
        <w:rPr>
          <w:rFonts w:ascii="Times New Roman" w:hAnsi="Times New Roman" w:cs="Times New Roman"/>
          <w:lang w:val="la-Latn"/>
        </w:rPr>
        <w:t>t nec in sua eausa vel alterius</w:t>
      </w:r>
      <w:r w:rsidR="00416964" w:rsidRPr="007A06F5">
        <w:rPr>
          <w:rFonts w:ascii="Times New Roman" w:hAnsi="Times New Roman" w:cs="Times New Roman"/>
          <w:lang w:val="la-Latn"/>
        </w:rPr>
        <w:t xml:space="preserve"> </w:t>
      </w:r>
      <w:r w:rsidR="00800E34" w:rsidRPr="007A06F5">
        <w:rPr>
          <w:rFonts w:ascii="Times New Roman" w:hAnsi="Times New Roman" w:cs="Times New Roman"/>
          <w:lang w:val="la-Latn"/>
        </w:rPr>
        <w:t>iurator existat</w:t>
      </w:r>
      <w:r w:rsidR="005D4A29" w:rsidRPr="007A06F5">
        <w:rPr>
          <w:rFonts w:ascii="Times New Roman" w:hAnsi="Times New Roman" w:cs="Times New Roman"/>
          <w:lang w:val="la-Latn"/>
        </w:rPr>
        <w:t>.</w:t>
      </w:r>
    </w:p>
    <w:p w14:paraId="32885137" w14:textId="12C9CABD"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800E34" w:rsidRPr="007A06F5">
        <w:rPr>
          <w:rFonts w:ascii="Times New Roman" w:hAnsi="Times New Roman" w:cs="Times New Roman"/>
          <w:lang w:val="la-Latn"/>
        </w:rPr>
        <w:t>AUGURIIS VEL ALIIS MALEFICIIS</w:t>
      </w:r>
      <w:r w:rsidR="005D4A29" w:rsidRPr="007A06F5">
        <w:rPr>
          <w:rFonts w:ascii="Times New Roman" w:hAnsi="Times New Roman" w:cs="Times New Roman"/>
          <w:lang w:val="la-Latn"/>
        </w:rPr>
        <w:t>.</w:t>
      </w:r>
    </w:p>
    <w:p w14:paraId="1122A489" w14:textId="38E9229B"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Habemus  in lege domini mandatum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Non auguriamin</w:t>
      </w:r>
      <w:r w:rsidR="00800E34"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deuteronomium</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Nemo</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ariolos sciscitetur vel somnia observet vel auguria intendat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Nemo sit maleficus/ nec incantator nec phitonis consultor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Ideo praecipimus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w:t>
      </w:r>
      <w:r w:rsidR="00800E34" w:rsidRPr="007A06F5">
        <w:rPr>
          <w:rFonts w:ascii="Times New Roman" w:hAnsi="Times New Roman" w:cs="Times New Roman"/>
          <w:lang w:val="la-Latn"/>
        </w:rPr>
        <w:t>ec cauculatores et incantatores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nec tempestarii vel obligateres fiant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ubicumque sun</w:t>
      </w:r>
      <w:r w:rsidR="00800E34"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emendentur vel dampnentur</w:t>
      </w:r>
      <w:r w:rsidR="005D4A29" w:rsidRPr="007A06F5">
        <w:rPr>
          <w:rFonts w:ascii="Times New Roman" w:hAnsi="Times New Roman" w:cs="Times New Roman"/>
          <w:lang w:val="la-Latn"/>
        </w:rPr>
        <w:t>.</w:t>
      </w:r>
      <w:r w:rsidR="00416964" w:rsidRPr="007A06F5">
        <w:rPr>
          <w:rFonts w:ascii="Times New Roman" w:hAnsi="Times New Roman" w:cs="Times New Roman"/>
          <w:lang w:val="la-Latn"/>
        </w:rPr>
        <w:t xml:space="preserve"> </w:t>
      </w:r>
      <w:commentRangeStart w:id="304"/>
      <w:r w:rsidRPr="007A06F5">
        <w:rPr>
          <w:rFonts w:ascii="Times New Roman" w:hAnsi="Times New Roman" w:cs="Times New Roman"/>
          <w:lang w:val="la-Latn"/>
        </w:rPr>
        <w:t>Item de arboribus vel petris vel fontibus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aliqui stulti lu</w:t>
      </w:r>
      <w:r w:rsidR="00800E34" w:rsidRPr="007A06F5">
        <w:rPr>
          <w:rFonts w:ascii="Times New Roman" w:hAnsi="Times New Roman" w:cs="Times New Roman"/>
          <w:lang w:val="la-Latn"/>
        </w:rPr>
        <w:t>minaria vel alias observationes</w:t>
      </w:r>
      <w:r w:rsidR="00416964" w:rsidRPr="007A06F5">
        <w:rPr>
          <w:rFonts w:ascii="Times New Roman" w:hAnsi="Times New Roman" w:cs="Times New Roman"/>
          <w:lang w:val="la-Latn"/>
        </w:rPr>
        <w:t xml:space="preserve"> </w:t>
      </w:r>
      <w:r w:rsidRPr="007A06F5">
        <w:rPr>
          <w:rFonts w:ascii="Times New Roman" w:hAnsi="Times New Roman" w:cs="Times New Roman"/>
          <w:lang w:val="la-Latn"/>
        </w:rPr>
        <w:t>faciunt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omnino mandamus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iste pessimus usus et deo execrabilis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ubicumque inve</w:t>
      </w:r>
      <w:r w:rsidR="00800E34" w:rsidRPr="007A06F5">
        <w:rPr>
          <w:rFonts w:ascii="Times New Roman" w:hAnsi="Times New Roman" w:cs="Times New Roman"/>
          <w:lang w:val="la-Latn"/>
        </w:rPr>
        <w:t>nitur</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tollatur et destruatur</w:t>
      </w:r>
      <w:r w:rsidR="005D4A29" w:rsidRPr="007A06F5">
        <w:rPr>
          <w:rFonts w:ascii="Times New Roman" w:hAnsi="Times New Roman" w:cs="Times New Roman"/>
          <w:lang w:val="la-Latn"/>
        </w:rPr>
        <w:t>.</w:t>
      </w:r>
      <w:commentRangeEnd w:id="304"/>
      <w:r w:rsidR="00B93EDE" w:rsidRPr="007A06F5">
        <w:rPr>
          <w:rStyle w:val="Odkaznakoment"/>
          <w:rFonts w:ascii="Times New Roman" w:hAnsi="Times New Roman" w:cs="Times New Roman"/>
          <w:lang w:val="la-Latn"/>
        </w:rPr>
        <w:commentReference w:id="304"/>
      </w:r>
    </w:p>
    <w:p w14:paraId="203FBF83" w14:textId="77777777" w:rsidR="00FF3D92" w:rsidRPr="007A06F5" w:rsidRDefault="00800E34"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ODIO VEL INVIDIA</w:t>
      </w:r>
      <w:r w:rsidR="005D4A29" w:rsidRPr="007A06F5">
        <w:rPr>
          <w:rFonts w:ascii="Times New Roman" w:hAnsi="Times New Roman" w:cs="Times New Roman"/>
          <w:lang w:val="la-Latn"/>
        </w:rPr>
        <w:t>.</w:t>
      </w:r>
    </w:p>
    <w:p w14:paraId="6A1E58D9" w14:textId="6AB4E893"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P</w:t>
      </w:r>
      <w:r w:rsidRPr="007A06F5">
        <w:rPr>
          <w:rFonts w:ascii="Times New Roman" w:hAnsi="Times New Roman" w:cs="Times New Roman"/>
          <w:highlight w:val="yellow"/>
          <w:lang w:val="la-Latn"/>
        </w:rPr>
        <w:t>raedicari necesse est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quantum malum sit odium vel invidia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lege enim scriptum est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Non oderis fratrem tuum in corde tuo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publice argue eum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Iohann</w:t>
      </w:r>
      <w:r w:rsidR="00FF3D92" w:rsidRPr="007A06F5">
        <w:rPr>
          <w:rFonts w:ascii="Times New Roman" w:hAnsi="Times New Roman" w:cs="Times New Roman"/>
          <w:lang w:val="la-Latn"/>
        </w:rPr>
        <w:t xml:space="preserve">es </w:t>
      </w:r>
      <w:r w:rsidRPr="007A06F5">
        <w:rPr>
          <w:rFonts w:ascii="Times New Roman" w:hAnsi="Times New Roman" w:cs="Times New Roman"/>
          <w:lang w:val="la-Latn"/>
        </w:rPr>
        <w:t>evangelista</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Qui odit fratrem suum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homicida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in evangel</w:t>
      </w:r>
      <w:r w:rsidR="00800E34" w:rsidRPr="007A06F5">
        <w:rPr>
          <w:rFonts w:ascii="Times New Roman" w:hAnsi="Times New Roman" w:cs="Times New Roman"/>
          <w:lang w:val="la-Latn"/>
        </w:rPr>
        <w:t>io</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Si peccaverit in te frater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tuus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vade et corripe eum inter te et</w:t>
      </w:r>
      <w:r w:rsidR="00800E34" w:rsidRPr="007A06F5">
        <w:rPr>
          <w:rFonts w:ascii="Times New Roman" w:hAnsi="Times New Roman" w:cs="Times New Roman"/>
          <w:lang w:val="la-Latn"/>
        </w:rPr>
        <w:t xml:space="preserve"> ipsum solum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reliqua</w:t>
      </w:r>
      <w:r w:rsidR="005D4A29" w:rsidRPr="007A06F5">
        <w:rPr>
          <w:rFonts w:ascii="Times New Roman" w:hAnsi="Times New Roman" w:cs="Times New Roman"/>
          <w:lang w:val="la-Latn"/>
        </w:rPr>
        <w:t>.</w:t>
      </w:r>
    </w:p>
    <w:p w14:paraId="1BC1E3B9" w14:textId="5CDC9158"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D</w:t>
      </w:r>
      <w:r w:rsidR="00800E34" w:rsidRPr="007A06F5">
        <w:rPr>
          <w:rFonts w:ascii="Times New Roman" w:hAnsi="Times New Roman" w:cs="Times New Roman"/>
          <w:lang w:val="la-Latn"/>
        </w:rPr>
        <w:t>E AVARITIA VEL CONCUPISCENTIA</w:t>
      </w:r>
      <w:r w:rsidR="005D4A29" w:rsidRPr="007A06F5">
        <w:rPr>
          <w:rFonts w:ascii="Times New Roman" w:hAnsi="Times New Roman" w:cs="Times New Roman"/>
          <w:lang w:val="la-Latn"/>
        </w:rPr>
        <w:t>.</w:t>
      </w:r>
    </w:p>
    <w:p w14:paraId="69EE6198" w14:textId="707AB35D" w:rsidR="000534A8" w:rsidRPr="007A06F5" w:rsidRDefault="00E7530F"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w:t>
      </w:r>
      <w:r w:rsidR="000534A8" w:rsidRPr="007A06F5">
        <w:rPr>
          <w:rFonts w:ascii="Times New Roman" w:hAnsi="Times New Roman" w:cs="Times New Roman"/>
          <w:lang w:val="la-Latn"/>
        </w:rPr>
        <w:t>avaritia autem apostolum legimus dicentem</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Avaritia</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quae est idolorum servitus</w:t>
      </w:r>
      <w:r w:rsidR="00360346" w:rsidRPr="007A06F5">
        <w:rPr>
          <w:rFonts w:ascii="Times New Roman" w:hAnsi="Times New Roman" w:cs="Times New Roman"/>
          <w:lang w:val="la-Latn"/>
        </w:rPr>
        <w:t xml:space="preserve">, </w:t>
      </w:r>
      <w:r w:rsidR="000534A8" w:rsidRPr="007A06F5">
        <w:rPr>
          <w:rFonts w:ascii="Times New Roman" w:hAnsi="Times New Roman" w:cs="Times New Roman"/>
          <w:lang w:val="la-Latn"/>
        </w:rPr>
        <w:t>cavenda</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De concupiscentia vero legitur</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quo</w:t>
      </w:r>
      <w:r w:rsidR="00800E34" w:rsidRPr="007A06F5">
        <w:rPr>
          <w:rFonts w:ascii="Times New Roman" w:hAnsi="Times New Roman" w:cs="Times New Roman"/>
          <w:lang w:val="la-Latn"/>
        </w:rPr>
        <w:t>d radix sit omnium malorum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in lege</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Non concupisces rem proximi tui</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Item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ut homicidia infra patriam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sicut in lege domini interdictum est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nec causa ultionis nec avaricię</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nec latrocinandi non fiant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Et ubicumque inventa fuerint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a iudicibus no</w:t>
      </w:r>
      <w:r w:rsidR="00FF3D92" w:rsidRPr="007A06F5">
        <w:rPr>
          <w:rFonts w:ascii="Times New Roman" w:hAnsi="Times New Roman" w:cs="Times New Roman"/>
          <w:lang w:val="la-Latn"/>
        </w:rPr>
        <w:t xml:space="preserve">stris secundum legem ex </w:t>
      </w:r>
      <w:r w:rsidR="00800E34" w:rsidRPr="007A06F5">
        <w:rPr>
          <w:rFonts w:ascii="Times New Roman" w:hAnsi="Times New Roman" w:cs="Times New Roman"/>
          <w:lang w:val="la-Latn"/>
        </w:rPr>
        <w:t>mandato</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nostro vindicent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et non occid</w:t>
      </w:r>
      <w:r w:rsidR="00800E34" w:rsidRPr="007A06F5">
        <w:rPr>
          <w:rFonts w:ascii="Times New Roman" w:hAnsi="Times New Roman" w:cs="Times New Roman"/>
          <w:lang w:val="la-Latn"/>
        </w:rPr>
        <w:t>atur homo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nisi lege iubente</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Item furta et iniusta conubia necnon et falsa testimonia</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sicut sepe rog</w:t>
      </w:r>
      <w:r w:rsidR="00800E34" w:rsidRPr="007A06F5">
        <w:rPr>
          <w:rFonts w:ascii="Times New Roman" w:hAnsi="Times New Roman" w:cs="Times New Roman"/>
          <w:lang w:val="la-Latn"/>
        </w:rPr>
        <w:t>avimus</w:t>
      </w:r>
      <w:r w:rsidR="009B2994" w:rsidRPr="007A06F5">
        <w:rPr>
          <w:rFonts w:ascii="Times New Roman" w:hAnsi="Times New Roman" w:cs="Times New Roman"/>
          <w:lang w:val="la-Latn"/>
        </w:rPr>
        <w:t xml:space="preserve">, </w:t>
      </w:r>
      <w:r w:rsidR="00A542E5" w:rsidRPr="007A06F5">
        <w:rPr>
          <w:rFonts w:ascii="Times New Roman" w:hAnsi="Times New Roman" w:cs="Times New Roman"/>
          <w:lang w:val="la-Latn"/>
        </w:rPr>
        <w:t>prohibete diligenter</w:t>
      </w:r>
      <w:r w:rsidR="00800E34"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sicut et lex domini prohibet</w:t>
      </w:r>
      <w:r w:rsidR="005D4A29" w:rsidRPr="007A06F5">
        <w:rPr>
          <w:rFonts w:ascii="Times New Roman" w:hAnsi="Times New Roman" w:cs="Times New Roman"/>
          <w:lang w:val="la-Latn"/>
        </w:rPr>
        <w:t>.</w:t>
      </w:r>
    </w:p>
    <w:p w14:paraId="0FCC91E8" w14:textId="77777777" w:rsidR="00FF3D92" w:rsidRPr="007A06F5" w:rsidRDefault="00800E34"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HONORE PARENTUM</w:t>
      </w:r>
      <w:r w:rsidR="005D4A29" w:rsidRPr="007A06F5">
        <w:rPr>
          <w:rFonts w:ascii="Times New Roman" w:hAnsi="Times New Roman" w:cs="Times New Roman"/>
          <w:lang w:val="la-Latn"/>
        </w:rPr>
        <w:t>.</w:t>
      </w:r>
    </w:p>
    <w:p w14:paraId="412D5075" w14:textId="28D07CA9"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Hoc cum magno studio ammonendum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filii hon</w:t>
      </w:r>
      <w:r w:rsidR="00800E34" w:rsidRPr="007A06F5">
        <w:rPr>
          <w:rFonts w:ascii="Times New Roman" w:hAnsi="Times New Roman" w:cs="Times New Roman"/>
          <w:lang w:val="la-Latn"/>
        </w:rPr>
        <w:t>orent parentes suos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quia ipse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dominus dicit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Honora patrem tuum et matrem tuam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w:t>
      </w:r>
      <w:r w:rsidR="00800E34" w:rsidRPr="007A06F5">
        <w:rPr>
          <w:rFonts w:ascii="Times New Roman" w:hAnsi="Times New Roman" w:cs="Times New Roman"/>
          <w:lang w:val="la-Latn"/>
        </w:rPr>
        <w:t>is longevus super terram</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quam</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dominus deus tuus dabit tibi</w:t>
      </w:r>
      <w:r w:rsidR="005D4A29" w:rsidRPr="007A06F5">
        <w:rPr>
          <w:rFonts w:ascii="Times New Roman" w:hAnsi="Times New Roman" w:cs="Times New Roman"/>
          <w:lang w:val="la-Latn"/>
        </w:rPr>
        <w:t>.</w:t>
      </w:r>
    </w:p>
    <w:p w14:paraId="478474F4" w14:textId="5DE05569"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FIDE PRESBITER</w:t>
      </w:r>
      <w:r w:rsidR="00800E34" w:rsidRPr="007A06F5">
        <w:rPr>
          <w:rFonts w:ascii="Times New Roman" w:hAnsi="Times New Roman" w:cs="Times New Roman"/>
          <w:lang w:val="la-Latn"/>
        </w:rPr>
        <w:t>ORUM AB EPISCOPIS DISCUTIENDA</w:t>
      </w:r>
      <w:r w:rsidR="005D4A29" w:rsidRPr="007A06F5">
        <w:rPr>
          <w:rFonts w:ascii="Times New Roman" w:hAnsi="Times New Roman" w:cs="Times New Roman"/>
          <w:lang w:val="la-Latn"/>
        </w:rPr>
        <w:t>.</w:t>
      </w:r>
    </w:p>
    <w:p w14:paraId="6821693C" w14:textId="4C52230F" w:rsidR="000534A8" w:rsidRPr="007A06F5" w:rsidRDefault="000534A8" w:rsidP="00B93EDE">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episcopi diligenter discutiant per suas parrochias pre</w:t>
      </w:r>
      <w:r w:rsidR="00800E34" w:rsidRPr="007A06F5">
        <w:rPr>
          <w:rFonts w:ascii="Times New Roman" w:hAnsi="Times New Roman" w:cs="Times New Roman"/>
          <w:highlight w:val="yellow"/>
          <w:lang w:val="la-Latn"/>
        </w:rPr>
        <w:t>sbiterorum fidem</w:t>
      </w:r>
      <w:r w:rsidR="009B2994"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baptisma</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catholicum  et missarum celebrationes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fidem  r</w:t>
      </w:r>
      <w:r w:rsidR="00800E34" w:rsidRPr="007A06F5">
        <w:rPr>
          <w:rFonts w:ascii="Times New Roman" w:hAnsi="Times New Roman" w:cs="Times New Roman"/>
          <w:lang w:val="la-Latn"/>
        </w:rPr>
        <w:t>ectam teneant et baptisma catho</w:t>
      </w:r>
      <w:r w:rsidR="00FF3D92" w:rsidRPr="007A06F5">
        <w:rPr>
          <w:rFonts w:ascii="Times New Roman" w:hAnsi="Times New Roman" w:cs="Times New Roman"/>
          <w:lang w:val="la-Latn"/>
        </w:rPr>
        <w:t xml:space="preserve">licum </w:t>
      </w:r>
      <w:r w:rsidRPr="007A06F5">
        <w:rPr>
          <w:rFonts w:ascii="Times New Roman" w:hAnsi="Times New Roman" w:cs="Times New Roman"/>
          <w:lang w:val="la-Latn"/>
        </w:rPr>
        <w:t>observent et missarum preces bene intellegant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w:t>
      </w:r>
      <w:r w:rsidR="00800E34" w:rsidRPr="007A06F5">
        <w:rPr>
          <w:rFonts w:ascii="Times New Roman" w:hAnsi="Times New Roman" w:cs="Times New Roman"/>
          <w:lang w:val="la-Latn"/>
        </w:rPr>
        <w:t>t ut psalmi digne secundum divi</w:t>
      </w:r>
      <w:r w:rsidR="00FF3D92" w:rsidRPr="007A06F5">
        <w:rPr>
          <w:rFonts w:ascii="Times New Roman" w:hAnsi="Times New Roman" w:cs="Times New Roman"/>
          <w:lang w:val="la-Latn"/>
        </w:rPr>
        <w:t xml:space="preserve">siones versuum </w:t>
      </w:r>
      <w:r w:rsidRPr="007A06F5">
        <w:rPr>
          <w:rFonts w:ascii="Times New Roman" w:hAnsi="Times New Roman" w:cs="Times New Roman"/>
          <w:lang w:val="la-Latn"/>
        </w:rPr>
        <w:t>modulentur  et dominicam orationem ipsi intellegant et omnibus prae/ dicent intellegendam</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ut </w:t>
      </w:r>
      <w:r w:rsidRPr="007A06F5">
        <w:rPr>
          <w:rFonts w:ascii="Times New Roman" w:hAnsi="Times New Roman" w:cs="Times New Roman"/>
          <w:lang w:val="la-Latn"/>
        </w:rPr>
        <w:t>quisque sciat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petat a deo</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ut Gloria patri cum omni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honore apud </w:t>
      </w:r>
      <w:r w:rsidRPr="007A06F5">
        <w:rPr>
          <w:rFonts w:ascii="Times New Roman" w:hAnsi="Times New Roman" w:cs="Times New Roman"/>
          <w:lang w:val="la-Latn"/>
        </w:rPr>
        <w:lastRenderedPageBreak/>
        <w:t>omnes cantetur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ipse sacerdos cum sa</w:t>
      </w:r>
      <w:r w:rsidR="00800E34" w:rsidRPr="007A06F5">
        <w:rPr>
          <w:rFonts w:ascii="Times New Roman" w:hAnsi="Times New Roman" w:cs="Times New Roman"/>
          <w:lang w:val="la-Latn"/>
        </w:rPr>
        <w:t>nctis angelis et populo dei cum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unavoce Sanctus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Sanctus decantet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omnimod</w:t>
      </w:r>
      <w:r w:rsidR="00800E34" w:rsidRPr="007A06F5">
        <w:rPr>
          <w:rFonts w:ascii="Times New Roman" w:hAnsi="Times New Roman" w:cs="Times New Roman"/>
          <w:lang w:val="la-Latn"/>
        </w:rPr>
        <w:t>is  dicendum est presbiteris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et diaconibus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arma non portent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magis se conf</w:t>
      </w:r>
      <w:r w:rsidR="00800E34" w:rsidRPr="007A06F5">
        <w:rPr>
          <w:rFonts w:ascii="Times New Roman" w:hAnsi="Times New Roman" w:cs="Times New Roman"/>
          <w:lang w:val="la-Latn"/>
        </w:rPr>
        <w:t>idant in defensione dei quam in</w:t>
      </w:r>
      <w:r w:rsidR="00FF3D92" w:rsidRPr="007A06F5">
        <w:rPr>
          <w:rFonts w:ascii="Times New Roman" w:hAnsi="Times New Roman" w:cs="Times New Roman"/>
          <w:lang w:val="la-Latn"/>
        </w:rPr>
        <w:t xml:space="preserve"> </w:t>
      </w:r>
      <w:r w:rsidR="00800E34" w:rsidRPr="007A06F5">
        <w:rPr>
          <w:rFonts w:ascii="Times New Roman" w:hAnsi="Times New Roman" w:cs="Times New Roman"/>
          <w:lang w:val="la-Latn"/>
        </w:rPr>
        <w:t>armis</w:t>
      </w:r>
      <w:r w:rsidR="005D4A29" w:rsidRPr="007A06F5">
        <w:rPr>
          <w:rFonts w:ascii="Times New Roman" w:hAnsi="Times New Roman" w:cs="Times New Roman"/>
          <w:lang w:val="la-Latn"/>
        </w:rPr>
        <w:t>.</w:t>
      </w:r>
    </w:p>
    <w:p w14:paraId="78989304" w14:textId="68C90BDD"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LXVII</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DE  HONORE ECCLESIAE DEI</w:t>
      </w:r>
      <w:r w:rsidR="005D4A29" w:rsidRPr="007A06F5">
        <w:rPr>
          <w:rFonts w:ascii="Times New Roman" w:hAnsi="Times New Roman" w:cs="Times New Roman"/>
          <w:lang w:val="la-Latn"/>
        </w:rPr>
        <w:t>.</w:t>
      </w:r>
    </w:p>
    <w:p w14:paraId="7B0A61AC" w14:textId="5CCC0792"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Placuit nobis ammonere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unusquisque episcopus </w:t>
      </w:r>
      <w:r w:rsidR="00A542E5" w:rsidRPr="007A06F5">
        <w:rPr>
          <w:rFonts w:ascii="Times New Roman" w:hAnsi="Times New Roman" w:cs="Times New Roman"/>
          <w:lang w:val="la-Latn"/>
        </w:rPr>
        <w:t>videat per suam parrochiam</w:t>
      </w:r>
      <w:r w:rsidR="00800E34"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ut ecclesia dei suum habeat honorem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simul et alta</w:t>
      </w:r>
      <w:r w:rsidR="00800E34" w:rsidRPr="007A06F5">
        <w:rPr>
          <w:rFonts w:ascii="Times New Roman" w:hAnsi="Times New Roman" w:cs="Times New Roman"/>
          <w:lang w:val="la-Latn"/>
        </w:rPr>
        <w:t>ria secundum suam dignitatem ve</w:t>
      </w:r>
      <w:r w:rsidRPr="007A06F5">
        <w:rPr>
          <w:rFonts w:ascii="Times New Roman" w:hAnsi="Times New Roman" w:cs="Times New Roman"/>
          <w:lang w:val="la-Latn"/>
        </w:rPr>
        <w:t>nerentur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non sit domus dei </w:t>
      </w:r>
      <w:r w:rsidRPr="007A06F5">
        <w:rPr>
          <w:rFonts w:ascii="Times New Roman" w:hAnsi="Times New Roman" w:cs="Times New Roman"/>
          <w:highlight w:val="yellow"/>
          <w:lang w:val="la-Latn"/>
        </w:rPr>
        <w:t>et altaria sacrata pervia canib</w:t>
      </w:r>
      <w:r w:rsidR="00800E34" w:rsidRPr="007A06F5">
        <w:rPr>
          <w:rFonts w:ascii="Times New Roman" w:hAnsi="Times New Roman" w:cs="Times New Roman"/>
          <w:highlight w:val="yellow"/>
          <w:lang w:val="la-Latn"/>
        </w:rPr>
        <w:t>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ut vasa  sacrata deo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magna veneratione habeantur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sacrificia sanctificata cum magna diligentia ab/ eis colligantur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digni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cum honore serviant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Et u</w:t>
      </w:r>
      <w:r w:rsidR="00800E34" w:rsidRPr="007A06F5">
        <w:rPr>
          <w:rFonts w:ascii="Times New Roman" w:hAnsi="Times New Roman" w:cs="Times New Roman"/>
          <w:highlight w:val="yellow"/>
          <w:lang w:val="la-Latn"/>
        </w:rPr>
        <w:t>t saecularia negotia vel vani</w:t>
      </w:r>
      <w:r w:rsidRPr="007A06F5">
        <w:rPr>
          <w:rFonts w:ascii="Times New Roman" w:hAnsi="Times New Roman" w:cs="Times New Roman"/>
          <w:highlight w:val="yellow"/>
          <w:lang w:val="la-Latn"/>
        </w:rPr>
        <w:t>loquia in ecclesiis non agantur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domus dei domus orat</w:t>
      </w:r>
      <w:r w:rsidR="00800E34" w:rsidRPr="007A06F5">
        <w:rPr>
          <w:rFonts w:ascii="Times New Roman" w:hAnsi="Times New Roman" w:cs="Times New Roman"/>
          <w:lang w:val="la-Latn"/>
        </w:rPr>
        <w:t>ionis debet esse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 xml:space="preserve">non spelunca </w:t>
      </w:r>
      <w:r w:rsidRPr="007A06F5">
        <w:rPr>
          <w:rFonts w:ascii="Times New Roman" w:hAnsi="Times New Roman" w:cs="Times New Roman"/>
          <w:lang w:val="la-Latn"/>
        </w:rPr>
        <w:t>latronum</w:t>
      </w:r>
      <w:r w:rsidR="009B2994" w:rsidRPr="007A06F5">
        <w:rPr>
          <w:rFonts w:ascii="Times New Roman" w:hAnsi="Times New Roman" w:cs="Times New Roman"/>
          <w:lang w:val="la-Latn"/>
        </w:rPr>
        <w:t xml:space="preserve">. </w:t>
      </w:r>
      <w:r w:rsidR="00A542E5" w:rsidRPr="007A06F5">
        <w:rPr>
          <w:rFonts w:ascii="Times New Roman" w:hAnsi="Times New Roman" w:cs="Times New Roman"/>
          <w:lang w:val="la-Latn"/>
        </w:rPr>
        <w:t xml:space="preserve">Et </w:t>
      </w:r>
      <w:r w:rsidRPr="007A06F5">
        <w:rPr>
          <w:rFonts w:ascii="Times New Roman" w:hAnsi="Times New Roman" w:cs="Times New Roman"/>
          <w:lang w:val="la-Latn"/>
        </w:rPr>
        <w:t>intentos habeant animos ad deum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veniunt ad missaru</w:t>
      </w:r>
      <w:r w:rsidR="00800E34" w:rsidRPr="007A06F5">
        <w:rPr>
          <w:rFonts w:ascii="Times New Roman" w:hAnsi="Times New Roman" w:cs="Times New Roman"/>
          <w:lang w:val="la-Latn"/>
        </w:rPr>
        <w:t>m sollem</w:t>
      </w:r>
      <w:r w:rsidR="00FF3D92" w:rsidRPr="007A06F5">
        <w:rPr>
          <w:rFonts w:ascii="Times New Roman" w:hAnsi="Times New Roman" w:cs="Times New Roman"/>
          <w:lang w:val="la-Latn"/>
        </w:rPr>
        <w:t xml:space="preserve">nia et ut non exeant ante </w:t>
      </w:r>
      <w:r w:rsidRPr="007A06F5">
        <w:rPr>
          <w:rFonts w:ascii="Times New Roman" w:hAnsi="Times New Roman" w:cs="Times New Roman"/>
          <w:lang w:val="la-Latn"/>
        </w:rPr>
        <w:t>completion</w:t>
      </w:r>
      <w:r w:rsidR="00800E34" w:rsidRPr="007A06F5">
        <w:rPr>
          <w:rFonts w:ascii="Times New Roman" w:hAnsi="Times New Roman" w:cs="Times New Roman"/>
          <w:lang w:val="la-Latn"/>
        </w:rPr>
        <w:t>em benedictionis sacerdotalis</w:t>
      </w:r>
      <w:r w:rsidR="005D4A29" w:rsidRPr="007A06F5">
        <w:rPr>
          <w:rFonts w:ascii="Times New Roman" w:hAnsi="Times New Roman" w:cs="Times New Roman"/>
          <w:lang w:val="la-Latn"/>
        </w:rPr>
        <w:t>.</w:t>
      </w:r>
    </w:p>
    <w:p w14:paraId="5E66FD0B" w14:textId="41A39C32"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MINI</w:t>
      </w:r>
      <w:r w:rsidR="00800E34" w:rsidRPr="007A06F5">
        <w:rPr>
          <w:rFonts w:ascii="Times New Roman" w:hAnsi="Times New Roman" w:cs="Times New Roman"/>
          <w:lang w:val="la-Latn"/>
        </w:rPr>
        <w:t>STRIS ALTARIS DEI ET DE SCOLA</w:t>
      </w:r>
      <w:r w:rsidR="005D4A29" w:rsidRPr="007A06F5">
        <w:rPr>
          <w:rFonts w:ascii="Times New Roman" w:hAnsi="Times New Roman" w:cs="Times New Roman"/>
          <w:lang w:val="la-Latn"/>
        </w:rPr>
        <w:t>.</w:t>
      </w:r>
    </w:p>
    <w:p w14:paraId="0FEF9F47" w14:textId="11D9ACCA"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Sed  et hoc flagitamus vestram almitatem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minist</w:t>
      </w:r>
      <w:r w:rsidR="00800E34" w:rsidRPr="007A06F5">
        <w:rPr>
          <w:rFonts w:ascii="Times New Roman" w:hAnsi="Times New Roman" w:cs="Times New Roman"/>
          <w:lang w:val="la-Latn"/>
        </w:rPr>
        <w:t>ri altaris dei suum ministerium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bonis moribus ornent seu alii canonici observent eorum ord</w:t>
      </w:r>
      <w:r w:rsidR="00FF3D92" w:rsidRPr="007A06F5">
        <w:rPr>
          <w:rFonts w:ascii="Times New Roman" w:hAnsi="Times New Roman" w:cs="Times New Roman"/>
          <w:lang w:val="la-Latn"/>
        </w:rPr>
        <w:t xml:space="preserve">ines vel monachi propositum </w:t>
      </w:r>
      <w:r w:rsidRPr="007A06F5">
        <w:rPr>
          <w:rFonts w:ascii="Times New Roman" w:hAnsi="Times New Roman" w:cs="Times New Roman"/>
          <w:lang w:val="la-Latn"/>
        </w:rPr>
        <w:t>consecrationis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Obsecramus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bonam et prob</w:t>
      </w:r>
      <w:r w:rsidR="00A542E5" w:rsidRPr="007A06F5">
        <w:rPr>
          <w:rFonts w:ascii="Times New Roman" w:hAnsi="Times New Roman" w:cs="Times New Roman"/>
          <w:lang w:val="la-Latn"/>
        </w:rPr>
        <w:t>abilem habeant conversationem</w:t>
      </w:r>
      <w:r w:rsidR="00800E34"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sicut ipse dominus in evangelio praecepit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Sic luceat </w:t>
      </w:r>
      <w:r w:rsidR="00800E34" w:rsidRPr="007A06F5">
        <w:rPr>
          <w:rFonts w:ascii="Times New Roman" w:hAnsi="Times New Roman" w:cs="Times New Roman"/>
          <w:lang w:val="la-Latn"/>
        </w:rPr>
        <w:t>lux vestra coram hominibus</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videant opera vestra bona et glorificent patrem vestrum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800E34" w:rsidRPr="007A06F5">
        <w:rPr>
          <w:rFonts w:ascii="Times New Roman" w:hAnsi="Times New Roman" w:cs="Times New Roman"/>
          <w:lang w:val="la-Latn"/>
        </w:rPr>
        <w:t>i in caelis est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ut eorum bona</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conversatione multi protrahantur ad servitium dei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Et</w:t>
      </w:r>
      <w:r w:rsidR="00800E34" w:rsidRPr="007A06F5">
        <w:rPr>
          <w:rFonts w:ascii="Times New Roman" w:hAnsi="Times New Roman" w:cs="Times New Roman"/>
          <w:highlight w:val="yellow"/>
          <w:lang w:val="la-Latn"/>
        </w:rPr>
        <w:t xml:space="preserve"> non solum servilis conditionis</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infantes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sed etiam ingenuorum filios aggregent sibique s</w:t>
      </w:r>
      <w:r w:rsidR="00800E34" w:rsidRPr="007A06F5">
        <w:rPr>
          <w:rFonts w:ascii="Times New Roman" w:hAnsi="Times New Roman" w:cs="Times New Roman"/>
          <w:highlight w:val="yellow"/>
          <w:lang w:val="la-Latn"/>
        </w:rPr>
        <w:t>ocient</w:t>
      </w:r>
      <w:r w:rsidR="009B2994" w:rsidRPr="007A06F5">
        <w:rPr>
          <w:rFonts w:ascii="Times New Roman" w:hAnsi="Times New Roman" w:cs="Times New Roman"/>
          <w:highlight w:val="yellow"/>
          <w:lang w:val="la-Latn"/>
        </w:rPr>
        <w:t xml:space="preserve">. </w:t>
      </w:r>
      <w:r w:rsidR="00800E34" w:rsidRPr="007A06F5">
        <w:rPr>
          <w:rFonts w:ascii="Times New Roman" w:hAnsi="Times New Roman" w:cs="Times New Roman"/>
          <w:highlight w:val="yellow"/>
          <w:lang w:val="la-Latn"/>
        </w:rPr>
        <w:t>Et ut scolae legentium</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puerorum fiant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Psalmos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notas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cantus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compotum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grammatic</w:t>
      </w:r>
      <w:r w:rsidR="00FF3D92" w:rsidRPr="007A06F5">
        <w:rPr>
          <w:rFonts w:ascii="Times New Roman" w:hAnsi="Times New Roman" w:cs="Times New Roman"/>
          <w:lang w:val="la-Latn"/>
        </w:rPr>
        <w:t xml:space="preserve">am per singula mona/ steria vel </w:t>
      </w:r>
      <w:r w:rsidRPr="007A06F5">
        <w:rPr>
          <w:rFonts w:ascii="Times New Roman" w:hAnsi="Times New Roman" w:cs="Times New Roman"/>
          <w:lang w:val="la-Latn"/>
        </w:rPr>
        <w:t>episcopias et libros catholicos bene emendate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quia saepe dum bene aliquid</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deum rogare cupiunt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per inemendatos libros male</w:t>
      </w:r>
      <w:r w:rsidR="00800E34" w:rsidRPr="007A06F5">
        <w:rPr>
          <w:rFonts w:ascii="Times New Roman" w:hAnsi="Times New Roman" w:cs="Times New Roman"/>
          <w:lang w:val="la-Latn"/>
        </w:rPr>
        <w:t xml:space="preserve"> rogant</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Et pueros vestros non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sinite eos vel legendo vel scribendo corrumpere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si opus </w:t>
      </w:r>
      <w:r w:rsidR="00800E34" w:rsidRPr="007A06F5">
        <w:rPr>
          <w:rFonts w:ascii="Times New Roman" w:hAnsi="Times New Roman" w:cs="Times New Roman"/>
          <w:lang w:val="la-Latn"/>
        </w:rPr>
        <w:t>est evangelium et psalterium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missale scribere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perfectae aetatis homines</w:t>
      </w:r>
      <w:r w:rsidR="00800E34" w:rsidRPr="007A06F5">
        <w:rPr>
          <w:rFonts w:ascii="Times New Roman" w:hAnsi="Times New Roman" w:cs="Times New Roman"/>
          <w:lang w:val="la-Latn"/>
        </w:rPr>
        <w:t xml:space="preserve"> scribant cum omni diligentia</w:t>
      </w:r>
      <w:r w:rsidR="005D4A29" w:rsidRPr="007A06F5">
        <w:rPr>
          <w:rFonts w:ascii="Times New Roman" w:hAnsi="Times New Roman" w:cs="Times New Roman"/>
          <w:lang w:val="la-Latn"/>
        </w:rPr>
        <w:t>.</w:t>
      </w:r>
    </w:p>
    <w:p w14:paraId="775B8B37" w14:textId="5DC040F7"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VO</w:t>
      </w:r>
      <w:r w:rsidR="00800E34" w:rsidRPr="007A06F5">
        <w:rPr>
          <w:rFonts w:ascii="Times New Roman" w:hAnsi="Times New Roman" w:cs="Times New Roman"/>
          <w:lang w:val="la-Latn"/>
        </w:rPr>
        <w:t>TO MONACHORUM ET DE CLERICATU</w:t>
      </w:r>
      <w:r w:rsidR="005D4A29" w:rsidRPr="007A06F5">
        <w:rPr>
          <w:rFonts w:ascii="Times New Roman" w:hAnsi="Times New Roman" w:cs="Times New Roman"/>
          <w:lang w:val="la-Latn"/>
        </w:rPr>
        <w:t>.</w:t>
      </w:r>
    </w:p>
    <w:p w14:paraId="0EA3FD8C" w14:textId="0E04AD19" w:rsidR="000534A8" w:rsidRPr="007A06F5" w:rsidRDefault="00A542E5"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Simul </w:t>
      </w:r>
      <w:r w:rsidR="000534A8" w:rsidRPr="007A06F5">
        <w:rPr>
          <w:rFonts w:ascii="Times New Roman" w:hAnsi="Times New Roman" w:cs="Times New Roman"/>
          <w:lang w:val="la-Latn"/>
        </w:rPr>
        <w:t>et hoc rogare curavimus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ut omnes ubicumque</w:t>
      </w:r>
      <w:r w:rsidR="009B2994" w:rsidRPr="007A06F5">
        <w:rPr>
          <w:rFonts w:ascii="Times New Roman" w:hAnsi="Times New Roman" w:cs="Times New Roman"/>
          <w:lang w:val="la-Latn"/>
        </w:rPr>
        <w:t xml:space="preserve">, </w:t>
      </w:r>
      <w:r w:rsidR="00800E34" w:rsidRPr="007A06F5">
        <w:rPr>
          <w:rFonts w:ascii="Times New Roman" w:hAnsi="Times New Roman" w:cs="Times New Roman"/>
          <w:lang w:val="la-Latn"/>
        </w:rPr>
        <w:t>qui se voto monachicae vitae</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constrinxerunt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monachi et regulariter omnimodis se</w:t>
      </w:r>
      <w:r w:rsidR="00076013" w:rsidRPr="007A06F5">
        <w:rPr>
          <w:rFonts w:ascii="Times New Roman" w:hAnsi="Times New Roman" w:cs="Times New Roman"/>
          <w:lang w:val="la-Latn"/>
        </w:rPr>
        <w:t>cundum votum suum vivant</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se</w:t>
      </w:r>
      <w:r w:rsidR="000534A8" w:rsidRPr="007A06F5">
        <w:rPr>
          <w:rFonts w:ascii="Times New Roman" w:hAnsi="Times New Roman" w:cs="Times New Roman"/>
          <w:lang w:val="la-Latn"/>
        </w:rPr>
        <w:t>cundum quod scriptum est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Vota vestra reddite domino deo vest</w:t>
      </w:r>
      <w:r w:rsidR="00076013" w:rsidRPr="007A06F5">
        <w:rPr>
          <w:rFonts w:ascii="Times New Roman" w:hAnsi="Times New Roman" w:cs="Times New Roman"/>
          <w:lang w:val="la-Latn"/>
        </w:rPr>
        <w:t>ro</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Et iterum</w:t>
      </w:r>
      <w:r w:rsidR="00FF3D92" w:rsidRPr="007A06F5">
        <w:rPr>
          <w:rFonts w:ascii="Times New Roman" w:hAnsi="Times New Roman" w:cs="Times New Roman"/>
          <w:lang w:val="la-Latn"/>
        </w:rPr>
        <w:t xml:space="preserve">: </w:t>
      </w:r>
      <w:r w:rsidR="00076013" w:rsidRPr="007A06F5">
        <w:rPr>
          <w:rFonts w:ascii="Times New Roman" w:hAnsi="Times New Roman" w:cs="Times New Roman"/>
          <w:lang w:val="la-Latn"/>
        </w:rPr>
        <w:t>Melius est non</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vovere</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quam vovere  et non reddere</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Et ut ad monasteria venientes sec</w:t>
      </w:r>
      <w:r w:rsidR="00076013" w:rsidRPr="007A06F5">
        <w:rPr>
          <w:rFonts w:ascii="Times New Roman" w:hAnsi="Times New Roman" w:cs="Times New Roman"/>
          <w:lang w:val="la-Latn"/>
        </w:rPr>
        <w:t>undum regularem</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ordinem primo in pulsatorio probentur et sic accipiantur</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Et qui ex seculari habitu in</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monasteria veniunt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non statim foras ad ministeria monasterii mittantur</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antequam/ intus bene </w:t>
      </w:r>
      <w:r w:rsidR="000534A8" w:rsidRPr="007A06F5">
        <w:rPr>
          <w:rFonts w:ascii="Times New Roman" w:hAnsi="Times New Roman" w:cs="Times New Roman"/>
          <w:lang w:val="la-Latn"/>
        </w:rPr>
        <w:t>erudiantur</w:t>
      </w:r>
      <w:r w:rsidR="009B2994" w:rsidRPr="007A06F5">
        <w:rPr>
          <w:rFonts w:ascii="Times New Roman" w:hAnsi="Times New Roman" w:cs="Times New Roman"/>
          <w:lang w:val="la-Latn"/>
        </w:rPr>
        <w:t xml:space="preserve">. </w:t>
      </w:r>
      <w:r w:rsidR="000534A8" w:rsidRPr="007A06F5">
        <w:rPr>
          <w:rFonts w:ascii="Times New Roman" w:hAnsi="Times New Roman" w:cs="Times New Roman"/>
          <w:highlight w:val="yellow"/>
          <w:lang w:val="la-Latn"/>
        </w:rPr>
        <w:t>Et ut monachi ad saecularia placita n</w:t>
      </w:r>
      <w:r w:rsidR="00076013" w:rsidRPr="007A06F5">
        <w:rPr>
          <w:rFonts w:ascii="Times New Roman" w:hAnsi="Times New Roman" w:cs="Times New Roman"/>
          <w:highlight w:val="yellow"/>
          <w:lang w:val="la-Latn"/>
        </w:rPr>
        <w:t>on vadant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Similiter qui ad</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clericatum accedunt</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quod nos nominamus canonicam vit</w:t>
      </w:r>
      <w:r w:rsidR="00076013" w:rsidRPr="007A06F5">
        <w:rPr>
          <w:rFonts w:ascii="Times New Roman" w:hAnsi="Times New Roman" w:cs="Times New Roman"/>
          <w:lang w:val="la-Latn"/>
        </w:rPr>
        <w:t>am</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 xml:space="preserve">ut illi </w:t>
      </w:r>
      <w:r w:rsidR="00076013" w:rsidRPr="007A06F5">
        <w:rPr>
          <w:rFonts w:ascii="Times New Roman" w:hAnsi="Times New Roman" w:cs="Times New Roman"/>
          <w:highlight w:val="yellow"/>
          <w:lang w:val="la-Latn"/>
        </w:rPr>
        <w:t>canonice</w:t>
      </w:r>
      <w:r w:rsidR="00FF3D92" w:rsidRPr="007A06F5">
        <w:rPr>
          <w:rFonts w:ascii="Times New Roman" w:hAnsi="Times New Roman" w:cs="Times New Roman"/>
          <w:highlight w:val="yellow"/>
          <w:lang w:val="la-Latn"/>
        </w:rPr>
        <w:t xml:space="preserve"> </w:t>
      </w:r>
      <w:r w:rsidR="000534A8" w:rsidRPr="007A06F5">
        <w:rPr>
          <w:rFonts w:ascii="Times New Roman" w:hAnsi="Times New Roman" w:cs="Times New Roman"/>
          <w:highlight w:val="yellow"/>
          <w:lang w:val="la-Latn"/>
        </w:rPr>
        <w:t>secundum suam regulam omnimodis vivant</w:t>
      </w:r>
      <w:r w:rsidR="009B2994" w:rsidRPr="007A06F5">
        <w:rPr>
          <w:rFonts w:ascii="Times New Roman" w:hAnsi="Times New Roman" w:cs="Times New Roman"/>
          <w:highlight w:val="yellow"/>
          <w:lang w:val="la-Latn"/>
        </w:rPr>
        <w:t xml:space="preserve">, </w:t>
      </w:r>
      <w:r w:rsidR="000534A8" w:rsidRPr="007A06F5">
        <w:rPr>
          <w:rFonts w:ascii="Times New Roman" w:hAnsi="Times New Roman" w:cs="Times New Roman"/>
          <w:highlight w:val="yellow"/>
          <w:lang w:val="la-Latn"/>
        </w:rPr>
        <w:t>et episcopus</w:t>
      </w:r>
      <w:r w:rsidR="00076013" w:rsidRPr="007A06F5">
        <w:rPr>
          <w:rFonts w:ascii="Times New Roman" w:hAnsi="Times New Roman" w:cs="Times New Roman"/>
          <w:highlight w:val="yellow"/>
          <w:lang w:val="la-Latn"/>
        </w:rPr>
        <w:t xml:space="preserve"> eorum regat vitam</w:t>
      </w:r>
      <w:r w:rsidR="009B2994" w:rsidRPr="007A06F5">
        <w:rPr>
          <w:rFonts w:ascii="Times New Roman" w:hAnsi="Times New Roman" w:cs="Times New Roman"/>
          <w:highlight w:val="yellow"/>
          <w:lang w:val="la-Latn"/>
        </w:rPr>
        <w:t xml:space="preserve">, </w:t>
      </w:r>
      <w:r w:rsidR="00076013" w:rsidRPr="007A06F5">
        <w:rPr>
          <w:rFonts w:ascii="Times New Roman" w:hAnsi="Times New Roman" w:cs="Times New Roman"/>
          <w:highlight w:val="yellow"/>
          <w:lang w:val="la-Latn"/>
        </w:rPr>
        <w:t>sicut abba</w:t>
      </w:r>
      <w:r w:rsidR="00FF3D92" w:rsidRPr="007A06F5">
        <w:rPr>
          <w:rFonts w:ascii="Times New Roman" w:hAnsi="Times New Roman" w:cs="Times New Roman"/>
          <w:highlight w:val="yellow"/>
          <w:lang w:val="la-Latn"/>
        </w:rPr>
        <w:t xml:space="preserve"> </w:t>
      </w:r>
      <w:r w:rsidR="00076013" w:rsidRPr="007A06F5">
        <w:rPr>
          <w:rFonts w:ascii="Times New Roman" w:hAnsi="Times New Roman" w:cs="Times New Roman"/>
          <w:highlight w:val="yellow"/>
          <w:lang w:val="la-Latn"/>
        </w:rPr>
        <w:t>monachorum</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Ut aequales mensuras et rectas et pondera iusta et aequalia omnes habean</w:t>
      </w:r>
      <w:r w:rsidR="00076013" w:rsidRPr="007A06F5">
        <w:rPr>
          <w:rFonts w:ascii="Times New Roman" w:hAnsi="Times New Roman" w:cs="Times New Roman"/>
          <w:lang w:val="la-Latn"/>
        </w:rPr>
        <w:t>t sive in civitatibus</w:t>
      </w:r>
      <w:r w:rsidR="009B2994" w:rsidRPr="007A06F5">
        <w:rPr>
          <w:rFonts w:ascii="Times New Roman" w:hAnsi="Times New Roman" w:cs="Times New Roman"/>
          <w:lang w:val="la-Latn"/>
        </w:rPr>
        <w:t xml:space="preserve">, </w:t>
      </w:r>
      <w:r w:rsidR="00076013" w:rsidRPr="007A06F5">
        <w:rPr>
          <w:rFonts w:ascii="Times New Roman" w:hAnsi="Times New Roman" w:cs="Times New Roman"/>
          <w:lang w:val="la-Latn"/>
        </w:rPr>
        <w:t>sive in</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monasteriis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sive ad dandum in illis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sive accipiendum</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sicut et in lege do</w:t>
      </w:r>
      <w:r w:rsidR="00076013" w:rsidRPr="007A06F5">
        <w:rPr>
          <w:rFonts w:ascii="Times New Roman" w:hAnsi="Times New Roman" w:cs="Times New Roman"/>
          <w:lang w:val="la-Latn"/>
        </w:rPr>
        <w:t>mini praeceptum habemus</w:t>
      </w:r>
      <w:r w:rsidR="00FF3D92" w:rsidRPr="007A06F5">
        <w:rPr>
          <w:rFonts w:ascii="Times New Roman" w:hAnsi="Times New Roman" w:cs="Times New Roman"/>
          <w:lang w:val="la-Latn"/>
        </w:rPr>
        <w:t xml:space="preserve">. </w:t>
      </w:r>
      <w:r w:rsidR="00076013" w:rsidRPr="007A06F5">
        <w:rPr>
          <w:rFonts w:ascii="Times New Roman" w:hAnsi="Times New Roman" w:cs="Times New Roman"/>
          <w:lang w:val="la-Latn"/>
        </w:rPr>
        <w:t>Et in</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Salomone</w:t>
      </w:r>
      <w:r w:rsidR="00FF3D92" w:rsidRPr="007A06F5">
        <w:rPr>
          <w:rFonts w:ascii="Times New Roman" w:hAnsi="Times New Roman" w:cs="Times New Roman"/>
          <w:lang w:val="la-Latn"/>
        </w:rPr>
        <w:t xml:space="preserve">: </w:t>
      </w:r>
      <w:r w:rsidR="000534A8" w:rsidRPr="007A06F5">
        <w:rPr>
          <w:rFonts w:ascii="Times New Roman" w:hAnsi="Times New Roman" w:cs="Times New Roman"/>
          <w:lang w:val="la-Latn"/>
        </w:rPr>
        <w:t>Pondus et pondus</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mensur</w:t>
      </w:r>
      <w:r w:rsidR="00076013" w:rsidRPr="007A06F5">
        <w:rPr>
          <w:rFonts w:ascii="Times New Roman" w:hAnsi="Times New Roman" w:cs="Times New Roman"/>
          <w:lang w:val="la-Latn"/>
        </w:rPr>
        <w:t>am et mensuram odit anima mea</w:t>
      </w:r>
      <w:r w:rsidR="005D4A29" w:rsidRPr="007A06F5">
        <w:rPr>
          <w:rFonts w:ascii="Times New Roman" w:hAnsi="Times New Roman" w:cs="Times New Roman"/>
          <w:lang w:val="la-Latn"/>
        </w:rPr>
        <w:t>.</w:t>
      </w:r>
    </w:p>
    <w:p w14:paraId="4CB12D83" w14:textId="589AB897"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DE SUSCEPTIONE HOSPITUM</w:t>
      </w:r>
      <w:r w:rsidR="005D4A29" w:rsidRPr="007A06F5">
        <w:rPr>
          <w:rFonts w:ascii="Times New Roman" w:hAnsi="Times New Roman" w:cs="Times New Roman"/>
          <w:lang w:val="la-Latn"/>
        </w:rPr>
        <w:t>.</w:t>
      </w:r>
    </w:p>
    <w:p w14:paraId="76177FF1" w14:textId="251A0DD6"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Venerabile enim videtur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hospites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peregrini et pau</w:t>
      </w:r>
      <w:r w:rsidR="00033BD1" w:rsidRPr="007A06F5">
        <w:rPr>
          <w:rFonts w:ascii="Times New Roman" w:hAnsi="Times New Roman" w:cs="Times New Roman"/>
          <w:highlight w:val="yellow"/>
          <w:lang w:val="la-Latn"/>
        </w:rPr>
        <w:t>peres</w:t>
      </w:r>
      <w:r w:rsidR="00033BD1" w:rsidRPr="007A06F5">
        <w:rPr>
          <w:rFonts w:ascii="Times New Roman" w:hAnsi="Times New Roman" w:cs="Times New Roman"/>
          <w:lang w:val="la-Latn"/>
        </w:rPr>
        <w:t xml:space="preserve"> susceptiones regulares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canonici per loca diversa habeant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ipse dominus</w:t>
      </w:r>
      <w:r w:rsidR="00033BD1" w:rsidRPr="007A06F5">
        <w:rPr>
          <w:rFonts w:ascii="Times New Roman" w:hAnsi="Times New Roman" w:cs="Times New Roman"/>
          <w:lang w:val="la-Latn"/>
        </w:rPr>
        <w:t xml:space="preserve"> dicturus erit in remuneratione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magni diei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Hospes eram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suscepistis me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apostolus hos</w:t>
      </w:r>
      <w:r w:rsidR="00033BD1" w:rsidRPr="007A06F5">
        <w:rPr>
          <w:rFonts w:ascii="Times New Roman" w:hAnsi="Times New Roman" w:cs="Times New Roman"/>
          <w:lang w:val="la-Latn"/>
        </w:rPr>
        <w:t>pitalitatem laudans dixit</w:t>
      </w:r>
      <w:r w:rsidR="00FF3D92" w:rsidRPr="007A06F5">
        <w:rPr>
          <w:rFonts w:ascii="Times New Roman" w:hAnsi="Times New Roman" w:cs="Times New Roman"/>
          <w:lang w:val="la-Latn"/>
        </w:rPr>
        <w:t xml:space="preserve">: </w:t>
      </w:r>
      <w:r w:rsidR="00033BD1" w:rsidRPr="007A06F5">
        <w:rPr>
          <w:rFonts w:ascii="Times New Roman" w:hAnsi="Times New Roman" w:cs="Times New Roman"/>
          <w:lang w:val="la-Latn"/>
        </w:rPr>
        <w:t>Per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hanc quidam placuerunt d</w:t>
      </w:r>
      <w:r w:rsidR="00033BD1" w:rsidRPr="007A06F5">
        <w:rPr>
          <w:rFonts w:ascii="Times New Roman" w:hAnsi="Times New Roman" w:cs="Times New Roman"/>
          <w:lang w:val="la-Latn"/>
        </w:rPr>
        <w:t xml:space="preserve">eo angelis </w:t>
      </w:r>
      <w:r w:rsidR="00033BD1" w:rsidRPr="007A06F5">
        <w:rPr>
          <w:rFonts w:ascii="Times New Roman" w:hAnsi="Times New Roman" w:cs="Times New Roman"/>
          <w:highlight w:val="yellow"/>
          <w:lang w:val="la-Latn"/>
        </w:rPr>
        <w:t>hospitio susceptis</w:t>
      </w:r>
      <w:r w:rsidR="005D4A29" w:rsidRPr="007A06F5">
        <w:rPr>
          <w:rFonts w:ascii="Times New Roman" w:hAnsi="Times New Roman" w:cs="Times New Roman"/>
          <w:lang w:val="la-Latn"/>
        </w:rPr>
        <w:t>.</w:t>
      </w:r>
    </w:p>
    <w:p w14:paraId="15C4BD9F" w14:textId="0EF2277A"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ABBATISSIS CONTRA MO</w:t>
      </w:r>
      <w:r w:rsidR="00033BD1" w:rsidRPr="007A06F5">
        <w:rPr>
          <w:rFonts w:ascii="Times New Roman" w:hAnsi="Times New Roman" w:cs="Times New Roman"/>
          <w:lang w:val="la-Latn"/>
        </w:rPr>
        <w:t>REM ECCLESIAE DEI FACIENTIBUS</w:t>
      </w:r>
      <w:r w:rsidR="005D4A29" w:rsidRPr="007A06F5">
        <w:rPr>
          <w:rFonts w:ascii="Times New Roman" w:hAnsi="Times New Roman" w:cs="Times New Roman"/>
          <w:lang w:val="la-Latn"/>
        </w:rPr>
        <w:t>.</w:t>
      </w:r>
    </w:p>
    <w:p w14:paraId="4984424A" w14:textId="7CE345CD"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Auditum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aliquas abbatissas contra morem sanctae dei ecclesiae benedictio</w:t>
      </w:r>
      <w:r w:rsidR="00033BD1" w:rsidRPr="007A06F5">
        <w:rPr>
          <w:rFonts w:ascii="Times New Roman" w:hAnsi="Times New Roman" w:cs="Times New Roman"/>
          <w:lang w:val="la-Latn"/>
        </w:rPr>
        <w:t>nes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manus impositiones et signacula sanctae crucis super capita virorum dare</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necnon et velare/ virgines </w:t>
      </w:r>
      <w:r w:rsidRPr="007A06F5">
        <w:rPr>
          <w:rFonts w:ascii="Times New Roman" w:hAnsi="Times New Roman" w:cs="Times New Roman"/>
          <w:lang w:val="la-Latn"/>
        </w:rPr>
        <w:t>cum benedictione sacerdotali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omnino a  </w:t>
      </w:r>
      <w:r w:rsidR="00033BD1" w:rsidRPr="007A06F5">
        <w:rPr>
          <w:rFonts w:ascii="Times New Roman" w:hAnsi="Times New Roman" w:cs="Times New Roman"/>
          <w:lang w:val="la-Latn"/>
        </w:rPr>
        <w:t>vobis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sanctissimi patres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in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vestris parrochiis illis </w:t>
      </w:r>
      <w:r w:rsidR="00033BD1" w:rsidRPr="007A06F5">
        <w:rPr>
          <w:rFonts w:ascii="Times New Roman" w:hAnsi="Times New Roman" w:cs="Times New Roman"/>
          <w:lang w:val="la-Latn"/>
        </w:rPr>
        <w:t xml:space="preserve"> interdicendum esse scitote</w:t>
      </w:r>
      <w:r w:rsidR="005D4A29" w:rsidRPr="007A06F5">
        <w:rPr>
          <w:rFonts w:ascii="Times New Roman" w:hAnsi="Times New Roman" w:cs="Times New Roman"/>
          <w:lang w:val="la-Latn"/>
        </w:rPr>
        <w:t>.</w:t>
      </w:r>
    </w:p>
    <w:p w14:paraId="71EFDD9B" w14:textId="6F9FB96A"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CLERICIS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SE FINGUNT ESSE MONACHOS</w:t>
      </w:r>
      <w:r w:rsidR="005D4A29" w:rsidRPr="007A06F5">
        <w:rPr>
          <w:rFonts w:ascii="Times New Roman" w:hAnsi="Times New Roman" w:cs="Times New Roman"/>
          <w:lang w:val="la-Latn"/>
        </w:rPr>
        <w:t>.</w:t>
      </w:r>
    </w:p>
    <w:p w14:paraId="323C92F2" w14:textId="4D608314"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illi clerici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se fingunt habitu vel nomine m</w:t>
      </w:r>
      <w:r w:rsidR="00033BD1" w:rsidRPr="007A06F5">
        <w:rPr>
          <w:rFonts w:ascii="Times New Roman" w:hAnsi="Times New Roman" w:cs="Times New Roman"/>
          <w:lang w:val="la-Latn"/>
        </w:rPr>
        <w:t>onachos esse et non sunt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omni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modis videtur corrigendos atque emendandos esse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ill</w:t>
      </w:r>
      <w:r w:rsidR="00033BD1" w:rsidRPr="007A06F5">
        <w:rPr>
          <w:rFonts w:ascii="Times New Roman" w:hAnsi="Times New Roman" w:cs="Times New Roman"/>
          <w:lang w:val="la-Latn"/>
        </w:rPr>
        <w:t>i veri monachi sint vel veri canonici</w:t>
      </w:r>
      <w:r w:rsidR="005D4A29" w:rsidRPr="007A06F5">
        <w:rPr>
          <w:rFonts w:ascii="Times New Roman" w:hAnsi="Times New Roman" w:cs="Times New Roman"/>
          <w:lang w:val="la-Latn"/>
        </w:rPr>
        <w:t>.</w:t>
      </w:r>
    </w:p>
    <w:p w14:paraId="5D296E79" w14:textId="7EAAD766"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PSEUDOGRA</w:t>
      </w:r>
      <w:r w:rsidR="00033BD1" w:rsidRPr="007A06F5">
        <w:rPr>
          <w:rFonts w:ascii="Times New Roman" w:hAnsi="Times New Roman" w:cs="Times New Roman"/>
          <w:lang w:val="la-Latn"/>
        </w:rPr>
        <w:t>PHIIS ET DUBIIS NARRATIONIBUS</w:t>
      </w:r>
      <w:r w:rsidR="005D4A29" w:rsidRPr="007A06F5">
        <w:rPr>
          <w:rFonts w:ascii="Times New Roman" w:hAnsi="Times New Roman" w:cs="Times New Roman"/>
          <w:lang w:val="la-Latn"/>
        </w:rPr>
        <w:t>.</w:t>
      </w:r>
    </w:p>
    <w:p w14:paraId="077FCDE3" w14:textId="71CAE844"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Pseudographiae et dubiae narrationes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 quae omnino</w:t>
      </w:r>
      <w:r w:rsidR="00A542E5" w:rsidRPr="007A06F5">
        <w:rPr>
          <w:rFonts w:ascii="Times New Roman" w:hAnsi="Times New Roman" w:cs="Times New Roman"/>
          <w:lang w:val="la-Latn"/>
        </w:rPr>
        <w:t xml:space="preserve"> contra fidem catholicam sunt</w:t>
      </w:r>
      <w:r w:rsidR="00033BD1"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ut epistola pessima et falsissima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 transacto anno</w:t>
      </w:r>
      <w:r w:rsidR="00033BD1" w:rsidRPr="007A06F5">
        <w:rPr>
          <w:rFonts w:ascii="Times New Roman" w:hAnsi="Times New Roman" w:cs="Times New Roman"/>
          <w:lang w:val="la-Latn"/>
        </w:rPr>
        <w:t xml:space="preserve"> dicebant aliqui errantes et in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errorem alios mittentes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de caelo cecidisset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n</w:t>
      </w:r>
      <w:r w:rsidR="00033BD1" w:rsidRPr="007A06F5">
        <w:rPr>
          <w:rFonts w:ascii="Times New Roman" w:hAnsi="Times New Roman" w:cs="Times New Roman"/>
          <w:highlight w:val="yellow"/>
          <w:lang w:val="la-Latn"/>
        </w:rPr>
        <w:t>ec credantur nec legantur</w:t>
      </w:r>
      <w:r w:rsidR="009B2994" w:rsidRPr="007A06F5">
        <w:rPr>
          <w:rFonts w:ascii="Times New Roman" w:hAnsi="Times New Roman" w:cs="Times New Roman"/>
          <w:highlight w:val="yellow"/>
          <w:lang w:val="la-Latn"/>
        </w:rPr>
        <w:t xml:space="preserve">, </w:t>
      </w:r>
      <w:r w:rsidR="00033BD1" w:rsidRPr="007A06F5">
        <w:rPr>
          <w:rFonts w:ascii="Times New Roman" w:hAnsi="Times New Roman" w:cs="Times New Roman"/>
          <w:highlight w:val="yellow"/>
          <w:lang w:val="la-Latn"/>
        </w:rPr>
        <w:t>sed</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conburantur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ne in errorem </w:t>
      </w:r>
      <w:r w:rsidRPr="007A06F5">
        <w:rPr>
          <w:rFonts w:ascii="Times New Roman" w:hAnsi="Times New Roman" w:cs="Times New Roman"/>
          <w:lang w:val="la-Latn"/>
        </w:rPr>
        <w:lastRenderedPageBreak/>
        <w:t>pro tali scripto populus mittat</w:t>
      </w:r>
      <w:r w:rsidR="00033BD1" w:rsidRPr="007A06F5">
        <w:rPr>
          <w:rFonts w:ascii="Times New Roman" w:hAnsi="Times New Roman" w:cs="Times New Roman"/>
          <w:lang w:val="la-Latn"/>
        </w:rPr>
        <w:t>ur</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sed soli canonici libri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catholici tractatus et sanctorum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as et dicta legantur et tradantur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E36B9AD" w14:textId="2B92D0B5" w:rsidR="000534A8" w:rsidRPr="007A06F5" w:rsidRDefault="00033BD1"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LXXIIII.</w:t>
      </w:r>
      <w:r w:rsidR="00A542E5"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0534A8" w:rsidRPr="007A06F5">
        <w:rPr>
          <w:rFonts w:ascii="Times New Roman" w:hAnsi="Times New Roman" w:cs="Times New Roman"/>
          <w:lang w:val="la-Latn"/>
        </w:rPr>
        <w:t>CANT</w:t>
      </w:r>
      <w:r w:rsidRPr="007A06F5">
        <w:rPr>
          <w:rFonts w:ascii="Times New Roman" w:hAnsi="Times New Roman" w:cs="Times New Roman"/>
          <w:lang w:val="la-Latn"/>
        </w:rPr>
        <w:t>U ROMANO A MONACHIS PERAGENDO.</w:t>
      </w:r>
    </w:p>
    <w:p w14:paraId="145C17D0" w14:textId="69749EAD"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Monachi  ut </w:t>
      </w:r>
      <w:r w:rsidRPr="007A06F5">
        <w:rPr>
          <w:rFonts w:ascii="Times New Roman" w:hAnsi="Times New Roman" w:cs="Times New Roman"/>
          <w:highlight w:val="yellow"/>
          <w:lang w:val="la-Latn"/>
        </w:rPr>
        <w:t>cantum romanum</w:t>
      </w:r>
      <w:r w:rsidRPr="007A06F5">
        <w:rPr>
          <w:rFonts w:ascii="Times New Roman" w:hAnsi="Times New Roman" w:cs="Times New Roman"/>
          <w:lang w:val="la-Latn"/>
        </w:rPr>
        <w:t xml:space="preserve"> pleniter et ordinabil</w:t>
      </w:r>
      <w:r w:rsidR="00033BD1" w:rsidRPr="007A06F5">
        <w:rPr>
          <w:rFonts w:ascii="Times New Roman" w:hAnsi="Times New Roman" w:cs="Times New Roman"/>
          <w:lang w:val="la-Latn"/>
        </w:rPr>
        <w:t>iter per nocturnale vel gradale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officium peragant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secundum quod beatae memoriae</w:t>
      </w:r>
      <w:r w:rsidR="00033BD1" w:rsidRPr="007A06F5">
        <w:rPr>
          <w:rFonts w:ascii="Times New Roman" w:hAnsi="Times New Roman" w:cs="Times New Roman"/>
          <w:lang w:val="la-Latn"/>
        </w:rPr>
        <w:t xml:space="preserve"> </w:t>
      </w:r>
      <w:r w:rsidR="00033BD1" w:rsidRPr="007A06F5">
        <w:rPr>
          <w:rFonts w:ascii="Times New Roman" w:hAnsi="Times New Roman" w:cs="Times New Roman"/>
          <w:highlight w:val="yellow"/>
          <w:lang w:val="la-Latn"/>
        </w:rPr>
        <w:t>genitor noster Pippinus rex de</w:t>
      </w:r>
      <w:r w:rsidRPr="007A06F5">
        <w:rPr>
          <w:rFonts w:ascii="Times New Roman" w:hAnsi="Times New Roman" w:cs="Times New Roman"/>
          <w:highlight w:val="yellow"/>
          <w:lang w:val="la-Latn"/>
        </w:rPr>
        <w:t>certavit ut fieret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gallicanum cantum tulit ob un</w:t>
      </w:r>
      <w:r w:rsidR="00033BD1" w:rsidRPr="007A06F5">
        <w:rPr>
          <w:rFonts w:ascii="Times New Roman" w:hAnsi="Times New Roman" w:cs="Times New Roman"/>
          <w:lang w:val="la-Latn"/>
        </w:rPr>
        <w:t>animitatem apostolicae sedis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sanctae dei e</w:t>
      </w:r>
      <w:r w:rsidR="00033BD1" w:rsidRPr="007A06F5">
        <w:rPr>
          <w:rFonts w:ascii="Times New Roman" w:hAnsi="Times New Roman" w:cs="Times New Roman"/>
          <w:lang w:val="la-Latn"/>
        </w:rPr>
        <w:t>cclesiae pacificam concordiam</w:t>
      </w:r>
      <w:r w:rsidR="005D4A29" w:rsidRPr="007A06F5">
        <w:rPr>
          <w:rFonts w:ascii="Times New Roman" w:hAnsi="Times New Roman" w:cs="Times New Roman"/>
          <w:lang w:val="la-Latn"/>
        </w:rPr>
        <w:t>.</w:t>
      </w:r>
    </w:p>
    <w:p w14:paraId="1412F760" w14:textId="7EB04101" w:rsidR="00FF3D92" w:rsidRPr="007A06F5" w:rsidRDefault="00FF3D92"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LXXV. DE OPERIBUS SERVILIBUS, QUAE DIEBUS DOMINICIS </w:t>
      </w:r>
      <w:r w:rsidR="00033BD1" w:rsidRPr="007A06F5">
        <w:rPr>
          <w:rFonts w:ascii="Times New Roman" w:hAnsi="Times New Roman" w:cs="Times New Roman"/>
          <w:lang w:val="la-Latn"/>
        </w:rPr>
        <w:t>NON</w:t>
      </w:r>
      <w:r w:rsidRPr="007A06F5">
        <w:rPr>
          <w:rFonts w:ascii="Times New Roman" w:hAnsi="Times New Roman" w:cs="Times New Roman"/>
          <w:lang w:val="la-Latn"/>
        </w:rPr>
        <w:t xml:space="preserve"> SUNT AGENDA</w:t>
      </w:r>
      <w:r w:rsidR="00033BD1"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14968163" w14:textId="25C7C297"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Statuimus  quoque secundum quod in lege dominus praec</w:t>
      </w:r>
      <w:r w:rsidR="00033BD1" w:rsidRPr="007A06F5">
        <w:rPr>
          <w:rFonts w:ascii="Times New Roman" w:hAnsi="Times New Roman" w:cs="Times New Roman"/>
          <w:lang w:val="la-Latn"/>
        </w:rPr>
        <w:t>epit</w:t>
      </w:r>
      <w:r w:rsidR="009B2994" w:rsidRPr="007A06F5">
        <w:rPr>
          <w:rFonts w:ascii="Times New Roman" w:hAnsi="Times New Roman" w:cs="Times New Roman"/>
          <w:lang w:val="la-Latn"/>
        </w:rPr>
        <w:t xml:space="preserve">, </w:t>
      </w:r>
      <w:r w:rsidR="00033BD1" w:rsidRPr="007A06F5">
        <w:rPr>
          <w:rFonts w:ascii="Times New Roman" w:hAnsi="Times New Roman" w:cs="Times New Roman"/>
          <w:highlight w:val="yellow"/>
          <w:lang w:val="la-Latn"/>
        </w:rPr>
        <w:t>ut opera servilia diebus</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dominicis non agantur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et bonae memoriae genito</w:t>
      </w:r>
      <w:r w:rsidR="00033BD1" w:rsidRPr="007A06F5">
        <w:rPr>
          <w:rFonts w:ascii="Times New Roman" w:hAnsi="Times New Roman" w:cs="Times New Roman"/>
          <w:lang w:val="la-Latn"/>
        </w:rPr>
        <w:t>r meus in suis synodalibus edic</w:t>
      </w:r>
      <w:r w:rsidRPr="007A06F5">
        <w:rPr>
          <w:rFonts w:ascii="Times New Roman" w:hAnsi="Times New Roman" w:cs="Times New Roman"/>
          <w:lang w:val="la-Latn"/>
        </w:rPr>
        <w:t>tis mandavit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w:t>
      </w:r>
      <w:r w:rsidRPr="007A06F5">
        <w:rPr>
          <w:rFonts w:ascii="Times New Roman" w:hAnsi="Times New Roman" w:cs="Times New Roman"/>
          <w:highlight w:val="yellow"/>
          <w:lang w:val="la-Latn"/>
        </w:rPr>
        <w:t>nec viri ruralia  exerceant</w:t>
      </w:r>
      <w:r w:rsidRPr="007A06F5">
        <w:rPr>
          <w:rFonts w:ascii="Times New Roman" w:hAnsi="Times New Roman" w:cs="Times New Roman"/>
          <w:lang w:val="la-Latn"/>
        </w:rPr>
        <w:t xml:space="preserve"> nec in vinea colenda nec in campis/ arando nec in  metendo vel foenum secando vel sepem ponendo nec </w:t>
      </w:r>
      <w:r w:rsidRPr="007A06F5">
        <w:rPr>
          <w:rFonts w:ascii="Times New Roman" w:hAnsi="Times New Roman" w:cs="Times New Roman"/>
          <w:highlight w:val="yellow"/>
          <w:lang w:val="la-Latn"/>
        </w:rPr>
        <w:t>in silvis</w:t>
      </w:r>
      <w:r w:rsidR="00033BD1" w:rsidRPr="007A06F5">
        <w:rPr>
          <w:rFonts w:ascii="Times New Roman" w:hAnsi="Times New Roman" w:cs="Times New Roman"/>
          <w:lang w:val="la-Latn"/>
        </w:rPr>
        <w:t xml:space="preserve"> stirpan</w:t>
      </w:r>
      <w:r w:rsidRPr="007A06F5">
        <w:rPr>
          <w:rFonts w:ascii="Times New Roman" w:hAnsi="Times New Roman" w:cs="Times New Roman"/>
          <w:lang w:val="la-Latn"/>
        </w:rPr>
        <w:t>do vel arbores caedere vel in petris laborare nec dom</w:t>
      </w:r>
      <w:r w:rsidR="00A542E5" w:rsidRPr="007A06F5">
        <w:rPr>
          <w:rFonts w:ascii="Times New Roman" w:hAnsi="Times New Roman" w:cs="Times New Roman"/>
          <w:lang w:val="la-Latn"/>
        </w:rPr>
        <w:t xml:space="preserve">os struere </w:t>
      </w:r>
      <w:r w:rsidR="00033BD1" w:rsidRPr="007A06F5">
        <w:rPr>
          <w:rFonts w:ascii="Times New Roman" w:hAnsi="Times New Roman" w:cs="Times New Roman"/>
          <w:lang w:val="la-Latn"/>
        </w:rPr>
        <w:t>nec in orto labo</w:t>
      </w:r>
      <w:r w:rsidRPr="007A06F5">
        <w:rPr>
          <w:rFonts w:ascii="Times New Roman" w:hAnsi="Times New Roman" w:cs="Times New Roman"/>
          <w:lang w:val="la-Latn"/>
        </w:rPr>
        <w:t>rent nec ad placita conveniant nec venationes exerceant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 xml:space="preserve">Et </w:t>
      </w:r>
      <w:r w:rsidR="00033BD1" w:rsidRPr="007A06F5">
        <w:rPr>
          <w:rFonts w:ascii="Times New Roman" w:hAnsi="Times New Roman" w:cs="Times New Roman"/>
          <w:highlight w:val="yellow"/>
          <w:lang w:val="la-Latn"/>
        </w:rPr>
        <w:t>tria carraria opera licet fieri</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 die dominico</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id est hostilia carra vel victualia et si forte</w:t>
      </w:r>
      <w:r w:rsidR="00033BD1" w:rsidRPr="007A06F5">
        <w:rPr>
          <w:rFonts w:ascii="Times New Roman" w:hAnsi="Times New Roman" w:cs="Times New Roman"/>
          <w:highlight w:val="yellow"/>
          <w:lang w:val="la-Latn"/>
        </w:rPr>
        <w:t xml:space="preserve"> necesse erit corpus cuiuslibet</w:t>
      </w:r>
      <w:r w:rsidR="00A542E5"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duci ad sepulchrum</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Item </w:t>
      </w:r>
      <w:r w:rsidRPr="007A06F5">
        <w:rPr>
          <w:rFonts w:ascii="Times New Roman" w:hAnsi="Times New Roman" w:cs="Times New Roman"/>
          <w:highlight w:val="yellow"/>
          <w:lang w:val="la-Latn"/>
        </w:rPr>
        <w:t>feminae opera textrilia non faci</w:t>
      </w:r>
      <w:r w:rsidR="00033BD1" w:rsidRPr="007A06F5">
        <w:rPr>
          <w:rFonts w:ascii="Times New Roman" w:hAnsi="Times New Roman" w:cs="Times New Roman"/>
          <w:highlight w:val="yellow"/>
          <w:lang w:val="la-Latn"/>
        </w:rPr>
        <w:t>ant</w:t>
      </w:r>
      <w:r w:rsidR="00033BD1" w:rsidRPr="007A06F5">
        <w:rPr>
          <w:rFonts w:ascii="Times New Roman" w:hAnsi="Times New Roman" w:cs="Times New Roman"/>
          <w:lang w:val="la-Latn"/>
        </w:rPr>
        <w:t xml:space="preserve"> nec capulent vestitos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nec</w:t>
      </w:r>
      <w:r w:rsidR="00A542E5" w:rsidRPr="007A06F5">
        <w:rPr>
          <w:rFonts w:ascii="Times New Roman" w:hAnsi="Times New Roman" w:cs="Times New Roman"/>
          <w:lang w:val="la-Latn"/>
        </w:rPr>
        <w:t xml:space="preserve"> </w:t>
      </w:r>
      <w:r w:rsidRPr="007A06F5">
        <w:rPr>
          <w:rFonts w:ascii="Times New Roman" w:hAnsi="Times New Roman" w:cs="Times New Roman"/>
          <w:lang w:val="la-Latn"/>
        </w:rPr>
        <w:t>consuant vel acupicule  fiant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lanam carpere n</w:t>
      </w:r>
      <w:r w:rsidR="00033BD1" w:rsidRPr="007A06F5">
        <w:rPr>
          <w:rFonts w:ascii="Times New Roman" w:hAnsi="Times New Roman" w:cs="Times New Roman"/>
          <w:lang w:val="la-Latn"/>
        </w:rPr>
        <w:t>ec linum battere nec in publico</w:t>
      </w:r>
      <w:r w:rsidR="00A542E5" w:rsidRPr="007A06F5">
        <w:rPr>
          <w:rFonts w:ascii="Times New Roman" w:hAnsi="Times New Roman" w:cs="Times New Roman"/>
          <w:lang w:val="la-Latn"/>
        </w:rPr>
        <w:t xml:space="preserve"> </w:t>
      </w:r>
      <w:r w:rsidRPr="007A06F5">
        <w:rPr>
          <w:rFonts w:ascii="Times New Roman" w:hAnsi="Times New Roman" w:cs="Times New Roman"/>
          <w:lang w:val="la-Latn"/>
        </w:rPr>
        <w:t>vestimenta lavare nec berbices tondere habeant licitu</w:t>
      </w:r>
      <w:r w:rsidR="00033BD1" w:rsidRPr="007A06F5">
        <w:rPr>
          <w:rFonts w:ascii="Times New Roman" w:hAnsi="Times New Roman" w:cs="Times New Roman"/>
          <w:lang w:val="la-Latn"/>
        </w:rPr>
        <w:t>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 omnimodis bonorum re</w:t>
      </w:r>
      <w:r w:rsidR="00FF3D92" w:rsidRPr="007A06F5">
        <w:rPr>
          <w:rFonts w:ascii="Times New Roman" w:hAnsi="Times New Roman" w:cs="Times New Roman"/>
          <w:lang w:val="la-Latn"/>
        </w:rPr>
        <w:t xml:space="preserve">quies die </w:t>
      </w:r>
      <w:r w:rsidR="00A542E5" w:rsidRPr="007A06F5">
        <w:rPr>
          <w:rFonts w:ascii="Times New Roman" w:hAnsi="Times New Roman" w:cs="Times New Roman"/>
          <w:lang w:val="la-Latn"/>
        </w:rPr>
        <w:t xml:space="preserve"> </w:t>
      </w:r>
      <w:r w:rsidRPr="007A06F5">
        <w:rPr>
          <w:rFonts w:ascii="Times New Roman" w:hAnsi="Times New Roman" w:cs="Times New Roman"/>
          <w:lang w:val="la-Latn"/>
        </w:rPr>
        <w:t>dominico persolvatur</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sed ad missarum sollemnia ad ecclesiam</w:t>
      </w:r>
      <w:r w:rsidR="00A542E5" w:rsidRPr="007A06F5">
        <w:rPr>
          <w:rFonts w:ascii="Times New Roman" w:hAnsi="Times New Roman" w:cs="Times New Roman"/>
          <w:highlight w:val="yellow"/>
          <w:lang w:val="la-Latn"/>
        </w:rPr>
        <w:t xml:space="preserve"> undique/ conveniant et laudent </w:t>
      </w:r>
      <w:r w:rsidRPr="007A06F5">
        <w:rPr>
          <w:rFonts w:ascii="Times New Roman" w:hAnsi="Times New Roman" w:cs="Times New Roman"/>
          <w:highlight w:val="yellow"/>
          <w:lang w:val="la-Latn"/>
        </w:rPr>
        <w:t>deum pro  omnibus bonis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nobis in illa die fecit</w:t>
      </w:r>
      <w:r w:rsidR="005D4A29" w:rsidRPr="007A06F5">
        <w:rPr>
          <w:rFonts w:ascii="Times New Roman" w:hAnsi="Times New Roman" w:cs="Times New Roman"/>
          <w:lang w:val="la-Latn"/>
        </w:rPr>
        <w:t>.</w:t>
      </w:r>
    </w:p>
    <w:p w14:paraId="02823578" w14:textId="73013866" w:rsidR="000534A8" w:rsidRPr="007A06F5" w:rsidRDefault="00033BD1"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LXXVI</w:t>
      </w:r>
      <w:r w:rsidR="00FF3D92" w:rsidRPr="007A06F5">
        <w:rPr>
          <w:rFonts w:ascii="Times New Roman" w:hAnsi="Times New Roman" w:cs="Times New Roman"/>
          <w:lang w:val="la-Latn"/>
        </w:rPr>
        <w:t xml:space="preserve">. DE PRAEDICATIONE EPISCOPORUM ET </w:t>
      </w:r>
      <w:r w:rsidRPr="007A06F5">
        <w:rPr>
          <w:rFonts w:ascii="Times New Roman" w:hAnsi="Times New Roman" w:cs="Times New Roman"/>
          <w:lang w:val="la-Latn"/>
        </w:rPr>
        <w:t>PRESBITERORUM.</w:t>
      </w:r>
    </w:p>
    <w:p w14:paraId="1D1B5099" w14:textId="6A3F99CD" w:rsidR="00FF3D92"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Sed et vestrum videndum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dilectissimi et venerabiles p</w:t>
      </w:r>
      <w:r w:rsidR="00033BD1" w:rsidRPr="007A06F5">
        <w:rPr>
          <w:rFonts w:ascii="Times New Roman" w:hAnsi="Times New Roman" w:cs="Times New Roman"/>
          <w:lang w:val="la-Latn"/>
        </w:rPr>
        <w:t>astores et rectores ecclesiarum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presbiteri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quos mittitis per parrochias v</w:t>
      </w:r>
      <w:r w:rsidR="00033BD1" w:rsidRPr="007A06F5">
        <w:rPr>
          <w:rFonts w:ascii="Times New Roman" w:hAnsi="Times New Roman" w:cs="Times New Roman"/>
          <w:highlight w:val="yellow"/>
          <w:lang w:val="la-Latn"/>
        </w:rPr>
        <w:t>estras ad regendum et praedican</w:t>
      </w:r>
      <w:r w:rsidRPr="007A06F5">
        <w:rPr>
          <w:rFonts w:ascii="Times New Roman" w:hAnsi="Times New Roman" w:cs="Times New Roman"/>
          <w:highlight w:val="yellow"/>
          <w:lang w:val="la-Latn"/>
        </w:rPr>
        <w:t>du</w:t>
      </w:r>
      <w:r w:rsidR="00FF3D92" w:rsidRPr="007A06F5">
        <w:rPr>
          <w:rFonts w:ascii="Times New Roman" w:hAnsi="Times New Roman" w:cs="Times New Roman"/>
          <w:highlight w:val="yellow"/>
          <w:lang w:val="la-Latn"/>
        </w:rPr>
        <w:t>m</w:t>
      </w:r>
      <w:r w:rsidR="00FF3D92" w:rsidRPr="007A06F5">
        <w:rPr>
          <w:rFonts w:ascii="Times New Roman" w:hAnsi="Times New Roman" w:cs="Times New Roman"/>
          <w:lang w:val="la-Latn"/>
        </w:rPr>
        <w:t xml:space="preserve">  per </w:t>
      </w:r>
      <w:r w:rsidRPr="007A06F5">
        <w:rPr>
          <w:rFonts w:ascii="Times New Roman" w:hAnsi="Times New Roman" w:cs="Times New Roman"/>
          <w:lang w:val="la-Latn"/>
        </w:rPr>
        <w:t>ecclesias populum deo servientem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recte et </w:t>
      </w:r>
      <w:r w:rsidR="00033BD1" w:rsidRPr="007A06F5">
        <w:rPr>
          <w:rFonts w:ascii="Times New Roman" w:hAnsi="Times New Roman" w:cs="Times New Roman"/>
          <w:lang w:val="la-Latn"/>
        </w:rPr>
        <w:t>honeste praedicent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et non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sinatis nova vel non canonica aliquos ex suo sensu et</w:t>
      </w:r>
      <w:r w:rsidR="00033BD1" w:rsidRPr="007A06F5">
        <w:rPr>
          <w:rFonts w:ascii="Times New Roman" w:hAnsi="Times New Roman" w:cs="Times New Roman"/>
          <w:lang w:val="la-Latn"/>
        </w:rPr>
        <w:t xml:space="preserve"> non secundum scripturas sacras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fingere et praedicare populo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et vosmetipsi utilia ho</w:t>
      </w:r>
      <w:r w:rsidR="00033BD1" w:rsidRPr="007A06F5">
        <w:rPr>
          <w:rFonts w:ascii="Times New Roman" w:hAnsi="Times New Roman" w:cs="Times New Roman"/>
          <w:lang w:val="la-Latn"/>
        </w:rPr>
        <w:t>neste et recte et quae ad vitam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ducunt aeternam praedicate aliosque instrui</w:t>
      </w:r>
      <w:r w:rsidR="00033BD1" w:rsidRPr="007A06F5">
        <w:rPr>
          <w:rFonts w:ascii="Times New Roman" w:hAnsi="Times New Roman" w:cs="Times New Roman"/>
          <w:lang w:val="la-Latn"/>
        </w:rPr>
        <w:t>te</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 haec eadem praedicent</w:t>
      </w:r>
      <w:r w:rsidR="00FF3D92"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Primo</w:t>
      </w:r>
      <w:r w:rsidRPr="007A06F5">
        <w:rPr>
          <w:rFonts w:ascii="Times New Roman" w:hAnsi="Times New Roman" w:cs="Times New Roman"/>
          <w:lang w:val="la-Latn"/>
        </w:rPr>
        <w:t xml:space="preserve"> omnium praedicandum est omnibus general</w:t>
      </w:r>
      <w:r w:rsidR="00033BD1" w:rsidRPr="007A06F5">
        <w:rPr>
          <w:rFonts w:ascii="Times New Roman" w:hAnsi="Times New Roman" w:cs="Times New Roman"/>
          <w:lang w:val="la-Latn"/>
        </w:rPr>
        <w:t>iter</w:t>
      </w:r>
      <w:r w:rsidR="009B2994" w:rsidRPr="007A06F5">
        <w:rPr>
          <w:rFonts w:ascii="Times New Roman" w:hAnsi="Times New Roman" w:cs="Times New Roman"/>
          <w:lang w:val="la-Latn"/>
        </w:rPr>
        <w:t xml:space="preserve">, </w:t>
      </w:r>
      <w:r w:rsidR="00033BD1" w:rsidRPr="007A06F5">
        <w:rPr>
          <w:rFonts w:ascii="Times New Roman" w:hAnsi="Times New Roman" w:cs="Times New Roman"/>
          <w:highlight w:val="yellow"/>
          <w:lang w:val="la-Latn"/>
        </w:rPr>
        <w:t>ut  credant</w:t>
      </w:r>
      <w:r w:rsidR="00033BD1" w:rsidRPr="007A06F5">
        <w:rPr>
          <w:rFonts w:ascii="Times New Roman" w:hAnsi="Times New Roman" w:cs="Times New Roman"/>
          <w:lang w:val="la-Latn"/>
        </w:rPr>
        <w:t xml:space="preserve"> </w:t>
      </w:r>
      <w:r w:rsidR="00033BD1" w:rsidRPr="007A06F5">
        <w:rPr>
          <w:rFonts w:ascii="Times New Roman" w:hAnsi="Times New Roman" w:cs="Times New Roman"/>
          <w:highlight w:val="yellow"/>
          <w:lang w:val="la-Latn"/>
        </w:rPr>
        <w:t>patrem et</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filium et spiritum sanctum unum esse</w:t>
      </w:r>
      <w:r w:rsidRPr="007A06F5">
        <w:rPr>
          <w:rFonts w:ascii="Times New Roman" w:hAnsi="Times New Roman" w:cs="Times New Roman"/>
          <w:lang w:val="la-Latn"/>
        </w:rPr>
        <w:t xml:space="preserve"> deum omnipotentem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aeternum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invisibilem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creavit coelum et terram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mare et omnia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quae in eis </w:t>
      </w:r>
      <w:r w:rsidR="00033BD1" w:rsidRPr="007A06F5">
        <w:rPr>
          <w:rFonts w:ascii="Times New Roman" w:hAnsi="Times New Roman" w:cs="Times New Roman"/>
          <w:lang w:val="la-Latn"/>
        </w:rPr>
        <w:t>sunt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 xml:space="preserve">Et </w:t>
      </w:r>
      <w:r w:rsidR="00033BD1" w:rsidRPr="007A06F5">
        <w:rPr>
          <w:rFonts w:ascii="Times New Roman" w:hAnsi="Times New Roman" w:cs="Times New Roman"/>
          <w:highlight w:val="yellow"/>
          <w:lang w:val="la-Latn"/>
        </w:rPr>
        <w:t>unam esse deitatem et</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substantiam</w:t>
      </w:r>
      <w:r w:rsidRPr="007A06F5">
        <w:rPr>
          <w:rFonts w:ascii="Times New Roman" w:hAnsi="Times New Roman" w:cs="Times New Roman"/>
          <w:lang w:val="la-Latn"/>
        </w:rPr>
        <w:t xml:space="preserve"> et maiestatem in tribus personis patri</w:t>
      </w:r>
      <w:r w:rsidR="00033BD1" w:rsidRPr="007A06F5">
        <w:rPr>
          <w:rFonts w:ascii="Times New Roman" w:hAnsi="Times New Roman" w:cs="Times New Roman"/>
          <w:lang w:val="la-Latn"/>
        </w:rPr>
        <w:t>s et filii et spiritus sancti</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Item praedicandum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quomodo filius dei incarnatus est</w:t>
      </w:r>
      <w:r w:rsidR="00033BD1" w:rsidRPr="007A06F5">
        <w:rPr>
          <w:rFonts w:ascii="Times New Roman" w:hAnsi="Times New Roman" w:cs="Times New Roman"/>
          <w:lang w:val="la-Latn"/>
        </w:rPr>
        <w:t xml:space="preserve"> de spiritu sancto et </w:t>
      </w:r>
      <w:r w:rsidR="00033BD1" w:rsidRPr="007A06F5">
        <w:rPr>
          <w:rFonts w:ascii="Times New Roman" w:hAnsi="Times New Roman" w:cs="Times New Roman"/>
          <w:highlight w:val="yellow"/>
          <w:lang w:val="la-Latn"/>
        </w:rPr>
        <w:t xml:space="preserve">Maria </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semper virgine</w:t>
      </w:r>
      <w:r w:rsidRPr="007A06F5">
        <w:rPr>
          <w:rFonts w:ascii="Times New Roman" w:hAnsi="Times New Roman" w:cs="Times New Roman"/>
          <w:lang w:val="la-Latn"/>
        </w:rPr>
        <w:t xml:space="preserve"> pro salute et reparatione humani generis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passus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sepultus et tertia die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resurrexit et </w:t>
      </w:r>
      <w:r w:rsidRPr="007A06F5">
        <w:rPr>
          <w:rFonts w:ascii="Times New Roman" w:hAnsi="Times New Roman" w:cs="Times New Roman"/>
          <w:highlight w:val="yellow"/>
          <w:lang w:val="la-Latn"/>
        </w:rPr>
        <w:t>ascendit in caelos</w:t>
      </w:r>
      <w:r w:rsidRPr="007A06F5">
        <w:rPr>
          <w:rFonts w:ascii="Times New Roman" w:hAnsi="Times New Roman" w:cs="Times New Roman"/>
          <w:lang w:val="la-Latn"/>
        </w:rPr>
        <w:t xml:space="preserve"> et quomodo iterum venturus sit in maiestate divina</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iu/ dicare omnes </w:t>
      </w:r>
      <w:r w:rsidRPr="007A06F5">
        <w:rPr>
          <w:rFonts w:ascii="Times New Roman" w:hAnsi="Times New Roman" w:cs="Times New Roman"/>
          <w:lang w:val="la-Latn"/>
        </w:rPr>
        <w:t>homines secundum merita propria et quomod</w:t>
      </w:r>
      <w:r w:rsidR="00033BD1" w:rsidRPr="007A06F5">
        <w:rPr>
          <w:rFonts w:ascii="Times New Roman" w:hAnsi="Times New Roman" w:cs="Times New Roman"/>
          <w:lang w:val="la-Latn"/>
        </w:rPr>
        <w:t>o impii propter scelera sua cum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diabolo in ignem aeternum mittentur et iusti cum Christo et </w:t>
      </w:r>
      <w:r w:rsidR="00033BD1" w:rsidRPr="007A06F5">
        <w:rPr>
          <w:rFonts w:ascii="Times New Roman" w:hAnsi="Times New Roman" w:cs="Times New Roman"/>
          <w:lang w:val="la-Latn"/>
        </w:rPr>
        <w:t>cum  sanctis angelis suis in</w:t>
      </w:r>
      <w:r w:rsidR="00FF3D92" w:rsidRPr="007A06F5">
        <w:rPr>
          <w:rFonts w:ascii="Times New Roman" w:hAnsi="Times New Roman" w:cs="Times New Roman"/>
          <w:lang w:val="la-Latn"/>
        </w:rPr>
        <w:t xml:space="preserve"> </w:t>
      </w:r>
      <w:r w:rsidR="00033BD1" w:rsidRPr="007A06F5">
        <w:rPr>
          <w:rFonts w:ascii="Times New Roman" w:hAnsi="Times New Roman" w:cs="Times New Roman"/>
          <w:lang w:val="la-Latn"/>
        </w:rPr>
        <w:t>vitam aeternam</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Item diligenter praedicandum est</w:t>
      </w:r>
      <w:r w:rsidR="009B2994" w:rsidRPr="007A06F5">
        <w:rPr>
          <w:rFonts w:ascii="Times New Roman" w:hAnsi="Times New Roman" w:cs="Times New Roman"/>
          <w:lang w:val="la-Latn"/>
        </w:rPr>
        <w:t xml:space="preserve">, </w:t>
      </w:r>
      <w:r w:rsidR="007F197A" w:rsidRPr="007A06F5">
        <w:rPr>
          <w:rFonts w:ascii="Times New Roman" w:hAnsi="Times New Roman" w:cs="Times New Roman"/>
          <w:lang w:val="la-Latn"/>
        </w:rPr>
        <w:t xml:space="preserve">se </w:t>
      </w:r>
      <w:r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resurr</w:t>
      </w:r>
      <w:r w:rsidR="00033BD1" w:rsidRPr="007A06F5">
        <w:rPr>
          <w:rFonts w:ascii="Times New Roman" w:hAnsi="Times New Roman" w:cs="Times New Roman"/>
          <w:highlight w:val="yellow"/>
          <w:lang w:val="la-Latn"/>
        </w:rPr>
        <w:t>ectionem mortuorum</w:t>
      </w:r>
      <w:r w:rsidR="00033BD1" w:rsidRPr="007A06F5">
        <w:rPr>
          <w:rFonts w:ascii="Times New Roman" w:hAnsi="Times New Roman" w:cs="Times New Roman"/>
          <w:lang w:val="la-Latn"/>
        </w:rPr>
        <w:t xml:space="preserve"> accepturos</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Item cum omni diligentia cunctis  praedicandum e</w:t>
      </w:r>
      <w:r w:rsidR="00033BD1" w:rsidRPr="007A06F5">
        <w:rPr>
          <w:rFonts w:ascii="Times New Roman" w:hAnsi="Times New Roman" w:cs="Times New Roman"/>
          <w:lang w:val="la-Latn"/>
        </w:rPr>
        <w:t>st</w:t>
      </w:r>
      <w:r w:rsidR="009B2994" w:rsidRPr="007A06F5">
        <w:rPr>
          <w:rFonts w:ascii="Times New Roman" w:hAnsi="Times New Roman" w:cs="Times New Roman"/>
          <w:lang w:val="la-Latn"/>
        </w:rPr>
        <w:t xml:space="preserve">, </w:t>
      </w:r>
      <w:r w:rsidR="00033BD1" w:rsidRPr="007A06F5">
        <w:rPr>
          <w:rFonts w:ascii="Times New Roman" w:hAnsi="Times New Roman" w:cs="Times New Roman"/>
          <w:highlight w:val="yellow"/>
          <w:lang w:val="la-Latn"/>
        </w:rPr>
        <w:t>pro quibus criminibus depo</w:t>
      </w:r>
      <w:r w:rsidRPr="007A06F5">
        <w:rPr>
          <w:rFonts w:ascii="Times New Roman" w:hAnsi="Times New Roman" w:cs="Times New Roman"/>
          <w:highlight w:val="yellow"/>
          <w:lang w:val="la-Latn"/>
        </w:rPr>
        <w:t>nuntur  cum diabolo in aeternum supplicium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Legim</w:t>
      </w:r>
      <w:r w:rsidR="00033BD1" w:rsidRPr="007A06F5">
        <w:rPr>
          <w:rFonts w:ascii="Times New Roman" w:hAnsi="Times New Roman" w:cs="Times New Roman"/>
          <w:lang w:val="la-Latn"/>
        </w:rPr>
        <w:t>us enim apostolo dicente</w:t>
      </w:r>
      <w:r w:rsidR="00FF3D92" w:rsidRPr="007A06F5">
        <w:rPr>
          <w:rFonts w:ascii="Times New Roman" w:hAnsi="Times New Roman" w:cs="Times New Roman"/>
          <w:lang w:val="la-Latn"/>
        </w:rPr>
        <w:t xml:space="preserve">: </w:t>
      </w:r>
      <w:r w:rsidR="00033BD1" w:rsidRPr="007A06F5">
        <w:rPr>
          <w:rFonts w:ascii="Times New Roman" w:hAnsi="Times New Roman" w:cs="Times New Roman"/>
          <w:lang w:val="la-Latn"/>
        </w:rPr>
        <w:t>Mani</w:t>
      </w:r>
      <w:r w:rsidRPr="007A06F5">
        <w:rPr>
          <w:rFonts w:ascii="Times New Roman" w:hAnsi="Times New Roman" w:cs="Times New Roman"/>
          <w:lang w:val="la-Latn"/>
        </w:rPr>
        <w:t>festa sunt opera carnis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sunt fornicatio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immunditia</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luxuria</w:t>
      </w:r>
      <w:r w:rsidR="009B2994" w:rsidRPr="007A06F5">
        <w:rPr>
          <w:rFonts w:ascii="Times New Roman" w:hAnsi="Times New Roman" w:cs="Times New Roman"/>
          <w:lang w:val="la-Latn"/>
        </w:rPr>
        <w:t xml:space="preserve">, </w:t>
      </w:r>
      <w:r w:rsidR="007F197A" w:rsidRPr="007A06F5">
        <w:rPr>
          <w:rFonts w:ascii="Times New Roman" w:hAnsi="Times New Roman" w:cs="Times New Roman"/>
          <w:lang w:val="la-Latn"/>
        </w:rPr>
        <w:t>idolorum servitus</w:t>
      </w:r>
      <w:r w:rsidR="00033BD1"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veneficia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inimicitiae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contentiones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aemulationes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animositates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irae</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rixae</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dissensiones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her</w:t>
      </w:r>
      <w:r w:rsidRPr="007A06F5">
        <w:rPr>
          <w:rFonts w:ascii="Times New Roman" w:hAnsi="Times New Roman" w:cs="Times New Roman"/>
          <w:lang w:val="la-Latn"/>
        </w:rPr>
        <w:t>eses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sectae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invidiae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homicidia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ebrietates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commessationes et hi</w:t>
      </w:r>
      <w:r w:rsidR="00033BD1" w:rsidRPr="007A06F5">
        <w:rPr>
          <w:rFonts w:ascii="Times New Roman" w:hAnsi="Times New Roman" w:cs="Times New Roman"/>
          <w:lang w:val="la-Latn"/>
        </w:rPr>
        <w:t>s similia</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quae praedico vobis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sicut praedixi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quoniam qui talia agunt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regnum dei non conse</w:t>
      </w:r>
      <w:r w:rsidR="00033BD1" w:rsidRPr="007A06F5">
        <w:rPr>
          <w:rFonts w:ascii="Times New Roman" w:hAnsi="Times New Roman" w:cs="Times New Roman"/>
          <w:lang w:val="la-Latn"/>
        </w:rPr>
        <w:t>quentur</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 xml:space="preserve">Ideo </w:t>
      </w:r>
      <w:r w:rsidR="007F197A" w:rsidRPr="007A06F5">
        <w:rPr>
          <w:rFonts w:ascii="Times New Roman" w:hAnsi="Times New Roman" w:cs="Times New Roman"/>
          <w:lang w:val="la-Latn"/>
        </w:rPr>
        <w:t>haec eadem</w:t>
      </w:r>
      <w:r w:rsidR="00033BD1"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quae magnus praedicator ecclesiae dei singillatim nomina</w:t>
      </w:r>
      <w:r w:rsidR="00033BD1" w:rsidRPr="007A06F5">
        <w:rPr>
          <w:rFonts w:ascii="Times New Roman" w:hAnsi="Times New Roman" w:cs="Times New Roman"/>
          <w:lang w:val="la-Latn"/>
        </w:rPr>
        <w:t>vit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cum omni studio prohibean</w:t>
      </w:r>
      <w:r w:rsidR="00FF3D92" w:rsidRPr="007A06F5">
        <w:rPr>
          <w:rFonts w:ascii="Times New Roman" w:hAnsi="Times New Roman" w:cs="Times New Roman"/>
          <w:lang w:val="la-Latn"/>
        </w:rPr>
        <w:t xml:space="preserve">tur  </w:t>
      </w:r>
      <w:r w:rsidRPr="007A06F5">
        <w:rPr>
          <w:rFonts w:ascii="Times New Roman" w:hAnsi="Times New Roman" w:cs="Times New Roman"/>
          <w:lang w:val="la-Latn"/>
        </w:rPr>
        <w:t>intellegentes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 sit terribile illud quod dixit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7F197A" w:rsidRPr="007A06F5">
        <w:rPr>
          <w:rFonts w:ascii="Times New Roman" w:hAnsi="Times New Roman" w:cs="Times New Roman"/>
          <w:lang w:val="la-Latn"/>
        </w:rPr>
        <w:t>oniam</w:t>
      </w:r>
      <w:r w:rsidR="00033BD1" w:rsidRPr="007A06F5">
        <w:rPr>
          <w:rFonts w:ascii="Times New Roman" w:hAnsi="Times New Roman" w:cs="Times New Roman"/>
          <w:lang w:val="la-Latn"/>
        </w:rPr>
        <w:t xml:space="preserve"> qui talia agunt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reg</w:t>
      </w:r>
      <w:r w:rsidR="00FF3D92" w:rsidRPr="007A06F5">
        <w:rPr>
          <w:rFonts w:ascii="Times New Roman" w:hAnsi="Times New Roman" w:cs="Times New Roman"/>
          <w:lang w:val="la-Latn"/>
        </w:rPr>
        <w:t xml:space="preserve">num dei non </w:t>
      </w:r>
      <w:r w:rsidRPr="007A06F5">
        <w:rPr>
          <w:rFonts w:ascii="Times New Roman" w:hAnsi="Times New Roman" w:cs="Times New Roman"/>
          <w:lang w:val="la-Latn"/>
        </w:rPr>
        <w:t>possidebunt</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Sed et omni instantia </w:t>
      </w:r>
      <w:r w:rsidRPr="007A06F5">
        <w:rPr>
          <w:rFonts w:ascii="Times New Roman" w:hAnsi="Times New Roman" w:cs="Times New Roman"/>
          <w:highlight w:val="yellow"/>
          <w:lang w:val="la-Latn"/>
        </w:rPr>
        <w:t>ammonete eos de dilectione dei et proximi</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de fide et spe in </w:t>
      </w:r>
      <w:r w:rsidR="007F197A" w:rsidRPr="007A06F5">
        <w:rPr>
          <w:rFonts w:ascii="Times New Roman" w:hAnsi="Times New Roman" w:cs="Times New Roman"/>
          <w:lang w:val="la-Latn"/>
        </w:rPr>
        <w:t>deo</w:t>
      </w:r>
      <w:r w:rsidR="00033BD1"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 humilitate et patientia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castitate et continentia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b</w:t>
      </w:r>
      <w:r w:rsidR="00033BD1" w:rsidRPr="007A06F5">
        <w:rPr>
          <w:rFonts w:ascii="Times New Roman" w:hAnsi="Times New Roman" w:cs="Times New Roman"/>
          <w:lang w:val="la-Latn"/>
        </w:rPr>
        <w:t>enignitate et misericordia</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de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elemosinis et confessione peccatorum suorum et ut debi</w:t>
      </w:r>
      <w:r w:rsidR="00033BD1" w:rsidRPr="007A06F5">
        <w:rPr>
          <w:rFonts w:ascii="Times New Roman" w:hAnsi="Times New Roman" w:cs="Times New Roman"/>
          <w:lang w:val="la-Latn"/>
        </w:rPr>
        <w:t>toribus suis secundum dominicam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orationem sua debita dimittant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scientes certissime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w:t>
      </w:r>
      <w:r w:rsidR="00033BD1" w:rsidRPr="007A06F5">
        <w:rPr>
          <w:rFonts w:ascii="Times New Roman" w:hAnsi="Times New Roman" w:cs="Times New Roman"/>
          <w:lang w:val="la-Latn"/>
        </w:rPr>
        <w:t xml:space="preserve"> qui talia agunt regnum dei possidebunt</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Et hoc ideo diligentius iniungimus vestrae caritati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033BD1" w:rsidRPr="007A06F5">
        <w:rPr>
          <w:rFonts w:ascii="Times New Roman" w:hAnsi="Times New Roman" w:cs="Times New Roman"/>
          <w:lang w:val="la-Latn"/>
        </w:rPr>
        <w:t>ia scimus temporibus novissimis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pseudodoctores esse venturos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ipse dominus in evangelio p</w:t>
      </w:r>
      <w:r w:rsidR="00FF3D92" w:rsidRPr="007A06F5">
        <w:rPr>
          <w:rFonts w:ascii="Times New Roman" w:hAnsi="Times New Roman" w:cs="Times New Roman"/>
          <w:lang w:val="la-Latn"/>
        </w:rPr>
        <w:t xml:space="preserve">raedixit et apostolus Paulus ad </w:t>
      </w:r>
      <w:r w:rsidRPr="007A06F5">
        <w:rPr>
          <w:rFonts w:ascii="Times New Roman" w:hAnsi="Times New Roman" w:cs="Times New Roman"/>
          <w:lang w:val="la-Latn"/>
        </w:rPr>
        <w:t>Timotheum testatur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dilectissimi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toto co</w:t>
      </w:r>
      <w:r w:rsidR="00033BD1" w:rsidRPr="007A06F5">
        <w:rPr>
          <w:rFonts w:ascii="Times New Roman" w:hAnsi="Times New Roman" w:cs="Times New Roman"/>
          <w:lang w:val="la-Latn"/>
        </w:rPr>
        <w:t>rde praeparemus nos in scientia</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veritatis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possimus contradicentibus veritati resistere </w:t>
      </w:r>
      <w:r w:rsidR="00033BD1" w:rsidRPr="007A06F5">
        <w:rPr>
          <w:rFonts w:ascii="Times New Roman" w:hAnsi="Times New Roman" w:cs="Times New Roman"/>
          <w:lang w:val="la-Latn"/>
        </w:rPr>
        <w:t>et divina donante gratia verbum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dei crescat et currat et multiplicetur in profectum sanct</w:t>
      </w:r>
      <w:r w:rsidR="00033BD1" w:rsidRPr="007A06F5">
        <w:rPr>
          <w:rFonts w:ascii="Times New Roman" w:hAnsi="Times New Roman" w:cs="Times New Roman"/>
          <w:lang w:val="la-Latn"/>
        </w:rPr>
        <w:t>ae dei ecclesiae et salutem ani</w:t>
      </w:r>
      <w:r w:rsidRPr="007A06F5">
        <w:rPr>
          <w:rFonts w:ascii="Times New Roman" w:hAnsi="Times New Roman" w:cs="Times New Roman"/>
          <w:lang w:val="la-Latn"/>
        </w:rPr>
        <w:t>marum nostrarum et laudem et gloriam nominis domini</w:t>
      </w:r>
      <w:r w:rsidR="00033BD1" w:rsidRPr="007A06F5">
        <w:rPr>
          <w:rFonts w:ascii="Times New Roman" w:hAnsi="Times New Roman" w:cs="Times New Roman"/>
          <w:lang w:val="la-Latn"/>
        </w:rPr>
        <w:t xml:space="preserve"> nostri Iesu Christi</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Pax prae</w:t>
      </w:r>
      <w:r w:rsidRPr="007A06F5">
        <w:rPr>
          <w:rFonts w:ascii="Times New Roman" w:hAnsi="Times New Roman" w:cs="Times New Roman"/>
          <w:lang w:val="la-Latn"/>
        </w:rPr>
        <w:t>dicantibus</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gratia </w:t>
      </w:r>
      <w:r w:rsidRPr="007A06F5">
        <w:rPr>
          <w:rFonts w:ascii="Times New Roman" w:hAnsi="Times New Roman" w:cs="Times New Roman"/>
          <w:lang w:val="la-Latn"/>
        </w:rPr>
        <w:t>oboedientibus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gloria domi</w:t>
      </w:r>
      <w:r w:rsidR="00033BD1" w:rsidRPr="007A06F5">
        <w:rPr>
          <w:rFonts w:ascii="Times New Roman" w:hAnsi="Times New Roman" w:cs="Times New Roman"/>
          <w:lang w:val="la-Latn"/>
        </w:rPr>
        <w:t>no nostro Iesu Christo</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Amen</w:t>
      </w:r>
      <w:r w:rsidR="005D4A29" w:rsidRPr="007A06F5">
        <w:rPr>
          <w:rFonts w:ascii="Times New Roman" w:hAnsi="Times New Roman" w:cs="Times New Roman"/>
          <w:lang w:val="la-Latn"/>
        </w:rPr>
        <w:t>.</w:t>
      </w:r>
    </w:p>
    <w:p w14:paraId="70A26749" w14:textId="3BEFCFEE" w:rsidR="000534A8" w:rsidRPr="007A06F5" w:rsidRDefault="00033BD1"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LXXVII</w:t>
      </w:r>
      <w:r w:rsidR="00FF3D92" w:rsidRPr="007A06F5">
        <w:rPr>
          <w:rFonts w:ascii="Times New Roman" w:hAnsi="Times New Roman" w:cs="Times New Roman"/>
          <w:lang w:val="la-Latn"/>
        </w:rPr>
        <w:t xml:space="preserve">. DE REBUS </w:t>
      </w:r>
      <w:r w:rsidRPr="007A06F5">
        <w:rPr>
          <w:rFonts w:ascii="Times New Roman" w:hAnsi="Times New Roman" w:cs="Times New Roman"/>
          <w:lang w:val="la-Latn"/>
        </w:rPr>
        <w:t>ECCLESIAE.</w:t>
      </w:r>
    </w:p>
    <w:p w14:paraId="336BF224" w14:textId="1E299280"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Tempore Adriani papę et Karoli magni</w:t>
      </w:r>
      <w:r w:rsidRPr="007A06F5">
        <w:rPr>
          <w:rFonts w:ascii="Times New Roman" w:hAnsi="Times New Roman" w:cs="Times New Roman"/>
          <w:lang w:val="la-Latn"/>
        </w:rPr>
        <w:t xml:space="preserve"> imperatoris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Paulinus e</w:t>
      </w:r>
      <w:r w:rsidR="00033BD1" w:rsidRPr="007A06F5">
        <w:rPr>
          <w:rFonts w:ascii="Times New Roman" w:hAnsi="Times New Roman" w:cs="Times New Roman"/>
          <w:lang w:val="la-Latn"/>
        </w:rPr>
        <w:t>piscopus tenuit vices apostlicę</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sedis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Aquis fuit factum istud </w:t>
      </w:r>
      <w:r w:rsidRPr="007A06F5">
        <w:rPr>
          <w:rFonts w:ascii="Times New Roman" w:hAnsi="Times New Roman" w:cs="Times New Roman"/>
          <w:highlight w:val="yellow"/>
          <w:lang w:val="la-Latn"/>
        </w:rPr>
        <w:t>capitulum propter hoc</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quia laici homines</w:t>
      </w:r>
      <w:r w:rsidR="00033BD1" w:rsidRPr="007A06F5">
        <w:rPr>
          <w:rFonts w:ascii="Times New Roman" w:hAnsi="Times New Roman" w:cs="Times New Roman"/>
          <w:highlight w:val="yellow"/>
          <w:lang w:val="la-Latn"/>
        </w:rPr>
        <w:t xml:space="preserve"> volebant dividere episcopia et</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monasteria ad illorum opus et non remansisset ulli episcopo nec abbati nec abbatisse nisi tantum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velut</w:t>
      </w:r>
      <w:r w:rsidR="00033BD1" w:rsidRPr="007A06F5">
        <w:rPr>
          <w:rFonts w:ascii="Times New Roman" w:hAnsi="Times New Roman" w:cs="Times New Roman"/>
          <w:highlight w:val="yellow"/>
          <w:lang w:val="la-Latn"/>
        </w:rPr>
        <w:t>i</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canonici et monachi viverent</w:t>
      </w:r>
      <w:r w:rsidR="005D4A29" w:rsidRPr="007A06F5">
        <w:rPr>
          <w:rFonts w:ascii="Times New Roman" w:hAnsi="Times New Roman" w:cs="Times New Roman"/>
          <w:lang w:val="la-Latn"/>
        </w:rPr>
        <w:t>.</w:t>
      </w:r>
      <w:r w:rsidRPr="007A06F5">
        <w:rPr>
          <w:rFonts w:ascii="Times New Roman" w:hAnsi="Times New Roman" w:cs="Times New Roman"/>
          <w:lang w:val="la-Latn"/>
        </w:rPr>
        <w:t>/ Quia iuxta sanctorum patrum traditionem novimus res</w:t>
      </w:r>
      <w:r w:rsidR="00033BD1" w:rsidRPr="007A06F5">
        <w:rPr>
          <w:rFonts w:ascii="Times New Roman" w:hAnsi="Times New Roman" w:cs="Times New Roman"/>
          <w:lang w:val="la-Latn"/>
        </w:rPr>
        <w:t xml:space="preserve"> ecclesiae vota esse fidelium</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pretia peccatorum et patrimonia pauperum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cuique n</w:t>
      </w:r>
      <w:r w:rsidR="00033BD1" w:rsidRPr="007A06F5">
        <w:rPr>
          <w:rFonts w:ascii="Times New Roman" w:hAnsi="Times New Roman" w:cs="Times New Roman"/>
          <w:lang w:val="la-Latn"/>
        </w:rPr>
        <w:t>on solum habita conservare</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ve</w:t>
      </w:r>
      <w:r w:rsidRPr="007A06F5">
        <w:rPr>
          <w:rFonts w:ascii="Times New Roman" w:hAnsi="Times New Roman" w:cs="Times New Roman"/>
          <w:lang w:val="la-Latn"/>
        </w:rPr>
        <w:t>rum etiam multa deo opitulante conferre optamus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Tamen  ut ab ecclesiasticis de non/ dividendis rebus illius suspitionem dudum conceptam peni</w:t>
      </w:r>
      <w:r w:rsidR="00033BD1" w:rsidRPr="007A06F5">
        <w:rPr>
          <w:rFonts w:ascii="Times New Roman" w:hAnsi="Times New Roman" w:cs="Times New Roman"/>
          <w:lang w:val="la-Latn"/>
        </w:rPr>
        <w:t>tus amoveremus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statuimus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neque nostris neque filiorum et deo dispensante success</w:t>
      </w:r>
      <w:r w:rsidR="00033BD1" w:rsidRPr="007A06F5">
        <w:rPr>
          <w:rFonts w:ascii="Times New Roman" w:hAnsi="Times New Roman" w:cs="Times New Roman"/>
          <w:lang w:val="la-Latn"/>
        </w:rPr>
        <w:t>orum nostrorum temporibus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nostram vel progenitorum nostrorum voluntatem vel e</w:t>
      </w:r>
      <w:r w:rsidR="00033BD1" w:rsidRPr="007A06F5">
        <w:rPr>
          <w:rFonts w:ascii="Times New Roman" w:hAnsi="Times New Roman" w:cs="Times New Roman"/>
          <w:lang w:val="la-Latn"/>
        </w:rPr>
        <w:t>xemplum imitari voluerint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nul</w:t>
      </w:r>
      <w:r w:rsidR="007F197A" w:rsidRPr="007A06F5">
        <w:rPr>
          <w:rFonts w:ascii="Times New Roman" w:hAnsi="Times New Roman" w:cs="Times New Roman"/>
          <w:lang w:val="la-Latn"/>
        </w:rPr>
        <w:t xml:space="preserve">lam </w:t>
      </w:r>
      <w:r w:rsidRPr="007A06F5">
        <w:rPr>
          <w:rFonts w:ascii="Times New Roman" w:hAnsi="Times New Roman" w:cs="Times New Roman"/>
          <w:lang w:val="la-Latn"/>
        </w:rPr>
        <w:t>penitus div</w:t>
      </w:r>
      <w:r w:rsidR="00033BD1" w:rsidRPr="007A06F5">
        <w:rPr>
          <w:rFonts w:ascii="Times New Roman" w:hAnsi="Times New Roman" w:cs="Times New Roman"/>
          <w:lang w:val="la-Latn"/>
        </w:rPr>
        <w:t>isionem aut iacturam patiatur</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Illud etiam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w:t>
      </w:r>
      <w:r w:rsidRPr="007A06F5">
        <w:rPr>
          <w:rFonts w:ascii="Times New Roman" w:hAnsi="Times New Roman" w:cs="Times New Roman"/>
          <w:highlight w:val="yellow"/>
          <w:lang w:val="la-Latn"/>
        </w:rPr>
        <w:t>in decretis papę Gelasii</w:t>
      </w:r>
      <w:r w:rsidRPr="007A06F5">
        <w:rPr>
          <w:rFonts w:ascii="Times New Roman" w:hAnsi="Times New Roman" w:cs="Times New Roman"/>
          <w:lang w:val="la-Latn"/>
        </w:rPr>
        <w:t xml:space="preserve">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adnecti placuit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00033BD1" w:rsidRPr="007A06F5">
        <w:rPr>
          <w:rFonts w:ascii="Times New Roman" w:hAnsi="Times New Roman" w:cs="Times New Roman"/>
          <w:highlight w:val="yellow"/>
          <w:lang w:val="la-Latn"/>
        </w:rPr>
        <w:t>facultates ęclesię</w:t>
      </w:r>
      <w:r w:rsidR="00033BD1" w:rsidRPr="007A06F5">
        <w:rPr>
          <w:rFonts w:ascii="Times New Roman" w:hAnsi="Times New Roman" w:cs="Times New Roman"/>
          <w:lang w:val="la-Latn"/>
        </w:rPr>
        <w:t xml:space="preserve"> necnon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dioceseos ab  illis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possidentur episcopis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iure sibi vendicent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quas tric</w:t>
      </w:r>
      <w:r w:rsidR="00033BD1" w:rsidRPr="007A06F5">
        <w:rPr>
          <w:rFonts w:ascii="Times New Roman" w:hAnsi="Times New Roman" w:cs="Times New Roman"/>
          <w:highlight w:val="yellow"/>
          <w:lang w:val="la-Latn"/>
        </w:rPr>
        <w:t>ennalis lex conclusit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quia et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filiorum nostrorum et principum ita emanavit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ultra triginta a</w:t>
      </w:r>
      <w:r w:rsidR="00033BD1" w:rsidRPr="007A06F5">
        <w:rPr>
          <w:rFonts w:ascii="Times New Roman" w:hAnsi="Times New Roman" w:cs="Times New Roman"/>
          <w:highlight w:val="yellow"/>
          <w:lang w:val="la-Latn"/>
        </w:rPr>
        <w:t>nnos nulli liceat pro hoc inter</w:t>
      </w:r>
      <w:r w:rsidRPr="007A06F5">
        <w:rPr>
          <w:rFonts w:ascii="Times New Roman" w:hAnsi="Times New Roman" w:cs="Times New Roman"/>
          <w:highlight w:val="yellow"/>
          <w:lang w:val="la-Latn"/>
        </w:rPr>
        <w:t>pellare</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w:t>
      </w:r>
      <w:r w:rsidR="00033BD1" w:rsidRPr="007A06F5">
        <w:rPr>
          <w:rFonts w:ascii="Times New Roman" w:hAnsi="Times New Roman" w:cs="Times New Roman"/>
          <w:highlight w:val="yellow"/>
          <w:lang w:val="la-Latn"/>
        </w:rPr>
        <w:t>uod legum tempus exclusit</w:t>
      </w:r>
      <w:r w:rsidR="005D4A29" w:rsidRPr="007A06F5">
        <w:rPr>
          <w:rFonts w:ascii="Times New Roman" w:hAnsi="Times New Roman" w:cs="Times New Roman"/>
          <w:lang w:val="la-Latn"/>
        </w:rPr>
        <w:t>.</w:t>
      </w:r>
    </w:p>
    <w:p w14:paraId="7DB00C73" w14:textId="2EAA431E" w:rsidR="000534A8" w:rsidRPr="007A06F5" w:rsidRDefault="00033BD1"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LXXVIII</w:t>
      </w:r>
      <w:r w:rsidR="00FF3D92" w:rsidRPr="007A06F5">
        <w:rPr>
          <w:rFonts w:ascii="Times New Roman" w:hAnsi="Times New Roman" w:cs="Times New Roman"/>
          <w:lang w:val="la-Latn"/>
        </w:rPr>
        <w:t xml:space="preserve">. DE EPISCOPIS </w:t>
      </w:r>
      <w:r w:rsidRPr="007A06F5">
        <w:rPr>
          <w:rFonts w:ascii="Times New Roman" w:hAnsi="Times New Roman" w:cs="Times New Roman"/>
          <w:lang w:val="la-Latn"/>
        </w:rPr>
        <w:t>ELIGENDIS.</w:t>
      </w:r>
    </w:p>
    <w:p w14:paraId="19A2B73A" w14:textId="18495586"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Sacrorum  canonum non ignari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in dei nomine sancta </w:t>
      </w:r>
      <w:r w:rsidR="00033BD1" w:rsidRPr="007A06F5">
        <w:rPr>
          <w:rFonts w:ascii="Times New Roman" w:hAnsi="Times New Roman" w:cs="Times New Roman"/>
          <w:lang w:val="la-Latn"/>
        </w:rPr>
        <w:t>ecclesia suo liberius potiretur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honore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adsensum ordini ecclesiastico praebuimus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scilicet episcopi per electionem cleri/ et populi secundum statuta canonum</w:t>
      </w:r>
      <w:r w:rsidRPr="007A06F5">
        <w:rPr>
          <w:rFonts w:ascii="Times New Roman" w:hAnsi="Times New Roman" w:cs="Times New Roman"/>
          <w:lang w:val="la-Latn"/>
        </w:rPr>
        <w:t xml:space="preserve"> de propria dioces</w:t>
      </w:r>
      <w:r w:rsidR="00033BD1" w:rsidRPr="007A06F5">
        <w:rPr>
          <w:rFonts w:ascii="Times New Roman" w:hAnsi="Times New Roman" w:cs="Times New Roman"/>
          <w:lang w:val="la-Latn"/>
        </w:rPr>
        <w:t>i remota personarum et munerum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acceptione ob </w:t>
      </w:r>
      <w:r w:rsidRPr="007A06F5">
        <w:rPr>
          <w:rFonts w:ascii="Times New Roman" w:hAnsi="Times New Roman" w:cs="Times New Roman"/>
          <w:highlight w:val="yellow"/>
          <w:lang w:val="la-Latn"/>
        </w:rPr>
        <w:t>vitae meritum et sapientiae donum</w:t>
      </w:r>
      <w:r w:rsidRPr="007A06F5">
        <w:rPr>
          <w:rFonts w:ascii="Times New Roman" w:hAnsi="Times New Roman" w:cs="Times New Roman"/>
          <w:lang w:val="la-Latn"/>
        </w:rPr>
        <w:t xml:space="preserve"> eliga</w:t>
      </w:r>
      <w:r w:rsidR="00033BD1" w:rsidRPr="007A06F5">
        <w:rPr>
          <w:rFonts w:ascii="Times New Roman" w:hAnsi="Times New Roman" w:cs="Times New Roman"/>
          <w:lang w:val="la-Latn"/>
        </w:rPr>
        <w:t>ntur</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 exemplo et verbo sibi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subiectis</w:t>
      </w:r>
      <w:r w:rsidR="00033BD1" w:rsidRPr="007A06F5">
        <w:rPr>
          <w:rFonts w:ascii="Times New Roman" w:hAnsi="Times New Roman" w:cs="Times New Roman"/>
          <w:lang w:val="la-Latn"/>
        </w:rPr>
        <w:t xml:space="preserve"> usquequaque prodesse valeant</w:t>
      </w:r>
      <w:r w:rsidR="005D4A29" w:rsidRPr="007A06F5">
        <w:rPr>
          <w:rFonts w:ascii="Times New Roman" w:hAnsi="Times New Roman" w:cs="Times New Roman"/>
          <w:lang w:val="la-Latn"/>
        </w:rPr>
        <w:t>.</w:t>
      </w:r>
    </w:p>
    <w:p w14:paraId="6C78CE8D" w14:textId="6D1726DA"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MONAST</w:t>
      </w:r>
      <w:r w:rsidR="00033BD1" w:rsidRPr="007A06F5">
        <w:rPr>
          <w:rFonts w:ascii="Times New Roman" w:hAnsi="Times New Roman" w:cs="Times New Roman"/>
          <w:lang w:val="la-Latn"/>
        </w:rPr>
        <w:t>ERIA ET BAPTISMALES ECCLESIAS</w:t>
      </w:r>
      <w:r w:rsidR="005D4A29" w:rsidRPr="007A06F5">
        <w:rPr>
          <w:rFonts w:ascii="Times New Roman" w:hAnsi="Times New Roman" w:cs="Times New Roman"/>
          <w:lang w:val="la-Latn"/>
        </w:rPr>
        <w:t>.</w:t>
      </w:r>
    </w:p>
    <w:p w14:paraId="1056F611" w14:textId="10E9962E" w:rsidR="000534A8" w:rsidRPr="007A06F5" w:rsidRDefault="000534A8" w:rsidP="00A542E5">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Si quis episcopus aut propinquitatis affectu aut muneris ambitione cause amicicię senedochia aut monasteria vel baptismales ecclesias suę ecclesię pertinentes cuilibet per henfint</w:t>
      </w:r>
      <w:r w:rsidR="00033BD1" w:rsidRPr="007A06F5">
        <w:rPr>
          <w:rFonts w:ascii="Times New Roman" w:hAnsi="Times New Roman" w:cs="Times New Roman"/>
          <w:lang w:val="la-Latn"/>
        </w:rPr>
        <w:t>heuseos contractus dederit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suosque successores pena multandos conscripserit</w:t>
      </w:r>
      <w:r w:rsidR="009B2994" w:rsidRPr="007A06F5">
        <w:rPr>
          <w:rFonts w:ascii="Times New Roman" w:hAnsi="Times New Roman" w:cs="Times New Roman"/>
          <w:lang w:val="la-Latn"/>
        </w:rPr>
        <w:t xml:space="preserve">, </w:t>
      </w:r>
      <w:r w:rsidR="007F197A" w:rsidRPr="007A06F5">
        <w:rPr>
          <w:rFonts w:ascii="Times New Roman" w:hAnsi="Times New Roman" w:cs="Times New Roman"/>
          <w:lang w:val="la-Latn"/>
        </w:rPr>
        <w:t xml:space="preserve">potestatem talia inmutandi </w:t>
      </w:r>
      <w:r w:rsidR="00033BD1" w:rsidRPr="007A06F5">
        <w:rPr>
          <w:rFonts w:ascii="Times New Roman" w:hAnsi="Times New Roman" w:cs="Times New Roman"/>
          <w:lang w:val="la-Latn"/>
        </w:rPr>
        <w:t>rectoribus ecclesiarum absque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pene co</w:t>
      </w:r>
      <w:r w:rsidR="00033BD1" w:rsidRPr="007A06F5">
        <w:rPr>
          <w:rFonts w:ascii="Times New Roman" w:hAnsi="Times New Roman" w:cs="Times New Roman"/>
          <w:lang w:val="la-Latn"/>
        </w:rPr>
        <w:t>nscriptę solutione concedimus</w:t>
      </w:r>
      <w:r w:rsidR="005D4A29" w:rsidRPr="007A06F5">
        <w:rPr>
          <w:rFonts w:ascii="Times New Roman" w:hAnsi="Times New Roman" w:cs="Times New Roman"/>
          <w:lang w:val="la-Latn"/>
        </w:rPr>
        <w:t>.</w:t>
      </w:r>
    </w:p>
    <w:p w14:paraId="441FEAA7" w14:textId="1A4C08F4" w:rsidR="000534A8" w:rsidRPr="007A06F5" w:rsidRDefault="000534A8"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ECCLESIA C</w:t>
      </w:r>
      <w:r w:rsidR="00033BD1" w:rsidRPr="007A06F5">
        <w:rPr>
          <w:rFonts w:ascii="Times New Roman" w:hAnsi="Times New Roman" w:cs="Times New Roman"/>
          <w:lang w:val="la-Latn"/>
        </w:rPr>
        <w:t>ONSTRUENDA IN SUA PROPRIETATE</w:t>
      </w:r>
      <w:r w:rsidR="005D4A29" w:rsidRPr="007A06F5">
        <w:rPr>
          <w:rFonts w:ascii="Times New Roman" w:hAnsi="Times New Roman" w:cs="Times New Roman"/>
          <w:lang w:val="la-Latn"/>
        </w:rPr>
        <w:t>.</w:t>
      </w:r>
    </w:p>
    <w:p w14:paraId="79F98887" w14:textId="66E0134D" w:rsidR="000534A8" w:rsidRPr="007A06F5" w:rsidRDefault="000534A8"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si quis </w:t>
      </w:r>
      <w:r w:rsidRPr="007A06F5">
        <w:rPr>
          <w:rFonts w:ascii="Times New Roman" w:hAnsi="Times New Roman" w:cs="Times New Roman"/>
          <w:highlight w:val="yellow"/>
          <w:lang w:val="la-Latn"/>
        </w:rPr>
        <w:t xml:space="preserve">liber homo per consensum episcopi sui ecclesiam </w:t>
      </w:r>
      <w:r w:rsidR="00033BD1" w:rsidRPr="007A06F5">
        <w:rPr>
          <w:rFonts w:ascii="Times New Roman" w:hAnsi="Times New Roman" w:cs="Times New Roman"/>
          <w:highlight w:val="yellow"/>
          <w:lang w:val="la-Latn"/>
        </w:rPr>
        <w:t>in sua construxerit proprietat</w:t>
      </w:r>
      <w:r w:rsidR="00033BD1" w:rsidRPr="007A06F5">
        <w:rPr>
          <w:rFonts w:ascii="Times New Roman" w:hAnsi="Times New Roman" w:cs="Times New Roman"/>
          <w:lang w:val="la-Latn"/>
        </w:rPr>
        <w:t>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fontesque in eadem ab episcopo fuerint consecrati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ideo non suam perdat hereditate</w:t>
      </w:r>
      <w:r w:rsidR="00033BD1" w:rsidRPr="007A06F5">
        <w:rPr>
          <w:rFonts w:ascii="Times New Roman" w:hAnsi="Times New Roman" w:cs="Times New Roman"/>
          <w:lang w:val="la-Latn"/>
        </w:rPr>
        <w:t>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sed si</w:t>
      </w:r>
      <w:r w:rsidR="008869AF" w:rsidRPr="007A06F5">
        <w:rPr>
          <w:rFonts w:ascii="Times New Roman" w:hAnsi="Times New Roman" w:cs="Times New Roman"/>
          <w:lang w:val="la-Latn"/>
        </w:rPr>
        <w:t xml:space="preserve"> episcopus voluerit</w:t>
      </w:r>
      <w:r w:rsidR="00033BD1"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off</w:t>
      </w:r>
      <w:r w:rsidR="008869AF" w:rsidRPr="007A06F5">
        <w:rPr>
          <w:rFonts w:ascii="Times New Roman" w:hAnsi="Times New Roman" w:cs="Times New Roman"/>
          <w:lang w:val="la-Latn"/>
        </w:rPr>
        <w:t xml:space="preserve">icium sacri baptismatis in sua </w:t>
      </w:r>
      <w:r w:rsidRPr="007A06F5">
        <w:rPr>
          <w:rFonts w:ascii="Times New Roman" w:hAnsi="Times New Roman" w:cs="Times New Roman"/>
          <w:lang w:val="la-Latn"/>
        </w:rPr>
        <w:t>transferat ecclesia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Ipsa vero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qua transfertur</w:t>
      </w:r>
      <w:r w:rsidR="009B2994" w:rsidRPr="007A06F5">
        <w:rPr>
          <w:rFonts w:ascii="Times New Roman" w:hAnsi="Times New Roman" w:cs="Times New Roman"/>
          <w:lang w:val="la-Latn"/>
        </w:rPr>
        <w:t xml:space="preserve">, </w:t>
      </w:r>
      <w:r w:rsidR="000A2EBE" w:rsidRPr="007A06F5">
        <w:rPr>
          <w:rFonts w:ascii="Times New Roman" w:hAnsi="Times New Roman" w:cs="Times New Roman"/>
          <w:lang w:val="la-Latn"/>
        </w:rPr>
        <w:t xml:space="preserve">in </w:t>
      </w:r>
      <w:r w:rsidR="00033BD1" w:rsidRPr="007A06F5">
        <w:rPr>
          <w:rFonts w:ascii="Times New Roman" w:hAnsi="Times New Roman" w:cs="Times New Roman"/>
          <w:lang w:val="la-Latn"/>
        </w:rPr>
        <w:t>constructoris maneat iure</w:t>
      </w:r>
      <w:r w:rsidR="005D4A29" w:rsidRPr="007A06F5">
        <w:rPr>
          <w:rFonts w:ascii="Times New Roman" w:hAnsi="Times New Roman" w:cs="Times New Roman"/>
          <w:lang w:val="la-Latn"/>
        </w:rPr>
        <w:t>.</w:t>
      </w:r>
    </w:p>
    <w:p w14:paraId="5B6BEBF4" w14:textId="2DEC1A68" w:rsidR="000534A8" w:rsidRPr="007A06F5" w:rsidRDefault="00033BD1"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LXXVIIII</w:t>
      </w:r>
      <w:r w:rsidR="000534A8" w:rsidRPr="007A06F5">
        <w:rPr>
          <w:rFonts w:ascii="Times New Roman" w:hAnsi="Times New Roman" w:cs="Times New Roman"/>
          <w:lang w:val="la-Latn"/>
        </w:rPr>
        <w:t>.</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DICTIS</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PATRUM</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CONGESTIS</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PRO</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CANONICA</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PROFES</w:t>
      </w:r>
      <w:r w:rsidR="000534A8" w:rsidRPr="007A06F5">
        <w:rPr>
          <w:rFonts w:ascii="Times New Roman" w:hAnsi="Times New Roman" w:cs="Times New Roman"/>
          <w:lang w:val="la-Latn"/>
        </w:rPr>
        <w:t>SIONE</w:t>
      </w:r>
      <w:r w:rsidR="009B2994" w:rsidRPr="007A06F5">
        <w:rPr>
          <w:rFonts w:ascii="Times New Roman" w:hAnsi="Times New Roman" w:cs="Times New Roman"/>
          <w:lang w:val="la-Latn"/>
        </w:rPr>
        <w:t xml:space="preserve">, </w:t>
      </w:r>
      <w:r w:rsidR="000534A8" w:rsidRPr="007A06F5">
        <w:rPr>
          <w:rFonts w:ascii="Times New Roman" w:hAnsi="Times New Roman" w:cs="Times New Roman"/>
          <w:lang w:val="la-Latn"/>
        </w:rPr>
        <w:t>QUIA</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DEHONESTABATUR/</w:t>
      </w:r>
    </w:p>
    <w:p w14:paraId="69D78543" w14:textId="14BDB710" w:rsidR="000534A8" w:rsidRPr="007A06F5" w:rsidRDefault="000534A8"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quieti vivere propositumque indefessi custodire valerent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ordinaverimus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in alia scedu</w:t>
      </w:r>
      <w:r w:rsidR="000A2EBE" w:rsidRPr="007A06F5">
        <w:rPr>
          <w:rFonts w:ascii="Times New Roman" w:hAnsi="Times New Roman" w:cs="Times New Roman"/>
          <w:lang w:val="la-Latn"/>
        </w:rPr>
        <w:t xml:space="preserve">la </w:t>
      </w:r>
      <w:r w:rsidRPr="007A06F5">
        <w:rPr>
          <w:rFonts w:ascii="Times New Roman" w:hAnsi="Times New Roman" w:cs="Times New Roman"/>
          <w:lang w:val="la-Latn"/>
        </w:rPr>
        <w:t>diligenter adnotari fecimus 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apud successores</w:t>
      </w:r>
      <w:r w:rsidR="00033BD1" w:rsidRPr="007A06F5">
        <w:rPr>
          <w:rFonts w:ascii="Times New Roman" w:hAnsi="Times New Roman" w:cs="Times New Roman"/>
          <w:lang w:val="la-Latn"/>
        </w:rPr>
        <w:t xml:space="preserve"> nostros ratum foret et inviola</w:t>
      </w:r>
      <w:r w:rsidRPr="007A06F5">
        <w:rPr>
          <w:rFonts w:ascii="Times New Roman" w:hAnsi="Times New Roman" w:cs="Times New Roman"/>
          <w:lang w:val="la-Latn"/>
        </w:rPr>
        <w:t>bilit</w:t>
      </w:r>
      <w:r w:rsidR="000A2EBE" w:rsidRPr="007A06F5">
        <w:rPr>
          <w:rFonts w:ascii="Times New Roman" w:hAnsi="Times New Roman" w:cs="Times New Roman"/>
          <w:lang w:val="la-Latn"/>
        </w:rPr>
        <w:t xml:space="preserve">er </w:t>
      </w:r>
      <w:r w:rsidRPr="007A06F5">
        <w:rPr>
          <w:rFonts w:ascii="Times New Roman" w:hAnsi="Times New Roman" w:cs="Times New Roman"/>
          <w:lang w:val="la-Latn"/>
        </w:rPr>
        <w:t>conservare</w:t>
      </w:r>
      <w:r w:rsidR="00033BD1" w:rsidRPr="007A06F5">
        <w:rPr>
          <w:rFonts w:ascii="Times New Roman" w:hAnsi="Times New Roman" w:cs="Times New Roman"/>
          <w:lang w:val="la-Latn"/>
        </w:rPr>
        <w:t>tur</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confirmavimus</w:t>
      </w:r>
      <w:r w:rsidR="005D4A29" w:rsidRPr="007A06F5">
        <w:rPr>
          <w:rFonts w:ascii="Times New Roman" w:hAnsi="Times New Roman" w:cs="Times New Roman"/>
          <w:lang w:val="la-Latn"/>
        </w:rPr>
        <w:t>.</w:t>
      </w:r>
    </w:p>
    <w:p w14:paraId="69D22948" w14:textId="42B8C79E" w:rsidR="000534A8" w:rsidRPr="007A06F5" w:rsidRDefault="00033BD1"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LXXXII</w:t>
      </w:r>
      <w:r w:rsidR="000534A8" w:rsidRPr="007A06F5">
        <w:rPr>
          <w:rFonts w:ascii="Times New Roman" w:hAnsi="Times New Roman" w:cs="Times New Roman"/>
          <w:lang w:val="la-Latn"/>
        </w:rPr>
        <w:t>.</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ORDINATIONE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SERVORUM.</w:t>
      </w:r>
    </w:p>
    <w:p w14:paraId="4475DFBE" w14:textId="10D43064" w:rsidR="000534A8" w:rsidRPr="007A06F5" w:rsidRDefault="000534A8" w:rsidP="007F197A">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servorum vero ordinatione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passim ad gradus </w:t>
      </w:r>
      <w:r w:rsidR="00033BD1" w:rsidRPr="007A06F5">
        <w:rPr>
          <w:rFonts w:ascii="Times New Roman" w:hAnsi="Times New Roman" w:cs="Times New Roman"/>
          <w:lang w:val="la-Latn"/>
        </w:rPr>
        <w:t>ecclesiasticos indiscrete promo</w:t>
      </w:r>
      <w:r w:rsidRPr="007A06F5">
        <w:rPr>
          <w:rFonts w:ascii="Times New Roman" w:hAnsi="Times New Roman" w:cs="Times New Roman"/>
          <w:lang w:val="la-Latn"/>
        </w:rPr>
        <w:t>vebantur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placuit omnibus cum sacris canonibus concordare</w:t>
      </w:r>
      <w:r w:rsidR="00033BD1" w:rsidRPr="007A06F5">
        <w:rPr>
          <w:rFonts w:ascii="Times New Roman" w:hAnsi="Times New Roman" w:cs="Times New Roman"/>
          <w:lang w:val="la-Latn"/>
        </w:rPr>
        <w:t xml:space="preserve">  debere</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Et 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Pr="007A06F5">
        <w:rPr>
          <w:rFonts w:ascii="Times New Roman" w:hAnsi="Times New Roman" w:cs="Times New Roman"/>
          <w:highlight w:val="yellow"/>
          <w:lang w:val="la-Latn"/>
        </w:rPr>
        <w:t>t nullus episcoporum deinceps eos ad sacros ordines pro</w:t>
      </w:r>
      <w:r w:rsidR="00033BD1" w:rsidRPr="007A06F5">
        <w:rPr>
          <w:rFonts w:ascii="Times New Roman" w:hAnsi="Times New Roman" w:cs="Times New Roman"/>
          <w:highlight w:val="yellow"/>
          <w:lang w:val="la-Latn"/>
        </w:rPr>
        <w:t>movere praesumat</w:t>
      </w:r>
      <w:r w:rsidR="009B2994" w:rsidRPr="007A06F5">
        <w:rPr>
          <w:rFonts w:ascii="Times New Roman" w:hAnsi="Times New Roman" w:cs="Times New Roman"/>
          <w:highlight w:val="yellow"/>
          <w:lang w:val="la-Latn"/>
        </w:rPr>
        <w:t xml:space="preserve">, </w:t>
      </w:r>
      <w:r w:rsidR="00033BD1" w:rsidRPr="007A06F5">
        <w:rPr>
          <w:rFonts w:ascii="Times New Roman" w:hAnsi="Times New Roman" w:cs="Times New Roman"/>
          <w:highlight w:val="yellow"/>
          <w:lang w:val="la-Latn"/>
        </w:rPr>
        <w:t>nisi prius a</w:t>
      </w:r>
      <w:r w:rsidR="000A2EB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dominis propriis libertatem consecuti fuerint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quili</w:t>
      </w:r>
      <w:r w:rsidR="00033BD1" w:rsidRPr="007A06F5">
        <w:rPr>
          <w:rFonts w:ascii="Times New Roman" w:hAnsi="Times New Roman" w:cs="Times New Roman"/>
          <w:lang w:val="la-Latn"/>
        </w:rPr>
        <w:t>bet servus dominum suum fugiens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aut latitans aut adhibitis testibus munere conductis vel corruptis aut qualibet </w:t>
      </w:r>
      <w:r w:rsidRPr="007A06F5">
        <w:rPr>
          <w:rFonts w:ascii="Times New Roman" w:hAnsi="Times New Roman" w:cs="Times New Roman"/>
          <w:highlight w:val="yellow"/>
          <w:lang w:val="la-Latn"/>
        </w:rPr>
        <w:t>callidit</w:t>
      </w:r>
      <w:r w:rsidR="00033BD1" w:rsidRPr="007A06F5">
        <w:rPr>
          <w:rFonts w:ascii="Times New Roman" w:hAnsi="Times New Roman" w:cs="Times New Roman"/>
          <w:highlight w:val="yellow"/>
          <w:lang w:val="la-Latn"/>
        </w:rPr>
        <w:t>ate vel</w:t>
      </w:r>
      <w:r w:rsidR="000A2EB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fraude</w:t>
      </w:r>
      <w:r w:rsidRPr="007A06F5">
        <w:rPr>
          <w:rFonts w:ascii="Times New Roman" w:hAnsi="Times New Roman" w:cs="Times New Roman"/>
          <w:lang w:val="la-Latn"/>
        </w:rPr>
        <w:t xml:space="preserve"> ad gradus ecclesiasticos pervenerit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decretum est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 xml:space="preserve">ut </w:t>
      </w:r>
      <w:r w:rsidR="00033BD1" w:rsidRPr="007A06F5">
        <w:rPr>
          <w:rFonts w:ascii="Times New Roman" w:hAnsi="Times New Roman" w:cs="Times New Roman"/>
          <w:highlight w:val="yellow"/>
          <w:lang w:val="la-Latn"/>
        </w:rPr>
        <w:t>deponatur et dominus eius</w:t>
      </w:r>
      <w:r w:rsidR="000A2EB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eum recipiat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 vero avus vel pater ab </w:t>
      </w:r>
      <w:r w:rsidRPr="007A06F5">
        <w:rPr>
          <w:rFonts w:ascii="Times New Roman" w:hAnsi="Times New Roman" w:cs="Times New Roman"/>
          <w:highlight w:val="yellow"/>
          <w:lang w:val="la-Latn"/>
        </w:rPr>
        <w:t>alia patria in aliam migrans in eadem provincia</w:t>
      </w:r>
      <w:r w:rsidR="000A2EB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filium genuerit et ipse filius ibidem educatus et ad gradus ec</w:t>
      </w:r>
      <w:r w:rsidR="00616EB8" w:rsidRPr="007A06F5">
        <w:rPr>
          <w:rFonts w:ascii="Times New Roman" w:hAnsi="Times New Roman" w:cs="Times New Roman"/>
          <w:highlight w:val="yellow"/>
          <w:lang w:val="la-Latn"/>
        </w:rPr>
        <w:t>clesiasticos promotus fuerit et</w:t>
      </w:r>
      <w:r w:rsidRPr="007A06F5">
        <w:rPr>
          <w:rFonts w:ascii="Times New Roman" w:hAnsi="Times New Roman" w:cs="Times New Roman"/>
          <w:highlight w:val="yellow"/>
          <w:lang w:val="la-Latn"/>
        </w:rPr>
        <w:t>,/ utrum servus sit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ignoraverit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postea veniens dominus eiu</w:t>
      </w:r>
      <w:r w:rsidR="00033BD1" w:rsidRPr="007A06F5">
        <w:rPr>
          <w:rFonts w:ascii="Times New Roman" w:hAnsi="Times New Roman" w:cs="Times New Roman"/>
          <w:lang w:val="la-Latn"/>
        </w:rPr>
        <w:t>s legibus eum adquisierit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sancitum est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 dominus eius illi libertatem dare volueri</w:t>
      </w:r>
      <w:r w:rsidR="00033BD1" w:rsidRPr="007A06F5">
        <w:rPr>
          <w:rFonts w:ascii="Times New Roman" w:hAnsi="Times New Roman" w:cs="Times New Roman"/>
          <w:highlight w:val="yellow"/>
          <w:lang w:val="la-Latn"/>
        </w:rPr>
        <w:t>t</w:t>
      </w:r>
      <w:r w:rsidR="009B2994" w:rsidRPr="007A06F5">
        <w:rPr>
          <w:rFonts w:ascii="Times New Roman" w:hAnsi="Times New Roman" w:cs="Times New Roman"/>
          <w:highlight w:val="yellow"/>
          <w:lang w:val="la-Latn"/>
        </w:rPr>
        <w:t xml:space="preserve">, </w:t>
      </w:r>
      <w:r w:rsidR="00033BD1" w:rsidRPr="007A06F5">
        <w:rPr>
          <w:rFonts w:ascii="Times New Roman" w:hAnsi="Times New Roman" w:cs="Times New Roman"/>
          <w:highlight w:val="yellow"/>
          <w:lang w:val="la-Latn"/>
        </w:rPr>
        <w:t>in gradu suo permaneat</w:t>
      </w:r>
      <w:r w:rsidR="009B2994" w:rsidRPr="007A06F5">
        <w:rPr>
          <w:rFonts w:ascii="Times New Roman" w:hAnsi="Times New Roman" w:cs="Times New Roman"/>
          <w:highlight w:val="yellow"/>
          <w:lang w:val="la-Latn"/>
        </w:rPr>
        <w:t xml:space="preserve">; </w:t>
      </w:r>
      <w:r w:rsidR="00033BD1" w:rsidRPr="007A06F5">
        <w:rPr>
          <w:rFonts w:ascii="Times New Roman" w:hAnsi="Times New Roman" w:cs="Times New Roman"/>
          <w:highlight w:val="yellow"/>
          <w:lang w:val="la-Latn"/>
        </w:rPr>
        <w:t>si</w:t>
      </w:r>
      <w:r w:rsidR="000A2EB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vero eum catena servitutis a castris dominicis extrahere volue</w:t>
      </w:r>
      <w:r w:rsidR="00033BD1" w:rsidRPr="007A06F5">
        <w:rPr>
          <w:rFonts w:ascii="Times New Roman" w:hAnsi="Times New Roman" w:cs="Times New Roman"/>
          <w:highlight w:val="yellow"/>
          <w:lang w:val="la-Latn"/>
        </w:rPr>
        <w:t>rit</w:t>
      </w:r>
      <w:r w:rsidR="009B2994" w:rsidRPr="007A06F5">
        <w:rPr>
          <w:rFonts w:ascii="Times New Roman" w:hAnsi="Times New Roman" w:cs="Times New Roman"/>
          <w:highlight w:val="yellow"/>
          <w:lang w:val="la-Latn"/>
        </w:rPr>
        <w:t xml:space="preserve">, </w:t>
      </w:r>
      <w:r w:rsidR="00033BD1" w:rsidRPr="007A06F5">
        <w:rPr>
          <w:rFonts w:ascii="Times New Roman" w:hAnsi="Times New Roman" w:cs="Times New Roman"/>
          <w:highlight w:val="yellow"/>
          <w:lang w:val="la-Latn"/>
        </w:rPr>
        <w:t>gradum amittat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quia</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iuxta sacros ordines vilis persona manens sacerdotii </w:t>
      </w:r>
      <w:r w:rsidR="00033BD1" w:rsidRPr="007A06F5">
        <w:rPr>
          <w:rFonts w:ascii="Times New Roman" w:hAnsi="Times New Roman" w:cs="Times New Roman"/>
          <w:lang w:val="la-Latn"/>
        </w:rPr>
        <w:t>dignitate fungi non potest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rebus vero illorum vel peculiare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 propriis dominis li</w:t>
      </w:r>
      <w:r w:rsidR="00033BD1" w:rsidRPr="007A06F5">
        <w:rPr>
          <w:rFonts w:ascii="Times New Roman" w:hAnsi="Times New Roman" w:cs="Times New Roman"/>
          <w:lang w:val="la-Latn"/>
        </w:rPr>
        <w:t>bertate donantur</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 ad gradus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ecclesiasticos iure promoveantur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in </w:t>
      </w:r>
      <w:r w:rsidR="00033BD1" w:rsidRPr="007A06F5">
        <w:rPr>
          <w:rFonts w:ascii="Times New Roman" w:hAnsi="Times New Roman" w:cs="Times New Roman"/>
          <w:lang w:val="la-Latn"/>
        </w:rPr>
        <w:t>potestate dominorum consistat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utrum illis concedere an sibi vindicare voluerint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Ceter</w:t>
      </w:r>
      <w:r w:rsidR="00033BD1" w:rsidRPr="007A06F5">
        <w:rPr>
          <w:rFonts w:ascii="Times New Roman" w:hAnsi="Times New Roman" w:cs="Times New Roman"/>
          <w:lang w:val="la-Latn"/>
        </w:rPr>
        <w:t>um si post ordinationem aliquid</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adquisierit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illud observetur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in canonibus de consecratis nihil habentibu</w:t>
      </w:r>
      <w:r w:rsidR="00033BD1" w:rsidRPr="007A06F5">
        <w:rPr>
          <w:rFonts w:ascii="Times New Roman" w:hAnsi="Times New Roman" w:cs="Times New Roman"/>
          <w:lang w:val="la-Latn"/>
        </w:rPr>
        <w:t>s con</w:t>
      </w:r>
      <w:r w:rsidRPr="007A06F5">
        <w:rPr>
          <w:rFonts w:ascii="Times New Roman" w:hAnsi="Times New Roman" w:cs="Times New Roman"/>
          <w:lang w:val="la-Latn"/>
        </w:rPr>
        <w:t>stitutum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ecclesiarum vero servis communi</w:t>
      </w:r>
      <w:r w:rsidR="00033BD1" w:rsidRPr="007A06F5">
        <w:rPr>
          <w:rFonts w:ascii="Times New Roman" w:hAnsi="Times New Roman" w:cs="Times New Roman"/>
          <w:lang w:val="la-Latn"/>
        </w:rPr>
        <w:t xml:space="preserve"> sententia decretum est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ut ar</w:t>
      </w:r>
      <w:r w:rsidRPr="007A06F5">
        <w:rPr>
          <w:rFonts w:ascii="Times New Roman" w:hAnsi="Times New Roman" w:cs="Times New Roman"/>
          <w:lang w:val="la-Latn"/>
        </w:rPr>
        <w:t xml:space="preserve">chiepiscopi per singulas provincias constituti nostram </w:t>
      </w:r>
      <w:r w:rsidR="00524CAA" w:rsidRPr="00524CAA">
        <w:rPr>
          <w:rFonts w:ascii="Times New Roman" w:hAnsi="Times New Roman" w:cs="Times New Roman"/>
          <w:b/>
          <w:lang w:val="la-Latn"/>
        </w:rPr>
        <w:t>auctorit</w:t>
      </w:r>
      <w:r w:rsidR="00033BD1" w:rsidRPr="007A06F5">
        <w:rPr>
          <w:rFonts w:ascii="Times New Roman" w:hAnsi="Times New Roman" w:cs="Times New Roman"/>
          <w:lang w:val="la-Latn"/>
        </w:rPr>
        <w:t>atem</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suffraganei vero</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illorum exemplar illius penes se habeant 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quandocumque de familia ecclesiae utilis/ inventus aliquis ordinandus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ambone ipsa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w:t>
      </w:r>
      <w:r w:rsidR="00033BD1" w:rsidRPr="007A06F5">
        <w:rPr>
          <w:rFonts w:ascii="Times New Roman" w:hAnsi="Times New Roman" w:cs="Times New Roman"/>
          <w:lang w:val="la-Latn"/>
        </w:rPr>
        <w:t xml:space="preserve">s coram populo </w:t>
      </w:r>
      <w:r w:rsidR="00033BD1" w:rsidRPr="007A06F5">
        <w:rPr>
          <w:rFonts w:ascii="Times New Roman" w:hAnsi="Times New Roman" w:cs="Times New Roman"/>
          <w:lang w:val="la-Latn"/>
        </w:rPr>
        <w:lastRenderedPageBreak/>
        <w:t>legatur et coram</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sacerdotibus vel coram fidelibus laicis ante cornu altaris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w:t>
      </w:r>
      <w:r w:rsidR="00033BD1" w:rsidRPr="007A06F5">
        <w:rPr>
          <w:rFonts w:ascii="Times New Roman" w:hAnsi="Times New Roman" w:cs="Times New Roman"/>
          <w:lang w:val="la-Latn"/>
        </w:rPr>
        <w:t xml:space="preserve">cut in nostra </w:t>
      </w:r>
      <w:r w:rsidR="00524CAA" w:rsidRPr="00524CAA">
        <w:rPr>
          <w:rFonts w:ascii="Times New Roman" w:hAnsi="Times New Roman" w:cs="Times New Roman"/>
          <w:b/>
          <w:lang w:val="la-Latn"/>
        </w:rPr>
        <w:t>auctorit</w:t>
      </w:r>
      <w:r w:rsidR="00033BD1" w:rsidRPr="007A06F5">
        <w:rPr>
          <w:rFonts w:ascii="Times New Roman" w:hAnsi="Times New Roman" w:cs="Times New Roman"/>
          <w:lang w:val="la-Latn"/>
        </w:rPr>
        <w:t>ate con</w:t>
      </w:r>
      <w:r w:rsidRPr="007A06F5">
        <w:rPr>
          <w:rFonts w:ascii="Times New Roman" w:hAnsi="Times New Roman" w:cs="Times New Roman"/>
          <w:lang w:val="la-Latn"/>
        </w:rPr>
        <w:t>tinetur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remota qualibet calliditate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libertatem cons</w:t>
      </w:r>
      <w:r w:rsidR="00033BD1" w:rsidRPr="007A06F5">
        <w:rPr>
          <w:rFonts w:ascii="Times New Roman" w:hAnsi="Times New Roman" w:cs="Times New Roman"/>
          <w:lang w:val="la-Latn"/>
        </w:rPr>
        <w:t>equatur et tunc demum ad gradus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ecclesiasticos promoveatur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Similiter quoque de his agen</w:t>
      </w:r>
      <w:r w:rsidR="00033BD1" w:rsidRPr="007A06F5">
        <w:rPr>
          <w:rFonts w:ascii="Times New Roman" w:hAnsi="Times New Roman" w:cs="Times New Roman"/>
          <w:lang w:val="la-Latn"/>
        </w:rPr>
        <w:t>dum est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quos laici de familia</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ecclesiarum ad sacros ordines promovere voluerint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e</w:t>
      </w:r>
      <w:r w:rsidR="00033BD1" w:rsidRPr="007A06F5">
        <w:rPr>
          <w:rFonts w:ascii="Times New Roman" w:hAnsi="Times New Roman" w:cs="Times New Roman"/>
          <w:lang w:val="la-Latn"/>
        </w:rPr>
        <w:t>t de his</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quos praepositi cano</w:t>
      </w:r>
      <w:r w:rsidR="000A2EBE" w:rsidRPr="007A06F5">
        <w:rPr>
          <w:rFonts w:ascii="Times New Roman" w:hAnsi="Times New Roman" w:cs="Times New Roman"/>
          <w:lang w:val="la-Latn"/>
        </w:rPr>
        <w:t xml:space="preserve">nicorum aut </w:t>
      </w:r>
      <w:r w:rsidRPr="007A06F5">
        <w:rPr>
          <w:rFonts w:ascii="Times New Roman" w:hAnsi="Times New Roman" w:cs="Times New Roman"/>
          <w:lang w:val="la-Latn"/>
        </w:rPr>
        <w:t>monachorum ordinandos expetiveri</w:t>
      </w:r>
      <w:r w:rsidR="00033BD1" w:rsidRPr="007A06F5">
        <w:rPr>
          <w:rFonts w:ascii="Times New Roman" w:hAnsi="Times New Roman" w:cs="Times New Roman"/>
          <w:lang w:val="la-Latn"/>
        </w:rPr>
        <w:t>nt</w:t>
      </w:r>
      <w:r w:rsidR="009B2994" w:rsidRPr="007A06F5">
        <w:rPr>
          <w:rFonts w:ascii="Times New Roman" w:hAnsi="Times New Roman" w:cs="Times New Roman"/>
          <w:lang w:val="la-Latn"/>
        </w:rPr>
        <w:t xml:space="preserve">, </w:t>
      </w:r>
      <w:r w:rsidR="00033BD1" w:rsidRPr="007A06F5">
        <w:rPr>
          <w:rFonts w:ascii="Times New Roman" w:hAnsi="Times New Roman" w:cs="Times New Roman"/>
          <w:lang w:val="la-Latn"/>
        </w:rPr>
        <w:t>eadem forma servanda est</w:t>
      </w:r>
      <w:r w:rsidR="005D4A29" w:rsidRPr="007A06F5">
        <w:rPr>
          <w:rFonts w:ascii="Times New Roman" w:hAnsi="Times New Roman" w:cs="Times New Roman"/>
          <w:lang w:val="la-Latn"/>
        </w:rPr>
        <w:t>.</w:t>
      </w:r>
    </w:p>
    <w:p w14:paraId="33657502" w14:textId="180D3819" w:rsidR="000534A8" w:rsidRPr="007A06F5" w:rsidRDefault="00033BD1"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LXXXIII</w:t>
      </w:r>
      <w:r w:rsidR="000534A8" w:rsidRPr="007A06F5">
        <w:rPr>
          <w:rFonts w:ascii="Times New Roman" w:hAnsi="Times New Roman" w:cs="Times New Roman"/>
          <w:lang w:val="la-Latn"/>
        </w:rPr>
        <w:t>.</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PERSONIS,</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A</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QUIBUS</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NON</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SUNT</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RES</w:t>
      </w:r>
      <w:r w:rsidR="000A2EBE" w:rsidRPr="007A06F5">
        <w:rPr>
          <w:rFonts w:ascii="Times New Roman" w:hAnsi="Times New Roman" w:cs="Times New Roman"/>
          <w:lang w:val="la-Latn"/>
        </w:rPr>
        <w:t xml:space="preserve"> </w:t>
      </w:r>
      <w:r w:rsidR="000534A8" w:rsidRPr="007A06F5">
        <w:rPr>
          <w:rFonts w:ascii="Times New Roman" w:hAnsi="Times New Roman" w:cs="Times New Roman"/>
          <w:lang w:val="la-Latn"/>
        </w:rPr>
        <w:t>ACCIPIENDAE.</w:t>
      </w:r>
    </w:p>
    <w:p w14:paraId="6C3219CD" w14:textId="7F54E7AA" w:rsidR="00616EB8" w:rsidRPr="007A06F5" w:rsidRDefault="000534A8"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quilibet ecclesiasticus ab his personis res deinceps accipere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praesumat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quarum liberi aut propinqui hac inconsulta oblatione possint rerum propriarum exheredari</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Quodsi aliquis deinceps hoc facere temptaverit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synodali vel</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imperiali sententia modis omnibus feriatur</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2D229C77" w14:textId="77777777" w:rsidR="00616EB8" w:rsidRPr="007A06F5" w:rsidRDefault="000534A8"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QUEMLIBET PROPTER RES ADQUIRENDAS TONSURARE PRAESUMAT</w:t>
      </w:r>
      <w:r w:rsidR="009B2994" w:rsidRPr="007A06F5">
        <w:rPr>
          <w:rFonts w:ascii="Times New Roman" w:hAnsi="Times New Roman" w:cs="Times New Roman"/>
          <w:lang w:val="la-Latn"/>
        </w:rPr>
        <w:t xml:space="preserve">. </w:t>
      </w:r>
    </w:p>
    <w:p w14:paraId="1E1DAFCE" w14:textId="23D93D66" w:rsidR="000534A8" w:rsidRPr="007A06F5" w:rsidRDefault="000534A8"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Statutum est etiam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nullus in canonica aut regulari professione constitutus aliquem tonsurare propter res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adipiscendas deinceps persuadeat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qui hoc facere temptaverit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sinodali vel imperiali sententia modis omnibus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feriatur</w:t>
      </w:r>
      <w:r w:rsidR="005D4A29" w:rsidRPr="007A06F5">
        <w:rPr>
          <w:rFonts w:ascii="Times New Roman" w:hAnsi="Times New Roman" w:cs="Times New Roman"/>
          <w:lang w:val="la-Latn"/>
        </w:rPr>
        <w:t>.</w:t>
      </w:r>
    </w:p>
    <w:p w14:paraId="2DEF9C0D" w14:textId="10A08B83" w:rsidR="000534A8" w:rsidRPr="007A06F5" w:rsidRDefault="000534A8"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LXXXIIII.</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PRESBITERIS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CONSTITUENDIS.</w:t>
      </w:r>
    </w:p>
    <w:p w14:paraId="223476F2" w14:textId="3F40A7DE" w:rsidR="0037069E" w:rsidRPr="007A06F5" w:rsidRDefault="000534A8"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sine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vel consensu episcoporum presbiteri in quibuslibet</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ecclesiis nec constituantur nec expellantur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laici clericos probabilis vitae et doc</w:t>
      </w:r>
      <w:r w:rsidR="0037069E" w:rsidRPr="007A06F5">
        <w:rPr>
          <w:rFonts w:ascii="Times New Roman" w:hAnsi="Times New Roman" w:cs="Times New Roman"/>
          <w:lang w:val="la-Latn"/>
        </w:rPr>
        <w:t>/ trinae episcopis consecrandos suisque in ecclesiis constituendos obtulerint</w:t>
      </w:r>
      <w:r w:rsidR="009B2994" w:rsidRPr="007A06F5">
        <w:rPr>
          <w:rFonts w:ascii="Times New Roman" w:hAnsi="Times New Roman" w:cs="Times New Roman"/>
          <w:lang w:val="la-Latn"/>
        </w:rPr>
        <w:t xml:space="preserve">, </w:t>
      </w:r>
      <w:r w:rsidR="0037069E" w:rsidRPr="007A06F5">
        <w:rPr>
          <w:rFonts w:ascii="Times New Roman" w:hAnsi="Times New Roman" w:cs="Times New Roman"/>
          <w:lang w:val="la-Latn"/>
        </w:rPr>
        <w:t>nulla qualibet</w:t>
      </w:r>
      <w:r w:rsidR="000A2EBE" w:rsidRPr="007A06F5">
        <w:rPr>
          <w:rFonts w:ascii="Times New Roman" w:hAnsi="Times New Roman" w:cs="Times New Roman"/>
          <w:lang w:val="la-Latn"/>
        </w:rPr>
        <w:t xml:space="preserve"> </w:t>
      </w:r>
      <w:r w:rsidR="0037069E" w:rsidRPr="007A06F5">
        <w:rPr>
          <w:rFonts w:ascii="Times New Roman" w:hAnsi="Times New Roman" w:cs="Times New Roman"/>
          <w:lang w:val="la-Latn"/>
        </w:rPr>
        <w:t>occasione eos reiciant</w:t>
      </w:r>
      <w:r w:rsidR="005D4A29" w:rsidRPr="007A06F5">
        <w:rPr>
          <w:rFonts w:ascii="Times New Roman" w:hAnsi="Times New Roman" w:cs="Times New Roman"/>
          <w:lang w:val="la-Latn"/>
        </w:rPr>
        <w:t>.</w:t>
      </w:r>
    </w:p>
    <w:p w14:paraId="5CEA50D6" w14:textId="5B963C5C"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LXXXV.</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MANSIS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UNIUSCUIUSQUE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ECCLESIAE.</w:t>
      </w:r>
    </w:p>
    <w:p w14:paraId="30D368A9" w14:textId="734083A6" w:rsidR="0037069E" w:rsidRPr="007A06F5" w:rsidRDefault="00A7766C"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Sancitum</w:t>
      </w:r>
      <w:r w:rsidR="0037069E" w:rsidRPr="007A06F5">
        <w:rPr>
          <w:rFonts w:ascii="Times New Roman" w:hAnsi="Times New Roman" w:cs="Times New Roman"/>
          <w:lang w:val="la-Latn"/>
        </w:rPr>
        <w:t xml:space="preserve"> est</w:t>
      </w:r>
      <w:r w:rsidR="009B2994" w:rsidRPr="007A06F5">
        <w:rPr>
          <w:rFonts w:ascii="Times New Roman" w:hAnsi="Times New Roman" w:cs="Times New Roman"/>
          <w:lang w:val="la-Latn"/>
        </w:rPr>
        <w:t xml:space="preserve">, </w:t>
      </w:r>
      <w:r w:rsidR="0037069E" w:rsidRPr="007A06F5">
        <w:rPr>
          <w:rFonts w:ascii="Times New Roman" w:hAnsi="Times New Roman" w:cs="Times New Roman"/>
          <w:lang w:val="la-Latn"/>
        </w:rPr>
        <w:t xml:space="preserve">ut </w:t>
      </w:r>
      <w:r w:rsidR="0037069E" w:rsidRPr="007A06F5">
        <w:rPr>
          <w:rFonts w:ascii="Times New Roman" w:hAnsi="Times New Roman" w:cs="Times New Roman"/>
          <w:highlight w:val="yellow"/>
          <w:lang w:val="la-Latn"/>
        </w:rPr>
        <w:t>unicuique ecclesiae unus mansus integer absque alio servitio adtribuatur</w:t>
      </w:r>
      <w:r w:rsidR="009B2994" w:rsidRPr="007A06F5">
        <w:rPr>
          <w:rFonts w:ascii="Times New Roman" w:hAnsi="Times New Roman" w:cs="Times New Roman"/>
          <w:lang w:val="la-Latn"/>
        </w:rPr>
        <w:t xml:space="preserve">, </w:t>
      </w:r>
      <w:r w:rsidR="0037069E" w:rsidRPr="007A06F5">
        <w:rPr>
          <w:rFonts w:ascii="Times New Roman" w:hAnsi="Times New Roman" w:cs="Times New Roman"/>
          <w:lang w:val="la-Latn"/>
        </w:rPr>
        <w:t>et presbiteri in eis constituti non de decimis neque de oblationibus fidelium</w:t>
      </w:r>
      <w:r w:rsidR="009B2994" w:rsidRPr="007A06F5">
        <w:rPr>
          <w:rFonts w:ascii="Times New Roman" w:hAnsi="Times New Roman" w:cs="Times New Roman"/>
          <w:lang w:val="la-Latn"/>
        </w:rPr>
        <w:t xml:space="preserve">, </w:t>
      </w:r>
      <w:r w:rsidR="0037069E" w:rsidRPr="007A06F5">
        <w:rPr>
          <w:rFonts w:ascii="Times New Roman" w:hAnsi="Times New Roman" w:cs="Times New Roman"/>
          <w:lang w:val="la-Latn"/>
        </w:rPr>
        <w:t>non</w:t>
      </w:r>
      <w:r w:rsidR="000A2EBE" w:rsidRPr="007A06F5">
        <w:rPr>
          <w:rFonts w:ascii="Times New Roman" w:hAnsi="Times New Roman" w:cs="Times New Roman"/>
          <w:lang w:val="la-Latn"/>
        </w:rPr>
        <w:t xml:space="preserve"> </w:t>
      </w:r>
      <w:r w:rsidR="0037069E" w:rsidRPr="007A06F5">
        <w:rPr>
          <w:rFonts w:ascii="Times New Roman" w:hAnsi="Times New Roman" w:cs="Times New Roman"/>
          <w:lang w:val="la-Latn"/>
        </w:rPr>
        <w:t>de domibus neque de atriis vel ortis iuxta ecclesiam positis neque de praescripto manso</w:t>
      </w:r>
      <w:r w:rsidR="000A2EBE" w:rsidRPr="007A06F5">
        <w:rPr>
          <w:rFonts w:ascii="Times New Roman" w:hAnsi="Times New Roman" w:cs="Times New Roman"/>
          <w:lang w:val="la-Latn"/>
        </w:rPr>
        <w:t xml:space="preserve"> </w:t>
      </w:r>
      <w:r w:rsidR="0037069E" w:rsidRPr="007A06F5">
        <w:rPr>
          <w:rFonts w:ascii="Times New Roman" w:hAnsi="Times New Roman" w:cs="Times New Roman"/>
          <w:lang w:val="la-Latn"/>
        </w:rPr>
        <w:t>aliquod servitium faciant praeter ecclesiasticum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0037069E" w:rsidRPr="007A06F5">
        <w:rPr>
          <w:rFonts w:ascii="Times New Roman" w:hAnsi="Times New Roman" w:cs="Times New Roman"/>
          <w:lang w:val="la-Latn"/>
        </w:rPr>
        <w:t>si aliquid amplius habuerint</w:t>
      </w:r>
      <w:r w:rsidR="009B2994" w:rsidRPr="007A06F5">
        <w:rPr>
          <w:rFonts w:ascii="Times New Roman" w:hAnsi="Times New Roman" w:cs="Times New Roman"/>
          <w:lang w:val="la-Latn"/>
        </w:rPr>
        <w:t xml:space="preserve">, </w:t>
      </w:r>
      <w:r w:rsidR="0037069E" w:rsidRPr="007A06F5">
        <w:rPr>
          <w:rFonts w:ascii="Times New Roman" w:hAnsi="Times New Roman" w:cs="Times New Roman"/>
          <w:lang w:val="la-Latn"/>
        </w:rPr>
        <w:t>inde</w:t>
      </w:r>
      <w:r w:rsidR="000A2EBE" w:rsidRPr="007A06F5">
        <w:rPr>
          <w:rFonts w:ascii="Times New Roman" w:hAnsi="Times New Roman" w:cs="Times New Roman"/>
          <w:lang w:val="la-Latn"/>
        </w:rPr>
        <w:t xml:space="preserve"> </w:t>
      </w:r>
      <w:r w:rsidR="0037069E" w:rsidRPr="007A06F5">
        <w:rPr>
          <w:rFonts w:ascii="Times New Roman" w:hAnsi="Times New Roman" w:cs="Times New Roman"/>
          <w:lang w:val="la-Latn"/>
        </w:rPr>
        <w:t>senioribus suis debitum servitium impendant</w:t>
      </w:r>
      <w:r w:rsidR="005D4A29" w:rsidRPr="007A06F5">
        <w:rPr>
          <w:rFonts w:ascii="Times New Roman" w:hAnsi="Times New Roman" w:cs="Times New Roman"/>
          <w:lang w:val="la-Latn"/>
        </w:rPr>
        <w:t>.</w:t>
      </w:r>
    </w:p>
    <w:p w14:paraId="487D0267" w14:textId="0F000A67"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LXXXVI.</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PRESBITERIS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UNIUSCUIUSQUE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ECCLESIAE.</w:t>
      </w:r>
    </w:p>
    <w:p w14:paraId="16218360" w14:textId="0D077BC8" w:rsidR="000A2EB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postquam hoc impletum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unaquaeque ecclesia suum presbite</w:t>
      </w:r>
      <w:r w:rsidR="000A2EBE" w:rsidRPr="007A06F5">
        <w:rPr>
          <w:rFonts w:ascii="Times New Roman" w:hAnsi="Times New Roman" w:cs="Times New Roman"/>
          <w:lang w:val="la-Latn"/>
        </w:rPr>
        <w:t>rum habeat</w:t>
      </w:r>
      <w:r w:rsidRPr="007A06F5">
        <w:rPr>
          <w:rFonts w:ascii="Times New Roman" w:hAnsi="Times New Roman" w:cs="Times New Roman"/>
          <w:lang w:val="la-Latn"/>
        </w:rPr>
        <w:t>, ubi id fieri facultas providente episcopo permiserit</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431956F2" w14:textId="2E36E577"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LXXXVII.</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VILLIS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NOVIS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ECCLESIIS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IN</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EIS</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NOVITER</w:t>
      </w:r>
      <w:r w:rsidR="000A2EBE" w:rsidRPr="007A06F5">
        <w:rPr>
          <w:rFonts w:ascii="Times New Roman" w:hAnsi="Times New Roman" w:cs="Times New Roman"/>
          <w:lang w:val="la-Latn"/>
        </w:rPr>
        <w:t xml:space="preserve"> </w:t>
      </w:r>
      <w:r w:rsidRPr="007A06F5">
        <w:rPr>
          <w:rFonts w:ascii="Times New Roman" w:hAnsi="Times New Roman" w:cs="Times New Roman"/>
          <w:lang w:val="la-Latn"/>
        </w:rPr>
        <w:t>CONSTITUTIS.</w:t>
      </w:r>
    </w:p>
    <w:p w14:paraId="6EFB84A7" w14:textId="037018BC"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Sancitum  est de villis novis et ecclesiis in eis  noviter constitutis</w:t>
      </w:r>
      <w:r w:rsidR="009B2994" w:rsidRPr="007A06F5">
        <w:rPr>
          <w:rFonts w:ascii="Times New Roman" w:hAnsi="Times New Roman" w:cs="Times New Roman"/>
          <w:highlight w:val="yellow"/>
          <w:lang w:val="la-Latn"/>
        </w:rPr>
        <w:t xml:space="preserve">, </w:t>
      </w:r>
      <w:r w:rsidR="005D4A29" w:rsidRPr="007A06F5">
        <w:rPr>
          <w:rFonts w:ascii="Times New Roman" w:hAnsi="Times New Roman" w:cs="Times New Roman"/>
          <w:highlight w:val="yellow"/>
          <w:lang w:val="la-Latn"/>
        </w:rPr>
        <w:t>ut decimae de</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ipsis villis ad easdem ecclesias conferantur</w:t>
      </w:r>
      <w:r w:rsidR="005D4A29" w:rsidRPr="007A06F5">
        <w:rPr>
          <w:rFonts w:ascii="Times New Roman" w:hAnsi="Times New Roman" w:cs="Times New Roman"/>
          <w:highlight w:val="yellow"/>
          <w:lang w:val="la-Latn"/>
        </w:rPr>
        <w:t>.</w:t>
      </w:r>
    </w:p>
    <w:p w14:paraId="17D67052" w14:textId="28B5D197"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LXXXVIII</w:t>
      </w:r>
      <w:r w:rsidR="00FF3D92" w:rsidRPr="007A06F5">
        <w:rPr>
          <w:rFonts w:ascii="Times New Roman" w:hAnsi="Times New Roman" w:cs="Times New Roman"/>
          <w:lang w:val="la-Latn"/>
        </w:rPr>
        <w:t xml:space="preserve">. DE SACRIS VASIS ECCLESIAE IN PIGNUS </w:t>
      </w:r>
      <w:r w:rsidRPr="007A06F5">
        <w:rPr>
          <w:rFonts w:ascii="Times New Roman" w:hAnsi="Times New Roman" w:cs="Times New Roman"/>
          <w:lang w:val="la-Latn"/>
        </w:rPr>
        <w:t>DATIS.</w:t>
      </w:r>
    </w:p>
    <w:p w14:paraId="3F6B9590" w14:textId="15CB0137"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sacris vasis ecclesiae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in pignus a nonnul</w:t>
      </w:r>
      <w:r w:rsidR="005D4A29" w:rsidRPr="007A06F5">
        <w:rPr>
          <w:rFonts w:ascii="Times New Roman" w:hAnsi="Times New Roman" w:cs="Times New Roman"/>
          <w:lang w:val="la-Latn"/>
        </w:rPr>
        <w:t>lis in quibusdam locis dari com</w:t>
      </w:r>
      <w:r w:rsidRPr="007A06F5">
        <w:rPr>
          <w:rFonts w:ascii="Times New Roman" w:hAnsi="Times New Roman" w:cs="Times New Roman"/>
          <w:lang w:val="la-Latn"/>
        </w:rPr>
        <w:t>perimus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inhibitum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deinceps a quoquam fieri praesumatur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nisi solummodo</w:t>
      </w:r>
      <w:r w:rsidR="005D4A29" w:rsidRPr="007A06F5">
        <w:rPr>
          <w:rFonts w:ascii="Times New Roman" w:hAnsi="Times New Roman" w:cs="Times New Roman"/>
          <w:lang w:val="la-Latn"/>
        </w:rPr>
        <w:t xml:space="preserve"> ne</w:t>
      </w:r>
      <w:r w:rsidRPr="007A06F5">
        <w:rPr>
          <w:rFonts w:ascii="Times New Roman" w:hAnsi="Times New Roman" w:cs="Times New Roman"/>
          <w:lang w:val="la-Latn"/>
        </w:rPr>
        <w:t>cessitate redimendorum captivorum compellente</w:t>
      </w:r>
      <w:r w:rsidR="005D4A29" w:rsidRPr="007A06F5">
        <w:rPr>
          <w:rFonts w:ascii="Times New Roman" w:hAnsi="Times New Roman" w:cs="Times New Roman"/>
          <w:lang w:val="la-Latn"/>
        </w:rPr>
        <w:t>.</w:t>
      </w:r>
    </w:p>
    <w:p w14:paraId="264734E0" w14:textId="21E0936B" w:rsidR="0037069E" w:rsidRPr="007A06F5" w:rsidRDefault="00FF3D92"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LXXXVIIII. DE ECCLESIIS DESTRUCTIS VEL DE NONIS ET </w:t>
      </w:r>
      <w:r w:rsidR="005D4A29" w:rsidRPr="007A06F5">
        <w:rPr>
          <w:rFonts w:ascii="Times New Roman" w:hAnsi="Times New Roman" w:cs="Times New Roman"/>
          <w:lang w:val="la-Latn"/>
        </w:rPr>
        <w:t>DECIMIS.</w:t>
      </w:r>
    </w:p>
    <w:p w14:paraId="7852D0BD" w14:textId="1ACF0F98" w:rsidR="000534A8"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ecclesiis </w:t>
      </w:r>
      <w:r w:rsidRPr="007A06F5">
        <w:rPr>
          <w:rFonts w:ascii="Times New Roman" w:hAnsi="Times New Roman" w:cs="Times New Roman"/>
          <w:highlight w:val="yellow"/>
          <w:lang w:val="la-Latn"/>
        </w:rPr>
        <w:t xml:space="preserve">sane destructis vel de nonis et decimis </w:t>
      </w:r>
      <w:r w:rsidR="00A7766C" w:rsidRPr="007A06F5">
        <w:rPr>
          <w:rFonts w:ascii="Times New Roman" w:hAnsi="Times New Roman" w:cs="Times New Roman"/>
          <w:highlight w:val="yellow"/>
          <w:lang w:val="la-Latn"/>
        </w:rPr>
        <w:t>sive de claustris canonicorum</w:t>
      </w:r>
      <w:r w:rsidR="005D4A29" w:rsidRPr="007A06F5">
        <w:rPr>
          <w:rFonts w:ascii="Times New Roman" w:hAnsi="Times New Roman" w:cs="Times New Roman"/>
          <w:lang w:val="la-Latn"/>
        </w:rPr>
        <w:t>,</w:t>
      </w:r>
      <w:r w:rsidR="00616EB8" w:rsidRPr="007A06F5">
        <w:rPr>
          <w:rFonts w:ascii="Times New Roman" w:hAnsi="Times New Roman" w:cs="Times New Roman"/>
          <w:lang w:val="la-Latn"/>
        </w:rPr>
        <w:t xml:space="preserve"> </w:t>
      </w:r>
      <w:r w:rsidRPr="007A06F5">
        <w:rPr>
          <w:rFonts w:ascii="Times New Roman" w:hAnsi="Times New Roman" w:cs="Times New Roman"/>
          <w:lang w:val="la-Latn"/>
        </w:rPr>
        <w:t>qualiter constitui et ordinari a nobis placuerit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aliis capitulis subter adnotavimus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508669C6" w14:textId="1F822B33"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w:t>
      </w:r>
      <w:r w:rsidR="00FF3D92" w:rsidRPr="007A06F5">
        <w:rPr>
          <w:rFonts w:ascii="Times New Roman" w:hAnsi="Times New Roman" w:cs="Times New Roman"/>
          <w:lang w:val="la-Latn"/>
        </w:rPr>
        <w:t xml:space="preserve">. DE ECCLESIARUM </w:t>
      </w:r>
      <w:r w:rsidRPr="007A06F5">
        <w:rPr>
          <w:rFonts w:ascii="Times New Roman" w:hAnsi="Times New Roman" w:cs="Times New Roman"/>
          <w:lang w:val="la-Latn"/>
        </w:rPr>
        <w:t>HONORE.</w:t>
      </w:r>
    </w:p>
    <w:p w14:paraId="413B1D19" w14:textId="1BCBF766"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Sed et de ecclesiarum honore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quomodo deo adiuvante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quantum in nobis est</w:t>
      </w:r>
      <w:r w:rsidR="009B2994" w:rsidRPr="007A06F5">
        <w:rPr>
          <w:rFonts w:ascii="Times New Roman" w:hAnsi="Times New Roman" w:cs="Times New Roman"/>
          <w:lang w:val="la-Latn"/>
        </w:rPr>
        <w:t xml:space="preserve">, </w:t>
      </w:r>
      <w:r w:rsidR="00A7766C" w:rsidRPr="007A06F5">
        <w:rPr>
          <w:rFonts w:ascii="Times New Roman" w:hAnsi="Times New Roman" w:cs="Times New Roman"/>
          <w:lang w:val="la-Latn"/>
        </w:rPr>
        <w:t>vigeat</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similiter in subter adnotatis capitulis insertum esse dinoscitur</w:t>
      </w:r>
      <w:r w:rsidR="005D4A29" w:rsidRPr="007A06F5">
        <w:rPr>
          <w:rFonts w:ascii="Times New Roman" w:hAnsi="Times New Roman" w:cs="Times New Roman"/>
          <w:lang w:val="la-Latn"/>
        </w:rPr>
        <w:t>.</w:t>
      </w:r>
    </w:p>
    <w:p w14:paraId="184D769F" w14:textId="3FF6C7F1"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XCI</w:t>
      </w:r>
      <w:r w:rsidR="00FF3D92" w:rsidRPr="007A06F5">
        <w:rPr>
          <w:rFonts w:ascii="Times New Roman" w:hAnsi="Times New Roman" w:cs="Times New Roman"/>
          <w:lang w:val="la-Latn"/>
        </w:rPr>
        <w:t xml:space="preserve">. DE EPISCOPIS </w:t>
      </w:r>
      <w:r w:rsidR="0037069E" w:rsidRPr="007A06F5">
        <w:rPr>
          <w:rFonts w:ascii="Times New Roman" w:hAnsi="Times New Roman" w:cs="Times New Roman"/>
          <w:lang w:val="la-Latn"/>
        </w:rPr>
        <w:t>I</w:t>
      </w:r>
      <w:r w:rsidRPr="007A06F5">
        <w:rPr>
          <w:rFonts w:ascii="Times New Roman" w:hAnsi="Times New Roman" w:cs="Times New Roman"/>
          <w:lang w:val="la-Latn"/>
        </w:rPr>
        <w:t>TALIAE.</w:t>
      </w:r>
    </w:p>
    <w:p w14:paraId="1305B6B1" w14:textId="5339FCDF"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episcopis vero </w:t>
      </w:r>
      <w:r w:rsidRPr="007A06F5">
        <w:rPr>
          <w:rFonts w:ascii="Times New Roman" w:hAnsi="Times New Roman" w:cs="Times New Roman"/>
          <w:highlight w:val="yellow"/>
          <w:lang w:val="la-Latn"/>
        </w:rPr>
        <w:t>in Longobardia</w:t>
      </w:r>
      <w:r w:rsidRPr="007A06F5">
        <w:rPr>
          <w:rFonts w:ascii="Times New Roman" w:hAnsi="Times New Roman" w:cs="Times New Roman"/>
          <w:lang w:val="la-Latn"/>
        </w:rPr>
        <w:t xml:space="preserve"> constitutis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Pr="007A06F5">
        <w:rPr>
          <w:rFonts w:ascii="Times New Roman" w:hAnsi="Times New Roman" w:cs="Times New Roman"/>
          <w:highlight w:val="yellow"/>
          <w:lang w:val="la-Latn"/>
        </w:rPr>
        <w:t>ab hi</w:t>
      </w:r>
      <w:r w:rsidR="005D4A29" w:rsidRPr="007A06F5">
        <w:rPr>
          <w:rFonts w:ascii="Times New Roman" w:hAnsi="Times New Roman" w:cs="Times New Roman"/>
          <w:highlight w:val="yellow"/>
          <w:lang w:val="la-Latn"/>
        </w:rPr>
        <w:t>s quos ordinabant sacramenta et</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munera contra divinam et canonicam </w:t>
      </w:r>
      <w:r w:rsidR="00524CAA" w:rsidRPr="00524CAA">
        <w:rPr>
          <w:rFonts w:ascii="Times New Roman" w:hAnsi="Times New Roman" w:cs="Times New Roman"/>
          <w:b/>
          <w:highlight w:val="yellow"/>
          <w:lang w:val="la-Latn"/>
        </w:rPr>
        <w:t>auctorit</w:t>
      </w:r>
      <w:r w:rsidRPr="007A06F5">
        <w:rPr>
          <w:rFonts w:ascii="Times New Roman" w:hAnsi="Times New Roman" w:cs="Times New Roman"/>
          <w:highlight w:val="yellow"/>
          <w:lang w:val="la-Latn"/>
        </w:rPr>
        <w:t>atem accipere</w:t>
      </w:r>
      <w:r w:rsidRPr="007A06F5">
        <w:rPr>
          <w:rFonts w:ascii="Times New Roman" w:hAnsi="Times New Roman" w:cs="Times New Roman"/>
          <w:lang w:val="la-Latn"/>
        </w:rPr>
        <w:t xml:space="preserve"> vel exigere soliti erant</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modis </w:t>
      </w:r>
      <w:r w:rsidRPr="007A06F5">
        <w:rPr>
          <w:rFonts w:ascii="Times New Roman" w:hAnsi="Times New Roman" w:cs="Times New Roman"/>
          <w:lang w:val="la-Latn"/>
        </w:rPr>
        <w:t xml:space="preserve">omnibus </w:t>
      </w:r>
      <w:r w:rsidRPr="007A06F5">
        <w:rPr>
          <w:rFonts w:ascii="Times New Roman" w:hAnsi="Times New Roman" w:cs="Times New Roman"/>
          <w:highlight w:val="yellow"/>
          <w:lang w:val="la-Latn"/>
        </w:rPr>
        <w:t>inhibitum</w:t>
      </w:r>
      <w:r w:rsidRPr="007A06F5">
        <w:rPr>
          <w:rFonts w:ascii="Times New Roman" w:hAnsi="Times New Roman" w:cs="Times New Roman"/>
          <w:lang w:val="la-Latn"/>
        </w:rPr>
        <w:t xml:space="preserve">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ulterius fiat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iuxta sacros canon</w:t>
      </w:r>
      <w:r w:rsidR="005D4A29" w:rsidRPr="007A06F5">
        <w:rPr>
          <w:rFonts w:ascii="Times New Roman" w:hAnsi="Times New Roman" w:cs="Times New Roman"/>
          <w:lang w:val="la-Latn"/>
        </w:rPr>
        <w:t xml:space="preserve">es uterque gradu </w:t>
      </w:r>
      <w:r w:rsidRPr="007A06F5">
        <w:rPr>
          <w:rFonts w:ascii="Times New Roman" w:hAnsi="Times New Roman" w:cs="Times New Roman"/>
          <w:lang w:val="la-Latn"/>
        </w:rPr>
        <w:t>proprio talia facientes decidi debent</w:t>
      </w:r>
      <w:r w:rsidR="005D4A29" w:rsidRPr="007A06F5">
        <w:rPr>
          <w:rFonts w:ascii="Times New Roman" w:hAnsi="Times New Roman" w:cs="Times New Roman"/>
          <w:lang w:val="la-Latn"/>
        </w:rPr>
        <w:t>.</w:t>
      </w:r>
    </w:p>
    <w:p w14:paraId="5A06E492" w14:textId="2A0CF64A"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XCII</w:t>
      </w:r>
      <w:r w:rsidR="00FF3D92" w:rsidRPr="007A06F5">
        <w:rPr>
          <w:rFonts w:ascii="Times New Roman" w:hAnsi="Times New Roman" w:cs="Times New Roman"/>
          <w:lang w:val="la-Latn"/>
        </w:rPr>
        <w:t xml:space="preserve">. DE </w:t>
      </w:r>
      <w:r w:rsidRPr="007A06F5">
        <w:rPr>
          <w:rFonts w:ascii="Times New Roman" w:hAnsi="Times New Roman" w:cs="Times New Roman"/>
          <w:lang w:val="la-Latn"/>
        </w:rPr>
        <w:t>PRESBITERIS</w:t>
      </w:r>
      <w:r w:rsidR="00FF3D92" w:rsidRPr="007A06F5">
        <w:rPr>
          <w:rFonts w:ascii="Times New Roman" w:hAnsi="Times New Roman" w:cs="Times New Roman"/>
          <w:lang w:val="la-Latn"/>
        </w:rPr>
        <w:t xml:space="preserve">, QUI FEMINAS IN DOMIBUS </w:t>
      </w:r>
      <w:r w:rsidRPr="007A06F5">
        <w:rPr>
          <w:rFonts w:ascii="Times New Roman" w:hAnsi="Times New Roman" w:cs="Times New Roman"/>
          <w:lang w:val="la-Latn"/>
        </w:rPr>
        <w:t>HABENT.</w:t>
      </w:r>
    </w:p>
    <w:p w14:paraId="165234D2" w14:textId="21239212"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Statutum est ab episcopis </w:t>
      </w:r>
      <w:r w:rsidRPr="007A06F5">
        <w:rPr>
          <w:rFonts w:ascii="Times New Roman" w:hAnsi="Times New Roman" w:cs="Times New Roman"/>
          <w:highlight w:val="yellow"/>
          <w:lang w:val="la-Latn"/>
        </w:rPr>
        <w:t>de presbiteris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femina</w:t>
      </w:r>
      <w:r w:rsidR="005D4A29" w:rsidRPr="007A06F5">
        <w:rPr>
          <w:rFonts w:ascii="Times New Roman" w:hAnsi="Times New Roman" w:cs="Times New Roman"/>
          <w:highlight w:val="yellow"/>
          <w:lang w:val="la-Latn"/>
        </w:rPr>
        <w:t>s secum indiscrete habitare per</w:t>
      </w:r>
      <w:r w:rsidR="00FF3D92" w:rsidRPr="007A06F5">
        <w:rPr>
          <w:rFonts w:ascii="Times New Roman" w:hAnsi="Times New Roman" w:cs="Times New Roman"/>
          <w:highlight w:val="yellow"/>
          <w:lang w:val="la-Latn"/>
        </w:rPr>
        <w:t>mittunt</w:t>
      </w:r>
      <w:r w:rsidR="00FF3D92" w:rsidRPr="007A06F5">
        <w:rPr>
          <w:rFonts w:ascii="Times New Roman" w:hAnsi="Times New Roman" w:cs="Times New Roman"/>
          <w:lang w:val="la-Latn"/>
        </w:rPr>
        <w:t xml:space="preserve"> et </w:t>
      </w:r>
      <w:r w:rsidRPr="007A06F5">
        <w:rPr>
          <w:rFonts w:ascii="Times New Roman" w:hAnsi="Times New Roman" w:cs="Times New Roman"/>
          <w:lang w:val="la-Latn"/>
        </w:rPr>
        <w:t xml:space="preserve">propter hoc </w:t>
      </w:r>
      <w:r w:rsidRPr="007A06F5">
        <w:rPr>
          <w:rFonts w:ascii="Times New Roman" w:hAnsi="Times New Roman" w:cs="Times New Roman"/>
          <w:highlight w:val="yellow"/>
          <w:lang w:val="la-Latn"/>
        </w:rPr>
        <w:t>malae opinionis</w:t>
      </w:r>
      <w:r w:rsidRPr="007A06F5">
        <w:rPr>
          <w:rFonts w:ascii="Times New Roman" w:hAnsi="Times New Roman" w:cs="Times New Roman"/>
          <w:lang w:val="la-Latn"/>
        </w:rPr>
        <w:t xml:space="preserve"> suspicione denotantur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si deinceps admoniti/ non se</w:t>
      </w:r>
      <w:r w:rsidR="0069631A" w:rsidRPr="007A06F5">
        <w:rPr>
          <w:rFonts w:ascii="Times New Roman" w:hAnsi="Times New Roman" w:cs="Times New Roman"/>
          <w:lang w:val="la-Latn"/>
        </w:rPr>
        <w:t xml:space="preserve"> </w:t>
      </w:r>
      <w:r w:rsidRPr="007A06F5">
        <w:rPr>
          <w:rFonts w:ascii="Times New Roman" w:hAnsi="Times New Roman" w:cs="Times New Roman"/>
          <w:lang w:val="la-Latn"/>
        </w:rPr>
        <w:t>correxerint</w:t>
      </w:r>
      <w:r w:rsidR="00FF3D92" w:rsidRPr="007A06F5">
        <w:rPr>
          <w:rFonts w:ascii="Times New Roman" w:hAnsi="Times New Roman" w:cs="Times New Roman"/>
          <w:lang w:val="la-Latn"/>
        </w:rPr>
        <w:t>,</w:t>
      </w:r>
      <w:r w:rsidR="00A7766C" w:rsidRPr="007A06F5">
        <w:rPr>
          <w:rFonts w:ascii="Times New Roman" w:hAnsi="Times New Roman" w:cs="Times New Roman"/>
          <w:lang w:val="la-Latn"/>
        </w:rPr>
        <w:t xml:space="preserve"> </w:t>
      </w:r>
      <w:r w:rsidRPr="007A06F5">
        <w:rPr>
          <w:rFonts w:ascii="Times New Roman" w:hAnsi="Times New Roman" w:cs="Times New Roman"/>
          <w:lang w:val="la-Latn"/>
        </w:rPr>
        <w:t>velut contemptores sacrorum canonum</w:t>
      </w:r>
      <w:r w:rsidR="005D4A29" w:rsidRPr="007A06F5">
        <w:rPr>
          <w:rFonts w:ascii="Times New Roman" w:hAnsi="Times New Roman" w:cs="Times New Roman"/>
          <w:lang w:val="la-Latn"/>
        </w:rPr>
        <w:t xml:space="preserve"> canonica invectione ferian</w:t>
      </w:r>
      <w:r w:rsidRPr="007A06F5">
        <w:rPr>
          <w:rFonts w:ascii="Times New Roman" w:hAnsi="Times New Roman" w:cs="Times New Roman"/>
          <w:lang w:val="la-Latn"/>
        </w:rPr>
        <w:t>tur</w:t>
      </w:r>
      <w:r w:rsidR="005D4A29" w:rsidRPr="007A06F5">
        <w:rPr>
          <w:rFonts w:ascii="Times New Roman" w:hAnsi="Times New Roman" w:cs="Times New Roman"/>
          <w:lang w:val="la-Latn"/>
        </w:rPr>
        <w:t>.</w:t>
      </w:r>
    </w:p>
    <w:p w14:paraId="1DC1ED4C" w14:textId="7A737F05"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XCIII</w:t>
      </w:r>
      <w:r w:rsidR="00FF3D92" w:rsidRPr="007A06F5">
        <w:rPr>
          <w:rFonts w:ascii="Times New Roman" w:hAnsi="Times New Roman" w:cs="Times New Roman"/>
          <w:lang w:val="la-Latn"/>
        </w:rPr>
        <w:t xml:space="preserve">. DE </w:t>
      </w:r>
      <w:r w:rsidRPr="007A06F5">
        <w:rPr>
          <w:rFonts w:ascii="Times New Roman" w:hAnsi="Times New Roman" w:cs="Times New Roman"/>
          <w:lang w:val="la-Latn"/>
        </w:rPr>
        <w:t>PRESBITERIS</w:t>
      </w:r>
      <w:r w:rsidR="00FF3D92" w:rsidRPr="007A06F5">
        <w:rPr>
          <w:rFonts w:ascii="Times New Roman" w:hAnsi="Times New Roman" w:cs="Times New Roman"/>
          <w:lang w:val="la-Latn"/>
        </w:rPr>
        <w:t xml:space="preserve">, QUI PRO CHRISMATE IN CENA DOMINI </w:t>
      </w:r>
      <w:r w:rsidRPr="007A06F5">
        <w:rPr>
          <w:rFonts w:ascii="Times New Roman" w:hAnsi="Times New Roman" w:cs="Times New Roman"/>
          <w:lang w:val="la-Latn"/>
        </w:rPr>
        <w:t>VENIEBANT.</w:t>
      </w:r>
    </w:p>
    <w:p w14:paraId="1F708FD4" w14:textId="67FBF2C3"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De presbiteris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accipiendi chrismatis</w:t>
      </w:r>
      <w:r w:rsidRPr="007A06F5">
        <w:rPr>
          <w:rFonts w:ascii="Times New Roman" w:hAnsi="Times New Roman" w:cs="Times New Roman"/>
          <w:lang w:val="la-Latn"/>
        </w:rPr>
        <w:t xml:space="preserve"> gratia ad civitate</w:t>
      </w:r>
      <w:r w:rsidR="005D4A29" w:rsidRPr="007A06F5">
        <w:rPr>
          <w:rFonts w:ascii="Times New Roman" w:hAnsi="Times New Roman" w:cs="Times New Roman"/>
          <w:lang w:val="la-Latn"/>
        </w:rPr>
        <w:t>s in caena domini venire soliti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erant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sancitum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de his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longe positi</w:t>
      </w:r>
      <w:r w:rsidRPr="007A06F5">
        <w:rPr>
          <w:rFonts w:ascii="Times New Roman" w:hAnsi="Times New Roman" w:cs="Times New Roman"/>
          <w:lang w:val="la-Latn"/>
        </w:rPr>
        <w:t xml:space="preserve"> sunt</w:t>
      </w:r>
      <w:r w:rsidR="009B2994" w:rsidRPr="007A06F5">
        <w:rPr>
          <w:rFonts w:ascii="Times New Roman" w:hAnsi="Times New Roman" w:cs="Times New Roman"/>
          <w:lang w:val="la-Latn"/>
        </w:rPr>
        <w:t xml:space="preserve">, </w:t>
      </w:r>
      <w:r w:rsidR="005D4A29" w:rsidRPr="007A06F5">
        <w:rPr>
          <w:rFonts w:ascii="Times New Roman" w:hAnsi="Times New Roman" w:cs="Times New Roman"/>
          <w:highlight w:val="yellow"/>
          <w:lang w:val="la-Latn"/>
        </w:rPr>
        <w:t>de octo vel decem unus ab</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episcopo eligatur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acceptum chrisma sibi et sociis diligenter perferat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Hi vero</w:t>
      </w:r>
      <w:r w:rsidR="009B2994" w:rsidRPr="007A06F5">
        <w:rPr>
          <w:rFonts w:ascii="Times New Roman" w:hAnsi="Times New Roman" w:cs="Times New Roman"/>
          <w:lang w:val="la-Latn"/>
        </w:rPr>
        <w:t xml:space="preserve">, </w:t>
      </w:r>
      <w:r w:rsidR="005D4A29" w:rsidRPr="007A06F5">
        <w:rPr>
          <w:rFonts w:ascii="Times New Roman" w:hAnsi="Times New Roman" w:cs="Times New Roman"/>
          <w:highlight w:val="yellow"/>
          <w:lang w:val="la-Latn"/>
        </w:rPr>
        <w:t>qui non</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longius a civitate quam </w:t>
      </w:r>
      <w:r w:rsidRPr="007A06F5">
        <w:rPr>
          <w:rFonts w:ascii="Times New Roman" w:hAnsi="Times New Roman" w:cs="Times New Roman"/>
          <w:highlight w:val="yellow"/>
          <w:lang w:val="la-Latn"/>
        </w:rPr>
        <w:lastRenderedPageBreak/>
        <w:t>quatuor aut quinque milibus habi</w:t>
      </w:r>
      <w:r w:rsidR="005D4A29" w:rsidRPr="007A06F5">
        <w:rPr>
          <w:rFonts w:ascii="Times New Roman" w:hAnsi="Times New Roman" w:cs="Times New Roman"/>
          <w:highlight w:val="yellow"/>
          <w:lang w:val="la-Latn"/>
        </w:rPr>
        <w:t>tant more solito ad accipiendum</w:t>
      </w:r>
      <w:r w:rsidR="00A7766C"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chrisma per se veniant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Discendi vero gratia alio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quadragesimae</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tempore ad civitates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convocentur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D660A6B" w14:textId="7CFD90D4"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XCIIII</w:t>
      </w:r>
      <w:r w:rsidR="00FF3D92" w:rsidRPr="007A06F5">
        <w:rPr>
          <w:rFonts w:ascii="Times New Roman" w:hAnsi="Times New Roman" w:cs="Times New Roman"/>
          <w:lang w:val="la-Latn"/>
        </w:rPr>
        <w:t xml:space="preserve">. DE PRAEDICATIONE ET CONFIRMATIONE </w:t>
      </w:r>
      <w:r w:rsidRPr="007A06F5">
        <w:rPr>
          <w:rFonts w:ascii="Times New Roman" w:hAnsi="Times New Roman" w:cs="Times New Roman"/>
          <w:lang w:val="la-Latn"/>
        </w:rPr>
        <w:t>EPISCOPORUM.</w:t>
      </w:r>
    </w:p>
    <w:p w14:paraId="1B1ABCCD" w14:textId="5225E15B"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Ne  vero episcopi occasione praedicandi aut confirmandi oneri essent populis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a nobis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admoniti polliciti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 deinceps hoc cavere velle et eo tempore suum ministerium</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in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quantum facultas dabatur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exsequi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 eorum profectio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quantum in illis erat</w:t>
      </w:r>
      <w:r w:rsidR="009B2994" w:rsidRPr="007A06F5">
        <w:rPr>
          <w:rFonts w:ascii="Times New Roman" w:hAnsi="Times New Roman" w:cs="Times New Roman"/>
          <w:lang w:val="la-Latn"/>
        </w:rPr>
        <w:t xml:space="preserve">, </w:t>
      </w:r>
      <w:r w:rsidR="00633CB1" w:rsidRPr="007A06F5">
        <w:rPr>
          <w:rFonts w:ascii="Times New Roman" w:hAnsi="Times New Roman" w:cs="Times New Roman"/>
          <w:lang w:val="la-Latn"/>
        </w:rPr>
        <w:t>his</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quibus prodesse possunt et debent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sit inportuna vel onerosa</w:t>
      </w:r>
      <w:r w:rsidR="005D4A29" w:rsidRPr="007A06F5">
        <w:rPr>
          <w:rFonts w:ascii="Times New Roman" w:hAnsi="Times New Roman" w:cs="Times New Roman"/>
          <w:lang w:val="la-Latn"/>
        </w:rPr>
        <w:t>.</w:t>
      </w:r>
    </w:p>
    <w:p w14:paraId="79858A31" w14:textId="075286DF"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XCV</w:t>
      </w:r>
      <w:r w:rsidR="00FF3D92" w:rsidRPr="007A06F5">
        <w:rPr>
          <w:rFonts w:ascii="Times New Roman" w:hAnsi="Times New Roman" w:cs="Times New Roman"/>
          <w:lang w:val="la-Latn"/>
        </w:rPr>
        <w:t xml:space="preserve">. DE </w:t>
      </w:r>
      <w:r w:rsidR="0037069E" w:rsidRPr="007A06F5">
        <w:rPr>
          <w:rFonts w:ascii="Times New Roman" w:hAnsi="Times New Roman" w:cs="Times New Roman"/>
          <w:lang w:val="la-Latn"/>
        </w:rPr>
        <w:t>PUERI</w:t>
      </w:r>
      <w:r w:rsidR="00FF3D92" w:rsidRPr="007A06F5">
        <w:rPr>
          <w:rFonts w:ascii="Times New Roman" w:hAnsi="Times New Roman" w:cs="Times New Roman"/>
          <w:lang w:val="la-Latn"/>
        </w:rPr>
        <w:t xml:space="preserve">S TONDENDIS ET PUELLIS </w:t>
      </w:r>
      <w:r w:rsidRPr="007A06F5">
        <w:rPr>
          <w:rFonts w:ascii="Times New Roman" w:hAnsi="Times New Roman" w:cs="Times New Roman"/>
          <w:lang w:val="la-Latn"/>
        </w:rPr>
        <w:t>VELANDIS.</w:t>
      </w:r>
    </w:p>
    <w:p w14:paraId="01761BF2" w14:textId="00D00DB5"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Ne  pueri vero sine voluntate parentum tonsorentur vel puellae velentur</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modis om</w:t>
      </w:r>
      <w:r w:rsidRPr="007A06F5">
        <w:rPr>
          <w:rFonts w:ascii="Times New Roman" w:hAnsi="Times New Roman" w:cs="Times New Roman"/>
          <w:lang w:val="la-Latn"/>
        </w:rPr>
        <w:t>nibus inhibitum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qui hoc facere temptaverit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multam</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quae in capitulis legis mund</w:t>
      </w:r>
      <w:r w:rsidRPr="007A06F5">
        <w:rPr>
          <w:rFonts w:ascii="Times New Roman" w:hAnsi="Times New Roman" w:cs="Times New Roman"/>
          <w:lang w:val="la-Latn"/>
        </w:rPr>
        <w:t>anae 383 a nobis constitutis continetur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persolvere cogatur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0306479" w14:textId="611B0356"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XCVI</w:t>
      </w:r>
      <w:r w:rsidR="00FF3D92" w:rsidRPr="007A06F5">
        <w:rPr>
          <w:rFonts w:ascii="Times New Roman" w:hAnsi="Times New Roman" w:cs="Times New Roman"/>
          <w:lang w:val="la-Latn"/>
        </w:rPr>
        <w:t xml:space="preserve">. DE FEMINIS VIROS </w:t>
      </w:r>
      <w:r w:rsidRPr="007A06F5">
        <w:rPr>
          <w:rFonts w:ascii="Times New Roman" w:hAnsi="Times New Roman" w:cs="Times New Roman"/>
          <w:lang w:val="la-Latn"/>
        </w:rPr>
        <w:t>AMITTENTIBUS.</w:t>
      </w:r>
    </w:p>
    <w:p w14:paraId="794972D5" w14:textId="06C9344D"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feminis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viros amittunt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placet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se sicut actenus indiscrete velent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sed ut</w:t>
      </w:r>
      <w:r w:rsidR="00FF3D92"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XXX dies post decessum viri sui expectent et post tricesi</w:t>
      </w:r>
      <w:r w:rsidR="005D4A29" w:rsidRPr="007A06F5">
        <w:rPr>
          <w:rFonts w:ascii="Times New Roman" w:hAnsi="Times New Roman" w:cs="Times New Roman"/>
          <w:highlight w:val="yellow"/>
          <w:lang w:val="la-Latn"/>
        </w:rPr>
        <w:t>mum diem per consilium episcopi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sui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episcopus absens fuerit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consilio aliorum re</w:t>
      </w:r>
      <w:r w:rsidR="005D4A29" w:rsidRPr="007A06F5">
        <w:rPr>
          <w:rFonts w:ascii="Times New Roman" w:hAnsi="Times New Roman" w:cs="Times New Roman"/>
          <w:highlight w:val="yellow"/>
          <w:lang w:val="la-Latn"/>
        </w:rPr>
        <w:t>ligiosorum sacerdotum suorumque</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parentum atque amicorum</w:t>
      </w:r>
      <w:r w:rsidRPr="007A06F5">
        <w:rPr>
          <w:rFonts w:ascii="Times New Roman" w:hAnsi="Times New Roman" w:cs="Times New Roman"/>
          <w:lang w:val="la-Latn"/>
        </w:rPr>
        <w:t xml:space="preserve"> id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eligere debent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eligant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Et quia a sacro conventu</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rogati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hi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qui publicam gerebant poenitentiam et feminae</w:t>
      </w:r>
      <w:r w:rsidR="009B2994" w:rsidRPr="007A06F5">
        <w:rPr>
          <w:rFonts w:ascii="Times New Roman" w:hAnsi="Times New Roman" w:cs="Times New Roman"/>
          <w:highlight w:val="yellow"/>
          <w:lang w:val="la-Latn"/>
        </w:rPr>
        <w:t xml:space="preserve">, </w:t>
      </w:r>
      <w:r w:rsidR="00633CB1" w:rsidRPr="007A06F5">
        <w:rPr>
          <w:rFonts w:ascii="Times New Roman" w:hAnsi="Times New Roman" w:cs="Times New Roman"/>
          <w:highlight w:val="yellow"/>
          <w:lang w:val="la-Latn"/>
        </w:rPr>
        <w:t>quae viros amittebant</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nostra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donec deliberent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agant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tuerentur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spe</w:t>
      </w:r>
      <w:r w:rsidR="005D4A29" w:rsidRPr="007A06F5">
        <w:rPr>
          <w:rFonts w:ascii="Times New Roman" w:hAnsi="Times New Roman" w:cs="Times New Roman"/>
          <w:lang w:val="la-Latn"/>
        </w:rPr>
        <w:t>cialiter pro his capitula fieri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et legis mundanae capitulis inserenda decrevimus</w:t>
      </w:r>
      <w:r w:rsidR="005D4A29" w:rsidRPr="007A06F5">
        <w:rPr>
          <w:rFonts w:ascii="Times New Roman" w:hAnsi="Times New Roman" w:cs="Times New Roman"/>
          <w:lang w:val="la-Latn"/>
        </w:rPr>
        <w:t>.</w:t>
      </w:r>
    </w:p>
    <w:p w14:paraId="5A962DEE" w14:textId="252C297A"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XCVII</w:t>
      </w:r>
      <w:r w:rsidR="00FF3D92" w:rsidRPr="007A06F5">
        <w:rPr>
          <w:rFonts w:ascii="Times New Roman" w:hAnsi="Times New Roman" w:cs="Times New Roman"/>
          <w:lang w:val="la-Latn"/>
        </w:rPr>
        <w:t xml:space="preserve">. DE RAPTIS ET DE EARUM </w:t>
      </w:r>
      <w:r w:rsidR="0037069E" w:rsidRPr="007A06F5">
        <w:rPr>
          <w:rFonts w:ascii="Times New Roman" w:hAnsi="Times New Roman" w:cs="Times New Roman"/>
          <w:lang w:val="la-Latn"/>
        </w:rPr>
        <w:t>RAPTORIBUS</w:t>
      </w:r>
      <w:r w:rsidRPr="007A06F5">
        <w:rPr>
          <w:rFonts w:ascii="Times New Roman" w:hAnsi="Times New Roman" w:cs="Times New Roman"/>
          <w:lang w:val="la-Latn"/>
        </w:rPr>
        <w:t>.</w:t>
      </w:r>
    </w:p>
    <w:p w14:paraId="0A0D839A" w14:textId="71ABC9C8"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raptis vero et de raptoribus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quamquam specialiter decrevissemus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pati/ debeant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hoc nefas deinceps facere temptaverint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5D4A29" w:rsidRPr="007A06F5">
        <w:rPr>
          <w:rFonts w:ascii="Times New Roman" w:hAnsi="Times New Roman" w:cs="Times New Roman"/>
          <w:lang w:val="la-Latn"/>
        </w:rPr>
        <w:t xml:space="preserve">d tamen super his </w:t>
      </w:r>
      <w:r w:rsidR="00524CAA">
        <w:rPr>
          <w:rFonts w:ascii="Times New Roman" w:hAnsi="Times New Roman" w:cs="Times New Roman"/>
          <w:lang w:val="la-Latn"/>
        </w:rPr>
        <w:t>sacri canon</w:t>
      </w:r>
      <w:r w:rsidR="005D4A29" w:rsidRPr="007A06F5">
        <w:rPr>
          <w:rFonts w:ascii="Times New Roman" w:hAnsi="Times New Roman" w:cs="Times New Roman"/>
          <w:lang w:val="la-Latn"/>
        </w:rPr>
        <w:t>es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praecipiant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hic inserendum necessarium duximus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quatenus omnibus pateat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quantum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malum sit et non solum humana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sed etiam divina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constricti</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abhinc hoc</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malum caveatur</w:t>
      </w:r>
      <w:r w:rsidR="005D4A29" w:rsidRPr="007A06F5">
        <w:rPr>
          <w:rFonts w:ascii="Times New Roman" w:hAnsi="Times New Roman" w:cs="Times New Roman"/>
          <w:lang w:val="la-Latn"/>
        </w:rPr>
        <w:t>.</w:t>
      </w:r>
    </w:p>
    <w:p w14:paraId="20464D05" w14:textId="1D84BBE1"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XCVIII</w:t>
      </w:r>
      <w:r w:rsidR="00FF3D92" w:rsidRPr="007A06F5">
        <w:rPr>
          <w:rFonts w:ascii="Times New Roman" w:hAnsi="Times New Roman" w:cs="Times New Roman"/>
          <w:lang w:val="la-Latn"/>
        </w:rPr>
        <w:t xml:space="preserve">. DE PUELLIS RAPTIS NECDUM </w:t>
      </w:r>
      <w:r w:rsidRPr="007A06F5">
        <w:rPr>
          <w:rFonts w:ascii="Times New Roman" w:hAnsi="Times New Roman" w:cs="Times New Roman"/>
          <w:lang w:val="la-Latn"/>
        </w:rPr>
        <w:t>DESPONSATIS.</w:t>
      </w:r>
    </w:p>
    <w:p w14:paraId="03243E7E" w14:textId="0D42CECB" w:rsidR="0037069E"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puellis raptis necdum desponsatis in concilio Chalcedonensi</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ubi DCXXX</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patres adfuerunt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capitulo XXXVIII ita habetur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Eos</w:t>
      </w:r>
      <w:r w:rsidR="005D4A29" w:rsidRPr="007A06F5">
        <w:rPr>
          <w:rFonts w:ascii="Times New Roman" w:hAnsi="Times New Roman" w:cs="Times New Roman"/>
          <w:lang w:val="la-Latn"/>
        </w:rPr>
        <w:t xml:space="preserve"> qui rapiunt puellas sub nomine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simul habitandi cooperantes et conibentes raptoribus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decrevit sancta synodus</w:t>
      </w:r>
      <w:r w:rsidR="009B2994" w:rsidRPr="007A06F5">
        <w:rPr>
          <w:rFonts w:ascii="Times New Roman" w:hAnsi="Times New Roman" w:cs="Times New Roman"/>
          <w:lang w:val="la-Latn"/>
        </w:rPr>
        <w:t xml:space="preserve">, </w:t>
      </w:r>
      <w:r w:rsidR="005D4A29" w:rsidRPr="007A06F5">
        <w:rPr>
          <w:rFonts w:ascii="Times New Roman" w:hAnsi="Times New Roman" w:cs="Times New Roman"/>
          <w:highlight w:val="yellow"/>
          <w:lang w:val="la-Latn"/>
        </w:rPr>
        <w:t>si quidem clerici</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sunt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decidant gradu proprio</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 vero laici</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anathematizentur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Quibus </w:t>
      </w:r>
      <w:r w:rsidR="005D4A29" w:rsidRPr="007A06F5">
        <w:rPr>
          <w:rFonts w:ascii="Times New Roman" w:hAnsi="Times New Roman" w:cs="Times New Roman"/>
          <w:lang w:val="la-Latn"/>
        </w:rPr>
        <w:t>verbis aperte datur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intellegi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qualiter </w:t>
      </w:r>
      <w:r w:rsidRPr="007A06F5">
        <w:rPr>
          <w:rFonts w:ascii="Times New Roman" w:hAnsi="Times New Roman" w:cs="Times New Roman"/>
          <w:highlight w:val="yellow"/>
          <w:lang w:val="la-Latn"/>
        </w:rPr>
        <w:t>huius mali auctores damnandi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participes et conibentes/ tanto anathemate feriuntur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iuxta canonicam </w:t>
      </w:r>
      <w:r w:rsidR="00524CAA" w:rsidRPr="00524CAA">
        <w:rPr>
          <w:rFonts w:ascii="Times New Roman" w:hAnsi="Times New Roman" w:cs="Times New Roman"/>
          <w:b/>
          <w:lang w:val="la-Latn"/>
        </w:rPr>
        <w:t>auctorit</w:t>
      </w:r>
      <w:r w:rsidR="005D4A29" w:rsidRPr="007A06F5">
        <w:rPr>
          <w:rFonts w:ascii="Times New Roman" w:hAnsi="Times New Roman" w:cs="Times New Roman"/>
          <w:lang w:val="la-Latn"/>
        </w:rPr>
        <w:t>atem ad coniugia legitima rap</w:t>
      </w:r>
      <w:r w:rsidRPr="007A06F5">
        <w:rPr>
          <w:rFonts w:ascii="Times New Roman" w:hAnsi="Times New Roman" w:cs="Times New Roman"/>
          <w:lang w:val="la-Latn"/>
        </w:rPr>
        <w:t>tas sibi iure vindicare nullatenus possunt</w:t>
      </w:r>
      <w:r w:rsidR="005D4A29" w:rsidRPr="007A06F5">
        <w:rPr>
          <w:rFonts w:ascii="Times New Roman" w:hAnsi="Times New Roman" w:cs="Times New Roman"/>
          <w:lang w:val="la-Latn"/>
        </w:rPr>
        <w:t>.</w:t>
      </w:r>
    </w:p>
    <w:p w14:paraId="72FF8DE0" w14:textId="6B81C95A" w:rsidR="0037069E"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XCVIIII</w:t>
      </w:r>
      <w:r w:rsidR="00FF3D92" w:rsidRPr="007A06F5">
        <w:rPr>
          <w:rFonts w:ascii="Times New Roman" w:hAnsi="Times New Roman" w:cs="Times New Roman"/>
          <w:lang w:val="la-Latn"/>
        </w:rPr>
        <w:t xml:space="preserve">. DE DESPONSATIS ET AB ALIIS </w:t>
      </w:r>
      <w:r w:rsidRPr="007A06F5">
        <w:rPr>
          <w:rFonts w:ascii="Times New Roman" w:hAnsi="Times New Roman" w:cs="Times New Roman"/>
          <w:lang w:val="la-Latn"/>
        </w:rPr>
        <w:t>RAPTIS.</w:t>
      </w:r>
    </w:p>
    <w:p w14:paraId="5A48BD8D" w14:textId="059FD829" w:rsidR="00297271" w:rsidRPr="007A06F5" w:rsidRDefault="0037069E"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desponsatis puellis et ab aliis raptis ita in concilio Ancyritano capitulo</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legitur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Desponsatas  puellas et post ab aliis raptas placuit erui et eis reddi</w:t>
      </w:r>
      <w:r w:rsidR="009B2994" w:rsidRPr="007A06F5">
        <w:rPr>
          <w:rFonts w:ascii="Times New Roman" w:hAnsi="Times New Roman" w:cs="Times New Roman"/>
          <w:lang w:val="la-Latn"/>
        </w:rPr>
        <w:t xml:space="preserve">, </w:t>
      </w:r>
      <w:r w:rsidR="000E4300" w:rsidRPr="007A06F5">
        <w:rPr>
          <w:rFonts w:ascii="Times New Roman" w:hAnsi="Times New Roman" w:cs="Times New Roman"/>
          <w:lang w:val="la-Latn"/>
        </w:rPr>
        <w:t xml:space="preserve">quibus ante fuerint </w:t>
      </w:r>
      <w:r w:rsidRPr="007A06F5">
        <w:rPr>
          <w:rFonts w:ascii="Times New Roman" w:hAnsi="Times New Roman" w:cs="Times New Roman"/>
          <w:lang w:val="la-Latn"/>
        </w:rPr>
        <w:t>desponsatae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etiam si eis a raptoribus vis inlata constiterit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P</w:t>
      </w:r>
      <w:r w:rsidR="005D4A29" w:rsidRPr="007A06F5">
        <w:rPr>
          <w:rFonts w:ascii="Times New Roman" w:hAnsi="Times New Roman" w:cs="Times New Roman"/>
          <w:highlight w:val="yellow"/>
          <w:lang w:val="la-Latn"/>
        </w:rPr>
        <w:t>roinde statutum est a sacro</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conventu</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raptor publica poenitentia multetur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Raptae vero</w:t>
      </w:r>
      <w:r w:rsidR="009B2994" w:rsidRPr="007A06F5">
        <w:rPr>
          <w:rFonts w:ascii="Times New Roman" w:hAnsi="Times New Roman" w:cs="Times New Roman"/>
          <w:highlight w:val="yellow"/>
          <w:lang w:val="la-Latn"/>
        </w:rPr>
        <w:t xml:space="preserve">, </w:t>
      </w:r>
      <w:r w:rsidR="005D4A29" w:rsidRPr="007A06F5">
        <w:rPr>
          <w:rFonts w:ascii="Times New Roman" w:hAnsi="Times New Roman" w:cs="Times New Roman"/>
          <w:highlight w:val="yellow"/>
          <w:lang w:val="la-Latn"/>
        </w:rPr>
        <w:t>si sponsus recipere</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noluerit et ipsa eiusdem crimini consentiens non fuit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licentia nubendi alii non nege/</w:t>
      </w:r>
      <w:r w:rsidR="00297271" w:rsidRPr="007A06F5">
        <w:rPr>
          <w:rFonts w:ascii="Times New Roman" w:hAnsi="Times New Roman" w:cs="Times New Roman"/>
          <w:highlight w:val="yellow"/>
          <w:lang w:val="la-Latn"/>
        </w:rPr>
        <w:t xml:space="preserve"> tur</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 xml:space="preserve">Quod </w:t>
      </w:r>
      <w:r w:rsidR="00297271" w:rsidRPr="007A06F5">
        <w:rPr>
          <w:rFonts w:ascii="Times New Roman" w:hAnsi="Times New Roman" w:cs="Times New Roman"/>
          <w:highlight w:val="yellow"/>
          <w:lang w:val="la-Latn"/>
        </w:rPr>
        <w:t>si et ipsa consensit</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simili sententia subiaceat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Quod si post haec se coniun</w:t>
      </w:r>
      <w:r w:rsidR="00297271" w:rsidRPr="007A06F5">
        <w:rPr>
          <w:rFonts w:ascii="Times New Roman" w:hAnsi="Times New Roman" w:cs="Times New Roman"/>
          <w:lang w:val="la-Latn"/>
        </w:rPr>
        <w:t>gere praesumpserint</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uterque anathematizentur</w:t>
      </w:r>
      <w:r w:rsidR="005D4A29" w:rsidRPr="007A06F5">
        <w:rPr>
          <w:rFonts w:ascii="Times New Roman" w:hAnsi="Times New Roman" w:cs="Times New Roman"/>
          <w:lang w:val="la-Latn"/>
        </w:rPr>
        <w:t>.</w:t>
      </w:r>
    </w:p>
    <w:p w14:paraId="1B490BBF" w14:textId="603443EE" w:rsidR="00297271" w:rsidRPr="007A06F5" w:rsidRDefault="00297271"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CONIUGALI AUTEM VELACIONE</w:t>
      </w:r>
      <w:r w:rsidR="005D4A29" w:rsidRPr="007A06F5">
        <w:rPr>
          <w:rFonts w:ascii="Times New Roman" w:hAnsi="Times New Roman" w:cs="Times New Roman"/>
          <w:lang w:val="la-Latn"/>
        </w:rPr>
        <w:t>.</w:t>
      </w:r>
    </w:p>
    <w:p w14:paraId="77C6655B" w14:textId="59306425" w:rsidR="00297271" w:rsidRPr="007A06F5" w:rsidRDefault="00297271"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Si disponsatam alii puellam alter in matrimonium possit accipere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ne fiat</w:t>
      </w:r>
      <w:r w:rsidR="009B2994" w:rsidRPr="007A06F5">
        <w:rPr>
          <w:rFonts w:ascii="Times New Roman" w:hAnsi="Times New Roman" w:cs="Times New Roman"/>
          <w:lang w:val="la-Latn"/>
        </w:rPr>
        <w:t xml:space="preserve">, </w:t>
      </w:r>
      <w:r w:rsidR="000E4300" w:rsidRPr="007A06F5">
        <w:rPr>
          <w:rFonts w:ascii="Times New Roman" w:hAnsi="Times New Roman" w:cs="Times New Roman"/>
          <w:lang w:val="la-Latn"/>
        </w:rPr>
        <w:t>modis omnibus inhibemus</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quia illa benedictio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 nupturę sacerdos inponit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apud fideles cuiusdam sacrilegii instar est</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si ulla </w:t>
      </w:r>
      <w:r w:rsidR="005D4A29" w:rsidRPr="007A06F5">
        <w:rPr>
          <w:rFonts w:ascii="Times New Roman" w:hAnsi="Times New Roman" w:cs="Times New Roman"/>
          <w:lang w:val="la-Latn"/>
        </w:rPr>
        <w:t>trans</w:t>
      </w:r>
      <w:r w:rsidRPr="007A06F5">
        <w:rPr>
          <w:rFonts w:ascii="Times New Roman" w:hAnsi="Times New Roman" w:cs="Times New Roman"/>
          <w:lang w:val="la-Latn"/>
        </w:rPr>
        <w:t>gressione violetur</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Qui sponsam alienam ipsa non consentiente rapuerit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licet cum ea concubuerit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reddat eam ei</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cuius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sponsa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is ducat eam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velit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vim passa potius quam violata videtur</w:t>
      </w:r>
      <w:r w:rsidR="009B2994" w:rsidRPr="007A06F5">
        <w:rPr>
          <w:rFonts w:ascii="Times New Roman" w:hAnsi="Times New Roman" w:cs="Times New Roman"/>
          <w:lang w:val="la-Latn"/>
        </w:rPr>
        <w:t xml:space="preserve">. </w:t>
      </w:r>
      <w:r w:rsidR="000E4300" w:rsidRPr="007A06F5">
        <w:rPr>
          <w:rFonts w:ascii="Times New Roman" w:hAnsi="Times New Roman" w:cs="Times New Roman"/>
          <w:lang w:val="la-Latn"/>
        </w:rPr>
        <w:t>Quod si etiam ducere noluerit</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accipiat alteram feminam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tamen si et ipsa nubere voluerit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excepto raptore cui voluerit alteri</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legitime copu</w:t>
      </w:r>
      <w:r w:rsidRPr="007A06F5">
        <w:rPr>
          <w:rFonts w:ascii="Times New Roman" w:hAnsi="Times New Roman" w:cs="Times New Roman"/>
          <w:lang w:val="la-Latn"/>
        </w:rPr>
        <w:t>letur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Raptor vero adulterii crimine reus teneatur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si et ipsa consensit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w:t>
      </w:r>
      <w:r w:rsidR="000E4300" w:rsidRPr="007A06F5">
        <w:rPr>
          <w:rFonts w:ascii="Times New Roman" w:hAnsi="Times New Roman" w:cs="Times New Roman"/>
          <w:lang w:val="la-Latn"/>
        </w:rPr>
        <w:t>ter ut raptor et</w:t>
      </w:r>
      <w:r w:rsidR="005D4A29" w:rsidRPr="007A06F5">
        <w:rPr>
          <w:rFonts w:ascii="Times New Roman" w:hAnsi="Times New Roman" w:cs="Times New Roman"/>
          <w:lang w:val="la-Latn"/>
        </w:rPr>
        <w:t xml:space="preserve"> nuptiis in</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ulterius prohibeatur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eam accepturus erat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aliam quam voluerit accipiat</w:t>
      </w:r>
      <w:r w:rsidR="005D4A29" w:rsidRPr="007A06F5">
        <w:rPr>
          <w:rFonts w:ascii="Times New Roman" w:hAnsi="Times New Roman" w:cs="Times New Roman"/>
          <w:lang w:val="la-Latn"/>
        </w:rPr>
        <w:t>.</w:t>
      </w:r>
    </w:p>
    <w:p w14:paraId="2644C1DF" w14:textId="5B296C1C" w:rsidR="00297271" w:rsidRPr="007A06F5" w:rsidRDefault="005D4A29"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w:t>
      </w:r>
      <w:r w:rsidR="00FF3D92" w:rsidRPr="007A06F5">
        <w:rPr>
          <w:rFonts w:ascii="Times New Roman" w:hAnsi="Times New Roman" w:cs="Times New Roman"/>
          <w:lang w:val="la-Latn"/>
        </w:rPr>
        <w:t xml:space="preserve">. DE </w:t>
      </w:r>
      <w:r w:rsidRPr="007A06F5">
        <w:rPr>
          <w:rFonts w:ascii="Times New Roman" w:hAnsi="Times New Roman" w:cs="Times New Roman"/>
          <w:lang w:val="la-Latn"/>
        </w:rPr>
        <w:t>HIS</w:t>
      </w:r>
      <w:r w:rsidR="00FF3D92" w:rsidRPr="007A06F5">
        <w:rPr>
          <w:rFonts w:ascii="Times New Roman" w:hAnsi="Times New Roman" w:cs="Times New Roman"/>
          <w:lang w:val="la-Latn"/>
        </w:rPr>
        <w:t xml:space="preserve">, QUI VIRGINIBUS DEO DICATIS SE </w:t>
      </w:r>
      <w:r w:rsidRPr="007A06F5">
        <w:rPr>
          <w:rFonts w:ascii="Times New Roman" w:hAnsi="Times New Roman" w:cs="Times New Roman"/>
          <w:lang w:val="la-Latn"/>
        </w:rPr>
        <w:t>SOCIANT.</w:t>
      </w:r>
    </w:p>
    <w:p w14:paraId="13648533" w14:textId="3CC4B71A" w:rsidR="00297271" w:rsidRPr="007A06F5" w:rsidRDefault="00297271" w:rsidP="00616EB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his vero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sacris virginibus se sociant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ita in </w:t>
      </w:r>
      <w:r w:rsidR="005D4A29" w:rsidRPr="007A06F5">
        <w:rPr>
          <w:rFonts w:ascii="Times New Roman" w:hAnsi="Times New Roman" w:cs="Times New Roman"/>
          <w:lang w:val="la-Latn"/>
        </w:rPr>
        <w:t>decretis papae Gelasii capitulo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XX continetur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Virginibus sacris temere se quosdam sociare cognovimus</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et post dicatum/ raptor </w:t>
      </w:r>
      <w:r w:rsidRPr="007A06F5">
        <w:rPr>
          <w:rFonts w:ascii="Times New Roman" w:hAnsi="Times New Roman" w:cs="Times New Roman"/>
          <w:lang w:val="la-Latn"/>
        </w:rPr>
        <w:t>aliquis formidatur vel si etiam aliquo mortis periculoso scrupulo conpuncta fuerit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ne</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non velata moriatur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aut exigentibus parentibus aut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quorum curam pertinet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velaverit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virginem seu velavit ante XXV annos aetatis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ei obsit concilium</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quod de isto annorum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lastRenderedPageBreak/>
        <w:t>numero constitutum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Unde colligitur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quia iuxta </w:t>
      </w:r>
      <w:r w:rsidR="005D4A29" w:rsidRPr="007A06F5">
        <w:rPr>
          <w:rFonts w:ascii="Times New Roman" w:hAnsi="Times New Roman" w:cs="Times New Roman"/>
          <w:lang w:val="la-Latn"/>
        </w:rPr>
        <w:t>priorem sanctionem virgines XXV</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aetatis suae anno rite consecrandae sint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si praemissae</w:t>
      </w:r>
      <w:r w:rsidR="005D4A29" w:rsidRPr="007A06F5">
        <w:rPr>
          <w:rFonts w:ascii="Times New Roman" w:hAnsi="Times New Roman" w:cs="Times New Roman"/>
          <w:lang w:val="la-Latn"/>
        </w:rPr>
        <w:t xml:space="preserve"> necessitates ante id fieri</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compellant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nullum possit episcopo adferre praeiudicium consecrationis</w:t>
      </w:r>
      <w:r w:rsidR="005D4A29" w:rsidRPr="007A06F5">
        <w:rPr>
          <w:rFonts w:ascii="Times New Roman" w:hAnsi="Times New Roman" w:cs="Times New Roman"/>
          <w:lang w:val="la-Latn"/>
        </w:rPr>
        <w:t>.</w:t>
      </w:r>
    </w:p>
    <w:p w14:paraId="20C106FF" w14:textId="5CCACFC1"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ADULTERO CUM ADULTERA CONPREHENSO</w:t>
      </w:r>
      <w:r w:rsidR="005D4A29" w:rsidRPr="007A06F5">
        <w:rPr>
          <w:rFonts w:ascii="Times New Roman" w:hAnsi="Times New Roman" w:cs="Times New Roman"/>
          <w:lang w:val="la-Latn"/>
        </w:rPr>
        <w:t>.</w:t>
      </w:r>
    </w:p>
    <w:p w14:paraId="2EFC5669" w14:textId="1C49EF03"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Si quis adulter cum adultera conpręhensus secundum edicta legis Langoba</w:t>
      </w:r>
      <w:r w:rsidR="005D4A29" w:rsidRPr="007A06F5">
        <w:rPr>
          <w:rFonts w:ascii="Times New Roman" w:hAnsi="Times New Roman" w:cs="Times New Roman"/>
          <w:lang w:val="la-Latn"/>
        </w:rPr>
        <w:t>rdorum marito adulterę ambo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ad vindictam traditi fuerint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eos quispiam emerit eosque convictos in eodem s</w:t>
      </w:r>
      <w:r w:rsidR="003F5558" w:rsidRPr="007A06F5">
        <w:rPr>
          <w:rFonts w:ascii="Times New Roman" w:hAnsi="Times New Roman" w:cs="Times New Roman"/>
          <w:lang w:val="la-Latn"/>
        </w:rPr>
        <w:t>celere habere repertus fuerit</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ipsos fisco adquirat</w:t>
      </w:r>
      <w:r w:rsidR="005D4A29" w:rsidRPr="007A06F5">
        <w:rPr>
          <w:rFonts w:ascii="Times New Roman" w:hAnsi="Times New Roman" w:cs="Times New Roman"/>
          <w:lang w:val="la-Latn"/>
        </w:rPr>
        <w:t>.</w:t>
      </w:r>
    </w:p>
    <w:p w14:paraId="0A78D16F" w14:textId="0D5D3BEE"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UXORE LIBERI HOMINIS</w:t>
      </w:r>
      <w:r w:rsidR="005D4A29" w:rsidRPr="007A06F5">
        <w:rPr>
          <w:rFonts w:ascii="Times New Roman" w:hAnsi="Times New Roman" w:cs="Times New Roman"/>
          <w:lang w:val="la-Latn"/>
        </w:rPr>
        <w:t>.</w:t>
      </w:r>
    </w:p>
    <w:p w14:paraId="341D86B3" w14:textId="010F8A34" w:rsidR="005D4A29"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Si quis </w:t>
      </w:r>
      <w:r w:rsidRPr="007A06F5">
        <w:rPr>
          <w:rFonts w:ascii="Times New Roman" w:hAnsi="Times New Roman" w:cs="Times New Roman"/>
          <w:highlight w:val="yellow"/>
          <w:lang w:val="la-Latn"/>
        </w:rPr>
        <w:t>liber homo</w:t>
      </w:r>
      <w:r w:rsidRPr="007A06F5">
        <w:rPr>
          <w:rFonts w:ascii="Times New Roman" w:hAnsi="Times New Roman" w:cs="Times New Roman"/>
          <w:lang w:val="la-Latn"/>
        </w:rPr>
        <w:t xml:space="preserve"> uxorem habens liberam propter aliquod crimen aut debitu</w:t>
      </w:r>
      <w:r w:rsidR="003F5558" w:rsidRPr="007A06F5">
        <w:rPr>
          <w:rFonts w:ascii="Times New Roman" w:hAnsi="Times New Roman" w:cs="Times New Roman"/>
          <w:lang w:val="la-Latn"/>
        </w:rPr>
        <w:t xml:space="preserve">m </w:t>
      </w:r>
      <w:r w:rsidR="003F5558" w:rsidRPr="007A06F5">
        <w:rPr>
          <w:rFonts w:ascii="Times New Roman" w:hAnsi="Times New Roman" w:cs="Times New Roman"/>
          <w:highlight w:val="yellow"/>
          <w:lang w:val="la-Latn"/>
        </w:rPr>
        <w:t>servitio alterius se subdit</w:t>
      </w:r>
      <w:r w:rsidR="005D4A29" w:rsidRPr="007A06F5">
        <w:rPr>
          <w:rFonts w:ascii="Times New Roman" w:hAnsi="Times New Roman" w:cs="Times New Roman"/>
          <w:highlight w:val="yellow"/>
          <w:lang w:val="la-Latn"/>
        </w:rPr>
        <w:t>,</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infames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ex tali coniugio nati fuerint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libertatis statum non amittant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w:t>
      </w:r>
      <w:r w:rsidR="005D4A29" w:rsidRPr="007A06F5">
        <w:rPr>
          <w:rFonts w:ascii="Times New Roman" w:hAnsi="Times New Roman" w:cs="Times New Roman"/>
          <w:lang w:val="la-Latn"/>
        </w:rPr>
        <w:t xml:space="preserve"> vere illa defuncta </w:t>
      </w:r>
      <w:r w:rsidR="005D4A29" w:rsidRPr="007A06F5">
        <w:rPr>
          <w:rFonts w:ascii="Times New Roman" w:hAnsi="Times New Roman" w:cs="Times New Roman"/>
          <w:highlight w:val="yellow"/>
          <w:lang w:val="la-Latn"/>
        </w:rPr>
        <w:t>secunda</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uxor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et tamen libera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tali se sciens iunxerit coniugio</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liberi illorum servituti subdantur</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75D052A1" w14:textId="77777777" w:rsidR="00FF3D92"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FEMINA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VESTEM HABENS MUTATAM MECHA FUERIT DEPREHENSA</w:t>
      </w:r>
      <w:r w:rsidR="005D4A29" w:rsidRPr="007A06F5">
        <w:rPr>
          <w:rFonts w:ascii="Times New Roman" w:hAnsi="Times New Roman" w:cs="Times New Roman"/>
          <w:lang w:val="la-Latn"/>
        </w:rPr>
        <w:t>.</w:t>
      </w:r>
      <w:r w:rsidR="00FF3D92" w:rsidRPr="007A06F5">
        <w:rPr>
          <w:rFonts w:ascii="Times New Roman" w:hAnsi="Times New Roman" w:cs="Times New Roman"/>
          <w:lang w:val="la-Latn"/>
        </w:rPr>
        <w:t xml:space="preserve"> </w:t>
      </w:r>
    </w:p>
    <w:p w14:paraId="2D07F15E" w14:textId="3EF477BB"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Statuimus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femina vestem habens mutatam mecha deprehensa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tradatur genit</w:t>
      </w:r>
      <w:r w:rsidR="005D4A29" w:rsidRPr="007A06F5">
        <w:rPr>
          <w:rFonts w:ascii="Times New Roman" w:hAnsi="Times New Roman" w:cs="Times New Roman"/>
          <w:lang w:val="la-Latn"/>
        </w:rPr>
        <w:t>ivo  sicut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usque modo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forte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quę prius cum uno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postmodum cum pluribus locum habeat mechandi</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sed </w:t>
      </w:r>
      <w:r w:rsidR="005D4A29" w:rsidRPr="007A06F5">
        <w:rPr>
          <w:rFonts w:ascii="Times New Roman" w:hAnsi="Times New Roman" w:cs="Times New Roman"/>
          <w:lang w:val="la-Latn"/>
        </w:rPr>
        <w:t>eius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possessio fisco redigatur et ipsa episcopali subiaceat iudicio</w:t>
      </w:r>
      <w:r w:rsidR="005D4A29" w:rsidRPr="007A06F5">
        <w:rPr>
          <w:rFonts w:ascii="Times New Roman" w:hAnsi="Times New Roman" w:cs="Times New Roman"/>
          <w:lang w:val="la-Latn"/>
        </w:rPr>
        <w:t>.</w:t>
      </w:r>
    </w:p>
    <w:p w14:paraId="25196BD5" w14:textId="7F7567FF" w:rsidR="00FF3D92"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CII</w:t>
      </w:r>
      <w:r w:rsidR="00FF3D92" w:rsidRPr="007A06F5">
        <w:rPr>
          <w:rFonts w:ascii="Times New Roman" w:hAnsi="Times New Roman" w:cs="Times New Roman"/>
          <w:lang w:val="la-Latn"/>
        </w:rPr>
        <w:t xml:space="preserve">. DE EXAMINATIONE SANCTAE CRUCIS NON </w:t>
      </w:r>
      <w:r w:rsidRPr="007A06F5">
        <w:rPr>
          <w:rFonts w:ascii="Times New Roman" w:hAnsi="Times New Roman" w:cs="Times New Roman"/>
          <w:lang w:val="la-Latn"/>
        </w:rPr>
        <w:t>FACIENDA</w:t>
      </w:r>
      <w:r w:rsidR="00FF3D92" w:rsidRPr="007A06F5">
        <w:rPr>
          <w:rFonts w:ascii="Times New Roman" w:hAnsi="Times New Roman" w:cs="Times New Roman"/>
          <w:lang w:val="la-Latn"/>
        </w:rPr>
        <w:t>.</w:t>
      </w:r>
    </w:p>
    <w:p w14:paraId="2FC33053" w14:textId="7030F3A6"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Sancitum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nullus deinceps quamlibet examinationem crucis </w:t>
      </w:r>
      <w:r w:rsidR="003F5558" w:rsidRPr="007A06F5">
        <w:rPr>
          <w:rFonts w:ascii="Times New Roman" w:hAnsi="Times New Roman" w:cs="Times New Roman"/>
          <w:lang w:val="la-Latn"/>
        </w:rPr>
        <w:t>facere praesumat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ne Christi passio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est glorificatio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cuiuslibet temeritate contemptui habeatur</w:t>
      </w:r>
      <w:r w:rsidR="005D4A29" w:rsidRPr="007A06F5">
        <w:rPr>
          <w:rFonts w:ascii="Times New Roman" w:hAnsi="Times New Roman" w:cs="Times New Roman"/>
          <w:lang w:val="la-Latn"/>
        </w:rPr>
        <w:t>.</w:t>
      </w:r>
    </w:p>
    <w:p w14:paraId="644E6A35" w14:textId="1AF8DB24" w:rsidR="00297271"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CIII</w:t>
      </w:r>
      <w:r w:rsidR="00FF3D92" w:rsidRPr="007A06F5">
        <w:rPr>
          <w:rFonts w:ascii="Times New Roman" w:hAnsi="Times New Roman" w:cs="Times New Roman"/>
          <w:lang w:val="la-Latn"/>
        </w:rPr>
        <w:t xml:space="preserve">. DE PABULO VERBI DIVINI </w:t>
      </w:r>
      <w:r w:rsidRPr="007A06F5">
        <w:rPr>
          <w:rFonts w:ascii="Times New Roman" w:hAnsi="Times New Roman" w:cs="Times New Roman"/>
          <w:lang w:val="la-Latn"/>
        </w:rPr>
        <w:t>NUNTIANDO.</w:t>
      </w:r>
    </w:p>
    <w:p w14:paraId="50217678" w14:textId="4F4D8D15" w:rsidR="005D4A29"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Episcopos vero – ut sive per se sive per vicarios pabulum </w:t>
      </w:r>
      <w:r w:rsidR="005D4A29" w:rsidRPr="007A06F5">
        <w:rPr>
          <w:rFonts w:ascii="Times New Roman" w:hAnsi="Times New Roman" w:cs="Times New Roman"/>
          <w:lang w:val="la-Latn"/>
        </w:rPr>
        <w:t>verbi divini sedule populis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adnuntient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ait </w:t>
      </w:r>
      <w:r w:rsidRPr="007A06F5">
        <w:rPr>
          <w:rFonts w:ascii="Times New Roman" w:hAnsi="Times New Roman" w:cs="Times New Roman"/>
          <w:highlight w:val="yellow"/>
          <w:lang w:val="la-Latn"/>
        </w:rPr>
        <w:t>beatus Gregorius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iram contra se occulti iudicis excitat sacerdos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sine praedicationis sonitu incedit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ut </w:t>
      </w:r>
      <w:r w:rsidRPr="007A06F5">
        <w:rPr>
          <w:rFonts w:ascii="Times New Roman" w:hAnsi="Times New Roman" w:cs="Times New Roman"/>
          <w:highlight w:val="yellow"/>
          <w:lang w:val="la-Latn"/>
        </w:rPr>
        <w:t>clerum sibi commi</w:t>
      </w:r>
      <w:r w:rsidR="005D4A29" w:rsidRPr="007A06F5">
        <w:rPr>
          <w:rFonts w:ascii="Times New Roman" w:hAnsi="Times New Roman" w:cs="Times New Roman"/>
          <w:highlight w:val="yellow"/>
          <w:lang w:val="la-Latn"/>
        </w:rPr>
        <w:t>ssum in sobrietate et castitate</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nutrirent divinisque officiis imbuerent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rite ad sacro</w:t>
      </w:r>
      <w:r w:rsidR="005D4A29" w:rsidRPr="007A06F5">
        <w:rPr>
          <w:rFonts w:ascii="Times New Roman" w:hAnsi="Times New Roman" w:cs="Times New Roman"/>
          <w:lang w:val="la-Latn"/>
        </w:rPr>
        <w:t>ssanctos ecclesiasticos ordines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promoveri possent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operam dent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quatenus pres</w:t>
      </w:r>
      <w:r w:rsidR="005D4A29" w:rsidRPr="007A06F5">
        <w:rPr>
          <w:rFonts w:ascii="Times New Roman" w:hAnsi="Times New Roman" w:cs="Times New Roman"/>
          <w:lang w:val="la-Latn"/>
        </w:rPr>
        <w:t xml:space="preserve">biteri </w:t>
      </w:r>
      <w:r w:rsidR="005D4A29" w:rsidRPr="007A06F5">
        <w:rPr>
          <w:rFonts w:ascii="Times New Roman" w:hAnsi="Times New Roman" w:cs="Times New Roman"/>
          <w:highlight w:val="yellow"/>
          <w:lang w:val="la-Latn"/>
        </w:rPr>
        <w:t>missalem et lectionarium</w:t>
      </w:r>
      <w:r w:rsidR="00FF3D9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sive ceteros libellos</w:t>
      </w:r>
      <w:r w:rsidRPr="007A06F5">
        <w:rPr>
          <w:rFonts w:ascii="Times New Roman" w:hAnsi="Times New Roman" w:cs="Times New Roman"/>
          <w:lang w:val="la-Latn"/>
        </w:rPr>
        <w:t xml:space="preserve"> sibi necessarios bene correctos habeant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Et qualiter </w:t>
      </w:r>
      <w:r w:rsidR="005D4A29" w:rsidRPr="007A06F5">
        <w:rPr>
          <w:rFonts w:ascii="Times New Roman" w:hAnsi="Times New Roman" w:cs="Times New Roman"/>
          <w:highlight w:val="yellow"/>
          <w:lang w:val="la-Latn"/>
        </w:rPr>
        <w:t>ecclesias de</w:t>
      </w:r>
      <w:r w:rsidRPr="007A06F5">
        <w:rPr>
          <w:rFonts w:ascii="Times New Roman" w:hAnsi="Times New Roman" w:cs="Times New Roman"/>
          <w:highlight w:val="yellow"/>
          <w:lang w:val="la-Latn"/>
        </w:rPr>
        <w:t>structas</w:t>
      </w:r>
      <w:r w:rsidRPr="007A06F5">
        <w:rPr>
          <w:rFonts w:ascii="Times New Roman" w:hAnsi="Times New Roman" w:cs="Times New Roman"/>
          <w:lang w:val="la-Latn"/>
        </w:rPr>
        <w:t xml:space="preserve"> sibi pertinentes iuxta vires emendent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w:t>
      </w:r>
      <w:r w:rsidR="005D4A29" w:rsidRPr="007A06F5">
        <w:rPr>
          <w:rFonts w:ascii="Times New Roman" w:hAnsi="Times New Roman" w:cs="Times New Roman"/>
          <w:lang w:val="la-Latn"/>
        </w:rPr>
        <w:t xml:space="preserve">iter etiam </w:t>
      </w:r>
      <w:r w:rsidR="005D4A29" w:rsidRPr="007A06F5">
        <w:rPr>
          <w:rFonts w:ascii="Times New Roman" w:hAnsi="Times New Roman" w:cs="Times New Roman"/>
          <w:highlight w:val="yellow"/>
          <w:lang w:val="la-Latn"/>
        </w:rPr>
        <w:t>viduas diligenter in</w:t>
      </w:r>
      <w:r w:rsidRPr="007A06F5">
        <w:rPr>
          <w:rFonts w:ascii="Times New Roman" w:hAnsi="Times New Roman" w:cs="Times New Roman"/>
          <w:highlight w:val="yellow"/>
          <w:lang w:val="la-Latn"/>
        </w:rPr>
        <w:t>struant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quomodo etiam secundum apostolicam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atem conversari debeant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edo</w:t>
      </w:r>
      <w:r w:rsidRPr="007A06F5">
        <w:rPr>
          <w:rFonts w:ascii="Times New Roman" w:hAnsi="Times New Roman" w:cs="Times New Roman"/>
          <w:lang w:val="la-Latn"/>
        </w:rPr>
        <w:t>ceant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ut </w:t>
      </w:r>
      <w:r w:rsidRPr="007A06F5">
        <w:rPr>
          <w:rFonts w:ascii="Times New Roman" w:hAnsi="Times New Roman" w:cs="Times New Roman"/>
          <w:highlight w:val="yellow"/>
          <w:lang w:val="la-Latn"/>
        </w:rPr>
        <w:t>superstitiones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quas quibusdam in locis</w:t>
      </w:r>
      <w:r w:rsidR="00FF3D92" w:rsidRPr="007A06F5">
        <w:rPr>
          <w:rFonts w:ascii="Times New Roman" w:hAnsi="Times New Roman" w:cs="Times New Roman"/>
          <w:lang w:val="la-Latn"/>
        </w:rPr>
        <w:t xml:space="preserve"> in exequiis mortuorum nonnulli </w:t>
      </w:r>
      <w:r w:rsidRPr="007A06F5">
        <w:rPr>
          <w:rFonts w:ascii="Times New Roman" w:hAnsi="Times New Roman" w:cs="Times New Roman"/>
          <w:lang w:val="la-Latn"/>
        </w:rPr>
        <w:t>faciunt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eradicent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exemplo suae innocentiae alios ad bene</w:t>
      </w:r>
      <w:r w:rsidR="00FF3D92" w:rsidRPr="007A06F5">
        <w:rPr>
          <w:rFonts w:ascii="Times New Roman" w:hAnsi="Times New Roman" w:cs="Times New Roman"/>
          <w:lang w:val="la-Latn"/>
        </w:rPr>
        <w:t xml:space="preserve"> vivendum provocent et </w:t>
      </w:r>
      <w:r w:rsidRPr="007A06F5">
        <w:rPr>
          <w:rFonts w:ascii="Times New Roman" w:hAnsi="Times New Roman" w:cs="Times New Roman"/>
          <w:lang w:val="la-Latn"/>
        </w:rPr>
        <w:t>cunctis ecclesiasticis negotiis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quantum dominus iuvaverit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tot</w:t>
      </w:r>
      <w:r w:rsidR="00FF3D92" w:rsidRPr="007A06F5">
        <w:rPr>
          <w:rFonts w:ascii="Times New Roman" w:hAnsi="Times New Roman" w:cs="Times New Roman"/>
          <w:lang w:val="la-Latn"/>
        </w:rPr>
        <w:t>is viribus consulere satagant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diligenter admonuimus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id liberius exequi valeant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nos</w:t>
      </w:r>
      <w:r w:rsidR="009B2994" w:rsidRPr="007A06F5">
        <w:rPr>
          <w:rFonts w:ascii="Times New Roman" w:hAnsi="Times New Roman" w:cs="Times New Roman"/>
          <w:lang w:val="la-Latn"/>
        </w:rPr>
        <w:t xml:space="preserve">, </w:t>
      </w:r>
      <w:r w:rsidR="00FF3D92" w:rsidRPr="007A06F5">
        <w:rPr>
          <w:rFonts w:ascii="Times New Roman" w:hAnsi="Times New Roman" w:cs="Times New Roman"/>
          <w:lang w:val="la-Latn"/>
        </w:rPr>
        <w:t xml:space="preserve">in quantum dominus posse </w:t>
      </w:r>
      <w:r w:rsidRPr="007A06F5">
        <w:rPr>
          <w:rFonts w:ascii="Times New Roman" w:hAnsi="Times New Roman" w:cs="Times New Roman"/>
          <w:lang w:val="la-Latn"/>
        </w:rPr>
        <w:t>dederit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opem ferre</w:t>
      </w:r>
      <w:r w:rsidR="005D4A29" w:rsidRPr="007A06F5">
        <w:rPr>
          <w:rFonts w:ascii="Times New Roman" w:hAnsi="Times New Roman" w:cs="Times New Roman"/>
          <w:lang w:val="la-Latn"/>
        </w:rPr>
        <w:t xml:space="preserve"> modis omnibus optamus./ </w:t>
      </w:r>
    </w:p>
    <w:p w14:paraId="1690A4F9" w14:textId="2331F3DB" w:rsidR="00297271"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CIIII</w:t>
      </w:r>
      <w:r w:rsidR="00297271" w:rsidRPr="007A06F5">
        <w:rPr>
          <w:rFonts w:ascii="Times New Roman" w:hAnsi="Times New Roman" w:cs="Times New Roman"/>
          <w:lang w:val="la-Latn"/>
        </w:rPr>
        <w:t>.</w:t>
      </w:r>
      <w:r w:rsidR="00351A84" w:rsidRPr="007A06F5">
        <w:rPr>
          <w:rFonts w:ascii="Times New Roman" w:hAnsi="Times New Roman" w:cs="Times New Roman"/>
          <w:lang w:val="la-Latn"/>
        </w:rPr>
        <w:t xml:space="preserve"> DE INCESTIS NUPTIIS ET ECCLESIIS </w:t>
      </w:r>
      <w:r w:rsidRPr="007A06F5">
        <w:rPr>
          <w:rFonts w:ascii="Times New Roman" w:hAnsi="Times New Roman" w:cs="Times New Roman"/>
          <w:lang w:val="la-Latn"/>
        </w:rPr>
        <w:t>DIVIDENDIS.</w:t>
      </w:r>
    </w:p>
    <w:p w14:paraId="6E0BA39C" w14:textId="3E9A1CA3"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Nonnulla vero capitula sicut d</w:t>
      </w:r>
      <w:r w:rsidRPr="007A06F5">
        <w:rPr>
          <w:rFonts w:ascii="Times New Roman" w:hAnsi="Times New Roman" w:cs="Times New Roman"/>
          <w:highlight w:val="yellow"/>
          <w:lang w:val="la-Latn"/>
        </w:rPr>
        <w:t>e incestis nuptiis necnon et de ecclesiis</w:t>
      </w:r>
      <w:r w:rsidR="009B2994" w:rsidRPr="007A06F5">
        <w:rPr>
          <w:rFonts w:ascii="Times New Roman" w:hAnsi="Times New Roman" w:cs="Times New Roman"/>
          <w:highlight w:val="yellow"/>
          <w:lang w:val="la-Latn"/>
        </w:rPr>
        <w:t xml:space="preserve">, </w:t>
      </w:r>
      <w:r w:rsidR="005D4A29" w:rsidRPr="007A06F5">
        <w:rPr>
          <w:rFonts w:ascii="Times New Roman" w:hAnsi="Times New Roman" w:cs="Times New Roman"/>
          <w:highlight w:val="yellow"/>
          <w:lang w:val="la-Latn"/>
        </w:rPr>
        <w:t>quae inter</w:t>
      </w:r>
      <w:r w:rsidR="00351A8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coheredes dividuntur</w:t>
      </w:r>
      <w:r w:rsidRPr="007A06F5">
        <w:rPr>
          <w:rFonts w:ascii="Times New Roman" w:hAnsi="Times New Roman" w:cs="Times New Roman"/>
          <w:lang w:val="la-Latn"/>
        </w:rPr>
        <w:t xml:space="preserve"> et tali occasione proprio honore carent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sive de his ecclesiis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quae</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nimium rebus propriis sunt attenuatae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 certe de his rebus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quae nuper necessitate</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compellente a nonnullis ecclesiis sunt ablatae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qua sunt alia</w:t>
      </w:r>
      <w:r w:rsidR="005D4A29" w:rsidRPr="007A06F5">
        <w:rPr>
          <w:rFonts w:ascii="Times New Roman" w:hAnsi="Times New Roman" w:cs="Times New Roman"/>
          <w:lang w:val="la-Latn"/>
        </w:rPr>
        <w:t xml:space="preserve"> sive in ecclesiasticis sive in</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publicis rebus emendatione digna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pro temporis brevitate efficere nequivimus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in</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tantum differendum illud dignum iudicavimus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donec d</w:t>
      </w:r>
      <w:r w:rsidR="005D4A29" w:rsidRPr="007A06F5">
        <w:rPr>
          <w:rFonts w:ascii="Times New Roman" w:hAnsi="Times New Roman" w:cs="Times New Roman"/>
          <w:lang w:val="la-Latn"/>
        </w:rPr>
        <w:t>omino favente consultu fidelium</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facultas nobis id definiendi ab eo tribuatur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Inventa vero</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ut deo opitulante effectum</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obtineant per tempora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hi</w:t>
      </w:r>
      <w:r w:rsidR="005D4A29" w:rsidRPr="007A06F5">
        <w:rPr>
          <w:rFonts w:ascii="Times New Roman" w:hAnsi="Times New Roman" w:cs="Times New Roman"/>
          <w:lang w:val="la-Latn"/>
        </w:rPr>
        <w:t>c inserenda censuimus.</w:t>
      </w:r>
    </w:p>
    <w:p w14:paraId="53188996" w14:textId="0561769E" w:rsidR="00297271"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w:t>
      </w:r>
      <w:r w:rsidR="00351A84" w:rsidRPr="007A06F5">
        <w:rPr>
          <w:rFonts w:ascii="Times New Roman" w:hAnsi="Times New Roman" w:cs="Times New Roman"/>
          <w:lang w:val="la-Latn"/>
        </w:rPr>
        <w:t xml:space="preserve">. DE </w:t>
      </w:r>
      <w:r w:rsidRPr="007A06F5">
        <w:rPr>
          <w:rFonts w:ascii="Times New Roman" w:hAnsi="Times New Roman" w:cs="Times New Roman"/>
          <w:lang w:val="la-Latn"/>
        </w:rPr>
        <w:t>SCRIPTORIBUS.</w:t>
      </w:r>
    </w:p>
    <w:p w14:paraId="7AC6D4C2" w14:textId="39497DEB" w:rsidR="0037069E"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scribis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non vitiose scribant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9B3CC32" w14:textId="6970511F" w:rsidR="00297271"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w:t>
      </w:r>
      <w:r w:rsidR="00351A84" w:rsidRPr="007A06F5">
        <w:rPr>
          <w:rFonts w:ascii="Times New Roman" w:hAnsi="Times New Roman" w:cs="Times New Roman"/>
          <w:lang w:val="la-Latn"/>
        </w:rPr>
        <w:t xml:space="preserve">. DE SERVIS PROPRIIS VEL </w:t>
      </w:r>
      <w:r w:rsidRPr="007A06F5">
        <w:rPr>
          <w:rFonts w:ascii="Times New Roman" w:hAnsi="Times New Roman" w:cs="Times New Roman"/>
          <w:lang w:val="la-Latn"/>
        </w:rPr>
        <w:t>ANCILLIS.</w:t>
      </w:r>
    </w:p>
    <w:p w14:paraId="69CD4B57" w14:textId="2100153A"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servis propriis vel ancillis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non amplius tondeantur vel velentur</w:t>
      </w:r>
      <w:r w:rsidR="009B2994" w:rsidRPr="007A06F5">
        <w:rPr>
          <w:rFonts w:ascii="Times New Roman" w:hAnsi="Times New Roman" w:cs="Times New Roman"/>
          <w:lang w:val="la-Latn"/>
        </w:rPr>
        <w:t xml:space="preserve">, </w:t>
      </w:r>
      <w:r w:rsidR="00351A84" w:rsidRPr="007A06F5">
        <w:rPr>
          <w:rFonts w:ascii="Times New Roman" w:hAnsi="Times New Roman" w:cs="Times New Roman"/>
          <w:lang w:val="la-Latn"/>
        </w:rPr>
        <w:t xml:space="preserve">nisi secundum </w:t>
      </w:r>
      <w:r w:rsidRPr="007A06F5">
        <w:rPr>
          <w:rFonts w:ascii="Times New Roman" w:hAnsi="Times New Roman" w:cs="Times New Roman"/>
          <w:lang w:val="la-Latn"/>
        </w:rPr>
        <w:t>mensuram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ibi satis fiat</w:t>
      </w:r>
      <w:r w:rsidR="005D4A29" w:rsidRPr="007A06F5">
        <w:rPr>
          <w:rFonts w:ascii="Times New Roman" w:hAnsi="Times New Roman" w:cs="Times New Roman"/>
          <w:lang w:val="la-Latn"/>
        </w:rPr>
        <w:t xml:space="preserve"> et villae non sint desolatae.</w:t>
      </w:r>
    </w:p>
    <w:p w14:paraId="3A6CC920" w14:textId="16DFBE30" w:rsidR="00351A84"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CVII</w:t>
      </w:r>
      <w:r w:rsidR="00351A84" w:rsidRPr="007A06F5">
        <w:rPr>
          <w:rFonts w:ascii="Times New Roman" w:hAnsi="Times New Roman" w:cs="Times New Roman"/>
          <w:lang w:val="la-Latn"/>
        </w:rPr>
        <w:t xml:space="preserve">. DE </w:t>
      </w:r>
      <w:r w:rsidRPr="007A06F5">
        <w:rPr>
          <w:rFonts w:ascii="Times New Roman" w:hAnsi="Times New Roman" w:cs="Times New Roman"/>
          <w:lang w:val="la-Latn"/>
        </w:rPr>
        <w:t>CONGREGATIONIBUS.</w:t>
      </w:r>
    </w:p>
    <w:p w14:paraId="1538CC7F" w14:textId="1DC53304"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De congregationibus superfluis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nullatenus fiant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tantos congreget</w:t>
      </w:r>
      <w:r w:rsidR="009B2994" w:rsidRPr="007A06F5">
        <w:rPr>
          <w:rFonts w:ascii="Times New Roman" w:hAnsi="Times New Roman" w:cs="Times New Roman"/>
          <w:lang w:val="la-Latn"/>
        </w:rPr>
        <w:t xml:space="preserve">, </w:t>
      </w:r>
      <w:r w:rsidR="00351A84" w:rsidRPr="007A06F5">
        <w:rPr>
          <w:rFonts w:ascii="Times New Roman" w:hAnsi="Times New Roman" w:cs="Times New Roman"/>
          <w:lang w:val="la-Latn"/>
        </w:rPr>
        <w:t xml:space="preserve">quantis consilium dare </w:t>
      </w:r>
      <w:r w:rsidR="005D4A29" w:rsidRPr="007A06F5">
        <w:rPr>
          <w:rFonts w:ascii="Times New Roman" w:hAnsi="Times New Roman" w:cs="Times New Roman"/>
          <w:lang w:val="la-Latn"/>
        </w:rPr>
        <w:t>potest.</w:t>
      </w:r>
    </w:p>
    <w:p w14:paraId="030A2B53" w14:textId="0462061D" w:rsidR="00351A84"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CVIII</w:t>
      </w:r>
      <w:r w:rsidR="00351A84" w:rsidRPr="007A06F5">
        <w:rPr>
          <w:rFonts w:ascii="Times New Roman" w:hAnsi="Times New Roman" w:cs="Times New Roman"/>
          <w:lang w:val="la-Latn"/>
        </w:rPr>
        <w:t xml:space="preserve">. DE </w:t>
      </w:r>
      <w:r w:rsidRPr="007A06F5">
        <w:rPr>
          <w:rFonts w:ascii="Times New Roman" w:hAnsi="Times New Roman" w:cs="Times New Roman"/>
          <w:lang w:val="la-Latn"/>
        </w:rPr>
        <w:t>PULSANTIBUS.</w:t>
      </w:r>
    </w:p>
    <w:p w14:paraId="7AB6BCA7" w14:textId="3142D847"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non fiunt secundum regulam pulsati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d</w:t>
      </w:r>
      <w:r w:rsidR="005D4A29" w:rsidRPr="007A06F5">
        <w:rPr>
          <w:rFonts w:ascii="Times New Roman" w:hAnsi="Times New Roman" w:cs="Times New Roman"/>
          <w:lang w:val="la-Latn"/>
        </w:rPr>
        <w:t>einceps emendentur et pulsentur</w:t>
      </w:r>
      <w:r w:rsidR="00351A84" w:rsidRPr="007A06F5">
        <w:rPr>
          <w:rFonts w:ascii="Times New Roman" w:hAnsi="Times New Roman" w:cs="Times New Roman"/>
          <w:lang w:val="la-Latn"/>
        </w:rPr>
        <w:t xml:space="preserve"> </w:t>
      </w:r>
      <w:r w:rsidR="005D4A29" w:rsidRPr="007A06F5">
        <w:rPr>
          <w:rFonts w:ascii="Times New Roman" w:hAnsi="Times New Roman" w:cs="Times New Roman"/>
          <w:lang w:val="la-Latn"/>
        </w:rPr>
        <w:t>secundum regulam.</w:t>
      </w:r>
    </w:p>
    <w:p w14:paraId="7243DAB6" w14:textId="5C726EE5" w:rsidR="00351A84"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CVIIII</w:t>
      </w:r>
      <w:r w:rsidR="00351A84" w:rsidRPr="007A06F5">
        <w:rPr>
          <w:rFonts w:ascii="Times New Roman" w:hAnsi="Times New Roman" w:cs="Times New Roman"/>
          <w:lang w:val="la-Latn"/>
        </w:rPr>
        <w:t xml:space="preserve">. DE INFANTULIS </w:t>
      </w:r>
      <w:r w:rsidRPr="007A06F5">
        <w:rPr>
          <w:rFonts w:ascii="Times New Roman" w:hAnsi="Times New Roman" w:cs="Times New Roman"/>
          <w:lang w:val="la-Latn"/>
        </w:rPr>
        <w:t>PUELLIS</w:t>
      </w:r>
      <w:r w:rsidR="00351A84" w:rsidRPr="007A06F5">
        <w:rPr>
          <w:rFonts w:ascii="Times New Roman" w:hAnsi="Times New Roman" w:cs="Times New Roman"/>
          <w:lang w:val="la-Latn"/>
        </w:rPr>
        <w:t xml:space="preserve">, QUANDO </w:t>
      </w:r>
      <w:r w:rsidRPr="007A06F5">
        <w:rPr>
          <w:rFonts w:ascii="Times New Roman" w:hAnsi="Times New Roman" w:cs="Times New Roman"/>
          <w:lang w:val="la-Latn"/>
        </w:rPr>
        <w:t>VELENTUR.</w:t>
      </w:r>
    </w:p>
    <w:p w14:paraId="599F422F" w14:textId="0A600744" w:rsidR="00297271" w:rsidRPr="007A06F5" w:rsidRDefault="00297271"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infantulae aetatis puellae non velentur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antequam illae eligere sciant</w:t>
      </w:r>
      <w:r w:rsidR="009B2994" w:rsidRPr="007A06F5">
        <w:rPr>
          <w:rFonts w:ascii="Times New Roman" w:hAnsi="Times New Roman" w:cs="Times New Roman"/>
          <w:lang w:val="la-Latn"/>
        </w:rPr>
        <w:t xml:space="preserve">, </w:t>
      </w:r>
      <w:r w:rsidR="003F5558" w:rsidRPr="007A06F5">
        <w:rPr>
          <w:rFonts w:ascii="Times New Roman" w:hAnsi="Times New Roman" w:cs="Times New Roman"/>
          <w:lang w:val="la-Latn"/>
        </w:rPr>
        <w:t>quid velint</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salva canonica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E557C3D" w14:textId="72154014" w:rsidR="00297271" w:rsidRPr="007A06F5" w:rsidRDefault="005D4A29" w:rsidP="000E4300">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w:t>
      </w:r>
      <w:r w:rsidR="00351A84" w:rsidRPr="007A06F5">
        <w:rPr>
          <w:rFonts w:ascii="Times New Roman" w:hAnsi="Times New Roman" w:cs="Times New Roman"/>
          <w:lang w:val="la-Latn"/>
        </w:rPr>
        <w:t xml:space="preserve">. DE PRAEPOSITIS </w:t>
      </w:r>
      <w:r w:rsidRPr="007A06F5">
        <w:rPr>
          <w:rFonts w:ascii="Times New Roman" w:hAnsi="Times New Roman" w:cs="Times New Roman"/>
          <w:lang w:val="la-Latn"/>
        </w:rPr>
        <w:t>MONACHORUM.</w:t>
      </w:r>
    </w:p>
    <w:p w14:paraId="41180603" w14:textId="6909128D" w:rsidR="00351A84" w:rsidRPr="007A06F5" w:rsidRDefault="003F5558"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Ut </w:t>
      </w:r>
      <w:r w:rsidR="00297271" w:rsidRPr="007A06F5">
        <w:rPr>
          <w:rFonts w:ascii="Times New Roman" w:hAnsi="Times New Roman" w:cs="Times New Roman"/>
          <w:lang w:val="la-Latn"/>
        </w:rPr>
        <w:t>laici non sint praepositi monachorum infra monasteria</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nec archidiaconi sint laici.</w:t>
      </w:r>
    </w:p>
    <w:p w14:paraId="7D00A8F3" w14:textId="51AB79E1"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CXI</w:t>
      </w:r>
      <w:r w:rsidR="00351A84" w:rsidRPr="007A06F5">
        <w:rPr>
          <w:rFonts w:ascii="Times New Roman" w:hAnsi="Times New Roman" w:cs="Times New Roman"/>
          <w:lang w:val="la-Latn"/>
        </w:rPr>
        <w:t>. DE INCESTUOSIS</w:t>
      </w:r>
      <w:r w:rsidRPr="007A06F5">
        <w:rPr>
          <w:rFonts w:ascii="Times New Roman" w:hAnsi="Times New Roman" w:cs="Times New Roman"/>
          <w:lang w:val="la-Latn"/>
        </w:rPr>
        <w:t>.</w:t>
      </w:r>
    </w:p>
    <w:p w14:paraId="132C9C27" w14:textId="1C19A12A"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incestuosis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canonice examinentur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nec pr</w:t>
      </w:r>
      <w:r w:rsidR="005D4A29" w:rsidRPr="007A06F5">
        <w:rPr>
          <w:rFonts w:ascii="Times New Roman" w:hAnsi="Times New Roman" w:cs="Times New Roman"/>
          <w:lang w:val="la-Latn"/>
        </w:rPr>
        <w:t>opter alicuius amicitiam quidam</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relaxentur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quidam vero constringan</w:t>
      </w:r>
      <w:r w:rsidR="005D4A29" w:rsidRPr="007A06F5">
        <w:rPr>
          <w:rFonts w:ascii="Times New Roman" w:hAnsi="Times New Roman" w:cs="Times New Roman"/>
          <w:lang w:val="la-Latn"/>
        </w:rPr>
        <w:t>tur.</w:t>
      </w:r>
    </w:p>
    <w:p w14:paraId="6B4A331D" w14:textId="2A0F58E7"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CXII</w:t>
      </w:r>
      <w:r w:rsidR="00351A84" w:rsidRPr="007A06F5">
        <w:rPr>
          <w:rFonts w:ascii="Times New Roman" w:hAnsi="Times New Roman" w:cs="Times New Roman"/>
          <w:lang w:val="la-Latn"/>
        </w:rPr>
        <w:t xml:space="preserve">. DE </w:t>
      </w:r>
      <w:r w:rsidRPr="007A06F5">
        <w:rPr>
          <w:rFonts w:ascii="Times New Roman" w:hAnsi="Times New Roman" w:cs="Times New Roman"/>
          <w:lang w:val="la-Latn"/>
        </w:rPr>
        <w:t>FAME</w:t>
      </w:r>
      <w:r w:rsidR="00351A84" w:rsidRPr="007A06F5">
        <w:rPr>
          <w:rFonts w:ascii="Times New Roman" w:hAnsi="Times New Roman" w:cs="Times New Roman"/>
          <w:lang w:val="la-Latn"/>
        </w:rPr>
        <w:t xml:space="preserve">, CLADE ET </w:t>
      </w:r>
      <w:r w:rsidRPr="007A06F5">
        <w:rPr>
          <w:rFonts w:ascii="Times New Roman" w:hAnsi="Times New Roman" w:cs="Times New Roman"/>
          <w:lang w:val="la-Latn"/>
        </w:rPr>
        <w:t>PESTILENTIA</w:t>
      </w:r>
      <w:r w:rsidR="00351A84" w:rsidRPr="007A06F5">
        <w:rPr>
          <w:rFonts w:ascii="Times New Roman" w:hAnsi="Times New Roman" w:cs="Times New Roman"/>
          <w:lang w:val="la-Latn"/>
        </w:rPr>
        <w:t xml:space="preserve">, SI </w:t>
      </w:r>
      <w:r w:rsidRPr="007A06F5">
        <w:rPr>
          <w:rFonts w:ascii="Times New Roman" w:hAnsi="Times New Roman" w:cs="Times New Roman"/>
          <w:lang w:val="la-Latn"/>
        </w:rPr>
        <w:t>VENERIT.</w:t>
      </w:r>
    </w:p>
    <w:p w14:paraId="3CF10BB1" w14:textId="1E4877FD"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evenerit fames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clades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pestilentia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inaequali</w:t>
      </w:r>
      <w:r w:rsidR="005D4A29" w:rsidRPr="007A06F5">
        <w:rPr>
          <w:rFonts w:ascii="Times New Roman" w:hAnsi="Times New Roman" w:cs="Times New Roman"/>
          <w:lang w:val="la-Latn"/>
        </w:rPr>
        <w:t>tas aeris vel alia qualiscumque</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tribulatio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non expectetur edictum nostrum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sed statim </w:t>
      </w:r>
      <w:r w:rsidRPr="007A06F5">
        <w:rPr>
          <w:rFonts w:ascii="Times New Roman" w:hAnsi="Times New Roman" w:cs="Times New Roman"/>
          <w:highlight w:val="yellow"/>
          <w:lang w:val="la-Latn"/>
        </w:rPr>
        <w:t>deprecetur dei misericordia</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Et</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in praesenti anno de famis inopia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suos quisque adiuv</w:t>
      </w:r>
      <w:r w:rsidR="005D4A29" w:rsidRPr="007A06F5">
        <w:rPr>
          <w:rFonts w:ascii="Times New Roman" w:hAnsi="Times New Roman" w:cs="Times New Roman"/>
          <w:lang w:val="la-Latn"/>
        </w:rPr>
        <w:t>et prout potest et suam annonam</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non nimis care vendat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ne foris imperium nostr</w:t>
      </w:r>
      <w:r w:rsidR="005D4A29" w:rsidRPr="007A06F5">
        <w:rPr>
          <w:rFonts w:ascii="Times New Roman" w:hAnsi="Times New Roman" w:cs="Times New Roman"/>
          <w:lang w:val="la-Latn"/>
        </w:rPr>
        <w:t>um vendatur aliquid alimoniae.</w:t>
      </w:r>
    </w:p>
    <w:p w14:paraId="4F37BD81" w14:textId="1212BC16" w:rsidR="00351A84"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CXIII</w:t>
      </w:r>
      <w:r w:rsidR="00351A84" w:rsidRPr="007A06F5">
        <w:rPr>
          <w:rFonts w:ascii="Times New Roman" w:hAnsi="Times New Roman" w:cs="Times New Roman"/>
          <w:lang w:val="la-Latn"/>
        </w:rPr>
        <w:t xml:space="preserve">. DE FUGITIVIS CLERICIS SIVE </w:t>
      </w:r>
      <w:r w:rsidR="00297271" w:rsidRPr="007A06F5">
        <w:rPr>
          <w:rFonts w:ascii="Times New Roman" w:hAnsi="Times New Roman" w:cs="Times New Roman"/>
          <w:lang w:val="la-Latn"/>
        </w:rPr>
        <w:t>LAICIS</w:t>
      </w:r>
      <w:r w:rsidRPr="007A06F5">
        <w:rPr>
          <w:rFonts w:ascii="Times New Roman" w:hAnsi="Times New Roman" w:cs="Times New Roman"/>
          <w:lang w:val="la-Latn"/>
        </w:rPr>
        <w:t>.</w:t>
      </w:r>
    </w:p>
    <w:p w14:paraId="54B8C25E" w14:textId="139AD0F4"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fugitivis clericis sive laicis vel etiam feminis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sicut </w:t>
      </w:r>
      <w:r w:rsidR="005D4A29" w:rsidRPr="007A06F5">
        <w:rPr>
          <w:rFonts w:ascii="Times New Roman" w:hAnsi="Times New Roman" w:cs="Times New Roman"/>
          <w:lang w:val="la-Latn"/>
        </w:rPr>
        <w:t>iam in alio capitulari prae</w:t>
      </w:r>
      <w:r w:rsidRPr="007A06F5">
        <w:rPr>
          <w:rFonts w:ascii="Times New Roman" w:hAnsi="Times New Roman" w:cs="Times New Roman"/>
          <w:lang w:val="la-Latn"/>
        </w:rPr>
        <w:t>cepimus</w:t>
      </w:r>
      <w:r w:rsidR="009B2994" w:rsidRPr="007A06F5">
        <w:rPr>
          <w:rFonts w:ascii="Times New Roman" w:hAnsi="Times New Roman" w:cs="Times New Roman"/>
          <w:lang w:val="la-Latn"/>
        </w:rPr>
        <w:t xml:space="preserve">, </w:t>
      </w:r>
      <w:r w:rsidR="00351A84" w:rsidRPr="007A06F5">
        <w:rPr>
          <w:rFonts w:ascii="Times New Roman" w:hAnsi="Times New Roman" w:cs="Times New Roman"/>
          <w:lang w:val="la-Latn"/>
        </w:rPr>
        <w:t xml:space="preserve">ita </w:t>
      </w:r>
      <w:r w:rsidRPr="007A06F5">
        <w:rPr>
          <w:rFonts w:ascii="Times New Roman" w:hAnsi="Times New Roman" w:cs="Times New Roman"/>
          <w:lang w:val="la-Latn"/>
        </w:rPr>
        <w:t>servetur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D6181AB" w14:textId="4C139F23"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CXIIII</w:t>
      </w:r>
      <w:r w:rsidR="00351A84" w:rsidRPr="007A06F5">
        <w:rPr>
          <w:rFonts w:ascii="Times New Roman" w:hAnsi="Times New Roman" w:cs="Times New Roman"/>
          <w:lang w:val="la-Latn"/>
        </w:rPr>
        <w:t xml:space="preserve">. DE LIBERIS HOMINIBUS AD SERVITIUM DEI SE </w:t>
      </w:r>
      <w:r w:rsidRPr="007A06F5">
        <w:rPr>
          <w:rFonts w:ascii="Times New Roman" w:hAnsi="Times New Roman" w:cs="Times New Roman"/>
          <w:lang w:val="la-Latn"/>
        </w:rPr>
        <w:t>TRADENTIBUS.</w:t>
      </w:r>
    </w:p>
    <w:p w14:paraId="69556721" w14:textId="5D34B35F"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De liberis</w:t>
      </w:r>
      <w:r w:rsidRPr="007A06F5">
        <w:rPr>
          <w:rFonts w:ascii="Times New Roman" w:hAnsi="Times New Roman" w:cs="Times New Roman"/>
          <w:lang w:val="la-Latn"/>
        </w:rPr>
        <w:t xml:space="preserve">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Pr="007A06F5">
        <w:rPr>
          <w:rFonts w:ascii="Times New Roman" w:hAnsi="Times New Roman" w:cs="Times New Roman"/>
          <w:highlight w:val="yellow"/>
          <w:lang w:val="la-Latn"/>
        </w:rPr>
        <w:t>ad servitium dei se tradere volunt</w:t>
      </w:r>
      <w:r w:rsidR="009B2994" w:rsidRPr="007A06F5">
        <w:rPr>
          <w:rFonts w:ascii="Times New Roman" w:hAnsi="Times New Roman" w:cs="Times New Roman"/>
          <w:lang w:val="la-Latn"/>
        </w:rPr>
        <w:t xml:space="preserve">, </w:t>
      </w:r>
      <w:r w:rsidR="0008109F" w:rsidRPr="007A06F5">
        <w:rPr>
          <w:rFonts w:ascii="Times New Roman" w:hAnsi="Times New Roman" w:cs="Times New Roman"/>
          <w:lang w:val="la-Latn"/>
        </w:rPr>
        <w:t>ut prius hoc non faciant</w:t>
      </w:r>
      <w:r w:rsidR="005D4A29" w:rsidRPr="007A06F5">
        <w:rPr>
          <w:rFonts w:ascii="Times New Roman" w:hAnsi="Times New Roman" w:cs="Times New Roman"/>
          <w:lang w:val="la-Latn"/>
        </w:rPr>
        <w:t>,</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quam a nobis licentiam postulent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ideo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audivimus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aliquos ex illis </w:t>
      </w:r>
      <w:r w:rsidR="005D4A29" w:rsidRPr="007A06F5">
        <w:rPr>
          <w:rFonts w:ascii="Times New Roman" w:hAnsi="Times New Roman" w:cs="Times New Roman"/>
          <w:highlight w:val="yellow"/>
          <w:lang w:val="la-Latn"/>
        </w:rPr>
        <w:t>non tam</w:t>
      </w:r>
      <w:r w:rsidR="00351A8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causa devotionis</w:t>
      </w:r>
      <w:r w:rsidRPr="007A06F5">
        <w:rPr>
          <w:rFonts w:ascii="Times New Roman" w:hAnsi="Times New Roman" w:cs="Times New Roman"/>
          <w:lang w:val="la-Latn"/>
        </w:rPr>
        <w:t xml:space="preserve"> hoc fecisse </w:t>
      </w:r>
      <w:r w:rsidRPr="007A06F5">
        <w:rPr>
          <w:rFonts w:ascii="Times New Roman" w:hAnsi="Times New Roman" w:cs="Times New Roman"/>
          <w:highlight w:val="yellow"/>
          <w:lang w:val="la-Latn"/>
        </w:rPr>
        <w:t>quam pro exercitu s</w:t>
      </w:r>
      <w:r w:rsidR="005D4A29" w:rsidRPr="007A06F5">
        <w:rPr>
          <w:rFonts w:ascii="Times New Roman" w:hAnsi="Times New Roman" w:cs="Times New Roman"/>
          <w:highlight w:val="yellow"/>
          <w:lang w:val="la-Latn"/>
        </w:rPr>
        <w:t>eu alia functione regali fugien</w:t>
      </w:r>
      <w:r w:rsidRPr="007A06F5">
        <w:rPr>
          <w:rFonts w:ascii="Times New Roman" w:hAnsi="Times New Roman" w:cs="Times New Roman"/>
          <w:highlight w:val="yellow"/>
          <w:lang w:val="la-Latn"/>
        </w:rPr>
        <w:t>da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quosdam vero cupditatis causa ab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res illorum concupiscunt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circumventos</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audivimus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hoc</w:t>
      </w:r>
      <w:r w:rsidR="005D4A29" w:rsidRPr="007A06F5">
        <w:rPr>
          <w:rFonts w:ascii="Times New Roman" w:hAnsi="Times New Roman" w:cs="Times New Roman"/>
          <w:lang w:val="la-Latn"/>
        </w:rPr>
        <w:t xml:space="preserve"> ideo fieri prohibemus.</w:t>
      </w:r>
    </w:p>
    <w:p w14:paraId="6F041083" w14:textId="30E5D235"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CXV</w:t>
      </w:r>
      <w:r w:rsidR="00351A84" w:rsidRPr="007A06F5">
        <w:rPr>
          <w:rFonts w:ascii="Times New Roman" w:hAnsi="Times New Roman" w:cs="Times New Roman"/>
          <w:lang w:val="la-Latn"/>
        </w:rPr>
        <w:t xml:space="preserve">. DE OPPRESSIONE </w:t>
      </w:r>
      <w:r w:rsidRPr="007A06F5">
        <w:rPr>
          <w:rFonts w:ascii="Times New Roman" w:hAnsi="Times New Roman" w:cs="Times New Roman"/>
          <w:lang w:val="la-Latn"/>
        </w:rPr>
        <w:t>PAUPERUM.</w:t>
      </w:r>
    </w:p>
    <w:p w14:paraId="777D8097" w14:textId="5F9E7DA1"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oppressione pauperum liberorum hominum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non </w:t>
      </w:r>
      <w:r w:rsidR="005D4A29" w:rsidRPr="007A06F5">
        <w:rPr>
          <w:rFonts w:ascii="Times New Roman" w:hAnsi="Times New Roman" w:cs="Times New Roman"/>
          <w:lang w:val="la-Latn"/>
        </w:rPr>
        <w:t>fiant a potentioribus per ali</w:t>
      </w:r>
      <w:r w:rsidRPr="007A06F5">
        <w:rPr>
          <w:rFonts w:ascii="Times New Roman" w:hAnsi="Times New Roman" w:cs="Times New Roman"/>
          <w:lang w:val="la-Latn"/>
        </w:rPr>
        <w:t>quod malum ingenium contra iustitiam oppressi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ita </w:t>
      </w:r>
      <w:r w:rsidR="005D4A29" w:rsidRPr="007A06F5">
        <w:rPr>
          <w:rFonts w:ascii="Times New Roman" w:hAnsi="Times New Roman" w:cs="Times New Roman"/>
          <w:lang w:val="la-Latn"/>
        </w:rPr>
        <w:t>ut coacti res eorum vendant aut</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tradant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Ideo haec et supra et hic de liberis hominibus diximus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ne forte parentes</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eorum </w:t>
      </w:r>
      <w:r w:rsidR="0008109F" w:rsidRPr="007A06F5">
        <w:rPr>
          <w:rFonts w:ascii="Times New Roman" w:hAnsi="Times New Roman" w:cs="Times New Roman"/>
          <w:lang w:val="la-Latn"/>
        </w:rPr>
        <w:t>c</w:t>
      </w:r>
      <w:r w:rsidRPr="007A06F5">
        <w:rPr>
          <w:rFonts w:ascii="Times New Roman" w:hAnsi="Times New Roman" w:cs="Times New Roman"/>
          <w:lang w:val="la-Latn"/>
        </w:rPr>
        <w:t xml:space="preserve">ontra iustitiam fiant </w:t>
      </w:r>
      <w:r w:rsidRPr="007A06F5">
        <w:rPr>
          <w:rFonts w:ascii="Times New Roman" w:hAnsi="Times New Roman" w:cs="Times New Roman"/>
          <w:highlight w:val="yellow"/>
          <w:lang w:val="la-Latn"/>
        </w:rPr>
        <w:t>exheredati et regale obs</w:t>
      </w:r>
      <w:r w:rsidR="005D4A29" w:rsidRPr="007A06F5">
        <w:rPr>
          <w:rFonts w:ascii="Times New Roman" w:hAnsi="Times New Roman" w:cs="Times New Roman"/>
          <w:highlight w:val="yellow"/>
          <w:lang w:val="la-Latn"/>
        </w:rPr>
        <w:t>equium minuatur</w:t>
      </w:r>
      <w:r w:rsidR="005D4A29" w:rsidRPr="007A06F5">
        <w:rPr>
          <w:rFonts w:ascii="Times New Roman" w:hAnsi="Times New Roman" w:cs="Times New Roman"/>
          <w:lang w:val="la-Latn"/>
        </w:rPr>
        <w:t xml:space="preserve"> et ipsi heredes</w:t>
      </w:r>
      <w:r w:rsidR="00351A84" w:rsidRPr="007A06F5">
        <w:rPr>
          <w:rFonts w:ascii="Times New Roman" w:hAnsi="Times New Roman" w:cs="Times New Roman"/>
          <w:lang w:val="la-Latn"/>
        </w:rPr>
        <w:t xml:space="preserve"> </w:t>
      </w:r>
      <w:r w:rsidRPr="007A06F5">
        <w:rPr>
          <w:rFonts w:ascii="Times New Roman" w:hAnsi="Times New Roman" w:cs="Times New Roman"/>
          <w:lang w:val="la-Latn"/>
        </w:rPr>
        <w:t>propter indigentiam mendici vel latrones seu malefactores efficiantur</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Et ut saepius non</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fiant manniti ad placita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nisi sicut in alio capitulari praecepimus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ita servetur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C5F05ED" w14:textId="6BBF9ECC" w:rsidR="00297271" w:rsidRPr="007A06F5" w:rsidRDefault="00297271" w:rsidP="003F5558">
      <w:pPr>
        <w:pStyle w:val="Odstavecseseznamem"/>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CXVI</w:t>
      </w:r>
      <w:r w:rsidR="009B2994" w:rsidRPr="007A06F5">
        <w:rPr>
          <w:rFonts w:ascii="Times New Roman" w:hAnsi="Times New Roman" w:cs="Times New Roman"/>
          <w:highlight w:val="yellow"/>
          <w:lang w:val="la-Latn"/>
        </w:rPr>
        <w:t xml:space="preserve">. </w:t>
      </w:r>
      <w:r w:rsidR="003F5558" w:rsidRPr="007A06F5">
        <w:rPr>
          <w:rFonts w:ascii="Times New Roman" w:hAnsi="Times New Roman" w:cs="Times New Roman"/>
          <w:highlight w:val="yellow"/>
          <w:lang w:val="la-Latn"/>
        </w:rPr>
        <w:t xml:space="preserve">De </w:t>
      </w:r>
      <w:r w:rsidRPr="007A06F5">
        <w:rPr>
          <w:rFonts w:ascii="Times New Roman" w:hAnsi="Times New Roman" w:cs="Times New Roman"/>
          <w:highlight w:val="yellow"/>
          <w:lang w:val="la-Latn"/>
        </w:rPr>
        <w:t xml:space="preserve">ecclesiis seu sanctis noviter sine </w:t>
      </w:r>
      <w:r w:rsidR="00524CAA" w:rsidRPr="00524CAA">
        <w:rPr>
          <w:rFonts w:ascii="Times New Roman" w:hAnsi="Times New Roman" w:cs="Times New Roman"/>
          <w:b/>
          <w:highlight w:val="yellow"/>
          <w:lang w:val="la-Latn"/>
        </w:rPr>
        <w:t>auctorit</w:t>
      </w:r>
      <w:r w:rsidRPr="007A06F5">
        <w:rPr>
          <w:rFonts w:ascii="Times New Roman" w:hAnsi="Times New Roman" w:cs="Times New Roman"/>
          <w:highlight w:val="yellow"/>
          <w:lang w:val="la-Latn"/>
        </w:rPr>
        <w:t>ate inventis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nisi episco</w:t>
      </w:r>
      <w:r w:rsidR="003F5558" w:rsidRPr="007A06F5">
        <w:rPr>
          <w:rFonts w:ascii="Times New Roman" w:hAnsi="Times New Roman" w:cs="Times New Roman"/>
          <w:highlight w:val="yellow"/>
          <w:lang w:val="la-Latn"/>
        </w:rPr>
        <w:t xml:space="preserve">po probante </w:t>
      </w:r>
      <w:r w:rsidR="0008109F" w:rsidRPr="007A06F5">
        <w:rPr>
          <w:rFonts w:ascii="Times New Roman" w:hAnsi="Times New Roman" w:cs="Times New Roman"/>
          <w:highlight w:val="yellow"/>
          <w:lang w:val="la-Latn"/>
        </w:rPr>
        <w:t>minime venerentur</w:t>
      </w:r>
      <w:r w:rsidR="005D4A29" w:rsidRPr="007A06F5">
        <w:rPr>
          <w:rFonts w:ascii="Times New Roman" w:hAnsi="Times New Roman" w:cs="Times New Roman"/>
          <w:highlight w:val="yellow"/>
          <w:lang w:val="la-Latn"/>
        </w:rPr>
        <w:t>,</w:t>
      </w:r>
      <w:r w:rsidR="00F92A5C"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salva etiam de hoc et de omnibus e</w:t>
      </w:r>
      <w:r w:rsidR="005D4A29" w:rsidRPr="007A06F5">
        <w:rPr>
          <w:rFonts w:ascii="Times New Roman" w:hAnsi="Times New Roman" w:cs="Times New Roman"/>
          <w:highlight w:val="yellow"/>
          <w:lang w:val="la-Latn"/>
        </w:rPr>
        <w:t xml:space="preserve">cclesiis canonica </w:t>
      </w:r>
      <w:r w:rsidR="00524CAA" w:rsidRPr="00524CAA">
        <w:rPr>
          <w:rFonts w:ascii="Times New Roman" w:hAnsi="Times New Roman" w:cs="Times New Roman"/>
          <w:b/>
          <w:highlight w:val="yellow"/>
          <w:lang w:val="la-Latn"/>
        </w:rPr>
        <w:t>auctorit</w:t>
      </w:r>
      <w:r w:rsidR="005D4A29" w:rsidRPr="007A06F5">
        <w:rPr>
          <w:rFonts w:ascii="Times New Roman" w:hAnsi="Times New Roman" w:cs="Times New Roman"/>
          <w:highlight w:val="yellow"/>
          <w:lang w:val="la-Latn"/>
        </w:rPr>
        <w:t>ate.</w:t>
      </w:r>
    </w:p>
    <w:p w14:paraId="42DF2A3B" w14:textId="78940B85"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XVI. </w:t>
      </w:r>
      <w:r w:rsidR="00F92A5C" w:rsidRPr="007A06F5">
        <w:rPr>
          <w:rFonts w:ascii="Times New Roman" w:hAnsi="Times New Roman" w:cs="Times New Roman"/>
          <w:highlight w:val="yellow"/>
          <w:lang w:val="la-Latn"/>
        </w:rPr>
        <w:t xml:space="preserve">DE </w:t>
      </w:r>
      <w:r w:rsidRPr="007A06F5">
        <w:rPr>
          <w:rFonts w:ascii="Times New Roman" w:hAnsi="Times New Roman" w:cs="Times New Roman"/>
          <w:highlight w:val="yellow"/>
          <w:lang w:val="la-Latn"/>
        </w:rPr>
        <w:t>MISSIS</w:t>
      </w:r>
      <w:r w:rsidR="00F92A5C" w:rsidRPr="007A06F5">
        <w:rPr>
          <w:rFonts w:ascii="Times New Roman" w:hAnsi="Times New Roman" w:cs="Times New Roman"/>
          <w:highlight w:val="yellow"/>
          <w:lang w:val="la-Latn"/>
        </w:rPr>
        <w:t xml:space="preserve">, QUI PER CIVITATES ET </w:t>
      </w:r>
      <w:r w:rsidR="00297271" w:rsidRPr="007A06F5">
        <w:rPr>
          <w:rFonts w:ascii="Times New Roman" w:hAnsi="Times New Roman" w:cs="Times New Roman"/>
          <w:highlight w:val="yellow"/>
          <w:lang w:val="la-Latn"/>
        </w:rPr>
        <w:t>MONASTERIA</w:t>
      </w:r>
      <w:r w:rsidR="00F92A5C"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MITTUNTUR.</w:t>
      </w:r>
    </w:p>
    <w:p w14:paraId="7E9EF9B9" w14:textId="47B475BA"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missi per singulas civitates et monasteria vir</w:t>
      </w:r>
      <w:r w:rsidR="005D4A29" w:rsidRPr="007A06F5">
        <w:rPr>
          <w:rFonts w:ascii="Times New Roman" w:hAnsi="Times New Roman" w:cs="Times New Roman"/>
          <w:lang w:val="la-Latn"/>
        </w:rPr>
        <w:t>orum et puellarum praevideant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quomodo aut qualiter in domibus ecclesiarum et orn</w:t>
      </w:r>
      <w:r w:rsidR="005D4A29" w:rsidRPr="007A06F5">
        <w:rPr>
          <w:rFonts w:ascii="Times New Roman" w:hAnsi="Times New Roman" w:cs="Times New Roman"/>
          <w:lang w:val="la-Latn"/>
        </w:rPr>
        <w:t>amentis ecclesiae emendatae vel</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restauratae esse videntur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diligenter inquirant de c</w:t>
      </w:r>
      <w:r w:rsidR="005D4A29" w:rsidRPr="007A06F5">
        <w:rPr>
          <w:rFonts w:ascii="Times New Roman" w:hAnsi="Times New Roman" w:cs="Times New Roman"/>
          <w:lang w:val="la-Latn"/>
        </w:rPr>
        <w:t>onversatione singulorum vel quo</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modo emendatum habeant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iussimus de eorum l</w:t>
      </w:r>
      <w:r w:rsidR="005D4A29" w:rsidRPr="007A06F5">
        <w:rPr>
          <w:rFonts w:ascii="Times New Roman" w:hAnsi="Times New Roman" w:cs="Times New Roman"/>
          <w:lang w:val="la-Latn"/>
        </w:rPr>
        <w:t>ectione et cantu ceterisque dis</w:t>
      </w:r>
      <w:r w:rsidR="00F92A5C" w:rsidRPr="007A06F5">
        <w:rPr>
          <w:rFonts w:ascii="Times New Roman" w:hAnsi="Times New Roman" w:cs="Times New Roman"/>
          <w:lang w:val="la-Latn"/>
        </w:rPr>
        <w:t>ciplinis</w:t>
      </w:r>
      <w:r w:rsidR="0069631A" w:rsidRPr="007A06F5">
        <w:rPr>
          <w:rFonts w:ascii="Times New Roman" w:hAnsi="Times New Roman" w:cs="Times New Roman"/>
          <w:lang w:val="la-Latn"/>
        </w:rPr>
        <w:t xml:space="preserve"> </w:t>
      </w:r>
      <w:r w:rsidR="00F92A5C" w:rsidRPr="007A06F5">
        <w:rPr>
          <w:rFonts w:ascii="Times New Roman" w:hAnsi="Times New Roman" w:cs="Times New Roman"/>
          <w:lang w:val="la-Latn"/>
        </w:rPr>
        <w:t xml:space="preserve">ad </w:t>
      </w:r>
      <w:r w:rsidRPr="007A06F5">
        <w:rPr>
          <w:rFonts w:ascii="Times New Roman" w:hAnsi="Times New Roman" w:cs="Times New Roman"/>
          <w:lang w:val="la-Latn"/>
        </w:rPr>
        <w:t>ordinem 466 ecclesi</w:t>
      </w:r>
      <w:r w:rsidR="005D4A29" w:rsidRPr="007A06F5">
        <w:rPr>
          <w:rFonts w:ascii="Times New Roman" w:hAnsi="Times New Roman" w:cs="Times New Roman"/>
          <w:lang w:val="la-Latn"/>
        </w:rPr>
        <w:t>asticae regulae pertinentibus.</w:t>
      </w:r>
    </w:p>
    <w:p w14:paraId="5D253531" w14:textId="377CBA4C"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CXVII</w:t>
      </w:r>
      <w:r w:rsidR="00F92A5C" w:rsidRPr="007A06F5">
        <w:rPr>
          <w:rFonts w:ascii="Times New Roman" w:hAnsi="Times New Roman" w:cs="Times New Roman"/>
          <w:lang w:val="la-Latn"/>
        </w:rPr>
        <w:t xml:space="preserve">. DE THESAURIS </w:t>
      </w:r>
      <w:r w:rsidRPr="007A06F5">
        <w:rPr>
          <w:rFonts w:ascii="Times New Roman" w:hAnsi="Times New Roman" w:cs="Times New Roman"/>
          <w:lang w:val="la-Latn"/>
        </w:rPr>
        <w:t>ECCLESIASTICIS.</w:t>
      </w:r>
    </w:p>
    <w:p w14:paraId="22198D1C" w14:textId="52B9084C"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singuli episcopi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abbatissae diligenter conside</w:t>
      </w:r>
      <w:r w:rsidR="00F92A5C" w:rsidRPr="007A06F5">
        <w:rPr>
          <w:rFonts w:ascii="Times New Roman" w:hAnsi="Times New Roman" w:cs="Times New Roman"/>
          <w:lang w:val="la-Latn"/>
        </w:rPr>
        <w:t xml:space="preserve">rent </w:t>
      </w:r>
      <w:r w:rsidR="00F92A5C" w:rsidRPr="007A06F5">
        <w:rPr>
          <w:rFonts w:ascii="Times New Roman" w:hAnsi="Times New Roman" w:cs="Times New Roman"/>
          <w:highlight w:val="yellow"/>
          <w:lang w:val="la-Latn"/>
        </w:rPr>
        <w:t>thesauros ecclesiasticos</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ne propter perfidiam aut neglegentiam </w:t>
      </w:r>
      <w:r w:rsidRPr="007A06F5">
        <w:rPr>
          <w:rFonts w:ascii="Times New Roman" w:hAnsi="Times New Roman" w:cs="Times New Roman"/>
          <w:highlight w:val="yellow"/>
          <w:lang w:val="la-Latn"/>
        </w:rPr>
        <w:t>custodum</w:t>
      </w:r>
      <w:r w:rsidRPr="007A06F5">
        <w:rPr>
          <w:rFonts w:ascii="Times New Roman" w:hAnsi="Times New Roman" w:cs="Times New Roman"/>
          <w:lang w:val="la-Latn"/>
        </w:rPr>
        <w:t xml:space="preserve"> ali</w:t>
      </w:r>
      <w:r w:rsidR="00F92A5C" w:rsidRPr="007A06F5">
        <w:rPr>
          <w:rFonts w:ascii="Times New Roman" w:hAnsi="Times New Roman" w:cs="Times New Roman"/>
          <w:lang w:val="la-Latn"/>
        </w:rPr>
        <w:t xml:space="preserve">quid de gemmis aut de vasis vel </w:t>
      </w:r>
      <w:r w:rsidRPr="007A06F5">
        <w:rPr>
          <w:rFonts w:ascii="Times New Roman" w:hAnsi="Times New Roman" w:cs="Times New Roman"/>
          <w:lang w:val="la-Latn"/>
        </w:rPr>
        <w:t xml:space="preserve">de reliquo quoque thesauro </w:t>
      </w:r>
      <w:r w:rsidRPr="007A06F5">
        <w:rPr>
          <w:rFonts w:ascii="Times New Roman" w:hAnsi="Times New Roman" w:cs="Times New Roman"/>
          <w:highlight w:val="yellow"/>
          <w:lang w:val="la-Latn"/>
        </w:rPr>
        <w:t>perditum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dictum est nobis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quod nego</w:t>
      </w:r>
      <w:r w:rsidR="00F92A5C" w:rsidRPr="007A06F5">
        <w:rPr>
          <w:rFonts w:ascii="Times New Roman" w:hAnsi="Times New Roman" w:cs="Times New Roman"/>
          <w:highlight w:val="yellow"/>
          <w:lang w:val="la-Latn"/>
        </w:rPr>
        <w:t xml:space="preserve">tiatores </w:t>
      </w:r>
      <w:r w:rsidRPr="007A06F5">
        <w:rPr>
          <w:rFonts w:ascii="Times New Roman" w:hAnsi="Times New Roman" w:cs="Times New Roman"/>
          <w:highlight w:val="yellow"/>
          <w:lang w:val="la-Latn"/>
        </w:rPr>
        <w:t>Iudaei necnon et alii gloriantur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quia quicquid eis placeat possint ab eis emere</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7B47048" w14:textId="5BF910D2"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CXVIII</w:t>
      </w:r>
      <w:r w:rsidR="00F92A5C" w:rsidRPr="007A06F5">
        <w:rPr>
          <w:rFonts w:ascii="Times New Roman" w:hAnsi="Times New Roman" w:cs="Times New Roman"/>
          <w:lang w:val="la-Latn"/>
        </w:rPr>
        <w:t xml:space="preserve">. DE MENDICIS </w:t>
      </w:r>
      <w:r w:rsidRPr="007A06F5">
        <w:rPr>
          <w:rFonts w:ascii="Times New Roman" w:hAnsi="Times New Roman" w:cs="Times New Roman"/>
          <w:lang w:val="la-Latn"/>
        </w:rPr>
        <w:t>DISCURRENTIBUS.</w:t>
      </w:r>
    </w:p>
    <w:p w14:paraId="3CDC34C8" w14:textId="3BDE49F1"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 mendicis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per patrias discurrunt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5D4A29" w:rsidRPr="007A06F5">
        <w:rPr>
          <w:rFonts w:ascii="Times New Roman" w:hAnsi="Times New Roman" w:cs="Times New Roman"/>
          <w:lang w:val="la-Latn"/>
        </w:rPr>
        <w:t xml:space="preserve"> unusquisque fidelium nostrorum</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suum pauperem de beneficio aut de propria familia nutri</w:t>
      </w:r>
      <w:r w:rsidR="005D4A29" w:rsidRPr="007A06F5">
        <w:rPr>
          <w:rFonts w:ascii="Times New Roman" w:hAnsi="Times New Roman" w:cs="Times New Roman"/>
          <w:lang w:val="la-Latn"/>
        </w:rPr>
        <w:t>at et non permittat alicubi ire</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mendicando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ubi tales inventi fuerint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sibi manibus laborent</w:t>
      </w:r>
      <w:r w:rsidR="009B2994" w:rsidRPr="007A06F5">
        <w:rPr>
          <w:rFonts w:ascii="Times New Roman" w:hAnsi="Times New Roman" w:cs="Times New Roman"/>
          <w:lang w:val="la-Latn"/>
        </w:rPr>
        <w:t xml:space="preserve">; </w:t>
      </w:r>
      <w:r w:rsidR="00F92A5C" w:rsidRPr="007A06F5">
        <w:rPr>
          <w:rFonts w:ascii="Times New Roman" w:hAnsi="Times New Roman" w:cs="Times New Roman"/>
          <w:lang w:val="la-Latn"/>
        </w:rPr>
        <w:t xml:space="preserve">nullus eis quicquam </w:t>
      </w:r>
      <w:r w:rsidR="005D4A29" w:rsidRPr="007A06F5">
        <w:rPr>
          <w:rFonts w:ascii="Times New Roman" w:hAnsi="Times New Roman" w:cs="Times New Roman"/>
          <w:lang w:val="la-Latn"/>
        </w:rPr>
        <w:t>tribuere praesumat.</w:t>
      </w:r>
    </w:p>
    <w:p w14:paraId="53A5BFBE" w14:textId="6EA974C7"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CXVIIII</w:t>
      </w:r>
      <w:r w:rsidR="00F92A5C" w:rsidRPr="007A06F5">
        <w:rPr>
          <w:rFonts w:ascii="Times New Roman" w:hAnsi="Times New Roman" w:cs="Times New Roman"/>
          <w:lang w:val="la-Latn"/>
        </w:rPr>
        <w:t xml:space="preserve">. DE </w:t>
      </w:r>
      <w:r w:rsidRPr="007A06F5">
        <w:rPr>
          <w:rFonts w:ascii="Times New Roman" w:hAnsi="Times New Roman" w:cs="Times New Roman"/>
          <w:lang w:val="la-Latn"/>
        </w:rPr>
        <w:t>USURA.</w:t>
      </w:r>
    </w:p>
    <w:p w14:paraId="0C9B0EE9" w14:textId="532FEEB1"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Usura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amplius requiritur quam datur</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verbi gratia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dederis solidos</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et</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amplius requisieris vel si dederis modium vini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frumenti e</w:t>
      </w:r>
      <w:r w:rsidR="005D4A29" w:rsidRPr="007A06F5">
        <w:rPr>
          <w:rFonts w:ascii="Times New Roman" w:hAnsi="Times New Roman" w:cs="Times New Roman"/>
          <w:lang w:val="la-Latn"/>
        </w:rPr>
        <w:t>t iterum super aliud exigeris.</w:t>
      </w:r>
    </w:p>
    <w:p w14:paraId="536AC21C" w14:textId="42BB3B13" w:rsidR="00F92A5C"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w:t>
      </w:r>
      <w:r w:rsidR="00F92A5C" w:rsidRPr="007A06F5">
        <w:rPr>
          <w:rFonts w:ascii="Times New Roman" w:hAnsi="Times New Roman" w:cs="Times New Roman"/>
          <w:lang w:val="la-Latn"/>
        </w:rPr>
        <w:t xml:space="preserve">. DE CUPIDITATE IN BONAM </w:t>
      </w:r>
      <w:r w:rsidRPr="007A06F5">
        <w:rPr>
          <w:rFonts w:ascii="Times New Roman" w:hAnsi="Times New Roman" w:cs="Times New Roman"/>
          <w:lang w:val="la-Latn"/>
        </w:rPr>
        <w:t>PARTEM</w:t>
      </w:r>
      <w:r w:rsidR="00F92A5C" w:rsidRPr="007A06F5">
        <w:rPr>
          <w:rFonts w:ascii="Times New Roman" w:hAnsi="Times New Roman" w:cs="Times New Roman"/>
          <w:lang w:val="la-Latn"/>
        </w:rPr>
        <w:t>.</w:t>
      </w:r>
    </w:p>
    <w:p w14:paraId="015A8F59" w14:textId="70E4DCE1"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Cupiditas in bonam partem potest accipi et ad malam</w:t>
      </w:r>
      <w:r w:rsidR="009B2994" w:rsidRPr="007A06F5">
        <w:rPr>
          <w:rFonts w:ascii="Times New Roman" w:hAnsi="Times New Roman" w:cs="Times New Roman"/>
          <w:lang w:val="la-Latn"/>
        </w:rPr>
        <w:t xml:space="preserve">. </w:t>
      </w:r>
      <w:r w:rsidR="00F92A5C" w:rsidRPr="007A06F5">
        <w:rPr>
          <w:rFonts w:ascii="Times New Roman" w:hAnsi="Times New Roman" w:cs="Times New Roman"/>
          <w:lang w:val="la-Latn"/>
        </w:rPr>
        <w:t>In bonam iuxta apostolum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Cupio dissolvi et esse cum Christo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in psalmo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Concupivit anima mea in atria domini</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8B1C002" w14:textId="44B129FE"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CXXI</w:t>
      </w:r>
      <w:r w:rsidR="00F92A5C" w:rsidRPr="007A06F5">
        <w:rPr>
          <w:rFonts w:ascii="Times New Roman" w:hAnsi="Times New Roman" w:cs="Times New Roman"/>
          <w:lang w:val="la-Latn"/>
        </w:rPr>
        <w:t xml:space="preserve">. </w:t>
      </w:r>
      <w:r w:rsidR="00297271" w:rsidRPr="007A06F5">
        <w:rPr>
          <w:rFonts w:ascii="Times New Roman" w:hAnsi="Times New Roman" w:cs="Times New Roman"/>
          <w:lang w:val="la-Latn"/>
        </w:rPr>
        <w:t>ITEM</w:t>
      </w:r>
      <w:r w:rsidR="00F92A5C" w:rsidRPr="007A06F5">
        <w:rPr>
          <w:rFonts w:ascii="Times New Roman" w:hAnsi="Times New Roman" w:cs="Times New Roman"/>
          <w:lang w:val="la-Latn"/>
        </w:rPr>
        <w:t xml:space="preserve"> DE CUPIDITATE IN MALAM </w:t>
      </w:r>
      <w:r w:rsidRPr="007A06F5">
        <w:rPr>
          <w:rFonts w:ascii="Times New Roman" w:hAnsi="Times New Roman" w:cs="Times New Roman"/>
          <w:lang w:val="la-Latn"/>
        </w:rPr>
        <w:t>PARTEM.</w:t>
      </w:r>
    </w:p>
    <w:p w14:paraId="4FDCDCD2" w14:textId="2A71BC8E"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Cupiditas vero in malam partem accipitur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 quis </w:t>
      </w:r>
      <w:r w:rsidR="005D4A29" w:rsidRPr="007A06F5">
        <w:rPr>
          <w:rFonts w:ascii="Times New Roman" w:hAnsi="Times New Roman" w:cs="Times New Roman"/>
          <w:lang w:val="la-Latn"/>
        </w:rPr>
        <w:t>Supra modum res quaslibet iniu</w:t>
      </w:r>
      <w:r w:rsidRPr="007A06F5">
        <w:rPr>
          <w:rFonts w:ascii="Times New Roman" w:hAnsi="Times New Roman" w:cs="Times New Roman"/>
          <w:lang w:val="la-Latn"/>
        </w:rPr>
        <w:t>ste appetere vult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iuxta Salomonem</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Post c</w:t>
      </w:r>
      <w:r w:rsidR="005D4A29" w:rsidRPr="007A06F5">
        <w:rPr>
          <w:rFonts w:ascii="Times New Roman" w:hAnsi="Times New Roman" w:cs="Times New Roman"/>
          <w:lang w:val="la-Latn"/>
        </w:rPr>
        <w:t>oncupiscentias tuas non eas.</w:t>
      </w:r>
    </w:p>
    <w:p w14:paraId="65E03EE8" w14:textId="77657065"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CXXII. </w:t>
      </w:r>
      <w:r w:rsidR="00F92A5C" w:rsidRPr="007A06F5">
        <w:rPr>
          <w:rFonts w:ascii="Times New Roman" w:hAnsi="Times New Roman" w:cs="Times New Roman"/>
          <w:lang w:val="la-Latn"/>
        </w:rPr>
        <w:t xml:space="preserve">ITEM DE </w:t>
      </w:r>
      <w:r w:rsidRPr="007A06F5">
        <w:rPr>
          <w:rFonts w:ascii="Times New Roman" w:hAnsi="Times New Roman" w:cs="Times New Roman"/>
          <w:lang w:val="la-Latn"/>
        </w:rPr>
        <w:t>AVARITIA.</w:t>
      </w:r>
    </w:p>
    <w:p w14:paraId="3EBFC3C8" w14:textId="29367D4D" w:rsidR="00297271" w:rsidRPr="007A06F5" w:rsidRDefault="00297271"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Avaritia est alienas res appetere et adeptas nulli largiri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5D4A29" w:rsidRPr="007A06F5">
        <w:rPr>
          <w:rFonts w:ascii="Times New Roman" w:hAnsi="Times New Roman" w:cs="Times New Roman"/>
          <w:lang w:val="la-Latn"/>
        </w:rPr>
        <w:t xml:space="preserve"> iuxta apostolum haec est radix</w:t>
      </w:r>
      <w:r w:rsidR="00F92A5C" w:rsidRPr="007A06F5">
        <w:rPr>
          <w:rFonts w:ascii="Times New Roman" w:hAnsi="Times New Roman" w:cs="Times New Roman"/>
          <w:lang w:val="la-Latn"/>
        </w:rPr>
        <w:t xml:space="preserve"> </w:t>
      </w:r>
      <w:r w:rsidR="005D4A29" w:rsidRPr="007A06F5">
        <w:rPr>
          <w:rFonts w:ascii="Times New Roman" w:hAnsi="Times New Roman" w:cs="Times New Roman"/>
          <w:lang w:val="la-Latn"/>
        </w:rPr>
        <w:t>omnium malorum.</w:t>
      </w:r>
    </w:p>
    <w:p w14:paraId="0B14E878" w14:textId="69D2234B" w:rsidR="00297271" w:rsidRPr="007A06F5" w:rsidRDefault="005D4A29" w:rsidP="003F5558">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CXXIII</w:t>
      </w:r>
      <w:r w:rsidR="00F92A5C" w:rsidRPr="007A06F5">
        <w:rPr>
          <w:rFonts w:ascii="Times New Roman" w:hAnsi="Times New Roman" w:cs="Times New Roman"/>
          <w:lang w:val="la-Latn"/>
        </w:rPr>
        <w:t xml:space="preserve">. DE TURPIBUS </w:t>
      </w:r>
      <w:r w:rsidRPr="007A06F5">
        <w:rPr>
          <w:rFonts w:ascii="Times New Roman" w:hAnsi="Times New Roman" w:cs="Times New Roman"/>
          <w:lang w:val="la-Latn"/>
        </w:rPr>
        <w:t>LUCRIS.</w:t>
      </w:r>
    </w:p>
    <w:p w14:paraId="3388B9D5" w14:textId="0511A478" w:rsidR="00F92A5C"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Turpe  lucrum exercent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per varias circumvention</w:t>
      </w:r>
      <w:r w:rsidR="005D4A29" w:rsidRPr="007A06F5">
        <w:rPr>
          <w:rFonts w:ascii="Times New Roman" w:hAnsi="Times New Roman" w:cs="Times New Roman"/>
          <w:lang w:val="la-Latn"/>
        </w:rPr>
        <w:t>es lucrandi causa inhoneste res</w:t>
      </w:r>
      <w:r w:rsidR="00F92A5C"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5D4A29" w:rsidRPr="007A06F5">
        <w:rPr>
          <w:rFonts w:ascii="Times New Roman" w:hAnsi="Times New Roman" w:cs="Times New Roman"/>
          <w:lang w:val="la-Latn"/>
        </w:rPr>
        <w:t>uaslibet congregare decertant.</w:t>
      </w:r>
    </w:p>
    <w:p w14:paraId="36F78559" w14:textId="1F4DF5A6" w:rsidR="005D4A29" w:rsidRPr="007A06F5" w:rsidRDefault="005D4A29"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CXXIIII</w:t>
      </w:r>
      <w:r w:rsidR="00F92A5C" w:rsidRPr="007A06F5">
        <w:rPr>
          <w:rFonts w:ascii="Times New Roman" w:hAnsi="Times New Roman" w:cs="Times New Roman"/>
          <w:lang w:val="la-Latn"/>
        </w:rPr>
        <w:t xml:space="preserve">. DE </w:t>
      </w:r>
      <w:r w:rsidRPr="007A06F5">
        <w:rPr>
          <w:rFonts w:ascii="Times New Roman" w:hAnsi="Times New Roman" w:cs="Times New Roman"/>
          <w:lang w:val="la-Latn"/>
        </w:rPr>
        <w:t xml:space="preserve">FOENORE. </w:t>
      </w:r>
    </w:p>
    <w:p w14:paraId="54767940" w14:textId="10DF5488"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Foenus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aliquid praestat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Iustum foenus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amplius non requirit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nisi </w:t>
      </w:r>
      <w:r w:rsidRPr="007A06F5">
        <w:rPr>
          <w:rFonts w:ascii="Times New Roman" w:hAnsi="Times New Roman" w:cs="Times New Roman"/>
          <w:lang w:val="la-Latn"/>
        </w:rPr>
        <w:t>quantum praestitit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708666F5" w14:textId="51C0DD36" w:rsidR="00297271" w:rsidRPr="007A06F5" w:rsidRDefault="005D4A29"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CXXV. DE EMPTIONE </w:t>
      </w:r>
      <w:r w:rsidR="00297271" w:rsidRPr="007A06F5">
        <w:rPr>
          <w:rFonts w:ascii="Times New Roman" w:hAnsi="Times New Roman" w:cs="Times New Roman"/>
          <w:lang w:val="la-Latn"/>
        </w:rPr>
        <w:t>TEMPORE</w:t>
      </w:r>
      <w:r w:rsidRPr="007A06F5">
        <w:rPr>
          <w:rFonts w:ascii="Times New Roman" w:hAnsi="Times New Roman" w:cs="Times New Roman"/>
          <w:lang w:val="la-Latn"/>
        </w:rPr>
        <w:t xml:space="preserve"> MESSIS CAUSA </w:t>
      </w:r>
      <w:r w:rsidR="00297271" w:rsidRPr="007A06F5">
        <w:rPr>
          <w:rFonts w:ascii="Times New Roman" w:hAnsi="Times New Roman" w:cs="Times New Roman"/>
          <w:lang w:val="la-Latn"/>
        </w:rPr>
        <w:t>CUPIDITA</w:t>
      </w:r>
      <w:r w:rsidRPr="007A06F5">
        <w:rPr>
          <w:rFonts w:ascii="Times New Roman" w:hAnsi="Times New Roman" w:cs="Times New Roman"/>
          <w:lang w:val="la-Latn"/>
        </w:rPr>
        <w:t>TIS ET TURPIS LUCRI</w:t>
      </w:r>
      <w:r w:rsidR="00297271" w:rsidRPr="007A06F5">
        <w:rPr>
          <w:rFonts w:ascii="Times New Roman" w:hAnsi="Times New Roman" w:cs="Times New Roman"/>
          <w:lang w:val="la-Latn"/>
        </w:rPr>
        <w:t>.</w:t>
      </w:r>
    </w:p>
    <w:p w14:paraId="1AD72E62" w14:textId="7E9D29DE"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Quicumque enim tempore messis vel tempore vindemiae non necessitate</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sed propter </w:t>
      </w:r>
      <w:r w:rsidRPr="007A06F5">
        <w:rPr>
          <w:rFonts w:ascii="Times New Roman" w:hAnsi="Times New Roman" w:cs="Times New Roman"/>
          <w:lang w:val="la-Latn"/>
        </w:rPr>
        <w:t>cupiditatem comparat annonam aut vinum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verbi gra</w:t>
      </w:r>
      <w:r w:rsidR="005D4A29" w:rsidRPr="007A06F5">
        <w:rPr>
          <w:rFonts w:ascii="Times New Roman" w:hAnsi="Times New Roman" w:cs="Times New Roman"/>
          <w:lang w:val="la-Latn"/>
        </w:rPr>
        <w:t xml:space="preserve">tia de duobus denariis conparat </w:t>
      </w:r>
      <w:r w:rsidRPr="007A06F5">
        <w:rPr>
          <w:rFonts w:ascii="Times New Roman" w:hAnsi="Times New Roman" w:cs="Times New Roman"/>
          <w:lang w:val="la-Latn"/>
        </w:rPr>
        <w:t>modium unum et servat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usque d</w:t>
      </w:r>
      <w:r w:rsidR="0008109F" w:rsidRPr="007A06F5">
        <w:rPr>
          <w:rFonts w:ascii="Times New Roman" w:hAnsi="Times New Roman" w:cs="Times New Roman"/>
          <w:lang w:val="la-Latn"/>
        </w:rPr>
        <w:t xml:space="preserve">um venundare </w:t>
      </w:r>
      <w:r w:rsidRPr="007A06F5">
        <w:rPr>
          <w:rFonts w:ascii="Times New Roman" w:hAnsi="Times New Roman" w:cs="Times New Roman"/>
          <w:lang w:val="la-Latn"/>
        </w:rPr>
        <w:t>possit contra de</w:t>
      </w:r>
      <w:r w:rsidR="005D4A29" w:rsidRPr="007A06F5">
        <w:rPr>
          <w:rFonts w:ascii="Times New Roman" w:hAnsi="Times New Roman" w:cs="Times New Roman"/>
          <w:lang w:val="la-Latn"/>
        </w:rPr>
        <w:t xml:space="preserve">narios IIII aut VI seu </w:t>
      </w:r>
      <w:r w:rsidRPr="007A06F5">
        <w:rPr>
          <w:rFonts w:ascii="Times New Roman" w:hAnsi="Times New Roman" w:cs="Times New Roman"/>
          <w:lang w:val="la-Latn"/>
        </w:rPr>
        <w:t>amplius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turpe lucrum dicimus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hoc propter necessitatem comparat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ut sibi </w:t>
      </w:r>
      <w:r w:rsidRPr="007A06F5">
        <w:rPr>
          <w:rFonts w:ascii="Times New Roman" w:hAnsi="Times New Roman" w:cs="Times New Roman"/>
          <w:lang w:val="la-Latn"/>
        </w:rPr>
        <w:t>habeat et aliis tribuat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negotium dicimus.</w:t>
      </w:r>
    </w:p>
    <w:p w14:paraId="755E601B" w14:textId="5683DF01" w:rsidR="00297271" w:rsidRPr="007A06F5" w:rsidRDefault="005D4A29"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CXXVI. DE HOC, SI PER PLURIMA LOCA FAMES FUERIT</w:t>
      </w:r>
      <w:r w:rsidR="00297271" w:rsidRPr="007A06F5">
        <w:rPr>
          <w:rFonts w:ascii="Times New Roman" w:hAnsi="Times New Roman" w:cs="Times New Roman"/>
          <w:lang w:val="la-Latn"/>
        </w:rPr>
        <w:t>.</w:t>
      </w:r>
    </w:p>
    <w:p w14:paraId="220F8C97" w14:textId="0E353890"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Consideravimus itaque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quia per plurima loca </w:t>
      </w:r>
      <w:r w:rsidRPr="007A06F5">
        <w:rPr>
          <w:rFonts w:ascii="Times New Roman" w:hAnsi="Times New Roman" w:cs="Times New Roman"/>
          <w:highlight w:val="yellow"/>
          <w:lang w:val="la-Latn"/>
        </w:rPr>
        <w:t>fames</w:t>
      </w:r>
      <w:r w:rsidRPr="007A06F5">
        <w:rPr>
          <w:rFonts w:ascii="Times New Roman" w:hAnsi="Times New Roman" w:cs="Times New Roman"/>
          <w:lang w:val="la-Latn"/>
        </w:rPr>
        <w:t xml:space="preserve"> valida esse videtur</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ut omnes </w:t>
      </w:r>
      <w:r w:rsidRPr="007A06F5">
        <w:rPr>
          <w:rFonts w:ascii="Times New Roman" w:hAnsi="Times New Roman" w:cs="Times New Roman"/>
          <w:lang w:val="la-Latn"/>
        </w:rPr>
        <w:t>episcopi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abbatissae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optimates et comites seu domestici et cuncti fideles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5D4A29" w:rsidRPr="007A06F5">
        <w:rPr>
          <w:rFonts w:ascii="Times New Roman" w:hAnsi="Times New Roman" w:cs="Times New Roman"/>
          <w:lang w:val="la-Latn"/>
        </w:rPr>
        <w:t xml:space="preserve"> </w:t>
      </w:r>
      <w:r w:rsidRPr="007A06F5">
        <w:rPr>
          <w:rFonts w:ascii="Times New Roman" w:hAnsi="Times New Roman" w:cs="Times New Roman"/>
          <w:lang w:val="la-Latn"/>
        </w:rPr>
        <w:t>beneficia regalia tam de rebus ecclesiasticis quamque e</w:t>
      </w:r>
      <w:r w:rsidR="0008109F" w:rsidRPr="007A06F5">
        <w:rPr>
          <w:rFonts w:ascii="Times New Roman" w:hAnsi="Times New Roman" w:cs="Times New Roman"/>
          <w:lang w:val="la-Latn"/>
        </w:rPr>
        <w:t>t de reliquis habere videntur</w:t>
      </w:r>
      <w:r w:rsidR="005D4A29"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unusquisque de suo beneficio suam familiam nutrica</w:t>
      </w:r>
      <w:r w:rsidR="005D4A29" w:rsidRPr="007A06F5">
        <w:rPr>
          <w:rFonts w:ascii="Times New Roman" w:hAnsi="Times New Roman" w:cs="Times New Roman"/>
          <w:highlight w:val="yellow"/>
          <w:lang w:val="la-Latn"/>
        </w:rPr>
        <w:t xml:space="preserve">re faciat et de sua proprietate </w:t>
      </w:r>
      <w:r w:rsidRPr="007A06F5">
        <w:rPr>
          <w:rFonts w:ascii="Times New Roman" w:hAnsi="Times New Roman" w:cs="Times New Roman"/>
          <w:highlight w:val="yellow"/>
          <w:lang w:val="la-Latn"/>
        </w:rPr>
        <w:t>propriam familiam nutriat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deo donante super s</w:t>
      </w:r>
      <w:r w:rsidR="005D4A29" w:rsidRPr="007A06F5">
        <w:rPr>
          <w:rFonts w:ascii="Times New Roman" w:hAnsi="Times New Roman" w:cs="Times New Roman"/>
          <w:lang w:val="la-Latn"/>
        </w:rPr>
        <w:t xml:space="preserve">e et super familiam suam aut in </w:t>
      </w:r>
      <w:r w:rsidRPr="007A06F5">
        <w:rPr>
          <w:rFonts w:ascii="Times New Roman" w:hAnsi="Times New Roman" w:cs="Times New Roman"/>
          <w:lang w:val="la-Latn"/>
        </w:rPr>
        <w:t>beneficio aut in alode annonam habuerit et venundare voluerit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non carius vendat</w:t>
      </w:r>
      <w:r w:rsidR="009B2994" w:rsidRPr="007A06F5">
        <w:rPr>
          <w:rFonts w:ascii="Times New Roman" w:hAnsi="Times New Roman" w:cs="Times New Roman"/>
          <w:highlight w:val="yellow"/>
          <w:lang w:val="la-Latn"/>
        </w:rPr>
        <w:t xml:space="preserve">, </w:t>
      </w:r>
      <w:r w:rsidR="005D4A29" w:rsidRPr="007A06F5">
        <w:rPr>
          <w:rFonts w:ascii="Times New Roman" w:hAnsi="Times New Roman" w:cs="Times New Roman"/>
          <w:highlight w:val="yellow"/>
          <w:lang w:val="la-Latn"/>
        </w:rPr>
        <w:t xml:space="preserve">nisi </w:t>
      </w:r>
      <w:r w:rsidRPr="007A06F5">
        <w:rPr>
          <w:rFonts w:ascii="Times New Roman" w:hAnsi="Times New Roman" w:cs="Times New Roman"/>
          <w:highlight w:val="yellow"/>
          <w:lang w:val="la-Latn"/>
        </w:rPr>
        <w:t>modium de</w:t>
      </w:r>
      <w:r w:rsidRPr="007A06F5">
        <w:rPr>
          <w:rFonts w:ascii="Times New Roman" w:hAnsi="Times New Roman" w:cs="Times New Roman"/>
          <w:lang w:val="la-Latn"/>
        </w:rPr>
        <w:t xml:space="preserve"> avena denarios 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modium de ordeo contra denarios 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modium un/ um de sigile contra denarios 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modium unum de </w:t>
      </w:r>
      <w:r w:rsidR="005D4A29" w:rsidRPr="007A06F5">
        <w:rPr>
          <w:rFonts w:ascii="Times New Roman" w:hAnsi="Times New Roman" w:cs="Times New Roman"/>
          <w:lang w:val="la-Latn"/>
        </w:rPr>
        <w:t>frumento parato contra denarios</w:t>
      </w:r>
      <w:r w:rsidR="0008109F" w:rsidRPr="007A06F5">
        <w:rPr>
          <w:rFonts w:ascii="Times New Roman" w:hAnsi="Times New Roman" w:cs="Times New Roman"/>
          <w:lang w:val="la-Latn"/>
        </w:rPr>
        <w:t xml:space="preserve"> </w:t>
      </w:r>
      <w:r w:rsidRPr="007A06F5">
        <w:rPr>
          <w:rFonts w:ascii="Times New Roman" w:hAnsi="Times New Roman" w:cs="Times New Roman"/>
          <w:lang w:val="la-Latn"/>
        </w:rPr>
        <w:t>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ipse modius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quem omnibus habere constitutum est</w:t>
      </w:r>
      <w:r w:rsidR="009B2994" w:rsidRPr="007A06F5">
        <w:rPr>
          <w:rFonts w:ascii="Times New Roman" w:hAnsi="Times New Roman" w:cs="Times New Roman"/>
          <w:lang w:val="la-Latn"/>
        </w:rPr>
        <w:t xml:space="preserve">. </w:t>
      </w:r>
      <w:r w:rsidR="005D4A29" w:rsidRPr="007A06F5">
        <w:rPr>
          <w:rFonts w:ascii="Times New Roman" w:hAnsi="Times New Roman" w:cs="Times New Roman"/>
          <w:lang w:val="la-Latn"/>
        </w:rPr>
        <w:t xml:space="preserve">Et unusquisque </w:t>
      </w:r>
      <w:r w:rsidRPr="007A06F5">
        <w:rPr>
          <w:rFonts w:ascii="Times New Roman" w:hAnsi="Times New Roman" w:cs="Times New Roman"/>
          <w:lang w:val="la-Latn"/>
        </w:rPr>
        <w:t>habeat aequam mensuram et ae</w:t>
      </w:r>
      <w:r w:rsidR="005D4A29" w:rsidRPr="007A06F5">
        <w:rPr>
          <w:rFonts w:ascii="Times New Roman" w:hAnsi="Times New Roman" w:cs="Times New Roman"/>
          <w:lang w:val="la-Latn"/>
        </w:rPr>
        <w:t>quales modios.</w:t>
      </w:r>
    </w:p>
    <w:p w14:paraId="3B53713B" w14:textId="58FD398B" w:rsidR="00297271" w:rsidRPr="007A06F5" w:rsidRDefault="005D4A29"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CXXVII. DE SYNODIS, QUALITER FIANT</w:t>
      </w:r>
      <w:r w:rsidR="00297271" w:rsidRPr="007A06F5">
        <w:rPr>
          <w:rFonts w:ascii="Times New Roman" w:hAnsi="Times New Roman" w:cs="Times New Roman"/>
          <w:lang w:val="la-Latn"/>
        </w:rPr>
        <w:t>.</w:t>
      </w:r>
    </w:p>
    <w:p w14:paraId="7A0C4AE8" w14:textId="2AC7AA48"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per si</w:t>
      </w:r>
      <w:r w:rsidR="005D4A29" w:rsidRPr="007A06F5">
        <w:rPr>
          <w:rFonts w:ascii="Times New Roman" w:hAnsi="Times New Roman" w:cs="Times New Roman"/>
          <w:lang w:val="la-Latn"/>
        </w:rPr>
        <w:t>ngulos annos synodus bis fiat.</w:t>
      </w:r>
    </w:p>
    <w:p w14:paraId="29620E11" w14:textId="578C3F45" w:rsidR="00297271" w:rsidRPr="007A06F5" w:rsidRDefault="005D4A29"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CXXVIII. DE METROPOLITANIS EPISCOPIS.</w:t>
      </w:r>
    </w:p>
    <w:p w14:paraId="09DADCA2" w14:textId="48DC47F3"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nequaquam inter duos metro</w:t>
      </w:r>
      <w:r w:rsidR="00E55DD3" w:rsidRPr="007A06F5">
        <w:rPr>
          <w:rFonts w:ascii="Times New Roman" w:hAnsi="Times New Roman" w:cs="Times New Roman"/>
          <w:lang w:val="la-Latn"/>
        </w:rPr>
        <w:t>politanos provincia dividatur</w:t>
      </w:r>
      <w:r w:rsidR="005D4A29" w:rsidRPr="007A06F5">
        <w:rPr>
          <w:rFonts w:ascii="Times New Roman" w:hAnsi="Times New Roman" w:cs="Times New Roman"/>
          <w:lang w:val="la-Latn"/>
        </w:rPr>
        <w:t>.</w:t>
      </w:r>
    </w:p>
    <w:p w14:paraId="41F287E2" w14:textId="56B9A9D1"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CXXVIIII. DE EPISCOPIS, QUOT SINT IN UNA CIVITATE</w:t>
      </w:r>
      <w:r w:rsidR="00297271" w:rsidRPr="007A06F5">
        <w:rPr>
          <w:rFonts w:ascii="Times New Roman" w:hAnsi="Times New Roman" w:cs="Times New Roman"/>
          <w:lang w:val="la-Latn"/>
        </w:rPr>
        <w:t>.</w:t>
      </w:r>
    </w:p>
    <w:p w14:paraId="2F718EF4" w14:textId="463395E0"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Ne in una c</w:t>
      </w:r>
      <w:r w:rsidR="00E55DD3" w:rsidRPr="007A06F5">
        <w:rPr>
          <w:rFonts w:ascii="Times New Roman" w:hAnsi="Times New Roman" w:cs="Times New Roman"/>
          <w:highlight w:val="yellow"/>
          <w:lang w:val="la-Latn"/>
        </w:rPr>
        <w:t>ivitate duo sint episcopi</w:t>
      </w:r>
      <w:r w:rsidR="005D4A29" w:rsidRPr="007A06F5">
        <w:rPr>
          <w:rFonts w:ascii="Times New Roman" w:hAnsi="Times New Roman" w:cs="Times New Roman"/>
          <w:highlight w:val="yellow"/>
          <w:lang w:val="la-Latn"/>
        </w:rPr>
        <w:t>.</w:t>
      </w:r>
    </w:p>
    <w:p w14:paraId="075E8D62" w14:textId="3A1DD6B7"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CXXX. </w:t>
      </w:r>
      <w:r w:rsidR="00297271" w:rsidRPr="007A06F5">
        <w:rPr>
          <w:rFonts w:ascii="Times New Roman" w:hAnsi="Times New Roman" w:cs="Times New Roman"/>
          <w:lang w:val="la-Latn"/>
        </w:rPr>
        <w:t>DE</w:t>
      </w:r>
      <w:r w:rsidRPr="007A06F5">
        <w:rPr>
          <w:rFonts w:ascii="Times New Roman" w:hAnsi="Times New Roman" w:cs="Times New Roman"/>
          <w:lang w:val="la-Latn"/>
        </w:rPr>
        <w:t xml:space="preserve"> ORDINATIONE EPISCOPORUM</w:t>
      </w:r>
      <w:r w:rsidR="00297271" w:rsidRPr="007A06F5">
        <w:rPr>
          <w:rFonts w:ascii="Times New Roman" w:hAnsi="Times New Roman" w:cs="Times New Roman"/>
          <w:lang w:val="la-Latn"/>
        </w:rPr>
        <w:t>.</w:t>
      </w:r>
    </w:p>
    <w:p w14:paraId="1C2AFC26" w14:textId="5670D898" w:rsidR="00E55DD3"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Quod</w:t>
      </w:r>
      <w:r w:rsidR="0008109F" w:rsidRPr="007A06F5">
        <w:rPr>
          <w:rFonts w:ascii="Times New Roman" w:hAnsi="Times New Roman" w:cs="Times New Roman"/>
          <w:lang w:val="la-Latn"/>
        </w:rPr>
        <w:t xml:space="preserve"> non oporteat</w:t>
      </w:r>
      <w:r w:rsidRPr="007A06F5">
        <w:rPr>
          <w:rFonts w:ascii="Times New Roman" w:hAnsi="Times New Roman" w:cs="Times New Roman"/>
          <w:lang w:val="la-Latn"/>
        </w:rPr>
        <w:t xml:space="preserve"> ordinationes ep</w:t>
      </w:r>
      <w:r w:rsidR="00E55DD3" w:rsidRPr="007A06F5">
        <w:rPr>
          <w:rFonts w:ascii="Times New Roman" w:hAnsi="Times New Roman" w:cs="Times New Roman"/>
          <w:lang w:val="la-Latn"/>
        </w:rPr>
        <w:t>iscoporum diu differre</w:t>
      </w:r>
      <w:r w:rsidR="005D4A29" w:rsidRPr="007A06F5">
        <w:rPr>
          <w:rFonts w:ascii="Times New Roman" w:hAnsi="Times New Roman" w:cs="Times New Roman"/>
          <w:lang w:val="la-Latn"/>
        </w:rPr>
        <w:t>.</w:t>
      </w:r>
      <w:r w:rsidR="00E55DD3" w:rsidRPr="007A06F5">
        <w:rPr>
          <w:rFonts w:ascii="Times New Roman" w:hAnsi="Times New Roman" w:cs="Times New Roman"/>
          <w:lang w:val="la-Latn"/>
        </w:rPr>
        <w:t xml:space="preserve">/ </w:t>
      </w:r>
    </w:p>
    <w:p w14:paraId="43743D29" w14:textId="38180849"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CXXXI. DE STABILITATE EPISCOPORUM VEL CLERICORUM</w:t>
      </w:r>
      <w:r w:rsidR="00297271" w:rsidRPr="007A06F5">
        <w:rPr>
          <w:rFonts w:ascii="Times New Roman" w:hAnsi="Times New Roman" w:cs="Times New Roman"/>
          <w:lang w:val="la-Latn"/>
        </w:rPr>
        <w:t>.</w:t>
      </w:r>
    </w:p>
    <w:p w14:paraId="253FE093" w14:textId="1B353F8D"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Ne de uno loco ad alia transeat episcopus sine decre</w:t>
      </w:r>
      <w:r w:rsidR="0008109F" w:rsidRPr="007A06F5">
        <w:rPr>
          <w:rFonts w:ascii="Times New Roman" w:hAnsi="Times New Roman" w:cs="Times New Roman"/>
          <w:highlight w:val="yellow"/>
          <w:lang w:val="la-Latn"/>
        </w:rPr>
        <w:t xml:space="preserve">to episcoporum vel clericus </w:t>
      </w:r>
      <w:r w:rsidR="00E55DD3" w:rsidRPr="007A06F5">
        <w:rPr>
          <w:rFonts w:ascii="Times New Roman" w:hAnsi="Times New Roman" w:cs="Times New Roman"/>
          <w:highlight w:val="yellow"/>
          <w:lang w:val="la-Latn"/>
        </w:rPr>
        <w:t>sine iussione episcopi sui</w:t>
      </w:r>
      <w:r w:rsidR="005D4A29" w:rsidRPr="007A06F5">
        <w:rPr>
          <w:rFonts w:ascii="Times New Roman" w:hAnsi="Times New Roman" w:cs="Times New Roman"/>
          <w:highlight w:val="yellow"/>
          <w:lang w:val="la-Latn"/>
        </w:rPr>
        <w:t>.</w:t>
      </w:r>
    </w:p>
    <w:p w14:paraId="67BEC291" w14:textId="5487A0B1"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CXXXII. DE </w:t>
      </w:r>
      <w:r w:rsidR="00297271" w:rsidRPr="007A06F5">
        <w:rPr>
          <w:rFonts w:ascii="Times New Roman" w:hAnsi="Times New Roman" w:cs="Times New Roman"/>
          <w:lang w:val="la-Latn"/>
        </w:rPr>
        <w:t>COMMUNICATI</w:t>
      </w:r>
      <w:r w:rsidRPr="007A06F5">
        <w:rPr>
          <w:rFonts w:ascii="Times New Roman" w:hAnsi="Times New Roman" w:cs="Times New Roman"/>
          <w:lang w:val="la-Latn"/>
        </w:rPr>
        <w:t>ONE FIDELIUM.</w:t>
      </w:r>
    </w:p>
    <w:p w14:paraId="2149A863" w14:textId="2AC4EDFC"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omnes fideles communicent et ad missas perexpecte</w:t>
      </w:r>
      <w:r w:rsidR="00E55DD3" w:rsidRPr="007A06F5">
        <w:rPr>
          <w:rFonts w:ascii="Times New Roman" w:hAnsi="Times New Roman" w:cs="Times New Roman"/>
          <w:lang w:val="la-Latn"/>
        </w:rPr>
        <w:t>nt sine alia deprecatione</w:t>
      </w:r>
      <w:r w:rsidR="005D4A29" w:rsidRPr="007A06F5">
        <w:rPr>
          <w:rFonts w:ascii="Times New Roman" w:hAnsi="Times New Roman" w:cs="Times New Roman"/>
          <w:lang w:val="la-Latn"/>
        </w:rPr>
        <w:t>.</w:t>
      </w:r>
    </w:p>
    <w:p w14:paraId="50641EDC" w14:textId="5FEA9A70"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CXXXIII. DE PRESBITERIS, DIACONIBUS ET RELIQUIS EX CLERO</w:t>
      </w:r>
      <w:r w:rsidR="00297271" w:rsidRPr="007A06F5">
        <w:rPr>
          <w:rFonts w:ascii="Times New Roman" w:hAnsi="Times New Roman" w:cs="Times New Roman"/>
          <w:lang w:val="la-Latn"/>
        </w:rPr>
        <w:t>.</w:t>
      </w:r>
      <w:r w:rsidRPr="007A06F5">
        <w:rPr>
          <w:rFonts w:ascii="Times New Roman" w:hAnsi="Times New Roman" w:cs="Times New Roman"/>
          <w:lang w:val="la-Latn"/>
        </w:rPr>
        <w:t xml:space="preserve"> CANON SANCTI SILVESTRI ET CCLXXXIIII EPISCOPORUM</w:t>
      </w:r>
      <w:r w:rsidR="00297271" w:rsidRPr="007A06F5">
        <w:rPr>
          <w:rFonts w:ascii="Times New Roman" w:hAnsi="Times New Roman" w:cs="Times New Roman"/>
          <w:lang w:val="la-Latn"/>
        </w:rPr>
        <w:t>.</w:t>
      </w:r>
    </w:p>
    <w:p w14:paraId="0FD25F43" w14:textId="29E7DF6D"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Fecit  hos gradus in gremio synodi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non presbiter</w:t>
      </w:r>
      <w:r w:rsidR="00E55DD3" w:rsidRPr="007A06F5">
        <w:rPr>
          <w:rFonts w:ascii="Times New Roman" w:hAnsi="Times New Roman" w:cs="Times New Roman"/>
          <w:highlight w:val="yellow"/>
          <w:lang w:val="la-Latn"/>
        </w:rPr>
        <w:t>i adversus episcopum</w:t>
      </w:r>
      <w:r w:rsidR="009B2994" w:rsidRPr="007A06F5">
        <w:rPr>
          <w:rFonts w:ascii="Times New Roman" w:hAnsi="Times New Roman" w:cs="Times New Roman"/>
          <w:highlight w:val="yellow"/>
          <w:lang w:val="la-Latn"/>
        </w:rPr>
        <w:t xml:space="preserve">, </w:t>
      </w:r>
      <w:r w:rsidR="00E55DD3" w:rsidRPr="007A06F5">
        <w:rPr>
          <w:rFonts w:ascii="Times New Roman" w:hAnsi="Times New Roman" w:cs="Times New Roman"/>
          <w:highlight w:val="yellow"/>
          <w:lang w:val="la-Latn"/>
        </w:rPr>
        <w:t xml:space="preserve">non/ </w:t>
      </w:r>
      <w:r w:rsidRPr="007A06F5">
        <w:rPr>
          <w:rFonts w:ascii="Times New Roman" w:hAnsi="Times New Roman" w:cs="Times New Roman"/>
          <w:highlight w:val="yellow"/>
          <w:lang w:val="la-Latn"/>
        </w:rPr>
        <w:t>diacones adversus presbiterum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non subdiaconus advers</w:t>
      </w:r>
      <w:r w:rsidR="00E55DD3" w:rsidRPr="007A06F5">
        <w:rPr>
          <w:rFonts w:ascii="Times New Roman" w:hAnsi="Times New Roman" w:cs="Times New Roman"/>
          <w:highlight w:val="yellow"/>
          <w:lang w:val="la-Latn"/>
        </w:rPr>
        <w:t>us diaconum</w:t>
      </w:r>
      <w:r w:rsidR="009B2994" w:rsidRPr="007A06F5">
        <w:rPr>
          <w:rFonts w:ascii="Times New Roman" w:hAnsi="Times New Roman" w:cs="Times New Roman"/>
          <w:highlight w:val="yellow"/>
          <w:lang w:val="la-Latn"/>
        </w:rPr>
        <w:t xml:space="preserve">, </w:t>
      </w:r>
      <w:r w:rsidR="00E55DD3" w:rsidRPr="007A06F5">
        <w:rPr>
          <w:rFonts w:ascii="Times New Roman" w:hAnsi="Times New Roman" w:cs="Times New Roman"/>
          <w:highlight w:val="yellow"/>
          <w:lang w:val="la-Latn"/>
        </w:rPr>
        <w:t>non acolitus ad</w:t>
      </w:r>
      <w:r w:rsidRPr="007A06F5">
        <w:rPr>
          <w:rFonts w:ascii="Times New Roman" w:hAnsi="Times New Roman" w:cs="Times New Roman"/>
          <w:highlight w:val="yellow"/>
          <w:lang w:val="la-Latn"/>
        </w:rPr>
        <w:t>versus subdiaconem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non exorcista adversus acolitum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w:t>
      </w:r>
      <w:r w:rsidR="00E55DD3" w:rsidRPr="007A06F5">
        <w:rPr>
          <w:rFonts w:ascii="Times New Roman" w:hAnsi="Times New Roman" w:cs="Times New Roman"/>
          <w:highlight w:val="yellow"/>
          <w:lang w:val="la-Latn"/>
        </w:rPr>
        <w:t>on lector adversus exorcistam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non hostiarius adversus lectorem det accusationem al</w:t>
      </w:r>
      <w:r w:rsidR="00E55DD3" w:rsidRPr="007A06F5">
        <w:rPr>
          <w:rFonts w:ascii="Times New Roman" w:hAnsi="Times New Roman" w:cs="Times New Roman"/>
          <w:highlight w:val="yellow"/>
          <w:lang w:val="la-Latn"/>
        </w:rPr>
        <w:t>iquam</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 xml:space="preserve">Et non dampnabitur </w:t>
      </w:r>
      <w:r w:rsidR="00E55DD3" w:rsidRPr="007A06F5">
        <w:rPr>
          <w:rFonts w:ascii="Times New Roman" w:hAnsi="Times New Roman" w:cs="Times New Roman"/>
          <w:highlight w:val="yellow"/>
          <w:lang w:val="la-Latn"/>
        </w:rPr>
        <w:t>prae</w:t>
      </w:r>
      <w:r w:rsidRPr="007A06F5">
        <w:rPr>
          <w:rFonts w:ascii="Times New Roman" w:hAnsi="Times New Roman" w:cs="Times New Roman"/>
          <w:highlight w:val="yellow"/>
          <w:lang w:val="la-Latn"/>
        </w:rPr>
        <w:t>sul</w:t>
      </w:r>
      <w:r w:rsidRPr="007A06F5">
        <w:rPr>
          <w:rFonts w:ascii="Times New Roman" w:hAnsi="Times New Roman" w:cs="Times New Roman"/>
          <w:lang w:val="la-Latn"/>
        </w:rPr>
        <w:t xml:space="preserve"> sine </w:t>
      </w:r>
      <w:r w:rsidRPr="007A06F5">
        <w:rPr>
          <w:rFonts w:ascii="Times New Roman" w:hAnsi="Times New Roman" w:cs="Times New Roman"/>
          <w:highlight w:val="yellow"/>
          <w:lang w:val="la-Latn"/>
        </w:rPr>
        <w:t>LXXII testibus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neque praesul summus a qu</w:t>
      </w:r>
      <w:r w:rsidR="00E55DD3" w:rsidRPr="007A06F5">
        <w:rPr>
          <w:rFonts w:ascii="Times New Roman" w:hAnsi="Times New Roman" w:cs="Times New Roman"/>
          <w:lang w:val="la-Latn"/>
        </w:rPr>
        <w:t>oquam  iudicabitur</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 xml:space="preserve">quoniam </w:t>
      </w:r>
      <w:r w:rsidRPr="007A06F5">
        <w:rPr>
          <w:rFonts w:ascii="Times New Roman" w:hAnsi="Times New Roman" w:cs="Times New Roman"/>
          <w:lang w:val="la-Latn"/>
        </w:rPr>
        <w:t>scriptum est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Non est discipulus super magistrum</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Presbit</w:t>
      </w:r>
      <w:r w:rsidR="00E55DD3" w:rsidRPr="007A06F5">
        <w:rPr>
          <w:rFonts w:ascii="Times New Roman" w:hAnsi="Times New Roman" w:cs="Times New Roman"/>
          <w:highlight w:val="yellow"/>
          <w:lang w:val="la-Latn"/>
        </w:rPr>
        <w:t>er autem</w:t>
      </w:r>
      <w:r w:rsidR="009B2994" w:rsidRPr="007A06F5">
        <w:rPr>
          <w:rFonts w:ascii="Times New Roman" w:hAnsi="Times New Roman" w:cs="Times New Roman"/>
          <w:highlight w:val="yellow"/>
          <w:lang w:val="la-Latn"/>
        </w:rPr>
        <w:t xml:space="preserve">, </w:t>
      </w:r>
      <w:r w:rsidR="00E55DD3" w:rsidRPr="007A06F5">
        <w:rPr>
          <w:rFonts w:ascii="Times New Roman" w:hAnsi="Times New Roman" w:cs="Times New Roman"/>
          <w:highlight w:val="yellow"/>
          <w:lang w:val="la-Latn"/>
        </w:rPr>
        <w:t>nisi in XLIIII testi</w:t>
      </w:r>
      <w:r w:rsidRPr="007A06F5">
        <w:rPr>
          <w:rFonts w:ascii="Times New Roman" w:hAnsi="Times New Roman" w:cs="Times New Roman"/>
          <w:highlight w:val="yellow"/>
          <w:lang w:val="la-Latn"/>
        </w:rPr>
        <w:t>moniis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non dampnabitur</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Diaconus</w:t>
      </w:r>
      <w:r w:rsidRPr="007A06F5">
        <w:rPr>
          <w:rFonts w:ascii="Times New Roman" w:hAnsi="Times New Roman" w:cs="Times New Roman"/>
          <w:lang w:val="la-Latn"/>
        </w:rPr>
        <w:t xml:space="preserve"> autem cardine con</w:t>
      </w:r>
      <w:r w:rsidR="00E55DD3" w:rsidRPr="007A06F5">
        <w:rPr>
          <w:rFonts w:ascii="Times New Roman" w:hAnsi="Times New Roman" w:cs="Times New Roman"/>
          <w:lang w:val="la-Latn"/>
        </w:rPr>
        <w:t>stitutus in urbe Roma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nisi </w:t>
      </w:r>
      <w:r w:rsidRPr="007A06F5">
        <w:rPr>
          <w:rFonts w:ascii="Times New Roman" w:hAnsi="Times New Roman" w:cs="Times New Roman"/>
          <w:highlight w:val="yellow"/>
          <w:lang w:val="la-Latn"/>
        </w:rPr>
        <w:t>XXXVII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condemnabitur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Subdiaconus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acolitus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exorcista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lector</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nisi</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sicut/ scriptum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VII testimoniis filios habentes et uxores et omnin</w:t>
      </w:r>
      <w:r w:rsidR="00E55DD3" w:rsidRPr="007A06F5">
        <w:rPr>
          <w:rFonts w:ascii="Times New Roman" w:hAnsi="Times New Roman" w:cs="Times New Roman"/>
          <w:lang w:val="la-Latn"/>
        </w:rPr>
        <w:t>o Christum prae</w:t>
      </w:r>
      <w:r w:rsidRPr="007A06F5">
        <w:rPr>
          <w:rFonts w:ascii="Times New Roman" w:hAnsi="Times New Roman" w:cs="Times New Roman"/>
          <w:lang w:val="la-Latn"/>
        </w:rPr>
        <w:t>dicante</w:t>
      </w:r>
      <w:r w:rsidR="00E55DD3"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Sic datur mistica veritas</w:t>
      </w:r>
      <w:r w:rsidR="005D4A29" w:rsidRPr="007A06F5">
        <w:rPr>
          <w:rFonts w:ascii="Times New Roman" w:hAnsi="Times New Roman" w:cs="Times New Roman"/>
          <w:lang w:val="la-Latn"/>
        </w:rPr>
        <w:t>.</w:t>
      </w:r>
    </w:p>
    <w:p w14:paraId="7E1AEE56" w14:textId="7486D9FC"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CXXXIIII. DE </w:t>
      </w:r>
      <w:r w:rsidRPr="007A06F5">
        <w:rPr>
          <w:rFonts w:ascii="Times New Roman" w:hAnsi="Times New Roman" w:cs="Times New Roman"/>
          <w:highlight w:val="yellow"/>
          <w:lang w:val="la-Latn"/>
        </w:rPr>
        <w:t>CONFUGIO</w:t>
      </w:r>
      <w:r w:rsidRPr="007A06F5">
        <w:rPr>
          <w:rFonts w:ascii="Times New Roman" w:hAnsi="Times New Roman" w:cs="Times New Roman"/>
          <w:lang w:val="la-Latn"/>
        </w:rPr>
        <w:t xml:space="preserve"> AD ECCLESIAM</w:t>
      </w:r>
      <w:r w:rsidR="00297271" w:rsidRPr="007A06F5">
        <w:rPr>
          <w:rFonts w:ascii="Times New Roman" w:hAnsi="Times New Roman" w:cs="Times New Roman"/>
          <w:lang w:val="la-Latn"/>
        </w:rPr>
        <w:t>.</w:t>
      </w:r>
    </w:p>
    <w:p w14:paraId="7EB76403" w14:textId="53836D34" w:rsidR="00297271" w:rsidRPr="007A06F5" w:rsidRDefault="00297271"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Si quis ad ecclesiam confugium fecerit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atrio ipsius ecclesiae pacem habeat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sit ei</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necesse ecclesiam ingredi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nullus eum inde per vim abstrah</w:t>
      </w:r>
      <w:r w:rsidR="00E55DD3" w:rsidRPr="007A06F5">
        <w:rPr>
          <w:rFonts w:ascii="Times New Roman" w:hAnsi="Times New Roman" w:cs="Times New Roman"/>
          <w:lang w:val="la-Latn"/>
        </w:rPr>
        <w:t>ere praesumat</w:t>
      </w:r>
      <w:r w:rsidR="009B2994" w:rsidRPr="007A06F5">
        <w:rPr>
          <w:rFonts w:ascii="Times New Roman" w:hAnsi="Times New Roman" w:cs="Times New Roman"/>
          <w:lang w:val="la-Latn"/>
        </w:rPr>
        <w:t xml:space="preserve">; </w:t>
      </w:r>
      <w:r w:rsidR="00E55DD3" w:rsidRPr="007A06F5">
        <w:rPr>
          <w:rFonts w:ascii="Times New Roman" w:hAnsi="Times New Roman" w:cs="Times New Roman"/>
          <w:lang w:val="la-Latn"/>
        </w:rPr>
        <w:t xml:space="preserve">sed liceat ei </w:t>
      </w:r>
      <w:r w:rsidRPr="007A06F5">
        <w:rPr>
          <w:rFonts w:ascii="Times New Roman" w:hAnsi="Times New Roman" w:cs="Times New Roman"/>
          <w:lang w:val="la-Latn"/>
        </w:rPr>
        <w:t>confiteri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fecit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inde per manus bonorum hom</w:t>
      </w:r>
      <w:r w:rsidR="00E55DD3" w:rsidRPr="007A06F5">
        <w:rPr>
          <w:rFonts w:ascii="Times New Roman" w:hAnsi="Times New Roman" w:cs="Times New Roman"/>
          <w:lang w:val="la-Latn"/>
        </w:rPr>
        <w:t>inum ad discussionem in publico producatur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qui  in iuditio iniuste contra alium  altercantem adiuvare per </w:t>
      </w:r>
      <w:r w:rsidR="00E55DD3" w:rsidRPr="007A06F5">
        <w:rPr>
          <w:rFonts w:ascii="Times New Roman" w:hAnsi="Times New Roman" w:cs="Times New Roman"/>
          <w:lang w:val="la-Latn"/>
        </w:rPr>
        <w:t xml:space="preserve">malum ingenium praesumpserit et </w:t>
      </w:r>
      <w:r w:rsidRPr="007A06F5">
        <w:rPr>
          <w:rFonts w:ascii="Times New Roman" w:hAnsi="Times New Roman" w:cs="Times New Roman"/>
          <w:lang w:val="la-Latn"/>
        </w:rPr>
        <w:t>inde coram iudicibus vel comiti increpatus fuerit et negare non poterit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solidi</w:t>
      </w:r>
      <w:r w:rsidR="00E55DD3" w:rsidRPr="007A06F5">
        <w:rPr>
          <w:rFonts w:ascii="Times New Roman" w:hAnsi="Times New Roman" w:cs="Times New Roman"/>
          <w:lang w:val="la-Latn"/>
        </w:rPr>
        <w:t>s XV cim culpabilis iudicetur</w:t>
      </w:r>
      <w:r w:rsidR="005D4A29" w:rsidRPr="007A06F5">
        <w:rPr>
          <w:rFonts w:ascii="Times New Roman" w:hAnsi="Times New Roman" w:cs="Times New Roman"/>
          <w:lang w:val="la-Latn"/>
        </w:rPr>
        <w:t>.</w:t>
      </w:r>
    </w:p>
    <w:p w14:paraId="649F3624" w14:textId="01855EF8" w:rsidR="00297271" w:rsidRPr="007A06F5" w:rsidRDefault="00E55DD3" w:rsidP="0008109F">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CXXXV. DE HIS, QUI AD CASAM </w:t>
      </w:r>
      <w:r w:rsidR="00C31513" w:rsidRPr="007A06F5">
        <w:rPr>
          <w:rFonts w:ascii="Times New Roman" w:hAnsi="Times New Roman" w:cs="Times New Roman"/>
          <w:lang w:val="la-Latn"/>
        </w:rPr>
        <w:t xml:space="preserve">DEI </w:t>
      </w:r>
      <w:r w:rsidR="00C31513" w:rsidRPr="007A06F5">
        <w:rPr>
          <w:rFonts w:ascii="Times New Roman" w:hAnsi="Times New Roman" w:cs="Times New Roman"/>
          <w:highlight w:val="yellow"/>
          <w:lang w:val="la-Latn"/>
        </w:rPr>
        <w:t>RESTRAUERE</w:t>
      </w:r>
      <w:r w:rsidR="00C31513" w:rsidRPr="007A06F5">
        <w:rPr>
          <w:rFonts w:ascii="Times New Roman" w:hAnsi="Times New Roman" w:cs="Times New Roman"/>
          <w:lang w:val="la-Latn"/>
        </w:rPr>
        <w:t xml:space="preserve"> VOLUERINT</w:t>
      </w:r>
      <w:r w:rsidR="00297271" w:rsidRPr="007A06F5">
        <w:rPr>
          <w:rFonts w:ascii="Times New Roman" w:hAnsi="Times New Roman" w:cs="Times New Roman"/>
          <w:lang w:val="la-Latn"/>
        </w:rPr>
        <w:t>.</w:t>
      </w:r>
    </w:p>
    <w:p w14:paraId="5C257400" w14:textId="3B4F1710"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Qui res suas pro anima sua ad casam dei tradere vol</w:t>
      </w:r>
      <w:r w:rsidR="00C31513" w:rsidRPr="007A06F5">
        <w:rPr>
          <w:rFonts w:ascii="Times New Roman" w:hAnsi="Times New Roman" w:cs="Times New Roman"/>
          <w:lang w:val="la-Latn"/>
        </w:rPr>
        <w:t>uerit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 xml:space="preserve">domi traditionem faciat </w:t>
      </w:r>
      <w:r w:rsidRPr="007A06F5">
        <w:rPr>
          <w:rFonts w:ascii="Times New Roman" w:hAnsi="Times New Roman" w:cs="Times New Roman"/>
          <w:lang w:val="la-Latn"/>
        </w:rPr>
        <w:t>coram testibus legitimis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quae in hoste factae sunt tr</w:t>
      </w:r>
      <w:r w:rsidR="00C31513" w:rsidRPr="007A06F5">
        <w:rPr>
          <w:rFonts w:ascii="Times New Roman" w:hAnsi="Times New Roman" w:cs="Times New Roman"/>
          <w:lang w:val="la-Latn"/>
        </w:rPr>
        <w:t>aditiones</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 xml:space="preserve">de quibus nulla est </w:t>
      </w:r>
      <w:r w:rsidRPr="007A06F5">
        <w:rPr>
          <w:rFonts w:ascii="Times New Roman" w:hAnsi="Times New Roman" w:cs="Times New Roman"/>
          <w:lang w:val="la-Latn"/>
        </w:rPr>
        <w:t>quaestio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stabiles permaneant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vero aliquis alii res suas tradiderit e</w:t>
      </w:r>
      <w:r w:rsidR="00C31513" w:rsidRPr="007A06F5">
        <w:rPr>
          <w:rFonts w:ascii="Times New Roman" w:hAnsi="Times New Roman" w:cs="Times New Roman"/>
          <w:lang w:val="la-Latn"/>
        </w:rPr>
        <w:t>t in hostem profectus/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ille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cui res </w:t>
      </w:r>
      <w:r w:rsidRPr="007A06F5">
        <w:rPr>
          <w:rFonts w:ascii="Times New Roman" w:hAnsi="Times New Roman" w:cs="Times New Roman"/>
          <w:lang w:val="la-Latn"/>
        </w:rPr>
        <w:lastRenderedPageBreak/>
        <w:t>traditae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interim mortuus fuerit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qui res tradidit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 xml:space="preserve">cum </w:t>
      </w:r>
      <w:r w:rsidRPr="007A06F5">
        <w:rPr>
          <w:rFonts w:ascii="Times New Roman" w:hAnsi="Times New Roman" w:cs="Times New Roman"/>
          <w:lang w:val="la-Latn"/>
        </w:rPr>
        <w:t>reversus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adhibitis testibus coram quibus traditio facta est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res suas recipiat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 xml:space="preserve">Si autem </w:t>
      </w:r>
      <w:r w:rsidRPr="007A06F5">
        <w:rPr>
          <w:rFonts w:ascii="Times New Roman" w:hAnsi="Times New Roman" w:cs="Times New Roman"/>
          <w:lang w:val="la-Latn"/>
        </w:rPr>
        <w:t>et ipse mortuus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heredes eius legitimi res traditas recipiant</w:t>
      </w:r>
      <w:r w:rsidR="005D4A29" w:rsidRPr="007A06F5">
        <w:rPr>
          <w:rFonts w:ascii="Times New Roman" w:hAnsi="Times New Roman" w:cs="Times New Roman"/>
          <w:lang w:val="la-Latn"/>
        </w:rPr>
        <w:t>.</w:t>
      </w:r>
    </w:p>
    <w:p w14:paraId="0FF76F9F" w14:textId="49675874" w:rsidR="00297271" w:rsidRPr="007A06F5" w:rsidRDefault="00C31513"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CXXXVI. DE ORDINATIONE PRESBITERORUM</w:t>
      </w:r>
      <w:r w:rsidR="00297271" w:rsidRPr="007A06F5">
        <w:rPr>
          <w:rFonts w:ascii="Times New Roman" w:hAnsi="Times New Roman" w:cs="Times New Roman"/>
          <w:lang w:val="la-Latn"/>
        </w:rPr>
        <w:t>.</w:t>
      </w:r>
    </w:p>
    <w:p w14:paraId="4FB8AF82" w14:textId="2315B73F"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presbiteri non ordinentur priusquam examinentu</w:t>
      </w:r>
      <w:r w:rsidR="00C31513" w:rsidRPr="007A06F5">
        <w:rPr>
          <w:rFonts w:ascii="Times New Roman" w:hAnsi="Times New Roman" w:cs="Times New Roman"/>
          <w:highlight w:val="yellow"/>
          <w:lang w:val="la-Latn"/>
        </w:rPr>
        <w:t>r</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C31513" w:rsidRPr="007A06F5">
        <w:rPr>
          <w:rFonts w:ascii="Times New Roman" w:hAnsi="Times New Roman" w:cs="Times New Roman"/>
          <w:lang w:val="la-Latn"/>
        </w:rPr>
        <w:t>Et ut excommunicationes passim et sine causa non fiant</w:t>
      </w:r>
      <w:r w:rsidR="005D4A29" w:rsidRPr="007A06F5">
        <w:rPr>
          <w:rFonts w:ascii="Times New Roman" w:hAnsi="Times New Roman" w:cs="Times New Roman"/>
          <w:lang w:val="la-Latn"/>
        </w:rPr>
        <w:t>.</w:t>
      </w:r>
    </w:p>
    <w:p w14:paraId="44D73A99" w14:textId="1B3AD8BC"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CXXXVII. DE CONVERSIONE LIBERI HOMINIS.</w:t>
      </w:r>
    </w:p>
    <w:p w14:paraId="0FEA37F8" w14:textId="0982B9E1"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297271" w:rsidRPr="007A06F5">
        <w:rPr>
          <w:rFonts w:ascii="Times New Roman" w:hAnsi="Times New Roman" w:cs="Times New Roman"/>
          <w:lang w:val="la-Latn"/>
        </w:rPr>
        <w:t>liber homo</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qui in monasterio regulari comam dep</w:t>
      </w:r>
      <w:r w:rsidR="00764E2B" w:rsidRPr="007A06F5">
        <w:rPr>
          <w:rFonts w:ascii="Times New Roman" w:hAnsi="Times New Roman" w:cs="Times New Roman"/>
          <w:lang w:val="la-Latn"/>
        </w:rPr>
        <w:t>osuerit et res suas ibidem dele</w:t>
      </w:r>
      <w:r w:rsidR="00297271" w:rsidRPr="007A06F5">
        <w:rPr>
          <w:rFonts w:ascii="Times New Roman" w:hAnsi="Times New Roman" w:cs="Times New Roman"/>
          <w:lang w:val="la-Latn"/>
        </w:rPr>
        <w:t>gaverit</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promissionem factam sec</w:t>
      </w:r>
      <w:r w:rsidR="00764E2B" w:rsidRPr="007A06F5">
        <w:rPr>
          <w:rFonts w:ascii="Times New Roman" w:hAnsi="Times New Roman" w:cs="Times New Roman"/>
          <w:lang w:val="la-Latn"/>
        </w:rPr>
        <w:t>undum regulam firmiter teneat</w:t>
      </w:r>
      <w:r w:rsidR="005D4A29" w:rsidRPr="007A06F5">
        <w:rPr>
          <w:rFonts w:ascii="Times New Roman" w:hAnsi="Times New Roman" w:cs="Times New Roman"/>
          <w:lang w:val="la-Latn"/>
        </w:rPr>
        <w:t>.</w:t>
      </w:r>
    </w:p>
    <w:p w14:paraId="72927B53" w14:textId="5B52B172"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CXXXVIII. DE NON COGENDO BIBERE</w:t>
      </w:r>
      <w:r w:rsidR="00297271" w:rsidRPr="007A06F5">
        <w:rPr>
          <w:rFonts w:ascii="Times New Roman" w:hAnsi="Times New Roman" w:cs="Times New Roman"/>
          <w:lang w:val="la-Latn"/>
        </w:rPr>
        <w:t>.</w:t>
      </w:r>
    </w:p>
    <w:p w14:paraId="19A70DC6" w14:textId="3C3996C8"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297271" w:rsidRPr="007A06F5">
        <w:rPr>
          <w:rFonts w:ascii="Times New Roman" w:hAnsi="Times New Roman" w:cs="Times New Roman"/>
          <w:lang w:val="la-Latn"/>
        </w:rPr>
        <w:t>nemini liceat alium cogere ad bibendum</w:t>
      </w:r>
      <w:r w:rsidR="005D4A29" w:rsidRPr="007A06F5">
        <w:rPr>
          <w:rFonts w:ascii="Times New Roman" w:hAnsi="Times New Roman" w:cs="Times New Roman"/>
          <w:lang w:val="la-Latn"/>
        </w:rPr>
        <w:t>.</w:t>
      </w:r>
    </w:p>
    <w:p w14:paraId="607D84BF" w14:textId="05562D74"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CXXXVIIII</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DE</w:t>
      </w:r>
      <w:r w:rsidRPr="007A06F5">
        <w:rPr>
          <w:rFonts w:ascii="Times New Roman" w:hAnsi="Times New Roman" w:cs="Times New Roman"/>
          <w:lang w:val="la-Latn"/>
        </w:rPr>
        <w:t xml:space="preserve"> MERCATO</w:t>
      </w:r>
      <w:r w:rsidR="00297271" w:rsidRPr="007A06F5">
        <w:rPr>
          <w:rFonts w:ascii="Times New Roman" w:hAnsi="Times New Roman" w:cs="Times New Roman"/>
          <w:lang w:val="la-Latn"/>
        </w:rPr>
        <w:t>.</w:t>
      </w:r>
    </w:p>
    <w:p w14:paraId="052C39CD" w14:textId="0BC08A75"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mercatus die dominico in nullo loco habeatur</w:t>
      </w:r>
      <w:r w:rsidR="005D4A29" w:rsidRPr="007A06F5">
        <w:rPr>
          <w:rFonts w:ascii="Times New Roman" w:hAnsi="Times New Roman" w:cs="Times New Roman"/>
          <w:highlight w:val="yellow"/>
          <w:lang w:val="la-Latn"/>
        </w:rPr>
        <w:t>.</w:t>
      </w:r>
      <w:r w:rsidRPr="007A06F5">
        <w:rPr>
          <w:rFonts w:ascii="Times New Roman" w:hAnsi="Times New Roman" w:cs="Times New Roman"/>
          <w:lang w:val="la-Latn"/>
        </w:rPr>
        <w:t>/</w:t>
      </w:r>
    </w:p>
    <w:p w14:paraId="3506FCA7" w14:textId="492A4CA6"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CXL. DE PRESBITERIS, QUALITER </w:t>
      </w:r>
      <w:r w:rsidR="00297271" w:rsidRPr="007A06F5">
        <w:rPr>
          <w:rFonts w:ascii="Times New Roman" w:hAnsi="Times New Roman" w:cs="Times New Roman"/>
          <w:lang w:val="la-Latn"/>
        </w:rPr>
        <w:t>IN</w:t>
      </w:r>
      <w:r w:rsidRPr="007A06F5">
        <w:rPr>
          <w:rFonts w:ascii="Times New Roman" w:hAnsi="Times New Roman" w:cs="Times New Roman"/>
          <w:lang w:val="la-Latn"/>
        </w:rPr>
        <w:t>TROITUM ECCLESIAE CONSEQUANTUR</w:t>
      </w:r>
      <w:r w:rsidR="00297271" w:rsidRPr="007A06F5">
        <w:rPr>
          <w:rFonts w:ascii="Times New Roman" w:hAnsi="Times New Roman" w:cs="Times New Roman"/>
          <w:lang w:val="la-Latn"/>
        </w:rPr>
        <w:t>.</w:t>
      </w:r>
    </w:p>
    <w:p w14:paraId="7BA0C6E2" w14:textId="748C7222"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nullus presbiter ad int</w:t>
      </w:r>
      <w:r w:rsidR="00764E2B" w:rsidRPr="007A06F5">
        <w:rPr>
          <w:rFonts w:ascii="Times New Roman" w:hAnsi="Times New Roman" w:cs="Times New Roman"/>
          <w:lang w:val="la-Latn"/>
        </w:rPr>
        <w:t>roitum ecclesiae exenia donet</w:t>
      </w:r>
      <w:r w:rsidR="005D4A29" w:rsidRPr="007A06F5">
        <w:rPr>
          <w:rFonts w:ascii="Times New Roman" w:hAnsi="Times New Roman" w:cs="Times New Roman"/>
          <w:lang w:val="la-Latn"/>
        </w:rPr>
        <w:t>.</w:t>
      </w:r>
    </w:p>
    <w:p w14:paraId="1059827B" w14:textId="3EBFEA37"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CXLI. DE PRESBITERIS, A QUIBUS PER ECCLESIAS CONSTITUANTUR</w:t>
      </w:r>
      <w:r w:rsidR="00297271" w:rsidRPr="007A06F5">
        <w:rPr>
          <w:rFonts w:ascii="Times New Roman" w:hAnsi="Times New Roman" w:cs="Times New Roman"/>
          <w:lang w:val="la-Latn"/>
        </w:rPr>
        <w:t>.</w:t>
      </w:r>
    </w:p>
    <w:p w14:paraId="5EEB4C80" w14:textId="776B4FEA"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w:t>
      </w:r>
      <w:r w:rsidR="00297271" w:rsidRPr="007A06F5">
        <w:rPr>
          <w:rFonts w:ascii="Times New Roman" w:hAnsi="Times New Roman" w:cs="Times New Roman"/>
          <w:highlight w:val="yellow"/>
          <w:lang w:val="la-Latn"/>
        </w:rPr>
        <w:t xml:space="preserve"> nullus laicus presbiterum in ecclesia mittete vel </w:t>
      </w:r>
      <w:r w:rsidR="00764E2B" w:rsidRPr="007A06F5">
        <w:rPr>
          <w:rFonts w:ascii="Times New Roman" w:hAnsi="Times New Roman" w:cs="Times New Roman"/>
          <w:highlight w:val="yellow"/>
          <w:lang w:val="la-Latn"/>
        </w:rPr>
        <w:t>eicere praesumat</w:t>
      </w:r>
      <w:r w:rsidR="009B2994" w:rsidRPr="007A06F5">
        <w:rPr>
          <w:rFonts w:ascii="Times New Roman" w:hAnsi="Times New Roman" w:cs="Times New Roman"/>
          <w:highlight w:val="yellow"/>
          <w:lang w:val="la-Latn"/>
        </w:rPr>
        <w:t xml:space="preserve">, </w:t>
      </w:r>
      <w:r w:rsidR="00764E2B" w:rsidRPr="007A06F5">
        <w:rPr>
          <w:rFonts w:ascii="Times New Roman" w:hAnsi="Times New Roman" w:cs="Times New Roman"/>
          <w:highlight w:val="yellow"/>
          <w:lang w:val="la-Latn"/>
        </w:rPr>
        <w:t>nisi per con</w:t>
      </w:r>
      <w:r w:rsidR="00297271" w:rsidRPr="007A06F5">
        <w:rPr>
          <w:rFonts w:ascii="Times New Roman" w:hAnsi="Times New Roman" w:cs="Times New Roman"/>
          <w:highlight w:val="yellow"/>
          <w:lang w:val="la-Latn"/>
        </w:rPr>
        <w:t>sen</w:t>
      </w:r>
      <w:r w:rsidRPr="007A06F5">
        <w:rPr>
          <w:rFonts w:ascii="Times New Roman" w:hAnsi="Times New Roman" w:cs="Times New Roman"/>
          <w:highlight w:val="yellow"/>
          <w:lang w:val="la-Latn"/>
        </w:rPr>
        <w:t xml:space="preserve">sum </w:t>
      </w:r>
      <w:r w:rsidR="00764E2B" w:rsidRPr="007A06F5">
        <w:rPr>
          <w:rFonts w:ascii="Times New Roman" w:hAnsi="Times New Roman" w:cs="Times New Roman"/>
          <w:highlight w:val="yellow"/>
          <w:lang w:val="la-Latn"/>
        </w:rPr>
        <w:t>episcopi</w:t>
      </w:r>
      <w:r w:rsidR="005D4A29" w:rsidRPr="007A06F5">
        <w:rPr>
          <w:rFonts w:ascii="Times New Roman" w:hAnsi="Times New Roman" w:cs="Times New Roman"/>
          <w:highlight w:val="yellow"/>
          <w:lang w:val="la-Latn"/>
        </w:rPr>
        <w:t>.</w:t>
      </w:r>
    </w:p>
    <w:p w14:paraId="134313F4" w14:textId="09EA0A18" w:rsidR="00297271" w:rsidRPr="007A06F5" w:rsidRDefault="00764E2B"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CXLII</w:t>
      </w:r>
      <w:r w:rsidR="00297271" w:rsidRPr="007A06F5">
        <w:rPr>
          <w:rFonts w:ascii="Times New Roman" w:hAnsi="Times New Roman" w:cs="Times New Roman"/>
          <w:lang w:val="la-Latn"/>
        </w:rPr>
        <w:t>.</w:t>
      </w:r>
      <w:r w:rsidRPr="007A06F5">
        <w:rPr>
          <w:rFonts w:ascii="Times New Roman" w:hAnsi="Times New Roman" w:cs="Times New Roman"/>
          <w:lang w:val="la-Latn"/>
        </w:rPr>
        <w:t xml:space="preserve"> DE HONORE PRO ECCLESIIS DANDO.</w:t>
      </w:r>
    </w:p>
    <w:p w14:paraId="203B32FE" w14:textId="41259925"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297271" w:rsidRPr="007A06F5">
        <w:rPr>
          <w:rFonts w:ascii="Times New Roman" w:hAnsi="Times New Roman" w:cs="Times New Roman"/>
          <w:lang w:val="la-Latn"/>
        </w:rPr>
        <w:t>episcopi praevideant</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 xml:space="preserve">quem honorem presbiteri pro </w:t>
      </w:r>
      <w:r w:rsidR="00764E2B" w:rsidRPr="007A06F5">
        <w:rPr>
          <w:rFonts w:ascii="Times New Roman" w:hAnsi="Times New Roman" w:cs="Times New Roman"/>
          <w:lang w:val="la-Latn"/>
        </w:rPr>
        <w:t>ecclesiis senioribus tribuant</w:t>
      </w:r>
      <w:r w:rsidR="005D4A29" w:rsidRPr="007A06F5">
        <w:rPr>
          <w:rFonts w:ascii="Times New Roman" w:hAnsi="Times New Roman" w:cs="Times New Roman"/>
          <w:lang w:val="la-Latn"/>
        </w:rPr>
        <w:t>.</w:t>
      </w:r>
    </w:p>
    <w:p w14:paraId="42BF40DF" w14:textId="6A1F8748"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CXLIII. DE DECIMIS DISPENSANDIS</w:t>
      </w:r>
      <w:r w:rsidR="00297271" w:rsidRPr="007A06F5">
        <w:rPr>
          <w:rFonts w:ascii="Times New Roman" w:hAnsi="Times New Roman" w:cs="Times New Roman"/>
          <w:lang w:val="la-Latn"/>
        </w:rPr>
        <w:t>.</w:t>
      </w:r>
    </w:p>
    <w:p w14:paraId="628E937E" w14:textId="5A70F09D"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decimae in potestate episcopi sint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qualiter a presbiteris dispensentur</w:t>
      </w:r>
      <w:r w:rsidR="005D4A29" w:rsidRPr="007A06F5">
        <w:rPr>
          <w:rFonts w:ascii="Times New Roman" w:hAnsi="Times New Roman" w:cs="Times New Roman"/>
          <w:highlight w:val="yellow"/>
          <w:lang w:val="la-Latn"/>
        </w:rPr>
        <w:t>.</w:t>
      </w:r>
      <w:r w:rsidRPr="007A06F5">
        <w:rPr>
          <w:rFonts w:ascii="Times New Roman" w:hAnsi="Times New Roman" w:cs="Times New Roman"/>
          <w:lang w:val="la-Latn"/>
        </w:rPr>
        <w:t>/</w:t>
      </w:r>
    </w:p>
    <w:p w14:paraId="7D16F41D" w14:textId="4E8B5B26"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 VEL ALTARIBUS</w:t>
      </w:r>
      <w:r w:rsidR="00297271" w:rsidRPr="007A06F5">
        <w:rPr>
          <w:rFonts w:ascii="Times New Roman" w:hAnsi="Times New Roman" w:cs="Times New Roman"/>
          <w:lang w:val="la-Latn"/>
        </w:rPr>
        <w:t>.</w:t>
      </w:r>
    </w:p>
    <w:p w14:paraId="231B54EB" w14:textId="5544A7B9"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ecclesiae vel altaria melius construantur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Pr="007A06F5">
        <w:rPr>
          <w:rFonts w:ascii="Times New Roman" w:hAnsi="Times New Roman" w:cs="Times New Roman"/>
          <w:highlight w:val="yellow"/>
          <w:lang w:val="la-Latn"/>
        </w:rPr>
        <w:t>null</w:t>
      </w:r>
      <w:r w:rsidR="00FA2E37" w:rsidRPr="007A06F5">
        <w:rPr>
          <w:rFonts w:ascii="Times New Roman" w:hAnsi="Times New Roman" w:cs="Times New Roman"/>
          <w:highlight w:val="yellow"/>
          <w:lang w:val="la-Latn"/>
        </w:rPr>
        <w:t xml:space="preserve">us presbiter annonam vel foenum </w:t>
      </w:r>
      <w:r w:rsidR="009F2A1E" w:rsidRPr="007A06F5">
        <w:rPr>
          <w:rFonts w:ascii="Times New Roman" w:hAnsi="Times New Roman" w:cs="Times New Roman"/>
          <w:highlight w:val="yellow"/>
          <w:lang w:val="la-Latn"/>
        </w:rPr>
        <w:t>in ecclesia mittere praesumat</w:t>
      </w:r>
      <w:r w:rsidR="005D4A29" w:rsidRPr="007A06F5">
        <w:rPr>
          <w:rFonts w:ascii="Times New Roman" w:hAnsi="Times New Roman" w:cs="Times New Roman"/>
          <w:lang w:val="la-Latn"/>
        </w:rPr>
        <w:t>.</w:t>
      </w:r>
    </w:p>
    <w:p w14:paraId="7780C9BD" w14:textId="5FCC6FDC"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CXLV. DE ECCLESIIS VEL ALTARIBUS AMBIGUIS</w:t>
      </w:r>
      <w:r w:rsidR="00297271" w:rsidRPr="007A06F5">
        <w:rPr>
          <w:rFonts w:ascii="Times New Roman" w:hAnsi="Times New Roman" w:cs="Times New Roman"/>
          <w:lang w:val="la-Latn"/>
        </w:rPr>
        <w:t>.</w:t>
      </w:r>
    </w:p>
    <w:p w14:paraId="22C84AAD" w14:textId="6F498A2F"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297271" w:rsidRPr="007A06F5">
        <w:rPr>
          <w:rFonts w:ascii="Times New Roman" w:hAnsi="Times New Roman" w:cs="Times New Roman"/>
          <w:lang w:val="la-Latn"/>
        </w:rPr>
        <w:t>ecclesiae vel altaria</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quae ambigua sunt de consecratione</w:t>
      </w:r>
      <w:r w:rsidR="009B2994" w:rsidRPr="007A06F5">
        <w:rPr>
          <w:rFonts w:ascii="Times New Roman" w:hAnsi="Times New Roman" w:cs="Times New Roman"/>
          <w:lang w:val="la-Latn"/>
        </w:rPr>
        <w:t xml:space="preserve">, </w:t>
      </w:r>
      <w:r w:rsidR="00297271" w:rsidRPr="007A06F5">
        <w:rPr>
          <w:rFonts w:ascii="Times New Roman" w:hAnsi="Times New Roman" w:cs="Times New Roman"/>
          <w:lang w:val="la-Latn"/>
        </w:rPr>
        <w:t>consecrentur</w:t>
      </w:r>
      <w:r w:rsidR="005D4A29" w:rsidRPr="007A06F5">
        <w:rPr>
          <w:rFonts w:ascii="Times New Roman" w:hAnsi="Times New Roman" w:cs="Times New Roman"/>
          <w:lang w:val="la-Latn"/>
        </w:rPr>
        <w:t>.</w:t>
      </w:r>
    </w:p>
    <w:p w14:paraId="49985523" w14:textId="24541B28"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LINTEIS ALTARIBUS PRAEPARANDIS</w:t>
      </w:r>
      <w:r w:rsidR="00297271" w:rsidRPr="007A06F5">
        <w:rPr>
          <w:rFonts w:ascii="Times New Roman" w:hAnsi="Times New Roman" w:cs="Times New Roman"/>
          <w:lang w:val="la-Latn"/>
        </w:rPr>
        <w:t>.</w:t>
      </w:r>
    </w:p>
    <w:p w14:paraId="258529F2" w14:textId="0AF1A1F1"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presbiteri per parrochias suas feminis praedicent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00FA2E37" w:rsidRPr="007A06F5">
        <w:rPr>
          <w:rFonts w:ascii="Times New Roman" w:hAnsi="Times New Roman" w:cs="Times New Roman"/>
          <w:lang w:val="la-Latn"/>
        </w:rPr>
        <w:t xml:space="preserve">t linteamina altaribus </w:t>
      </w:r>
      <w:r w:rsidR="009F2A1E" w:rsidRPr="007A06F5">
        <w:rPr>
          <w:rFonts w:ascii="Times New Roman" w:hAnsi="Times New Roman" w:cs="Times New Roman"/>
          <w:lang w:val="la-Latn"/>
        </w:rPr>
        <w:t>praeparent</w:t>
      </w:r>
      <w:r w:rsidR="005D4A29" w:rsidRPr="007A06F5">
        <w:rPr>
          <w:rFonts w:ascii="Times New Roman" w:hAnsi="Times New Roman" w:cs="Times New Roman"/>
          <w:lang w:val="la-Latn"/>
        </w:rPr>
        <w:t>.</w:t>
      </w:r>
    </w:p>
    <w:p w14:paraId="09FD7971" w14:textId="7C7DB643"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CXLVII. DE PARROCHIANIS ALTERIUS PRESBITERI</w:t>
      </w:r>
      <w:r w:rsidR="00297271" w:rsidRPr="007A06F5">
        <w:rPr>
          <w:rFonts w:ascii="Times New Roman" w:hAnsi="Times New Roman" w:cs="Times New Roman"/>
          <w:lang w:val="la-Latn"/>
        </w:rPr>
        <w:t>.</w:t>
      </w:r>
    </w:p>
    <w:p w14:paraId="3EE2365E" w14:textId="645C5F68"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Ut </w:t>
      </w:r>
      <w:r w:rsidR="00297271" w:rsidRPr="007A06F5">
        <w:rPr>
          <w:rFonts w:ascii="Times New Roman" w:hAnsi="Times New Roman" w:cs="Times New Roman"/>
          <w:highlight w:val="yellow"/>
          <w:lang w:val="la-Latn"/>
        </w:rPr>
        <w:t>nullus presbiter alterius parrochianum</w:t>
      </w:r>
      <w:r w:rsidR="009B2994" w:rsidRPr="007A06F5">
        <w:rPr>
          <w:rFonts w:ascii="Times New Roman" w:hAnsi="Times New Roman" w:cs="Times New Roman"/>
          <w:highlight w:val="yellow"/>
          <w:lang w:val="la-Latn"/>
        </w:rPr>
        <w:t xml:space="preserve">, </w:t>
      </w:r>
      <w:r w:rsidR="00297271" w:rsidRPr="007A06F5">
        <w:rPr>
          <w:rFonts w:ascii="Times New Roman" w:hAnsi="Times New Roman" w:cs="Times New Roman"/>
          <w:highlight w:val="yellow"/>
          <w:lang w:val="la-Latn"/>
        </w:rPr>
        <w:t>nisi in iti</w:t>
      </w:r>
      <w:r w:rsidR="009F2A1E" w:rsidRPr="007A06F5">
        <w:rPr>
          <w:rFonts w:ascii="Times New Roman" w:hAnsi="Times New Roman" w:cs="Times New Roman"/>
          <w:highlight w:val="yellow"/>
          <w:lang w:val="la-Latn"/>
        </w:rPr>
        <w:t>nere fuerit vel placitum ibi ha</w:t>
      </w:r>
      <w:r w:rsidR="00297271" w:rsidRPr="007A06F5">
        <w:rPr>
          <w:rFonts w:ascii="Times New Roman" w:hAnsi="Times New Roman" w:cs="Times New Roman"/>
          <w:highlight w:val="yellow"/>
          <w:lang w:val="la-Latn"/>
        </w:rPr>
        <w:t>buerit</w:t>
      </w:r>
      <w:r w:rsidR="009B2994" w:rsidRPr="007A06F5">
        <w:rPr>
          <w:rFonts w:ascii="Times New Roman" w:hAnsi="Times New Roman" w:cs="Times New Roman"/>
          <w:highlight w:val="yellow"/>
          <w:lang w:val="la-Latn"/>
        </w:rPr>
        <w:t xml:space="preserve">, </w:t>
      </w:r>
      <w:r w:rsidR="00297271" w:rsidRPr="007A06F5">
        <w:rPr>
          <w:rFonts w:ascii="Times New Roman" w:hAnsi="Times New Roman" w:cs="Times New Roman"/>
          <w:highlight w:val="yellow"/>
          <w:lang w:val="la-Latn"/>
        </w:rPr>
        <w:t>ad missam recipiat</w:t>
      </w:r>
      <w:r w:rsidR="005D4A29" w:rsidRPr="007A06F5">
        <w:rPr>
          <w:rFonts w:ascii="Times New Roman" w:hAnsi="Times New Roman" w:cs="Times New Roman"/>
          <w:highlight w:val="yellow"/>
          <w:lang w:val="la-Latn"/>
        </w:rPr>
        <w:t>.</w:t>
      </w:r>
      <w:r w:rsidR="00297271" w:rsidRPr="007A06F5">
        <w:rPr>
          <w:rFonts w:ascii="Times New Roman" w:hAnsi="Times New Roman" w:cs="Times New Roman"/>
          <w:highlight w:val="yellow"/>
          <w:lang w:val="la-Latn"/>
        </w:rPr>
        <w:t>/</w:t>
      </w:r>
    </w:p>
    <w:p w14:paraId="36803FF6" w14:textId="26CA037C"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CXLVIII. DE PARROCHIA ALTERIUS PRESBITERI</w:t>
      </w:r>
      <w:r w:rsidR="00297271" w:rsidRPr="007A06F5">
        <w:rPr>
          <w:rFonts w:ascii="Times New Roman" w:hAnsi="Times New Roman" w:cs="Times New Roman"/>
          <w:lang w:val="la-Latn"/>
        </w:rPr>
        <w:t>.</w:t>
      </w:r>
    </w:p>
    <w:p w14:paraId="15542633" w14:textId="5266ED7B" w:rsidR="00297271"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Ut </w:t>
      </w:r>
      <w:r w:rsidR="00297271" w:rsidRPr="007A06F5">
        <w:rPr>
          <w:rFonts w:ascii="Times New Roman" w:hAnsi="Times New Roman" w:cs="Times New Roman"/>
          <w:highlight w:val="yellow"/>
          <w:lang w:val="la-Latn"/>
        </w:rPr>
        <w:t>nullus presbiter in alterius parrochia missam cant</w:t>
      </w:r>
      <w:r w:rsidR="009F2A1E" w:rsidRPr="007A06F5">
        <w:rPr>
          <w:rFonts w:ascii="Times New Roman" w:hAnsi="Times New Roman" w:cs="Times New Roman"/>
          <w:highlight w:val="yellow"/>
          <w:lang w:val="la-Latn"/>
        </w:rPr>
        <w:t>are praesumat</w:t>
      </w:r>
      <w:r w:rsidR="009B2994"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 xml:space="preserve">nisi in itinere </w:t>
      </w:r>
      <w:r w:rsidR="00297271" w:rsidRPr="007A06F5">
        <w:rPr>
          <w:rFonts w:ascii="Times New Roman" w:hAnsi="Times New Roman" w:cs="Times New Roman"/>
          <w:highlight w:val="yellow"/>
          <w:lang w:val="la-Latn"/>
        </w:rPr>
        <w:t>fuerit</w:t>
      </w:r>
      <w:r w:rsidRPr="007A06F5">
        <w:rPr>
          <w:rFonts w:ascii="Times New Roman" w:hAnsi="Times New Roman" w:cs="Times New Roman"/>
          <w:highlight w:val="yellow"/>
          <w:lang w:val="la-Latn"/>
        </w:rPr>
        <w:t xml:space="preserve">, </w:t>
      </w:r>
      <w:r w:rsidR="00297271" w:rsidRPr="007A06F5">
        <w:rPr>
          <w:rFonts w:ascii="Times New Roman" w:hAnsi="Times New Roman" w:cs="Times New Roman"/>
          <w:highlight w:val="yellow"/>
          <w:lang w:val="la-Latn"/>
        </w:rPr>
        <w:t>nec decimam ad alterum pertinentem audeat recipere</w:t>
      </w:r>
      <w:r w:rsidR="005D4A29" w:rsidRPr="007A06F5">
        <w:rPr>
          <w:rFonts w:ascii="Times New Roman" w:hAnsi="Times New Roman" w:cs="Times New Roman"/>
          <w:highlight w:val="yellow"/>
          <w:lang w:val="la-Latn"/>
        </w:rPr>
        <w:t>.</w:t>
      </w:r>
    </w:p>
    <w:p w14:paraId="36504B2E" w14:textId="553AEF56"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CXLVIIII. DE TERMINO ECCLESIARUM</w:t>
      </w:r>
      <w:r w:rsidR="00297271" w:rsidRPr="007A06F5">
        <w:rPr>
          <w:rFonts w:ascii="Times New Roman" w:hAnsi="Times New Roman" w:cs="Times New Roman"/>
          <w:lang w:val="la-Latn"/>
        </w:rPr>
        <w:t>.</w:t>
      </w:r>
    </w:p>
    <w:p w14:paraId="576E7755" w14:textId="51B15BC1"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terminum</w:t>
      </w:r>
      <w:r w:rsidRPr="007A06F5">
        <w:rPr>
          <w:rFonts w:ascii="Times New Roman" w:hAnsi="Times New Roman" w:cs="Times New Roman"/>
          <w:lang w:val="la-Latn"/>
        </w:rPr>
        <w:t xml:space="preserve"> habeat unaquaeque ecclesia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q</w:t>
      </w:r>
      <w:r w:rsidR="009F2A1E" w:rsidRPr="007A06F5">
        <w:rPr>
          <w:rFonts w:ascii="Times New Roman" w:hAnsi="Times New Roman" w:cs="Times New Roman"/>
          <w:lang w:val="la-Latn"/>
        </w:rPr>
        <w:t>uibus villis decimas recipiat</w:t>
      </w:r>
      <w:r w:rsidR="005D4A29" w:rsidRPr="007A06F5">
        <w:rPr>
          <w:rFonts w:ascii="Times New Roman" w:hAnsi="Times New Roman" w:cs="Times New Roman"/>
          <w:lang w:val="la-Latn"/>
        </w:rPr>
        <w:t>.</w:t>
      </w:r>
    </w:p>
    <w:p w14:paraId="7C54AA35" w14:textId="496FD537"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 DE REBUS PRESBITERORUM</w:t>
      </w:r>
      <w:r w:rsidR="00297271" w:rsidRPr="007A06F5">
        <w:rPr>
          <w:rFonts w:ascii="Times New Roman" w:hAnsi="Times New Roman" w:cs="Times New Roman"/>
          <w:lang w:val="la-Latn"/>
        </w:rPr>
        <w:t>.</w:t>
      </w:r>
    </w:p>
    <w:p w14:paraId="7ADB1218" w14:textId="6FDE8451" w:rsidR="00297271"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unusquisque presbiter res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quas post diem consecrat</w:t>
      </w:r>
      <w:r w:rsidR="009F2A1E" w:rsidRPr="007A06F5">
        <w:rPr>
          <w:rFonts w:ascii="Times New Roman" w:hAnsi="Times New Roman" w:cs="Times New Roman"/>
          <w:lang w:val="la-Latn"/>
        </w:rPr>
        <w:t>ionis adquisierit proprias</w:t>
      </w:r>
      <w:r w:rsidR="009B2994" w:rsidRPr="007A06F5">
        <w:rPr>
          <w:rFonts w:ascii="Times New Roman" w:hAnsi="Times New Roman" w:cs="Times New Roman"/>
          <w:lang w:val="la-Latn"/>
        </w:rPr>
        <w:t xml:space="preserve">, </w:t>
      </w:r>
      <w:r w:rsidR="00FA2E37" w:rsidRPr="007A06F5">
        <w:rPr>
          <w:rFonts w:ascii="Times New Roman" w:hAnsi="Times New Roman" w:cs="Times New Roman"/>
          <w:lang w:val="la-Latn"/>
        </w:rPr>
        <w:t xml:space="preserve">ecclesiae </w:t>
      </w:r>
      <w:r w:rsidR="009F2A1E" w:rsidRPr="007A06F5">
        <w:rPr>
          <w:rFonts w:ascii="Times New Roman" w:hAnsi="Times New Roman" w:cs="Times New Roman"/>
          <w:lang w:val="la-Latn"/>
        </w:rPr>
        <w:t>relinquat</w:t>
      </w:r>
      <w:r w:rsidR="005D4A29" w:rsidRPr="007A06F5">
        <w:rPr>
          <w:rFonts w:ascii="Times New Roman" w:hAnsi="Times New Roman" w:cs="Times New Roman"/>
          <w:lang w:val="la-Latn"/>
        </w:rPr>
        <w:t>.</w:t>
      </w:r>
    </w:p>
    <w:p w14:paraId="4D7FCCF0" w14:textId="749C5B4E" w:rsidR="00297271"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CLI. DE POENITENTIBUS NON COGENDIS</w:t>
      </w:r>
      <w:r w:rsidR="00297271" w:rsidRPr="007A06F5">
        <w:rPr>
          <w:rFonts w:ascii="Times New Roman" w:hAnsi="Times New Roman" w:cs="Times New Roman"/>
          <w:lang w:val="la-Latn"/>
        </w:rPr>
        <w:t>.</w:t>
      </w:r>
    </w:p>
    <w:p w14:paraId="7692005E" w14:textId="46870B44" w:rsidR="009F2A1E" w:rsidRPr="007A06F5" w:rsidRDefault="00297271"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nullus presbiter aut laicus poenitentem invite</w:t>
      </w:r>
      <w:r w:rsidR="009F2A1E" w:rsidRPr="007A06F5">
        <w:rPr>
          <w:rFonts w:ascii="Times New Roman" w:hAnsi="Times New Roman" w:cs="Times New Roman"/>
          <w:lang w:val="la-Latn"/>
        </w:rPr>
        <w:t xml:space="preserve">t </w:t>
      </w:r>
      <w:r w:rsidR="009F2A1E" w:rsidRPr="007A06F5">
        <w:rPr>
          <w:rFonts w:ascii="Times New Roman" w:hAnsi="Times New Roman" w:cs="Times New Roman"/>
          <w:highlight w:val="yellow"/>
          <w:lang w:val="la-Latn"/>
        </w:rPr>
        <w:t>vinum bibere aut carnem mandu</w:t>
      </w:r>
      <w:r w:rsidRPr="007A06F5">
        <w:rPr>
          <w:rFonts w:ascii="Times New Roman" w:hAnsi="Times New Roman" w:cs="Times New Roman"/>
          <w:highlight w:val="yellow"/>
          <w:lang w:val="la-Latn"/>
        </w:rPr>
        <w:t>care</w:t>
      </w:r>
      <w:r w:rsidR="00FA2E37"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nisi ad praesens pro ipso unum vel duos denarios iuxt</w:t>
      </w:r>
      <w:r w:rsidR="009F2A1E" w:rsidRPr="007A06F5">
        <w:rPr>
          <w:rFonts w:ascii="Times New Roman" w:hAnsi="Times New Roman" w:cs="Times New Roman"/>
          <w:highlight w:val="yellow"/>
          <w:lang w:val="la-Latn"/>
        </w:rPr>
        <w:t>a qualitatem paenitentiae dederi</w:t>
      </w:r>
      <w:r w:rsidR="009F2A1E" w:rsidRPr="007A06F5">
        <w:rPr>
          <w:rFonts w:ascii="Times New Roman" w:hAnsi="Times New Roman" w:cs="Times New Roman"/>
          <w:lang w:val="la-Latn"/>
        </w:rPr>
        <w:t>t</w:t>
      </w:r>
      <w:r w:rsidR="005D4A29" w:rsidRPr="007A06F5">
        <w:rPr>
          <w:rFonts w:ascii="Times New Roman" w:hAnsi="Times New Roman" w:cs="Times New Roman"/>
          <w:lang w:val="la-Latn"/>
        </w:rPr>
        <w:t>.</w:t>
      </w:r>
      <w:r w:rsidR="009F2A1E" w:rsidRPr="007A06F5">
        <w:rPr>
          <w:rFonts w:ascii="Times New Roman" w:hAnsi="Times New Roman" w:cs="Times New Roman"/>
          <w:lang w:val="la-Latn"/>
        </w:rPr>
        <w:t>/</w:t>
      </w:r>
    </w:p>
    <w:p w14:paraId="315E6620" w14:textId="7FAE1CAC" w:rsidR="00AD47D8"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CLII</w:t>
      </w:r>
      <w:r w:rsidR="009B2994" w:rsidRPr="007A06F5">
        <w:rPr>
          <w:rFonts w:ascii="Times New Roman" w:hAnsi="Times New Roman" w:cs="Times New Roman"/>
          <w:lang w:val="la-Latn"/>
        </w:rPr>
        <w:t xml:space="preserve">. </w:t>
      </w:r>
      <w:r w:rsidR="00AD47D8" w:rsidRPr="007A06F5">
        <w:rPr>
          <w:rFonts w:ascii="Times New Roman" w:hAnsi="Times New Roman" w:cs="Times New Roman"/>
          <w:lang w:val="la-Latn"/>
        </w:rPr>
        <w:t>DE</w:t>
      </w:r>
      <w:r w:rsidRPr="007A06F5">
        <w:rPr>
          <w:rFonts w:ascii="Times New Roman" w:hAnsi="Times New Roman" w:cs="Times New Roman"/>
          <w:lang w:val="la-Latn"/>
        </w:rPr>
        <w:t xml:space="preserve"> PRESBITERIS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SE CAVEANT</w:t>
      </w:r>
      <w:r w:rsidR="00AD47D8" w:rsidRPr="007A06F5">
        <w:rPr>
          <w:rFonts w:ascii="Times New Roman" w:hAnsi="Times New Roman" w:cs="Times New Roman"/>
          <w:lang w:val="la-Latn"/>
        </w:rPr>
        <w:t>.</w:t>
      </w:r>
    </w:p>
    <w:p w14:paraId="6236F587" w14:textId="45C802A6" w:rsidR="00AD47D8" w:rsidRPr="007A06F5" w:rsidRDefault="00AD47D8"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nullus presbiter cartas scribat nec c</w:t>
      </w:r>
      <w:r w:rsidR="009F2A1E" w:rsidRPr="007A06F5">
        <w:rPr>
          <w:rFonts w:ascii="Times New Roman" w:hAnsi="Times New Roman" w:cs="Times New Roman"/>
          <w:highlight w:val="yellow"/>
          <w:lang w:val="la-Latn"/>
        </w:rPr>
        <w:t>onductor sui senioris existat</w:t>
      </w:r>
      <w:r w:rsidR="005D4A29" w:rsidRPr="007A06F5">
        <w:rPr>
          <w:rFonts w:ascii="Times New Roman" w:hAnsi="Times New Roman" w:cs="Times New Roman"/>
          <w:lang w:val="la-Latn"/>
        </w:rPr>
        <w:t>.</w:t>
      </w:r>
    </w:p>
    <w:p w14:paraId="23F76A94" w14:textId="4C07AB3D" w:rsidR="00AD47D8"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CLIII. DE SEPULTURA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NON FIAT</w:t>
      </w:r>
      <w:r w:rsidR="00AD47D8" w:rsidRPr="007A06F5">
        <w:rPr>
          <w:rFonts w:ascii="Times New Roman" w:hAnsi="Times New Roman" w:cs="Times New Roman"/>
          <w:lang w:val="la-Latn"/>
        </w:rPr>
        <w:t>.</w:t>
      </w:r>
    </w:p>
    <w:p w14:paraId="25E1D731" w14:textId="251A7711" w:rsidR="00AD47D8" w:rsidRPr="007A06F5" w:rsidRDefault="00AD47D8"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nullus deinceps in ecclesia mortuum sepeliat</w:t>
      </w:r>
      <w:r w:rsidR="005D4A29" w:rsidRPr="007A06F5">
        <w:rPr>
          <w:rFonts w:ascii="Times New Roman" w:hAnsi="Times New Roman" w:cs="Times New Roman"/>
          <w:highlight w:val="yellow"/>
          <w:lang w:val="la-Latn"/>
        </w:rPr>
        <w:t>.</w:t>
      </w:r>
    </w:p>
    <w:p w14:paraId="6C6FAEA2" w14:textId="675D4321" w:rsidR="00AD47D8"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PRAEDICATIONE VEL CAPITULIS PRESBITERORUM</w:t>
      </w:r>
      <w:r w:rsidR="00AD47D8" w:rsidRPr="007A06F5">
        <w:rPr>
          <w:rFonts w:ascii="Times New Roman" w:hAnsi="Times New Roman" w:cs="Times New Roman"/>
          <w:lang w:val="la-Latn"/>
        </w:rPr>
        <w:t>.</w:t>
      </w:r>
    </w:p>
    <w:p w14:paraId="3B4559BA" w14:textId="318DA03B" w:rsidR="00AD47D8"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Ut </w:t>
      </w:r>
      <w:r w:rsidR="00AD47D8" w:rsidRPr="007A06F5">
        <w:rPr>
          <w:rFonts w:ascii="Times New Roman" w:hAnsi="Times New Roman" w:cs="Times New Roman"/>
          <w:highlight w:val="yellow"/>
          <w:lang w:val="la-Latn"/>
        </w:rPr>
        <w:t>unusquisque presbiter capitula habeat de maioribus vel</w:t>
      </w:r>
      <w:r w:rsidR="009F2A1E" w:rsidRPr="007A06F5">
        <w:rPr>
          <w:rFonts w:ascii="Times New Roman" w:hAnsi="Times New Roman" w:cs="Times New Roman"/>
          <w:highlight w:val="yellow"/>
          <w:lang w:val="la-Latn"/>
        </w:rPr>
        <w:t xml:space="preserve"> de minoribus vitiis</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per quae </w:t>
      </w:r>
      <w:r w:rsidR="00AD47D8" w:rsidRPr="007A06F5">
        <w:rPr>
          <w:rFonts w:ascii="Times New Roman" w:hAnsi="Times New Roman" w:cs="Times New Roman"/>
          <w:lang w:val="la-Latn"/>
        </w:rPr>
        <w:t>cognoscere valeat vel praedicare subditis suis</w:t>
      </w:r>
      <w:r w:rsidR="009B2994" w:rsidRPr="007A06F5">
        <w:rPr>
          <w:rFonts w:ascii="Times New Roman" w:hAnsi="Times New Roman" w:cs="Times New Roman"/>
          <w:lang w:val="la-Latn"/>
        </w:rPr>
        <w:t xml:space="preserve">, </w:t>
      </w:r>
      <w:r w:rsidR="00AD47D8" w:rsidRPr="007A06F5">
        <w:rPr>
          <w:rFonts w:ascii="Times New Roman" w:hAnsi="Times New Roman" w:cs="Times New Roman"/>
          <w:lang w:val="la-Latn"/>
        </w:rPr>
        <w:t>u</w:t>
      </w:r>
      <w:r w:rsidR="009F2A1E" w:rsidRPr="007A06F5">
        <w:rPr>
          <w:rFonts w:ascii="Times New Roman" w:hAnsi="Times New Roman" w:cs="Times New Roman"/>
          <w:lang w:val="la-Latn"/>
        </w:rPr>
        <w:t>t caveant ab insidiis diaboli</w:t>
      </w:r>
      <w:r w:rsidR="005D4A29" w:rsidRPr="007A06F5">
        <w:rPr>
          <w:rFonts w:ascii="Times New Roman" w:hAnsi="Times New Roman" w:cs="Times New Roman"/>
          <w:lang w:val="la-Latn"/>
        </w:rPr>
        <w:t>.</w:t>
      </w:r>
    </w:p>
    <w:p w14:paraId="619E3FFB" w14:textId="3E8A4C8A" w:rsidR="00AD47D8"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CLV</w:t>
      </w:r>
      <w:r w:rsidR="00AD47D8" w:rsidRPr="007A06F5">
        <w:rPr>
          <w:rFonts w:ascii="Times New Roman" w:hAnsi="Times New Roman" w:cs="Times New Roman"/>
          <w:lang w:val="la-Latn"/>
        </w:rPr>
        <w:t>.</w:t>
      </w:r>
      <w:r w:rsidRPr="007A06F5">
        <w:rPr>
          <w:rFonts w:ascii="Times New Roman" w:hAnsi="Times New Roman" w:cs="Times New Roman"/>
          <w:lang w:val="la-Latn"/>
        </w:rPr>
        <w:t xml:space="preserve"> DE EUCHARISTIA</w:t>
      </w:r>
      <w:r w:rsidR="00AD47D8" w:rsidRPr="007A06F5">
        <w:rPr>
          <w:rFonts w:ascii="Times New Roman" w:hAnsi="Times New Roman" w:cs="Times New Roman"/>
          <w:lang w:val="la-Latn"/>
        </w:rPr>
        <w:t>.</w:t>
      </w:r>
    </w:p>
    <w:p w14:paraId="3A9F359D" w14:textId="5D28B5E2" w:rsidR="00AD47D8" w:rsidRPr="007A06F5" w:rsidRDefault="00FA2E37"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AD47D8" w:rsidRPr="007A06F5">
        <w:rPr>
          <w:rFonts w:ascii="Times New Roman" w:hAnsi="Times New Roman" w:cs="Times New Roman"/>
          <w:highlight w:val="yellow"/>
          <w:lang w:val="la-Latn"/>
        </w:rPr>
        <w:t>presbiter semper eucharistiam habeat paratam</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ut quando quis infirmaverit aut </w:t>
      </w:r>
      <w:r w:rsidR="00AD47D8" w:rsidRPr="007A06F5">
        <w:rPr>
          <w:rFonts w:ascii="Times New Roman" w:hAnsi="Times New Roman" w:cs="Times New Roman"/>
          <w:lang w:val="la-Latn"/>
        </w:rPr>
        <w:t>parvulus infirmus fuerit</w:t>
      </w:r>
      <w:r w:rsidR="009B2994" w:rsidRPr="007A06F5">
        <w:rPr>
          <w:rFonts w:ascii="Times New Roman" w:hAnsi="Times New Roman" w:cs="Times New Roman"/>
          <w:lang w:val="la-Latn"/>
        </w:rPr>
        <w:t xml:space="preserve">, </w:t>
      </w:r>
      <w:r w:rsidR="00AD47D8" w:rsidRPr="007A06F5">
        <w:rPr>
          <w:rFonts w:ascii="Times New Roman" w:hAnsi="Times New Roman" w:cs="Times New Roman"/>
          <w:lang w:val="la-Latn"/>
        </w:rPr>
        <w:t>statim eum communicet</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ne sine communione moriatur</w:t>
      </w:r>
      <w:r w:rsidR="005D4A29" w:rsidRPr="007A06F5">
        <w:rPr>
          <w:rFonts w:ascii="Times New Roman" w:hAnsi="Times New Roman" w:cs="Times New Roman"/>
          <w:lang w:val="la-Latn"/>
        </w:rPr>
        <w:t>.</w:t>
      </w:r>
    </w:p>
    <w:p w14:paraId="6DE2A7B3" w14:textId="662490C9" w:rsidR="00AD47D8" w:rsidRPr="007A06F5" w:rsidRDefault="009F2A1E"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CLVI. DE AMPULLIS DUABUS IN CENA DOMINI HABENDIS.</w:t>
      </w:r>
    </w:p>
    <w:p w14:paraId="485DDE1B" w14:textId="50FA788E" w:rsidR="00AD47D8" w:rsidRPr="007A06F5" w:rsidRDefault="00AD47D8" w:rsidP="00FA2E37">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00FA2E37" w:rsidRPr="007A06F5">
        <w:rPr>
          <w:rFonts w:ascii="Times New Roman" w:hAnsi="Times New Roman" w:cs="Times New Roman"/>
          <w:lang w:val="la-Latn"/>
        </w:rPr>
        <w:t>presbiter in cena domini duas</w:t>
      </w:r>
      <w:r w:rsidRPr="007A06F5">
        <w:rPr>
          <w:rFonts w:ascii="Times New Roman" w:hAnsi="Times New Roman" w:cs="Times New Roman"/>
          <w:lang w:val="la-Latn"/>
        </w:rPr>
        <w:t xml:space="preserve"> ampullas secum deferat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unam ad chrisma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alteram/ ad oleum ad catecuminos inunguendum vel infirmos iuxt</w:t>
      </w:r>
      <w:r w:rsidR="009F2A1E" w:rsidRPr="007A06F5">
        <w:rPr>
          <w:rFonts w:ascii="Times New Roman" w:hAnsi="Times New Roman" w:cs="Times New Roman"/>
          <w:lang w:val="la-Latn"/>
        </w:rPr>
        <w:t>a sententiam apostolicam</w:t>
      </w:r>
      <w:r w:rsidR="00FF3D92" w:rsidRPr="007A06F5">
        <w:rPr>
          <w:rFonts w:ascii="Times New Roman" w:hAnsi="Times New Roman" w:cs="Times New Roman"/>
          <w:lang w:val="la-Latn"/>
        </w:rPr>
        <w:t xml:space="preserve">: </w:t>
      </w:r>
      <w:r w:rsidR="009F2A1E"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quando quis </w:t>
      </w:r>
      <w:r w:rsidRPr="007A06F5">
        <w:rPr>
          <w:rFonts w:ascii="Times New Roman" w:hAnsi="Times New Roman" w:cs="Times New Roman"/>
          <w:lang w:val="la-Latn"/>
        </w:rPr>
        <w:lastRenderedPageBreak/>
        <w:t>infirmatur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inducat presbiteros ecclesiae et orent </w:t>
      </w:r>
      <w:r w:rsidR="009F2A1E" w:rsidRPr="007A06F5">
        <w:rPr>
          <w:rFonts w:ascii="Times New Roman" w:hAnsi="Times New Roman" w:cs="Times New Roman"/>
          <w:lang w:val="la-Latn"/>
        </w:rPr>
        <w:t xml:space="preserve">super eum unguentes eum oleo in </w:t>
      </w:r>
      <w:r w:rsidRPr="007A06F5">
        <w:rPr>
          <w:rFonts w:ascii="Times New Roman" w:hAnsi="Times New Roman" w:cs="Times New Roman"/>
          <w:lang w:val="la-Latn"/>
        </w:rPr>
        <w:t>nomine domin</w:t>
      </w:r>
      <w:r w:rsidR="009F2A1E" w:rsidRPr="007A06F5">
        <w:rPr>
          <w:rFonts w:ascii="Times New Roman" w:hAnsi="Times New Roman" w:cs="Times New Roman"/>
          <w:lang w:val="la-Latn"/>
        </w:rPr>
        <w:t>i</w:t>
      </w:r>
      <w:r w:rsidR="005D4A29" w:rsidRPr="007A06F5">
        <w:rPr>
          <w:rFonts w:ascii="Times New Roman" w:hAnsi="Times New Roman" w:cs="Times New Roman"/>
          <w:lang w:val="la-Latn"/>
        </w:rPr>
        <w:t>.</w:t>
      </w:r>
    </w:p>
    <w:p w14:paraId="57C978EC" w14:textId="138F2566" w:rsidR="00AD47D8"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CLVII. DE NONIS ET DECIMIS</w:t>
      </w:r>
      <w:r w:rsidR="00AD47D8" w:rsidRPr="007A06F5">
        <w:rPr>
          <w:rFonts w:ascii="Times New Roman" w:hAnsi="Times New Roman" w:cs="Times New Roman"/>
          <w:lang w:val="la-Latn"/>
        </w:rPr>
        <w:t>.</w:t>
      </w:r>
    </w:p>
    <w:p w14:paraId="7C1A78CF" w14:textId="1341A3F0" w:rsidR="00AD47D8" w:rsidRPr="007A06F5" w:rsidRDefault="00AD47D8"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qui ecclesiarum beneficia habent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nonam et decimam ex e</w:t>
      </w:r>
      <w:r w:rsidR="009F2A1E" w:rsidRPr="007A06F5">
        <w:rPr>
          <w:rFonts w:ascii="Times New Roman" w:hAnsi="Times New Roman" w:cs="Times New Roman"/>
          <w:lang w:val="la-Latn"/>
        </w:rPr>
        <w:t>is ecclesiae</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cuius res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donent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qui tale beneficium habent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medietatem laborent et de eorum portione proprio presbitero decimas do</w:t>
      </w:r>
      <w:r w:rsidR="009F2A1E" w:rsidRPr="007A06F5">
        <w:rPr>
          <w:rFonts w:ascii="Times New Roman" w:hAnsi="Times New Roman" w:cs="Times New Roman"/>
          <w:lang w:val="la-Latn"/>
        </w:rPr>
        <w:t>nent</w:t>
      </w:r>
      <w:r w:rsidR="005D4A29" w:rsidRPr="007A06F5">
        <w:rPr>
          <w:rFonts w:ascii="Times New Roman" w:hAnsi="Times New Roman" w:cs="Times New Roman"/>
          <w:lang w:val="la-Latn"/>
        </w:rPr>
        <w:t>.</w:t>
      </w:r>
    </w:p>
    <w:p w14:paraId="395AE151" w14:textId="0140A7F2" w:rsidR="00AD47D8"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CLVIII. DE FESTIVITATIBUS IN ANNO</w:t>
      </w:r>
      <w:r w:rsidR="00AD47D8" w:rsidRPr="007A06F5">
        <w:rPr>
          <w:rFonts w:ascii="Times New Roman" w:hAnsi="Times New Roman" w:cs="Times New Roman"/>
          <w:lang w:val="la-Latn"/>
        </w:rPr>
        <w:t>.</w:t>
      </w:r>
    </w:p>
    <w:p w14:paraId="1A3C440A" w14:textId="5676ACB7" w:rsidR="00AD47D8" w:rsidRPr="007A06F5" w:rsidRDefault="00AD47D8"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Haec sunt </w:t>
      </w:r>
      <w:r w:rsidRPr="007A06F5">
        <w:rPr>
          <w:rFonts w:ascii="Times New Roman" w:hAnsi="Times New Roman" w:cs="Times New Roman"/>
          <w:highlight w:val="yellow"/>
          <w:lang w:val="la-Latn"/>
        </w:rPr>
        <w:t>festivitates</w:t>
      </w:r>
      <w:r w:rsidRPr="007A06F5">
        <w:rPr>
          <w:rFonts w:ascii="Times New Roman" w:hAnsi="Times New Roman" w:cs="Times New Roman"/>
          <w:lang w:val="la-Latn"/>
        </w:rPr>
        <w:t xml:space="preserve"> in anno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per omnia venerar</w:t>
      </w:r>
      <w:r w:rsidR="009F2A1E" w:rsidRPr="007A06F5">
        <w:rPr>
          <w:rFonts w:ascii="Times New Roman" w:hAnsi="Times New Roman" w:cs="Times New Roman"/>
          <w:lang w:val="la-Latn"/>
        </w:rPr>
        <w:t>i debent</w:t>
      </w:r>
      <w:r w:rsidR="00FF3D92" w:rsidRPr="007A06F5">
        <w:rPr>
          <w:rFonts w:ascii="Times New Roman" w:hAnsi="Times New Roman" w:cs="Times New Roman"/>
          <w:lang w:val="la-Latn"/>
        </w:rPr>
        <w:t xml:space="preserve">: </w:t>
      </w:r>
      <w:r w:rsidR="009F2A1E" w:rsidRPr="007A06F5">
        <w:rPr>
          <w:rFonts w:ascii="Times New Roman" w:hAnsi="Times New Roman" w:cs="Times New Roman"/>
          <w:lang w:val="la-Latn"/>
        </w:rPr>
        <w:t>Natalis domini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sancti Stephani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sancti Iohannis evangelistae  innoc</w:t>
      </w:r>
      <w:r w:rsidR="009F2A1E" w:rsidRPr="007A06F5">
        <w:rPr>
          <w:rFonts w:ascii="Times New Roman" w:hAnsi="Times New Roman" w:cs="Times New Roman"/>
          <w:lang w:val="la-Latn"/>
        </w:rPr>
        <w:t xml:space="preserve">entum </w:t>
      </w:r>
      <w:r w:rsidR="00E442D4" w:rsidRPr="007A06F5">
        <w:rPr>
          <w:rFonts w:ascii="Times New Roman" w:hAnsi="Times New Roman" w:cs="Times New Roman"/>
          <w:lang w:val="la-Latn"/>
        </w:rPr>
        <w:t>octabas domini</w:t>
      </w:r>
      <w:r w:rsidR="009F2A1E" w:rsidRPr="007A06F5">
        <w:rPr>
          <w:rFonts w:ascii="Times New Roman" w:hAnsi="Times New Roman" w:cs="Times New Roman"/>
          <w:lang w:val="la-Latn"/>
        </w:rPr>
        <w:t xml:space="preserve">,/ </w:t>
      </w:r>
      <w:r w:rsidRPr="007A06F5">
        <w:rPr>
          <w:rFonts w:ascii="Times New Roman" w:hAnsi="Times New Roman" w:cs="Times New Roman"/>
          <w:lang w:val="la-Latn"/>
        </w:rPr>
        <w:t>epiphania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octabas epiphaniae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purificatio sanctae Mar</w:t>
      </w:r>
      <w:r w:rsidR="009F2A1E" w:rsidRPr="007A06F5">
        <w:rPr>
          <w:rFonts w:ascii="Times New Roman" w:hAnsi="Times New Roman" w:cs="Times New Roman"/>
          <w:lang w:val="la-Latn"/>
        </w:rPr>
        <w:t>iae</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pascha dies octo</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le</w:t>
      </w:r>
      <w:r w:rsidRPr="007A06F5">
        <w:rPr>
          <w:rFonts w:ascii="Times New Roman" w:hAnsi="Times New Roman" w:cs="Times New Roman"/>
          <w:lang w:val="la-Latn"/>
        </w:rPr>
        <w:t>tania maior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ascensa domini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pentecosten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sancti Iohannis </w:t>
      </w:r>
      <w:r w:rsidR="009F2A1E" w:rsidRPr="007A06F5">
        <w:rPr>
          <w:rFonts w:ascii="Times New Roman" w:hAnsi="Times New Roman" w:cs="Times New Roman"/>
          <w:lang w:val="la-Latn"/>
        </w:rPr>
        <w:t>baptistae</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sancti Petri et </w:t>
      </w:r>
      <w:r w:rsidRPr="007A06F5">
        <w:rPr>
          <w:rFonts w:ascii="Times New Roman" w:hAnsi="Times New Roman" w:cs="Times New Roman"/>
          <w:lang w:val="la-Latn"/>
        </w:rPr>
        <w:t>Pauli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sancti Martini</w:t>
      </w:r>
      <w:r w:rsidR="009B2994" w:rsidRPr="007A06F5">
        <w:rPr>
          <w:rFonts w:ascii="Times New Roman" w:hAnsi="Times New Roman" w:cs="Times New Roman"/>
          <w:lang w:val="la-Latn"/>
        </w:rPr>
        <w:t xml:space="preserve">, </w:t>
      </w:r>
      <w:r w:rsidR="00E442D4" w:rsidRPr="007A06F5">
        <w:rPr>
          <w:rFonts w:ascii="Times New Roman" w:hAnsi="Times New Roman" w:cs="Times New Roman"/>
          <w:lang w:val="la-Latn"/>
        </w:rPr>
        <w:t>sancti Andreae</w:t>
      </w:r>
      <w:r w:rsidR="008E2A6B"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adsumptione sanctae Mariae </w:t>
      </w:r>
      <w:r w:rsidR="009F2A1E" w:rsidRPr="007A06F5">
        <w:rPr>
          <w:rFonts w:ascii="Times New Roman" w:hAnsi="Times New Roman" w:cs="Times New Roman"/>
          <w:lang w:val="la-Latn"/>
        </w:rPr>
        <w:t>inter</w:t>
      </w:r>
      <w:r w:rsidRPr="007A06F5">
        <w:rPr>
          <w:rFonts w:ascii="Times New Roman" w:hAnsi="Times New Roman" w:cs="Times New Roman"/>
          <w:lang w:val="la-Latn"/>
        </w:rPr>
        <w:t>rogandum reliquimus</w:t>
      </w:r>
      <w:r w:rsidR="005D4A29" w:rsidRPr="007A06F5">
        <w:rPr>
          <w:rFonts w:ascii="Times New Roman" w:hAnsi="Times New Roman" w:cs="Times New Roman"/>
          <w:lang w:val="la-Latn"/>
        </w:rPr>
        <w:t>.</w:t>
      </w:r>
    </w:p>
    <w:p w14:paraId="3C9D6BE6" w14:textId="04DEAD9A" w:rsidR="00AD47D8"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CLVIIII. DE ADMONITIONE SACERDOTUM</w:t>
      </w:r>
      <w:r w:rsidR="00AD47D8" w:rsidRPr="007A06F5">
        <w:rPr>
          <w:rFonts w:ascii="Times New Roman" w:hAnsi="Times New Roman" w:cs="Times New Roman"/>
          <w:lang w:val="la-Latn"/>
        </w:rPr>
        <w:t>.</w:t>
      </w:r>
    </w:p>
    <w:p w14:paraId="5762DDE7" w14:textId="4D3404EE" w:rsidR="00AD47D8" w:rsidRPr="007A06F5" w:rsidRDefault="00AD47D8"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w:t>
      </w:r>
      <w:r w:rsidR="0069631A"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sacerdotes admoneant populum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elemosinam d</w:t>
      </w:r>
      <w:r w:rsidR="009F2A1E" w:rsidRPr="007A06F5">
        <w:rPr>
          <w:rFonts w:ascii="Times New Roman" w:hAnsi="Times New Roman" w:cs="Times New Roman"/>
          <w:highlight w:val="yellow"/>
          <w:lang w:val="la-Latn"/>
        </w:rPr>
        <w:t>ent et orationes faciant</w:t>
      </w:r>
      <w:r w:rsidR="009F2A1E" w:rsidRPr="007A06F5">
        <w:rPr>
          <w:rFonts w:ascii="Times New Roman" w:hAnsi="Times New Roman" w:cs="Times New Roman"/>
          <w:lang w:val="la-Latn"/>
        </w:rPr>
        <w:t xml:space="preserve"> pro di</w:t>
      </w:r>
      <w:r w:rsidRPr="007A06F5">
        <w:rPr>
          <w:rFonts w:ascii="Times New Roman" w:hAnsi="Times New Roman" w:cs="Times New Roman"/>
          <w:lang w:val="la-Latn"/>
        </w:rPr>
        <w:t>versis plagis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quas assidue pro peccatis nostris patimur</w:t>
      </w:r>
      <w:r w:rsidR="005D4A29" w:rsidRPr="007A06F5">
        <w:rPr>
          <w:rFonts w:ascii="Times New Roman" w:hAnsi="Times New Roman" w:cs="Times New Roman"/>
          <w:lang w:val="la-Latn"/>
        </w:rPr>
        <w:t>.</w:t>
      </w:r>
    </w:p>
    <w:p w14:paraId="4DC81C8E" w14:textId="4686B5BD" w:rsidR="00AD47D8"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AD47D8" w:rsidRPr="007A06F5">
        <w:rPr>
          <w:rFonts w:ascii="Times New Roman" w:hAnsi="Times New Roman" w:cs="Times New Roman"/>
          <w:lang w:val="la-Latn"/>
        </w:rPr>
        <w:t>PRAEDICATIONE</w:t>
      </w:r>
      <w:r w:rsidRPr="007A06F5">
        <w:rPr>
          <w:rFonts w:ascii="Times New Roman" w:hAnsi="Times New Roman" w:cs="Times New Roman"/>
          <w:lang w:val="la-Latn"/>
        </w:rPr>
        <w:t xml:space="preserve"> AD </w:t>
      </w:r>
      <w:r w:rsidR="00AD47D8" w:rsidRPr="007A06F5">
        <w:rPr>
          <w:rFonts w:ascii="Times New Roman" w:hAnsi="Times New Roman" w:cs="Times New Roman"/>
          <w:lang w:val="la-Latn"/>
        </w:rPr>
        <w:t>PLEBE</w:t>
      </w:r>
      <w:r w:rsidRPr="007A06F5">
        <w:rPr>
          <w:rFonts w:ascii="Times New Roman" w:hAnsi="Times New Roman" w:cs="Times New Roman"/>
          <w:lang w:val="la-Latn"/>
        </w:rPr>
        <w:t>M</w:t>
      </w:r>
      <w:r w:rsidR="00AD47D8" w:rsidRPr="007A06F5">
        <w:rPr>
          <w:rFonts w:ascii="Times New Roman" w:hAnsi="Times New Roman" w:cs="Times New Roman"/>
          <w:lang w:val="la-Latn"/>
        </w:rPr>
        <w:t>.</w:t>
      </w:r>
    </w:p>
    <w:p w14:paraId="34BAB279" w14:textId="033775AB" w:rsidR="00C442F3" w:rsidRPr="007A06F5" w:rsidRDefault="00AD47D8"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Ut ipsi sacerdotes unusquisque secundum ordinem su</w:t>
      </w:r>
      <w:r w:rsidR="009F2A1E" w:rsidRPr="007A06F5">
        <w:rPr>
          <w:rFonts w:ascii="Times New Roman" w:hAnsi="Times New Roman" w:cs="Times New Roman"/>
          <w:lang w:val="la-Latn"/>
        </w:rPr>
        <w:t xml:space="preserve">um praedicare et docere studeat </w:t>
      </w:r>
      <w:r w:rsidRPr="007A06F5">
        <w:rPr>
          <w:rFonts w:ascii="Times New Roman" w:hAnsi="Times New Roman" w:cs="Times New Roman"/>
          <w:lang w:val="la-Latn"/>
        </w:rPr>
        <w:t>plebem sibi commissam</w:t>
      </w:r>
      <w:r w:rsidR="005D4A29" w:rsidRPr="007A06F5">
        <w:rPr>
          <w:rFonts w:ascii="Times New Roman" w:hAnsi="Times New Roman" w:cs="Times New Roman"/>
          <w:lang w:val="la-Latn"/>
        </w:rPr>
        <w:t>.</w:t>
      </w:r>
      <w:r w:rsidRPr="007A06F5">
        <w:rPr>
          <w:rFonts w:ascii="Times New Roman" w:hAnsi="Times New Roman" w:cs="Times New Roman"/>
          <w:lang w:val="la-Latn"/>
        </w:rPr>
        <w:t>/</w:t>
      </w:r>
      <w:r w:rsidR="00C442F3" w:rsidRPr="007A06F5">
        <w:rPr>
          <w:rFonts w:ascii="Times New Roman" w:hAnsi="Times New Roman" w:cs="Times New Roman"/>
          <w:lang w:val="la-Latn"/>
        </w:rPr>
        <w:t xml:space="preserve"> </w:t>
      </w:r>
    </w:p>
    <w:p w14:paraId="1883E8F5" w14:textId="0C4B2217" w:rsidR="009F2A1E"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CLXI. DE EBRIETATE.</w:t>
      </w:r>
    </w:p>
    <w:p w14:paraId="43377B87" w14:textId="66D163B5" w:rsidR="00C442F3" w:rsidRPr="007A06F5" w:rsidRDefault="005D4A29"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De</w:t>
      </w:r>
      <w:r w:rsidR="00C442F3" w:rsidRPr="007A06F5">
        <w:rPr>
          <w:rFonts w:ascii="Times New Roman" w:hAnsi="Times New Roman" w:cs="Times New Roman"/>
          <w:lang w:val="la-Latn"/>
        </w:rPr>
        <w:t xml:space="preserve"> ebrietate</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ut primo omnium seniores semetip</w:t>
      </w:r>
      <w:r w:rsidR="009F2A1E" w:rsidRPr="007A06F5">
        <w:rPr>
          <w:rFonts w:ascii="Times New Roman" w:hAnsi="Times New Roman" w:cs="Times New Roman"/>
          <w:lang w:val="la-Latn"/>
        </w:rPr>
        <w:t xml:space="preserve">sos exinde caveant et eorum </w:t>
      </w:r>
      <w:r w:rsidR="00C442F3" w:rsidRPr="007A06F5">
        <w:rPr>
          <w:rFonts w:ascii="Times New Roman" w:hAnsi="Times New Roman" w:cs="Times New Roman"/>
          <w:lang w:val="la-Latn"/>
        </w:rPr>
        <w:t>iuniorib</w:t>
      </w:r>
      <w:r w:rsidR="00E442D4" w:rsidRPr="007A06F5">
        <w:rPr>
          <w:rFonts w:ascii="Times New Roman" w:hAnsi="Times New Roman" w:cs="Times New Roman"/>
          <w:lang w:val="la-Latn"/>
        </w:rPr>
        <w:t>us</w:t>
      </w:r>
      <w:r w:rsidR="00C442F3" w:rsidRPr="007A06F5">
        <w:rPr>
          <w:rFonts w:ascii="Times New Roman" w:hAnsi="Times New Roman" w:cs="Times New Roman"/>
          <w:lang w:val="la-Latn"/>
        </w:rPr>
        <w:t xml:space="preserve"> exemplum bon</w:t>
      </w:r>
      <w:r w:rsidR="009F2A1E" w:rsidRPr="007A06F5">
        <w:rPr>
          <w:rFonts w:ascii="Times New Roman" w:hAnsi="Times New Roman" w:cs="Times New Roman"/>
          <w:lang w:val="la-Latn"/>
        </w:rPr>
        <w:t>um sobrietatis ostendant</w:t>
      </w:r>
      <w:r w:rsidRPr="007A06F5">
        <w:rPr>
          <w:rFonts w:ascii="Times New Roman" w:hAnsi="Times New Roman" w:cs="Times New Roman"/>
          <w:lang w:val="la-Latn"/>
        </w:rPr>
        <w:t>.</w:t>
      </w:r>
    </w:p>
    <w:p w14:paraId="74174909" w14:textId="24855514" w:rsidR="00C442F3" w:rsidRPr="007A06F5" w:rsidRDefault="009F2A1E"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CLXII. DE ADMONITIONE AD OMNES</w:t>
      </w:r>
      <w:r w:rsidR="00C442F3" w:rsidRPr="007A06F5">
        <w:rPr>
          <w:rFonts w:ascii="Times New Roman" w:hAnsi="Times New Roman" w:cs="Times New Roman"/>
          <w:lang w:val="la-Latn"/>
        </w:rPr>
        <w:t>.</w:t>
      </w:r>
    </w:p>
    <w:p w14:paraId="3FC07E53" w14:textId="60D5134C" w:rsidR="00C442F3" w:rsidRPr="007A06F5" w:rsidRDefault="00C442F3"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Admonendi sunt omnes generaliter secundum evangelica</w:t>
      </w:r>
      <w:r w:rsidR="009F2A1E" w:rsidRPr="007A06F5">
        <w:rPr>
          <w:rFonts w:ascii="Times New Roman" w:hAnsi="Times New Roman" w:cs="Times New Roman"/>
          <w:lang w:val="la-Latn"/>
        </w:rPr>
        <w:t xml:space="preserve">m </w:t>
      </w:r>
      <w:r w:rsidR="00524CAA" w:rsidRPr="00524CAA">
        <w:rPr>
          <w:rFonts w:ascii="Times New Roman" w:hAnsi="Times New Roman" w:cs="Times New Roman"/>
          <w:b/>
          <w:lang w:val="la-Latn"/>
        </w:rPr>
        <w:t>auctorit</w:t>
      </w:r>
      <w:r w:rsidR="009F2A1E" w:rsidRPr="007A06F5">
        <w:rPr>
          <w:rFonts w:ascii="Times New Roman" w:hAnsi="Times New Roman" w:cs="Times New Roman"/>
          <w:lang w:val="la-Latn"/>
        </w:rPr>
        <w:t>atem</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ut sic luceant </w:t>
      </w:r>
      <w:r w:rsidRPr="007A06F5">
        <w:rPr>
          <w:rFonts w:ascii="Times New Roman" w:hAnsi="Times New Roman" w:cs="Times New Roman"/>
          <w:lang w:val="la-Latn"/>
        </w:rPr>
        <w:t>opera eorum bona coram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glorificent</w:t>
      </w:r>
      <w:r w:rsidR="009F2A1E" w:rsidRPr="007A06F5">
        <w:rPr>
          <w:rFonts w:ascii="Times New Roman" w:hAnsi="Times New Roman" w:cs="Times New Roman"/>
          <w:lang w:val="la-Latn"/>
        </w:rPr>
        <w:t xml:space="preserve"> deum</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qui in caelis est</w:t>
      </w:r>
      <w:r w:rsidR="005D4A29" w:rsidRPr="007A06F5">
        <w:rPr>
          <w:rFonts w:ascii="Times New Roman" w:hAnsi="Times New Roman" w:cs="Times New Roman"/>
          <w:lang w:val="la-Latn"/>
        </w:rPr>
        <w:t>.</w:t>
      </w:r>
    </w:p>
    <w:p w14:paraId="3EE9E27D" w14:textId="5BF47056" w:rsidR="00C442F3" w:rsidRPr="007A06F5" w:rsidRDefault="00C442F3"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CLXIII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NON LICEAT ALTERIUS SPONSAM </w:t>
      </w:r>
      <w:r w:rsidR="009F2A1E" w:rsidRPr="007A06F5">
        <w:rPr>
          <w:rFonts w:ascii="Times New Roman" w:hAnsi="Times New Roman" w:cs="Times New Roman"/>
          <w:lang w:val="la-Latn"/>
        </w:rPr>
        <w:t>AD MATRIMONII IURA SORTIRI</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EX </w:t>
      </w:r>
      <w:r w:rsidRPr="007A06F5">
        <w:rPr>
          <w:rFonts w:ascii="Times New Roman" w:hAnsi="Times New Roman" w:cs="Times New Roman"/>
          <w:lang w:val="la-Latn"/>
        </w:rPr>
        <w:t>EPISTOLA PAPE SIRICY CA̅P̅ III</w:t>
      </w:r>
      <w:r w:rsidR="005D4A29" w:rsidRPr="007A06F5">
        <w:rPr>
          <w:rFonts w:ascii="Times New Roman" w:hAnsi="Times New Roman" w:cs="Times New Roman"/>
          <w:lang w:val="la-Latn"/>
        </w:rPr>
        <w:t>.</w:t>
      </w:r>
    </w:p>
    <w:p w14:paraId="020B8C19" w14:textId="4B866969" w:rsidR="000534A8" w:rsidRPr="007A06F5" w:rsidRDefault="00E442D4" w:rsidP="00E442D4">
      <w:pPr>
        <w:pStyle w:val="Odstavecseseznamem"/>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coniugali autem velatione </w:t>
      </w:r>
      <w:r w:rsidR="00C442F3" w:rsidRPr="007A06F5">
        <w:rPr>
          <w:rFonts w:ascii="Times New Roman" w:hAnsi="Times New Roman" w:cs="Times New Roman"/>
          <w:lang w:val="la-Latn"/>
        </w:rPr>
        <w:t>requisisti</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si desponsatam alii puellam alter i</w:t>
      </w:r>
      <w:r w:rsidR="009F2A1E" w:rsidRPr="007A06F5">
        <w:rPr>
          <w:rFonts w:ascii="Times New Roman" w:hAnsi="Times New Roman" w:cs="Times New Roman"/>
          <w:lang w:val="la-Latn"/>
        </w:rPr>
        <w:t>n matrimonium possit accipere</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Hoc ne fiat</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modis omnibus inhibemus</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quia illa benedictio</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 xml:space="preserve">quam nupturę </w:t>
      </w:r>
      <w:r w:rsidR="009F2A1E" w:rsidRPr="007A06F5">
        <w:rPr>
          <w:rFonts w:ascii="Times New Roman" w:hAnsi="Times New Roman" w:cs="Times New Roman"/>
          <w:lang w:val="la-Latn"/>
        </w:rPr>
        <w:t>sacerdos inponit</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apud fideles </w:t>
      </w:r>
      <w:r w:rsidR="00C442F3" w:rsidRPr="007A06F5">
        <w:rPr>
          <w:rFonts w:ascii="Times New Roman" w:hAnsi="Times New Roman" w:cs="Times New Roman"/>
          <w:lang w:val="la-Latn"/>
        </w:rPr>
        <w:t>cuiusdam sacrilegii instar est</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si</w:t>
      </w:r>
      <w:r w:rsidR="009F2A1E" w:rsidRPr="007A06F5">
        <w:rPr>
          <w:rFonts w:ascii="Times New Roman" w:hAnsi="Times New Roman" w:cs="Times New Roman"/>
          <w:lang w:val="la-Latn"/>
        </w:rPr>
        <w:t xml:space="preserve"> ulla transgressione violetur</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Si aecclesię aliquid sui iuris defraudatum fuerit a pravis procuratoribus aut prec</w:t>
      </w:r>
      <w:r w:rsidR="009F2A1E" w:rsidRPr="007A06F5">
        <w:rPr>
          <w:rFonts w:ascii="Times New Roman" w:hAnsi="Times New Roman" w:cs="Times New Roman"/>
          <w:lang w:val="la-Latn"/>
        </w:rPr>
        <w:t xml:space="preserve">e aut pretio aut privata gratia </w:t>
      </w:r>
      <w:r w:rsidR="00C442F3" w:rsidRPr="007A06F5">
        <w:rPr>
          <w:rFonts w:ascii="Times New Roman" w:hAnsi="Times New Roman" w:cs="Times New Roman"/>
          <w:lang w:val="la-Latn"/>
        </w:rPr>
        <w:t>praecessorum</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successoribus omni tempore liceat inferre calumpniam</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quia nul</w:t>
      </w:r>
      <w:r w:rsidR="009F2A1E" w:rsidRPr="007A06F5">
        <w:rPr>
          <w:rFonts w:ascii="Times New Roman" w:hAnsi="Times New Roman" w:cs="Times New Roman"/>
          <w:lang w:val="la-Latn"/>
        </w:rPr>
        <w:t xml:space="preserve">lo tempore aecclesia debet suum </w:t>
      </w:r>
      <w:r w:rsidR="00C442F3" w:rsidRPr="007A06F5">
        <w:rPr>
          <w:rFonts w:ascii="Times New Roman" w:hAnsi="Times New Roman" w:cs="Times New Roman"/>
          <w:lang w:val="la-Latn"/>
        </w:rPr>
        <w:t>ius amittere praeter mobilem possessionem</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ut est aurum</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argentum</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vestes aut pe</w:t>
      </w:r>
      <w:r w:rsidR="009F2A1E" w:rsidRPr="007A06F5">
        <w:rPr>
          <w:rFonts w:ascii="Times New Roman" w:hAnsi="Times New Roman" w:cs="Times New Roman"/>
          <w:lang w:val="la-Latn"/>
        </w:rPr>
        <w:t>cora aut domus. Praedia vero</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terras</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villas</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ecclesias</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census</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quia inde magni redditus possunt exire in c</w:t>
      </w:r>
      <w:r w:rsidR="009F2A1E" w:rsidRPr="007A06F5">
        <w:rPr>
          <w:rFonts w:ascii="Times New Roman" w:hAnsi="Times New Roman" w:cs="Times New Roman"/>
          <w:lang w:val="la-Latn"/>
        </w:rPr>
        <w:t>ommune bonum</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nulla commutatio</w:t>
      </w:r>
      <w:r w:rsidR="00C442F3" w:rsidRPr="007A06F5">
        <w:rPr>
          <w:rFonts w:ascii="Times New Roman" w:hAnsi="Times New Roman" w:cs="Times New Roman"/>
          <w:lang w:val="la-Latn"/>
        </w:rPr>
        <w:t>ne</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nullo pacto liceat ad proprietatem alicuius transferre</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Q</w:t>
      </w:r>
      <w:r w:rsidR="009F2A1E" w:rsidRPr="007A06F5">
        <w:rPr>
          <w:rFonts w:ascii="Times New Roman" w:hAnsi="Times New Roman" w:cs="Times New Roman"/>
          <w:lang w:val="la-Latn"/>
        </w:rPr>
        <w:t>uod postquam compertum fuerit</w:t>
      </w:r>
      <w:r w:rsidR="009B2994" w:rsidRPr="007A06F5">
        <w:rPr>
          <w:rFonts w:ascii="Times New Roman" w:hAnsi="Times New Roman" w:cs="Times New Roman"/>
          <w:lang w:val="la-Latn"/>
        </w:rPr>
        <w:t xml:space="preserve">, </w:t>
      </w:r>
      <w:r w:rsidR="00C442F3" w:rsidRPr="007A06F5">
        <w:rPr>
          <w:rFonts w:ascii="Times New Roman" w:hAnsi="Times New Roman" w:cs="Times New Roman"/>
          <w:lang w:val="la-Latn"/>
        </w:rPr>
        <w:t>rescindatur</w:t>
      </w:r>
      <w:r w:rsidR="005D4A29" w:rsidRPr="007A06F5">
        <w:rPr>
          <w:rFonts w:ascii="Times New Roman" w:hAnsi="Times New Roman" w:cs="Times New Roman"/>
          <w:lang w:val="la-Latn"/>
        </w:rPr>
        <w:t>.</w:t>
      </w:r>
      <w:r w:rsidR="00C442F3" w:rsidRPr="007A06F5">
        <w:rPr>
          <w:rFonts w:ascii="Times New Roman" w:hAnsi="Times New Roman" w:cs="Times New Roman"/>
          <w:lang w:val="la-Latn"/>
        </w:rPr>
        <w:t>/</w:t>
      </w:r>
    </w:p>
    <w:p w14:paraId="68A320F8" w14:textId="69542B11" w:rsidR="00C442F3"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INCIPIT PRAEFATIUNCULA LIBELLI SECUNDI</w:t>
      </w:r>
      <w:r w:rsidR="005D4A29" w:rsidRPr="007A06F5">
        <w:rPr>
          <w:rFonts w:ascii="Times New Roman" w:hAnsi="Times New Roman" w:cs="Times New Roman"/>
          <w:lang w:val="la-Latn"/>
        </w:rPr>
        <w:t>.</w:t>
      </w:r>
    </w:p>
    <w:p w14:paraId="608A4D99" w14:textId="60460FAB"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Supra in primo capitula ecclesiastica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domnus imperator Karolus fecit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adunavi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w:t>
      </w:r>
    </w:p>
    <w:p w14:paraId="07AD48AA" w14:textId="26B7C3F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hoc vero ea ecclesiastica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domnus Hludowicus caesar piissimus et Chlotharius imperator filius ipsius ediderunt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descripsi libello</w:t>
      </w:r>
      <w:r w:rsidR="005D4A29" w:rsidRPr="007A06F5">
        <w:rPr>
          <w:rFonts w:ascii="Times New Roman" w:hAnsi="Times New Roman" w:cs="Times New Roman"/>
          <w:lang w:val="la-Latn"/>
        </w:rPr>
        <w:t>.</w:t>
      </w:r>
    </w:p>
    <w:p w14:paraId="22AAC41D" w14:textId="53769F5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CAPITULA.</w:t>
      </w:r>
    </w:p>
    <w:p w14:paraId="03D08B16" w14:textId="4E3C0A98"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Praelocutio</w:t>
      </w:r>
      <w:r w:rsidR="005D4A29" w:rsidRPr="007A06F5">
        <w:rPr>
          <w:rFonts w:ascii="Times New Roman" w:hAnsi="Times New Roman" w:cs="Times New Roman"/>
          <w:lang w:val="la-Latn"/>
        </w:rPr>
        <w:t>.</w:t>
      </w:r>
    </w:p>
    <w:p w14:paraId="761BBBDE" w14:textId="7A1E4914"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divina providentia in constitutione domni imperatoris et de conservatione trium capitulorum</w:t>
      </w:r>
      <w:r w:rsidR="005D4A29" w:rsidRPr="007A06F5">
        <w:rPr>
          <w:rFonts w:ascii="Times New Roman" w:hAnsi="Times New Roman" w:cs="Times New Roman"/>
          <w:lang w:val="la-Latn"/>
        </w:rPr>
        <w:t>.</w:t>
      </w:r>
    </w:p>
    <w:p w14:paraId="127EA8CE" w14:textId="05AB336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coniuracione vel conspiracione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 concilio Calcidonense titulo XVIII</w:t>
      </w:r>
      <w:r w:rsidR="005D4A29" w:rsidRPr="007A06F5">
        <w:rPr>
          <w:rFonts w:ascii="Times New Roman" w:hAnsi="Times New Roman" w:cs="Times New Roman"/>
          <w:lang w:val="la-Latn"/>
        </w:rPr>
        <w:t>.</w:t>
      </w:r>
    </w:p>
    <w:p w14:paraId="52F2CB23" w14:textId="618EB19A"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sacramento se obligant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ad pacem redeant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 concilio</w:t>
      </w:r>
      <w:r w:rsidR="005D4A29" w:rsidRPr="007A06F5">
        <w:rPr>
          <w:rFonts w:ascii="Times New Roman" w:hAnsi="Times New Roman" w:cs="Times New Roman"/>
          <w:lang w:val="la-Latn"/>
        </w:rPr>
        <w:t>.</w:t>
      </w:r>
    </w:p>
    <w:p w14:paraId="760D1106" w14:textId="50AE199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Fides sancti Gregorii et mentio IIII or conciliorum</w:t>
      </w:r>
      <w:r w:rsidR="005D4A29" w:rsidRPr="007A06F5">
        <w:rPr>
          <w:rFonts w:ascii="Times New Roman" w:hAnsi="Times New Roman" w:cs="Times New Roman"/>
          <w:lang w:val="la-Latn"/>
        </w:rPr>
        <w:t>.</w:t>
      </w:r>
    </w:p>
    <w:p w14:paraId="39DB07C8" w14:textId="1FD20A02"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admonitor fidelium domnus imperator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omnes fideles</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adiutores ipsius</w:t>
      </w:r>
      <w:r w:rsidR="005D4A29" w:rsidRPr="007A06F5">
        <w:rPr>
          <w:rFonts w:ascii="Times New Roman" w:hAnsi="Times New Roman" w:cs="Times New Roman"/>
          <w:lang w:val="la-Latn"/>
        </w:rPr>
        <w:t>.</w:t>
      </w:r>
    </w:p>
    <w:p w14:paraId="56B0A504" w14:textId="62A31955"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sacro ministerio episcoporum et de admonitione domni imperatoris ad</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episcopos</w:t>
      </w:r>
      <w:r w:rsidR="005D4A29" w:rsidRPr="007A06F5">
        <w:rPr>
          <w:rFonts w:ascii="Times New Roman" w:hAnsi="Times New Roman" w:cs="Times New Roman"/>
          <w:lang w:val="la-Latn"/>
        </w:rPr>
        <w:t>.</w:t>
      </w:r>
    </w:p>
    <w:p w14:paraId="4B339B9E" w14:textId="4651D47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domni imperatoris ad episcopos de sacerdotibus ad/ eorum curam pertinentibus et de scolis</w:t>
      </w:r>
      <w:r w:rsidR="005D4A29" w:rsidRPr="007A06F5">
        <w:rPr>
          <w:rFonts w:ascii="Times New Roman" w:hAnsi="Times New Roman" w:cs="Times New Roman"/>
          <w:lang w:val="la-Latn"/>
        </w:rPr>
        <w:t>.</w:t>
      </w:r>
    </w:p>
    <w:p w14:paraId="2B3F2C04" w14:textId="2BCD600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comites pro utilitate sanctae dei ecclesiae</w:t>
      </w:r>
      <w:r w:rsidR="005D4A29" w:rsidRPr="007A06F5">
        <w:rPr>
          <w:rFonts w:ascii="Times New Roman" w:hAnsi="Times New Roman" w:cs="Times New Roman"/>
          <w:lang w:val="la-Latn"/>
        </w:rPr>
        <w:t>.</w:t>
      </w:r>
    </w:p>
    <w:p w14:paraId="5A927CDF" w14:textId="7C70304A"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laicos pro honore ecclesiastico conservando</w:t>
      </w:r>
      <w:r w:rsidR="005D4A29" w:rsidRPr="007A06F5">
        <w:rPr>
          <w:rFonts w:ascii="Times New Roman" w:hAnsi="Times New Roman" w:cs="Times New Roman"/>
          <w:lang w:val="la-Latn"/>
        </w:rPr>
        <w:t>.</w:t>
      </w:r>
    </w:p>
    <w:p w14:paraId="21F442CB" w14:textId="5D80F71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abbates et laicos pro monasteriis ex regali largitate sibi</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commissis</w:t>
      </w:r>
      <w:r w:rsidR="005D4A29" w:rsidRPr="007A06F5">
        <w:rPr>
          <w:rFonts w:ascii="Times New Roman" w:hAnsi="Times New Roman" w:cs="Times New Roman"/>
          <w:lang w:val="la-Latn"/>
        </w:rPr>
        <w:t>.</w:t>
      </w:r>
    </w:p>
    <w:p w14:paraId="49C65AD6" w14:textId="75CE277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episcopos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abbates et ad omnes fideles pro comitum</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adiutoriis</w:t>
      </w:r>
      <w:r w:rsidR="005D4A29" w:rsidRPr="007A06F5">
        <w:rPr>
          <w:rFonts w:ascii="Times New Roman" w:hAnsi="Times New Roman" w:cs="Times New Roman"/>
          <w:lang w:val="la-Latn"/>
        </w:rPr>
        <w:t>.</w:t>
      </w:r>
    </w:p>
    <w:p w14:paraId="36AB3B9F" w14:textId="766B22E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episcopos vel comites pro concordia ad invicem et</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cum ceteris fidelibus</w:t>
      </w:r>
      <w:r w:rsidR="005D4A29" w:rsidRPr="007A06F5">
        <w:rPr>
          <w:rFonts w:ascii="Times New Roman" w:hAnsi="Times New Roman" w:cs="Times New Roman"/>
          <w:lang w:val="la-Latn"/>
        </w:rPr>
        <w:t>.</w:t>
      </w:r>
    </w:p>
    <w:p w14:paraId="45616EE7" w14:textId="76FC402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ad omnes generaliter pro caritate et pace ad invicem</w:t>
      </w:r>
      <w:r w:rsidR="005D4A29" w:rsidRPr="007A06F5">
        <w:rPr>
          <w:rFonts w:ascii="Times New Roman" w:hAnsi="Times New Roman" w:cs="Times New Roman"/>
          <w:lang w:val="la-Latn"/>
        </w:rPr>
        <w:t>.</w:t>
      </w:r>
    </w:p>
    <w:p w14:paraId="1486049D" w14:textId="46042214"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unusquisque episcoporum vel comitum partem ministerii</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regalis habeat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de testimonio ipsorum ad invicem</w:t>
      </w:r>
      <w:r w:rsidR="005D4A29" w:rsidRPr="007A06F5">
        <w:rPr>
          <w:rFonts w:ascii="Times New Roman" w:hAnsi="Times New Roman" w:cs="Times New Roman"/>
          <w:lang w:val="la-Latn"/>
        </w:rPr>
        <w:t>.</w:t>
      </w:r>
    </w:p>
    <w:p w14:paraId="63491B4B" w14:textId="2C2B1DF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causa orta ad inhonorationem regni pertinente</w:t>
      </w:r>
      <w:r w:rsidR="005D4A29" w:rsidRPr="007A06F5">
        <w:rPr>
          <w:rFonts w:ascii="Times New Roman" w:hAnsi="Times New Roman" w:cs="Times New Roman"/>
          <w:lang w:val="la-Latn"/>
        </w:rPr>
        <w:t>.</w:t>
      </w:r>
    </w:p>
    <w:p w14:paraId="1ACE91CD" w14:textId="7DAE9B2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pace in itinere exercitali custodienda</w:t>
      </w:r>
      <w:r w:rsidR="005D4A29" w:rsidRPr="007A06F5">
        <w:rPr>
          <w:rFonts w:ascii="Times New Roman" w:hAnsi="Times New Roman" w:cs="Times New Roman"/>
          <w:lang w:val="la-Latn"/>
        </w:rPr>
        <w:t>.</w:t>
      </w:r>
    </w:p>
    <w:p w14:paraId="19897BAA" w14:textId="1F279C9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denuntiatione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qui in hostem pergunt suos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suo obsequio</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sunt unusquisque cognoscat</w:t>
      </w:r>
      <w:r w:rsidR="005D4A29" w:rsidRPr="007A06F5">
        <w:rPr>
          <w:rFonts w:ascii="Times New Roman" w:hAnsi="Times New Roman" w:cs="Times New Roman"/>
          <w:lang w:val="la-Latn"/>
        </w:rPr>
        <w:t>.</w:t>
      </w:r>
    </w:p>
    <w:p w14:paraId="787BEC43" w14:textId="4782758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hostem pergere debent</w:t>
      </w:r>
      <w:r w:rsidR="005D4A29" w:rsidRPr="007A06F5">
        <w:rPr>
          <w:rFonts w:ascii="Times New Roman" w:hAnsi="Times New Roman" w:cs="Times New Roman"/>
          <w:lang w:val="la-Latn"/>
        </w:rPr>
        <w:t>.</w:t>
      </w:r>
    </w:p>
    <w:p w14:paraId="336B212F" w14:textId="4241A5F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non proprer paupertatem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set propter fraudolentiam et malum in</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genium res suas ad ecclesias dant</w:t>
      </w:r>
      <w:r w:rsidR="005D4A29" w:rsidRPr="007A06F5">
        <w:rPr>
          <w:rFonts w:ascii="Times New Roman" w:hAnsi="Times New Roman" w:cs="Times New Roman"/>
          <w:lang w:val="la-Latn"/>
        </w:rPr>
        <w:t>.</w:t>
      </w:r>
    </w:p>
    <w:p w14:paraId="7AE0FDFF" w14:textId="581913E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emptione alterius proprietatis</w:t>
      </w:r>
      <w:r w:rsidR="005D4A29" w:rsidRPr="007A06F5">
        <w:rPr>
          <w:rFonts w:ascii="Times New Roman" w:hAnsi="Times New Roman" w:cs="Times New Roman"/>
          <w:lang w:val="la-Latn"/>
        </w:rPr>
        <w:t>.</w:t>
      </w:r>
    </w:p>
    <w:p w14:paraId="6955C4B1" w14:textId="0C99A88B"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paterna seu materna hereditate communiter sedent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quomodo in hostem proficiscantur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15217408" w14:textId="1DCC587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inhonoratione regis propter neglegentiam eorum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legationes male</w:t>
      </w:r>
      <w:r w:rsidR="00BC76B9" w:rsidRPr="007A06F5">
        <w:rPr>
          <w:rFonts w:ascii="Times New Roman" w:hAnsi="Times New Roman" w:cs="Times New Roman"/>
          <w:lang w:val="la-Latn"/>
        </w:rPr>
        <w:t xml:space="preserve"> </w:t>
      </w:r>
      <w:r w:rsidRPr="007A06F5">
        <w:rPr>
          <w:rFonts w:ascii="Times New Roman" w:hAnsi="Times New Roman" w:cs="Times New Roman"/>
          <w:lang w:val="la-Latn"/>
        </w:rPr>
        <w:t>recipiunt</w:t>
      </w:r>
      <w:r w:rsidR="005D4A29" w:rsidRPr="007A06F5">
        <w:rPr>
          <w:rFonts w:ascii="Times New Roman" w:hAnsi="Times New Roman" w:cs="Times New Roman"/>
          <w:lang w:val="la-Latn"/>
        </w:rPr>
        <w:t>.</w:t>
      </w:r>
    </w:p>
    <w:p w14:paraId="547F0B6C" w14:textId="14946E32"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locis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quibus legationes recipiendae sunt</w:t>
      </w:r>
      <w:r w:rsidR="005D4A29" w:rsidRPr="007A06F5">
        <w:rPr>
          <w:rFonts w:ascii="Times New Roman" w:hAnsi="Times New Roman" w:cs="Times New Roman"/>
          <w:lang w:val="la-Latn"/>
        </w:rPr>
        <w:t>.</w:t>
      </w:r>
    </w:p>
    <w:p w14:paraId="1A6942BE" w14:textId="409E4EF5"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admonitione unius monetae</w:t>
      </w:r>
      <w:r w:rsidR="005D4A29" w:rsidRPr="007A06F5">
        <w:rPr>
          <w:rFonts w:ascii="Times New Roman" w:hAnsi="Times New Roman" w:cs="Times New Roman"/>
          <w:lang w:val="la-Latn"/>
        </w:rPr>
        <w:t>.</w:t>
      </w:r>
    </w:p>
    <w:p w14:paraId="486012A0" w14:textId="24F143D5"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iniustis teloneis</w:t>
      </w:r>
      <w:r w:rsidR="005D4A29" w:rsidRPr="007A06F5">
        <w:rPr>
          <w:rFonts w:ascii="Times New Roman" w:hAnsi="Times New Roman" w:cs="Times New Roman"/>
          <w:lang w:val="la-Latn"/>
        </w:rPr>
        <w:t>.</w:t>
      </w:r>
    </w:p>
    <w:p w14:paraId="1E3AB74B" w14:textId="3AD7B4E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pontibus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antiquitus fuerunt renovandis</w:t>
      </w:r>
      <w:r w:rsidR="005D4A29" w:rsidRPr="007A06F5">
        <w:rPr>
          <w:rFonts w:ascii="Times New Roman" w:hAnsi="Times New Roman" w:cs="Times New Roman"/>
          <w:lang w:val="la-Latn"/>
        </w:rPr>
        <w:t>.</w:t>
      </w:r>
    </w:p>
    <w:p w14:paraId="1F254494" w14:textId="3EAFCB17"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nonis et decimis</w:t>
      </w:r>
      <w:r w:rsidR="005D4A29" w:rsidRPr="007A06F5">
        <w:rPr>
          <w:rFonts w:ascii="Times New Roman" w:hAnsi="Times New Roman" w:cs="Times New Roman"/>
          <w:lang w:val="la-Latn"/>
        </w:rPr>
        <w:t>.</w:t>
      </w:r>
    </w:p>
    <w:p w14:paraId="5AF9B687" w14:textId="51611AE5"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operibus in restaurationem ecclesiarum adimplendis</w:t>
      </w:r>
      <w:r w:rsidR="005D4A29" w:rsidRPr="007A06F5">
        <w:rPr>
          <w:rFonts w:ascii="Times New Roman" w:hAnsi="Times New Roman" w:cs="Times New Roman"/>
          <w:lang w:val="la-Latn"/>
        </w:rPr>
        <w:t>.</w:t>
      </w:r>
    </w:p>
    <w:p w14:paraId="71DB224E" w14:textId="769A923B"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comitibus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ministris ecclesiae in suis ministeriis adiutores sint</w:t>
      </w:r>
      <w:r w:rsidR="005D4A29" w:rsidRPr="007A06F5">
        <w:rPr>
          <w:rFonts w:ascii="Times New Roman" w:hAnsi="Times New Roman" w:cs="Times New Roman"/>
          <w:lang w:val="la-Latn"/>
        </w:rPr>
        <w:t>.</w:t>
      </w:r>
    </w:p>
    <w:p w14:paraId="28D41CB5" w14:textId="5A504588"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capitulis a cancellario palatii ab archiepiscopis et comitibus accipiendis</w:t>
      </w:r>
      <w:r w:rsidR="005D4A29" w:rsidRPr="007A06F5">
        <w:rPr>
          <w:rFonts w:ascii="Times New Roman" w:hAnsi="Times New Roman" w:cs="Times New Roman"/>
          <w:lang w:val="la-Latn"/>
        </w:rPr>
        <w:t>.</w:t>
      </w:r>
    </w:p>
    <w:p w14:paraId="721D122A" w14:textId="0C9136AC"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nominibus locorum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quibus missi dominici legatione funguntur</w:t>
      </w:r>
      <w:r w:rsidR="005D4A29" w:rsidRPr="007A06F5">
        <w:rPr>
          <w:rFonts w:ascii="Times New Roman" w:hAnsi="Times New Roman" w:cs="Times New Roman"/>
          <w:lang w:val="la-Latn"/>
        </w:rPr>
        <w:t>.</w:t>
      </w:r>
    </w:p>
    <w:p w14:paraId="4A9C6A68" w14:textId="0D840D34"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commemoratione ad legationem praedictorum missorum pertinente</w:t>
      </w:r>
      <w:r w:rsidR="005D4A29" w:rsidRPr="007A06F5">
        <w:rPr>
          <w:rFonts w:ascii="Times New Roman" w:hAnsi="Times New Roman" w:cs="Times New Roman"/>
          <w:lang w:val="la-Latn"/>
        </w:rPr>
        <w:t>.</w:t>
      </w:r>
    </w:p>
    <w:p w14:paraId="42C82CD9" w14:textId="49B8C09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per missos dominicos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per capitula statuta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omnibus nota fieri debeant</w:t>
      </w:r>
      <w:r w:rsidR="005D4A29" w:rsidRPr="007A06F5">
        <w:rPr>
          <w:rFonts w:ascii="Times New Roman" w:hAnsi="Times New Roman" w:cs="Times New Roman"/>
          <w:lang w:val="la-Latn"/>
        </w:rPr>
        <w:t>.</w:t>
      </w:r>
    </w:p>
    <w:p w14:paraId="437E3BAC" w14:textId="71E213E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admonitorio ad eos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legatione funguntur</w:t>
      </w:r>
      <w:r w:rsidR="005D4A29" w:rsidRPr="007A06F5">
        <w:rPr>
          <w:rFonts w:ascii="Times New Roman" w:hAnsi="Times New Roman" w:cs="Times New Roman"/>
          <w:lang w:val="la-Latn"/>
        </w:rPr>
        <w:t>.</w:t>
      </w:r>
    </w:p>
    <w:p w14:paraId="684D77AB" w14:textId="6A45B06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rebus ad venerabilem locum pertinentibus non alienandis</w:t>
      </w:r>
      <w:r w:rsidR="005D4A29" w:rsidRPr="007A06F5">
        <w:rPr>
          <w:rFonts w:ascii="Times New Roman" w:hAnsi="Times New Roman" w:cs="Times New Roman"/>
          <w:lang w:val="la-Latn"/>
        </w:rPr>
        <w:t>.</w:t>
      </w:r>
    </w:p>
    <w:p w14:paraId="0ED47BC4" w14:textId="0EAC35D0"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quomodo liceat ad imperatorem res sancti loci transferri</w:t>
      </w:r>
      <w:r w:rsidR="005D4A29" w:rsidRPr="007A06F5">
        <w:rPr>
          <w:rFonts w:ascii="Times New Roman" w:hAnsi="Times New Roman" w:cs="Times New Roman"/>
          <w:lang w:val="la-Latn"/>
        </w:rPr>
        <w:t>.</w:t>
      </w:r>
    </w:p>
    <w:p w14:paraId="7EC518A4" w14:textId="31CAC1A8" w:rsidR="00C442F3" w:rsidRPr="007A06F5" w:rsidRDefault="00C442F3" w:rsidP="00450DB4">
      <w:pPr>
        <w:spacing w:after="120" w:line="240" w:lineRule="auto"/>
        <w:rPr>
          <w:rFonts w:ascii="Times New Roman" w:hAnsi="Times New Roman" w:cs="Times New Roman"/>
          <w:strike/>
          <w:lang w:val="la-Latn"/>
        </w:rPr>
      </w:pPr>
      <w:commentRangeStart w:id="305"/>
      <w:r w:rsidRPr="007A06F5">
        <w:rPr>
          <w:rFonts w:ascii="Times New Roman" w:hAnsi="Times New Roman" w:cs="Times New Roman"/>
          <w:strike/>
          <w:lang w:val="la-Latn"/>
        </w:rPr>
        <w:t>XXXI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orfanis et exheredatis subveniendum</w:t>
      </w:r>
      <w:r w:rsidR="005D4A29" w:rsidRPr="007A06F5">
        <w:rPr>
          <w:rFonts w:ascii="Times New Roman" w:hAnsi="Times New Roman" w:cs="Times New Roman"/>
          <w:strike/>
          <w:lang w:val="la-Latn"/>
        </w:rPr>
        <w:t>.</w:t>
      </w:r>
    </w:p>
    <w:p w14:paraId="12083620" w14:textId="64857433"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rebus pauperum vel minus potentum mala occasione non emendis</w:t>
      </w:r>
      <w:r w:rsidR="005D4A29" w:rsidRPr="007A06F5">
        <w:rPr>
          <w:rFonts w:ascii="Times New Roman" w:hAnsi="Times New Roman" w:cs="Times New Roman"/>
          <w:strike/>
          <w:lang w:val="la-Latn"/>
        </w:rPr>
        <w:t>.</w:t>
      </w:r>
      <w:r w:rsidRPr="007A06F5">
        <w:rPr>
          <w:rFonts w:ascii="Times New Roman" w:hAnsi="Times New Roman" w:cs="Times New Roman"/>
          <w:strike/>
          <w:lang w:val="la-Latn"/>
        </w:rPr>
        <w:t>/</w:t>
      </w:r>
    </w:p>
    <w:p w14:paraId="5F0109B1" w14:textId="7E13E624"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Qualiter iustitiae fiant pauperibus</w:t>
      </w:r>
      <w:r w:rsidR="005D4A29" w:rsidRPr="007A06F5">
        <w:rPr>
          <w:rFonts w:ascii="Times New Roman" w:hAnsi="Times New Roman" w:cs="Times New Roman"/>
          <w:strike/>
          <w:lang w:val="la-Latn"/>
        </w:rPr>
        <w:t>.</w:t>
      </w:r>
    </w:p>
    <w:p w14:paraId="646E183B" w14:textId="7431E2E6"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XXXIIII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illis hominibus</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qui iniustas querelas habent</w:t>
      </w:r>
      <w:r w:rsidR="005D4A29" w:rsidRPr="007A06F5">
        <w:rPr>
          <w:rFonts w:ascii="Times New Roman" w:hAnsi="Times New Roman" w:cs="Times New Roman"/>
          <w:strike/>
          <w:lang w:val="la-Latn"/>
        </w:rPr>
        <w:t>.</w:t>
      </w:r>
    </w:p>
    <w:p w14:paraId="34F72DA3" w14:textId="3510A60C"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festivitatibus anni</w:t>
      </w:r>
      <w:r w:rsidR="005D4A29" w:rsidRPr="007A06F5">
        <w:rPr>
          <w:rFonts w:ascii="Times New Roman" w:hAnsi="Times New Roman" w:cs="Times New Roman"/>
          <w:strike/>
          <w:lang w:val="la-Latn"/>
        </w:rPr>
        <w:t>.</w:t>
      </w:r>
    </w:p>
    <w:p w14:paraId="233BA41C" w14:textId="6AB3B9CF"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XXXIIII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antiquis ecclesiis</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ut honorem suum habeant</w:t>
      </w:r>
      <w:r w:rsidR="005D4A29" w:rsidRPr="007A06F5">
        <w:rPr>
          <w:rFonts w:ascii="Times New Roman" w:hAnsi="Times New Roman" w:cs="Times New Roman"/>
          <w:strike/>
          <w:lang w:val="la-Latn"/>
        </w:rPr>
        <w:t>.</w:t>
      </w:r>
    </w:p>
    <w:p w14:paraId="006DE423" w14:textId="7E9DC933"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lastRenderedPageBreak/>
        <w:t>XXXV</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spiritalibus filiolis</w:t>
      </w:r>
      <w:r w:rsidR="005D4A29" w:rsidRPr="007A06F5">
        <w:rPr>
          <w:rFonts w:ascii="Times New Roman" w:hAnsi="Times New Roman" w:cs="Times New Roman"/>
          <w:strike/>
          <w:lang w:val="la-Latn"/>
        </w:rPr>
        <w:t>.</w:t>
      </w:r>
    </w:p>
    <w:p w14:paraId="2BF9304E" w14:textId="62564516"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XXXVI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hoc</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ut sacerdotes inreprehensibiles sint</w:t>
      </w:r>
      <w:r w:rsidR="005D4A29" w:rsidRPr="007A06F5">
        <w:rPr>
          <w:rFonts w:ascii="Times New Roman" w:hAnsi="Times New Roman" w:cs="Times New Roman"/>
          <w:strike/>
          <w:lang w:val="la-Latn"/>
        </w:rPr>
        <w:t>.</w:t>
      </w:r>
    </w:p>
    <w:p w14:paraId="661077C6" w14:textId="10A7BE8C"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XXXVII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hoc</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ut ab incestuosis et ab his</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qui decimas non dant</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et a presbiteris</w:t>
      </w:r>
    </w:p>
    <w:p w14:paraId="5EAE557E" w14:textId="3B31CD24"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neglegenter viventibus wadii non accipiantur</w:t>
      </w:r>
      <w:r w:rsidR="005D4A29" w:rsidRPr="007A06F5">
        <w:rPr>
          <w:rFonts w:ascii="Times New Roman" w:hAnsi="Times New Roman" w:cs="Times New Roman"/>
          <w:strike/>
          <w:lang w:val="la-Latn"/>
        </w:rPr>
        <w:t>.</w:t>
      </w:r>
    </w:p>
    <w:p w14:paraId="23D53047" w14:textId="569FEDBE"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XXXVIII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discretione in corporis et sanguinis dominici perceptione</w:t>
      </w:r>
      <w:r w:rsidR="005D4A29" w:rsidRPr="007A06F5">
        <w:rPr>
          <w:rFonts w:ascii="Times New Roman" w:hAnsi="Times New Roman" w:cs="Times New Roman"/>
          <w:strike/>
          <w:lang w:val="la-Latn"/>
        </w:rPr>
        <w:t>.</w:t>
      </w:r>
    </w:p>
    <w:p w14:paraId="406572B4" w14:textId="0428F773"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XXXVIIII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hominibus diversarum conditionum et de his</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qui eis praelati sunt</w:t>
      </w:r>
      <w:r w:rsidR="005D4A29" w:rsidRPr="007A06F5">
        <w:rPr>
          <w:rFonts w:ascii="Times New Roman" w:hAnsi="Times New Roman" w:cs="Times New Roman"/>
          <w:strike/>
          <w:lang w:val="la-Latn"/>
        </w:rPr>
        <w:t>.</w:t>
      </w:r>
    </w:p>
    <w:p w14:paraId="55F83322" w14:textId="33BB7CDA"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XL</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feminis et abbatissis</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quales sint</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quae monasteriis puellaribus praeferri</w:t>
      </w:r>
      <w:r w:rsidR="00BC76B9"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debent</w:t>
      </w:r>
      <w:r w:rsidR="005D4A29" w:rsidRPr="007A06F5">
        <w:rPr>
          <w:rFonts w:ascii="Times New Roman" w:hAnsi="Times New Roman" w:cs="Times New Roman"/>
          <w:strike/>
          <w:lang w:val="la-Latn"/>
        </w:rPr>
        <w:t>.</w:t>
      </w:r>
    </w:p>
    <w:p w14:paraId="68593873" w14:textId="49E0E13B"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XLI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incestuosis et homicidis sacerdotum admonitionibus aurem nolentibus</w:t>
      </w:r>
    </w:p>
    <w:p w14:paraId="02EAFD2D" w14:textId="492CD6E8"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accommodare</w:t>
      </w:r>
      <w:r w:rsidR="005D4A29" w:rsidRPr="007A06F5">
        <w:rPr>
          <w:rFonts w:ascii="Times New Roman" w:hAnsi="Times New Roman" w:cs="Times New Roman"/>
          <w:strike/>
          <w:lang w:val="la-Latn"/>
        </w:rPr>
        <w:t>.</w:t>
      </w:r>
    </w:p>
    <w:p w14:paraId="5C40F9DD" w14:textId="45C19A66" w:rsidR="00C442F3" w:rsidRPr="007A06F5" w:rsidRDefault="00C442F3" w:rsidP="00450DB4">
      <w:pPr>
        <w:spacing w:after="120" w:line="240" w:lineRule="auto"/>
        <w:rPr>
          <w:rFonts w:ascii="Times New Roman" w:hAnsi="Times New Roman" w:cs="Times New Roman"/>
          <w:strike/>
          <w:lang w:val="la-Latn"/>
        </w:rPr>
      </w:pPr>
      <w:r w:rsidRPr="007A06F5">
        <w:rPr>
          <w:rFonts w:ascii="Times New Roman" w:hAnsi="Times New Roman" w:cs="Times New Roman"/>
          <w:strike/>
          <w:lang w:val="la-Latn"/>
        </w:rPr>
        <w:t>XLII</w:t>
      </w:r>
      <w:r w:rsidR="009B2994" w:rsidRPr="007A06F5">
        <w:rPr>
          <w:rFonts w:ascii="Times New Roman" w:hAnsi="Times New Roman" w:cs="Times New Roman"/>
          <w:strike/>
          <w:lang w:val="la-Latn"/>
        </w:rPr>
        <w:t xml:space="preserve">. </w:t>
      </w:r>
      <w:r w:rsidRPr="007A06F5">
        <w:rPr>
          <w:rFonts w:ascii="Times New Roman" w:hAnsi="Times New Roman" w:cs="Times New Roman"/>
          <w:strike/>
          <w:lang w:val="la-Latn"/>
        </w:rPr>
        <w:t>De dominis subditorum admonendis</w:t>
      </w:r>
      <w:r w:rsidR="005D4A29" w:rsidRPr="007A06F5">
        <w:rPr>
          <w:rFonts w:ascii="Times New Roman" w:hAnsi="Times New Roman" w:cs="Times New Roman"/>
          <w:strike/>
          <w:lang w:val="la-Latn"/>
        </w:rPr>
        <w:t>.</w:t>
      </w:r>
      <w:commentRangeEnd w:id="305"/>
      <w:r w:rsidR="00EC669E" w:rsidRPr="007A06F5">
        <w:rPr>
          <w:rStyle w:val="Odkaznakoment"/>
          <w:rFonts w:ascii="Times New Roman" w:hAnsi="Times New Roman" w:cs="Times New Roman"/>
          <w:lang w:val="la-Latn"/>
        </w:rPr>
        <w:commentReference w:id="305"/>
      </w:r>
    </w:p>
    <w:p w14:paraId="7C38F119" w14:textId="3A91ED97"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corporis domini et sanguinis communicatione laicorum</w:t>
      </w:r>
      <w:r w:rsidR="005D4A29" w:rsidRPr="007A06F5">
        <w:rPr>
          <w:rFonts w:ascii="Times New Roman" w:hAnsi="Times New Roman" w:cs="Times New Roman"/>
          <w:lang w:val="la-Latn"/>
        </w:rPr>
        <w:t>.</w:t>
      </w:r>
    </w:p>
    <w:p w14:paraId="4FECA9E3" w14:textId="44404187"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eruditione filiorum a parentibus et patrinis</w:t>
      </w:r>
      <w:r w:rsidR="005D4A29" w:rsidRPr="007A06F5">
        <w:rPr>
          <w:rFonts w:ascii="Times New Roman" w:hAnsi="Times New Roman" w:cs="Times New Roman"/>
          <w:lang w:val="la-Latn"/>
        </w:rPr>
        <w:t>.</w:t>
      </w:r>
    </w:p>
    <w:p w14:paraId="015DF0DD" w14:textId="66F0E1D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ecclesiis antiquitus constitutis</w:t>
      </w:r>
      <w:r w:rsidR="005D4A29" w:rsidRPr="007A06F5">
        <w:rPr>
          <w:rFonts w:ascii="Times New Roman" w:hAnsi="Times New Roman" w:cs="Times New Roman"/>
          <w:lang w:val="la-Latn"/>
        </w:rPr>
        <w:t>.</w:t>
      </w:r>
    </w:p>
    <w:p w14:paraId="4DC22DCA" w14:textId="650C2EEE" w:rsidR="009F2A1E"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sepultura</w:t>
      </w:r>
      <w:r w:rsidR="005D4A29" w:rsidRPr="007A06F5">
        <w:rPr>
          <w:rFonts w:ascii="Times New Roman" w:hAnsi="Times New Roman" w:cs="Times New Roman"/>
          <w:lang w:val="la-Latn"/>
        </w:rPr>
        <w:t>.</w:t>
      </w:r>
      <w:r w:rsidRPr="007A06F5">
        <w:rPr>
          <w:rFonts w:ascii="Times New Roman" w:hAnsi="Times New Roman" w:cs="Times New Roman"/>
          <w:lang w:val="la-Latn"/>
        </w:rPr>
        <w:t xml:space="preserve">/ </w:t>
      </w:r>
    </w:p>
    <w:p w14:paraId="1FB7F563" w14:textId="2D637620" w:rsidR="00C442F3"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INCIPIUNT PRAEDICTA CAPITULA ET EORUM </w:t>
      </w:r>
      <w:r w:rsidR="00C442F3" w:rsidRPr="007A06F5">
        <w:rPr>
          <w:rFonts w:ascii="Times New Roman" w:hAnsi="Times New Roman" w:cs="Times New Roman"/>
          <w:lang w:val="la-Latn"/>
        </w:rPr>
        <w:t>TEXTUS.</w:t>
      </w:r>
    </w:p>
    <w:p w14:paraId="25C22182" w14:textId="69A9E1B6" w:rsidR="009F2A1E"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 PRAELOCUTIO.</w:t>
      </w:r>
    </w:p>
    <w:p w14:paraId="6C6D3CEB" w14:textId="57B3982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Omnibus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vobis aut visu aut auditu notum esse non dub</w:t>
      </w:r>
      <w:r w:rsidR="009F2A1E" w:rsidRPr="007A06F5">
        <w:rPr>
          <w:rFonts w:ascii="Times New Roman" w:hAnsi="Times New Roman" w:cs="Times New Roman"/>
          <w:lang w:val="la-Latn"/>
        </w:rPr>
        <w:t>itamus</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quia genitor noster et </w:t>
      </w:r>
      <w:r w:rsidRPr="007A06F5">
        <w:rPr>
          <w:rFonts w:ascii="Times New Roman" w:hAnsi="Times New Roman" w:cs="Times New Roman"/>
          <w:lang w:val="la-Latn"/>
        </w:rPr>
        <w:t>progenitores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postquam a deo ad hoc electi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hoc </w:t>
      </w:r>
      <w:r w:rsidR="009F2A1E" w:rsidRPr="007A06F5">
        <w:rPr>
          <w:rFonts w:ascii="Times New Roman" w:hAnsi="Times New Roman" w:cs="Times New Roman"/>
          <w:lang w:val="la-Latn"/>
        </w:rPr>
        <w:t>praecipue studuerunt</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ut honor </w:t>
      </w:r>
      <w:r w:rsidRPr="007A06F5">
        <w:rPr>
          <w:rFonts w:ascii="Times New Roman" w:hAnsi="Times New Roman" w:cs="Times New Roman"/>
          <w:lang w:val="la-Latn"/>
        </w:rPr>
        <w:t>sanctae dei ecclesiae et status regni decens maneret</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Nos etiam iuxta modum nostrum </w:t>
      </w:r>
      <w:r w:rsidRPr="007A06F5">
        <w:rPr>
          <w:rFonts w:ascii="Times New Roman" w:hAnsi="Times New Roman" w:cs="Times New Roman"/>
          <w:lang w:val="la-Latn"/>
        </w:rPr>
        <w:t>eorum sequentes exemplum saepe vestram devotionem d</w:t>
      </w:r>
      <w:r w:rsidR="009F2A1E" w:rsidRPr="007A06F5">
        <w:rPr>
          <w:rFonts w:ascii="Times New Roman" w:hAnsi="Times New Roman" w:cs="Times New Roman"/>
          <w:lang w:val="la-Latn"/>
        </w:rPr>
        <w:t xml:space="preserve">e his ammonere curavimus et deo </w:t>
      </w:r>
      <w:r w:rsidRPr="007A06F5">
        <w:rPr>
          <w:rFonts w:ascii="Times New Roman" w:hAnsi="Times New Roman" w:cs="Times New Roman"/>
          <w:lang w:val="la-Latn"/>
        </w:rPr>
        <w:t>miserante multa iam emendata et correcta videmus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unde et </w:t>
      </w:r>
      <w:r w:rsidR="009F2A1E" w:rsidRPr="007A06F5">
        <w:rPr>
          <w:rFonts w:ascii="Times New Roman" w:hAnsi="Times New Roman" w:cs="Times New Roman"/>
          <w:lang w:val="la-Latn"/>
        </w:rPr>
        <w:t xml:space="preserve">deo iustas laudes persolvere et </w:t>
      </w:r>
      <w:r w:rsidRPr="007A06F5">
        <w:rPr>
          <w:rFonts w:ascii="Times New Roman" w:hAnsi="Times New Roman" w:cs="Times New Roman"/>
          <w:lang w:val="la-Latn"/>
        </w:rPr>
        <w:t>vestrae bonae intentioni multimodas debeamus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gratias referre</w:t>
      </w:r>
      <w:r w:rsidR="005D4A29" w:rsidRPr="007A06F5">
        <w:rPr>
          <w:rFonts w:ascii="Times New Roman" w:hAnsi="Times New Roman" w:cs="Times New Roman"/>
          <w:lang w:val="la-Latn"/>
        </w:rPr>
        <w:t>.</w:t>
      </w:r>
    </w:p>
    <w:p w14:paraId="40B5226F" w14:textId="74313728" w:rsidR="00C442F3"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 DE DIVINA PROVIDENTIA IN CONSTITUTIONE DOMNI </w:t>
      </w:r>
      <w:r w:rsidR="00C442F3" w:rsidRPr="007A06F5">
        <w:rPr>
          <w:rFonts w:ascii="Times New Roman" w:hAnsi="Times New Roman" w:cs="Times New Roman"/>
          <w:lang w:val="la-Latn"/>
        </w:rPr>
        <w:t>IMPERATORIS</w:t>
      </w:r>
      <w:r w:rsidRPr="007A06F5">
        <w:rPr>
          <w:rFonts w:ascii="Times New Roman" w:hAnsi="Times New Roman" w:cs="Times New Roman"/>
          <w:lang w:val="la-Latn"/>
        </w:rPr>
        <w:t xml:space="preserve"> ET DE CONSERVATIONE TRIUM </w:t>
      </w:r>
      <w:r w:rsidR="00C442F3" w:rsidRPr="007A06F5">
        <w:rPr>
          <w:rFonts w:ascii="Times New Roman" w:hAnsi="Times New Roman" w:cs="Times New Roman"/>
          <w:lang w:val="la-Latn"/>
        </w:rPr>
        <w:t>CAPITULORUM.</w:t>
      </w:r>
    </w:p>
    <w:p w14:paraId="7B9B631C" w14:textId="62C02349"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Sed</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quoniam complacuit divinae providentiae nostram</w:t>
      </w:r>
      <w:r w:rsidR="009F2A1E" w:rsidRPr="007A06F5">
        <w:rPr>
          <w:rFonts w:ascii="Times New Roman" w:hAnsi="Times New Roman" w:cs="Times New Roman"/>
          <w:lang w:val="la-Latn"/>
        </w:rPr>
        <w:t xml:space="preserve"> mediocritatem ad hoc constitue</w:t>
      </w:r>
      <w:r w:rsidRPr="007A06F5">
        <w:rPr>
          <w:rFonts w:ascii="Times New Roman" w:hAnsi="Times New Roman" w:cs="Times New Roman"/>
          <w:lang w:val="la-Latn"/>
        </w:rPr>
        <w:t>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sanctae suae ecclesiae et regni huius curam gereremus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h</w:t>
      </w:r>
      <w:r w:rsidR="009F2A1E" w:rsidRPr="007A06F5">
        <w:rPr>
          <w:rFonts w:ascii="Times New Roman" w:hAnsi="Times New Roman" w:cs="Times New Roman"/>
          <w:lang w:val="la-Latn"/>
        </w:rPr>
        <w:t xml:space="preserve">oc certare et nos et filios/ ac </w:t>
      </w:r>
      <w:r w:rsidRPr="007A06F5">
        <w:rPr>
          <w:rFonts w:ascii="Times New Roman" w:hAnsi="Times New Roman" w:cs="Times New Roman"/>
          <w:lang w:val="la-Latn"/>
        </w:rPr>
        <w:t>socios nostros diebus vitae nostrae optamus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tria specialiter capitula et a nobis </w:t>
      </w:r>
      <w:r w:rsidR="009F2A1E" w:rsidRPr="007A06F5">
        <w:rPr>
          <w:rFonts w:ascii="Times New Roman" w:hAnsi="Times New Roman" w:cs="Times New Roman"/>
          <w:lang w:val="la-Latn"/>
        </w:rPr>
        <w:t xml:space="preserve">et a </w:t>
      </w:r>
      <w:r w:rsidRPr="007A06F5">
        <w:rPr>
          <w:rFonts w:ascii="Times New Roman" w:hAnsi="Times New Roman" w:cs="Times New Roman"/>
          <w:lang w:val="la-Latn"/>
        </w:rPr>
        <w:t>vobis deo opem ferente in huius regni administratione speci</w:t>
      </w:r>
      <w:r w:rsidR="009F2A1E" w:rsidRPr="007A06F5">
        <w:rPr>
          <w:rFonts w:ascii="Times New Roman" w:hAnsi="Times New Roman" w:cs="Times New Roman"/>
          <w:lang w:val="la-Latn"/>
        </w:rPr>
        <w:t>aliter conserventur</w:t>
      </w:r>
      <w:r w:rsidR="00FF3D92"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id est ut </w:t>
      </w:r>
      <w:r w:rsidRPr="007A06F5">
        <w:rPr>
          <w:rFonts w:ascii="Times New Roman" w:hAnsi="Times New Roman" w:cs="Times New Roman"/>
          <w:lang w:val="la-Latn"/>
        </w:rPr>
        <w:t>defensio et exaltatio vel honor sanctae dei ecclesiae et ser</w:t>
      </w:r>
      <w:r w:rsidR="009F2A1E" w:rsidRPr="007A06F5">
        <w:rPr>
          <w:rFonts w:ascii="Times New Roman" w:hAnsi="Times New Roman" w:cs="Times New Roman"/>
          <w:lang w:val="la-Latn"/>
        </w:rPr>
        <w:t xml:space="preserve">vorum illius congruus maneat et </w:t>
      </w:r>
      <w:r w:rsidRPr="007A06F5">
        <w:rPr>
          <w:rFonts w:ascii="Times New Roman" w:hAnsi="Times New Roman" w:cs="Times New Roman"/>
          <w:lang w:val="la-Latn"/>
        </w:rPr>
        <w:t>pax et iustitia in omni generalitate populi nostri conservetur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w:t>
      </w:r>
      <w:r w:rsidR="009F2A1E" w:rsidRPr="007A06F5">
        <w:rPr>
          <w:rFonts w:ascii="Times New Roman" w:hAnsi="Times New Roman" w:cs="Times New Roman"/>
          <w:lang w:val="la-Latn"/>
        </w:rPr>
        <w:t xml:space="preserve">his quippe maxime </w:t>
      </w:r>
      <w:r w:rsidRPr="007A06F5">
        <w:rPr>
          <w:rFonts w:ascii="Times New Roman" w:hAnsi="Times New Roman" w:cs="Times New Roman"/>
          <w:lang w:val="la-Latn"/>
        </w:rPr>
        <w:t>studere et de his in omnibus placitis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quae vobiscum deo </w:t>
      </w:r>
      <w:r w:rsidR="009F2A1E" w:rsidRPr="007A06F5">
        <w:rPr>
          <w:rFonts w:ascii="Times New Roman" w:hAnsi="Times New Roman" w:cs="Times New Roman"/>
          <w:lang w:val="la-Latn"/>
        </w:rPr>
        <w:t>auxiliante habituri sumus</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vos </w:t>
      </w:r>
      <w:r w:rsidRPr="007A06F5">
        <w:rPr>
          <w:rFonts w:ascii="Times New Roman" w:hAnsi="Times New Roman" w:cs="Times New Roman"/>
          <w:lang w:val="la-Latn"/>
        </w:rPr>
        <w:t>admonere optamus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debitores sumus</w:t>
      </w:r>
      <w:r w:rsidR="005D4A29" w:rsidRPr="007A06F5">
        <w:rPr>
          <w:rFonts w:ascii="Times New Roman" w:hAnsi="Times New Roman" w:cs="Times New Roman"/>
          <w:lang w:val="la-Latn"/>
        </w:rPr>
        <w:t>.</w:t>
      </w:r>
    </w:p>
    <w:p w14:paraId="12E1FC7B" w14:textId="723D3B9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CONIURACIONE VEL CONSPIRACIONE</w:t>
      </w:r>
      <w:r w:rsidR="009B2994" w:rsidRPr="007A06F5">
        <w:rPr>
          <w:rFonts w:ascii="Times New Roman" w:hAnsi="Times New Roman" w:cs="Times New Roman"/>
          <w:lang w:val="la-Latn"/>
        </w:rPr>
        <w:t xml:space="preserve">. </w:t>
      </w:r>
      <w:r w:rsidR="00206947" w:rsidRPr="007A06F5">
        <w:rPr>
          <w:rFonts w:ascii="Times New Roman" w:hAnsi="Times New Roman" w:cs="Times New Roman"/>
          <w:lang w:val="la-Latn"/>
        </w:rPr>
        <w:t xml:space="preserve">EX CONCILIO CALCEDONENSI TITULO </w:t>
      </w:r>
      <w:r w:rsidRPr="007A06F5">
        <w:rPr>
          <w:rFonts w:ascii="Times New Roman" w:hAnsi="Times New Roman" w:cs="Times New Roman"/>
          <w:lang w:val="la-Latn"/>
        </w:rPr>
        <w:t>XVIII mo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CP̅ III</w:t>
      </w:r>
      <w:r w:rsidR="005D4A29" w:rsidRPr="007A06F5">
        <w:rPr>
          <w:rFonts w:ascii="Times New Roman" w:hAnsi="Times New Roman" w:cs="Times New Roman"/>
          <w:lang w:val="la-Latn"/>
        </w:rPr>
        <w:t>.</w:t>
      </w:r>
    </w:p>
    <w:p w14:paraId="0A3F4235" w14:textId="06E1D9F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Coniuracionis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 xml:space="preserve">vel conspiracionis crimen etiam a veteris legibus est omnino </w:t>
      </w:r>
      <w:r w:rsidR="009F2A1E" w:rsidRPr="007A06F5">
        <w:rPr>
          <w:rFonts w:ascii="Times New Roman" w:hAnsi="Times New Roman" w:cs="Times New Roman"/>
          <w:lang w:val="la-Latn"/>
        </w:rPr>
        <w:t>prohibitum</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Multo magis hoc in </w:t>
      </w:r>
      <w:r w:rsidRPr="007A06F5">
        <w:rPr>
          <w:rFonts w:ascii="Times New Roman" w:hAnsi="Times New Roman" w:cs="Times New Roman"/>
          <w:lang w:val="la-Latn"/>
        </w:rPr>
        <w:t>ęcclesia dei ne fiat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admonere convenit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qui ergo clerici vel monachi reperti fuerint coniurantes vel conspirantes aut insidias ponentes episcopis aut clericis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gradu proprio poenitus ab</w:t>
      </w:r>
      <w:r w:rsidR="009F2A1E" w:rsidRPr="007A06F5">
        <w:rPr>
          <w:rFonts w:ascii="Times New Roman" w:hAnsi="Times New Roman" w:cs="Times New Roman"/>
          <w:lang w:val="la-Latn"/>
        </w:rPr>
        <w:t xml:space="preserve">iciantur et postmodum imperiall </w:t>
      </w:r>
      <w:r w:rsidRPr="007A06F5">
        <w:rPr>
          <w:rFonts w:ascii="Times New Roman" w:hAnsi="Times New Roman" w:cs="Times New Roman"/>
          <w:lang w:val="la-Latn"/>
        </w:rPr>
        <w:t>sententia modis omnibus feriantur</w:t>
      </w:r>
      <w:r w:rsidR="005D4A29" w:rsidRPr="007A06F5">
        <w:rPr>
          <w:rFonts w:ascii="Times New Roman" w:hAnsi="Times New Roman" w:cs="Times New Roman"/>
          <w:lang w:val="la-Latn"/>
        </w:rPr>
        <w:t>.</w:t>
      </w:r>
    </w:p>
    <w:p w14:paraId="74878A73" w14:textId="4FB3CC26"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SACRAMENTO SE OBLIGANT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AD PACEM REDEANT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 CONCILIO</w:t>
      </w:r>
      <w:r w:rsidR="005D4A29" w:rsidRPr="007A06F5">
        <w:rPr>
          <w:rFonts w:ascii="Times New Roman" w:hAnsi="Times New Roman" w:cs="Times New Roman"/>
          <w:lang w:val="la-Latn"/>
        </w:rPr>
        <w:t>.</w:t>
      </w:r>
      <w:r w:rsidR="00206947" w:rsidRPr="007A06F5">
        <w:rPr>
          <w:rFonts w:ascii="Times New Roman" w:hAnsi="Times New Roman" w:cs="Times New Roman"/>
          <w:lang w:val="la-Latn"/>
        </w:rPr>
        <w:t xml:space="preserve"> </w:t>
      </w:r>
      <w:r w:rsidRPr="007A06F5">
        <w:rPr>
          <w:rFonts w:ascii="Times New Roman" w:hAnsi="Times New Roman" w:cs="Times New Roman"/>
          <w:lang w:val="la-Latn"/>
        </w:rPr>
        <w:t>CP̅ IIII</w:t>
      </w:r>
      <w:r w:rsidR="005D4A29" w:rsidRPr="007A06F5">
        <w:rPr>
          <w:rFonts w:ascii="Times New Roman" w:hAnsi="Times New Roman" w:cs="Times New Roman"/>
          <w:lang w:val="la-Latn"/>
        </w:rPr>
        <w:t>.</w:t>
      </w:r>
    </w:p>
    <w:p w14:paraId="643F7960" w14:textId="272BE3AC"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Qui</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sacramento se obligaverint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litigantes cum quolibet ad pacem nullo modo</w:t>
      </w:r>
      <w:r w:rsidR="009F2A1E" w:rsidRPr="007A06F5">
        <w:rPr>
          <w:rFonts w:ascii="Times New Roman" w:hAnsi="Times New Roman" w:cs="Times New Roman"/>
          <w:lang w:val="la-Latn"/>
        </w:rPr>
        <w:t xml:space="preserve"> redeant</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si clerici fuerint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deponantur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laici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 periurio uno anno a communione corporis et sangui</w:t>
      </w:r>
      <w:r w:rsidR="009F2A1E" w:rsidRPr="007A06F5">
        <w:rPr>
          <w:rFonts w:ascii="Times New Roman" w:hAnsi="Times New Roman" w:cs="Times New Roman"/>
          <w:lang w:val="la-Latn"/>
        </w:rPr>
        <w:t>nis domini segregentur</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Reatum </w:t>
      </w:r>
      <w:r w:rsidRPr="007A06F5">
        <w:rPr>
          <w:rFonts w:ascii="Times New Roman" w:hAnsi="Times New Roman" w:cs="Times New Roman"/>
          <w:lang w:val="la-Latn"/>
        </w:rPr>
        <w:t>vero suum aelemosinis et fletibus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quantis potuerint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ieiuniis absolvant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ca</w:t>
      </w:r>
      <w:r w:rsidR="009F2A1E" w:rsidRPr="007A06F5">
        <w:rPr>
          <w:rFonts w:ascii="Times New Roman" w:hAnsi="Times New Roman" w:cs="Times New Roman"/>
          <w:lang w:val="la-Latn"/>
        </w:rPr>
        <w:t>ritatem vero</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que operit multi </w:t>
      </w:r>
      <w:r w:rsidRPr="007A06F5">
        <w:rPr>
          <w:rFonts w:ascii="Times New Roman" w:hAnsi="Times New Roman" w:cs="Times New Roman"/>
          <w:lang w:val="la-Latn"/>
        </w:rPr>
        <w:t>tudinem peccatorum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celeriter venire festinent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qui contempser</w:t>
      </w:r>
      <w:r w:rsidR="009F2A1E" w:rsidRPr="007A06F5">
        <w:rPr>
          <w:rFonts w:ascii="Times New Roman" w:hAnsi="Times New Roman" w:cs="Times New Roman"/>
          <w:lang w:val="la-Latn"/>
        </w:rPr>
        <w:t>it facere</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imperiali sententia </w:t>
      </w:r>
      <w:r w:rsidRPr="007A06F5">
        <w:rPr>
          <w:rFonts w:ascii="Times New Roman" w:hAnsi="Times New Roman" w:cs="Times New Roman"/>
          <w:lang w:val="la-Latn"/>
        </w:rPr>
        <w:t>feriatur</w:t>
      </w:r>
      <w:r w:rsidR="005D4A29" w:rsidRPr="007A06F5">
        <w:rPr>
          <w:rFonts w:ascii="Times New Roman" w:hAnsi="Times New Roman" w:cs="Times New Roman"/>
          <w:lang w:val="la-Latn"/>
        </w:rPr>
        <w:t>.</w:t>
      </w:r>
    </w:p>
    <w:p w14:paraId="5B1F889F" w14:textId="35A64297" w:rsidR="00C442F3" w:rsidRPr="007A06F5" w:rsidRDefault="00C442F3" w:rsidP="00450DB4">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t>FIDES SANCTI GREGORII ET MENTIO IIII or CONCILIORUM</w:t>
      </w:r>
      <w:r w:rsidR="009B2994"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CP̅</w:t>
      </w:r>
      <w:r w:rsidR="005D4A29" w:rsidRPr="007A06F5">
        <w:rPr>
          <w:rFonts w:ascii="Times New Roman" w:hAnsi="Times New Roman" w:cs="Times New Roman"/>
          <w:highlight w:val="yellow"/>
          <w:lang w:val="la-Latn"/>
        </w:rPr>
        <w:t>.</w:t>
      </w:r>
    </w:p>
    <w:p w14:paraId="11553F6F" w14:textId="7F2A8184" w:rsidR="00C442F3" w:rsidRPr="007A06F5" w:rsidRDefault="00C442F3" w:rsidP="00450DB4">
      <w:pPr>
        <w:spacing w:after="120" w:line="240" w:lineRule="auto"/>
        <w:rPr>
          <w:rFonts w:ascii="Times New Roman" w:hAnsi="Times New Roman" w:cs="Times New Roman"/>
          <w:highlight w:val="yellow"/>
          <w:lang w:val="la-Latn"/>
        </w:rPr>
      </w:pPr>
      <w:r w:rsidRPr="007A06F5">
        <w:rPr>
          <w:rFonts w:ascii="Times New Roman" w:hAnsi="Times New Roman" w:cs="Times New Roman"/>
          <w:highlight w:val="yellow"/>
          <w:lang w:val="la-Latn"/>
        </w:rPr>
        <w:lastRenderedPageBreak/>
        <w:t>Nos</w:t>
      </w:r>
      <w:r w:rsidR="00E55DD3"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autem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fratres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sicut IIII or ęvangelii libros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ita sanctos veneramur III</w:t>
      </w:r>
      <w:r w:rsidR="009F2A1E" w:rsidRPr="007A06F5">
        <w:rPr>
          <w:rFonts w:ascii="Times New Roman" w:hAnsi="Times New Roman" w:cs="Times New Roman"/>
          <w:highlight w:val="yellow"/>
          <w:lang w:val="la-Latn"/>
        </w:rPr>
        <w:t>I or synodos</w:t>
      </w:r>
      <w:r w:rsidR="00FF3D92"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Nicęnam</w:t>
      </w:r>
      <w:r w:rsidR="009B2994"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 xml:space="preserve">in qua </w:t>
      </w:r>
      <w:r w:rsidRPr="007A06F5">
        <w:rPr>
          <w:rFonts w:ascii="Times New Roman" w:hAnsi="Times New Roman" w:cs="Times New Roman"/>
          <w:highlight w:val="yellow"/>
          <w:lang w:val="la-Latn"/>
        </w:rPr>
        <w:t>perversum Arrii dogma destruitur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Constantinopolitana</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 qua Macedonius dampn</w:t>
      </w:r>
      <w:r w:rsidR="009F2A1E" w:rsidRPr="007A06F5">
        <w:rPr>
          <w:rFonts w:ascii="Times New Roman" w:hAnsi="Times New Roman" w:cs="Times New Roman"/>
          <w:highlight w:val="yellow"/>
          <w:lang w:val="la-Latn"/>
        </w:rPr>
        <w:t>atur</w:t>
      </w:r>
      <w:r w:rsidR="009B2994"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Ephesenum primum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 qua Nestorius atque Dioschorus abiciuntur</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Calcidonensem vero</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 qua Ęuti</w:t>
      </w:r>
      <w:r w:rsidR="009F2A1E" w:rsidRPr="007A06F5">
        <w:rPr>
          <w:rFonts w:ascii="Times New Roman" w:hAnsi="Times New Roman" w:cs="Times New Roman"/>
          <w:highlight w:val="yellow"/>
          <w:lang w:val="la-Latn"/>
        </w:rPr>
        <w:t>ces dampnatus est</w:t>
      </w:r>
      <w:r w:rsidR="009B2994" w:rsidRPr="007A06F5">
        <w:rPr>
          <w:rFonts w:ascii="Times New Roman" w:hAnsi="Times New Roman" w:cs="Times New Roman"/>
          <w:highlight w:val="yellow"/>
          <w:lang w:val="la-Latn"/>
        </w:rPr>
        <w:t xml:space="preserve">. </w:t>
      </w:r>
      <w:r w:rsidR="009F2A1E" w:rsidRPr="007A06F5">
        <w:rPr>
          <w:rFonts w:ascii="Times New Roman" w:hAnsi="Times New Roman" w:cs="Times New Roman"/>
          <w:highlight w:val="yellow"/>
          <w:lang w:val="la-Latn"/>
        </w:rPr>
        <w:t xml:space="preserve">Profitentes </w:t>
      </w:r>
      <w:r w:rsidRPr="007A06F5">
        <w:rPr>
          <w:rFonts w:ascii="Times New Roman" w:hAnsi="Times New Roman" w:cs="Times New Roman"/>
          <w:highlight w:val="yellow"/>
          <w:lang w:val="la-Latn"/>
        </w:rPr>
        <w:t>quia</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quisquis aliter sapit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quam hi quattuor sinodi docent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a fide veritatis alienus est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Dampnamus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quoscum</w:t>
      </w:r>
      <w:r w:rsidR="009F2A1E"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que dampnant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Et quoscumque absolvunt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absolvimus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sub anath</w:t>
      </w:r>
      <w:r w:rsidR="009F2A1E" w:rsidRPr="007A06F5">
        <w:rPr>
          <w:rFonts w:ascii="Times New Roman" w:hAnsi="Times New Roman" w:cs="Times New Roman"/>
          <w:highlight w:val="yellow"/>
          <w:lang w:val="la-Latn"/>
        </w:rPr>
        <w:t xml:space="preserve">ematis interpositione ferientes </w:t>
      </w:r>
      <w:r w:rsidRPr="007A06F5">
        <w:rPr>
          <w:rFonts w:ascii="Times New Roman" w:hAnsi="Times New Roman" w:cs="Times New Roman"/>
          <w:highlight w:val="yellow"/>
          <w:lang w:val="la-Latn"/>
        </w:rPr>
        <w:t>eum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eorundem quattuor sinodorum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maxime autem Calcedonensis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fidei a</w:t>
      </w:r>
      <w:r w:rsidR="009F2A1E" w:rsidRPr="007A06F5">
        <w:rPr>
          <w:rFonts w:ascii="Times New Roman" w:hAnsi="Times New Roman" w:cs="Times New Roman"/>
          <w:highlight w:val="yellow"/>
          <w:lang w:val="la-Latn"/>
        </w:rPr>
        <w:t xml:space="preserve">ddere vel demere </w:t>
      </w:r>
      <w:r w:rsidR="00BC76B9" w:rsidRPr="007A06F5">
        <w:rPr>
          <w:rFonts w:ascii="Times New Roman" w:hAnsi="Times New Roman" w:cs="Times New Roman"/>
          <w:highlight w:val="yellow"/>
          <w:lang w:val="la-Latn"/>
        </w:rPr>
        <w:t>presu(m)pserit</w:t>
      </w:r>
      <w:r w:rsidRPr="007A06F5">
        <w:rPr>
          <w:rFonts w:ascii="Times New Roman" w:hAnsi="Times New Roman" w:cs="Times New Roman"/>
          <w:highlight w:val="yellow"/>
          <w:lang w:val="la-Latn"/>
        </w:rPr>
        <w:t>.</w:t>
      </w:r>
    </w:p>
    <w:p w14:paraId="203773BA" w14:textId="53B60D03" w:rsidR="00C442F3" w:rsidRPr="007A06F5" w:rsidRDefault="009F2A1E"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 xml:space="preserve">III. DE HOC, QUOD ADMONITOR FIDELIUM DOMNUS IMPERATOR </w:t>
      </w:r>
      <w:r w:rsidR="00C442F3" w:rsidRPr="007A06F5">
        <w:rPr>
          <w:rFonts w:ascii="Times New Roman" w:hAnsi="Times New Roman" w:cs="Times New Roman"/>
          <w:highlight w:val="yellow"/>
          <w:lang w:val="la-Latn"/>
        </w:rPr>
        <w:t>SIT ET OMNES FIDELES ADIUTORES IPSIUS</w:t>
      </w:r>
      <w:r w:rsidR="005D4A29" w:rsidRPr="007A06F5">
        <w:rPr>
          <w:rFonts w:ascii="Times New Roman" w:hAnsi="Times New Roman" w:cs="Times New Roman"/>
          <w:highlight w:val="yellow"/>
          <w:lang w:val="la-Latn"/>
        </w:rPr>
        <w:t>.</w:t>
      </w:r>
    </w:p>
    <w:p w14:paraId="29D524B1" w14:textId="1002394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Sec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quamquam summa huius ministerii in nostra persona</w:t>
      </w:r>
      <w:r w:rsidR="009F2A1E" w:rsidRPr="007A06F5">
        <w:rPr>
          <w:rFonts w:ascii="Times New Roman" w:hAnsi="Times New Roman" w:cs="Times New Roman"/>
          <w:lang w:val="la-Latn"/>
        </w:rPr>
        <w:t xml:space="preserve"> consistere videatur</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tamen et </w:t>
      </w:r>
      <w:r w:rsidRPr="007A06F5">
        <w:rPr>
          <w:rFonts w:ascii="Times New Roman" w:hAnsi="Times New Roman" w:cs="Times New Roman"/>
          <w:lang w:val="la-Latn"/>
        </w:rPr>
        <w:t xml:space="preserve">divina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et humana ordinatione ita per parte</w:t>
      </w:r>
      <w:r w:rsidR="009F2A1E" w:rsidRPr="007A06F5">
        <w:rPr>
          <w:rFonts w:ascii="Times New Roman" w:hAnsi="Times New Roman" w:cs="Times New Roman"/>
          <w:lang w:val="la-Latn"/>
        </w:rPr>
        <w:t>s divisum esse cognoscitur</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ut </w:t>
      </w:r>
      <w:r w:rsidRPr="007A06F5">
        <w:rPr>
          <w:rFonts w:ascii="Times New Roman" w:hAnsi="Times New Roman" w:cs="Times New Roman"/>
          <w:lang w:val="la-Latn"/>
        </w:rPr>
        <w:t xml:space="preserve">unusquisque vestrum in suo loco et ordine partem nostri </w:t>
      </w:r>
      <w:r w:rsidR="009F2A1E" w:rsidRPr="007A06F5">
        <w:rPr>
          <w:rFonts w:ascii="Times New Roman" w:hAnsi="Times New Roman" w:cs="Times New Roman"/>
          <w:lang w:val="la-Latn"/>
        </w:rPr>
        <w:t>ministerii habere cognoscatur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Unde apparet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ego omnium vestrum admonitor</w:t>
      </w:r>
      <w:r w:rsidR="009F2A1E" w:rsidRPr="007A06F5">
        <w:rPr>
          <w:rFonts w:ascii="Times New Roman" w:hAnsi="Times New Roman" w:cs="Times New Roman"/>
          <w:lang w:val="la-Latn"/>
        </w:rPr>
        <w:t xml:space="preserve"> esse debeo et omnes vos nostri </w:t>
      </w:r>
      <w:r w:rsidRPr="007A06F5">
        <w:rPr>
          <w:rFonts w:ascii="Times New Roman" w:hAnsi="Times New Roman" w:cs="Times New Roman"/>
          <w:lang w:val="la-Latn"/>
        </w:rPr>
        <w:t>adiutores esse debetis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enim ignoramus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uni</w:t>
      </w:r>
      <w:r w:rsidR="009F2A1E" w:rsidRPr="007A06F5">
        <w:rPr>
          <w:rFonts w:ascii="Times New Roman" w:hAnsi="Times New Roman" w:cs="Times New Roman"/>
          <w:lang w:val="la-Latn"/>
        </w:rPr>
        <w:t xml:space="preserve">cuique vestrum in sibi commissa </w:t>
      </w:r>
      <w:r w:rsidRPr="007A06F5">
        <w:rPr>
          <w:rFonts w:ascii="Times New Roman" w:hAnsi="Times New Roman" w:cs="Times New Roman"/>
          <w:lang w:val="la-Latn"/>
        </w:rPr>
        <w:t>portione conveniat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ideo praetermittere non po</w:t>
      </w:r>
      <w:r w:rsidR="009F2A1E" w:rsidRPr="007A06F5">
        <w:rPr>
          <w:rFonts w:ascii="Times New Roman" w:hAnsi="Times New Roman" w:cs="Times New Roman"/>
          <w:lang w:val="la-Latn"/>
        </w:rPr>
        <w:t>ssumus</w:t>
      </w:r>
      <w:r w:rsidR="009B2994" w:rsidRPr="007A06F5">
        <w:rPr>
          <w:rFonts w:ascii="Times New Roman" w:hAnsi="Times New Roman" w:cs="Times New Roman"/>
          <w:lang w:val="la-Latn"/>
        </w:rPr>
        <w:t xml:space="preserve">, </w:t>
      </w:r>
      <w:r w:rsidR="009F2A1E" w:rsidRPr="007A06F5">
        <w:rPr>
          <w:rFonts w:ascii="Times New Roman" w:hAnsi="Times New Roman" w:cs="Times New Roman"/>
          <w:lang w:val="la-Latn"/>
        </w:rPr>
        <w:t xml:space="preserve">quin unumquemque iuxta </w:t>
      </w:r>
      <w:r w:rsidRPr="007A06F5">
        <w:rPr>
          <w:rFonts w:ascii="Times New Roman" w:hAnsi="Times New Roman" w:cs="Times New Roman"/>
          <w:lang w:val="la-Latn"/>
        </w:rPr>
        <w:t>suum ordinem admoneamus</w:t>
      </w:r>
      <w:r w:rsidR="005D4A29" w:rsidRPr="007A06F5">
        <w:rPr>
          <w:rFonts w:ascii="Times New Roman" w:hAnsi="Times New Roman" w:cs="Times New Roman"/>
          <w:lang w:val="la-Latn"/>
        </w:rPr>
        <w:t>.</w:t>
      </w:r>
    </w:p>
    <w:p w14:paraId="0F5AD9F9" w14:textId="6B5576AA"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IIII. DE SACRO MINISTERIO EPISCOPORUM ET DE ADMONITIONE </w:t>
      </w:r>
      <w:r w:rsidR="00C442F3" w:rsidRPr="007A06F5">
        <w:rPr>
          <w:rFonts w:ascii="Times New Roman" w:hAnsi="Times New Roman" w:cs="Times New Roman"/>
          <w:lang w:val="la-Latn"/>
        </w:rPr>
        <w:t>DOMNI IMPERATORIS AD EPISCOPOS</w:t>
      </w:r>
      <w:r w:rsidR="005D4A29" w:rsidRPr="007A06F5">
        <w:rPr>
          <w:rFonts w:ascii="Times New Roman" w:hAnsi="Times New Roman" w:cs="Times New Roman"/>
          <w:lang w:val="la-Latn"/>
        </w:rPr>
        <w:t>.</w:t>
      </w:r>
    </w:p>
    <w:p w14:paraId="541FD4A5" w14:textId="4FD2869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Sed</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quoniam scimus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specialiter pertineat ad </w:t>
      </w:r>
      <w:r w:rsidR="00B215F2" w:rsidRPr="007A06F5">
        <w:rPr>
          <w:rFonts w:ascii="Times New Roman" w:hAnsi="Times New Roman" w:cs="Times New Roman"/>
          <w:lang w:val="la-Latn"/>
        </w:rPr>
        <w:t>episcopos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ut primum ad sacrum </w:t>
      </w:r>
      <w:r w:rsidRPr="007A06F5">
        <w:rPr>
          <w:rFonts w:ascii="Times New Roman" w:hAnsi="Times New Roman" w:cs="Times New Roman"/>
          <w:lang w:val="la-Latn"/>
        </w:rPr>
        <w:t>ministerium suscipiendum iuste accedant et in eodem min</w:t>
      </w:r>
      <w:r w:rsidR="00B215F2" w:rsidRPr="007A06F5">
        <w:rPr>
          <w:rFonts w:ascii="Times New Roman" w:hAnsi="Times New Roman" w:cs="Times New Roman"/>
          <w:lang w:val="la-Latn"/>
        </w:rPr>
        <w:t xml:space="preserve">isterio </w:t>
      </w:r>
      <w:r w:rsidR="00B215F2" w:rsidRPr="007A06F5">
        <w:rPr>
          <w:rFonts w:ascii="Times New Roman" w:hAnsi="Times New Roman" w:cs="Times New Roman"/>
          <w:highlight w:val="yellow"/>
          <w:lang w:val="la-Latn"/>
        </w:rPr>
        <w:t xml:space="preserve">religiose vivant et tam </w:t>
      </w:r>
      <w:r w:rsidRPr="007A06F5">
        <w:rPr>
          <w:rFonts w:ascii="Times New Roman" w:hAnsi="Times New Roman" w:cs="Times New Roman"/>
          <w:highlight w:val="yellow"/>
          <w:lang w:val="la-Latn"/>
        </w:rPr>
        <w:t>bene vivendo quam recte praedicando populis sibi commissi</w:t>
      </w:r>
      <w:r w:rsidR="00B215F2" w:rsidRPr="007A06F5">
        <w:rPr>
          <w:rFonts w:ascii="Times New Roman" w:hAnsi="Times New Roman" w:cs="Times New Roman"/>
          <w:highlight w:val="yellow"/>
          <w:lang w:val="la-Latn"/>
        </w:rPr>
        <w:t xml:space="preserve">s iter vitae praebeant et ut in </w:t>
      </w:r>
      <w:r w:rsidRPr="007A06F5">
        <w:rPr>
          <w:rFonts w:ascii="Times New Roman" w:hAnsi="Times New Roman" w:cs="Times New Roman"/>
          <w:highlight w:val="yellow"/>
          <w:lang w:val="la-Latn"/>
        </w:rPr>
        <w:t>monasteriis in suis parrochiis constitutis sancta religio observata fiat</w:t>
      </w:r>
      <w:r w:rsidRPr="007A06F5">
        <w:rPr>
          <w:rFonts w:ascii="Times New Roman" w:hAnsi="Times New Roman" w:cs="Times New Roman"/>
          <w:lang w:val="la-Latn"/>
        </w:rPr>
        <w:t xml:space="preserve"> et ut unusquisque/ iuxta su</w:t>
      </w:r>
      <w:r w:rsidR="00B215F2" w:rsidRPr="007A06F5">
        <w:rPr>
          <w:rFonts w:ascii="Times New Roman" w:hAnsi="Times New Roman" w:cs="Times New Roman"/>
          <w:lang w:val="la-Latn"/>
        </w:rPr>
        <w:t xml:space="preserve">am </w:t>
      </w:r>
      <w:r w:rsidRPr="007A06F5">
        <w:rPr>
          <w:rFonts w:ascii="Times New Roman" w:hAnsi="Times New Roman" w:cs="Times New Roman"/>
          <w:lang w:val="la-Latn"/>
        </w:rPr>
        <w:t>professionem veraciter vivat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curam imp</w:t>
      </w:r>
      <w:r w:rsidR="00B215F2" w:rsidRPr="007A06F5">
        <w:rPr>
          <w:rFonts w:ascii="Times New Roman" w:hAnsi="Times New Roman" w:cs="Times New Roman"/>
          <w:lang w:val="la-Latn"/>
        </w:rPr>
        <w:t>endant</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Omnes vos in hoc sacro </w:t>
      </w:r>
      <w:r w:rsidRPr="007A06F5">
        <w:rPr>
          <w:rFonts w:ascii="Times New Roman" w:hAnsi="Times New Roman" w:cs="Times New Roman"/>
          <w:lang w:val="la-Latn"/>
        </w:rPr>
        <w:t xml:space="preserve">ordine constitutos et </w:t>
      </w:r>
      <w:r w:rsidRPr="007A06F5">
        <w:rPr>
          <w:rFonts w:ascii="Times New Roman" w:hAnsi="Times New Roman" w:cs="Times New Roman"/>
          <w:highlight w:val="yellow"/>
          <w:lang w:val="la-Latn"/>
        </w:rPr>
        <w:t>officio pastorali</w:t>
      </w:r>
      <w:r w:rsidRPr="007A06F5">
        <w:rPr>
          <w:rFonts w:ascii="Times New Roman" w:hAnsi="Times New Roman" w:cs="Times New Roman"/>
          <w:lang w:val="la-Latn"/>
        </w:rPr>
        <w:t xml:space="preserve"> functos monemus a</w:t>
      </w:r>
      <w:r w:rsidR="00B215F2" w:rsidRPr="007A06F5">
        <w:rPr>
          <w:rFonts w:ascii="Times New Roman" w:hAnsi="Times New Roman" w:cs="Times New Roman"/>
          <w:lang w:val="la-Latn"/>
        </w:rPr>
        <w:t>tque rogamus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ut in hoc maxime </w:t>
      </w:r>
      <w:r w:rsidRPr="007A06F5">
        <w:rPr>
          <w:rFonts w:ascii="Times New Roman" w:hAnsi="Times New Roman" w:cs="Times New Roman"/>
          <w:lang w:val="la-Latn"/>
        </w:rPr>
        <w:t>elaborare studeatis et per vosmetipsos et per vobis subiectos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quantum ad vestrum ministeri</w:t>
      </w:r>
      <w:r w:rsidR="00B215F2" w:rsidRPr="007A06F5">
        <w:rPr>
          <w:rFonts w:ascii="Times New Roman" w:hAnsi="Times New Roman" w:cs="Times New Roman"/>
          <w:lang w:val="la-Latn"/>
        </w:rPr>
        <w:t xml:space="preserve">um </w:t>
      </w:r>
      <w:r w:rsidRPr="007A06F5">
        <w:rPr>
          <w:rFonts w:ascii="Times New Roman" w:hAnsi="Times New Roman" w:cs="Times New Roman"/>
          <w:lang w:val="la-Latn"/>
        </w:rPr>
        <w:t>pertinet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nobis veri adiutores in administratione ministerii nobis commissi existatis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in iudicio non condempnari pro nostra et vestra neglegentia</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sed potius pro</w:t>
      </w:r>
      <w:r w:rsidR="00B215F2"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utrorumque bono</w:t>
      </w:r>
      <w:r w:rsidRPr="007A06F5">
        <w:rPr>
          <w:rFonts w:ascii="Times New Roman" w:hAnsi="Times New Roman" w:cs="Times New Roman"/>
          <w:lang w:val="la-Latn"/>
        </w:rPr>
        <w:t xml:space="preserve"> studio remunerari mereamur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ubi</w:t>
      </w:r>
      <w:r w:rsidR="00B215F2" w:rsidRPr="007A06F5">
        <w:rPr>
          <w:rFonts w:ascii="Times New Roman" w:hAnsi="Times New Roman" w:cs="Times New Roman"/>
          <w:lang w:val="la-Latn"/>
        </w:rPr>
        <w:t xml:space="preserve">cumque per neglegentiam abbatis </w:t>
      </w:r>
      <w:r w:rsidRPr="007A06F5">
        <w:rPr>
          <w:rFonts w:ascii="Times New Roman" w:hAnsi="Times New Roman" w:cs="Times New Roman"/>
          <w:lang w:val="la-Latn"/>
        </w:rPr>
        <w:t>aut abbatissae vel comitis sive vassi nostri aut alicuius cu</w:t>
      </w:r>
      <w:r w:rsidR="00B215F2" w:rsidRPr="007A06F5">
        <w:rPr>
          <w:rFonts w:ascii="Times New Roman" w:hAnsi="Times New Roman" w:cs="Times New Roman"/>
          <w:lang w:val="la-Latn"/>
        </w:rPr>
        <w:t xml:space="preserve">iuslibet personae aliquod vobis </w:t>
      </w:r>
      <w:r w:rsidRPr="007A06F5">
        <w:rPr>
          <w:rFonts w:ascii="Times New Roman" w:hAnsi="Times New Roman" w:cs="Times New Roman"/>
          <w:lang w:val="la-Latn"/>
        </w:rPr>
        <w:t>difficultatis in hoc apparuerit obstaculum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nostrae dino</w:t>
      </w:r>
      <w:r w:rsidR="00B215F2" w:rsidRPr="007A06F5">
        <w:rPr>
          <w:rFonts w:ascii="Times New Roman" w:hAnsi="Times New Roman" w:cs="Times New Roman"/>
          <w:lang w:val="la-Latn"/>
        </w:rPr>
        <w:t xml:space="preserve">scentiae id ad tempus insinuare </w:t>
      </w:r>
      <w:r w:rsidRPr="007A06F5">
        <w:rPr>
          <w:rFonts w:ascii="Times New Roman" w:hAnsi="Times New Roman" w:cs="Times New Roman"/>
          <w:lang w:val="la-Latn"/>
        </w:rPr>
        <w:t>non differatis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nostro auxilio suffulti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vestra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as exposci</w:t>
      </w:r>
      <w:r w:rsidR="00B215F2"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famulante – ut </w:t>
      </w:r>
      <w:r w:rsidRPr="007A06F5">
        <w:rPr>
          <w:rFonts w:ascii="Times New Roman" w:hAnsi="Times New Roman" w:cs="Times New Roman"/>
          <w:lang w:val="la-Latn"/>
        </w:rPr>
        <w:t>decet – potestate nostra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facilius perficere valeatis</w:t>
      </w:r>
      <w:r w:rsidR="005D4A29" w:rsidRPr="007A06F5">
        <w:rPr>
          <w:rFonts w:ascii="Times New Roman" w:hAnsi="Times New Roman" w:cs="Times New Roman"/>
          <w:lang w:val="la-Latn"/>
        </w:rPr>
        <w:t>.</w:t>
      </w:r>
    </w:p>
    <w:p w14:paraId="29EC6477" w14:textId="1A84F5E0" w:rsidR="00B215F2"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 DE ADMONITIONE DOMNI IMPERATORIS AD EPISCOPOS DE SACERDOTIBUS AD EORUM CURAM PERTINENTIBUS ET DE SCOLIS. </w:t>
      </w:r>
    </w:p>
    <w:p w14:paraId="6D098877" w14:textId="744835FE"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sacerdotibus vero ad vestram curam pertinentibus magnum adhibete st</w:t>
      </w:r>
      <w:r w:rsidR="00B215F2" w:rsidRPr="007A06F5">
        <w:rPr>
          <w:rFonts w:ascii="Times New Roman" w:hAnsi="Times New Roman" w:cs="Times New Roman"/>
          <w:lang w:val="la-Latn"/>
        </w:rPr>
        <w:t>udium</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ut/ qualiter </w:t>
      </w:r>
      <w:r w:rsidRPr="007A06F5">
        <w:rPr>
          <w:rFonts w:ascii="Times New Roman" w:hAnsi="Times New Roman" w:cs="Times New Roman"/>
          <w:lang w:val="la-Latn"/>
        </w:rPr>
        <w:t>vivere debeant et quomodo populis ad suam</w:t>
      </w:r>
      <w:r w:rsidR="00E55DD3"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portionis curam pertinentibus </w:t>
      </w:r>
      <w:r w:rsidRPr="007A06F5">
        <w:rPr>
          <w:rFonts w:ascii="Times New Roman" w:hAnsi="Times New Roman" w:cs="Times New Roman"/>
          <w:lang w:val="la-Latn"/>
        </w:rPr>
        <w:t>exemplo et verbo prosint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vobis cum magna cura edoce</w:t>
      </w:r>
      <w:r w:rsidR="00B215F2" w:rsidRPr="007A06F5">
        <w:rPr>
          <w:rFonts w:ascii="Times New Roman" w:hAnsi="Times New Roman" w:cs="Times New Roman"/>
          <w:lang w:val="la-Latn"/>
        </w:rPr>
        <w:t>antur</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admoneantur</w:t>
      </w:r>
      <w:r w:rsidR="00E55DD3"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et id </w:t>
      </w:r>
      <w:r w:rsidRPr="007A06F5">
        <w:rPr>
          <w:rFonts w:ascii="Times New Roman" w:hAnsi="Times New Roman" w:cs="Times New Roman"/>
          <w:lang w:val="la-Latn"/>
        </w:rPr>
        <w:t>ut</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facere studeant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vestra pontificali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constringantur</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Quicquid autem in </w:t>
      </w:r>
      <w:r w:rsidRPr="007A06F5">
        <w:rPr>
          <w:rFonts w:ascii="Times New Roman" w:hAnsi="Times New Roman" w:cs="Times New Roman"/>
          <w:lang w:val="la-Latn"/>
        </w:rPr>
        <w:t>illis a populis iuste reprehenditur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exemplo propriae co</w:t>
      </w:r>
      <w:r w:rsidR="00B215F2" w:rsidRPr="007A06F5">
        <w:rPr>
          <w:rFonts w:ascii="Times New Roman" w:hAnsi="Times New Roman" w:cs="Times New Roman"/>
          <w:lang w:val="la-Latn"/>
        </w:rPr>
        <w:t xml:space="preserve">nversationis vestra providentia </w:t>
      </w:r>
      <w:r w:rsidRPr="007A06F5">
        <w:rPr>
          <w:rFonts w:ascii="Times New Roman" w:hAnsi="Times New Roman" w:cs="Times New Roman"/>
          <w:lang w:val="la-Latn"/>
        </w:rPr>
        <w:t>corrigere non neglegat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 xml:space="preserve">Ne vero ecclesiae illis commissae </w:t>
      </w:r>
      <w:r w:rsidR="00BC76B9" w:rsidRPr="007A06F5">
        <w:rPr>
          <w:rFonts w:ascii="Times New Roman" w:hAnsi="Times New Roman" w:cs="Times New Roman"/>
          <w:highlight w:val="yellow"/>
          <w:lang w:val="la-Latn"/>
        </w:rPr>
        <w:t>in restauratione aut in lumina</w:t>
      </w:r>
      <w:r w:rsidRPr="007A06F5">
        <w:rPr>
          <w:rFonts w:ascii="Times New Roman" w:hAnsi="Times New Roman" w:cs="Times New Roman"/>
          <w:highlight w:val="yellow"/>
          <w:lang w:val="la-Latn"/>
        </w:rPr>
        <w:t>ribus</w:t>
      </w:r>
      <w:r w:rsidR="00E55DD3"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iuxta</w:t>
      </w:r>
      <w:r w:rsidR="0069631A"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possibilitatem rerum ab illis neglegantur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vest</w:t>
      </w:r>
      <w:r w:rsidR="00B215F2" w:rsidRPr="007A06F5">
        <w:rPr>
          <w:rFonts w:ascii="Times New Roman" w:hAnsi="Times New Roman" w:cs="Times New Roman"/>
          <w:lang w:val="la-Latn"/>
        </w:rPr>
        <w:t xml:space="preserve">ra nihilominus invigilare debet </w:t>
      </w:r>
      <w:r w:rsidRPr="007A06F5">
        <w:rPr>
          <w:rFonts w:ascii="Times New Roman" w:hAnsi="Times New Roman" w:cs="Times New Roman"/>
          <w:lang w:val="la-Latn"/>
        </w:rPr>
        <w:t>sollertia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sicut alios prohibetis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de mansis ad eccle</w:t>
      </w:r>
      <w:r w:rsidR="00B215F2" w:rsidRPr="007A06F5">
        <w:rPr>
          <w:rFonts w:ascii="Times New Roman" w:hAnsi="Times New Roman" w:cs="Times New Roman"/>
          <w:lang w:val="la-Latn"/>
        </w:rPr>
        <w:t>siae luminaria datis</w:t>
      </w:r>
      <w:r w:rsidR="00E55DD3"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aliquid </w:t>
      </w:r>
      <w:r w:rsidRPr="007A06F5">
        <w:rPr>
          <w:rFonts w:ascii="Times New Roman" w:hAnsi="Times New Roman" w:cs="Times New Roman"/>
          <w:lang w:val="la-Latn"/>
        </w:rPr>
        <w:t>accipiant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sic et vos et vestri archidiaconi de eisdem mansis </w:t>
      </w:r>
      <w:r w:rsidR="00B215F2" w:rsidRPr="007A06F5">
        <w:rPr>
          <w:rFonts w:ascii="Times New Roman" w:hAnsi="Times New Roman" w:cs="Times New Roman"/>
          <w:lang w:val="la-Latn"/>
        </w:rPr>
        <w:t xml:space="preserve">nihil accipiendo aliis exemplum </w:t>
      </w:r>
      <w:r w:rsidRPr="007A06F5">
        <w:rPr>
          <w:rFonts w:ascii="Times New Roman" w:hAnsi="Times New Roman" w:cs="Times New Roman"/>
          <w:lang w:val="la-Latn"/>
        </w:rPr>
        <w:t>praebeatis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potius ad id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data</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servire</w:t>
      </w:r>
      <w:r w:rsidR="00B215F2" w:rsidRPr="007A06F5">
        <w:rPr>
          <w:rFonts w:ascii="Times New Roman" w:hAnsi="Times New Roman" w:cs="Times New Roman"/>
          <w:lang w:val="la-Latn"/>
        </w:rPr>
        <w:t xml:space="preserve"> concedantur</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ut totum</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sicut </w:t>
      </w:r>
      <w:r w:rsidRPr="007A06F5">
        <w:rPr>
          <w:rFonts w:ascii="Times New Roman" w:hAnsi="Times New Roman" w:cs="Times New Roman"/>
          <w:lang w:val="la-Latn"/>
        </w:rPr>
        <w:t>dictum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restauratione ecclesiarum et luminaribus vest</w:t>
      </w:r>
      <w:r w:rsidR="00B215F2" w:rsidRPr="007A06F5">
        <w:rPr>
          <w:rFonts w:ascii="Times New Roman" w:hAnsi="Times New Roman" w:cs="Times New Roman"/>
          <w:lang w:val="la-Latn"/>
        </w:rPr>
        <w:t xml:space="preserve">ra </w:t>
      </w:r>
      <w:r w:rsidR="00524CAA" w:rsidRPr="00524CAA">
        <w:rPr>
          <w:rFonts w:ascii="Times New Roman" w:hAnsi="Times New Roman" w:cs="Times New Roman"/>
          <w:b/>
          <w:lang w:val="la-Latn"/>
        </w:rPr>
        <w:t>auctorit</w:t>
      </w:r>
      <w:r w:rsidR="00B215F2" w:rsidRPr="007A06F5">
        <w:rPr>
          <w:rFonts w:ascii="Times New Roman" w:hAnsi="Times New Roman" w:cs="Times New Roman"/>
          <w:lang w:val="la-Latn"/>
        </w:rPr>
        <w:t xml:space="preserve">ate et studio cedere </w:t>
      </w:r>
      <w:r w:rsidRPr="007A06F5">
        <w:rPr>
          <w:rFonts w:ascii="Times New Roman" w:hAnsi="Times New Roman" w:cs="Times New Roman"/>
          <w:lang w:val="la-Latn"/>
        </w:rPr>
        <w:t>possit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Scolae sane ad filios et ministros ecclesiae instruen</w:t>
      </w:r>
      <w:r w:rsidR="00B215F2" w:rsidRPr="007A06F5">
        <w:rPr>
          <w:rFonts w:ascii="Times New Roman" w:hAnsi="Times New Roman" w:cs="Times New Roman"/>
          <w:highlight w:val="yellow"/>
          <w:lang w:val="la-Latn"/>
        </w:rPr>
        <w:t>dos vel edocendos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sicut nobis </w:t>
      </w:r>
      <w:r w:rsidRPr="007A06F5">
        <w:rPr>
          <w:rFonts w:ascii="Times New Roman" w:hAnsi="Times New Roman" w:cs="Times New Roman"/>
          <w:lang w:val="la-Latn"/>
        </w:rPr>
        <w:t>praeterito tempore ad Attiniacum promisistis et vobis iniunximus</w:t>
      </w:r>
      <w:r w:rsidR="009B2994" w:rsidRPr="007A06F5">
        <w:rPr>
          <w:rFonts w:ascii="Times New Roman" w:hAnsi="Times New Roman" w:cs="Times New Roman"/>
          <w:lang w:val="la-Latn"/>
        </w:rPr>
        <w:t xml:space="preserve">, </w:t>
      </w:r>
      <w:r w:rsidR="00B215F2" w:rsidRPr="007A06F5">
        <w:rPr>
          <w:rFonts w:ascii="Times New Roman" w:hAnsi="Times New Roman" w:cs="Times New Roman"/>
          <w:highlight w:val="yellow"/>
          <w:lang w:val="la-Latn"/>
        </w:rPr>
        <w:t>in congruis locis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ubi/ necdum </w:t>
      </w:r>
      <w:r w:rsidRPr="007A06F5">
        <w:rPr>
          <w:rFonts w:ascii="Times New Roman" w:hAnsi="Times New Roman" w:cs="Times New Roman"/>
          <w:lang w:val="la-Latn"/>
        </w:rPr>
        <w:t>perfectum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multorum utilitatem et profectum a vo</w:t>
      </w:r>
      <w:r w:rsidR="00BC76B9" w:rsidRPr="007A06F5">
        <w:rPr>
          <w:rFonts w:ascii="Times New Roman" w:hAnsi="Times New Roman" w:cs="Times New Roman"/>
          <w:lang w:val="la-Latn"/>
        </w:rPr>
        <w:t>bis ordinari non negle</w:t>
      </w:r>
      <w:r w:rsidRPr="007A06F5">
        <w:rPr>
          <w:rFonts w:ascii="Times New Roman" w:hAnsi="Times New Roman" w:cs="Times New Roman"/>
          <w:lang w:val="la-Latn"/>
        </w:rPr>
        <w:t>gatur</w:t>
      </w:r>
      <w:r w:rsidR="005D4A29" w:rsidRPr="007A06F5">
        <w:rPr>
          <w:rFonts w:ascii="Times New Roman" w:hAnsi="Times New Roman" w:cs="Times New Roman"/>
          <w:lang w:val="la-Latn"/>
        </w:rPr>
        <w:t>.</w:t>
      </w:r>
    </w:p>
    <w:p w14:paraId="4E1B8C22" w14:textId="6909F164"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 DE </w:t>
      </w:r>
      <w:r w:rsidR="00C442F3" w:rsidRPr="007A06F5">
        <w:rPr>
          <w:rFonts w:ascii="Times New Roman" w:hAnsi="Times New Roman" w:cs="Times New Roman"/>
          <w:lang w:val="la-Latn"/>
        </w:rPr>
        <w:t>ADMONITIONE</w:t>
      </w:r>
      <w:r w:rsidRPr="007A06F5">
        <w:rPr>
          <w:rFonts w:ascii="Times New Roman" w:hAnsi="Times New Roman" w:cs="Times New Roman"/>
          <w:lang w:val="la-Latn"/>
        </w:rPr>
        <w:t xml:space="preserve"> AD COMITES PRO UTILITATE SANCTAE DEI </w:t>
      </w:r>
      <w:r w:rsidR="00C442F3" w:rsidRPr="007A06F5">
        <w:rPr>
          <w:rFonts w:ascii="Times New Roman" w:hAnsi="Times New Roman" w:cs="Times New Roman"/>
          <w:lang w:val="la-Latn"/>
        </w:rPr>
        <w:t>ECCLESIAE.</w:t>
      </w:r>
    </w:p>
    <w:p w14:paraId="751F2BFF" w14:textId="0FD107BF"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Vobis vero comitibus dicimus vosque commonemus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quia ad </w:t>
      </w:r>
      <w:r w:rsidRPr="007A06F5">
        <w:rPr>
          <w:rFonts w:ascii="Times New Roman" w:hAnsi="Times New Roman" w:cs="Times New Roman"/>
          <w:highlight w:val="yellow"/>
          <w:lang w:val="la-Latn"/>
        </w:rPr>
        <w:t>vestrum ministerium maxime pertinet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ut reverentiam et honorem sanctae dei eccles</w:t>
      </w:r>
      <w:r w:rsidR="00B215F2" w:rsidRPr="007A06F5">
        <w:rPr>
          <w:rFonts w:ascii="Times New Roman" w:hAnsi="Times New Roman" w:cs="Times New Roman"/>
          <w:highlight w:val="yellow"/>
          <w:lang w:val="la-Latn"/>
        </w:rPr>
        <w:t>iae exhibeatis</w:t>
      </w:r>
      <w:r w:rsidR="00B215F2" w:rsidRPr="007A06F5">
        <w:rPr>
          <w:rFonts w:ascii="Times New Roman" w:hAnsi="Times New Roman" w:cs="Times New Roman"/>
          <w:lang w:val="la-Latn"/>
        </w:rPr>
        <w:t xml:space="preserve"> et cum episcopis </w:t>
      </w:r>
      <w:r w:rsidRPr="007A06F5">
        <w:rPr>
          <w:rFonts w:ascii="Times New Roman" w:hAnsi="Times New Roman" w:cs="Times New Roman"/>
          <w:lang w:val="la-Latn"/>
        </w:rPr>
        <w:t>vestris concorditer vivatis et eis adiutorium ad suum ministerium peragendum praebe</w:t>
      </w:r>
      <w:r w:rsidR="00B215F2" w:rsidRPr="007A06F5">
        <w:rPr>
          <w:rFonts w:ascii="Times New Roman" w:hAnsi="Times New Roman" w:cs="Times New Roman"/>
          <w:lang w:val="la-Latn"/>
        </w:rPr>
        <w:t xml:space="preserve">atis </w:t>
      </w:r>
      <w:r w:rsidRPr="007A06F5">
        <w:rPr>
          <w:rFonts w:ascii="Times New Roman" w:hAnsi="Times New Roman" w:cs="Times New Roman"/>
          <w:lang w:val="la-Latn"/>
        </w:rPr>
        <w:t xml:space="preserve">et ut vos ipsi in ministeriis vestris </w:t>
      </w:r>
      <w:r w:rsidRPr="007A06F5">
        <w:rPr>
          <w:rFonts w:ascii="Times New Roman" w:hAnsi="Times New Roman" w:cs="Times New Roman"/>
          <w:highlight w:val="yellow"/>
          <w:lang w:val="la-Latn"/>
        </w:rPr>
        <w:t>pacem et iustitiam facia</w:t>
      </w:r>
      <w:r w:rsidR="00B215F2" w:rsidRPr="007A06F5">
        <w:rPr>
          <w:rFonts w:ascii="Times New Roman" w:hAnsi="Times New Roman" w:cs="Times New Roman"/>
          <w:highlight w:val="yellow"/>
          <w:lang w:val="la-Latn"/>
        </w:rPr>
        <w:t>tis</w:t>
      </w:r>
      <w:r w:rsidR="00B215F2" w:rsidRPr="007A06F5">
        <w:rPr>
          <w:rFonts w:ascii="Times New Roman" w:hAnsi="Times New Roman" w:cs="Times New Roman"/>
          <w:lang w:val="la-Latn"/>
        </w:rPr>
        <w:t xml:space="preserve"> et</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quae nostra </w:t>
      </w:r>
      <w:r w:rsidR="00524CAA" w:rsidRPr="00524CAA">
        <w:rPr>
          <w:rFonts w:ascii="Times New Roman" w:hAnsi="Times New Roman" w:cs="Times New Roman"/>
          <w:b/>
          <w:lang w:val="la-Latn"/>
        </w:rPr>
        <w:t>auctorit</w:t>
      </w:r>
      <w:r w:rsidR="00B215F2" w:rsidRPr="007A06F5">
        <w:rPr>
          <w:rFonts w:ascii="Times New Roman" w:hAnsi="Times New Roman" w:cs="Times New Roman"/>
          <w:lang w:val="la-Latn"/>
        </w:rPr>
        <w:t xml:space="preserve">as </w:t>
      </w:r>
      <w:r w:rsidRPr="007A06F5">
        <w:rPr>
          <w:rFonts w:ascii="Times New Roman" w:hAnsi="Times New Roman" w:cs="Times New Roman"/>
          <w:lang w:val="la-Latn"/>
        </w:rPr>
        <w:t>publice fieri decernit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in vestris ministeriis studiose perficia</w:t>
      </w:r>
      <w:r w:rsidR="00B215F2" w:rsidRPr="007A06F5">
        <w:rPr>
          <w:rFonts w:ascii="Times New Roman" w:hAnsi="Times New Roman" w:cs="Times New Roman"/>
          <w:lang w:val="la-Latn"/>
        </w:rPr>
        <w:t>tur</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studeatis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Proinde  </w:t>
      </w:r>
      <w:r w:rsidRPr="007A06F5">
        <w:rPr>
          <w:rFonts w:ascii="Times New Roman" w:hAnsi="Times New Roman" w:cs="Times New Roman"/>
          <w:lang w:val="la-Latn"/>
        </w:rPr>
        <w:t>monemus vestram fidelitatem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memores sitis fidei nobis p</w:t>
      </w:r>
      <w:r w:rsidR="00B215F2" w:rsidRPr="007A06F5">
        <w:rPr>
          <w:rFonts w:ascii="Times New Roman" w:hAnsi="Times New Roman" w:cs="Times New Roman"/>
          <w:lang w:val="la-Latn"/>
        </w:rPr>
        <w:t xml:space="preserve">romissae et in parte ministerii </w:t>
      </w:r>
      <w:r w:rsidRPr="007A06F5">
        <w:rPr>
          <w:rFonts w:ascii="Times New Roman" w:hAnsi="Times New Roman" w:cs="Times New Roman"/>
          <w:lang w:val="la-Latn"/>
        </w:rPr>
        <w:t>nostri vobis commissi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pace scilicet et iustitia faciend</w:t>
      </w:r>
      <w:r w:rsidR="00B215F2" w:rsidRPr="007A06F5">
        <w:rPr>
          <w:rFonts w:ascii="Times New Roman" w:hAnsi="Times New Roman" w:cs="Times New Roman"/>
          <w:lang w:val="la-Latn"/>
        </w:rPr>
        <w:t>a</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vosmetipsos coram deo et </w:t>
      </w:r>
      <w:r w:rsidRPr="007A06F5">
        <w:rPr>
          <w:rFonts w:ascii="Times New Roman" w:hAnsi="Times New Roman" w:cs="Times New Roman"/>
          <w:lang w:val="la-Latn"/>
        </w:rPr>
        <w:lastRenderedPageBreak/>
        <w:t>coram hominibus tales exhibeatis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et nostri veri adiutores et populi conservatores iuste/ dici et vocari possitis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Et nulla quaelibet causa aut muneru</w:t>
      </w:r>
      <w:r w:rsidR="00B215F2" w:rsidRPr="007A06F5">
        <w:rPr>
          <w:rFonts w:ascii="Times New Roman" w:hAnsi="Times New Roman" w:cs="Times New Roman"/>
          <w:highlight w:val="yellow"/>
          <w:lang w:val="la-Latn"/>
        </w:rPr>
        <w:t>m acceptio aut amicitia cuius</w:t>
      </w:r>
      <w:r w:rsidRPr="007A06F5">
        <w:rPr>
          <w:rFonts w:ascii="Times New Roman" w:hAnsi="Times New Roman" w:cs="Times New Roman"/>
          <w:highlight w:val="yellow"/>
          <w:lang w:val="la-Latn"/>
        </w:rPr>
        <w:t>libet vel odium aut timor vel gratia ab statu rectitudinis vos</w:t>
      </w:r>
      <w:r w:rsidR="00B215F2" w:rsidRPr="007A06F5">
        <w:rPr>
          <w:rFonts w:ascii="Times New Roman" w:hAnsi="Times New Roman" w:cs="Times New Roman"/>
          <w:highlight w:val="yellow"/>
          <w:lang w:val="la-Latn"/>
        </w:rPr>
        <w:t xml:space="preserve"> deviare compellat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quin inter </w:t>
      </w:r>
      <w:r w:rsidRPr="007A06F5">
        <w:rPr>
          <w:rFonts w:ascii="Times New Roman" w:hAnsi="Times New Roman" w:cs="Times New Roman"/>
          <w:lang w:val="la-Latn"/>
        </w:rPr>
        <w:t>proximum et proximum semper iuste iudicetis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Pupill</w:t>
      </w:r>
      <w:r w:rsidR="00BC76B9" w:rsidRPr="007A06F5">
        <w:rPr>
          <w:rFonts w:ascii="Times New Roman" w:hAnsi="Times New Roman" w:cs="Times New Roman"/>
          <w:highlight w:val="yellow"/>
          <w:lang w:val="la-Latn"/>
        </w:rPr>
        <w:t>orum vero et viduarum et ce</w:t>
      </w:r>
      <w:r w:rsidR="00B215F2" w:rsidRPr="007A06F5">
        <w:rPr>
          <w:rFonts w:ascii="Times New Roman" w:hAnsi="Times New Roman" w:cs="Times New Roman"/>
          <w:highlight w:val="yellow"/>
          <w:lang w:val="la-Latn"/>
        </w:rPr>
        <w:t xml:space="preserve">terorum </w:t>
      </w:r>
      <w:r w:rsidRPr="007A06F5">
        <w:rPr>
          <w:rFonts w:ascii="Times New Roman" w:hAnsi="Times New Roman" w:cs="Times New Roman"/>
          <w:highlight w:val="yellow"/>
          <w:lang w:val="la-Latn"/>
        </w:rPr>
        <w:t>pauperum adiutores ac defensores et sanctae ecclesiae vel se</w:t>
      </w:r>
      <w:r w:rsidR="00B215F2" w:rsidRPr="007A06F5">
        <w:rPr>
          <w:rFonts w:ascii="Times New Roman" w:hAnsi="Times New Roman" w:cs="Times New Roman"/>
          <w:highlight w:val="yellow"/>
          <w:lang w:val="la-Latn"/>
        </w:rPr>
        <w:t>rvorum illius honoratores</w:t>
      </w:r>
      <w:r w:rsidR="00B215F2" w:rsidRPr="007A06F5">
        <w:rPr>
          <w:rFonts w:ascii="Times New Roman" w:hAnsi="Times New Roman" w:cs="Times New Roman"/>
          <w:lang w:val="la-Latn"/>
        </w:rPr>
        <w:t xml:space="preserve"> iuxta </w:t>
      </w:r>
      <w:r w:rsidRPr="007A06F5">
        <w:rPr>
          <w:rFonts w:ascii="Times New Roman" w:hAnsi="Times New Roman" w:cs="Times New Roman"/>
          <w:lang w:val="la-Latn"/>
        </w:rPr>
        <w:t>vestram possibilitatem sitis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Illos quoque</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qui temeritate et violentia in </w:t>
      </w:r>
      <w:r w:rsidRPr="007A06F5">
        <w:rPr>
          <w:rFonts w:ascii="Times New Roman" w:hAnsi="Times New Roman" w:cs="Times New Roman"/>
          <w:lang w:val="la-Latn"/>
        </w:rPr>
        <w:t>furta et latrocinia sive rapinis communem pacem popul</w:t>
      </w:r>
      <w:r w:rsidR="00B215F2" w:rsidRPr="007A06F5">
        <w:rPr>
          <w:rFonts w:ascii="Times New Roman" w:hAnsi="Times New Roman" w:cs="Times New Roman"/>
          <w:lang w:val="la-Latn"/>
        </w:rPr>
        <w:t>i perturbare moliuntur</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vestro </w:t>
      </w:r>
      <w:r w:rsidRPr="007A06F5">
        <w:rPr>
          <w:rFonts w:ascii="Times New Roman" w:hAnsi="Times New Roman" w:cs="Times New Roman"/>
          <w:lang w:val="la-Latn"/>
        </w:rPr>
        <w:t>studio et correctione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decet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compescite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aliqu</w:t>
      </w:r>
      <w:r w:rsidR="00BC76B9" w:rsidRPr="007A06F5">
        <w:rPr>
          <w:rFonts w:ascii="Times New Roman" w:hAnsi="Times New Roman" w:cs="Times New Roman"/>
          <w:lang w:val="la-Latn"/>
        </w:rPr>
        <w:t>a persona in aliquo vobis inpe</w:t>
      </w:r>
      <w:r w:rsidR="00B215F2" w:rsidRPr="007A06F5">
        <w:rPr>
          <w:rFonts w:ascii="Times New Roman" w:hAnsi="Times New Roman" w:cs="Times New Roman"/>
          <w:lang w:val="la-Latn"/>
        </w:rPr>
        <w:t xml:space="preserve">dimento </w:t>
      </w:r>
      <w:r w:rsidRPr="007A06F5">
        <w:rPr>
          <w:rFonts w:ascii="Times New Roman" w:hAnsi="Times New Roman" w:cs="Times New Roman"/>
          <w:lang w:val="la-Latn"/>
        </w:rPr>
        <w:t>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quin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dicimus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facere non valeati</w:t>
      </w:r>
      <w:r w:rsidR="00B215F2"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nobis ad tempus illud notum </w:t>
      </w:r>
      <w:r w:rsidRPr="007A06F5">
        <w:rPr>
          <w:rFonts w:ascii="Times New Roman" w:hAnsi="Times New Roman" w:cs="Times New Roman"/>
          <w:lang w:val="la-Latn"/>
        </w:rPr>
        <w:t>fiat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nostra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adiuti ministerium vestrum digne adimplere possitis</w:t>
      </w:r>
      <w:r w:rsidR="005D4A29" w:rsidRPr="007A06F5">
        <w:rPr>
          <w:rFonts w:ascii="Times New Roman" w:hAnsi="Times New Roman" w:cs="Times New Roman"/>
          <w:lang w:val="la-Latn"/>
        </w:rPr>
        <w:t>.</w:t>
      </w:r>
    </w:p>
    <w:p w14:paraId="209B9472" w14:textId="1EB5581D"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VII. DE ADMONITIONE AD LAICOS PRO HONORE ECCLESIASTICO </w:t>
      </w:r>
      <w:r w:rsidR="00C442F3" w:rsidRPr="007A06F5">
        <w:rPr>
          <w:rFonts w:ascii="Times New Roman" w:hAnsi="Times New Roman" w:cs="Times New Roman"/>
          <w:lang w:val="la-Latn"/>
        </w:rPr>
        <w:t>CONSERVANDO.</w:t>
      </w:r>
    </w:p>
    <w:p w14:paraId="607A4013" w14:textId="57EC457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Omnes vero laicos monemus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honorem ecclesiasti</w:t>
      </w:r>
      <w:r w:rsidR="00BC76B9" w:rsidRPr="007A06F5">
        <w:rPr>
          <w:rFonts w:ascii="Times New Roman" w:hAnsi="Times New Roman" w:cs="Times New Roman"/>
          <w:highlight w:val="yellow"/>
          <w:lang w:val="la-Latn"/>
        </w:rPr>
        <w:t>cum conservent et dignam ve/</w:t>
      </w:r>
      <w:r w:rsidR="00F30EED" w:rsidRPr="007A06F5">
        <w:rPr>
          <w:rFonts w:ascii="Times New Roman" w:hAnsi="Times New Roman" w:cs="Times New Roman"/>
          <w:highlight w:val="yellow"/>
          <w:lang w:val="la-Latn"/>
        </w:rPr>
        <w:t xml:space="preserve"> </w:t>
      </w:r>
      <w:r w:rsidR="00B215F2" w:rsidRPr="007A06F5">
        <w:rPr>
          <w:rFonts w:ascii="Times New Roman" w:hAnsi="Times New Roman" w:cs="Times New Roman"/>
          <w:highlight w:val="yellow"/>
          <w:lang w:val="la-Latn"/>
        </w:rPr>
        <w:t xml:space="preserve">nerationem </w:t>
      </w:r>
      <w:r w:rsidRPr="007A06F5">
        <w:rPr>
          <w:rFonts w:ascii="Times New Roman" w:hAnsi="Times New Roman" w:cs="Times New Roman"/>
          <w:highlight w:val="yellow"/>
          <w:lang w:val="la-Latn"/>
        </w:rPr>
        <w:t>episcopis</w:t>
      </w:r>
      <w:r w:rsidRPr="007A06F5">
        <w:rPr>
          <w:rFonts w:ascii="Times New Roman" w:hAnsi="Times New Roman" w:cs="Times New Roman"/>
          <w:lang w:val="la-Latn"/>
        </w:rPr>
        <w:t xml:space="preserve"> et dei sacerdotibus exhibeant et a</w:t>
      </w:r>
      <w:r w:rsidR="00B215F2" w:rsidRPr="007A06F5">
        <w:rPr>
          <w:rFonts w:ascii="Times New Roman" w:hAnsi="Times New Roman" w:cs="Times New Roman"/>
          <w:lang w:val="la-Latn"/>
        </w:rPr>
        <w:t xml:space="preserve">d eorum praedicationem cum suis </w:t>
      </w:r>
      <w:r w:rsidRPr="007A06F5">
        <w:rPr>
          <w:rFonts w:ascii="Times New Roman" w:hAnsi="Times New Roman" w:cs="Times New Roman"/>
          <w:lang w:val="la-Latn"/>
        </w:rPr>
        <w:t>devote occurrant et ieiunia ab illis communiter indicta  r</w:t>
      </w:r>
      <w:r w:rsidR="00B215F2" w:rsidRPr="007A06F5">
        <w:rPr>
          <w:rFonts w:ascii="Times New Roman" w:hAnsi="Times New Roman" w:cs="Times New Roman"/>
          <w:lang w:val="la-Latn"/>
        </w:rPr>
        <w:t xml:space="preserve">everenter conservent et suos </w:t>
      </w:r>
      <w:r w:rsidRPr="007A06F5">
        <w:rPr>
          <w:rFonts w:ascii="Times New Roman" w:hAnsi="Times New Roman" w:cs="Times New Roman"/>
          <w:lang w:val="la-Latn"/>
        </w:rPr>
        <w:t>observare doceant et compellant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etiam dies dominicus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sicut decet</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honoretur et </w:t>
      </w:r>
      <w:r w:rsidRPr="007A06F5">
        <w:rPr>
          <w:rFonts w:ascii="Times New Roman" w:hAnsi="Times New Roman" w:cs="Times New Roman"/>
          <w:lang w:val="la-Latn"/>
        </w:rPr>
        <w:t>colatur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omnes studeant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ut liberius fieri possit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mercata et placita a comitibus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w:t>
      </w:r>
      <w:r w:rsidR="00B215F2" w:rsidRPr="007A06F5">
        <w:rPr>
          <w:rFonts w:ascii="Times New Roman" w:hAnsi="Times New Roman" w:cs="Times New Roman"/>
          <w:lang w:val="la-Latn"/>
        </w:rPr>
        <w:t xml:space="preserve"> </w:t>
      </w:r>
      <w:r w:rsidRPr="007A06F5">
        <w:rPr>
          <w:rFonts w:ascii="Times New Roman" w:hAnsi="Times New Roman" w:cs="Times New Roman"/>
          <w:lang w:val="la-Latn"/>
        </w:rPr>
        <w:t>saepe ammonitum fuit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illo die prohibeantur</w:t>
      </w:r>
      <w:r w:rsidR="005D4A29" w:rsidRPr="007A06F5">
        <w:rPr>
          <w:rFonts w:ascii="Times New Roman" w:hAnsi="Times New Roman" w:cs="Times New Roman"/>
          <w:lang w:val="la-Latn"/>
        </w:rPr>
        <w:t>.</w:t>
      </w:r>
    </w:p>
    <w:p w14:paraId="7772B54D" w14:textId="4E1BB9B9" w:rsidR="00B215F2"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VIII. DE ADMONITIONE AD ABBATES ET LAICOS PRO MONASTERIIS EX REGALI LARGITATE SIBI COMMISSIS. </w:t>
      </w:r>
    </w:p>
    <w:p w14:paraId="2640BCD9" w14:textId="29078F2E" w:rsidR="000D60C8"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Abbatibus quoque et laicis</w:t>
      </w:r>
      <w:r w:rsidRPr="007A06F5">
        <w:rPr>
          <w:rFonts w:ascii="Times New Roman" w:hAnsi="Times New Roman" w:cs="Times New Roman"/>
          <w:lang w:val="la-Latn"/>
        </w:rPr>
        <w:t xml:space="preserve"> specialiter iubemus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in monasteriis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ex nostra largita</w:t>
      </w:r>
      <w:r w:rsidR="00B215F2" w:rsidRPr="007A06F5">
        <w:rPr>
          <w:rFonts w:ascii="Times New Roman" w:hAnsi="Times New Roman" w:cs="Times New Roman"/>
          <w:lang w:val="la-Latn"/>
        </w:rPr>
        <w:t>te habent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episcoporum consilio et documento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B215F2" w:rsidRPr="007A06F5">
        <w:rPr>
          <w:rFonts w:ascii="Times New Roman" w:hAnsi="Times New Roman" w:cs="Times New Roman"/>
          <w:lang w:val="la-Latn"/>
        </w:rPr>
        <w:t>uae ad religionem canonicorum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monachorum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sanctimonialium pertinent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peragant et</w:t>
      </w:r>
      <w:r w:rsidR="00B215F2" w:rsidRPr="007A06F5">
        <w:rPr>
          <w:rFonts w:ascii="Times New Roman" w:hAnsi="Times New Roman" w:cs="Times New Roman"/>
          <w:lang w:val="la-Latn"/>
        </w:rPr>
        <w:t xml:space="preserve"> eorum salubrem admonitionem in </w:t>
      </w:r>
      <w:r w:rsidRPr="007A06F5">
        <w:rPr>
          <w:rFonts w:ascii="Times New Roman" w:hAnsi="Times New Roman" w:cs="Times New Roman"/>
          <w:lang w:val="la-Latn"/>
        </w:rPr>
        <w:t>hoc libenter audiant et oboediant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F6C2FFE" w14:textId="370BB407"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VIIII. DE ADMONITIONE AD EPISCOPOS, ABBATES ET AD </w:t>
      </w:r>
      <w:r w:rsidR="00C442F3" w:rsidRPr="007A06F5">
        <w:rPr>
          <w:rFonts w:ascii="Times New Roman" w:hAnsi="Times New Roman" w:cs="Times New Roman"/>
          <w:lang w:val="la-Latn"/>
        </w:rPr>
        <w:t>O</w:t>
      </w:r>
      <w:r w:rsidRPr="007A06F5">
        <w:rPr>
          <w:rFonts w:ascii="Times New Roman" w:hAnsi="Times New Roman" w:cs="Times New Roman"/>
          <w:lang w:val="la-Latn"/>
        </w:rPr>
        <w:t xml:space="preserve">MNES </w:t>
      </w:r>
      <w:r w:rsidR="00C442F3" w:rsidRPr="007A06F5">
        <w:rPr>
          <w:rFonts w:ascii="Times New Roman" w:hAnsi="Times New Roman" w:cs="Times New Roman"/>
          <w:lang w:val="la-Latn"/>
        </w:rPr>
        <w:t>FIDELES PRO COMITUM ADIUTORIIS</w:t>
      </w:r>
      <w:r w:rsidR="005D4A29" w:rsidRPr="007A06F5">
        <w:rPr>
          <w:rFonts w:ascii="Times New Roman" w:hAnsi="Times New Roman" w:cs="Times New Roman"/>
          <w:lang w:val="la-Latn"/>
        </w:rPr>
        <w:t>.</w:t>
      </w:r>
    </w:p>
    <w:p w14:paraId="0E64355C" w14:textId="220C9262"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Episcopis iterum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abbatibus et vassis nostris et omnibu</w:t>
      </w:r>
      <w:r w:rsidR="00B215F2" w:rsidRPr="007A06F5">
        <w:rPr>
          <w:rFonts w:ascii="Times New Roman" w:hAnsi="Times New Roman" w:cs="Times New Roman"/>
          <w:lang w:val="la-Latn"/>
        </w:rPr>
        <w:t>s fidelibus laicis dicimus</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comitibus ad iustitias faciendas adiutores</w:t>
      </w:r>
      <w:r w:rsidRPr="007A06F5">
        <w:rPr>
          <w:rFonts w:ascii="Times New Roman" w:hAnsi="Times New Roman" w:cs="Times New Roman"/>
          <w:lang w:val="la-Latn"/>
        </w:rPr>
        <w:t xml:space="preserve"> sitis</w:t>
      </w:r>
      <w:r w:rsidR="005D4A29" w:rsidRPr="007A06F5">
        <w:rPr>
          <w:rFonts w:ascii="Times New Roman" w:hAnsi="Times New Roman" w:cs="Times New Roman"/>
          <w:lang w:val="la-Latn"/>
        </w:rPr>
        <w:t>.</w:t>
      </w:r>
    </w:p>
    <w:p w14:paraId="0DF1C5A2" w14:textId="138102C8"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 DE ADMONITIONE AD EPISCOPOS </w:t>
      </w:r>
      <w:r w:rsidR="00C442F3" w:rsidRPr="007A06F5">
        <w:rPr>
          <w:rFonts w:ascii="Times New Roman" w:hAnsi="Times New Roman" w:cs="Times New Roman"/>
          <w:lang w:val="la-Latn"/>
        </w:rPr>
        <w:t>VEL</w:t>
      </w:r>
      <w:r w:rsidRPr="007A06F5">
        <w:rPr>
          <w:rFonts w:ascii="Times New Roman" w:hAnsi="Times New Roman" w:cs="Times New Roman"/>
          <w:lang w:val="la-Latn"/>
        </w:rPr>
        <w:t xml:space="preserve"> COMITES PRO CONCORDIA </w:t>
      </w:r>
      <w:r w:rsidR="00C442F3" w:rsidRPr="007A06F5">
        <w:rPr>
          <w:rFonts w:ascii="Times New Roman" w:hAnsi="Times New Roman" w:cs="Times New Roman"/>
          <w:lang w:val="la-Latn"/>
        </w:rPr>
        <w:t>AD INVICEM ET CUM CETERIS FIDELIBUS</w:t>
      </w:r>
      <w:r w:rsidR="005D4A29" w:rsidRPr="007A06F5">
        <w:rPr>
          <w:rFonts w:ascii="Times New Roman" w:hAnsi="Times New Roman" w:cs="Times New Roman"/>
          <w:lang w:val="la-Latn"/>
        </w:rPr>
        <w:t>.</w:t>
      </w:r>
    </w:p>
    <w:p w14:paraId="18939100" w14:textId="77A7FB10"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Episcopi vero vel comites et invicem et cum ceteris fid</w:t>
      </w:r>
      <w:r w:rsidR="00B215F2" w:rsidRPr="007A06F5">
        <w:rPr>
          <w:rFonts w:ascii="Times New Roman" w:hAnsi="Times New Roman" w:cs="Times New Roman"/>
          <w:lang w:val="la-Latn"/>
        </w:rPr>
        <w:t xml:space="preserve">elibus concorditer vivant et ad </w:t>
      </w:r>
      <w:r w:rsidRPr="007A06F5">
        <w:rPr>
          <w:rFonts w:ascii="Times New Roman" w:hAnsi="Times New Roman" w:cs="Times New Roman"/>
          <w:lang w:val="la-Latn"/>
        </w:rPr>
        <w:t>sua ministeria peragenda vicissim sibi adiutorium ferant</w:t>
      </w:r>
      <w:r w:rsidR="005D4A29" w:rsidRPr="007A06F5">
        <w:rPr>
          <w:rFonts w:ascii="Times New Roman" w:hAnsi="Times New Roman" w:cs="Times New Roman"/>
          <w:lang w:val="la-Latn"/>
        </w:rPr>
        <w:t>.</w:t>
      </w:r>
    </w:p>
    <w:p w14:paraId="77699AEC" w14:textId="2C39B124" w:rsidR="00C442F3" w:rsidRPr="007A06F5" w:rsidRDefault="00B21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 DE ADMONITIONE AD OMNES GENERALITER PRO CARITATE ET </w:t>
      </w:r>
      <w:r w:rsidR="00C442F3" w:rsidRPr="007A06F5">
        <w:rPr>
          <w:rFonts w:ascii="Times New Roman" w:hAnsi="Times New Roman" w:cs="Times New Roman"/>
          <w:lang w:val="la-Latn"/>
        </w:rPr>
        <w:t>PAGE AD INVICEM</w:t>
      </w:r>
      <w:r w:rsidR="005D4A29" w:rsidRPr="007A06F5">
        <w:rPr>
          <w:rFonts w:ascii="Times New Roman" w:hAnsi="Times New Roman" w:cs="Times New Roman"/>
          <w:lang w:val="la-Latn"/>
        </w:rPr>
        <w:t>.</w:t>
      </w:r>
    </w:p>
    <w:p w14:paraId="1D64357E" w14:textId="0FE8AD0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Omnibus etiam generaliter dicimus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caritatem et pacem a</w:t>
      </w:r>
      <w:r w:rsidR="00B215F2" w:rsidRPr="007A06F5">
        <w:rPr>
          <w:rFonts w:ascii="Times New Roman" w:hAnsi="Times New Roman" w:cs="Times New Roman"/>
          <w:highlight w:val="yellow"/>
          <w:lang w:val="la-Latn"/>
        </w:rPr>
        <w:t xml:space="preserve">d invicem habeatis et generalem </w:t>
      </w:r>
      <w:r w:rsidRPr="007A06F5">
        <w:rPr>
          <w:rFonts w:ascii="Times New Roman" w:hAnsi="Times New Roman" w:cs="Times New Roman"/>
          <w:highlight w:val="yellow"/>
          <w:lang w:val="la-Latn"/>
        </w:rPr>
        <w:t>iussionem nostram generaliter observare decertetis</w:t>
      </w:r>
      <w:r w:rsidR="00B215F2" w:rsidRPr="007A06F5">
        <w:rPr>
          <w:rFonts w:ascii="Times New Roman" w:hAnsi="Times New Roman" w:cs="Times New Roman"/>
          <w:lang w:val="la-Latn"/>
        </w:rPr>
        <w:t xml:space="preserve"> et missis nostris pro qualicum </w:t>
      </w:r>
      <w:r w:rsidRPr="007A06F5">
        <w:rPr>
          <w:rFonts w:ascii="Times New Roman" w:hAnsi="Times New Roman" w:cs="Times New Roman"/>
          <w:lang w:val="la-Latn"/>
        </w:rPr>
        <w:t>que scilicet aut ecclesiastica aut publica utilitate vel oportunitate a nobis directis nost</w:t>
      </w:r>
      <w:r w:rsidR="00B215F2" w:rsidRPr="007A06F5">
        <w:rPr>
          <w:rFonts w:ascii="Times New Roman" w:hAnsi="Times New Roman" w:cs="Times New Roman"/>
          <w:lang w:val="la-Latn"/>
        </w:rPr>
        <w:t xml:space="preserve">ri </w:t>
      </w:r>
      <w:r w:rsidRPr="007A06F5">
        <w:rPr>
          <w:rFonts w:ascii="Times New Roman" w:hAnsi="Times New Roman" w:cs="Times New Roman"/>
          <w:lang w:val="la-Latn"/>
        </w:rPr>
        <w:t xml:space="preserve">honoris causa honorem exhibeatis et propter nostrae </w:t>
      </w:r>
      <w:r w:rsidR="00524CAA" w:rsidRPr="00524CAA">
        <w:rPr>
          <w:rFonts w:ascii="Times New Roman" w:hAnsi="Times New Roman" w:cs="Times New Roman"/>
          <w:b/>
          <w:lang w:val="la-Latn"/>
        </w:rPr>
        <w:t>auctorit</w:t>
      </w:r>
      <w:r w:rsidR="00B215F2" w:rsidRPr="007A06F5">
        <w:rPr>
          <w:rFonts w:ascii="Times New Roman" w:hAnsi="Times New Roman" w:cs="Times New Roman"/>
          <w:lang w:val="la-Latn"/>
        </w:rPr>
        <w:t>atis venerationem ea</w:t>
      </w:r>
      <w:r w:rsidR="009B2994" w:rsidRPr="007A06F5">
        <w:rPr>
          <w:rFonts w:ascii="Times New Roman" w:hAnsi="Times New Roman" w:cs="Times New Roman"/>
          <w:lang w:val="la-Latn"/>
        </w:rPr>
        <w:t xml:space="preserve">, </w:t>
      </w:r>
      <w:r w:rsidR="00B215F2" w:rsidRPr="007A06F5">
        <w:rPr>
          <w:rFonts w:ascii="Times New Roman" w:hAnsi="Times New Roman" w:cs="Times New Roman"/>
          <w:lang w:val="la-Latn"/>
        </w:rPr>
        <w:t>quae</w:t>
      </w:r>
      <w:r w:rsidRPr="007A06F5">
        <w:rPr>
          <w:rFonts w:ascii="Times New Roman" w:hAnsi="Times New Roman" w:cs="Times New Roman"/>
          <w:lang w:val="la-Latn"/>
        </w:rPr>
        <w:t>per illos iniungimus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agere non neglegatis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0FD92DBE" w14:textId="7EE3C2BB"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HOC,</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QUOD</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UNUSQUISQUE</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EPISCOPORUM</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VEL</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COMITUM</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PARTEM</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MINISTERII</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REGALIS</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HABEAT,</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TESTIMONIO</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IPSORUM</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AD</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INVICEM.</w:t>
      </w:r>
    </w:p>
    <w:p w14:paraId="31A99B22" w14:textId="54B4C8B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Et quoniam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diximus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unusquisque vestrum partem ministerii nostri per partes</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habere dinoscitur</w:t>
      </w:r>
      <w:r w:rsidR="009B2994" w:rsidRPr="007A06F5">
        <w:rPr>
          <w:rFonts w:ascii="Times New Roman" w:hAnsi="Times New Roman" w:cs="Times New Roman"/>
          <w:lang w:val="la-Latn"/>
        </w:rPr>
        <w:t xml:space="preserve">, </w:t>
      </w:r>
      <w:r w:rsidR="0014776C" w:rsidRPr="007A06F5">
        <w:rPr>
          <w:rFonts w:ascii="Times New Roman" w:hAnsi="Times New Roman" w:cs="Times New Roman"/>
          <w:lang w:val="la-Latn"/>
        </w:rPr>
        <w:t xml:space="preserve">volumus studere et per </w:t>
      </w:r>
      <w:r w:rsidRPr="007A06F5">
        <w:rPr>
          <w:rFonts w:ascii="Times New Roman" w:hAnsi="Times New Roman" w:cs="Times New Roman"/>
          <w:lang w:val="la-Latn"/>
        </w:rPr>
        <w:t>clamatores et per alia quaelibet certa indicia</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et per missos nostros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quos ad hoc ordinaverimus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qualiter unusquisque ad hoc certare</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studuerit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per commune testimonium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episcoporum de comitibus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comitum de</w:t>
      </w:r>
      <w:r w:rsidR="00F8030A" w:rsidRPr="007A06F5">
        <w:rPr>
          <w:rFonts w:ascii="Times New Roman" w:hAnsi="Times New Roman" w:cs="Times New Roman"/>
          <w:lang w:val="la-Latn"/>
        </w:rPr>
        <w:t xml:space="preserve"> </w:t>
      </w:r>
      <w:r w:rsidRPr="007A06F5">
        <w:rPr>
          <w:rFonts w:ascii="Times New Roman" w:hAnsi="Times New Roman" w:cs="Times New Roman"/>
          <w:lang w:val="la-Latn"/>
        </w:rPr>
        <w:t>episcopis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comperire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qualiter scilicet </w:t>
      </w:r>
      <w:r w:rsidRPr="007A06F5">
        <w:rPr>
          <w:rFonts w:ascii="Times New Roman" w:hAnsi="Times New Roman" w:cs="Times New Roman"/>
          <w:highlight w:val="yellow"/>
          <w:lang w:val="la-Latn"/>
        </w:rPr>
        <w:t>comites iustitiam diligant et faciant et quam religiose</w:t>
      </w:r>
      <w:r w:rsidR="00F8030A"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episcopi conversentur et praedicent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et amborum relatu </w:t>
      </w:r>
      <w:r w:rsidR="00BC76B9" w:rsidRPr="007A06F5">
        <w:rPr>
          <w:rFonts w:ascii="Times New Roman" w:hAnsi="Times New Roman" w:cs="Times New Roman"/>
          <w:highlight w:val="yellow"/>
          <w:lang w:val="la-Latn"/>
        </w:rPr>
        <w:t>de aliorum fidelium in suis mi</w:t>
      </w:r>
      <w:r w:rsidR="00F8030A" w:rsidRPr="007A06F5">
        <w:rPr>
          <w:rFonts w:ascii="Times New Roman" w:hAnsi="Times New Roman" w:cs="Times New Roman"/>
          <w:highlight w:val="yellow"/>
          <w:lang w:val="la-Latn"/>
        </w:rPr>
        <w:t xml:space="preserve">nisteriis </w:t>
      </w:r>
      <w:r w:rsidRPr="007A06F5">
        <w:rPr>
          <w:rFonts w:ascii="Times New Roman" w:hAnsi="Times New Roman" w:cs="Times New Roman"/>
          <w:highlight w:val="yellow"/>
          <w:lang w:val="la-Latn"/>
        </w:rPr>
        <w:t>consistentium aequitate et pace atque concordia cognoscere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Similiter etiam vo</w:t>
      </w:r>
      <w:r w:rsidR="00F8030A" w:rsidRPr="007A06F5">
        <w:rPr>
          <w:rFonts w:ascii="Times New Roman" w:hAnsi="Times New Roman" w:cs="Times New Roman"/>
          <w:lang w:val="la-Latn"/>
        </w:rPr>
        <w:t>lumus</w:t>
      </w:r>
      <w:r w:rsidR="009B2994" w:rsidRPr="007A06F5">
        <w:rPr>
          <w:rFonts w:ascii="Times New Roman" w:hAnsi="Times New Roman" w:cs="Times New Roman"/>
          <w:lang w:val="la-Latn"/>
        </w:rPr>
        <w:t xml:space="preserve">, </w:t>
      </w:r>
      <w:r w:rsidR="00F8030A" w:rsidRPr="007A06F5">
        <w:rPr>
          <w:rFonts w:ascii="Times New Roman" w:hAnsi="Times New Roman" w:cs="Times New Roman"/>
          <w:lang w:val="la-Latn"/>
        </w:rPr>
        <w:t xml:space="preserve">ut omnes illis </w:t>
      </w:r>
      <w:r w:rsidRPr="007A06F5">
        <w:rPr>
          <w:rFonts w:ascii="Times New Roman" w:hAnsi="Times New Roman" w:cs="Times New Roman"/>
          <w:lang w:val="la-Latn"/>
        </w:rPr>
        <w:t>et illi omnibus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communi societate et statu a nobis interrogati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verum testimonium sibi mutuo perhibere possint</w:t>
      </w:r>
      <w:r w:rsidR="005D4A29" w:rsidRPr="007A06F5">
        <w:rPr>
          <w:rFonts w:ascii="Times New Roman" w:hAnsi="Times New Roman" w:cs="Times New Roman"/>
          <w:lang w:val="la-Latn"/>
        </w:rPr>
        <w:t>.</w:t>
      </w:r>
    </w:p>
    <w:p w14:paraId="6AA987B7" w14:textId="245A04A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CAUSA</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ORTA</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AD</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INHONORATIONEM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REGNI</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PERTINENTE.</w:t>
      </w:r>
    </w:p>
    <w:p w14:paraId="5F3E7CDC" w14:textId="5A9CD69B"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Et si talis causa </w:t>
      </w:r>
      <w:r w:rsidRPr="007A06F5">
        <w:rPr>
          <w:rFonts w:ascii="Times New Roman" w:hAnsi="Times New Roman" w:cs="Times New Roman"/>
          <w:highlight w:val="yellow"/>
          <w:lang w:val="la-Latn"/>
        </w:rPr>
        <w:t>in qualibet provincia aut in aliquo comitatu orta fuerit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quae aut ad</w:t>
      </w:r>
      <w:r w:rsidR="00B96837"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inhonorationem regni aut ad commune damnum pertineat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B96837" w:rsidRPr="007A06F5">
        <w:rPr>
          <w:rFonts w:ascii="Times New Roman" w:hAnsi="Times New Roman" w:cs="Times New Roman"/>
          <w:lang w:val="la-Latn"/>
        </w:rPr>
        <w:t xml:space="preserve">ae etiam sine nostra/ potestate </w:t>
      </w:r>
      <w:r w:rsidRPr="007A06F5">
        <w:rPr>
          <w:rFonts w:ascii="Times New Roman" w:hAnsi="Times New Roman" w:cs="Times New Roman"/>
          <w:lang w:val="la-Latn"/>
        </w:rPr>
        <w:t>corrigi non possit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nos diu latere non permittatis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omnia deo auxiliante</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corrigere debemus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quicquid actenus in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ad pacem et iustitiam totius populi</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pertinet et honorem regni et communem utilitatem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aut a nobis aut a </w:t>
      </w:r>
      <w:r w:rsidRPr="007A06F5">
        <w:rPr>
          <w:rFonts w:ascii="Times New Roman" w:hAnsi="Times New Roman" w:cs="Times New Roman"/>
          <w:lang w:val="la-Latn"/>
        </w:rPr>
        <w:lastRenderedPageBreak/>
        <w:t>vobis neglectum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debemus deo auxiliante certare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qualiter abhinc nostro et vestro studio emendatum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fiat</w:t>
      </w:r>
      <w:r w:rsidR="005D4A29" w:rsidRPr="007A06F5">
        <w:rPr>
          <w:rFonts w:ascii="Times New Roman" w:hAnsi="Times New Roman" w:cs="Times New Roman"/>
          <w:lang w:val="la-Latn"/>
        </w:rPr>
        <w:t>.</w:t>
      </w:r>
    </w:p>
    <w:p w14:paraId="38EE4B4B" w14:textId="589170FD"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PAGE IN ITINERE EXERCITALI CUSTODIENDA</w:t>
      </w:r>
      <w:r w:rsidR="005D4A29" w:rsidRPr="007A06F5">
        <w:rPr>
          <w:rFonts w:ascii="Times New Roman" w:hAnsi="Times New Roman" w:cs="Times New Roman"/>
          <w:lang w:val="la-Latn"/>
        </w:rPr>
        <w:t>.</w:t>
      </w:r>
    </w:p>
    <w:p w14:paraId="0850A123" w14:textId="39A26401"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pace vero in exercitali iti</w:t>
      </w:r>
      <w:r w:rsidR="00F30EED" w:rsidRPr="007A06F5">
        <w:rPr>
          <w:rFonts w:ascii="Times New Roman" w:hAnsi="Times New Roman" w:cs="Times New Roman"/>
          <w:lang w:val="la-Latn"/>
        </w:rPr>
        <w:t xml:space="preserve">nere servanda usque ad marcham </w:t>
      </w:r>
      <w:r w:rsidRPr="007A06F5">
        <w:rPr>
          <w:rFonts w:ascii="Times New Roman" w:hAnsi="Times New Roman" w:cs="Times New Roman"/>
          <w:lang w:val="la-Latn"/>
        </w:rPr>
        <w:t>hoc omnibus notum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fieri 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quicumque aucto</w:t>
      </w:r>
      <w:r w:rsidR="00F30EED" w:rsidRPr="007A06F5">
        <w:rPr>
          <w:rFonts w:ascii="Times New Roman" w:hAnsi="Times New Roman" w:cs="Times New Roman"/>
          <w:lang w:val="la-Latn"/>
        </w:rPr>
        <w:t xml:space="preserve">rem damni sibi praeterito anno </w:t>
      </w:r>
      <w:r w:rsidRPr="007A06F5">
        <w:rPr>
          <w:rFonts w:ascii="Times New Roman" w:hAnsi="Times New Roman" w:cs="Times New Roman"/>
          <w:lang w:val="la-Latn"/>
        </w:rPr>
        <w:t>inlati nominatim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cognoscit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iustitiam de illo quaerat et accipiat</w:t>
      </w:r>
      <w:r w:rsidR="005D4A29" w:rsidRPr="007A06F5">
        <w:rPr>
          <w:rFonts w:ascii="Times New Roman" w:hAnsi="Times New Roman" w:cs="Times New Roman"/>
          <w:lang w:val="la-Latn"/>
        </w:rPr>
        <w:t>.</w:t>
      </w:r>
    </w:p>
    <w:p w14:paraId="01E4196C" w14:textId="1366D5E4"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DENUNTIATIONE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IN</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HOSTEM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PERGUNT</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SUOS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IN</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SUO</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OBSEQUIO</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SUNT,</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UNUSQUISQUE</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COGNOSCAT.</w:t>
      </w:r>
    </w:p>
    <w:p w14:paraId="54B4BA4F" w14:textId="3E4AE1F3" w:rsidR="00C442F3" w:rsidRPr="007A06F5" w:rsidRDefault="00C442F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Deinceps  tamen omnibus denuntiare 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cognoscat unusquisque omnes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suo obsequio in tali itinere pergunt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sive sui sint sive alieni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ille de eorum factis</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rationem se sciat redditurum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quicquid ipsi in pace violanda deliquerint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ipsius</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debet plivium pertinere ea scilicet conditione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pacis violator primum iuxta facinoris</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qualitatem sive coram nobis sive coram misso nostro dignas poenas persolvat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senior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secum talem duxerit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quem aut constringere noluit aut non potuit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nostram</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iussionem servaret et insuper in regno nostro praedas facere non timeret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 illius</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neglegentia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ante eum de his non admonuerit 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postquam neglegentia contemptoris</w:t>
      </w:r>
      <w:r w:rsidR="00B96837" w:rsidRPr="007A06F5">
        <w:rPr>
          <w:rFonts w:ascii="Times New Roman" w:hAnsi="Times New Roman" w:cs="Times New Roman"/>
          <w:lang w:val="la-Latn"/>
        </w:rPr>
        <w:t xml:space="preserve"> </w:t>
      </w:r>
      <w:r w:rsidRPr="007A06F5">
        <w:rPr>
          <w:rFonts w:ascii="Times New Roman" w:hAnsi="Times New Roman" w:cs="Times New Roman"/>
          <w:lang w:val="la-Latn"/>
        </w:rPr>
        <w:t>ad eius notitiam pervenerit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eum corrigere – sicut decet – neglexerit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honore suo privetur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scilicet neuter illorum sine iusta vindicta remaneat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3F0F0B62" w14:textId="3874F255"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IN HOSTEM </w:t>
      </w:r>
      <w:r w:rsidR="007F0DF6" w:rsidRPr="007A06F5">
        <w:rPr>
          <w:rFonts w:ascii="Times New Roman" w:hAnsi="Times New Roman" w:cs="Times New Roman"/>
          <w:lang w:val="la-Latn"/>
        </w:rPr>
        <w:t>PERGERE DEBENT</w:t>
      </w:r>
      <w:r w:rsidR="005D4A29" w:rsidRPr="007A06F5">
        <w:rPr>
          <w:rFonts w:ascii="Times New Roman" w:hAnsi="Times New Roman" w:cs="Times New Roman"/>
          <w:lang w:val="la-Latn"/>
        </w:rPr>
        <w:t>.</w:t>
      </w:r>
    </w:p>
    <w:p w14:paraId="7BB03BAC" w14:textId="6909C5D5"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Statuimus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liberi homines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tantum proprietatis habent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 xml:space="preserve">unde hostem </w:t>
      </w:r>
      <w:r w:rsidR="007F0DF6" w:rsidRPr="007A06F5">
        <w:rPr>
          <w:rFonts w:ascii="Times New Roman" w:hAnsi="Times New Roman" w:cs="Times New Roman"/>
          <w:highlight w:val="yellow"/>
          <w:lang w:val="la-Latn"/>
        </w:rPr>
        <w:t xml:space="preserve">bene facere possint et iussi </w:t>
      </w:r>
      <w:r w:rsidRPr="007A06F5">
        <w:rPr>
          <w:rFonts w:ascii="Times New Roman" w:hAnsi="Times New Roman" w:cs="Times New Roman"/>
          <w:highlight w:val="yellow"/>
          <w:lang w:val="la-Latn"/>
        </w:rPr>
        <w:t>facere nolunt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primavice secundum legem illorum statute damno subiaceant</w:t>
      </w:r>
      <w:r w:rsidR="009B2994" w:rsidRPr="007A06F5">
        <w:rPr>
          <w:rFonts w:ascii="Times New Roman" w:hAnsi="Times New Roman" w:cs="Times New Roman"/>
          <w:lang w:val="la-Latn"/>
        </w:rPr>
        <w:t xml:space="preserve">; </w:t>
      </w:r>
      <w:r w:rsidR="007F0DF6" w:rsidRPr="007A06F5">
        <w:rPr>
          <w:rFonts w:ascii="Times New Roman" w:hAnsi="Times New Roman" w:cs="Times New Roman"/>
          <w:lang w:val="la-Latn"/>
        </w:rPr>
        <w:t xml:space="preserve">si vero secundo inventus fuerit </w:t>
      </w:r>
      <w:r w:rsidRPr="007A06F5">
        <w:rPr>
          <w:rFonts w:ascii="Times New Roman" w:hAnsi="Times New Roman" w:cs="Times New Roman"/>
          <w:lang w:val="la-Latn"/>
        </w:rPr>
        <w:t>neglegens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bannum nostrum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LX solides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persolvat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 vero tertio quis in </w:t>
      </w:r>
      <w:r w:rsidR="007F0DF6" w:rsidRPr="007A06F5">
        <w:rPr>
          <w:rFonts w:ascii="Times New Roman" w:hAnsi="Times New Roman" w:cs="Times New Roman"/>
          <w:lang w:val="la-Latn"/>
        </w:rPr>
        <w:t>eadem culpa fuerit inplicatus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sciat se omnem substantiam suam amissurum aut in exilio esse mittendum</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De m</w:t>
      </w:r>
      <w:r w:rsidR="007F0DF6" w:rsidRPr="007A06F5">
        <w:rPr>
          <w:rFonts w:ascii="Times New Roman" w:hAnsi="Times New Roman" w:cs="Times New Roman"/>
          <w:highlight w:val="yellow"/>
          <w:lang w:val="la-Latn"/>
        </w:rPr>
        <w:t>ediocribus quippe liberis</w:t>
      </w:r>
      <w:r w:rsidR="009B2994" w:rsidRPr="007A06F5">
        <w:rPr>
          <w:rFonts w:ascii="Times New Roman" w:hAnsi="Times New Roman" w:cs="Times New Roman"/>
          <w:highlight w:val="yellow"/>
          <w:lang w:val="la-Latn"/>
        </w:rPr>
        <w:t xml:space="preserve">, </w:t>
      </w:r>
      <w:r w:rsidR="007F0DF6" w:rsidRPr="007A06F5">
        <w:rPr>
          <w:rFonts w:ascii="Times New Roman" w:hAnsi="Times New Roman" w:cs="Times New Roman"/>
          <w:highlight w:val="yellow"/>
          <w:lang w:val="la-Latn"/>
        </w:rPr>
        <w:t xml:space="preserve">qui </w:t>
      </w:r>
      <w:r w:rsidRPr="007A06F5">
        <w:rPr>
          <w:rFonts w:ascii="Times New Roman" w:hAnsi="Times New Roman" w:cs="Times New Roman"/>
          <w:highlight w:val="yellow"/>
          <w:lang w:val="la-Latn"/>
        </w:rPr>
        <w:t>non possunt per se hostem facere</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comitum fidelitati committimus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aut  inter duo</w:t>
      </w:r>
      <w:r w:rsidR="007F0DF6" w:rsidRPr="007A06F5">
        <w:rPr>
          <w:rFonts w:ascii="Times New Roman" w:hAnsi="Times New Roman" w:cs="Times New Roman"/>
          <w:lang w:val="la-Latn"/>
        </w:rPr>
        <w:t xml:space="preserve">s aut inter  III seu quattuor </w:t>
      </w:r>
      <w:r w:rsidRPr="007A06F5">
        <w:rPr>
          <w:rFonts w:ascii="Times New Roman" w:hAnsi="Times New Roman" w:cs="Times New Roman"/>
          <w:lang w:val="la-Latn"/>
        </w:rPr>
        <w:t>vel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necesse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amplius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melior esse videtur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adiutorium praebean</w:t>
      </w:r>
      <w:r w:rsidR="007F0DF6" w:rsidRPr="007A06F5">
        <w:rPr>
          <w:rFonts w:ascii="Times New Roman" w:hAnsi="Times New Roman" w:cs="Times New Roman"/>
          <w:lang w:val="la-Latn"/>
        </w:rPr>
        <w:t>t ad nostrum servitium</w:t>
      </w:r>
      <w:r w:rsidR="009B2994" w:rsidRPr="007A06F5">
        <w:rPr>
          <w:rFonts w:ascii="Times New Roman" w:hAnsi="Times New Roman" w:cs="Times New Roman"/>
          <w:lang w:val="la-Latn"/>
        </w:rPr>
        <w:t xml:space="preserve">. </w:t>
      </w:r>
      <w:r w:rsidR="007F0DF6" w:rsidRPr="007A06F5">
        <w:rPr>
          <w:rFonts w:ascii="Times New Roman" w:hAnsi="Times New Roman" w:cs="Times New Roman"/>
          <w:lang w:val="la-Latn"/>
        </w:rPr>
        <w:t xml:space="preserve">De his </w:t>
      </w:r>
      <w:r w:rsidRPr="007A06F5">
        <w:rPr>
          <w:rFonts w:ascii="Times New Roman" w:hAnsi="Times New Roman" w:cs="Times New Roman"/>
          <w:lang w:val="la-Latn"/>
        </w:rPr>
        <w:t>quoque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ob nimiam paupertatem neque per se hostem facere neque adiut</w:t>
      </w:r>
      <w:r w:rsidR="007F0DF6" w:rsidRPr="007A06F5">
        <w:rPr>
          <w:rFonts w:ascii="Times New Roman" w:hAnsi="Times New Roman" w:cs="Times New Roman"/>
          <w:lang w:val="la-Latn"/>
        </w:rPr>
        <w:t>orium praestare possunt</w:t>
      </w:r>
      <w:r w:rsidR="009B2994" w:rsidRPr="007A06F5">
        <w:rPr>
          <w:rFonts w:ascii="Times New Roman" w:hAnsi="Times New Roman" w:cs="Times New Roman"/>
          <w:lang w:val="la-Latn"/>
        </w:rPr>
        <w:t xml:space="preserve">, </w:t>
      </w:r>
      <w:r w:rsidR="007F0DF6" w:rsidRPr="007A06F5">
        <w:rPr>
          <w:rFonts w:ascii="Times New Roman" w:hAnsi="Times New Roman" w:cs="Times New Roman"/>
          <w:lang w:val="la-Latn"/>
        </w:rPr>
        <w:t>con</w:t>
      </w:r>
      <w:r w:rsidRPr="007A06F5">
        <w:rPr>
          <w:rFonts w:ascii="Times New Roman" w:hAnsi="Times New Roman" w:cs="Times New Roman"/>
          <w:lang w:val="la-Latn"/>
        </w:rPr>
        <w:t>serventur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007F0DF6" w:rsidRPr="007A06F5">
        <w:rPr>
          <w:rFonts w:ascii="Times New Roman" w:hAnsi="Times New Roman" w:cs="Times New Roman"/>
          <w:lang w:val="la-Latn"/>
        </w:rPr>
        <w:t>squequo recuperare valeant</w:t>
      </w:r>
      <w:r w:rsidR="005D4A29" w:rsidRPr="007A06F5">
        <w:rPr>
          <w:rFonts w:ascii="Times New Roman" w:hAnsi="Times New Roman" w:cs="Times New Roman"/>
          <w:lang w:val="la-Latn"/>
        </w:rPr>
        <w:t>.</w:t>
      </w:r>
    </w:p>
    <w:p w14:paraId="7E64BBCC" w14:textId="743E58F1" w:rsidR="00583DB3"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 DE LIBERIS HOMINIBUS, QUI NON PROPTER PAUPERTATEM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SED PROPTER FRAUDOLENTIAM RES </w:t>
      </w:r>
      <w:r w:rsidR="00583DB3" w:rsidRPr="007A06F5">
        <w:rPr>
          <w:rFonts w:ascii="Times New Roman" w:hAnsi="Times New Roman" w:cs="Times New Roman"/>
          <w:lang w:val="la-Latn"/>
        </w:rPr>
        <w:t>SUAS</w:t>
      </w:r>
      <w:r w:rsidRPr="007A06F5">
        <w:rPr>
          <w:rFonts w:ascii="Times New Roman" w:hAnsi="Times New Roman" w:cs="Times New Roman"/>
          <w:lang w:val="la-Latn"/>
        </w:rPr>
        <w:t xml:space="preserve"> AD ECCLESIAS DANT.</w:t>
      </w:r>
    </w:p>
    <w:p w14:paraId="221EF000" w14:textId="36F77CE2"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Placet nobis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liberi homines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non propter paupertatem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sed ob v</w:t>
      </w:r>
      <w:r w:rsidR="002E0147" w:rsidRPr="007A06F5">
        <w:rPr>
          <w:rFonts w:ascii="Times New Roman" w:hAnsi="Times New Roman" w:cs="Times New Roman"/>
          <w:highlight w:val="yellow"/>
          <w:lang w:val="la-Latn"/>
        </w:rPr>
        <w:t xml:space="preserve">itandam rei publicae utilitatem </w:t>
      </w:r>
      <w:r w:rsidRPr="007A06F5">
        <w:rPr>
          <w:rFonts w:ascii="Times New Roman" w:hAnsi="Times New Roman" w:cs="Times New Roman"/>
          <w:highlight w:val="yellow"/>
          <w:lang w:val="la-Latn"/>
        </w:rPr>
        <w:t>fraudolenter ac ingeniose res suas ecclesiis delegant</w:t>
      </w:r>
      <w:r w:rsidRPr="007A06F5">
        <w:rPr>
          <w:rFonts w:ascii="Times New Roman" w:hAnsi="Times New Roman" w:cs="Times New Roman"/>
          <w:lang w:val="la-Latn"/>
        </w:rPr>
        <w:t xml:space="preserve"> easque denuo sub censu ut</w:t>
      </w:r>
      <w:r w:rsidR="002E0147" w:rsidRPr="007A06F5">
        <w:rPr>
          <w:rFonts w:ascii="Times New Roman" w:hAnsi="Times New Roman" w:cs="Times New Roman"/>
          <w:lang w:val="la-Latn"/>
        </w:rPr>
        <w:t>endas recipiunt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quousque </w:t>
      </w:r>
      <w:r w:rsidRPr="007A06F5">
        <w:rPr>
          <w:rFonts w:ascii="Times New Roman" w:hAnsi="Times New Roman" w:cs="Times New Roman"/>
          <w:lang w:val="la-Latn"/>
        </w:rPr>
        <w:t>ipsas res possident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hostem et reliquas publicas functiones faciant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Quodsi iussa fac</w:t>
      </w:r>
      <w:r w:rsidR="002E0147" w:rsidRPr="007A06F5">
        <w:rPr>
          <w:rFonts w:ascii="Times New Roman" w:hAnsi="Times New Roman" w:cs="Times New Roman"/>
          <w:lang w:val="la-Latn"/>
        </w:rPr>
        <w:t>ere neglexerint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licentiam eos </w:t>
      </w:r>
      <w:r w:rsidRPr="007A06F5">
        <w:rPr>
          <w:rFonts w:ascii="Times New Roman" w:hAnsi="Times New Roman" w:cs="Times New Roman"/>
          <w:lang w:val="la-Latn"/>
        </w:rPr>
        <w:t>distringendi comitibus permittimus per ipsas res nostra non resistente emunitat</w:t>
      </w:r>
      <w:r w:rsidR="002E0147" w:rsidRPr="007A06F5">
        <w:rPr>
          <w:rFonts w:ascii="Times New Roman" w:hAnsi="Times New Roman" w:cs="Times New Roman"/>
          <w:lang w:val="la-Latn"/>
        </w:rPr>
        <w:t>e</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status et utilitas regni </w:t>
      </w:r>
      <w:r w:rsidRPr="007A06F5">
        <w:rPr>
          <w:rFonts w:ascii="Times New Roman" w:hAnsi="Times New Roman" w:cs="Times New Roman"/>
          <w:lang w:val="la-Latn"/>
        </w:rPr>
        <w:t>huiusmodi a</w:t>
      </w:r>
      <w:r w:rsidR="002E0147" w:rsidRPr="007A06F5">
        <w:rPr>
          <w:rFonts w:ascii="Times New Roman" w:hAnsi="Times New Roman" w:cs="Times New Roman"/>
          <w:lang w:val="la-Latn"/>
        </w:rPr>
        <w:t>dinventionibus non infirmetur</w:t>
      </w:r>
      <w:r w:rsidR="005D4A29" w:rsidRPr="007A06F5">
        <w:rPr>
          <w:rFonts w:ascii="Times New Roman" w:hAnsi="Times New Roman" w:cs="Times New Roman"/>
          <w:lang w:val="la-Latn"/>
        </w:rPr>
        <w:t>.</w:t>
      </w:r>
    </w:p>
    <w:p w14:paraId="7175298A" w14:textId="292D7C09" w:rsidR="00583DB3"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 DE EMPTIONE ALTERIUS PROPRIETATIS.</w:t>
      </w:r>
    </w:p>
    <w:p w14:paraId="679743C3" w14:textId="7DB49536"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similis mensura in laicali ordine de hac re conservetur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videlice</w:t>
      </w:r>
      <w:r w:rsidR="002E0147"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3D4826" w:rsidRPr="007A06F5">
        <w:rPr>
          <w:rFonts w:ascii="Times New Roman" w:hAnsi="Times New Roman" w:cs="Times New Roman"/>
          <w:lang w:val="la-Latn"/>
        </w:rPr>
        <w:t>si quis alterius [</w:t>
      </w:r>
      <w:r w:rsidR="002E0147" w:rsidRPr="007A06F5">
        <w:rPr>
          <w:rFonts w:ascii="Times New Roman" w:hAnsi="Times New Roman" w:cs="Times New Roman"/>
          <w:lang w:val="la-Latn"/>
        </w:rPr>
        <w:t>qui] pro</w:t>
      </w:r>
      <w:r w:rsidR="003D4826" w:rsidRPr="007A06F5">
        <w:rPr>
          <w:rFonts w:ascii="Times New Roman" w:hAnsi="Times New Roman" w:cs="Times New Roman"/>
          <w:lang w:val="la-Latn"/>
        </w:rPr>
        <w:t>prietatem [</w:t>
      </w:r>
      <w:r w:rsidRPr="007A06F5">
        <w:rPr>
          <w:rFonts w:ascii="Times New Roman" w:hAnsi="Times New Roman" w:cs="Times New Roman"/>
          <w:lang w:val="la-Latn"/>
        </w:rPr>
        <w:t>habet]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hostem facere potest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emerit aut quovis modo ad eum </w:t>
      </w:r>
      <w:r w:rsidR="002E0147" w:rsidRPr="007A06F5">
        <w:rPr>
          <w:rFonts w:ascii="Times New Roman" w:hAnsi="Times New Roman" w:cs="Times New Roman"/>
          <w:lang w:val="la-Latn"/>
        </w:rPr>
        <w:t xml:space="preserve">pervenerit eique ad utendum eas </w:t>
      </w:r>
      <w:r w:rsidRPr="007A06F5">
        <w:rPr>
          <w:rFonts w:ascii="Times New Roman" w:hAnsi="Times New Roman" w:cs="Times New Roman"/>
          <w:lang w:val="la-Latn"/>
        </w:rPr>
        <w:t>dimiserit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neglegens de hoste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 ipsas res a comite distringatu</w:t>
      </w:r>
      <w:r w:rsidR="002E0147" w:rsidRPr="007A06F5">
        <w:rPr>
          <w:rFonts w:ascii="Times New Roman" w:hAnsi="Times New Roman" w:cs="Times New Roman"/>
          <w:lang w:val="la-Latn"/>
        </w:rPr>
        <w:t>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ut in quocumque publica non minoretur utilitas</w:t>
      </w:r>
      <w:r w:rsidR="005D4A29" w:rsidRPr="007A06F5">
        <w:rPr>
          <w:rFonts w:ascii="Times New Roman" w:hAnsi="Times New Roman" w:cs="Times New Roman"/>
          <w:lang w:val="la-Latn"/>
        </w:rPr>
        <w:t>.</w:t>
      </w:r>
    </w:p>
    <w:p w14:paraId="5C32E9EE" w14:textId="0420CC09"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2E0147" w:rsidRPr="007A06F5">
        <w:rPr>
          <w:rFonts w:ascii="Times New Roman" w:hAnsi="Times New Roman" w:cs="Times New Roman"/>
          <w:lang w:val="la-Latn"/>
        </w:rPr>
        <w:t>. DE HIS, QUI IN PATERNA HEREDITATE COMMUNITER SEDENT, QUOMODO IN HOSTEM PROFICISCANTUR.</w:t>
      </w:r>
    </w:p>
    <w:p w14:paraId="024906B0" w14:textId="63A11C11"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Defunctis namque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simul in paterna seu materna </w:t>
      </w:r>
      <w:r w:rsidRPr="007A06F5">
        <w:rPr>
          <w:rFonts w:ascii="Times New Roman" w:hAnsi="Times New Roman" w:cs="Times New Roman"/>
          <w:highlight w:val="yellow"/>
          <w:lang w:val="la-Latn"/>
        </w:rPr>
        <w:t>hereditate</w:t>
      </w:r>
      <w:r w:rsidRPr="007A06F5">
        <w:rPr>
          <w:rFonts w:ascii="Times New Roman" w:hAnsi="Times New Roman" w:cs="Times New Roman"/>
          <w:lang w:val="la-Latn"/>
        </w:rPr>
        <w:t xml:space="preserve"> communite</w:t>
      </w:r>
      <w:r w:rsidR="002E0147" w:rsidRPr="007A06F5">
        <w:rPr>
          <w:rFonts w:ascii="Times New Roman" w:hAnsi="Times New Roman" w:cs="Times New Roman"/>
          <w:lang w:val="la-Latn"/>
        </w:rPr>
        <w:t>r vivunt</w:t>
      </w:r>
      <w:r w:rsidR="009B2994" w:rsidRPr="007A06F5">
        <w:rPr>
          <w:rFonts w:ascii="Times New Roman" w:hAnsi="Times New Roman" w:cs="Times New Roman"/>
          <w:lang w:val="la-Latn"/>
        </w:rPr>
        <w:t xml:space="preserve">, </w:t>
      </w:r>
      <w:r w:rsidR="002E0147" w:rsidRPr="007A06F5">
        <w:rPr>
          <w:rFonts w:ascii="Times New Roman" w:hAnsi="Times New Roman" w:cs="Times New Roman"/>
          <w:highlight w:val="yellow"/>
          <w:lang w:val="la-Latn"/>
        </w:rPr>
        <w:t xml:space="preserve">nolentes substantiam </w:t>
      </w:r>
      <w:r w:rsidRPr="007A06F5">
        <w:rPr>
          <w:rFonts w:ascii="Times New Roman" w:hAnsi="Times New Roman" w:cs="Times New Roman"/>
          <w:highlight w:val="yellow"/>
          <w:lang w:val="la-Latn"/>
        </w:rPr>
        <w:t>illorum dividere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hac occasione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unus tantum illorum in hostem vadat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volumu</w:t>
      </w:r>
      <w:r w:rsidR="002E0147"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si solus est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vadat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sin autem duo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similiter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tres fuerint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unus remaneat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et si ult</w:t>
      </w:r>
      <w:r w:rsidR="003D4826" w:rsidRPr="007A06F5">
        <w:rPr>
          <w:rFonts w:ascii="Times New Roman" w:hAnsi="Times New Roman" w:cs="Times New Roman"/>
          <w:highlight w:val="yellow"/>
          <w:lang w:val="la-Latn"/>
        </w:rPr>
        <w:t>ra tres [</w:t>
      </w:r>
      <w:r w:rsidRPr="007A06F5">
        <w:rPr>
          <w:rFonts w:ascii="Times New Roman" w:hAnsi="Times New Roman" w:cs="Times New Roman"/>
          <w:highlight w:val="yellow"/>
          <w:lang w:val="la-Latn"/>
        </w:rPr>
        <w:t>f</w:t>
      </w:r>
      <w:r w:rsidR="002E0147" w:rsidRPr="007A06F5">
        <w:rPr>
          <w:rFonts w:ascii="Times New Roman" w:hAnsi="Times New Roman" w:cs="Times New Roman"/>
          <w:highlight w:val="yellow"/>
          <w:lang w:val="la-Latn"/>
        </w:rPr>
        <w:t>uerint</w:t>
      </w:r>
      <w:r w:rsidR="009B2994" w:rsidRPr="007A06F5">
        <w:rPr>
          <w:rFonts w:ascii="Times New Roman" w:hAnsi="Times New Roman" w:cs="Times New Roman"/>
          <w:highlight w:val="yellow"/>
          <w:lang w:val="la-Latn"/>
        </w:rPr>
        <w:t xml:space="preserve">, </w:t>
      </w:r>
      <w:r w:rsidR="002E0147" w:rsidRPr="007A06F5">
        <w:rPr>
          <w:rFonts w:ascii="Times New Roman" w:hAnsi="Times New Roman" w:cs="Times New Roman"/>
          <w:highlight w:val="yellow"/>
          <w:lang w:val="la-Latn"/>
        </w:rPr>
        <w:t xml:space="preserve">unus remaneat] </w:t>
      </w:r>
      <w:r w:rsidRPr="007A06F5">
        <w:rPr>
          <w:rFonts w:ascii="Times New Roman" w:hAnsi="Times New Roman" w:cs="Times New Roman"/>
          <w:highlight w:val="yellow"/>
          <w:lang w:val="la-Latn"/>
        </w:rPr>
        <w:t>numerus fratrum creverit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unus semper propter domesticam curam atq</w:t>
      </w:r>
      <w:r w:rsidR="002E0147" w:rsidRPr="007A06F5">
        <w:rPr>
          <w:rFonts w:ascii="Times New Roman" w:hAnsi="Times New Roman" w:cs="Times New Roman"/>
          <w:highlight w:val="yellow"/>
          <w:lang w:val="la-Latn"/>
        </w:rPr>
        <w:t>ue rerum communionem excolen</w:t>
      </w:r>
      <w:r w:rsidRPr="007A06F5">
        <w:rPr>
          <w:rFonts w:ascii="Times New Roman" w:hAnsi="Times New Roman" w:cs="Times New Roman"/>
          <w:highlight w:val="yellow"/>
          <w:lang w:val="la-Latn"/>
        </w:rPr>
        <w:t>dam remaneat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vero inter eos aliqua orta fuerit contentio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quis eorum e</w:t>
      </w:r>
      <w:r w:rsidR="002E0147" w:rsidRPr="007A06F5">
        <w:rPr>
          <w:rFonts w:ascii="Times New Roman" w:hAnsi="Times New Roman" w:cs="Times New Roman"/>
          <w:lang w:val="la-Latn"/>
        </w:rPr>
        <w:t>xpeditionem facere debeat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pro</w:t>
      </w:r>
      <w:r w:rsidRPr="007A06F5">
        <w:rPr>
          <w:rFonts w:ascii="Times New Roman" w:hAnsi="Times New Roman" w:cs="Times New Roman"/>
          <w:lang w:val="la-Latn"/>
        </w:rPr>
        <w:t>hibemus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nemo illorum remaneat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aetate quoque illorum lex propria servetur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Similiter et in nepotibus </w:t>
      </w:r>
      <w:r w:rsidRPr="007A06F5">
        <w:rPr>
          <w:rFonts w:ascii="Times New Roman" w:hAnsi="Times New Roman" w:cs="Times New Roman"/>
          <w:lang w:val="la-Latn"/>
        </w:rPr>
        <w:t>hec conditio teneatur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900694B" w14:textId="26AD57B4"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2E0147" w:rsidRPr="007A06F5">
        <w:rPr>
          <w:rFonts w:ascii="Times New Roman" w:hAnsi="Times New Roman" w:cs="Times New Roman"/>
          <w:lang w:val="la-Latn"/>
        </w:rPr>
        <w:t>. DE INHONORATIONE REGIS PROPTER NEGLEGENTIAM EORUM, QUI LEGATIONES MALE RECIPIUNT</w:t>
      </w:r>
      <w:r w:rsidRPr="007A06F5">
        <w:rPr>
          <w:rFonts w:ascii="Times New Roman" w:hAnsi="Times New Roman" w:cs="Times New Roman"/>
          <w:lang w:val="la-Latn"/>
        </w:rPr>
        <w:t>.</w:t>
      </w:r>
    </w:p>
    <w:p w14:paraId="0339AB3A" w14:textId="7271CAC8"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De inhonoratione quoque regis et regni et mala fama </w:t>
      </w:r>
      <w:r w:rsidRPr="007A06F5">
        <w:rPr>
          <w:rFonts w:ascii="Times New Roman" w:hAnsi="Times New Roman" w:cs="Times New Roman"/>
          <w:highlight w:val="yellow"/>
          <w:lang w:val="la-Latn"/>
        </w:rPr>
        <w:t>in</w:t>
      </w:r>
      <w:r w:rsidR="002E0147" w:rsidRPr="007A06F5">
        <w:rPr>
          <w:rFonts w:ascii="Times New Roman" w:hAnsi="Times New Roman" w:cs="Times New Roman"/>
          <w:highlight w:val="yellow"/>
          <w:lang w:val="la-Latn"/>
        </w:rPr>
        <w:t xml:space="preserve"> exteras nationes</w:t>
      </w:r>
      <w:r w:rsidR="002E0147" w:rsidRPr="007A06F5">
        <w:rPr>
          <w:rFonts w:ascii="Times New Roman" w:hAnsi="Times New Roman" w:cs="Times New Roman"/>
          <w:lang w:val="la-Latn"/>
        </w:rPr>
        <w:t xml:space="preserve"> dispersa prop</w:t>
      </w:r>
      <w:r w:rsidRPr="007A06F5">
        <w:rPr>
          <w:rFonts w:ascii="Times New Roman" w:hAnsi="Times New Roman" w:cs="Times New Roman"/>
          <w:lang w:val="la-Latn"/>
        </w:rPr>
        <w:t>ter neglegentiam eorum</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qui legationes ad nos direct</w:t>
      </w:r>
      <w:r w:rsidR="002E0147" w:rsidRPr="007A06F5">
        <w:rPr>
          <w:rFonts w:ascii="Times New Roman" w:hAnsi="Times New Roman" w:cs="Times New Roman"/>
          <w:highlight w:val="yellow"/>
          <w:lang w:val="la-Latn"/>
        </w:rPr>
        <w:t xml:space="preserve">as in suis mansionibus aut male </w:t>
      </w:r>
      <w:r w:rsidRPr="007A06F5">
        <w:rPr>
          <w:rFonts w:ascii="Times New Roman" w:hAnsi="Times New Roman" w:cs="Times New Roman"/>
          <w:highlight w:val="yellow"/>
          <w:lang w:val="la-Latn"/>
        </w:rPr>
        <w:t>recipiunt aut constitutam a nobis expensam non tribuun</w:t>
      </w:r>
      <w:r w:rsidR="002E0147" w:rsidRPr="007A06F5">
        <w:rPr>
          <w:rFonts w:ascii="Times New Roman" w:hAnsi="Times New Roman" w:cs="Times New Roman"/>
          <w:highlight w:val="yellow"/>
          <w:lang w:val="la-Latn"/>
        </w:rPr>
        <w:t xml:space="preserve">t aut parvareda dare nolunt aut </w:t>
      </w:r>
      <w:r w:rsidRPr="007A06F5">
        <w:rPr>
          <w:rFonts w:ascii="Times New Roman" w:hAnsi="Times New Roman" w:cs="Times New Roman"/>
          <w:highlight w:val="yellow"/>
          <w:lang w:val="la-Latn"/>
        </w:rPr>
        <w:t>furtu aliquid eis subripiunt</w:t>
      </w:r>
      <w:r w:rsidRPr="007A06F5">
        <w:rPr>
          <w:rFonts w:ascii="Times New Roman" w:hAnsi="Times New Roman" w:cs="Times New Roman"/>
          <w:lang w:val="la-Latn"/>
        </w:rPr>
        <w:t xml:space="preserve"> aut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perpessimum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ap</w:t>
      </w:r>
      <w:r w:rsidR="002E0147" w:rsidRPr="007A06F5">
        <w:rPr>
          <w:rFonts w:ascii="Times New Roman" w:hAnsi="Times New Roman" w:cs="Times New Roman"/>
          <w:lang w:val="la-Latn"/>
        </w:rPr>
        <w:t xml:space="preserve">ertas violentias eos cedendo et </w:t>
      </w:r>
      <w:r w:rsidRPr="007A06F5">
        <w:rPr>
          <w:rFonts w:ascii="Times New Roman" w:hAnsi="Times New Roman" w:cs="Times New Roman"/>
          <w:lang w:val="la-Latn"/>
        </w:rPr>
        <w:t>res eorum diripiendo in ipsis exercere non pertimescun</w:t>
      </w:r>
      <w:r w:rsidR="002E0147"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hoc omnibus notum esse volu</w:t>
      </w:r>
      <w:r w:rsidRPr="007A06F5">
        <w:rPr>
          <w:rFonts w:ascii="Times New Roman" w:hAnsi="Times New Roman" w:cs="Times New Roman"/>
          <w:lang w:val="la-Latn"/>
        </w:rPr>
        <w:t>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quicumque ex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honores nostros haben</w:t>
      </w:r>
      <w:r w:rsidR="002E0147"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abhinc neglegentiam hanc </w:t>
      </w:r>
      <w:r w:rsidRPr="007A06F5">
        <w:rPr>
          <w:rFonts w:ascii="Times New Roman" w:hAnsi="Times New Roman" w:cs="Times New Roman"/>
          <w:lang w:val="la-Latn"/>
        </w:rPr>
        <w:t>emendare non certaverit et suos homines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eius vic</w:t>
      </w:r>
      <w:r w:rsidR="002E0147" w:rsidRPr="007A06F5">
        <w:rPr>
          <w:rFonts w:ascii="Times New Roman" w:hAnsi="Times New Roman" w:cs="Times New Roman"/>
          <w:lang w:val="la-Latn"/>
        </w:rPr>
        <w:t>e hoc agere debent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w:t>
      </w:r>
      <w:r w:rsidR="002E0147" w:rsidRPr="007A06F5">
        <w:rPr>
          <w:rFonts w:ascii="Times New Roman" w:hAnsi="Times New Roman" w:cs="Times New Roman"/>
          <w:highlight w:val="yellow"/>
          <w:lang w:val="la-Latn"/>
        </w:rPr>
        <w:t xml:space="preserve">id bene </w:t>
      </w:r>
      <w:r w:rsidRPr="007A06F5">
        <w:rPr>
          <w:rFonts w:ascii="Times New Roman" w:hAnsi="Times New Roman" w:cs="Times New Roman"/>
          <w:highlight w:val="yellow"/>
          <w:lang w:val="la-Latn"/>
        </w:rPr>
        <w:t>perficiant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instruxerit aut non constrinxerit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ulte</w:t>
      </w:r>
      <w:r w:rsidR="002E0147" w:rsidRPr="007A06F5">
        <w:rPr>
          <w:rFonts w:ascii="Times New Roman" w:hAnsi="Times New Roman" w:cs="Times New Roman"/>
          <w:lang w:val="la-Latn"/>
        </w:rPr>
        <w:t>rius illud neglegere non praesu</w:t>
      </w:r>
      <w:r w:rsidRPr="007A06F5">
        <w:rPr>
          <w:rFonts w:ascii="Times New Roman" w:hAnsi="Times New Roman" w:cs="Times New Roman"/>
          <w:lang w:val="la-Latn"/>
        </w:rPr>
        <w:t>mant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honorem nostrum et regnum nobis commissum custodire contempserit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nec/ nostru</w:t>
      </w:r>
      <w:r w:rsidR="002E0147" w:rsidRPr="007A06F5">
        <w:rPr>
          <w:rFonts w:ascii="Times New Roman" w:hAnsi="Times New Roman" w:cs="Times New Roman"/>
          <w:lang w:val="la-Latn"/>
        </w:rPr>
        <w:t xml:space="preserve">m </w:t>
      </w:r>
      <w:r w:rsidRPr="007A06F5">
        <w:rPr>
          <w:rFonts w:ascii="Times New Roman" w:hAnsi="Times New Roman" w:cs="Times New Roman"/>
          <w:lang w:val="la-Latn"/>
        </w:rPr>
        <w:t>nec regni nostri honorem ulterius nolumus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ut habeat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sed volumus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w:t>
      </w:r>
      <w:r w:rsidRPr="007A06F5">
        <w:rPr>
          <w:rFonts w:ascii="Times New Roman" w:hAnsi="Times New Roman" w:cs="Times New Roman"/>
          <w:lang w:val="la-Latn"/>
        </w:rPr>
        <w:t>unusquisque fidelium nostrorum procuratores rerum suaru</w:t>
      </w:r>
      <w:r w:rsidR="002E0147" w:rsidRPr="007A06F5">
        <w:rPr>
          <w:rFonts w:ascii="Times New Roman" w:hAnsi="Times New Roman" w:cs="Times New Roman"/>
          <w:lang w:val="la-Latn"/>
        </w:rPr>
        <w:t>m de his specialiter instruat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quandocumque et undecumque legatio advenerit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aut </w:t>
      </w:r>
      <w:r w:rsidRPr="007A06F5">
        <w:rPr>
          <w:rFonts w:ascii="Times New Roman" w:hAnsi="Times New Roman" w:cs="Times New Roman"/>
          <w:highlight w:val="yellow"/>
          <w:lang w:val="la-Latn"/>
        </w:rPr>
        <w:t>litteras aut missum</w:t>
      </w:r>
      <w:r w:rsidRPr="007A06F5">
        <w:rPr>
          <w:rFonts w:ascii="Times New Roman" w:hAnsi="Times New Roman" w:cs="Times New Roman"/>
          <w:lang w:val="la-Latn"/>
        </w:rPr>
        <w:t xml:space="preserve"> v</w:t>
      </w:r>
      <w:r w:rsidR="002E0147" w:rsidRPr="007A06F5">
        <w:rPr>
          <w:rFonts w:ascii="Times New Roman" w:hAnsi="Times New Roman" w:cs="Times New Roman"/>
          <w:lang w:val="la-Latn"/>
        </w:rPr>
        <w:t>i</w:t>
      </w:r>
      <w:r w:rsidRPr="007A06F5">
        <w:rPr>
          <w:rFonts w:ascii="Times New Roman" w:hAnsi="Times New Roman" w:cs="Times New Roman"/>
          <w:lang w:val="la-Latn"/>
        </w:rPr>
        <w:t>derint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honorifice illam in omni loco imperii nostri </w:t>
      </w:r>
      <w:r w:rsidR="002E0147" w:rsidRPr="007A06F5">
        <w:rPr>
          <w:rFonts w:ascii="Times New Roman" w:hAnsi="Times New Roman" w:cs="Times New Roman"/>
          <w:lang w:val="la-Latn"/>
        </w:rPr>
        <w:t xml:space="preserve">propter nostrum et totius regni </w:t>
      </w:r>
      <w:r w:rsidRPr="007A06F5">
        <w:rPr>
          <w:rFonts w:ascii="Times New Roman" w:hAnsi="Times New Roman" w:cs="Times New Roman"/>
          <w:lang w:val="la-Latn"/>
        </w:rPr>
        <w:t>ho</w:t>
      </w:r>
      <w:r w:rsidR="002E0147" w:rsidRPr="007A06F5">
        <w:rPr>
          <w:rFonts w:ascii="Times New Roman" w:hAnsi="Times New Roman" w:cs="Times New Roman"/>
          <w:lang w:val="la-Latn"/>
        </w:rPr>
        <w:t>norem omnes suscipere valeant</w:t>
      </w:r>
      <w:r w:rsidR="005D4A29" w:rsidRPr="007A06F5">
        <w:rPr>
          <w:rFonts w:ascii="Times New Roman" w:hAnsi="Times New Roman" w:cs="Times New Roman"/>
          <w:lang w:val="la-Latn"/>
        </w:rPr>
        <w:t>.</w:t>
      </w:r>
    </w:p>
    <w:p w14:paraId="77632D83" w14:textId="2387B439" w:rsidR="00583DB3"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 DE LOCIS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QUIBUS LEGATIONES RECIPIENDAE SUNT.</w:t>
      </w:r>
    </w:p>
    <w:p w14:paraId="52288608" w14:textId="6ECC6E68" w:rsidR="00583DB3"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In  illis vero </w:t>
      </w:r>
      <w:r w:rsidRPr="007A06F5">
        <w:rPr>
          <w:rFonts w:ascii="Times New Roman" w:hAnsi="Times New Roman" w:cs="Times New Roman"/>
          <w:highlight w:val="yellow"/>
          <w:lang w:val="la-Latn"/>
        </w:rPr>
        <w:t>locis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modo via et mansionatici a genitore n</w:t>
      </w:r>
      <w:r w:rsidR="002E0147" w:rsidRPr="007A06F5">
        <w:rPr>
          <w:rFonts w:ascii="Times New Roman" w:hAnsi="Times New Roman" w:cs="Times New Roman"/>
          <w:lang w:val="la-Latn"/>
        </w:rPr>
        <w:t xml:space="preserve">ostro et a nobis per </w:t>
      </w:r>
      <w:r w:rsidRPr="007A06F5">
        <w:rPr>
          <w:rFonts w:ascii="Times New Roman" w:hAnsi="Times New Roman" w:cs="Times New Roman"/>
          <w:lang w:val="la-Latn"/>
        </w:rPr>
        <w:t>capitulare ordinati sunt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missos ad hoc specialiter const</w:t>
      </w:r>
      <w:r w:rsidR="002E0147" w:rsidRPr="007A06F5">
        <w:rPr>
          <w:rFonts w:ascii="Times New Roman" w:hAnsi="Times New Roman" w:cs="Times New Roman"/>
          <w:highlight w:val="yellow"/>
          <w:lang w:val="la-Latn"/>
        </w:rPr>
        <w:t>itutos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qui hoc iugiter praevi</w:t>
      </w:r>
      <w:r w:rsidRPr="007A06F5">
        <w:rPr>
          <w:rFonts w:ascii="Times New Roman" w:hAnsi="Times New Roman" w:cs="Times New Roman"/>
          <w:lang w:val="la-Latn"/>
        </w:rPr>
        <w:t>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habeant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omnia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ad easdem legationes s</w:t>
      </w:r>
      <w:r w:rsidR="002E0147" w:rsidRPr="007A06F5">
        <w:rPr>
          <w:rFonts w:ascii="Times New Roman" w:hAnsi="Times New Roman" w:cs="Times New Roman"/>
          <w:lang w:val="la-Latn"/>
        </w:rPr>
        <w:t>uscipiendas pertinent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fideles </w:t>
      </w:r>
      <w:r w:rsidRPr="007A06F5">
        <w:rPr>
          <w:rFonts w:ascii="Times New Roman" w:hAnsi="Times New Roman" w:cs="Times New Roman"/>
          <w:lang w:val="la-Latn"/>
        </w:rPr>
        <w:t>nostri ad hoc constituti ad tempus praeparare studeant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002E0147" w:rsidRPr="007A06F5">
        <w:rPr>
          <w:rFonts w:ascii="Times New Roman" w:hAnsi="Times New Roman" w:cs="Times New Roman"/>
          <w:lang w:val="la-Latn"/>
        </w:rPr>
        <w:t xml:space="preserve">t non tunc sit necesse de longe </w:t>
      </w:r>
      <w:r w:rsidRPr="007A06F5">
        <w:rPr>
          <w:rFonts w:ascii="Times New Roman" w:hAnsi="Times New Roman" w:cs="Times New Roman"/>
          <w:lang w:val="la-Latn"/>
        </w:rPr>
        <w:t>quaerere vel  adducere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tempus est illa  dare vel per</w:t>
      </w:r>
      <w:r w:rsidR="002E0147" w:rsidRPr="007A06F5">
        <w:rPr>
          <w:rFonts w:ascii="Times New Roman" w:hAnsi="Times New Roman" w:cs="Times New Roman"/>
          <w:lang w:val="la-Latn"/>
        </w:rPr>
        <w:t>solvere</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In ceteris vero locis </w:t>
      </w:r>
      <w:r w:rsidRPr="007A06F5">
        <w:rPr>
          <w:rFonts w:ascii="Times New Roman" w:hAnsi="Times New Roman" w:cs="Times New Roman"/>
          <w:lang w:val="la-Latn"/>
        </w:rPr>
        <w:t>per totum imperium nostrum unusquisque fidelium nostr</w:t>
      </w:r>
      <w:r w:rsidR="002E0147" w:rsidRPr="007A06F5">
        <w:rPr>
          <w:rFonts w:ascii="Times New Roman" w:hAnsi="Times New Roman" w:cs="Times New Roman"/>
          <w:lang w:val="la-Latn"/>
        </w:rPr>
        <w:t xml:space="preserve">orum et per se et per ministros </w:t>
      </w:r>
      <w:r w:rsidRPr="007A06F5">
        <w:rPr>
          <w:rFonts w:ascii="Times New Roman" w:hAnsi="Times New Roman" w:cs="Times New Roman"/>
          <w:lang w:val="la-Latn"/>
        </w:rPr>
        <w:t>suos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diximus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w:t>
      </w:r>
      <w:r w:rsidR="002E0147" w:rsidRPr="007A06F5">
        <w:rPr>
          <w:rFonts w:ascii="Times New Roman" w:hAnsi="Times New Roman" w:cs="Times New Roman"/>
          <w:lang w:val="la-Latn"/>
        </w:rPr>
        <w:t>ulam vigilantiam adhibeat</w:t>
      </w:r>
      <w:r w:rsidR="005D4A29" w:rsidRPr="007A06F5">
        <w:rPr>
          <w:rFonts w:ascii="Times New Roman" w:hAnsi="Times New Roman" w:cs="Times New Roman"/>
          <w:lang w:val="la-Latn"/>
        </w:rPr>
        <w:t>.</w:t>
      </w:r>
    </w:p>
    <w:p w14:paraId="2D4E5023" w14:textId="575DEEE9" w:rsidR="00583DB3"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XVIII. DE ADMONITIONE UNIUS </w:t>
      </w:r>
      <w:r w:rsidR="00583DB3" w:rsidRPr="007A06F5">
        <w:rPr>
          <w:rFonts w:ascii="Times New Roman" w:hAnsi="Times New Roman" w:cs="Times New Roman"/>
          <w:lang w:val="la-Latn"/>
        </w:rPr>
        <w:t>MONETAE</w:t>
      </w:r>
      <w:r w:rsidRPr="007A06F5">
        <w:rPr>
          <w:rFonts w:ascii="Times New Roman" w:hAnsi="Times New Roman" w:cs="Times New Roman"/>
          <w:lang w:val="la-Latn"/>
        </w:rPr>
        <w:t>.</w:t>
      </w:r>
    </w:p>
    <w:p w14:paraId="20229517" w14:textId="137A3FB2" w:rsidR="00EA2C74" w:rsidRPr="007A06F5" w:rsidRDefault="00583DB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moneta vero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unde iam per tres annos et admonitionem fecimus et tempus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w:t>
      </w:r>
      <w:r w:rsidR="00EA2C74" w:rsidRPr="007A06F5">
        <w:rPr>
          <w:rFonts w:ascii="Times New Roman" w:hAnsi="Times New Roman" w:cs="Times New Roman"/>
          <w:lang w:val="la-Latn"/>
        </w:rPr>
        <w:t xml:space="preserve"> </w:t>
      </w:r>
      <w:r w:rsidR="00EA2C74" w:rsidRPr="007A06F5">
        <w:rPr>
          <w:rFonts w:ascii="Times New Roman" w:hAnsi="Times New Roman" w:cs="Times New Roman"/>
          <w:highlight w:val="yellow"/>
          <w:lang w:val="la-Latn"/>
        </w:rPr>
        <w:t>una teneretur et aliae omnes cessarent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constituimus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hoc omnibus notum esse volu</w:t>
      </w:r>
      <w:r w:rsidR="00EA2C74" w:rsidRPr="007A06F5">
        <w:rPr>
          <w:rFonts w:ascii="Times New Roman" w:hAnsi="Times New Roman" w:cs="Times New Roman"/>
          <w:lang w:val="la-Latn"/>
        </w:rPr>
        <w:t>mus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quoniam</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ut absque ulla excusatione cito possit eme</w:t>
      </w:r>
      <w:r w:rsidR="002E0147" w:rsidRPr="007A06F5">
        <w:rPr>
          <w:rFonts w:ascii="Times New Roman" w:hAnsi="Times New Roman" w:cs="Times New Roman"/>
          <w:lang w:val="la-Latn"/>
        </w:rPr>
        <w:t>ndari</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spatium usque ad missam </w:t>
      </w:r>
      <w:r w:rsidR="00EA2C74" w:rsidRPr="007A06F5">
        <w:rPr>
          <w:rFonts w:ascii="Times New Roman" w:hAnsi="Times New Roman" w:cs="Times New Roman"/>
          <w:lang w:val="la-Latn"/>
        </w:rPr>
        <w:t>sancti Martini dare decrevimus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ut unusquisque com</w:t>
      </w:r>
      <w:r w:rsidR="002E0147" w:rsidRPr="007A06F5">
        <w:rPr>
          <w:rFonts w:ascii="Times New Roman" w:hAnsi="Times New Roman" w:cs="Times New Roman"/>
          <w:lang w:val="la-Latn"/>
        </w:rPr>
        <w:t xml:space="preserve">itum in suis ministeriis de hoc </w:t>
      </w:r>
      <w:r w:rsidR="00EA2C74" w:rsidRPr="007A06F5">
        <w:rPr>
          <w:rFonts w:ascii="Times New Roman" w:hAnsi="Times New Roman" w:cs="Times New Roman"/>
          <w:lang w:val="la-Latn"/>
        </w:rPr>
        <w:t>iussionem nostram tunc possit habere adimpletam</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quatenus ab illa die non alia</w:t>
      </w:r>
      <w:r w:rsidR="009B2994" w:rsidRPr="007A06F5">
        <w:rPr>
          <w:rFonts w:ascii="Times New Roman" w:hAnsi="Times New Roman" w:cs="Times New Roman"/>
          <w:lang w:val="la-Latn"/>
        </w:rPr>
        <w:t xml:space="preserve">, </w:t>
      </w:r>
      <w:r w:rsidR="00EA2C74" w:rsidRPr="007A06F5">
        <w:rPr>
          <w:rFonts w:ascii="Times New Roman" w:hAnsi="Times New Roman" w:cs="Times New Roman"/>
          <w:highlight w:val="yellow"/>
          <w:lang w:val="la-Latn"/>
        </w:rPr>
        <w:t>sed</w:t>
      </w:r>
      <w:r w:rsidR="002E0147" w:rsidRPr="007A06F5">
        <w:rPr>
          <w:rFonts w:ascii="Times New Roman" w:hAnsi="Times New Roman" w:cs="Times New Roman"/>
          <w:highlight w:val="yellow"/>
          <w:lang w:val="la-Latn"/>
        </w:rPr>
        <w:t xml:space="preserve"> illa </w:t>
      </w:r>
      <w:r w:rsidR="00EA2C74" w:rsidRPr="007A06F5">
        <w:rPr>
          <w:rFonts w:ascii="Times New Roman" w:hAnsi="Times New Roman" w:cs="Times New Roman"/>
          <w:highlight w:val="yellow"/>
          <w:lang w:val="la-Latn"/>
        </w:rPr>
        <w:t>sola per totum regnum nostrum ab omnibus habeatur</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 xml:space="preserve">iuxta </w:t>
      </w:r>
      <w:r w:rsidR="002E0147" w:rsidRPr="007A06F5">
        <w:rPr>
          <w:rFonts w:ascii="Times New Roman" w:hAnsi="Times New Roman" w:cs="Times New Roman"/>
          <w:lang w:val="la-Latn"/>
        </w:rPr>
        <w:t>illam constitutionem</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sicut in </w:t>
      </w:r>
      <w:r w:rsidR="00EA2C74" w:rsidRPr="007A06F5">
        <w:rPr>
          <w:rFonts w:ascii="Times New Roman" w:hAnsi="Times New Roman" w:cs="Times New Roman"/>
          <w:lang w:val="la-Latn"/>
        </w:rPr>
        <w:t>capitulis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quae de hac re illis comitibus dedimus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i</w:t>
      </w:r>
      <w:r w:rsidR="002E0147" w:rsidRPr="007A06F5">
        <w:rPr>
          <w:rFonts w:ascii="Times New Roman" w:hAnsi="Times New Roman" w:cs="Times New Roman"/>
          <w:lang w:val="la-Latn"/>
        </w:rPr>
        <w:t>n quorum ministeriis moneta percutitur</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constitutum est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 xml:space="preserve">Quia tunc volumus </w:t>
      </w:r>
      <w:r w:rsidR="00EA2C74" w:rsidRPr="007A06F5">
        <w:rPr>
          <w:rFonts w:ascii="Times New Roman" w:hAnsi="Times New Roman" w:cs="Times New Roman"/>
          <w:highlight w:val="yellow"/>
          <w:lang w:val="la-Latn"/>
        </w:rPr>
        <w:t>missos</w:t>
      </w:r>
      <w:r w:rsidR="00EA2C74" w:rsidRPr="007A06F5">
        <w:rPr>
          <w:rFonts w:ascii="Times New Roman" w:hAnsi="Times New Roman" w:cs="Times New Roman"/>
          <w:lang w:val="la-Latn"/>
        </w:rPr>
        <w:t xml:space="preserve"> nostros hu</w:t>
      </w:r>
      <w:r w:rsidR="002E0147" w:rsidRPr="007A06F5">
        <w:rPr>
          <w:rFonts w:ascii="Times New Roman" w:hAnsi="Times New Roman" w:cs="Times New Roman"/>
          <w:lang w:val="la-Latn"/>
        </w:rPr>
        <w:t xml:space="preserve">ius rei gratia </w:t>
      </w:r>
      <w:r w:rsidR="002E0147" w:rsidRPr="007A06F5">
        <w:rPr>
          <w:rFonts w:ascii="Times New Roman" w:hAnsi="Times New Roman" w:cs="Times New Roman"/>
          <w:highlight w:val="yellow"/>
          <w:lang w:val="la-Latn"/>
        </w:rPr>
        <w:t xml:space="preserve">dirigere per </w:t>
      </w:r>
      <w:r w:rsidR="00EA2C74" w:rsidRPr="007A06F5">
        <w:rPr>
          <w:rFonts w:ascii="Times New Roman" w:hAnsi="Times New Roman" w:cs="Times New Roman"/>
          <w:highlight w:val="yellow"/>
          <w:lang w:val="la-Latn"/>
        </w:rPr>
        <w:t>singulos comitatus</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qui diligenter inquirant</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qualiter c</w:t>
      </w:r>
      <w:r w:rsidR="002E0147" w:rsidRPr="007A06F5">
        <w:rPr>
          <w:rFonts w:ascii="Times New Roman" w:hAnsi="Times New Roman" w:cs="Times New Roman"/>
          <w:highlight w:val="yellow"/>
          <w:lang w:val="la-Latn"/>
        </w:rPr>
        <w:t xml:space="preserve">omites in hoc nostram iussionem </w:t>
      </w:r>
      <w:r w:rsidR="00EA2C74" w:rsidRPr="007A06F5">
        <w:rPr>
          <w:rFonts w:ascii="Times New Roman" w:hAnsi="Times New Roman" w:cs="Times New Roman"/>
          <w:highlight w:val="yellow"/>
          <w:lang w:val="la-Latn"/>
        </w:rPr>
        <w:t>adimplere certaverint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Et quicumque neglegens inde inve</w:t>
      </w:r>
      <w:r w:rsidR="002E0147" w:rsidRPr="007A06F5">
        <w:rPr>
          <w:rFonts w:ascii="Times New Roman" w:hAnsi="Times New Roman" w:cs="Times New Roman"/>
          <w:lang w:val="la-Latn"/>
        </w:rPr>
        <w:t>ntus fuerit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ante </w:t>
      </w:r>
      <w:r w:rsidR="00EA2C74" w:rsidRPr="007A06F5">
        <w:rPr>
          <w:rFonts w:ascii="Times New Roman" w:hAnsi="Times New Roman" w:cs="Times New Roman"/>
          <w:lang w:val="la-Latn"/>
        </w:rPr>
        <w:t>nostram praesentiam quantocius venire iubeatur et rat</w:t>
      </w:r>
      <w:r w:rsidR="002E0147" w:rsidRPr="007A06F5">
        <w:rPr>
          <w:rFonts w:ascii="Times New Roman" w:hAnsi="Times New Roman" w:cs="Times New Roman"/>
          <w:lang w:val="la-Latn"/>
        </w:rPr>
        <w:t>ionem reddat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utrum hoc</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quod </w:t>
      </w:r>
      <w:r w:rsidR="00EA2C74" w:rsidRPr="007A06F5">
        <w:rPr>
          <w:rFonts w:ascii="Times New Roman" w:hAnsi="Times New Roman" w:cs="Times New Roman"/>
          <w:lang w:val="la-Latn"/>
        </w:rPr>
        <w:t>iussimus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facere noluerit aut non potuerit aut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si aliqu</w:t>
      </w:r>
      <w:r w:rsidR="002E0147" w:rsidRPr="007A06F5">
        <w:rPr>
          <w:rFonts w:ascii="Times New Roman" w:hAnsi="Times New Roman" w:cs="Times New Roman"/>
          <w:lang w:val="la-Latn"/>
        </w:rPr>
        <w:t xml:space="preserve">a re praepediente id facere non </w:t>
      </w:r>
      <w:r w:rsidR="00EA2C74" w:rsidRPr="007A06F5">
        <w:rPr>
          <w:rFonts w:ascii="Times New Roman" w:hAnsi="Times New Roman" w:cs="Times New Roman"/>
          <w:lang w:val="la-Latn"/>
        </w:rPr>
        <w:t>potuit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cur nobis ipsam impossibilitatem ad tempus non adnuntiavi</w:t>
      </w:r>
      <w:r w:rsidR="002E0147" w:rsidRPr="007A06F5">
        <w:rPr>
          <w:rFonts w:ascii="Times New Roman" w:hAnsi="Times New Roman" w:cs="Times New Roman"/>
          <w:lang w:val="la-Latn"/>
        </w:rPr>
        <w:t>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Quia</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si ipse aut/ non </w:t>
      </w:r>
      <w:r w:rsidR="00EA2C74" w:rsidRPr="007A06F5">
        <w:rPr>
          <w:rFonts w:ascii="Times New Roman" w:hAnsi="Times New Roman" w:cs="Times New Roman"/>
          <w:lang w:val="la-Latn"/>
        </w:rPr>
        <w:t>voluit aut suae neglegentiae causa non potuit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nos tal</w:t>
      </w:r>
      <w:r w:rsidR="002E0147" w:rsidRPr="007A06F5">
        <w:rPr>
          <w:rFonts w:ascii="Times New Roman" w:hAnsi="Times New Roman" w:cs="Times New Roman"/>
          <w:lang w:val="la-Latn"/>
        </w:rPr>
        <w:t>em invenire volumus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qui hoc</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quod iubemus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servare velit et possit</w:t>
      </w:r>
      <w:r w:rsidR="009B2994" w:rsidRPr="007A06F5">
        <w:rPr>
          <w:rFonts w:ascii="Times New Roman" w:hAnsi="Times New Roman" w:cs="Times New Roman"/>
          <w:lang w:val="la-Latn"/>
        </w:rPr>
        <w:t xml:space="preserve">. </w:t>
      </w:r>
      <w:r w:rsidR="00EA2C74" w:rsidRPr="007A06F5">
        <w:rPr>
          <w:rFonts w:ascii="Times New Roman" w:hAnsi="Times New Roman" w:cs="Times New Roman"/>
          <w:highlight w:val="yellow"/>
          <w:lang w:val="la-Latn"/>
        </w:rPr>
        <w:t>Ut autem iussio nost</w:t>
      </w:r>
      <w:r w:rsidR="002E0147" w:rsidRPr="007A06F5">
        <w:rPr>
          <w:rFonts w:ascii="Times New Roman" w:hAnsi="Times New Roman" w:cs="Times New Roman"/>
          <w:highlight w:val="yellow"/>
          <w:lang w:val="la-Latn"/>
        </w:rPr>
        <w:t>ra in hac re citius impleatur</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volumus</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ut</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 xml:space="preserve">quicumque ab illa die alium denarium </w:t>
      </w:r>
      <w:r w:rsidR="002E0147" w:rsidRPr="007A06F5">
        <w:rPr>
          <w:rFonts w:ascii="Times New Roman" w:hAnsi="Times New Roman" w:cs="Times New Roman"/>
          <w:highlight w:val="yellow"/>
          <w:lang w:val="la-Latn"/>
        </w:rPr>
        <w:t>negotiandi causa protulerit</w:t>
      </w:r>
      <w:r w:rsidR="009B2994" w:rsidRPr="007A06F5">
        <w:rPr>
          <w:rFonts w:ascii="Times New Roman" w:hAnsi="Times New Roman" w:cs="Times New Roman"/>
          <w:highlight w:val="yellow"/>
          <w:lang w:val="la-Latn"/>
        </w:rPr>
        <w:t xml:space="preserve">, </w:t>
      </w:r>
      <w:r w:rsidR="002E0147" w:rsidRPr="007A06F5">
        <w:rPr>
          <w:rFonts w:ascii="Times New Roman" w:hAnsi="Times New Roman" w:cs="Times New Roman"/>
          <w:highlight w:val="yellow"/>
          <w:lang w:val="la-Latn"/>
        </w:rPr>
        <w:t>a</w:t>
      </w:r>
      <w:r w:rsidR="00465559"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comite et m</w:t>
      </w:r>
      <w:r w:rsidR="002E0147" w:rsidRPr="007A06F5">
        <w:rPr>
          <w:rFonts w:ascii="Times New Roman" w:hAnsi="Times New Roman" w:cs="Times New Roman"/>
          <w:highlight w:val="yellow"/>
          <w:lang w:val="la-Latn"/>
        </w:rPr>
        <w:t>inistris eius auferatur ab eo</w:t>
      </w:r>
      <w:r w:rsidR="005D4A29" w:rsidRPr="007A06F5">
        <w:rPr>
          <w:rFonts w:ascii="Times New Roman" w:hAnsi="Times New Roman" w:cs="Times New Roman"/>
          <w:highlight w:val="yellow"/>
          <w:lang w:val="la-Latn"/>
        </w:rPr>
        <w:t>.</w:t>
      </w:r>
    </w:p>
    <w:p w14:paraId="45E0863C" w14:textId="383AF8D8"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XVIIII. </w:t>
      </w:r>
      <w:r w:rsidR="00EA2C74" w:rsidRPr="007A06F5">
        <w:rPr>
          <w:rFonts w:ascii="Times New Roman" w:hAnsi="Times New Roman" w:cs="Times New Roman"/>
          <w:lang w:val="la-Latn"/>
        </w:rPr>
        <w:t>DE</w:t>
      </w:r>
      <w:r w:rsidRPr="007A06F5">
        <w:rPr>
          <w:rFonts w:ascii="Times New Roman" w:hAnsi="Times New Roman" w:cs="Times New Roman"/>
          <w:lang w:val="la-Latn"/>
        </w:rPr>
        <w:t xml:space="preserve"> INIUSTIS TELONEIS</w:t>
      </w:r>
      <w:r w:rsidR="005D4A29" w:rsidRPr="007A06F5">
        <w:rPr>
          <w:rFonts w:ascii="Times New Roman" w:hAnsi="Times New Roman" w:cs="Times New Roman"/>
          <w:lang w:val="la-Latn"/>
        </w:rPr>
        <w:t>.</w:t>
      </w:r>
    </w:p>
    <w:p w14:paraId="514C46FF" w14:textId="4F127E0B" w:rsidR="00C442F3"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Similiter quoque de iniustis teloneis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quibus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qualiter ab omnibus observandum </w:t>
      </w:r>
      <w:r w:rsidRPr="007A06F5">
        <w:rPr>
          <w:rFonts w:ascii="Times New Roman" w:hAnsi="Times New Roman" w:cs="Times New Roman"/>
          <w:lang w:val="la-Latn"/>
        </w:rPr>
        <w:t>esset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capitulis constituimus et creberrimas admonitione</w:t>
      </w:r>
      <w:r w:rsidR="002E0147" w:rsidRPr="007A06F5">
        <w:rPr>
          <w:rFonts w:ascii="Times New Roman" w:hAnsi="Times New Roman" w:cs="Times New Roman"/>
          <w:lang w:val="la-Latn"/>
        </w:rPr>
        <w:t>s fecimus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praedicti missi </w:t>
      </w:r>
      <w:r w:rsidRPr="007A06F5">
        <w:rPr>
          <w:rFonts w:ascii="Times New Roman" w:hAnsi="Times New Roman" w:cs="Times New Roman"/>
          <w:lang w:val="la-Latn"/>
        </w:rPr>
        <w:t>nostri 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inquisitionem faciant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nos</w:t>
      </w:r>
      <w:r w:rsidR="002E0147" w:rsidRPr="007A06F5">
        <w:rPr>
          <w:rFonts w:ascii="Times New Roman" w:hAnsi="Times New Roman" w:cs="Times New Roman"/>
          <w:lang w:val="la-Latn"/>
        </w:rPr>
        <w:t>tra iussio in hoc adimpleta</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a </w:t>
      </w:r>
      <w:r w:rsidRPr="007A06F5">
        <w:rPr>
          <w:rFonts w:ascii="Times New Roman" w:hAnsi="Times New Roman" w:cs="Times New Roman"/>
          <w:lang w:val="la-Latn"/>
        </w:rPr>
        <w:t>quibus quoque sit neglecta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eum</w:t>
      </w:r>
      <w:r w:rsidR="009B2994" w:rsidRPr="007A06F5">
        <w:rPr>
          <w:rFonts w:ascii="Times New Roman" w:hAnsi="Times New Roman" w:cs="Times New Roman"/>
          <w:lang w:val="la-Latn"/>
        </w:rPr>
        <w:t xml:space="preserve">, </w:t>
      </w:r>
      <w:r w:rsidR="00465559" w:rsidRPr="007A06F5">
        <w:rPr>
          <w:rFonts w:ascii="Times New Roman" w:hAnsi="Times New Roman" w:cs="Times New Roman"/>
          <w:lang w:val="la-Latn"/>
        </w:rPr>
        <w:t xml:space="preserve">qui </w:t>
      </w:r>
      <w:r w:rsidRPr="007A06F5">
        <w:rPr>
          <w:rFonts w:ascii="Times New Roman" w:hAnsi="Times New Roman" w:cs="Times New Roman"/>
          <w:lang w:val="la-Latn"/>
        </w:rPr>
        <w:t>implere neg</w:t>
      </w:r>
      <w:r w:rsidR="002E0147" w:rsidRPr="007A06F5">
        <w:rPr>
          <w:rFonts w:ascii="Times New Roman" w:hAnsi="Times New Roman" w:cs="Times New Roman"/>
          <w:lang w:val="la-Latn"/>
        </w:rPr>
        <w:t>lexit aut distulit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ad nostram </w:t>
      </w:r>
      <w:r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veniat iussus praesentiam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cito rationem 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superi</w:t>
      </w:r>
      <w:r w:rsidR="002E0147" w:rsidRPr="007A06F5">
        <w:rPr>
          <w:rFonts w:ascii="Times New Roman" w:hAnsi="Times New Roman" w:cs="Times New Roman"/>
          <w:lang w:val="la-Latn"/>
        </w:rPr>
        <w:t>us diximus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reddat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culpabilis inventus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dignam correctio</w:t>
      </w:r>
      <w:r w:rsidR="002E0147" w:rsidRPr="007A06F5">
        <w:rPr>
          <w:rFonts w:ascii="Times New Roman" w:hAnsi="Times New Roman" w:cs="Times New Roman"/>
          <w:lang w:val="la-Latn"/>
        </w:rPr>
        <w:t>nem accipiat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ceteris neglegentibus </w:t>
      </w:r>
      <w:r w:rsidRPr="007A06F5">
        <w:rPr>
          <w:rFonts w:ascii="Times New Roman" w:hAnsi="Times New Roman" w:cs="Times New Roman"/>
          <w:lang w:val="la-Latn"/>
        </w:rPr>
        <w:t>exemplum terroris praebeat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DDE66F3" w14:textId="1C19458F"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 DE PONTIBUS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ANTIQUITUS FUERUNT RENOVANDIS.</w:t>
      </w:r>
    </w:p>
    <w:p w14:paraId="7B9481C1" w14:textId="3C81A497"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Ut ubi pontes antiquitus fuerunt et in his locis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ub</w:t>
      </w:r>
      <w:r w:rsidR="002E0147" w:rsidRPr="007A06F5">
        <w:rPr>
          <w:rFonts w:ascii="Times New Roman" w:hAnsi="Times New Roman" w:cs="Times New Roman"/>
          <w:highlight w:val="yellow"/>
          <w:lang w:val="la-Latn"/>
        </w:rPr>
        <w:t xml:space="preserve">i tempore genitoris nostri ipso </w:t>
      </w:r>
      <w:r w:rsidRPr="007A06F5">
        <w:rPr>
          <w:rFonts w:ascii="Times New Roman" w:hAnsi="Times New Roman" w:cs="Times New Roman"/>
          <w:highlight w:val="yellow"/>
          <w:lang w:val="la-Latn"/>
        </w:rPr>
        <w:t>iubente diversarum necessitatum causa facti</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omnino abs</w:t>
      </w:r>
      <w:r w:rsidR="002E0147" w:rsidRPr="007A06F5">
        <w:rPr>
          <w:rFonts w:ascii="Times New Roman" w:hAnsi="Times New Roman" w:cs="Times New Roman"/>
          <w:highlight w:val="yellow"/>
          <w:lang w:val="la-Latn"/>
        </w:rPr>
        <w:t>que ulla dilatione ab his</w:t>
      </w:r>
      <w:r w:rsidR="009B2994" w:rsidRPr="007A06F5">
        <w:rPr>
          <w:rFonts w:ascii="Times New Roman" w:hAnsi="Times New Roman" w:cs="Times New Roman"/>
          <w:highlight w:val="yellow"/>
          <w:lang w:val="la-Latn"/>
        </w:rPr>
        <w:t xml:space="preserve">, </w:t>
      </w:r>
      <w:r w:rsidR="002E0147" w:rsidRPr="007A06F5">
        <w:rPr>
          <w:rFonts w:ascii="Times New Roman" w:hAnsi="Times New Roman" w:cs="Times New Roman"/>
          <w:highlight w:val="yellow"/>
          <w:lang w:val="la-Latn"/>
        </w:rPr>
        <w:t xml:space="preserve">qui </w:t>
      </w:r>
      <w:r w:rsidRPr="007A06F5">
        <w:rPr>
          <w:rFonts w:ascii="Times New Roman" w:hAnsi="Times New Roman" w:cs="Times New Roman"/>
          <w:highlight w:val="yellow"/>
          <w:lang w:val="la-Latn"/>
        </w:rPr>
        <w:t>eos tunc fecerunt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restituantur et renoventur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ita ut </w:t>
      </w:r>
      <w:r w:rsidR="002E0147" w:rsidRPr="007A06F5">
        <w:rPr>
          <w:rFonts w:ascii="Times New Roman" w:hAnsi="Times New Roman" w:cs="Times New Roman"/>
          <w:lang w:val="la-Latn"/>
        </w:rPr>
        <w:t xml:space="preserve">ad missam sancti Andreae  restaurati </w:t>
      </w:r>
      <w:r w:rsidRPr="007A06F5">
        <w:rPr>
          <w:rFonts w:ascii="Times New Roman" w:hAnsi="Times New Roman" w:cs="Times New Roman"/>
          <w:lang w:val="la-Latn"/>
        </w:rPr>
        <w:t>fiant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nisi forte aut ipsa operis magnitudo aut aq</w:t>
      </w:r>
      <w:r w:rsidR="002E0147" w:rsidRPr="007A06F5">
        <w:rPr>
          <w:rFonts w:ascii="Times New Roman" w:hAnsi="Times New Roman" w:cs="Times New Roman"/>
          <w:lang w:val="la-Latn"/>
        </w:rPr>
        <w:t xml:space="preserve">uarum in quolibet inundatio </w:t>
      </w:r>
      <w:r w:rsidRPr="007A06F5">
        <w:rPr>
          <w:rFonts w:ascii="Times New Roman" w:hAnsi="Times New Roman" w:cs="Times New Roman"/>
          <w:lang w:val="la-Latn"/>
        </w:rPr>
        <w:t>hoc prohibeat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Aliter vero nullus qualibet occasione hoc neg</w:t>
      </w:r>
      <w:r w:rsidR="002E0147" w:rsidRPr="007A06F5">
        <w:rPr>
          <w:rFonts w:ascii="Times New Roman" w:hAnsi="Times New Roman" w:cs="Times New Roman"/>
          <w:lang w:val="la-Latn"/>
        </w:rPr>
        <w:t>legere aut differre praesumat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quin ad praedictum tempus completum fiat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missi </w:t>
      </w:r>
      <w:r w:rsidR="002E0147" w:rsidRPr="007A06F5">
        <w:rPr>
          <w:rFonts w:ascii="Times New Roman" w:hAnsi="Times New Roman" w:cs="Times New Roman"/>
          <w:lang w:val="la-Latn"/>
        </w:rPr>
        <w:t>nostri</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quorum superius mentionem </w:t>
      </w:r>
      <w:r w:rsidRPr="007A06F5">
        <w:rPr>
          <w:rFonts w:ascii="Times New Roman" w:hAnsi="Times New Roman" w:cs="Times New Roman"/>
          <w:lang w:val="la-Latn"/>
        </w:rPr>
        <w:t>fecimus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renuntient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quibus locis no</w:t>
      </w:r>
      <w:r w:rsidR="002E0147" w:rsidRPr="007A06F5">
        <w:rPr>
          <w:rFonts w:ascii="Times New Roman" w:hAnsi="Times New Roman" w:cs="Times New Roman"/>
          <w:lang w:val="la-Latn"/>
        </w:rPr>
        <w:t>stra iussio impleta</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in quibus </w:t>
      </w:r>
      <w:r w:rsidRPr="007A06F5">
        <w:rPr>
          <w:rFonts w:ascii="Times New Roman" w:hAnsi="Times New Roman" w:cs="Times New Roman"/>
          <w:lang w:val="la-Latn"/>
        </w:rPr>
        <w:t>neglecta est aut aliqua inpossibili</w:t>
      </w:r>
      <w:r w:rsidR="002E0147" w:rsidRPr="007A06F5">
        <w:rPr>
          <w:rFonts w:ascii="Times New Roman" w:hAnsi="Times New Roman" w:cs="Times New Roman"/>
          <w:lang w:val="la-Latn"/>
        </w:rPr>
        <w:t>tate vel certa ratione dilata</w:t>
      </w:r>
      <w:r w:rsidR="005D4A29" w:rsidRPr="007A06F5">
        <w:rPr>
          <w:rFonts w:ascii="Times New Roman" w:hAnsi="Times New Roman" w:cs="Times New Roman"/>
          <w:lang w:val="la-Latn"/>
        </w:rPr>
        <w:t>.</w:t>
      </w:r>
    </w:p>
    <w:p w14:paraId="71E0DA82" w14:textId="0E81EE54"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 DE NONIS ET DECIMIS.</w:t>
      </w:r>
    </w:p>
    <w:p w14:paraId="6BD3A88F" w14:textId="1A2BE5A8"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De  nonis quidem et decimis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unde et genitor noster et nos fre</w:t>
      </w:r>
      <w:r w:rsidR="002E0147" w:rsidRPr="007A06F5">
        <w:rPr>
          <w:rFonts w:ascii="Times New Roman" w:hAnsi="Times New Roman" w:cs="Times New Roman"/>
          <w:lang w:val="la-Latn"/>
        </w:rPr>
        <w:t xml:space="preserve">quenter et in diversis </w:t>
      </w:r>
      <w:r w:rsidRPr="007A06F5">
        <w:rPr>
          <w:rFonts w:ascii="Times New Roman" w:hAnsi="Times New Roman" w:cs="Times New Roman"/>
          <w:lang w:val="la-Latn"/>
        </w:rPr>
        <w:t>placitis admonitionem fecimus et per capitularia  nostra</w:t>
      </w:r>
      <w:r w:rsidR="002E0147" w:rsidRPr="007A06F5">
        <w:rPr>
          <w:rFonts w:ascii="Times New Roman" w:hAnsi="Times New Roman" w:cs="Times New Roman"/>
          <w:lang w:val="la-Latn"/>
        </w:rPr>
        <w:t xml:space="preserve"> qualiter haec observentur  </w:t>
      </w:r>
      <w:r w:rsidRPr="007A06F5">
        <w:rPr>
          <w:rFonts w:ascii="Times New Roman" w:hAnsi="Times New Roman" w:cs="Times New Roman"/>
          <w:lang w:val="la-Latn"/>
        </w:rPr>
        <w:t>ordinavimus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volumus atque iubemus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de omni </w:t>
      </w:r>
      <w:r w:rsidR="002E0147" w:rsidRPr="007A06F5">
        <w:rPr>
          <w:rFonts w:ascii="Times New Roman" w:hAnsi="Times New Roman" w:cs="Times New Roman"/>
          <w:lang w:val="la-Latn"/>
        </w:rPr>
        <w:t xml:space="preserve">conlaboratu et de vino et foeno </w:t>
      </w:r>
      <w:r w:rsidRPr="007A06F5">
        <w:rPr>
          <w:rFonts w:ascii="Times New Roman" w:hAnsi="Times New Roman" w:cs="Times New Roman"/>
          <w:lang w:val="la-Latn"/>
        </w:rPr>
        <w:t>fideliter et pleniter ab omnibus nona et decima persolv</w:t>
      </w:r>
      <w:r w:rsidR="002E0147" w:rsidRPr="007A06F5">
        <w:rPr>
          <w:rFonts w:ascii="Times New Roman" w:hAnsi="Times New Roman" w:cs="Times New Roman"/>
          <w:lang w:val="la-Latn"/>
        </w:rPr>
        <w:t>atur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De nutrimine vero pro </w:t>
      </w:r>
      <w:r w:rsidRPr="007A06F5">
        <w:rPr>
          <w:rFonts w:ascii="Times New Roman" w:hAnsi="Times New Roman" w:cs="Times New Roman"/>
          <w:lang w:val="la-Latn"/>
        </w:rPr>
        <w:t>decima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sicut actenus consuetudo fuit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ab omnibus observe</w:t>
      </w:r>
      <w:r w:rsidR="002E0147" w:rsidRPr="007A06F5">
        <w:rPr>
          <w:rFonts w:ascii="Times New Roman" w:hAnsi="Times New Roman" w:cs="Times New Roman"/>
          <w:lang w:val="la-Latn"/>
        </w:rPr>
        <w:t>tur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Si quis tamen episcoporum </w:t>
      </w:r>
      <w:r w:rsidRPr="007A06F5">
        <w:rPr>
          <w:rFonts w:ascii="Times New Roman" w:hAnsi="Times New Roman" w:cs="Times New Roman"/>
          <w:lang w:val="la-Latn"/>
        </w:rPr>
        <w:t>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argen tum pro hoc accipere velit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sua mane</w:t>
      </w:r>
      <w:r w:rsidR="002E0147" w:rsidRPr="007A06F5">
        <w:rPr>
          <w:rFonts w:ascii="Times New Roman" w:hAnsi="Times New Roman" w:cs="Times New Roman"/>
          <w:lang w:val="la-Latn"/>
        </w:rPr>
        <w:t>at potestate</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iuxta quod ei e </w:t>
      </w:r>
      <w:r w:rsidRPr="007A06F5">
        <w:rPr>
          <w:rFonts w:ascii="Times New Roman" w:hAnsi="Times New Roman" w:cs="Times New Roman"/>
          <w:lang w:val="la-Latn"/>
        </w:rPr>
        <w:t>illi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hoc persolvere debet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conv</w:t>
      </w:r>
      <w:r w:rsidR="002E0147" w:rsidRPr="007A06F5">
        <w:rPr>
          <w:rFonts w:ascii="Times New Roman" w:hAnsi="Times New Roman" w:cs="Times New Roman"/>
          <w:lang w:val="la-Latn"/>
        </w:rPr>
        <w:t>enerit</w:t>
      </w:r>
      <w:r w:rsidR="005D4A29" w:rsidRPr="007A06F5">
        <w:rPr>
          <w:rFonts w:ascii="Times New Roman" w:hAnsi="Times New Roman" w:cs="Times New Roman"/>
          <w:lang w:val="la-Latn"/>
        </w:rPr>
        <w:t>.</w:t>
      </w:r>
    </w:p>
    <w:p w14:paraId="013C086D" w14:textId="4D1954C6"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 DE OPERIBUS IN RESTAURATIONEM ECCLESIARUM ADIMPLENDIS.</w:t>
      </w:r>
    </w:p>
    <w:p w14:paraId="742A338A" w14:textId="4D68F40B"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Similiter quidem de operibus in restaurationem  eccle</w:t>
      </w:r>
      <w:r w:rsidR="002E0147" w:rsidRPr="007A06F5">
        <w:rPr>
          <w:rFonts w:ascii="Times New Roman" w:hAnsi="Times New Roman" w:cs="Times New Roman"/>
          <w:lang w:val="la-Latn"/>
        </w:rPr>
        <w:t xml:space="preserve">siarum sive in faciendo sive in </w:t>
      </w:r>
      <w:r w:rsidRPr="007A06F5">
        <w:rPr>
          <w:rFonts w:ascii="Times New Roman" w:hAnsi="Times New Roman" w:cs="Times New Roman"/>
          <w:lang w:val="la-Latn"/>
        </w:rPr>
        <w:t>redimendo episcopalis potius sequatur voluntas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Nullatenus tamen remaneat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sic</w:t>
      </w:r>
      <w:r w:rsidR="002E0147" w:rsidRPr="007A06F5">
        <w:rPr>
          <w:rFonts w:ascii="Times New Roman" w:hAnsi="Times New Roman" w:cs="Times New Roman"/>
          <w:lang w:val="la-Latn"/>
        </w:rPr>
        <w:t xml:space="preserve">ut a </w:t>
      </w:r>
      <w:r w:rsidRPr="007A06F5">
        <w:rPr>
          <w:rFonts w:ascii="Times New Roman" w:hAnsi="Times New Roman" w:cs="Times New Roman"/>
          <w:lang w:val="la-Latn"/>
        </w:rPr>
        <w:t>nobis saepe iussum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aut illud partibus ecclesiar</w:t>
      </w:r>
      <w:r w:rsidR="002E0147" w:rsidRPr="007A06F5">
        <w:rPr>
          <w:rFonts w:ascii="Times New Roman" w:hAnsi="Times New Roman" w:cs="Times New Roman"/>
          <w:lang w:val="la-Latn"/>
        </w:rPr>
        <w:t>um persolvatur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Et hoc omnibus </w:t>
      </w:r>
      <w:r w:rsidRPr="007A06F5">
        <w:rPr>
          <w:rFonts w:ascii="Times New Roman" w:hAnsi="Times New Roman" w:cs="Times New Roman"/>
          <w:lang w:val="la-Latn"/>
        </w:rPr>
        <w:t>notum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quicumque neglegenter exinde egerit </w:t>
      </w:r>
      <w:r w:rsidR="002E0147" w:rsidRPr="007A06F5">
        <w:rPr>
          <w:rFonts w:ascii="Times New Roman" w:hAnsi="Times New Roman" w:cs="Times New Roman"/>
          <w:lang w:val="la-Latn"/>
        </w:rPr>
        <w:t xml:space="preserve">et coram nobis exinde neglegens </w:t>
      </w:r>
      <w:r w:rsidRPr="007A06F5">
        <w:rPr>
          <w:rFonts w:ascii="Times New Roman" w:hAnsi="Times New Roman" w:cs="Times New Roman"/>
          <w:lang w:val="la-Latn"/>
        </w:rPr>
        <w:t>repertus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illud volumus omnino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subeat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in nos</w:t>
      </w:r>
      <w:r w:rsidR="002E0147" w:rsidRPr="007A06F5">
        <w:rPr>
          <w:rFonts w:ascii="Times New Roman" w:hAnsi="Times New Roman" w:cs="Times New Roman"/>
          <w:lang w:val="la-Latn"/>
        </w:rPr>
        <w:t xml:space="preserve">tro capitulari de hac re </w:t>
      </w:r>
      <w:r w:rsidRPr="007A06F5">
        <w:rPr>
          <w:rFonts w:ascii="Times New Roman" w:hAnsi="Times New Roman" w:cs="Times New Roman"/>
          <w:lang w:val="la-Latn"/>
        </w:rPr>
        <w:t>communi consultu fidelium nostrorum ordinavimus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3C0ED1EC" w14:textId="7F018094"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 DE COMITIBUS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MINISTRIS ECCLESIAE IN SUIS MINISTERIIS ADIUTORES SINT.</w:t>
      </w:r>
    </w:p>
    <w:p w14:paraId="7B8B69A9" w14:textId="3322A97D"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Comites  vero ministris ecclesiae eorum ministeriis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hoc plenius et de nostris </w:t>
      </w:r>
      <w:r w:rsidR="002E0147" w:rsidRPr="007A06F5">
        <w:rPr>
          <w:rFonts w:ascii="Times New Roman" w:hAnsi="Times New Roman" w:cs="Times New Roman"/>
          <w:lang w:val="la-Latn"/>
        </w:rPr>
        <w:t xml:space="preserve">et de </w:t>
      </w:r>
      <w:r w:rsidRPr="007A06F5">
        <w:rPr>
          <w:rFonts w:ascii="Times New Roman" w:hAnsi="Times New Roman" w:cs="Times New Roman"/>
          <w:lang w:val="la-Latn"/>
        </w:rPr>
        <w:t>se et de suis hominibus optinere possint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adiutores in o</w:t>
      </w:r>
      <w:r w:rsidR="002E0147" w:rsidRPr="007A06F5">
        <w:rPr>
          <w:rFonts w:ascii="Times New Roman" w:hAnsi="Times New Roman" w:cs="Times New Roman"/>
          <w:lang w:val="la-Latn"/>
        </w:rPr>
        <w:t>mnibus fiant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et quicumque </w:t>
      </w:r>
      <w:r w:rsidRPr="007A06F5">
        <w:rPr>
          <w:rFonts w:ascii="Times New Roman" w:hAnsi="Times New Roman" w:cs="Times New Roman"/>
          <w:lang w:val="la-Latn"/>
        </w:rPr>
        <w:t>prima et secunda vice de his a comite ammonitus non s</w:t>
      </w:r>
      <w:r w:rsidR="002E0147" w:rsidRPr="007A06F5">
        <w:rPr>
          <w:rFonts w:ascii="Times New Roman" w:hAnsi="Times New Roman" w:cs="Times New Roman"/>
          <w:lang w:val="la-Latn"/>
        </w:rPr>
        <w:t>e correxerit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per </w:t>
      </w:r>
      <w:r w:rsidRPr="007A06F5">
        <w:rPr>
          <w:rFonts w:ascii="Times New Roman" w:hAnsi="Times New Roman" w:cs="Times New Roman"/>
          <w:lang w:val="la-Latn"/>
        </w:rPr>
        <w:t>eundem comitem eius neglegentia ad nostram notitiam perferatur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nostr</w:t>
      </w:r>
      <w:r w:rsidR="002E0147" w:rsidRPr="007A06F5">
        <w:rPr>
          <w:rFonts w:ascii="Times New Roman" w:hAnsi="Times New Roman" w:cs="Times New Roman"/>
          <w:lang w:val="la-Latn"/>
        </w:rPr>
        <w:t xml:space="preserve">a </w:t>
      </w:r>
      <w:r w:rsidR="00524CAA" w:rsidRPr="00524CAA">
        <w:rPr>
          <w:rFonts w:ascii="Times New Roman" w:hAnsi="Times New Roman" w:cs="Times New Roman"/>
          <w:b/>
          <w:lang w:val="la-Latn"/>
        </w:rPr>
        <w:t>auctorit</w:t>
      </w:r>
      <w:r w:rsidR="002E0147" w:rsidRPr="007A06F5">
        <w:rPr>
          <w:rFonts w:ascii="Times New Roman" w:hAnsi="Times New Roman" w:cs="Times New Roman"/>
          <w:lang w:val="la-Latn"/>
        </w:rPr>
        <w: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in nostro capitulari </w:t>
      </w:r>
      <w:r w:rsidR="002E0147" w:rsidRPr="007A06F5">
        <w:rPr>
          <w:rFonts w:ascii="Times New Roman" w:hAnsi="Times New Roman" w:cs="Times New Roman"/>
          <w:lang w:val="la-Latn"/>
        </w:rPr>
        <w:t>continet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subire cogatur</w:t>
      </w:r>
      <w:r w:rsidR="005D4A29" w:rsidRPr="007A06F5">
        <w:rPr>
          <w:rFonts w:ascii="Times New Roman" w:hAnsi="Times New Roman" w:cs="Times New Roman"/>
          <w:lang w:val="la-Latn"/>
        </w:rPr>
        <w:t>.</w:t>
      </w:r>
    </w:p>
    <w:p w14:paraId="63152AAE" w14:textId="7F8F950C" w:rsidR="002E0147"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XXIIII. DE CAPITULIS A CANCELLARIO PALATII AB ARCHIEPISCOPIS ET COMITIBUS ACCIPIENDIS. </w:t>
      </w:r>
    </w:p>
    <w:p w14:paraId="1AC75D2C" w14:textId="30022BD9" w:rsidR="00EA2C74" w:rsidRPr="007A06F5" w:rsidRDefault="002C29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Volum</w:t>
      </w:r>
      <w:r w:rsidR="00EA2C74" w:rsidRPr="007A06F5">
        <w:rPr>
          <w:rFonts w:ascii="Times New Roman" w:hAnsi="Times New Roman" w:cs="Times New Roman"/>
          <w:lang w:val="la-Latn"/>
        </w:rPr>
        <w:t>us etiam</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ut capitula</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 xml:space="preserve">quae nunc et alio tempore consultu fidelium nostrorum </w:t>
      </w:r>
      <w:r w:rsidR="002E0147" w:rsidRPr="007A06F5">
        <w:rPr>
          <w:rFonts w:ascii="Times New Roman" w:hAnsi="Times New Roman" w:cs="Times New Roman"/>
          <w:lang w:val="la-Latn"/>
        </w:rPr>
        <w:t xml:space="preserve">a </w:t>
      </w:r>
      <w:r w:rsidR="00EA2C74" w:rsidRPr="007A06F5">
        <w:rPr>
          <w:rFonts w:ascii="Times New Roman" w:hAnsi="Times New Roman" w:cs="Times New Roman"/>
          <w:lang w:val="la-Latn"/>
        </w:rPr>
        <w:t>nobis constituta sunt</w:t>
      </w:r>
      <w:r w:rsidR="009B2994" w:rsidRPr="007A06F5">
        <w:rPr>
          <w:rFonts w:ascii="Times New Roman" w:hAnsi="Times New Roman" w:cs="Times New Roman"/>
          <w:lang w:val="la-Latn"/>
        </w:rPr>
        <w:t xml:space="preserve">, </w:t>
      </w:r>
      <w:r w:rsidR="00EA2C74" w:rsidRPr="007A06F5">
        <w:rPr>
          <w:rFonts w:ascii="Times New Roman" w:hAnsi="Times New Roman" w:cs="Times New Roman"/>
          <w:highlight w:val="yellow"/>
          <w:lang w:val="la-Latn"/>
        </w:rPr>
        <w:t>a cancellario nostro archiepisco</w:t>
      </w:r>
      <w:r w:rsidR="002E0147" w:rsidRPr="007A06F5">
        <w:rPr>
          <w:rFonts w:ascii="Times New Roman" w:hAnsi="Times New Roman" w:cs="Times New Roman"/>
          <w:highlight w:val="yellow"/>
          <w:lang w:val="la-Latn"/>
        </w:rPr>
        <w:t xml:space="preserve">pi et comites eorum de propriis </w:t>
      </w:r>
      <w:r w:rsidR="00EA2C74" w:rsidRPr="007A06F5">
        <w:rPr>
          <w:rFonts w:ascii="Times New Roman" w:hAnsi="Times New Roman" w:cs="Times New Roman"/>
          <w:highlight w:val="yellow"/>
          <w:lang w:val="la-Latn"/>
        </w:rPr>
        <w:t>civitatibus</w:t>
      </w:r>
      <w:r w:rsidR="00EA2C74" w:rsidRPr="007A06F5">
        <w:rPr>
          <w:rFonts w:ascii="Times New Roman" w:hAnsi="Times New Roman" w:cs="Times New Roman"/>
          <w:lang w:val="la-Latn"/>
        </w:rPr>
        <w:t xml:space="preserve"> modo aut per se aut per suos missos accipi</w:t>
      </w:r>
      <w:r w:rsidR="002E0147" w:rsidRPr="007A06F5">
        <w:rPr>
          <w:rFonts w:ascii="Times New Roman" w:hAnsi="Times New Roman" w:cs="Times New Roman"/>
          <w:lang w:val="la-Latn"/>
        </w:rPr>
        <w:t xml:space="preserve">ant et unusquisque per suam diocesim ceteris </w:t>
      </w:r>
      <w:r w:rsidR="00EA2C74" w:rsidRPr="007A06F5">
        <w:rPr>
          <w:rFonts w:ascii="Times New Roman" w:hAnsi="Times New Roman" w:cs="Times New Roman"/>
          <w:lang w:val="la-Latn"/>
        </w:rPr>
        <w:t>episcopis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abbatibus</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 xml:space="preserve">comitibus et aliis fidelibus nostris </w:t>
      </w:r>
      <w:r w:rsidR="00EA2C74" w:rsidRPr="007A06F5">
        <w:rPr>
          <w:rFonts w:ascii="Times New Roman" w:hAnsi="Times New Roman" w:cs="Times New Roman"/>
          <w:highlight w:val="yellow"/>
          <w:lang w:val="la-Latn"/>
        </w:rPr>
        <w:t xml:space="preserve">ea transscribi </w:t>
      </w:r>
      <w:r w:rsidR="002E0147" w:rsidRPr="007A06F5">
        <w:rPr>
          <w:rFonts w:ascii="Times New Roman" w:hAnsi="Times New Roman" w:cs="Times New Roman"/>
          <w:highlight w:val="yellow"/>
          <w:lang w:val="la-Latn"/>
        </w:rPr>
        <w:t xml:space="preserve">faciant/ et in suis comitatibus </w:t>
      </w:r>
      <w:r w:rsidR="00EA2C74" w:rsidRPr="007A06F5">
        <w:rPr>
          <w:rFonts w:ascii="Times New Roman" w:hAnsi="Times New Roman" w:cs="Times New Roman"/>
          <w:highlight w:val="yellow"/>
          <w:lang w:val="la-Latn"/>
        </w:rPr>
        <w:t>coram omnibus relegant</w:t>
      </w:r>
      <w:r w:rsidR="009B2994" w:rsidRPr="007A06F5">
        <w:rPr>
          <w:rFonts w:ascii="Times New Roman" w:hAnsi="Times New Roman" w:cs="Times New Roman"/>
          <w:highlight w:val="yellow"/>
          <w:lang w:val="la-Latn"/>
        </w:rPr>
        <w:t xml:space="preserve">, </w:t>
      </w:r>
      <w:r w:rsidR="00EA2C74" w:rsidRPr="007A06F5">
        <w:rPr>
          <w:rFonts w:ascii="Times New Roman" w:hAnsi="Times New Roman" w:cs="Times New Roman"/>
          <w:highlight w:val="yellow"/>
          <w:lang w:val="la-Latn"/>
        </w:rPr>
        <w:t>ut cunct</w:t>
      </w:r>
      <w:r w:rsidR="002E0147" w:rsidRPr="007A06F5">
        <w:rPr>
          <w:rFonts w:ascii="Times New Roman" w:hAnsi="Times New Roman" w:cs="Times New Roman"/>
          <w:highlight w:val="yellow"/>
          <w:lang w:val="la-Latn"/>
        </w:rPr>
        <w:t xml:space="preserve">is nostra ordinatio et voluntas </w:t>
      </w:r>
      <w:r w:rsidR="00EA2C74" w:rsidRPr="007A06F5">
        <w:rPr>
          <w:rFonts w:ascii="Times New Roman" w:hAnsi="Times New Roman" w:cs="Times New Roman"/>
          <w:highlight w:val="yellow"/>
          <w:lang w:val="la-Latn"/>
        </w:rPr>
        <w:t>nota fieri possit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 xml:space="preserve">Cancellarius tamen noster nomina </w:t>
      </w:r>
      <w:r w:rsidR="002E0147" w:rsidRPr="007A06F5">
        <w:rPr>
          <w:rFonts w:ascii="Times New Roman" w:hAnsi="Times New Roman" w:cs="Times New Roman"/>
          <w:lang w:val="la-Latn"/>
        </w:rPr>
        <w:t>episcoporum et comitum</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qui ea </w:t>
      </w:r>
      <w:r w:rsidR="00EA2C74" w:rsidRPr="007A06F5">
        <w:rPr>
          <w:rFonts w:ascii="Times New Roman" w:hAnsi="Times New Roman" w:cs="Times New Roman"/>
          <w:lang w:val="la-Latn"/>
        </w:rPr>
        <w:t>accipere curaverint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notet et ea ad nostram notitiam perferat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nullus hoc praetermittere </w:t>
      </w:r>
      <w:r w:rsidR="00EA2C74" w:rsidRPr="007A06F5">
        <w:rPr>
          <w:rFonts w:ascii="Times New Roman" w:hAnsi="Times New Roman" w:cs="Times New Roman"/>
          <w:lang w:val="la-Latn"/>
        </w:rPr>
        <w:t>praesumat</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Vassi quoque et vassalli  nostri nobis fa</w:t>
      </w:r>
      <w:r w:rsidR="002E0147" w:rsidRPr="007A06F5">
        <w:rPr>
          <w:rFonts w:ascii="Times New Roman" w:hAnsi="Times New Roman" w:cs="Times New Roman"/>
          <w:lang w:val="la-Latn"/>
        </w:rPr>
        <w:t>mulantes volumus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condignum </w:t>
      </w:r>
      <w:r w:rsidR="00EA2C74" w:rsidRPr="007A06F5">
        <w:rPr>
          <w:rFonts w:ascii="Times New Roman" w:hAnsi="Times New Roman" w:cs="Times New Roman"/>
          <w:lang w:val="la-Latn"/>
        </w:rPr>
        <w:t>apud omnes habeant honorem</w:t>
      </w:r>
      <w:r w:rsidR="009B2994" w:rsidRPr="007A06F5">
        <w:rPr>
          <w:rFonts w:ascii="Times New Roman" w:hAnsi="Times New Roman" w:cs="Times New Roman"/>
          <w:lang w:val="la-Latn"/>
        </w:rPr>
        <w:t xml:space="preserve">, </w:t>
      </w:r>
      <w:r w:rsidR="00EA2C74" w:rsidRPr="007A06F5">
        <w:rPr>
          <w:rFonts w:ascii="Times New Roman" w:hAnsi="Times New Roman" w:cs="Times New Roman"/>
          <w:lang w:val="la-Latn"/>
        </w:rPr>
        <w:t>sicut a genitore no</w:t>
      </w:r>
      <w:r w:rsidR="002E0147" w:rsidRPr="007A06F5">
        <w:rPr>
          <w:rFonts w:ascii="Times New Roman" w:hAnsi="Times New Roman" w:cs="Times New Roman"/>
          <w:lang w:val="la-Latn"/>
        </w:rPr>
        <w:t>stro et a nobis saepe admonitum est</w:t>
      </w:r>
      <w:r w:rsidR="005D4A29" w:rsidRPr="007A06F5">
        <w:rPr>
          <w:rFonts w:ascii="Times New Roman" w:hAnsi="Times New Roman" w:cs="Times New Roman"/>
          <w:lang w:val="la-Latn"/>
        </w:rPr>
        <w:t>.</w:t>
      </w:r>
    </w:p>
    <w:p w14:paraId="22330629" w14:textId="2EBAAD66"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XXV. DE NOMINIBUS LOCORUM, IN </w:t>
      </w:r>
      <w:r w:rsidR="00EA2C74" w:rsidRPr="007A06F5">
        <w:rPr>
          <w:rFonts w:ascii="Times New Roman" w:hAnsi="Times New Roman" w:cs="Times New Roman"/>
          <w:lang w:val="la-Latn"/>
        </w:rPr>
        <w:t>QUI</w:t>
      </w:r>
      <w:r w:rsidRPr="007A06F5">
        <w:rPr>
          <w:rFonts w:ascii="Times New Roman" w:hAnsi="Times New Roman" w:cs="Times New Roman"/>
          <w:lang w:val="la-Latn"/>
        </w:rPr>
        <w:t>BUS MISSI DOMINICI LEGATIONE FUNGUNTUR</w:t>
      </w:r>
      <w:r w:rsidR="005D4A29" w:rsidRPr="007A06F5">
        <w:rPr>
          <w:rFonts w:ascii="Times New Roman" w:hAnsi="Times New Roman" w:cs="Times New Roman"/>
          <w:lang w:val="la-Latn"/>
        </w:rPr>
        <w:t>.</w:t>
      </w:r>
    </w:p>
    <w:p w14:paraId="347D41E6" w14:textId="0C93D3F4"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  Vesontio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est diocesis Bernoini  archiepiscopi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Heiminus episcopus et/ Monogoldus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Mogontio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est diocesis Hei</w:t>
      </w:r>
      <w:r w:rsidR="002E0147" w:rsidRPr="007A06F5">
        <w:rPr>
          <w:rFonts w:ascii="Times New Roman" w:hAnsi="Times New Roman" w:cs="Times New Roman"/>
          <w:lang w:val="la-Latn"/>
        </w:rPr>
        <w:t>stulfi  archiepiscopi</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idem </w:t>
      </w:r>
      <w:r w:rsidRPr="007A06F5">
        <w:rPr>
          <w:rFonts w:ascii="Times New Roman" w:hAnsi="Times New Roman" w:cs="Times New Roman"/>
          <w:lang w:val="la-Latn"/>
        </w:rPr>
        <w:t>Heistulfus episcopus et Ruodbertus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Treveris H</w:t>
      </w:r>
      <w:r w:rsidR="002E0147" w:rsidRPr="007A06F5">
        <w:rPr>
          <w:rFonts w:ascii="Times New Roman" w:hAnsi="Times New Roman" w:cs="Times New Roman"/>
          <w:lang w:val="la-Latn"/>
        </w:rPr>
        <w:t>etti  archiepiscopus et Adal</w:t>
      </w:r>
      <w:r w:rsidRPr="007A06F5">
        <w:rPr>
          <w:rFonts w:ascii="Times New Roman" w:hAnsi="Times New Roman" w:cs="Times New Roman"/>
          <w:lang w:val="la-Latn"/>
        </w:rPr>
        <w:t>bertus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Colonia Hadaboldus  archiepiscopus et Eemundus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Remis Ebo archiepiscopus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quando potuerit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quando e</w:t>
      </w:r>
      <w:r w:rsidR="002E0147" w:rsidRPr="007A06F5">
        <w:rPr>
          <w:rFonts w:ascii="Times New Roman" w:hAnsi="Times New Roman" w:cs="Times New Roman"/>
          <w:lang w:val="la-Latn"/>
        </w:rPr>
        <w:t>i non licuerit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Hruothadus  </w:t>
      </w:r>
      <w:r w:rsidRPr="007A06F5">
        <w:rPr>
          <w:rFonts w:ascii="Times New Roman" w:hAnsi="Times New Roman" w:cs="Times New Roman"/>
          <w:lang w:val="la-Latn"/>
        </w:rPr>
        <w:t>episcopus eius vice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Hruotfridus  comes sit super s</w:t>
      </w:r>
      <w:r w:rsidR="002E0147" w:rsidRPr="007A06F5">
        <w:rPr>
          <w:rFonts w:ascii="Times New Roman" w:hAnsi="Times New Roman" w:cs="Times New Roman"/>
          <w:lang w:val="la-Latn"/>
        </w:rPr>
        <w:t>ex videlicet comitatus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id est </w:t>
      </w:r>
      <w:r w:rsidRPr="007A06F5">
        <w:rPr>
          <w:rFonts w:ascii="Times New Roman" w:hAnsi="Times New Roman" w:cs="Times New Roman"/>
          <w:lang w:val="la-Latn"/>
        </w:rPr>
        <w:t>Remis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Catalon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Suasion</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Silvanectis</w:t>
      </w:r>
      <w:r w:rsidR="009B2994" w:rsidRPr="007A06F5">
        <w:rPr>
          <w:rFonts w:ascii="Times New Roman" w:hAnsi="Times New Roman" w:cs="Times New Roman"/>
          <w:lang w:val="la-Latn"/>
        </w:rPr>
        <w:t xml:space="preserve">, </w:t>
      </w:r>
      <w:r w:rsidR="00B846EC" w:rsidRPr="007A06F5">
        <w:rPr>
          <w:rFonts w:ascii="Times New Roman" w:hAnsi="Times New Roman" w:cs="Times New Roman"/>
          <w:lang w:val="la-Latn"/>
        </w:rPr>
        <w:t xml:space="preserve">Belvacus </w:t>
      </w:r>
      <w:r w:rsidR="002E0147" w:rsidRPr="007A06F5">
        <w:rPr>
          <w:rFonts w:ascii="Times New Roman" w:hAnsi="Times New Roman" w:cs="Times New Roman"/>
          <w:lang w:val="la-Latn"/>
        </w:rPr>
        <w:t xml:space="preserve"> et Laudunum</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Super quattuor </w:t>
      </w:r>
      <w:r w:rsidRPr="007A06F5">
        <w:rPr>
          <w:rFonts w:ascii="Times New Roman" w:hAnsi="Times New Roman" w:cs="Times New Roman"/>
          <w:lang w:val="la-Latn"/>
        </w:rPr>
        <w:t>vero episcopatus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ad eandem diocesim pertinent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Noviomacense</w:t>
      </w:r>
      <w:r w:rsidR="002E0147" w:rsidRPr="007A06F5">
        <w:rPr>
          <w:rFonts w:ascii="Times New Roman" w:hAnsi="Times New Roman" w:cs="Times New Roman"/>
          <w:lang w:val="la-Latn"/>
        </w:rPr>
        <w:t>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Ambianensem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Tarvanensem  et Camaracensem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Ragnarius  episcopus et Be/ rengarius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Senones Hieremias  archiepisco</w:t>
      </w:r>
      <w:r w:rsidR="002E0147" w:rsidRPr="007A06F5">
        <w:rPr>
          <w:rFonts w:ascii="Times New Roman" w:hAnsi="Times New Roman" w:cs="Times New Roman"/>
          <w:lang w:val="la-Latn"/>
        </w:rPr>
        <w:t>pus et Donatus comes</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Rotu</w:t>
      </w:r>
      <w:r w:rsidRPr="007A06F5">
        <w:rPr>
          <w:rFonts w:ascii="Times New Roman" w:hAnsi="Times New Roman" w:cs="Times New Roman"/>
          <w:lang w:val="la-Latn"/>
        </w:rPr>
        <w:t>macum Willibertus archiepiscopus et Ingobertus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Turones Landramnus / archiepiscopus et Hruotbertus  comes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Ludunum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Tar</w:t>
      </w:r>
      <w:r w:rsidR="002E0147" w:rsidRPr="007A06F5">
        <w:rPr>
          <w:rFonts w:ascii="Times New Roman" w:hAnsi="Times New Roman" w:cs="Times New Roman"/>
          <w:lang w:val="la-Latn"/>
        </w:rPr>
        <w:t>entasia  et Vienna Albri</w:t>
      </w:r>
      <w:r w:rsidRPr="007A06F5">
        <w:rPr>
          <w:rFonts w:ascii="Times New Roman" w:hAnsi="Times New Roman" w:cs="Times New Roman"/>
          <w:lang w:val="la-Latn"/>
        </w:rPr>
        <w:t>cus  epi</w:t>
      </w:r>
      <w:r w:rsidR="002E0147" w:rsidRPr="007A06F5">
        <w:rPr>
          <w:rFonts w:ascii="Times New Roman" w:hAnsi="Times New Roman" w:cs="Times New Roman"/>
          <w:lang w:val="la-Latn"/>
        </w:rPr>
        <w:t>scopus et Richardus  comes</w:t>
      </w:r>
      <w:r w:rsidR="005D4A29" w:rsidRPr="007A06F5">
        <w:rPr>
          <w:rFonts w:ascii="Times New Roman" w:hAnsi="Times New Roman" w:cs="Times New Roman"/>
          <w:lang w:val="la-Latn"/>
        </w:rPr>
        <w:t>.</w:t>
      </w:r>
    </w:p>
    <w:p w14:paraId="6C2B8665" w14:textId="656E05A3" w:rsidR="00EA2C74" w:rsidRPr="007A06F5" w:rsidRDefault="002E014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 DE COMMEMORATIONE AD LEGATIONEM PRAEDICTORUM MISSORUM PERTINENTE.</w:t>
      </w:r>
    </w:p>
    <w:p w14:paraId="7141ED3C" w14:textId="2902F8FA"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Commemoratio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quid ad praedictorum missorum legati</w:t>
      </w:r>
      <w:r w:rsidR="002E0147" w:rsidRPr="007A06F5">
        <w:rPr>
          <w:rFonts w:ascii="Times New Roman" w:hAnsi="Times New Roman" w:cs="Times New Roman"/>
          <w:lang w:val="la-Latn"/>
        </w:rPr>
        <w:t>onem pertineat</w:t>
      </w:r>
      <w:r w:rsidR="00FF3D92" w:rsidRPr="007A06F5">
        <w:rPr>
          <w:rFonts w:ascii="Times New Roman" w:hAnsi="Times New Roman" w:cs="Times New Roman"/>
          <w:lang w:val="la-Latn"/>
        </w:rPr>
        <w:t xml:space="preserve">: </w:t>
      </w:r>
      <w:r w:rsidR="002E0147" w:rsidRPr="007A06F5">
        <w:rPr>
          <w:rFonts w:ascii="Times New Roman" w:hAnsi="Times New Roman" w:cs="Times New Roman"/>
          <w:lang w:val="la-Latn"/>
        </w:rPr>
        <w:t>Primo</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ut noc </w:t>
      </w:r>
      <w:r w:rsidRPr="007A06F5">
        <w:rPr>
          <w:rFonts w:ascii="Times New Roman" w:hAnsi="Times New Roman" w:cs="Times New Roman"/>
          <w:lang w:val="la-Latn"/>
        </w:rPr>
        <w:t xml:space="preserve">ventum in </w:t>
      </w:r>
      <w:r w:rsidRPr="007A06F5">
        <w:rPr>
          <w:rFonts w:ascii="Times New Roman" w:hAnsi="Times New Roman" w:cs="Times New Roman"/>
          <w:highlight w:val="yellow"/>
          <w:lang w:val="la-Latn"/>
        </w:rPr>
        <w:t>duobus aut tribus locis congregent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omnes</w:t>
      </w:r>
      <w:r w:rsidR="002E0147" w:rsidRPr="007A06F5">
        <w:rPr>
          <w:rFonts w:ascii="Times New Roman" w:hAnsi="Times New Roman" w:cs="Times New Roman"/>
          <w:lang w:val="la-Latn"/>
        </w:rPr>
        <w:t xml:space="preserve"> ad eorum legationem pertinen</w:t>
      </w:r>
      <w:r w:rsidRPr="007A06F5">
        <w:rPr>
          <w:rFonts w:ascii="Times New Roman" w:hAnsi="Times New Roman" w:cs="Times New Roman"/>
          <w:lang w:val="la-Latn"/>
        </w:rPr>
        <w:t>tes convenire possint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Pr="007A06F5">
        <w:rPr>
          <w:rFonts w:ascii="Times New Roman" w:hAnsi="Times New Roman" w:cs="Times New Roman"/>
          <w:highlight w:val="yellow"/>
          <w:lang w:val="la-Latn"/>
        </w:rPr>
        <w:t>omnibus generaliter notum facia</w:t>
      </w:r>
      <w:r w:rsidR="002E0147" w:rsidRPr="007A06F5">
        <w:rPr>
          <w:rFonts w:ascii="Times New Roman" w:hAnsi="Times New Roman" w:cs="Times New Roman"/>
          <w:highlight w:val="yellow"/>
          <w:lang w:val="la-Latn"/>
        </w:rPr>
        <w:t>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qualis sit eorum legatio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scilicet ad hoc esse se a nobis missos constitutos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si quilibet episcopus aut comes/ ministerium suum per quodlibet impedimentum implere </w:t>
      </w:r>
      <w:r w:rsidR="002E0147" w:rsidRPr="007A06F5">
        <w:rPr>
          <w:rFonts w:ascii="Times New Roman" w:hAnsi="Times New Roman" w:cs="Times New Roman"/>
          <w:lang w:val="la-Latn"/>
        </w:rPr>
        <w:t>non possit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ad eos recurrat et </w:t>
      </w:r>
      <w:r w:rsidRPr="007A06F5">
        <w:rPr>
          <w:rFonts w:ascii="Times New Roman" w:hAnsi="Times New Roman" w:cs="Times New Roman"/>
          <w:lang w:val="la-Latn"/>
        </w:rPr>
        <w:t>cum eorum adiutorio ministerium suum adimpleat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si tali</w:t>
      </w:r>
      <w:r w:rsidR="002E0147" w:rsidRPr="007A06F5">
        <w:rPr>
          <w:rFonts w:ascii="Times New Roman" w:hAnsi="Times New Roman" w:cs="Times New Roman"/>
          <w:lang w:val="la-Latn"/>
        </w:rPr>
        <w:t>s causa fuerit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highlight w:val="yellow"/>
          <w:lang w:val="la-Latn"/>
        </w:rPr>
        <w:t xml:space="preserve">quae per eorum </w:t>
      </w:r>
      <w:r w:rsidRPr="007A06F5">
        <w:rPr>
          <w:rFonts w:ascii="Times New Roman" w:hAnsi="Times New Roman" w:cs="Times New Roman"/>
          <w:highlight w:val="yellow"/>
          <w:lang w:val="la-Latn"/>
        </w:rPr>
        <w:t>admonitionem emendari non possit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per eos ad nostram notit</w:t>
      </w:r>
      <w:r w:rsidR="002E0147" w:rsidRPr="007A06F5">
        <w:rPr>
          <w:rFonts w:ascii="Times New Roman" w:hAnsi="Times New Roman" w:cs="Times New Roman"/>
          <w:highlight w:val="yellow"/>
          <w:lang w:val="la-Latn"/>
        </w:rPr>
        <w:t>iam deferatur</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Et  si forte </w:t>
      </w:r>
      <w:r w:rsidRPr="007A06F5">
        <w:rPr>
          <w:rFonts w:ascii="Times New Roman" w:hAnsi="Times New Roman" w:cs="Times New Roman"/>
          <w:lang w:val="la-Latn"/>
        </w:rPr>
        <w:t>episcopus aut comes aliquid neglegentius in suo ministe</w:t>
      </w:r>
      <w:r w:rsidR="002E0147" w:rsidRPr="007A06F5">
        <w:rPr>
          <w:rFonts w:ascii="Times New Roman" w:hAnsi="Times New Roman" w:cs="Times New Roman"/>
          <w:lang w:val="la-Latn"/>
        </w:rPr>
        <w:t>rio egerit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per istorum admonitionem </w:t>
      </w:r>
      <w:r w:rsidRPr="007A06F5">
        <w:rPr>
          <w:rFonts w:ascii="Times New Roman" w:hAnsi="Times New Roman" w:cs="Times New Roman"/>
          <w:lang w:val="la-Latn"/>
        </w:rPr>
        <w:t>corrigatur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omnis populus sciat ad hoc eos esse constitutos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quicumque </w:t>
      </w:r>
      <w:r w:rsidRPr="007A06F5">
        <w:rPr>
          <w:rFonts w:ascii="Times New Roman" w:hAnsi="Times New Roman" w:cs="Times New Roman"/>
          <w:lang w:val="la-Latn"/>
        </w:rPr>
        <w:t xml:space="preserve">per neglegentiam </w:t>
      </w:r>
      <w:r w:rsidRPr="007A06F5">
        <w:rPr>
          <w:rFonts w:ascii="Times New Roman" w:hAnsi="Times New Roman" w:cs="Times New Roman"/>
          <w:highlight w:val="yellow"/>
          <w:lang w:val="la-Latn"/>
        </w:rPr>
        <w:t>aut incuriam vel impossibilitatem comit</w:t>
      </w:r>
      <w:r w:rsidR="002E0147" w:rsidRPr="007A06F5">
        <w:rPr>
          <w:rFonts w:ascii="Times New Roman" w:hAnsi="Times New Roman" w:cs="Times New Roman"/>
          <w:highlight w:val="yellow"/>
          <w:lang w:val="la-Latn"/>
        </w:rPr>
        <w:t xml:space="preserve">is iustitiam suam adquirere non </w:t>
      </w:r>
      <w:r w:rsidRPr="007A06F5">
        <w:rPr>
          <w:rFonts w:ascii="Times New Roman" w:hAnsi="Times New Roman" w:cs="Times New Roman"/>
          <w:highlight w:val="yellow"/>
          <w:lang w:val="la-Latn"/>
        </w:rPr>
        <w:t>potuerit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 xml:space="preserve">ad eos primum querelam suam possit deferre </w:t>
      </w:r>
      <w:r w:rsidR="002E0147" w:rsidRPr="007A06F5">
        <w:rPr>
          <w:rFonts w:ascii="Times New Roman" w:hAnsi="Times New Roman" w:cs="Times New Roman"/>
          <w:highlight w:val="yellow"/>
          <w:lang w:val="la-Latn"/>
        </w:rPr>
        <w:t xml:space="preserve">et per eorum auxilium iustitiam </w:t>
      </w:r>
      <w:r w:rsidRPr="007A06F5">
        <w:rPr>
          <w:rFonts w:ascii="Times New Roman" w:hAnsi="Times New Roman" w:cs="Times New Roman"/>
          <w:highlight w:val="yellow"/>
          <w:lang w:val="la-Latn"/>
        </w:rPr>
        <w:t>adquirere</w:t>
      </w:r>
      <w:r w:rsidRPr="007A06F5">
        <w:rPr>
          <w:rFonts w:ascii="Times New Roman" w:hAnsi="Times New Roman" w:cs="Times New Roman"/>
          <w:lang w:val="la-Latn"/>
        </w:rPr>
        <w:t xml:space="preserve"> 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quando aliquis ad </w:t>
      </w:r>
      <w:r w:rsidRPr="007A06F5">
        <w:rPr>
          <w:rFonts w:ascii="Times New Roman" w:hAnsi="Times New Roman" w:cs="Times New Roman"/>
          <w:lang w:val="la-Latn"/>
        </w:rPr>
        <w:lastRenderedPageBreak/>
        <w:t>nos necessitatis causa reclamaverit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ad eos possimus rela</w:t>
      </w:r>
      <w:r w:rsidRPr="007A06F5">
        <w:rPr>
          <w:rFonts w:ascii="Times New Roman" w:hAnsi="Times New Roman" w:cs="Times New Roman"/>
          <w:lang w:val="la-Latn"/>
        </w:rPr>
        <w:t>torum querelas ad definiendum remittere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Ipsi vero miss</w:t>
      </w:r>
      <w:r w:rsidR="002E0147" w:rsidRPr="007A06F5">
        <w:rPr>
          <w:rFonts w:ascii="Times New Roman" w:hAnsi="Times New Roman" w:cs="Times New Roman"/>
          <w:lang w:val="la-Latn"/>
        </w:rPr>
        <w:t xml:space="preserve">i non sine certissima causa vel </w:t>
      </w:r>
      <w:r w:rsidRPr="007A06F5">
        <w:rPr>
          <w:rFonts w:ascii="Times New Roman" w:hAnsi="Times New Roman" w:cs="Times New Roman"/>
          <w:lang w:val="la-Latn"/>
        </w:rPr>
        <w:t>necessitate huc illucque discurrant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nisi forte quando tale a</w:t>
      </w:r>
      <w:r w:rsidR="002E0147" w:rsidRPr="007A06F5">
        <w:rPr>
          <w:rFonts w:ascii="Times New Roman" w:hAnsi="Times New Roman" w:cs="Times New Roman"/>
          <w:lang w:val="la-Latn"/>
        </w:rPr>
        <w:t xml:space="preserve">liquid in cuiuslibet ministerio </w:t>
      </w:r>
      <w:r w:rsidRPr="007A06F5">
        <w:rPr>
          <w:rFonts w:ascii="Times New Roman" w:hAnsi="Times New Roman" w:cs="Times New Roman"/>
          <w:lang w:val="la-Latn"/>
        </w:rPr>
        <w:t>ad legationem suam pertinentem ortum esse cognoverint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quod eorum praesentia indigeat </w:t>
      </w:r>
      <w:r w:rsidRPr="007A06F5">
        <w:rPr>
          <w:rFonts w:ascii="Times New Roman" w:hAnsi="Times New Roman" w:cs="Times New Roman"/>
          <w:lang w:val="la-Latn"/>
        </w:rPr>
        <w:t>et sine eorum consilio vel adiutorio emendari non possit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Ind</w:t>
      </w:r>
      <w:r w:rsidR="002E0147" w:rsidRPr="007A06F5">
        <w:rPr>
          <w:rFonts w:ascii="Times New Roman" w:hAnsi="Times New Roman" w:cs="Times New Roman"/>
          <w:lang w:val="la-Latn"/>
        </w:rPr>
        <w:t>e tamen debent esse solliciti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propter illorum neglegentiam nihil in sua legatione</w:t>
      </w:r>
      <w:r w:rsidR="002E0147" w:rsidRPr="007A06F5">
        <w:rPr>
          <w:rFonts w:ascii="Times New Roman" w:hAnsi="Times New Roman" w:cs="Times New Roman"/>
          <w:lang w:val="la-Latn"/>
        </w:rPr>
        <w:t xml:space="preserve"> incorrectum remaneat</w:t>
      </w:r>
      <w:r w:rsidR="009B2994" w:rsidRPr="007A06F5">
        <w:rPr>
          <w:rFonts w:ascii="Times New Roman" w:hAnsi="Times New Roman" w:cs="Times New Roman"/>
          <w:lang w:val="la-Latn"/>
        </w:rPr>
        <w:t xml:space="preserve">, </w:t>
      </w:r>
      <w:r w:rsidR="002E0147" w:rsidRPr="007A06F5">
        <w:rPr>
          <w:rFonts w:ascii="Times New Roman" w:hAnsi="Times New Roman" w:cs="Times New Roman"/>
          <w:lang w:val="la-Latn"/>
        </w:rPr>
        <w:t xml:space="preserve">sed ubi </w:t>
      </w:r>
      <w:r w:rsidRPr="007A06F5">
        <w:rPr>
          <w:rFonts w:ascii="Times New Roman" w:hAnsi="Times New Roman" w:cs="Times New Roman"/>
          <w:lang w:val="la-Latn"/>
        </w:rPr>
        <w:t>certam et veram necessitatem cognoverint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nostram iussionem adimplere non neglegant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3F7C9FC" w14:textId="4FF4768C" w:rsidR="00EA2C74" w:rsidRPr="007A06F5" w:rsidRDefault="00A8326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 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PER MISSOS DOMINICOS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PER CAPITULA STATUTA SUNT, OMNIBUS NOTA FIERI DEBEANT.</w:t>
      </w:r>
    </w:p>
    <w:p w14:paraId="68027C2D" w14:textId="60948EBF" w:rsidR="00EA2C74"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Volumus etiam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omnibus notum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ad hoc constituti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per</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capitula nostra generaliter de quibuscumque causis statui</w:t>
      </w:r>
      <w:r w:rsidR="00A8326B" w:rsidRPr="007A06F5">
        <w:rPr>
          <w:rFonts w:ascii="Times New Roman" w:hAnsi="Times New Roman" w:cs="Times New Roman"/>
          <w:lang w:val="la-Latn"/>
        </w:rPr>
        <w:t>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per illos nota fiant omni</w:t>
      </w:r>
      <w:r w:rsidRPr="007A06F5">
        <w:rPr>
          <w:rFonts w:ascii="Times New Roman" w:hAnsi="Times New Roman" w:cs="Times New Roman"/>
          <w:lang w:val="la-Latn"/>
        </w:rPr>
        <w:t>bus et in eorum procuratione consistant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ab omni</w:t>
      </w:r>
      <w:r w:rsidR="00A8326B" w:rsidRPr="007A06F5">
        <w:rPr>
          <w:rFonts w:ascii="Times New Roman" w:hAnsi="Times New Roman" w:cs="Times New Roman"/>
          <w:lang w:val="la-Latn"/>
        </w:rPr>
        <w:t>bus adimpleantur</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Et ubi forte </w:t>
      </w:r>
      <w:r w:rsidRPr="007A06F5">
        <w:rPr>
          <w:rFonts w:ascii="Times New Roman" w:hAnsi="Times New Roman" w:cs="Times New Roman"/>
          <w:lang w:val="la-Latn"/>
        </w:rPr>
        <w:t>aliquo tali impedimento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per eos emendari non possit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aliquid de his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quae consti</w:t>
      </w:r>
      <w:r w:rsidRPr="007A06F5">
        <w:rPr>
          <w:rFonts w:ascii="Times New Roman" w:hAnsi="Times New Roman" w:cs="Times New Roman"/>
          <w:lang w:val="la-Latn"/>
        </w:rPr>
        <w:t>tuimus ac iussimus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remanserit inperfectum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eorum relatu</w:t>
      </w:r>
      <w:r w:rsidR="00A8326B" w:rsidRPr="007A06F5">
        <w:rPr>
          <w:rFonts w:ascii="Times New Roman" w:hAnsi="Times New Roman" w:cs="Times New Roman"/>
          <w:lang w:val="la-Latn"/>
        </w:rPr>
        <w:t xml:space="preserve"> nobis ad tempus indicetur</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ut </w:t>
      </w:r>
      <w:r w:rsidRPr="007A06F5">
        <w:rPr>
          <w:rFonts w:ascii="Times New Roman" w:hAnsi="Times New Roman" w:cs="Times New Roman"/>
          <w:lang w:val="la-Latn"/>
        </w:rPr>
        <w:t>per nos corrigatur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A8326B" w:rsidRPr="007A06F5">
        <w:rPr>
          <w:rFonts w:ascii="Times New Roman" w:hAnsi="Times New Roman" w:cs="Times New Roman"/>
          <w:lang w:val="la-Latn"/>
        </w:rPr>
        <w:t>od per eos corrigi non potuit</w:t>
      </w:r>
      <w:r w:rsidR="005D4A29" w:rsidRPr="007A06F5">
        <w:rPr>
          <w:rFonts w:ascii="Times New Roman" w:hAnsi="Times New Roman" w:cs="Times New Roman"/>
          <w:lang w:val="la-Latn"/>
        </w:rPr>
        <w:t>.</w:t>
      </w:r>
    </w:p>
    <w:p w14:paraId="163D8278" w14:textId="6B8D50ED" w:rsidR="00A8326B" w:rsidRPr="007A06F5" w:rsidRDefault="00A8326B"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 DE ADMONITORIO AD EOS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LEGATIONE FUNGUNTUR. </w:t>
      </w:r>
    </w:p>
    <w:p w14:paraId="0BB33D0E" w14:textId="78E003F9" w:rsidR="00DA798D" w:rsidRPr="007A06F5" w:rsidRDefault="00EA2C7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Nosse vos credimus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quanti sit ponderis legatio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w:t>
      </w:r>
      <w:r w:rsidR="00A8326B" w:rsidRPr="007A06F5">
        <w:rPr>
          <w:rFonts w:ascii="Times New Roman" w:hAnsi="Times New Roman" w:cs="Times New Roman"/>
          <w:lang w:val="la-Latn"/>
        </w:rPr>
        <w:t xml:space="preserve"> vobis commisimus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et quam sit </w:t>
      </w:r>
      <w:r w:rsidRPr="007A06F5">
        <w:rPr>
          <w:rFonts w:ascii="Times New Roman" w:hAnsi="Times New Roman" w:cs="Times New Roman"/>
          <w:lang w:val="la-Latn"/>
        </w:rPr>
        <w:t>periculosum tantae rei curam neglegere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quantam vos p</w:t>
      </w:r>
      <w:r w:rsidR="00A8326B" w:rsidRPr="007A06F5">
        <w:rPr>
          <w:rFonts w:ascii="Times New Roman" w:hAnsi="Times New Roman" w:cs="Times New Roman"/>
          <w:lang w:val="la-Latn"/>
        </w:rPr>
        <w:t xml:space="preserve">ro nostra omnium communi salute </w:t>
      </w:r>
      <w:r w:rsidRPr="007A06F5">
        <w:rPr>
          <w:rFonts w:ascii="Times New Roman" w:hAnsi="Times New Roman" w:cs="Times New Roman"/>
          <w:lang w:val="la-Latn"/>
        </w:rPr>
        <w:t>ex nostra obligatione suscepisse non ignoratis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qua cu</w:t>
      </w:r>
      <w:r w:rsidR="00A8326B" w:rsidRPr="007A06F5">
        <w:rPr>
          <w:rFonts w:ascii="Times New Roman" w:hAnsi="Times New Roman" w:cs="Times New Roman"/>
          <w:lang w:val="la-Latn"/>
        </w:rPr>
        <w:t>m vos interrogassemus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non sic </w:t>
      </w:r>
      <w:r w:rsidRPr="007A06F5">
        <w:rPr>
          <w:rFonts w:ascii="Times New Roman" w:hAnsi="Times New Roman" w:cs="Times New Roman"/>
          <w:lang w:val="la-Latn"/>
        </w:rPr>
        <w:t>nobis responsum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in eo responso sufficere potuisset</w:t>
      </w:r>
      <w:r w:rsidR="00A8326B" w:rsidRPr="007A06F5">
        <w:rPr>
          <w:rFonts w:ascii="Times New Roman" w:hAnsi="Times New Roman" w:cs="Times New Roman"/>
          <w:lang w:val="la-Latn"/>
        </w:rPr>
        <w:t xml:space="preserve"> ad eandem dispositionem</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quam </w:t>
      </w:r>
      <w:r w:rsidRPr="007A06F5">
        <w:rPr>
          <w:rFonts w:ascii="Times New Roman" w:hAnsi="Times New Roman" w:cs="Times New Roman"/>
          <w:lang w:val="la-Latn"/>
        </w:rPr>
        <w:t>rerum necessitas ad communem utilitatem pertinentium poscere videbatur vel quae nobis</w:t>
      </w:r>
      <w:r w:rsidR="00A8326B" w:rsidRPr="007A06F5">
        <w:rPr>
          <w:rFonts w:ascii="Times New Roman" w:hAnsi="Times New Roman" w:cs="Times New Roman"/>
          <w:lang w:val="la-Latn"/>
        </w:rPr>
        <w:t xml:space="preserve">/ aliquod </w:t>
      </w:r>
      <w:r w:rsidR="00DA798D" w:rsidRPr="007A06F5">
        <w:rPr>
          <w:rFonts w:ascii="Times New Roman" w:hAnsi="Times New Roman" w:cs="Times New Roman"/>
          <w:lang w:val="la-Latn"/>
        </w:rPr>
        <w:t>securitatis solatium afferre potuisset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Et hoc ideo e</w:t>
      </w:r>
      <w:r w:rsidR="00A8326B" w:rsidRPr="007A06F5">
        <w:rPr>
          <w:rFonts w:ascii="Times New Roman" w:hAnsi="Times New Roman" w:cs="Times New Roman"/>
          <w:lang w:val="la-Latn"/>
        </w:rPr>
        <w:t>venisse perspeximus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quia anno </w:t>
      </w:r>
      <w:r w:rsidR="00DA798D" w:rsidRPr="007A06F5">
        <w:rPr>
          <w:rFonts w:ascii="Times New Roman" w:hAnsi="Times New Roman" w:cs="Times New Roman"/>
          <w:lang w:val="la-Latn"/>
        </w:rPr>
        <w:t>praeterito</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quando capitulare legationis vestrae vobis de</w:t>
      </w:r>
      <w:r w:rsidR="00A8326B" w:rsidRPr="007A06F5">
        <w:rPr>
          <w:rFonts w:ascii="Times New Roman" w:hAnsi="Times New Roman" w:cs="Times New Roman"/>
          <w:lang w:val="la-Latn"/>
        </w:rPr>
        <w:t>dimus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caute vos observare </w:t>
      </w:r>
      <w:r w:rsidR="00DA798D" w:rsidRPr="007A06F5">
        <w:rPr>
          <w:rFonts w:ascii="Times New Roman" w:hAnsi="Times New Roman" w:cs="Times New Roman"/>
          <w:lang w:val="la-Latn"/>
        </w:rPr>
        <w:t>iussimus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ne sine causa his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quos honoratos esse volumus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ali</w:t>
      </w:r>
      <w:r w:rsidR="00A8326B" w:rsidRPr="007A06F5">
        <w:rPr>
          <w:rFonts w:ascii="Times New Roman" w:hAnsi="Times New Roman" w:cs="Times New Roman"/>
          <w:lang w:val="la-Latn"/>
        </w:rPr>
        <w:t>qua fieret iniuria</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Quapropter </w:t>
      </w:r>
      <w:r w:rsidR="00DA798D" w:rsidRPr="007A06F5">
        <w:rPr>
          <w:rFonts w:ascii="Times New Roman" w:hAnsi="Times New Roman" w:cs="Times New Roman"/>
          <w:lang w:val="la-Latn"/>
        </w:rPr>
        <w:t>volumus vobis notum facere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qualiter nunc deo adiuvante eandem iussi</w:t>
      </w:r>
      <w:r w:rsidR="00A8326B" w:rsidRPr="007A06F5">
        <w:rPr>
          <w:rFonts w:ascii="Times New Roman" w:hAnsi="Times New Roman" w:cs="Times New Roman"/>
          <w:lang w:val="la-Latn"/>
        </w:rPr>
        <w:t xml:space="preserve">onem nostram </w:t>
      </w:r>
      <w:r w:rsidR="00DA798D" w:rsidRPr="007A06F5">
        <w:rPr>
          <w:rFonts w:ascii="Times New Roman" w:hAnsi="Times New Roman" w:cs="Times New Roman"/>
          <w:lang w:val="la-Latn"/>
        </w:rPr>
        <w:t>debeatis adimplere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Volumus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ut missi nostri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quos ad h</w:t>
      </w:r>
      <w:r w:rsidR="00A8326B" w:rsidRPr="007A06F5">
        <w:rPr>
          <w:rFonts w:ascii="Times New Roman" w:hAnsi="Times New Roman" w:cs="Times New Roman"/>
          <w:lang w:val="la-Latn"/>
        </w:rPr>
        <w:t>oc constitutos habemus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ut </w:t>
      </w:r>
      <w:r w:rsidR="00DA798D" w:rsidRPr="007A06F5">
        <w:rPr>
          <w:rFonts w:ascii="Times New Roman" w:hAnsi="Times New Roman" w:cs="Times New Roman"/>
          <w:lang w:val="la-Latn"/>
        </w:rPr>
        <w:t>curam et sollicitudinem habeant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quatenus unusquisque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w:t>
      </w:r>
      <w:r w:rsidR="00A8326B" w:rsidRPr="007A06F5">
        <w:rPr>
          <w:rFonts w:ascii="Times New Roman" w:hAnsi="Times New Roman" w:cs="Times New Roman"/>
          <w:lang w:val="la-Latn"/>
        </w:rPr>
        <w:t xml:space="preserve">ui rector a nobis populi nostri </w:t>
      </w:r>
      <w:r w:rsidR="00DA798D" w:rsidRPr="007A06F5">
        <w:rPr>
          <w:rFonts w:ascii="Times New Roman" w:hAnsi="Times New Roman" w:cs="Times New Roman"/>
          <w:lang w:val="la-Latn"/>
        </w:rPr>
        <w:t>constitutus est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 xml:space="preserve">in suo ordine officium sibi commissum </w:t>
      </w:r>
      <w:r w:rsidR="00DA798D" w:rsidRPr="007A06F5">
        <w:rPr>
          <w:rFonts w:ascii="Times New Roman" w:hAnsi="Times New Roman" w:cs="Times New Roman"/>
          <w:highlight w:val="yellow"/>
          <w:lang w:val="la-Latn"/>
        </w:rPr>
        <w:t>iust</w:t>
      </w:r>
      <w:r w:rsidR="00A8326B" w:rsidRPr="007A06F5">
        <w:rPr>
          <w:rFonts w:ascii="Times New Roman" w:hAnsi="Times New Roman" w:cs="Times New Roman"/>
          <w:highlight w:val="yellow"/>
          <w:lang w:val="la-Latn"/>
        </w:rPr>
        <w:t xml:space="preserve">e ac deo placite ad honorem </w:t>
      </w:r>
      <w:r w:rsidR="00DA798D" w:rsidRPr="007A06F5">
        <w:rPr>
          <w:rFonts w:ascii="Times New Roman" w:hAnsi="Times New Roman" w:cs="Times New Roman"/>
          <w:highlight w:val="yellow"/>
          <w:lang w:val="la-Latn"/>
        </w:rPr>
        <w:t>nostrum ac populi nostri utilitatem administret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in hun</w:t>
      </w:r>
      <w:r w:rsidR="00A8326B" w:rsidRPr="007A06F5">
        <w:rPr>
          <w:rFonts w:ascii="Times New Roman" w:hAnsi="Times New Roman" w:cs="Times New Roman"/>
          <w:lang w:val="la-Latn"/>
        </w:rPr>
        <w:t xml:space="preserve">c modum cognoscendi diligentiam </w:t>
      </w:r>
      <w:r w:rsidR="00DA798D" w:rsidRPr="007A06F5">
        <w:rPr>
          <w:rFonts w:ascii="Times New Roman" w:hAnsi="Times New Roman" w:cs="Times New Roman"/>
          <w:lang w:val="la-Latn"/>
        </w:rPr>
        <w:t>adhibeant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si ea</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quae in capitulari nostro</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quod eis anno pra</w:t>
      </w:r>
      <w:r w:rsidR="00A8326B" w:rsidRPr="007A06F5">
        <w:rPr>
          <w:rFonts w:ascii="Times New Roman" w:hAnsi="Times New Roman" w:cs="Times New Roman"/>
          <w:lang w:val="la-Latn"/>
        </w:rPr>
        <w:t>eterito dedimus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continentur</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 xml:space="preserve">secundum voluntatem dei ac iussionem nostram fiant </w:t>
      </w:r>
      <w:r w:rsidR="00A8326B" w:rsidRPr="007A06F5">
        <w:rPr>
          <w:rFonts w:ascii="Times New Roman" w:hAnsi="Times New Roman" w:cs="Times New Roman"/>
          <w:lang w:val="la-Latn"/>
        </w:rPr>
        <w:t>adimpleta</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Itaque </w:t>
      </w:r>
      <w:r w:rsidR="00A8326B" w:rsidRPr="007A06F5">
        <w:rPr>
          <w:rFonts w:ascii="Times New Roman" w:hAnsi="Times New Roman" w:cs="Times New Roman"/>
          <w:highlight w:val="yellow"/>
          <w:lang w:val="la-Latn"/>
        </w:rPr>
        <w:t>volumus</w:t>
      </w:r>
      <w:r w:rsidR="009B2994" w:rsidRPr="007A06F5">
        <w:rPr>
          <w:rFonts w:ascii="Times New Roman" w:hAnsi="Times New Roman" w:cs="Times New Roman"/>
          <w:highlight w:val="yellow"/>
          <w:lang w:val="la-Latn"/>
        </w:rPr>
        <w:t xml:space="preserve">, </w:t>
      </w:r>
      <w:r w:rsidR="00A8326B" w:rsidRPr="007A06F5">
        <w:rPr>
          <w:rFonts w:ascii="Times New Roman" w:hAnsi="Times New Roman" w:cs="Times New Roman"/>
          <w:highlight w:val="yellow"/>
          <w:lang w:val="la-Latn"/>
        </w:rPr>
        <w:t xml:space="preserve">ut </w:t>
      </w:r>
      <w:r w:rsidR="00DA798D" w:rsidRPr="007A06F5">
        <w:rPr>
          <w:rFonts w:ascii="Times New Roman" w:hAnsi="Times New Roman" w:cs="Times New Roman"/>
          <w:highlight w:val="yellow"/>
          <w:lang w:val="la-Latn"/>
        </w:rPr>
        <w:t>medio mense Maio conveniant idem missi</w:t>
      </w:r>
      <w:r w:rsidR="009B2994" w:rsidRPr="007A06F5">
        <w:rPr>
          <w:rFonts w:ascii="Times New Roman" w:hAnsi="Times New Roman" w:cs="Times New Roman"/>
          <w:highlight w:val="yellow"/>
          <w:lang w:val="la-Latn"/>
        </w:rPr>
        <w:t xml:space="preserve">, </w:t>
      </w:r>
      <w:r w:rsidR="00DA798D" w:rsidRPr="007A06F5">
        <w:rPr>
          <w:rFonts w:ascii="Times New Roman" w:hAnsi="Times New Roman" w:cs="Times New Roman"/>
          <w:highlight w:val="yellow"/>
          <w:lang w:val="la-Latn"/>
        </w:rPr>
        <w:t>unusquisque</w:t>
      </w:r>
      <w:r w:rsidR="00A8326B" w:rsidRPr="007A06F5">
        <w:rPr>
          <w:rFonts w:ascii="Times New Roman" w:hAnsi="Times New Roman" w:cs="Times New Roman"/>
          <w:highlight w:val="yellow"/>
          <w:lang w:val="la-Latn"/>
        </w:rPr>
        <w:t xml:space="preserve"> in sua legatione</w:t>
      </w:r>
      <w:r w:rsidR="009B2994" w:rsidRPr="007A06F5">
        <w:rPr>
          <w:rFonts w:ascii="Times New Roman" w:hAnsi="Times New Roman" w:cs="Times New Roman"/>
          <w:highlight w:val="yellow"/>
          <w:lang w:val="la-Latn"/>
        </w:rPr>
        <w:t xml:space="preserve">, </w:t>
      </w:r>
      <w:r w:rsidR="00A8326B" w:rsidRPr="007A06F5">
        <w:rPr>
          <w:rFonts w:ascii="Times New Roman" w:hAnsi="Times New Roman" w:cs="Times New Roman"/>
          <w:highlight w:val="yellow"/>
          <w:lang w:val="la-Latn"/>
        </w:rPr>
        <w:t xml:space="preserve">cum omnibus </w:t>
      </w:r>
      <w:r w:rsidR="00DA798D" w:rsidRPr="007A06F5">
        <w:rPr>
          <w:rFonts w:ascii="Times New Roman" w:hAnsi="Times New Roman" w:cs="Times New Roman"/>
          <w:highlight w:val="yellow"/>
          <w:lang w:val="la-Latn"/>
        </w:rPr>
        <w:t>episcopis</w:t>
      </w:r>
      <w:r w:rsidR="009B2994" w:rsidRPr="007A06F5">
        <w:rPr>
          <w:rFonts w:ascii="Times New Roman" w:hAnsi="Times New Roman" w:cs="Times New Roman"/>
          <w:highlight w:val="yellow"/>
          <w:lang w:val="la-Latn"/>
        </w:rPr>
        <w:t xml:space="preserve">, </w:t>
      </w:r>
      <w:r w:rsidR="00DA798D" w:rsidRPr="007A06F5">
        <w:rPr>
          <w:rFonts w:ascii="Times New Roman" w:hAnsi="Times New Roman" w:cs="Times New Roman"/>
          <w:highlight w:val="yellow"/>
          <w:lang w:val="la-Latn"/>
        </w:rPr>
        <w:t>abbatibus</w:t>
      </w:r>
      <w:r w:rsidR="009B2994" w:rsidRPr="007A06F5">
        <w:rPr>
          <w:rFonts w:ascii="Times New Roman" w:hAnsi="Times New Roman" w:cs="Times New Roman"/>
          <w:highlight w:val="yellow"/>
          <w:lang w:val="la-Latn"/>
        </w:rPr>
        <w:t xml:space="preserve">, </w:t>
      </w:r>
      <w:r w:rsidR="00DA798D" w:rsidRPr="007A06F5">
        <w:rPr>
          <w:rFonts w:ascii="Times New Roman" w:hAnsi="Times New Roman" w:cs="Times New Roman"/>
          <w:highlight w:val="yellow"/>
          <w:lang w:val="la-Latn"/>
        </w:rPr>
        <w:t>comitibus ac vassis nostris</w:t>
      </w:r>
      <w:r w:rsidR="009B2994" w:rsidRPr="007A06F5">
        <w:rPr>
          <w:rFonts w:ascii="Times New Roman" w:hAnsi="Times New Roman" w:cs="Times New Roman"/>
          <w:highlight w:val="yellow"/>
          <w:lang w:val="la-Latn"/>
        </w:rPr>
        <w:t xml:space="preserve">, </w:t>
      </w:r>
      <w:r w:rsidR="00DA798D" w:rsidRPr="007A06F5">
        <w:rPr>
          <w:rFonts w:ascii="Times New Roman" w:hAnsi="Times New Roman" w:cs="Times New Roman"/>
          <w:highlight w:val="yellow"/>
          <w:lang w:val="la-Latn"/>
        </w:rPr>
        <w:t>advocatis</w:t>
      </w:r>
      <w:r w:rsidR="00A8326B" w:rsidRPr="007A06F5">
        <w:rPr>
          <w:rFonts w:ascii="Times New Roman" w:hAnsi="Times New Roman" w:cs="Times New Roman"/>
          <w:highlight w:val="yellow"/>
          <w:lang w:val="la-Latn"/>
        </w:rPr>
        <w:t xml:space="preserve"> nostris ac vicedominis abbatis</w:t>
      </w:r>
      <w:r w:rsidR="00DA798D" w:rsidRPr="007A06F5">
        <w:rPr>
          <w:rFonts w:ascii="Times New Roman" w:hAnsi="Times New Roman" w:cs="Times New Roman"/>
          <w:highlight w:val="yellow"/>
          <w:lang w:val="la-Latn"/>
        </w:rPr>
        <w:t>sarum</w:t>
      </w:r>
      <w:r w:rsidR="00DA798D" w:rsidRPr="007A06F5">
        <w:rPr>
          <w:rFonts w:ascii="Times New Roman" w:hAnsi="Times New Roman" w:cs="Times New Roman"/>
          <w:lang w:val="la-Latn"/>
        </w:rPr>
        <w:t xml:space="preserve"> necnon et eorum</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qui propter aliquam inevitabil</w:t>
      </w:r>
      <w:r w:rsidR="00A8326B" w:rsidRPr="007A06F5">
        <w:rPr>
          <w:rFonts w:ascii="Times New Roman" w:hAnsi="Times New Roman" w:cs="Times New Roman"/>
          <w:lang w:val="la-Latn"/>
        </w:rPr>
        <w:t xml:space="preserve">em necessitatem ipsi venire non </w:t>
      </w:r>
      <w:r w:rsidR="00DA798D" w:rsidRPr="007A06F5">
        <w:rPr>
          <w:rFonts w:ascii="Times New Roman" w:hAnsi="Times New Roman" w:cs="Times New Roman"/>
          <w:lang w:val="la-Latn"/>
        </w:rPr>
        <w:t>possunt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ad locum unum</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Et si necesse fuerit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propt</w:t>
      </w:r>
      <w:r w:rsidR="00A8326B" w:rsidRPr="007A06F5">
        <w:rPr>
          <w:rFonts w:ascii="Times New Roman" w:hAnsi="Times New Roman" w:cs="Times New Roman"/>
          <w:lang w:val="la-Latn"/>
        </w:rPr>
        <w:t xml:space="preserve">er oportunitatem conveniendi in </w:t>
      </w:r>
      <w:r w:rsidR="00DA798D" w:rsidRPr="007A06F5">
        <w:rPr>
          <w:rFonts w:ascii="Times New Roman" w:hAnsi="Times New Roman" w:cs="Times New Roman"/>
          <w:lang w:val="la-Latn"/>
        </w:rPr>
        <w:t xml:space="preserve">duobus vel tribus locis vel </w:t>
      </w:r>
      <w:r w:rsidR="00DA798D" w:rsidRPr="007A06F5">
        <w:rPr>
          <w:rFonts w:ascii="Times New Roman" w:hAnsi="Times New Roman" w:cs="Times New Roman"/>
          <w:highlight w:val="yellow"/>
          <w:lang w:val="la-Latn"/>
        </w:rPr>
        <w:t>maxime propter pauperes populi</w:t>
      </w:r>
      <w:r w:rsidR="00A8326B" w:rsidRPr="007A06F5">
        <w:rPr>
          <w:rFonts w:ascii="Times New Roman" w:hAnsi="Times New Roman" w:cs="Times New Roman"/>
          <w:lang w:val="la-Latn"/>
        </w:rPr>
        <w:t xml:space="preserve"> idem convent</w:t>
      </w:r>
      <w:r w:rsidR="002423E5" w:rsidRPr="007A06F5">
        <w:rPr>
          <w:rFonts w:ascii="Times New Roman" w:hAnsi="Times New Roman" w:cs="Times New Roman"/>
          <w:lang w:val="la-Latn"/>
        </w:rPr>
        <w:t>us habeatur</w:t>
      </w:r>
      <w:r w:rsidR="00A8326B" w:rsidRPr="007A06F5">
        <w:rPr>
          <w:rFonts w:ascii="Times New Roman" w:hAnsi="Times New Roman" w:cs="Times New Roman"/>
          <w:lang w:val="la-Latn"/>
        </w:rPr>
        <w:t xml:space="preserve">,/ qui </w:t>
      </w:r>
      <w:r w:rsidR="00DA798D" w:rsidRPr="007A06F5">
        <w:rPr>
          <w:rFonts w:ascii="Times New Roman" w:hAnsi="Times New Roman" w:cs="Times New Roman"/>
          <w:lang w:val="la-Latn"/>
        </w:rPr>
        <w:t>omnibus congruat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 xml:space="preserve">Et </w:t>
      </w:r>
      <w:r w:rsidR="00DA798D" w:rsidRPr="007A06F5">
        <w:rPr>
          <w:rFonts w:ascii="Times New Roman" w:hAnsi="Times New Roman" w:cs="Times New Roman"/>
          <w:highlight w:val="yellow"/>
          <w:lang w:val="la-Latn"/>
        </w:rPr>
        <w:t>habeat unusquisque comes vicar</w:t>
      </w:r>
      <w:r w:rsidR="00A8326B" w:rsidRPr="007A06F5">
        <w:rPr>
          <w:rFonts w:ascii="Times New Roman" w:hAnsi="Times New Roman" w:cs="Times New Roman"/>
          <w:highlight w:val="yellow"/>
          <w:lang w:val="la-Latn"/>
        </w:rPr>
        <w:t>ios et centenarios suos secum</w:t>
      </w:r>
      <w:r w:rsidR="009B2994" w:rsidRPr="007A06F5">
        <w:rPr>
          <w:rFonts w:ascii="Times New Roman" w:hAnsi="Times New Roman" w:cs="Times New Roman"/>
          <w:highlight w:val="yellow"/>
          <w:lang w:val="la-Latn"/>
        </w:rPr>
        <w:t xml:space="preserve">, </w:t>
      </w:r>
      <w:r w:rsidR="00DA798D" w:rsidRPr="007A06F5">
        <w:rPr>
          <w:rFonts w:ascii="Times New Roman" w:hAnsi="Times New Roman" w:cs="Times New Roman"/>
          <w:highlight w:val="yellow"/>
          <w:lang w:val="la-Latn"/>
        </w:rPr>
        <w:t>necnon et de primis scabineis suis tres aut quattuor</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Et in</w:t>
      </w:r>
      <w:r w:rsidR="00A8326B" w:rsidRPr="007A06F5">
        <w:rPr>
          <w:rFonts w:ascii="Times New Roman" w:hAnsi="Times New Roman" w:cs="Times New Roman"/>
          <w:lang w:val="la-Latn"/>
        </w:rPr>
        <w:t xml:space="preserve"> eo conventu </w:t>
      </w:r>
      <w:r w:rsidR="00A8326B" w:rsidRPr="007A06F5">
        <w:rPr>
          <w:rFonts w:ascii="Times New Roman" w:hAnsi="Times New Roman" w:cs="Times New Roman"/>
          <w:highlight w:val="yellow"/>
          <w:lang w:val="la-Latn"/>
        </w:rPr>
        <w:t xml:space="preserve">primum christianae </w:t>
      </w:r>
      <w:r w:rsidR="00DA798D" w:rsidRPr="007A06F5">
        <w:rPr>
          <w:rFonts w:ascii="Times New Roman" w:hAnsi="Times New Roman" w:cs="Times New Roman"/>
          <w:highlight w:val="yellow"/>
          <w:lang w:val="la-Latn"/>
        </w:rPr>
        <w:t>religionis et ecclesiastici ordinis</w:t>
      </w:r>
      <w:r w:rsidR="00DA798D" w:rsidRPr="007A06F5">
        <w:rPr>
          <w:rFonts w:ascii="Times New Roman" w:hAnsi="Times New Roman" w:cs="Times New Roman"/>
          <w:lang w:val="la-Latn"/>
        </w:rPr>
        <w:t xml:space="preserve"> conlatio fiat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deinde inquir</w:t>
      </w:r>
      <w:r w:rsidR="00A8326B" w:rsidRPr="007A06F5">
        <w:rPr>
          <w:rFonts w:ascii="Times New Roman" w:hAnsi="Times New Roman" w:cs="Times New Roman"/>
          <w:lang w:val="la-Latn"/>
        </w:rPr>
        <w:t>ant missi nostri ab universis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qualiter unusquisque illorum</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qui ad hoc a nobis constit</w:t>
      </w:r>
      <w:r w:rsidR="00A8326B" w:rsidRPr="007A06F5">
        <w:rPr>
          <w:rFonts w:ascii="Times New Roman" w:hAnsi="Times New Roman" w:cs="Times New Roman"/>
          <w:lang w:val="la-Latn"/>
        </w:rPr>
        <w:t>uti sunt</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officium sibi commis</w:t>
      </w:r>
      <w:r w:rsidR="00DA798D" w:rsidRPr="007A06F5">
        <w:rPr>
          <w:rFonts w:ascii="Times New Roman" w:hAnsi="Times New Roman" w:cs="Times New Roman"/>
          <w:lang w:val="la-Latn"/>
        </w:rPr>
        <w:t>sum secundum dei voluntatem ac iussionem nostram</w:t>
      </w:r>
      <w:r w:rsidR="00A8326B" w:rsidRPr="007A06F5">
        <w:rPr>
          <w:rFonts w:ascii="Times New Roman" w:hAnsi="Times New Roman" w:cs="Times New Roman"/>
          <w:lang w:val="la-Latn"/>
        </w:rPr>
        <w:t xml:space="preserve"> administret in populo aut quam </w:t>
      </w:r>
      <w:r w:rsidR="00DA798D" w:rsidRPr="007A06F5">
        <w:rPr>
          <w:rFonts w:ascii="Times New Roman" w:hAnsi="Times New Roman" w:cs="Times New Roman"/>
          <w:highlight w:val="yellow"/>
          <w:lang w:val="la-Latn"/>
        </w:rPr>
        <w:t>concordes atque unanimes</w:t>
      </w:r>
      <w:r w:rsidR="00DA798D" w:rsidRPr="007A06F5">
        <w:rPr>
          <w:rFonts w:ascii="Times New Roman" w:hAnsi="Times New Roman" w:cs="Times New Roman"/>
          <w:lang w:val="la-Latn"/>
        </w:rPr>
        <w:t xml:space="preserve"> ad hoc sint vel qualiter vicissim sibi auxilium ferant ad m</w:t>
      </w:r>
      <w:r w:rsidR="00A8326B" w:rsidRPr="007A06F5">
        <w:rPr>
          <w:rFonts w:ascii="Times New Roman" w:hAnsi="Times New Roman" w:cs="Times New Roman"/>
          <w:lang w:val="la-Latn"/>
        </w:rPr>
        <w:t>i</w:t>
      </w:r>
      <w:r w:rsidR="00DA798D" w:rsidRPr="007A06F5">
        <w:rPr>
          <w:rFonts w:ascii="Times New Roman" w:hAnsi="Times New Roman" w:cs="Times New Roman"/>
          <w:lang w:val="la-Latn"/>
        </w:rPr>
        <w:t>nisteria sua peragenda</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Et tam diligenter ac studiose ha</w:t>
      </w:r>
      <w:r w:rsidR="00A8326B" w:rsidRPr="007A06F5">
        <w:rPr>
          <w:rFonts w:ascii="Times New Roman" w:hAnsi="Times New Roman" w:cs="Times New Roman"/>
          <w:lang w:val="la-Latn"/>
        </w:rPr>
        <w:t>nc investigationem faciant</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ut </w:t>
      </w:r>
      <w:r w:rsidR="00DA798D" w:rsidRPr="007A06F5">
        <w:rPr>
          <w:rFonts w:ascii="Times New Roman" w:hAnsi="Times New Roman" w:cs="Times New Roman"/>
          <w:lang w:val="la-Latn"/>
        </w:rPr>
        <w:t>omnem rei veritatem per eos cognoscere valeamus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Et</w:t>
      </w:r>
      <w:r w:rsidR="00A8326B" w:rsidRPr="007A06F5">
        <w:rPr>
          <w:rFonts w:ascii="Times New Roman" w:hAnsi="Times New Roman" w:cs="Times New Roman"/>
          <w:lang w:val="la-Latn"/>
        </w:rPr>
        <w:t xml:space="preserve"> si aliqua talis causa ad eorum </w:t>
      </w:r>
      <w:r w:rsidR="00DA798D" w:rsidRPr="007A06F5">
        <w:rPr>
          <w:rFonts w:ascii="Times New Roman" w:hAnsi="Times New Roman" w:cs="Times New Roman"/>
          <w:lang w:val="la-Latn"/>
        </w:rPr>
        <w:t>notitiam perlata fuerit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quae illorum auxilio indigeat</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 xml:space="preserve">secundum qualitates </w:t>
      </w:r>
      <w:r w:rsidR="00A8326B" w:rsidRPr="007A06F5">
        <w:rPr>
          <w:rFonts w:ascii="Times New Roman" w:hAnsi="Times New Roman" w:cs="Times New Roman"/>
          <w:lang w:val="la-Latn"/>
        </w:rPr>
        <w:t>causarum</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quae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in nostro capitulari continentur</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tunc volumus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ut illuc p</w:t>
      </w:r>
      <w:r w:rsidR="00A8326B" w:rsidRPr="007A06F5">
        <w:rPr>
          <w:rFonts w:ascii="Times New Roman" w:hAnsi="Times New Roman" w:cs="Times New Roman"/>
          <w:lang w:val="la-Latn"/>
        </w:rPr>
        <w:t xml:space="preserve">ergant et ex nostra </w:t>
      </w:r>
      <w:r w:rsidR="00524CAA" w:rsidRPr="00524CAA">
        <w:rPr>
          <w:rFonts w:ascii="Times New Roman" w:hAnsi="Times New Roman" w:cs="Times New Roman"/>
          <w:b/>
          <w:lang w:val="la-Latn"/>
        </w:rPr>
        <w:t>auctorit</w:t>
      </w:r>
      <w:r w:rsidR="00A8326B" w:rsidRPr="007A06F5">
        <w:rPr>
          <w:rFonts w:ascii="Times New Roman" w:hAnsi="Times New Roman" w:cs="Times New Roman"/>
          <w:lang w:val="la-Latn"/>
        </w:rPr>
        <w:t>ate illud corrigere studeant</w:t>
      </w:r>
      <w:r w:rsidR="005D4A29" w:rsidRPr="007A06F5">
        <w:rPr>
          <w:rFonts w:ascii="Times New Roman" w:hAnsi="Times New Roman" w:cs="Times New Roman"/>
          <w:lang w:val="la-Latn"/>
        </w:rPr>
        <w:t>.</w:t>
      </w:r>
    </w:p>
    <w:p w14:paraId="10F1A5FF" w14:textId="4543D939"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 DE REBUS AD VENERABILEM LOCUM PERTINENTIBUNON ALIENANDIS.</w:t>
      </w:r>
    </w:p>
    <w:p w14:paraId="5CCA2FC8" w14:textId="007D8913"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Nulla sub romana ditione constituta ecclesia vel</w:t>
      </w:r>
      <w:r w:rsidRPr="007A06F5">
        <w:rPr>
          <w:rFonts w:ascii="Times New Roman" w:hAnsi="Times New Roman" w:cs="Times New Roman"/>
          <w:lang w:val="la-Latn"/>
        </w:rPr>
        <w:t xml:space="preserve"> exenodochium vel ptochotrophium vel/ nosochomium vel orphanotrophium vel geronthoch</w:t>
      </w:r>
      <w:r w:rsidR="00D36293" w:rsidRPr="007A06F5">
        <w:rPr>
          <w:rFonts w:ascii="Times New Roman" w:hAnsi="Times New Roman" w:cs="Times New Roman"/>
          <w:lang w:val="la-Latn"/>
        </w:rPr>
        <w:t>omium vel brephotrophium vel mo</w:t>
      </w:r>
      <w:r w:rsidRPr="007A06F5">
        <w:rPr>
          <w:rFonts w:ascii="Times New Roman" w:hAnsi="Times New Roman" w:cs="Times New Roman"/>
          <w:lang w:val="la-Latn"/>
        </w:rPr>
        <w:t>nasterium tam monachorum quam sanctimonialium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archimandritam habens vel archi</w:t>
      </w:r>
      <w:r w:rsidRPr="007A06F5">
        <w:rPr>
          <w:rFonts w:ascii="Times New Roman" w:hAnsi="Times New Roman" w:cs="Times New Roman"/>
          <w:lang w:val="la-Latn"/>
        </w:rPr>
        <w:t>mandritissam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ergo his omnibus </w:t>
      </w:r>
      <w:r w:rsidRPr="007A06F5">
        <w:rPr>
          <w:rFonts w:ascii="Times New Roman" w:hAnsi="Times New Roman" w:cs="Times New Roman"/>
          <w:highlight w:val="yellow"/>
          <w:lang w:val="la-Latn"/>
        </w:rPr>
        <w:t>non liceat alie</w:t>
      </w:r>
      <w:r w:rsidR="00D36293" w:rsidRPr="007A06F5">
        <w:rPr>
          <w:rFonts w:ascii="Times New Roman" w:hAnsi="Times New Roman" w:cs="Times New Roman"/>
          <w:highlight w:val="yellow"/>
          <w:lang w:val="la-Latn"/>
        </w:rPr>
        <w:t>nare rem immobilem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sive domum</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sive agrum sive ortum sive rusticum mancipium vel panes c</w:t>
      </w:r>
      <w:r w:rsidR="00D36293" w:rsidRPr="007A06F5">
        <w:rPr>
          <w:rFonts w:ascii="Times New Roman" w:hAnsi="Times New Roman" w:cs="Times New Roman"/>
          <w:lang w:val="la-Latn"/>
        </w:rPr>
        <w:t>iviles</w:t>
      </w:r>
      <w:r w:rsidR="009B2994" w:rsidRPr="007A06F5">
        <w:rPr>
          <w:rFonts w:ascii="Times New Roman" w:hAnsi="Times New Roman" w:cs="Times New Roman"/>
          <w:lang w:val="la-Latn"/>
        </w:rPr>
        <w:t xml:space="preserve">, </w:t>
      </w:r>
      <w:r w:rsidR="00D36293" w:rsidRPr="007A06F5">
        <w:rPr>
          <w:rFonts w:ascii="Times New Roman" w:hAnsi="Times New Roman" w:cs="Times New Roman"/>
          <w:highlight w:val="yellow"/>
          <w:lang w:val="la-Latn"/>
        </w:rPr>
        <w:t>neque creditoribus</w:t>
      </w:r>
      <w:r w:rsidR="00A8326B"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specialis hypothecae titulo obligare</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Alienationis aute</w:t>
      </w:r>
      <w:r w:rsidR="00D36293" w:rsidRPr="007A06F5">
        <w:rPr>
          <w:rFonts w:ascii="Times New Roman" w:hAnsi="Times New Roman" w:cs="Times New Roman"/>
          <w:highlight w:val="yellow"/>
          <w:lang w:val="la-Latn"/>
        </w:rPr>
        <w:t>m verbum contineat  venditio</w:t>
      </w:r>
      <w:r w:rsidR="00A8326B" w:rsidRPr="007A06F5">
        <w:rPr>
          <w:rFonts w:ascii="Times New Roman" w:hAnsi="Times New Roman" w:cs="Times New Roman"/>
          <w:highlight w:val="yellow"/>
          <w:lang w:val="la-Latn"/>
        </w:rPr>
        <w:t>nem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donationem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permutationem et emphiteuseos p</w:t>
      </w:r>
      <w:r w:rsidR="00D36293" w:rsidRPr="007A06F5">
        <w:rPr>
          <w:rFonts w:ascii="Times New Roman" w:hAnsi="Times New Roman" w:cs="Times New Roman"/>
          <w:highlight w:val="yellow"/>
          <w:lang w:val="la-Latn"/>
        </w:rPr>
        <w:t>erpetuum contractum</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Sed omnes</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omnino sacerdotes huiusmodi alienatione abstineant poenas timente</w:t>
      </w:r>
      <w:r w:rsidR="00A8326B" w:rsidRPr="007A06F5">
        <w:rPr>
          <w:rFonts w:ascii="Times New Roman" w:hAnsi="Times New Roman" w:cs="Times New Roman"/>
          <w:lang w:val="la-Latn"/>
        </w:rPr>
        <w:t>s</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quas Leoniana </w:t>
      </w:r>
      <w:r w:rsidR="002423E5" w:rsidRPr="007A06F5">
        <w:rPr>
          <w:rFonts w:ascii="Times New Roman" w:hAnsi="Times New Roman" w:cs="Times New Roman"/>
          <w:lang w:val="la-Latn"/>
        </w:rPr>
        <w:t>con</w:t>
      </w:r>
      <w:r w:rsidR="00A8326B" w:rsidRPr="007A06F5">
        <w:rPr>
          <w:rFonts w:ascii="Times New Roman" w:hAnsi="Times New Roman" w:cs="Times New Roman"/>
          <w:lang w:val="la-Latn"/>
        </w:rPr>
        <w:t xml:space="preserve">/ stitutio </w:t>
      </w:r>
      <w:r w:rsidRPr="007A06F5">
        <w:rPr>
          <w:rFonts w:ascii="Times New Roman" w:hAnsi="Times New Roman" w:cs="Times New Roman"/>
          <w:lang w:val="la-Latn"/>
        </w:rPr>
        <w:t>minatur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is quidem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comparaveri</w:t>
      </w:r>
      <w:r w:rsidR="00D36293" w:rsidRPr="007A06F5">
        <w:rPr>
          <w:rFonts w:ascii="Times New Roman" w:hAnsi="Times New Roman" w:cs="Times New Roman"/>
          <w:lang w:val="la-Latn"/>
        </w:rPr>
        <w:t>t  rem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loco venerabili red</w:t>
      </w:r>
      <w:r w:rsidRPr="007A06F5">
        <w:rPr>
          <w:rFonts w:ascii="Times New Roman" w:hAnsi="Times New Roman" w:cs="Times New Roman"/>
          <w:lang w:val="la-Latn"/>
        </w:rPr>
        <w:t>dat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cuius et antea fuerat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scilicet cum fructibus aliis</w:t>
      </w:r>
      <w:r w:rsidR="00D36293" w:rsidRPr="007A06F5">
        <w:rPr>
          <w:rFonts w:ascii="Times New Roman" w:hAnsi="Times New Roman" w:cs="Times New Roman"/>
          <w:lang w:val="la-Latn"/>
        </w:rPr>
        <w:t>que emolumentis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quae in medio</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tempore facta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hyconomum  autem ecclesiae prae</w:t>
      </w:r>
      <w:r w:rsidR="00D36293" w:rsidRPr="007A06F5">
        <w:rPr>
          <w:rFonts w:ascii="Times New Roman" w:hAnsi="Times New Roman" w:cs="Times New Roman"/>
          <w:lang w:val="la-Latn"/>
        </w:rPr>
        <w:t>stare  omne lucrum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quod ex</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huiusmodi prohibita alienatione senserit vel ecclesiam dam</w:t>
      </w:r>
      <w:r w:rsidR="00D36293" w:rsidRPr="007A06F5">
        <w:rPr>
          <w:rFonts w:ascii="Times New Roman" w:hAnsi="Times New Roman" w:cs="Times New Roman"/>
          <w:lang w:val="la-Latn"/>
        </w:rPr>
        <w:t>no effecerit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ita ut in po</w:t>
      </w:r>
      <w:r w:rsidRPr="007A06F5">
        <w:rPr>
          <w:rFonts w:ascii="Times New Roman" w:hAnsi="Times New Roman" w:cs="Times New Roman"/>
          <w:lang w:val="la-Latn"/>
        </w:rPr>
        <w:t>sterum</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hyconomus non sit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Non solum autem ipse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eti</w:t>
      </w:r>
      <w:r w:rsidR="00D36293" w:rsidRPr="007A06F5">
        <w:rPr>
          <w:rFonts w:ascii="Times New Roman" w:hAnsi="Times New Roman" w:cs="Times New Roman"/>
          <w:lang w:val="la-Latn"/>
        </w:rPr>
        <w:t xml:space="preserve">am successores eius </w:t>
      </w:r>
      <w:r w:rsidR="002423E5" w:rsidRPr="007A06F5">
        <w:rPr>
          <w:rFonts w:ascii="Times New Roman" w:hAnsi="Times New Roman" w:cs="Times New Roman"/>
          <w:lang w:val="la-Latn"/>
        </w:rPr>
        <w:lastRenderedPageBreak/>
        <w:t>teneantur</w:t>
      </w:r>
      <w:r w:rsidR="00D36293" w:rsidRPr="007A06F5">
        <w:rPr>
          <w:rFonts w:ascii="Times New Roman" w:hAnsi="Times New Roman" w:cs="Times New Roman"/>
          <w:lang w:val="la-Latn"/>
        </w:rPr>
        <w:t>,</w:t>
      </w:r>
      <w:r w:rsidR="002423E5" w:rsidRPr="007A06F5">
        <w:rPr>
          <w:rFonts w:ascii="Times New Roman" w:hAnsi="Times New Roman" w:cs="Times New Roman"/>
          <w:lang w:val="la-Latn"/>
        </w:rPr>
        <w:t xml:space="preserve"> </w:t>
      </w:r>
      <w:r w:rsidRPr="007A06F5">
        <w:rPr>
          <w:rFonts w:ascii="Times New Roman" w:hAnsi="Times New Roman" w:cs="Times New Roman"/>
          <w:lang w:val="la-Latn"/>
        </w:rPr>
        <w:t>sive ipse archyconomus  alienaverit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sive respiciens</w:t>
      </w:r>
      <w:r w:rsidR="00D36293" w:rsidRPr="007A06F5">
        <w:rPr>
          <w:rFonts w:ascii="Times New Roman" w:hAnsi="Times New Roman" w:cs="Times New Roman"/>
          <w:lang w:val="la-Latn"/>
        </w:rPr>
        <w:t xml:space="preserve"> alienantem episcopum non prohi</w:t>
      </w:r>
      <w:r w:rsidRPr="007A06F5">
        <w:rPr>
          <w:rFonts w:ascii="Times New Roman" w:hAnsi="Times New Roman" w:cs="Times New Roman"/>
          <w:lang w:val="la-Latn"/>
        </w:rPr>
        <w:t>buerit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multo  magis si consenserit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Tabellionem autem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talia interdicta </w:t>
      </w:r>
      <w:r w:rsidR="00D36293" w:rsidRPr="007A06F5">
        <w:rPr>
          <w:rFonts w:ascii="Times New Roman" w:hAnsi="Times New Roman" w:cs="Times New Roman"/>
          <w:lang w:val="la-Latn"/>
        </w:rPr>
        <w:t>strumen</w:t>
      </w:r>
      <w:r w:rsidRPr="007A06F5">
        <w:rPr>
          <w:rFonts w:ascii="Times New Roman" w:hAnsi="Times New Roman" w:cs="Times New Roman"/>
          <w:lang w:val="la-Latn"/>
        </w:rPr>
        <w:t>ta  conscripsit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perpetuo exilio</w:t>
      </w:r>
      <w:r w:rsidRPr="007A06F5">
        <w:rPr>
          <w:rFonts w:ascii="Times New Roman" w:hAnsi="Times New Roman" w:cs="Times New Roman"/>
          <w:lang w:val="la-Latn"/>
        </w:rPr>
        <w:t xml:space="preserve"> tradi oportet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Magistratu</w:t>
      </w:r>
      <w:r w:rsidR="00A8326B" w:rsidRPr="007A06F5">
        <w:rPr>
          <w:rFonts w:ascii="Times New Roman" w:hAnsi="Times New Roman" w:cs="Times New Roman"/>
          <w:lang w:val="la-Latn"/>
        </w:rPr>
        <w:t>s autem</w:t>
      </w:r>
      <w:r w:rsidR="009B2994" w:rsidRPr="007A06F5">
        <w:rPr>
          <w:rFonts w:ascii="Times New Roman" w:hAnsi="Times New Roman" w:cs="Times New Roman"/>
          <w:lang w:val="la-Latn"/>
        </w:rPr>
        <w:t xml:space="preserve">, </w:t>
      </w:r>
      <w:r w:rsidR="00A8326B" w:rsidRPr="007A06F5">
        <w:rPr>
          <w:rFonts w:ascii="Times New Roman" w:hAnsi="Times New Roman" w:cs="Times New Roman"/>
          <w:lang w:val="la-Latn"/>
        </w:rPr>
        <w:t xml:space="preserve">qui eadem stru/ menta </w:t>
      </w:r>
      <w:r w:rsidRPr="007A06F5">
        <w:rPr>
          <w:rFonts w:ascii="Times New Roman" w:hAnsi="Times New Roman" w:cs="Times New Roman"/>
          <w:lang w:val="la-Latn"/>
        </w:rPr>
        <w:t>admiserunt</w:t>
      </w:r>
      <w:r w:rsidR="009B2994" w:rsidRPr="007A06F5">
        <w:rPr>
          <w:rFonts w:ascii="Times New Roman" w:hAnsi="Times New Roman" w:cs="Times New Roman"/>
          <w:lang w:val="la-Latn"/>
        </w:rPr>
        <w:t xml:space="preserve">, </w:t>
      </w:r>
      <w:r w:rsidR="002423E5" w:rsidRPr="007A06F5">
        <w:rPr>
          <w:rFonts w:ascii="Times New Roman" w:hAnsi="Times New Roman" w:cs="Times New Roman"/>
          <w:lang w:val="la-Latn"/>
        </w:rPr>
        <w:t xml:space="preserve">et [ad] </w:t>
      </w:r>
      <w:r w:rsidRPr="007A06F5">
        <w:rPr>
          <w:rFonts w:ascii="Times New Roman" w:hAnsi="Times New Roman" w:cs="Times New Roman"/>
          <w:lang w:val="la-Latn"/>
        </w:rPr>
        <w:t>officiales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operam de</w:t>
      </w:r>
      <w:r w:rsidR="00D36293" w:rsidRPr="007A06F5">
        <w:rPr>
          <w:rFonts w:ascii="Times New Roman" w:hAnsi="Times New Roman" w:cs="Times New Roman"/>
          <w:lang w:val="la-Latn"/>
        </w:rPr>
        <w:t>derunt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et  monumentis inti</w:t>
      </w:r>
      <w:r w:rsidRPr="007A06F5">
        <w:rPr>
          <w:rFonts w:ascii="Times New Roman" w:hAnsi="Times New Roman" w:cs="Times New Roman"/>
          <w:lang w:val="la-Latn"/>
        </w:rPr>
        <w:t>mentur donationes vel ceterae alienationes actis intervenientib</w:t>
      </w:r>
      <w:r w:rsidR="00D36293" w:rsidRPr="007A06F5">
        <w:rPr>
          <w:rFonts w:ascii="Times New Roman" w:hAnsi="Times New Roman" w:cs="Times New Roman"/>
          <w:lang w:val="la-Latn"/>
        </w:rPr>
        <w:t>us confirmentur</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non solum</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magistratus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etiam dignitate et facultatibus suis ced</w:t>
      </w:r>
      <w:r w:rsidR="00D36293" w:rsidRPr="007A06F5">
        <w:rPr>
          <w:rFonts w:ascii="Times New Roman" w:hAnsi="Times New Roman" w:cs="Times New Roman"/>
          <w:lang w:val="la-Latn"/>
        </w:rPr>
        <w:t>ant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Remittit autem consti</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tutio ea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in praeterito tempore acta 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excepit </w:t>
      </w:r>
      <w:r w:rsidR="00D36293" w:rsidRPr="007A06F5">
        <w:rPr>
          <w:rFonts w:ascii="Times New Roman" w:hAnsi="Times New Roman" w:cs="Times New Roman"/>
          <w:lang w:val="la-Latn"/>
        </w:rPr>
        <w:t xml:space="preserve"> autem quosdam contractos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quos in sequentibus exponit capitulis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per quos et  ecc</w:t>
      </w:r>
      <w:r w:rsidR="00D36293" w:rsidRPr="007A06F5">
        <w:rPr>
          <w:rFonts w:ascii="Times New Roman" w:hAnsi="Times New Roman" w:cs="Times New Roman"/>
          <w:lang w:val="la-Latn"/>
        </w:rPr>
        <w:t>lesiarum immobiles res alienari</w:t>
      </w:r>
      <w:r w:rsidR="00A8326B" w:rsidRPr="007A06F5">
        <w:rPr>
          <w:rFonts w:ascii="Times New Roman" w:hAnsi="Times New Roman" w:cs="Times New Roman"/>
          <w:lang w:val="la-Latn"/>
        </w:rPr>
        <w:t xml:space="preserve"> </w:t>
      </w:r>
      <w:r w:rsidR="00D36293" w:rsidRPr="007A06F5">
        <w:rPr>
          <w:rFonts w:ascii="Times New Roman" w:hAnsi="Times New Roman" w:cs="Times New Roman"/>
          <w:lang w:val="la-Latn"/>
        </w:rPr>
        <w:t>possunt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Exenodochium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locus venerabilis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quo peregrini </w:t>
      </w:r>
      <w:r w:rsidR="00D36293" w:rsidRPr="007A06F5">
        <w:rPr>
          <w:rFonts w:ascii="Times New Roman" w:hAnsi="Times New Roman" w:cs="Times New Roman"/>
          <w:lang w:val="la-Latn"/>
        </w:rPr>
        <w:t>suscipiuntur</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Ptochotrophium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locus venerabilis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quo pauperes et infirmi homin</w:t>
      </w:r>
      <w:r w:rsidR="00D36293" w:rsidRPr="007A06F5">
        <w:rPr>
          <w:rFonts w:ascii="Times New Roman" w:hAnsi="Times New Roman" w:cs="Times New Roman"/>
          <w:lang w:val="la-Latn"/>
        </w:rPr>
        <w:t>es pascuntur</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Nosochomium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id</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est locus venerabilis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quo aegroti homines curantur</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Orphanotrophium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id est locus</w:t>
      </w:r>
      <w:r w:rsidR="00A8326B" w:rsidRPr="007A06F5">
        <w:rPr>
          <w:rFonts w:ascii="Times New Roman" w:hAnsi="Times New Roman" w:cs="Times New Roman"/>
          <w:lang w:val="la-Latn"/>
        </w:rPr>
        <w:t xml:space="preserve"> </w:t>
      </w:r>
      <w:r w:rsidRPr="007A06F5">
        <w:rPr>
          <w:rFonts w:ascii="Times New Roman" w:hAnsi="Times New Roman" w:cs="Times New Roman"/>
          <w:lang w:val="la-Latn"/>
        </w:rPr>
        <w:t>venerabilis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quo parentibus orbati pueri pascuntur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Geronthomium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locus ve/ nerabilis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quo pauperes et propter senectutem solam infirmi homines curantur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B</w:t>
      </w:r>
      <w:r w:rsidR="00D36293" w:rsidRPr="007A06F5">
        <w:rPr>
          <w:rFonts w:ascii="Times New Roman" w:hAnsi="Times New Roman" w:cs="Times New Roman"/>
          <w:lang w:val="la-Latn"/>
        </w:rPr>
        <w:t>re</w:t>
      </w:r>
      <w:r w:rsidRPr="007A06F5">
        <w:rPr>
          <w:rFonts w:ascii="Times New Roman" w:hAnsi="Times New Roman" w:cs="Times New Roman"/>
          <w:lang w:val="la-Latn"/>
        </w:rPr>
        <w:t>photrophium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locus venerabi</w:t>
      </w:r>
      <w:r w:rsidR="00D36293" w:rsidRPr="007A06F5">
        <w:rPr>
          <w:rFonts w:ascii="Times New Roman" w:hAnsi="Times New Roman" w:cs="Times New Roman"/>
          <w:lang w:val="la-Latn"/>
        </w:rPr>
        <w:t>lis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in quo infantes aluntur</w:t>
      </w:r>
      <w:r w:rsidR="005D4A29" w:rsidRPr="007A06F5">
        <w:rPr>
          <w:rFonts w:ascii="Times New Roman" w:hAnsi="Times New Roman" w:cs="Times New Roman"/>
          <w:lang w:val="la-Latn"/>
        </w:rPr>
        <w:t>.</w:t>
      </w:r>
    </w:p>
    <w:p w14:paraId="622ED8D1" w14:textId="6E74EB14"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DA798D" w:rsidRPr="007A06F5">
        <w:rPr>
          <w:rFonts w:ascii="Times New Roman" w:hAnsi="Times New Roman" w:cs="Times New Roman"/>
          <w:lang w:val="la-Latn"/>
        </w:rPr>
        <w:t>.</w:t>
      </w:r>
      <w:r w:rsidRPr="007A06F5">
        <w:rPr>
          <w:rFonts w:ascii="Times New Roman" w:hAnsi="Times New Roman" w:cs="Times New Roman"/>
          <w:lang w:val="la-Latn"/>
        </w:rPr>
        <w:t xml:space="preserve"> DE HOC, QUOMODO LICEAT AD IMPERATOREM RES SANCTI LOCI TRANSFERRI</w:t>
      </w:r>
      <w:r w:rsidR="00DA798D" w:rsidRPr="007A06F5">
        <w:rPr>
          <w:rFonts w:ascii="Times New Roman" w:hAnsi="Times New Roman" w:cs="Times New Roman"/>
          <w:lang w:val="la-Latn"/>
        </w:rPr>
        <w:t>.</w:t>
      </w:r>
    </w:p>
    <w:p w14:paraId="4A644D97" w14:textId="21E278E9"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Si princeps voluerit </w:t>
      </w:r>
      <w:r w:rsidRPr="007A06F5">
        <w:rPr>
          <w:rFonts w:ascii="Times New Roman" w:hAnsi="Times New Roman" w:cs="Times New Roman"/>
          <w:highlight w:val="yellow"/>
          <w:lang w:val="la-Latn"/>
        </w:rPr>
        <w:t>rem immobilem sancto loco pr</w:t>
      </w:r>
      <w:r w:rsidR="00D36293" w:rsidRPr="007A06F5">
        <w:rPr>
          <w:rFonts w:ascii="Times New Roman" w:hAnsi="Times New Roman" w:cs="Times New Roman"/>
          <w:highlight w:val="yellow"/>
          <w:lang w:val="la-Latn"/>
        </w:rPr>
        <w:t xml:space="preserve">aestare et accipere ab eo aliam </w:t>
      </w:r>
      <w:r w:rsidRPr="007A06F5">
        <w:rPr>
          <w:rFonts w:ascii="Times New Roman" w:hAnsi="Times New Roman" w:cs="Times New Roman"/>
          <w:highlight w:val="yellow"/>
          <w:lang w:val="la-Latn"/>
        </w:rPr>
        <w:t>immobilem rem</w:t>
      </w:r>
      <w:r w:rsidRPr="007A06F5">
        <w:rPr>
          <w:rFonts w:ascii="Times New Roman" w:hAnsi="Times New Roman" w:cs="Times New Roman"/>
          <w:lang w:val="la-Latn"/>
        </w:rPr>
        <w:t xml:space="preserve"> et eo modo permutationem contrahere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l</w:t>
      </w:r>
      <w:r w:rsidR="00D36293" w:rsidRPr="007A06F5">
        <w:rPr>
          <w:rFonts w:ascii="Times New Roman" w:hAnsi="Times New Roman" w:cs="Times New Roman"/>
          <w:lang w:val="la-Latn"/>
        </w:rPr>
        <w:t xml:space="preserve">iceat hoc facere ei </w:t>
      </w:r>
      <w:r w:rsidR="00D36293" w:rsidRPr="007A06F5">
        <w:rPr>
          <w:rFonts w:ascii="Times New Roman" w:hAnsi="Times New Roman" w:cs="Times New Roman"/>
          <w:highlight w:val="yellow"/>
          <w:lang w:val="la-Latn"/>
        </w:rPr>
        <w:t>divina prag</w:t>
      </w:r>
      <w:r w:rsidRPr="007A06F5">
        <w:rPr>
          <w:rFonts w:ascii="Times New Roman" w:hAnsi="Times New Roman" w:cs="Times New Roman"/>
          <w:highlight w:val="yellow"/>
          <w:lang w:val="la-Latn"/>
        </w:rPr>
        <w:t>mati</w:t>
      </w:r>
      <w:r w:rsidR="00D36293" w:rsidRPr="007A06F5">
        <w:rPr>
          <w:rFonts w:ascii="Times New Roman" w:hAnsi="Times New Roman" w:cs="Times New Roman"/>
          <w:highlight w:val="yellow"/>
          <w:lang w:val="la-Latn"/>
        </w:rPr>
        <w:t>ca sanctione ab eo promulgata</w:t>
      </w:r>
      <w:r w:rsidR="005D4A29" w:rsidRPr="007A06F5">
        <w:rPr>
          <w:rFonts w:ascii="Times New Roman" w:hAnsi="Times New Roman" w:cs="Times New Roman"/>
          <w:lang w:val="la-Latn"/>
        </w:rPr>
        <w:t>.</w:t>
      </w:r>
    </w:p>
    <w:p w14:paraId="0735D079" w14:textId="7413F43F"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 DE ORFANIS ET EXHEREDATIS SUBVENIENDUM</w:t>
      </w:r>
      <w:r w:rsidR="00DA798D" w:rsidRPr="007A06F5">
        <w:rPr>
          <w:rFonts w:ascii="Times New Roman" w:hAnsi="Times New Roman" w:cs="Times New Roman"/>
          <w:lang w:val="la-Latn"/>
        </w:rPr>
        <w:t>.</w:t>
      </w:r>
    </w:p>
    <w:p w14:paraId="7D4CFF34" w14:textId="3B7281EE"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Propter  istius itaque pacis concordiam conservand</w:t>
      </w:r>
      <w:r w:rsidR="00D36293" w:rsidRPr="007A06F5">
        <w:rPr>
          <w:rFonts w:ascii="Times New Roman" w:hAnsi="Times New Roman" w:cs="Times New Roman"/>
          <w:lang w:val="la-Latn"/>
        </w:rPr>
        <w:t xml:space="preserve">am placuit nobis de orphanis et </w:t>
      </w:r>
      <w:r w:rsidRPr="007A06F5">
        <w:rPr>
          <w:rFonts w:ascii="Times New Roman" w:hAnsi="Times New Roman" w:cs="Times New Roman"/>
          <w:lang w:val="la-Latn"/>
        </w:rPr>
        <w:t>pauperibus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debite vel indebite dicuntur amisisse heredi</w:t>
      </w:r>
      <w:r w:rsidR="00D36293" w:rsidRPr="007A06F5">
        <w:rPr>
          <w:rFonts w:ascii="Times New Roman" w:hAnsi="Times New Roman" w:cs="Times New Roman"/>
          <w:lang w:val="la-Latn"/>
        </w:rPr>
        <w:t xml:space="preserve">tatem paterni vel materni iuris </w:t>
      </w:r>
      <w:r w:rsidRPr="007A06F5">
        <w:rPr>
          <w:rFonts w:ascii="Times New Roman" w:hAnsi="Times New Roman" w:cs="Times New Roman"/>
          <w:lang w:val="la-Latn"/>
        </w:rPr>
        <w:t>ad se legibus pertinentem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alicubi inventi fuerint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quos patres vel matres propter tra -/ ditiones illorum exheredes fecerunt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aliorum scilicet suasionibus aut petitionibus vel</w:t>
      </w:r>
      <w:r w:rsidR="00D36293" w:rsidRPr="007A06F5">
        <w:rPr>
          <w:rFonts w:ascii="Times New Roman" w:hAnsi="Times New Roman" w:cs="Times New Roman"/>
          <w:lang w:val="la-Latn"/>
        </w:rPr>
        <w:t xml:space="preserve"> ali</w:t>
      </w:r>
      <w:r w:rsidRPr="007A06F5">
        <w:rPr>
          <w:rFonts w:ascii="Times New Roman" w:hAnsi="Times New Roman" w:cs="Times New Roman"/>
          <w:lang w:val="la-Latn"/>
        </w:rPr>
        <w:t>quo ingenio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omnino </w:t>
      </w:r>
      <w:r w:rsidRPr="007A06F5">
        <w:rPr>
          <w:rFonts w:ascii="Times New Roman" w:hAnsi="Times New Roman" w:cs="Times New Roman"/>
          <w:highlight w:val="yellow"/>
          <w:lang w:val="la-Latn"/>
        </w:rPr>
        <w:t>volumus atque decrevimus emend</w:t>
      </w:r>
      <w:r w:rsidR="00D36293" w:rsidRPr="007A06F5">
        <w:rPr>
          <w:rFonts w:ascii="Times New Roman" w:hAnsi="Times New Roman" w:cs="Times New Roman"/>
          <w:highlight w:val="yellow"/>
          <w:lang w:val="la-Latn"/>
        </w:rPr>
        <w:t>ari</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quantum ad nos vel ad no</w:t>
      </w:r>
      <w:r w:rsidRPr="007A06F5">
        <w:rPr>
          <w:rFonts w:ascii="Times New Roman" w:hAnsi="Times New Roman" w:cs="Times New Roman"/>
          <w:lang w:val="la-Latn"/>
        </w:rPr>
        <w:t xml:space="preserve">stram pertinet potestatem iuxta voluntatem dei et </w:t>
      </w:r>
      <w:r w:rsidR="00D36293" w:rsidRPr="007A06F5">
        <w:rPr>
          <w:rFonts w:ascii="Times New Roman" w:hAnsi="Times New Roman" w:cs="Times New Roman"/>
          <w:lang w:val="la-Latn"/>
        </w:rPr>
        <w:t xml:space="preserve">vestram sanctam ammonitionem et </w:t>
      </w:r>
      <w:r w:rsidRPr="007A06F5">
        <w:rPr>
          <w:rFonts w:ascii="Times New Roman" w:hAnsi="Times New Roman" w:cs="Times New Roman"/>
          <w:lang w:val="la-Latn"/>
        </w:rPr>
        <w:t>considerationem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si forte extra officium nostrum alicubi inventum fuerit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ammonere </w:t>
      </w:r>
      <w:r w:rsidRPr="007A06F5">
        <w:rPr>
          <w:rFonts w:ascii="Times New Roman" w:hAnsi="Times New Roman" w:cs="Times New Roman"/>
          <w:lang w:val="la-Latn"/>
        </w:rPr>
        <w:t>vestram clementia</w:t>
      </w:r>
      <w:r w:rsidR="00D36293" w:rsidRPr="007A06F5">
        <w:rPr>
          <w:rFonts w:ascii="Times New Roman" w:hAnsi="Times New Roman" w:cs="Times New Roman"/>
          <w:lang w:val="la-Latn"/>
        </w:rPr>
        <w:t>m audeamus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ut emendetur</w:t>
      </w:r>
      <w:r w:rsidR="005D4A29" w:rsidRPr="007A06F5">
        <w:rPr>
          <w:rFonts w:ascii="Times New Roman" w:hAnsi="Times New Roman" w:cs="Times New Roman"/>
          <w:lang w:val="la-Latn"/>
        </w:rPr>
        <w:t>.</w:t>
      </w:r>
    </w:p>
    <w:p w14:paraId="069B479A" w14:textId="7CD74CE5"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 DE REBUS PAUPERUM VEL MINUS POTENTUM MALA OCCASIONE NON EMENDIS</w:t>
      </w:r>
      <w:r w:rsidR="00DA798D" w:rsidRPr="007A06F5">
        <w:rPr>
          <w:rFonts w:ascii="Times New Roman" w:hAnsi="Times New Roman" w:cs="Times New Roman"/>
          <w:lang w:val="la-Latn"/>
        </w:rPr>
        <w:t>.</w:t>
      </w:r>
    </w:p>
    <w:p w14:paraId="5A699976" w14:textId="57E638C9" w:rsidR="00EA2C74"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Propter  provisiones pauperum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pro quibus curam h</w:t>
      </w:r>
      <w:r w:rsidR="00D36293" w:rsidRPr="007A06F5">
        <w:rPr>
          <w:rFonts w:ascii="Times New Roman" w:hAnsi="Times New Roman" w:cs="Times New Roman"/>
          <w:lang w:val="la-Latn"/>
        </w:rPr>
        <w:t>abere debemus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placuit nobis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nec episcopi nec abbates nec comites nec vicarii n</w:t>
      </w:r>
      <w:r w:rsidR="00D36293" w:rsidRPr="007A06F5">
        <w:rPr>
          <w:rFonts w:ascii="Times New Roman" w:hAnsi="Times New Roman" w:cs="Times New Roman"/>
          <w:lang w:val="la-Latn"/>
        </w:rPr>
        <w:t xml:space="preserve">ec iudices nullusque omnino </w:t>
      </w:r>
      <w:r w:rsidR="00D36293" w:rsidRPr="007A06F5">
        <w:rPr>
          <w:rFonts w:ascii="Times New Roman" w:hAnsi="Times New Roman" w:cs="Times New Roman"/>
          <w:highlight w:val="yellow"/>
          <w:lang w:val="la-Latn"/>
        </w:rPr>
        <w:t xml:space="preserve">sub </w:t>
      </w:r>
      <w:r w:rsidRPr="007A06F5">
        <w:rPr>
          <w:rFonts w:ascii="Times New Roman" w:hAnsi="Times New Roman" w:cs="Times New Roman"/>
          <w:highlight w:val="yellow"/>
          <w:lang w:val="la-Latn"/>
        </w:rPr>
        <w:t xml:space="preserve">mala occasione vel malo ingenio res pauperum vel </w:t>
      </w:r>
      <w:r w:rsidR="00D36293" w:rsidRPr="007A06F5">
        <w:rPr>
          <w:rFonts w:ascii="Times New Roman" w:hAnsi="Times New Roman" w:cs="Times New Roman"/>
          <w:highlight w:val="yellow"/>
          <w:lang w:val="la-Latn"/>
        </w:rPr>
        <w:t>minus potentum nec emere nec vi</w:t>
      </w:r>
      <w:r w:rsidRPr="007A06F5">
        <w:rPr>
          <w:rFonts w:ascii="Times New Roman" w:hAnsi="Times New Roman" w:cs="Times New Roman"/>
          <w:highlight w:val="yellow"/>
          <w:lang w:val="la-Latn"/>
        </w:rPr>
        <w:t>tollere audeat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quisquis ex eis aliquid comparare volu</w:t>
      </w:r>
      <w:r w:rsidR="00D36293" w:rsidRPr="007A06F5">
        <w:rPr>
          <w:rFonts w:ascii="Times New Roman" w:hAnsi="Times New Roman" w:cs="Times New Roman"/>
          <w:lang w:val="la-Latn"/>
        </w:rPr>
        <w:t>erit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in publico placito coram </w:t>
      </w:r>
      <w:r w:rsidRPr="007A06F5">
        <w:rPr>
          <w:rFonts w:ascii="Times New Roman" w:hAnsi="Times New Roman" w:cs="Times New Roman"/>
          <w:lang w:val="la-Latn"/>
        </w:rPr>
        <w:t>idoneis testibus et cum ratione hoc faciat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Ubicumque a</w:t>
      </w:r>
      <w:r w:rsidR="00D36293" w:rsidRPr="007A06F5">
        <w:rPr>
          <w:rFonts w:ascii="Times New Roman" w:hAnsi="Times New Roman" w:cs="Times New Roman"/>
          <w:lang w:val="la-Latn"/>
        </w:rPr>
        <w:t>utem aliter inventum fuerit fac</w:t>
      </w:r>
      <w:r w:rsidRPr="007A06F5">
        <w:rPr>
          <w:rFonts w:ascii="Times New Roman" w:hAnsi="Times New Roman" w:cs="Times New Roman"/>
          <w:lang w:val="la-Latn"/>
        </w:rPr>
        <w:t>tum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hoc omnino emendetur per iussionem vestram</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CF9B471" w14:textId="57D70435"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XXXIII. </w:t>
      </w:r>
      <w:r w:rsidR="00DA798D" w:rsidRPr="007A06F5">
        <w:rPr>
          <w:rFonts w:ascii="Times New Roman" w:hAnsi="Times New Roman" w:cs="Times New Roman"/>
          <w:lang w:val="la-Latn"/>
        </w:rPr>
        <w:t>QUALITER</w:t>
      </w:r>
      <w:r w:rsidRPr="007A06F5">
        <w:rPr>
          <w:rFonts w:ascii="Times New Roman" w:hAnsi="Times New Roman" w:cs="Times New Roman"/>
          <w:lang w:val="la-Latn"/>
        </w:rPr>
        <w:t xml:space="preserve"> IUSTITIAE FIANT PAUPERIBUS</w:t>
      </w:r>
      <w:r w:rsidR="00DA798D" w:rsidRPr="007A06F5">
        <w:rPr>
          <w:rFonts w:ascii="Times New Roman" w:hAnsi="Times New Roman" w:cs="Times New Roman"/>
          <w:lang w:val="la-Latn"/>
        </w:rPr>
        <w:t>.</w:t>
      </w:r>
    </w:p>
    <w:p w14:paraId="01C1213F" w14:textId="21C74AA7"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causis </w:t>
      </w:r>
      <w:r w:rsidRPr="007A06F5">
        <w:rPr>
          <w:rFonts w:ascii="Times New Roman" w:hAnsi="Times New Roman" w:cs="Times New Roman"/>
          <w:highlight w:val="yellow"/>
          <w:lang w:val="la-Latn"/>
        </w:rPr>
        <w:t>viduarum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pupillorum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orfanorum vel reliquorum pauperum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w:t>
      </w:r>
      <w:r w:rsidRPr="007A06F5">
        <w:rPr>
          <w:rFonts w:ascii="Times New Roman" w:hAnsi="Times New Roman" w:cs="Times New Roman"/>
          <w:highlight w:val="yellow"/>
          <w:lang w:val="la-Latn"/>
        </w:rPr>
        <w:t>t in primo c</w:t>
      </w:r>
      <w:r w:rsidR="00D36293" w:rsidRPr="007A06F5">
        <w:rPr>
          <w:rFonts w:ascii="Times New Roman" w:hAnsi="Times New Roman" w:cs="Times New Roman"/>
          <w:highlight w:val="yellow"/>
          <w:lang w:val="la-Latn"/>
        </w:rPr>
        <w:t xml:space="preserve">onventu ante mediam </w:t>
      </w:r>
      <w:r w:rsidRPr="007A06F5">
        <w:rPr>
          <w:rFonts w:ascii="Times New Roman" w:hAnsi="Times New Roman" w:cs="Times New Roman"/>
          <w:highlight w:val="yellow"/>
          <w:lang w:val="la-Latn"/>
        </w:rPr>
        <w:t>diem illorum ratio vel querela audiatur et diffiniatur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Pr="007A06F5">
        <w:rPr>
          <w:rFonts w:ascii="Times New Roman" w:hAnsi="Times New Roman" w:cs="Times New Roman"/>
          <w:highlight w:val="yellow"/>
          <w:lang w:val="la-Latn"/>
        </w:rPr>
        <w:t>post mediam diem</w:t>
      </w:r>
      <w:r w:rsidR="00D36293" w:rsidRPr="007A06F5">
        <w:rPr>
          <w:rFonts w:ascii="Times New Roman" w:hAnsi="Times New Roman" w:cs="Times New Roman"/>
          <w:highlight w:val="yellow"/>
          <w:lang w:val="la-Latn"/>
        </w:rPr>
        <w:t xml:space="preserve"> causa regia et ecclesiarum vel </w:t>
      </w:r>
      <w:r w:rsidRPr="007A06F5">
        <w:rPr>
          <w:rFonts w:ascii="Times New Roman" w:hAnsi="Times New Roman" w:cs="Times New Roman"/>
          <w:highlight w:val="yellow"/>
          <w:lang w:val="la-Latn"/>
        </w:rPr>
        <w:t>potentum hominum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quia ipsi pauperes non habent facultatem</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unde se sust</w:t>
      </w:r>
      <w:r w:rsidR="00D36293" w:rsidRPr="007A06F5">
        <w:rPr>
          <w:rFonts w:ascii="Times New Roman" w:hAnsi="Times New Roman" w:cs="Times New Roman"/>
          <w:highlight w:val="yellow"/>
          <w:lang w:val="la-Latn"/>
        </w:rPr>
        <w:t>entare</w:t>
      </w:r>
      <w:r w:rsidR="00D36293" w:rsidRPr="007A06F5">
        <w:rPr>
          <w:rFonts w:ascii="Times New Roman" w:hAnsi="Times New Roman" w:cs="Times New Roman"/>
          <w:lang w:val="la-Latn"/>
        </w:rPr>
        <w:t xml:space="preserve"> possint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donec ad eorum </w:t>
      </w:r>
      <w:r w:rsidRPr="007A06F5">
        <w:rPr>
          <w:rFonts w:ascii="Times New Roman" w:hAnsi="Times New Roman" w:cs="Times New Roman"/>
          <w:lang w:val="la-Latn"/>
        </w:rPr>
        <w:t>perveniatur iustitiam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ideo tantos clam</w:t>
      </w:r>
      <w:r w:rsidR="00D36293" w:rsidRPr="007A06F5">
        <w:rPr>
          <w:rFonts w:ascii="Times New Roman" w:hAnsi="Times New Roman" w:cs="Times New Roman"/>
          <w:lang w:val="la-Latn"/>
        </w:rPr>
        <w:t>ores faciunt ad aures nostras</w:t>
      </w:r>
      <w:r w:rsidR="005D4A29" w:rsidRPr="007A06F5">
        <w:rPr>
          <w:rFonts w:ascii="Times New Roman" w:hAnsi="Times New Roman" w:cs="Times New Roman"/>
          <w:lang w:val="la-Latn"/>
        </w:rPr>
        <w:t>.</w:t>
      </w:r>
    </w:p>
    <w:p w14:paraId="5C5EA697" w14:textId="27801474"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 DE ILLIS HOMINIBUS, QUI INIUSTAS QUERELAS HABENT.</w:t>
      </w:r>
    </w:p>
    <w:p w14:paraId="305BFFF2" w14:textId="75879BEA"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illis </w:t>
      </w:r>
      <w:r w:rsidRPr="007A06F5">
        <w:rPr>
          <w:rFonts w:ascii="Times New Roman" w:hAnsi="Times New Roman" w:cs="Times New Roman"/>
          <w:highlight w:val="yellow"/>
          <w:lang w:val="la-Latn"/>
        </w:rPr>
        <w:t>hominibus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iniuste super alios homines querelas faciunt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quib</w:t>
      </w:r>
      <w:r w:rsidR="00D36293" w:rsidRPr="007A06F5">
        <w:rPr>
          <w:rFonts w:ascii="Times New Roman" w:hAnsi="Times New Roman" w:cs="Times New Roman"/>
          <w:lang w:val="la-Latn"/>
        </w:rPr>
        <w:t>us volumus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si inventus fuerit </w:t>
      </w:r>
      <w:r w:rsidRPr="007A06F5">
        <w:rPr>
          <w:rFonts w:ascii="Times New Roman" w:hAnsi="Times New Roman" w:cs="Times New Roman"/>
          <w:lang w:val="la-Latn"/>
        </w:rPr>
        <w:t>aliquis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non habeat iustitiam causandi vel reclamandi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re victus fuerit</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propter illam calumniam</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quam </w:t>
      </w:r>
      <w:r w:rsidRPr="007A06F5">
        <w:rPr>
          <w:rFonts w:ascii="Times New Roman" w:hAnsi="Times New Roman" w:cs="Times New Roman"/>
          <w:lang w:val="la-Latn"/>
        </w:rPr>
        <w:t>fecit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secundum legem e</w:t>
      </w:r>
      <w:r w:rsidR="00D36293" w:rsidRPr="007A06F5">
        <w:rPr>
          <w:rFonts w:ascii="Times New Roman" w:hAnsi="Times New Roman" w:cs="Times New Roman"/>
          <w:lang w:val="la-Latn"/>
        </w:rPr>
        <w:t>t aequitatem iustitiam reddat</w:t>
      </w:r>
      <w:r w:rsidR="005D4A29" w:rsidRPr="007A06F5">
        <w:rPr>
          <w:rFonts w:ascii="Times New Roman" w:hAnsi="Times New Roman" w:cs="Times New Roman"/>
          <w:lang w:val="la-Latn"/>
        </w:rPr>
        <w:t>.</w:t>
      </w:r>
    </w:p>
    <w:p w14:paraId="6D8CE284" w14:textId="38C51B64" w:rsidR="00D36293"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w:t>
      </w:r>
      <w:r w:rsidR="00DA798D" w:rsidRPr="007A06F5">
        <w:rPr>
          <w:rFonts w:ascii="Times New Roman" w:hAnsi="Times New Roman" w:cs="Times New Roman"/>
          <w:lang w:val="la-Latn"/>
        </w:rPr>
        <w:t>.</w:t>
      </w:r>
      <w:r w:rsidRPr="007A06F5">
        <w:rPr>
          <w:rFonts w:ascii="Times New Roman" w:hAnsi="Times New Roman" w:cs="Times New Roman"/>
          <w:lang w:val="la-Latn"/>
        </w:rPr>
        <w:t xml:space="preserve"> DE FESTIVITATIBUS ANNI. </w:t>
      </w:r>
    </w:p>
    <w:p w14:paraId="7AE11477" w14:textId="1C9F3FE7"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w:t>
      </w:r>
      <w:r w:rsidR="00DA798D" w:rsidRPr="007A06F5">
        <w:rPr>
          <w:rFonts w:ascii="Times New Roman" w:hAnsi="Times New Roman" w:cs="Times New Roman"/>
          <w:lang w:val="la-Latn"/>
        </w:rPr>
        <w:t>estos  dies in anno celebrare sanximus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hoc est diem dominicum paschae cum omni/ honore et sobrietate venerari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simili modo totam ebdomad</w:t>
      </w:r>
      <w:r w:rsidRPr="007A06F5">
        <w:rPr>
          <w:rFonts w:ascii="Times New Roman" w:hAnsi="Times New Roman" w:cs="Times New Roman"/>
          <w:lang w:val="la-Latn"/>
        </w:rPr>
        <w:t>am illam observare decrevimus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diem ascensionis domini pleniter celebrare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in pentecosten sim</w:t>
      </w:r>
      <w:r w:rsidRPr="007A06F5">
        <w:rPr>
          <w:rFonts w:ascii="Times New Roman" w:hAnsi="Times New Roman" w:cs="Times New Roman"/>
          <w:lang w:val="la-Latn"/>
        </w:rPr>
        <w:t>iliter ut in pascha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 natale </w:t>
      </w:r>
      <w:r w:rsidR="00DA798D" w:rsidRPr="007A06F5">
        <w:rPr>
          <w:rFonts w:ascii="Times New Roman" w:hAnsi="Times New Roman" w:cs="Times New Roman"/>
          <w:lang w:val="la-Latn"/>
        </w:rPr>
        <w:t>apostolorum Petri et Pauli diem unum</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nativitatem san</w:t>
      </w:r>
      <w:r w:rsidRPr="007A06F5">
        <w:rPr>
          <w:rFonts w:ascii="Times New Roman" w:hAnsi="Times New Roman" w:cs="Times New Roman"/>
          <w:lang w:val="la-Latn"/>
        </w:rPr>
        <w:t>cti Iohannis baptistae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as</w:t>
      </w:r>
      <w:r w:rsidR="00DA798D" w:rsidRPr="007A06F5">
        <w:rPr>
          <w:rFonts w:ascii="Times New Roman" w:hAnsi="Times New Roman" w:cs="Times New Roman"/>
          <w:lang w:val="la-Latn"/>
        </w:rPr>
        <w:t>sumptionem sanctae Mariae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dedicationem sancti Mich</w:t>
      </w:r>
      <w:r w:rsidRPr="007A06F5">
        <w:rPr>
          <w:rFonts w:ascii="Times New Roman" w:hAnsi="Times New Roman" w:cs="Times New Roman"/>
          <w:lang w:val="la-Latn"/>
        </w:rPr>
        <w:t>aelis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natalem sancti Remi</w:t>
      </w:r>
      <w:r w:rsidR="00DA798D" w:rsidRPr="007A06F5">
        <w:rPr>
          <w:rFonts w:ascii="Times New Roman" w:hAnsi="Times New Roman" w:cs="Times New Roman"/>
          <w:lang w:val="la-Latn"/>
        </w:rPr>
        <w:t>gii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sancti Martini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sancti Andreae</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in natale domin</w:t>
      </w:r>
      <w:r w:rsidRPr="007A06F5">
        <w:rPr>
          <w:rFonts w:ascii="Times New Roman" w:hAnsi="Times New Roman" w:cs="Times New Roman"/>
          <w:lang w:val="la-Latn"/>
        </w:rPr>
        <w:t>i  dies IIII 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octabas do</w:t>
      </w:r>
      <w:r w:rsidR="00DA798D" w:rsidRPr="007A06F5">
        <w:rPr>
          <w:rFonts w:ascii="Times New Roman" w:hAnsi="Times New Roman" w:cs="Times New Roman"/>
          <w:lang w:val="la-Latn"/>
        </w:rPr>
        <w:t>mini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epiphaniam domini</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purificationem sanctae Mar</w:t>
      </w:r>
      <w:r w:rsidRPr="007A06F5">
        <w:rPr>
          <w:rFonts w:ascii="Times New Roman" w:hAnsi="Times New Roman" w:cs="Times New Roman"/>
          <w:lang w:val="la-Latn"/>
        </w:rPr>
        <w:t>iae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illas festivitates </w:t>
      </w:r>
      <w:r w:rsidR="00DA798D" w:rsidRPr="007A06F5">
        <w:rPr>
          <w:rFonts w:ascii="Times New Roman" w:hAnsi="Times New Roman" w:cs="Times New Roman"/>
          <w:lang w:val="la-Latn"/>
        </w:rPr>
        <w:t>martyrum vel confessorum observare decrevimus</w:t>
      </w:r>
      <w:r w:rsidR="009B2994" w:rsidRPr="007A06F5">
        <w:rPr>
          <w:rFonts w:ascii="Times New Roman" w:hAnsi="Times New Roman" w:cs="Times New Roman"/>
          <w:lang w:val="la-Latn"/>
        </w:rPr>
        <w:t xml:space="preserve">, </w:t>
      </w:r>
      <w:r w:rsidR="00DA798D" w:rsidRPr="007A06F5">
        <w:rPr>
          <w:rFonts w:ascii="Times New Roman" w:hAnsi="Times New Roman" w:cs="Times New Roman"/>
          <w:lang w:val="la-Latn"/>
        </w:rPr>
        <w:t>quoru</w:t>
      </w:r>
      <w:r w:rsidRPr="007A06F5">
        <w:rPr>
          <w:rFonts w:ascii="Times New Roman" w:hAnsi="Times New Roman" w:cs="Times New Roman"/>
          <w:lang w:val="la-Latn"/>
        </w:rPr>
        <w:t>m in unaquaque parrochia sancta corpora requiescunt</w:t>
      </w:r>
      <w:r w:rsidR="005D4A29" w:rsidRPr="007A06F5">
        <w:rPr>
          <w:rFonts w:ascii="Times New Roman" w:hAnsi="Times New Roman" w:cs="Times New Roman"/>
          <w:lang w:val="la-Latn"/>
        </w:rPr>
        <w:t>.</w:t>
      </w:r>
    </w:p>
    <w:p w14:paraId="3321DD34" w14:textId="3A24A92C"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 DE ANTIQUIS ECCLESIIS, UT HONOREM SUUM HABEANT</w:t>
      </w:r>
      <w:r w:rsidR="00DA798D" w:rsidRPr="007A06F5">
        <w:rPr>
          <w:rFonts w:ascii="Times New Roman" w:hAnsi="Times New Roman" w:cs="Times New Roman"/>
          <w:lang w:val="la-Latn"/>
        </w:rPr>
        <w:t>.</w:t>
      </w:r>
    </w:p>
    <w:p w14:paraId="17ABE495" w14:textId="24633D3D"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Ecclesiae antiquitus constitutae nec decimis </w:t>
      </w:r>
      <w:r w:rsidRPr="007A06F5">
        <w:rPr>
          <w:rFonts w:ascii="Times New Roman" w:hAnsi="Times New Roman" w:cs="Times New Roman"/>
          <w:highlight w:val="yellow"/>
          <w:lang w:val="la-Latn"/>
        </w:rPr>
        <w:t>nec aliis po</w:t>
      </w:r>
      <w:r w:rsidR="00D36293" w:rsidRPr="007A06F5">
        <w:rPr>
          <w:rFonts w:ascii="Times New Roman" w:hAnsi="Times New Roman" w:cs="Times New Roman"/>
          <w:highlight w:val="yellow"/>
          <w:lang w:val="la-Latn"/>
        </w:rPr>
        <w:t>ssessionibus priventur</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ita ut </w:t>
      </w:r>
      <w:r w:rsidRPr="007A06F5">
        <w:rPr>
          <w:rFonts w:ascii="Times New Roman" w:hAnsi="Times New Roman" w:cs="Times New Roman"/>
          <w:lang w:val="la-Latn"/>
        </w:rPr>
        <w:t>novis oratoriis tribuatur</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2AB2F4C3" w14:textId="4F54BB4C"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 DE SPIRITALIBUS FILIOLIS</w:t>
      </w:r>
      <w:r w:rsidR="00DA798D" w:rsidRPr="007A06F5">
        <w:rPr>
          <w:rFonts w:ascii="Times New Roman" w:hAnsi="Times New Roman" w:cs="Times New Roman"/>
          <w:lang w:val="la-Latn"/>
        </w:rPr>
        <w:t>.</w:t>
      </w:r>
    </w:p>
    <w:p w14:paraId="6FA8906D" w14:textId="7D78217F"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Deinde  praecipimus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unusquisque compater vel pr</w:t>
      </w:r>
      <w:r w:rsidR="00D36293" w:rsidRPr="007A06F5">
        <w:rPr>
          <w:rFonts w:ascii="Times New Roman" w:hAnsi="Times New Roman" w:cs="Times New Roman"/>
          <w:lang w:val="la-Latn"/>
        </w:rPr>
        <w:t>oximi spiritales filios suos catholice instruant</w:t>
      </w:r>
      <w:r w:rsidR="005D4A29" w:rsidRPr="007A06F5">
        <w:rPr>
          <w:rFonts w:ascii="Times New Roman" w:hAnsi="Times New Roman" w:cs="Times New Roman"/>
          <w:lang w:val="la-Latn"/>
        </w:rPr>
        <w:t>.</w:t>
      </w:r>
    </w:p>
    <w:p w14:paraId="7D421EE1" w14:textId="235688D3"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 DE HOC, UT SACERDOTES INREPREHENSIBILES SINT</w:t>
      </w:r>
      <w:r w:rsidR="00DA798D" w:rsidRPr="007A06F5">
        <w:rPr>
          <w:rFonts w:ascii="Times New Roman" w:hAnsi="Times New Roman" w:cs="Times New Roman"/>
          <w:lang w:val="la-Latn"/>
        </w:rPr>
        <w:t>.</w:t>
      </w:r>
    </w:p>
    <w:p w14:paraId="4FC96BA5" w14:textId="34DF2C4B"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iuxta apostoli vocem sacerdotes inreprehensibiles </w:t>
      </w:r>
      <w:r w:rsidR="00CF4AF0" w:rsidRPr="007A06F5">
        <w:rPr>
          <w:rFonts w:ascii="Times New Roman" w:hAnsi="Times New Roman" w:cs="Times New Roman"/>
          <w:lang w:val="la-Latn"/>
        </w:rPr>
        <w:t>sint et moribus ornati et nequa</w:t>
      </w:r>
      <w:r w:rsidRPr="007A06F5">
        <w:rPr>
          <w:rFonts w:ascii="Times New Roman" w:hAnsi="Times New Roman" w:cs="Times New Roman"/>
          <w:lang w:val="la-Latn"/>
        </w:rPr>
        <w:t>quam turpibus lucris deserviant iuxta illud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ait scriptu</w:t>
      </w:r>
      <w:r w:rsidR="00D36293" w:rsidRPr="007A06F5">
        <w:rPr>
          <w:rFonts w:ascii="Times New Roman" w:hAnsi="Times New Roman" w:cs="Times New Roman"/>
          <w:lang w:val="la-Latn"/>
        </w:rPr>
        <w:t>ra</w:t>
      </w:r>
      <w:r w:rsidR="00FF3D92"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Nemo militans deo implicat </w:t>
      </w:r>
      <w:r w:rsidRPr="007A06F5">
        <w:rPr>
          <w:rFonts w:ascii="Times New Roman" w:hAnsi="Times New Roman" w:cs="Times New Roman"/>
          <w:lang w:val="la-Latn"/>
        </w:rPr>
        <w:t>se negotiis secularibus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ei placeat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cui se probavit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w:t>
      </w:r>
      <w:r w:rsidR="00D36293" w:rsidRPr="007A06F5">
        <w:rPr>
          <w:rFonts w:ascii="Times New Roman" w:hAnsi="Times New Roman" w:cs="Times New Roman"/>
          <w:lang w:val="la-Latn"/>
        </w:rPr>
        <w:t xml:space="preserve">a turpibus lucris et usuris non </w:t>
      </w:r>
      <w:r w:rsidRPr="007A06F5">
        <w:rPr>
          <w:rFonts w:ascii="Times New Roman" w:hAnsi="Times New Roman" w:cs="Times New Roman"/>
          <w:lang w:val="la-Latn"/>
        </w:rPr>
        <w:t>solum ipsi abstineant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verum etiam plebes sibi subditas abstinere instruant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58A6F4FD" w14:textId="7E1B71D3" w:rsidR="00DA798D" w:rsidRPr="007A06F5" w:rsidRDefault="00D36293"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XXXVII. DE HOC, UT </w:t>
      </w:r>
      <w:r w:rsidR="00DA798D" w:rsidRPr="007A06F5">
        <w:rPr>
          <w:rFonts w:ascii="Times New Roman" w:hAnsi="Times New Roman" w:cs="Times New Roman"/>
          <w:lang w:val="la-Latn"/>
        </w:rPr>
        <w:t>AB</w:t>
      </w:r>
      <w:r w:rsidRPr="007A06F5">
        <w:rPr>
          <w:rFonts w:ascii="Times New Roman" w:hAnsi="Times New Roman" w:cs="Times New Roman"/>
          <w:lang w:val="la-Latn"/>
        </w:rPr>
        <w:t xml:space="preserve"> </w:t>
      </w:r>
      <w:r w:rsidR="00DA798D" w:rsidRPr="007A06F5">
        <w:rPr>
          <w:rFonts w:ascii="Times New Roman" w:hAnsi="Times New Roman" w:cs="Times New Roman"/>
          <w:lang w:val="la-Latn"/>
        </w:rPr>
        <w:t>INCESTUOSIS</w:t>
      </w:r>
      <w:r w:rsidRPr="007A06F5">
        <w:rPr>
          <w:rFonts w:ascii="Times New Roman" w:hAnsi="Times New Roman" w:cs="Times New Roman"/>
          <w:lang w:val="la-Latn"/>
        </w:rPr>
        <w:t xml:space="preserve"> ET AB HIS, QUI DECIMAS NON DANT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ET A PRESBITERIS </w:t>
      </w:r>
      <w:r w:rsidR="00DA798D" w:rsidRPr="007A06F5">
        <w:rPr>
          <w:rFonts w:ascii="Times New Roman" w:hAnsi="Times New Roman" w:cs="Times New Roman"/>
          <w:lang w:val="la-Latn"/>
        </w:rPr>
        <w:t>NEG</w:t>
      </w:r>
      <w:r w:rsidRPr="007A06F5">
        <w:rPr>
          <w:rFonts w:ascii="Times New Roman" w:hAnsi="Times New Roman" w:cs="Times New Roman"/>
          <w:lang w:val="la-Latn"/>
        </w:rPr>
        <w:t>LEGENTER VIVENTIBUS WADII NON ACCIPIANTUR</w:t>
      </w:r>
      <w:r w:rsidR="00DA798D" w:rsidRPr="007A06F5">
        <w:rPr>
          <w:rFonts w:ascii="Times New Roman" w:hAnsi="Times New Roman" w:cs="Times New Roman"/>
          <w:lang w:val="la-Latn"/>
        </w:rPr>
        <w:t>.</w:t>
      </w:r>
    </w:p>
    <w:p w14:paraId="2BAD3E3C" w14:textId="25938483" w:rsidR="00EA2C74"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Dictum est nobis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in quibusdam locis </w:t>
      </w:r>
      <w:r w:rsidRPr="007A06F5">
        <w:rPr>
          <w:rFonts w:ascii="Times New Roman" w:hAnsi="Times New Roman" w:cs="Times New Roman"/>
          <w:highlight w:val="yellow"/>
          <w:lang w:val="la-Latn"/>
        </w:rPr>
        <w:t>episcopi et c</w:t>
      </w:r>
      <w:r w:rsidR="00D36293" w:rsidRPr="007A06F5">
        <w:rPr>
          <w:rFonts w:ascii="Times New Roman" w:hAnsi="Times New Roman" w:cs="Times New Roman"/>
          <w:highlight w:val="yellow"/>
          <w:lang w:val="la-Latn"/>
        </w:rPr>
        <w:t xml:space="preserve">omites ab incestuosis et ab  </w:t>
      </w:r>
      <w:r w:rsidRPr="007A06F5">
        <w:rPr>
          <w:rFonts w:ascii="Times New Roman" w:hAnsi="Times New Roman" w:cs="Times New Roman"/>
          <w:highlight w:val="yellow"/>
          <w:lang w:val="la-Latn"/>
        </w:rPr>
        <w:t>his</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qui decimas non dant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wadios accipiant et a presbit</w:t>
      </w:r>
      <w:r w:rsidR="00D36293" w:rsidRPr="007A06F5">
        <w:rPr>
          <w:rFonts w:ascii="Times New Roman" w:hAnsi="Times New Roman" w:cs="Times New Roman"/>
          <w:highlight w:val="yellow"/>
          <w:lang w:val="la-Latn"/>
        </w:rPr>
        <w:t xml:space="preserve">eris pro quibusdam neglegentiis </w:t>
      </w:r>
      <w:r w:rsidRPr="007A06F5">
        <w:rPr>
          <w:rFonts w:ascii="Times New Roman" w:hAnsi="Times New Roman" w:cs="Times New Roman"/>
          <w:highlight w:val="yellow"/>
          <w:lang w:val="la-Latn"/>
        </w:rPr>
        <w:t>et inter se pecuniam dividant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Quod penitus abolendum </w:t>
      </w:r>
      <w:r w:rsidR="00D36293" w:rsidRPr="007A06F5">
        <w:rPr>
          <w:rFonts w:ascii="Times New Roman" w:hAnsi="Times New Roman" w:cs="Times New Roman"/>
          <w:lang w:val="la-Latn"/>
        </w:rPr>
        <w:t>decrevimus</w:t>
      </w:r>
      <w:r w:rsidR="009B2994" w:rsidRPr="007A06F5">
        <w:rPr>
          <w:rFonts w:ascii="Times New Roman" w:hAnsi="Times New Roman" w:cs="Times New Roman"/>
          <w:lang w:val="la-Latn"/>
        </w:rPr>
        <w:t xml:space="preserve">, </w:t>
      </w:r>
      <w:r w:rsidR="00D36293" w:rsidRPr="007A06F5">
        <w:rPr>
          <w:rFonts w:ascii="Times New Roman" w:hAnsi="Times New Roman" w:cs="Times New Roman"/>
          <w:lang w:val="la-Latn"/>
        </w:rPr>
        <w:t xml:space="preserve">ne forte avaritiae </w:t>
      </w:r>
      <w:r w:rsidRPr="007A06F5">
        <w:rPr>
          <w:rFonts w:ascii="Times New Roman" w:hAnsi="Times New Roman" w:cs="Times New Roman"/>
          <w:lang w:val="la-Latn"/>
        </w:rPr>
        <w:t>locus detur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constituimus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incestuosi iuxta c</w:t>
      </w:r>
      <w:r w:rsidR="00D36293" w:rsidRPr="007A06F5">
        <w:rPr>
          <w:rFonts w:ascii="Times New Roman" w:hAnsi="Times New Roman" w:cs="Times New Roman"/>
          <w:highlight w:val="yellow"/>
          <w:lang w:val="la-Latn"/>
        </w:rPr>
        <w:t xml:space="preserve">anonicam sententiam paenitentia </w:t>
      </w:r>
      <w:r w:rsidRPr="007A06F5">
        <w:rPr>
          <w:rFonts w:ascii="Times New Roman" w:hAnsi="Times New Roman" w:cs="Times New Roman"/>
          <w:highlight w:val="yellow"/>
          <w:lang w:val="la-Latn"/>
        </w:rPr>
        <w:t>multentur</w:t>
      </w:r>
      <w:r w:rsidR="009B2994" w:rsidRPr="007A06F5">
        <w:rPr>
          <w:rFonts w:ascii="Times New Roman" w:hAnsi="Times New Roman" w:cs="Times New Roman"/>
          <w:lang w:val="la-Latn"/>
        </w:rPr>
        <w:t xml:space="preserve">. </w:t>
      </w:r>
      <w:r w:rsidR="00CF4AF0" w:rsidRPr="007A06F5">
        <w:rPr>
          <w:rFonts w:ascii="Times New Roman" w:hAnsi="Times New Roman" w:cs="Times New Roman"/>
          <w:highlight w:val="yellow"/>
          <w:lang w:val="la-Latn"/>
        </w:rPr>
        <w:t xml:space="preserve">Qui </w:t>
      </w:r>
      <w:r w:rsidRPr="007A06F5">
        <w:rPr>
          <w:rFonts w:ascii="Times New Roman" w:hAnsi="Times New Roman" w:cs="Times New Roman"/>
          <w:highlight w:val="yellow"/>
          <w:lang w:val="la-Latn"/>
        </w:rPr>
        <w:t>vero decimas post crebras admonition</w:t>
      </w:r>
      <w:r w:rsidR="00D36293" w:rsidRPr="007A06F5">
        <w:rPr>
          <w:rFonts w:ascii="Times New Roman" w:hAnsi="Times New Roman" w:cs="Times New Roman"/>
          <w:highlight w:val="yellow"/>
          <w:lang w:val="la-Latn"/>
        </w:rPr>
        <w:t xml:space="preserve">es et praedicationes sacerdotum </w:t>
      </w:r>
      <w:r w:rsidRPr="007A06F5">
        <w:rPr>
          <w:rFonts w:ascii="Times New Roman" w:hAnsi="Times New Roman" w:cs="Times New Roman"/>
          <w:highlight w:val="yellow"/>
          <w:lang w:val="la-Latn"/>
        </w:rPr>
        <w:t>dare neglexerint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excommunicentur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Iuramento vero</w:t>
      </w:r>
      <w:r w:rsidR="00D36293" w:rsidRPr="007A06F5">
        <w:rPr>
          <w:rFonts w:ascii="Times New Roman" w:hAnsi="Times New Roman" w:cs="Times New Roman"/>
          <w:lang w:val="la-Latn"/>
        </w:rPr>
        <w:t xml:space="preserve"> eos constringi nolumus propter </w:t>
      </w:r>
      <w:r w:rsidRPr="007A06F5">
        <w:rPr>
          <w:rFonts w:ascii="Times New Roman" w:hAnsi="Times New Roman" w:cs="Times New Roman"/>
          <w:lang w:val="la-Latn"/>
        </w:rPr>
        <w:t>periculum periurii</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6DFEBD6E" w14:textId="3721C9FD" w:rsidR="00DA798D" w:rsidRPr="007A06F5" w:rsidRDefault="006E7D5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XXXVIII. </w:t>
      </w:r>
      <w:r w:rsidR="00DA798D" w:rsidRPr="007A06F5">
        <w:rPr>
          <w:rFonts w:ascii="Times New Roman" w:hAnsi="Times New Roman" w:cs="Times New Roman"/>
          <w:lang w:val="la-Latn"/>
        </w:rPr>
        <w:t>DE</w:t>
      </w:r>
      <w:r w:rsidRPr="007A06F5">
        <w:rPr>
          <w:rFonts w:ascii="Times New Roman" w:hAnsi="Times New Roman" w:cs="Times New Roman"/>
          <w:lang w:val="la-Latn"/>
        </w:rPr>
        <w:t xml:space="preserve"> DISCRETIONE IN CORPORIS ET SANGUINIS DOMINICI PERCEPTIONE</w:t>
      </w:r>
      <w:r w:rsidR="00DA798D" w:rsidRPr="007A06F5">
        <w:rPr>
          <w:rFonts w:ascii="Times New Roman" w:hAnsi="Times New Roman" w:cs="Times New Roman"/>
          <w:lang w:val="la-Latn"/>
        </w:rPr>
        <w:t>.</w:t>
      </w:r>
    </w:p>
    <w:p w14:paraId="67987041" w14:textId="7D63A71C"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In  perceptione corporis et sanguinis dominici magna discretio adhibenda est</w:t>
      </w:r>
      <w:r w:rsidR="009B2994" w:rsidRPr="007A06F5">
        <w:rPr>
          <w:rFonts w:ascii="Times New Roman" w:hAnsi="Times New Roman" w:cs="Times New Roman"/>
          <w:highlight w:val="yellow"/>
          <w:lang w:val="la-Latn"/>
        </w:rPr>
        <w: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Caven</w:t>
      </w:r>
      <w:r w:rsidRPr="007A06F5">
        <w:rPr>
          <w:rFonts w:ascii="Times New Roman" w:hAnsi="Times New Roman" w:cs="Times New Roman"/>
          <w:lang w:val="la-Latn"/>
        </w:rPr>
        <w:t>dum  est enim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w:t>
      </w:r>
      <w:r w:rsidR="009B2994" w:rsidRPr="007A06F5">
        <w:rPr>
          <w:rFonts w:ascii="Times New Roman" w:hAnsi="Times New Roman" w:cs="Times New Roman"/>
          <w:lang w:val="la-Latn"/>
        </w:rPr>
        <w:t xml:space="preserve">, </w:t>
      </w:r>
      <w:r w:rsidR="00CF4AF0" w:rsidRPr="007A06F5">
        <w:rPr>
          <w:rFonts w:ascii="Times New Roman" w:hAnsi="Times New Roman" w:cs="Times New Roman"/>
          <w:lang w:val="la-Latn"/>
        </w:rPr>
        <w:t xml:space="preserve">si </w:t>
      </w:r>
      <w:r w:rsidRPr="007A06F5">
        <w:rPr>
          <w:rFonts w:ascii="Times New Roman" w:hAnsi="Times New Roman" w:cs="Times New Roman"/>
          <w:lang w:val="la-Latn"/>
        </w:rPr>
        <w:t>nimium in longum differatur</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ad pernitiem animae pertineat </w:t>
      </w:r>
      <w:r w:rsidRPr="007A06F5">
        <w:rPr>
          <w:rFonts w:ascii="Times New Roman" w:hAnsi="Times New Roman" w:cs="Times New Roman"/>
          <w:lang w:val="la-Latn"/>
        </w:rPr>
        <w:t>dicente domino</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Nisi manducaveritis carnem filii hominis et</w:t>
      </w:r>
      <w:r w:rsidR="006E7D58" w:rsidRPr="007A06F5">
        <w:rPr>
          <w:rFonts w:ascii="Times New Roman" w:hAnsi="Times New Roman" w:cs="Times New Roman"/>
          <w:lang w:val="la-Latn"/>
        </w:rPr>
        <w:t xml:space="preserve"> sanguinem eius biberitis</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non </w:t>
      </w:r>
      <w:r w:rsidRPr="007A06F5">
        <w:rPr>
          <w:rFonts w:ascii="Times New Roman" w:hAnsi="Times New Roman" w:cs="Times New Roman"/>
          <w:lang w:val="la-Latn"/>
        </w:rPr>
        <w:t>habebitis vitam in vobis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vero indiscrete accipiatur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t</w:t>
      </w:r>
      <w:r w:rsidR="006E7D58" w:rsidRPr="007A06F5">
        <w:rPr>
          <w:rFonts w:ascii="Times New Roman" w:hAnsi="Times New Roman" w:cs="Times New Roman"/>
          <w:lang w:val="la-Latn"/>
        </w:rPr>
        <w:t>imendum est illud</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quod ait </w:t>
      </w:r>
      <w:r w:rsidRPr="007A06F5">
        <w:rPr>
          <w:rFonts w:ascii="Times New Roman" w:hAnsi="Times New Roman" w:cs="Times New Roman"/>
          <w:lang w:val="la-Latn"/>
        </w:rPr>
        <w:t>apostolus</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Qui manducat et bibit indigne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iudicium sibi ma</w:t>
      </w:r>
      <w:r w:rsidR="006E7D58" w:rsidRPr="007A06F5">
        <w:rPr>
          <w:rFonts w:ascii="Times New Roman" w:hAnsi="Times New Roman" w:cs="Times New Roman"/>
          <w:lang w:val="la-Latn"/>
        </w:rPr>
        <w:t>nducat et bibit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Iuxta eiusdem </w:t>
      </w:r>
      <w:r w:rsidRPr="007A06F5">
        <w:rPr>
          <w:rFonts w:ascii="Times New Roman" w:hAnsi="Times New Roman" w:cs="Times New Roman"/>
          <w:lang w:val="la-Latn"/>
        </w:rPr>
        <w:t>ergo apostoli documentum probare se debet homo et s</w:t>
      </w:r>
      <w:r w:rsidR="006E7D58" w:rsidRPr="007A06F5">
        <w:rPr>
          <w:rFonts w:ascii="Times New Roman" w:hAnsi="Times New Roman" w:cs="Times New Roman"/>
          <w:lang w:val="la-Latn"/>
        </w:rPr>
        <w:t xml:space="preserve">ic de pane illo manducare et de </w:t>
      </w:r>
      <w:r w:rsidRPr="007A06F5">
        <w:rPr>
          <w:rFonts w:ascii="Times New Roman" w:hAnsi="Times New Roman" w:cs="Times New Roman"/>
          <w:lang w:val="la-Latn"/>
        </w:rPr>
        <w:t>calice bibere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videlicet abstinens aliquot diebus ab operi</w:t>
      </w:r>
      <w:r w:rsidR="006E7D58" w:rsidRPr="007A06F5">
        <w:rPr>
          <w:rFonts w:ascii="Times New Roman" w:hAnsi="Times New Roman" w:cs="Times New Roman"/>
          <w:lang w:val="la-Latn"/>
        </w:rPr>
        <w:t xml:space="preserve">bus carnis et purificans corpus </w:t>
      </w:r>
      <w:r w:rsidRPr="007A06F5">
        <w:rPr>
          <w:rFonts w:ascii="Times New Roman" w:hAnsi="Times New Roman" w:cs="Times New Roman"/>
          <w:lang w:val="la-Latn"/>
        </w:rPr>
        <w:t>animamque suam praeparet se ad percipiendum tan</w:t>
      </w:r>
      <w:r w:rsidR="006E7D58" w:rsidRPr="007A06F5">
        <w:rPr>
          <w:rFonts w:ascii="Times New Roman" w:hAnsi="Times New Roman" w:cs="Times New Roman"/>
          <w:lang w:val="la-Latn"/>
        </w:rPr>
        <w:t xml:space="preserve">tum sacramentum </w:t>
      </w:r>
      <w:r w:rsidR="006E7D58" w:rsidRPr="007A06F5">
        <w:rPr>
          <w:rFonts w:ascii="Times New Roman" w:hAnsi="Times New Roman" w:cs="Times New Roman"/>
          <w:highlight w:val="yellow"/>
          <w:lang w:val="la-Latn"/>
        </w:rPr>
        <w:t>exemplo David</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nisi se confessus fuisset abstinuisse ab opere coniug</w:t>
      </w:r>
      <w:r w:rsidR="006E7D58" w:rsidRPr="007A06F5">
        <w:rPr>
          <w:rFonts w:ascii="Times New Roman" w:hAnsi="Times New Roman" w:cs="Times New Roman"/>
          <w:highlight w:val="yellow"/>
          <w:lang w:val="la-Latn"/>
        </w:rPr>
        <w:t>ali ab heri et nudius tertius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nequaquam panes propositionis a sacerdote accepisset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3382CC46" w14:textId="1A74F45C" w:rsidR="00DA798D" w:rsidRPr="007A06F5" w:rsidRDefault="006E7D5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XXXVIIII. DE HOMINIBUS DIVERSARUM CONDITIONUM ET </w:t>
      </w:r>
      <w:r w:rsidR="00DA798D" w:rsidRPr="007A06F5">
        <w:rPr>
          <w:rFonts w:ascii="Times New Roman" w:hAnsi="Times New Roman" w:cs="Times New Roman"/>
          <w:lang w:val="la-Latn"/>
        </w:rPr>
        <w:t>DE</w:t>
      </w:r>
      <w:r w:rsidRPr="007A06F5">
        <w:rPr>
          <w:rFonts w:ascii="Times New Roman" w:hAnsi="Times New Roman" w:cs="Times New Roman"/>
          <w:lang w:val="la-Latn"/>
        </w:rPr>
        <w:t xml:space="preserve"> HIS, QUI EIS PRAELATI SUNT</w:t>
      </w:r>
      <w:r w:rsidR="00DA798D" w:rsidRPr="007A06F5">
        <w:rPr>
          <w:rFonts w:ascii="Times New Roman" w:hAnsi="Times New Roman" w:cs="Times New Roman"/>
          <w:lang w:val="la-Latn"/>
        </w:rPr>
        <w:t>.</w:t>
      </w:r>
    </w:p>
    <w:p w14:paraId="476B32FD" w14:textId="095228DA" w:rsidR="00DA798D"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Quia  ergo Constat in ecclesia diversarum conditionum ho</w:t>
      </w:r>
      <w:r w:rsidR="006E7D58" w:rsidRPr="007A06F5">
        <w:rPr>
          <w:rFonts w:ascii="Times New Roman" w:hAnsi="Times New Roman" w:cs="Times New Roman"/>
          <w:lang w:val="la-Latn"/>
        </w:rPr>
        <w:t>mines esse</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ut sint nobiles et </w:t>
      </w:r>
      <w:r w:rsidRPr="007A06F5">
        <w:rPr>
          <w:rFonts w:ascii="Times New Roman" w:hAnsi="Times New Roman" w:cs="Times New Roman"/>
          <w:lang w:val="la-Latn"/>
        </w:rPr>
        <w:t>ignobiles</w:t>
      </w:r>
      <w:r w:rsidR="009B2994" w:rsidRPr="007A06F5">
        <w:rPr>
          <w:rFonts w:ascii="Times New Roman" w:hAnsi="Times New Roman" w:cs="Times New Roman"/>
          <w:lang w:val="la-Latn"/>
        </w:rPr>
        <w:t xml:space="preserve">, </w:t>
      </w:r>
      <w:r w:rsidRPr="007A06F5">
        <w:rPr>
          <w:rFonts w:ascii="Times New Roman" w:hAnsi="Times New Roman" w:cs="Times New Roman"/>
          <w:highlight w:val="green"/>
          <w:lang w:val="la-Latn"/>
        </w:rPr>
        <w:t>send</w:t>
      </w:r>
      <w:r w:rsidR="009B2994" w:rsidRPr="007A06F5">
        <w:rPr>
          <w:rFonts w:ascii="Times New Roman" w:hAnsi="Times New Roman" w:cs="Times New Roman"/>
          <w:highlight w:val="gree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coloni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inquilini et ceteri huiuscemodi </w:t>
      </w:r>
      <w:r w:rsidR="006E7D58" w:rsidRPr="007A06F5">
        <w:rPr>
          <w:rFonts w:ascii="Times New Roman" w:hAnsi="Times New Roman" w:cs="Times New Roman"/>
          <w:lang w:val="la-Latn"/>
        </w:rPr>
        <w:t>nomina</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oportet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ut quicumque </w:t>
      </w:r>
      <w:r w:rsidRPr="007A06F5">
        <w:rPr>
          <w:rFonts w:ascii="Times New Roman" w:hAnsi="Times New Roman" w:cs="Times New Roman"/>
          <w:lang w:val="la-Latn"/>
        </w:rPr>
        <w:t>eis praelati sunt clerici sive laici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clementer erga eos agant et m</w:t>
      </w:r>
      <w:r w:rsidR="006E7D58" w:rsidRPr="007A06F5">
        <w:rPr>
          <w:rFonts w:ascii="Times New Roman" w:hAnsi="Times New Roman" w:cs="Times New Roman"/>
          <w:lang w:val="la-Latn"/>
        </w:rPr>
        <w:t xml:space="preserve">isericorditer eos tractent sive </w:t>
      </w:r>
      <w:r w:rsidRPr="007A06F5">
        <w:rPr>
          <w:rFonts w:ascii="Times New Roman" w:hAnsi="Times New Roman" w:cs="Times New Roman"/>
          <w:lang w:val="la-Latn"/>
        </w:rPr>
        <w:t>in exigendis ab eis operibus sive in accipiendis tributis et qu</w:t>
      </w:r>
      <w:r w:rsidR="006E7D58" w:rsidRPr="007A06F5">
        <w:rPr>
          <w:rFonts w:ascii="Times New Roman" w:hAnsi="Times New Roman" w:cs="Times New Roman"/>
          <w:lang w:val="la-Latn"/>
        </w:rPr>
        <w:t>ibusdam debitis</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sciantque eos </w:t>
      </w:r>
      <w:r w:rsidRPr="007A06F5">
        <w:rPr>
          <w:rFonts w:ascii="Times New Roman" w:hAnsi="Times New Roman" w:cs="Times New Roman"/>
          <w:lang w:val="la-Latn"/>
        </w:rPr>
        <w:t>fratres suos esse et unum patrem secum habere deum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6E7D58" w:rsidRPr="007A06F5">
        <w:rPr>
          <w:rFonts w:ascii="Times New Roman" w:hAnsi="Times New Roman" w:cs="Times New Roman"/>
          <w:lang w:val="la-Latn"/>
        </w:rPr>
        <w:t>clamant</w:t>
      </w:r>
      <w:r w:rsidR="00FF3D92" w:rsidRPr="007A06F5">
        <w:rPr>
          <w:rFonts w:ascii="Times New Roman" w:hAnsi="Times New Roman" w:cs="Times New Roman"/>
          <w:lang w:val="la-Latn"/>
        </w:rPr>
        <w:t xml:space="preserve">: </w:t>
      </w:r>
      <w:r w:rsidR="006E7D58" w:rsidRPr="007A06F5">
        <w:rPr>
          <w:rFonts w:ascii="Times New Roman" w:hAnsi="Times New Roman" w:cs="Times New Roman"/>
          <w:lang w:val="la-Latn"/>
        </w:rPr>
        <w:t>Pater noster</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qui </w:t>
      </w:r>
      <w:r w:rsidR="006E7D58" w:rsidRPr="007A06F5">
        <w:rPr>
          <w:rFonts w:ascii="Times New Roman" w:hAnsi="Times New Roman" w:cs="Times New Roman"/>
          <w:highlight w:val="green"/>
          <w:lang w:val="la-Latn"/>
        </w:rPr>
        <w:t>es</w:t>
      </w:r>
      <w:r w:rsidR="006E7D58" w:rsidRPr="007A06F5">
        <w:rPr>
          <w:rFonts w:ascii="Times New Roman" w:hAnsi="Times New Roman" w:cs="Times New Roman"/>
          <w:lang w:val="la-Latn"/>
        </w:rPr>
        <w:t xml:space="preserve"> </w:t>
      </w:r>
      <w:r w:rsidRPr="007A06F5">
        <w:rPr>
          <w:rFonts w:ascii="Times New Roman" w:hAnsi="Times New Roman" w:cs="Times New Roman"/>
          <w:lang w:val="la-Latn"/>
        </w:rPr>
        <w:t>in caelis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unam matrem sanctam ecclesiam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eos intemer</w:t>
      </w:r>
      <w:r w:rsidR="006E7D58" w:rsidRPr="007A06F5">
        <w:rPr>
          <w:rFonts w:ascii="Times New Roman" w:hAnsi="Times New Roman" w:cs="Times New Roman"/>
          <w:lang w:val="la-Latn"/>
        </w:rPr>
        <w:t>ato sacri fontis utero gignit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Disciplina igitur eis misericordissima et gubernatio oportuna adhibenda est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disciplina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w:t>
      </w:r>
      <w:r w:rsidR="006E7D58" w:rsidRPr="007A06F5">
        <w:rPr>
          <w:rFonts w:ascii="Times New Roman" w:hAnsi="Times New Roman" w:cs="Times New Roman"/>
          <w:lang w:val="la-Latn"/>
        </w:rPr>
        <w:t xml:space="preserve">e </w:t>
      </w:r>
      <w:r w:rsidRPr="007A06F5">
        <w:rPr>
          <w:rFonts w:ascii="Times New Roman" w:hAnsi="Times New Roman" w:cs="Times New Roman"/>
          <w:lang w:val="la-Latn"/>
        </w:rPr>
        <w:t>indisciplinate vivendo auctorem suum offendant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gubernat</w:t>
      </w:r>
      <w:r w:rsidR="006E7D58" w:rsidRPr="007A06F5">
        <w:rPr>
          <w:rFonts w:ascii="Times New Roman" w:hAnsi="Times New Roman" w:cs="Times New Roman"/>
          <w:lang w:val="la-Latn"/>
        </w:rPr>
        <w:t>io</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ne in cotidianis vitae com</w:t>
      </w:r>
      <w:r w:rsidRPr="007A06F5">
        <w:rPr>
          <w:rFonts w:ascii="Times New Roman" w:hAnsi="Times New Roman" w:cs="Times New Roman"/>
          <w:lang w:val="la-Latn"/>
        </w:rPr>
        <w:t>meatibus praelatorum a</w:t>
      </w:r>
      <w:r w:rsidR="006E7D58" w:rsidRPr="007A06F5">
        <w:rPr>
          <w:rFonts w:ascii="Times New Roman" w:hAnsi="Times New Roman" w:cs="Times New Roman"/>
          <w:lang w:val="la-Latn"/>
        </w:rPr>
        <w:t>dminiculo destituti fatescant</w:t>
      </w:r>
      <w:r w:rsidR="005D4A29" w:rsidRPr="007A06F5">
        <w:rPr>
          <w:rFonts w:ascii="Times New Roman" w:hAnsi="Times New Roman" w:cs="Times New Roman"/>
          <w:lang w:val="la-Latn"/>
        </w:rPr>
        <w:t>.</w:t>
      </w:r>
    </w:p>
    <w:p w14:paraId="11E26A3E" w14:textId="5BB823F5" w:rsidR="00DA798D" w:rsidRPr="007A06F5" w:rsidRDefault="006E7D5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 DE FEMINIS ET ABBATISSIS QUALES SINT, </w:t>
      </w:r>
      <w:r w:rsidR="00DA798D" w:rsidRPr="007A06F5">
        <w:rPr>
          <w:rFonts w:ascii="Times New Roman" w:hAnsi="Times New Roman" w:cs="Times New Roman"/>
          <w:lang w:val="la-Latn"/>
        </w:rPr>
        <w:t>QUAE</w:t>
      </w:r>
      <w:r w:rsidRPr="007A06F5">
        <w:rPr>
          <w:rFonts w:ascii="Times New Roman" w:hAnsi="Times New Roman" w:cs="Times New Roman"/>
          <w:lang w:val="la-Latn"/>
        </w:rPr>
        <w:t xml:space="preserve"> MONASTERIIS PUELLARIBUS PRAEFERRI DEBENT</w:t>
      </w:r>
      <w:r w:rsidR="00DA798D" w:rsidRPr="007A06F5">
        <w:rPr>
          <w:rFonts w:ascii="Times New Roman" w:hAnsi="Times New Roman" w:cs="Times New Roman"/>
          <w:lang w:val="la-Latn"/>
        </w:rPr>
        <w:t>.</w:t>
      </w:r>
    </w:p>
    <w:p w14:paraId="176473F3" w14:textId="7DD4712B" w:rsidR="004C6EF7" w:rsidRPr="007A06F5" w:rsidRDefault="00DA798D"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Monasteriis sane puellaribus tales praeferri debent feminae et abbatissae credi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w:t>
      </w:r>
      <w:r w:rsidR="006E7D58" w:rsidRPr="007A06F5">
        <w:rPr>
          <w:rFonts w:ascii="Times New Roman" w:hAnsi="Times New Roman" w:cs="Times New Roman"/>
          <w:lang w:val="la-Latn"/>
        </w:rPr>
        <w:t xml:space="preserve">/ et se </w:t>
      </w:r>
      <w:r w:rsidR="004C6EF7" w:rsidRPr="007A06F5">
        <w:rPr>
          <w:rFonts w:ascii="Times New Roman" w:hAnsi="Times New Roman" w:cs="Times New Roman"/>
          <w:lang w:val="la-Latn"/>
        </w:rPr>
        <w:t>et subditum gregem cum magna religione et sanctitat</w:t>
      </w:r>
      <w:r w:rsidR="006E7D58" w:rsidRPr="007A06F5">
        <w:rPr>
          <w:rFonts w:ascii="Times New Roman" w:hAnsi="Times New Roman" w:cs="Times New Roman"/>
          <w:lang w:val="la-Latn"/>
        </w:rPr>
        <w:t>e custodire noverint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et his</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quibus praesunt</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prodesse non desinant</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sed et se et illas ita observent</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 xml:space="preserve">utpote </w:t>
      </w:r>
      <w:r w:rsidR="006E7D58" w:rsidRPr="007A06F5">
        <w:rPr>
          <w:rFonts w:ascii="Times New Roman" w:hAnsi="Times New Roman" w:cs="Times New Roman"/>
          <w:lang w:val="la-Latn"/>
        </w:rPr>
        <w:t xml:space="preserve">vasa sancta </w:t>
      </w:r>
      <w:r w:rsidR="004C6EF7" w:rsidRPr="007A06F5">
        <w:rPr>
          <w:rFonts w:ascii="Times New Roman" w:hAnsi="Times New Roman" w:cs="Times New Roman"/>
          <w:lang w:val="la-Latn"/>
        </w:rPr>
        <w:t>in ministerio domini praeparata</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 xml:space="preserve">Talem enim se debet exhibere </w:t>
      </w:r>
      <w:r w:rsidR="006E7D58" w:rsidRPr="007A06F5">
        <w:rPr>
          <w:rFonts w:ascii="Times New Roman" w:hAnsi="Times New Roman" w:cs="Times New Roman"/>
          <w:lang w:val="la-Latn"/>
        </w:rPr>
        <w:t>subditis in habitu</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in veste</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in omni convictu</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ut eis ad caelestia regna pergentibus du</w:t>
      </w:r>
      <w:r w:rsidR="006E7D58" w:rsidRPr="007A06F5">
        <w:rPr>
          <w:rFonts w:ascii="Times New Roman" w:hAnsi="Times New Roman" w:cs="Times New Roman"/>
          <w:lang w:val="la-Latn"/>
        </w:rPr>
        <w:t>catum praebeat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Sciat etiam se </w:t>
      </w:r>
      <w:r w:rsidR="004C6EF7" w:rsidRPr="007A06F5">
        <w:rPr>
          <w:rFonts w:ascii="Times New Roman" w:hAnsi="Times New Roman" w:cs="Times New Roman"/>
          <w:lang w:val="la-Latn"/>
        </w:rPr>
        <w:t>pro his</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quas in regimine accepit</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in conspectu domin</w:t>
      </w:r>
      <w:r w:rsidR="006E7D58" w:rsidRPr="007A06F5">
        <w:rPr>
          <w:rFonts w:ascii="Times New Roman" w:hAnsi="Times New Roman" w:cs="Times New Roman"/>
          <w:lang w:val="la-Latn"/>
        </w:rPr>
        <w:t>i rationem reddituram</w:t>
      </w:r>
      <w:r w:rsidR="005D4A29" w:rsidRPr="007A06F5">
        <w:rPr>
          <w:rFonts w:ascii="Times New Roman" w:hAnsi="Times New Roman" w:cs="Times New Roman"/>
          <w:lang w:val="la-Latn"/>
        </w:rPr>
        <w:t>.</w:t>
      </w:r>
    </w:p>
    <w:p w14:paraId="3F10612E" w14:textId="67CA2D52"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INCESTUOSIS ET H</w:t>
      </w:r>
      <w:r w:rsidR="006E7D58" w:rsidRPr="007A06F5">
        <w:rPr>
          <w:rFonts w:ascii="Times New Roman" w:hAnsi="Times New Roman" w:cs="Times New Roman"/>
          <w:lang w:val="la-Latn"/>
        </w:rPr>
        <w:t>OMICIDIS SACERDOTUM ADMONITIONI</w:t>
      </w:r>
      <w:r w:rsidRPr="007A06F5">
        <w:rPr>
          <w:rFonts w:ascii="Times New Roman" w:hAnsi="Times New Roman" w:cs="Times New Roman"/>
          <w:lang w:val="la-Latn"/>
        </w:rPr>
        <w:t>BUS AUREM NOLENTIBUS ACCOMMODARE</w:t>
      </w:r>
      <w:r w:rsidR="005D4A29" w:rsidRPr="007A06F5">
        <w:rPr>
          <w:rFonts w:ascii="Times New Roman" w:hAnsi="Times New Roman" w:cs="Times New Roman"/>
          <w:lang w:val="la-Latn"/>
        </w:rPr>
        <w:t>.</w:t>
      </w:r>
    </w:p>
    <w:p w14:paraId="3C18919B" w14:textId="25C26EA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Incestuosi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parricidae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homicidae multi apud nos – heu </w:t>
      </w:r>
      <w:r w:rsidR="00DA07D9" w:rsidRPr="007A06F5">
        <w:rPr>
          <w:rFonts w:ascii="Times New Roman" w:hAnsi="Times New Roman" w:cs="Times New Roman"/>
          <w:lang w:val="la-Latn"/>
        </w:rPr>
        <w:t>pro dolor</w:t>
      </w:r>
      <w:r w:rsidR="006E7D58" w:rsidRPr="007A06F5">
        <w:rPr>
          <w:rFonts w:ascii="Times New Roman" w:hAnsi="Times New Roman" w:cs="Times New Roman"/>
          <w:lang w:val="la-Latn"/>
        </w:rPr>
        <w:t>! – reperiuntur</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sed </w:t>
      </w:r>
      <w:r w:rsidRPr="007A06F5">
        <w:rPr>
          <w:rFonts w:ascii="Times New Roman" w:hAnsi="Times New Roman" w:cs="Times New Roman"/>
          <w:highlight w:val="yellow"/>
          <w:lang w:val="la-Latn"/>
        </w:rPr>
        <w:t>aliqui ex illis sacerdotum nolunt admonitionibus aurem ac</w:t>
      </w:r>
      <w:r w:rsidR="006E7D58" w:rsidRPr="007A06F5">
        <w:rPr>
          <w:rFonts w:ascii="Times New Roman" w:hAnsi="Times New Roman" w:cs="Times New Roman"/>
          <w:highlight w:val="yellow"/>
          <w:lang w:val="la-Latn"/>
        </w:rPr>
        <w:t>commodare</w:t>
      </w:r>
      <w:r w:rsidR="006E7D58" w:rsidRPr="007A06F5">
        <w:rPr>
          <w:rFonts w:ascii="Times New Roman" w:hAnsi="Times New Roman" w:cs="Times New Roman"/>
          <w:lang w:val="la-Latn"/>
        </w:rPr>
        <w:t xml:space="preserve"> volentes in pristinis </w:t>
      </w:r>
      <w:r w:rsidRPr="007A06F5">
        <w:rPr>
          <w:rFonts w:ascii="Times New Roman" w:hAnsi="Times New Roman" w:cs="Times New Roman"/>
          <w:lang w:val="la-Latn"/>
        </w:rPr>
        <w:t>perdurare criminibus</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lastRenderedPageBreak/>
        <w:t>Quos oportet per saecularis po</w:t>
      </w:r>
      <w:r w:rsidR="006E7D58" w:rsidRPr="007A06F5">
        <w:rPr>
          <w:rFonts w:ascii="Times New Roman" w:hAnsi="Times New Roman" w:cs="Times New Roman"/>
          <w:highlight w:val="yellow"/>
          <w:lang w:val="la-Latn"/>
        </w:rPr>
        <w:t xml:space="preserve">tentiae disciplinam a tam prava </w:t>
      </w:r>
      <w:r w:rsidRPr="007A06F5">
        <w:rPr>
          <w:rFonts w:ascii="Times New Roman" w:hAnsi="Times New Roman" w:cs="Times New Roman"/>
          <w:highlight w:val="yellow"/>
          <w:lang w:val="la-Latn"/>
        </w:rPr>
        <w:t>consuetudine coercere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per </w:t>
      </w:r>
      <w:r w:rsidRPr="007A06F5">
        <w:rPr>
          <w:rFonts w:ascii="Times New Roman" w:hAnsi="Times New Roman" w:cs="Times New Roman"/>
          <w:highlight w:val="yellow"/>
          <w:lang w:val="la-Latn"/>
        </w:rPr>
        <w:t>salutifera</w:t>
      </w:r>
      <w:r w:rsidRPr="007A06F5">
        <w:rPr>
          <w:rFonts w:ascii="Times New Roman" w:hAnsi="Times New Roman" w:cs="Times New Roman"/>
          <w:lang w:val="la-Latn"/>
        </w:rPr>
        <w:t xml:space="preserve"> sacerdotum monita noluerunt revocari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Quorum/ aliquos iam </w:t>
      </w:r>
      <w:r w:rsidRPr="007A06F5">
        <w:rPr>
          <w:rFonts w:ascii="Times New Roman" w:hAnsi="Times New Roman" w:cs="Times New Roman"/>
          <w:highlight w:val="yellow"/>
          <w:lang w:val="la-Latn"/>
        </w:rPr>
        <w:t>excommunicavimus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illi hoc parvipenden</w:t>
      </w:r>
      <w:r w:rsidR="006E7D58" w:rsidRPr="007A06F5">
        <w:rPr>
          <w:rFonts w:ascii="Times New Roman" w:hAnsi="Times New Roman" w:cs="Times New Roman"/>
          <w:lang w:val="la-Latn"/>
        </w:rPr>
        <w:t>tes in hisdem perdurarunt cri</w:t>
      </w:r>
      <w:r w:rsidRPr="007A06F5">
        <w:rPr>
          <w:rFonts w:ascii="Times New Roman" w:hAnsi="Times New Roman" w:cs="Times New Roman"/>
          <w:lang w:val="la-Latn"/>
        </w:rPr>
        <w:t>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Quamobrem vestra decernat mansuetudo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6E7D58" w:rsidRPr="007A06F5">
        <w:rPr>
          <w:rFonts w:ascii="Times New Roman" w:hAnsi="Times New Roman" w:cs="Times New Roman"/>
          <w:lang w:val="la-Latn"/>
        </w:rPr>
        <w:t>uid de talibus deinceps agendum</w:t>
      </w:r>
      <w:r w:rsidR="0069631A" w:rsidRPr="007A06F5">
        <w:rPr>
          <w:rFonts w:ascii="Times New Roman" w:hAnsi="Times New Roman" w:cs="Times New Roman"/>
          <w:lang w:val="la-Latn"/>
        </w:rPr>
        <w:t xml:space="preserve"> </w:t>
      </w:r>
      <w:r w:rsidR="006E7D58" w:rsidRPr="007A06F5">
        <w:rPr>
          <w:rFonts w:ascii="Times New Roman" w:hAnsi="Times New Roman" w:cs="Times New Roman"/>
          <w:lang w:val="la-Latn"/>
        </w:rPr>
        <w:t>est</w:t>
      </w:r>
      <w:r w:rsidR="005D4A29" w:rsidRPr="007A06F5">
        <w:rPr>
          <w:rFonts w:ascii="Times New Roman" w:hAnsi="Times New Roman" w:cs="Times New Roman"/>
          <w:lang w:val="la-Latn"/>
        </w:rPr>
        <w:t>.</w:t>
      </w:r>
    </w:p>
    <w:p w14:paraId="50CABF84" w14:textId="4F140BFB"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DOMINIS SUBDITORUM ADMONENDIS</w:t>
      </w:r>
      <w:r w:rsidR="005D4A29" w:rsidRPr="007A06F5">
        <w:rPr>
          <w:rFonts w:ascii="Times New Roman" w:hAnsi="Times New Roman" w:cs="Times New Roman"/>
          <w:lang w:val="la-Latn"/>
        </w:rPr>
        <w:t>.</w:t>
      </w:r>
    </w:p>
    <w:p w14:paraId="5D7FEBBD" w14:textId="5DC08EB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Admonendi  sunt domini subditorum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circa suos </w:t>
      </w:r>
      <w:r w:rsidRPr="007A06F5">
        <w:rPr>
          <w:rFonts w:ascii="Times New Roman" w:hAnsi="Times New Roman" w:cs="Times New Roman"/>
          <w:highlight w:val="yellow"/>
          <w:lang w:val="la-Latn"/>
        </w:rPr>
        <w:t xml:space="preserve">pie et </w:t>
      </w:r>
      <w:r w:rsidR="006E7D58" w:rsidRPr="007A06F5">
        <w:rPr>
          <w:rFonts w:ascii="Times New Roman" w:hAnsi="Times New Roman" w:cs="Times New Roman"/>
          <w:highlight w:val="yellow"/>
          <w:lang w:val="la-Latn"/>
        </w:rPr>
        <w:t>misericorditer agant</w:t>
      </w:r>
      <w:r w:rsidR="006E7D58" w:rsidRPr="007A06F5">
        <w:rPr>
          <w:rFonts w:ascii="Times New Roman" w:hAnsi="Times New Roman" w:cs="Times New Roman"/>
          <w:lang w:val="la-Latn"/>
        </w:rPr>
        <w:t xml:space="preserve"> nec eos </w:t>
      </w:r>
      <w:r w:rsidRPr="007A06F5">
        <w:rPr>
          <w:rFonts w:ascii="Times New Roman" w:hAnsi="Times New Roman" w:cs="Times New Roman"/>
          <w:lang w:val="la-Latn"/>
        </w:rPr>
        <w:t>qualibet iniusta occasione condempnent nec vi opprimant</w:t>
      </w:r>
      <w:r w:rsidR="006E7D58" w:rsidRPr="007A06F5">
        <w:rPr>
          <w:rFonts w:ascii="Times New Roman" w:hAnsi="Times New Roman" w:cs="Times New Roman"/>
          <w:lang w:val="la-Latn"/>
        </w:rPr>
        <w:t xml:space="preserve"> nec illorum substantiolas iniu</w:t>
      </w:r>
      <w:r w:rsidRPr="007A06F5">
        <w:rPr>
          <w:rFonts w:ascii="Times New Roman" w:hAnsi="Times New Roman" w:cs="Times New Roman"/>
          <w:lang w:val="la-Latn"/>
        </w:rPr>
        <w:t>ste tollant nec ipsa debita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a subditis reddenda sunt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impie ac crudeliter exigantur</w:t>
      </w:r>
      <w:r w:rsidR="005D4A29" w:rsidRPr="007A06F5">
        <w:rPr>
          <w:rFonts w:ascii="Times New Roman" w:hAnsi="Times New Roman" w:cs="Times New Roman"/>
          <w:lang w:val="la-Latn"/>
        </w:rPr>
        <w:t>.</w:t>
      </w:r>
    </w:p>
    <w:p w14:paraId="3BB5B685" w14:textId="1C64A8B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CORPORIS DOMINI ET SANGUINIS COM</w:t>
      </w:r>
      <w:r w:rsidR="006E7D58" w:rsidRPr="007A06F5">
        <w:rPr>
          <w:rFonts w:ascii="Times New Roman" w:hAnsi="Times New Roman" w:cs="Times New Roman"/>
          <w:lang w:val="la-Latn"/>
        </w:rPr>
        <w:t>MUNICATIONE LAI</w:t>
      </w:r>
      <w:r w:rsidRPr="007A06F5">
        <w:rPr>
          <w:rFonts w:ascii="Times New Roman" w:hAnsi="Times New Roman" w:cs="Times New Roman"/>
          <w:lang w:val="la-Latn"/>
        </w:rPr>
        <w:t>CORUM</w:t>
      </w:r>
      <w:r w:rsidR="005D4A29" w:rsidRPr="007A06F5">
        <w:rPr>
          <w:rFonts w:ascii="Times New Roman" w:hAnsi="Times New Roman" w:cs="Times New Roman"/>
          <w:lang w:val="la-Latn"/>
        </w:rPr>
        <w:t>.</w:t>
      </w:r>
    </w:p>
    <w:p w14:paraId="3DD3AF8F" w14:textId="3F302FDD"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non frequentius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vel ter laici homines in ann</w:t>
      </w:r>
      <w:r w:rsidR="006E7D58" w:rsidRPr="007A06F5">
        <w:rPr>
          <w:rFonts w:ascii="Times New Roman" w:hAnsi="Times New Roman" w:cs="Times New Roman"/>
          <w:lang w:val="la-Latn"/>
        </w:rPr>
        <w:t>o communicent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nisi forte quis </w:t>
      </w:r>
      <w:r w:rsidRPr="007A06F5">
        <w:rPr>
          <w:rFonts w:ascii="Times New Roman" w:hAnsi="Times New Roman" w:cs="Times New Roman"/>
          <w:lang w:val="la-Latn"/>
        </w:rPr>
        <w:t>maioribus quib</w:t>
      </w:r>
      <w:r w:rsidR="006E7D58" w:rsidRPr="007A06F5">
        <w:rPr>
          <w:rFonts w:ascii="Times New Roman" w:hAnsi="Times New Roman" w:cs="Times New Roman"/>
          <w:lang w:val="la-Latn"/>
        </w:rPr>
        <w:t>uslibet criminibus impediatur</w:t>
      </w:r>
      <w:r w:rsidR="005D4A29" w:rsidRPr="007A06F5">
        <w:rPr>
          <w:rFonts w:ascii="Times New Roman" w:hAnsi="Times New Roman" w:cs="Times New Roman"/>
          <w:lang w:val="la-Latn"/>
        </w:rPr>
        <w:t>.</w:t>
      </w:r>
    </w:p>
    <w:p w14:paraId="729B9D06" w14:textId="24AFA57D"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ERUDITIONE FILI</w:t>
      </w:r>
      <w:r w:rsidR="006E7D58" w:rsidRPr="007A06F5">
        <w:rPr>
          <w:rFonts w:ascii="Times New Roman" w:hAnsi="Times New Roman" w:cs="Times New Roman"/>
          <w:lang w:val="la-Latn"/>
        </w:rPr>
        <w:t>ORUM A PARENTIBUS ET PATRINIS</w:t>
      </w:r>
      <w:r w:rsidR="005D4A29" w:rsidRPr="007A06F5">
        <w:rPr>
          <w:rFonts w:ascii="Times New Roman" w:hAnsi="Times New Roman" w:cs="Times New Roman"/>
          <w:lang w:val="la-Latn"/>
        </w:rPr>
        <w:t>.</w:t>
      </w:r>
    </w:p>
    <w:p w14:paraId="1C1CD7E6" w14:textId="0FEE475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  parentes filios suos et patrini  eos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quos de fonte lavacri suscipiunt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erudire/ summopere studeant</w:t>
      </w:r>
      <w:r w:rsidR="00FF3D92" w:rsidRPr="007A06F5">
        <w:rPr>
          <w:rFonts w:ascii="Times New Roman" w:hAnsi="Times New Roman" w:cs="Times New Roman"/>
          <w:lang w:val="la-Latn"/>
        </w:rPr>
        <w:t xml:space="preserve">: </w:t>
      </w:r>
      <w:r w:rsidRPr="007A06F5">
        <w:rPr>
          <w:rFonts w:ascii="Times New Roman" w:hAnsi="Times New Roman" w:cs="Times New Roman"/>
          <w:lang w:val="la-Latn"/>
        </w:rPr>
        <w:t>illi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quia eos genuerunt et eis a domino </w:t>
      </w:r>
      <w:r w:rsidR="006E7D58" w:rsidRPr="007A06F5">
        <w:rPr>
          <w:rFonts w:ascii="Times New Roman" w:hAnsi="Times New Roman" w:cs="Times New Roman"/>
          <w:lang w:val="la-Latn"/>
        </w:rPr>
        <w:t>dati sunt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isti</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quia pro eis fideiussores existunt</w:t>
      </w:r>
      <w:r w:rsidR="005D4A29" w:rsidRPr="007A06F5">
        <w:rPr>
          <w:rFonts w:ascii="Times New Roman" w:hAnsi="Times New Roman" w:cs="Times New Roman"/>
          <w:lang w:val="la-Latn"/>
        </w:rPr>
        <w:t>.</w:t>
      </w:r>
    </w:p>
    <w:p w14:paraId="44E390B2" w14:textId="32E1D60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ECC</w:t>
      </w:r>
      <w:r w:rsidR="006E7D58" w:rsidRPr="007A06F5">
        <w:rPr>
          <w:rFonts w:ascii="Times New Roman" w:hAnsi="Times New Roman" w:cs="Times New Roman"/>
          <w:lang w:val="la-Latn"/>
        </w:rPr>
        <w:t>LESIIS ANTIQUITUS CONSTITUTIS</w:t>
      </w:r>
      <w:r w:rsidR="005D4A29" w:rsidRPr="007A06F5">
        <w:rPr>
          <w:rFonts w:ascii="Times New Roman" w:hAnsi="Times New Roman" w:cs="Times New Roman"/>
          <w:lang w:val="la-Latn"/>
        </w:rPr>
        <w:t>.</w:t>
      </w:r>
    </w:p>
    <w:p w14:paraId="5D75EEE1" w14:textId="4333EB4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ecclesiae antiquitus constitutae nec decimis nec al</w:t>
      </w:r>
      <w:r w:rsidR="006E7D58" w:rsidRPr="007A06F5">
        <w:rPr>
          <w:rFonts w:ascii="Times New Roman" w:hAnsi="Times New Roman" w:cs="Times New Roman"/>
          <w:lang w:val="la-Latn"/>
        </w:rPr>
        <w:t>ia ulla possessione priventur</w:t>
      </w:r>
      <w:r w:rsidR="005D4A29" w:rsidRPr="007A06F5">
        <w:rPr>
          <w:rFonts w:ascii="Times New Roman" w:hAnsi="Times New Roman" w:cs="Times New Roman"/>
          <w:lang w:val="la-Latn"/>
        </w:rPr>
        <w:t>.</w:t>
      </w:r>
    </w:p>
    <w:p w14:paraId="4DE0ADC5" w14:textId="789230B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CAP 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Ut secundum canonum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atem et nostram constitution</w:t>
      </w:r>
      <w:r w:rsidR="006E7D58" w:rsidRPr="007A06F5">
        <w:rPr>
          <w:rFonts w:ascii="Times New Roman" w:hAnsi="Times New Roman" w:cs="Times New Roman"/>
          <w:lang w:val="la-Latn"/>
        </w:rPr>
        <w:t>em</w:t>
      </w:r>
      <w:r w:rsidR="00DA07D9" w:rsidRPr="007A06F5">
        <w:rPr>
          <w:rFonts w:ascii="Times New Roman" w:hAnsi="Times New Roman" w:cs="Times New Roman"/>
          <w:lang w:val="la-Latn"/>
        </w:rPr>
        <w:t xml:space="preserve"> </w:t>
      </w:r>
      <w:r w:rsidR="006E7D58" w:rsidRPr="007A06F5">
        <w:rPr>
          <w:rFonts w:ascii="Times New Roman" w:hAnsi="Times New Roman" w:cs="Times New Roman"/>
          <w:highlight w:val="yellow"/>
          <w:lang w:val="la-Latn"/>
        </w:rPr>
        <w:t xml:space="preserve">de agro ecclesiastico et </w:t>
      </w:r>
      <w:r w:rsidRPr="007A06F5">
        <w:rPr>
          <w:rFonts w:ascii="Times New Roman" w:hAnsi="Times New Roman" w:cs="Times New Roman"/>
          <w:highlight w:val="yellow"/>
          <w:lang w:val="la-Latn"/>
        </w:rPr>
        <w:t>manso ac mancipiis vel</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si quislibet pro loco sepulturę aliquid ecclesię largit</w:t>
      </w:r>
      <w:r w:rsidR="006E7D58" w:rsidRPr="007A06F5">
        <w:rPr>
          <w:rFonts w:ascii="Times New Roman" w:hAnsi="Times New Roman" w:cs="Times New Roman"/>
          <w:highlight w:val="yellow"/>
          <w:lang w:val="la-Latn"/>
        </w:rPr>
        <w:t>us fuerit</w:t>
      </w:r>
      <w:r w:rsidR="009B2994" w:rsidRPr="007A06F5">
        <w:rPr>
          <w:rFonts w:ascii="Times New Roman" w:hAnsi="Times New Roman" w:cs="Times New Roman"/>
          <w:highlight w:val="yellow"/>
          <w:lang w:val="la-Latn"/>
        </w:rPr>
        <w:t xml:space="preserve">, </w:t>
      </w:r>
      <w:r w:rsidR="006E7D58" w:rsidRPr="007A06F5">
        <w:rPr>
          <w:rFonts w:ascii="Times New Roman" w:hAnsi="Times New Roman" w:cs="Times New Roman"/>
          <w:highlight w:val="yellow"/>
          <w:lang w:val="la-Latn"/>
        </w:rPr>
        <w:t xml:space="preserve">neque de decimis et </w:t>
      </w:r>
      <w:r w:rsidRPr="007A06F5">
        <w:rPr>
          <w:rFonts w:ascii="Times New Roman" w:hAnsi="Times New Roman" w:cs="Times New Roman"/>
          <w:highlight w:val="yellow"/>
          <w:lang w:val="la-Latn"/>
        </w:rPr>
        <w:t>oblationibus fidelium presbiter aliquem censum persolvere cogatur</w:t>
      </w:r>
      <w:r w:rsidRPr="007A06F5">
        <w:rPr>
          <w:rFonts w:ascii="Times New Roman" w:hAnsi="Times New Roman" w:cs="Times New Roman"/>
          <w:lang w:val="la-Latn"/>
        </w:rPr>
        <w:t xml:space="preserve"> nec quisqu</w:t>
      </w:r>
      <w:r w:rsidR="006E7D58" w:rsidRPr="007A06F5">
        <w:rPr>
          <w:rFonts w:ascii="Times New Roman" w:hAnsi="Times New Roman" w:cs="Times New Roman"/>
          <w:lang w:val="la-Latn"/>
        </w:rPr>
        <w:t>am cuiuslibet ordinis vel digni</w:t>
      </w:r>
      <w:r w:rsidRPr="007A06F5">
        <w:rPr>
          <w:rFonts w:ascii="Times New Roman" w:hAnsi="Times New Roman" w:cs="Times New Roman"/>
          <w:lang w:val="la-Latn"/>
        </w:rPr>
        <w:t>tatis exinde quicquam subtrahat aut temporale lucrum exigat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si fecerit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communione privetur et regia </w:t>
      </w:r>
      <w:r w:rsidRPr="007A06F5">
        <w:rPr>
          <w:rFonts w:ascii="Times New Roman" w:hAnsi="Times New Roman" w:cs="Times New Roman"/>
          <w:lang w:val="la-Latn"/>
        </w:rPr>
        <w:t>potestate h</w:t>
      </w:r>
      <w:r w:rsidR="006E7D58" w:rsidRPr="007A06F5">
        <w:rPr>
          <w:rFonts w:ascii="Times New Roman" w:hAnsi="Times New Roman" w:cs="Times New Roman"/>
          <w:lang w:val="la-Latn"/>
        </w:rPr>
        <w:t>oc emendare legaliter cogatur</w:t>
      </w:r>
      <w:r w:rsidR="009B2994" w:rsidRPr="007A06F5">
        <w:rPr>
          <w:rFonts w:ascii="Times New Roman" w:hAnsi="Times New Roman" w:cs="Times New Roman"/>
          <w:lang w:val="la-Latn"/>
        </w:rPr>
        <w:t xml:space="preserve">. </w:t>
      </w:r>
    </w:p>
    <w:p w14:paraId="59C4B615" w14:textId="2F262A91" w:rsidR="004C6EF7" w:rsidRPr="007A06F5" w:rsidRDefault="006E7D5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SEPULTURA</w:t>
      </w:r>
      <w:r w:rsidR="005D4A29" w:rsidRPr="007A06F5">
        <w:rPr>
          <w:rFonts w:ascii="Times New Roman" w:hAnsi="Times New Roman" w:cs="Times New Roman"/>
          <w:lang w:val="la-Latn"/>
        </w:rPr>
        <w:t>.</w:t>
      </w:r>
    </w:p>
    <w:p w14:paraId="3222549E" w14:textId="37DED757"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w:t>
      </w:r>
      <w:r w:rsidRPr="007A06F5">
        <w:rPr>
          <w:rFonts w:ascii="Times New Roman" w:hAnsi="Times New Roman" w:cs="Times New Roman"/>
          <w:highlight w:val="yellow"/>
          <w:lang w:val="la-Latn"/>
        </w:rPr>
        <w:t>de sepeliendis in basilicis mortuis</w:t>
      </w:r>
      <w:r w:rsidRPr="007A06F5">
        <w:rPr>
          <w:rFonts w:ascii="Times New Roman" w:hAnsi="Times New Roman" w:cs="Times New Roman"/>
          <w:lang w:val="la-Latn"/>
        </w:rPr>
        <w:t xml:space="preserve"> illa constitutio serve</w:t>
      </w:r>
      <w:r w:rsidR="006E7D58" w:rsidRPr="007A06F5">
        <w:rPr>
          <w:rFonts w:ascii="Times New Roman" w:hAnsi="Times New Roman" w:cs="Times New Roman"/>
          <w:lang w:val="la-Latn"/>
        </w:rPr>
        <w:t>tur</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quae ab antiquis patribus </w:t>
      </w:r>
      <w:r w:rsidRPr="007A06F5">
        <w:rPr>
          <w:rFonts w:ascii="Times New Roman" w:hAnsi="Times New Roman" w:cs="Times New Roman"/>
          <w:lang w:val="la-Latn"/>
        </w:rPr>
        <w:t>constituta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Omnibus  vobis visu aut auditu notum esse non dubitamus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quod s</w:t>
      </w:r>
      <w:r w:rsidR="006E7D58" w:rsidRPr="007A06F5">
        <w:rPr>
          <w:rFonts w:ascii="Times New Roman" w:hAnsi="Times New Roman" w:cs="Times New Roman"/>
          <w:lang w:val="la-Latn"/>
        </w:rPr>
        <w:t xml:space="preserve">epissime suadente antiquo hoste </w:t>
      </w:r>
      <w:r w:rsidRPr="007A06F5">
        <w:rPr>
          <w:rFonts w:ascii="Times New Roman" w:hAnsi="Times New Roman" w:cs="Times New Roman"/>
          <w:lang w:val="la-Latn"/>
        </w:rPr>
        <w:t>sacerdotibus crimina diversa obiciantur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Sed quoniam qualiter ex eis ab his rationa</w:t>
      </w:r>
      <w:r w:rsidR="006E7D58" w:rsidRPr="007A06F5">
        <w:rPr>
          <w:rFonts w:ascii="Times New Roman" w:hAnsi="Times New Roman" w:cs="Times New Roman"/>
          <w:lang w:val="la-Latn"/>
        </w:rPr>
        <w:t xml:space="preserve">bilis examinatio et satisfactio </w:t>
      </w:r>
      <w:r w:rsidRPr="007A06F5">
        <w:rPr>
          <w:rFonts w:ascii="Times New Roman" w:hAnsi="Times New Roman" w:cs="Times New Roman"/>
          <w:lang w:val="la-Latn"/>
        </w:rPr>
        <w:t>fiat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licet </w:t>
      </w:r>
      <w:r w:rsidRPr="007A06F5">
        <w:rPr>
          <w:rFonts w:ascii="Times New Roman" w:hAnsi="Times New Roman" w:cs="Times New Roman"/>
          <w:highlight w:val="yellow"/>
          <w:lang w:val="la-Latn"/>
        </w:rPr>
        <w:t>tempore bonae memoriae domni genitoris nostri Pippini</w:t>
      </w:r>
      <w:r w:rsidRPr="007A06F5">
        <w:rPr>
          <w:rFonts w:ascii="Times New Roman" w:hAnsi="Times New Roman" w:cs="Times New Roman"/>
          <w:lang w:val="la-Latn"/>
        </w:rPr>
        <w:t xml:space="preserve"> si</w:t>
      </w:r>
      <w:r w:rsidR="006E7D58" w:rsidRPr="007A06F5">
        <w:rPr>
          <w:rFonts w:ascii="Times New Roman" w:hAnsi="Times New Roman" w:cs="Times New Roman"/>
          <w:lang w:val="la-Latn"/>
        </w:rPr>
        <w:t xml:space="preserve">ve priscis temporibus a sanctis </w:t>
      </w:r>
      <w:r w:rsidRPr="007A06F5">
        <w:rPr>
          <w:rFonts w:ascii="Times New Roman" w:hAnsi="Times New Roman" w:cs="Times New Roman"/>
          <w:lang w:val="la-Latn"/>
        </w:rPr>
        <w:t>patribus et a/ reliquis bonae devotionis hominibus sepissime ventilatum fuerit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nos tamen </w:t>
      </w:r>
      <w:r w:rsidRPr="007A06F5">
        <w:rPr>
          <w:rFonts w:ascii="Times New Roman" w:hAnsi="Times New Roman" w:cs="Times New Roman"/>
          <w:highlight w:val="yellow"/>
          <w:lang w:val="la-Latn"/>
        </w:rPr>
        <w:t>pl</w:t>
      </w:r>
      <w:r w:rsidR="006E7D58" w:rsidRPr="007A06F5">
        <w:rPr>
          <w:rFonts w:ascii="Times New Roman" w:hAnsi="Times New Roman" w:cs="Times New Roman"/>
          <w:highlight w:val="yellow"/>
          <w:lang w:val="la-Latn"/>
        </w:rPr>
        <w:t xml:space="preserve">eniter et ad liquidum definitum </w:t>
      </w:r>
      <w:r w:rsidRPr="007A06F5">
        <w:rPr>
          <w:rFonts w:ascii="Times New Roman" w:hAnsi="Times New Roman" w:cs="Times New Roman"/>
          <w:highlight w:val="yellow"/>
          <w:lang w:val="la-Latn"/>
        </w:rPr>
        <w:t>repperire minime quivimus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Nostris quippe temporibus idipsum a sanctis episco</w:t>
      </w:r>
      <w:r w:rsidR="006E7D58" w:rsidRPr="007A06F5">
        <w:rPr>
          <w:rFonts w:ascii="Times New Roman" w:hAnsi="Times New Roman" w:cs="Times New Roman"/>
          <w:lang w:val="la-Latn"/>
        </w:rPr>
        <w:t xml:space="preserve">pis et reliquis sacerdotibus et </w:t>
      </w:r>
      <w:r w:rsidRPr="007A06F5">
        <w:rPr>
          <w:rFonts w:ascii="Times New Roman" w:hAnsi="Times New Roman" w:cs="Times New Roman"/>
          <w:lang w:val="la-Latn"/>
        </w:rPr>
        <w:t xml:space="preserve">ceteris ecclesiasticae dignitatis ministris nostris in regnis seu in aliis deo </w:t>
      </w:r>
      <w:r w:rsidR="006E7D58" w:rsidRPr="007A06F5">
        <w:rPr>
          <w:rFonts w:ascii="Times New Roman" w:hAnsi="Times New Roman" w:cs="Times New Roman"/>
          <w:lang w:val="la-Latn"/>
        </w:rPr>
        <w:t xml:space="preserve">degentibus nobisque una cum eis </w:t>
      </w:r>
      <w:r w:rsidRPr="007A06F5">
        <w:rPr>
          <w:rFonts w:ascii="Times New Roman" w:hAnsi="Times New Roman" w:cs="Times New Roman"/>
          <w:lang w:val="la-Latn"/>
        </w:rPr>
        <w:t>agentibus saepissime propter multas et nimias reclamationes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ex hoc ad nos ex diversis parti</w:t>
      </w:r>
      <w:r w:rsidR="006E7D58" w:rsidRPr="007A06F5">
        <w:rPr>
          <w:rFonts w:ascii="Times New Roman" w:hAnsi="Times New Roman" w:cs="Times New Roman"/>
          <w:lang w:val="la-Latn"/>
        </w:rPr>
        <w:t>bus venerunt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ventilatum est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Sed qualiter consultu domni et patris nostri Leonis apostolici</w:t>
      </w:r>
      <w:r w:rsidR="006E7D58" w:rsidRPr="007A06F5">
        <w:rPr>
          <w:rFonts w:ascii="Times New Roman" w:hAnsi="Times New Roman" w:cs="Times New Roman"/>
          <w:highlight w:val="yellow"/>
          <w:lang w:val="la-Latn"/>
        </w:rPr>
        <w:t xml:space="preserve"> ceterorumque romanae ecclesiae </w:t>
      </w:r>
      <w:r w:rsidRPr="007A06F5">
        <w:rPr>
          <w:rFonts w:ascii="Times New Roman" w:hAnsi="Times New Roman" w:cs="Times New Roman"/>
          <w:highlight w:val="yellow"/>
          <w:lang w:val="la-Latn"/>
        </w:rPr>
        <w:t>episcoporum et reliquorum sacerdotum sive orientalium et graecorum patr</w:t>
      </w:r>
      <w:r w:rsidR="006E7D58" w:rsidRPr="007A06F5">
        <w:rPr>
          <w:rFonts w:ascii="Times New Roman" w:hAnsi="Times New Roman" w:cs="Times New Roman"/>
          <w:highlight w:val="yellow"/>
          <w:lang w:val="la-Latn"/>
        </w:rPr>
        <w:t xml:space="preserve">iarcharum et multorum sanctorum </w:t>
      </w:r>
      <w:r w:rsidRPr="007A06F5">
        <w:rPr>
          <w:rFonts w:ascii="Times New Roman" w:hAnsi="Times New Roman" w:cs="Times New Roman"/>
          <w:highlight w:val="yellow"/>
          <w:lang w:val="la-Latn"/>
        </w:rPr>
        <w:t>episcoporum</w:t>
      </w:r>
      <w:r w:rsidRPr="007A06F5">
        <w:rPr>
          <w:rFonts w:ascii="Times New Roman" w:hAnsi="Times New Roman" w:cs="Times New Roman"/>
          <w:lang w:val="la-Latn"/>
        </w:rPr>
        <w:t xml:space="preserve"> et sacerdotum necnon et nostrorum episcoporum omnium ceter</w:t>
      </w:r>
      <w:r w:rsidR="006E7D58" w:rsidRPr="007A06F5">
        <w:rPr>
          <w:rFonts w:ascii="Times New Roman" w:hAnsi="Times New Roman" w:cs="Times New Roman"/>
          <w:lang w:val="la-Latn"/>
        </w:rPr>
        <w:t xml:space="preserve">orumque sacerdotum ac levitarum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et consensu atque reliquorum fidelium et cunctorum consiliarior</w:t>
      </w:r>
      <w:r w:rsidR="006E7D58" w:rsidRPr="007A06F5">
        <w:rPr>
          <w:rFonts w:ascii="Times New Roman" w:hAnsi="Times New Roman" w:cs="Times New Roman"/>
          <w:lang w:val="la-Latn"/>
        </w:rPr>
        <w:t xml:space="preserve">um nostrorum consultu definitum </w:t>
      </w:r>
      <w:r w:rsidRPr="007A06F5">
        <w:rPr>
          <w:rFonts w:ascii="Times New Roman" w:hAnsi="Times New Roman" w:cs="Times New Roman"/>
          <w:lang w:val="la-Latn"/>
        </w:rPr>
        <w:t>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vobis omnibus utriusque ordinis ministris scire volumus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Statutum est namque ratione et necessitate ac</w:t>
      </w:r>
      <w:r w:rsidR="006E7D58" w:rsidRPr="007A06F5">
        <w:rPr>
          <w:rFonts w:ascii="Times New Roman" w:hAnsi="Times New Roman" w:cs="Times New Roman"/>
          <w:lang w:val="la-Latn"/>
        </w:rPr>
        <w:t xml:space="preserve">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 praedicta consultu omnium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quotiescumque cuiquam sacerdot</w:t>
      </w:r>
      <w:r w:rsidR="006E7D58" w:rsidRPr="007A06F5">
        <w:rPr>
          <w:rFonts w:ascii="Times New Roman" w:hAnsi="Times New Roman" w:cs="Times New Roman"/>
          <w:lang w:val="la-Latn"/>
        </w:rPr>
        <w:t>i crimen imponitur</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si ipse ac</w:t>
      </w:r>
      <w:r w:rsidRPr="007A06F5">
        <w:rPr>
          <w:rFonts w:ascii="Times New Roman" w:hAnsi="Times New Roman" w:cs="Times New Roman"/>
          <w:lang w:val="la-Latn"/>
        </w:rPr>
        <w:t>cusator talis fuerit</w:t>
      </w:r>
      <w:r w:rsidR="009B2994" w:rsidRPr="007A06F5">
        <w:rPr>
          <w:rFonts w:ascii="Times New Roman" w:hAnsi="Times New Roman" w:cs="Times New Roman"/>
          <w:lang w:val="la-Latn"/>
        </w:rPr>
        <w:t xml:space="preserve">, </w:t>
      </w:r>
      <w:r w:rsidR="00230A0D" w:rsidRPr="007A06F5">
        <w:rPr>
          <w:rFonts w:ascii="Times New Roman" w:hAnsi="Times New Roman" w:cs="Times New Roman"/>
          <w:lang w:val="la-Latn"/>
        </w:rPr>
        <w:t>ut recipi debeat (</w:t>
      </w:r>
      <w:r w:rsidRPr="007A06F5">
        <w:rPr>
          <w:rFonts w:ascii="Times New Roman" w:hAnsi="Times New Roman" w:cs="Times New Roman"/>
          <w:lang w:val="la-Latn"/>
        </w:rPr>
        <w:t>quia quales ad accusationem sacerdotum admitti debeant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cano</w:t>
      </w:r>
      <w:r w:rsidR="006E7D58" w:rsidRPr="007A06F5">
        <w:rPr>
          <w:rFonts w:ascii="Times New Roman" w:hAnsi="Times New Roman" w:cs="Times New Roman"/>
          <w:lang w:val="la-Latn"/>
        </w:rPr>
        <w:t xml:space="preserve">nibus </w:t>
      </w:r>
      <w:r w:rsidRPr="007A06F5">
        <w:rPr>
          <w:rFonts w:ascii="Times New Roman" w:hAnsi="Times New Roman" w:cs="Times New Roman"/>
          <w:lang w:val="la-Latn"/>
        </w:rPr>
        <w:t>pleniter expressum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autem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dictum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ille accusator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canonice est</w:t>
      </w:r>
      <w:r w:rsidR="006E7D58" w:rsidRPr="007A06F5">
        <w:rPr>
          <w:rFonts w:ascii="Times New Roman" w:hAnsi="Times New Roman" w:cs="Times New Roman"/>
          <w:lang w:val="la-Latn"/>
        </w:rPr>
        <w:t xml:space="preserve"> recipiendus</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eum cum legitimo </w:t>
      </w:r>
      <w:r w:rsidRPr="007A06F5">
        <w:rPr>
          <w:rFonts w:ascii="Times New Roman" w:hAnsi="Times New Roman" w:cs="Times New Roman"/>
          <w:lang w:val="la-Latn"/>
        </w:rPr>
        <w:t>numero virorum  et bonorum testium adprobare in conspectu episcoporum pote</w:t>
      </w:r>
      <w:r w:rsidR="006E7D58" w:rsidRPr="007A06F5">
        <w:rPr>
          <w:rFonts w:ascii="Times New Roman" w:hAnsi="Times New Roman" w:cs="Times New Roman"/>
          <w:lang w:val="la-Latn"/>
        </w:rPr>
        <w:t>rit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tunc canonice diiudicetur </w:t>
      </w:r>
      <w:r w:rsidRPr="007A06F5">
        <w:rPr>
          <w:rFonts w:ascii="Times New Roman" w:hAnsi="Times New Roman" w:cs="Times New Roman"/>
          <w:lang w:val="la-Latn"/>
        </w:rPr>
        <w:t>et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si culpabilis inventus fuerit</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canonice dampnetu</w:t>
      </w:r>
      <w:r w:rsidRPr="007A06F5">
        <w:rPr>
          <w:rFonts w:ascii="Times New Roman" w:hAnsi="Times New Roman" w:cs="Times New Roman"/>
          <w:lang w:val="la-Latn"/>
        </w:rPr>
        <w:t>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vero eum suprascript</w:t>
      </w:r>
      <w:r w:rsidR="006E7D58" w:rsidRPr="007A06F5">
        <w:rPr>
          <w:rFonts w:ascii="Times New Roman" w:hAnsi="Times New Roman" w:cs="Times New Roman"/>
          <w:lang w:val="la-Latn"/>
        </w:rPr>
        <w:t>o praetextu adprobare ipse accu</w:t>
      </w:r>
      <w:r w:rsidRPr="007A06F5">
        <w:rPr>
          <w:rFonts w:ascii="Times New Roman" w:hAnsi="Times New Roman" w:cs="Times New Roman"/>
          <w:lang w:val="la-Latn"/>
        </w:rPr>
        <w:t>sator minime poterit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hoc canonice definiatur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Ipse ergo sacerdos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suspiciosu</w:t>
      </w:r>
      <w:r w:rsidR="006E7D58" w:rsidRPr="007A06F5">
        <w:rPr>
          <w:rFonts w:ascii="Times New Roman" w:hAnsi="Times New Roman" w:cs="Times New Roman"/>
          <w:lang w:val="la-Latn"/>
        </w:rPr>
        <w:t xml:space="preserve">s aut incredibilis suo episcopo </w:t>
      </w:r>
      <w:r w:rsidRPr="007A06F5">
        <w:rPr>
          <w:rFonts w:ascii="Times New Roman" w:hAnsi="Times New Roman" w:cs="Times New Roman"/>
          <w:lang w:val="la-Latn"/>
        </w:rPr>
        <w:t>aut reliquis suis consacerdotibus sive bonis et iustis de suo populo vel de sua</w:t>
      </w:r>
      <w:r w:rsidR="006E7D58" w:rsidRPr="007A06F5">
        <w:rPr>
          <w:rFonts w:ascii="Times New Roman" w:hAnsi="Times New Roman" w:cs="Times New Roman"/>
          <w:lang w:val="la-Latn"/>
        </w:rPr>
        <w:t xml:space="preserve"> plebe hominibus fuerit</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ne in </w:t>
      </w:r>
      <w:r w:rsidRPr="007A06F5">
        <w:rPr>
          <w:rFonts w:ascii="Times New Roman" w:hAnsi="Times New Roman" w:cs="Times New Roman"/>
          <w:lang w:val="la-Latn"/>
        </w:rPr>
        <w:t>crimine aut in praedicta suspicione remaneat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cum tribus aut quinque vel septe</w:t>
      </w:r>
      <w:r w:rsidR="006E7D58" w:rsidRPr="007A06F5">
        <w:rPr>
          <w:rFonts w:ascii="Times New Roman" w:hAnsi="Times New Roman" w:cs="Times New Roman"/>
          <w:lang w:val="la-Latn"/>
        </w:rPr>
        <w:t xml:space="preserve">m bonis ac vicinis sacerdotibus </w:t>
      </w:r>
      <w:r w:rsidRPr="007A06F5">
        <w:rPr>
          <w:rFonts w:ascii="Times New Roman" w:hAnsi="Times New Roman" w:cs="Times New Roman"/>
          <w:lang w:val="la-Latn"/>
        </w:rPr>
        <w:t>exemplo Leonis papae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duodecim episcopos  in sua purgatione habuit v</w:t>
      </w:r>
      <w:r w:rsidR="006E7D58" w:rsidRPr="007A06F5">
        <w:rPr>
          <w:rFonts w:ascii="Times New Roman" w:hAnsi="Times New Roman" w:cs="Times New Roman"/>
          <w:lang w:val="la-Latn"/>
        </w:rPr>
        <w:t>el eo amplius</w:t>
      </w:r>
      <w:r w:rsidR="009B2994" w:rsidRPr="007A06F5">
        <w:rPr>
          <w:rFonts w:ascii="Times New Roman" w:hAnsi="Times New Roman" w:cs="Times New Roman"/>
          <w:lang w:val="la-Latn"/>
        </w:rPr>
        <w:t xml:space="preserve">, </w:t>
      </w:r>
      <w:r w:rsidR="006E7D58" w:rsidRPr="007A06F5">
        <w:rPr>
          <w:rFonts w:ascii="Times New Roman" w:hAnsi="Times New Roman" w:cs="Times New Roman"/>
          <w:lang w:val="la-Latn"/>
        </w:rPr>
        <w:t xml:space="preserve">si suo episcopo </w:t>
      </w:r>
      <w:r w:rsidRPr="007A06F5">
        <w:rPr>
          <w:rFonts w:ascii="Times New Roman" w:hAnsi="Times New Roman" w:cs="Times New Roman"/>
          <w:lang w:val="la-Latn"/>
        </w:rPr>
        <w:t>visum fuerit aut necesse propter tumultum populi inesse perspexerit et cum ali</w:t>
      </w:r>
      <w:r w:rsidR="006E7D58" w:rsidRPr="007A06F5">
        <w:rPr>
          <w:rFonts w:ascii="Times New Roman" w:hAnsi="Times New Roman" w:cs="Times New Roman"/>
          <w:lang w:val="la-Latn"/>
        </w:rPr>
        <w:t xml:space="preserve">is bonis et iustis hominibus se </w:t>
      </w:r>
      <w:r w:rsidRPr="007A06F5">
        <w:rPr>
          <w:rFonts w:ascii="Times New Roman" w:hAnsi="Times New Roman" w:cs="Times New Roman"/>
          <w:lang w:val="la-Latn"/>
        </w:rPr>
        <w:t>sacramento coram populo super IIII or evangelia datum  purgatum ecclesi</w:t>
      </w:r>
      <w:r w:rsidR="00D234AC" w:rsidRPr="007A06F5">
        <w:rPr>
          <w:rFonts w:ascii="Times New Roman" w:hAnsi="Times New Roman" w:cs="Times New Roman"/>
          <w:lang w:val="la-Latn"/>
        </w:rPr>
        <w:t>ae reddat</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 xml:space="preserve">Si quis autem scire </w:t>
      </w:r>
      <w:r w:rsidRPr="007A06F5">
        <w:rPr>
          <w:rFonts w:ascii="Times New Roman" w:hAnsi="Times New Roman" w:cs="Times New Roman"/>
          <w:lang w:val="la-Latn"/>
        </w:rPr>
        <w:t>desiderat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quales testes ad accusationem sacerdotum recipi debeant et quid de accu</w:t>
      </w:r>
      <w:r w:rsidR="00D234AC" w:rsidRPr="007A06F5">
        <w:rPr>
          <w:rFonts w:ascii="Times New Roman" w:hAnsi="Times New Roman" w:cs="Times New Roman"/>
          <w:lang w:val="la-Latn"/>
        </w:rPr>
        <w:t>satore faciendum sit</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 xml:space="preserve">pleniter </w:t>
      </w:r>
      <w:r w:rsidRPr="007A06F5">
        <w:rPr>
          <w:rFonts w:ascii="Times New Roman" w:hAnsi="Times New Roman" w:cs="Times New Roman"/>
          <w:lang w:val="la-Latn"/>
        </w:rPr>
        <w:t>i</w:t>
      </w:r>
      <w:r w:rsidR="00D234AC" w:rsidRPr="007A06F5">
        <w:rPr>
          <w:rFonts w:ascii="Times New Roman" w:hAnsi="Times New Roman" w:cs="Times New Roman"/>
          <w:lang w:val="la-Latn"/>
        </w:rPr>
        <w:t>n canonibus repperiri poterit</w:t>
      </w:r>
      <w:r w:rsidR="005D4A29" w:rsidRPr="007A06F5">
        <w:rPr>
          <w:rFonts w:ascii="Times New Roman" w:hAnsi="Times New Roman" w:cs="Times New Roman"/>
          <w:lang w:val="la-Latn"/>
        </w:rPr>
        <w:t>.</w:t>
      </w:r>
    </w:p>
    <w:p w14:paraId="4337C206" w14:textId="3B058808"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CAP̅ XXXIII</w:t>
      </w:r>
      <w:r w:rsidR="005D4A29" w:rsidRPr="007A06F5">
        <w:rPr>
          <w:rFonts w:ascii="Times New Roman" w:hAnsi="Times New Roman" w:cs="Times New Roman"/>
          <w:lang w:val="la-Latn"/>
        </w:rPr>
        <w:t>.</w:t>
      </w:r>
    </w:p>
    <w:p w14:paraId="07630642" w14:textId="0693604B"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Manifestum  est confiteri eum de crimine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indulto et delegato iudicio pur</w:t>
      </w:r>
      <w:r w:rsidR="00D234AC" w:rsidRPr="007A06F5">
        <w:rPr>
          <w:rFonts w:ascii="Times New Roman" w:hAnsi="Times New Roman" w:cs="Times New Roman"/>
          <w:lang w:val="la-Latn"/>
        </w:rPr>
        <w:t>gandi se occasione non utitur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Nihil enim interest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utrum in praesenti examine omnia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dicta sunt de eo c</w:t>
      </w:r>
      <w:r w:rsidR="00D234AC" w:rsidRPr="007A06F5">
        <w:rPr>
          <w:rFonts w:ascii="Times New Roman" w:hAnsi="Times New Roman" w:cs="Times New Roman"/>
          <w:lang w:val="la-Latn"/>
        </w:rPr>
        <w:t>omprobentur</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 xml:space="preserve">cum ipsa absentia </w:t>
      </w:r>
      <w:r w:rsidRPr="007A06F5">
        <w:rPr>
          <w:rFonts w:ascii="Times New Roman" w:hAnsi="Times New Roman" w:cs="Times New Roman"/>
          <w:lang w:val="la-Latn"/>
        </w:rPr>
        <w:t>pro confession</w:t>
      </w:r>
      <w:r w:rsidR="00D234AC" w:rsidRPr="007A06F5">
        <w:rPr>
          <w:rFonts w:ascii="Times New Roman" w:hAnsi="Times New Roman" w:cs="Times New Roman"/>
          <w:lang w:val="la-Latn"/>
        </w:rPr>
        <w:t>e constat</w:t>
      </w:r>
      <w:r w:rsidR="005D4A29" w:rsidRPr="007A06F5">
        <w:rPr>
          <w:rFonts w:ascii="Times New Roman" w:hAnsi="Times New Roman" w:cs="Times New Roman"/>
          <w:lang w:val="la-Latn"/>
        </w:rPr>
        <w:t>.</w:t>
      </w:r>
    </w:p>
    <w:p w14:paraId="7CF3BE68" w14:textId="6BA22F2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PRESBITERIS OCCISIS</w:t>
      </w:r>
      <w:r w:rsidR="005D4A29" w:rsidRPr="007A06F5">
        <w:rPr>
          <w:rFonts w:ascii="Times New Roman" w:hAnsi="Times New Roman" w:cs="Times New Roman"/>
          <w:lang w:val="la-Latn"/>
        </w:rPr>
        <w:t>.</w:t>
      </w:r>
    </w:p>
    <w:p w14:paraId="6F4C639C" w14:textId="1753636B" w:rsidR="00C442F3"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Presbiteri  interfecti episcopo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 cuius parroechiam pertinent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solvantur secu</w:t>
      </w:r>
      <w:r w:rsidR="00D234AC" w:rsidRPr="007A06F5">
        <w:rPr>
          <w:rFonts w:ascii="Times New Roman" w:hAnsi="Times New Roman" w:cs="Times New Roman"/>
          <w:lang w:val="la-Latn"/>
        </w:rPr>
        <w:t xml:space="preserve">ndum capitulare gloriosi Karoli </w:t>
      </w:r>
      <w:r w:rsidRPr="007A06F5">
        <w:rPr>
          <w:rFonts w:ascii="Times New Roman" w:hAnsi="Times New Roman" w:cs="Times New Roman"/>
          <w:lang w:val="la-Latn"/>
        </w:rPr>
        <w:t>genitoris nostri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ita videlicet</w:t>
      </w:r>
      <w:r w:rsidR="009B2994" w:rsidRPr="007A06F5">
        <w:rPr>
          <w:rFonts w:ascii="Times New Roman" w:hAnsi="Times New Roman" w:cs="Times New Roman"/>
          <w:lang w:val="la-Latn"/>
        </w:rPr>
        <w:t xml:space="preserve">, </w:t>
      </w:r>
      <w:r w:rsidRPr="007A06F5">
        <w:rPr>
          <w:rFonts w:ascii="Times New Roman" w:hAnsi="Times New Roman" w:cs="Times New Roman"/>
          <w:highlight w:val="yellow"/>
          <w:lang w:val="la-Latn"/>
        </w:rPr>
        <w:t>ut medietatem wirgildi eius episcopus utilitatibus ecclesiae</w:t>
      </w:r>
      <w:r w:rsidR="009B2994" w:rsidRPr="007A06F5">
        <w:rPr>
          <w:rFonts w:ascii="Times New Roman" w:hAnsi="Times New Roman" w:cs="Times New Roman"/>
          <w:highlight w:val="yellow"/>
          <w:lang w:val="la-Latn"/>
        </w:rPr>
        <w:t xml:space="preserve">, </w:t>
      </w:r>
      <w:r w:rsidRPr="007A06F5">
        <w:rPr>
          <w:rFonts w:ascii="Times New Roman" w:hAnsi="Times New Roman" w:cs="Times New Roman"/>
          <w:highlight w:val="yellow"/>
          <w:lang w:val="la-Latn"/>
        </w:rPr>
        <w:t>cu</w:t>
      </w:r>
      <w:r w:rsidR="00D234AC" w:rsidRPr="007A06F5">
        <w:rPr>
          <w:rFonts w:ascii="Times New Roman" w:hAnsi="Times New Roman" w:cs="Times New Roman"/>
          <w:highlight w:val="yellow"/>
          <w:lang w:val="la-Latn"/>
        </w:rPr>
        <w:t>i  praefuit</w:t>
      </w:r>
      <w:r w:rsidR="009B2994" w:rsidRPr="007A06F5">
        <w:rPr>
          <w:rFonts w:ascii="Times New Roman" w:hAnsi="Times New Roman" w:cs="Times New Roman"/>
          <w:highlight w:val="yellow"/>
          <w:lang w:val="la-Latn"/>
        </w:rPr>
        <w:t xml:space="preserve">, </w:t>
      </w:r>
      <w:r w:rsidR="00D234AC" w:rsidRPr="007A06F5">
        <w:rPr>
          <w:rFonts w:ascii="Times New Roman" w:hAnsi="Times New Roman" w:cs="Times New Roman"/>
          <w:highlight w:val="yellow"/>
          <w:lang w:val="la-Latn"/>
        </w:rPr>
        <w:t xml:space="preserve">tribuat </w:t>
      </w:r>
      <w:r w:rsidRPr="007A06F5">
        <w:rPr>
          <w:rFonts w:ascii="Times New Roman" w:hAnsi="Times New Roman" w:cs="Times New Roman"/>
          <w:highlight w:val="yellow"/>
          <w:lang w:val="la-Latn"/>
        </w:rPr>
        <w:t>et alteram medietatem in elemosina</w:t>
      </w:r>
      <w:r w:rsidRPr="007A06F5">
        <w:rPr>
          <w:rFonts w:ascii="Times New Roman" w:hAnsi="Times New Roman" w:cs="Times New Roman"/>
          <w:lang w:val="la-Latn"/>
        </w:rPr>
        <w:t xml:space="preserve"> illius iuste dispertiat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quia nullus nobis ei</w:t>
      </w:r>
      <w:r w:rsidR="00D234AC" w:rsidRPr="007A06F5">
        <w:rPr>
          <w:rFonts w:ascii="Times New Roman" w:hAnsi="Times New Roman" w:cs="Times New Roman"/>
          <w:lang w:val="la-Latn"/>
        </w:rPr>
        <w:t xml:space="preserve">us heres proximior videtur quam </w:t>
      </w:r>
      <w:r w:rsidRPr="007A06F5">
        <w:rPr>
          <w:rFonts w:ascii="Times New Roman" w:hAnsi="Times New Roman" w:cs="Times New Roman"/>
          <w:lang w:val="la-Latn"/>
        </w:rPr>
        <w:t>ille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ipsum domino sociavit</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85B968A" w14:textId="2E3DCDE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INCIPIT TE</w:t>
      </w:r>
      <w:r w:rsidR="00D234AC" w:rsidRPr="007A06F5">
        <w:rPr>
          <w:rFonts w:ascii="Times New Roman" w:hAnsi="Times New Roman" w:cs="Times New Roman"/>
          <w:lang w:val="la-Latn"/>
        </w:rPr>
        <w:t>RTII PRAELOCUTIUNCULA LIBELLI</w:t>
      </w:r>
      <w:r w:rsidR="005D4A29" w:rsidRPr="007A06F5">
        <w:rPr>
          <w:rFonts w:ascii="Times New Roman" w:hAnsi="Times New Roman" w:cs="Times New Roman"/>
          <w:lang w:val="la-Latn"/>
        </w:rPr>
        <w:t>.</w:t>
      </w:r>
    </w:p>
    <w:p w14:paraId="2D152CC5" w14:textId="77928BA2"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Superius in duobus capitula ecclesiastica praefatorum </w:t>
      </w:r>
      <w:r w:rsidR="00D234AC" w:rsidRPr="007A06F5">
        <w:rPr>
          <w:rFonts w:ascii="Times New Roman" w:hAnsi="Times New Roman" w:cs="Times New Roman"/>
          <w:lang w:val="la-Latn"/>
        </w:rPr>
        <w:t>principum</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domni Karoli impera</w:t>
      </w:r>
      <w:r w:rsidRPr="007A06F5">
        <w:rPr>
          <w:rFonts w:ascii="Times New Roman" w:hAnsi="Times New Roman" w:cs="Times New Roman"/>
          <w:lang w:val="la-Latn"/>
        </w:rPr>
        <w:t xml:space="preserve">toris et domni ac gloriosissimi Hludowici augusti et Chlotarii </w:t>
      </w:r>
      <w:r w:rsidR="00D234AC" w:rsidRPr="007A06F5">
        <w:rPr>
          <w:rFonts w:ascii="Times New Roman" w:hAnsi="Times New Roman" w:cs="Times New Roman"/>
          <w:lang w:val="la-Latn"/>
        </w:rPr>
        <w:t>caesaris</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descripsi libellis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Nunc autem illa ad mundanae augmentum legis perti</w:t>
      </w:r>
      <w:r w:rsidR="00D234AC" w:rsidRPr="007A06F5">
        <w:rPr>
          <w:rFonts w:ascii="Times New Roman" w:hAnsi="Times New Roman" w:cs="Times New Roman"/>
          <w:lang w:val="la-Latn"/>
        </w:rPr>
        <w:t>nentia</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quae domnus Karolus im</w:t>
      </w:r>
      <w:r w:rsidRPr="007A06F5">
        <w:rPr>
          <w:rFonts w:ascii="Times New Roman" w:hAnsi="Times New Roman" w:cs="Times New Roman"/>
          <w:lang w:val="la-Latn"/>
        </w:rPr>
        <w:t>perator edidit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in hoc tert</w:t>
      </w:r>
      <w:r w:rsidR="00D234AC" w:rsidRPr="007A06F5">
        <w:rPr>
          <w:rFonts w:ascii="Times New Roman" w:hAnsi="Times New Roman" w:cs="Times New Roman"/>
          <w:lang w:val="la-Latn"/>
        </w:rPr>
        <w:t>io adunavi libello</w:t>
      </w:r>
      <w:r w:rsidR="005D4A29" w:rsidRPr="007A06F5">
        <w:rPr>
          <w:rFonts w:ascii="Times New Roman" w:hAnsi="Times New Roman" w:cs="Times New Roman"/>
          <w:lang w:val="la-Latn"/>
        </w:rPr>
        <w:t>.</w:t>
      </w:r>
    </w:p>
    <w:p w14:paraId="1ACB4397" w14:textId="47EBB798"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 CAPITULA</w:t>
      </w:r>
      <w:r w:rsidR="005D4A29" w:rsidRPr="007A06F5">
        <w:rPr>
          <w:rFonts w:ascii="Times New Roman" w:hAnsi="Times New Roman" w:cs="Times New Roman"/>
          <w:lang w:val="la-Latn"/>
        </w:rPr>
        <w:t>.</w:t>
      </w:r>
    </w:p>
    <w:p w14:paraId="4F35EDDE" w14:textId="4833DBB3"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pace servanda</w:t>
      </w:r>
      <w:r w:rsidR="005D4A29" w:rsidRPr="007A06F5">
        <w:rPr>
          <w:rFonts w:ascii="Times New Roman" w:hAnsi="Times New Roman" w:cs="Times New Roman"/>
          <w:lang w:val="la-Latn"/>
        </w:rPr>
        <w:t>.</w:t>
      </w:r>
    </w:p>
    <w:p w14:paraId="25BED4F1" w14:textId="3968F220"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iustitiis generalibus</w:t>
      </w:r>
      <w:r w:rsidR="005D4A29" w:rsidRPr="007A06F5">
        <w:rPr>
          <w:rFonts w:ascii="Times New Roman" w:hAnsi="Times New Roman" w:cs="Times New Roman"/>
          <w:lang w:val="la-Latn"/>
        </w:rPr>
        <w:t>.</w:t>
      </w:r>
    </w:p>
    <w:p w14:paraId="715E0334" w14:textId="28EAD2DD"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iustitiis regalibus</w:t>
      </w:r>
      <w:r w:rsidR="005D4A29" w:rsidRPr="007A06F5">
        <w:rPr>
          <w:rFonts w:ascii="Times New Roman" w:hAnsi="Times New Roman" w:cs="Times New Roman"/>
          <w:lang w:val="la-Latn"/>
        </w:rPr>
        <w:t>.</w:t>
      </w:r>
    </w:p>
    <w:p w14:paraId="309C3AE6" w14:textId="776289CA" w:rsidR="004C6EF7" w:rsidRPr="007A06F5" w:rsidRDefault="00D234A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armis non portandis</w:t>
      </w:r>
      <w:r w:rsidR="005D4A29" w:rsidRPr="007A06F5">
        <w:rPr>
          <w:rFonts w:ascii="Times New Roman" w:hAnsi="Times New Roman" w:cs="Times New Roman"/>
          <w:lang w:val="la-Latn"/>
        </w:rPr>
        <w:t>.</w:t>
      </w:r>
    </w:p>
    <w:p w14:paraId="4452FEF7" w14:textId="14DEB962"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w:t>
      </w:r>
      <w:r w:rsidR="009B2994" w:rsidRPr="007A06F5">
        <w:rPr>
          <w:rFonts w:ascii="Times New Roman" w:hAnsi="Times New Roman" w:cs="Times New Roman"/>
          <w:lang w:val="la-Latn"/>
        </w:rPr>
        <w:t xml:space="preserve">. </w:t>
      </w:r>
      <w:r w:rsidR="00D234AC" w:rsidRPr="007A06F5">
        <w:rPr>
          <w:rFonts w:ascii="Times New Roman" w:hAnsi="Times New Roman" w:cs="Times New Roman"/>
          <w:lang w:val="la-Latn"/>
        </w:rPr>
        <w:t>De armatura in hostem habenda</w:t>
      </w:r>
      <w:r w:rsidR="005D4A29" w:rsidRPr="007A06F5">
        <w:rPr>
          <w:rFonts w:ascii="Times New Roman" w:hAnsi="Times New Roman" w:cs="Times New Roman"/>
          <w:lang w:val="la-Latn"/>
        </w:rPr>
        <w:t>.</w:t>
      </w:r>
    </w:p>
    <w:p w14:paraId="4EE2F38A" w14:textId="5DDE20C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nego</w:t>
      </w:r>
      <w:r w:rsidR="00D234AC" w:rsidRPr="007A06F5">
        <w:rPr>
          <w:rFonts w:ascii="Times New Roman" w:hAnsi="Times New Roman" w:cs="Times New Roman"/>
          <w:lang w:val="la-Latn"/>
        </w:rPr>
        <w:t>tiatoribus quousque procedant</w:t>
      </w:r>
      <w:r w:rsidR="005D4A29" w:rsidRPr="007A06F5">
        <w:rPr>
          <w:rFonts w:ascii="Times New Roman" w:hAnsi="Times New Roman" w:cs="Times New Roman"/>
          <w:lang w:val="la-Latn"/>
        </w:rPr>
        <w:t>.</w:t>
      </w:r>
    </w:p>
    <w:p w14:paraId="3BE22E0B" w14:textId="72A590C3"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w:t>
      </w:r>
      <w:r w:rsidR="00D234AC" w:rsidRPr="007A06F5">
        <w:rPr>
          <w:rFonts w:ascii="Times New Roman" w:hAnsi="Times New Roman" w:cs="Times New Roman"/>
          <w:lang w:val="la-Latn"/>
        </w:rPr>
        <w:t xml:space="preserve"> clamatoribus vel causidicis</w:t>
      </w:r>
      <w:r w:rsidR="005D4A29" w:rsidRPr="007A06F5">
        <w:rPr>
          <w:rFonts w:ascii="Times New Roman" w:hAnsi="Times New Roman" w:cs="Times New Roman"/>
          <w:lang w:val="la-Latn"/>
        </w:rPr>
        <w:t>.</w:t>
      </w:r>
    </w:p>
    <w:p w14:paraId="14DD19B8" w14:textId="6C4BE6C6"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w:t>
      </w:r>
      <w:r w:rsidR="00E2381F" w:rsidRPr="007A06F5">
        <w:rPr>
          <w:rFonts w:ascii="Times New Roman" w:hAnsi="Times New Roman" w:cs="Times New Roman"/>
          <w:lang w:val="la-Latn"/>
        </w:rPr>
        <w:t>iuramento</w:t>
      </w:r>
      <w:r w:rsidR="005D4A29" w:rsidRPr="007A06F5">
        <w:rPr>
          <w:rFonts w:ascii="Times New Roman" w:hAnsi="Times New Roman" w:cs="Times New Roman"/>
          <w:lang w:val="la-Latn"/>
        </w:rPr>
        <w:t>.</w:t>
      </w:r>
    </w:p>
    <w:p w14:paraId="37F56169" w14:textId="77553521"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conspirationibus</w:t>
      </w:r>
      <w:r w:rsidR="005D4A29" w:rsidRPr="007A06F5">
        <w:rPr>
          <w:rFonts w:ascii="Times New Roman" w:hAnsi="Times New Roman" w:cs="Times New Roman"/>
          <w:lang w:val="la-Latn"/>
        </w:rPr>
        <w:t>.</w:t>
      </w:r>
    </w:p>
    <w:p w14:paraId="26EB0DDC" w14:textId="40084B10"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 de conspiratione</w:t>
      </w:r>
      <w:r w:rsidR="005D4A29" w:rsidRPr="007A06F5">
        <w:rPr>
          <w:rFonts w:ascii="Times New Roman" w:hAnsi="Times New Roman" w:cs="Times New Roman"/>
          <w:lang w:val="la-Latn"/>
        </w:rPr>
        <w:t>.</w:t>
      </w:r>
    </w:p>
    <w:p w14:paraId="11F84CA5" w14:textId="0C61D010"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periuriis</w:t>
      </w:r>
      <w:r w:rsidR="005D4A29" w:rsidRPr="007A06F5">
        <w:rPr>
          <w:rFonts w:ascii="Times New Roman" w:hAnsi="Times New Roman" w:cs="Times New Roman"/>
          <w:lang w:val="la-Latn"/>
        </w:rPr>
        <w:t>.</w:t>
      </w:r>
    </w:p>
    <w:p w14:paraId="267FF935" w14:textId="4AF4411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advocatis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vicedomi</w:t>
      </w:r>
      <w:r w:rsidR="00E2381F" w:rsidRPr="007A06F5">
        <w:rPr>
          <w:rFonts w:ascii="Times New Roman" w:hAnsi="Times New Roman" w:cs="Times New Roman"/>
          <w:lang w:val="la-Latn"/>
        </w:rPr>
        <w:t>nis</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vicariis et centenariis</w:t>
      </w:r>
      <w:r w:rsidR="005D4A29" w:rsidRPr="007A06F5">
        <w:rPr>
          <w:rFonts w:ascii="Times New Roman" w:hAnsi="Times New Roman" w:cs="Times New Roman"/>
          <w:lang w:val="la-Latn"/>
        </w:rPr>
        <w:t>.</w:t>
      </w:r>
    </w:p>
    <w:p w14:paraId="027D3C80" w14:textId="7DC00B6D"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teloneis</w:t>
      </w:r>
      <w:r w:rsidR="005D4A29" w:rsidRPr="007A06F5">
        <w:rPr>
          <w:rFonts w:ascii="Times New Roman" w:hAnsi="Times New Roman" w:cs="Times New Roman"/>
          <w:lang w:val="la-Latn"/>
        </w:rPr>
        <w:t>.</w:t>
      </w:r>
    </w:p>
    <w:p w14:paraId="5EF55FAF" w14:textId="05708FA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falsis monetis</w:t>
      </w:r>
      <w:r w:rsidR="005D4A29" w:rsidRPr="007A06F5">
        <w:rPr>
          <w:rFonts w:ascii="Times New Roman" w:hAnsi="Times New Roman" w:cs="Times New Roman"/>
          <w:lang w:val="la-Latn"/>
        </w:rPr>
        <w:t>.</w:t>
      </w:r>
    </w:p>
    <w:p w14:paraId="5C66CC9E" w14:textId="14BFE717"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hairibanno</w:t>
      </w:r>
      <w:r w:rsidR="005D4A29" w:rsidRPr="007A06F5">
        <w:rPr>
          <w:rFonts w:ascii="Times New Roman" w:hAnsi="Times New Roman" w:cs="Times New Roman"/>
          <w:lang w:val="la-Latn"/>
        </w:rPr>
        <w:t>.</w:t>
      </w:r>
    </w:p>
    <w:p w14:paraId="0AD67465" w14:textId="29185206"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censu regali</w:t>
      </w:r>
      <w:r w:rsidR="005D4A29" w:rsidRPr="007A06F5">
        <w:rPr>
          <w:rFonts w:ascii="Times New Roman" w:hAnsi="Times New Roman" w:cs="Times New Roman"/>
          <w:lang w:val="la-Latn"/>
        </w:rPr>
        <w:t>.</w:t>
      </w:r>
    </w:p>
    <w:p w14:paraId="762D29FB" w14:textId="5D857223"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w:t>
      </w:r>
      <w:r w:rsidR="00E2381F" w:rsidRPr="007A06F5">
        <w:rPr>
          <w:rFonts w:ascii="Times New Roman" w:hAnsi="Times New Roman" w:cs="Times New Roman"/>
          <w:lang w:val="la-Latn"/>
        </w:rPr>
        <w:t xml:space="preserve"> uxores fiscalinas habentibus</w:t>
      </w:r>
      <w:r w:rsidR="005D4A29" w:rsidRPr="007A06F5">
        <w:rPr>
          <w:rFonts w:ascii="Times New Roman" w:hAnsi="Times New Roman" w:cs="Times New Roman"/>
          <w:lang w:val="la-Latn"/>
        </w:rPr>
        <w:t>.</w:t>
      </w:r>
    </w:p>
    <w:p w14:paraId="38899613" w14:textId="23C795A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infantibus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E2381F" w:rsidRPr="007A06F5">
        <w:rPr>
          <w:rFonts w:ascii="Times New Roman" w:hAnsi="Times New Roman" w:cs="Times New Roman"/>
          <w:lang w:val="la-Latn"/>
        </w:rPr>
        <w:t>ui non iuraverunt fidelitatem</w:t>
      </w:r>
      <w:r w:rsidR="005D4A29" w:rsidRPr="007A06F5">
        <w:rPr>
          <w:rFonts w:ascii="Times New Roman" w:hAnsi="Times New Roman" w:cs="Times New Roman"/>
          <w:lang w:val="la-Latn"/>
        </w:rPr>
        <w:t>.</w:t>
      </w:r>
    </w:p>
    <w:p w14:paraId="2330BBAD" w14:textId="23D476CF"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De cura missorum dominicorum</w:t>
      </w:r>
      <w:r w:rsidR="005D4A29" w:rsidRPr="007A06F5">
        <w:rPr>
          <w:rFonts w:ascii="Times New Roman" w:hAnsi="Times New Roman" w:cs="Times New Roman"/>
          <w:lang w:val="la-Latn"/>
        </w:rPr>
        <w:t>.</w:t>
      </w:r>
    </w:p>
    <w:p w14:paraId="5663BB9B" w14:textId="01CAF40B"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aequalitat</w:t>
      </w:r>
      <w:r w:rsidR="00E2381F" w:rsidRPr="007A06F5">
        <w:rPr>
          <w:rFonts w:ascii="Times New Roman" w:hAnsi="Times New Roman" w:cs="Times New Roman"/>
          <w:lang w:val="la-Latn"/>
        </w:rPr>
        <w:t>e a missis dominicis facienda</w:t>
      </w:r>
      <w:r w:rsidR="005D4A29" w:rsidRPr="007A06F5">
        <w:rPr>
          <w:rFonts w:ascii="Times New Roman" w:hAnsi="Times New Roman" w:cs="Times New Roman"/>
          <w:lang w:val="la-Latn"/>
        </w:rPr>
        <w:t>.</w:t>
      </w:r>
    </w:p>
    <w:p w14:paraId="4CBEF7C3" w14:textId="5D226472"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qui beneficia habent regalia</w:t>
      </w:r>
      <w:r w:rsidR="005D4A29" w:rsidRPr="007A06F5">
        <w:rPr>
          <w:rFonts w:ascii="Times New Roman" w:hAnsi="Times New Roman" w:cs="Times New Roman"/>
          <w:lang w:val="la-Latn"/>
        </w:rPr>
        <w:t>.</w:t>
      </w:r>
    </w:p>
    <w:p w14:paraId="3DDC8F9A" w14:textId="0924C52E"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fraudem fa</w:t>
      </w:r>
      <w:r w:rsidR="00E2381F" w:rsidRPr="007A06F5">
        <w:rPr>
          <w:rFonts w:ascii="Times New Roman" w:hAnsi="Times New Roman" w:cs="Times New Roman"/>
          <w:lang w:val="la-Latn"/>
        </w:rPr>
        <w:t>ciunt in regalibus beneficiis</w:t>
      </w:r>
      <w:r w:rsidR="005D4A29" w:rsidRPr="007A06F5">
        <w:rPr>
          <w:rFonts w:ascii="Times New Roman" w:hAnsi="Times New Roman" w:cs="Times New Roman"/>
          <w:lang w:val="la-Latn"/>
        </w:rPr>
        <w:t>.</w:t>
      </w:r>
    </w:p>
    <w:p w14:paraId="63734438" w14:textId="2AE087C8"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propter propriam </w:t>
      </w:r>
      <w:r w:rsidR="00E2381F" w:rsidRPr="007A06F5">
        <w:rPr>
          <w:rFonts w:ascii="Times New Roman" w:hAnsi="Times New Roman" w:cs="Times New Roman"/>
          <w:lang w:val="la-Latn"/>
        </w:rPr>
        <w:t>iustitiam dilatandam fugantur</w:t>
      </w:r>
      <w:r w:rsidR="005D4A29" w:rsidRPr="007A06F5">
        <w:rPr>
          <w:rFonts w:ascii="Times New Roman" w:hAnsi="Times New Roman" w:cs="Times New Roman"/>
          <w:lang w:val="la-Latn"/>
        </w:rPr>
        <w:t>.</w:t>
      </w:r>
    </w:p>
    <w:p w14:paraId="04E758EA" w14:textId="76D2DC3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ar</w:t>
      </w:r>
      <w:r w:rsidR="00E2381F" w:rsidRPr="007A06F5">
        <w:rPr>
          <w:rFonts w:ascii="Times New Roman" w:hAnsi="Times New Roman" w:cs="Times New Roman"/>
          <w:lang w:val="la-Latn"/>
        </w:rPr>
        <w:t>mis ad placitum non portandis</w:t>
      </w:r>
      <w:r w:rsidR="005D4A29" w:rsidRPr="007A06F5">
        <w:rPr>
          <w:rFonts w:ascii="Times New Roman" w:hAnsi="Times New Roman" w:cs="Times New Roman"/>
          <w:lang w:val="la-Latn"/>
        </w:rPr>
        <w:t>.</w:t>
      </w:r>
    </w:p>
    <w:p w14:paraId="5D453436" w14:textId="4467C40E"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latronibus</w:t>
      </w:r>
      <w:r w:rsidR="005D4A29" w:rsidRPr="007A06F5">
        <w:rPr>
          <w:rFonts w:ascii="Times New Roman" w:hAnsi="Times New Roman" w:cs="Times New Roman"/>
          <w:lang w:val="la-Latn"/>
        </w:rPr>
        <w:t>.</w:t>
      </w:r>
    </w:p>
    <w:p w14:paraId="30E2A582" w14:textId="359A398E"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animalibus vel aliis rebus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 quibus emantur</w:t>
      </w:r>
      <w:r w:rsidR="005D4A29" w:rsidRPr="007A06F5">
        <w:rPr>
          <w:rFonts w:ascii="Times New Roman" w:hAnsi="Times New Roman" w:cs="Times New Roman"/>
          <w:lang w:val="la-Latn"/>
        </w:rPr>
        <w:t>.</w:t>
      </w:r>
    </w:p>
    <w:p w14:paraId="0FC9D309" w14:textId="7DB7E63F"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w:t>
      </w:r>
      <w:r w:rsidR="00E2381F" w:rsidRPr="007A06F5">
        <w:rPr>
          <w:rFonts w:ascii="Times New Roman" w:hAnsi="Times New Roman" w:cs="Times New Roman"/>
          <w:lang w:val="la-Latn"/>
        </w:rPr>
        <w:t>XV</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De homicidiis clericorum</w:t>
      </w:r>
      <w:r w:rsidR="005D4A29" w:rsidRPr="007A06F5">
        <w:rPr>
          <w:rFonts w:ascii="Times New Roman" w:hAnsi="Times New Roman" w:cs="Times New Roman"/>
          <w:lang w:val="la-Latn"/>
        </w:rPr>
        <w:t>.</w:t>
      </w:r>
    </w:p>
    <w:p w14:paraId="4CB1C85A" w14:textId="57A28FF8"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inmunitate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aliquod damnum ibi factum fuerit</w:t>
      </w:r>
      <w:r w:rsidR="005D4A29" w:rsidRPr="007A06F5">
        <w:rPr>
          <w:rFonts w:ascii="Times New Roman" w:hAnsi="Times New Roman" w:cs="Times New Roman"/>
          <w:lang w:val="la-Latn"/>
        </w:rPr>
        <w:t>.</w:t>
      </w:r>
    </w:p>
    <w:p w14:paraId="6BA20D2D" w14:textId="6CAC98DD"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Item de immunitate infracta</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5016CE51" w14:textId="790D423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iudicio iniuste co</w:t>
      </w:r>
      <w:r w:rsidR="00E2381F" w:rsidRPr="007A06F5">
        <w:rPr>
          <w:rFonts w:ascii="Times New Roman" w:hAnsi="Times New Roman" w:cs="Times New Roman"/>
          <w:lang w:val="la-Latn"/>
        </w:rPr>
        <w:t>ntra alium altercantem adiuvare praesumpserit</w:t>
      </w:r>
      <w:r w:rsidR="005D4A29" w:rsidRPr="007A06F5">
        <w:rPr>
          <w:rFonts w:ascii="Times New Roman" w:hAnsi="Times New Roman" w:cs="Times New Roman"/>
          <w:lang w:val="la-Latn"/>
        </w:rPr>
        <w:t>.</w:t>
      </w:r>
    </w:p>
    <w:p w14:paraId="15CD25D0" w14:textId="3EA07FE6"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homine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per carta</w:t>
      </w:r>
      <w:r w:rsidR="00E2381F" w:rsidRPr="007A06F5">
        <w:rPr>
          <w:rFonts w:ascii="Times New Roman" w:hAnsi="Times New Roman" w:cs="Times New Roman"/>
          <w:lang w:val="la-Latn"/>
        </w:rPr>
        <w:t>m libertatem consecutus est</w:t>
      </w:r>
      <w:r w:rsidR="005D4A29" w:rsidRPr="007A06F5">
        <w:rPr>
          <w:rFonts w:ascii="Times New Roman" w:hAnsi="Times New Roman" w:cs="Times New Roman"/>
          <w:lang w:val="la-Latn"/>
        </w:rPr>
        <w:t>.</w:t>
      </w:r>
    </w:p>
    <w:p w14:paraId="2D0DA3B1" w14:textId="68CEDE41"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homine libe</w:t>
      </w:r>
      <w:r w:rsidR="00E2381F" w:rsidRPr="007A06F5">
        <w:rPr>
          <w:rFonts w:ascii="Times New Roman" w:hAnsi="Times New Roman" w:cs="Times New Roman"/>
          <w:lang w:val="la-Latn"/>
        </w:rPr>
        <w:t>ro</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qui se loco wadii tradit</w:t>
      </w:r>
      <w:r w:rsidR="005D4A29" w:rsidRPr="007A06F5">
        <w:rPr>
          <w:rFonts w:ascii="Times New Roman" w:hAnsi="Times New Roman" w:cs="Times New Roman"/>
          <w:lang w:val="la-Latn"/>
        </w:rPr>
        <w:t>.</w:t>
      </w:r>
    </w:p>
    <w:p w14:paraId="5B2B3A19" w14:textId="75B89E2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debitis regal</w:t>
      </w:r>
      <w:r w:rsidR="00E2381F" w:rsidRPr="007A06F5">
        <w:rPr>
          <w:rFonts w:ascii="Times New Roman" w:hAnsi="Times New Roman" w:cs="Times New Roman"/>
          <w:lang w:val="la-Latn"/>
        </w:rPr>
        <w:t>ibus</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qualiter solvi debeant</w:t>
      </w:r>
      <w:r w:rsidR="005D4A29" w:rsidRPr="007A06F5">
        <w:rPr>
          <w:rFonts w:ascii="Times New Roman" w:hAnsi="Times New Roman" w:cs="Times New Roman"/>
          <w:lang w:val="la-Latn"/>
        </w:rPr>
        <w:t>.</w:t>
      </w:r>
    </w:p>
    <w:p w14:paraId="2E754FC8" w14:textId="62684F12"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causam</w:t>
      </w:r>
      <w:r w:rsidR="00E2381F" w:rsidRPr="007A06F5">
        <w:rPr>
          <w:rFonts w:ascii="Times New Roman" w:hAnsi="Times New Roman" w:cs="Times New Roman"/>
          <w:lang w:val="la-Latn"/>
        </w:rPr>
        <w:t xml:space="preserve"> iudicatam repetere praesumit</w:t>
      </w:r>
      <w:r w:rsidR="005D4A29" w:rsidRPr="007A06F5">
        <w:rPr>
          <w:rFonts w:ascii="Times New Roman" w:hAnsi="Times New Roman" w:cs="Times New Roman"/>
          <w:lang w:val="la-Latn"/>
        </w:rPr>
        <w:t>.</w:t>
      </w:r>
    </w:p>
    <w:p w14:paraId="5B9E66ED" w14:textId="7723CE00"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in testimonium assumitur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qualis e</w:t>
      </w:r>
      <w:r w:rsidR="00E2381F" w:rsidRPr="007A06F5">
        <w:rPr>
          <w:rFonts w:ascii="Times New Roman" w:hAnsi="Times New Roman" w:cs="Times New Roman"/>
          <w:lang w:val="la-Latn"/>
        </w:rPr>
        <w:t>sse debeat</w:t>
      </w:r>
      <w:r w:rsidR="005D4A29" w:rsidRPr="007A06F5">
        <w:rPr>
          <w:rFonts w:ascii="Times New Roman" w:hAnsi="Times New Roman" w:cs="Times New Roman"/>
          <w:lang w:val="la-Latn"/>
        </w:rPr>
        <w:t>.</w:t>
      </w:r>
    </w:p>
    <w:p w14:paraId="28A3752A" w14:textId="07B5C970"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causis ammon</w:t>
      </w:r>
      <w:r w:rsidR="00E2381F" w:rsidRPr="007A06F5">
        <w:rPr>
          <w:rFonts w:ascii="Times New Roman" w:hAnsi="Times New Roman" w:cs="Times New Roman"/>
          <w:lang w:val="la-Latn"/>
        </w:rPr>
        <w:t>endis et ecclesiis emendandis</w:t>
      </w:r>
      <w:r w:rsidR="005D4A29" w:rsidRPr="007A06F5">
        <w:rPr>
          <w:rFonts w:ascii="Times New Roman" w:hAnsi="Times New Roman" w:cs="Times New Roman"/>
          <w:lang w:val="la-Latn"/>
        </w:rPr>
        <w:t>.</w:t>
      </w:r>
    </w:p>
    <w:p w14:paraId="2888A6C6" w14:textId="1148034D"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scabineis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advocatis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notariis</w:t>
      </w:r>
      <w:r w:rsidR="00E2381F" w:rsidRPr="007A06F5">
        <w:rPr>
          <w:rFonts w:ascii="Times New Roman" w:hAnsi="Times New Roman" w:cs="Times New Roman"/>
          <w:lang w:val="la-Latn"/>
        </w:rPr>
        <w:t xml:space="preserve"> a missis dominicis eligendis</w:t>
      </w:r>
      <w:r w:rsidR="005D4A29" w:rsidRPr="007A06F5">
        <w:rPr>
          <w:rFonts w:ascii="Times New Roman" w:hAnsi="Times New Roman" w:cs="Times New Roman"/>
          <w:lang w:val="la-Latn"/>
        </w:rPr>
        <w:t>.</w:t>
      </w:r>
    </w:p>
    <w:p w14:paraId="572D9584" w14:textId="05D264E9"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illis</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qui legem servare contemnunt</w:t>
      </w:r>
      <w:r w:rsidR="005D4A29" w:rsidRPr="007A06F5">
        <w:rPr>
          <w:rFonts w:ascii="Times New Roman" w:hAnsi="Times New Roman" w:cs="Times New Roman"/>
          <w:lang w:val="la-Latn"/>
        </w:rPr>
        <w:t>.</w:t>
      </w:r>
    </w:p>
    <w:p w14:paraId="1493E1F4" w14:textId="0C5B1D8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De haribannatoris coniecto</w:t>
      </w:r>
      <w:r w:rsidR="005D4A29" w:rsidRPr="007A06F5">
        <w:rPr>
          <w:rFonts w:ascii="Times New Roman" w:hAnsi="Times New Roman" w:cs="Times New Roman"/>
          <w:lang w:val="la-Latn"/>
        </w:rPr>
        <w:t>.</w:t>
      </w:r>
    </w:p>
    <w:p w14:paraId="012DA33A" w14:textId="6751D143"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coloni</w:t>
      </w:r>
      <w:r w:rsidR="00E2381F" w:rsidRPr="007A06F5">
        <w:rPr>
          <w:rFonts w:ascii="Times New Roman" w:hAnsi="Times New Roman" w:cs="Times New Roman"/>
          <w:lang w:val="la-Latn"/>
        </w:rPr>
        <w:t>s et fiscalinis</w:t>
      </w:r>
      <w:r w:rsidR="005D4A29" w:rsidRPr="007A06F5">
        <w:rPr>
          <w:rFonts w:ascii="Times New Roman" w:hAnsi="Times New Roman" w:cs="Times New Roman"/>
          <w:lang w:val="la-Latn"/>
        </w:rPr>
        <w:t>.</w:t>
      </w:r>
    </w:p>
    <w:p w14:paraId="5C2FC168" w14:textId="52726D9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homine in iud</w:t>
      </w:r>
      <w:r w:rsidR="00E2381F" w:rsidRPr="007A06F5">
        <w:rPr>
          <w:rFonts w:ascii="Times New Roman" w:hAnsi="Times New Roman" w:cs="Times New Roman"/>
          <w:lang w:val="la-Latn"/>
        </w:rPr>
        <w:t>icium non mittendo sine causa</w:t>
      </w:r>
      <w:r w:rsidR="005D4A29" w:rsidRPr="007A06F5">
        <w:rPr>
          <w:rFonts w:ascii="Times New Roman" w:hAnsi="Times New Roman" w:cs="Times New Roman"/>
          <w:lang w:val="la-Latn"/>
        </w:rPr>
        <w:t>.</w:t>
      </w:r>
    </w:p>
    <w:p w14:paraId="524FBA81" w14:textId="3AB295D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causa ebrii hominis et de eius tes</w:t>
      </w:r>
      <w:r w:rsidR="00E2381F" w:rsidRPr="007A06F5">
        <w:rPr>
          <w:rFonts w:ascii="Times New Roman" w:hAnsi="Times New Roman" w:cs="Times New Roman"/>
          <w:lang w:val="la-Latn"/>
        </w:rPr>
        <w:t>timonio et de placito comitis</w:t>
      </w:r>
      <w:r w:rsidR="005D4A29" w:rsidRPr="007A06F5">
        <w:rPr>
          <w:rFonts w:ascii="Times New Roman" w:hAnsi="Times New Roman" w:cs="Times New Roman"/>
          <w:lang w:val="la-Latn"/>
        </w:rPr>
        <w:t>.</w:t>
      </w:r>
    </w:p>
    <w:p w14:paraId="035A7FBE" w14:textId="525D1DAB"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missis dominicis vel cet</w:t>
      </w:r>
      <w:r w:rsidR="00E2381F" w:rsidRPr="007A06F5">
        <w:rPr>
          <w:rFonts w:ascii="Times New Roman" w:hAnsi="Times New Roman" w:cs="Times New Roman"/>
          <w:lang w:val="la-Latn"/>
        </w:rPr>
        <w:t>eris hominibus discurrentibus</w:t>
      </w:r>
      <w:r w:rsidR="005D4A29" w:rsidRPr="007A06F5">
        <w:rPr>
          <w:rFonts w:ascii="Times New Roman" w:hAnsi="Times New Roman" w:cs="Times New Roman"/>
          <w:lang w:val="la-Latn"/>
        </w:rPr>
        <w:t>.</w:t>
      </w:r>
    </w:p>
    <w:p w14:paraId="4870930B" w14:textId="3D8647EF"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cane tonsorato in </w:t>
      </w:r>
      <w:r w:rsidR="00E2381F" w:rsidRPr="007A06F5">
        <w:rPr>
          <w:rFonts w:ascii="Times New Roman" w:hAnsi="Times New Roman" w:cs="Times New Roman"/>
          <w:lang w:val="la-Latn"/>
        </w:rPr>
        <w:t>dextro armo</w:t>
      </w:r>
      <w:r w:rsidR="005D4A29" w:rsidRPr="007A06F5">
        <w:rPr>
          <w:rFonts w:ascii="Times New Roman" w:hAnsi="Times New Roman" w:cs="Times New Roman"/>
          <w:lang w:val="la-Latn"/>
        </w:rPr>
        <w:t>.</w:t>
      </w:r>
    </w:p>
    <w:p w14:paraId="3F86194E" w14:textId="1BF7AE51"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illis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w:t>
      </w:r>
      <w:r w:rsidR="00E2381F" w:rsidRPr="007A06F5">
        <w:rPr>
          <w:rFonts w:ascii="Times New Roman" w:hAnsi="Times New Roman" w:cs="Times New Roman"/>
          <w:lang w:val="la-Latn"/>
        </w:rPr>
        <w:t>i ad placitum banniri debeant</w:t>
      </w:r>
      <w:r w:rsidR="005D4A29" w:rsidRPr="007A06F5">
        <w:rPr>
          <w:rFonts w:ascii="Times New Roman" w:hAnsi="Times New Roman" w:cs="Times New Roman"/>
          <w:lang w:val="la-Latn"/>
        </w:rPr>
        <w:t>.</w:t>
      </w:r>
    </w:p>
    <w:p w14:paraId="416DC662" w14:textId="46AA42CC"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falsis testibus</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15D21CF9" w14:textId="566F41E6"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w:t>
      </w:r>
      <w:r w:rsidR="005D4A29" w:rsidRPr="007A06F5">
        <w:rPr>
          <w:rFonts w:ascii="Times New Roman" w:hAnsi="Times New Roman" w:cs="Times New Roman"/>
          <w:lang w:val="la-Latn"/>
        </w:rPr>
        <w:t>.</w:t>
      </w:r>
    </w:p>
    <w:p w14:paraId="115FC83C" w14:textId="02E85081"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Item</w:t>
      </w:r>
      <w:r w:rsidR="005D4A29" w:rsidRPr="007A06F5">
        <w:rPr>
          <w:rFonts w:ascii="Times New Roman" w:hAnsi="Times New Roman" w:cs="Times New Roman"/>
          <w:lang w:val="la-Latn"/>
        </w:rPr>
        <w:t>.</w:t>
      </w:r>
    </w:p>
    <w:p w14:paraId="3F598A3D" w14:textId="2F897421"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E2381F" w:rsidRPr="007A06F5">
        <w:rPr>
          <w:rFonts w:ascii="Times New Roman" w:hAnsi="Times New Roman" w:cs="Times New Roman"/>
          <w:lang w:val="la-Latn"/>
        </w:rPr>
        <w:t>e non iurando per vitam regis</w:t>
      </w:r>
      <w:r w:rsidR="005D4A29" w:rsidRPr="007A06F5">
        <w:rPr>
          <w:rFonts w:ascii="Times New Roman" w:hAnsi="Times New Roman" w:cs="Times New Roman"/>
          <w:lang w:val="la-Latn"/>
        </w:rPr>
        <w:t>.</w:t>
      </w:r>
    </w:p>
    <w:p w14:paraId="01135286" w14:textId="6D9A9217"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per cartam ingenuus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ad s</w:t>
      </w:r>
      <w:r w:rsidR="00E2381F" w:rsidRPr="007A06F5">
        <w:rPr>
          <w:rFonts w:ascii="Times New Roman" w:hAnsi="Times New Roman" w:cs="Times New Roman"/>
          <w:lang w:val="la-Latn"/>
        </w:rPr>
        <w:t>ervitium interpellatus fuerit</w:t>
      </w:r>
      <w:r w:rsidR="005D4A29" w:rsidRPr="007A06F5">
        <w:rPr>
          <w:rFonts w:ascii="Times New Roman" w:hAnsi="Times New Roman" w:cs="Times New Roman"/>
          <w:lang w:val="la-Latn"/>
        </w:rPr>
        <w:t>.</w:t>
      </w:r>
    </w:p>
    <w:p w14:paraId="1EF3481A" w14:textId="7B032D8F"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servo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E2381F" w:rsidRPr="007A06F5">
        <w:rPr>
          <w:rFonts w:ascii="Times New Roman" w:hAnsi="Times New Roman" w:cs="Times New Roman"/>
          <w:lang w:val="la-Latn"/>
        </w:rPr>
        <w:t>ui damnum quodlibet perpetrat</w:t>
      </w:r>
      <w:r w:rsidR="005D4A29" w:rsidRPr="007A06F5">
        <w:rPr>
          <w:rFonts w:ascii="Times New Roman" w:hAnsi="Times New Roman" w:cs="Times New Roman"/>
          <w:lang w:val="la-Latn"/>
        </w:rPr>
        <w:t>.</w:t>
      </w:r>
    </w:p>
    <w:p w14:paraId="095FFEFC" w14:textId="1152AF81"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mannit</w:t>
      </w:r>
      <w:r w:rsidR="00E2381F" w:rsidRPr="007A06F5">
        <w:rPr>
          <w:rFonts w:ascii="Times New Roman" w:hAnsi="Times New Roman" w:cs="Times New Roman"/>
          <w:lang w:val="la-Latn"/>
        </w:rPr>
        <w:t>ione secundum legem ad mallum</w:t>
      </w:r>
      <w:r w:rsidR="005D4A29" w:rsidRPr="007A06F5">
        <w:rPr>
          <w:rFonts w:ascii="Times New Roman" w:hAnsi="Times New Roman" w:cs="Times New Roman"/>
          <w:lang w:val="la-Latn"/>
        </w:rPr>
        <w:t>.</w:t>
      </w:r>
    </w:p>
    <w:p w14:paraId="38F109D5" w14:textId="6F303193" w:rsidR="004C6EF7"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auctore rei</w:t>
      </w:r>
      <w:r w:rsidR="005D4A29" w:rsidRPr="007A06F5">
        <w:rPr>
          <w:rFonts w:ascii="Times New Roman" w:hAnsi="Times New Roman" w:cs="Times New Roman"/>
          <w:lang w:val="la-Latn"/>
        </w:rPr>
        <w:t>.</w:t>
      </w:r>
    </w:p>
    <w:p w14:paraId="3C6AE0FB" w14:textId="16E01308"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hominibus ad mortem diiudicatis et post</w:t>
      </w:r>
      <w:r w:rsidR="00E2381F" w:rsidRPr="007A06F5">
        <w:rPr>
          <w:rFonts w:ascii="Times New Roman" w:hAnsi="Times New Roman" w:cs="Times New Roman"/>
          <w:lang w:val="la-Latn"/>
        </w:rPr>
        <w:t>ea eis vita concessa</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si iustitiam quaesierint</w:t>
      </w:r>
      <w:r w:rsidR="005D4A29" w:rsidRPr="007A06F5">
        <w:rPr>
          <w:rFonts w:ascii="Times New Roman" w:hAnsi="Times New Roman" w:cs="Times New Roman"/>
          <w:lang w:val="la-Latn"/>
        </w:rPr>
        <w:t>.</w:t>
      </w:r>
    </w:p>
    <w:p w14:paraId="1E94F0DA" w14:textId="10D493AE"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homine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cui post iudicium vita concess</w:t>
      </w:r>
      <w:r w:rsidR="00E2381F" w:rsidRPr="007A06F5">
        <w:rPr>
          <w:rFonts w:ascii="Times New Roman" w:hAnsi="Times New Roman" w:cs="Times New Roman"/>
          <w:lang w:val="la-Latn"/>
        </w:rPr>
        <w:t>a est</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si iustitiam reddere noluerit</w:t>
      </w:r>
      <w:r w:rsidR="005D4A29" w:rsidRPr="007A06F5">
        <w:rPr>
          <w:rFonts w:ascii="Times New Roman" w:hAnsi="Times New Roman" w:cs="Times New Roman"/>
          <w:lang w:val="la-Latn"/>
        </w:rPr>
        <w:t>.</w:t>
      </w:r>
    </w:p>
    <w:p w14:paraId="3E57526D" w14:textId="10FDC8DC"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latrone forban</w:t>
      </w:r>
      <w:r w:rsidR="00E2381F" w:rsidRPr="007A06F5">
        <w:rPr>
          <w:rFonts w:ascii="Times New Roman" w:hAnsi="Times New Roman" w:cs="Times New Roman"/>
          <w:lang w:val="la-Latn"/>
        </w:rPr>
        <w:t>nito a libero homine suscepto</w:t>
      </w:r>
      <w:r w:rsidR="005D4A29" w:rsidRPr="007A06F5">
        <w:rPr>
          <w:rFonts w:ascii="Times New Roman" w:hAnsi="Times New Roman" w:cs="Times New Roman"/>
          <w:lang w:val="la-Latn"/>
        </w:rPr>
        <w:t>.</w:t>
      </w:r>
    </w:p>
    <w:p w14:paraId="5F1C0E44" w14:textId="2DB764F6"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comite </w:t>
      </w:r>
      <w:r w:rsidR="00E2381F" w:rsidRPr="007A06F5">
        <w:rPr>
          <w:rFonts w:ascii="Times New Roman" w:hAnsi="Times New Roman" w:cs="Times New Roman"/>
          <w:lang w:val="la-Latn"/>
        </w:rPr>
        <w:t>latronem in forbanno mittente</w:t>
      </w:r>
      <w:r w:rsidR="005D4A29" w:rsidRPr="007A06F5">
        <w:rPr>
          <w:rFonts w:ascii="Times New Roman" w:hAnsi="Times New Roman" w:cs="Times New Roman"/>
          <w:lang w:val="la-Latn"/>
        </w:rPr>
        <w:t>.</w:t>
      </w:r>
    </w:p>
    <w:p w14:paraId="3727BA54" w14:textId="41429765"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liberis hominibus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w:t>
      </w:r>
      <w:r w:rsidR="00E2381F" w:rsidRPr="007A06F5">
        <w:rPr>
          <w:rFonts w:ascii="Times New Roman" w:hAnsi="Times New Roman" w:cs="Times New Roman"/>
          <w:lang w:val="la-Latn"/>
        </w:rPr>
        <w:t>ad mallum venire cogendi sunt</w:t>
      </w:r>
      <w:r w:rsidR="005D4A29" w:rsidRPr="007A06F5">
        <w:rPr>
          <w:rFonts w:ascii="Times New Roman" w:hAnsi="Times New Roman" w:cs="Times New Roman"/>
          <w:lang w:val="la-Latn"/>
        </w:rPr>
        <w:t>.</w:t>
      </w:r>
    </w:p>
    <w:p w14:paraId="2005AB0E" w14:textId="2A6ED9FA"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testibus ad testimonium di</w:t>
      </w:r>
      <w:r w:rsidR="00E2381F" w:rsidRPr="007A06F5">
        <w:rPr>
          <w:rFonts w:ascii="Times New Roman" w:hAnsi="Times New Roman" w:cs="Times New Roman"/>
          <w:lang w:val="la-Latn"/>
        </w:rPr>
        <w:t>cendum</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qualiter adhibeantur</w:t>
      </w:r>
      <w:r w:rsidR="005D4A29" w:rsidRPr="007A06F5">
        <w:rPr>
          <w:rFonts w:ascii="Times New Roman" w:hAnsi="Times New Roman" w:cs="Times New Roman"/>
          <w:lang w:val="la-Latn"/>
        </w:rPr>
        <w:t>.</w:t>
      </w:r>
    </w:p>
    <w:p w14:paraId="0D70C2FA" w14:textId="01CCDE9B"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iustitia cuiuslib</w:t>
      </w:r>
      <w:r w:rsidR="00E2381F" w:rsidRPr="007A06F5">
        <w:rPr>
          <w:rFonts w:ascii="Times New Roman" w:hAnsi="Times New Roman" w:cs="Times New Roman"/>
          <w:lang w:val="la-Latn"/>
        </w:rPr>
        <w:t>et a nullo quolibet dilatanda</w:t>
      </w:r>
      <w:r w:rsidR="005D4A29" w:rsidRPr="007A06F5">
        <w:rPr>
          <w:rFonts w:ascii="Times New Roman" w:hAnsi="Times New Roman" w:cs="Times New Roman"/>
          <w:lang w:val="la-Latn"/>
        </w:rPr>
        <w:t>.</w:t>
      </w:r>
    </w:p>
    <w:p w14:paraId="77CBBABD" w14:textId="18995286"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non cogend</w:t>
      </w:r>
      <w:r w:rsidR="00E2381F" w:rsidRPr="007A06F5">
        <w:rPr>
          <w:rFonts w:ascii="Times New Roman" w:hAnsi="Times New Roman" w:cs="Times New Roman"/>
          <w:lang w:val="la-Latn"/>
        </w:rPr>
        <w:t>o ad pontem ire causa telonei</w:t>
      </w:r>
      <w:r w:rsidR="005D4A29" w:rsidRPr="007A06F5">
        <w:rPr>
          <w:rFonts w:ascii="Times New Roman" w:hAnsi="Times New Roman" w:cs="Times New Roman"/>
          <w:lang w:val="la-Latn"/>
        </w:rPr>
        <w:t>.</w:t>
      </w:r>
    </w:p>
    <w:p w14:paraId="722DDFD4" w14:textId="054326F0" w:rsidR="004C6EF7" w:rsidRPr="007A06F5" w:rsidRDefault="004C6EF7"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presbiter sanctum chrisma dederit ad iudicium subvertendum</w:t>
      </w:r>
      <w:r w:rsidR="005D4A29" w:rsidRPr="007A06F5">
        <w:rPr>
          <w:rFonts w:ascii="Times New Roman" w:hAnsi="Times New Roman" w:cs="Times New Roman"/>
          <w:lang w:val="la-Latn"/>
        </w:rPr>
        <w:t>.</w:t>
      </w:r>
      <w:r w:rsidRPr="007A06F5">
        <w:rPr>
          <w:rFonts w:ascii="Times New Roman" w:hAnsi="Times New Roman" w:cs="Times New Roman"/>
          <w:lang w:val="la-Latn"/>
        </w:rPr>
        <w:t>/</w:t>
      </w:r>
    </w:p>
    <w:p w14:paraId="4D402F4A" w14:textId="43BD0498"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iudicibus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advocatis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praepositis et rel</w:t>
      </w:r>
      <w:r w:rsidR="00E2381F" w:rsidRPr="007A06F5">
        <w:rPr>
          <w:rFonts w:ascii="Times New Roman" w:hAnsi="Times New Roman" w:cs="Times New Roman"/>
          <w:lang w:val="la-Latn"/>
        </w:rPr>
        <w:t>iquis ministris</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quales sint</w:t>
      </w:r>
      <w:r w:rsidR="005D4A29" w:rsidRPr="007A06F5">
        <w:rPr>
          <w:rFonts w:ascii="Times New Roman" w:hAnsi="Times New Roman" w:cs="Times New Roman"/>
          <w:lang w:val="la-Latn"/>
        </w:rPr>
        <w:t>.</w:t>
      </w:r>
    </w:p>
    <w:p w14:paraId="1AA12CBF" w14:textId="780374F7" w:rsidR="007E55F2"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LVII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mallo publico</w:t>
      </w:r>
      <w:r w:rsidR="005D4A29" w:rsidRPr="007A06F5">
        <w:rPr>
          <w:rFonts w:ascii="Times New Roman" w:hAnsi="Times New Roman" w:cs="Times New Roman"/>
          <w:lang w:val="la-Latn"/>
        </w:rPr>
        <w:t>.</w:t>
      </w:r>
    </w:p>
    <w:p w14:paraId="5575852E" w14:textId="386D7882"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sacr</w:t>
      </w:r>
      <w:r w:rsidR="00E2381F" w:rsidRPr="007A06F5">
        <w:rPr>
          <w:rFonts w:ascii="Times New Roman" w:hAnsi="Times New Roman" w:cs="Times New Roman"/>
          <w:lang w:val="la-Latn"/>
        </w:rPr>
        <w:t>amentis ad palatium adramitis</w:t>
      </w:r>
      <w:r w:rsidR="005D4A29" w:rsidRPr="007A06F5">
        <w:rPr>
          <w:rFonts w:ascii="Times New Roman" w:hAnsi="Times New Roman" w:cs="Times New Roman"/>
          <w:lang w:val="la-Latn"/>
        </w:rPr>
        <w:t>.</w:t>
      </w:r>
    </w:p>
    <w:p w14:paraId="78F24F21" w14:textId="690321D7"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LVIII</w:t>
      </w:r>
      <w:r w:rsidR="00E2381F" w:rsidRPr="007A06F5">
        <w:rPr>
          <w:rFonts w:ascii="Times New Roman" w:hAnsi="Times New Roman" w:cs="Times New Roman"/>
          <w:lang w:val="la-Latn"/>
        </w:rPr>
        <w:t>I</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De inpedimento clamatorum</w:t>
      </w:r>
      <w:r w:rsidR="005D4A29" w:rsidRPr="007A06F5">
        <w:rPr>
          <w:rFonts w:ascii="Times New Roman" w:hAnsi="Times New Roman" w:cs="Times New Roman"/>
          <w:lang w:val="la-Latn"/>
        </w:rPr>
        <w:t>.</w:t>
      </w:r>
    </w:p>
    <w:p w14:paraId="6690D51D" w14:textId="0D9783B3"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fugitivis contra pr</w:t>
      </w:r>
      <w:r w:rsidR="00E2381F" w:rsidRPr="007A06F5">
        <w:rPr>
          <w:rFonts w:ascii="Times New Roman" w:hAnsi="Times New Roman" w:cs="Times New Roman"/>
          <w:lang w:val="la-Latn"/>
        </w:rPr>
        <w:t>aeceptum dominicum occultatis</w:t>
      </w:r>
      <w:r w:rsidR="005D4A29" w:rsidRPr="007A06F5">
        <w:rPr>
          <w:rFonts w:ascii="Times New Roman" w:hAnsi="Times New Roman" w:cs="Times New Roman"/>
          <w:lang w:val="la-Latn"/>
        </w:rPr>
        <w:t>.</w:t>
      </w:r>
    </w:p>
    <w:p w14:paraId="618766F7" w14:textId="1D8DB2B3"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nimiu</w:t>
      </w:r>
      <w:r w:rsidR="00E2381F" w:rsidRPr="007A06F5">
        <w:rPr>
          <w:rFonts w:ascii="Times New Roman" w:hAnsi="Times New Roman" w:cs="Times New Roman"/>
          <w:lang w:val="la-Latn"/>
        </w:rPr>
        <w:t>m blasphemis latronibus</w:t>
      </w:r>
      <w:r w:rsidR="005D4A29" w:rsidRPr="007A06F5">
        <w:rPr>
          <w:rFonts w:ascii="Times New Roman" w:hAnsi="Times New Roman" w:cs="Times New Roman"/>
          <w:lang w:val="la-Latn"/>
        </w:rPr>
        <w:t>.</w:t>
      </w:r>
    </w:p>
    <w:p w14:paraId="09D5AD3F" w14:textId="753B7455" w:rsidR="007E55F2" w:rsidRPr="007A06F5" w:rsidRDefault="00E2381F"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pace infra patriam</w:t>
      </w:r>
      <w:r w:rsidR="005D4A29" w:rsidRPr="007A06F5">
        <w:rPr>
          <w:rFonts w:ascii="Times New Roman" w:hAnsi="Times New Roman" w:cs="Times New Roman"/>
          <w:lang w:val="la-Latn"/>
        </w:rPr>
        <w:t>.</w:t>
      </w:r>
    </w:p>
    <w:p w14:paraId="463B3EA2" w14:textId="42B849B7"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iunioribus in</w:t>
      </w:r>
      <w:r w:rsidR="00E2381F" w:rsidRPr="007A06F5">
        <w:rPr>
          <w:rFonts w:ascii="Times New Roman" w:hAnsi="Times New Roman" w:cs="Times New Roman"/>
          <w:lang w:val="la-Latn"/>
        </w:rPr>
        <w:t xml:space="preserve"> populo vulgari distringendis</w:t>
      </w:r>
      <w:r w:rsidR="005D4A29" w:rsidRPr="007A06F5">
        <w:rPr>
          <w:rFonts w:ascii="Times New Roman" w:hAnsi="Times New Roman" w:cs="Times New Roman"/>
          <w:lang w:val="la-Latn"/>
        </w:rPr>
        <w:t>.</w:t>
      </w:r>
    </w:p>
    <w:p w14:paraId="1C37F6CA" w14:textId="5D35DD9F"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hoc</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super missum dominicum cum c</w:t>
      </w:r>
      <w:r w:rsidR="00E2381F" w:rsidRPr="007A06F5">
        <w:rPr>
          <w:rFonts w:ascii="Times New Roman" w:hAnsi="Times New Roman" w:cs="Times New Roman"/>
          <w:lang w:val="la-Latn"/>
        </w:rPr>
        <w:t>ollecta et armis quis venerit</w:t>
      </w:r>
      <w:r w:rsidR="005D4A29" w:rsidRPr="007A06F5">
        <w:rPr>
          <w:rFonts w:ascii="Times New Roman" w:hAnsi="Times New Roman" w:cs="Times New Roman"/>
          <w:lang w:val="la-Latn"/>
        </w:rPr>
        <w:t>.</w:t>
      </w:r>
    </w:p>
    <w:p w14:paraId="5CE30AB2" w14:textId="3FC9216B"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eo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domum</w:t>
      </w:r>
      <w:r w:rsidR="00E2381F" w:rsidRPr="007A06F5">
        <w:rPr>
          <w:rFonts w:ascii="Times New Roman" w:hAnsi="Times New Roman" w:cs="Times New Roman"/>
          <w:lang w:val="la-Latn"/>
        </w:rPr>
        <w:t xml:space="preserve"> alienam cuiuslibet infrangit</w:t>
      </w:r>
      <w:r w:rsidR="005D4A29" w:rsidRPr="007A06F5">
        <w:rPr>
          <w:rFonts w:ascii="Times New Roman" w:hAnsi="Times New Roman" w:cs="Times New Roman"/>
          <w:lang w:val="la-Latn"/>
        </w:rPr>
        <w:t>.</w:t>
      </w:r>
    </w:p>
    <w:p w14:paraId="5C464907" w14:textId="706B8FEC"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w:t>
      </w:r>
      <w:r w:rsidR="00E2381F" w:rsidRPr="007A06F5">
        <w:rPr>
          <w:rFonts w:ascii="Times New Roman" w:hAnsi="Times New Roman" w:cs="Times New Roman"/>
          <w:lang w:val="la-Latn"/>
        </w:rPr>
        <w:t>VI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messibus vel annoni</w:t>
      </w:r>
      <w:r w:rsidR="00E2381F" w:rsidRPr="007A06F5">
        <w:rPr>
          <w:rFonts w:ascii="Times New Roman" w:hAnsi="Times New Roman" w:cs="Times New Roman"/>
          <w:lang w:val="la-Latn"/>
        </w:rPr>
        <w:t>s in hoste raptis vel furatis</w:t>
      </w:r>
      <w:r w:rsidR="005D4A29" w:rsidRPr="007A06F5">
        <w:rPr>
          <w:rFonts w:ascii="Times New Roman" w:hAnsi="Times New Roman" w:cs="Times New Roman"/>
          <w:lang w:val="la-Latn"/>
        </w:rPr>
        <w:t>.</w:t>
      </w:r>
    </w:p>
    <w:p w14:paraId="522EA8EC" w14:textId="07631B44"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li</w:t>
      </w:r>
      <w:r w:rsidR="00E2381F" w:rsidRPr="007A06F5">
        <w:rPr>
          <w:rFonts w:ascii="Times New Roman" w:hAnsi="Times New Roman" w:cs="Times New Roman"/>
          <w:lang w:val="la-Latn"/>
        </w:rPr>
        <w:t>bero homine in hostem bannito</w:t>
      </w:r>
      <w:r w:rsidR="005D4A29" w:rsidRPr="007A06F5">
        <w:rPr>
          <w:rFonts w:ascii="Times New Roman" w:hAnsi="Times New Roman" w:cs="Times New Roman"/>
          <w:lang w:val="la-Latn"/>
        </w:rPr>
        <w:t>.</w:t>
      </w:r>
    </w:p>
    <w:p w14:paraId="748BFB4C" w14:textId="75941687"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w:t>
      </w:r>
      <w:r w:rsidR="00E2381F" w:rsidRPr="007A06F5">
        <w:rPr>
          <w:rFonts w:ascii="Times New Roman" w:hAnsi="Times New Roman" w:cs="Times New Roman"/>
          <w:lang w:val="la-Latn"/>
        </w:rPr>
        <w:t>III</w:t>
      </w:r>
      <w:r w:rsidR="009B2994" w:rsidRPr="007A06F5">
        <w:rPr>
          <w:rFonts w:ascii="Times New Roman" w:hAnsi="Times New Roman" w:cs="Times New Roman"/>
          <w:lang w:val="la-Latn"/>
        </w:rPr>
        <w:t xml:space="preserve">. </w:t>
      </w:r>
      <w:r w:rsidR="00E2381F" w:rsidRPr="007A06F5">
        <w:rPr>
          <w:rFonts w:ascii="Times New Roman" w:hAnsi="Times New Roman" w:cs="Times New Roman"/>
          <w:lang w:val="la-Latn"/>
        </w:rPr>
        <w:t>De hairibanno exactando</w:t>
      </w:r>
      <w:r w:rsidR="005D4A29" w:rsidRPr="007A06F5">
        <w:rPr>
          <w:rFonts w:ascii="Times New Roman" w:hAnsi="Times New Roman" w:cs="Times New Roman"/>
          <w:lang w:val="la-Latn"/>
        </w:rPr>
        <w:t>.</w:t>
      </w:r>
    </w:p>
    <w:p w14:paraId="6273BF6C" w14:textId="3C3FE119"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LXVIIII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regales habent honores et</w:t>
      </w:r>
      <w:r w:rsidR="00E2381F" w:rsidRPr="007A06F5">
        <w:rPr>
          <w:rFonts w:ascii="Times New Roman" w:hAnsi="Times New Roman" w:cs="Times New Roman"/>
          <w:lang w:val="la-Latn"/>
        </w:rPr>
        <w:t xml:space="preserve"> in hostem banniti ad condictum placitum non venerint.</w:t>
      </w:r>
    </w:p>
    <w:p w14:paraId="08A4863F" w14:textId="70605408"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sine </w:t>
      </w:r>
      <w:r w:rsidR="00E2381F" w:rsidRPr="007A06F5">
        <w:rPr>
          <w:rFonts w:ascii="Times New Roman" w:hAnsi="Times New Roman" w:cs="Times New Roman"/>
          <w:lang w:val="la-Latn"/>
        </w:rPr>
        <w:t>licentia de hoste revertuntur</w:t>
      </w:r>
      <w:r w:rsidR="005D4A29" w:rsidRPr="007A06F5">
        <w:rPr>
          <w:rFonts w:ascii="Times New Roman" w:hAnsi="Times New Roman" w:cs="Times New Roman"/>
          <w:lang w:val="la-Latn"/>
        </w:rPr>
        <w:t>.</w:t>
      </w:r>
    </w:p>
    <w:p w14:paraId="765C82A9" w14:textId="0BC89484"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his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w:t>
      </w:r>
      <w:r w:rsidR="00E2381F" w:rsidRPr="007A06F5">
        <w:rPr>
          <w:rFonts w:ascii="Times New Roman" w:hAnsi="Times New Roman" w:cs="Times New Roman"/>
          <w:lang w:val="la-Latn"/>
        </w:rPr>
        <w:t>ui beneficia principum habent</w:t>
      </w:r>
      <w:r w:rsidR="005D4A29" w:rsidRPr="007A06F5">
        <w:rPr>
          <w:rFonts w:ascii="Times New Roman" w:hAnsi="Times New Roman" w:cs="Times New Roman"/>
          <w:lang w:val="la-Latn"/>
        </w:rPr>
        <w:t>.</w:t>
      </w:r>
    </w:p>
    <w:p w14:paraId="5F2C4D47" w14:textId="0D30AB01"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w:t>
      </w:r>
      <w:r w:rsidR="00E2381F" w:rsidRPr="007A06F5">
        <w:rPr>
          <w:rFonts w:ascii="Times New Roman" w:hAnsi="Times New Roman" w:cs="Times New Roman"/>
          <w:lang w:val="la-Latn"/>
        </w:rPr>
        <w:t>e non cogendo bibere in hoste</w:t>
      </w:r>
      <w:r w:rsidR="005D4A29" w:rsidRPr="007A06F5">
        <w:rPr>
          <w:rFonts w:ascii="Times New Roman" w:hAnsi="Times New Roman" w:cs="Times New Roman"/>
          <w:lang w:val="la-Latn"/>
        </w:rPr>
        <w:t>.</w:t>
      </w:r>
    </w:p>
    <w:p w14:paraId="072C3EF2" w14:textId="33F393C1" w:rsidR="007E55F2" w:rsidRPr="007A06F5" w:rsidRDefault="007E55F2"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LXXIII</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De vassis adhuc in palatio servientibus et tamen beneficia habent</w:t>
      </w:r>
      <w:r w:rsidR="005D4A29" w:rsidRPr="007A06F5">
        <w:rPr>
          <w:rFonts w:ascii="Times New Roman" w:hAnsi="Times New Roman" w:cs="Times New Roman"/>
          <w:lang w:val="la-Latn"/>
        </w:rPr>
        <w:t>.</w:t>
      </w:r>
    </w:p>
    <w:p w14:paraId="5BE91AAA" w14:textId="7AEF349E" w:rsidR="00867B31" w:rsidRPr="007A06F5" w:rsidRDefault="00867B31" w:rsidP="00450DB4">
      <w:pPr>
        <w:pStyle w:val="Normlnweb"/>
        <w:spacing w:before="0" w:beforeAutospacing="0" w:after="120" w:afterAutospacing="0"/>
        <w:rPr>
          <w:lang w:val="la-Latn"/>
        </w:rPr>
      </w:pPr>
      <w:r w:rsidRPr="007A06F5">
        <w:rPr>
          <w:lang w:val="la-Latn"/>
        </w:rPr>
        <w:t>LXXIIII</w:t>
      </w:r>
      <w:r w:rsidR="009B2994" w:rsidRPr="007A06F5">
        <w:rPr>
          <w:lang w:val="la-Latn"/>
        </w:rPr>
        <w:t xml:space="preserve">. </w:t>
      </w:r>
      <w:r w:rsidRPr="007A06F5">
        <w:rPr>
          <w:lang w:val="la-Latn"/>
        </w:rPr>
        <w:t>De praeparatione ad hostem secundum antiquam consuetudinem</w:t>
      </w:r>
      <w:r w:rsidR="009B2994" w:rsidRPr="007A06F5">
        <w:rPr>
          <w:lang w:val="la-Latn"/>
        </w:rPr>
        <w:t xml:space="preserve">. </w:t>
      </w:r>
    </w:p>
    <w:p w14:paraId="5225FE68" w14:textId="2C16525E" w:rsidR="00867B31" w:rsidRPr="007A06F5" w:rsidRDefault="00867B31" w:rsidP="00450DB4">
      <w:pPr>
        <w:pStyle w:val="Normlnweb"/>
        <w:spacing w:before="0" w:beforeAutospacing="0" w:after="120" w:afterAutospacing="0"/>
        <w:rPr>
          <w:lang w:val="la-Latn"/>
        </w:rPr>
      </w:pPr>
      <w:r w:rsidRPr="007A06F5">
        <w:rPr>
          <w:lang w:val="la-Latn"/>
        </w:rPr>
        <w:t>LXXV</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ut non nisi permissione regali brun</w:t>
      </w:r>
      <w:r w:rsidR="00D234AC" w:rsidRPr="007A06F5">
        <w:rPr>
          <w:lang w:val="la-Latn"/>
        </w:rPr>
        <w:t xml:space="preserve">ia vel gladius homini extraneo </w:t>
      </w:r>
      <w:r w:rsidRPr="007A06F5">
        <w:rPr>
          <w:lang w:val="la-Latn"/>
        </w:rPr>
        <w:t>a quolibet detur aut vendatur</w:t>
      </w:r>
      <w:r w:rsidR="009B2994" w:rsidRPr="007A06F5">
        <w:rPr>
          <w:lang w:val="la-Latn"/>
        </w:rPr>
        <w:t xml:space="preserve">. </w:t>
      </w:r>
    </w:p>
    <w:p w14:paraId="169DBBEB" w14:textId="19647B39" w:rsidR="00867B31" w:rsidRPr="007A06F5" w:rsidRDefault="00867B31" w:rsidP="00450DB4">
      <w:pPr>
        <w:pStyle w:val="Normlnweb"/>
        <w:spacing w:before="0" w:beforeAutospacing="0" w:after="120" w:afterAutospacing="0"/>
        <w:rPr>
          <w:lang w:val="la-Latn"/>
        </w:rPr>
      </w:pPr>
      <w:r w:rsidRPr="007A06F5">
        <w:rPr>
          <w:lang w:val="la-Latn"/>
        </w:rPr>
        <w:t>LXXVI</w:t>
      </w:r>
      <w:r w:rsidR="009B2994" w:rsidRPr="007A06F5">
        <w:rPr>
          <w:lang w:val="la-Latn"/>
        </w:rPr>
        <w:t xml:space="preserve">. </w:t>
      </w:r>
      <w:r w:rsidRPr="007A06F5">
        <w:rPr>
          <w:lang w:val="la-Latn"/>
        </w:rPr>
        <w:t>De causarum et litium terminis</w:t>
      </w:r>
      <w:r w:rsidR="009B2994" w:rsidRPr="007A06F5">
        <w:rPr>
          <w:lang w:val="la-Latn"/>
        </w:rPr>
        <w:t xml:space="preserve">. </w:t>
      </w:r>
    </w:p>
    <w:p w14:paraId="3C3EDB92" w14:textId="19C1E837" w:rsidR="00867B31" w:rsidRPr="007A06F5" w:rsidRDefault="00867B31" w:rsidP="00450DB4">
      <w:pPr>
        <w:pStyle w:val="Normlnweb"/>
        <w:spacing w:before="0" w:beforeAutospacing="0" w:after="120" w:afterAutospacing="0"/>
        <w:rPr>
          <w:lang w:val="la-Latn"/>
        </w:rPr>
      </w:pPr>
      <w:r w:rsidRPr="007A06F5">
        <w:rPr>
          <w:lang w:val="la-Latn"/>
        </w:rPr>
        <w:t>LXXVII</w:t>
      </w:r>
      <w:r w:rsidR="009B2994" w:rsidRPr="007A06F5">
        <w:rPr>
          <w:lang w:val="la-Latn"/>
        </w:rPr>
        <w:t xml:space="preserve">. </w:t>
      </w:r>
      <w:r w:rsidRPr="007A06F5">
        <w:rPr>
          <w:lang w:val="la-Latn"/>
        </w:rPr>
        <w:t>De episcopis</w:t>
      </w:r>
      <w:r w:rsidR="009B2994" w:rsidRPr="007A06F5">
        <w:rPr>
          <w:lang w:val="la-Latn"/>
        </w:rPr>
        <w:t xml:space="preserve">, </w:t>
      </w:r>
      <w:r w:rsidRPr="007A06F5">
        <w:rPr>
          <w:lang w:val="la-Latn"/>
        </w:rPr>
        <w:t>comitibus et potentioribus</w:t>
      </w:r>
      <w:r w:rsidR="009B2994" w:rsidRPr="007A06F5">
        <w:rPr>
          <w:lang w:val="la-Latn"/>
        </w:rPr>
        <w:t xml:space="preserve">, </w:t>
      </w:r>
      <w:r w:rsidRPr="007A06F5">
        <w:rPr>
          <w:lang w:val="la-Latn"/>
        </w:rPr>
        <w:t>si causam inter se habuerint</w:t>
      </w:r>
      <w:r w:rsidR="009B2994" w:rsidRPr="007A06F5">
        <w:rPr>
          <w:lang w:val="la-Latn"/>
        </w:rPr>
        <w:t xml:space="preserve">. </w:t>
      </w:r>
    </w:p>
    <w:p w14:paraId="527A4887" w14:textId="6EEE65B4" w:rsidR="00867B31" w:rsidRPr="007A06F5" w:rsidRDefault="00867B31" w:rsidP="00450DB4">
      <w:pPr>
        <w:pStyle w:val="Normlnweb"/>
        <w:spacing w:before="0" w:beforeAutospacing="0" w:after="120" w:afterAutospacing="0"/>
        <w:rPr>
          <w:lang w:val="la-Latn"/>
        </w:rPr>
      </w:pPr>
      <w:r w:rsidRPr="007A06F5">
        <w:rPr>
          <w:lang w:val="la-Latn"/>
        </w:rPr>
        <w:t>LXXVIII</w:t>
      </w:r>
      <w:r w:rsidR="009B2994" w:rsidRPr="007A06F5">
        <w:rPr>
          <w:lang w:val="la-Latn"/>
        </w:rPr>
        <w:t xml:space="preserve">. </w:t>
      </w:r>
      <w:r w:rsidRPr="007A06F5">
        <w:rPr>
          <w:lang w:val="la-Latn"/>
        </w:rPr>
        <w:t>De testibus ad rem quamlibet discutiendam eligendis</w:t>
      </w:r>
      <w:r w:rsidR="009B2994" w:rsidRPr="007A06F5">
        <w:rPr>
          <w:lang w:val="la-Latn"/>
        </w:rPr>
        <w:t xml:space="preserve">. </w:t>
      </w:r>
    </w:p>
    <w:p w14:paraId="383D50BD" w14:textId="44EFEAC8" w:rsidR="00867B31" w:rsidRPr="007A06F5" w:rsidRDefault="00867B31" w:rsidP="00450DB4">
      <w:pPr>
        <w:pStyle w:val="Normlnweb"/>
        <w:spacing w:before="0" w:beforeAutospacing="0" w:after="120" w:afterAutospacing="0"/>
        <w:rPr>
          <w:lang w:val="la-Latn"/>
        </w:rPr>
      </w:pPr>
      <w:r w:rsidRPr="007A06F5">
        <w:rPr>
          <w:lang w:val="la-Latn"/>
        </w:rPr>
        <w:t>LXXVIIII</w:t>
      </w:r>
      <w:r w:rsidR="009B2994" w:rsidRPr="007A06F5">
        <w:rPr>
          <w:lang w:val="la-Latn"/>
        </w:rPr>
        <w:t xml:space="preserve">. </w:t>
      </w:r>
      <w:r w:rsidRPr="007A06F5">
        <w:rPr>
          <w:lang w:val="la-Latn"/>
        </w:rPr>
        <w:t>De placito centenarii</w:t>
      </w:r>
      <w:r w:rsidR="009B2994" w:rsidRPr="007A06F5">
        <w:rPr>
          <w:lang w:val="la-Latn"/>
        </w:rPr>
        <w:t xml:space="preserve">. </w:t>
      </w:r>
    </w:p>
    <w:p w14:paraId="234F3981" w14:textId="6EFF1AF2" w:rsidR="00867B31" w:rsidRPr="007A06F5" w:rsidRDefault="00867B31" w:rsidP="00450DB4">
      <w:pPr>
        <w:pStyle w:val="Normlnweb"/>
        <w:spacing w:before="0" w:beforeAutospacing="0" w:after="120" w:afterAutospacing="0"/>
        <w:rPr>
          <w:lang w:val="la-Latn"/>
        </w:rPr>
      </w:pPr>
      <w:r w:rsidRPr="007A06F5">
        <w:rPr>
          <w:lang w:val="la-Latn"/>
        </w:rPr>
        <w:t>LXXX</w:t>
      </w:r>
      <w:r w:rsidR="009B2994" w:rsidRPr="007A06F5">
        <w:rPr>
          <w:lang w:val="la-Latn"/>
        </w:rPr>
        <w:t xml:space="preserve">. </w:t>
      </w:r>
      <w:r w:rsidRPr="007A06F5">
        <w:rPr>
          <w:lang w:val="la-Latn"/>
        </w:rPr>
        <w:t>De inquisitione et descriptione uniuscuiusque missi in suo missatico</w:t>
      </w:r>
      <w:r w:rsidR="009B2994" w:rsidRPr="007A06F5">
        <w:rPr>
          <w:lang w:val="la-Latn"/>
        </w:rPr>
        <w:t xml:space="preserve">. </w:t>
      </w:r>
    </w:p>
    <w:p w14:paraId="315DD159" w14:textId="2DFC974B" w:rsidR="00867B31" w:rsidRPr="007A06F5" w:rsidRDefault="00867B31" w:rsidP="00450DB4">
      <w:pPr>
        <w:pStyle w:val="Normlnweb"/>
        <w:spacing w:before="0" w:beforeAutospacing="0" w:after="120" w:afterAutospacing="0"/>
        <w:rPr>
          <w:lang w:val="la-Latn"/>
        </w:rPr>
      </w:pPr>
      <w:r w:rsidRPr="007A06F5">
        <w:rPr>
          <w:lang w:val="la-Latn"/>
        </w:rPr>
        <w:t>LXXXI</w:t>
      </w:r>
      <w:r w:rsidR="009B2994" w:rsidRPr="007A06F5">
        <w:rPr>
          <w:lang w:val="la-Latn"/>
        </w:rPr>
        <w:t xml:space="preserve">. </w:t>
      </w:r>
      <w:r w:rsidRPr="007A06F5">
        <w:rPr>
          <w:lang w:val="la-Latn"/>
        </w:rPr>
        <w:t>De beneficiis</w:t>
      </w:r>
      <w:r w:rsidR="009B2994" w:rsidRPr="007A06F5">
        <w:rPr>
          <w:lang w:val="la-Latn"/>
        </w:rPr>
        <w:t xml:space="preserve">, </w:t>
      </w:r>
      <w:r w:rsidRPr="007A06F5">
        <w:rPr>
          <w:lang w:val="la-Latn"/>
        </w:rPr>
        <w:t>qualiter condricta sint</w:t>
      </w:r>
      <w:r w:rsidR="009B2994" w:rsidRPr="007A06F5">
        <w:rPr>
          <w:lang w:val="la-Latn"/>
        </w:rPr>
        <w:t xml:space="preserve">. </w:t>
      </w:r>
    </w:p>
    <w:p w14:paraId="4790E1FD" w14:textId="2400D42B" w:rsidR="00867B31" w:rsidRPr="007A06F5" w:rsidRDefault="00867B31" w:rsidP="00450DB4">
      <w:pPr>
        <w:pStyle w:val="Normlnweb"/>
        <w:spacing w:before="0" w:beforeAutospacing="0" w:after="120" w:afterAutospacing="0"/>
        <w:rPr>
          <w:lang w:val="la-Latn"/>
        </w:rPr>
      </w:pPr>
      <w:r w:rsidRPr="007A06F5">
        <w:rPr>
          <w:lang w:val="la-Latn"/>
        </w:rPr>
        <w:t>LXXXII</w:t>
      </w:r>
      <w:r w:rsidR="009B2994" w:rsidRPr="007A06F5">
        <w:rPr>
          <w:lang w:val="la-Latn"/>
        </w:rPr>
        <w:t xml:space="preserve">. </w:t>
      </w:r>
      <w:r w:rsidRPr="007A06F5">
        <w:rPr>
          <w:lang w:val="la-Latn"/>
        </w:rPr>
        <w:t>De beneficiis episcoporum</w:t>
      </w:r>
      <w:r w:rsidR="009B2994" w:rsidRPr="007A06F5">
        <w:rPr>
          <w:lang w:val="la-Latn"/>
        </w:rPr>
        <w:t xml:space="preserve">, </w:t>
      </w:r>
      <w:r w:rsidRPr="007A06F5">
        <w:rPr>
          <w:lang w:val="la-Latn"/>
        </w:rPr>
        <w:t>abbatum et rel</w:t>
      </w:r>
      <w:r w:rsidR="00D234AC" w:rsidRPr="007A06F5">
        <w:rPr>
          <w:lang w:val="la-Latn"/>
        </w:rPr>
        <w:t xml:space="preserve">iquorum et de fiscis regalibus </w:t>
      </w:r>
      <w:r w:rsidRPr="007A06F5">
        <w:rPr>
          <w:lang w:val="la-Latn"/>
        </w:rPr>
        <w:t>describendis</w:t>
      </w:r>
      <w:r w:rsidR="009B2994" w:rsidRPr="007A06F5">
        <w:rPr>
          <w:lang w:val="la-Latn"/>
        </w:rPr>
        <w:t xml:space="preserve">. </w:t>
      </w:r>
    </w:p>
    <w:p w14:paraId="1C3A8C71" w14:textId="2613050E" w:rsidR="00867B31" w:rsidRPr="007A06F5" w:rsidRDefault="00867B31" w:rsidP="00450DB4">
      <w:pPr>
        <w:pStyle w:val="Normlnweb"/>
        <w:spacing w:before="0" w:beforeAutospacing="0" w:after="120" w:afterAutospacing="0"/>
        <w:rPr>
          <w:lang w:val="la-Latn"/>
        </w:rPr>
      </w:pPr>
      <w:r w:rsidRPr="007A06F5">
        <w:rPr>
          <w:lang w:val="la-Latn"/>
        </w:rPr>
        <w:t>LXXXIII</w:t>
      </w:r>
      <w:r w:rsidR="009B2994" w:rsidRPr="007A06F5">
        <w:rPr>
          <w:lang w:val="la-Latn"/>
        </w:rPr>
        <w:t xml:space="preserve">. </w:t>
      </w:r>
      <w:r w:rsidRPr="007A06F5">
        <w:rPr>
          <w:lang w:val="la-Latn"/>
        </w:rPr>
        <w:t>De legationibus propter iustitias</w:t>
      </w:r>
      <w:r w:rsidR="009B2994" w:rsidRPr="007A06F5">
        <w:rPr>
          <w:lang w:val="la-Latn"/>
        </w:rPr>
        <w:t xml:space="preserve">, </w:t>
      </w:r>
      <w:r w:rsidRPr="007A06F5">
        <w:rPr>
          <w:lang w:val="la-Latn"/>
        </w:rPr>
        <w:t>quo tempore exerceantur</w:t>
      </w:r>
      <w:r w:rsidR="009B2994" w:rsidRPr="007A06F5">
        <w:rPr>
          <w:lang w:val="la-Latn"/>
        </w:rPr>
        <w:t xml:space="preserve">. </w:t>
      </w:r>
    </w:p>
    <w:p w14:paraId="0D2A8340" w14:textId="210A468C" w:rsidR="00867B31" w:rsidRPr="007A06F5" w:rsidRDefault="00867B31" w:rsidP="00450DB4">
      <w:pPr>
        <w:pStyle w:val="Normlnweb"/>
        <w:spacing w:before="0" w:beforeAutospacing="0" w:after="120" w:afterAutospacing="0"/>
        <w:rPr>
          <w:lang w:val="la-Latn"/>
        </w:rPr>
      </w:pPr>
      <w:r w:rsidRPr="007A06F5">
        <w:rPr>
          <w:lang w:val="la-Latn"/>
        </w:rPr>
        <w:t>LXXXIIII</w:t>
      </w:r>
      <w:r w:rsidR="009B2994" w:rsidRPr="007A06F5">
        <w:rPr>
          <w:lang w:val="la-Latn"/>
        </w:rPr>
        <w:t xml:space="preserve">. </w:t>
      </w:r>
      <w:r w:rsidRPr="007A06F5">
        <w:rPr>
          <w:lang w:val="la-Latn"/>
        </w:rPr>
        <w:t>De iussione dominica in quolibet missatico non adimpleta</w:t>
      </w:r>
      <w:r w:rsidR="009B2994" w:rsidRPr="007A06F5">
        <w:rPr>
          <w:lang w:val="la-Latn"/>
        </w:rPr>
        <w:t xml:space="preserve">. </w:t>
      </w:r>
    </w:p>
    <w:p w14:paraId="32F9EA92" w14:textId="4D46E860" w:rsidR="00867B31" w:rsidRPr="007A06F5" w:rsidRDefault="00867B31" w:rsidP="00450DB4">
      <w:pPr>
        <w:pStyle w:val="Normlnweb"/>
        <w:spacing w:before="0" w:beforeAutospacing="0" w:after="120" w:afterAutospacing="0"/>
        <w:rPr>
          <w:lang w:val="la-Latn"/>
        </w:rPr>
      </w:pPr>
      <w:r w:rsidRPr="007A06F5">
        <w:rPr>
          <w:lang w:val="la-Latn"/>
        </w:rPr>
        <w:t>LXXXV</w:t>
      </w:r>
      <w:r w:rsidR="009B2994" w:rsidRPr="007A06F5">
        <w:rPr>
          <w:lang w:val="la-Latn"/>
        </w:rPr>
        <w:t xml:space="preserve">. </w:t>
      </w:r>
      <w:r w:rsidRPr="007A06F5">
        <w:rPr>
          <w:lang w:val="la-Latn"/>
        </w:rPr>
        <w:t>De censu regali inquirendo</w:t>
      </w:r>
      <w:r w:rsidR="009B2994" w:rsidRPr="007A06F5">
        <w:rPr>
          <w:lang w:val="la-Latn"/>
        </w:rPr>
        <w:t xml:space="preserve">. </w:t>
      </w:r>
    </w:p>
    <w:p w14:paraId="38A89EFC" w14:textId="35BDD766" w:rsidR="00867B31" w:rsidRPr="007A06F5" w:rsidRDefault="00867B31" w:rsidP="00450DB4">
      <w:pPr>
        <w:pStyle w:val="Normlnweb"/>
        <w:spacing w:before="0" w:beforeAutospacing="0" w:after="120" w:afterAutospacing="0"/>
        <w:rPr>
          <w:lang w:val="la-Latn"/>
        </w:rPr>
      </w:pPr>
      <w:r w:rsidRPr="007A06F5">
        <w:rPr>
          <w:lang w:val="la-Latn"/>
        </w:rPr>
        <w:t>LXXXVI</w:t>
      </w:r>
      <w:r w:rsidR="009B2994" w:rsidRPr="007A06F5">
        <w:rPr>
          <w:lang w:val="la-Latn"/>
        </w:rPr>
        <w:t xml:space="preserve">. </w:t>
      </w:r>
      <w:r w:rsidRPr="007A06F5">
        <w:rPr>
          <w:lang w:val="la-Latn"/>
        </w:rPr>
        <w:t>De rebus</w:t>
      </w:r>
      <w:r w:rsidR="009B2994" w:rsidRPr="007A06F5">
        <w:rPr>
          <w:lang w:val="la-Latn"/>
        </w:rPr>
        <w:t xml:space="preserve">, </w:t>
      </w:r>
      <w:r w:rsidRPr="007A06F5">
        <w:rPr>
          <w:lang w:val="la-Latn"/>
        </w:rPr>
        <w:t>de quibus census ad partem regis exire solebat</w:t>
      </w:r>
      <w:r w:rsidR="009B2994" w:rsidRPr="007A06F5">
        <w:rPr>
          <w:lang w:val="la-Latn"/>
        </w:rPr>
        <w:t xml:space="preserve">. </w:t>
      </w:r>
    </w:p>
    <w:p w14:paraId="37E7E903" w14:textId="4FF02794" w:rsidR="00867B31" w:rsidRPr="007A06F5" w:rsidRDefault="00867B31" w:rsidP="00450DB4">
      <w:pPr>
        <w:pStyle w:val="Normlnweb"/>
        <w:spacing w:before="0" w:beforeAutospacing="0" w:after="120" w:afterAutospacing="0"/>
        <w:rPr>
          <w:lang w:val="la-Latn"/>
        </w:rPr>
      </w:pPr>
      <w:r w:rsidRPr="007A06F5">
        <w:rPr>
          <w:lang w:val="la-Latn"/>
        </w:rPr>
        <w:t>LXXXVII</w:t>
      </w:r>
      <w:r w:rsidR="009B2994" w:rsidRPr="007A06F5">
        <w:rPr>
          <w:lang w:val="la-Latn"/>
        </w:rPr>
        <w:t xml:space="preserve">. </w:t>
      </w:r>
      <w:r w:rsidRPr="007A06F5">
        <w:rPr>
          <w:lang w:val="la-Latn"/>
        </w:rPr>
        <w:t>De placitis a missis dominicis comitibus notum faciendis</w:t>
      </w:r>
      <w:r w:rsidR="009B2994" w:rsidRPr="007A06F5">
        <w:rPr>
          <w:lang w:val="la-Latn"/>
        </w:rPr>
        <w:t xml:space="preserve">. </w:t>
      </w:r>
    </w:p>
    <w:p w14:paraId="56E2EC29" w14:textId="6588BE07" w:rsidR="00867B31" w:rsidRPr="007A06F5" w:rsidRDefault="00867B31" w:rsidP="00450DB4">
      <w:pPr>
        <w:pStyle w:val="Normlnweb"/>
        <w:spacing w:before="0" w:beforeAutospacing="0" w:after="120" w:afterAutospacing="0"/>
        <w:rPr>
          <w:lang w:val="la-Latn"/>
        </w:rPr>
      </w:pPr>
      <w:r w:rsidRPr="007A06F5">
        <w:rPr>
          <w:lang w:val="la-Latn"/>
        </w:rPr>
        <w:t>LXXXVIII</w:t>
      </w:r>
      <w:r w:rsidR="009B2994" w:rsidRPr="007A06F5">
        <w:rPr>
          <w:lang w:val="la-Latn"/>
        </w:rPr>
        <w:t xml:space="preserve">. </w:t>
      </w:r>
      <w:r w:rsidRPr="007A06F5">
        <w:rPr>
          <w:lang w:val="la-Latn"/>
        </w:rPr>
        <w:t>De fidelitate regis promittenda</w:t>
      </w:r>
      <w:r w:rsidR="009B2994" w:rsidRPr="007A06F5">
        <w:rPr>
          <w:lang w:val="la-Latn"/>
        </w:rPr>
        <w:t xml:space="preserve">. </w:t>
      </w:r>
    </w:p>
    <w:p w14:paraId="5A8AB317" w14:textId="00C66B41" w:rsidR="00867B31" w:rsidRPr="007A06F5" w:rsidRDefault="00867B31" w:rsidP="00450DB4">
      <w:pPr>
        <w:pStyle w:val="Normlnweb"/>
        <w:spacing w:before="0" w:beforeAutospacing="0" w:after="120" w:afterAutospacing="0"/>
        <w:rPr>
          <w:lang w:val="la-Latn"/>
        </w:rPr>
      </w:pPr>
      <w:r w:rsidRPr="007A06F5">
        <w:rPr>
          <w:lang w:val="la-Latn"/>
        </w:rPr>
        <w:t>LXXXVIIII</w:t>
      </w:r>
      <w:r w:rsidR="009B2994" w:rsidRPr="007A06F5">
        <w:rPr>
          <w:lang w:val="la-Latn"/>
        </w:rPr>
        <w:t xml:space="preserve">. </w:t>
      </w:r>
      <w:r w:rsidRPr="007A06F5">
        <w:rPr>
          <w:lang w:val="la-Latn"/>
        </w:rPr>
        <w:t>De homicidiis infra patriam factis</w:t>
      </w:r>
      <w:r w:rsidR="009B2994" w:rsidRPr="007A06F5">
        <w:rPr>
          <w:lang w:val="la-Latn"/>
        </w:rPr>
        <w:t xml:space="preserve">. </w:t>
      </w:r>
    </w:p>
    <w:p w14:paraId="16055D2A" w14:textId="3CFE9443" w:rsidR="00867B31" w:rsidRPr="007A06F5" w:rsidRDefault="00867B31" w:rsidP="00450DB4">
      <w:pPr>
        <w:pStyle w:val="Normlnweb"/>
        <w:spacing w:before="0" w:beforeAutospacing="0" w:after="120" w:afterAutospacing="0"/>
        <w:rPr>
          <w:lang w:val="la-Latn"/>
        </w:rPr>
      </w:pPr>
      <w:r w:rsidRPr="007A06F5">
        <w:rPr>
          <w:lang w:val="la-Latn"/>
        </w:rPr>
        <w:t>XC</w:t>
      </w:r>
      <w:r w:rsidR="009B2994" w:rsidRPr="007A06F5">
        <w:rPr>
          <w:lang w:val="la-Latn"/>
        </w:rPr>
        <w:t xml:space="preserve">. </w:t>
      </w:r>
      <w:r w:rsidRPr="007A06F5">
        <w:rPr>
          <w:lang w:val="la-Latn"/>
        </w:rPr>
        <w:t>De mensuribus et ponderibus</w:t>
      </w:r>
      <w:r w:rsidR="009B2994" w:rsidRPr="007A06F5">
        <w:rPr>
          <w:lang w:val="la-Latn"/>
        </w:rPr>
        <w:t xml:space="preserve">. </w:t>
      </w:r>
    </w:p>
    <w:p w14:paraId="66D3C5A2" w14:textId="791340A9" w:rsidR="00867B31" w:rsidRPr="007A06F5" w:rsidRDefault="00867B31" w:rsidP="00450DB4">
      <w:pPr>
        <w:pStyle w:val="Normlnweb"/>
        <w:spacing w:before="0" w:beforeAutospacing="0" w:after="120" w:afterAutospacing="0"/>
        <w:rPr>
          <w:lang w:val="la-Latn"/>
        </w:rPr>
      </w:pPr>
      <w:r w:rsidRPr="007A06F5">
        <w:rPr>
          <w:lang w:val="la-Latn"/>
        </w:rPr>
        <w:t>XCI</w:t>
      </w:r>
      <w:r w:rsidR="009B2994" w:rsidRPr="007A06F5">
        <w:rPr>
          <w:lang w:val="la-Latn"/>
        </w:rPr>
        <w:t xml:space="preserve">. </w:t>
      </w:r>
      <w:r w:rsidRPr="007A06F5">
        <w:rPr>
          <w:lang w:val="la-Latn"/>
        </w:rPr>
        <w:t>Ut intelligatur</w:t>
      </w:r>
      <w:r w:rsidR="009B2994" w:rsidRPr="007A06F5">
        <w:rPr>
          <w:lang w:val="la-Latn"/>
        </w:rPr>
        <w:t xml:space="preserve">, </w:t>
      </w:r>
      <w:r w:rsidRPr="007A06F5">
        <w:rPr>
          <w:lang w:val="la-Latn"/>
        </w:rPr>
        <w:t>in quo facto immunitas frangatur</w:t>
      </w:r>
      <w:r w:rsidR="009B2994" w:rsidRPr="007A06F5">
        <w:rPr>
          <w:lang w:val="la-Latn"/>
        </w:rPr>
        <w:t xml:space="preserve">. </w:t>
      </w:r>
    </w:p>
    <w:p w14:paraId="6551CC96" w14:textId="3B2BFC54" w:rsidR="00867B31" w:rsidRPr="007A06F5" w:rsidRDefault="00867B31" w:rsidP="00450DB4">
      <w:pPr>
        <w:pStyle w:val="Normlnweb"/>
        <w:spacing w:before="0" w:beforeAutospacing="0" w:after="120" w:afterAutospacing="0"/>
        <w:rPr>
          <w:lang w:val="la-Latn"/>
        </w:rPr>
      </w:pPr>
      <w:r w:rsidRPr="007A06F5">
        <w:rPr>
          <w:lang w:val="la-Latn"/>
        </w:rPr>
        <w:lastRenderedPageBreak/>
        <w:t>XCI</w:t>
      </w:r>
      <w:r w:rsidR="009B2994" w:rsidRPr="007A06F5">
        <w:rPr>
          <w:lang w:val="la-Latn"/>
        </w:rPr>
        <w:t xml:space="preserve">. </w:t>
      </w:r>
      <w:r w:rsidRPr="007A06F5">
        <w:rPr>
          <w:lang w:val="la-Latn"/>
        </w:rPr>
        <w:t>De pace in hoste vel infra patriam</w:t>
      </w:r>
      <w:r w:rsidR="009B2994" w:rsidRPr="007A06F5">
        <w:rPr>
          <w:lang w:val="la-Latn"/>
        </w:rPr>
        <w:t xml:space="preserve">. </w:t>
      </w:r>
      <w:r w:rsidRPr="007A06F5">
        <w:rPr>
          <w:lang w:val="la-Latn"/>
        </w:rPr>
        <w:t>/</w:t>
      </w:r>
    </w:p>
    <w:p w14:paraId="23B043DC" w14:textId="2A98D73C" w:rsidR="00867B31" w:rsidRPr="007A06F5" w:rsidRDefault="00867B31" w:rsidP="00450DB4">
      <w:pPr>
        <w:pStyle w:val="Normlnweb"/>
        <w:spacing w:before="0" w:beforeAutospacing="0" w:after="120" w:afterAutospacing="0"/>
        <w:rPr>
          <w:lang w:val="la-Latn"/>
        </w:rPr>
      </w:pPr>
      <w:r w:rsidRPr="007A06F5">
        <w:rPr>
          <w:lang w:val="la-Latn"/>
        </w:rPr>
        <w:t>INCIPIUNT PRAEDICTA CAPITULA ET EORUM TEXTUS</w:t>
      </w:r>
      <w:r w:rsidR="009B2994" w:rsidRPr="007A06F5">
        <w:rPr>
          <w:lang w:val="la-Latn"/>
        </w:rPr>
        <w:t xml:space="preserve">. </w:t>
      </w:r>
    </w:p>
    <w:p w14:paraId="3C280ADD" w14:textId="55CFEF87" w:rsidR="00867B31" w:rsidRPr="007A06F5" w:rsidRDefault="00867B31" w:rsidP="00450DB4">
      <w:pPr>
        <w:pStyle w:val="Normlnweb"/>
        <w:spacing w:before="0" w:beforeAutospacing="0" w:after="120" w:afterAutospacing="0"/>
        <w:rPr>
          <w:lang w:val="la-Latn"/>
        </w:rPr>
      </w:pPr>
      <w:r w:rsidRPr="007A06F5">
        <w:rPr>
          <w:lang w:val="la-Latn"/>
        </w:rPr>
        <w:t>I</w:t>
      </w:r>
      <w:r w:rsidR="009B2994" w:rsidRPr="007A06F5">
        <w:rPr>
          <w:lang w:val="la-Latn"/>
        </w:rPr>
        <w:t xml:space="preserve">. </w:t>
      </w:r>
      <w:r w:rsidRPr="007A06F5">
        <w:rPr>
          <w:lang w:val="la-Latn"/>
        </w:rPr>
        <w:t>DE PAGE SERVANDA</w:t>
      </w:r>
      <w:r w:rsidR="009B2994" w:rsidRPr="007A06F5">
        <w:rPr>
          <w:lang w:val="la-Latn"/>
        </w:rPr>
        <w:t xml:space="preserve">. </w:t>
      </w:r>
    </w:p>
    <w:p w14:paraId="6735A61C" w14:textId="17D46D41"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pace admonemus</w:t>
      </w:r>
      <w:r w:rsidR="009B2994" w:rsidRPr="007A06F5">
        <w:rPr>
          <w:sz w:val="22"/>
          <w:szCs w:val="22"/>
          <w:lang w:val="la-Latn"/>
        </w:rPr>
        <w:t xml:space="preserve">, </w:t>
      </w:r>
      <w:r w:rsidRPr="007A06F5">
        <w:rPr>
          <w:sz w:val="22"/>
          <w:szCs w:val="22"/>
          <w:lang w:val="la-Latn"/>
        </w:rPr>
        <w:t>ut omnes</w:t>
      </w:r>
      <w:r w:rsidR="009B2994" w:rsidRPr="007A06F5">
        <w:rPr>
          <w:sz w:val="22"/>
          <w:szCs w:val="22"/>
          <w:lang w:val="la-Latn"/>
        </w:rPr>
        <w:t xml:space="preserve">, </w:t>
      </w:r>
      <w:r w:rsidRPr="007A06F5">
        <w:rPr>
          <w:sz w:val="22"/>
          <w:szCs w:val="22"/>
          <w:lang w:val="la-Latn"/>
        </w:rPr>
        <w:t>qui per aliqua scelera ei rebelles sunt</w:t>
      </w:r>
      <w:r w:rsidR="009B2994" w:rsidRPr="007A06F5">
        <w:rPr>
          <w:sz w:val="22"/>
          <w:szCs w:val="22"/>
          <w:lang w:val="la-Latn"/>
        </w:rPr>
        <w:t xml:space="preserve">, </w:t>
      </w:r>
      <w:r w:rsidRPr="007A06F5">
        <w:rPr>
          <w:sz w:val="22"/>
          <w:szCs w:val="22"/>
          <w:lang w:val="la-Latn"/>
        </w:rPr>
        <w:t>constringantur</w:t>
      </w:r>
      <w:r w:rsidR="009B2994" w:rsidRPr="007A06F5">
        <w:rPr>
          <w:sz w:val="22"/>
          <w:szCs w:val="22"/>
          <w:lang w:val="la-Latn"/>
        </w:rPr>
        <w:t xml:space="preserve">. </w:t>
      </w:r>
    </w:p>
    <w:p w14:paraId="10327A9C" w14:textId="6508984C" w:rsidR="00867B31" w:rsidRPr="007A06F5" w:rsidRDefault="00867B31" w:rsidP="00450DB4">
      <w:pPr>
        <w:pStyle w:val="Normlnweb"/>
        <w:spacing w:before="0" w:beforeAutospacing="0" w:after="120" w:afterAutospacing="0"/>
        <w:rPr>
          <w:lang w:val="la-Latn"/>
        </w:rPr>
      </w:pPr>
      <w:r w:rsidRPr="007A06F5">
        <w:rPr>
          <w:lang w:val="la-Latn"/>
        </w:rPr>
        <w:t>II</w:t>
      </w:r>
      <w:r w:rsidR="009B2994" w:rsidRPr="007A06F5">
        <w:rPr>
          <w:lang w:val="la-Latn"/>
        </w:rPr>
        <w:t xml:space="preserve">. </w:t>
      </w:r>
      <w:r w:rsidRPr="007A06F5">
        <w:rPr>
          <w:lang w:val="la-Latn"/>
        </w:rPr>
        <w:t>DE IUSTITIIS GENERALIBUS</w:t>
      </w:r>
      <w:r w:rsidR="009B2994" w:rsidRPr="007A06F5">
        <w:rPr>
          <w:lang w:val="la-Latn"/>
        </w:rPr>
        <w:t xml:space="preserve">. </w:t>
      </w:r>
    </w:p>
    <w:p w14:paraId="52B45EAB" w14:textId="2213B5E1"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iustitiis ecclesiarum dei</w:t>
      </w:r>
      <w:r w:rsidR="009B2994" w:rsidRPr="007A06F5">
        <w:rPr>
          <w:sz w:val="22"/>
          <w:szCs w:val="22"/>
          <w:lang w:val="la-Latn"/>
        </w:rPr>
        <w:t xml:space="preserve">, </w:t>
      </w:r>
      <w:r w:rsidRPr="007A06F5">
        <w:rPr>
          <w:sz w:val="22"/>
          <w:szCs w:val="22"/>
          <w:lang w:val="la-Latn"/>
        </w:rPr>
        <w:t>viduarum</w:t>
      </w:r>
      <w:r w:rsidR="009B2994" w:rsidRPr="007A06F5">
        <w:rPr>
          <w:sz w:val="22"/>
          <w:szCs w:val="22"/>
          <w:lang w:val="la-Latn"/>
        </w:rPr>
        <w:t xml:space="preserve">, </w:t>
      </w:r>
      <w:r w:rsidRPr="007A06F5">
        <w:rPr>
          <w:sz w:val="22"/>
          <w:szCs w:val="22"/>
          <w:lang w:val="la-Latn"/>
        </w:rPr>
        <w:t>orfanorum et pu</w:t>
      </w:r>
      <w:r w:rsidR="00D234AC" w:rsidRPr="007A06F5">
        <w:rPr>
          <w:sz w:val="22"/>
          <w:szCs w:val="22"/>
          <w:lang w:val="la-Latn"/>
        </w:rPr>
        <w:t>pillorum praecipimus</w:t>
      </w:r>
      <w:r w:rsidR="009B2994" w:rsidRPr="007A06F5">
        <w:rPr>
          <w:sz w:val="22"/>
          <w:szCs w:val="22"/>
          <w:lang w:val="la-Latn"/>
        </w:rPr>
        <w:t xml:space="preserve">, </w:t>
      </w:r>
      <w:r w:rsidR="00D234AC" w:rsidRPr="007A06F5">
        <w:rPr>
          <w:sz w:val="22"/>
          <w:szCs w:val="22"/>
          <w:lang w:val="la-Latn"/>
        </w:rPr>
        <w:t xml:space="preserve">ut in </w:t>
      </w:r>
      <w:r w:rsidRPr="007A06F5">
        <w:rPr>
          <w:sz w:val="22"/>
          <w:szCs w:val="22"/>
          <w:lang w:val="la-Latn"/>
        </w:rPr>
        <w:t>publicis iudiciis non dispiciantur clamantes</w:t>
      </w:r>
      <w:r w:rsidR="009B2994" w:rsidRPr="007A06F5">
        <w:rPr>
          <w:sz w:val="22"/>
          <w:szCs w:val="22"/>
          <w:lang w:val="la-Latn"/>
        </w:rPr>
        <w:t xml:space="preserve">, </w:t>
      </w:r>
      <w:r w:rsidRPr="007A06F5">
        <w:rPr>
          <w:sz w:val="22"/>
          <w:szCs w:val="22"/>
          <w:lang w:val="la-Latn"/>
        </w:rPr>
        <w:t>sed diligenter audiantur</w:t>
      </w:r>
      <w:r w:rsidR="009B2994" w:rsidRPr="007A06F5">
        <w:rPr>
          <w:sz w:val="22"/>
          <w:szCs w:val="22"/>
          <w:lang w:val="la-Latn"/>
        </w:rPr>
        <w:t xml:space="preserve">. </w:t>
      </w:r>
    </w:p>
    <w:p w14:paraId="6CA09DDC" w14:textId="4453CCB1" w:rsidR="00867B31" w:rsidRPr="007A06F5" w:rsidRDefault="00867B31" w:rsidP="00450DB4">
      <w:pPr>
        <w:pStyle w:val="Normlnweb"/>
        <w:spacing w:before="0" w:beforeAutospacing="0" w:after="120" w:afterAutospacing="0"/>
        <w:rPr>
          <w:lang w:val="la-Latn"/>
        </w:rPr>
      </w:pPr>
      <w:r w:rsidRPr="007A06F5">
        <w:rPr>
          <w:lang w:val="la-Latn"/>
        </w:rPr>
        <w:t>III</w:t>
      </w:r>
      <w:r w:rsidR="009B2994" w:rsidRPr="007A06F5">
        <w:rPr>
          <w:lang w:val="la-Latn"/>
        </w:rPr>
        <w:t xml:space="preserve">. </w:t>
      </w:r>
      <w:r w:rsidRPr="007A06F5">
        <w:rPr>
          <w:lang w:val="la-Latn"/>
        </w:rPr>
        <w:t>DE IUSTITIIS REGALIBUS</w:t>
      </w:r>
      <w:r w:rsidR="009B2994" w:rsidRPr="007A06F5">
        <w:rPr>
          <w:lang w:val="la-Latn"/>
        </w:rPr>
        <w:t xml:space="preserve">. </w:t>
      </w:r>
    </w:p>
    <w:p w14:paraId="68D4F5A8" w14:textId="0AADA43C"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iustitiis regalibus</w:t>
      </w:r>
      <w:r w:rsidR="009B2994" w:rsidRPr="007A06F5">
        <w:rPr>
          <w:sz w:val="22"/>
          <w:szCs w:val="22"/>
          <w:lang w:val="la-Latn"/>
        </w:rPr>
        <w:t xml:space="preserve">, </w:t>
      </w:r>
      <w:r w:rsidRPr="007A06F5">
        <w:rPr>
          <w:sz w:val="22"/>
          <w:szCs w:val="22"/>
          <w:lang w:val="la-Latn"/>
        </w:rPr>
        <w:t>ut pleniter fiant inquisitae</w:t>
      </w:r>
      <w:r w:rsidR="009B2994" w:rsidRPr="007A06F5">
        <w:rPr>
          <w:sz w:val="22"/>
          <w:szCs w:val="22"/>
          <w:lang w:val="la-Latn"/>
        </w:rPr>
        <w:t xml:space="preserve">. </w:t>
      </w:r>
    </w:p>
    <w:p w14:paraId="2E2602D9" w14:textId="64170040"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hoc</w:t>
      </w:r>
      <w:r w:rsidR="009B2994" w:rsidRPr="007A06F5">
        <w:rPr>
          <w:sz w:val="22"/>
          <w:szCs w:val="22"/>
          <w:lang w:val="la-Latn"/>
        </w:rPr>
        <w:t xml:space="preserve">, </w:t>
      </w:r>
      <w:r w:rsidRPr="007A06F5">
        <w:rPr>
          <w:sz w:val="22"/>
          <w:szCs w:val="22"/>
          <w:lang w:val="la-Latn"/>
        </w:rPr>
        <w:t>si evenerit famis</w:t>
      </w:r>
      <w:r w:rsidR="009B2994" w:rsidRPr="007A06F5">
        <w:rPr>
          <w:sz w:val="22"/>
          <w:szCs w:val="22"/>
          <w:lang w:val="la-Latn"/>
        </w:rPr>
        <w:t xml:space="preserve">, </w:t>
      </w:r>
      <w:r w:rsidRPr="007A06F5">
        <w:rPr>
          <w:sz w:val="22"/>
          <w:szCs w:val="22"/>
          <w:lang w:val="la-Latn"/>
        </w:rPr>
        <w:t>cladis</w:t>
      </w:r>
      <w:r w:rsidR="009B2994" w:rsidRPr="007A06F5">
        <w:rPr>
          <w:sz w:val="22"/>
          <w:szCs w:val="22"/>
          <w:lang w:val="la-Latn"/>
        </w:rPr>
        <w:t xml:space="preserve">, </w:t>
      </w:r>
      <w:r w:rsidRPr="007A06F5">
        <w:rPr>
          <w:sz w:val="22"/>
          <w:szCs w:val="22"/>
          <w:lang w:val="la-Latn"/>
        </w:rPr>
        <w:t>pestilentia</w:t>
      </w:r>
      <w:r w:rsidR="009B2994" w:rsidRPr="007A06F5">
        <w:rPr>
          <w:sz w:val="22"/>
          <w:szCs w:val="22"/>
          <w:lang w:val="la-Latn"/>
        </w:rPr>
        <w:t xml:space="preserve">, </w:t>
      </w:r>
      <w:r w:rsidRPr="007A06F5">
        <w:rPr>
          <w:sz w:val="22"/>
          <w:szCs w:val="22"/>
          <w:lang w:val="la-Latn"/>
        </w:rPr>
        <w:t>inequalitas aeris vel alia qu</w:t>
      </w:r>
      <w:r w:rsidR="00D234AC" w:rsidRPr="007A06F5">
        <w:rPr>
          <w:sz w:val="22"/>
          <w:szCs w:val="22"/>
          <w:lang w:val="la-Latn"/>
        </w:rPr>
        <w:t>aliscumque tribulatio</w:t>
      </w:r>
      <w:r w:rsidR="009B2994" w:rsidRPr="007A06F5">
        <w:rPr>
          <w:sz w:val="22"/>
          <w:szCs w:val="22"/>
          <w:lang w:val="la-Latn"/>
        </w:rPr>
        <w:t xml:space="preserve">, </w:t>
      </w:r>
      <w:r w:rsidR="00D234AC" w:rsidRPr="007A06F5">
        <w:rPr>
          <w:sz w:val="22"/>
          <w:szCs w:val="22"/>
          <w:lang w:val="la-Latn"/>
        </w:rPr>
        <w:t xml:space="preserve">ut non </w:t>
      </w:r>
      <w:r w:rsidRPr="007A06F5">
        <w:rPr>
          <w:sz w:val="22"/>
          <w:szCs w:val="22"/>
          <w:lang w:val="la-Latn"/>
        </w:rPr>
        <w:t>expectetur electum</w:t>
      </w:r>
      <w:r w:rsidR="00E55DD3" w:rsidRPr="007A06F5">
        <w:rPr>
          <w:sz w:val="22"/>
          <w:szCs w:val="22"/>
          <w:lang w:val="la-Latn"/>
        </w:rPr>
        <w:t xml:space="preserve"> </w:t>
      </w:r>
      <w:r w:rsidRPr="007A06F5">
        <w:rPr>
          <w:sz w:val="22"/>
          <w:szCs w:val="22"/>
          <w:lang w:val="la-Latn"/>
        </w:rPr>
        <w:t>nostrum</w:t>
      </w:r>
      <w:r w:rsidR="009B2994" w:rsidRPr="007A06F5">
        <w:rPr>
          <w:sz w:val="22"/>
          <w:szCs w:val="22"/>
          <w:lang w:val="la-Latn"/>
        </w:rPr>
        <w:t xml:space="preserve">, </w:t>
      </w:r>
      <w:r w:rsidRPr="007A06F5">
        <w:rPr>
          <w:sz w:val="22"/>
          <w:szCs w:val="22"/>
          <w:lang w:val="la-Latn"/>
        </w:rPr>
        <w:t xml:space="preserve">set statim deprecetur dei misericordia et in presenti </w:t>
      </w:r>
      <w:r w:rsidR="00D234AC" w:rsidRPr="007A06F5">
        <w:rPr>
          <w:sz w:val="22"/>
          <w:szCs w:val="22"/>
          <w:lang w:val="la-Latn"/>
        </w:rPr>
        <w:t>anno de famis inopia</w:t>
      </w:r>
      <w:r w:rsidR="009B2994" w:rsidRPr="007A06F5">
        <w:rPr>
          <w:sz w:val="22"/>
          <w:szCs w:val="22"/>
          <w:lang w:val="la-Latn"/>
        </w:rPr>
        <w:t xml:space="preserve">, </w:t>
      </w:r>
      <w:r w:rsidR="00D234AC" w:rsidRPr="007A06F5">
        <w:rPr>
          <w:sz w:val="22"/>
          <w:szCs w:val="22"/>
          <w:lang w:val="la-Latn"/>
        </w:rPr>
        <w:t xml:space="preserve">ut suos </w:t>
      </w:r>
      <w:r w:rsidRPr="007A06F5">
        <w:rPr>
          <w:sz w:val="22"/>
          <w:szCs w:val="22"/>
          <w:lang w:val="la-Latn"/>
        </w:rPr>
        <w:t>quisque adiuvet prout potest</w:t>
      </w:r>
      <w:r w:rsidR="009B2994" w:rsidRPr="007A06F5">
        <w:rPr>
          <w:sz w:val="22"/>
          <w:szCs w:val="22"/>
          <w:lang w:val="la-Latn"/>
        </w:rPr>
        <w:t xml:space="preserve">. </w:t>
      </w:r>
      <w:r w:rsidRPr="007A06F5">
        <w:rPr>
          <w:sz w:val="22"/>
          <w:szCs w:val="22"/>
          <w:lang w:val="la-Latn"/>
        </w:rPr>
        <w:t>Suam annonam nimis care non</w:t>
      </w:r>
      <w:r w:rsidR="00E55DD3" w:rsidRPr="007A06F5">
        <w:rPr>
          <w:sz w:val="22"/>
          <w:szCs w:val="22"/>
          <w:lang w:val="la-Latn"/>
        </w:rPr>
        <w:t xml:space="preserve"> </w:t>
      </w:r>
      <w:r w:rsidRPr="007A06F5">
        <w:rPr>
          <w:sz w:val="22"/>
          <w:szCs w:val="22"/>
          <w:lang w:val="la-Latn"/>
        </w:rPr>
        <w:t>vendat et ne f</w:t>
      </w:r>
      <w:r w:rsidR="00D234AC" w:rsidRPr="007A06F5">
        <w:rPr>
          <w:sz w:val="22"/>
          <w:szCs w:val="22"/>
          <w:lang w:val="la-Latn"/>
        </w:rPr>
        <w:t xml:space="preserve">oris imperium nostrum vendatur </w:t>
      </w:r>
      <w:r w:rsidRPr="007A06F5">
        <w:rPr>
          <w:sz w:val="22"/>
          <w:szCs w:val="22"/>
          <w:lang w:val="la-Latn"/>
        </w:rPr>
        <w:t>aliquid alimonie</w:t>
      </w:r>
      <w:r w:rsidR="009B2994" w:rsidRPr="007A06F5">
        <w:rPr>
          <w:sz w:val="22"/>
          <w:szCs w:val="22"/>
          <w:lang w:val="la-Latn"/>
        </w:rPr>
        <w:t xml:space="preserve">. </w:t>
      </w:r>
    </w:p>
    <w:p w14:paraId="0348118F" w14:textId="519CD273" w:rsidR="00867B31" w:rsidRPr="007A06F5" w:rsidRDefault="00867B31" w:rsidP="00450DB4">
      <w:pPr>
        <w:pStyle w:val="Normlnweb"/>
        <w:spacing w:before="0" w:beforeAutospacing="0" w:after="120" w:afterAutospacing="0"/>
        <w:rPr>
          <w:lang w:val="la-Latn"/>
        </w:rPr>
      </w:pPr>
      <w:r w:rsidRPr="007A06F5">
        <w:rPr>
          <w:lang w:val="la-Latn"/>
        </w:rPr>
        <w:t>IIII</w:t>
      </w:r>
      <w:r w:rsidR="009B2994" w:rsidRPr="007A06F5">
        <w:rPr>
          <w:lang w:val="la-Latn"/>
        </w:rPr>
        <w:t xml:space="preserve">. </w:t>
      </w:r>
      <w:r w:rsidRPr="007A06F5">
        <w:rPr>
          <w:lang w:val="la-Latn"/>
        </w:rPr>
        <w:t>DE ARMIS NON PORTANDIS</w:t>
      </w:r>
      <w:r w:rsidR="009B2994" w:rsidRPr="007A06F5">
        <w:rPr>
          <w:lang w:val="la-Latn"/>
        </w:rPr>
        <w:t xml:space="preserve">. </w:t>
      </w:r>
    </w:p>
    <w:p w14:paraId="66D6FCD9" w14:textId="1073D4D8"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armis infra patriam non portandis</w:t>
      </w:r>
      <w:r w:rsidR="009B2994" w:rsidRPr="007A06F5">
        <w:rPr>
          <w:sz w:val="22"/>
          <w:szCs w:val="22"/>
          <w:lang w:val="la-Latn"/>
        </w:rPr>
        <w:t xml:space="preserve">, </w:t>
      </w:r>
      <w:r w:rsidRPr="007A06F5">
        <w:rPr>
          <w:sz w:val="22"/>
          <w:szCs w:val="22"/>
          <w:lang w:val="la-Latn"/>
        </w:rPr>
        <w:t xml:space="preserve">id est scutis et lanceis et </w:t>
      </w:r>
      <w:r w:rsidR="00D234AC" w:rsidRPr="007A06F5">
        <w:rPr>
          <w:sz w:val="22"/>
          <w:szCs w:val="22"/>
          <w:lang w:val="la-Latn"/>
        </w:rPr>
        <w:t>loricis</w:t>
      </w:r>
      <w:r w:rsidR="009B2994" w:rsidRPr="007A06F5">
        <w:rPr>
          <w:sz w:val="22"/>
          <w:szCs w:val="22"/>
          <w:lang w:val="la-Latn"/>
        </w:rPr>
        <w:t xml:space="preserve">. </w:t>
      </w:r>
      <w:r w:rsidR="00D234AC" w:rsidRPr="007A06F5">
        <w:rPr>
          <w:sz w:val="22"/>
          <w:szCs w:val="22"/>
          <w:lang w:val="la-Latn"/>
        </w:rPr>
        <w:t>Si faidosus quis /</w:t>
      </w:r>
      <w:r w:rsidRPr="007A06F5">
        <w:rPr>
          <w:sz w:val="22"/>
          <w:szCs w:val="22"/>
          <w:lang w:val="la-Latn"/>
        </w:rPr>
        <w:t>sit</w:t>
      </w:r>
      <w:r w:rsidR="009B2994" w:rsidRPr="007A06F5">
        <w:rPr>
          <w:sz w:val="22"/>
          <w:szCs w:val="22"/>
          <w:lang w:val="la-Latn"/>
        </w:rPr>
        <w:t xml:space="preserve">, </w:t>
      </w:r>
      <w:r w:rsidRPr="007A06F5">
        <w:rPr>
          <w:sz w:val="22"/>
          <w:szCs w:val="22"/>
          <w:lang w:val="la-Latn"/>
        </w:rPr>
        <w:t>discutiatur</w:t>
      </w:r>
      <w:r w:rsidR="009B2994" w:rsidRPr="007A06F5">
        <w:rPr>
          <w:sz w:val="22"/>
          <w:szCs w:val="22"/>
          <w:lang w:val="la-Latn"/>
        </w:rPr>
        <w:t xml:space="preserve">; </w:t>
      </w:r>
      <w:r w:rsidRPr="007A06F5">
        <w:rPr>
          <w:sz w:val="22"/>
          <w:szCs w:val="22"/>
          <w:lang w:val="la-Latn"/>
        </w:rPr>
        <w:t>tunc</w:t>
      </w:r>
      <w:r w:rsidR="009B2994" w:rsidRPr="007A06F5">
        <w:rPr>
          <w:sz w:val="22"/>
          <w:szCs w:val="22"/>
          <w:lang w:val="la-Latn"/>
        </w:rPr>
        <w:t xml:space="preserve">, </w:t>
      </w:r>
      <w:r w:rsidRPr="007A06F5">
        <w:rPr>
          <w:sz w:val="22"/>
          <w:szCs w:val="22"/>
          <w:lang w:val="la-Latn"/>
        </w:rPr>
        <w:t>quis e duobus contrarius sit</w:t>
      </w:r>
      <w:r w:rsidR="009B2994" w:rsidRPr="007A06F5">
        <w:rPr>
          <w:sz w:val="22"/>
          <w:szCs w:val="22"/>
          <w:lang w:val="la-Latn"/>
        </w:rPr>
        <w:t xml:space="preserve">, </w:t>
      </w:r>
      <w:r w:rsidRPr="007A06F5">
        <w:rPr>
          <w:sz w:val="22"/>
          <w:szCs w:val="22"/>
          <w:lang w:val="la-Latn"/>
        </w:rPr>
        <w:t>ut paca</w:t>
      </w:r>
      <w:r w:rsidR="00D234AC" w:rsidRPr="007A06F5">
        <w:rPr>
          <w:sz w:val="22"/>
          <w:szCs w:val="22"/>
          <w:lang w:val="la-Latn"/>
        </w:rPr>
        <w:t>ti fiant</w:t>
      </w:r>
      <w:r w:rsidR="009B2994" w:rsidRPr="007A06F5">
        <w:rPr>
          <w:sz w:val="22"/>
          <w:szCs w:val="22"/>
          <w:lang w:val="la-Latn"/>
        </w:rPr>
        <w:t xml:space="preserve">, </w:t>
      </w:r>
      <w:r w:rsidR="00D234AC" w:rsidRPr="007A06F5">
        <w:rPr>
          <w:sz w:val="22"/>
          <w:szCs w:val="22"/>
          <w:lang w:val="la-Latn"/>
        </w:rPr>
        <w:t xml:space="preserve">et distringantur ad </w:t>
      </w:r>
      <w:r w:rsidRPr="007A06F5">
        <w:rPr>
          <w:sz w:val="22"/>
          <w:szCs w:val="22"/>
          <w:lang w:val="la-Latn"/>
        </w:rPr>
        <w:t>pacem</w:t>
      </w:r>
      <w:r w:rsidR="009B2994" w:rsidRPr="007A06F5">
        <w:rPr>
          <w:sz w:val="22"/>
          <w:szCs w:val="22"/>
          <w:lang w:val="la-Latn"/>
        </w:rPr>
        <w:t xml:space="preserve">, </w:t>
      </w:r>
      <w:r w:rsidRPr="007A06F5">
        <w:rPr>
          <w:sz w:val="22"/>
          <w:szCs w:val="22"/>
          <w:lang w:val="la-Latn"/>
        </w:rPr>
        <w:t>etiam si noluerint</w:t>
      </w:r>
      <w:r w:rsidR="009B2994" w:rsidRPr="007A06F5">
        <w:rPr>
          <w:sz w:val="22"/>
          <w:szCs w:val="22"/>
          <w:lang w:val="la-Latn"/>
        </w:rPr>
        <w:t xml:space="preserve">. </w:t>
      </w:r>
      <w:r w:rsidRPr="007A06F5">
        <w:rPr>
          <w:sz w:val="22"/>
          <w:szCs w:val="22"/>
          <w:lang w:val="la-Latn"/>
        </w:rPr>
        <w:t>Et si aliter se</w:t>
      </w:r>
      <w:r w:rsidR="00E55DD3" w:rsidRPr="007A06F5">
        <w:rPr>
          <w:sz w:val="22"/>
          <w:szCs w:val="22"/>
          <w:lang w:val="la-Latn"/>
        </w:rPr>
        <w:t xml:space="preserve"> </w:t>
      </w:r>
      <w:r w:rsidRPr="007A06F5">
        <w:rPr>
          <w:sz w:val="22"/>
          <w:szCs w:val="22"/>
          <w:lang w:val="la-Latn"/>
        </w:rPr>
        <w:t>pacificare nolunt</w:t>
      </w:r>
      <w:r w:rsidR="009B2994" w:rsidRPr="007A06F5">
        <w:rPr>
          <w:sz w:val="22"/>
          <w:szCs w:val="22"/>
          <w:lang w:val="la-Latn"/>
        </w:rPr>
        <w:t xml:space="preserve">, </w:t>
      </w:r>
      <w:r w:rsidRPr="007A06F5">
        <w:rPr>
          <w:sz w:val="22"/>
          <w:szCs w:val="22"/>
          <w:lang w:val="la-Latn"/>
        </w:rPr>
        <w:t>adducantur in nostr</w:t>
      </w:r>
      <w:r w:rsidR="00D234AC" w:rsidRPr="007A06F5">
        <w:rPr>
          <w:sz w:val="22"/>
          <w:szCs w:val="22"/>
          <w:lang w:val="la-Latn"/>
        </w:rPr>
        <w:t xml:space="preserve">am </w:t>
      </w:r>
      <w:r w:rsidRPr="007A06F5">
        <w:rPr>
          <w:sz w:val="22"/>
          <w:szCs w:val="22"/>
          <w:lang w:val="la-Latn"/>
        </w:rPr>
        <w:t>praesentiam</w:t>
      </w:r>
      <w:r w:rsidR="009B2994" w:rsidRPr="007A06F5">
        <w:rPr>
          <w:sz w:val="22"/>
          <w:szCs w:val="22"/>
          <w:lang w:val="la-Latn"/>
        </w:rPr>
        <w:t xml:space="preserve">. </w:t>
      </w:r>
      <w:r w:rsidRPr="007A06F5">
        <w:rPr>
          <w:sz w:val="22"/>
          <w:szCs w:val="22"/>
          <w:lang w:val="la-Latn"/>
        </w:rPr>
        <w:t>Et si aliquis post pacificationem alterum oc</w:t>
      </w:r>
      <w:r w:rsidR="00D234AC" w:rsidRPr="007A06F5">
        <w:rPr>
          <w:sz w:val="22"/>
          <w:szCs w:val="22"/>
          <w:lang w:val="la-Latn"/>
        </w:rPr>
        <w:t>ciderit</w:t>
      </w:r>
      <w:r w:rsidR="009B2994" w:rsidRPr="007A06F5">
        <w:rPr>
          <w:sz w:val="22"/>
          <w:szCs w:val="22"/>
          <w:lang w:val="la-Latn"/>
        </w:rPr>
        <w:t xml:space="preserve">, </w:t>
      </w:r>
      <w:r w:rsidR="00D234AC" w:rsidRPr="007A06F5">
        <w:rPr>
          <w:sz w:val="22"/>
          <w:szCs w:val="22"/>
          <w:lang w:val="la-Latn"/>
        </w:rPr>
        <w:t>conponat illum et ma</w:t>
      </w:r>
      <w:r w:rsidRPr="007A06F5">
        <w:rPr>
          <w:sz w:val="22"/>
          <w:szCs w:val="22"/>
          <w:lang w:val="la-Latn"/>
        </w:rPr>
        <w:t>num</w:t>
      </w:r>
      <w:r w:rsidR="009B2994" w:rsidRPr="007A06F5">
        <w:rPr>
          <w:sz w:val="22"/>
          <w:szCs w:val="22"/>
          <w:lang w:val="la-Latn"/>
        </w:rPr>
        <w:t xml:space="preserve">, </w:t>
      </w:r>
      <w:r w:rsidRPr="007A06F5">
        <w:rPr>
          <w:sz w:val="22"/>
          <w:szCs w:val="22"/>
          <w:lang w:val="la-Latn"/>
        </w:rPr>
        <w:t>quam periuravit</w:t>
      </w:r>
      <w:r w:rsidR="009B2994" w:rsidRPr="007A06F5">
        <w:rPr>
          <w:sz w:val="22"/>
          <w:szCs w:val="22"/>
          <w:lang w:val="la-Latn"/>
        </w:rPr>
        <w:t xml:space="preserve">, </w:t>
      </w:r>
      <w:r w:rsidRPr="007A06F5">
        <w:rPr>
          <w:sz w:val="22"/>
          <w:szCs w:val="22"/>
          <w:lang w:val="la-Latn"/>
        </w:rPr>
        <w:t>perdat et insuper bannum dominicum solvat</w:t>
      </w:r>
      <w:r w:rsidR="009B2994" w:rsidRPr="007A06F5">
        <w:rPr>
          <w:sz w:val="22"/>
          <w:szCs w:val="22"/>
          <w:lang w:val="la-Latn"/>
        </w:rPr>
        <w:t xml:space="preserve">. </w:t>
      </w:r>
    </w:p>
    <w:p w14:paraId="60AEEB92" w14:textId="1D2A277C" w:rsidR="00867B31" w:rsidRPr="007A06F5" w:rsidRDefault="00867B31" w:rsidP="00450DB4">
      <w:pPr>
        <w:pStyle w:val="Normlnweb"/>
        <w:spacing w:before="0" w:beforeAutospacing="0" w:after="120" w:afterAutospacing="0"/>
        <w:rPr>
          <w:lang w:val="la-Latn"/>
        </w:rPr>
      </w:pPr>
      <w:r w:rsidRPr="007A06F5">
        <w:rPr>
          <w:lang w:val="la-Latn"/>
        </w:rPr>
        <w:t>V</w:t>
      </w:r>
      <w:r w:rsidR="009B2994" w:rsidRPr="007A06F5">
        <w:rPr>
          <w:lang w:val="la-Latn"/>
        </w:rPr>
        <w:t xml:space="preserve">. </w:t>
      </w:r>
      <w:r w:rsidRPr="007A06F5">
        <w:rPr>
          <w:lang w:val="la-Latn"/>
        </w:rPr>
        <w:t>DE ARMATURA IN HOSTEM HABENDA</w:t>
      </w:r>
      <w:r w:rsidR="009B2994" w:rsidRPr="007A06F5">
        <w:rPr>
          <w:lang w:val="la-Latn"/>
        </w:rPr>
        <w:t xml:space="preserve">. </w:t>
      </w:r>
    </w:p>
    <w:p w14:paraId="0445F366" w14:textId="767529D4"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w:t>
      </w:r>
      <w:r w:rsidR="00E55DD3" w:rsidRPr="007A06F5">
        <w:rPr>
          <w:sz w:val="22"/>
          <w:szCs w:val="22"/>
          <w:lang w:val="la-Latn"/>
        </w:rPr>
        <w:t xml:space="preserve"> </w:t>
      </w:r>
      <w:r w:rsidRPr="007A06F5">
        <w:rPr>
          <w:sz w:val="22"/>
          <w:szCs w:val="22"/>
          <w:lang w:val="la-Latn"/>
        </w:rPr>
        <w:t>armatura in exercitu</w:t>
      </w:r>
      <w:r w:rsidR="009B2994" w:rsidRPr="007A06F5">
        <w:rPr>
          <w:sz w:val="22"/>
          <w:szCs w:val="22"/>
          <w:lang w:val="la-Latn"/>
        </w:rPr>
        <w:t xml:space="preserve">, </w:t>
      </w:r>
      <w:r w:rsidRPr="007A06F5">
        <w:rPr>
          <w:sz w:val="22"/>
          <w:szCs w:val="22"/>
          <w:lang w:val="la-Latn"/>
        </w:rPr>
        <w:t>sicut antea in alio capitulari</w:t>
      </w:r>
      <w:r w:rsidR="00E55DD3" w:rsidRPr="007A06F5">
        <w:rPr>
          <w:sz w:val="22"/>
          <w:szCs w:val="22"/>
          <w:lang w:val="la-Latn"/>
        </w:rPr>
        <w:t xml:space="preserve"> </w:t>
      </w:r>
      <w:r w:rsidRPr="007A06F5">
        <w:rPr>
          <w:sz w:val="22"/>
          <w:szCs w:val="22"/>
          <w:lang w:val="la-Latn"/>
        </w:rPr>
        <w:t>com</w:t>
      </w:r>
      <w:r w:rsidR="006F4CB7" w:rsidRPr="007A06F5">
        <w:rPr>
          <w:sz w:val="22"/>
          <w:szCs w:val="22"/>
          <w:lang w:val="la-Latn"/>
        </w:rPr>
        <w:t>mendavimus</w:t>
      </w:r>
      <w:r w:rsidR="009B2994" w:rsidRPr="007A06F5">
        <w:rPr>
          <w:sz w:val="22"/>
          <w:szCs w:val="22"/>
          <w:lang w:val="la-Latn"/>
        </w:rPr>
        <w:t xml:space="preserve">, </w:t>
      </w:r>
      <w:r w:rsidR="006F4CB7" w:rsidRPr="007A06F5">
        <w:rPr>
          <w:sz w:val="22"/>
          <w:szCs w:val="22"/>
          <w:lang w:val="la-Latn"/>
        </w:rPr>
        <w:t>ita servetur</w:t>
      </w:r>
      <w:r w:rsidR="009B2994" w:rsidRPr="007A06F5">
        <w:rPr>
          <w:sz w:val="22"/>
          <w:szCs w:val="22"/>
          <w:lang w:val="la-Latn"/>
        </w:rPr>
        <w:t xml:space="preserve">, </w:t>
      </w:r>
      <w:r w:rsidR="006F4CB7" w:rsidRPr="007A06F5">
        <w:rPr>
          <w:sz w:val="22"/>
          <w:szCs w:val="22"/>
          <w:lang w:val="la-Latn"/>
        </w:rPr>
        <w:t xml:space="preserve">et </w:t>
      </w:r>
      <w:r w:rsidRPr="007A06F5">
        <w:rPr>
          <w:sz w:val="22"/>
          <w:szCs w:val="22"/>
          <w:lang w:val="la-Latn"/>
        </w:rPr>
        <w:t xml:space="preserve">insuper </w:t>
      </w:r>
      <w:r w:rsidRPr="007A06F5">
        <w:rPr>
          <w:sz w:val="22"/>
          <w:szCs w:val="22"/>
          <w:highlight w:val="yellow"/>
          <w:lang w:val="la-Latn"/>
        </w:rPr>
        <w:t>omnis homo de duodecim mansis bruniam ha</w:t>
      </w:r>
      <w:r w:rsidR="006F4CB7" w:rsidRPr="007A06F5">
        <w:rPr>
          <w:sz w:val="22"/>
          <w:szCs w:val="22"/>
          <w:highlight w:val="yellow"/>
          <w:lang w:val="la-Latn"/>
        </w:rPr>
        <w:t>beat</w:t>
      </w:r>
      <w:r w:rsidR="009B2994" w:rsidRPr="007A06F5">
        <w:rPr>
          <w:sz w:val="22"/>
          <w:szCs w:val="22"/>
          <w:lang w:val="la-Latn"/>
        </w:rPr>
        <w:t xml:space="preserve">. </w:t>
      </w:r>
      <w:r w:rsidR="006F4CB7" w:rsidRPr="007A06F5">
        <w:rPr>
          <w:sz w:val="22"/>
          <w:szCs w:val="22"/>
          <w:lang w:val="la-Latn"/>
        </w:rPr>
        <w:t xml:space="preserve">Qui vero </w:t>
      </w:r>
      <w:r w:rsidR="006F4CB7" w:rsidRPr="007A06F5">
        <w:rPr>
          <w:sz w:val="22"/>
          <w:szCs w:val="22"/>
          <w:highlight w:val="yellow"/>
          <w:lang w:val="la-Latn"/>
        </w:rPr>
        <w:t xml:space="preserve">bruniam </w:t>
      </w:r>
      <w:r w:rsidR="00230A0D" w:rsidRPr="007A06F5">
        <w:rPr>
          <w:sz w:val="22"/>
          <w:szCs w:val="22"/>
          <w:highlight w:val="yellow"/>
          <w:lang w:val="la-Latn"/>
        </w:rPr>
        <w:t>h</w:t>
      </w:r>
      <w:r w:rsidR="006F4CB7" w:rsidRPr="007A06F5">
        <w:rPr>
          <w:sz w:val="22"/>
          <w:szCs w:val="22"/>
          <w:highlight w:val="yellow"/>
          <w:lang w:val="la-Latn"/>
        </w:rPr>
        <w:t xml:space="preserve">abens </w:t>
      </w:r>
      <w:r w:rsidRPr="007A06F5">
        <w:rPr>
          <w:sz w:val="22"/>
          <w:szCs w:val="22"/>
          <w:highlight w:val="yellow"/>
          <w:lang w:val="la-Latn"/>
        </w:rPr>
        <w:t>eam</w:t>
      </w:r>
      <w:r w:rsidR="00E55DD3" w:rsidRPr="007A06F5">
        <w:rPr>
          <w:sz w:val="22"/>
          <w:szCs w:val="22"/>
          <w:highlight w:val="yellow"/>
          <w:lang w:val="la-Latn"/>
        </w:rPr>
        <w:t xml:space="preserve"> </w:t>
      </w:r>
      <w:r w:rsidRPr="007A06F5">
        <w:rPr>
          <w:sz w:val="22"/>
          <w:szCs w:val="22"/>
          <w:highlight w:val="yellow"/>
          <w:lang w:val="la-Latn"/>
        </w:rPr>
        <w:t>secum non tulerit</w:t>
      </w:r>
      <w:r w:rsidR="009B2994" w:rsidRPr="007A06F5">
        <w:rPr>
          <w:sz w:val="22"/>
          <w:szCs w:val="22"/>
          <w:highlight w:val="yellow"/>
          <w:lang w:val="la-Latn"/>
        </w:rPr>
        <w:t xml:space="preserve">, </w:t>
      </w:r>
      <w:r w:rsidRPr="007A06F5">
        <w:rPr>
          <w:sz w:val="22"/>
          <w:szCs w:val="22"/>
          <w:highlight w:val="yellow"/>
          <w:lang w:val="la-Latn"/>
        </w:rPr>
        <w:t>omne beneficium cum brunia pariter perdat</w:t>
      </w:r>
      <w:r w:rsidR="009B2994" w:rsidRPr="007A06F5">
        <w:rPr>
          <w:sz w:val="22"/>
          <w:szCs w:val="22"/>
          <w:lang w:val="la-Latn"/>
        </w:rPr>
        <w:t xml:space="preserve">. </w:t>
      </w:r>
    </w:p>
    <w:p w14:paraId="0A97318D" w14:textId="36636739" w:rsidR="00867B31" w:rsidRPr="007A06F5" w:rsidRDefault="00867B31" w:rsidP="00450DB4">
      <w:pPr>
        <w:pStyle w:val="Normlnweb"/>
        <w:spacing w:before="0" w:beforeAutospacing="0" w:after="120" w:afterAutospacing="0"/>
        <w:rPr>
          <w:lang w:val="la-Latn"/>
        </w:rPr>
      </w:pPr>
      <w:r w:rsidRPr="007A06F5">
        <w:rPr>
          <w:lang w:val="la-Latn"/>
        </w:rPr>
        <w:t>VI</w:t>
      </w:r>
      <w:r w:rsidR="009B2994" w:rsidRPr="007A06F5">
        <w:rPr>
          <w:lang w:val="la-Latn"/>
        </w:rPr>
        <w:t xml:space="preserve">. </w:t>
      </w:r>
      <w:r w:rsidRPr="007A06F5">
        <w:rPr>
          <w:lang w:val="la-Latn"/>
        </w:rPr>
        <w:t>DE NEGOTIATORIBUS</w:t>
      </w:r>
      <w:r w:rsidR="009B2994" w:rsidRPr="007A06F5">
        <w:rPr>
          <w:lang w:val="la-Latn"/>
        </w:rPr>
        <w:t xml:space="preserve">, </w:t>
      </w:r>
      <w:r w:rsidRPr="007A06F5">
        <w:rPr>
          <w:lang w:val="la-Latn"/>
        </w:rPr>
        <w:t>QUOUSQUE PROCEDANT</w:t>
      </w:r>
      <w:r w:rsidR="009B2994" w:rsidRPr="007A06F5">
        <w:rPr>
          <w:lang w:val="la-Latn"/>
        </w:rPr>
        <w:t xml:space="preserve">. </w:t>
      </w:r>
    </w:p>
    <w:p w14:paraId="4C9D9631" w14:textId="48BD9134" w:rsidR="00867B31" w:rsidRPr="007A06F5" w:rsidRDefault="00867B31" w:rsidP="00450DB4">
      <w:pPr>
        <w:pStyle w:val="Normlnweb"/>
        <w:spacing w:before="0" w:beforeAutospacing="0" w:after="120" w:afterAutospacing="0"/>
        <w:rPr>
          <w:sz w:val="22"/>
          <w:szCs w:val="22"/>
          <w:lang w:val="la-Latn"/>
        </w:rPr>
      </w:pPr>
      <w:r w:rsidRPr="007A06F5">
        <w:rPr>
          <w:sz w:val="22"/>
          <w:szCs w:val="22"/>
          <w:highlight w:val="yellow"/>
          <w:lang w:val="la-Latn"/>
        </w:rPr>
        <w:t>De</w:t>
      </w:r>
      <w:r w:rsidR="00E55DD3" w:rsidRPr="007A06F5">
        <w:rPr>
          <w:sz w:val="22"/>
          <w:szCs w:val="22"/>
          <w:highlight w:val="yellow"/>
          <w:lang w:val="la-Latn"/>
        </w:rPr>
        <w:t xml:space="preserve"> </w:t>
      </w:r>
      <w:r w:rsidRPr="007A06F5">
        <w:rPr>
          <w:sz w:val="22"/>
          <w:szCs w:val="22"/>
          <w:highlight w:val="yellow"/>
          <w:lang w:val="la-Latn"/>
        </w:rPr>
        <w:t>negotiatoribus</w:t>
      </w:r>
      <w:r w:rsidR="009B2994" w:rsidRPr="007A06F5">
        <w:rPr>
          <w:sz w:val="22"/>
          <w:szCs w:val="22"/>
          <w:lang w:val="la-Latn"/>
        </w:rPr>
        <w:t xml:space="preserve">, </w:t>
      </w:r>
      <w:r w:rsidRPr="007A06F5">
        <w:rPr>
          <w:sz w:val="22"/>
          <w:szCs w:val="22"/>
          <w:lang w:val="la-Latn"/>
        </w:rPr>
        <w:t>qui partibus Sclavorum et Avarorum pe</w:t>
      </w:r>
      <w:r w:rsidR="006F4CB7" w:rsidRPr="007A06F5">
        <w:rPr>
          <w:sz w:val="22"/>
          <w:szCs w:val="22"/>
          <w:lang w:val="la-Latn"/>
        </w:rPr>
        <w:t>rgunt</w:t>
      </w:r>
      <w:r w:rsidR="009B2994" w:rsidRPr="007A06F5">
        <w:rPr>
          <w:sz w:val="22"/>
          <w:szCs w:val="22"/>
          <w:lang w:val="la-Latn"/>
        </w:rPr>
        <w:t xml:space="preserve">, </w:t>
      </w:r>
      <w:r w:rsidR="006F4CB7" w:rsidRPr="007A06F5">
        <w:rPr>
          <w:sz w:val="22"/>
          <w:szCs w:val="22"/>
          <w:lang w:val="la-Latn"/>
        </w:rPr>
        <w:t>quousque procedere</w:t>
      </w:r>
      <w:r w:rsidR="00E55DD3" w:rsidRPr="007A06F5">
        <w:rPr>
          <w:sz w:val="22"/>
          <w:szCs w:val="22"/>
          <w:lang w:val="la-Latn"/>
        </w:rPr>
        <w:t xml:space="preserve"> </w:t>
      </w:r>
      <w:r w:rsidR="006F4CB7" w:rsidRPr="007A06F5">
        <w:rPr>
          <w:sz w:val="22"/>
          <w:szCs w:val="22"/>
          <w:lang w:val="la-Latn"/>
        </w:rPr>
        <w:t>/</w:t>
      </w:r>
      <w:r w:rsidRPr="007A06F5">
        <w:rPr>
          <w:sz w:val="22"/>
          <w:szCs w:val="22"/>
          <w:lang w:val="la-Latn"/>
        </w:rPr>
        <w:t>cum suis negotiis debeant</w:t>
      </w:r>
      <w:r w:rsidR="00FF3D92" w:rsidRPr="007A06F5">
        <w:rPr>
          <w:sz w:val="22"/>
          <w:szCs w:val="22"/>
          <w:lang w:val="la-Latn"/>
        </w:rPr>
        <w:t xml:space="preserve">: </w:t>
      </w:r>
      <w:r w:rsidRPr="007A06F5">
        <w:rPr>
          <w:sz w:val="22"/>
          <w:szCs w:val="22"/>
          <w:lang w:val="la-Latn"/>
        </w:rPr>
        <w:t>id est partibus Saxoniae usqu</w:t>
      </w:r>
      <w:r w:rsidR="006F4CB7" w:rsidRPr="007A06F5">
        <w:rPr>
          <w:sz w:val="22"/>
          <w:szCs w:val="22"/>
          <w:lang w:val="la-Latn"/>
        </w:rPr>
        <w:t>e ad Bardenwich</w:t>
      </w:r>
      <w:r w:rsidR="00E55DD3" w:rsidRPr="007A06F5">
        <w:rPr>
          <w:sz w:val="22"/>
          <w:szCs w:val="22"/>
          <w:lang w:val="la-Latn"/>
        </w:rPr>
        <w:t xml:space="preserve"> </w:t>
      </w:r>
      <w:r w:rsidR="006F4CB7" w:rsidRPr="007A06F5">
        <w:rPr>
          <w:sz w:val="22"/>
          <w:szCs w:val="22"/>
          <w:lang w:val="la-Latn"/>
        </w:rPr>
        <w:t>et ad Maga</w:t>
      </w:r>
      <w:r w:rsidRPr="007A06F5">
        <w:rPr>
          <w:sz w:val="22"/>
          <w:szCs w:val="22"/>
          <w:lang w:val="la-Latn"/>
        </w:rPr>
        <w:t xml:space="preserve">doburg et ad Erpesfurt  et ad Halaxstat et  ad Foracheim  et ad Breembreg  </w:t>
      </w:r>
      <w:r w:rsidR="006F4CB7" w:rsidRPr="007A06F5">
        <w:rPr>
          <w:sz w:val="22"/>
          <w:szCs w:val="22"/>
          <w:lang w:val="la-Latn"/>
        </w:rPr>
        <w:t xml:space="preserve">et ad </w:t>
      </w:r>
      <w:r w:rsidRPr="007A06F5">
        <w:rPr>
          <w:sz w:val="22"/>
          <w:szCs w:val="22"/>
          <w:lang w:val="la-Latn"/>
        </w:rPr>
        <w:t>Raginisburg  et ad Lauriacum</w:t>
      </w:r>
      <w:r w:rsidR="009B2994" w:rsidRPr="007A06F5">
        <w:rPr>
          <w:sz w:val="22"/>
          <w:szCs w:val="22"/>
          <w:lang w:val="la-Latn"/>
        </w:rPr>
        <w:t xml:space="preserve">; </w:t>
      </w:r>
      <w:r w:rsidRPr="007A06F5">
        <w:rPr>
          <w:sz w:val="22"/>
          <w:szCs w:val="22"/>
          <w:highlight w:val="yellow"/>
          <w:lang w:val="la-Latn"/>
        </w:rPr>
        <w:t xml:space="preserve">et ut arma et brunias </w:t>
      </w:r>
      <w:r w:rsidR="006F4CB7" w:rsidRPr="007A06F5">
        <w:rPr>
          <w:sz w:val="22"/>
          <w:szCs w:val="22"/>
          <w:highlight w:val="yellow"/>
          <w:lang w:val="la-Latn"/>
        </w:rPr>
        <w:t>non ducant ad venundandum</w:t>
      </w:r>
      <w:r w:rsidR="009B2994" w:rsidRPr="007A06F5">
        <w:rPr>
          <w:sz w:val="22"/>
          <w:szCs w:val="22"/>
          <w:lang w:val="la-Latn"/>
        </w:rPr>
        <w:t xml:space="preserve">. </w:t>
      </w:r>
      <w:r w:rsidRPr="007A06F5">
        <w:rPr>
          <w:sz w:val="22"/>
          <w:szCs w:val="22"/>
          <w:highlight w:val="yellow"/>
          <w:lang w:val="la-Latn"/>
        </w:rPr>
        <w:t>Quod si inventi fuerint</w:t>
      </w:r>
      <w:r w:rsidRPr="007A06F5">
        <w:rPr>
          <w:sz w:val="22"/>
          <w:szCs w:val="22"/>
          <w:lang w:val="la-Latn"/>
        </w:rPr>
        <w:t xml:space="preserve"> portantes</w:t>
      </w:r>
      <w:r w:rsidR="009B2994" w:rsidRPr="007A06F5">
        <w:rPr>
          <w:sz w:val="22"/>
          <w:szCs w:val="22"/>
          <w:lang w:val="la-Latn"/>
        </w:rPr>
        <w:t xml:space="preserve">, </w:t>
      </w:r>
      <w:r w:rsidR="00230A0D" w:rsidRPr="007A06F5">
        <w:rPr>
          <w:sz w:val="22"/>
          <w:szCs w:val="22"/>
          <w:highlight w:val="yellow"/>
          <w:lang w:val="la-Latn"/>
        </w:rPr>
        <w:t xml:space="preserve">omnis </w:t>
      </w:r>
      <w:r w:rsidRPr="007A06F5">
        <w:rPr>
          <w:sz w:val="22"/>
          <w:szCs w:val="22"/>
          <w:highlight w:val="yellow"/>
          <w:lang w:val="la-Latn"/>
        </w:rPr>
        <w:t xml:space="preserve"> substantia eo</w:t>
      </w:r>
      <w:r w:rsidR="006F4CB7" w:rsidRPr="007A06F5">
        <w:rPr>
          <w:sz w:val="22"/>
          <w:szCs w:val="22"/>
          <w:highlight w:val="yellow"/>
          <w:lang w:val="la-Latn"/>
        </w:rPr>
        <w:t>rum auferatur ab eis</w:t>
      </w:r>
      <w:r w:rsidR="009B2994" w:rsidRPr="007A06F5">
        <w:rPr>
          <w:sz w:val="22"/>
          <w:szCs w:val="22"/>
          <w:highlight w:val="yellow"/>
          <w:lang w:val="la-Latn"/>
        </w:rPr>
        <w:t xml:space="preserve">, </w:t>
      </w:r>
      <w:r w:rsidR="006F4CB7" w:rsidRPr="007A06F5">
        <w:rPr>
          <w:sz w:val="22"/>
          <w:szCs w:val="22"/>
          <w:highlight w:val="yellow"/>
          <w:lang w:val="la-Latn"/>
        </w:rPr>
        <w:t xml:space="preserve">dimidia </w:t>
      </w:r>
      <w:r w:rsidRPr="007A06F5">
        <w:rPr>
          <w:sz w:val="22"/>
          <w:szCs w:val="22"/>
          <w:highlight w:val="yellow"/>
          <w:lang w:val="la-Latn"/>
        </w:rPr>
        <w:t>quidem pars partibus palatii</w:t>
      </w:r>
      <w:r w:rsidR="009B2994" w:rsidRPr="007A06F5">
        <w:rPr>
          <w:sz w:val="22"/>
          <w:szCs w:val="22"/>
          <w:highlight w:val="yellow"/>
          <w:lang w:val="la-Latn"/>
        </w:rPr>
        <w:t xml:space="preserve">, </w:t>
      </w:r>
      <w:r w:rsidRPr="007A06F5">
        <w:rPr>
          <w:sz w:val="22"/>
          <w:szCs w:val="22"/>
          <w:highlight w:val="yellow"/>
          <w:lang w:val="la-Latn"/>
        </w:rPr>
        <w:t>alia vero medietas inter iam dictos mi</w:t>
      </w:r>
      <w:r w:rsidR="006F4CB7" w:rsidRPr="007A06F5">
        <w:rPr>
          <w:sz w:val="22"/>
          <w:szCs w:val="22"/>
          <w:highlight w:val="yellow"/>
          <w:lang w:val="la-Latn"/>
        </w:rPr>
        <w:t>ssos</w:t>
      </w:r>
      <w:r w:rsidR="006F4CB7" w:rsidRPr="007A06F5">
        <w:rPr>
          <w:sz w:val="22"/>
          <w:szCs w:val="22"/>
          <w:lang w:val="la-Latn"/>
        </w:rPr>
        <w:t xml:space="preserve">  et inventorem </w:t>
      </w:r>
      <w:r w:rsidRPr="007A06F5">
        <w:rPr>
          <w:sz w:val="22"/>
          <w:szCs w:val="22"/>
          <w:lang w:val="la-Latn"/>
        </w:rPr>
        <w:t>dividatur</w:t>
      </w:r>
      <w:r w:rsidR="009B2994" w:rsidRPr="007A06F5">
        <w:rPr>
          <w:sz w:val="22"/>
          <w:szCs w:val="22"/>
          <w:lang w:val="la-Latn"/>
        </w:rPr>
        <w:t xml:space="preserve">. </w:t>
      </w:r>
      <w:r w:rsidRPr="007A06F5">
        <w:rPr>
          <w:sz w:val="22"/>
          <w:szCs w:val="22"/>
          <w:lang w:val="la-Latn"/>
        </w:rPr>
        <w:t>/</w:t>
      </w:r>
    </w:p>
    <w:p w14:paraId="75B0FA23" w14:textId="11DFEB94" w:rsidR="00867B31" w:rsidRPr="007A06F5" w:rsidRDefault="00867B31" w:rsidP="00450DB4">
      <w:pPr>
        <w:pStyle w:val="Normlnweb"/>
        <w:spacing w:before="0" w:beforeAutospacing="0" w:after="120" w:afterAutospacing="0"/>
        <w:rPr>
          <w:lang w:val="la-Latn"/>
        </w:rPr>
      </w:pPr>
      <w:r w:rsidRPr="007A06F5">
        <w:rPr>
          <w:lang w:val="la-Latn"/>
        </w:rPr>
        <w:t>VII</w:t>
      </w:r>
      <w:r w:rsidR="009B2994" w:rsidRPr="007A06F5">
        <w:rPr>
          <w:lang w:val="la-Latn"/>
        </w:rPr>
        <w:t xml:space="preserve">. </w:t>
      </w:r>
      <w:r w:rsidRPr="007A06F5">
        <w:rPr>
          <w:lang w:val="la-Latn"/>
        </w:rPr>
        <w:t>DE CLAMATORIBUS VEL CAUSIDICIS</w:t>
      </w:r>
      <w:r w:rsidR="009B2994" w:rsidRPr="007A06F5">
        <w:rPr>
          <w:lang w:val="la-Latn"/>
        </w:rPr>
        <w:t xml:space="preserve">. </w:t>
      </w:r>
    </w:p>
    <w:p w14:paraId="790CAEBA" w14:textId="3092F41B"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  clamatoribus vel causidicis</w:t>
      </w:r>
      <w:r w:rsidR="009B2994" w:rsidRPr="007A06F5">
        <w:rPr>
          <w:sz w:val="22"/>
          <w:szCs w:val="22"/>
          <w:lang w:val="la-Latn"/>
        </w:rPr>
        <w:t xml:space="preserve">, </w:t>
      </w:r>
      <w:r w:rsidRPr="007A06F5">
        <w:rPr>
          <w:sz w:val="22"/>
          <w:szCs w:val="22"/>
          <w:lang w:val="la-Latn"/>
        </w:rPr>
        <w:t>qui nec iudicium sc</w:t>
      </w:r>
      <w:r w:rsidR="00230A0D" w:rsidRPr="007A06F5">
        <w:rPr>
          <w:sz w:val="22"/>
          <w:szCs w:val="22"/>
          <w:lang w:val="la-Latn"/>
        </w:rPr>
        <w:t>abiniorum adquiescere nec blas</w:t>
      </w:r>
      <w:r w:rsidRPr="007A06F5">
        <w:rPr>
          <w:sz w:val="22"/>
          <w:szCs w:val="22"/>
          <w:lang w:val="la-Latn"/>
        </w:rPr>
        <w:t>phemare volunt</w:t>
      </w:r>
      <w:r w:rsidR="009B2994" w:rsidRPr="007A06F5">
        <w:rPr>
          <w:sz w:val="22"/>
          <w:szCs w:val="22"/>
          <w:lang w:val="la-Latn"/>
        </w:rPr>
        <w:t xml:space="preserve">, </w:t>
      </w:r>
      <w:r w:rsidRPr="007A06F5">
        <w:rPr>
          <w:sz w:val="22"/>
          <w:szCs w:val="22"/>
          <w:lang w:val="la-Latn"/>
        </w:rPr>
        <w:t>antiqua consuetudo servetur</w:t>
      </w:r>
      <w:r w:rsidR="009B2994" w:rsidRPr="007A06F5">
        <w:rPr>
          <w:sz w:val="22"/>
          <w:szCs w:val="22"/>
          <w:lang w:val="la-Latn"/>
        </w:rPr>
        <w:t xml:space="preserve">, </w:t>
      </w:r>
      <w:r w:rsidRPr="007A06F5">
        <w:rPr>
          <w:sz w:val="22"/>
          <w:szCs w:val="22"/>
          <w:lang w:val="la-Latn"/>
        </w:rPr>
        <w:t>id est ut i</w:t>
      </w:r>
      <w:r w:rsidR="006F4CB7" w:rsidRPr="007A06F5">
        <w:rPr>
          <w:sz w:val="22"/>
          <w:szCs w:val="22"/>
          <w:lang w:val="la-Latn"/>
        </w:rPr>
        <w:t>n custodia recludantur</w:t>
      </w:r>
      <w:r w:rsidR="009B2994" w:rsidRPr="007A06F5">
        <w:rPr>
          <w:sz w:val="22"/>
          <w:szCs w:val="22"/>
          <w:lang w:val="la-Latn"/>
        </w:rPr>
        <w:t xml:space="preserve">, </w:t>
      </w:r>
      <w:r w:rsidR="006F4CB7" w:rsidRPr="007A06F5">
        <w:rPr>
          <w:sz w:val="22"/>
          <w:szCs w:val="22"/>
          <w:lang w:val="la-Latn"/>
        </w:rPr>
        <w:t xml:space="preserve">donec </w:t>
      </w:r>
      <w:r w:rsidRPr="007A06F5">
        <w:rPr>
          <w:sz w:val="22"/>
          <w:szCs w:val="22"/>
          <w:lang w:val="la-Latn"/>
        </w:rPr>
        <w:t>unum e duobus faciant</w:t>
      </w:r>
      <w:r w:rsidR="009B2994" w:rsidRPr="007A06F5">
        <w:rPr>
          <w:sz w:val="22"/>
          <w:szCs w:val="22"/>
          <w:lang w:val="la-Latn"/>
        </w:rPr>
        <w:t xml:space="preserve">. </w:t>
      </w:r>
      <w:r w:rsidRPr="007A06F5">
        <w:rPr>
          <w:sz w:val="22"/>
          <w:szCs w:val="22"/>
          <w:highlight w:val="yellow"/>
          <w:lang w:val="la-Latn"/>
        </w:rPr>
        <w:t>Et si ad palatium pro hac re clamaverint</w:t>
      </w:r>
      <w:r w:rsidRPr="007A06F5">
        <w:rPr>
          <w:sz w:val="22"/>
          <w:szCs w:val="22"/>
          <w:lang w:val="la-Latn"/>
        </w:rPr>
        <w:t xml:space="preserve"> </w:t>
      </w:r>
      <w:r w:rsidR="006F4CB7" w:rsidRPr="007A06F5">
        <w:rPr>
          <w:sz w:val="22"/>
          <w:szCs w:val="22"/>
          <w:lang w:val="la-Latn"/>
        </w:rPr>
        <w:t xml:space="preserve"> et litteras  detulerint</w:t>
      </w:r>
      <w:r w:rsidR="009B2994" w:rsidRPr="007A06F5">
        <w:rPr>
          <w:sz w:val="22"/>
          <w:szCs w:val="22"/>
          <w:lang w:val="la-Latn"/>
        </w:rPr>
        <w:t xml:space="preserve">, </w:t>
      </w:r>
      <w:r w:rsidRPr="007A06F5">
        <w:rPr>
          <w:sz w:val="22"/>
          <w:szCs w:val="22"/>
          <w:lang w:val="la-Latn"/>
        </w:rPr>
        <w:t>non quidem eis credatur</w:t>
      </w:r>
      <w:r w:rsidR="009B2994" w:rsidRPr="007A06F5">
        <w:rPr>
          <w:sz w:val="22"/>
          <w:szCs w:val="22"/>
          <w:lang w:val="la-Latn"/>
        </w:rPr>
        <w:t xml:space="preserve">, </w:t>
      </w:r>
      <w:r w:rsidRPr="007A06F5">
        <w:rPr>
          <w:sz w:val="22"/>
          <w:szCs w:val="22"/>
          <w:lang w:val="la-Latn"/>
        </w:rPr>
        <w:t>nec tamen in carcere ponantur</w:t>
      </w:r>
      <w:r w:rsidR="009B2994" w:rsidRPr="007A06F5">
        <w:rPr>
          <w:sz w:val="22"/>
          <w:szCs w:val="22"/>
          <w:lang w:val="la-Latn"/>
        </w:rPr>
        <w:t xml:space="preserve">, </w:t>
      </w:r>
      <w:r w:rsidR="006F4CB7" w:rsidRPr="007A06F5">
        <w:rPr>
          <w:sz w:val="22"/>
          <w:szCs w:val="22"/>
          <w:lang w:val="la-Latn"/>
        </w:rPr>
        <w:t xml:space="preserve">sed cum custodia et cum ipsis </w:t>
      </w:r>
      <w:r w:rsidRPr="007A06F5">
        <w:rPr>
          <w:sz w:val="22"/>
          <w:szCs w:val="22"/>
          <w:lang w:val="la-Latn"/>
        </w:rPr>
        <w:t>litteris pariter ad palatium nostrum remittantur</w:t>
      </w:r>
      <w:r w:rsidR="009B2994" w:rsidRPr="007A06F5">
        <w:rPr>
          <w:sz w:val="22"/>
          <w:szCs w:val="22"/>
          <w:lang w:val="la-Latn"/>
        </w:rPr>
        <w:t xml:space="preserve">, </w:t>
      </w:r>
      <w:r w:rsidRPr="007A06F5">
        <w:rPr>
          <w:sz w:val="22"/>
          <w:szCs w:val="22"/>
          <w:lang w:val="la-Latn"/>
        </w:rPr>
        <w:t>ut ibi discutiantur</w:t>
      </w:r>
      <w:r w:rsidR="009B2994" w:rsidRPr="007A06F5">
        <w:rPr>
          <w:sz w:val="22"/>
          <w:szCs w:val="22"/>
          <w:lang w:val="la-Latn"/>
        </w:rPr>
        <w:t xml:space="preserve">, </w:t>
      </w:r>
      <w:r w:rsidRPr="007A06F5">
        <w:rPr>
          <w:sz w:val="22"/>
          <w:szCs w:val="22"/>
          <w:lang w:val="la-Latn"/>
        </w:rPr>
        <w:t>sicut dignum est</w:t>
      </w:r>
      <w:r w:rsidR="009B2994" w:rsidRPr="007A06F5">
        <w:rPr>
          <w:sz w:val="22"/>
          <w:szCs w:val="22"/>
          <w:lang w:val="la-Latn"/>
        </w:rPr>
        <w:t xml:space="preserve">. </w:t>
      </w:r>
    </w:p>
    <w:p w14:paraId="76980FA0" w14:textId="0425E20A" w:rsidR="00867B31" w:rsidRPr="007A06F5" w:rsidRDefault="00867B31" w:rsidP="00450DB4">
      <w:pPr>
        <w:pStyle w:val="Normlnweb"/>
        <w:spacing w:before="0" w:beforeAutospacing="0" w:after="120" w:afterAutospacing="0"/>
        <w:rPr>
          <w:lang w:val="la-Latn"/>
        </w:rPr>
      </w:pPr>
      <w:r w:rsidRPr="007A06F5">
        <w:rPr>
          <w:lang w:val="la-Latn"/>
        </w:rPr>
        <w:t>VIII</w:t>
      </w:r>
      <w:r w:rsidR="009B2994" w:rsidRPr="007A06F5">
        <w:rPr>
          <w:lang w:val="la-Latn"/>
        </w:rPr>
        <w:t xml:space="preserve">. </w:t>
      </w:r>
      <w:r w:rsidRPr="007A06F5">
        <w:rPr>
          <w:lang w:val="la-Latn"/>
        </w:rPr>
        <w:t>DE IURAMENTO</w:t>
      </w:r>
      <w:r w:rsidR="009B2994" w:rsidRPr="007A06F5">
        <w:rPr>
          <w:lang w:val="la-Latn"/>
        </w:rPr>
        <w:t xml:space="preserve">. </w:t>
      </w:r>
    </w:p>
    <w:p w14:paraId="210E7D2F" w14:textId="0968BEA1"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  iuramento</w:t>
      </w:r>
      <w:r w:rsidR="009B2994" w:rsidRPr="007A06F5">
        <w:rPr>
          <w:sz w:val="22"/>
          <w:szCs w:val="22"/>
          <w:lang w:val="la-Latn"/>
        </w:rPr>
        <w:t xml:space="preserve">, </w:t>
      </w:r>
      <w:r w:rsidRPr="007A06F5">
        <w:rPr>
          <w:sz w:val="22"/>
          <w:szCs w:val="22"/>
          <w:lang w:val="la-Latn"/>
        </w:rPr>
        <w:t xml:space="preserve">ut </w:t>
      </w:r>
      <w:r w:rsidRPr="007A06F5">
        <w:rPr>
          <w:sz w:val="22"/>
          <w:szCs w:val="22"/>
          <w:highlight w:val="yellow"/>
          <w:lang w:val="la-Latn"/>
        </w:rPr>
        <w:t xml:space="preserve">nulli alteri per sacramentum fidelitas </w:t>
      </w:r>
      <w:r w:rsidR="006F4CB7" w:rsidRPr="007A06F5">
        <w:rPr>
          <w:sz w:val="22"/>
          <w:szCs w:val="22"/>
          <w:highlight w:val="yellow"/>
          <w:lang w:val="la-Latn"/>
        </w:rPr>
        <w:t>promittatur</w:t>
      </w:r>
      <w:r w:rsidR="009B2994" w:rsidRPr="007A06F5">
        <w:rPr>
          <w:sz w:val="22"/>
          <w:szCs w:val="22"/>
          <w:highlight w:val="yellow"/>
          <w:lang w:val="la-Latn"/>
        </w:rPr>
        <w:t xml:space="preserve">, </w:t>
      </w:r>
      <w:r w:rsidR="006F4CB7" w:rsidRPr="007A06F5">
        <w:rPr>
          <w:sz w:val="22"/>
          <w:szCs w:val="22"/>
          <w:highlight w:val="yellow"/>
          <w:lang w:val="la-Latn"/>
        </w:rPr>
        <w:t xml:space="preserve">nisi nobis et </w:t>
      </w:r>
      <w:r w:rsidRPr="007A06F5">
        <w:rPr>
          <w:sz w:val="22"/>
          <w:szCs w:val="22"/>
          <w:highlight w:val="yellow"/>
          <w:lang w:val="la-Latn"/>
        </w:rPr>
        <w:t>unicuique proprio seniori</w:t>
      </w:r>
      <w:r w:rsidRPr="007A06F5">
        <w:rPr>
          <w:sz w:val="22"/>
          <w:szCs w:val="22"/>
          <w:lang w:val="la-Latn"/>
        </w:rPr>
        <w:t xml:space="preserve"> ad nostram utilitatem et sui senior</w:t>
      </w:r>
      <w:r w:rsidR="006F4CB7" w:rsidRPr="007A06F5">
        <w:rPr>
          <w:sz w:val="22"/>
          <w:szCs w:val="22"/>
          <w:lang w:val="la-Latn"/>
        </w:rPr>
        <w:t>is</w:t>
      </w:r>
      <w:r w:rsidR="009B2994" w:rsidRPr="007A06F5">
        <w:rPr>
          <w:sz w:val="22"/>
          <w:szCs w:val="22"/>
          <w:lang w:val="la-Latn"/>
        </w:rPr>
        <w:t xml:space="preserve">; </w:t>
      </w:r>
      <w:r w:rsidR="006F4CB7" w:rsidRPr="007A06F5">
        <w:rPr>
          <w:sz w:val="22"/>
          <w:szCs w:val="22"/>
          <w:lang w:val="la-Latn"/>
        </w:rPr>
        <w:t>excepto his sacramentis</w:t>
      </w:r>
      <w:r w:rsidR="009B2994" w:rsidRPr="007A06F5">
        <w:rPr>
          <w:sz w:val="22"/>
          <w:szCs w:val="22"/>
          <w:lang w:val="la-Latn"/>
        </w:rPr>
        <w:t xml:space="preserve">, </w:t>
      </w:r>
      <w:r w:rsidRPr="007A06F5">
        <w:rPr>
          <w:sz w:val="22"/>
          <w:szCs w:val="22"/>
          <w:lang w:val="la-Latn"/>
        </w:rPr>
        <w:t>quae iuste secundum legem alteri ab altero debetur</w:t>
      </w:r>
      <w:r w:rsidR="009B2994" w:rsidRPr="007A06F5">
        <w:rPr>
          <w:sz w:val="22"/>
          <w:szCs w:val="22"/>
          <w:lang w:val="la-Latn"/>
        </w:rPr>
        <w:t xml:space="preserve">. </w:t>
      </w:r>
      <w:r w:rsidRPr="007A06F5">
        <w:rPr>
          <w:sz w:val="22"/>
          <w:szCs w:val="22"/>
          <w:lang w:val="la-Latn"/>
        </w:rPr>
        <w:t>Et infa</w:t>
      </w:r>
      <w:r w:rsidR="006F4CB7" w:rsidRPr="007A06F5">
        <w:rPr>
          <w:sz w:val="22"/>
          <w:szCs w:val="22"/>
          <w:lang w:val="la-Latn"/>
        </w:rPr>
        <w:t>ntes</w:t>
      </w:r>
      <w:r w:rsidR="009B2994" w:rsidRPr="007A06F5">
        <w:rPr>
          <w:sz w:val="22"/>
          <w:szCs w:val="22"/>
          <w:lang w:val="la-Latn"/>
        </w:rPr>
        <w:t xml:space="preserve">, </w:t>
      </w:r>
      <w:r w:rsidR="006F4CB7" w:rsidRPr="007A06F5">
        <w:rPr>
          <w:sz w:val="22"/>
          <w:szCs w:val="22"/>
          <w:lang w:val="la-Latn"/>
        </w:rPr>
        <w:t xml:space="preserve">qui antea non potuerunt </w:t>
      </w:r>
      <w:r w:rsidRPr="007A06F5">
        <w:rPr>
          <w:sz w:val="22"/>
          <w:szCs w:val="22"/>
          <w:lang w:val="la-Latn"/>
        </w:rPr>
        <w:t>propter iuvenilem  aetatem  iurare</w:t>
      </w:r>
      <w:r w:rsidR="009B2994" w:rsidRPr="007A06F5">
        <w:rPr>
          <w:sz w:val="22"/>
          <w:szCs w:val="22"/>
          <w:lang w:val="la-Latn"/>
        </w:rPr>
        <w:t xml:space="preserve">, </w:t>
      </w:r>
      <w:r w:rsidRPr="007A06F5">
        <w:rPr>
          <w:sz w:val="22"/>
          <w:szCs w:val="22"/>
          <w:lang w:val="la-Latn"/>
        </w:rPr>
        <w:t>modo fidelitatem repromittant</w:t>
      </w:r>
      <w:r w:rsidR="009B2994" w:rsidRPr="007A06F5">
        <w:rPr>
          <w:sz w:val="22"/>
          <w:szCs w:val="22"/>
          <w:lang w:val="la-Latn"/>
        </w:rPr>
        <w:t xml:space="preserve">. </w:t>
      </w:r>
      <w:r w:rsidRPr="007A06F5">
        <w:rPr>
          <w:sz w:val="22"/>
          <w:szCs w:val="22"/>
          <w:lang w:val="la-Latn"/>
        </w:rPr>
        <w:t>/</w:t>
      </w:r>
    </w:p>
    <w:p w14:paraId="79E9F2C3" w14:textId="24197729" w:rsidR="00867B31" w:rsidRPr="007A06F5" w:rsidRDefault="00867B31" w:rsidP="00450DB4">
      <w:pPr>
        <w:pStyle w:val="Normlnweb"/>
        <w:spacing w:before="0" w:beforeAutospacing="0" w:after="120" w:afterAutospacing="0"/>
        <w:rPr>
          <w:lang w:val="la-Latn"/>
        </w:rPr>
      </w:pPr>
      <w:r w:rsidRPr="007A06F5">
        <w:rPr>
          <w:lang w:val="la-Latn"/>
        </w:rPr>
        <w:t>VIIII</w:t>
      </w:r>
      <w:r w:rsidR="009B2994" w:rsidRPr="007A06F5">
        <w:rPr>
          <w:lang w:val="la-Latn"/>
        </w:rPr>
        <w:t xml:space="preserve">. </w:t>
      </w:r>
      <w:r w:rsidRPr="007A06F5">
        <w:rPr>
          <w:lang w:val="la-Latn"/>
        </w:rPr>
        <w:t>DE CONSPIRATIONIBUS</w:t>
      </w:r>
      <w:r w:rsidR="009B2994" w:rsidRPr="007A06F5">
        <w:rPr>
          <w:lang w:val="la-Latn"/>
        </w:rPr>
        <w:t xml:space="preserve">. </w:t>
      </w:r>
    </w:p>
    <w:p w14:paraId="0645CF50" w14:textId="28D3D214"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 conspirationibus vero</w:t>
      </w:r>
      <w:r w:rsidR="009B2994" w:rsidRPr="007A06F5">
        <w:rPr>
          <w:sz w:val="22"/>
          <w:szCs w:val="22"/>
          <w:lang w:val="la-Latn"/>
        </w:rPr>
        <w:t xml:space="preserve">, </w:t>
      </w:r>
      <w:r w:rsidRPr="007A06F5">
        <w:rPr>
          <w:sz w:val="22"/>
          <w:szCs w:val="22"/>
          <w:lang w:val="la-Latn"/>
        </w:rPr>
        <w:t>quicumque facere praesumpserint  et sacramento quamcu</w:t>
      </w:r>
      <w:r w:rsidR="006F4CB7" w:rsidRPr="007A06F5">
        <w:rPr>
          <w:sz w:val="22"/>
          <w:szCs w:val="22"/>
          <w:lang w:val="la-Latn"/>
        </w:rPr>
        <w:t xml:space="preserve">m </w:t>
      </w:r>
      <w:r w:rsidRPr="007A06F5">
        <w:rPr>
          <w:sz w:val="22"/>
          <w:szCs w:val="22"/>
          <w:lang w:val="la-Latn"/>
        </w:rPr>
        <w:t>que conspirationem firmaverint</w:t>
      </w:r>
      <w:r w:rsidR="009B2994" w:rsidRPr="007A06F5">
        <w:rPr>
          <w:sz w:val="22"/>
          <w:szCs w:val="22"/>
          <w:lang w:val="la-Latn"/>
        </w:rPr>
        <w:t xml:space="preserve">, </w:t>
      </w:r>
      <w:r w:rsidRPr="007A06F5">
        <w:rPr>
          <w:sz w:val="22"/>
          <w:szCs w:val="22"/>
          <w:lang w:val="la-Latn"/>
        </w:rPr>
        <w:t>ut triplici ratione iudicen</w:t>
      </w:r>
      <w:r w:rsidR="006F4CB7" w:rsidRPr="007A06F5">
        <w:rPr>
          <w:sz w:val="22"/>
          <w:szCs w:val="22"/>
          <w:lang w:val="la-Latn"/>
        </w:rPr>
        <w:t>tur</w:t>
      </w:r>
      <w:r w:rsidR="009B2994" w:rsidRPr="007A06F5">
        <w:rPr>
          <w:sz w:val="22"/>
          <w:szCs w:val="22"/>
          <w:lang w:val="la-Latn"/>
        </w:rPr>
        <w:t xml:space="preserve">. </w:t>
      </w:r>
      <w:r w:rsidR="006F4CB7" w:rsidRPr="007A06F5">
        <w:rPr>
          <w:sz w:val="22"/>
          <w:szCs w:val="22"/>
          <w:lang w:val="la-Latn"/>
        </w:rPr>
        <w:t>Primo</w:t>
      </w:r>
      <w:r w:rsidR="009B2994" w:rsidRPr="007A06F5">
        <w:rPr>
          <w:sz w:val="22"/>
          <w:szCs w:val="22"/>
          <w:lang w:val="la-Latn"/>
        </w:rPr>
        <w:t xml:space="preserve">, </w:t>
      </w:r>
      <w:r w:rsidR="006F4CB7" w:rsidRPr="007A06F5">
        <w:rPr>
          <w:sz w:val="22"/>
          <w:szCs w:val="22"/>
          <w:lang w:val="la-Latn"/>
        </w:rPr>
        <w:t xml:space="preserve">ut ubicumque ali </w:t>
      </w:r>
      <w:r w:rsidRPr="007A06F5">
        <w:rPr>
          <w:sz w:val="22"/>
          <w:szCs w:val="22"/>
          <w:lang w:val="la-Latn"/>
        </w:rPr>
        <w:t>quod malum per hoc perpetratum fuit</w:t>
      </w:r>
      <w:r w:rsidR="009B2994" w:rsidRPr="007A06F5">
        <w:rPr>
          <w:sz w:val="22"/>
          <w:szCs w:val="22"/>
          <w:lang w:val="la-Latn"/>
        </w:rPr>
        <w:t xml:space="preserve">, </w:t>
      </w:r>
      <w:r w:rsidRPr="007A06F5">
        <w:rPr>
          <w:sz w:val="22"/>
          <w:szCs w:val="22"/>
          <w:lang w:val="la-Latn"/>
        </w:rPr>
        <w:t>auctores facti inte</w:t>
      </w:r>
      <w:r w:rsidR="002D5F95" w:rsidRPr="007A06F5">
        <w:rPr>
          <w:sz w:val="22"/>
          <w:szCs w:val="22"/>
          <w:lang w:val="la-Latn"/>
        </w:rPr>
        <w:t>rficiantur</w:t>
      </w:r>
      <w:r w:rsidR="009B2994" w:rsidRPr="007A06F5">
        <w:rPr>
          <w:sz w:val="22"/>
          <w:szCs w:val="22"/>
          <w:lang w:val="la-Latn"/>
        </w:rPr>
        <w:t xml:space="preserve">, </w:t>
      </w:r>
      <w:r w:rsidR="006F4CB7" w:rsidRPr="007A06F5">
        <w:rPr>
          <w:sz w:val="22"/>
          <w:szCs w:val="22"/>
          <w:lang w:val="la-Latn"/>
        </w:rPr>
        <w:t xml:space="preserve">adiutores vero </w:t>
      </w:r>
      <w:r w:rsidRPr="007A06F5">
        <w:rPr>
          <w:sz w:val="22"/>
          <w:szCs w:val="22"/>
          <w:lang w:val="la-Latn"/>
        </w:rPr>
        <w:t xml:space="preserve">eorum singuli alter ab altero flagellentur </w:t>
      </w:r>
      <w:r w:rsidRPr="007A06F5">
        <w:rPr>
          <w:sz w:val="22"/>
          <w:szCs w:val="22"/>
          <w:lang w:val="la-Latn"/>
        </w:rPr>
        <w:lastRenderedPageBreak/>
        <w:t>et nares sibi invicem prae</w:t>
      </w:r>
      <w:r w:rsidR="006F4CB7" w:rsidRPr="007A06F5">
        <w:rPr>
          <w:sz w:val="22"/>
          <w:szCs w:val="22"/>
          <w:lang w:val="la-Latn"/>
        </w:rPr>
        <w:t>cidant</w:t>
      </w:r>
      <w:r w:rsidR="009B2994" w:rsidRPr="007A06F5">
        <w:rPr>
          <w:sz w:val="22"/>
          <w:szCs w:val="22"/>
          <w:lang w:val="la-Latn"/>
        </w:rPr>
        <w:t xml:space="preserve">. </w:t>
      </w:r>
      <w:r w:rsidR="006F4CB7" w:rsidRPr="007A06F5">
        <w:rPr>
          <w:sz w:val="22"/>
          <w:szCs w:val="22"/>
          <w:lang w:val="la-Latn"/>
        </w:rPr>
        <w:t xml:space="preserve">Ubi vero nihil </w:t>
      </w:r>
      <w:r w:rsidRPr="007A06F5">
        <w:rPr>
          <w:sz w:val="22"/>
          <w:szCs w:val="22"/>
          <w:lang w:val="la-Latn"/>
        </w:rPr>
        <w:t>mali perpetratum est</w:t>
      </w:r>
      <w:r w:rsidR="009B2994" w:rsidRPr="007A06F5">
        <w:rPr>
          <w:sz w:val="22"/>
          <w:szCs w:val="22"/>
          <w:lang w:val="la-Latn"/>
        </w:rPr>
        <w:t xml:space="preserve">, </w:t>
      </w:r>
      <w:r w:rsidRPr="007A06F5">
        <w:rPr>
          <w:sz w:val="22"/>
          <w:szCs w:val="22"/>
          <w:lang w:val="la-Latn"/>
        </w:rPr>
        <w:t xml:space="preserve">similiter quidem inter se flagellentur et </w:t>
      </w:r>
      <w:r w:rsidR="006F4CB7" w:rsidRPr="007A06F5">
        <w:rPr>
          <w:sz w:val="22"/>
          <w:szCs w:val="22"/>
          <w:lang w:val="la-Latn"/>
        </w:rPr>
        <w:t>capillos sibi vicissim deton</w:t>
      </w:r>
      <w:r w:rsidRPr="007A06F5">
        <w:rPr>
          <w:sz w:val="22"/>
          <w:szCs w:val="22"/>
          <w:lang w:val="la-Latn"/>
        </w:rPr>
        <w:t>dant</w:t>
      </w:r>
      <w:r w:rsidR="009B2994" w:rsidRPr="007A06F5">
        <w:rPr>
          <w:sz w:val="22"/>
          <w:szCs w:val="22"/>
          <w:lang w:val="la-Latn"/>
        </w:rPr>
        <w:t xml:space="preserve">. </w:t>
      </w:r>
      <w:r w:rsidRPr="007A06F5">
        <w:rPr>
          <w:sz w:val="22"/>
          <w:szCs w:val="22"/>
          <w:lang w:val="la-Latn"/>
        </w:rPr>
        <w:t>Si vero per dextras aliqua conspiratio firmata fuerit</w:t>
      </w:r>
      <w:r w:rsidR="009B2994" w:rsidRPr="007A06F5">
        <w:rPr>
          <w:sz w:val="22"/>
          <w:szCs w:val="22"/>
          <w:lang w:val="la-Latn"/>
        </w:rPr>
        <w:t xml:space="preserve">, </w:t>
      </w:r>
      <w:r w:rsidRPr="007A06F5">
        <w:rPr>
          <w:sz w:val="22"/>
          <w:szCs w:val="22"/>
          <w:lang w:val="la-Latn"/>
        </w:rPr>
        <w:t>s</w:t>
      </w:r>
      <w:r w:rsidR="006F4CB7" w:rsidRPr="007A06F5">
        <w:rPr>
          <w:sz w:val="22"/>
          <w:szCs w:val="22"/>
          <w:lang w:val="la-Latn"/>
        </w:rPr>
        <w:t>i liberi sunt</w:t>
      </w:r>
      <w:r w:rsidR="009B2994" w:rsidRPr="007A06F5">
        <w:rPr>
          <w:sz w:val="22"/>
          <w:szCs w:val="22"/>
          <w:lang w:val="la-Latn"/>
        </w:rPr>
        <w:t xml:space="preserve">, </w:t>
      </w:r>
      <w:r w:rsidR="006F4CB7" w:rsidRPr="007A06F5">
        <w:rPr>
          <w:sz w:val="22"/>
          <w:szCs w:val="22"/>
          <w:lang w:val="la-Latn"/>
        </w:rPr>
        <w:t xml:space="preserve">aut iurent cum </w:t>
      </w:r>
      <w:r w:rsidRPr="007A06F5">
        <w:rPr>
          <w:sz w:val="22"/>
          <w:szCs w:val="22"/>
          <w:lang w:val="la-Latn"/>
        </w:rPr>
        <w:t>idoneis iuratoribus hoc pro malo non fecisse</w:t>
      </w:r>
      <w:r w:rsidR="009B2994" w:rsidRPr="007A06F5">
        <w:rPr>
          <w:sz w:val="22"/>
          <w:szCs w:val="22"/>
          <w:lang w:val="la-Latn"/>
        </w:rPr>
        <w:t xml:space="preserve">, </w:t>
      </w:r>
      <w:r w:rsidRPr="007A06F5">
        <w:rPr>
          <w:sz w:val="22"/>
          <w:szCs w:val="22"/>
          <w:lang w:val="la-Latn"/>
        </w:rPr>
        <w:t>aut si fac</w:t>
      </w:r>
      <w:r w:rsidR="006F4CB7" w:rsidRPr="007A06F5">
        <w:rPr>
          <w:sz w:val="22"/>
          <w:szCs w:val="22"/>
          <w:lang w:val="la-Latn"/>
        </w:rPr>
        <w:t>ere non potuerint</w:t>
      </w:r>
      <w:r w:rsidR="009B2994" w:rsidRPr="007A06F5">
        <w:rPr>
          <w:sz w:val="22"/>
          <w:szCs w:val="22"/>
          <w:lang w:val="la-Latn"/>
        </w:rPr>
        <w:t xml:space="preserve">, </w:t>
      </w:r>
      <w:r w:rsidR="006F4CB7" w:rsidRPr="007A06F5">
        <w:rPr>
          <w:sz w:val="22"/>
          <w:szCs w:val="22"/>
          <w:lang w:val="la-Latn"/>
        </w:rPr>
        <w:t xml:space="preserve">suam legem </w:t>
      </w:r>
      <w:r w:rsidRPr="007A06F5">
        <w:rPr>
          <w:sz w:val="22"/>
          <w:szCs w:val="22"/>
          <w:lang w:val="la-Latn"/>
        </w:rPr>
        <w:t>componant</w:t>
      </w:r>
      <w:r w:rsidR="009B2994" w:rsidRPr="007A06F5">
        <w:rPr>
          <w:sz w:val="22"/>
          <w:szCs w:val="22"/>
          <w:lang w:val="la-Latn"/>
        </w:rPr>
        <w:t xml:space="preserve">. </w:t>
      </w:r>
      <w:r w:rsidRPr="007A06F5">
        <w:rPr>
          <w:sz w:val="22"/>
          <w:szCs w:val="22"/>
          <w:lang w:val="la-Latn"/>
        </w:rPr>
        <w:t>Si vero servi sunt</w:t>
      </w:r>
      <w:r w:rsidR="009B2994" w:rsidRPr="007A06F5">
        <w:rPr>
          <w:sz w:val="22"/>
          <w:szCs w:val="22"/>
          <w:lang w:val="la-Latn"/>
        </w:rPr>
        <w:t xml:space="preserve">, </w:t>
      </w:r>
      <w:r w:rsidRPr="007A06F5">
        <w:rPr>
          <w:sz w:val="22"/>
          <w:szCs w:val="22"/>
          <w:lang w:val="la-Latn"/>
        </w:rPr>
        <w:t>flagellentur</w:t>
      </w:r>
      <w:r w:rsidR="009B2994" w:rsidRPr="007A06F5">
        <w:rPr>
          <w:sz w:val="22"/>
          <w:szCs w:val="22"/>
          <w:lang w:val="la-Latn"/>
        </w:rPr>
        <w:t xml:space="preserve">. </w:t>
      </w:r>
      <w:r w:rsidRPr="007A06F5">
        <w:rPr>
          <w:sz w:val="22"/>
          <w:szCs w:val="22"/>
          <w:lang w:val="la-Latn"/>
        </w:rPr>
        <w:t>Et ut de cete</w:t>
      </w:r>
      <w:r w:rsidR="006F4CB7" w:rsidRPr="007A06F5">
        <w:rPr>
          <w:sz w:val="22"/>
          <w:szCs w:val="22"/>
          <w:lang w:val="la-Latn"/>
        </w:rPr>
        <w:t>ro in regno nostro nulla huius</w:t>
      </w:r>
      <w:r w:rsidRPr="007A06F5">
        <w:rPr>
          <w:sz w:val="22"/>
          <w:szCs w:val="22"/>
          <w:lang w:val="la-Latn"/>
        </w:rPr>
        <w:t>modi conspiratio nec per sacramentum nec sine sacramento fiat</w:t>
      </w:r>
      <w:r w:rsidR="009B2994" w:rsidRPr="007A06F5">
        <w:rPr>
          <w:sz w:val="22"/>
          <w:szCs w:val="22"/>
          <w:lang w:val="la-Latn"/>
        </w:rPr>
        <w:t xml:space="preserve">. </w:t>
      </w:r>
    </w:p>
    <w:p w14:paraId="3F2EE556" w14:textId="3B839B8B" w:rsidR="00867B31" w:rsidRPr="007A06F5" w:rsidRDefault="00867B31" w:rsidP="00450DB4">
      <w:pPr>
        <w:pStyle w:val="Normlnweb"/>
        <w:spacing w:before="0" w:beforeAutospacing="0" w:after="120" w:afterAutospacing="0"/>
        <w:rPr>
          <w:lang w:val="la-Latn"/>
        </w:rPr>
      </w:pPr>
      <w:r w:rsidRPr="007A06F5">
        <w:rPr>
          <w:lang w:val="la-Latn"/>
        </w:rPr>
        <w:t>X</w:t>
      </w:r>
      <w:r w:rsidR="009B2994" w:rsidRPr="007A06F5">
        <w:rPr>
          <w:lang w:val="la-Latn"/>
        </w:rPr>
        <w:t xml:space="preserve">. </w:t>
      </w:r>
      <w:r w:rsidRPr="007A06F5">
        <w:rPr>
          <w:lang w:val="la-Latn"/>
        </w:rPr>
        <w:t>DE CONSPIRATIONE CLERICORUM</w:t>
      </w:r>
      <w:r w:rsidR="009B2994" w:rsidRPr="007A06F5">
        <w:rPr>
          <w:lang w:val="la-Latn"/>
        </w:rPr>
        <w:t xml:space="preserve">, </w:t>
      </w:r>
      <w:r w:rsidRPr="007A06F5">
        <w:rPr>
          <w:lang w:val="la-Latn"/>
        </w:rPr>
        <w:t>QUOD GRECI FRATRIAS DICUNT</w:t>
      </w:r>
      <w:r w:rsidR="009B2994" w:rsidRPr="007A06F5">
        <w:rPr>
          <w:lang w:val="la-Latn"/>
        </w:rPr>
        <w:t xml:space="preserve">. </w:t>
      </w:r>
    </w:p>
    <w:p w14:paraId="587CC937" w14:textId="3FA189C2" w:rsidR="00867B31" w:rsidRPr="007A06F5" w:rsidRDefault="00867B31" w:rsidP="00450DB4">
      <w:pPr>
        <w:pStyle w:val="Normlnweb"/>
        <w:spacing w:before="0" w:beforeAutospacing="0" w:after="120" w:afterAutospacing="0"/>
        <w:rPr>
          <w:sz w:val="22"/>
          <w:szCs w:val="22"/>
          <w:lang w:val="la-Latn"/>
        </w:rPr>
      </w:pPr>
      <w:r w:rsidRPr="007A06F5">
        <w:rPr>
          <w:sz w:val="22"/>
          <w:szCs w:val="22"/>
          <w:highlight w:val="yellow"/>
          <w:lang w:val="la-Latn"/>
        </w:rPr>
        <w:t>Coniurationum et conspirationum crimen</w:t>
      </w:r>
      <w:r w:rsidR="009B2994" w:rsidRPr="007A06F5">
        <w:rPr>
          <w:sz w:val="22"/>
          <w:szCs w:val="22"/>
          <w:highlight w:val="yellow"/>
          <w:lang w:val="la-Latn"/>
        </w:rPr>
        <w:t xml:space="preserve">, </w:t>
      </w:r>
      <w:r w:rsidRPr="007A06F5">
        <w:rPr>
          <w:sz w:val="22"/>
          <w:szCs w:val="22"/>
          <w:highlight w:val="yellow"/>
          <w:lang w:val="la-Latn"/>
        </w:rPr>
        <w:t>quod apud Grecos dicitur fratria</w:t>
      </w:r>
      <w:r w:rsidR="009B2994" w:rsidRPr="007A06F5">
        <w:rPr>
          <w:sz w:val="22"/>
          <w:szCs w:val="22"/>
          <w:lang w:val="la-Latn"/>
        </w:rPr>
        <w:t xml:space="preserve">, </w:t>
      </w:r>
      <w:r w:rsidRPr="007A06F5">
        <w:rPr>
          <w:sz w:val="22"/>
          <w:szCs w:val="22"/>
          <w:lang w:val="la-Latn"/>
        </w:rPr>
        <w:t>pub</w:t>
      </w:r>
      <w:r w:rsidR="006F4CB7" w:rsidRPr="007A06F5">
        <w:rPr>
          <w:sz w:val="22"/>
          <w:szCs w:val="22"/>
          <w:lang w:val="la-Latn"/>
        </w:rPr>
        <w:t xml:space="preserve">licis etiam legibus certum est </w:t>
      </w:r>
      <w:r w:rsidRPr="007A06F5">
        <w:rPr>
          <w:sz w:val="22"/>
          <w:szCs w:val="22"/>
          <w:lang w:val="la-Latn"/>
        </w:rPr>
        <w:t>penitus inhiberi</w:t>
      </w:r>
      <w:r w:rsidR="009B2994" w:rsidRPr="007A06F5">
        <w:rPr>
          <w:sz w:val="22"/>
          <w:szCs w:val="22"/>
          <w:lang w:val="la-Latn"/>
        </w:rPr>
        <w:t xml:space="preserve">, </w:t>
      </w:r>
      <w:r w:rsidRPr="007A06F5">
        <w:rPr>
          <w:sz w:val="22"/>
          <w:szCs w:val="22"/>
          <w:lang w:val="la-Latn"/>
        </w:rPr>
        <w:t xml:space="preserve">hoc </w:t>
      </w:r>
      <w:r w:rsidRPr="007A06F5">
        <w:rPr>
          <w:sz w:val="22"/>
          <w:szCs w:val="22"/>
          <w:highlight w:val="yellow"/>
          <w:lang w:val="la-Latn"/>
        </w:rPr>
        <w:t>multo magis in sancta dei ecclesia</w:t>
      </w:r>
      <w:r w:rsidR="009B2994" w:rsidRPr="007A06F5">
        <w:rPr>
          <w:sz w:val="22"/>
          <w:szCs w:val="22"/>
          <w:lang w:val="la-Latn"/>
        </w:rPr>
        <w:t xml:space="preserve">, </w:t>
      </w:r>
      <w:r w:rsidRPr="007A06F5">
        <w:rPr>
          <w:sz w:val="22"/>
          <w:szCs w:val="22"/>
          <w:lang w:val="la-Latn"/>
        </w:rPr>
        <w:t>ne fiat convenit praedi</w:t>
      </w:r>
      <w:r w:rsidR="006F4CB7" w:rsidRPr="007A06F5">
        <w:rPr>
          <w:sz w:val="22"/>
          <w:szCs w:val="22"/>
          <w:lang w:val="la-Latn"/>
        </w:rPr>
        <w:t>cari</w:t>
      </w:r>
      <w:r w:rsidR="00FF3D92" w:rsidRPr="007A06F5">
        <w:rPr>
          <w:sz w:val="22"/>
          <w:szCs w:val="22"/>
          <w:lang w:val="la-Latn"/>
        </w:rPr>
        <w:t xml:space="preserve">: </w:t>
      </w:r>
      <w:r w:rsidR="006F4CB7" w:rsidRPr="007A06F5">
        <w:rPr>
          <w:sz w:val="22"/>
          <w:szCs w:val="22"/>
          <w:lang w:val="la-Latn"/>
        </w:rPr>
        <w:t xml:space="preserve">Si qui vero </w:t>
      </w:r>
      <w:r w:rsidR="006F4CB7" w:rsidRPr="007A06F5">
        <w:rPr>
          <w:sz w:val="22"/>
          <w:szCs w:val="22"/>
          <w:highlight w:val="yellow"/>
          <w:lang w:val="la-Latn"/>
        </w:rPr>
        <w:t xml:space="preserve">clerici seu </w:t>
      </w:r>
      <w:r w:rsidRPr="007A06F5">
        <w:rPr>
          <w:sz w:val="22"/>
          <w:szCs w:val="22"/>
          <w:highlight w:val="yellow"/>
          <w:lang w:val="la-Latn"/>
        </w:rPr>
        <w:t>monachi</w:t>
      </w:r>
      <w:r w:rsidRPr="007A06F5">
        <w:rPr>
          <w:sz w:val="22"/>
          <w:szCs w:val="22"/>
          <w:lang w:val="la-Latn"/>
        </w:rPr>
        <w:t xml:space="preserve"> inventi fuerint coniurantes aut fratrias vel factiones aliquas componentes suis </w:t>
      </w:r>
      <w:r w:rsidR="006F4CB7" w:rsidRPr="007A06F5">
        <w:rPr>
          <w:sz w:val="22"/>
          <w:szCs w:val="22"/>
          <w:lang w:val="la-Latn"/>
        </w:rPr>
        <w:t>episcopis aut aliis clericis</w:t>
      </w:r>
      <w:r w:rsidR="009B2994" w:rsidRPr="007A06F5">
        <w:rPr>
          <w:sz w:val="22"/>
          <w:szCs w:val="22"/>
          <w:lang w:val="la-Latn"/>
        </w:rPr>
        <w:t xml:space="preserve">, </w:t>
      </w:r>
      <w:r w:rsidRPr="007A06F5">
        <w:rPr>
          <w:sz w:val="22"/>
          <w:szCs w:val="22"/>
          <w:lang w:val="la-Latn"/>
        </w:rPr>
        <w:t xml:space="preserve">omnino </w:t>
      </w:r>
      <w:r w:rsidRPr="007A06F5">
        <w:rPr>
          <w:sz w:val="22"/>
          <w:szCs w:val="22"/>
          <w:highlight w:val="yellow"/>
          <w:lang w:val="la-Latn"/>
        </w:rPr>
        <w:t>cadant de proprio gradu</w:t>
      </w:r>
      <w:r w:rsidR="009B2994" w:rsidRPr="007A06F5">
        <w:rPr>
          <w:sz w:val="22"/>
          <w:szCs w:val="22"/>
          <w:lang w:val="la-Latn"/>
        </w:rPr>
        <w:t xml:space="preserve">. </w:t>
      </w:r>
      <w:r w:rsidRPr="007A06F5">
        <w:rPr>
          <w:sz w:val="22"/>
          <w:szCs w:val="22"/>
          <w:lang w:val="la-Latn"/>
        </w:rPr>
        <w:t>/</w:t>
      </w:r>
    </w:p>
    <w:p w14:paraId="092E37EB" w14:textId="653FDD14" w:rsidR="00867B31" w:rsidRPr="007A06F5" w:rsidRDefault="00867B31"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PERIURIIS</w:t>
      </w:r>
      <w:r w:rsidR="009B2994" w:rsidRPr="007A06F5">
        <w:rPr>
          <w:rFonts w:ascii="Times New Roman" w:eastAsia="Times New Roman" w:hAnsi="Times New Roman" w:cs="Times New Roman"/>
          <w:sz w:val="24"/>
          <w:szCs w:val="24"/>
          <w:lang w:val="la-Latn" w:eastAsia="cs-CZ"/>
        </w:rPr>
        <w:t xml:space="preserve">. </w:t>
      </w:r>
    </w:p>
    <w:p w14:paraId="541E2E16" w14:textId="161C6DB7" w:rsidR="00867B31" w:rsidRPr="007A06F5" w:rsidRDefault="00867B31" w:rsidP="00450DB4">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De  periuriis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ut caveantur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non admittantur test</w:t>
      </w:r>
      <w:r w:rsidR="006F4CB7" w:rsidRPr="007A06F5">
        <w:rPr>
          <w:rFonts w:ascii="Times New Roman" w:eastAsia="Times New Roman" w:hAnsi="Times New Roman" w:cs="Times New Roman"/>
          <w:lang w:val="la-Latn" w:eastAsia="cs-CZ"/>
        </w:rPr>
        <w:t>es ad iuramentum</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antequam dis</w:t>
      </w:r>
      <w:r w:rsidRPr="007A06F5">
        <w:rPr>
          <w:rFonts w:ascii="Times New Roman" w:eastAsia="Times New Roman" w:hAnsi="Times New Roman" w:cs="Times New Roman"/>
          <w:lang w:val="la-Latn" w:eastAsia="cs-CZ"/>
        </w:rPr>
        <w:t>cutiantur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si aliter discuti non possint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separentur ab in</w:t>
      </w:r>
      <w:r w:rsidR="006F4CB7" w:rsidRPr="007A06F5">
        <w:rPr>
          <w:rFonts w:ascii="Times New Roman" w:eastAsia="Times New Roman" w:hAnsi="Times New Roman" w:cs="Times New Roman"/>
          <w:lang w:val="la-Latn" w:eastAsia="cs-CZ"/>
        </w:rPr>
        <w:t>vicem et singulariter inquiran</w:t>
      </w:r>
      <w:r w:rsidRPr="007A06F5">
        <w:rPr>
          <w:rFonts w:ascii="Times New Roman" w:eastAsia="Times New Roman" w:hAnsi="Times New Roman" w:cs="Times New Roman"/>
          <w:lang w:val="la-Latn" w:eastAsia="cs-CZ"/>
        </w:rPr>
        <w:t>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non soli accusatori  liceat testes eligere absente su</w:t>
      </w:r>
      <w:r w:rsidR="006F4CB7" w:rsidRPr="007A06F5">
        <w:rPr>
          <w:rFonts w:ascii="Times New Roman" w:eastAsia="Times New Roman" w:hAnsi="Times New Roman" w:cs="Times New Roman"/>
          <w:lang w:val="la-Latn" w:eastAsia="cs-CZ"/>
        </w:rPr>
        <w:t>o causatore</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Et omnino nullus </w:t>
      </w:r>
      <w:r w:rsidRPr="007A06F5">
        <w:rPr>
          <w:rFonts w:ascii="Times New Roman" w:eastAsia="Times New Roman" w:hAnsi="Times New Roman" w:cs="Times New Roman"/>
          <w:lang w:val="la-Latn" w:eastAsia="cs-CZ"/>
        </w:rPr>
        <w:t>nisi ieiunus ad iuramentum vel ad testimonium admittatur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r</w:t>
      </w:r>
      <w:r w:rsidR="006F4CB7" w:rsidRPr="007A06F5">
        <w:rPr>
          <w:rFonts w:ascii="Times New Roman" w:eastAsia="Times New Roman" w:hAnsi="Times New Roman" w:cs="Times New Roman"/>
          <w:lang w:val="la-Latn" w:eastAsia="cs-CZ"/>
        </w:rPr>
        <w:t>efutatur</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dicat ille</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qui </w:t>
      </w:r>
      <w:r w:rsidRPr="007A06F5">
        <w:rPr>
          <w:rFonts w:ascii="Times New Roman" w:eastAsia="Times New Roman" w:hAnsi="Times New Roman" w:cs="Times New Roman"/>
          <w:lang w:val="la-Latn" w:eastAsia="cs-CZ"/>
        </w:rPr>
        <w:t>eum refutat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probet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quare illum recipere nolit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de ipso p</w:t>
      </w:r>
      <w:r w:rsidR="006F4CB7" w:rsidRPr="007A06F5">
        <w:rPr>
          <w:rFonts w:ascii="Times New Roman" w:eastAsia="Times New Roman" w:hAnsi="Times New Roman" w:cs="Times New Roman"/>
          <w:lang w:val="la-Latn" w:eastAsia="cs-CZ"/>
        </w:rPr>
        <w:t xml:space="preserve">ago  aut de vicinis centenis </w:t>
      </w:r>
      <w:r w:rsidRPr="007A06F5">
        <w:rPr>
          <w:rFonts w:ascii="Times New Roman" w:eastAsia="Times New Roman" w:hAnsi="Times New Roman" w:cs="Times New Roman"/>
          <w:lang w:val="la-Latn" w:eastAsia="cs-CZ"/>
        </w:rPr>
        <w:t>eligantur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nisi forte longius extra comitatum causa sit inquirend</w:t>
      </w:r>
      <w:r w:rsidR="006F4CB7" w:rsidRPr="007A06F5">
        <w:rPr>
          <w:rFonts w:ascii="Times New Roman" w:eastAsia="Times New Roman" w:hAnsi="Times New Roman" w:cs="Times New Roman"/>
          <w:lang w:val="la-Latn" w:eastAsia="cs-CZ"/>
        </w:rPr>
        <w:t>a</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Et  si quis convictus </w:t>
      </w:r>
      <w:r w:rsidRPr="007A06F5">
        <w:rPr>
          <w:rFonts w:ascii="Times New Roman" w:eastAsia="Times New Roman" w:hAnsi="Times New Roman" w:cs="Times New Roman"/>
          <w:lang w:val="la-Latn" w:eastAsia="cs-CZ"/>
        </w:rPr>
        <w:t>fuerit periurii</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perdat manum  aut redimat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w:t>
      </w:r>
    </w:p>
    <w:p w14:paraId="2F4809B7" w14:textId="065466CA" w:rsidR="00867B31" w:rsidRPr="007A06F5" w:rsidRDefault="00867B31"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ADVOCATIS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VICEDOMINIS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VICARIIS ET CENTENARIIS</w:t>
      </w:r>
      <w:r w:rsidR="009B2994" w:rsidRPr="007A06F5">
        <w:rPr>
          <w:rFonts w:ascii="Times New Roman" w:eastAsia="Times New Roman" w:hAnsi="Times New Roman" w:cs="Times New Roman"/>
          <w:sz w:val="24"/>
          <w:szCs w:val="24"/>
          <w:lang w:val="la-Latn" w:eastAsia="cs-CZ"/>
        </w:rPr>
        <w:t xml:space="preserve">. </w:t>
      </w:r>
    </w:p>
    <w:p w14:paraId="5AE2D2D8" w14:textId="14512C03" w:rsidR="00867B31" w:rsidRPr="007A06F5" w:rsidRDefault="009E3FCB" w:rsidP="00450DB4">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 xml:space="preserve">De </w:t>
      </w:r>
      <w:r w:rsidR="00867B31" w:rsidRPr="007A06F5">
        <w:rPr>
          <w:rFonts w:ascii="Times New Roman" w:eastAsia="Times New Roman" w:hAnsi="Times New Roman" w:cs="Times New Roman"/>
          <w:lang w:val="la-Latn" w:eastAsia="cs-CZ"/>
        </w:rPr>
        <w:t xml:space="preserve"> advocatis</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vicedominis</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vicariis et centenariis pravis</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 xml:space="preserve">ut </w:t>
      </w:r>
      <w:r w:rsidR="006F4CB7" w:rsidRPr="007A06F5">
        <w:rPr>
          <w:rFonts w:ascii="Times New Roman" w:eastAsia="Times New Roman" w:hAnsi="Times New Roman" w:cs="Times New Roman"/>
          <w:lang w:val="la-Latn" w:eastAsia="cs-CZ"/>
        </w:rPr>
        <w:t>tollantur et tales eligantur</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quales et sciant et velint iuste causas discernere et terminare</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Et si</w:t>
      </w:r>
      <w:r w:rsidR="006F4CB7" w:rsidRPr="007A06F5">
        <w:rPr>
          <w:rFonts w:ascii="Times New Roman" w:eastAsia="Times New Roman" w:hAnsi="Times New Roman" w:cs="Times New Roman"/>
          <w:lang w:val="la-Latn" w:eastAsia="cs-CZ"/>
        </w:rPr>
        <w:t xml:space="preserve"> comes pravus inventus </w:t>
      </w:r>
      <w:r w:rsidR="00867B31" w:rsidRPr="007A06F5">
        <w:rPr>
          <w:rFonts w:ascii="Times New Roman" w:eastAsia="Times New Roman" w:hAnsi="Times New Roman" w:cs="Times New Roman"/>
          <w:lang w:val="la-Latn" w:eastAsia="cs-CZ"/>
        </w:rPr>
        <w:t>fuerit</w:t>
      </w:r>
      <w:r w:rsidR="009B2994" w:rsidRPr="007A06F5">
        <w:rPr>
          <w:rFonts w:ascii="Times New Roman" w:eastAsia="Times New Roman" w:hAnsi="Times New Roman" w:cs="Times New Roman"/>
          <w:lang w:val="la-Latn" w:eastAsia="cs-CZ"/>
        </w:rPr>
        <w:t xml:space="preserve">, </w:t>
      </w:r>
      <w:r w:rsidR="00867B31" w:rsidRPr="007A06F5">
        <w:rPr>
          <w:rFonts w:ascii="Times New Roman" w:eastAsia="Times New Roman" w:hAnsi="Times New Roman" w:cs="Times New Roman"/>
          <w:lang w:val="la-Latn" w:eastAsia="cs-CZ"/>
        </w:rPr>
        <w:t>nobis nuntietur</w:t>
      </w:r>
      <w:r w:rsidR="009B2994" w:rsidRPr="007A06F5">
        <w:rPr>
          <w:rFonts w:ascii="Times New Roman" w:eastAsia="Times New Roman" w:hAnsi="Times New Roman" w:cs="Times New Roman"/>
          <w:lang w:val="la-Latn" w:eastAsia="cs-CZ"/>
        </w:rPr>
        <w:t xml:space="preserve">. </w:t>
      </w:r>
    </w:p>
    <w:p w14:paraId="4ABF8335" w14:textId="2E6E2530" w:rsidR="00867B31" w:rsidRPr="007A06F5" w:rsidRDefault="00867B31"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TELONEIS</w:t>
      </w:r>
      <w:r w:rsidR="009B2994" w:rsidRPr="007A06F5">
        <w:rPr>
          <w:rFonts w:ascii="Times New Roman" w:eastAsia="Times New Roman" w:hAnsi="Times New Roman" w:cs="Times New Roman"/>
          <w:sz w:val="24"/>
          <w:szCs w:val="24"/>
          <w:lang w:val="la-Latn" w:eastAsia="cs-CZ"/>
        </w:rPr>
        <w:t xml:space="preserve">. </w:t>
      </w:r>
    </w:p>
    <w:p w14:paraId="7E6AF3CF" w14:textId="5B25DF1A" w:rsidR="00867B31" w:rsidRPr="007A06F5" w:rsidRDefault="00867B31" w:rsidP="00450DB4">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De  teloneis placet nobis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ut antiqua et iusta telonea a n</w:t>
      </w:r>
      <w:r w:rsidR="006F4CB7" w:rsidRPr="007A06F5">
        <w:rPr>
          <w:rFonts w:ascii="Times New Roman" w:eastAsia="Times New Roman" w:hAnsi="Times New Roman" w:cs="Times New Roman"/>
          <w:lang w:val="la-Latn" w:eastAsia="cs-CZ"/>
        </w:rPr>
        <w:t xml:space="preserve">egotiatoribus exigantur tam de </w:t>
      </w:r>
      <w:r w:rsidRPr="007A06F5">
        <w:rPr>
          <w:rFonts w:ascii="Times New Roman" w:eastAsia="Times New Roman" w:hAnsi="Times New Roman" w:cs="Times New Roman"/>
          <w:lang w:val="la-Latn" w:eastAsia="cs-CZ"/>
        </w:rPr>
        <w:t>pontibus quamque de navigiis seu mercatis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Nova vero seu </w:t>
      </w:r>
      <w:r w:rsidR="006F4CB7" w:rsidRPr="007A06F5">
        <w:rPr>
          <w:rFonts w:ascii="Times New Roman" w:eastAsia="Times New Roman" w:hAnsi="Times New Roman" w:cs="Times New Roman"/>
          <w:lang w:val="la-Latn" w:eastAsia="cs-CZ"/>
        </w:rPr>
        <w:t>iniusta</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ubi vel funes tendun</w:t>
      </w:r>
      <w:r w:rsidRPr="007A06F5">
        <w:rPr>
          <w:rFonts w:ascii="Times New Roman" w:eastAsia="Times New Roman" w:hAnsi="Times New Roman" w:cs="Times New Roman"/>
          <w:lang w:val="la-Latn" w:eastAsia="cs-CZ"/>
        </w:rPr>
        <w:t>tur vel cum navibus sub pontibus transitur seu his  similia</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in quibus nullum adiutorium </w:t>
      </w:r>
      <w:r w:rsidRPr="007A06F5">
        <w:rPr>
          <w:rFonts w:ascii="Times New Roman" w:eastAsia="Times New Roman" w:hAnsi="Times New Roman" w:cs="Times New Roman"/>
          <w:lang w:val="la-Latn" w:eastAsia="cs-CZ"/>
        </w:rPr>
        <w:t>itinerantibus  praestatur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similiter etiam nec de his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qui</w:t>
      </w:r>
      <w:r w:rsidR="006F4CB7" w:rsidRPr="007A06F5">
        <w:rPr>
          <w:rFonts w:ascii="Times New Roman" w:eastAsia="Times New Roman" w:hAnsi="Times New Roman" w:cs="Times New Roman"/>
          <w:lang w:val="la-Latn" w:eastAsia="cs-CZ"/>
        </w:rPr>
        <w:t xml:space="preserve"> sine negotiandi causa substan</w:t>
      </w:r>
      <w:r w:rsidRPr="007A06F5">
        <w:rPr>
          <w:rFonts w:ascii="Times New Roman" w:eastAsia="Times New Roman" w:hAnsi="Times New Roman" w:cs="Times New Roman"/>
          <w:lang w:val="la-Latn" w:eastAsia="cs-CZ"/>
        </w:rPr>
        <w:t>tiam suam de una domo sua ad aliam aut ad palatium aut in exercitu</w:t>
      </w:r>
      <w:r w:rsidR="006F4CB7" w:rsidRPr="007A06F5">
        <w:rPr>
          <w:rFonts w:ascii="Times New Roman" w:eastAsia="Times New Roman" w:hAnsi="Times New Roman" w:cs="Times New Roman"/>
          <w:lang w:val="la-Latn" w:eastAsia="cs-CZ"/>
        </w:rPr>
        <w:t>m ducunt</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telo </w:t>
      </w:r>
      <w:r w:rsidRPr="007A06F5">
        <w:rPr>
          <w:rFonts w:ascii="Times New Roman" w:eastAsia="Times New Roman" w:hAnsi="Times New Roman" w:cs="Times New Roman"/>
          <w:lang w:val="la-Latn" w:eastAsia="cs-CZ"/>
        </w:rPr>
        <w:t>neum  nullatenus ab eis exigatur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w:t>
      </w:r>
    </w:p>
    <w:p w14:paraId="54C7E039" w14:textId="2B9A2A13" w:rsidR="00867B31" w:rsidRPr="007A06F5" w:rsidRDefault="00867B31"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FALSIS MONETIS</w:t>
      </w:r>
      <w:r w:rsidR="009B2994" w:rsidRPr="007A06F5">
        <w:rPr>
          <w:rFonts w:ascii="Times New Roman" w:eastAsia="Times New Roman" w:hAnsi="Times New Roman" w:cs="Times New Roman"/>
          <w:sz w:val="24"/>
          <w:szCs w:val="24"/>
          <w:lang w:val="la-Latn" w:eastAsia="cs-CZ"/>
        </w:rPr>
        <w:t xml:space="preserve">. </w:t>
      </w:r>
    </w:p>
    <w:p w14:paraId="5D42B182" w14:textId="35FE6022" w:rsidR="00867B31" w:rsidRPr="007A06F5" w:rsidRDefault="00867B31" w:rsidP="00450DB4">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De  falsis monetis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quia in multis locis contra iustitiam et co</w:t>
      </w:r>
      <w:r w:rsidR="006F4CB7" w:rsidRPr="007A06F5">
        <w:rPr>
          <w:rFonts w:ascii="Times New Roman" w:eastAsia="Times New Roman" w:hAnsi="Times New Roman" w:cs="Times New Roman"/>
          <w:lang w:val="la-Latn" w:eastAsia="cs-CZ"/>
        </w:rPr>
        <w:t>ntra edictum fiunt</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volumus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ut  nullo alio loco moneta sit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nisi in palatio nostro</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nisi for</w:t>
      </w:r>
      <w:r w:rsidR="006F4CB7" w:rsidRPr="007A06F5">
        <w:rPr>
          <w:rFonts w:ascii="Times New Roman" w:eastAsia="Times New Roman" w:hAnsi="Times New Roman" w:cs="Times New Roman"/>
          <w:lang w:val="la-Latn" w:eastAsia="cs-CZ"/>
        </w:rPr>
        <w:t xml:space="preserve">te iterum a nobis aliter </w:t>
      </w:r>
      <w:r w:rsidRPr="007A06F5">
        <w:rPr>
          <w:rFonts w:ascii="Times New Roman" w:eastAsia="Times New Roman" w:hAnsi="Times New Roman" w:cs="Times New Roman"/>
          <w:lang w:val="la-Latn" w:eastAsia="cs-CZ"/>
        </w:rPr>
        <w:t>fuerit ordinatum</w:t>
      </w:r>
      <w:r w:rsidR="009B2994" w:rsidRPr="007A06F5">
        <w:rPr>
          <w:rFonts w:ascii="Times New Roman" w:eastAsia="Times New Roman" w:hAnsi="Times New Roman" w:cs="Times New Roman"/>
          <w:lang w:val="la-Latn" w:eastAsia="cs-CZ"/>
        </w:rPr>
        <w:t xml:space="preserve">. </w:t>
      </w:r>
    </w:p>
    <w:p w14:paraId="62A0BE76" w14:textId="27E7427D" w:rsidR="00867B31" w:rsidRPr="007A06F5" w:rsidRDefault="00867B31"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XIIII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HERIBANNO</w:t>
      </w:r>
      <w:r w:rsidR="009B2994" w:rsidRPr="007A06F5">
        <w:rPr>
          <w:rFonts w:ascii="Times New Roman" w:eastAsia="Times New Roman" w:hAnsi="Times New Roman" w:cs="Times New Roman"/>
          <w:sz w:val="24"/>
          <w:szCs w:val="24"/>
          <w:lang w:val="la-Latn" w:eastAsia="cs-CZ"/>
        </w:rPr>
        <w:t xml:space="preserve">. </w:t>
      </w:r>
    </w:p>
    <w:p w14:paraId="7A14E2D8" w14:textId="0048F2A8" w:rsidR="00867B31" w:rsidRPr="007A06F5" w:rsidRDefault="00867B31" w:rsidP="006F4CB7">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De heribanno volumus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ut missi nostri fideliter  exac</w:t>
      </w:r>
      <w:r w:rsidR="006F4CB7" w:rsidRPr="007A06F5">
        <w:rPr>
          <w:rFonts w:ascii="Times New Roman" w:eastAsia="Times New Roman" w:hAnsi="Times New Roman" w:cs="Times New Roman"/>
          <w:lang w:val="la-Latn" w:eastAsia="cs-CZ"/>
        </w:rPr>
        <w:t xml:space="preserve">tare debeant absque ullius per </w:t>
      </w:r>
      <w:r w:rsidRPr="007A06F5">
        <w:rPr>
          <w:rFonts w:ascii="Times New Roman" w:eastAsia="Times New Roman" w:hAnsi="Times New Roman" w:cs="Times New Roman"/>
          <w:lang w:val="la-Latn" w:eastAsia="cs-CZ"/>
        </w:rPr>
        <w:t>sonae gratia</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blanditiae</w:t>
      </w:r>
      <w:r w:rsidR="00E55DD3"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seu terrore secundum iussionem n</w:t>
      </w:r>
      <w:r w:rsidR="006F4CB7" w:rsidRPr="007A06F5">
        <w:rPr>
          <w:rFonts w:ascii="Times New Roman" w:eastAsia="Times New Roman" w:hAnsi="Times New Roman" w:cs="Times New Roman"/>
          <w:lang w:val="la-Latn" w:eastAsia="cs-CZ"/>
        </w:rPr>
        <w:t>ostram</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id est</w:t>
      </w:r>
      <w:r w:rsidR="00FF3D92"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highlight w:val="yellow"/>
          <w:lang w:val="la-Latn" w:eastAsia="cs-CZ"/>
        </w:rPr>
        <w:t xml:space="preserve">ut de homine </w:t>
      </w:r>
      <w:r w:rsidRPr="007A06F5">
        <w:rPr>
          <w:rFonts w:ascii="Times New Roman" w:eastAsia="Times New Roman" w:hAnsi="Times New Roman" w:cs="Times New Roman"/>
          <w:highlight w:val="yellow"/>
          <w:lang w:val="la-Latn" w:eastAsia="cs-CZ"/>
        </w:rPr>
        <w:t>habente libras VI in auro</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argento</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bruneis</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aeramento</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p</w:t>
      </w:r>
      <w:r w:rsidR="006F4CB7" w:rsidRPr="007A06F5">
        <w:rPr>
          <w:rFonts w:ascii="Times New Roman" w:eastAsia="Times New Roman" w:hAnsi="Times New Roman" w:cs="Times New Roman"/>
          <w:highlight w:val="yellow"/>
          <w:lang w:val="la-Latn" w:eastAsia="cs-CZ"/>
        </w:rPr>
        <w:t>annis integris</w:t>
      </w:r>
      <w:r w:rsidR="009B2994" w:rsidRPr="007A06F5">
        <w:rPr>
          <w:rFonts w:ascii="Times New Roman" w:eastAsia="Times New Roman" w:hAnsi="Times New Roman" w:cs="Times New Roman"/>
          <w:highlight w:val="yellow"/>
          <w:lang w:val="la-Latn" w:eastAsia="cs-CZ"/>
        </w:rPr>
        <w:t xml:space="preserve">, </w:t>
      </w:r>
      <w:r w:rsidR="006F4CB7" w:rsidRPr="007A06F5">
        <w:rPr>
          <w:rFonts w:ascii="Times New Roman" w:eastAsia="Times New Roman" w:hAnsi="Times New Roman" w:cs="Times New Roman"/>
          <w:highlight w:val="yellow"/>
          <w:lang w:val="la-Latn" w:eastAsia="cs-CZ"/>
        </w:rPr>
        <w:t>caballis</w:t>
      </w:r>
      <w:r w:rsidR="009B2994" w:rsidRPr="007A06F5">
        <w:rPr>
          <w:rFonts w:ascii="Times New Roman" w:eastAsia="Times New Roman" w:hAnsi="Times New Roman" w:cs="Times New Roman"/>
          <w:highlight w:val="yellow"/>
          <w:lang w:val="la-Latn" w:eastAsia="cs-CZ"/>
        </w:rPr>
        <w:t xml:space="preserve">, </w:t>
      </w:r>
      <w:r w:rsidR="006F4CB7" w:rsidRPr="007A06F5">
        <w:rPr>
          <w:rFonts w:ascii="Times New Roman" w:eastAsia="Times New Roman" w:hAnsi="Times New Roman" w:cs="Times New Roman"/>
          <w:highlight w:val="yellow"/>
          <w:lang w:val="la-Latn" w:eastAsia="cs-CZ"/>
        </w:rPr>
        <w:t>bu</w:t>
      </w:r>
      <w:r w:rsidRPr="007A06F5">
        <w:rPr>
          <w:rFonts w:ascii="Times New Roman" w:eastAsia="Times New Roman" w:hAnsi="Times New Roman" w:cs="Times New Roman"/>
          <w:highlight w:val="yellow"/>
          <w:lang w:val="la-Latn" w:eastAsia="cs-CZ"/>
        </w:rPr>
        <w:t>bus</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vaccis vel alio peculio</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et uxores vel infantes non fiant dispoliati pro hac re de eorum vestimentis</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accipiat legitimum heribannum</w:t>
      </w:r>
      <w:r w:rsidR="009B2994" w:rsidRPr="007A06F5">
        <w:rPr>
          <w:rFonts w:ascii="Times New Roman" w:eastAsia="Times New Roman" w:hAnsi="Times New Roman" w:cs="Times New Roman"/>
          <w:highlight w:val="yellow"/>
          <w:lang w:val="la-Latn" w:eastAsia="cs-CZ"/>
        </w:rPr>
        <w:t xml:space="preserve">, </w:t>
      </w:r>
      <w:r w:rsidRPr="007A06F5">
        <w:rPr>
          <w:rFonts w:ascii="Times New Roman" w:eastAsia="Times New Roman" w:hAnsi="Times New Roman" w:cs="Times New Roman"/>
          <w:highlight w:val="yellow"/>
          <w:lang w:val="la-Latn" w:eastAsia="cs-CZ"/>
        </w:rPr>
        <w:t xml:space="preserve">id est libras </w:t>
      </w:r>
      <w:r w:rsidR="006F4CB7" w:rsidRPr="007A06F5">
        <w:rPr>
          <w:rFonts w:ascii="Times New Roman" w:eastAsia="Times New Roman" w:hAnsi="Times New Roman" w:cs="Times New Roman"/>
          <w:highlight w:val="yellow"/>
          <w:lang w:val="la-Latn" w:eastAsia="cs-CZ"/>
        </w:rPr>
        <w:t>III</w:t>
      </w:r>
      <w:r w:rsidR="009B2994" w:rsidRPr="007A06F5">
        <w:rPr>
          <w:rFonts w:ascii="Times New Roman" w:eastAsia="Times New Roman" w:hAnsi="Times New Roman" w:cs="Times New Roman"/>
          <w:highlight w:val="yellow"/>
          <w:lang w:val="la-Latn" w:eastAsia="cs-CZ"/>
        </w:rPr>
        <w:t>.</w:t>
      </w:r>
      <w:r w:rsidR="009B2994" w:rsidRPr="007A06F5">
        <w:rPr>
          <w:rFonts w:ascii="Times New Roman" w:eastAsia="Times New Roman" w:hAnsi="Times New Roman" w:cs="Times New Roman"/>
          <w:lang w:val="la-Latn" w:eastAsia="cs-CZ"/>
        </w:rPr>
        <w:t xml:space="preserve"> </w:t>
      </w:r>
      <w:r w:rsidR="006F4CB7" w:rsidRPr="007A06F5">
        <w:rPr>
          <w:rFonts w:ascii="Times New Roman" w:eastAsia="Times New Roman" w:hAnsi="Times New Roman" w:cs="Times New Roman"/>
          <w:lang w:val="la-Latn" w:eastAsia="cs-CZ"/>
        </w:rPr>
        <w:t xml:space="preserve">Qui vero non </w:t>
      </w:r>
      <w:r w:rsidRPr="007A06F5">
        <w:rPr>
          <w:rFonts w:ascii="Times New Roman" w:hAnsi="Times New Roman" w:cs="Times New Roman"/>
          <w:lang w:val="la-Latn" w:eastAsia="cs-CZ"/>
        </w:rPr>
        <w:t>/</w:t>
      </w:r>
      <w:r w:rsidRPr="007A06F5">
        <w:rPr>
          <w:rFonts w:ascii="Times New Roman" w:hAnsi="Times New Roman" w:cs="Times New Roman"/>
          <w:lang w:val="la-Latn"/>
        </w:rPr>
        <w:t>habuerit amplius in suprascripto pretio valente nisi libras III</w:t>
      </w:r>
      <w:r w:rsidR="009B2994" w:rsidRPr="007A06F5">
        <w:rPr>
          <w:rFonts w:ascii="Times New Roman" w:hAnsi="Times New Roman" w:cs="Times New Roman"/>
          <w:lang w:val="la-Latn"/>
        </w:rPr>
        <w:t xml:space="preserve">, </w:t>
      </w:r>
      <w:r w:rsidR="006F4CB7" w:rsidRPr="007A06F5">
        <w:rPr>
          <w:rFonts w:ascii="Times New Roman" w:hAnsi="Times New Roman" w:cs="Times New Roman"/>
          <w:lang w:val="la-Latn"/>
        </w:rPr>
        <w:t>solidi XXX ab eo exigantur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 libra et dimidia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Qui autem non habuerit amplius nisi du</w:t>
      </w:r>
      <w:r w:rsidR="006F4CB7" w:rsidRPr="007A06F5">
        <w:rPr>
          <w:rFonts w:ascii="Times New Roman" w:hAnsi="Times New Roman" w:cs="Times New Roman"/>
          <w:lang w:val="la-Latn"/>
        </w:rPr>
        <w:t>as libras</w:t>
      </w:r>
      <w:r w:rsidR="009B2994" w:rsidRPr="007A06F5">
        <w:rPr>
          <w:rFonts w:ascii="Times New Roman" w:hAnsi="Times New Roman" w:cs="Times New Roman"/>
          <w:lang w:val="la-Latn"/>
        </w:rPr>
        <w:t xml:space="preserve">, </w:t>
      </w:r>
      <w:r w:rsidR="006F4CB7" w:rsidRPr="007A06F5">
        <w:rPr>
          <w:rFonts w:ascii="Times New Roman" w:hAnsi="Times New Roman" w:cs="Times New Roman"/>
          <w:lang w:val="la-Latn"/>
        </w:rPr>
        <w:t>solidi</w:t>
      </w:r>
      <w:r w:rsidR="009042C7"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006F4CB7" w:rsidRPr="007A06F5">
        <w:rPr>
          <w:rFonts w:ascii="Times New Roman" w:hAnsi="Times New Roman" w:cs="Times New Roman"/>
          <w:lang w:val="la-Latn"/>
        </w:rPr>
        <w:t xml:space="preserve">Si vero </w:t>
      </w:r>
      <w:r w:rsidRPr="007A06F5">
        <w:rPr>
          <w:rFonts w:ascii="Times New Roman" w:hAnsi="Times New Roman" w:cs="Times New Roman"/>
          <w:lang w:val="la-Latn"/>
        </w:rPr>
        <w:t>unam habuerit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solidi</w:t>
      </w:r>
      <w:r w:rsidR="00762AD2"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ita ut iterum se valeat praepa</w:t>
      </w:r>
      <w:r w:rsidR="006F4CB7" w:rsidRPr="007A06F5">
        <w:rPr>
          <w:rFonts w:ascii="Times New Roman" w:hAnsi="Times New Roman" w:cs="Times New Roman"/>
          <w:lang w:val="la-Latn"/>
        </w:rPr>
        <w:t xml:space="preserve">rare ad dei servitium et ad </w:t>
      </w:r>
      <w:r w:rsidRPr="007A06F5">
        <w:rPr>
          <w:rFonts w:ascii="Times New Roman" w:hAnsi="Times New Roman" w:cs="Times New Roman"/>
          <w:lang w:val="la-Latn"/>
        </w:rPr>
        <w:t>nostram utilitatem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nostri missi caveant et diligenter in</w:t>
      </w:r>
      <w:r w:rsidR="006F4CB7" w:rsidRPr="007A06F5">
        <w:rPr>
          <w:rFonts w:ascii="Times New Roman" w:hAnsi="Times New Roman" w:cs="Times New Roman"/>
          <w:lang w:val="la-Latn"/>
        </w:rPr>
        <w:t>quirant</w:t>
      </w:r>
      <w:r w:rsidR="009B2994" w:rsidRPr="007A06F5">
        <w:rPr>
          <w:rFonts w:ascii="Times New Roman" w:hAnsi="Times New Roman" w:cs="Times New Roman"/>
          <w:lang w:val="la-Latn"/>
        </w:rPr>
        <w:t xml:space="preserve">, </w:t>
      </w:r>
      <w:r w:rsidR="006F4CB7" w:rsidRPr="007A06F5">
        <w:rPr>
          <w:rFonts w:ascii="Times New Roman" w:hAnsi="Times New Roman" w:cs="Times New Roman"/>
          <w:lang w:val="la-Latn"/>
        </w:rPr>
        <w:t xml:space="preserve">ne per aliquod malum </w:t>
      </w:r>
      <w:r w:rsidRPr="007A06F5">
        <w:rPr>
          <w:rFonts w:ascii="Times New Roman" w:hAnsi="Times New Roman" w:cs="Times New Roman"/>
          <w:lang w:val="la-Latn"/>
        </w:rPr>
        <w:t>ingenium subtrahant nostram iustitiam alteri tradendo aut commendando</w:t>
      </w:r>
      <w:r w:rsidR="009B2994" w:rsidRPr="007A06F5">
        <w:rPr>
          <w:rFonts w:ascii="Times New Roman" w:hAnsi="Times New Roman" w:cs="Times New Roman"/>
          <w:lang w:val="la-Latn"/>
        </w:rPr>
        <w:t xml:space="preserve">. </w:t>
      </w:r>
    </w:p>
    <w:p w14:paraId="0E4F729B" w14:textId="687FEC90" w:rsidR="00867B31" w:rsidRPr="007A06F5" w:rsidRDefault="00867B31" w:rsidP="00450DB4">
      <w:pPr>
        <w:pStyle w:val="Normlnweb"/>
        <w:spacing w:before="0" w:beforeAutospacing="0" w:after="120" w:afterAutospacing="0"/>
        <w:rPr>
          <w:lang w:val="la-Latn"/>
        </w:rPr>
      </w:pPr>
      <w:r w:rsidRPr="007A06F5">
        <w:rPr>
          <w:lang w:val="la-Latn"/>
        </w:rPr>
        <w:t>XV</w:t>
      </w:r>
      <w:r w:rsidR="009B2994" w:rsidRPr="007A06F5">
        <w:rPr>
          <w:lang w:val="la-Latn"/>
        </w:rPr>
        <w:t xml:space="preserve">. </w:t>
      </w:r>
      <w:r w:rsidRPr="007A06F5">
        <w:rPr>
          <w:lang w:val="la-Latn"/>
        </w:rPr>
        <w:t>DE CENSU REGALI</w:t>
      </w:r>
      <w:r w:rsidR="009B2994" w:rsidRPr="007A06F5">
        <w:rPr>
          <w:lang w:val="la-Latn"/>
        </w:rPr>
        <w:t xml:space="preserve">. </w:t>
      </w:r>
    </w:p>
    <w:p w14:paraId="3E638685" w14:textId="0991C112" w:rsidR="00867B31" w:rsidRPr="007A06F5" w:rsidRDefault="00867B31" w:rsidP="00450DB4">
      <w:pPr>
        <w:pStyle w:val="Normlnweb"/>
        <w:spacing w:before="0" w:beforeAutospacing="0" w:after="120" w:afterAutospacing="0"/>
        <w:rPr>
          <w:sz w:val="22"/>
          <w:szCs w:val="22"/>
          <w:lang w:val="la-Latn"/>
        </w:rPr>
      </w:pPr>
      <w:r w:rsidRPr="007A06F5">
        <w:rPr>
          <w:sz w:val="22"/>
          <w:szCs w:val="22"/>
          <w:highlight w:val="yellow"/>
          <w:lang w:val="la-Latn"/>
        </w:rPr>
        <w:t>Census regalis</w:t>
      </w:r>
      <w:r w:rsidR="009B2994" w:rsidRPr="007A06F5">
        <w:rPr>
          <w:sz w:val="22"/>
          <w:szCs w:val="22"/>
          <w:lang w:val="la-Latn"/>
        </w:rPr>
        <w:t xml:space="preserve">, </w:t>
      </w:r>
      <w:r w:rsidRPr="007A06F5">
        <w:rPr>
          <w:sz w:val="22"/>
          <w:szCs w:val="22"/>
          <w:lang w:val="la-Latn"/>
        </w:rPr>
        <w:t>undecumque legitime exiebat</w:t>
      </w:r>
      <w:r w:rsidR="009B2994" w:rsidRPr="007A06F5">
        <w:rPr>
          <w:sz w:val="22"/>
          <w:szCs w:val="22"/>
          <w:lang w:val="la-Latn"/>
        </w:rPr>
        <w:t xml:space="preserve">, </w:t>
      </w:r>
      <w:r w:rsidRPr="007A06F5">
        <w:rPr>
          <w:sz w:val="22"/>
          <w:szCs w:val="22"/>
          <w:lang w:val="la-Latn"/>
        </w:rPr>
        <w:t>volumus</w:t>
      </w:r>
      <w:r w:rsidR="009B2994" w:rsidRPr="007A06F5">
        <w:rPr>
          <w:sz w:val="22"/>
          <w:szCs w:val="22"/>
          <w:lang w:val="la-Latn"/>
        </w:rPr>
        <w:t xml:space="preserve">, </w:t>
      </w:r>
      <w:r w:rsidRPr="007A06F5">
        <w:rPr>
          <w:sz w:val="22"/>
          <w:szCs w:val="22"/>
          <w:lang w:val="la-Latn"/>
        </w:rPr>
        <w:t>ut i</w:t>
      </w:r>
      <w:r w:rsidR="006F4CB7" w:rsidRPr="007A06F5">
        <w:rPr>
          <w:sz w:val="22"/>
          <w:szCs w:val="22"/>
          <w:lang w:val="la-Latn"/>
        </w:rPr>
        <w:t>nde solvatur</w:t>
      </w:r>
      <w:r w:rsidR="009B2994" w:rsidRPr="007A06F5">
        <w:rPr>
          <w:sz w:val="22"/>
          <w:szCs w:val="22"/>
          <w:lang w:val="la-Latn"/>
        </w:rPr>
        <w:t xml:space="preserve">, </w:t>
      </w:r>
      <w:r w:rsidR="006F4CB7" w:rsidRPr="007A06F5">
        <w:rPr>
          <w:sz w:val="22"/>
          <w:szCs w:val="22"/>
          <w:lang w:val="la-Latn"/>
        </w:rPr>
        <w:t xml:space="preserve">sive de propria </w:t>
      </w:r>
      <w:r w:rsidRPr="007A06F5">
        <w:rPr>
          <w:sz w:val="22"/>
          <w:szCs w:val="22"/>
          <w:lang w:val="la-Latn"/>
        </w:rPr>
        <w:t>persona hominis sive de rebus</w:t>
      </w:r>
      <w:r w:rsidR="009B2994" w:rsidRPr="007A06F5">
        <w:rPr>
          <w:sz w:val="22"/>
          <w:szCs w:val="22"/>
          <w:lang w:val="la-Latn"/>
        </w:rPr>
        <w:t xml:space="preserve">. </w:t>
      </w:r>
    </w:p>
    <w:p w14:paraId="0B2C6A52" w14:textId="740DDC16" w:rsidR="00867B31" w:rsidRPr="007A06F5" w:rsidRDefault="00867B31" w:rsidP="00450DB4">
      <w:pPr>
        <w:pStyle w:val="Normlnweb"/>
        <w:spacing w:before="0" w:beforeAutospacing="0" w:after="120" w:afterAutospacing="0"/>
        <w:rPr>
          <w:lang w:val="la-Latn"/>
        </w:rPr>
      </w:pPr>
      <w:r w:rsidRPr="007A06F5">
        <w:rPr>
          <w:lang w:val="la-Latn"/>
        </w:rPr>
        <w:t>XVI</w:t>
      </w:r>
      <w:r w:rsidR="009B2994" w:rsidRPr="007A06F5">
        <w:rPr>
          <w:lang w:val="la-Latn"/>
        </w:rPr>
        <w:t xml:space="preserve">. </w:t>
      </w:r>
      <w:r w:rsidRPr="007A06F5">
        <w:rPr>
          <w:lang w:val="la-Latn"/>
        </w:rPr>
        <w:t>DE LIBERIS HOMINIBUS UXORES FISCALINAS HABENTIBUS</w:t>
      </w:r>
      <w:r w:rsidR="009B2994" w:rsidRPr="007A06F5">
        <w:rPr>
          <w:lang w:val="la-Latn"/>
        </w:rPr>
        <w:t xml:space="preserve">. </w:t>
      </w:r>
    </w:p>
    <w:p w14:paraId="245D6CD2" w14:textId="3DF07A28" w:rsidR="00867B31" w:rsidRPr="007A06F5" w:rsidRDefault="009E3FCB" w:rsidP="00450DB4">
      <w:pPr>
        <w:pStyle w:val="Normlnweb"/>
        <w:spacing w:before="0" w:beforeAutospacing="0" w:after="120" w:afterAutospacing="0"/>
        <w:rPr>
          <w:sz w:val="22"/>
          <w:szCs w:val="22"/>
          <w:lang w:val="la-Latn"/>
        </w:rPr>
      </w:pPr>
      <w:r w:rsidRPr="007A06F5">
        <w:rPr>
          <w:sz w:val="22"/>
          <w:szCs w:val="22"/>
          <w:lang w:val="la-Latn"/>
        </w:rPr>
        <w:t xml:space="preserve">De </w:t>
      </w:r>
      <w:r w:rsidR="00867B31" w:rsidRPr="007A06F5">
        <w:rPr>
          <w:sz w:val="22"/>
          <w:szCs w:val="22"/>
          <w:lang w:val="la-Latn"/>
        </w:rPr>
        <w:t>liberis hominibus</w:t>
      </w:r>
      <w:r w:rsidR="009B2994" w:rsidRPr="007A06F5">
        <w:rPr>
          <w:sz w:val="22"/>
          <w:szCs w:val="22"/>
          <w:lang w:val="la-Latn"/>
        </w:rPr>
        <w:t xml:space="preserve">, </w:t>
      </w:r>
      <w:r w:rsidR="00867B31" w:rsidRPr="007A06F5">
        <w:rPr>
          <w:sz w:val="22"/>
          <w:szCs w:val="22"/>
          <w:lang w:val="la-Latn"/>
        </w:rPr>
        <w:t>qui uxores fiscalinas regias et de feminis liberis</w:t>
      </w:r>
      <w:r w:rsidR="009B2994" w:rsidRPr="007A06F5">
        <w:rPr>
          <w:sz w:val="22"/>
          <w:szCs w:val="22"/>
          <w:lang w:val="la-Latn"/>
        </w:rPr>
        <w:t xml:space="preserve">, </w:t>
      </w:r>
      <w:r w:rsidR="00867B31" w:rsidRPr="007A06F5">
        <w:rPr>
          <w:sz w:val="22"/>
          <w:szCs w:val="22"/>
          <w:lang w:val="la-Latn"/>
        </w:rPr>
        <w:t>qui</w:t>
      </w:r>
      <w:r w:rsidR="006F4CB7" w:rsidRPr="007A06F5">
        <w:rPr>
          <w:sz w:val="22"/>
          <w:szCs w:val="22"/>
          <w:lang w:val="la-Latn"/>
        </w:rPr>
        <w:t xml:space="preserve"> homines </w:t>
      </w:r>
      <w:r w:rsidR="00867B31" w:rsidRPr="007A06F5">
        <w:rPr>
          <w:sz w:val="22"/>
          <w:szCs w:val="22"/>
          <w:lang w:val="la-Latn"/>
        </w:rPr>
        <w:t>similiter fiscalinos regios accipiunt</w:t>
      </w:r>
      <w:r w:rsidR="009B2994" w:rsidRPr="007A06F5">
        <w:rPr>
          <w:sz w:val="22"/>
          <w:szCs w:val="22"/>
          <w:lang w:val="la-Latn"/>
        </w:rPr>
        <w:t xml:space="preserve">, </w:t>
      </w:r>
      <w:r w:rsidR="00867B31" w:rsidRPr="007A06F5">
        <w:rPr>
          <w:sz w:val="22"/>
          <w:szCs w:val="22"/>
          <w:lang w:val="la-Latn"/>
        </w:rPr>
        <w:t>ut non de heredi</w:t>
      </w:r>
      <w:r w:rsidR="006F4CB7" w:rsidRPr="007A06F5">
        <w:rPr>
          <w:sz w:val="22"/>
          <w:szCs w:val="22"/>
          <w:lang w:val="la-Latn"/>
        </w:rPr>
        <w:t xml:space="preserve">tate parentum vel de causa sua </w:t>
      </w:r>
      <w:r w:rsidR="00867B31" w:rsidRPr="007A06F5">
        <w:rPr>
          <w:sz w:val="22"/>
          <w:szCs w:val="22"/>
          <w:lang w:val="la-Latn"/>
        </w:rPr>
        <w:t>quaerenda nec de testimonio pro hac re abiciantur</w:t>
      </w:r>
      <w:r w:rsidR="009B2994" w:rsidRPr="007A06F5">
        <w:rPr>
          <w:sz w:val="22"/>
          <w:szCs w:val="22"/>
          <w:lang w:val="la-Latn"/>
        </w:rPr>
        <w:t xml:space="preserve">; </w:t>
      </w:r>
      <w:r w:rsidR="00867B31" w:rsidRPr="007A06F5">
        <w:rPr>
          <w:sz w:val="22"/>
          <w:szCs w:val="22"/>
          <w:lang w:val="la-Latn"/>
        </w:rPr>
        <w:t xml:space="preserve">sed </w:t>
      </w:r>
      <w:r w:rsidR="006F4CB7" w:rsidRPr="007A06F5">
        <w:rPr>
          <w:sz w:val="22"/>
          <w:szCs w:val="22"/>
          <w:lang w:val="la-Latn"/>
        </w:rPr>
        <w:t xml:space="preserve">talis etiam nobis in hac causa </w:t>
      </w:r>
      <w:r w:rsidR="00867B31" w:rsidRPr="007A06F5">
        <w:rPr>
          <w:sz w:val="22"/>
          <w:szCs w:val="22"/>
          <w:lang w:val="la-Latn"/>
        </w:rPr>
        <w:t>honor servetur</w:t>
      </w:r>
      <w:r w:rsidR="009B2994" w:rsidRPr="007A06F5">
        <w:rPr>
          <w:sz w:val="22"/>
          <w:szCs w:val="22"/>
          <w:lang w:val="la-Latn"/>
        </w:rPr>
        <w:t xml:space="preserve">, </w:t>
      </w:r>
      <w:r w:rsidR="00867B31" w:rsidRPr="007A06F5">
        <w:rPr>
          <w:sz w:val="22"/>
          <w:szCs w:val="22"/>
          <w:lang w:val="la-Latn"/>
        </w:rPr>
        <w:t>qualis et antecessoribus nostris regibus vel imperato</w:t>
      </w:r>
      <w:r w:rsidR="006F4CB7" w:rsidRPr="007A06F5">
        <w:rPr>
          <w:sz w:val="22"/>
          <w:szCs w:val="22"/>
          <w:lang w:val="la-Latn"/>
        </w:rPr>
        <w:t xml:space="preserve">ribus servatus esse </w:t>
      </w:r>
      <w:r w:rsidR="00867B31" w:rsidRPr="007A06F5">
        <w:rPr>
          <w:sz w:val="22"/>
          <w:szCs w:val="22"/>
          <w:lang w:val="la-Latn"/>
        </w:rPr>
        <w:t>cognoscitur</w:t>
      </w:r>
      <w:r w:rsidR="009B2994" w:rsidRPr="007A06F5">
        <w:rPr>
          <w:sz w:val="22"/>
          <w:szCs w:val="22"/>
          <w:lang w:val="la-Latn"/>
        </w:rPr>
        <w:t xml:space="preserve">. </w:t>
      </w:r>
      <w:r w:rsidR="00867B31" w:rsidRPr="007A06F5">
        <w:rPr>
          <w:sz w:val="22"/>
          <w:szCs w:val="22"/>
          <w:lang w:val="la-Latn"/>
        </w:rPr>
        <w:t>/</w:t>
      </w:r>
    </w:p>
    <w:p w14:paraId="1AAEC64F" w14:textId="1F9AA0C7" w:rsidR="00867B31" w:rsidRPr="007A06F5" w:rsidRDefault="00867B31" w:rsidP="00450DB4">
      <w:pPr>
        <w:pStyle w:val="Normlnweb"/>
        <w:spacing w:before="0" w:beforeAutospacing="0" w:after="120" w:afterAutospacing="0"/>
        <w:rPr>
          <w:lang w:val="la-Latn"/>
        </w:rPr>
      </w:pPr>
      <w:r w:rsidRPr="007A06F5">
        <w:rPr>
          <w:lang w:val="la-Latn"/>
        </w:rPr>
        <w:lastRenderedPageBreak/>
        <w:t>XVII</w:t>
      </w:r>
      <w:r w:rsidR="009B2994" w:rsidRPr="007A06F5">
        <w:rPr>
          <w:lang w:val="la-Latn"/>
        </w:rPr>
        <w:t xml:space="preserve">. </w:t>
      </w:r>
      <w:r w:rsidR="009E3FCB" w:rsidRPr="007A06F5">
        <w:rPr>
          <w:lang w:val="la-Latn"/>
        </w:rPr>
        <w:t xml:space="preserve">De </w:t>
      </w:r>
      <w:r w:rsidRPr="007A06F5">
        <w:rPr>
          <w:lang w:val="la-Latn"/>
        </w:rPr>
        <w:t>his</w:t>
      </w:r>
      <w:r w:rsidR="009B2994" w:rsidRPr="007A06F5">
        <w:rPr>
          <w:lang w:val="la-Latn"/>
        </w:rPr>
        <w:t xml:space="preserve">, </w:t>
      </w:r>
      <w:r w:rsidRPr="007A06F5">
        <w:rPr>
          <w:lang w:val="la-Latn"/>
        </w:rPr>
        <w:t>qui tunc infantes fuerunt et aliis atque aliis</w:t>
      </w:r>
      <w:r w:rsidR="009B2994" w:rsidRPr="007A06F5">
        <w:rPr>
          <w:lang w:val="la-Latn"/>
        </w:rPr>
        <w:t xml:space="preserve">, </w:t>
      </w:r>
      <w:r w:rsidRPr="007A06F5">
        <w:rPr>
          <w:lang w:val="la-Latn"/>
        </w:rPr>
        <w:t>qui no</w:t>
      </w:r>
      <w:r w:rsidR="006F4CB7" w:rsidRPr="007A06F5">
        <w:rPr>
          <w:lang w:val="la-Latn"/>
        </w:rPr>
        <w:t xml:space="preserve">n iuraverunt fidelitatem domno </w:t>
      </w:r>
      <w:r w:rsidRPr="007A06F5">
        <w:rPr>
          <w:lang w:val="la-Latn"/>
        </w:rPr>
        <w:t>imperatori</w:t>
      </w:r>
      <w:r w:rsidR="009B2994" w:rsidRPr="007A06F5">
        <w:rPr>
          <w:lang w:val="la-Latn"/>
        </w:rPr>
        <w:t xml:space="preserve">, </w:t>
      </w:r>
      <w:r w:rsidRPr="007A06F5">
        <w:rPr>
          <w:lang w:val="la-Latn"/>
        </w:rPr>
        <w:t>aut suos infantes modo iurent</w:t>
      </w:r>
      <w:r w:rsidR="009B2994" w:rsidRPr="007A06F5">
        <w:rPr>
          <w:lang w:val="la-Latn"/>
        </w:rPr>
        <w:t xml:space="preserve">. </w:t>
      </w:r>
    </w:p>
    <w:p w14:paraId="3DFA849D" w14:textId="75ED2665" w:rsidR="00867B31" w:rsidRPr="007A06F5" w:rsidRDefault="00867B31" w:rsidP="00450DB4">
      <w:pPr>
        <w:pStyle w:val="Normlnweb"/>
        <w:spacing w:before="0" w:beforeAutospacing="0" w:after="120" w:afterAutospacing="0"/>
        <w:rPr>
          <w:lang w:val="la-Latn"/>
        </w:rPr>
      </w:pPr>
      <w:r w:rsidRPr="007A06F5">
        <w:rPr>
          <w:lang w:val="la-Latn"/>
        </w:rPr>
        <w:t>XVII</w:t>
      </w:r>
      <w:r w:rsidR="009B2994" w:rsidRPr="007A06F5">
        <w:rPr>
          <w:lang w:val="la-Latn"/>
        </w:rPr>
        <w:t xml:space="preserve">. </w:t>
      </w:r>
      <w:r w:rsidRPr="007A06F5">
        <w:rPr>
          <w:lang w:val="la-Latn"/>
        </w:rPr>
        <w:t>DE CURA MISSORUM DOMINICORUM</w:t>
      </w:r>
      <w:r w:rsidR="009B2994" w:rsidRPr="007A06F5">
        <w:rPr>
          <w:lang w:val="la-Latn"/>
        </w:rPr>
        <w:t xml:space="preserve">. </w:t>
      </w:r>
    </w:p>
    <w:p w14:paraId="7671CB0E" w14:textId="502CB0EE"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Unusquisque</w:t>
      </w:r>
      <w:r w:rsidR="00E55DD3" w:rsidRPr="007A06F5">
        <w:rPr>
          <w:sz w:val="22"/>
          <w:szCs w:val="22"/>
          <w:lang w:val="la-Latn"/>
        </w:rPr>
        <w:t xml:space="preserve"> </w:t>
      </w:r>
      <w:r w:rsidRPr="007A06F5">
        <w:rPr>
          <w:sz w:val="22"/>
          <w:szCs w:val="22"/>
          <w:lang w:val="la-Latn"/>
        </w:rPr>
        <w:t>in suo missatico maximam habeat curam</w:t>
      </w:r>
      <w:r w:rsidR="006F4CB7" w:rsidRPr="007A06F5">
        <w:rPr>
          <w:sz w:val="22"/>
          <w:szCs w:val="22"/>
          <w:lang w:val="la-Latn"/>
        </w:rPr>
        <w:t xml:space="preserve"> ad praevidendum et ordinandum </w:t>
      </w:r>
      <w:r w:rsidRPr="007A06F5">
        <w:rPr>
          <w:sz w:val="22"/>
          <w:szCs w:val="22"/>
          <w:lang w:val="la-Latn"/>
        </w:rPr>
        <w:t>ac disponendum secundum voluntatem dei  et secundum iussionem nostram</w:t>
      </w:r>
      <w:r w:rsidR="009B2994" w:rsidRPr="007A06F5">
        <w:rPr>
          <w:sz w:val="22"/>
          <w:szCs w:val="22"/>
          <w:lang w:val="la-Latn"/>
        </w:rPr>
        <w:t xml:space="preserve">. </w:t>
      </w:r>
    </w:p>
    <w:p w14:paraId="0687BE24" w14:textId="3E521778" w:rsidR="00867B31" w:rsidRPr="007A06F5" w:rsidRDefault="00867B31" w:rsidP="00450DB4">
      <w:pPr>
        <w:pStyle w:val="Normlnweb"/>
        <w:spacing w:before="0" w:beforeAutospacing="0" w:after="120" w:afterAutospacing="0"/>
        <w:rPr>
          <w:lang w:val="la-Latn"/>
        </w:rPr>
      </w:pPr>
      <w:r w:rsidRPr="007A06F5">
        <w:rPr>
          <w:lang w:val="la-Latn"/>
        </w:rPr>
        <w:t>XVIII</w:t>
      </w:r>
      <w:r w:rsidR="009B2994" w:rsidRPr="007A06F5">
        <w:rPr>
          <w:lang w:val="la-Latn"/>
        </w:rPr>
        <w:t xml:space="preserve">. </w:t>
      </w:r>
      <w:r w:rsidRPr="007A06F5">
        <w:rPr>
          <w:lang w:val="la-Latn"/>
        </w:rPr>
        <w:t>DE AEQUALITATE A MISSIS DOMINICIS FACIENDA</w:t>
      </w:r>
      <w:r w:rsidR="009B2994" w:rsidRPr="007A06F5">
        <w:rPr>
          <w:lang w:val="la-Latn"/>
        </w:rPr>
        <w:t xml:space="preserve">. </w:t>
      </w:r>
    </w:p>
    <w:p w14:paraId="38D4ADBD" w14:textId="602E1F77" w:rsidR="00867B31" w:rsidRPr="007A06F5" w:rsidRDefault="009E3FCB" w:rsidP="00450DB4">
      <w:pPr>
        <w:pStyle w:val="Normlnweb"/>
        <w:spacing w:before="0" w:beforeAutospacing="0" w:after="120" w:afterAutospacing="0"/>
        <w:rPr>
          <w:sz w:val="22"/>
          <w:szCs w:val="22"/>
          <w:lang w:val="la-Latn"/>
        </w:rPr>
      </w:pPr>
      <w:r w:rsidRPr="007A06F5">
        <w:rPr>
          <w:sz w:val="22"/>
          <w:szCs w:val="22"/>
          <w:lang w:val="la-Latn"/>
        </w:rPr>
        <w:t>Volumus</w:t>
      </w:r>
      <w:r w:rsidR="009B2994" w:rsidRPr="007A06F5">
        <w:rPr>
          <w:sz w:val="22"/>
          <w:szCs w:val="22"/>
          <w:lang w:val="la-Latn"/>
        </w:rPr>
        <w:t xml:space="preserve">, </w:t>
      </w:r>
      <w:r w:rsidR="00867B31" w:rsidRPr="007A06F5">
        <w:rPr>
          <w:sz w:val="22"/>
          <w:szCs w:val="22"/>
          <w:lang w:val="la-Latn"/>
        </w:rPr>
        <w:t>ut aequaliter missi nostri faciant de singulis causis</w:t>
      </w:r>
      <w:r w:rsidR="009B2994" w:rsidRPr="007A06F5">
        <w:rPr>
          <w:sz w:val="22"/>
          <w:szCs w:val="22"/>
          <w:lang w:val="la-Latn"/>
        </w:rPr>
        <w:t xml:space="preserve">, </w:t>
      </w:r>
      <w:r w:rsidRPr="007A06F5">
        <w:rPr>
          <w:sz w:val="22"/>
          <w:szCs w:val="22"/>
          <w:lang w:val="la-Latn"/>
        </w:rPr>
        <w:t xml:space="preserve">sive de heribanno </w:t>
      </w:r>
      <w:r w:rsidR="006F4CB7" w:rsidRPr="007A06F5">
        <w:rPr>
          <w:sz w:val="22"/>
          <w:szCs w:val="22"/>
          <w:lang w:val="la-Latn"/>
        </w:rPr>
        <w:t xml:space="preserve"> sive de </w:t>
      </w:r>
      <w:r w:rsidR="00867B31" w:rsidRPr="007A06F5">
        <w:rPr>
          <w:sz w:val="22"/>
          <w:szCs w:val="22"/>
          <w:lang w:val="la-Latn"/>
        </w:rPr>
        <w:t>advenis sive de caeteris quibuslibet causis</w:t>
      </w:r>
      <w:r w:rsidR="009B2994" w:rsidRPr="007A06F5">
        <w:rPr>
          <w:sz w:val="22"/>
          <w:szCs w:val="22"/>
          <w:lang w:val="la-Latn"/>
        </w:rPr>
        <w:t xml:space="preserve">. </w:t>
      </w:r>
      <w:r w:rsidR="00867B31" w:rsidRPr="007A06F5">
        <w:rPr>
          <w:sz w:val="22"/>
          <w:szCs w:val="22"/>
          <w:highlight w:val="yellow"/>
          <w:lang w:val="la-Latn"/>
        </w:rPr>
        <w:t>De advenis vol</w:t>
      </w:r>
      <w:r w:rsidR="006F4CB7" w:rsidRPr="007A06F5">
        <w:rPr>
          <w:sz w:val="22"/>
          <w:szCs w:val="22"/>
          <w:highlight w:val="yellow"/>
          <w:lang w:val="la-Latn"/>
        </w:rPr>
        <w:t xml:space="preserve">umus iam  diu coniugatis per </w:t>
      </w:r>
      <w:r w:rsidR="00867B31" w:rsidRPr="007A06F5">
        <w:rPr>
          <w:sz w:val="22"/>
          <w:szCs w:val="22"/>
          <w:highlight w:val="yellow"/>
          <w:lang w:val="la-Latn"/>
        </w:rPr>
        <w:t>singula loca</w:t>
      </w:r>
      <w:r w:rsidR="009B2994" w:rsidRPr="007A06F5">
        <w:rPr>
          <w:sz w:val="22"/>
          <w:szCs w:val="22"/>
          <w:highlight w:val="yellow"/>
          <w:lang w:val="la-Latn"/>
        </w:rPr>
        <w:t xml:space="preserve">, </w:t>
      </w:r>
      <w:r w:rsidR="00867B31" w:rsidRPr="007A06F5">
        <w:rPr>
          <w:sz w:val="22"/>
          <w:szCs w:val="22"/>
          <w:highlight w:val="yellow"/>
          <w:lang w:val="la-Latn"/>
        </w:rPr>
        <w:t>ut ibi maneant et sine causa et sine aliqua culpa no</w:t>
      </w:r>
      <w:r w:rsidR="006F4CB7" w:rsidRPr="007A06F5">
        <w:rPr>
          <w:sz w:val="22"/>
          <w:szCs w:val="22"/>
          <w:highlight w:val="yellow"/>
          <w:lang w:val="la-Latn"/>
        </w:rPr>
        <w:t>n fiant eiecti</w:t>
      </w:r>
      <w:r w:rsidR="009B2994" w:rsidRPr="007A06F5">
        <w:rPr>
          <w:sz w:val="22"/>
          <w:szCs w:val="22"/>
          <w:highlight w:val="yellow"/>
          <w:lang w:val="la-Latn"/>
        </w:rPr>
        <w:t>.</w:t>
      </w:r>
      <w:r w:rsidR="009B2994" w:rsidRPr="007A06F5">
        <w:rPr>
          <w:sz w:val="22"/>
          <w:szCs w:val="22"/>
          <w:lang w:val="la-Latn"/>
        </w:rPr>
        <w:t xml:space="preserve"> </w:t>
      </w:r>
      <w:r w:rsidR="006F4CB7" w:rsidRPr="007A06F5">
        <w:rPr>
          <w:sz w:val="22"/>
          <w:szCs w:val="22"/>
          <w:lang w:val="la-Latn"/>
        </w:rPr>
        <w:t xml:space="preserve">Fugitivi vero </w:t>
      </w:r>
      <w:r w:rsidR="00867B31" w:rsidRPr="007A06F5">
        <w:rPr>
          <w:sz w:val="22"/>
          <w:szCs w:val="22"/>
          <w:lang w:val="la-Latn"/>
        </w:rPr>
        <w:t xml:space="preserve">servi et latrones redeant </w:t>
      </w:r>
      <w:r w:rsidR="00867B31" w:rsidRPr="007A06F5">
        <w:rPr>
          <w:sz w:val="22"/>
          <w:szCs w:val="22"/>
          <w:highlight w:val="yellow"/>
          <w:lang w:val="la-Latn"/>
        </w:rPr>
        <w:t>ad propria loca</w:t>
      </w:r>
      <w:r w:rsidR="009B2994" w:rsidRPr="007A06F5">
        <w:rPr>
          <w:sz w:val="22"/>
          <w:szCs w:val="22"/>
          <w:lang w:val="la-Latn"/>
        </w:rPr>
        <w:t xml:space="preserve">. </w:t>
      </w:r>
    </w:p>
    <w:p w14:paraId="521A01E7" w14:textId="71172F3E" w:rsidR="00867B31" w:rsidRPr="007A06F5" w:rsidRDefault="00867B31" w:rsidP="00450DB4">
      <w:pPr>
        <w:pStyle w:val="Normlnweb"/>
        <w:spacing w:before="0" w:beforeAutospacing="0" w:after="120" w:afterAutospacing="0"/>
        <w:rPr>
          <w:lang w:val="la-Latn"/>
        </w:rPr>
      </w:pPr>
      <w:r w:rsidRPr="007A06F5">
        <w:rPr>
          <w:lang w:val="la-Latn"/>
        </w:rPr>
        <w:t>XVIIII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BENEFICIA HABENT REGALIA</w:t>
      </w:r>
      <w:r w:rsidR="009B2994" w:rsidRPr="007A06F5">
        <w:rPr>
          <w:lang w:val="la-Latn"/>
        </w:rPr>
        <w:t xml:space="preserve">. </w:t>
      </w:r>
    </w:p>
    <w:p w14:paraId="6056A2B6" w14:textId="37AF9289"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Auditum  habemus</w:t>
      </w:r>
      <w:r w:rsidR="009B2994" w:rsidRPr="007A06F5">
        <w:rPr>
          <w:sz w:val="22"/>
          <w:szCs w:val="22"/>
          <w:lang w:val="la-Latn"/>
        </w:rPr>
        <w:t xml:space="preserve">, </w:t>
      </w:r>
      <w:r w:rsidRPr="007A06F5">
        <w:rPr>
          <w:sz w:val="22"/>
          <w:szCs w:val="22"/>
          <w:lang w:val="la-Latn"/>
        </w:rPr>
        <w:t>qualiter et comites et alii homines</w:t>
      </w:r>
      <w:r w:rsidR="009B2994" w:rsidRPr="007A06F5">
        <w:rPr>
          <w:sz w:val="22"/>
          <w:szCs w:val="22"/>
          <w:lang w:val="la-Latn"/>
        </w:rPr>
        <w:t xml:space="preserve">, </w:t>
      </w:r>
      <w:r w:rsidR="006F4CB7" w:rsidRPr="007A06F5">
        <w:rPr>
          <w:sz w:val="22"/>
          <w:szCs w:val="22"/>
          <w:lang w:val="la-Latn"/>
        </w:rPr>
        <w:t xml:space="preserve">qui nostra beneficia habere </w:t>
      </w:r>
      <w:r w:rsidRPr="007A06F5">
        <w:rPr>
          <w:sz w:val="22"/>
          <w:szCs w:val="22"/>
          <w:lang w:val="la-Latn"/>
        </w:rPr>
        <w:t>videntur</w:t>
      </w:r>
      <w:r w:rsidR="009B2994" w:rsidRPr="007A06F5">
        <w:rPr>
          <w:sz w:val="22"/>
          <w:szCs w:val="22"/>
          <w:lang w:val="la-Latn"/>
        </w:rPr>
        <w:t xml:space="preserve">, </w:t>
      </w:r>
      <w:r w:rsidRPr="007A06F5">
        <w:rPr>
          <w:sz w:val="22"/>
          <w:szCs w:val="22"/>
          <w:lang w:val="la-Latn"/>
        </w:rPr>
        <w:t xml:space="preserve">comparant sibi proprietates </w:t>
      </w:r>
      <w:r w:rsidRPr="007A06F5">
        <w:rPr>
          <w:sz w:val="22"/>
          <w:szCs w:val="22"/>
          <w:highlight w:val="yellow"/>
          <w:lang w:val="la-Latn"/>
        </w:rPr>
        <w:t>de ipso nostro beneficio et faciunt  servire ad ipsas /proprietates servientes nostros de eorum beneficio</w:t>
      </w:r>
      <w:r w:rsidR="009B2994" w:rsidRPr="007A06F5">
        <w:rPr>
          <w:sz w:val="22"/>
          <w:szCs w:val="22"/>
          <w:highlight w:val="yellow"/>
          <w:lang w:val="la-Latn"/>
        </w:rPr>
        <w:t xml:space="preserve">, </w:t>
      </w:r>
      <w:r w:rsidRPr="007A06F5">
        <w:rPr>
          <w:sz w:val="22"/>
          <w:szCs w:val="22"/>
          <w:highlight w:val="yellow"/>
          <w:lang w:val="la-Latn"/>
        </w:rPr>
        <w:t>et curte</w:t>
      </w:r>
      <w:r w:rsidR="006F4CB7" w:rsidRPr="007A06F5">
        <w:rPr>
          <w:sz w:val="22"/>
          <w:szCs w:val="22"/>
          <w:highlight w:val="yellow"/>
          <w:lang w:val="la-Latn"/>
        </w:rPr>
        <w:t xml:space="preserve">s nostrae remanent desertae et </w:t>
      </w:r>
      <w:r w:rsidRPr="007A06F5">
        <w:rPr>
          <w:sz w:val="22"/>
          <w:szCs w:val="22"/>
          <w:highlight w:val="yellow"/>
          <w:lang w:val="la-Latn"/>
        </w:rPr>
        <w:t>in aliquibus locis ipsi vicinantes multa mala patiuntur</w:t>
      </w:r>
      <w:r w:rsidR="009B2994" w:rsidRPr="007A06F5">
        <w:rPr>
          <w:sz w:val="22"/>
          <w:szCs w:val="22"/>
          <w:highlight w:val="yellow"/>
          <w:lang w:val="la-Latn"/>
        </w:rPr>
        <w:t>.</w:t>
      </w:r>
      <w:r w:rsidR="009B2994" w:rsidRPr="007A06F5">
        <w:rPr>
          <w:sz w:val="22"/>
          <w:szCs w:val="22"/>
          <w:lang w:val="la-Latn"/>
        </w:rPr>
        <w:t xml:space="preserve"> </w:t>
      </w:r>
    </w:p>
    <w:p w14:paraId="76AD12C1" w14:textId="4401B268" w:rsidR="00867B31" w:rsidRPr="007A06F5" w:rsidRDefault="00867B31" w:rsidP="00450DB4">
      <w:pPr>
        <w:pStyle w:val="Normlnweb"/>
        <w:spacing w:before="0" w:beforeAutospacing="0" w:after="120" w:afterAutospacing="0"/>
        <w:rPr>
          <w:lang w:val="la-Latn"/>
        </w:rPr>
      </w:pPr>
      <w:r w:rsidRPr="007A06F5">
        <w:rPr>
          <w:lang w:val="la-Latn"/>
        </w:rPr>
        <w:t>XX</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FRAUDEM FACIUNT IN REGALIBUS BENEFICIIS</w:t>
      </w:r>
      <w:r w:rsidR="009B2994" w:rsidRPr="007A06F5">
        <w:rPr>
          <w:lang w:val="la-Latn"/>
        </w:rPr>
        <w:t xml:space="preserve">. </w:t>
      </w:r>
    </w:p>
    <w:p w14:paraId="7C1A1B0D" w14:textId="15672535"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Audivimus</w:t>
      </w:r>
      <w:r w:rsidR="009B2994" w:rsidRPr="007A06F5">
        <w:rPr>
          <w:sz w:val="22"/>
          <w:szCs w:val="22"/>
          <w:lang w:val="la-Latn"/>
        </w:rPr>
        <w:t xml:space="preserve">, </w:t>
      </w:r>
      <w:r w:rsidRPr="007A06F5">
        <w:rPr>
          <w:sz w:val="22"/>
          <w:szCs w:val="22"/>
          <w:lang w:val="la-Latn"/>
        </w:rPr>
        <w:t>quod aliqui reddant  beneficium nostrum</w:t>
      </w:r>
      <w:r w:rsidR="006F4CB7" w:rsidRPr="007A06F5">
        <w:rPr>
          <w:sz w:val="22"/>
          <w:szCs w:val="22"/>
          <w:lang w:val="la-Latn"/>
        </w:rPr>
        <w:t xml:space="preserve"> ad alios homines in proprieta</w:t>
      </w:r>
      <w:r w:rsidRPr="007A06F5">
        <w:rPr>
          <w:sz w:val="22"/>
          <w:szCs w:val="22"/>
          <w:lang w:val="la-Latn"/>
        </w:rPr>
        <w:t xml:space="preserve">tem et in ipso placito </w:t>
      </w:r>
      <w:r w:rsidRPr="007A06F5">
        <w:rPr>
          <w:sz w:val="22"/>
          <w:szCs w:val="22"/>
          <w:highlight w:val="yellow"/>
          <w:lang w:val="la-Latn"/>
        </w:rPr>
        <w:t>dato pretio comparant ipsas re</w:t>
      </w:r>
      <w:r w:rsidR="006F4CB7" w:rsidRPr="007A06F5">
        <w:rPr>
          <w:sz w:val="22"/>
          <w:szCs w:val="22"/>
          <w:highlight w:val="yellow"/>
          <w:lang w:val="la-Latn"/>
        </w:rPr>
        <w:t>s iterum sibi in alodem</w:t>
      </w:r>
      <w:r w:rsidR="009B2994" w:rsidRPr="007A06F5">
        <w:rPr>
          <w:sz w:val="22"/>
          <w:szCs w:val="22"/>
          <w:lang w:val="la-Latn"/>
        </w:rPr>
        <w:t xml:space="preserve">. </w:t>
      </w:r>
      <w:r w:rsidR="006F4CB7" w:rsidRPr="007A06F5">
        <w:rPr>
          <w:sz w:val="22"/>
          <w:szCs w:val="22"/>
          <w:lang w:val="la-Latn"/>
        </w:rPr>
        <w:t xml:space="preserve">Quod </w:t>
      </w:r>
      <w:r w:rsidRPr="007A06F5">
        <w:rPr>
          <w:sz w:val="22"/>
          <w:szCs w:val="22"/>
          <w:lang w:val="la-Latn"/>
        </w:rPr>
        <w:t>omnino cavendum est</w:t>
      </w:r>
      <w:r w:rsidR="009B2994" w:rsidRPr="007A06F5">
        <w:rPr>
          <w:sz w:val="22"/>
          <w:szCs w:val="22"/>
          <w:lang w:val="la-Latn"/>
        </w:rPr>
        <w:t xml:space="preserve">, </w:t>
      </w:r>
      <w:r w:rsidRPr="007A06F5">
        <w:rPr>
          <w:sz w:val="22"/>
          <w:szCs w:val="22"/>
          <w:lang w:val="la-Latn"/>
        </w:rPr>
        <w:t>quia qui hoc faciunt non bene</w:t>
      </w:r>
      <w:r w:rsidR="006F4CB7" w:rsidRPr="007A06F5">
        <w:rPr>
          <w:sz w:val="22"/>
          <w:szCs w:val="22"/>
          <w:lang w:val="la-Latn"/>
        </w:rPr>
        <w:t xml:space="preserve"> custodiunt fidem</w:t>
      </w:r>
      <w:r w:rsidR="009B2994" w:rsidRPr="007A06F5">
        <w:rPr>
          <w:sz w:val="22"/>
          <w:szCs w:val="22"/>
          <w:lang w:val="la-Latn"/>
        </w:rPr>
        <w:t xml:space="preserve">, </w:t>
      </w:r>
      <w:r w:rsidR="006F4CB7" w:rsidRPr="007A06F5">
        <w:rPr>
          <w:sz w:val="22"/>
          <w:szCs w:val="22"/>
          <w:lang w:val="la-Latn"/>
        </w:rPr>
        <w:t xml:space="preserve">quam nobis </w:t>
      </w:r>
      <w:r w:rsidRPr="007A06F5">
        <w:rPr>
          <w:sz w:val="22"/>
          <w:szCs w:val="22"/>
          <w:lang w:val="la-Latn"/>
        </w:rPr>
        <w:t>promissam habent</w:t>
      </w:r>
      <w:r w:rsidR="009B2994" w:rsidRPr="007A06F5">
        <w:rPr>
          <w:sz w:val="22"/>
          <w:szCs w:val="22"/>
          <w:lang w:val="la-Latn"/>
        </w:rPr>
        <w:t xml:space="preserve">. </w:t>
      </w:r>
      <w:r w:rsidRPr="007A06F5">
        <w:rPr>
          <w:sz w:val="22"/>
          <w:szCs w:val="22"/>
          <w:lang w:val="la-Latn"/>
        </w:rPr>
        <w:t>Et ne forte in aliqua infidelitate inveniantur</w:t>
      </w:r>
      <w:r w:rsidR="009B2994" w:rsidRPr="007A06F5">
        <w:rPr>
          <w:sz w:val="22"/>
          <w:szCs w:val="22"/>
          <w:lang w:val="la-Latn"/>
        </w:rPr>
        <w:t xml:space="preserve">, </w:t>
      </w:r>
      <w:r w:rsidR="006F4CB7" w:rsidRPr="007A06F5">
        <w:rPr>
          <w:sz w:val="22"/>
          <w:szCs w:val="22"/>
          <w:lang w:val="la-Latn"/>
        </w:rPr>
        <w:t>quia</w:t>
      </w:r>
      <w:r w:rsidR="009B2994" w:rsidRPr="007A06F5">
        <w:rPr>
          <w:sz w:val="22"/>
          <w:szCs w:val="22"/>
          <w:lang w:val="la-Latn"/>
        </w:rPr>
        <w:t xml:space="preserve">, </w:t>
      </w:r>
      <w:r w:rsidR="006F4CB7" w:rsidRPr="007A06F5">
        <w:rPr>
          <w:sz w:val="22"/>
          <w:szCs w:val="22"/>
          <w:lang w:val="la-Latn"/>
        </w:rPr>
        <w:t>qui hoc faciunt</w:t>
      </w:r>
      <w:r w:rsidR="009B2994" w:rsidRPr="007A06F5">
        <w:rPr>
          <w:sz w:val="22"/>
          <w:szCs w:val="22"/>
          <w:lang w:val="la-Latn"/>
        </w:rPr>
        <w:t xml:space="preserve">, </w:t>
      </w:r>
      <w:r w:rsidR="006F4CB7" w:rsidRPr="007A06F5">
        <w:rPr>
          <w:sz w:val="22"/>
          <w:szCs w:val="22"/>
          <w:lang w:val="la-Latn"/>
        </w:rPr>
        <w:t xml:space="preserve">per </w:t>
      </w:r>
      <w:r w:rsidRPr="007A06F5">
        <w:rPr>
          <w:sz w:val="22"/>
          <w:szCs w:val="22"/>
          <w:lang w:val="la-Latn"/>
        </w:rPr>
        <w:t>eorum voluntatem ad aures nostras talia opera illorum non perveniunt</w:t>
      </w:r>
      <w:r w:rsidR="009B2994" w:rsidRPr="007A06F5">
        <w:rPr>
          <w:sz w:val="22"/>
          <w:szCs w:val="22"/>
          <w:lang w:val="la-Latn"/>
        </w:rPr>
        <w:t xml:space="preserve">. </w:t>
      </w:r>
    </w:p>
    <w:p w14:paraId="046E2209" w14:textId="3DC622A9" w:rsidR="00867B31" w:rsidRPr="007A06F5" w:rsidRDefault="00867B31" w:rsidP="00450DB4">
      <w:pPr>
        <w:pStyle w:val="Normlnweb"/>
        <w:spacing w:before="0" w:beforeAutospacing="0" w:after="120" w:afterAutospacing="0"/>
        <w:rPr>
          <w:lang w:val="la-Latn"/>
        </w:rPr>
      </w:pPr>
      <w:r w:rsidRPr="007A06F5">
        <w:rPr>
          <w:lang w:val="la-Latn"/>
        </w:rPr>
        <w:t>XXI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PROPTER PR</w:t>
      </w:r>
      <w:r w:rsidR="006F4CB7" w:rsidRPr="007A06F5">
        <w:rPr>
          <w:lang w:val="la-Latn"/>
        </w:rPr>
        <w:t>OPRIAM IUSTITIAM DILATANDAM FU</w:t>
      </w:r>
      <w:r w:rsidRPr="007A06F5">
        <w:rPr>
          <w:lang w:val="la-Latn"/>
        </w:rPr>
        <w:t>GANTUR</w:t>
      </w:r>
      <w:r w:rsidR="009B2994" w:rsidRPr="007A06F5">
        <w:rPr>
          <w:lang w:val="la-Latn"/>
        </w:rPr>
        <w:t xml:space="preserve">. </w:t>
      </w:r>
    </w:p>
    <w:p w14:paraId="125EAA5D" w14:textId="249B442E"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Sunt  et alii</w:t>
      </w:r>
      <w:r w:rsidR="009B2994" w:rsidRPr="007A06F5">
        <w:rPr>
          <w:sz w:val="22"/>
          <w:szCs w:val="22"/>
          <w:lang w:val="la-Latn"/>
        </w:rPr>
        <w:t xml:space="preserve">, </w:t>
      </w:r>
      <w:r w:rsidRPr="007A06F5">
        <w:rPr>
          <w:sz w:val="22"/>
          <w:szCs w:val="22"/>
          <w:highlight w:val="yellow"/>
          <w:lang w:val="la-Latn"/>
        </w:rPr>
        <w:t>qui iustitiam legibus recipere debent et in ta</w:t>
      </w:r>
      <w:r w:rsidR="006F4CB7" w:rsidRPr="007A06F5">
        <w:rPr>
          <w:sz w:val="22"/>
          <w:szCs w:val="22"/>
          <w:highlight w:val="yellow"/>
          <w:lang w:val="la-Latn"/>
        </w:rPr>
        <w:t xml:space="preserve">ntum fiunt in quibusdam locis </w:t>
      </w:r>
      <w:r w:rsidRPr="007A06F5">
        <w:rPr>
          <w:sz w:val="22"/>
          <w:szCs w:val="22"/>
          <w:highlight w:val="yellow"/>
          <w:lang w:val="la-Latn"/>
        </w:rPr>
        <w:t>fatigati</w:t>
      </w:r>
      <w:r w:rsidR="009B2994" w:rsidRPr="007A06F5">
        <w:rPr>
          <w:sz w:val="22"/>
          <w:szCs w:val="22"/>
          <w:lang w:val="la-Latn"/>
        </w:rPr>
        <w:t xml:space="preserve">, </w:t>
      </w:r>
      <w:r w:rsidRPr="007A06F5">
        <w:rPr>
          <w:sz w:val="22"/>
          <w:szCs w:val="22"/>
          <w:lang w:val="la-Latn"/>
        </w:rPr>
        <w:t>usque dum illorum iustitiam per fideiussorum manu</w:t>
      </w:r>
      <w:r w:rsidR="006F4CB7" w:rsidRPr="007A06F5">
        <w:rPr>
          <w:sz w:val="22"/>
          <w:szCs w:val="22"/>
          <w:lang w:val="la-Latn"/>
        </w:rPr>
        <w:t>s tradant</w:t>
      </w:r>
      <w:r w:rsidR="009B2994" w:rsidRPr="007A06F5">
        <w:rPr>
          <w:sz w:val="22"/>
          <w:szCs w:val="22"/>
          <w:lang w:val="la-Latn"/>
        </w:rPr>
        <w:t xml:space="preserve">, </w:t>
      </w:r>
      <w:r w:rsidR="006F4CB7" w:rsidRPr="007A06F5">
        <w:rPr>
          <w:sz w:val="22"/>
          <w:szCs w:val="22"/>
          <w:lang w:val="la-Latn"/>
        </w:rPr>
        <w:t xml:space="preserve">ita ut aliquid vel </w:t>
      </w:r>
      <w:r w:rsidRPr="007A06F5">
        <w:rPr>
          <w:sz w:val="22"/>
          <w:szCs w:val="22"/>
          <w:lang w:val="la-Latn"/>
        </w:rPr>
        <w:t xml:space="preserve">parvum possint habere et </w:t>
      </w:r>
      <w:r w:rsidRPr="007A06F5">
        <w:rPr>
          <w:sz w:val="22"/>
          <w:szCs w:val="22"/>
          <w:highlight w:val="yellow"/>
          <w:lang w:val="la-Latn"/>
        </w:rPr>
        <w:t>fortiores suscipiant maiorem portionem</w:t>
      </w:r>
      <w:r w:rsidR="009B2994" w:rsidRPr="007A06F5">
        <w:rPr>
          <w:sz w:val="22"/>
          <w:szCs w:val="22"/>
          <w:lang w:val="la-Latn"/>
        </w:rPr>
        <w:t xml:space="preserve">. </w:t>
      </w:r>
    </w:p>
    <w:p w14:paraId="54BA5A9F" w14:textId="330DA252" w:rsidR="00867B31" w:rsidRPr="007A06F5" w:rsidRDefault="00867B31" w:rsidP="00450DB4">
      <w:pPr>
        <w:pStyle w:val="Normlnweb"/>
        <w:spacing w:before="0" w:beforeAutospacing="0" w:after="120" w:afterAutospacing="0"/>
        <w:rPr>
          <w:lang w:val="la-Latn"/>
        </w:rPr>
      </w:pPr>
      <w:r w:rsidRPr="007A06F5">
        <w:rPr>
          <w:lang w:val="la-Latn"/>
        </w:rPr>
        <w:t>XXII</w:t>
      </w:r>
      <w:r w:rsidR="009B2994" w:rsidRPr="007A06F5">
        <w:rPr>
          <w:lang w:val="la-Latn"/>
        </w:rPr>
        <w:t xml:space="preserve">. </w:t>
      </w:r>
      <w:r w:rsidRPr="007A06F5">
        <w:rPr>
          <w:lang w:val="la-Latn"/>
        </w:rPr>
        <w:t>DE ARMIS AD PLACITUM NON PORTANDIS</w:t>
      </w:r>
      <w:r w:rsidR="009B2994" w:rsidRPr="007A06F5">
        <w:rPr>
          <w:lang w:val="la-Latn"/>
        </w:rPr>
        <w:t xml:space="preserve">. </w:t>
      </w:r>
    </w:p>
    <w:p w14:paraId="3A6FBA72" w14:textId="30EE15D6" w:rsidR="006F4CB7" w:rsidRPr="007A06F5" w:rsidRDefault="00867B31" w:rsidP="00450DB4">
      <w:pPr>
        <w:pStyle w:val="Normlnweb"/>
        <w:spacing w:before="0" w:beforeAutospacing="0" w:after="120" w:afterAutospacing="0"/>
        <w:rPr>
          <w:sz w:val="22"/>
          <w:szCs w:val="22"/>
          <w:lang w:val="la-Latn"/>
        </w:rPr>
      </w:pPr>
      <w:r w:rsidRPr="007A06F5">
        <w:rPr>
          <w:sz w:val="22"/>
          <w:szCs w:val="22"/>
          <w:lang w:val="la-Latn"/>
        </w:rPr>
        <w:t>Ut  nullus ad mallum vel ad placitum infra patriam arma</w:t>
      </w:r>
      <w:r w:rsidR="009B2994" w:rsidRPr="007A06F5">
        <w:rPr>
          <w:sz w:val="22"/>
          <w:szCs w:val="22"/>
          <w:lang w:val="la-Latn"/>
        </w:rPr>
        <w:t xml:space="preserve">, </w:t>
      </w:r>
      <w:r w:rsidR="006F4CB7" w:rsidRPr="007A06F5">
        <w:rPr>
          <w:sz w:val="22"/>
          <w:szCs w:val="22"/>
          <w:lang w:val="la-Latn"/>
        </w:rPr>
        <w:t>id est scutum et lanceam</w:t>
      </w:r>
      <w:r w:rsidR="009B2994" w:rsidRPr="007A06F5">
        <w:rPr>
          <w:sz w:val="22"/>
          <w:szCs w:val="22"/>
          <w:lang w:val="la-Latn"/>
        </w:rPr>
        <w:t xml:space="preserve">, </w:t>
      </w:r>
      <w:r w:rsidRPr="007A06F5">
        <w:rPr>
          <w:sz w:val="22"/>
          <w:szCs w:val="22"/>
          <w:lang w:val="la-Latn"/>
        </w:rPr>
        <w:t>portet</w:t>
      </w:r>
      <w:r w:rsidR="009B2994" w:rsidRPr="007A06F5">
        <w:rPr>
          <w:sz w:val="22"/>
          <w:szCs w:val="22"/>
          <w:lang w:val="la-Latn"/>
        </w:rPr>
        <w:t xml:space="preserve">. </w:t>
      </w:r>
      <w:r w:rsidRPr="007A06F5">
        <w:rPr>
          <w:sz w:val="22"/>
          <w:szCs w:val="22"/>
          <w:lang w:val="la-Latn"/>
        </w:rPr>
        <w:t>/</w:t>
      </w:r>
    </w:p>
    <w:p w14:paraId="26F87DCB" w14:textId="6E94907E" w:rsidR="00867B31" w:rsidRPr="007A06F5" w:rsidRDefault="00867B31" w:rsidP="00450DB4">
      <w:pPr>
        <w:pStyle w:val="Normlnweb"/>
        <w:spacing w:before="0" w:beforeAutospacing="0" w:after="120" w:afterAutospacing="0"/>
        <w:rPr>
          <w:lang w:val="la-Latn"/>
        </w:rPr>
      </w:pPr>
      <w:r w:rsidRPr="007A06F5">
        <w:rPr>
          <w:lang w:val="la-Latn"/>
        </w:rPr>
        <w:t>XXIII</w:t>
      </w:r>
      <w:r w:rsidR="009B2994" w:rsidRPr="007A06F5">
        <w:rPr>
          <w:lang w:val="la-Latn"/>
        </w:rPr>
        <w:t xml:space="preserve">. </w:t>
      </w:r>
      <w:r w:rsidRPr="007A06F5">
        <w:rPr>
          <w:lang w:val="la-Latn"/>
        </w:rPr>
        <w:t>DE LATRONIBUS</w:t>
      </w:r>
      <w:r w:rsidR="009B2994" w:rsidRPr="007A06F5">
        <w:rPr>
          <w:lang w:val="la-Latn"/>
        </w:rPr>
        <w:t xml:space="preserve">. </w:t>
      </w:r>
    </w:p>
    <w:p w14:paraId="41E43B0E" w14:textId="2D15109C" w:rsidR="00596D52" w:rsidRPr="007A06F5" w:rsidRDefault="00867B31" w:rsidP="00450DB4">
      <w:pPr>
        <w:pStyle w:val="Normlnweb"/>
        <w:spacing w:before="0" w:beforeAutospacing="0" w:after="120" w:afterAutospacing="0"/>
        <w:rPr>
          <w:sz w:val="22"/>
          <w:szCs w:val="22"/>
          <w:lang w:val="la-Latn"/>
        </w:rPr>
      </w:pPr>
      <w:r w:rsidRPr="007A06F5">
        <w:rPr>
          <w:sz w:val="22"/>
          <w:szCs w:val="22"/>
          <w:lang w:val="la-Latn"/>
        </w:rPr>
        <w:t>De  latronibus praecipimus</w:t>
      </w:r>
      <w:r w:rsidR="009B2994" w:rsidRPr="007A06F5">
        <w:rPr>
          <w:sz w:val="22"/>
          <w:szCs w:val="22"/>
          <w:lang w:val="la-Latn"/>
        </w:rPr>
        <w:t xml:space="preserve">, </w:t>
      </w:r>
      <w:r w:rsidRPr="007A06F5">
        <w:rPr>
          <w:sz w:val="22"/>
          <w:szCs w:val="22"/>
          <w:lang w:val="la-Latn"/>
        </w:rPr>
        <w:t>quicumque post missam sa</w:t>
      </w:r>
      <w:r w:rsidR="006F4CB7" w:rsidRPr="007A06F5">
        <w:rPr>
          <w:sz w:val="22"/>
          <w:szCs w:val="22"/>
          <w:lang w:val="la-Latn"/>
        </w:rPr>
        <w:t xml:space="preserve">ncti Iohannis  </w:t>
      </w:r>
      <w:r w:rsidR="006F4CB7" w:rsidRPr="007A06F5">
        <w:rPr>
          <w:sz w:val="22"/>
          <w:szCs w:val="22"/>
          <w:highlight w:val="yellow"/>
          <w:lang w:val="la-Latn"/>
        </w:rPr>
        <w:t>latroni mansio</w:t>
      </w:r>
      <w:r w:rsidRPr="007A06F5">
        <w:rPr>
          <w:sz w:val="22"/>
          <w:szCs w:val="22"/>
          <w:highlight w:val="yellow"/>
          <w:lang w:val="la-Latn"/>
        </w:rPr>
        <w:t>nem dederit</w:t>
      </w:r>
      <w:r w:rsidR="009B2994" w:rsidRPr="007A06F5">
        <w:rPr>
          <w:sz w:val="22"/>
          <w:szCs w:val="22"/>
          <w:highlight w:val="yellow"/>
          <w:lang w:val="la-Latn"/>
        </w:rPr>
        <w:t xml:space="preserve">, </w:t>
      </w:r>
      <w:r w:rsidRPr="007A06F5">
        <w:rPr>
          <w:sz w:val="22"/>
          <w:szCs w:val="22"/>
          <w:highlight w:val="yellow"/>
          <w:lang w:val="la-Latn"/>
        </w:rPr>
        <w:t>si  Francus est</w:t>
      </w:r>
      <w:r w:rsidR="009B2994" w:rsidRPr="007A06F5">
        <w:rPr>
          <w:sz w:val="22"/>
          <w:szCs w:val="22"/>
          <w:highlight w:val="yellow"/>
          <w:lang w:val="la-Latn"/>
        </w:rPr>
        <w:t xml:space="preserve">, </w:t>
      </w:r>
      <w:r w:rsidRPr="007A06F5">
        <w:rPr>
          <w:sz w:val="22"/>
          <w:szCs w:val="22"/>
          <w:highlight w:val="yellow"/>
          <w:lang w:val="la-Latn"/>
        </w:rPr>
        <w:t>cum XII similibus Francis</w:t>
      </w:r>
      <w:r w:rsidR="006F4CB7" w:rsidRPr="007A06F5">
        <w:rPr>
          <w:sz w:val="22"/>
          <w:szCs w:val="22"/>
          <w:highlight w:val="yellow"/>
          <w:lang w:val="la-Latn"/>
        </w:rPr>
        <w:t xml:space="preserve"> iuret</w:t>
      </w:r>
      <w:r w:rsidR="009B2994" w:rsidRPr="007A06F5">
        <w:rPr>
          <w:sz w:val="22"/>
          <w:szCs w:val="22"/>
          <w:highlight w:val="yellow"/>
          <w:lang w:val="la-Latn"/>
        </w:rPr>
        <w:t xml:space="preserve">, </w:t>
      </w:r>
      <w:r w:rsidR="00085FF9" w:rsidRPr="007A06F5">
        <w:rPr>
          <w:sz w:val="22"/>
          <w:szCs w:val="22"/>
          <w:highlight w:val="yellow"/>
          <w:lang w:val="la-Latn"/>
        </w:rPr>
        <w:t xml:space="preserve">quod ipse </w:t>
      </w:r>
      <w:r w:rsidR="006F4CB7" w:rsidRPr="007A06F5">
        <w:rPr>
          <w:sz w:val="22"/>
          <w:szCs w:val="22"/>
          <w:highlight w:val="yellow"/>
          <w:lang w:val="la-Latn"/>
        </w:rPr>
        <w:t xml:space="preserve"> latronem </w:t>
      </w:r>
      <w:r w:rsidRPr="007A06F5">
        <w:rPr>
          <w:sz w:val="22"/>
          <w:szCs w:val="22"/>
          <w:highlight w:val="yellow"/>
          <w:lang w:val="la-Latn"/>
        </w:rPr>
        <w:t>eum fuisse non scisset</w:t>
      </w:r>
      <w:r w:rsidR="009B2994" w:rsidRPr="007A06F5">
        <w:rPr>
          <w:sz w:val="22"/>
          <w:szCs w:val="22"/>
          <w:highlight w:val="yellow"/>
          <w:lang w:val="la-Latn"/>
        </w:rPr>
        <w:t xml:space="preserve">, </w:t>
      </w:r>
      <w:r w:rsidRPr="007A06F5">
        <w:rPr>
          <w:sz w:val="22"/>
          <w:szCs w:val="22"/>
          <w:highlight w:val="yellow"/>
          <w:lang w:val="la-Latn"/>
        </w:rPr>
        <w:t xml:space="preserve">licet pater eius sit aut frater vel  </w:t>
      </w:r>
      <w:r w:rsidR="006F4CB7" w:rsidRPr="007A06F5">
        <w:rPr>
          <w:sz w:val="22"/>
          <w:szCs w:val="22"/>
          <w:highlight w:val="yellow"/>
          <w:lang w:val="la-Latn"/>
        </w:rPr>
        <w:t>propinquus</w:t>
      </w:r>
      <w:r w:rsidR="009B2994" w:rsidRPr="007A06F5">
        <w:rPr>
          <w:sz w:val="22"/>
          <w:szCs w:val="22"/>
          <w:lang w:val="la-Latn"/>
        </w:rPr>
        <w:t xml:space="preserve">. </w:t>
      </w:r>
      <w:r w:rsidR="006F4CB7" w:rsidRPr="007A06F5">
        <w:rPr>
          <w:sz w:val="22"/>
          <w:szCs w:val="22"/>
          <w:lang w:val="la-Latn"/>
        </w:rPr>
        <w:t xml:space="preserve">Si hoc iurare non </w:t>
      </w:r>
      <w:r w:rsidRPr="007A06F5">
        <w:rPr>
          <w:sz w:val="22"/>
          <w:szCs w:val="22"/>
          <w:lang w:val="la-Latn"/>
        </w:rPr>
        <w:t>potuerit et ab alio  convictus fuerit</w:t>
      </w:r>
      <w:r w:rsidR="009B2994" w:rsidRPr="007A06F5">
        <w:rPr>
          <w:sz w:val="22"/>
          <w:szCs w:val="22"/>
          <w:lang w:val="la-Latn"/>
        </w:rPr>
        <w:t xml:space="preserve">, </w:t>
      </w:r>
      <w:r w:rsidRPr="007A06F5">
        <w:rPr>
          <w:sz w:val="22"/>
          <w:szCs w:val="22"/>
          <w:lang w:val="la-Latn"/>
        </w:rPr>
        <w:t>quod latronem in hospiti</w:t>
      </w:r>
      <w:r w:rsidR="006F4CB7" w:rsidRPr="007A06F5">
        <w:rPr>
          <w:sz w:val="22"/>
          <w:szCs w:val="22"/>
          <w:lang w:val="la-Latn"/>
        </w:rPr>
        <w:t>o suscepisset</w:t>
      </w:r>
      <w:r w:rsidR="009B2994" w:rsidRPr="007A06F5">
        <w:rPr>
          <w:sz w:val="22"/>
          <w:szCs w:val="22"/>
          <w:lang w:val="la-Latn"/>
        </w:rPr>
        <w:t xml:space="preserve">, </w:t>
      </w:r>
      <w:r w:rsidR="006F4CB7" w:rsidRPr="007A06F5">
        <w:rPr>
          <w:sz w:val="22"/>
          <w:szCs w:val="22"/>
          <w:lang w:val="la-Latn"/>
        </w:rPr>
        <w:t xml:space="preserve">quasi latro et </w:t>
      </w:r>
      <w:r w:rsidRPr="007A06F5">
        <w:rPr>
          <w:sz w:val="22"/>
          <w:szCs w:val="22"/>
          <w:lang w:val="la-Latn"/>
        </w:rPr>
        <w:t>infidelis iudicetur</w:t>
      </w:r>
      <w:r w:rsidR="009B2994" w:rsidRPr="007A06F5">
        <w:rPr>
          <w:sz w:val="22"/>
          <w:szCs w:val="22"/>
          <w:lang w:val="la-Latn"/>
        </w:rPr>
        <w:t xml:space="preserve">, </w:t>
      </w:r>
      <w:r w:rsidRPr="007A06F5">
        <w:rPr>
          <w:sz w:val="22"/>
          <w:szCs w:val="22"/>
          <w:lang w:val="la-Latn"/>
        </w:rPr>
        <w:t>quia  latro est et infidelis est nost</w:t>
      </w:r>
      <w:r w:rsidR="006F4CB7" w:rsidRPr="007A06F5">
        <w:rPr>
          <w:sz w:val="22"/>
          <w:szCs w:val="22"/>
          <w:lang w:val="la-Latn"/>
        </w:rPr>
        <w:t>er et Francorum</w:t>
      </w:r>
      <w:r w:rsidR="009B2994" w:rsidRPr="007A06F5">
        <w:rPr>
          <w:sz w:val="22"/>
          <w:szCs w:val="22"/>
          <w:lang w:val="la-Latn"/>
        </w:rPr>
        <w:t xml:space="preserve">, </w:t>
      </w:r>
      <w:r w:rsidR="006F4CB7" w:rsidRPr="007A06F5">
        <w:rPr>
          <w:sz w:val="22"/>
          <w:szCs w:val="22"/>
          <w:lang w:val="la-Latn"/>
        </w:rPr>
        <w:t xml:space="preserve">et qui illum </w:t>
      </w:r>
      <w:r w:rsidRPr="007A06F5">
        <w:rPr>
          <w:sz w:val="22"/>
          <w:szCs w:val="22"/>
          <w:lang w:val="la-Latn"/>
        </w:rPr>
        <w:t>suscepit  similis est illi</w:t>
      </w:r>
      <w:r w:rsidR="009B2994" w:rsidRPr="007A06F5">
        <w:rPr>
          <w:sz w:val="22"/>
          <w:szCs w:val="22"/>
          <w:lang w:val="la-Latn"/>
        </w:rPr>
        <w:t xml:space="preserve">. </w:t>
      </w:r>
      <w:r w:rsidRPr="007A06F5">
        <w:rPr>
          <w:sz w:val="22"/>
          <w:szCs w:val="22"/>
          <w:lang w:val="la-Latn"/>
        </w:rPr>
        <w:t>Si autem audivit</w:t>
      </w:r>
      <w:r w:rsidR="009B2994" w:rsidRPr="007A06F5">
        <w:rPr>
          <w:sz w:val="22"/>
          <w:szCs w:val="22"/>
          <w:lang w:val="la-Latn"/>
        </w:rPr>
        <w:t xml:space="preserve">, </w:t>
      </w:r>
      <w:r w:rsidRPr="007A06F5">
        <w:rPr>
          <w:sz w:val="22"/>
          <w:szCs w:val="22"/>
          <w:lang w:val="la-Latn"/>
        </w:rPr>
        <w:t>quod latro fuisset e</w:t>
      </w:r>
      <w:r w:rsidR="006F4CB7" w:rsidRPr="007A06F5">
        <w:rPr>
          <w:sz w:val="22"/>
          <w:szCs w:val="22"/>
          <w:lang w:val="la-Latn"/>
        </w:rPr>
        <w:t>t tamen non scit profirmiter</w:t>
      </w:r>
      <w:r w:rsidR="009B2994" w:rsidRPr="007A06F5">
        <w:rPr>
          <w:sz w:val="22"/>
          <w:szCs w:val="22"/>
          <w:lang w:val="la-Latn"/>
        </w:rPr>
        <w:t xml:space="preserve">, </w:t>
      </w:r>
      <w:r w:rsidRPr="007A06F5">
        <w:rPr>
          <w:sz w:val="22"/>
          <w:szCs w:val="22"/>
          <w:lang w:val="la-Latn"/>
        </w:rPr>
        <w:t>aut iuret solus</w:t>
      </w:r>
      <w:r w:rsidR="009B2994" w:rsidRPr="007A06F5">
        <w:rPr>
          <w:sz w:val="22"/>
          <w:szCs w:val="22"/>
          <w:lang w:val="la-Latn"/>
        </w:rPr>
        <w:t xml:space="preserve">, </w:t>
      </w:r>
      <w:r w:rsidRPr="007A06F5">
        <w:rPr>
          <w:sz w:val="22"/>
          <w:szCs w:val="22"/>
          <w:lang w:val="la-Latn"/>
        </w:rPr>
        <w:t>quod numquam eum audisset nec p</w:t>
      </w:r>
      <w:r w:rsidR="006F4CB7" w:rsidRPr="007A06F5">
        <w:rPr>
          <w:sz w:val="22"/>
          <w:szCs w:val="22"/>
          <w:lang w:val="la-Latn"/>
        </w:rPr>
        <w:t xml:space="preserve">er veritatem nec per mendacium </w:t>
      </w:r>
      <w:r w:rsidRPr="007A06F5">
        <w:rPr>
          <w:sz w:val="22"/>
          <w:szCs w:val="22"/>
          <w:lang w:val="la-Latn"/>
        </w:rPr>
        <w:t>latro</w:t>
      </w:r>
      <w:r w:rsidR="006F4CB7" w:rsidRPr="007A06F5">
        <w:rPr>
          <w:sz w:val="22"/>
          <w:szCs w:val="22"/>
          <w:lang w:val="la-Latn"/>
        </w:rPr>
        <w:t>nem</w:t>
      </w:r>
      <w:r w:rsidR="009B2994" w:rsidRPr="007A06F5">
        <w:rPr>
          <w:sz w:val="22"/>
          <w:szCs w:val="22"/>
          <w:lang w:val="la-Latn"/>
        </w:rPr>
        <w:t xml:space="preserve">, </w:t>
      </w:r>
      <w:r w:rsidRPr="007A06F5">
        <w:rPr>
          <w:sz w:val="22"/>
          <w:szCs w:val="22"/>
          <w:lang w:val="la-Latn"/>
        </w:rPr>
        <w:t>aut sit paratus</w:t>
      </w:r>
      <w:r w:rsidR="009B2994" w:rsidRPr="007A06F5">
        <w:rPr>
          <w:sz w:val="22"/>
          <w:szCs w:val="22"/>
          <w:lang w:val="la-Latn"/>
        </w:rPr>
        <w:t xml:space="preserve">, </w:t>
      </w:r>
      <w:r w:rsidRPr="007A06F5">
        <w:rPr>
          <w:sz w:val="22"/>
          <w:szCs w:val="22"/>
          <w:lang w:val="la-Latn"/>
        </w:rPr>
        <w:t>si ille de latrocinio postea victus fuisse</w:t>
      </w:r>
      <w:r w:rsidR="006F4CB7" w:rsidRPr="007A06F5">
        <w:rPr>
          <w:sz w:val="22"/>
          <w:szCs w:val="22"/>
          <w:lang w:val="la-Latn"/>
        </w:rPr>
        <w:t>t</w:t>
      </w:r>
      <w:r w:rsidR="009B2994" w:rsidRPr="007A06F5">
        <w:rPr>
          <w:sz w:val="22"/>
          <w:szCs w:val="22"/>
          <w:lang w:val="la-Latn"/>
        </w:rPr>
        <w:t xml:space="preserve">, </w:t>
      </w:r>
      <w:r w:rsidR="006F4CB7" w:rsidRPr="007A06F5">
        <w:rPr>
          <w:sz w:val="22"/>
          <w:szCs w:val="22"/>
          <w:lang w:val="la-Latn"/>
        </w:rPr>
        <w:t>ut similiter damnetur</w:t>
      </w:r>
      <w:r w:rsidR="009B2994" w:rsidRPr="007A06F5">
        <w:rPr>
          <w:sz w:val="22"/>
          <w:szCs w:val="22"/>
          <w:lang w:val="la-Latn"/>
        </w:rPr>
        <w:t xml:space="preserve">. </w:t>
      </w:r>
      <w:r w:rsidRPr="007A06F5">
        <w:rPr>
          <w:sz w:val="22"/>
          <w:szCs w:val="22"/>
          <w:lang w:val="la-Latn"/>
        </w:rPr>
        <w:t>/</w:t>
      </w:r>
    </w:p>
    <w:p w14:paraId="6075BD66" w14:textId="276E7A6F" w:rsidR="00867B31" w:rsidRPr="007A06F5" w:rsidRDefault="00867B31" w:rsidP="00450DB4">
      <w:pPr>
        <w:pStyle w:val="Normlnweb"/>
        <w:spacing w:before="0" w:beforeAutospacing="0" w:after="120" w:afterAutospacing="0"/>
        <w:rPr>
          <w:lang w:val="la-Latn"/>
        </w:rPr>
      </w:pPr>
      <w:r w:rsidRPr="007A06F5">
        <w:rPr>
          <w:lang w:val="la-Latn"/>
        </w:rPr>
        <w:t>XXIIII</w:t>
      </w:r>
      <w:r w:rsidR="009B2994" w:rsidRPr="007A06F5">
        <w:rPr>
          <w:lang w:val="la-Latn"/>
        </w:rPr>
        <w:t xml:space="preserve">. </w:t>
      </w:r>
      <w:r w:rsidRPr="007A06F5">
        <w:rPr>
          <w:lang w:val="la-Latn"/>
        </w:rPr>
        <w:t>DE ANIMALIBUS VEL ALIIS REBUS</w:t>
      </w:r>
      <w:r w:rsidR="009B2994" w:rsidRPr="007A06F5">
        <w:rPr>
          <w:lang w:val="la-Latn"/>
        </w:rPr>
        <w:t xml:space="preserve">, </w:t>
      </w:r>
      <w:r w:rsidRPr="007A06F5">
        <w:rPr>
          <w:lang w:val="la-Latn"/>
        </w:rPr>
        <w:t>A QUIBUS EMANTUR</w:t>
      </w:r>
      <w:r w:rsidR="009B2994" w:rsidRPr="007A06F5">
        <w:rPr>
          <w:lang w:val="la-Latn"/>
        </w:rPr>
        <w:t xml:space="preserve">. </w:t>
      </w:r>
    </w:p>
    <w:p w14:paraId="510B7838" w14:textId="1EFA5AD7"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Ut  nullus comparet caballum</w:t>
      </w:r>
      <w:r w:rsidR="009B2994" w:rsidRPr="007A06F5">
        <w:rPr>
          <w:sz w:val="22"/>
          <w:szCs w:val="22"/>
          <w:lang w:val="la-Latn"/>
        </w:rPr>
        <w:t xml:space="preserve">, </w:t>
      </w:r>
      <w:r w:rsidR="00085FF9" w:rsidRPr="007A06F5">
        <w:rPr>
          <w:sz w:val="22"/>
          <w:szCs w:val="22"/>
          <w:lang w:val="la-Latn"/>
        </w:rPr>
        <w:t xml:space="preserve">bovem et </w:t>
      </w:r>
      <w:r w:rsidRPr="007A06F5">
        <w:rPr>
          <w:sz w:val="22"/>
          <w:szCs w:val="22"/>
          <w:lang w:val="la-Latn"/>
        </w:rPr>
        <w:t xml:space="preserve"> iumentum</w:t>
      </w:r>
      <w:r w:rsidR="006F4CB7" w:rsidRPr="007A06F5">
        <w:rPr>
          <w:sz w:val="22"/>
          <w:szCs w:val="22"/>
          <w:lang w:val="la-Latn"/>
        </w:rPr>
        <w:t xml:space="preserve"> vel alia</w:t>
      </w:r>
      <w:r w:rsidR="009B2994" w:rsidRPr="007A06F5">
        <w:rPr>
          <w:sz w:val="22"/>
          <w:szCs w:val="22"/>
          <w:lang w:val="la-Latn"/>
        </w:rPr>
        <w:t xml:space="preserve">, </w:t>
      </w:r>
      <w:r w:rsidR="006F4CB7" w:rsidRPr="007A06F5">
        <w:rPr>
          <w:sz w:val="22"/>
          <w:szCs w:val="22"/>
          <w:highlight w:val="yellow"/>
          <w:lang w:val="la-Latn"/>
        </w:rPr>
        <w:t xml:space="preserve">nisi illum hominem </w:t>
      </w:r>
      <w:r w:rsidRPr="007A06F5">
        <w:rPr>
          <w:sz w:val="22"/>
          <w:szCs w:val="22"/>
          <w:highlight w:val="yellow"/>
          <w:lang w:val="la-Latn"/>
        </w:rPr>
        <w:t>cognoscat</w:t>
      </w:r>
      <w:r w:rsidR="009B2994" w:rsidRPr="007A06F5">
        <w:rPr>
          <w:sz w:val="22"/>
          <w:szCs w:val="22"/>
          <w:highlight w:val="yellow"/>
          <w:lang w:val="la-Latn"/>
        </w:rPr>
        <w:t xml:space="preserve">, </w:t>
      </w:r>
      <w:r w:rsidRPr="007A06F5">
        <w:rPr>
          <w:sz w:val="22"/>
          <w:szCs w:val="22"/>
          <w:highlight w:val="yellow"/>
          <w:lang w:val="la-Latn"/>
        </w:rPr>
        <w:t>qui eum vendit</w:t>
      </w:r>
      <w:r w:rsidR="009B2994" w:rsidRPr="007A06F5">
        <w:rPr>
          <w:sz w:val="22"/>
          <w:szCs w:val="22"/>
          <w:highlight w:val="yellow"/>
          <w:lang w:val="la-Latn"/>
        </w:rPr>
        <w:t xml:space="preserve">, </w:t>
      </w:r>
      <w:r w:rsidRPr="007A06F5">
        <w:rPr>
          <w:sz w:val="22"/>
          <w:szCs w:val="22"/>
          <w:highlight w:val="yellow"/>
          <w:lang w:val="la-Latn"/>
        </w:rPr>
        <w:t>aut de quo pago est vel ubi manet aut quis est eius senior</w:t>
      </w:r>
      <w:r w:rsidR="009B2994" w:rsidRPr="007A06F5">
        <w:rPr>
          <w:sz w:val="22"/>
          <w:szCs w:val="22"/>
          <w:lang w:val="la-Latn"/>
        </w:rPr>
        <w:t xml:space="preserve">. </w:t>
      </w:r>
    </w:p>
    <w:p w14:paraId="400FE578" w14:textId="0EE9E4C1" w:rsidR="00867B31" w:rsidRPr="007A06F5" w:rsidRDefault="00867B31" w:rsidP="00450DB4">
      <w:pPr>
        <w:pStyle w:val="Normlnweb"/>
        <w:spacing w:before="0" w:beforeAutospacing="0" w:after="120" w:afterAutospacing="0"/>
        <w:rPr>
          <w:lang w:val="la-Latn"/>
        </w:rPr>
      </w:pPr>
      <w:r w:rsidRPr="007A06F5">
        <w:rPr>
          <w:lang w:val="la-Latn"/>
        </w:rPr>
        <w:t>XXV</w:t>
      </w:r>
      <w:r w:rsidR="009B2994" w:rsidRPr="007A06F5">
        <w:rPr>
          <w:lang w:val="la-Latn"/>
        </w:rPr>
        <w:t xml:space="preserve">. </w:t>
      </w:r>
      <w:r w:rsidRPr="007A06F5">
        <w:rPr>
          <w:lang w:val="la-Latn"/>
        </w:rPr>
        <w:t>DE HOMICIDIIS CLERICORUM</w:t>
      </w:r>
      <w:r w:rsidR="009B2994" w:rsidRPr="007A06F5">
        <w:rPr>
          <w:lang w:val="la-Latn"/>
        </w:rPr>
        <w:t xml:space="preserve">. </w:t>
      </w:r>
    </w:p>
    <w:p w14:paraId="535E0BE2" w14:textId="33716226" w:rsidR="00867B31" w:rsidRPr="007A06F5" w:rsidRDefault="00867B31" w:rsidP="00450DB4">
      <w:pPr>
        <w:pStyle w:val="Normlnweb"/>
        <w:spacing w:before="0" w:beforeAutospacing="0" w:after="120" w:afterAutospacing="0"/>
        <w:rPr>
          <w:sz w:val="22"/>
          <w:szCs w:val="22"/>
          <w:lang w:val="la-Latn"/>
        </w:rPr>
      </w:pPr>
      <w:r w:rsidRPr="007A06F5">
        <w:rPr>
          <w:sz w:val="22"/>
          <w:szCs w:val="22"/>
          <w:lang w:val="la-Latn"/>
        </w:rPr>
        <w:t>Qui  subdiaconum occiderit</w:t>
      </w:r>
      <w:r w:rsidR="009B2994" w:rsidRPr="007A06F5">
        <w:rPr>
          <w:sz w:val="22"/>
          <w:szCs w:val="22"/>
          <w:lang w:val="la-Latn"/>
        </w:rPr>
        <w:t xml:space="preserve">, </w:t>
      </w:r>
      <w:r w:rsidRPr="007A06F5">
        <w:rPr>
          <w:sz w:val="22"/>
          <w:szCs w:val="22"/>
          <w:lang w:val="la-Latn"/>
        </w:rPr>
        <w:t>CCC solides compon</w:t>
      </w:r>
      <w:r w:rsidR="006F4CB7" w:rsidRPr="007A06F5">
        <w:rPr>
          <w:sz w:val="22"/>
          <w:szCs w:val="22"/>
          <w:lang w:val="la-Latn"/>
        </w:rPr>
        <w:t>at</w:t>
      </w:r>
      <w:r w:rsidR="009B2994" w:rsidRPr="007A06F5">
        <w:rPr>
          <w:sz w:val="22"/>
          <w:szCs w:val="22"/>
          <w:lang w:val="la-Latn"/>
        </w:rPr>
        <w:t xml:space="preserve">; </w:t>
      </w:r>
      <w:r w:rsidR="006F4CB7" w:rsidRPr="007A06F5">
        <w:rPr>
          <w:sz w:val="22"/>
          <w:szCs w:val="22"/>
          <w:lang w:val="la-Latn"/>
        </w:rPr>
        <w:t>qui diaconum</w:t>
      </w:r>
      <w:r w:rsidR="009B2994" w:rsidRPr="007A06F5">
        <w:rPr>
          <w:sz w:val="22"/>
          <w:szCs w:val="22"/>
          <w:lang w:val="la-Latn"/>
        </w:rPr>
        <w:t xml:space="preserve">, </w:t>
      </w:r>
      <w:r w:rsidR="006F4CB7" w:rsidRPr="007A06F5">
        <w:rPr>
          <w:sz w:val="22"/>
          <w:szCs w:val="22"/>
          <w:lang w:val="la-Latn"/>
        </w:rPr>
        <w:t>CCCC compo</w:t>
      </w:r>
      <w:r w:rsidRPr="007A06F5">
        <w:rPr>
          <w:sz w:val="22"/>
          <w:szCs w:val="22"/>
          <w:lang w:val="la-Latn"/>
        </w:rPr>
        <w:t>nat</w:t>
      </w:r>
      <w:r w:rsidR="009B2994" w:rsidRPr="007A06F5">
        <w:rPr>
          <w:sz w:val="22"/>
          <w:szCs w:val="22"/>
          <w:lang w:val="la-Latn"/>
        </w:rPr>
        <w:t xml:space="preserve">; </w:t>
      </w:r>
      <w:r w:rsidRPr="007A06F5">
        <w:rPr>
          <w:sz w:val="22"/>
          <w:szCs w:val="22"/>
          <w:lang w:val="la-Latn"/>
        </w:rPr>
        <w:t>qui presbiterum</w:t>
      </w:r>
      <w:r w:rsidR="009B2994" w:rsidRPr="007A06F5">
        <w:rPr>
          <w:sz w:val="22"/>
          <w:szCs w:val="22"/>
          <w:lang w:val="la-Latn"/>
        </w:rPr>
        <w:t xml:space="preserve">, </w:t>
      </w:r>
      <w:r w:rsidRPr="007A06F5">
        <w:rPr>
          <w:sz w:val="22"/>
          <w:szCs w:val="22"/>
          <w:lang w:val="la-Latn"/>
        </w:rPr>
        <w:t>DC componat</w:t>
      </w:r>
      <w:r w:rsidR="009B2994" w:rsidRPr="007A06F5">
        <w:rPr>
          <w:sz w:val="22"/>
          <w:szCs w:val="22"/>
          <w:lang w:val="la-Latn"/>
        </w:rPr>
        <w:t xml:space="preserve">; </w:t>
      </w:r>
      <w:r w:rsidRPr="007A06F5">
        <w:rPr>
          <w:sz w:val="22"/>
          <w:szCs w:val="22"/>
          <w:lang w:val="la-Latn"/>
        </w:rPr>
        <w:t>qui episcopu</w:t>
      </w:r>
      <w:r w:rsidR="006F4CB7" w:rsidRPr="007A06F5">
        <w:rPr>
          <w:sz w:val="22"/>
          <w:szCs w:val="22"/>
          <w:lang w:val="la-Latn"/>
        </w:rPr>
        <w:t>m</w:t>
      </w:r>
      <w:r w:rsidR="009B2994" w:rsidRPr="007A06F5">
        <w:rPr>
          <w:sz w:val="22"/>
          <w:szCs w:val="22"/>
          <w:lang w:val="la-Latn"/>
        </w:rPr>
        <w:t xml:space="preserve">, </w:t>
      </w:r>
      <w:r w:rsidR="006F4CB7" w:rsidRPr="007A06F5">
        <w:rPr>
          <w:sz w:val="22"/>
          <w:szCs w:val="22"/>
          <w:lang w:val="la-Latn"/>
        </w:rPr>
        <w:t>DCCCC</w:t>
      </w:r>
      <w:r w:rsidR="009B2994" w:rsidRPr="007A06F5">
        <w:rPr>
          <w:sz w:val="22"/>
          <w:szCs w:val="22"/>
          <w:lang w:val="la-Latn"/>
        </w:rPr>
        <w:t xml:space="preserve">; </w:t>
      </w:r>
      <w:r w:rsidR="006F4CB7" w:rsidRPr="007A06F5">
        <w:rPr>
          <w:sz w:val="22"/>
          <w:szCs w:val="22"/>
          <w:lang w:val="la-Latn"/>
        </w:rPr>
        <w:t>qui monachum</w:t>
      </w:r>
      <w:r w:rsidR="009B2994" w:rsidRPr="007A06F5">
        <w:rPr>
          <w:sz w:val="22"/>
          <w:szCs w:val="22"/>
          <w:lang w:val="la-Latn"/>
        </w:rPr>
        <w:t xml:space="preserve">, </w:t>
      </w:r>
      <w:r w:rsidRPr="007A06F5">
        <w:rPr>
          <w:sz w:val="22"/>
          <w:szCs w:val="22"/>
          <w:lang w:val="la-Latn"/>
        </w:rPr>
        <w:t>CCCC solidos componat</w:t>
      </w:r>
      <w:r w:rsidR="009B2994" w:rsidRPr="007A06F5">
        <w:rPr>
          <w:sz w:val="22"/>
          <w:szCs w:val="22"/>
          <w:lang w:val="la-Latn"/>
        </w:rPr>
        <w:t xml:space="preserve">. </w:t>
      </w:r>
    </w:p>
    <w:p w14:paraId="59FAB358" w14:textId="051A84F5" w:rsidR="00867B31" w:rsidRPr="007A06F5" w:rsidRDefault="00867B31" w:rsidP="00450DB4">
      <w:pPr>
        <w:pStyle w:val="Normlnweb"/>
        <w:spacing w:before="0" w:beforeAutospacing="0" w:after="120" w:afterAutospacing="0"/>
        <w:rPr>
          <w:lang w:val="la-Latn"/>
        </w:rPr>
      </w:pPr>
      <w:r w:rsidRPr="007A06F5">
        <w:rPr>
          <w:lang w:val="la-Latn"/>
        </w:rPr>
        <w:t>XXVI</w:t>
      </w:r>
      <w:r w:rsidR="009B2994" w:rsidRPr="007A06F5">
        <w:rPr>
          <w:lang w:val="la-Latn"/>
        </w:rPr>
        <w:t xml:space="preserve">. </w:t>
      </w:r>
      <w:r w:rsidRPr="007A06F5">
        <w:rPr>
          <w:lang w:val="la-Latn"/>
        </w:rPr>
        <w:t>DE IMMUNITATE</w:t>
      </w:r>
      <w:r w:rsidR="009B2994" w:rsidRPr="007A06F5">
        <w:rPr>
          <w:lang w:val="la-Latn"/>
        </w:rPr>
        <w:t xml:space="preserve">, </w:t>
      </w:r>
      <w:r w:rsidRPr="007A06F5">
        <w:rPr>
          <w:lang w:val="la-Latn"/>
        </w:rPr>
        <w:t>SI ALIQUOD DAMNUM IBI FACTUM FUERIT</w:t>
      </w:r>
      <w:r w:rsidR="009B2994" w:rsidRPr="007A06F5">
        <w:rPr>
          <w:lang w:val="la-Latn"/>
        </w:rPr>
        <w:t xml:space="preserve">. </w:t>
      </w:r>
    </w:p>
    <w:p w14:paraId="7E55B0DB" w14:textId="1B7FF54B" w:rsidR="0046246D" w:rsidRPr="007A06F5" w:rsidRDefault="00867B31" w:rsidP="00450DB4">
      <w:pPr>
        <w:pStyle w:val="Normlnweb"/>
        <w:spacing w:before="0" w:beforeAutospacing="0" w:after="120" w:afterAutospacing="0"/>
        <w:rPr>
          <w:sz w:val="22"/>
          <w:szCs w:val="22"/>
          <w:lang w:val="la-Latn"/>
        </w:rPr>
      </w:pPr>
      <w:r w:rsidRPr="007A06F5">
        <w:rPr>
          <w:sz w:val="22"/>
          <w:szCs w:val="22"/>
          <w:lang w:val="la-Latn"/>
        </w:rPr>
        <w:t>Si</w:t>
      </w:r>
      <w:r w:rsidR="00E55DD3" w:rsidRPr="007A06F5">
        <w:rPr>
          <w:sz w:val="22"/>
          <w:szCs w:val="22"/>
          <w:lang w:val="la-Latn"/>
        </w:rPr>
        <w:t xml:space="preserve"> </w:t>
      </w:r>
      <w:r w:rsidRPr="007A06F5">
        <w:rPr>
          <w:sz w:val="22"/>
          <w:szCs w:val="22"/>
          <w:lang w:val="la-Latn"/>
        </w:rPr>
        <w:t>quis in immunitate damnum aliquod  fecerit</w:t>
      </w:r>
      <w:r w:rsidR="009B2994" w:rsidRPr="007A06F5">
        <w:rPr>
          <w:sz w:val="22"/>
          <w:szCs w:val="22"/>
          <w:lang w:val="la-Latn"/>
        </w:rPr>
        <w:t xml:space="preserve">, </w:t>
      </w:r>
      <w:r w:rsidR="006F4CB7" w:rsidRPr="007A06F5">
        <w:rPr>
          <w:sz w:val="22"/>
          <w:szCs w:val="22"/>
          <w:lang w:val="la-Latn"/>
        </w:rPr>
        <w:t>DC solidos componat</w:t>
      </w:r>
      <w:r w:rsidR="009B2994" w:rsidRPr="007A06F5">
        <w:rPr>
          <w:sz w:val="22"/>
          <w:szCs w:val="22"/>
          <w:lang w:val="la-Latn"/>
        </w:rPr>
        <w:t xml:space="preserve">. </w:t>
      </w:r>
      <w:r w:rsidR="006F4CB7" w:rsidRPr="007A06F5">
        <w:rPr>
          <w:sz w:val="22"/>
          <w:szCs w:val="22"/>
          <w:lang w:val="la-Latn"/>
        </w:rPr>
        <w:t xml:space="preserve">Si autem </w:t>
      </w:r>
      <w:r w:rsidR="00596D52" w:rsidRPr="007A06F5">
        <w:rPr>
          <w:sz w:val="22"/>
          <w:szCs w:val="22"/>
          <w:lang w:val="la-Latn"/>
        </w:rPr>
        <w:t>/</w:t>
      </w:r>
      <w:r w:rsidR="0046246D" w:rsidRPr="007A06F5">
        <w:rPr>
          <w:sz w:val="22"/>
          <w:szCs w:val="22"/>
          <w:lang w:val="la-Latn"/>
        </w:rPr>
        <w:t>homo furtum aut homicidium vel quodlibet crimen fori</w:t>
      </w:r>
      <w:r w:rsidR="006F4CB7" w:rsidRPr="007A06F5">
        <w:rPr>
          <w:sz w:val="22"/>
          <w:szCs w:val="22"/>
          <w:lang w:val="la-Latn"/>
        </w:rPr>
        <w:t xml:space="preserve">s committens infra immunitatem </w:t>
      </w:r>
      <w:r w:rsidR="0046246D" w:rsidRPr="007A06F5">
        <w:rPr>
          <w:sz w:val="22"/>
          <w:szCs w:val="22"/>
          <w:lang w:val="la-Latn"/>
        </w:rPr>
        <w:t>fugerit</w:t>
      </w:r>
      <w:r w:rsidR="009B2994" w:rsidRPr="007A06F5">
        <w:rPr>
          <w:sz w:val="22"/>
          <w:szCs w:val="22"/>
          <w:lang w:val="la-Latn"/>
        </w:rPr>
        <w:t xml:space="preserve">, </w:t>
      </w:r>
      <w:r w:rsidR="0046246D" w:rsidRPr="007A06F5">
        <w:rPr>
          <w:sz w:val="22"/>
          <w:szCs w:val="22"/>
          <w:lang w:val="la-Latn"/>
        </w:rPr>
        <w:t>mandet comes vel episcopo vel abbati vel vicedomin</w:t>
      </w:r>
      <w:r w:rsidR="006F4CB7" w:rsidRPr="007A06F5">
        <w:rPr>
          <w:sz w:val="22"/>
          <w:szCs w:val="22"/>
          <w:lang w:val="la-Latn"/>
        </w:rPr>
        <w:t xml:space="preserve">o vel illi  quicumque locum </w:t>
      </w:r>
      <w:r w:rsidR="0046246D" w:rsidRPr="007A06F5">
        <w:rPr>
          <w:sz w:val="22"/>
          <w:szCs w:val="22"/>
          <w:lang w:val="la-Latn"/>
        </w:rPr>
        <w:t>episcopi aut  abbatis tenuerit</w:t>
      </w:r>
      <w:r w:rsidR="009B2994" w:rsidRPr="007A06F5">
        <w:rPr>
          <w:sz w:val="22"/>
          <w:szCs w:val="22"/>
          <w:lang w:val="la-Latn"/>
        </w:rPr>
        <w:t xml:space="preserve">, </w:t>
      </w:r>
      <w:r w:rsidR="0046246D" w:rsidRPr="007A06F5">
        <w:rPr>
          <w:sz w:val="22"/>
          <w:szCs w:val="22"/>
          <w:lang w:val="la-Latn"/>
        </w:rPr>
        <w:t>ut reddat ei reum</w:t>
      </w:r>
      <w:r w:rsidR="009B2994" w:rsidRPr="007A06F5">
        <w:rPr>
          <w:sz w:val="22"/>
          <w:szCs w:val="22"/>
          <w:lang w:val="la-Latn"/>
        </w:rPr>
        <w:t xml:space="preserve">. </w:t>
      </w:r>
      <w:r w:rsidR="0046246D" w:rsidRPr="007A06F5">
        <w:rPr>
          <w:sz w:val="22"/>
          <w:szCs w:val="22"/>
          <w:lang w:val="la-Latn"/>
        </w:rPr>
        <w:t>Si ill</w:t>
      </w:r>
      <w:r w:rsidR="006F4CB7" w:rsidRPr="007A06F5">
        <w:rPr>
          <w:sz w:val="22"/>
          <w:szCs w:val="22"/>
          <w:lang w:val="la-Latn"/>
        </w:rPr>
        <w:t xml:space="preserve">i contradixerit et eum reddere </w:t>
      </w:r>
      <w:r w:rsidR="0046246D" w:rsidRPr="007A06F5">
        <w:rPr>
          <w:sz w:val="22"/>
          <w:szCs w:val="22"/>
          <w:lang w:val="la-Latn"/>
        </w:rPr>
        <w:t>noluerit</w:t>
      </w:r>
      <w:r w:rsidR="009B2994" w:rsidRPr="007A06F5">
        <w:rPr>
          <w:sz w:val="22"/>
          <w:szCs w:val="22"/>
          <w:lang w:val="la-Latn"/>
        </w:rPr>
        <w:t xml:space="preserve">, </w:t>
      </w:r>
      <w:r w:rsidR="0046246D" w:rsidRPr="007A06F5">
        <w:rPr>
          <w:sz w:val="22"/>
          <w:szCs w:val="22"/>
          <w:lang w:val="la-Latn"/>
        </w:rPr>
        <w:t xml:space="preserve">in prima contradictione solidis XV culpabilis </w:t>
      </w:r>
      <w:r w:rsidR="0046246D" w:rsidRPr="007A06F5">
        <w:rPr>
          <w:sz w:val="22"/>
          <w:szCs w:val="22"/>
          <w:lang w:val="la-Latn"/>
        </w:rPr>
        <w:lastRenderedPageBreak/>
        <w:t>iudi</w:t>
      </w:r>
      <w:r w:rsidR="006F4CB7" w:rsidRPr="007A06F5">
        <w:rPr>
          <w:sz w:val="22"/>
          <w:szCs w:val="22"/>
          <w:lang w:val="la-Latn"/>
        </w:rPr>
        <w:t>cetur</w:t>
      </w:r>
      <w:r w:rsidR="009B2994" w:rsidRPr="007A06F5">
        <w:rPr>
          <w:sz w:val="22"/>
          <w:szCs w:val="22"/>
          <w:lang w:val="la-Latn"/>
        </w:rPr>
        <w:t xml:space="preserve">. </w:t>
      </w:r>
      <w:r w:rsidR="006F4CB7" w:rsidRPr="007A06F5">
        <w:rPr>
          <w:sz w:val="22"/>
          <w:szCs w:val="22"/>
          <w:lang w:val="la-Latn"/>
        </w:rPr>
        <w:t>Si ad secundam inqui</w:t>
      </w:r>
      <w:r w:rsidR="0046246D" w:rsidRPr="007A06F5">
        <w:rPr>
          <w:sz w:val="22"/>
          <w:szCs w:val="22"/>
          <w:lang w:val="la-Latn"/>
        </w:rPr>
        <w:t>sitionem eum reddere noluerit</w:t>
      </w:r>
      <w:r w:rsidR="009B2994" w:rsidRPr="007A06F5">
        <w:rPr>
          <w:sz w:val="22"/>
          <w:szCs w:val="22"/>
          <w:lang w:val="la-Latn"/>
        </w:rPr>
        <w:t xml:space="preserve">, </w:t>
      </w:r>
      <w:r w:rsidR="0046246D" w:rsidRPr="007A06F5">
        <w:rPr>
          <w:sz w:val="22"/>
          <w:szCs w:val="22"/>
          <w:lang w:val="la-Latn"/>
        </w:rPr>
        <w:t>XXX solidis culpabilis iudicet</w:t>
      </w:r>
      <w:r w:rsidR="006F4CB7" w:rsidRPr="007A06F5">
        <w:rPr>
          <w:sz w:val="22"/>
          <w:szCs w:val="22"/>
          <w:lang w:val="la-Latn"/>
        </w:rPr>
        <w:t>ur</w:t>
      </w:r>
      <w:r w:rsidR="009B2994" w:rsidRPr="007A06F5">
        <w:rPr>
          <w:sz w:val="22"/>
          <w:szCs w:val="22"/>
          <w:lang w:val="la-Latn"/>
        </w:rPr>
        <w:t xml:space="preserve">; </w:t>
      </w:r>
      <w:r w:rsidR="006F4CB7" w:rsidRPr="007A06F5">
        <w:rPr>
          <w:sz w:val="22"/>
          <w:szCs w:val="22"/>
          <w:lang w:val="la-Latn"/>
        </w:rPr>
        <w:t>si nec ad tertiam inqui</w:t>
      </w:r>
      <w:r w:rsidR="0046246D" w:rsidRPr="007A06F5">
        <w:rPr>
          <w:sz w:val="22"/>
          <w:szCs w:val="22"/>
          <w:lang w:val="la-Latn"/>
        </w:rPr>
        <w:t>sitionem  consentire voluerit</w:t>
      </w:r>
      <w:r w:rsidR="009B2994" w:rsidRPr="007A06F5">
        <w:rPr>
          <w:sz w:val="22"/>
          <w:szCs w:val="22"/>
          <w:lang w:val="la-Latn"/>
        </w:rPr>
        <w:t xml:space="preserve">, </w:t>
      </w:r>
      <w:r w:rsidR="0046246D" w:rsidRPr="007A06F5">
        <w:rPr>
          <w:sz w:val="22"/>
          <w:szCs w:val="22"/>
          <w:lang w:val="la-Latn"/>
        </w:rPr>
        <w:t xml:space="preserve">quicquid reus damni  </w:t>
      </w:r>
      <w:r w:rsidR="006F4CB7" w:rsidRPr="007A06F5">
        <w:rPr>
          <w:sz w:val="22"/>
          <w:szCs w:val="22"/>
          <w:lang w:val="la-Latn"/>
        </w:rPr>
        <w:t>fecerat</w:t>
      </w:r>
      <w:r w:rsidR="009B2994" w:rsidRPr="007A06F5">
        <w:rPr>
          <w:sz w:val="22"/>
          <w:szCs w:val="22"/>
          <w:lang w:val="la-Latn"/>
        </w:rPr>
        <w:t xml:space="preserve">, </w:t>
      </w:r>
      <w:r w:rsidR="006F4CB7" w:rsidRPr="007A06F5">
        <w:rPr>
          <w:sz w:val="22"/>
          <w:szCs w:val="22"/>
          <w:lang w:val="la-Latn"/>
        </w:rPr>
        <w:t>totum ille</w:t>
      </w:r>
      <w:r w:rsidR="009B2994" w:rsidRPr="007A06F5">
        <w:rPr>
          <w:sz w:val="22"/>
          <w:szCs w:val="22"/>
          <w:lang w:val="la-Latn"/>
        </w:rPr>
        <w:t xml:space="preserve">, </w:t>
      </w:r>
      <w:r w:rsidR="006F4CB7" w:rsidRPr="007A06F5">
        <w:rPr>
          <w:sz w:val="22"/>
          <w:szCs w:val="22"/>
          <w:lang w:val="la-Latn"/>
        </w:rPr>
        <w:t xml:space="preserve">qui eum </w:t>
      </w:r>
      <w:r w:rsidR="0046246D" w:rsidRPr="007A06F5">
        <w:rPr>
          <w:sz w:val="22"/>
          <w:szCs w:val="22"/>
          <w:lang w:val="la-Latn"/>
        </w:rPr>
        <w:t>infra immunitatem retinet nec reddere vult</w:t>
      </w:r>
      <w:r w:rsidR="009B2994" w:rsidRPr="007A06F5">
        <w:rPr>
          <w:sz w:val="22"/>
          <w:szCs w:val="22"/>
          <w:lang w:val="la-Latn"/>
        </w:rPr>
        <w:t xml:space="preserve">, </w:t>
      </w:r>
      <w:r w:rsidR="0046246D" w:rsidRPr="007A06F5">
        <w:rPr>
          <w:sz w:val="22"/>
          <w:szCs w:val="22"/>
          <w:lang w:val="la-Latn"/>
        </w:rPr>
        <w:t>solvere cogatur</w:t>
      </w:r>
      <w:r w:rsidR="009B2994" w:rsidRPr="007A06F5">
        <w:rPr>
          <w:sz w:val="22"/>
          <w:szCs w:val="22"/>
          <w:lang w:val="la-Latn"/>
        </w:rPr>
        <w:t xml:space="preserve">. </w:t>
      </w:r>
      <w:r w:rsidR="006F4CB7" w:rsidRPr="007A06F5">
        <w:rPr>
          <w:sz w:val="22"/>
          <w:szCs w:val="22"/>
          <w:highlight w:val="yellow"/>
          <w:lang w:val="la-Latn"/>
        </w:rPr>
        <w:t>Et ipse comes veniens licen</w:t>
      </w:r>
      <w:r w:rsidR="0046246D" w:rsidRPr="007A06F5">
        <w:rPr>
          <w:sz w:val="22"/>
          <w:szCs w:val="22"/>
          <w:highlight w:val="yellow"/>
          <w:lang w:val="la-Latn"/>
        </w:rPr>
        <w:t>tiam habeat ipsum hominem infra immunitatem quae</w:t>
      </w:r>
      <w:r w:rsidR="006F4CB7" w:rsidRPr="007A06F5">
        <w:rPr>
          <w:sz w:val="22"/>
          <w:szCs w:val="22"/>
          <w:highlight w:val="yellow"/>
          <w:lang w:val="la-Latn"/>
        </w:rPr>
        <w:t>rendi</w:t>
      </w:r>
      <w:r w:rsidR="009B2994" w:rsidRPr="007A06F5">
        <w:rPr>
          <w:sz w:val="22"/>
          <w:szCs w:val="22"/>
          <w:highlight w:val="yellow"/>
          <w:lang w:val="la-Latn"/>
        </w:rPr>
        <w:t xml:space="preserve">, </w:t>
      </w:r>
      <w:r w:rsidR="006F4CB7" w:rsidRPr="007A06F5">
        <w:rPr>
          <w:sz w:val="22"/>
          <w:szCs w:val="22"/>
          <w:highlight w:val="yellow"/>
          <w:lang w:val="la-Latn"/>
        </w:rPr>
        <w:t xml:space="preserve">ubicumque eum invenire </w:t>
      </w:r>
      <w:r w:rsidR="0046246D" w:rsidRPr="007A06F5">
        <w:rPr>
          <w:sz w:val="22"/>
          <w:szCs w:val="22"/>
          <w:highlight w:val="yellow"/>
          <w:lang w:val="la-Latn"/>
        </w:rPr>
        <w:t>potuerit</w:t>
      </w:r>
      <w:r w:rsidR="009B2994" w:rsidRPr="007A06F5">
        <w:rPr>
          <w:sz w:val="22"/>
          <w:szCs w:val="22"/>
          <w:highlight w:val="yellow"/>
          <w:lang w:val="la-Latn"/>
        </w:rPr>
        <w:t>.</w:t>
      </w:r>
      <w:r w:rsidR="009B2994" w:rsidRPr="007A06F5">
        <w:rPr>
          <w:sz w:val="22"/>
          <w:szCs w:val="22"/>
          <w:lang w:val="la-Latn"/>
        </w:rPr>
        <w:t xml:space="preserve"> </w:t>
      </w:r>
      <w:r w:rsidR="0046246D" w:rsidRPr="007A06F5">
        <w:rPr>
          <w:sz w:val="22"/>
          <w:szCs w:val="22"/>
          <w:lang w:val="la-Latn"/>
        </w:rPr>
        <w:t>Si autem statim in prima inquisitione comiti responsum fuerit</w:t>
      </w:r>
      <w:r w:rsidR="009B2994" w:rsidRPr="007A06F5">
        <w:rPr>
          <w:sz w:val="22"/>
          <w:szCs w:val="22"/>
          <w:lang w:val="la-Latn"/>
        </w:rPr>
        <w:t xml:space="preserve">, </w:t>
      </w:r>
      <w:r w:rsidR="0046246D" w:rsidRPr="007A06F5">
        <w:rPr>
          <w:sz w:val="22"/>
          <w:szCs w:val="22"/>
          <w:lang w:val="la-Latn"/>
        </w:rPr>
        <w:t>quod reus infr</w:t>
      </w:r>
      <w:r w:rsidR="006F4CB7" w:rsidRPr="007A06F5">
        <w:rPr>
          <w:sz w:val="22"/>
          <w:szCs w:val="22"/>
          <w:lang w:val="la-Latn"/>
        </w:rPr>
        <w:t xml:space="preserve">a </w:t>
      </w:r>
      <w:r w:rsidR="0046246D" w:rsidRPr="007A06F5">
        <w:rPr>
          <w:sz w:val="22"/>
          <w:szCs w:val="22"/>
          <w:lang w:val="la-Latn"/>
        </w:rPr>
        <w:t>immunitatem quidem fuisset</w:t>
      </w:r>
      <w:r w:rsidR="009B2994" w:rsidRPr="007A06F5">
        <w:rPr>
          <w:sz w:val="22"/>
          <w:szCs w:val="22"/>
          <w:lang w:val="la-Latn"/>
        </w:rPr>
        <w:t xml:space="preserve">, </w:t>
      </w:r>
      <w:r w:rsidR="0046246D" w:rsidRPr="007A06F5">
        <w:rPr>
          <w:sz w:val="22"/>
          <w:szCs w:val="22"/>
          <w:lang w:val="la-Latn"/>
        </w:rPr>
        <w:t>sed fuga lapsus sit</w:t>
      </w:r>
      <w:r w:rsidR="009B2994" w:rsidRPr="007A06F5">
        <w:rPr>
          <w:sz w:val="22"/>
          <w:szCs w:val="22"/>
          <w:lang w:val="la-Latn"/>
        </w:rPr>
        <w:t xml:space="preserve">, </w:t>
      </w:r>
      <w:r w:rsidR="0046246D" w:rsidRPr="007A06F5">
        <w:rPr>
          <w:sz w:val="22"/>
          <w:szCs w:val="22"/>
          <w:lang w:val="la-Latn"/>
        </w:rPr>
        <w:t xml:space="preserve">iuret </w:t>
      </w:r>
      <w:r w:rsidR="006F4CB7" w:rsidRPr="007A06F5">
        <w:rPr>
          <w:sz w:val="22"/>
          <w:szCs w:val="22"/>
          <w:lang w:val="la-Latn"/>
        </w:rPr>
        <w:t xml:space="preserve"> quod ipse eum ad iustitiam </w:t>
      </w:r>
      <w:r w:rsidR="0046246D" w:rsidRPr="007A06F5">
        <w:rPr>
          <w:sz w:val="22"/>
          <w:szCs w:val="22"/>
          <w:lang w:val="la-Latn"/>
        </w:rPr>
        <w:t>cuiuslibet disfaciendam fugere non fecisset</w:t>
      </w:r>
      <w:r w:rsidR="009B2994" w:rsidRPr="007A06F5">
        <w:rPr>
          <w:sz w:val="22"/>
          <w:szCs w:val="22"/>
          <w:lang w:val="la-Latn"/>
        </w:rPr>
        <w:t xml:space="preserve">, </w:t>
      </w:r>
      <w:r w:rsidR="0046246D" w:rsidRPr="007A06F5">
        <w:rPr>
          <w:sz w:val="22"/>
          <w:szCs w:val="22"/>
          <w:lang w:val="la-Latn"/>
        </w:rPr>
        <w:t>et sit ei in hoc s</w:t>
      </w:r>
      <w:r w:rsidR="006F4CB7" w:rsidRPr="007A06F5">
        <w:rPr>
          <w:sz w:val="22"/>
          <w:szCs w:val="22"/>
          <w:lang w:val="la-Latn"/>
        </w:rPr>
        <w:t>atisfactum</w:t>
      </w:r>
      <w:r w:rsidR="009B2994" w:rsidRPr="007A06F5">
        <w:rPr>
          <w:sz w:val="22"/>
          <w:szCs w:val="22"/>
          <w:lang w:val="la-Latn"/>
        </w:rPr>
        <w:t xml:space="preserve">. </w:t>
      </w:r>
      <w:r w:rsidR="006F4CB7" w:rsidRPr="007A06F5">
        <w:rPr>
          <w:sz w:val="22"/>
          <w:szCs w:val="22"/>
          <w:lang w:val="la-Latn"/>
        </w:rPr>
        <w:t xml:space="preserve">Si autem intranti </w:t>
      </w:r>
      <w:r w:rsidR="0046246D" w:rsidRPr="007A06F5">
        <w:rPr>
          <w:sz w:val="22"/>
          <w:szCs w:val="22"/>
          <w:lang w:val="la-Latn"/>
        </w:rPr>
        <w:t>in ipsam immunitatem comiti collecta manu quislibet  resistere te</w:t>
      </w:r>
      <w:r w:rsidR="006F4CB7" w:rsidRPr="007A06F5">
        <w:rPr>
          <w:sz w:val="22"/>
          <w:szCs w:val="22"/>
          <w:lang w:val="la-Latn"/>
        </w:rPr>
        <w:t>mptaverit</w:t>
      </w:r>
      <w:r w:rsidR="009B2994" w:rsidRPr="007A06F5">
        <w:rPr>
          <w:sz w:val="22"/>
          <w:szCs w:val="22"/>
          <w:lang w:val="la-Latn"/>
        </w:rPr>
        <w:t xml:space="preserve">, </w:t>
      </w:r>
      <w:r w:rsidR="006F4CB7" w:rsidRPr="007A06F5">
        <w:rPr>
          <w:sz w:val="22"/>
          <w:szCs w:val="22"/>
          <w:lang w:val="la-Latn"/>
        </w:rPr>
        <w:t>comes hoc</w:t>
      </w:r>
      <w:r w:rsidR="0046246D" w:rsidRPr="007A06F5">
        <w:rPr>
          <w:sz w:val="22"/>
          <w:szCs w:val="22"/>
          <w:lang w:val="la-Latn"/>
        </w:rPr>
        <w:t>/ad regem vel principem  deferat ibique iudicetur</w:t>
      </w:r>
      <w:r w:rsidR="009B2994" w:rsidRPr="007A06F5">
        <w:rPr>
          <w:sz w:val="22"/>
          <w:szCs w:val="22"/>
          <w:lang w:val="la-Latn"/>
        </w:rPr>
        <w:t xml:space="preserve">, </w:t>
      </w:r>
      <w:r w:rsidR="0046246D" w:rsidRPr="007A06F5">
        <w:rPr>
          <w:sz w:val="22"/>
          <w:szCs w:val="22"/>
          <w:lang w:val="la-Latn"/>
        </w:rPr>
        <w:t>ut</w:t>
      </w:r>
      <w:r w:rsidR="009B2994" w:rsidRPr="007A06F5">
        <w:rPr>
          <w:sz w:val="22"/>
          <w:szCs w:val="22"/>
          <w:lang w:val="la-Latn"/>
        </w:rPr>
        <w:t xml:space="preserve">, </w:t>
      </w:r>
      <w:r w:rsidR="0046246D" w:rsidRPr="007A06F5">
        <w:rPr>
          <w:sz w:val="22"/>
          <w:szCs w:val="22"/>
          <w:lang w:val="la-Latn"/>
        </w:rPr>
        <w:t>sicu</w:t>
      </w:r>
      <w:r w:rsidR="006F4CB7" w:rsidRPr="007A06F5">
        <w:rPr>
          <w:sz w:val="22"/>
          <w:szCs w:val="22"/>
          <w:lang w:val="la-Latn"/>
        </w:rPr>
        <w:t>t ille</w:t>
      </w:r>
      <w:r w:rsidR="009B2994" w:rsidRPr="007A06F5">
        <w:rPr>
          <w:sz w:val="22"/>
          <w:szCs w:val="22"/>
          <w:lang w:val="la-Latn"/>
        </w:rPr>
        <w:t xml:space="preserve">, </w:t>
      </w:r>
      <w:r w:rsidR="006F4CB7" w:rsidRPr="007A06F5">
        <w:rPr>
          <w:sz w:val="22"/>
          <w:szCs w:val="22"/>
          <w:lang w:val="la-Latn"/>
        </w:rPr>
        <w:t xml:space="preserve">qui immunitate damnum </w:t>
      </w:r>
      <w:r w:rsidR="0046246D" w:rsidRPr="007A06F5">
        <w:rPr>
          <w:sz w:val="22"/>
          <w:szCs w:val="22"/>
          <w:lang w:val="la-Latn"/>
        </w:rPr>
        <w:t>fecit</w:t>
      </w:r>
      <w:r w:rsidR="009B2994" w:rsidRPr="007A06F5">
        <w:rPr>
          <w:sz w:val="22"/>
          <w:szCs w:val="22"/>
          <w:lang w:val="la-Latn"/>
        </w:rPr>
        <w:t xml:space="preserve">, </w:t>
      </w:r>
      <w:r w:rsidR="0046246D" w:rsidRPr="007A06F5">
        <w:rPr>
          <w:sz w:val="22"/>
          <w:szCs w:val="22"/>
          <w:lang w:val="la-Latn"/>
        </w:rPr>
        <w:t>DC solides componere debeat</w:t>
      </w:r>
      <w:r w:rsidR="009B2994" w:rsidRPr="007A06F5">
        <w:rPr>
          <w:sz w:val="22"/>
          <w:szCs w:val="22"/>
          <w:lang w:val="la-Latn"/>
        </w:rPr>
        <w:t xml:space="preserve">, </w:t>
      </w:r>
      <w:r w:rsidR="0046246D" w:rsidRPr="007A06F5">
        <w:rPr>
          <w:sz w:val="22"/>
          <w:szCs w:val="22"/>
          <w:lang w:val="la-Latn"/>
        </w:rPr>
        <w:t xml:space="preserve">ita ut  qui </w:t>
      </w:r>
      <w:r w:rsidR="006F4CB7" w:rsidRPr="007A06F5">
        <w:rPr>
          <w:sz w:val="22"/>
          <w:szCs w:val="22"/>
          <w:lang w:val="la-Latn"/>
        </w:rPr>
        <w:t xml:space="preserve">comiti collecta manu resistere </w:t>
      </w:r>
      <w:r w:rsidR="0046246D" w:rsidRPr="007A06F5">
        <w:rPr>
          <w:sz w:val="22"/>
          <w:szCs w:val="22"/>
          <w:lang w:val="la-Latn"/>
        </w:rPr>
        <w:t>praesumpserit</w:t>
      </w:r>
      <w:r w:rsidR="009B2994" w:rsidRPr="007A06F5">
        <w:rPr>
          <w:sz w:val="22"/>
          <w:szCs w:val="22"/>
          <w:lang w:val="la-Latn"/>
        </w:rPr>
        <w:t xml:space="preserve">, </w:t>
      </w:r>
      <w:r w:rsidR="0046246D" w:rsidRPr="007A06F5">
        <w:rPr>
          <w:sz w:val="22"/>
          <w:szCs w:val="22"/>
          <w:lang w:val="la-Latn"/>
        </w:rPr>
        <w:t>DC solidis culpabilis iudicetur</w:t>
      </w:r>
      <w:r w:rsidR="009B2994" w:rsidRPr="007A06F5">
        <w:rPr>
          <w:sz w:val="22"/>
          <w:szCs w:val="22"/>
          <w:lang w:val="la-Latn"/>
        </w:rPr>
        <w:t xml:space="preserve">. </w:t>
      </w:r>
    </w:p>
    <w:p w14:paraId="386EAF08" w14:textId="3ED02804" w:rsidR="0046246D" w:rsidRPr="007A06F5" w:rsidRDefault="0046246D" w:rsidP="00450DB4">
      <w:pPr>
        <w:pStyle w:val="Normlnweb"/>
        <w:spacing w:before="0" w:beforeAutospacing="0" w:after="120" w:afterAutospacing="0"/>
        <w:rPr>
          <w:lang w:val="la-Latn"/>
        </w:rPr>
      </w:pPr>
      <w:r w:rsidRPr="007A06F5">
        <w:rPr>
          <w:lang w:val="la-Latn"/>
        </w:rPr>
        <w:t>XXVIII</w:t>
      </w:r>
      <w:r w:rsidR="009B2994" w:rsidRPr="007A06F5">
        <w:rPr>
          <w:lang w:val="la-Latn"/>
        </w:rPr>
        <w:t xml:space="preserve">. </w:t>
      </w:r>
      <w:r w:rsidRPr="007A06F5">
        <w:rPr>
          <w:lang w:val="la-Latn"/>
        </w:rPr>
        <w:t xml:space="preserve">ITEM DE IMMUNITATE INFRA </w:t>
      </w:r>
      <w:r w:rsidRPr="007A06F5">
        <w:rPr>
          <w:rFonts w:ascii="Cambria Math" w:hAnsi="Cambria Math" w:cs="Cambria Math"/>
          <w:lang w:val="la-Latn"/>
        </w:rPr>
        <w:t>〈</w:t>
      </w:r>
      <w:r w:rsidR="00085FF9" w:rsidRPr="007A06F5">
        <w:rPr>
          <w:lang w:val="la-Latn"/>
        </w:rPr>
        <w:t>CTA</w:t>
      </w:r>
      <w:r w:rsidRPr="007A06F5">
        <w:rPr>
          <w:rFonts w:ascii="Cambria Math" w:hAnsi="Cambria Math" w:cs="Cambria Math"/>
          <w:lang w:val="la-Latn"/>
        </w:rPr>
        <w:t>〉</w:t>
      </w:r>
      <w:r w:rsidRPr="007A06F5">
        <w:rPr>
          <w:lang w:val="la-Latn"/>
        </w:rPr>
        <w:t>. KAROLUS AUGUSTUS</w:t>
      </w:r>
      <w:r w:rsidR="009B2994" w:rsidRPr="007A06F5">
        <w:rPr>
          <w:lang w:val="la-Latn"/>
        </w:rPr>
        <w:t xml:space="preserve">. </w:t>
      </w:r>
    </w:p>
    <w:p w14:paraId="70817D7F" w14:textId="1C9AE3FD" w:rsidR="0046246D" w:rsidRPr="007A06F5" w:rsidRDefault="00085FF9" w:rsidP="00450DB4">
      <w:pPr>
        <w:pStyle w:val="Normlnweb"/>
        <w:spacing w:before="0" w:beforeAutospacing="0" w:after="120" w:afterAutospacing="0"/>
        <w:rPr>
          <w:sz w:val="22"/>
          <w:szCs w:val="22"/>
          <w:lang w:val="la-Latn"/>
        </w:rPr>
      </w:pPr>
      <w:r w:rsidRPr="007A06F5">
        <w:rPr>
          <w:sz w:val="22"/>
          <w:szCs w:val="22"/>
          <w:lang w:val="la-Latn"/>
        </w:rPr>
        <w:t xml:space="preserve">Si </w:t>
      </w:r>
      <w:r w:rsidR="0046246D" w:rsidRPr="007A06F5">
        <w:rPr>
          <w:sz w:val="22"/>
          <w:szCs w:val="22"/>
          <w:lang w:val="la-Latn"/>
        </w:rPr>
        <w:t>quis infra clauscra ecclesiarum dei violenter intraverit et immunitatem infr</w:t>
      </w:r>
      <w:r w:rsidR="006F4CB7" w:rsidRPr="007A06F5">
        <w:rPr>
          <w:sz w:val="22"/>
          <w:szCs w:val="22"/>
          <w:lang w:val="la-Latn"/>
        </w:rPr>
        <w:t>ingere presumpserit</w:t>
      </w:r>
      <w:r w:rsidR="009B2994" w:rsidRPr="007A06F5">
        <w:rPr>
          <w:sz w:val="22"/>
          <w:szCs w:val="22"/>
          <w:lang w:val="la-Latn"/>
        </w:rPr>
        <w:t xml:space="preserve">, </w:t>
      </w:r>
      <w:r w:rsidR="006F4CB7" w:rsidRPr="007A06F5">
        <w:rPr>
          <w:sz w:val="22"/>
          <w:szCs w:val="22"/>
          <w:lang w:val="la-Latn"/>
        </w:rPr>
        <w:t xml:space="preserve">usque ad </w:t>
      </w:r>
      <w:r w:rsidR="0046246D" w:rsidRPr="007A06F5">
        <w:rPr>
          <w:sz w:val="22"/>
          <w:szCs w:val="22"/>
          <w:lang w:val="la-Latn"/>
        </w:rPr>
        <w:t>satisfactionis emendationem veniat</w:t>
      </w:r>
      <w:r w:rsidR="009B2994" w:rsidRPr="007A06F5">
        <w:rPr>
          <w:sz w:val="22"/>
          <w:szCs w:val="22"/>
          <w:lang w:val="la-Latn"/>
        </w:rPr>
        <w:t xml:space="preserve">, </w:t>
      </w:r>
      <w:r w:rsidR="0046246D" w:rsidRPr="007A06F5">
        <w:rPr>
          <w:sz w:val="22"/>
          <w:szCs w:val="22"/>
          <w:lang w:val="la-Latn"/>
        </w:rPr>
        <w:t>omnium communione pr</w:t>
      </w:r>
      <w:r w:rsidR="006F4CB7" w:rsidRPr="007A06F5">
        <w:rPr>
          <w:sz w:val="22"/>
          <w:szCs w:val="22"/>
          <w:lang w:val="la-Latn"/>
        </w:rPr>
        <w:t xml:space="preserve">ivetur et a sancte dei ęcclesię </w:t>
      </w:r>
      <w:r w:rsidR="0046246D" w:rsidRPr="007A06F5">
        <w:rPr>
          <w:sz w:val="22"/>
          <w:szCs w:val="22"/>
          <w:lang w:val="la-Latn"/>
        </w:rPr>
        <w:t>liminibus arceatur</w:t>
      </w:r>
      <w:r w:rsidR="009B2994" w:rsidRPr="007A06F5">
        <w:rPr>
          <w:sz w:val="22"/>
          <w:szCs w:val="22"/>
          <w:lang w:val="la-Latn"/>
        </w:rPr>
        <w:t xml:space="preserve">, </w:t>
      </w:r>
      <w:r w:rsidR="0046246D" w:rsidRPr="007A06F5">
        <w:rPr>
          <w:sz w:val="22"/>
          <w:szCs w:val="22"/>
          <w:lang w:val="la-Latn"/>
        </w:rPr>
        <w:t>nec cum fidelibus communicet</w:t>
      </w:r>
      <w:r w:rsidR="009B2994" w:rsidRPr="007A06F5">
        <w:rPr>
          <w:sz w:val="22"/>
          <w:szCs w:val="22"/>
          <w:lang w:val="la-Latn"/>
        </w:rPr>
        <w:t xml:space="preserve">, </w:t>
      </w:r>
      <w:r w:rsidR="0046246D" w:rsidRPr="007A06F5">
        <w:rPr>
          <w:sz w:val="22"/>
          <w:szCs w:val="22"/>
          <w:lang w:val="la-Latn"/>
        </w:rPr>
        <w:t>qui sacrosancto loco divino cultui consecrato v</w:t>
      </w:r>
      <w:r w:rsidR="006F4CB7" w:rsidRPr="007A06F5">
        <w:rPr>
          <w:sz w:val="22"/>
          <w:szCs w:val="22"/>
          <w:lang w:val="la-Latn"/>
        </w:rPr>
        <w:t>im inferre non metuit</w:t>
      </w:r>
      <w:r w:rsidR="009B2994" w:rsidRPr="007A06F5">
        <w:rPr>
          <w:sz w:val="22"/>
          <w:szCs w:val="22"/>
          <w:lang w:val="la-Latn"/>
        </w:rPr>
        <w:t xml:space="preserve">. </w:t>
      </w:r>
      <w:r w:rsidR="006F4CB7" w:rsidRPr="007A06F5">
        <w:rPr>
          <w:sz w:val="22"/>
          <w:szCs w:val="22"/>
          <w:lang w:val="la-Latn"/>
        </w:rPr>
        <w:t xml:space="preserve">Primum </w:t>
      </w:r>
      <w:r w:rsidR="0046246D" w:rsidRPr="007A06F5">
        <w:rPr>
          <w:sz w:val="22"/>
          <w:szCs w:val="22"/>
          <w:lang w:val="la-Latn"/>
        </w:rPr>
        <w:t xml:space="preserve">ergo ab episcopo parroechię </w:t>
      </w:r>
      <w:r w:rsidR="0046246D" w:rsidRPr="007A06F5">
        <w:rPr>
          <w:sz w:val="22"/>
          <w:szCs w:val="22"/>
          <w:highlight w:val="yellow"/>
          <w:lang w:val="la-Latn"/>
        </w:rPr>
        <w:t>excommunicandus</w:t>
      </w:r>
      <w:r w:rsidR="0046246D" w:rsidRPr="007A06F5">
        <w:rPr>
          <w:sz w:val="22"/>
          <w:szCs w:val="22"/>
          <w:lang w:val="la-Latn"/>
        </w:rPr>
        <w:t xml:space="preserve"> est et ab eo ceteris episcopis </w:t>
      </w:r>
      <w:r w:rsidR="006F4CB7" w:rsidRPr="007A06F5">
        <w:rPr>
          <w:sz w:val="22"/>
          <w:szCs w:val="22"/>
          <w:lang w:val="la-Latn"/>
        </w:rPr>
        <w:t>innotescendum</w:t>
      </w:r>
      <w:r w:rsidR="009B2994" w:rsidRPr="007A06F5">
        <w:rPr>
          <w:sz w:val="22"/>
          <w:szCs w:val="22"/>
          <w:lang w:val="la-Latn"/>
        </w:rPr>
        <w:t xml:space="preserve">, </w:t>
      </w:r>
      <w:r w:rsidR="006F4CB7" w:rsidRPr="007A06F5">
        <w:rPr>
          <w:sz w:val="22"/>
          <w:szCs w:val="22"/>
          <w:lang w:val="la-Latn"/>
        </w:rPr>
        <w:t>ut nullius com</w:t>
      </w:r>
      <w:r w:rsidR="0046246D" w:rsidRPr="007A06F5">
        <w:rPr>
          <w:sz w:val="22"/>
          <w:szCs w:val="22"/>
          <w:lang w:val="la-Latn"/>
        </w:rPr>
        <w:t>munioni iungatur</w:t>
      </w:r>
      <w:r w:rsidR="009B2994" w:rsidRPr="007A06F5">
        <w:rPr>
          <w:sz w:val="22"/>
          <w:szCs w:val="22"/>
          <w:lang w:val="la-Latn"/>
        </w:rPr>
        <w:t xml:space="preserve">, </w:t>
      </w:r>
      <w:r w:rsidR="0046246D" w:rsidRPr="007A06F5">
        <w:rPr>
          <w:sz w:val="22"/>
          <w:szCs w:val="22"/>
          <w:lang w:val="la-Latn"/>
        </w:rPr>
        <w:t>donec emendando satisfaciat</w:t>
      </w:r>
      <w:r w:rsidR="009B2994" w:rsidRPr="007A06F5">
        <w:rPr>
          <w:sz w:val="22"/>
          <w:szCs w:val="22"/>
          <w:lang w:val="la-Latn"/>
        </w:rPr>
        <w:t xml:space="preserve">. </w:t>
      </w:r>
      <w:r w:rsidR="0046246D" w:rsidRPr="007A06F5">
        <w:rPr>
          <w:sz w:val="22"/>
          <w:szCs w:val="22"/>
          <w:lang w:val="la-Latn"/>
        </w:rPr>
        <w:t>Commes vero pagi ipsius eum per</w:t>
      </w:r>
      <w:r w:rsidR="006F4CB7" w:rsidRPr="007A06F5">
        <w:rPr>
          <w:sz w:val="22"/>
          <w:szCs w:val="22"/>
          <w:lang w:val="la-Latn"/>
        </w:rPr>
        <w:t xml:space="preserve"> bannum venire faciat</w:t>
      </w:r>
      <w:r w:rsidR="009B2994" w:rsidRPr="007A06F5">
        <w:rPr>
          <w:sz w:val="22"/>
          <w:szCs w:val="22"/>
          <w:lang w:val="la-Latn"/>
        </w:rPr>
        <w:t xml:space="preserve">, </w:t>
      </w:r>
      <w:r w:rsidR="006F4CB7" w:rsidRPr="007A06F5">
        <w:rPr>
          <w:sz w:val="22"/>
          <w:szCs w:val="22"/>
          <w:lang w:val="la-Latn"/>
        </w:rPr>
        <w:t xml:space="preserve">et per </w:t>
      </w:r>
      <w:r w:rsidR="0046246D" w:rsidRPr="007A06F5">
        <w:rPr>
          <w:sz w:val="22"/>
          <w:szCs w:val="22"/>
          <w:lang w:val="la-Latn"/>
        </w:rPr>
        <w:t>legem omnia emendare compellatur et pro dampno</w:t>
      </w:r>
      <w:r w:rsidR="009B2994" w:rsidRPr="007A06F5">
        <w:rPr>
          <w:sz w:val="22"/>
          <w:szCs w:val="22"/>
          <w:lang w:val="la-Latn"/>
        </w:rPr>
        <w:t xml:space="preserve">, </w:t>
      </w:r>
      <w:r w:rsidR="0046246D" w:rsidRPr="007A06F5">
        <w:rPr>
          <w:sz w:val="22"/>
          <w:szCs w:val="22"/>
          <w:lang w:val="la-Latn"/>
        </w:rPr>
        <w:t>quod in immunitate fecit</w:t>
      </w:r>
      <w:r w:rsidR="009B2994" w:rsidRPr="007A06F5">
        <w:rPr>
          <w:sz w:val="22"/>
          <w:szCs w:val="22"/>
          <w:lang w:val="la-Latn"/>
        </w:rPr>
        <w:t xml:space="preserve">, </w:t>
      </w:r>
      <w:r w:rsidR="006F4CB7" w:rsidRPr="007A06F5">
        <w:rPr>
          <w:sz w:val="22"/>
          <w:szCs w:val="22"/>
          <w:lang w:val="la-Latn"/>
        </w:rPr>
        <w:t>DC solidos componat</w:t>
      </w:r>
      <w:r w:rsidR="009B2994" w:rsidRPr="007A06F5">
        <w:rPr>
          <w:sz w:val="22"/>
          <w:szCs w:val="22"/>
          <w:lang w:val="la-Latn"/>
        </w:rPr>
        <w:t xml:space="preserve">. </w:t>
      </w:r>
      <w:r w:rsidR="006F4CB7" w:rsidRPr="007A06F5">
        <w:rPr>
          <w:sz w:val="22"/>
          <w:szCs w:val="22"/>
          <w:lang w:val="la-Latn"/>
        </w:rPr>
        <w:t xml:space="preserve">Si autem </w:t>
      </w:r>
      <w:r w:rsidR="0046246D" w:rsidRPr="007A06F5">
        <w:rPr>
          <w:sz w:val="22"/>
          <w:szCs w:val="22"/>
          <w:lang w:val="la-Latn"/>
        </w:rPr>
        <w:t>ipse nec episcopis nec commiti adquieverit</w:t>
      </w:r>
      <w:r w:rsidR="009B2994" w:rsidRPr="007A06F5">
        <w:rPr>
          <w:sz w:val="22"/>
          <w:szCs w:val="22"/>
          <w:lang w:val="la-Latn"/>
        </w:rPr>
        <w:t xml:space="preserve">, </w:t>
      </w:r>
      <w:r w:rsidR="0046246D" w:rsidRPr="007A06F5">
        <w:rPr>
          <w:sz w:val="22"/>
          <w:szCs w:val="22"/>
          <w:lang w:val="la-Latn"/>
        </w:rPr>
        <w:t>a missis nostris comprehensus in causa</w:t>
      </w:r>
      <w:r w:rsidR="006F4CB7" w:rsidRPr="007A06F5">
        <w:rPr>
          <w:sz w:val="22"/>
          <w:szCs w:val="22"/>
          <w:lang w:val="la-Latn"/>
        </w:rPr>
        <w:t xml:space="preserve">s nostras legales deducatur et </w:t>
      </w:r>
      <w:r w:rsidR="0046246D" w:rsidRPr="007A06F5">
        <w:rPr>
          <w:sz w:val="22"/>
          <w:szCs w:val="22"/>
          <w:lang w:val="la-Latn"/>
        </w:rPr>
        <w:t>pro eo</w:t>
      </w:r>
      <w:r w:rsidR="009B2994" w:rsidRPr="007A06F5">
        <w:rPr>
          <w:sz w:val="22"/>
          <w:szCs w:val="22"/>
          <w:lang w:val="la-Latn"/>
        </w:rPr>
        <w:t xml:space="preserve">, </w:t>
      </w:r>
      <w:r w:rsidR="0046246D" w:rsidRPr="007A06F5">
        <w:rPr>
          <w:sz w:val="22"/>
          <w:szCs w:val="22"/>
          <w:lang w:val="la-Latn"/>
        </w:rPr>
        <w:t>quod episcopis inobediens fuit et commitis nostri et scabinorum iud</w:t>
      </w:r>
      <w:r w:rsidR="006F4CB7" w:rsidRPr="007A06F5">
        <w:rPr>
          <w:sz w:val="22"/>
          <w:szCs w:val="22"/>
          <w:lang w:val="la-Latn"/>
        </w:rPr>
        <w:t xml:space="preserve">icio non adquievit, et bannum </w:t>
      </w:r>
      <w:r w:rsidR="0046246D" w:rsidRPr="007A06F5">
        <w:rPr>
          <w:sz w:val="22"/>
          <w:szCs w:val="22"/>
          <w:lang w:val="la-Latn"/>
        </w:rPr>
        <w:t>nostrum transgressus est</w:t>
      </w:r>
      <w:r w:rsidR="009B2994" w:rsidRPr="007A06F5">
        <w:rPr>
          <w:sz w:val="22"/>
          <w:szCs w:val="22"/>
          <w:lang w:val="la-Latn"/>
        </w:rPr>
        <w:t xml:space="preserve">, </w:t>
      </w:r>
      <w:r w:rsidR="0046246D" w:rsidRPr="007A06F5">
        <w:rPr>
          <w:sz w:val="22"/>
          <w:szCs w:val="22"/>
          <w:lang w:val="la-Latn"/>
        </w:rPr>
        <w:t>per legem iudicatus capitali sententia puniatur et res ipsius in fiscum nostrum re</w:t>
      </w:r>
      <w:r w:rsidR="006D6B4D" w:rsidRPr="007A06F5">
        <w:rPr>
          <w:sz w:val="22"/>
          <w:szCs w:val="22"/>
          <w:lang w:val="la-Latn"/>
        </w:rPr>
        <w:t>di</w:t>
      </w:r>
      <w:r w:rsidR="0046246D" w:rsidRPr="007A06F5">
        <w:rPr>
          <w:sz w:val="22"/>
          <w:szCs w:val="22"/>
          <w:lang w:val="la-Latn"/>
        </w:rPr>
        <w:t>gantur</w:t>
      </w:r>
      <w:r w:rsidR="009B2994" w:rsidRPr="007A06F5">
        <w:rPr>
          <w:sz w:val="22"/>
          <w:szCs w:val="22"/>
          <w:lang w:val="la-Latn"/>
        </w:rPr>
        <w:t xml:space="preserve">. </w:t>
      </w:r>
    </w:p>
    <w:p w14:paraId="666E448B" w14:textId="7BD3F0E5" w:rsidR="0046246D" w:rsidRPr="007A06F5" w:rsidRDefault="0046246D" w:rsidP="00450DB4">
      <w:pPr>
        <w:pStyle w:val="Normlnweb"/>
        <w:spacing w:before="0" w:beforeAutospacing="0" w:after="120" w:afterAutospacing="0"/>
        <w:rPr>
          <w:lang w:val="la-Latn"/>
        </w:rPr>
      </w:pPr>
      <w:r w:rsidRPr="007A06F5">
        <w:rPr>
          <w:lang w:val="la-Latn"/>
        </w:rPr>
        <w:t>XXVII</w:t>
      </w:r>
      <w:r w:rsidR="009B2994" w:rsidRPr="007A06F5">
        <w:rPr>
          <w:lang w:val="la-Latn"/>
        </w:rPr>
        <w:t xml:space="preserve">. </w:t>
      </w:r>
      <w:r w:rsidRPr="007A06F5">
        <w:rPr>
          <w:lang w:val="la-Latn"/>
        </w:rPr>
        <w:t>DE EO</w:t>
      </w:r>
      <w:r w:rsidR="009B2994" w:rsidRPr="007A06F5">
        <w:rPr>
          <w:lang w:val="la-Latn"/>
        </w:rPr>
        <w:t xml:space="preserve">, </w:t>
      </w:r>
      <w:r w:rsidRPr="007A06F5">
        <w:rPr>
          <w:lang w:val="la-Latn"/>
        </w:rPr>
        <w:t>QUI IN IUDICIO</w:t>
      </w:r>
      <w:r w:rsidR="006D6B4D" w:rsidRPr="007A06F5">
        <w:rPr>
          <w:lang w:val="la-Latn"/>
        </w:rPr>
        <w:t xml:space="preserve"> INIUSTE CONTRA ALIUM ALTERCAN</w:t>
      </w:r>
      <w:r w:rsidRPr="007A06F5">
        <w:rPr>
          <w:lang w:val="la-Latn"/>
        </w:rPr>
        <w:t>TEM ADIUVARE PRAESUMPSERIT</w:t>
      </w:r>
      <w:r w:rsidR="009B2994" w:rsidRPr="007A06F5">
        <w:rPr>
          <w:lang w:val="la-Latn"/>
        </w:rPr>
        <w:t xml:space="preserve">. </w:t>
      </w:r>
    </w:p>
    <w:p w14:paraId="0305FFE8" w14:textId="67E6FDB5"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Si  quis hominem in iudicio iniuste contra alium altercantem adiuvare per malum /Ingenium praesumpserit atque inde coram iudicibus vel comite i</w:t>
      </w:r>
      <w:r w:rsidR="006D6B4D" w:rsidRPr="007A06F5">
        <w:rPr>
          <w:sz w:val="22"/>
          <w:szCs w:val="22"/>
          <w:lang w:val="la-Latn"/>
        </w:rPr>
        <w:t xml:space="preserve">ncrepatus fuerit et negare </w:t>
      </w:r>
      <w:r w:rsidRPr="007A06F5">
        <w:rPr>
          <w:sz w:val="22"/>
          <w:szCs w:val="22"/>
          <w:lang w:val="la-Latn"/>
        </w:rPr>
        <w:t>non potuerit</w:t>
      </w:r>
      <w:r w:rsidR="009B2994" w:rsidRPr="007A06F5">
        <w:rPr>
          <w:sz w:val="22"/>
          <w:szCs w:val="22"/>
          <w:lang w:val="la-Latn"/>
        </w:rPr>
        <w:t xml:space="preserve">, </w:t>
      </w:r>
      <w:r w:rsidRPr="007A06F5">
        <w:rPr>
          <w:sz w:val="22"/>
          <w:szCs w:val="22"/>
          <w:lang w:val="la-Latn"/>
        </w:rPr>
        <w:t>solidis XV culpabilis iudicetur</w:t>
      </w:r>
      <w:r w:rsidR="009B2994" w:rsidRPr="007A06F5">
        <w:rPr>
          <w:sz w:val="22"/>
          <w:szCs w:val="22"/>
          <w:lang w:val="la-Latn"/>
        </w:rPr>
        <w:t xml:space="preserve">. </w:t>
      </w:r>
    </w:p>
    <w:p w14:paraId="15E7AC32" w14:textId="00D393EA" w:rsidR="0046246D" w:rsidRPr="007A06F5" w:rsidRDefault="0046246D" w:rsidP="00450DB4">
      <w:pPr>
        <w:pStyle w:val="Normlnweb"/>
        <w:spacing w:before="0" w:beforeAutospacing="0" w:after="120" w:afterAutospacing="0"/>
        <w:rPr>
          <w:lang w:val="la-Latn"/>
        </w:rPr>
      </w:pPr>
      <w:r w:rsidRPr="007A06F5">
        <w:rPr>
          <w:lang w:val="la-Latn"/>
        </w:rPr>
        <w:t>XXVIII</w:t>
      </w:r>
      <w:r w:rsidR="009B2994" w:rsidRPr="007A06F5">
        <w:rPr>
          <w:lang w:val="la-Latn"/>
        </w:rPr>
        <w:t xml:space="preserve">. </w:t>
      </w:r>
      <w:r w:rsidRPr="007A06F5">
        <w:rPr>
          <w:lang w:val="la-Latn"/>
        </w:rPr>
        <w:t>DE HOMINE</w:t>
      </w:r>
      <w:r w:rsidR="009B2994" w:rsidRPr="007A06F5">
        <w:rPr>
          <w:lang w:val="la-Latn"/>
        </w:rPr>
        <w:t xml:space="preserve">, </w:t>
      </w:r>
      <w:r w:rsidRPr="007A06F5">
        <w:rPr>
          <w:lang w:val="la-Latn"/>
        </w:rPr>
        <w:t>QUI PE</w:t>
      </w:r>
      <w:r w:rsidR="006D6B4D" w:rsidRPr="007A06F5">
        <w:rPr>
          <w:lang w:val="la-Latn"/>
        </w:rPr>
        <w:t xml:space="preserve">R CARTAM LIBERTATEM CONSECUTUS </w:t>
      </w:r>
      <w:r w:rsidRPr="007A06F5">
        <w:rPr>
          <w:lang w:val="la-Latn"/>
        </w:rPr>
        <w:t>EST</w:t>
      </w:r>
      <w:r w:rsidR="009B2994" w:rsidRPr="007A06F5">
        <w:rPr>
          <w:lang w:val="la-Latn"/>
        </w:rPr>
        <w:t xml:space="preserve">. </w:t>
      </w:r>
    </w:p>
    <w:p w14:paraId="608EB627" w14:textId="6B9823B5"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 xml:space="preserve">Si  quis </w:t>
      </w:r>
      <w:r w:rsidRPr="007A06F5">
        <w:rPr>
          <w:sz w:val="22"/>
          <w:szCs w:val="22"/>
          <w:highlight w:val="yellow"/>
          <w:lang w:val="la-Latn"/>
        </w:rPr>
        <w:t>per cartam ingenuitatis</w:t>
      </w:r>
      <w:r w:rsidRPr="007A06F5">
        <w:rPr>
          <w:sz w:val="22"/>
          <w:szCs w:val="22"/>
          <w:lang w:val="la-Latn"/>
        </w:rPr>
        <w:t xml:space="preserve"> a domino suo legitime lib</w:t>
      </w:r>
      <w:r w:rsidR="006D6B4D" w:rsidRPr="007A06F5">
        <w:rPr>
          <w:sz w:val="22"/>
          <w:szCs w:val="22"/>
          <w:lang w:val="la-Latn"/>
        </w:rPr>
        <w:t>ertatem est consecutus</w:t>
      </w:r>
      <w:r w:rsidR="009B2994" w:rsidRPr="007A06F5">
        <w:rPr>
          <w:sz w:val="22"/>
          <w:szCs w:val="22"/>
          <w:lang w:val="la-Latn"/>
        </w:rPr>
        <w:t xml:space="preserve">, </w:t>
      </w:r>
      <w:r w:rsidR="006D6B4D" w:rsidRPr="007A06F5">
        <w:rPr>
          <w:sz w:val="22"/>
          <w:szCs w:val="22"/>
          <w:highlight w:val="yellow"/>
          <w:lang w:val="la-Latn"/>
        </w:rPr>
        <w:t xml:space="preserve">liber </w:t>
      </w:r>
      <w:r w:rsidRPr="007A06F5">
        <w:rPr>
          <w:sz w:val="22"/>
          <w:szCs w:val="22"/>
          <w:highlight w:val="yellow"/>
          <w:lang w:val="la-Latn"/>
        </w:rPr>
        <w:t>permaneat</w:t>
      </w:r>
      <w:r w:rsidR="009B2994" w:rsidRPr="007A06F5">
        <w:rPr>
          <w:sz w:val="22"/>
          <w:szCs w:val="22"/>
          <w:lang w:val="la-Latn"/>
        </w:rPr>
        <w:t xml:space="preserve">. </w:t>
      </w:r>
      <w:r w:rsidRPr="007A06F5">
        <w:rPr>
          <w:sz w:val="22"/>
          <w:szCs w:val="22"/>
          <w:lang w:val="la-Latn"/>
        </w:rPr>
        <w:t>Si vero aliquis eum iniuste inservire temptaverit</w:t>
      </w:r>
      <w:r w:rsidR="009B2994" w:rsidRPr="007A06F5">
        <w:rPr>
          <w:sz w:val="22"/>
          <w:szCs w:val="22"/>
          <w:lang w:val="la-Latn"/>
        </w:rPr>
        <w:t xml:space="preserve">, </w:t>
      </w:r>
      <w:r w:rsidR="006D6B4D" w:rsidRPr="007A06F5">
        <w:rPr>
          <w:sz w:val="22"/>
          <w:szCs w:val="22"/>
          <w:lang w:val="la-Latn"/>
        </w:rPr>
        <w:t xml:space="preserve">et ille cartam ingenuitatis </w:t>
      </w:r>
      <w:r w:rsidRPr="007A06F5">
        <w:rPr>
          <w:sz w:val="22"/>
          <w:szCs w:val="22"/>
          <w:lang w:val="la-Latn"/>
        </w:rPr>
        <w:t>suae ostenderit et adversarium se inservire velle comprobaveri</w:t>
      </w:r>
      <w:r w:rsidR="006D6B4D" w:rsidRPr="007A06F5">
        <w:rPr>
          <w:sz w:val="22"/>
          <w:szCs w:val="22"/>
          <w:lang w:val="la-Latn"/>
        </w:rPr>
        <w:t>t</w:t>
      </w:r>
      <w:r w:rsidR="009B2994" w:rsidRPr="007A06F5">
        <w:rPr>
          <w:sz w:val="22"/>
          <w:szCs w:val="22"/>
          <w:lang w:val="la-Latn"/>
        </w:rPr>
        <w:t xml:space="preserve">, </w:t>
      </w:r>
      <w:r w:rsidR="006D6B4D" w:rsidRPr="007A06F5">
        <w:rPr>
          <w:sz w:val="22"/>
          <w:szCs w:val="22"/>
          <w:lang w:val="la-Latn"/>
        </w:rPr>
        <w:t>ille</w:t>
      </w:r>
      <w:r w:rsidR="009B2994" w:rsidRPr="007A06F5">
        <w:rPr>
          <w:sz w:val="22"/>
          <w:szCs w:val="22"/>
          <w:lang w:val="la-Latn"/>
        </w:rPr>
        <w:t xml:space="preserve">, </w:t>
      </w:r>
      <w:r w:rsidR="006D6B4D" w:rsidRPr="007A06F5">
        <w:rPr>
          <w:sz w:val="22"/>
          <w:szCs w:val="22"/>
          <w:lang w:val="la-Latn"/>
        </w:rPr>
        <w:t>qui hoc temptavit</w:t>
      </w:r>
      <w:r w:rsidR="009B2994" w:rsidRPr="007A06F5">
        <w:rPr>
          <w:sz w:val="22"/>
          <w:szCs w:val="22"/>
          <w:lang w:val="la-Latn"/>
        </w:rPr>
        <w:t>,</w:t>
      </w:r>
      <w:r w:rsidR="0069631A" w:rsidRPr="007A06F5">
        <w:rPr>
          <w:sz w:val="22"/>
          <w:szCs w:val="22"/>
          <w:lang w:val="la-Latn"/>
        </w:rPr>
        <w:t xml:space="preserve"> </w:t>
      </w:r>
      <w:r w:rsidRPr="007A06F5">
        <w:rPr>
          <w:sz w:val="22"/>
          <w:szCs w:val="22"/>
          <w:lang w:val="la-Latn"/>
        </w:rPr>
        <w:t>multam</w:t>
      </w:r>
      <w:r w:rsidR="009B2994" w:rsidRPr="007A06F5">
        <w:rPr>
          <w:sz w:val="22"/>
          <w:szCs w:val="22"/>
          <w:lang w:val="la-Latn"/>
        </w:rPr>
        <w:t xml:space="preserve">, </w:t>
      </w:r>
      <w:r w:rsidRPr="007A06F5">
        <w:rPr>
          <w:sz w:val="22"/>
          <w:szCs w:val="22"/>
          <w:lang w:val="la-Latn"/>
        </w:rPr>
        <w:t>quae in carta descripta  est</w:t>
      </w:r>
      <w:r w:rsidR="009B2994" w:rsidRPr="007A06F5">
        <w:rPr>
          <w:sz w:val="22"/>
          <w:szCs w:val="22"/>
          <w:lang w:val="la-Latn"/>
        </w:rPr>
        <w:t xml:space="preserve">, </w:t>
      </w:r>
      <w:r w:rsidRPr="007A06F5">
        <w:rPr>
          <w:sz w:val="22"/>
          <w:szCs w:val="22"/>
          <w:lang w:val="la-Latn"/>
        </w:rPr>
        <w:t>solvere cogatur</w:t>
      </w:r>
      <w:r w:rsidR="009B2994" w:rsidRPr="007A06F5">
        <w:rPr>
          <w:sz w:val="22"/>
          <w:szCs w:val="22"/>
          <w:lang w:val="la-Latn"/>
        </w:rPr>
        <w:t xml:space="preserve">. </w:t>
      </w:r>
      <w:r w:rsidRPr="007A06F5">
        <w:rPr>
          <w:sz w:val="22"/>
          <w:szCs w:val="22"/>
          <w:highlight w:val="yellow"/>
          <w:lang w:val="la-Latn"/>
        </w:rPr>
        <w:t>Si vero carta non paruerit</w:t>
      </w:r>
      <w:r w:rsidR="009B2994" w:rsidRPr="007A06F5">
        <w:rPr>
          <w:sz w:val="22"/>
          <w:szCs w:val="22"/>
          <w:highlight w:val="yellow"/>
          <w:lang w:val="la-Latn"/>
        </w:rPr>
        <w:t xml:space="preserve">, </w:t>
      </w:r>
      <w:r w:rsidR="006D6B4D" w:rsidRPr="007A06F5">
        <w:rPr>
          <w:sz w:val="22"/>
          <w:szCs w:val="22"/>
          <w:highlight w:val="yellow"/>
          <w:lang w:val="la-Latn"/>
        </w:rPr>
        <w:t xml:space="preserve">sed iam </w:t>
      </w:r>
      <w:r w:rsidRPr="007A06F5">
        <w:rPr>
          <w:sz w:val="22"/>
          <w:szCs w:val="22"/>
          <w:highlight w:val="yellow"/>
          <w:lang w:val="la-Latn"/>
        </w:rPr>
        <w:t>ab illo</w:t>
      </w:r>
      <w:r w:rsidR="009B2994" w:rsidRPr="007A06F5">
        <w:rPr>
          <w:sz w:val="22"/>
          <w:szCs w:val="22"/>
          <w:highlight w:val="yellow"/>
          <w:lang w:val="la-Latn"/>
        </w:rPr>
        <w:t xml:space="preserve">, </w:t>
      </w:r>
      <w:r w:rsidRPr="007A06F5">
        <w:rPr>
          <w:sz w:val="22"/>
          <w:szCs w:val="22"/>
          <w:highlight w:val="yellow"/>
          <w:lang w:val="la-Latn"/>
        </w:rPr>
        <w:t>qui eum inservire voluerit</w:t>
      </w:r>
      <w:r w:rsidR="009B2994" w:rsidRPr="007A06F5">
        <w:rPr>
          <w:sz w:val="22"/>
          <w:szCs w:val="22"/>
          <w:highlight w:val="yellow"/>
          <w:lang w:val="la-Latn"/>
        </w:rPr>
        <w:t xml:space="preserve">, </w:t>
      </w:r>
      <w:r w:rsidRPr="007A06F5">
        <w:rPr>
          <w:sz w:val="22"/>
          <w:szCs w:val="22"/>
          <w:highlight w:val="yellow"/>
          <w:lang w:val="la-Latn"/>
        </w:rPr>
        <w:t>disfacta est</w:t>
      </w:r>
      <w:r w:rsidR="009B2994" w:rsidRPr="007A06F5">
        <w:rPr>
          <w:sz w:val="22"/>
          <w:szCs w:val="22"/>
          <w:highlight w:val="yellow"/>
          <w:lang w:val="la-Latn"/>
        </w:rPr>
        <w:t xml:space="preserve">, </w:t>
      </w:r>
      <w:r w:rsidRPr="007A06F5">
        <w:rPr>
          <w:sz w:val="22"/>
          <w:szCs w:val="22"/>
          <w:highlight w:val="yellow"/>
          <w:lang w:val="la-Latn"/>
        </w:rPr>
        <w:t>wirgildum eius</w:t>
      </w:r>
      <w:r w:rsidR="006D6B4D" w:rsidRPr="007A06F5">
        <w:rPr>
          <w:sz w:val="22"/>
          <w:szCs w:val="22"/>
          <w:highlight w:val="yellow"/>
          <w:lang w:val="la-Latn"/>
        </w:rPr>
        <w:t xml:space="preserve"> componat</w:t>
      </w:r>
      <w:r w:rsidR="009B2994" w:rsidRPr="007A06F5">
        <w:rPr>
          <w:sz w:val="22"/>
          <w:szCs w:val="22"/>
          <w:lang w:val="la-Latn"/>
        </w:rPr>
        <w:t xml:space="preserve">, </w:t>
      </w:r>
      <w:r w:rsidR="006D6B4D" w:rsidRPr="007A06F5">
        <w:rPr>
          <w:sz w:val="22"/>
          <w:szCs w:val="22"/>
          <w:lang w:val="la-Latn"/>
        </w:rPr>
        <w:t>duas partes illi</w:t>
      </w:r>
      <w:r w:rsidR="009B2994" w:rsidRPr="007A06F5">
        <w:rPr>
          <w:sz w:val="22"/>
          <w:szCs w:val="22"/>
          <w:lang w:val="la-Latn"/>
        </w:rPr>
        <w:t xml:space="preserve">, </w:t>
      </w:r>
      <w:r w:rsidRPr="007A06F5">
        <w:rPr>
          <w:sz w:val="22"/>
          <w:szCs w:val="22"/>
          <w:lang w:val="la-Latn"/>
        </w:rPr>
        <w:t>quem inservire voluerat</w:t>
      </w:r>
      <w:r w:rsidR="009B2994" w:rsidRPr="007A06F5">
        <w:rPr>
          <w:sz w:val="22"/>
          <w:szCs w:val="22"/>
          <w:lang w:val="la-Latn"/>
        </w:rPr>
        <w:t xml:space="preserve">, </w:t>
      </w:r>
      <w:r w:rsidRPr="007A06F5">
        <w:rPr>
          <w:sz w:val="22"/>
          <w:szCs w:val="22"/>
          <w:lang w:val="la-Latn"/>
        </w:rPr>
        <w:t>tertiam regi</w:t>
      </w:r>
      <w:r w:rsidR="009B2994" w:rsidRPr="007A06F5">
        <w:rPr>
          <w:sz w:val="22"/>
          <w:szCs w:val="22"/>
          <w:lang w:val="la-Latn"/>
        </w:rPr>
        <w:t xml:space="preserve">; </w:t>
      </w:r>
      <w:r w:rsidRPr="007A06F5">
        <w:rPr>
          <w:sz w:val="22"/>
          <w:szCs w:val="22"/>
          <w:lang w:val="la-Latn"/>
        </w:rPr>
        <w:t>et ille iterum p</w:t>
      </w:r>
      <w:r w:rsidR="006D6B4D" w:rsidRPr="007A06F5">
        <w:rPr>
          <w:sz w:val="22"/>
          <w:szCs w:val="22"/>
          <w:lang w:val="la-Latn"/>
        </w:rPr>
        <w:t xml:space="preserve">er praeceptum regis libertatem </w:t>
      </w:r>
      <w:r w:rsidRPr="007A06F5">
        <w:rPr>
          <w:sz w:val="22"/>
          <w:szCs w:val="22"/>
          <w:lang w:val="la-Latn"/>
        </w:rPr>
        <w:t>suam conquirat</w:t>
      </w:r>
      <w:r w:rsidR="009B2994" w:rsidRPr="007A06F5">
        <w:rPr>
          <w:sz w:val="22"/>
          <w:szCs w:val="22"/>
          <w:lang w:val="la-Latn"/>
        </w:rPr>
        <w:t xml:space="preserve">. </w:t>
      </w:r>
    </w:p>
    <w:p w14:paraId="5DEEDF4A" w14:textId="3E4949C5" w:rsidR="0046246D" w:rsidRPr="007A06F5" w:rsidRDefault="0046246D" w:rsidP="00450DB4">
      <w:pPr>
        <w:pStyle w:val="Normlnweb"/>
        <w:spacing w:before="0" w:beforeAutospacing="0" w:after="120" w:afterAutospacing="0"/>
        <w:rPr>
          <w:lang w:val="la-Latn"/>
        </w:rPr>
      </w:pPr>
      <w:r w:rsidRPr="007A06F5">
        <w:rPr>
          <w:lang w:val="la-Latn"/>
        </w:rPr>
        <w:t>XXVIIII</w:t>
      </w:r>
      <w:r w:rsidR="009B2994" w:rsidRPr="007A06F5">
        <w:rPr>
          <w:lang w:val="la-Latn"/>
        </w:rPr>
        <w:t xml:space="preserve">. </w:t>
      </w:r>
      <w:r w:rsidRPr="007A06F5">
        <w:rPr>
          <w:lang w:val="la-Latn"/>
        </w:rPr>
        <w:t>DE HOMINE LIBERO</w:t>
      </w:r>
      <w:r w:rsidR="009B2994" w:rsidRPr="007A06F5">
        <w:rPr>
          <w:lang w:val="la-Latn"/>
        </w:rPr>
        <w:t xml:space="preserve">, </w:t>
      </w:r>
      <w:r w:rsidRPr="007A06F5">
        <w:rPr>
          <w:lang w:val="la-Latn"/>
        </w:rPr>
        <w:t>QUI SE LOGO WADII TRADIT</w:t>
      </w:r>
      <w:r w:rsidR="009B2994" w:rsidRPr="007A06F5">
        <w:rPr>
          <w:lang w:val="la-Latn"/>
        </w:rPr>
        <w:t xml:space="preserve">. </w:t>
      </w:r>
    </w:p>
    <w:p w14:paraId="53A50CF7" w14:textId="41A9D02A"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Liber</w:t>
      </w:r>
      <w:r w:rsidR="009B2994" w:rsidRPr="007A06F5">
        <w:rPr>
          <w:sz w:val="22"/>
          <w:szCs w:val="22"/>
          <w:lang w:val="la-Latn"/>
        </w:rPr>
        <w:t xml:space="preserve">, </w:t>
      </w:r>
      <w:r w:rsidRPr="007A06F5">
        <w:rPr>
          <w:sz w:val="22"/>
          <w:szCs w:val="22"/>
          <w:lang w:val="la-Latn"/>
        </w:rPr>
        <w:t>qui se loco wadii  in alterius potestatem commiserit ibique constitutus damp / num aliquod cuilibet fecerit</w:t>
      </w:r>
      <w:r w:rsidR="009B2994" w:rsidRPr="007A06F5">
        <w:rPr>
          <w:sz w:val="22"/>
          <w:szCs w:val="22"/>
          <w:lang w:val="la-Latn"/>
        </w:rPr>
        <w:t xml:space="preserve">, </w:t>
      </w:r>
      <w:r w:rsidRPr="007A06F5">
        <w:rPr>
          <w:sz w:val="22"/>
          <w:szCs w:val="22"/>
          <w:lang w:val="la-Latn"/>
        </w:rPr>
        <w:t>qui eum in loco wadii</w:t>
      </w:r>
      <w:r w:rsidR="006D6B4D" w:rsidRPr="007A06F5">
        <w:rPr>
          <w:sz w:val="22"/>
          <w:szCs w:val="22"/>
          <w:lang w:val="la-Latn"/>
        </w:rPr>
        <w:t xml:space="preserve"> suscepit aut damnum solvat aut </w:t>
      </w:r>
      <w:r w:rsidRPr="007A06F5">
        <w:rPr>
          <w:sz w:val="22"/>
          <w:szCs w:val="22"/>
          <w:lang w:val="la-Latn"/>
        </w:rPr>
        <w:t>hominem in mallo productum dimittat</w:t>
      </w:r>
      <w:r w:rsidR="009B2994" w:rsidRPr="007A06F5">
        <w:rPr>
          <w:sz w:val="22"/>
          <w:szCs w:val="22"/>
          <w:lang w:val="la-Latn"/>
        </w:rPr>
        <w:t xml:space="preserve">, </w:t>
      </w:r>
      <w:r w:rsidRPr="007A06F5">
        <w:rPr>
          <w:sz w:val="22"/>
          <w:szCs w:val="22"/>
          <w:lang w:val="la-Latn"/>
        </w:rPr>
        <w:t>perdens simul de</w:t>
      </w:r>
      <w:r w:rsidR="006D6B4D" w:rsidRPr="007A06F5">
        <w:rPr>
          <w:sz w:val="22"/>
          <w:szCs w:val="22"/>
          <w:lang w:val="la-Latn"/>
        </w:rPr>
        <w:t xml:space="preserve">bitum propter quod eum </w:t>
      </w:r>
      <w:r w:rsidR="00085FF9" w:rsidRPr="007A06F5">
        <w:rPr>
          <w:sz w:val="22"/>
          <w:szCs w:val="22"/>
          <w:lang w:val="la-Latn"/>
        </w:rPr>
        <w:t xml:space="preserve">pro </w:t>
      </w:r>
      <w:r w:rsidRPr="007A06F5">
        <w:rPr>
          <w:sz w:val="22"/>
          <w:szCs w:val="22"/>
          <w:lang w:val="la-Latn"/>
        </w:rPr>
        <w:t xml:space="preserve"> wadio suscepit</w:t>
      </w:r>
      <w:r w:rsidR="009B2994" w:rsidRPr="007A06F5">
        <w:rPr>
          <w:sz w:val="22"/>
          <w:szCs w:val="22"/>
          <w:lang w:val="la-Latn"/>
        </w:rPr>
        <w:t xml:space="preserve">. </w:t>
      </w:r>
      <w:r w:rsidRPr="007A06F5">
        <w:rPr>
          <w:sz w:val="22"/>
          <w:szCs w:val="22"/>
          <w:lang w:val="la-Latn"/>
        </w:rPr>
        <w:t>Et qui damnum fecit</w:t>
      </w:r>
      <w:r w:rsidR="009B2994" w:rsidRPr="007A06F5">
        <w:rPr>
          <w:sz w:val="22"/>
          <w:szCs w:val="22"/>
          <w:lang w:val="la-Latn"/>
        </w:rPr>
        <w:t xml:space="preserve">, </w:t>
      </w:r>
      <w:r w:rsidRPr="007A06F5">
        <w:rPr>
          <w:sz w:val="22"/>
          <w:szCs w:val="22"/>
          <w:lang w:val="la-Latn"/>
        </w:rPr>
        <w:t>dimiss</w:t>
      </w:r>
      <w:r w:rsidR="006D6B4D" w:rsidRPr="007A06F5">
        <w:rPr>
          <w:sz w:val="22"/>
          <w:szCs w:val="22"/>
          <w:lang w:val="la-Latn"/>
        </w:rPr>
        <w:t xml:space="preserve">us iuxta qualitatem rei cogatur </w:t>
      </w:r>
      <w:r w:rsidRPr="007A06F5">
        <w:rPr>
          <w:sz w:val="22"/>
          <w:szCs w:val="22"/>
          <w:lang w:val="la-Latn"/>
        </w:rPr>
        <w:t>emendare</w:t>
      </w:r>
      <w:r w:rsidR="009B2994" w:rsidRPr="007A06F5">
        <w:rPr>
          <w:sz w:val="22"/>
          <w:szCs w:val="22"/>
          <w:lang w:val="la-Latn"/>
        </w:rPr>
        <w:t xml:space="preserve">. </w:t>
      </w:r>
      <w:r w:rsidRPr="007A06F5">
        <w:rPr>
          <w:sz w:val="22"/>
          <w:szCs w:val="22"/>
          <w:lang w:val="la-Latn"/>
        </w:rPr>
        <w:t xml:space="preserve">Si vero liberam feminam habuerit usque dum in </w:t>
      </w:r>
      <w:r w:rsidR="006D6B4D" w:rsidRPr="007A06F5">
        <w:rPr>
          <w:sz w:val="22"/>
          <w:szCs w:val="22"/>
          <w:lang w:val="la-Latn"/>
        </w:rPr>
        <w:t xml:space="preserve">pignore  extiterit et filios </w:t>
      </w:r>
      <w:r w:rsidRPr="007A06F5">
        <w:rPr>
          <w:sz w:val="22"/>
          <w:szCs w:val="22"/>
          <w:lang w:val="la-Latn"/>
        </w:rPr>
        <w:t>habu</w:t>
      </w:r>
      <w:r w:rsidR="006D6B4D" w:rsidRPr="007A06F5">
        <w:rPr>
          <w:sz w:val="22"/>
          <w:szCs w:val="22"/>
          <w:lang w:val="la-Latn"/>
        </w:rPr>
        <w:t>erint</w:t>
      </w:r>
      <w:r w:rsidR="009B2994" w:rsidRPr="007A06F5">
        <w:rPr>
          <w:sz w:val="22"/>
          <w:szCs w:val="22"/>
          <w:lang w:val="la-Latn"/>
        </w:rPr>
        <w:t xml:space="preserve">, </w:t>
      </w:r>
      <w:r w:rsidR="006D6B4D" w:rsidRPr="007A06F5">
        <w:rPr>
          <w:sz w:val="22"/>
          <w:szCs w:val="22"/>
          <w:lang w:val="la-Latn"/>
        </w:rPr>
        <w:t>liberi permaneant</w:t>
      </w:r>
      <w:r w:rsidR="005D4A29" w:rsidRPr="007A06F5">
        <w:rPr>
          <w:sz w:val="22"/>
          <w:szCs w:val="22"/>
          <w:lang w:val="la-Latn"/>
        </w:rPr>
        <w:t>.</w:t>
      </w:r>
    </w:p>
    <w:p w14:paraId="612C5D6B" w14:textId="5B87E40D" w:rsidR="0046246D" w:rsidRPr="007A06F5" w:rsidRDefault="0046246D" w:rsidP="00450DB4">
      <w:pPr>
        <w:pStyle w:val="Normlnweb"/>
        <w:spacing w:before="0" w:beforeAutospacing="0" w:after="120" w:afterAutospacing="0"/>
        <w:rPr>
          <w:lang w:val="la-Latn"/>
        </w:rPr>
      </w:pPr>
      <w:r w:rsidRPr="007A06F5">
        <w:rPr>
          <w:lang w:val="la-Latn"/>
        </w:rPr>
        <w:t>XXX</w:t>
      </w:r>
      <w:r w:rsidR="009B2994" w:rsidRPr="007A06F5">
        <w:rPr>
          <w:lang w:val="la-Latn"/>
        </w:rPr>
        <w:t xml:space="preserve">. </w:t>
      </w:r>
      <w:r w:rsidRPr="007A06F5">
        <w:rPr>
          <w:lang w:val="la-Latn"/>
        </w:rPr>
        <w:t>DE DEBITIS REGAL</w:t>
      </w:r>
      <w:r w:rsidR="006D6B4D" w:rsidRPr="007A06F5">
        <w:rPr>
          <w:lang w:val="la-Latn"/>
        </w:rPr>
        <w:t>IBUS</w:t>
      </w:r>
      <w:r w:rsidR="009B2994" w:rsidRPr="007A06F5">
        <w:rPr>
          <w:lang w:val="la-Latn"/>
        </w:rPr>
        <w:t xml:space="preserve">, </w:t>
      </w:r>
      <w:r w:rsidR="006D6B4D" w:rsidRPr="007A06F5">
        <w:rPr>
          <w:lang w:val="la-Latn"/>
        </w:rPr>
        <w:t>QUALITER SOLVI DEBEANT</w:t>
      </w:r>
      <w:r w:rsidR="005D4A29" w:rsidRPr="007A06F5">
        <w:rPr>
          <w:lang w:val="la-Latn"/>
        </w:rPr>
        <w:t>.</w:t>
      </w:r>
    </w:p>
    <w:p w14:paraId="2FF91404" w14:textId="15EADC94"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Omnia  debita</w:t>
      </w:r>
      <w:r w:rsidR="009B2994" w:rsidRPr="007A06F5">
        <w:rPr>
          <w:sz w:val="22"/>
          <w:szCs w:val="22"/>
          <w:lang w:val="la-Latn"/>
        </w:rPr>
        <w:t xml:space="preserve">, </w:t>
      </w:r>
      <w:r w:rsidRPr="007A06F5">
        <w:rPr>
          <w:sz w:val="22"/>
          <w:szCs w:val="22"/>
          <w:lang w:val="la-Latn"/>
        </w:rPr>
        <w:t>quae ad partem regis solvi  debent</w:t>
      </w:r>
      <w:r w:rsidR="009B2994" w:rsidRPr="007A06F5">
        <w:rPr>
          <w:sz w:val="22"/>
          <w:szCs w:val="22"/>
          <w:lang w:val="la-Latn"/>
        </w:rPr>
        <w:t xml:space="preserve">, </w:t>
      </w:r>
      <w:r w:rsidRPr="007A06F5">
        <w:rPr>
          <w:sz w:val="22"/>
          <w:szCs w:val="22"/>
          <w:lang w:val="la-Latn"/>
        </w:rPr>
        <w:t>s</w:t>
      </w:r>
      <w:r w:rsidR="006D6B4D" w:rsidRPr="007A06F5">
        <w:rPr>
          <w:sz w:val="22"/>
          <w:szCs w:val="22"/>
          <w:lang w:val="la-Latn"/>
        </w:rPr>
        <w:t>olidis XII denariorum solvant</w:t>
      </w:r>
      <w:r w:rsidR="009B2994" w:rsidRPr="007A06F5">
        <w:rPr>
          <w:sz w:val="22"/>
          <w:szCs w:val="22"/>
          <w:lang w:val="la-Latn"/>
        </w:rPr>
        <w:t xml:space="preserve">, </w:t>
      </w:r>
      <w:r w:rsidRPr="007A06F5">
        <w:rPr>
          <w:sz w:val="22"/>
          <w:szCs w:val="22"/>
          <w:lang w:val="la-Latn"/>
        </w:rPr>
        <w:t>excepta  freda</w:t>
      </w:r>
      <w:r w:rsidR="009B2994" w:rsidRPr="007A06F5">
        <w:rPr>
          <w:sz w:val="22"/>
          <w:szCs w:val="22"/>
          <w:lang w:val="la-Latn"/>
        </w:rPr>
        <w:t xml:space="preserve">, </w:t>
      </w:r>
      <w:r w:rsidRPr="007A06F5">
        <w:rPr>
          <w:sz w:val="22"/>
          <w:szCs w:val="22"/>
          <w:lang w:val="la-Latn"/>
        </w:rPr>
        <w:t>quae in lege Salica conscripta  est</w:t>
      </w:r>
      <w:r w:rsidR="009B2994" w:rsidRPr="007A06F5">
        <w:rPr>
          <w:sz w:val="22"/>
          <w:szCs w:val="22"/>
          <w:lang w:val="la-Latn"/>
        </w:rPr>
        <w:t xml:space="preserve">. </w:t>
      </w:r>
      <w:r w:rsidRPr="007A06F5">
        <w:rPr>
          <w:sz w:val="22"/>
          <w:szCs w:val="22"/>
          <w:lang w:val="la-Latn"/>
        </w:rPr>
        <w:t>Illa eodem solido</w:t>
      </w:r>
      <w:r w:rsidR="009B2994" w:rsidRPr="007A06F5">
        <w:rPr>
          <w:sz w:val="22"/>
          <w:szCs w:val="22"/>
          <w:lang w:val="la-Latn"/>
        </w:rPr>
        <w:t xml:space="preserve">, </w:t>
      </w:r>
      <w:r w:rsidRPr="007A06F5">
        <w:rPr>
          <w:sz w:val="22"/>
          <w:szCs w:val="22"/>
          <w:lang w:val="la-Latn"/>
        </w:rPr>
        <w:t>quo ce</w:t>
      </w:r>
      <w:r w:rsidR="00DD545C" w:rsidRPr="007A06F5">
        <w:rPr>
          <w:sz w:val="22"/>
          <w:szCs w:val="22"/>
          <w:lang w:val="la-Latn"/>
        </w:rPr>
        <w:t xml:space="preserve">terae </w:t>
      </w:r>
      <w:r w:rsidRPr="007A06F5">
        <w:rPr>
          <w:sz w:val="22"/>
          <w:szCs w:val="22"/>
          <w:lang w:val="la-Latn"/>
        </w:rPr>
        <w:t>conpositiones solvi debent</w:t>
      </w:r>
      <w:r w:rsidR="009B2994" w:rsidRPr="007A06F5">
        <w:rPr>
          <w:sz w:val="22"/>
          <w:szCs w:val="22"/>
          <w:lang w:val="la-Latn"/>
        </w:rPr>
        <w:t xml:space="preserve">, </w:t>
      </w:r>
      <w:r w:rsidRPr="007A06F5">
        <w:rPr>
          <w:sz w:val="22"/>
          <w:szCs w:val="22"/>
          <w:lang w:val="la-Latn"/>
        </w:rPr>
        <w:t>componatur</w:t>
      </w:r>
      <w:r w:rsidR="005D4A29" w:rsidRPr="007A06F5">
        <w:rPr>
          <w:sz w:val="22"/>
          <w:szCs w:val="22"/>
          <w:lang w:val="la-Latn"/>
        </w:rPr>
        <w:t>.</w:t>
      </w:r>
      <w:r w:rsidRPr="007A06F5">
        <w:rPr>
          <w:sz w:val="22"/>
          <w:szCs w:val="22"/>
          <w:lang w:val="la-Latn"/>
        </w:rPr>
        <w:t>/</w:t>
      </w:r>
    </w:p>
    <w:p w14:paraId="0EF56700" w14:textId="6F7D8FFF" w:rsidR="0046246D" w:rsidRPr="007A06F5" w:rsidRDefault="0046246D" w:rsidP="00450DB4">
      <w:pPr>
        <w:pStyle w:val="Normlnweb"/>
        <w:spacing w:before="0" w:beforeAutospacing="0" w:after="120" w:afterAutospacing="0"/>
        <w:rPr>
          <w:lang w:val="la-Latn"/>
        </w:rPr>
      </w:pPr>
      <w:r w:rsidRPr="007A06F5">
        <w:rPr>
          <w:lang w:val="la-Latn"/>
        </w:rPr>
        <w:t>XXXI</w:t>
      </w:r>
      <w:r w:rsidR="009B2994" w:rsidRPr="007A06F5">
        <w:rPr>
          <w:lang w:val="la-Latn"/>
        </w:rPr>
        <w:t xml:space="preserve">. </w:t>
      </w:r>
      <w:r w:rsidRPr="007A06F5">
        <w:rPr>
          <w:lang w:val="la-Latn"/>
        </w:rPr>
        <w:t>DE EO</w:t>
      </w:r>
      <w:r w:rsidR="009B2994" w:rsidRPr="007A06F5">
        <w:rPr>
          <w:lang w:val="la-Latn"/>
        </w:rPr>
        <w:t xml:space="preserve">, </w:t>
      </w:r>
      <w:r w:rsidRPr="007A06F5">
        <w:rPr>
          <w:lang w:val="la-Latn"/>
        </w:rPr>
        <w:t>QUI CAUSAM IUDICATAM REPETERE PRAESUMIT</w:t>
      </w:r>
      <w:r w:rsidR="009B2994" w:rsidRPr="007A06F5">
        <w:rPr>
          <w:lang w:val="la-Latn"/>
        </w:rPr>
        <w:t xml:space="preserve">. </w:t>
      </w:r>
    </w:p>
    <w:p w14:paraId="41500B98" w14:textId="63172864"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Si quis causam iudicatam repetere praesumpserit in mallo</w:t>
      </w:r>
      <w:r w:rsidR="00DD545C" w:rsidRPr="007A06F5">
        <w:rPr>
          <w:sz w:val="22"/>
          <w:szCs w:val="22"/>
          <w:lang w:val="la-Latn"/>
        </w:rPr>
        <w:t xml:space="preserve"> ibique testibus convictus </w:t>
      </w:r>
      <w:r w:rsidRPr="007A06F5">
        <w:rPr>
          <w:sz w:val="22"/>
          <w:szCs w:val="22"/>
          <w:lang w:val="la-Latn"/>
        </w:rPr>
        <w:t>fuerit</w:t>
      </w:r>
      <w:r w:rsidR="009B2994" w:rsidRPr="007A06F5">
        <w:rPr>
          <w:sz w:val="22"/>
          <w:szCs w:val="22"/>
          <w:lang w:val="la-Latn"/>
        </w:rPr>
        <w:t xml:space="preserve">, </w:t>
      </w:r>
      <w:r w:rsidRPr="007A06F5">
        <w:rPr>
          <w:sz w:val="22"/>
          <w:szCs w:val="22"/>
          <w:lang w:val="la-Latn"/>
        </w:rPr>
        <w:t>aut XV solidos componat aut XV ictus ab scabineis</w:t>
      </w:r>
      <w:r w:rsidR="009B2994" w:rsidRPr="007A06F5">
        <w:rPr>
          <w:sz w:val="22"/>
          <w:szCs w:val="22"/>
          <w:lang w:val="la-Latn"/>
        </w:rPr>
        <w:t xml:space="preserve">, </w:t>
      </w:r>
      <w:r w:rsidRPr="007A06F5">
        <w:rPr>
          <w:sz w:val="22"/>
          <w:szCs w:val="22"/>
          <w:lang w:val="la-Latn"/>
        </w:rPr>
        <w:t>q</w:t>
      </w:r>
      <w:r w:rsidR="00DD545C" w:rsidRPr="007A06F5">
        <w:rPr>
          <w:sz w:val="22"/>
          <w:szCs w:val="22"/>
          <w:lang w:val="la-Latn"/>
        </w:rPr>
        <w:t>ui causam prius iudicaverunt</w:t>
      </w:r>
      <w:r w:rsidR="009B2994" w:rsidRPr="007A06F5">
        <w:rPr>
          <w:sz w:val="22"/>
          <w:szCs w:val="22"/>
          <w:lang w:val="la-Latn"/>
        </w:rPr>
        <w:t xml:space="preserve">, </w:t>
      </w:r>
      <w:r w:rsidRPr="007A06F5">
        <w:rPr>
          <w:sz w:val="22"/>
          <w:szCs w:val="22"/>
          <w:lang w:val="la-Latn"/>
        </w:rPr>
        <w:t>accipiat</w:t>
      </w:r>
      <w:r w:rsidR="009B2994" w:rsidRPr="007A06F5">
        <w:rPr>
          <w:sz w:val="22"/>
          <w:szCs w:val="22"/>
          <w:lang w:val="la-Latn"/>
        </w:rPr>
        <w:t xml:space="preserve">. </w:t>
      </w:r>
    </w:p>
    <w:p w14:paraId="565F8B4D" w14:textId="1389F37B" w:rsidR="0046246D" w:rsidRPr="007A06F5" w:rsidRDefault="0046246D" w:rsidP="00450DB4">
      <w:pPr>
        <w:pStyle w:val="Normlnweb"/>
        <w:spacing w:before="0" w:beforeAutospacing="0" w:after="120" w:afterAutospacing="0"/>
        <w:rPr>
          <w:lang w:val="la-Latn"/>
        </w:rPr>
      </w:pPr>
      <w:r w:rsidRPr="007A06F5">
        <w:rPr>
          <w:lang w:val="la-Latn"/>
        </w:rPr>
        <w:t>XXXII</w:t>
      </w:r>
      <w:r w:rsidR="009B2994" w:rsidRPr="007A06F5">
        <w:rPr>
          <w:lang w:val="la-Latn"/>
        </w:rPr>
        <w:t xml:space="preserve">. </w:t>
      </w:r>
      <w:r w:rsidRPr="007A06F5">
        <w:rPr>
          <w:lang w:val="la-Latn"/>
        </w:rPr>
        <w:t>DE EO</w:t>
      </w:r>
      <w:r w:rsidR="009B2994" w:rsidRPr="007A06F5">
        <w:rPr>
          <w:lang w:val="la-Latn"/>
        </w:rPr>
        <w:t xml:space="preserve">, </w:t>
      </w:r>
      <w:r w:rsidRPr="007A06F5">
        <w:rPr>
          <w:lang w:val="la-Latn"/>
        </w:rPr>
        <w:t>QUI IN TESTIMONIU</w:t>
      </w:r>
      <w:r w:rsidR="00DD545C" w:rsidRPr="007A06F5">
        <w:rPr>
          <w:lang w:val="la-Latn"/>
        </w:rPr>
        <w:t>M ASSUMITUR</w:t>
      </w:r>
      <w:r w:rsidR="009B2994" w:rsidRPr="007A06F5">
        <w:rPr>
          <w:lang w:val="la-Latn"/>
        </w:rPr>
        <w:t xml:space="preserve">, </w:t>
      </w:r>
      <w:r w:rsidR="00DD545C" w:rsidRPr="007A06F5">
        <w:rPr>
          <w:lang w:val="la-Latn"/>
        </w:rPr>
        <w:t>QUALIS ESSE DE</w:t>
      </w:r>
      <w:r w:rsidRPr="007A06F5">
        <w:rPr>
          <w:lang w:val="la-Latn"/>
        </w:rPr>
        <w:t>BEAT</w:t>
      </w:r>
      <w:r w:rsidR="009B2994" w:rsidRPr="007A06F5">
        <w:rPr>
          <w:lang w:val="la-Latn"/>
        </w:rPr>
        <w:t xml:space="preserve">. </w:t>
      </w:r>
    </w:p>
    <w:p w14:paraId="22402D05" w14:textId="10C59DAF"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lastRenderedPageBreak/>
        <w:t>Optimus  quisque in pago vel civitate in testimonium ass</w:t>
      </w:r>
      <w:r w:rsidR="00DD545C" w:rsidRPr="007A06F5">
        <w:rPr>
          <w:sz w:val="22"/>
          <w:szCs w:val="22"/>
          <w:lang w:val="la-Latn"/>
        </w:rPr>
        <w:t>umatur et cui is</w:t>
      </w:r>
      <w:r w:rsidR="009B2994" w:rsidRPr="007A06F5">
        <w:rPr>
          <w:sz w:val="22"/>
          <w:szCs w:val="22"/>
          <w:lang w:val="la-Latn"/>
        </w:rPr>
        <w:t xml:space="preserve">, </w:t>
      </w:r>
      <w:r w:rsidR="00DD545C" w:rsidRPr="007A06F5">
        <w:rPr>
          <w:sz w:val="22"/>
          <w:szCs w:val="22"/>
          <w:lang w:val="la-Latn"/>
        </w:rPr>
        <w:t xml:space="preserve">contra quem </w:t>
      </w:r>
      <w:r w:rsidRPr="007A06F5">
        <w:rPr>
          <w:sz w:val="22"/>
          <w:szCs w:val="22"/>
          <w:lang w:val="la-Latn"/>
        </w:rPr>
        <w:t>testimoniare debet</w:t>
      </w:r>
      <w:r w:rsidR="009B2994" w:rsidRPr="007A06F5">
        <w:rPr>
          <w:sz w:val="22"/>
          <w:szCs w:val="22"/>
          <w:lang w:val="la-Latn"/>
        </w:rPr>
        <w:t xml:space="preserve">, </w:t>
      </w:r>
      <w:r w:rsidRPr="007A06F5">
        <w:rPr>
          <w:sz w:val="22"/>
          <w:szCs w:val="22"/>
          <w:lang w:val="la-Latn"/>
        </w:rPr>
        <w:t>nullum crimen possit indicere</w:t>
      </w:r>
      <w:r w:rsidR="009B2994" w:rsidRPr="007A06F5">
        <w:rPr>
          <w:sz w:val="22"/>
          <w:szCs w:val="22"/>
          <w:lang w:val="la-Latn"/>
        </w:rPr>
        <w:t xml:space="preserve">. </w:t>
      </w:r>
    </w:p>
    <w:p w14:paraId="130BDF8D" w14:textId="54BC3710" w:rsidR="0046246D" w:rsidRPr="007A06F5" w:rsidRDefault="0046246D" w:rsidP="00450DB4">
      <w:pPr>
        <w:pStyle w:val="Normlnweb"/>
        <w:spacing w:before="0" w:beforeAutospacing="0" w:after="120" w:afterAutospacing="0"/>
        <w:rPr>
          <w:lang w:val="la-Latn"/>
        </w:rPr>
      </w:pPr>
      <w:r w:rsidRPr="007A06F5">
        <w:rPr>
          <w:lang w:val="la-Latn"/>
        </w:rPr>
        <w:t>XXXIIII</w:t>
      </w:r>
      <w:r w:rsidR="009B2994" w:rsidRPr="007A06F5">
        <w:rPr>
          <w:lang w:val="la-Latn"/>
        </w:rPr>
        <w:t xml:space="preserve">. </w:t>
      </w:r>
      <w:r w:rsidRPr="007A06F5">
        <w:rPr>
          <w:lang w:val="la-Latn"/>
        </w:rPr>
        <w:t>DE CAUSIS AMMONENDIS</w:t>
      </w:r>
      <w:r w:rsidR="009B2994" w:rsidRPr="007A06F5">
        <w:rPr>
          <w:lang w:val="la-Latn"/>
        </w:rPr>
        <w:t xml:space="preserve">. </w:t>
      </w:r>
    </w:p>
    <w:p w14:paraId="1790A0AA" w14:textId="71A32BB4"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De ecclesiis emendandis</w:t>
      </w:r>
      <w:r w:rsidR="009B2994" w:rsidRPr="007A06F5">
        <w:rPr>
          <w:sz w:val="22"/>
          <w:szCs w:val="22"/>
          <w:lang w:val="la-Latn"/>
        </w:rPr>
        <w:t xml:space="preserve">, </w:t>
      </w:r>
      <w:r w:rsidRPr="007A06F5">
        <w:rPr>
          <w:sz w:val="22"/>
          <w:szCs w:val="22"/>
          <w:lang w:val="la-Latn"/>
        </w:rPr>
        <w:t>ubi uno loco plures sunt quam ne</w:t>
      </w:r>
      <w:r w:rsidR="00DD545C" w:rsidRPr="007A06F5">
        <w:rPr>
          <w:sz w:val="22"/>
          <w:szCs w:val="22"/>
          <w:lang w:val="la-Latn"/>
        </w:rPr>
        <w:t>cesse sit</w:t>
      </w:r>
      <w:r w:rsidR="009B2994" w:rsidRPr="007A06F5">
        <w:rPr>
          <w:sz w:val="22"/>
          <w:szCs w:val="22"/>
          <w:lang w:val="la-Latn"/>
        </w:rPr>
        <w:t xml:space="preserve">, </w:t>
      </w:r>
      <w:r w:rsidR="00DD545C" w:rsidRPr="007A06F5">
        <w:rPr>
          <w:sz w:val="22"/>
          <w:szCs w:val="22"/>
          <w:lang w:val="la-Latn"/>
        </w:rPr>
        <w:t>ut destruantur ea</w:t>
      </w:r>
      <w:r w:rsidR="009B2994" w:rsidRPr="007A06F5">
        <w:rPr>
          <w:sz w:val="22"/>
          <w:szCs w:val="22"/>
          <w:lang w:val="la-Latn"/>
        </w:rPr>
        <w:t xml:space="preserve">, </w:t>
      </w:r>
      <w:r w:rsidR="00DD545C" w:rsidRPr="007A06F5">
        <w:rPr>
          <w:sz w:val="22"/>
          <w:szCs w:val="22"/>
          <w:lang w:val="la-Latn"/>
        </w:rPr>
        <w:t xml:space="preserve">que necessaria non </w:t>
      </w:r>
      <w:r w:rsidRPr="007A06F5">
        <w:rPr>
          <w:sz w:val="22"/>
          <w:szCs w:val="22"/>
          <w:lang w:val="la-Latn"/>
        </w:rPr>
        <w:t>sunt</w:t>
      </w:r>
      <w:r w:rsidR="009B2994" w:rsidRPr="007A06F5">
        <w:rPr>
          <w:sz w:val="22"/>
          <w:szCs w:val="22"/>
          <w:lang w:val="la-Latn"/>
        </w:rPr>
        <w:t xml:space="preserve">, </w:t>
      </w:r>
      <w:r w:rsidRPr="007A06F5">
        <w:rPr>
          <w:sz w:val="22"/>
          <w:szCs w:val="22"/>
          <w:lang w:val="la-Latn"/>
        </w:rPr>
        <w:t>et alia construantur</w:t>
      </w:r>
      <w:r w:rsidR="009B2994" w:rsidRPr="007A06F5">
        <w:rPr>
          <w:sz w:val="22"/>
          <w:szCs w:val="22"/>
          <w:lang w:val="la-Latn"/>
        </w:rPr>
        <w:t xml:space="preserve">. </w:t>
      </w:r>
    </w:p>
    <w:p w14:paraId="4A807AC3" w14:textId="57622B5D" w:rsidR="0046246D" w:rsidRPr="007A06F5" w:rsidRDefault="0046246D" w:rsidP="00450DB4">
      <w:pPr>
        <w:pStyle w:val="Normlnweb"/>
        <w:spacing w:before="0" w:beforeAutospacing="0" w:after="120" w:afterAutospacing="0"/>
        <w:rPr>
          <w:lang w:val="la-Latn"/>
        </w:rPr>
      </w:pPr>
      <w:r w:rsidRPr="007A06F5">
        <w:rPr>
          <w:lang w:val="la-Latn"/>
        </w:rPr>
        <w:t>XXXIII</w:t>
      </w:r>
      <w:r w:rsidR="009B2994" w:rsidRPr="007A06F5">
        <w:rPr>
          <w:lang w:val="la-Latn"/>
        </w:rPr>
        <w:t xml:space="preserve">. </w:t>
      </w:r>
      <w:r w:rsidRPr="007A06F5">
        <w:rPr>
          <w:lang w:val="la-Latn"/>
        </w:rPr>
        <w:t>DE SCABINEIS</w:t>
      </w:r>
      <w:r w:rsidR="009B2994" w:rsidRPr="007A06F5">
        <w:rPr>
          <w:lang w:val="la-Latn"/>
        </w:rPr>
        <w:t xml:space="preserve">, </w:t>
      </w:r>
      <w:r w:rsidRPr="007A06F5">
        <w:rPr>
          <w:lang w:val="la-Latn"/>
        </w:rPr>
        <w:t>ADVOCATIS</w:t>
      </w:r>
      <w:r w:rsidR="009B2994" w:rsidRPr="007A06F5">
        <w:rPr>
          <w:lang w:val="la-Latn"/>
        </w:rPr>
        <w:t xml:space="preserve">, </w:t>
      </w:r>
      <w:r w:rsidRPr="007A06F5">
        <w:rPr>
          <w:lang w:val="la-Latn"/>
        </w:rPr>
        <w:t>NOTARIIS A MISSIS DOM</w:t>
      </w:r>
      <w:r w:rsidR="00DD545C" w:rsidRPr="007A06F5">
        <w:rPr>
          <w:lang w:val="la-Latn"/>
        </w:rPr>
        <w:t xml:space="preserve">INICIS </w:t>
      </w:r>
      <w:r w:rsidRPr="007A06F5">
        <w:rPr>
          <w:lang w:val="la-Latn"/>
        </w:rPr>
        <w:t>ELIGENDIS</w:t>
      </w:r>
      <w:r w:rsidR="009B2994" w:rsidRPr="007A06F5">
        <w:rPr>
          <w:lang w:val="la-Latn"/>
        </w:rPr>
        <w:t xml:space="preserve">. </w:t>
      </w:r>
    </w:p>
    <w:p w14:paraId="14C2D345" w14:textId="6D5B7E17"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Ut  missi nostri scabinios</w:t>
      </w:r>
      <w:r w:rsidR="009B2994" w:rsidRPr="007A06F5">
        <w:rPr>
          <w:sz w:val="22"/>
          <w:szCs w:val="22"/>
          <w:lang w:val="la-Latn"/>
        </w:rPr>
        <w:t xml:space="preserve">, </w:t>
      </w:r>
      <w:r w:rsidRPr="007A06F5">
        <w:rPr>
          <w:sz w:val="22"/>
          <w:szCs w:val="22"/>
          <w:lang w:val="la-Latn"/>
        </w:rPr>
        <w:t>advocatos</w:t>
      </w:r>
      <w:r w:rsidR="009B2994" w:rsidRPr="007A06F5">
        <w:rPr>
          <w:sz w:val="22"/>
          <w:szCs w:val="22"/>
          <w:lang w:val="la-Latn"/>
        </w:rPr>
        <w:t xml:space="preserve">, </w:t>
      </w:r>
      <w:r w:rsidRPr="007A06F5">
        <w:rPr>
          <w:sz w:val="22"/>
          <w:szCs w:val="22"/>
          <w:lang w:val="la-Latn"/>
        </w:rPr>
        <w:t xml:space="preserve">notarios per singula </w:t>
      </w:r>
      <w:r w:rsidR="00DD545C" w:rsidRPr="007A06F5">
        <w:rPr>
          <w:sz w:val="22"/>
          <w:szCs w:val="22"/>
          <w:lang w:val="la-Latn"/>
        </w:rPr>
        <w:t>loca eligant et eorum nomina</w:t>
      </w:r>
      <w:r w:rsidR="009B2994" w:rsidRPr="007A06F5">
        <w:rPr>
          <w:sz w:val="22"/>
          <w:szCs w:val="22"/>
          <w:lang w:val="la-Latn"/>
        </w:rPr>
        <w:t xml:space="preserve">, </w:t>
      </w:r>
      <w:r w:rsidRPr="007A06F5">
        <w:rPr>
          <w:sz w:val="22"/>
          <w:szCs w:val="22"/>
          <w:lang w:val="la-Latn"/>
        </w:rPr>
        <w:t>quando reversi fuerint</w:t>
      </w:r>
      <w:r w:rsidR="009B2994" w:rsidRPr="007A06F5">
        <w:rPr>
          <w:sz w:val="22"/>
          <w:szCs w:val="22"/>
          <w:lang w:val="la-Latn"/>
        </w:rPr>
        <w:t xml:space="preserve">, </w:t>
      </w:r>
      <w:r w:rsidRPr="007A06F5">
        <w:rPr>
          <w:sz w:val="22"/>
          <w:szCs w:val="22"/>
          <w:lang w:val="la-Latn"/>
        </w:rPr>
        <w:t>secum scripta deferant</w:t>
      </w:r>
      <w:r w:rsidR="009B2994" w:rsidRPr="007A06F5">
        <w:rPr>
          <w:sz w:val="22"/>
          <w:szCs w:val="22"/>
          <w:lang w:val="la-Latn"/>
        </w:rPr>
        <w:t xml:space="preserve">. </w:t>
      </w:r>
      <w:r w:rsidRPr="007A06F5">
        <w:rPr>
          <w:sz w:val="22"/>
          <w:szCs w:val="22"/>
          <w:lang w:val="la-Latn"/>
        </w:rPr>
        <w:t>/</w:t>
      </w:r>
    </w:p>
    <w:p w14:paraId="0ED4BF8B" w14:textId="7E990851" w:rsidR="0046246D" w:rsidRPr="007A06F5" w:rsidRDefault="0046246D" w:rsidP="00450DB4">
      <w:pPr>
        <w:pStyle w:val="Normlnweb"/>
        <w:spacing w:before="0" w:beforeAutospacing="0" w:after="120" w:afterAutospacing="0"/>
        <w:rPr>
          <w:lang w:val="la-Latn"/>
        </w:rPr>
      </w:pPr>
      <w:r w:rsidRPr="007A06F5">
        <w:rPr>
          <w:lang w:val="la-Latn"/>
        </w:rPr>
        <w:t>XXXIIII</w:t>
      </w:r>
      <w:r w:rsidR="009B2994" w:rsidRPr="007A06F5">
        <w:rPr>
          <w:lang w:val="la-Latn"/>
        </w:rPr>
        <w:t xml:space="preserve">. </w:t>
      </w:r>
      <w:r w:rsidRPr="007A06F5">
        <w:rPr>
          <w:lang w:val="la-Latn"/>
        </w:rPr>
        <w:t>DE ILLIS</w:t>
      </w:r>
      <w:r w:rsidR="009B2994" w:rsidRPr="007A06F5">
        <w:rPr>
          <w:lang w:val="la-Latn"/>
        </w:rPr>
        <w:t xml:space="preserve">, </w:t>
      </w:r>
      <w:r w:rsidRPr="007A06F5">
        <w:rPr>
          <w:lang w:val="la-Latn"/>
        </w:rPr>
        <w:t>QUI LEGEM SERVARE CONTEMPNUNT</w:t>
      </w:r>
      <w:r w:rsidR="009B2994" w:rsidRPr="007A06F5">
        <w:rPr>
          <w:lang w:val="la-Latn"/>
        </w:rPr>
        <w:t xml:space="preserve">. </w:t>
      </w:r>
    </w:p>
    <w:p w14:paraId="2AF7FBC8" w14:textId="14E61974"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De his</w:t>
      </w:r>
      <w:r w:rsidR="009B2994" w:rsidRPr="007A06F5">
        <w:rPr>
          <w:sz w:val="22"/>
          <w:szCs w:val="22"/>
          <w:lang w:val="la-Latn"/>
        </w:rPr>
        <w:t xml:space="preserve">, </w:t>
      </w:r>
      <w:r w:rsidRPr="007A06F5">
        <w:rPr>
          <w:sz w:val="22"/>
          <w:szCs w:val="22"/>
          <w:lang w:val="la-Latn"/>
        </w:rPr>
        <w:t>qui legem servare contempserint</w:t>
      </w:r>
      <w:r w:rsidR="009B2994" w:rsidRPr="007A06F5">
        <w:rPr>
          <w:sz w:val="22"/>
          <w:szCs w:val="22"/>
          <w:lang w:val="la-Latn"/>
        </w:rPr>
        <w:t xml:space="preserve">, </w:t>
      </w:r>
      <w:r w:rsidRPr="007A06F5">
        <w:rPr>
          <w:sz w:val="22"/>
          <w:szCs w:val="22"/>
          <w:lang w:val="la-Latn"/>
        </w:rPr>
        <w:t>ut per fid</w:t>
      </w:r>
      <w:r w:rsidR="00102BA1" w:rsidRPr="007A06F5">
        <w:rPr>
          <w:sz w:val="22"/>
          <w:szCs w:val="22"/>
          <w:lang w:val="la-Latn"/>
        </w:rPr>
        <w:t xml:space="preserve">eiussores ad praesentiam regis </w:t>
      </w:r>
      <w:r w:rsidRPr="007A06F5">
        <w:rPr>
          <w:sz w:val="22"/>
          <w:szCs w:val="22"/>
          <w:lang w:val="la-Latn"/>
        </w:rPr>
        <w:t>deducantur</w:t>
      </w:r>
      <w:r w:rsidR="009B2994" w:rsidRPr="007A06F5">
        <w:rPr>
          <w:sz w:val="22"/>
          <w:szCs w:val="22"/>
          <w:lang w:val="la-Latn"/>
        </w:rPr>
        <w:t xml:space="preserve">. </w:t>
      </w:r>
    </w:p>
    <w:p w14:paraId="0682ED45" w14:textId="211AB52D" w:rsidR="0046246D" w:rsidRPr="007A06F5" w:rsidRDefault="0046246D" w:rsidP="00450DB4">
      <w:pPr>
        <w:pStyle w:val="Normlnweb"/>
        <w:spacing w:before="0" w:beforeAutospacing="0" w:after="120" w:afterAutospacing="0"/>
        <w:rPr>
          <w:lang w:val="la-Latn"/>
        </w:rPr>
      </w:pPr>
      <w:r w:rsidRPr="007A06F5">
        <w:rPr>
          <w:lang w:val="la-Latn"/>
        </w:rPr>
        <w:t>XXXV</w:t>
      </w:r>
      <w:r w:rsidR="009B2994" w:rsidRPr="007A06F5">
        <w:rPr>
          <w:lang w:val="la-Latn"/>
        </w:rPr>
        <w:t xml:space="preserve">. </w:t>
      </w:r>
      <w:r w:rsidRPr="007A06F5">
        <w:rPr>
          <w:lang w:val="la-Latn"/>
        </w:rPr>
        <w:t>DE HERIBANNATORIS CONIECTO</w:t>
      </w:r>
      <w:r w:rsidR="009B2994" w:rsidRPr="007A06F5">
        <w:rPr>
          <w:lang w:val="la-Latn"/>
        </w:rPr>
        <w:t xml:space="preserve">. </w:t>
      </w:r>
    </w:p>
    <w:p w14:paraId="67D519B9" w14:textId="4E5EAADE"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Ut illi</w:t>
      </w:r>
      <w:r w:rsidR="009B2994" w:rsidRPr="007A06F5">
        <w:rPr>
          <w:sz w:val="22"/>
          <w:szCs w:val="22"/>
          <w:lang w:val="la-Latn"/>
        </w:rPr>
        <w:t xml:space="preserve">, </w:t>
      </w:r>
      <w:r w:rsidRPr="007A06F5">
        <w:rPr>
          <w:sz w:val="22"/>
          <w:szCs w:val="22"/>
          <w:lang w:val="la-Latn"/>
        </w:rPr>
        <w:t>qui hairibannum solvere debent</w:t>
      </w:r>
      <w:r w:rsidR="009B2994" w:rsidRPr="007A06F5">
        <w:rPr>
          <w:sz w:val="22"/>
          <w:szCs w:val="22"/>
          <w:lang w:val="la-Latn"/>
        </w:rPr>
        <w:t xml:space="preserve">, </w:t>
      </w:r>
      <w:r w:rsidRPr="007A06F5">
        <w:rPr>
          <w:sz w:val="22"/>
          <w:szCs w:val="22"/>
          <w:lang w:val="la-Latn"/>
        </w:rPr>
        <w:t>coniectum faciant ad hairibannatorem</w:t>
      </w:r>
      <w:r w:rsidR="009B2994" w:rsidRPr="007A06F5">
        <w:rPr>
          <w:sz w:val="22"/>
          <w:szCs w:val="22"/>
          <w:lang w:val="la-Latn"/>
        </w:rPr>
        <w:t xml:space="preserve">. </w:t>
      </w:r>
    </w:p>
    <w:p w14:paraId="7548CE1B" w14:textId="2A5D3317" w:rsidR="0046246D" w:rsidRPr="007A06F5" w:rsidRDefault="0046246D" w:rsidP="00450DB4">
      <w:pPr>
        <w:pStyle w:val="Normlnweb"/>
        <w:spacing w:before="0" w:beforeAutospacing="0" w:after="120" w:afterAutospacing="0"/>
        <w:rPr>
          <w:lang w:val="la-Latn"/>
        </w:rPr>
      </w:pPr>
      <w:r w:rsidRPr="007A06F5">
        <w:rPr>
          <w:lang w:val="la-Latn"/>
        </w:rPr>
        <w:t>XXXVI</w:t>
      </w:r>
      <w:r w:rsidR="009B2994" w:rsidRPr="007A06F5">
        <w:rPr>
          <w:lang w:val="la-Latn"/>
        </w:rPr>
        <w:t xml:space="preserve">. </w:t>
      </w:r>
      <w:r w:rsidRPr="007A06F5">
        <w:rPr>
          <w:lang w:val="la-Latn"/>
        </w:rPr>
        <w:t>DE COLONIS ET FISCALINIS</w:t>
      </w:r>
      <w:r w:rsidR="009B2994" w:rsidRPr="007A06F5">
        <w:rPr>
          <w:lang w:val="la-Latn"/>
        </w:rPr>
        <w:t xml:space="preserve">. </w:t>
      </w:r>
    </w:p>
    <w:p w14:paraId="0517E456" w14:textId="02825B19" w:rsidR="0046246D" w:rsidRPr="007A06F5" w:rsidRDefault="00102BA1" w:rsidP="00450DB4">
      <w:pPr>
        <w:pStyle w:val="Normlnweb"/>
        <w:spacing w:before="0" w:beforeAutospacing="0" w:after="120" w:afterAutospacing="0"/>
        <w:rPr>
          <w:sz w:val="22"/>
          <w:szCs w:val="22"/>
          <w:lang w:val="la-Latn"/>
        </w:rPr>
      </w:pPr>
      <w:r w:rsidRPr="007A06F5">
        <w:rPr>
          <w:sz w:val="22"/>
          <w:szCs w:val="22"/>
          <w:lang w:val="la-Latn"/>
        </w:rPr>
        <w:t>Ut</w:t>
      </w:r>
      <w:r w:rsidR="0046246D" w:rsidRPr="007A06F5">
        <w:rPr>
          <w:sz w:val="22"/>
          <w:szCs w:val="22"/>
          <w:lang w:val="la-Latn"/>
        </w:rPr>
        <w:t xml:space="preserve"> nec colonus nec fiscalinus possint alicubi traditiones facere</w:t>
      </w:r>
      <w:r w:rsidR="009B2994" w:rsidRPr="007A06F5">
        <w:rPr>
          <w:sz w:val="22"/>
          <w:szCs w:val="22"/>
          <w:lang w:val="la-Latn"/>
        </w:rPr>
        <w:t xml:space="preserve">. </w:t>
      </w:r>
    </w:p>
    <w:p w14:paraId="009F7AE8" w14:textId="4997E0BB" w:rsidR="0046246D" w:rsidRPr="007A06F5" w:rsidRDefault="0046246D" w:rsidP="00450DB4">
      <w:pPr>
        <w:pStyle w:val="Normlnweb"/>
        <w:spacing w:before="0" w:beforeAutospacing="0" w:after="120" w:afterAutospacing="0"/>
        <w:rPr>
          <w:lang w:val="la-Latn"/>
        </w:rPr>
      </w:pPr>
      <w:r w:rsidRPr="007A06F5">
        <w:rPr>
          <w:lang w:val="la-Latn"/>
        </w:rPr>
        <w:t>XXXVII</w:t>
      </w:r>
      <w:r w:rsidR="009B2994" w:rsidRPr="007A06F5">
        <w:rPr>
          <w:lang w:val="la-Latn"/>
        </w:rPr>
        <w:t xml:space="preserve">. </w:t>
      </w:r>
      <w:r w:rsidRPr="007A06F5">
        <w:rPr>
          <w:lang w:val="la-Latn"/>
        </w:rPr>
        <w:t>DE HOMINE IN IUDICIUM NON MITTENDO SINE CAUSA</w:t>
      </w:r>
      <w:r w:rsidR="009B2994" w:rsidRPr="007A06F5">
        <w:rPr>
          <w:lang w:val="la-Latn"/>
        </w:rPr>
        <w:t xml:space="preserve">. </w:t>
      </w:r>
    </w:p>
    <w:p w14:paraId="013ACA96" w14:textId="793477C7"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Ut nullus praesumat hominem in iudicium mittere sine causa</w:t>
      </w:r>
      <w:r w:rsidR="009B2994" w:rsidRPr="007A06F5">
        <w:rPr>
          <w:sz w:val="22"/>
          <w:szCs w:val="22"/>
          <w:lang w:val="la-Latn"/>
        </w:rPr>
        <w:t xml:space="preserve">, </w:t>
      </w:r>
      <w:r w:rsidRPr="007A06F5">
        <w:rPr>
          <w:sz w:val="22"/>
          <w:szCs w:val="22"/>
          <w:lang w:val="la-Latn"/>
        </w:rPr>
        <w:t>nisi iudicatum fiat</w:t>
      </w:r>
      <w:r w:rsidR="009B2994" w:rsidRPr="007A06F5">
        <w:rPr>
          <w:sz w:val="22"/>
          <w:szCs w:val="22"/>
          <w:lang w:val="la-Latn"/>
        </w:rPr>
        <w:t xml:space="preserve">. </w:t>
      </w:r>
      <w:r w:rsidRPr="007A06F5">
        <w:rPr>
          <w:sz w:val="22"/>
          <w:szCs w:val="22"/>
          <w:lang w:val="la-Latn"/>
        </w:rPr>
        <w:t>/</w:t>
      </w:r>
    </w:p>
    <w:p w14:paraId="3E97AD5F" w14:textId="310847BF" w:rsidR="0046246D" w:rsidRPr="007A06F5" w:rsidRDefault="0046246D" w:rsidP="00450DB4">
      <w:pPr>
        <w:pStyle w:val="Normlnweb"/>
        <w:spacing w:before="0" w:beforeAutospacing="0" w:after="120" w:afterAutospacing="0"/>
        <w:rPr>
          <w:lang w:val="la-Latn"/>
        </w:rPr>
      </w:pPr>
      <w:r w:rsidRPr="007A06F5">
        <w:rPr>
          <w:lang w:val="la-Latn"/>
        </w:rPr>
        <w:t>XXXVIII</w:t>
      </w:r>
      <w:r w:rsidR="009B2994" w:rsidRPr="007A06F5">
        <w:rPr>
          <w:lang w:val="la-Latn"/>
        </w:rPr>
        <w:t xml:space="preserve">. </w:t>
      </w:r>
      <w:r w:rsidRPr="007A06F5">
        <w:rPr>
          <w:lang w:val="la-Latn"/>
        </w:rPr>
        <w:t>DE CAUSA EBRII HOMINIS ET DE EIUS TESTIM</w:t>
      </w:r>
      <w:r w:rsidR="00DD545C" w:rsidRPr="007A06F5">
        <w:rPr>
          <w:lang w:val="la-Latn"/>
        </w:rPr>
        <w:t xml:space="preserve">ONIO ET DE </w:t>
      </w:r>
      <w:r w:rsidRPr="007A06F5">
        <w:rPr>
          <w:lang w:val="la-Latn"/>
        </w:rPr>
        <w:t>PLACITO COMITIS</w:t>
      </w:r>
      <w:r w:rsidR="009B2994" w:rsidRPr="007A06F5">
        <w:rPr>
          <w:lang w:val="la-Latn"/>
        </w:rPr>
        <w:t xml:space="preserve">. </w:t>
      </w:r>
    </w:p>
    <w:p w14:paraId="29C07B7E" w14:textId="6484472D" w:rsidR="0046246D" w:rsidRPr="007A06F5" w:rsidRDefault="00102BA1" w:rsidP="00450DB4">
      <w:pPr>
        <w:pStyle w:val="Normlnweb"/>
        <w:spacing w:before="0" w:beforeAutospacing="0" w:after="120" w:afterAutospacing="0"/>
        <w:rPr>
          <w:sz w:val="22"/>
          <w:szCs w:val="22"/>
          <w:lang w:val="la-Latn"/>
        </w:rPr>
      </w:pPr>
      <w:r w:rsidRPr="007A06F5">
        <w:rPr>
          <w:sz w:val="22"/>
          <w:szCs w:val="22"/>
          <w:lang w:val="la-Latn"/>
        </w:rPr>
        <w:t xml:space="preserve">Ut </w:t>
      </w:r>
      <w:r w:rsidR="0046246D" w:rsidRPr="007A06F5">
        <w:rPr>
          <w:sz w:val="22"/>
          <w:szCs w:val="22"/>
          <w:lang w:val="la-Latn"/>
        </w:rPr>
        <w:t xml:space="preserve"> nullus ebrius suam causam in mallo possit conquirer</w:t>
      </w:r>
      <w:r w:rsidR="00DD545C" w:rsidRPr="007A06F5">
        <w:rPr>
          <w:sz w:val="22"/>
          <w:szCs w:val="22"/>
          <w:lang w:val="la-Latn"/>
        </w:rPr>
        <w:t>e nec testimonium dicere</w:t>
      </w:r>
      <w:r w:rsidR="009B2994" w:rsidRPr="007A06F5">
        <w:rPr>
          <w:sz w:val="22"/>
          <w:szCs w:val="22"/>
          <w:lang w:val="la-Latn"/>
        </w:rPr>
        <w:t xml:space="preserve">; </w:t>
      </w:r>
      <w:r w:rsidR="00DD545C" w:rsidRPr="007A06F5">
        <w:rPr>
          <w:sz w:val="22"/>
          <w:szCs w:val="22"/>
          <w:lang w:val="la-Latn"/>
        </w:rPr>
        <w:t xml:space="preserve">nec </w:t>
      </w:r>
      <w:r w:rsidR="0046246D" w:rsidRPr="007A06F5">
        <w:rPr>
          <w:sz w:val="22"/>
          <w:szCs w:val="22"/>
          <w:lang w:val="la-Latn"/>
        </w:rPr>
        <w:t>placitum comes habeat nisi ieiunus</w:t>
      </w:r>
      <w:r w:rsidR="009B2994" w:rsidRPr="007A06F5">
        <w:rPr>
          <w:sz w:val="22"/>
          <w:szCs w:val="22"/>
          <w:lang w:val="la-Latn"/>
        </w:rPr>
        <w:t xml:space="preserve">. </w:t>
      </w:r>
    </w:p>
    <w:p w14:paraId="5190EF66" w14:textId="5FA9B39E" w:rsidR="0046246D" w:rsidRPr="007A06F5" w:rsidRDefault="0046246D" w:rsidP="00450DB4">
      <w:pPr>
        <w:pStyle w:val="Normlnweb"/>
        <w:spacing w:before="0" w:beforeAutospacing="0" w:after="120" w:afterAutospacing="0"/>
        <w:rPr>
          <w:lang w:val="la-Latn"/>
        </w:rPr>
      </w:pPr>
      <w:r w:rsidRPr="007A06F5">
        <w:rPr>
          <w:lang w:val="la-Latn"/>
        </w:rPr>
        <w:t>XXXVIIII</w:t>
      </w:r>
      <w:r w:rsidR="009B2994" w:rsidRPr="007A06F5">
        <w:rPr>
          <w:lang w:val="la-Latn"/>
        </w:rPr>
        <w:t xml:space="preserve">. </w:t>
      </w:r>
      <w:r w:rsidRPr="007A06F5">
        <w:rPr>
          <w:lang w:val="la-Latn"/>
        </w:rPr>
        <w:t>DE MISSIS DOMINICI</w:t>
      </w:r>
      <w:r w:rsidR="00DD545C" w:rsidRPr="007A06F5">
        <w:rPr>
          <w:lang w:val="la-Latn"/>
        </w:rPr>
        <w:t xml:space="preserve">S VEL CETERIS HOMINIBUS DISCUR </w:t>
      </w:r>
      <w:r w:rsidRPr="007A06F5">
        <w:rPr>
          <w:lang w:val="la-Latn"/>
        </w:rPr>
        <w:t>RENTIBUS</w:t>
      </w:r>
      <w:r w:rsidR="009B2994" w:rsidRPr="007A06F5">
        <w:rPr>
          <w:lang w:val="la-Latn"/>
        </w:rPr>
        <w:t xml:space="preserve">. </w:t>
      </w:r>
    </w:p>
    <w:p w14:paraId="7EB4D838" w14:textId="541A76B9"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De  missis nostris discurrentibus vel ceteris hominibus p</w:t>
      </w:r>
      <w:r w:rsidR="00DD545C" w:rsidRPr="007A06F5">
        <w:rPr>
          <w:sz w:val="22"/>
          <w:szCs w:val="22"/>
          <w:lang w:val="la-Latn"/>
        </w:rPr>
        <w:t xml:space="preserve">roprer utilitatem nostram iter </w:t>
      </w:r>
      <w:r w:rsidRPr="007A06F5">
        <w:rPr>
          <w:sz w:val="22"/>
          <w:szCs w:val="22"/>
          <w:lang w:val="la-Latn"/>
        </w:rPr>
        <w:t>agentibus</w:t>
      </w:r>
      <w:r w:rsidR="009B2994" w:rsidRPr="007A06F5">
        <w:rPr>
          <w:sz w:val="22"/>
          <w:szCs w:val="22"/>
          <w:lang w:val="la-Latn"/>
        </w:rPr>
        <w:t xml:space="preserve">, </w:t>
      </w:r>
      <w:r w:rsidRPr="007A06F5">
        <w:rPr>
          <w:sz w:val="22"/>
          <w:szCs w:val="22"/>
          <w:lang w:val="la-Latn"/>
        </w:rPr>
        <w:t>ut nullus mansionem contradicere praesumat</w:t>
      </w:r>
      <w:r w:rsidR="009B2994" w:rsidRPr="007A06F5">
        <w:rPr>
          <w:sz w:val="22"/>
          <w:szCs w:val="22"/>
          <w:lang w:val="la-Latn"/>
        </w:rPr>
        <w:t xml:space="preserve">. </w:t>
      </w:r>
    </w:p>
    <w:p w14:paraId="480C2366" w14:textId="106FB540" w:rsidR="0046246D" w:rsidRPr="007A06F5" w:rsidRDefault="0046246D" w:rsidP="00450DB4">
      <w:pPr>
        <w:pStyle w:val="Normlnweb"/>
        <w:spacing w:before="0" w:beforeAutospacing="0" w:after="120" w:afterAutospacing="0"/>
        <w:rPr>
          <w:lang w:val="la-Latn"/>
        </w:rPr>
      </w:pPr>
      <w:r w:rsidRPr="007A06F5">
        <w:rPr>
          <w:lang w:val="la-Latn"/>
        </w:rPr>
        <w:t>XLII</w:t>
      </w:r>
      <w:r w:rsidR="009B2994" w:rsidRPr="007A06F5">
        <w:rPr>
          <w:lang w:val="la-Latn"/>
        </w:rPr>
        <w:t xml:space="preserve">. </w:t>
      </w:r>
      <w:r w:rsidRPr="007A06F5">
        <w:rPr>
          <w:lang w:val="la-Latn"/>
        </w:rPr>
        <w:t>De canis</w:t>
      </w:r>
      <w:r w:rsidR="009B2994" w:rsidRPr="007A06F5">
        <w:rPr>
          <w:lang w:val="la-Latn"/>
        </w:rPr>
        <w:t xml:space="preserve">, </w:t>
      </w:r>
      <w:r w:rsidR="00EF50AA" w:rsidRPr="007A06F5">
        <w:rPr>
          <w:lang w:val="la-Latn"/>
        </w:rPr>
        <w:t>[</w:t>
      </w:r>
      <w:r w:rsidRPr="007A06F5">
        <w:rPr>
          <w:lang w:val="la-Latn"/>
        </w:rPr>
        <w:t>ut] qui in dextro armo est tonsoratus</w:t>
      </w:r>
      <w:r w:rsidR="009B2994" w:rsidRPr="007A06F5">
        <w:rPr>
          <w:lang w:val="la-Latn"/>
        </w:rPr>
        <w:t xml:space="preserve">, </w:t>
      </w:r>
      <w:r w:rsidRPr="007A06F5">
        <w:rPr>
          <w:lang w:val="la-Latn"/>
        </w:rPr>
        <w:t>ut homo</w:t>
      </w:r>
      <w:r w:rsidR="009B2994" w:rsidRPr="007A06F5">
        <w:rPr>
          <w:lang w:val="la-Latn"/>
        </w:rPr>
        <w:t xml:space="preserve">, </w:t>
      </w:r>
      <w:r w:rsidRPr="007A06F5">
        <w:rPr>
          <w:lang w:val="la-Latn"/>
        </w:rPr>
        <w:t>qui e</w:t>
      </w:r>
      <w:r w:rsidR="00DD545C" w:rsidRPr="007A06F5">
        <w:rPr>
          <w:lang w:val="la-Latn"/>
        </w:rPr>
        <w:t>um habuerit</w:t>
      </w:r>
      <w:r w:rsidR="009B2994" w:rsidRPr="007A06F5">
        <w:rPr>
          <w:lang w:val="la-Latn"/>
        </w:rPr>
        <w:t xml:space="preserve">, </w:t>
      </w:r>
      <w:r w:rsidR="00DD545C" w:rsidRPr="007A06F5">
        <w:rPr>
          <w:lang w:val="la-Latn"/>
        </w:rPr>
        <w:t xml:space="preserve">cum ipso cane in </w:t>
      </w:r>
      <w:r w:rsidRPr="007A06F5">
        <w:rPr>
          <w:lang w:val="la-Latn"/>
        </w:rPr>
        <w:t>praesaentiam regis veniat</w:t>
      </w:r>
      <w:r w:rsidR="009B2994" w:rsidRPr="007A06F5">
        <w:rPr>
          <w:lang w:val="la-Latn"/>
        </w:rPr>
        <w:t xml:space="preserve">. </w:t>
      </w:r>
    </w:p>
    <w:p w14:paraId="4342955A" w14:textId="2D8E27C6" w:rsidR="0046246D" w:rsidRPr="007A06F5" w:rsidRDefault="00102BA1" w:rsidP="00450DB4">
      <w:pPr>
        <w:pStyle w:val="Normlnweb"/>
        <w:spacing w:before="0" w:beforeAutospacing="0" w:after="120" w:afterAutospacing="0"/>
        <w:rPr>
          <w:sz w:val="22"/>
          <w:szCs w:val="22"/>
          <w:lang w:val="la-Latn"/>
        </w:rPr>
      </w:pPr>
      <w:r w:rsidRPr="007A06F5">
        <w:rPr>
          <w:sz w:val="22"/>
          <w:szCs w:val="22"/>
          <w:lang w:val="la-Latn"/>
        </w:rPr>
        <w:t xml:space="preserve">Ut </w:t>
      </w:r>
      <w:r w:rsidR="0046246D" w:rsidRPr="007A06F5">
        <w:rPr>
          <w:sz w:val="22"/>
          <w:szCs w:val="22"/>
          <w:lang w:val="la-Latn"/>
        </w:rPr>
        <w:t>populus interrogetur de capitulis</w:t>
      </w:r>
      <w:r w:rsidR="009B2994" w:rsidRPr="007A06F5">
        <w:rPr>
          <w:sz w:val="22"/>
          <w:szCs w:val="22"/>
          <w:lang w:val="la-Latn"/>
        </w:rPr>
        <w:t xml:space="preserve">, </w:t>
      </w:r>
      <w:r w:rsidR="0046246D" w:rsidRPr="007A06F5">
        <w:rPr>
          <w:sz w:val="22"/>
          <w:szCs w:val="22"/>
          <w:lang w:val="la-Latn"/>
        </w:rPr>
        <w:t>que in lege noviter addita sunt</w:t>
      </w:r>
      <w:r w:rsidR="009B2994" w:rsidRPr="007A06F5">
        <w:rPr>
          <w:sz w:val="22"/>
          <w:szCs w:val="22"/>
          <w:lang w:val="la-Latn"/>
        </w:rPr>
        <w:t xml:space="preserve">, </w:t>
      </w:r>
      <w:r w:rsidR="0046246D" w:rsidRPr="007A06F5">
        <w:rPr>
          <w:sz w:val="22"/>
          <w:szCs w:val="22"/>
          <w:lang w:val="la-Latn"/>
        </w:rPr>
        <w:t>et</w:t>
      </w:r>
      <w:r w:rsidR="00DD545C" w:rsidRPr="007A06F5">
        <w:rPr>
          <w:sz w:val="22"/>
          <w:szCs w:val="22"/>
          <w:lang w:val="la-Latn"/>
        </w:rPr>
        <w:t xml:space="preserve"> postquam omnes consenserunt</w:t>
      </w:r>
      <w:r w:rsidR="009B2994" w:rsidRPr="007A06F5">
        <w:rPr>
          <w:sz w:val="22"/>
          <w:szCs w:val="22"/>
          <w:lang w:val="la-Latn"/>
        </w:rPr>
        <w:t xml:space="preserve">, </w:t>
      </w:r>
      <w:r w:rsidR="0046246D" w:rsidRPr="007A06F5">
        <w:rPr>
          <w:sz w:val="22"/>
          <w:szCs w:val="22"/>
          <w:lang w:val="la-Latn"/>
        </w:rPr>
        <w:t>subscriptiones et manufirmationes suas in ipsis capitulis fiant</w:t>
      </w:r>
      <w:r w:rsidR="009B2994" w:rsidRPr="007A06F5">
        <w:rPr>
          <w:sz w:val="22"/>
          <w:szCs w:val="22"/>
          <w:lang w:val="la-Latn"/>
        </w:rPr>
        <w:t xml:space="preserve">. </w:t>
      </w:r>
    </w:p>
    <w:p w14:paraId="6C68639A" w14:textId="51DFCE02" w:rsidR="0046246D" w:rsidRPr="007A06F5" w:rsidRDefault="0046246D" w:rsidP="00450DB4">
      <w:pPr>
        <w:pStyle w:val="Normlnweb"/>
        <w:spacing w:before="0" w:beforeAutospacing="0" w:after="120" w:afterAutospacing="0"/>
        <w:rPr>
          <w:lang w:val="la-Latn"/>
        </w:rPr>
      </w:pPr>
      <w:r w:rsidRPr="007A06F5">
        <w:rPr>
          <w:lang w:val="la-Latn"/>
        </w:rPr>
        <w:t>XL</w:t>
      </w:r>
      <w:r w:rsidR="009B2994" w:rsidRPr="007A06F5">
        <w:rPr>
          <w:lang w:val="la-Latn"/>
        </w:rPr>
        <w:t xml:space="preserve">. </w:t>
      </w:r>
      <w:r w:rsidRPr="007A06F5">
        <w:rPr>
          <w:lang w:val="la-Latn"/>
        </w:rPr>
        <w:t>DE ILLIS</w:t>
      </w:r>
      <w:r w:rsidR="009B2994" w:rsidRPr="007A06F5">
        <w:rPr>
          <w:lang w:val="la-Latn"/>
        </w:rPr>
        <w:t xml:space="preserve">, </w:t>
      </w:r>
      <w:r w:rsidRPr="007A06F5">
        <w:rPr>
          <w:lang w:val="la-Latn"/>
        </w:rPr>
        <w:t>QUI AD PLACITUM BANNIRI DEBEANT</w:t>
      </w:r>
      <w:r w:rsidR="009B2994" w:rsidRPr="007A06F5">
        <w:rPr>
          <w:lang w:val="la-Latn"/>
        </w:rPr>
        <w:t xml:space="preserve">. </w:t>
      </w:r>
    </w:p>
    <w:p w14:paraId="5B278586" w14:textId="6D548013" w:rsidR="0046246D" w:rsidRPr="007A06F5" w:rsidRDefault="0046246D" w:rsidP="00450DB4">
      <w:pPr>
        <w:pStyle w:val="Normlnweb"/>
        <w:spacing w:before="0" w:beforeAutospacing="0" w:after="120" w:afterAutospacing="0"/>
        <w:rPr>
          <w:sz w:val="22"/>
          <w:szCs w:val="22"/>
          <w:lang w:val="la-Latn"/>
        </w:rPr>
      </w:pPr>
      <w:r w:rsidRPr="007A06F5">
        <w:rPr>
          <w:sz w:val="22"/>
          <w:szCs w:val="22"/>
          <w:lang w:val="la-Latn"/>
        </w:rPr>
        <w:t>Ut  nullus ad placitum banniatur</w:t>
      </w:r>
      <w:r w:rsidR="009B2994" w:rsidRPr="007A06F5">
        <w:rPr>
          <w:sz w:val="22"/>
          <w:szCs w:val="22"/>
          <w:lang w:val="la-Latn"/>
        </w:rPr>
        <w:t xml:space="preserve">, </w:t>
      </w:r>
      <w:r w:rsidRPr="007A06F5">
        <w:rPr>
          <w:sz w:val="22"/>
          <w:szCs w:val="22"/>
          <w:lang w:val="la-Latn"/>
        </w:rPr>
        <w:t>nisi qui causam suam</w:t>
      </w:r>
      <w:r w:rsidR="00102BA1" w:rsidRPr="007A06F5">
        <w:rPr>
          <w:sz w:val="22"/>
          <w:szCs w:val="22"/>
          <w:lang w:val="la-Latn"/>
        </w:rPr>
        <w:t xml:space="preserve"> quaerit </w:t>
      </w:r>
      <w:r w:rsidR="00DD545C" w:rsidRPr="007A06F5">
        <w:rPr>
          <w:sz w:val="22"/>
          <w:szCs w:val="22"/>
          <w:lang w:val="la-Latn"/>
        </w:rPr>
        <w:t xml:space="preserve">aut si alteri </w:t>
      </w:r>
      <w:r w:rsidRPr="007A06F5">
        <w:rPr>
          <w:sz w:val="22"/>
          <w:szCs w:val="22"/>
          <w:lang w:val="la-Latn"/>
        </w:rPr>
        <w:t>quaerere debet</w:t>
      </w:r>
      <w:r w:rsidR="009B2994" w:rsidRPr="007A06F5">
        <w:rPr>
          <w:sz w:val="22"/>
          <w:szCs w:val="22"/>
          <w:lang w:val="la-Latn"/>
        </w:rPr>
        <w:t xml:space="preserve">, </w:t>
      </w:r>
      <w:r w:rsidRPr="007A06F5">
        <w:rPr>
          <w:sz w:val="22"/>
          <w:szCs w:val="22"/>
          <w:lang w:val="la-Latn"/>
        </w:rPr>
        <w:t>exceptis scabineis VII</w:t>
      </w:r>
      <w:r w:rsidR="009B2994" w:rsidRPr="007A06F5">
        <w:rPr>
          <w:sz w:val="22"/>
          <w:szCs w:val="22"/>
          <w:lang w:val="la-Latn"/>
        </w:rPr>
        <w:t xml:space="preserve">, </w:t>
      </w:r>
      <w:r w:rsidRPr="007A06F5">
        <w:rPr>
          <w:sz w:val="22"/>
          <w:szCs w:val="22"/>
          <w:lang w:val="la-Latn"/>
        </w:rPr>
        <w:t>qui ad omnia placita praeesse debent</w:t>
      </w:r>
      <w:r w:rsidR="009B2994" w:rsidRPr="007A06F5">
        <w:rPr>
          <w:sz w:val="22"/>
          <w:szCs w:val="22"/>
          <w:lang w:val="la-Latn"/>
        </w:rPr>
        <w:t xml:space="preserve">. </w:t>
      </w:r>
      <w:r w:rsidRPr="007A06F5">
        <w:rPr>
          <w:sz w:val="22"/>
          <w:szCs w:val="22"/>
          <w:lang w:val="la-Latn"/>
        </w:rPr>
        <w:t>/</w:t>
      </w:r>
    </w:p>
    <w:p w14:paraId="39F61197" w14:textId="41CA918B"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FALSIS TESTIBUS</w:t>
      </w:r>
      <w:r w:rsidR="009B2994" w:rsidRPr="007A06F5">
        <w:rPr>
          <w:rFonts w:ascii="Times New Roman" w:eastAsia="Times New Roman" w:hAnsi="Times New Roman" w:cs="Times New Roman"/>
          <w:sz w:val="24"/>
          <w:szCs w:val="24"/>
          <w:lang w:val="la-Latn" w:eastAsia="cs-CZ"/>
        </w:rPr>
        <w:t xml:space="preserve">. </w:t>
      </w:r>
    </w:p>
    <w:p w14:paraId="300DA06E" w14:textId="5DC2568E" w:rsidR="00535009" w:rsidRPr="007A06F5" w:rsidRDefault="00535009" w:rsidP="00102BA1">
      <w:pPr>
        <w:pStyle w:val="Normlnweb"/>
        <w:spacing w:before="0" w:beforeAutospacing="0" w:after="120" w:afterAutospacing="0"/>
        <w:rPr>
          <w:sz w:val="22"/>
          <w:szCs w:val="22"/>
          <w:lang w:val="la-Latn"/>
        </w:rPr>
      </w:pPr>
      <w:r w:rsidRPr="007A06F5">
        <w:rPr>
          <w:sz w:val="22"/>
          <w:szCs w:val="22"/>
          <w:lang w:val="la-Latn"/>
        </w:rPr>
        <w:t>De falsis testibus praecipimus</w:t>
      </w:r>
      <w:r w:rsidR="009B2994" w:rsidRPr="007A06F5">
        <w:rPr>
          <w:sz w:val="22"/>
          <w:szCs w:val="22"/>
          <w:lang w:val="la-Latn"/>
        </w:rPr>
        <w:t xml:space="preserve">, </w:t>
      </w:r>
      <w:r w:rsidRPr="007A06F5">
        <w:rPr>
          <w:sz w:val="22"/>
          <w:szCs w:val="22"/>
          <w:lang w:val="la-Latn"/>
        </w:rPr>
        <w:t>ut non recipiantur</w:t>
      </w:r>
      <w:r w:rsidR="009B2994" w:rsidRPr="007A06F5">
        <w:rPr>
          <w:sz w:val="22"/>
          <w:szCs w:val="22"/>
          <w:lang w:val="la-Latn"/>
        </w:rPr>
        <w:t xml:space="preserve">. </w:t>
      </w:r>
    </w:p>
    <w:p w14:paraId="15D055E2" w14:textId="034AD1F8"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ITEM</w:t>
      </w:r>
      <w:r w:rsidR="009B2994" w:rsidRPr="007A06F5">
        <w:rPr>
          <w:rFonts w:ascii="Times New Roman" w:eastAsia="Times New Roman" w:hAnsi="Times New Roman" w:cs="Times New Roman"/>
          <w:sz w:val="24"/>
          <w:szCs w:val="24"/>
          <w:lang w:val="la-Latn" w:eastAsia="cs-CZ"/>
        </w:rPr>
        <w:t xml:space="preserve">. </w:t>
      </w:r>
    </w:p>
    <w:p w14:paraId="747B823C" w14:textId="037F76F5" w:rsidR="00535009" w:rsidRPr="007A06F5" w:rsidRDefault="00535009" w:rsidP="00102BA1">
      <w:pPr>
        <w:pStyle w:val="Normlnweb"/>
        <w:spacing w:before="0" w:beforeAutospacing="0" w:after="120" w:afterAutospacing="0"/>
        <w:rPr>
          <w:sz w:val="22"/>
          <w:szCs w:val="22"/>
          <w:lang w:val="la-Latn"/>
        </w:rPr>
      </w:pPr>
      <w:r w:rsidRPr="007A06F5">
        <w:rPr>
          <w:sz w:val="22"/>
          <w:szCs w:val="22"/>
          <w:lang w:val="la-Latn"/>
        </w:rPr>
        <w:t>Ut nullus testis supra vestituram avi et patris nostri suscipiatur</w:t>
      </w:r>
      <w:r w:rsidR="009B2994" w:rsidRPr="007A06F5">
        <w:rPr>
          <w:sz w:val="22"/>
          <w:szCs w:val="22"/>
          <w:lang w:val="la-Latn"/>
        </w:rPr>
        <w:t xml:space="preserve">. </w:t>
      </w:r>
    </w:p>
    <w:p w14:paraId="41402E69" w14:textId="5566F083"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ITEM</w:t>
      </w:r>
      <w:r w:rsidR="009B2994" w:rsidRPr="007A06F5">
        <w:rPr>
          <w:rFonts w:ascii="Times New Roman" w:eastAsia="Times New Roman" w:hAnsi="Times New Roman" w:cs="Times New Roman"/>
          <w:sz w:val="24"/>
          <w:szCs w:val="24"/>
          <w:lang w:val="la-Latn" w:eastAsia="cs-CZ"/>
        </w:rPr>
        <w:t xml:space="preserve">. </w:t>
      </w:r>
    </w:p>
    <w:p w14:paraId="29912D1E" w14:textId="5CDB4983" w:rsidR="00535009" w:rsidRPr="007A06F5" w:rsidRDefault="00FD73BE" w:rsidP="00102BA1">
      <w:pPr>
        <w:pStyle w:val="Normlnweb"/>
        <w:spacing w:before="0" w:beforeAutospacing="0" w:after="120" w:afterAutospacing="0"/>
        <w:rPr>
          <w:sz w:val="22"/>
          <w:szCs w:val="22"/>
          <w:lang w:val="la-Latn"/>
        </w:rPr>
      </w:pPr>
      <w:r w:rsidRPr="007A06F5">
        <w:rPr>
          <w:sz w:val="22"/>
          <w:szCs w:val="22"/>
          <w:lang w:val="la-Latn"/>
        </w:rPr>
        <w:t>Decernimus</w:t>
      </w:r>
      <w:r w:rsidR="009B2994" w:rsidRPr="007A06F5">
        <w:rPr>
          <w:sz w:val="22"/>
          <w:szCs w:val="22"/>
          <w:lang w:val="la-Latn"/>
        </w:rPr>
        <w:t xml:space="preserve">, </w:t>
      </w:r>
      <w:r w:rsidR="00535009" w:rsidRPr="007A06F5">
        <w:rPr>
          <w:sz w:val="22"/>
          <w:szCs w:val="22"/>
          <w:lang w:val="la-Latn"/>
        </w:rPr>
        <w:t>ut quisquis aliter testes habere non potuerit</w:t>
      </w:r>
      <w:r w:rsidR="009B2994" w:rsidRPr="007A06F5">
        <w:rPr>
          <w:sz w:val="22"/>
          <w:szCs w:val="22"/>
          <w:lang w:val="la-Latn"/>
        </w:rPr>
        <w:t xml:space="preserve">, </w:t>
      </w:r>
      <w:r w:rsidR="00535009" w:rsidRPr="007A06F5">
        <w:rPr>
          <w:sz w:val="22"/>
          <w:szCs w:val="22"/>
          <w:lang w:val="la-Latn"/>
        </w:rPr>
        <w:t>volumus</w:t>
      </w:r>
      <w:r w:rsidR="009B2994" w:rsidRPr="007A06F5">
        <w:rPr>
          <w:sz w:val="22"/>
          <w:szCs w:val="22"/>
          <w:lang w:val="la-Latn"/>
        </w:rPr>
        <w:t xml:space="preserve">, </w:t>
      </w:r>
      <w:r w:rsidR="00535009" w:rsidRPr="007A06F5">
        <w:rPr>
          <w:sz w:val="22"/>
          <w:szCs w:val="22"/>
          <w:lang w:val="la-Latn"/>
        </w:rPr>
        <w:t>ut per c</w:t>
      </w:r>
      <w:r w:rsidR="00DD545C" w:rsidRPr="007A06F5">
        <w:rPr>
          <w:sz w:val="22"/>
          <w:szCs w:val="22"/>
          <w:lang w:val="la-Latn"/>
        </w:rPr>
        <w:t>omitis iussionem</w:t>
      </w:r>
      <w:r w:rsidR="009B2994" w:rsidRPr="007A06F5">
        <w:rPr>
          <w:sz w:val="22"/>
          <w:szCs w:val="22"/>
          <w:lang w:val="la-Latn"/>
        </w:rPr>
        <w:t xml:space="preserve">, </w:t>
      </w:r>
      <w:r w:rsidR="00DD545C" w:rsidRPr="007A06F5">
        <w:rPr>
          <w:sz w:val="22"/>
          <w:szCs w:val="22"/>
          <w:lang w:val="la-Latn"/>
        </w:rPr>
        <w:t xml:space="preserve">quos in suo </w:t>
      </w:r>
      <w:r w:rsidR="00535009" w:rsidRPr="007A06F5">
        <w:rPr>
          <w:sz w:val="22"/>
          <w:szCs w:val="22"/>
          <w:lang w:val="la-Latn"/>
        </w:rPr>
        <w:t>testimonio necessarios quisque habuerit</w:t>
      </w:r>
      <w:r w:rsidR="009B2994" w:rsidRPr="007A06F5">
        <w:rPr>
          <w:sz w:val="22"/>
          <w:szCs w:val="22"/>
          <w:lang w:val="la-Latn"/>
        </w:rPr>
        <w:t xml:space="preserve">, </w:t>
      </w:r>
      <w:r w:rsidR="00535009" w:rsidRPr="007A06F5">
        <w:rPr>
          <w:sz w:val="22"/>
          <w:szCs w:val="22"/>
          <w:lang w:val="la-Latn"/>
        </w:rPr>
        <w:t>veritatem prolaturi publico conventu</w:t>
      </w:r>
      <w:r w:rsidR="00DD545C" w:rsidRPr="007A06F5">
        <w:rPr>
          <w:sz w:val="22"/>
          <w:szCs w:val="22"/>
          <w:lang w:val="la-Latn"/>
        </w:rPr>
        <w:t xml:space="preserve"> adducantur</w:t>
      </w:r>
      <w:r w:rsidR="009B2994" w:rsidRPr="007A06F5">
        <w:rPr>
          <w:sz w:val="22"/>
          <w:szCs w:val="22"/>
          <w:lang w:val="la-Latn"/>
        </w:rPr>
        <w:t xml:space="preserve">, </w:t>
      </w:r>
      <w:r w:rsidR="00DD545C" w:rsidRPr="007A06F5">
        <w:rPr>
          <w:sz w:val="22"/>
          <w:szCs w:val="22"/>
          <w:lang w:val="la-Latn"/>
        </w:rPr>
        <w:t xml:space="preserve">ut per ipsos rei </w:t>
      </w:r>
      <w:r w:rsidR="00535009" w:rsidRPr="007A06F5">
        <w:rPr>
          <w:sz w:val="22"/>
          <w:szCs w:val="22"/>
          <w:lang w:val="la-Latn"/>
        </w:rPr>
        <w:t>veritas cum iuramento valeat inquiri</w:t>
      </w:r>
      <w:r w:rsidR="009B2994" w:rsidRPr="007A06F5">
        <w:rPr>
          <w:sz w:val="22"/>
          <w:szCs w:val="22"/>
          <w:lang w:val="la-Latn"/>
        </w:rPr>
        <w:t xml:space="preserve">. </w:t>
      </w:r>
      <w:r w:rsidR="00535009" w:rsidRPr="007A06F5">
        <w:rPr>
          <w:sz w:val="22"/>
          <w:szCs w:val="22"/>
          <w:lang w:val="la-Latn"/>
        </w:rPr>
        <w:t>Quodsi de duobus partibus fuerit inquisitio facta</w:t>
      </w:r>
      <w:r w:rsidR="009B2994" w:rsidRPr="007A06F5">
        <w:rPr>
          <w:sz w:val="22"/>
          <w:szCs w:val="22"/>
          <w:lang w:val="la-Latn"/>
        </w:rPr>
        <w:t xml:space="preserve">, </w:t>
      </w:r>
      <w:r w:rsidR="00535009" w:rsidRPr="007A06F5">
        <w:rPr>
          <w:sz w:val="22"/>
          <w:szCs w:val="22"/>
          <w:lang w:val="la-Latn"/>
        </w:rPr>
        <w:t>idcirco</w:t>
      </w:r>
      <w:r w:rsidR="009B2994" w:rsidRPr="007A06F5">
        <w:rPr>
          <w:sz w:val="22"/>
          <w:szCs w:val="22"/>
          <w:lang w:val="la-Latn"/>
        </w:rPr>
        <w:t xml:space="preserve">, </w:t>
      </w:r>
      <w:r w:rsidR="00535009" w:rsidRPr="007A06F5">
        <w:rPr>
          <w:sz w:val="22"/>
          <w:szCs w:val="22"/>
          <w:lang w:val="la-Latn"/>
        </w:rPr>
        <w:t>quod nullus eorum possit habere testes</w:t>
      </w:r>
      <w:r w:rsidR="009B2994" w:rsidRPr="007A06F5">
        <w:rPr>
          <w:sz w:val="22"/>
          <w:szCs w:val="22"/>
          <w:lang w:val="la-Latn"/>
        </w:rPr>
        <w:t xml:space="preserve">, </w:t>
      </w:r>
      <w:r w:rsidR="00535009" w:rsidRPr="007A06F5">
        <w:rPr>
          <w:sz w:val="22"/>
          <w:szCs w:val="22"/>
          <w:lang w:val="la-Latn"/>
        </w:rPr>
        <w:t>antequam iurent</w:t>
      </w:r>
      <w:r w:rsidR="009B2994" w:rsidRPr="007A06F5">
        <w:rPr>
          <w:sz w:val="22"/>
          <w:szCs w:val="22"/>
          <w:lang w:val="la-Latn"/>
        </w:rPr>
        <w:t xml:space="preserve">, </w:t>
      </w:r>
      <w:r w:rsidR="00535009" w:rsidRPr="007A06F5">
        <w:rPr>
          <w:sz w:val="22"/>
          <w:szCs w:val="22"/>
          <w:lang w:val="la-Latn"/>
        </w:rPr>
        <w:t>fiat inquisitio facta</w:t>
      </w:r>
      <w:r w:rsidR="009B2994" w:rsidRPr="007A06F5">
        <w:rPr>
          <w:sz w:val="22"/>
          <w:szCs w:val="22"/>
          <w:lang w:val="la-Latn"/>
        </w:rPr>
        <w:t xml:space="preserve">. </w:t>
      </w:r>
      <w:r w:rsidR="00535009" w:rsidRPr="007A06F5">
        <w:rPr>
          <w:sz w:val="22"/>
          <w:szCs w:val="22"/>
          <w:lang w:val="la-Latn"/>
        </w:rPr>
        <w:t>Quodsi</w:t>
      </w:r>
      <w:r w:rsidR="00DD545C" w:rsidRPr="007A06F5">
        <w:rPr>
          <w:sz w:val="22"/>
          <w:szCs w:val="22"/>
          <w:lang w:val="la-Latn"/>
        </w:rPr>
        <w:t xml:space="preserve"> omnes ad unam partem dixerint </w:t>
      </w:r>
      <w:r w:rsidR="00535009" w:rsidRPr="007A06F5">
        <w:rPr>
          <w:sz w:val="22"/>
          <w:szCs w:val="22"/>
          <w:lang w:val="la-Latn"/>
        </w:rPr>
        <w:t>testimonium</w:t>
      </w:r>
      <w:r w:rsidR="009B2994" w:rsidRPr="007A06F5">
        <w:rPr>
          <w:sz w:val="22"/>
          <w:szCs w:val="22"/>
          <w:lang w:val="la-Latn"/>
        </w:rPr>
        <w:t xml:space="preserve">, </w:t>
      </w:r>
      <w:r w:rsidR="00535009" w:rsidRPr="007A06F5">
        <w:rPr>
          <w:sz w:val="22"/>
          <w:szCs w:val="22"/>
          <w:lang w:val="la-Latn"/>
        </w:rPr>
        <w:t>iurent verum dixisse se  testimonium</w:t>
      </w:r>
      <w:r w:rsidR="009B2994" w:rsidRPr="007A06F5">
        <w:rPr>
          <w:sz w:val="22"/>
          <w:szCs w:val="22"/>
          <w:lang w:val="la-Latn"/>
        </w:rPr>
        <w:t xml:space="preserve">. </w:t>
      </w:r>
      <w:r w:rsidR="00535009" w:rsidRPr="007A06F5">
        <w:rPr>
          <w:sz w:val="22"/>
          <w:szCs w:val="22"/>
          <w:lang w:val="la-Latn"/>
        </w:rPr>
        <w:t>Quodsi dissenserint et qu</w:t>
      </w:r>
      <w:r w:rsidR="00DD545C" w:rsidRPr="007A06F5">
        <w:rPr>
          <w:sz w:val="22"/>
          <w:szCs w:val="22"/>
          <w:lang w:val="la-Latn"/>
        </w:rPr>
        <w:t xml:space="preserve">aedam testium pars  uni  </w:t>
      </w:r>
      <w:r w:rsidR="00535009" w:rsidRPr="007A06F5">
        <w:rPr>
          <w:sz w:val="22"/>
          <w:szCs w:val="22"/>
          <w:lang w:val="la-Latn"/>
        </w:rPr>
        <w:t>praebuerit testimonium et alia alteri  tunc interrogetur</w:t>
      </w:r>
      <w:r w:rsidR="009B2994" w:rsidRPr="007A06F5">
        <w:rPr>
          <w:sz w:val="22"/>
          <w:szCs w:val="22"/>
          <w:lang w:val="la-Latn"/>
        </w:rPr>
        <w:t xml:space="preserve">, </w:t>
      </w:r>
      <w:r w:rsidR="00535009" w:rsidRPr="007A06F5">
        <w:rPr>
          <w:sz w:val="22"/>
          <w:szCs w:val="22"/>
          <w:lang w:val="la-Latn"/>
        </w:rPr>
        <w:t xml:space="preserve">si audent per </w:t>
      </w:r>
      <w:r w:rsidR="00535009" w:rsidRPr="007A06F5">
        <w:rPr>
          <w:sz w:val="22"/>
          <w:szCs w:val="22"/>
          <w:lang w:val="la-Latn"/>
        </w:rPr>
        <w:lastRenderedPageBreak/>
        <w:t xml:space="preserve">pugnam illorum testimonium </w:t>
      </w:r>
      <w:r w:rsidR="00DD545C" w:rsidRPr="007A06F5">
        <w:rPr>
          <w:sz w:val="22"/>
          <w:szCs w:val="22"/>
          <w:lang w:val="la-Latn"/>
        </w:rPr>
        <w:t xml:space="preserve">ad </w:t>
      </w:r>
      <w:r w:rsidR="00535009" w:rsidRPr="007A06F5">
        <w:rPr>
          <w:sz w:val="22"/>
          <w:szCs w:val="22"/>
          <w:lang w:val="la-Latn"/>
        </w:rPr>
        <w:t>probare</w:t>
      </w:r>
      <w:r w:rsidR="009B2994" w:rsidRPr="007A06F5">
        <w:rPr>
          <w:sz w:val="22"/>
          <w:szCs w:val="22"/>
          <w:lang w:val="la-Latn"/>
        </w:rPr>
        <w:t xml:space="preserve">; </w:t>
      </w:r>
      <w:r w:rsidR="00535009" w:rsidRPr="007A06F5">
        <w:rPr>
          <w:sz w:val="22"/>
          <w:szCs w:val="22"/>
          <w:lang w:val="la-Latn"/>
        </w:rPr>
        <w:t>quodsi nulla pars alteri cesserit</w:t>
      </w:r>
      <w:r w:rsidR="009B2994" w:rsidRPr="007A06F5">
        <w:rPr>
          <w:sz w:val="22"/>
          <w:szCs w:val="22"/>
          <w:lang w:val="la-Latn"/>
        </w:rPr>
        <w:t xml:space="preserve">, </w:t>
      </w:r>
      <w:r w:rsidR="00535009" w:rsidRPr="007A06F5">
        <w:rPr>
          <w:sz w:val="22"/>
          <w:szCs w:val="22"/>
          <w:lang w:val="la-Latn"/>
        </w:rPr>
        <w:t>iurent</w:t>
      </w:r>
      <w:r w:rsidR="009B2994" w:rsidRPr="007A06F5">
        <w:rPr>
          <w:sz w:val="22"/>
          <w:szCs w:val="22"/>
          <w:lang w:val="la-Latn"/>
        </w:rPr>
        <w:t xml:space="preserve">, </w:t>
      </w:r>
      <w:r w:rsidR="00535009" w:rsidRPr="007A06F5">
        <w:rPr>
          <w:sz w:val="22"/>
          <w:szCs w:val="22"/>
          <w:lang w:val="la-Latn"/>
        </w:rPr>
        <w:t>et pugna  probetur illorum</w:t>
      </w:r>
      <w:r w:rsidR="00DD545C" w:rsidRPr="007A06F5">
        <w:rPr>
          <w:sz w:val="22"/>
          <w:szCs w:val="22"/>
          <w:lang w:val="la-Latn"/>
        </w:rPr>
        <w:t xml:space="preserve"> testimonium</w:t>
      </w:r>
      <w:r w:rsidR="009B2994" w:rsidRPr="007A06F5">
        <w:rPr>
          <w:sz w:val="22"/>
          <w:szCs w:val="22"/>
          <w:lang w:val="la-Latn"/>
        </w:rPr>
        <w:t xml:space="preserve">; </w:t>
      </w:r>
      <w:r w:rsidR="00DD545C" w:rsidRPr="007A06F5">
        <w:rPr>
          <w:sz w:val="22"/>
          <w:szCs w:val="22"/>
          <w:lang w:val="la-Latn"/>
        </w:rPr>
        <w:t xml:space="preserve">quodsi una pars </w:t>
      </w:r>
      <w:r w:rsidR="00535009" w:rsidRPr="007A06F5">
        <w:rPr>
          <w:sz w:val="22"/>
          <w:szCs w:val="22"/>
          <w:lang w:val="la-Latn"/>
        </w:rPr>
        <w:t>subtraxerit se</w:t>
      </w:r>
      <w:r w:rsidR="009B2994" w:rsidRPr="007A06F5">
        <w:rPr>
          <w:sz w:val="22"/>
          <w:szCs w:val="22"/>
          <w:lang w:val="la-Latn"/>
        </w:rPr>
        <w:t xml:space="preserve">, </w:t>
      </w:r>
      <w:r w:rsidR="00535009" w:rsidRPr="007A06F5">
        <w:rPr>
          <w:sz w:val="22"/>
          <w:szCs w:val="22"/>
          <w:lang w:val="la-Latn"/>
        </w:rPr>
        <w:t>tunc illa</w:t>
      </w:r>
      <w:r w:rsidR="009B2994" w:rsidRPr="007A06F5">
        <w:rPr>
          <w:sz w:val="22"/>
          <w:szCs w:val="22"/>
          <w:lang w:val="la-Latn"/>
        </w:rPr>
        <w:t xml:space="preserve">, </w:t>
      </w:r>
      <w:r w:rsidR="00535009" w:rsidRPr="007A06F5">
        <w:rPr>
          <w:sz w:val="22"/>
          <w:szCs w:val="22"/>
          <w:lang w:val="la-Latn"/>
        </w:rPr>
        <w:t>quae ausa fuerit contendere</w:t>
      </w:r>
      <w:r w:rsidR="009B2994" w:rsidRPr="007A06F5">
        <w:rPr>
          <w:sz w:val="22"/>
          <w:szCs w:val="22"/>
          <w:lang w:val="la-Latn"/>
        </w:rPr>
        <w:t xml:space="preserve">, </w:t>
      </w:r>
      <w:r w:rsidR="00535009" w:rsidRPr="007A06F5">
        <w:rPr>
          <w:sz w:val="22"/>
          <w:szCs w:val="22"/>
          <w:lang w:val="la-Latn"/>
        </w:rPr>
        <w:t>recipiatur</w:t>
      </w:r>
      <w:r w:rsidR="009B2994" w:rsidRPr="007A06F5">
        <w:rPr>
          <w:sz w:val="22"/>
          <w:szCs w:val="22"/>
          <w:lang w:val="la-Latn"/>
        </w:rPr>
        <w:t xml:space="preserve">. </w:t>
      </w:r>
    </w:p>
    <w:p w14:paraId="417CA5E6" w14:textId="06248DDB"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NON IURANDO PER VITAM REGIS</w:t>
      </w:r>
      <w:r w:rsidR="009B2994" w:rsidRPr="007A06F5">
        <w:rPr>
          <w:rFonts w:ascii="Times New Roman" w:eastAsia="Times New Roman" w:hAnsi="Times New Roman" w:cs="Times New Roman"/>
          <w:sz w:val="24"/>
          <w:szCs w:val="24"/>
          <w:lang w:val="la-Latn" w:eastAsia="cs-CZ"/>
        </w:rPr>
        <w:t xml:space="preserve">. </w:t>
      </w:r>
    </w:p>
    <w:p w14:paraId="65F545C3" w14:textId="5D96E1D1" w:rsidR="00535009" w:rsidRPr="007A06F5" w:rsidRDefault="00EF50AA" w:rsidP="00450DB4">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 xml:space="preserve">Ut </w:t>
      </w:r>
      <w:r w:rsidR="00535009" w:rsidRPr="007A06F5">
        <w:rPr>
          <w:rFonts w:ascii="Times New Roman" w:eastAsia="Times New Roman" w:hAnsi="Times New Roman" w:cs="Times New Roman"/>
          <w:lang w:val="la-Latn" w:eastAsia="cs-CZ"/>
        </w:rPr>
        <w:t>nullus praesumat per vitam regis et filiorum eius iurare</w:t>
      </w:r>
      <w:r w:rsidR="009B2994" w:rsidRPr="007A06F5">
        <w:rPr>
          <w:rFonts w:ascii="Times New Roman" w:eastAsia="Times New Roman" w:hAnsi="Times New Roman" w:cs="Times New Roman"/>
          <w:lang w:val="la-Latn" w:eastAsia="cs-CZ"/>
        </w:rPr>
        <w:t xml:space="preserve">. </w:t>
      </w:r>
    </w:p>
    <w:p w14:paraId="5A25DC41" w14:textId="2EFF103F"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EO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QUI PER CARTAM </w:t>
      </w:r>
      <w:r w:rsidR="00DD545C" w:rsidRPr="007A06F5">
        <w:rPr>
          <w:rFonts w:ascii="Times New Roman" w:eastAsia="Times New Roman" w:hAnsi="Times New Roman" w:cs="Times New Roman"/>
          <w:sz w:val="24"/>
          <w:szCs w:val="24"/>
          <w:lang w:val="la-Latn" w:eastAsia="cs-CZ"/>
        </w:rPr>
        <w:t>INGENUUS EST</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 xml:space="preserve">SI AD SERVITIUM </w:t>
      </w:r>
      <w:r w:rsidRPr="007A06F5">
        <w:rPr>
          <w:rFonts w:ascii="Times New Roman" w:eastAsia="Times New Roman" w:hAnsi="Times New Roman" w:cs="Times New Roman"/>
          <w:sz w:val="24"/>
          <w:szCs w:val="24"/>
          <w:lang w:val="la-Latn" w:eastAsia="cs-CZ"/>
        </w:rPr>
        <w:t>INTERPELLATUS FUERIT</w:t>
      </w:r>
      <w:r w:rsidR="009B2994" w:rsidRPr="007A06F5">
        <w:rPr>
          <w:rFonts w:ascii="Times New Roman" w:eastAsia="Times New Roman" w:hAnsi="Times New Roman" w:cs="Times New Roman"/>
          <w:sz w:val="24"/>
          <w:szCs w:val="24"/>
          <w:lang w:val="la-Latn" w:eastAsia="cs-CZ"/>
        </w:rPr>
        <w:t xml:space="preserve">. </w:t>
      </w:r>
    </w:p>
    <w:p w14:paraId="194F5F77" w14:textId="05FD5BEA" w:rsidR="00535009" w:rsidRPr="007A06F5" w:rsidRDefault="00535009" w:rsidP="00EF50AA">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Si  quis per cartam ingenuus dimissus fuerit et a quolibet homine ad servitium inter/pellatus fuerit</w:t>
      </w:r>
      <w:r w:rsidR="009B2994" w:rsidRPr="007A06F5">
        <w:rPr>
          <w:rFonts w:ascii="Times New Roman" w:eastAsia="Times New Roman" w:hAnsi="Times New Roman" w:cs="Times New Roman"/>
          <w:lang w:val="la-Latn" w:eastAsia="cs-CZ"/>
        </w:rPr>
        <w:t xml:space="preserve">, </w:t>
      </w:r>
      <w:r w:rsidR="00EF50AA" w:rsidRPr="007A06F5">
        <w:rPr>
          <w:rFonts w:ascii="Times New Roman" w:eastAsia="Times New Roman" w:hAnsi="Times New Roman" w:cs="Times New Roman"/>
          <w:lang w:val="la-Latn" w:eastAsia="cs-CZ"/>
        </w:rPr>
        <w:t xml:space="preserve">primum </w:t>
      </w:r>
      <w:r w:rsidRPr="007A06F5">
        <w:rPr>
          <w:rFonts w:ascii="Times New Roman" w:eastAsia="Times New Roman" w:hAnsi="Times New Roman" w:cs="Times New Roman"/>
          <w:lang w:val="la-Latn" w:eastAsia="cs-CZ"/>
        </w:rPr>
        <w:t>legitimum auctorem suae libertati</w:t>
      </w:r>
      <w:r w:rsidR="00DD545C" w:rsidRPr="007A06F5">
        <w:rPr>
          <w:rFonts w:ascii="Times New Roman" w:eastAsia="Times New Roman" w:hAnsi="Times New Roman" w:cs="Times New Roman"/>
          <w:lang w:val="la-Latn" w:eastAsia="cs-CZ"/>
        </w:rPr>
        <w:t xml:space="preserve">s proferat et in sua libertate </w:t>
      </w:r>
      <w:r w:rsidRPr="007A06F5">
        <w:rPr>
          <w:rFonts w:ascii="Times New Roman" w:eastAsia="Times New Roman" w:hAnsi="Times New Roman" w:cs="Times New Roman"/>
          <w:lang w:val="la-Latn" w:eastAsia="cs-CZ"/>
        </w:rPr>
        <w:t>perseveret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vero legitimus auctor defuerit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restimo</w:t>
      </w:r>
      <w:r w:rsidR="00DD545C" w:rsidRPr="007A06F5">
        <w:rPr>
          <w:rFonts w:ascii="Times New Roman" w:eastAsia="Times New Roman" w:hAnsi="Times New Roman" w:cs="Times New Roman"/>
          <w:lang w:val="la-Latn" w:eastAsia="cs-CZ"/>
        </w:rPr>
        <w:t>nio bonorum hominum</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qui tunc </w:t>
      </w:r>
      <w:r w:rsidRPr="007A06F5">
        <w:rPr>
          <w:rFonts w:ascii="Times New Roman" w:eastAsia="Times New Roman" w:hAnsi="Times New Roman" w:cs="Times New Roman"/>
          <w:lang w:val="la-Latn" w:eastAsia="cs-CZ"/>
        </w:rPr>
        <w:t>aderant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quando liber dimissus fuerat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se defendere permirtatur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vero testes defuerint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cum duabus aliis cartis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quae eiusdem cancellarii manu firmatae</w:t>
      </w:r>
      <w:r w:rsidR="00DD545C" w:rsidRPr="007A06F5">
        <w:rPr>
          <w:rFonts w:ascii="Times New Roman" w:eastAsia="Times New Roman" w:hAnsi="Times New Roman" w:cs="Times New Roman"/>
          <w:lang w:val="la-Latn" w:eastAsia="cs-CZ"/>
        </w:rPr>
        <w:t xml:space="preserve"> sint vel scriptae</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cuius </w:t>
      </w:r>
      <w:r w:rsidRPr="007A06F5">
        <w:rPr>
          <w:rFonts w:ascii="Times New Roman" w:eastAsia="Times New Roman" w:hAnsi="Times New Roman" w:cs="Times New Roman"/>
          <w:lang w:val="la-Latn" w:eastAsia="cs-CZ"/>
        </w:rPr>
        <w:t>cumque fuerint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suam cartam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quae tertia est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veram </w:t>
      </w:r>
      <w:r w:rsidR="00DD545C" w:rsidRPr="007A06F5">
        <w:rPr>
          <w:rFonts w:ascii="Times New Roman" w:eastAsia="Times New Roman" w:hAnsi="Times New Roman" w:cs="Times New Roman"/>
          <w:lang w:val="la-Latn" w:eastAsia="cs-CZ"/>
        </w:rPr>
        <w:t>et legitimam esse confirmet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Cancellarius tamen talis esse debet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qui pagensibus loci illius </w:t>
      </w:r>
      <w:r w:rsidR="00DD545C" w:rsidRPr="007A06F5">
        <w:rPr>
          <w:rFonts w:ascii="Times New Roman" w:eastAsia="Times New Roman" w:hAnsi="Times New Roman" w:cs="Times New Roman"/>
          <w:lang w:val="la-Latn" w:eastAsia="cs-CZ"/>
        </w:rPr>
        <w:t>notus fuisset et acceptus</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Si </w:t>
      </w:r>
      <w:r w:rsidRPr="007A06F5">
        <w:rPr>
          <w:rFonts w:ascii="Times New Roman" w:eastAsia="Times New Roman" w:hAnsi="Times New Roman" w:cs="Times New Roman"/>
          <w:lang w:val="la-Latn" w:eastAsia="cs-CZ"/>
        </w:rPr>
        <w:t>autem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qui interpellatus fuerit ad servitium  nec auctor</w:t>
      </w:r>
      <w:r w:rsidR="00DD545C" w:rsidRPr="007A06F5">
        <w:rPr>
          <w:rFonts w:ascii="Times New Roman" w:eastAsia="Times New Roman" w:hAnsi="Times New Roman" w:cs="Times New Roman"/>
          <w:lang w:val="la-Latn" w:eastAsia="cs-CZ"/>
        </w:rPr>
        <w:t xml:space="preserve">em nec testimonia  habuerit </w:t>
      </w:r>
      <w:r w:rsidRPr="007A06F5">
        <w:rPr>
          <w:rFonts w:ascii="Times New Roman" w:eastAsia="Times New Roman" w:hAnsi="Times New Roman" w:cs="Times New Roman"/>
          <w:lang w:val="la-Latn" w:eastAsia="cs-CZ"/>
        </w:rPr>
        <w:t>neque alias duas cartas ad suam cartam confirmandam invenir</w:t>
      </w:r>
      <w:r w:rsidR="00DD545C" w:rsidRPr="007A06F5">
        <w:rPr>
          <w:rFonts w:ascii="Times New Roman" w:eastAsia="Times New Roman" w:hAnsi="Times New Roman" w:cs="Times New Roman"/>
          <w:lang w:val="la-Latn" w:eastAsia="cs-CZ"/>
        </w:rPr>
        <w:t>e potuerit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tunc is</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qui eum </w:t>
      </w:r>
      <w:r w:rsidRPr="007A06F5">
        <w:rPr>
          <w:rFonts w:ascii="Times New Roman" w:eastAsia="Times New Roman" w:hAnsi="Times New Roman" w:cs="Times New Roman"/>
          <w:lang w:val="la-Latn" w:eastAsia="cs-CZ"/>
        </w:rPr>
        <w:t>interpellavit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secundum legem ipsam cartam falsam efficia</w:t>
      </w:r>
      <w:r w:rsidR="00DD545C" w:rsidRPr="007A06F5">
        <w:rPr>
          <w:rFonts w:ascii="Times New Roman" w:eastAsia="Times New Roman" w:hAnsi="Times New Roman" w:cs="Times New Roman"/>
          <w:lang w:val="la-Latn" w:eastAsia="cs-CZ"/>
        </w:rPr>
        <w:t>t et servum  conquirat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Si </w:t>
      </w:r>
      <w:r w:rsidRPr="007A06F5">
        <w:rPr>
          <w:rFonts w:ascii="Times New Roman" w:eastAsia="Times New Roman" w:hAnsi="Times New Roman" w:cs="Times New Roman"/>
          <w:lang w:val="la-Latn" w:eastAsia="cs-CZ"/>
        </w:rPr>
        <w:t>vero interpellator auctore aut testimoniis  aut cartarum con</w:t>
      </w:r>
      <w:r w:rsidR="00DD545C" w:rsidRPr="007A06F5">
        <w:rPr>
          <w:rFonts w:ascii="Times New Roman" w:eastAsia="Times New Roman" w:hAnsi="Times New Roman" w:cs="Times New Roman"/>
          <w:lang w:val="la-Latn" w:eastAsia="cs-CZ"/>
        </w:rPr>
        <w:t>latione victus fuerit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ex  </w:t>
      </w:r>
      <w:r w:rsidRPr="007A06F5">
        <w:rPr>
          <w:rFonts w:ascii="Times New Roman" w:eastAsia="Times New Roman" w:hAnsi="Times New Roman" w:cs="Times New Roman"/>
          <w:lang w:val="la-Latn" w:eastAsia="cs-CZ"/>
        </w:rPr>
        <w:t>hoc</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quod vult efficere et  non potuerit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multam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w:t>
      </w:r>
      <w:r w:rsidR="00DD545C" w:rsidRPr="007A06F5">
        <w:rPr>
          <w:rFonts w:ascii="Times New Roman" w:eastAsia="Times New Roman" w:hAnsi="Times New Roman" w:cs="Times New Roman"/>
          <w:lang w:val="la-Latn" w:eastAsia="cs-CZ"/>
        </w:rPr>
        <w:t xml:space="preserve">uae in ipsa ingenuitatis carta </w:t>
      </w:r>
      <w:r w:rsidRPr="007A06F5">
        <w:rPr>
          <w:rFonts w:ascii="Times New Roman" w:eastAsia="Times New Roman" w:hAnsi="Times New Roman" w:cs="Times New Roman"/>
          <w:lang w:val="la-Latn" w:eastAsia="cs-CZ"/>
        </w:rPr>
        <w:t>continetur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cogatur exsolvere</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w:t>
      </w:r>
    </w:p>
    <w:p w14:paraId="54BE13E7" w14:textId="189C752D" w:rsidR="00535009" w:rsidRPr="007A06F5" w:rsidRDefault="00535009" w:rsidP="00450DB4">
      <w:pPr>
        <w:pStyle w:val="Normlnweb"/>
        <w:spacing w:before="0" w:beforeAutospacing="0" w:after="120" w:afterAutospacing="0"/>
        <w:rPr>
          <w:lang w:val="la-Latn"/>
        </w:rPr>
      </w:pPr>
      <w:r w:rsidRPr="007A06F5">
        <w:rPr>
          <w:lang w:val="la-Latn"/>
        </w:rPr>
        <w:t>XLIIII</w:t>
      </w:r>
      <w:r w:rsidR="009B2994" w:rsidRPr="007A06F5">
        <w:rPr>
          <w:lang w:val="la-Latn"/>
        </w:rPr>
        <w:t xml:space="preserve">. </w:t>
      </w:r>
      <w:r w:rsidRPr="007A06F5">
        <w:rPr>
          <w:lang w:val="la-Latn"/>
        </w:rPr>
        <w:t>DE SERVO</w:t>
      </w:r>
      <w:r w:rsidR="009B2994" w:rsidRPr="007A06F5">
        <w:rPr>
          <w:lang w:val="la-Latn"/>
        </w:rPr>
        <w:t xml:space="preserve">, </w:t>
      </w:r>
      <w:r w:rsidRPr="007A06F5">
        <w:rPr>
          <w:lang w:val="la-Latn"/>
        </w:rPr>
        <w:t>QUI DAMNUM QUODLIBET PERPETRAT</w:t>
      </w:r>
      <w:r w:rsidR="009B2994" w:rsidRPr="007A06F5">
        <w:rPr>
          <w:lang w:val="la-Latn"/>
        </w:rPr>
        <w:t xml:space="preserve">. </w:t>
      </w:r>
    </w:p>
    <w:p w14:paraId="4AFAC0D0" w14:textId="2B8A1B9B" w:rsidR="00535009" w:rsidRPr="007A06F5" w:rsidRDefault="00FD73BE" w:rsidP="00EF50AA">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 xml:space="preserve">Nemini </w:t>
      </w:r>
      <w:r w:rsidR="00535009" w:rsidRPr="007A06F5">
        <w:rPr>
          <w:rFonts w:ascii="Times New Roman" w:eastAsia="Times New Roman" w:hAnsi="Times New Roman" w:cs="Times New Roman"/>
          <w:lang w:val="la-Latn" w:eastAsia="cs-CZ"/>
        </w:rPr>
        <w:t>liceat servum suum propter damnum ab illo cu</w:t>
      </w:r>
      <w:r w:rsidR="00DD545C" w:rsidRPr="007A06F5">
        <w:rPr>
          <w:rFonts w:ascii="Times New Roman" w:eastAsia="Times New Roman" w:hAnsi="Times New Roman" w:cs="Times New Roman"/>
          <w:lang w:val="la-Latn" w:eastAsia="cs-CZ"/>
        </w:rPr>
        <w:t>ilibet inlatum dimittere</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sed </w:t>
      </w:r>
      <w:r w:rsidR="00535009" w:rsidRPr="007A06F5">
        <w:rPr>
          <w:rFonts w:ascii="Times New Roman" w:eastAsia="Times New Roman" w:hAnsi="Times New Roman" w:cs="Times New Roman"/>
          <w:lang w:val="la-Latn" w:eastAsia="cs-CZ"/>
        </w:rPr>
        <w:t>iuxta qualitatem damni dominus pro illo  respondeat v</w:t>
      </w:r>
      <w:r w:rsidR="00DD545C" w:rsidRPr="007A06F5">
        <w:rPr>
          <w:rFonts w:ascii="Times New Roman" w:eastAsia="Times New Roman" w:hAnsi="Times New Roman" w:cs="Times New Roman"/>
          <w:lang w:val="la-Latn" w:eastAsia="cs-CZ"/>
        </w:rPr>
        <w:t xml:space="preserve">el eum in compositionem aut ad </w:t>
      </w:r>
      <w:r w:rsidR="00535009" w:rsidRPr="007A06F5">
        <w:rPr>
          <w:rFonts w:ascii="Times New Roman" w:eastAsia="Times New Roman" w:hAnsi="Times New Roman" w:cs="Times New Roman"/>
          <w:lang w:val="la-Latn" w:eastAsia="cs-CZ"/>
        </w:rPr>
        <w:t>poenam petitoris offerat</w:t>
      </w:r>
      <w:r w:rsidR="009B2994" w:rsidRPr="007A06F5">
        <w:rPr>
          <w:rFonts w:ascii="Times New Roman" w:eastAsia="Times New Roman" w:hAnsi="Times New Roman" w:cs="Times New Roman"/>
          <w:lang w:val="la-Latn" w:eastAsia="cs-CZ"/>
        </w:rPr>
        <w:t xml:space="preserve">. </w:t>
      </w:r>
      <w:r w:rsidR="00535009" w:rsidRPr="007A06F5">
        <w:rPr>
          <w:rFonts w:ascii="Times New Roman" w:eastAsia="Times New Roman" w:hAnsi="Times New Roman" w:cs="Times New Roman"/>
          <w:lang w:val="la-Latn" w:eastAsia="cs-CZ"/>
        </w:rPr>
        <w:t>Si autem servus perpetrato sce</w:t>
      </w:r>
      <w:r w:rsidR="00DD545C" w:rsidRPr="007A06F5">
        <w:rPr>
          <w:rFonts w:ascii="Times New Roman" w:eastAsia="Times New Roman" w:hAnsi="Times New Roman" w:cs="Times New Roman"/>
          <w:lang w:val="la-Latn" w:eastAsia="cs-CZ"/>
        </w:rPr>
        <w:t>lere fugerit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ita ut a domino </w:t>
      </w:r>
      <w:r w:rsidR="00535009" w:rsidRPr="007A06F5">
        <w:rPr>
          <w:rFonts w:ascii="Times New Roman" w:eastAsia="Times New Roman" w:hAnsi="Times New Roman" w:cs="Times New Roman"/>
          <w:lang w:val="la-Latn" w:eastAsia="cs-CZ"/>
        </w:rPr>
        <w:t>penitus inveniri non possit</w:t>
      </w:r>
      <w:r w:rsidR="009B2994" w:rsidRPr="007A06F5">
        <w:rPr>
          <w:rFonts w:ascii="Times New Roman" w:eastAsia="Times New Roman" w:hAnsi="Times New Roman" w:cs="Times New Roman"/>
          <w:lang w:val="la-Latn" w:eastAsia="cs-CZ"/>
        </w:rPr>
        <w:t xml:space="preserve">, </w:t>
      </w:r>
      <w:r w:rsidR="00535009" w:rsidRPr="007A06F5">
        <w:rPr>
          <w:rFonts w:ascii="Times New Roman" w:eastAsia="Times New Roman" w:hAnsi="Times New Roman" w:cs="Times New Roman"/>
          <w:lang w:val="la-Latn" w:eastAsia="cs-CZ"/>
        </w:rPr>
        <w:t>sacramento se dominus eius e</w:t>
      </w:r>
      <w:r w:rsidR="00DD545C" w:rsidRPr="007A06F5">
        <w:rPr>
          <w:rFonts w:ascii="Times New Roman" w:eastAsia="Times New Roman" w:hAnsi="Times New Roman" w:cs="Times New Roman"/>
          <w:lang w:val="la-Latn" w:eastAsia="cs-CZ"/>
        </w:rPr>
        <w:t>xcusare studeat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quod hoc </w:t>
      </w:r>
      <w:r w:rsidR="00535009" w:rsidRPr="007A06F5">
        <w:rPr>
          <w:rFonts w:ascii="Times New Roman" w:eastAsia="Times New Roman" w:hAnsi="Times New Roman" w:cs="Times New Roman"/>
          <w:lang w:val="la-Latn" w:eastAsia="cs-CZ"/>
        </w:rPr>
        <w:t>suae voluntatis nec conscientiae fuisset</w:t>
      </w:r>
      <w:r w:rsidR="009B2994" w:rsidRPr="007A06F5">
        <w:rPr>
          <w:rFonts w:ascii="Times New Roman" w:eastAsia="Times New Roman" w:hAnsi="Times New Roman" w:cs="Times New Roman"/>
          <w:lang w:val="la-Latn" w:eastAsia="cs-CZ"/>
        </w:rPr>
        <w:t xml:space="preserve">, </w:t>
      </w:r>
      <w:r w:rsidR="00535009" w:rsidRPr="007A06F5">
        <w:rPr>
          <w:rFonts w:ascii="Times New Roman" w:eastAsia="Times New Roman" w:hAnsi="Times New Roman" w:cs="Times New Roman"/>
          <w:lang w:val="la-Latn" w:eastAsia="cs-CZ"/>
        </w:rPr>
        <w:t>quod servus eius tale facinus commisit</w:t>
      </w:r>
      <w:r w:rsidR="009B2994" w:rsidRPr="007A06F5">
        <w:rPr>
          <w:rFonts w:ascii="Times New Roman" w:eastAsia="Times New Roman" w:hAnsi="Times New Roman" w:cs="Times New Roman"/>
          <w:lang w:val="la-Latn" w:eastAsia="cs-CZ"/>
        </w:rPr>
        <w:t xml:space="preserve">. </w:t>
      </w:r>
    </w:p>
    <w:p w14:paraId="10C3C135" w14:textId="494507AB" w:rsidR="00535009" w:rsidRPr="007A06F5" w:rsidRDefault="00535009" w:rsidP="00450DB4">
      <w:pPr>
        <w:pStyle w:val="Normlnweb"/>
        <w:spacing w:before="0" w:beforeAutospacing="0" w:after="120" w:afterAutospacing="0"/>
        <w:rPr>
          <w:lang w:val="la-Latn"/>
        </w:rPr>
      </w:pPr>
      <w:r w:rsidRPr="007A06F5">
        <w:rPr>
          <w:lang w:val="la-Latn"/>
        </w:rPr>
        <w:t>XLV</w:t>
      </w:r>
      <w:r w:rsidR="009B2994" w:rsidRPr="007A06F5">
        <w:rPr>
          <w:lang w:val="la-Latn"/>
        </w:rPr>
        <w:t xml:space="preserve">. </w:t>
      </w:r>
      <w:r w:rsidRPr="007A06F5">
        <w:rPr>
          <w:lang w:val="la-Latn"/>
        </w:rPr>
        <w:t>DE MANNITIONE SECUNDUM LEGEM AD MALLUM</w:t>
      </w:r>
      <w:r w:rsidR="009B2994" w:rsidRPr="007A06F5">
        <w:rPr>
          <w:lang w:val="la-Latn"/>
        </w:rPr>
        <w:t xml:space="preserve">. </w:t>
      </w:r>
    </w:p>
    <w:p w14:paraId="44E64C0E" w14:textId="54A1D01A" w:rsidR="00535009" w:rsidRPr="007A06F5" w:rsidRDefault="00535009" w:rsidP="00EF50AA">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Si quis ad mallum legibus mannitus fuerit  et non v</w:t>
      </w:r>
      <w:r w:rsidR="00DD545C" w:rsidRPr="007A06F5">
        <w:rPr>
          <w:rFonts w:ascii="Times New Roman" w:eastAsia="Times New Roman" w:hAnsi="Times New Roman" w:cs="Times New Roman"/>
          <w:lang w:val="la-Latn" w:eastAsia="cs-CZ"/>
        </w:rPr>
        <w:t>enerit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si eum sunnis non </w:t>
      </w:r>
      <w:r w:rsidRPr="007A06F5">
        <w:rPr>
          <w:rFonts w:ascii="Times New Roman" w:eastAsia="Times New Roman" w:hAnsi="Times New Roman" w:cs="Times New Roman"/>
          <w:lang w:val="la-Latn" w:eastAsia="cs-CZ"/>
        </w:rPr>
        <w:t>detenuerit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XV solidis culpabilis iudicetur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Sic ad secundum et tertium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autem ad /quartum venire contempserit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possessio eius in bannum mittat</w:t>
      </w:r>
      <w:r w:rsidR="00DD545C" w:rsidRPr="007A06F5">
        <w:rPr>
          <w:rFonts w:ascii="Times New Roman" w:eastAsia="Times New Roman" w:hAnsi="Times New Roman" w:cs="Times New Roman"/>
          <w:lang w:val="la-Latn" w:eastAsia="cs-CZ"/>
        </w:rPr>
        <w:t>ur</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donec veniat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et de re</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 interpellatus fuerit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iustitiam faciat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infra annum non ven</w:t>
      </w:r>
      <w:r w:rsidR="00DD545C" w:rsidRPr="007A06F5">
        <w:rPr>
          <w:rFonts w:ascii="Times New Roman" w:eastAsia="Times New Roman" w:hAnsi="Times New Roman" w:cs="Times New Roman"/>
          <w:lang w:val="la-Latn" w:eastAsia="cs-CZ"/>
        </w:rPr>
        <w:t>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de rebus eius</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quae in </w:t>
      </w:r>
      <w:r w:rsidRPr="007A06F5">
        <w:rPr>
          <w:rFonts w:ascii="Times New Roman" w:eastAsia="Times New Roman" w:hAnsi="Times New Roman" w:cs="Times New Roman"/>
          <w:lang w:val="la-Latn" w:eastAsia="cs-CZ"/>
        </w:rPr>
        <w:t>banno  missae sunt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rex interrogetur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et quicquid inde iudicaverit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fiat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Prima </w:t>
      </w:r>
      <w:r w:rsidR="00DD545C" w:rsidRPr="007A06F5">
        <w:rPr>
          <w:rFonts w:ascii="Times New Roman" w:eastAsia="Times New Roman" w:hAnsi="Times New Roman" w:cs="Times New Roman"/>
          <w:lang w:val="la-Latn" w:eastAsia="cs-CZ"/>
        </w:rPr>
        <w:t>manni</w:t>
      </w:r>
      <w:r w:rsidRPr="007A06F5">
        <w:rPr>
          <w:rFonts w:ascii="Times New Roman" w:eastAsia="Times New Roman" w:hAnsi="Times New Roman" w:cs="Times New Roman"/>
          <w:lang w:val="la-Latn" w:eastAsia="cs-CZ"/>
        </w:rPr>
        <w:t>tio  super noctes VII</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secunda super noctes XIIII</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tertia</w:t>
      </w:r>
      <w:r w:rsidR="00FD73BE" w:rsidRPr="007A06F5">
        <w:rPr>
          <w:rFonts w:ascii="Times New Roman" w:eastAsia="Times New Roman" w:hAnsi="Times New Roman" w:cs="Times New Roman"/>
          <w:lang w:val="la-Latn" w:eastAsia="cs-CZ"/>
        </w:rPr>
        <w:t xml:space="preserve"> super noctes </w:t>
      </w:r>
      <w:r w:rsidR="00DD545C" w:rsidRPr="007A06F5">
        <w:rPr>
          <w:rFonts w:ascii="Times New Roman" w:eastAsia="Times New Roman" w:hAnsi="Times New Roman" w:cs="Times New Roman"/>
          <w:lang w:val="la-Latn" w:eastAsia="cs-CZ"/>
        </w:rPr>
        <w:t>XXI</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quarta </w:t>
      </w:r>
      <w:r w:rsidRPr="007A06F5">
        <w:rPr>
          <w:rFonts w:ascii="Times New Roman" w:eastAsia="Times New Roman" w:hAnsi="Times New Roman" w:cs="Times New Roman"/>
          <w:lang w:val="la-Latn" w:eastAsia="cs-CZ"/>
        </w:rPr>
        <w:t>super XLII</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Similiter et de beneficio hominis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forte r</w:t>
      </w:r>
      <w:r w:rsidR="00DD545C" w:rsidRPr="007A06F5">
        <w:rPr>
          <w:rFonts w:ascii="Times New Roman" w:eastAsia="Times New Roman" w:hAnsi="Times New Roman" w:cs="Times New Roman"/>
          <w:lang w:val="la-Latn" w:eastAsia="cs-CZ"/>
        </w:rPr>
        <w:t>es proprias non habuerit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mit</w:t>
      </w:r>
      <w:r w:rsidRPr="007A06F5">
        <w:rPr>
          <w:rFonts w:ascii="Times New Roman" w:eastAsia="Times New Roman" w:hAnsi="Times New Roman" w:cs="Times New Roman"/>
          <w:lang w:val="la-Latn" w:eastAsia="cs-CZ"/>
        </w:rPr>
        <w:t>tatur in bannum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usque  rex interrogetur</w:t>
      </w:r>
      <w:r w:rsidR="009B2994" w:rsidRPr="007A06F5">
        <w:rPr>
          <w:rFonts w:ascii="Times New Roman" w:eastAsia="Times New Roman" w:hAnsi="Times New Roman" w:cs="Times New Roman"/>
          <w:lang w:val="la-Latn" w:eastAsia="cs-CZ"/>
        </w:rPr>
        <w:t xml:space="preserve">. </w:t>
      </w:r>
    </w:p>
    <w:p w14:paraId="52008DBA" w14:textId="48F6D116" w:rsidR="00535009" w:rsidRPr="007A06F5" w:rsidRDefault="00535009" w:rsidP="00450DB4">
      <w:pPr>
        <w:pStyle w:val="Normlnweb"/>
        <w:spacing w:before="0" w:beforeAutospacing="0" w:after="120" w:afterAutospacing="0"/>
        <w:rPr>
          <w:lang w:val="la-Latn"/>
        </w:rPr>
      </w:pPr>
      <w:r w:rsidRPr="007A06F5">
        <w:rPr>
          <w:lang w:val="la-Latn"/>
        </w:rPr>
        <w:t>XLVI</w:t>
      </w:r>
      <w:r w:rsidR="009B2994" w:rsidRPr="007A06F5">
        <w:rPr>
          <w:lang w:val="la-Latn"/>
        </w:rPr>
        <w:t xml:space="preserve">. </w:t>
      </w:r>
      <w:r w:rsidRPr="007A06F5">
        <w:rPr>
          <w:lang w:val="la-Latn"/>
        </w:rPr>
        <w:t>DE AUCTORE REI</w:t>
      </w:r>
      <w:r w:rsidR="009B2994" w:rsidRPr="007A06F5">
        <w:rPr>
          <w:lang w:val="la-Latn"/>
        </w:rPr>
        <w:t xml:space="preserve">. </w:t>
      </w:r>
    </w:p>
    <w:p w14:paraId="01361FB6" w14:textId="7F62FA4A" w:rsidR="00535009" w:rsidRPr="007A06F5" w:rsidRDefault="00535009" w:rsidP="00EF50AA">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Si auctor venerit et rem intertiatam  recipere renn</w:t>
      </w:r>
      <w:r w:rsidR="00DD545C" w:rsidRPr="007A06F5">
        <w:rPr>
          <w:rFonts w:ascii="Times New Roman" w:eastAsia="Times New Roman" w:hAnsi="Times New Roman" w:cs="Times New Roman"/>
          <w:lang w:val="la-Latn" w:eastAsia="cs-CZ"/>
        </w:rPr>
        <w:t>uerit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campo vel cruce conten</w:t>
      </w:r>
      <w:r w:rsidRPr="007A06F5">
        <w:rPr>
          <w:rFonts w:ascii="Times New Roman" w:eastAsia="Times New Roman" w:hAnsi="Times New Roman" w:cs="Times New Roman"/>
          <w:lang w:val="la-Latn" w:eastAsia="cs-CZ"/>
        </w:rPr>
        <w:t>dant</w:t>
      </w:r>
      <w:r w:rsidR="009B2994" w:rsidRPr="007A06F5">
        <w:rPr>
          <w:rFonts w:ascii="Times New Roman" w:eastAsia="Times New Roman" w:hAnsi="Times New Roman" w:cs="Times New Roman"/>
          <w:lang w:val="la-Latn" w:eastAsia="cs-CZ"/>
        </w:rPr>
        <w:t xml:space="preserve">. </w:t>
      </w:r>
    </w:p>
    <w:p w14:paraId="6E5FC327" w14:textId="66E04123" w:rsidR="00535009" w:rsidRPr="007A06F5" w:rsidRDefault="00535009" w:rsidP="00450DB4">
      <w:pPr>
        <w:pStyle w:val="Normlnweb"/>
        <w:spacing w:before="0" w:beforeAutospacing="0" w:after="120" w:afterAutospacing="0"/>
        <w:rPr>
          <w:lang w:val="la-Latn"/>
        </w:rPr>
      </w:pPr>
      <w:r w:rsidRPr="007A06F5">
        <w:rPr>
          <w:lang w:val="la-Latn"/>
        </w:rPr>
        <w:t>XLVII</w:t>
      </w:r>
      <w:r w:rsidR="009B2994" w:rsidRPr="007A06F5">
        <w:rPr>
          <w:lang w:val="la-Latn"/>
        </w:rPr>
        <w:t xml:space="preserve">. </w:t>
      </w:r>
      <w:r w:rsidRPr="007A06F5">
        <w:rPr>
          <w:lang w:val="la-Latn"/>
        </w:rPr>
        <w:t xml:space="preserve">DE HOMINIBUS AD MORTEM </w:t>
      </w:r>
      <w:r w:rsidR="00DD545C" w:rsidRPr="007A06F5">
        <w:rPr>
          <w:lang w:val="la-Latn"/>
        </w:rPr>
        <w:t xml:space="preserve">DIIUDICATIS ET POSTEA EIS VITA </w:t>
      </w:r>
      <w:r w:rsidRPr="007A06F5">
        <w:rPr>
          <w:lang w:val="la-Latn"/>
        </w:rPr>
        <w:t>CONCESSA</w:t>
      </w:r>
      <w:r w:rsidR="009B2994" w:rsidRPr="007A06F5">
        <w:rPr>
          <w:lang w:val="la-Latn"/>
        </w:rPr>
        <w:t xml:space="preserve">, </w:t>
      </w:r>
      <w:r w:rsidRPr="007A06F5">
        <w:rPr>
          <w:lang w:val="la-Latn"/>
        </w:rPr>
        <w:t>SI IUSTITIAM QUAESIERINT</w:t>
      </w:r>
      <w:r w:rsidR="009B2994" w:rsidRPr="007A06F5">
        <w:rPr>
          <w:lang w:val="la-Latn"/>
        </w:rPr>
        <w:t xml:space="preserve">. </w:t>
      </w:r>
    </w:p>
    <w:p w14:paraId="52D608D6" w14:textId="44B458B2" w:rsidR="00535009" w:rsidRPr="007A06F5" w:rsidRDefault="00535009" w:rsidP="00EF50AA">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De  illis hominibus</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qui propter eorum culpas ad mortem diiudicati fuerint et postea eis /vita fuerit concessa</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ipsi iustitiam ab aliis requisierint</w:t>
      </w:r>
      <w:r w:rsidR="00DD545C" w:rsidRPr="007A06F5">
        <w:rPr>
          <w:rFonts w:ascii="Times New Roman" w:eastAsia="Times New Roman" w:hAnsi="Times New Roman" w:cs="Times New Roman"/>
          <w:lang w:val="la-Latn" w:eastAsia="cs-CZ"/>
        </w:rPr>
        <w:t xml:space="preserve"> aut ab eis iustitiam quaerere </w:t>
      </w:r>
      <w:r w:rsidRPr="007A06F5">
        <w:rPr>
          <w:rFonts w:ascii="Times New Roman" w:eastAsia="Times New Roman" w:hAnsi="Times New Roman" w:cs="Times New Roman"/>
          <w:lang w:val="la-Latn" w:eastAsia="cs-CZ"/>
        </w:rPr>
        <w:t>voluerint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qualiter inter illos  iudicium terminetur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Prim</w:t>
      </w:r>
      <w:r w:rsidR="00DD545C" w:rsidRPr="007A06F5">
        <w:rPr>
          <w:rFonts w:ascii="Times New Roman" w:eastAsia="Times New Roman" w:hAnsi="Times New Roman" w:cs="Times New Roman"/>
          <w:lang w:val="la-Latn" w:eastAsia="cs-CZ"/>
        </w:rPr>
        <w:t xml:space="preserve">o  omnium de illis causis, </w:t>
      </w:r>
      <w:r w:rsidRPr="007A06F5">
        <w:rPr>
          <w:rFonts w:ascii="Times New Roman" w:eastAsia="Times New Roman" w:hAnsi="Times New Roman" w:cs="Times New Roman"/>
          <w:lang w:val="la-Latn" w:eastAsia="cs-CZ"/>
        </w:rPr>
        <w:t>pro quibus iudicatus fuerit  ad mortem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nullam potest fa</w:t>
      </w:r>
      <w:r w:rsidR="00DD545C" w:rsidRPr="007A06F5">
        <w:rPr>
          <w:rFonts w:ascii="Times New Roman" w:eastAsia="Times New Roman" w:hAnsi="Times New Roman" w:cs="Times New Roman"/>
          <w:lang w:val="la-Latn" w:eastAsia="cs-CZ"/>
        </w:rPr>
        <w:t>cere repetitionem</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quia omnes </w:t>
      </w:r>
      <w:r w:rsidRPr="007A06F5">
        <w:rPr>
          <w:rFonts w:ascii="Times New Roman" w:eastAsia="Times New Roman" w:hAnsi="Times New Roman" w:cs="Times New Roman"/>
          <w:lang w:val="la-Latn" w:eastAsia="cs-CZ"/>
        </w:rPr>
        <w:t>res suae secundum iudicium Francorum in publico fuerunt re</w:t>
      </w:r>
      <w:r w:rsidR="00DD545C" w:rsidRPr="007A06F5">
        <w:rPr>
          <w:rFonts w:ascii="Times New Roman" w:eastAsia="Times New Roman" w:hAnsi="Times New Roman" w:cs="Times New Roman"/>
          <w:lang w:val="la-Latn" w:eastAsia="cs-CZ"/>
        </w:rPr>
        <w:t>vocatae</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Et si aliquid in </w:t>
      </w:r>
      <w:r w:rsidRPr="007A06F5">
        <w:rPr>
          <w:rFonts w:ascii="Times New Roman" w:eastAsia="Times New Roman" w:hAnsi="Times New Roman" w:cs="Times New Roman"/>
          <w:lang w:val="la-Latn" w:eastAsia="cs-CZ"/>
        </w:rPr>
        <w:t>postmodum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postquam ei vita concessa est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cum iustitia adquirere potuerit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in sua libertate </w:t>
      </w:r>
      <w:r w:rsidRPr="007A06F5">
        <w:rPr>
          <w:rFonts w:ascii="Times New Roman" w:eastAsia="Times New Roman" w:hAnsi="Times New Roman" w:cs="Times New Roman"/>
          <w:lang w:val="la-Latn" w:eastAsia="cs-CZ"/>
        </w:rPr>
        <w:t>teneat et defendat secundum legem</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In testimonium  non s</w:t>
      </w:r>
      <w:r w:rsidR="00DD545C" w:rsidRPr="007A06F5">
        <w:rPr>
          <w:rFonts w:ascii="Times New Roman" w:eastAsia="Times New Roman" w:hAnsi="Times New Roman" w:cs="Times New Roman"/>
          <w:lang w:val="la-Latn" w:eastAsia="cs-CZ"/>
        </w:rPr>
        <w:t xml:space="preserve">uscipiatur nec inter scabinios </w:t>
      </w:r>
      <w:r w:rsidRPr="007A06F5">
        <w:rPr>
          <w:rFonts w:ascii="Times New Roman" w:eastAsia="Times New Roman" w:hAnsi="Times New Roman" w:cs="Times New Roman"/>
          <w:lang w:val="la-Latn" w:eastAsia="cs-CZ"/>
        </w:rPr>
        <w:t>ad legem iudicandam  teneatur</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Et si ad sacramentum </w:t>
      </w:r>
      <w:r w:rsidR="00DD545C" w:rsidRPr="007A06F5">
        <w:rPr>
          <w:rFonts w:ascii="Times New Roman" w:eastAsia="Times New Roman" w:hAnsi="Times New Roman" w:cs="Times New Roman"/>
          <w:lang w:val="la-Latn" w:eastAsia="cs-CZ"/>
        </w:rPr>
        <w:t>aliquid iudicatum  fuerit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quod iurare debeat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 aliquis ipsum sacramentum falsum dicere voluerit</w:t>
      </w:r>
      <w:r w:rsidR="009B2994" w:rsidRPr="007A06F5">
        <w:rPr>
          <w:rFonts w:ascii="Times New Roman" w:eastAsia="Times New Roman" w:hAnsi="Times New Roman" w:cs="Times New Roman"/>
          <w:lang w:val="la-Latn" w:eastAsia="cs-CZ"/>
        </w:rPr>
        <w:t xml:space="preserve">, </w:t>
      </w:r>
      <w:r w:rsidR="00FD73BE" w:rsidRPr="007A06F5">
        <w:rPr>
          <w:rFonts w:ascii="Times New Roman" w:eastAsia="Times New Roman" w:hAnsi="Times New Roman" w:cs="Times New Roman"/>
          <w:lang w:val="la-Latn" w:eastAsia="cs-CZ"/>
        </w:rPr>
        <w:t>contendat</w:t>
      </w:r>
      <w:r w:rsidR="009B2994" w:rsidRPr="007A06F5">
        <w:rPr>
          <w:rFonts w:ascii="Times New Roman" w:eastAsia="Times New Roman" w:hAnsi="Times New Roman" w:cs="Times New Roman"/>
          <w:lang w:val="la-Latn" w:eastAsia="cs-CZ"/>
        </w:rPr>
        <w:t xml:space="preserve">. </w:t>
      </w:r>
    </w:p>
    <w:p w14:paraId="2DC61039" w14:textId="152C8DB9" w:rsidR="00535009" w:rsidRPr="007A06F5" w:rsidRDefault="00535009" w:rsidP="00450DB4">
      <w:pPr>
        <w:pStyle w:val="Normlnweb"/>
        <w:spacing w:before="0" w:beforeAutospacing="0" w:after="120" w:afterAutospacing="0"/>
        <w:rPr>
          <w:lang w:val="la-Latn"/>
        </w:rPr>
      </w:pPr>
      <w:r w:rsidRPr="007A06F5">
        <w:rPr>
          <w:lang w:val="la-Latn"/>
        </w:rPr>
        <w:t>XLVIII</w:t>
      </w:r>
      <w:r w:rsidR="009B2994" w:rsidRPr="007A06F5">
        <w:rPr>
          <w:lang w:val="la-Latn"/>
        </w:rPr>
        <w:t xml:space="preserve">. </w:t>
      </w:r>
      <w:r w:rsidRPr="007A06F5">
        <w:rPr>
          <w:lang w:val="la-Latn"/>
        </w:rPr>
        <w:t>DE HOMINE</w:t>
      </w:r>
      <w:r w:rsidR="009B2994" w:rsidRPr="007A06F5">
        <w:rPr>
          <w:lang w:val="la-Latn"/>
        </w:rPr>
        <w:t xml:space="preserve">, </w:t>
      </w:r>
      <w:r w:rsidRPr="007A06F5">
        <w:rPr>
          <w:lang w:val="la-Latn"/>
        </w:rPr>
        <w:t>CUI POST IUDI</w:t>
      </w:r>
      <w:r w:rsidR="00DD545C" w:rsidRPr="007A06F5">
        <w:rPr>
          <w:lang w:val="la-Latn"/>
        </w:rPr>
        <w:t>CIUM VITA CONCESSA EST</w:t>
      </w:r>
      <w:r w:rsidR="009B2994" w:rsidRPr="007A06F5">
        <w:rPr>
          <w:lang w:val="la-Latn"/>
        </w:rPr>
        <w:t xml:space="preserve">, </w:t>
      </w:r>
      <w:r w:rsidR="00DD545C" w:rsidRPr="007A06F5">
        <w:rPr>
          <w:lang w:val="la-Latn"/>
        </w:rPr>
        <w:t>SI IU</w:t>
      </w:r>
      <w:r w:rsidRPr="007A06F5">
        <w:rPr>
          <w:lang w:val="la-Latn"/>
        </w:rPr>
        <w:t>STITIAM REDDERE NOLUERIT</w:t>
      </w:r>
      <w:r w:rsidR="009B2994" w:rsidRPr="007A06F5">
        <w:rPr>
          <w:lang w:val="la-Latn"/>
        </w:rPr>
        <w:t xml:space="preserve">. </w:t>
      </w:r>
    </w:p>
    <w:p w14:paraId="536D641E" w14:textId="13CE999A" w:rsidR="00535009" w:rsidRPr="007A06F5" w:rsidRDefault="00535009" w:rsidP="00FD73BE">
      <w:pPr>
        <w:spacing w:after="120" w:line="240" w:lineRule="auto"/>
        <w:rPr>
          <w:rFonts w:ascii="Times New Roman" w:eastAsia="Times New Roman" w:hAnsi="Times New Roman" w:cs="Times New Roman"/>
          <w:lang w:val="la-Latn" w:eastAsia="cs-CZ"/>
        </w:rPr>
      </w:pPr>
      <w:r w:rsidRPr="007A06F5">
        <w:rPr>
          <w:rFonts w:ascii="Times New Roman" w:eastAsia="Times New Roman" w:hAnsi="Times New Roman" w:cs="Times New Roman"/>
          <w:lang w:val="la-Latn" w:eastAsia="cs-CZ"/>
        </w:rPr>
        <w:t>Si  alicui post iudicium scabiniorum fuerit vita concessa</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et ipse in postmodum aliqua </w:t>
      </w:r>
      <w:r w:rsidRPr="007A06F5">
        <w:rPr>
          <w:rFonts w:ascii="Times New Roman" w:eastAsia="Times New Roman" w:hAnsi="Times New Roman" w:cs="Times New Roman"/>
          <w:lang w:val="la-Latn" w:eastAsia="cs-CZ"/>
        </w:rPr>
        <w:t>mala perpetraverit et iustitiam reddere noluerit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dicendo q</w:t>
      </w:r>
      <w:r w:rsidR="00DD545C" w:rsidRPr="007A06F5">
        <w:rPr>
          <w:rFonts w:ascii="Times New Roman" w:eastAsia="Times New Roman" w:hAnsi="Times New Roman" w:cs="Times New Roman"/>
          <w:lang w:val="la-Latn" w:eastAsia="cs-CZ"/>
        </w:rPr>
        <w:t>uod mortuus sit et ideo iusti</w:t>
      </w:r>
      <w:r w:rsidRPr="007A06F5">
        <w:rPr>
          <w:rFonts w:ascii="Times New Roman" w:eastAsia="Times New Roman" w:hAnsi="Times New Roman" w:cs="Times New Roman"/>
          <w:lang w:val="la-Latn" w:eastAsia="cs-CZ"/>
        </w:rPr>
        <w:t>tiam reddere non debeat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statutum est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ut superius  iudicium sustineat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quod antea /sustinere debuit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 xml:space="preserve">Et si aliquis </w:t>
      </w:r>
      <w:r w:rsidRPr="007A06F5">
        <w:rPr>
          <w:rFonts w:ascii="Times New Roman" w:eastAsia="Times New Roman" w:hAnsi="Times New Roman" w:cs="Times New Roman"/>
          <w:lang w:val="la-Latn" w:eastAsia="cs-CZ"/>
        </w:rPr>
        <w:lastRenderedPageBreak/>
        <w:t>adversus eum aliqua mala 212</w:t>
      </w:r>
      <w:r w:rsidR="00DD545C" w:rsidRPr="007A06F5">
        <w:rPr>
          <w:rFonts w:ascii="Times New Roman" w:eastAsia="Times New Roman" w:hAnsi="Times New Roman" w:cs="Times New Roman"/>
          <w:lang w:val="la-Latn" w:eastAsia="cs-CZ"/>
        </w:rPr>
        <w:t xml:space="preserve"> fecerit</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secundum aequitatis </w:t>
      </w:r>
      <w:r w:rsidRPr="007A06F5">
        <w:rPr>
          <w:rFonts w:ascii="Times New Roman" w:eastAsia="Times New Roman" w:hAnsi="Times New Roman" w:cs="Times New Roman"/>
          <w:lang w:val="la-Latn" w:eastAsia="cs-CZ"/>
        </w:rPr>
        <w:t>ordinem licentiam habeat suam iustitiam requirendi de ca</w:t>
      </w:r>
      <w:r w:rsidR="00DD545C" w:rsidRPr="007A06F5">
        <w:rPr>
          <w:rFonts w:ascii="Times New Roman" w:eastAsia="Times New Roman" w:hAnsi="Times New Roman" w:cs="Times New Roman"/>
          <w:lang w:val="la-Latn" w:eastAsia="cs-CZ"/>
        </w:rPr>
        <w:t>usis perpetratis</w:t>
      </w:r>
      <w:r w:rsidR="009B2994" w:rsidRPr="007A06F5">
        <w:rPr>
          <w:rFonts w:ascii="Times New Roman" w:eastAsia="Times New Roman" w:hAnsi="Times New Roman" w:cs="Times New Roman"/>
          <w:lang w:val="la-Latn" w:eastAsia="cs-CZ"/>
        </w:rPr>
        <w:t xml:space="preserve">, </w:t>
      </w:r>
      <w:r w:rsidR="00DD545C" w:rsidRPr="007A06F5">
        <w:rPr>
          <w:rFonts w:ascii="Times New Roman" w:eastAsia="Times New Roman" w:hAnsi="Times New Roman" w:cs="Times New Roman"/>
          <w:lang w:val="la-Latn" w:eastAsia="cs-CZ"/>
        </w:rPr>
        <w:t xml:space="preserve">postquam ad </w:t>
      </w:r>
      <w:r w:rsidRPr="007A06F5">
        <w:rPr>
          <w:rFonts w:ascii="Times New Roman" w:eastAsia="Times New Roman" w:hAnsi="Times New Roman" w:cs="Times New Roman"/>
          <w:lang w:val="la-Latn" w:eastAsia="cs-CZ"/>
        </w:rPr>
        <w:t>mortem diiudicatus 213 est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de praeteritis maneat</w:t>
      </w:r>
      <w:r w:rsidR="009B2994" w:rsidRPr="007A06F5">
        <w:rPr>
          <w:rFonts w:ascii="Times New Roman" w:eastAsia="Times New Roman" w:hAnsi="Times New Roman" w:cs="Times New Roman"/>
          <w:lang w:val="la-Latn" w:eastAsia="cs-CZ"/>
        </w:rPr>
        <w:t xml:space="preserve">, </w:t>
      </w:r>
      <w:r w:rsidRPr="007A06F5">
        <w:rPr>
          <w:rFonts w:ascii="Times New Roman" w:eastAsia="Times New Roman" w:hAnsi="Times New Roman" w:cs="Times New Roman"/>
          <w:lang w:val="la-Latn" w:eastAsia="cs-CZ"/>
        </w:rPr>
        <w:t>sicut supra diiudicatum fuit</w:t>
      </w:r>
      <w:r w:rsidR="009B2994" w:rsidRPr="007A06F5">
        <w:rPr>
          <w:rFonts w:ascii="Times New Roman" w:eastAsia="Times New Roman" w:hAnsi="Times New Roman" w:cs="Times New Roman"/>
          <w:lang w:val="la-Latn" w:eastAsia="cs-CZ"/>
        </w:rPr>
        <w:t xml:space="preserve">. </w:t>
      </w:r>
    </w:p>
    <w:p w14:paraId="26A6B668" w14:textId="6D1C2B81"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XLVIIII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LATRONE FORBANNITO A LIBERO HOMINE SUSCEPTO</w:t>
      </w:r>
      <w:r w:rsidR="009B2994" w:rsidRPr="007A06F5">
        <w:rPr>
          <w:rFonts w:ascii="Times New Roman" w:eastAsia="Times New Roman" w:hAnsi="Times New Roman" w:cs="Times New Roman"/>
          <w:sz w:val="24"/>
          <w:szCs w:val="24"/>
          <w:lang w:val="la-Latn" w:eastAsia="cs-CZ"/>
        </w:rPr>
        <w:t xml:space="preserve">. </w:t>
      </w:r>
    </w:p>
    <w:p w14:paraId="5FB8122A" w14:textId="7866197E"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214 latrone forbannito 215</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liber 216 homo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eum susce</w:t>
      </w:r>
      <w:r w:rsidR="00DD545C" w:rsidRPr="007A06F5">
        <w:rPr>
          <w:rFonts w:ascii="Times New Roman" w:eastAsia="Times New Roman" w:hAnsi="Times New Roman" w:cs="Times New Roman"/>
          <w:sz w:val="24"/>
          <w:szCs w:val="24"/>
          <w:lang w:val="la-Latn" w:eastAsia="cs-CZ"/>
        </w:rPr>
        <w:t>pit</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XV solidos conponat</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 xml:space="preserve">et </w:t>
      </w:r>
      <w:r w:rsidRPr="007A06F5">
        <w:rPr>
          <w:rFonts w:ascii="Times New Roman" w:eastAsia="Times New Roman" w:hAnsi="Times New Roman" w:cs="Times New Roman"/>
          <w:sz w:val="24"/>
          <w:szCs w:val="24"/>
          <w:lang w:val="la-Latn" w:eastAsia="cs-CZ"/>
        </w:rPr>
        <w:t>servus CXX percussionibus vapulet 217</w:t>
      </w:r>
      <w:r w:rsidR="009B2994" w:rsidRPr="007A06F5">
        <w:rPr>
          <w:rFonts w:ascii="Times New Roman" w:eastAsia="Times New Roman" w:hAnsi="Times New Roman" w:cs="Times New Roman"/>
          <w:sz w:val="24"/>
          <w:szCs w:val="24"/>
          <w:lang w:val="la-Latn" w:eastAsia="cs-CZ"/>
        </w:rPr>
        <w:t xml:space="preserve">. </w:t>
      </w:r>
    </w:p>
    <w:p w14:paraId="339DAD73" w14:textId="7BE64120"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COMITE LATRONEM IN FORBANNUM MITTENTE</w:t>
      </w:r>
      <w:r w:rsidR="009B2994" w:rsidRPr="007A06F5">
        <w:rPr>
          <w:rFonts w:ascii="Times New Roman" w:eastAsia="Times New Roman" w:hAnsi="Times New Roman" w:cs="Times New Roman"/>
          <w:sz w:val="24"/>
          <w:szCs w:val="24"/>
          <w:lang w:val="la-Latn" w:eastAsia="cs-CZ"/>
        </w:rPr>
        <w:t xml:space="preserve">. </w:t>
      </w:r>
    </w:p>
    <w:p w14:paraId="6D8262E8" w14:textId="5B06CDB1"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218 comes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latronem in forbannum 219 miserit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vicin</w:t>
      </w:r>
      <w:r w:rsidR="00DD545C" w:rsidRPr="007A06F5">
        <w:rPr>
          <w:rFonts w:ascii="Times New Roman" w:eastAsia="Times New Roman" w:hAnsi="Times New Roman" w:cs="Times New Roman"/>
          <w:sz w:val="24"/>
          <w:szCs w:val="24"/>
          <w:lang w:val="la-Latn" w:eastAsia="cs-CZ"/>
        </w:rPr>
        <w:t xml:space="preserve">is suis et aliis comitibus 220 </w:t>
      </w:r>
      <w:r w:rsidRPr="007A06F5">
        <w:rPr>
          <w:rFonts w:ascii="Times New Roman" w:eastAsia="Times New Roman" w:hAnsi="Times New Roman" w:cs="Times New Roman"/>
          <w:sz w:val="24"/>
          <w:szCs w:val="24"/>
          <w:lang w:val="la-Latn" w:eastAsia="cs-CZ"/>
        </w:rPr>
        <w:t>notum faciat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eundem latronem a se esse forbannitum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illi eum non recipiant</w:t>
      </w:r>
      <w:r w:rsidR="009B2994" w:rsidRPr="007A06F5">
        <w:rPr>
          <w:rFonts w:ascii="Times New Roman" w:eastAsia="Times New Roman" w:hAnsi="Times New Roman" w:cs="Times New Roman"/>
          <w:sz w:val="24"/>
          <w:szCs w:val="24"/>
          <w:lang w:val="la-Latn" w:eastAsia="cs-CZ"/>
        </w:rPr>
        <w:t xml:space="preserve">. </w:t>
      </w:r>
    </w:p>
    <w:p w14:paraId="3E194AA1" w14:textId="2B45084B"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LIBERIS HOMINIBUS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AD MALLUM VENIRE COGENDI SINT</w:t>
      </w:r>
      <w:r w:rsidR="009B2994" w:rsidRPr="007A06F5">
        <w:rPr>
          <w:rFonts w:ascii="Times New Roman" w:eastAsia="Times New Roman" w:hAnsi="Times New Roman" w:cs="Times New Roman"/>
          <w:sz w:val="24"/>
          <w:szCs w:val="24"/>
          <w:lang w:val="la-Latn" w:eastAsia="cs-CZ"/>
        </w:rPr>
        <w:t xml:space="preserve">. </w:t>
      </w:r>
    </w:p>
    <w:p w14:paraId="013EC239" w14:textId="160F5489"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nullus alius de liberis hominibus ad placitum vel ad ma</w:t>
      </w:r>
      <w:r w:rsidR="00DD545C" w:rsidRPr="007A06F5">
        <w:rPr>
          <w:rFonts w:ascii="Times New Roman" w:eastAsia="Times New Roman" w:hAnsi="Times New Roman" w:cs="Times New Roman"/>
          <w:sz w:val="24"/>
          <w:szCs w:val="24"/>
          <w:lang w:val="la-Latn" w:eastAsia="cs-CZ"/>
        </w:rPr>
        <w:t>llum venire cogatur</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 xml:space="preserve">exceptis </w:t>
      </w:r>
      <w:r w:rsidRPr="007A06F5">
        <w:rPr>
          <w:rFonts w:ascii="Times New Roman" w:eastAsia="Times New Roman" w:hAnsi="Times New Roman" w:cs="Times New Roman"/>
          <w:sz w:val="24"/>
          <w:szCs w:val="24"/>
          <w:lang w:val="la-Latn" w:eastAsia="cs-CZ"/>
        </w:rPr>
        <w:t>scabineis vel vassis comitum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qui causam suam a</w:t>
      </w:r>
      <w:r w:rsidR="00DD545C" w:rsidRPr="007A06F5">
        <w:rPr>
          <w:rFonts w:ascii="Times New Roman" w:eastAsia="Times New Roman" w:hAnsi="Times New Roman" w:cs="Times New Roman"/>
          <w:sz w:val="24"/>
          <w:szCs w:val="24"/>
          <w:lang w:val="la-Latn" w:eastAsia="cs-CZ"/>
        </w:rPr>
        <w:t>dquirere debent aut re</w:t>
      </w:r>
      <w:r w:rsidRPr="007A06F5">
        <w:rPr>
          <w:rFonts w:ascii="Times New Roman" w:eastAsia="Times New Roman" w:hAnsi="Times New Roman" w:cs="Times New Roman"/>
          <w:sz w:val="24"/>
          <w:szCs w:val="24"/>
          <w:lang w:val="la-Latn" w:eastAsia="cs-CZ"/>
        </w:rPr>
        <w:t>spondere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28384422" w14:textId="610FBCE0"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TESTIBUS AD TESTIMO</w:t>
      </w:r>
      <w:r w:rsidR="00DD545C" w:rsidRPr="007A06F5">
        <w:rPr>
          <w:rFonts w:ascii="Times New Roman" w:eastAsia="Times New Roman" w:hAnsi="Times New Roman" w:cs="Times New Roman"/>
          <w:sz w:val="24"/>
          <w:szCs w:val="24"/>
          <w:lang w:val="la-Latn" w:eastAsia="cs-CZ"/>
        </w:rPr>
        <w:t>NIUM DICENDUM</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QUALITER ADHI</w:t>
      </w:r>
      <w:r w:rsidRPr="007A06F5">
        <w:rPr>
          <w:rFonts w:ascii="Times New Roman" w:eastAsia="Times New Roman" w:hAnsi="Times New Roman" w:cs="Times New Roman"/>
          <w:sz w:val="24"/>
          <w:szCs w:val="24"/>
          <w:lang w:val="la-Latn" w:eastAsia="cs-CZ"/>
        </w:rPr>
        <w:t>BEANTUR</w:t>
      </w:r>
      <w:r w:rsidR="009B2994" w:rsidRPr="007A06F5">
        <w:rPr>
          <w:rFonts w:ascii="Times New Roman" w:eastAsia="Times New Roman" w:hAnsi="Times New Roman" w:cs="Times New Roman"/>
          <w:sz w:val="24"/>
          <w:szCs w:val="24"/>
          <w:lang w:val="la-Latn" w:eastAsia="cs-CZ"/>
        </w:rPr>
        <w:t xml:space="preserve">. </w:t>
      </w:r>
    </w:p>
    <w:p w14:paraId="078EC451" w14:textId="4C25AF00"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testes ad testimonium dicendum praemio non conduc</w:t>
      </w:r>
      <w:r w:rsidR="00DD545C" w:rsidRPr="007A06F5">
        <w:rPr>
          <w:rFonts w:ascii="Times New Roman" w:eastAsia="Times New Roman" w:hAnsi="Times New Roman" w:cs="Times New Roman"/>
          <w:sz w:val="24"/>
          <w:szCs w:val="24"/>
          <w:lang w:val="la-Latn" w:eastAsia="cs-CZ"/>
        </w:rPr>
        <w:t>antur</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et ut nullus testimo</w:t>
      </w:r>
      <w:r w:rsidRPr="007A06F5">
        <w:rPr>
          <w:rFonts w:ascii="Times New Roman" w:eastAsia="Times New Roman" w:hAnsi="Times New Roman" w:cs="Times New Roman"/>
          <w:sz w:val="24"/>
          <w:szCs w:val="24"/>
          <w:lang w:val="la-Latn" w:eastAsia="cs-CZ"/>
        </w:rPr>
        <w:t>nium dicat aut sacramentum iuret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ieiunus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ut te</w:t>
      </w:r>
      <w:r w:rsidR="00DD545C" w:rsidRPr="007A06F5">
        <w:rPr>
          <w:rFonts w:ascii="Times New Roman" w:eastAsia="Times New Roman" w:hAnsi="Times New Roman" w:cs="Times New Roman"/>
          <w:sz w:val="24"/>
          <w:szCs w:val="24"/>
          <w:lang w:val="la-Latn" w:eastAsia="cs-CZ"/>
        </w:rPr>
        <w:t>stes</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priusquam iurent</w:t>
      </w:r>
      <w:r w:rsidR="009B2994" w:rsidRPr="007A06F5">
        <w:rPr>
          <w:rFonts w:ascii="Times New Roman" w:eastAsia="Times New Roman" w:hAnsi="Times New Roman" w:cs="Times New Roman"/>
          <w:sz w:val="24"/>
          <w:szCs w:val="24"/>
          <w:lang w:val="la-Latn" w:eastAsia="cs-CZ"/>
        </w:rPr>
        <w:t xml:space="preserve">, </w:t>
      </w:r>
      <w:r w:rsidR="00DD545C" w:rsidRPr="007A06F5">
        <w:rPr>
          <w:rFonts w:ascii="Times New Roman" w:eastAsia="Times New Roman" w:hAnsi="Times New Roman" w:cs="Times New Roman"/>
          <w:sz w:val="24"/>
          <w:szCs w:val="24"/>
          <w:lang w:val="la-Latn" w:eastAsia="cs-CZ"/>
        </w:rPr>
        <w:t>sepa</w:t>
      </w:r>
      <w:r w:rsidRPr="007A06F5">
        <w:rPr>
          <w:rFonts w:ascii="Times New Roman" w:eastAsia="Times New Roman" w:hAnsi="Times New Roman" w:cs="Times New Roman"/>
          <w:sz w:val="24"/>
          <w:szCs w:val="24"/>
          <w:lang w:val="la-Latn" w:eastAsia="cs-CZ"/>
        </w:rPr>
        <w:t>ratim discutiantur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quid dicere velint de illa 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unde testimonium reddere debent</w:t>
      </w:r>
      <w:r w:rsidR="009B2994" w:rsidRPr="007A06F5">
        <w:rPr>
          <w:rFonts w:ascii="Times New Roman" w:eastAsia="Times New Roman" w:hAnsi="Times New Roman" w:cs="Times New Roman"/>
          <w:sz w:val="24"/>
          <w:szCs w:val="24"/>
          <w:lang w:val="la-Latn" w:eastAsia="cs-CZ"/>
        </w:rPr>
        <w:t xml:space="preserve">. </w:t>
      </w:r>
    </w:p>
    <w:p w14:paraId="0B0E1EFC" w14:textId="631C5AD0"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IUSTITIA CUIUSLIBET A NULLO QUOLIBET DILATANDA</w:t>
      </w:r>
      <w:r w:rsidR="009B2994" w:rsidRPr="007A06F5">
        <w:rPr>
          <w:rFonts w:ascii="Times New Roman" w:eastAsia="Times New Roman" w:hAnsi="Times New Roman" w:cs="Times New Roman"/>
          <w:sz w:val="24"/>
          <w:szCs w:val="24"/>
          <w:lang w:val="la-Latn" w:eastAsia="cs-CZ"/>
        </w:rPr>
        <w:t xml:space="preserve">. </w:t>
      </w:r>
    </w:p>
    <w:p w14:paraId="35EF9D2E" w14:textId="536ECE32"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nullus quilibet missus noster neque comes neque iude</w:t>
      </w:r>
      <w:r w:rsidR="00DD545C" w:rsidRPr="007A06F5">
        <w:rPr>
          <w:rFonts w:ascii="Times New Roman" w:eastAsia="Times New Roman" w:hAnsi="Times New Roman" w:cs="Times New Roman"/>
          <w:sz w:val="24"/>
          <w:szCs w:val="24"/>
          <w:lang w:val="la-Latn" w:eastAsia="cs-CZ"/>
        </w:rPr>
        <w:t xml:space="preserve">x aut scabineus cuiuslibet </w:t>
      </w:r>
      <w:r w:rsidRPr="007A06F5">
        <w:rPr>
          <w:rFonts w:ascii="Times New Roman" w:eastAsia="Times New Roman" w:hAnsi="Times New Roman" w:cs="Times New Roman"/>
          <w:sz w:val="24"/>
          <w:szCs w:val="24"/>
          <w:lang w:val="la-Latn" w:eastAsia="cs-CZ"/>
        </w:rPr>
        <w:t>iustitiam dilatare praesumat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si statim adimpleta potuerit </w:t>
      </w:r>
      <w:r w:rsidR="00DD545C" w:rsidRPr="007A06F5">
        <w:rPr>
          <w:rFonts w:ascii="Times New Roman" w:eastAsia="Times New Roman" w:hAnsi="Times New Roman" w:cs="Times New Roman"/>
          <w:sz w:val="24"/>
          <w:szCs w:val="24"/>
          <w:lang w:val="la-Latn" w:eastAsia="cs-CZ"/>
        </w:rPr>
        <w:t>esse secundum rectitudinem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neque praemia pro hoc a quolibet homine per aliquo</w:t>
      </w:r>
      <w:r w:rsidR="00DD545C" w:rsidRPr="007A06F5">
        <w:rPr>
          <w:rFonts w:ascii="Times New Roman" w:eastAsia="Times New Roman" w:hAnsi="Times New Roman" w:cs="Times New Roman"/>
          <w:sz w:val="24"/>
          <w:szCs w:val="24"/>
          <w:lang w:val="la-Latn" w:eastAsia="cs-CZ"/>
        </w:rPr>
        <w:t xml:space="preserve">d ingenium malum praesumat </w:t>
      </w:r>
      <w:r w:rsidRPr="007A06F5">
        <w:rPr>
          <w:rFonts w:ascii="Times New Roman" w:eastAsia="Times New Roman" w:hAnsi="Times New Roman" w:cs="Times New Roman"/>
          <w:sz w:val="24"/>
          <w:szCs w:val="24"/>
          <w:lang w:val="la-Latn" w:eastAsia="cs-CZ"/>
        </w:rPr>
        <w:t>accipere</w:t>
      </w:r>
      <w:r w:rsidR="009B2994" w:rsidRPr="007A06F5">
        <w:rPr>
          <w:rFonts w:ascii="Times New Roman" w:eastAsia="Times New Roman" w:hAnsi="Times New Roman" w:cs="Times New Roman"/>
          <w:sz w:val="24"/>
          <w:szCs w:val="24"/>
          <w:lang w:val="la-Latn" w:eastAsia="cs-CZ"/>
        </w:rPr>
        <w:t xml:space="preserve">. </w:t>
      </w:r>
    </w:p>
    <w:p w14:paraId="446DBBC9" w14:textId="4C581F4A" w:rsidR="00535009" w:rsidRPr="007A06F5" w:rsidRDefault="00535009" w:rsidP="00450DB4">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LIIII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NON COGENDO AD PONTEM IRE CAUSA TELONEI</w:t>
      </w:r>
      <w:r w:rsidR="009B2994" w:rsidRPr="007A06F5">
        <w:rPr>
          <w:rFonts w:ascii="Times New Roman" w:eastAsia="Times New Roman" w:hAnsi="Times New Roman" w:cs="Times New Roman"/>
          <w:sz w:val="24"/>
          <w:szCs w:val="24"/>
          <w:lang w:val="la-Latn" w:eastAsia="cs-CZ"/>
        </w:rPr>
        <w:t xml:space="preserve">. </w:t>
      </w:r>
    </w:p>
    <w:p w14:paraId="12DD4BB1" w14:textId="42A5AC38" w:rsidR="00535009" w:rsidRPr="007A06F5" w:rsidRDefault="00535009" w:rsidP="00DD545C">
      <w:pPr>
        <w:spacing w:after="120"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nullus cogatur ad pontem ire ad fluvium t</w:t>
      </w:r>
      <w:r w:rsidR="00DD545C" w:rsidRPr="007A06F5">
        <w:rPr>
          <w:rFonts w:ascii="Times New Roman" w:eastAsia="Times New Roman" w:hAnsi="Times New Roman" w:cs="Times New Roman"/>
          <w:sz w:val="24"/>
          <w:szCs w:val="24"/>
          <w:lang w:val="la-Latn" w:eastAsia="cs-CZ"/>
        </w:rPr>
        <w:t>ranseundum propter telonei cau</w:t>
      </w:r>
      <w:r w:rsidRPr="007A06F5">
        <w:rPr>
          <w:rFonts w:ascii="Times New Roman" w:hAnsi="Times New Roman" w:cs="Times New Roman"/>
          <w:lang w:val="la-Latn" w:eastAsia="cs-CZ"/>
        </w:rPr>
        <w:t>sas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quando ille in alio loco conpendiosius illud flumen transire potest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Similiter in /</w:t>
      </w:r>
      <w:r w:rsidRPr="007A06F5">
        <w:rPr>
          <w:rFonts w:ascii="Times New Roman" w:hAnsi="Times New Roman" w:cs="Times New Roman"/>
          <w:lang w:val="la-Latn"/>
        </w:rPr>
        <w:t>piano campo</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ubi pons nec treiectus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ibi omnimodis pra</w:t>
      </w:r>
      <w:r w:rsidR="00DD545C" w:rsidRPr="007A06F5">
        <w:rPr>
          <w:rFonts w:ascii="Times New Roman" w:hAnsi="Times New Roman" w:cs="Times New Roman"/>
          <w:lang w:val="la-Latn"/>
        </w:rPr>
        <w:t>ecipimus</w:t>
      </w:r>
      <w:r w:rsidR="009B2994" w:rsidRPr="007A06F5">
        <w:rPr>
          <w:rFonts w:ascii="Times New Roman" w:hAnsi="Times New Roman" w:cs="Times New Roman"/>
          <w:lang w:val="la-Latn"/>
        </w:rPr>
        <w:t xml:space="preserve">, </w:t>
      </w:r>
      <w:r w:rsidR="00DD545C" w:rsidRPr="007A06F5">
        <w:rPr>
          <w:rFonts w:ascii="Times New Roman" w:hAnsi="Times New Roman" w:cs="Times New Roman"/>
          <w:lang w:val="la-Latn"/>
        </w:rPr>
        <w:t xml:space="preserve">ut non teloneum </w:t>
      </w:r>
      <w:r w:rsidRPr="007A06F5">
        <w:rPr>
          <w:rFonts w:ascii="Times New Roman" w:hAnsi="Times New Roman" w:cs="Times New Roman"/>
          <w:lang w:val="la-Latn"/>
        </w:rPr>
        <w:t>exigatur</w:t>
      </w:r>
      <w:r w:rsidR="009B2994" w:rsidRPr="007A06F5">
        <w:rPr>
          <w:rFonts w:ascii="Times New Roman" w:hAnsi="Times New Roman" w:cs="Times New Roman"/>
          <w:lang w:val="la-Latn"/>
        </w:rPr>
        <w:t xml:space="preserve">. </w:t>
      </w:r>
    </w:p>
    <w:p w14:paraId="71720B47" w14:textId="33B90D7C" w:rsidR="00535009" w:rsidRPr="007A06F5" w:rsidRDefault="00535009" w:rsidP="00450DB4">
      <w:pPr>
        <w:pStyle w:val="Normlnweb"/>
        <w:spacing w:before="0" w:beforeAutospacing="0" w:after="120" w:afterAutospacing="0"/>
        <w:rPr>
          <w:lang w:val="la-Latn"/>
        </w:rPr>
      </w:pPr>
      <w:r w:rsidRPr="007A06F5">
        <w:rPr>
          <w:lang w:val="la-Latn"/>
        </w:rPr>
        <w:t>LV</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SI PRESBITER S</w:t>
      </w:r>
      <w:r w:rsidR="00DD545C" w:rsidRPr="007A06F5">
        <w:rPr>
          <w:lang w:val="la-Latn"/>
        </w:rPr>
        <w:t>ANCTUM CHRISMA DEDERIT AD IUDI</w:t>
      </w:r>
      <w:r w:rsidRPr="007A06F5">
        <w:rPr>
          <w:lang w:val="la-Latn"/>
        </w:rPr>
        <w:t>CIUM SUBVERTENDUM</w:t>
      </w:r>
      <w:r w:rsidR="009B2994" w:rsidRPr="007A06F5">
        <w:rPr>
          <w:lang w:val="la-Latn"/>
        </w:rPr>
        <w:t xml:space="preserve">. </w:t>
      </w:r>
    </w:p>
    <w:p w14:paraId="6F6579CA" w14:textId="0F6BC1A2" w:rsidR="00535009" w:rsidRPr="007A06F5" w:rsidRDefault="00535009" w:rsidP="00450DB4">
      <w:pPr>
        <w:pStyle w:val="Normlnweb"/>
        <w:spacing w:before="0" w:beforeAutospacing="0" w:after="120" w:afterAutospacing="0"/>
        <w:rPr>
          <w:lang w:val="la-Latn"/>
        </w:rPr>
      </w:pPr>
      <w:r w:rsidRPr="007A06F5">
        <w:rPr>
          <w:lang w:val="la-Latn"/>
        </w:rPr>
        <w:t>Ut presbiter</w:t>
      </w:r>
      <w:r w:rsidR="009B2994" w:rsidRPr="007A06F5">
        <w:rPr>
          <w:lang w:val="la-Latn"/>
        </w:rPr>
        <w:t xml:space="preserve">, </w:t>
      </w:r>
      <w:r w:rsidRPr="007A06F5">
        <w:rPr>
          <w:lang w:val="la-Latn"/>
        </w:rPr>
        <w:t>qui sanctum chrisma donaverit ad iudic</w:t>
      </w:r>
      <w:r w:rsidR="00DD545C" w:rsidRPr="007A06F5">
        <w:rPr>
          <w:lang w:val="la-Latn"/>
        </w:rPr>
        <w:t>ium subvertendum</w:t>
      </w:r>
      <w:r w:rsidR="009B2994" w:rsidRPr="007A06F5">
        <w:rPr>
          <w:lang w:val="la-Latn"/>
        </w:rPr>
        <w:t xml:space="preserve">, </w:t>
      </w:r>
      <w:r w:rsidR="00DD545C" w:rsidRPr="007A06F5">
        <w:rPr>
          <w:lang w:val="la-Latn"/>
        </w:rPr>
        <w:t xml:space="preserve">postquam de </w:t>
      </w:r>
      <w:r w:rsidRPr="007A06F5">
        <w:rPr>
          <w:lang w:val="la-Latn"/>
        </w:rPr>
        <w:t>gradu suo depositus fuerit</w:t>
      </w:r>
      <w:r w:rsidR="009B2994" w:rsidRPr="007A06F5">
        <w:rPr>
          <w:lang w:val="la-Latn"/>
        </w:rPr>
        <w:t xml:space="preserve">, </w:t>
      </w:r>
      <w:r w:rsidRPr="007A06F5">
        <w:rPr>
          <w:lang w:val="la-Latn"/>
        </w:rPr>
        <w:t>manum amittat</w:t>
      </w:r>
      <w:r w:rsidR="009B2994" w:rsidRPr="007A06F5">
        <w:rPr>
          <w:lang w:val="la-Latn"/>
        </w:rPr>
        <w:t xml:space="preserve">. </w:t>
      </w:r>
    </w:p>
    <w:p w14:paraId="0EFD741A" w14:textId="6C1E681E" w:rsidR="00535009" w:rsidRPr="007A06F5" w:rsidRDefault="00535009" w:rsidP="00450DB4">
      <w:pPr>
        <w:pStyle w:val="Normlnweb"/>
        <w:spacing w:before="0" w:beforeAutospacing="0" w:after="120" w:afterAutospacing="0"/>
        <w:rPr>
          <w:lang w:val="la-Latn"/>
        </w:rPr>
      </w:pPr>
      <w:r w:rsidRPr="007A06F5">
        <w:rPr>
          <w:lang w:val="la-Latn"/>
        </w:rPr>
        <w:t>LVI</w:t>
      </w:r>
      <w:r w:rsidR="009B2994" w:rsidRPr="007A06F5">
        <w:rPr>
          <w:lang w:val="la-Latn"/>
        </w:rPr>
        <w:t xml:space="preserve">. </w:t>
      </w:r>
      <w:r w:rsidRPr="007A06F5">
        <w:rPr>
          <w:lang w:val="la-Latn"/>
        </w:rPr>
        <w:t>DE IUDICIBUS</w:t>
      </w:r>
      <w:r w:rsidR="009B2994" w:rsidRPr="007A06F5">
        <w:rPr>
          <w:lang w:val="la-Latn"/>
        </w:rPr>
        <w:t xml:space="preserve">, </w:t>
      </w:r>
      <w:r w:rsidRPr="007A06F5">
        <w:rPr>
          <w:lang w:val="la-Latn"/>
        </w:rPr>
        <w:t>ADVOCATIS</w:t>
      </w:r>
      <w:r w:rsidR="009B2994" w:rsidRPr="007A06F5">
        <w:rPr>
          <w:lang w:val="la-Latn"/>
        </w:rPr>
        <w:t xml:space="preserve">, </w:t>
      </w:r>
      <w:r w:rsidR="00DD545C" w:rsidRPr="007A06F5">
        <w:rPr>
          <w:lang w:val="la-Latn"/>
        </w:rPr>
        <w:t>PRAEPOSITIS ET RELIQUIS MINI</w:t>
      </w:r>
      <w:r w:rsidRPr="007A06F5">
        <w:rPr>
          <w:lang w:val="la-Latn"/>
        </w:rPr>
        <w:t>STRIS</w:t>
      </w:r>
      <w:r w:rsidR="009B2994" w:rsidRPr="007A06F5">
        <w:rPr>
          <w:lang w:val="la-Latn"/>
        </w:rPr>
        <w:t xml:space="preserve">, </w:t>
      </w:r>
      <w:r w:rsidRPr="007A06F5">
        <w:rPr>
          <w:lang w:val="la-Latn"/>
        </w:rPr>
        <w:t>QUALES SINT</w:t>
      </w:r>
      <w:r w:rsidR="009B2994" w:rsidRPr="007A06F5">
        <w:rPr>
          <w:lang w:val="la-Latn"/>
        </w:rPr>
        <w:t xml:space="preserve">. </w:t>
      </w:r>
    </w:p>
    <w:p w14:paraId="55A52454" w14:textId="0C066433" w:rsidR="00535009" w:rsidRPr="007A06F5" w:rsidRDefault="00535009" w:rsidP="00450DB4">
      <w:pPr>
        <w:pStyle w:val="Normlnweb"/>
        <w:spacing w:before="0" w:beforeAutospacing="0" w:after="120" w:afterAutospacing="0"/>
        <w:rPr>
          <w:lang w:val="la-Latn"/>
        </w:rPr>
      </w:pPr>
      <w:r w:rsidRPr="007A06F5">
        <w:rPr>
          <w:lang w:val="la-Latn"/>
        </w:rPr>
        <w:t>Ut iudices</w:t>
      </w:r>
      <w:r w:rsidR="009B2994" w:rsidRPr="007A06F5">
        <w:rPr>
          <w:lang w:val="la-Latn"/>
        </w:rPr>
        <w:t xml:space="preserve">, </w:t>
      </w:r>
      <w:r w:rsidRPr="007A06F5">
        <w:rPr>
          <w:lang w:val="la-Latn"/>
        </w:rPr>
        <w:t>advocati</w:t>
      </w:r>
      <w:r w:rsidR="009B2994" w:rsidRPr="007A06F5">
        <w:rPr>
          <w:lang w:val="la-Latn"/>
        </w:rPr>
        <w:t xml:space="preserve">, </w:t>
      </w:r>
      <w:r w:rsidRPr="007A06F5">
        <w:rPr>
          <w:lang w:val="la-Latn"/>
        </w:rPr>
        <w:t>praepositi</w:t>
      </w:r>
      <w:r w:rsidR="009B2994" w:rsidRPr="007A06F5">
        <w:rPr>
          <w:lang w:val="la-Latn"/>
        </w:rPr>
        <w:t xml:space="preserve">, </w:t>
      </w:r>
      <w:r w:rsidRPr="007A06F5">
        <w:rPr>
          <w:lang w:val="la-Latn"/>
        </w:rPr>
        <w:t>centenarii</w:t>
      </w:r>
      <w:r w:rsidR="009B2994" w:rsidRPr="007A06F5">
        <w:rPr>
          <w:lang w:val="la-Latn"/>
        </w:rPr>
        <w:t xml:space="preserve">, </w:t>
      </w:r>
      <w:r w:rsidRPr="007A06F5">
        <w:rPr>
          <w:lang w:val="la-Latn"/>
        </w:rPr>
        <w:t>vicarii</w:t>
      </w:r>
      <w:r w:rsidR="009B2994" w:rsidRPr="007A06F5">
        <w:rPr>
          <w:lang w:val="la-Latn"/>
        </w:rPr>
        <w:t xml:space="preserve">, </w:t>
      </w:r>
      <w:r w:rsidRPr="007A06F5">
        <w:rPr>
          <w:lang w:val="la-Latn"/>
        </w:rPr>
        <w:t>scabi</w:t>
      </w:r>
      <w:r w:rsidR="00DD545C" w:rsidRPr="007A06F5">
        <w:rPr>
          <w:lang w:val="la-Latn"/>
        </w:rPr>
        <w:t>nei</w:t>
      </w:r>
      <w:r w:rsidR="009B2994" w:rsidRPr="007A06F5">
        <w:rPr>
          <w:lang w:val="la-Latn"/>
        </w:rPr>
        <w:t xml:space="preserve">, </w:t>
      </w:r>
      <w:r w:rsidR="00DD545C" w:rsidRPr="007A06F5">
        <w:rPr>
          <w:lang w:val="la-Latn"/>
        </w:rPr>
        <w:t xml:space="preserve">quales meliores inveniri </w:t>
      </w:r>
      <w:r w:rsidRPr="007A06F5">
        <w:rPr>
          <w:lang w:val="la-Latn"/>
        </w:rPr>
        <w:t>possunt</w:t>
      </w:r>
      <w:r w:rsidR="009B2994" w:rsidRPr="007A06F5">
        <w:rPr>
          <w:lang w:val="la-Latn"/>
        </w:rPr>
        <w:t xml:space="preserve">, </w:t>
      </w:r>
      <w:r w:rsidRPr="007A06F5">
        <w:rPr>
          <w:lang w:val="la-Latn"/>
        </w:rPr>
        <w:t>constituantur ad sua ministeria exercenda</w:t>
      </w:r>
      <w:r w:rsidR="009B2994" w:rsidRPr="007A06F5">
        <w:rPr>
          <w:lang w:val="la-Latn"/>
        </w:rPr>
        <w:t xml:space="preserve">. </w:t>
      </w:r>
    </w:p>
    <w:p w14:paraId="3B6F93B7" w14:textId="1A425560" w:rsidR="00535009" w:rsidRPr="007A06F5" w:rsidRDefault="00927A9F" w:rsidP="00450DB4">
      <w:pPr>
        <w:pStyle w:val="Normlnweb"/>
        <w:spacing w:before="0" w:beforeAutospacing="0" w:after="120" w:afterAutospacing="0"/>
        <w:rPr>
          <w:lang w:val="la-Latn"/>
        </w:rPr>
      </w:pPr>
      <w:r w:rsidRPr="007A06F5">
        <w:rPr>
          <w:lang w:val="la-Latn"/>
        </w:rPr>
        <w:t>LVII</w:t>
      </w:r>
      <w:r w:rsidR="009B2994" w:rsidRPr="007A06F5">
        <w:rPr>
          <w:lang w:val="la-Latn"/>
        </w:rPr>
        <w:t xml:space="preserve">. </w:t>
      </w:r>
      <w:r w:rsidR="00535009" w:rsidRPr="007A06F5">
        <w:rPr>
          <w:lang w:val="la-Latn"/>
        </w:rPr>
        <w:t>DE MALLO PUBLICO</w:t>
      </w:r>
      <w:r w:rsidR="009B2994" w:rsidRPr="007A06F5">
        <w:rPr>
          <w:lang w:val="la-Latn"/>
        </w:rPr>
        <w:t xml:space="preserve">. </w:t>
      </w:r>
    </w:p>
    <w:p w14:paraId="2A6272E9" w14:textId="3BACD049" w:rsidR="00535009" w:rsidRPr="007A06F5" w:rsidRDefault="00535009" w:rsidP="00450DB4">
      <w:pPr>
        <w:pStyle w:val="Normlnweb"/>
        <w:spacing w:before="0" w:beforeAutospacing="0" w:after="120" w:afterAutospacing="0"/>
        <w:rPr>
          <w:lang w:val="la-Latn"/>
        </w:rPr>
      </w:pPr>
      <w:r w:rsidRPr="007A06F5">
        <w:rPr>
          <w:lang w:val="la-Latn"/>
        </w:rPr>
        <w:t>Ut  in locis</w:t>
      </w:r>
      <w:r w:rsidR="009B2994" w:rsidRPr="007A06F5">
        <w:rPr>
          <w:lang w:val="la-Latn"/>
        </w:rPr>
        <w:t xml:space="preserve">, </w:t>
      </w:r>
      <w:r w:rsidRPr="007A06F5">
        <w:rPr>
          <w:lang w:val="la-Latn"/>
        </w:rPr>
        <w:t>ubi mallos publicos habere solent</w:t>
      </w:r>
      <w:r w:rsidR="009B2994" w:rsidRPr="007A06F5">
        <w:rPr>
          <w:lang w:val="la-Latn"/>
        </w:rPr>
        <w:t xml:space="preserve">, </w:t>
      </w:r>
      <w:r w:rsidRPr="007A06F5">
        <w:rPr>
          <w:lang w:val="la-Latn"/>
        </w:rPr>
        <w:t xml:space="preserve">tectum </w:t>
      </w:r>
      <w:r w:rsidR="00DD545C" w:rsidRPr="007A06F5">
        <w:rPr>
          <w:lang w:val="la-Latn"/>
        </w:rPr>
        <w:t>tale constituatur</w:t>
      </w:r>
      <w:r w:rsidR="009B2994" w:rsidRPr="007A06F5">
        <w:rPr>
          <w:lang w:val="la-Latn"/>
        </w:rPr>
        <w:t xml:space="preserve">, </w:t>
      </w:r>
      <w:r w:rsidR="00DD545C" w:rsidRPr="007A06F5">
        <w:rPr>
          <w:lang w:val="la-Latn"/>
        </w:rPr>
        <w:t xml:space="preserve">quod in hi </w:t>
      </w:r>
      <w:r w:rsidRPr="007A06F5">
        <w:rPr>
          <w:lang w:val="la-Latn"/>
        </w:rPr>
        <w:t>berno et in aestate observatum esse possit</w:t>
      </w:r>
      <w:r w:rsidR="009B2994" w:rsidRPr="007A06F5">
        <w:rPr>
          <w:lang w:val="la-Latn"/>
        </w:rPr>
        <w:t xml:space="preserve">. </w:t>
      </w:r>
      <w:r w:rsidRPr="007A06F5">
        <w:rPr>
          <w:lang w:val="la-Latn"/>
        </w:rPr>
        <w:t>/</w:t>
      </w:r>
    </w:p>
    <w:p w14:paraId="276659A5" w14:textId="3B312006" w:rsidR="00535009" w:rsidRPr="007A06F5" w:rsidRDefault="00535009" w:rsidP="00450DB4">
      <w:pPr>
        <w:pStyle w:val="Normlnweb"/>
        <w:spacing w:before="0" w:beforeAutospacing="0" w:after="120" w:afterAutospacing="0"/>
        <w:rPr>
          <w:lang w:val="la-Latn"/>
        </w:rPr>
      </w:pPr>
      <w:r w:rsidRPr="007A06F5">
        <w:rPr>
          <w:lang w:val="la-Latn"/>
        </w:rPr>
        <w:t>LVIII</w:t>
      </w:r>
      <w:r w:rsidR="009B2994" w:rsidRPr="007A06F5">
        <w:rPr>
          <w:lang w:val="la-Latn"/>
        </w:rPr>
        <w:t xml:space="preserve">. </w:t>
      </w:r>
      <w:r w:rsidRPr="007A06F5">
        <w:rPr>
          <w:lang w:val="la-Latn"/>
        </w:rPr>
        <w:t>DE SACRAMENTIS AD PALATIUM ADHRAMITIS</w:t>
      </w:r>
      <w:r w:rsidR="009B2994" w:rsidRPr="007A06F5">
        <w:rPr>
          <w:lang w:val="la-Latn"/>
        </w:rPr>
        <w:t xml:space="preserve">. </w:t>
      </w:r>
    </w:p>
    <w:p w14:paraId="57D32F7D" w14:textId="11C2D839" w:rsidR="00535009" w:rsidRPr="007A06F5" w:rsidRDefault="00535009" w:rsidP="00450DB4">
      <w:pPr>
        <w:pStyle w:val="Normlnweb"/>
        <w:spacing w:before="0" w:beforeAutospacing="0" w:after="120" w:afterAutospacing="0"/>
        <w:rPr>
          <w:lang w:val="la-Latn"/>
        </w:rPr>
      </w:pPr>
      <w:r w:rsidRPr="007A06F5">
        <w:rPr>
          <w:lang w:val="la-Latn"/>
        </w:rPr>
        <w:t>Ut sacramenta</w:t>
      </w:r>
      <w:r w:rsidR="009B2994" w:rsidRPr="007A06F5">
        <w:rPr>
          <w:lang w:val="la-Latn"/>
        </w:rPr>
        <w:t xml:space="preserve">, </w:t>
      </w:r>
      <w:r w:rsidRPr="007A06F5">
        <w:rPr>
          <w:lang w:val="la-Latn"/>
        </w:rPr>
        <w:t xml:space="preserve">quae ad palatium fuerint </w:t>
      </w:r>
      <w:r w:rsidRPr="007A06F5">
        <w:rPr>
          <w:highlight w:val="cyan"/>
          <w:lang w:val="la-Latn"/>
        </w:rPr>
        <w:t>adrhamita</w:t>
      </w:r>
      <w:r w:rsidR="009B2994" w:rsidRPr="007A06F5">
        <w:rPr>
          <w:lang w:val="la-Latn"/>
        </w:rPr>
        <w:t xml:space="preserve">, </w:t>
      </w:r>
      <w:r w:rsidRPr="007A06F5">
        <w:rPr>
          <w:lang w:val="la-Latn"/>
        </w:rPr>
        <w:t>i</w:t>
      </w:r>
      <w:r w:rsidR="00DD545C" w:rsidRPr="007A06F5">
        <w:rPr>
          <w:lang w:val="la-Latn"/>
        </w:rPr>
        <w:t>n palatio perficiantur</w:t>
      </w:r>
      <w:r w:rsidR="009B2994" w:rsidRPr="007A06F5">
        <w:rPr>
          <w:lang w:val="la-Latn"/>
        </w:rPr>
        <w:t xml:space="preserve">; </w:t>
      </w:r>
      <w:r w:rsidR="00DD545C" w:rsidRPr="007A06F5">
        <w:rPr>
          <w:lang w:val="la-Latn"/>
        </w:rPr>
        <w:t xml:space="preserve">et si </w:t>
      </w:r>
      <w:r w:rsidRPr="007A06F5">
        <w:rPr>
          <w:lang w:val="la-Latn"/>
        </w:rPr>
        <w:t>consacramentales homines cum ipso venire rennuerint</w:t>
      </w:r>
      <w:r w:rsidR="009B2994" w:rsidRPr="007A06F5">
        <w:rPr>
          <w:lang w:val="la-Latn"/>
        </w:rPr>
        <w:t xml:space="preserve">, </w:t>
      </w:r>
      <w:r w:rsidRPr="007A06F5">
        <w:rPr>
          <w:lang w:val="la-Latn"/>
        </w:rPr>
        <w:t>iuss</w:t>
      </w:r>
      <w:r w:rsidR="00DD545C" w:rsidRPr="007A06F5">
        <w:rPr>
          <w:lang w:val="la-Latn"/>
        </w:rPr>
        <w:t xml:space="preserve">ione dominica aut indiculo </w:t>
      </w:r>
      <w:r w:rsidRPr="007A06F5">
        <w:rPr>
          <w:lang w:val="la-Latn"/>
        </w:rPr>
        <w:t>aut sigillo ad palatium venire cogantur</w:t>
      </w:r>
      <w:r w:rsidR="009B2994" w:rsidRPr="007A06F5">
        <w:rPr>
          <w:lang w:val="la-Latn"/>
        </w:rPr>
        <w:t xml:space="preserve">. </w:t>
      </w:r>
    </w:p>
    <w:p w14:paraId="5BD1B822" w14:textId="1A60A034" w:rsidR="00535009" w:rsidRPr="007A06F5" w:rsidRDefault="00535009" w:rsidP="00450DB4">
      <w:pPr>
        <w:pStyle w:val="Normlnweb"/>
        <w:spacing w:before="0" w:beforeAutospacing="0" w:after="120" w:afterAutospacing="0"/>
        <w:rPr>
          <w:lang w:val="la-Latn"/>
        </w:rPr>
      </w:pPr>
      <w:r w:rsidRPr="007A06F5">
        <w:rPr>
          <w:lang w:val="la-Latn"/>
        </w:rPr>
        <w:t>LVIIII</w:t>
      </w:r>
      <w:r w:rsidR="009B2994" w:rsidRPr="007A06F5">
        <w:rPr>
          <w:lang w:val="la-Latn"/>
        </w:rPr>
        <w:t xml:space="preserve">. </w:t>
      </w:r>
      <w:r w:rsidRPr="007A06F5">
        <w:rPr>
          <w:lang w:val="la-Latn"/>
        </w:rPr>
        <w:t>DE INPEDIMENTO CLAMATORUM</w:t>
      </w:r>
      <w:r w:rsidR="009B2994" w:rsidRPr="007A06F5">
        <w:rPr>
          <w:lang w:val="la-Latn"/>
        </w:rPr>
        <w:t xml:space="preserve">. </w:t>
      </w:r>
    </w:p>
    <w:p w14:paraId="54A9EFD6" w14:textId="04FDA580" w:rsidR="00535009" w:rsidRPr="007A06F5" w:rsidRDefault="00535009" w:rsidP="00450DB4">
      <w:pPr>
        <w:pStyle w:val="Normlnweb"/>
        <w:spacing w:before="0" w:beforeAutospacing="0" w:after="120" w:afterAutospacing="0"/>
        <w:rPr>
          <w:lang w:val="la-Latn"/>
        </w:rPr>
      </w:pPr>
      <w:r w:rsidRPr="007A06F5">
        <w:rPr>
          <w:lang w:val="la-Latn"/>
        </w:rPr>
        <w:lastRenderedPageBreak/>
        <w:t>De clamatoribus</w:t>
      </w:r>
      <w:r w:rsidR="009B2994" w:rsidRPr="007A06F5">
        <w:rPr>
          <w:lang w:val="la-Latn"/>
        </w:rPr>
        <w:t xml:space="preserve">, </w:t>
      </w:r>
      <w:r w:rsidRPr="007A06F5">
        <w:rPr>
          <w:lang w:val="la-Latn"/>
        </w:rPr>
        <w:t>qui magnum inpedimentum faciun</w:t>
      </w:r>
      <w:r w:rsidR="00927A9F" w:rsidRPr="007A06F5">
        <w:rPr>
          <w:lang w:val="la-Latn"/>
        </w:rPr>
        <w:t>t in palatio ad aures domni im</w:t>
      </w:r>
      <w:r w:rsidRPr="007A06F5">
        <w:rPr>
          <w:lang w:val="la-Latn"/>
        </w:rPr>
        <w:t>peratoris</w:t>
      </w:r>
      <w:r w:rsidR="009B2994" w:rsidRPr="007A06F5">
        <w:rPr>
          <w:lang w:val="la-Latn"/>
        </w:rPr>
        <w:t xml:space="preserve">; </w:t>
      </w:r>
      <w:r w:rsidRPr="007A06F5">
        <w:rPr>
          <w:lang w:val="la-Latn"/>
        </w:rPr>
        <w:t>ut  missi seu comites illorum missos transmi</w:t>
      </w:r>
      <w:r w:rsidR="00DD545C" w:rsidRPr="007A06F5">
        <w:rPr>
          <w:lang w:val="la-Latn"/>
        </w:rPr>
        <w:t>ttant incontra  illos</w:t>
      </w:r>
      <w:r w:rsidR="009B2994" w:rsidRPr="007A06F5">
        <w:rPr>
          <w:lang w:val="la-Latn"/>
        </w:rPr>
        <w:t xml:space="preserve">, </w:t>
      </w:r>
      <w:r w:rsidR="00DD545C" w:rsidRPr="007A06F5">
        <w:rPr>
          <w:lang w:val="la-Latn"/>
        </w:rPr>
        <w:t xml:space="preserve">qui </w:t>
      </w:r>
      <w:r w:rsidRPr="007A06F5">
        <w:rPr>
          <w:lang w:val="la-Latn"/>
        </w:rPr>
        <w:t>mentiendo vadunt</w:t>
      </w:r>
      <w:r w:rsidR="009B2994" w:rsidRPr="007A06F5">
        <w:rPr>
          <w:lang w:val="la-Latn"/>
        </w:rPr>
        <w:t xml:space="preserve">, </w:t>
      </w:r>
      <w:r w:rsidRPr="007A06F5">
        <w:rPr>
          <w:lang w:val="la-Latn"/>
        </w:rPr>
        <w:t>ut eos convincant</w:t>
      </w:r>
      <w:r w:rsidR="009B2994" w:rsidRPr="007A06F5">
        <w:rPr>
          <w:lang w:val="la-Latn"/>
        </w:rPr>
        <w:t xml:space="preserve">. </w:t>
      </w:r>
    </w:p>
    <w:p w14:paraId="1662C52E" w14:textId="70A17411" w:rsidR="00535009" w:rsidRPr="007A06F5" w:rsidRDefault="00535009" w:rsidP="00450DB4">
      <w:pPr>
        <w:pStyle w:val="Normlnweb"/>
        <w:spacing w:before="0" w:beforeAutospacing="0" w:after="120" w:afterAutospacing="0"/>
        <w:rPr>
          <w:lang w:val="la-Latn"/>
        </w:rPr>
      </w:pPr>
      <w:r w:rsidRPr="007A06F5">
        <w:rPr>
          <w:lang w:val="la-Latn"/>
        </w:rPr>
        <w:t>LX</w:t>
      </w:r>
      <w:r w:rsidR="009B2994" w:rsidRPr="007A06F5">
        <w:rPr>
          <w:lang w:val="la-Latn"/>
        </w:rPr>
        <w:t xml:space="preserve">. </w:t>
      </w:r>
      <w:r w:rsidRPr="007A06F5">
        <w:rPr>
          <w:lang w:val="la-Latn"/>
        </w:rPr>
        <w:t>DE FUGITIVIS CONTRA PRAECEPTUM DOMINICUM OCCULTATIS</w:t>
      </w:r>
      <w:r w:rsidR="009B2994" w:rsidRPr="007A06F5">
        <w:rPr>
          <w:lang w:val="la-Latn"/>
        </w:rPr>
        <w:t xml:space="preserve">. </w:t>
      </w:r>
    </w:p>
    <w:p w14:paraId="3401C58C" w14:textId="6AA0FA30" w:rsidR="00535009" w:rsidRPr="007A06F5" w:rsidRDefault="00535009" w:rsidP="00450DB4">
      <w:pPr>
        <w:pStyle w:val="Normlnweb"/>
        <w:spacing w:before="0" w:beforeAutospacing="0" w:after="120" w:afterAutospacing="0"/>
        <w:rPr>
          <w:lang w:val="la-Latn"/>
        </w:rPr>
      </w:pPr>
      <w:r w:rsidRPr="007A06F5">
        <w:rPr>
          <w:lang w:val="la-Latn"/>
        </w:rPr>
        <w:t>De 254 fugitivis</w:t>
      </w:r>
      <w:r w:rsidR="009B2994" w:rsidRPr="007A06F5">
        <w:rPr>
          <w:lang w:val="la-Latn"/>
        </w:rPr>
        <w:t xml:space="preserve">, </w:t>
      </w:r>
      <w:r w:rsidRPr="007A06F5">
        <w:rPr>
          <w:lang w:val="la-Latn"/>
        </w:rPr>
        <w:t>qui per diversas provintias ducti 255 et occultati sunt 256 contra praeceptum /domni imperatoris</w:t>
      </w:r>
      <w:r w:rsidR="009B2994" w:rsidRPr="007A06F5">
        <w:rPr>
          <w:lang w:val="la-Latn"/>
        </w:rPr>
        <w:t xml:space="preserve">, </w:t>
      </w:r>
      <w:r w:rsidRPr="007A06F5">
        <w:rPr>
          <w:lang w:val="la-Latn"/>
        </w:rPr>
        <w:t>ut</w:t>
      </w:r>
      <w:r w:rsidR="009B2994" w:rsidRPr="007A06F5">
        <w:rPr>
          <w:lang w:val="la-Latn"/>
        </w:rPr>
        <w:t xml:space="preserve">, </w:t>
      </w:r>
      <w:r w:rsidRPr="007A06F5">
        <w:rPr>
          <w:lang w:val="la-Latn"/>
        </w:rPr>
        <w:t>qui eos post praeteritum tempus susc</w:t>
      </w:r>
      <w:r w:rsidR="00DD545C" w:rsidRPr="007A06F5">
        <w:rPr>
          <w:lang w:val="la-Latn"/>
        </w:rPr>
        <w:t xml:space="preserve">epit aut retinuit 257, bannum </w:t>
      </w:r>
      <w:r w:rsidRPr="007A06F5">
        <w:rPr>
          <w:lang w:val="la-Latn"/>
        </w:rPr>
        <w:t>dominicum componat</w:t>
      </w:r>
      <w:r w:rsidR="009B2994" w:rsidRPr="007A06F5">
        <w:rPr>
          <w:lang w:val="la-Latn"/>
        </w:rPr>
        <w:t xml:space="preserve">. </w:t>
      </w:r>
    </w:p>
    <w:p w14:paraId="43046061" w14:textId="4C9BE5B1" w:rsidR="00535009" w:rsidRPr="007A06F5" w:rsidRDefault="00535009" w:rsidP="00450DB4">
      <w:pPr>
        <w:pStyle w:val="Normlnweb"/>
        <w:spacing w:before="0" w:beforeAutospacing="0" w:after="120" w:afterAutospacing="0"/>
        <w:rPr>
          <w:lang w:val="la-Latn"/>
        </w:rPr>
      </w:pPr>
      <w:r w:rsidRPr="007A06F5">
        <w:rPr>
          <w:lang w:val="la-Latn"/>
        </w:rPr>
        <w:t>LXI</w:t>
      </w:r>
      <w:r w:rsidR="009B2994" w:rsidRPr="007A06F5">
        <w:rPr>
          <w:lang w:val="la-Latn"/>
        </w:rPr>
        <w:t xml:space="preserve">. </w:t>
      </w:r>
      <w:r w:rsidRPr="007A06F5">
        <w:rPr>
          <w:lang w:val="la-Latn"/>
        </w:rPr>
        <w:t>DE NIMIUM BLASPHEMIS LATRONIBUS</w:t>
      </w:r>
      <w:r w:rsidR="009B2994" w:rsidRPr="007A06F5">
        <w:rPr>
          <w:lang w:val="la-Latn"/>
        </w:rPr>
        <w:t xml:space="preserve">. </w:t>
      </w:r>
    </w:p>
    <w:p w14:paraId="7D632F2D" w14:textId="6BD84F93" w:rsidR="00535009" w:rsidRPr="007A06F5" w:rsidRDefault="00535009" w:rsidP="00450DB4">
      <w:pPr>
        <w:pStyle w:val="Normlnweb"/>
        <w:spacing w:before="0" w:beforeAutospacing="0" w:after="120" w:afterAutospacing="0"/>
        <w:rPr>
          <w:lang w:val="la-Latn"/>
        </w:rPr>
      </w:pPr>
      <w:r w:rsidRPr="007A06F5">
        <w:rPr>
          <w:lang w:val="la-Latn"/>
        </w:rPr>
        <w:t>De 258 latronibus</w:t>
      </w:r>
      <w:r w:rsidR="009B2994" w:rsidRPr="007A06F5">
        <w:rPr>
          <w:lang w:val="la-Latn"/>
        </w:rPr>
        <w:t xml:space="preserve">, </w:t>
      </w:r>
      <w:r w:rsidRPr="007A06F5">
        <w:rPr>
          <w:lang w:val="la-Latn"/>
        </w:rPr>
        <w:t>qui magnam habent blasphemiam</w:t>
      </w:r>
      <w:r w:rsidR="009B2994" w:rsidRPr="007A06F5">
        <w:rPr>
          <w:lang w:val="la-Latn"/>
        </w:rPr>
        <w:t xml:space="preserve">, </w:t>
      </w:r>
      <w:r w:rsidRPr="007A06F5">
        <w:rPr>
          <w:lang w:val="la-Latn"/>
        </w:rPr>
        <w:t>qu</w:t>
      </w:r>
      <w:r w:rsidR="00DD545C" w:rsidRPr="007A06F5">
        <w:rPr>
          <w:lang w:val="la-Latn"/>
        </w:rPr>
        <w:t xml:space="preserve">icumque aliquem ex his 259 com </w:t>
      </w:r>
      <w:r w:rsidRPr="007A06F5">
        <w:rPr>
          <w:lang w:val="la-Latn"/>
        </w:rPr>
        <w:t>prehenderit</w:t>
      </w:r>
      <w:r w:rsidR="009B2994" w:rsidRPr="007A06F5">
        <w:rPr>
          <w:lang w:val="la-Latn"/>
        </w:rPr>
        <w:t xml:space="preserve">, </w:t>
      </w:r>
      <w:r w:rsidRPr="007A06F5">
        <w:rPr>
          <w:lang w:val="la-Latn"/>
        </w:rPr>
        <w:t>nullum damnum exinde patiatur</w:t>
      </w:r>
      <w:r w:rsidR="009B2994" w:rsidRPr="007A06F5">
        <w:rPr>
          <w:lang w:val="la-Latn"/>
        </w:rPr>
        <w:t xml:space="preserve">. </w:t>
      </w:r>
    </w:p>
    <w:p w14:paraId="6115D1B3" w14:textId="12C2F2A2" w:rsidR="00535009" w:rsidRPr="007A06F5" w:rsidRDefault="00535009" w:rsidP="00450DB4">
      <w:pPr>
        <w:pStyle w:val="Normlnweb"/>
        <w:spacing w:before="0" w:beforeAutospacing="0" w:after="120" w:afterAutospacing="0"/>
        <w:rPr>
          <w:lang w:val="la-Latn"/>
        </w:rPr>
      </w:pPr>
      <w:r w:rsidRPr="007A06F5">
        <w:rPr>
          <w:lang w:val="la-Latn"/>
        </w:rPr>
        <w:t>LXII</w:t>
      </w:r>
      <w:r w:rsidR="009B2994" w:rsidRPr="007A06F5">
        <w:rPr>
          <w:lang w:val="la-Latn"/>
        </w:rPr>
        <w:t xml:space="preserve">. </w:t>
      </w:r>
      <w:r w:rsidRPr="007A06F5">
        <w:rPr>
          <w:lang w:val="la-Latn"/>
        </w:rPr>
        <w:t>DE PAGE INFRA PATRIAM</w:t>
      </w:r>
      <w:r w:rsidR="009B2994" w:rsidRPr="007A06F5">
        <w:rPr>
          <w:lang w:val="la-Latn"/>
        </w:rPr>
        <w:t xml:space="preserve">. </w:t>
      </w:r>
    </w:p>
    <w:p w14:paraId="1D1A9FB7" w14:textId="294768BC" w:rsidR="00535009" w:rsidRPr="007A06F5" w:rsidRDefault="00535009" w:rsidP="00450DB4">
      <w:pPr>
        <w:pStyle w:val="Normlnweb"/>
        <w:spacing w:before="0" w:beforeAutospacing="0" w:after="120" w:afterAutospacing="0"/>
        <w:rPr>
          <w:lang w:val="la-Latn"/>
        </w:rPr>
      </w:pPr>
      <w:r w:rsidRPr="007A06F5">
        <w:rPr>
          <w:lang w:val="la-Latn"/>
        </w:rPr>
        <w:t>De 260 pace et iustitia infra patriam</w:t>
      </w:r>
      <w:r w:rsidR="009B2994" w:rsidRPr="007A06F5">
        <w:rPr>
          <w:lang w:val="la-Latn"/>
        </w:rPr>
        <w:t xml:space="preserve">, </w:t>
      </w:r>
      <w:r w:rsidRPr="007A06F5">
        <w:rPr>
          <w:lang w:val="la-Latn"/>
        </w:rPr>
        <w:t>sicut saepe per alia capitula iussi</w:t>
      </w:r>
      <w:r w:rsidR="009B2994" w:rsidRPr="007A06F5">
        <w:rPr>
          <w:lang w:val="la-Latn"/>
        </w:rPr>
        <w:t xml:space="preserve">, </w:t>
      </w:r>
      <w:r w:rsidRPr="007A06F5">
        <w:rPr>
          <w:lang w:val="la-Latn"/>
        </w:rPr>
        <w:t>adimpletum fiat</w:t>
      </w:r>
      <w:r w:rsidR="009B2994" w:rsidRPr="007A06F5">
        <w:rPr>
          <w:lang w:val="la-Latn"/>
        </w:rPr>
        <w:t xml:space="preserve">. </w:t>
      </w:r>
    </w:p>
    <w:p w14:paraId="216DE13C" w14:textId="246FACD9" w:rsidR="00535009" w:rsidRPr="007A06F5" w:rsidRDefault="00535009" w:rsidP="00450DB4">
      <w:pPr>
        <w:pStyle w:val="Normlnweb"/>
        <w:spacing w:before="0" w:beforeAutospacing="0" w:after="120" w:afterAutospacing="0"/>
        <w:rPr>
          <w:lang w:val="la-Latn"/>
        </w:rPr>
      </w:pPr>
      <w:r w:rsidRPr="007A06F5">
        <w:rPr>
          <w:lang w:val="la-Latn"/>
        </w:rPr>
        <w:t>LXIII</w:t>
      </w:r>
      <w:r w:rsidR="009B2994" w:rsidRPr="007A06F5">
        <w:rPr>
          <w:lang w:val="la-Latn"/>
        </w:rPr>
        <w:t xml:space="preserve">. </w:t>
      </w:r>
      <w:r w:rsidRPr="007A06F5">
        <w:rPr>
          <w:lang w:val="la-Latn"/>
        </w:rPr>
        <w:t>DE IUNIORIBUS IN POPULO VULGARI DISTRINGENDIS</w:t>
      </w:r>
      <w:r w:rsidR="009B2994" w:rsidRPr="007A06F5">
        <w:rPr>
          <w:lang w:val="la-Latn"/>
        </w:rPr>
        <w:t xml:space="preserve">. </w:t>
      </w:r>
    </w:p>
    <w:p w14:paraId="6B221CC0" w14:textId="15152EA1" w:rsidR="00535009" w:rsidRPr="007A06F5" w:rsidRDefault="00535009" w:rsidP="00450DB4">
      <w:pPr>
        <w:pStyle w:val="Normlnweb"/>
        <w:spacing w:before="0" w:beforeAutospacing="0" w:after="120" w:afterAutospacing="0"/>
        <w:rPr>
          <w:lang w:val="la-Latn"/>
        </w:rPr>
      </w:pPr>
      <w:r w:rsidRPr="007A06F5">
        <w:rPr>
          <w:lang w:val="la-Latn"/>
        </w:rPr>
        <w:t>De 261 vulgari populo</w:t>
      </w:r>
      <w:r w:rsidR="009B2994" w:rsidRPr="007A06F5">
        <w:rPr>
          <w:lang w:val="la-Latn"/>
        </w:rPr>
        <w:t xml:space="preserve">, </w:t>
      </w:r>
      <w:r w:rsidRPr="007A06F5">
        <w:rPr>
          <w:lang w:val="la-Latn"/>
        </w:rPr>
        <w:t>ut unusquisque suos iuniores distrin</w:t>
      </w:r>
      <w:r w:rsidR="00DD545C" w:rsidRPr="007A06F5">
        <w:rPr>
          <w:lang w:val="la-Latn"/>
        </w:rPr>
        <w:t>gat</w:t>
      </w:r>
      <w:r w:rsidR="009B2994" w:rsidRPr="007A06F5">
        <w:rPr>
          <w:lang w:val="la-Latn"/>
        </w:rPr>
        <w:t xml:space="preserve">, </w:t>
      </w:r>
      <w:r w:rsidR="00DD545C" w:rsidRPr="007A06F5">
        <w:rPr>
          <w:lang w:val="la-Latn"/>
        </w:rPr>
        <w:t>ut melius ac melius oboe</w:t>
      </w:r>
      <w:r w:rsidRPr="007A06F5">
        <w:rPr>
          <w:lang w:val="la-Latn"/>
        </w:rPr>
        <w:t>diant et consentiant mandatis et praeceptis imperialibus</w:t>
      </w:r>
      <w:r w:rsidR="009B2994" w:rsidRPr="007A06F5">
        <w:rPr>
          <w:lang w:val="la-Latn"/>
        </w:rPr>
        <w:t xml:space="preserve">. </w:t>
      </w:r>
    </w:p>
    <w:p w14:paraId="5A07D24E" w14:textId="42CD02B3" w:rsidR="00535009" w:rsidRPr="007A06F5" w:rsidRDefault="00535009" w:rsidP="00450DB4">
      <w:pPr>
        <w:pStyle w:val="Normlnweb"/>
        <w:spacing w:before="0" w:beforeAutospacing="0" w:after="120" w:afterAutospacing="0"/>
        <w:rPr>
          <w:lang w:val="la-Latn"/>
        </w:rPr>
      </w:pPr>
      <w:r w:rsidRPr="007A06F5">
        <w:rPr>
          <w:lang w:val="la-Latn"/>
        </w:rPr>
        <w:t>LXIIII</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SI SUPER MI</w:t>
      </w:r>
      <w:r w:rsidR="00DD545C" w:rsidRPr="007A06F5">
        <w:rPr>
          <w:lang w:val="la-Latn"/>
        </w:rPr>
        <w:t xml:space="preserve">SSUM DOMINICUM CUM COLLECTA ET </w:t>
      </w:r>
      <w:r w:rsidRPr="007A06F5">
        <w:rPr>
          <w:lang w:val="la-Latn"/>
        </w:rPr>
        <w:t>ARMIS QUIS VENERIT</w:t>
      </w:r>
      <w:r w:rsidR="009B2994" w:rsidRPr="007A06F5">
        <w:rPr>
          <w:lang w:val="la-Latn"/>
        </w:rPr>
        <w:t xml:space="preserve">. </w:t>
      </w:r>
    </w:p>
    <w:p w14:paraId="1C24704A" w14:textId="4C7B6389" w:rsidR="00535009" w:rsidRPr="007A06F5" w:rsidRDefault="00535009" w:rsidP="00450DB4">
      <w:pPr>
        <w:pStyle w:val="Normlnweb"/>
        <w:spacing w:before="0" w:beforeAutospacing="0" w:after="120" w:afterAutospacing="0"/>
        <w:rPr>
          <w:lang w:val="la-Latn"/>
        </w:rPr>
      </w:pPr>
      <w:r w:rsidRPr="007A06F5">
        <w:rPr>
          <w:lang w:val="la-Latn"/>
        </w:rPr>
        <w:t>Si 262 quis super missum dominicum cum collecta et armis venerit et missaticum illi /iniunctum contradixerit aut contradicere voluerit et hoc ei adprobatum fuerit</w:t>
      </w:r>
      <w:r w:rsidR="009B2994" w:rsidRPr="007A06F5">
        <w:rPr>
          <w:lang w:val="la-Latn"/>
        </w:rPr>
        <w:t xml:space="preserve">, </w:t>
      </w:r>
      <w:r w:rsidRPr="007A06F5">
        <w:rPr>
          <w:lang w:val="la-Latn"/>
        </w:rPr>
        <w:t>quod sciens contra missum dominicum ad resistendum venisset</w:t>
      </w:r>
      <w:r w:rsidR="009B2994" w:rsidRPr="007A06F5">
        <w:rPr>
          <w:lang w:val="la-Latn"/>
        </w:rPr>
        <w:t xml:space="preserve">, </w:t>
      </w:r>
      <w:r w:rsidRPr="007A06F5">
        <w:rPr>
          <w:lang w:val="la-Latn"/>
        </w:rPr>
        <w:t>de vit</w:t>
      </w:r>
      <w:r w:rsidR="00DD545C" w:rsidRPr="007A06F5">
        <w:rPr>
          <w:lang w:val="la-Latn"/>
        </w:rPr>
        <w:t>a componat</w:t>
      </w:r>
      <w:r w:rsidR="009B2994" w:rsidRPr="007A06F5">
        <w:rPr>
          <w:lang w:val="la-Latn"/>
        </w:rPr>
        <w:t xml:space="preserve">. </w:t>
      </w:r>
      <w:r w:rsidR="00DD545C" w:rsidRPr="007A06F5">
        <w:rPr>
          <w:lang w:val="la-Latn"/>
        </w:rPr>
        <w:t>Et si negaverit</w:t>
      </w:r>
      <w:r w:rsidR="009B2994" w:rsidRPr="007A06F5">
        <w:rPr>
          <w:lang w:val="la-Latn"/>
        </w:rPr>
        <w:t xml:space="preserve">, </w:t>
      </w:r>
      <w:r w:rsidRPr="007A06F5">
        <w:rPr>
          <w:lang w:val="la-Latn"/>
        </w:rPr>
        <w:t>cum XII suis iuratoribus se idoniare 263 faciat</w:t>
      </w:r>
      <w:r w:rsidR="009B2994" w:rsidRPr="007A06F5">
        <w:rPr>
          <w:lang w:val="la-Latn"/>
        </w:rPr>
        <w:t xml:space="preserve">; </w:t>
      </w:r>
      <w:r w:rsidRPr="007A06F5">
        <w:rPr>
          <w:lang w:val="la-Latn"/>
        </w:rPr>
        <w:t>et pro eo q</w:t>
      </w:r>
      <w:r w:rsidR="00DD545C" w:rsidRPr="007A06F5">
        <w:rPr>
          <w:lang w:val="la-Latn"/>
        </w:rPr>
        <w:t xml:space="preserve">uod cum collecta contra missum </w:t>
      </w:r>
      <w:r w:rsidRPr="007A06F5">
        <w:rPr>
          <w:lang w:val="la-Latn"/>
        </w:rPr>
        <w:t>dominicum armatus venit ad resistendum</w:t>
      </w:r>
      <w:r w:rsidR="009B2994" w:rsidRPr="007A06F5">
        <w:rPr>
          <w:lang w:val="la-Latn"/>
        </w:rPr>
        <w:t xml:space="preserve">, </w:t>
      </w:r>
      <w:r w:rsidRPr="007A06F5">
        <w:rPr>
          <w:lang w:val="la-Latn"/>
        </w:rPr>
        <w:t>bannum dominicum componat</w:t>
      </w:r>
      <w:r w:rsidR="009B2994" w:rsidRPr="007A06F5">
        <w:rPr>
          <w:lang w:val="la-Latn"/>
        </w:rPr>
        <w:t xml:space="preserve">. </w:t>
      </w:r>
      <w:r w:rsidRPr="007A06F5">
        <w:rPr>
          <w:lang w:val="la-Latn"/>
        </w:rPr>
        <w:t>Simil</w:t>
      </w:r>
      <w:r w:rsidR="00DD545C" w:rsidRPr="007A06F5">
        <w:rPr>
          <w:lang w:val="la-Latn"/>
        </w:rPr>
        <w:t xml:space="preserve">i modo </w:t>
      </w:r>
      <w:r w:rsidRPr="007A06F5">
        <w:rPr>
          <w:lang w:val="la-Latn"/>
        </w:rPr>
        <w:t>domnus imperator de suis vassis iudicavit</w:t>
      </w:r>
      <w:r w:rsidR="009B2994" w:rsidRPr="007A06F5">
        <w:rPr>
          <w:lang w:val="la-Latn"/>
        </w:rPr>
        <w:t xml:space="preserve">. </w:t>
      </w:r>
      <w:r w:rsidRPr="007A06F5">
        <w:rPr>
          <w:lang w:val="la-Latn"/>
        </w:rPr>
        <w:t xml:space="preserve">Et si servus hoc </w:t>
      </w:r>
      <w:r w:rsidR="00DD545C" w:rsidRPr="007A06F5">
        <w:rPr>
          <w:lang w:val="la-Latn"/>
        </w:rPr>
        <w:t>fecerit</w:t>
      </w:r>
      <w:r w:rsidR="009B2994" w:rsidRPr="007A06F5">
        <w:rPr>
          <w:lang w:val="la-Latn"/>
        </w:rPr>
        <w:t xml:space="preserve">, </w:t>
      </w:r>
      <w:r w:rsidR="00DD545C" w:rsidRPr="007A06F5">
        <w:rPr>
          <w:lang w:val="la-Latn"/>
        </w:rPr>
        <w:t xml:space="preserve">disciplina corporali </w:t>
      </w:r>
      <w:r w:rsidRPr="007A06F5">
        <w:rPr>
          <w:lang w:val="la-Latn"/>
        </w:rPr>
        <w:t>subiaceat</w:t>
      </w:r>
      <w:r w:rsidR="009B2994" w:rsidRPr="007A06F5">
        <w:rPr>
          <w:lang w:val="la-Latn"/>
        </w:rPr>
        <w:t xml:space="preserve">. </w:t>
      </w:r>
    </w:p>
    <w:p w14:paraId="3CF486E0" w14:textId="6115111E" w:rsidR="00535009" w:rsidRPr="007A06F5" w:rsidRDefault="00535009" w:rsidP="00450DB4">
      <w:pPr>
        <w:pStyle w:val="Normlnweb"/>
        <w:spacing w:before="0" w:beforeAutospacing="0" w:after="120" w:afterAutospacing="0"/>
        <w:rPr>
          <w:lang w:val="la-Latn"/>
        </w:rPr>
      </w:pPr>
      <w:r w:rsidRPr="007A06F5">
        <w:rPr>
          <w:lang w:val="la-Latn"/>
        </w:rPr>
        <w:t>LXV</w:t>
      </w:r>
      <w:r w:rsidR="009B2994" w:rsidRPr="007A06F5">
        <w:rPr>
          <w:lang w:val="la-Latn"/>
        </w:rPr>
        <w:t xml:space="preserve">. </w:t>
      </w:r>
      <w:r w:rsidRPr="007A06F5">
        <w:rPr>
          <w:lang w:val="la-Latn"/>
        </w:rPr>
        <w:t>DE EO</w:t>
      </w:r>
      <w:r w:rsidR="009B2994" w:rsidRPr="007A06F5">
        <w:rPr>
          <w:lang w:val="la-Latn"/>
        </w:rPr>
        <w:t xml:space="preserve">, </w:t>
      </w:r>
      <w:r w:rsidRPr="007A06F5">
        <w:rPr>
          <w:lang w:val="la-Latn"/>
        </w:rPr>
        <w:t>QUI DOMUM ALIENAM CUIUSLIBET INFRINGIT</w:t>
      </w:r>
      <w:r w:rsidR="009B2994" w:rsidRPr="007A06F5">
        <w:rPr>
          <w:lang w:val="la-Latn"/>
        </w:rPr>
        <w:t xml:space="preserve">. </w:t>
      </w:r>
    </w:p>
    <w:p w14:paraId="578CDF6C" w14:textId="2ED26CEE" w:rsidR="00535009" w:rsidRPr="007A06F5" w:rsidRDefault="00535009" w:rsidP="00450DB4">
      <w:pPr>
        <w:pStyle w:val="Normlnweb"/>
        <w:spacing w:before="0" w:beforeAutospacing="0" w:after="120" w:afterAutospacing="0"/>
        <w:rPr>
          <w:lang w:val="la-Latn"/>
        </w:rPr>
      </w:pPr>
      <w:r w:rsidRPr="007A06F5">
        <w:rPr>
          <w:lang w:val="la-Latn"/>
        </w:rPr>
        <w:t>Si 264 quis domum alienam cuiuslibet infregerit</w:t>
      </w:r>
      <w:r w:rsidR="009B2994" w:rsidRPr="007A06F5">
        <w:rPr>
          <w:lang w:val="la-Latn"/>
        </w:rPr>
        <w:t xml:space="preserve">, </w:t>
      </w:r>
      <w:r w:rsidRPr="007A06F5">
        <w:rPr>
          <w:lang w:val="la-Latn"/>
        </w:rPr>
        <w:t>quicquid exinde per virtutem abstule</w:t>
      </w:r>
      <w:r w:rsidR="00DD545C" w:rsidRPr="007A06F5">
        <w:rPr>
          <w:lang w:val="la-Latn"/>
        </w:rPr>
        <w:t xml:space="preserve">rit </w:t>
      </w:r>
      <w:r w:rsidRPr="007A06F5">
        <w:rPr>
          <w:lang w:val="la-Latn"/>
        </w:rPr>
        <w:t>aut rapuerit vel furaverit</w:t>
      </w:r>
      <w:r w:rsidR="009B2994" w:rsidRPr="007A06F5">
        <w:rPr>
          <w:lang w:val="la-Latn"/>
        </w:rPr>
        <w:t xml:space="preserve">, </w:t>
      </w:r>
      <w:r w:rsidRPr="007A06F5">
        <w:rPr>
          <w:lang w:val="la-Latn"/>
        </w:rPr>
        <w:t>secundum legem et ewam 265 illi</w:t>
      </w:r>
      <w:r w:rsidR="009B2994" w:rsidRPr="007A06F5">
        <w:rPr>
          <w:lang w:val="la-Latn"/>
        </w:rPr>
        <w:t xml:space="preserve">, </w:t>
      </w:r>
      <w:r w:rsidR="00DD545C" w:rsidRPr="007A06F5">
        <w:rPr>
          <w:lang w:val="la-Latn"/>
        </w:rPr>
        <w:t xml:space="preserve">cuius domus fuerit infracta et </w:t>
      </w:r>
      <w:r w:rsidRPr="007A06F5">
        <w:rPr>
          <w:lang w:val="la-Latn"/>
        </w:rPr>
        <w:t>spoliata in triplum conponat et insuper bannum dominicum solvat</w:t>
      </w:r>
      <w:r w:rsidR="009B2994" w:rsidRPr="007A06F5">
        <w:rPr>
          <w:lang w:val="la-Latn"/>
        </w:rPr>
        <w:t xml:space="preserve">. </w:t>
      </w:r>
      <w:r w:rsidRPr="007A06F5">
        <w:rPr>
          <w:lang w:val="la-Latn"/>
        </w:rPr>
        <w:t>Si servus hoc fecerit</w:t>
      </w:r>
      <w:r w:rsidR="009B2994" w:rsidRPr="007A06F5">
        <w:rPr>
          <w:lang w:val="la-Latn"/>
        </w:rPr>
        <w:t xml:space="preserve">, </w:t>
      </w:r>
      <w:r w:rsidRPr="007A06F5">
        <w:rPr>
          <w:lang w:val="la-Latn"/>
        </w:rPr>
        <w:t>/sententiam superiorem 266 accipiat et insuper secundum suam legem</w:t>
      </w:r>
      <w:r w:rsidR="00DD545C" w:rsidRPr="007A06F5">
        <w:rPr>
          <w:lang w:val="la-Latn"/>
        </w:rPr>
        <w:t xml:space="preserve"> compositionem fa</w:t>
      </w:r>
      <w:r w:rsidRPr="007A06F5">
        <w:rPr>
          <w:lang w:val="la-Latn"/>
        </w:rPr>
        <w:t>ciat</w:t>
      </w:r>
      <w:r w:rsidR="009B2994" w:rsidRPr="007A06F5">
        <w:rPr>
          <w:lang w:val="la-Latn"/>
        </w:rPr>
        <w:t xml:space="preserve">. </w:t>
      </w:r>
      <w:r w:rsidRPr="007A06F5">
        <w:rPr>
          <w:lang w:val="la-Latn"/>
        </w:rPr>
        <w:t>Si 267 quis liber homo aliquod tale damnum cuilibe</w:t>
      </w:r>
      <w:r w:rsidR="00DD545C" w:rsidRPr="007A06F5">
        <w:rPr>
          <w:lang w:val="la-Latn"/>
        </w:rPr>
        <w:t>t fecerit</w:t>
      </w:r>
      <w:r w:rsidR="009B2994" w:rsidRPr="007A06F5">
        <w:rPr>
          <w:lang w:val="la-Latn"/>
        </w:rPr>
        <w:t xml:space="preserve">, </w:t>
      </w:r>
      <w:r w:rsidR="00DD545C" w:rsidRPr="007A06F5">
        <w:rPr>
          <w:lang w:val="la-Latn"/>
        </w:rPr>
        <w:t xml:space="preserve">pro quo plenam con </w:t>
      </w:r>
      <w:r w:rsidRPr="007A06F5">
        <w:rPr>
          <w:lang w:val="la-Latn"/>
        </w:rPr>
        <w:t>positionem facere non valeat</w:t>
      </w:r>
      <w:r w:rsidR="009B2994" w:rsidRPr="007A06F5">
        <w:rPr>
          <w:lang w:val="la-Latn"/>
        </w:rPr>
        <w:t xml:space="preserve">, </w:t>
      </w:r>
      <w:r w:rsidRPr="007A06F5">
        <w:rPr>
          <w:lang w:val="la-Latn"/>
        </w:rPr>
        <w:t xml:space="preserve">semetipsum in wadio 268 pro </w:t>
      </w:r>
      <w:r w:rsidR="00DD545C" w:rsidRPr="007A06F5">
        <w:rPr>
          <w:lang w:val="la-Latn"/>
        </w:rPr>
        <w:t>servo dare studeat</w:t>
      </w:r>
      <w:r w:rsidR="009B2994" w:rsidRPr="007A06F5">
        <w:rPr>
          <w:lang w:val="la-Latn"/>
        </w:rPr>
        <w:t xml:space="preserve">, </w:t>
      </w:r>
      <w:r w:rsidR="00DD545C" w:rsidRPr="007A06F5">
        <w:rPr>
          <w:lang w:val="la-Latn"/>
        </w:rPr>
        <w:t xml:space="preserve">usque dum </w:t>
      </w:r>
      <w:r w:rsidRPr="007A06F5">
        <w:rPr>
          <w:lang w:val="la-Latn"/>
        </w:rPr>
        <w:t>plenam compositionem adimpleat</w:t>
      </w:r>
      <w:r w:rsidR="009B2994" w:rsidRPr="007A06F5">
        <w:rPr>
          <w:lang w:val="la-Latn"/>
        </w:rPr>
        <w:t xml:space="preserve">. </w:t>
      </w:r>
    </w:p>
    <w:p w14:paraId="526403FB" w14:textId="66321F5E" w:rsidR="00535009" w:rsidRPr="007A06F5" w:rsidRDefault="00535009" w:rsidP="00450DB4">
      <w:pPr>
        <w:pStyle w:val="Normlnweb"/>
        <w:spacing w:before="0" w:beforeAutospacing="0" w:after="120" w:afterAutospacing="0"/>
        <w:rPr>
          <w:lang w:val="la-Latn"/>
        </w:rPr>
      </w:pPr>
      <w:r w:rsidRPr="007A06F5">
        <w:rPr>
          <w:lang w:val="la-Latn"/>
        </w:rPr>
        <w:t>LXVI</w:t>
      </w:r>
      <w:r w:rsidR="009B2994" w:rsidRPr="007A06F5">
        <w:rPr>
          <w:lang w:val="la-Latn"/>
        </w:rPr>
        <w:t xml:space="preserve">. </w:t>
      </w:r>
      <w:r w:rsidRPr="007A06F5">
        <w:rPr>
          <w:lang w:val="la-Latn"/>
        </w:rPr>
        <w:t>DE MESSIBUS VEL ANNONIS IN HOSTE RAPTIS VEL FURATIS</w:t>
      </w:r>
      <w:r w:rsidR="009B2994" w:rsidRPr="007A06F5">
        <w:rPr>
          <w:lang w:val="la-Latn"/>
        </w:rPr>
        <w:t xml:space="preserve">. </w:t>
      </w:r>
    </w:p>
    <w:p w14:paraId="4783FA5B" w14:textId="43B7484A" w:rsidR="00535009" w:rsidRPr="007A06F5" w:rsidRDefault="00535009" w:rsidP="00450DB4">
      <w:pPr>
        <w:pStyle w:val="Normlnweb"/>
        <w:spacing w:before="0" w:beforeAutospacing="0" w:after="120" w:afterAutospacing="0"/>
        <w:rPr>
          <w:lang w:val="la-Latn"/>
        </w:rPr>
      </w:pPr>
      <w:r w:rsidRPr="007A06F5">
        <w:rPr>
          <w:lang w:val="la-Latn"/>
        </w:rPr>
        <w:t>Si 269 quis messes aut annonas in hoste super bannum domi</w:t>
      </w:r>
      <w:r w:rsidR="00DD545C" w:rsidRPr="007A06F5">
        <w:rPr>
          <w:lang w:val="la-Latn"/>
        </w:rPr>
        <w:t xml:space="preserve">nicum rapuerit vel paverit aut </w:t>
      </w:r>
      <w:r w:rsidRPr="007A06F5">
        <w:rPr>
          <w:lang w:val="la-Latn"/>
        </w:rPr>
        <w:t>furaverit aut cum caballis vastaverit</w:t>
      </w:r>
      <w:r w:rsidR="009B2994" w:rsidRPr="007A06F5">
        <w:rPr>
          <w:lang w:val="la-Latn"/>
        </w:rPr>
        <w:t xml:space="preserve">, </w:t>
      </w:r>
      <w:r w:rsidRPr="007A06F5">
        <w:rPr>
          <w:lang w:val="la-Latn"/>
        </w:rPr>
        <w:t>aestimato damno</w:t>
      </w:r>
      <w:r w:rsidR="00DD545C" w:rsidRPr="007A06F5">
        <w:rPr>
          <w:lang w:val="la-Latn"/>
        </w:rPr>
        <w:t xml:space="preserve"> 270 secundum legem in triplum </w:t>
      </w:r>
      <w:r w:rsidRPr="007A06F5">
        <w:rPr>
          <w:lang w:val="la-Latn"/>
        </w:rPr>
        <w:t>componat</w:t>
      </w:r>
      <w:r w:rsidR="009B2994" w:rsidRPr="007A06F5">
        <w:rPr>
          <w:lang w:val="la-Latn"/>
        </w:rPr>
        <w:t xml:space="preserve">. </w:t>
      </w:r>
      <w:r w:rsidRPr="007A06F5">
        <w:rPr>
          <w:lang w:val="la-Latn"/>
        </w:rPr>
        <w:t>Et si liber homo hoc fecerit</w:t>
      </w:r>
      <w:r w:rsidR="009B2994" w:rsidRPr="007A06F5">
        <w:rPr>
          <w:lang w:val="la-Latn"/>
        </w:rPr>
        <w:t xml:space="preserve">, </w:t>
      </w:r>
      <w:r w:rsidRPr="007A06F5">
        <w:rPr>
          <w:lang w:val="la-Latn"/>
        </w:rPr>
        <w:t xml:space="preserve">bannum dominicum </w:t>
      </w:r>
      <w:r w:rsidR="00DD545C" w:rsidRPr="007A06F5">
        <w:rPr>
          <w:lang w:val="la-Latn"/>
        </w:rPr>
        <w:t>pro hac re componere /cogatur</w:t>
      </w:r>
      <w:r w:rsidR="009B2994" w:rsidRPr="007A06F5">
        <w:rPr>
          <w:lang w:val="la-Latn"/>
        </w:rPr>
        <w:t xml:space="preserve">. </w:t>
      </w:r>
      <w:r w:rsidRPr="007A06F5">
        <w:rPr>
          <w:lang w:val="la-Latn"/>
        </w:rPr>
        <w:t>Servus vero secundum suam legem tripla composi</w:t>
      </w:r>
      <w:r w:rsidR="00DD545C" w:rsidRPr="007A06F5">
        <w:rPr>
          <w:lang w:val="la-Latn"/>
        </w:rPr>
        <w:t xml:space="preserve">tione damnum in loco restituat </w:t>
      </w:r>
      <w:r w:rsidRPr="007A06F5">
        <w:rPr>
          <w:lang w:val="la-Latn"/>
        </w:rPr>
        <w:t>et pro damno disciplinae corporali subiaceat</w:t>
      </w:r>
      <w:r w:rsidR="009B2994" w:rsidRPr="007A06F5">
        <w:rPr>
          <w:lang w:val="la-Latn"/>
        </w:rPr>
        <w:t xml:space="preserve">. </w:t>
      </w:r>
    </w:p>
    <w:p w14:paraId="2D286348" w14:textId="2004E8E9" w:rsidR="00535009" w:rsidRPr="007A06F5" w:rsidRDefault="00535009" w:rsidP="00450DB4">
      <w:pPr>
        <w:pStyle w:val="Normlnweb"/>
        <w:spacing w:before="0" w:beforeAutospacing="0" w:after="120" w:afterAutospacing="0"/>
        <w:rPr>
          <w:lang w:val="la-Latn"/>
        </w:rPr>
      </w:pPr>
      <w:r w:rsidRPr="007A06F5">
        <w:rPr>
          <w:lang w:val="la-Latn"/>
        </w:rPr>
        <w:t>LXVII</w:t>
      </w:r>
      <w:r w:rsidR="009B2994" w:rsidRPr="007A06F5">
        <w:rPr>
          <w:lang w:val="la-Latn"/>
        </w:rPr>
        <w:t xml:space="preserve">. </w:t>
      </w:r>
      <w:r w:rsidRPr="007A06F5">
        <w:rPr>
          <w:lang w:val="la-Latn"/>
        </w:rPr>
        <w:t>DE LIBERO HOMINE IN HOSTEM BANNITO</w:t>
      </w:r>
      <w:r w:rsidR="009B2994" w:rsidRPr="007A06F5">
        <w:rPr>
          <w:lang w:val="la-Latn"/>
        </w:rPr>
        <w:t xml:space="preserve">. </w:t>
      </w:r>
    </w:p>
    <w:p w14:paraId="42817285" w14:textId="094BB27A" w:rsidR="00535009" w:rsidRPr="007A06F5" w:rsidRDefault="00535009" w:rsidP="00450DB4">
      <w:pPr>
        <w:pStyle w:val="Normlnweb"/>
        <w:spacing w:before="0" w:beforeAutospacing="0" w:after="120" w:afterAutospacing="0"/>
        <w:rPr>
          <w:lang w:val="la-Latn"/>
        </w:rPr>
      </w:pPr>
      <w:r w:rsidRPr="007A06F5">
        <w:rPr>
          <w:lang w:val="la-Latn"/>
        </w:rPr>
        <w:t>Quicumque 271 liber homo in hostem bannitus fuerit et venire contempserit</w:t>
      </w:r>
      <w:r w:rsidR="009B2994" w:rsidRPr="007A06F5">
        <w:rPr>
          <w:lang w:val="la-Latn"/>
        </w:rPr>
        <w:t xml:space="preserve">, </w:t>
      </w:r>
      <w:r w:rsidRPr="007A06F5">
        <w:rPr>
          <w:lang w:val="la-Latn"/>
        </w:rPr>
        <w:t>plenum heribannum</w:t>
      </w:r>
      <w:r w:rsidR="009B2994" w:rsidRPr="007A06F5">
        <w:rPr>
          <w:lang w:val="la-Latn"/>
        </w:rPr>
        <w:t xml:space="preserve">, </w:t>
      </w:r>
      <w:r w:rsidRPr="007A06F5">
        <w:rPr>
          <w:lang w:val="la-Latn"/>
        </w:rPr>
        <w:t>id est solidos LX</w:t>
      </w:r>
      <w:r w:rsidR="009B2994" w:rsidRPr="007A06F5">
        <w:rPr>
          <w:lang w:val="la-Latn"/>
        </w:rPr>
        <w:t xml:space="preserve">, </w:t>
      </w:r>
      <w:r w:rsidRPr="007A06F5">
        <w:rPr>
          <w:lang w:val="la-Latn"/>
        </w:rPr>
        <w:t>persolvat</w:t>
      </w:r>
      <w:r w:rsidR="009B2994" w:rsidRPr="007A06F5">
        <w:rPr>
          <w:lang w:val="la-Latn"/>
        </w:rPr>
        <w:t xml:space="preserve">. </w:t>
      </w:r>
      <w:r w:rsidRPr="007A06F5">
        <w:rPr>
          <w:lang w:val="la-Latn"/>
        </w:rPr>
        <w:t>Aut si no</w:t>
      </w:r>
      <w:r w:rsidR="00DD545C" w:rsidRPr="007A06F5">
        <w:rPr>
          <w:lang w:val="la-Latn"/>
        </w:rPr>
        <w:t>n habuerit</w:t>
      </w:r>
      <w:r w:rsidR="009B2994" w:rsidRPr="007A06F5">
        <w:rPr>
          <w:lang w:val="la-Latn"/>
        </w:rPr>
        <w:t xml:space="preserve">, </w:t>
      </w:r>
      <w:r w:rsidR="00DD545C" w:rsidRPr="007A06F5">
        <w:rPr>
          <w:lang w:val="la-Latn"/>
        </w:rPr>
        <w:t xml:space="preserve">unde illam summam </w:t>
      </w:r>
      <w:r w:rsidRPr="007A06F5">
        <w:rPr>
          <w:lang w:val="la-Latn"/>
        </w:rPr>
        <w:t>persolvat</w:t>
      </w:r>
      <w:r w:rsidR="009B2994" w:rsidRPr="007A06F5">
        <w:rPr>
          <w:lang w:val="la-Latn"/>
        </w:rPr>
        <w:t xml:space="preserve">, </w:t>
      </w:r>
      <w:r w:rsidRPr="007A06F5">
        <w:rPr>
          <w:lang w:val="la-Latn"/>
        </w:rPr>
        <w:t>semetipsum pro wadio in servitium principis trada</w:t>
      </w:r>
      <w:r w:rsidR="00DD545C" w:rsidRPr="007A06F5">
        <w:rPr>
          <w:lang w:val="la-Latn"/>
        </w:rPr>
        <w:t>t 272</w:t>
      </w:r>
      <w:r w:rsidR="009B2994" w:rsidRPr="007A06F5">
        <w:rPr>
          <w:lang w:val="la-Latn"/>
        </w:rPr>
        <w:t xml:space="preserve">, </w:t>
      </w:r>
      <w:r w:rsidR="00DD545C" w:rsidRPr="007A06F5">
        <w:rPr>
          <w:lang w:val="la-Latn"/>
        </w:rPr>
        <w:t xml:space="preserve">donec per tempora ipse </w:t>
      </w:r>
      <w:r w:rsidRPr="007A06F5">
        <w:rPr>
          <w:lang w:val="la-Latn"/>
        </w:rPr>
        <w:t>bannus ab eo fiat persolutus</w:t>
      </w:r>
      <w:r w:rsidR="009B2994" w:rsidRPr="007A06F5">
        <w:rPr>
          <w:lang w:val="la-Latn"/>
        </w:rPr>
        <w:t xml:space="preserve">; </w:t>
      </w:r>
      <w:r w:rsidRPr="007A06F5">
        <w:rPr>
          <w:lang w:val="la-Latn"/>
        </w:rPr>
        <w:t>et tunc iterum ad statum libertati</w:t>
      </w:r>
      <w:r w:rsidR="00DD545C" w:rsidRPr="007A06F5">
        <w:rPr>
          <w:lang w:val="la-Latn"/>
        </w:rPr>
        <w:t>s suae revertatur</w:t>
      </w:r>
      <w:r w:rsidR="009B2994" w:rsidRPr="007A06F5">
        <w:rPr>
          <w:lang w:val="la-Latn"/>
        </w:rPr>
        <w:t xml:space="preserve">. </w:t>
      </w:r>
      <w:r w:rsidR="00DD545C" w:rsidRPr="007A06F5">
        <w:rPr>
          <w:lang w:val="la-Latn"/>
        </w:rPr>
        <w:t xml:space="preserve">Et si ille </w:t>
      </w:r>
      <w:r w:rsidRPr="007A06F5">
        <w:rPr>
          <w:lang w:val="la-Latn"/>
        </w:rPr>
        <w:t>homo</w:t>
      </w:r>
      <w:r w:rsidR="009B2994" w:rsidRPr="007A06F5">
        <w:rPr>
          <w:lang w:val="la-Latn"/>
        </w:rPr>
        <w:t xml:space="preserve">, </w:t>
      </w:r>
      <w:r w:rsidRPr="007A06F5">
        <w:rPr>
          <w:lang w:val="la-Latn"/>
        </w:rPr>
        <w:t>qui propter heribannum se 273 in servitium tradidit</w:t>
      </w:r>
      <w:r w:rsidR="009B2994" w:rsidRPr="007A06F5">
        <w:rPr>
          <w:lang w:val="la-Latn"/>
        </w:rPr>
        <w:t xml:space="preserve">, </w:t>
      </w:r>
      <w:r w:rsidRPr="007A06F5">
        <w:rPr>
          <w:lang w:val="la-Latn"/>
        </w:rPr>
        <w:t>in il</w:t>
      </w:r>
      <w:r w:rsidR="00DD545C" w:rsidRPr="007A06F5">
        <w:rPr>
          <w:lang w:val="la-Latn"/>
        </w:rPr>
        <w:t>lo servitio defunctus fuerit</w:t>
      </w:r>
      <w:r w:rsidR="009B2994" w:rsidRPr="007A06F5">
        <w:rPr>
          <w:lang w:val="la-Latn"/>
        </w:rPr>
        <w:t xml:space="preserve">, </w:t>
      </w:r>
      <w:r w:rsidRPr="007A06F5">
        <w:rPr>
          <w:lang w:val="la-Latn"/>
        </w:rPr>
        <w:t xml:space="preserve">heredes eius </w:t>
      </w:r>
      <w:r w:rsidRPr="007A06F5">
        <w:rPr>
          <w:lang w:val="la-Latn"/>
        </w:rPr>
        <w:lastRenderedPageBreak/>
        <w:t>hereditatem</w:t>
      </w:r>
      <w:r w:rsidR="009B2994" w:rsidRPr="007A06F5">
        <w:rPr>
          <w:lang w:val="la-Latn"/>
        </w:rPr>
        <w:t xml:space="preserve">, </w:t>
      </w:r>
      <w:r w:rsidRPr="007A06F5">
        <w:rPr>
          <w:lang w:val="la-Latn"/>
        </w:rPr>
        <w:t>quae ad eos 274 pertinet</w:t>
      </w:r>
      <w:r w:rsidR="009B2994" w:rsidRPr="007A06F5">
        <w:rPr>
          <w:lang w:val="la-Latn"/>
        </w:rPr>
        <w:t xml:space="preserve">, </w:t>
      </w:r>
      <w:r w:rsidRPr="007A06F5">
        <w:rPr>
          <w:lang w:val="la-Latn"/>
        </w:rPr>
        <w:t>non perdant nec libertatem 275 nec</w:t>
      </w:r>
      <w:r w:rsidR="00DD545C" w:rsidRPr="007A06F5">
        <w:rPr>
          <w:lang w:val="la-Latn"/>
        </w:rPr>
        <w:t xml:space="preserve"> de </w:t>
      </w:r>
      <w:r w:rsidRPr="007A06F5">
        <w:rPr>
          <w:lang w:val="la-Latn"/>
        </w:rPr>
        <w:t>ipso banno 276 obnoxii fiant</w:t>
      </w:r>
      <w:r w:rsidR="009B2994" w:rsidRPr="007A06F5">
        <w:rPr>
          <w:lang w:val="la-Latn"/>
        </w:rPr>
        <w:t xml:space="preserve">. </w:t>
      </w:r>
    </w:p>
    <w:p w14:paraId="7B132F28" w14:textId="1F169A44" w:rsidR="00535009" w:rsidRPr="007A06F5" w:rsidRDefault="00535009" w:rsidP="00450DB4">
      <w:pPr>
        <w:pStyle w:val="Normlnweb"/>
        <w:spacing w:before="0" w:beforeAutospacing="0" w:after="120" w:afterAutospacing="0"/>
        <w:rPr>
          <w:lang w:val="la-Latn"/>
        </w:rPr>
      </w:pPr>
      <w:r w:rsidRPr="007A06F5">
        <w:rPr>
          <w:lang w:val="la-Latn"/>
        </w:rPr>
        <w:t>LXVIII</w:t>
      </w:r>
      <w:r w:rsidR="009B2994" w:rsidRPr="007A06F5">
        <w:rPr>
          <w:lang w:val="la-Latn"/>
        </w:rPr>
        <w:t xml:space="preserve">. </w:t>
      </w:r>
      <w:r w:rsidRPr="007A06F5">
        <w:rPr>
          <w:lang w:val="la-Latn"/>
        </w:rPr>
        <w:t>DE HAIRIBANNO EXACTANDO</w:t>
      </w:r>
      <w:r w:rsidR="009B2994" w:rsidRPr="007A06F5">
        <w:rPr>
          <w:lang w:val="la-Latn"/>
        </w:rPr>
        <w:t xml:space="preserve">. </w:t>
      </w:r>
    </w:p>
    <w:p w14:paraId="0EA3BAD3" w14:textId="27468981" w:rsidR="008050BE" w:rsidRPr="007A06F5" w:rsidRDefault="00535009" w:rsidP="00450DB4">
      <w:pPr>
        <w:pStyle w:val="Normlnweb"/>
        <w:spacing w:before="0" w:beforeAutospacing="0" w:after="120" w:afterAutospacing="0"/>
        <w:rPr>
          <w:lang w:val="la-Latn"/>
        </w:rPr>
      </w:pPr>
      <w:r w:rsidRPr="007A06F5">
        <w:rPr>
          <w:lang w:val="la-Latn"/>
        </w:rPr>
        <w:t xml:space="preserve">Ut 277 non per aliquam occasionem nec pro 278 wacta 279 nec de scara 280 nec de warda 281 </w:t>
      </w:r>
      <w:r w:rsidR="008050BE" w:rsidRPr="007A06F5">
        <w:rPr>
          <w:lang w:val="la-Latn"/>
        </w:rPr>
        <w:t xml:space="preserve">/nec pro heribergare 282 nec 283 pro alio banno heribannum </w:t>
      </w:r>
      <w:r w:rsidR="00DD545C" w:rsidRPr="007A06F5">
        <w:rPr>
          <w:lang w:val="la-Latn"/>
        </w:rPr>
        <w:t>comes exactare praesumat 284</w:t>
      </w:r>
      <w:r w:rsidR="009B2994" w:rsidRPr="007A06F5">
        <w:rPr>
          <w:lang w:val="la-Latn"/>
        </w:rPr>
        <w:t xml:space="preserve">, </w:t>
      </w:r>
      <w:r w:rsidR="008050BE" w:rsidRPr="007A06F5">
        <w:rPr>
          <w:lang w:val="la-Latn"/>
        </w:rPr>
        <w:t>nisi missus noster prius heribannum ad partem nostram r</w:t>
      </w:r>
      <w:r w:rsidR="00DD545C" w:rsidRPr="007A06F5">
        <w:rPr>
          <w:lang w:val="la-Latn"/>
        </w:rPr>
        <w:t xml:space="preserve">ecipiat 285 et ei suam tertiam </w:t>
      </w:r>
      <w:r w:rsidR="008050BE" w:rsidRPr="007A06F5">
        <w:rPr>
          <w:lang w:val="la-Latn"/>
        </w:rPr>
        <w:t>partem exinde per iussionem nostram donet</w:t>
      </w:r>
      <w:r w:rsidR="009B2994" w:rsidRPr="007A06F5">
        <w:rPr>
          <w:lang w:val="la-Latn"/>
        </w:rPr>
        <w:t xml:space="preserve">. </w:t>
      </w:r>
      <w:r w:rsidR="008050BE" w:rsidRPr="007A06F5">
        <w:rPr>
          <w:lang w:val="la-Latn"/>
        </w:rPr>
        <w:t>Ipse vero her</w:t>
      </w:r>
      <w:r w:rsidR="00DD545C" w:rsidRPr="007A06F5">
        <w:rPr>
          <w:lang w:val="la-Latn"/>
        </w:rPr>
        <w:t xml:space="preserve">ibannus non exactetur neque in </w:t>
      </w:r>
      <w:r w:rsidR="008050BE" w:rsidRPr="007A06F5">
        <w:rPr>
          <w:lang w:val="la-Latn"/>
        </w:rPr>
        <w:t>terris neque in mancipiis</w:t>
      </w:r>
      <w:r w:rsidR="009B2994" w:rsidRPr="007A06F5">
        <w:rPr>
          <w:lang w:val="la-Latn"/>
        </w:rPr>
        <w:t xml:space="preserve">, </w:t>
      </w:r>
      <w:r w:rsidR="008050BE" w:rsidRPr="007A06F5">
        <w:rPr>
          <w:lang w:val="la-Latn"/>
        </w:rPr>
        <w:t>sed in auro et argento</w:t>
      </w:r>
      <w:r w:rsidR="009B2994" w:rsidRPr="007A06F5">
        <w:rPr>
          <w:lang w:val="la-Latn"/>
        </w:rPr>
        <w:t xml:space="preserve">, </w:t>
      </w:r>
      <w:r w:rsidR="008050BE" w:rsidRPr="007A06F5">
        <w:rPr>
          <w:lang w:val="la-Latn"/>
        </w:rPr>
        <w:t>palliis atque armis et animal</w:t>
      </w:r>
      <w:r w:rsidR="00DD545C" w:rsidRPr="007A06F5">
        <w:rPr>
          <w:lang w:val="la-Latn"/>
        </w:rPr>
        <w:t xml:space="preserve">ibus atque </w:t>
      </w:r>
      <w:r w:rsidR="008050BE" w:rsidRPr="007A06F5">
        <w:rPr>
          <w:lang w:val="la-Latn"/>
        </w:rPr>
        <w:t>pecudibus 286 sive talibus speciebus</w:t>
      </w:r>
      <w:r w:rsidR="009B2994" w:rsidRPr="007A06F5">
        <w:rPr>
          <w:lang w:val="la-Latn"/>
        </w:rPr>
        <w:t xml:space="preserve">, </w:t>
      </w:r>
      <w:r w:rsidR="008050BE" w:rsidRPr="007A06F5">
        <w:rPr>
          <w:lang w:val="la-Latn"/>
        </w:rPr>
        <w:t>quae ad utilitatem pertinent 287</w:t>
      </w:r>
      <w:r w:rsidR="009B2994" w:rsidRPr="007A06F5">
        <w:rPr>
          <w:lang w:val="la-Latn"/>
        </w:rPr>
        <w:t xml:space="preserve">. </w:t>
      </w:r>
    </w:p>
    <w:p w14:paraId="35E8789F" w14:textId="73E9ED7C" w:rsidR="008050BE" w:rsidRPr="007A06F5" w:rsidRDefault="008050BE" w:rsidP="00450DB4">
      <w:pPr>
        <w:pStyle w:val="Normlnweb"/>
        <w:spacing w:before="0" w:beforeAutospacing="0" w:after="120" w:afterAutospacing="0"/>
        <w:rPr>
          <w:lang w:val="la-Latn"/>
        </w:rPr>
      </w:pPr>
      <w:r w:rsidRPr="007A06F5">
        <w:rPr>
          <w:lang w:val="la-Latn"/>
        </w:rPr>
        <w:t>LXVIIII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REGAL</w:t>
      </w:r>
      <w:r w:rsidR="00DD545C" w:rsidRPr="007A06F5">
        <w:rPr>
          <w:lang w:val="la-Latn"/>
        </w:rPr>
        <w:t xml:space="preserve">ES HABENT HONORES ET IN HOSTEM </w:t>
      </w:r>
      <w:r w:rsidRPr="007A06F5">
        <w:rPr>
          <w:lang w:val="la-Latn"/>
        </w:rPr>
        <w:t>BANNITI AD CONDICTUM PLACITUM NON VENERINT</w:t>
      </w:r>
      <w:r w:rsidR="009B2994" w:rsidRPr="007A06F5">
        <w:rPr>
          <w:lang w:val="la-Latn"/>
        </w:rPr>
        <w:t xml:space="preserve">. </w:t>
      </w:r>
    </w:p>
    <w:p w14:paraId="5DC44081" w14:textId="303D5465" w:rsidR="008050BE" w:rsidRPr="007A06F5" w:rsidRDefault="008050BE" w:rsidP="00450DB4">
      <w:pPr>
        <w:pStyle w:val="Normlnweb"/>
        <w:spacing w:before="0" w:beforeAutospacing="0" w:after="120" w:afterAutospacing="0"/>
        <w:rPr>
          <w:lang w:val="la-Latn"/>
        </w:rPr>
      </w:pPr>
      <w:r w:rsidRPr="007A06F5">
        <w:rPr>
          <w:lang w:val="la-Latn"/>
        </w:rPr>
        <w:t>Quicumque 288 homo nostros habens honores 289 in hostem bannitu</w:t>
      </w:r>
      <w:r w:rsidR="00DD545C" w:rsidRPr="007A06F5">
        <w:rPr>
          <w:lang w:val="la-Latn"/>
        </w:rPr>
        <w:t xml:space="preserve">s fuerit et ad condic /tum </w:t>
      </w:r>
      <w:r w:rsidRPr="007A06F5">
        <w:rPr>
          <w:lang w:val="la-Latn"/>
        </w:rPr>
        <w:t>placitum non venerit</w:t>
      </w:r>
      <w:r w:rsidR="009B2994" w:rsidRPr="007A06F5">
        <w:rPr>
          <w:lang w:val="la-Latn"/>
        </w:rPr>
        <w:t xml:space="preserve">, </w:t>
      </w:r>
      <w:r w:rsidRPr="007A06F5">
        <w:rPr>
          <w:lang w:val="la-Latn"/>
        </w:rPr>
        <w:t>quot diebus post placitum</w:t>
      </w:r>
      <w:r w:rsidR="00DD545C" w:rsidRPr="007A06F5">
        <w:rPr>
          <w:lang w:val="la-Latn"/>
        </w:rPr>
        <w:t xml:space="preserve"> condictum venisse comprobatus </w:t>
      </w:r>
      <w:r w:rsidRPr="007A06F5">
        <w:rPr>
          <w:lang w:val="la-Latn"/>
        </w:rPr>
        <w:t>fuerit</w:t>
      </w:r>
      <w:r w:rsidR="009B2994" w:rsidRPr="007A06F5">
        <w:rPr>
          <w:lang w:val="la-Latn"/>
        </w:rPr>
        <w:t xml:space="preserve">, </w:t>
      </w:r>
      <w:r w:rsidRPr="007A06F5">
        <w:rPr>
          <w:lang w:val="la-Latn"/>
        </w:rPr>
        <w:t>tot diebus abstineat a carne et vino</w:t>
      </w:r>
      <w:r w:rsidR="009B2994" w:rsidRPr="007A06F5">
        <w:rPr>
          <w:lang w:val="la-Latn"/>
        </w:rPr>
        <w:t xml:space="preserve">. </w:t>
      </w:r>
    </w:p>
    <w:p w14:paraId="4CEB8734" w14:textId="1ACADC3B" w:rsidR="008050BE" w:rsidRPr="007A06F5" w:rsidRDefault="008050BE" w:rsidP="00450DB4">
      <w:pPr>
        <w:pStyle w:val="Normlnweb"/>
        <w:spacing w:before="0" w:beforeAutospacing="0" w:after="120" w:afterAutospacing="0"/>
        <w:rPr>
          <w:lang w:val="la-Latn"/>
        </w:rPr>
      </w:pPr>
      <w:r w:rsidRPr="007A06F5">
        <w:rPr>
          <w:lang w:val="la-Latn"/>
        </w:rPr>
        <w:t>LXX</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SINE LICENTIA DE HOSTE REVERTUNTUR</w:t>
      </w:r>
      <w:r w:rsidR="009B2994" w:rsidRPr="007A06F5">
        <w:rPr>
          <w:lang w:val="la-Latn"/>
        </w:rPr>
        <w:t xml:space="preserve">. </w:t>
      </w:r>
    </w:p>
    <w:p w14:paraId="2A19776D" w14:textId="1A73204F" w:rsidR="008050BE" w:rsidRPr="007A06F5" w:rsidRDefault="008050BE" w:rsidP="00450DB4">
      <w:pPr>
        <w:pStyle w:val="Normlnweb"/>
        <w:spacing w:before="0" w:beforeAutospacing="0" w:after="120" w:afterAutospacing="0"/>
        <w:rPr>
          <w:lang w:val="la-Latn"/>
        </w:rPr>
      </w:pPr>
      <w:r w:rsidRPr="007A06F5">
        <w:rPr>
          <w:lang w:val="la-Latn"/>
        </w:rPr>
        <w:t>Quicumque 290 absque licentia vel permissione principis d</w:t>
      </w:r>
      <w:r w:rsidR="00DD545C" w:rsidRPr="007A06F5">
        <w:rPr>
          <w:lang w:val="la-Latn"/>
        </w:rPr>
        <w:t>e hoste reversus fuerit</w:t>
      </w:r>
      <w:r w:rsidR="009B2994" w:rsidRPr="007A06F5">
        <w:rPr>
          <w:lang w:val="la-Latn"/>
        </w:rPr>
        <w:t xml:space="preserve">, </w:t>
      </w:r>
      <w:r w:rsidR="00DD545C" w:rsidRPr="007A06F5">
        <w:rPr>
          <w:lang w:val="la-Latn"/>
        </w:rPr>
        <w:t xml:space="preserve">quod </w:t>
      </w:r>
      <w:r w:rsidRPr="007A06F5">
        <w:rPr>
          <w:lang w:val="la-Latn"/>
        </w:rPr>
        <w:t>factum Franci heriscliz 291 dicunt</w:t>
      </w:r>
      <w:r w:rsidR="009B2994" w:rsidRPr="007A06F5">
        <w:rPr>
          <w:lang w:val="la-Latn"/>
        </w:rPr>
        <w:t xml:space="preserve">, </w:t>
      </w:r>
      <w:r w:rsidRPr="007A06F5">
        <w:rPr>
          <w:lang w:val="la-Latn"/>
        </w:rPr>
        <w:t>volumus</w:t>
      </w:r>
      <w:r w:rsidR="009B2994" w:rsidRPr="007A06F5">
        <w:rPr>
          <w:lang w:val="la-Latn"/>
        </w:rPr>
        <w:t xml:space="preserve">, </w:t>
      </w:r>
      <w:r w:rsidRPr="007A06F5">
        <w:rPr>
          <w:lang w:val="la-Latn"/>
        </w:rPr>
        <w:t>ut antiqua constit</w:t>
      </w:r>
      <w:r w:rsidR="00DD545C" w:rsidRPr="007A06F5">
        <w:rPr>
          <w:lang w:val="la-Latn"/>
        </w:rPr>
        <w:t>utio</w:t>
      </w:r>
      <w:r w:rsidR="009B2994" w:rsidRPr="007A06F5">
        <w:rPr>
          <w:lang w:val="la-Latn"/>
        </w:rPr>
        <w:t xml:space="preserve">, </w:t>
      </w:r>
      <w:r w:rsidR="00DD545C" w:rsidRPr="007A06F5">
        <w:rPr>
          <w:lang w:val="la-Latn"/>
        </w:rPr>
        <w:t>id est capitalis senten</w:t>
      </w:r>
      <w:r w:rsidRPr="007A06F5">
        <w:rPr>
          <w:lang w:val="la-Latn"/>
        </w:rPr>
        <w:t>tia</w:t>
      </w:r>
      <w:r w:rsidR="009B2994" w:rsidRPr="007A06F5">
        <w:rPr>
          <w:lang w:val="la-Latn"/>
        </w:rPr>
        <w:t xml:space="preserve">, </w:t>
      </w:r>
      <w:r w:rsidRPr="007A06F5">
        <w:rPr>
          <w:lang w:val="la-Latn"/>
        </w:rPr>
        <w:t>erga illum puniendum custodiatur</w:t>
      </w:r>
      <w:r w:rsidR="009B2994" w:rsidRPr="007A06F5">
        <w:rPr>
          <w:lang w:val="la-Latn"/>
        </w:rPr>
        <w:t xml:space="preserve">. </w:t>
      </w:r>
    </w:p>
    <w:p w14:paraId="2E074C4F" w14:textId="34857A89" w:rsidR="008050BE" w:rsidRPr="007A06F5" w:rsidRDefault="008050BE" w:rsidP="00450DB4">
      <w:pPr>
        <w:pStyle w:val="Normlnweb"/>
        <w:spacing w:before="0" w:beforeAutospacing="0" w:after="120" w:afterAutospacing="0"/>
        <w:rPr>
          <w:lang w:val="la-Latn"/>
        </w:rPr>
      </w:pPr>
      <w:r w:rsidRPr="007A06F5">
        <w:rPr>
          <w:lang w:val="la-Latn"/>
        </w:rPr>
        <w:t>LXXI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BENEFICIA PRINCIPUM HABENT</w:t>
      </w:r>
      <w:r w:rsidR="009B2994" w:rsidRPr="007A06F5">
        <w:rPr>
          <w:lang w:val="la-Latn"/>
        </w:rPr>
        <w:t xml:space="preserve">. </w:t>
      </w:r>
    </w:p>
    <w:p w14:paraId="11532174" w14:textId="375E46CB" w:rsidR="008050BE" w:rsidRPr="007A06F5" w:rsidRDefault="008050BE" w:rsidP="00450DB4">
      <w:pPr>
        <w:pStyle w:val="Normlnweb"/>
        <w:spacing w:before="0" w:beforeAutospacing="0" w:after="120" w:afterAutospacing="0"/>
        <w:rPr>
          <w:lang w:val="la-Latn"/>
        </w:rPr>
      </w:pPr>
      <w:r w:rsidRPr="007A06F5">
        <w:rPr>
          <w:lang w:val="la-Latn"/>
        </w:rPr>
        <w:t>Quicumque 292 ex eis 293</w:t>
      </w:r>
      <w:r w:rsidR="009B2994" w:rsidRPr="007A06F5">
        <w:rPr>
          <w:lang w:val="la-Latn"/>
        </w:rPr>
        <w:t xml:space="preserve">, </w:t>
      </w:r>
      <w:r w:rsidRPr="007A06F5">
        <w:rPr>
          <w:lang w:val="la-Latn"/>
        </w:rPr>
        <w:t>qui beneficium principis hab</w:t>
      </w:r>
      <w:r w:rsidR="00DD545C" w:rsidRPr="007A06F5">
        <w:rPr>
          <w:lang w:val="la-Latn"/>
        </w:rPr>
        <w:t>ent</w:t>
      </w:r>
      <w:r w:rsidR="009B2994" w:rsidRPr="007A06F5">
        <w:rPr>
          <w:lang w:val="la-Latn"/>
        </w:rPr>
        <w:t xml:space="preserve">, </w:t>
      </w:r>
      <w:r w:rsidR="00DD545C" w:rsidRPr="007A06F5">
        <w:rPr>
          <w:lang w:val="la-Latn"/>
        </w:rPr>
        <w:t xml:space="preserve">parem suum contra hostes </w:t>
      </w:r>
      <w:r w:rsidRPr="007A06F5">
        <w:rPr>
          <w:lang w:val="la-Latn"/>
        </w:rPr>
        <w:t>communes in exercitu pergentem dimiserit et cum eo ir</w:t>
      </w:r>
      <w:r w:rsidR="00DD545C" w:rsidRPr="007A06F5">
        <w:rPr>
          <w:lang w:val="la-Latn"/>
        </w:rPr>
        <w:t>e vel stare noluerit</w:t>
      </w:r>
      <w:r w:rsidR="009B2994" w:rsidRPr="007A06F5">
        <w:rPr>
          <w:lang w:val="la-Latn"/>
        </w:rPr>
        <w:t xml:space="preserve">, </w:t>
      </w:r>
      <w:r w:rsidR="00DD545C" w:rsidRPr="007A06F5">
        <w:rPr>
          <w:lang w:val="la-Latn"/>
        </w:rPr>
        <w:t xml:space="preserve">honorem </w:t>
      </w:r>
      <w:r w:rsidRPr="007A06F5">
        <w:rPr>
          <w:lang w:val="la-Latn"/>
        </w:rPr>
        <w:t>suum et beneficium perdat</w:t>
      </w:r>
      <w:r w:rsidR="009B2994" w:rsidRPr="007A06F5">
        <w:rPr>
          <w:lang w:val="la-Latn"/>
        </w:rPr>
        <w:t xml:space="preserve">. </w:t>
      </w:r>
    </w:p>
    <w:p w14:paraId="3D3710F8" w14:textId="06303E91" w:rsidR="008050BE" w:rsidRPr="007A06F5" w:rsidRDefault="008050BE" w:rsidP="00450DB4">
      <w:pPr>
        <w:pStyle w:val="Normlnweb"/>
        <w:spacing w:before="0" w:beforeAutospacing="0" w:after="120" w:afterAutospacing="0"/>
        <w:rPr>
          <w:lang w:val="la-Latn"/>
        </w:rPr>
      </w:pPr>
      <w:r w:rsidRPr="007A06F5">
        <w:rPr>
          <w:lang w:val="la-Latn"/>
        </w:rPr>
        <w:t>LXXII</w:t>
      </w:r>
      <w:r w:rsidR="009B2994" w:rsidRPr="007A06F5">
        <w:rPr>
          <w:lang w:val="la-Latn"/>
        </w:rPr>
        <w:t xml:space="preserve">. </w:t>
      </w:r>
      <w:r w:rsidRPr="007A06F5">
        <w:rPr>
          <w:lang w:val="la-Latn"/>
        </w:rPr>
        <w:t>DE NON COGENDO BIBERE IN HOSTE</w:t>
      </w:r>
      <w:r w:rsidR="009B2994" w:rsidRPr="007A06F5">
        <w:rPr>
          <w:lang w:val="la-Latn"/>
        </w:rPr>
        <w:t xml:space="preserve">. </w:t>
      </w:r>
    </w:p>
    <w:p w14:paraId="64647C6D" w14:textId="1474F041" w:rsidR="008050BE" w:rsidRPr="007A06F5" w:rsidRDefault="008050BE" w:rsidP="00450DB4">
      <w:pPr>
        <w:pStyle w:val="Normlnweb"/>
        <w:spacing w:before="0" w:beforeAutospacing="0" w:after="120" w:afterAutospacing="0"/>
        <w:rPr>
          <w:lang w:val="la-Latn"/>
        </w:rPr>
      </w:pPr>
      <w:r w:rsidRPr="007A06F5">
        <w:rPr>
          <w:lang w:val="la-Latn"/>
        </w:rPr>
        <w:t>Ut 294 in hoste nemo parem suum vel quemlibet alterum hominem bibere roget 295</w:t>
      </w:r>
      <w:r w:rsidR="009B2994" w:rsidRPr="007A06F5">
        <w:rPr>
          <w:lang w:val="la-Latn"/>
        </w:rPr>
        <w:t xml:space="preserve">. </w:t>
      </w:r>
      <w:r w:rsidRPr="007A06F5">
        <w:rPr>
          <w:lang w:val="la-Latn"/>
        </w:rPr>
        <w:t>Et /quicumque in exercitu ebrius inventus fuerit</w:t>
      </w:r>
      <w:r w:rsidR="009B2994" w:rsidRPr="007A06F5">
        <w:rPr>
          <w:lang w:val="la-Latn"/>
        </w:rPr>
        <w:t xml:space="preserve">, </w:t>
      </w:r>
      <w:r w:rsidRPr="007A06F5">
        <w:rPr>
          <w:lang w:val="la-Latn"/>
        </w:rPr>
        <w:t>ita excom</w:t>
      </w:r>
      <w:r w:rsidR="00DD545C" w:rsidRPr="007A06F5">
        <w:rPr>
          <w:lang w:val="la-Latn"/>
        </w:rPr>
        <w:t>municetur</w:t>
      </w:r>
      <w:r w:rsidR="009B2994" w:rsidRPr="007A06F5">
        <w:rPr>
          <w:lang w:val="la-Latn"/>
        </w:rPr>
        <w:t xml:space="preserve">, </w:t>
      </w:r>
      <w:r w:rsidR="00DD545C" w:rsidRPr="007A06F5">
        <w:rPr>
          <w:lang w:val="la-Latn"/>
        </w:rPr>
        <w:t xml:space="preserve">ut in bibendo sola </w:t>
      </w:r>
      <w:r w:rsidRPr="007A06F5">
        <w:rPr>
          <w:lang w:val="la-Latn"/>
        </w:rPr>
        <w:t>aqua utatur</w:t>
      </w:r>
      <w:r w:rsidR="009B2994" w:rsidRPr="007A06F5">
        <w:rPr>
          <w:lang w:val="la-Latn"/>
        </w:rPr>
        <w:t xml:space="preserve">, </w:t>
      </w:r>
      <w:r w:rsidRPr="007A06F5">
        <w:rPr>
          <w:lang w:val="la-Latn"/>
        </w:rPr>
        <w:t>quousque se male fecisse cognoscat</w:t>
      </w:r>
      <w:r w:rsidR="009B2994" w:rsidRPr="007A06F5">
        <w:rPr>
          <w:lang w:val="la-Latn"/>
        </w:rPr>
        <w:t xml:space="preserve">. </w:t>
      </w:r>
    </w:p>
    <w:p w14:paraId="7E064A6B" w14:textId="3DBE2CDA" w:rsidR="008050BE" w:rsidRPr="007A06F5" w:rsidRDefault="008050BE" w:rsidP="00450DB4">
      <w:pPr>
        <w:pStyle w:val="Normlnweb"/>
        <w:spacing w:before="0" w:beforeAutospacing="0" w:after="120" w:afterAutospacing="0"/>
        <w:rPr>
          <w:lang w:val="la-Latn"/>
        </w:rPr>
      </w:pPr>
      <w:r w:rsidRPr="007A06F5">
        <w:rPr>
          <w:lang w:val="la-Latn"/>
        </w:rPr>
        <w:t>LXXIII</w:t>
      </w:r>
      <w:r w:rsidR="009B2994" w:rsidRPr="007A06F5">
        <w:rPr>
          <w:lang w:val="la-Latn"/>
        </w:rPr>
        <w:t xml:space="preserve">. </w:t>
      </w:r>
      <w:r w:rsidRPr="007A06F5">
        <w:rPr>
          <w:lang w:val="la-Latn"/>
        </w:rPr>
        <w:t xml:space="preserve">DE VASSIS ADHUC IN PALATIO SERVIENTIBUS ET TAMEN BE </w:t>
      </w:r>
    </w:p>
    <w:p w14:paraId="5261EF7E" w14:textId="727538AE" w:rsidR="008050BE" w:rsidRPr="007A06F5" w:rsidRDefault="008050BE" w:rsidP="00450DB4">
      <w:pPr>
        <w:pStyle w:val="Normlnweb"/>
        <w:spacing w:before="0" w:beforeAutospacing="0" w:after="120" w:afterAutospacing="0"/>
        <w:rPr>
          <w:lang w:val="la-Latn"/>
        </w:rPr>
      </w:pPr>
      <w:r w:rsidRPr="007A06F5">
        <w:rPr>
          <w:lang w:val="la-Latn"/>
        </w:rPr>
        <w:t>NEFICIA HABENT</w:t>
      </w:r>
      <w:r w:rsidR="009B2994" w:rsidRPr="007A06F5">
        <w:rPr>
          <w:lang w:val="la-Latn"/>
        </w:rPr>
        <w:t xml:space="preserve">. </w:t>
      </w:r>
    </w:p>
    <w:p w14:paraId="09642177" w14:textId="718DC0C6" w:rsidR="008050BE" w:rsidRPr="007A06F5" w:rsidRDefault="008050BE" w:rsidP="00450DB4">
      <w:pPr>
        <w:pStyle w:val="Normlnweb"/>
        <w:spacing w:before="0" w:beforeAutospacing="0" w:after="120" w:afterAutospacing="0"/>
        <w:rPr>
          <w:lang w:val="la-Latn"/>
        </w:rPr>
      </w:pPr>
      <w:r w:rsidRPr="007A06F5">
        <w:rPr>
          <w:lang w:val="la-Latn"/>
        </w:rPr>
        <w:t>De 296 vassis dominicis</w:t>
      </w:r>
      <w:r w:rsidR="009B2994" w:rsidRPr="007A06F5">
        <w:rPr>
          <w:lang w:val="la-Latn"/>
        </w:rPr>
        <w:t xml:space="preserve">, </w:t>
      </w:r>
      <w:r w:rsidRPr="007A06F5">
        <w:rPr>
          <w:lang w:val="la-Latn"/>
        </w:rPr>
        <w:t>qui adhuc intra casam serviunt</w:t>
      </w:r>
      <w:r w:rsidR="00DD545C" w:rsidRPr="007A06F5">
        <w:rPr>
          <w:lang w:val="la-Latn"/>
        </w:rPr>
        <w:t xml:space="preserve"> et tamen beneficia habere nos </w:t>
      </w:r>
      <w:r w:rsidRPr="007A06F5">
        <w:rPr>
          <w:lang w:val="la-Latn"/>
        </w:rPr>
        <w:t>cuntur</w:t>
      </w:r>
      <w:r w:rsidR="009B2994" w:rsidRPr="007A06F5">
        <w:rPr>
          <w:lang w:val="la-Latn"/>
        </w:rPr>
        <w:t xml:space="preserve">, </w:t>
      </w:r>
      <w:r w:rsidRPr="007A06F5">
        <w:rPr>
          <w:lang w:val="la-Latn"/>
        </w:rPr>
        <w:t>statutum est</w:t>
      </w:r>
      <w:r w:rsidR="009B2994" w:rsidRPr="007A06F5">
        <w:rPr>
          <w:lang w:val="la-Latn"/>
        </w:rPr>
        <w:t xml:space="preserve">, </w:t>
      </w:r>
      <w:r w:rsidRPr="007A06F5">
        <w:rPr>
          <w:lang w:val="la-Latn"/>
        </w:rPr>
        <w:t>ut quicumque ex eis cum domno im</w:t>
      </w:r>
      <w:r w:rsidR="00DD545C" w:rsidRPr="007A06F5">
        <w:rPr>
          <w:lang w:val="la-Latn"/>
        </w:rPr>
        <w:t>peratore domi remanserit 297</w:t>
      </w:r>
      <w:r w:rsidR="009B2994" w:rsidRPr="007A06F5">
        <w:rPr>
          <w:lang w:val="la-Latn"/>
        </w:rPr>
        <w:t xml:space="preserve">, </w:t>
      </w:r>
      <w:r w:rsidRPr="007A06F5">
        <w:rPr>
          <w:lang w:val="la-Latn"/>
        </w:rPr>
        <w:t>vassallos suos casatos secum non retineat 298</w:t>
      </w:r>
      <w:r w:rsidR="009B2994" w:rsidRPr="007A06F5">
        <w:rPr>
          <w:lang w:val="la-Latn"/>
        </w:rPr>
        <w:t xml:space="preserve">, </w:t>
      </w:r>
      <w:r w:rsidRPr="007A06F5">
        <w:rPr>
          <w:lang w:val="la-Latn"/>
        </w:rPr>
        <w:t>sed cum comite</w:t>
      </w:r>
      <w:r w:rsidR="009B2994" w:rsidRPr="007A06F5">
        <w:rPr>
          <w:lang w:val="la-Latn"/>
        </w:rPr>
        <w:t xml:space="preserve">, </w:t>
      </w:r>
      <w:r w:rsidR="00DD545C" w:rsidRPr="007A06F5">
        <w:rPr>
          <w:lang w:val="la-Latn"/>
        </w:rPr>
        <w:t>cuius pagenses sunt</w:t>
      </w:r>
      <w:r w:rsidR="009B2994" w:rsidRPr="007A06F5">
        <w:rPr>
          <w:lang w:val="la-Latn"/>
        </w:rPr>
        <w:t xml:space="preserve">, </w:t>
      </w:r>
      <w:r w:rsidR="00DD545C" w:rsidRPr="007A06F5">
        <w:rPr>
          <w:lang w:val="la-Latn"/>
        </w:rPr>
        <w:t xml:space="preserve">ire </w:t>
      </w:r>
      <w:r w:rsidRPr="007A06F5">
        <w:rPr>
          <w:lang w:val="la-Latn"/>
        </w:rPr>
        <w:t>permittat</w:t>
      </w:r>
      <w:r w:rsidR="009B2994" w:rsidRPr="007A06F5">
        <w:rPr>
          <w:lang w:val="la-Latn"/>
        </w:rPr>
        <w:t xml:space="preserve">. </w:t>
      </w:r>
    </w:p>
    <w:p w14:paraId="681CA5EA" w14:textId="285AEA39" w:rsidR="008050BE" w:rsidRPr="007A06F5" w:rsidRDefault="008050BE" w:rsidP="00450DB4">
      <w:pPr>
        <w:pStyle w:val="Normlnweb"/>
        <w:spacing w:before="0" w:beforeAutospacing="0" w:after="120" w:afterAutospacing="0"/>
        <w:rPr>
          <w:lang w:val="la-Latn"/>
        </w:rPr>
      </w:pPr>
      <w:r w:rsidRPr="007A06F5">
        <w:rPr>
          <w:lang w:val="la-Latn"/>
        </w:rPr>
        <w:t>LXXIIII</w:t>
      </w:r>
      <w:r w:rsidR="009B2994" w:rsidRPr="007A06F5">
        <w:rPr>
          <w:lang w:val="la-Latn"/>
        </w:rPr>
        <w:t xml:space="preserve">. </w:t>
      </w:r>
      <w:r w:rsidRPr="007A06F5">
        <w:rPr>
          <w:lang w:val="la-Latn"/>
        </w:rPr>
        <w:t>DE PRAEPARATIO</w:t>
      </w:r>
      <w:r w:rsidR="00DD545C" w:rsidRPr="007A06F5">
        <w:rPr>
          <w:lang w:val="la-Latn"/>
        </w:rPr>
        <w:t xml:space="preserve">NE AD HOSTEM SECUNDUM ANTIQUAM </w:t>
      </w:r>
      <w:r w:rsidRPr="007A06F5">
        <w:rPr>
          <w:lang w:val="la-Latn"/>
        </w:rPr>
        <w:t>CONSUETUDINEM</w:t>
      </w:r>
      <w:r w:rsidR="009B2994" w:rsidRPr="007A06F5">
        <w:rPr>
          <w:lang w:val="la-Latn"/>
        </w:rPr>
        <w:t xml:space="preserve">. </w:t>
      </w:r>
    </w:p>
    <w:p w14:paraId="2727B9A5" w14:textId="41867E16" w:rsidR="008050BE" w:rsidRPr="007A06F5" w:rsidRDefault="008050BE" w:rsidP="00450DB4">
      <w:pPr>
        <w:pStyle w:val="Normlnweb"/>
        <w:spacing w:before="0" w:beforeAutospacing="0" w:after="120" w:afterAutospacing="0"/>
        <w:rPr>
          <w:lang w:val="la-Latn"/>
        </w:rPr>
      </w:pPr>
      <w:r w:rsidRPr="007A06F5">
        <w:rPr>
          <w:lang w:val="la-Latn"/>
        </w:rPr>
        <w:t>Constitutum 299 est</w:t>
      </w:r>
      <w:r w:rsidR="009B2994" w:rsidRPr="007A06F5">
        <w:rPr>
          <w:lang w:val="la-Latn"/>
        </w:rPr>
        <w:t xml:space="preserve">, </w:t>
      </w:r>
      <w:r w:rsidRPr="007A06F5">
        <w:rPr>
          <w:lang w:val="la-Latn"/>
        </w:rPr>
        <w:t>ut secundum antiquam consuetudine</w:t>
      </w:r>
      <w:r w:rsidR="00DD545C" w:rsidRPr="007A06F5">
        <w:rPr>
          <w:lang w:val="la-Latn"/>
        </w:rPr>
        <w:t>m praeparatio ad hostem facien</w:t>
      </w:r>
      <w:r w:rsidRPr="007A06F5">
        <w:rPr>
          <w:lang w:val="la-Latn"/>
        </w:rPr>
        <w:t>dam indicetur et observetur 300</w:t>
      </w:r>
      <w:r w:rsidR="009B2994" w:rsidRPr="007A06F5">
        <w:rPr>
          <w:lang w:val="la-Latn"/>
        </w:rPr>
        <w:t xml:space="preserve">; </w:t>
      </w:r>
      <w:r w:rsidRPr="007A06F5">
        <w:rPr>
          <w:lang w:val="la-Latn"/>
        </w:rPr>
        <w:t>id est</w:t>
      </w:r>
      <w:r w:rsidR="00FF3D92" w:rsidRPr="007A06F5">
        <w:rPr>
          <w:lang w:val="la-Latn"/>
        </w:rPr>
        <w:t xml:space="preserve">: </w:t>
      </w:r>
      <w:r w:rsidRPr="007A06F5">
        <w:rPr>
          <w:lang w:val="la-Latn"/>
        </w:rPr>
        <w:t>victualia de marc</w:t>
      </w:r>
      <w:r w:rsidR="00DD545C" w:rsidRPr="007A06F5">
        <w:rPr>
          <w:lang w:val="la-Latn"/>
        </w:rPr>
        <w:t xml:space="preserve">a ad tres menses et arma atque </w:t>
      </w:r>
      <w:r w:rsidRPr="007A06F5">
        <w:rPr>
          <w:lang w:val="la-Latn"/>
        </w:rPr>
        <w:t>vestimenta ad dimidium annum</w:t>
      </w:r>
      <w:r w:rsidR="009B2994" w:rsidRPr="007A06F5">
        <w:rPr>
          <w:lang w:val="la-Latn"/>
        </w:rPr>
        <w:t xml:space="preserve">. </w:t>
      </w:r>
      <w:r w:rsidRPr="007A06F5">
        <w:rPr>
          <w:lang w:val="la-Latn"/>
        </w:rPr>
        <w:t>Quod 301 tamen ita observari p</w:t>
      </w:r>
      <w:r w:rsidR="00DD545C" w:rsidRPr="007A06F5">
        <w:rPr>
          <w:lang w:val="la-Latn"/>
        </w:rPr>
        <w:t>lacuit</w:t>
      </w:r>
      <w:r w:rsidR="009B2994" w:rsidRPr="007A06F5">
        <w:rPr>
          <w:lang w:val="la-Latn"/>
        </w:rPr>
        <w:t xml:space="preserve">, </w:t>
      </w:r>
      <w:r w:rsidR="00DD545C" w:rsidRPr="007A06F5">
        <w:rPr>
          <w:lang w:val="la-Latn"/>
        </w:rPr>
        <w:t>ut his</w:t>
      </w:r>
      <w:r w:rsidR="009B2994" w:rsidRPr="007A06F5">
        <w:rPr>
          <w:lang w:val="la-Latn"/>
        </w:rPr>
        <w:t xml:space="preserve">, </w:t>
      </w:r>
      <w:r w:rsidR="00DD545C" w:rsidRPr="007A06F5">
        <w:rPr>
          <w:lang w:val="la-Latn"/>
        </w:rPr>
        <w:t xml:space="preserve">qui de /Rheno </w:t>
      </w:r>
      <w:r w:rsidRPr="007A06F5">
        <w:rPr>
          <w:lang w:val="la-Latn"/>
        </w:rPr>
        <w:t>302 ad Ligerem 303 pergunt</w:t>
      </w:r>
      <w:r w:rsidR="009B2994" w:rsidRPr="007A06F5">
        <w:rPr>
          <w:lang w:val="la-Latn"/>
        </w:rPr>
        <w:t xml:space="preserve">, </w:t>
      </w:r>
      <w:r w:rsidRPr="007A06F5">
        <w:rPr>
          <w:lang w:val="la-Latn"/>
        </w:rPr>
        <w:t>de Ligere inantea 304 ad t</w:t>
      </w:r>
      <w:r w:rsidR="00DD545C" w:rsidRPr="007A06F5">
        <w:rPr>
          <w:lang w:val="la-Latn"/>
        </w:rPr>
        <w:t>res menses computetur</w:t>
      </w:r>
      <w:r w:rsidR="009B2994" w:rsidRPr="007A06F5">
        <w:rPr>
          <w:lang w:val="la-Latn"/>
        </w:rPr>
        <w:t xml:space="preserve">; </w:t>
      </w:r>
      <w:r w:rsidR="00DD545C" w:rsidRPr="007A06F5">
        <w:rPr>
          <w:lang w:val="la-Latn"/>
        </w:rPr>
        <w:t xml:space="preserve">et qui </w:t>
      </w:r>
      <w:r w:rsidRPr="007A06F5">
        <w:rPr>
          <w:lang w:val="la-Latn"/>
        </w:rPr>
        <w:t>de 305 Ligere ad Renum pergunt 306</w:t>
      </w:r>
      <w:r w:rsidR="009B2994" w:rsidRPr="007A06F5">
        <w:rPr>
          <w:lang w:val="la-Latn"/>
        </w:rPr>
        <w:t xml:space="preserve">, </w:t>
      </w:r>
      <w:r w:rsidRPr="007A06F5">
        <w:rPr>
          <w:lang w:val="la-Latn"/>
        </w:rPr>
        <w:t>de Rheno 307 inantea a</w:t>
      </w:r>
      <w:r w:rsidR="00DD545C" w:rsidRPr="007A06F5">
        <w:rPr>
          <w:lang w:val="la-Latn"/>
        </w:rPr>
        <w:t xml:space="preserve">d tres menses victualia habere </w:t>
      </w:r>
      <w:r w:rsidRPr="007A06F5">
        <w:rPr>
          <w:lang w:val="la-Latn"/>
        </w:rPr>
        <w:t>debeant</w:t>
      </w:r>
      <w:r w:rsidR="009B2994" w:rsidRPr="007A06F5">
        <w:rPr>
          <w:lang w:val="la-Latn"/>
        </w:rPr>
        <w:t xml:space="preserve">. </w:t>
      </w:r>
      <w:r w:rsidRPr="007A06F5">
        <w:rPr>
          <w:lang w:val="la-Latn"/>
        </w:rPr>
        <w:t xml:space="preserve">Qui autem trans Renum sunt et ad 308 Saxoniam </w:t>
      </w:r>
      <w:r w:rsidR="00DD545C" w:rsidRPr="007A06F5">
        <w:rPr>
          <w:lang w:val="la-Latn"/>
        </w:rPr>
        <w:t>pergunt</w:t>
      </w:r>
      <w:r w:rsidR="009B2994" w:rsidRPr="007A06F5">
        <w:rPr>
          <w:lang w:val="la-Latn"/>
        </w:rPr>
        <w:t xml:space="preserve">, </w:t>
      </w:r>
      <w:r w:rsidR="00DD545C" w:rsidRPr="007A06F5">
        <w:rPr>
          <w:lang w:val="la-Latn"/>
        </w:rPr>
        <w:t xml:space="preserve">ad Albiam 309 marcam </w:t>
      </w:r>
      <w:r w:rsidRPr="007A06F5">
        <w:rPr>
          <w:lang w:val="la-Latn"/>
        </w:rPr>
        <w:t>esse sciant</w:t>
      </w:r>
      <w:r w:rsidR="009B2994" w:rsidRPr="007A06F5">
        <w:rPr>
          <w:lang w:val="la-Latn"/>
        </w:rPr>
        <w:t xml:space="preserve">. </w:t>
      </w:r>
      <w:r w:rsidRPr="007A06F5">
        <w:rPr>
          <w:lang w:val="la-Latn"/>
        </w:rPr>
        <w:t xml:space="preserve">Et qui trans Ligerem manent atque in Hispaniam </w:t>
      </w:r>
      <w:r w:rsidR="00DD545C" w:rsidRPr="007A06F5">
        <w:rPr>
          <w:lang w:val="la-Latn"/>
        </w:rPr>
        <w:t>310 proficisci debent</w:t>
      </w:r>
      <w:r w:rsidR="009B2994" w:rsidRPr="007A06F5">
        <w:rPr>
          <w:lang w:val="la-Latn"/>
        </w:rPr>
        <w:t xml:space="preserve">, </w:t>
      </w:r>
      <w:r w:rsidR="00DD545C" w:rsidRPr="007A06F5">
        <w:rPr>
          <w:lang w:val="la-Latn"/>
        </w:rPr>
        <w:t xml:space="preserve">montes </w:t>
      </w:r>
      <w:r w:rsidRPr="007A06F5">
        <w:rPr>
          <w:lang w:val="la-Latn"/>
        </w:rPr>
        <w:t>Pirinaeos marcam sibi esse cognoscant</w:t>
      </w:r>
      <w:r w:rsidR="009B2994" w:rsidRPr="007A06F5">
        <w:rPr>
          <w:lang w:val="la-Latn"/>
        </w:rPr>
        <w:t xml:space="preserve">. </w:t>
      </w:r>
    </w:p>
    <w:p w14:paraId="37AD545C" w14:textId="1CF08579" w:rsidR="00DD545C" w:rsidRPr="007A06F5" w:rsidRDefault="008050BE" w:rsidP="00450DB4">
      <w:pPr>
        <w:pStyle w:val="Normlnweb"/>
        <w:spacing w:before="0" w:beforeAutospacing="0" w:after="120" w:afterAutospacing="0"/>
        <w:rPr>
          <w:lang w:val="la-Latn"/>
        </w:rPr>
      </w:pPr>
      <w:r w:rsidRPr="007A06F5">
        <w:rPr>
          <w:lang w:val="la-Latn"/>
        </w:rPr>
        <w:t>LXXV</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UT NON NISI PER</w:t>
      </w:r>
      <w:r w:rsidR="00DD545C" w:rsidRPr="007A06F5">
        <w:rPr>
          <w:lang w:val="la-Latn"/>
        </w:rPr>
        <w:t>MISSIONE REGALI BRUNIA VEL GLA</w:t>
      </w:r>
      <w:r w:rsidRPr="007A06F5">
        <w:rPr>
          <w:lang w:val="la-Latn"/>
        </w:rPr>
        <w:t>DIUS HOMINI EXTRANEO A Q</w:t>
      </w:r>
      <w:r w:rsidR="00DD545C" w:rsidRPr="007A06F5">
        <w:rPr>
          <w:lang w:val="la-Latn"/>
        </w:rPr>
        <w:t>UOLIBET DETUR AUT VENUNDETUR</w:t>
      </w:r>
      <w:r w:rsidR="009B2994" w:rsidRPr="007A06F5">
        <w:rPr>
          <w:lang w:val="la-Latn"/>
        </w:rPr>
        <w:t xml:space="preserve">. </w:t>
      </w:r>
    </w:p>
    <w:p w14:paraId="2BD9BF14" w14:textId="4CDC4671" w:rsidR="008050BE" w:rsidRPr="007A06F5" w:rsidRDefault="008050BE" w:rsidP="00450DB4">
      <w:pPr>
        <w:pStyle w:val="Normlnweb"/>
        <w:spacing w:before="0" w:beforeAutospacing="0" w:after="120" w:afterAutospacing="0"/>
        <w:rPr>
          <w:lang w:val="la-Latn"/>
        </w:rPr>
      </w:pPr>
      <w:r w:rsidRPr="007A06F5">
        <w:rPr>
          <w:lang w:val="la-Latn"/>
        </w:rPr>
        <w:lastRenderedPageBreak/>
        <w:t>Constitutum 311 est</w:t>
      </w:r>
      <w:r w:rsidR="009B2994" w:rsidRPr="007A06F5">
        <w:rPr>
          <w:lang w:val="la-Latn"/>
        </w:rPr>
        <w:t xml:space="preserve">, </w:t>
      </w:r>
      <w:r w:rsidRPr="007A06F5">
        <w:rPr>
          <w:lang w:val="la-Latn"/>
        </w:rPr>
        <w:t>ut neque 312 episcopus neque abba 313 a</w:t>
      </w:r>
      <w:r w:rsidR="00DD545C" w:rsidRPr="007A06F5">
        <w:rPr>
          <w:lang w:val="la-Latn"/>
        </w:rPr>
        <w:t>ut abbatissa vel quislibet reo</w:t>
      </w:r>
      <w:r w:rsidRPr="007A06F5">
        <w:rPr>
          <w:lang w:val="la-Latn"/>
        </w:rPr>
        <w:t>tor 314 ecclesiae bruniam vel gladium sine nostro permisso cuilibet homini extraneo aut /dare aut vendere 315 praesumat</w:t>
      </w:r>
      <w:r w:rsidR="009B2994" w:rsidRPr="007A06F5">
        <w:rPr>
          <w:lang w:val="la-Latn"/>
        </w:rPr>
        <w:t xml:space="preserve">, </w:t>
      </w:r>
      <w:r w:rsidRPr="007A06F5">
        <w:rPr>
          <w:lang w:val="la-Latn"/>
        </w:rPr>
        <w:t>nisi tantum vassallis suis</w:t>
      </w:r>
      <w:r w:rsidR="009B2994" w:rsidRPr="007A06F5">
        <w:rPr>
          <w:lang w:val="la-Latn"/>
        </w:rPr>
        <w:t xml:space="preserve">. </w:t>
      </w:r>
      <w:r w:rsidRPr="007A06F5">
        <w:rPr>
          <w:lang w:val="la-Latn"/>
        </w:rPr>
        <w:t>E</w:t>
      </w:r>
      <w:r w:rsidR="00DD545C" w:rsidRPr="007A06F5">
        <w:rPr>
          <w:lang w:val="la-Latn"/>
        </w:rPr>
        <w:t>t si evenerit</w:t>
      </w:r>
      <w:r w:rsidR="009B2994" w:rsidRPr="007A06F5">
        <w:rPr>
          <w:lang w:val="la-Latn"/>
        </w:rPr>
        <w:t xml:space="preserve">, </w:t>
      </w:r>
      <w:r w:rsidR="00DD545C" w:rsidRPr="007A06F5">
        <w:rPr>
          <w:lang w:val="la-Latn"/>
        </w:rPr>
        <w:t xml:space="preserve">ut in qualibet </w:t>
      </w:r>
      <w:r w:rsidRPr="007A06F5">
        <w:rPr>
          <w:lang w:val="la-Latn"/>
        </w:rPr>
        <w:t>ecclesia vel 316 sancto loco plures brunias habeant 317</w:t>
      </w:r>
      <w:r w:rsidR="009B2994" w:rsidRPr="007A06F5">
        <w:rPr>
          <w:lang w:val="la-Latn"/>
        </w:rPr>
        <w:t xml:space="preserve">, </w:t>
      </w:r>
      <w:r w:rsidRPr="007A06F5">
        <w:rPr>
          <w:lang w:val="la-Latn"/>
        </w:rPr>
        <w:t>quae 31</w:t>
      </w:r>
      <w:r w:rsidR="00DD545C" w:rsidRPr="007A06F5">
        <w:rPr>
          <w:lang w:val="la-Latn"/>
        </w:rPr>
        <w:t>8 ad homines rectoris 319 eius</w:t>
      </w:r>
      <w:r w:rsidRPr="007A06F5">
        <w:rPr>
          <w:lang w:val="la-Latn"/>
        </w:rPr>
        <w:t>dem ecclesiae sufficiant</w:t>
      </w:r>
      <w:r w:rsidR="009B2994" w:rsidRPr="007A06F5">
        <w:rPr>
          <w:lang w:val="la-Latn"/>
        </w:rPr>
        <w:t xml:space="preserve">, </w:t>
      </w:r>
      <w:r w:rsidRPr="007A06F5">
        <w:rPr>
          <w:lang w:val="la-Latn"/>
        </w:rPr>
        <w:t>tunc principem idem rector eccl</w:t>
      </w:r>
      <w:r w:rsidR="00DD545C" w:rsidRPr="007A06F5">
        <w:rPr>
          <w:lang w:val="la-Latn"/>
        </w:rPr>
        <w:t>esiae interroget</w:t>
      </w:r>
      <w:r w:rsidR="009B2994" w:rsidRPr="007A06F5">
        <w:rPr>
          <w:lang w:val="la-Latn"/>
        </w:rPr>
        <w:t xml:space="preserve">, </w:t>
      </w:r>
      <w:r w:rsidR="00DD545C" w:rsidRPr="007A06F5">
        <w:rPr>
          <w:lang w:val="la-Latn"/>
        </w:rPr>
        <w:t xml:space="preserve">quid de his </w:t>
      </w:r>
      <w:r w:rsidRPr="007A06F5">
        <w:rPr>
          <w:lang w:val="la-Latn"/>
        </w:rPr>
        <w:t>facere praecipiat 320</w:t>
      </w:r>
      <w:r w:rsidR="009B2994" w:rsidRPr="007A06F5">
        <w:rPr>
          <w:lang w:val="la-Latn"/>
        </w:rPr>
        <w:t xml:space="preserve">. </w:t>
      </w:r>
    </w:p>
    <w:p w14:paraId="5B842613" w14:textId="19C9175D" w:rsidR="008050BE" w:rsidRPr="007A06F5" w:rsidRDefault="008050BE" w:rsidP="00450DB4">
      <w:pPr>
        <w:pStyle w:val="Normlnweb"/>
        <w:spacing w:before="0" w:beforeAutospacing="0" w:after="120" w:afterAutospacing="0"/>
        <w:rPr>
          <w:lang w:val="la-Latn"/>
        </w:rPr>
      </w:pPr>
      <w:r w:rsidRPr="007A06F5">
        <w:rPr>
          <w:lang w:val="la-Latn"/>
        </w:rPr>
        <w:t>LXXVI</w:t>
      </w:r>
      <w:r w:rsidR="009B2994" w:rsidRPr="007A06F5">
        <w:rPr>
          <w:lang w:val="la-Latn"/>
        </w:rPr>
        <w:t xml:space="preserve">. </w:t>
      </w:r>
      <w:r w:rsidRPr="007A06F5">
        <w:rPr>
          <w:lang w:val="la-Latn"/>
        </w:rPr>
        <w:t>DE CAUSARUM ET LITIUM TERMINIS</w:t>
      </w:r>
      <w:r w:rsidR="009B2994" w:rsidRPr="007A06F5">
        <w:rPr>
          <w:lang w:val="la-Latn"/>
        </w:rPr>
        <w:t xml:space="preserve">. </w:t>
      </w:r>
    </w:p>
    <w:p w14:paraId="311B018D" w14:textId="14F2BFA6" w:rsidR="008050BE" w:rsidRPr="007A06F5" w:rsidRDefault="008050BE" w:rsidP="00450DB4">
      <w:pPr>
        <w:pStyle w:val="Normlnweb"/>
        <w:spacing w:before="0" w:beforeAutospacing="0" w:after="120" w:afterAutospacing="0"/>
        <w:rPr>
          <w:lang w:val="la-Latn"/>
        </w:rPr>
      </w:pPr>
      <w:r w:rsidRPr="007A06F5">
        <w:rPr>
          <w:lang w:val="la-Latn"/>
        </w:rPr>
        <w:t>De 321 termino causarum et litium statuimus</w:t>
      </w:r>
      <w:r w:rsidR="009B2994" w:rsidRPr="007A06F5">
        <w:rPr>
          <w:lang w:val="la-Latn"/>
        </w:rPr>
        <w:t xml:space="preserve">, </w:t>
      </w:r>
      <w:r w:rsidRPr="007A06F5">
        <w:rPr>
          <w:lang w:val="la-Latn"/>
        </w:rPr>
        <w:t>ut ex</w:t>
      </w:r>
      <w:r w:rsidR="00DD545C" w:rsidRPr="007A06F5">
        <w:rPr>
          <w:lang w:val="la-Latn"/>
        </w:rPr>
        <w:t xml:space="preserve"> quo bonae memoriae domnus Pip</w:t>
      </w:r>
      <w:r w:rsidRPr="007A06F5">
        <w:rPr>
          <w:lang w:val="la-Latn"/>
        </w:rPr>
        <w:t>pinus rex obiit 322 et nos regnare coepimus causae vel lites int</w:t>
      </w:r>
      <w:r w:rsidR="00DD545C" w:rsidRPr="007A06F5">
        <w:rPr>
          <w:lang w:val="la-Latn"/>
        </w:rPr>
        <w:t xml:space="preserve">er partes factae atque exortae </w:t>
      </w:r>
      <w:r w:rsidRPr="007A06F5">
        <w:rPr>
          <w:lang w:val="la-Latn"/>
        </w:rPr>
        <w:t>discutiantur et congruo sibi iudicio terminentur</w:t>
      </w:r>
      <w:r w:rsidR="009B2994" w:rsidRPr="007A06F5">
        <w:rPr>
          <w:lang w:val="la-Latn"/>
        </w:rPr>
        <w:t xml:space="preserve">. </w:t>
      </w:r>
      <w:r w:rsidRPr="007A06F5">
        <w:rPr>
          <w:lang w:val="la-Latn"/>
        </w:rPr>
        <w:t>Prius vero</w:t>
      </w:r>
      <w:r w:rsidR="009B2994" w:rsidRPr="007A06F5">
        <w:rPr>
          <w:lang w:val="la-Latn"/>
        </w:rPr>
        <w:t xml:space="preserve">, </w:t>
      </w:r>
      <w:r w:rsidR="00DD545C" w:rsidRPr="007A06F5">
        <w:rPr>
          <w:lang w:val="la-Latn"/>
        </w:rPr>
        <w:t xml:space="preserve">id est ante obitum praedicti </w:t>
      </w:r>
      <w:r w:rsidRPr="007A06F5">
        <w:rPr>
          <w:lang w:val="la-Latn"/>
        </w:rPr>
        <w:t>domni Pippini regis</w:t>
      </w:r>
      <w:r w:rsidR="009B2994" w:rsidRPr="007A06F5">
        <w:rPr>
          <w:lang w:val="la-Latn"/>
        </w:rPr>
        <w:t xml:space="preserve">, </w:t>
      </w:r>
      <w:r w:rsidRPr="007A06F5">
        <w:rPr>
          <w:lang w:val="la-Latn"/>
        </w:rPr>
        <w:t>causae commissae vel omnino non moveantur vel salvae usque ad nostram interrogationem 323 serventur</w:t>
      </w:r>
      <w:r w:rsidR="009B2994" w:rsidRPr="007A06F5">
        <w:rPr>
          <w:lang w:val="la-Latn"/>
        </w:rPr>
        <w:t xml:space="preserve">. </w:t>
      </w:r>
    </w:p>
    <w:p w14:paraId="3A028461" w14:textId="72EF0309" w:rsidR="008050BE" w:rsidRPr="007A06F5" w:rsidRDefault="008050BE" w:rsidP="00450DB4">
      <w:pPr>
        <w:pStyle w:val="Normlnweb"/>
        <w:spacing w:before="0" w:beforeAutospacing="0" w:after="120" w:afterAutospacing="0"/>
        <w:rPr>
          <w:lang w:val="la-Latn"/>
        </w:rPr>
      </w:pPr>
      <w:r w:rsidRPr="007A06F5">
        <w:rPr>
          <w:lang w:val="la-Latn"/>
        </w:rPr>
        <w:t>LXXVII</w:t>
      </w:r>
      <w:r w:rsidR="009B2994" w:rsidRPr="007A06F5">
        <w:rPr>
          <w:lang w:val="la-Latn"/>
        </w:rPr>
        <w:t xml:space="preserve">. </w:t>
      </w:r>
      <w:r w:rsidRPr="007A06F5">
        <w:rPr>
          <w:lang w:val="la-Latn"/>
        </w:rPr>
        <w:t>DE EPISCOPIS</w:t>
      </w:r>
      <w:r w:rsidR="009B2994" w:rsidRPr="007A06F5">
        <w:rPr>
          <w:lang w:val="la-Latn"/>
        </w:rPr>
        <w:t xml:space="preserve">, </w:t>
      </w:r>
      <w:r w:rsidRPr="007A06F5">
        <w:rPr>
          <w:lang w:val="la-Latn"/>
        </w:rPr>
        <w:t>COMITIBU</w:t>
      </w:r>
      <w:r w:rsidR="00DD545C" w:rsidRPr="007A06F5">
        <w:rPr>
          <w:lang w:val="la-Latn"/>
        </w:rPr>
        <w:t>S ET POTENTIORIBUS</w:t>
      </w:r>
      <w:r w:rsidR="009B2994" w:rsidRPr="007A06F5">
        <w:rPr>
          <w:lang w:val="la-Latn"/>
        </w:rPr>
        <w:t xml:space="preserve">, </w:t>
      </w:r>
      <w:r w:rsidR="00DD545C" w:rsidRPr="007A06F5">
        <w:rPr>
          <w:lang w:val="la-Latn"/>
        </w:rPr>
        <w:t xml:space="preserve">SI CAUSAM </w:t>
      </w:r>
      <w:r w:rsidRPr="007A06F5">
        <w:rPr>
          <w:lang w:val="la-Latn"/>
        </w:rPr>
        <w:t>INTER SE HABUERINT</w:t>
      </w:r>
      <w:r w:rsidR="009B2994" w:rsidRPr="007A06F5">
        <w:rPr>
          <w:lang w:val="la-Latn"/>
        </w:rPr>
        <w:t xml:space="preserve">. </w:t>
      </w:r>
    </w:p>
    <w:p w14:paraId="344E995B" w14:textId="53E2E18D" w:rsidR="008050BE" w:rsidRPr="007A06F5" w:rsidRDefault="008050BE" w:rsidP="00450DB4">
      <w:pPr>
        <w:pStyle w:val="Normlnweb"/>
        <w:spacing w:before="0" w:beforeAutospacing="0" w:after="120" w:afterAutospacing="0"/>
        <w:rPr>
          <w:lang w:val="la-Latn"/>
        </w:rPr>
      </w:pPr>
      <w:r w:rsidRPr="007A06F5">
        <w:rPr>
          <w:lang w:val="la-Latn"/>
        </w:rPr>
        <w:t>Ut 324 episcopi</w:t>
      </w:r>
      <w:r w:rsidR="009B2994" w:rsidRPr="007A06F5">
        <w:rPr>
          <w:lang w:val="la-Latn"/>
        </w:rPr>
        <w:t xml:space="preserve">, </w:t>
      </w:r>
      <w:r w:rsidRPr="007A06F5">
        <w:rPr>
          <w:lang w:val="la-Latn"/>
        </w:rPr>
        <w:t>abbates</w:t>
      </w:r>
      <w:r w:rsidR="009B2994" w:rsidRPr="007A06F5">
        <w:rPr>
          <w:lang w:val="la-Latn"/>
        </w:rPr>
        <w:t xml:space="preserve">, </w:t>
      </w:r>
      <w:r w:rsidRPr="007A06F5">
        <w:rPr>
          <w:lang w:val="la-Latn"/>
        </w:rPr>
        <w:t>comites et potentiores quique</w:t>
      </w:r>
      <w:r w:rsidR="009B2994" w:rsidRPr="007A06F5">
        <w:rPr>
          <w:lang w:val="la-Latn"/>
        </w:rPr>
        <w:t xml:space="preserve">, </w:t>
      </w:r>
      <w:r w:rsidRPr="007A06F5">
        <w:rPr>
          <w:lang w:val="la-Latn"/>
        </w:rPr>
        <w:t>si causam inter se habuerint ac se /pacificare noluerint</w:t>
      </w:r>
      <w:r w:rsidR="009B2994" w:rsidRPr="007A06F5">
        <w:rPr>
          <w:lang w:val="la-Latn"/>
        </w:rPr>
        <w:t xml:space="preserve">, </w:t>
      </w:r>
      <w:r w:rsidRPr="007A06F5">
        <w:rPr>
          <w:lang w:val="la-Latn"/>
        </w:rPr>
        <w:t>ad nostram iubeantur venire praesen</w:t>
      </w:r>
      <w:r w:rsidR="00DD545C" w:rsidRPr="007A06F5">
        <w:rPr>
          <w:lang w:val="la-Latn"/>
        </w:rPr>
        <w:t>tiam</w:t>
      </w:r>
      <w:r w:rsidR="009B2994" w:rsidRPr="007A06F5">
        <w:rPr>
          <w:lang w:val="la-Latn"/>
        </w:rPr>
        <w:t xml:space="preserve">, </w:t>
      </w:r>
      <w:r w:rsidR="00DD545C" w:rsidRPr="007A06F5">
        <w:rPr>
          <w:lang w:val="la-Latn"/>
        </w:rPr>
        <w:t xml:space="preserve">neque illorum contentio </w:t>
      </w:r>
      <w:r w:rsidRPr="007A06F5">
        <w:rPr>
          <w:lang w:val="la-Latn"/>
        </w:rPr>
        <w:t>aliubi diiudicetur</w:t>
      </w:r>
      <w:r w:rsidR="009B2994" w:rsidRPr="007A06F5">
        <w:rPr>
          <w:lang w:val="la-Latn"/>
        </w:rPr>
        <w:t xml:space="preserve">, </w:t>
      </w:r>
      <w:r w:rsidRPr="007A06F5">
        <w:rPr>
          <w:lang w:val="la-Latn"/>
        </w:rPr>
        <w:t>ne 325 propter hoc pauperum et minus p</w:t>
      </w:r>
      <w:r w:rsidR="00DD545C" w:rsidRPr="007A06F5">
        <w:rPr>
          <w:lang w:val="la-Latn"/>
        </w:rPr>
        <w:t>otentium iustitiae remaneant</w:t>
      </w:r>
      <w:r w:rsidR="009B2994" w:rsidRPr="007A06F5">
        <w:rPr>
          <w:lang w:val="la-Latn"/>
        </w:rPr>
        <w:t xml:space="preserve">. </w:t>
      </w:r>
      <w:r w:rsidRPr="007A06F5">
        <w:rPr>
          <w:lang w:val="la-Latn"/>
        </w:rPr>
        <w:t>Neque ullus 326 comes palatii nostri potentiores causas sine</w:t>
      </w:r>
      <w:r w:rsidR="00DD545C" w:rsidRPr="007A06F5">
        <w:rPr>
          <w:lang w:val="la-Latn"/>
        </w:rPr>
        <w:t xml:space="preserve"> nostra iussione finire praesu</w:t>
      </w:r>
      <w:r w:rsidRPr="007A06F5">
        <w:rPr>
          <w:lang w:val="la-Latn"/>
        </w:rPr>
        <w:t>mat</w:t>
      </w:r>
      <w:r w:rsidR="009B2994" w:rsidRPr="007A06F5">
        <w:rPr>
          <w:lang w:val="la-Latn"/>
        </w:rPr>
        <w:t xml:space="preserve">, </w:t>
      </w:r>
      <w:r w:rsidRPr="007A06F5">
        <w:rPr>
          <w:lang w:val="la-Latn"/>
        </w:rPr>
        <w:t xml:space="preserve">sed tantum ad pauperum et minus potentium faciendas </w:t>
      </w:r>
      <w:r w:rsidR="00DD545C" w:rsidRPr="007A06F5">
        <w:rPr>
          <w:lang w:val="la-Latn"/>
        </w:rPr>
        <w:t xml:space="preserve">iustitias faciendas sibi sciat </w:t>
      </w:r>
      <w:r w:rsidRPr="007A06F5">
        <w:rPr>
          <w:lang w:val="la-Latn"/>
        </w:rPr>
        <w:t>esse vacandum</w:t>
      </w:r>
      <w:r w:rsidR="009B2994" w:rsidRPr="007A06F5">
        <w:rPr>
          <w:lang w:val="la-Latn"/>
        </w:rPr>
        <w:t xml:space="preserve">. </w:t>
      </w:r>
    </w:p>
    <w:p w14:paraId="207FE623" w14:textId="548D20E8" w:rsidR="008050BE" w:rsidRPr="007A06F5" w:rsidRDefault="008050BE" w:rsidP="00450DB4">
      <w:pPr>
        <w:pStyle w:val="Normlnweb"/>
        <w:spacing w:before="0" w:beforeAutospacing="0" w:after="120" w:afterAutospacing="0"/>
        <w:rPr>
          <w:lang w:val="la-Latn"/>
        </w:rPr>
      </w:pPr>
      <w:r w:rsidRPr="007A06F5">
        <w:rPr>
          <w:lang w:val="la-Latn"/>
        </w:rPr>
        <w:t>LXXVIII</w:t>
      </w:r>
      <w:r w:rsidR="009B2994" w:rsidRPr="007A06F5">
        <w:rPr>
          <w:lang w:val="la-Latn"/>
        </w:rPr>
        <w:t xml:space="preserve">. </w:t>
      </w:r>
      <w:r w:rsidRPr="007A06F5">
        <w:rPr>
          <w:lang w:val="la-Latn"/>
        </w:rPr>
        <w:t>DE TESTIBUS AD REM</w:t>
      </w:r>
      <w:r w:rsidR="00DD545C" w:rsidRPr="007A06F5">
        <w:rPr>
          <w:lang w:val="la-Latn"/>
        </w:rPr>
        <w:t xml:space="preserve"> QUAMLIBET DISCUTIENDAM ELIGEN</w:t>
      </w:r>
      <w:r w:rsidRPr="007A06F5">
        <w:rPr>
          <w:lang w:val="la-Latn"/>
        </w:rPr>
        <w:t>DIS</w:t>
      </w:r>
      <w:r w:rsidR="009B2994" w:rsidRPr="007A06F5">
        <w:rPr>
          <w:lang w:val="la-Latn"/>
        </w:rPr>
        <w:t xml:space="preserve">. </w:t>
      </w:r>
    </w:p>
    <w:p w14:paraId="65AC87E8" w14:textId="77777777" w:rsidR="008050BE" w:rsidRPr="007A06F5" w:rsidRDefault="008050BE" w:rsidP="00450DB4">
      <w:pPr>
        <w:pStyle w:val="Normlnweb"/>
        <w:spacing w:before="0" w:beforeAutospacing="0" w:after="120" w:afterAutospacing="0"/>
        <w:rPr>
          <w:lang w:val="la-Latn"/>
        </w:rPr>
      </w:pPr>
      <w:r w:rsidRPr="007A06F5">
        <w:rPr>
          <w:lang w:val="la-Latn"/>
        </w:rPr>
        <w:t xml:space="preserve">Ut 327 quandocumque testes ad rem quamlibet discutiendam quaerendi atque eligendi </w:t>
      </w:r>
    </w:p>
    <w:p w14:paraId="5EC94971" w14:textId="7E7CCEB9" w:rsidR="008050BE" w:rsidRPr="007A06F5" w:rsidRDefault="008050BE" w:rsidP="00450DB4">
      <w:pPr>
        <w:pStyle w:val="Normlnweb"/>
        <w:spacing w:before="0" w:beforeAutospacing="0" w:after="120" w:afterAutospacing="0"/>
        <w:rPr>
          <w:lang w:val="la-Latn"/>
        </w:rPr>
      </w:pPr>
      <w:r w:rsidRPr="007A06F5">
        <w:rPr>
          <w:lang w:val="la-Latn"/>
        </w:rPr>
        <w:t>sunt</w:t>
      </w:r>
      <w:r w:rsidR="009B2994" w:rsidRPr="007A06F5">
        <w:rPr>
          <w:lang w:val="la-Latn"/>
        </w:rPr>
        <w:t xml:space="preserve">, </w:t>
      </w:r>
      <w:r w:rsidRPr="007A06F5">
        <w:rPr>
          <w:lang w:val="la-Latn"/>
        </w:rPr>
        <w:t>a misso nostro et comite</w:t>
      </w:r>
      <w:r w:rsidR="009B2994" w:rsidRPr="007A06F5">
        <w:rPr>
          <w:lang w:val="la-Latn"/>
        </w:rPr>
        <w:t xml:space="preserve">, </w:t>
      </w:r>
      <w:r w:rsidRPr="007A06F5">
        <w:rPr>
          <w:lang w:val="la-Latn"/>
        </w:rPr>
        <w:t>in cuius ministerio de re qualicumque 528 agendum est</w:t>
      </w:r>
      <w:r w:rsidR="009B2994" w:rsidRPr="007A06F5">
        <w:rPr>
          <w:lang w:val="la-Latn"/>
        </w:rPr>
        <w:t xml:space="preserve">, </w:t>
      </w:r>
      <w:r w:rsidRPr="007A06F5">
        <w:rPr>
          <w:lang w:val="la-Latn"/>
        </w:rPr>
        <w:t>tales eligantur</w:t>
      </w:r>
      <w:r w:rsidR="009B2994" w:rsidRPr="007A06F5">
        <w:rPr>
          <w:lang w:val="la-Latn"/>
        </w:rPr>
        <w:t xml:space="preserve">, </w:t>
      </w:r>
      <w:r w:rsidRPr="007A06F5">
        <w:rPr>
          <w:lang w:val="la-Latn"/>
        </w:rPr>
        <w:t xml:space="preserve">quales optimi in ipso pago inveniri possint </w:t>
      </w:r>
      <w:r w:rsidR="00DD545C" w:rsidRPr="007A06F5">
        <w:rPr>
          <w:lang w:val="la-Latn"/>
        </w:rPr>
        <w:t>329</w:t>
      </w:r>
      <w:r w:rsidR="009B2994" w:rsidRPr="007A06F5">
        <w:rPr>
          <w:lang w:val="la-Latn"/>
        </w:rPr>
        <w:t xml:space="preserve">. </w:t>
      </w:r>
      <w:r w:rsidR="00DD545C" w:rsidRPr="007A06F5">
        <w:rPr>
          <w:lang w:val="la-Latn"/>
        </w:rPr>
        <w:t>Et non liceat litigatori</w:t>
      </w:r>
      <w:r w:rsidRPr="007A06F5">
        <w:rPr>
          <w:lang w:val="la-Latn"/>
        </w:rPr>
        <w:t>bus 330 per praemia falsos testes adducere</w:t>
      </w:r>
      <w:r w:rsidR="009B2994" w:rsidRPr="007A06F5">
        <w:rPr>
          <w:lang w:val="la-Latn"/>
        </w:rPr>
        <w:t xml:space="preserve">, </w:t>
      </w:r>
      <w:r w:rsidRPr="007A06F5">
        <w:rPr>
          <w:lang w:val="la-Latn"/>
        </w:rPr>
        <w:t>sicut actenus fieri solebat 331</w:t>
      </w:r>
      <w:r w:rsidR="009B2994" w:rsidRPr="007A06F5">
        <w:rPr>
          <w:lang w:val="la-Latn"/>
        </w:rPr>
        <w:t xml:space="preserve">. </w:t>
      </w:r>
    </w:p>
    <w:p w14:paraId="6B1354C8" w14:textId="008B622D" w:rsidR="008050BE" w:rsidRPr="007A06F5" w:rsidRDefault="008050BE" w:rsidP="00450DB4">
      <w:pPr>
        <w:pStyle w:val="Normlnweb"/>
        <w:spacing w:before="0" w:beforeAutospacing="0" w:after="120" w:afterAutospacing="0"/>
        <w:rPr>
          <w:lang w:val="la-Latn"/>
        </w:rPr>
      </w:pPr>
      <w:r w:rsidRPr="007A06F5">
        <w:rPr>
          <w:lang w:val="la-Latn"/>
        </w:rPr>
        <w:t>LXXVIIII</w:t>
      </w:r>
      <w:r w:rsidR="009B2994" w:rsidRPr="007A06F5">
        <w:rPr>
          <w:lang w:val="la-Latn"/>
        </w:rPr>
        <w:t xml:space="preserve">. </w:t>
      </w:r>
      <w:r w:rsidRPr="007A06F5">
        <w:rPr>
          <w:lang w:val="la-Latn"/>
        </w:rPr>
        <w:t>DE PLACITO CENTENARII</w:t>
      </w:r>
      <w:r w:rsidR="009B2994" w:rsidRPr="007A06F5">
        <w:rPr>
          <w:lang w:val="la-Latn"/>
        </w:rPr>
        <w:t xml:space="preserve">. </w:t>
      </w:r>
    </w:p>
    <w:p w14:paraId="3425501E" w14:textId="47BB0497" w:rsidR="008050BE" w:rsidRPr="007A06F5" w:rsidRDefault="008050BE" w:rsidP="00450DB4">
      <w:pPr>
        <w:pStyle w:val="Normlnweb"/>
        <w:spacing w:before="0" w:beforeAutospacing="0" w:after="120" w:afterAutospacing="0"/>
        <w:rPr>
          <w:lang w:val="la-Latn"/>
        </w:rPr>
      </w:pPr>
      <w:r w:rsidRPr="007A06F5">
        <w:rPr>
          <w:lang w:val="la-Latn"/>
        </w:rPr>
        <w:t>Ut 332 nullus homo in placito centenarii neque ad mortem neque ad libertatem suam /amittendam aut ad res reddendas vel mancipia iudicetur</w:t>
      </w:r>
      <w:r w:rsidR="009B2994" w:rsidRPr="007A06F5">
        <w:rPr>
          <w:lang w:val="la-Latn"/>
        </w:rPr>
        <w:t xml:space="preserve">, </w:t>
      </w:r>
      <w:r w:rsidRPr="007A06F5">
        <w:rPr>
          <w:lang w:val="la-Latn"/>
        </w:rPr>
        <w:t xml:space="preserve">sed </w:t>
      </w:r>
      <w:r w:rsidR="00DD545C" w:rsidRPr="007A06F5">
        <w:rPr>
          <w:lang w:val="la-Latn"/>
        </w:rPr>
        <w:t xml:space="preserve">ista aut in praesentia comitis </w:t>
      </w:r>
      <w:r w:rsidRPr="007A06F5">
        <w:rPr>
          <w:lang w:val="la-Latn"/>
        </w:rPr>
        <w:t>vel missorum nostrorum iudicentur</w:t>
      </w:r>
      <w:r w:rsidR="009B2994" w:rsidRPr="007A06F5">
        <w:rPr>
          <w:lang w:val="la-Latn"/>
        </w:rPr>
        <w:t xml:space="preserve">. </w:t>
      </w:r>
    </w:p>
    <w:p w14:paraId="2FD6985C" w14:textId="55FBDBC0" w:rsidR="008050BE" w:rsidRPr="007A06F5" w:rsidRDefault="008050BE" w:rsidP="00450DB4">
      <w:pPr>
        <w:pStyle w:val="Normlnweb"/>
        <w:spacing w:before="0" w:beforeAutospacing="0" w:after="120" w:afterAutospacing="0"/>
        <w:rPr>
          <w:lang w:val="la-Latn"/>
        </w:rPr>
      </w:pPr>
      <w:r w:rsidRPr="007A06F5">
        <w:rPr>
          <w:lang w:val="la-Latn"/>
        </w:rPr>
        <w:t>LXXX</w:t>
      </w:r>
      <w:r w:rsidR="009B2994" w:rsidRPr="007A06F5">
        <w:rPr>
          <w:lang w:val="la-Latn"/>
        </w:rPr>
        <w:t xml:space="preserve">. </w:t>
      </w:r>
      <w:r w:rsidRPr="007A06F5">
        <w:rPr>
          <w:lang w:val="la-Latn"/>
        </w:rPr>
        <w:t>DE INQUISITIONE ET DE</w:t>
      </w:r>
      <w:r w:rsidR="00DD545C" w:rsidRPr="007A06F5">
        <w:rPr>
          <w:lang w:val="la-Latn"/>
        </w:rPr>
        <w:t xml:space="preserve">SCRIPTIONE UNIUSCUIUSQUE MISSI </w:t>
      </w:r>
      <w:r w:rsidRPr="007A06F5">
        <w:rPr>
          <w:lang w:val="la-Latn"/>
        </w:rPr>
        <w:t>IN SUO MISSATICO</w:t>
      </w:r>
      <w:r w:rsidR="009B2994" w:rsidRPr="007A06F5">
        <w:rPr>
          <w:lang w:val="la-Latn"/>
        </w:rPr>
        <w:t xml:space="preserve">. </w:t>
      </w:r>
    </w:p>
    <w:p w14:paraId="4D8BCC6F" w14:textId="7E19763B" w:rsidR="008050BE" w:rsidRPr="007A06F5" w:rsidRDefault="008050BE" w:rsidP="00450DB4">
      <w:pPr>
        <w:pStyle w:val="Normlnweb"/>
        <w:spacing w:before="0" w:beforeAutospacing="0" w:after="120" w:afterAutospacing="0"/>
        <w:rPr>
          <w:lang w:val="la-Latn"/>
        </w:rPr>
      </w:pPr>
      <w:r w:rsidRPr="007A06F5">
        <w:rPr>
          <w:lang w:val="la-Latn"/>
        </w:rPr>
        <w:t xml:space="preserve">Ut 333 missi nostri diligenter inquirant et describere faciant </w:t>
      </w:r>
      <w:r w:rsidR="00DD545C" w:rsidRPr="007A06F5">
        <w:rPr>
          <w:lang w:val="la-Latn"/>
        </w:rPr>
        <w:t>unusquisque in suo missatico</w:t>
      </w:r>
      <w:r w:rsidR="009B2994" w:rsidRPr="007A06F5">
        <w:rPr>
          <w:lang w:val="la-Latn"/>
        </w:rPr>
        <w:t xml:space="preserve">, </w:t>
      </w:r>
      <w:r w:rsidRPr="007A06F5">
        <w:rPr>
          <w:lang w:val="la-Latn"/>
        </w:rPr>
        <w:t>quid unusquisque de beneficio habeat vel quot homines casatos in ipso beneficio</w:t>
      </w:r>
      <w:r w:rsidR="009B2994" w:rsidRPr="007A06F5">
        <w:rPr>
          <w:lang w:val="la-Latn"/>
        </w:rPr>
        <w:t xml:space="preserve">. </w:t>
      </w:r>
    </w:p>
    <w:p w14:paraId="072E9EB0" w14:textId="2630B09C" w:rsidR="008050BE" w:rsidRPr="007A06F5" w:rsidRDefault="008050BE" w:rsidP="00450DB4">
      <w:pPr>
        <w:pStyle w:val="Normlnweb"/>
        <w:spacing w:before="0" w:beforeAutospacing="0" w:after="120" w:afterAutospacing="0"/>
        <w:rPr>
          <w:lang w:val="la-Latn"/>
        </w:rPr>
      </w:pPr>
      <w:r w:rsidRPr="007A06F5">
        <w:rPr>
          <w:lang w:val="la-Latn"/>
        </w:rPr>
        <w:t>LXXXI</w:t>
      </w:r>
      <w:r w:rsidR="009B2994" w:rsidRPr="007A06F5">
        <w:rPr>
          <w:lang w:val="la-Latn"/>
        </w:rPr>
        <w:t xml:space="preserve">. </w:t>
      </w:r>
      <w:r w:rsidRPr="007A06F5">
        <w:rPr>
          <w:lang w:val="la-Latn"/>
        </w:rPr>
        <w:t>DE BENEFICIIS</w:t>
      </w:r>
      <w:r w:rsidR="009B2994" w:rsidRPr="007A06F5">
        <w:rPr>
          <w:lang w:val="la-Latn"/>
        </w:rPr>
        <w:t xml:space="preserve">, </w:t>
      </w:r>
      <w:r w:rsidRPr="007A06F5">
        <w:rPr>
          <w:lang w:val="la-Latn"/>
        </w:rPr>
        <w:t>QUALITER CONDRICTA SINT</w:t>
      </w:r>
      <w:r w:rsidR="009B2994" w:rsidRPr="007A06F5">
        <w:rPr>
          <w:lang w:val="la-Latn"/>
        </w:rPr>
        <w:t xml:space="preserve">. </w:t>
      </w:r>
    </w:p>
    <w:p w14:paraId="228A69AE" w14:textId="77777777" w:rsidR="008050BE" w:rsidRPr="007A06F5" w:rsidRDefault="008050BE" w:rsidP="00450DB4">
      <w:pPr>
        <w:pStyle w:val="Normlnweb"/>
        <w:spacing w:before="0" w:beforeAutospacing="0" w:after="120" w:afterAutospacing="0"/>
        <w:rPr>
          <w:lang w:val="la-Latn"/>
        </w:rPr>
      </w:pPr>
      <w:r w:rsidRPr="007A06F5">
        <w:rPr>
          <w:lang w:val="la-Latn"/>
        </w:rPr>
        <w:t xml:space="preserve">Quomodo 334 eadem beneficia condricta sint 335 aut quis de beneficio 336 alodem compa </w:t>
      </w:r>
    </w:p>
    <w:p w14:paraId="33050457" w14:textId="1069D651" w:rsidR="008050BE" w:rsidRPr="007A06F5" w:rsidRDefault="008050BE" w:rsidP="00450DB4">
      <w:pPr>
        <w:pStyle w:val="Normlnweb"/>
        <w:spacing w:before="0" w:beforeAutospacing="0" w:after="120" w:afterAutospacing="0"/>
        <w:rPr>
          <w:lang w:val="la-Latn"/>
        </w:rPr>
      </w:pPr>
      <w:r w:rsidRPr="007A06F5">
        <w:rPr>
          <w:lang w:val="la-Latn"/>
        </w:rPr>
        <w:t>ravit vel struxit</w:t>
      </w:r>
      <w:r w:rsidR="009B2994" w:rsidRPr="007A06F5">
        <w:rPr>
          <w:lang w:val="la-Latn"/>
        </w:rPr>
        <w:t xml:space="preserve">. </w:t>
      </w:r>
    </w:p>
    <w:p w14:paraId="0780A018" w14:textId="19BC0E58" w:rsidR="008050BE" w:rsidRPr="007A06F5" w:rsidRDefault="008050BE" w:rsidP="00450DB4">
      <w:pPr>
        <w:pStyle w:val="Normlnweb"/>
        <w:spacing w:before="0" w:beforeAutospacing="0" w:after="120" w:afterAutospacing="0"/>
        <w:rPr>
          <w:lang w:val="la-Latn"/>
        </w:rPr>
      </w:pPr>
      <w:r w:rsidRPr="007A06F5">
        <w:rPr>
          <w:lang w:val="la-Latn"/>
        </w:rPr>
        <w:t>LXXXII</w:t>
      </w:r>
      <w:r w:rsidR="009B2994" w:rsidRPr="007A06F5">
        <w:rPr>
          <w:lang w:val="la-Latn"/>
        </w:rPr>
        <w:t xml:space="preserve">. </w:t>
      </w:r>
      <w:r w:rsidRPr="007A06F5">
        <w:rPr>
          <w:lang w:val="la-Latn"/>
        </w:rPr>
        <w:t>DE BENEFICIIS EPISC</w:t>
      </w:r>
      <w:r w:rsidR="00DD545C" w:rsidRPr="007A06F5">
        <w:rPr>
          <w:lang w:val="la-Latn"/>
        </w:rPr>
        <w:t>OPORUM</w:t>
      </w:r>
      <w:r w:rsidR="009B2994" w:rsidRPr="007A06F5">
        <w:rPr>
          <w:lang w:val="la-Latn"/>
        </w:rPr>
        <w:t xml:space="preserve">, </w:t>
      </w:r>
      <w:r w:rsidR="00DD545C" w:rsidRPr="007A06F5">
        <w:rPr>
          <w:lang w:val="la-Latn"/>
        </w:rPr>
        <w:t xml:space="preserve">ABBATUM ET RELIQUORUM </w:t>
      </w:r>
      <w:r w:rsidRPr="007A06F5">
        <w:rPr>
          <w:lang w:val="la-Latn"/>
        </w:rPr>
        <w:t>ET DE FISCIS REGALIBUS DESCRIBENDIS</w:t>
      </w:r>
      <w:r w:rsidR="009B2994" w:rsidRPr="007A06F5">
        <w:rPr>
          <w:lang w:val="la-Latn"/>
        </w:rPr>
        <w:t xml:space="preserve">. </w:t>
      </w:r>
    </w:p>
    <w:p w14:paraId="75EEF944" w14:textId="4BCC32B4" w:rsidR="008050BE" w:rsidRPr="007A06F5" w:rsidRDefault="008050BE" w:rsidP="00450DB4">
      <w:pPr>
        <w:pStyle w:val="Normlnweb"/>
        <w:spacing w:before="0" w:beforeAutospacing="0" w:after="120" w:afterAutospacing="0"/>
        <w:rPr>
          <w:lang w:val="la-Latn"/>
        </w:rPr>
      </w:pPr>
      <w:r w:rsidRPr="007A06F5">
        <w:rPr>
          <w:lang w:val="la-Latn"/>
        </w:rPr>
        <w:t>Ut 337 non solum beneficia episcoporum vel 338 abbat</w:t>
      </w:r>
      <w:r w:rsidR="00DD545C" w:rsidRPr="007A06F5">
        <w:rPr>
          <w:lang w:val="la-Latn"/>
        </w:rPr>
        <w:t>um</w:t>
      </w:r>
      <w:r w:rsidR="009B2994" w:rsidRPr="007A06F5">
        <w:rPr>
          <w:lang w:val="la-Latn"/>
        </w:rPr>
        <w:t xml:space="preserve">, </w:t>
      </w:r>
      <w:r w:rsidR="00DD545C" w:rsidRPr="007A06F5">
        <w:rPr>
          <w:lang w:val="la-Latn"/>
        </w:rPr>
        <w:t xml:space="preserve">abbatissarum atque comitum </w:t>
      </w:r>
      <w:r w:rsidRPr="007A06F5">
        <w:rPr>
          <w:lang w:val="la-Latn"/>
        </w:rPr>
        <w:t>/sive vassorum 339 nostrorum</w:t>
      </w:r>
      <w:r w:rsidR="009B2994" w:rsidRPr="007A06F5">
        <w:rPr>
          <w:lang w:val="la-Latn"/>
        </w:rPr>
        <w:t xml:space="preserve">, </w:t>
      </w:r>
      <w:r w:rsidRPr="007A06F5">
        <w:rPr>
          <w:lang w:val="la-Latn"/>
        </w:rPr>
        <w:t>sed etiam nostri fisci describan</w:t>
      </w:r>
      <w:r w:rsidR="00DD545C" w:rsidRPr="007A06F5">
        <w:rPr>
          <w:lang w:val="la-Latn"/>
        </w:rPr>
        <w:t>tur</w:t>
      </w:r>
      <w:r w:rsidR="009B2994" w:rsidRPr="007A06F5">
        <w:rPr>
          <w:lang w:val="la-Latn"/>
        </w:rPr>
        <w:t xml:space="preserve">, </w:t>
      </w:r>
      <w:r w:rsidR="00DD545C" w:rsidRPr="007A06F5">
        <w:rPr>
          <w:lang w:val="la-Latn"/>
        </w:rPr>
        <w:t>ut scire possimus</w:t>
      </w:r>
      <w:r w:rsidR="009B2994" w:rsidRPr="007A06F5">
        <w:rPr>
          <w:lang w:val="la-Latn"/>
        </w:rPr>
        <w:t xml:space="preserve">, </w:t>
      </w:r>
      <w:r w:rsidR="00DD545C" w:rsidRPr="007A06F5">
        <w:rPr>
          <w:lang w:val="la-Latn"/>
        </w:rPr>
        <w:t>quan</w:t>
      </w:r>
      <w:r w:rsidRPr="007A06F5">
        <w:rPr>
          <w:lang w:val="la-Latn"/>
        </w:rPr>
        <w:t>tum etiam de nostro in uniuscuiusque legatione habeamus</w:t>
      </w:r>
      <w:r w:rsidR="009B2994" w:rsidRPr="007A06F5">
        <w:rPr>
          <w:lang w:val="la-Latn"/>
        </w:rPr>
        <w:t xml:space="preserve">. </w:t>
      </w:r>
    </w:p>
    <w:p w14:paraId="313B26B7" w14:textId="15683DAF" w:rsidR="008050BE" w:rsidRPr="007A06F5" w:rsidRDefault="008050BE" w:rsidP="00450DB4">
      <w:pPr>
        <w:pStyle w:val="Normlnweb"/>
        <w:spacing w:before="0" w:beforeAutospacing="0" w:after="120" w:afterAutospacing="0"/>
        <w:rPr>
          <w:lang w:val="la-Latn"/>
        </w:rPr>
      </w:pPr>
      <w:r w:rsidRPr="007A06F5">
        <w:rPr>
          <w:lang w:val="la-Latn"/>
        </w:rPr>
        <w:t>LXXXIII</w:t>
      </w:r>
      <w:r w:rsidR="009B2994" w:rsidRPr="007A06F5">
        <w:rPr>
          <w:lang w:val="la-Latn"/>
        </w:rPr>
        <w:t xml:space="preserve">. </w:t>
      </w:r>
      <w:r w:rsidRPr="007A06F5">
        <w:rPr>
          <w:lang w:val="la-Latn"/>
        </w:rPr>
        <w:t>DE LEGATIONIBUS P</w:t>
      </w:r>
      <w:r w:rsidR="00DD545C" w:rsidRPr="007A06F5">
        <w:rPr>
          <w:lang w:val="la-Latn"/>
        </w:rPr>
        <w:t>ROPTER IUSTITIAS</w:t>
      </w:r>
      <w:r w:rsidR="009B2994" w:rsidRPr="007A06F5">
        <w:rPr>
          <w:lang w:val="la-Latn"/>
        </w:rPr>
        <w:t xml:space="preserve">, </w:t>
      </w:r>
      <w:r w:rsidR="00DD545C" w:rsidRPr="007A06F5">
        <w:rPr>
          <w:lang w:val="la-Latn"/>
        </w:rPr>
        <w:t xml:space="preserve">QUO TEMPORE </w:t>
      </w:r>
      <w:r w:rsidRPr="007A06F5">
        <w:rPr>
          <w:lang w:val="la-Latn"/>
        </w:rPr>
        <w:t>EXERCEANTUR</w:t>
      </w:r>
      <w:r w:rsidR="009B2994" w:rsidRPr="007A06F5">
        <w:rPr>
          <w:lang w:val="la-Latn"/>
        </w:rPr>
        <w:t xml:space="preserve">. </w:t>
      </w:r>
    </w:p>
    <w:p w14:paraId="55102B6C" w14:textId="15329B89" w:rsidR="008050BE" w:rsidRPr="007A06F5" w:rsidRDefault="008050BE" w:rsidP="00450DB4">
      <w:pPr>
        <w:pStyle w:val="Normlnweb"/>
        <w:spacing w:before="0" w:beforeAutospacing="0" w:after="120" w:afterAutospacing="0"/>
        <w:rPr>
          <w:lang w:val="la-Latn"/>
        </w:rPr>
      </w:pPr>
      <w:r w:rsidRPr="007A06F5">
        <w:rPr>
          <w:lang w:val="la-Latn"/>
        </w:rPr>
        <w:lastRenderedPageBreak/>
        <w:t>Volumus 340</w:t>
      </w:r>
      <w:r w:rsidR="009B2994" w:rsidRPr="007A06F5">
        <w:rPr>
          <w:lang w:val="la-Latn"/>
        </w:rPr>
        <w:t xml:space="preserve">, </w:t>
      </w:r>
      <w:r w:rsidRPr="007A06F5">
        <w:rPr>
          <w:lang w:val="la-Latn"/>
        </w:rPr>
        <w:t>ut propter iustitias</w:t>
      </w:r>
      <w:r w:rsidR="009B2994" w:rsidRPr="007A06F5">
        <w:rPr>
          <w:lang w:val="la-Latn"/>
        </w:rPr>
        <w:t xml:space="preserve">, </w:t>
      </w:r>
      <w:r w:rsidRPr="007A06F5">
        <w:rPr>
          <w:lang w:val="la-Latn"/>
        </w:rPr>
        <w:t>quae usque modo de pa</w:t>
      </w:r>
      <w:r w:rsidR="00DD545C" w:rsidRPr="007A06F5">
        <w:rPr>
          <w:lang w:val="la-Latn"/>
        </w:rPr>
        <w:t>rte comitum remanserunt</w:t>
      </w:r>
      <w:r w:rsidR="009B2994" w:rsidRPr="007A06F5">
        <w:rPr>
          <w:lang w:val="la-Latn"/>
        </w:rPr>
        <w:t xml:space="preserve">, </w:t>
      </w:r>
      <w:r w:rsidR="00DD545C" w:rsidRPr="007A06F5">
        <w:rPr>
          <w:lang w:val="la-Latn"/>
        </w:rPr>
        <w:t>quat</w:t>
      </w:r>
      <w:r w:rsidRPr="007A06F5">
        <w:rPr>
          <w:lang w:val="la-Latn"/>
        </w:rPr>
        <w:t>tuor tantum mensibus in anno missi nostri legationes suas e</w:t>
      </w:r>
      <w:r w:rsidR="00DD545C" w:rsidRPr="007A06F5">
        <w:rPr>
          <w:lang w:val="la-Latn"/>
        </w:rPr>
        <w:t>xerceant</w:t>
      </w:r>
      <w:r w:rsidR="00FF3D92" w:rsidRPr="007A06F5">
        <w:rPr>
          <w:lang w:val="la-Latn"/>
        </w:rPr>
        <w:t xml:space="preserve">: </w:t>
      </w:r>
      <w:r w:rsidR="00DD545C" w:rsidRPr="007A06F5">
        <w:rPr>
          <w:lang w:val="la-Latn"/>
        </w:rPr>
        <w:t xml:space="preserve">id est 341 in hieme </w:t>
      </w:r>
      <w:r w:rsidRPr="007A06F5">
        <w:rPr>
          <w:lang w:val="la-Latn"/>
        </w:rPr>
        <w:t>Ianuario</w:t>
      </w:r>
      <w:r w:rsidR="009B2994" w:rsidRPr="007A06F5">
        <w:rPr>
          <w:lang w:val="la-Latn"/>
        </w:rPr>
        <w:t xml:space="preserve">, </w:t>
      </w:r>
      <w:r w:rsidRPr="007A06F5">
        <w:rPr>
          <w:lang w:val="la-Latn"/>
        </w:rPr>
        <w:t>in verno Aprili</w:t>
      </w:r>
      <w:r w:rsidR="009B2994" w:rsidRPr="007A06F5">
        <w:rPr>
          <w:lang w:val="la-Latn"/>
        </w:rPr>
        <w:t xml:space="preserve">, </w:t>
      </w:r>
      <w:r w:rsidRPr="007A06F5">
        <w:rPr>
          <w:lang w:val="la-Latn"/>
        </w:rPr>
        <w:t>in aestate Iulio</w:t>
      </w:r>
      <w:r w:rsidR="009B2994" w:rsidRPr="007A06F5">
        <w:rPr>
          <w:lang w:val="la-Latn"/>
        </w:rPr>
        <w:t xml:space="preserve">, </w:t>
      </w:r>
      <w:r w:rsidRPr="007A06F5">
        <w:rPr>
          <w:lang w:val="la-Latn"/>
        </w:rPr>
        <w:t>in autumno Oc</w:t>
      </w:r>
      <w:r w:rsidR="00DD545C" w:rsidRPr="007A06F5">
        <w:rPr>
          <w:lang w:val="la-Latn"/>
        </w:rPr>
        <w:t>tobrio</w:t>
      </w:r>
      <w:r w:rsidR="009B2994" w:rsidRPr="007A06F5">
        <w:rPr>
          <w:lang w:val="la-Latn"/>
        </w:rPr>
        <w:t xml:space="preserve">. </w:t>
      </w:r>
      <w:r w:rsidR="00DD545C" w:rsidRPr="007A06F5">
        <w:rPr>
          <w:lang w:val="la-Latn"/>
        </w:rPr>
        <w:t xml:space="preserve">Ceteris vero mensibus </w:t>
      </w:r>
      <w:r w:rsidRPr="007A06F5">
        <w:rPr>
          <w:lang w:val="la-Latn"/>
        </w:rPr>
        <w:t>unusquisque comitum placitum suum habeat et iustitias faci</w:t>
      </w:r>
      <w:r w:rsidR="00DD545C" w:rsidRPr="007A06F5">
        <w:rPr>
          <w:lang w:val="la-Latn"/>
        </w:rPr>
        <w:t>at</w:t>
      </w:r>
      <w:r w:rsidR="009B2994" w:rsidRPr="007A06F5">
        <w:rPr>
          <w:lang w:val="la-Latn"/>
        </w:rPr>
        <w:t xml:space="preserve">. </w:t>
      </w:r>
      <w:r w:rsidR="00DD545C" w:rsidRPr="007A06F5">
        <w:rPr>
          <w:lang w:val="la-Latn"/>
        </w:rPr>
        <w:t xml:space="preserve">Missi autem nostri quater </w:t>
      </w:r>
      <w:r w:rsidRPr="007A06F5">
        <w:rPr>
          <w:lang w:val="la-Latn"/>
        </w:rPr>
        <w:t>in uno mense 342 et in quattuor locis habeant placita su</w:t>
      </w:r>
      <w:r w:rsidR="00DD545C" w:rsidRPr="007A06F5">
        <w:rPr>
          <w:lang w:val="la-Latn"/>
        </w:rPr>
        <w:t>a cum illis comitibus</w:t>
      </w:r>
      <w:r w:rsidR="009B2994" w:rsidRPr="007A06F5">
        <w:rPr>
          <w:lang w:val="la-Latn"/>
        </w:rPr>
        <w:t xml:space="preserve">, </w:t>
      </w:r>
      <w:r w:rsidR="00DD545C" w:rsidRPr="007A06F5">
        <w:rPr>
          <w:lang w:val="la-Latn"/>
        </w:rPr>
        <w:t xml:space="preserve">quibus </w:t>
      </w:r>
      <w:r w:rsidRPr="007A06F5">
        <w:rPr>
          <w:lang w:val="la-Latn"/>
        </w:rPr>
        <w:t>congruum fuerit</w:t>
      </w:r>
      <w:r w:rsidR="009B2994" w:rsidRPr="007A06F5">
        <w:rPr>
          <w:lang w:val="la-Latn"/>
        </w:rPr>
        <w:t xml:space="preserve">, </w:t>
      </w:r>
      <w:r w:rsidRPr="007A06F5">
        <w:rPr>
          <w:lang w:val="la-Latn"/>
        </w:rPr>
        <w:t>ut ad eum locum possint convenire</w:t>
      </w:r>
      <w:r w:rsidR="009B2994" w:rsidRPr="007A06F5">
        <w:rPr>
          <w:lang w:val="la-Latn"/>
        </w:rPr>
        <w:t xml:space="preserve">. </w:t>
      </w:r>
    </w:p>
    <w:p w14:paraId="122EF4E8" w14:textId="71F2158D" w:rsidR="008050BE" w:rsidRPr="007A06F5" w:rsidRDefault="008050BE" w:rsidP="00450DB4">
      <w:pPr>
        <w:pStyle w:val="Normlnweb"/>
        <w:spacing w:before="0" w:beforeAutospacing="0" w:after="120" w:afterAutospacing="0"/>
        <w:rPr>
          <w:lang w:val="la-Latn"/>
        </w:rPr>
      </w:pPr>
      <w:r w:rsidRPr="007A06F5">
        <w:rPr>
          <w:lang w:val="la-Latn"/>
        </w:rPr>
        <w:t>LXXXIIII</w:t>
      </w:r>
      <w:r w:rsidR="009B2994" w:rsidRPr="007A06F5">
        <w:rPr>
          <w:lang w:val="la-Latn"/>
        </w:rPr>
        <w:t xml:space="preserve">. </w:t>
      </w:r>
      <w:r w:rsidRPr="007A06F5">
        <w:rPr>
          <w:lang w:val="la-Latn"/>
        </w:rPr>
        <w:t>DE IUSSIONE DOMI</w:t>
      </w:r>
      <w:r w:rsidR="00DD545C" w:rsidRPr="007A06F5">
        <w:rPr>
          <w:lang w:val="la-Latn"/>
        </w:rPr>
        <w:t xml:space="preserve">NICA IN QUOLIBET MISSATICO NON </w:t>
      </w:r>
      <w:r w:rsidRPr="007A06F5">
        <w:rPr>
          <w:lang w:val="la-Latn"/>
        </w:rPr>
        <w:t>ADIMPLETA</w:t>
      </w:r>
      <w:r w:rsidR="009B2994" w:rsidRPr="007A06F5">
        <w:rPr>
          <w:lang w:val="la-Latn"/>
        </w:rPr>
        <w:t xml:space="preserve">. </w:t>
      </w:r>
    </w:p>
    <w:p w14:paraId="32396290" w14:textId="73EF4391" w:rsidR="008050BE" w:rsidRPr="007A06F5" w:rsidRDefault="008050BE" w:rsidP="00450DB4">
      <w:pPr>
        <w:pStyle w:val="Normlnweb"/>
        <w:spacing w:before="0" w:beforeAutospacing="0" w:after="120" w:afterAutospacing="0"/>
        <w:rPr>
          <w:lang w:val="la-Latn"/>
        </w:rPr>
      </w:pPr>
      <w:r w:rsidRPr="007A06F5">
        <w:rPr>
          <w:lang w:val="la-Latn"/>
        </w:rPr>
        <w:t>Ut 543 quicquid ille missus in illo missatico</w:t>
      </w:r>
      <w:r w:rsidR="009B2994" w:rsidRPr="007A06F5">
        <w:rPr>
          <w:lang w:val="la-Latn"/>
        </w:rPr>
        <w:t xml:space="preserve">, </w:t>
      </w:r>
      <w:r w:rsidRPr="007A06F5">
        <w:rPr>
          <w:lang w:val="la-Latn"/>
        </w:rPr>
        <w:t>qui 344 aliter fa</w:t>
      </w:r>
      <w:r w:rsidR="00DD545C" w:rsidRPr="007A06F5">
        <w:rPr>
          <w:lang w:val="la-Latn"/>
        </w:rPr>
        <w:t xml:space="preserve">ctum invenerit quam nostra sit </w:t>
      </w:r>
      <w:r w:rsidRPr="007A06F5">
        <w:rPr>
          <w:lang w:val="la-Latn"/>
        </w:rPr>
        <w:t>iussio</w:t>
      </w:r>
      <w:r w:rsidR="009B2994" w:rsidRPr="007A06F5">
        <w:rPr>
          <w:lang w:val="la-Latn"/>
        </w:rPr>
        <w:t xml:space="preserve">, </w:t>
      </w:r>
      <w:r w:rsidRPr="007A06F5">
        <w:rPr>
          <w:lang w:val="la-Latn"/>
        </w:rPr>
        <w:t>non solum illud emendare iubeat</w:t>
      </w:r>
      <w:r w:rsidR="009B2994" w:rsidRPr="007A06F5">
        <w:rPr>
          <w:lang w:val="la-Latn"/>
        </w:rPr>
        <w:t xml:space="preserve">, </w:t>
      </w:r>
      <w:r w:rsidRPr="007A06F5">
        <w:rPr>
          <w:lang w:val="la-Latn"/>
        </w:rPr>
        <w:t xml:space="preserve">sed etiam ad </w:t>
      </w:r>
      <w:r w:rsidR="00DD545C" w:rsidRPr="007A06F5">
        <w:rPr>
          <w:lang w:val="la-Latn"/>
        </w:rPr>
        <w:t>nos ipsam rem</w:t>
      </w:r>
      <w:r w:rsidR="009B2994" w:rsidRPr="007A06F5">
        <w:rPr>
          <w:lang w:val="la-Latn"/>
        </w:rPr>
        <w:t xml:space="preserve">, </w:t>
      </w:r>
      <w:r w:rsidR="00DD545C" w:rsidRPr="007A06F5">
        <w:rPr>
          <w:lang w:val="la-Latn"/>
        </w:rPr>
        <w:t xml:space="preserve">qualiter ab eo </w:t>
      </w:r>
      <w:r w:rsidRPr="007A06F5">
        <w:rPr>
          <w:lang w:val="la-Latn"/>
        </w:rPr>
        <w:t>inventa est</w:t>
      </w:r>
      <w:r w:rsidR="009B2994" w:rsidRPr="007A06F5">
        <w:rPr>
          <w:lang w:val="la-Latn"/>
        </w:rPr>
        <w:t xml:space="preserve">, </w:t>
      </w:r>
      <w:r w:rsidRPr="007A06F5">
        <w:rPr>
          <w:lang w:val="la-Latn"/>
        </w:rPr>
        <w:t>deferat</w:t>
      </w:r>
      <w:r w:rsidR="009B2994" w:rsidRPr="007A06F5">
        <w:rPr>
          <w:lang w:val="la-Latn"/>
        </w:rPr>
        <w:t xml:space="preserve">. </w:t>
      </w:r>
      <w:r w:rsidRPr="007A06F5">
        <w:rPr>
          <w:lang w:val="la-Latn"/>
        </w:rPr>
        <w:t>/LXXXV</w:t>
      </w:r>
      <w:r w:rsidR="009B2994" w:rsidRPr="007A06F5">
        <w:rPr>
          <w:lang w:val="la-Latn"/>
        </w:rPr>
        <w:t xml:space="preserve">. </w:t>
      </w:r>
      <w:r w:rsidR="00DD545C" w:rsidRPr="007A06F5">
        <w:rPr>
          <w:lang w:val="la-Latn"/>
        </w:rPr>
        <w:t>DE CENSU REGALI INQUIRENDO</w:t>
      </w:r>
      <w:r w:rsidR="009B2994" w:rsidRPr="007A06F5">
        <w:rPr>
          <w:lang w:val="la-Latn"/>
        </w:rPr>
        <w:t xml:space="preserve">. </w:t>
      </w:r>
      <w:r w:rsidRPr="007A06F5">
        <w:rPr>
          <w:lang w:val="la-Latn"/>
        </w:rPr>
        <w:t>Ut 345 missi nostri census nostros perquirant diligenter</w:t>
      </w:r>
      <w:r w:rsidR="009B2994" w:rsidRPr="007A06F5">
        <w:rPr>
          <w:lang w:val="la-Latn"/>
        </w:rPr>
        <w:t xml:space="preserve">, </w:t>
      </w:r>
      <w:r w:rsidR="00DD545C" w:rsidRPr="007A06F5">
        <w:rPr>
          <w:lang w:val="la-Latn"/>
        </w:rPr>
        <w:t xml:space="preserve">undecumque 546 antiquitus ad </w:t>
      </w:r>
      <w:r w:rsidRPr="007A06F5">
        <w:rPr>
          <w:lang w:val="la-Latn"/>
        </w:rPr>
        <w:t>partem regis exire solebant</w:t>
      </w:r>
      <w:r w:rsidR="009B2994" w:rsidRPr="007A06F5">
        <w:rPr>
          <w:lang w:val="la-Latn"/>
        </w:rPr>
        <w:t xml:space="preserve">, </w:t>
      </w:r>
      <w:r w:rsidRPr="007A06F5">
        <w:rPr>
          <w:lang w:val="la-Latn"/>
        </w:rPr>
        <w:t>similiter et freda 347</w:t>
      </w:r>
      <w:r w:rsidR="009B2994" w:rsidRPr="007A06F5">
        <w:rPr>
          <w:lang w:val="la-Latn"/>
        </w:rPr>
        <w:t xml:space="preserve">. </w:t>
      </w:r>
      <w:r w:rsidRPr="007A06F5">
        <w:rPr>
          <w:lang w:val="la-Latn"/>
        </w:rPr>
        <w:t>Et nobis r</w:t>
      </w:r>
      <w:r w:rsidR="00DD545C" w:rsidRPr="007A06F5">
        <w:rPr>
          <w:lang w:val="la-Latn"/>
        </w:rPr>
        <w:t>enuntient</w:t>
      </w:r>
      <w:r w:rsidR="009B2994" w:rsidRPr="007A06F5">
        <w:rPr>
          <w:lang w:val="la-Latn"/>
        </w:rPr>
        <w:t xml:space="preserve">, </w:t>
      </w:r>
      <w:r w:rsidR="00DD545C" w:rsidRPr="007A06F5">
        <w:rPr>
          <w:lang w:val="la-Latn"/>
        </w:rPr>
        <w:t>ut nos ordinemus</w:t>
      </w:r>
      <w:r w:rsidR="009B2994" w:rsidRPr="007A06F5">
        <w:rPr>
          <w:lang w:val="la-Latn"/>
        </w:rPr>
        <w:t xml:space="preserve">, </w:t>
      </w:r>
      <w:r w:rsidRPr="007A06F5">
        <w:rPr>
          <w:lang w:val="la-Latn"/>
        </w:rPr>
        <w:t>quid de his in futurum fieri debeat</w:t>
      </w:r>
      <w:r w:rsidR="009B2994" w:rsidRPr="007A06F5">
        <w:rPr>
          <w:lang w:val="la-Latn"/>
        </w:rPr>
        <w:t xml:space="preserve">. </w:t>
      </w:r>
    </w:p>
    <w:p w14:paraId="7DFD0A14" w14:textId="5BBC1FFD" w:rsidR="008050BE" w:rsidRPr="007A06F5" w:rsidRDefault="008050BE" w:rsidP="00450DB4">
      <w:pPr>
        <w:pStyle w:val="Normlnweb"/>
        <w:spacing w:before="0" w:beforeAutospacing="0" w:after="120" w:afterAutospacing="0"/>
        <w:rPr>
          <w:lang w:val="la-Latn"/>
        </w:rPr>
      </w:pPr>
      <w:r w:rsidRPr="007A06F5">
        <w:rPr>
          <w:lang w:val="la-Latn"/>
        </w:rPr>
        <w:t>LXXXVI</w:t>
      </w:r>
      <w:r w:rsidR="009B2994" w:rsidRPr="007A06F5">
        <w:rPr>
          <w:lang w:val="la-Latn"/>
        </w:rPr>
        <w:t xml:space="preserve">. </w:t>
      </w:r>
      <w:r w:rsidRPr="007A06F5">
        <w:rPr>
          <w:lang w:val="la-Latn"/>
        </w:rPr>
        <w:t>DE REBUS</w:t>
      </w:r>
      <w:r w:rsidR="009B2994" w:rsidRPr="007A06F5">
        <w:rPr>
          <w:lang w:val="la-Latn"/>
        </w:rPr>
        <w:t xml:space="preserve">, </w:t>
      </w:r>
      <w:r w:rsidRPr="007A06F5">
        <w:rPr>
          <w:lang w:val="la-Latn"/>
        </w:rPr>
        <w:t>DE QUIBUS C</w:t>
      </w:r>
      <w:r w:rsidR="00DD545C" w:rsidRPr="007A06F5">
        <w:rPr>
          <w:lang w:val="la-Latn"/>
        </w:rPr>
        <w:t>ENSUS AD PARTEM REGIS EXIRE SO</w:t>
      </w:r>
      <w:r w:rsidRPr="007A06F5">
        <w:rPr>
          <w:lang w:val="la-Latn"/>
        </w:rPr>
        <w:t>LEBAT</w:t>
      </w:r>
      <w:r w:rsidR="009B2994" w:rsidRPr="007A06F5">
        <w:rPr>
          <w:lang w:val="la-Latn"/>
        </w:rPr>
        <w:t xml:space="preserve">. </w:t>
      </w:r>
    </w:p>
    <w:p w14:paraId="6EEF019F" w14:textId="1487B2DC" w:rsidR="008050BE" w:rsidRPr="007A06F5" w:rsidRDefault="008050BE" w:rsidP="00450DB4">
      <w:pPr>
        <w:pStyle w:val="Normlnweb"/>
        <w:spacing w:before="0" w:beforeAutospacing="0" w:after="120" w:afterAutospacing="0"/>
        <w:rPr>
          <w:lang w:val="la-Latn"/>
        </w:rPr>
      </w:pPr>
      <w:r w:rsidRPr="007A06F5">
        <w:rPr>
          <w:lang w:val="la-Latn"/>
        </w:rPr>
        <w:t>Ut 348 de rebus 349</w:t>
      </w:r>
      <w:r w:rsidR="009B2994" w:rsidRPr="007A06F5">
        <w:rPr>
          <w:lang w:val="la-Latn"/>
        </w:rPr>
        <w:t xml:space="preserve">, </w:t>
      </w:r>
      <w:r w:rsidRPr="007A06F5">
        <w:rPr>
          <w:lang w:val="la-Latn"/>
        </w:rPr>
        <w:t>unde census ad partem regis exire sol</w:t>
      </w:r>
      <w:r w:rsidR="00DD545C" w:rsidRPr="007A06F5">
        <w:rPr>
          <w:lang w:val="la-Latn"/>
        </w:rPr>
        <w:t>ebat</w:t>
      </w:r>
      <w:r w:rsidR="009B2994" w:rsidRPr="007A06F5">
        <w:rPr>
          <w:lang w:val="la-Latn"/>
        </w:rPr>
        <w:t xml:space="preserve">, </w:t>
      </w:r>
      <w:r w:rsidR="00DD545C" w:rsidRPr="007A06F5">
        <w:rPr>
          <w:lang w:val="la-Latn"/>
        </w:rPr>
        <w:t xml:space="preserve">si ad aliquam ecclesiam </w:t>
      </w:r>
      <w:r w:rsidRPr="007A06F5">
        <w:rPr>
          <w:lang w:val="la-Latn"/>
        </w:rPr>
        <w:t>traditae sunt</w:t>
      </w:r>
      <w:r w:rsidR="009B2994" w:rsidRPr="007A06F5">
        <w:rPr>
          <w:lang w:val="la-Latn"/>
        </w:rPr>
        <w:t xml:space="preserve">, </w:t>
      </w:r>
      <w:r w:rsidRPr="007A06F5">
        <w:rPr>
          <w:lang w:val="la-Latn"/>
        </w:rPr>
        <w:t>aut reddantur propriis heredibus aut</w:t>
      </w:r>
      <w:r w:rsidR="009B2994" w:rsidRPr="007A06F5">
        <w:rPr>
          <w:lang w:val="la-Latn"/>
        </w:rPr>
        <w:t xml:space="preserve">, </w:t>
      </w:r>
      <w:r w:rsidRPr="007A06F5">
        <w:rPr>
          <w:lang w:val="la-Latn"/>
        </w:rPr>
        <w:t>qui eas re</w:t>
      </w:r>
      <w:r w:rsidR="00DD545C" w:rsidRPr="007A06F5">
        <w:rPr>
          <w:lang w:val="la-Latn"/>
        </w:rPr>
        <w:t>tinuerit</w:t>
      </w:r>
      <w:r w:rsidR="009B2994" w:rsidRPr="007A06F5">
        <w:rPr>
          <w:lang w:val="la-Latn"/>
        </w:rPr>
        <w:t xml:space="preserve">, </w:t>
      </w:r>
      <w:r w:rsidR="00DD545C" w:rsidRPr="007A06F5">
        <w:rPr>
          <w:lang w:val="la-Latn"/>
        </w:rPr>
        <w:t xml:space="preserve">vel 50 illum censum </w:t>
      </w:r>
      <w:r w:rsidRPr="007A06F5">
        <w:rPr>
          <w:lang w:val="la-Latn"/>
        </w:rPr>
        <w:t>persolvat</w:t>
      </w:r>
      <w:r w:rsidR="009B2994" w:rsidRPr="007A06F5">
        <w:rPr>
          <w:lang w:val="la-Latn"/>
        </w:rPr>
        <w:t xml:space="preserve">. </w:t>
      </w:r>
    </w:p>
    <w:p w14:paraId="621E1D55" w14:textId="5CF5DCA1" w:rsidR="008050BE" w:rsidRPr="007A06F5" w:rsidRDefault="008050BE" w:rsidP="00450DB4">
      <w:pPr>
        <w:pStyle w:val="Normlnweb"/>
        <w:spacing w:before="0" w:beforeAutospacing="0" w:after="120" w:afterAutospacing="0"/>
        <w:rPr>
          <w:lang w:val="la-Latn"/>
        </w:rPr>
      </w:pPr>
      <w:r w:rsidRPr="007A06F5">
        <w:rPr>
          <w:lang w:val="la-Latn"/>
        </w:rPr>
        <w:t>LXXXVII</w:t>
      </w:r>
      <w:r w:rsidR="009B2994" w:rsidRPr="007A06F5">
        <w:rPr>
          <w:lang w:val="la-Latn"/>
        </w:rPr>
        <w:t xml:space="preserve">. </w:t>
      </w:r>
      <w:r w:rsidRPr="007A06F5">
        <w:rPr>
          <w:lang w:val="la-Latn"/>
        </w:rPr>
        <w:t xml:space="preserve">DE PLACITIS A MISSIS DOMINICIS COMITIBUS NOTUM FA - </w:t>
      </w:r>
    </w:p>
    <w:p w14:paraId="3858275D" w14:textId="1D5B652D" w:rsidR="008050BE" w:rsidRPr="007A06F5" w:rsidRDefault="008050BE" w:rsidP="00450DB4">
      <w:pPr>
        <w:pStyle w:val="Normlnweb"/>
        <w:spacing w:before="0" w:beforeAutospacing="0" w:after="120" w:afterAutospacing="0"/>
        <w:rPr>
          <w:lang w:val="la-Latn"/>
        </w:rPr>
      </w:pPr>
      <w:r w:rsidRPr="007A06F5">
        <w:rPr>
          <w:lang w:val="la-Latn"/>
        </w:rPr>
        <w:t>CIENDIS</w:t>
      </w:r>
      <w:r w:rsidR="009B2994" w:rsidRPr="007A06F5">
        <w:rPr>
          <w:lang w:val="la-Latn"/>
        </w:rPr>
        <w:t xml:space="preserve">. </w:t>
      </w:r>
    </w:p>
    <w:p w14:paraId="0DFF6679" w14:textId="36EB1817" w:rsidR="008050BE" w:rsidRPr="007A06F5" w:rsidRDefault="008050BE" w:rsidP="00450DB4">
      <w:pPr>
        <w:pStyle w:val="Normlnweb"/>
        <w:spacing w:before="0" w:beforeAutospacing="0" w:after="120" w:afterAutospacing="0"/>
        <w:rPr>
          <w:lang w:val="la-Latn"/>
        </w:rPr>
      </w:pPr>
      <w:r w:rsidRPr="007A06F5">
        <w:rPr>
          <w:lang w:val="la-Latn"/>
        </w:rPr>
        <w:t>Ut 351 unusquisque missorum nostrorum in placito suo n</w:t>
      </w:r>
      <w:r w:rsidR="00DD545C" w:rsidRPr="007A06F5">
        <w:rPr>
          <w:lang w:val="la-Latn"/>
        </w:rPr>
        <w:t>otum faciat comitibus</w:t>
      </w:r>
      <w:r w:rsidR="009B2994" w:rsidRPr="007A06F5">
        <w:rPr>
          <w:lang w:val="la-Latn"/>
        </w:rPr>
        <w:t xml:space="preserve">, </w:t>
      </w:r>
      <w:r w:rsidR="00DD545C" w:rsidRPr="007A06F5">
        <w:rPr>
          <w:lang w:val="la-Latn"/>
        </w:rPr>
        <w:t xml:space="preserve">qui ad </w:t>
      </w:r>
      <w:r w:rsidRPr="007A06F5">
        <w:rPr>
          <w:lang w:val="la-Latn"/>
        </w:rPr>
        <w:t>eius missaticum pertinent</w:t>
      </w:r>
      <w:r w:rsidR="009B2994" w:rsidRPr="007A06F5">
        <w:rPr>
          <w:lang w:val="la-Latn"/>
        </w:rPr>
        <w:t xml:space="preserve">, </w:t>
      </w:r>
      <w:r w:rsidRPr="007A06F5">
        <w:rPr>
          <w:lang w:val="la-Latn"/>
        </w:rPr>
        <w:t>ut in illis mensibus</w:t>
      </w:r>
      <w:r w:rsidR="009B2994" w:rsidRPr="007A06F5">
        <w:rPr>
          <w:lang w:val="la-Latn"/>
        </w:rPr>
        <w:t xml:space="preserve">, </w:t>
      </w:r>
      <w:r w:rsidRPr="007A06F5">
        <w:rPr>
          <w:lang w:val="la-Latn"/>
        </w:rPr>
        <w:t xml:space="preserve">quibus ille legationem suam non fach/conveniant inter se et communia placita faciant tam ad </w:t>
      </w:r>
      <w:r w:rsidR="00DD545C" w:rsidRPr="007A06F5">
        <w:rPr>
          <w:lang w:val="la-Latn"/>
        </w:rPr>
        <w:t xml:space="preserve">latrones distringendos quam ad </w:t>
      </w:r>
      <w:r w:rsidRPr="007A06F5">
        <w:rPr>
          <w:lang w:val="la-Latn"/>
        </w:rPr>
        <w:t>ceteras iustitias faciendas</w:t>
      </w:r>
      <w:r w:rsidR="009B2994" w:rsidRPr="007A06F5">
        <w:rPr>
          <w:lang w:val="la-Latn"/>
        </w:rPr>
        <w:t xml:space="preserve">. </w:t>
      </w:r>
    </w:p>
    <w:p w14:paraId="1A0AE349" w14:textId="1FAFE01A" w:rsidR="008050BE" w:rsidRPr="007A06F5" w:rsidRDefault="008050BE" w:rsidP="00450DB4">
      <w:pPr>
        <w:pStyle w:val="Normlnweb"/>
        <w:spacing w:before="0" w:beforeAutospacing="0" w:after="120" w:afterAutospacing="0"/>
        <w:rPr>
          <w:lang w:val="la-Latn"/>
        </w:rPr>
      </w:pPr>
      <w:r w:rsidRPr="007A06F5">
        <w:rPr>
          <w:lang w:val="la-Latn"/>
        </w:rPr>
        <w:t>LXXXVIII</w:t>
      </w:r>
      <w:r w:rsidR="009B2994" w:rsidRPr="007A06F5">
        <w:rPr>
          <w:lang w:val="la-Latn"/>
        </w:rPr>
        <w:t xml:space="preserve">. </w:t>
      </w:r>
      <w:r w:rsidRPr="007A06F5">
        <w:rPr>
          <w:lang w:val="la-Latn"/>
        </w:rPr>
        <w:t>DE FIDELITATE REGIS PROMITTENDA</w:t>
      </w:r>
      <w:r w:rsidR="009B2994" w:rsidRPr="007A06F5">
        <w:rPr>
          <w:lang w:val="la-Latn"/>
        </w:rPr>
        <w:t xml:space="preserve">. </w:t>
      </w:r>
    </w:p>
    <w:p w14:paraId="7BF6C45C" w14:textId="41101DF7" w:rsidR="008050BE" w:rsidRPr="007A06F5" w:rsidRDefault="008050BE" w:rsidP="00450DB4">
      <w:pPr>
        <w:pStyle w:val="Normlnweb"/>
        <w:spacing w:before="0" w:beforeAutospacing="0" w:after="120" w:afterAutospacing="0"/>
        <w:rPr>
          <w:lang w:val="la-Latn"/>
        </w:rPr>
      </w:pPr>
      <w:r w:rsidRPr="007A06F5">
        <w:rPr>
          <w:lang w:val="la-Latn"/>
        </w:rPr>
        <w:t>Ut 353 missi nostri populum nostrum herum nobis fideli</w:t>
      </w:r>
      <w:r w:rsidR="00DD545C" w:rsidRPr="007A06F5">
        <w:rPr>
          <w:lang w:val="la-Latn"/>
        </w:rPr>
        <w:t xml:space="preserve">tatem promittere faciant secun </w:t>
      </w:r>
      <w:r w:rsidRPr="007A06F5">
        <w:rPr>
          <w:lang w:val="la-Latn"/>
        </w:rPr>
        <w:t>dum consuetudinem iamdudum ordinatam 354</w:t>
      </w:r>
      <w:r w:rsidR="009B2994" w:rsidRPr="007A06F5">
        <w:rPr>
          <w:lang w:val="la-Latn"/>
        </w:rPr>
        <w:t xml:space="preserve">; </w:t>
      </w:r>
      <w:r w:rsidRPr="007A06F5">
        <w:rPr>
          <w:lang w:val="la-Latn"/>
        </w:rPr>
        <w:t>et ipsi aperi</w:t>
      </w:r>
      <w:r w:rsidR="00DD545C" w:rsidRPr="007A06F5">
        <w:rPr>
          <w:lang w:val="la-Latn"/>
        </w:rPr>
        <w:t>ant et interpretentur illis ho</w:t>
      </w:r>
      <w:r w:rsidRPr="007A06F5">
        <w:rPr>
          <w:lang w:val="la-Latn"/>
        </w:rPr>
        <w:t>minibus</w:t>
      </w:r>
      <w:r w:rsidR="009B2994" w:rsidRPr="007A06F5">
        <w:rPr>
          <w:lang w:val="la-Latn"/>
        </w:rPr>
        <w:t xml:space="preserve">, </w:t>
      </w:r>
      <w:r w:rsidRPr="007A06F5">
        <w:rPr>
          <w:lang w:val="la-Latn"/>
        </w:rPr>
        <w:t>qualiter ipsum sacramentum et fidelitatem erga nos servare debeant</w:t>
      </w:r>
      <w:r w:rsidR="009B2994" w:rsidRPr="007A06F5">
        <w:rPr>
          <w:lang w:val="la-Latn"/>
        </w:rPr>
        <w:t xml:space="preserve">. </w:t>
      </w:r>
    </w:p>
    <w:p w14:paraId="44D7F695" w14:textId="7BC4CBA8" w:rsidR="008050BE" w:rsidRPr="007A06F5" w:rsidRDefault="008050BE" w:rsidP="00450DB4">
      <w:pPr>
        <w:pStyle w:val="Normlnweb"/>
        <w:spacing w:before="0" w:beforeAutospacing="0" w:after="120" w:afterAutospacing="0"/>
        <w:rPr>
          <w:lang w:val="la-Latn"/>
        </w:rPr>
      </w:pPr>
      <w:r w:rsidRPr="007A06F5">
        <w:rPr>
          <w:lang w:val="la-Latn"/>
        </w:rPr>
        <w:t>LXXXVIIII</w:t>
      </w:r>
      <w:r w:rsidR="009B2994" w:rsidRPr="007A06F5">
        <w:rPr>
          <w:lang w:val="la-Latn"/>
        </w:rPr>
        <w:t xml:space="preserve">. </w:t>
      </w:r>
      <w:r w:rsidRPr="007A06F5">
        <w:rPr>
          <w:lang w:val="la-Latn"/>
        </w:rPr>
        <w:t>DE HOMICIDIIS INFRA PATRIAM FACTIS</w:t>
      </w:r>
      <w:r w:rsidR="009B2994" w:rsidRPr="007A06F5">
        <w:rPr>
          <w:lang w:val="la-Latn"/>
        </w:rPr>
        <w:t xml:space="preserve">. </w:t>
      </w:r>
    </w:p>
    <w:p w14:paraId="2FAB268F" w14:textId="1C63E6C2" w:rsidR="008050BE" w:rsidRPr="007A06F5" w:rsidRDefault="008050BE" w:rsidP="00450DB4">
      <w:pPr>
        <w:pStyle w:val="Normlnweb"/>
        <w:spacing w:before="0" w:beforeAutospacing="0" w:after="120" w:afterAutospacing="0"/>
        <w:rPr>
          <w:lang w:val="la-Latn"/>
        </w:rPr>
      </w:pPr>
      <w:r w:rsidRPr="007A06F5">
        <w:rPr>
          <w:lang w:val="la-Latn"/>
        </w:rPr>
        <w:t>Ut 355 homicidia infra patriam</w:t>
      </w:r>
      <w:r w:rsidR="009B2994" w:rsidRPr="007A06F5">
        <w:rPr>
          <w:lang w:val="la-Latn"/>
        </w:rPr>
        <w:t xml:space="preserve">, </w:t>
      </w:r>
      <w:r w:rsidRPr="007A06F5">
        <w:rPr>
          <w:lang w:val="la-Latn"/>
        </w:rPr>
        <w:t>sicut lege 356 domini interdictu</w:t>
      </w:r>
      <w:r w:rsidR="00DD545C" w:rsidRPr="007A06F5">
        <w:rPr>
          <w:lang w:val="la-Latn"/>
        </w:rPr>
        <w:t>m est</w:t>
      </w:r>
      <w:r w:rsidR="009B2994" w:rsidRPr="007A06F5">
        <w:rPr>
          <w:lang w:val="la-Latn"/>
        </w:rPr>
        <w:t xml:space="preserve">, </w:t>
      </w:r>
      <w:r w:rsidR="00DD545C" w:rsidRPr="007A06F5">
        <w:rPr>
          <w:lang w:val="la-Latn"/>
        </w:rPr>
        <w:t xml:space="preserve">nec causa ultionis nec </w:t>
      </w:r>
      <w:r w:rsidRPr="007A06F5">
        <w:rPr>
          <w:lang w:val="la-Latn"/>
        </w:rPr>
        <w:t>avaritiae nec latrocinandi fiant 357</w:t>
      </w:r>
      <w:r w:rsidR="009B2994" w:rsidRPr="007A06F5">
        <w:rPr>
          <w:lang w:val="la-Latn"/>
        </w:rPr>
        <w:t xml:space="preserve">, </w:t>
      </w:r>
      <w:r w:rsidRPr="007A06F5">
        <w:rPr>
          <w:lang w:val="la-Latn"/>
        </w:rPr>
        <w:t>et ubicumque inventa fu</w:t>
      </w:r>
      <w:r w:rsidR="00DD545C" w:rsidRPr="007A06F5">
        <w:rPr>
          <w:lang w:val="la-Latn"/>
        </w:rPr>
        <w:t>erint</w:t>
      </w:r>
      <w:r w:rsidR="009B2994" w:rsidRPr="007A06F5">
        <w:rPr>
          <w:lang w:val="la-Latn"/>
        </w:rPr>
        <w:t xml:space="preserve">, </w:t>
      </w:r>
      <w:r w:rsidR="00DD545C" w:rsidRPr="007A06F5">
        <w:rPr>
          <w:lang w:val="la-Latn"/>
        </w:rPr>
        <w:t xml:space="preserve">a iudicibus nostris se </w:t>
      </w:r>
      <w:r w:rsidRPr="007A06F5">
        <w:rPr>
          <w:lang w:val="la-Latn"/>
        </w:rPr>
        <w:t>cundum legem ex nostro mandato vindicentur</w:t>
      </w:r>
      <w:r w:rsidR="009B2994" w:rsidRPr="007A06F5">
        <w:rPr>
          <w:lang w:val="la-Latn"/>
        </w:rPr>
        <w:t xml:space="preserve">. </w:t>
      </w:r>
      <w:r w:rsidRPr="007A06F5">
        <w:rPr>
          <w:lang w:val="la-Latn"/>
        </w:rPr>
        <w:t>Et non occidatur homo</w:t>
      </w:r>
      <w:r w:rsidR="009B2994" w:rsidRPr="007A06F5">
        <w:rPr>
          <w:lang w:val="la-Latn"/>
        </w:rPr>
        <w:t xml:space="preserve">, </w:t>
      </w:r>
      <w:r w:rsidRPr="007A06F5">
        <w:rPr>
          <w:lang w:val="la-Latn"/>
        </w:rPr>
        <w:t>nisi lege iubente</w:t>
      </w:r>
      <w:r w:rsidR="009B2994" w:rsidRPr="007A06F5">
        <w:rPr>
          <w:lang w:val="la-Latn"/>
        </w:rPr>
        <w:t xml:space="preserve">. </w:t>
      </w:r>
    </w:p>
    <w:p w14:paraId="53F2F9D7" w14:textId="370E0ECC" w:rsidR="008050BE" w:rsidRPr="007A06F5" w:rsidRDefault="008050BE" w:rsidP="00450DB4">
      <w:pPr>
        <w:pStyle w:val="Normlnweb"/>
        <w:spacing w:before="0" w:beforeAutospacing="0" w:after="120" w:afterAutospacing="0"/>
        <w:rPr>
          <w:lang w:val="la-Latn"/>
        </w:rPr>
      </w:pPr>
      <w:r w:rsidRPr="007A06F5">
        <w:rPr>
          <w:lang w:val="la-Latn"/>
        </w:rPr>
        <w:t>XC</w:t>
      </w:r>
      <w:r w:rsidR="009B2994" w:rsidRPr="007A06F5">
        <w:rPr>
          <w:lang w:val="la-Latn"/>
        </w:rPr>
        <w:t xml:space="preserve">. </w:t>
      </w:r>
      <w:r w:rsidRPr="007A06F5">
        <w:rPr>
          <w:lang w:val="la-Latn"/>
        </w:rPr>
        <w:t>DE MENSURIS ET PONDERIBUS</w:t>
      </w:r>
      <w:r w:rsidR="009B2994" w:rsidRPr="007A06F5">
        <w:rPr>
          <w:lang w:val="la-Latn"/>
        </w:rPr>
        <w:t xml:space="preserve">. </w:t>
      </w:r>
    </w:p>
    <w:p w14:paraId="023F9CEB" w14:textId="74CB6064" w:rsidR="008050BE" w:rsidRPr="007A06F5" w:rsidRDefault="008050BE" w:rsidP="00450DB4">
      <w:pPr>
        <w:pStyle w:val="Normlnweb"/>
        <w:spacing w:before="0" w:beforeAutospacing="0" w:after="120" w:afterAutospacing="0"/>
        <w:rPr>
          <w:lang w:val="la-Latn"/>
        </w:rPr>
      </w:pPr>
      <w:r w:rsidRPr="007A06F5">
        <w:rPr>
          <w:lang w:val="la-Latn"/>
        </w:rPr>
        <w:t>Ut 358 aequales mensuras et rectas et pondera iusta et ae</w:t>
      </w:r>
      <w:r w:rsidR="00DD545C" w:rsidRPr="007A06F5">
        <w:rPr>
          <w:lang w:val="la-Latn"/>
        </w:rPr>
        <w:t>qualia omnes habeant</w:t>
      </w:r>
      <w:r w:rsidR="009B2994" w:rsidRPr="007A06F5">
        <w:rPr>
          <w:lang w:val="la-Latn"/>
        </w:rPr>
        <w:t xml:space="preserve">, </w:t>
      </w:r>
      <w:r w:rsidR="00DD545C" w:rsidRPr="007A06F5">
        <w:rPr>
          <w:lang w:val="la-Latn"/>
        </w:rPr>
        <w:t xml:space="preserve">sive in </w:t>
      </w:r>
      <w:r w:rsidRPr="007A06F5">
        <w:rPr>
          <w:lang w:val="la-Latn"/>
        </w:rPr>
        <w:t>civitatibus sive in monasterio sunt 559 ad dandum invicem sive acci</w:t>
      </w:r>
      <w:r w:rsidR="00DD545C" w:rsidRPr="007A06F5">
        <w:rPr>
          <w:lang w:val="la-Latn"/>
        </w:rPr>
        <w:t>piendum 360</w:t>
      </w:r>
      <w:r w:rsidR="009B2994" w:rsidRPr="007A06F5">
        <w:rPr>
          <w:lang w:val="la-Latn"/>
        </w:rPr>
        <w:t xml:space="preserve">, </w:t>
      </w:r>
      <w:r w:rsidR="00DD545C" w:rsidRPr="007A06F5">
        <w:rPr>
          <w:lang w:val="la-Latn"/>
        </w:rPr>
        <w:t xml:space="preserve">sicut in </w:t>
      </w:r>
      <w:r w:rsidRPr="007A06F5">
        <w:rPr>
          <w:lang w:val="la-Latn"/>
        </w:rPr>
        <w:t>lege domini praecepta 361 habemus 362</w:t>
      </w:r>
      <w:r w:rsidR="009B2994" w:rsidRPr="007A06F5">
        <w:rPr>
          <w:lang w:val="la-Latn"/>
        </w:rPr>
        <w:t xml:space="preserve">. </w:t>
      </w:r>
      <w:r w:rsidRPr="007A06F5">
        <w:rPr>
          <w:lang w:val="la-Latn"/>
        </w:rPr>
        <w:t>/</w:t>
      </w:r>
    </w:p>
    <w:p w14:paraId="3F1B71A8" w14:textId="49E90081" w:rsidR="00DD545C" w:rsidRPr="007A06F5" w:rsidRDefault="008050BE" w:rsidP="00450DB4">
      <w:pPr>
        <w:pStyle w:val="Normlnweb"/>
        <w:spacing w:before="0" w:beforeAutospacing="0" w:after="120" w:afterAutospacing="0"/>
        <w:rPr>
          <w:lang w:val="la-Latn"/>
        </w:rPr>
      </w:pPr>
      <w:r w:rsidRPr="007A06F5">
        <w:rPr>
          <w:lang w:val="la-Latn"/>
        </w:rPr>
        <w:t>LXXXVIII</w:t>
      </w:r>
      <w:r w:rsidR="009B2994" w:rsidRPr="007A06F5">
        <w:rPr>
          <w:lang w:val="la-Latn"/>
        </w:rPr>
        <w:t xml:space="preserve">. </w:t>
      </w:r>
      <w:r w:rsidRPr="007A06F5">
        <w:rPr>
          <w:lang w:val="la-Latn"/>
        </w:rPr>
        <w:t>DE PAG</w:t>
      </w:r>
      <w:r w:rsidR="00DD545C" w:rsidRPr="007A06F5">
        <w:rPr>
          <w:lang w:val="la-Latn"/>
        </w:rPr>
        <w:t>E IN HOSTE VEL INFRA PATRIAM</w:t>
      </w:r>
      <w:r w:rsidR="009B2994" w:rsidRPr="007A06F5">
        <w:rPr>
          <w:lang w:val="la-Latn"/>
        </w:rPr>
        <w:t xml:space="preserve">. </w:t>
      </w:r>
    </w:p>
    <w:p w14:paraId="5F8CC372" w14:textId="027795B1" w:rsidR="008050BE" w:rsidRPr="007A06F5" w:rsidRDefault="008050BE" w:rsidP="00450DB4">
      <w:pPr>
        <w:pStyle w:val="Normlnweb"/>
        <w:spacing w:before="0" w:beforeAutospacing="0" w:after="120" w:afterAutospacing="0"/>
        <w:rPr>
          <w:lang w:val="la-Latn"/>
        </w:rPr>
      </w:pPr>
      <w:r w:rsidRPr="007A06F5">
        <w:rPr>
          <w:lang w:val="la-Latn"/>
        </w:rPr>
        <w:t>Constituimus 363</w:t>
      </w:r>
      <w:r w:rsidR="009B2994" w:rsidRPr="007A06F5">
        <w:rPr>
          <w:lang w:val="la-Latn"/>
        </w:rPr>
        <w:t xml:space="preserve">, </w:t>
      </w:r>
      <w:r w:rsidRPr="007A06F5">
        <w:rPr>
          <w:lang w:val="la-Latn"/>
        </w:rPr>
        <w:t xml:space="preserve">ut si in hoste aut infra regnum nostrum litigatio </w:t>
      </w:r>
      <w:r w:rsidR="00DD545C" w:rsidRPr="007A06F5">
        <w:rPr>
          <w:lang w:val="la-Latn"/>
        </w:rPr>
        <w:t xml:space="preserve">aut scandalum inter quascumque </w:t>
      </w:r>
      <w:r w:rsidRPr="007A06F5">
        <w:rPr>
          <w:lang w:val="la-Latn"/>
        </w:rPr>
        <w:t>personas</w:t>
      </w:r>
      <w:r w:rsidR="009B2994" w:rsidRPr="007A06F5">
        <w:rPr>
          <w:lang w:val="la-Latn"/>
        </w:rPr>
        <w:t xml:space="preserve">, </w:t>
      </w:r>
      <w:r w:rsidRPr="007A06F5">
        <w:rPr>
          <w:lang w:val="la-Latn"/>
        </w:rPr>
        <w:t>videlicet maiores et minores</w:t>
      </w:r>
      <w:r w:rsidR="009B2994" w:rsidRPr="007A06F5">
        <w:rPr>
          <w:lang w:val="la-Latn"/>
        </w:rPr>
        <w:t xml:space="preserve">, </w:t>
      </w:r>
      <w:r w:rsidRPr="007A06F5">
        <w:rPr>
          <w:lang w:val="la-Latn"/>
        </w:rPr>
        <w:t>ortum fuerit</w:t>
      </w:r>
      <w:r w:rsidR="009B2994" w:rsidRPr="007A06F5">
        <w:rPr>
          <w:lang w:val="la-Latn"/>
        </w:rPr>
        <w:t xml:space="preserve">, </w:t>
      </w:r>
      <w:r w:rsidRPr="007A06F5">
        <w:rPr>
          <w:lang w:val="la-Latn"/>
        </w:rPr>
        <w:t>quod frequenter insidiante di</w:t>
      </w:r>
      <w:r w:rsidR="00DD545C" w:rsidRPr="007A06F5">
        <w:rPr>
          <w:lang w:val="la-Latn"/>
        </w:rPr>
        <w:t>abolo contigere solet</w:t>
      </w:r>
      <w:r w:rsidR="009B2994" w:rsidRPr="007A06F5">
        <w:rPr>
          <w:lang w:val="la-Latn"/>
        </w:rPr>
        <w:t xml:space="preserve">, </w:t>
      </w:r>
      <w:r w:rsidR="00DD545C" w:rsidRPr="007A06F5">
        <w:rPr>
          <w:lang w:val="la-Latn"/>
        </w:rPr>
        <w:t xml:space="preserve">ut ibi </w:t>
      </w:r>
      <w:r w:rsidRPr="007A06F5">
        <w:rPr>
          <w:lang w:val="la-Latn"/>
        </w:rPr>
        <w:t>fideles sancte dei aecclesię et nostri ob resistendam impietatis malitiam armati veniant</w:t>
      </w:r>
      <w:r w:rsidR="009B2994" w:rsidRPr="007A06F5">
        <w:rPr>
          <w:lang w:val="la-Latn"/>
        </w:rPr>
        <w:t xml:space="preserve">, </w:t>
      </w:r>
      <w:r w:rsidR="00DD545C" w:rsidRPr="007A06F5">
        <w:rPr>
          <w:lang w:val="la-Latn"/>
        </w:rPr>
        <w:t>id est</w:t>
      </w:r>
      <w:r w:rsidR="009B2994" w:rsidRPr="007A06F5">
        <w:rPr>
          <w:lang w:val="la-Latn"/>
        </w:rPr>
        <w:t xml:space="preserve">, </w:t>
      </w:r>
      <w:r w:rsidR="00DD545C" w:rsidRPr="007A06F5">
        <w:rPr>
          <w:lang w:val="la-Latn"/>
        </w:rPr>
        <w:t>qui potest habere</w:t>
      </w:r>
      <w:r w:rsidR="009B2994" w:rsidRPr="007A06F5">
        <w:rPr>
          <w:lang w:val="la-Latn"/>
        </w:rPr>
        <w:t xml:space="preserve">, </w:t>
      </w:r>
      <w:r w:rsidRPr="007A06F5">
        <w:rPr>
          <w:lang w:val="la-Latn"/>
        </w:rPr>
        <w:t>cum lorica et scuto</w:t>
      </w:r>
      <w:r w:rsidR="009B2994" w:rsidRPr="007A06F5">
        <w:rPr>
          <w:lang w:val="la-Latn"/>
        </w:rPr>
        <w:t xml:space="preserve">, </w:t>
      </w:r>
      <w:r w:rsidRPr="007A06F5">
        <w:rPr>
          <w:lang w:val="la-Latn"/>
        </w:rPr>
        <w:t>ancipite 364 atque fusto</w:t>
      </w:r>
      <w:r w:rsidR="009B2994" w:rsidRPr="007A06F5">
        <w:rPr>
          <w:lang w:val="la-Latn"/>
        </w:rPr>
        <w:t xml:space="preserve">. </w:t>
      </w:r>
      <w:r w:rsidRPr="007A06F5">
        <w:rPr>
          <w:lang w:val="la-Latn"/>
        </w:rPr>
        <w:t>Et si aliquis quaelibet persona a</w:t>
      </w:r>
      <w:r w:rsidR="00DD545C" w:rsidRPr="007A06F5">
        <w:rPr>
          <w:lang w:val="la-Latn"/>
        </w:rPr>
        <w:t xml:space="preserve">dversus eum quamlibet querelam </w:t>
      </w:r>
      <w:r w:rsidRPr="007A06F5">
        <w:rPr>
          <w:lang w:val="la-Latn"/>
        </w:rPr>
        <w:t>habere voluerit</w:t>
      </w:r>
      <w:r w:rsidR="009B2994" w:rsidRPr="007A06F5">
        <w:rPr>
          <w:lang w:val="la-Latn"/>
        </w:rPr>
        <w:t xml:space="preserve">, </w:t>
      </w:r>
      <w:r w:rsidRPr="007A06F5">
        <w:rPr>
          <w:lang w:val="la-Latn"/>
        </w:rPr>
        <w:t>liceat ei secundum legis ordinem cum sacramento</w:t>
      </w:r>
      <w:r w:rsidR="009B2994" w:rsidRPr="007A06F5">
        <w:rPr>
          <w:lang w:val="la-Latn"/>
        </w:rPr>
        <w:t xml:space="preserve">, </w:t>
      </w:r>
      <w:r w:rsidRPr="007A06F5">
        <w:rPr>
          <w:lang w:val="la-Latn"/>
        </w:rPr>
        <w:t>quem 365 p</w:t>
      </w:r>
      <w:r w:rsidR="00DD545C" w:rsidRPr="007A06F5">
        <w:rPr>
          <w:lang w:val="la-Latn"/>
        </w:rPr>
        <w:t>osuimus</w:t>
      </w:r>
      <w:r w:rsidR="009B2994" w:rsidRPr="007A06F5">
        <w:rPr>
          <w:lang w:val="la-Latn"/>
        </w:rPr>
        <w:t xml:space="preserve">, </w:t>
      </w:r>
      <w:r w:rsidR="00DD545C" w:rsidRPr="007A06F5">
        <w:rPr>
          <w:lang w:val="la-Latn"/>
        </w:rPr>
        <w:t xml:space="preserve">manu propria singula </w:t>
      </w:r>
      <w:r w:rsidRPr="007A06F5">
        <w:rPr>
          <w:lang w:val="la-Latn"/>
        </w:rPr>
        <w:t>idoneum 366 facere</w:t>
      </w:r>
      <w:r w:rsidR="009B2994" w:rsidRPr="007A06F5">
        <w:rPr>
          <w:lang w:val="la-Latn"/>
        </w:rPr>
        <w:t xml:space="preserve">, </w:t>
      </w:r>
      <w:r w:rsidRPr="007A06F5">
        <w:rPr>
          <w:lang w:val="la-Latn"/>
        </w:rPr>
        <w:t>ut propter quodlibet negotium aut odium ibi non advenisset</w:t>
      </w:r>
      <w:r w:rsidR="009B2994" w:rsidRPr="007A06F5">
        <w:rPr>
          <w:lang w:val="la-Latn"/>
        </w:rPr>
        <w:t xml:space="preserve">, </w:t>
      </w:r>
      <w:r w:rsidR="00DD545C" w:rsidRPr="007A06F5">
        <w:rPr>
          <w:lang w:val="la-Latn"/>
        </w:rPr>
        <w:t xml:space="preserve">nisi ob concordiam et pacem </w:t>
      </w:r>
      <w:r w:rsidRPr="007A06F5">
        <w:rPr>
          <w:lang w:val="la-Latn"/>
        </w:rPr>
        <w:t>ferendam et ipsam litigationem mitigandam</w:t>
      </w:r>
      <w:r w:rsidR="009B2994" w:rsidRPr="007A06F5">
        <w:rPr>
          <w:lang w:val="la-Latn"/>
        </w:rPr>
        <w:t xml:space="preserve">. </w:t>
      </w:r>
      <w:r w:rsidRPr="007A06F5">
        <w:rPr>
          <w:lang w:val="la-Latn"/>
        </w:rPr>
        <w:t xml:space="preserve">Et si quislibet rennuerit </w:t>
      </w:r>
      <w:r w:rsidRPr="007A06F5">
        <w:rPr>
          <w:lang w:val="la-Latn"/>
        </w:rPr>
        <w:lastRenderedPageBreak/>
        <w:t>venir</w:t>
      </w:r>
      <w:r w:rsidR="00DD545C" w:rsidRPr="007A06F5">
        <w:rPr>
          <w:lang w:val="la-Latn"/>
        </w:rPr>
        <w:t xml:space="preserve">e et semetipsum idoneum facere </w:t>
      </w:r>
      <w:r w:rsidRPr="007A06F5">
        <w:rPr>
          <w:lang w:val="la-Latn"/>
        </w:rPr>
        <w:t>nequiverit</w:t>
      </w:r>
      <w:r w:rsidR="009B2994" w:rsidRPr="007A06F5">
        <w:rPr>
          <w:lang w:val="la-Latn"/>
        </w:rPr>
        <w:t xml:space="preserve">, </w:t>
      </w:r>
      <w:r w:rsidRPr="007A06F5">
        <w:rPr>
          <w:lang w:val="la-Latn"/>
        </w:rPr>
        <w:t>cum supradicto iam sacramento bannum nostru</w:t>
      </w:r>
      <w:r w:rsidR="00DD545C" w:rsidRPr="007A06F5">
        <w:rPr>
          <w:lang w:val="la-Latn"/>
        </w:rPr>
        <w:t>m componat et ad partem nostram</w:t>
      </w:r>
      <w:r w:rsidRPr="007A06F5">
        <w:rPr>
          <w:lang w:val="la-Latn"/>
        </w:rPr>
        <w:t>persolvat</w:t>
      </w:r>
      <w:r w:rsidR="009B2994" w:rsidRPr="007A06F5">
        <w:rPr>
          <w:lang w:val="la-Latn"/>
        </w:rPr>
        <w:t xml:space="preserve">. </w:t>
      </w:r>
    </w:p>
    <w:p w14:paraId="0ED48445" w14:textId="2DBA218C" w:rsidR="008050BE" w:rsidRPr="007A06F5" w:rsidRDefault="008050BE" w:rsidP="00450DB4">
      <w:pPr>
        <w:pStyle w:val="Normlnweb"/>
        <w:spacing w:before="0" w:beforeAutospacing="0" w:after="120" w:afterAutospacing="0"/>
        <w:rPr>
          <w:lang w:val="la-Latn"/>
        </w:rPr>
      </w:pPr>
      <w:r w:rsidRPr="007A06F5">
        <w:rPr>
          <w:lang w:val="la-Latn"/>
        </w:rPr>
        <w:t>XCI</w:t>
      </w:r>
      <w:r w:rsidR="009B2994" w:rsidRPr="007A06F5">
        <w:rPr>
          <w:lang w:val="la-Latn"/>
        </w:rPr>
        <w:t xml:space="preserve">. </w:t>
      </w:r>
      <w:r w:rsidRPr="007A06F5">
        <w:rPr>
          <w:lang w:val="la-Latn"/>
        </w:rPr>
        <w:t>Ut 367 de rebus ecclesiarum</w:t>
      </w:r>
      <w:r w:rsidR="009B2994" w:rsidRPr="007A06F5">
        <w:rPr>
          <w:lang w:val="la-Latn"/>
        </w:rPr>
        <w:t xml:space="preserve">, </w:t>
      </w:r>
      <w:r w:rsidRPr="007A06F5">
        <w:rPr>
          <w:lang w:val="la-Latn"/>
        </w:rPr>
        <w:t>quae ab eis per XXX annorum spa</w:t>
      </w:r>
      <w:r w:rsidR="00DD545C" w:rsidRPr="007A06F5">
        <w:rPr>
          <w:lang w:val="la-Latn"/>
        </w:rPr>
        <w:t xml:space="preserve">tium sine ulla interpellatione </w:t>
      </w:r>
      <w:r w:rsidRPr="007A06F5">
        <w:rPr>
          <w:lang w:val="la-Latn"/>
        </w:rPr>
        <w:t>possessae sunt</w:t>
      </w:r>
      <w:r w:rsidR="009B2994" w:rsidRPr="007A06F5">
        <w:rPr>
          <w:lang w:val="la-Latn"/>
        </w:rPr>
        <w:t xml:space="preserve">, </w:t>
      </w:r>
      <w:r w:rsidRPr="007A06F5">
        <w:rPr>
          <w:lang w:val="la-Latn"/>
        </w:rPr>
        <w:t>testimonia non recipiantur</w:t>
      </w:r>
      <w:r w:rsidR="009B2994" w:rsidRPr="007A06F5">
        <w:rPr>
          <w:lang w:val="la-Latn"/>
        </w:rPr>
        <w:t xml:space="preserve">, </w:t>
      </w:r>
      <w:r w:rsidRPr="007A06F5">
        <w:rPr>
          <w:lang w:val="la-Latn"/>
        </w:rPr>
        <w:t>sed eo modo contineantur</w:t>
      </w:r>
      <w:r w:rsidR="009B2994" w:rsidRPr="007A06F5">
        <w:rPr>
          <w:lang w:val="la-Latn"/>
        </w:rPr>
        <w:t xml:space="preserve">, </w:t>
      </w:r>
      <w:r w:rsidRPr="007A06F5">
        <w:rPr>
          <w:lang w:val="la-Latn"/>
        </w:rPr>
        <w:t>sicut</w:t>
      </w:r>
      <w:r w:rsidR="00DD545C" w:rsidRPr="007A06F5">
        <w:rPr>
          <w:lang w:val="la-Latn"/>
        </w:rPr>
        <w:t xml:space="preserve"> res ad fiscum dominicum perti</w:t>
      </w:r>
      <w:r w:rsidRPr="007A06F5">
        <w:rPr>
          <w:lang w:val="la-Latn"/>
        </w:rPr>
        <w:t>nentes contineri solent 368</w:t>
      </w:r>
      <w:r w:rsidR="009B2994" w:rsidRPr="007A06F5">
        <w:rPr>
          <w:lang w:val="la-Latn"/>
        </w:rPr>
        <w:t xml:space="preserve">. </w:t>
      </w:r>
    </w:p>
    <w:p w14:paraId="09E311F4" w14:textId="681AC35C" w:rsidR="008050BE" w:rsidRPr="007A06F5" w:rsidRDefault="008050BE" w:rsidP="00450DB4">
      <w:pPr>
        <w:pStyle w:val="Normlnweb"/>
        <w:spacing w:before="0" w:beforeAutospacing="0" w:after="120" w:afterAutospacing="0"/>
        <w:rPr>
          <w:lang w:val="la-Latn"/>
        </w:rPr>
      </w:pPr>
      <w:r w:rsidRPr="007A06F5">
        <w:rPr>
          <w:lang w:val="la-Latn"/>
        </w:rPr>
        <w:t>UT INTELLEGATUR</w:t>
      </w:r>
      <w:r w:rsidR="009B2994" w:rsidRPr="007A06F5">
        <w:rPr>
          <w:lang w:val="la-Latn"/>
        </w:rPr>
        <w:t xml:space="preserve">, </w:t>
      </w:r>
      <w:r w:rsidRPr="007A06F5">
        <w:rPr>
          <w:lang w:val="la-Latn"/>
        </w:rPr>
        <w:t>IN QUO FACTO IMMUNITAS FRANGATUR</w:t>
      </w:r>
      <w:r w:rsidR="009B2994" w:rsidRPr="007A06F5">
        <w:rPr>
          <w:lang w:val="la-Latn"/>
        </w:rPr>
        <w:t xml:space="preserve">. </w:t>
      </w:r>
    </w:p>
    <w:p w14:paraId="6DAF5C27" w14:textId="15034165" w:rsidR="008050BE" w:rsidRPr="007A06F5" w:rsidRDefault="008050BE" w:rsidP="00450DB4">
      <w:pPr>
        <w:pStyle w:val="Normlnweb"/>
        <w:spacing w:before="0" w:beforeAutospacing="0" w:after="120" w:afterAutospacing="0"/>
        <w:rPr>
          <w:lang w:val="la-Latn"/>
        </w:rPr>
      </w:pPr>
      <w:r w:rsidRPr="007A06F5">
        <w:rPr>
          <w:lang w:val="la-Latn"/>
        </w:rPr>
        <w:t>Pervenit 369 ad nos</w:t>
      </w:r>
      <w:r w:rsidR="009B2994" w:rsidRPr="007A06F5">
        <w:rPr>
          <w:lang w:val="la-Latn"/>
        </w:rPr>
        <w:t xml:space="preserve">, </w:t>
      </w:r>
      <w:r w:rsidRPr="007A06F5">
        <w:rPr>
          <w:lang w:val="la-Latn"/>
        </w:rPr>
        <w:t>quod quedam ecclesię ac monasteria nostras et praede</w:t>
      </w:r>
      <w:r w:rsidR="00DD545C" w:rsidRPr="007A06F5">
        <w:rPr>
          <w:lang w:val="la-Latn"/>
        </w:rPr>
        <w:t xml:space="preserve">cessorum nostrorum immunitates </w:t>
      </w:r>
      <w:r w:rsidRPr="007A06F5">
        <w:rPr>
          <w:lang w:val="la-Latn"/>
        </w:rPr>
        <w:t>habentia multa praeiudicia et infestationes a quibusdam patiantur et nec p</w:t>
      </w:r>
      <w:r w:rsidR="00DD545C" w:rsidRPr="007A06F5">
        <w:rPr>
          <w:lang w:val="la-Latn"/>
        </w:rPr>
        <w:t xml:space="preserve">er easdem immunitates ullam de </w:t>
      </w:r>
      <w:r w:rsidRPr="007A06F5">
        <w:rPr>
          <w:lang w:val="la-Latn"/>
        </w:rPr>
        <w:t>fensionis tuitionem habere valeant</w:t>
      </w:r>
      <w:r w:rsidR="009B2994" w:rsidRPr="007A06F5">
        <w:rPr>
          <w:lang w:val="la-Latn"/>
        </w:rPr>
        <w:t xml:space="preserve">, </w:t>
      </w:r>
      <w:r w:rsidRPr="007A06F5">
        <w:rPr>
          <w:lang w:val="la-Latn"/>
        </w:rPr>
        <w:t>propter hoc</w:t>
      </w:r>
      <w:r w:rsidR="009B2994" w:rsidRPr="007A06F5">
        <w:rPr>
          <w:lang w:val="la-Latn"/>
        </w:rPr>
        <w:t xml:space="preserve">, </w:t>
      </w:r>
      <w:r w:rsidRPr="007A06F5">
        <w:rPr>
          <w:lang w:val="la-Latn"/>
        </w:rPr>
        <w:t xml:space="preserve">quod ab eisdem immunitatum </w:t>
      </w:r>
      <w:r w:rsidR="00DD545C" w:rsidRPr="007A06F5">
        <w:rPr>
          <w:lang w:val="la-Latn"/>
        </w:rPr>
        <w:t xml:space="preserve">temeratoribus dicatur non plus </w:t>
      </w:r>
      <w:r w:rsidRPr="007A06F5">
        <w:rPr>
          <w:lang w:val="la-Latn"/>
        </w:rPr>
        <w:t>immunitatis nomine complecti</w:t>
      </w:r>
      <w:r w:rsidR="009B2994" w:rsidRPr="007A06F5">
        <w:rPr>
          <w:lang w:val="la-Latn"/>
        </w:rPr>
        <w:t xml:space="preserve">, </w:t>
      </w:r>
      <w:r w:rsidRPr="007A06F5">
        <w:rPr>
          <w:lang w:val="la-Latn"/>
        </w:rPr>
        <w:t>quam claustra monasterii</w:t>
      </w:r>
      <w:r w:rsidR="009B2994" w:rsidRPr="007A06F5">
        <w:rPr>
          <w:lang w:val="la-Latn"/>
        </w:rPr>
        <w:t xml:space="preserve">; </w:t>
      </w:r>
      <w:r w:rsidRPr="007A06F5">
        <w:rPr>
          <w:lang w:val="la-Latn"/>
        </w:rPr>
        <w:t>caetera quoque</w:t>
      </w:r>
      <w:r w:rsidR="009B2994" w:rsidRPr="007A06F5">
        <w:rPr>
          <w:lang w:val="la-Latn"/>
        </w:rPr>
        <w:t xml:space="preserve">, </w:t>
      </w:r>
      <w:r w:rsidRPr="007A06F5">
        <w:rPr>
          <w:lang w:val="la-Latn"/>
        </w:rPr>
        <w:t>q</w:t>
      </w:r>
      <w:r w:rsidR="00DD545C" w:rsidRPr="007A06F5">
        <w:rPr>
          <w:lang w:val="la-Latn"/>
        </w:rPr>
        <w:t xml:space="preserve">uamvis ad easdem ecclesias vel </w:t>
      </w:r>
      <w:r w:rsidRPr="007A06F5">
        <w:rPr>
          <w:lang w:val="la-Latn"/>
        </w:rPr>
        <w:t>monasteria pertineant</w:t>
      </w:r>
      <w:r w:rsidR="009B2994" w:rsidRPr="007A06F5">
        <w:rPr>
          <w:lang w:val="la-Latn"/>
        </w:rPr>
        <w:t xml:space="preserve">, </w:t>
      </w:r>
      <w:r w:rsidRPr="007A06F5">
        <w:rPr>
          <w:lang w:val="la-Latn"/>
        </w:rPr>
        <w:t>extra immunitatem esse</w:t>
      </w:r>
      <w:r w:rsidR="009B2994" w:rsidRPr="007A06F5">
        <w:rPr>
          <w:lang w:val="la-Latn"/>
        </w:rPr>
        <w:t xml:space="preserve">. </w:t>
      </w:r>
      <w:r w:rsidRPr="007A06F5">
        <w:rPr>
          <w:lang w:val="la-Latn"/>
        </w:rPr>
        <w:t>Propter hoc volumus atque decer</w:t>
      </w:r>
      <w:r w:rsidR="00DD545C" w:rsidRPr="007A06F5">
        <w:rPr>
          <w:lang w:val="la-Latn"/>
        </w:rPr>
        <w:t>nimus</w:t>
      </w:r>
      <w:r w:rsidR="009B2994" w:rsidRPr="007A06F5">
        <w:rPr>
          <w:lang w:val="la-Latn"/>
        </w:rPr>
        <w:t xml:space="preserve">, </w:t>
      </w:r>
      <w:r w:rsidR="00DD545C" w:rsidRPr="007A06F5">
        <w:rPr>
          <w:lang w:val="la-Latn"/>
        </w:rPr>
        <w:t>ut omnes intellegant</w:t>
      </w:r>
      <w:r w:rsidR="009B2994" w:rsidRPr="007A06F5">
        <w:rPr>
          <w:lang w:val="la-Latn"/>
        </w:rPr>
        <w:t xml:space="preserve">, </w:t>
      </w:r>
      <w:r w:rsidRPr="007A06F5">
        <w:rPr>
          <w:lang w:val="la-Latn"/>
        </w:rPr>
        <w:t>non solum - claustra monasterii vel ecclesię atque castitia ecclesiarum sub immun</w:t>
      </w:r>
      <w:r w:rsidR="00DD545C" w:rsidRPr="007A06F5">
        <w:rPr>
          <w:lang w:val="la-Latn"/>
        </w:rPr>
        <w:t>itatis defensione consistere</w:t>
      </w:r>
      <w:r w:rsidR="009B2994" w:rsidRPr="007A06F5">
        <w:rPr>
          <w:lang w:val="la-Latn"/>
        </w:rPr>
        <w:t xml:space="preserve">, </w:t>
      </w:r>
      <w:r w:rsidRPr="007A06F5">
        <w:rPr>
          <w:lang w:val="la-Latn"/>
        </w:rPr>
        <w:t>verum etiam domos et ville et septa villarum et piscatoria manu facta et quicquid f</w:t>
      </w:r>
      <w:r w:rsidR="00DD545C" w:rsidRPr="007A06F5">
        <w:rPr>
          <w:lang w:val="la-Latn"/>
        </w:rPr>
        <w:t xml:space="preserve">ossis et 370 sepibus vel etiam </w:t>
      </w:r>
      <w:r w:rsidRPr="007A06F5">
        <w:rPr>
          <w:lang w:val="la-Latn"/>
        </w:rPr>
        <w:t>alio clausarum genere praecingitur</w:t>
      </w:r>
      <w:r w:rsidR="009B2994" w:rsidRPr="007A06F5">
        <w:rPr>
          <w:lang w:val="la-Latn"/>
        </w:rPr>
        <w:t xml:space="preserve">, </w:t>
      </w:r>
      <w:r w:rsidRPr="007A06F5">
        <w:rPr>
          <w:lang w:val="la-Latn"/>
        </w:rPr>
        <w:t>eodem immunitatis nomine contineri</w:t>
      </w:r>
      <w:r w:rsidR="009B2994" w:rsidRPr="007A06F5">
        <w:rPr>
          <w:lang w:val="la-Latn"/>
        </w:rPr>
        <w:t xml:space="preserve">. </w:t>
      </w:r>
      <w:r w:rsidR="00DD545C" w:rsidRPr="007A06F5">
        <w:rPr>
          <w:lang w:val="la-Latn"/>
        </w:rPr>
        <w:t xml:space="preserve">Et quicquid intra huiusmodi mu </w:t>
      </w:r>
      <w:r w:rsidRPr="007A06F5">
        <w:rPr>
          <w:lang w:val="la-Latn"/>
        </w:rPr>
        <w:t>nimenta ad ius earundem ecclesiarum vel monasteriorum pertinentia a quoli</w:t>
      </w:r>
      <w:r w:rsidR="00DD545C" w:rsidRPr="007A06F5">
        <w:rPr>
          <w:lang w:val="la-Latn"/>
        </w:rPr>
        <w:t xml:space="preserve">bet homine nocendi vel dampnum </w:t>
      </w:r>
      <w:r w:rsidRPr="007A06F5">
        <w:rPr>
          <w:lang w:val="la-Latn"/>
        </w:rPr>
        <w:t>inferendi causa spontanea voluntate committitur</w:t>
      </w:r>
      <w:r w:rsidR="009B2994" w:rsidRPr="007A06F5">
        <w:rPr>
          <w:lang w:val="la-Latn"/>
        </w:rPr>
        <w:t xml:space="preserve">, </w:t>
      </w:r>
      <w:r w:rsidRPr="007A06F5">
        <w:rPr>
          <w:lang w:val="la-Latn"/>
        </w:rPr>
        <w:t>in hoc facto immunitas fracta iudicatur</w:t>
      </w:r>
      <w:r w:rsidR="009B2994" w:rsidRPr="007A06F5">
        <w:rPr>
          <w:lang w:val="la-Latn"/>
        </w:rPr>
        <w:t xml:space="preserve">. </w:t>
      </w:r>
      <w:r w:rsidRPr="007A06F5">
        <w:rPr>
          <w:lang w:val="la-Latn"/>
        </w:rPr>
        <w:t>Quod vero in agro</w:t>
      </w:r>
      <w:r w:rsidR="00DD545C" w:rsidRPr="007A06F5">
        <w:rPr>
          <w:lang w:val="la-Latn"/>
        </w:rPr>
        <w:t xml:space="preserve">s </w:t>
      </w:r>
      <w:r w:rsidRPr="007A06F5">
        <w:rPr>
          <w:lang w:val="la-Latn"/>
        </w:rPr>
        <w:t>et campos ac silvas</w:t>
      </w:r>
      <w:r w:rsidR="009B2994" w:rsidRPr="007A06F5">
        <w:rPr>
          <w:lang w:val="la-Latn"/>
        </w:rPr>
        <w:t xml:space="preserve">, </w:t>
      </w:r>
      <w:r w:rsidRPr="007A06F5">
        <w:rPr>
          <w:lang w:val="la-Latn"/>
        </w:rPr>
        <w:t>quae sine laborationibus sunt et nulio modo</w:t>
      </w:r>
      <w:r w:rsidR="009B2994" w:rsidRPr="007A06F5">
        <w:rPr>
          <w:lang w:val="la-Latn"/>
        </w:rPr>
        <w:t xml:space="preserve">. </w:t>
      </w:r>
      <w:r w:rsidRPr="007A06F5">
        <w:rPr>
          <w:lang w:val="la-Latn"/>
        </w:rPr>
        <w:t xml:space="preserve">a 371 munitione </w:t>
      </w:r>
      <w:r w:rsidR="00DD545C" w:rsidRPr="007A06F5">
        <w:rPr>
          <w:lang w:val="la-Latn"/>
        </w:rPr>
        <w:t>cinguntur</w:t>
      </w:r>
      <w:r w:rsidR="009B2994" w:rsidRPr="007A06F5">
        <w:rPr>
          <w:lang w:val="la-Latn"/>
        </w:rPr>
        <w:t xml:space="preserve">, </w:t>
      </w:r>
      <w:r w:rsidR="00DD545C" w:rsidRPr="007A06F5">
        <w:rPr>
          <w:lang w:val="la-Latn"/>
        </w:rPr>
        <w:t>casu</w:t>
      </w:r>
      <w:r w:rsidR="009B2994" w:rsidRPr="007A06F5">
        <w:rPr>
          <w:lang w:val="la-Latn"/>
        </w:rPr>
        <w:t xml:space="preserve">, </w:t>
      </w:r>
      <w:r w:rsidR="00DD545C" w:rsidRPr="007A06F5">
        <w:rPr>
          <w:lang w:val="la-Latn"/>
        </w:rPr>
        <w:t xml:space="preserve">sicut fieri </w:t>
      </w:r>
      <w:r w:rsidRPr="007A06F5">
        <w:rPr>
          <w:lang w:val="la-Latn"/>
        </w:rPr>
        <w:t>solet</w:t>
      </w:r>
      <w:r w:rsidR="009B2994" w:rsidRPr="007A06F5">
        <w:rPr>
          <w:lang w:val="la-Latn"/>
        </w:rPr>
        <w:t xml:space="preserve">, </w:t>
      </w:r>
      <w:r w:rsidRPr="007A06F5">
        <w:rPr>
          <w:lang w:val="la-Latn"/>
        </w:rPr>
        <w:t>a quibuslibet hominibus quiddam dampni 372 factum fuerit</w:t>
      </w:r>
      <w:r w:rsidR="009B2994" w:rsidRPr="007A06F5">
        <w:rPr>
          <w:lang w:val="la-Latn"/>
        </w:rPr>
        <w:t xml:space="preserve">, </w:t>
      </w:r>
      <w:r w:rsidRPr="007A06F5">
        <w:rPr>
          <w:lang w:val="la-Latn"/>
        </w:rPr>
        <w:t xml:space="preserve">quamvis </w:t>
      </w:r>
      <w:r w:rsidR="00DD545C" w:rsidRPr="007A06F5">
        <w:rPr>
          <w:lang w:val="la-Latn"/>
        </w:rPr>
        <w:t xml:space="preserve">idem ager aut campus vel silva </w:t>
      </w:r>
      <w:r w:rsidRPr="007A06F5">
        <w:rPr>
          <w:lang w:val="la-Latn"/>
        </w:rPr>
        <w:t>ad 373 ecclesiam vel monasterium praeceptum immunitatis habentem pertinea</w:t>
      </w:r>
      <w:r w:rsidR="00DD545C" w:rsidRPr="007A06F5">
        <w:rPr>
          <w:lang w:val="la-Latn"/>
        </w:rPr>
        <w:t>t</w:t>
      </w:r>
      <w:r w:rsidR="009B2994" w:rsidRPr="007A06F5">
        <w:rPr>
          <w:lang w:val="la-Latn"/>
        </w:rPr>
        <w:t xml:space="preserve">, </w:t>
      </w:r>
      <w:r w:rsidR="00DD545C" w:rsidRPr="007A06F5">
        <w:rPr>
          <w:lang w:val="la-Latn"/>
        </w:rPr>
        <w:t xml:space="preserve">non tamen in hoc immunitas </w:t>
      </w:r>
      <w:r w:rsidRPr="007A06F5">
        <w:rPr>
          <w:lang w:val="la-Latn"/>
        </w:rPr>
        <w:t>fracta iudicanda est</w:t>
      </w:r>
      <w:r w:rsidR="009B2994" w:rsidRPr="007A06F5">
        <w:rPr>
          <w:lang w:val="la-Latn"/>
        </w:rPr>
        <w:t xml:space="preserve">; </w:t>
      </w:r>
      <w:r w:rsidRPr="007A06F5">
        <w:rPr>
          <w:lang w:val="la-Latn"/>
        </w:rPr>
        <w:t>et ideo non sexcentorum solidorum compositione</w:t>
      </w:r>
      <w:r w:rsidR="009B2994" w:rsidRPr="007A06F5">
        <w:rPr>
          <w:lang w:val="la-Latn"/>
        </w:rPr>
        <w:t xml:space="preserve">, </w:t>
      </w:r>
      <w:r w:rsidRPr="007A06F5">
        <w:rPr>
          <w:lang w:val="la-Latn"/>
        </w:rPr>
        <w:t xml:space="preserve">sed </w:t>
      </w:r>
      <w:r w:rsidR="00DD545C" w:rsidRPr="007A06F5">
        <w:rPr>
          <w:lang w:val="la-Latn"/>
        </w:rPr>
        <w:t xml:space="preserve">secundum legem, quae in eodem </w:t>
      </w:r>
      <w:r w:rsidRPr="007A06F5">
        <w:rPr>
          <w:lang w:val="la-Latn"/>
        </w:rPr>
        <w:t>loco tenetur</w:t>
      </w:r>
      <w:r w:rsidR="009B2994" w:rsidRPr="007A06F5">
        <w:rPr>
          <w:lang w:val="la-Latn"/>
        </w:rPr>
        <w:t xml:space="preserve">, </w:t>
      </w:r>
      <w:r w:rsidRPr="007A06F5">
        <w:rPr>
          <w:lang w:val="la-Latn"/>
        </w:rPr>
        <w:t>is multandus est</w:t>
      </w:r>
      <w:r w:rsidR="009B2994" w:rsidRPr="007A06F5">
        <w:rPr>
          <w:lang w:val="la-Latn"/>
        </w:rPr>
        <w:t xml:space="preserve">, </w:t>
      </w:r>
      <w:r w:rsidRPr="007A06F5">
        <w:rPr>
          <w:lang w:val="la-Latn"/>
        </w:rPr>
        <w:t xml:space="preserve">qui scandalum vel dampnum in tali loco </w:t>
      </w:r>
      <w:r w:rsidR="00DD545C" w:rsidRPr="007A06F5">
        <w:rPr>
          <w:lang w:val="la-Latn"/>
        </w:rPr>
        <w:t>fecisse convictus</w:t>
      </w:r>
      <w:r w:rsidRPr="007A06F5">
        <w:rPr>
          <w:lang w:val="la-Latn"/>
        </w:rPr>
        <w:t>fuerit</w:t>
      </w:r>
      <w:r w:rsidR="009B2994" w:rsidRPr="007A06F5">
        <w:rPr>
          <w:lang w:val="la-Latn"/>
        </w:rPr>
        <w:t xml:space="preserve">. </w:t>
      </w:r>
      <w:r w:rsidRPr="007A06F5">
        <w:rPr>
          <w:lang w:val="la-Latn"/>
        </w:rPr>
        <w:t>/</w:t>
      </w:r>
    </w:p>
    <w:p w14:paraId="294C2C0F" w14:textId="77777777" w:rsidR="008050BE" w:rsidRPr="007A06F5" w:rsidRDefault="008050BE" w:rsidP="00450DB4">
      <w:pPr>
        <w:pStyle w:val="Normlnweb"/>
        <w:spacing w:before="0" w:beforeAutospacing="0" w:after="120" w:afterAutospacing="0"/>
        <w:rPr>
          <w:lang w:val="la-Latn"/>
        </w:rPr>
      </w:pPr>
      <w:r w:rsidRPr="007A06F5">
        <w:rPr>
          <w:lang w:val="la-Latn"/>
        </w:rPr>
        <w:t xml:space="preserve">INCIPIT QUARTI PRAEFATIUNCULA LIBELLULL </w:t>
      </w:r>
    </w:p>
    <w:p w14:paraId="3B442C63" w14:textId="64DDD5F2" w:rsidR="008050BE" w:rsidRPr="007A06F5" w:rsidRDefault="008050BE" w:rsidP="00450DB4">
      <w:pPr>
        <w:pStyle w:val="Normlnweb"/>
        <w:spacing w:before="0" w:beforeAutospacing="0" w:after="120" w:afterAutospacing="0"/>
        <w:rPr>
          <w:lang w:val="la-Latn"/>
        </w:rPr>
      </w:pPr>
      <w:r w:rsidRPr="007A06F5">
        <w:rPr>
          <w:lang w:val="la-Latn"/>
        </w:rPr>
        <w:t>Quia supra in duobus ecclesiastica</w:t>
      </w:r>
      <w:r w:rsidR="009B2994" w:rsidRPr="007A06F5">
        <w:rPr>
          <w:lang w:val="la-Latn"/>
        </w:rPr>
        <w:t xml:space="preserve">, </w:t>
      </w:r>
      <w:r w:rsidRPr="007A06F5">
        <w:rPr>
          <w:lang w:val="la-Latn"/>
        </w:rPr>
        <w:t>quae praefati princip</w:t>
      </w:r>
      <w:r w:rsidR="00DD545C" w:rsidRPr="007A06F5">
        <w:rPr>
          <w:lang w:val="la-Latn"/>
        </w:rPr>
        <w:t xml:space="preserve">es domnus imperator Karolus et </w:t>
      </w:r>
      <w:r w:rsidRPr="007A06F5">
        <w:rPr>
          <w:lang w:val="la-Latn"/>
        </w:rPr>
        <w:t>piissimus Hludowicus augustus necnon et Hlotharius caesa</w:t>
      </w:r>
      <w:r w:rsidR="00DD545C" w:rsidRPr="007A06F5">
        <w:rPr>
          <w:lang w:val="la-Latn"/>
        </w:rPr>
        <w:t>r filius ipsius ediderunt capi</w:t>
      </w:r>
      <w:r w:rsidRPr="007A06F5">
        <w:rPr>
          <w:lang w:val="la-Latn"/>
        </w:rPr>
        <w:t>tula descripsi libellis</w:t>
      </w:r>
      <w:r w:rsidR="009B2994" w:rsidRPr="007A06F5">
        <w:rPr>
          <w:lang w:val="la-Latn"/>
        </w:rPr>
        <w:t xml:space="preserve">, </w:t>
      </w:r>
      <w:r w:rsidRPr="007A06F5">
        <w:rPr>
          <w:lang w:val="la-Latn"/>
        </w:rPr>
        <w:t>in tertio vero ad mundanam per</w:t>
      </w:r>
      <w:r w:rsidR="00DD545C" w:rsidRPr="007A06F5">
        <w:rPr>
          <w:lang w:val="la-Latn"/>
        </w:rPr>
        <w:t>tinentia legem</w:t>
      </w:r>
      <w:r w:rsidR="009B2994" w:rsidRPr="007A06F5">
        <w:rPr>
          <w:lang w:val="la-Latn"/>
        </w:rPr>
        <w:t xml:space="preserve">, </w:t>
      </w:r>
      <w:r w:rsidR="00DD545C" w:rsidRPr="007A06F5">
        <w:rPr>
          <w:lang w:val="la-Latn"/>
        </w:rPr>
        <w:t>quae domnus Ka</w:t>
      </w:r>
      <w:r w:rsidRPr="007A06F5">
        <w:rPr>
          <w:lang w:val="la-Latn"/>
        </w:rPr>
        <w:t>rolus imperator fecit</w:t>
      </w:r>
      <w:r w:rsidR="009B2994" w:rsidRPr="007A06F5">
        <w:rPr>
          <w:lang w:val="la-Latn"/>
        </w:rPr>
        <w:t xml:space="preserve">, </w:t>
      </w:r>
      <w:r w:rsidRPr="007A06F5">
        <w:rPr>
          <w:lang w:val="la-Latn"/>
        </w:rPr>
        <w:t>congessi</w:t>
      </w:r>
      <w:r w:rsidR="009B2994" w:rsidRPr="007A06F5">
        <w:rPr>
          <w:lang w:val="la-Latn"/>
        </w:rPr>
        <w:t xml:space="preserve">. </w:t>
      </w:r>
      <w:r w:rsidRPr="007A06F5">
        <w:rPr>
          <w:lang w:val="la-Latn"/>
        </w:rPr>
        <w:t xml:space="preserve">Nunc iam in quarto illa ad mundanae augmentum legis </w:t>
      </w:r>
      <w:r w:rsidR="00DD545C" w:rsidRPr="007A06F5">
        <w:rPr>
          <w:lang w:val="la-Latn"/>
        </w:rPr>
        <w:t>pertinentia</w:t>
      </w:r>
      <w:r w:rsidRPr="007A06F5">
        <w:rPr>
          <w:lang w:val="la-Latn"/>
        </w:rPr>
        <w:t>, quae praeclarissimus domnus Hludowicus au</w:t>
      </w:r>
      <w:r w:rsidR="00DD545C" w:rsidRPr="007A06F5">
        <w:rPr>
          <w:lang w:val="la-Latn"/>
        </w:rPr>
        <w:t>gustus et Hlotharius caesar fe</w:t>
      </w:r>
      <w:r w:rsidRPr="007A06F5">
        <w:rPr>
          <w:lang w:val="la-Latn"/>
        </w:rPr>
        <w:t>cerunt</w:t>
      </w:r>
      <w:r w:rsidR="009B2994" w:rsidRPr="007A06F5">
        <w:rPr>
          <w:lang w:val="la-Latn"/>
        </w:rPr>
        <w:t xml:space="preserve">, </w:t>
      </w:r>
      <w:r w:rsidRPr="007A06F5">
        <w:rPr>
          <w:lang w:val="la-Latn"/>
        </w:rPr>
        <w:t>capitula adunavi libellulo</w:t>
      </w:r>
      <w:r w:rsidR="009B2994" w:rsidRPr="007A06F5">
        <w:rPr>
          <w:lang w:val="la-Latn"/>
        </w:rPr>
        <w:t xml:space="preserve">. </w:t>
      </w:r>
    </w:p>
    <w:p w14:paraId="41679C12" w14:textId="2DD89474" w:rsidR="008050BE" w:rsidRPr="007A06F5" w:rsidRDefault="008050BE" w:rsidP="00450DB4">
      <w:pPr>
        <w:pStyle w:val="Normlnweb"/>
        <w:spacing w:before="0" w:beforeAutospacing="0" w:after="120" w:afterAutospacing="0"/>
        <w:rPr>
          <w:lang w:val="la-Latn"/>
        </w:rPr>
      </w:pPr>
      <w:r w:rsidRPr="007A06F5">
        <w:rPr>
          <w:lang w:val="la-Latn"/>
        </w:rPr>
        <w:t>INCIPIUNT CAPITULA</w:t>
      </w:r>
      <w:r w:rsidR="009B2994" w:rsidRPr="007A06F5">
        <w:rPr>
          <w:lang w:val="la-Latn"/>
        </w:rPr>
        <w:t xml:space="preserve">. </w:t>
      </w:r>
    </w:p>
    <w:p w14:paraId="3EDB2AAB" w14:textId="17C9B171" w:rsidR="008050BE" w:rsidRPr="007A06F5" w:rsidRDefault="008050BE" w:rsidP="00450DB4">
      <w:pPr>
        <w:pStyle w:val="Normlnweb"/>
        <w:spacing w:before="0" w:beforeAutospacing="0" w:after="120" w:afterAutospacing="0"/>
        <w:rPr>
          <w:lang w:val="la-Latn"/>
        </w:rPr>
      </w:pPr>
      <w:r w:rsidRPr="007A06F5">
        <w:rPr>
          <w:lang w:val="la-Latn"/>
        </w:rPr>
        <w:t>I</w:t>
      </w:r>
      <w:r w:rsidR="009B2994" w:rsidRPr="007A06F5">
        <w:rPr>
          <w:lang w:val="la-Latn"/>
        </w:rPr>
        <w:t xml:space="preserve">. </w:t>
      </w:r>
      <w:r w:rsidRPr="007A06F5">
        <w:rPr>
          <w:lang w:val="la-Latn"/>
        </w:rPr>
        <w:t>De servis per contumatiam alicui vim inferentibus</w:t>
      </w:r>
      <w:r w:rsidR="009B2994" w:rsidRPr="007A06F5">
        <w:rPr>
          <w:lang w:val="la-Latn"/>
        </w:rPr>
        <w:t xml:space="preserve">. </w:t>
      </w:r>
    </w:p>
    <w:p w14:paraId="7900AA93" w14:textId="5C3926FD" w:rsidR="008050BE" w:rsidRPr="007A06F5" w:rsidRDefault="008050BE" w:rsidP="00450DB4">
      <w:pPr>
        <w:pStyle w:val="Normlnweb"/>
        <w:spacing w:before="0" w:beforeAutospacing="0" w:after="120" w:afterAutospacing="0"/>
        <w:rPr>
          <w:lang w:val="la-Latn"/>
        </w:rPr>
      </w:pPr>
      <w:r w:rsidRPr="007A06F5">
        <w:rPr>
          <w:lang w:val="la-Latn"/>
        </w:rPr>
        <w:t>II</w:t>
      </w:r>
      <w:r w:rsidR="009B2994" w:rsidRPr="007A06F5">
        <w:rPr>
          <w:lang w:val="la-Latn"/>
        </w:rPr>
        <w:t xml:space="preserve">. </w:t>
      </w:r>
      <w:r w:rsidRPr="007A06F5">
        <w:rPr>
          <w:lang w:val="la-Latn"/>
        </w:rPr>
        <w:t>De rebus vel mancipiis a fisco regali occupatis</w:t>
      </w:r>
      <w:r w:rsidR="009B2994" w:rsidRPr="007A06F5">
        <w:rPr>
          <w:lang w:val="la-Latn"/>
        </w:rPr>
        <w:t xml:space="preserve">. </w:t>
      </w:r>
    </w:p>
    <w:p w14:paraId="299CBC0B" w14:textId="038E3DDA" w:rsidR="008050BE" w:rsidRPr="007A06F5" w:rsidRDefault="008050BE" w:rsidP="00450DB4">
      <w:pPr>
        <w:pStyle w:val="Normlnweb"/>
        <w:spacing w:before="0" w:beforeAutospacing="0" w:after="120" w:afterAutospacing="0"/>
        <w:rPr>
          <w:lang w:val="la-Latn"/>
        </w:rPr>
      </w:pPr>
      <w:r w:rsidRPr="007A06F5">
        <w:rPr>
          <w:lang w:val="la-Latn"/>
        </w:rPr>
        <w:t>III</w:t>
      </w:r>
      <w:r w:rsidR="009B2994" w:rsidRPr="007A06F5">
        <w:rPr>
          <w:lang w:val="la-Latn"/>
        </w:rPr>
        <w:t xml:space="preserve">. </w:t>
      </w:r>
      <w:r w:rsidRPr="007A06F5">
        <w:rPr>
          <w:lang w:val="la-Latn"/>
        </w:rPr>
        <w:t>De servis vel ecclesiasticis in fiscum regalem confugientibus</w:t>
      </w:r>
      <w:r w:rsidR="009B2994" w:rsidRPr="007A06F5">
        <w:rPr>
          <w:lang w:val="la-Latn"/>
        </w:rPr>
        <w:t xml:space="preserve">. </w:t>
      </w:r>
    </w:p>
    <w:p w14:paraId="7CE6C889" w14:textId="016C9748" w:rsidR="008050BE" w:rsidRPr="007A06F5" w:rsidRDefault="008050BE" w:rsidP="00450DB4">
      <w:pPr>
        <w:pStyle w:val="Normlnweb"/>
        <w:spacing w:before="0" w:beforeAutospacing="0" w:after="120" w:afterAutospacing="0"/>
        <w:rPr>
          <w:lang w:val="la-Latn"/>
        </w:rPr>
      </w:pPr>
      <w:r w:rsidRPr="007A06F5">
        <w:rPr>
          <w:lang w:val="la-Latn"/>
        </w:rPr>
        <w:t>IIII</w:t>
      </w:r>
      <w:r w:rsidR="009B2994" w:rsidRPr="007A06F5">
        <w:rPr>
          <w:lang w:val="la-Latn"/>
        </w:rPr>
        <w:t xml:space="preserve">. </w:t>
      </w:r>
      <w:r w:rsidRPr="007A06F5">
        <w:rPr>
          <w:lang w:val="la-Latn"/>
        </w:rPr>
        <w:t>De vassis dominicis ad marcam custodiendam constitutis</w:t>
      </w:r>
      <w:r w:rsidR="009B2994" w:rsidRPr="007A06F5">
        <w:rPr>
          <w:lang w:val="la-Latn"/>
        </w:rPr>
        <w:t xml:space="preserve">. </w:t>
      </w:r>
      <w:r w:rsidRPr="007A06F5">
        <w:rPr>
          <w:lang w:val="la-Latn"/>
        </w:rPr>
        <w:t>/</w:t>
      </w:r>
    </w:p>
    <w:p w14:paraId="1C42C688" w14:textId="79FCD5E3" w:rsidR="008050BE" w:rsidRPr="007A06F5" w:rsidRDefault="008050BE" w:rsidP="00450DB4">
      <w:pPr>
        <w:pStyle w:val="Normlnweb"/>
        <w:spacing w:before="0" w:beforeAutospacing="0" w:after="120" w:afterAutospacing="0"/>
        <w:rPr>
          <w:lang w:val="la-Latn"/>
        </w:rPr>
      </w:pPr>
      <w:r w:rsidRPr="007A06F5">
        <w:rPr>
          <w:lang w:val="la-Latn"/>
        </w:rPr>
        <w:t>V</w:t>
      </w:r>
      <w:r w:rsidR="009B2994" w:rsidRPr="007A06F5">
        <w:rPr>
          <w:lang w:val="la-Latn"/>
        </w:rPr>
        <w:t xml:space="preserve">. </w:t>
      </w:r>
      <w:r w:rsidRPr="007A06F5">
        <w:rPr>
          <w:lang w:val="la-Latn"/>
        </w:rPr>
        <w:t>De comitibus ad custodiam maritimam deputatis</w:t>
      </w:r>
      <w:r w:rsidR="009B2994" w:rsidRPr="007A06F5">
        <w:rPr>
          <w:lang w:val="la-Latn"/>
        </w:rPr>
        <w:t xml:space="preserve">. </w:t>
      </w:r>
    </w:p>
    <w:p w14:paraId="48C6FFA9" w14:textId="046CB535" w:rsidR="008050BE" w:rsidRPr="007A06F5" w:rsidRDefault="008050BE" w:rsidP="00450DB4">
      <w:pPr>
        <w:pStyle w:val="Normlnweb"/>
        <w:spacing w:before="0" w:beforeAutospacing="0" w:after="120" w:afterAutospacing="0"/>
        <w:rPr>
          <w:lang w:val="la-Latn"/>
        </w:rPr>
      </w:pPr>
      <w:r w:rsidRPr="007A06F5">
        <w:rPr>
          <w:lang w:val="la-Latn"/>
        </w:rPr>
        <w:t>VI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propter incestum res proprias amiserunt</w:t>
      </w:r>
      <w:r w:rsidR="009B2994" w:rsidRPr="007A06F5">
        <w:rPr>
          <w:lang w:val="la-Latn"/>
        </w:rPr>
        <w:t xml:space="preserve">. </w:t>
      </w:r>
    </w:p>
    <w:p w14:paraId="7200E105" w14:textId="64EBB655" w:rsidR="008050BE" w:rsidRPr="007A06F5" w:rsidRDefault="008050BE" w:rsidP="00450DB4">
      <w:pPr>
        <w:pStyle w:val="Normlnweb"/>
        <w:spacing w:before="0" w:beforeAutospacing="0" w:after="120" w:afterAutospacing="0"/>
        <w:rPr>
          <w:lang w:val="la-Latn"/>
        </w:rPr>
      </w:pPr>
      <w:r w:rsidRPr="007A06F5">
        <w:rPr>
          <w:lang w:val="la-Latn"/>
        </w:rPr>
        <w:t>VII</w:t>
      </w:r>
      <w:r w:rsidR="009B2994" w:rsidRPr="007A06F5">
        <w:rPr>
          <w:lang w:val="la-Latn"/>
        </w:rPr>
        <w:t xml:space="preserve">. </w:t>
      </w:r>
      <w:r w:rsidRPr="007A06F5">
        <w:rPr>
          <w:lang w:val="la-Latn"/>
        </w:rPr>
        <w:t>De coniurationibus servorum in Flandris</w:t>
      </w:r>
      <w:r w:rsidR="00DD545C" w:rsidRPr="007A06F5">
        <w:rPr>
          <w:lang w:val="la-Latn"/>
        </w:rPr>
        <w:t xml:space="preserve"> et in Mempisco et in caeteris </w:t>
      </w:r>
      <w:r w:rsidRPr="007A06F5">
        <w:rPr>
          <w:lang w:val="la-Latn"/>
        </w:rPr>
        <w:t>maritimis locis</w:t>
      </w:r>
      <w:r w:rsidR="009B2994" w:rsidRPr="007A06F5">
        <w:rPr>
          <w:lang w:val="la-Latn"/>
        </w:rPr>
        <w:t xml:space="preserve">. </w:t>
      </w:r>
    </w:p>
    <w:p w14:paraId="26C5614C" w14:textId="7BE37E6F" w:rsidR="008050BE" w:rsidRPr="007A06F5" w:rsidRDefault="008050BE" w:rsidP="00450DB4">
      <w:pPr>
        <w:pStyle w:val="Normlnweb"/>
        <w:spacing w:before="0" w:beforeAutospacing="0" w:after="120" w:afterAutospacing="0"/>
        <w:rPr>
          <w:lang w:val="la-Latn"/>
        </w:rPr>
      </w:pPr>
      <w:r w:rsidRPr="007A06F5">
        <w:rPr>
          <w:lang w:val="la-Latn"/>
        </w:rPr>
        <w:t>VIII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in litore maris salem faciunt</w:t>
      </w:r>
      <w:r w:rsidR="009B2994" w:rsidRPr="007A06F5">
        <w:rPr>
          <w:lang w:val="la-Latn"/>
        </w:rPr>
        <w:t xml:space="preserve">. </w:t>
      </w:r>
    </w:p>
    <w:p w14:paraId="12293B21" w14:textId="4C2E29C9" w:rsidR="008050BE" w:rsidRPr="007A06F5" w:rsidRDefault="008050BE" w:rsidP="00450DB4">
      <w:pPr>
        <w:pStyle w:val="Normlnweb"/>
        <w:spacing w:before="0" w:beforeAutospacing="0" w:after="120" w:afterAutospacing="0"/>
        <w:rPr>
          <w:lang w:val="la-Latn"/>
        </w:rPr>
      </w:pPr>
      <w:r w:rsidRPr="007A06F5">
        <w:rPr>
          <w:lang w:val="la-Latn"/>
        </w:rPr>
        <w:t>VIIII</w:t>
      </w:r>
      <w:r w:rsidR="009B2994" w:rsidRPr="007A06F5">
        <w:rPr>
          <w:lang w:val="la-Latn"/>
        </w:rPr>
        <w:t xml:space="preserve">. </w:t>
      </w:r>
      <w:r w:rsidRPr="007A06F5">
        <w:rPr>
          <w:lang w:val="la-Latn"/>
        </w:rPr>
        <w:t>De uxoribus defunctorum</w:t>
      </w:r>
      <w:r w:rsidR="009B2994" w:rsidRPr="007A06F5">
        <w:rPr>
          <w:lang w:val="la-Latn"/>
        </w:rPr>
        <w:t xml:space="preserve">, </w:t>
      </w:r>
      <w:r w:rsidRPr="007A06F5">
        <w:rPr>
          <w:lang w:val="la-Latn"/>
        </w:rPr>
        <w:t>quam part</w:t>
      </w:r>
      <w:r w:rsidR="00DD545C" w:rsidRPr="007A06F5">
        <w:rPr>
          <w:lang w:val="la-Latn"/>
        </w:rPr>
        <w:t xml:space="preserve">em conlaborationis post obitum </w:t>
      </w:r>
      <w:r w:rsidRPr="007A06F5">
        <w:rPr>
          <w:lang w:val="la-Latn"/>
        </w:rPr>
        <w:t>maritorum accipere debent</w:t>
      </w:r>
      <w:r w:rsidR="009B2994" w:rsidRPr="007A06F5">
        <w:rPr>
          <w:lang w:val="la-Latn"/>
        </w:rPr>
        <w:t xml:space="preserve">. </w:t>
      </w:r>
    </w:p>
    <w:p w14:paraId="52CE1390" w14:textId="6CA74ADE" w:rsidR="008050BE" w:rsidRPr="007A06F5" w:rsidRDefault="008050BE" w:rsidP="00450DB4">
      <w:pPr>
        <w:pStyle w:val="Normlnweb"/>
        <w:spacing w:before="0" w:beforeAutospacing="0" w:after="120" w:afterAutospacing="0"/>
        <w:rPr>
          <w:lang w:val="la-Latn"/>
        </w:rPr>
      </w:pPr>
      <w:r w:rsidRPr="007A06F5">
        <w:rPr>
          <w:lang w:val="la-Latn"/>
        </w:rPr>
        <w:t>X</w:t>
      </w:r>
      <w:r w:rsidR="009B2994" w:rsidRPr="007A06F5">
        <w:rPr>
          <w:lang w:val="la-Latn"/>
        </w:rPr>
        <w:t xml:space="preserve">. </w:t>
      </w:r>
      <w:r w:rsidRPr="007A06F5">
        <w:rPr>
          <w:lang w:val="la-Latn"/>
        </w:rPr>
        <w:t>De aggeribus iuxta Ligerim faciendis</w:t>
      </w:r>
      <w:r w:rsidR="009B2994" w:rsidRPr="007A06F5">
        <w:rPr>
          <w:lang w:val="la-Latn"/>
        </w:rPr>
        <w:t xml:space="preserve">. </w:t>
      </w:r>
    </w:p>
    <w:p w14:paraId="46D16C74" w14:textId="2C1BEB51" w:rsidR="008050BE" w:rsidRPr="007A06F5" w:rsidRDefault="008050BE" w:rsidP="00450DB4">
      <w:pPr>
        <w:pStyle w:val="Normlnweb"/>
        <w:spacing w:before="0" w:beforeAutospacing="0" w:after="120" w:afterAutospacing="0"/>
        <w:rPr>
          <w:lang w:val="la-Latn"/>
        </w:rPr>
      </w:pPr>
      <w:r w:rsidRPr="007A06F5">
        <w:rPr>
          <w:lang w:val="la-Latn"/>
        </w:rPr>
        <w:lastRenderedPageBreak/>
        <w:t>XI</w:t>
      </w:r>
      <w:r w:rsidR="009B2994" w:rsidRPr="007A06F5">
        <w:rPr>
          <w:lang w:val="la-Latn"/>
        </w:rPr>
        <w:t xml:space="preserve">. </w:t>
      </w:r>
      <w:r w:rsidRPr="007A06F5">
        <w:rPr>
          <w:lang w:val="la-Latn"/>
        </w:rPr>
        <w:t>De duodecim pontibus super Sequanam restaurandis</w:t>
      </w:r>
      <w:r w:rsidR="009B2994" w:rsidRPr="007A06F5">
        <w:rPr>
          <w:lang w:val="la-Latn"/>
        </w:rPr>
        <w:t xml:space="preserve">. </w:t>
      </w:r>
    </w:p>
    <w:p w14:paraId="6B3A829E" w14:textId="74377921" w:rsidR="008050BE" w:rsidRPr="007A06F5" w:rsidRDefault="008050BE" w:rsidP="00450DB4">
      <w:pPr>
        <w:pStyle w:val="Normlnweb"/>
        <w:spacing w:before="0" w:beforeAutospacing="0" w:after="120" w:afterAutospacing="0"/>
        <w:rPr>
          <w:lang w:val="la-Latn"/>
        </w:rPr>
      </w:pPr>
      <w:r w:rsidRPr="007A06F5">
        <w:rPr>
          <w:lang w:val="la-Latn"/>
        </w:rPr>
        <w:t>XII</w:t>
      </w:r>
      <w:r w:rsidR="009B2994" w:rsidRPr="007A06F5">
        <w:rPr>
          <w:lang w:val="la-Latn"/>
        </w:rPr>
        <w:t xml:space="preserve">. </w:t>
      </w:r>
      <w:r w:rsidRPr="007A06F5">
        <w:rPr>
          <w:lang w:val="la-Latn"/>
        </w:rPr>
        <w:t>De omnibus pontibus faciendis</w:t>
      </w:r>
      <w:r w:rsidR="009B2994" w:rsidRPr="007A06F5">
        <w:rPr>
          <w:lang w:val="la-Latn"/>
        </w:rPr>
        <w:t xml:space="preserve">. </w:t>
      </w:r>
    </w:p>
    <w:p w14:paraId="3EB1D77E" w14:textId="190B67E9" w:rsidR="008050BE" w:rsidRPr="007A06F5" w:rsidRDefault="008050BE" w:rsidP="00450DB4">
      <w:pPr>
        <w:pStyle w:val="Normlnweb"/>
        <w:spacing w:before="0" w:beforeAutospacing="0" w:after="120" w:afterAutospacing="0"/>
        <w:rPr>
          <w:lang w:val="la-Latn"/>
        </w:rPr>
      </w:pPr>
      <w:r w:rsidRPr="007A06F5">
        <w:rPr>
          <w:lang w:val="la-Latn"/>
        </w:rPr>
        <w:t>XIII</w:t>
      </w:r>
      <w:r w:rsidR="009B2994" w:rsidRPr="007A06F5">
        <w:rPr>
          <w:lang w:val="la-Latn"/>
        </w:rPr>
        <w:t xml:space="preserve">. </w:t>
      </w:r>
      <w:r w:rsidRPr="007A06F5">
        <w:rPr>
          <w:lang w:val="la-Latn"/>
        </w:rPr>
        <w:t>De honore ecclesiarum</w:t>
      </w:r>
      <w:r w:rsidR="009B2994" w:rsidRPr="007A06F5">
        <w:rPr>
          <w:lang w:val="la-Latn"/>
        </w:rPr>
        <w:t xml:space="preserve">. </w:t>
      </w:r>
    </w:p>
    <w:p w14:paraId="47A4CC6C" w14:textId="1C3D86A6" w:rsidR="008050BE" w:rsidRPr="007A06F5" w:rsidRDefault="008050BE" w:rsidP="00450DB4">
      <w:pPr>
        <w:pStyle w:val="Normlnweb"/>
        <w:spacing w:before="0" w:beforeAutospacing="0" w:after="120" w:afterAutospacing="0"/>
        <w:rPr>
          <w:lang w:val="la-Latn"/>
        </w:rPr>
      </w:pPr>
      <w:r w:rsidRPr="007A06F5">
        <w:rPr>
          <w:lang w:val="la-Latn"/>
        </w:rPr>
        <w:t>XIIII</w:t>
      </w:r>
      <w:r w:rsidR="009B2994" w:rsidRPr="007A06F5">
        <w:rPr>
          <w:lang w:val="la-Latn"/>
        </w:rPr>
        <w:t xml:space="preserve">. </w:t>
      </w:r>
      <w:r w:rsidRPr="007A06F5">
        <w:rPr>
          <w:lang w:val="la-Latn"/>
        </w:rPr>
        <w:t>De iniuriis sacerdotum vel quorumlibet ex clero in ecclesia factis</w:t>
      </w:r>
      <w:r w:rsidR="009B2994" w:rsidRPr="007A06F5">
        <w:rPr>
          <w:lang w:val="la-Latn"/>
        </w:rPr>
        <w:t xml:space="preserve">. </w:t>
      </w:r>
    </w:p>
    <w:p w14:paraId="1843284C" w14:textId="5539298E" w:rsidR="008050BE" w:rsidRPr="007A06F5" w:rsidRDefault="008050BE" w:rsidP="00450DB4">
      <w:pPr>
        <w:pStyle w:val="Normlnweb"/>
        <w:spacing w:before="0" w:beforeAutospacing="0" w:after="120" w:afterAutospacing="0"/>
        <w:rPr>
          <w:lang w:val="la-Latn"/>
        </w:rPr>
      </w:pPr>
      <w:r w:rsidRPr="007A06F5">
        <w:rPr>
          <w:lang w:val="la-Latn"/>
        </w:rPr>
        <w:t>XV</w:t>
      </w:r>
      <w:r w:rsidR="009B2994" w:rsidRPr="007A06F5">
        <w:rPr>
          <w:lang w:val="la-Latn"/>
        </w:rPr>
        <w:t xml:space="preserve">. </w:t>
      </w:r>
      <w:r w:rsidRPr="007A06F5">
        <w:rPr>
          <w:lang w:val="la-Latn"/>
        </w:rPr>
        <w:t>De solutione occisi presbiteri</w:t>
      </w:r>
      <w:r w:rsidR="009B2994" w:rsidRPr="007A06F5">
        <w:rPr>
          <w:lang w:val="la-Latn"/>
        </w:rPr>
        <w:t xml:space="preserve">. </w:t>
      </w:r>
    </w:p>
    <w:p w14:paraId="636DB603" w14:textId="5E721A79" w:rsidR="008050BE" w:rsidRPr="007A06F5" w:rsidRDefault="008050BE" w:rsidP="00450DB4">
      <w:pPr>
        <w:pStyle w:val="Normlnweb"/>
        <w:spacing w:before="0" w:beforeAutospacing="0" w:after="120" w:afterAutospacing="0"/>
        <w:rPr>
          <w:lang w:val="la-Latn"/>
        </w:rPr>
      </w:pPr>
      <w:r w:rsidRPr="007A06F5">
        <w:rPr>
          <w:lang w:val="la-Latn"/>
        </w:rPr>
        <w:t>XV</w:t>
      </w:r>
      <w:r w:rsidR="009B2994" w:rsidRPr="007A06F5">
        <w:rPr>
          <w:lang w:val="la-Latn"/>
        </w:rPr>
        <w:t xml:space="preserve">. </w:t>
      </w:r>
      <w:r w:rsidRPr="007A06F5">
        <w:rPr>
          <w:lang w:val="la-Latn"/>
        </w:rPr>
        <w:t>De viduis</w:t>
      </w:r>
      <w:r w:rsidR="009B2994" w:rsidRPr="007A06F5">
        <w:rPr>
          <w:lang w:val="la-Latn"/>
        </w:rPr>
        <w:t xml:space="preserve">, </w:t>
      </w:r>
      <w:r w:rsidRPr="007A06F5">
        <w:rPr>
          <w:lang w:val="la-Latn"/>
        </w:rPr>
        <w:t>pupillis et pauperibus</w:t>
      </w:r>
      <w:r w:rsidR="009B2994" w:rsidRPr="007A06F5">
        <w:rPr>
          <w:lang w:val="la-Latn"/>
        </w:rPr>
        <w:t xml:space="preserve">. </w:t>
      </w:r>
    </w:p>
    <w:p w14:paraId="02EC7918" w14:textId="5E5684A7" w:rsidR="008050BE" w:rsidRPr="007A06F5" w:rsidRDefault="008050BE" w:rsidP="00450DB4">
      <w:pPr>
        <w:pStyle w:val="Normlnweb"/>
        <w:spacing w:before="0" w:beforeAutospacing="0" w:after="120" w:afterAutospacing="0"/>
        <w:rPr>
          <w:lang w:val="la-Latn"/>
        </w:rPr>
      </w:pPr>
      <w:r w:rsidRPr="007A06F5">
        <w:rPr>
          <w:lang w:val="la-Latn"/>
        </w:rPr>
        <w:t>XVI</w:t>
      </w:r>
      <w:r w:rsidR="009B2994" w:rsidRPr="007A06F5">
        <w:rPr>
          <w:lang w:val="la-Latn"/>
        </w:rPr>
        <w:t xml:space="preserve">, </w:t>
      </w:r>
      <w:r w:rsidRPr="007A06F5">
        <w:rPr>
          <w:lang w:val="la-Latn"/>
        </w:rPr>
        <w:t>De raptu viduarum</w:t>
      </w:r>
      <w:r w:rsidR="009B2994" w:rsidRPr="007A06F5">
        <w:rPr>
          <w:lang w:val="la-Latn"/>
        </w:rPr>
        <w:t xml:space="preserve">. </w:t>
      </w:r>
    </w:p>
    <w:p w14:paraId="44EE45B1" w14:textId="583ED842" w:rsidR="008050BE" w:rsidRPr="007A06F5" w:rsidRDefault="008050BE" w:rsidP="00450DB4">
      <w:pPr>
        <w:pStyle w:val="Normlnweb"/>
        <w:spacing w:before="0" w:beforeAutospacing="0" w:after="120" w:afterAutospacing="0"/>
        <w:rPr>
          <w:lang w:val="la-Latn"/>
        </w:rPr>
      </w:pPr>
      <w:r w:rsidRPr="007A06F5">
        <w:rPr>
          <w:lang w:val="la-Latn"/>
        </w:rPr>
        <w:t>XVII</w:t>
      </w:r>
      <w:r w:rsidR="009B2994" w:rsidRPr="007A06F5">
        <w:rPr>
          <w:lang w:val="la-Latn"/>
        </w:rPr>
        <w:t xml:space="preserve">. </w:t>
      </w:r>
      <w:r w:rsidRPr="007A06F5">
        <w:rPr>
          <w:lang w:val="la-Latn"/>
        </w:rPr>
        <w:t>De homine publicam paenitentiam agente interfecto</w:t>
      </w:r>
      <w:r w:rsidR="009B2994" w:rsidRPr="007A06F5">
        <w:rPr>
          <w:lang w:val="la-Latn"/>
        </w:rPr>
        <w:t xml:space="preserve">. </w:t>
      </w:r>
    </w:p>
    <w:p w14:paraId="51D68F93" w14:textId="2EA5775B" w:rsidR="008050BE" w:rsidRPr="007A06F5" w:rsidRDefault="008050BE" w:rsidP="00450DB4">
      <w:pPr>
        <w:pStyle w:val="Normlnweb"/>
        <w:spacing w:before="0" w:beforeAutospacing="0" w:after="120" w:afterAutospacing="0"/>
        <w:rPr>
          <w:lang w:val="la-Latn"/>
        </w:rPr>
      </w:pPr>
      <w:r w:rsidRPr="007A06F5">
        <w:rPr>
          <w:lang w:val="la-Latn"/>
        </w:rPr>
        <w:t>XVIII</w:t>
      </w:r>
      <w:r w:rsidR="009B2994" w:rsidRPr="007A06F5">
        <w:rPr>
          <w:lang w:val="la-Latn"/>
        </w:rPr>
        <w:t xml:space="preserve">. </w:t>
      </w:r>
      <w:r w:rsidRPr="007A06F5">
        <w:rPr>
          <w:lang w:val="la-Latn"/>
        </w:rPr>
        <w:t>De homine libero</w:t>
      </w:r>
      <w:r w:rsidR="009B2994" w:rsidRPr="007A06F5">
        <w:rPr>
          <w:lang w:val="la-Latn"/>
        </w:rPr>
        <w:t xml:space="preserve">, </w:t>
      </w:r>
      <w:r w:rsidRPr="007A06F5">
        <w:rPr>
          <w:lang w:val="la-Latn"/>
        </w:rPr>
        <w:t>ut potestatem habeat</w:t>
      </w:r>
      <w:r w:rsidR="009B2994" w:rsidRPr="007A06F5">
        <w:rPr>
          <w:lang w:val="la-Latn"/>
        </w:rPr>
        <w:t xml:space="preserve">, </w:t>
      </w:r>
      <w:r w:rsidR="00DD545C" w:rsidRPr="007A06F5">
        <w:rPr>
          <w:lang w:val="la-Latn"/>
        </w:rPr>
        <w:t>ubicumque voluerit</w:t>
      </w:r>
      <w:r w:rsidR="009B2994" w:rsidRPr="007A06F5">
        <w:rPr>
          <w:lang w:val="la-Latn"/>
        </w:rPr>
        <w:t xml:space="preserve">, </w:t>
      </w:r>
      <w:r w:rsidR="00DD545C" w:rsidRPr="007A06F5">
        <w:rPr>
          <w:lang w:val="la-Latn"/>
        </w:rPr>
        <w:t xml:space="preserve">res suas </w:t>
      </w:r>
      <w:r w:rsidRPr="007A06F5">
        <w:rPr>
          <w:lang w:val="la-Latn"/>
        </w:rPr>
        <w:t>dare</w:t>
      </w:r>
      <w:r w:rsidR="009B2994" w:rsidRPr="007A06F5">
        <w:rPr>
          <w:lang w:val="la-Latn"/>
        </w:rPr>
        <w:t xml:space="preserve">, </w:t>
      </w:r>
      <w:r w:rsidRPr="007A06F5">
        <w:rPr>
          <w:lang w:val="la-Latn"/>
        </w:rPr>
        <w:t>et qualiter hoc facere debeat</w:t>
      </w:r>
      <w:r w:rsidR="009B2994" w:rsidRPr="007A06F5">
        <w:rPr>
          <w:lang w:val="la-Latn"/>
        </w:rPr>
        <w:t xml:space="preserve">. </w:t>
      </w:r>
    </w:p>
    <w:p w14:paraId="2F4ED60A" w14:textId="73354DAC" w:rsidR="008050BE" w:rsidRPr="007A06F5" w:rsidRDefault="008050BE" w:rsidP="00450DB4">
      <w:pPr>
        <w:pStyle w:val="Normlnweb"/>
        <w:spacing w:before="0" w:beforeAutospacing="0" w:after="120" w:afterAutospacing="0"/>
        <w:rPr>
          <w:lang w:val="la-Latn"/>
        </w:rPr>
      </w:pPr>
      <w:r w:rsidRPr="007A06F5">
        <w:rPr>
          <w:lang w:val="la-Latn"/>
        </w:rPr>
        <w:t>XVIIII</w:t>
      </w:r>
      <w:r w:rsidR="009B2994" w:rsidRPr="007A06F5">
        <w:rPr>
          <w:lang w:val="la-Latn"/>
        </w:rPr>
        <w:t xml:space="preserve">. </w:t>
      </w:r>
      <w:r w:rsidRPr="007A06F5">
        <w:rPr>
          <w:lang w:val="la-Latn"/>
        </w:rPr>
        <w:t>De homicidiis prohibendis</w:t>
      </w:r>
      <w:r w:rsidR="009B2994" w:rsidRPr="007A06F5">
        <w:rPr>
          <w:lang w:val="la-Latn"/>
        </w:rPr>
        <w:t xml:space="preserve">. </w:t>
      </w:r>
    </w:p>
    <w:p w14:paraId="7E761D17" w14:textId="3DD53509" w:rsidR="008050BE" w:rsidRPr="007A06F5" w:rsidRDefault="008050BE" w:rsidP="00450DB4">
      <w:pPr>
        <w:pStyle w:val="Normlnweb"/>
        <w:spacing w:before="0" w:beforeAutospacing="0" w:after="120" w:afterAutospacing="0"/>
        <w:rPr>
          <w:lang w:val="la-Latn"/>
        </w:rPr>
      </w:pPr>
      <w:r w:rsidRPr="007A06F5">
        <w:rPr>
          <w:lang w:val="la-Latn"/>
        </w:rPr>
        <w:t>XX</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quid in compositionem wirgildi dari debeat</w:t>
      </w:r>
      <w:r w:rsidR="009B2994" w:rsidRPr="007A06F5">
        <w:rPr>
          <w:lang w:val="la-Latn"/>
        </w:rPr>
        <w:t xml:space="preserve">. </w:t>
      </w:r>
      <w:r w:rsidRPr="007A06F5">
        <w:rPr>
          <w:lang w:val="la-Latn"/>
        </w:rPr>
        <w:t>/</w:t>
      </w:r>
    </w:p>
    <w:p w14:paraId="1B09C110" w14:textId="480DEF93" w:rsidR="008050BE" w:rsidRPr="007A06F5" w:rsidRDefault="008050BE" w:rsidP="00450DB4">
      <w:pPr>
        <w:pStyle w:val="Normlnweb"/>
        <w:spacing w:before="0" w:beforeAutospacing="0" w:after="120" w:afterAutospacing="0"/>
        <w:rPr>
          <w:lang w:val="la-Latn"/>
        </w:rPr>
      </w:pPr>
      <w:r w:rsidRPr="007A06F5">
        <w:rPr>
          <w:lang w:val="la-Latn"/>
        </w:rPr>
        <w:t>XXI</w:t>
      </w:r>
      <w:r w:rsidR="009B2994" w:rsidRPr="007A06F5">
        <w:rPr>
          <w:lang w:val="la-Latn"/>
        </w:rPr>
        <w:t xml:space="preserve">. </w:t>
      </w:r>
      <w:r w:rsidRPr="007A06F5">
        <w:rPr>
          <w:lang w:val="la-Latn"/>
        </w:rPr>
        <w:t>De raptu alienarum sponsarum</w:t>
      </w:r>
      <w:r w:rsidR="009B2994" w:rsidRPr="007A06F5">
        <w:rPr>
          <w:lang w:val="la-Latn"/>
        </w:rPr>
        <w:t xml:space="preserve">. </w:t>
      </w:r>
    </w:p>
    <w:p w14:paraId="604048DE" w14:textId="28785AFD" w:rsidR="008050BE" w:rsidRPr="007A06F5" w:rsidRDefault="008050BE" w:rsidP="00450DB4">
      <w:pPr>
        <w:pStyle w:val="Normlnweb"/>
        <w:spacing w:before="0" w:beforeAutospacing="0" w:after="120" w:afterAutospacing="0"/>
        <w:rPr>
          <w:lang w:val="la-Latn"/>
        </w:rPr>
      </w:pPr>
      <w:r w:rsidRPr="007A06F5">
        <w:rPr>
          <w:lang w:val="la-Latn"/>
        </w:rPr>
        <w:t>XXII</w:t>
      </w:r>
      <w:r w:rsidR="009B2994" w:rsidRPr="007A06F5">
        <w:rPr>
          <w:lang w:val="la-Latn"/>
        </w:rPr>
        <w:t xml:space="preserve">. </w:t>
      </w:r>
      <w:r w:rsidRPr="007A06F5">
        <w:rPr>
          <w:lang w:val="la-Latn"/>
        </w:rPr>
        <w:t>De falsis testibus convincendis</w:t>
      </w:r>
      <w:r w:rsidR="009B2994" w:rsidRPr="007A06F5">
        <w:rPr>
          <w:lang w:val="la-Latn"/>
        </w:rPr>
        <w:t xml:space="preserve">. </w:t>
      </w:r>
    </w:p>
    <w:p w14:paraId="1D38667C" w14:textId="0A769880" w:rsidR="008050BE" w:rsidRPr="007A06F5" w:rsidRDefault="008050BE" w:rsidP="00450DB4">
      <w:pPr>
        <w:pStyle w:val="Normlnweb"/>
        <w:spacing w:before="0" w:beforeAutospacing="0" w:after="120" w:afterAutospacing="0"/>
        <w:rPr>
          <w:lang w:val="la-Latn"/>
        </w:rPr>
      </w:pPr>
      <w:r w:rsidRPr="007A06F5">
        <w:rPr>
          <w:lang w:val="la-Latn"/>
        </w:rPr>
        <w:t>XXIII</w:t>
      </w:r>
      <w:r w:rsidR="009B2994" w:rsidRPr="007A06F5">
        <w:rPr>
          <w:lang w:val="la-Latn"/>
        </w:rPr>
        <w:t xml:space="preserve">. </w:t>
      </w:r>
      <w:r w:rsidRPr="007A06F5">
        <w:rPr>
          <w:lang w:val="la-Latn"/>
        </w:rPr>
        <w:t>De proprio in bannum misso</w:t>
      </w:r>
      <w:r w:rsidR="009B2994" w:rsidRPr="007A06F5">
        <w:rPr>
          <w:lang w:val="la-Latn"/>
        </w:rPr>
        <w:t xml:space="preserve">. </w:t>
      </w:r>
    </w:p>
    <w:p w14:paraId="17C063DD" w14:textId="76AFC34E" w:rsidR="008050BE" w:rsidRPr="007A06F5" w:rsidRDefault="008050BE" w:rsidP="00450DB4">
      <w:pPr>
        <w:pStyle w:val="Normlnweb"/>
        <w:spacing w:before="0" w:beforeAutospacing="0" w:after="120" w:afterAutospacing="0"/>
        <w:rPr>
          <w:lang w:val="la-Latn"/>
        </w:rPr>
      </w:pPr>
      <w:r w:rsidRPr="007A06F5">
        <w:rPr>
          <w:lang w:val="la-Latn"/>
        </w:rPr>
        <w:t>XXIIII</w:t>
      </w:r>
      <w:r w:rsidR="009B2994" w:rsidRPr="007A06F5">
        <w:rPr>
          <w:lang w:val="la-Latn"/>
        </w:rPr>
        <w:t xml:space="preserve">. </w:t>
      </w:r>
      <w:r w:rsidRPr="007A06F5">
        <w:rPr>
          <w:lang w:val="la-Latn"/>
        </w:rPr>
        <w:t>De mannire</w:t>
      </w:r>
      <w:r w:rsidR="009B2994" w:rsidRPr="007A06F5">
        <w:rPr>
          <w:lang w:val="la-Latn"/>
        </w:rPr>
        <w:t xml:space="preserve">. </w:t>
      </w:r>
    </w:p>
    <w:p w14:paraId="4AC3CD55" w14:textId="4EDD3B4A" w:rsidR="008050BE" w:rsidRPr="007A06F5" w:rsidRDefault="008050BE" w:rsidP="00450DB4">
      <w:pPr>
        <w:pStyle w:val="Normlnweb"/>
        <w:spacing w:before="0" w:beforeAutospacing="0" w:after="120" w:afterAutospacing="0"/>
        <w:rPr>
          <w:lang w:val="la-Latn"/>
        </w:rPr>
      </w:pPr>
      <w:r w:rsidRPr="007A06F5">
        <w:rPr>
          <w:lang w:val="la-Latn"/>
        </w:rPr>
        <w:t>XXVI</w:t>
      </w:r>
      <w:r w:rsidR="009B2994" w:rsidRPr="007A06F5">
        <w:rPr>
          <w:lang w:val="la-Latn"/>
        </w:rPr>
        <w:t xml:space="preserve">. </w:t>
      </w:r>
      <w:r w:rsidRPr="007A06F5">
        <w:rPr>
          <w:lang w:val="la-Latn"/>
        </w:rPr>
        <w:t>Qualiter de statu suo pulsatus evindicet libertatem suam</w:t>
      </w:r>
      <w:r w:rsidR="009B2994" w:rsidRPr="007A06F5">
        <w:rPr>
          <w:lang w:val="la-Latn"/>
        </w:rPr>
        <w:t xml:space="preserve">. </w:t>
      </w:r>
    </w:p>
    <w:p w14:paraId="54A90A9F" w14:textId="3238DEF4" w:rsidR="008050BE" w:rsidRPr="007A06F5" w:rsidRDefault="008050BE" w:rsidP="00450DB4">
      <w:pPr>
        <w:pStyle w:val="Normlnweb"/>
        <w:spacing w:before="0" w:beforeAutospacing="0" w:after="120" w:afterAutospacing="0"/>
        <w:rPr>
          <w:lang w:val="la-Latn"/>
        </w:rPr>
      </w:pPr>
      <w:r w:rsidRPr="007A06F5">
        <w:rPr>
          <w:lang w:val="la-Latn"/>
        </w:rPr>
        <w:t>XXV</w:t>
      </w:r>
      <w:r w:rsidR="009B2994" w:rsidRPr="007A06F5">
        <w:rPr>
          <w:lang w:val="la-Latn"/>
        </w:rPr>
        <w:t xml:space="preserve">. </w:t>
      </w:r>
      <w:r w:rsidRPr="007A06F5">
        <w:rPr>
          <w:lang w:val="la-Latn"/>
        </w:rPr>
        <w:t>De faidis cohercendis</w:t>
      </w:r>
      <w:r w:rsidR="009B2994" w:rsidRPr="007A06F5">
        <w:rPr>
          <w:lang w:val="la-Latn"/>
        </w:rPr>
        <w:t xml:space="preserve">. </w:t>
      </w:r>
    </w:p>
    <w:p w14:paraId="7409604F" w14:textId="5EC8F2E3" w:rsidR="008050BE" w:rsidRPr="007A06F5" w:rsidRDefault="008050BE" w:rsidP="00450DB4">
      <w:pPr>
        <w:pStyle w:val="Normlnweb"/>
        <w:spacing w:before="0" w:beforeAutospacing="0" w:after="120" w:afterAutospacing="0"/>
        <w:rPr>
          <w:lang w:val="la-Latn"/>
        </w:rPr>
      </w:pPr>
      <w:r w:rsidRPr="007A06F5">
        <w:rPr>
          <w:lang w:val="la-Latn"/>
        </w:rPr>
        <w:t>XXVI</w:t>
      </w:r>
      <w:r w:rsidR="009B2994" w:rsidRPr="007A06F5">
        <w:rPr>
          <w:lang w:val="la-Latn"/>
        </w:rPr>
        <w:t xml:space="preserve">. </w:t>
      </w:r>
      <w:r w:rsidRPr="007A06F5">
        <w:rPr>
          <w:lang w:val="la-Latn"/>
        </w:rPr>
        <w:t>De sacramentis</w:t>
      </w:r>
      <w:r w:rsidR="009B2994" w:rsidRPr="007A06F5">
        <w:rPr>
          <w:lang w:val="la-Latn"/>
        </w:rPr>
        <w:t xml:space="preserve">, </w:t>
      </w:r>
      <w:r w:rsidRPr="007A06F5">
        <w:rPr>
          <w:lang w:val="la-Latn"/>
        </w:rPr>
        <w:t>ubi iuranda sint</w:t>
      </w:r>
      <w:r w:rsidR="009B2994" w:rsidRPr="007A06F5">
        <w:rPr>
          <w:lang w:val="la-Latn"/>
        </w:rPr>
        <w:t xml:space="preserve">. </w:t>
      </w:r>
    </w:p>
    <w:p w14:paraId="26C09BC8" w14:textId="7728E6F2" w:rsidR="008050BE" w:rsidRPr="007A06F5" w:rsidRDefault="008050BE" w:rsidP="00450DB4">
      <w:pPr>
        <w:pStyle w:val="Normlnweb"/>
        <w:spacing w:before="0" w:beforeAutospacing="0" w:after="120" w:afterAutospacing="0"/>
        <w:rPr>
          <w:lang w:val="la-Latn"/>
        </w:rPr>
      </w:pPr>
      <w:r w:rsidRPr="007A06F5">
        <w:rPr>
          <w:lang w:val="la-Latn"/>
        </w:rPr>
        <w:t>XXVII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de furto accusati fuerint</w:t>
      </w:r>
      <w:r w:rsidR="009B2994" w:rsidRPr="007A06F5">
        <w:rPr>
          <w:lang w:val="la-Latn"/>
        </w:rPr>
        <w:t xml:space="preserve">. </w:t>
      </w:r>
    </w:p>
    <w:p w14:paraId="4624FC7B" w14:textId="1E82A1FC" w:rsidR="008050BE" w:rsidRPr="007A06F5" w:rsidRDefault="008050BE" w:rsidP="00450DB4">
      <w:pPr>
        <w:pStyle w:val="Normlnweb"/>
        <w:spacing w:before="0" w:beforeAutospacing="0" w:after="120" w:afterAutospacing="0"/>
        <w:rPr>
          <w:lang w:val="la-Latn"/>
        </w:rPr>
      </w:pPr>
      <w:r w:rsidRPr="007A06F5">
        <w:rPr>
          <w:lang w:val="la-Latn"/>
        </w:rPr>
        <w:t>XXVIII</w:t>
      </w:r>
      <w:r w:rsidR="009B2994" w:rsidRPr="007A06F5">
        <w:rPr>
          <w:lang w:val="la-Latn"/>
        </w:rPr>
        <w:t xml:space="preserve">. </w:t>
      </w:r>
      <w:r w:rsidRPr="007A06F5">
        <w:rPr>
          <w:lang w:val="la-Latn"/>
        </w:rPr>
        <w:t>De dispectu litterarum dominicarum</w:t>
      </w:r>
      <w:r w:rsidR="009B2994" w:rsidRPr="007A06F5">
        <w:rPr>
          <w:lang w:val="la-Latn"/>
        </w:rPr>
        <w:t xml:space="preserve">. </w:t>
      </w:r>
    </w:p>
    <w:p w14:paraId="13F6D6B3" w14:textId="501F0F63" w:rsidR="008050BE" w:rsidRPr="007A06F5" w:rsidRDefault="008050BE" w:rsidP="00450DB4">
      <w:pPr>
        <w:pStyle w:val="Normlnweb"/>
        <w:spacing w:before="0" w:beforeAutospacing="0" w:after="120" w:afterAutospacing="0"/>
        <w:rPr>
          <w:lang w:val="la-Latn"/>
        </w:rPr>
      </w:pPr>
      <w:r w:rsidRPr="007A06F5">
        <w:rPr>
          <w:lang w:val="la-Latn"/>
        </w:rPr>
        <w:t>XXVIIII</w:t>
      </w:r>
      <w:r w:rsidR="009B2994" w:rsidRPr="007A06F5">
        <w:rPr>
          <w:lang w:val="la-Latn"/>
        </w:rPr>
        <w:t xml:space="preserve">. </w:t>
      </w:r>
      <w:r w:rsidRPr="007A06F5">
        <w:rPr>
          <w:lang w:val="la-Latn"/>
        </w:rPr>
        <w:t>De iniustis teloneis et consuetudinibus</w:t>
      </w:r>
      <w:r w:rsidR="009B2994" w:rsidRPr="007A06F5">
        <w:rPr>
          <w:lang w:val="la-Latn"/>
        </w:rPr>
        <w:t xml:space="preserve">. </w:t>
      </w:r>
    </w:p>
    <w:p w14:paraId="7F974699" w14:textId="0AD8A435" w:rsidR="008050BE" w:rsidRPr="007A06F5" w:rsidRDefault="008050BE" w:rsidP="00450DB4">
      <w:pPr>
        <w:pStyle w:val="Normlnweb"/>
        <w:spacing w:before="0" w:beforeAutospacing="0" w:after="120" w:afterAutospacing="0"/>
        <w:rPr>
          <w:lang w:val="la-Latn"/>
        </w:rPr>
      </w:pPr>
      <w:r w:rsidRPr="007A06F5">
        <w:rPr>
          <w:lang w:val="la-Latn"/>
        </w:rPr>
        <w:t>XXX</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bonos denarios accipere nolunt</w:t>
      </w:r>
      <w:r w:rsidR="009B2994" w:rsidRPr="007A06F5">
        <w:rPr>
          <w:lang w:val="la-Latn"/>
        </w:rPr>
        <w:t xml:space="preserve">. </w:t>
      </w:r>
    </w:p>
    <w:p w14:paraId="697C56E9" w14:textId="65827427" w:rsidR="008050BE" w:rsidRPr="007A06F5" w:rsidRDefault="008050BE" w:rsidP="00450DB4">
      <w:pPr>
        <w:pStyle w:val="Normlnweb"/>
        <w:spacing w:before="0" w:beforeAutospacing="0" w:after="120" w:afterAutospacing="0"/>
        <w:rPr>
          <w:lang w:val="la-Latn"/>
        </w:rPr>
      </w:pPr>
      <w:r w:rsidRPr="007A06F5">
        <w:rPr>
          <w:lang w:val="la-Latn"/>
        </w:rPr>
        <w:t>XXXI</w:t>
      </w:r>
      <w:r w:rsidR="009B2994" w:rsidRPr="007A06F5">
        <w:rPr>
          <w:lang w:val="la-Latn"/>
        </w:rPr>
        <w:t xml:space="preserve">. </w:t>
      </w:r>
      <w:r w:rsidRPr="007A06F5">
        <w:rPr>
          <w:lang w:val="la-Latn"/>
        </w:rPr>
        <w:t>De adulteratoribus monetae</w:t>
      </w:r>
      <w:r w:rsidR="009B2994" w:rsidRPr="007A06F5">
        <w:rPr>
          <w:lang w:val="la-Latn"/>
        </w:rPr>
        <w:t xml:space="preserve">. </w:t>
      </w:r>
    </w:p>
    <w:p w14:paraId="621F283F" w14:textId="46541A28" w:rsidR="008050BE" w:rsidRPr="007A06F5" w:rsidRDefault="008050BE" w:rsidP="00450DB4">
      <w:pPr>
        <w:pStyle w:val="Normlnweb"/>
        <w:spacing w:before="0" w:beforeAutospacing="0" w:after="120" w:afterAutospacing="0"/>
        <w:rPr>
          <w:lang w:val="la-Latn"/>
        </w:rPr>
      </w:pPr>
      <w:r w:rsidRPr="007A06F5">
        <w:rPr>
          <w:lang w:val="la-Latn"/>
        </w:rPr>
        <w:t>XXXII</w:t>
      </w:r>
      <w:r w:rsidR="009B2994" w:rsidRPr="007A06F5">
        <w:rPr>
          <w:lang w:val="la-Latn"/>
        </w:rPr>
        <w:t xml:space="preserve">. </w:t>
      </w:r>
      <w:r w:rsidRPr="007A06F5">
        <w:rPr>
          <w:lang w:val="la-Latn"/>
        </w:rPr>
        <w:t>De proprio dominico sine iussione illius reddito</w:t>
      </w:r>
      <w:r w:rsidR="009B2994" w:rsidRPr="007A06F5">
        <w:rPr>
          <w:lang w:val="la-Latn"/>
        </w:rPr>
        <w:t xml:space="preserve">. </w:t>
      </w:r>
    </w:p>
    <w:p w14:paraId="6057DF89" w14:textId="7877E10A" w:rsidR="008050BE" w:rsidRPr="007A06F5" w:rsidRDefault="008050BE" w:rsidP="00450DB4">
      <w:pPr>
        <w:pStyle w:val="Normlnweb"/>
        <w:spacing w:before="0" w:beforeAutospacing="0" w:after="120" w:afterAutospacing="0"/>
        <w:rPr>
          <w:lang w:val="la-Latn"/>
        </w:rPr>
      </w:pPr>
      <w:r w:rsidRPr="007A06F5">
        <w:rPr>
          <w:lang w:val="la-Latn"/>
        </w:rPr>
        <w:t>XXXIII</w:t>
      </w:r>
      <w:r w:rsidR="009B2994" w:rsidRPr="007A06F5">
        <w:rPr>
          <w:lang w:val="la-Latn"/>
        </w:rPr>
        <w:t xml:space="preserve">. </w:t>
      </w:r>
      <w:r w:rsidRPr="007A06F5">
        <w:rPr>
          <w:lang w:val="la-Latn"/>
        </w:rPr>
        <w:t>De pueris invitis parentibus detonsis aut puellis velatis</w:t>
      </w:r>
      <w:r w:rsidR="009B2994" w:rsidRPr="007A06F5">
        <w:rPr>
          <w:lang w:val="la-Latn"/>
        </w:rPr>
        <w:t xml:space="preserve">. </w:t>
      </w:r>
    </w:p>
    <w:p w14:paraId="26278521" w14:textId="2940D208" w:rsidR="008050BE" w:rsidRPr="007A06F5" w:rsidRDefault="008050BE" w:rsidP="00450DB4">
      <w:pPr>
        <w:pStyle w:val="Normlnweb"/>
        <w:spacing w:before="0" w:beforeAutospacing="0" w:after="120" w:afterAutospacing="0"/>
        <w:rPr>
          <w:lang w:val="la-Latn"/>
        </w:rPr>
      </w:pPr>
      <w:r w:rsidRPr="007A06F5">
        <w:rPr>
          <w:lang w:val="la-Latn"/>
        </w:rPr>
        <w:t>XXXIIII</w:t>
      </w:r>
      <w:r w:rsidR="009B2994" w:rsidRPr="007A06F5">
        <w:rPr>
          <w:lang w:val="la-Latn"/>
        </w:rPr>
        <w:t xml:space="preserve">. </w:t>
      </w:r>
      <w:r w:rsidRPr="007A06F5">
        <w:rPr>
          <w:lang w:val="la-Latn"/>
        </w:rPr>
        <w:t>De forcapiis</w:t>
      </w:r>
      <w:r w:rsidR="009B2994" w:rsidRPr="007A06F5">
        <w:rPr>
          <w:lang w:val="la-Latn"/>
        </w:rPr>
        <w:t xml:space="preserve">. </w:t>
      </w:r>
    </w:p>
    <w:p w14:paraId="552B0E37" w14:textId="22096BE1" w:rsidR="008050BE" w:rsidRPr="007A06F5" w:rsidRDefault="008050BE" w:rsidP="00450DB4">
      <w:pPr>
        <w:pStyle w:val="Normlnweb"/>
        <w:spacing w:before="0" w:beforeAutospacing="0" w:after="120" w:afterAutospacing="0"/>
        <w:rPr>
          <w:lang w:val="la-Latn"/>
        </w:rPr>
      </w:pPr>
      <w:r w:rsidRPr="007A06F5">
        <w:rPr>
          <w:lang w:val="la-Latn"/>
        </w:rPr>
        <w:t>XXXV</w:t>
      </w:r>
      <w:r w:rsidR="009B2994" w:rsidRPr="007A06F5">
        <w:rPr>
          <w:lang w:val="la-Latn"/>
        </w:rPr>
        <w:t xml:space="preserve">. </w:t>
      </w:r>
      <w:r w:rsidRPr="007A06F5">
        <w:rPr>
          <w:lang w:val="la-Latn"/>
        </w:rPr>
        <w:t>De terra tributaria</w:t>
      </w:r>
      <w:r w:rsidR="009B2994" w:rsidRPr="007A06F5">
        <w:rPr>
          <w:lang w:val="la-Latn"/>
        </w:rPr>
        <w:t xml:space="preserve">. </w:t>
      </w:r>
    </w:p>
    <w:p w14:paraId="6FCD3BE7" w14:textId="2181B7BA" w:rsidR="008050BE" w:rsidRPr="007A06F5" w:rsidRDefault="008050BE" w:rsidP="00450DB4">
      <w:pPr>
        <w:pStyle w:val="Normlnweb"/>
        <w:spacing w:before="0" w:beforeAutospacing="0" w:after="120" w:afterAutospacing="0"/>
        <w:rPr>
          <w:lang w:val="la-Latn"/>
        </w:rPr>
      </w:pPr>
      <w:r w:rsidRPr="007A06F5">
        <w:rPr>
          <w:lang w:val="la-Latn"/>
        </w:rPr>
        <w:t>XXXVI</w:t>
      </w:r>
      <w:r w:rsidR="009B2994" w:rsidRPr="007A06F5">
        <w:rPr>
          <w:lang w:val="la-Latn"/>
        </w:rPr>
        <w:t xml:space="preserve">. </w:t>
      </w:r>
      <w:r w:rsidRPr="007A06F5">
        <w:rPr>
          <w:lang w:val="la-Latn"/>
        </w:rPr>
        <w:t>De beneficiis destructis</w:t>
      </w:r>
      <w:r w:rsidR="009B2994" w:rsidRPr="007A06F5">
        <w:rPr>
          <w:lang w:val="la-Latn"/>
        </w:rPr>
        <w:t xml:space="preserve">. </w:t>
      </w:r>
    </w:p>
    <w:p w14:paraId="2F800AA6" w14:textId="2DD0A796" w:rsidR="008050BE" w:rsidRPr="007A06F5" w:rsidRDefault="008050BE" w:rsidP="00450DB4">
      <w:pPr>
        <w:pStyle w:val="Normlnweb"/>
        <w:spacing w:before="0" w:beforeAutospacing="0" w:after="120" w:afterAutospacing="0"/>
        <w:rPr>
          <w:lang w:val="la-Latn"/>
        </w:rPr>
      </w:pPr>
      <w:r w:rsidRPr="007A06F5">
        <w:rPr>
          <w:lang w:val="la-Latn"/>
        </w:rPr>
        <w:t>XXXVII</w:t>
      </w:r>
      <w:r w:rsidR="009B2994" w:rsidRPr="007A06F5">
        <w:rPr>
          <w:lang w:val="la-Latn"/>
        </w:rPr>
        <w:t xml:space="preserve">. </w:t>
      </w:r>
      <w:r w:rsidRPr="007A06F5">
        <w:rPr>
          <w:lang w:val="la-Latn"/>
        </w:rPr>
        <w:t>De terra censali</w:t>
      </w:r>
      <w:r w:rsidR="009B2994" w:rsidRPr="007A06F5">
        <w:rPr>
          <w:lang w:val="la-Latn"/>
        </w:rPr>
        <w:t xml:space="preserve">. </w:t>
      </w:r>
    </w:p>
    <w:p w14:paraId="5E25545A" w14:textId="0CB165F1" w:rsidR="008050BE" w:rsidRPr="007A06F5" w:rsidRDefault="008050BE" w:rsidP="00450DB4">
      <w:pPr>
        <w:pStyle w:val="Normlnweb"/>
        <w:spacing w:before="0" w:beforeAutospacing="0" w:after="120" w:afterAutospacing="0"/>
        <w:rPr>
          <w:lang w:val="la-Latn"/>
        </w:rPr>
      </w:pPr>
      <w:r w:rsidRPr="007A06F5">
        <w:rPr>
          <w:lang w:val="la-Latn"/>
        </w:rPr>
        <w:t>XXXVIII</w:t>
      </w:r>
      <w:r w:rsidR="009B2994" w:rsidRPr="007A06F5">
        <w:rPr>
          <w:lang w:val="la-Latn"/>
        </w:rPr>
        <w:t xml:space="preserve">. </w:t>
      </w:r>
      <w:r w:rsidRPr="007A06F5">
        <w:rPr>
          <w:lang w:val="la-Latn"/>
        </w:rPr>
        <w:t>De nonis et decimis</w:t>
      </w:r>
      <w:r w:rsidR="009B2994" w:rsidRPr="007A06F5">
        <w:rPr>
          <w:lang w:val="la-Latn"/>
        </w:rPr>
        <w:t xml:space="preserve">. </w:t>
      </w:r>
    </w:p>
    <w:p w14:paraId="5921D690" w14:textId="64344439" w:rsidR="008050BE" w:rsidRPr="007A06F5" w:rsidRDefault="008050BE" w:rsidP="00450DB4">
      <w:pPr>
        <w:pStyle w:val="Normlnweb"/>
        <w:spacing w:before="0" w:beforeAutospacing="0" w:after="120" w:afterAutospacing="0"/>
        <w:rPr>
          <w:lang w:val="la-Latn"/>
        </w:rPr>
      </w:pPr>
      <w:r w:rsidRPr="007A06F5">
        <w:rPr>
          <w:lang w:val="la-Latn"/>
        </w:rPr>
        <w:t>XXXVIIII</w:t>
      </w:r>
      <w:r w:rsidR="009B2994" w:rsidRPr="007A06F5">
        <w:rPr>
          <w:lang w:val="la-Latn"/>
        </w:rPr>
        <w:t xml:space="preserve">. </w:t>
      </w:r>
      <w:r w:rsidRPr="007A06F5">
        <w:rPr>
          <w:lang w:val="la-Latn"/>
        </w:rPr>
        <w:t>De mancipiis in villas dominicas confugientibus</w:t>
      </w:r>
      <w:r w:rsidR="009B2994" w:rsidRPr="007A06F5">
        <w:rPr>
          <w:lang w:val="la-Latn"/>
        </w:rPr>
        <w:t xml:space="preserve">. </w:t>
      </w:r>
    </w:p>
    <w:p w14:paraId="0231324D" w14:textId="6FB09E84" w:rsidR="008050BE" w:rsidRPr="007A06F5" w:rsidRDefault="008050BE" w:rsidP="00450DB4">
      <w:pPr>
        <w:pStyle w:val="Normlnweb"/>
        <w:spacing w:before="0" w:beforeAutospacing="0" w:after="120" w:afterAutospacing="0"/>
        <w:rPr>
          <w:lang w:val="la-Latn"/>
        </w:rPr>
      </w:pPr>
      <w:r w:rsidRPr="007A06F5">
        <w:rPr>
          <w:lang w:val="la-Latn"/>
        </w:rPr>
        <w:t>XL</w:t>
      </w:r>
      <w:r w:rsidR="009B2994" w:rsidRPr="007A06F5">
        <w:rPr>
          <w:lang w:val="la-Latn"/>
        </w:rPr>
        <w:t xml:space="preserve">. </w:t>
      </w:r>
      <w:r w:rsidRPr="007A06F5">
        <w:rPr>
          <w:lang w:val="la-Latn"/>
        </w:rPr>
        <w:t>De forestibus noviter institutis</w:t>
      </w:r>
      <w:r w:rsidR="009B2994" w:rsidRPr="007A06F5">
        <w:rPr>
          <w:lang w:val="la-Latn"/>
        </w:rPr>
        <w:t xml:space="preserve">. </w:t>
      </w:r>
    </w:p>
    <w:p w14:paraId="34635B3C" w14:textId="710A4767" w:rsidR="008050BE" w:rsidRPr="007A06F5" w:rsidRDefault="008050BE" w:rsidP="00450DB4">
      <w:pPr>
        <w:pStyle w:val="Normlnweb"/>
        <w:spacing w:before="0" w:beforeAutospacing="0" w:after="120" w:afterAutospacing="0"/>
        <w:rPr>
          <w:lang w:val="la-Latn"/>
        </w:rPr>
      </w:pPr>
      <w:r w:rsidRPr="007A06F5">
        <w:rPr>
          <w:lang w:val="la-Latn"/>
        </w:rPr>
        <w:t>XLI</w:t>
      </w:r>
      <w:r w:rsidR="009B2994" w:rsidRPr="007A06F5">
        <w:rPr>
          <w:lang w:val="la-Latn"/>
        </w:rPr>
        <w:t xml:space="preserve">. </w:t>
      </w:r>
      <w:r w:rsidRPr="007A06F5">
        <w:rPr>
          <w:lang w:val="la-Latn"/>
        </w:rPr>
        <w:t>De pontibus per diversa loca emendandis</w:t>
      </w:r>
      <w:r w:rsidR="009B2994" w:rsidRPr="007A06F5">
        <w:rPr>
          <w:lang w:val="la-Latn"/>
        </w:rPr>
        <w:t xml:space="preserve">. </w:t>
      </w:r>
      <w:r w:rsidRPr="007A06F5">
        <w:rPr>
          <w:lang w:val="la-Latn"/>
        </w:rPr>
        <w:t>/</w:t>
      </w:r>
    </w:p>
    <w:p w14:paraId="159188B0" w14:textId="7C8CAD30" w:rsidR="008050BE" w:rsidRPr="007A06F5" w:rsidRDefault="008050BE" w:rsidP="00450DB4">
      <w:pPr>
        <w:pStyle w:val="Normlnweb"/>
        <w:spacing w:before="0" w:beforeAutospacing="0" w:after="120" w:afterAutospacing="0"/>
        <w:rPr>
          <w:lang w:val="la-Latn"/>
        </w:rPr>
      </w:pPr>
      <w:r w:rsidRPr="007A06F5">
        <w:rPr>
          <w:lang w:val="la-Latn"/>
        </w:rPr>
        <w:t>XLII</w:t>
      </w:r>
      <w:r w:rsidR="009B2994" w:rsidRPr="007A06F5">
        <w:rPr>
          <w:lang w:val="la-Latn"/>
        </w:rPr>
        <w:t xml:space="preserve">. </w:t>
      </w:r>
      <w:r w:rsidRPr="007A06F5">
        <w:rPr>
          <w:lang w:val="la-Latn"/>
        </w:rPr>
        <w:t>De legatione omnium missorum dominicorum</w:t>
      </w:r>
      <w:r w:rsidR="009B2994" w:rsidRPr="007A06F5">
        <w:rPr>
          <w:lang w:val="la-Latn"/>
        </w:rPr>
        <w:t xml:space="preserve">, </w:t>
      </w:r>
      <w:r w:rsidRPr="007A06F5">
        <w:rPr>
          <w:lang w:val="la-Latn"/>
        </w:rPr>
        <w:t xml:space="preserve">de quibus videlicet causis </w:t>
      </w:r>
    </w:p>
    <w:p w14:paraId="0B359082" w14:textId="26C08BDA" w:rsidR="008050BE" w:rsidRPr="007A06F5" w:rsidRDefault="008050BE" w:rsidP="00450DB4">
      <w:pPr>
        <w:pStyle w:val="Normlnweb"/>
        <w:spacing w:before="0" w:beforeAutospacing="0" w:after="120" w:afterAutospacing="0"/>
        <w:rPr>
          <w:lang w:val="la-Latn"/>
        </w:rPr>
      </w:pPr>
      <w:r w:rsidRPr="007A06F5">
        <w:rPr>
          <w:lang w:val="la-Latn"/>
        </w:rPr>
        <w:t>agere debeant</w:t>
      </w:r>
      <w:r w:rsidR="009B2994" w:rsidRPr="007A06F5">
        <w:rPr>
          <w:lang w:val="la-Latn"/>
        </w:rPr>
        <w:t xml:space="preserve">. </w:t>
      </w:r>
    </w:p>
    <w:p w14:paraId="20F58EC7" w14:textId="019DE76D" w:rsidR="008050BE" w:rsidRPr="007A06F5" w:rsidRDefault="008050BE" w:rsidP="00450DB4">
      <w:pPr>
        <w:pStyle w:val="Normlnweb"/>
        <w:spacing w:before="0" w:beforeAutospacing="0" w:after="120" w:afterAutospacing="0"/>
        <w:rPr>
          <w:lang w:val="la-Latn"/>
        </w:rPr>
      </w:pPr>
      <w:r w:rsidRPr="007A06F5">
        <w:rPr>
          <w:lang w:val="la-Latn"/>
        </w:rPr>
        <w:lastRenderedPageBreak/>
        <w:t>XLIII</w:t>
      </w:r>
      <w:r w:rsidR="009B2994" w:rsidRPr="007A06F5">
        <w:rPr>
          <w:lang w:val="la-Latn"/>
        </w:rPr>
        <w:t xml:space="preserve">. </w:t>
      </w:r>
      <w:r w:rsidRPr="007A06F5">
        <w:rPr>
          <w:lang w:val="la-Latn"/>
        </w:rPr>
        <w:t>De illis libertatibus et rebus reddendis</w:t>
      </w:r>
      <w:r w:rsidR="009B2994" w:rsidRPr="007A06F5">
        <w:rPr>
          <w:lang w:val="la-Latn"/>
        </w:rPr>
        <w:t xml:space="preserve">, </w:t>
      </w:r>
      <w:r w:rsidRPr="007A06F5">
        <w:rPr>
          <w:lang w:val="la-Latn"/>
        </w:rPr>
        <w:t>quae in dominica vestitura sunt</w:t>
      </w:r>
      <w:r w:rsidR="009B2994" w:rsidRPr="007A06F5">
        <w:rPr>
          <w:lang w:val="la-Latn"/>
        </w:rPr>
        <w:t xml:space="preserve">, </w:t>
      </w:r>
    </w:p>
    <w:p w14:paraId="07732553" w14:textId="733B484F" w:rsidR="008050BE" w:rsidRPr="007A06F5" w:rsidRDefault="008050BE" w:rsidP="00450DB4">
      <w:pPr>
        <w:pStyle w:val="Normlnweb"/>
        <w:spacing w:before="0" w:beforeAutospacing="0" w:after="120" w:afterAutospacing="0"/>
        <w:rPr>
          <w:lang w:val="la-Latn"/>
        </w:rPr>
      </w:pPr>
      <w:r w:rsidRPr="007A06F5">
        <w:rPr>
          <w:lang w:val="la-Latn"/>
        </w:rPr>
        <w:t>qualiter inquiratur</w:t>
      </w:r>
      <w:r w:rsidR="009B2994" w:rsidRPr="007A06F5">
        <w:rPr>
          <w:lang w:val="la-Latn"/>
        </w:rPr>
        <w:t xml:space="preserve">. </w:t>
      </w:r>
    </w:p>
    <w:p w14:paraId="676BA5BF" w14:textId="68D42848" w:rsidR="008050BE" w:rsidRPr="007A06F5" w:rsidRDefault="008050BE" w:rsidP="00450DB4">
      <w:pPr>
        <w:pStyle w:val="Normlnweb"/>
        <w:spacing w:before="0" w:beforeAutospacing="0" w:after="120" w:afterAutospacing="0"/>
        <w:rPr>
          <w:lang w:val="la-Latn"/>
        </w:rPr>
      </w:pPr>
      <w:r w:rsidRPr="007A06F5">
        <w:rPr>
          <w:lang w:val="la-Latn"/>
        </w:rPr>
        <w:t>XLIIII</w:t>
      </w:r>
      <w:r w:rsidR="009B2994" w:rsidRPr="007A06F5">
        <w:rPr>
          <w:lang w:val="la-Latn"/>
        </w:rPr>
        <w:t xml:space="preserve">. </w:t>
      </w:r>
      <w:r w:rsidRPr="007A06F5">
        <w:rPr>
          <w:lang w:val="la-Latn"/>
        </w:rPr>
        <w:t>De oppressione pauperum</w:t>
      </w:r>
      <w:r w:rsidR="009B2994" w:rsidRPr="007A06F5">
        <w:rPr>
          <w:lang w:val="la-Latn"/>
        </w:rPr>
        <w:t xml:space="preserve">, </w:t>
      </w:r>
      <w:r w:rsidRPr="007A06F5">
        <w:rPr>
          <w:lang w:val="la-Latn"/>
        </w:rPr>
        <w:t>viduarum et pupillorum</w:t>
      </w:r>
      <w:r w:rsidR="009B2994" w:rsidRPr="007A06F5">
        <w:rPr>
          <w:lang w:val="la-Latn"/>
        </w:rPr>
        <w:t xml:space="preserve">. </w:t>
      </w:r>
    </w:p>
    <w:p w14:paraId="27C2889C" w14:textId="695D671E" w:rsidR="008050BE" w:rsidRPr="007A06F5" w:rsidRDefault="008050BE" w:rsidP="00450DB4">
      <w:pPr>
        <w:pStyle w:val="Normlnweb"/>
        <w:spacing w:before="0" w:beforeAutospacing="0" w:after="120" w:afterAutospacing="0"/>
        <w:rPr>
          <w:lang w:val="la-Latn"/>
        </w:rPr>
      </w:pPr>
      <w:r w:rsidRPr="007A06F5">
        <w:rPr>
          <w:lang w:val="la-Latn"/>
        </w:rPr>
        <w:t>XLV</w:t>
      </w:r>
      <w:r w:rsidR="009B2994" w:rsidRPr="007A06F5">
        <w:rPr>
          <w:lang w:val="la-Latn"/>
        </w:rPr>
        <w:t xml:space="preserve">. </w:t>
      </w:r>
      <w:r w:rsidRPr="007A06F5">
        <w:rPr>
          <w:lang w:val="la-Latn"/>
        </w:rPr>
        <w:t>De iniustis consuetudinibus noviter institutis</w:t>
      </w:r>
      <w:r w:rsidR="009B2994" w:rsidRPr="007A06F5">
        <w:rPr>
          <w:lang w:val="la-Latn"/>
        </w:rPr>
        <w:t xml:space="preserve">. </w:t>
      </w:r>
    </w:p>
    <w:p w14:paraId="6CFFA056" w14:textId="391A3254" w:rsidR="008050BE" w:rsidRPr="007A06F5" w:rsidRDefault="008050BE" w:rsidP="00450DB4">
      <w:pPr>
        <w:pStyle w:val="Normlnweb"/>
        <w:spacing w:before="0" w:beforeAutospacing="0" w:after="120" w:afterAutospacing="0"/>
        <w:rPr>
          <w:lang w:val="la-Latn"/>
        </w:rPr>
      </w:pPr>
      <w:r w:rsidRPr="007A06F5">
        <w:rPr>
          <w:lang w:val="la-Latn"/>
        </w:rPr>
        <w:t>XLVI</w:t>
      </w:r>
      <w:r w:rsidR="009B2994" w:rsidRPr="007A06F5">
        <w:rPr>
          <w:lang w:val="la-Latn"/>
        </w:rPr>
        <w:t xml:space="preserve">. </w:t>
      </w:r>
      <w:r w:rsidRPr="007A06F5">
        <w:rPr>
          <w:lang w:val="la-Latn"/>
        </w:rPr>
        <w:t>De honore ecclesiarum</w:t>
      </w:r>
      <w:r w:rsidR="009B2994" w:rsidRPr="007A06F5">
        <w:rPr>
          <w:lang w:val="la-Latn"/>
        </w:rPr>
        <w:t xml:space="preserve">. </w:t>
      </w:r>
    </w:p>
    <w:p w14:paraId="25B6F104" w14:textId="65DADD12" w:rsidR="008050BE" w:rsidRPr="007A06F5" w:rsidRDefault="008050BE" w:rsidP="00450DB4">
      <w:pPr>
        <w:pStyle w:val="Normlnweb"/>
        <w:spacing w:before="0" w:beforeAutospacing="0" w:after="120" w:afterAutospacing="0"/>
        <w:rPr>
          <w:lang w:val="la-Latn"/>
        </w:rPr>
      </w:pPr>
      <w:r w:rsidRPr="007A06F5">
        <w:rPr>
          <w:lang w:val="la-Latn"/>
        </w:rPr>
        <w:t>XLVII</w:t>
      </w:r>
      <w:r w:rsidR="009B2994" w:rsidRPr="007A06F5">
        <w:rPr>
          <w:lang w:val="la-Latn"/>
        </w:rPr>
        <w:t xml:space="preserve">. </w:t>
      </w:r>
      <w:r w:rsidRPr="007A06F5">
        <w:rPr>
          <w:lang w:val="la-Latn"/>
        </w:rPr>
        <w:t>De nonis et decimis</w:t>
      </w:r>
      <w:r w:rsidR="009B2994" w:rsidRPr="007A06F5">
        <w:rPr>
          <w:lang w:val="la-Latn"/>
        </w:rPr>
        <w:t xml:space="preserve">. </w:t>
      </w:r>
    </w:p>
    <w:p w14:paraId="7648DDF9" w14:textId="726932A4" w:rsidR="008050BE" w:rsidRPr="007A06F5" w:rsidRDefault="008050BE" w:rsidP="00450DB4">
      <w:pPr>
        <w:pStyle w:val="Normlnweb"/>
        <w:spacing w:before="0" w:beforeAutospacing="0" w:after="120" w:afterAutospacing="0"/>
        <w:rPr>
          <w:lang w:val="la-Latn"/>
        </w:rPr>
      </w:pPr>
      <w:r w:rsidRPr="007A06F5">
        <w:rPr>
          <w:lang w:val="la-Latn"/>
        </w:rPr>
        <w:t>XLVIII</w:t>
      </w:r>
      <w:r w:rsidR="009B2994" w:rsidRPr="007A06F5">
        <w:rPr>
          <w:lang w:val="la-Latn"/>
        </w:rPr>
        <w:t xml:space="preserve">. </w:t>
      </w:r>
      <w:r w:rsidRPr="007A06F5">
        <w:rPr>
          <w:lang w:val="la-Latn"/>
        </w:rPr>
        <w:t>De locis ad claustra canonicorum facienda</w:t>
      </w:r>
      <w:r w:rsidR="009B2994" w:rsidRPr="007A06F5">
        <w:rPr>
          <w:lang w:val="la-Latn"/>
        </w:rPr>
        <w:t xml:space="preserve">. </w:t>
      </w:r>
    </w:p>
    <w:p w14:paraId="64788A26" w14:textId="311BC43C" w:rsidR="008050BE" w:rsidRPr="007A06F5" w:rsidRDefault="008050BE" w:rsidP="00450DB4">
      <w:pPr>
        <w:pStyle w:val="Normlnweb"/>
        <w:spacing w:before="0" w:beforeAutospacing="0" w:after="120" w:afterAutospacing="0"/>
        <w:rPr>
          <w:lang w:val="la-Latn"/>
        </w:rPr>
      </w:pPr>
      <w:r w:rsidRPr="007A06F5">
        <w:rPr>
          <w:lang w:val="la-Latn"/>
        </w:rPr>
        <w:t>XLVIIII</w:t>
      </w:r>
      <w:r w:rsidR="009B2994" w:rsidRPr="007A06F5">
        <w:rPr>
          <w:lang w:val="la-Latn"/>
        </w:rPr>
        <w:t xml:space="preserve">. </w:t>
      </w:r>
      <w:r w:rsidRPr="007A06F5">
        <w:rPr>
          <w:lang w:val="la-Latn"/>
        </w:rPr>
        <w:t>De observatione praeceptorum dominicorum</w:t>
      </w:r>
      <w:r w:rsidR="009B2994" w:rsidRPr="007A06F5">
        <w:rPr>
          <w:lang w:val="la-Latn"/>
        </w:rPr>
        <w:t xml:space="preserve">. </w:t>
      </w:r>
    </w:p>
    <w:p w14:paraId="7F58B4D5" w14:textId="299EE07F" w:rsidR="008050BE" w:rsidRPr="007A06F5" w:rsidRDefault="008050BE" w:rsidP="00450DB4">
      <w:pPr>
        <w:pStyle w:val="Normlnweb"/>
        <w:spacing w:before="0" w:beforeAutospacing="0" w:after="120" w:afterAutospacing="0"/>
        <w:rPr>
          <w:lang w:val="la-Latn"/>
        </w:rPr>
      </w:pPr>
      <w:r w:rsidRPr="007A06F5">
        <w:rPr>
          <w:lang w:val="la-Latn"/>
        </w:rPr>
        <w:t>L</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occasione inmunitatis iustitiam facere rennuunt</w:t>
      </w:r>
      <w:r w:rsidR="009B2994" w:rsidRPr="007A06F5">
        <w:rPr>
          <w:lang w:val="la-Latn"/>
        </w:rPr>
        <w:t xml:space="preserve">. </w:t>
      </w:r>
    </w:p>
    <w:p w14:paraId="091E5834" w14:textId="699CC204" w:rsidR="008050BE" w:rsidRPr="007A06F5" w:rsidRDefault="008050BE" w:rsidP="00450DB4">
      <w:pPr>
        <w:pStyle w:val="Normlnweb"/>
        <w:spacing w:before="0" w:beforeAutospacing="0" w:after="120" w:afterAutospacing="0"/>
        <w:rPr>
          <w:lang w:val="la-Latn"/>
        </w:rPr>
      </w:pPr>
      <w:r w:rsidRPr="007A06F5">
        <w:rPr>
          <w:lang w:val="la-Latn"/>
        </w:rPr>
        <w:t>LI</w:t>
      </w:r>
      <w:r w:rsidR="009B2994" w:rsidRPr="007A06F5">
        <w:rPr>
          <w:lang w:val="la-Latn"/>
        </w:rPr>
        <w:t xml:space="preserve">. </w:t>
      </w:r>
      <w:r w:rsidRPr="007A06F5">
        <w:rPr>
          <w:lang w:val="la-Latn"/>
        </w:rPr>
        <w:t>De locis iamdudum sacris et nunc spurcitia foedatis</w:t>
      </w:r>
      <w:r w:rsidR="009B2994" w:rsidRPr="007A06F5">
        <w:rPr>
          <w:lang w:val="la-Latn"/>
        </w:rPr>
        <w:t xml:space="preserve">. </w:t>
      </w:r>
    </w:p>
    <w:p w14:paraId="6C2A6A13" w14:textId="6553E44B" w:rsidR="008050BE" w:rsidRPr="007A06F5" w:rsidRDefault="008050BE" w:rsidP="00450DB4">
      <w:pPr>
        <w:pStyle w:val="Normlnweb"/>
        <w:spacing w:before="0" w:beforeAutospacing="0" w:after="120" w:afterAutospacing="0"/>
        <w:rPr>
          <w:lang w:val="la-Latn"/>
        </w:rPr>
      </w:pPr>
      <w:r w:rsidRPr="007A06F5">
        <w:rPr>
          <w:lang w:val="la-Latn"/>
        </w:rPr>
        <w:t>LII</w:t>
      </w:r>
      <w:r w:rsidR="009B2994" w:rsidRPr="007A06F5">
        <w:rPr>
          <w:lang w:val="la-Latn"/>
        </w:rPr>
        <w:t xml:space="preserve">. </w:t>
      </w:r>
      <w:r w:rsidRPr="007A06F5">
        <w:rPr>
          <w:lang w:val="la-Latn"/>
        </w:rPr>
        <w:t>De beneficiis dominicis destructis</w:t>
      </w:r>
      <w:r w:rsidR="009B2994" w:rsidRPr="007A06F5">
        <w:rPr>
          <w:lang w:val="la-Latn"/>
        </w:rPr>
        <w:t xml:space="preserve">. </w:t>
      </w:r>
    </w:p>
    <w:p w14:paraId="32345B08" w14:textId="5C5ACC06" w:rsidR="008050BE" w:rsidRPr="007A06F5" w:rsidRDefault="008050BE" w:rsidP="00450DB4">
      <w:pPr>
        <w:pStyle w:val="Normlnweb"/>
        <w:spacing w:before="0" w:beforeAutospacing="0" w:after="120" w:afterAutospacing="0"/>
        <w:rPr>
          <w:lang w:val="la-Latn"/>
        </w:rPr>
      </w:pPr>
      <w:r w:rsidRPr="007A06F5">
        <w:rPr>
          <w:lang w:val="la-Latn"/>
        </w:rPr>
        <w:t>LIII</w:t>
      </w:r>
      <w:r w:rsidR="009B2994" w:rsidRPr="007A06F5">
        <w:rPr>
          <w:lang w:val="la-Latn"/>
        </w:rPr>
        <w:t xml:space="preserve">. </w:t>
      </w:r>
      <w:r w:rsidRPr="007A06F5">
        <w:rPr>
          <w:lang w:val="la-Latn"/>
        </w:rPr>
        <w:t>De falsa moneta et de aliis diversis causis prohibendis</w:t>
      </w:r>
      <w:r w:rsidR="009B2994" w:rsidRPr="007A06F5">
        <w:rPr>
          <w:lang w:val="la-Latn"/>
        </w:rPr>
        <w:t xml:space="preserve">. </w:t>
      </w:r>
    </w:p>
    <w:p w14:paraId="1D950CC3" w14:textId="67376C87" w:rsidR="008050BE" w:rsidRPr="007A06F5" w:rsidRDefault="008050BE" w:rsidP="00450DB4">
      <w:pPr>
        <w:pStyle w:val="Normlnweb"/>
        <w:spacing w:before="0" w:beforeAutospacing="0" w:after="120" w:afterAutospacing="0"/>
        <w:rPr>
          <w:lang w:val="la-Latn"/>
        </w:rPr>
      </w:pPr>
      <w:r w:rsidRPr="007A06F5">
        <w:rPr>
          <w:lang w:val="la-Latn"/>
        </w:rPr>
        <w:t>LIIII</w:t>
      </w:r>
      <w:r w:rsidR="009B2994" w:rsidRPr="007A06F5">
        <w:rPr>
          <w:lang w:val="la-Latn"/>
        </w:rPr>
        <w:t xml:space="preserve">. </w:t>
      </w:r>
      <w:r w:rsidRPr="007A06F5">
        <w:rPr>
          <w:lang w:val="la-Latn"/>
        </w:rPr>
        <w:t>De missorum dominicorum observatione</w:t>
      </w:r>
      <w:r w:rsidR="009B2994" w:rsidRPr="007A06F5">
        <w:rPr>
          <w:lang w:val="la-Latn"/>
        </w:rPr>
        <w:t xml:space="preserve">. </w:t>
      </w:r>
    </w:p>
    <w:p w14:paraId="7A1759EC" w14:textId="336B69C0" w:rsidR="008050BE" w:rsidRPr="007A06F5" w:rsidRDefault="008050BE" w:rsidP="00450DB4">
      <w:pPr>
        <w:pStyle w:val="Normlnweb"/>
        <w:spacing w:before="0" w:beforeAutospacing="0" w:after="120" w:afterAutospacing="0"/>
        <w:rPr>
          <w:lang w:val="la-Latn"/>
        </w:rPr>
      </w:pPr>
      <w:r w:rsidRPr="007A06F5">
        <w:rPr>
          <w:lang w:val="la-Latn"/>
        </w:rPr>
        <w:t>LV</w:t>
      </w:r>
      <w:r w:rsidR="009B2994" w:rsidRPr="007A06F5">
        <w:rPr>
          <w:lang w:val="la-Latn"/>
        </w:rPr>
        <w:t xml:space="preserve">. </w:t>
      </w:r>
      <w:r w:rsidRPr="007A06F5">
        <w:rPr>
          <w:lang w:val="la-Latn"/>
        </w:rPr>
        <w:t>De placitis a liberis hominibus observandis</w:t>
      </w:r>
      <w:r w:rsidR="009B2994" w:rsidRPr="007A06F5">
        <w:rPr>
          <w:lang w:val="la-Latn"/>
        </w:rPr>
        <w:t xml:space="preserve">. </w:t>
      </w:r>
    </w:p>
    <w:p w14:paraId="6CE19EB4" w14:textId="3803FA41" w:rsidR="008050BE" w:rsidRPr="007A06F5" w:rsidRDefault="008050BE" w:rsidP="00450DB4">
      <w:pPr>
        <w:pStyle w:val="Normlnweb"/>
        <w:spacing w:before="0" w:beforeAutospacing="0" w:after="120" w:afterAutospacing="0"/>
        <w:rPr>
          <w:lang w:val="la-Latn"/>
        </w:rPr>
      </w:pPr>
      <w:r w:rsidRPr="007A06F5">
        <w:rPr>
          <w:lang w:val="la-Latn"/>
        </w:rPr>
        <w:t>LVI</w:t>
      </w:r>
      <w:r w:rsidR="009B2994" w:rsidRPr="007A06F5">
        <w:rPr>
          <w:lang w:val="la-Latn"/>
        </w:rPr>
        <w:t xml:space="preserve">. </w:t>
      </w:r>
      <w:r w:rsidRPr="007A06F5">
        <w:rPr>
          <w:lang w:val="la-Latn"/>
        </w:rPr>
        <w:t>De debito ad opus dominicum rewadiato</w:t>
      </w:r>
      <w:r w:rsidR="009B2994" w:rsidRPr="007A06F5">
        <w:rPr>
          <w:lang w:val="la-Latn"/>
        </w:rPr>
        <w:t xml:space="preserve">. </w:t>
      </w:r>
    </w:p>
    <w:p w14:paraId="269255DB" w14:textId="42FF693E" w:rsidR="008050BE" w:rsidRPr="007A06F5" w:rsidRDefault="008050BE" w:rsidP="00450DB4">
      <w:pPr>
        <w:pStyle w:val="Normlnweb"/>
        <w:spacing w:before="0" w:beforeAutospacing="0" w:after="120" w:afterAutospacing="0"/>
        <w:rPr>
          <w:lang w:val="la-Latn"/>
        </w:rPr>
      </w:pPr>
      <w:r w:rsidRPr="007A06F5">
        <w:rPr>
          <w:lang w:val="la-Latn"/>
        </w:rPr>
        <w:t>LVII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ad palatium vel in hostem pergunt vel inde redeunt</w:t>
      </w:r>
      <w:r w:rsidR="009B2994" w:rsidRPr="007A06F5">
        <w:rPr>
          <w:lang w:val="la-Latn"/>
        </w:rPr>
        <w:t xml:space="preserve">. </w:t>
      </w:r>
    </w:p>
    <w:p w14:paraId="56F46CC7" w14:textId="3FA8AE25" w:rsidR="008050BE" w:rsidRPr="007A06F5" w:rsidRDefault="008050BE" w:rsidP="00450DB4">
      <w:pPr>
        <w:pStyle w:val="Normlnweb"/>
        <w:spacing w:before="0" w:beforeAutospacing="0" w:after="120" w:afterAutospacing="0"/>
        <w:rPr>
          <w:lang w:val="la-Latn"/>
        </w:rPr>
      </w:pPr>
      <w:r w:rsidRPr="007A06F5">
        <w:rPr>
          <w:lang w:val="la-Latn"/>
        </w:rPr>
        <w:t>LVIII</w:t>
      </w:r>
      <w:r w:rsidR="009B2994" w:rsidRPr="007A06F5">
        <w:rPr>
          <w:lang w:val="la-Latn"/>
        </w:rPr>
        <w:t xml:space="preserve">. </w:t>
      </w:r>
      <w:r w:rsidRPr="007A06F5">
        <w:rPr>
          <w:lang w:val="la-Latn"/>
        </w:rPr>
        <w:t xml:space="preserve">De pontibus publicis </w:t>
      </w:r>
    </w:p>
    <w:p w14:paraId="79FDED4D" w14:textId="50204E83" w:rsidR="008050BE" w:rsidRPr="007A06F5" w:rsidRDefault="008050BE" w:rsidP="00450DB4">
      <w:pPr>
        <w:pStyle w:val="Normlnweb"/>
        <w:spacing w:before="0" w:beforeAutospacing="0" w:after="120" w:afterAutospacing="0"/>
        <w:rPr>
          <w:lang w:val="la-Latn"/>
        </w:rPr>
      </w:pPr>
      <w:r w:rsidRPr="007A06F5">
        <w:rPr>
          <w:lang w:val="la-Latn"/>
        </w:rPr>
        <w:t>LVIIII</w:t>
      </w:r>
      <w:r w:rsidR="009B2994" w:rsidRPr="007A06F5">
        <w:rPr>
          <w:lang w:val="la-Latn"/>
        </w:rPr>
        <w:t xml:space="preserve">. </w:t>
      </w:r>
      <w:r w:rsidRPr="007A06F5">
        <w:rPr>
          <w:lang w:val="la-Latn"/>
        </w:rPr>
        <w:t>De clericis</w:t>
      </w:r>
      <w:r w:rsidR="009B2994" w:rsidRPr="007A06F5">
        <w:rPr>
          <w:lang w:val="la-Latn"/>
        </w:rPr>
        <w:t xml:space="preserve">, </w:t>
      </w:r>
      <w:r w:rsidRPr="007A06F5">
        <w:rPr>
          <w:lang w:val="la-Latn"/>
        </w:rPr>
        <w:t>monachis et servis fugitivis</w:t>
      </w:r>
      <w:r w:rsidR="009B2994" w:rsidRPr="007A06F5">
        <w:rPr>
          <w:lang w:val="la-Latn"/>
        </w:rPr>
        <w:t xml:space="preserve">. </w:t>
      </w:r>
    </w:p>
    <w:p w14:paraId="1D85891A" w14:textId="2D03DEB2" w:rsidR="008050BE" w:rsidRPr="007A06F5" w:rsidRDefault="008050BE" w:rsidP="00450DB4">
      <w:pPr>
        <w:pStyle w:val="Normlnweb"/>
        <w:spacing w:before="0" w:beforeAutospacing="0" w:after="120" w:afterAutospacing="0"/>
        <w:rPr>
          <w:lang w:val="la-Latn"/>
        </w:rPr>
      </w:pPr>
      <w:r w:rsidRPr="007A06F5">
        <w:rPr>
          <w:lang w:val="la-Latn"/>
        </w:rPr>
        <w:t>LX</w:t>
      </w:r>
      <w:r w:rsidR="009B2994" w:rsidRPr="007A06F5">
        <w:rPr>
          <w:lang w:val="la-Latn"/>
        </w:rPr>
        <w:t xml:space="preserve">. </w:t>
      </w:r>
      <w:r w:rsidRPr="007A06F5">
        <w:rPr>
          <w:lang w:val="la-Latn"/>
        </w:rPr>
        <w:t>De advocatis episcoporum</w:t>
      </w:r>
      <w:r w:rsidR="009B2994" w:rsidRPr="007A06F5">
        <w:rPr>
          <w:lang w:val="la-Latn"/>
        </w:rPr>
        <w:t xml:space="preserve">, </w:t>
      </w:r>
      <w:r w:rsidRPr="007A06F5">
        <w:rPr>
          <w:lang w:val="la-Latn"/>
        </w:rPr>
        <w:t>abbatum</w:t>
      </w:r>
      <w:r w:rsidR="009B2994" w:rsidRPr="007A06F5">
        <w:rPr>
          <w:lang w:val="la-Latn"/>
        </w:rPr>
        <w:t xml:space="preserve">, </w:t>
      </w:r>
      <w:r w:rsidRPr="007A06F5">
        <w:rPr>
          <w:lang w:val="la-Latn"/>
        </w:rPr>
        <w:t>comitum et abbatissarum</w:t>
      </w:r>
      <w:r w:rsidR="009B2994" w:rsidRPr="007A06F5">
        <w:rPr>
          <w:lang w:val="la-Latn"/>
        </w:rPr>
        <w:t xml:space="preserve">. </w:t>
      </w:r>
    </w:p>
    <w:p w14:paraId="26E9741A" w14:textId="56863D91" w:rsidR="008050BE" w:rsidRPr="007A06F5" w:rsidRDefault="008050BE" w:rsidP="00450DB4">
      <w:pPr>
        <w:pStyle w:val="Normlnweb"/>
        <w:spacing w:before="0" w:beforeAutospacing="0" w:after="120" w:afterAutospacing="0"/>
        <w:rPr>
          <w:lang w:val="la-Latn"/>
        </w:rPr>
      </w:pPr>
      <w:r w:rsidRPr="007A06F5">
        <w:rPr>
          <w:lang w:val="la-Latn"/>
        </w:rPr>
        <w:t>LXI</w:t>
      </w:r>
      <w:r w:rsidR="009B2994" w:rsidRPr="007A06F5">
        <w:rPr>
          <w:lang w:val="la-Latn"/>
        </w:rPr>
        <w:t xml:space="preserve">. </w:t>
      </w:r>
      <w:r w:rsidRPr="007A06F5">
        <w:rPr>
          <w:lang w:val="la-Latn"/>
        </w:rPr>
        <w:t>De vicariis vel centenariis</w:t>
      </w:r>
      <w:r w:rsidR="009B2994" w:rsidRPr="007A06F5">
        <w:rPr>
          <w:lang w:val="la-Latn"/>
        </w:rPr>
        <w:t xml:space="preserve">, </w:t>
      </w:r>
      <w:r w:rsidRPr="007A06F5">
        <w:rPr>
          <w:lang w:val="la-Latn"/>
        </w:rPr>
        <w:t>si latrones celaverint</w:t>
      </w:r>
      <w:r w:rsidR="009B2994" w:rsidRPr="007A06F5">
        <w:rPr>
          <w:lang w:val="la-Latn"/>
        </w:rPr>
        <w:t xml:space="preserve">. </w:t>
      </w:r>
    </w:p>
    <w:p w14:paraId="6517D220" w14:textId="2FB80600" w:rsidR="008050BE" w:rsidRPr="007A06F5" w:rsidRDefault="008050BE" w:rsidP="00450DB4">
      <w:pPr>
        <w:pStyle w:val="Normlnweb"/>
        <w:spacing w:before="0" w:beforeAutospacing="0" w:after="120" w:afterAutospacing="0"/>
        <w:rPr>
          <w:lang w:val="la-Latn"/>
        </w:rPr>
      </w:pPr>
      <w:r w:rsidRPr="007A06F5">
        <w:rPr>
          <w:lang w:val="la-Latn"/>
        </w:rPr>
        <w:t>LXII</w:t>
      </w:r>
      <w:r w:rsidR="009B2994" w:rsidRPr="007A06F5">
        <w:rPr>
          <w:lang w:val="la-Latn"/>
        </w:rPr>
        <w:t xml:space="preserve">. </w:t>
      </w:r>
      <w:r w:rsidRPr="007A06F5">
        <w:rPr>
          <w:lang w:val="la-Latn"/>
        </w:rPr>
        <w:t>De comitibus et vicariis admonendis de constitutione legis</w:t>
      </w:r>
      <w:r w:rsidR="009B2994" w:rsidRPr="007A06F5">
        <w:rPr>
          <w:lang w:val="la-Latn"/>
        </w:rPr>
        <w:t xml:space="preserve">. </w:t>
      </w:r>
      <w:r w:rsidRPr="007A06F5">
        <w:rPr>
          <w:lang w:val="la-Latn"/>
        </w:rPr>
        <w:t>/</w:t>
      </w:r>
    </w:p>
    <w:p w14:paraId="61D60F8F" w14:textId="21DF3879" w:rsidR="008050BE" w:rsidRPr="007A06F5" w:rsidRDefault="008050BE" w:rsidP="00450DB4">
      <w:pPr>
        <w:pStyle w:val="Normlnweb"/>
        <w:spacing w:before="0" w:beforeAutospacing="0" w:after="120" w:afterAutospacing="0"/>
        <w:rPr>
          <w:lang w:val="la-Latn"/>
        </w:rPr>
      </w:pPr>
      <w:r w:rsidRPr="007A06F5">
        <w:rPr>
          <w:lang w:val="la-Latn"/>
        </w:rPr>
        <w:t>INCIPIUNT SUPRASCRIPTA CAPITULA ET TEXTUS EORUM</w:t>
      </w:r>
      <w:r w:rsidR="009B2994" w:rsidRPr="007A06F5">
        <w:rPr>
          <w:lang w:val="la-Latn"/>
        </w:rPr>
        <w:t xml:space="preserve">. </w:t>
      </w:r>
    </w:p>
    <w:p w14:paraId="6C1FC700" w14:textId="3CF5F8DF" w:rsidR="008050BE" w:rsidRPr="007A06F5" w:rsidRDefault="008050BE" w:rsidP="00450DB4">
      <w:pPr>
        <w:pStyle w:val="Normlnweb"/>
        <w:spacing w:before="0" w:beforeAutospacing="0" w:after="120" w:afterAutospacing="0"/>
        <w:rPr>
          <w:lang w:val="la-Latn"/>
        </w:rPr>
      </w:pPr>
      <w:r w:rsidRPr="007A06F5">
        <w:rPr>
          <w:lang w:val="la-Latn"/>
        </w:rPr>
        <w:t>I</w:t>
      </w:r>
      <w:r w:rsidR="009B2994" w:rsidRPr="007A06F5">
        <w:rPr>
          <w:lang w:val="la-Latn"/>
        </w:rPr>
        <w:t xml:space="preserve">. </w:t>
      </w:r>
      <w:r w:rsidRPr="007A06F5">
        <w:rPr>
          <w:lang w:val="la-Latn"/>
        </w:rPr>
        <w:t>DE SERVIS PER CONTUMATIAM ALICUI VIM INFERENTIBUS</w:t>
      </w:r>
      <w:r w:rsidR="009B2994" w:rsidRPr="007A06F5">
        <w:rPr>
          <w:lang w:val="la-Latn"/>
        </w:rPr>
        <w:t xml:space="preserve">. </w:t>
      </w:r>
    </w:p>
    <w:p w14:paraId="7F529EA5" w14:textId="54A27C02" w:rsidR="008050BE" w:rsidRPr="007A06F5" w:rsidRDefault="008050BE" w:rsidP="00450DB4">
      <w:pPr>
        <w:pStyle w:val="Normlnweb"/>
        <w:spacing w:before="0" w:beforeAutospacing="0" w:after="120" w:afterAutospacing="0"/>
        <w:rPr>
          <w:lang w:val="la-Latn"/>
        </w:rPr>
      </w:pPr>
      <w:r w:rsidRPr="007A06F5">
        <w:rPr>
          <w:lang w:val="la-Latn"/>
        </w:rPr>
        <w:t>Si</w:t>
      </w:r>
      <w:r w:rsidR="00E55DD3" w:rsidRPr="007A06F5">
        <w:rPr>
          <w:lang w:val="la-Latn"/>
        </w:rPr>
        <w:t xml:space="preserve"> </w:t>
      </w:r>
      <w:r w:rsidRPr="007A06F5">
        <w:rPr>
          <w:lang w:val="la-Latn"/>
        </w:rPr>
        <w:t>servi per contumatiam collecta multitudine alicui vim in</w:t>
      </w:r>
      <w:r w:rsidR="00DD545C" w:rsidRPr="007A06F5">
        <w:rPr>
          <w:lang w:val="la-Latn"/>
        </w:rPr>
        <w:t>tulerint</w:t>
      </w:r>
      <w:r w:rsidR="009B2994" w:rsidRPr="007A06F5">
        <w:rPr>
          <w:lang w:val="la-Latn"/>
        </w:rPr>
        <w:t xml:space="preserve">, </w:t>
      </w:r>
      <w:r w:rsidR="00DD545C" w:rsidRPr="007A06F5">
        <w:rPr>
          <w:lang w:val="la-Latn"/>
        </w:rPr>
        <w:t xml:space="preserve">id est aut homici - </w:t>
      </w:r>
      <w:r w:rsidRPr="007A06F5">
        <w:rPr>
          <w:lang w:val="la-Latn"/>
        </w:rPr>
        <w:t>dium aut incendium aut qualiumcumque rerum direptio</w:t>
      </w:r>
      <w:r w:rsidR="00DD545C" w:rsidRPr="007A06F5">
        <w:rPr>
          <w:lang w:val="la-Latn"/>
        </w:rPr>
        <w:t>nes fecerint</w:t>
      </w:r>
      <w:r w:rsidR="009B2994" w:rsidRPr="007A06F5">
        <w:rPr>
          <w:lang w:val="la-Latn"/>
        </w:rPr>
        <w:t xml:space="preserve">, </w:t>
      </w:r>
      <w:r w:rsidR="00DD545C" w:rsidRPr="007A06F5">
        <w:rPr>
          <w:lang w:val="la-Latn"/>
        </w:rPr>
        <w:t>domini</w:t>
      </w:r>
      <w:r w:rsidR="009B2994" w:rsidRPr="007A06F5">
        <w:rPr>
          <w:lang w:val="la-Latn"/>
        </w:rPr>
        <w:t xml:space="preserve">, </w:t>
      </w:r>
      <w:r w:rsidR="00DD545C" w:rsidRPr="007A06F5">
        <w:rPr>
          <w:lang w:val="la-Latn"/>
        </w:rPr>
        <w:t xml:space="preserve">quorum </w:t>
      </w:r>
      <w:r w:rsidRPr="007A06F5">
        <w:rPr>
          <w:lang w:val="la-Latn"/>
        </w:rPr>
        <w:t>neglegentia hoc evenit</w:t>
      </w:r>
      <w:r w:rsidR="009B2994" w:rsidRPr="007A06F5">
        <w:rPr>
          <w:lang w:val="la-Latn"/>
        </w:rPr>
        <w:t xml:space="preserve">, </w:t>
      </w:r>
      <w:r w:rsidRPr="007A06F5">
        <w:rPr>
          <w:lang w:val="la-Latn"/>
        </w:rPr>
        <w:t>pro eo</w:t>
      </w:r>
      <w:r w:rsidR="009B2994" w:rsidRPr="007A06F5">
        <w:rPr>
          <w:lang w:val="la-Latn"/>
        </w:rPr>
        <w:t xml:space="preserve">, </w:t>
      </w:r>
      <w:r w:rsidRPr="007A06F5">
        <w:rPr>
          <w:lang w:val="la-Latn"/>
        </w:rPr>
        <w:t>quod eos constringere n</w:t>
      </w:r>
      <w:r w:rsidR="00DD545C" w:rsidRPr="007A06F5">
        <w:rPr>
          <w:lang w:val="la-Latn"/>
        </w:rPr>
        <w:t>oluerunt</w:t>
      </w:r>
      <w:r w:rsidR="009B2994" w:rsidRPr="007A06F5">
        <w:rPr>
          <w:lang w:val="la-Latn"/>
        </w:rPr>
        <w:t xml:space="preserve">, </w:t>
      </w:r>
      <w:r w:rsidR="00DD545C" w:rsidRPr="007A06F5">
        <w:rPr>
          <w:lang w:val="la-Latn"/>
        </w:rPr>
        <w:t xml:space="preserve">ut talia facere non </w:t>
      </w:r>
      <w:r w:rsidRPr="007A06F5">
        <w:rPr>
          <w:lang w:val="la-Latn"/>
        </w:rPr>
        <w:t>auderent</w:t>
      </w:r>
      <w:r w:rsidR="009B2994" w:rsidRPr="007A06F5">
        <w:rPr>
          <w:lang w:val="la-Latn"/>
        </w:rPr>
        <w:t xml:space="preserve">, </w:t>
      </w:r>
      <w:r w:rsidRPr="007A06F5">
        <w:rPr>
          <w:lang w:val="la-Latn"/>
        </w:rPr>
        <w:t>bannum nostrum</w:t>
      </w:r>
      <w:r w:rsidR="009B2994" w:rsidRPr="007A06F5">
        <w:rPr>
          <w:lang w:val="la-Latn"/>
        </w:rPr>
        <w:t xml:space="preserve">, </w:t>
      </w:r>
      <w:r w:rsidRPr="007A06F5">
        <w:rPr>
          <w:lang w:val="la-Latn"/>
        </w:rPr>
        <w:t>id est LX solides</w:t>
      </w:r>
      <w:r w:rsidR="009B2994" w:rsidRPr="007A06F5">
        <w:rPr>
          <w:lang w:val="la-Latn"/>
        </w:rPr>
        <w:t xml:space="preserve">, </w:t>
      </w:r>
      <w:r w:rsidRPr="007A06F5">
        <w:rPr>
          <w:lang w:val="la-Latn"/>
        </w:rPr>
        <w:t>solvere cogantur</w:t>
      </w:r>
      <w:r w:rsidR="009B2994" w:rsidRPr="007A06F5">
        <w:rPr>
          <w:lang w:val="la-Latn"/>
        </w:rPr>
        <w:t xml:space="preserve">. </w:t>
      </w:r>
    </w:p>
    <w:p w14:paraId="1F9D23F8" w14:textId="725454AB" w:rsidR="008050BE" w:rsidRPr="007A06F5" w:rsidRDefault="008050BE" w:rsidP="00450DB4">
      <w:pPr>
        <w:pStyle w:val="Normlnweb"/>
        <w:spacing w:before="0" w:beforeAutospacing="0" w:after="120" w:afterAutospacing="0"/>
        <w:rPr>
          <w:lang w:val="la-Latn"/>
        </w:rPr>
      </w:pPr>
      <w:r w:rsidRPr="007A06F5">
        <w:rPr>
          <w:lang w:val="la-Latn"/>
        </w:rPr>
        <w:t>II</w:t>
      </w:r>
      <w:r w:rsidR="009B2994" w:rsidRPr="007A06F5">
        <w:rPr>
          <w:lang w:val="la-Latn"/>
        </w:rPr>
        <w:t xml:space="preserve">. </w:t>
      </w:r>
      <w:r w:rsidRPr="007A06F5">
        <w:rPr>
          <w:lang w:val="la-Latn"/>
        </w:rPr>
        <w:t>DE REBUS VEL MANCIPIIS A FISCO REGALI OCCUPATIS</w:t>
      </w:r>
      <w:r w:rsidR="009B2994" w:rsidRPr="007A06F5">
        <w:rPr>
          <w:lang w:val="la-Latn"/>
        </w:rPr>
        <w:t xml:space="preserve">. </w:t>
      </w:r>
    </w:p>
    <w:p w14:paraId="0F4DF822" w14:textId="65DC18BE" w:rsidR="008050BE" w:rsidRPr="007A06F5" w:rsidRDefault="008050BE" w:rsidP="00450DB4">
      <w:pPr>
        <w:pStyle w:val="Normlnweb"/>
        <w:spacing w:before="0" w:beforeAutospacing="0" w:after="120" w:afterAutospacing="0"/>
        <w:rPr>
          <w:lang w:val="la-Latn"/>
        </w:rPr>
      </w:pPr>
      <w:r w:rsidRPr="007A06F5">
        <w:rPr>
          <w:lang w:val="la-Latn"/>
        </w:rPr>
        <w:t>De</w:t>
      </w:r>
      <w:r w:rsidR="00E55DD3" w:rsidRPr="007A06F5">
        <w:rPr>
          <w:lang w:val="la-Latn"/>
        </w:rPr>
        <w:t xml:space="preserve"> </w:t>
      </w:r>
      <w:r w:rsidRPr="007A06F5">
        <w:rPr>
          <w:lang w:val="la-Latn"/>
        </w:rPr>
        <w:t>rebus sive mancipiis</w:t>
      </w:r>
      <w:r w:rsidR="009B2994" w:rsidRPr="007A06F5">
        <w:rPr>
          <w:lang w:val="la-Latn"/>
        </w:rPr>
        <w:t xml:space="preserve">, </w:t>
      </w:r>
      <w:r w:rsidRPr="007A06F5">
        <w:rPr>
          <w:lang w:val="la-Latn"/>
        </w:rPr>
        <w:t>quae dicuntur a fisco nostro esse occupata</w:t>
      </w:r>
      <w:r w:rsidR="009B2994" w:rsidRPr="007A06F5">
        <w:rPr>
          <w:lang w:val="la-Latn"/>
        </w:rPr>
        <w:t xml:space="preserve">, </w:t>
      </w:r>
      <w:r w:rsidRPr="007A06F5">
        <w:rPr>
          <w:lang w:val="la-Latn"/>
        </w:rPr>
        <w:t>volumus</w:t>
      </w:r>
      <w:r w:rsidR="009B2994" w:rsidRPr="007A06F5">
        <w:rPr>
          <w:lang w:val="la-Latn"/>
        </w:rPr>
        <w:t xml:space="preserve">, </w:t>
      </w:r>
      <w:r w:rsidRPr="007A06F5">
        <w:rPr>
          <w:lang w:val="la-Latn"/>
        </w:rPr>
        <w:t>ut</w:t>
      </w:r>
      <w:r w:rsidR="00DD545C" w:rsidRPr="007A06F5">
        <w:rPr>
          <w:lang w:val="la-Latn"/>
        </w:rPr>
        <w:t xml:space="preserve"> missi </w:t>
      </w:r>
      <w:r w:rsidRPr="007A06F5">
        <w:rPr>
          <w:lang w:val="la-Latn"/>
        </w:rPr>
        <w:t>nostri inquisitionem faciant sine sacramento per veratior</w:t>
      </w:r>
      <w:r w:rsidR="00DD545C" w:rsidRPr="007A06F5">
        <w:rPr>
          <w:lang w:val="la-Latn"/>
        </w:rPr>
        <w:t xml:space="preserve">es homines pagi illius circama </w:t>
      </w:r>
      <w:r w:rsidRPr="007A06F5">
        <w:rPr>
          <w:lang w:val="la-Latn"/>
        </w:rPr>
        <w:t>nentes</w:t>
      </w:r>
      <w:r w:rsidR="009B2994" w:rsidRPr="007A06F5">
        <w:rPr>
          <w:lang w:val="la-Latn"/>
        </w:rPr>
        <w:t xml:space="preserve">, </w:t>
      </w:r>
      <w:r w:rsidRPr="007A06F5">
        <w:rPr>
          <w:lang w:val="la-Latn"/>
        </w:rPr>
        <w:t xml:space="preserve">et quicquid de hac causa verius ac certius investigare </w:t>
      </w:r>
      <w:r w:rsidR="00DD545C" w:rsidRPr="007A06F5">
        <w:rPr>
          <w:lang w:val="la-Latn"/>
        </w:rPr>
        <w:t>potuerint</w:t>
      </w:r>
      <w:r w:rsidR="009B2994" w:rsidRPr="007A06F5">
        <w:rPr>
          <w:lang w:val="la-Latn"/>
        </w:rPr>
        <w:t xml:space="preserve">, </w:t>
      </w:r>
      <w:r w:rsidR="00DD545C" w:rsidRPr="007A06F5">
        <w:rPr>
          <w:lang w:val="la-Latn"/>
        </w:rPr>
        <w:t xml:space="preserve">ad nostram faciant </w:t>
      </w:r>
      <w:r w:rsidRPr="007A06F5">
        <w:rPr>
          <w:lang w:val="la-Latn"/>
        </w:rPr>
        <w:t>pervenire notitiam</w:t>
      </w:r>
      <w:r w:rsidR="009B2994" w:rsidRPr="007A06F5">
        <w:rPr>
          <w:lang w:val="la-Latn"/>
        </w:rPr>
        <w:t xml:space="preserve">, </w:t>
      </w:r>
      <w:r w:rsidRPr="007A06F5">
        <w:rPr>
          <w:lang w:val="la-Latn"/>
        </w:rPr>
        <w:t>ut nos tunc definiamus</w:t>
      </w:r>
      <w:r w:rsidR="009B2994" w:rsidRPr="007A06F5">
        <w:rPr>
          <w:lang w:val="la-Latn"/>
        </w:rPr>
        <w:t xml:space="preserve">, </w:t>
      </w:r>
      <w:r w:rsidRPr="007A06F5">
        <w:rPr>
          <w:lang w:val="la-Latn"/>
        </w:rPr>
        <w:t>quicquid nobis iustum esse videatur</w:t>
      </w:r>
      <w:r w:rsidR="009B2994" w:rsidRPr="007A06F5">
        <w:rPr>
          <w:lang w:val="la-Latn"/>
        </w:rPr>
        <w:t xml:space="preserve">. </w:t>
      </w:r>
      <w:r w:rsidRPr="007A06F5">
        <w:rPr>
          <w:lang w:val="la-Latn"/>
        </w:rPr>
        <w:t>/</w:t>
      </w:r>
    </w:p>
    <w:p w14:paraId="2412DDEC" w14:textId="0998A16D" w:rsidR="008050BE" w:rsidRPr="007A06F5" w:rsidRDefault="008050BE" w:rsidP="00450DB4">
      <w:pPr>
        <w:pStyle w:val="Normlnweb"/>
        <w:spacing w:before="0" w:beforeAutospacing="0" w:after="120" w:afterAutospacing="0"/>
        <w:rPr>
          <w:lang w:val="la-Latn"/>
        </w:rPr>
      </w:pPr>
      <w:r w:rsidRPr="007A06F5">
        <w:rPr>
          <w:lang w:val="la-Latn"/>
        </w:rPr>
        <w:t>III</w:t>
      </w:r>
      <w:r w:rsidR="009B2994" w:rsidRPr="007A06F5">
        <w:rPr>
          <w:lang w:val="la-Latn"/>
        </w:rPr>
        <w:t xml:space="preserve">. </w:t>
      </w:r>
      <w:r w:rsidRPr="007A06F5">
        <w:rPr>
          <w:lang w:val="la-Latn"/>
        </w:rPr>
        <w:t>DE SERVIS VEL ECCLESIA</w:t>
      </w:r>
      <w:r w:rsidR="00DD545C" w:rsidRPr="007A06F5">
        <w:rPr>
          <w:lang w:val="la-Latn"/>
        </w:rPr>
        <w:t>STICIS IN FISCUM REGALEM CONFU</w:t>
      </w:r>
      <w:r w:rsidRPr="007A06F5">
        <w:rPr>
          <w:lang w:val="la-Latn"/>
        </w:rPr>
        <w:t>GIENTIBUS</w:t>
      </w:r>
      <w:r w:rsidR="009B2994" w:rsidRPr="007A06F5">
        <w:rPr>
          <w:lang w:val="la-Latn"/>
        </w:rPr>
        <w:t xml:space="preserve">. </w:t>
      </w:r>
    </w:p>
    <w:p w14:paraId="62375FB0" w14:textId="5D0A5B47" w:rsidR="008050BE" w:rsidRPr="007A06F5" w:rsidRDefault="008050BE" w:rsidP="00450DB4">
      <w:pPr>
        <w:pStyle w:val="Normlnweb"/>
        <w:spacing w:before="0" w:beforeAutospacing="0" w:after="120" w:afterAutospacing="0"/>
        <w:rPr>
          <w:lang w:val="la-Latn"/>
        </w:rPr>
      </w:pPr>
      <w:r w:rsidRPr="007A06F5">
        <w:rPr>
          <w:lang w:val="la-Latn"/>
        </w:rPr>
        <w:t>Si</w:t>
      </w:r>
      <w:r w:rsidR="00E55DD3" w:rsidRPr="007A06F5">
        <w:rPr>
          <w:lang w:val="la-Latn"/>
        </w:rPr>
        <w:t xml:space="preserve"> </w:t>
      </w:r>
      <w:r w:rsidRPr="007A06F5">
        <w:rPr>
          <w:lang w:val="la-Latn"/>
        </w:rPr>
        <w:t>servi vel ecclesiastici vel quorumlibet liberorum hom</w:t>
      </w:r>
      <w:r w:rsidR="00DD545C" w:rsidRPr="007A06F5">
        <w:rPr>
          <w:lang w:val="la-Latn"/>
        </w:rPr>
        <w:t xml:space="preserve">inum in fiscum nostrum confu - </w:t>
      </w:r>
      <w:r w:rsidRPr="007A06F5">
        <w:rPr>
          <w:lang w:val="la-Latn"/>
        </w:rPr>
        <w:t>gerint et a dominis vel advocatis eorum repetiti fuerint</w:t>
      </w:r>
      <w:r w:rsidR="009B2994" w:rsidRPr="007A06F5">
        <w:rPr>
          <w:lang w:val="la-Latn"/>
        </w:rPr>
        <w:t xml:space="preserve">, </w:t>
      </w:r>
      <w:r w:rsidRPr="007A06F5">
        <w:rPr>
          <w:lang w:val="la-Latn"/>
        </w:rPr>
        <w:t>si actor fi</w:t>
      </w:r>
      <w:r w:rsidR="00DD545C" w:rsidRPr="007A06F5">
        <w:rPr>
          <w:lang w:val="la-Latn"/>
        </w:rPr>
        <w:t>sci nostri intellexerit</w:t>
      </w:r>
      <w:r w:rsidR="009B2994" w:rsidRPr="007A06F5">
        <w:rPr>
          <w:lang w:val="la-Latn"/>
        </w:rPr>
        <w:t xml:space="preserve">, </w:t>
      </w:r>
      <w:r w:rsidRPr="007A06F5">
        <w:rPr>
          <w:lang w:val="la-Latn"/>
        </w:rPr>
        <w:t>quod eos iuste non possit tenere ad nostrum dominium</w:t>
      </w:r>
      <w:r w:rsidR="009B2994" w:rsidRPr="007A06F5">
        <w:rPr>
          <w:lang w:val="la-Latn"/>
        </w:rPr>
        <w:t xml:space="preserve">, </w:t>
      </w:r>
      <w:r w:rsidR="00DD545C" w:rsidRPr="007A06F5">
        <w:rPr>
          <w:lang w:val="la-Latn"/>
        </w:rPr>
        <w:t xml:space="preserve">eiciat illos de eodem fisco et </w:t>
      </w:r>
      <w:r w:rsidRPr="007A06F5">
        <w:rPr>
          <w:lang w:val="la-Latn"/>
        </w:rPr>
        <w:t>recipiant eos domini eorum</w:t>
      </w:r>
      <w:r w:rsidR="009B2994" w:rsidRPr="007A06F5">
        <w:rPr>
          <w:lang w:val="la-Latn"/>
        </w:rPr>
        <w:t xml:space="preserve">. </w:t>
      </w:r>
      <w:r w:rsidRPr="007A06F5">
        <w:rPr>
          <w:lang w:val="la-Latn"/>
        </w:rPr>
        <w:t>Et si eidem actori visum fu</w:t>
      </w:r>
      <w:r w:rsidR="00DD545C" w:rsidRPr="007A06F5">
        <w:rPr>
          <w:lang w:val="la-Latn"/>
        </w:rPr>
        <w:t>erit</w:t>
      </w:r>
      <w:r w:rsidR="009B2994" w:rsidRPr="007A06F5">
        <w:rPr>
          <w:lang w:val="la-Latn"/>
        </w:rPr>
        <w:t xml:space="preserve">, </w:t>
      </w:r>
      <w:r w:rsidR="00DD545C" w:rsidRPr="007A06F5">
        <w:rPr>
          <w:lang w:val="la-Latn"/>
        </w:rPr>
        <w:t xml:space="preserve">quod ad nostrum debeant </w:t>
      </w:r>
      <w:r w:rsidRPr="007A06F5">
        <w:rPr>
          <w:lang w:val="la-Latn"/>
        </w:rPr>
        <w:t>pertinere dominium</w:t>
      </w:r>
      <w:r w:rsidR="009B2994" w:rsidRPr="007A06F5">
        <w:rPr>
          <w:lang w:val="la-Latn"/>
        </w:rPr>
        <w:t xml:space="preserve">, </w:t>
      </w:r>
      <w:r w:rsidRPr="007A06F5">
        <w:rPr>
          <w:lang w:val="la-Latn"/>
        </w:rPr>
        <w:t>expellat eos de eodem fisco et po</w:t>
      </w:r>
      <w:r w:rsidR="00DD545C" w:rsidRPr="007A06F5">
        <w:rPr>
          <w:lang w:val="la-Latn"/>
        </w:rPr>
        <w:t xml:space="preserve">stquam ab eisdem repetitoribus </w:t>
      </w:r>
      <w:r w:rsidRPr="007A06F5">
        <w:rPr>
          <w:lang w:val="la-Latn"/>
        </w:rPr>
        <w:t>fuerint recepti</w:t>
      </w:r>
      <w:r w:rsidR="009B2994" w:rsidRPr="007A06F5">
        <w:rPr>
          <w:lang w:val="la-Latn"/>
        </w:rPr>
        <w:t xml:space="preserve">, </w:t>
      </w:r>
      <w:r w:rsidRPr="007A06F5">
        <w:rPr>
          <w:lang w:val="la-Latn"/>
        </w:rPr>
        <w:t>habeat cum eis legitimam actionem et sic</w:t>
      </w:r>
      <w:r w:rsidR="00DD545C" w:rsidRPr="007A06F5">
        <w:rPr>
          <w:lang w:val="la-Latn"/>
        </w:rPr>
        <w:t xml:space="preserve"> eos</w:t>
      </w:r>
      <w:r w:rsidR="009B2994" w:rsidRPr="007A06F5">
        <w:rPr>
          <w:lang w:val="la-Latn"/>
        </w:rPr>
        <w:t xml:space="preserve">, </w:t>
      </w:r>
      <w:r w:rsidR="00DD545C" w:rsidRPr="007A06F5">
        <w:rPr>
          <w:lang w:val="la-Latn"/>
        </w:rPr>
        <w:t>si poterit</w:t>
      </w:r>
      <w:r w:rsidR="009B2994" w:rsidRPr="007A06F5">
        <w:rPr>
          <w:lang w:val="la-Latn"/>
        </w:rPr>
        <w:t xml:space="preserve">, </w:t>
      </w:r>
      <w:r w:rsidR="00DD545C" w:rsidRPr="007A06F5">
        <w:rPr>
          <w:lang w:val="la-Latn"/>
        </w:rPr>
        <w:t xml:space="preserve">ad nostram </w:t>
      </w:r>
      <w:r w:rsidRPr="007A06F5">
        <w:rPr>
          <w:lang w:val="la-Latn"/>
        </w:rPr>
        <w:t>evindicet possessionem</w:t>
      </w:r>
      <w:r w:rsidR="009B2994" w:rsidRPr="007A06F5">
        <w:rPr>
          <w:lang w:val="la-Latn"/>
        </w:rPr>
        <w:t xml:space="preserve">. </w:t>
      </w:r>
    </w:p>
    <w:p w14:paraId="2DB5EADA" w14:textId="3A719F60" w:rsidR="008050BE" w:rsidRPr="007A06F5" w:rsidRDefault="008050BE" w:rsidP="00450DB4">
      <w:pPr>
        <w:pStyle w:val="Normlnweb"/>
        <w:spacing w:before="0" w:beforeAutospacing="0" w:after="120" w:afterAutospacing="0"/>
        <w:rPr>
          <w:lang w:val="la-Latn"/>
        </w:rPr>
      </w:pPr>
      <w:r w:rsidRPr="007A06F5">
        <w:rPr>
          <w:lang w:val="la-Latn"/>
        </w:rPr>
        <w:lastRenderedPageBreak/>
        <w:t>IIII</w:t>
      </w:r>
      <w:r w:rsidR="009B2994" w:rsidRPr="007A06F5">
        <w:rPr>
          <w:lang w:val="la-Latn"/>
        </w:rPr>
        <w:t xml:space="preserve">. </w:t>
      </w:r>
      <w:r w:rsidRPr="007A06F5">
        <w:rPr>
          <w:lang w:val="la-Latn"/>
        </w:rPr>
        <w:t>DE VASSIS DOMINICIS</w:t>
      </w:r>
      <w:r w:rsidR="00DD545C" w:rsidRPr="007A06F5">
        <w:rPr>
          <w:lang w:val="la-Latn"/>
        </w:rPr>
        <w:t xml:space="preserve"> AD MARCAM CUSTODIENDAM CONSTI </w:t>
      </w:r>
      <w:r w:rsidRPr="007A06F5">
        <w:rPr>
          <w:lang w:val="la-Latn"/>
        </w:rPr>
        <w:t>TUTIS</w:t>
      </w:r>
      <w:r w:rsidR="009B2994" w:rsidRPr="007A06F5">
        <w:rPr>
          <w:lang w:val="la-Latn"/>
        </w:rPr>
        <w:t xml:space="preserve">. </w:t>
      </w:r>
    </w:p>
    <w:p w14:paraId="35CD7CA5" w14:textId="2715F489" w:rsidR="008050BE" w:rsidRPr="007A06F5" w:rsidRDefault="008050BE" w:rsidP="00450DB4">
      <w:pPr>
        <w:pStyle w:val="Normlnweb"/>
        <w:spacing w:before="0" w:beforeAutospacing="0" w:after="120" w:afterAutospacing="0"/>
        <w:rPr>
          <w:lang w:val="la-Latn"/>
        </w:rPr>
      </w:pPr>
      <w:r w:rsidRPr="007A06F5">
        <w:rPr>
          <w:lang w:val="la-Latn"/>
        </w:rPr>
        <w:t>De</w:t>
      </w:r>
      <w:r w:rsidR="00E55DD3" w:rsidRPr="007A06F5">
        <w:rPr>
          <w:lang w:val="la-Latn"/>
        </w:rPr>
        <w:t xml:space="preserve"> </w:t>
      </w:r>
      <w:r w:rsidRPr="007A06F5">
        <w:rPr>
          <w:lang w:val="la-Latn"/>
        </w:rPr>
        <w:t>vassis nostris</w:t>
      </w:r>
      <w:r w:rsidR="009B2994" w:rsidRPr="007A06F5">
        <w:rPr>
          <w:lang w:val="la-Latn"/>
        </w:rPr>
        <w:t xml:space="preserve">, </w:t>
      </w:r>
      <w:r w:rsidRPr="007A06F5">
        <w:rPr>
          <w:lang w:val="la-Latn"/>
        </w:rPr>
        <w:t xml:space="preserve">qui ad marcam nostram constituti sunt </w:t>
      </w:r>
      <w:r w:rsidR="00DD545C" w:rsidRPr="007A06F5">
        <w:rPr>
          <w:lang w:val="la-Latn"/>
        </w:rPr>
        <w:t xml:space="preserve">custodiendam aut in longinquis </w:t>
      </w:r>
      <w:r w:rsidRPr="007A06F5">
        <w:rPr>
          <w:lang w:val="la-Latn"/>
        </w:rPr>
        <w:t>regionibus sua habent beneficia vel res proprias vel etiam nobis assidue in palatio nostro /serviunt et ideo non possunt assidua custodire placita</w:t>
      </w:r>
      <w:r w:rsidR="009B2994" w:rsidRPr="007A06F5">
        <w:rPr>
          <w:lang w:val="la-Latn"/>
        </w:rPr>
        <w:t xml:space="preserve">. </w:t>
      </w:r>
      <w:r w:rsidRPr="007A06F5">
        <w:rPr>
          <w:lang w:val="la-Latn"/>
        </w:rPr>
        <w:t>Quam</w:t>
      </w:r>
      <w:r w:rsidR="00DD545C" w:rsidRPr="007A06F5">
        <w:rPr>
          <w:lang w:val="la-Latn"/>
        </w:rPr>
        <w:t xml:space="preserve"> rem volumus</w:t>
      </w:r>
      <w:r w:rsidR="009B2994" w:rsidRPr="007A06F5">
        <w:rPr>
          <w:lang w:val="la-Latn"/>
        </w:rPr>
        <w:t xml:space="preserve">, </w:t>
      </w:r>
      <w:r w:rsidR="00DD545C" w:rsidRPr="007A06F5">
        <w:rPr>
          <w:lang w:val="la-Latn"/>
        </w:rPr>
        <w:t xml:space="preserve">ut missi nostri </w:t>
      </w:r>
      <w:r w:rsidRPr="007A06F5">
        <w:rPr>
          <w:lang w:val="la-Latn"/>
        </w:rPr>
        <w:t>vel comes nobis notam faciant</w:t>
      </w:r>
      <w:r w:rsidR="009B2994" w:rsidRPr="007A06F5">
        <w:rPr>
          <w:lang w:val="la-Latn"/>
        </w:rPr>
        <w:t xml:space="preserve">, </w:t>
      </w:r>
      <w:r w:rsidRPr="007A06F5">
        <w:rPr>
          <w:lang w:val="la-Latn"/>
        </w:rPr>
        <w:t>et nos faciemus</w:t>
      </w:r>
      <w:r w:rsidR="009B2994" w:rsidRPr="007A06F5">
        <w:rPr>
          <w:lang w:val="la-Latn"/>
        </w:rPr>
        <w:t xml:space="preserve">, </w:t>
      </w:r>
      <w:r w:rsidRPr="007A06F5">
        <w:rPr>
          <w:lang w:val="la-Latn"/>
        </w:rPr>
        <w:t>ut ad eorum placita veniant</w:t>
      </w:r>
      <w:r w:rsidR="009B2994" w:rsidRPr="007A06F5">
        <w:rPr>
          <w:lang w:val="la-Latn"/>
        </w:rPr>
        <w:t xml:space="preserve">. </w:t>
      </w:r>
    </w:p>
    <w:p w14:paraId="273383D6" w14:textId="696847CB" w:rsidR="008050BE" w:rsidRPr="007A06F5" w:rsidRDefault="008050BE" w:rsidP="00450DB4">
      <w:pPr>
        <w:pStyle w:val="Normlnweb"/>
        <w:spacing w:before="0" w:beforeAutospacing="0" w:after="120" w:afterAutospacing="0"/>
        <w:rPr>
          <w:lang w:val="la-Latn"/>
        </w:rPr>
      </w:pPr>
      <w:r w:rsidRPr="007A06F5">
        <w:rPr>
          <w:lang w:val="la-Latn"/>
        </w:rPr>
        <w:t>V</w:t>
      </w:r>
      <w:r w:rsidR="009B2994" w:rsidRPr="007A06F5">
        <w:rPr>
          <w:lang w:val="la-Latn"/>
        </w:rPr>
        <w:t xml:space="preserve">. </w:t>
      </w:r>
      <w:r w:rsidRPr="007A06F5">
        <w:rPr>
          <w:lang w:val="la-Latn"/>
        </w:rPr>
        <w:t>DE COMITIBUS AD CUSTODIAM MARITIMAM DEPUTATIS</w:t>
      </w:r>
      <w:r w:rsidR="009B2994" w:rsidRPr="007A06F5">
        <w:rPr>
          <w:lang w:val="la-Latn"/>
        </w:rPr>
        <w:t xml:space="preserve">. </w:t>
      </w:r>
    </w:p>
    <w:p w14:paraId="32AABEE0" w14:textId="20190882" w:rsidR="008050BE" w:rsidRPr="007A06F5" w:rsidRDefault="008050BE" w:rsidP="00450DB4">
      <w:pPr>
        <w:pStyle w:val="Normlnweb"/>
        <w:spacing w:before="0" w:beforeAutospacing="0" w:after="120" w:afterAutospacing="0"/>
        <w:rPr>
          <w:lang w:val="la-Latn"/>
        </w:rPr>
      </w:pPr>
      <w:r w:rsidRPr="007A06F5">
        <w:rPr>
          <w:lang w:val="la-Latn"/>
        </w:rPr>
        <w:t>Volumus</w:t>
      </w:r>
      <w:r w:rsidR="009B2994" w:rsidRPr="007A06F5">
        <w:rPr>
          <w:lang w:val="la-Latn"/>
        </w:rPr>
        <w:t xml:space="preserve">, </w:t>
      </w:r>
      <w:r w:rsidRPr="007A06F5">
        <w:rPr>
          <w:lang w:val="la-Latn"/>
        </w:rPr>
        <w:t>ut comites</w:t>
      </w:r>
      <w:r w:rsidR="009B2994" w:rsidRPr="007A06F5">
        <w:rPr>
          <w:lang w:val="la-Latn"/>
        </w:rPr>
        <w:t xml:space="preserve">, </w:t>
      </w:r>
      <w:r w:rsidRPr="007A06F5">
        <w:rPr>
          <w:lang w:val="la-Latn"/>
        </w:rPr>
        <w:t>qui ad custodiam maritimam deput</w:t>
      </w:r>
      <w:r w:rsidR="00DD545C" w:rsidRPr="007A06F5">
        <w:rPr>
          <w:lang w:val="la-Latn"/>
        </w:rPr>
        <w:t>ati sunt</w:t>
      </w:r>
      <w:r w:rsidR="009B2994" w:rsidRPr="007A06F5">
        <w:rPr>
          <w:lang w:val="la-Latn"/>
        </w:rPr>
        <w:t xml:space="preserve">, </w:t>
      </w:r>
      <w:r w:rsidR="00DD545C" w:rsidRPr="007A06F5">
        <w:rPr>
          <w:lang w:val="la-Latn"/>
        </w:rPr>
        <w:t xml:space="preserve">quicumque ex eis in </w:t>
      </w:r>
      <w:r w:rsidRPr="007A06F5">
        <w:rPr>
          <w:lang w:val="la-Latn"/>
        </w:rPr>
        <w:t>suo ministerio residet</w:t>
      </w:r>
      <w:r w:rsidR="009B2994" w:rsidRPr="007A06F5">
        <w:rPr>
          <w:lang w:val="la-Latn"/>
        </w:rPr>
        <w:t xml:space="preserve">, </w:t>
      </w:r>
      <w:r w:rsidRPr="007A06F5">
        <w:rPr>
          <w:lang w:val="la-Latn"/>
        </w:rPr>
        <w:t>de iustitia facienda se non excuset pr</w:t>
      </w:r>
      <w:r w:rsidR="00DD545C" w:rsidRPr="007A06F5">
        <w:rPr>
          <w:lang w:val="la-Latn"/>
        </w:rPr>
        <w:t>opter illam custodiam</w:t>
      </w:r>
      <w:r w:rsidR="009B2994" w:rsidRPr="007A06F5">
        <w:rPr>
          <w:lang w:val="la-Latn"/>
        </w:rPr>
        <w:t xml:space="preserve">, </w:t>
      </w:r>
      <w:r w:rsidR="00DD545C" w:rsidRPr="007A06F5">
        <w:rPr>
          <w:lang w:val="la-Latn"/>
        </w:rPr>
        <w:t xml:space="preserve">sed si </w:t>
      </w:r>
      <w:r w:rsidRPr="007A06F5">
        <w:rPr>
          <w:lang w:val="la-Latn"/>
        </w:rPr>
        <w:t>ibi secum suos scabinios habuerit</w:t>
      </w:r>
      <w:r w:rsidR="009B2994" w:rsidRPr="007A06F5">
        <w:rPr>
          <w:lang w:val="la-Latn"/>
        </w:rPr>
        <w:t xml:space="preserve">, </w:t>
      </w:r>
      <w:r w:rsidRPr="007A06F5">
        <w:rPr>
          <w:lang w:val="la-Latn"/>
        </w:rPr>
        <w:t>ibi placitum teneat et iustitiam faciat</w:t>
      </w:r>
      <w:r w:rsidR="009B2994" w:rsidRPr="007A06F5">
        <w:rPr>
          <w:lang w:val="la-Latn"/>
        </w:rPr>
        <w:t xml:space="preserve">. </w:t>
      </w:r>
    </w:p>
    <w:p w14:paraId="5B696C58" w14:textId="121031A7" w:rsidR="008050BE" w:rsidRPr="007A06F5" w:rsidRDefault="008050BE" w:rsidP="00450DB4">
      <w:pPr>
        <w:pStyle w:val="Normlnweb"/>
        <w:spacing w:before="0" w:beforeAutospacing="0" w:after="120" w:afterAutospacing="0"/>
        <w:rPr>
          <w:lang w:val="la-Latn"/>
        </w:rPr>
      </w:pPr>
      <w:r w:rsidRPr="007A06F5">
        <w:rPr>
          <w:lang w:val="la-Latn"/>
        </w:rPr>
        <w:t>VI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PROPTER INCESTUM RES PROPRIAS AMISERUNT</w:t>
      </w:r>
      <w:r w:rsidR="009B2994" w:rsidRPr="007A06F5">
        <w:rPr>
          <w:lang w:val="la-Latn"/>
        </w:rPr>
        <w:t xml:space="preserve">. </w:t>
      </w:r>
    </w:p>
    <w:p w14:paraId="0DA40C7F" w14:textId="46C18006" w:rsidR="008050BE" w:rsidRPr="007A06F5" w:rsidRDefault="008050BE" w:rsidP="00450DB4">
      <w:pPr>
        <w:pStyle w:val="Normlnweb"/>
        <w:spacing w:before="0" w:beforeAutospacing="0" w:after="120" w:afterAutospacing="0"/>
        <w:rPr>
          <w:lang w:val="la-Latn"/>
        </w:rPr>
      </w:pPr>
      <w:r w:rsidRPr="007A06F5">
        <w:rPr>
          <w:lang w:val="la-Latn"/>
        </w:rPr>
        <w:t>De</w:t>
      </w:r>
      <w:r w:rsidR="00E55DD3" w:rsidRPr="007A06F5">
        <w:rPr>
          <w:lang w:val="la-Latn"/>
        </w:rPr>
        <w:t xml:space="preserve"> </w:t>
      </w:r>
      <w:r w:rsidRPr="007A06F5">
        <w:rPr>
          <w:lang w:val="la-Latn"/>
        </w:rPr>
        <w:t>his</w:t>
      </w:r>
      <w:r w:rsidR="009B2994" w:rsidRPr="007A06F5">
        <w:rPr>
          <w:lang w:val="la-Latn"/>
        </w:rPr>
        <w:t xml:space="preserve">, </w:t>
      </w:r>
      <w:r w:rsidRPr="007A06F5">
        <w:rPr>
          <w:lang w:val="la-Latn"/>
        </w:rPr>
        <w:t>qui se dicunt propter incestum res proprias amisisse</w:t>
      </w:r>
      <w:r w:rsidR="009B2994" w:rsidRPr="007A06F5">
        <w:rPr>
          <w:lang w:val="la-Latn"/>
        </w:rPr>
        <w:t xml:space="preserve">, </w:t>
      </w:r>
      <w:r w:rsidRPr="007A06F5">
        <w:rPr>
          <w:lang w:val="la-Latn"/>
        </w:rPr>
        <w:t>constitu</w:t>
      </w:r>
      <w:r w:rsidR="00DD545C" w:rsidRPr="007A06F5">
        <w:rPr>
          <w:lang w:val="la-Latn"/>
        </w:rPr>
        <w:t>tum est</w:t>
      </w:r>
      <w:r w:rsidR="009B2994" w:rsidRPr="007A06F5">
        <w:rPr>
          <w:lang w:val="la-Latn"/>
        </w:rPr>
        <w:t xml:space="preserve">, </w:t>
      </w:r>
      <w:r w:rsidR="00DD545C" w:rsidRPr="007A06F5">
        <w:rPr>
          <w:lang w:val="la-Latn"/>
        </w:rPr>
        <w:t xml:space="preserve">ut si ante </w:t>
      </w:r>
      <w:r w:rsidRPr="007A06F5">
        <w:rPr>
          <w:lang w:val="la-Latn"/>
        </w:rPr>
        <w:t>proximum quinquennium</w:t>
      </w:r>
      <w:r w:rsidR="009B2994" w:rsidRPr="007A06F5">
        <w:rPr>
          <w:lang w:val="la-Latn"/>
        </w:rPr>
        <w:t xml:space="preserve">, </w:t>
      </w:r>
      <w:r w:rsidRPr="007A06F5">
        <w:rPr>
          <w:lang w:val="la-Latn"/>
        </w:rPr>
        <w:t>quando placitum nostrum ha</w:t>
      </w:r>
      <w:r w:rsidR="00DD545C" w:rsidRPr="007A06F5">
        <w:rPr>
          <w:lang w:val="la-Latn"/>
        </w:rPr>
        <w:t>buimus in Compendio</w:t>
      </w:r>
      <w:r w:rsidR="009B2994" w:rsidRPr="007A06F5">
        <w:rPr>
          <w:lang w:val="la-Latn"/>
        </w:rPr>
        <w:t xml:space="preserve">, </w:t>
      </w:r>
      <w:r w:rsidR="00DD545C" w:rsidRPr="007A06F5">
        <w:rPr>
          <w:lang w:val="la-Latn"/>
        </w:rPr>
        <w:t xml:space="preserve">easdem </w:t>
      </w:r>
      <w:r w:rsidRPr="007A06F5">
        <w:rPr>
          <w:lang w:val="la-Latn"/>
        </w:rPr>
        <w:t>res amiserunt</w:t>
      </w:r>
      <w:r w:rsidR="009B2994" w:rsidRPr="007A06F5">
        <w:rPr>
          <w:lang w:val="la-Latn"/>
        </w:rPr>
        <w:t xml:space="preserve">, </w:t>
      </w:r>
      <w:r w:rsidRPr="007A06F5">
        <w:rPr>
          <w:lang w:val="la-Latn"/>
        </w:rPr>
        <w:t>non eis restituantur</w:t>
      </w:r>
      <w:r w:rsidR="009B2994" w:rsidRPr="007A06F5">
        <w:rPr>
          <w:lang w:val="la-Latn"/>
        </w:rPr>
        <w:t xml:space="preserve">. </w:t>
      </w:r>
    </w:p>
    <w:p w14:paraId="758C0BDF" w14:textId="2A5C4342" w:rsidR="008050BE" w:rsidRPr="007A06F5" w:rsidRDefault="008050BE" w:rsidP="00450DB4">
      <w:pPr>
        <w:pStyle w:val="Normlnweb"/>
        <w:spacing w:before="0" w:beforeAutospacing="0" w:after="120" w:afterAutospacing="0"/>
        <w:rPr>
          <w:lang w:val="la-Latn"/>
        </w:rPr>
      </w:pPr>
      <w:r w:rsidRPr="007A06F5">
        <w:rPr>
          <w:lang w:val="la-Latn"/>
        </w:rPr>
        <w:t>VII</w:t>
      </w:r>
      <w:r w:rsidR="009B2994" w:rsidRPr="007A06F5">
        <w:rPr>
          <w:lang w:val="la-Latn"/>
        </w:rPr>
        <w:t xml:space="preserve">. </w:t>
      </w:r>
      <w:r w:rsidRPr="007A06F5">
        <w:rPr>
          <w:lang w:val="la-Latn"/>
        </w:rPr>
        <w:t>DE CONIURATIONIBUS SER</w:t>
      </w:r>
      <w:r w:rsidR="00DD545C" w:rsidRPr="007A06F5">
        <w:rPr>
          <w:lang w:val="la-Latn"/>
        </w:rPr>
        <w:t>VORUM IN FLANDRIS ET IN MEMPIS</w:t>
      </w:r>
      <w:r w:rsidRPr="007A06F5">
        <w:rPr>
          <w:lang w:val="la-Latn"/>
        </w:rPr>
        <w:t>CO ET IN CETERIS MARITIMIS LOCIS</w:t>
      </w:r>
      <w:r w:rsidR="009B2994" w:rsidRPr="007A06F5">
        <w:rPr>
          <w:lang w:val="la-Latn"/>
        </w:rPr>
        <w:t xml:space="preserve">. </w:t>
      </w:r>
    </w:p>
    <w:p w14:paraId="524BF86D" w14:textId="79B7E51E" w:rsidR="00D60993" w:rsidRPr="007A06F5" w:rsidRDefault="008050BE" w:rsidP="00D60993">
      <w:pPr>
        <w:pStyle w:val="Normlnweb"/>
        <w:rPr>
          <w:lang w:val="la-Latn"/>
        </w:rPr>
      </w:pPr>
      <w:r w:rsidRPr="007A06F5">
        <w:rPr>
          <w:lang w:val="la-Latn"/>
        </w:rPr>
        <w:t>De</w:t>
      </w:r>
      <w:r w:rsidR="00E55DD3" w:rsidRPr="007A06F5">
        <w:rPr>
          <w:lang w:val="la-Latn"/>
        </w:rPr>
        <w:t xml:space="preserve"> </w:t>
      </w:r>
      <w:r w:rsidRPr="007A06F5">
        <w:rPr>
          <w:lang w:val="la-Latn"/>
        </w:rPr>
        <w:t>coniurationibus servorum</w:t>
      </w:r>
      <w:r w:rsidR="009B2994" w:rsidRPr="007A06F5">
        <w:rPr>
          <w:lang w:val="la-Latn"/>
        </w:rPr>
        <w:t xml:space="preserve">, </w:t>
      </w:r>
      <w:r w:rsidRPr="007A06F5">
        <w:rPr>
          <w:lang w:val="la-Latn"/>
        </w:rPr>
        <w:t>quae fiunt in Flandris et in Menpisco</w:t>
      </w:r>
      <w:r w:rsidR="00E55DD3" w:rsidRPr="007A06F5">
        <w:rPr>
          <w:lang w:val="la-Latn"/>
        </w:rPr>
        <w:t xml:space="preserve"> </w:t>
      </w:r>
      <w:r w:rsidRPr="007A06F5">
        <w:rPr>
          <w:lang w:val="la-Latn"/>
        </w:rPr>
        <w:t xml:space="preserve">et in caeteris/ </w:t>
      </w:r>
      <w:r w:rsidR="00D60993" w:rsidRPr="007A06F5">
        <w:rPr>
          <w:lang w:val="la-Latn"/>
        </w:rPr>
        <w:t>maritimis locis</w:t>
      </w:r>
      <w:r w:rsidR="009B2994" w:rsidRPr="007A06F5">
        <w:rPr>
          <w:lang w:val="la-Latn"/>
        </w:rPr>
        <w:t xml:space="preserve">, </w:t>
      </w:r>
      <w:r w:rsidR="00D60993" w:rsidRPr="007A06F5">
        <w:rPr>
          <w:lang w:val="la-Latn"/>
        </w:rPr>
        <w:t>volumus</w:t>
      </w:r>
      <w:r w:rsidR="009B2994" w:rsidRPr="007A06F5">
        <w:rPr>
          <w:lang w:val="la-Latn"/>
        </w:rPr>
        <w:t xml:space="preserve">, </w:t>
      </w:r>
      <w:r w:rsidR="00D60993" w:rsidRPr="007A06F5">
        <w:rPr>
          <w:lang w:val="la-Latn"/>
        </w:rPr>
        <w:t>ut per missos nostros indicetur</w:t>
      </w:r>
      <w:r w:rsidR="00DD545C" w:rsidRPr="007A06F5">
        <w:rPr>
          <w:lang w:val="la-Latn"/>
        </w:rPr>
        <w:t xml:space="preserve"> dominis servorum illorum</w:t>
      </w:r>
      <w:r w:rsidR="009B2994" w:rsidRPr="007A06F5">
        <w:rPr>
          <w:lang w:val="la-Latn"/>
        </w:rPr>
        <w:t xml:space="preserve">, </w:t>
      </w:r>
      <w:r w:rsidR="00DD545C" w:rsidRPr="007A06F5">
        <w:rPr>
          <w:lang w:val="la-Latn"/>
        </w:rPr>
        <w:t xml:space="preserve">ut </w:t>
      </w:r>
      <w:r w:rsidR="00D60993" w:rsidRPr="007A06F5">
        <w:rPr>
          <w:lang w:val="la-Latn"/>
        </w:rPr>
        <w:t>constringant eos</w:t>
      </w:r>
      <w:r w:rsidR="009B2994" w:rsidRPr="007A06F5">
        <w:rPr>
          <w:lang w:val="la-Latn"/>
        </w:rPr>
        <w:t xml:space="preserve">, </w:t>
      </w:r>
      <w:r w:rsidR="00D60993" w:rsidRPr="007A06F5">
        <w:rPr>
          <w:lang w:val="la-Latn"/>
        </w:rPr>
        <w:t>ne ultra tales coniurationes facere praesu</w:t>
      </w:r>
      <w:r w:rsidR="00DD545C" w:rsidRPr="007A06F5">
        <w:rPr>
          <w:lang w:val="la-Latn"/>
        </w:rPr>
        <w:t>mant</w:t>
      </w:r>
      <w:r w:rsidR="009B2994" w:rsidRPr="007A06F5">
        <w:rPr>
          <w:lang w:val="la-Latn"/>
        </w:rPr>
        <w:t xml:space="preserve">. </w:t>
      </w:r>
      <w:r w:rsidR="00DD545C" w:rsidRPr="007A06F5">
        <w:rPr>
          <w:lang w:val="la-Latn"/>
        </w:rPr>
        <w:t>Et ut sciant ipsi eorun</w:t>
      </w:r>
      <w:r w:rsidR="00D60993" w:rsidRPr="007A06F5">
        <w:rPr>
          <w:lang w:val="la-Latn"/>
        </w:rPr>
        <w:t>dem servorum domini</w:t>
      </w:r>
      <w:r w:rsidR="009B2994" w:rsidRPr="007A06F5">
        <w:rPr>
          <w:lang w:val="la-Latn"/>
        </w:rPr>
        <w:t xml:space="preserve">, </w:t>
      </w:r>
      <w:r w:rsidR="00D60993" w:rsidRPr="007A06F5">
        <w:rPr>
          <w:lang w:val="la-Latn"/>
        </w:rPr>
        <w:t>quod</w:t>
      </w:r>
      <w:r w:rsidR="009B2994" w:rsidRPr="007A06F5">
        <w:rPr>
          <w:lang w:val="la-Latn"/>
        </w:rPr>
        <w:t xml:space="preserve">, </w:t>
      </w:r>
      <w:r w:rsidR="00D60993" w:rsidRPr="007A06F5">
        <w:rPr>
          <w:lang w:val="la-Latn"/>
        </w:rPr>
        <w:t>cuiuscumque send hu</w:t>
      </w:r>
      <w:r w:rsidR="00DD545C" w:rsidRPr="007A06F5">
        <w:rPr>
          <w:lang w:val="la-Latn"/>
        </w:rPr>
        <w:t xml:space="preserve">iuscemodi coniurationem facere </w:t>
      </w:r>
      <w:r w:rsidR="00D60993" w:rsidRPr="007A06F5">
        <w:rPr>
          <w:lang w:val="la-Latn"/>
        </w:rPr>
        <w:t>praesumpserint</w:t>
      </w:r>
      <w:r w:rsidR="009B2994" w:rsidRPr="007A06F5">
        <w:rPr>
          <w:lang w:val="la-Latn"/>
        </w:rPr>
        <w:t xml:space="preserve">, </w:t>
      </w:r>
      <w:r w:rsidR="00D60993" w:rsidRPr="007A06F5">
        <w:rPr>
          <w:lang w:val="la-Latn"/>
        </w:rPr>
        <w:t>postquam eis haec nostra iussio fuerit indi</w:t>
      </w:r>
      <w:r w:rsidR="00DD545C" w:rsidRPr="007A06F5">
        <w:rPr>
          <w:lang w:val="la-Latn"/>
        </w:rPr>
        <w:t>cata</w:t>
      </w:r>
      <w:r w:rsidR="009B2994" w:rsidRPr="007A06F5">
        <w:rPr>
          <w:lang w:val="la-Latn"/>
        </w:rPr>
        <w:t xml:space="preserve">, </w:t>
      </w:r>
      <w:r w:rsidR="00DD545C" w:rsidRPr="007A06F5">
        <w:rPr>
          <w:lang w:val="la-Latn"/>
        </w:rPr>
        <w:t>bannum nostrum</w:t>
      </w:r>
      <w:r w:rsidR="009B2994" w:rsidRPr="007A06F5">
        <w:rPr>
          <w:lang w:val="la-Latn"/>
        </w:rPr>
        <w:t xml:space="preserve">, </w:t>
      </w:r>
      <w:r w:rsidR="00DD545C" w:rsidRPr="007A06F5">
        <w:rPr>
          <w:lang w:val="la-Latn"/>
        </w:rPr>
        <w:t xml:space="preserve">id est </w:t>
      </w:r>
      <w:r w:rsidR="00D60993" w:rsidRPr="007A06F5">
        <w:rPr>
          <w:lang w:val="la-Latn"/>
        </w:rPr>
        <w:t>LX solides</w:t>
      </w:r>
      <w:r w:rsidR="009B2994" w:rsidRPr="007A06F5">
        <w:rPr>
          <w:lang w:val="la-Latn"/>
        </w:rPr>
        <w:t xml:space="preserve">, </w:t>
      </w:r>
      <w:r w:rsidR="00D60993" w:rsidRPr="007A06F5">
        <w:rPr>
          <w:lang w:val="la-Latn"/>
        </w:rPr>
        <w:t>ipse dominus persolvere debeat</w:t>
      </w:r>
      <w:r w:rsidR="009B2994" w:rsidRPr="007A06F5">
        <w:rPr>
          <w:lang w:val="la-Latn"/>
        </w:rPr>
        <w:t xml:space="preserve">. </w:t>
      </w:r>
    </w:p>
    <w:p w14:paraId="4786462A" w14:textId="2566BA34" w:rsidR="00D60993" w:rsidRPr="007A06F5" w:rsidRDefault="00D60993" w:rsidP="00D60993">
      <w:pPr>
        <w:pStyle w:val="Normlnweb"/>
        <w:rPr>
          <w:lang w:val="la-Latn"/>
        </w:rPr>
      </w:pPr>
      <w:r w:rsidRPr="007A06F5">
        <w:rPr>
          <w:lang w:val="la-Latn"/>
        </w:rPr>
        <w:t>VIII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IN LITORE MARIS SALEM FACIUNT</w:t>
      </w:r>
      <w:r w:rsidR="009B2994" w:rsidRPr="007A06F5">
        <w:rPr>
          <w:lang w:val="la-Latn"/>
        </w:rPr>
        <w:t xml:space="preserve">. </w:t>
      </w:r>
    </w:p>
    <w:p w14:paraId="0CDACD58" w14:textId="79EF78A6" w:rsidR="00D60993" w:rsidRPr="007A06F5" w:rsidRDefault="00D60993" w:rsidP="00D60993">
      <w:pPr>
        <w:pStyle w:val="Normlnweb"/>
        <w:rPr>
          <w:lang w:val="la-Latn"/>
        </w:rPr>
      </w:pPr>
      <w:r w:rsidRPr="007A06F5">
        <w:rPr>
          <w:lang w:val="la-Latn"/>
        </w:rPr>
        <w:t>De</w:t>
      </w:r>
      <w:r w:rsidR="00E55DD3" w:rsidRPr="007A06F5">
        <w:rPr>
          <w:lang w:val="la-Latn"/>
        </w:rPr>
        <w:t xml:space="preserve"> </w:t>
      </w:r>
      <w:r w:rsidRPr="007A06F5">
        <w:rPr>
          <w:lang w:val="la-Latn"/>
        </w:rPr>
        <w:t>terra in litore maris</w:t>
      </w:r>
      <w:r w:rsidR="009B2994" w:rsidRPr="007A06F5">
        <w:rPr>
          <w:lang w:val="la-Latn"/>
        </w:rPr>
        <w:t xml:space="preserve">, </w:t>
      </w:r>
      <w:r w:rsidRPr="007A06F5">
        <w:rPr>
          <w:lang w:val="la-Latn"/>
        </w:rPr>
        <w:t>ubi salem faciunt</w:t>
      </w:r>
      <w:r w:rsidR="009B2994" w:rsidRPr="007A06F5">
        <w:rPr>
          <w:lang w:val="la-Latn"/>
        </w:rPr>
        <w:t xml:space="preserve">, </w:t>
      </w:r>
      <w:r w:rsidRPr="007A06F5">
        <w:rPr>
          <w:lang w:val="la-Latn"/>
        </w:rPr>
        <w:t>volumus</w:t>
      </w:r>
      <w:r w:rsidR="009B2994" w:rsidRPr="007A06F5">
        <w:rPr>
          <w:lang w:val="la-Latn"/>
        </w:rPr>
        <w:t xml:space="preserve">, </w:t>
      </w:r>
      <w:r w:rsidRPr="007A06F5">
        <w:rPr>
          <w:lang w:val="la-Latn"/>
        </w:rPr>
        <w:t>ut ali</w:t>
      </w:r>
      <w:r w:rsidR="00DD545C" w:rsidRPr="007A06F5">
        <w:rPr>
          <w:lang w:val="la-Latn"/>
        </w:rPr>
        <w:t xml:space="preserve">qui ex eis veniant ad placitum </w:t>
      </w:r>
      <w:r w:rsidRPr="007A06F5">
        <w:rPr>
          <w:lang w:val="la-Latn"/>
        </w:rPr>
        <w:t>nostrum</w:t>
      </w:r>
      <w:r w:rsidR="009B2994" w:rsidRPr="007A06F5">
        <w:rPr>
          <w:lang w:val="la-Latn"/>
        </w:rPr>
        <w:t xml:space="preserve">, </w:t>
      </w:r>
      <w:r w:rsidRPr="007A06F5">
        <w:rPr>
          <w:lang w:val="la-Latn"/>
        </w:rPr>
        <w:t>et ratio eorum audiatur</w:t>
      </w:r>
      <w:r w:rsidR="009B2994" w:rsidRPr="007A06F5">
        <w:rPr>
          <w:lang w:val="la-Latn"/>
        </w:rPr>
        <w:t xml:space="preserve">, </w:t>
      </w:r>
      <w:r w:rsidRPr="007A06F5">
        <w:rPr>
          <w:lang w:val="la-Latn"/>
        </w:rPr>
        <w:t>ut tunc secundum aequi</w:t>
      </w:r>
      <w:r w:rsidR="00DD545C" w:rsidRPr="007A06F5">
        <w:rPr>
          <w:lang w:val="la-Latn"/>
        </w:rPr>
        <w:t xml:space="preserve">tatem inter eos definire valea </w:t>
      </w:r>
      <w:r w:rsidRPr="007A06F5">
        <w:rPr>
          <w:lang w:val="la-Latn"/>
        </w:rPr>
        <w:t>mus</w:t>
      </w:r>
      <w:r w:rsidR="009B2994" w:rsidRPr="007A06F5">
        <w:rPr>
          <w:lang w:val="la-Latn"/>
        </w:rPr>
        <w:t xml:space="preserve">. </w:t>
      </w:r>
    </w:p>
    <w:p w14:paraId="6077E648" w14:textId="1808BA72" w:rsidR="00D60993" w:rsidRPr="007A06F5" w:rsidRDefault="00D60993" w:rsidP="00D60993">
      <w:pPr>
        <w:pStyle w:val="Normlnweb"/>
        <w:rPr>
          <w:lang w:val="la-Latn"/>
        </w:rPr>
      </w:pPr>
      <w:r w:rsidRPr="007A06F5">
        <w:rPr>
          <w:lang w:val="la-Latn"/>
        </w:rPr>
        <w:t>VIIII</w:t>
      </w:r>
      <w:r w:rsidR="009B2994" w:rsidRPr="007A06F5">
        <w:rPr>
          <w:lang w:val="la-Latn"/>
        </w:rPr>
        <w:t xml:space="preserve">. </w:t>
      </w:r>
      <w:r w:rsidRPr="007A06F5">
        <w:rPr>
          <w:lang w:val="la-Latn"/>
        </w:rPr>
        <w:t>DE UXORIBUS DEFUNCTORUM</w:t>
      </w:r>
      <w:r w:rsidR="009B2994" w:rsidRPr="007A06F5">
        <w:rPr>
          <w:lang w:val="la-Latn"/>
        </w:rPr>
        <w:t xml:space="preserve">, </w:t>
      </w:r>
      <w:r w:rsidRPr="007A06F5">
        <w:rPr>
          <w:lang w:val="la-Latn"/>
        </w:rPr>
        <w:t>QUAM PARTEM</w:t>
      </w:r>
      <w:r w:rsidR="00DD545C" w:rsidRPr="007A06F5">
        <w:rPr>
          <w:lang w:val="la-Latn"/>
        </w:rPr>
        <w:t xml:space="preserve"> CONLABORA</w:t>
      </w:r>
      <w:r w:rsidRPr="007A06F5">
        <w:rPr>
          <w:lang w:val="la-Latn"/>
        </w:rPr>
        <w:t>TIONIS POST OBITUM MARITORUM ACCIPERE DEBEANT</w:t>
      </w:r>
      <w:r w:rsidR="009B2994" w:rsidRPr="007A06F5">
        <w:rPr>
          <w:lang w:val="la-Latn"/>
        </w:rPr>
        <w:t xml:space="preserve">. </w:t>
      </w:r>
    </w:p>
    <w:p w14:paraId="0437A9FC" w14:textId="5570F19D" w:rsidR="00D60993" w:rsidRPr="007A06F5" w:rsidRDefault="00D60993" w:rsidP="00D60993">
      <w:pPr>
        <w:pStyle w:val="Normlnweb"/>
        <w:rPr>
          <w:lang w:val="la-Latn"/>
        </w:rPr>
      </w:pPr>
      <w:r w:rsidRPr="007A06F5">
        <w:rPr>
          <w:lang w:val="la-Latn"/>
        </w:rPr>
        <w:t>Volumus</w:t>
      </w:r>
      <w:r w:rsidR="009B2994" w:rsidRPr="007A06F5">
        <w:rPr>
          <w:lang w:val="la-Latn"/>
        </w:rPr>
        <w:t xml:space="preserve">, </w:t>
      </w:r>
      <w:r w:rsidRPr="007A06F5">
        <w:rPr>
          <w:lang w:val="la-Latn"/>
        </w:rPr>
        <w:t>ut uxores defunctorum post obitum marit</w:t>
      </w:r>
      <w:r w:rsidR="00DD545C" w:rsidRPr="007A06F5">
        <w:rPr>
          <w:lang w:val="la-Latn"/>
        </w:rPr>
        <w:t>orum tertiam partem</w:t>
      </w:r>
      <w:r w:rsidR="00E55DD3" w:rsidRPr="007A06F5">
        <w:rPr>
          <w:lang w:val="la-Latn"/>
        </w:rPr>
        <w:t xml:space="preserve"> </w:t>
      </w:r>
      <w:r w:rsidR="00DD545C" w:rsidRPr="007A06F5">
        <w:rPr>
          <w:lang w:val="la-Latn"/>
        </w:rPr>
        <w:t>conlabo</w:t>
      </w:r>
      <w:r w:rsidRPr="007A06F5">
        <w:rPr>
          <w:lang w:val="la-Latn"/>
        </w:rPr>
        <w:t>rationis</w:t>
      </w:r>
      <w:r w:rsidR="009B2994" w:rsidRPr="007A06F5">
        <w:rPr>
          <w:lang w:val="la-Latn"/>
        </w:rPr>
        <w:t xml:space="preserve">, </w:t>
      </w:r>
      <w:r w:rsidRPr="007A06F5">
        <w:rPr>
          <w:lang w:val="la-Latn"/>
        </w:rPr>
        <w:t>quam simul in beneficio conlaboraverunt</w:t>
      </w:r>
      <w:r w:rsidR="009B2994" w:rsidRPr="007A06F5">
        <w:rPr>
          <w:lang w:val="la-Latn"/>
        </w:rPr>
        <w:t xml:space="preserve">, </w:t>
      </w:r>
      <w:r w:rsidRPr="007A06F5">
        <w:rPr>
          <w:lang w:val="la-Latn"/>
        </w:rPr>
        <w:t>accipiant</w:t>
      </w:r>
      <w:r w:rsidR="009B2994" w:rsidRPr="007A06F5">
        <w:rPr>
          <w:lang w:val="la-Latn"/>
        </w:rPr>
        <w:t xml:space="preserve">. </w:t>
      </w:r>
      <w:r w:rsidRPr="007A06F5">
        <w:rPr>
          <w:lang w:val="la-Latn"/>
        </w:rPr>
        <w:t>Et de his rebus</w:t>
      </w:r>
      <w:r w:rsidR="009B2994" w:rsidRPr="007A06F5">
        <w:rPr>
          <w:lang w:val="la-Latn"/>
        </w:rPr>
        <w:t xml:space="preserve">, </w:t>
      </w:r>
      <w:r w:rsidRPr="007A06F5">
        <w:rPr>
          <w:lang w:val="la-Latn"/>
        </w:rPr>
        <w:t>quas is</w:t>
      </w:r>
      <w:r w:rsidR="009B2994" w:rsidRPr="007A06F5">
        <w:rPr>
          <w:lang w:val="la-Latn"/>
        </w:rPr>
        <w:t xml:space="preserve">, </w:t>
      </w:r>
      <w:r w:rsidRPr="007A06F5">
        <w:rPr>
          <w:lang w:val="la-Latn"/>
        </w:rPr>
        <w:t>qui /illud beneficium habuit</w:t>
      </w:r>
      <w:r w:rsidR="009B2994" w:rsidRPr="007A06F5">
        <w:rPr>
          <w:lang w:val="la-Latn"/>
        </w:rPr>
        <w:t xml:space="preserve">, </w:t>
      </w:r>
      <w:r w:rsidRPr="007A06F5">
        <w:rPr>
          <w:lang w:val="la-Latn"/>
        </w:rPr>
        <w:t>aliunde adduxit vel conparavit vel ei</w:t>
      </w:r>
      <w:r w:rsidR="00DD545C" w:rsidRPr="007A06F5">
        <w:rPr>
          <w:lang w:val="la-Latn"/>
        </w:rPr>
        <w:t xml:space="preserve"> ab amicis suis conlatum est</w:t>
      </w:r>
      <w:r w:rsidR="009B2994" w:rsidRPr="007A06F5">
        <w:rPr>
          <w:lang w:val="la-Latn"/>
        </w:rPr>
        <w:t xml:space="preserve">, </w:t>
      </w:r>
      <w:r w:rsidRPr="007A06F5">
        <w:rPr>
          <w:lang w:val="la-Latn"/>
        </w:rPr>
        <w:t>has volumus tam ad orphanos defunctorum quam ad uxores eorum pervenire</w:t>
      </w:r>
      <w:r w:rsidR="009B2994" w:rsidRPr="007A06F5">
        <w:rPr>
          <w:lang w:val="la-Latn"/>
        </w:rPr>
        <w:t xml:space="preserve">. </w:t>
      </w:r>
    </w:p>
    <w:p w14:paraId="6680CAF0" w14:textId="556E9F55" w:rsidR="00D60993" w:rsidRPr="007A06F5" w:rsidRDefault="00D60993" w:rsidP="00D60993">
      <w:pPr>
        <w:pStyle w:val="Normlnweb"/>
        <w:rPr>
          <w:lang w:val="la-Latn"/>
        </w:rPr>
      </w:pPr>
      <w:r w:rsidRPr="007A06F5">
        <w:rPr>
          <w:lang w:val="la-Latn"/>
        </w:rPr>
        <w:t>X</w:t>
      </w:r>
      <w:r w:rsidR="009B2994" w:rsidRPr="007A06F5">
        <w:rPr>
          <w:lang w:val="la-Latn"/>
        </w:rPr>
        <w:t xml:space="preserve">. </w:t>
      </w:r>
      <w:r w:rsidRPr="007A06F5">
        <w:rPr>
          <w:lang w:val="la-Latn"/>
        </w:rPr>
        <w:t>DE AGGERIBUS IUXTA LIGERIM FACIENDIS</w:t>
      </w:r>
      <w:r w:rsidR="009B2994" w:rsidRPr="007A06F5">
        <w:rPr>
          <w:lang w:val="la-Latn"/>
        </w:rPr>
        <w:t xml:space="preserve">. </w:t>
      </w:r>
    </w:p>
    <w:p w14:paraId="3390C990" w14:textId="2384F085" w:rsidR="00D60993" w:rsidRPr="007A06F5" w:rsidRDefault="00D60993" w:rsidP="00D60993">
      <w:pPr>
        <w:pStyle w:val="Normlnweb"/>
        <w:rPr>
          <w:lang w:val="la-Latn"/>
        </w:rPr>
      </w:pPr>
      <w:r w:rsidRPr="007A06F5">
        <w:rPr>
          <w:lang w:val="la-Latn"/>
        </w:rPr>
        <w:t>De</w:t>
      </w:r>
      <w:r w:rsidR="00E55DD3" w:rsidRPr="007A06F5">
        <w:rPr>
          <w:lang w:val="la-Latn"/>
        </w:rPr>
        <w:t xml:space="preserve"> </w:t>
      </w:r>
      <w:r w:rsidRPr="007A06F5">
        <w:rPr>
          <w:lang w:val="la-Latn"/>
        </w:rPr>
        <w:t>aggeribus iuxta Ligerim</w:t>
      </w:r>
      <w:r w:rsidR="00E55DD3" w:rsidRPr="007A06F5">
        <w:rPr>
          <w:lang w:val="la-Latn"/>
        </w:rPr>
        <w:t xml:space="preserve"> </w:t>
      </w:r>
      <w:r w:rsidRPr="007A06F5">
        <w:rPr>
          <w:lang w:val="la-Latn"/>
        </w:rPr>
        <w:t>faciendis</w:t>
      </w:r>
      <w:r w:rsidR="009B2994" w:rsidRPr="007A06F5">
        <w:rPr>
          <w:lang w:val="la-Latn"/>
        </w:rPr>
        <w:t xml:space="preserve">, </w:t>
      </w:r>
      <w:r w:rsidRPr="007A06F5">
        <w:rPr>
          <w:lang w:val="la-Latn"/>
        </w:rPr>
        <w:t xml:space="preserve">ut bonus missus </w:t>
      </w:r>
      <w:r w:rsidR="00DD545C" w:rsidRPr="007A06F5">
        <w:rPr>
          <w:lang w:val="la-Latn"/>
        </w:rPr>
        <w:t xml:space="preserve">eidem operi praeponatur et hoc </w:t>
      </w:r>
      <w:r w:rsidRPr="007A06F5">
        <w:rPr>
          <w:lang w:val="la-Latn"/>
        </w:rPr>
        <w:t>Pippino</w:t>
      </w:r>
      <w:r w:rsidR="00E55DD3" w:rsidRPr="007A06F5">
        <w:rPr>
          <w:lang w:val="la-Latn"/>
        </w:rPr>
        <w:t xml:space="preserve"> </w:t>
      </w:r>
      <w:r w:rsidRPr="007A06F5">
        <w:rPr>
          <w:lang w:val="la-Latn"/>
        </w:rPr>
        <w:t>per nostrum missum mandetur</w:t>
      </w:r>
      <w:r w:rsidR="009B2994" w:rsidRPr="007A06F5">
        <w:rPr>
          <w:lang w:val="la-Latn"/>
        </w:rPr>
        <w:t xml:space="preserve">, </w:t>
      </w:r>
      <w:r w:rsidRPr="007A06F5">
        <w:rPr>
          <w:lang w:val="la-Latn"/>
        </w:rPr>
        <w:t>ut et ille ad</w:t>
      </w:r>
      <w:r w:rsidR="00DD545C" w:rsidRPr="007A06F5">
        <w:rPr>
          <w:lang w:val="la-Latn"/>
        </w:rPr>
        <w:t xml:space="preserve"> hoc missum ordinet</w:t>
      </w:r>
      <w:r w:rsidR="009B2994" w:rsidRPr="007A06F5">
        <w:rPr>
          <w:lang w:val="la-Latn"/>
        </w:rPr>
        <w:t xml:space="preserve">, </w:t>
      </w:r>
      <w:r w:rsidR="00DD545C" w:rsidRPr="007A06F5">
        <w:rPr>
          <w:lang w:val="la-Latn"/>
        </w:rPr>
        <w:t xml:space="preserve">quatenus </w:t>
      </w:r>
      <w:r w:rsidRPr="007A06F5">
        <w:rPr>
          <w:lang w:val="la-Latn"/>
        </w:rPr>
        <w:t>praedictum opus perficiatur</w:t>
      </w:r>
      <w:r w:rsidR="009B2994" w:rsidRPr="007A06F5">
        <w:rPr>
          <w:lang w:val="la-Latn"/>
        </w:rPr>
        <w:t xml:space="preserve">. </w:t>
      </w:r>
    </w:p>
    <w:p w14:paraId="54916956" w14:textId="6269FDB0" w:rsidR="00D60993" w:rsidRPr="007A06F5" w:rsidRDefault="00D60993" w:rsidP="00D60993">
      <w:pPr>
        <w:pStyle w:val="Normlnweb"/>
        <w:rPr>
          <w:lang w:val="la-Latn"/>
        </w:rPr>
      </w:pPr>
      <w:r w:rsidRPr="007A06F5">
        <w:rPr>
          <w:lang w:val="la-Latn"/>
        </w:rPr>
        <w:t>XI</w:t>
      </w:r>
      <w:r w:rsidR="009B2994" w:rsidRPr="007A06F5">
        <w:rPr>
          <w:lang w:val="la-Latn"/>
        </w:rPr>
        <w:t xml:space="preserve">. </w:t>
      </w:r>
      <w:r w:rsidRPr="007A06F5">
        <w:rPr>
          <w:lang w:val="la-Latn"/>
        </w:rPr>
        <w:t>DE DUODECIM PONTIBUS SUPER SEQUANAM RESTAURANDIS</w:t>
      </w:r>
      <w:r w:rsidR="009B2994" w:rsidRPr="007A06F5">
        <w:rPr>
          <w:lang w:val="la-Latn"/>
        </w:rPr>
        <w:t xml:space="preserve">. </w:t>
      </w:r>
    </w:p>
    <w:p w14:paraId="0138B3C2" w14:textId="16AF7220" w:rsidR="00DD545C" w:rsidRPr="007A06F5" w:rsidRDefault="00D60993" w:rsidP="00D60993">
      <w:pPr>
        <w:pStyle w:val="Normlnweb"/>
        <w:rPr>
          <w:lang w:val="la-Latn"/>
        </w:rPr>
      </w:pPr>
      <w:r w:rsidRPr="007A06F5">
        <w:rPr>
          <w:lang w:val="la-Latn"/>
        </w:rPr>
        <w:t>De</w:t>
      </w:r>
      <w:r w:rsidR="00E55DD3" w:rsidRPr="007A06F5">
        <w:rPr>
          <w:lang w:val="la-Latn"/>
        </w:rPr>
        <w:t xml:space="preserve"> </w:t>
      </w:r>
      <w:r w:rsidRPr="007A06F5">
        <w:rPr>
          <w:lang w:val="la-Latn"/>
        </w:rPr>
        <w:t>duodecim pontibus super Sequanam</w:t>
      </w:r>
      <w:r w:rsidR="00E55DD3" w:rsidRPr="007A06F5">
        <w:rPr>
          <w:lang w:val="la-Latn"/>
        </w:rPr>
        <w:t xml:space="preserve"> </w:t>
      </w:r>
      <w:r w:rsidRPr="007A06F5">
        <w:rPr>
          <w:lang w:val="la-Latn"/>
        </w:rPr>
        <w:t>volumus</w:t>
      </w:r>
      <w:r w:rsidR="009B2994" w:rsidRPr="007A06F5">
        <w:rPr>
          <w:lang w:val="la-Latn"/>
        </w:rPr>
        <w:t xml:space="preserve">, </w:t>
      </w:r>
      <w:r w:rsidRPr="007A06F5">
        <w:rPr>
          <w:lang w:val="la-Latn"/>
        </w:rPr>
        <w:t>u</w:t>
      </w:r>
      <w:r w:rsidR="00DD545C" w:rsidRPr="007A06F5">
        <w:rPr>
          <w:lang w:val="la-Latn"/>
        </w:rPr>
        <w:t>t hi pagenses</w:t>
      </w:r>
      <w:r w:rsidR="009B2994" w:rsidRPr="007A06F5">
        <w:rPr>
          <w:lang w:val="la-Latn"/>
        </w:rPr>
        <w:t xml:space="preserve">, </w:t>
      </w:r>
      <w:r w:rsidR="00DD545C" w:rsidRPr="007A06F5">
        <w:rPr>
          <w:lang w:val="la-Latn"/>
        </w:rPr>
        <w:t xml:space="preserve">qui eos facere </w:t>
      </w:r>
      <w:r w:rsidRPr="007A06F5">
        <w:rPr>
          <w:lang w:val="la-Latn"/>
        </w:rPr>
        <w:t>debent</w:t>
      </w:r>
      <w:r w:rsidR="009B2994" w:rsidRPr="007A06F5">
        <w:rPr>
          <w:lang w:val="la-Latn"/>
        </w:rPr>
        <w:t xml:space="preserve">, </w:t>
      </w:r>
      <w:r w:rsidRPr="007A06F5">
        <w:rPr>
          <w:lang w:val="la-Latn"/>
        </w:rPr>
        <w:t>a missis nostris admoneantur</w:t>
      </w:r>
      <w:r w:rsidR="009B2994" w:rsidRPr="007A06F5">
        <w:rPr>
          <w:lang w:val="la-Latn"/>
        </w:rPr>
        <w:t xml:space="preserve">, </w:t>
      </w:r>
      <w:r w:rsidRPr="007A06F5">
        <w:rPr>
          <w:lang w:val="la-Latn"/>
        </w:rPr>
        <w:t xml:space="preserve">ut eos celeriter </w:t>
      </w:r>
      <w:r w:rsidR="00DD545C" w:rsidRPr="007A06F5">
        <w:rPr>
          <w:lang w:val="la-Latn"/>
        </w:rPr>
        <w:t>restaurent</w:t>
      </w:r>
      <w:r w:rsidR="009B2994" w:rsidRPr="007A06F5">
        <w:rPr>
          <w:lang w:val="la-Latn"/>
        </w:rPr>
        <w:t xml:space="preserve">, </w:t>
      </w:r>
      <w:r w:rsidR="00DD545C" w:rsidRPr="007A06F5">
        <w:rPr>
          <w:lang w:val="la-Latn"/>
        </w:rPr>
        <w:t xml:space="preserve">et ut eorum vanae </w:t>
      </w:r>
      <w:r w:rsidRPr="007A06F5">
        <w:rPr>
          <w:lang w:val="la-Latn"/>
        </w:rPr>
        <w:t>contentioni non consentiant</w:t>
      </w:r>
      <w:r w:rsidR="009B2994" w:rsidRPr="007A06F5">
        <w:rPr>
          <w:lang w:val="la-Latn"/>
        </w:rPr>
        <w:t xml:space="preserve">, </w:t>
      </w:r>
      <w:r w:rsidRPr="007A06F5">
        <w:rPr>
          <w:lang w:val="la-Latn"/>
        </w:rPr>
        <w:t>quando dicunt se non aliubi</w:t>
      </w:r>
      <w:r w:rsidR="00DD545C" w:rsidRPr="007A06F5">
        <w:rPr>
          <w:lang w:val="la-Latn"/>
        </w:rPr>
        <w:t xml:space="preserve"> eosdem pontes facere debere</w:t>
      </w:r>
      <w:r w:rsidR="009B2994" w:rsidRPr="007A06F5">
        <w:rPr>
          <w:lang w:val="la-Latn"/>
        </w:rPr>
        <w:t xml:space="preserve">, </w:t>
      </w:r>
      <w:r w:rsidRPr="007A06F5">
        <w:rPr>
          <w:lang w:val="la-Latn"/>
        </w:rPr>
        <w:t>nisi ubi antiquitus fuerant</w:t>
      </w:r>
      <w:r w:rsidR="009B2994" w:rsidRPr="007A06F5">
        <w:rPr>
          <w:lang w:val="la-Latn"/>
        </w:rPr>
        <w:t xml:space="preserve">; </w:t>
      </w:r>
      <w:r w:rsidRPr="007A06F5">
        <w:rPr>
          <w:lang w:val="la-Latn"/>
        </w:rPr>
        <w:t>sed ibi</w:t>
      </w:r>
      <w:r w:rsidR="009B2994" w:rsidRPr="007A06F5">
        <w:rPr>
          <w:lang w:val="la-Latn"/>
        </w:rPr>
        <w:t xml:space="preserve">, </w:t>
      </w:r>
      <w:r w:rsidRPr="007A06F5">
        <w:rPr>
          <w:lang w:val="la-Latn"/>
        </w:rPr>
        <w:t>ubi nunc necesse est eosdem pontes facere iubeantur</w:t>
      </w:r>
      <w:r w:rsidR="009B2994" w:rsidRPr="007A06F5">
        <w:rPr>
          <w:lang w:val="la-Latn"/>
        </w:rPr>
        <w:t xml:space="preserve">. </w:t>
      </w:r>
      <w:r w:rsidRPr="007A06F5">
        <w:rPr>
          <w:lang w:val="la-Latn"/>
        </w:rPr>
        <w:t>/</w:t>
      </w:r>
    </w:p>
    <w:p w14:paraId="5F28CE32" w14:textId="25B0E4AC" w:rsidR="00D60993" w:rsidRPr="007A06F5" w:rsidRDefault="00D60993" w:rsidP="00D60993">
      <w:pPr>
        <w:pStyle w:val="Normlnweb"/>
        <w:rPr>
          <w:lang w:val="la-Latn"/>
        </w:rPr>
      </w:pPr>
      <w:r w:rsidRPr="007A06F5">
        <w:rPr>
          <w:lang w:val="la-Latn"/>
        </w:rPr>
        <w:lastRenderedPageBreak/>
        <w:t>XII</w:t>
      </w:r>
      <w:r w:rsidR="009B2994" w:rsidRPr="007A06F5">
        <w:rPr>
          <w:lang w:val="la-Latn"/>
        </w:rPr>
        <w:t xml:space="preserve">. </w:t>
      </w:r>
      <w:r w:rsidRPr="007A06F5">
        <w:rPr>
          <w:lang w:val="la-Latn"/>
        </w:rPr>
        <w:t>DE OMNIBUS PONTIBUS FACIENDIS</w:t>
      </w:r>
      <w:r w:rsidR="009B2994" w:rsidRPr="007A06F5">
        <w:rPr>
          <w:lang w:val="la-Latn"/>
        </w:rPr>
        <w:t xml:space="preserve">. </w:t>
      </w:r>
    </w:p>
    <w:p w14:paraId="7F44B22C" w14:textId="7AEB4171" w:rsidR="00D60993" w:rsidRPr="007A06F5" w:rsidRDefault="00D60993" w:rsidP="00D60993">
      <w:pPr>
        <w:pStyle w:val="Normlnweb"/>
        <w:rPr>
          <w:lang w:val="la-Latn"/>
        </w:rPr>
      </w:pPr>
      <w:r w:rsidRPr="007A06F5">
        <w:rPr>
          <w:lang w:val="la-Latn"/>
        </w:rPr>
        <w:t>De</w:t>
      </w:r>
      <w:r w:rsidR="00E55DD3" w:rsidRPr="007A06F5">
        <w:rPr>
          <w:lang w:val="la-Latn"/>
        </w:rPr>
        <w:t xml:space="preserve"> </w:t>
      </w:r>
      <w:r w:rsidRPr="007A06F5">
        <w:rPr>
          <w:lang w:val="la-Latn"/>
        </w:rPr>
        <w:t>omnibus pontibus per regnum nostrum faciend</w:t>
      </w:r>
      <w:r w:rsidR="00EE5687" w:rsidRPr="007A06F5">
        <w:rPr>
          <w:lang w:val="la-Latn"/>
        </w:rPr>
        <w:t>is in commune missi nostri admo</w:t>
      </w:r>
      <w:r w:rsidRPr="007A06F5">
        <w:rPr>
          <w:lang w:val="la-Latn"/>
        </w:rPr>
        <w:t>neant</w:t>
      </w:r>
      <w:r w:rsidR="009B2994" w:rsidRPr="007A06F5">
        <w:rPr>
          <w:lang w:val="la-Latn"/>
        </w:rPr>
        <w:t xml:space="preserve">, </w:t>
      </w:r>
      <w:r w:rsidRPr="007A06F5">
        <w:rPr>
          <w:lang w:val="la-Latn"/>
        </w:rPr>
        <w:t>ut ab ipsis restaurentur</w:t>
      </w:r>
      <w:r w:rsidR="009B2994" w:rsidRPr="007A06F5">
        <w:rPr>
          <w:lang w:val="la-Latn"/>
        </w:rPr>
        <w:t xml:space="preserve">, </w:t>
      </w:r>
      <w:r w:rsidRPr="007A06F5">
        <w:rPr>
          <w:lang w:val="la-Latn"/>
        </w:rPr>
        <w:t>qui eos facere solebant</w:t>
      </w:r>
      <w:r w:rsidR="009B2994" w:rsidRPr="007A06F5">
        <w:rPr>
          <w:lang w:val="la-Latn"/>
        </w:rPr>
        <w:t xml:space="preserve">. </w:t>
      </w:r>
    </w:p>
    <w:p w14:paraId="09742C29" w14:textId="64A51DF9" w:rsidR="00D60993" w:rsidRPr="007A06F5" w:rsidRDefault="00D60993" w:rsidP="00D60993">
      <w:pPr>
        <w:pStyle w:val="Normlnweb"/>
        <w:rPr>
          <w:lang w:val="la-Latn"/>
        </w:rPr>
      </w:pPr>
      <w:r w:rsidRPr="007A06F5">
        <w:rPr>
          <w:lang w:val="la-Latn"/>
        </w:rPr>
        <w:t>XIII</w:t>
      </w:r>
      <w:r w:rsidR="009B2994" w:rsidRPr="007A06F5">
        <w:rPr>
          <w:lang w:val="la-Latn"/>
        </w:rPr>
        <w:t xml:space="preserve">. </w:t>
      </w:r>
      <w:r w:rsidRPr="007A06F5">
        <w:rPr>
          <w:lang w:val="la-Latn"/>
        </w:rPr>
        <w:t>DE HONORE ECCLESIARUM</w:t>
      </w:r>
      <w:r w:rsidR="009B2994" w:rsidRPr="007A06F5">
        <w:rPr>
          <w:lang w:val="la-Latn"/>
        </w:rPr>
        <w:t xml:space="preserve">. </w:t>
      </w:r>
    </w:p>
    <w:p w14:paraId="459040A3" w14:textId="17B7EB36" w:rsidR="00D60993" w:rsidRPr="007A06F5" w:rsidRDefault="00D60993" w:rsidP="00D60993">
      <w:pPr>
        <w:pStyle w:val="Normlnweb"/>
        <w:rPr>
          <w:lang w:val="la-Latn"/>
        </w:rPr>
      </w:pPr>
      <w:r w:rsidRPr="007A06F5">
        <w:rPr>
          <w:lang w:val="la-Latn"/>
        </w:rPr>
        <w:t>Si quis aut ex levi causa aut sine causa hominem in eccle</w:t>
      </w:r>
      <w:r w:rsidR="00EE5687" w:rsidRPr="007A06F5">
        <w:rPr>
          <w:lang w:val="la-Latn"/>
        </w:rPr>
        <w:t>sia interfecerit</w:t>
      </w:r>
      <w:r w:rsidR="009B2994" w:rsidRPr="007A06F5">
        <w:rPr>
          <w:lang w:val="la-Latn"/>
        </w:rPr>
        <w:t xml:space="preserve">, </w:t>
      </w:r>
      <w:r w:rsidR="00EE5687" w:rsidRPr="007A06F5">
        <w:rPr>
          <w:lang w:val="la-Latn"/>
        </w:rPr>
        <w:t xml:space="preserve">de vita con </w:t>
      </w:r>
      <w:r w:rsidRPr="007A06F5">
        <w:rPr>
          <w:lang w:val="la-Latn"/>
        </w:rPr>
        <w:t>ponat</w:t>
      </w:r>
      <w:r w:rsidR="009B2994" w:rsidRPr="007A06F5">
        <w:rPr>
          <w:lang w:val="la-Latn"/>
        </w:rPr>
        <w:t xml:space="preserve">. </w:t>
      </w:r>
      <w:r w:rsidRPr="007A06F5">
        <w:rPr>
          <w:lang w:val="la-Latn"/>
        </w:rPr>
        <w:t xml:space="preserve">Si vero foris rixati fuerint et unus alterum in ecclesia </w:t>
      </w:r>
      <w:r w:rsidR="00EE5687" w:rsidRPr="007A06F5">
        <w:rPr>
          <w:lang w:val="la-Latn"/>
        </w:rPr>
        <w:t xml:space="preserve">fugerit et ibi se defendendo </w:t>
      </w:r>
      <w:r w:rsidRPr="007A06F5">
        <w:rPr>
          <w:lang w:val="la-Latn"/>
        </w:rPr>
        <w:t>eum interfecerit et</w:t>
      </w:r>
      <w:r w:rsidR="009B2994" w:rsidRPr="007A06F5">
        <w:rPr>
          <w:lang w:val="la-Latn"/>
        </w:rPr>
        <w:t xml:space="preserve">, </w:t>
      </w:r>
      <w:r w:rsidRPr="007A06F5">
        <w:rPr>
          <w:lang w:val="la-Latn"/>
        </w:rPr>
        <w:t>si huius facti testes non habuerit</w:t>
      </w:r>
      <w:r w:rsidR="009B2994" w:rsidRPr="007A06F5">
        <w:rPr>
          <w:lang w:val="la-Latn"/>
        </w:rPr>
        <w:t xml:space="preserve">, </w:t>
      </w:r>
      <w:r w:rsidR="00EE5687" w:rsidRPr="007A06F5">
        <w:rPr>
          <w:lang w:val="la-Latn"/>
        </w:rPr>
        <w:t xml:space="preserve">cum duodecim coniuratoribus </w:t>
      </w:r>
      <w:r w:rsidRPr="007A06F5">
        <w:rPr>
          <w:lang w:val="la-Latn"/>
        </w:rPr>
        <w:t>legitimis per sacramentum adfirmet se defendendo eum int</w:t>
      </w:r>
      <w:r w:rsidR="00EE5687" w:rsidRPr="007A06F5">
        <w:rPr>
          <w:lang w:val="la-Latn"/>
        </w:rPr>
        <w:t>erfecisse</w:t>
      </w:r>
      <w:r w:rsidR="009B2994" w:rsidRPr="007A06F5">
        <w:rPr>
          <w:lang w:val="la-Latn"/>
        </w:rPr>
        <w:t xml:space="preserve">, </w:t>
      </w:r>
      <w:r w:rsidR="00EE5687" w:rsidRPr="007A06F5">
        <w:rPr>
          <w:lang w:val="la-Latn"/>
        </w:rPr>
        <w:t xml:space="preserve">et post haec DC </w:t>
      </w:r>
      <w:r w:rsidRPr="007A06F5">
        <w:rPr>
          <w:lang w:val="la-Latn"/>
        </w:rPr>
        <w:t>solidos ad partem ecclesiae</w:t>
      </w:r>
      <w:r w:rsidR="009B2994" w:rsidRPr="007A06F5">
        <w:rPr>
          <w:lang w:val="la-Latn"/>
        </w:rPr>
        <w:t xml:space="preserve">, </w:t>
      </w:r>
      <w:r w:rsidRPr="007A06F5">
        <w:rPr>
          <w:lang w:val="la-Latn"/>
        </w:rPr>
        <w:t>quam illo homicidio polluerat</w:t>
      </w:r>
      <w:r w:rsidR="009B2994" w:rsidRPr="007A06F5">
        <w:rPr>
          <w:lang w:val="la-Latn"/>
        </w:rPr>
        <w:t xml:space="preserve">, </w:t>
      </w:r>
      <w:r w:rsidRPr="007A06F5">
        <w:rPr>
          <w:lang w:val="la-Latn"/>
        </w:rPr>
        <w:t>et insuper bannum nostrum /solvere cogatur</w:t>
      </w:r>
      <w:r w:rsidR="009B2994" w:rsidRPr="007A06F5">
        <w:rPr>
          <w:lang w:val="la-Latn"/>
        </w:rPr>
        <w:t xml:space="preserve">; </w:t>
      </w:r>
      <w:r w:rsidRPr="007A06F5">
        <w:rPr>
          <w:lang w:val="la-Latn"/>
        </w:rPr>
        <w:t>is vero</w:t>
      </w:r>
      <w:r w:rsidR="009B2994" w:rsidRPr="007A06F5">
        <w:rPr>
          <w:lang w:val="la-Latn"/>
        </w:rPr>
        <w:t xml:space="preserve">, </w:t>
      </w:r>
      <w:r w:rsidRPr="007A06F5">
        <w:rPr>
          <w:lang w:val="la-Latn"/>
        </w:rPr>
        <w:t>qui interfectus est</w:t>
      </w:r>
      <w:r w:rsidR="009B2994" w:rsidRPr="007A06F5">
        <w:rPr>
          <w:lang w:val="la-Latn"/>
        </w:rPr>
        <w:t xml:space="preserve">, </w:t>
      </w:r>
      <w:r w:rsidRPr="007A06F5">
        <w:rPr>
          <w:lang w:val="la-Latn"/>
        </w:rPr>
        <w:t>absque conposit</w:t>
      </w:r>
      <w:r w:rsidR="00EE5687" w:rsidRPr="007A06F5">
        <w:rPr>
          <w:lang w:val="la-Latn"/>
        </w:rPr>
        <w:t>ione iaceat ac deinde interfec</w:t>
      </w:r>
      <w:r w:rsidRPr="007A06F5">
        <w:rPr>
          <w:lang w:val="la-Latn"/>
        </w:rPr>
        <w:t>tor secundum iudicium canonicum congruam facinori</w:t>
      </w:r>
      <w:r w:rsidR="009B2994" w:rsidRPr="007A06F5">
        <w:rPr>
          <w:lang w:val="la-Latn"/>
        </w:rPr>
        <w:t xml:space="preserve">, </w:t>
      </w:r>
      <w:r w:rsidR="00EE5687" w:rsidRPr="007A06F5">
        <w:rPr>
          <w:lang w:val="la-Latn"/>
        </w:rPr>
        <w:t>quod admisit</w:t>
      </w:r>
      <w:r w:rsidR="009B2994" w:rsidRPr="007A06F5">
        <w:rPr>
          <w:lang w:val="la-Latn"/>
        </w:rPr>
        <w:t xml:space="preserve">, </w:t>
      </w:r>
      <w:r w:rsidR="00EE5687" w:rsidRPr="007A06F5">
        <w:rPr>
          <w:lang w:val="la-Latn"/>
        </w:rPr>
        <w:t>poenitentiam ac</w:t>
      </w:r>
      <w:r w:rsidRPr="007A06F5">
        <w:rPr>
          <w:lang w:val="la-Latn"/>
        </w:rPr>
        <w:t>cipiat</w:t>
      </w:r>
      <w:r w:rsidR="009B2994" w:rsidRPr="007A06F5">
        <w:rPr>
          <w:lang w:val="la-Latn"/>
        </w:rPr>
        <w:t xml:space="preserve">. </w:t>
      </w:r>
      <w:r w:rsidRPr="007A06F5">
        <w:rPr>
          <w:lang w:val="la-Latn"/>
        </w:rPr>
        <w:t>Si proprius servus hoc commiserit</w:t>
      </w:r>
      <w:r w:rsidR="009B2994" w:rsidRPr="007A06F5">
        <w:rPr>
          <w:lang w:val="la-Latn"/>
        </w:rPr>
        <w:t xml:space="preserve">, </w:t>
      </w:r>
      <w:r w:rsidRPr="007A06F5">
        <w:rPr>
          <w:lang w:val="la-Latn"/>
        </w:rPr>
        <w:t>iudicio aquae fe</w:t>
      </w:r>
      <w:r w:rsidR="00EE5687" w:rsidRPr="007A06F5">
        <w:rPr>
          <w:lang w:val="la-Latn"/>
        </w:rPr>
        <w:t>rventis examinetur</w:t>
      </w:r>
      <w:r w:rsidR="009B2994" w:rsidRPr="007A06F5">
        <w:rPr>
          <w:lang w:val="la-Latn"/>
        </w:rPr>
        <w:t xml:space="preserve">, </w:t>
      </w:r>
      <w:r w:rsidR="00EE5687" w:rsidRPr="007A06F5">
        <w:rPr>
          <w:lang w:val="la-Latn"/>
        </w:rPr>
        <w:t xml:space="preserve">utrum hoc </w:t>
      </w:r>
      <w:r w:rsidRPr="007A06F5">
        <w:rPr>
          <w:lang w:val="la-Latn"/>
        </w:rPr>
        <w:t>sponte an se defendendo fecisset</w:t>
      </w:r>
      <w:r w:rsidR="009B2994" w:rsidRPr="007A06F5">
        <w:rPr>
          <w:lang w:val="la-Latn"/>
        </w:rPr>
        <w:t xml:space="preserve">. </w:t>
      </w:r>
      <w:r w:rsidRPr="007A06F5">
        <w:rPr>
          <w:lang w:val="la-Latn"/>
        </w:rPr>
        <w:t>Et si manus eius exusta fuerit</w:t>
      </w:r>
      <w:r w:rsidR="009B2994" w:rsidRPr="007A06F5">
        <w:rPr>
          <w:lang w:val="la-Latn"/>
        </w:rPr>
        <w:t xml:space="preserve">, </w:t>
      </w:r>
      <w:r w:rsidR="00EE5687" w:rsidRPr="007A06F5">
        <w:rPr>
          <w:lang w:val="la-Latn"/>
        </w:rPr>
        <w:t>interficiatur</w:t>
      </w:r>
      <w:r w:rsidR="009B2994" w:rsidRPr="007A06F5">
        <w:rPr>
          <w:lang w:val="la-Latn"/>
        </w:rPr>
        <w:t xml:space="preserve">; </w:t>
      </w:r>
      <w:r w:rsidR="00EE5687" w:rsidRPr="007A06F5">
        <w:rPr>
          <w:lang w:val="la-Latn"/>
        </w:rPr>
        <w:t xml:space="preserve">si autem non </w:t>
      </w:r>
      <w:r w:rsidRPr="007A06F5">
        <w:rPr>
          <w:lang w:val="la-Latn"/>
        </w:rPr>
        <w:t>fuerit</w:t>
      </w:r>
      <w:r w:rsidR="009B2994" w:rsidRPr="007A06F5">
        <w:rPr>
          <w:lang w:val="la-Latn"/>
        </w:rPr>
        <w:t xml:space="preserve">, </w:t>
      </w:r>
      <w:r w:rsidRPr="007A06F5">
        <w:rPr>
          <w:lang w:val="la-Latn"/>
        </w:rPr>
        <w:t>dominus eius iuxta quod wirgildus illius est ad ec</w:t>
      </w:r>
      <w:r w:rsidR="00EE5687" w:rsidRPr="007A06F5">
        <w:rPr>
          <w:lang w:val="la-Latn"/>
        </w:rPr>
        <w:t>clesiam persolvat aut eum</w:t>
      </w:r>
      <w:r w:rsidR="009B2994" w:rsidRPr="007A06F5">
        <w:rPr>
          <w:lang w:val="la-Latn"/>
        </w:rPr>
        <w:t xml:space="preserve">, </w:t>
      </w:r>
      <w:r w:rsidR="00EE5687" w:rsidRPr="007A06F5">
        <w:rPr>
          <w:lang w:val="la-Latn"/>
        </w:rPr>
        <w:t xml:space="preserve">si </w:t>
      </w:r>
      <w:r w:rsidRPr="007A06F5">
        <w:rPr>
          <w:lang w:val="la-Latn"/>
        </w:rPr>
        <w:t>voluerit</w:t>
      </w:r>
      <w:r w:rsidR="009B2994" w:rsidRPr="007A06F5">
        <w:rPr>
          <w:lang w:val="la-Latn"/>
        </w:rPr>
        <w:t xml:space="preserve">, </w:t>
      </w:r>
      <w:r w:rsidRPr="007A06F5">
        <w:rPr>
          <w:lang w:val="la-Latn"/>
        </w:rPr>
        <w:t>eidem ecclesiae tradat</w:t>
      </w:r>
      <w:r w:rsidR="009B2994" w:rsidRPr="007A06F5">
        <w:rPr>
          <w:lang w:val="la-Latn"/>
        </w:rPr>
        <w:t xml:space="preserve">. </w:t>
      </w:r>
      <w:r w:rsidRPr="007A06F5">
        <w:rPr>
          <w:lang w:val="la-Latn"/>
        </w:rPr>
        <w:t>De ecclesiastico et fiscalino et beneficiario servo</w:t>
      </w:r>
      <w:r w:rsidR="00EE5687" w:rsidRPr="007A06F5">
        <w:rPr>
          <w:lang w:val="la-Latn"/>
        </w:rPr>
        <w:t xml:space="preserve"> volumus</w:t>
      </w:r>
      <w:r w:rsidR="009B2994" w:rsidRPr="007A06F5">
        <w:rPr>
          <w:lang w:val="la-Latn"/>
        </w:rPr>
        <w:t xml:space="preserve">, </w:t>
      </w:r>
      <w:r w:rsidRPr="007A06F5">
        <w:rPr>
          <w:lang w:val="la-Latn"/>
        </w:rPr>
        <w:t>ut pro una vice wirgildus eius pro eo conponatur</w:t>
      </w:r>
      <w:r w:rsidR="009B2994" w:rsidRPr="007A06F5">
        <w:rPr>
          <w:lang w:val="la-Latn"/>
        </w:rPr>
        <w:t xml:space="preserve">, </w:t>
      </w:r>
      <w:r w:rsidRPr="007A06F5">
        <w:rPr>
          <w:lang w:val="la-Latn"/>
        </w:rPr>
        <w:t xml:space="preserve">altera </w:t>
      </w:r>
      <w:r w:rsidR="00EE5687" w:rsidRPr="007A06F5">
        <w:rPr>
          <w:lang w:val="la-Latn"/>
        </w:rPr>
        <w:t xml:space="preserve">vice ipse servus ad supplicium </w:t>
      </w:r>
      <w:r w:rsidRPr="007A06F5">
        <w:rPr>
          <w:lang w:val="la-Latn"/>
        </w:rPr>
        <w:t>tradatur</w:t>
      </w:r>
      <w:r w:rsidR="009B2994" w:rsidRPr="007A06F5">
        <w:rPr>
          <w:lang w:val="la-Latn"/>
        </w:rPr>
        <w:t xml:space="preserve">. </w:t>
      </w:r>
      <w:r w:rsidRPr="007A06F5">
        <w:rPr>
          <w:lang w:val="la-Latn"/>
        </w:rPr>
        <w:t>Hereditas tamen liberi hominis</w:t>
      </w:r>
      <w:r w:rsidR="009B2994" w:rsidRPr="007A06F5">
        <w:rPr>
          <w:lang w:val="la-Latn"/>
        </w:rPr>
        <w:t xml:space="preserve">, </w:t>
      </w:r>
      <w:r w:rsidRPr="007A06F5">
        <w:rPr>
          <w:lang w:val="la-Latn"/>
        </w:rPr>
        <w:t>qui propter ta</w:t>
      </w:r>
      <w:r w:rsidR="00EE5687" w:rsidRPr="007A06F5">
        <w:rPr>
          <w:lang w:val="la-Latn"/>
        </w:rPr>
        <w:t xml:space="preserve">le facinus ad mortem fuerit iu </w:t>
      </w:r>
      <w:r w:rsidRPr="007A06F5">
        <w:rPr>
          <w:lang w:val="la-Latn"/>
        </w:rPr>
        <w:t>dicatus</w:t>
      </w:r>
      <w:r w:rsidR="009B2994" w:rsidRPr="007A06F5">
        <w:rPr>
          <w:lang w:val="la-Latn"/>
        </w:rPr>
        <w:t xml:space="preserve">, </w:t>
      </w:r>
      <w:r w:rsidRPr="007A06F5">
        <w:rPr>
          <w:lang w:val="la-Latn"/>
        </w:rPr>
        <w:t>ad legitimos heredes illius perveniat</w:t>
      </w:r>
      <w:r w:rsidR="009B2994" w:rsidRPr="007A06F5">
        <w:rPr>
          <w:lang w:val="la-Latn"/>
        </w:rPr>
        <w:t xml:space="preserve">. </w:t>
      </w:r>
      <w:r w:rsidRPr="007A06F5">
        <w:rPr>
          <w:lang w:val="la-Latn"/>
        </w:rPr>
        <w:t>Si in atrio ecc</w:t>
      </w:r>
      <w:r w:rsidR="00EE5687" w:rsidRPr="007A06F5">
        <w:rPr>
          <w:lang w:val="la-Latn"/>
        </w:rPr>
        <w:t>lesiae</w:t>
      </w:r>
      <w:r w:rsidR="009B2994" w:rsidRPr="007A06F5">
        <w:rPr>
          <w:lang w:val="la-Latn"/>
        </w:rPr>
        <w:t xml:space="preserve">, </w:t>
      </w:r>
      <w:r w:rsidR="00EE5687" w:rsidRPr="007A06F5">
        <w:rPr>
          <w:lang w:val="la-Latn"/>
        </w:rPr>
        <w:t xml:space="preserve">cuius porta reliquiis </w:t>
      </w:r>
      <w:r w:rsidRPr="007A06F5">
        <w:rPr>
          <w:lang w:val="la-Latn"/>
        </w:rPr>
        <w:t>sanctorum consecrata est</w:t>
      </w:r>
      <w:r w:rsidR="009B2994" w:rsidRPr="007A06F5">
        <w:rPr>
          <w:lang w:val="la-Latn"/>
        </w:rPr>
        <w:t xml:space="preserve">, </w:t>
      </w:r>
      <w:r w:rsidRPr="007A06F5">
        <w:rPr>
          <w:lang w:val="la-Latn"/>
        </w:rPr>
        <w:t>huiuscemodi homicidium pe</w:t>
      </w:r>
      <w:r w:rsidR="00EE5687" w:rsidRPr="007A06F5">
        <w:rPr>
          <w:lang w:val="la-Latn"/>
        </w:rPr>
        <w:t>rpetratum fuerit</w:t>
      </w:r>
      <w:r w:rsidR="009B2994" w:rsidRPr="007A06F5">
        <w:rPr>
          <w:lang w:val="la-Latn"/>
        </w:rPr>
        <w:t xml:space="preserve">, </w:t>
      </w:r>
      <w:r w:rsidR="00EE5687" w:rsidRPr="007A06F5">
        <w:rPr>
          <w:lang w:val="la-Latn"/>
        </w:rPr>
        <w:t xml:space="preserve">simili modo </w:t>
      </w:r>
      <w:r w:rsidRPr="007A06F5">
        <w:rPr>
          <w:lang w:val="la-Latn"/>
        </w:rPr>
        <w:t>emendetur vel conponatur</w:t>
      </w:r>
      <w:r w:rsidR="009B2994" w:rsidRPr="007A06F5">
        <w:rPr>
          <w:lang w:val="la-Latn"/>
        </w:rPr>
        <w:t xml:space="preserve">. </w:t>
      </w:r>
      <w:r w:rsidRPr="007A06F5">
        <w:rPr>
          <w:lang w:val="la-Latn"/>
        </w:rPr>
        <w:t>Si vero porta ecclesiae non est consecrata</w:t>
      </w:r>
      <w:r w:rsidR="009B2994" w:rsidRPr="007A06F5">
        <w:rPr>
          <w:lang w:val="la-Latn"/>
        </w:rPr>
        <w:t xml:space="preserve">, </w:t>
      </w:r>
      <w:r w:rsidRPr="007A06F5">
        <w:rPr>
          <w:lang w:val="la-Latn"/>
        </w:rPr>
        <w:t>eo modo conpo /natur</w:t>
      </w:r>
      <w:r w:rsidR="009B2994" w:rsidRPr="007A06F5">
        <w:rPr>
          <w:lang w:val="la-Latn"/>
        </w:rPr>
        <w:t xml:space="preserve">, </w:t>
      </w:r>
      <w:r w:rsidRPr="007A06F5">
        <w:rPr>
          <w:lang w:val="la-Latn"/>
        </w:rPr>
        <w:t>quod in atrio committitur</w:t>
      </w:r>
      <w:r w:rsidR="009B2994" w:rsidRPr="007A06F5">
        <w:rPr>
          <w:lang w:val="la-Latn"/>
        </w:rPr>
        <w:t xml:space="preserve">, </w:t>
      </w:r>
      <w:r w:rsidRPr="007A06F5">
        <w:rPr>
          <w:lang w:val="la-Latn"/>
        </w:rPr>
        <w:t>sicut conponi debet</w:t>
      </w:r>
      <w:r w:rsidR="009B2994" w:rsidRPr="007A06F5">
        <w:rPr>
          <w:lang w:val="la-Latn"/>
        </w:rPr>
        <w:t xml:space="preserve">, </w:t>
      </w:r>
      <w:r w:rsidR="00EE5687" w:rsidRPr="007A06F5">
        <w:rPr>
          <w:lang w:val="la-Latn"/>
        </w:rPr>
        <w:t xml:space="preserve">quod in immunitate violata com </w:t>
      </w:r>
      <w:r w:rsidRPr="007A06F5">
        <w:rPr>
          <w:lang w:val="la-Latn"/>
        </w:rPr>
        <w:t>mittitur</w:t>
      </w:r>
      <w:r w:rsidR="009B2994" w:rsidRPr="007A06F5">
        <w:rPr>
          <w:lang w:val="la-Latn"/>
        </w:rPr>
        <w:t xml:space="preserve">. </w:t>
      </w:r>
    </w:p>
    <w:p w14:paraId="5CC0001A" w14:textId="14BBF787" w:rsidR="00D60993" w:rsidRPr="007A06F5" w:rsidRDefault="00D60993" w:rsidP="00D60993">
      <w:pPr>
        <w:pStyle w:val="Normlnweb"/>
        <w:rPr>
          <w:lang w:val="la-Latn"/>
        </w:rPr>
      </w:pPr>
      <w:r w:rsidRPr="007A06F5">
        <w:rPr>
          <w:lang w:val="la-Latn"/>
        </w:rPr>
        <w:t>XIIII</w:t>
      </w:r>
      <w:r w:rsidR="009B2994" w:rsidRPr="007A06F5">
        <w:rPr>
          <w:lang w:val="la-Latn"/>
        </w:rPr>
        <w:t xml:space="preserve">. </w:t>
      </w:r>
      <w:r w:rsidRPr="007A06F5">
        <w:rPr>
          <w:lang w:val="la-Latn"/>
        </w:rPr>
        <w:t>DE INIURIIS SACERDOT</w:t>
      </w:r>
      <w:r w:rsidR="00EE5687" w:rsidRPr="007A06F5">
        <w:rPr>
          <w:lang w:val="la-Latn"/>
        </w:rPr>
        <w:t xml:space="preserve">UM VEL QUORUMLIBET EX CLERO IN </w:t>
      </w:r>
      <w:r w:rsidRPr="007A06F5">
        <w:rPr>
          <w:lang w:val="la-Latn"/>
        </w:rPr>
        <w:t>ECCLESIA FACTIS</w:t>
      </w:r>
      <w:r w:rsidR="009B2994" w:rsidRPr="007A06F5">
        <w:rPr>
          <w:lang w:val="la-Latn"/>
        </w:rPr>
        <w:t xml:space="preserve">. </w:t>
      </w:r>
    </w:p>
    <w:p w14:paraId="26E23AE0" w14:textId="5133BCC6" w:rsidR="00D60993" w:rsidRPr="007A06F5" w:rsidRDefault="00D60993" w:rsidP="00D60993">
      <w:pPr>
        <w:pStyle w:val="Normlnweb"/>
        <w:rPr>
          <w:lang w:val="la-Latn"/>
        </w:rPr>
      </w:pPr>
      <w:r w:rsidRPr="007A06F5">
        <w:rPr>
          <w:lang w:val="la-Latn"/>
        </w:rPr>
        <w:t xml:space="preserve">Sanguinis </w:t>
      </w:r>
      <w:r w:rsidR="00B13BF9" w:rsidRPr="007A06F5">
        <w:rPr>
          <w:lang w:val="la-Latn"/>
        </w:rPr>
        <w:t>effusio in ecclesia</w:t>
      </w:r>
      <w:r w:rsidRPr="007A06F5">
        <w:rPr>
          <w:lang w:val="la-Latn"/>
        </w:rPr>
        <w:t xml:space="preserve"> facta cum fuste</w:t>
      </w:r>
      <w:r w:rsidR="009B2994" w:rsidRPr="007A06F5">
        <w:rPr>
          <w:lang w:val="la-Latn"/>
        </w:rPr>
        <w:t xml:space="preserve">, </w:t>
      </w:r>
      <w:r w:rsidRPr="007A06F5">
        <w:rPr>
          <w:lang w:val="la-Latn"/>
        </w:rPr>
        <w:t>si presbite</w:t>
      </w:r>
      <w:r w:rsidR="00EE5687" w:rsidRPr="007A06F5">
        <w:rPr>
          <w:lang w:val="la-Latn"/>
        </w:rPr>
        <w:t>r fuerit</w:t>
      </w:r>
      <w:r w:rsidR="009B2994" w:rsidRPr="007A06F5">
        <w:rPr>
          <w:lang w:val="la-Latn"/>
        </w:rPr>
        <w:t xml:space="preserve">, </w:t>
      </w:r>
      <w:r w:rsidR="00EE5687" w:rsidRPr="007A06F5">
        <w:rPr>
          <w:lang w:val="la-Latn"/>
        </w:rPr>
        <w:t>triplo conponatur</w:t>
      </w:r>
      <w:r w:rsidR="009B2994" w:rsidRPr="007A06F5">
        <w:rPr>
          <w:lang w:val="la-Latn"/>
        </w:rPr>
        <w:t xml:space="preserve">, </w:t>
      </w:r>
      <w:r w:rsidRPr="007A06F5">
        <w:rPr>
          <w:lang w:val="la-Latn"/>
        </w:rPr>
        <w:t>duas partes eidem presbitero</w:t>
      </w:r>
      <w:r w:rsidR="009B2994" w:rsidRPr="007A06F5">
        <w:rPr>
          <w:lang w:val="la-Latn"/>
        </w:rPr>
        <w:t xml:space="preserve">, </w:t>
      </w:r>
      <w:r w:rsidRPr="007A06F5">
        <w:rPr>
          <w:lang w:val="la-Latn"/>
        </w:rPr>
        <w:t>tertia pro fredo ad ecclesiam</w:t>
      </w:r>
      <w:r w:rsidR="00EE5687" w:rsidRPr="007A06F5">
        <w:rPr>
          <w:lang w:val="la-Latn"/>
        </w:rPr>
        <w:t xml:space="preserve"> et insuper bannus noster</w:t>
      </w:r>
      <w:r w:rsidR="009B2994" w:rsidRPr="007A06F5">
        <w:rPr>
          <w:lang w:val="la-Latn"/>
        </w:rPr>
        <w:t xml:space="preserve">. </w:t>
      </w:r>
      <w:r w:rsidRPr="007A06F5">
        <w:rPr>
          <w:lang w:val="la-Latn"/>
        </w:rPr>
        <w:t>Similiter de diacono iuxta conpositionem eius in triplo</w:t>
      </w:r>
      <w:r w:rsidR="00EE5687" w:rsidRPr="007A06F5">
        <w:rPr>
          <w:lang w:val="la-Latn"/>
        </w:rPr>
        <w:t xml:space="preserve"> cum banno nostro conponatur</w:t>
      </w:r>
      <w:r w:rsidR="009B2994" w:rsidRPr="007A06F5">
        <w:rPr>
          <w:lang w:val="la-Latn"/>
        </w:rPr>
        <w:t xml:space="preserve">. </w:t>
      </w:r>
      <w:r w:rsidRPr="007A06F5">
        <w:rPr>
          <w:lang w:val="la-Latn"/>
        </w:rPr>
        <w:t>De subdiacono similiter i</w:t>
      </w:r>
      <w:r w:rsidR="00B13BF9" w:rsidRPr="007A06F5">
        <w:rPr>
          <w:lang w:val="la-Latn"/>
        </w:rPr>
        <w:t xml:space="preserve">n </w:t>
      </w:r>
      <w:r w:rsidRPr="007A06F5">
        <w:rPr>
          <w:lang w:val="la-Latn"/>
        </w:rPr>
        <w:t>triplo secundum suam conpo</w:t>
      </w:r>
      <w:r w:rsidR="00EE5687" w:rsidRPr="007A06F5">
        <w:rPr>
          <w:lang w:val="la-Latn"/>
        </w:rPr>
        <w:t>sitionem</w:t>
      </w:r>
      <w:r w:rsidR="009B2994" w:rsidRPr="007A06F5">
        <w:rPr>
          <w:lang w:val="la-Latn"/>
        </w:rPr>
        <w:t xml:space="preserve">. </w:t>
      </w:r>
      <w:r w:rsidR="00EE5687" w:rsidRPr="007A06F5">
        <w:rPr>
          <w:lang w:val="la-Latn"/>
        </w:rPr>
        <w:t xml:space="preserve">Et de uniuscuiusque </w:t>
      </w:r>
      <w:r w:rsidRPr="007A06F5">
        <w:rPr>
          <w:lang w:val="la-Latn"/>
        </w:rPr>
        <w:t xml:space="preserve">ordinis clerico secundum suam conpositionem in triplo </w:t>
      </w:r>
      <w:r w:rsidR="00EE5687" w:rsidRPr="007A06F5">
        <w:rPr>
          <w:lang w:val="la-Latn"/>
        </w:rPr>
        <w:t xml:space="preserve">persolvatur et insuper bannus </w:t>
      </w:r>
      <w:r w:rsidRPr="007A06F5">
        <w:rPr>
          <w:lang w:val="la-Latn"/>
        </w:rPr>
        <w:t>noster</w:t>
      </w:r>
      <w:r w:rsidR="009B2994" w:rsidRPr="007A06F5">
        <w:rPr>
          <w:lang w:val="la-Latn"/>
        </w:rPr>
        <w:t xml:space="preserve">. </w:t>
      </w:r>
      <w:r w:rsidRPr="007A06F5">
        <w:rPr>
          <w:lang w:val="la-Latn"/>
        </w:rPr>
        <w:t>Similiter et de ictu sine sanguinis effusione de</w:t>
      </w:r>
      <w:r w:rsidR="00EE5687" w:rsidRPr="007A06F5">
        <w:rPr>
          <w:lang w:val="la-Latn"/>
        </w:rPr>
        <w:t xml:space="preserve"> uniuscuiusque ordinis clerico </w:t>
      </w:r>
      <w:r w:rsidRPr="007A06F5">
        <w:rPr>
          <w:lang w:val="la-Latn"/>
        </w:rPr>
        <w:t>secundum suam conpositionem triplo et bannus noster</w:t>
      </w:r>
      <w:r w:rsidR="009B2994" w:rsidRPr="007A06F5">
        <w:rPr>
          <w:lang w:val="la-Latn"/>
        </w:rPr>
        <w:t xml:space="preserve">. </w:t>
      </w:r>
      <w:r w:rsidRPr="007A06F5">
        <w:rPr>
          <w:lang w:val="la-Latn"/>
        </w:rPr>
        <w:t>Et qui non habet</w:t>
      </w:r>
      <w:r w:rsidR="009B2994" w:rsidRPr="007A06F5">
        <w:rPr>
          <w:lang w:val="la-Latn"/>
        </w:rPr>
        <w:t xml:space="preserve">, </w:t>
      </w:r>
      <w:r w:rsidRPr="007A06F5">
        <w:rPr>
          <w:lang w:val="la-Latn"/>
        </w:rPr>
        <w:t>unde ad /ecclesiam persolvat</w:t>
      </w:r>
      <w:r w:rsidR="009B2994" w:rsidRPr="007A06F5">
        <w:rPr>
          <w:lang w:val="la-Latn"/>
        </w:rPr>
        <w:t xml:space="preserve">, </w:t>
      </w:r>
      <w:r w:rsidRPr="007A06F5">
        <w:rPr>
          <w:lang w:val="la-Latn"/>
        </w:rPr>
        <w:t>tradat se in servitium eidem eccle</w:t>
      </w:r>
      <w:r w:rsidR="00EE5687" w:rsidRPr="007A06F5">
        <w:rPr>
          <w:lang w:val="la-Latn"/>
        </w:rPr>
        <w:t>siae</w:t>
      </w:r>
      <w:r w:rsidR="009B2994" w:rsidRPr="007A06F5">
        <w:rPr>
          <w:lang w:val="la-Latn"/>
        </w:rPr>
        <w:t xml:space="preserve">, </w:t>
      </w:r>
      <w:r w:rsidR="00EE5687" w:rsidRPr="007A06F5">
        <w:rPr>
          <w:lang w:val="la-Latn"/>
        </w:rPr>
        <w:t xml:space="preserve">usque dum totum debitum </w:t>
      </w:r>
      <w:r w:rsidRPr="007A06F5">
        <w:rPr>
          <w:lang w:val="la-Latn"/>
        </w:rPr>
        <w:t>persolvat</w:t>
      </w:r>
      <w:r w:rsidR="009B2994" w:rsidRPr="007A06F5">
        <w:rPr>
          <w:lang w:val="la-Latn"/>
        </w:rPr>
        <w:t xml:space="preserve">. </w:t>
      </w:r>
    </w:p>
    <w:p w14:paraId="4FF95B92" w14:textId="181D679C" w:rsidR="00D60993" w:rsidRPr="007A06F5" w:rsidRDefault="00D60993" w:rsidP="00D60993">
      <w:pPr>
        <w:pStyle w:val="Normlnweb"/>
        <w:rPr>
          <w:lang w:val="la-Latn"/>
        </w:rPr>
      </w:pPr>
      <w:commentRangeStart w:id="306"/>
      <w:r w:rsidRPr="007A06F5">
        <w:rPr>
          <w:lang w:val="la-Latn"/>
        </w:rPr>
        <w:t>XV</w:t>
      </w:r>
      <w:r w:rsidR="009B2994" w:rsidRPr="007A06F5">
        <w:rPr>
          <w:lang w:val="la-Latn"/>
        </w:rPr>
        <w:t xml:space="preserve">. </w:t>
      </w:r>
      <w:r w:rsidRPr="007A06F5">
        <w:rPr>
          <w:lang w:val="la-Latn"/>
        </w:rPr>
        <w:t>DE SOLUTIONE OCCISI PRESBITERI</w:t>
      </w:r>
      <w:r w:rsidR="009B2994" w:rsidRPr="007A06F5">
        <w:rPr>
          <w:lang w:val="la-Latn"/>
        </w:rPr>
        <w:t xml:space="preserve">. </w:t>
      </w:r>
    </w:p>
    <w:p w14:paraId="16AAECED" w14:textId="2EA3BD18" w:rsidR="00D60993" w:rsidRPr="007A06F5" w:rsidRDefault="00D60993" w:rsidP="00D60993">
      <w:pPr>
        <w:pStyle w:val="Normlnweb"/>
        <w:rPr>
          <w:lang w:val="la-Latn"/>
        </w:rPr>
      </w:pPr>
      <w:r w:rsidRPr="007A06F5">
        <w:rPr>
          <w:lang w:val="la-Latn"/>
        </w:rPr>
        <w:t>Presbiteri interfecti episcopo</w:t>
      </w:r>
      <w:r w:rsidR="009B2994" w:rsidRPr="007A06F5">
        <w:rPr>
          <w:lang w:val="la-Latn"/>
        </w:rPr>
        <w:t xml:space="preserve">, </w:t>
      </w:r>
      <w:r w:rsidRPr="007A06F5">
        <w:rPr>
          <w:lang w:val="la-Latn"/>
        </w:rPr>
        <w:t>ad cuius parrochiam pertinent</w:t>
      </w:r>
      <w:r w:rsidR="009B2994" w:rsidRPr="007A06F5">
        <w:rPr>
          <w:lang w:val="la-Latn"/>
        </w:rPr>
        <w:t xml:space="preserve">, </w:t>
      </w:r>
      <w:r w:rsidRPr="007A06F5">
        <w:rPr>
          <w:lang w:val="la-Latn"/>
        </w:rPr>
        <w:t>solvantur secund</w:t>
      </w:r>
      <w:r w:rsidR="00B13BF9" w:rsidRPr="007A06F5">
        <w:rPr>
          <w:lang w:val="la-Latn"/>
        </w:rPr>
        <w:t>um capitulare gloriosi</w:t>
      </w:r>
      <w:r w:rsidR="00EE5687" w:rsidRPr="007A06F5">
        <w:rPr>
          <w:lang w:val="la-Latn"/>
        </w:rPr>
        <w:t xml:space="preserve"> Karoli </w:t>
      </w:r>
      <w:r w:rsidRPr="007A06F5">
        <w:rPr>
          <w:lang w:val="la-Latn"/>
        </w:rPr>
        <w:t>genitoris nostri</w:t>
      </w:r>
      <w:r w:rsidR="009B2994" w:rsidRPr="007A06F5">
        <w:rPr>
          <w:lang w:val="la-Latn"/>
        </w:rPr>
        <w:t xml:space="preserve">, </w:t>
      </w:r>
      <w:r w:rsidRPr="007A06F5">
        <w:rPr>
          <w:lang w:val="la-Latn"/>
        </w:rPr>
        <w:t>ita videlicet</w:t>
      </w:r>
      <w:r w:rsidR="009B2994" w:rsidRPr="007A06F5">
        <w:rPr>
          <w:lang w:val="la-Latn"/>
        </w:rPr>
        <w:t xml:space="preserve">, </w:t>
      </w:r>
      <w:r w:rsidRPr="007A06F5">
        <w:rPr>
          <w:lang w:val="la-Latn"/>
        </w:rPr>
        <w:t>ut medietatem widergildi eius episcopus utilitatibus eccl</w:t>
      </w:r>
      <w:r w:rsidR="00EE5687" w:rsidRPr="007A06F5">
        <w:rPr>
          <w:lang w:val="la-Latn"/>
        </w:rPr>
        <w:t>esiae</w:t>
      </w:r>
      <w:r w:rsidR="009B2994" w:rsidRPr="007A06F5">
        <w:rPr>
          <w:lang w:val="la-Latn"/>
        </w:rPr>
        <w:t xml:space="preserve">, </w:t>
      </w:r>
      <w:r w:rsidR="00EE5687" w:rsidRPr="007A06F5">
        <w:rPr>
          <w:lang w:val="la-Latn"/>
        </w:rPr>
        <w:t>cui praefuit</w:t>
      </w:r>
      <w:r w:rsidR="009B2994" w:rsidRPr="007A06F5">
        <w:rPr>
          <w:lang w:val="la-Latn"/>
        </w:rPr>
        <w:t xml:space="preserve">, </w:t>
      </w:r>
      <w:r w:rsidR="00EE5687" w:rsidRPr="007A06F5">
        <w:rPr>
          <w:lang w:val="la-Latn"/>
        </w:rPr>
        <w:t xml:space="preserve">tribuat </w:t>
      </w:r>
      <w:r w:rsidRPr="007A06F5">
        <w:rPr>
          <w:lang w:val="la-Latn"/>
        </w:rPr>
        <w:t>et alteram medietatem in elemosina illius iuste dispertiat</w:t>
      </w:r>
      <w:r w:rsidR="009B2994" w:rsidRPr="007A06F5">
        <w:rPr>
          <w:lang w:val="la-Latn"/>
        </w:rPr>
        <w:t xml:space="preserve">, </w:t>
      </w:r>
      <w:r w:rsidRPr="007A06F5">
        <w:rPr>
          <w:lang w:val="la-Latn"/>
        </w:rPr>
        <w:t>quia nullus nobis eiu</w:t>
      </w:r>
      <w:r w:rsidR="00EE5687" w:rsidRPr="007A06F5">
        <w:rPr>
          <w:lang w:val="la-Latn"/>
        </w:rPr>
        <w:t xml:space="preserve">s heres proximior videtur quam </w:t>
      </w:r>
      <w:r w:rsidRPr="007A06F5">
        <w:rPr>
          <w:lang w:val="la-Latn"/>
        </w:rPr>
        <w:t>ille</w:t>
      </w:r>
      <w:r w:rsidR="009B2994" w:rsidRPr="007A06F5">
        <w:rPr>
          <w:lang w:val="la-Latn"/>
        </w:rPr>
        <w:t xml:space="preserve">, </w:t>
      </w:r>
      <w:r w:rsidRPr="007A06F5">
        <w:rPr>
          <w:lang w:val="la-Latn"/>
        </w:rPr>
        <w:t>qui ipsum domino sociavit</w:t>
      </w:r>
      <w:r w:rsidR="009B2994" w:rsidRPr="007A06F5">
        <w:rPr>
          <w:lang w:val="la-Latn"/>
        </w:rPr>
        <w:t xml:space="preserve">. </w:t>
      </w:r>
      <w:commentRangeEnd w:id="306"/>
      <w:r w:rsidR="00B13BF9" w:rsidRPr="007A06F5">
        <w:rPr>
          <w:rStyle w:val="Odkaznakoment"/>
          <w:rFonts w:asciiTheme="minorHAnsi" w:eastAsiaTheme="minorHAnsi" w:hAnsiTheme="minorHAnsi" w:cstheme="minorBidi"/>
          <w:lang w:val="la-Latn" w:eastAsia="en-US"/>
        </w:rPr>
        <w:commentReference w:id="306"/>
      </w:r>
    </w:p>
    <w:p w14:paraId="364FEBEE" w14:textId="7E4CBE9A" w:rsidR="00D60993" w:rsidRPr="007A06F5" w:rsidRDefault="00D60993" w:rsidP="00D60993">
      <w:pPr>
        <w:pStyle w:val="Normlnweb"/>
        <w:rPr>
          <w:lang w:val="la-Latn"/>
        </w:rPr>
      </w:pPr>
      <w:r w:rsidRPr="007A06F5">
        <w:rPr>
          <w:lang w:val="la-Latn"/>
        </w:rPr>
        <w:t>XV</w:t>
      </w:r>
      <w:r w:rsidR="009B2994" w:rsidRPr="007A06F5">
        <w:rPr>
          <w:lang w:val="la-Latn"/>
        </w:rPr>
        <w:t xml:space="preserve">. </w:t>
      </w:r>
      <w:r w:rsidRPr="007A06F5">
        <w:rPr>
          <w:lang w:val="la-Latn"/>
        </w:rPr>
        <w:t>DE VIDUIS</w:t>
      </w:r>
      <w:r w:rsidR="009B2994" w:rsidRPr="007A06F5">
        <w:rPr>
          <w:lang w:val="la-Latn"/>
        </w:rPr>
        <w:t xml:space="preserve">, </w:t>
      </w:r>
      <w:r w:rsidRPr="007A06F5">
        <w:rPr>
          <w:lang w:val="la-Latn"/>
        </w:rPr>
        <w:t>PUPILLIS ET PAUPERIBUS</w:t>
      </w:r>
      <w:r w:rsidR="009B2994" w:rsidRPr="007A06F5">
        <w:rPr>
          <w:lang w:val="la-Latn"/>
        </w:rPr>
        <w:t xml:space="preserve">. </w:t>
      </w:r>
    </w:p>
    <w:p w14:paraId="02647F13" w14:textId="1141E2E6" w:rsidR="00D60993" w:rsidRPr="007A06F5" w:rsidRDefault="00D60993" w:rsidP="00D60993">
      <w:pPr>
        <w:pStyle w:val="Normlnweb"/>
        <w:rPr>
          <w:lang w:val="la-Latn"/>
        </w:rPr>
      </w:pPr>
      <w:r w:rsidRPr="007A06F5">
        <w:rPr>
          <w:lang w:val="la-Latn"/>
        </w:rPr>
        <w:t>Praecipimus</w:t>
      </w:r>
      <w:r w:rsidR="009B2994" w:rsidRPr="007A06F5">
        <w:rPr>
          <w:lang w:val="la-Latn"/>
        </w:rPr>
        <w:t xml:space="preserve">, </w:t>
      </w:r>
      <w:r w:rsidRPr="007A06F5">
        <w:rPr>
          <w:lang w:val="la-Latn"/>
        </w:rPr>
        <w:t>ut quandocumque in mallum ante comitem v</w:t>
      </w:r>
      <w:r w:rsidR="00EE5687" w:rsidRPr="007A06F5">
        <w:rPr>
          <w:lang w:val="la-Latn"/>
        </w:rPr>
        <w:t>iduae</w:t>
      </w:r>
      <w:r w:rsidR="009B2994" w:rsidRPr="007A06F5">
        <w:rPr>
          <w:lang w:val="la-Latn"/>
        </w:rPr>
        <w:t xml:space="preserve">, </w:t>
      </w:r>
      <w:r w:rsidR="00EE5687" w:rsidRPr="007A06F5">
        <w:rPr>
          <w:lang w:val="la-Latn"/>
        </w:rPr>
        <w:t xml:space="preserve">pupilli et pauperes </w:t>
      </w:r>
      <w:r w:rsidRPr="007A06F5">
        <w:rPr>
          <w:lang w:val="la-Latn"/>
        </w:rPr>
        <w:t>venerint</w:t>
      </w:r>
      <w:r w:rsidR="009B2994" w:rsidRPr="007A06F5">
        <w:rPr>
          <w:lang w:val="la-Latn"/>
        </w:rPr>
        <w:t xml:space="preserve">, </w:t>
      </w:r>
      <w:r w:rsidRPr="007A06F5">
        <w:rPr>
          <w:lang w:val="la-Latn"/>
        </w:rPr>
        <w:t>primo eorum causa audiatur et definiatur</w:t>
      </w:r>
      <w:r w:rsidR="009B2994" w:rsidRPr="007A06F5">
        <w:rPr>
          <w:lang w:val="la-Latn"/>
        </w:rPr>
        <w:t xml:space="preserve">. </w:t>
      </w:r>
      <w:r w:rsidRPr="007A06F5">
        <w:rPr>
          <w:lang w:val="la-Latn"/>
        </w:rPr>
        <w:t>Et s</w:t>
      </w:r>
      <w:r w:rsidR="00EE5687" w:rsidRPr="007A06F5">
        <w:rPr>
          <w:lang w:val="la-Latn"/>
        </w:rPr>
        <w:t xml:space="preserve">i testes per se ad causas suas </w:t>
      </w:r>
      <w:r w:rsidRPr="007A06F5">
        <w:rPr>
          <w:lang w:val="la-Latn"/>
        </w:rPr>
        <w:t>quaerendas habere non potuerint vel legem nescierint</w:t>
      </w:r>
      <w:r w:rsidR="009B2994" w:rsidRPr="007A06F5">
        <w:rPr>
          <w:lang w:val="la-Latn"/>
        </w:rPr>
        <w:t xml:space="preserve">, </w:t>
      </w:r>
      <w:r w:rsidRPr="007A06F5">
        <w:rPr>
          <w:lang w:val="la-Latn"/>
        </w:rPr>
        <w:t>comes</w:t>
      </w:r>
      <w:r w:rsidR="00EE5687" w:rsidRPr="007A06F5">
        <w:rPr>
          <w:lang w:val="la-Latn"/>
        </w:rPr>
        <w:t xml:space="preserve"> illos vel illas adiuvet dando </w:t>
      </w:r>
      <w:r w:rsidRPr="007A06F5">
        <w:rPr>
          <w:lang w:val="la-Latn"/>
        </w:rPr>
        <w:t>eis talem hominem</w:t>
      </w:r>
      <w:r w:rsidR="009B2994" w:rsidRPr="007A06F5">
        <w:rPr>
          <w:lang w:val="la-Latn"/>
        </w:rPr>
        <w:t xml:space="preserve">, </w:t>
      </w:r>
      <w:r w:rsidRPr="007A06F5">
        <w:rPr>
          <w:lang w:val="la-Latn"/>
        </w:rPr>
        <w:t>qui rationem eorum teneat vel pro eis loquatur</w:t>
      </w:r>
      <w:r w:rsidR="009B2994" w:rsidRPr="007A06F5">
        <w:rPr>
          <w:lang w:val="la-Latn"/>
        </w:rPr>
        <w:t xml:space="preserve">. </w:t>
      </w:r>
    </w:p>
    <w:p w14:paraId="646BBFA3" w14:textId="332E6F24" w:rsidR="00D60993" w:rsidRPr="007A06F5" w:rsidRDefault="00D60993" w:rsidP="00D60993">
      <w:pPr>
        <w:pStyle w:val="Normlnweb"/>
        <w:rPr>
          <w:lang w:val="la-Latn"/>
        </w:rPr>
      </w:pPr>
      <w:r w:rsidRPr="007A06F5">
        <w:rPr>
          <w:lang w:val="la-Latn"/>
        </w:rPr>
        <w:lastRenderedPageBreak/>
        <w:t>XVI</w:t>
      </w:r>
      <w:r w:rsidR="009B2994" w:rsidRPr="007A06F5">
        <w:rPr>
          <w:lang w:val="la-Latn"/>
        </w:rPr>
        <w:t xml:space="preserve">. </w:t>
      </w:r>
      <w:r w:rsidRPr="007A06F5">
        <w:rPr>
          <w:lang w:val="la-Latn"/>
        </w:rPr>
        <w:t>DE RAPTU VIDUARUM</w:t>
      </w:r>
      <w:r w:rsidR="009B2994" w:rsidRPr="007A06F5">
        <w:rPr>
          <w:lang w:val="la-Latn"/>
        </w:rPr>
        <w:t xml:space="preserve">. </w:t>
      </w:r>
    </w:p>
    <w:p w14:paraId="6307B2A9" w14:textId="0DC35872" w:rsidR="00D60993" w:rsidRPr="007A06F5" w:rsidRDefault="00D60993" w:rsidP="00D60993">
      <w:pPr>
        <w:pStyle w:val="Normlnweb"/>
        <w:rPr>
          <w:lang w:val="la-Latn"/>
        </w:rPr>
      </w:pPr>
      <w:r w:rsidRPr="007A06F5">
        <w:rPr>
          <w:lang w:val="la-Latn"/>
        </w:rPr>
        <w:t>Qui viduam intra primos XXX dies viduitatis vel invitam vel volentem sibi copula /ve</w:t>
      </w:r>
      <w:r w:rsidR="00EE5687" w:rsidRPr="007A06F5">
        <w:rPr>
          <w:lang w:val="la-Latn"/>
        </w:rPr>
        <w:t>rit</w:t>
      </w:r>
      <w:r w:rsidRPr="007A06F5">
        <w:rPr>
          <w:lang w:val="la-Latn"/>
        </w:rPr>
        <w:t>, bannum nostrum</w:t>
      </w:r>
      <w:r w:rsidR="009B2994" w:rsidRPr="007A06F5">
        <w:rPr>
          <w:lang w:val="la-Latn"/>
        </w:rPr>
        <w:t xml:space="preserve">, </w:t>
      </w:r>
      <w:r w:rsidRPr="007A06F5">
        <w:rPr>
          <w:lang w:val="la-Latn"/>
        </w:rPr>
        <w:t>id est LX solides</w:t>
      </w:r>
      <w:r w:rsidR="009B2994" w:rsidRPr="007A06F5">
        <w:rPr>
          <w:lang w:val="la-Latn"/>
        </w:rPr>
        <w:t xml:space="preserve">, </w:t>
      </w:r>
      <w:r w:rsidRPr="007A06F5">
        <w:rPr>
          <w:lang w:val="la-Latn"/>
        </w:rPr>
        <w:t>in triplo compon</w:t>
      </w:r>
      <w:r w:rsidR="00EE5687" w:rsidRPr="007A06F5">
        <w:rPr>
          <w:lang w:val="la-Latn"/>
        </w:rPr>
        <w:t>at</w:t>
      </w:r>
      <w:r w:rsidR="009B2994" w:rsidRPr="007A06F5">
        <w:rPr>
          <w:lang w:val="la-Latn"/>
        </w:rPr>
        <w:t xml:space="preserve">. </w:t>
      </w:r>
      <w:r w:rsidR="00EE5687" w:rsidRPr="007A06F5">
        <w:rPr>
          <w:lang w:val="la-Latn"/>
        </w:rPr>
        <w:t>Et si invitam eam duxit</w:t>
      </w:r>
      <w:r w:rsidR="009B2994" w:rsidRPr="007A06F5">
        <w:rPr>
          <w:lang w:val="la-Latn"/>
        </w:rPr>
        <w:t xml:space="preserve">, </w:t>
      </w:r>
      <w:r w:rsidRPr="007A06F5">
        <w:rPr>
          <w:lang w:val="la-Latn"/>
        </w:rPr>
        <w:t>legem suam ei componat</w:t>
      </w:r>
      <w:r w:rsidR="009B2994" w:rsidRPr="007A06F5">
        <w:rPr>
          <w:lang w:val="la-Latn"/>
        </w:rPr>
        <w:t xml:space="preserve">, </w:t>
      </w:r>
      <w:r w:rsidRPr="007A06F5">
        <w:rPr>
          <w:lang w:val="la-Latn"/>
        </w:rPr>
        <w:t>illam vero ulterius non adtingat</w:t>
      </w:r>
      <w:r w:rsidR="009B2994" w:rsidRPr="007A06F5">
        <w:rPr>
          <w:lang w:val="la-Latn"/>
        </w:rPr>
        <w:t xml:space="preserve">. </w:t>
      </w:r>
    </w:p>
    <w:p w14:paraId="395DF19C" w14:textId="27BB5794" w:rsidR="00D60993" w:rsidRPr="007A06F5" w:rsidRDefault="00D60993" w:rsidP="00D60993">
      <w:pPr>
        <w:pStyle w:val="Normlnweb"/>
        <w:rPr>
          <w:lang w:val="la-Latn"/>
        </w:rPr>
      </w:pPr>
      <w:r w:rsidRPr="007A06F5">
        <w:rPr>
          <w:lang w:val="la-Latn"/>
        </w:rPr>
        <w:t>XVII</w:t>
      </w:r>
      <w:r w:rsidR="009B2994" w:rsidRPr="007A06F5">
        <w:rPr>
          <w:lang w:val="la-Latn"/>
        </w:rPr>
        <w:t xml:space="preserve">. </w:t>
      </w:r>
      <w:r w:rsidRPr="007A06F5">
        <w:rPr>
          <w:lang w:val="la-Latn"/>
        </w:rPr>
        <w:t>DE HOMINE PUBLICAM POENITENTIAM AGENTE INTERFECTO</w:t>
      </w:r>
      <w:r w:rsidR="009B2994" w:rsidRPr="007A06F5">
        <w:rPr>
          <w:lang w:val="la-Latn"/>
        </w:rPr>
        <w:t xml:space="preserve">. </w:t>
      </w:r>
    </w:p>
    <w:p w14:paraId="0AFF7080" w14:textId="1887F393" w:rsidR="00D60993" w:rsidRPr="007A06F5" w:rsidRDefault="00D60993" w:rsidP="00D60993">
      <w:pPr>
        <w:pStyle w:val="Normlnweb"/>
        <w:rPr>
          <w:lang w:val="la-Latn"/>
        </w:rPr>
      </w:pPr>
      <w:r w:rsidRPr="007A06F5">
        <w:rPr>
          <w:lang w:val="la-Latn"/>
        </w:rPr>
        <w:t>Qui hominem publicam poenitentiam agentem interfece</w:t>
      </w:r>
      <w:r w:rsidR="00EE5687" w:rsidRPr="007A06F5">
        <w:rPr>
          <w:lang w:val="la-Latn"/>
        </w:rPr>
        <w:t>rit</w:t>
      </w:r>
      <w:r w:rsidR="009B2994" w:rsidRPr="007A06F5">
        <w:rPr>
          <w:lang w:val="la-Latn"/>
        </w:rPr>
        <w:t xml:space="preserve">, </w:t>
      </w:r>
      <w:r w:rsidR="00EE5687" w:rsidRPr="007A06F5">
        <w:rPr>
          <w:lang w:val="la-Latn"/>
        </w:rPr>
        <w:t xml:space="preserve">bannum nostrum in triplo </w:t>
      </w:r>
      <w:r w:rsidRPr="007A06F5">
        <w:rPr>
          <w:lang w:val="la-Latn"/>
        </w:rPr>
        <w:t>componat et wirgildum eius proximis eius persolvat</w:t>
      </w:r>
      <w:r w:rsidR="009B2994" w:rsidRPr="007A06F5">
        <w:rPr>
          <w:lang w:val="la-Latn"/>
        </w:rPr>
        <w:t xml:space="preserve">. </w:t>
      </w:r>
    </w:p>
    <w:p w14:paraId="7A324C91" w14:textId="57DC24B2" w:rsidR="00D60993" w:rsidRPr="007A06F5" w:rsidRDefault="00D60993" w:rsidP="00D60993">
      <w:pPr>
        <w:pStyle w:val="Normlnweb"/>
        <w:rPr>
          <w:lang w:val="la-Latn"/>
        </w:rPr>
      </w:pPr>
      <w:r w:rsidRPr="007A06F5">
        <w:rPr>
          <w:lang w:val="la-Latn"/>
        </w:rPr>
        <w:t>XVIII</w:t>
      </w:r>
      <w:r w:rsidR="009B2994" w:rsidRPr="007A06F5">
        <w:rPr>
          <w:lang w:val="la-Latn"/>
        </w:rPr>
        <w:t xml:space="preserve">. </w:t>
      </w:r>
      <w:r w:rsidRPr="007A06F5">
        <w:rPr>
          <w:lang w:val="la-Latn"/>
        </w:rPr>
        <w:t>DE HOMINE LIBERO</w:t>
      </w:r>
      <w:r w:rsidR="009B2994" w:rsidRPr="007A06F5">
        <w:rPr>
          <w:lang w:val="la-Latn"/>
        </w:rPr>
        <w:t xml:space="preserve">, </w:t>
      </w:r>
      <w:r w:rsidRPr="007A06F5">
        <w:rPr>
          <w:lang w:val="la-Latn"/>
        </w:rPr>
        <w:t>UT</w:t>
      </w:r>
      <w:r w:rsidR="00EE5687" w:rsidRPr="007A06F5">
        <w:rPr>
          <w:lang w:val="la-Latn"/>
        </w:rPr>
        <w:t xml:space="preserve"> POTESTATEM HABEAT</w:t>
      </w:r>
      <w:r w:rsidR="009B2994" w:rsidRPr="007A06F5">
        <w:rPr>
          <w:lang w:val="la-Latn"/>
        </w:rPr>
        <w:t xml:space="preserve">, </w:t>
      </w:r>
      <w:r w:rsidR="00EE5687" w:rsidRPr="007A06F5">
        <w:rPr>
          <w:lang w:val="la-Latn"/>
        </w:rPr>
        <w:t xml:space="preserve">UBICUMQUE </w:t>
      </w:r>
      <w:r w:rsidRPr="007A06F5">
        <w:rPr>
          <w:lang w:val="la-Latn"/>
        </w:rPr>
        <w:t>VOLUERIT</w:t>
      </w:r>
      <w:r w:rsidR="009B2994" w:rsidRPr="007A06F5">
        <w:rPr>
          <w:lang w:val="la-Latn"/>
        </w:rPr>
        <w:t xml:space="preserve">, </w:t>
      </w:r>
      <w:r w:rsidRPr="007A06F5">
        <w:rPr>
          <w:lang w:val="la-Latn"/>
        </w:rPr>
        <w:t>RES SUAS DARE</w:t>
      </w:r>
      <w:r w:rsidR="009B2994" w:rsidRPr="007A06F5">
        <w:rPr>
          <w:lang w:val="la-Latn"/>
        </w:rPr>
        <w:t xml:space="preserve">, </w:t>
      </w:r>
      <w:r w:rsidRPr="007A06F5">
        <w:rPr>
          <w:lang w:val="la-Latn"/>
        </w:rPr>
        <w:t>ET QUALITER HOC FACERE DEBEAT</w:t>
      </w:r>
      <w:r w:rsidR="009B2994" w:rsidRPr="007A06F5">
        <w:rPr>
          <w:lang w:val="la-Latn"/>
        </w:rPr>
        <w:t xml:space="preserve">. </w:t>
      </w:r>
    </w:p>
    <w:p w14:paraId="3866313B" w14:textId="68EE4989" w:rsidR="00D60993" w:rsidRPr="007A06F5" w:rsidRDefault="00D60993" w:rsidP="00D60993">
      <w:pPr>
        <w:pStyle w:val="Normlnweb"/>
        <w:rPr>
          <w:lang w:val="la-Latn"/>
        </w:rPr>
      </w:pPr>
      <w:r w:rsidRPr="007A06F5">
        <w:rPr>
          <w:lang w:val="la-Latn"/>
        </w:rPr>
        <w:t>Si quis res suas pro salute animae suae vel ad aliquem v</w:t>
      </w:r>
      <w:r w:rsidR="00EE5687" w:rsidRPr="007A06F5">
        <w:rPr>
          <w:lang w:val="la-Latn"/>
        </w:rPr>
        <w:t xml:space="preserve">enerabilem locum vel propinquo </w:t>
      </w:r>
      <w:r w:rsidRPr="007A06F5">
        <w:rPr>
          <w:lang w:val="la-Latn"/>
        </w:rPr>
        <w:t>suo vel cuilibet alteri tradere voluerit et eo tempore intra ipsum comitatum fuerit</w:t>
      </w:r>
      <w:r w:rsidR="009B2994" w:rsidRPr="007A06F5">
        <w:rPr>
          <w:lang w:val="la-Latn"/>
        </w:rPr>
        <w:t xml:space="preserve">, </w:t>
      </w:r>
      <w:r w:rsidRPr="007A06F5">
        <w:rPr>
          <w:lang w:val="la-Latn"/>
        </w:rPr>
        <w:t>in quo res illae positae sunt</w:t>
      </w:r>
      <w:r w:rsidR="009B2994" w:rsidRPr="007A06F5">
        <w:rPr>
          <w:lang w:val="la-Latn"/>
        </w:rPr>
        <w:t xml:space="preserve">, </w:t>
      </w:r>
      <w:r w:rsidRPr="007A06F5">
        <w:rPr>
          <w:lang w:val="la-Latn"/>
        </w:rPr>
        <w:t>legitimam traditionem facere studeat</w:t>
      </w:r>
      <w:r w:rsidR="009B2994" w:rsidRPr="007A06F5">
        <w:rPr>
          <w:lang w:val="la-Latn"/>
        </w:rPr>
        <w:t xml:space="preserve">. </w:t>
      </w:r>
      <w:r w:rsidRPr="007A06F5">
        <w:rPr>
          <w:lang w:val="la-Latn"/>
        </w:rPr>
        <w:t>Quod si eodem tempore</w:t>
      </w:r>
      <w:r w:rsidR="009B2994" w:rsidRPr="007A06F5">
        <w:rPr>
          <w:lang w:val="la-Latn"/>
        </w:rPr>
        <w:t xml:space="preserve">, </w:t>
      </w:r>
      <w:r w:rsidRPr="007A06F5">
        <w:rPr>
          <w:lang w:val="la-Latn"/>
        </w:rPr>
        <w:t>quo /illas tradere vult</w:t>
      </w:r>
      <w:r w:rsidR="009B2994" w:rsidRPr="007A06F5">
        <w:rPr>
          <w:lang w:val="la-Latn"/>
        </w:rPr>
        <w:t xml:space="preserve">, </w:t>
      </w:r>
      <w:r w:rsidRPr="007A06F5">
        <w:rPr>
          <w:lang w:val="la-Latn"/>
        </w:rPr>
        <w:t>extra eundem comitatum fuerit</w:t>
      </w:r>
      <w:r w:rsidR="009B2994" w:rsidRPr="007A06F5">
        <w:rPr>
          <w:lang w:val="la-Latn"/>
        </w:rPr>
        <w:t xml:space="preserve">, </w:t>
      </w:r>
      <w:r w:rsidRPr="007A06F5">
        <w:rPr>
          <w:lang w:val="la-Latn"/>
        </w:rPr>
        <w:t>id est sive in</w:t>
      </w:r>
      <w:r w:rsidR="00EE5687" w:rsidRPr="007A06F5">
        <w:rPr>
          <w:lang w:val="la-Latn"/>
        </w:rPr>
        <w:t xml:space="preserve"> exercitu sive in palatio sive </w:t>
      </w:r>
      <w:r w:rsidRPr="007A06F5">
        <w:rPr>
          <w:lang w:val="la-Latn"/>
        </w:rPr>
        <w:t>in alio quolibet loco</w:t>
      </w:r>
      <w:r w:rsidR="009B2994" w:rsidRPr="007A06F5">
        <w:rPr>
          <w:lang w:val="la-Latn"/>
        </w:rPr>
        <w:t xml:space="preserve">, </w:t>
      </w:r>
      <w:r w:rsidRPr="007A06F5">
        <w:rPr>
          <w:lang w:val="la-Latn"/>
        </w:rPr>
        <w:t>adhibeat sibi vel de suis pagensibus</w:t>
      </w:r>
      <w:r w:rsidR="00EE5687" w:rsidRPr="007A06F5">
        <w:rPr>
          <w:lang w:val="la-Latn"/>
        </w:rPr>
        <w:t xml:space="preserve"> vel de aliis</w:t>
      </w:r>
      <w:r w:rsidR="009B2994" w:rsidRPr="007A06F5">
        <w:rPr>
          <w:lang w:val="la-Latn"/>
        </w:rPr>
        <w:t xml:space="preserve">, </w:t>
      </w:r>
      <w:r w:rsidR="00EE5687" w:rsidRPr="007A06F5">
        <w:rPr>
          <w:lang w:val="la-Latn"/>
        </w:rPr>
        <w:t xml:space="preserve">qui eadem lege </w:t>
      </w:r>
      <w:r w:rsidRPr="007A06F5">
        <w:rPr>
          <w:lang w:val="la-Latn"/>
        </w:rPr>
        <w:t>vivant</w:t>
      </w:r>
      <w:r w:rsidR="009B2994" w:rsidRPr="007A06F5">
        <w:rPr>
          <w:lang w:val="la-Latn"/>
        </w:rPr>
        <w:t xml:space="preserve">, </w:t>
      </w:r>
      <w:r w:rsidRPr="007A06F5">
        <w:rPr>
          <w:lang w:val="la-Latn"/>
        </w:rPr>
        <w:t>qua ipse vivit</w:t>
      </w:r>
      <w:r w:rsidR="009B2994" w:rsidRPr="007A06F5">
        <w:rPr>
          <w:lang w:val="la-Latn"/>
        </w:rPr>
        <w:t xml:space="preserve">, </w:t>
      </w:r>
      <w:r w:rsidRPr="007A06F5">
        <w:rPr>
          <w:lang w:val="la-Latn"/>
        </w:rPr>
        <w:t>testes idoneos</w:t>
      </w:r>
      <w:r w:rsidR="009B2994" w:rsidRPr="007A06F5">
        <w:rPr>
          <w:lang w:val="la-Latn"/>
        </w:rPr>
        <w:t xml:space="preserve">, </w:t>
      </w:r>
      <w:r w:rsidRPr="007A06F5">
        <w:rPr>
          <w:lang w:val="la-Latn"/>
        </w:rPr>
        <w:t>vel si illos habere non potuerit</w:t>
      </w:r>
      <w:r w:rsidR="009B2994" w:rsidRPr="007A06F5">
        <w:rPr>
          <w:lang w:val="la-Latn"/>
        </w:rPr>
        <w:t xml:space="preserve">, </w:t>
      </w:r>
      <w:r w:rsidRPr="007A06F5">
        <w:rPr>
          <w:lang w:val="la-Latn"/>
        </w:rPr>
        <w:t>tunc</w:t>
      </w:r>
      <w:r w:rsidR="00EE5687" w:rsidRPr="007A06F5">
        <w:rPr>
          <w:lang w:val="la-Latn"/>
        </w:rPr>
        <w:t xml:space="preserve"> de aliis</w:t>
      </w:r>
      <w:r w:rsidR="009B2994" w:rsidRPr="007A06F5">
        <w:rPr>
          <w:lang w:val="la-Latn"/>
        </w:rPr>
        <w:t xml:space="preserve">, </w:t>
      </w:r>
      <w:r w:rsidR="00EE5687" w:rsidRPr="007A06F5">
        <w:rPr>
          <w:lang w:val="la-Latn"/>
        </w:rPr>
        <w:t xml:space="preserve">quales </w:t>
      </w:r>
      <w:r w:rsidRPr="007A06F5">
        <w:rPr>
          <w:lang w:val="la-Latn"/>
        </w:rPr>
        <w:t>ibi meliores inveniri possint</w:t>
      </w:r>
      <w:r w:rsidR="009B2994" w:rsidRPr="007A06F5">
        <w:rPr>
          <w:lang w:val="la-Latn"/>
        </w:rPr>
        <w:t xml:space="preserve">, </w:t>
      </w:r>
      <w:r w:rsidRPr="007A06F5">
        <w:rPr>
          <w:lang w:val="la-Latn"/>
        </w:rPr>
        <w:t>et coram eis rerum suarum trad</w:t>
      </w:r>
      <w:r w:rsidR="00EE5687" w:rsidRPr="007A06F5">
        <w:rPr>
          <w:lang w:val="la-Latn"/>
        </w:rPr>
        <w:t xml:space="preserve">itionem faciat et fideiussores </w:t>
      </w:r>
      <w:r w:rsidRPr="007A06F5">
        <w:rPr>
          <w:lang w:val="la-Latn"/>
        </w:rPr>
        <w:t>vestiturae donet ei</w:t>
      </w:r>
      <w:r w:rsidR="009B2994" w:rsidRPr="007A06F5">
        <w:rPr>
          <w:lang w:val="la-Latn"/>
        </w:rPr>
        <w:t xml:space="preserve">, </w:t>
      </w:r>
      <w:r w:rsidRPr="007A06F5">
        <w:rPr>
          <w:lang w:val="la-Latn"/>
        </w:rPr>
        <w:t>qui  illam traditionem accipit</w:t>
      </w:r>
      <w:r w:rsidR="009B2994" w:rsidRPr="007A06F5">
        <w:rPr>
          <w:lang w:val="la-Latn"/>
        </w:rPr>
        <w:t xml:space="preserve">, </w:t>
      </w:r>
      <w:r w:rsidRPr="007A06F5">
        <w:rPr>
          <w:lang w:val="la-Latn"/>
        </w:rPr>
        <w:t>ut v</w:t>
      </w:r>
      <w:r w:rsidR="00EE5687" w:rsidRPr="007A06F5">
        <w:rPr>
          <w:lang w:val="la-Latn"/>
        </w:rPr>
        <w:t>estituram faciat</w:t>
      </w:r>
      <w:r w:rsidR="009B2994" w:rsidRPr="007A06F5">
        <w:rPr>
          <w:lang w:val="la-Latn"/>
        </w:rPr>
        <w:t xml:space="preserve">. </w:t>
      </w:r>
      <w:r w:rsidR="00EE5687" w:rsidRPr="007A06F5">
        <w:rPr>
          <w:lang w:val="la-Latn"/>
        </w:rPr>
        <w:t xml:space="preserve">Et postquam </w:t>
      </w:r>
      <w:r w:rsidRPr="007A06F5">
        <w:rPr>
          <w:lang w:val="la-Latn"/>
        </w:rPr>
        <w:t>haec traditio ita facta fuerit</w:t>
      </w:r>
      <w:r w:rsidR="009B2994" w:rsidRPr="007A06F5">
        <w:rPr>
          <w:lang w:val="la-Latn"/>
        </w:rPr>
        <w:t xml:space="preserve">, </w:t>
      </w:r>
      <w:r w:rsidRPr="007A06F5">
        <w:rPr>
          <w:lang w:val="la-Latn"/>
        </w:rPr>
        <w:t>heres illius nullam de praedictis</w:t>
      </w:r>
      <w:r w:rsidR="00EE5687" w:rsidRPr="007A06F5">
        <w:rPr>
          <w:lang w:val="la-Latn"/>
        </w:rPr>
        <w:t xml:space="preserve"> rebus valeat facere repetitio</w:t>
      </w:r>
      <w:r w:rsidRPr="007A06F5">
        <w:rPr>
          <w:lang w:val="la-Latn"/>
        </w:rPr>
        <w:t>nem</w:t>
      </w:r>
      <w:r w:rsidR="009B2994" w:rsidRPr="007A06F5">
        <w:rPr>
          <w:lang w:val="la-Latn"/>
        </w:rPr>
        <w:t xml:space="preserve">. </w:t>
      </w:r>
      <w:r w:rsidRPr="007A06F5">
        <w:rPr>
          <w:lang w:val="la-Latn"/>
        </w:rPr>
        <w:t>Insuper et ipse per se fideiussionem faciat eiusd</w:t>
      </w:r>
      <w:r w:rsidR="00EE5687" w:rsidRPr="007A06F5">
        <w:rPr>
          <w:lang w:val="la-Latn"/>
        </w:rPr>
        <w:t>em vestiturae</w:t>
      </w:r>
      <w:r w:rsidR="009B2994" w:rsidRPr="007A06F5">
        <w:rPr>
          <w:lang w:val="la-Latn"/>
        </w:rPr>
        <w:t xml:space="preserve">, </w:t>
      </w:r>
      <w:r w:rsidR="00EE5687" w:rsidRPr="007A06F5">
        <w:rPr>
          <w:lang w:val="la-Latn"/>
        </w:rPr>
        <w:t xml:space="preserve">ne heredi ulla </w:t>
      </w:r>
      <w:r w:rsidRPr="007A06F5">
        <w:rPr>
          <w:lang w:val="la-Latn"/>
        </w:rPr>
        <w:t>occasio remaneat hanc traditionem inmutandi</w:t>
      </w:r>
      <w:r w:rsidR="009B2994" w:rsidRPr="007A06F5">
        <w:rPr>
          <w:lang w:val="la-Latn"/>
        </w:rPr>
        <w:t xml:space="preserve">, </w:t>
      </w:r>
      <w:r w:rsidRPr="007A06F5">
        <w:rPr>
          <w:lang w:val="la-Latn"/>
        </w:rPr>
        <w:t>sed potius</w:t>
      </w:r>
      <w:r w:rsidR="00EE5687" w:rsidRPr="007A06F5">
        <w:rPr>
          <w:lang w:val="la-Latn"/>
        </w:rPr>
        <w:t xml:space="preserve"> necessitas incumbat illam per </w:t>
      </w:r>
      <w:r w:rsidRPr="007A06F5">
        <w:rPr>
          <w:lang w:val="la-Latn"/>
        </w:rPr>
        <w:t>ficiendi</w:t>
      </w:r>
      <w:r w:rsidR="009B2994" w:rsidRPr="007A06F5">
        <w:rPr>
          <w:lang w:val="la-Latn"/>
        </w:rPr>
        <w:t xml:space="preserve">. </w:t>
      </w:r>
      <w:r w:rsidRPr="007A06F5">
        <w:rPr>
          <w:lang w:val="la-Latn"/>
        </w:rPr>
        <w:t>Et si nondum res suas cum coheredibus suis d</w:t>
      </w:r>
      <w:r w:rsidR="00EE5687" w:rsidRPr="007A06F5">
        <w:rPr>
          <w:lang w:val="la-Latn"/>
        </w:rPr>
        <w:t>ivisas habuit</w:t>
      </w:r>
      <w:r w:rsidR="009B2994" w:rsidRPr="007A06F5">
        <w:rPr>
          <w:lang w:val="la-Latn"/>
        </w:rPr>
        <w:t xml:space="preserve">, </w:t>
      </w:r>
      <w:r w:rsidR="00EE5687" w:rsidRPr="007A06F5">
        <w:rPr>
          <w:lang w:val="la-Latn"/>
        </w:rPr>
        <w:t xml:space="preserve">non ei hoc sit </w:t>
      </w:r>
      <w:r w:rsidRPr="007A06F5">
        <w:rPr>
          <w:lang w:val="la-Latn"/>
        </w:rPr>
        <w:t>inpedimento</w:t>
      </w:r>
      <w:r w:rsidR="009B2994" w:rsidRPr="007A06F5">
        <w:rPr>
          <w:lang w:val="la-Latn"/>
        </w:rPr>
        <w:t xml:space="preserve">, </w:t>
      </w:r>
      <w:r w:rsidRPr="007A06F5">
        <w:rPr>
          <w:lang w:val="la-Latn"/>
        </w:rPr>
        <w:t>sed coheres eius</w:t>
      </w:r>
      <w:r w:rsidR="009B2994" w:rsidRPr="007A06F5">
        <w:rPr>
          <w:lang w:val="la-Latn"/>
        </w:rPr>
        <w:t xml:space="preserve">, </w:t>
      </w:r>
      <w:r w:rsidRPr="007A06F5">
        <w:rPr>
          <w:lang w:val="la-Latn"/>
        </w:rPr>
        <w:t>si sponte noluerit</w:t>
      </w:r>
      <w:r w:rsidR="009B2994" w:rsidRPr="007A06F5">
        <w:rPr>
          <w:lang w:val="la-Latn"/>
        </w:rPr>
        <w:t xml:space="preserve">, </w:t>
      </w:r>
      <w:r w:rsidRPr="007A06F5">
        <w:rPr>
          <w:lang w:val="la-Latn"/>
        </w:rPr>
        <w:t>aut p</w:t>
      </w:r>
      <w:r w:rsidR="00EE5687" w:rsidRPr="007A06F5">
        <w:rPr>
          <w:lang w:val="la-Latn"/>
        </w:rPr>
        <w:t xml:space="preserve">er comitem aut per missum eius </w:t>
      </w:r>
      <w:r w:rsidRPr="007A06F5">
        <w:rPr>
          <w:lang w:val="la-Latn"/>
        </w:rPr>
        <w:t>distringatur</w:t>
      </w:r>
      <w:r w:rsidR="009B2994" w:rsidRPr="007A06F5">
        <w:rPr>
          <w:lang w:val="la-Latn"/>
        </w:rPr>
        <w:t xml:space="preserve">, </w:t>
      </w:r>
      <w:r w:rsidRPr="007A06F5">
        <w:rPr>
          <w:lang w:val="la-Latn"/>
        </w:rPr>
        <w:t>ut divisionem cum illo faciat</w:t>
      </w:r>
      <w:r w:rsidR="009B2994" w:rsidRPr="007A06F5">
        <w:rPr>
          <w:lang w:val="la-Latn"/>
        </w:rPr>
        <w:t xml:space="preserve">, </w:t>
      </w:r>
      <w:r w:rsidRPr="007A06F5">
        <w:rPr>
          <w:lang w:val="la-Latn"/>
        </w:rPr>
        <w:t>ad quem defunctus hereditatem suam voluit /pervenire</w:t>
      </w:r>
      <w:r w:rsidR="009B2994" w:rsidRPr="007A06F5">
        <w:rPr>
          <w:lang w:val="la-Latn"/>
        </w:rPr>
        <w:t xml:space="preserve">. </w:t>
      </w:r>
      <w:r w:rsidRPr="007A06F5">
        <w:rPr>
          <w:lang w:val="la-Latn"/>
        </w:rPr>
        <w:t>Et si cuilibet ecclesiae eam tradere rogavit</w:t>
      </w:r>
      <w:r w:rsidR="009B2994" w:rsidRPr="007A06F5">
        <w:rPr>
          <w:lang w:val="la-Latn"/>
        </w:rPr>
        <w:t xml:space="preserve">, </w:t>
      </w:r>
      <w:r w:rsidRPr="007A06F5">
        <w:rPr>
          <w:lang w:val="la-Latn"/>
        </w:rPr>
        <w:t>c</w:t>
      </w:r>
      <w:r w:rsidR="00EE5687" w:rsidRPr="007A06F5">
        <w:rPr>
          <w:lang w:val="la-Latn"/>
        </w:rPr>
        <w:t xml:space="preserve">oheres eius eam legem cum illa </w:t>
      </w:r>
      <w:r w:rsidRPr="007A06F5">
        <w:rPr>
          <w:lang w:val="la-Latn"/>
        </w:rPr>
        <w:t>ecclesia de praedicta hereditate habeat</w:t>
      </w:r>
      <w:r w:rsidR="009B2994" w:rsidRPr="007A06F5">
        <w:rPr>
          <w:lang w:val="la-Latn"/>
        </w:rPr>
        <w:t xml:space="preserve">, </w:t>
      </w:r>
      <w:r w:rsidRPr="007A06F5">
        <w:rPr>
          <w:lang w:val="la-Latn"/>
        </w:rPr>
        <w:t>quam cum alio cohe</w:t>
      </w:r>
      <w:r w:rsidR="00EE5687" w:rsidRPr="007A06F5">
        <w:rPr>
          <w:lang w:val="la-Latn"/>
        </w:rPr>
        <w:t>rede suo habere debeat</w:t>
      </w:r>
      <w:r w:rsidR="009B2994" w:rsidRPr="007A06F5">
        <w:rPr>
          <w:lang w:val="la-Latn"/>
        </w:rPr>
        <w:t xml:space="preserve">. </w:t>
      </w:r>
      <w:r w:rsidR="00EE5687" w:rsidRPr="007A06F5">
        <w:rPr>
          <w:lang w:val="la-Latn"/>
        </w:rPr>
        <w:t xml:space="preserve">Et </w:t>
      </w:r>
      <w:r w:rsidRPr="007A06F5">
        <w:rPr>
          <w:lang w:val="la-Latn"/>
        </w:rPr>
        <w:t>hoc observetur erga patrem et filium et nepotem usque ad annos legitimos</w:t>
      </w:r>
      <w:r w:rsidR="009B2994" w:rsidRPr="007A06F5">
        <w:rPr>
          <w:lang w:val="la-Latn"/>
        </w:rPr>
        <w:t xml:space="preserve">; </w:t>
      </w:r>
      <w:r w:rsidRPr="007A06F5">
        <w:rPr>
          <w:lang w:val="la-Latn"/>
        </w:rPr>
        <w:t>postea ipsa</w:t>
      </w:r>
      <w:r w:rsidR="00EE5687" w:rsidRPr="007A06F5">
        <w:rPr>
          <w:lang w:val="la-Latn"/>
        </w:rPr>
        <w:t xml:space="preserve">e </w:t>
      </w:r>
      <w:r w:rsidRPr="007A06F5">
        <w:rPr>
          <w:lang w:val="la-Latn"/>
        </w:rPr>
        <w:t>res ad immunitatem ipsius ecclesiae redeant</w:t>
      </w:r>
      <w:r w:rsidR="009B2994" w:rsidRPr="007A06F5">
        <w:rPr>
          <w:lang w:val="la-Latn"/>
        </w:rPr>
        <w:t xml:space="preserve">. </w:t>
      </w:r>
    </w:p>
    <w:p w14:paraId="437B8910" w14:textId="4277AF3B" w:rsidR="00D60993" w:rsidRPr="007A06F5" w:rsidRDefault="00D60993" w:rsidP="00D60993">
      <w:pPr>
        <w:pStyle w:val="Normlnweb"/>
        <w:rPr>
          <w:lang w:val="la-Latn"/>
        </w:rPr>
      </w:pPr>
      <w:r w:rsidRPr="007A06F5">
        <w:rPr>
          <w:lang w:val="la-Latn"/>
        </w:rPr>
        <w:t>XVIIII</w:t>
      </w:r>
      <w:r w:rsidR="009B2994" w:rsidRPr="007A06F5">
        <w:rPr>
          <w:lang w:val="la-Latn"/>
        </w:rPr>
        <w:t xml:space="preserve">. </w:t>
      </w:r>
      <w:r w:rsidRPr="007A06F5">
        <w:rPr>
          <w:lang w:val="la-Latn"/>
        </w:rPr>
        <w:t>DE HOMICIDIIS PROHIBENDIS</w:t>
      </w:r>
      <w:r w:rsidR="009B2994" w:rsidRPr="007A06F5">
        <w:rPr>
          <w:lang w:val="la-Latn"/>
        </w:rPr>
        <w:t xml:space="preserve">. </w:t>
      </w:r>
    </w:p>
    <w:p w14:paraId="58DC803D" w14:textId="054D2DD6" w:rsidR="00D60993" w:rsidRPr="007A06F5" w:rsidRDefault="00D60993" w:rsidP="00D60993">
      <w:pPr>
        <w:pStyle w:val="Normlnweb"/>
        <w:rPr>
          <w:lang w:val="la-Latn"/>
        </w:rPr>
      </w:pPr>
      <w:r w:rsidRPr="007A06F5">
        <w:rPr>
          <w:lang w:val="la-Latn"/>
        </w:rPr>
        <w:t>Quicumque hominem aut ex levi causa aut sine causa interf</w:t>
      </w:r>
      <w:r w:rsidR="00EE5687" w:rsidRPr="007A06F5">
        <w:rPr>
          <w:lang w:val="la-Latn"/>
        </w:rPr>
        <w:t>ecerit</w:t>
      </w:r>
      <w:r w:rsidR="009B2994" w:rsidRPr="007A06F5">
        <w:rPr>
          <w:lang w:val="la-Latn"/>
        </w:rPr>
        <w:t xml:space="preserve">, </w:t>
      </w:r>
      <w:r w:rsidR="00EE5687" w:rsidRPr="007A06F5">
        <w:rPr>
          <w:lang w:val="la-Latn"/>
        </w:rPr>
        <w:t>wirgildum his</w:t>
      </w:r>
      <w:r w:rsidR="009B2994" w:rsidRPr="007A06F5">
        <w:rPr>
          <w:lang w:val="la-Latn"/>
        </w:rPr>
        <w:t xml:space="preserve">, </w:t>
      </w:r>
      <w:r w:rsidR="00EE5687" w:rsidRPr="007A06F5">
        <w:rPr>
          <w:lang w:val="la-Latn"/>
        </w:rPr>
        <w:t xml:space="preserve">ad </w:t>
      </w:r>
      <w:r w:rsidRPr="007A06F5">
        <w:rPr>
          <w:lang w:val="la-Latn"/>
        </w:rPr>
        <w:t>quos ille pertinet</w:t>
      </w:r>
      <w:r w:rsidR="009B2994" w:rsidRPr="007A06F5">
        <w:rPr>
          <w:lang w:val="la-Latn"/>
        </w:rPr>
        <w:t xml:space="preserve">, </w:t>
      </w:r>
      <w:r w:rsidRPr="007A06F5">
        <w:rPr>
          <w:lang w:val="la-Latn"/>
        </w:rPr>
        <w:t>componat</w:t>
      </w:r>
      <w:r w:rsidR="009B2994" w:rsidRPr="007A06F5">
        <w:rPr>
          <w:lang w:val="la-Latn"/>
        </w:rPr>
        <w:t xml:space="preserve">. </w:t>
      </w:r>
      <w:r w:rsidRPr="007A06F5">
        <w:rPr>
          <w:lang w:val="la-Latn"/>
        </w:rPr>
        <w:t>Ipse vero propter talem praesumptionem in ex</w:t>
      </w:r>
      <w:r w:rsidR="00EE5687" w:rsidRPr="007A06F5">
        <w:rPr>
          <w:lang w:val="la-Latn"/>
        </w:rPr>
        <w:t>ilium mitta</w:t>
      </w:r>
      <w:r w:rsidRPr="007A06F5">
        <w:rPr>
          <w:lang w:val="la-Latn"/>
        </w:rPr>
        <w:t>tur</w:t>
      </w:r>
      <w:r w:rsidR="009B2994" w:rsidRPr="007A06F5">
        <w:rPr>
          <w:lang w:val="la-Latn"/>
        </w:rPr>
        <w:t xml:space="preserve">, </w:t>
      </w:r>
      <w:r w:rsidRPr="007A06F5">
        <w:rPr>
          <w:lang w:val="la-Latn"/>
        </w:rPr>
        <w:t>ad quantum tempus nobis placuerit</w:t>
      </w:r>
      <w:r w:rsidR="009B2994" w:rsidRPr="007A06F5">
        <w:rPr>
          <w:lang w:val="la-Latn"/>
        </w:rPr>
        <w:t xml:space="preserve">; </w:t>
      </w:r>
      <w:r w:rsidRPr="007A06F5">
        <w:rPr>
          <w:lang w:val="la-Latn"/>
        </w:rPr>
        <w:t>res tamen suas non amittat</w:t>
      </w:r>
      <w:r w:rsidR="009B2994" w:rsidRPr="007A06F5">
        <w:rPr>
          <w:lang w:val="la-Latn"/>
        </w:rPr>
        <w:t xml:space="preserve">. </w:t>
      </w:r>
    </w:p>
    <w:p w14:paraId="1E3094DB" w14:textId="6AF80FF4" w:rsidR="00D60993" w:rsidRPr="007A06F5" w:rsidRDefault="00D60993" w:rsidP="00D60993">
      <w:pPr>
        <w:pStyle w:val="Normlnweb"/>
        <w:rPr>
          <w:lang w:val="la-Latn"/>
        </w:rPr>
      </w:pPr>
      <w:r w:rsidRPr="007A06F5">
        <w:rPr>
          <w:lang w:val="la-Latn"/>
        </w:rPr>
        <w:t>XX</w:t>
      </w:r>
      <w:r w:rsidR="009B2994" w:rsidRPr="007A06F5">
        <w:rPr>
          <w:lang w:val="la-Latn"/>
        </w:rPr>
        <w:t xml:space="preserve">. </w:t>
      </w:r>
      <w:r w:rsidRPr="007A06F5">
        <w:rPr>
          <w:lang w:val="la-Latn"/>
        </w:rPr>
        <w:t>DE HOC</w:t>
      </w:r>
      <w:r w:rsidR="009B2994" w:rsidRPr="007A06F5">
        <w:rPr>
          <w:lang w:val="la-Latn"/>
        </w:rPr>
        <w:t xml:space="preserve">, </w:t>
      </w:r>
      <w:r w:rsidRPr="007A06F5">
        <w:rPr>
          <w:lang w:val="la-Latn"/>
        </w:rPr>
        <w:t>QUID IN COMPOSITIONEM WIRGILDI DARI DEBEAT</w:t>
      </w:r>
      <w:r w:rsidR="009B2994" w:rsidRPr="007A06F5">
        <w:rPr>
          <w:lang w:val="la-Latn"/>
        </w:rPr>
        <w:t xml:space="preserve">. </w:t>
      </w:r>
    </w:p>
    <w:p w14:paraId="0BA2A792" w14:textId="159CFC24" w:rsidR="00D60993" w:rsidRPr="007A06F5" w:rsidRDefault="00D60993" w:rsidP="00D60993">
      <w:pPr>
        <w:pStyle w:val="Normlnweb"/>
        <w:rPr>
          <w:lang w:val="la-Latn"/>
        </w:rPr>
      </w:pPr>
      <w:r w:rsidRPr="007A06F5">
        <w:rPr>
          <w:lang w:val="la-Latn"/>
        </w:rPr>
        <w:t>In conpositionem wirgildi volumus</w:t>
      </w:r>
      <w:r w:rsidR="009B2994" w:rsidRPr="007A06F5">
        <w:rPr>
          <w:lang w:val="la-Latn"/>
        </w:rPr>
        <w:t xml:space="preserve">, </w:t>
      </w:r>
      <w:r w:rsidRPr="007A06F5">
        <w:rPr>
          <w:lang w:val="la-Latn"/>
        </w:rPr>
        <w:t>ut ea dentur</w:t>
      </w:r>
      <w:r w:rsidR="009B2994" w:rsidRPr="007A06F5">
        <w:rPr>
          <w:lang w:val="la-Latn"/>
        </w:rPr>
        <w:t xml:space="preserve">, </w:t>
      </w:r>
      <w:r w:rsidRPr="007A06F5">
        <w:rPr>
          <w:lang w:val="la-Latn"/>
        </w:rPr>
        <w:t>quae in lege continentur</w:t>
      </w:r>
      <w:r w:rsidR="009B2994" w:rsidRPr="007A06F5">
        <w:rPr>
          <w:lang w:val="la-Latn"/>
        </w:rPr>
        <w:t xml:space="preserve">, </w:t>
      </w:r>
      <w:r w:rsidRPr="007A06F5">
        <w:rPr>
          <w:lang w:val="la-Latn"/>
        </w:rPr>
        <w:t>excepto /accipitre et spata</w:t>
      </w:r>
      <w:r w:rsidR="009B2994" w:rsidRPr="007A06F5">
        <w:rPr>
          <w:lang w:val="la-Latn"/>
        </w:rPr>
        <w:t xml:space="preserve">, </w:t>
      </w:r>
      <w:r w:rsidRPr="007A06F5">
        <w:rPr>
          <w:lang w:val="la-Latn"/>
        </w:rPr>
        <w:t xml:space="preserve">quia propter illa duo aliquoties </w:t>
      </w:r>
      <w:r w:rsidR="00EE5687" w:rsidRPr="007A06F5">
        <w:rPr>
          <w:lang w:val="la-Latn"/>
        </w:rPr>
        <w:t>periurium committitur</w:t>
      </w:r>
      <w:r w:rsidR="009B2994" w:rsidRPr="007A06F5">
        <w:rPr>
          <w:lang w:val="la-Latn"/>
        </w:rPr>
        <w:t xml:space="preserve">, </w:t>
      </w:r>
      <w:r w:rsidR="00EE5687" w:rsidRPr="007A06F5">
        <w:rPr>
          <w:lang w:val="la-Latn"/>
        </w:rPr>
        <w:t xml:space="preserve">quando </w:t>
      </w:r>
      <w:r w:rsidRPr="007A06F5">
        <w:rPr>
          <w:lang w:val="la-Latn"/>
        </w:rPr>
        <w:t>maioris pretii</w:t>
      </w:r>
      <w:r w:rsidR="009B2994" w:rsidRPr="007A06F5">
        <w:rPr>
          <w:lang w:val="la-Latn"/>
        </w:rPr>
        <w:t xml:space="preserve">, </w:t>
      </w:r>
      <w:r w:rsidRPr="007A06F5">
        <w:rPr>
          <w:lang w:val="la-Latn"/>
        </w:rPr>
        <w:t>quam illa sint</w:t>
      </w:r>
      <w:r w:rsidR="009B2994" w:rsidRPr="007A06F5">
        <w:rPr>
          <w:lang w:val="la-Latn"/>
        </w:rPr>
        <w:t xml:space="preserve">, </w:t>
      </w:r>
      <w:r w:rsidRPr="007A06F5">
        <w:rPr>
          <w:lang w:val="la-Latn"/>
        </w:rPr>
        <w:t>esse iurantur</w:t>
      </w:r>
      <w:r w:rsidR="009B2994" w:rsidRPr="007A06F5">
        <w:rPr>
          <w:lang w:val="la-Latn"/>
        </w:rPr>
        <w:t xml:space="preserve">. </w:t>
      </w:r>
    </w:p>
    <w:p w14:paraId="7A0355FD" w14:textId="7AD7D377" w:rsidR="00D60993" w:rsidRPr="007A06F5" w:rsidRDefault="00D60993" w:rsidP="00D60993">
      <w:pPr>
        <w:pStyle w:val="Normlnweb"/>
        <w:rPr>
          <w:lang w:val="la-Latn"/>
        </w:rPr>
      </w:pPr>
      <w:r w:rsidRPr="007A06F5">
        <w:rPr>
          <w:lang w:val="la-Latn"/>
        </w:rPr>
        <w:t>XXI</w:t>
      </w:r>
      <w:r w:rsidR="009B2994" w:rsidRPr="007A06F5">
        <w:rPr>
          <w:lang w:val="la-Latn"/>
        </w:rPr>
        <w:t xml:space="preserve">. </w:t>
      </w:r>
      <w:r w:rsidRPr="007A06F5">
        <w:rPr>
          <w:lang w:val="la-Latn"/>
        </w:rPr>
        <w:t>DE RAPTU ALIENARUM SPONSARUM</w:t>
      </w:r>
      <w:r w:rsidR="009B2994" w:rsidRPr="007A06F5">
        <w:rPr>
          <w:lang w:val="la-Latn"/>
        </w:rPr>
        <w:t xml:space="preserve">. </w:t>
      </w:r>
    </w:p>
    <w:p w14:paraId="509A2159" w14:textId="443A5D35" w:rsidR="00D60993" w:rsidRPr="007A06F5" w:rsidRDefault="00D60993" w:rsidP="00D60993">
      <w:pPr>
        <w:pStyle w:val="Normlnweb"/>
        <w:rPr>
          <w:lang w:val="la-Latn"/>
        </w:rPr>
      </w:pPr>
      <w:r w:rsidRPr="007A06F5">
        <w:rPr>
          <w:lang w:val="la-Latn"/>
        </w:rPr>
        <w:t>Si quis sponsam alienam rapuerit</w:t>
      </w:r>
      <w:r w:rsidR="009B2994" w:rsidRPr="007A06F5">
        <w:rPr>
          <w:lang w:val="la-Latn"/>
        </w:rPr>
        <w:t xml:space="preserve">, </w:t>
      </w:r>
      <w:r w:rsidRPr="007A06F5">
        <w:rPr>
          <w:lang w:val="la-Latn"/>
        </w:rPr>
        <w:t>aut patri eius aut ei</w:t>
      </w:r>
      <w:r w:rsidR="009B2994" w:rsidRPr="007A06F5">
        <w:rPr>
          <w:lang w:val="la-Latn"/>
        </w:rPr>
        <w:t xml:space="preserve">, </w:t>
      </w:r>
      <w:r w:rsidRPr="007A06F5">
        <w:rPr>
          <w:lang w:val="la-Latn"/>
        </w:rPr>
        <w:t>qui legibus eius defensor es</w:t>
      </w:r>
      <w:r w:rsidR="00EE5687" w:rsidRPr="007A06F5">
        <w:rPr>
          <w:lang w:val="la-Latn"/>
        </w:rPr>
        <w:t xml:space="preserve">se </w:t>
      </w:r>
      <w:r w:rsidRPr="007A06F5">
        <w:rPr>
          <w:lang w:val="la-Latn"/>
        </w:rPr>
        <w:t>debet</w:t>
      </w:r>
      <w:r w:rsidR="009B2994" w:rsidRPr="007A06F5">
        <w:rPr>
          <w:lang w:val="la-Latn"/>
        </w:rPr>
        <w:t xml:space="preserve">, </w:t>
      </w:r>
      <w:r w:rsidRPr="007A06F5">
        <w:rPr>
          <w:lang w:val="la-Latn"/>
        </w:rPr>
        <w:t>cum sua lege eam reddat</w:t>
      </w:r>
      <w:r w:rsidR="009B2994" w:rsidRPr="007A06F5">
        <w:rPr>
          <w:lang w:val="la-Latn"/>
        </w:rPr>
        <w:t xml:space="preserve">. </w:t>
      </w:r>
      <w:r w:rsidRPr="007A06F5">
        <w:rPr>
          <w:lang w:val="la-Latn"/>
        </w:rPr>
        <w:t>Et quicquid cum ea tulerit</w:t>
      </w:r>
      <w:r w:rsidR="009B2994" w:rsidRPr="007A06F5">
        <w:rPr>
          <w:lang w:val="la-Latn"/>
        </w:rPr>
        <w:t xml:space="preserve">, </w:t>
      </w:r>
      <w:r w:rsidRPr="007A06F5">
        <w:rPr>
          <w:lang w:val="la-Latn"/>
        </w:rPr>
        <w:t>semotim unamquamque rem secundum legem reddat</w:t>
      </w:r>
      <w:r w:rsidR="009B2994" w:rsidRPr="007A06F5">
        <w:rPr>
          <w:lang w:val="la-Latn"/>
        </w:rPr>
        <w:t xml:space="preserve">. </w:t>
      </w:r>
      <w:r w:rsidRPr="007A06F5">
        <w:rPr>
          <w:lang w:val="la-Latn"/>
        </w:rPr>
        <w:t>Et si hoc defensor eius perpetrari con</w:t>
      </w:r>
      <w:r w:rsidR="00EE5687" w:rsidRPr="007A06F5">
        <w:rPr>
          <w:lang w:val="la-Latn"/>
        </w:rPr>
        <w:t xml:space="preserve">senserit et ideo raptori nihil </w:t>
      </w:r>
      <w:r w:rsidRPr="007A06F5">
        <w:rPr>
          <w:lang w:val="la-Latn"/>
        </w:rPr>
        <w:t>quaerere voluerit</w:t>
      </w:r>
      <w:r w:rsidR="009B2994" w:rsidRPr="007A06F5">
        <w:rPr>
          <w:lang w:val="la-Latn"/>
        </w:rPr>
        <w:t xml:space="preserve">, </w:t>
      </w:r>
      <w:r w:rsidRPr="007A06F5">
        <w:rPr>
          <w:lang w:val="la-Latn"/>
        </w:rPr>
        <w:t>comes singulariter de unaquaque re freda nostra ab</w:t>
      </w:r>
      <w:r w:rsidR="00EE5687" w:rsidRPr="007A06F5">
        <w:rPr>
          <w:lang w:val="la-Latn"/>
        </w:rPr>
        <w:t xml:space="preserve"> eo exactare faciat</w:t>
      </w:r>
      <w:r w:rsidR="009B2994" w:rsidRPr="007A06F5">
        <w:rPr>
          <w:lang w:val="la-Latn"/>
        </w:rPr>
        <w:t xml:space="preserve">. </w:t>
      </w:r>
      <w:r w:rsidRPr="007A06F5">
        <w:rPr>
          <w:lang w:val="la-Latn"/>
        </w:rPr>
        <w:t>Sponso vero legem suam conponat et insuper bannum nostru</w:t>
      </w:r>
      <w:r w:rsidR="00EE5687" w:rsidRPr="007A06F5">
        <w:rPr>
          <w:lang w:val="la-Latn"/>
        </w:rPr>
        <w:t>m</w:t>
      </w:r>
      <w:r w:rsidR="009B2994" w:rsidRPr="007A06F5">
        <w:rPr>
          <w:lang w:val="la-Latn"/>
        </w:rPr>
        <w:t xml:space="preserve">, </w:t>
      </w:r>
      <w:r w:rsidR="00EE5687" w:rsidRPr="007A06F5">
        <w:rPr>
          <w:lang w:val="la-Latn"/>
        </w:rPr>
        <w:t>id est LX solidos</w:t>
      </w:r>
      <w:r w:rsidR="009B2994" w:rsidRPr="007A06F5">
        <w:rPr>
          <w:lang w:val="la-Latn"/>
        </w:rPr>
        <w:t xml:space="preserve">, </w:t>
      </w:r>
      <w:r w:rsidR="00EE5687" w:rsidRPr="007A06F5">
        <w:rPr>
          <w:lang w:val="la-Latn"/>
        </w:rPr>
        <w:t xml:space="preserve">solvat </w:t>
      </w:r>
      <w:r w:rsidRPr="007A06F5">
        <w:rPr>
          <w:lang w:val="la-Latn"/>
        </w:rPr>
        <w:t xml:space="preserve">vel in praesentiam </w:t>
      </w:r>
      <w:r w:rsidRPr="007A06F5">
        <w:rPr>
          <w:lang w:val="la-Latn"/>
        </w:rPr>
        <w:lastRenderedPageBreak/>
        <w:t>nostram comes eum advenire faciat</w:t>
      </w:r>
      <w:r w:rsidR="009B2994" w:rsidRPr="007A06F5">
        <w:rPr>
          <w:lang w:val="la-Latn"/>
        </w:rPr>
        <w:t xml:space="preserve">, </w:t>
      </w:r>
      <w:r w:rsidRPr="007A06F5">
        <w:rPr>
          <w:lang w:val="la-Latn"/>
        </w:rPr>
        <w:t>et qu</w:t>
      </w:r>
      <w:r w:rsidR="00EE5687" w:rsidRPr="007A06F5">
        <w:rPr>
          <w:lang w:val="la-Latn"/>
        </w:rPr>
        <w:t>anto tempore nobis placuerit</w:t>
      </w:r>
      <w:r w:rsidR="009B2994" w:rsidRPr="007A06F5">
        <w:rPr>
          <w:lang w:val="la-Latn"/>
        </w:rPr>
        <w:t xml:space="preserve">, </w:t>
      </w:r>
      <w:r w:rsidRPr="007A06F5">
        <w:rPr>
          <w:lang w:val="la-Latn"/>
        </w:rPr>
        <w:t>in exilio maneat et illam feminam ei habere non liceat</w:t>
      </w:r>
      <w:r w:rsidR="009B2994" w:rsidRPr="007A06F5">
        <w:rPr>
          <w:lang w:val="la-Latn"/>
        </w:rPr>
        <w:t xml:space="preserve">. </w:t>
      </w:r>
      <w:r w:rsidRPr="007A06F5">
        <w:rPr>
          <w:lang w:val="la-Latn"/>
        </w:rPr>
        <w:t>/</w:t>
      </w:r>
    </w:p>
    <w:p w14:paraId="5C320BC2" w14:textId="60B6A5F1" w:rsidR="00F56D02" w:rsidRPr="007A06F5" w:rsidRDefault="00F56D02" w:rsidP="00F56D02">
      <w:pPr>
        <w:pStyle w:val="Normlnweb"/>
        <w:rPr>
          <w:lang w:val="la-Latn"/>
        </w:rPr>
      </w:pPr>
      <w:r w:rsidRPr="007A06F5">
        <w:rPr>
          <w:lang w:val="la-Latn"/>
        </w:rPr>
        <w:t>XXII</w:t>
      </w:r>
      <w:r w:rsidR="009B2994" w:rsidRPr="007A06F5">
        <w:rPr>
          <w:lang w:val="la-Latn"/>
        </w:rPr>
        <w:t xml:space="preserve">. </w:t>
      </w:r>
      <w:r w:rsidRPr="007A06F5">
        <w:rPr>
          <w:lang w:val="la-Latn"/>
        </w:rPr>
        <w:t>DE FALSIS TESTIBUS CONVINCENDIS</w:t>
      </w:r>
      <w:r w:rsidR="009B2994" w:rsidRPr="007A06F5">
        <w:rPr>
          <w:lang w:val="la-Latn"/>
        </w:rPr>
        <w:t xml:space="preserve">. </w:t>
      </w:r>
    </w:p>
    <w:p w14:paraId="4DAA25CC" w14:textId="47DF1ADB" w:rsidR="00F56D02" w:rsidRPr="007A06F5" w:rsidRDefault="00B13BF9" w:rsidP="00F56D02">
      <w:pPr>
        <w:pStyle w:val="Normlnweb"/>
        <w:rPr>
          <w:lang w:val="la-Latn"/>
        </w:rPr>
      </w:pPr>
      <w:r w:rsidRPr="007A06F5">
        <w:rPr>
          <w:lang w:val="la-Latn"/>
        </w:rPr>
        <w:t xml:space="preserve">Si </w:t>
      </w:r>
      <w:r w:rsidR="00F56D02" w:rsidRPr="007A06F5">
        <w:rPr>
          <w:lang w:val="la-Latn"/>
        </w:rPr>
        <w:t>quis cum altero de qualibet causa contentionem hab</w:t>
      </w:r>
      <w:r w:rsidR="00EE5687" w:rsidRPr="007A06F5">
        <w:rPr>
          <w:lang w:val="la-Latn"/>
        </w:rPr>
        <w:t xml:space="preserve">uerit et testes contra eum per </w:t>
      </w:r>
      <w:r w:rsidR="00F56D02" w:rsidRPr="007A06F5">
        <w:rPr>
          <w:lang w:val="la-Latn"/>
        </w:rPr>
        <w:t>iudicium producti fuerint</w:t>
      </w:r>
      <w:r w:rsidR="009B2994" w:rsidRPr="007A06F5">
        <w:rPr>
          <w:lang w:val="la-Latn"/>
        </w:rPr>
        <w:t xml:space="preserve">, </w:t>
      </w:r>
      <w:r w:rsidR="00F56D02" w:rsidRPr="007A06F5">
        <w:rPr>
          <w:lang w:val="la-Latn"/>
        </w:rPr>
        <w:t>si ille falsos eos esse suspicatur</w:t>
      </w:r>
      <w:r w:rsidR="009B2994" w:rsidRPr="007A06F5">
        <w:rPr>
          <w:lang w:val="la-Latn"/>
        </w:rPr>
        <w:t xml:space="preserve">, </w:t>
      </w:r>
      <w:r w:rsidR="00EE5687" w:rsidRPr="007A06F5">
        <w:rPr>
          <w:lang w:val="la-Latn"/>
        </w:rPr>
        <w:t>liceat ei alios testes</w:t>
      </w:r>
      <w:r w:rsidR="009B2994" w:rsidRPr="007A06F5">
        <w:rPr>
          <w:lang w:val="la-Latn"/>
        </w:rPr>
        <w:t xml:space="preserve">, </w:t>
      </w:r>
      <w:r w:rsidR="00EE5687" w:rsidRPr="007A06F5">
        <w:rPr>
          <w:lang w:val="la-Latn"/>
        </w:rPr>
        <w:t xml:space="preserve">quos </w:t>
      </w:r>
      <w:r w:rsidR="00F56D02" w:rsidRPr="007A06F5">
        <w:rPr>
          <w:lang w:val="la-Latn"/>
        </w:rPr>
        <w:t>meliores potuerit</w:t>
      </w:r>
      <w:r w:rsidR="009B2994" w:rsidRPr="007A06F5">
        <w:rPr>
          <w:lang w:val="la-Latn"/>
        </w:rPr>
        <w:t xml:space="preserve">, </w:t>
      </w:r>
      <w:r w:rsidR="00F56D02" w:rsidRPr="007A06F5">
        <w:rPr>
          <w:lang w:val="la-Latn"/>
        </w:rPr>
        <w:t>contra eos opponere</w:t>
      </w:r>
      <w:r w:rsidR="009B2994" w:rsidRPr="007A06F5">
        <w:rPr>
          <w:lang w:val="la-Latn"/>
        </w:rPr>
        <w:t xml:space="preserve">, </w:t>
      </w:r>
      <w:r w:rsidR="00F56D02" w:rsidRPr="007A06F5">
        <w:rPr>
          <w:lang w:val="la-Latn"/>
        </w:rPr>
        <w:t>ut veratium test</w:t>
      </w:r>
      <w:r w:rsidR="00EE5687" w:rsidRPr="007A06F5">
        <w:rPr>
          <w:lang w:val="la-Latn"/>
        </w:rPr>
        <w:t>imonio falsorum testium perver</w:t>
      </w:r>
      <w:r w:rsidR="00F56D02" w:rsidRPr="007A06F5">
        <w:rPr>
          <w:lang w:val="la-Latn"/>
        </w:rPr>
        <w:t>sitas superetur</w:t>
      </w:r>
      <w:r w:rsidR="009B2994" w:rsidRPr="007A06F5">
        <w:rPr>
          <w:lang w:val="la-Latn"/>
        </w:rPr>
        <w:t xml:space="preserve">. </w:t>
      </w:r>
      <w:r w:rsidR="00F56D02" w:rsidRPr="007A06F5">
        <w:rPr>
          <w:lang w:val="la-Latn"/>
        </w:rPr>
        <w:t>Quod si ambae partes testium ita inter se di</w:t>
      </w:r>
      <w:r w:rsidR="00EE5687" w:rsidRPr="007A06F5">
        <w:rPr>
          <w:lang w:val="la-Latn"/>
        </w:rPr>
        <w:t>ssenserint</w:t>
      </w:r>
      <w:r w:rsidR="009B2994" w:rsidRPr="007A06F5">
        <w:rPr>
          <w:lang w:val="la-Latn"/>
        </w:rPr>
        <w:t xml:space="preserve">, </w:t>
      </w:r>
      <w:r w:rsidR="00EE5687" w:rsidRPr="007A06F5">
        <w:rPr>
          <w:lang w:val="la-Latn"/>
        </w:rPr>
        <w:t xml:space="preserve">ut nullatenus una </w:t>
      </w:r>
      <w:r w:rsidR="00F56D02" w:rsidRPr="007A06F5">
        <w:rPr>
          <w:lang w:val="la-Latn"/>
        </w:rPr>
        <w:t>pars alteri cedere velit</w:t>
      </w:r>
      <w:r w:rsidR="009B2994" w:rsidRPr="007A06F5">
        <w:rPr>
          <w:lang w:val="la-Latn"/>
        </w:rPr>
        <w:t xml:space="preserve">, </w:t>
      </w:r>
      <w:r w:rsidR="00F56D02" w:rsidRPr="007A06F5">
        <w:rPr>
          <w:lang w:val="la-Latn"/>
        </w:rPr>
        <w:t>eligantur duo ex ipsis</w:t>
      </w:r>
      <w:r w:rsidR="009B2994" w:rsidRPr="007A06F5">
        <w:rPr>
          <w:lang w:val="la-Latn"/>
        </w:rPr>
        <w:t xml:space="preserve">, </w:t>
      </w:r>
      <w:r w:rsidR="00F56D02" w:rsidRPr="007A06F5">
        <w:rPr>
          <w:lang w:val="la-Latn"/>
        </w:rPr>
        <w:t>id est ex utraque parte unus</w:t>
      </w:r>
      <w:r w:rsidR="009B2994" w:rsidRPr="007A06F5">
        <w:rPr>
          <w:lang w:val="la-Latn"/>
        </w:rPr>
        <w:t xml:space="preserve">, </w:t>
      </w:r>
      <w:r w:rsidR="00F56D02" w:rsidRPr="007A06F5">
        <w:rPr>
          <w:lang w:val="la-Latn"/>
        </w:rPr>
        <w:t>qui cum scuti</w:t>
      </w:r>
      <w:r w:rsidR="00EE5687" w:rsidRPr="007A06F5">
        <w:rPr>
          <w:lang w:val="la-Latn"/>
        </w:rPr>
        <w:t xml:space="preserve">s </w:t>
      </w:r>
      <w:r w:rsidR="00F56D02" w:rsidRPr="007A06F5">
        <w:rPr>
          <w:lang w:val="la-Latn"/>
        </w:rPr>
        <w:t>et fustibus in campo decertent</w:t>
      </w:r>
      <w:r w:rsidR="009B2994" w:rsidRPr="007A06F5">
        <w:rPr>
          <w:lang w:val="la-Latn"/>
        </w:rPr>
        <w:t xml:space="preserve">, </w:t>
      </w:r>
      <w:r w:rsidR="00F56D02" w:rsidRPr="007A06F5">
        <w:rPr>
          <w:lang w:val="la-Latn"/>
        </w:rPr>
        <w:t>utra pars falsitatem</w:t>
      </w:r>
      <w:r w:rsidR="009B2994" w:rsidRPr="007A06F5">
        <w:rPr>
          <w:lang w:val="la-Latn"/>
        </w:rPr>
        <w:t xml:space="preserve">, </w:t>
      </w:r>
      <w:r w:rsidR="00F56D02" w:rsidRPr="007A06F5">
        <w:rPr>
          <w:lang w:val="la-Latn"/>
        </w:rPr>
        <w:t xml:space="preserve">utra </w:t>
      </w:r>
      <w:r w:rsidR="00EE5687" w:rsidRPr="007A06F5">
        <w:rPr>
          <w:lang w:val="la-Latn"/>
        </w:rPr>
        <w:t>veritatem suo testimonio sequa</w:t>
      </w:r>
      <w:r w:rsidR="00F56D02" w:rsidRPr="007A06F5">
        <w:rPr>
          <w:lang w:val="la-Latn"/>
        </w:rPr>
        <w:t>tur</w:t>
      </w:r>
      <w:r w:rsidR="009B2994" w:rsidRPr="007A06F5">
        <w:rPr>
          <w:lang w:val="la-Latn"/>
        </w:rPr>
        <w:t xml:space="preserve">. </w:t>
      </w:r>
      <w:r w:rsidR="00F56D02" w:rsidRPr="007A06F5">
        <w:rPr>
          <w:lang w:val="la-Latn"/>
        </w:rPr>
        <w:t>Et campioni</w:t>
      </w:r>
      <w:r w:rsidR="009B2994" w:rsidRPr="007A06F5">
        <w:rPr>
          <w:lang w:val="la-Latn"/>
        </w:rPr>
        <w:t xml:space="preserve">, </w:t>
      </w:r>
      <w:r w:rsidR="00F56D02" w:rsidRPr="007A06F5">
        <w:rPr>
          <w:lang w:val="la-Latn"/>
        </w:rPr>
        <w:t>qui victus fuerit</w:t>
      </w:r>
      <w:r w:rsidR="009B2994" w:rsidRPr="007A06F5">
        <w:rPr>
          <w:lang w:val="la-Latn"/>
        </w:rPr>
        <w:t xml:space="preserve">, </w:t>
      </w:r>
      <w:r w:rsidR="00F56D02" w:rsidRPr="007A06F5">
        <w:rPr>
          <w:lang w:val="la-Latn"/>
        </w:rPr>
        <w:t>propter periurium</w:t>
      </w:r>
      <w:r w:rsidR="009B2994" w:rsidRPr="007A06F5">
        <w:rPr>
          <w:lang w:val="la-Latn"/>
        </w:rPr>
        <w:t xml:space="preserve">, </w:t>
      </w:r>
      <w:r w:rsidR="00EE5687" w:rsidRPr="007A06F5">
        <w:rPr>
          <w:lang w:val="la-Latn"/>
        </w:rPr>
        <w:t>quod ante pugnam commisit</w:t>
      </w:r>
      <w:r w:rsidR="009B2994" w:rsidRPr="007A06F5">
        <w:rPr>
          <w:lang w:val="la-Latn"/>
        </w:rPr>
        <w:t xml:space="preserve">, </w:t>
      </w:r>
      <w:r w:rsidR="00F56D02" w:rsidRPr="007A06F5">
        <w:rPr>
          <w:lang w:val="la-Latn"/>
        </w:rPr>
        <w:t>dextera manus amputetur</w:t>
      </w:r>
      <w:r w:rsidR="009B2994" w:rsidRPr="007A06F5">
        <w:rPr>
          <w:lang w:val="la-Latn"/>
        </w:rPr>
        <w:t xml:space="preserve">. </w:t>
      </w:r>
      <w:r w:rsidR="00F56D02" w:rsidRPr="007A06F5">
        <w:rPr>
          <w:lang w:val="la-Latn"/>
        </w:rPr>
        <w:t>Ceteri vero eiusdem partis testes</w:t>
      </w:r>
      <w:r w:rsidR="009B2994" w:rsidRPr="007A06F5">
        <w:rPr>
          <w:lang w:val="la-Latn"/>
        </w:rPr>
        <w:t xml:space="preserve">, </w:t>
      </w:r>
      <w:r w:rsidR="00F56D02" w:rsidRPr="007A06F5">
        <w:rPr>
          <w:lang w:val="la-Latn"/>
        </w:rPr>
        <w:t>qui fa</w:t>
      </w:r>
      <w:r w:rsidR="00EE5687" w:rsidRPr="007A06F5">
        <w:rPr>
          <w:lang w:val="la-Latn"/>
        </w:rPr>
        <w:t>lsi apparuerunt</w:t>
      </w:r>
      <w:r w:rsidR="009B2994" w:rsidRPr="007A06F5">
        <w:rPr>
          <w:lang w:val="la-Latn"/>
        </w:rPr>
        <w:t xml:space="preserve">, </w:t>
      </w:r>
      <w:r w:rsidR="00EE5687" w:rsidRPr="007A06F5">
        <w:rPr>
          <w:lang w:val="la-Latn"/>
        </w:rPr>
        <w:t>ma</w:t>
      </w:r>
      <w:r w:rsidR="00F56D02" w:rsidRPr="007A06F5">
        <w:rPr>
          <w:lang w:val="la-Latn"/>
        </w:rPr>
        <w:t>nus suas redimant</w:t>
      </w:r>
      <w:r w:rsidR="009B2994" w:rsidRPr="007A06F5">
        <w:rPr>
          <w:lang w:val="la-Latn"/>
        </w:rPr>
        <w:t xml:space="preserve">. </w:t>
      </w:r>
      <w:r w:rsidR="00F56D02" w:rsidRPr="007A06F5">
        <w:rPr>
          <w:lang w:val="la-Latn"/>
        </w:rPr>
        <w:t>Cuius conpositionis duae partes ei</w:t>
      </w:r>
      <w:r w:rsidR="009B2994" w:rsidRPr="007A06F5">
        <w:rPr>
          <w:lang w:val="la-Latn"/>
        </w:rPr>
        <w:t xml:space="preserve">, </w:t>
      </w:r>
      <w:r w:rsidR="00F56D02" w:rsidRPr="007A06F5">
        <w:rPr>
          <w:lang w:val="la-Latn"/>
        </w:rPr>
        <w:t>contr</w:t>
      </w:r>
      <w:r w:rsidR="00EE5687" w:rsidRPr="007A06F5">
        <w:rPr>
          <w:lang w:val="la-Latn"/>
        </w:rPr>
        <w:t>a quem testati sunt</w:t>
      </w:r>
      <w:r w:rsidR="009B2994" w:rsidRPr="007A06F5">
        <w:rPr>
          <w:lang w:val="la-Latn"/>
        </w:rPr>
        <w:t xml:space="preserve">, </w:t>
      </w:r>
      <w:r w:rsidR="00EE5687" w:rsidRPr="007A06F5">
        <w:rPr>
          <w:lang w:val="la-Latn"/>
        </w:rPr>
        <w:t>dentur</w:t>
      </w:r>
      <w:r w:rsidR="009B2994" w:rsidRPr="007A06F5">
        <w:rPr>
          <w:lang w:val="la-Latn"/>
        </w:rPr>
        <w:t xml:space="preserve">, </w:t>
      </w:r>
      <w:r w:rsidR="00F56D02" w:rsidRPr="007A06F5">
        <w:rPr>
          <w:lang w:val="la-Latn"/>
        </w:rPr>
        <w:t>tertia pro fredo solvatur</w:t>
      </w:r>
      <w:r w:rsidR="009B2994" w:rsidRPr="007A06F5">
        <w:rPr>
          <w:lang w:val="la-Latn"/>
        </w:rPr>
        <w:t xml:space="preserve">. </w:t>
      </w:r>
      <w:r w:rsidR="00F56D02" w:rsidRPr="007A06F5">
        <w:rPr>
          <w:lang w:val="la-Latn"/>
        </w:rPr>
        <w:t xml:space="preserve">Et in seculari quidem causa </w:t>
      </w:r>
      <w:r w:rsidR="00EE5687" w:rsidRPr="007A06F5">
        <w:rPr>
          <w:lang w:val="la-Latn"/>
        </w:rPr>
        <w:t xml:space="preserve">huiuscemodi testium diversitas </w:t>
      </w:r>
      <w:r w:rsidR="00F56D02" w:rsidRPr="007A06F5">
        <w:rPr>
          <w:lang w:val="la-Latn"/>
        </w:rPr>
        <w:t>campo comprobetur</w:t>
      </w:r>
      <w:r w:rsidR="009B2994" w:rsidRPr="007A06F5">
        <w:rPr>
          <w:lang w:val="la-Latn"/>
        </w:rPr>
        <w:t xml:space="preserve">. </w:t>
      </w:r>
      <w:r w:rsidR="00F56D02" w:rsidRPr="007A06F5">
        <w:rPr>
          <w:lang w:val="la-Latn"/>
        </w:rPr>
        <w:t>In ecclesiasticis autem causis</w:t>
      </w:r>
      <w:r w:rsidR="009B2994" w:rsidRPr="007A06F5">
        <w:rPr>
          <w:lang w:val="la-Latn"/>
        </w:rPr>
        <w:t xml:space="preserve">, </w:t>
      </w:r>
      <w:r w:rsidR="00F56D02" w:rsidRPr="007A06F5">
        <w:rPr>
          <w:lang w:val="la-Latn"/>
        </w:rPr>
        <w:t xml:space="preserve">ubi de </w:t>
      </w:r>
      <w:r w:rsidR="00EE5687" w:rsidRPr="007A06F5">
        <w:rPr>
          <w:lang w:val="la-Latn"/>
        </w:rPr>
        <w:t>una parte seculare</w:t>
      </w:r>
      <w:r w:rsidR="009B2994" w:rsidRPr="007A06F5">
        <w:rPr>
          <w:lang w:val="la-Latn"/>
        </w:rPr>
        <w:t xml:space="preserve">, </w:t>
      </w:r>
      <w:r w:rsidR="00EE5687" w:rsidRPr="007A06F5">
        <w:rPr>
          <w:lang w:val="la-Latn"/>
        </w:rPr>
        <w:t xml:space="preserve">de altera </w:t>
      </w:r>
      <w:r w:rsidR="00F56D02" w:rsidRPr="007A06F5">
        <w:rPr>
          <w:lang w:val="la-Latn"/>
        </w:rPr>
        <w:t>vero ecclesiasticum negotium est</w:t>
      </w:r>
      <w:r w:rsidR="009B2994" w:rsidRPr="007A06F5">
        <w:rPr>
          <w:lang w:val="la-Latn"/>
        </w:rPr>
        <w:t xml:space="preserve">, </w:t>
      </w:r>
      <w:r w:rsidR="00F56D02" w:rsidRPr="007A06F5">
        <w:rPr>
          <w:lang w:val="la-Latn"/>
        </w:rPr>
        <w:t>idem modus observetur</w:t>
      </w:r>
      <w:r w:rsidR="009B2994" w:rsidRPr="007A06F5">
        <w:rPr>
          <w:lang w:val="la-Latn"/>
        </w:rPr>
        <w:t xml:space="preserve">. </w:t>
      </w:r>
      <w:r w:rsidR="00F56D02" w:rsidRPr="007A06F5">
        <w:rPr>
          <w:lang w:val="la-Latn"/>
        </w:rPr>
        <w:t>Ubi vero ex utraque parte /ecclesiasticum fuerit</w:t>
      </w:r>
      <w:r w:rsidR="009B2994" w:rsidRPr="007A06F5">
        <w:rPr>
          <w:lang w:val="la-Latn"/>
        </w:rPr>
        <w:t xml:space="preserve">, </w:t>
      </w:r>
      <w:r w:rsidR="00F56D02" w:rsidRPr="007A06F5">
        <w:rPr>
          <w:lang w:val="la-Latn"/>
        </w:rPr>
        <w:t>rectores earundem ecclesiarum</w:t>
      </w:r>
      <w:r w:rsidR="009B2994" w:rsidRPr="007A06F5">
        <w:rPr>
          <w:lang w:val="la-Latn"/>
        </w:rPr>
        <w:t xml:space="preserve">, </w:t>
      </w:r>
      <w:r w:rsidR="00F56D02" w:rsidRPr="007A06F5">
        <w:rPr>
          <w:lang w:val="la-Latn"/>
        </w:rPr>
        <w:t>si se fa</w:t>
      </w:r>
      <w:r w:rsidR="00EE5687" w:rsidRPr="007A06F5">
        <w:rPr>
          <w:lang w:val="la-Latn"/>
        </w:rPr>
        <w:t>miliariter pacificare velint</w:t>
      </w:r>
      <w:r w:rsidR="009B2994" w:rsidRPr="007A06F5">
        <w:rPr>
          <w:lang w:val="la-Latn"/>
        </w:rPr>
        <w:t xml:space="preserve">, </w:t>
      </w:r>
      <w:r w:rsidR="00F56D02" w:rsidRPr="007A06F5">
        <w:rPr>
          <w:lang w:val="la-Latn"/>
        </w:rPr>
        <w:t>licentiam habeant</w:t>
      </w:r>
      <w:r w:rsidR="009B2994" w:rsidRPr="007A06F5">
        <w:rPr>
          <w:lang w:val="la-Latn"/>
        </w:rPr>
        <w:t xml:space="preserve">. </w:t>
      </w:r>
      <w:r w:rsidR="00F56D02" w:rsidRPr="007A06F5">
        <w:rPr>
          <w:lang w:val="la-Latn"/>
        </w:rPr>
        <w:t>Si autem de huiuscemodi pacificatio</w:t>
      </w:r>
      <w:r w:rsidR="00EE5687" w:rsidRPr="007A06F5">
        <w:rPr>
          <w:lang w:val="la-Latn"/>
        </w:rPr>
        <w:t xml:space="preserve">ne inter eos convenire non pos </w:t>
      </w:r>
      <w:r w:rsidR="00F56D02" w:rsidRPr="007A06F5">
        <w:rPr>
          <w:lang w:val="la-Latn"/>
        </w:rPr>
        <w:t>sint</w:t>
      </w:r>
      <w:r w:rsidR="009B2994" w:rsidRPr="007A06F5">
        <w:rPr>
          <w:lang w:val="la-Latn"/>
        </w:rPr>
        <w:t xml:space="preserve">, </w:t>
      </w:r>
      <w:r w:rsidR="00F56D02" w:rsidRPr="007A06F5">
        <w:rPr>
          <w:lang w:val="la-Latn"/>
        </w:rPr>
        <w:t>advocati eorum in mallo publico ad praesentiam comi</w:t>
      </w:r>
      <w:r w:rsidR="00EE5687" w:rsidRPr="007A06F5">
        <w:rPr>
          <w:lang w:val="la-Latn"/>
        </w:rPr>
        <w:t>tis veniant</w:t>
      </w:r>
      <w:r w:rsidR="009B2994" w:rsidRPr="007A06F5">
        <w:rPr>
          <w:lang w:val="la-Latn"/>
        </w:rPr>
        <w:t xml:space="preserve">, </w:t>
      </w:r>
      <w:r w:rsidR="00EE5687" w:rsidRPr="007A06F5">
        <w:rPr>
          <w:lang w:val="la-Latn"/>
        </w:rPr>
        <w:t xml:space="preserve">et ibi legitimus </w:t>
      </w:r>
      <w:r w:rsidR="00F56D02" w:rsidRPr="007A06F5">
        <w:rPr>
          <w:lang w:val="la-Latn"/>
        </w:rPr>
        <w:t>terminus eorum contentionibus imponatur</w:t>
      </w:r>
      <w:r w:rsidR="009B2994" w:rsidRPr="007A06F5">
        <w:rPr>
          <w:lang w:val="la-Latn"/>
        </w:rPr>
        <w:t xml:space="preserve">. </w:t>
      </w:r>
      <w:r w:rsidR="00F56D02" w:rsidRPr="007A06F5">
        <w:rPr>
          <w:lang w:val="la-Latn"/>
        </w:rPr>
        <w:t>Testes vero</w:t>
      </w:r>
      <w:r w:rsidR="00EE5687" w:rsidRPr="007A06F5">
        <w:rPr>
          <w:lang w:val="la-Latn"/>
        </w:rPr>
        <w:t xml:space="preserve"> de qualibet causa non aliunde </w:t>
      </w:r>
      <w:r w:rsidR="00F56D02" w:rsidRPr="007A06F5">
        <w:rPr>
          <w:lang w:val="la-Latn"/>
        </w:rPr>
        <w:t>quaerantur</w:t>
      </w:r>
      <w:r w:rsidR="009B2994" w:rsidRPr="007A06F5">
        <w:rPr>
          <w:lang w:val="la-Latn"/>
        </w:rPr>
        <w:t xml:space="preserve">, </w:t>
      </w:r>
      <w:r w:rsidR="00F56D02" w:rsidRPr="007A06F5">
        <w:rPr>
          <w:lang w:val="la-Latn"/>
        </w:rPr>
        <w:t>nisi de ipso comitatu 54</w:t>
      </w:r>
      <w:r w:rsidR="009B2994" w:rsidRPr="007A06F5">
        <w:rPr>
          <w:lang w:val="la-Latn"/>
        </w:rPr>
        <w:t xml:space="preserve">, </w:t>
      </w:r>
      <w:r w:rsidR="00F56D02" w:rsidRPr="007A06F5">
        <w:rPr>
          <w:lang w:val="la-Latn"/>
        </w:rPr>
        <w:t>in quo res</w:t>
      </w:r>
      <w:r w:rsidR="009B2994" w:rsidRPr="007A06F5">
        <w:rPr>
          <w:lang w:val="la-Latn"/>
        </w:rPr>
        <w:t xml:space="preserve">, </w:t>
      </w:r>
      <w:r w:rsidR="00F56D02" w:rsidRPr="007A06F5">
        <w:rPr>
          <w:lang w:val="la-Latn"/>
        </w:rPr>
        <w:t>unde causa ag</w:t>
      </w:r>
      <w:r w:rsidR="00EE5687" w:rsidRPr="007A06F5">
        <w:rPr>
          <w:lang w:val="la-Latn"/>
        </w:rPr>
        <w:t>itur</w:t>
      </w:r>
      <w:r w:rsidR="009B2994" w:rsidRPr="007A06F5">
        <w:rPr>
          <w:lang w:val="la-Latn"/>
        </w:rPr>
        <w:t xml:space="preserve">, </w:t>
      </w:r>
      <w:r w:rsidR="00EE5687" w:rsidRPr="007A06F5">
        <w:rPr>
          <w:lang w:val="la-Latn"/>
        </w:rPr>
        <w:t>positae sunt</w:t>
      </w:r>
      <w:r w:rsidR="009B2994" w:rsidRPr="007A06F5">
        <w:rPr>
          <w:lang w:val="la-Latn"/>
        </w:rPr>
        <w:t xml:space="preserve">, </w:t>
      </w:r>
      <w:r w:rsidR="00EE5687" w:rsidRPr="007A06F5">
        <w:rPr>
          <w:lang w:val="la-Latn"/>
        </w:rPr>
        <w:t xml:space="preserve">quia non </w:t>
      </w:r>
      <w:r w:rsidR="00F56D02" w:rsidRPr="007A06F5">
        <w:rPr>
          <w:lang w:val="la-Latn"/>
        </w:rPr>
        <w:t>est credibile</w:t>
      </w:r>
      <w:r w:rsidR="009B2994" w:rsidRPr="007A06F5">
        <w:rPr>
          <w:lang w:val="la-Latn"/>
        </w:rPr>
        <w:t xml:space="preserve">, </w:t>
      </w:r>
      <w:r w:rsidR="00F56D02" w:rsidRPr="007A06F5">
        <w:rPr>
          <w:lang w:val="la-Latn"/>
        </w:rPr>
        <w:t>ut vel de statu hominis vel de possessione c</w:t>
      </w:r>
      <w:r w:rsidR="00EE5687" w:rsidRPr="007A06F5">
        <w:rPr>
          <w:lang w:val="la-Latn"/>
        </w:rPr>
        <w:t xml:space="preserve">uiuslibet per alios melius rei </w:t>
      </w:r>
      <w:r w:rsidR="00F56D02" w:rsidRPr="007A06F5">
        <w:rPr>
          <w:lang w:val="la-Latn"/>
        </w:rPr>
        <w:t>veritas cognosci valeat quam per illos</w:t>
      </w:r>
      <w:r w:rsidR="009B2994" w:rsidRPr="007A06F5">
        <w:rPr>
          <w:lang w:val="la-Latn"/>
        </w:rPr>
        <w:t xml:space="preserve">, </w:t>
      </w:r>
      <w:r w:rsidR="00F56D02" w:rsidRPr="007A06F5">
        <w:rPr>
          <w:lang w:val="la-Latn"/>
        </w:rPr>
        <w:t>qui viciniores sunt</w:t>
      </w:r>
      <w:r w:rsidR="009B2994" w:rsidRPr="007A06F5">
        <w:rPr>
          <w:lang w:val="la-Latn"/>
        </w:rPr>
        <w:t xml:space="preserve">. </w:t>
      </w:r>
      <w:r w:rsidR="00F56D02" w:rsidRPr="007A06F5">
        <w:rPr>
          <w:lang w:val="la-Latn"/>
        </w:rPr>
        <w:t>Si tamen contentio</w:t>
      </w:r>
      <w:r w:rsidR="009B2994" w:rsidRPr="007A06F5">
        <w:rPr>
          <w:lang w:val="la-Latn"/>
        </w:rPr>
        <w:t xml:space="preserve">, </w:t>
      </w:r>
      <w:r w:rsidR="00F56D02" w:rsidRPr="007A06F5">
        <w:rPr>
          <w:lang w:val="la-Latn"/>
        </w:rPr>
        <w:t>quae</w:t>
      </w:r>
      <w:r w:rsidR="00EE5687" w:rsidRPr="007A06F5">
        <w:rPr>
          <w:lang w:val="la-Latn"/>
        </w:rPr>
        <w:t xml:space="preserve"> inter </w:t>
      </w:r>
      <w:r w:rsidR="00F56D02" w:rsidRPr="007A06F5">
        <w:rPr>
          <w:lang w:val="la-Latn"/>
        </w:rPr>
        <w:t>eos exorta est</w:t>
      </w:r>
      <w:r w:rsidR="009B2994" w:rsidRPr="007A06F5">
        <w:rPr>
          <w:lang w:val="la-Latn"/>
        </w:rPr>
        <w:t xml:space="preserve">, </w:t>
      </w:r>
      <w:r w:rsidR="00F56D02" w:rsidRPr="007A06F5">
        <w:rPr>
          <w:lang w:val="la-Latn"/>
        </w:rPr>
        <w:t>in confinio duorum comitatum 55 fuerit</w:t>
      </w:r>
      <w:r w:rsidR="009B2994" w:rsidRPr="007A06F5">
        <w:rPr>
          <w:lang w:val="la-Latn"/>
        </w:rPr>
        <w:t xml:space="preserve">, </w:t>
      </w:r>
      <w:r w:rsidR="00F56D02" w:rsidRPr="007A06F5">
        <w:rPr>
          <w:lang w:val="la-Latn"/>
        </w:rPr>
        <w:t>li</w:t>
      </w:r>
      <w:r w:rsidR="00EE5687" w:rsidRPr="007A06F5">
        <w:rPr>
          <w:lang w:val="la-Latn"/>
        </w:rPr>
        <w:t>ceat eis de vicina centena adia</w:t>
      </w:r>
      <w:r w:rsidR="00F56D02" w:rsidRPr="007A06F5">
        <w:rPr>
          <w:lang w:val="la-Latn"/>
        </w:rPr>
        <w:t>centis comitatus ad causam suam testes habere</w:t>
      </w:r>
      <w:r w:rsidR="009B2994" w:rsidRPr="007A06F5">
        <w:rPr>
          <w:lang w:val="la-Latn"/>
        </w:rPr>
        <w:t xml:space="preserve">. </w:t>
      </w:r>
    </w:p>
    <w:p w14:paraId="1378CEB7" w14:textId="394E9E0F" w:rsidR="00F56D02" w:rsidRPr="007A06F5" w:rsidRDefault="00F56D02" w:rsidP="00F56D02">
      <w:pPr>
        <w:pStyle w:val="Normlnweb"/>
        <w:rPr>
          <w:lang w:val="la-Latn"/>
        </w:rPr>
      </w:pPr>
      <w:r w:rsidRPr="007A06F5">
        <w:rPr>
          <w:lang w:val="la-Latn"/>
        </w:rPr>
        <w:t>XXIII</w:t>
      </w:r>
      <w:r w:rsidR="009B2994" w:rsidRPr="007A06F5">
        <w:rPr>
          <w:lang w:val="la-Latn"/>
        </w:rPr>
        <w:t xml:space="preserve">. </w:t>
      </w:r>
      <w:r w:rsidRPr="007A06F5">
        <w:rPr>
          <w:lang w:val="la-Latn"/>
        </w:rPr>
        <w:t>DE PROPRIO IN BANNUM MISSO</w:t>
      </w:r>
      <w:r w:rsidR="009B2994" w:rsidRPr="007A06F5">
        <w:rPr>
          <w:lang w:val="la-Latn"/>
        </w:rPr>
        <w:t xml:space="preserve">. </w:t>
      </w:r>
    </w:p>
    <w:p w14:paraId="07240FC8" w14:textId="1553DF53" w:rsidR="00F56D02" w:rsidRPr="007A06F5" w:rsidRDefault="00F56D02" w:rsidP="00F56D02">
      <w:pPr>
        <w:pStyle w:val="Normlnweb"/>
        <w:rPr>
          <w:lang w:val="la-Latn"/>
        </w:rPr>
      </w:pPr>
      <w:r w:rsidRPr="007A06F5">
        <w:rPr>
          <w:lang w:val="la-Latn"/>
        </w:rPr>
        <w:t>Cuiuscumque hominis proprietas ob crimen aliquod</w:t>
      </w:r>
      <w:r w:rsidR="009B2994" w:rsidRPr="007A06F5">
        <w:rPr>
          <w:lang w:val="la-Latn"/>
        </w:rPr>
        <w:t xml:space="preserve">, </w:t>
      </w:r>
      <w:r w:rsidRPr="007A06F5">
        <w:rPr>
          <w:lang w:val="la-Latn"/>
        </w:rPr>
        <w:t>quod idem habe</w:t>
      </w:r>
      <w:r w:rsidR="00EE5687" w:rsidRPr="007A06F5">
        <w:rPr>
          <w:lang w:val="la-Latn"/>
        </w:rPr>
        <w:t>t commissum</w:t>
      </w:r>
      <w:r w:rsidR="009B2994" w:rsidRPr="007A06F5">
        <w:rPr>
          <w:lang w:val="la-Latn"/>
        </w:rPr>
        <w:t xml:space="preserve">, </w:t>
      </w:r>
      <w:r w:rsidRPr="007A06F5">
        <w:rPr>
          <w:lang w:val="la-Latn"/>
        </w:rPr>
        <w:t>in bannum fuerit missa</w:t>
      </w:r>
      <w:r w:rsidR="009B2994" w:rsidRPr="007A06F5">
        <w:rPr>
          <w:lang w:val="la-Latn"/>
        </w:rPr>
        <w:t xml:space="preserve">, </w:t>
      </w:r>
      <w:r w:rsidRPr="007A06F5">
        <w:rPr>
          <w:lang w:val="la-Latn"/>
        </w:rPr>
        <w:t>et ille re cognita</w:t>
      </w:r>
      <w:r w:rsidR="009B2994" w:rsidRPr="007A06F5">
        <w:rPr>
          <w:lang w:val="la-Latn"/>
        </w:rPr>
        <w:t xml:space="preserve">, </w:t>
      </w:r>
      <w:r w:rsidRPr="007A06F5">
        <w:rPr>
          <w:lang w:val="la-Latn"/>
        </w:rPr>
        <w:t>ne iustitiam facia</w:t>
      </w:r>
      <w:r w:rsidR="00EE5687" w:rsidRPr="007A06F5">
        <w:rPr>
          <w:lang w:val="la-Latn"/>
        </w:rPr>
        <w:t>t</w:t>
      </w:r>
      <w:r w:rsidR="009B2994" w:rsidRPr="007A06F5">
        <w:rPr>
          <w:lang w:val="la-Latn"/>
        </w:rPr>
        <w:t xml:space="preserve">, </w:t>
      </w:r>
      <w:r w:rsidR="00EE5687" w:rsidRPr="007A06F5">
        <w:rPr>
          <w:lang w:val="la-Latn"/>
        </w:rPr>
        <w:t xml:space="preserve">venire distulerit annumque </w:t>
      </w:r>
      <w:r w:rsidRPr="007A06F5">
        <w:rPr>
          <w:lang w:val="la-Latn"/>
        </w:rPr>
        <w:t>ac diem in eo banno illam esse permiserit</w:t>
      </w:r>
      <w:r w:rsidR="009B2994" w:rsidRPr="007A06F5">
        <w:rPr>
          <w:lang w:val="la-Latn"/>
        </w:rPr>
        <w:t xml:space="preserve">, </w:t>
      </w:r>
      <w:r w:rsidRPr="007A06F5">
        <w:rPr>
          <w:lang w:val="la-Latn"/>
        </w:rPr>
        <w:t>ulterius eam non adquirat</w:t>
      </w:r>
      <w:r w:rsidR="009B2994" w:rsidRPr="007A06F5">
        <w:rPr>
          <w:lang w:val="la-Latn"/>
        </w:rPr>
        <w:t xml:space="preserve">, </w:t>
      </w:r>
      <w:r w:rsidRPr="007A06F5">
        <w:rPr>
          <w:lang w:val="la-Latn"/>
        </w:rPr>
        <w:t>sed ipsa fisco nostro/ societur</w:t>
      </w:r>
      <w:r w:rsidR="009B2994" w:rsidRPr="007A06F5">
        <w:rPr>
          <w:lang w:val="la-Latn"/>
        </w:rPr>
        <w:t xml:space="preserve">. </w:t>
      </w:r>
      <w:r w:rsidRPr="007A06F5">
        <w:rPr>
          <w:lang w:val="la-Latn"/>
        </w:rPr>
        <w:t>Debitum vero</w:t>
      </w:r>
      <w:r w:rsidR="009B2994" w:rsidRPr="007A06F5">
        <w:rPr>
          <w:lang w:val="la-Latn"/>
        </w:rPr>
        <w:t xml:space="preserve">, </w:t>
      </w:r>
      <w:r w:rsidRPr="007A06F5">
        <w:rPr>
          <w:lang w:val="la-Latn"/>
        </w:rPr>
        <w:t>quod is</w:t>
      </w:r>
      <w:r w:rsidR="009B2994" w:rsidRPr="007A06F5">
        <w:rPr>
          <w:lang w:val="la-Latn"/>
        </w:rPr>
        <w:t xml:space="preserve">, </w:t>
      </w:r>
      <w:r w:rsidRPr="007A06F5">
        <w:rPr>
          <w:lang w:val="la-Latn"/>
        </w:rPr>
        <w:t>cuius ea fuit</w:t>
      </w:r>
      <w:r w:rsidR="009B2994" w:rsidRPr="007A06F5">
        <w:rPr>
          <w:lang w:val="la-Latn"/>
        </w:rPr>
        <w:t xml:space="preserve">, </w:t>
      </w:r>
      <w:r w:rsidRPr="007A06F5">
        <w:rPr>
          <w:lang w:val="la-Latn"/>
        </w:rPr>
        <w:t>solvere deb</w:t>
      </w:r>
      <w:r w:rsidR="00EE5687" w:rsidRPr="007A06F5">
        <w:rPr>
          <w:lang w:val="la-Latn"/>
        </w:rPr>
        <w:t>uit</w:t>
      </w:r>
      <w:r w:rsidR="009B2994" w:rsidRPr="007A06F5">
        <w:rPr>
          <w:lang w:val="la-Latn"/>
        </w:rPr>
        <w:t xml:space="preserve">, </w:t>
      </w:r>
      <w:r w:rsidR="00EE5687" w:rsidRPr="007A06F5">
        <w:rPr>
          <w:lang w:val="la-Latn"/>
        </w:rPr>
        <w:t xml:space="preserve">per comitem ac ministros </w:t>
      </w:r>
      <w:r w:rsidRPr="007A06F5">
        <w:rPr>
          <w:lang w:val="la-Latn"/>
        </w:rPr>
        <w:t>eius iuxta aestimationem damni de rebus mobilibus</w:t>
      </w:r>
      <w:r w:rsidR="009B2994" w:rsidRPr="007A06F5">
        <w:rPr>
          <w:lang w:val="la-Latn"/>
        </w:rPr>
        <w:t xml:space="preserve">, </w:t>
      </w:r>
      <w:r w:rsidRPr="007A06F5">
        <w:rPr>
          <w:lang w:val="la-Latn"/>
        </w:rPr>
        <w:t>quae</w:t>
      </w:r>
      <w:r w:rsidR="00EE5687" w:rsidRPr="007A06F5">
        <w:rPr>
          <w:lang w:val="la-Latn"/>
        </w:rPr>
        <w:t xml:space="preserve"> in eadem proprietate inventae </w:t>
      </w:r>
      <w:r w:rsidRPr="007A06F5">
        <w:rPr>
          <w:lang w:val="la-Latn"/>
        </w:rPr>
        <w:t>fuerint</w:t>
      </w:r>
      <w:r w:rsidR="009B2994" w:rsidRPr="007A06F5">
        <w:rPr>
          <w:lang w:val="la-Latn"/>
        </w:rPr>
        <w:t xml:space="preserve">, </w:t>
      </w:r>
      <w:r w:rsidRPr="007A06F5">
        <w:rPr>
          <w:lang w:val="la-Latn"/>
        </w:rPr>
        <w:t>his</w:t>
      </w:r>
      <w:r w:rsidR="009B2994" w:rsidRPr="007A06F5">
        <w:rPr>
          <w:lang w:val="la-Latn"/>
        </w:rPr>
        <w:t xml:space="preserve">, </w:t>
      </w:r>
      <w:r w:rsidRPr="007A06F5">
        <w:rPr>
          <w:lang w:val="la-Latn"/>
        </w:rPr>
        <w:t>quibus idem debitor fuit</w:t>
      </w:r>
      <w:r w:rsidR="009B2994" w:rsidRPr="007A06F5">
        <w:rPr>
          <w:lang w:val="la-Latn"/>
        </w:rPr>
        <w:t xml:space="preserve">, </w:t>
      </w:r>
      <w:r w:rsidRPr="007A06F5">
        <w:rPr>
          <w:lang w:val="la-Latn"/>
        </w:rPr>
        <w:t>exsolvatur</w:t>
      </w:r>
      <w:r w:rsidR="009B2994" w:rsidRPr="007A06F5">
        <w:rPr>
          <w:lang w:val="la-Latn"/>
        </w:rPr>
        <w:t xml:space="preserve">. </w:t>
      </w:r>
      <w:r w:rsidRPr="007A06F5">
        <w:rPr>
          <w:lang w:val="la-Latn"/>
        </w:rPr>
        <w:t>Qu</w:t>
      </w:r>
      <w:r w:rsidR="00EE5687" w:rsidRPr="007A06F5">
        <w:rPr>
          <w:lang w:val="la-Latn"/>
        </w:rPr>
        <w:t xml:space="preserve">od si rerum mobilium ibidem in </w:t>
      </w:r>
      <w:r w:rsidRPr="007A06F5">
        <w:rPr>
          <w:lang w:val="la-Latn"/>
        </w:rPr>
        <w:t>ventarum tantitas ad conpositionem non sufficerit</w:t>
      </w:r>
      <w:r w:rsidR="009B2994" w:rsidRPr="007A06F5">
        <w:rPr>
          <w:lang w:val="la-Latn"/>
        </w:rPr>
        <w:t xml:space="preserve">, </w:t>
      </w:r>
      <w:r w:rsidRPr="007A06F5">
        <w:rPr>
          <w:lang w:val="la-Latn"/>
        </w:rPr>
        <w:t xml:space="preserve">de </w:t>
      </w:r>
      <w:r w:rsidR="00EE5687" w:rsidRPr="007A06F5">
        <w:rPr>
          <w:lang w:val="la-Latn"/>
        </w:rPr>
        <w:t xml:space="preserve">inmobilibus suppleatur er quod </w:t>
      </w:r>
      <w:r w:rsidRPr="007A06F5">
        <w:rPr>
          <w:lang w:val="la-Latn"/>
        </w:rPr>
        <w:t>superfuerit</w:t>
      </w:r>
      <w:r w:rsidR="009B2994" w:rsidRPr="007A06F5">
        <w:rPr>
          <w:lang w:val="la-Latn"/>
        </w:rPr>
        <w:t xml:space="preserve">, </w:t>
      </w:r>
      <w:r w:rsidRPr="007A06F5">
        <w:rPr>
          <w:lang w:val="la-Latn"/>
        </w:rPr>
        <w:t>sicut dictum est</w:t>
      </w:r>
      <w:r w:rsidR="009B2994" w:rsidRPr="007A06F5">
        <w:rPr>
          <w:lang w:val="la-Latn"/>
        </w:rPr>
        <w:t xml:space="preserve">, </w:t>
      </w:r>
      <w:r w:rsidRPr="007A06F5">
        <w:rPr>
          <w:lang w:val="la-Latn"/>
        </w:rPr>
        <w:t>fiscus noster possideat</w:t>
      </w:r>
      <w:r w:rsidR="009B2994" w:rsidRPr="007A06F5">
        <w:rPr>
          <w:lang w:val="la-Latn"/>
        </w:rPr>
        <w:t xml:space="preserve">. </w:t>
      </w:r>
      <w:r w:rsidRPr="007A06F5">
        <w:rPr>
          <w:lang w:val="la-Latn"/>
        </w:rPr>
        <w:t xml:space="preserve">Si </w:t>
      </w:r>
      <w:r w:rsidR="00EE5687" w:rsidRPr="007A06F5">
        <w:rPr>
          <w:lang w:val="la-Latn"/>
        </w:rPr>
        <w:t>nihil super conpositionem rema</w:t>
      </w:r>
      <w:r w:rsidRPr="007A06F5">
        <w:rPr>
          <w:lang w:val="la-Latn"/>
        </w:rPr>
        <w:t>nere potuerit</w:t>
      </w:r>
      <w:r w:rsidR="009B2994" w:rsidRPr="007A06F5">
        <w:rPr>
          <w:lang w:val="la-Latn"/>
        </w:rPr>
        <w:t xml:space="preserve">, </w:t>
      </w:r>
      <w:r w:rsidRPr="007A06F5">
        <w:rPr>
          <w:lang w:val="la-Latn"/>
        </w:rPr>
        <w:t>rorum in illum expendatur</w:t>
      </w:r>
      <w:r w:rsidR="009B2994" w:rsidRPr="007A06F5">
        <w:rPr>
          <w:lang w:val="la-Latn"/>
        </w:rPr>
        <w:t xml:space="preserve">. </w:t>
      </w:r>
      <w:r w:rsidRPr="007A06F5">
        <w:rPr>
          <w:lang w:val="la-Latn"/>
        </w:rPr>
        <w:t>Si aure</w:t>
      </w:r>
      <w:r w:rsidR="00EE5687" w:rsidRPr="007A06F5">
        <w:rPr>
          <w:lang w:val="la-Latn"/>
        </w:rPr>
        <w:t xml:space="preserve">m homo ille nondum cum suis co </w:t>
      </w:r>
      <w:r w:rsidRPr="007A06F5">
        <w:rPr>
          <w:lang w:val="la-Latn"/>
        </w:rPr>
        <w:t>heredibus proprium suum divisum habuit</w:t>
      </w:r>
      <w:r w:rsidR="009B2994" w:rsidRPr="007A06F5">
        <w:rPr>
          <w:lang w:val="la-Latn"/>
        </w:rPr>
        <w:t xml:space="preserve">, </w:t>
      </w:r>
      <w:r w:rsidRPr="007A06F5">
        <w:rPr>
          <w:lang w:val="la-Latn"/>
        </w:rPr>
        <w:t xml:space="preserve">convocet </w:t>
      </w:r>
      <w:r w:rsidR="00EE5687" w:rsidRPr="007A06F5">
        <w:rPr>
          <w:lang w:val="la-Latn"/>
        </w:rPr>
        <w:t xml:space="preserve">eos comes et cum eis legitimam </w:t>
      </w:r>
      <w:r w:rsidRPr="007A06F5">
        <w:rPr>
          <w:lang w:val="la-Latn"/>
        </w:rPr>
        <w:t>divisionem faciat et tunc</w:t>
      </w:r>
      <w:r w:rsidR="009B2994" w:rsidRPr="007A06F5">
        <w:rPr>
          <w:lang w:val="la-Latn"/>
        </w:rPr>
        <w:t xml:space="preserve">, </w:t>
      </w:r>
      <w:r w:rsidRPr="007A06F5">
        <w:rPr>
          <w:lang w:val="la-Latn"/>
        </w:rPr>
        <w:t>sicut iam dictum est</w:t>
      </w:r>
      <w:r w:rsidR="009B2994" w:rsidRPr="007A06F5">
        <w:rPr>
          <w:lang w:val="la-Latn"/>
        </w:rPr>
        <w:t xml:space="preserve">, </w:t>
      </w:r>
      <w:r w:rsidRPr="007A06F5">
        <w:rPr>
          <w:lang w:val="la-Latn"/>
        </w:rPr>
        <w:t>partem ei</w:t>
      </w:r>
      <w:r w:rsidR="00EE5687" w:rsidRPr="007A06F5">
        <w:rPr>
          <w:lang w:val="la-Latn"/>
        </w:rPr>
        <w:t xml:space="preserve">us fisco nostro addicat et con </w:t>
      </w:r>
      <w:r w:rsidRPr="007A06F5">
        <w:rPr>
          <w:lang w:val="la-Latn"/>
        </w:rPr>
        <w:t>positionem de ea iuxta modum superius conprehensum his</w:t>
      </w:r>
      <w:r w:rsidR="009B2994" w:rsidRPr="007A06F5">
        <w:rPr>
          <w:lang w:val="la-Latn"/>
        </w:rPr>
        <w:t xml:space="preserve">, </w:t>
      </w:r>
      <w:r w:rsidRPr="007A06F5">
        <w:rPr>
          <w:lang w:val="la-Latn"/>
        </w:rPr>
        <w:t>a</w:t>
      </w:r>
      <w:r w:rsidR="00EE5687" w:rsidRPr="007A06F5">
        <w:rPr>
          <w:lang w:val="la-Latn"/>
        </w:rPr>
        <w:t>d quos illa legibus pertinet</w:t>
      </w:r>
      <w:r w:rsidR="009B2994" w:rsidRPr="007A06F5">
        <w:rPr>
          <w:lang w:val="la-Latn"/>
        </w:rPr>
        <w:t xml:space="preserve">, </w:t>
      </w:r>
      <w:r w:rsidRPr="007A06F5">
        <w:rPr>
          <w:lang w:val="la-Latn"/>
        </w:rPr>
        <w:t>exsolvat</w:t>
      </w:r>
      <w:r w:rsidR="009B2994" w:rsidRPr="007A06F5">
        <w:rPr>
          <w:lang w:val="la-Latn"/>
        </w:rPr>
        <w:t xml:space="preserve">. </w:t>
      </w:r>
      <w:r w:rsidRPr="007A06F5">
        <w:rPr>
          <w:lang w:val="la-Latn"/>
        </w:rPr>
        <w:t>Quod si non de alia re</w:t>
      </w:r>
      <w:r w:rsidR="009B2994" w:rsidRPr="007A06F5">
        <w:rPr>
          <w:lang w:val="la-Latn"/>
        </w:rPr>
        <w:t xml:space="preserve">, </w:t>
      </w:r>
      <w:r w:rsidRPr="007A06F5">
        <w:rPr>
          <w:lang w:val="la-Latn"/>
        </w:rPr>
        <w:t>sed de ipsa proprietate</w:t>
      </w:r>
      <w:r w:rsidR="009B2994" w:rsidRPr="007A06F5">
        <w:rPr>
          <w:lang w:val="la-Latn"/>
        </w:rPr>
        <w:t xml:space="preserve">, </w:t>
      </w:r>
      <w:r w:rsidRPr="007A06F5">
        <w:rPr>
          <w:lang w:val="la-Latn"/>
        </w:rPr>
        <w:t>qu</w:t>
      </w:r>
      <w:r w:rsidR="00EE5687" w:rsidRPr="007A06F5">
        <w:rPr>
          <w:lang w:val="la-Latn"/>
        </w:rPr>
        <w:t xml:space="preserve">ae in bannum missa fuit ac per </w:t>
      </w:r>
      <w:r w:rsidRPr="007A06F5">
        <w:rPr>
          <w:lang w:val="la-Latn"/>
        </w:rPr>
        <w:t>hoc in nostram potestatem redacta est</w:t>
      </w:r>
      <w:r w:rsidR="009B2994" w:rsidRPr="007A06F5">
        <w:rPr>
          <w:lang w:val="la-Latn"/>
        </w:rPr>
        <w:t xml:space="preserve">, </w:t>
      </w:r>
      <w:r w:rsidRPr="007A06F5">
        <w:rPr>
          <w:lang w:val="la-Latn"/>
        </w:rPr>
        <w:t>fuerat interpellatus</w:t>
      </w:r>
      <w:r w:rsidR="009B2994" w:rsidRPr="007A06F5">
        <w:rPr>
          <w:lang w:val="la-Latn"/>
        </w:rPr>
        <w:t xml:space="preserve">, </w:t>
      </w:r>
      <w:r w:rsidR="00EE5687" w:rsidRPr="007A06F5">
        <w:rPr>
          <w:lang w:val="la-Latn"/>
        </w:rPr>
        <w:t>comes</w:t>
      </w:r>
      <w:r w:rsidR="009B2994" w:rsidRPr="007A06F5">
        <w:rPr>
          <w:lang w:val="la-Latn"/>
        </w:rPr>
        <w:t xml:space="preserve">, </w:t>
      </w:r>
      <w:r w:rsidR="00EE5687" w:rsidRPr="007A06F5">
        <w:rPr>
          <w:lang w:val="la-Latn"/>
        </w:rPr>
        <w:t xml:space="preserve">in cuius ministerio </w:t>
      </w:r>
      <w:r w:rsidRPr="007A06F5">
        <w:rPr>
          <w:lang w:val="la-Latn"/>
        </w:rPr>
        <w:t>eam esse constiterit</w:t>
      </w:r>
      <w:r w:rsidR="009B2994" w:rsidRPr="007A06F5">
        <w:rPr>
          <w:lang w:val="la-Latn"/>
        </w:rPr>
        <w:t xml:space="preserve">, </w:t>
      </w:r>
      <w:r w:rsidRPr="007A06F5">
        <w:rPr>
          <w:lang w:val="la-Latn"/>
        </w:rPr>
        <w:t>hoc ad notitiam nostram perferre curet</w:t>
      </w:r>
      <w:r w:rsidR="009B2994" w:rsidRPr="007A06F5">
        <w:rPr>
          <w:lang w:val="la-Latn"/>
        </w:rPr>
        <w:t xml:space="preserve">, </w:t>
      </w:r>
      <w:r w:rsidRPr="007A06F5">
        <w:rPr>
          <w:lang w:val="la-Latn"/>
        </w:rPr>
        <w:t>ut nos eande</w:t>
      </w:r>
      <w:r w:rsidR="00EE5687" w:rsidRPr="007A06F5">
        <w:rPr>
          <w:lang w:val="la-Latn"/>
        </w:rPr>
        <w:t>m proprietatem</w:t>
      </w:r>
      <w:r w:rsidR="009B2994" w:rsidRPr="007A06F5">
        <w:rPr>
          <w:lang w:val="la-Latn"/>
        </w:rPr>
        <w:t xml:space="preserve">, </w:t>
      </w:r>
      <w:r w:rsidRPr="007A06F5">
        <w:rPr>
          <w:lang w:val="la-Latn"/>
        </w:rPr>
        <w:t>quae secundum supradictum modum in nostrum dominium redacta est</w:t>
      </w:r>
      <w:r w:rsidR="009B2994" w:rsidRPr="007A06F5">
        <w:rPr>
          <w:lang w:val="la-Latn"/>
        </w:rPr>
        <w:t xml:space="preserve">, </w:t>
      </w:r>
      <w:r w:rsidRPr="007A06F5">
        <w:rPr>
          <w:lang w:val="la-Latn"/>
        </w:rPr>
        <w:t xml:space="preserve">per praecepti /nostri </w:t>
      </w:r>
      <w:r w:rsidR="00524CAA" w:rsidRPr="00524CAA">
        <w:rPr>
          <w:b/>
          <w:lang w:val="la-Latn"/>
        </w:rPr>
        <w:t>auctorit</w:t>
      </w:r>
      <w:r w:rsidRPr="007A06F5">
        <w:rPr>
          <w:lang w:val="la-Latn"/>
        </w:rPr>
        <w:t>atem in ius et potestatem hominis</w:t>
      </w:r>
      <w:r w:rsidR="009B2994" w:rsidRPr="007A06F5">
        <w:rPr>
          <w:lang w:val="la-Latn"/>
        </w:rPr>
        <w:t xml:space="preserve">, </w:t>
      </w:r>
      <w:r w:rsidRPr="007A06F5">
        <w:rPr>
          <w:lang w:val="la-Latn"/>
        </w:rPr>
        <w:t>qui eam quae</w:t>
      </w:r>
      <w:r w:rsidR="00EE5687" w:rsidRPr="007A06F5">
        <w:rPr>
          <w:lang w:val="la-Latn"/>
        </w:rPr>
        <w:t>rebat</w:t>
      </w:r>
      <w:r w:rsidR="009B2994" w:rsidRPr="007A06F5">
        <w:rPr>
          <w:lang w:val="la-Latn"/>
        </w:rPr>
        <w:t xml:space="preserve">, </w:t>
      </w:r>
      <w:r w:rsidR="00EE5687" w:rsidRPr="007A06F5">
        <w:rPr>
          <w:lang w:val="la-Latn"/>
        </w:rPr>
        <w:t>si sua debet esse</w:t>
      </w:r>
      <w:r w:rsidR="009B2994" w:rsidRPr="007A06F5">
        <w:rPr>
          <w:lang w:val="la-Latn"/>
        </w:rPr>
        <w:t xml:space="preserve">, </w:t>
      </w:r>
      <w:r w:rsidRPr="007A06F5">
        <w:rPr>
          <w:lang w:val="la-Latn"/>
        </w:rPr>
        <w:t>faciamus pervenire</w:t>
      </w:r>
      <w:r w:rsidR="009B2994" w:rsidRPr="007A06F5">
        <w:rPr>
          <w:lang w:val="la-Latn"/>
        </w:rPr>
        <w:t xml:space="preserve">. </w:t>
      </w:r>
    </w:p>
    <w:p w14:paraId="0D7E31B8" w14:textId="7E3A588A" w:rsidR="00F56D02" w:rsidRPr="007A06F5" w:rsidRDefault="00F56D02" w:rsidP="00F56D02">
      <w:pPr>
        <w:pStyle w:val="Normlnweb"/>
        <w:rPr>
          <w:lang w:val="la-Latn"/>
        </w:rPr>
      </w:pPr>
      <w:r w:rsidRPr="007A06F5">
        <w:rPr>
          <w:lang w:val="la-Latn"/>
        </w:rPr>
        <w:t>XXIIII</w:t>
      </w:r>
      <w:r w:rsidR="009B2994" w:rsidRPr="007A06F5">
        <w:rPr>
          <w:lang w:val="la-Latn"/>
        </w:rPr>
        <w:t xml:space="preserve">. </w:t>
      </w:r>
      <w:r w:rsidRPr="007A06F5">
        <w:rPr>
          <w:lang w:val="la-Latn"/>
        </w:rPr>
        <w:t>DE MANNIRE</w:t>
      </w:r>
      <w:r w:rsidR="009B2994" w:rsidRPr="007A06F5">
        <w:rPr>
          <w:lang w:val="la-Latn"/>
        </w:rPr>
        <w:t xml:space="preserve">. </w:t>
      </w:r>
    </w:p>
    <w:p w14:paraId="68289047" w14:textId="58CC03BD" w:rsidR="00F56D02" w:rsidRPr="007A06F5" w:rsidRDefault="00B13BF9" w:rsidP="00F56D02">
      <w:pPr>
        <w:pStyle w:val="Normlnweb"/>
        <w:rPr>
          <w:lang w:val="la-Latn"/>
        </w:rPr>
      </w:pPr>
      <w:r w:rsidRPr="007A06F5">
        <w:rPr>
          <w:lang w:val="la-Latn"/>
        </w:rPr>
        <w:t>Si</w:t>
      </w:r>
      <w:r w:rsidR="00F56D02" w:rsidRPr="007A06F5">
        <w:rPr>
          <w:lang w:val="la-Latn"/>
        </w:rPr>
        <w:t xml:space="preserve"> quis de statu suo</w:t>
      </w:r>
      <w:r w:rsidR="009B2994" w:rsidRPr="007A06F5">
        <w:rPr>
          <w:lang w:val="la-Latn"/>
        </w:rPr>
        <w:t xml:space="preserve">, </w:t>
      </w:r>
      <w:r w:rsidR="00F56D02" w:rsidRPr="007A06F5">
        <w:rPr>
          <w:lang w:val="la-Latn"/>
        </w:rPr>
        <w:t>id est de libertate vel de hereditate</w:t>
      </w:r>
      <w:r w:rsidR="009B2994" w:rsidRPr="007A06F5">
        <w:rPr>
          <w:lang w:val="la-Latn"/>
        </w:rPr>
        <w:t xml:space="preserve">, </w:t>
      </w:r>
      <w:r w:rsidR="00EE5687" w:rsidRPr="007A06F5">
        <w:rPr>
          <w:lang w:val="la-Latn"/>
        </w:rPr>
        <w:t>conpellandus est</w:t>
      </w:r>
      <w:r w:rsidR="009B2994" w:rsidRPr="007A06F5">
        <w:rPr>
          <w:lang w:val="la-Latn"/>
        </w:rPr>
        <w:t xml:space="preserve">, </w:t>
      </w:r>
      <w:r w:rsidR="00EE5687" w:rsidRPr="007A06F5">
        <w:rPr>
          <w:lang w:val="la-Latn"/>
        </w:rPr>
        <w:t xml:space="preserve">iuxta legis </w:t>
      </w:r>
      <w:r w:rsidR="00F56D02" w:rsidRPr="007A06F5">
        <w:rPr>
          <w:lang w:val="la-Latn"/>
        </w:rPr>
        <w:t>constitutionem manniatur</w:t>
      </w:r>
      <w:r w:rsidR="009B2994" w:rsidRPr="007A06F5">
        <w:rPr>
          <w:lang w:val="la-Latn"/>
        </w:rPr>
        <w:t xml:space="preserve">. </w:t>
      </w:r>
      <w:r w:rsidR="00F56D02" w:rsidRPr="007A06F5">
        <w:rPr>
          <w:lang w:val="la-Latn"/>
        </w:rPr>
        <w:t>De ceteris vero causis</w:t>
      </w:r>
      <w:r w:rsidR="009B2994" w:rsidRPr="007A06F5">
        <w:rPr>
          <w:lang w:val="la-Latn"/>
        </w:rPr>
        <w:t xml:space="preserve">, </w:t>
      </w:r>
      <w:r w:rsidR="00F56D02" w:rsidRPr="007A06F5">
        <w:rPr>
          <w:lang w:val="la-Latn"/>
        </w:rPr>
        <w:t xml:space="preserve">unde </w:t>
      </w:r>
      <w:r w:rsidR="00EE5687" w:rsidRPr="007A06F5">
        <w:rPr>
          <w:lang w:val="la-Latn"/>
        </w:rPr>
        <w:t>quis rationem est redditurus</w:t>
      </w:r>
      <w:r w:rsidR="009B2994" w:rsidRPr="007A06F5">
        <w:rPr>
          <w:lang w:val="la-Latn"/>
        </w:rPr>
        <w:t xml:space="preserve">, </w:t>
      </w:r>
      <w:r w:rsidR="00F56D02" w:rsidRPr="007A06F5">
        <w:rPr>
          <w:lang w:val="la-Latn"/>
        </w:rPr>
        <w:t>non manniatur</w:t>
      </w:r>
      <w:r w:rsidR="009B2994" w:rsidRPr="007A06F5">
        <w:rPr>
          <w:lang w:val="la-Latn"/>
        </w:rPr>
        <w:t xml:space="preserve">, </w:t>
      </w:r>
      <w:r w:rsidR="00F56D02" w:rsidRPr="007A06F5">
        <w:rPr>
          <w:lang w:val="la-Latn"/>
        </w:rPr>
        <w:t>sed per comitem banniatur</w:t>
      </w:r>
      <w:r w:rsidR="009B2994" w:rsidRPr="007A06F5">
        <w:rPr>
          <w:lang w:val="la-Latn"/>
        </w:rPr>
        <w:t xml:space="preserve">. </w:t>
      </w:r>
      <w:r w:rsidR="00F56D02" w:rsidRPr="007A06F5">
        <w:rPr>
          <w:lang w:val="la-Latn"/>
        </w:rPr>
        <w:t>Et si post unam et alteram comitis a</w:t>
      </w:r>
      <w:r w:rsidR="00EE5687" w:rsidRPr="007A06F5">
        <w:rPr>
          <w:lang w:val="la-Latn"/>
        </w:rPr>
        <w:t xml:space="preserve">d </w:t>
      </w:r>
      <w:r w:rsidR="00F56D02" w:rsidRPr="007A06F5">
        <w:rPr>
          <w:lang w:val="la-Latn"/>
        </w:rPr>
        <w:t xml:space="preserve">monitionem </w:t>
      </w:r>
      <w:r w:rsidR="00F56D02" w:rsidRPr="007A06F5">
        <w:rPr>
          <w:lang w:val="la-Latn"/>
        </w:rPr>
        <w:lastRenderedPageBreak/>
        <w:t>aliquis ad mallum venire noluerit</w:t>
      </w:r>
      <w:r w:rsidR="009B2994" w:rsidRPr="007A06F5">
        <w:rPr>
          <w:lang w:val="la-Latn"/>
        </w:rPr>
        <w:t xml:space="preserve">, </w:t>
      </w:r>
      <w:r w:rsidR="00F56D02" w:rsidRPr="007A06F5">
        <w:rPr>
          <w:lang w:val="la-Latn"/>
        </w:rPr>
        <w:t>rebus e</w:t>
      </w:r>
      <w:r w:rsidR="00EE5687" w:rsidRPr="007A06F5">
        <w:rPr>
          <w:lang w:val="la-Latn"/>
        </w:rPr>
        <w:t xml:space="preserve">ius in bannum missis venire et </w:t>
      </w:r>
      <w:r w:rsidR="00F56D02" w:rsidRPr="007A06F5">
        <w:rPr>
          <w:lang w:val="la-Latn"/>
        </w:rPr>
        <w:t>iustitiam facere conpellatur</w:t>
      </w:r>
      <w:r w:rsidR="009B2994" w:rsidRPr="007A06F5">
        <w:rPr>
          <w:lang w:val="la-Latn"/>
        </w:rPr>
        <w:t xml:space="preserve">. </w:t>
      </w:r>
    </w:p>
    <w:p w14:paraId="7733D905" w14:textId="24878E3D" w:rsidR="00F56D02" w:rsidRPr="007A06F5" w:rsidRDefault="00F56D02" w:rsidP="00F56D02">
      <w:pPr>
        <w:pStyle w:val="Normlnweb"/>
        <w:rPr>
          <w:lang w:val="la-Latn"/>
        </w:rPr>
      </w:pPr>
      <w:r w:rsidRPr="007A06F5">
        <w:rPr>
          <w:lang w:val="la-Latn"/>
        </w:rPr>
        <w:t>XXVI</w:t>
      </w:r>
      <w:r w:rsidR="009B2994" w:rsidRPr="007A06F5">
        <w:rPr>
          <w:lang w:val="la-Latn"/>
        </w:rPr>
        <w:t xml:space="preserve">. </w:t>
      </w:r>
      <w:r w:rsidRPr="007A06F5">
        <w:rPr>
          <w:lang w:val="la-Latn"/>
        </w:rPr>
        <w:t>QUALITER DE STATU SUO PULSATUS EVINDICET LIBERTATEM SUAM</w:t>
      </w:r>
      <w:r w:rsidR="009B2994" w:rsidRPr="007A06F5">
        <w:rPr>
          <w:lang w:val="la-Latn"/>
        </w:rPr>
        <w:t xml:space="preserve">. </w:t>
      </w:r>
    </w:p>
    <w:p w14:paraId="4AA811D3" w14:textId="12BC2259" w:rsidR="00F56D02" w:rsidRPr="007A06F5" w:rsidRDefault="00F56D02" w:rsidP="00F56D02">
      <w:pPr>
        <w:pStyle w:val="Normlnweb"/>
        <w:rPr>
          <w:lang w:val="la-Latn"/>
        </w:rPr>
      </w:pPr>
      <w:r w:rsidRPr="007A06F5">
        <w:rPr>
          <w:lang w:val="la-Latn"/>
        </w:rPr>
        <w:t>Homo de statu suo pulsatus</w:t>
      </w:r>
      <w:r w:rsidR="009B2994" w:rsidRPr="007A06F5">
        <w:rPr>
          <w:lang w:val="la-Latn"/>
        </w:rPr>
        <w:t xml:space="preserve">, </w:t>
      </w:r>
      <w:r w:rsidRPr="007A06F5">
        <w:rPr>
          <w:lang w:val="la-Latn"/>
        </w:rPr>
        <w:t>si is</w:t>
      </w:r>
      <w:r w:rsidR="009B2994" w:rsidRPr="007A06F5">
        <w:rPr>
          <w:lang w:val="la-Latn"/>
        </w:rPr>
        <w:t xml:space="preserve">, </w:t>
      </w:r>
      <w:r w:rsidRPr="007A06F5">
        <w:rPr>
          <w:lang w:val="la-Latn"/>
        </w:rPr>
        <w:t>qui eum pulsat</w:t>
      </w:r>
      <w:r w:rsidR="009B2994" w:rsidRPr="007A06F5">
        <w:rPr>
          <w:lang w:val="la-Latn"/>
        </w:rPr>
        <w:t xml:space="preserve">, </w:t>
      </w:r>
      <w:r w:rsidRPr="007A06F5">
        <w:rPr>
          <w:lang w:val="la-Latn"/>
        </w:rPr>
        <w:t>ad convincendum illum proci</w:t>
      </w:r>
      <w:r w:rsidR="00EE5687" w:rsidRPr="007A06F5">
        <w:rPr>
          <w:lang w:val="la-Latn"/>
        </w:rPr>
        <w:t>nctum habuerit</w:t>
      </w:r>
      <w:r w:rsidR="009B2994" w:rsidRPr="007A06F5">
        <w:rPr>
          <w:lang w:val="la-Latn"/>
        </w:rPr>
        <w:t xml:space="preserve">, </w:t>
      </w:r>
      <w:r w:rsidR="00EE5687" w:rsidRPr="007A06F5">
        <w:rPr>
          <w:lang w:val="la-Latn"/>
        </w:rPr>
        <w:t xml:space="preserve">adhibeat sibi </w:t>
      </w:r>
      <w:r w:rsidRPr="007A06F5">
        <w:rPr>
          <w:lang w:val="la-Latn"/>
        </w:rPr>
        <w:t>octo coniuratores legitimos ex ea parte</w:t>
      </w:r>
      <w:r w:rsidR="009B2994" w:rsidRPr="007A06F5">
        <w:rPr>
          <w:lang w:val="la-Latn"/>
        </w:rPr>
        <w:t xml:space="preserve">, </w:t>
      </w:r>
      <w:r w:rsidRPr="007A06F5">
        <w:rPr>
          <w:lang w:val="la-Latn"/>
        </w:rPr>
        <w:t>unde pulsatur</w:t>
      </w:r>
      <w:r w:rsidR="009B2994" w:rsidRPr="007A06F5">
        <w:rPr>
          <w:lang w:val="la-Latn"/>
        </w:rPr>
        <w:t xml:space="preserve">, </w:t>
      </w:r>
      <w:r w:rsidRPr="007A06F5">
        <w:rPr>
          <w:lang w:val="la-Latn"/>
        </w:rPr>
        <w:t>sive illa paterna sive materna</w:t>
      </w:r>
      <w:r w:rsidR="00EE5687" w:rsidRPr="007A06F5">
        <w:rPr>
          <w:lang w:val="la-Latn"/>
        </w:rPr>
        <w:t xml:space="preserve"> sit</w:t>
      </w:r>
      <w:r w:rsidR="009B2994" w:rsidRPr="007A06F5">
        <w:rPr>
          <w:lang w:val="la-Latn"/>
        </w:rPr>
        <w:t xml:space="preserve">, </w:t>
      </w:r>
      <w:r w:rsidR="00EE5687" w:rsidRPr="007A06F5">
        <w:rPr>
          <w:lang w:val="la-Latn"/>
        </w:rPr>
        <w:t xml:space="preserve">et quattuor aliunde non </w:t>
      </w:r>
      <w:r w:rsidRPr="007A06F5">
        <w:rPr>
          <w:lang w:val="la-Latn"/>
        </w:rPr>
        <w:t>minus legitimos et iurando vindicet libertatem suam</w:t>
      </w:r>
      <w:r w:rsidR="009B2994" w:rsidRPr="007A06F5">
        <w:rPr>
          <w:lang w:val="la-Latn"/>
        </w:rPr>
        <w:t xml:space="preserve">. </w:t>
      </w:r>
      <w:r w:rsidRPr="007A06F5">
        <w:rPr>
          <w:lang w:val="la-Latn"/>
        </w:rPr>
        <w:t>Quod si procinctus defuerit</w:t>
      </w:r>
      <w:r w:rsidR="009B2994" w:rsidRPr="007A06F5">
        <w:rPr>
          <w:lang w:val="la-Latn"/>
        </w:rPr>
        <w:t xml:space="preserve">, </w:t>
      </w:r>
      <w:r w:rsidRPr="007A06F5">
        <w:rPr>
          <w:lang w:val="la-Latn"/>
        </w:rPr>
        <w:t>adsu</w:t>
      </w:r>
      <w:r w:rsidR="00EE5687" w:rsidRPr="007A06F5">
        <w:rPr>
          <w:lang w:val="la-Latn"/>
        </w:rPr>
        <w:t xml:space="preserve">mat undecumque XII </w:t>
      </w:r>
      <w:r w:rsidRPr="007A06F5">
        <w:rPr>
          <w:lang w:val="la-Latn"/>
        </w:rPr>
        <w:t>liberos homines et iurando ingenuitatem suam defendat</w:t>
      </w:r>
      <w:r w:rsidR="009B2994" w:rsidRPr="007A06F5">
        <w:rPr>
          <w:lang w:val="la-Latn"/>
        </w:rPr>
        <w:t xml:space="preserve">. </w:t>
      </w:r>
      <w:r w:rsidRPr="007A06F5">
        <w:rPr>
          <w:lang w:val="la-Latn"/>
        </w:rPr>
        <w:t>/</w:t>
      </w:r>
    </w:p>
    <w:p w14:paraId="31596083" w14:textId="28063C5A"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FAIDIS COHERCENDIS</w:t>
      </w:r>
      <w:r w:rsidR="009B2994" w:rsidRPr="007A06F5">
        <w:rPr>
          <w:rFonts w:ascii="Times New Roman" w:eastAsia="Times New Roman" w:hAnsi="Times New Roman" w:cs="Times New Roman"/>
          <w:sz w:val="24"/>
          <w:szCs w:val="24"/>
          <w:lang w:val="la-Latn" w:eastAsia="cs-CZ"/>
        </w:rPr>
        <w:t xml:space="preserve">. </w:t>
      </w:r>
    </w:p>
    <w:p w14:paraId="46183CA8" w14:textId="5207DD28"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 aliqua necessitate cogente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homicidium commisit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w:t>
      </w:r>
      <w:r w:rsidR="00EE5687" w:rsidRPr="007A06F5">
        <w:rPr>
          <w:rFonts w:ascii="Times New Roman" w:eastAsia="Times New Roman" w:hAnsi="Times New Roman" w:cs="Times New Roman"/>
          <w:sz w:val="24"/>
          <w:szCs w:val="24"/>
          <w:lang w:val="la-Latn" w:eastAsia="cs-CZ"/>
        </w:rPr>
        <w:t>omes</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in cuius ministerio res </w:t>
      </w:r>
      <w:r w:rsidRPr="007A06F5">
        <w:rPr>
          <w:rFonts w:ascii="Times New Roman" w:eastAsia="Times New Roman" w:hAnsi="Times New Roman" w:cs="Times New Roman"/>
          <w:sz w:val="24"/>
          <w:szCs w:val="24"/>
          <w:lang w:val="la-Latn" w:eastAsia="cs-CZ"/>
        </w:rPr>
        <w:t>perpetrata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conpositionem solvere et faidam per sacr</w:t>
      </w:r>
      <w:r w:rsidR="00EE5687" w:rsidRPr="007A06F5">
        <w:rPr>
          <w:rFonts w:ascii="Times New Roman" w:eastAsia="Times New Roman" w:hAnsi="Times New Roman" w:cs="Times New Roman"/>
          <w:sz w:val="24"/>
          <w:szCs w:val="24"/>
          <w:lang w:val="la-Latn" w:eastAsia="cs-CZ"/>
        </w:rPr>
        <w:t>amentum pacificare faciat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si una pars ei ad hoc consentire noluerit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id est aut il</w:t>
      </w:r>
      <w:r w:rsidR="00EE5687" w:rsidRPr="007A06F5">
        <w:rPr>
          <w:rFonts w:ascii="Times New Roman" w:eastAsia="Times New Roman" w:hAnsi="Times New Roman" w:cs="Times New Roman"/>
          <w:sz w:val="24"/>
          <w:szCs w:val="24"/>
          <w:lang w:val="la-Latn" w:eastAsia="cs-CZ"/>
        </w:rPr>
        <w:t>le</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qui homicidium commisit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conpositionem suscipere debet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faciat illum</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qui ei contumax fuerit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ad </w:t>
      </w:r>
      <w:r w:rsidRPr="007A06F5">
        <w:rPr>
          <w:rFonts w:ascii="Times New Roman" w:eastAsia="Times New Roman" w:hAnsi="Times New Roman" w:cs="Times New Roman"/>
          <w:sz w:val="24"/>
          <w:szCs w:val="24"/>
          <w:lang w:val="la-Latn" w:eastAsia="cs-CZ"/>
        </w:rPr>
        <w:t>praesentiam nostram venire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eum ad tempus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nobi</w:t>
      </w:r>
      <w:r w:rsidR="00EE5687" w:rsidRPr="007A06F5">
        <w:rPr>
          <w:rFonts w:ascii="Times New Roman" w:eastAsia="Times New Roman" w:hAnsi="Times New Roman" w:cs="Times New Roman"/>
          <w:sz w:val="24"/>
          <w:szCs w:val="24"/>
          <w:lang w:val="la-Latn" w:eastAsia="cs-CZ"/>
        </w:rPr>
        <w:t>s placuerit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in exilio </w:t>
      </w:r>
      <w:r w:rsidR="00B13BF9" w:rsidRPr="007A06F5">
        <w:rPr>
          <w:rFonts w:ascii="Times New Roman" w:eastAsia="Times New Roman" w:hAnsi="Times New Roman" w:cs="Times New Roman"/>
          <w:sz w:val="24"/>
          <w:szCs w:val="24"/>
          <w:lang w:val="la-Latn" w:eastAsia="cs-CZ"/>
        </w:rPr>
        <w:t>mit</w:t>
      </w:r>
      <w:r w:rsidRPr="007A06F5">
        <w:rPr>
          <w:rFonts w:ascii="Times New Roman" w:eastAsia="Times New Roman" w:hAnsi="Times New Roman" w:cs="Times New Roman"/>
          <w:sz w:val="24"/>
          <w:szCs w:val="24"/>
          <w:lang w:val="la-Latn" w:eastAsia="cs-CZ"/>
        </w:rPr>
        <w:t>tamus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donec ibi castigetur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comiti suo inoboediens ess</w:t>
      </w:r>
      <w:r w:rsidR="00EE5687" w:rsidRPr="007A06F5">
        <w:rPr>
          <w:rFonts w:ascii="Times New Roman" w:eastAsia="Times New Roman" w:hAnsi="Times New Roman" w:cs="Times New Roman"/>
          <w:sz w:val="24"/>
          <w:szCs w:val="24"/>
          <w:lang w:val="la-Latn" w:eastAsia="cs-CZ"/>
        </w:rPr>
        <w:t xml:space="preserve">e ulterius non audeat et maius </w:t>
      </w:r>
      <w:r w:rsidRPr="007A06F5">
        <w:rPr>
          <w:rFonts w:ascii="Times New Roman" w:eastAsia="Times New Roman" w:hAnsi="Times New Roman" w:cs="Times New Roman"/>
          <w:sz w:val="24"/>
          <w:szCs w:val="24"/>
          <w:lang w:val="la-Latn" w:eastAsia="cs-CZ"/>
        </w:rPr>
        <w:t>damnum inde non adcrescat</w:t>
      </w:r>
      <w:r w:rsidR="009B2994" w:rsidRPr="007A06F5">
        <w:rPr>
          <w:rFonts w:ascii="Times New Roman" w:eastAsia="Times New Roman" w:hAnsi="Times New Roman" w:cs="Times New Roman"/>
          <w:sz w:val="24"/>
          <w:szCs w:val="24"/>
          <w:lang w:val="la-Latn" w:eastAsia="cs-CZ"/>
        </w:rPr>
        <w:t xml:space="preserve">. </w:t>
      </w:r>
    </w:p>
    <w:p w14:paraId="2ADBD80B" w14:textId="54609554"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XXVI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SACRAMENTIS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 IURANDA SINT</w:t>
      </w:r>
      <w:r w:rsidR="009B2994" w:rsidRPr="007A06F5">
        <w:rPr>
          <w:rFonts w:ascii="Times New Roman" w:eastAsia="Times New Roman" w:hAnsi="Times New Roman" w:cs="Times New Roman"/>
          <w:sz w:val="24"/>
          <w:szCs w:val="24"/>
          <w:lang w:val="la-Latn" w:eastAsia="cs-CZ"/>
        </w:rPr>
        <w:t xml:space="preserve">. </w:t>
      </w:r>
    </w:p>
    <w:p w14:paraId="364490EA" w14:textId="60F16D20" w:rsidR="00F56D02" w:rsidRPr="007A06F5" w:rsidRDefault="00F56D02" w:rsidP="00F56D02">
      <w:pPr>
        <w:pStyle w:val="Normlnweb"/>
        <w:rPr>
          <w:lang w:val="la-Latn"/>
        </w:rPr>
      </w:pPr>
      <w:r w:rsidRPr="007A06F5">
        <w:rPr>
          <w:lang w:val="la-Latn" w:eastAsia="cs-CZ"/>
        </w:rPr>
        <w:t>Ubi antiquitus consuetudo fuit de libertate sacramenta adhramire vel iurare</w:t>
      </w:r>
      <w:r w:rsidR="009B2994" w:rsidRPr="007A06F5">
        <w:rPr>
          <w:lang w:val="la-Latn" w:eastAsia="cs-CZ"/>
        </w:rPr>
        <w:t xml:space="preserve">, </w:t>
      </w:r>
      <w:r w:rsidRPr="007A06F5">
        <w:rPr>
          <w:lang w:val="la-Latn" w:eastAsia="cs-CZ"/>
        </w:rPr>
        <w:t>ibi mal /</w:t>
      </w:r>
      <w:r w:rsidRPr="007A06F5">
        <w:rPr>
          <w:lang w:val="la-Latn"/>
        </w:rPr>
        <w:t>lum habeatur et ibi sacramenta iurentur</w:t>
      </w:r>
      <w:r w:rsidR="009B2994" w:rsidRPr="007A06F5">
        <w:rPr>
          <w:lang w:val="la-Latn"/>
        </w:rPr>
        <w:t xml:space="preserve">. </w:t>
      </w:r>
      <w:r w:rsidRPr="007A06F5">
        <w:rPr>
          <w:lang w:val="la-Latn"/>
        </w:rPr>
        <w:t>Mallus tamen ne</w:t>
      </w:r>
      <w:r w:rsidR="00EE5687" w:rsidRPr="007A06F5">
        <w:rPr>
          <w:lang w:val="la-Latn"/>
        </w:rPr>
        <w:t xml:space="preserve">que in ecclesia neque in atrio </w:t>
      </w:r>
      <w:r w:rsidRPr="007A06F5">
        <w:rPr>
          <w:lang w:val="la-Latn"/>
        </w:rPr>
        <w:t>eius habeatur</w:t>
      </w:r>
      <w:r w:rsidR="009B2994" w:rsidRPr="007A06F5">
        <w:rPr>
          <w:lang w:val="la-Latn"/>
        </w:rPr>
        <w:t xml:space="preserve">. </w:t>
      </w:r>
      <w:r w:rsidRPr="007A06F5">
        <w:rPr>
          <w:lang w:val="la-Latn"/>
        </w:rPr>
        <w:t>Minora vero placita comes sive intra sua</w:t>
      </w:r>
      <w:r w:rsidR="00EE5687" w:rsidRPr="007A06F5">
        <w:rPr>
          <w:lang w:val="la-Latn"/>
        </w:rPr>
        <w:t xml:space="preserve">m potestatem vel ubi impetrare </w:t>
      </w:r>
      <w:r w:rsidRPr="007A06F5">
        <w:rPr>
          <w:lang w:val="la-Latn"/>
        </w:rPr>
        <w:t>potuerit habeat</w:t>
      </w:r>
      <w:r w:rsidR="009B2994" w:rsidRPr="007A06F5">
        <w:rPr>
          <w:lang w:val="la-Latn"/>
        </w:rPr>
        <w:t xml:space="preserve">. </w:t>
      </w:r>
      <w:r w:rsidRPr="007A06F5">
        <w:rPr>
          <w:lang w:val="la-Latn"/>
        </w:rPr>
        <w:t>Volumus utique</w:t>
      </w:r>
      <w:r w:rsidR="009B2994" w:rsidRPr="007A06F5">
        <w:rPr>
          <w:lang w:val="la-Latn"/>
        </w:rPr>
        <w:t xml:space="preserve">, </w:t>
      </w:r>
      <w:r w:rsidRPr="007A06F5">
        <w:rPr>
          <w:lang w:val="la-Latn"/>
        </w:rPr>
        <w:t>ut domus a comite in lo</w:t>
      </w:r>
      <w:r w:rsidR="00EE5687" w:rsidRPr="007A06F5">
        <w:rPr>
          <w:lang w:val="la-Latn"/>
        </w:rPr>
        <w:t>co</w:t>
      </w:r>
      <w:r w:rsidR="009B2994" w:rsidRPr="007A06F5">
        <w:rPr>
          <w:lang w:val="la-Latn"/>
        </w:rPr>
        <w:t xml:space="preserve">, </w:t>
      </w:r>
      <w:r w:rsidR="00EE5687" w:rsidRPr="007A06F5">
        <w:rPr>
          <w:lang w:val="la-Latn"/>
        </w:rPr>
        <w:t>ubi mallum tenere debet</w:t>
      </w:r>
      <w:r w:rsidR="009B2994" w:rsidRPr="007A06F5">
        <w:rPr>
          <w:lang w:val="la-Latn"/>
        </w:rPr>
        <w:t xml:space="preserve">, </w:t>
      </w:r>
      <w:r w:rsidRPr="007A06F5">
        <w:rPr>
          <w:lang w:val="la-Latn"/>
        </w:rPr>
        <w:t>constituatur</w:t>
      </w:r>
      <w:r w:rsidR="009B2994" w:rsidRPr="007A06F5">
        <w:rPr>
          <w:lang w:val="la-Latn"/>
        </w:rPr>
        <w:t xml:space="preserve">, </w:t>
      </w:r>
      <w:r w:rsidRPr="007A06F5">
        <w:rPr>
          <w:lang w:val="la-Latn"/>
        </w:rPr>
        <w:t>ut propter calorem solis et pluviam publica utilitas non remaneat</w:t>
      </w:r>
      <w:r w:rsidR="009B2994" w:rsidRPr="007A06F5">
        <w:rPr>
          <w:lang w:val="la-Latn"/>
        </w:rPr>
        <w:t xml:space="preserve">. </w:t>
      </w:r>
    </w:p>
    <w:p w14:paraId="7F782843" w14:textId="6EFE42DB" w:rsidR="00F56D02" w:rsidRPr="007A06F5" w:rsidRDefault="00F56D02" w:rsidP="00F56D02">
      <w:pPr>
        <w:pStyle w:val="Normlnweb"/>
        <w:rPr>
          <w:lang w:val="la-Latn"/>
        </w:rPr>
      </w:pPr>
      <w:r w:rsidRPr="007A06F5">
        <w:rPr>
          <w:lang w:val="la-Latn"/>
        </w:rPr>
        <w:t>XXVII</w:t>
      </w:r>
      <w:r w:rsidR="009B2994" w:rsidRPr="007A06F5">
        <w:rPr>
          <w:lang w:val="la-Latn"/>
        </w:rPr>
        <w:t xml:space="preserve">. </w:t>
      </w:r>
      <w:r w:rsidRPr="007A06F5">
        <w:rPr>
          <w:lang w:val="la-Latn"/>
        </w:rPr>
        <w:t>DE INTERPELLATIS LIBERTATEM</w:t>
      </w:r>
      <w:r w:rsidR="009B2994" w:rsidRPr="007A06F5">
        <w:rPr>
          <w:lang w:val="la-Latn"/>
        </w:rPr>
        <w:t xml:space="preserve">. </w:t>
      </w:r>
    </w:p>
    <w:p w14:paraId="26ED5B40" w14:textId="0121D76D" w:rsidR="00F56D02" w:rsidRPr="007A06F5" w:rsidRDefault="00F56D02" w:rsidP="00F56D02">
      <w:pPr>
        <w:pStyle w:val="Normlnweb"/>
        <w:rPr>
          <w:lang w:val="la-Latn"/>
        </w:rPr>
      </w:pPr>
      <w:r w:rsidRPr="007A06F5">
        <w:rPr>
          <w:lang w:val="la-Latn"/>
        </w:rPr>
        <w:t>Si quis de libertate sua fuerit interpellatus et timens</w:t>
      </w:r>
      <w:r w:rsidR="009B2994" w:rsidRPr="007A06F5">
        <w:rPr>
          <w:lang w:val="la-Latn"/>
        </w:rPr>
        <w:t xml:space="preserve">, </w:t>
      </w:r>
      <w:r w:rsidRPr="007A06F5">
        <w:rPr>
          <w:lang w:val="la-Latn"/>
        </w:rPr>
        <w:t>ne in servitium cadat</w:t>
      </w:r>
      <w:r w:rsidR="009B2994" w:rsidRPr="007A06F5">
        <w:rPr>
          <w:lang w:val="la-Latn"/>
        </w:rPr>
        <w:t xml:space="preserve">, </w:t>
      </w:r>
      <w:r w:rsidRPr="007A06F5">
        <w:rPr>
          <w:lang w:val="la-Latn"/>
        </w:rPr>
        <w:t>al</w:t>
      </w:r>
      <w:r w:rsidR="00EE5687" w:rsidRPr="007A06F5">
        <w:rPr>
          <w:lang w:val="la-Latn"/>
        </w:rPr>
        <w:t>iquem de propinquis suis</w:t>
      </w:r>
      <w:r w:rsidR="009B2994" w:rsidRPr="007A06F5">
        <w:rPr>
          <w:lang w:val="la-Latn"/>
        </w:rPr>
        <w:t xml:space="preserve">, </w:t>
      </w:r>
      <w:r w:rsidR="00EE5687" w:rsidRPr="007A06F5">
        <w:rPr>
          <w:lang w:val="la-Latn"/>
        </w:rPr>
        <w:t xml:space="preserve">per </w:t>
      </w:r>
      <w:r w:rsidRPr="007A06F5">
        <w:rPr>
          <w:lang w:val="la-Latn"/>
        </w:rPr>
        <w:t>quem in servitium se casurum timet</w:t>
      </w:r>
      <w:r w:rsidR="009B2994" w:rsidRPr="007A06F5">
        <w:rPr>
          <w:lang w:val="la-Latn"/>
        </w:rPr>
        <w:t xml:space="preserve">, </w:t>
      </w:r>
      <w:r w:rsidRPr="007A06F5">
        <w:rPr>
          <w:lang w:val="la-Latn"/>
        </w:rPr>
        <w:t>occiderit</w:t>
      </w:r>
      <w:r w:rsidR="009B2994" w:rsidRPr="007A06F5">
        <w:rPr>
          <w:lang w:val="la-Latn"/>
        </w:rPr>
        <w:t xml:space="preserve">, </w:t>
      </w:r>
      <w:r w:rsidRPr="007A06F5">
        <w:rPr>
          <w:lang w:val="la-Latn"/>
        </w:rPr>
        <w:t>id est patrem</w:t>
      </w:r>
      <w:r w:rsidR="009B2994" w:rsidRPr="007A06F5">
        <w:rPr>
          <w:lang w:val="la-Latn"/>
        </w:rPr>
        <w:t xml:space="preserve">, </w:t>
      </w:r>
      <w:r w:rsidRPr="007A06F5">
        <w:rPr>
          <w:lang w:val="la-Latn"/>
        </w:rPr>
        <w:t>matrem</w:t>
      </w:r>
      <w:r w:rsidR="009B2994" w:rsidRPr="007A06F5">
        <w:rPr>
          <w:lang w:val="la-Latn"/>
        </w:rPr>
        <w:t xml:space="preserve">, </w:t>
      </w:r>
      <w:r w:rsidRPr="007A06F5">
        <w:rPr>
          <w:lang w:val="la-Latn"/>
        </w:rPr>
        <w:t>patru</w:t>
      </w:r>
      <w:r w:rsidR="00EE5687" w:rsidRPr="007A06F5">
        <w:rPr>
          <w:lang w:val="la-Latn"/>
        </w:rPr>
        <w:t>elem</w:t>
      </w:r>
      <w:r w:rsidR="009B2994" w:rsidRPr="007A06F5">
        <w:rPr>
          <w:lang w:val="la-Latn"/>
        </w:rPr>
        <w:t xml:space="preserve">, </w:t>
      </w:r>
      <w:r w:rsidR="00EE5687" w:rsidRPr="007A06F5">
        <w:rPr>
          <w:lang w:val="la-Latn"/>
        </w:rPr>
        <w:t xml:space="preserve">avunculum vel quamlibet </w:t>
      </w:r>
      <w:r w:rsidRPr="007A06F5">
        <w:rPr>
          <w:lang w:val="la-Latn"/>
        </w:rPr>
        <w:t>huiusmodi propinquitatis personam</w:t>
      </w:r>
      <w:r w:rsidR="009B2994" w:rsidRPr="007A06F5">
        <w:rPr>
          <w:lang w:val="la-Latn"/>
        </w:rPr>
        <w:t xml:space="preserve">, </w:t>
      </w:r>
      <w:r w:rsidRPr="007A06F5">
        <w:rPr>
          <w:lang w:val="la-Latn"/>
        </w:rPr>
        <w:t>ipse malis</w:t>
      </w:r>
      <w:r w:rsidR="009B2994" w:rsidRPr="007A06F5">
        <w:rPr>
          <w:lang w:val="la-Latn"/>
        </w:rPr>
        <w:t xml:space="preserve">, </w:t>
      </w:r>
      <w:r w:rsidRPr="007A06F5">
        <w:rPr>
          <w:lang w:val="la-Latn"/>
        </w:rPr>
        <w:t>quibus perpetraverat</w:t>
      </w:r>
      <w:r w:rsidR="009B2994" w:rsidRPr="007A06F5">
        <w:rPr>
          <w:lang w:val="la-Latn"/>
        </w:rPr>
        <w:t xml:space="preserve">, </w:t>
      </w:r>
      <w:r w:rsidRPr="007A06F5">
        <w:rPr>
          <w:lang w:val="la-Latn"/>
        </w:rPr>
        <w:t>moriat</w:t>
      </w:r>
      <w:r w:rsidR="00EE5687" w:rsidRPr="007A06F5">
        <w:rPr>
          <w:lang w:val="la-Latn"/>
        </w:rPr>
        <w:t>ur</w:t>
      </w:r>
      <w:r w:rsidR="009B2994" w:rsidRPr="007A06F5">
        <w:rPr>
          <w:lang w:val="la-Latn"/>
        </w:rPr>
        <w:t xml:space="preserve">. </w:t>
      </w:r>
      <w:r w:rsidR="00B13BF9" w:rsidRPr="007A06F5">
        <w:rPr>
          <w:lang w:val="la-Latn"/>
        </w:rPr>
        <w:t>Agnatio eius</w:t>
      </w:r>
      <w:r w:rsidR="00EE5687" w:rsidRPr="007A06F5">
        <w:rPr>
          <w:lang w:val="la-Latn"/>
        </w:rPr>
        <w:t xml:space="preserve"> et consan</w:t>
      </w:r>
      <w:r w:rsidRPr="007A06F5">
        <w:rPr>
          <w:lang w:val="la-Latn"/>
        </w:rPr>
        <w:t>guinitas in servitium cadat</w:t>
      </w:r>
      <w:r w:rsidR="009B2994" w:rsidRPr="007A06F5">
        <w:rPr>
          <w:lang w:val="la-Latn"/>
        </w:rPr>
        <w:t xml:space="preserve">. </w:t>
      </w:r>
      <w:r w:rsidRPr="007A06F5">
        <w:rPr>
          <w:lang w:val="la-Latn"/>
        </w:rPr>
        <w:t>Et si negaverit se illum occidisse</w:t>
      </w:r>
      <w:r w:rsidR="009B2994" w:rsidRPr="007A06F5">
        <w:rPr>
          <w:lang w:val="la-Latn"/>
        </w:rPr>
        <w:t xml:space="preserve">, </w:t>
      </w:r>
      <w:r w:rsidRPr="007A06F5">
        <w:rPr>
          <w:lang w:val="la-Latn"/>
        </w:rPr>
        <w:t xml:space="preserve">ad novem </w:t>
      </w:r>
      <w:r w:rsidR="00EE5687" w:rsidRPr="007A06F5">
        <w:rPr>
          <w:lang w:val="la-Latn"/>
        </w:rPr>
        <w:t>vomeres ignitos iudicio dei exa</w:t>
      </w:r>
      <w:r w:rsidRPr="007A06F5">
        <w:rPr>
          <w:lang w:val="la-Latn"/>
        </w:rPr>
        <w:t>minandus accedat</w:t>
      </w:r>
      <w:r w:rsidR="009B2994" w:rsidRPr="007A06F5">
        <w:rPr>
          <w:lang w:val="la-Latn"/>
        </w:rPr>
        <w:t xml:space="preserve">. </w:t>
      </w:r>
    </w:p>
    <w:p w14:paraId="7AD273A6" w14:textId="73AEDD40" w:rsidR="00F56D02" w:rsidRPr="007A06F5" w:rsidRDefault="00F56D02" w:rsidP="00F56D02">
      <w:pPr>
        <w:pStyle w:val="Normlnweb"/>
        <w:rPr>
          <w:lang w:val="la-Latn"/>
        </w:rPr>
      </w:pPr>
      <w:r w:rsidRPr="007A06F5">
        <w:rPr>
          <w:lang w:val="la-Latn"/>
        </w:rPr>
        <w:t>XXVII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DE FURTO ACCUSATI FUERINT</w:t>
      </w:r>
      <w:r w:rsidR="009B2994" w:rsidRPr="007A06F5">
        <w:rPr>
          <w:lang w:val="la-Latn"/>
        </w:rPr>
        <w:t xml:space="preserve">. </w:t>
      </w:r>
    </w:p>
    <w:p w14:paraId="13E0924E" w14:textId="1DE0097F" w:rsidR="00F56D02" w:rsidRPr="007A06F5" w:rsidRDefault="00F56D02" w:rsidP="00F56D02">
      <w:pPr>
        <w:pStyle w:val="Normlnweb"/>
        <w:rPr>
          <w:lang w:val="la-Latn"/>
        </w:rPr>
      </w:pPr>
      <w:r w:rsidRPr="007A06F5">
        <w:rPr>
          <w:lang w:val="la-Latn"/>
        </w:rPr>
        <w:t>Si liber homo de furto accusatus fuerit et res proprias habuerit</w:t>
      </w:r>
      <w:r w:rsidR="009B2994" w:rsidRPr="007A06F5">
        <w:rPr>
          <w:lang w:val="la-Latn"/>
        </w:rPr>
        <w:t xml:space="preserve">, </w:t>
      </w:r>
      <w:r w:rsidRPr="007A06F5">
        <w:rPr>
          <w:lang w:val="la-Latn"/>
        </w:rPr>
        <w:t>in mallo ad praesentiam/ comitis se adhramiat</w:t>
      </w:r>
      <w:r w:rsidR="009B2994" w:rsidRPr="007A06F5">
        <w:rPr>
          <w:lang w:val="la-Latn"/>
        </w:rPr>
        <w:t xml:space="preserve">. </w:t>
      </w:r>
      <w:r w:rsidRPr="007A06F5">
        <w:rPr>
          <w:lang w:val="la-Latn"/>
        </w:rPr>
        <w:t>Et si res non habet</w:t>
      </w:r>
      <w:r w:rsidR="009B2994" w:rsidRPr="007A06F5">
        <w:rPr>
          <w:lang w:val="la-Latn"/>
        </w:rPr>
        <w:t xml:space="preserve">, </w:t>
      </w:r>
      <w:r w:rsidRPr="007A06F5">
        <w:rPr>
          <w:lang w:val="la-Latn"/>
        </w:rPr>
        <w:t>fideiussores d</w:t>
      </w:r>
      <w:r w:rsidR="00EE5687" w:rsidRPr="007A06F5">
        <w:rPr>
          <w:lang w:val="la-Latn"/>
        </w:rPr>
        <w:t>onet</w:t>
      </w:r>
      <w:r w:rsidR="009B2994" w:rsidRPr="007A06F5">
        <w:rPr>
          <w:lang w:val="la-Latn"/>
        </w:rPr>
        <w:t xml:space="preserve">, </w:t>
      </w:r>
      <w:r w:rsidR="00EE5687" w:rsidRPr="007A06F5">
        <w:rPr>
          <w:lang w:val="la-Latn"/>
        </w:rPr>
        <w:t xml:space="preserve">qui eum adhramire et in </w:t>
      </w:r>
      <w:r w:rsidRPr="007A06F5">
        <w:rPr>
          <w:lang w:val="la-Latn"/>
        </w:rPr>
        <w:t>placitum adduci faciant</w:t>
      </w:r>
      <w:r w:rsidR="009B2994" w:rsidRPr="007A06F5">
        <w:rPr>
          <w:lang w:val="la-Latn"/>
        </w:rPr>
        <w:t xml:space="preserve">. </w:t>
      </w:r>
      <w:r w:rsidRPr="007A06F5">
        <w:rPr>
          <w:lang w:val="la-Latn"/>
        </w:rPr>
        <w:t>Et liceat ei prima vice per</w:t>
      </w:r>
      <w:r w:rsidR="00EE5687" w:rsidRPr="007A06F5">
        <w:rPr>
          <w:lang w:val="la-Latn"/>
        </w:rPr>
        <w:t xml:space="preserve"> sacramentum se secundum legem </w:t>
      </w:r>
      <w:r w:rsidRPr="007A06F5">
        <w:rPr>
          <w:lang w:val="la-Latn"/>
        </w:rPr>
        <w:t>idoniare</w:t>
      </w:r>
      <w:r w:rsidR="009B2994" w:rsidRPr="007A06F5">
        <w:rPr>
          <w:lang w:val="la-Latn"/>
        </w:rPr>
        <w:t xml:space="preserve">, </w:t>
      </w:r>
      <w:r w:rsidRPr="007A06F5">
        <w:rPr>
          <w:lang w:val="la-Latn"/>
        </w:rPr>
        <w:t>si potuerit</w:t>
      </w:r>
      <w:r w:rsidR="009B2994" w:rsidRPr="007A06F5">
        <w:rPr>
          <w:lang w:val="la-Latn"/>
        </w:rPr>
        <w:t xml:space="preserve">. </w:t>
      </w:r>
      <w:r w:rsidRPr="007A06F5">
        <w:rPr>
          <w:lang w:val="la-Latn"/>
        </w:rPr>
        <w:t>At si alia vice duo vel tres eum de furto a</w:t>
      </w:r>
      <w:r w:rsidR="00EE5687" w:rsidRPr="007A06F5">
        <w:rPr>
          <w:lang w:val="la-Latn"/>
        </w:rPr>
        <w:t>ccusaverint</w:t>
      </w:r>
      <w:r w:rsidR="009B2994" w:rsidRPr="007A06F5">
        <w:rPr>
          <w:lang w:val="la-Latn"/>
        </w:rPr>
        <w:t xml:space="preserve">, </w:t>
      </w:r>
      <w:r w:rsidR="00EE5687" w:rsidRPr="007A06F5">
        <w:rPr>
          <w:lang w:val="la-Latn"/>
        </w:rPr>
        <w:t xml:space="preserve">liceat ei contra </w:t>
      </w:r>
      <w:r w:rsidRPr="007A06F5">
        <w:rPr>
          <w:lang w:val="la-Latn"/>
        </w:rPr>
        <w:t>unum ex his eum scuto et fuste in campo contendere</w:t>
      </w:r>
      <w:r w:rsidR="009B2994" w:rsidRPr="007A06F5">
        <w:rPr>
          <w:lang w:val="la-Latn"/>
        </w:rPr>
        <w:t xml:space="preserve">. </w:t>
      </w:r>
      <w:r w:rsidRPr="007A06F5">
        <w:rPr>
          <w:lang w:val="la-Latn"/>
        </w:rPr>
        <w:t>Quo</w:t>
      </w:r>
      <w:r w:rsidR="00EE5687" w:rsidRPr="007A06F5">
        <w:rPr>
          <w:lang w:val="la-Latn"/>
        </w:rPr>
        <w:t xml:space="preserve">d si servus de furto accusatus </w:t>
      </w:r>
      <w:r w:rsidRPr="007A06F5">
        <w:rPr>
          <w:lang w:val="la-Latn"/>
        </w:rPr>
        <w:t>fuerit</w:t>
      </w:r>
      <w:r w:rsidR="009B2994" w:rsidRPr="007A06F5">
        <w:rPr>
          <w:lang w:val="la-Latn"/>
        </w:rPr>
        <w:t xml:space="preserve">, </w:t>
      </w:r>
      <w:r w:rsidRPr="007A06F5">
        <w:rPr>
          <w:lang w:val="la-Latn"/>
        </w:rPr>
        <w:t>dominus eius pro eo emendet aut eum sacramento excuset</w:t>
      </w:r>
      <w:r w:rsidR="009B2994" w:rsidRPr="007A06F5">
        <w:rPr>
          <w:lang w:val="la-Latn"/>
        </w:rPr>
        <w:t xml:space="preserve">, </w:t>
      </w:r>
      <w:r w:rsidRPr="007A06F5">
        <w:rPr>
          <w:lang w:val="la-Latn"/>
        </w:rPr>
        <w:t>nisi tale f</w:t>
      </w:r>
      <w:r w:rsidR="00EE5687" w:rsidRPr="007A06F5">
        <w:rPr>
          <w:lang w:val="la-Latn"/>
        </w:rPr>
        <w:t xml:space="preserve">urtum per </w:t>
      </w:r>
      <w:r w:rsidRPr="007A06F5">
        <w:rPr>
          <w:lang w:val="la-Latn"/>
        </w:rPr>
        <w:t>petratum habeat</w:t>
      </w:r>
      <w:r w:rsidR="009B2994" w:rsidRPr="007A06F5">
        <w:rPr>
          <w:lang w:val="la-Latn"/>
        </w:rPr>
        <w:t xml:space="preserve">, </w:t>
      </w:r>
      <w:r w:rsidRPr="007A06F5">
        <w:rPr>
          <w:lang w:val="la-Latn"/>
        </w:rPr>
        <w:t>propter quod ad supplicium tradi debeat</w:t>
      </w:r>
      <w:r w:rsidR="009B2994" w:rsidRPr="007A06F5">
        <w:rPr>
          <w:lang w:val="la-Latn"/>
        </w:rPr>
        <w:t xml:space="preserve">. </w:t>
      </w:r>
    </w:p>
    <w:p w14:paraId="295987E3" w14:textId="0E9C3492" w:rsidR="00F56D02" w:rsidRPr="007A06F5" w:rsidRDefault="00F56D02" w:rsidP="00F56D02">
      <w:pPr>
        <w:pStyle w:val="Normlnweb"/>
        <w:rPr>
          <w:lang w:val="la-Latn"/>
        </w:rPr>
      </w:pPr>
      <w:r w:rsidRPr="007A06F5">
        <w:rPr>
          <w:lang w:val="la-Latn"/>
        </w:rPr>
        <w:t>XXVIII</w:t>
      </w:r>
      <w:r w:rsidR="009B2994" w:rsidRPr="007A06F5">
        <w:rPr>
          <w:lang w:val="la-Latn"/>
        </w:rPr>
        <w:t xml:space="preserve">. </w:t>
      </w:r>
      <w:r w:rsidRPr="007A06F5">
        <w:rPr>
          <w:lang w:val="la-Latn"/>
        </w:rPr>
        <w:t>DE DISPECTU LITTERARUM DOMINICARUM</w:t>
      </w:r>
      <w:r w:rsidR="009B2994" w:rsidRPr="007A06F5">
        <w:rPr>
          <w:lang w:val="la-Latn"/>
        </w:rPr>
        <w:t xml:space="preserve">. </w:t>
      </w:r>
    </w:p>
    <w:p w14:paraId="2B318DB3" w14:textId="3FF341F2" w:rsidR="00F56D02" w:rsidRPr="007A06F5" w:rsidRDefault="00F56D02" w:rsidP="00F56D02">
      <w:pPr>
        <w:pStyle w:val="Normlnweb"/>
        <w:rPr>
          <w:lang w:val="la-Latn"/>
        </w:rPr>
      </w:pPr>
      <w:r w:rsidRPr="007A06F5">
        <w:rPr>
          <w:lang w:val="la-Latn"/>
        </w:rPr>
        <w:t>Si quis litteras nostras dispexerit</w:t>
      </w:r>
      <w:r w:rsidR="009B2994" w:rsidRPr="007A06F5">
        <w:rPr>
          <w:lang w:val="la-Latn"/>
        </w:rPr>
        <w:t xml:space="preserve">, </w:t>
      </w:r>
      <w:r w:rsidRPr="007A06F5">
        <w:rPr>
          <w:lang w:val="la-Latn"/>
        </w:rPr>
        <w:t>id est tractoriam</w:t>
      </w:r>
      <w:r w:rsidR="009B2994" w:rsidRPr="007A06F5">
        <w:rPr>
          <w:lang w:val="la-Latn"/>
        </w:rPr>
        <w:t xml:space="preserve">, </w:t>
      </w:r>
      <w:r w:rsidRPr="007A06F5">
        <w:rPr>
          <w:lang w:val="la-Latn"/>
        </w:rPr>
        <w:t>q</w:t>
      </w:r>
      <w:r w:rsidR="00EE5687" w:rsidRPr="007A06F5">
        <w:rPr>
          <w:lang w:val="la-Latn"/>
        </w:rPr>
        <w:t xml:space="preserve">uae propter missos recipiendos </w:t>
      </w:r>
      <w:r w:rsidRPr="007A06F5">
        <w:rPr>
          <w:lang w:val="la-Latn"/>
        </w:rPr>
        <w:t>dirigitur</w:t>
      </w:r>
      <w:r w:rsidR="009B2994" w:rsidRPr="007A06F5">
        <w:rPr>
          <w:lang w:val="la-Latn"/>
        </w:rPr>
        <w:t xml:space="preserve">, </w:t>
      </w:r>
      <w:r w:rsidRPr="007A06F5">
        <w:rPr>
          <w:lang w:val="la-Latn"/>
        </w:rPr>
        <w:t>aut honores</w:t>
      </w:r>
      <w:r w:rsidR="009B2994" w:rsidRPr="007A06F5">
        <w:rPr>
          <w:lang w:val="la-Latn"/>
        </w:rPr>
        <w:t xml:space="preserve">, </w:t>
      </w:r>
      <w:r w:rsidRPr="007A06F5">
        <w:rPr>
          <w:lang w:val="la-Latn"/>
        </w:rPr>
        <w:t>quos habet</w:t>
      </w:r>
      <w:r w:rsidR="009B2994" w:rsidRPr="007A06F5">
        <w:rPr>
          <w:lang w:val="la-Latn"/>
        </w:rPr>
        <w:t xml:space="preserve">, </w:t>
      </w:r>
      <w:r w:rsidRPr="007A06F5">
        <w:rPr>
          <w:lang w:val="la-Latn"/>
        </w:rPr>
        <w:t>amittat aut in eo loco</w:t>
      </w:r>
      <w:r w:rsidR="009B2994" w:rsidRPr="007A06F5">
        <w:rPr>
          <w:lang w:val="la-Latn"/>
        </w:rPr>
        <w:t xml:space="preserve">, </w:t>
      </w:r>
      <w:r w:rsidR="00EE5687" w:rsidRPr="007A06F5">
        <w:rPr>
          <w:lang w:val="la-Latn"/>
        </w:rPr>
        <w:t>ubi praedictos missos susci</w:t>
      </w:r>
      <w:r w:rsidRPr="007A06F5">
        <w:rPr>
          <w:lang w:val="la-Latn"/>
        </w:rPr>
        <w:t>pere debuit</w:t>
      </w:r>
      <w:r w:rsidR="009B2994" w:rsidRPr="007A06F5">
        <w:rPr>
          <w:lang w:val="la-Latn"/>
        </w:rPr>
        <w:t xml:space="preserve">, </w:t>
      </w:r>
      <w:r w:rsidRPr="007A06F5">
        <w:rPr>
          <w:lang w:val="la-Latn"/>
        </w:rPr>
        <w:t xml:space="preserve">tamdiu resideat et de suis rebus legationes illuc </w:t>
      </w:r>
      <w:r w:rsidR="00EE5687" w:rsidRPr="007A06F5">
        <w:rPr>
          <w:lang w:val="la-Latn"/>
        </w:rPr>
        <w:t>venientes suscipiat</w:t>
      </w:r>
      <w:r w:rsidR="009B2994" w:rsidRPr="007A06F5">
        <w:rPr>
          <w:lang w:val="la-Latn"/>
        </w:rPr>
        <w:t xml:space="preserve">, </w:t>
      </w:r>
      <w:r w:rsidR="00EE5687" w:rsidRPr="007A06F5">
        <w:rPr>
          <w:lang w:val="la-Latn"/>
        </w:rPr>
        <w:t xml:space="preserve">quousque </w:t>
      </w:r>
      <w:r w:rsidRPr="007A06F5">
        <w:rPr>
          <w:lang w:val="la-Latn"/>
        </w:rPr>
        <w:t xml:space="preserve">animo nostro </w:t>
      </w:r>
      <w:r w:rsidRPr="007A06F5">
        <w:rPr>
          <w:lang w:val="la-Latn"/>
        </w:rPr>
        <w:lastRenderedPageBreak/>
        <w:t>satisfactum habeat</w:t>
      </w:r>
      <w:r w:rsidR="009B2994" w:rsidRPr="007A06F5">
        <w:rPr>
          <w:lang w:val="la-Latn"/>
        </w:rPr>
        <w:t xml:space="preserve">. </w:t>
      </w:r>
      <w:r w:rsidRPr="007A06F5">
        <w:rPr>
          <w:lang w:val="la-Latn"/>
        </w:rPr>
        <w:t>Qui vero epistola</w:t>
      </w:r>
      <w:r w:rsidR="00EE5687" w:rsidRPr="007A06F5">
        <w:rPr>
          <w:lang w:val="la-Latn"/>
        </w:rPr>
        <w:t>m nostram quocumque modo dispe</w:t>
      </w:r>
      <w:r w:rsidRPr="007A06F5">
        <w:rPr>
          <w:lang w:val="la-Latn"/>
        </w:rPr>
        <w:t>xerit</w:t>
      </w:r>
      <w:r w:rsidR="009B2994" w:rsidRPr="007A06F5">
        <w:rPr>
          <w:lang w:val="la-Latn"/>
        </w:rPr>
        <w:t xml:space="preserve">, </w:t>
      </w:r>
      <w:r w:rsidRPr="007A06F5">
        <w:rPr>
          <w:lang w:val="la-Latn"/>
        </w:rPr>
        <w:t>iussu nostro ad palatium veniat et iuxta voluntatem nostram congruam stultitiae /suae castigationem accipiat</w:t>
      </w:r>
      <w:r w:rsidR="009B2994" w:rsidRPr="007A06F5">
        <w:rPr>
          <w:lang w:val="la-Latn"/>
        </w:rPr>
        <w:t xml:space="preserve">. </w:t>
      </w:r>
      <w:r w:rsidRPr="007A06F5">
        <w:rPr>
          <w:lang w:val="la-Latn"/>
        </w:rPr>
        <w:t>Et si homo liber vel ministeria</w:t>
      </w:r>
      <w:r w:rsidR="00EE5687" w:rsidRPr="007A06F5">
        <w:rPr>
          <w:lang w:val="la-Latn"/>
        </w:rPr>
        <w:t>lis comitis hoc fecerit</w:t>
      </w:r>
      <w:r w:rsidR="009B2994" w:rsidRPr="007A06F5">
        <w:rPr>
          <w:lang w:val="la-Latn"/>
        </w:rPr>
        <w:t xml:space="preserve">, </w:t>
      </w:r>
      <w:r w:rsidR="00EE5687" w:rsidRPr="007A06F5">
        <w:rPr>
          <w:lang w:val="la-Latn"/>
        </w:rPr>
        <w:t>hono</w:t>
      </w:r>
      <w:r w:rsidRPr="007A06F5">
        <w:rPr>
          <w:lang w:val="la-Latn"/>
        </w:rPr>
        <w:t>rem</w:t>
      </w:r>
      <w:r w:rsidR="009B2994" w:rsidRPr="007A06F5">
        <w:rPr>
          <w:lang w:val="la-Latn"/>
        </w:rPr>
        <w:t xml:space="preserve">, </w:t>
      </w:r>
      <w:r w:rsidRPr="007A06F5">
        <w:rPr>
          <w:lang w:val="la-Latn"/>
        </w:rPr>
        <w:t>qualemcumque habuerit</w:t>
      </w:r>
      <w:r w:rsidR="009B2994" w:rsidRPr="007A06F5">
        <w:rPr>
          <w:lang w:val="la-Latn"/>
        </w:rPr>
        <w:t xml:space="preserve">, </w:t>
      </w:r>
      <w:r w:rsidRPr="007A06F5">
        <w:rPr>
          <w:lang w:val="la-Latn"/>
        </w:rPr>
        <w:t>sive beneficium amittat</w:t>
      </w:r>
      <w:r w:rsidR="009B2994" w:rsidRPr="007A06F5">
        <w:rPr>
          <w:lang w:val="la-Latn"/>
        </w:rPr>
        <w:t xml:space="preserve">. </w:t>
      </w:r>
      <w:r w:rsidRPr="007A06F5">
        <w:rPr>
          <w:lang w:val="la-Latn"/>
        </w:rPr>
        <w:t xml:space="preserve">Et si </w:t>
      </w:r>
      <w:r w:rsidR="00EE5687" w:rsidRPr="007A06F5">
        <w:rPr>
          <w:lang w:val="la-Latn"/>
        </w:rPr>
        <w:t>servus fuerit</w:t>
      </w:r>
      <w:r w:rsidR="009B2994" w:rsidRPr="007A06F5">
        <w:rPr>
          <w:lang w:val="la-Latn"/>
        </w:rPr>
        <w:t xml:space="preserve">, </w:t>
      </w:r>
      <w:r w:rsidR="00EE5687" w:rsidRPr="007A06F5">
        <w:rPr>
          <w:lang w:val="la-Latn"/>
        </w:rPr>
        <w:t xml:space="preserve">nudus ad palum </w:t>
      </w:r>
      <w:r w:rsidRPr="007A06F5">
        <w:rPr>
          <w:lang w:val="la-Latn"/>
        </w:rPr>
        <w:t>vapulet et caput eius tondeatur</w:t>
      </w:r>
      <w:r w:rsidR="009B2994" w:rsidRPr="007A06F5">
        <w:rPr>
          <w:lang w:val="la-Latn"/>
        </w:rPr>
        <w:t xml:space="preserve">. </w:t>
      </w:r>
    </w:p>
    <w:p w14:paraId="2715D3A9" w14:textId="20980FBE" w:rsidR="00F56D02" w:rsidRPr="007A06F5" w:rsidRDefault="00F56D02" w:rsidP="00F56D02">
      <w:pPr>
        <w:pStyle w:val="Normlnweb"/>
        <w:rPr>
          <w:lang w:val="la-Latn"/>
        </w:rPr>
      </w:pPr>
      <w:r w:rsidRPr="007A06F5">
        <w:rPr>
          <w:lang w:val="la-Latn"/>
        </w:rPr>
        <w:t>XXVIIII</w:t>
      </w:r>
      <w:r w:rsidR="009B2994" w:rsidRPr="007A06F5">
        <w:rPr>
          <w:lang w:val="la-Latn"/>
        </w:rPr>
        <w:t xml:space="preserve">. </w:t>
      </w:r>
      <w:r w:rsidRPr="007A06F5">
        <w:rPr>
          <w:lang w:val="la-Latn"/>
        </w:rPr>
        <w:t>DE INIUSTIS TELONEIS ET CONSUETUDINIBUS</w:t>
      </w:r>
      <w:r w:rsidR="009B2994" w:rsidRPr="007A06F5">
        <w:rPr>
          <w:lang w:val="la-Latn"/>
        </w:rPr>
        <w:t xml:space="preserve">. </w:t>
      </w:r>
    </w:p>
    <w:p w14:paraId="28C39B2D" w14:textId="7E7B9B94" w:rsidR="00F56D02" w:rsidRPr="007A06F5" w:rsidRDefault="00F56D02" w:rsidP="00F56D02">
      <w:pPr>
        <w:pStyle w:val="Normlnweb"/>
        <w:rPr>
          <w:lang w:val="la-Latn"/>
        </w:rPr>
      </w:pPr>
      <w:r w:rsidRPr="007A06F5">
        <w:rPr>
          <w:lang w:val="la-Latn"/>
        </w:rPr>
        <w:t xml:space="preserve">Ut ubi tempore avi nostri domni Pippini consuetudo </w:t>
      </w:r>
      <w:r w:rsidR="00EE5687" w:rsidRPr="007A06F5">
        <w:rPr>
          <w:lang w:val="la-Latn"/>
        </w:rPr>
        <w:t>fuit teloneum dare</w:t>
      </w:r>
      <w:r w:rsidR="009B2994" w:rsidRPr="007A06F5">
        <w:rPr>
          <w:lang w:val="la-Latn"/>
        </w:rPr>
        <w:t xml:space="preserve">, </w:t>
      </w:r>
      <w:r w:rsidR="00EE5687" w:rsidRPr="007A06F5">
        <w:rPr>
          <w:lang w:val="la-Latn"/>
        </w:rPr>
        <w:t xml:space="preserve">ibi et in </w:t>
      </w:r>
      <w:r w:rsidRPr="007A06F5">
        <w:rPr>
          <w:lang w:val="la-Latn"/>
        </w:rPr>
        <w:t>futurum detur</w:t>
      </w:r>
      <w:r w:rsidR="009B2994" w:rsidRPr="007A06F5">
        <w:rPr>
          <w:lang w:val="la-Latn"/>
        </w:rPr>
        <w:t xml:space="preserve">; </w:t>
      </w:r>
      <w:r w:rsidRPr="007A06F5">
        <w:rPr>
          <w:lang w:val="la-Latn"/>
        </w:rPr>
        <w:t>nam ubi noviter inceptum est</w:t>
      </w:r>
      <w:r w:rsidR="009B2994" w:rsidRPr="007A06F5">
        <w:rPr>
          <w:lang w:val="la-Latn"/>
        </w:rPr>
        <w:t xml:space="preserve">, </w:t>
      </w:r>
      <w:r w:rsidRPr="007A06F5">
        <w:rPr>
          <w:lang w:val="la-Latn"/>
        </w:rPr>
        <w:t>ulterius non agatur</w:t>
      </w:r>
      <w:r w:rsidR="009B2994" w:rsidRPr="007A06F5">
        <w:rPr>
          <w:lang w:val="la-Latn"/>
        </w:rPr>
        <w:t xml:space="preserve">. </w:t>
      </w:r>
      <w:r w:rsidRPr="007A06F5">
        <w:rPr>
          <w:lang w:val="la-Latn"/>
        </w:rPr>
        <w:t>Et ubi nece</w:t>
      </w:r>
      <w:r w:rsidR="00EE5687" w:rsidRPr="007A06F5">
        <w:rPr>
          <w:lang w:val="la-Latn"/>
        </w:rPr>
        <w:t xml:space="preserve">sse non </w:t>
      </w:r>
      <w:r w:rsidRPr="007A06F5">
        <w:rPr>
          <w:lang w:val="la-Latn"/>
        </w:rPr>
        <w:t xml:space="preserve">est fluvium aliquem per pontem transmeare vel </w:t>
      </w:r>
      <w:r w:rsidR="00EE5687" w:rsidRPr="007A06F5">
        <w:rPr>
          <w:lang w:val="la-Latn"/>
        </w:rPr>
        <w:t xml:space="preserve">ubi navis per mediam aquam aut </w:t>
      </w:r>
      <w:r w:rsidRPr="007A06F5">
        <w:rPr>
          <w:lang w:val="la-Latn"/>
        </w:rPr>
        <w:t>subtus pontem ierit et ad ripam non adpropinquaver</w:t>
      </w:r>
      <w:r w:rsidR="00EE5687" w:rsidRPr="007A06F5">
        <w:rPr>
          <w:lang w:val="la-Latn"/>
        </w:rPr>
        <w:t xml:space="preserve">it neque ibidem aliquid emptum </w:t>
      </w:r>
      <w:r w:rsidRPr="007A06F5">
        <w:rPr>
          <w:lang w:val="la-Latn"/>
        </w:rPr>
        <w:t>vel venundatum fuerit</w:t>
      </w:r>
      <w:r w:rsidR="009B2994" w:rsidRPr="007A06F5">
        <w:rPr>
          <w:lang w:val="la-Latn"/>
        </w:rPr>
        <w:t xml:space="preserve">, </w:t>
      </w:r>
      <w:r w:rsidRPr="007A06F5">
        <w:rPr>
          <w:lang w:val="la-Latn"/>
        </w:rPr>
        <w:t>ulterius teloneum non detur</w:t>
      </w:r>
      <w:r w:rsidR="009B2994" w:rsidRPr="007A06F5">
        <w:rPr>
          <w:lang w:val="la-Latn"/>
        </w:rPr>
        <w:t xml:space="preserve">. </w:t>
      </w:r>
      <w:r w:rsidRPr="007A06F5">
        <w:rPr>
          <w:lang w:val="la-Latn"/>
        </w:rPr>
        <w:t>Et nemo cogat alium ad p</w:t>
      </w:r>
      <w:r w:rsidR="00EE5687" w:rsidRPr="007A06F5">
        <w:rPr>
          <w:lang w:val="la-Latn"/>
        </w:rPr>
        <w:t xml:space="preserve">ontem </w:t>
      </w:r>
      <w:r w:rsidRPr="007A06F5">
        <w:rPr>
          <w:lang w:val="la-Latn"/>
        </w:rPr>
        <w:t>ire</w:t>
      </w:r>
      <w:r w:rsidR="009B2994" w:rsidRPr="007A06F5">
        <w:rPr>
          <w:lang w:val="la-Latn"/>
        </w:rPr>
        <w:t xml:space="preserve">, </w:t>
      </w:r>
      <w:r w:rsidRPr="007A06F5">
        <w:rPr>
          <w:lang w:val="la-Latn"/>
        </w:rPr>
        <w:t>ubi iuxta pontem aquam transmeare potest</w:t>
      </w:r>
      <w:r w:rsidR="009B2994" w:rsidRPr="007A06F5">
        <w:rPr>
          <w:lang w:val="la-Latn"/>
        </w:rPr>
        <w:t xml:space="preserve">. </w:t>
      </w:r>
      <w:r w:rsidRPr="007A06F5">
        <w:rPr>
          <w:lang w:val="la-Latn"/>
        </w:rPr>
        <w:t>Et qui ulterius</w:t>
      </w:r>
      <w:r w:rsidR="00EE5687" w:rsidRPr="007A06F5">
        <w:rPr>
          <w:lang w:val="la-Latn"/>
        </w:rPr>
        <w:t xml:space="preserve"> in talibus locis vel de eis</w:t>
      </w:r>
      <w:r w:rsidR="009B2994" w:rsidRPr="007A06F5">
        <w:rPr>
          <w:lang w:val="la-Latn"/>
        </w:rPr>
        <w:t xml:space="preserve">, </w:t>
      </w:r>
      <w:r w:rsidRPr="007A06F5">
        <w:rPr>
          <w:lang w:val="la-Latn"/>
        </w:rPr>
        <w:t>qui ad palatium seu in hostem pergunt</w:t>
      </w:r>
      <w:r w:rsidR="009B2994" w:rsidRPr="007A06F5">
        <w:rPr>
          <w:lang w:val="la-Latn"/>
        </w:rPr>
        <w:t xml:space="preserve">, </w:t>
      </w:r>
      <w:r w:rsidRPr="007A06F5">
        <w:rPr>
          <w:lang w:val="la-Latn"/>
        </w:rPr>
        <w:t>teloneum ex</w:t>
      </w:r>
      <w:r w:rsidR="00EE5687" w:rsidRPr="007A06F5">
        <w:rPr>
          <w:lang w:val="la-Latn"/>
        </w:rPr>
        <w:t>actaverit</w:t>
      </w:r>
      <w:r w:rsidR="009B2994" w:rsidRPr="007A06F5">
        <w:rPr>
          <w:lang w:val="la-Latn"/>
        </w:rPr>
        <w:t xml:space="preserve">, </w:t>
      </w:r>
      <w:r w:rsidR="00EE5687" w:rsidRPr="007A06F5">
        <w:rPr>
          <w:lang w:val="la-Latn"/>
        </w:rPr>
        <w:t xml:space="preserve">cum sua lege ipsum </w:t>
      </w:r>
      <w:r w:rsidRPr="007A06F5">
        <w:rPr>
          <w:lang w:val="la-Latn"/>
        </w:rPr>
        <w:t>teloneum reddat et bannum nostrum</w:t>
      </w:r>
      <w:r w:rsidR="009B2994" w:rsidRPr="007A06F5">
        <w:rPr>
          <w:lang w:val="la-Latn"/>
        </w:rPr>
        <w:t xml:space="preserve">, </w:t>
      </w:r>
      <w:r w:rsidRPr="007A06F5">
        <w:rPr>
          <w:lang w:val="la-Latn"/>
        </w:rPr>
        <w:t>id est LX solidos</w:t>
      </w:r>
      <w:r w:rsidR="009B2994" w:rsidRPr="007A06F5">
        <w:rPr>
          <w:lang w:val="la-Latn"/>
        </w:rPr>
        <w:t xml:space="preserve">, </w:t>
      </w:r>
      <w:r w:rsidRPr="007A06F5">
        <w:rPr>
          <w:lang w:val="la-Latn"/>
        </w:rPr>
        <w:t>componat</w:t>
      </w:r>
      <w:r w:rsidR="009B2994" w:rsidRPr="007A06F5">
        <w:rPr>
          <w:lang w:val="la-Latn"/>
        </w:rPr>
        <w:t xml:space="preserve">. </w:t>
      </w:r>
      <w:r w:rsidRPr="007A06F5">
        <w:rPr>
          <w:lang w:val="la-Latn"/>
        </w:rPr>
        <w:t>/</w:t>
      </w:r>
    </w:p>
    <w:p w14:paraId="0AB82B16" w14:textId="4E98FDD9"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HIS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BONOS DENARIOS ACCIPERE NOLUNT</w:t>
      </w:r>
      <w:r w:rsidR="009B2994" w:rsidRPr="007A06F5">
        <w:rPr>
          <w:rFonts w:ascii="Times New Roman" w:eastAsia="Times New Roman" w:hAnsi="Times New Roman" w:cs="Times New Roman"/>
          <w:sz w:val="24"/>
          <w:szCs w:val="24"/>
          <w:lang w:val="la-Latn" w:eastAsia="cs-CZ"/>
        </w:rPr>
        <w:t xml:space="preserve">. </w:t>
      </w:r>
    </w:p>
    <w:p w14:paraId="4988B0E1" w14:textId="2713768E"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Quicumque liber homo denarium merum et bene pen</w:t>
      </w:r>
      <w:r w:rsidR="00EE5687" w:rsidRPr="007A06F5">
        <w:rPr>
          <w:rFonts w:ascii="Times New Roman" w:eastAsia="Times New Roman" w:hAnsi="Times New Roman" w:cs="Times New Roman"/>
          <w:sz w:val="24"/>
          <w:szCs w:val="24"/>
          <w:lang w:val="la-Latn" w:eastAsia="cs-CZ"/>
        </w:rPr>
        <w:t>santem recipere noluerit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ban</w:t>
      </w:r>
      <w:r w:rsidRPr="007A06F5">
        <w:rPr>
          <w:rFonts w:ascii="Times New Roman" w:eastAsia="Times New Roman" w:hAnsi="Times New Roman" w:cs="Times New Roman"/>
          <w:sz w:val="24"/>
          <w:szCs w:val="24"/>
          <w:lang w:val="la-Latn" w:eastAsia="cs-CZ"/>
        </w:rPr>
        <w:t>num nostrum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id est LX solides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conponat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servi ec</w:t>
      </w:r>
      <w:r w:rsidR="00EE5687" w:rsidRPr="007A06F5">
        <w:rPr>
          <w:rFonts w:ascii="Times New Roman" w:eastAsia="Times New Roman" w:hAnsi="Times New Roman" w:cs="Times New Roman"/>
          <w:sz w:val="24"/>
          <w:szCs w:val="24"/>
          <w:lang w:val="la-Latn" w:eastAsia="cs-CZ"/>
        </w:rPr>
        <w:t xml:space="preserve">clesiastici aut comitum aut </w:t>
      </w:r>
      <w:r w:rsidRPr="007A06F5">
        <w:rPr>
          <w:rFonts w:ascii="Times New Roman" w:eastAsia="Times New Roman" w:hAnsi="Times New Roman" w:cs="Times New Roman"/>
          <w:sz w:val="24"/>
          <w:szCs w:val="24"/>
          <w:lang w:val="la-Latn" w:eastAsia="cs-CZ"/>
        </w:rPr>
        <w:t>vassallorum nostrorum hoc facere praesumpserint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LX ictibus v</w:t>
      </w:r>
      <w:r w:rsidR="00EE5687" w:rsidRPr="007A06F5">
        <w:rPr>
          <w:rFonts w:ascii="Times New Roman" w:eastAsia="Times New Roman" w:hAnsi="Times New Roman" w:cs="Times New Roman"/>
          <w:sz w:val="24"/>
          <w:szCs w:val="24"/>
          <w:lang w:val="la-Latn" w:eastAsia="cs-CZ"/>
        </w:rPr>
        <w:t>apulent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aut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si magister </w:t>
      </w:r>
      <w:r w:rsidRPr="007A06F5">
        <w:rPr>
          <w:rFonts w:ascii="Times New Roman" w:eastAsia="Times New Roman" w:hAnsi="Times New Roman" w:cs="Times New Roman"/>
          <w:sz w:val="24"/>
          <w:szCs w:val="24"/>
          <w:lang w:val="la-Latn" w:eastAsia="cs-CZ"/>
        </w:rPr>
        <w:t>eorum vel advocatus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liber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eos vel comiti vel m</w:t>
      </w:r>
      <w:r w:rsidR="00EE5687" w:rsidRPr="007A06F5">
        <w:rPr>
          <w:rFonts w:ascii="Times New Roman" w:eastAsia="Times New Roman" w:hAnsi="Times New Roman" w:cs="Times New Roman"/>
          <w:sz w:val="24"/>
          <w:szCs w:val="24"/>
          <w:lang w:val="la-Latn" w:eastAsia="cs-CZ"/>
        </w:rPr>
        <w:t xml:space="preserve">isso nostro iussus praesentare </w:t>
      </w:r>
      <w:r w:rsidRPr="007A06F5">
        <w:rPr>
          <w:rFonts w:ascii="Times New Roman" w:eastAsia="Times New Roman" w:hAnsi="Times New Roman" w:cs="Times New Roman"/>
          <w:sz w:val="24"/>
          <w:szCs w:val="24"/>
          <w:lang w:val="la-Latn" w:eastAsia="cs-CZ"/>
        </w:rPr>
        <w:t>noluerit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praedictum bannum LX solidos componat</w:t>
      </w:r>
      <w:r w:rsidR="009B2994" w:rsidRPr="007A06F5">
        <w:rPr>
          <w:rFonts w:ascii="Times New Roman" w:eastAsia="Times New Roman" w:hAnsi="Times New Roman" w:cs="Times New Roman"/>
          <w:sz w:val="24"/>
          <w:szCs w:val="24"/>
          <w:lang w:val="la-Latn" w:eastAsia="cs-CZ"/>
        </w:rPr>
        <w:t xml:space="preserve">. </w:t>
      </w:r>
    </w:p>
    <w:p w14:paraId="1BF67C2F" w14:textId="763C5573"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ADULTERATORIBUS MONETAE</w:t>
      </w:r>
      <w:r w:rsidR="009B2994" w:rsidRPr="007A06F5">
        <w:rPr>
          <w:rFonts w:ascii="Times New Roman" w:eastAsia="Times New Roman" w:hAnsi="Times New Roman" w:cs="Times New Roman"/>
          <w:sz w:val="24"/>
          <w:szCs w:val="24"/>
          <w:lang w:val="la-Latn" w:eastAsia="cs-CZ"/>
        </w:rPr>
        <w:t xml:space="preserve">. </w:t>
      </w:r>
    </w:p>
    <w:p w14:paraId="5FC1158A" w14:textId="097946FA" w:rsidR="00F56D02" w:rsidRPr="007A06F5" w:rsidRDefault="00F56D02" w:rsidP="00F56D02">
      <w:pPr>
        <w:pStyle w:val="Normlnweb"/>
        <w:rPr>
          <w:lang w:val="la-Latn"/>
        </w:rPr>
      </w:pPr>
      <w:r w:rsidRPr="007A06F5">
        <w:rPr>
          <w:lang w:val="la-Latn" w:eastAsia="cs-CZ"/>
        </w:rPr>
        <w:t>De falsa moneta iubemus</w:t>
      </w:r>
      <w:r w:rsidR="009B2994" w:rsidRPr="007A06F5">
        <w:rPr>
          <w:lang w:val="la-Latn" w:eastAsia="cs-CZ"/>
        </w:rPr>
        <w:t xml:space="preserve">, </w:t>
      </w:r>
      <w:r w:rsidRPr="007A06F5">
        <w:rPr>
          <w:lang w:val="la-Latn" w:eastAsia="cs-CZ"/>
        </w:rPr>
        <w:t>ut qui eam percussisse conprobatus fuerit</w:t>
      </w:r>
      <w:r w:rsidR="009B2994" w:rsidRPr="007A06F5">
        <w:rPr>
          <w:lang w:val="la-Latn" w:eastAsia="cs-CZ"/>
        </w:rPr>
        <w:t xml:space="preserve">, </w:t>
      </w:r>
      <w:r w:rsidRPr="007A06F5">
        <w:rPr>
          <w:lang w:val="la-Latn" w:eastAsia="cs-CZ"/>
        </w:rPr>
        <w:t>manus ei /</w:t>
      </w:r>
      <w:r w:rsidRPr="007A06F5">
        <w:rPr>
          <w:lang w:val="la-Latn"/>
        </w:rPr>
        <w:t>amputetur</w:t>
      </w:r>
      <w:r w:rsidR="009B2994" w:rsidRPr="007A06F5">
        <w:rPr>
          <w:lang w:val="la-Latn"/>
        </w:rPr>
        <w:t xml:space="preserve">. </w:t>
      </w:r>
      <w:r w:rsidRPr="007A06F5">
        <w:rPr>
          <w:lang w:val="la-Latn"/>
        </w:rPr>
        <w:t>Et qui hoc consensit</w:t>
      </w:r>
      <w:r w:rsidR="009B2994" w:rsidRPr="007A06F5">
        <w:rPr>
          <w:lang w:val="la-Latn"/>
        </w:rPr>
        <w:t xml:space="preserve">, </w:t>
      </w:r>
      <w:r w:rsidRPr="007A06F5">
        <w:rPr>
          <w:lang w:val="la-Latn"/>
        </w:rPr>
        <w:t>si liber est</w:t>
      </w:r>
      <w:r w:rsidR="009B2994" w:rsidRPr="007A06F5">
        <w:rPr>
          <w:lang w:val="la-Latn"/>
        </w:rPr>
        <w:t xml:space="preserve">, </w:t>
      </w:r>
      <w:r w:rsidRPr="007A06F5">
        <w:rPr>
          <w:lang w:val="la-Latn"/>
        </w:rPr>
        <w:t>LX solides compo</w:t>
      </w:r>
      <w:r w:rsidR="00EE5687" w:rsidRPr="007A06F5">
        <w:rPr>
          <w:lang w:val="la-Latn"/>
        </w:rPr>
        <w:t>nat</w:t>
      </w:r>
      <w:r w:rsidR="009B2994" w:rsidRPr="007A06F5">
        <w:rPr>
          <w:lang w:val="la-Latn"/>
        </w:rPr>
        <w:t xml:space="preserve">; </w:t>
      </w:r>
      <w:r w:rsidR="00EE5687" w:rsidRPr="007A06F5">
        <w:rPr>
          <w:lang w:val="la-Latn"/>
        </w:rPr>
        <w:t>si servus est</w:t>
      </w:r>
      <w:r w:rsidR="009B2994" w:rsidRPr="007A06F5">
        <w:rPr>
          <w:lang w:val="la-Latn"/>
        </w:rPr>
        <w:t xml:space="preserve">, </w:t>
      </w:r>
      <w:r w:rsidR="00EE5687" w:rsidRPr="007A06F5">
        <w:rPr>
          <w:lang w:val="la-Latn"/>
        </w:rPr>
        <w:t xml:space="preserve">LX ictus </w:t>
      </w:r>
      <w:r w:rsidRPr="007A06F5">
        <w:rPr>
          <w:lang w:val="la-Latn"/>
        </w:rPr>
        <w:t>accipiat</w:t>
      </w:r>
      <w:r w:rsidR="009B2994" w:rsidRPr="007A06F5">
        <w:rPr>
          <w:lang w:val="la-Latn"/>
        </w:rPr>
        <w:t xml:space="preserve">. </w:t>
      </w:r>
    </w:p>
    <w:p w14:paraId="0D64333E" w14:textId="01BC1647" w:rsidR="00F56D02" w:rsidRPr="007A06F5" w:rsidRDefault="00F56D02" w:rsidP="00F56D02">
      <w:pPr>
        <w:pStyle w:val="Normlnweb"/>
        <w:rPr>
          <w:lang w:val="la-Latn"/>
        </w:rPr>
      </w:pPr>
      <w:r w:rsidRPr="007A06F5">
        <w:rPr>
          <w:lang w:val="la-Latn"/>
        </w:rPr>
        <w:t>XXXII</w:t>
      </w:r>
      <w:r w:rsidR="009B2994" w:rsidRPr="007A06F5">
        <w:rPr>
          <w:lang w:val="la-Latn"/>
        </w:rPr>
        <w:t xml:space="preserve">. </w:t>
      </w:r>
      <w:r w:rsidRPr="007A06F5">
        <w:rPr>
          <w:lang w:val="la-Latn"/>
        </w:rPr>
        <w:t>DE PROPRIO DOMINICO SINE IUSSIONE ILLIUS REDDITO</w:t>
      </w:r>
      <w:r w:rsidR="009B2994" w:rsidRPr="007A06F5">
        <w:rPr>
          <w:lang w:val="la-Latn"/>
        </w:rPr>
        <w:t xml:space="preserve">. </w:t>
      </w:r>
    </w:p>
    <w:p w14:paraId="22248DB5" w14:textId="7511CAAE" w:rsidR="00F56D02" w:rsidRPr="007A06F5" w:rsidRDefault="00F56D02" w:rsidP="00F56D02">
      <w:pPr>
        <w:pStyle w:val="Normlnweb"/>
        <w:rPr>
          <w:lang w:val="la-Latn"/>
        </w:rPr>
      </w:pPr>
      <w:r w:rsidRPr="007A06F5">
        <w:rPr>
          <w:lang w:val="la-Latn"/>
        </w:rPr>
        <w:t>Si quis proprium nostrum</w:t>
      </w:r>
      <w:r w:rsidR="009B2994" w:rsidRPr="007A06F5">
        <w:rPr>
          <w:lang w:val="la-Latn"/>
        </w:rPr>
        <w:t xml:space="preserve">, </w:t>
      </w:r>
      <w:r w:rsidRPr="007A06F5">
        <w:rPr>
          <w:lang w:val="la-Latn"/>
        </w:rPr>
        <w:t>quod in vestitura genitoris nost</w:t>
      </w:r>
      <w:r w:rsidR="00EE5687" w:rsidRPr="007A06F5">
        <w:rPr>
          <w:lang w:val="la-Latn"/>
        </w:rPr>
        <w:t>ri fuit</w:t>
      </w:r>
      <w:r w:rsidR="009B2994" w:rsidRPr="007A06F5">
        <w:rPr>
          <w:lang w:val="la-Latn"/>
        </w:rPr>
        <w:t xml:space="preserve">, </w:t>
      </w:r>
      <w:r w:rsidR="00EE5687" w:rsidRPr="007A06F5">
        <w:rPr>
          <w:lang w:val="la-Latn"/>
        </w:rPr>
        <w:t xml:space="preserve">alicui quaerenti </w:t>
      </w:r>
      <w:r w:rsidRPr="007A06F5">
        <w:rPr>
          <w:lang w:val="la-Latn"/>
        </w:rPr>
        <w:t>sine nostra iussione reddiderit</w:t>
      </w:r>
      <w:r w:rsidR="009B2994" w:rsidRPr="007A06F5">
        <w:rPr>
          <w:lang w:val="la-Latn"/>
        </w:rPr>
        <w:t xml:space="preserve">, </w:t>
      </w:r>
      <w:r w:rsidRPr="007A06F5">
        <w:rPr>
          <w:lang w:val="la-Latn"/>
        </w:rPr>
        <w:t>aliud tantum nobis d</w:t>
      </w:r>
      <w:r w:rsidR="00EE5687" w:rsidRPr="007A06F5">
        <w:rPr>
          <w:lang w:val="la-Latn"/>
        </w:rPr>
        <w:t>e suo proprio cum sua lege com</w:t>
      </w:r>
      <w:r w:rsidRPr="007A06F5">
        <w:rPr>
          <w:lang w:val="la-Latn"/>
        </w:rPr>
        <w:t>ponat</w:t>
      </w:r>
      <w:r w:rsidR="009B2994" w:rsidRPr="007A06F5">
        <w:rPr>
          <w:lang w:val="la-Latn"/>
        </w:rPr>
        <w:t xml:space="preserve">. </w:t>
      </w:r>
      <w:r w:rsidRPr="007A06F5">
        <w:rPr>
          <w:lang w:val="la-Latn"/>
        </w:rPr>
        <w:t>Et quicumque illud scienter per malum ingenium adquirere temptav</w:t>
      </w:r>
      <w:r w:rsidR="00EE5687" w:rsidRPr="007A06F5">
        <w:rPr>
          <w:lang w:val="la-Latn"/>
        </w:rPr>
        <w:t>erit</w:t>
      </w:r>
      <w:r w:rsidR="009B2994" w:rsidRPr="007A06F5">
        <w:rPr>
          <w:lang w:val="la-Latn"/>
        </w:rPr>
        <w:t xml:space="preserve">, </w:t>
      </w:r>
      <w:r w:rsidR="00EE5687" w:rsidRPr="007A06F5">
        <w:rPr>
          <w:lang w:val="la-Latn"/>
        </w:rPr>
        <w:t>pro in</w:t>
      </w:r>
      <w:r w:rsidRPr="007A06F5">
        <w:rPr>
          <w:lang w:val="la-Latn"/>
        </w:rPr>
        <w:t>fideli teneatur</w:t>
      </w:r>
      <w:r w:rsidR="009B2994" w:rsidRPr="007A06F5">
        <w:rPr>
          <w:lang w:val="la-Latn"/>
        </w:rPr>
        <w:t xml:space="preserve">, </w:t>
      </w:r>
      <w:r w:rsidRPr="007A06F5">
        <w:rPr>
          <w:lang w:val="la-Latn"/>
        </w:rPr>
        <w:t>quia sacramentum fidelitatis</w:t>
      </w:r>
      <w:r w:rsidR="009B2994" w:rsidRPr="007A06F5">
        <w:rPr>
          <w:lang w:val="la-Latn"/>
        </w:rPr>
        <w:t xml:space="preserve">, </w:t>
      </w:r>
      <w:r w:rsidRPr="007A06F5">
        <w:rPr>
          <w:lang w:val="la-Latn"/>
        </w:rPr>
        <w:t>quod nobis prom</w:t>
      </w:r>
      <w:r w:rsidR="00EE5687" w:rsidRPr="007A06F5">
        <w:rPr>
          <w:lang w:val="la-Latn"/>
        </w:rPr>
        <w:t>isit</w:t>
      </w:r>
      <w:r w:rsidR="009B2994" w:rsidRPr="007A06F5">
        <w:rPr>
          <w:lang w:val="la-Latn"/>
        </w:rPr>
        <w:t xml:space="preserve">, </w:t>
      </w:r>
      <w:r w:rsidR="00EE5687" w:rsidRPr="007A06F5">
        <w:rPr>
          <w:lang w:val="la-Latn"/>
        </w:rPr>
        <w:t>irritum fecit</w:t>
      </w:r>
      <w:r w:rsidR="009B2994" w:rsidRPr="007A06F5">
        <w:rPr>
          <w:lang w:val="la-Latn"/>
        </w:rPr>
        <w:t xml:space="preserve">, </w:t>
      </w:r>
      <w:r w:rsidR="00EE5687" w:rsidRPr="007A06F5">
        <w:rPr>
          <w:lang w:val="la-Latn"/>
        </w:rPr>
        <w:t xml:space="preserve">et ideo </w:t>
      </w:r>
      <w:r w:rsidRPr="007A06F5">
        <w:rPr>
          <w:lang w:val="la-Latn"/>
        </w:rPr>
        <w:t>secundum nostram voluntatem et potestatem diiudicandus est</w:t>
      </w:r>
      <w:r w:rsidR="009B2994" w:rsidRPr="007A06F5">
        <w:rPr>
          <w:lang w:val="la-Latn"/>
        </w:rPr>
        <w:t xml:space="preserve">. </w:t>
      </w:r>
    </w:p>
    <w:p w14:paraId="64AFEB4B" w14:textId="0FBDBD79" w:rsidR="00F56D02" w:rsidRPr="007A06F5" w:rsidRDefault="00F56D02" w:rsidP="00F56D02">
      <w:pPr>
        <w:pStyle w:val="Normlnweb"/>
        <w:rPr>
          <w:lang w:val="la-Latn"/>
        </w:rPr>
      </w:pPr>
      <w:r w:rsidRPr="007A06F5">
        <w:rPr>
          <w:lang w:val="la-Latn"/>
        </w:rPr>
        <w:t>XXXIII</w:t>
      </w:r>
      <w:r w:rsidR="009B2994" w:rsidRPr="007A06F5">
        <w:rPr>
          <w:lang w:val="la-Latn"/>
        </w:rPr>
        <w:t xml:space="preserve">. </w:t>
      </w:r>
      <w:r w:rsidRPr="007A06F5">
        <w:rPr>
          <w:lang w:val="la-Latn"/>
        </w:rPr>
        <w:t>DE PUERIS INVITIS PARE</w:t>
      </w:r>
      <w:r w:rsidR="00EE5687" w:rsidRPr="007A06F5">
        <w:rPr>
          <w:lang w:val="la-Latn"/>
        </w:rPr>
        <w:t>NTIBUS DETONSIS AUT PUELLIS VE</w:t>
      </w:r>
      <w:r w:rsidRPr="007A06F5">
        <w:rPr>
          <w:lang w:val="la-Latn"/>
        </w:rPr>
        <w:t>LATIS</w:t>
      </w:r>
      <w:r w:rsidR="009B2994" w:rsidRPr="007A06F5">
        <w:rPr>
          <w:lang w:val="la-Latn"/>
        </w:rPr>
        <w:t xml:space="preserve">. </w:t>
      </w:r>
    </w:p>
    <w:p w14:paraId="0470BF03" w14:textId="3008103F" w:rsidR="00F56D02" w:rsidRPr="007A06F5" w:rsidRDefault="00F56D02" w:rsidP="00F56D02">
      <w:pPr>
        <w:pStyle w:val="Normlnweb"/>
        <w:rPr>
          <w:lang w:val="la-Latn"/>
        </w:rPr>
      </w:pPr>
      <w:r w:rsidRPr="007A06F5">
        <w:rPr>
          <w:lang w:val="la-Latn"/>
        </w:rPr>
        <w:t>Si quis puerum invitis parentibus totonderit aut puellam ve</w:t>
      </w:r>
      <w:r w:rsidR="00EE5687" w:rsidRPr="007A06F5">
        <w:rPr>
          <w:lang w:val="la-Latn"/>
        </w:rPr>
        <w:t>laverit</w:t>
      </w:r>
      <w:r w:rsidR="009B2994" w:rsidRPr="007A06F5">
        <w:rPr>
          <w:lang w:val="la-Latn"/>
        </w:rPr>
        <w:t xml:space="preserve">, </w:t>
      </w:r>
      <w:r w:rsidR="00EE5687" w:rsidRPr="007A06F5">
        <w:rPr>
          <w:lang w:val="la-Latn"/>
        </w:rPr>
        <w:t xml:space="preserve">legem suam in triplo </w:t>
      </w:r>
      <w:r w:rsidRPr="007A06F5">
        <w:rPr>
          <w:lang w:val="la-Latn"/>
        </w:rPr>
        <w:t>conponat aut ipsi puero vel puellae</w:t>
      </w:r>
      <w:r w:rsidR="009B2994" w:rsidRPr="007A06F5">
        <w:rPr>
          <w:lang w:val="la-Latn"/>
        </w:rPr>
        <w:t xml:space="preserve">, </w:t>
      </w:r>
      <w:r w:rsidRPr="007A06F5">
        <w:rPr>
          <w:lang w:val="la-Latn"/>
        </w:rPr>
        <w:t>si iam suae potestatis sunt</w:t>
      </w:r>
      <w:r w:rsidR="009B2994" w:rsidRPr="007A06F5">
        <w:rPr>
          <w:lang w:val="la-Latn"/>
        </w:rPr>
        <w:t xml:space="preserve">, </w:t>
      </w:r>
      <w:r w:rsidR="00EE5687" w:rsidRPr="007A06F5">
        <w:rPr>
          <w:lang w:val="la-Latn"/>
        </w:rPr>
        <w:t>aut illi</w:t>
      </w:r>
      <w:r w:rsidR="009B2994" w:rsidRPr="007A06F5">
        <w:rPr>
          <w:lang w:val="la-Latn"/>
        </w:rPr>
        <w:t xml:space="preserve">, </w:t>
      </w:r>
      <w:r w:rsidR="00EE5687" w:rsidRPr="007A06F5">
        <w:rPr>
          <w:lang w:val="la-Latn"/>
        </w:rPr>
        <w:t xml:space="preserve">in cuiuslibet </w:t>
      </w:r>
      <w:r w:rsidRPr="007A06F5">
        <w:rPr>
          <w:lang w:val="la-Latn"/>
        </w:rPr>
        <w:t>potestate fuerint</w:t>
      </w:r>
      <w:r w:rsidR="009B2994" w:rsidRPr="007A06F5">
        <w:rPr>
          <w:lang w:val="la-Latn"/>
        </w:rPr>
        <w:t xml:space="preserve">. </w:t>
      </w:r>
      <w:r w:rsidRPr="007A06F5">
        <w:rPr>
          <w:lang w:val="la-Latn"/>
        </w:rPr>
        <w:t>Illi vero potestatem habeant capitis sui</w:t>
      </w:r>
      <w:r w:rsidR="009B2994" w:rsidRPr="007A06F5">
        <w:rPr>
          <w:lang w:val="la-Latn"/>
        </w:rPr>
        <w:t xml:space="preserve">, </w:t>
      </w:r>
      <w:r w:rsidRPr="007A06F5">
        <w:rPr>
          <w:lang w:val="la-Latn"/>
        </w:rPr>
        <w:t xml:space="preserve">ut in tali </w:t>
      </w:r>
      <w:r w:rsidR="00EE5687" w:rsidRPr="007A06F5">
        <w:rPr>
          <w:lang w:val="la-Latn"/>
        </w:rPr>
        <w:t>habitu permaneant</w:t>
      </w:r>
      <w:r w:rsidR="009B2994" w:rsidRPr="007A06F5">
        <w:rPr>
          <w:lang w:val="la-Latn"/>
        </w:rPr>
        <w:t xml:space="preserve">, </w:t>
      </w:r>
      <w:r w:rsidRPr="007A06F5">
        <w:rPr>
          <w:lang w:val="la-Latn"/>
        </w:rPr>
        <w:t>qualis eis conplacuerit</w:t>
      </w:r>
      <w:r w:rsidR="009B2994" w:rsidRPr="007A06F5">
        <w:rPr>
          <w:lang w:val="la-Latn"/>
        </w:rPr>
        <w:t xml:space="preserve">. </w:t>
      </w:r>
      <w:r w:rsidRPr="007A06F5">
        <w:rPr>
          <w:lang w:val="la-Latn"/>
        </w:rPr>
        <w:t>/</w:t>
      </w:r>
    </w:p>
    <w:p w14:paraId="71A80E45" w14:textId="0B8534DF"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XXXIIII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FORCAPIIS</w:t>
      </w:r>
      <w:r w:rsidR="009B2994" w:rsidRPr="007A06F5">
        <w:rPr>
          <w:rFonts w:ascii="Times New Roman" w:eastAsia="Times New Roman" w:hAnsi="Times New Roman" w:cs="Times New Roman"/>
          <w:sz w:val="24"/>
          <w:szCs w:val="24"/>
          <w:lang w:val="la-Latn" w:eastAsia="cs-CZ"/>
        </w:rPr>
        <w:t xml:space="preserve">. </w:t>
      </w:r>
    </w:p>
    <w:p w14:paraId="41A551B1" w14:textId="5005FEB6" w:rsidR="00F56D02" w:rsidRPr="007A06F5" w:rsidRDefault="00D047F8"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w:t>
      </w:r>
      <w:r w:rsidR="00F56D02" w:rsidRPr="007A06F5">
        <w:rPr>
          <w:rFonts w:ascii="Times New Roman" w:eastAsia="Times New Roman" w:hAnsi="Times New Roman" w:cs="Times New Roman"/>
          <w:sz w:val="24"/>
          <w:szCs w:val="24"/>
          <w:lang w:val="la-Latn" w:eastAsia="cs-CZ"/>
        </w:rPr>
        <w:t xml:space="preserve"> mancipia dominos suos fugerint in alienam pote</w:t>
      </w:r>
      <w:r w:rsidR="00EE5687" w:rsidRPr="007A06F5">
        <w:rPr>
          <w:rFonts w:ascii="Times New Roman" w:eastAsia="Times New Roman" w:hAnsi="Times New Roman" w:cs="Times New Roman"/>
          <w:sz w:val="24"/>
          <w:szCs w:val="24"/>
          <w:lang w:val="la-Latn" w:eastAsia="cs-CZ"/>
        </w:rPr>
        <w:t>statem</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ut propter hoc nullum </w:t>
      </w:r>
      <w:r w:rsidR="00F56D02" w:rsidRPr="007A06F5">
        <w:rPr>
          <w:rFonts w:ascii="Times New Roman" w:eastAsia="Times New Roman" w:hAnsi="Times New Roman" w:cs="Times New Roman"/>
          <w:sz w:val="24"/>
          <w:szCs w:val="24"/>
          <w:lang w:val="la-Latn" w:eastAsia="cs-CZ"/>
        </w:rPr>
        <w:t>praemium accipiat ille</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in cuius potestate fuerint inventa</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pro eo</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quod ea vel reddiderit vel foras eiecerit</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Et non solum hoc</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sed etiam</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si ea nec reddere nec foras eicere voluerit et legitimo domino ea contradixerit et illa inde postea effugeri</w:t>
      </w:r>
      <w:r w:rsidR="00EE5687" w:rsidRPr="007A06F5">
        <w:rPr>
          <w:rFonts w:ascii="Times New Roman" w:eastAsia="Times New Roman" w:hAnsi="Times New Roman" w:cs="Times New Roman"/>
          <w:sz w:val="24"/>
          <w:szCs w:val="24"/>
          <w:lang w:val="la-Latn" w:eastAsia="cs-CZ"/>
        </w:rPr>
        <w:t>nt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secundum legem ea solvere </w:t>
      </w:r>
      <w:r w:rsidR="00F56D02" w:rsidRPr="007A06F5">
        <w:rPr>
          <w:rFonts w:ascii="Times New Roman" w:eastAsia="Times New Roman" w:hAnsi="Times New Roman" w:cs="Times New Roman"/>
          <w:sz w:val="24"/>
          <w:szCs w:val="24"/>
          <w:lang w:val="la-Latn" w:eastAsia="cs-CZ"/>
        </w:rPr>
        <w:t>cogatur</w:t>
      </w:r>
      <w:r w:rsidR="009B2994" w:rsidRPr="007A06F5">
        <w:rPr>
          <w:rFonts w:ascii="Times New Roman" w:eastAsia="Times New Roman" w:hAnsi="Times New Roman" w:cs="Times New Roman"/>
          <w:sz w:val="24"/>
          <w:szCs w:val="24"/>
          <w:lang w:val="la-Latn" w:eastAsia="cs-CZ"/>
        </w:rPr>
        <w:t xml:space="preserve">. </w:t>
      </w:r>
    </w:p>
    <w:p w14:paraId="7E3BCA4A" w14:textId="224DE0F2"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lastRenderedPageBreak/>
        <w:t>XXXV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TERRA TRIBUTARIA</w:t>
      </w:r>
      <w:r w:rsidR="009B2994" w:rsidRPr="007A06F5">
        <w:rPr>
          <w:rFonts w:ascii="Times New Roman" w:eastAsia="Times New Roman" w:hAnsi="Times New Roman" w:cs="Times New Roman"/>
          <w:sz w:val="24"/>
          <w:szCs w:val="24"/>
          <w:lang w:val="la-Latn" w:eastAsia="cs-CZ"/>
        </w:rPr>
        <w:t xml:space="preserve">. </w:t>
      </w:r>
    </w:p>
    <w:p w14:paraId="59504D37" w14:textId="022CCB70" w:rsidR="00F56D02" w:rsidRPr="007A06F5" w:rsidRDefault="00D047F8"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Quicumque</w:t>
      </w:r>
      <w:r w:rsidR="00F56D02" w:rsidRPr="007A06F5">
        <w:rPr>
          <w:rFonts w:ascii="Times New Roman" w:eastAsia="Times New Roman" w:hAnsi="Times New Roman" w:cs="Times New Roman"/>
          <w:sz w:val="24"/>
          <w:szCs w:val="24"/>
          <w:lang w:val="la-Latn" w:eastAsia="cs-CZ"/>
        </w:rPr>
        <w:t xml:space="preserve"> terram tributariam</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 xml:space="preserve">unde tributum ad partem </w:t>
      </w:r>
      <w:r w:rsidR="00EE5687" w:rsidRPr="007A06F5">
        <w:rPr>
          <w:rFonts w:ascii="Times New Roman" w:eastAsia="Times New Roman" w:hAnsi="Times New Roman" w:cs="Times New Roman"/>
          <w:sz w:val="24"/>
          <w:szCs w:val="24"/>
          <w:lang w:val="la-Latn" w:eastAsia="cs-CZ"/>
        </w:rPr>
        <w:t>nostram exire solebat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vel ad </w:t>
      </w:r>
      <w:r w:rsidR="00F56D02" w:rsidRPr="007A06F5">
        <w:rPr>
          <w:rFonts w:ascii="Times New Roman" w:eastAsia="Times New Roman" w:hAnsi="Times New Roman" w:cs="Times New Roman"/>
          <w:sz w:val="24"/>
          <w:szCs w:val="24"/>
          <w:lang w:val="la-Latn" w:eastAsia="cs-CZ"/>
        </w:rPr>
        <w:t>ecclesiam vel cuilibet alteri tradiderit</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is</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qui eam suscepe</w:t>
      </w:r>
      <w:r w:rsidR="00EE5687" w:rsidRPr="007A06F5">
        <w:rPr>
          <w:rFonts w:ascii="Times New Roman" w:eastAsia="Times New Roman" w:hAnsi="Times New Roman" w:cs="Times New Roman"/>
          <w:sz w:val="24"/>
          <w:szCs w:val="24"/>
          <w:lang w:val="la-Latn" w:eastAsia="cs-CZ"/>
        </w:rPr>
        <w:t>rit</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tributum</w:t>
      </w:r>
      <w:r w:rsidR="009B2994" w:rsidRPr="007A06F5">
        <w:rPr>
          <w:rFonts w:ascii="Times New Roman" w:eastAsia="Times New Roman" w:hAnsi="Times New Roman" w:cs="Times New Roman"/>
          <w:sz w:val="24"/>
          <w:szCs w:val="24"/>
          <w:lang w:val="la-Latn" w:eastAsia="cs-CZ"/>
        </w:rPr>
        <w:t xml:space="preserve">, </w:t>
      </w:r>
      <w:r w:rsidR="00EE5687" w:rsidRPr="007A06F5">
        <w:rPr>
          <w:rFonts w:ascii="Times New Roman" w:eastAsia="Times New Roman" w:hAnsi="Times New Roman" w:cs="Times New Roman"/>
          <w:sz w:val="24"/>
          <w:szCs w:val="24"/>
          <w:lang w:val="la-Latn" w:eastAsia="cs-CZ"/>
        </w:rPr>
        <w:t xml:space="preserve">quod inde </w:t>
      </w:r>
      <w:r w:rsidR="00F56D02" w:rsidRPr="007A06F5">
        <w:rPr>
          <w:rFonts w:ascii="Times New Roman" w:eastAsia="Times New Roman" w:hAnsi="Times New Roman" w:cs="Times New Roman"/>
          <w:sz w:val="24"/>
          <w:szCs w:val="24"/>
          <w:lang w:val="la-Latn" w:eastAsia="cs-CZ"/>
        </w:rPr>
        <w:t>solvebatur omni modo ad partem nostram persolvat</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nisi f</w:t>
      </w:r>
      <w:r w:rsidR="00EE5687" w:rsidRPr="007A06F5">
        <w:rPr>
          <w:rFonts w:ascii="Times New Roman" w:eastAsia="Times New Roman" w:hAnsi="Times New Roman" w:cs="Times New Roman"/>
          <w:sz w:val="24"/>
          <w:szCs w:val="24"/>
          <w:lang w:val="la-Latn" w:eastAsia="cs-CZ"/>
        </w:rPr>
        <w:t xml:space="preserve">orte talem firmitatem de parte </w:t>
      </w:r>
      <w:r w:rsidR="00F56D02" w:rsidRPr="007A06F5">
        <w:rPr>
          <w:rFonts w:ascii="Times New Roman" w:eastAsia="Times New Roman" w:hAnsi="Times New Roman" w:cs="Times New Roman"/>
          <w:sz w:val="24"/>
          <w:szCs w:val="24"/>
          <w:lang w:val="la-Latn" w:eastAsia="cs-CZ"/>
        </w:rPr>
        <w:t>dominica habeat</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per quam ipsum tributum sibi perdonatum possit ostendere</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w:t>
      </w:r>
    </w:p>
    <w:p w14:paraId="35D212ED" w14:textId="04C0C5D7" w:rsidR="00F56D02" w:rsidRPr="007A06F5" w:rsidRDefault="00F56D02" w:rsidP="00F56D02">
      <w:pPr>
        <w:pStyle w:val="Normlnweb"/>
        <w:rPr>
          <w:lang w:val="la-Latn"/>
        </w:rPr>
      </w:pPr>
      <w:r w:rsidRPr="007A06F5">
        <w:rPr>
          <w:lang w:val="la-Latn"/>
        </w:rPr>
        <w:t>XXXIIII</w:t>
      </w:r>
      <w:r w:rsidR="009B2994" w:rsidRPr="007A06F5">
        <w:rPr>
          <w:lang w:val="la-Latn"/>
        </w:rPr>
        <w:t xml:space="preserve">. </w:t>
      </w:r>
      <w:r w:rsidRPr="007A06F5">
        <w:rPr>
          <w:lang w:val="la-Latn"/>
        </w:rPr>
        <w:t>DE FORCAPIIS 107</w:t>
      </w:r>
      <w:r w:rsidR="009B2994" w:rsidRPr="007A06F5">
        <w:rPr>
          <w:lang w:val="la-Latn"/>
        </w:rPr>
        <w:t xml:space="preserve">. </w:t>
      </w:r>
    </w:p>
    <w:p w14:paraId="1529B7DF" w14:textId="7F41051A" w:rsidR="00F56D02" w:rsidRPr="007A06F5" w:rsidRDefault="00F56D02" w:rsidP="00F56D02">
      <w:pPr>
        <w:pStyle w:val="Normlnweb"/>
        <w:rPr>
          <w:lang w:val="la-Latn"/>
        </w:rPr>
      </w:pPr>
      <w:r w:rsidRPr="007A06F5">
        <w:rPr>
          <w:lang w:val="la-Latn"/>
        </w:rPr>
        <w:t>Si mancipia dominos suos fugerint in alienam pote</w:t>
      </w:r>
      <w:r w:rsidR="00EE5687" w:rsidRPr="007A06F5">
        <w:rPr>
          <w:lang w:val="la-Latn"/>
        </w:rPr>
        <w:t>statem</w:t>
      </w:r>
      <w:r w:rsidR="009B2994" w:rsidRPr="007A06F5">
        <w:rPr>
          <w:lang w:val="la-Latn"/>
        </w:rPr>
        <w:t xml:space="preserve">, </w:t>
      </w:r>
      <w:r w:rsidR="00EE5687" w:rsidRPr="007A06F5">
        <w:rPr>
          <w:lang w:val="la-Latn"/>
        </w:rPr>
        <w:t xml:space="preserve">ut propter hoc nullum </w:t>
      </w:r>
      <w:r w:rsidRPr="007A06F5">
        <w:rPr>
          <w:lang w:val="la-Latn"/>
        </w:rPr>
        <w:t>praemium accipiat ille</w:t>
      </w:r>
      <w:r w:rsidR="009B2994" w:rsidRPr="007A06F5">
        <w:rPr>
          <w:lang w:val="la-Latn"/>
        </w:rPr>
        <w:t xml:space="preserve">, </w:t>
      </w:r>
      <w:r w:rsidRPr="007A06F5">
        <w:rPr>
          <w:lang w:val="la-Latn"/>
        </w:rPr>
        <w:t>in cuius potestate fuerint inventa</w:t>
      </w:r>
      <w:r w:rsidR="009B2994" w:rsidRPr="007A06F5">
        <w:rPr>
          <w:lang w:val="la-Latn"/>
        </w:rPr>
        <w:t xml:space="preserve">, </w:t>
      </w:r>
      <w:r w:rsidRPr="007A06F5">
        <w:rPr>
          <w:lang w:val="la-Latn"/>
        </w:rPr>
        <w:t>p</w:t>
      </w:r>
      <w:r w:rsidR="00EE5687" w:rsidRPr="007A06F5">
        <w:rPr>
          <w:lang w:val="la-Latn"/>
        </w:rPr>
        <w:t>ro eo</w:t>
      </w:r>
      <w:r w:rsidR="009B2994" w:rsidRPr="007A06F5">
        <w:rPr>
          <w:lang w:val="la-Latn"/>
        </w:rPr>
        <w:t xml:space="preserve">, </w:t>
      </w:r>
      <w:r w:rsidR="00EE5687" w:rsidRPr="007A06F5">
        <w:rPr>
          <w:lang w:val="la-Latn"/>
        </w:rPr>
        <w:t xml:space="preserve">quod ea vel reddiderit </w:t>
      </w:r>
      <w:r w:rsidRPr="007A06F5">
        <w:rPr>
          <w:lang w:val="la-Latn"/>
        </w:rPr>
        <w:t>vel foras eiecerit</w:t>
      </w:r>
      <w:r w:rsidR="009B2994" w:rsidRPr="007A06F5">
        <w:rPr>
          <w:lang w:val="la-Latn"/>
        </w:rPr>
        <w:t xml:space="preserve">. </w:t>
      </w:r>
      <w:r w:rsidRPr="007A06F5">
        <w:rPr>
          <w:lang w:val="la-Latn"/>
        </w:rPr>
        <w:t>Et non solum hoc</w:t>
      </w:r>
      <w:r w:rsidR="009B2994" w:rsidRPr="007A06F5">
        <w:rPr>
          <w:lang w:val="la-Latn"/>
        </w:rPr>
        <w:t xml:space="preserve">, </w:t>
      </w:r>
      <w:r w:rsidRPr="007A06F5">
        <w:rPr>
          <w:lang w:val="la-Latn"/>
        </w:rPr>
        <w:t>sed etiam</w:t>
      </w:r>
      <w:r w:rsidR="009B2994" w:rsidRPr="007A06F5">
        <w:rPr>
          <w:lang w:val="la-Latn"/>
        </w:rPr>
        <w:t xml:space="preserve">, </w:t>
      </w:r>
      <w:r w:rsidRPr="007A06F5">
        <w:rPr>
          <w:lang w:val="la-Latn"/>
        </w:rPr>
        <w:t>si ea nec redder</w:t>
      </w:r>
      <w:r w:rsidR="00EE5687" w:rsidRPr="007A06F5">
        <w:rPr>
          <w:lang w:val="la-Latn"/>
        </w:rPr>
        <w:t xml:space="preserve">e nec foras eicere voluerit et </w:t>
      </w:r>
      <w:r w:rsidRPr="007A06F5">
        <w:rPr>
          <w:lang w:val="la-Latn"/>
        </w:rPr>
        <w:t>legitimo domino ea contradixerit et illa inde postea effugeri</w:t>
      </w:r>
      <w:r w:rsidR="00EE5687" w:rsidRPr="007A06F5">
        <w:rPr>
          <w:lang w:val="la-Latn"/>
        </w:rPr>
        <w:t>nt</w:t>
      </w:r>
      <w:r w:rsidR="009B2994" w:rsidRPr="007A06F5">
        <w:rPr>
          <w:lang w:val="la-Latn"/>
        </w:rPr>
        <w:t xml:space="preserve">, </w:t>
      </w:r>
      <w:r w:rsidR="00EE5687" w:rsidRPr="007A06F5">
        <w:rPr>
          <w:lang w:val="la-Latn"/>
        </w:rPr>
        <w:t xml:space="preserve">secundum legem ea solvere </w:t>
      </w:r>
      <w:r w:rsidRPr="007A06F5">
        <w:rPr>
          <w:lang w:val="la-Latn"/>
        </w:rPr>
        <w:t>cogatur</w:t>
      </w:r>
      <w:r w:rsidR="009B2994" w:rsidRPr="007A06F5">
        <w:rPr>
          <w:lang w:val="la-Latn"/>
        </w:rPr>
        <w:t xml:space="preserve">. </w:t>
      </w:r>
    </w:p>
    <w:p w14:paraId="7C7FAC84" w14:textId="44EEC170" w:rsidR="00F56D02" w:rsidRPr="007A06F5" w:rsidRDefault="00F56D02" w:rsidP="00F56D02">
      <w:pPr>
        <w:pStyle w:val="Normlnweb"/>
        <w:rPr>
          <w:lang w:val="la-Latn"/>
        </w:rPr>
      </w:pPr>
      <w:r w:rsidRPr="007A06F5">
        <w:rPr>
          <w:lang w:val="la-Latn"/>
        </w:rPr>
        <w:t>XXXV</w:t>
      </w:r>
      <w:r w:rsidR="009B2994" w:rsidRPr="007A06F5">
        <w:rPr>
          <w:lang w:val="la-Latn"/>
        </w:rPr>
        <w:t xml:space="preserve">. </w:t>
      </w:r>
      <w:r w:rsidRPr="007A06F5">
        <w:rPr>
          <w:lang w:val="la-Latn"/>
        </w:rPr>
        <w:t>DE TERRA TRIBUTARIA</w:t>
      </w:r>
      <w:r w:rsidR="009B2994" w:rsidRPr="007A06F5">
        <w:rPr>
          <w:lang w:val="la-Latn"/>
        </w:rPr>
        <w:t xml:space="preserve">. </w:t>
      </w:r>
    </w:p>
    <w:p w14:paraId="54F79879" w14:textId="12F294BE" w:rsidR="00F56D02" w:rsidRPr="007A06F5" w:rsidRDefault="00F56D02" w:rsidP="00F56D02">
      <w:pPr>
        <w:pStyle w:val="Normlnweb"/>
        <w:rPr>
          <w:lang w:val="la-Latn"/>
        </w:rPr>
      </w:pPr>
      <w:r w:rsidRPr="007A06F5">
        <w:rPr>
          <w:lang w:val="la-Latn"/>
        </w:rPr>
        <w:t>Quicumque terram tributariam</w:t>
      </w:r>
      <w:r w:rsidR="009B2994" w:rsidRPr="007A06F5">
        <w:rPr>
          <w:lang w:val="la-Latn"/>
        </w:rPr>
        <w:t xml:space="preserve">, </w:t>
      </w:r>
      <w:r w:rsidRPr="007A06F5">
        <w:rPr>
          <w:lang w:val="la-Latn"/>
        </w:rPr>
        <w:t xml:space="preserve">unde tributum ad partem </w:t>
      </w:r>
      <w:r w:rsidR="00EE5687" w:rsidRPr="007A06F5">
        <w:rPr>
          <w:lang w:val="la-Latn"/>
        </w:rPr>
        <w:t>nostram exire solebat</w:t>
      </w:r>
      <w:r w:rsidR="009B2994" w:rsidRPr="007A06F5">
        <w:rPr>
          <w:lang w:val="la-Latn"/>
        </w:rPr>
        <w:t xml:space="preserve">, </w:t>
      </w:r>
      <w:r w:rsidR="00EE5687" w:rsidRPr="007A06F5">
        <w:rPr>
          <w:lang w:val="la-Latn"/>
        </w:rPr>
        <w:t xml:space="preserve">vel ad </w:t>
      </w:r>
      <w:r w:rsidRPr="007A06F5">
        <w:rPr>
          <w:lang w:val="la-Latn"/>
        </w:rPr>
        <w:t>ecclesiam vel cuilibet alteri tradiderit</w:t>
      </w:r>
      <w:r w:rsidR="009B2994" w:rsidRPr="007A06F5">
        <w:rPr>
          <w:lang w:val="la-Latn"/>
        </w:rPr>
        <w:t xml:space="preserve">, </w:t>
      </w:r>
      <w:r w:rsidRPr="007A06F5">
        <w:rPr>
          <w:lang w:val="la-Latn"/>
        </w:rPr>
        <w:t>is</w:t>
      </w:r>
      <w:r w:rsidR="009B2994" w:rsidRPr="007A06F5">
        <w:rPr>
          <w:lang w:val="la-Latn"/>
        </w:rPr>
        <w:t xml:space="preserve">, </w:t>
      </w:r>
      <w:r w:rsidRPr="007A06F5">
        <w:rPr>
          <w:lang w:val="la-Latn"/>
        </w:rPr>
        <w:t>qui eam suscepe</w:t>
      </w:r>
      <w:r w:rsidR="00EE5687" w:rsidRPr="007A06F5">
        <w:rPr>
          <w:lang w:val="la-Latn"/>
        </w:rPr>
        <w:t>rit 110</w:t>
      </w:r>
      <w:r w:rsidR="009B2994" w:rsidRPr="007A06F5">
        <w:rPr>
          <w:lang w:val="la-Latn"/>
        </w:rPr>
        <w:t xml:space="preserve">, </w:t>
      </w:r>
      <w:r w:rsidR="00EE5687" w:rsidRPr="007A06F5">
        <w:rPr>
          <w:lang w:val="la-Latn"/>
        </w:rPr>
        <w:t>tributum</w:t>
      </w:r>
      <w:r w:rsidR="009B2994" w:rsidRPr="007A06F5">
        <w:rPr>
          <w:lang w:val="la-Latn"/>
        </w:rPr>
        <w:t xml:space="preserve">, </w:t>
      </w:r>
      <w:r w:rsidR="00EE5687" w:rsidRPr="007A06F5">
        <w:rPr>
          <w:lang w:val="la-Latn"/>
        </w:rPr>
        <w:t xml:space="preserve">quod inde </w:t>
      </w:r>
      <w:r w:rsidRPr="007A06F5">
        <w:rPr>
          <w:lang w:val="la-Latn"/>
        </w:rPr>
        <w:t>solvebatur omni modo ad partem nostram persolvat</w:t>
      </w:r>
      <w:r w:rsidR="009B2994" w:rsidRPr="007A06F5">
        <w:rPr>
          <w:lang w:val="la-Latn"/>
        </w:rPr>
        <w:t xml:space="preserve">, </w:t>
      </w:r>
      <w:r w:rsidRPr="007A06F5">
        <w:rPr>
          <w:lang w:val="la-Latn"/>
        </w:rPr>
        <w:t>nisi for</w:t>
      </w:r>
      <w:r w:rsidR="00EE5687" w:rsidRPr="007A06F5">
        <w:rPr>
          <w:lang w:val="la-Latn"/>
        </w:rPr>
        <w:t xml:space="preserve">te talem firmitatem de parte </w:t>
      </w:r>
      <w:r w:rsidRPr="007A06F5">
        <w:rPr>
          <w:lang w:val="la-Latn"/>
        </w:rPr>
        <w:t>dominica habeat</w:t>
      </w:r>
      <w:r w:rsidR="009B2994" w:rsidRPr="007A06F5">
        <w:rPr>
          <w:lang w:val="la-Latn"/>
        </w:rPr>
        <w:t xml:space="preserve">, </w:t>
      </w:r>
      <w:r w:rsidRPr="007A06F5">
        <w:rPr>
          <w:lang w:val="la-Latn"/>
        </w:rPr>
        <w:t>per quam ipsum tributum sibi perdonatum possit ostendere</w:t>
      </w:r>
      <w:r w:rsidR="009B2994" w:rsidRPr="007A06F5">
        <w:rPr>
          <w:lang w:val="la-Latn"/>
        </w:rPr>
        <w:t xml:space="preserve">. </w:t>
      </w:r>
      <w:r w:rsidRPr="007A06F5">
        <w:rPr>
          <w:lang w:val="la-Latn"/>
        </w:rPr>
        <w:t>/</w:t>
      </w:r>
    </w:p>
    <w:p w14:paraId="0FFB7532" w14:textId="0575E91B"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XXXVI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BENEFICIIS DESTRUCTIS</w:t>
      </w:r>
      <w:r w:rsidR="009B2994" w:rsidRPr="007A06F5">
        <w:rPr>
          <w:rFonts w:ascii="Times New Roman" w:eastAsia="Times New Roman" w:hAnsi="Times New Roman" w:cs="Times New Roman"/>
          <w:sz w:val="24"/>
          <w:szCs w:val="24"/>
          <w:lang w:val="la-Latn" w:eastAsia="cs-CZ"/>
        </w:rPr>
        <w:t xml:space="preserve">. </w:t>
      </w:r>
    </w:p>
    <w:p w14:paraId="2D9D8E59" w14:textId="2643D296" w:rsidR="00F56D02" w:rsidRPr="007A06F5" w:rsidRDefault="00D047F8"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Quicumque</w:t>
      </w:r>
      <w:r w:rsidR="00F56D02" w:rsidRPr="007A06F5">
        <w:rPr>
          <w:rFonts w:ascii="Times New Roman" w:eastAsia="Times New Roman" w:hAnsi="Times New Roman" w:cs="Times New Roman"/>
          <w:sz w:val="24"/>
          <w:szCs w:val="24"/>
          <w:lang w:val="la-Latn" w:eastAsia="cs-CZ"/>
        </w:rPr>
        <w:t xml:space="preserve"> suum beneficium occasione proprii dese</w:t>
      </w:r>
      <w:r w:rsidR="00AE4696" w:rsidRPr="007A06F5">
        <w:rPr>
          <w:rFonts w:ascii="Times New Roman" w:eastAsia="Times New Roman" w:hAnsi="Times New Roman" w:cs="Times New Roman"/>
          <w:sz w:val="24"/>
          <w:szCs w:val="24"/>
          <w:lang w:val="la-Latn" w:eastAsia="cs-CZ"/>
        </w:rPr>
        <w:t>rtum habuerit et intra annum</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postquam ei a comite vel misso nostro notum factum fue</w:t>
      </w:r>
      <w:r w:rsidR="00AE4696" w:rsidRPr="007A06F5">
        <w:rPr>
          <w:rFonts w:ascii="Times New Roman" w:eastAsia="Times New Roman" w:hAnsi="Times New Roman" w:cs="Times New Roman"/>
          <w:sz w:val="24"/>
          <w:szCs w:val="24"/>
          <w:lang w:val="la-Latn" w:eastAsia="cs-CZ"/>
        </w:rPr>
        <w:t>rit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illud emendatum non ha - </w:t>
      </w:r>
      <w:r w:rsidR="00F56D02" w:rsidRPr="007A06F5">
        <w:rPr>
          <w:rFonts w:ascii="Times New Roman" w:eastAsia="Times New Roman" w:hAnsi="Times New Roman" w:cs="Times New Roman"/>
          <w:sz w:val="24"/>
          <w:szCs w:val="24"/>
          <w:lang w:val="la-Latn" w:eastAsia="cs-CZ"/>
        </w:rPr>
        <w:t>buerit</w:t>
      </w:r>
      <w:r w:rsidR="009B2994" w:rsidRPr="007A06F5">
        <w:rPr>
          <w:rFonts w:ascii="Times New Roman" w:eastAsia="Times New Roman" w:hAnsi="Times New Roman" w:cs="Times New Roman"/>
          <w:sz w:val="24"/>
          <w:szCs w:val="24"/>
          <w:lang w:val="la-Latn" w:eastAsia="cs-CZ"/>
        </w:rPr>
        <w:t xml:space="preserve">, </w:t>
      </w:r>
      <w:r w:rsidR="00F56D02" w:rsidRPr="007A06F5">
        <w:rPr>
          <w:rFonts w:ascii="Times New Roman" w:eastAsia="Times New Roman" w:hAnsi="Times New Roman" w:cs="Times New Roman"/>
          <w:sz w:val="24"/>
          <w:szCs w:val="24"/>
          <w:lang w:val="la-Latn" w:eastAsia="cs-CZ"/>
        </w:rPr>
        <w:t>ipsum beneficium amittat</w:t>
      </w:r>
      <w:r w:rsidR="009B2994" w:rsidRPr="007A06F5">
        <w:rPr>
          <w:rFonts w:ascii="Times New Roman" w:eastAsia="Times New Roman" w:hAnsi="Times New Roman" w:cs="Times New Roman"/>
          <w:sz w:val="24"/>
          <w:szCs w:val="24"/>
          <w:lang w:val="la-Latn" w:eastAsia="cs-CZ"/>
        </w:rPr>
        <w:t xml:space="preserve">. </w:t>
      </w:r>
    </w:p>
    <w:p w14:paraId="106AAC66" w14:textId="3EF91CE7"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XXXVII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TERRA CENSALI</w:t>
      </w:r>
      <w:r w:rsidR="009B2994" w:rsidRPr="007A06F5">
        <w:rPr>
          <w:rFonts w:ascii="Times New Roman" w:eastAsia="Times New Roman" w:hAnsi="Times New Roman" w:cs="Times New Roman"/>
          <w:sz w:val="24"/>
          <w:szCs w:val="24"/>
          <w:lang w:val="la-Latn" w:eastAsia="cs-CZ"/>
        </w:rPr>
        <w:t xml:space="preserve">. </w:t>
      </w:r>
    </w:p>
    <w:p w14:paraId="597474B1" w14:textId="7AD5FCA4"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 terram censalem habuerit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quam antecessores sui v</w:t>
      </w:r>
      <w:r w:rsidR="00AE4696" w:rsidRPr="007A06F5">
        <w:rPr>
          <w:rFonts w:ascii="Times New Roman" w:eastAsia="Times New Roman" w:hAnsi="Times New Roman" w:cs="Times New Roman"/>
          <w:sz w:val="24"/>
          <w:szCs w:val="24"/>
          <w:lang w:val="la-Latn" w:eastAsia="cs-CZ"/>
        </w:rPr>
        <w:t xml:space="preserve">el ad aliquam ecclesiam vel ad </w:t>
      </w:r>
      <w:r w:rsidRPr="007A06F5">
        <w:rPr>
          <w:rFonts w:ascii="Times New Roman" w:eastAsia="Times New Roman" w:hAnsi="Times New Roman" w:cs="Times New Roman"/>
          <w:sz w:val="24"/>
          <w:szCs w:val="24"/>
          <w:lang w:val="la-Latn" w:eastAsia="cs-CZ"/>
        </w:rPr>
        <w:t>villam nostram dederunt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nullatenus eam secundum legem tenere potest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ille voluerit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cuius potestatem vel illa ecclesia vel illa villa pertinet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forte filius aut nepos eius sit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eam tradidit et ei eadem terra ad tenendum placita sit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Sed in hac re considerandum </w:t>
      </w:r>
      <w:r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utrum ille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hanc tenet dives an pauper sit et utr</w:t>
      </w:r>
      <w:r w:rsidR="00AE4696" w:rsidRPr="007A06F5">
        <w:rPr>
          <w:rFonts w:ascii="Times New Roman" w:eastAsia="Times New Roman" w:hAnsi="Times New Roman" w:cs="Times New Roman"/>
          <w:sz w:val="24"/>
          <w:szCs w:val="24"/>
          <w:lang w:val="la-Latn" w:eastAsia="cs-CZ"/>
        </w:rPr>
        <w:t xml:space="preserve">um aliud beneficium habeat vel </w:t>
      </w:r>
      <w:r w:rsidRPr="007A06F5">
        <w:rPr>
          <w:rFonts w:ascii="Times New Roman" w:eastAsia="Times New Roman" w:hAnsi="Times New Roman" w:cs="Times New Roman"/>
          <w:sz w:val="24"/>
          <w:szCs w:val="24"/>
          <w:lang w:val="la-Latn" w:eastAsia="cs-CZ"/>
        </w:rPr>
        <w:t>etiam proprium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qui horum neutrum habet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erga hunc m</w:t>
      </w:r>
      <w:r w:rsidR="00AE4696" w:rsidRPr="007A06F5">
        <w:rPr>
          <w:rFonts w:ascii="Times New Roman" w:eastAsia="Times New Roman" w:hAnsi="Times New Roman" w:cs="Times New Roman"/>
          <w:sz w:val="24"/>
          <w:szCs w:val="24"/>
          <w:lang w:val="la-Latn" w:eastAsia="cs-CZ"/>
        </w:rPr>
        <w:t>isericorditer agendum est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ne </w:t>
      </w:r>
      <w:r w:rsidRPr="007A06F5">
        <w:rPr>
          <w:rFonts w:ascii="Times New Roman" w:eastAsia="Times New Roman" w:hAnsi="Times New Roman" w:cs="Times New Roman"/>
          <w:sz w:val="24"/>
          <w:szCs w:val="24"/>
          <w:lang w:val="la-Latn" w:eastAsia="cs-CZ"/>
        </w:rPr>
        <w:t>ex toto dispoliatus in egestatem incidat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aut talem censum inde persolvat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qualis ei </w:t>
      </w:r>
      <w:r w:rsidRPr="007A06F5">
        <w:rPr>
          <w:rFonts w:ascii="Times New Roman" w:eastAsia="Times New Roman" w:hAnsi="Times New Roman" w:cs="Times New Roman"/>
          <w:sz w:val="24"/>
          <w:szCs w:val="24"/>
          <w:lang w:val="la-Latn" w:eastAsia="cs-CZ"/>
        </w:rPr>
        <w:t>fuerit constitutus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vel portionem aliquam inde in beneficium</w:t>
      </w:r>
      <w:r w:rsidR="00AE4696" w:rsidRPr="007A06F5">
        <w:rPr>
          <w:rFonts w:ascii="Times New Roman" w:eastAsia="Times New Roman" w:hAnsi="Times New Roman" w:cs="Times New Roman"/>
          <w:sz w:val="24"/>
          <w:szCs w:val="24"/>
          <w:lang w:val="la-Latn" w:eastAsia="cs-CZ"/>
        </w:rPr>
        <w:t xml:space="preserve"> accipiat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unde se sustentare </w:t>
      </w:r>
      <w:r w:rsidRPr="007A06F5">
        <w:rPr>
          <w:rFonts w:ascii="Times New Roman" w:eastAsia="Times New Roman" w:hAnsi="Times New Roman" w:cs="Times New Roman"/>
          <w:sz w:val="24"/>
          <w:szCs w:val="24"/>
          <w:lang w:val="la-Latn" w:eastAsia="cs-CZ"/>
        </w:rPr>
        <w:t>valeat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212E7808" w14:textId="47966376"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XXXVIII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NONIS ET DECIMIS</w:t>
      </w:r>
      <w:r w:rsidR="009B2994" w:rsidRPr="007A06F5">
        <w:rPr>
          <w:rFonts w:ascii="Times New Roman" w:eastAsia="Times New Roman" w:hAnsi="Times New Roman" w:cs="Times New Roman"/>
          <w:sz w:val="24"/>
          <w:szCs w:val="24"/>
          <w:lang w:val="la-Latn" w:eastAsia="cs-CZ"/>
        </w:rPr>
        <w:t xml:space="preserve">. </w:t>
      </w:r>
    </w:p>
    <w:p w14:paraId="4E85E30F" w14:textId="20C7AA06" w:rsidR="00F56D02" w:rsidRPr="007A06F5" w:rsidRDefault="00F56D02" w:rsidP="00F56D02">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Consideratum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de frugibus terrae et animalium n</w:t>
      </w:r>
      <w:r w:rsidR="00AE4696" w:rsidRPr="007A06F5">
        <w:rPr>
          <w:rFonts w:ascii="Times New Roman" w:eastAsia="Times New Roman" w:hAnsi="Times New Roman" w:cs="Times New Roman"/>
          <w:sz w:val="24"/>
          <w:szCs w:val="24"/>
          <w:lang w:val="la-Latn" w:eastAsia="cs-CZ"/>
        </w:rPr>
        <w:t>utrimine persolvantur</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De </w:t>
      </w:r>
      <w:r w:rsidRPr="007A06F5">
        <w:rPr>
          <w:rFonts w:ascii="Times New Roman" w:eastAsia="Times New Roman" w:hAnsi="Times New Roman" w:cs="Times New Roman"/>
          <w:sz w:val="24"/>
          <w:szCs w:val="24"/>
          <w:lang w:val="la-Latn" w:eastAsia="cs-CZ"/>
        </w:rPr>
        <w:t>opere vero vel restauratione ecclesiarum comes et epis</w:t>
      </w:r>
      <w:r w:rsidR="00AE4696" w:rsidRPr="007A06F5">
        <w:rPr>
          <w:rFonts w:ascii="Times New Roman" w:eastAsia="Times New Roman" w:hAnsi="Times New Roman" w:cs="Times New Roman"/>
          <w:sz w:val="24"/>
          <w:szCs w:val="24"/>
          <w:lang w:val="la-Latn" w:eastAsia="cs-CZ"/>
        </w:rPr>
        <w:t xml:space="preserve">copus sive abbas una cum misso </w:t>
      </w:r>
      <w:r w:rsidRPr="007A06F5">
        <w:rPr>
          <w:rFonts w:ascii="Times New Roman" w:eastAsia="Times New Roman" w:hAnsi="Times New Roman" w:cs="Times New Roman"/>
          <w:sz w:val="24"/>
          <w:szCs w:val="24"/>
          <w:lang w:val="la-Latn" w:eastAsia="cs-CZ"/>
        </w:rPr>
        <w:t>nostro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quem ipsi sibi ad hoc elegerint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considerationem </w:t>
      </w:r>
      <w:r w:rsidR="00AE4696" w:rsidRPr="007A06F5">
        <w:rPr>
          <w:rFonts w:ascii="Times New Roman" w:eastAsia="Times New Roman" w:hAnsi="Times New Roman" w:cs="Times New Roman"/>
          <w:sz w:val="24"/>
          <w:szCs w:val="24"/>
          <w:lang w:val="la-Latn" w:eastAsia="cs-CZ"/>
        </w:rPr>
        <w:t>faciant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ut unusquisque eorum </w:t>
      </w:r>
      <w:r w:rsidRPr="007A06F5">
        <w:rPr>
          <w:rFonts w:ascii="Times New Roman" w:eastAsia="Times New Roman" w:hAnsi="Times New Roman" w:cs="Times New Roman"/>
          <w:sz w:val="24"/>
          <w:szCs w:val="24"/>
          <w:lang w:val="la-Latn" w:eastAsia="cs-CZ"/>
        </w:rPr>
        <w:t>tantum inde accipiat ad operandum et restaurandum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w:t>
      </w:r>
      <w:r w:rsidR="00AE4696" w:rsidRPr="007A06F5">
        <w:rPr>
          <w:rFonts w:ascii="Times New Roman" w:eastAsia="Times New Roman" w:hAnsi="Times New Roman" w:cs="Times New Roman"/>
          <w:sz w:val="24"/>
          <w:szCs w:val="24"/>
          <w:lang w:val="la-Latn" w:eastAsia="cs-CZ"/>
        </w:rPr>
        <w:t xml:space="preserve">ntum ipse de rebus ecclesiarum </w:t>
      </w:r>
      <w:r w:rsidRPr="007A06F5">
        <w:rPr>
          <w:rFonts w:ascii="Times New Roman" w:eastAsia="Times New Roman" w:hAnsi="Times New Roman" w:cs="Times New Roman"/>
          <w:sz w:val="24"/>
          <w:szCs w:val="24"/>
          <w:lang w:val="la-Latn" w:eastAsia="cs-CZ"/>
        </w:rPr>
        <w:t>habere cognoscitur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Similiter et vassi nostri aut in com</w:t>
      </w:r>
      <w:r w:rsidR="00AE4696" w:rsidRPr="007A06F5">
        <w:rPr>
          <w:rFonts w:ascii="Times New Roman" w:eastAsia="Times New Roman" w:hAnsi="Times New Roman" w:cs="Times New Roman"/>
          <w:sz w:val="24"/>
          <w:szCs w:val="24"/>
          <w:lang w:val="la-Latn" w:eastAsia="cs-CZ"/>
        </w:rPr>
        <w:t>mune tantum operis accipiant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quantum rerum ecclesiasticarum habent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vel unusquisque p</w:t>
      </w:r>
      <w:r w:rsidR="00AE4696" w:rsidRPr="007A06F5">
        <w:rPr>
          <w:rFonts w:ascii="Times New Roman" w:eastAsia="Times New Roman" w:hAnsi="Times New Roman" w:cs="Times New Roman"/>
          <w:sz w:val="24"/>
          <w:szCs w:val="24"/>
          <w:lang w:val="la-Latn" w:eastAsia="cs-CZ"/>
        </w:rPr>
        <w:t>er se iuxta quantitatem</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quam </w:t>
      </w:r>
      <w:r w:rsidRPr="007A06F5">
        <w:rPr>
          <w:rFonts w:ascii="Times New Roman" w:eastAsia="Times New Roman" w:hAnsi="Times New Roman" w:cs="Times New Roman"/>
          <w:sz w:val="24"/>
          <w:szCs w:val="24"/>
          <w:lang w:val="la-Latn" w:eastAsia="cs-CZ"/>
        </w:rPr>
        <w:t>ipse tenet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si inter eos convenerit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pro opere faciendo argentum donent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iuxta </w:t>
      </w:r>
      <w:r w:rsidRPr="007A06F5">
        <w:rPr>
          <w:rFonts w:ascii="Times New Roman" w:eastAsia="Times New Roman" w:hAnsi="Times New Roman" w:cs="Times New Roman"/>
          <w:sz w:val="24"/>
          <w:szCs w:val="24"/>
          <w:lang w:val="la-Latn" w:eastAsia="cs-CZ"/>
        </w:rPr>
        <w:t>aestimationem operis in argento persolvant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Cum quo pret</w:t>
      </w:r>
      <w:r w:rsidR="00AE4696" w:rsidRPr="007A06F5">
        <w:rPr>
          <w:rFonts w:ascii="Times New Roman" w:eastAsia="Times New Roman" w:hAnsi="Times New Roman" w:cs="Times New Roman"/>
          <w:sz w:val="24"/>
          <w:szCs w:val="24"/>
          <w:lang w:val="la-Latn" w:eastAsia="cs-CZ"/>
        </w:rPr>
        <w:t>io rector ecclesiae ad praedic</w:t>
      </w:r>
      <w:r w:rsidRPr="007A06F5">
        <w:rPr>
          <w:rFonts w:ascii="Times New Roman" w:eastAsia="Times New Roman" w:hAnsi="Times New Roman" w:cs="Times New Roman"/>
          <w:sz w:val="24"/>
          <w:szCs w:val="24"/>
          <w:lang w:val="la-Latn" w:eastAsia="cs-CZ"/>
        </w:rPr>
        <w:t>tam restaurationem operarios conducere et materiam eme</w:t>
      </w:r>
      <w:r w:rsidR="00AE4696" w:rsidRPr="007A06F5">
        <w:rPr>
          <w:rFonts w:ascii="Times New Roman" w:eastAsia="Times New Roman" w:hAnsi="Times New Roman" w:cs="Times New Roman"/>
          <w:sz w:val="24"/>
          <w:szCs w:val="24"/>
          <w:lang w:val="la-Latn" w:eastAsia="cs-CZ"/>
        </w:rPr>
        <w:t>re possit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Et qui nonas et de</w:t>
      </w:r>
      <w:r w:rsidRPr="007A06F5">
        <w:rPr>
          <w:rFonts w:ascii="Times New Roman" w:eastAsia="Times New Roman" w:hAnsi="Times New Roman" w:cs="Times New Roman"/>
          <w:sz w:val="24"/>
          <w:szCs w:val="24"/>
          <w:lang w:val="la-Latn" w:eastAsia="cs-CZ"/>
        </w:rPr>
        <w:t>cimas dare neglexerit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primum quidem illas cum lege sua restituat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w:t>
      </w:r>
      <w:r w:rsidR="00AE4696" w:rsidRPr="007A06F5">
        <w:rPr>
          <w:rFonts w:ascii="Times New Roman" w:eastAsia="Times New Roman" w:hAnsi="Times New Roman" w:cs="Times New Roman"/>
          <w:sz w:val="24"/>
          <w:szCs w:val="24"/>
          <w:lang w:val="la-Latn" w:eastAsia="cs-CZ"/>
        </w:rPr>
        <w:t>nsuper et ban</w:t>
      </w:r>
      <w:r w:rsidRPr="007A06F5">
        <w:rPr>
          <w:rFonts w:ascii="Times New Roman" w:eastAsia="Times New Roman" w:hAnsi="Times New Roman" w:cs="Times New Roman"/>
          <w:sz w:val="24"/>
          <w:szCs w:val="24"/>
          <w:lang w:val="la-Latn" w:eastAsia="cs-CZ"/>
        </w:rPr>
        <w:t>num nostrum solvat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ita castigatus caveat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saepius iterando beneficium amittat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6003EAB8" w14:textId="3173EC64" w:rsidR="00F56D02" w:rsidRPr="007A06F5" w:rsidRDefault="00F56D02" w:rsidP="00F56D02">
      <w:pPr>
        <w:pStyle w:val="Normlnweb"/>
        <w:rPr>
          <w:lang w:val="la-Latn"/>
        </w:rPr>
      </w:pPr>
      <w:r w:rsidRPr="007A06F5">
        <w:rPr>
          <w:lang w:val="la-Latn"/>
        </w:rPr>
        <w:lastRenderedPageBreak/>
        <w:t>ITEM DE NONIS ET DECIMIS</w:t>
      </w:r>
      <w:r w:rsidR="009B2994" w:rsidRPr="007A06F5">
        <w:rPr>
          <w:lang w:val="la-Latn"/>
        </w:rPr>
        <w:t xml:space="preserve">. </w:t>
      </w:r>
    </w:p>
    <w:p w14:paraId="303EE265" w14:textId="3ABEF71C" w:rsidR="00F56D02" w:rsidRPr="007A06F5" w:rsidRDefault="00F56D02" w:rsidP="00F56D02">
      <w:pPr>
        <w:pStyle w:val="Normlnweb"/>
        <w:rPr>
          <w:lang w:val="la-Latn"/>
        </w:rPr>
      </w:pPr>
      <w:r w:rsidRPr="007A06F5">
        <w:rPr>
          <w:lang w:val="la-Latn"/>
        </w:rPr>
        <w:t xml:space="preserve">Quicumque nonam et decimam admonente episcopo vel abbate vel quolibet </w:t>
      </w:r>
      <w:r w:rsidR="00AE4696" w:rsidRPr="007A06F5">
        <w:rPr>
          <w:lang w:val="la-Latn"/>
        </w:rPr>
        <w:t xml:space="preserve">alio rectore ad primam eius </w:t>
      </w:r>
      <w:r w:rsidRPr="007A06F5">
        <w:rPr>
          <w:lang w:val="la-Latn"/>
        </w:rPr>
        <w:t>admonitionem dare contempserit</w:t>
      </w:r>
      <w:r w:rsidR="009B2994" w:rsidRPr="007A06F5">
        <w:rPr>
          <w:lang w:val="la-Latn"/>
        </w:rPr>
        <w:t xml:space="preserve">, </w:t>
      </w:r>
      <w:r w:rsidRPr="007A06F5">
        <w:rPr>
          <w:lang w:val="la-Latn"/>
        </w:rPr>
        <w:t xml:space="preserve">regia potestate cogente easdem decimas et </w:t>
      </w:r>
      <w:r w:rsidR="00AE4696" w:rsidRPr="007A06F5">
        <w:rPr>
          <w:lang w:val="la-Latn"/>
        </w:rPr>
        <w:t xml:space="preserve">nonas solvat et insuper ad </w:t>
      </w:r>
      <w:r w:rsidR="00D047F8" w:rsidRPr="007A06F5">
        <w:rPr>
          <w:lang w:val="la-Latn"/>
        </w:rPr>
        <w:t>partem</w:t>
      </w:r>
      <w:r w:rsidRPr="007A06F5">
        <w:rPr>
          <w:lang w:val="la-Latn"/>
        </w:rPr>
        <w:t xml:space="preserve"> eiusdem ecclesię legem suam componat</w:t>
      </w:r>
      <w:r w:rsidR="009B2994" w:rsidRPr="007A06F5">
        <w:rPr>
          <w:lang w:val="la-Latn"/>
        </w:rPr>
        <w:t xml:space="preserve">. </w:t>
      </w:r>
      <w:r w:rsidRPr="007A06F5">
        <w:rPr>
          <w:lang w:val="la-Latn"/>
        </w:rPr>
        <w:t>Si secundo admonitus praed</w:t>
      </w:r>
      <w:r w:rsidR="00AE4696" w:rsidRPr="007A06F5">
        <w:rPr>
          <w:lang w:val="la-Latn"/>
        </w:rPr>
        <w:t xml:space="preserve">ictas nonas et decimas reddere </w:t>
      </w:r>
      <w:r w:rsidRPr="007A06F5">
        <w:rPr>
          <w:lang w:val="la-Latn"/>
        </w:rPr>
        <w:t>neglexerit</w:t>
      </w:r>
      <w:r w:rsidR="009B2994" w:rsidRPr="007A06F5">
        <w:rPr>
          <w:lang w:val="la-Latn"/>
        </w:rPr>
        <w:t xml:space="preserve">, </w:t>
      </w:r>
      <w:r w:rsidRPr="007A06F5">
        <w:rPr>
          <w:lang w:val="la-Latn"/>
        </w:rPr>
        <w:t>cum eisdem nonis et decimis bannum dominicum persolvat</w:t>
      </w:r>
      <w:r w:rsidR="009B2994" w:rsidRPr="007A06F5">
        <w:rPr>
          <w:lang w:val="la-Latn"/>
        </w:rPr>
        <w:t xml:space="preserve">. </w:t>
      </w:r>
      <w:r w:rsidRPr="007A06F5">
        <w:rPr>
          <w:lang w:val="la-Latn"/>
        </w:rPr>
        <w:t>Nam si tertio admonitus in eisdem nonis et decimis dandis neglegens evenerit</w:t>
      </w:r>
      <w:r w:rsidR="009B2994" w:rsidRPr="007A06F5">
        <w:rPr>
          <w:lang w:val="la-Latn"/>
        </w:rPr>
        <w:t xml:space="preserve">, </w:t>
      </w:r>
      <w:r w:rsidRPr="007A06F5">
        <w:rPr>
          <w:lang w:val="la-Latn"/>
        </w:rPr>
        <w:t>res ecclesię</w:t>
      </w:r>
      <w:r w:rsidR="009B2994" w:rsidRPr="007A06F5">
        <w:rPr>
          <w:lang w:val="la-Latn"/>
        </w:rPr>
        <w:t xml:space="preserve">, </w:t>
      </w:r>
      <w:r w:rsidRPr="007A06F5">
        <w:rPr>
          <w:lang w:val="la-Latn"/>
        </w:rPr>
        <w:t xml:space="preserve">de quibus easdem nonas </w:t>
      </w:r>
      <w:r w:rsidR="00AE4696" w:rsidRPr="007A06F5">
        <w:rPr>
          <w:lang w:val="la-Latn"/>
        </w:rPr>
        <w:t>et decimas dare debuerat</w:t>
      </w:r>
      <w:r w:rsidR="009B2994" w:rsidRPr="007A06F5">
        <w:rPr>
          <w:lang w:val="la-Latn"/>
        </w:rPr>
        <w:t xml:space="preserve">, </w:t>
      </w:r>
      <w:r w:rsidRPr="007A06F5">
        <w:rPr>
          <w:lang w:val="la-Latn"/>
        </w:rPr>
        <w:t>penitus amittat</w:t>
      </w:r>
      <w:r w:rsidR="009B2994" w:rsidRPr="007A06F5">
        <w:rPr>
          <w:lang w:val="la-Latn"/>
        </w:rPr>
        <w:t xml:space="preserve">. </w:t>
      </w:r>
      <w:r w:rsidRPr="007A06F5">
        <w:rPr>
          <w:lang w:val="la-Latn"/>
        </w:rPr>
        <w:t>Nonę vero et decime tantum de annona</w:t>
      </w:r>
      <w:r w:rsidR="009B2994" w:rsidRPr="007A06F5">
        <w:rPr>
          <w:lang w:val="la-Latn"/>
        </w:rPr>
        <w:t xml:space="preserve">, </w:t>
      </w:r>
      <w:r w:rsidRPr="007A06F5">
        <w:rPr>
          <w:lang w:val="la-Latn"/>
        </w:rPr>
        <w:t>leguminę</w:t>
      </w:r>
      <w:r w:rsidR="009B2994" w:rsidRPr="007A06F5">
        <w:rPr>
          <w:lang w:val="la-Latn"/>
        </w:rPr>
        <w:t xml:space="preserve">, </w:t>
      </w:r>
      <w:r w:rsidRPr="007A06F5">
        <w:rPr>
          <w:lang w:val="la-Latn"/>
        </w:rPr>
        <w:t>vino</w:t>
      </w:r>
      <w:r w:rsidR="009B2994" w:rsidRPr="007A06F5">
        <w:rPr>
          <w:lang w:val="la-Latn"/>
        </w:rPr>
        <w:t xml:space="preserve">, </w:t>
      </w:r>
      <w:r w:rsidRPr="007A06F5">
        <w:rPr>
          <w:lang w:val="la-Latn"/>
        </w:rPr>
        <w:t xml:space="preserve">fęno et </w:t>
      </w:r>
      <w:r w:rsidR="00AE4696" w:rsidRPr="007A06F5">
        <w:rPr>
          <w:lang w:val="la-Latn"/>
        </w:rPr>
        <w:t xml:space="preserve">nutrimine et omnis generis </w:t>
      </w:r>
      <w:r w:rsidRPr="007A06F5">
        <w:rPr>
          <w:lang w:val="la-Latn"/>
        </w:rPr>
        <w:t>animalium dande sunt</w:t>
      </w:r>
      <w:r w:rsidR="009B2994" w:rsidRPr="007A06F5">
        <w:rPr>
          <w:lang w:val="la-Latn"/>
        </w:rPr>
        <w:t xml:space="preserve">; </w:t>
      </w:r>
      <w:r w:rsidRPr="007A06F5">
        <w:rPr>
          <w:lang w:val="la-Latn"/>
        </w:rPr>
        <w:t>et hi</w:t>
      </w:r>
      <w:r w:rsidR="009B2994" w:rsidRPr="007A06F5">
        <w:rPr>
          <w:lang w:val="la-Latn"/>
        </w:rPr>
        <w:t xml:space="preserve">, </w:t>
      </w:r>
      <w:r w:rsidRPr="007A06F5">
        <w:rPr>
          <w:lang w:val="la-Latn"/>
        </w:rPr>
        <w:t>qui nonas et decimas dare debent</w:t>
      </w:r>
      <w:r w:rsidR="009B2994" w:rsidRPr="007A06F5">
        <w:rPr>
          <w:lang w:val="la-Latn"/>
        </w:rPr>
        <w:t xml:space="preserve">, </w:t>
      </w:r>
      <w:r w:rsidRPr="007A06F5">
        <w:rPr>
          <w:lang w:val="la-Latn"/>
        </w:rPr>
        <w:t>iuxta quod reru</w:t>
      </w:r>
      <w:r w:rsidR="00AE4696" w:rsidRPr="007A06F5">
        <w:rPr>
          <w:lang w:val="la-Latn"/>
        </w:rPr>
        <w:t>m ecclesiasticarum habent</w:t>
      </w:r>
      <w:r w:rsidR="009B2994" w:rsidRPr="007A06F5">
        <w:rPr>
          <w:lang w:val="la-Latn"/>
        </w:rPr>
        <w:t xml:space="preserve">, </w:t>
      </w:r>
      <w:r w:rsidR="00AE4696" w:rsidRPr="007A06F5">
        <w:rPr>
          <w:lang w:val="la-Latn"/>
        </w:rPr>
        <w:t xml:space="preserve">ad </w:t>
      </w:r>
      <w:r w:rsidRPr="007A06F5">
        <w:rPr>
          <w:lang w:val="la-Latn"/>
        </w:rPr>
        <w:t>ecclesias et claustra rectorum venerabiliu</w:t>
      </w:r>
      <w:r w:rsidR="00AE4696" w:rsidRPr="007A06F5">
        <w:rPr>
          <w:lang w:val="la-Latn"/>
        </w:rPr>
        <w:t>m locorum adiutorium faciant</w:t>
      </w:r>
      <w:r w:rsidR="009B2994" w:rsidRPr="007A06F5">
        <w:rPr>
          <w:lang w:val="la-Latn"/>
        </w:rPr>
        <w:t xml:space="preserve">. </w:t>
      </w:r>
      <w:r w:rsidRPr="007A06F5">
        <w:rPr>
          <w:lang w:val="la-Latn"/>
        </w:rPr>
        <w:t>Hi vero</w:t>
      </w:r>
      <w:r w:rsidR="009B2994" w:rsidRPr="007A06F5">
        <w:rPr>
          <w:lang w:val="la-Latn"/>
        </w:rPr>
        <w:t xml:space="preserve">, </w:t>
      </w:r>
      <w:r w:rsidRPr="007A06F5">
        <w:rPr>
          <w:lang w:val="la-Latn"/>
        </w:rPr>
        <w:t>qui ex rebus ecclesiasticis nonas et decimas exsolvere et sarta te</w:t>
      </w:r>
      <w:r w:rsidR="00AE4696" w:rsidRPr="007A06F5">
        <w:rPr>
          <w:lang w:val="la-Latn"/>
        </w:rPr>
        <w:t xml:space="preserve">cta ecclesię secundum antiquam </w:t>
      </w:r>
      <w:r w:rsidR="00524CAA" w:rsidRPr="00524CAA">
        <w:rPr>
          <w:b/>
          <w:lang w:val="la-Latn"/>
        </w:rPr>
        <w:t>auctorit</w:t>
      </w:r>
      <w:r w:rsidRPr="007A06F5">
        <w:rPr>
          <w:lang w:val="la-Latn"/>
        </w:rPr>
        <w:t>atem et consuętudinem restaurare debent et hoc non solum negle</w:t>
      </w:r>
      <w:r w:rsidR="00AE4696" w:rsidRPr="007A06F5">
        <w:rPr>
          <w:lang w:val="la-Latn"/>
        </w:rPr>
        <w:t>gunt</w:t>
      </w:r>
      <w:r w:rsidR="009B2994" w:rsidRPr="007A06F5">
        <w:rPr>
          <w:lang w:val="la-Latn"/>
        </w:rPr>
        <w:t xml:space="preserve">, </w:t>
      </w:r>
      <w:r w:rsidR="00AE4696" w:rsidRPr="007A06F5">
        <w:rPr>
          <w:lang w:val="la-Latn"/>
        </w:rPr>
        <w:t xml:space="preserve">verum et per contemptum </w:t>
      </w:r>
      <w:r w:rsidRPr="007A06F5">
        <w:rPr>
          <w:lang w:val="la-Latn"/>
        </w:rPr>
        <w:t>dimittunt atque clericos fame et pęnuria</w:t>
      </w:r>
      <w:r w:rsidR="009B2994" w:rsidRPr="007A06F5">
        <w:rPr>
          <w:lang w:val="la-Latn"/>
        </w:rPr>
        <w:t xml:space="preserve">, </w:t>
      </w:r>
      <w:r w:rsidRPr="007A06F5">
        <w:rPr>
          <w:lang w:val="la-Latn"/>
        </w:rPr>
        <w:t>ecclesiastica quoque aedificia disso</w:t>
      </w:r>
      <w:r w:rsidR="00AE4696" w:rsidRPr="007A06F5">
        <w:rPr>
          <w:lang w:val="la-Latn"/>
        </w:rPr>
        <w:t>lutione adnullari permittunt</w:t>
      </w:r>
      <w:r w:rsidR="009B2994" w:rsidRPr="007A06F5">
        <w:rPr>
          <w:lang w:val="la-Latn"/>
        </w:rPr>
        <w:t xml:space="preserve">, </w:t>
      </w:r>
      <w:r w:rsidRPr="007A06F5">
        <w:rPr>
          <w:lang w:val="la-Latn"/>
        </w:rPr>
        <w:t>tamdiu ab ecclesiastica communione separentur</w:t>
      </w:r>
      <w:r w:rsidR="009B2994" w:rsidRPr="007A06F5">
        <w:rPr>
          <w:lang w:val="la-Latn"/>
        </w:rPr>
        <w:t xml:space="preserve">, </w:t>
      </w:r>
      <w:r w:rsidRPr="007A06F5">
        <w:rPr>
          <w:lang w:val="la-Latn"/>
        </w:rPr>
        <w:t>usque dum diligentia eme</w:t>
      </w:r>
      <w:r w:rsidR="00AE4696" w:rsidRPr="007A06F5">
        <w:rPr>
          <w:lang w:val="la-Latn"/>
        </w:rPr>
        <w:t>ndare studeant</w:t>
      </w:r>
      <w:r w:rsidR="009B2994" w:rsidRPr="007A06F5">
        <w:rPr>
          <w:lang w:val="la-Latn"/>
        </w:rPr>
        <w:t xml:space="preserve">, </w:t>
      </w:r>
      <w:r w:rsidR="00AE4696" w:rsidRPr="007A06F5">
        <w:rPr>
          <w:lang w:val="la-Latn"/>
        </w:rPr>
        <w:t xml:space="preserve">quod socordia </w:t>
      </w:r>
      <w:r w:rsidRPr="007A06F5">
        <w:rPr>
          <w:lang w:val="la-Latn"/>
        </w:rPr>
        <w:t>neglexerunt</w:t>
      </w:r>
      <w:r w:rsidR="009B2994" w:rsidRPr="007A06F5">
        <w:rPr>
          <w:lang w:val="la-Latn"/>
        </w:rPr>
        <w:t xml:space="preserve">. </w:t>
      </w:r>
      <w:r w:rsidRPr="007A06F5">
        <w:rPr>
          <w:lang w:val="la-Latn"/>
        </w:rPr>
        <w:t>Et regia potestate compulsi iuxta legale et antiquum edictum</w:t>
      </w:r>
      <w:r w:rsidR="009B2994" w:rsidRPr="007A06F5">
        <w:rPr>
          <w:lang w:val="la-Latn"/>
        </w:rPr>
        <w:t xml:space="preserve">, </w:t>
      </w:r>
      <w:r w:rsidRPr="007A06F5">
        <w:rPr>
          <w:lang w:val="la-Latn"/>
        </w:rPr>
        <w:t>qui neglegit censum</w:t>
      </w:r>
      <w:r w:rsidR="009B2994" w:rsidRPr="007A06F5">
        <w:rPr>
          <w:lang w:val="la-Latn"/>
        </w:rPr>
        <w:t xml:space="preserve">, </w:t>
      </w:r>
      <w:r w:rsidRPr="007A06F5">
        <w:rPr>
          <w:lang w:val="la-Latn"/>
        </w:rPr>
        <w:t>pe</w:t>
      </w:r>
      <w:r w:rsidR="00AE4696" w:rsidRPr="007A06F5">
        <w:rPr>
          <w:lang w:val="la-Latn"/>
        </w:rPr>
        <w:t xml:space="preserve">rdat </w:t>
      </w:r>
      <w:r w:rsidRPr="007A06F5">
        <w:rPr>
          <w:lang w:val="la-Latn"/>
        </w:rPr>
        <w:t>agrum</w:t>
      </w:r>
      <w:r w:rsidR="009B2994" w:rsidRPr="007A06F5">
        <w:rPr>
          <w:lang w:val="la-Latn"/>
        </w:rPr>
        <w:t xml:space="preserve">. </w:t>
      </w:r>
    </w:p>
    <w:p w14:paraId="77801C39" w14:textId="365FE8C0" w:rsidR="00F56D02" w:rsidRPr="007A06F5" w:rsidRDefault="00F56D02" w:rsidP="00F56D02">
      <w:pPr>
        <w:pStyle w:val="Normlnweb"/>
        <w:rPr>
          <w:lang w:val="la-Latn"/>
        </w:rPr>
      </w:pPr>
      <w:r w:rsidRPr="007A06F5">
        <w:rPr>
          <w:lang w:val="la-Latn"/>
        </w:rPr>
        <w:t>XXXVIIII</w:t>
      </w:r>
      <w:r w:rsidR="009B2994" w:rsidRPr="007A06F5">
        <w:rPr>
          <w:lang w:val="la-Latn"/>
        </w:rPr>
        <w:t xml:space="preserve">. </w:t>
      </w:r>
      <w:r w:rsidRPr="007A06F5">
        <w:rPr>
          <w:lang w:val="la-Latn"/>
        </w:rPr>
        <w:t>DE MANCIPIIS IN VILLAS DOMINICAS CONFUGIENTIBUS</w:t>
      </w:r>
      <w:r w:rsidR="009B2994" w:rsidRPr="007A06F5">
        <w:rPr>
          <w:lang w:val="la-Latn"/>
        </w:rPr>
        <w:t xml:space="preserve">. </w:t>
      </w:r>
    </w:p>
    <w:p w14:paraId="2C640FAE" w14:textId="1CC38DA2" w:rsidR="00F56D02" w:rsidRPr="007A06F5" w:rsidRDefault="00F56D02" w:rsidP="00F56D02">
      <w:pPr>
        <w:pStyle w:val="Normlnweb"/>
        <w:rPr>
          <w:lang w:val="la-Latn"/>
        </w:rPr>
      </w:pPr>
      <w:r w:rsidRPr="007A06F5">
        <w:rPr>
          <w:lang w:val="la-Latn"/>
        </w:rPr>
        <w:t>Si cuiuslibet mancipia in villam nostram confugerint</w:t>
      </w:r>
      <w:r w:rsidR="009B2994" w:rsidRPr="007A06F5">
        <w:rPr>
          <w:lang w:val="la-Latn"/>
        </w:rPr>
        <w:t xml:space="preserve">, </w:t>
      </w:r>
      <w:r w:rsidRPr="007A06F5">
        <w:rPr>
          <w:lang w:val="la-Latn"/>
        </w:rPr>
        <w:t>actor eiusdem villae quaerenti /domino ea non contradicat</w:t>
      </w:r>
      <w:r w:rsidR="009B2994" w:rsidRPr="007A06F5">
        <w:rPr>
          <w:lang w:val="la-Latn"/>
        </w:rPr>
        <w:t xml:space="preserve">, </w:t>
      </w:r>
      <w:r w:rsidRPr="007A06F5">
        <w:rPr>
          <w:lang w:val="la-Latn"/>
        </w:rPr>
        <w:t>sed statim ea foras de eadem villa eiciat et</w:t>
      </w:r>
      <w:r w:rsidR="009B2994" w:rsidRPr="007A06F5">
        <w:rPr>
          <w:lang w:val="la-Latn"/>
        </w:rPr>
        <w:t xml:space="preserve">, </w:t>
      </w:r>
      <w:r w:rsidRPr="007A06F5">
        <w:rPr>
          <w:lang w:val="la-Latn"/>
        </w:rPr>
        <w:t>si se putat a</w:t>
      </w:r>
      <w:r w:rsidR="00AE4696" w:rsidRPr="007A06F5">
        <w:rPr>
          <w:lang w:val="la-Latn"/>
        </w:rPr>
        <w:t xml:space="preserve">d ea </w:t>
      </w:r>
      <w:r w:rsidRPr="007A06F5">
        <w:rPr>
          <w:lang w:val="la-Latn"/>
        </w:rPr>
        <w:t>repetenda iustitiam habere</w:t>
      </w:r>
      <w:r w:rsidR="009B2994" w:rsidRPr="007A06F5">
        <w:rPr>
          <w:lang w:val="la-Latn"/>
        </w:rPr>
        <w:t xml:space="preserve">, </w:t>
      </w:r>
      <w:r w:rsidRPr="007A06F5">
        <w:rPr>
          <w:lang w:val="la-Latn"/>
        </w:rPr>
        <w:t>repetat et secundum legem ad</w:t>
      </w:r>
      <w:r w:rsidR="00AE4696" w:rsidRPr="007A06F5">
        <w:rPr>
          <w:lang w:val="la-Latn"/>
        </w:rPr>
        <w:t>quirat</w:t>
      </w:r>
      <w:r w:rsidR="009B2994" w:rsidRPr="007A06F5">
        <w:rPr>
          <w:lang w:val="la-Latn"/>
        </w:rPr>
        <w:t xml:space="preserve">. </w:t>
      </w:r>
      <w:r w:rsidR="00AE4696" w:rsidRPr="007A06F5">
        <w:rPr>
          <w:lang w:val="la-Latn"/>
        </w:rPr>
        <w:t xml:space="preserve">Si vero tempore domni </w:t>
      </w:r>
      <w:r w:rsidRPr="007A06F5">
        <w:rPr>
          <w:lang w:val="la-Latn"/>
        </w:rPr>
        <w:t>Karoli genitoris nostri in villam illam confugerunt et domi</w:t>
      </w:r>
      <w:r w:rsidR="00AE4696" w:rsidRPr="007A06F5">
        <w:rPr>
          <w:lang w:val="la-Latn"/>
        </w:rPr>
        <w:t>nus ea quaerit</w:t>
      </w:r>
      <w:r w:rsidR="009B2994" w:rsidRPr="007A06F5">
        <w:rPr>
          <w:lang w:val="la-Latn"/>
        </w:rPr>
        <w:t xml:space="preserve">, </w:t>
      </w:r>
      <w:r w:rsidR="00AE4696" w:rsidRPr="007A06F5">
        <w:rPr>
          <w:lang w:val="la-Latn"/>
        </w:rPr>
        <w:t xml:space="preserve">actor eiusdem </w:t>
      </w:r>
      <w:r w:rsidRPr="007A06F5">
        <w:rPr>
          <w:lang w:val="la-Latn"/>
        </w:rPr>
        <w:t>villae aut ea legitime contineat aut quaerenti domino reddat</w:t>
      </w:r>
      <w:r w:rsidR="009B2994" w:rsidRPr="007A06F5">
        <w:rPr>
          <w:lang w:val="la-Latn"/>
        </w:rPr>
        <w:t xml:space="preserve">. </w:t>
      </w:r>
      <w:r w:rsidRPr="007A06F5">
        <w:rPr>
          <w:lang w:val="la-Latn"/>
        </w:rPr>
        <w:t xml:space="preserve">Et </w:t>
      </w:r>
      <w:r w:rsidR="00AE4696" w:rsidRPr="007A06F5">
        <w:rPr>
          <w:lang w:val="la-Latn"/>
        </w:rPr>
        <w:t>actor propter vesti</w:t>
      </w:r>
      <w:r w:rsidRPr="007A06F5">
        <w:rPr>
          <w:lang w:val="la-Latn"/>
        </w:rPr>
        <w:t>turam domni Karoli genitoris nostri eadem mancipia contr</w:t>
      </w:r>
      <w:r w:rsidR="00AE4696" w:rsidRPr="007A06F5">
        <w:rPr>
          <w:lang w:val="la-Latn"/>
        </w:rPr>
        <w:t>adicere non audeat</w:t>
      </w:r>
      <w:r w:rsidR="009B2994" w:rsidRPr="007A06F5">
        <w:rPr>
          <w:lang w:val="la-Latn"/>
        </w:rPr>
        <w:t xml:space="preserve">, </w:t>
      </w:r>
      <w:r w:rsidR="00AE4696" w:rsidRPr="007A06F5">
        <w:rPr>
          <w:lang w:val="la-Latn"/>
        </w:rPr>
        <w:t xml:space="preserve">si illius </w:t>
      </w:r>
      <w:r w:rsidRPr="007A06F5">
        <w:rPr>
          <w:lang w:val="la-Latn"/>
        </w:rPr>
        <w:t>propria esse noscuntur</w:t>
      </w:r>
      <w:r w:rsidR="009B2994" w:rsidRPr="007A06F5">
        <w:rPr>
          <w:lang w:val="la-Latn"/>
        </w:rPr>
        <w:t xml:space="preserve">. </w:t>
      </w:r>
    </w:p>
    <w:p w14:paraId="15BA4813" w14:textId="78A3E473" w:rsidR="00F56D02" w:rsidRPr="007A06F5" w:rsidRDefault="00F56D02" w:rsidP="00F56D02">
      <w:pPr>
        <w:pStyle w:val="Normlnweb"/>
        <w:rPr>
          <w:lang w:val="la-Latn"/>
        </w:rPr>
      </w:pPr>
      <w:r w:rsidRPr="007A06F5">
        <w:rPr>
          <w:lang w:val="la-Latn"/>
        </w:rPr>
        <w:t>XL</w:t>
      </w:r>
      <w:r w:rsidR="009B2994" w:rsidRPr="007A06F5">
        <w:rPr>
          <w:lang w:val="la-Latn"/>
        </w:rPr>
        <w:t xml:space="preserve">. </w:t>
      </w:r>
      <w:r w:rsidRPr="007A06F5">
        <w:rPr>
          <w:lang w:val="la-Latn"/>
        </w:rPr>
        <w:t>DE FORESTIBUS NOVITER INSTITUTIS</w:t>
      </w:r>
      <w:r w:rsidR="009B2994" w:rsidRPr="007A06F5">
        <w:rPr>
          <w:lang w:val="la-Latn"/>
        </w:rPr>
        <w:t xml:space="preserve">. </w:t>
      </w:r>
    </w:p>
    <w:p w14:paraId="052E02F9" w14:textId="7047C32B" w:rsidR="00F56D02" w:rsidRPr="007A06F5" w:rsidRDefault="00F56D02" w:rsidP="00F56D02">
      <w:pPr>
        <w:pStyle w:val="Normlnweb"/>
        <w:rPr>
          <w:lang w:val="la-Latn"/>
        </w:rPr>
      </w:pPr>
      <w:r w:rsidRPr="007A06F5">
        <w:rPr>
          <w:lang w:val="la-Latn"/>
        </w:rPr>
        <w:t>Ut quicumque illas habet dimittat</w:t>
      </w:r>
      <w:r w:rsidR="009B2994" w:rsidRPr="007A06F5">
        <w:rPr>
          <w:lang w:val="la-Latn"/>
        </w:rPr>
        <w:t xml:space="preserve">, </w:t>
      </w:r>
      <w:r w:rsidRPr="007A06F5">
        <w:rPr>
          <w:lang w:val="la-Latn"/>
        </w:rPr>
        <w:t xml:space="preserve">nisi forte indicio veraci ostendere </w:t>
      </w:r>
      <w:r w:rsidR="00AE4696" w:rsidRPr="007A06F5">
        <w:rPr>
          <w:lang w:val="la-Latn"/>
        </w:rPr>
        <w:t>possit</w:t>
      </w:r>
      <w:r w:rsidR="009B2994" w:rsidRPr="007A06F5">
        <w:rPr>
          <w:lang w:val="la-Latn"/>
        </w:rPr>
        <w:t xml:space="preserve">, </w:t>
      </w:r>
      <w:r w:rsidR="00AE4696" w:rsidRPr="007A06F5">
        <w:rPr>
          <w:lang w:val="la-Latn"/>
        </w:rPr>
        <w:t xml:space="preserve">quod per </w:t>
      </w:r>
      <w:r w:rsidRPr="007A06F5">
        <w:rPr>
          <w:lang w:val="la-Latn"/>
        </w:rPr>
        <w:t xml:space="preserve">iussionem sive permissionem domni Karoli genitoris nostri eas </w:t>
      </w:r>
      <w:r w:rsidR="00AE4696" w:rsidRPr="007A06F5">
        <w:rPr>
          <w:lang w:val="la-Latn"/>
        </w:rPr>
        <w:t>instituisset</w:t>
      </w:r>
      <w:r w:rsidR="009B2994" w:rsidRPr="007A06F5">
        <w:rPr>
          <w:lang w:val="la-Latn"/>
        </w:rPr>
        <w:t xml:space="preserve">; </w:t>
      </w:r>
      <w:r w:rsidR="00AE4696" w:rsidRPr="007A06F5">
        <w:rPr>
          <w:lang w:val="la-Latn"/>
        </w:rPr>
        <w:t>praeter illas ,</w:t>
      </w:r>
      <w:r w:rsidRPr="007A06F5">
        <w:rPr>
          <w:lang w:val="la-Latn"/>
        </w:rPr>
        <w:t>) quae ad nostrum opus pertinent</w:t>
      </w:r>
      <w:r w:rsidR="009B2994" w:rsidRPr="007A06F5">
        <w:rPr>
          <w:lang w:val="la-Latn"/>
        </w:rPr>
        <w:t xml:space="preserve">, </w:t>
      </w:r>
      <w:r w:rsidRPr="007A06F5">
        <w:rPr>
          <w:lang w:val="la-Latn"/>
        </w:rPr>
        <w:t>unde nos decernere volumus</w:t>
      </w:r>
      <w:r w:rsidR="009B2994" w:rsidRPr="007A06F5">
        <w:rPr>
          <w:lang w:val="la-Latn"/>
        </w:rPr>
        <w:t xml:space="preserve">, </w:t>
      </w:r>
      <w:r w:rsidRPr="007A06F5">
        <w:rPr>
          <w:lang w:val="la-Latn"/>
        </w:rPr>
        <w:t>quicquid nobis placuerit</w:t>
      </w:r>
      <w:r w:rsidR="009B2994" w:rsidRPr="007A06F5">
        <w:rPr>
          <w:lang w:val="la-Latn"/>
        </w:rPr>
        <w:t xml:space="preserve">. </w:t>
      </w:r>
    </w:p>
    <w:p w14:paraId="5134BE3B" w14:textId="524FCECC" w:rsidR="00F56D02" w:rsidRPr="007A06F5" w:rsidRDefault="00F56D02" w:rsidP="00F56D02">
      <w:pPr>
        <w:pStyle w:val="Normlnweb"/>
        <w:rPr>
          <w:lang w:val="la-Latn"/>
        </w:rPr>
      </w:pPr>
      <w:r w:rsidRPr="007A06F5">
        <w:rPr>
          <w:lang w:val="la-Latn"/>
        </w:rPr>
        <w:t>XLI</w:t>
      </w:r>
      <w:r w:rsidR="009B2994" w:rsidRPr="007A06F5">
        <w:rPr>
          <w:lang w:val="la-Latn"/>
        </w:rPr>
        <w:t xml:space="preserve">. </w:t>
      </w:r>
      <w:r w:rsidRPr="007A06F5">
        <w:rPr>
          <w:lang w:val="la-Latn"/>
        </w:rPr>
        <w:t>DE PONTIBUS PER DIVERSA LOCA EMENDANDIS</w:t>
      </w:r>
      <w:r w:rsidR="009B2994" w:rsidRPr="007A06F5">
        <w:rPr>
          <w:lang w:val="la-Latn"/>
        </w:rPr>
        <w:t xml:space="preserve">. </w:t>
      </w:r>
    </w:p>
    <w:p w14:paraId="119F4AB3" w14:textId="420C633C" w:rsidR="0057379E" w:rsidRPr="007A06F5" w:rsidRDefault="00F56D02" w:rsidP="0057379E">
      <w:pPr>
        <w:pStyle w:val="Normlnweb"/>
        <w:rPr>
          <w:lang w:val="la-Latn"/>
        </w:rPr>
      </w:pPr>
      <w:r w:rsidRPr="007A06F5">
        <w:rPr>
          <w:lang w:val="la-Latn"/>
        </w:rPr>
        <w:t>Volumus</w:t>
      </w:r>
      <w:r w:rsidR="009B2994" w:rsidRPr="007A06F5">
        <w:rPr>
          <w:lang w:val="la-Latn"/>
        </w:rPr>
        <w:t xml:space="preserve">, </w:t>
      </w:r>
      <w:r w:rsidRPr="007A06F5">
        <w:rPr>
          <w:lang w:val="la-Latn"/>
        </w:rPr>
        <w:t>ut missi nostri per singulas civitates una cum episcopo et comite missos vel /</w:t>
      </w:r>
      <w:r w:rsidR="0057379E" w:rsidRPr="007A06F5">
        <w:rPr>
          <w:lang w:val="la-Latn"/>
        </w:rPr>
        <w:t>nostros homines ibidem commanentes eligant</w:t>
      </w:r>
      <w:r w:rsidR="009B2994" w:rsidRPr="007A06F5">
        <w:rPr>
          <w:lang w:val="la-Latn"/>
        </w:rPr>
        <w:t xml:space="preserve">, </w:t>
      </w:r>
      <w:r w:rsidR="0057379E" w:rsidRPr="007A06F5">
        <w:rPr>
          <w:lang w:val="la-Latn"/>
        </w:rPr>
        <w:t xml:space="preserve">quorum cura </w:t>
      </w:r>
      <w:r w:rsidR="00AE4696" w:rsidRPr="007A06F5">
        <w:rPr>
          <w:lang w:val="la-Latn"/>
        </w:rPr>
        <w:t xml:space="preserve">sit pontes per diversa loca </w:t>
      </w:r>
      <w:r w:rsidR="0057379E" w:rsidRPr="007A06F5">
        <w:rPr>
          <w:lang w:val="la-Latn"/>
        </w:rPr>
        <w:t>emendare</w:t>
      </w:r>
      <w:r w:rsidR="009B2994" w:rsidRPr="007A06F5">
        <w:rPr>
          <w:lang w:val="la-Latn"/>
        </w:rPr>
        <w:t xml:space="preserve">, </w:t>
      </w:r>
      <w:r w:rsidR="0057379E" w:rsidRPr="007A06F5">
        <w:rPr>
          <w:lang w:val="la-Latn"/>
        </w:rPr>
        <w:t>et eos</w:t>
      </w:r>
      <w:r w:rsidR="009B2994" w:rsidRPr="007A06F5">
        <w:rPr>
          <w:lang w:val="la-Latn"/>
        </w:rPr>
        <w:t xml:space="preserve">, </w:t>
      </w:r>
      <w:r w:rsidR="0057379E" w:rsidRPr="007A06F5">
        <w:rPr>
          <w:lang w:val="la-Latn"/>
        </w:rPr>
        <w:t>qui illos emendare debent</w:t>
      </w:r>
      <w:r w:rsidR="009B2994" w:rsidRPr="007A06F5">
        <w:rPr>
          <w:lang w:val="la-Latn"/>
        </w:rPr>
        <w:t xml:space="preserve">, </w:t>
      </w:r>
      <w:r w:rsidR="0057379E" w:rsidRPr="007A06F5">
        <w:rPr>
          <w:lang w:val="la-Latn"/>
        </w:rPr>
        <w:t>ex nostra iussione admonere</w:t>
      </w:r>
      <w:r w:rsidR="009B2994" w:rsidRPr="007A06F5">
        <w:rPr>
          <w:lang w:val="la-Latn"/>
        </w:rPr>
        <w:t xml:space="preserve">, </w:t>
      </w:r>
      <w:r w:rsidR="00AE4696" w:rsidRPr="007A06F5">
        <w:rPr>
          <w:lang w:val="la-Latn"/>
        </w:rPr>
        <w:t xml:space="preserve">ut unusquisque </w:t>
      </w:r>
      <w:r w:rsidR="0057379E" w:rsidRPr="007A06F5">
        <w:rPr>
          <w:lang w:val="la-Latn"/>
        </w:rPr>
        <w:t>iuxta suam possibilitatem et quantitatem eos emendare studeat</w:t>
      </w:r>
      <w:r w:rsidR="009B2994" w:rsidRPr="007A06F5">
        <w:rPr>
          <w:lang w:val="la-Latn"/>
        </w:rPr>
        <w:t xml:space="preserve">. </w:t>
      </w:r>
    </w:p>
    <w:p w14:paraId="7E5D5426" w14:textId="4B29C580" w:rsidR="0057379E" w:rsidRPr="007A06F5" w:rsidRDefault="0057379E" w:rsidP="0057379E">
      <w:pPr>
        <w:pStyle w:val="Normlnweb"/>
        <w:rPr>
          <w:lang w:val="la-Latn"/>
        </w:rPr>
      </w:pPr>
      <w:r w:rsidRPr="007A06F5">
        <w:rPr>
          <w:lang w:val="la-Latn"/>
        </w:rPr>
        <w:t>XLII</w:t>
      </w:r>
      <w:r w:rsidR="009B2994" w:rsidRPr="007A06F5">
        <w:rPr>
          <w:lang w:val="la-Latn"/>
        </w:rPr>
        <w:t xml:space="preserve">. </w:t>
      </w:r>
      <w:r w:rsidRPr="007A06F5">
        <w:rPr>
          <w:lang w:val="la-Latn"/>
        </w:rPr>
        <w:t>DE LEGATIONE OMNIUM</w:t>
      </w:r>
      <w:r w:rsidR="00AE4696" w:rsidRPr="007A06F5">
        <w:rPr>
          <w:lang w:val="la-Latn"/>
        </w:rPr>
        <w:t xml:space="preserve"> MISSORUM DOMINICORUM</w:t>
      </w:r>
      <w:r w:rsidR="009B2994" w:rsidRPr="007A06F5">
        <w:rPr>
          <w:lang w:val="la-Latn"/>
        </w:rPr>
        <w:t xml:space="preserve">, </w:t>
      </w:r>
      <w:r w:rsidR="00AE4696" w:rsidRPr="007A06F5">
        <w:rPr>
          <w:lang w:val="la-Latn"/>
        </w:rPr>
        <w:t>DE QUI</w:t>
      </w:r>
      <w:r w:rsidRPr="007A06F5">
        <w:rPr>
          <w:lang w:val="la-Latn"/>
        </w:rPr>
        <w:t>BUS VIDELICET CAUSIS AGERE DEBEANT</w:t>
      </w:r>
      <w:r w:rsidR="009B2994" w:rsidRPr="007A06F5">
        <w:rPr>
          <w:lang w:val="la-Latn"/>
        </w:rPr>
        <w:t xml:space="preserve">. </w:t>
      </w:r>
    </w:p>
    <w:p w14:paraId="405EAB0B" w14:textId="1A203C69" w:rsidR="0057379E" w:rsidRPr="007A06F5" w:rsidRDefault="00D047F8" w:rsidP="0057379E">
      <w:pPr>
        <w:pStyle w:val="Normlnweb"/>
        <w:rPr>
          <w:lang w:val="la-Latn"/>
        </w:rPr>
      </w:pPr>
      <w:r w:rsidRPr="007A06F5">
        <w:rPr>
          <w:lang w:val="la-Latn"/>
        </w:rPr>
        <w:t>Legatio</w:t>
      </w:r>
      <w:r w:rsidR="0057379E" w:rsidRPr="007A06F5">
        <w:rPr>
          <w:lang w:val="la-Latn"/>
        </w:rPr>
        <w:t xml:space="preserve"> omnium missorum nostrorum haec est</w:t>
      </w:r>
      <w:r w:rsidR="00FF3D92" w:rsidRPr="007A06F5">
        <w:rPr>
          <w:lang w:val="la-Latn"/>
        </w:rPr>
        <w:t xml:space="preserve">: </w:t>
      </w:r>
      <w:r w:rsidR="0057379E" w:rsidRPr="007A06F5">
        <w:rPr>
          <w:lang w:val="la-Latn"/>
        </w:rPr>
        <w:t>Primo ut</w:t>
      </w:r>
      <w:r w:rsidR="009B2994" w:rsidRPr="007A06F5">
        <w:rPr>
          <w:lang w:val="la-Latn"/>
        </w:rPr>
        <w:t xml:space="preserve">, </w:t>
      </w:r>
      <w:r w:rsidR="0057379E" w:rsidRPr="007A06F5">
        <w:rPr>
          <w:lang w:val="la-Latn"/>
        </w:rPr>
        <w:t>sicut iam aliis m</w:t>
      </w:r>
      <w:r w:rsidR="00AE4696" w:rsidRPr="007A06F5">
        <w:rPr>
          <w:lang w:val="la-Latn"/>
        </w:rPr>
        <w:t>issis iniunc</w:t>
      </w:r>
      <w:r w:rsidR="0057379E" w:rsidRPr="007A06F5">
        <w:rPr>
          <w:lang w:val="la-Latn"/>
        </w:rPr>
        <w:t>tum fuit</w:t>
      </w:r>
      <w:r w:rsidR="009B2994" w:rsidRPr="007A06F5">
        <w:rPr>
          <w:lang w:val="la-Latn"/>
        </w:rPr>
        <w:t xml:space="preserve">, </w:t>
      </w:r>
      <w:r w:rsidR="0057379E" w:rsidRPr="007A06F5">
        <w:rPr>
          <w:lang w:val="la-Latn"/>
        </w:rPr>
        <w:t>iustitiam faciant de rebus et libertatibus iniuste ablat</w:t>
      </w:r>
      <w:r w:rsidR="00AE4696" w:rsidRPr="007A06F5">
        <w:rPr>
          <w:lang w:val="la-Latn"/>
        </w:rPr>
        <w:t>is</w:t>
      </w:r>
      <w:r w:rsidR="009B2994" w:rsidRPr="007A06F5">
        <w:rPr>
          <w:lang w:val="la-Latn"/>
        </w:rPr>
        <w:t xml:space="preserve">, </w:t>
      </w:r>
      <w:r w:rsidR="00AE4696" w:rsidRPr="007A06F5">
        <w:rPr>
          <w:lang w:val="la-Latn"/>
        </w:rPr>
        <w:t xml:space="preserve">et si episcopus aut abbas </w:t>
      </w:r>
      <w:r w:rsidR="0057379E" w:rsidRPr="007A06F5">
        <w:rPr>
          <w:lang w:val="la-Latn"/>
        </w:rPr>
        <w:t xml:space="preserve">aut vicarius aut advocatus aut quislibet de plebe hoc fecisse </w:t>
      </w:r>
      <w:r w:rsidR="00AE4696" w:rsidRPr="007A06F5">
        <w:rPr>
          <w:lang w:val="la-Latn"/>
        </w:rPr>
        <w:t>inventus fuerit</w:t>
      </w:r>
      <w:r w:rsidR="009B2994" w:rsidRPr="007A06F5">
        <w:rPr>
          <w:lang w:val="la-Latn"/>
        </w:rPr>
        <w:t xml:space="preserve">, </w:t>
      </w:r>
      <w:r w:rsidR="00AE4696" w:rsidRPr="007A06F5">
        <w:rPr>
          <w:lang w:val="la-Latn"/>
        </w:rPr>
        <w:t>statim resti</w:t>
      </w:r>
      <w:r w:rsidR="0057379E" w:rsidRPr="007A06F5">
        <w:rPr>
          <w:lang w:val="la-Latn"/>
        </w:rPr>
        <w:t>tuantur</w:t>
      </w:r>
      <w:r w:rsidR="009B2994" w:rsidRPr="007A06F5">
        <w:rPr>
          <w:lang w:val="la-Latn"/>
        </w:rPr>
        <w:t xml:space="preserve">. </w:t>
      </w:r>
      <w:r w:rsidR="0057379E" w:rsidRPr="007A06F5">
        <w:rPr>
          <w:lang w:val="la-Latn"/>
        </w:rPr>
        <w:t>Si vero vel comes vel actor dominicus vel alter mi</w:t>
      </w:r>
      <w:r w:rsidR="00AE4696" w:rsidRPr="007A06F5">
        <w:rPr>
          <w:lang w:val="la-Latn"/>
        </w:rPr>
        <w:t xml:space="preserve">ssus palatinus hoc perpetravit </w:t>
      </w:r>
      <w:r w:rsidR="0057379E" w:rsidRPr="007A06F5">
        <w:rPr>
          <w:lang w:val="la-Latn"/>
        </w:rPr>
        <w:t>et in nostram potestatem redigerit</w:t>
      </w:r>
      <w:r w:rsidR="009B2994" w:rsidRPr="007A06F5">
        <w:rPr>
          <w:lang w:val="la-Latn"/>
        </w:rPr>
        <w:t xml:space="preserve">, </w:t>
      </w:r>
      <w:r w:rsidR="0057379E" w:rsidRPr="007A06F5">
        <w:rPr>
          <w:lang w:val="la-Latn"/>
        </w:rPr>
        <w:t>res diligenter inves</w:t>
      </w:r>
      <w:r w:rsidR="00AE4696" w:rsidRPr="007A06F5">
        <w:rPr>
          <w:lang w:val="la-Latn"/>
        </w:rPr>
        <w:t xml:space="preserve">tigata et descripta ad nostrum </w:t>
      </w:r>
      <w:r w:rsidR="0057379E" w:rsidRPr="007A06F5">
        <w:rPr>
          <w:lang w:val="la-Latn"/>
        </w:rPr>
        <w:t>iudicium reservetur</w:t>
      </w:r>
      <w:r w:rsidR="009B2994" w:rsidRPr="007A06F5">
        <w:rPr>
          <w:lang w:val="la-Latn"/>
        </w:rPr>
        <w:t xml:space="preserve">. </w:t>
      </w:r>
    </w:p>
    <w:p w14:paraId="182C3CF2" w14:textId="00DF9F85" w:rsidR="0057379E" w:rsidRPr="007A06F5" w:rsidRDefault="0057379E" w:rsidP="0057379E">
      <w:pPr>
        <w:pStyle w:val="Normlnweb"/>
        <w:rPr>
          <w:lang w:val="la-Latn"/>
        </w:rPr>
      </w:pPr>
      <w:r w:rsidRPr="007A06F5">
        <w:rPr>
          <w:lang w:val="la-Latn"/>
        </w:rPr>
        <w:t>XLIII</w:t>
      </w:r>
      <w:r w:rsidR="009B2994" w:rsidRPr="007A06F5">
        <w:rPr>
          <w:lang w:val="la-Latn"/>
        </w:rPr>
        <w:t xml:space="preserve">. </w:t>
      </w:r>
      <w:r w:rsidRPr="007A06F5">
        <w:rPr>
          <w:lang w:val="la-Latn"/>
        </w:rPr>
        <w:t xml:space="preserve">DE ILLIS LIBERTATIBUS ET </w:t>
      </w:r>
      <w:r w:rsidR="00AE4696" w:rsidRPr="007A06F5">
        <w:rPr>
          <w:lang w:val="la-Latn"/>
        </w:rPr>
        <w:t>REBUS REDDENDIS</w:t>
      </w:r>
      <w:r w:rsidR="009B2994" w:rsidRPr="007A06F5">
        <w:rPr>
          <w:lang w:val="la-Latn"/>
        </w:rPr>
        <w:t xml:space="preserve">, </w:t>
      </w:r>
      <w:r w:rsidR="00AE4696" w:rsidRPr="007A06F5">
        <w:rPr>
          <w:lang w:val="la-Latn"/>
        </w:rPr>
        <w:t>QUAE IN DO</w:t>
      </w:r>
      <w:r w:rsidRPr="007A06F5">
        <w:rPr>
          <w:lang w:val="la-Latn"/>
        </w:rPr>
        <w:t>MINICA VESTITURA SUNT</w:t>
      </w:r>
      <w:r w:rsidR="009B2994" w:rsidRPr="007A06F5">
        <w:rPr>
          <w:lang w:val="la-Latn"/>
        </w:rPr>
        <w:t xml:space="preserve">, </w:t>
      </w:r>
      <w:r w:rsidRPr="007A06F5">
        <w:rPr>
          <w:lang w:val="la-Latn"/>
        </w:rPr>
        <w:t>QUALITER INQUIRANTUR</w:t>
      </w:r>
      <w:r w:rsidR="009B2994" w:rsidRPr="007A06F5">
        <w:rPr>
          <w:lang w:val="la-Latn"/>
        </w:rPr>
        <w:t xml:space="preserve">. </w:t>
      </w:r>
    </w:p>
    <w:p w14:paraId="54F8365C" w14:textId="416FCB3E" w:rsidR="0057379E" w:rsidRPr="007A06F5" w:rsidRDefault="0057379E" w:rsidP="0057379E">
      <w:pPr>
        <w:pStyle w:val="Normlnweb"/>
        <w:rPr>
          <w:lang w:val="la-Latn"/>
        </w:rPr>
      </w:pPr>
      <w:r w:rsidRPr="007A06F5">
        <w:rPr>
          <w:lang w:val="la-Latn"/>
        </w:rPr>
        <w:lastRenderedPageBreak/>
        <w:t>Volumus  autem</w:t>
      </w:r>
      <w:r w:rsidR="009B2994" w:rsidRPr="007A06F5">
        <w:rPr>
          <w:lang w:val="la-Latn"/>
        </w:rPr>
        <w:t xml:space="preserve">, </w:t>
      </w:r>
      <w:r w:rsidRPr="007A06F5">
        <w:rPr>
          <w:lang w:val="la-Latn"/>
        </w:rPr>
        <w:t>ut de his libertatibus et rebus reddendis</w:t>
      </w:r>
      <w:r w:rsidR="009B2994" w:rsidRPr="007A06F5">
        <w:rPr>
          <w:lang w:val="la-Latn"/>
        </w:rPr>
        <w:t xml:space="preserve">, </w:t>
      </w:r>
      <w:r w:rsidRPr="007A06F5">
        <w:rPr>
          <w:lang w:val="la-Latn"/>
        </w:rPr>
        <w:t>quae in nostra vestitura sunt</w:t>
      </w:r>
      <w:r w:rsidR="009B2994" w:rsidRPr="007A06F5">
        <w:rPr>
          <w:lang w:val="la-Latn"/>
        </w:rPr>
        <w:t xml:space="preserve">, </w:t>
      </w:r>
      <w:r w:rsidRPr="007A06F5">
        <w:rPr>
          <w:lang w:val="la-Latn"/>
        </w:rPr>
        <w:t>/primo per optimos quosque inquiratur</w:t>
      </w:r>
      <w:r w:rsidR="009B2994" w:rsidRPr="007A06F5">
        <w:rPr>
          <w:lang w:val="la-Latn"/>
        </w:rPr>
        <w:t xml:space="preserve">. </w:t>
      </w:r>
      <w:r w:rsidRPr="007A06F5">
        <w:rPr>
          <w:lang w:val="la-Latn"/>
        </w:rPr>
        <w:t>Et si per illos inveniri n</w:t>
      </w:r>
      <w:r w:rsidR="00AE4696" w:rsidRPr="007A06F5">
        <w:rPr>
          <w:lang w:val="la-Latn"/>
        </w:rPr>
        <w:t>on possit</w:t>
      </w:r>
      <w:r w:rsidR="009B2994" w:rsidRPr="007A06F5">
        <w:rPr>
          <w:lang w:val="la-Latn"/>
        </w:rPr>
        <w:t xml:space="preserve">, </w:t>
      </w:r>
      <w:r w:rsidR="00AE4696" w:rsidRPr="007A06F5">
        <w:rPr>
          <w:lang w:val="la-Latn"/>
        </w:rPr>
        <w:t>tunc per eos</w:t>
      </w:r>
      <w:r w:rsidR="009B2994" w:rsidRPr="007A06F5">
        <w:rPr>
          <w:lang w:val="la-Latn"/>
        </w:rPr>
        <w:t xml:space="preserve">, </w:t>
      </w:r>
      <w:r w:rsidR="00AE4696" w:rsidRPr="007A06F5">
        <w:rPr>
          <w:lang w:val="la-Latn"/>
        </w:rPr>
        <w:t xml:space="preserve">qui </w:t>
      </w:r>
      <w:r w:rsidRPr="007A06F5">
        <w:rPr>
          <w:lang w:val="la-Latn"/>
        </w:rPr>
        <w:t>post illos in illa vicinia meliores sunt</w:t>
      </w:r>
      <w:r w:rsidR="009B2994" w:rsidRPr="007A06F5">
        <w:rPr>
          <w:lang w:val="la-Latn"/>
        </w:rPr>
        <w:t xml:space="preserve">. </w:t>
      </w:r>
      <w:r w:rsidRPr="007A06F5">
        <w:rPr>
          <w:lang w:val="la-Latn"/>
        </w:rPr>
        <w:t xml:space="preserve">Et si nec per illos rei </w:t>
      </w:r>
      <w:r w:rsidR="00AE4696" w:rsidRPr="007A06F5">
        <w:rPr>
          <w:lang w:val="la-Latn"/>
        </w:rPr>
        <w:t>veritas inveniri potest</w:t>
      </w:r>
      <w:r w:rsidR="009B2994" w:rsidRPr="007A06F5">
        <w:rPr>
          <w:lang w:val="la-Latn"/>
        </w:rPr>
        <w:t xml:space="preserve">, </w:t>
      </w:r>
      <w:r w:rsidR="00AE4696" w:rsidRPr="007A06F5">
        <w:rPr>
          <w:lang w:val="la-Latn"/>
        </w:rPr>
        <w:t xml:space="preserve">tunc </w:t>
      </w:r>
      <w:r w:rsidRPr="007A06F5">
        <w:rPr>
          <w:lang w:val="la-Latn"/>
        </w:rPr>
        <w:t>liceat litigantibus ex utraque parte testes adhibere</w:t>
      </w:r>
      <w:r w:rsidR="009B2994" w:rsidRPr="007A06F5">
        <w:rPr>
          <w:lang w:val="la-Latn"/>
        </w:rPr>
        <w:t xml:space="preserve">. </w:t>
      </w:r>
      <w:r w:rsidRPr="007A06F5">
        <w:rPr>
          <w:lang w:val="la-Latn"/>
        </w:rPr>
        <w:t>Et si</w:t>
      </w:r>
      <w:r w:rsidR="00AE4696" w:rsidRPr="007A06F5">
        <w:rPr>
          <w:lang w:val="la-Latn"/>
        </w:rPr>
        <w:t xml:space="preserve"> discordaverint</w:t>
      </w:r>
      <w:r w:rsidR="009B2994" w:rsidRPr="007A06F5">
        <w:rPr>
          <w:lang w:val="la-Latn"/>
        </w:rPr>
        <w:t xml:space="preserve">, </w:t>
      </w:r>
      <w:r w:rsidR="00AE4696" w:rsidRPr="007A06F5">
        <w:rPr>
          <w:lang w:val="la-Latn"/>
        </w:rPr>
        <w:t>secundum con</w:t>
      </w:r>
      <w:r w:rsidRPr="007A06F5">
        <w:rPr>
          <w:lang w:val="la-Latn"/>
        </w:rPr>
        <w:t>stitutionem a nobis promulgatam examinentur</w:t>
      </w:r>
      <w:r w:rsidR="009B2994" w:rsidRPr="007A06F5">
        <w:rPr>
          <w:lang w:val="la-Latn"/>
        </w:rPr>
        <w:t xml:space="preserve">. </w:t>
      </w:r>
    </w:p>
    <w:p w14:paraId="514A4C0D" w14:textId="4BCA8B25" w:rsidR="0057379E" w:rsidRPr="007A06F5" w:rsidRDefault="0057379E" w:rsidP="0057379E">
      <w:pPr>
        <w:pStyle w:val="Normlnweb"/>
        <w:rPr>
          <w:lang w:val="la-Latn"/>
        </w:rPr>
      </w:pPr>
      <w:r w:rsidRPr="007A06F5">
        <w:rPr>
          <w:lang w:val="la-Latn"/>
        </w:rPr>
        <w:t>XLIIII</w:t>
      </w:r>
      <w:r w:rsidR="009B2994" w:rsidRPr="007A06F5">
        <w:rPr>
          <w:lang w:val="la-Latn"/>
        </w:rPr>
        <w:t xml:space="preserve">. </w:t>
      </w:r>
      <w:r w:rsidRPr="007A06F5">
        <w:rPr>
          <w:lang w:val="la-Latn"/>
        </w:rPr>
        <w:t>DE OPPRESSIONE PAUPERUM</w:t>
      </w:r>
      <w:r w:rsidR="009B2994" w:rsidRPr="007A06F5">
        <w:rPr>
          <w:lang w:val="la-Latn"/>
        </w:rPr>
        <w:t xml:space="preserve">, </w:t>
      </w:r>
      <w:r w:rsidRPr="007A06F5">
        <w:rPr>
          <w:lang w:val="la-Latn"/>
        </w:rPr>
        <w:t>VIDUARUM ET PUPILLORUM</w:t>
      </w:r>
      <w:r w:rsidR="009B2994" w:rsidRPr="007A06F5">
        <w:rPr>
          <w:lang w:val="la-Latn"/>
        </w:rPr>
        <w:t xml:space="preserve">. </w:t>
      </w:r>
    </w:p>
    <w:p w14:paraId="2A546664" w14:textId="5C8720A1" w:rsidR="0057379E" w:rsidRPr="007A06F5" w:rsidRDefault="0057379E" w:rsidP="0057379E">
      <w:pPr>
        <w:pStyle w:val="Normlnweb"/>
        <w:rPr>
          <w:lang w:val="la-Latn"/>
        </w:rPr>
      </w:pPr>
      <w:r w:rsidRPr="007A06F5">
        <w:rPr>
          <w:lang w:val="la-Latn"/>
        </w:rPr>
        <w:t>De pauperibus</w:t>
      </w:r>
      <w:r w:rsidR="009B2994" w:rsidRPr="007A06F5">
        <w:rPr>
          <w:lang w:val="la-Latn"/>
        </w:rPr>
        <w:t xml:space="preserve">, </w:t>
      </w:r>
      <w:r w:rsidRPr="007A06F5">
        <w:rPr>
          <w:lang w:val="la-Latn"/>
        </w:rPr>
        <w:t>viduis et pupillis iniuste oppressis</w:t>
      </w:r>
      <w:r w:rsidR="009B2994" w:rsidRPr="007A06F5">
        <w:rPr>
          <w:lang w:val="la-Latn"/>
        </w:rPr>
        <w:t xml:space="preserve">, </w:t>
      </w:r>
      <w:r w:rsidRPr="007A06F5">
        <w:rPr>
          <w:lang w:val="la-Latn"/>
        </w:rPr>
        <w:t>ut adiuventur et releventur</w:t>
      </w:r>
      <w:r w:rsidR="009B2994" w:rsidRPr="007A06F5">
        <w:rPr>
          <w:lang w:val="la-Latn"/>
        </w:rPr>
        <w:t xml:space="preserve">. </w:t>
      </w:r>
    </w:p>
    <w:p w14:paraId="02E8D1BD" w14:textId="6620789A" w:rsidR="0057379E" w:rsidRPr="007A06F5" w:rsidRDefault="0057379E" w:rsidP="0057379E">
      <w:pPr>
        <w:pStyle w:val="Normlnweb"/>
        <w:rPr>
          <w:lang w:val="la-Latn"/>
        </w:rPr>
      </w:pPr>
      <w:r w:rsidRPr="007A06F5">
        <w:rPr>
          <w:lang w:val="la-Latn"/>
        </w:rPr>
        <w:t>XLV</w:t>
      </w:r>
      <w:r w:rsidR="009B2994" w:rsidRPr="007A06F5">
        <w:rPr>
          <w:lang w:val="la-Latn"/>
        </w:rPr>
        <w:t xml:space="preserve">. </w:t>
      </w:r>
      <w:r w:rsidRPr="007A06F5">
        <w:rPr>
          <w:lang w:val="la-Latn"/>
        </w:rPr>
        <w:t>DE INIUSTIS CONSUETUDINIBUS NOVITER INSTITUTIS</w:t>
      </w:r>
      <w:r w:rsidR="009B2994" w:rsidRPr="007A06F5">
        <w:rPr>
          <w:lang w:val="la-Latn"/>
        </w:rPr>
        <w:t xml:space="preserve">. </w:t>
      </w:r>
    </w:p>
    <w:p w14:paraId="42ED7643" w14:textId="440059F0" w:rsidR="0057379E" w:rsidRPr="007A06F5" w:rsidRDefault="0057379E" w:rsidP="0057379E">
      <w:pPr>
        <w:pStyle w:val="Normlnweb"/>
        <w:rPr>
          <w:lang w:val="la-Latn"/>
        </w:rPr>
      </w:pPr>
      <w:r w:rsidRPr="007A06F5">
        <w:rPr>
          <w:lang w:val="la-Latn"/>
        </w:rPr>
        <w:t>De  iniustis occasionibus et consuetudinibus noviter inst</w:t>
      </w:r>
      <w:r w:rsidR="00AE4696" w:rsidRPr="007A06F5">
        <w:rPr>
          <w:lang w:val="la-Latn"/>
        </w:rPr>
        <w:t>itutis</w:t>
      </w:r>
      <w:r w:rsidR="009B2994" w:rsidRPr="007A06F5">
        <w:rPr>
          <w:lang w:val="la-Latn"/>
        </w:rPr>
        <w:t xml:space="preserve">, </w:t>
      </w:r>
      <w:r w:rsidR="00AE4696" w:rsidRPr="007A06F5">
        <w:rPr>
          <w:lang w:val="la-Latn"/>
        </w:rPr>
        <w:t xml:space="preserve">sicut sunt tributa et </w:t>
      </w:r>
      <w:r w:rsidRPr="007A06F5">
        <w:rPr>
          <w:lang w:val="la-Latn"/>
        </w:rPr>
        <w:t>telonea in media via</w:t>
      </w:r>
      <w:r w:rsidR="009B2994" w:rsidRPr="007A06F5">
        <w:rPr>
          <w:lang w:val="la-Latn"/>
        </w:rPr>
        <w:t xml:space="preserve">, </w:t>
      </w:r>
      <w:r w:rsidRPr="007A06F5">
        <w:rPr>
          <w:lang w:val="la-Latn"/>
        </w:rPr>
        <w:t>ubi nec aqua nec palus nec pons nec al</w:t>
      </w:r>
      <w:r w:rsidR="00AE4696" w:rsidRPr="007A06F5">
        <w:rPr>
          <w:lang w:val="la-Latn"/>
        </w:rPr>
        <w:t>iquid tale fuerit</w:t>
      </w:r>
      <w:r w:rsidR="009B2994" w:rsidRPr="007A06F5">
        <w:rPr>
          <w:lang w:val="la-Latn"/>
        </w:rPr>
        <w:t xml:space="preserve">, </w:t>
      </w:r>
      <w:r w:rsidR="00AE4696" w:rsidRPr="007A06F5">
        <w:rPr>
          <w:lang w:val="la-Latn"/>
        </w:rPr>
        <w:t xml:space="preserve">unde iuste </w:t>
      </w:r>
      <w:r w:rsidRPr="007A06F5">
        <w:rPr>
          <w:lang w:val="la-Latn"/>
        </w:rPr>
        <w:t>census exigi possit</w:t>
      </w:r>
      <w:r w:rsidR="009B2994" w:rsidRPr="007A06F5">
        <w:rPr>
          <w:lang w:val="la-Latn"/>
        </w:rPr>
        <w:t xml:space="preserve">, </w:t>
      </w:r>
      <w:r w:rsidRPr="007A06F5">
        <w:rPr>
          <w:lang w:val="la-Latn"/>
        </w:rPr>
        <w:t>vel ubi naves subtus pontes transire solent</w:t>
      </w:r>
      <w:r w:rsidR="009B2994" w:rsidRPr="007A06F5">
        <w:rPr>
          <w:lang w:val="la-Latn"/>
        </w:rPr>
        <w:t xml:space="preserve">, </w:t>
      </w:r>
      <w:r w:rsidR="00AE4696" w:rsidRPr="007A06F5">
        <w:rPr>
          <w:lang w:val="la-Latn"/>
        </w:rPr>
        <w:t>sive in medio flumine</w:t>
      </w:r>
      <w:r w:rsidR="009B2994" w:rsidRPr="007A06F5">
        <w:rPr>
          <w:lang w:val="la-Latn"/>
        </w:rPr>
        <w:t xml:space="preserve">, </w:t>
      </w:r>
      <w:r w:rsidR="00AE4696" w:rsidRPr="007A06F5">
        <w:rPr>
          <w:lang w:val="la-Latn"/>
        </w:rPr>
        <w:t xml:space="preserve">ubi </w:t>
      </w:r>
      <w:r w:rsidRPr="007A06F5">
        <w:rPr>
          <w:lang w:val="la-Latn"/>
        </w:rPr>
        <w:t>nullum obstaculum est</w:t>
      </w:r>
      <w:r w:rsidR="009B2994" w:rsidRPr="007A06F5">
        <w:rPr>
          <w:lang w:val="la-Latn"/>
        </w:rPr>
        <w:t xml:space="preserve">, </w:t>
      </w:r>
      <w:r w:rsidRPr="007A06F5">
        <w:rPr>
          <w:lang w:val="la-Latn"/>
        </w:rPr>
        <w:t>ut auferantur</w:t>
      </w:r>
      <w:r w:rsidR="009B2994" w:rsidRPr="007A06F5">
        <w:rPr>
          <w:lang w:val="la-Latn"/>
        </w:rPr>
        <w:t xml:space="preserve">. </w:t>
      </w:r>
      <w:r w:rsidRPr="007A06F5">
        <w:rPr>
          <w:lang w:val="la-Latn"/>
        </w:rPr>
        <w:t>Antiquae autem ad nostram notit</w:t>
      </w:r>
      <w:r w:rsidR="00AE4696" w:rsidRPr="007A06F5">
        <w:rPr>
          <w:lang w:val="la-Latn"/>
        </w:rPr>
        <w:t>iam deferan</w:t>
      </w:r>
      <w:r w:rsidRPr="007A06F5">
        <w:rPr>
          <w:lang w:val="la-Latn"/>
        </w:rPr>
        <w:t>tur</w:t>
      </w:r>
      <w:r w:rsidR="009B2994" w:rsidRPr="007A06F5">
        <w:rPr>
          <w:lang w:val="la-Latn"/>
        </w:rPr>
        <w:t xml:space="preserve">. </w:t>
      </w:r>
      <w:r w:rsidRPr="007A06F5">
        <w:rPr>
          <w:lang w:val="la-Latn"/>
        </w:rPr>
        <w:t>/</w:t>
      </w:r>
    </w:p>
    <w:p w14:paraId="1043FE2D" w14:textId="11B13380" w:rsidR="0057379E" w:rsidRPr="007A06F5" w:rsidRDefault="0057379E" w:rsidP="0057379E">
      <w:pPr>
        <w:pStyle w:val="Normlnweb"/>
        <w:rPr>
          <w:lang w:val="la-Latn"/>
        </w:rPr>
      </w:pPr>
      <w:r w:rsidRPr="007A06F5">
        <w:rPr>
          <w:lang w:val="la-Latn"/>
        </w:rPr>
        <w:t>XLVI</w:t>
      </w:r>
      <w:r w:rsidR="009B2994" w:rsidRPr="007A06F5">
        <w:rPr>
          <w:lang w:val="la-Latn"/>
        </w:rPr>
        <w:t xml:space="preserve">. </w:t>
      </w:r>
      <w:r w:rsidRPr="007A06F5">
        <w:rPr>
          <w:lang w:val="la-Latn"/>
        </w:rPr>
        <w:t>DE HONORE ECCLESIARUM</w:t>
      </w:r>
      <w:r w:rsidR="009B2994" w:rsidRPr="007A06F5">
        <w:rPr>
          <w:lang w:val="la-Latn"/>
        </w:rPr>
        <w:t xml:space="preserve">. </w:t>
      </w:r>
    </w:p>
    <w:p w14:paraId="115E1F43" w14:textId="41060974" w:rsidR="0057379E" w:rsidRPr="007A06F5" w:rsidRDefault="0057379E" w:rsidP="0057379E">
      <w:pPr>
        <w:pStyle w:val="Normlnweb"/>
        <w:rPr>
          <w:lang w:val="la-Latn"/>
        </w:rPr>
      </w:pPr>
      <w:r w:rsidRPr="007A06F5">
        <w:rPr>
          <w:lang w:val="la-Latn"/>
        </w:rPr>
        <w:t>De honore ecclesiarum</w:t>
      </w:r>
      <w:r w:rsidR="009B2994" w:rsidRPr="007A06F5">
        <w:rPr>
          <w:lang w:val="la-Latn"/>
        </w:rPr>
        <w:t xml:space="preserve">, </w:t>
      </w:r>
      <w:r w:rsidRPr="007A06F5">
        <w:rPr>
          <w:lang w:val="la-Latn"/>
        </w:rPr>
        <w:t>ut per omnia eis exhibeatur</w:t>
      </w:r>
      <w:r w:rsidR="009B2994" w:rsidRPr="007A06F5">
        <w:rPr>
          <w:lang w:val="la-Latn"/>
        </w:rPr>
        <w:t xml:space="preserve">, </w:t>
      </w:r>
      <w:r w:rsidRPr="007A06F5">
        <w:rPr>
          <w:lang w:val="la-Latn"/>
        </w:rPr>
        <w:t>si</w:t>
      </w:r>
      <w:r w:rsidR="00AE4696" w:rsidRPr="007A06F5">
        <w:rPr>
          <w:lang w:val="la-Latn"/>
        </w:rPr>
        <w:t xml:space="preserve">cut nuper a nobis cum consensu </w:t>
      </w:r>
      <w:r w:rsidRPr="007A06F5">
        <w:rPr>
          <w:lang w:val="la-Latn"/>
        </w:rPr>
        <w:t>omnium fidelium nostrorum constitutum est</w:t>
      </w:r>
      <w:r w:rsidR="009B2994" w:rsidRPr="007A06F5">
        <w:rPr>
          <w:lang w:val="la-Latn"/>
        </w:rPr>
        <w:t xml:space="preserve">. </w:t>
      </w:r>
      <w:r w:rsidRPr="007A06F5">
        <w:rPr>
          <w:lang w:val="la-Latn"/>
        </w:rPr>
        <w:t>Et ut h</w:t>
      </w:r>
      <w:r w:rsidR="00AE4696" w:rsidRPr="007A06F5">
        <w:rPr>
          <w:lang w:val="la-Latn"/>
        </w:rPr>
        <w:t xml:space="preserve">oc missi nostri omnibus in sua </w:t>
      </w:r>
      <w:r w:rsidRPr="007A06F5">
        <w:rPr>
          <w:lang w:val="la-Latn"/>
        </w:rPr>
        <w:t>legatione constitutis notum efficiant</w:t>
      </w:r>
      <w:r w:rsidR="009B2994" w:rsidRPr="007A06F5">
        <w:rPr>
          <w:lang w:val="la-Latn"/>
        </w:rPr>
        <w:t xml:space="preserve">. </w:t>
      </w:r>
    </w:p>
    <w:p w14:paraId="62E1F6D9" w14:textId="2E4BE19B" w:rsidR="0057379E" w:rsidRPr="007A06F5" w:rsidRDefault="0057379E" w:rsidP="0057379E">
      <w:pPr>
        <w:pStyle w:val="Normlnweb"/>
        <w:rPr>
          <w:lang w:val="la-Latn"/>
        </w:rPr>
      </w:pPr>
      <w:r w:rsidRPr="007A06F5">
        <w:rPr>
          <w:lang w:val="la-Latn"/>
        </w:rPr>
        <w:t>XLVII</w:t>
      </w:r>
      <w:r w:rsidR="009B2994" w:rsidRPr="007A06F5">
        <w:rPr>
          <w:lang w:val="la-Latn"/>
        </w:rPr>
        <w:t xml:space="preserve">. </w:t>
      </w:r>
      <w:r w:rsidRPr="007A06F5">
        <w:rPr>
          <w:lang w:val="la-Latn"/>
        </w:rPr>
        <w:t>DE NONIS ET DECIMIS</w:t>
      </w:r>
      <w:r w:rsidR="009B2994" w:rsidRPr="007A06F5">
        <w:rPr>
          <w:lang w:val="la-Latn"/>
        </w:rPr>
        <w:t xml:space="preserve">. </w:t>
      </w:r>
    </w:p>
    <w:p w14:paraId="11C7D4CD" w14:textId="0FB3F208" w:rsidR="0057379E" w:rsidRPr="007A06F5" w:rsidRDefault="0057379E" w:rsidP="0057379E">
      <w:pPr>
        <w:pStyle w:val="Normlnweb"/>
        <w:rPr>
          <w:lang w:val="la-Latn"/>
        </w:rPr>
      </w:pPr>
      <w:r w:rsidRPr="007A06F5">
        <w:rPr>
          <w:lang w:val="la-Latn"/>
        </w:rPr>
        <w:t>De 148 nonis et decimis</w:t>
      </w:r>
      <w:r w:rsidR="009B2994" w:rsidRPr="007A06F5">
        <w:rPr>
          <w:lang w:val="la-Latn"/>
        </w:rPr>
        <w:t xml:space="preserve">, </w:t>
      </w:r>
      <w:r w:rsidRPr="007A06F5">
        <w:rPr>
          <w:lang w:val="la-Latn"/>
        </w:rPr>
        <w:t>ut secundum iussionem nostram dentur</w:t>
      </w:r>
      <w:r w:rsidR="009B2994" w:rsidRPr="007A06F5">
        <w:rPr>
          <w:lang w:val="la-Latn"/>
        </w:rPr>
        <w:t xml:space="preserve">. </w:t>
      </w:r>
    </w:p>
    <w:p w14:paraId="3A3B7A84" w14:textId="00D05A50" w:rsidR="0057379E" w:rsidRPr="007A06F5" w:rsidRDefault="0057379E" w:rsidP="0057379E">
      <w:pPr>
        <w:pStyle w:val="Normlnweb"/>
        <w:rPr>
          <w:lang w:val="la-Latn"/>
        </w:rPr>
      </w:pPr>
      <w:r w:rsidRPr="007A06F5">
        <w:rPr>
          <w:lang w:val="la-Latn"/>
        </w:rPr>
        <w:t>XLVIII</w:t>
      </w:r>
      <w:r w:rsidR="009B2994" w:rsidRPr="007A06F5">
        <w:rPr>
          <w:lang w:val="la-Latn"/>
        </w:rPr>
        <w:t xml:space="preserve">. </w:t>
      </w:r>
      <w:r w:rsidRPr="007A06F5">
        <w:rPr>
          <w:lang w:val="la-Latn"/>
        </w:rPr>
        <w:t>DE LOCIS AD CLAUSTRA CANONICORUM FACIENDA</w:t>
      </w:r>
      <w:r w:rsidR="009B2994" w:rsidRPr="007A06F5">
        <w:rPr>
          <w:lang w:val="la-Latn"/>
        </w:rPr>
        <w:t xml:space="preserve">. </w:t>
      </w:r>
    </w:p>
    <w:p w14:paraId="631D6FEF" w14:textId="10CACFCE" w:rsidR="0057379E" w:rsidRPr="007A06F5" w:rsidRDefault="0057379E" w:rsidP="0057379E">
      <w:pPr>
        <w:pStyle w:val="Normlnweb"/>
        <w:rPr>
          <w:lang w:val="la-Latn"/>
        </w:rPr>
      </w:pPr>
      <w:r w:rsidRPr="007A06F5">
        <w:rPr>
          <w:lang w:val="la-Latn"/>
        </w:rPr>
        <w:t>De locis dandis ad claustra canonicorum facienda</w:t>
      </w:r>
      <w:r w:rsidR="009B2994" w:rsidRPr="007A06F5">
        <w:rPr>
          <w:lang w:val="la-Latn"/>
        </w:rPr>
        <w:t xml:space="preserve">, </w:t>
      </w:r>
      <w:r w:rsidRPr="007A06F5">
        <w:rPr>
          <w:lang w:val="la-Latn"/>
        </w:rPr>
        <w:t>si de eiusdem ecclesiae rebus fue</w:t>
      </w:r>
      <w:r w:rsidR="00AE4696" w:rsidRPr="007A06F5">
        <w:rPr>
          <w:lang w:val="la-Latn"/>
        </w:rPr>
        <w:t>rit</w:t>
      </w:r>
      <w:r w:rsidR="009B2994" w:rsidRPr="007A06F5">
        <w:rPr>
          <w:lang w:val="la-Latn"/>
        </w:rPr>
        <w:t xml:space="preserve">, </w:t>
      </w:r>
      <w:r w:rsidRPr="007A06F5">
        <w:rPr>
          <w:lang w:val="la-Latn"/>
        </w:rPr>
        <w:t>nostra libertate concedatur ibi</w:t>
      </w:r>
      <w:r w:rsidR="009B2994" w:rsidRPr="007A06F5">
        <w:rPr>
          <w:lang w:val="la-Latn"/>
        </w:rPr>
        <w:t xml:space="preserve">. </w:t>
      </w:r>
      <w:r w:rsidRPr="007A06F5">
        <w:rPr>
          <w:lang w:val="la-Latn"/>
        </w:rPr>
        <w:t>Si de alterius vel ecc</w:t>
      </w:r>
      <w:r w:rsidR="00AE4696" w:rsidRPr="007A06F5">
        <w:rPr>
          <w:lang w:val="la-Latn"/>
        </w:rPr>
        <w:t>lesiae vel liberorum hominum</w:t>
      </w:r>
      <w:r w:rsidR="009B2994" w:rsidRPr="007A06F5">
        <w:rPr>
          <w:lang w:val="la-Latn"/>
        </w:rPr>
        <w:t xml:space="preserve">, </w:t>
      </w:r>
      <w:r w:rsidRPr="007A06F5">
        <w:rPr>
          <w:lang w:val="la-Latn"/>
        </w:rPr>
        <w:t>commutetur</w:t>
      </w:r>
      <w:r w:rsidR="009B2994" w:rsidRPr="007A06F5">
        <w:rPr>
          <w:lang w:val="la-Latn"/>
        </w:rPr>
        <w:t xml:space="preserve">. </w:t>
      </w:r>
      <w:r w:rsidRPr="007A06F5">
        <w:rPr>
          <w:lang w:val="la-Latn"/>
        </w:rPr>
        <w:t>Si autem de fisco nostro fuerit</w:t>
      </w:r>
      <w:r w:rsidR="009B2994" w:rsidRPr="007A06F5">
        <w:rPr>
          <w:lang w:val="la-Latn"/>
        </w:rPr>
        <w:t xml:space="preserve">, </w:t>
      </w:r>
      <w:r w:rsidRPr="007A06F5">
        <w:rPr>
          <w:lang w:val="la-Latn"/>
        </w:rPr>
        <w:t>nostra liberalitate concedatur</w:t>
      </w:r>
      <w:r w:rsidR="009B2994" w:rsidRPr="007A06F5">
        <w:rPr>
          <w:lang w:val="la-Latn"/>
        </w:rPr>
        <w:t xml:space="preserve">. </w:t>
      </w:r>
      <w:r w:rsidRPr="007A06F5">
        <w:rPr>
          <w:lang w:val="la-Latn"/>
        </w:rPr>
        <w:t>/</w:t>
      </w:r>
    </w:p>
    <w:p w14:paraId="72EB3358" w14:textId="13147E91" w:rsidR="0057379E" w:rsidRPr="007A06F5" w:rsidRDefault="0057379E" w:rsidP="0057379E">
      <w:pPr>
        <w:pStyle w:val="Normlnweb"/>
        <w:rPr>
          <w:lang w:val="la-Latn"/>
        </w:rPr>
      </w:pPr>
      <w:r w:rsidRPr="007A06F5">
        <w:rPr>
          <w:lang w:val="la-Latn"/>
        </w:rPr>
        <w:t>XLVIIII</w:t>
      </w:r>
      <w:r w:rsidR="009B2994" w:rsidRPr="007A06F5">
        <w:rPr>
          <w:lang w:val="la-Latn"/>
        </w:rPr>
        <w:t xml:space="preserve">. </w:t>
      </w:r>
      <w:r w:rsidRPr="007A06F5">
        <w:rPr>
          <w:lang w:val="la-Latn"/>
        </w:rPr>
        <w:t>DE OBSERVATIONE PRAECEPTORUM DOMINICORUM</w:t>
      </w:r>
      <w:r w:rsidR="009B2994" w:rsidRPr="007A06F5">
        <w:rPr>
          <w:lang w:val="la-Latn"/>
        </w:rPr>
        <w:t xml:space="preserve">. </w:t>
      </w:r>
    </w:p>
    <w:p w14:paraId="43F49A20" w14:textId="4F92C7C9" w:rsidR="0057379E" w:rsidRPr="007A06F5" w:rsidRDefault="0057379E" w:rsidP="0057379E">
      <w:pPr>
        <w:pStyle w:val="Normlnweb"/>
        <w:rPr>
          <w:lang w:val="la-Latn"/>
        </w:rPr>
      </w:pPr>
      <w:r w:rsidRPr="007A06F5">
        <w:rPr>
          <w:lang w:val="la-Latn"/>
        </w:rPr>
        <w:t>De observatione praeceptorum nostrorum et immunitatum</w:t>
      </w:r>
      <w:r w:rsidR="009B2994" w:rsidRPr="007A06F5">
        <w:rPr>
          <w:lang w:val="la-Latn"/>
        </w:rPr>
        <w:t xml:space="preserve">, </w:t>
      </w:r>
      <w:r w:rsidR="00AE4696" w:rsidRPr="007A06F5">
        <w:rPr>
          <w:lang w:val="la-Latn"/>
        </w:rPr>
        <w:t>ut ita observentur</w:t>
      </w:r>
      <w:r w:rsidR="009B2994" w:rsidRPr="007A06F5">
        <w:rPr>
          <w:lang w:val="la-Latn"/>
        </w:rPr>
        <w:t xml:space="preserve">, </w:t>
      </w:r>
      <w:r w:rsidR="00AE4696" w:rsidRPr="007A06F5">
        <w:rPr>
          <w:lang w:val="la-Latn"/>
        </w:rPr>
        <w:t xml:space="preserve">sicut a </w:t>
      </w:r>
      <w:r w:rsidRPr="007A06F5">
        <w:rPr>
          <w:lang w:val="la-Latn"/>
        </w:rPr>
        <w:t>nobis et ab antecessoribus nostris constitutum est</w:t>
      </w:r>
      <w:r w:rsidR="009B2994" w:rsidRPr="007A06F5">
        <w:rPr>
          <w:lang w:val="la-Latn"/>
        </w:rPr>
        <w:t xml:space="preserve">. </w:t>
      </w:r>
    </w:p>
    <w:p w14:paraId="67D849FA" w14:textId="06ECAF19" w:rsidR="0057379E" w:rsidRPr="007A06F5" w:rsidRDefault="0057379E" w:rsidP="0057379E">
      <w:pPr>
        <w:pStyle w:val="Normlnweb"/>
        <w:rPr>
          <w:lang w:val="la-Latn"/>
        </w:rPr>
      </w:pPr>
      <w:r w:rsidRPr="007A06F5">
        <w:rPr>
          <w:lang w:val="la-Latn"/>
        </w:rPr>
        <w:t>L</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QUI PER OCCASIONE</w:t>
      </w:r>
      <w:r w:rsidR="00D047F8" w:rsidRPr="007A06F5">
        <w:rPr>
          <w:lang w:val="la-Latn"/>
        </w:rPr>
        <w:t xml:space="preserve">M IMMUNITATIS IUSTITIAM FACERE </w:t>
      </w:r>
      <w:r w:rsidRPr="007A06F5">
        <w:rPr>
          <w:lang w:val="la-Latn"/>
        </w:rPr>
        <w:t>RENNUUNT</w:t>
      </w:r>
      <w:r w:rsidR="009B2994" w:rsidRPr="007A06F5">
        <w:rPr>
          <w:lang w:val="la-Latn"/>
        </w:rPr>
        <w:t xml:space="preserve">. </w:t>
      </w:r>
    </w:p>
    <w:p w14:paraId="22AD1E70" w14:textId="01C97780" w:rsidR="0057379E" w:rsidRPr="007A06F5" w:rsidRDefault="0057379E" w:rsidP="0057379E">
      <w:pPr>
        <w:pStyle w:val="Normlnweb"/>
        <w:rPr>
          <w:lang w:val="la-Latn"/>
        </w:rPr>
      </w:pPr>
      <w:r w:rsidRPr="007A06F5">
        <w:rPr>
          <w:lang w:val="la-Latn"/>
        </w:rPr>
        <w:t>De  his</w:t>
      </w:r>
      <w:r w:rsidR="009B2994" w:rsidRPr="007A06F5">
        <w:rPr>
          <w:lang w:val="la-Latn"/>
        </w:rPr>
        <w:t xml:space="preserve">, </w:t>
      </w:r>
      <w:r w:rsidRPr="007A06F5">
        <w:rPr>
          <w:lang w:val="la-Latn"/>
        </w:rPr>
        <w:t xml:space="preserve">qui per occasionem inmunitatis iustitiam facere </w:t>
      </w:r>
      <w:r w:rsidR="00AE4696" w:rsidRPr="007A06F5">
        <w:rPr>
          <w:lang w:val="la-Latn"/>
        </w:rPr>
        <w:t>rennuunt</w:t>
      </w:r>
      <w:r w:rsidR="009B2994" w:rsidRPr="007A06F5">
        <w:rPr>
          <w:lang w:val="la-Latn"/>
        </w:rPr>
        <w:t xml:space="preserve">, </w:t>
      </w:r>
      <w:r w:rsidR="00AE4696" w:rsidRPr="007A06F5">
        <w:rPr>
          <w:lang w:val="la-Latn"/>
        </w:rPr>
        <w:t>ut hoc observetur</w:t>
      </w:r>
      <w:r w:rsidR="009B2994" w:rsidRPr="007A06F5">
        <w:rPr>
          <w:lang w:val="la-Latn"/>
        </w:rPr>
        <w:t xml:space="preserve">, </w:t>
      </w:r>
      <w:r w:rsidRPr="007A06F5">
        <w:rPr>
          <w:lang w:val="la-Latn"/>
        </w:rPr>
        <w:t>quod a nobis constitutum est</w:t>
      </w:r>
      <w:r w:rsidR="009B2994" w:rsidRPr="007A06F5">
        <w:rPr>
          <w:lang w:val="la-Latn"/>
        </w:rPr>
        <w:t xml:space="preserve">. </w:t>
      </w:r>
    </w:p>
    <w:p w14:paraId="66757B30" w14:textId="59F62099" w:rsidR="0057379E" w:rsidRPr="007A06F5" w:rsidRDefault="0057379E" w:rsidP="0057379E">
      <w:pPr>
        <w:pStyle w:val="Normlnweb"/>
        <w:rPr>
          <w:lang w:val="la-Latn"/>
        </w:rPr>
      </w:pPr>
      <w:r w:rsidRPr="007A06F5">
        <w:rPr>
          <w:lang w:val="la-Latn"/>
        </w:rPr>
        <w:t>LI</w:t>
      </w:r>
      <w:r w:rsidR="009B2994" w:rsidRPr="007A06F5">
        <w:rPr>
          <w:lang w:val="la-Latn"/>
        </w:rPr>
        <w:t xml:space="preserve">. </w:t>
      </w:r>
      <w:r w:rsidRPr="007A06F5">
        <w:rPr>
          <w:lang w:val="la-Latn"/>
        </w:rPr>
        <w:t>DE LOGIS IAMDUDUM SACRIS ET NUNC SPURCITIA FEDATIS</w:t>
      </w:r>
      <w:r w:rsidR="009B2994" w:rsidRPr="007A06F5">
        <w:rPr>
          <w:lang w:val="la-Latn"/>
        </w:rPr>
        <w:t xml:space="preserve">. </w:t>
      </w:r>
    </w:p>
    <w:p w14:paraId="60ABC955" w14:textId="20DE1AB2" w:rsidR="0057379E" w:rsidRPr="007A06F5" w:rsidRDefault="0057379E" w:rsidP="0057379E">
      <w:pPr>
        <w:pStyle w:val="Normlnweb"/>
        <w:rPr>
          <w:lang w:val="la-Latn"/>
        </w:rPr>
      </w:pPr>
      <w:r w:rsidRPr="007A06F5">
        <w:rPr>
          <w:lang w:val="la-Latn"/>
        </w:rPr>
        <w:t>De locis iamdudum sacris et nunc spurcitia fedatis</w:t>
      </w:r>
      <w:r w:rsidR="009B2994" w:rsidRPr="007A06F5">
        <w:rPr>
          <w:lang w:val="la-Latn"/>
        </w:rPr>
        <w:t xml:space="preserve">, </w:t>
      </w:r>
      <w:r w:rsidRPr="007A06F5">
        <w:rPr>
          <w:lang w:val="la-Latn"/>
        </w:rPr>
        <w:t>ut iu</w:t>
      </w:r>
      <w:r w:rsidR="00AE4696" w:rsidRPr="007A06F5">
        <w:rPr>
          <w:lang w:val="la-Latn"/>
        </w:rPr>
        <w:t xml:space="preserve">xta possibilitatem in antiquum </w:t>
      </w:r>
      <w:r w:rsidRPr="007A06F5">
        <w:rPr>
          <w:lang w:val="la-Latn"/>
        </w:rPr>
        <w:t>statum reformentur</w:t>
      </w:r>
      <w:r w:rsidR="009B2994" w:rsidRPr="007A06F5">
        <w:rPr>
          <w:lang w:val="la-Latn"/>
        </w:rPr>
        <w:t xml:space="preserve">. </w:t>
      </w:r>
    </w:p>
    <w:p w14:paraId="39579A25" w14:textId="5D5737FE" w:rsidR="0057379E" w:rsidRPr="007A06F5" w:rsidRDefault="0057379E" w:rsidP="0057379E">
      <w:pPr>
        <w:pStyle w:val="Normlnweb"/>
        <w:rPr>
          <w:lang w:val="la-Latn"/>
        </w:rPr>
      </w:pPr>
      <w:r w:rsidRPr="007A06F5">
        <w:rPr>
          <w:lang w:val="la-Latn"/>
        </w:rPr>
        <w:t>LII</w:t>
      </w:r>
      <w:r w:rsidR="009B2994" w:rsidRPr="007A06F5">
        <w:rPr>
          <w:lang w:val="la-Latn"/>
        </w:rPr>
        <w:t xml:space="preserve">. </w:t>
      </w:r>
      <w:r w:rsidRPr="007A06F5">
        <w:rPr>
          <w:lang w:val="la-Latn"/>
        </w:rPr>
        <w:t>DE BENEFICIIS DOMINICIS DESTRUCTIS</w:t>
      </w:r>
      <w:r w:rsidR="009B2994" w:rsidRPr="007A06F5">
        <w:rPr>
          <w:lang w:val="la-Latn"/>
        </w:rPr>
        <w:t xml:space="preserve">. </w:t>
      </w:r>
    </w:p>
    <w:p w14:paraId="4415F8A4" w14:textId="418C733C" w:rsidR="0057379E" w:rsidRPr="007A06F5" w:rsidRDefault="0057379E" w:rsidP="0057379E">
      <w:pPr>
        <w:pStyle w:val="Normlnweb"/>
        <w:rPr>
          <w:lang w:val="la-Latn"/>
        </w:rPr>
      </w:pPr>
      <w:r w:rsidRPr="007A06F5">
        <w:rPr>
          <w:lang w:val="la-Latn"/>
        </w:rPr>
        <w:lastRenderedPageBreak/>
        <w:t>De beneficiis nostris</w:t>
      </w:r>
      <w:r w:rsidR="009B2994" w:rsidRPr="007A06F5">
        <w:rPr>
          <w:lang w:val="la-Latn"/>
        </w:rPr>
        <w:t xml:space="preserve">, </w:t>
      </w:r>
      <w:r w:rsidRPr="007A06F5">
        <w:rPr>
          <w:lang w:val="la-Latn"/>
        </w:rPr>
        <w:t>quae destructa inveniuntur</w:t>
      </w:r>
      <w:r w:rsidR="009B2994" w:rsidRPr="007A06F5">
        <w:rPr>
          <w:lang w:val="la-Latn"/>
        </w:rPr>
        <w:t xml:space="preserve">, </w:t>
      </w:r>
      <w:r w:rsidRPr="007A06F5">
        <w:rPr>
          <w:lang w:val="la-Latn"/>
        </w:rPr>
        <w:t xml:space="preserve">hoc </w:t>
      </w:r>
      <w:r w:rsidR="00AE4696" w:rsidRPr="007A06F5">
        <w:rPr>
          <w:lang w:val="la-Latn"/>
        </w:rPr>
        <w:t>impleatur</w:t>
      </w:r>
      <w:r w:rsidR="009B2994" w:rsidRPr="007A06F5">
        <w:rPr>
          <w:lang w:val="la-Latn"/>
        </w:rPr>
        <w:t xml:space="preserve">, </w:t>
      </w:r>
      <w:r w:rsidR="00AE4696" w:rsidRPr="007A06F5">
        <w:rPr>
          <w:lang w:val="la-Latn"/>
        </w:rPr>
        <w:t xml:space="preserve">quod nuper a nobis </w:t>
      </w:r>
      <w:r w:rsidRPr="007A06F5">
        <w:rPr>
          <w:lang w:val="la-Latn"/>
        </w:rPr>
        <w:t>constitutum est</w:t>
      </w:r>
      <w:r w:rsidR="009B2994" w:rsidRPr="007A06F5">
        <w:rPr>
          <w:lang w:val="la-Latn"/>
        </w:rPr>
        <w:t xml:space="preserve">. </w:t>
      </w:r>
      <w:r w:rsidRPr="007A06F5">
        <w:rPr>
          <w:lang w:val="la-Latn"/>
        </w:rPr>
        <w:t>/</w:t>
      </w:r>
    </w:p>
    <w:p w14:paraId="0564C371" w14:textId="74E21DC3" w:rsidR="0057379E" w:rsidRPr="007A06F5" w:rsidRDefault="0057379E" w:rsidP="0057379E">
      <w:pPr>
        <w:pStyle w:val="Normlnweb"/>
        <w:rPr>
          <w:lang w:val="la-Latn"/>
        </w:rPr>
      </w:pPr>
      <w:r w:rsidRPr="007A06F5">
        <w:rPr>
          <w:lang w:val="la-Latn"/>
        </w:rPr>
        <w:t>LIII</w:t>
      </w:r>
      <w:r w:rsidR="009B2994" w:rsidRPr="007A06F5">
        <w:rPr>
          <w:lang w:val="la-Latn"/>
        </w:rPr>
        <w:t xml:space="preserve">. </w:t>
      </w:r>
      <w:r w:rsidRPr="007A06F5">
        <w:rPr>
          <w:lang w:val="la-Latn"/>
        </w:rPr>
        <w:t>DE FALSA MONETA ET DE ALIIS DIVERSIS CAUSIS PROHIBENDIS</w:t>
      </w:r>
      <w:r w:rsidR="009B2994" w:rsidRPr="007A06F5">
        <w:rPr>
          <w:lang w:val="la-Latn"/>
        </w:rPr>
        <w:t xml:space="preserve">. </w:t>
      </w:r>
    </w:p>
    <w:p w14:paraId="54A84F38" w14:textId="6D4B9775" w:rsidR="0057379E" w:rsidRPr="007A06F5" w:rsidRDefault="0057379E" w:rsidP="0057379E">
      <w:pPr>
        <w:pStyle w:val="Normlnweb"/>
        <w:rPr>
          <w:lang w:val="la-Latn"/>
        </w:rPr>
      </w:pPr>
      <w:r w:rsidRPr="007A06F5">
        <w:rPr>
          <w:lang w:val="la-Latn"/>
        </w:rPr>
        <w:t>De  nova moneta et de falsa moneta et de dispectu litterarum nostrarum et de latronibus cohercendis vel puniendis  et de faidis pacandi</w:t>
      </w:r>
      <w:r w:rsidR="00AE4696" w:rsidRPr="007A06F5">
        <w:rPr>
          <w:lang w:val="la-Latn"/>
        </w:rPr>
        <w:t>s</w:t>
      </w:r>
      <w:r w:rsidR="009B2994" w:rsidRPr="007A06F5">
        <w:rPr>
          <w:lang w:val="la-Latn"/>
        </w:rPr>
        <w:t xml:space="preserve">, </w:t>
      </w:r>
      <w:r w:rsidR="00AE4696" w:rsidRPr="007A06F5">
        <w:rPr>
          <w:lang w:val="la-Latn"/>
        </w:rPr>
        <w:t>de homicidiis prohiben</w:t>
      </w:r>
      <w:r w:rsidRPr="007A06F5">
        <w:rPr>
          <w:lang w:val="la-Latn"/>
        </w:rPr>
        <w:t>dis</w:t>
      </w:r>
      <w:r w:rsidR="009B2994" w:rsidRPr="007A06F5">
        <w:rPr>
          <w:lang w:val="la-Latn"/>
        </w:rPr>
        <w:t xml:space="preserve">, </w:t>
      </w:r>
      <w:r w:rsidRPr="007A06F5">
        <w:rPr>
          <w:lang w:val="la-Latn"/>
        </w:rPr>
        <w:t>de periuriis e</w:t>
      </w:r>
      <w:r w:rsidR="00FC0A44" w:rsidRPr="007A06F5">
        <w:rPr>
          <w:lang w:val="la-Latn"/>
        </w:rPr>
        <w:t>t falsis testibus compescendis</w:t>
      </w:r>
      <w:r w:rsidR="009B2994" w:rsidRPr="007A06F5">
        <w:rPr>
          <w:lang w:val="la-Latn"/>
        </w:rPr>
        <w:t xml:space="preserve">, </w:t>
      </w:r>
      <w:r w:rsidRPr="007A06F5">
        <w:rPr>
          <w:lang w:val="la-Latn"/>
        </w:rPr>
        <w:t xml:space="preserve">de </w:t>
      </w:r>
      <w:r w:rsidR="00AE4696" w:rsidRPr="007A06F5">
        <w:rPr>
          <w:lang w:val="la-Latn"/>
        </w:rPr>
        <w:t xml:space="preserve">his omnibus vel ceteris his si </w:t>
      </w:r>
      <w:r w:rsidRPr="007A06F5">
        <w:rPr>
          <w:lang w:val="la-Latn"/>
        </w:rPr>
        <w:t>milibus hoc</w:t>
      </w:r>
      <w:r w:rsidR="009B2994" w:rsidRPr="007A06F5">
        <w:rPr>
          <w:lang w:val="la-Latn"/>
        </w:rPr>
        <w:t xml:space="preserve">, </w:t>
      </w:r>
      <w:r w:rsidRPr="007A06F5">
        <w:rPr>
          <w:lang w:val="la-Latn"/>
        </w:rPr>
        <w:t>quod modo constituimus</w:t>
      </w:r>
      <w:r w:rsidR="009B2994" w:rsidRPr="007A06F5">
        <w:rPr>
          <w:lang w:val="la-Latn"/>
        </w:rPr>
        <w:t xml:space="preserve">, </w:t>
      </w:r>
      <w:r w:rsidRPr="007A06F5">
        <w:rPr>
          <w:lang w:val="la-Latn"/>
        </w:rPr>
        <w:t>omnibus adnuntietur et in futurum observetur</w:t>
      </w:r>
      <w:r w:rsidR="009B2994" w:rsidRPr="007A06F5">
        <w:rPr>
          <w:lang w:val="la-Latn"/>
        </w:rPr>
        <w:t xml:space="preserve">. </w:t>
      </w:r>
    </w:p>
    <w:p w14:paraId="57F3F71A" w14:textId="28BD6D8A" w:rsidR="0057379E" w:rsidRPr="007A06F5" w:rsidRDefault="0057379E" w:rsidP="0057379E">
      <w:pPr>
        <w:pStyle w:val="Normlnweb"/>
        <w:rPr>
          <w:lang w:val="la-Latn"/>
        </w:rPr>
      </w:pPr>
      <w:r w:rsidRPr="007A06F5">
        <w:rPr>
          <w:lang w:val="la-Latn"/>
        </w:rPr>
        <w:t>LIIII</w:t>
      </w:r>
      <w:r w:rsidR="009B2994" w:rsidRPr="007A06F5">
        <w:rPr>
          <w:lang w:val="la-Latn"/>
        </w:rPr>
        <w:t xml:space="preserve">. </w:t>
      </w:r>
      <w:r w:rsidRPr="007A06F5">
        <w:rPr>
          <w:lang w:val="la-Latn"/>
        </w:rPr>
        <w:t>DE MISSORUM DOMINICORUM OBSERVATIONE</w:t>
      </w:r>
      <w:r w:rsidR="009B2994" w:rsidRPr="007A06F5">
        <w:rPr>
          <w:lang w:val="la-Latn"/>
        </w:rPr>
        <w:t xml:space="preserve">. </w:t>
      </w:r>
    </w:p>
    <w:p w14:paraId="4BF195DB" w14:textId="2DF8122D" w:rsidR="0057379E" w:rsidRPr="007A06F5" w:rsidRDefault="0057379E" w:rsidP="0057379E">
      <w:pPr>
        <w:pStyle w:val="Normlnweb"/>
        <w:rPr>
          <w:lang w:val="la-Latn"/>
        </w:rPr>
      </w:pPr>
      <w:r w:rsidRPr="007A06F5">
        <w:rPr>
          <w:lang w:val="la-Latn"/>
        </w:rPr>
        <w:t>Hoc volumus</w:t>
      </w:r>
      <w:r w:rsidR="009B2994" w:rsidRPr="007A06F5">
        <w:rPr>
          <w:lang w:val="la-Latn"/>
        </w:rPr>
        <w:t xml:space="preserve">, </w:t>
      </w:r>
      <w:r w:rsidRPr="007A06F5">
        <w:rPr>
          <w:lang w:val="la-Latn"/>
        </w:rPr>
        <w:t>ut missi nostri observent</w:t>
      </w:r>
      <w:r w:rsidR="009B2994" w:rsidRPr="007A06F5">
        <w:rPr>
          <w:lang w:val="la-Latn"/>
        </w:rPr>
        <w:t xml:space="preserve">, </w:t>
      </w:r>
      <w:r w:rsidRPr="007A06F5">
        <w:rPr>
          <w:lang w:val="la-Latn"/>
        </w:rPr>
        <w:t>ut quicquid d</w:t>
      </w:r>
      <w:r w:rsidR="00AE4696" w:rsidRPr="007A06F5">
        <w:rPr>
          <w:lang w:val="la-Latn"/>
        </w:rPr>
        <w:t>e his causis vel simul vel sin</w:t>
      </w:r>
      <w:r w:rsidRPr="007A06F5">
        <w:rPr>
          <w:lang w:val="la-Latn"/>
        </w:rPr>
        <w:t>gillatim emendare potuerint</w:t>
      </w:r>
      <w:r w:rsidR="009B2994" w:rsidRPr="007A06F5">
        <w:rPr>
          <w:lang w:val="la-Latn"/>
        </w:rPr>
        <w:t xml:space="preserve">, </w:t>
      </w:r>
      <w:r w:rsidRPr="007A06F5">
        <w:rPr>
          <w:lang w:val="la-Latn"/>
        </w:rPr>
        <w:t>emendent</w:t>
      </w:r>
      <w:r w:rsidR="009B2994" w:rsidRPr="007A06F5">
        <w:rPr>
          <w:lang w:val="la-Latn"/>
        </w:rPr>
        <w:t xml:space="preserve">, </w:t>
      </w:r>
      <w:r w:rsidRPr="007A06F5">
        <w:rPr>
          <w:lang w:val="la-Latn"/>
        </w:rPr>
        <w:t>et ea</w:t>
      </w:r>
      <w:r w:rsidR="009B2994" w:rsidRPr="007A06F5">
        <w:rPr>
          <w:lang w:val="la-Latn"/>
        </w:rPr>
        <w:t xml:space="preserve">, </w:t>
      </w:r>
      <w:r w:rsidRPr="007A06F5">
        <w:rPr>
          <w:lang w:val="la-Latn"/>
        </w:rPr>
        <w:t>quae emendav</w:t>
      </w:r>
      <w:r w:rsidR="00AE4696" w:rsidRPr="007A06F5">
        <w:rPr>
          <w:lang w:val="la-Latn"/>
        </w:rPr>
        <w:t>erint</w:t>
      </w:r>
      <w:r w:rsidR="009B2994" w:rsidRPr="007A06F5">
        <w:rPr>
          <w:lang w:val="la-Latn"/>
        </w:rPr>
        <w:t xml:space="preserve">, </w:t>
      </w:r>
      <w:r w:rsidR="00AE4696" w:rsidRPr="007A06F5">
        <w:rPr>
          <w:lang w:val="la-Latn"/>
        </w:rPr>
        <w:t>diligenter scriptis no</w:t>
      </w:r>
      <w:r w:rsidRPr="007A06F5">
        <w:rPr>
          <w:lang w:val="la-Latn"/>
        </w:rPr>
        <w:t>tent</w:t>
      </w:r>
      <w:r w:rsidR="009B2994" w:rsidRPr="007A06F5">
        <w:rPr>
          <w:lang w:val="la-Latn"/>
        </w:rPr>
        <w:t xml:space="preserve">. </w:t>
      </w:r>
      <w:r w:rsidRPr="007A06F5">
        <w:rPr>
          <w:lang w:val="la-Latn"/>
        </w:rPr>
        <w:t>Et hoc sic peragere curent</w:t>
      </w:r>
      <w:r w:rsidR="009B2994" w:rsidRPr="007A06F5">
        <w:rPr>
          <w:lang w:val="la-Latn"/>
        </w:rPr>
        <w:t xml:space="preserve">, </w:t>
      </w:r>
      <w:r w:rsidRPr="007A06F5">
        <w:rPr>
          <w:lang w:val="la-Latn"/>
        </w:rPr>
        <w:t>quatenus iuste reprehendi a</w:t>
      </w:r>
      <w:r w:rsidR="00AE4696" w:rsidRPr="007A06F5">
        <w:rPr>
          <w:lang w:val="la-Latn"/>
        </w:rPr>
        <w:t xml:space="preserve"> quoquam nullatenus possint</w:t>
      </w:r>
      <w:r w:rsidR="009B2994" w:rsidRPr="007A06F5">
        <w:rPr>
          <w:lang w:val="la-Latn"/>
        </w:rPr>
        <w:t xml:space="preserve">. </w:t>
      </w:r>
      <w:r w:rsidR="00AE4696" w:rsidRPr="007A06F5">
        <w:rPr>
          <w:lang w:val="la-Latn"/>
        </w:rPr>
        <w:t>/</w:t>
      </w:r>
      <w:r w:rsidRPr="007A06F5">
        <w:rPr>
          <w:lang w:val="la-Latn"/>
        </w:rPr>
        <w:t>Et quae facere debent aut possunt</w:t>
      </w:r>
      <w:r w:rsidR="009B2994" w:rsidRPr="007A06F5">
        <w:rPr>
          <w:lang w:val="la-Latn"/>
        </w:rPr>
        <w:t xml:space="preserve">, </w:t>
      </w:r>
      <w:r w:rsidRPr="007A06F5">
        <w:rPr>
          <w:lang w:val="la-Latn"/>
        </w:rPr>
        <w:t>nullatenus praetermitt</w:t>
      </w:r>
      <w:r w:rsidR="00AE4696" w:rsidRPr="007A06F5">
        <w:rPr>
          <w:lang w:val="la-Latn"/>
        </w:rPr>
        <w:t>ant</w:t>
      </w:r>
      <w:r w:rsidR="009B2994" w:rsidRPr="007A06F5">
        <w:rPr>
          <w:lang w:val="la-Latn"/>
        </w:rPr>
        <w:t xml:space="preserve">, </w:t>
      </w:r>
      <w:r w:rsidR="00AE4696" w:rsidRPr="007A06F5">
        <w:rPr>
          <w:lang w:val="la-Latn"/>
        </w:rPr>
        <w:t>immo caveant</w:t>
      </w:r>
      <w:r w:rsidR="009B2994" w:rsidRPr="007A06F5">
        <w:rPr>
          <w:lang w:val="la-Latn"/>
        </w:rPr>
        <w:t xml:space="preserve">, </w:t>
      </w:r>
      <w:r w:rsidR="00AE4696" w:rsidRPr="007A06F5">
        <w:rPr>
          <w:lang w:val="la-Latn"/>
        </w:rPr>
        <w:t xml:space="preserve">ne – quod </w:t>
      </w:r>
      <w:r w:rsidRPr="007A06F5">
        <w:rPr>
          <w:lang w:val="la-Latn"/>
        </w:rPr>
        <w:t>absit – aut gratia alicuius aut honoris aut timoris sive odii cau</w:t>
      </w:r>
      <w:r w:rsidR="00AE4696" w:rsidRPr="007A06F5">
        <w:rPr>
          <w:lang w:val="la-Latn"/>
        </w:rPr>
        <w:t>sa illud</w:t>
      </w:r>
      <w:r w:rsidR="009B2994" w:rsidRPr="007A06F5">
        <w:rPr>
          <w:lang w:val="la-Latn"/>
        </w:rPr>
        <w:t xml:space="preserve">, </w:t>
      </w:r>
      <w:r w:rsidR="00AE4696" w:rsidRPr="007A06F5">
        <w:rPr>
          <w:lang w:val="la-Latn"/>
        </w:rPr>
        <w:t>quod agere debent</w:t>
      </w:r>
      <w:r w:rsidR="009B2994" w:rsidRPr="007A06F5">
        <w:rPr>
          <w:lang w:val="la-Latn"/>
        </w:rPr>
        <w:t xml:space="preserve">, </w:t>
      </w:r>
      <w:r w:rsidRPr="007A06F5">
        <w:rPr>
          <w:lang w:val="la-Latn"/>
        </w:rPr>
        <w:t>omittant</w:t>
      </w:r>
      <w:r w:rsidR="009B2994" w:rsidRPr="007A06F5">
        <w:rPr>
          <w:lang w:val="la-Latn"/>
        </w:rPr>
        <w:t xml:space="preserve">. </w:t>
      </w:r>
      <w:r w:rsidRPr="007A06F5">
        <w:rPr>
          <w:lang w:val="la-Latn"/>
        </w:rPr>
        <w:t>Et summopere studeant</w:t>
      </w:r>
      <w:r w:rsidR="009B2994" w:rsidRPr="007A06F5">
        <w:rPr>
          <w:lang w:val="la-Latn"/>
        </w:rPr>
        <w:t xml:space="preserve">, </w:t>
      </w:r>
      <w:r w:rsidRPr="007A06F5">
        <w:rPr>
          <w:lang w:val="la-Latn"/>
        </w:rPr>
        <w:t>ut hoc</w:t>
      </w:r>
      <w:r w:rsidR="009B2994" w:rsidRPr="007A06F5">
        <w:rPr>
          <w:lang w:val="la-Latn"/>
        </w:rPr>
        <w:t xml:space="preserve">, </w:t>
      </w:r>
      <w:r w:rsidRPr="007A06F5">
        <w:rPr>
          <w:lang w:val="la-Latn"/>
        </w:rPr>
        <w:t>quod per s</w:t>
      </w:r>
      <w:r w:rsidR="00AE4696" w:rsidRPr="007A06F5">
        <w:rPr>
          <w:lang w:val="la-Latn"/>
        </w:rPr>
        <w:t>e efficere non possunt</w:t>
      </w:r>
      <w:r w:rsidR="009B2994" w:rsidRPr="007A06F5">
        <w:rPr>
          <w:lang w:val="la-Latn"/>
        </w:rPr>
        <w:t xml:space="preserve">, </w:t>
      </w:r>
      <w:r w:rsidR="00AE4696" w:rsidRPr="007A06F5">
        <w:rPr>
          <w:lang w:val="la-Latn"/>
        </w:rPr>
        <w:t xml:space="preserve">nobis </w:t>
      </w:r>
      <w:r w:rsidRPr="007A06F5">
        <w:rPr>
          <w:lang w:val="la-Latn"/>
        </w:rPr>
        <w:t>notum faciant</w:t>
      </w:r>
      <w:r w:rsidR="009B2994" w:rsidRPr="007A06F5">
        <w:rPr>
          <w:lang w:val="la-Latn"/>
        </w:rPr>
        <w:t xml:space="preserve">. </w:t>
      </w:r>
      <w:r w:rsidRPr="007A06F5">
        <w:rPr>
          <w:lang w:val="la-Latn"/>
        </w:rPr>
        <w:t>Et omnimodis praevideant</w:t>
      </w:r>
      <w:r w:rsidR="009B2994" w:rsidRPr="007A06F5">
        <w:rPr>
          <w:lang w:val="la-Latn"/>
        </w:rPr>
        <w:t xml:space="preserve">, </w:t>
      </w:r>
      <w:r w:rsidRPr="007A06F5">
        <w:rPr>
          <w:lang w:val="la-Latn"/>
        </w:rPr>
        <w:t>ut per singu</w:t>
      </w:r>
      <w:r w:rsidR="00FC0A44" w:rsidRPr="007A06F5">
        <w:rPr>
          <w:lang w:val="la-Latn"/>
        </w:rPr>
        <w:t>la capitula tam verbis quam que</w:t>
      </w:r>
      <w:r w:rsidRPr="007A06F5">
        <w:rPr>
          <w:lang w:val="la-Latn"/>
        </w:rPr>
        <w:t xml:space="preserve"> scriptis de omnibus</w:t>
      </w:r>
      <w:r w:rsidR="009B2994" w:rsidRPr="007A06F5">
        <w:rPr>
          <w:lang w:val="la-Latn"/>
        </w:rPr>
        <w:t xml:space="preserve">, </w:t>
      </w:r>
      <w:r w:rsidRPr="007A06F5">
        <w:rPr>
          <w:lang w:val="la-Latn"/>
        </w:rPr>
        <w:t>quae illic peregerint</w:t>
      </w:r>
      <w:r w:rsidR="009B2994" w:rsidRPr="007A06F5">
        <w:rPr>
          <w:lang w:val="la-Latn"/>
        </w:rPr>
        <w:t xml:space="preserve">, </w:t>
      </w:r>
      <w:r w:rsidRPr="007A06F5">
        <w:rPr>
          <w:lang w:val="la-Latn"/>
        </w:rPr>
        <w:t>nobis rationem reddere valeant</w:t>
      </w:r>
      <w:r w:rsidR="009B2994" w:rsidRPr="007A06F5">
        <w:rPr>
          <w:lang w:val="la-Latn"/>
        </w:rPr>
        <w:t xml:space="preserve">. </w:t>
      </w:r>
    </w:p>
    <w:p w14:paraId="0E0EC98E" w14:textId="2128CD00" w:rsidR="0057379E" w:rsidRPr="007A06F5" w:rsidRDefault="0057379E" w:rsidP="0057379E">
      <w:pPr>
        <w:pStyle w:val="Normlnweb"/>
        <w:rPr>
          <w:lang w:val="la-Latn"/>
        </w:rPr>
      </w:pPr>
      <w:r w:rsidRPr="007A06F5">
        <w:rPr>
          <w:lang w:val="la-Latn"/>
        </w:rPr>
        <w:t>LV</w:t>
      </w:r>
      <w:r w:rsidR="009B2994" w:rsidRPr="007A06F5">
        <w:rPr>
          <w:lang w:val="la-Latn"/>
        </w:rPr>
        <w:t xml:space="preserve">. </w:t>
      </w:r>
      <w:r w:rsidRPr="007A06F5">
        <w:rPr>
          <w:lang w:val="la-Latn"/>
        </w:rPr>
        <w:t>DE PLACITIS A LIBERIS HOMINIBUS OBSERVANDIS</w:t>
      </w:r>
      <w:r w:rsidR="009B2994" w:rsidRPr="007A06F5">
        <w:rPr>
          <w:lang w:val="la-Latn"/>
        </w:rPr>
        <w:t xml:space="preserve">. </w:t>
      </w:r>
    </w:p>
    <w:p w14:paraId="21D10BFE" w14:textId="384B1155" w:rsidR="0057379E" w:rsidRPr="007A06F5" w:rsidRDefault="00FC0A44" w:rsidP="0057379E">
      <w:pPr>
        <w:pStyle w:val="Normlnweb"/>
        <w:rPr>
          <w:lang w:val="la-Latn"/>
        </w:rPr>
      </w:pPr>
      <w:r w:rsidRPr="007A06F5">
        <w:rPr>
          <w:lang w:val="la-Latn"/>
        </w:rPr>
        <w:t>De</w:t>
      </w:r>
      <w:r w:rsidR="0057379E" w:rsidRPr="007A06F5">
        <w:rPr>
          <w:lang w:val="la-Latn"/>
        </w:rPr>
        <w:t xml:space="preserve"> placitis siquidem</w:t>
      </w:r>
      <w:r w:rsidR="009B2994" w:rsidRPr="007A06F5">
        <w:rPr>
          <w:lang w:val="la-Latn"/>
        </w:rPr>
        <w:t xml:space="preserve">, </w:t>
      </w:r>
      <w:r w:rsidR="0057379E" w:rsidRPr="007A06F5">
        <w:rPr>
          <w:lang w:val="la-Latn"/>
        </w:rPr>
        <w:t>quos liberi homines observare debent</w:t>
      </w:r>
      <w:r w:rsidR="009B2994" w:rsidRPr="007A06F5">
        <w:rPr>
          <w:lang w:val="la-Latn"/>
        </w:rPr>
        <w:t xml:space="preserve">, </w:t>
      </w:r>
      <w:r w:rsidR="00AE4696" w:rsidRPr="007A06F5">
        <w:rPr>
          <w:lang w:val="la-Latn"/>
        </w:rPr>
        <w:t xml:space="preserve">constitutio genitoris nostri </w:t>
      </w:r>
      <w:r w:rsidR="0057379E" w:rsidRPr="007A06F5">
        <w:rPr>
          <w:lang w:val="la-Latn"/>
        </w:rPr>
        <w:t>penitus observanda atque tenenda est</w:t>
      </w:r>
      <w:r w:rsidR="009B2994" w:rsidRPr="007A06F5">
        <w:rPr>
          <w:lang w:val="la-Latn"/>
        </w:rPr>
        <w:t xml:space="preserve">, </w:t>
      </w:r>
      <w:r w:rsidR="0057379E" w:rsidRPr="007A06F5">
        <w:rPr>
          <w:lang w:val="la-Latn"/>
        </w:rPr>
        <w:t>ut videlicet in</w:t>
      </w:r>
      <w:r w:rsidR="00AE4696" w:rsidRPr="007A06F5">
        <w:rPr>
          <w:lang w:val="la-Latn"/>
        </w:rPr>
        <w:t xml:space="preserve"> anno tria solummodo generalia </w:t>
      </w:r>
      <w:r w:rsidR="0057379E" w:rsidRPr="007A06F5">
        <w:rPr>
          <w:lang w:val="la-Latn"/>
        </w:rPr>
        <w:t>placita observent 171 et nullus eos amplius placita observare c</w:t>
      </w:r>
      <w:r w:rsidR="00AE4696" w:rsidRPr="007A06F5">
        <w:rPr>
          <w:lang w:val="la-Latn"/>
        </w:rPr>
        <w:t>ompellat</w:t>
      </w:r>
      <w:r w:rsidR="009B2994" w:rsidRPr="007A06F5">
        <w:rPr>
          <w:lang w:val="la-Latn"/>
        </w:rPr>
        <w:t xml:space="preserve">, </w:t>
      </w:r>
      <w:r w:rsidR="00AE4696" w:rsidRPr="007A06F5">
        <w:rPr>
          <w:lang w:val="la-Latn"/>
        </w:rPr>
        <w:t xml:space="preserve">nisi forte quilibet </w:t>
      </w:r>
      <w:r w:rsidR="0057379E" w:rsidRPr="007A06F5">
        <w:rPr>
          <w:lang w:val="la-Latn"/>
        </w:rPr>
        <w:t>aut accusatus fuerit aut alium accusaverit aut ad testimoniu</w:t>
      </w:r>
      <w:r w:rsidR="00AE4696" w:rsidRPr="007A06F5">
        <w:rPr>
          <w:lang w:val="la-Latn"/>
        </w:rPr>
        <w:t>m perhibendum vocatus fuerit</w:t>
      </w:r>
      <w:r w:rsidR="009B2994" w:rsidRPr="007A06F5">
        <w:rPr>
          <w:lang w:val="la-Latn"/>
        </w:rPr>
        <w:t xml:space="preserve">. </w:t>
      </w:r>
      <w:r w:rsidR="0057379E" w:rsidRPr="007A06F5">
        <w:rPr>
          <w:lang w:val="la-Latn"/>
        </w:rPr>
        <w:t>Ad caetera vero</w:t>
      </w:r>
      <w:r w:rsidR="009B2994" w:rsidRPr="007A06F5">
        <w:rPr>
          <w:lang w:val="la-Latn"/>
        </w:rPr>
        <w:t xml:space="preserve">, </w:t>
      </w:r>
      <w:r w:rsidR="0057379E" w:rsidRPr="007A06F5">
        <w:rPr>
          <w:lang w:val="la-Latn"/>
        </w:rPr>
        <w:t>quae centenarii tenent</w:t>
      </w:r>
      <w:r w:rsidR="009B2994" w:rsidRPr="007A06F5">
        <w:rPr>
          <w:lang w:val="la-Latn"/>
        </w:rPr>
        <w:t xml:space="preserve">, </w:t>
      </w:r>
      <w:r w:rsidR="0057379E" w:rsidRPr="007A06F5">
        <w:rPr>
          <w:lang w:val="la-Latn"/>
        </w:rPr>
        <w:t>non alius venire iubea</w:t>
      </w:r>
      <w:r w:rsidR="00AE4696" w:rsidRPr="007A06F5">
        <w:rPr>
          <w:lang w:val="la-Latn"/>
        </w:rPr>
        <w:t>tur</w:t>
      </w:r>
      <w:r w:rsidR="009B2994" w:rsidRPr="007A06F5">
        <w:rPr>
          <w:lang w:val="la-Latn"/>
        </w:rPr>
        <w:t xml:space="preserve">, </w:t>
      </w:r>
      <w:r w:rsidR="00AE4696" w:rsidRPr="007A06F5">
        <w:rPr>
          <w:lang w:val="la-Latn"/>
        </w:rPr>
        <w:t xml:space="preserve">nisi qui aut litigat aut </w:t>
      </w:r>
      <w:r w:rsidR="0057379E" w:rsidRPr="007A06F5">
        <w:rPr>
          <w:lang w:val="la-Latn"/>
        </w:rPr>
        <w:t>iudicat aut testificatur</w:t>
      </w:r>
      <w:r w:rsidR="009B2994" w:rsidRPr="007A06F5">
        <w:rPr>
          <w:lang w:val="la-Latn"/>
        </w:rPr>
        <w:t xml:space="preserve">. </w:t>
      </w:r>
      <w:r w:rsidR="0057379E" w:rsidRPr="007A06F5">
        <w:rPr>
          <w:lang w:val="la-Latn"/>
        </w:rPr>
        <w:t>/</w:t>
      </w:r>
    </w:p>
    <w:p w14:paraId="01F3DD6B" w14:textId="6D9585B6" w:rsidR="0057379E" w:rsidRPr="007A06F5" w:rsidRDefault="0057379E" w:rsidP="0057379E">
      <w:pPr>
        <w:pStyle w:val="Normlnweb"/>
        <w:rPr>
          <w:lang w:val="la-Latn"/>
        </w:rPr>
      </w:pPr>
      <w:r w:rsidRPr="007A06F5">
        <w:rPr>
          <w:lang w:val="la-Latn"/>
        </w:rPr>
        <w:t>LVI</w:t>
      </w:r>
      <w:r w:rsidR="009B2994" w:rsidRPr="007A06F5">
        <w:rPr>
          <w:lang w:val="la-Latn"/>
        </w:rPr>
        <w:t xml:space="preserve">. </w:t>
      </w:r>
      <w:r w:rsidRPr="007A06F5">
        <w:rPr>
          <w:lang w:val="la-Latn"/>
        </w:rPr>
        <w:t>DE DEBITO AD OPUS DOMINICUM REWADIATO</w:t>
      </w:r>
      <w:r w:rsidR="009B2994" w:rsidRPr="007A06F5">
        <w:rPr>
          <w:lang w:val="la-Latn"/>
        </w:rPr>
        <w:t xml:space="preserve">. </w:t>
      </w:r>
    </w:p>
    <w:p w14:paraId="3A3085F1" w14:textId="0C150A79" w:rsidR="0057379E" w:rsidRPr="007A06F5" w:rsidRDefault="0057379E" w:rsidP="0057379E">
      <w:pPr>
        <w:pStyle w:val="Normlnweb"/>
        <w:rPr>
          <w:lang w:val="la-Latn"/>
        </w:rPr>
      </w:pPr>
      <w:r w:rsidRPr="007A06F5">
        <w:rPr>
          <w:lang w:val="la-Latn"/>
        </w:rPr>
        <w:t>Ut de debito</w:t>
      </w:r>
      <w:r w:rsidR="009B2994" w:rsidRPr="007A06F5">
        <w:rPr>
          <w:lang w:val="la-Latn"/>
        </w:rPr>
        <w:t xml:space="preserve">, </w:t>
      </w:r>
      <w:r w:rsidRPr="007A06F5">
        <w:rPr>
          <w:lang w:val="la-Latn"/>
        </w:rPr>
        <w:t>quod ad opus nostrum fuerit rewadiatum</w:t>
      </w:r>
      <w:r w:rsidR="009B2994" w:rsidRPr="007A06F5">
        <w:rPr>
          <w:lang w:val="la-Latn"/>
        </w:rPr>
        <w:t xml:space="preserve">, </w:t>
      </w:r>
      <w:r w:rsidRPr="007A06F5">
        <w:rPr>
          <w:lang w:val="la-Latn"/>
        </w:rPr>
        <w:t>talis consideratio fi</w:t>
      </w:r>
      <w:r w:rsidR="00AE4696" w:rsidRPr="007A06F5">
        <w:rPr>
          <w:lang w:val="la-Latn"/>
        </w:rPr>
        <w:t>at</w:t>
      </w:r>
      <w:r w:rsidR="009B2994" w:rsidRPr="007A06F5">
        <w:rPr>
          <w:lang w:val="la-Latn"/>
        </w:rPr>
        <w:t xml:space="preserve">, </w:t>
      </w:r>
      <w:r w:rsidR="00AE4696" w:rsidRPr="007A06F5">
        <w:rPr>
          <w:lang w:val="la-Latn"/>
        </w:rPr>
        <w:t>ut is</w:t>
      </w:r>
      <w:r w:rsidR="009B2994" w:rsidRPr="007A06F5">
        <w:rPr>
          <w:lang w:val="la-Latn"/>
        </w:rPr>
        <w:t xml:space="preserve">, </w:t>
      </w:r>
      <w:r w:rsidRPr="007A06F5">
        <w:rPr>
          <w:lang w:val="la-Latn"/>
        </w:rPr>
        <w:t>qui ignoranter peccavit</w:t>
      </w:r>
      <w:r w:rsidR="009B2994" w:rsidRPr="007A06F5">
        <w:rPr>
          <w:lang w:val="la-Latn"/>
        </w:rPr>
        <w:t xml:space="preserve">, </w:t>
      </w:r>
      <w:r w:rsidRPr="007A06F5">
        <w:rPr>
          <w:lang w:val="la-Latn"/>
        </w:rPr>
        <w:t>non totum secundum legem conp</w:t>
      </w:r>
      <w:r w:rsidR="00AE4696" w:rsidRPr="007A06F5">
        <w:rPr>
          <w:lang w:val="la-Latn"/>
        </w:rPr>
        <w:t>onere cogatur</w:t>
      </w:r>
      <w:r w:rsidR="009B2994" w:rsidRPr="007A06F5">
        <w:rPr>
          <w:lang w:val="la-Latn"/>
        </w:rPr>
        <w:t xml:space="preserve">, </w:t>
      </w:r>
      <w:r w:rsidR="00AE4696" w:rsidRPr="007A06F5">
        <w:rPr>
          <w:lang w:val="la-Latn"/>
        </w:rPr>
        <w:t xml:space="preserve">sed iuxta quod </w:t>
      </w:r>
      <w:r w:rsidRPr="007A06F5">
        <w:rPr>
          <w:lang w:val="la-Latn"/>
        </w:rPr>
        <w:t>possibile visum fuerit</w:t>
      </w:r>
      <w:r w:rsidR="009B2994" w:rsidRPr="007A06F5">
        <w:rPr>
          <w:lang w:val="la-Latn"/>
        </w:rPr>
        <w:t xml:space="preserve">. </w:t>
      </w:r>
      <w:r w:rsidRPr="007A06F5">
        <w:rPr>
          <w:lang w:val="la-Latn"/>
        </w:rPr>
        <w:t xml:space="preserve">Is vero qui tantum mala voluntate </w:t>
      </w:r>
      <w:r w:rsidR="00AE4696" w:rsidRPr="007A06F5">
        <w:rPr>
          <w:lang w:val="la-Latn"/>
        </w:rPr>
        <w:t>peccavit</w:t>
      </w:r>
      <w:r w:rsidR="009B2994" w:rsidRPr="007A06F5">
        <w:rPr>
          <w:lang w:val="la-Latn"/>
        </w:rPr>
        <w:t xml:space="preserve">, </w:t>
      </w:r>
      <w:r w:rsidR="00AE4696" w:rsidRPr="007A06F5">
        <w:rPr>
          <w:lang w:val="la-Latn"/>
        </w:rPr>
        <w:t>totam legis conposi</w:t>
      </w:r>
      <w:r w:rsidRPr="007A06F5">
        <w:rPr>
          <w:lang w:val="la-Latn"/>
        </w:rPr>
        <w:t>tionem cogatur exsolvere</w:t>
      </w:r>
      <w:r w:rsidR="009B2994" w:rsidRPr="007A06F5">
        <w:rPr>
          <w:lang w:val="la-Latn"/>
        </w:rPr>
        <w:t xml:space="preserve">. </w:t>
      </w:r>
    </w:p>
    <w:p w14:paraId="7E2C523F" w14:textId="5821C9BF" w:rsidR="0057379E" w:rsidRPr="007A06F5" w:rsidRDefault="0057379E" w:rsidP="0057379E">
      <w:pPr>
        <w:pStyle w:val="Normlnweb"/>
        <w:rPr>
          <w:lang w:val="la-Latn"/>
        </w:rPr>
      </w:pPr>
      <w:r w:rsidRPr="007A06F5">
        <w:rPr>
          <w:lang w:val="la-Latn"/>
        </w:rPr>
        <w:t>LVII</w:t>
      </w:r>
      <w:r w:rsidR="009B2994" w:rsidRPr="007A06F5">
        <w:rPr>
          <w:lang w:val="la-Latn"/>
        </w:rPr>
        <w:t xml:space="preserve">. </w:t>
      </w:r>
      <w:r w:rsidRPr="007A06F5">
        <w:rPr>
          <w:lang w:val="la-Latn"/>
        </w:rPr>
        <w:t>DE HIS</w:t>
      </w:r>
      <w:r w:rsidR="009B2994" w:rsidRPr="007A06F5">
        <w:rPr>
          <w:lang w:val="la-Latn"/>
        </w:rPr>
        <w:t xml:space="preserve">, </w:t>
      </w:r>
      <w:r w:rsidRPr="007A06F5">
        <w:rPr>
          <w:lang w:val="la-Latn"/>
        </w:rPr>
        <w:t xml:space="preserve">QUI AD PALATIUM VEL </w:t>
      </w:r>
      <w:r w:rsidR="00AE4696" w:rsidRPr="007A06F5">
        <w:rPr>
          <w:lang w:val="la-Latn"/>
        </w:rPr>
        <w:t xml:space="preserve">IN HOSTEM PERGUNT VEL INDE </w:t>
      </w:r>
      <w:r w:rsidRPr="007A06F5">
        <w:rPr>
          <w:lang w:val="la-Latn"/>
        </w:rPr>
        <w:t>REDEUNT</w:t>
      </w:r>
      <w:r w:rsidR="009B2994" w:rsidRPr="007A06F5">
        <w:rPr>
          <w:lang w:val="la-Latn"/>
        </w:rPr>
        <w:t xml:space="preserve">. </w:t>
      </w:r>
    </w:p>
    <w:p w14:paraId="3D9BBB61" w14:textId="2DEBCB5E" w:rsidR="0057379E" w:rsidRPr="007A06F5" w:rsidRDefault="00FC0A44" w:rsidP="0057379E">
      <w:pPr>
        <w:pStyle w:val="Normlnweb"/>
        <w:rPr>
          <w:lang w:val="la-Latn"/>
        </w:rPr>
      </w:pPr>
      <w:r w:rsidRPr="007A06F5">
        <w:rPr>
          <w:lang w:val="la-Latn"/>
        </w:rPr>
        <w:t>Ut</w:t>
      </w:r>
      <w:r w:rsidR="0057379E" w:rsidRPr="007A06F5">
        <w:rPr>
          <w:lang w:val="la-Latn"/>
        </w:rPr>
        <w:t xml:space="preserve"> nullus ad palatium vel in hostem pergens vel de pa</w:t>
      </w:r>
      <w:r w:rsidR="00AE4696" w:rsidRPr="007A06F5">
        <w:rPr>
          <w:lang w:val="la-Latn"/>
        </w:rPr>
        <w:t>latio vel de hoste rediens tri</w:t>
      </w:r>
      <w:r w:rsidR="0057379E" w:rsidRPr="007A06F5">
        <w:rPr>
          <w:lang w:val="la-Latn"/>
        </w:rPr>
        <w:t>butum</w:t>
      </w:r>
      <w:r w:rsidR="009B2994" w:rsidRPr="007A06F5">
        <w:rPr>
          <w:lang w:val="la-Latn"/>
        </w:rPr>
        <w:t xml:space="preserve">, </w:t>
      </w:r>
      <w:r w:rsidR="0057379E" w:rsidRPr="007A06F5">
        <w:rPr>
          <w:lang w:val="la-Latn"/>
        </w:rPr>
        <w:t>quod trasturas vocant</w:t>
      </w:r>
      <w:r w:rsidR="009B2994" w:rsidRPr="007A06F5">
        <w:rPr>
          <w:lang w:val="la-Latn"/>
        </w:rPr>
        <w:t xml:space="preserve">, </w:t>
      </w:r>
      <w:r w:rsidR="0057379E" w:rsidRPr="007A06F5">
        <w:rPr>
          <w:lang w:val="la-Latn"/>
        </w:rPr>
        <w:t>solvere cogatur</w:t>
      </w:r>
      <w:r w:rsidR="009B2994" w:rsidRPr="007A06F5">
        <w:rPr>
          <w:lang w:val="la-Latn"/>
        </w:rPr>
        <w:t xml:space="preserve">. </w:t>
      </w:r>
    </w:p>
    <w:p w14:paraId="1A7053CE" w14:textId="3B89856A" w:rsidR="0057379E" w:rsidRPr="007A06F5" w:rsidRDefault="0057379E" w:rsidP="0057379E">
      <w:pPr>
        <w:pStyle w:val="Normlnweb"/>
        <w:rPr>
          <w:lang w:val="la-Latn"/>
        </w:rPr>
      </w:pPr>
      <w:r w:rsidRPr="007A06F5">
        <w:rPr>
          <w:lang w:val="la-Latn"/>
        </w:rPr>
        <w:t>LVIII</w:t>
      </w:r>
      <w:r w:rsidR="009B2994" w:rsidRPr="007A06F5">
        <w:rPr>
          <w:lang w:val="la-Latn"/>
        </w:rPr>
        <w:t xml:space="preserve">. </w:t>
      </w:r>
      <w:r w:rsidRPr="007A06F5">
        <w:rPr>
          <w:lang w:val="la-Latn"/>
        </w:rPr>
        <w:t>DE PONTIBUS PUBLICIS</w:t>
      </w:r>
      <w:r w:rsidR="009B2994" w:rsidRPr="007A06F5">
        <w:rPr>
          <w:lang w:val="la-Latn"/>
        </w:rPr>
        <w:t xml:space="preserve">. </w:t>
      </w:r>
    </w:p>
    <w:p w14:paraId="0DDD4611" w14:textId="61EB85C9" w:rsidR="0057379E" w:rsidRPr="007A06F5" w:rsidRDefault="0057379E" w:rsidP="0057379E">
      <w:pPr>
        <w:pStyle w:val="Normlnweb"/>
        <w:rPr>
          <w:lang w:val="la-Latn"/>
        </w:rPr>
      </w:pPr>
      <w:r w:rsidRPr="007A06F5">
        <w:rPr>
          <w:lang w:val="la-Latn"/>
        </w:rPr>
        <w:t>Ut pontes publici</w:t>
      </w:r>
      <w:r w:rsidR="009B2994" w:rsidRPr="007A06F5">
        <w:rPr>
          <w:lang w:val="la-Latn"/>
        </w:rPr>
        <w:t xml:space="preserve">, </w:t>
      </w:r>
      <w:r w:rsidRPr="007A06F5">
        <w:rPr>
          <w:lang w:val="la-Latn"/>
        </w:rPr>
        <w:t>qui per bannum fieri solebant</w:t>
      </w:r>
      <w:r w:rsidR="009B2994" w:rsidRPr="007A06F5">
        <w:rPr>
          <w:lang w:val="la-Latn"/>
        </w:rPr>
        <w:t xml:space="preserve">, </w:t>
      </w:r>
      <w:r w:rsidRPr="007A06F5">
        <w:rPr>
          <w:lang w:val="la-Latn"/>
        </w:rPr>
        <w:t>anno</w:t>
      </w:r>
      <w:r w:rsidR="00FC0A44" w:rsidRPr="007A06F5">
        <w:rPr>
          <w:lang w:val="la-Latn"/>
        </w:rPr>
        <w:t xml:space="preserve"> praesente in omni loco restau</w:t>
      </w:r>
      <w:r w:rsidRPr="007A06F5">
        <w:rPr>
          <w:lang w:val="la-Latn"/>
        </w:rPr>
        <w:t>rentur</w:t>
      </w:r>
      <w:r w:rsidR="009B2994" w:rsidRPr="007A06F5">
        <w:rPr>
          <w:lang w:val="la-Latn"/>
        </w:rPr>
        <w:t xml:space="preserve">. </w:t>
      </w:r>
      <w:r w:rsidRPr="007A06F5">
        <w:rPr>
          <w:lang w:val="la-Latn"/>
        </w:rPr>
        <w:t>/</w:t>
      </w:r>
    </w:p>
    <w:p w14:paraId="1A149724" w14:textId="4C3B5AC9" w:rsidR="0057379E" w:rsidRPr="007A06F5" w:rsidRDefault="0057379E" w:rsidP="0057379E">
      <w:pPr>
        <w:pStyle w:val="Normlnweb"/>
        <w:rPr>
          <w:lang w:val="la-Latn"/>
        </w:rPr>
      </w:pPr>
      <w:r w:rsidRPr="007A06F5">
        <w:rPr>
          <w:lang w:val="la-Latn"/>
        </w:rPr>
        <w:t>LVIIII</w:t>
      </w:r>
      <w:r w:rsidR="009B2994" w:rsidRPr="007A06F5">
        <w:rPr>
          <w:lang w:val="la-Latn"/>
        </w:rPr>
        <w:t xml:space="preserve">. </w:t>
      </w:r>
      <w:r w:rsidRPr="007A06F5">
        <w:rPr>
          <w:lang w:val="la-Latn"/>
        </w:rPr>
        <w:t>DE CLERICIS</w:t>
      </w:r>
      <w:r w:rsidR="009B2994" w:rsidRPr="007A06F5">
        <w:rPr>
          <w:lang w:val="la-Latn"/>
        </w:rPr>
        <w:t xml:space="preserve">, </w:t>
      </w:r>
      <w:r w:rsidRPr="007A06F5">
        <w:rPr>
          <w:lang w:val="la-Latn"/>
        </w:rPr>
        <w:t>MONACHIS ET SERVIS FUGITIVIS</w:t>
      </w:r>
      <w:r w:rsidR="009B2994" w:rsidRPr="007A06F5">
        <w:rPr>
          <w:lang w:val="la-Latn"/>
        </w:rPr>
        <w:t xml:space="preserve">. </w:t>
      </w:r>
    </w:p>
    <w:p w14:paraId="22F70FCE" w14:textId="44939A75" w:rsidR="0057379E" w:rsidRPr="007A06F5" w:rsidRDefault="00FC0A44" w:rsidP="0057379E">
      <w:pPr>
        <w:pStyle w:val="Normlnweb"/>
        <w:rPr>
          <w:lang w:val="la-Latn"/>
        </w:rPr>
      </w:pPr>
      <w:r w:rsidRPr="007A06F5">
        <w:rPr>
          <w:lang w:val="la-Latn"/>
        </w:rPr>
        <w:t xml:space="preserve">Ut </w:t>
      </w:r>
      <w:r w:rsidR="0057379E" w:rsidRPr="007A06F5">
        <w:rPr>
          <w:lang w:val="la-Latn"/>
        </w:rPr>
        <w:t>clerici et monachi et servi fugitivi ad loca sua redire iubeantur</w:t>
      </w:r>
      <w:r w:rsidR="009B2994" w:rsidRPr="007A06F5">
        <w:rPr>
          <w:lang w:val="la-Latn"/>
        </w:rPr>
        <w:t xml:space="preserve">. </w:t>
      </w:r>
    </w:p>
    <w:p w14:paraId="7E2D8E24" w14:textId="79516110" w:rsidR="0057379E" w:rsidRPr="007A06F5" w:rsidRDefault="0057379E" w:rsidP="0057379E">
      <w:pPr>
        <w:pStyle w:val="Normlnweb"/>
        <w:rPr>
          <w:lang w:val="la-Latn"/>
        </w:rPr>
      </w:pPr>
      <w:r w:rsidRPr="007A06F5">
        <w:rPr>
          <w:lang w:val="la-Latn"/>
        </w:rPr>
        <w:t>LX</w:t>
      </w:r>
      <w:r w:rsidR="009B2994" w:rsidRPr="007A06F5">
        <w:rPr>
          <w:lang w:val="la-Latn"/>
        </w:rPr>
        <w:t xml:space="preserve">. </w:t>
      </w:r>
      <w:r w:rsidRPr="007A06F5">
        <w:rPr>
          <w:lang w:val="la-Latn"/>
        </w:rPr>
        <w:t>DE ADVOCATIS EPISCOPOR</w:t>
      </w:r>
      <w:r w:rsidR="00AE4696" w:rsidRPr="007A06F5">
        <w:rPr>
          <w:lang w:val="la-Latn"/>
        </w:rPr>
        <w:t>UM</w:t>
      </w:r>
      <w:r w:rsidR="009B2994" w:rsidRPr="007A06F5">
        <w:rPr>
          <w:lang w:val="la-Latn"/>
        </w:rPr>
        <w:t xml:space="preserve">, </w:t>
      </w:r>
      <w:r w:rsidR="00AE4696" w:rsidRPr="007A06F5">
        <w:rPr>
          <w:lang w:val="la-Latn"/>
        </w:rPr>
        <w:t>ABBATUM</w:t>
      </w:r>
      <w:r w:rsidR="009B2994" w:rsidRPr="007A06F5">
        <w:rPr>
          <w:lang w:val="la-Latn"/>
        </w:rPr>
        <w:t xml:space="preserve">, </w:t>
      </w:r>
      <w:r w:rsidR="00AE4696" w:rsidRPr="007A06F5">
        <w:rPr>
          <w:lang w:val="la-Latn"/>
        </w:rPr>
        <w:t>COMITUM ET ABBA</w:t>
      </w:r>
      <w:r w:rsidRPr="007A06F5">
        <w:rPr>
          <w:lang w:val="la-Latn"/>
        </w:rPr>
        <w:t>TISSARUM</w:t>
      </w:r>
      <w:r w:rsidR="009B2994" w:rsidRPr="007A06F5">
        <w:rPr>
          <w:lang w:val="la-Latn"/>
        </w:rPr>
        <w:t xml:space="preserve">. </w:t>
      </w:r>
    </w:p>
    <w:p w14:paraId="5392318E" w14:textId="35647256" w:rsidR="0057379E" w:rsidRPr="007A06F5" w:rsidRDefault="0057379E" w:rsidP="0057379E">
      <w:pPr>
        <w:pStyle w:val="Normlnweb"/>
        <w:rPr>
          <w:lang w:val="la-Latn"/>
        </w:rPr>
      </w:pPr>
      <w:r w:rsidRPr="007A06F5">
        <w:rPr>
          <w:lang w:val="la-Latn"/>
        </w:rPr>
        <w:lastRenderedPageBreak/>
        <w:t>Ut nullus episcopus nec abbas nec comes nec abbatissa</w:t>
      </w:r>
      <w:r w:rsidR="00AE4696" w:rsidRPr="007A06F5">
        <w:rPr>
          <w:lang w:val="la-Latn"/>
        </w:rPr>
        <w:t xml:space="preserve"> centenarium comitis advocatum </w:t>
      </w:r>
      <w:r w:rsidRPr="007A06F5">
        <w:rPr>
          <w:lang w:val="la-Latn"/>
        </w:rPr>
        <w:t>habeat</w:t>
      </w:r>
      <w:r w:rsidR="009B2994" w:rsidRPr="007A06F5">
        <w:rPr>
          <w:lang w:val="la-Latn"/>
        </w:rPr>
        <w:t xml:space="preserve">. </w:t>
      </w:r>
    </w:p>
    <w:p w14:paraId="2A83F2D9" w14:textId="7EEA895F" w:rsidR="0057379E" w:rsidRPr="007A06F5" w:rsidRDefault="0057379E" w:rsidP="0057379E">
      <w:pPr>
        <w:pStyle w:val="Normlnweb"/>
        <w:rPr>
          <w:lang w:val="la-Latn"/>
        </w:rPr>
      </w:pPr>
      <w:r w:rsidRPr="007A06F5">
        <w:rPr>
          <w:lang w:val="la-Latn"/>
        </w:rPr>
        <w:t>LXI</w:t>
      </w:r>
      <w:r w:rsidR="009B2994" w:rsidRPr="007A06F5">
        <w:rPr>
          <w:lang w:val="la-Latn"/>
        </w:rPr>
        <w:t xml:space="preserve">. </w:t>
      </w:r>
      <w:r w:rsidRPr="007A06F5">
        <w:rPr>
          <w:lang w:val="la-Latn"/>
        </w:rPr>
        <w:t>DE VICARIIS VEL CENTENARIIS</w:t>
      </w:r>
      <w:r w:rsidR="009B2994" w:rsidRPr="007A06F5">
        <w:rPr>
          <w:lang w:val="la-Latn"/>
        </w:rPr>
        <w:t xml:space="preserve">, </w:t>
      </w:r>
      <w:r w:rsidRPr="007A06F5">
        <w:rPr>
          <w:lang w:val="la-Latn"/>
        </w:rPr>
        <w:t>SI LATRONES CELAVERINT</w:t>
      </w:r>
      <w:r w:rsidR="009B2994" w:rsidRPr="007A06F5">
        <w:rPr>
          <w:lang w:val="la-Latn"/>
        </w:rPr>
        <w:t xml:space="preserve">. </w:t>
      </w:r>
    </w:p>
    <w:p w14:paraId="0CFEA102" w14:textId="2251C0F6" w:rsidR="0057379E" w:rsidRPr="007A06F5" w:rsidRDefault="0057379E" w:rsidP="0057379E">
      <w:pPr>
        <w:pStyle w:val="Normlnweb"/>
        <w:rPr>
          <w:lang w:val="la-Latn"/>
        </w:rPr>
      </w:pPr>
      <w:r w:rsidRPr="007A06F5">
        <w:rPr>
          <w:lang w:val="la-Latn"/>
        </w:rPr>
        <w:t>Ut vicarii vel centenarii</w:t>
      </w:r>
      <w:r w:rsidR="009B2994" w:rsidRPr="007A06F5">
        <w:rPr>
          <w:lang w:val="la-Latn"/>
        </w:rPr>
        <w:t xml:space="preserve">, </w:t>
      </w:r>
      <w:r w:rsidRPr="007A06F5">
        <w:rPr>
          <w:lang w:val="la-Latn"/>
        </w:rPr>
        <w:t>qui fures et latrones vel celaverint vel defenderin</w:t>
      </w:r>
      <w:r w:rsidR="00AE4696" w:rsidRPr="007A06F5">
        <w:rPr>
          <w:lang w:val="la-Latn"/>
        </w:rPr>
        <w:t>t</w:t>
      </w:r>
      <w:r w:rsidR="009B2994" w:rsidRPr="007A06F5">
        <w:rPr>
          <w:lang w:val="la-Latn"/>
        </w:rPr>
        <w:t xml:space="preserve">, </w:t>
      </w:r>
      <w:r w:rsidR="00AE4696" w:rsidRPr="007A06F5">
        <w:rPr>
          <w:lang w:val="la-Latn"/>
        </w:rPr>
        <w:t>secun</w:t>
      </w:r>
      <w:r w:rsidRPr="007A06F5">
        <w:rPr>
          <w:lang w:val="la-Latn"/>
        </w:rPr>
        <w:t>dum sibi datam sententiam diiudicentur</w:t>
      </w:r>
      <w:r w:rsidR="009B2994" w:rsidRPr="007A06F5">
        <w:rPr>
          <w:lang w:val="la-Latn"/>
        </w:rPr>
        <w:t xml:space="preserve">. </w:t>
      </w:r>
    </w:p>
    <w:p w14:paraId="2E297375" w14:textId="04B74079" w:rsidR="0057379E" w:rsidRPr="007A06F5" w:rsidRDefault="0057379E" w:rsidP="0057379E">
      <w:pPr>
        <w:pStyle w:val="Normlnweb"/>
        <w:rPr>
          <w:lang w:val="la-Latn"/>
        </w:rPr>
      </w:pPr>
      <w:r w:rsidRPr="007A06F5">
        <w:rPr>
          <w:lang w:val="la-Latn"/>
        </w:rPr>
        <w:t>LXII</w:t>
      </w:r>
      <w:r w:rsidR="009B2994" w:rsidRPr="007A06F5">
        <w:rPr>
          <w:lang w:val="la-Latn"/>
        </w:rPr>
        <w:t xml:space="preserve">. </w:t>
      </w:r>
      <w:r w:rsidRPr="007A06F5">
        <w:rPr>
          <w:lang w:val="la-Latn"/>
        </w:rPr>
        <w:t>DE COMITIBUS ET VICARI</w:t>
      </w:r>
      <w:r w:rsidR="00AE4696" w:rsidRPr="007A06F5">
        <w:rPr>
          <w:lang w:val="la-Latn"/>
        </w:rPr>
        <w:t xml:space="preserve">IS ADMONENDIS DE CONSTITUTIONE </w:t>
      </w:r>
      <w:r w:rsidRPr="007A06F5">
        <w:rPr>
          <w:lang w:val="la-Latn"/>
        </w:rPr>
        <w:t>LEGIS</w:t>
      </w:r>
      <w:r w:rsidR="009B2994" w:rsidRPr="007A06F5">
        <w:rPr>
          <w:lang w:val="la-Latn"/>
        </w:rPr>
        <w:t xml:space="preserve">. </w:t>
      </w:r>
    </w:p>
    <w:p w14:paraId="1CD72A01" w14:textId="0A6DA1F8" w:rsidR="0057379E" w:rsidRPr="007A06F5" w:rsidRDefault="0057379E" w:rsidP="0057379E">
      <w:pPr>
        <w:pStyle w:val="Normlnweb"/>
        <w:rPr>
          <w:lang w:val="la-Latn"/>
        </w:rPr>
      </w:pPr>
      <w:r w:rsidRPr="007A06F5">
        <w:rPr>
          <w:lang w:val="la-Latn"/>
        </w:rPr>
        <w:t>Ut comites et vicarii de constitutione legis admoneant</w:t>
      </w:r>
      <w:r w:rsidR="00AE4696" w:rsidRPr="007A06F5">
        <w:rPr>
          <w:lang w:val="la-Latn"/>
        </w:rPr>
        <w:t>ur</w:t>
      </w:r>
      <w:r w:rsidR="009B2994" w:rsidRPr="007A06F5">
        <w:rPr>
          <w:lang w:val="la-Latn"/>
        </w:rPr>
        <w:t xml:space="preserve">, </w:t>
      </w:r>
      <w:r w:rsidR="00AE4696" w:rsidRPr="007A06F5">
        <w:rPr>
          <w:lang w:val="la-Latn"/>
        </w:rPr>
        <w:t>quia iubetur</w:t>
      </w:r>
      <w:r w:rsidR="009B2994" w:rsidRPr="007A06F5">
        <w:rPr>
          <w:lang w:val="la-Latn"/>
        </w:rPr>
        <w:t xml:space="preserve">, </w:t>
      </w:r>
      <w:r w:rsidR="00AE4696" w:rsidRPr="007A06F5">
        <w:rPr>
          <w:lang w:val="la-Latn"/>
        </w:rPr>
        <w:t xml:space="preserve">ut propter </w:t>
      </w:r>
      <w:r w:rsidRPr="007A06F5">
        <w:rPr>
          <w:lang w:val="la-Latn"/>
        </w:rPr>
        <w:t>iustitiam pervertendam munera non accipiant</w:t>
      </w:r>
      <w:r w:rsidR="009B2994" w:rsidRPr="007A06F5">
        <w:rPr>
          <w:lang w:val="la-Latn"/>
        </w:rPr>
        <w:t xml:space="preserve">. </w:t>
      </w:r>
    </w:p>
    <w:p w14:paraId="057339D0" w14:textId="61877F1C" w:rsidR="0057379E" w:rsidRPr="007A06F5" w:rsidRDefault="0057379E" w:rsidP="0057379E">
      <w:pPr>
        <w:pStyle w:val="Normlnweb"/>
        <w:rPr>
          <w:lang w:val="la-Latn"/>
        </w:rPr>
      </w:pPr>
      <w:r w:rsidRPr="007A06F5">
        <w:rPr>
          <w:lang w:val="la-Latn"/>
        </w:rPr>
        <w:t>LXIII</w:t>
      </w:r>
      <w:r w:rsidR="009B2994" w:rsidRPr="007A06F5">
        <w:rPr>
          <w:lang w:val="la-Latn"/>
        </w:rPr>
        <w:t xml:space="preserve">. </w:t>
      </w:r>
      <w:r w:rsidRPr="007A06F5">
        <w:rPr>
          <w:lang w:val="la-Latn"/>
        </w:rPr>
        <w:t>DE FORESTIBUS DOMINICIS</w:t>
      </w:r>
      <w:r w:rsidR="009B2994" w:rsidRPr="007A06F5">
        <w:rPr>
          <w:lang w:val="la-Latn"/>
        </w:rPr>
        <w:t xml:space="preserve">. </w:t>
      </w:r>
    </w:p>
    <w:p w14:paraId="64791276" w14:textId="08AFD8DB" w:rsidR="0057379E" w:rsidRPr="007A06F5" w:rsidRDefault="00FC0A44" w:rsidP="00AE4696">
      <w:pPr>
        <w:pStyle w:val="Normlnweb"/>
        <w:rPr>
          <w:lang w:val="la-Latn" w:eastAsia="cs-CZ"/>
        </w:rPr>
      </w:pPr>
      <w:r w:rsidRPr="007A06F5">
        <w:rPr>
          <w:lang w:val="la-Latn"/>
        </w:rPr>
        <w:t>De forestibus</w:t>
      </w:r>
      <w:r w:rsidR="0057379E" w:rsidRPr="007A06F5">
        <w:rPr>
          <w:lang w:val="la-Latn"/>
        </w:rPr>
        <w:t xml:space="preserve"> nostris</w:t>
      </w:r>
      <w:r w:rsidR="009B2994" w:rsidRPr="007A06F5">
        <w:rPr>
          <w:lang w:val="la-Latn"/>
        </w:rPr>
        <w:t xml:space="preserve">, </w:t>
      </w:r>
      <w:r w:rsidR="0057379E" w:rsidRPr="007A06F5">
        <w:rPr>
          <w:lang w:val="la-Latn"/>
        </w:rPr>
        <w:t>ut</w:t>
      </w:r>
      <w:r w:rsidR="009B2994" w:rsidRPr="007A06F5">
        <w:rPr>
          <w:lang w:val="la-Latn"/>
        </w:rPr>
        <w:t xml:space="preserve">, </w:t>
      </w:r>
      <w:r w:rsidR="0057379E" w:rsidRPr="007A06F5">
        <w:rPr>
          <w:lang w:val="la-Latn"/>
        </w:rPr>
        <w:t>ubicumque fuerint</w:t>
      </w:r>
      <w:r w:rsidR="009B2994" w:rsidRPr="007A06F5">
        <w:rPr>
          <w:lang w:val="la-Latn"/>
        </w:rPr>
        <w:t xml:space="preserve">, </w:t>
      </w:r>
      <w:r w:rsidR="0057379E" w:rsidRPr="007A06F5">
        <w:rPr>
          <w:lang w:val="la-Latn"/>
        </w:rPr>
        <w:t>diligentissime inquirant</w:t>
      </w:r>
      <w:r w:rsidR="009B2994" w:rsidRPr="007A06F5">
        <w:rPr>
          <w:lang w:val="la-Latn"/>
        </w:rPr>
        <w:t xml:space="preserve">, </w:t>
      </w:r>
      <w:r w:rsidR="0057379E" w:rsidRPr="007A06F5">
        <w:rPr>
          <w:lang w:val="la-Latn"/>
        </w:rPr>
        <w:t>quomodo /</w:t>
      </w:r>
      <w:r w:rsidR="0057379E" w:rsidRPr="007A06F5">
        <w:rPr>
          <w:lang w:val="la-Latn" w:eastAsia="cs-CZ"/>
        </w:rPr>
        <w:t>salvae sint et defensae</w:t>
      </w:r>
      <w:r w:rsidR="009B2994" w:rsidRPr="007A06F5">
        <w:rPr>
          <w:lang w:val="la-Latn" w:eastAsia="cs-CZ"/>
        </w:rPr>
        <w:t xml:space="preserve">, </w:t>
      </w:r>
      <w:r w:rsidR="0057379E" w:rsidRPr="007A06F5">
        <w:rPr>
          <w:lang w:val="la-Latn" w:eastAsia="cs-CZ"/>
        </w:rPr>
        <w:t>et ut comitibus denuntient</w:t>
      </w:r>
      <w:r w:rsidR="009B2994" w:rsidRPr="007A06F5">
        <w:rPr>
          <w:lang w:val="la-Latn" w:eastAsia="cs-CZ"/>
        </w:rPr>
        <w:t xml:space="preserve">, </w:t>
      </w:r>
      <w:r w:rsidR="0057379E" w:rsidRPr="007A06F5">
        <w:rPr>
          <w:lang w:val="la-Latn" w:eastAsia="cs-CZ"/>
        </w:rPr>
        <w:t>ne ullam</w:t>
      </w:r>
      <w:r w:rsidR="00AE4696" w:rsidRPr="007A06F5">
        <w:rPr>
          <w:lang w:val="la-Latn" w:eastAsia="cs-CZ"/>
        </w:rPr>
        <w:t xml:space="preserve"> forestem noviter instituant</w:t>
      </w:r>
      <w:r w:rsidR="009B2994" w:rsidRPr="007A06F5">
        <w:rPr>
          <w:lang w:val="la-Latn" w:eastAsia="cs-CZ"/>
        </w:rPr>
        <w:t xml:space="preserve">. </w:t>
      </w:r>
      <w:r w:rsidR="0057379E" w:rsidRPr="007A06F5">
        <w:rPr>
          <w:lang w:val="la-Latn" w:eastAsia="cs-CZ"/>
        </w:rPr>
        <w:t>Et ubi noviter institutas sine nostra iussione invenerint</w:t>
      </w:r>
      <w:r w:rsidR="009B2994" w:rsidRPr="007A06F5">
        <w:rPr>
          <w:lang w:val="la-Latn" w:eastAsia="cs-CZ"/>
        </w:rPr>
        <w:t xml:space="preserve">, </w:t>
      </w:r>
      <w:r w:rsidR="0057379E" w:rsidRPr="007A06F5">
        <w:rPr>
          <w:lang w:val="la-Latn" w:eastAsia="cs-CZ"/>
        </w:rPr>
        <w:t>dimittere praecipiant</w:t>
      </w:r>
      <w:r w:rsidR="009B2994" w:rsidRPr="007A06F5">
        <w:rPr>
          <w:lang w:val="la-Latn" w:eastAsia="cs-CZ"/>
        </w:rPr>
        <w:t xml:space="preserve">. </w:t>
      </w:r>
    </w:p>
    <w:p w14:paraId="31F64DD9" w14:textId="30D04B33"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LXIIII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DE MISSIS DOMINICIS ET DE </w:t>
      </w:r>
      <w:r w:rsidR="00AE4696" w:rsidRPr="007A06F5">
        <w:rPr>
          <w:rFonts w:ascii="Times New Roman" w:eastAsia="Times New Roman" w:hAnsi="Times New Roman" w:cs="Times New Roman"/>
          <w:sz w:val="24"/>
          <w:szCs w:val="24"/>
          <w:lang w:val="la-Latn" w:eastAsia="cs-CZ"/>
        </w:rPr>
        <w:t>HIS</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QUI IUSTITIAM FACERE REN</w:t>
      </w:r>
      <w:r w:rsidRPr="007A06F5">
        <w:rPr>
          <w:rFonts w:ascii="Times New Roman" w:eastAsia="Times New Roman" w:hAnsi="Times New Roman" w:cs="Times New Roman"/>
          <w:sz w:val="24"/>
          <w:szCs w:val="24"/>
          <w:lang w:val="la-Latn" w:eastAsia="cs-CZ"/>
        </w:rPr>
        <w:t>NUUNT</w:t>
      </w:r>
      <w:r w:rsidR="009B2994" w:rsidRPr="007A06F5">
        <w:rPr>
          <w:rFonts w:ascii="Times New Roman" w:eastAsia="Times New Roman" w:hAnsi="Times New Roman" w:cs="Times New Roman"/>
          <w:sz w:val="24"/>
          <w:szCs w:val="24"/>
          <w:lang w:val="la-Latn" w:eastAsia="cs-CZ"/>
        </w:rPr>
        <w:t xml:space="preserve">. </w:t>
      </w:r>
    </w:p>
    <w:p w14:paraId="57A8BD36" w14:textId="288A154F" w:rsidR="0057379E" w:rsidRPr="007A06F5" w:rsidRDefault="00FC0A44"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w:t>
      </w:r>
      <w:r w:rsidR="0057379E" w:rsidRPr="007A06F5">
        <w:rPr>
          <w:rFonts w:ascii="Times New Roman" w:eastAsia="Times New Roman" w:hAnsi="Times New Roman" w:cs="Times New Roman"/>
          <w:sz w:val="24"/>
          <w:szCs w:val="24"/>
          <w:lang w:val="la-Latn" w:eastAsia="cs-CZ"/>
        </w:rPr>
        <w:t xml:space="preserve"> ubicumque ipsi missi aut episcopum aut abbatem</w:t>
      </w:r>
      <w:r w:rsidR="00AE4696" w:rsidRPr="007A06F5">
        <w:rPr>
          <w:rFonts w:ascii="Times New Roman" w:eastAsia="Times New Roman" w:hAnsi="Times New Roman" w:cs="Times New Roman"/>
          <w:sz w:val="24"/>
          <w:szCs w:val="24"/>
          <w:lang w:val="la-Latn" w:eastAsia="cs-CZ"/>
        </w:rPr>
        <w:t xml:space="preserve"> aut alium quemlibet quocumque </w:t>
      </w:r>
      <w:r w:rsidR="0057379E" w:rsidRPr="007A06F5">
        <w:rPr>
          <w:rFonts w:ascii="Times New Roman" w:eastAsia="Times New Roman" w:hAnsi="Times New Roman" w:cs="Times New Roman"/>
          <w:sz w:val="24"/>
          <w:szCs w:val="24"/>
          <w:lang w:val="la-Latn" w:eastAsia="cs-CZ"/>
        </w:rPr>
        <w:t>honore praeditum invenerint</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qui iustitiam facere  vel noluit vel prohibuit</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de ipsius rebus vivant</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quamdiu in eo loco iustitias facere debent</w:t>
      </w:r>
      <w:r w:rsidR="009B2994" w:rsidRPr="007A06F5">
        <w:rPr>
          <w:rFonts w:ascii="Times New Roman" w:eastAsia="Times New Roman" w:hAnsi="Times New Roman" w:cs="Times New Roman"/>
          <w:sz w:val="24"/>
          <w:szCs w:val="24"/>
          <w:lang w:val="la-Latn" w:eastAsia="cs-CZ"/>
        </w:rPr>
        <w:t xml:space="preserve">. </w:t>
      </w:r>
    </w:p>
    <w:p w14:paraId="7F6FA3BE" w14:textId="394DD0ED"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LXV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MISSIS DOMINICIS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 DIUTIUS NON DEBEANT INMORARI</w:t>
      </w:r>
      <w:r w:rsidR="009B2994" w:rsidRPr="007A06F5">
        <w:rPr>
          <w:rFonts w:ascii="Times New Roman" w:eastAsia="Times New Roman" w:hAnsi="Times New Roman" w:cs="Times New Roman"/>
          <w:sz w:val="24"/>
          <w:szCs w:val="24"/>
          <w:lang w:val="la-Latn" w:eastAsia="cs-CZ"/>
        </w:rPr>
        <w:t xml:space="preserve">. </w:t>
      </w:r>
    </w:p>
    <w:p w14:paraId="677240D8" w14:textId="47028DD9" w:rsidR="0057379E" w:rsidRPr="007A06F5" w:rsidRDefault="00FC0A44"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Ut </w:t>
      </w:r>
      <w:r w:rsidR="0057379E" w:rsidRPr="007A06F5">
        <w:rPr>
          <w:rFonts w:ascii="Times New Roman" w:eastAsia="Times New Roman" w:hAnsi="Times New Roman" w:cs="Times New Roman"/>
          <w:sz w:val="24"/>
          <w:szCs w:val="24"/>
          <w:lang w:val="la-Latn" w:eastAsia="cs-CZ"/>
        </w:rPr>
        <w:t>in illius comitis ministerio</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qui bene iustitias factas habet</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i</w:t>
      </w:r>
      <w:r w:rsidR="00AE4696" w:rsidRPr="007A06F5">
        <w:rPr>
          <w:rFonts w:ascii="Times New Roman" w:eastAsia="Times New Roman" w:hAnsi="Times New Roman" w:cs="Times New Roman"/>
          <w:sz w:val="24"/>
          <w:szCs w:val="24"/>
          <w:lang w:val="la-Latn" w:eastAsia="cs-CZ"/>
        </w:rPr>
        <w:t xml:space="preserve">dem missi diutius non </w:t>
      </w:r>
      <w:r w:rsidR="0057379E" w:rsidRPr="007A06F5">
        <w:rPr>
          <w:rFonts w:ascii="Times New Roman" w:eastAsia="Times New Roman" w:hAnsi="Times New Roman" w:cs="Times New Roman"/>
          <w:sz w:val="24"/>
          <w:szCs w:val="24"/>
          <w:lang w:val="la-Latn" w:eastAsia="cs-CZ"/>
        </w:rPr>
        <w:t>morentur neque illuc multitudinem convenire faciant</w:t>
      </w:r>
      <w:r w:rsidR="009B2994" w:rsidRPr="007A06F5">
        <w:rPr>
          <w:rFonts w:ascii="Times New Roman" w:eastAsia="Times New Roman" w:hAnsi="Times New Roman" w:cs="Times New Roman"/>
          <w:sz w:val="24"/>
          <w:szCs w:val="24"/>
          <w:lang w:val="la-Latn" w:eastAsia="cs-CZ"/>
        </w:rPr>
        <w:t xml:space="preserve">, </w:t>
      </w:r>
      <w:r w:rsidR="0057379E" w:rsidRPr="007A06F5">
        <w:rPr>
          <w:rFonts w:ascii="Times New Roman" w:eastAsia="Times New Roman" w:hAnsi="Times New Roman" w:cs="Times New Roman"/>
          <w:sz w:val="24"/>
          <w:szCs w:val="24"/>
          <w:lang w:val="la-Latn" w:eastAsia="cs-CZ"/>
        </w:rPr>
        <w:t>sed ib</w:t>
      </w:r>
      <w:r w:rsidR="00AE4696" w:rsidRPr="007A06F5">
        <w:rPr>
          <w:rFonts w:ascii="Times New Roman" w:eastAsia="Times New Roman" w:hAnsi="Times New Roman" w:cs="Times New Roman"/>
          <w:sz w:val="24"/>
          <w:szCs w:val="24"/>
          <w:lang w:val="la-Latn" w:eastAsia="cs-CZ"/>
        </w:rPr>
        <w:t>i moras faciant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ubi iustitia </w:t>
      </w:r>
      <w:r w:rsidR="0057379E" w:rsidRPr="007A06F5">
        <w:rPr>
          <w:rFonts w:ascii="Times New Roman" w:eastAsia="Times New Roman" w:hAnsi="Times New Roman" w:cs="Times New Roman"/>
          <w:sz w:val="24"/>
          <w:szCs w:val="24"/>
          <w:lang w:val="la-Latn" w:eastAsia="cs-CZ"/>
        </w:rPr>
        <w:t>vel minus vel neglegenter facta est</w:t>
      </w:r>
      <w:r w:rsidR="009B2994" w:rsidRPr="007A06F5">
        <w:rPr>
          <w:rFonts w:ascii="Times New Roman" w:eastAsia="Times New Roman" w:hAnsi="Times New Roman" w:cs="Times New Roman"/>
          <w:sz w:val="24"/>
          <w:szCs w:val="24"/>
          <w:lang w:val="la-Latn" w:eastAsia="cs-CZ"/>
        </w:rPr>
        <w:t xml:space="preserve">. </w:t>
      </w:r>
    </w:p>
    <w:p w14:paraId="04095205" w14:textId="7E26E0CB"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LXVI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MISSIS DOMINICIS E</w:t>
      </w:r>
      <w:r w:rsidR="00AE4696" w:rsidRPr="007A06F5">
        <w:rPr>
          <w:rFonts w:ascii="Times New Roman" w:eastAsia="Times New Roman" w:hAnsi="Times New Roman" w:cs="Times New Roman"/>
          <w:sz w:val="24"/>
          <w:szCs w:val="24"/>
          <w:lang w:val="la-Latn" w:eastAsia="cs-CZ"/>
        </w:rPr>
        <w:t xml:space="preserve">T COMITE IN ALIQUOD MISSATICUM </w:t>
      </w:r>
      <w:r w:rsidRPr="007A06F5">
        <w:rPr>
          <w:rFonts w:ascii="Times New Roman" w:eastAsia="Times New Roman" w:hAnsi="Times New Roman" w:cs="Times New Roman"/>
          <w:sz w:val="24"/>
          <w:szCs w:val="24"/>
          <w:lang w:val="la-Latn" w:eastAsia="cs-CZ"/>
        </w:rPr>
        <w:t>DIRECTO</w:t>
      </w:r>
      <w:r w:rsidR="009B2994" w:rsidRPr="007A06F5">
        <w:rPr>
          <w:rFonts w:ascii="Times New Roman" w:eastAsia="Times New Roman" w:hAnsi="Times New Roman" w:cs="Times New Roman"/>
          <w:sz w:val="24"/>
          <w:szCs w:val="24"/>
          <w:lang w:val="la-Latn" w:eastAsia="cs-CZ"/>
        </w:rPr>
        <w:t xml:space="preserve">. </w:t>
      </w:r>
    </w:p>
    <w:p w14:paraId="072EA898" w14:textId="48089B91" w:rsidR="0057379E" w:rsidRPr="007A06F5" w:rsidRDefault="0057379E" w:rsidP="00AE4696">
      <w:pPr>
        <w:pStyle w:val="Normlnweb"/>
        <w:rPr>
          <w:lang w:val="la-Latn" w:eastAsia="cs-CZ"/>
        </w:rPr>
      </w:pPr>
      <w:r w:rsidRPr="007A06F5">
        <w:rPr>
          <w:lang w:val="la-Latn" w:eastAsia="cs-CZ"/>
        </w:rPr>
        <w:t>Ut in illius comitis ministerio idem missi nostri placitum non teneant</w:t>
      </w:r>
      <w:r w:rsidR="009B2994" w:rsidRPr="007A06F5">
        <w:rPr>
          <w:lang w:val="la-Latn" w:eastAsia="cs-CZ"/>
        </w:rPr>
        <w:t xml:space="preserve">, </w:t>
      </w:r>
      <w:r w:rsidRPr="007A06F5">
        <w:rPr>
          <w:lang w:val="la-Latn" w:eastAsia="cs-CZ"/>
        </w:rPr>
        <w:t>qui in aliquod /missaticum directus est</w:t>
      </w:r>
      <w:r w:rsidR="009B2994" w:rsidRPr="007A06F5">
        <w:rPr>
          <w:lang w:val="la-Latn" w:eastAsia="cs-CZ"/>
        </w:rPr>
        <w:t xml:space="preserve">, </w:t>
      </w:r>
      <w:r w:rsidRPr="007A06F5">
        <w:rPr>
          <w:lang w:val="la-Latn" w:eastAsia="cs-CZ"/>
        </w:rPr>
        <w:t>donec ipse fuerit reversus</w:t>
      </w:r>
      <w:r w:rsidR="009B2994" w:rsidRPr="007A06F5">
        <w:rPr>
          <w:lang w:val="la-Latn" w:eastAsia="cs-CZ"/>
        </w:rPr>
        <w:t xml:space="preserve">. </w:t>
      </w:r>
      <w:r w:rsidRPr="007A06F5">
        <w:rPr>
          <w:lang w:val="la-Latn" w:eastAsia="cs-CZ"/>
        </w:rPr>
        <w:t>Ut c</w:t>
      </w:r>
      <w:r w:rsidR="00AE4696" w:rsidRPr="007A06F5">
        <w:rPr>
          <w:lang w:val="la-Latn" w:eastAsia="cs-CZ"/>
        </w:rPr>
        <w:t>ausa</w:t>
      </w:r>
      <w:r w:rsidR="009B2994" w:rsidRPr="007A06F5">
        <w:rPr>
          <w:lang w:val="la-Latn" w:eastAsia="cs-CZ"/>
        </w:rPr>
        <w:t xml:space="preserve">, </w:t>
      </w:r>
      <w:r w:rsidR="00AE4696" w:rsidRPr="007A06F5">
        <w:rPr>
          <w:lang w:val="la-Latn" w:eastAsia="cs-CZ"/>
        </w:rPr>
        <w:t xml:space="preserve">quae adhuc coram comite </w:t>
      </w:r>
      <w:r w:rsidRPr="007A06F5">
        <w:rPr>
          <w:lang w:val="la-Latn" w:eastAsia="cs-CZ"/>
        </w:rPr>
        <w:t>non fuit</w:t>
      </w:r>
      <w:r w:rsidR="009B2994" w:rsidRPr="007A06F5">
        <w:rPr>
          <w:lang w:val="la-Latn" w:eastAsia="cs-CZ"/>
        </w:rPr>
        <w:t xml:space="preserve">, </w:t>
      </w:r>
      <w:r w:rsidRPr="007A06F5">
        <w:rPr>
          <w:lang w:val="la-Latn" w:eastAsia="cs-CZ"/>
        </w:rPr>
        <w:t>et is</w:t>
      </w:r>
      <w:r w:rsidR="009B2994" w:rsidRPr="007A06F5">
        <w:rPr>
          <w:lang w:val="la-Latn" w:eastAsia="cs-CZ"/>
        </w:rPr>
        <w:t xml:space="preserve">, </w:t>
      </w:r>
      <w:r w:rsidRPr="007A06F5">
        <w:rPr>
          <w:lang w:val="la-Latn" w:eastAsia="cs-CZ"/>
        </w:rPr>
        <w:t>qui se reclamat</w:t>
      </w:r>
      <w:r w:rsidR="009B2994" w:rsidRPr="007A06F5">
        <w:rPr>
          <w:lang w:val="la-Latn" w:eastAsia="cs-CZ"/>
        </w:rPr>
        <w:t xml:space="preserve">, </w:t>
      </w:r>
      <w:r w:rsidRPr="007A06F5">
        <w:rPr>
          <w:lang w:val="la-Latn" w:eastAsia="cs-CZ"/>
        </w:rPr>
        <w:t>propter suam stultitia</w:t>
      </w:r>
      <w:r w:rsidR="00AE4696" w:rsidRPr="007A06F5">
        <w:rPr>
          <w:lang w:val="la-Latn" w:eastAsia="cs-CZ"/>
        </w:rPr>
        <w:t xml:space="preserve">m aut contumaciam comitem inde </w:t>
      </w:r>
      <w:r w:rsidRPr="007A06F5">
        <w:rPr>
          <w:lang w:val="la-Latn" w:eastAsia="cs-CZ"/>
        </w:rPr>
        <w:t>appellare noluit</w:t>
      </w:r>
      <w:r w:rsidR="009B2994" w:rsidRPr="007A06F5">
        <w:rPr>
          <w:lang w:val="la-Latn" w:eastAsia="cs-CZ"/>
        </w:rPr>
        <w:t xml:space="preserve">, </w:t>
      </w:r>
      <w:r w:rsidRPr="007A06F5">
        <w:rPr>
          <w:lang w:val="la-Latn" w:eastAsia="cs-CZ"/>
        </w:rPr>
        <w:t>iterum comiti commendetur</w:t>
      </w:r>
      <w:r w:rsidR="009B2994" w:rsidRPr="007A06F5">
        <w:rPr>
          <w:lang w:val="la-Latn" w:eastAsia="cs-CZ"/>
        </w:rPr>
        <w:t xml:space="preserve">. </w:t>
      </w:r>
    </w:p>
    <w:p w14:paraId="2AEFFFE5" w14:textId="511BEF58"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LXVII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MISSIS DOMINICIS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w:t>
      </w:r>
      <w:r w:rsidR="00AE4696" w:rsidRPr="007A06F5">
        <w:rPr>
          <w:rFonts w:ascii="Times New Roman" w:eastAsia="Times New Roman" w:hAnsi="Times New Roman" w:cs="Times New Roman"/>
          <w:sz w:val="24"/>
          <w:szCs w:val="24"/>
          <w:lang w:val="la-Latn" w:eastAsia="cs-CZ"/>
        </w:rPr>
        <w:t>ALITER CONIECTUM ACCIPERE DE</w:t>
      </w:r>
      <w:r w:rsidRPr="007A06F5">
        <w:rPr>
          <w:rFonts w:ascii="Times New Roman" w:eastAsia="Times New Roman" w:hAnsi="Times New Roman" w:cs="Times New Roman"/>
          <w:sz w:val="24"/>
          <w:szCs w:val="24"/>
          <w:lang w:val="la-Latn" w:eastAsia="cs-CZ"/>
        </w:rPr>
        <w:t>BEANT</w:t>
      </w:r>
      <w:r w:rsidR="009B2994" w:rsidRPr="007A06F5">
        <w:rPr>
          <w:rFonts w:ascii="Times New Roman" w:eastAsia="Times New Roman" w:hAnsi="Times New Roman" w:cs="Times New Roman"/>
          <w:sz w:val="24"/>
          <w:szCs w:val="24"/>
          <w:lang w:val="la-Latn" w:eastAsia="cs-CZ"/>
        </w:rPr>
        <w:t xml:space="preserve">. </w:t>
      </w:r>
    </w:p>
    <w:p w14:paraId="79D9111C" w14:textId="4308ECB3"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missi nostri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vel episcopi vel abbates vel com</w:t>
      </w:r>
      <w:r w:rsidR="00AE4696" w:rsidRPr="007A06F5">
        <w:rPr>
          <w:rFonts w:ascii="Times New Roman" w:eastAsia="Times New Roman" w:hAnsi="Times New Roman" w:cs="Times New Roman"/>
          <w:sz w:val="24"/>
          <w:szCs w:val="24"/>
          <w:lang w:val="la-Latn" w:eastAsia="cs-CZ"/>
        </w:rPr>
        <w:t>ites sunt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quamdiu prope suum </w:t>
      </w:r>
      <w:r w:rsidRPr="007A06F5">
        <w:rPr>
          <w:rFonts w:ascii="Times New Roman" w:eastAsia="Times New Roman" w:hAnsi="Times New Roman" w:cs="Times New Roman"/>
          <w:sz w:val="24"/>
          <w:szCs w:val="24"/>
          <w:lang w:val="la-Latn" w:eastAsia="cs-CZ"/>
        </w:rPr>
        <w:t>beneficium fuerint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nihil de aliorum coniecto accipiant</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Postquam vero inde longe reces </w:t>
      </w:r>
      <w:r w:rsidRPr="007A06F5">
        <w:rPr>
          <w:rFonts w:ascii="Times New Roman" w:eastAsia="Times New Roman" w:hAnsi="Times New Roman" w:cs="Times New Roman"/>
          <w:sz w:val="24"/>
          <w:szCs w:val="24"/>
          <w:lang w:val="la-Latn" w:eastAsia="cs-CZ"/>
        </w:rPr>
        <w:t>serint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tunc accipiant secundum quod in sua tractoria con</w:t>
      </w:r>
      <w:r w:rsidR="00AE4696" w:rsidRPr="007A06F5">
        <w:rPr>
          <w:rFonts w:ascii="Times New Roman" w:eastAsia="Times New Roman" w:hAnsi="Times New Roman" w:cs="Times New Roman"/>
          <w:sz w:val="24"/>
          <w:szCs w:val="24"/>
          <w:lang w:val="la-Latn" w:eastAsia="cs-CZ"/>
        </w:rPr>
        <w:t>tinetur</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Vassi vero nostri et </w:t>
      </w:r>
      <w:r w:rsidRPr="007A06F5">
        <w:rPr>
          <w:rFonts w:ascii="Times New Roman" w:eastAsia="Times New Roman" w:hAnsi="Times New Roman" w:cs="Times New Roman"/>
          <w:sz w:val="24"/>
          <w:szCs w:val="24"/>
          <w:lang w:val="la-Latn" w:eastAsia="cs-CZ"/>
        </w:rPr>
        <w:t>ministeriales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missi sunt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ubicumque venerint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coniectum accipiant</w:t>
      </w:r>
      <w:r w:rsidR="009B2994" w:rsidRPr="007A06F5">
        <w:rPr>
          <w:rFonts w:ascii="Times New Roman" w:eastAsia="Times New Roman" w:hAnsi="Times New Roman" w:cs="Times New Roman"/>
          <w:sz w:val="24"/>
          <w:szCs w:val="24"/>
          <w:lang w:val="la-Latn" w:eastAsia="cs-CZ"/>
        </w:rPr>
        <w:t xml:space="preserve">. </w:t>
      </w:r>
    </w:p>
    <w:p w14:paraId="16635E6C" w14:textId="6C007D16" w:rsidR="0057379E" w:rsidRPr="007A06F5" w:rsidRDefault="0057379E" w:rsidP="0057379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LXVIII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VASSIS DOMINICIS ET EPISCOPORUM VEL</w:t>
      </w:r>
      <w:r w:rsidR="00AE4696" w:rsidRPr="007A06F5">
        <w:rPr>
          <w:rFonts w:ascii="Times New Roman" w:eastAsia="Times New Roman" w:hAnsi="Times New Roman" w:cs="Times New Roman"/>
          <w:sz w:val="24"/>
          <w:szCs w:val="24"/>
          <w:lang w:val="la-Latn" w:eastAsia="cs-CZ"/>
        </w:rPr>
        <w:t xml:space="preserve"> RELIQUORUM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IN HOSTE NON FUERUNT</w:t>
      </w:r>
      <w:r w:rsidR="009B2994" w:rsidRPr="007A06F5">
        <w:rPr>
          <w:rFonts w:ascii="Times New Roman" w:eastAsia="Times New Roman" w:hAnsi="Times New Roman" w:cs="Times New Roman"/>
          <w:sz w:val="24"/>
          <w:szCs w:val="24"/>
          <w:lang w:val="la-Latn" w:eastAsia="cs-CZ"/>
        </w:rPr>
        <w:t xml:space="preserve">. </w:t>
      </w:r>
    </w:p>
    <w:p w14:paraId="5744CA9B" w14:textId="6D47D601" w:rsidR="0057379E" w:rsidRPr="007A06F5" w:rsidRDefault="0057379E" w:rsidP="00AE4696">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vassi nostri et vassi episcoporum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abbatum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abba</w:t>
      </w:r>
      <w:r w:rsidR="00AE4696" w:rsidRPr="007A06F5">
        <w:rPr>
          <w:rFonts w:ascii="Times New Roman" w:eastAsia="Times New Roman" w:hAnsi="Times New Roman" w:cs="Times New Roman"/>
          <w:sz w:val="24"/>
          <w:szCs w:val="24"/>
          <w:lang w:val="la-Latn" w:eastAsia="cs-CZ"/>
        </w:rPr>
        <w:t>tissarum et comitum</w:t>
      </w:r>
      <w:r w:rsidR="009B2994" w:rsidRPr="007A06F5">
        <w:rPr>
          <w:rFonts w:ascii="Times New Roman" w:eastAsia="Times New Roman" w:hAnsi="Times New Roman" w:cs="Times New Roman"/>
          <w:sz w:val="24"/>
          <w:szCs w:val="24"/>
          <w:lang w:val="la-Latn" w:eastAsia="cs-CZ"/>
        </w:rPr>
        <w:t xml:space="preserve">, </w:t>
      </w:r>
      <w:r w:rsidR="00AE4696" w:rsidRPr="007A06F5">
        <w:rPr>
          <w:rFonts w:ascii="Times New Roman" w:eastAsia="Times New Roman" w:hAnsi="Times New Roman" w:cs="Times New Roman"/>
          <w:sz w:val="24"/>
          <w:szCs w:val="24"/>
          <w:lang w:val="la-Latn" w:eastAsia="cs-CZ"/>
        </w:rPr>
        <w:t xml:space="preserve">qui anno </w:t>
      </w:r>
      <w:r w:rsidRPr="007A06F5">
        <w:rPr>
          <w:rFonts w:ascii="Times New Roman" w:hAnsi="Times New Roman" w:cs="Times New Roman"/>
          <w:lang w:val="la-Latn" w:eastAsia="cs-CZ"/>
        </w:rPr>
        <w:t>praesente in hoste non fuerunt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heribannum rewadient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exceptis his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qui propter ne /</w:t>
      </w:r>
      <w:r w:rsidRPr="007A06F5">
        <w:rPr>
          <w:rFonts w:ascii="Times New Roman" w:hAnsi="Times New Roman" w:cs="Times New Roman"/>
          <w:lang w:val="la-Latn"/>
        </w:rPr>
        <w:t>cessarias causas et a domno ac genitore nostro Karolo constitu</w:t>
      </w:r>
      <w:r w:rsidR="00FC0A44" w:rsidRPr="007A06F5">
        <w:rPr>
          <w:rFonts w:ascii="Times New Roman" w:hAnsi="Times New Roman" w:cs="Times New Roman"/>
          <w:lang w:val="la-Latn"/>
        </w:rPr>
        <w:t>tas</w:t>
      </w:r>
      <w:r w:rsidR="00AE4696" w:rsidRPr="007A06F5">
        <w:rPr>
          <w:rFonts w:ascii="Times New Roman" w:hAnsi="Times New Roman" w:cs="Times New Roman"/>
          <w:lang w:val="la-Latn"/>
        </w:rPr>
        <w:t xml:space="preserve"> domi dimissi fuerunt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id est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qui a comite propter pacem </w:t>
      </w:r>
      <w:r w:rsidRPr="007A06F5">
        <w:rPr>
          <w:rFonts w:ascii="Times New Roman" w:hAnsi="Times New Roman" w:cs="Times New Roman"/>
          <w:lang w:val="la-Latn"/>
        </w:rPr>
        <w:lastRenderedPageBreak/>
        <w:t xml:space="preserve">conservandam et </w:t>
      </w:r>
      <w:r w:rsidR="00AE4696" w:rsidRPr="007A06F5">
        <w:rPr>
          <w:rFonts w:ascii="Times New Roman" w:hAnsi="Times New Roman" w:cs="Times New Roman"/>
          <w:lang w:val="la-Latn"/>
        </w:rPr>
        <w:t xml:space="preserve">propter coniugem ac domum eius </w:t>
      </w:r>
      <w:r w:rsidRPr="007A06F5">
        <w:rPr>
          <w:rFonts w:ascii="Times New Roman" w:hAnsi="Times New Roman" w:cs="Times New Roman"/>
          <w:lang w:val="la-Latn"/>
        </w:rPr>
        <w:t>custodiendam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ab episcopo vel abbate vel abbatissa sim</w:t>
      </w:r>
      <w:r w:rsidR="00AE4696" w:rsidRPr="007A06F5">
        <w:rPr>
          <w:rFonts w:ascii="Times New Roman" w:hAnsi="Times New Roman" w:cs="Times New Roman"/>
          <w:lang w:val="la-Latn"/>
        </w:rPr>
        <w:t>iliter propter pacem conservan</w:t>
      </w:r>
      <w:r w:rsidRPr="007A06F5">
        <w:rPr>
          <w:rFonts w:ascii="Times New Roman" w:hAnsi="Times New Roman" w:cs="Times New Roman"/>
          <w:lang w:val="la-Latn"/>
        </w:rPr>
        <w:t>dam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et propter fruges colligendas et familiam constr</w:t>
      </w:r>
      <w:r w:rsidR="00AE4696" w:rsidRPr="007A06F5">
        <w:rPr>
          <w:rFonts w:ascii="Times New Roman" w:hAnsi="Times New Roman" w:cs="Times New Roman"/>
          <w:lang w:val="la-Latn"/>
        </w:rPr>
        <w:t xml:space="preserve">ingendam et missos recipiendos </w:t>
      </w:r>
      <w:r w:rsidRPr="007A06F5">
        <w:rPr>
          <w:rFonts w:ascii="Times New Roman" w:hAnsi="Times New Roman" w:cs="Times New Roman"/>
          <w:lang w:val="la-Latn"/>
        </w:rPr>
        <w:t>dimissi fuerunt</w:t>
      </w:r>
      <w:r w:rsidR="009B2994" w:rsidRPr="007A06F5">
        <w:rPr>
          <w:rFonts w:ascii="Times New Roman" w:hAnsi="Times New Roman" w:cs="Times New Roman"/>
          <w:lang w:val="la-Latn"/>
        </w:rPr>
        <w:t xml:space="preserve">. </w:t>
      </w:r>
    </w:p>
    <w:p w14:paraId="56C8DBC9" w14:textId="3DCE030A" w:rsidR="0057379E" w:rsidRPr="007A06F5" w:rsidRDefault="0057379E" w:rsidP="0057379E">
      <w:pPr>
        <w:pStyle w:val="Normlnweb"/>
        <w:rPr>
          <w:lang w:val="la-Latn"/>
        </w:rPr>
      </w:pPr>
      <w:r w:rsidRPr="007A06F5">
        <w:rPr>
          <w:lang w:val="la-Latn"/>
        </w:rPr>
        <w:t>LXVIIII</w:t>
      </w:r>
      <w:r w:rsidR="009B2994" w:rsidRPr="007A06F5">
        <w:rPr>
          <w:lang w:val="la-Latn"/>
        </w:rPr>
        <w:t xml:space="preserve">. </w:t>
      </w:r>
      <w:r w:rsidRPr="007A06F5">
        <w:rPr>
          <w:lang w:val="la-Latn"/>
        </w:rPr>
        <w:t>DE EPISCOPIS</w:t>
      </w:r>
      <w:r w:rsidR="009B2994" w:rsidRPr="007A06F5">
        <w:rPr>
          <w:lang w:val="la-Latn"/>
        </w:rPr>
        <w:t xml:space="preserve">, </w:t>
      </w:r>
      <w:r w:rsidRPr="007A06F5">
        <w:rPr>
          <w:lang w:val="la-Latn"/>
        </w:rPr>
        <w:t>ABBATIBUS ET COMITIBUS</w:t>
      </w:r>
      <w:r w:rsidR="009B2994" w:rsidRPr="007A06F5">
        <w:rPr>
          <w:lang w:val="la-Latn"/>
        </w:rPr>
        <w:t xml:space="preserve">, </w:t>
      </w:r>
      <w:r w:rsidRPr="007A06F5">
        <w:rPr>
          <w:lang w:val="la-Latn"/>
        </w:rPr>
        <w:t>ET DE PLACITO</w:t>
      </w:r>
      <w:r w:rsidR="0069631A" w:rsidRPr="007A06F5">
        <w:rPr>
          <w:lang w:val="la-Latn"/>
        </w:rPr>
        <w:t xml:space="preserve"> </w:t>
      </w:r>
      <w:r w:rsidRPr="007A06F5">
        <w:rPr>
          <w:lang w:val="la-Latn"/>
        </w:rPr>
        <w:t>MISSORUM DOMINICORUM</w:t>
      </w:r>
      <w:r w:rsidR="009B2994" w:rsidRPr="007A06F5">
        <w:rPr>
          <w:lang w:val="la-Latn"/>
        </w:rPr>
        <w:t xml:space="preserve">. </w:t>
      </w:r>
    </w:p>
    <w:p w14:paraId="335011F5" w14:textId="32C859BC" w:rsidR="0057379E" w:rsidRPr="007A06F5" w:rsidRDefault="0057379E" w:rsidP="0057379E">
      <w:pPr>
        <w:pStyle w:val="Normlnweb"/>
        <w:rPr>
          <w:lang w:val="la-Latn"/>
        </w:rPr>
      </w:pPr>
      <w:r w:rsidRPr="007A06F5">
        <w:rPr>
          <w:lang w:val="la-Latn"/>
        </w:rPr>
        <w:t>Ut omnis episcopus</w:t>
      </w:r>
      <w:r w:rsidR="009B2994" w:rsidRPr="007A06F5">
        <w:rPr>
          <w:lang w:val="la-Latn"/>
        </w:rPr>
        <w:t xml:space="preserve">, </w:t>
      </w:r>
      <w:r w:rsidRPr="007A06F5">
        <w:rPr>
          <w:lang w:val="la-Latn"/>
        </w:rPr>
        <w:t>abbas et comes</w:t>
      </w:r>
      <w:r w:rsidR="009B2994" w:rsidRPr="007A06F5">
        <w:rPr>
          <w:lang w:val="la-Latn"/>
        </w:rPr>
        <w:t xml:space="preserve">, </w:t>
      </w:r>
      <w:r w:rsidRPr="007A06F5">
        <w:rPr>
          <w:lang w:val="la-Latn"/>
        </w:rPr>
        <w:t>excepta infirmitate vel nostra iussione</w:t>
      </w:r>
      <w:r w:rsidR="009B2994" w:rsidRPr="007A06F5">
        <w:rPr>
          <w:lang w:val="la-Latn"/>
        </w:rPr>
        <w:t xml:space="preserve">, </w:t>
      </w:r>
      <w:r w:rsidR="00AE4696" w:rsidRPr="007A06F5">
        <w:rPr>
          <w:lang w:val="la-Latn"/>
        </w:rPr>
        <w:t xml:space="preserve">nullam </w:t>
      </w:r>
      <w:r w:rsidRPr="007A06F5">
        <w:rPr>
          <w:lang w:val="la-Latn"/>
        </w:rPr>
        <w:t>excusationem habeat</w:t>
      </w:r>
      <w:r w:rsidR="009B2994" w:rsidRPr="007A06F5">
        <w:rPr>
          <w:lang w:val="la-Latn"/>
        </w:rPr>
        <w:t xml:space="preserve">, </w:t>
      </w:r>
      <w:r w:rsidRPr="007A06F5">
        <w:rPr>
          <w:lang w:val="la-Latn"/>
        </w:rPr>
        <w:t>quin ad placitum missorum nostr</w:t>
      </w:r>
      <w:r w:rsidR="00AE4696" w:rsidRPr="007A06F5">
        <w:rPr>
          <w:lang w:val="la-Latn"/>
        </w:rPr>
        <w:t xml:space="preserve">orum veniat aut talem vicarium </w:t>
      </w:r>
      <w:r w:rsidRPr="007A06F5">
        <w:rPr>
          <w:lang w:val="la-Latn"/>
        </w:rPr>
        <w:t>suum mittat</w:t>
      </w:r>
      <w:r w:rsidR="009B2994" w:rsidRPr="007A06F5">
        <w:rPr>
          <w:lang w:val="la-Latn"/>
        </w:rPr>
        <w:t xml:space="preserve">, </w:t>
      </w:r>
      <w:r w:rsidRPr="007A06F5">
        <w:rPr>
          <w:lang w:val="la-Latn"/>
        </w:rPr>
        <w:t>qui in omni causa pro illo reddere rationem 196 possit</w:t>
      </w:r>
      <w:r w:rsidR="009B2994" w:rsidRPr="007A06F5">
        <w:rPr>
          <w:lang w:val="la-Latn"/>
        </w:rPr>
        <w:t xml:space="preserve">. </w:t>
      </w:r>
    </w:p>
    <w:p w14:paraId="21CDBE12" w14:textId="02283682" w:rsidR="0057379E" w:rsidRPr="007A06F5" w:rsidRDefault="0057379E" w:rsidP="0057379E">
      <w:pPr>
        <w:pStyle w:val="Normlnweb"/>
        <w:rPr>
          <w:lang w:val="la-Latn"/>
        </w:rPr>
      </w:pPr>
      <w:r w:rsidRPr="007A06F5">
        <w:rPr>
          <w:lang w:val="la-Latn"/>
        </w:rPr>
        <w:t>LXXII</w:t>
      </w:r>
      <w:r w:rsidR="009B2994" w:rsidRPr="007A06F5">
        <w:rPr>
          <w:lang w:val="la-Latn"/>
        </w:rPr>
        <w:t xml:space="preserve">. </w:t>
      </w:r>
      <w:r w:rsidRPr="007A06F5">
        <w:rPr>
          <w:lang w:val="la-Latn"/>
        </w:rPr>
        <w:t>DE NON EXIGENDO HERIBANNO ANTEQUAM IUSSIO DOMINICA NOTA FIAT</w:t>
      </w:r>
      <w:r w:rsidR="009B2994" w:rsidRPr="007A06F5">
        <w:rPr>
          <w:lang w:val="la-Latn"/>
        </w:rPr>
        <w:t xml:space="preserve">. </w:t>
      </w:r>
    </w:p>
    <w:p w14:paraId="7E3C1DC2" w14:textId="54EA1A58" w:rsidR="0057379E" w:rsidRPr="007A06F5" w:rsidRDefault="0057379E" w:rsidP="0057379E">
      <w:pPr>
        <w:pStyle w:val="Normlnweb"/>
        <w:rPr>
          <w:lang w:val="la-Latn"/>
        </w:rPr>
      </w:pPr>
      <w:r w:rsidRPr="007A06F5">
        <w:rPr>
          <w:lang w:val="la-Latn"/>
        </w:rPr>
        <w:t xml:space="preserve">Ut missi nostri et unusquisque in suo </w:t>
      </w:r>
      <w:r w:rsidR="00FC0A44" w:rsidRPr="007A06F5">
        <w:rPr>
          <w:lang w:val="la-Latn"/>
        </w:rPr>
        <w:t xml:space="preserve">ministerio hoc capitulare legi faciat </w:t>
      </w:r>
      <w:r w:rsidRPr="007A06F5">
        <w:rPr>
          <w:lang w:val="la-Latn"/>
        </w:rPr>
        <w:t>coram populo</w:t>
      </w:r>
      <w:r w:rsidR="009B2994" w:rsidRPr="007A06F5">
        <w:rPr>
          <w:lang w:val="la-Latn"/>
        </w:rPr>
        <w:t xml:space="preserve">; </w:t>
      </w:r>
      <w:r w:rsidRPr="007A06F5">
        <w:rPr>
          <w:lang w:val="la-Latn"/>
        </w:rPr>
        <w:t>et nota sint /omnibus</w:t>
      </w:r>
      <w:r w:rsidR="009B2994" w:rsidRPr="007A06F5">
        <w:rPr>
          <w:lang w:val="la-Latn"/>
        </w:rPr>
        <w:t xml:space="preserve">, </w:t>
      </w:r>
      <w:r w:rsidRPr="007A06F5">
        <w:rPr>
          <w:lang w:val="la-Latn"/>
        </w:rPr>
        <w:t>ne aliquis excusationem habere possit</w:t>
      </w:r>
      <w:r w:rsidR="009B2994" w:rsidRPr="007A06F5">
        <w:rPr>
          <w:lang w:val="la-Latn"/>
        </w:rPr>
        <w:t xml:space="preserve">. </w:t>
      </w:r>
      <w:r w:rsidRPr="007A06F5">
        <w:rPr>
          <w:lang w:val="la-Latn"/>
        </w:rPr>
        <w:t>Et non prius bannum ex</w:t>
      </w:r>
      <w:r w:rsidR="00AE4696" w:rsidRPr="007A06F5">
        <w:rPr>
          <w:lang w:val="la-Latn"/>
        </w:rPr>
        <w:t>igant a quoquam homine</w:t>
      </w:r>
      <w:r w:rsidR="009B2994" w:rsidRPr="007A06F5">
        <w:rPr>
          <w:lang w:val="la-Latn"/>
        </w:rPr>
        <w:t xml:space="preserve">, </w:t>
      </w:r>
      <w:r w:rsidR="00AE4696" w:rsidRPr="007A06F5">
        <w:rPr>
          <w:lang w:val="la-Latn"/>
        </w:rPr>
        <w:t xml:space="preserve">donec </w:t>
      </w:r>
      <w:r w:rsidRPr="007A06F5">
        <w:rPr>
          <w:lang w:val="la-Latn"/>
        </w:rPr>
        <w:t>omnibus haec nota fiant</w:t>
      </w:r>
      <w:r w:rsidR="009B2994" w:rsidRPr="007A06F5">
        <w:rPr>
          <w:lang w:val="la-Latn"/>
        </w:rPr>
        <w:t xml:space="preserve">. </w:t>
      </w:r>
    </w:p>
    <w:p w14:paraId="634E9263" w14:textId="2A017110" w:rsidR="0057379E" w:rsidRPr="007A06F5" w:rsidRDefault="0057379E" w:rsidP="0057379E">
      <w:pPr>
        <w:pStyle w:val="Normlnweb"/>
        <w:rPr>
          <w:lang w:val="la-Latn"/>
        </w:rPr>
      </w:pPr>
      <w:r w:rsidRPr="007A06F5">
        <w:rPr>
          <w:lang w:val="la-Latn"/>
        </w:rPr>
        <w:t>LXX</w:t>
      </w:r>
      <w:r w:rsidR="009B2994" w:rsidRPr="007A06F5">
        <w:rPr>
          <w:lang w:val="la-Latn"/>
        </w:rPr>
        <w:t xml:space="preserve">. </w:t>
      </w:r>
      <w:r w:rsidRPr="007A06F5">
        <w:rPr>
          <w:lang w:val="la-Latn"/>
        </w:rPr>
        <w:t>DE DISPENSA MISSORUM DOMINICORUM</w:t>
      </w:r>
      <w:r w:rsidR="009B2994" w:rsidRPr="007A06F5">
        <w:rPr>
          <w:lang w:val="la-Latn"/>
        </w:rPr>
        <w:t xml:space="preserve">. </w:t>
      </w:r>
    </w:p>
    <w:p w14:paraId="5F0615C0" w14:textId="77DEA0B6" w:rsidR="0057379E" w:rsidRPr="007A06F5" w:rsidRDefault="0057379E" w:rsidP="0057379E">
      <w:pPr>
        <w:pStyle w:val="Normlnweb"/>
        <w:rPr>
          <w:lang w:val="la-Latn"/>
        </w:rPr>
      </w:pPr>
      <w:r w:rsidRPr="007A06F5">
        <w:rPr>
          <w:lang w:val="la-Latn"/>
        </w:rPr>
        <w:t>De dispensa missorum nostrorum</w:t>
      </w:r>
      <w:r w:rsidR="009B2994" w:rsidRPr="007A06F5">
        <w:rPr>
          <w:lang w:val="la-Latn"/>
        </w:rPr>
        <w:t xml:space="preserve">, </w:t>
      </w:r>
      <w:r w:rsidRPr="007A06F5">
        <w:rPr>
          <w:lang w:val="la-Latn"/>
        </w:rPr>
        <w:t>qualiter unicuiqu</w:t>
      </w:r>
      <w:r w:rsidR="00AE4696" w:rsidRPr="007A06F5">
        <w:rPr>
          <w:lang w:val="la-Latn"/>
        </w:rPr>
        <w:t xml:space="preserve">e iuxta suam qualitatem dandum </w:t>
      </w:r>
      <w:r w:rsidRPr="007A06F5">
        <w:rPr>
          <w:lang w:val="la-Latn"/>
        </w:rPr>
        <w:t>vel accipiendum sit</w:t>
      </w:r>
      <w:r w:rsidR="009B2994" w:rsidRPr="007A06F5">
        <w:rPr>
          <w:lang w:val="la-Latn"/>
        </w:rPr>
        <w:t xml:space="preserve">, </w:t>
      </w:r>
      <w:r w:rsidRPr="007A06F5">
        <w:rPr>
          <w:lang w:val="la-Latn"/>
        </w:rPr>
        <w:t>videlicet episcopo panes XL</w:t>
      </w:r>
      <w:r w:rsidR="009B2994" w:rsidRPr="007A06F5">
        <w:rPr>
          <w:lang w:val="la-Latn"/>
        </w:rPr>
        <w:t xml:space="preserve">, </w:t>
      </w:r>
      <w:r w:rsidRPr="007A06F5">
        <w:rPr>
          <w:lang w:val="la-Latn"/>
        </w:rPr>
        <w:t xml:space="preserve">friskingae </w:t>
      </w:r>
      <w:r w:rsidR="00AE4696" w:rsidRPr="007A06F5">
        <w:rPr>
          <w:lang w:val="la-Latn"/>
        </w:rPr>
        <w:t xml:space="preserve"> III</w:t>
      </w:r>
      <w:r w:rsidR="009B2994" w:rsidRPr="007A06F5">
        <w:rPr>
          <w:lang w:val="la-Latn"/>
        </w:rPr>
        <w:t xml:space="preserve">, </w:t>
      </w:r>
      <w:r w:rsidR="00AE4696" w:rsidRPr="007A06F5">
        <w:rPr>
          <w:lang w:val="la-Latn"/>
        </w:rPr>
        <w:t>de potu modii tres</w:t>
      </w:r>
      <w:r w:rsidR="009B2994" w:rsidRPr="007A06F5">
        <w:rPr>
          <w:lang w:val="la-Latn"/>
        </w:rPr>
        <w:t xml:space="preserve">, </w:t>
      </w:r>
      <w:r w:rsidRPr="007A06F5">
        <w:rPr>
          <w:lang w:val="la-Latn"/>
        </w:rPr>
        <w:t>porcellus</w:t>
      </w:r>
      <w:r w:rsidR="00762AD2" w:rsidRPr="007A06F5">
        <w:rPr>
          <w:lang w:val="la-Latn"/>
        </w:rPr>
        <w:t>,</w:t>
      </w:r>
      <w:r w:rsidR="009B2994" w:rsidRPr="007A06F5">
        <w:rPr>
          <w:lang w:val="la-Latn"/>
        </w:rPr>
        <w:t xml:space="preserve"> </w:t>
      </w:r>
      <w:r w:rsidRPr="007A06F5">
        <w:rPr>
          <w:lang w:val="la-Latn"/>
        </w:rPr>
        <w:t>pulli III</w:t>
      </w:r>
      <w:r w:rsidR="009B2994" w:rsidRPr="007A06F5">
        <w:rPr>
          <w:lang w:val="la-Latn"/>
        </w:rPr>
        <w:t xml:space="preserve">, </w:t>
      </w:r>
      <w:r w:rsidRPr="007A06F5">
        <w:rPr>
          <w:lang w:val="la-Latn"/>
        </w:rPr>
        <w:t>ova XV</w:t>
      </w:r>
      <w:r w:rsidR="009B2994" w:rsidRPr="007A06F5">
        <w:rPr>
          <w:lang w:val="la-Latn"/>
        </w:rPr>
        <w:t xml:space="preserve">, </w:t>
      </w:r>
      <w:r w:rsidRPr="007A06F5">
        <w:rPr>
          <w:lang w:val="la-Latn"/>
        </w:rPr>
        <w:t>annona ad caballos modii I</w:t>
      </w:r>
      <w:r w:rsidR="00AE4696" w:rsidRPr="007A06F5">
        <w:rPr>
          <w:lang w:val="la-Latn"/>
        </w:rPr>
        <w:t>III</w:t>
      </w:r>
      <w:r w:rsidR="009B2994" w:rsidRPr="007A06F5">
        <w:rPr>
          <w:lang w:val="la-Latn"/>
        </w:rPr>
        <w:t xml:space="preserve">. </w:t>
      </w:r>
      <w:r w:rsidR="00AE4696" w:rsidRPr="007A06F5">
        <w:rPr>
          <w:lang w:val="la-Latn"/>
        </w:rPr>
        <w:t>Abbati</w:t>
      </w:r>
      <w:r w:rsidR="009B2994" w:rsidRPr="007A06F5">
        <w:rPr>
          <w:lang w:val="la-Latn"/>
        </w:rPr>
        <w:t xml:space="preserve">, </w:t>
      </w:r>
      <w:r w:rsidR="00AE4696" w:rsidRPr="007A06F5">
        <w:rPr>
          <w:lang w:val="la-Latn"/>
        </w:rPr>
        <w:t>comiti atque mi</w:t>
      </w:r>
      <w:r w:rsidRPr="007A06F5">
        <w:rPr>
          <w:lang w:val="la-Latn"/>
        </w:rPr>
        <w:t>nisteriali nostro unicuique dentur cotidie panes XXX</w:t>
      </w:r>
      <w:r w:rsidR="009B2994" w:rsidRPr="007A06F5">
        <w:rPr>
          <w:lang w:val="la-Latn"/>
        </w:rPr>
        <w:t xml:space="preserve">, </w:t>
      </w:r>
      <w:r w:rsidRPr="007A06F5">
        <w:rPr>
          <w:lang w:val="la-Latn"/>
        </w:rPr>
        <w:t>frisking</w:t>
      </w:r>
      <w:r w:rsidR="00AE4696" w:rsidRPr="007A06F5">
        <w:rPr>
          <w:lang w:val="la-Latn"/>
        </w:rPr>
        <w:t>ae II</w:t>
      </w:r>
      <w:r w:rsidR="009B2994" w:rsidRPr="007A06F5">
        <w:rPr>
          <w:lang w:val="la-Latn"/>
        </w:rPr>
        <w:t xml:space="preserve">, </w:t>
      </w:r>
      <w:r w:rsidR="00AE4696" w:rsidRPr="007A06F5">
        <w:rPr>
          <w:lang w:val="la-Latn"/>
        </w:rPr>
        <w:t>de potu modii II</w:t>
      </w:r>
      <w:r w:rsidR="009B2994" w:rsidRPr="007A06F5">
        <w:rPr>
          <w:lang w:val="la-Latn"/>
        </w:rPr>
        <w:t xml:space="preserve">, </w:t>
      </w:r>
      <w:r w:rsidR="00FC0A44" w:rsidRPr="007A06F5">
        <w:rPr>
          <w:lang w:val="la-Latn"/>
        </w:rPr>
        <w:t>porcellus</w:t>
      </w:r>
      <w:r w:rsidR="00762AD2" w:rsidRPr="007A06F5">
        <w:rPr>
          <w:lang w:val="la-Latn"/>
        </w:rPr>
        <w:t>,</w:t>
      </w:r>
      <w:r w:rsidR="009B2994" w:rsidRPr="007A06F5">
        <w:rPr>
          <w:lang w:val="la-Latn"/>
        </w:rPr>
        <w:t xml:space="preserve"> </w:t>
      </w:r>
      <w:r w:rsidRPr="007A06F5">
        <w:rPr>
          <w:lang w:val="la-Latn"/>
        </w:rPr>
        <w:t>pulli III</w:t>
      </w:r>
      <w:r w:rsidR="009B2994" w:rsidRPr="007A06F5">
        <w:rPr>
          <w:lang w:val="la-Latn"/>
        </w:rPr>
        <w:t xml:space="preserve">, </w:t>
      </w:r>
      <w:r w:rsidRPr="007A06F5">
        <w:rPr>
          <w:lang w:val="la-Latn"/>
        </w:rPr>
        <w:t>ova XV</w:t>
      </w:r>
      <w:r w:rsidR="009B2994" w:rsidRPr="007A06F5">
        <w:rPr>
          <w:lang w:val="la-Latn"/>
        </w:rPr>
        <w:t xml:space="preserve">, </w:t>
      </w:r>
      <w:r w:rsidRPr="007A06F5">
        <w:rPr>
          <w:lang w:val="la-Latn"/>
        </w:rPr>
        <w:t>annona ad caballos modii III</w:t>
      </w:r>
      <w:r w:rsidR="009B2994" w:rsidRPr="007A06F5">
        <w:rPr>
          <w:lang w:val="la-Latn"/>
        </w:rPr>
        <w:t xml:space="preserve">. </w:t>
      </w:r>
      <w:r w:rsidR="00AE4696" w:rsidRPr="007A06F5">
        <w:rPr>
          <w:lang w:val="la-Latn"/>
        </w:rPr>
        <w:t xml:space="preserve">Vassallo nostro panes XVII, </w:t>
      </w:r>
      <w:r w:rsidRPr="007A06F5">
        <w:rPr>
          <w:lang w:val="la-Latn"/>
        </w:rPr>
        <w:t>friskinga</w:t>
      </w:r>
      <w:r w:rsidR="00762AD2" w:rsidRPr="007A06F5">
        <w:rPr>
          <w:lang w:val="la-Latn"/>
        </w:rPr>
        <w:t>,</w:t>
      </w:r>
      <w:r w:rsidR="009B2994" w:rsidRPr="007A06F5">
        <w:rPr>
          <w:lang w:val="la-Latn"/>
        </w:rPr>
        <w:t xml:space="preserve"> </w:t>
      </w:r>
      <w:r w:rsidRPr="007A06F5">
        <w:rPr>
          <w:lang w:val="la-Latn"/>
        </w:rPr>
        <w:t>porcellus</w:t>
      </w:r>
      <w:r w:rsidR="00762AD2" w:rsidRPr="007A06F5">
        <w:rPr>
          <w:lang w:val="la-Latn"/>
        </w:rPr>
        <w:t>,</w:t>
      </w:r>
      <w:r w:rsidR="009B2994" w:rsidRPr="007A06F5">
        <w:rPr>
          <w:lang w:val="la-Latn"/>
        </w:rPr>
        <w:t xml:space="preserve"> </w:t>
      </w:r>
      <w:r w:rsidRPr="007A06F5">
        <w:rPr>
          <w:lang w:val="la-Latn"/>
        </w:rPr>
        <w:t>de potu modius</w:t>
      </w:r>
      <w:r w:rsidR="00762AD2" w:rsidRPr="007A06F5">
        <w:rPr>
          <w:lang w:val="la-Latn"/>
        </w:rPr>
        <w:t>,</w:t>
      </w:r>
      <w:r w:rsidR="009B2994" w:rsidRPr="007A06F5">
        <w:rPr>
          <w:lang w:val="la-Latn"/>
        </w:rPr>
        <w:t xml:space="preserve"> </w:t>
      </w:r>
      <w:r w:rsidRPr="007A06F5">
        <w:rPr>
          <w:lang w:val="la-Latn"/>
        </w:rPr>
        <w:t>pulli II</w:t>
      </w:r>
      <w:r w:rsidR="009B2994" w:rsidRPr="007A06F5">
        <w:rPr>
          <w:lang w:val="la-Latn"/>
        </w:rPr>
        <w:t xml:space="preserve">, </w:t>
      </w:r>
      <w:r w:rsidRPr="007A06F5">
        <w:rPr>
          <w:lang w:val="la-Latn"/>
        </w:rPr>
        <w:t>ova</w:t>
      </w:r>
      <w:r w:rsidR="00762AD2" w:rsidRPr="007A06F5">
        <w:rPr>
          <w:lang w:val="la-Latn"/>
        </w:rPr>
        <w:t>,</w:t>
      </w:r>
      <w:r w:rsidR="009B2994" w:rsidRPr="007A06F5">
        <w:rPr>
          <w:lang w:val="la-Latn"/>
        </w:rPr>
        <w:t xml:space="preserve"> </w:t>
      </w:r>
      <w:r w:rsidRPr="007A06F5">
        <w:rPr>
          <w:lang w:val="la-Latn"/>
        </w:rPr>
        <w:t>annona ad caballos modii II</w:t>
      </w:r>
      <w:r w:rsidR="009B2994" w:rsidRPr="007A06F5">
        <w:rPr>
          <w:lang w:val="la-Latn"/>
        </w:rPr>
        <w:t xml:space="preserve">. </w:t>
      </w:r>
      <w:r w:rsidRPr="007A06F5">
        <w:rPr>
          <w:lang w:val="la-Latn"/>
        </w:rPr>
        <w:t>/</w:t>
      </w:r>
    </w:p>
    <w:p w14:paraId="0EB6601C" w14:textId="20415508" w:rsidR="0057379E" w:rsidRPr="007A06F5" w:rsidRDefault="0057379E" w:rsidP="0057379E">
      <w:pPr>
        <w:pStyle w:val="Normlnweb"/>
        <w:rPr>
          <w:lang w:val="la-Latn"/>
        </w:rPr>
      </w:pPr>
      <w:r w:rsidRPr="007A06F5">
        <w:rPr>
          <w:lang w:val="la-Latn"/>
        </w:rPr>
        <w:t>CAP̅ LXXI</w:t>
      </w:r>
      <w:r w:rsidR="009B2994" w:rsidRPr="007A06F5">
        <w:rPr>
          <w:lang w:val="la-Latn"/>
        </w:rPr>
        <w:t xml:space="preserve">. </w:t>
      </w:r>
      <w:r w:rsidRPr="007A06F5">
        <w:rPr>
          <w:lang w:val="la-Latn"/>
        </w:rPr>
        <w:t>UT NULLUS EX CLERO AD PUBLICA PLA</w:t>
      </w:r>
      <w:r w:rsidR="00AE4696" w:rsidRPr="007A06F5">
        <w:rPr>
          <w:lang w:val="la-Latn"/>
        </w:rPr>
        <w:t>CITA VEL SECULARIA IUDICIA TRA</w:t>
      </w:r>
      <w:r w:rsidRPr="007A06F5">
        <w:rPr>
          <w:lang w:val="la-Latn"/>
        </w:rPr>
        <w:t xml:space="preserve">HATUR </w:t>
      </w:r>
    </w:p>
    <w:p w14:paraId="1CFDAD69" w14:textId="4AC7F77F" w:rsidR="0057379E" w:rsidRPr="007A06F5" w:rsidRDefault="0057379E" w:rsidP="0057379E">
      <w:pPr>
        <w:pStyle w:val="Normlnweb"/>
        <w:rPr>
          <w:lang w:val="la-Latn"/>
        </w:rPr>
      </w:pPr>
      <w:r w:rsidRPr="007A06F5">
        <w:rPr>
          <w:lang w:val="la-Latn"/>
        </w:rPr>
        <w:t>Volumus primo</w:t>
      </w:r>
      <w:r w:rsidR="009B2994" w:rsidRPr="007A06F5">
        <w:rPr>
          <w:lang w:val="la-Latn"/>
        </w:rPr>
        <w:t xml:space="preserve">, </w:t>
      </w:r>
      <w:r w:rsidRPr="007A06F5">
        <w:rPr>
          <w:lang w:val="la-Latn"/>
        </w:rPr>
        <w:t>ut neque abbates et presbiteri neque diaconi vel  subdiaconi n</w:t>
      </w:r>
      <w:r w:rsidR="00AE4696" w:rsidRPr="007A06F5">
        <w:rPr>
          <w:lang w:val="la-Latn"/>
        </w:rPr>
        <w:t xml:space="preserve">eque quilibet de clero </w:t>
      </w:r>
      <w:r w:rsidRPr="007A06F5">
        <w:rPr>
          <w:lang w:val="la-Latn"/>
        </w:rPr>
        <w:t>de personis suis ad publica vel secularia iuditia trahantur vel distringantur</w:t>
      </w:r>
      <w:r w:rsidR="009B2994" w:rsidRPr="007A06F5">
        <w:rPr>
          <w:lang w:val="la-Latn"/>
        </w:rPr>
        <w:t xml:space="preserve">, </w:t>
      </w:r>
      <w:r w:rsidRPr="007A06F5">
        <w:rPr>
          <w:lang w:val="la-Latn"/>
        </w:rPr>
        <w:t>s</w:t>
      </w:r>
      <w:r w:rsidR="00AE4696" w:rsidRPr="007A06F5">
        <w:rPr>
          <w:lang w:val="la-Latn"/>
        </w:rPr>
        <w:t xml:space="preserve">ed a suis episcopis adiudicati </w:t>
      </w:r>
      <w:r w:rsidRPr="007A06F5">
        <w:rPr>
          <w:lang w:val="la-Latn"/>
        </w:rPr>
        <w:t>iustitias faciant</w:t>
      </w:r>
      <w:r w:rsidR="009B2994" w:rsidRPr="007A06F5">
        <w:rPr>
          <w:lang w:val="la-Latn"/>
        </w:rPr>
        <w:t xml:space="preserve">. </w:t>
      </w:r>
      <w:r w:rsidRPr="007A06F5">
        <w:rPr>
          <w:lang w:val="la-Latn"/>
        </w:rPr>
        <w:t>Si autem de possessionibus suis  seu ecclesiasticis seu propri</w:t>
      </w:r>
      <w:r w:rsidR="00AE4696" w:rsidRPr="007A06F5">
        <w:rPr>
          <w:lang w:val="la-Latn"/>
        </w:rPr>
        <w:t xml:space="preserve">is super eos clamor ad iudicem </w:t>
      </w:r>
      <w:r w:rsidRPr="007A06F5">
        <w:rPr>
          <w:lang w:val="la-Latn"/>
        </w:rPr>
        <w:t>venerit</w:t>
      </w:r>
      <w:r w:rsidR="009B2994" w:rsidRPr="007A06F5">
        <w:rPr>
          <w:lang w:val="la-Latn"/>
        </w:rPr>
        <w:t xml:space="preserve">, </w:t>
      </w:r>
      <w:r w:rsidRPr="007A06F5">
        <w:rPr>
          <w:lang w:val="la-Latn"/>
        </w:rPr>
        <w:t>mittat iudex clamantem cum misso suo ad episcopum</w:t>
      </w:r>
      <w:r w:rsidR="009B2994" w:rsidRPr="007A06F5">
        <w:rPr>
          <w:lang w:val="la-Latn"/>
        </w:rPr>
        <w:t xml:space="preserve">, </w:t>
      </w:r>
      <w:r w:rsidRPr="007A06F5">
        <w:rPr>
          <w:lang w:val="la-Latn"/>
        </w:rPr>
        <w:t>ut faciat eum per a</w:t>
      </w:r>
      <w:r w:rsidR="00AE4696" w:rsidRPr="007A06F5">
        <w:rPr>
          <w:lang w:val="la-Latn"/>
        </w:rPr>
        <w:t>dvocatum iustitiam recipere</w:t>
      </w:r>
      <w:r w:rsidR="009B2994" w:rsidRPr="007A06F5">
        <w:rPr>
          <w:lang w:val="la-Latn"/>
        </w:rPr>
        <w:t xml:space="preserve">. </w:t>
      </w:r>
      <w:r w:rsidRPr="007A06F5">
        <w:rPr>
          <w:lang w:val="la-Latn"/>
        </w:rPr>
        <w:t>Si vero talis inter eos aliqua contentio orta fuerit</w:t>
      </w:r>
      <w:r w:rsidR="009B2994" w:rsidRPr="007A06F5">
        <w:rPr>
          <w:lang w:val="la-Latn"/>
        </w:rPr>
        <w:t xml:space="preserve">, </w:t>
      </w:r>
      <w:r w:rsidRPr="007A06F5">
        <w:rPr>
          <w:lang w:val="la-Latn"/>
        </w:rPr>
        <w:t>quam per se pacificare non velint aut non possint</w:t>
      </w:r>
      <w:r w:rsidR="009B2994" w:rsidRPr="007A06F5">
        <w:rPr>
          <w:lang w:val="la-Latn"/>
        </w:rPr>
        <w:t xml:space="preserve">, </w:t>
      </w:r>
      <w:r w:rsidRPr="007A06F5">
        <w:rPr>
          <w:lang w:val="la-Latn"/>
        </w:rPr>
        <w:t>tunc per advocatum episcopi</w:t>
      </w:r>
      <w:r w:rsidR="009B2994" w:rsidRPr="007A06F5">
        <w:rPr>
          <w:lang w:val="la-Latn"/>
        </w:rPr>
        <w:t xml:space="preserve">, </w:t>
      </w:r>
      <w:r w:rsidRPr="007A06F5">
        <w:rPr>
          <w:lang w:val="la-Latn"/>
        </w:rPr>
        <w:t>qualem ipse iusserit</w:t>
      </w:r>
      <w:r w:rsidR="009B2994" w:rsidRPr="007A06F5">
        <w:rPr>
          <w:lang w:val="la-Latn"/>
        </w:rPr>
        <w:t xml:space="preserve">, </w:t>
      </w:r>
      <w:r w:rsidRPr="007A06F5">
        <w:rPr>
          <w:lang w:val="la-Latn"/>
        </w:rPr>
        <w:t>ipsa causa ante comitem vel iudicem veniat et ib</w:t>
      </w:r>
      <w:r w:rsidR="00AE4696" w:rsidRPr="007A06F5">
        <w:rPr>
          <w:lang w:val="la-Latn"/>
        </w:rPr>
        <w:t xml:space="preserve">i secundum </w:t>
      </w:r>
      <w:r w:rsidRPr="007A06F5">
        <w:rPr>
          <w:lang w:val="la-Latn"/>
        </w:rPr>
        <w:t>legem finiatur</w:t>
      </w:r>
      <w:r w:rsidR="009B2994" w:rsidRPr="007A06F5">
        <w:rPr>
          <w:lang w:val="la-Latn"/>
        </w:rPr>
        <w:t xml:space="preserve">, </w:t>
      </w:r>
      <w:r w:rsidR="00BD5AD5" w:rsidRPr="007A06F5">
        <w:rPr>
          <w:lang w:val="la-Latn"/>
        </w:rPr>
        <w:t>anteposita – ut dictum ‹est</w:t>
      </w:r>
      <w:r w:rsidRPr="007A06F5">
        <w:rPr>
          <w:lang w:val="la-Latn"/>
        </w:rPr>
        <w:t>› – persona clerici</w:t>
      </w:r>
      <w:r w:rsidR="009B2994" w:rsidRPr="007A06F5">
        <w:rPr>
          <w:lang w:val="la-Latn"/>
        </w:rPr>
        <w:t xml:space="preserve">. </w:t>
      </w:r>
      <w:r w:rsidRPr="007A06F5">
        <w:rPr>
          <w:lang w:val="la-Latn"/>
        </w:rPr>
        <w:t>Quod  s</w:t>
      </w:r>
      <w:r w:rsidR="00AE4696" w:rsidRPr="007A06F5">
        <w:rPr>
          <w:lang w:val="la-Latn"/>
        </w:rPr>
        <w:t xml:space="preserve">i ipse comes adhuc huiuscemodi </w:t>
      </w:r>
      <w:r w:rsidRPr="007A06F5">
        <w:rPr>
          <w:lang w:val="la-Latn"/>
        </w:rPr>
        <w:t>altercationi finem inponere nequiverit</w:t>
      </w:r>
      <w:r w:rsidR="009B2994" w:rsidRPr="007A06F5">
        <w:rPr>
          <w:lang w:val="la-Latn"/>
        </w:rPr>
        <w:t xml:space="preserve">, </w:t>
      </w:r>
      <w:r w:rsidRPr="007A06F5">
        <w:rPr>
          <w:lang w:val="la-Latn"/>
        </w:rPr>
        <w:t>nunciet imperatori vel regi et eius iuditio terminetur</w:t>
      </w:r>
      <w:r w:rsidR="009B2994" w:rsidRPr="007A06F5">
        <w:rPr>
          <w:lang w:val="la-Latn"/>
        </w:rPr>
        <w:t xml:space="preserve">. </w:t>
      </w:r>
    </w:p>
    <w:p w14:paraId="4AF24E17" w14:textId="2A577A2B" w:rsidR="0057379E" w:rsidRPr="007A06F5" w:rsidRDefault="0057379E" w:rsidP="0057379E">
      <w:pPr>
        <w:pStyle w:val="Normlnweb"/>
        <w:rPr>
          <w:lang w:val="la-Latn"/>
        </w:rPr>
      </w:pPr>
      <w:r w:rsidRPr="007A06F5">
        <w:rPr>
          <w:lang w:val="la-Latn"/>
        </w:rPr>
        <w:t>CAP̅ LXXII</w:t>
      </w:r>
      <w:r w:rsidR="009B2994" w:rsidRPr="007A06F5">
        <w:rPr>
          <w:lang w:val="la-Latn"/>
        </w:rPr>
        <w:t xml:space="preserve">. </w:t>
      </w:r>
      <w:r w:rsidRPr="007A06F5">
        <w:rPr>
          <w:lang w:val="la-Latn"/>
        </w:rPr>
        <w:t>UT ECCLESIAE BAPTISMALES A FILIIS IPSIUS ECCLESIĘ RESTAURENTUR</w:t>
      </w:r>
      <w:r w:rsidR="009B2994" w:rsidRPr="007A06F5">
        <w:rPr>
          <w:lang w:val="la-Latn"/>
        </w:rPr>
        <w:t xml:space="preserve">. </w:t>
      </w:r>
    </w:p>
    <w:p w14:paraId="5EBB898D" w14:textId="50BAD504" w:rsidR="0057379E" w:rsidRPr="007A06F5" w:rsidRDefault="0057379E" w:rsidP="0057379E">
      <w:pPr>
        <w:pStyle w:val="Normlnweb"/>
        <w:rPr>
          <w:lang w:val="la-Latn"/>
        </w:rPr>
      </w:pPr>
      <w:r w:rsidRPr="007A06F5">
        <w:rPr>
          <w:lang w:val="la-Latn"/>
        </w:rPr>
        <w:t>Ut ecclesię baptismales a  filiis ipsius ecclesię restaurentur et singulis prout pos</w:t>
      </w:r>
      <w:r w:rsidR="00AE4696" w:rsidRPr="007A06F5">
        <w:rPr>
          <w:lang w:val="la-Latn"/>
        </w:rPr>
        <w:t>sibilitas  fuerit restauren</w:t>
      </w:r>
      <w:r w:rsidRPr="007A06F5">
        <w:rPr>
          <w:lang w:val="la-Latn"/>
        </w:rPr>
        <w:t>di  mensura deputetur</w:t>
      </w:r>
      <w:r w:rsidR="009B2994" w:rsidRPr="007A06F5">
        <w:rPr>
          <w:lang w:val="la-Latn"/>
        </w:rPr>
        <w:t xml:space="preserve">. </w:t>
      </w:r>
      <w:r w:rsidRPr="007A06F5">
        <w:rPr>
          <w:lang w:val="la-Latn"/>
        </w:rPr>
        <w:t>Haec ideo dicimus</w:t>
      </w:r>
      <w:r w:rsidR="009B2994" w:rsidRPr="007A06F5">
        <w:rPr>
          <w:lang w:val="la-Latn"/>
        </w:rPr>
        <w:t xml:space="preserve">, </w:t>
      </w:r>
      <w:r w:rsidRPr="007A06F5">
        <w:rPr>
          <w:lang w:val="la-Latn"/>
        </w:rPr>
        <w:t>quia in quibusdam locis quosdam pe</w:t>
      </w:r>
      <w:r w:rsidR="00AE4696" w:rsidRPr="007A06F5">
        <w:rPr>
          <w:lang w:val="la-Latn"/>
        </w:rPr>
        <w:t>r pecunias consen</w:t>
      </w:r>
      <w:r w:rsidRPr="007A06F5">
        <w:rPr>
          <w:lang w:val="la-Latn"/>
        </w:rPr>
        <w:t>cientibus</w:t>
      </w:r>
      <w:r w:rsidR="00FC0A44" w:rsidRPr="007A06F5">
        <w:rPr>
          <w:lang w:val="la-Latn"/>
        </w:rPr>
        <w:t xml:space="preserve"> iudicibus</w:t>
      </w:r>
      <w:r w:rsidRPr="007A06F5">
        <w:rPr>
          <w:lang w:val="la-Latn"/>
        </w:rPr>
        <w:t xml:space="preserve"> se subtrahentes audivimus</w:t>
      </w:r>
      <w:r w:rsidR="009B2994" w:rsidRPr="007A06F5">
        <w:rPr>
          <w:lang w:val="la-Latn"/>
        </w:rPr>
        <w:t xml:space="preserve">; </w:t>
      </w:r>
      <w:r w:rsidRPr="007A06F5">
        <w:rPr>
          <w:lang w:val="la-Latn"/>
        </w:rPr>
        <w:t>homines autem ecclesiasti</w:t>
      </w:r>
      <w:r w:rsidR="00AE4696" w:rsidRPr="007A06F5">
        <w:rPr>
          <w:lang w:val="la-Latn"/>
        </w:rPr>
        <w:t>cos per ecclesię ministrum ordinare oportet</w:t>
      </w:r>
      <w:r w:rsidR="009B2994" w:rsidRPr="007A06F5">
        <w:rPr>
          <w:lang w:val="la-Latn"/>
        </w:rPr>
        <w:t xml:space="preserve">. </w:t>
      </w:r>
      <w:r w:rsidRPr="007A06F5">
        <w:rPr>
          <w:lang w:val="la-Latn"/>
        </w:rPr>
        <w:t>Si quis prepositus aut ministerialis aliquis res aeclesię</w:t>
      </w:r>
      <w:r w:rsidR="009B2994" w:rsidRPr="007A06F5">
        <w:rPr>
          <w:lang w:val="la-Latn"/>
        </w:rPr>
        <w:t xml:space="preserve">, </w:t>
      </w:r>
      <w:r w:rsidRPr="007A06F5">
        <w:rPr>
          <w:lang w:val="la-Latn"/>
        </w:rPr>
        <w:t>quas praevidere debet</w:t>
      </w:r>
      <w:r w:rsidR="009B2994" w:rsidRPr="007A06F5">
        <w:rPr>
          <w:lang w:val="la-Latn"/>
        </w:rPr>
        <w:t xml:space="preserve">, </w:t>
      </w:r>
      <w:r w:rsidRPr="007A06F5">
        <w:rPr>
          <w:lang w:val="la-Latn"/>
        </w:rPr>
        <w:t>per aliq</w:t>
      </w:r>
      <w:r w:rsidR="00AE4696" w:rsidRPr="007A06F5">
        <w:rPr>
          <w:lang w:val="la-Latn"/>
        </w:rPr>
        <w:t xml:space="preserve">uod scriptionis </w:t>
      </w:r>
      <w:r w:rsidRPr="007A06F5">
        <w:rPr>
          <w:lang w:val="la-Latn"/>
        </w:rPr>
        <w:t>titulum cuiquam concesserit</w:t>
      </w:r>
      <w:r w:rsidR="009B2994" w:rsidRPr="007A06F5">
        <w:rPr>
          <w:lang w:val="la-Latn"/>
        </w:rPr>
        <w:t xml:space="preserve">, </w:t>
      </w:r>
      <w:r w:rsidRPr="007A06F5">
        <w:rPr>
          <w:lang w:val="la-Latn"/>
        </w:rPr>
        <w:t>quod ad dampnum ipsius aeclesię pertineat</w:t>
      </w:r>
      <w:r w:rsidR="009B2994" w:rsidRPr="007A06F5">
        <w:rPr>
          <w:lang w:val="la-Latn"/>
        </w:rPr>
        <w:t xml:space="preserve">, </w:t>
      </w:r>
      <w:r w:rsidRPr="007A06F5">
        <w:rPr>
          <w:lang w:val="la-Latn"/>
        </w:rPr>
        <w:t>pro sacril</w:t>
      </w:r>
      <w:r w:rsidR="00AE4696" w:rsidRPr="007A06F5">
        <w:rPr>
          <w:lang w:val="la-Latn"/>
        </w:rPr>
        <w:t>egio computetur</w:t>
      </w:r>
      <w:r w:rsidR="009B2994" w:rsidRPr="007A06F5">
        <w:rPr>
          <w:lang w:val="la-Latn"/>
        </w:rPr>
        <w:t xml:space="preserve">. </w:t>
      </w:r>
      <w:r w:rsidR="00AE4696" w:rsidRPr="007A06F5">
        <w:rPr>
          <w:lang w:val="la-Latn"/>
        </w:rPr>
        <w:t xml:space="preserve">Sicut et </w:t>
      </w:r>
      <w:r w:rsidRPr="007A06F5">
        <w:rPr>
          <w:lang w:val="la-Latn"/>
        </w:rPr>
        <w:t>de rebus</w:t>
      </w:r>
      <w:r w:rsidR="009B2994" w:rsidRPr="007A06F5">
        <w:rPr>
          <w:lang w:val="la-Latn"/>
        </w:rPr>
        <w:t xml:space="preserve">, </w:t>
      </w:r>
      <w:r w:rsidRPr="007A06F5">
        <w:rPr>
          <w:lang w:val="la-Latn"/>
        </w:rPr>
        <w:t xml:space="preserve">que ad rem </w:t>
      </w:r>
      <w:r w:rsidRPr="007A06F5">
        <w:rPr>
          <w:lang w:val="la-Latn"/>
        </w:rPr>
        <w:lastRenderedPageBreak/>
        <w:t>publicam pertinent</w:t>
      </w:r>
      <w:r w:rsidR="009B2994" w:rsidRPr="007A06F5">
        <w:rPr>
          <w:lang w:val="la-Latn"/>
        </w:rPr>
        <w:t xml:space="preserve">, </w:t>
      </w:r>
      <w:r w:rsidRPr="007A06F5">
        <w:rPr>
          <w:lang w:val="la-Latn"/>
        </w:rPr>
        <w:t>si comes aut ministerialis rei publice cuiqu</w:t>
      </w:r>
      <w:r w:rsidR="00AE4696" w:rsidRPr="007A06F5">
        <w:rPr>
          <w:lang w:val="la-Latn"/>
        </w:rPr>
        <w:t>am similiter  concesserit</w:t>
      </w:r>
      <w:r w:rsidR="009B2994" w:rsidRPr="007A06F5">
        <w:rPr>
          <w:lang w:val="la-Latn"/>
        </w:rPr>
        <w:t xml:space="preserve">, </w:t>
      </w:r>
      <w:r w:rsidRPr="007A06F5">
        <w:rPr>
          <w:lang w:val="la-Latn"/>
        </w:rPr>
        <w:t>pro infidelitate conputetur</w:t>
      </w:r>
      <w:r w:rsidR="009B2994" w:rsidRPr="007A06F5">
        <w:rPr>
          <w:lang w:val="la-Latn"/>
        </w:rPr>
        <w:t xml:space="preserve">. </w:t>
      </w:r>
    </w:p>
    <w:p w14:paraId="10A219BE" w14:textId="1E26147E" w:rsidR="0057379E" w:rsidRPr="007A06F5" w:rsidRDefault="0057379E" w:rsidP="0057379E">
      <w:pPr>
        <w:pStyle w:val="Normlnweb"/>
        <w:rPr>
          <w:lang w:val="la-Latn"/>
        </w:rPr>
      </w:pPr>
      <w:r w:rsidRPr="007A06F5">
        <w:rPr>
          <w:lang w:val="la-Latn"/>
        </w:rPr>
        <w:t>LXXI</w:t>
      </w:r>
      <w:r w:rsidR="009B2994" w:rsidRPr="007A06F5">
        <w:rPr>
          <w:lang w:val="la-Latn"/>
        </w:rPr>
        <w:t xml:space="preserve">. </w:t>
      </w:r>
      <w:r w:rsidRPr="007A06F5">
        <w:rPr>
          <w:lang w:val="la-Latn"/>
        </w:rPr>
        <w:t>DE EO</w:t>
      </w:r>
      <w:r w:rsidR="009B2994" w:rsidRPr="007A06F5">
        <w:rPr>
          <w:lang w:val="la-Latn"/>
        </w:rPr>
        <w:t xml:space="preserve">, </w:t>
      </w:r>
      <w:r w:rsidRPr="007A06F5">
        <w:rPr>
          <w:lang w:val="la-Latn"/>
        </w:rPr>
        <w:t>QUI IN ALIENA P</w:t>
      </w:r>
      <w:r w:rsidR="00AE4696" w:rsidRPr="007A06F5">
        <w:rPr>
          <w:lang w:val="la-Latn"/>
        </w:rPr>
        <w:t xml:space="preserve">ATRIA DE QUALIBET CAUSA FUERIT </w:t>
      </w:r>
      <w:r w:rsidRPr="007A06F5">
        <w:rPr>
          <w:lang w:val="la-Latn"/>
        </w:rPr>
        <w:t>INTERPELLATUS</w:t>
      </w:r>
      <w:r w:rsidR="009B2994" w:rsidRPr="007A06F5">
        <w:rPr>
          <w:lang w:val="la-Latn"/>
        </w:rPr>
        <w:t xml:space="preserve">. </w:t>
      </w:r>
    </w:p>
    <w:p w14:paraId="2E26B8CB" w14:textId="080FC03F" w:rsidR="0057379E" w:rsidRPr="007A06F5" w:rsidRDefault="0057379E" w:rsidP="0057379E">
      <w:pPr>
        <w:pStyle w:val="Normlnweb"/>
        <w:rPr>
          <w:lang w:val="la-Latn"/>
        </w:rPr>
      </w:pPr>
      <w:r w:rsidRPr="007A06F5">
        <w:rPr>
          <w:lang w:val="la-Latn"/>
        </w:rPr>
        <w:t>Si quis in aliena patria</w:t>
      </w:r>
      <w:r w:rsidR="009B2994" w:rsidRPr="007A06F5">
        <w:rPr>
          <w:lang w:val="la-Latn"/>
        </w:rPr>
        <w:t xml:space="preserve">, </w:t>
      </w:r>
      <w:r w:rsidRPr="007A06F5">
        <w:rPr>
          <w:lang w:val="la-Latn"/>
        </w:rPr>
        <w:t>ubi vel propter beneficium vel propter aliam quamlibet occa /sionem assidue conversari solet</w:t>
      </w:r>
      <w:r w:rsidR="009B2994" w:rsidRPr="007A06F5">
        <w:rPr>
          <w:lang w:val="la-Latn"/>
        </w:rPr>
        <w:t xml:space="preserve">, </w:t>
      </w:r>
      <w:r w:rsidRPr="007A06F5">
        <w:rPr>
          <w:lang w:val="la-Latn"/>
        </w:rPr>
        <w:t>de qualibet causa fuerit inter</w:t>
      </w:r>
      <w:r w:rsidR="00AE4696" w:rsidRPr="007A06F5">
        <w:rPr>
          <w:lang w:val="la-Latn"/>
        </w:rPr>
        <w:t>pellatus</w:t>
      </w:r>
      <w:r w:rsidR="009B2994" w:rsidRPr="007A06F5">
        <w:rPr>
          <w:lang w:val="la-Latn"/>
        </w:rPr>
        <w:t xml:space="preserve">, </w:t>
      </w:r>
      <w:r w:rsidR="00AE4696" w:rsidRPr="007A06F5">
        <w:rPr>
          <w:lang w:val="la-Latn"/>
        </w:rPr>
        <w:t xml:space="preserve">verbi gratia de </w:t>
      </w:r>
      <w:r w:rsidRPr="007A06F5">
        <w:rPr>
          <w:lang w:val="la-Latn"/>
        </w:rPr>
        <w:t>conquisitu suo vel de mancipiis suis</w:t>
      </w:r>
      <w:r w:rsidR="009B2994" w:rsidRPr="007A06F5">
        <w:rPr>
          <w:lang w:val="la-Latn"/>
        </w:rPr>
        <w:t xml:space="preserve">, </w:t>
      </w:r>
      <w:r w:rsidRPr="007A06F5">
        <w:rPr>
          <w:lang w:val="la-Latn"/>
        </w:rPr>
        <w:t>ibi secundum suam l</w:t>
      </w:r>
      <w:r w:rsidR="00AE4696" w:rsidRPr="007A06F5">
        <w:rPr>
          <w:lang w:val="la-Latn"/>
        </w:rPr>
        <w:t>egem iustitiam faciat</w:t>
      </w:r>
      <w:r w:rsidR="009B2994" w:rsidRPr="007A06F5">
        <w:rPr>
          <w:lang w:val="la-Latn"/>
        </w:rPr>
        <w:t xml:space="preserve">, </w:t>
      </w:r>
      <w:r w:rsidR="00AE4696" w:rsidRPr="007A06F5">
        <w:rPr>
          <w:lang w:val="la-Latn"/>
        </w:rPr>
        <w:t xml:space="preserve">et cum </w:t>
      </w:r>
      <w:r w:rsidRPr="007A06F5">
        <w:rPr>
          <w:lang w:val="la-Latn"/>
        </w:rPr>
        <w:t>talibus coniuratoribus</w:t>
      </w:r>
      <w:r w:rsidR="009B2994" w:rsidRPr="007A06F5">
        <w:rPr>
          <w:lang w:val="la-Latn"/>
        </w:rPr>
        <w:t xml:space="preserve">, </w:t>
      </w:r>
      <w:r w:rsidRPr="007A06F5">
        <w:rPr>
          <w:lang w:val="la-Latn"/>
        </w:rPr>
        <w:t>quales in eadem regione vel pro</w:t>
      </w:r>
      <w:r w:rsidR="00AE4696" w:rsidRPr="007A06F5">
        <w:rPr>
          <w:lang w:val="la-Latn"/>
        </w:rPr>
        <w:t>vincia secum habere potuerit</w:t>
      </w:r>
      <w:r w:rsidR="009B2994" w:rsidRPr="007A06F5">
        <w:rPr>
          <w:lang w:val="la-Latn"/>
        </w:rPr>
        <w:t xml:space="preserve">, </w:t>
      </w:r>
      <w:r w:rsidRPr="007A06F5">
        <w:rPr>
          <w:lang w:val="la-Latn"/>
        </w:rPr>
        <w:t>legitimum sacramentum iuret</w:t>
      </w:r>
      <w:r w:rsidR="009B2994" w:rsidRPr="007A06F5">
        <w:rPr>
          <w:lang w:val="la-Latn"/>
        </w:rPr>
        <w:t xml:space="preserve">; </w:t>
      </w:r>
      <w:r w:rsidRPr="007A06F5">
        <w:rPr>
          <w:lang w:val="la-Latn"/>
        </w:rPr>
        <w:t>excepto si quis eum de statu suo</w:t>
      </w:r>
      <w:r w:rsidR="009B2994" w:rsidRPr="007A06F5">
        <w:rPr>
          <w:lang w:val="la-Latn"/>
        </w:rPr>
        <w:t xml:space="preserve">, </w:t>
      </w:r>
      <w:r w:rsidR="00AE4696" w:rsidRPr="007A06F5">
        <w:rPr>
          <w:lang w:val="la-Latn"/>
        </w:rPr>
        <w:t xml:space="preserve">id est de libertate sua vel </w:t>
      </w:r>
      <w:r w:rsidRPr="007A06F5">
        <w:rPr>
          <w:lang w:val="la-Latn"/>
        </w:rPr>
        <w:t>de hereditate</w:t>
      </w:r>
      <w:r w:rsidR="009B2994" w:rsidRPr="007A06F5">
        <w:rPr>
          <w:lang w:val="la-Latn"/>
        </w:rPr>
        <w:t xml:space="preserve">, </w:t>
      </w:r>
      <w:r w:rsidRPr="007A06F5">
        <w:rPr>
          <w:lang w:val="la-Latn"/>
        </w:rPr>
        <w:t>quam ei pater suus moriens dereliquit</w:t>
      </w:r>
      <w:r w:rsidR="009B2994" w:rsidRPr="007A06F5">
        <w:rPr>
          <w:lang w:val="la-Latn"/>
        </w:rPr>
        <w:t xml:space="preserve">, </w:t>
      </w:r>
      <w:r w:rsidRPr="007A06F5">
        <w:rPr>
          <w:lang w:val="la-Latn"/>
        </w:rPr>
        <w:t>appellaver</w:t>
      </w:r>
      <w:r w:rsidR="00AE4696" w:rsidRPr="007A06F5">
        <w:rPr>
          <w:lang w:val="la-Latn"/>
        </w:rPr>
        <w:t>it</w:t>
      </w:r>
      <w:r w:rsidR="009B2994" w:rsidRPr="007A06F5">
        <w:rPr>
          <w:lang w:val="la-Latn"/>
        </w:rPr>
        <w:t xml:space="preserve">. </w:t>
      </w:r>
      <w:r w:rsidR="00AE4696" w:rsidRPr="007A06F5">
        <w:rPr>
          <w:lang w:val="la-Latn"/>
        </w:rPr>
        <w:t xml:space="preserve">De his duobus liceat illi </w:t>
      </w:r>
      <w:r w:rsidRPr="007A06F5">
        <w:rPr>
          <w:lang w:val="la-Latn"/>
        </w:rPr>
        <w:t>sacramentum in patria sua</w:t>
      </w:r>
      <w:r w:rsidR="009B2994" w:rsidRPr="007A06F5">
        <w:rPr>
          <w:lang w:val="la-Latn"/>
        </w:rPr>
        <w:t xml:space="preserve">, </w:t>
      </w:r>
      <w:r w:rsidRPr="007A06F5">
        <w:rPr>
          <w:lang w:val="la-Latn"/>
        </w:rPr>
        <w:t>id est in legitime sui sacramenti loco</w:t>
      </w:r>
      <w:r w:rsidR="009B2994" w:rsidRPr="007A06F5">
        <w:rPr>
          <w:lang w:val="la-Latn"/>
        </w:rPr>
        <w:t xml:space="preserve">, </w:t>
      </w:r>
      <w:r w:rsidRPr="007A06F5">
        <w:rPr>
          <w:lang w:val="la-Latn"/>
        </w:rPr>
        <w:t>iurandum offerre</w:t>
      </w:r>
      <w:r w:rsidR="009B2994" w:rsidRPr="007A06F5">
        <w:rPr>
          <w:lang w:val="la-Latn"/>
        </w:rPr>
        <w:t xml:space="preserve">, </w:t>
      </w:r>
      <w:r w:rsidRPr="007A06F5">
        <w:rPr>
          <w:lang w:val="la-Latn"/>
        </w:rPr>
        <w:t>et is</w:t>
      </w:r>
      <w:r w:rsidR="009B2994" w:rsidRPr="007A06F5">
        <w:rPr>
          <w:lang w:val="la-Latn"/>
        </w:rPr>
        <w:t xml:space="preserve">, </w:t>
      </w:r>
      <w:r w:rsidRPr="007A06F5">
        <w:rPr>
          <w:lang w:val="la-Latn"/>
        </w:rPr>
        <w:t>qui cum eo litigatur</w:t>
      </w:r>
      <w:r w:rsidR="009B2994" w:rsidRPr="007A06F5">
        <w:rPr>
          <w:lang w:val="la-Latn"/>
        </w:rPr>
        <w:t xml:space="preserve">, </w:t>
      </w:r>
      <w:r w:rsidRPr="007A06F5">
        <w:rPr>
          <w:lang w:val="la-Latn"/>
        </w:rPr>
        <w:t>si velit</w:t>
      </w:r>
      <w:r w:rsidR="009B2994" w:rsidRPr="007A06F5">
        <w:rPr>
          <w:lang w:val="la-Latn"/>
        </w:rPr>
        <w:t xml:space="preserve">, </w:t>
      </w:r>
      <w:r w:rsidRPr="007A06F5">
        <w:rPr>
          <w:lang w:val="la-Latn"/>
        </w:rPr>
        <w:t>sequatur illum in pat</w:t>
      </w:r>
      <w:r w:rsidR="00AE4696" w:rsidRPr="007A06F5">
        <w:rPr>
          <w:lang w:val="la-Latn"/>
        </w:rPr>
        <w:t xml:space="preserve">riam suam ad recipiendum illud </w:t>
      </w:r>
      <w:r w:rsidRPr="007A06F5">
        <w:rPr>
          <w:lang w:val="la-Latn"/>
        </w:rPr>
        <w:t>sacramentum</w:t>
      </w:r>
      <w:r w:rsidR="009B2994" w:rsidRPr="007A06F5">
        <w:rPr>
          <w:lang w:val="la-Latn"/>
        </w:rPr>
        <w:t xml:space="preserve">. </w:t>
      </w:r>
      <w:r w:rsidRPr="007A06F5">
        <w:rPr>
          <w:lang w:val="la-Latn"/>
        </w:rPr>
        <w:t>Ipse tamen primo in eodem loco</w:t>
      </w:r>
      <w:r w:rsidR="009B2994" w:rsidRPr="007A06F5">
        <w:rPr>
          <w:lang w:val="la-Latn"/>
        </w:rPr>
        <w:t xml:space="preserve">, </w:t>
      </w:r>
      <w:r w:rsidR="00FC0A44" w:rsidRPr="007A06F5">
        <w:rPr>
          <w:lang w:val="la-Latn"/>
        </w:rPr>
        <w:t>id</w:t>
      </w:r>
      <w:r w:rsidRPr="007A06F5">
        <w:rPr>
          <w:lang w:val="la-Latn"/>
        </w:rPr>
        <w:t xml:space="preserve"> est</w:t>
      </w:r>
      <w:r w:rsidR="009B2994" w:rsidRPr="007A06F5">
        <w:rPr>
          <w:lang w:val="la-Latn"/>
        </w:rPr>
        <w:t xml:space="preserve">, </w:t>
      </w:r>
      <w:r w:rsidRPr="007A06F5">
        <w:rPr>
          <w:lang w:val="la-Latn"/>
        </w:rPr>
        <w:t>ubi i</w:t>
      </w:r>
      <w:r w:rsidR="00AE4696" w:rsidRPr="007A06F5">
        <w:rPr>
          <w:lang w:val="la-Latn"/>
        </w:rPr>
        <w:t>nterpellatus est</w:t>
      </w:r>
      <w:r w:rsidR="009B2994" w:rsidRPr="007A06F5">
        <w:rPr>
          <w:lang w:val="la-Latn"/>
        </w:rPr>
        <w:t xml:space="preserve">, </w:t>
      </w:r>
      <w:r w:rsidR="00AE4696" w:rsidRPr="007A06F5">
        <w:rPr>
          <w:lang w:val="la-Latn"/>
        </w:rPr>
        <w:t xml:space="preserve">satisfaciat </w:t>
      </w:r>
      <w:r w:rsidRPr="007A06F5">
        <w:rPr>
          <w:lang w:val="la-Latn"/>
        </w:rPr>
        <w:t>tam comiti et iudicibus quam adversario suo testibus proband</w:t>
      </w:r>
      <w:r w:rsidR="00AE4696" w:rsidRPr="007A06F5">
        <w:rPr>
          <w:lang w:val="la-Latn"/>
        </w:rPr>
        <w:t>o</w:t>
      </w:r>
      <w:r w:rsidR="009B2994" w:rsidRPr="007A06F5">
        <w:rPr>
          <w:lang w:val="la-Latn"/>
        </w:rPr>
        <w:t xml:space="preserve">, </w:t>
      </w:r>
      <w:r w:rsidR="00AE4696" w:rsidRPr="007A06F5">
        <w:rPr>
          <w:lang w:val="la-Latn"/>
        </w:rPr>
        <w:t>quod rem</w:t>
      </w:r>
      <w:r w:rsidR="009B2994" w:rsidRPr="007A06F5">
        <w:rPr>
          <w:lang w:val="la-Latn"/>
        </w:rPr>
        <w:t xml:space="preserve">, </w:t>
      </w:r>
      <w:r w:rsidR="00FC0A44" w:rsidRPr="007A06F5">
        <w:rPr>
          <w:lang w:val="la-Latn"/>
        </w:rPr>
        <w:t>quae</w:t>
      </w:r>
      <w:r w:rsidR="00AE4696" w:rsidRPr="007A06F5">
        <w:rPr>
          <w:lang w:val="la-Latn"/>
        </w:rPr>
        <w:t xml:space="preserve"> ab </w:t>
      </w:r>
      <w:r w:rsidRPr="007A06F5">
        <w:rPr>
          <w:lang w:val="la-Latn"/>
        </w:rPr>
        <w:t>eo quaeritur</w:t>
      </w:r>
      <w:r w:rsidR="009B2994" w:rsidRPr="007A06F5">
        <w:rPr>
          <w:lang w:val="la-Latn"/>
        </w:rPr>
        <w:t xml:space="preserve">, </w:t>
      </w:r>
      <w:r w:rsidRPr="007A06F5">
        <w:rPr>
          <w:lang w:val="la-Latn"/>
        </w:rPr>
        <w:t>pater suus ei dereliquit</w:t>
      </w:r>
      <w:r w:rsidR="009B2994" w:rsidRPr="007A06F5">
        <w:rPr>
          <w:lang w:val="la-Latn"/>
        </w:rPr>
        <w:t xml:space="preserve">. </w:t>
      </w:r>
    </w:p>
    <w:p w14:paraId="1E8C2049" w14:textId="281B5598" w:rsidR="0057379E" w:rsidRPr="007A06F5" w:rsidRDefault="0057379E" w:rsidP="0057379E">
      <w:pPr>
        <w:pStyle w:val="Normlnweb"/>
        <w:rPr>
          <w:lang w:val="la-Latn"/>
        </w:rPr>
      </w:pPr>
      <w:r w:rsidRPr="007A06F5">
        <w:rPr>
          <w:lang w:val="la-Latn"/>
        </w:rPr>
        <w:t>LXXII</w:t>
      </w:r>
      <w:r w:rsidR="009B2994" w:rsidRPr="007A06F5">
        <w:rPr>
          <w:lang w:val="la-Latn"/>
        </w:rPr>
        <w:t xml:space="preserve">. </w:t>
      </w:r>
      <w:r w:rsidRPr="007A06F5">
        <w:rPr>
          <w:lang w:val="la-Latn"/>
        </w:rPr>
        <w:t>DE FRATRIBUS</w:t>
      </w:r>
      <w:r w:rsidR="009B2994" w:rsidRPr="007A06F5">
        <w:rPr>
          <w:lang w:val="la-Latn"/>
        </w:rPr>
        <w:t xml:space="preserve">, </w:t>
      </w:r>
      <w:r w:rsidRPr="007A06F5">
        <w:rPr>
          <w:lang w:val="la-Latn"/>
        </w:rPr>
        <w:t>QUI PATERNE SEU MATERNE SUCCENDUNT HEREDITATI</w:t>
      </w:r>
      <w:r w:rsidR="009B2994" w:rsidRPr="007A06F5">
        <w:rPr>
          <w:lang w:val="la-Latn"/>
        </w:rPr>
        <w:t xml:space="preserve">. </w:t>
      </w:r>
    </w:p>
    <w:p w14:paraId="425A8F49" w14:textId="22BE39B0" w:rsidR="00636CFD" w:rsidRPr="007A06F5" w:rsidRDefault="0057379E" w:rsidP="00636CFD">
      <w:pPr>
        <w:pStyle w:val="Normlnweb"/>
        <w:rPr>
          <w:lang w:val="la-Latn"/>
        </w:rPr>
      </w:pPr>
      <w:r w:rsidRPr="007A06F5">
        <w:rPr>
          <w:lang w:val="la-Latn"/>
        </w:rPr>
        <w:t>Precipimus  de his fratribus</w:t>
      </w:r>
      <w:r w:rsidR="009B2994" w:rsidRPr="007A06F5">
        <w:rPr>
          <w:lang w:val="la-Latn"/>
        </w:rPr>
        <w:t xml:space="preserve">, </w:t>
      </w:r>
      <w:r w:rsidRPr="007A06F5">
        <w:rPr>
          <w:lang w:val="la-Latn"/>
        </w:rPr>
        <w:t>qui in nostris et romane  finibus paterne seu maternę succedunt heredit</w:t>
      </w:r>
      <w:r w:rsidR="00AE4696" w:rsidRPr="007A06F5">
        <w:rPr>
          <w:lang w:val="la-Latn"/>
        </w:rPr>
        <w:t>ati</w:t>
      </w:r>
      <w:r w:rsidR="009B2994" w:rsidRPr="007A06F5">
        <w:rPr>
          <w:lang w:val="la-Latn"/>
        </w:rPr>
        <w:t xml:space="preserve">, </w:t>
      </w:r>
      <w:r w:rsidR="00AE4696" w:rsidRPr="007A06F5">
        <w:rPr>
          <w:lang w:val="la-Latn"/>
        </w:rPr>
        <w:t xml:space="preserve">si </w:t>
      </w:r>
      <w:r w:rsidRPr="007A06F5">
        <w:rPr>
          <w:lang w:val="la-Latn"/>
        </w:rPr>
        <w:t>contigerit</w:t>
      </w:r>
      <w:r w:rsidR="009B2994" w:rsidRPr="007A06F5">
        <w:rPr>
          <w:lang w:val="la-Latn"/>
        </w:rPr>
        <w:t xml:space="preserve">, </w:t>
      </w:r>
      <w:r w:rsidRPr="007A06F5">
        <w:rPr>
          <w:lang w:val="la-Latn"/>
        </w:rPr>
        <w:t>quod unus eorum ecclesiastice miliciae sit mancipatus</w:t>
      </w:r>
      <w:r w:rsidR="009B2994" w:rsidRPr="007A06F5">
        <w:rPr>
          <w:lang w:val="la-Latn"/>
        </w:rPr>
        <w:t xml:space="preserve">, </w:t>
      </w:r>
      <w:r w:rsidR="00FC0A44" w:rsidRPr="007A06F5">
        <w:rPr>
          <w:lang w:val="la-Latn"/>
        </w:rPr>
        <w:t>et idcirco [</w:t>
      </w:r>
      <w:r w:rsidRPr="007A06F5">
        <w:rPr>
          <w:lang w:val="la-Latn"/>
        </w:rPr>
        <w:t xml:space="preserve">ut neque atque] seculariter </w:t>
      </w:r>
      <w:r w:rsidR="00636CFD" w:rsidRPr="007A06F5">
        <w:rPr>
          <w:lang w:val="la-Latn"/>
        </w:rPr>
        <w:t>/militare debuerat</w:t>
      </w:r>
      <w:r w:rsidR="009B2994" w:rsidRPr="007A06F5">
        <w:rPr>
          <w:lang w:val="la-Latn"/>
        </w:rPr>
        <w:t xml:space="preserve">, </w:t>
      </w:r>
      <w:r w:rsidR="00636CFD" w:rsidRPr="007A06F5">
        <w:rPr>
          <w:lang w:val="la-Latn"/>
        </w:rPr>
        <w:t>quod  se ad defensionem regni nostri subtrahat</w:t>
      </w:r>
      <w:r w:rsidR="009B2994" w:rsidRPr="007A06F5">
        <w:rPr>
          <w:lang w:val="la-Latn"/>
        </w:rPr>
        <w:t xml:space="preserve">, </w:t>
      </w:r>
      <w:r w:rsidR="00636CFD" w:rsidRPr="007A06F5">
        <w:rPr>
          <w:lang w:val="la-Latn"/>
        </w:rPr>
        <w:t xml:space="preserve">in nostris </w:t>
      </w:r>
      <w:r w:rsidR="00FC0A44" w:rsidRPr="007A06F5">
        <w:rPr>
          <w:lang w:val="la-Latn"/>
        </w:rPr>
        <w:t>finibus partem substantiae</w:t>
      </w:r>
      <w:r w:rsidR="00AE4696" w:rsidRPr="007A06F5">
        <w:rPr>
          <w:lang w:val="la-Latn"/>
        </w:rPr>
        <w:t xml:space="preserve"> </w:t>
      </w:r>
      <w:r w:rsidR="00FC0A44" w:rsidRPr="007A06F5">
        <w:rPr>
          <w:lang w:val="la-Latn"/>
        </w:rPr>
        <w:t>accipere</w:t>
      </w:r>
      <w:r w:rsidR="00636CFD" w:rsidRPr="007A06F5">
        <w:rPr>
          <w:lang w:val="la-Latn"/>
        </w:rPr>
        <w:t xml:space="preserve"> dissimulaverit</w:t>
      </w:r>
      <w:r w:rsidR="009B2994" w:rsidRPr="007A06F5">
        <w:rPr>
          <w:lang w:val="la-Latn"/>
        </w:rPr>
        <w:t xml:space="preserve">, </w:t>
      </w:r>
      <w:r w:rsidR="00636CFD" w:rsidRPr="007A06F5">
        <w:rPr>
          <w:lang w:val="la-Latn"/>
        </w:rPr>
        <w:t>idcirco ut nequeat constringi</w:t>
      </w:r>
      <w:r w:rsidR="009B2994" w:rsidRPr="007A06F5">
        <w:rPr>
          <w:lang w:val="la-Latn"/>
        </w:rPr>
        <w:t xml:space="preserve">. </w:t>
      </w:r>
      <w:r w:rsidR="00636CFD" w:rsidRPr="007A06F5">
        <w:rPr>
          <w:lang w:val="la-Latn"/>
        </w:rPr>
        <w:t xml:space="preserve">Ubicumque comis </w:t>
      </w:r>
      <w:r w:rsidR="00AE4696" w:rsidRPr="007A06F5">
        <w:rPr>
          <w:lang w:val="la-Latn"/>
        </w:rPr>
        <w:t>suus eum invenerit</w:t>
      </w:r>
      <w:r w:rsidR="009B2994" w:rsidRPr="007A06F5">
        <w:rPr>
          <w:lang w:val="la-Latn"/>
        </w:rPr>
        <w:t xml:space="preserve">, </w:t>
      </w:r>
      <w:r w:rsidR="00AE4696" w:rsidRPr="007A06F5">
        <w:rPr>
          <w:lang w:val="la-Latn"/>
        </w:rPr>
        <w:t xml:space="preserve">licenciam </w:t>
      </w:r>
      <w:r w:rsidR="00636CFD" w:rsidRPr="007A06F5">
        <w:rPr>
          <w:lang w:val="la-Latn"/>
        </w:rPr>
        <w:t>distringendi ei concedimus</w:t>
      </w:r>
      <w:r w:rsidR="009B2994" w:rsidRPr="007A06F5">
        <w:rPr>
          <w:lang w:val="la-Latn"/>
        </w:rPr>
        <w:t xml:space="preserve">. </w:t>
      </w:r>
      <w:r w:rsidR="00636CFD" w:rsidRPr="007A06F5">
        <w:rPr>
          <w:lang w:val="la-Latn"/>
        </w:rPr>
        <w:t>Ita ut primum fideiussores non invenerit</w:t>
      </w:r>
      <w:r w:rsidR="009B2994" w:rsidRPr="007A06F5">
        <w:rPr>
          <w:lang w:val="la-Latn"/>
        </w:rPr>
        <w:t xml:space="preserve">, </w:t>
      </w:r>
      <w:r w:rsidR="00636CFD" w:rsidRPr="007A06F5">
        <w:rPr>
          <w:lang w:val="la-Latn"/>
        </w:rPr>
        <w:t>ta</w:t>
      </w:r>
      <w:r w:rsidR="00AE4696" w:rsidRPr="007A06F5">
        <w:rPr>
          <w:lang w:val="la-Latn"/>
        </w:rPr>
        <w:t xml:space="preserve">m diu sub custodia per comitem </w:t>
      </w:r>
      <w:r w:rsidR="00636CFD" w:rsidRPr="007A06F5">
        <w:rPr>
          <w:lang w:val="la-Latn"/>
        </w:rPr>
        <w:t>teneatur</w:t>
      </w:r>
      <w:r w:rsidR="009B2994" w:rsidRPr="007A06F5">
        <w:rPr>
          <w:lang w:val="la-Latn"/>
        </w:rPr>
        <w:t xml:space="preserve">, </w:t>
      </w:r>
      <w:r w:rsidR="00636CFD" w:rsidRPr="007A06F5">
        <w:rPr>
          <w:lang w:val="la-Latn"/>
        </w:rPr>
        <w:t>quousque aut fideiussores inveniat aut bannum nostrum persolutum  habeat</w:t>
      </w:r>
      <w:r w:rsidR="009B2994" w:rsidRPr="007A06F5">
        <w:rPr>
          <w:lang w:val="la-Latn"/>
        </w:rPr>
        <w:t xml:space="preserve">. </w:t>
      </w:r>
    </w:p>
    <w:p w14:paraId="59736B7E" w14:textId="6F963730" w:rsidR="00AE4696" w:rsidRPr="007A06F5" w:rsidRDefault="00636CFD" w:rsidP="00636CFD">
      <w:pPr>
        <w:pStyle w:val="Normlnweb"/>
        <w:rPr>
          <w:lang w:val="la-Latn"/>
        </w:rPr>
      </w:pPr>
      <w:r w:rsidRPr="007A06F5">
        <w:rPr>
          <w:lang w:val="la-Latn"/>
        </w:rPr>
        <w:t>LXXII</w:t>
      </w:r>
      <w:r w:rsidR="009B2994" w:rsidRPr="007A06F5">
        <w:rPr>
          <w:lang w:val="la-Latn"/>
        </w:rPr>
        <w:t xml:space="preserve">. </w:t>
      </w:r>
      <w:r w:rsidRPr="007A06F5">
        <w:rPr>
          <w:lang w:val="la-Latn"/>
        </w:rPr>
        <w:t xml:space="preserve">DE </w:t>
      </w:r>
      <w:r w:rsidR="00AE4696" w:rsidRPr="007A06F5">
        <w:rPr>
          <w:lang w:val="la-Latn"/>
        </w:rPr>
        <w:t>SOLUTIONE ATQUE CONPOSITIONE</w:t>
      </w:r>
      <w:r w:rsidR="009B2994" w:rsidRPr="007A06F5">
        <w:rPr>
          <w:lang w:val="la-Latn"/>
        </w:rPr>
        <w:t xml:space="preserve">. </w:t>
      </w:r>
    </w:p>
    <w:p w14:paraId="2B57BD73" w14:textId="5B9B0B03" w:rsidR="00636CFD" w:rsidRPr="007A06F5" w:rsidRDefault="00636CFD" w:rsidP="00636CFD">
      <w:pPr>
        <w:pStyle w:val="Normlnweb"/>
        <w:rPr>
          <w:lang w:val="la-Latn"/>
        </w:rPr>
      </w:pPr>
      <w:r w:rsidRPr="007A06F5">
        <w:rPr>
          <w:lang w:val="la-Latn"/>
        </w:rPr>
        <w:t>Ut  omnis solutio atque conpositio</w:t>
      </w:r>
      <w:r w:rsidR="009B2994" w:rsidRPr="007A06F5">
        <w:rPr>
          <w:lang w:val="la-Latn"/>
        </w:rPr>
        <w:t xml:space="preserve">, </w:t>
      </w:r>
      <w:r w:rsidRPr="007A06F5">
        <w:rPr>
          <w:lang w:val="la-Latn"/>
        </w:rPr>
        <w:t>quae in lege Salica cont</w:t>
      </w:r>
      <w:r w:rsidR="00AE4696" w:rsidRPr="007A06F5">
        <w:rPr>
          <w:lang w:val="la-Latn"/>
        </w:rPr>
        <w:t>inetur</w:t>
      </w:r>
      <w:r w:rsidR="009B2994" w:rsidRPr="007A06F5">
        <w:rPr>
          <w:lang w:val="la-Latn"/>
        </w:rPr>
        <w:t xml:space="preserve">, </w:t>
      </w:r>
      <w:r w:rsidR="00AE4696" w:rsidRPr="007A06F5">
        <w:rPr>
          <w:lang w:val="la-Latn"/>
        </w:rPr>
        <w:t xml:space="preserve">inter Francos per </w:t>
      </w:r>
      <w:r w:rsidRPr="007A06F5">
        <w:rPr>
          <w:lang w:val="la-Latn"/>
        </w:rPr>
        <w:t>XII denariorum solidos conponatur</w:t>
      </w:r>
      <w:r w:rsidR="009B2994" w:rsidRPr="007A06F5">
        <w:rPr>
          <w:lang w:val="la-Latn"/>
        </w:rPr>
        <w:t xml:space="preserve">, </w:t>
      </w:r>
      <w:r w:rsidRPr="007A06F5">
        <w:rPr>
          <w:lang w:val="la-Latn"/>
        </w:rPr>
        <w:t>excepto</w:t>
      </w:r>
      <w:r w:rsidR="009B2994" w:rsidRPr="007A06F5">
        <w:rPr>
          <w:lang w:val="la-Latn"/>
        </w:rPr>
        <w:t xml:space="preserve">, </w:t>
      </w:r>
      <w:r w:rsidR="00FC0A44" w:rsidRPr="007A06F5">
        <w:rPr>
          <w:lang w:val="la-Latn"/>
        </w:rPr>
        <w:t>ubi contentio contra</w:t>
      </w:r>
      <w:r w:rsidRPr="007A06F5">
        <w:rPr>
          <w:lang w:val="la-Latn"/>
        </w:rPr>
        <w:t xml:space="preserve"> Saxones </w:t>
      </w:r>
      <w:r w:rsidR="00AE4696" w:rsidRPr="007A06F5">
        <w:rPr>
          <w:lang w:val="la-Latn"/>
        </w:rPr>
        <w:t xml:space="preserve">et Frisiones </w:t>
      </w:r>
      <w:r w:rsidR="00FC0A44" w:rsidRPr="007A06F5">
        <w:rPr>
          <w:lang w:val="la-Latn"/>
        </w:rPr>
        <w:t>exorta fuerit</w:t>
      </w:r>
      <w:r w:rsidR="009B2994" w:rsidRPr="007A06F5">
        <w:rPr>
          <w:lang w:val="la-Latn"/>
        </w:rPr>
        <w:t xml:space="preserve">. </w:t>
      </w:r>
      <w:r w:rsidRPr="007A06F5">
        <w:rPr>
          <w:lang w:val="la-Latn"/>
        </w:rPr>
        <w:t>Ibi volumus</w:t>
      </w:r>
      <w:r w:rsidR="009B2994" w:rsidRPr="007A06F5">
        <w:rPr>
          <w:lang w:val="la-Latn"/>
        </w:rPr>
        <w:t xml:space="preserve">, </w:t>
      </w:r>
      <w:r w:rsidRPr="007A06F5">
        <w:rPr>
          <w:lang w:val="la-Latn"/>
        </w:rPr>
        <w:t>ut XL denariorum quantit</w:t>
      </w:r>
      <w:r w:rsidR="00AE4696" w:rsidRPr="007A06F5">
        <w:rPr>
          <w:lang w:val="la-Latn"/>
        </w:rPr>
        <w:t>atem solidus habeat</w:t>
      </w:r>
      <w:r w:rsidR="009B2994" w:rsidRPr="007A06F5">
        <w:rPr>
          <w:lang w:val="la-Latn"/>
        </w:rPr>
        <w:t xml:space="preserve">, </w:t>
      </w:r>
      <w:r w:rsidR="00AE4696" w:rsidRPr="007A06F5">
        <w:rPr>
          <w:lang w:val="la-Latn"/>
        </w:rPr>
        <w:t xml:space="preserve">quem vel </w:t>
      </w:r>
      <w:r w:rsidRPr="007A06F5">
        <w:rPr>
          <w:lang w:val="la-Latn"/>
        </w:rPr>
        <w:t>Saxo vel Frisio a parte  Salici Franci cum eo litigantis solvere debet</w:t>
      </w:r>
      <w:r w:rsidR="009B2994" w:rsidRPr="007A06F5">
        <w:rPr>
          <w:lang w:val="la-Latn"/>
        </w:rPr>
        <w:t xml:space="preserve">. </w:t>
      </w:r>
    </w:p>
    <w:p w14:paraId="600BA7FD" w14:textId="3A0DFDF3" w:rsidR="00636CFD" w:rsidRPr="007A06F5" w:rsidRDefault="00636CFD" w:rsidP="00636CFD">
      <w:pPr>
        <w:pStyle w:val="Normlnweb"/>
        <w:rPr>
          <w:lang w:val="la-Latn"/>
        </w:rPr>
      </w:pPr>
      <w:r w:rsidRPr="007A06F5">
        <w:rPr>
          <w:lang w:val="la-Latn"/>
        </w:rPr>
        <w:t>LXXIII</w:t>
      </w:r>
      <w:r w:rsidR="009B2994" w:rsidRPr="007A06F5">
        <w:rPr>
          <w:lang w:val="la-Latn"/>
        </w:rPr>
        <w:t xml:space="preserve">. </w:t>
      </w:r>
      <w:r w:rsidRPr="007A06F5">
        <w:rPr>
          <w:lang w:val="la-Latn"/>
        </w:rPr>
        <w:t>DE STATU HOMINIS</w:t>
      </w:r>
      <w:r w:rsidR="009B2994" w:rsidRPr="007A06F5">
        <w:rPr>
          <w:lang w:val="la-Latn"/>
        </w:rPr>
        <w:t xml:space="preserve">. </w:t>
      </w:r>
    </w:p>
    <w:p w14:paraId="649E6E40" w14:textId="02A32A11" w:rsidR="00636CFD" w:rsidRPr="007A06F5" w:rsidRDefault="00636CFD" w:rsidP="00636CFD">
      <w:pPr>
        <w:pStyle w:val="Normlnweb"/>
        <w:rPr>
          <w:lang w:val="la-Latn"/>
        </w:rPr>
      </w:pPr>
      <w:r w:rsidRPr="007A06F5">
        <w:rPr>
          <w:lang w:val="la-Latn"/>
        </w:rPr>
        <w:t>Ut de statu suo</w:t>
      </w:r>
      <w:r w:rsidR="009B2994" w:rsidRPr="007A06F5">
        <w:rPr>
          <w:lang w:val="la-Latn"/>
        </w:rPr>
        <w:t xml:space="preserve">, </w:t>
      </w:r>
      <w:r w:rsidRPr="007A06F5">
        <w:rPr>
          <w:lang w:val="la-Latn"/>
        </w:rPr>
        <w:t>id est de libertate vel hereditate</w:t>
      </w:r>
      <w:r w:rsidR="009B2994" w:rsidRPr="007A06F5">
        <w:rPr>
          <w:lang w:val="la-Latn"/>
        </w:rPr>
        <w:t xml:space="preserve">, </w:t>
      </w:r>
      <w:r w:rsidRPr="007A06F5">
        <w:rPr>
          <w:lang w:val="la-Latn"/>
        </w:rPr>
        <w:t>compel</w:t>
      </w:r>
      <w:r w:rsidR="00AE4696" w:rsidRPr="007A06F5">
        <w:rPr>
          <w:lang w:val="la-Latn"/>
        </w:rPr>
        <w:t xml:space="preserve">landus iuxta legis constitutio </w:t>
      </w:r>
      <w:r w:rsidRPr="007A06F5">
        <w:rPr>
          <w:lang w:val="la-Latn"/>
        </w:rPr>
        <w:t>nem manniatur</w:t>
      </w:r>
      <w:r w:rsidR="009B2994" w:rsidRPr="007A06F5">
        <w:rPr>
          <w:lang w:val="la-Latn"/>
        </w:rPr>
        <w:t xml:space="preserve">. </w:t>
      </w:r>
      <w:r w:rsidRPr="007A06F5">
        <w:rPr>
          <w:lang w:val="la-Latn"/>
        </w:rPr>
        <w:t>De caeteris vero causis</w:t>
      </w:r>
      <w:r w:rsidR="009B2994" w:rsidRPr="007A06F5">
        <w:rPr>
          <w:lang w:val="la-Latn"/>
        </w:rPr>
        <w:t xml:space="preserve">, </w:t>
      </w:r>
      <w:r w:rsidRPr="007A06F5">
        <w:rPr>
          <w:lang w:val="la-Latn"/>
        </w:rPr>
        <w:t>unde quis rat</w:t>
      </w:r>
      <w:r w:rsidR="00AE4696" w:rsidRPr="007A06F5">
        <w:rPr>
          <w:lang w:val="la-Latn"/>
        </w:rPr>
        <w:t>ionem est redditurus</w:t>
      </w:r>
      <w:r w:rsidR="009B2994" w:rsidRPr="007A06F5">
        <w:rPr>
          <w:lang w:val="la-Latn"/>
        </w:rPr>
        <w:t xml:space="preserve">, </w:t>
      </w:r>
      <w:r w:rsidR="00AE4696" w:rsidRPr="007A06F5">
        <w:rPr>
          <w:lang w:val="la-Latn"/>
        </w:rPr>
        <w:t xml:space="preserve">si post </w:t>
      </w:r>
      <w:r w:rsidRPr="007A06F5">
        <w:rPr>
          <w:lang w:val="la-Latn"/>
        </w:rPr>
        <w:t>secundam comitis admonitionem aliquis ad mallum venire n</w:t>
      </w:r>
      <w:r w:rsidR="00AE4696" w:rsidRPr="007A06F5">
        <w:rPr>
          <w:lang w:val="la-Latn"/>
        </w:rPr>
        <w:t>oluerit</w:t>
      </w:r>
      <w:r w:rsidR="009B2994" w:rsidRPr="007A06F5">
        <w:rPr>
          <w:lang w:val="la-Latn"/>
        </w:rPr>
        <w:t xml:space="preserve">, </w:t>
      </w:r>
      <w:r w:rsidR="00AE4696" w:rsidRPr="007A06F5">
        <w:rPr>
          <w:lang w:val="la-Latn"/>
        </w:rPr>
        <w:t xml:space="preserve">rebus eius in bannum </w:t>
      </w:r>
      <w:r w:rsidRPr="007A06F5">
        <w:rPr>
          <w:lang w:val="la-Latn"/>
        </w:rPr>
        <w:t>missis venire et iustitiam facere conpellatur</w:t>
      </w:r>
      <w:r w:rsidR="009B2994" w:rsidRPr="007A06F5">
        <w:rPr>
          <w:lang w:val="la-Latn"/>
        </w:rPr>
        <w:t xml:space="preserve">. </w:t>
      </w:r>
      <w:r w:rsidRPr="007A06F5">
        <w:rPr>
          <w:lang w:val="la-Latn"/>
        </w:rPr>
        <w:t>/</w:t>
      </w:r>
    </w:p>
    <w:p w14:paraId="4E4BE99B" w14:textId="6B871F29" w:rsidR="00636CFD" w:rsidRPr="007A06F5" w:rsidRDefault="00636CFD" w:rsidP="00636CFD">
      <w:pPr>
        <w:pStyle w:val="Normlnweb"/>
        <w:rPr>
          <w:lang w:val="la-Latn"/>
        </w:rPr>
      </w:pPr>
      <w:r w:rsidRPr="007A06F5">
        <w:rPr>
          <w:lang w:val="la-Latn"/>
        </w:rPr>
        <w:t>LXXIIII</w:t>
      </w:r>
      <w:r w:rsidR="009B2994" w:rsidRPr="007A06F5">
        <w:rPr>
          <w:lang w:val="la-Latn"/>
        </w:rPr>
        <w:t xml:space="preserve">. </w:t>
      </w:r>
      <w:r w:rsidRPr="007A06F5">
        <w:rPr>
          <w:lang w:val="la-Latn"/>
        </w:rPr>
        <w:t>DE PROPRIETATE HOMIN</w:t>
      </w:r>
      <w:r w:rsidR="00AE4696" w:rsidRPr="007A06F5">
        <w:rPr>
          <w:lang w:val="la-Latn"/>
        </w:rPr>
        <w:t>IS</w:t>
      </w:r>
      <w:r w:rsidR="009B2994" w:rsidRPr="007A06F5">
        <w:rPr>
          <w:lang w:val="la-Latn"/>
        </w:rPr>
        <w:t xml:space="preserve">, </w:t>
      </w:r>
      <w:r w:rsidR="00AE4696" w:rsidRPr="007A06F5">
        <w:rPr>
          <w:lang w:val="la-Latn"/>
        </w:rPr>
        <w:t xml:space="preserve">QUAE OB ALIQUOD CRIMEN IN </w:t>
      </w:r>
      <w:r w:rsidRPr="007A06F5">
        <w:rPr>
          <w:lang w:val="la-Latn"/>
        </w:rPr>
        <w:t>BANNUM FUERIT MISSA</w:t>
      </w:r>
      <w:r w:rsidR="009B2994" w:rsidRPr="007A06F5">
        <w:rPr>
          <w:lang w:val="la-Latn"/>
        </w:rPr>
        <w:t xml:space="preserve">. </w:t>
      </w:r>
    </w:p>
    <w:p w14:paraId="2CD63724" w14:textId="48917A4F" w:rsidR="00636CFD" w:rsidRPr="007A06F5" w:rsidRDefault="00636CFD" w:rsidP="00636CFD">
      <w:pPr>
        <w:pStyle w:val="Normlnweb"/>
        <w:rPr>
          <w:lang w:val="la-Latn"/>
        </w:rPr>
      </w:pPr>
      <w:r w:rsidRPr="007A06F5">
        <w:rPr>
          <w:lang w:val="la-Latn"/>
        </w:rPr>
        <w:t>Cuiuscumque hominis proprietas ob crimen aliquod ab eo commissum in bannum fuerit missa et ille re cognita</w:t>
      </w:r>
      <w:r w:rsidR="009B2994" w:rsidRPr="007A06F5">
        <w:rPr>
          <w:lang w:val="la-Latn"/>
        </w:rPr>
        <w:t xml:space="preserve">, </w:t>
      </w:r>
      <w:r w:rsidRPr="007A06F5">
        <w:rPr>
          <w:lang w:val="la-Latn"/>
        </w:rPr>
        <w:t>ne iustitiam faciat</w:t>
      </w:r>
      <w:r w:rsidR="009B2994" w:rsidRPr="007A06F5">
        <w:rPr>
          <w:lang w:val="la-Latn"/>
        </w:rPr>
        <w:t xml:space="preserve">, </w:t>
      </w:r>
      <w:r w:rsidRPr="007A06F5">
        <w:rPr>
          <w:lang w:val="la-Latn"/>
        </w:rPr>
        <w:t>venire dist</w:t>
      </w:r>
      <w:r w:rsidR="00AE4696" w:rsidRPr="007A06F5">
        <w:rPr>
          <w:lang w:val="la-Latn"/>
        </w:rPr>
        <w:t xml:space="preserve">ulerit annumque ac diem in eo </w:t>
      </w:r>
      <w:r w:rsidRPr="007A06F5">
        <w:rPr>
          <w:lang w:val="la-Latn"/>
        </w:rPr>
        <w:t>banno illam esse permiserit</w:t>
      </w:r>
      <w:r w:rsidR="009B2994" w:rsidRPr="007A06F5">
        <w:rPr>
          <w:lang w:val="la-Latn"/>
        </w:rPr>
        <w:t xml:space="preserve">, </w:t>
      </w:r>
      <w:r w:rsidRPr="007A06F5">
        <w:rPr>
          <w:lang w:val="la-Latn"/>
        </w:rPr>
        <w:t>ulterius eam non adquirat</w:t>
      </w:r>
      <w:r w:rsidR="009B2994" w:rsidRPr="007A06F5">
        <w:rPr>
          <w:lang w:val="la-Latn"/>
        </w:rPr>
        <w:t xml:space="preserve">, </w:t>
      </w:r>
      <w:r w:rsidRPr="007A06F5">
        <w:rPr>
          <w:lang w:val="la-Latn"/>
        </w:rPr>
        <w:t>s</w:t>
      </w:r>
      <w:r w:rsidR="00AE4696" w:rsidRPr="007A06F5">
        <w:rPr>
          <w:lang w:val="la-Latn"/>
        </w:rPr>
        <w:t>ed ipsa fisco regis societur</w:t>
      </w:r>
      <w:r w:rsidR="009B2994" w:rsidRPr="007A06F5">
        <w:rPr>
          <w:lang w:val="la-Latn"/>
        </w:rPr>
        <w:t xml:space="preserve">. </w:t>
      </w:r>
      <w:r w:rsidRPr="007A06F5">
        <w:rPr>
          <w:lang w:val="la-Latn"/>
        </w:rPr>
        <w:t>Debitum vero</w:t>
      </w:r>
      <w:r w:rsidR="009B2994" w:rsidRPr="007A06F5">
        <w:rPr>
          <w:lang w:val="la-Latn"/>
        </w:rPr>
        <w:t xml:space="preserve">, </w:t>
      </w:r>
      <w:r w:rsidRPr="007A06F5">
        <w:rPr>
          <w:lang w:val="la-Latn"/>
        </w:rPr>
        <w:t>quod is</w:t>
      </w:r>
      <w:r w:rsidR="009B2994" w:rsidRPr="007A06F5">
        <w:rPr>
          <w:lang w:val="la-Latn"/>
        </w:rPr>
        <w:t xml:space="preserve">, </w:t>
      </w:r>
      <w:r w:rsidRPr="007A06F5">
        <w:rPr>
          <w:lang w:val="la-Latn"/>
        </w:rPr>
        <w:t>cuius ea fuit</w:t>
      </w:r>
      <w:r w:rsidR="009B2994" w:rsidRPr="007A06F5">
        <w:rPr>
          <w:lang w:val="la-Latn"/>
        </w:rPr>
        <w:t xml:space="preserve">, </w:t>
      </w:r>
      <w:r w:rsidRPr="007A06F5">
        <w:rPr>
          <w:lang w:val="la-Latn"/>
        </w:rPr>
        <w:t>solvere debuit</w:t>
      </w:r>
      <w:r w:rsidR="009B2994" w:rsidRPr="007A06F5">
        <w:rPr>
          <w:lang w:val="la-Latn"/>
        </w:rPr>
        <w:t xml:space="preserve">, </w:t>
      </w:r>
      <w:r w:rsidRPr="007A06F5">
        <w:rPr>
          <w:lang w:val="la-Latn"/>
        </w:rPr>
        <w:t>per c</w:t>
      </w:r>
      <w:r w:rsidR="00AE4696" w:rsidRPr="007A06F5">
        <w:rPr>
          <w:lang w:val="la-Latn"/>
        </w:rPr>
        <w:t xml:space="preserve">omitem ac ministros eius iuxta </w:t>
      </w:r>
      <w:r w:rsidRPr="007A06F5">
        <w:rPr>
          <w:lang w:val="la-Latn"/>
        </w:rPr>
        <w:t>aestimationem damni de rebus mobilibus</w:t>
      </w:r>
      <w:r w:rsidR="009B2994" w:rsidRPr="007A06F5">
        <w:rPr>
          <w:lang w:val="la-Latn"/>
        </w:rPr>
        <w:t xml:space="preserve">, </w:t>
      </w:r>
      <w:r w:rsidRPr="007A06F5">
        <w:rPr>
          <w:lang w:val="la-Latn"/>
        </w:rPr>
        <w:t>quae in eadem prop</w:t>
      </w:r>
      <w:r w:rsidR="00AE4696" w:rsidRPr="007A06F5">
        <w:rPr>
          <w:lang w:val="la-Latn"/>
        </w:rPr>
        <w:t>rietate inventae fuerint his</w:t>
      </w:r>
      <w:r w:rsidR="009B2994" w:rsidRPr="007A06F5">
        <w:rPr>
          <w:lang w:val="la-Latn"/>
        </w:rPr>
        <w:t xml:space="preserve">, </w:t>
      </w:r>
      <w:r w:rsidRPr="007A06F5">
        <w:rPr>
          <w:lang w:val="la-Latn"/>
        </w:rPr>
        <w:t>quibus idem debitor fuit</w:t>
      </w:r>
      <w:r w:rsidR="009B2994" w:rsidRPr="007A06F5">
        <w:rPr>
          <w:lang w:val="la-Latn"/>
        </w:rPr>
        <w:t xml:space="preserve">, </w:t>
      </w:r>
      <w:r w:rsidRPr="007A06F5">
        <w:rPr>
          <w:lang w:val="la-Latn"/>
        </w:rPr>
        <w:t>exsolvatur</w:t>
      </w:r>
      <w:r w:rsidR="009B2994" w:rsidRPr="007A06F5">
        <w:rPr>
          <w:lang w:val="la-Latn"/>
        </w:rPr>
        <w:t xml:space="preserve">. </w:t>
      </w:r>
      <w:r w:rsidRPr="007A06F5">
        <w:rPr>
          <w:lang w:val="la-Latn"/>
        </w:rPr>
        <w:t>Quod si re</w:t>
      </w:r>
      <w:r w:rsidR="00AE4696" w:rsidRPr="007A06F5">
        <w:rPr>
          <w:lang w:val="la-Latn"/>
        </w:rPr>
        <w:t xml:space="preserve">rum mobilium ibidem inventarum </w:t>
      </w:r>
      <w:r w:rsidRPr="007A06F5">
        <w:rPr>
          <w:lang w:val="la-Latn"/>
        </w:rPr>
        <w:t xml:space="preserve">quantitas ad compositionem non </w:t>
      </w:r>
      <w:r w:rsidRPr="007A06F5">
        <w:rPr>
          <w:lang w:val="la-Latn"/>
        </w:rPr>
        <w:lastRenderedPageBreak/>
        <w:t>sufficerit</w:t>
      </w:r>
      <w:r w:rsidR="009B2994" w:rsidRPr="007A06F5">
        <w:rPr>
          <w:lang w:val="la-Latn"/>
        </w:rPr>
        <w:t xml:space="preserve">, </w:t>
      </w:r>
      <w:r w:rsidRPr="007A06F5">
        <w:rPr>
          <w:lang w:val="la-Latn"/>
        </w:rPr>
        <w:t>de immobili</w:t>
      </w:r>
      <w:r w:rsidR="00080CBA" w:rsidRPr="007A06F5">
        <w:rPr>
          <w:lang w:val="la-Latn"/>
        </w:rPr>
        <w:t>bus suppleatur</w:t>
      </w:r>
      <w:r w:rsidR="009B2994" w:rsidRPr="007A06F5">
        <w:rPr>
          <w:lang w:val="la-Latn"/>
        </w:rPr>
        <w:t xml:space="preserve">, </w:t>
      </w:r>
      <w:r w:rsidR="00080CBA" w:rsidRPr="007A06F5">
        <w:rPr>
          <w:lang w:val="la-Latn"/>
        </w:rPr>
        <w:t xml:space="preserve">et quod super </w:t>
      </w:r>
      <w:r w:rsidRPr="007A06F5">
        <w:rPr>
          <w:lang w:val="la-Latn"/>
        </w:rPr>
        <w:t>fuerit</w:t>
      </w:r>
      <w:r w:rsidR="009B2994" w:rsidRPr="007A06F5">
        <w:rPr>
          <w:lang w:val="la-Latn"/>
        </w:rPr>
        <w:t xml:space="preserve">, </w:t>
      </w:r>
      <w:r w:rsidRPr="007A06F5">
        <w:rPr>
          <w:lang w:val="la-Latn"/>
        </w:rPr>
        <w:t>sicut dictum est</w:t>
      </w:r>
      <w:r w:rsidR="009B2994" w:rsidRPr="007A06F5">
        <w:rPr>
          <w:lang w:val="la-Latn"/>
        </w:rPr>
        <w:t xml:space="preserve">, </w:t>
      </w:r>
      <w:r w:rsidRPr="007A06F5">
        <w:rPr>
          <w:lang w:val="la-Latn"/>
        </w:rPr>
        <w:t>fiscus regis possideat</w:t>
      </w:r>
      <w:r w:rsidR="009B2994" w:rsidRPr="007A06F5">
        <w:rPr>
          <w:lang w:val="la-Latn"/>
        </w:rPr>
        <w:t xml:space="preserve">. </w:t>
      </w:r>
      <w:r w:rsidRPr="007A06F5">
        <w:rPr>
          <w:lang w:val="la-Latn"/>
        </w:rPr>
        <w:t>Si nihi</w:t>
      </w:r>
      <w:r w:rsidR="00080CBA" w:rsidRPr="007A06F5">
        <w:rPr>
          <w:lang w:val="la-Latn"/>
        </w:rPr>
        <w:t xml:space="preserve">l super compositionem remanere </w:t>
      </w:r>
      <w:r w:rsidRPr="007A06F5">
        <w:rPr>
          <w:lang w:val="la-Latn"/>
        </w:rPr>
        <w:t>potuerit</w:t>
      </w:r>
      <w:r w:rsidR="009B2994" w:rsidRPr="007A06F5">
        <w:rPr>
          <w:lang w:val="la-Latn"/>
        </w:rPr>
        <w:t xml:space="preserve">, </w:t>
      </w:r>
      <w:r w:rsidRPr="007A06F5">
        <w:rPr>
          <w:lang w:val="la-Latn"/>
        </w:rPr>
        <w:t>totum in illam expendatur</w:t>
      </w:r>
      <w:r w:rsidR="009B2994" w:rsidRPr="007A06F5">
        <w:rPr>
          <w:lang w:val="la-Latn"/>
        </w:rPr>
        <w:t xml:space="preserve">. </w:t>
      </w:r>
      <w:r w:rsidRPr="007A06F5">
        <w:rPr>
          <w:lang w:val="la-Latn"/>
        </w:rPr>
        <w:t>Si autem homo il</w:t>
      </w:r>
      <w:r w:rsidR="00080CBA" w:rsidRPr="007A06F5">
        <w:rPr>
          <w:lang w:val="la-Latn"/>
        </w:rPr>
        <w:t xml:space="preserve">le nondum cum suis coheredibus </w:t>
      </w:r>
      <w:r w:rsidRPr="007A06F5">
        <w:rPr>
          <w:lang w:val="la-Latn"/>
        </w:rPr>
        <w:t>proprium suum divisum habuit</w:t>
      </w:r>
      <w:r w:rsidR="009B2994" w:rsidRPr="007A06F5">
        <w:rPr>
          <w:lang w:val="la-Latn"/>
        </w:rPr>
        <w:t xml:space="preserve">, </w:t>
      </w:r>
      <w:r w:rsidRPr="007A06F5">
        <w:rPr>
          <w:lang w:val="la-Latn"/>
        </w:rPr>
        <w:t>convocet eos comes e</w:t>
      </w:r>
      <w:r w:rsidR="00080CBA" w:rsidRPr="007A06F5">
        <w:rPr>
          <w:lang w:val="la-Latn"/>
        </w:rPr>
        <w:t xml:space="preserve">t cum eis legitimam divisionem </w:t>
      </w:r>
      <w:r w:rsidRPr="007A06F5">
        <w:rPr>
          <w:lang w:val="la-Latn"/>
        </w:rPr>
        <w:t>faciat et tunc</w:t>
      </w:r>
      <w:r w:rsidR="009B2994" w:rsidRPr="007A06F5">
        <w:rPr>
          <w:lang w:val="la-Latn"/>
        </w:rPr>
        <w:t xml:space="preserve">, </w:t>
      </w:r>
      <w:r w:rsidRPr="007A06F5">
        <w:rPr>
          <w:lang w:val="la-Latn"/>
        </w:rPr>
        <w:t>sicut iam dictum est</w:t>
      </w:r>
      <w:r w:rsidR="009B2994" w:rsidRPr="007A06F5">
        <w:rPr>
          <w:lang w:val="la-Latn"/>
        </w:rPr>
        <w:t xml:space="preserve">, </w:t>
      </w:r>
      <w:r w:rsidRPr="007A06F5">
        <w:rPr>
          <w:lang w:val="la-Latn"/>
        </w:rPr>
        <w:t>partem eius fisco regis</w:t>
      </w:r>
      <w:r w:rsidR="00080CBA" w:rsidRPr="007A06F5">
        <w:rPr>
          <w:lang w:val="la-Latn"/>
        </w:rPr>
        <w:t xml:space="preserve"> addat et compositionem de </w:t>
      </w:r>
      <w:r w:rsidRPr="007A06F5">
        <w:rPr>
          <w:lang w:val="la-Latn"/>
        </w:rPr>
        <w:t>ea iuxta m</w:t>
      </w:r>
      <w:r w:rsidR="0069524C" w:rsidRPr="007A06F5">
        <w:rPr>
          <w:lang w:val="la-Latn"/>
        </w:rPr>
        <w:t>odum superius conprehensum his</w:t>
      </w:r>
      <w:r w:rsidR="009B2994" w:rsidRPr="007A06F5">
        <w:rPr>
          <w:lang w:val="la-Latn"/>
        </w:rPr>
        <w:t xml:space="preserve">, </w:t>
      </w:r>
      <w:r w:rsidRPr="007A06F5">
        <w:rPr>
          <w:lang w:val="la-Latn"/>
        </w:rPr>
        <w:t>ad quos illa legibus pertinet</w:t>
      </w:r>
      <w:r w:rsidR="009B2994" w:rsidRPr="007A06F5">
        <w:rPr>
          <w:lang w:val="la-Latn"/>
        </w:rPr>
        <w:t xml:space="preserve">, </w:t>
      </w:r>
      <w:r w:rsidRPr="007A06F5">
        <w:rPr>
          <w:lang w:val="la-Latn"/>
        </w:rPr>
        <w:t>exsolvat</w:t>
      </w:r>
      <w:r w:rsidR="009B2994" w:rsidRPr="007A06F5">
        <w:rPr>
          <w:lang w:val="la-Latn"/>
        </w:rPr>
        <w:t xml:space="preserve">. </w:t>
      </w:r>
      <w:r w:rsidRPr="007A06F5">
        <w:rPr>
          <w:lang w:val="la-Latn"/>
        </w:rPr>
        <w:t>/</w:t>
      </w:r>
    </w:p>
    <w:p w14:paraId="73D593C1" w14:textId="39E18527" w:rsidR="00636CFD" w:rsidRPr="007A06F5" w:rsidRDefault="00636CFD" w:rsidP="00636CFD">
      <w:pPr>
        <w:pStyle w:val="Normlnweb"/>
        <w:rPr>
          <w:lang w:val="la-Latn"/>
        </w:rPr>
      </w:pPr>
      <w:r w:rsidRPr="007A06F5">
        <w:rPr>
          <w:lang w:val="la-Latn"/>
        </w:rPr>
        <w:t>LXXVI</w:t>
      </w:r>
      <w:r w:rsidR="009B2994" w:rsidRPr="007A06F5">
        <w:rPr>
          <w:lang w:val="la-Latn"/>
        </w:rPr>
        <w:t xml:space="preserve">. </w:t>
      </w:r>
      <w:r w:rsidRPr="007A06F5">
        <w:rPr>
          <w:lang w:val="la-Latn"/>
        </w:rPr>
        <w:t>DE LIBERIS HOMINIBUS</w:t>
      </w:r>
      <w:r w:rsidR="009B2994" w:rsidRPr="007A06F5">
        <w:rPr>
          <w:lang w:val="la-Latn"/>
        </w:rPr>
        <w:t xml:space="preserve">, </w:t>
      </w:r>
      <w:r w:rsidRPr="007A06F5">
        <w:rPr>
          <w:lang w:val="la-Latn"/>
        </w:rPr>
        <w:t>QUI IN ALIEN</w:t>
      </w:r>
      <w:r w:rsidR="00080CBA" w:rsidRPr="007A06F5">
        <w:rPr>
          <w:lang w:val="la-Latn"/>
        </w:rPr>
        <w:t xml:space="preserve">A POTESTATE MOBILEM SUUM TRANS </w:t>
      </w:r>
      <w:r w:rsidRPr="007A06F5">
        <w:rPr>
          <w:lang w:val="la-Latn"/>
        </w:rPr>
        <w:t>FERUNT</w:t>
      </w:r>
      <w:r w:rsidR="009B2994" w:rsidRPr="007A06F5">
        <w:rPr>
          <w:lang w:val="la-Latn"/>
        </w:rPr>
        <w:t xml:space="preserve">. </w:t>
      </w:r>
    </w:p>
    <w:p w14:paraId="0F836959" w14:textId="7E3CD16B" w:rsidR="002E6CD7" w:rsidRPr="007A06F5" w:rsidRDefault="0069524C" w:rsidP="00F830E4">
      <w:pPr>
        <w:pStyle w:val="Normlnweb"/>
        <w:rPr>
          <w:lang w:val="la-Latn"/>
        </w:rPr>
      </w:pPr>
      <w:r w:rsidRPr="007A06F5">
        <w:rPr>
          <w:lang w:val="la-Latn"/>
        </w:rPr>
        <w:t xml:space="preserve">De </w:t>
      </w:r>
      <w:r w:rsidR="00636CFD" w:rsidRPr="007A06F5">
        <w:rPr>
          <w:lang w:val="la-Latn"/>
        </w:rPr>
        <w:t>liberis vero hominibus</w:t>
      </w:r>
      <w:r w:rsidR="009B2994" w:rsidRPr="007A06F5">
        <w:rPr>
          <w:lang w:val="la-Latn"/>
        </w:rPr>
        <w:t xml:space="preserve">, </w:t>
      </w:r>
      <w:r w:rsidR="00636CFD" w:rsidRPr="007A06F5">
        <w:rPr>
          <w:lang w:val="la-Latn"/>
        </w:rPr>
        <w:t>qui in aliena potestate mobilem suum transferu</w:t>
      </w:r>
      <w:r w:rsidR="00F830E4" w:rsidRPr="007A06F5">
        <w:rPr>
          <w:lang w:val="la-Latn"/>
        </w:rPr>
        <w:t>nt</w:t>
      </w:r>
      <w:r w:rsidR="009B2994" w:rsidRPr="007A06F5">
        <w:rPr>
          <w:lang w:val="la-Latn"/>
        </w:rPr>
        <w:t xml:space="preserve">, </w:t>
      </w:r>
      <w:r w:rsidR="00F830E4" w:rsidRPr="007A06F5">
        <w:rPr>
          <w:lang w:val="la-Latn"/>
        </w:rPr>
        <w:t xml:space="preserve">ut causator eorum eos pig </w:t>
      </w:r>
      <w:r w:rsidR="00636CFD" w:rsidRPr="007A06F5">
        <w:rPr>
          <w:lang w:val="la-Latn"/>
        </w:rPr>
        <w:t>norare  non possit</w:t>
      </w:r>
      <w:r w:rsidR="009B2994" w:rsidRPr="007A06F5">
        <w:rPr>
          <w:lang w:val="la-Latn"/>
        </w:rPr>
        <w:t xml:space="preserve">, </w:t>
      </w:r>
      <w:r w:rsidR="00636CFD" w:rsidRPr="007A06F5">
        <w:rPr>
          <w:lang w:val="la-Latn"/>
        </w:rPr>
        <w:t>placet nobis</w:t>
      </w:r>
      <w:r w:rsidR="009B2994" w:rsidRPr="007A06F5">
        <w:rPr>
          <w:lang w:val="la-Latn"/>
        </w:rPr>
        <w:t xml:space="preserve">, </w:t>
      </w:r>
      <w:r w:rsidR="00636CFD" w:rsidRPr="007A06F5">
        <w:rPr>
          <w:lang w:val="la-Latn"/>
        </w:rPr>
        <w:t>ut res eorum infiscentur</w:t>
      </w:r>
      <w:r w:rsidR="009B2994" w:rsidRPr="007A06F5">
        <w:rPr>
          <w:lang w:val="la-Latn"/>
        </w:rPr>
        <w:t xml:space="preserve">, </w:t>
      </w:r>
      <w:r w:rsidR="00636CFD" w:rsidRPr="007A06F5">
        <w:rPr>
          <w:lang w:val="la-Latn"/>
        </w:rPr>
        <w:t>quousque venient</w:t>
      </w:r>
      <w:r w:rsidR="00F830E4" w:rsidRPr="007A06F5">
        <w:rPr>
          <w:lang w:val="la-Latn"/>
        </w:rPr>
        <w:t xml:space="preserve">es in  audientiam iustitiam </w:t>
      </w:r>
      <w:r w:rsidR="00636CFD" w:rsidRPr="007A06F5">
        <w:rPr>
          <w:lang w:val="la-Latn"/>
        </w:rPr>
        <w:t>faciant</w:t>
      </w:r>
      <w:r w:rsidR="009B2994" w:rsidRPr="007A06F5">
        <w:rPr>
          <w:lang w:val="la-Latn"/>
        </w:rPr>
        <w:t xml:space="preserve">. </w:t>
      </w:r>
      <w:r w:rsidR="00636CFD" w:rsidRPr="007A06F5">
        <w:rPr>
          <w:lang w:val="la-Latn"/>
        </w:rPr>
        <w:t>Si vero venire contempserit</w:t>
      </w:r>
      <w:r w:rsidR="009B2994" w:rsidRPr="007A06F5">
        <w:rPr>
          <w:lang w:val="la-Latn"/>
        </w:rPr>
        <w:t xml:space="preserve">, </w:t>
      </w:r>
      <w:r w:rsidR="00636CFD" w:rsidRPr="007A06F5">
        <w:rPr>
          <w:lang w:val="la-Latn"/>
        </w:rPr>
        <w:t>secundum capitulare domni ac genit</w:t>
      </w:r>
      <w:r w:rsidR="00F830E4" w:rsidRPr="007A06F5">
        <w:rPr>
          <w:lang w:val="la-Latn"/>
        </w:rPr>
        <w:t xml:space="preserve">oris nostri de eorum rebus </w:t>
      </w:r>
      <w:r w:rsidR="00636CFD" w:rsidRPr="007A06F5">
        <w:rPr>
          <w:lang w:val="la-Latn"/>
        </w:rPr>
        <w:t>agatur</w:t>
      </w:r>
      <w:r w:rsidR="009B2994" w:rsidRPr="007A06F5">
        <w:rPr>
          <w:lang w:val="la-Latn"/>
        </w:rPr>
        <w:t xml:space="preserve">; </w:t>
      </w:r>
      <w:r w:rsidR="00636CFD" w:rsidRPr="007A06F5">
        <w:rPr>
          <w:lang w:val="la-Latn"/>
        </w:rPr>
        <w:t>nam et de ipsis rebus habita estimatione damnum queritori  sortiatur</w:t>
      </w:r>
      <w:r w:rsidR="009B2994" w:rsidRPr="007A06F5">
        <w:rPr>
          <w:lang w:val="la-Latn"/>
        </w:rPr>
        <w:t xml:space="preserve">. </w:t>
      </w:r>
      <w:r w:rsidR="00636CFD" w:rsidRPr="007A06F5">
        <w:rPr>
          <w:lang w:val="la-Latn"/>
        </w:rPr>
        <w:t>Qui vero mobile illud recipit</w:t>
      </w:r>
      <w:r w:rsidR="009B2994" w:rsidRPr="007A06F5">
        <w:rPr>
          <w:lang w:val="la-Latn"/>
        </w:rPr>
        <w:t xml:space="preserve">, </w:t>
      </w:r>
      <w:r w:rsidR="00636CFD" w:rsidRPr="007A06F5">
        <w:rPr>
          <w:lang w:val="la-Latn"/>
        </w:rPr>
        <w:t>si hoc sacramento probare non potuerit</w:t>
      </w:r>
      <w:r w:rsidR="009B2994" w:rsidRPr="007A06F5">
        <w:rPr>
          <w:lang w:val="la-Latn"/>
        </w:rPr>
        <w:t xml:space="preserve">, </w:t>
      </w:r>
      <w:r w:rsidR="00636CFD" w:rsidRPr="007A06F5">
        <w:rPr>
          <w:lang w:val="la-Latn"/>
        </w:rPr>
        <w:t xml:space="preserve">quod propter iustitiam </w:t>
      </w:r>
      <w:r w:rsidR="00F830E4" w:rsidRPr="007A06F5">
        <w:rPr>
          <w:lang w:val="la-Latn"/>
        </w:rPr>
        <w:t xml:space="preserve">alterius differendam illud non </w:t>
      </w:r>
      <w:r w:rsidR="00636CFD" w:rsidRPr="007A06F5">
        <w:rPr>
          <w:lang w:val="la-Latn"/>
        </w:rPr>
        <w:t>recipisse</w:t>
      </w:r>
      <w:r w:rsidR="00F830E4" w:rsidRPr="007A06F5">
        <w:rPr>
          <w:lang w:val="la-Latn"/>
        </w:rPr>
        <w:t>t</w:t>
      </w:r>
      <w:r w:rsidR="009B2994" w:rsidRPr="007A06F5">
        <w:rPr>
          <w:lang w:val="la-Latn"/>
        </w:rPr>
        <w:t xml:space="preserve">, </w:t>
      </w:r>
      <w:r w:rsidR="00F830E4" w:rsidRPr="007A06F5">
        <w:rPr>
          <w:lang w:val="la-Latn"/>
        </w:rPr>
        <w:t>bannum nostrum persolvat</w:t>
      </w:r>
      <w:r w:rsidR="009B2994" w:rsidRPr="007A06F5">
        <w:rPr>
          <w:lang w:val="la-Latn"/>
        </w:rPr>
        <w:t xml:space="preserve">. </w:t>
      </w:r>
    </w:p>
    <w:p w14:paraId="02B5FE20" w14:textId="77777777" w:rsidR="00C442F3" w:rsidRPr="007A06F5" w:rsidRDefault="00C442F3" w:rsidP="00450DB4">
      <w:pPr>
        <w:spacing w:after="120" w:line="240" w:lineRule="auto"/>
        <w:rPr>
          <w:rFonts w:ascii="Times New Roman" w:hAnsi="Times New Roman" w:cs="Times New Roman"/>
          <w:lang w:val="la-Latn"/>
        </w:rPr>
      </w:pPr>
    </w:p>
    <w:p w14:paraId="437167B8"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07" w:name="_Toc194615201"/>
      <w:r w:rsidRPr="007A06F5">
        <w:rPr>
          <w:rFonts w:ascii="Times New Roman" w:hAnsi="Times New Roman" w:cs="Times New Roman"/>
          <w:b/>
          <w:color w:val="000000" w:themeColor="text1"/>
          <w:sz w:val="28"/>
          <w:szCs w:val="28"/>
          <w:lang w:val="la-Latn"/>
        </w:rPr>
        <w:t>Siricius, JK 255, c. 4,</w:t>
      </w:r>
      <w:r w:rsidR="00BA5266" w:rsidRPr="007A06F5">
        <w:rPr>
          <w:rFonts w:ascii="Times New Roman" w:hAnsi="Times New Roman" w:cs="Times New Roman"/>
          <w:b/>
          <w:color w:val="000000" w:themeColor="text1"/>
          <w:sz w:val="28"/>
          <w:szCs w:val="28"/>
          <w:lang w:val="la-Latn"/>
        </w:rPr>
        <w:t xml:space="preserve"> 227r</w:t>
      </w:r>
      <w:bookmarkEnd w:id="307"/>
    </w:p>
    <w:p w14:paraId="70A4D3A2"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(hier wie in der Capitulatio mitgezählt und rubriziert) (MGH Capit. 1, S. 413 Z. 37-40, Anm. d) (in regestenhafter Verkürzung schon Admonitio generalis, c. 51 [= Ansegis 1, 51]).</w:t>
      </w:r>
    </w:p>
    <w:p w14:paraId="7E57ED3A" w14:textId="6983262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Außerdem ist wie in Cod. München Lat. 3853 nach Ansegis 4, 26 Appendix 2,</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eingeschoben (MGH Capit. 1, S. 447</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und wie im Monacensis bestehen Ansegis 4, 73 und 74 jeweils nur aus Incipit und Rückverweis auf die (nahezu) identischen Kapitel 4, 24 und 23. Geblieben sind auch die require-Vermerke in den Capitulationes nach Ansegis 2,</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3, 41 sowie die Rubriken in den Capitulationes nach Ansegis 4, 71 und 74. Damit ist ein Teil der bis fol. 266v anschließenden Kapitularienexzerpte gemeint, die einer Ansegis-Vorlage wie Codd. Berlin Lat. qu. 931 und München Lat. 6360 entstammen.</w:t>
      </w:r>
    </w:p>
    <w:p w14:paraId="0E34C22F" w14:textId="77777777" w:rsidR="00BA5266" w:rsidRPr="007A06F5" w:rsidRDefault="00BA5266" w:rsidP="00450DB4">
      <w:pPr>
        <w:spacing w:after="120" w:line="240" w:lineRule="auto"/>
        <w:rPr>
          <w:rFonts w:ascii="Times New Roman" w:hAnsi="Times New Roman" w:cs="Times New Roman"/>
          <w:lang w:val="la-Latn"/>
        </w:rPr>
      </w:pPr>
    </w:p>
    <w:p w14:paraId="190A3F25" w14:textId="77777777" w:rsidR="00BA5266" w:rsidRPr="007A06F5" w:rsidRDefault="007672E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08" w:name="_Ref514680490"/>
      <w:bookmarkStart w:id="309" w:name="_Toc194615202"/>
      <w:r w:rsidRPr="007A06F5">
        <w:rPr>
          <w:rFonts w:ascii="Times New Roman" w:hAnsi="Times New Roman" w:cs="Times New Roman"/>
          <w:b/>
          <w:color w:val="000000" w:themeColor="text1"/>
          <w:sz w:val="28"/>
          <w:szCs w:val="28"/>
          <w:lang w:val="la-Latn"/>
        </w:rPr>
        <w:t xml:space="preserve">Capitulare Olonnense (a. 822/823), cc. 1-4, </w:t>
      </w:r>
      <w:r w:rsidR="00BA5266" w:rsidRPr="007A06F5">
        <w:rPr>
          <w:rFonts w:ascii="Times New Roman" w:hAnsi="Times New Roman" w:cs="Times New Roman"/>
          <w:b/>
          <w:color w:val="000000" w:themeColor="text1"/>
          <w:sz w:val="28"/>
          <w:szCs w:val="28"/>
          <w:lang w:val="la-Latn"/>
        </w:rPr>
        <w:t>265r-v</w:t>
      </w:r>
      <w:bookmarkEnd w:id="308"/>
      <w:bookmarkEnd w:id="309"/>
    </w:p>
    <w:p w14:paraId="39253F84" w14:textId="3F6D423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primo lib[e]ro. capil. LXXV (wohl korr. aus LXXVIIII), LXXVI-LXXVIII - mit Rubriken: De monasteria et baptismales ecclesias. Si quis episcopus aut propinquitatis affectu - seruituti subtantur (MGH Capit. 1, Nr. 157, S. 316 Z. 29 - S. 317 Z. 10); die Zählung schließt sich, offenbar gegen die Vorlage, Ansegis 4, 74 an.</w:t>
      </w:r>
    </w:p>
    <w:p w14:paraId="6D2638B5" w14:textId="6E5A7555" w:rsidR="0069524C" w:rsidRPr="007A06F5" w:rsidRDefault="0069524C" w:rsidP="00450DB4">
      <w:pPr>
        <w:spacing w:after="120" w:line="240" w:lineRule="auto"/>
        <w:rPr>
          <w:rFonts w:ascii="Times New Roman" w:hAnsi="Times New Roman" w:cs="Times New Roman"/>
          <w:lang w:val="la-Latn"/>
        </w:rPr>
      </w:pPr>
      <w:r w:rsidRPr="007A06F5">
        <w:rPr>
          <w:rFonts w:ascii="Times New Roman" w:hAnsi="Times New Roman" w:cs="Times New Roman"/>
          <w:highlight w:val="green"/>
          <w:lang w:val="la-Latn"/>
        </w:rPr>
        <w:t>Nicht abgesondert von Ansegis</w:t>
      </w:r>
    </w:p>
    <w:p w14:paraId="049051A9" w14:textId="2EF60D0E" w:rsidR="00A10D79" w:rsidRPr="007A06F5" w:rsidRDefault="00A10D79" w:rsidP="002E6CD7">
      <w:pPr>
        <w:spacing w:before="100" w:beforeAutospacing="1" w:after="100" w:afterAutospacing="1" w:line="240" w:lineRule="auto"/>
        <w:rPr>
          <w:rFonts w:ascii="Times New Roman" w:eastAsia="Times New Roman" w:hAnsi="Times New Roman" w:cs="Times New Roman"/>
          <w:color w:val="FF0000"/>
          <w:sz w:val="24"/>
          <w:szCs w:val="24"/>
          <w:lang w:val="la-Latn" w:eastAsia="cs-CZ"/>
        </w:rPr>
      </w:pPr>
      <w:r w:rsidRPr="007A06F5">
        <w:rPr>
          <w:rFonts w:ascii="Times New Roman" w:eastAsia="Times New Roman" w:hAnsi="Times New Roman" w:cs="Times New Roman"/>
          <w:color w:val="FF0000"/>
          <w:sz w:val="24"/>
          <w:szCs w:val="24"/>
          <w:lang w:val="la-Latn" w:eastAsia="cs-CZ"/>
        </w:rPr>
        <w:t>De primo libero capitulum LXXV. De monasteria et baptismales ecclesias.</w:t>
      </w:r>
    </w:p>
    <w:p w14:paraId="4E27663F" w14:textId="305F8CD5" w:rsidR="0069524C"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 episcopus aut propinquitatis aff</w:t>
      </w:r>
      <w:r w:rsidR="00F830E4" w:rsidRPr="007A06F5">
        <w:rPr>
          <w:rFonts w:ascii="Times New Roman" w:eastAsia="Times New Roman" w:hAnsi="Times New Roman" w:cs="Times New Roman"/>
          <w:sz w:val="24"/>
          <w:szCs w:val="24"/>
          <w:lang w:val="la-Latn" w:eastAsia="cs-CZ"/>
        </w:rPr>
        <w:t xml:space="preserve">ectu aut muneris ambitione aut </w:t>
      </w:r>
      <w:r w:rsidRPr="007A06F5">
        <w:rPr>
          <w:rFonts w:ascii="Times New Roman" w:eastAsia="Times New Roman" w:hAnsi="Times New Roman" w:cs="Times New Roman"/>
          <w:sz w:val="24"/>
          <w:szCs w:val="24"/>
          <w:lang w:val="la-Latn" w:eastAsia="cs-CZ"/>
        </w:rPr>
        <w:t xml:space="preserve">causa amicitiae senodochia aut monasteria vel baptismales </w:t>
      </w:r>
      <w:r w:rsidR="00F830E4" w:rsidRPr="007A06F5">
        <w:rPr>
          <w:rFonts w:ascii="Times New Roman" w:eastAsia="Times New Roman" w:hAnsi="Times New Roman" w:cs="Times New Roman"/>
          <w:sz w:val="24"/>
          <w:szCs w:val="24"/>
          <w:lang w:val="la-Latn" w:eastAsia="cs-CZ"/>
        </w:rPr>
        <w:t>ecclesias suae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ecclesiae per </w:t>
      </w:r>
      <w:r w:rsidRPr="007A06F5">
        <w:rPr>
          <w:rFonts w:ascii="Times New Roman" w:eastAsia="Times New Roman" w:hAnsi="Times New Roman" w:cs="Times New Roman"/>
          <w:sz w:val="24"/>
          <w:szCs w:val="24"/>
          <w:lang w:val="la-Latn" w:eastAsia="cs-CZ"/>
        </w:rPr>
        <w:t>tinentes cuilibet per enfitheuseos contractus dederit se</w:t>
      </w:r>
      <w:r w:rsidR="00F830E4" w:rsidRPr="007A06F5">
        <w:rPr>
          <w:rFonts w:ascii="Times New Roman" w:eastAsia="Times New Roman" w:hAnsi="Times New Roman" w:cs="Times New Roman"/>
          <w:sz w:val="24"/>
          <w:szCs w:val="24"/>
          <w:lang w:val="la-Latn" w:eastAsia="cs-CZ"/>
        </w:rPr>
        <w:t xml:space="preserve"> suosque successores poena mul</w:t>
      </w:r>
      <w:r w:rsidRPr="007A06F5">
        <w:rPr>
          <w:rFonts w:ascii="Times New Roman" w:eastAsia="Times New Roman" w:hAnsi="Times New Roman" w:cs="Times New Roman"/>
          <w:sz w:val="24"/>
          <w:szCs w:val="24"/>
          <w:lang w:val="la-Latn" w:eastAsia="cs-CZ"/>
        </w:rPr>
        <w:t>tandos conscripserit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potestatem talia mutandi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rector</w:t>
      </w:r>
      <w:r w:rsidR="00F830E4" w:rsidRPr="007A06F5">
        <w:rPr>
          <w:rFonts w:ascii="Times New Roman" w:eastAsia="Times New Roman" w:hAnsi="Times New Roman" w:cs="Times New Roman"/>
          <w:sz w:val="24"/>
          <w:szCs w:val="24"/>
          <w:lang w:val="la-Latn" w:eastAsia="cs-CZ"/>
        </w:rPr>
        <w:t xml:space="preserve">ibus ecclesiarum absque poenae </w:t>
      </w:r>
      <w:r w:rsidRPr="007A06F5">
        <w:rPr>
          <w:rFonts w:ascii="Times New Roman" w:eastAsia="Times New Roman" w:hAnsi="Times New Roman" w:cs="Times New Roman"/>
          <w:sz w:val="24"/>
          <w:szCs w:val="24"/>
          <w:lang w:val="la-Latn" w:eastAsia="cs-CZ"/>
        </w:rPr>
        <w:t>consc</w:t>
      </w:r>
      <w:r w:rsidR="00F830E4" w:rsidRPr="007A06F5">
        <w:rPr>
          <w:rFonts w:ascii="Times New Roman" w:eastAsia="Times New Roman" w:hAnsi="Times New Roman" w:cs="Times New Roman"/>
          <w:sz w:val="24"/>
          <w:szCs w:val="24"/>
          <w:lang w:val="la-Latn" w:eastAsia="cs-CZ"/>
        </w:rPr>
        <w:t>riptae solutione concedimus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w:t>
      </w:r>
    </w:p>
    <w:p w14:paraId="158DDA55" w14:textId="77777777" w:rsidR="00A10D79" w:rsidRPr="007A06F5" w:rsidRDefault="0069524C"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De ecclesia construenda in </w:t>
      </w:r>
      <w:r w:rsidR="002E6CD7" w:rsidRPr="007A06F5">
        <w:rPr>
          <w:rFonts w:ascii="Times New Roman" w:eastAsia="Times New Roman" w:hAnsi="Times New Roman" w:cs="Times New Roman"/>
          <w:sz w:val="24"/>
          <w:szCs w:val="24"/>
          <w:lang w:val="la-Latn" w:eastAsia="cs-CZ"/>
        </w:rPr>
        <w:t>sua proprietate</w:t>
      </w:r>
      <w:r w:rsidR="00A10D79" w:rsidRPr="007A06F5">
        <w:rPr>
          <w:rFonts w:ascii="Times New Roman" w:eastAsia="Times New Roman" w:hAnsi="Times New Roman" w:cs="Times New Roman"/>
          <w:sz w:val="24"/>
          <w:szCs w:val="24"/>
          <w:lang w:val="la-Latn" w:eastAsia="cs-CZ"/>
        </w:rPr>
        <w:t xml:space="preserve"> LXXVI</w:t>
      </w:r>
      <w:r w:rsidR="009B2994" w:rsidRPr="007A06F5">
        <w:rPr>
          <w:rFonts w:ascii="Times New Roman" w:eastAsia="Times New Roman" w:hAnsi="Times New Roman" w:cs="Times New Roman"/>
          <w:sz w:val="24"/>
          <w:szCs w:val="24"/>
          <w:lang w:val="la-Latn" w:eastAsia="cs-CZ"/>
        </w:rPr>
        <w:t xml:space="preserve">, </w:t>
      </w:r>
    </w:p>
    <w:p w14:paraId="778D7C7E" w14:textId="4ED056EB" w:rsidR="00A10D79" w:rsidRPr="007A06F5" w:rsidRDefault="00A10D79" w:rsidP="002E6CD7">
      <w:pPr>
        <w:spacing w:before="100" w:beforeAutospacing="1" w:after="100" w:afterAutospacing="1" w:line="240" w:lineRule="auto"/>
        <w:rPr>
          <w:rFonts w:ascii="Times New Roman" w:eastAsia="Times New Roman" w:hAnsi="Times New Roman" w:cs="Times New Roman"/>
          <w:sz w:val="24"/>
          <w:szCs w:val="24"/>
          <w:highlight w:val="yellow"/>
          <w:lang w:val="la-Latn" w:eastAsia="cs-CZ"/>
        </w:rPr>
      </w:pPr>
      <w:r w:rsidRPr="007A06F5">
        <w:rPr>
          <w:rFonts w:ascii="Times New Roman" w:eastAsia="Times New Roman" w:hAnsi="Times New Roman" w:cs="Times New Roman"/>
          <w:sz w:val="24"/>
          <w:szCs w:val="24"/>
          <w:highlight w:val="yellow"/>
          <w:lang w:val="la-Latn" w:eastAsia="cs-CZ"/>
        </w:rPr>
        <w:t xml:space="preserve">Statuum est, ut si quis </w:t>
      </w:r>
      <w:r w:rsidR="003C02A0" w:rsidRPr="007A06F5">
        <w:rPr>
          <w:rFonts w:ascii="Times New Roman" w:eastAsia="Times New Roman" w:hAnsi="Times New Roman" w:cs="Times New Roman"/>
          <w:sz w:val="24"/>
          <w:szCs w:val="24"/>
          <w:highlight w:val="yellow"/>
          <w:lang w:val="la-Latn" w:eastAsia="cs-CZ"/>
        </w:rPr>
        <w:t xml:space="preserve">liber homo per consensum episcopis sui ecclesiam in sua construxit proprietate, fontesque in eadem ab episcopo fuerint consecrato idoneio non suam per sua </w:t>
      </w:r>
      <w:r w:rsidR="003C02A0" w:rsidRPr="007A06F5">
        <w:rPr>
          <w:rFonts w:ascii="Times New Roman" w:eastAsia="Times New Roman" w:hAnsi="Times New Roman" w:cs="Times New Roman"/>
          <w:sz w:val="24"/>
          <w:szCs w:val="24"/>
          <w:highlight w:val="yellow"/>
          <w:lang w:val="la-Latn" w:eastAsia="cs-CZ"/>
        </w:rPr>
        <w:lastRenderedPageBreak/>
        <w:t xml:space="preserve">perdat hereditatem sed si episcopo suo uoluerit officium sacri baptismatis in </w:t>
      </w:r>
      <w:del w:id="310" w:author="David Kalhous" w:date="2019-10-03T10:18:00Z">
        <w:r w:rsidR="003C02A0" w:rsidRPr="007A06F5" w:rsidDel="00562CF9">
          <w:rPr>
            <w:rFonts w:ascii="Times New Roman" w:eastAsia="Times New Roman" w:hAnsi="Times New Roman" w:cs="Times New Roman"/>
            <w:sz w:val="24"/>
            <w:szCs w:val="24"/>
            <w:highlight w:val="yellow"/>
            <w:lang w:val="la-Latn" w:eastAsia="cs-CZ"/>
          </w:rPr>
          <w:delText xml:space="preserve">sia </w:delText>
        </w:r>
      </w:del>
      <w:ins w:id="311" w:author="David Kalhous" w:date="2019-10-03T10:18:00Z">
        <w:r w:rsidR="00562CF9" w:rsidRPr="007A06F5">
          <w:rPr>
            <w:rFonts w:ascii="Times New Roman" w:eastAsia="Times New Roman" w:hAnsi="Times New Roman" w:cs="Times New Roman"/>
            <w:sz w:val="24"/>
            <w:szCs w:val="24"/>
            <w:highlight w:val="yellow"/>
            <w:lang w:val="la-Latn" w:eastAsia="cs-CZ"/>
          </w:rPr>
          <w:t xml:space="preserve">sua </w:t>
        </w:r>
      </w:ins>
      <w:r w:rsidR="003C02A0" w:rsidRPr="007A06F5">
        <w:rPr>
          <w:rFonts w:ascii="Times New Roman" w:eastAsia="Times New Roman" w:hAnsi="Times New Roman" w:cs="Times New Roman"/>
          <w:sz w:val="24"/>
          <w:szCs w:val="24"/>
          <w:highlight w:val="yellow"/>
          <w:lang w:val="la-Latn" w:eastAsia="cs-CZ"/>
        </w:rPr>
        <w:t>transferrat ecclesia ipsa uero aqua transferti in constructoris maneat iure.</w:t>
      </w:r>
    </w:p>
    <w:p w14:paraId="648DB6A4" w14:textId="09EDE0F1"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yellow"/>
          <w:lang w:val="la-Latn" w:eastAsia="cs-CZ"/>
        </w:rPr>
        <w:t>fontesque in eadem ab episcopo</w:t>
      </w:r>
      <w:r w:rsidR="00F830E4" w:rsidRPr="007A06F5">
        <w:rPr>
          <w:rFonts w:ascii="Times New Roman" w:eastAsia="Times New Roman" w:hAnsi="Times New Roman" w:cs="Times New Roman"/>
          <w:sz w:val="24"/>
          <w:szCs w:val="24"/>
          <w:highlight w:val="yellow"/>
          <w:lang w:val="la-Latn" w:eastAsia="cs-CZ"/>
        </w:rPr>
        <w:t xml:space="preserve"> fuerint consecrati</w:t>
      </w:r>
      <w:r w:rsidR="009B2994" w:rsidRPr="007A06F5">
        <w:rPr>
          <w:rFonts w:ascii="Times New Roman" w:eastAsia="Times New Roman" w:hAnsi="Times New Roman" w:cs="Times New Roman"/>
          <w:sz w:val="24"/>
          <w:szCs w:val="24"/>
          <w:highlight w:val="yellow"/>
          <w:lang w:val="la-Latn" w:eastAsia="cs-CZ"/>
        </w:rPr>
        <w:t xml:space="preserve">, </w:t>
      </w:r>
      <w:r w:rsidR="00F830E4" w:rsidRPr="007A06F5">
        <w:rPr>
          <w:rFonts w:ascii="Times New Roman" w:eastAsia="Times New Roman" w:hAnsi="Times New Roman" w:cs="Times New Roman"/>
          <w:sz w:val="24"/>
          <w:szCs w:val="24"/>
          <w:highlight w:val="yellow"/>
          <w:lang w:val="la-Latn" w:eastAsia="cs-CZ"/>
        </w:rPr>
        <w:t xml:space="preserve">ideo non </w:t>
      </w:r>
      <w:r w:rsidRPr="007A06F5">
        <w:rPr>
          <w:rFonts w:ascii="Times New Roman" w:eastAsia="Times New Roman" w:hAnsi="Times New Roman" w:cs="Times New Roman"/>
          <w:sz w:val="24"/>
          <w:szCs w:val="24"/>
          <w:highlight w:val="yellow"/>
          <w:lang w:val="la-Latn" w:eastAsia="cs-CZ"/>
        </w:rPr>
        <w:t>suam perdat hereditatem</w:t>
      </w:r>
      <w:r w:rsidR="00FF3D92"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sed si episcopus voluerit</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offici</w:t>
      </w:r>
      <w:r w:rsidR="00F830E4" w:rsidRPr="007A06F5">
        <w:rPr>
          <w:rFonts w:ascii="Times New Roman" w:eastAsia="Times New Roman" w:hAnsi="Times New Roman" w:cs="Times New Roman"/>
          <w:sz w:val="24"/>
          <w:szCs w:val="24"/>
          <w:highlight w:val="yellow"/>
          <w:lang w:val="la-Latn" w:eastAsia="cs-CZ"/>
        </w:rPr>
        <w:t xml:space="preserve">um sacri baptismatis in suam </w:t>
      </w:r>
      <w:r w:rsidRPr="007A06F5">
        <w:rPr>
          <w:rFonts w:ascii="Times New Roman" w:eastAsia="Times New Roman" w:hAnsi="Times New Roman" w:cs="Times New Roman"/>
          <w:sz w:val="24"/>
          <w:szCs w:val="24"/>
          <w:highlight w:val="yellow"/>
          <w:lang w:val="la-Latn" w:eastAsia="cs-CZ"/>
        </w:rPr>
        <w:t>transferat ecclesiam</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ipsa vero a</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qua transfertur</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in constructoris maneat iure</w:t>
      </w:r>
      <w:r w:rsidR="009B2994" w:rsidRPr="007A06F5">
        <w:rPr>
          <w:rFonts w:ascii="Times New Roman" w:eastAsia="Times New Roman" w:hAnsi="Times New Roman" w:cs="Times New Roman"/>
          <w:sz w:val="24"/>
          <w:szCs w:val="24"/>
          <w:highlight w:val="yellow"/>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6F39FF51" w14:textId="100E0205"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3</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quis adulter cum adultera conprehensus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w:t>
      </w:r>
      <w:r w:rsidR="00F830E4" w:rsidRPr="007A06F5">
        <w:rPr>
          <w:rFonts w:ascii="Times New Roman" w:eastAsia="Times New Roman" w:hAnsi="Times New Roman" w:cs="Times New Roman"/>
          <w:sz w:val="24"/>
          <w:szCs w:val="24"/>
          <w:lang w:val="la-Latn" w:eastAsia="cs-CZ"/>
        </w:rPr>
        <w:t>ecundum edicta* legis Lango</w:t>
      </w:r>
      <w:r w:rsidRPr="007A06F5">
        <w:rPr>
          <w:rFonts w:ascii="Times New Roman" w:eastAsia="Times New Roman" w:hAnsi="Times New Roman" w:cs="Times New Roman"/>
          <w:sz w:val="24"/>
          <w:szCs w:val="24"/>
          <w:lang w:val="la-Latn" w:eastAsia="cs-CZ"/>
        </w:rPr>
        <w:t>bardorum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marito adulterae ambo ad vindictam traditi fu</w:t>
      </w:r>
      <w:r w:rsidR="00F830E4" w:rsidRPr="007A06F5">
        <w:rPr>
          <w:rFonts w:ascii="Times New Roman" w:eastAsia="Times New Roman" w:hAnsi="Times New Roman" w:cs="Times New Roman"/>
          <w:sz w:val="24"/>
          <w:szCs w:val="24"/>
          <w:lang w:val="la-Latn" w:eastAsia="cs-CZ"/>
        </w:rPr>
        <w:t>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 eos quispiam emerit </w:t>
      </w:r>
      <w:r w:rsidRPr="007A06F5">
        <w:rPr>
          <w:rFonts w:ascii="Times New Roman" w:eastAsia="Times New Roman" w:hAnsi="Times New Roman" w:cs="Times New Roman"/>
          <w:sz w:val="24"/>
          <w:szCs w:val="24"/>
          <w:lang w:val="la-Latn" w:eastAsia="cs-CZ"/>
        </w:rPr>
        <w:t>eosque coniunctos in eodem scelere habere repertus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ipsos fiscus adquirat</w:t>
      </w:r>
      <w:r w:rsidR="009B2994" w:rsidRPr="007A06F5">
        <w:rPr>
          <w:rFonts w:ascii="Times New Roman" w:eastAsia="Times New Roman" w:hAnsi="Times New Roman" w:cs="Times New Roman"/>
          <w:sz w:val="24"/>
          <w:szCs w:val="24"/>
          <w:lang w:val="la-Latn" w:eastAsia="cs-CZ"/>
        </w:rPr>
        <w:t xml:space="preserve">. </w:t>
      </w:r>
    </w:p>
    <w:p w14:paraId="5AEB6F01" w14:textId="17085C1A"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4</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quis liber homo uxorem habens liberam p</w:t>
      </w:r>
      <w:r w:rsidR="00F830E4" w:rsidRPr="007A06F5">
        <w:rPr>
          <w:rFonts w:ascii="Times New Roman" w:eastAsia="Times New Roman" w:hAnsi="Times New Roman" w:cs="Times New Roman"/>
          <w:sz w:val="24"/>
          <w:szCs w:val="24"/>
          <w:lang w:val="la-Latn" w:eastAsia="cs-CZ"/>
        </w:rPr>
        <w:t>ropter aliquod crimen aut debi</w:t>
      </w:r>
      <w:r w:rsidRPr="007A06F5">
        <w:rPr>
          <w:rFonts w:ascii="Times New Roman" w:eastAsia="Times New Roman" w:hAnsi="Times New Roman" w:cs="Times New Roman"/>
          <w:sz w:val="24"/>
          <w:szCs w:val="24"/>
          <w:lang w:val="la-Latn" w:eastAsia="cs-CZ"/>
        </w:rPr>
        <w:t>tum servitio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alterius se subdit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infantes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tali coni</w:t>
      </w:r>
      <w:r w:rsidR="00F830E4" w:rsidRPr="007A06F5">
        <w:rPr>
          <w:rFonts w:ascii="Times New Roman" w:eastAsia="Times New Roman" w:hAnsi="Times New Roman" w:cs="Times New Roman"/>
          <w:sz w:val="24"/>
          <w:szCs w:val="24"/>
          <w:lang w:val="la-Latn" w:eastAsia="cs-CZ"/>
        </w:rPr>
        <w:t>ugio nati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libertatis </w:t>
      </w:r>
      <w:r w:rsidRPr="007A06F5">
        <w:rPr>
          <w:rFonts w:ascii="Times New Roman" w:eastAsia="Times New Roman" w:hAnsi="Times New Roman" w:cs="Times New Roman"/>
          <w:sz w:val="24"/>
          <w:szCs w:val="24"/>
          <w:lang w:val="la-Latn" w:eastAsia="cs-CZ"/>
        </w:rPr>
        <w:t>statum non amittant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illa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defuncta secunda ux</w:t>
      </w:r>
      <w:r w:rsidR="00F830E4" w:rsidRPr="007A06F5">
        <w:rPr>
          <w:rFonts w:ascii="Times New Roman" w:eastAsia="Times New Roman" w:hAnsi="Times New Roman" w:cs="Times New Roman"/>
          <w:sz w:val="24"/>
          <w:szCs w:val="24"/>
          <w:lang w:val="la-Latn" w:eastAsia="cs-CZ"/>
        </w:rPr>
        <w:t>or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et tamen libera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tali se </w:t>
      </w:r>
      <w:r w:rsidRPr="007A06F5">
        <w:rPr>
          <w:rFonts w:ascii="Times New Roman" w:eastAsia="Times New Roman" w:hAnsi="Times New Roman" w:cs="Times New Roman"/>
          <w:sz w:val="24"/>
          <w:szCs w:val="24"/>
          <w:lang w:val="la-Latn" w:eastAsia="cs-CZ"/>
        </w:rPr>
        <w:t>sciens iunxerit coniugio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liberi illorum servituti subdantur</w:t>
      </w:r>
      <w:r w:rsidR="009B2994" w:rsidRPr="007A06F5">
        <w:rPr>
          <w:rFonts w:ascii="Times New Roman" w:eastAsia="Times New Roman" w:hAnsi="Times New Roman" w:cs="Times New Roman"/>
          <w:sz w:val="24"/>
          <w:szCs w:val="24"/>
          <w:lang w:val="la-Latn" w:eastAsia="cs-CZ"/>
        </w:rPr>
        <w:t xml:space="preserve">. </w:t>
      </w:r>
    </w:p>
    <w:p w14:paraId="35A787C4" w14:textId="5F300049"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5</w:t>
      </w:r>
      <w:r w:rsidR="00FC0A44"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Statuimus 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femina habens vestem mutatam moecha deprehensa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non tradatur genitio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usquo modo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forte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quae prius cum uno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postmodum </w:t>
      </w:r>
      <w:r w:rsidRPr="007A06F5">
        <w:rPr>
          <w:rFonts w:ascii="Times New Roman" w:eastAsia="Times New Roman" w:hAnsi="Times New Roman" w:cs="Times New Roman"/>
          <w:sz w:val="24"/>
          <w:szCs w:val="24"/>
          <w:lang w:val="la-Latn" w:eastAsia="cs-CZ"/>
        </w:rPr>
        <w:t>cum pluribus locum habeat moechandi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sed eius possessio </w:t>
      </w:r>
      <w:r w:rsidR="00F830E4" w:rsidRPr="007A06F5">
        <w:rPr>
          <w:rFonts w:ascii="Times New Roman" w:eastAsia="Times New Roman" w:hAnsi="Times New Roman" w:cs="Times New Roman"/>
          <w:sz w:val="24"/>
          <w:szCs w:val="24"/>
          <w:lang w:val="la-Latn" w:eastAsia="cs-CZ"/>
        </w:rPr>
        <w:t>fisco redigatur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et ipsa epis</w:t>
      </w:r>
      <w:r w:rsidRPr="007A06F5">
        <w:rPr>
          <w:rFonts w:ascii="Times New Roman" w:eastAsia="Times New Roman" w:hAnsi="Times New Roman" w:cs="Times New Roman"/>
          <w:sz w:val="24"/>
          <w:szCs w:val="24"/>
          <w:lang w:val="la-Latn" w:eastAsia="cs-CZ"/>
        </w:rPr>
        <w:t>copali subiaceat iudicio</w:t>
      </w:r>
      <w:r w:rsidR="009B2994" w:rsidRPr="007A06F5">
        <w:rPr>
          <w:rFonts w:ascii="Times New Roman" w:eastAsia="Times New Roman" w:hAnsi="Times New Roman" w:cs="Times New Roman"/>
          <w:sz w:val="24"/>
          <w:szCs w:val="24"/>
          <w:lang w:val="la-Latn" w:eastAsia="cs-CZ"/>
        </w:rPr>
        <w:t xml:space="preserve">. </w:t>
      </w:r>
    </w:p>
    <w:p w14:paraId="5D920B60" w14:textId="4C287793"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6</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Decernimus 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quisquis aliter testes habere n</w:t>
      </w:r>
      <w:r w:rsidR="00F830E4" w:rsidRPr="007A06F5">
        <w:rPr>
          <w:rFonts w:ascii="Times New Roman" w:eastAsia="Times New Roman" w:hAnsi="Times New Roman" w:cs="Times New Roman"/>
          <w:sz w:val="24"/>
          <w:szCs w:val="24"/>
          <w:lang w:val="la-Latn" w:eastAsia="cs-CZ"/>
        </w:rPr>
        <w:t>on potuerit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volumus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per </w:t>
      </w:r>
      <w:r w:rsidRPr="007A06F5">
        <w:rPr>
          <w:rFonts w:ascii="Times New Roman" w:eastAsia="Times New Roman" w:hAnsi="Times New Roman" w:cs="Times New Roman"/>
          <w:sz w:val="24"/>
          <w:szCs w:val="24"/>
          <w:lang w:val="la-Latn" w:eastAsia="cs-CZ"/>
        </w:rPr>
        <w:t>comitis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iussionem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quos in suo testimonio necessarios qu</w:t>
      </w:r>
      <w:r w:rsidR="00F830E4" w:rsidRPr="007A06F5">
        <w:rPr>
          <w:rFonts w:ascii="Times New Roman" w:eastAsia="Times New Roman" w:hAnsi="Times New Roman" w:cs="Times New Roman"/>
          <w:sz w:val="24"/>
          <w:szCs w:val="24"/>
          <w:lang w:val="la-Latn" w:eastAsia="cs-CZ"/>
        </w:rPr>
        <w:t>isque habuerit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veritatem pro </w:t>
      </w:r>
      <w:r w:rsidRPr="007A06F5">
        <w:rPr>
          <w:rFonts w:ascii="Times New Roman" w:eastAsia="Times New Roman" w:hAnsi="Times New Roman" w:cs="Times New Roman"/>
          <w:sz w:val="24"/>
          <w:szCs w:val="24"/>
          <w:lang w:val="la-Latn" w:eastAsia="cs-CZ"/>
        </w:rPr>
        <w:t>laturi publico conventu adducantur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per ipsos re</w:t>
      </w:r>
      <w:r w:rsidR="00F830E4" w:rsidRPr="007A06F5">
        <w:rPr>
          <w:rFonts w:ascii="Times New Roman" w:eastAsia="Times New Roman" w:hAnsi="Times New Roman" w:cs="Times New Roman"/>
          <w:sz w:val="24"/>
          <w:szCs w:val="24"/>
          <w:lang w:val="la-Latn" w:eastAsia="cs-CZ"/>
        </w:rPr>
        <w:t xml:space="preserve">i veritas cum iuramento valeat </w:t>
      </w:r>
      <w:r w:rsidRPr="007A06F5">
        <w:rPr>
          <w:rFonts w:ascii="Times New Roman" w:eastAsia="Times New Roman" w:hAnsi="Times New Roman" w:cs="Times New Roman"/>
          <w:sz w:val="24"/>
          <w:szCs w:val="24"/>
          <w:lang w:val="la-Latn" w:eastAsia="cs-CZ"/>
        </w:rPr>
        <w:t>inquiri</w:t>
      </w:r>
      <w:r w:rsidR="005D4A29" w:rsidRPr="007A06F5">
        <w:rPr>
          <w:rFonts w:ascii="Times New Roman" w:eastAsia="Times New Roman" w:hAnsi="Times New Roman" w:cs="Times New Roman"/>
          <w:sz w:val="24"/>
          <w:szCs w:val="24"/>
          <w:lang w:val="la-Latn" w:eastAsia="cs-CZ"/>
        </w:rPr>
        <w:t>.</w:t>
      </w:r>
    </w:p>
    <w:p w14:paraId="650272F5" w14:textId="77777777" w:rsidR="00BA5266" w:rsidRPr="007A06F5" w:rsidRDefault="00BA5266" w:rsidP="00450DB4">
      <w:pPr>
        <w:spacing w:after="120" w:line="240" w:lineRule="auto"/>
        <w:rPr>
          <w:rFonts w:ascii="Times New Roman" w:hAnsi="Times New Roman" w:cs="Times New Roman"/>
          <w:lang w:val="la-Latn"/>
        </w:rPr>
      </w:pPr>
    </w:p>
    <w:p w14:paraId="2A011033" w14:textId="77777777"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12" w:name="_Toc194615203"/>
      <w:r w:rsidRPr="007A06F5">
        <w:rPr>
          <w:rFonts w:ascii="Times New Roman" w:hAnsi="Times New Roman" w:cs="Times New Roman"/>
          <w:b/>
          <w:color w:val="000000" w:themeColor="text1"/>
          <w:sz w:val="28"/>
          <w:szCs w:val="28"/>
          <w:lang w:val="la-Latn"/>
        </w:rPr>
        <w:t xml:space="preserve">Capitulare Olonnense mundanum (a. 825), cc. 1-3, </w:t>
      </w:r>
      <w:r w:rsidR="00BA5266" w:rsidRPr="007A06F5">
        <w:rPr>
          <w:rFonts w:ascii="Times New Roman" w:hAnsi="Times New Roman" w:cs="Times New Roman"/>
          <w:b/>
          <w:color w:val="000000" w:themeColor="text1"/>
          <w:sz w:val="28"/>
          <w:szCs w:val="28"/>
          <w:lang w:val="la-Latn"/>
        </w:rPr>
        <w:t>265v-266r</w:t>
      </w:r>
      <w:bookmarkEnd w:id="312"/>
    </w:p>
    <w:p w14:paraId="05D73D49" w14:textId="707ECA1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color w:val="FF0000"/>
          <w:lang w:val="la-Latn"/>
        </w:rPr>
        <w:t>DE SECVNDO LIBELLO. CAP.</w:t>
      </w:r>
      <w:r w:rsidRPr="007A06F5">
        <w:rPr>
          <w:rFonts w:ascii="Times New Roman" w:hAnsi="Times New Roman" w:cs="Times New Roman"/>
          <w:lang w:val="la-Latn"/>
        </w:rPr>
        <w:t xml:space="preserve"> (danach radiert XVI-XVII; am Rand etwas später:) LXXVIIII-LXXXI -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mit Rubrik): Statuimus ut liberi homines qui tantum proprietatis habent - non minoretur utilitas (MGH Capit. 1, Nr. 165, S. 329 Z. 33 - S. 330 Z. 13).</w:t>
      </w:r>
    </w:p>
    <w:p w14:paraId="2768CFF5" w14:textId="7AFEA904" w:rsidR="00C06943" w:rsidRPr="007A06F5" w:rsidRDefault="00C06943"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hAnsi="Times New Roman" w:cs="Times New Roman"/>
          <w:color w:val="FF0000"/>
          <w:lang w:val="la-Latn"/>
        </w:rPr>
        <w:t>DE SECVNDO LIBELLO. CAP.</w:t>
      </w:r>
    </w:p>
    <w:p w14:paraId="27F87330" w14:textId="3E8002F3" w:rsidR="002E6CD7" w:rsidRPr="007A06F5" w:rsidRDefault="00BD5F01" w:rsidP="00326E1F">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Statuimus, ut liberi homines</w:t>
      </w:r>
      <w:r w:rsidR="00424497"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qui</w:t>
      </w:r>
      <w:r w:rsidR="00424497"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tantum (nedopsaný řádek)/ proprietatis habent unde hostem bene facere possint et iussi facere nolunt, prima uice secundum legem illorum statuto da</w:t>
      </w:r>
      <w:r w:rsidR="00424497" w:rsidRPr="007A06F5">
        <w:rPr>
          <w:rFonts w:ascii="Times New Roman" w:eastAsia="Times New Roman" w:hAnsi="Times New Roman" w:cs="Times New Roman"/>
          <w:sz w:val="24"/>
          <w:szCs w:val="24"/>
          <w:lang w:val="la-Latn" w:eastAsia="cs-CZ"/>
        </w:rPr>
        <w:t>m</w:t>
      </w:r>
      <w:r w:rsidRPr="007A06F5">
        <w:rPr>
          <w:rFonts w:ascii="Times New Roman" w:eastAsia="Times New Roman" w:hAnsi="Times New Roman" w:cs="Times New Roman"/>
          <w:sz w:val="24"/>
          <w:szCs w:val="24"/>
          <w:lang w:val="la-Latn" w:eastAsia="cs-CZ"/>
        </w:rPr>
        <w:t>no subiaceat</w:t>
      </w:r>
      <w:r w:rsidR="00424497"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si vero </w:t>
      </w:r>
      <w:r w:rsidR="00424497" w:rsidRPr="007A06F5">
        <w:rPr>
          <w:rFonts w:ascii="Times New Roman" w:eastAsia="Times New Roman" w:hAnsi="Times New Roman" w:cs="Times New Roman"/>
          <w:sz w:val="24"/>
          <w:szCs w:val="24"/>
          <w:lang w:val="la-Latn" w:eastAsia="cs-CZ"/>
        </w:rPr>
        <w:t>secu</w:t>
      </w:r>
      <w:r w:rsidR="00326E1F" w:rsidRPr="007A06F5">
        <w:rPr>
          <w:rFonts w:ascii="Times New Roman" w:eastAsia="Times New Roman" w:hAnsi="Times New Roman" w:cs="Times New Roman"/>
          <w:sz w:val="24"/>
          <w:szCs w:val="24"/>
          <w:lang w:val="la-Latn" w:eastAsia="cs-CZ"/>
        </w:rPr>
        <w:t>n</w:t>
      </w:r>
      <w:r w:rsidR="00424497" w:rsidRPr="007A06F5">
        <w:rPr>
          <w:rFonts w:ascii="Times New Roman" w:eastAsia="Times New Roman" w:hAnsi="Times New Roman" w:cs="Times New Roman"/>
          <w:sz w:val="24"/>
          <w:szCs w:val="24"/>
          <w:lang w:val="la-Latn" w:eastAsia="cs-CZ"/>
        </w:rPr>
        <w:t xml:space="preserve">do </w:t>
      </w:r>
      <w:r w:rsidRPr="007A06F5">
        <w:rPr>
          <w:rFonts w:ascii="Times New Roman" w:eastAsia="Times New Roman" w:hAnsi="Times New Roman" w:cs="Times New Roman"/>
          <w:sz w:val="24"/>
          <w:szCs w:val="24"/>
          <w:lang w:val="la-Latn" w:eastAsia="cs-CZ"/>
        </w:rPr>
        <w:t>inventus fuerit neglegens</w:t>
      </w:r>
      <w:r w:rsidR="00326E1F"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banum nostrum id</w:t>
      </w:r>
      <w:r w:rsidR="00326E1F" w:rsidRPr="007A06F5">
        <w:rPr>
          <w:rFonts w:ascii="Times New Roman" w:eastAsia="Times New Roman" w:hAnsi="Times New Roman" w:cs="Times New Roman"/>
          <w:sz w:val="24"/>
          <w:szCs w:val="24"/>
          <w:lang w:val="la-Latn" w:eastAsia="cs-CZ"/>
        </w:rPr>
        <w:t xml:space="preserve"> est </w:t>
      </w:r>
      <w:r w:rsidRPr="007A06F5">
        <w:rPr>
          <w:rFonts w:ascii="Times New Roman" w:eastAsia="Times New Roman" w:hAnsi="Times New Roman" w:cs="Times New Roman"/>
          <w:sz w:val="24"/>
          <w:szCs w:val="24"/>
          <w:lang w:val="la-Latn" w:eastAsia="cs-CZ"/>
        </w:rPr>
        <w:t>LX solidos persolvat</w:t>
      </w:r>
      <w:r w:rsidR="00326E1F" w:rsidRPr="007A06F5">
        <w:rPr>
          <w:rFonts w:ascii="Times New Roman" w:eastAsia="Times New Roman" w:hAnsi="Times New Roman" w:cs="Times New Roman"/>
          <w:sz w:val="24"/>
          <w:szCs w:val="24"/>
          <w:lang w:val="la-Latn" w:eastAsia="cs-CZ"/>
        </w:rPr>
        <w:t>;</w:t>
      </w:r>
      <w:r w:rsidR="00424497" w:rsidRPr="007A06F5">
        <w:rPr>
          <w:rFonts w:ascii="Times New Roman" w:eastAsia="Times New Roman" w:hAnsi="Times New Roman" w:cs="Times New Roman"/>
          <w:sz w:val="24"/>
          <w:szCs w:val="24"/>
          <w:lang w:val="la-Latn" w:eastAsia="cs-CZ"/>
        </w:rPr>
        <w:t xml:space="preserve"> si ve</w:t>
      </w:r>
      <w:r w:rsidR="00326E1F" w:rsidRPr="007A06F5">
        <w:rPr>
          <w:rFonts w:ascii="Times New Roman" w:eastAsia="Times New Roman" w:hAnsi="Times New Roman" w:cs="Times New Roman"/>
          <w:sz w:val="24"/>
          <w:szCs w:val="24"/>
          <w:lang w:val="la-Latn" w:eastAsia="cs-CZ"/>
        </w:rPr>
        <w:t>ro tercio qui</w:t>
      </w:r>
      <w:r w:rsidR="00424497" w:rsidRPr="007A06F5">
        <w:rPr>
          <w:rFonts w:ascii="Times New Roman" w:eastAsia="Times New Roman" w:hAnsi="Times New Roman" w:cs="Times New Roman"/>
          <w:sz w:val="24"/>
          <w:szCs w:val="24"/>
          <w:lang w:val="la-Latn" w:eastAsia="cs-CZ"/>
        </w:rPr>
        <w:t>s</w:t>
      </w:r>
      <w:r w:rsidR="00326E1F" w:rsidRPr="007A06F5">
        <w:rPr>
          <w:rFonts w:ascii="Times New Roman" w:eastAsia="Times New Roman" w:hAnsi="Times New Roman" w:cs="Times New Roman"/>
          <w:sz w:val="24"/>
          <w:szCs w:val="24"/>
          <w:lang w:val="la-Latn" w:eastAsia="cs-CZ"/>
        </w:rPr>
        <w:t xml:space="preserve"> </w:t>
      </w:r>
      <w:r w:rsidR="00424497" w:rsidRPr="007A06F5">
        <w:rPr>
          <w:rFonts w:ascii="Times New Roman" w:eastAsia="Times New Roman" w:hAnsi="Times New Roman" w:cs="Times New Roman"/>
          <w:sz w:val="24"/>
          <w:szCs w:val="24"/>
          <w:lang w:val="la-Latn" w:eastAsia="cs-CZ"/>
        </w:rPr>
        <w:t>in</w:t>
      </w:r>
      <w:r w:rsidR="00326E1F" w:rsidRPr="007A06F5">
        <w:rPr>
          <w:rFonts w:ascii="Times New Roman" w:eastAsia="Times New Roman" w:hAnsi="Times New Roman" w:cs="Times New Roman"/>
          <w:sz w:val="24"/>
          <w:szCs w:val="24"/>
          <w:lang w:val="la-Latn" w:eastAsia="cs-CZ"/>
        </w:rPr>
        <w:t xml:space="preserve"> </w:t>
      </w:r>
      <w:r w:rsidR="00424497" w:rsidRPr="007A06F5">
        <w:rPr>
          <w:rFonts w:ascii="Times New Roman" w:eastAsia="Times New Roman" w:hAnsi="Times New Roman" w:cs="Times New Roman"/>
          <w:sz w:val="24"/>
          <w:szCs w:val="24"/>
          <w:lang w:val="la-Latn" w:eastAsia="cs-CZ"/>
        </w:rPr>
        <w:t>e</w:t>
      </w:r>
      <w:r w:rsidR="00326E1F" w:rsidRPr="007A06F5">
        <w:rPr>
          <w:rFonts w:ascii="Times New Roman" w:eastAsia="Times New Roman" w:hAnsi="Times New Roman" w:cs="Times New Roman"/>
          <w:sz w:val="24"/>
          <w:szCs w:val="24"/>
          <w:lang w:val="la-Latn" w:eastAsia="cs-CZ"/>
        </w:rPr>
        <w:t>adem culpa fuerit</w:t>
      </w:r>
      <w:r w:rsidR="00424497" w:rsidRPr="007A06F5">
        <w:rPr>
          <w:rFonts w:ascii="Times New Roman" w:eastAsia="Times New Roman" w:hAnsi="Times New Roman" w:cs="Times New Roman"/>
          <w:sz w:val="24"/>
          <w:szCs w:val="24"/>
          <w:lang w:val="la-Latn" w:eastAsia="cs-CZ"/>
        </w:rPr>
        <w:t xml:space="preserve"> implicatus, sciat, se omnem substanciam suam amissurum aut in exilio esse mittendum. De mediocribus quippe liberis, qui possunt per se honeste facere comitum fidelitati comm</w:t>
      </w:r>
      <w:r w:rsidR="00326E1F" w:rsidRPr="007A06F5">
        <w:rPr>
          <w:rFonts w:ascii="Times New Roman" w:eastAsia="Times New Roman" w:hAnsi="Times New Roman" w:cs="Times New Roman"/>
          <w:sz w:val="24"/>
          <w:szCs w:val="24"/>
          <w:lang w:val="la-Latn" w:eastAsia="cs-CZ"/>
        </w:rPr>
        <w:t xml:space="preserve">ittimus, </w:t>
      </w:r>
      <w:r w:rsidR="00424497" w:rsidRPr="007A06F5">
        <w:rPr>
          <w:rFonts w:ascii="Times New Roman" w:eastAsia="Times New Roman" w:hAnsi="Times New Roman" w:cs="Times New Roman"/>
          <w:sz w:val="24"/>
          <w:szCs w:val="24"/>
          <w:lang w:val="la-Latn" w:eastAsia="cs-CZ"/>
        </w:rPr>
        <w:t xml:space="preserve">ut inter duos aut III seu intra </w:t>
      </w:r>
      <w:r w:rsidR="00326E1F" w:rsidRPr="007A06F5">
        <w:rPr>
          <w:rFonts w:ascii="Times New Roman" w:eastAsia="Times New Roman" w:hAnsi="Times New Roman" w:cs="Times New Roman"/>
          <w:sz w:val="24"/>
          <w:szCs w:val="24"/>
          <w:lang w:val="la-Latn" w:eastAsia="cs-CZ"/>
        </w:rPr>
        <w:t>IIII</w:t>
      </w:r>
      <w:r w:rsidR="00424497" w:rsidRPr="007A06F5">
        <w:rPr>
          <w:rFonts w:ascii="Times New Roman" w:eastAsia="Times New Roman" w:hAnsi="Times New Roman" w:cs="Times New Roman"/>
          <w:sz w:val="24"/>
          <w:szCs w:val="24"/>
          <w:lang w:val="la-Latn" w:eastAsia="cs-CZ"/>
        </w:rPr>
        <w:t>or si necesse fuerit amplius</w:t>
      </w:r>
      <w:r w:rsidR="00326E1F" w:rsidRPr="007A06F5">
        <w:rPr>
          <w:rFonts w:ascii="Times New Roman" w:eastAsia="Times New Roman" w:hAnsi="Times New Roman" w:cs="Times New Roman"/>
          <w:sz w:val="24"/>
          <w:szCs w:val="24"/>
          <w:lang w:val="la-Latn" w:eastAsia="cs-CZ"/>
        </w:rPr>
        <w:t>,</w:t>
      </w:r>
      <w:r w:rsidR="00424497" w:rsidRPr="007A06F5">
        <w:rPr>
          <w:rFonts w:ascii="Times New Roman" w:eastAsia="Times New Roman" w:hAnsi="Times New Roman" w:cs="Times New Roman"/>
          <w:sz w:val="24"/>
          <w:szCs w:val="24"/>
          <w:lang w:val="la-Latn" w:eastAsia="cs-CZ"/>
        </w:rPr>
        <w:t xml:space="preserve"> uni qui melior esse</w:t>
      </w:r>
      <w:r w:rsidR="00326E1F" w:rsidRPr="007A06F5">
        <w:rPr>
          <w:rFonts w:ascii="Times New Roman" w:eastAsia="Times New Roman" w:hAnsi="Times New Roman" w:cs="Times New Roman"/>
          <w:sz w:val="24"/>
          <w:szCs w:val="24"/>
          <w:lang w:val="la-Latn" w:eastAsia="cs-CZ"/>
        </w:rPr>
        <w:t>/ videtur, adiu</w:t>
      </w:r>
      <w:r w:rsidR="00424497" w:rsidRPr="007A06F5">
        <w:rPr>
          <w:rFonts w:ascii="Times New Roman" w:eastAsia="Times New Roman" w:hAnsi="Times New Roman" w:cs="Times New Roman"/>
          <w:sz w:val="24"/>
          <w:szCs w:val="24"/>
          <w:lang w:val="la-Latn" w:eastAsia="cs-CZ"/>
        </w:rPr>
        <w:t xml:space="preserve">torium </w:t>
      </w:r>
      <w:r w:rsidR="00326E1F" w:rsidRPr="007A06F5">
        <w:rPr>
          <w:rFonts w:ascii="Times New Roman" w:eastAsia="Times New Roman" w:hAnsi="Times New Roman" w:cs="Times New Roman"/>
          <w:sz w:val="24"/>
          <w:szCs w:val="24"/>
          <w:lang w:val="la-Latn" w:eastAsia="cs-CZ"/>
        </w:rPr>
        <w:t>p</w:t>
      </w:r>
      <w:r w:rsidR="00424497" w:rsidRPr="007A06F5">
        <w:rPr>
          <w:rFonts w:ascii="Times New Roman" w:eastAsia="Times New Roman" w:hAnsi="Times New Roman" w:cs="Times New Roman"/>
          <w:sz w:val="24"/>
          <w:szCs w:val="24"/>
          <w:lang w:val="la-Latn" w:eastAsia="cs-CZ"/>
        </w:rPr>
        <w:t>rebeant a</w:t>
      </w:r>
      <w:r w:rsidR="00326E1F" w:rsidRPr="007A06F5">
        <w:rPr>
          <w:rFonts w:ascii="Times New Roman" w:eastAsia="Times New Roman" w:hAnsi="Times New Roman" w:cs="Times New Roman"/>
          <w:sz w:val="24"/>
          <w:szCs w:val="24"/>
          <w:lang w:val="la-Latn" w:eastAsia="cs-CZ"/>
        </w:rPr>
        <w:t>d</w:t>
      </w:r>
      <w:r w:rsidR="00424497" w:rsidRPr="007A06F5">
        <w:rPr>
          <w:rFonts w:ascii="Times New Roman" w:eastAsia="Times New Roman" w:hAnsi="Times New Roman" w:cs="Times New Roman"/>
          <w:sz w:val="24"/>
          <w:szCs w:val="24"/>
          <w:lang w:val="la-Latn" w:eastAsia="cs-CZ"/>
        </w:rPr>
        <w:t xml:space="preserve"> nostrum servicium. De his, quoque, qui ob nimian paupertatem neque pro se hostium facere nequ</w:t>
      </w:r>
      <w:r w:rsidR="00326E1F" w:rsidRPr="007A06F5">
        <w:rPr>
          <w:rFonts w:ascii="Times New Roman" w:eastAsia="Times New Roman" w:hAnsi="Times New Roman" w:cs="Times New Roman"/>
          <w:sz w:val="24"/>
          <w:szCs w:val="24"/>
          <w:lang w:val="la-Latn" w:eastAsia="cs-CZ"/>
        </w:rPr>
        <w:t>e ad victorium prestare possunt</w:t>
      </w:r>
      <w:r w:rsidR="00424497" w:rsidRPr="007A06F5">
        <w:rPr>
          <w:rFonts w:ascii="Times New Roman" w:eastAsia="Times New Roman" w:hAnsi="Times New Roman" w:cs="Times New Roman"/>
          <w:sz w:val="24"/>
          <w:szCs w:val="24"/>
          <w:lang w:val="la-Latn" w:eastAsia="cs-CZ"/>
        </w:rPr>
        <w:t>, conseventur usque quo recuperare valeant</w:t>
      </w:r>
      <w:r w:rsidRPr="007A06F5">
        <w:rPr>
          <w:rFonts w:ascii="Times New Roman" w:eastAsia="Times New Roman" w:hAnsi="Times New Roman" w:cs="Times New Roman"/>
          <w:sz w:val="24"/>
          <w:szCs w:val="24"/>
          <w:lang w:val="la-Latn" w:eastAsia="cs-CZ"/>
        </w:rPr>
        <w:t>.</w:t>
      </w:r>
    </w:p>
    <w:p w14:paraId="6658FC18" w14:textId="1107A2E4" w:rsidR="002E6CD7" w:rsidRPr="007A06F5" w:rsidRDefault="002E6CD7" w:rsidP="002E6CD7">
      <w:pPr>
        <w:pStyle w:val="Normlnweb"/>
        <w:rPr>
          <w:lang w:val="la-Latn"/>
        </w:rPr>
      </w:pPr>
      <w:r w:rsidRPr="007A06F5">
        <w:rPr>
          <w:lang w:val="la-Latn"/>
          <w:rPrChange w:id="313" w:author="David Kalhous" w:date="2019-09-20T15:48:00Z">
            <w:rPr>
              <w:highlight w:val="green"/>
              <w:lang w:val="la-Latn"/>
            </w:rPr>
          </w:rPrChange>
        </w:rPr>
        <w:t>2</w:t>
      </w:r>
      <w:r w:rsidR="009B2994" w:rsidRPr="007A06F5">
        <w:rPr>
          <w:lang w:val="la-Latn"/>
          <w:rPrChange w:id="314" w:author="David Kalhous" w:date="2019-09-20T15:48:00Z">
            <w:rPr>
              <w:highlight w:val="green"/>
              <w:lang w:val="la-Latn"/>
            </w:rPr>
          </w:rPrChange>
        </w:rPr>
        <w:t xml:space="preserve">. </w:t>
      </w:r>
      <w:r w:rsidRPr="007A06F5">
        <w:rPr>
          <w:lang w:val="la-Latn"/>
          <w:rPrChange w:id="315" w:author="David Kalhous" w:date="2019-09-20T15:48:00Z">
            <w:rPr>
              <w:highlight w:val="green"/>
              <w:lang w:val="la-Latn"/>
            </w:rPr>
          </w:rPrChange>
        </w:rPr>
        <w:t>Placet nobis</w:t>
      </w:r>
      <w:r w:rsidR="009B2994" w:rsidRPr="007A06F5">
        <w:rPr>
          <w:lang w:val="la-Latn"/>
          <w:rPrChange w:id="316" w:author="David Kalhous" w:date="2019-09-20T15:48:00Z">
            <w:rPr>
              <w:highlight w:val="green"/>
              <w:lang w:val="la-Latn"/>
            </w:rPr>
          </w:rPrChange>
        </w:rPr>
        <w:t xml:space="preserve">, </w:t>
      </w:r>
      <w:r w:rsidRPr="007A06F5">
        <w:rPr>
          <w:lang w:val="la-Latn"/>
          <w:rPrChange w:id="317" w:author="David Kalhous" w:date="2019-09-20T15:48:00Z">
            <w:rPr>
              <w:highlight w:val="green"/>
              <w:lang w:val="la-Latn"/>
            </w:rPr>
          </w:rPrChange>
        </w:rPr>
        <w:t>ut liberi homines</w:t>
      </w:r>
      <w:r w:rsidR="009B2994" w:rsidRPr="007A06F5">
        <w:rPr>
          <w:lang w:val="la-Latn"/>
          <w:rPrChange w:id="318" w:author="David Kalhous" w:date="2019-09-20T15:48:00Z">
            <w:rPr>
              <w:highlight w:val="green"/>
              <w:lang w:val="la-Latn"/>
            </w:rPr>
          </w:rPrChange>
        </w:rPr>
        <w:t xml:space="preserve">, </w:t>
      </w:r>
      <w:r w:rsidRPr="007A06F5">
        <w:rPr>
          <w:lang w:val="la-Latn"/>
          <w:rPrChange w:id="319" w:author="David Kalhous" w:date="2019-09-20T15:48:00Z">
            <w:rPr>
              <w:highlight w:val="green"/>
              <w:lang w:val="la-Latn"/>
            </w:rPr>
          </w:rPrChange>
        </w:rPr>
        <w:t>qui non propt</w:t>
      </w:r>
      <w:r w:rsidR="00F830E4" w:rsidRPr="007A06F5">
        <w:rPr>
          <w:lang w:val="la-Latn"/>
          <w:rPrChange w:id="320" w:author="David Kalhous" w:date="2019-09-20T15:48:00Z">
            <w:rPr>
              <w:highlight w:val="green"/>
              <w:lang w:val="la-Latn"/>
            </w:rPr>
          </w:rPrChange>
        </w:rPr>
        <w:t xml:space="preserve">er paupertatem sed ob vitandam </w:t>
      </w:r>
      <w:r w:rsidRPr="007A06F5">
        <w:rPr>
          <w:lang w:val="la-Latn"/>
          <w:rPrChange w:id="321" w:author="David Kalhous" w:date="2019-09-20T15:48:00Z">
            <w:rPr>
              <w:highlight w:val="green"/>
              <w:lang w:val="la-Latn"/>
            </w:rPr>
          </w:rPrChange>
        </w:rPr>
        <w:t>reipublicae utilitatem fraudolenter ac ingeniose res suas ecclesiis delegant</w:t>
      </w:r>
      <w:r w:rsidR="009B2994" w:rsidRPr="007A06F5">
        <w:rPr>
          <w:lang w:val="la-Latn"/>
          <w:rPrChange w:id="322" w:author="David Kalhous" w:date="2019-09-20T15:48:00Z">
            <w:rPr>
              <w:highlight w:val="green"/>
              <w:lang w:val="la-Latn"/>
            </w:rPr>
          </w:rPrChange>
        </w:rPr>
        <w:t xml:space="preserve"> </w:t>
      </w:r>
      <w:r w:rsidR="00F830E4" w:rsidRPr="007A06F5">
        <w:rPr>
          <w:lang w:val="la-Latn"/>
          <w:rPrChange w:id="323" w:author="David Kalhous" w:date="2019-09-20T15:48:00Z">
            <w:rPr>
              <w:highlight w:val="green"/>
              <w:lang w:val="la-Latn"/>
            </w:rPr>
          </w:rPrChange>
        </w:rPr>
        <w:t>easque de</w:t>
      </w:r>
      <w:del w:id="324" w:author="David Kalhous" w:date="2019-09-20T15:47:00Z">
        <w:r w:rsidR="00F830E4" w:rsidRPr="007A06F5" w:rsidDel="00326E1F">
          <w:rPr>
            <w:lang w:val="la-Latn"/>
            <w:rPrChange w:id="325" w:author="David Kalhous" w:date="2019-09-20T15:48:00Z">
              <w:rPr>
                <w:highlight w:val="green"/>
                <w:lang w:val="la-Latn"/>
              </w:rPr>
            </w:rPrChange>
          </w:rPr>
          <w:delText xml:space="preserve"> </w:delText>
        </w:r>
      </w:del>
      <w:r w:rsidRPr="007A06F5">
        <w:rPr>
          <w:lang w:val="la-Latn"/>
          <w:rPrChange w:id="326" w:author="David Kalhous" w:date="2019-09-20T15:48:00Z">
            <w:rPr>
              <w:highlight w:val="green"/>
              <w:lang w:val="la-Latn"/>
            </w:rPr>
          </w:rPrChange>
        </w:rPr>
        <w:t>nuo sub censu utendas recipiunt</w:t>
      </w:r>
      <w:r w:rsidR="009B2994" w:rsidRPr="007A06F5">
        <w:rPr>
          <w:lang w:val="la-Latn"/>
          <w:rPrChange w:id="327" w:author="David Kalhous" w:date="2019-09-20T15:48:00Z">
            <w:rPr>
              <w:highlight w:val="green"/>
              <w:lang w:val="la-Latn"/>
            </w:rPr>
          </w:rPrChange>
        </w:rPr>
        <w:t xml:space="preserve">, </w:t>
      </w:r>
      <w:r w:rsidRPr="007A06F5">
        <w:rPr>
          <w:lang w:val="la-Latn"/>
          <w:rPrChange w:id="328" w:author="David Kalhous" w:date="2019-09-20T15:48:00Z">
            <w:rPr>
              <w:highlight w:val="green"/>
              <w:lang w:val="la-Latn"/>
            </w:rPr>
          </w:rPrChange>
        </w:rPr>
        <w:t>ut</w:t>
      </w:r>
      <w:r w:rsidR="009B2994" w:rsidRPr="007A06F5">
        <w:rPr>
          <w:lang w:val="la-Latn"/>
          <w:rPrChange w:id="329" w:author="David Kalhous" w:date="2019-09-20T15:48:00Z">
            <w:rPr>
              <w:highlight w:val="green"/>
              <w:lang w:val="la-Latn"/>
            </w:rPr>
          </w:rPrChange>
        </w:rPr>
        <w:t xml:space="preserve">, </w:t>
      </w:r>
      <w:r w:rsidRPr="007A06F5">
        <w:rPr>
          <w:lang w:val="la-Latn"/>
          <w:rPrChange w:id="330" w:author="David Kalhous" w:date="2019-09-20T15:48:00Z">
            <w:rPr>
              <w:highlight w:val="green"/>
              <w:lang w:val="la-Latn"/>
            </w:rPr>
          </w:rPrChange>
        </w:rPr>
        <w:t xml:space="preserve">quousque ipsas res </w:t>
      </w:r>
      <w:r w:rsidR="00F830E4" w:rsidRPr="007A06F5">
        <w:rPr>
          <w:lang w:val="la-Latn"/>
          <w:rPrChange w:id="331" w:author="David Kalhous" w:date="2019-09-20T15:48:00Z">
            <w:rPr>
              <w:highlight w:val="green"/>
              <w:lang w:val="la-Latn"/>
            </w:rPr>
          </w:rPrChange>
        </w:rPr>
        <w:t>possident</w:t>
      </w:r>
      <w:r w:rsidR="009B2994" w:rsidRPr="007A06F5">
        <w:rPr>
          <w:lang w:val="la-Latn"/>
          <w:rPrChange w:id="332" w:author="David Kalhous" w:date="2019-09-20T15:48:00Z">
            <w:rPr>
              <w:highlight w:val="green"/>
              <w:lang w:val="la-Latn"/>
            </w:rPr>
          </w:rPrChange>
        </w:rPr>
        <w:t xml:space="preserve">, </w:t>
      </w:r>
      <w:r w:rsidR="00F830E4" w:rsidRPr="007A06F5">
        <w:rPr>
          <w:lang w:val="la-Latn"/>
          <w:rPrChange w:id="333" w:author="David Kalhous" w:date="2019-09-20T15:48:00Z">
            <w:rPr>
              <w:highlight w:val="green"/>
              <w:lang w:val="la-Latn"/>
            </w:rPr>
          </w:rPrChange>
        </w:rPr>
        <w:t xml:space="preserve">hostem et reliquas </w:t>
      </w:r>
      <w:r w:rsidRPr="007A06F5">
        <w:rPr>
          <w:lang w:val="la-Latn"/>
          <w:rPrChange w:id="334" w:author="David Kalhous" w:date="2019-09-20T15:48:00Z">
            <w:rPr>
              <w:highlight w:val="green"/>
              <w:lang w:val="la-Latn"/>
            </w:rPr>
          </w:rPrChange>
        </w:rPr>
        <w:t>publicas functiones faciant Quodsi iussa facere neglexerin</w:t>
      </w:r>
      <w:r w:rsidR="00F830E4" w:rsidRPr="007A06F5">
        <w:rPr>
          <w:lang w:val="la-Latn"/>
          <w:rPrChange w:id="335" w:author="David Kalhous" w:date="2019-09-20T15:48:00Z">
            <w:rPr>
              <w:highlight w:val="green"/>
              <w:lang w:val="la-Latn"/>
            </w:rPr>
          </w:rPrChange>
        </w:rPr>
        <w:t>t</w:t>
      </w:r>
      <w:r w:rsidR="009B2994" w:rsidRPr="007A06F5">
        <w:rPr>
          <w:lang w:val="la-Latn"/>
          <w:rPrChange w:id="336" w:author="David Kalhous" w:date="2019-09-20T15:48:00Z">
            <w:rPr>
              <w:highlight w:val="green"/>
              <w:lang w:val="la-Latn"/>
            </w:rPr>
          </w:rPrChange>
        </w:rPr>
        <w:t xml:space="preserve">, </w:t>
      </w:r>
      <w:r w:rsidR="00F830E4" w:rsidRPr="007A06F5">
        <w:rPr>
          <w:lang w:val="la-Latn"/>
          <w:rPrChange w:id="337" w:author="David Kalhous" w:date="2019-09-20T15:48:00Z">
            <w:rPr>
              <w:highlight w:val="green"/>
              <w:lang w:val="la-Latn"/>
            </w:rPr>
          </w:rPrChange>
        </w:rPr>
        <w:t xml:space="preserve">licentiam eos distringendi </w:t>
      </w:r>
      <w:r w:rsidRPr="007A06F5">
        <w:rPr>
          <w:lang w:val="la-Latn"/>
          <w:rPrChange w:id="338" w:author="David Kalhous" w:date="2019-09-20T15:48:00Z">
            <w:rPr>
              <w:highlight w:val="green"/>
              <w:lang w:val="la-Latn"/>
            </w:rPr>
          </w:rPrChange>
        </w:rPr>
        <w:t>comitibus permittimus per ipsas res</w:t>
      </w:r>
      <w:r w:rsidR="009B2994" w:rsidRPr="007A06F5">
        <w:rPr>
          <w:lang w:val="la-Latn"/>
          <w:rPrChange w:id="339" w:author="David Kalhous" w:date="2019-09-20T15:48:00Z">
            <w:rPr>
              <w:highlight w:val="green"/>
              <w:lang w:val="la-Latn"/>
            </w:rPr>
          </w:rPrChange>
        </w:rPr>
        <w:t xml:space="preserve">, </w:t>
      </w:r>
      <w:r w:rsidRPr="007A06F5">
        <w:rPr>
          <w:lang w:val="la-Latn"/>
          <w:rPrChange w:id="340" w:author="David Kalhous" w:date="2019-09-20T15:48:00Z">
            <w:rPr>
              <w:highlight w:val="green"/>
              <w:lang w:val="la-Latn"/>
            </w:rPr>
          </w:rPrChange>
        </w:rPr>
        <w:t>nostra non resistente emu</w:t>
      </w:r>
      <w:r w:rsidR="00F830E4" w:rsidRPr="007A06F5">
        <w:rPr>
          <w:lang w:val="la-Latn"/>
          <w:rPrChange w:id="341" w:author="David Kalhous" w:date="2019-09-20T15:48:00Z">
            <w:rPr>
              <w:highlight w:val="green"/>
              <w:lang w:val="la-Latn"/>
            </w:rPr>
          </w:rPrChange>
        </w:rPr>
        <w:t>nitate</w:t>
      </w:r>
      <w:r w:rsidR="009B2994" w:rsidRPr="007A06F5">
        <w:rPr>
          <w:lang w:val="la-Latn"/>
          <w:rPrChange w:id="342" w:author="David Kalhous" w:date="2019-09-20T15:48:00Z">
            <w:rPr>
              <w:highlight w:val="green"/>
              <w:lang w:val="la-Latn"/>
            </w:rPr>
          </w:rPrChange>
        </w:rPr>
        <w:t xml:space="preserve">, </w:t>
      </w:r>
      <w:r w:rsidR="00BD5F01" w:rsidRPr="007A06F5">
        <w:rPr>
          <w:lang w:val="la-Latn"/>
          <w:rPrChange w:id="343" w:author="David Kalhous" w:date="2019-09-20T15:48:00Z">
            <w:rPr>
              <w:highlight w:val="green"/>
              <w:lang w:val="la-Latn"/>
            </w:rPr>
          </w:rPrChange>
        </w:rPr>
        <w:t>ut status et uti</w:t>
      </w:r>
      <w:r w:rsidRPr="007A06F5">
        <w:rPr>
          <w:lang w:val="la-Latn"/>
          <w:rPrChange w:id="344" w:author="David Kalhous" w:date="2019-09-20T15:48:00Z">
            <w:rPr>
              <w:highlight w:val="green"/>
              <w:lang w:val="la-Latn"/>
            </w:rPr>
          </w:rPrChange>
        </w:rPr>
        <w:t>litas regni huiuscemodi adinventionibus non infirmetur</w:t>
      </w:r>
      <w:r w:rsidR="009B2994" w:rsidRPr="007A06F5">
        <w:rPr>
          <w:lang w:val="la-Latn"/>
          <w:rPrChange w:id="345" w:author="David Kalhous" w:date="2019-09-20T15:48:00Z">
            <w:rPr>
              <w:highlight w:val="green"/>
              <w:lang w:val="la-Latn"/>
            </w:rPr>
          </w:rPrChange>
        </w:rPr>
        <w:t>.</w:t>
      </w:r>
      <w:r w:rsidR="009B2994" w:rsidRPr="007A06F5">
        <w:rPr>
          <w:lang w:val="la-Latn"/>
        </w:rPr>
        <w:t xml:space="preserve"> </w:t>
      </w:r>
    </w:p>
    <w:p w14:paraId="6D4FC6C0" w14:textId="6A2ABB51" w:rsidR="002E6CD7" w:rsidRPr="007A06F5" w:rsidRDefault="002E6CD7" w:rsidP="002E6CD7">
      <w:pPr>
        <w:pStyle w:val="Normlnweb"/>
        <w:rPr>
          <w:lang w:val="la-Latn"/>
        </w:rPr>
      </w:pPr>
      <w:r w:rsidRPr="007A06F5">
        <w:rPr>
          <w:lang w:val="la-Latn"/>
        </w:rPr>
        <w:lastRenderedPageBreak/>
        <w:t>3</w:t>
      </w:r>
      <w:r w:rsidR="009B2994" w:rsidRPr="007A06F5">
        <w:rPr>
          <w:lang w:val="la-Latn"/>
        </w:rPr>
        <w:t xml:space="preserve">. </w:t>
      </w:r>
      <w:r w:rsidRPr="007A06F5">
        <w:rPr>
          <w:lang w:val="la-Latn"/>
        </w:rPr>
        <w:t>Volumus ut similis mensura in laicali</w:t>
      </w:r>
      <w:r w:rsidR="009B2994" w:rsidRPr="007A06F5">
        <w:rPr>
          <w:lang w:val="la-Latn"/>
        </w:rPr>
        <w:t xml:space="preserve"> </w:t>
      </w:r>
      <w:r w:rsidRPr="007A06F5">
        <w:rPr>
          <w:lang w:val="la-Latn"/>
        </w:rPr>
        <w:t xml:space="preserve">ordine </w:t>
      </w:r>
      <w:r w:rsidR="00F830E4" w:rsidRPr="007A06F5">
        <w:rPr>
          <w:lang w:val="la-Latn"/>
        </w:rPr>
        <w:t>de hac re servetur</w:t>
      </w:r>
      <w:r w:rsidR="009B2994" w:rsidRPr="007A06F5">
        <w:rPr>
          <w:lang w:val="la-Latn"/>
        </w:rPr>
        <w:t xml:space="preserve">; </w:t>
      </w:r>
      <w:r w:rsidR="00F830E4" w:rsidRPr="007A06F5">
        <w:rPr>
          <w:lang w:val="la-Latn"/>
        </w:rPr>
        <w:t xml:space="preserve">videlicet </w:t>
      </w:r>
      <w:r w:rsidRPr="007A06F5">
        <w:rPr>
          <w:lang w:val="la-Latn"/>
        </w:rPr>
        <w:t>si quis alterius proprietatem qui hostem facere potest emerit aut quovis modo ad e</w:t>
      </w:r>
      <w:r w:rsidR="00F830E4" w:rsidRPr="007A06F5">
        <w:rPr>
          <w:lang w:val="la-Latn"/>
        </w:rPr>
        <w:t xml:space="preserve">um </w:t>
      </w:r>
      <w:r w:rsidRPr="007A06F5">
        <w:rPr>
          <w:lang w:val="la-Latn"/>
        </w:rPr>
        <w:t>pervenerit eique ad utendum eas dimiserit</w:t>
      </w:r>
      <w:r w:rsidR="009B2994" w:rsidRPr="007A06F5">
        <w:rPr>
          <w:lang w:val="la-Latn"/>
        </w:rPr>
        <w:t xml:space="preserve">, </w:t>
      </w:r>
      <w:r w:rsidRPr="007A06F5">
        <w:rPr>
          <w:lang w:val="la-Latn"/>
        </w:rPr>
        <w:t>si neglegens d</w:t>
      </w:r>
      <w:r w:rsidR="00F830E4" w:rsidRPr="007A06F5">
        <w:rPr>
          <w:lang w:val="la-Latn"/>
        </w:rPr>
        <w:t>e hoste fuerit</w:t>
      </w:r>
      <w:r w:rsidR="009B2994" w:rsidRPr="007A06F5">
        <w:rPr>
          <w:lang w:val="la-Latn"/>
        </w:rPr>
        <w:t xml:space="preserve">, </w:t>
      </w:r>
      <w:r w:rsidR="00F830E4" w:rsidRPr="007A06F5">
        <w:rPr>
          <w:lang w:val="la-Latn"/>
        </w:rPr>
        <w:t xml:space="preserve">per ipsas res </w:t>
      </w:r>
      <w:r w:rsidRPr="007A06F5">
        <w:rPr>
          <w:lang w:val="la-Latn"/>
        </w:rPr>
        <w:t>a comite distringatur</w:t>
      </w:r>
      <w:r w:rsidR="009B2994" w:rsidRPr="007A06F5">
        <w:rPr>
          <w:lang w:val="la-Latn"/>
        </w:rPr>
        <w:t xml:space="preserve">, </w:t>
      </w:r>
      <w:r w:rsidRPr="007A06F5">
        <w:rPr>
          <w:lang w:val="la-Latn"/>
        </w:rPr>
        <w:t>ut in quocumque publica non minoretur utilitas</w:t>
      </w:r>
      <w:r w:rsidR="009B2994" w:rsidRPr="007A06F5">
        <w:rPr>
          <w:lang w:val="la-Latn"/>
        </w:rPr>
        <w:t xml:space="preserve">. </w:t>
      </w:r>
    </w:p>
    <w:p w14:paraId="40C0AC69" w14:textId="60278FC7" w:rsidR="0056478A" w:rsidRPr="007A06F5" w:rsidRDefault="0056478A" w:rsidP="002E6CD7">
      <w:pPr>
        <w:pStyle w:val="Normlnweb"/>
        <w:rPr>
          <w:highlight w:val="green"/>
          <w:lang w:val="la-Latn"/>
        </w:rPr>
      </w:pPr>
      <w:r w:rsidRPr="007A06F5">
        <w:rPr>
          <w:highlight w:val="green"/>
          <w:lang w:val="la-Latn"/>
        </w:rPr>
        <w:t>4-5 → 34)</w:t>
      </w:r>
    </w:p>
    <w:p w14:paraId="3CD9C0F4" w14:textId="3F940009" w:rsidR="002E6CD7" w:rsidRPr="007A06F5" w:rsidRDefault="002E6CD7" w:rsidP="002E6CD7">
      <w:pPr>
        <w:pStyle w:val="Normlnweb"/>
        <w:rPr>
          <w:highlight w:val="green"/>
          <w:lang w:val="la-Latn"/>
        </w:rPr>
      </w:pPr>
      <w:r w:rsidRPr="007A06F5">
        <w:rPr>
          <w:highlight w:val="green"/>
          <w:lang w:val="la-Latn"/>
        </w:rPr>
        <w:t>6</w:t>
      </w:r>
      <w:r w:rsidR="009B2994" w:rsidRPr="007A06F5">
        <w:rPr>
          <w:highlight w:val="green"/>
          <w:lang w:val="la-Latn"/>
        </w:rPr>
        <w:t xml:space="preserve">. </w:t>
      </w:r>
      <w:r w:rsidRPr="007A06F5">
        <w:rPr>
          <w:highlight w:val="green"/>
          <w:lang w:val="la-Latn"/>
        </w:rPr>
        <w:t>De fratribus namque qui simul in paterna seo</w:t>
      </w:r>
      <w:r w:rsidR="00F830E4" w:rsidRPr="007A06F5">
        <w:rPr>
          <w:highlight w:val="green"/>
          <w:lang w:val="la-Latn"/>
        </w:rPr>
        <w:t xml:space="preserve"> materna hereditate communiter </w:t>
      </w:r>
      <w:r w:rsidRPr="007A06F5">
        <w:rPr>
          <w:highlight w:val="green"/>
          <w:lang w:val="la-Latn"/>
        </w:rPr>
        <w:t>vivunt</w:t>
      </w:r>
      <w:r w:rsidR="009B2994" w:rsidRPr="007A06F5">
        <w:rPr>
          <w:highlight w:val="green"/>
          <w:lang w:val="la-Latn"/>
        </w:rPr>
        <w:t xml:space="preserve">, </w:t>
      </w:r>
      <w:r w:rsidRPr="007A06F5">
        <w:rPr>
          <w:highlight w:val="green"/>
          <w:lang w:val="la-Latn"/>
        </w:rPr>
        <w:t>nolentes substantiam illorum dividere</w:t>
      </w:r>
      <w:r w:rsidR="009B2994" w:rsidRPr="007A06F5">
        <w:rPr>
          <w:highlight w:val="green"/>
          <w:lang w:val="la-Latn"/>
        </w:rPr>
        <w:t xml:space="preserve">, </w:t>
      </w:r>
      <w:r w:rsidRPr="007A06F5">
        <w:rPr>
          <w:highlight w:val="green"/>
          <w:lang w:val="la-Latn"/>
        </w:rPr>
        <w:t xml:space="preserve">hac </w:t>
      </w:r>
      <w:r w:rsidR="00F830E4" w:rsidRPr="007A06F5">
        <w:rPr>
          <w:highlight w:val="green"/>
          <w:lang w:val="la-Latn"/>
        </w:rPr>
        <w:t xml:space="preserve">occasione ut unus tantum eorum </w:t>
      </w:r>
      <w:r w:rsidRPr="007A06F5">
        <w:rPr>
          <w:highlight w:val="green"/>
          <w:lang w:val="la-Latn"/>
        </w:rPr>
        <w:t>in hostem vadat</w:t>
      </w:r>
      <w:r w:rsidR="009B2994" w:rsidRPr="007A06F5">
        <w:rPr>
          <w:highlight w:val="green"/>
          <w:lang w:val="la-Latn"/>
        </w:rPr>
        <w:t xml:space="preserve">, </w:t>
      </w:r>
      <w:r w:rsidRPr="007A06F5">
        <w:rPr>
          <w:highlight w:val="green"/>
          <w:lang w:val="la-Latn"/>
        </w:rPr>
        <w:t>volumus ut si solus est vadat</w:t>
      </w:r>
      <w:r w:rsidR="009B2994" w:rsidRPr="007A06F5">
        <w:rPr>
          <w:highlight w:val="green"/>
          <w:lang w:val="la-Latn"/>
        </w:rPr>
        <w:t xml:space="preserve">; </w:t>
      </w:r>
      <w:r w:rsidRPr="007A06F5">
        <w:rPr>
          <w:highlight w:val="green"/>
          <w:lang w:val="la-Latn"/>
        </w:rPr>
        <w:t>si autem duo sunt</w:t>
      </w:r>
      <w:r w:rsidR="009B2994" w:rsidRPr="007A06F5">
        <w:rPr>
          <w:highlight w:val="green"/>
          <w:lang w:val="la-Latn"/>
        </w:rPr>
        <w:t xml:space="preserve">, </w:t>
      </w:r>
      <w:r w:rsidRPr="007A06F5">
        <w:rPr>
          <w:highlight w:val="green"/>
          <w:lang w:val="la-Latn"/>
        </w:rPr>
        <w:t>similiter</w:t>
      </w:r>
      <w:r w:rsidR="009B2994" w:rsidRPr="007A06F5">
        <w:rPr>
          <w:highlight w:val="green"/>
          <w:lang w:val="la-Latn"/>
        </w:rPr>
        <w:t xml:space="preserve">; </w:t>
      </w:r>
      <w:r w:rsidR="00F830E4" w:rsidRPr="007A06F5">
        <w:rPr>
          <w:highlight w:val="green"/>
          <w:lang w:val="la-Latn"/>
        </w:rPr>
        <w:t xml:space="preserve">si tres </w:t>
      </w:r>
      <w:r w:rsidRPr="007A06F5">
        <w:rPr>
          <w:highlight w:val="green"/>
          <w:lang w:val="la-Latn"/>
        </w:rPr>
        <w:t>fuerint</w:t>
      </w:r>
      <w:r w:rsidR="009B2994" w:rsidRPr="007A06F5">
        <w:rPr>
          <w:highlight w:val="green"/>
          <w:lang w:val="la-Latn"/>
        </w:rPr>
        <w:t xml:space="preserve">, </w:t>
      </w:r>
      <w:r w:rsidRPr="007A06F5">
        <w:rPr>
          <w:highlight w:val="green"/>
          <w:lang w:val="la-Latn"/>
        </w:rPr>
        <w:t>unus remaneat</w:t>
      </w:r>
      <w:r w:rsidR="00FF3D92" w:rsidRPr="007A06F5">
        <w:rPr>
          <w:highlight w:val="green"/>
          <w:lang w:val="la-Latn"/>
        </w:rPr>
        <w:t xml:space="preserve">: </w:t>
      </w:r>
      <w:r w:rsidRPr="007A06F5">
        <w:rPr>
          <w:highlight w:val="green"/>
          <w:lang w:val="la-Latn"/>
        </w:rPr>
        <w:t xml:space="preserve">et si ultra tres numerus fratrum </w:t>
      </w:r>
      <w:r w:rsidR="00F830E4" w:rsidRPr="007A06F5">
        <w:rPr>
          <w:highlight w:val="green"/>
          <w:lang w:val="la-Latn"/>
        </w:rPr>
        <w:t>creverit</w:t>
      </w:r>
      <w:r w:rsidR="009B2994" w:rsidRPr="007A06F5">
        <w:rPr>
          <w:highlight w:val="green"/>
          <w:lang w:val="la-Latn"/>
        </w:rPr>
        <w:t xml:space="preserve">, </w:t>
      </w:r>
      <w:r w:rsidR="00F830E4" w:rsidRPr="007A06F5">
        <w:rPr>
          <w:highlight w:val="green"/>
          <w:lang w:val="la-Latn"/>
        </w:rPr>
        <w:t xml:space="preserve">unus semper propter </w:t>
      </w:r>
      <w:r w:rsidRPr="007A06F5">
        <w:rPr>
          <w:highlight w:val="green"/>
          <w:lang w:val="la-Latn"/>
        </w:rPr>
        <w:t>domesticam curam atque rerum communium excolentia</w:t>
      </w:r>
      <w:r w:rsidR="00F830E4" w:rsidRPr="007A06F5">
        <w:rPr>
          <w:highlight w:val="green"/>
          <w:lang w:val="la-Latn"/>
        </w:rPr>
        <w:t>m remaneat</w:t>
      </w:r>
      <w:r w:rsidR="009B2994" w:rsidRPr="007A06F5">
        <w:rPr>
          <w:highlight w:val="green"/>
          <w:lang w:val="la-Latn"/>
        </w:rPr>
        <w:t xml:space="preserve">. </w:t>
      </w:r>
      <w:r w:rsidR="00F830E4" w:rsidRPr="007A06F5">
        <w:rPr>
          <w:highlight w:val="green"/>
          <w:lang w:val="la-Latn"/>
        </w:rPr>
        <w:t xml:space="preserve">Si vero inter eos </w:t>
      </w:r>
      <w:r w:rsidRPr="007A06F5">
        <w:rPr>
          <w:highlight w:val="green"/>
          <w:lang w:val="la-Latn"/>
        </w:rPr>
        <w:t>aliqua orta fuerit contentio</w:t>
      </w:r>
      <w:r w:rsidR="009B2994" w:rsidRPr="007A06F5">
        <w:rPr>
          <w:highlight w:val="green"/>
          <w:lang w:val="la-Latn"/>
        </w:rPr>
        <w:t xml:space="preserve">, </w:t>
      </w:r>
      <w:r w:rsidRPr="007A06F5">
        <w:rPr>
          <w:highlight w:val="green"/>
          <w:lang w:val="la-Latn"/>
        </w:rPr>
        <w:t>quis eorum expeditionem facere debeat</w:t>
      </w:r>
      <w:r w:rsidR="009B2994" w:rsidRPr="007A06F5">
        <w:rPr>
          <w:highlight w:val="green"/>
          <w:lang w:val="la-Latn"/>
        </w:rPr>
        <w:t xml:space="preserve">, </w:t>
      </w:r>
      <w:r w:rsidRPr="007A06F5">
        <w:rPr>
          <w:highlight w:val="green"/>
          <w:lang w:val="la-Latn"/>
        </w:rPr>
        <w:t>pro</w:t>
      </w:r>
      <w:r w:rsidR="00F830E4" w:rsidRPr="007A06F5">
        <w:rPr>
          <w:highlight w:val="green"/>
          <w:lang w:val="la-Latn"/>
        </w:rPr>
        <w:t xml:space="preserve">hibemus ut </w:t>
      </w:r>
      <w:r w:rsidRPr="007A06F5">
        <w:rPr>
          <w:highlight w:val="green"/>
          <w:lang w:val="la-Latn"/>
        </w:rPr>
        <w:t>nemo illorum remaneat</w:t>
      </w:r>
      <w:r w:rsidR="009B2994" w:rsidRPr="007A06F5">
        <w:rPr>
          <w:highlight w:val="green"/>
          <w:lang w:val="la-Latn"/>
        </w:rPr>
        <w:t xml:space="preserve">. </w:t>
      </w:r>
      <w:r w:rsidRPr="007A06F5">
        <w:rPr>
          <w:highlight w:val="green"/>
          <w:lang w:val="la-Latn"/>
        </w:rPr>
        <w:t>In aetate quoque illorum lex prop</w:t>
      </w:r>
      <w:r w:rsidR="00F830E4" w:rsidRPr="007A06F5">
        <w:rPr>
          <w:highlight w:val="green"/>
          <w:lang w:val="la-Latn"/>
        </w:rPr>
        <w:t>ria servetur</w:t>
      </w:r>
      <w:r w:rsidR="009B2994" w:rsidRPr="007A06F5">
        <w:rPr>
          <w:highlight w:val="green"/>
          <w:lang w:val="la-Latn"/>
        </w:rPr>
        <w:t xml:space="preserve">. </w:t>
      </w:r>
      <w:r w:rsidR="00F830E4" w:rsidRPr="007A06F5">
        <w:rPr>
          <w:highlight w:val="green"/>
          <w:lang w:val="la-Latn"/>
        </w:rPr>
        <w:t xml:space="preserve">Similiter et in </w:t>
      </w:r>
      <w:r w:rsidRPr="007A06F5">
        <w:rPr>
          <w:highlight w:val="green"/>
          <w:lang w:val="la-Latn"/>
        </w:rPr>
        <w:t>nepotibus eorum haec conditio teneatur</w:t>
      </w:r>
      <w:r w:rsidR="009B2994" w:rsidRPr="007A06F5">
        <w:rPr>
          <w:highlight w:val="green"/>
          <w:lang w:val="la-Latn"/>
        </w:rPr>
        <w:t xml:space="preserve">. </w:t>
      </w:r>
    </w:p>
    <w:p w14:paraId="69AA69A4" w14:textId="773090FF" w:rsidR="002E6CD7" w:rsidRPr="007A06F5" w:rsidRDefault="002E6CD7" w:rsidP="002E6CD7">
      <w:pPr>
        <w:pStyle w:val="Normlnweb"/>
        <w:rPr>
          <w:highlight w:val="green"/>
          <w:lang w:val="la-Latn"/>
        </w:rPr>
      </w:pPr>
      <w:r w:rsidRPr="007A06F5">
        <w:rPr>
          <w:highlight w:val="green"/>
          <w:lang w:val="la-Latn"/>
        </w:rPr>
        <w:t>7</w:t>
      </w:r>
      <w:r w:rsidR="009B2994" w:rsidRPr="007A06F5">
        <w:rPr>
          <w:highlight w:val="green"/>
          <w:lang w:val="la-Latn"/>
        </w:rPr>
        <w:t xml:space="preserve">. </w:t>
      </w:r>
      <w:r w:rsidRPr="007A06F5">
        <w:rPr>
          <w:highlight w:val="green"/>
          <w:lang w:val="la-Latn"/>
        </w:rPr>
        <w:t>Ut in testimonium non recipiantur de his capituli</w:t>
      </w:r>
      <w:r w:rsidR="00F830E4" w:rsidRPr="007A06F5">
        <w:rPr>
          <w:highlight w:val="green"/>
          <w:lang w:val="la-Latn"/>
        </w:rPr>
        <w:t>s</w:t>
      </w:r>
      <w:r w:rsidR="009B2994" w:rsidRPr="007A06F5">
        <w:rPr>
          <w:highlight w:val="green"/>
          <w:lang w:val="la-Latn"/>
        </w:rPr>
        <w:t xml:space="preserve">, </w:t>
      </w:r>
      <w:r w:rsidR="00F830E4" w:rsidRPr="007A06F5">
        <w:rPr>
          <w:highlight w:val="green"/>
          <w:lang w:val="la-Latn"/>
        </w:rPr>
        <w:t xml:space="preserve">id est de libertate vel de </w:t>
      </w:r>
      <w:r w:rsidRPr="007A06F5">
        <w:rPr>
          <w:highlight w:val="green"/>
          <w:lang w:val="la-Latn"/>
        </w:rPr>
        <w:t>hereditate vel de proprietate in mancipiis et terris sive de ho</w:t>
      </w:r>
      <w:r w:rsidR="00F830E4" w:rsidRPr="007A06F5">
        <w:rPr>
          <w:highlight w:val="green"/>
          <w:lang w:val="la-Latn"/>
        </w:rPr>
        <w:t>micidio et incendio</w:t>
      </w:r>
      <w:r w:rsidR="009B2994" w:rsidRPr="007A06F5">
        <w:rPr>
          <w:highlight w:val="green"/>
          <w:lang w:val="la-Latn"/>
        </w:rPr>
        <w:t xml:space="preserve">, </w:t>
      </w:r>
      <w:r w:rsidR="00F830E4" w:rsidRPr="007A06F5">
        <w:rPr>
          <w:highlight w:val="green"/>
          <w:lang w:val="la-Latn"/>
        </w:rPr>
        <w:t xml:space="preserve">illi qui </w:t>
      </w:r>
      <w:r w:rsidRPr="007A06F5">
        <w:rPr>
          <w:highlight w:val="green"/>
          <w:lang w:val="la-Latn"/>
        </w:rPr>
        <w:t>non habent</w:t>
      </w:r>
      <w:r w:rsidR="009B2994" w:rsidRPr="007A06F5">
        <w:rPr>
          <w:highlight w:val="green"/>
          <w:lang w:val="la-Latn"/>
        </w:rPr>
        <w:t xml:space="preserve">, </w:t>
      </w:r>
      <w:r w:rsidRPr="007A06F5">
        <w:rPr>
          <w:highlight w:val="green"/>
          <w:lang w:val="la-Latn"/>
        </w:rPr>
        <w:t>si convicti fuerint falsum dixisse testimon</w:t>
      </w:r>
      <w:r w:rsidR="00F830E4" w:rsidRPr="007A06F5">
        <w:rPr>
          <w:highlight w:val="green"/>
          <w:lang w:val="la-Latn"/>
        </w:rPr>
        <w:t>ium</w:t>
      </w:r>
      <w:r w:rsidR="009B2994" w:rsidRPr="007A06F5">
        <w:rPr>
          <w:highlight w:val="green"/>
          <w:lang w:val="la-Latn"/>
        </w:rPr>
        <w:t xml:space="preserve">, </w:t>
      </w:r>
      <w:r w:rsidR="00F830E4" w:rsidRPr="007A06F5">
        <w:rPr>
          <w:highlight w:val="green"/>
          <w:lang w:val="la-Latn"/>
        </w:rPr>
        <w:t>unde secundum legem con</w:t>
      </w:r>
      <w:r w:rsidRPr="007A06F5">
        <w:rPr>
          <w:highlight w:val="green"/>
          <w:lang w:val="la-Latn"/>
        </w:rPr>
        <w:t>positionem plenam reddere possint</w:t>
      </w:r>
      <w:r w:rsidR="009B2994" w:rsidRPr="007A06F5">
        <w:rPr>
          <w:highlight w:val="green"/>
          <w:lang w:val="la-Latn"/>
        </w:rPr>
        <w:t xml:space="preserve">. </w:t>
      </w:r>
      <w:r w:rsidRPr="007A06F5">
        <w:rPr>
          <w:highlight w:val="green"/>
          <w:lang w:val="la-Latn"/>
        </w:rPr>
        <w:t>/</w:t>
      </w:r>
    </w:p>
    <w:p w14:paraId="0C18C2C6" w14:textId="6867CB7C" w:rsidR="002E6CD7" w:rsidRPr="007A06F5" w:rsidRDefault="002E6CD7" w:rsidP="002E6CD7">
      <w:pPr>
        <w:pStyle w:val="Normlnweb"/>
        <w:rPr>
          <w:highlight w:val="green"/>
          <w:lang w:val="la-Latn"/>
        </w:rPr>
      </w:pPr>
      <w:r w:rsidRPr="007A06F5">
        <w:rPr>
          <w:highlight w:val="green"/>
          <w:lang w:val="la-Latn"/>
        </w:rPr>
        <w:t>8</w:t>
      </w:r>
      <w:r w:rsidR="009B2994" w:rsidRPr="007A06F5">
        <w:rPr>
          <w:highlight w:val="green"/>
          <w:lang w:val="la-Latn"/>
        </w:rPr>
        <w:t xml:space="preserve">. </w:t>
      </w:r>
      <w:r w:rsidRPr="007A06F5">
        <w:rPr>
          <w:highlight w:val="green"/>
          <w:lang w:val="la-Latn"/>
        </w:rPr>
        <w:t>Statuimus ut iuratores omnes singillatim</w:t>
      </w:r>
      <w:r w:rsidR="009B2994" w:rsidRPr="007A06F5">
        <w:rPr>
          <w:highlight w:val="green"/>
          <w:lang w:val="la-Latn"/>
        </w:rPr>
        <w:t xml:space="preserve"> </w:t>
      </w:r>
      <w:r w:rsidRPr="007A06F5">
        <w:rPr>
          <w:highlight w:val="green"/>
          <w:lang w:val="la-Latn"/>
        </w:rPr>
        <w:t>iurent</w:t>
      </w:r>
      <w:r w:rsidR="009B2994" w:rsidRPr="007A06F5">
        <w:rPr>
          <w:highlight w:val="green"/>
          <w:lang w:val="la-Latn"/>
        </w:rPr>
        <w:t xml:space="preserve">. </w:t>
      </w:r>
    </w:p>
    <w:p w14:paraId="49A9AC6B" w14:textId="6370BE02" w:rsidR="002E6CD7" w:rsidRPr="007A06F5" w:rsidRDefault="002E6CD7" w:rsidP="002E6CD7">
      <w:pPr>
        <w:pStyle w:val="Normlnweb"/>
        <w:rPr>
          <w:highlight w:val="green"/>
          <w:lang w:val="la-Latn"/>
        </w:rPr>
      </w:pPr>
      <w:r w:rsidRPr="007A06F5">
        <w:rPr>
          <w:highlight w:val="green"/>
          <w:lang w:val="la-Latn"/>
        </w:rPr>
        <w:t>9</w:t>
      </w:r>
      <w:r w:rsidR="009B2994" w:rsidRPr="007A06F5">
        <w:rPr>
          <w:highlight w:val="green"/>
          <w:lang w:val="la-Latn"/>
        </w:rPr>
        <w:t xml:space="preserve">. </w:t>
      </w:r>
      <w:r w:rsidRPr="007A06F5">
        <w:rPr>
          <w:highlight w:val="green"/>
          <w:lang w:val="la-Latn"/>
        </w:rPr>
        <w:t xml:space="preserve">Ut quicumque sacramentum vel debitum ante </w:t>
      </w:r>
      <w:r w:rsidR="00F830E4" w:rsidRPr="007A06F5">
        <w:rPr>
          <w:highlight w:val="green"/>
          <w:lang w:val="la-Latn"/>
        </w:rPr>
        <w:t>solis occasum persolverit secu</w:t>
      </w:r>
      <w:r w:rsidRPr="007A06F5">
        <w:rPr>
          <w:highlight w:val="green"/>
          <w:lang w:val="la-Latn"/>
        </w:rPr>
        <w:t>rus inde sit</w:t>
      </w:r>
      <w:r w:rsidR="009B2994" w:rsidRPr="007A06F5">
        <w:rPr>
          <w:highlight w:val="green"/>
          <w:lang w:val="la-Latn"/>
        </w:rPr>
        <w:t xml:space="preserve">. </w:t>
      </w:r>
    </w:p>
    <w:p w14:paraId="2E9AF65C" w14:textId="0E52E526" w:rsidR="002E6CD7" w:rsidRPr="007A06F5" w:rsidRDefault="002E6CD7" w:rsidP="002E6CD7">
      <w:pPr>
        <w:pStyle w:val="Normlnweb"/>
        <w:rPr>
          <w:highlight w:val="green"/>
          <w:lang w:val="la-Latn"/>
        </w:rPr>
      </w:pPr>
      <w:r w:rsidRPr="007A06F5">
        <w:rPr>
          <w:highlight w:val="green"/>
          <w:lang w:val="la-Latn"/>
        </w:rPr>
        <w:t>10</w:t>
      </w:r>
      <w:r w:rsidR="009B2994" w:rsidRPr="007A06F5">
        <w:rPr>
          <w:highlight w:val="green"/>
          <w:lang w:val="la-Latn"/>
        </w:rPr>
        <w:t xml:space="preserve">. </w:t>
      </w:r>
      <w:r w:rsidRPr="007A06F5">
        <w:rPr>
          <w:highlight w:val="green"/>
          <w:lang w:val="la-Latn"/>
        </w:rPr>
        <w:t>Videtur nobis</w:t>
      </w:r>
      <w:r w:rsidR="009B2994" w:rsidRPr="007A06F5">
        <w:rPr>
          <w:highlight w:val="green"/>
          <w:lang w:val="la-Latn"/>
        </w:rPr>
        <w:t xml:space="preserve">, </w:t>
      </w:r>
      <w:r w:rsidRPr="007A06F5">
        <w:rPr>
          <w:highlight w:val="green"/>
          <w:lang w:val="la-Latn"/>
        </w:rPr>
        <w:t xml:space="preserve">ut quicumque liber ingeniose </w:t>
      </w:r>
      <w:r w:rsidR="00F830E4" w:rsidRPr="007A06F5">
        <w:rPr>
          <w:highlight w:val="green"/>
          <w:lang w:val="la-Latn"/>
        </w:rPr>
        <w:t>se in servicio tradiderit</w:t>
      </w:r>
      <w:r w:rsidR="009B2994" w:rsidRPr="007A06F5">
        <w:rPr>
          <w:highlight w:val="green"/>
          <w:lang w:val="la-Latn"/>
        </w:rPr>
        <w:t xml:space="preserve">, </w:t>
      </w:r>
      <w:r w:rsidR="00F830E4" w:rsidRPr="007A06F5">
        <w:rPr>
          <w:highlight w:val="green"/>
          <w:lang w:val="la-Latn"/>
        </w:rPr>
        <w:t xml:space="preserve">is </w:t>
      </w:r>
      <w:r w:rsidRPr="007A06F5">
        <w:rPr>
          <w:highlight w:val="green"/>
          <w:lang w:val="la-Latn"/>
        </w:rPr>
        <w:t>qui eum recipit hoc quod ille qui in servicio se tradidit in publico per an</w:t>
      </w:r>
      <w:r w:rsidR="00F830E4" w:rsidRPr="007A06F5">
        <w:rPr>
          <w:highlight w:val="green"/>
          <w:lang w:val="la-Latn"/>
        </w:rPr>
        <w:t>tiquam con</w:t>
      </w:r>
      <w:r w:rsidRPr="007A06F5">
        <w:rPr>
          <w:highlight w:val="green"/>
          <w:lang w:val="la-Latn"/>
        </w:rPr>
        <w:t>suetudinem facere debuit impleat</w:t>
      </w:r>
      <w:r w:rsidR="009B2994" w:rsidRPr="007A06F5">
        <w:rPr>
          <w:highlight w:val="green"/>
          <w:lang w:val="la-Latn"/>
        </w:rPr>
        <w:t xml:space="preserve">. </w:t>
      </w:r>
    </w:p>
    <w:p w14:paraId="4F32AA50" w14:textId="2B3BE31F" w:rsidR="002E6CD7" w:rsidRPr="007A06F5" w:rsidRDefault="002E6CD7" w:rsidP="002E6CD7">
      <w:pPr>
        <w:pStyle w:val="Normlnweb"/>
        <w:rPr>
          <w:highlight w:val="green"/>
          <w:lang w:val="la-Latn"/>
        </w:rPr>
      </w:pPr>
      <w:r w:rsidRPr="007A06F5">
        <w:rPr>
          <w:highlight w:val="green"/>
          <w:lang w:val="la-Latn"/>
        </w:rPr>
        <w:t>II</w:t>
      </w:r>
      <w:r w:rsidR="009B2994" w:rsidRPr="007A06F5">
        <w:rPr>
          <w:highlight w:val="green"/>
          <w:lang w:val="la-Latn"/>
        </w:rPr>
        <w:t xml:space="preserve">. </w:t>
      </w:r>
      <w:r w:rsidRPr="007A06F5">
        <w:rPr>
          <w:highlight w:val="green"/>
          <w:lang w:val="la-Latn"/>
        </w:rPr>
        <w:t>De his qui proprietates suas habent</w:t>
      </w:r>
      <w:r w:rsidR="009B2994" w:rsidRPr="007A06F5">
        <w:rPr>
          <w:highlight w:val="green"/>
          <w:lang w:val="la-Latn"/>
        </w:rPr>
        <w:t xml:space="preserve">, </w:t>
      </w:r>
      <w:r w:rsidRPr="007A06F5">
        <w:rPr>
          <w:highlight w:val="green"/>
          <w:lang w:val="la-Latn"/>
        </w:rPr>
        <w:t>spontanea</w:t>
      </w:r>
      <w:r w:rsidR="009B2994" w:rsidRPr="007A06F5">
        <w:rPr>
          <w:highlight w:val="green"/>
          <w:lang w:val="la-Latn"/>
        </w:rPr>
        <w:t xml:space="preserve"> </w:t>
      </w:r>
      <w:r w:rsidR="00F830E4" w:rsidRPr="007A06F5">
        <w:rPr>
          <w:highlight w:val="green"/>
          <w:lang w:val="la-Latn"/>
        </w:rPr>
        <w:t>alicui delegant</w:t>
      </w:r>
      <w:r w:rsidR="009B2994" w:rsidRPr="007A06F5">
        <w:rPr>
          <w:highlight w:val="green"/>
          <w:lang w:val="la-Latn"/>
        </w:rPr>
        <w:t xml:space="preserve"> </w:t>
      </w:r>
      <w:r w:rsidR="00F830E4" w:rsidRPr="007A06F5">
        <w:rPr>
          <w:highlight w:val="green"/>
          <w:lang w:val="la-Latn"/>
        </w:rPr>
        <w:t xml:space="preserve">et postea </w:t>
      </w:r>
      <w:r w:rsidRPr="007A06F5">
        <w:rPr>
          <w:highlight w:val="green"/>
          <w:lang w:val="la-Latn"/>
        </w:rPr>
        <w:t>fraudolenter ab alio aliquo ignoranti precium easdem res</w:t>
      </w:r>
      <w:r w:rsidR="00F830E4" w:rsidRPr="007A06F5">
        <w:rPr>
          <w:highlight w:val="green"/>
          <w:lang w:val="la-Latn"/>
        </w:rPr>
        <w:t xml:space="preserve"> venundantes accipiunt</w:t>
      </w:r>
      <w:r w:rsidR="009B2994" w:rsidRPr="007A06F5">
        <w:rPr>
          <w:highlight w:val="green"/>
          <w:lang w:val="la-Latn"/>
        </w:rPr>
        <w:t xml:space="preserve">, </w:t>
      </w:r>
      <w:r w:rsidR="00F830E4" w:rsidRPr="007A06F5">
        <w:rPr>
          <w:highlight w:val="green"/>
          <w:lang w:val="la-Latn"/>
        </w:rPr>
        <w:t xml:space="preserve">et is </w:t>
      </w:r>
      <w:r w:rsidRPr="007A06F5">
        <w:rPr>
          <w:highlight w:val="green"/>
          <w:lang w:val="la-Latn"/>
        </w:rPr>
        <w:t>cui easdem res prius traditae fuerant cognito negotio</w:t>
      </w:r>
      <w:r w:rsidR="00F830E4" w:rsidRPr="007A06F5">
        <w:rPr>
          <w:highlight w:val="green"/>
          <w:lang w:val="la-Latn"/>
        </w:rPr>
        <w:t xml:space="preserve"> annum integrum silens non con</w:t>
      </w:r>
      <w:r w:rsidRPr="007A06F5">
        <w:rPr>
          <w:highlight w:val="green"/>
          <w:lang w:val="la-Latn"/>
        </w:rPr>
        <w:t>tradixerit</w:t>
      </w:r>
      <w:r w:rsidR="009B2994" w:rsidRPr="007A06F5">
        <w:rPr>
          <w:highlight w:val="green"/>
          <w:lang w:val="la-Latn"/>
        </w:rPr>
        <w:t xml:space="preserve">, </w:t>
      </w:r>
      <w:r w:rsidRPr="007A06F5">
        <w:rPr>
          <w:highlight w:val="green"/>
          <w:lang w:val="la-Latn"/>
        </w:rPr>
        <w:t>set propter inlusionem tacens sinit emptorem inlu</w:t>
      </w:r>
      <w:r w:rsidR="00F830E4" w:rsidRPr="007A06F5">
        <w:rPr>
          <w:highlight w:val="green"/>
          <w:lang w:val="la-Latn"/>
        </w:rPr>
        <w:t>dere</w:t>
      </w:r>
      <w:r w:rsidR="009B2994" w:rsidRPr="007A06F5">
        <w:rPr>
          <w:highlight w:val="green"/>
          <w:lang w:val="la-Latn"/>
        </w:rPr>
        <w:t xml:space="preserve">, </w:t>
      </w:r>
      <w:r w:rsidR="00F830E4" w:rsidRPr="007A06F5">
        <w:rPr>
          <w:highlight w:val="green"/>
          <w:lang w:val="la-Latn"/>
        </w:rPr>
        <w:t>si infra</w:t>
      </w:r>
      <w:r w:rsidR="009B2994" w:rsidRPr="007A06F5">
        <w:rPr>
          <w:highlight w:val="green"/>
          <w:lang w:val="la-Latn"/>
        </w:rPr>
        <w:t xml:space="preserve"> </w:t>
      </w:r>
      <w:r w:rsidR="00F830E4" w:rsidRPr="007A06F5">
        <w:rPr>
          <w:highlight w:val="green"/>
          <w:lang w:val="la-Latn"/>
        </w:rPr>
        <w:t xml:space="preserve">patriam anni </w:t>
      </w:r>
      <w:r w:rsidRPr="007A06F5">
        <w:rPr>
          <w:highlight w:val="green"/>
          <w:lang w:val="la-Latn"/>
        </w:rPr>
        <w:t>spatium ut dictum est fuerit</w:t>
      </w:r>
      <w:r w:rsidR="009B2994" w:rsidRPr="007A06F5">
        <w:rPr>
          <w:highlight w:val="green"/>
          <w:lang w:val="la-Latn"/>
        </w:rPr>
        <w:t xml:space="preserve">, </w:t>
      </w:r>
      <w:r w:rsidRPr="007A06F5">
        <w:rPr>
          <w:highlight w:val="green"/>
          <w:lang w:val="la-Latn"/>
        </w:rPr>
        <w:t>prior traditio nihil ei va</w:t>
      </w:r>
      <w:r w:rsidR="00F830E4" w:rsidRPr="007A06F5">
        <w:rPr>
          <w:highlight w:val="green"/>
          <w:lang w:val="la-Latn"/>
        </w:rPr>
        <w:t xml:space="preserve">leat Ille vero qui post primam </w:t>
      </w:r>
      <w:r w:rsidRPr="007A06F5">
        <w:rPr>
          <w:highlight w:val="green"/>
          <w:lang w:val="la-Latn"/>
        </w:rPr>
        <w:t>traditionem res vendiderit</w:t>
      </w:r>
      <w:r w:rsidR="009B2994" w:rsidRPr="007A06F5">
        <w:rPr>
          <w:highlight w:val="green"/>
          <w:lang w:val="la-Latn"/>
        </w:rPr>
        <w:t xml:space="preserve">, </w:t>
      </w:r>
      <w:r w:rsidRPr="007A06F5">
        <w:rPr>
          <w:highlight w:val="green"/>
          <w:lang w:val="la-Latn"/>
        </w:rPr>
        <w:t>si vivens conprobatus fuerit ha</w:t>
      </w:r>
      <w:r w:rsidR="00F830E4" w:rsidRPr="007A06F5">
        <w:rPr>
          <w:highlight w:val="green"/>
          <w:lang w:val="la-Latn"/>
        </w:rPr>
        <w:t>nc illusionem fecisse</w:t>
      </w:r>
      <w:r w:rsidR="009B2994" w:rsidRPr="007A06F5">
        <w:rPr>
          <w:highlight w:val="green"/>
          <w:lang w:val="la-Latn"/>
        </w:rPr>
        <w:t xml:space="preserve">, </w:t>
      </w:r>
      <w:r w:rsidR="00F830E4" w:rsidRPr="007A06F5">
        <w:rPr>
          <w:highlight w:val="green"/>
          <w:lang w:val="la-Latn"/>
        </w:rPr>
        <w:t xml:space="preserve">bannum </w:t>
      </w:r>
      <w:r w:rsidRPr="007A06F5">
        <w:rPr>
          <w:highlight w:val="green"/>
          <w:lang w:val="la-Latn"/>
        </w:rPr>
        <w:t>dominicum persolvat</w:t>
      </w:r>
      <w:r w:rsidR="009B2994" w:rsidRPr="007A06F5">
        <w:rPr>
          <w:highlight w:val="green"/>
          <w:lang w:val="la-Latn"/>
        </w:rPr>
        <w:t xml:space="preserve">, </w:t>
      </w:r>
      <w:r w:rsidRPr="007A06F5">
        <w:rPr>
          <w:highlight w:val="green"/>
          <w:lang w:val="la-Latn"/>
        </w:rPr>
        <w:t>id est LX solidos</w:t>
      </w:r>
      <w:r w:rsidR="009B2994" w:rsidRPr="007A06F5">
        <w:rPr>
          <w:highlight w:val="green"/>
          <w:lang w:val="la-Latn"/>
        </w:rPr>
        <w:t xml:space="preserve">; </w:t>
      </w:r>
      <w:r w:rsidR="00D51F51" w:rsidRPr="007A06F5">
        <w:rPr>
          <w:highlight w:val="green"/>
          <w:lang w:val="la-Latn"/>
        </w:rPr>
        <w:t xml:space="preserve">si vero bannum </w:t>
      </w:r>
      <w:r w:rsidRPr="007A06F5">
        <w:rPr>
          <w:highlight w:val="green"/>
          <w:lang w:val="la-Latn"/>
        </w:rPr>
        <w:t>unde</w:t>
      </w:r>
      <w:r w:rsidR="009B2994" w:rsidRPr="007A06F5">
        <w:rPr>
          <w:highlight w:val="green"/>
          <w:lang w:val="la-Latn"/>
        </w:rPr>
        <w:t xml:space="preserve"> </w:t>
      </w:r>
      <w:r w:rsidR="00F830E4" w:rsidRPr="007A06F5">
        <w:rPr>
          <w:highlight w:val="green"/>
          <w:lang w:val="la-Latn"/>
        </w:rPr>
        <w:t>conponat</w:t>
      </w:r>
      <w:r w:rsidR="009B2994" w:rsidRPr="007A06F5">
        <w:rPr>
          <w:highlight w:val="green"/>
          <w:lang w:val="la-Latn"/>
        </w:rPr>
        <w:t xml:space="preserve"> </w:t>
      </w:r>
      <w:r w:rsidR="00F830E4" w:rsidRPr="007A06F5">
        <w:rPr>
          <w:highlight w:val="green"/>
          <w:lang w:val="la-Latn"/>
        </w:rPr>
        <w:t>non habuerit</w:t>
      </w:r>
      <w:r w:rsidR="009B2994" w:rsidRPr="007A06F5">
        <w:rPr>
          <w:highlight w:val="green"/>
          <w:lang w:val="la-Latn"/>
        </w:rPr>
        <w:t xml:space="preserve">, </w:t>
      </w:r>
      <w:r w:rsidRPr="007A06F5">
        <w:rPr>
          <w:highlight w:val="green"/>
          <w:lang w:val="la-Latn"/>
        </w:rPr>
        <w:t>verberetur</w:t>
      </w:r>
      <w:r w:rsidR="009B2994" w:rsidRPr="007A06F5">
        <w:rPr>
          <w:highlight w:val="green"/>
          <w:lang w:val="la-Latn"/>
        </w:rPr>
        <w:t xml:space="preserve">. </w:t>
      </w:r>
    </w:p>
    <w:p w14:paraId="2108DACE" w14:textId="686E950A" w:rsidR="002E6CD7" w:rsidRPr="007A06F5" w:rsidRDefault="002E6CD7" w:rsidP="002E6CD7">
      <w:pPr>
        <w:pStyle w:val="Normlnweb"/>
        <w:rPr>
          <w:highlight w:val="green"/>
          <w:lang w:val="la-Latn"/>
        </w:rPr>
      </w:pPr>
      <w:r w:rsidRPr="007A06F5">
        <w:rPr>
          <w:highlight w:val="green"/>
          <w:lang w:val="la-Latn"/>
        </w:rPr>
        <w:t>12</w:t>
      </w:r>
      <w:r w:rsidR="009B2994" w:rsidRPr="007A06F5">
        <w:rPr>
          <w:highlight w:val="green"/>
          <w:lang w:val="la-Latn"/>
        </w:rPr>
        <w:t xml:space="preserve">. </w:t>
      </w:r>
      <w:r w:rsidRPr="007A06F5">
        <w:rPr>
          <w:highlight w:val="green"/>
          <w:lang w:val="la-Latn"/>
        </w:rPr>
        <w:t>Quibuscumque per legem propter aliquam contentionem pugna fuerit i</w:t>
      </w:r>
      <w:r w:rsidR="00F830E4" w:rsidRPr="007A06F5">
        <w:rPr>
          <w:highlight w:val="green"/>
          <w:lang w:val="la-Latn"/>
        </w:rPr>
        <w:t>udi</w:t>
      </w:r>
      <w:r w:rsidRPr="007A06F5">
        <w:rPr>
          <w:highlight w:val="green"/>
          <w:lang w:val="la-Latn"/>
        </w:rPr>
        <w:t>cata</w:t>
      </w:r>
      <w:r w:rsidR="009B2994" w:rsidRPr="007A06F5">
        <w:rPr>
          <w:highlight w:val="green"/>
          <w:lang w:val="la-Latn"/>
        </w:rPr>
        <w:t xml:space="preserve">, </w:t>
      </w:r>
      <w:r w:rsidRPr="007A06F5">
        <w:rPr>
          <w:highlight w:val="green"/>
          <w:lang w:val="la-Latn"/>
        </w:rPr>
        <w:t>praeter de infidelitate</w:t>
      </w:r>
      <w:r w:rsidR="009B2994" w:rsidRPr="007A06F5">
        <w:rPr>
          <w:highlight w:val="green"/>
          <w:lang w:val="la-Latn"/>
        </w:rPr>
        <w:t xml:space="preserve">, </w:t>
      </w:r>
      <w:r w:rsidRPr="007A06F5">
        <w:rPr>
          <w:highlight w:val="green"/>
          <w:lang w:val="la-Latn"/>
        </w:rPr>
        <w:t>cum fustibus pugnent</w:t>
      </w:r>
      <w:r w:rsidR="009B2994" w:rsidRPr="007A06F5">
        <w:rPr>
          <w:highlight w:val="green"/>
          <w:lang w:val="la-Latn"/>
        </w:rPr>
        <w:t xml:space="preserve">, </w:t>
      </w:r>
      <w:r w:rsidRPr="007A06F5">
        <w:rPr>
          <w:highlight w:val="green"/>
          <w:lang w:val="la-Latn"/>
        </w:rPr>
        <w:t>sicu</w:t>
      </w:r>
      <w:r w:rsidR="00F830E4" w:rsidRPr="007A06F5">
        <w:rPr>
          <w:highlight w:val="green"/>
          <w:lang w:val="la-Latn"/>
        </w:rPr>
        <w:t xml:space="preserve">t in capitulare dominico prius </w:t>
      </w:r>
      <w:r w:rsidRPr="007A06F5">
        <w:rPr>
          <w:highlight w:val="green"/>
          <w:lang w:val="la-Latn"/>
        </w:rPr>
        <w:t>constitutum fuit</w:t>
      </w:r>
      <w:r w:rsidR="00E55DD3" w:rsidRPr="007A06F5">
        <w:rPr>
          <w:highlight w:val="green"/>
          <w:lang w:val="la-Latn"/>
        </w:rPr>
        <w:t xml:space="preserve"> </w:t>
      </w:r>
    </w:p>
    <w:p w14:paraId="1349C289" w14:textId="1B08FCAE" w:rsidR="002E6CD7" w:rsidRPr="007A06F5" w:rsidRDefault="002E6CD7" w:rsidP="002E6CD7">
      <w:pPr>
        <w:pStyle w:val="Normlnweb"/>
        <w:rPr>
          <w:highlight w:val="green"/>
          <w:lang w:val="la-Latn"/>
        </w:rPr>
      </w:pPr>
      <w:r w:rsidRPr="007A06F5">
        <w:rPr>
          <w:highlight w:val="green"/>
          <w:lang w:val="la-Latn"/>
        </w:rPr>
        <w:t>13</w:t>
      </w:r>
      <w:r w:rsidR="009B2994" w:rsidRPr="007A06F5">
        <w:rPr>
          <w:highlight w:val="green"/>
          <w:lang w:val="la-Latn"/>
        </w:rPr>
        <w:t xml:space="preserve">. </w:t>
      </w:r>
      <w:r w:rsidRPr="007A06F5">
        <w:rPr>
          <w:highlight w:val="green"/>
          <w:lang w:val="la-Latn"/>
        </w:rPr>
        <w:t>De fugitivis praecipimus</w:t>
      </w:r>
      <w:r w:rsidR="009B2994" w:rsidRPr="007A06F5">
        <w:rPr>
          <w:highlight w:val="green"/>
          <w:lang w:val="la-Latn"/>
        </w:rPr>
        <w:t xml:space="preserve">, </w:t>
      </w:r>
      <w:r w:rsidRPr="007A06F5">
        <w:rPr>
          <w:highlight w:val="green"/>
          <w:lang w:val="la-Latn"/>
        </w:rPr>
        <w:t>ut ministri rei pu</w:t>
      </w:r>
      <w:r w:rsidR="00F830E4" w:rsidRPr="007A06F5">
        <w:rPr>
          <w:highlight w:val="green"/>
          <w:lang w:val="la-Latn"/>
        </w:rPr>
        <w:t xml:space="preserve">blicae a domino fugitivi nihil </w:t>
      </w:r>
      <w:r w:rsidRPr="007A06F5">
        <w:rPr>
          <w:highlight w:val="green"/>
          <w:lang w:val="la-Latn"/>
        </w:rPr>
        <w:t>accipiant</w:t>
      </w:r>
      <w:r w:rsidR="009B2994" w:rsidRPr="007A06F5">
        <w:rPr>
          <w:highlight w:val="green"/>
          <w:lang w:val="la-Latn"/>
        </w:rPr>
        <w:t xml:space="preserve">, </w:t>
      </w:r>
      <w:r w:rsidRPr="007A06F5">
        <w:rPr>
          <w:highlight w:val="green"/>
          <w:lang w:val="la-Latn"/>
        </w:rPr>
        <w:t>cum reddiderint eum</w:t>
      </w:r>
      <w:r w:rsidR="009B2994" w:rsidRPr="007A06F5">
        <w:rPr>
          <w:highlight w:val="green"/>
          <w:lang w:val="la-Latn"/>
        </w:rPr>
        <w:t xml:space="preserve">. </w:t>
      </w:r>
    </w:p>
    <w:p w14:paraId="030A8249" w14:textId="59403BF9" w:rsidR="002E6CD7" w:rsidRPr="007A06F5" w:rsidRDefault="002E6CD7" w:rsidP="002E6CD7">
      <w:pPr>
        <w:pStyle w:val="Normlnweb"/>
        <w:rPr>
          <w:lang w:val="la-Latn"/>
        </w:rPr>
      </w:pPr>
      <w:r w:rsidRPr="007A06F5">
        <w:rPr>
          <w:highlight w:val="green"/>
          <w:lang w:val="la-Latn"/>
        </w:rPr>
        <w:t>14</w:t>
      </w:r>
      <w:r w:rsidR="009B2994" w:rsidRPr="007A06F5">
        <w:rPr>
          <w:highlight w:val="green"/>
          <w:lang w:val="la-Latn"/>
        </w:rPr>
        <w:t xml:space="preserve">. </w:t>
      </w:r>
      <w:r w:rsidRPr="007A06F5">
        <w:rPr>
          <w:highlight w:val="green"/>
          <w:lang w:val="la-Latn"/>
        </w:rPr>
        <w:t>Videtur nobis de aldionibus</w:t>
      </w:r>
      <w:r w:rsidR="009B2994" w:rsidRPr="007A06F5">
        <w:rPr>
          <w:highlight w:val="green"/>
          <w:lang w:val="la-Latn"/>
        </w:rPr>
        <w:t xml:space="preserve">, </w:t>
      </w:r>
      <w:r w:rsidRPr="007A06F5">
        <w:rPr>
          <w:highlight w:val="green"/>
          <w:lang w:val="la-Latn"/>
        </w:rPr>
        <w:t>ut sicut lex habet</w:t>
      </w:r>
      <w:r w:rsidR="00E55DD3" w:rsidRPr="007A06F5">
        <w:rPr>
          <w:highlight w:val="green"/>
          <w:lang w:val="la-Latn"/>
        </w:rPr>
        <w:t xml:space="preserve"> </w:t>
      </w:r>
      <w:r w:rsidRPr="007A06F5">
        <w:rPr>
          <w:highlight w:val="green"/>
          <w:lang w:val="la-Latn"/>
        </w:rPr>
        <w:t>ita sit</w:t>
      </w:r>
      <w:r w:rsidR="00D51F51" w:rsidRPr="007A06F5">
        <w:rPr>
          <w:highlight w:val="green"/>
          <w:lang w:val="la-Latn"/>
        </w:rPr>
        <w:t>.</w:t>
      </w:r>
    </w:p>
    <w:p w14:paraId="2D56DB4F" w14:textId="77777777" w:rsidR="00BA5266" w:rsidRPr="007A06F5" w:rsidRDefault="00BA5266" w:rsidP="00450DB4">
      <w:pPr>
        <w:spacing w:after="120" w:line="240" w:lineRule="auto"/>
        <w:rPr>
          <w:rFonts w:ascii="Times New Roman" w:hAnsi="Times New Roman" w:cs="Times New Roman"/>
          <w:lang w:val="la-Latn"/>
        </w:rPr>
      </w:pPr>
    </w:p>
    <w:p w14:paraId="78282B9B" w14:textId="77777777"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46" w:name="_Toc194615204"/>
      <w:r w:rsidRPr="007A06F5">
        <w:rPr>
          <w:rFonts w:ascii="Times New Roman" w:hAnsi="Times New Roman" w:cs="Times New Roman"/>
          <w:b/>
          <w:color w:val="000000" w:themeColor="text1"/>
          <w:sz w:val="28"/>
          <w:szCs w:val="28"/>
          <w:lang w:val="la-Latn"/>
        </w:rPr>
        <w:t xml:space="preserve">Capitula Francica wohl Ludwigs des Frommen, c. 1, </w:t>
      </w:r>
      <w:r w:rsidR="00BA5266" w:rsidRPr="007A06F5">
        <w:rPr>
          <w:rFonts w:ascii="Times New Roman" w:hAnsi="Times New Roman" w:cs="Times New Roman"/>
          <w:b/>
          <w:color w:val="000000" w:themeColor="text1"/>
          <w:sz w:val="28"/>
          <w:szCs w:val="28"/>
          <w:lang w:val="la-Latn"/>
        </w:rPr>
        <w:t>266r</w:t>
      </w:r>
      <w:bookmarkEnd w:id="346"/>
    </w:p>
    <w:p w14:paraId="381DC535" w14:textId="176520F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Vt nullus testis supra uestituram aui et patris nostri suscipiatur (-ci- über der Zeile) (MGH Capit. 1, Nr. 167, S. 333 Z. 10).</w:t>
      </w:r>
    </w:p>
    <w:p w14:paraId="12FE9C07" w14:textId="26A3418A"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i/>
          <w:iCs/>
          <w:sz w:val="24"/>
          <w:szCs w:val="24"/>
          <w:lang w:val="la-Latn" w:eastAsia="cs-CZ"/>
        </w:rPr>
        <w:lastRenderedPageBreak/>
        <w:t>Hoc</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capitulum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legitur</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in</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cod</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Monac</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olim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Fris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subiunctum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capiti</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Ans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III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w:t>
      </w:r>
      <w:r w:rsidR="009B2994" w:rsidRPr="007A06F5">
        <w:rPr>
          <w:rFonts w:ascii="Times New Roman" w:eastAsia="Times New Roman" w:hAnsi="Times New Roman" w:cs="Times New Roman"/>
          <w:sz w:val="24"/>
          <w:szCs w:val="24"/>
          <w:lang w:val="la-Latn" w:eastAsia="cs-CZ"/>
        </w:rPr>
        <w:t xml:space="preserve">. </w:t>
      </w:r>
      <w:r w:rsidR="00E2381F" w:rsidRPr="007A06F5">
        <w:rPr>
          <w:rFonts w:ascii="Times New Roman" w:eastAsia="Times New Roman" w:hAnsi="Times New Roman" w:cs="Times New Roman"/>
          <w:sz w:val="24"/>
          <w:szCs w:val="24"/>
          <w:lang w:val="la-Latn" w:eastAsia="cs-CZ"/>
        </w:rPr>
        <w:t xml:space="preserve">41 </w:t>
      </w:r>
      <w:r w:rsidRPr="007A06F5">
        <w:rPr>
          <w:rFonts w:ascii="Times New Roman" w:eastAsia="Times New Roman" w:hAnsi="Times New Roman" w:cs="Times New Roman"/>
          <w:i/>
          <w:iCs/>
          <w:sz w:val="24"/>
          <w:szCs w:val="24"/>
          <w:lang w:val="la-Latn" w:eastAsia="cs-CZ"/>
        </w:rPr>
        <w:t>et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inscriptum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verbis</w:t>
      </w:r>
      <w:r w:rsidRPr="007A06F5">
        <w:rPr>
          <w:rFonts w:ascii="Times New Roman" w:eastAsia="Times New Roman" w:hAnsi="Times New Roman" w:cs="Times New Roman"/>
          <w:sz w:val="24"/>
          <w:szCs w:val="24"/>
          <w:lang w:val="la-Latn" w:eastAsia="cs-CZ"/>
        </w:rPr>
        <w:t xml:space="preserve"> ' </w:t>
      </w:r>
      <w:r w:rsidRPr="007A06F5">
        <w:rPr>
          <w:rFonts w:ascii="Times New Roman" w:eastAsia="Times New Roman" w:hAnsi="Times New Roman" w:cs="Times New Roman"/>
          <w:i/>
          <w:iCs/>
          <w:sz w:val="24"/>
          <w:szCs w:val="24"/>
          <w:lang w:val="la-Latn" w:eastAsia="cs-CZ"/>
        </w:rPr>
        <w:t>De</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tertio</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libello</w:t>
      </w:r>
      <w:r w:rsidRPr="007A06F5">
        <w:rPr>
          <w:rFonts w:ascii="Times New Roman" w:eastAsia="Times New Roman" w:hAnsi="Times New Roman" w:cs="Times New Roman"/>
          <w:sz w:val="24"/>
          <w:szCs w:val="24"/>
          <w:lang w:val="la-Latn" w:eastAsia="cs-CZ"/>
        </w:rPr>
        <w:t xml:space="preserve"> ' </w:t>
      </w:r>
      <w:r w:rsidRPr="007A06F5">
        <w:rPr>
          <w:rFonts w:ascii="Times New Roman" w:eastAsia="Times New Roman" w:hAnsi="Times New Roman" w:cs="Times New Roman"/>
          <w:i/>
          <w:iCs/>
          <w:sz w:val="24"/>
          <w:szCs w:val="24"/>
          <w:lang w:val="la-Latn" w:eastAsia="cs-CZ"/>
        </w:rPr>
        <w:t>post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Ansegisum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inter</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Hlotharii</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capitula</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in</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codd</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Paris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3878</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fol</w:t>
      </w:r>
      <w:r w:rsidRPr="007A06F5">
        <w:rPr>
          <w:rFonts w:ascii="Times New Roman" w:eastAsia="Times New Roman" w:hAnsi="Times New Roman" w:cs="Times New Roman"/>
          <w:sz w:val="24"/>
          <w:szCs w:val="24"/>
          <w:lang w:val="la-Latn" w:eastAsia="cs-CZ"/>
        </w:rPr>
        <w:t xml:space="preserve"> 157</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et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Monac</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3853</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fol</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246</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Hludowici</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autem</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videtur</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et</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consentaneum</w:t>
      </w:r>
      <w:r w:rsidR="00E2381F"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capiti</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anni 803 </w:t>
      </w:r>
      <w:r w:rsidRPr="007A06F5">
        <w:rPr>
          <w:rFonts w:ascii="Times New Roman" w:eastAsia="Times New Roman" w:hAnsi="Times New Roman" w:cs="Times New Roman"/>
          <w:i/>
          <w:iCs/>
          <w:sz w:val="24"/>
          <w:szCs w:val="24"/>
          <w:lang w:val="la-Latn" w:eastAsia="cs-CZ"/>
        </w:rPr>
        <w:t>supra</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pag</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115</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edito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deest</w:t>
      </w:r>
      <w:r w:rsidR="009B2994" w:rsidRPr="007A06F5">
        <w:rPr>
          <w:rFonts w:ascii="Times New Roman" w:eastAsia="Times New Roman" w:hAnsi="Times New Roman" w:cs="Times New Roman"/>
          <w:sz w:val="24"/>
          <w:szCs w:val="24"/>
          <w:lang w:val="la-Latn" w:eastAsia="cs-CZ"/>
        </w:rPr>
        <w: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i/>
          <w:iCs/>
          <w:sz w:val="24"/>
          <w:szCs w:val="24"/>
          <w:lang w:val="la-Latn" w:eastAsia="cs-CZ"/>
        </w:rPr>
        <w:t>deest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w:t>
      </w:r>
    </w:p>
    <w:p w14:paraId="4CB482F2" w14:textId="3384DA27"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nullus testis supra vestituram avi aut patris nostri suscipiatur</w:t>
      </w:r>
      <w:r w:rsidR="009B2994" w:rsidRPr="007A06F5">
        <w:rPr>
          <w:rFonts w:ascii="Times New Roman" w:eastAsia="Times New Roman" w:hAnsi="Times New Roman" w:cs="Times New Roman"/>
          <w:sz w:val="24"/>
          <w:szCs w:val="24"/>
          <w:lang w:val="la-Latn" w:eastAsia="cs-CZ"/>
        </w:rPr>
        <w:t xml:space="preserve">. </w:t>
      </w:r>
      <w:r w:rsidR="00D51F51" w:rsidRPr="007A06F5">
        <w:rPr>
          <w:rFonts w:ascii="Times New Roman" w:eastAsia="Times New Roman" w:hAnsi="Times New Roman" w:cs="Times New Roman"/>
          <w:sz w:val="24"/>
          <w:szCs w:val="24"/>
          <w:lang w:val="la-Latn" w:eastAsia="cs-CZ"/>
        </w:rPr>
        <w:t>(Z. 7-8)</w:t>
      </w:r>
    </w:p>
    <w:p w14:paraId="1A599B15" w14:textId="4A05D39D"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Leguntur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haec</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duo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compluribus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Ansegisi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codicibus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inserta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libro</w:t>
      </w:r>
      <w:r w:rsidR="00E2381F" w:rsidRPr="007A06F5">
        <w:rPr>
          <w:rFonts w:ascii="Times New Roman" w:eastAsia="Times New Roman" w:hAnsi="Times New Roman" w:cs="Times New Roman"/>
          <w:sz w:val="24"/>
          <w:szCs w:val="24"/>
          <w:highlight w:val="green"/>
          <w:lang w:val="la-Latn" w:eastAsia="cs-CZ"/>
        </w:rPr>
        <w:t xml:space="preserve"> se</w:t>
      </w:r>
      <w:r w:rsidRPr="007A06F5">
        <w:rPr>
          <w:rFonts w:ascii="Times New Roman" w:eastAsia="Times New Roman" w:hAnsi="Times New Roman" w:cs="Times New Roman"/>
          <w:i/>
          <w:iCs/>
          <w:sz w:val="24"/>
          <w:szCs w:val="24"/>
          <w:highlight w:val="green"/>
          <w:lang w:val="la-Latn" w:eastAsia="cs-CZ"/>
        </w:rPr>
        <w:t>cundo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post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caput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tricesimum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secundum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Desunt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autem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solum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codicibus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plurimis</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etiam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conciliorum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canonibus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quibus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Ansegisi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31</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sequentia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secundi</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excerpta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Genuina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regis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ipsa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esse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neqaverim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Hludowici</w:t>
      </w:r>
      <w:r w:rsidR="00E2381F" w:rsidRPr="007A06F5">
        <w:rPr>
          <w:rFonts w:ascii="Times New Roman" w:eastAsia="Times New Roman" w:hAnsi="Times New Roman" w:cs="Times New Roman"/>
          <w:sz w:val="24"/>
          <w:szCs w:val="24"/>
          <w:highlight w:val="green"/>
          <w:lang w:val="la-Latn" w:eastAsia="cs-CZ"/>
        </w:rPr>
        <w:t xml:space="preserve"> dubitan </w:t>
      </w:r>
      <w:r w:rsidRPr="007A06F5">
        <w:rPr>
          <w:rFonts w:ascii="Times New Roman" w:eastAsia="Times New Roman" w:hAnsi="Times New Roman" w:cs="Times New Roman"/>
          <w:i/>
          <w:iCs/>
          <w:sz w:val="24"/>
          <w:szCs w:val="24"/>
          <w:highlight w:val="green"/>
          <w:lang w:val="la-Latn" w:eastAsia="cs-CZ"/>
        </w:rPr>
        <w:t>dum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apud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apud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5D316890" w14:textId="39A66EDB"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Cs/>
          <w:sz w:val="24"/>
          <w:szCs w:val="24"/>
          <w:highlight w:val="green"/>
          <w:lang w:val="la-Latn" w:eastAsia="cs-CZ"/>
        </w:rPr>
        <w:t>2</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causis viduarum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pupillorum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orfanorum v</w:t>
      </w:r>
      <w:r w:rsidR="00F830E4" w:rsidRPr="007A06F5">
        <w:rPr>
          <w:rFonts w:ascii="Times New Roman" w:eastAsia="Times New Roman" w:hAnsi="Times New Roman" w:cs="Times New Roman"/>
          <w:sz w:val="24"/>
          <w:szCs w:val="24"/>
          <w:highlight w:val="green"/>
          <w:lang w:val="la-Latn" w:eastAsia="cs-CZ"/>
        </w:rPr>
        <w:t>el reliquorum pauperum</w:t>
      </w:r>
      <w:r w:rsidR="00FF3D92"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ut in </w:t>
      </w:r>
      <w:r w:rsidRPr="007A06F5">
        <w:rPr>
          <w:rFonts w:ascii="Times New Roman" w:eastAsia="Times New Roman" w:hAnsi="Times New Roman" w:cs="Times New Roman"/>
          <w:sz w:val="24"/>
          <w:szCs w:val="24"/>
          <w:highlight w:val="green"/>
          <w:lang w:val="la-Latn" w:eastAsia="cs-CZ"/>
        </w:rPr>
        <w:t xml:space="preserve">primo conventu ante mediam diem illorum ratio vel querela </w:t>
      </w:r>
      <w:r w:rsidR="00F830E4" w:rsidRPr="007A06F5">
        <w:rPr>
          <w:rFonts w:ascii="Times New Roman" w:eastAsia="Times New Roman" w:hAnsi="Times New Roman" w:cs="Times New Roman"/>
          <w:sz w:val="24"/>
          <w:szCs w:val="24"/>
          <w:highlight w:val="green"/>
          <w:lang w:val="la-Latn" w:eastAsia="cs-CZ"/>
        </w:rPr>
        <w:t>audiatur et diffiniatur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w:t>
      </w:r>
      <w:r w:rsidRPr="007A06F5">
        <w:rPr>
          <w:rFonts w:ascii="Times New Roman" w:eastAsia="Times New Roman" w:hAnsi="Times New Roman" w:cs="Times New Roman"/>
          <w:sz w:val="24"/>
          <w:szCs w:val="24"/>
          <w:highlight w:val="green"/>
          <w:lang w:val="la-Latn" w:eastAsia="cs-CZ"/>
        </w:rPr>
        <w:t>post mediam diem causa regia et ecclesiarum vel potentum hominu</w:t>
      </w:r>
      <w:r w:rsidR="00F830E4" w:rsidRPr="007A06F5">
        <w:rPr>
          <w:rFonts w:ascii="Times New Roman" w:eastAsia="Times New Roman" w:hAnsi="Times New Roman" w:cs="Times New Roman"/>
          <w:sz w:val="24"/>
          <w:szCs w:val="24"/>
          <w:highlight w:val="green"/>
          <w:lang w:val="la-Latn" w:eastAsia="cs-CZ"/>
        </w:rPr>
        <w:t>m</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quia ipsi pau</w:t>
      </w:r>
      <w:r w:rsidRPr="007A06F5">
        <w:rPr>
          <w:rFonts w:ascii="Times New Roman" w:eastAsia="Times New Roman" w:hAnsi="Times New Roman" w:cs="Times New Roman"/>
          <w:sz w:val="24"/>
          <w:szCs w:val="24"/>
          <w:highlight w:val="green"/>
          <w:lang w:val="la-Latn" w:eastAsia="cs-CZ"/>
        </w:rPr>
        <w:t>peres non habent facultatem unde sustentare se possi</w:t>
      </w:r>
      <w:r w:rsidR="00F830E4" w:rsidRPr="007A06F5">
        <w:rPr>
          <w:rFonts w:ascii="Times New Roman" w:eastAsia="Times New Roman" w:hAnsi="Times New Roman" w:cs="Times New Roman"/>
          <w:sz w:val="24"/>
          <w:szCs w:val="24"/>
          <w:highlight w:val="green"/>
          <w:lang w:val="la-Latn" w:eastAsia="cs-CZ"/>
        </w:rPr>
        <w:t>nt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donec ad eorum perveniant </w:t>
      </w:r>
      <w:r w:rsidRPr="007A06F5">
        <w:rPr>
          <w:rFonts w:ascii="Times New Roman" w:eastAsia="Times New Roman" w:hAnsi="Times New Roman" w:cs="Times New Roman"/>
          <w:sz w:val="24"/>
          <w:szCs w:val="24"/>
          <w:highlight w:val="green"/>
          <w:lang w:val="la-Latn" w:eastAsia="cs-CZ"/>
        </w:rPr>
        <w:t>iustitiam et ideo tantos clamores faciunt ad aures nostras</w:t>
      </w:r>
      <w:r w:rsidR="009B2994" w:rsidRPr="007A06F5">
        <w:rPr>
          <w:rFonts w:ascii="Times New Roman" w:eastAsia="Times New Roman" w:hAnsi="Times New Roman" w:cs="Times New Roman"/>
          <w:sz w:val="24"/>
          <w:szCs w:val="24"/>
          <w:highlight w:val="green"/>
          <w:lang w:val="la-Latn" w:eastAsia="cs-CZ"/>
        </w:rPr>
        <w:t xml:space="preserve">. </w:t>
      </w:r>
    </w:p>
    <w:p w14:paraId="786A73D1" w14:textId="730C64DC"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3</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illis hominibus qui iniuste super alios homine</w:t>
      </w:r>
      <w:r w:rsidR="00F830E4" w:rsidRPr="007A06F5">
        <w:rPr>
          <w:rFonts w:ascii="Times New Roman" w:eastAsia="Times New Roman" w:hAnsi="Times New Roman" w:cs="Times New Roman"/>
          <w:sz w:val="24"/>
          <w:szCs w:val="24"/>
          <w:highlight w:val="green"/>
          <w:lang w:val="la-Latn" w:eastAsia="cs-CZ"/>
        </w:rPr>
        <w:t>s querelas faciunt</w:t>
      </w:r>
      <w:r w:rsidR="00FF3D92"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de quibus </w:t>
      </w:r>
      <w:r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inventus fuerit aliquis qui non habet iustit</w:t>
      </w:r>
      <w:r w:rsidR="00F830E4" w:rsidRPr="007A06F5">
        <w:rPr>
          <w:rFonts w:ascii="Times New Roman" w:eastAsia="Times New Roman" w:hAnsi="Times New Roman" w:cs="Times New Roman"/>
          <w:sz w:val="24"/>
          <w:szCs w:val="24"/>
          <w:highlight w:val="green"/>
          <w:lang w:val="la-Latn" w:eastAsia="cs-CZ"/>
        </w:rPr>
        <w:t xml:space="preserve">iam causandi vel reclamandi et </w:t>
      </w:r>
      <w:r w:rsidRPr="007A06F5">
        <w:rPr>
          <w:rFonts w:ascii="Times New Roman" w:eastAsia="Times New Roman" w:hAnsi="Times New Roman" w:cs="Times New Roman"/>
          <w:sz w:val="24"/>
          <w:szCs w:val="24"/>
          <w:highlight w:val="green"/>
          <w:lang w:val="la-Latn" w:eastAsia="cs-CZ"/>
        </w:rPr>
        <w:t>re victus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propter illam calumpniam quam feci</w:t>
      </w:r>
      <w:r w:rsidR="00F830E4" w:rsidRPr="007A06F5">
        <w:rPr>
          <w:rFonts w:ascii="Times New Roman" w:eastAsia="Times New Roman" w:hAnsi="Times New Roman" w:cs="Times New Roman"/>
          <w:sz w:val="24"/>
          <w:szCs w:val="24"/>
          <w:highlight w:val="green"/>
          <w:lang w:val="la-Latn" w:eastAsia="cs-CZ"/>
        </w:rPr>
        <w:t xml:space="preserve">t secundum legem et aequitatem </w:t>
      </w:r>
      <w:r w:rsidRPr="007A06F5">
        <w:rPr>
          <w:rFonts w:ascii="Times New Roman" w:eastAsia="Times New Roman" w:hAnsi="Times New Roman" w:cs="Times New Roman"/>
          <w:sz w:val="24"/>
          <w:szCs w:val="24"/>
          <w:highlight w:val="green"/>
          <w:lang w:val="la-Latn" w:eastAsia="cs-CZ"/>
        </w:rPr>
        <w:t xml:space="preserve">iustitiam faciat </w:t>
      </w:r>
    </w:p>
    <w:p w14:paraId="5277DB8A" w14:textId="38C20E3C"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Invenitur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sequens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4417 </w:t>
      </w:r>
      <w:r w:rsidRPr="007A06F5">
        <w:rPr>
          <w:rFonts w:ascii="Times New Roman" w:eastAsia="Times New Roman" w:hAnsi="Times New Roman" w:cs="Times New Roman"/>
          <w:i/>
          <w:iCs/>
          <w:sz w:val="24"/>
          <w:szCs w:val="24"/>
          <w:highlight w:val="green"/>
          <w:lang w:val="la-Latn" w:eastAsia="cs-CZ"/>
        </w:rPr>
        <w:t>tamquam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ultimum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libri</w:t>
      </w:r>
      <w:r w:rsidR="00E2381F" w:rsidRPr="007A06F5">
        <w:rPr>
          <w:rFonts w:ascii="Times New Roman" w:eastAsia="Times New Roman" w:hAnsi="Times New Roman" w:cs="Times New Roman"/>
          <w:sz w:val="24"/>
          <w:szCs w:val="24"/>
          <w:highlight w:val="green"/>
          <w:lang w:val="la-Latn" w:eastAsia="cs-CZ"/>
        </w:rPr>
        <w:t xml:space="preserve"> Ansegi</w:t>
      </w:r>
      <w:r w:rsidRPr="007A06F5">
        <w:rPr>
          <w:rFonts w:ascii="Times New Roman" w:eastAsia="Times New Roman" w:hAnsi="Times New Roman" w:cs="Times New Roman"/>
          <w:i/>
          <w:iCs/>
          <w:sz w:val="24"/>
          <w:szCs w:val="24"/>
          <w:highlight w:val="green"/>
          <w:lang w:val="la-Latn" w:eastAsia="cs-CZ"/>
        </w:rPr>
        <w:t>siani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secundi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Hludowici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Pii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immerito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haberi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etiam </w:t>
      </w:r>
      <w:r w:rsidRPr="007A06F5">
        <w:rPr>
          <w:rFonts w:ascii="Times New Roman" w:eastAsia="Times New Roman" w:hAnsi="Times New Roman" w:cs="Times New Roman"/>
          <w:i/>
          <w:iCs/>
          <w:sz w:val="24"/>
          <w:szCs w:val="24"/>
          <w:highlight w:val="green"/>
          <w:lang w:val="la-Latn" w:eastAsia="cs-CZ"/>
        </w:rPr>
        <w:t>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eius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origo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omnino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certa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deest</w:t>
      </w:r>
      <w:r w:rsidR="009B2994"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deest</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314DDB2A" w14:textId="5A43B2F0"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4</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Ut secundum canonum </w:t>
      </w:r>
      <w:r w:rsidR="00524CAA" w:rsidRPr="00524CAA">
        <w:rPr>
          <w:rFonts w:ascii="Times New Roman" w:eastAsia="Times New Roman" w:hAnsi="Times New Roman" w:cs="Times New Roman"/>
          <w:b/>
          <w:sz w:val="24"/>
          <w:szCs w:val="24"/>
          <w:highlight w:val="green"/>
          <w:lang w:val="la-Latn" w:eastAsia="cs-CZ"/>
        </w:rPr>
        <w:t>auctorit</w:t>
      </w:r>
      <w:r w:rsidRPr="007A06F5">
        <w:rPr>
          <w:rFonts w:ascii="Times New Roman" w:eastAsia="Times New Roman" w:hAnsi="Times New Roman" w:cs="Times New Roman"/>
          <w:sz w:val="24"/>
          <w:szCs w:val="24"/>
          <w:highlight w:val="green"/>
          <w:lang w:val="la-Latn" w:eastAsia="cs-CZ"/>
        </w:rPr>
        <w:t xml:space="preserve">atem et nostram </w:t>
      </w:r>
      <w:r w:rsidR="00F830E4" w:rsidRPr="007A06F5">
        <w:rPr>
          <w:rFonts w:ascii="Times New Roman" w:eastAsia="Times New Roman" w:hAnsi="Times New Roman" w:cs="Times New Roman"/>
          <w:sz w:val="24"/>
          <w:szCs w:val="24"/>
          <w:highlight w:val="green"/>
          <w:lang w:val="la-Latn" w:eastAsia="cs-CZ"/>
        </w:rPr>
        <w:t>constitutionem</w:t>
      </w:r>
      <w:r w:rsidR="00E55DD3"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de agro eccle</w:t>
      </w:r>
      <w:r w:rsidRPr="007A06F5">
        <w:rPr>
          <w:rFonts w:ascii="Times New Roman" w:eastAsia="Times New Roman" w:hAnsi="Times New Roman" w:cs="Times New Roman"/>
          <w:sz w:val="24"/>
          <w:szCs w:val="24"/>
          <w:highlight w:val="green"/>
          <w:lang w:val="la-Latn" w:eastAsia="cs-CZ"/>
        </w:rPr>
        <w:t>siastico et manso ao mancipiis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 si quilibet pro loco se</w:t>
      </w:r>
      <w:r w:rsidR="00F830E4" w:rsidRPr="007A06F5">
        <w:rPr>
          <w:rFonts w:ascii="Times New Roman" w:eastAsia="Times New Roman" w:hAnsi="Times New Roman" w:cs="Times New Roman"/>
          <w:sz w:val="24"/>
          <w:szCs w:val="24"/>
          <w:highlight w:val="green"/>
          <w:lang w:val="la-Latn" w:eastAsia="cs-CZ"/>
        </w:rPr>
        <w:t xml:space="preserve">pulturae aliquid ecclesiae lar </w:t>
      </w:r>
      <w:r w:rsidRPr="007A06F5">
        <w:rPr>
          <w:rFonts w:ascii="Times New Roman" w:eastAsia="Times New Roman" w:hAnsi="Times New Roman" w:cs="Times New Roman"/>
          <w:sz w:val="24"/>
          <w:szCs w:val="24"/>
          <w:highlight w:val="green"/>
          <w:lang w:val="la-Latn" w:eastAsia="cs-CZ"/>
        </w:rPr>
        <w:t>gitus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neque de decimis et oblationibus fideliu</w:t>
      </w:r>
      <w:r w:rsidR="00F830E4" w:rsidRPr="007A06F5">
        <w:rPr>
          <w:rFonts w:ascii="Times New Roman" w:eastAsia="Times New Roman" w:hAnsi="Times New Roman" w:cs="Times New Roman"/>
          <w:sz w:val="24"/>
          <w:szCs w:val="24"/>
          <w:highlight w:val="green"/>
          <w:lang w:val="la-Latn" w:eastAsia="cs-CZ"/>
        </w:rPr>
        <w:t xml:space="preserve">m presbyter aliquem censum per </w:t>
      </w:r>
      <w:r w:rsidRPr="007A06F5">
        <w:rPr>
          <w:rFonts w:ascii="Times New Roman" w:eastAsia="Times New Roman" w:hAnsi="Times New Roman" w:cs="Times New Roman"/>
          <w:sz w:val="24"/>
          <w:szCs w:val="24"/>
          <w:highlight w:val="green"/>
          <w:lang w:val="la-Latn" w:eastAsia="cs-CZ"/>
        </w:rPr>
        <w:t>solvere cogatur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nec quisquam cuiuslibet ordinis vel dignitatis exinde quicquam subtraha</w:t>
      </w:r>
      <w:r w:rsidR="00F830E4" w:rsidRPr="007A06F5">
        <w:rPr>
          <w:rFonts w:ascii="Times New Roman" w:eastAsia="Times New Roman" w:hAnsi="Times New Roman" w:cs="Times New Roman"/>
          <w:sz w:val="24"/>
          <w:szCs w:val="24"/>
          <w:highlight w:val="green"/>
          <w:lang w:val="la-Latn" w:eastAsia="cs-CZ"/>
        </w:rPr>
        <w:t xml:space="preserve">t </w:t>
      </w:r>
      <w:r w:rsidRPr="007A06F5">
        <w:rPr>
          <w:rFonts w:ascii="Times New Roman" w:eastAsia="Times New Roman" w:hAnsi="Times New Roman" w:cs="Times New Roman"/>
          <w:sz w:val="24"/>
          <w:szCs w:val="24"/>
          <w:highlight w:val="green"/>
          <w:lang w:val="la-Latn" w:eastAsia="cs-CZ"/>
        </w:rPr>
        <w:t>aut temporale lucrum exigat</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si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communio</w:t>
      </w:r>
      <w:r w:rsidR="00F830E4" w:rsidRPr="007A06F5">
        <w:rPr>
          <w:rFonts w:ascii="Times New Roman" w:eastAsia="Times New Roman" w:hAnsi="Times New Roman" w:cs="Times New Roman"/>
          <w:sz w:val="24"/>
          <w:szCs w:val="24"/>
          <w:highlight w:val="green"/>
          <w:lang w:val="la-Latn" w:eastAsia="cs-CZ"/>
        </w:rPr>
        <w:t xml:space="preserve">ne privetur et regia potestate </w:t>
      </w:r>
      <w:r w:rsidRPr="007A06F5">
        <w:rPr>
          <w:rFonts w:ascii="Times New Roman" w:eastAsia="Times New Roman" w:hAnsi="Times New Roman" w:cs="Times New Roman"/>
          <w:sz w:val="24"/>
          <w:szCs w:val="24"/>
          <w:highlight w:val="green"/>
          <w:lang w:val="la-Latn" w:eastAsia="cs-CZ"/>
        </w:rPr>
        <w:t>hoc emendare legaliter cogatur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1D60FF9F" w14:textId="78EE8FF5"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Recentior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manus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Parisiensi</w:t>
      </w:r>
      <w:r w:rsidRPr="007A06F5">
        <w:rPr>
          <w:rFonts w:ascii="Times New Roman" w:eastAsia="Times New Roman" w:hAnsi="Times New Roman" w:cs="Times New Roman"/>
          <w:sz w:val="24"/>
          <w:szCs w:val="24"/>
          <w:highlight w:val="green"/>
          <w:lang w:val="la-Latn" w:eastAsia="cs-CZ"/>
        </w:rPr>
        <w:t xml:space="preserve"> 10758 </w:t>
      </w:r>
      <w:r w:rsidRPr="007A06F5">
        <w:rPr>
          <w:rFonts w:ascii="Times New Roman" w:eastAsia="Times New Roman" w:hAnsi="Times New Roman" w:cs="Times New Roman"/>
          <w:i/>
          <w:iCs/>
          <w:sz w:val="24"/>
          <w:szCs w:val="24"/>
          <w:highlight w:val="green"/>
          <w:lang w:val="la-Latn" w:eastAsia="cs-CZ"/>
        </w:rPr>
        <w:t>addidit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hoc</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sub</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fine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Ansegisi</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primi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Praeceptum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tam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iure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Romano</w:t>
      </w:r>
      <w:r w:rsidRPr="007A06F5">
        <w:rPr>
          <w:rFonts w:ascii="Times New Roman" w:eastAsia="Times New Roman" w:hAnsi="Times New Roman" w:cs="Times New Roman"/>
          <w:sz w:val="24"/>
          <w:szCs w:val="24"/>
          <w:highlight w:val="green"/>
          <w:lang w:val="la-Latn" w:eastAsia="cs-CZ"/>
        </w:rPr>
        <w:t xml:space="preserve"> </w:t>
      </w:r>
      <w:r w:rsidR="00E63196"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i/>
          <w:iCs/>
          <w:sz w:val="24"/>
          <w:szCs w:val="24"/>
          <w:highlight w:val="green"/>
          <w:lang w:val="la-Latn" w:eastAsia="cs-CZ"/>
        </w:rPr>
        <w:t>supra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pag</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310) </w:t>
      </w:r>
      <w:r w:rsidRPr="007A06F5">
        <w:rPr>
          <w:rFonts w:ascii="Times New Roman" w:eastAsia="Times New Roman" w:hAnsi="Times New Roman" w:cs="Times New Roman"/>
          <w:i/>
          <w:iCs/>
          <w:sz w:val="24"/>
          <w:szCs w:val="24"/>
          <w:highlight w:val="green"/>
          <w:lang w:val="la-Latn" w:eastAsia="cs-CZ"/>
        </w:rPr>
        <w:t>quam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canonico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w:t>
      </w:r>
      <w:r w:rsidR="00E2381F" w:rsidRPr="007A06F5">
        <w:rPr>
          <w:rFonts w:ascii="Times New Roman" w:eastAsia="Times New Roman" w:hAnsi="Times New Roman" w:cs="Times New Roman"/>
          <w:sz w:val="24"/>
          <w:szCs w:val="24"/>
          <w:highlight w:val="green"/>
          <w:lang w:val="la-Latn" w:eastAsia="cs-CZ"/>
        </w:rPr>
        <w:t xml:space="preserve"> fran</w:t>
      </w:r>
      <w:r w:rsidRPr="007A06F5">
        <w:rPr>
          <w:rFonts w:ascii="Times New Roman" w:eastAsia="Times New Roman" w:hAnsi="Times New Roman" w:cs="Times New Roman"/>
          <w:i/>
          <w:iCs/>
          <w:sz w:val="24"/>
          <w:szCs w:val="24"/>
          <w:highlight w:val="green"/>
          <w:lang w:val="la-Latn" w:eastAsia="cs-CZ"/>
        </w:rPr>
        <w:t>cico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consentit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origo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incerta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capitularis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vix</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haberi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fortasse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concilio</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vel</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private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homine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saeculo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conceptum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361</w:t>
      </w:r>
      <w:r w:rsidR="009B2994" w:rsidRPr="007A06F5">
        <w:rPr>
          <w:rFonts w:ascii="Times New Roman" w:eastAsia="Times New Roman" w:hAnsi="Times New Roman" w:cs="Times New Roman"/>
          <w:sz w:val="24"/>
          <w:szCs w:val="24"/>
          <w:highlight w:val="green"/>
          <w:lang w:val="la-Latn" w:eastAsia="cs-CZ"/>
        </w:rPr>
        <w:t>,</w:t>
      </w:r>
      <w:r w:rsidR="005D4A29"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324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notis</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28EE2C4A" w14:textId="430E1216"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5</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aecclesiae aliquid sui iuris defraudatum fuer</w:t>
      </w:r>
      <w:r w:rsidR="00F830E4" w:rsidRPr="007A06F5">
        <w:rPr>
          <w:rFonts w:ascii="Times New Roman" w:eastAsia="Times New Roman" w:hAnsi="Times New Roman" w:cs="Times New Roman"/>
          <w:sz w:val="24"/>
          <w:szCs w:val="24"/>
          <w:highlight w:val="green"/>
          <w:lang w:val="la-Latn" w:eastAsia="cs-CZ"/>
        </w:rPr>
        <w:t xml:space="preserve">it a pravis procuratoribus aut </w:t>
      </w:r>
      <w:r w:rsidRPr="007A06F5">
        <w:rPr>
          <w:rFonts w:ascii="Times New Roman" w:eastAsia="Times New Roman" w:hAnsi="Times New Roman" w:cs="Times New Roman"/>
          <w:sz w:val="24"/>
          <w:szCs w:val="24"/>
          <w:highlight w:val="green"/>
          <w:lang w:val="la-Latn" w:eastAsia="cs-CZ"/>
        </w:rPr>
        <w:t>prece aut pretio aut privata gratia praecessorum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succes</w:t>
      </w:r>
      <w:r w:rsidR="00F830E4" w:rsidRPr="007A06F5">
        <w:rPr>
          <w:rFonts w:ascii="Times New Roman" w:eastAsia="Times New Roman" w:hAnsi="Times New Roman" w:cs="Times New Roman"/>
          <w:sz w:val="24"/>
          <w:szCs w:val="24"/>
          <w:highlight w:val="green"/>
          <w:lang w:val="la-Latn" w:eastAsia="cs-CZ"/>
        </w:rPr>
        <w:t xml:space="preserve">soribus omni tempore liceat in </w:t>
      </w:r>
      <w:r w:rsidRPr="007A06F5">
        <w:rPr>
          <w:rFonts w:ascii="Times New Roman" w:eastAsia="Times New Roman" w:hAnsi="Times New Roman" w:cs="Times New Roman"/>
          <w:sz w:val="24"/>
          <w:szCs w:val="24"/>
          <w:highlight w:val="green"/>
          <w:lang w:val="la-Latn" w:eastAsia="cs-CZ"/>
        </w:rPr>
        <w:t>ferre calumniam</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quia nullo tempore ecclesia debet suu</w:t>
      </w:r>
      <w:r w:rsidR="00F830E4" w:rsidRPr="007A06F5">
        <w:rPr>
          <w:rFonts w:ascii="Times New Roman" w:eastAsia="Times New Roman" w:hAnsi="Times New Roman" w:cs="Times New Roman"/>
          <w:sz w:val="24"/>
          <w:szCs w:val="24"/>
          <w:highlight w:val="green"/>
          <w:lang w:val="la-Latn" w:eastAsia="cs-CZ"/>
        </w:rPr>
        <w:t xml:space="preserve">m ius amittere praeter mobilem </w:t>
      </w:r>
      <w:r w:rsidRPr="007A06F5">
        <w:rPr>
          <w:rFonts w:ascii="Times New Roman" w:eastAsia="Times New Roman" w:hAnsi="Times New Roman" w:cs="Times New Roman"/>
          <w:sz w:val="24"/>
          <w:szCs w:val="24"/>
          <w:highlight w:val="green"/>
          <w:lang w:val="la-Latn" w:eastAsia="cs-CZ"/>
        </w:rPr>
        <w:t>possessionem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est aurum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argentum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vestes aut pec</w:t>
      </w:r>
      <w:r w:rsidR="00F830E4" w:rsidRPr="007A06F5">
        <w:rPr>
          <w:rFonts w:ascii="Times New Roman" w:eastAsia="Times New Roman" w:hAnsi="Times New Roman" w:cs="Times New Roman"/>
          <w:sz w:val="24"/>
          <w:szCs w:val="24"/>
          <w:highlight w:val="green"/>
          <w:lang w:val="la-Latn" w:eastAsia="cs-CZ"/>
        </w:rPr>
        <w:t>ora aut domus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Praedia vero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terras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villas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ecclesias census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quia inde magni red</w:t>
      </w:r>
      <w:r w:rsidR="00F830E4" w:rsidRPr="007A06F5">
        <w:rPr>
          <w:rFonts w:ascii="Times New Roman" w:eastAsia="Times New Roman" w:hAnsi="Times New Roman" w:cs="Times New Roman"/>
          <w:sz w:val="24"/>
          <w:szCs w:val="24"/>
          <w:highlight w:val="green"/>
          <w:lang w:val="la-Latn" w:eastAsia="cs-CZ"/>
        </w:rPr>
        <w:t xml:space="preserve">ditus possunt exire in commune </w:t>
      </w:r>
      <w:r w:rsidRPr="007A06F5">
        <w:rPr>
          <w:rFonts w:ascii="Times New Roman" w:eastAsia="Times New Roman" w:hAnsi="Times New Roman" w:cs="Times New Roman"/>
          <w:sz w:val="24"/>
          <w:szCs w:val="24"/>
          <w:highlight w:val="green"/>
          <w:lang w:val="la-Latn" w:eastAsia="cs-CZ"/>
        </w:rPr>
        <w:t>bonum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nulla commutatione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nullo pacto liceat ad prop</w:t>
      </w:r>
      <w:r w:rsidR="00F830E4" w:rsidRPr="007A06F5">
        <w:rPr>
          <w:rFonts w:ascii="Times New Roman" w:eastAsia="Times New Roman" w:hAnsi="Times New Roman" w:cs="Times New Roman"/>
          <w:sz w:val="24"/>
          <w:szCs w:val="24"/>
          <w:highlight w:val="green"/>
          <w:lang w:val="la-Latn" w:eastAsia="cs-CZ"/>
        </w:rPr>
        <w:t>rietatem alicuius transferre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postquam compertum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rescindatur</w:t>
      </w:r>
      <w:r w:rsidR="009B2994" w:rsidRPr="007A06F5">
        <w:rPr>
          <w:rFonts w:ascii="Times New Roman" w:eastAsia="Times New Roman" w:hAnsi="Times New Roman" w:cs="Times New Roman"/>
          <w:sz w:val="24"/>
          <w:szCs w:val="24"/>
          <w:highlight w:val="green"/>
          <w:lang w:val="la-Latn" w:eastAsia="cs-CZ"/>
        </w:rPr>
        <w:t xml:space="preserve">. </w:t>
      </w:r>
    </w:p>
    <w:p w14:paraId="13AEEC4C" w14:textId="67B8CFEE"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Subiunctum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hoc</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4635 </w:t>
      </w:r>
      <w:r w:rsidRPr="007A06F5">
        <w:rPr>
          <w:rFonts w:ascii="Times New Roman" w:eastAsia="Times New Roman" w:hAnsi="Times New Roman" w:cs="Times New Roman"/>
          <w:i/>
          <w:iCs/>
          <w:sz w:val="24"/>
          <w:szCs w:val="24"/>
          <w:highlight w:val="green"/>
          <w:lang w:val="la-Latn" w:eastAsia="cs-CZ"/>
        </w:rPr>
        <w:t>tamquam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ultimum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libro</w:t>
      </w:r>
      <w:r w:rsidR="00E2381F" w:rsidRPr="007A06F5">
        <w:rPr>
          <w:rFonts w:ascii="Times New Roman" w:eastAsia="Times New Roman" w:hAnsi="Times New Roman" w:cs="Times New Roman"/>
          <w:sz w:val="24"/>
          <w:szCs w:val="24"/>
          <w:highlight w:val="green"/>
          <w:lang w:val="la-Latn" w:eastAsia="cs-CZ"/>
        </w:rPr>
        <w:t xml:space="preserve"> Anse</w:t>
      </w:r>
      <w:r w:rsidRPr="007A06F5">
        <w:rPr>
          <w:rFonts w:ascii="Times New Roman" w:eastAsia="Times New Roman" w:hAnsi="Times New Roman" w:cs="Times New Roman"/>
          <w:i/>
          <w:iCs/>
          <w:sz w:val="24"/>
          <w:szCs w:val="24"/>
          <w:highlight w:val="green"/>
          <w:lang w:val="la-Latn" w:eastAsia="cs-CZ"/>
        </w:rPr>
        <w:t>gisi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tertio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ubi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postea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primo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scriptore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suppletum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videtur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vere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capitularis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genuini</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re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dubitari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verba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praecepta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eius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posteriorem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potius</w:t>
      </w:r>
      <w:r w:rsidR="00E2381F" w:rsidRPr="007A06F5">
        <w:rPr>
          <w:rFonts w:ascii="Times New Roman" w:eastAsia="Times New Roman" w:hAnsi="Times New Roman" w:cs="Times New Roman"/>
          <w:sz w:val="24"/>
          <w:szCs w:val="24"/>
          <w:highlight w:val="green"/>
          <w:lang w:val="la-Latn" w:eastAsia="cs-CZ"/>
        </w:rPr>
        <w:t xml:space="preserve"> sae</w:t>
      </w:r>
      <w:r w:rsidRPr="007A06F5">
        <w:rPr>
          <w:rFonts w:ascii="Times New Roman" w:eastAsia="Times New Roman" w:hAnsi="Times New Roman" w:cs="Times New Roman"/>
          <w:i/>
          <w:iCs/>
          <w:sz w:val="24"/>
          <w:szCs w:val="24"/>
          <w:highlight w:val="green"/>
          <w:lang w:val="la-Latn" w:eastAsia="cs-CZ"/>
        </w:rPr>
        <w:t>culi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partem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Hludowici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Pii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aetatem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spectare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videntur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771</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91</w:t>
      </w:r>
      <w:r w:rsidR="009B2994"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310</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notis</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708685F8" w14:textId="7D36FAE4"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6</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pace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hoste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vel</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infra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patriam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Constitui</w:t>
      </w:r>
      <w:r w:rsidR="00F830E4" w:rsidRPr="007A06F5">
        <w:rPr>
          <w:rFonts w:ascii="Times New Roman" w:eastAsia="Times New Roman" w:hAnsi="Times New Roman" w:cs="Times New Roman"/>
          <w:sz w:val="24"/>
          <w:szCs w:val="24"/>
          <w:highlight w:val="green"/>
          <w:lang w:val="la-Latn" w:eastAsia="cs-CZ"/>
        </w:rPr>
        <w:t>mus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ut si in hoste aut infra </w:t>
      </w:r>
      <w:r w:rsidRPr="007A06F5">
        <w:rPr>
          <w:rFonts w:ascii="Times New Roman" w:eastAsia="Times New Roman" w:hAnsi="Times New Roman" w:cs="Times New Roman"/>
          <w:sz w:val="24"/>
          <w:szCs w:val="24"/>
          <w:highlight w:val="green"/>
          <w:lang w:val="la-Latn" w:eastAsia="cs-CZ"/>
        </w:rPr>
        <w:t>regnum nostrum litigatio aut scandalum inter quascumqu</w:t>
      </w:r>
      <w:r w:rsidR="00F830E4" w:rsidRPr="007A06F5">
        <w:rPr>
          <w:rFonts w:ascii="Times New Roman" w:eastAsia="Times New Roman" w:hAnsi="Times New Roman" w:cs="Times New Roman"/>
          <w:sz w:val="24"/>
          <w:szCs w:val="24"/>
          <w:highlight w:val="green"/>
          <w:lang w:val="la-Latn" w:eastAsia="cs-CZ"/>
        </w:rPr>
        <w:t>e personas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videlicet maiores </w:t>
      </w:r>
      <w:r w:rsidRPr="007A06F5">
        <w:rPr>
          <w:rFonts w:ascii="Times New Roman" w:eastAsia="Times New Roman" w:hAnsi="Times New Roman" w:cs="Times New Roman"/>
          <w:sz w:val="24"/>
          <w:szCs w:val="24"/>
          <w:highlight w:val="green"/>
          <w:lang w:val="la-Latn" w:eastAsia="cs-CZ"/>
        </w:rPr>
        <w:t>et minores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ortum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frequenter insidiante dia</w:t>
      </w:r>
      <w:r w:rsidR="00F830E4" w:rsidRPr="007A06F5">
        <w:rPr>
          <w:rFonts w:ascii="Times New Roman" w:eastAsia="Times New Roman" w:hAnsi="Times New Roman" w:cs="Times New Roman"/>
          <w:sz w:val="24"/>
          <w:szCs w:val="24"/>
          <w:highlight w:val="green"/>
          <w:lang w:val="la-Latn" w:eastAsia="cs-CZ"/>
        </w:rPr>
        <w:t>bolo contingere solet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ut ibi </w:t>
      </w:r>
      <w:r w:rsidRPr="007A06F5">
        <w:rPr>
          <w:rFonts w:ascii="Times New Roman" w:eastAsia="Times New Roman" w:hAnsi="Times New Roman" w:cs="Times New Roman"/>
          <w:sz w:val="24"/>
          <w:szCs w:val="24"/>
          <w:highlight w:val="green"/>
          <w:lang w:val="la-Latn" w:eastAsia="cs-CZ"/>
        </w:rPr>
        <w:t>fideles sanctae Dei ecclesiae et nostri ob resistendam impietatis malitiam armati ven</w:t>
      </w:r>
      <w:r w:rsidR="00F830E4" w:rsidRPr="007A06F5">
        <w:rPr>
          <w:rFonts w:ascii="Times New Roman" w:eastAsia="Times New Roman" w:hAnsi="Times New Roman" w:cs="Times New Roman"/>
          <w:sz w:val="24"/>
          <w:szCs w:val="24"/>
          <w:highlight w:val="green"/>
          <w:lang w:val="la-Latn" w:eastAsia="cs-CZ"/>
        </w:rPr>
        <w:t>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 est qui potest habere cum lorica et scuto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ancipite atqu</w:t>
      </w:r>
      <w:r w:rsidR="00F830E4" w:rsidRPr="007A06F5">
        <w:rPr>
          <w:rFonts w:ascii="Times New Roman" w:eastAsia="Times New Roman" w:hAnsi="Times New Roman" w:cs="Times New Roman"/>
          <w:sz w:val="24"/>
          <w:szCs w:val="24"/>
          <w:highlight w:val="green"/>
          <w:lang w:val="la-Latn" w:eastAsia="cs-CZ"/>
        </w:rPr>
        <w:t>e fuste</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si aliquis quae - </w:t>
      </w:r>
      <w:r w:rsidRPr="007A06F5">
        <w:rPr>
          <w:rFonts w:ascii="Times New Roman" w:eastAsia="Times New Roman" w:hAnsi="Times New Roman" w:cs="Times New Roman"/>
          <w:sz w:val="24"/>
          <w:szCs w:val="24"/>
          <w:highlight w:val="green"/>
          <w:lang w:val="la-Latn" w:eastAsia="cs-CZ"/>
        </w:rPr>
        <w:t>libet persona adversus eum quamlibet querelam habere</w:t>
      </w:r>
      <w:r w:rsidR="00F830E4" w:rsidRPr="007A06F5">
        <w:rPr>
          <w:rFonts w:ascii="Times New Roman" w:eastAsia="Times New Roman" w:hAnsi="Times New Roman" w:cs="Times New Roman"/>
          <w:sz w:val="24"/>
          <w:szCs w:val="24"/>
          <w:highlight w:val="green"/>
          <w:lang w:val="la-Latn" w:eastAsia="cs-CZ"/>
        </w:rPr>
        <w:t xml:space="preserve"> voluerit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liceat ei secundum </w:t>
      </w:r>
      <w:r w:rsidRPr="007A06F5">
        <w:rPr>
          <w:rFonts w:ascii="Times New Roman" w:eastAsia="Times New Roman" w:hAnsi="Times New Roman" w:cs="Times New Roman"/>
          <w:sz w:val="24"/>
          <w:szCs w:val="24"/>
          <w:highlight w:val="green"/>
          <w:lang w:val="la-Latn" w:eastAsia="cs-CZ"/>
        </w:rPr>
        <w:t>legis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ordinem cum sacramento quod posuimus manu propria singula se ido</w:t>
      </w:r>
      <w:r w:rsidR="00F830E4" w:rsidRPr="007A06F5">
        <w:rPr>
          <w:rFonts w:ascii="Times New Roman" w:eastAsia="Times New Roman" w:hAnsi="Times New Roman" w:cs="Times New Roman"/>
          <w:sz w:val="24"/>
          <w:szCs w:val="24"/>
          <w:highlight w:val="green"/>
          <w:lang w:val="la-Latn" w:eastAsia="cs-CZ"/>
        </w:rPr>
        <w:t>neum facere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propter quodlibet negotium aut odium ibi non ad</w:t>
      </w:r>
      <w:r w:rsidR="00F830E4" w:rsidRPr="007A06F5">
        <w:rPr>
          <w:rFonts w:ascii="Times New Roman" w:eastAsia="Times New Roman" w:hAnsi="Times New Roman" w:cs="Times New Roman"/>
          <w:sz w:val="24"/>
          <w:szCs w:val="24"/>
          <w:highlight w:val="green"/>
          <w:lang w:val="la-Latn" w:eastAsia="cs-CZ"/>
        </w:rPr>
        <w:t xml:space="preserve">venisset nisi ob concordiam et </w:t>
      </w:r>
      <w:r w:rsidRPr="007A06F5">
        <w:rPr>
          <w:rFonts w:ascii="Times New Roman" w:eastAsia="Times New Roman" w:hAnsi="Times New Roman" w:cs="Times New Roman"/>
          <w:sz w:val="24"/>
          <w:szCs w:val="24"/>
          <w:highlight w:val="green"/>
          <w:lang w:val="la-Latn" w:eastAsia="cs-CZ"/>
        </w:rPr>
        <w:t>pacem ferendam et ipsam litigationem mitigandam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w:t>
      </w:r>
      <w:r w:rsidR="00F830E4" w:rsidRPr="007A06F5">
        <w:rPr>
          <w:rFonts w:ascii="Times New Roman" w:eastAsia="Times New Roman" w:hAnsi="Times New Roman" w:cs="Times New Roman"/>
          <w:sz w:val="24"/>
          <w:szCs w:val="24"/>
          <w:highlight w:val="green"/>
          <w:lang w:val="la-Latn" w:eastAsia="cs-CZ"/>
        </w:rPr>
        <w:t xml:space="preserve"> quislibet renuerit venire eti </w:t>
      </w:r>
      <w:r w:rsidRPr="007A06F5">
        <w:rPr>
          <w:rFonts w:ascii="Times New Roman" w:eastAsia="Times New Roman" w:hAnsi="Times New Roman" w:cs="Times New Roman"/>
          <w:sz w:val="24"/>
          <w:szCs w:val="24"/>
          <w:highlight w:val="green"/>
          <w:lang w:val="la-Latn" w:eastAsia="cs-CZ"/>
        </w:rPr>
        <w:t>semetipsum idoneum facere nequiverit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supradicto iam sacramento bannum nostrum componat et ad partem nostram persolvat</w:t>
      </w:r>
      <w:r w:rsidR="009B2994" w:rsidRPr="007A06F5">
        <w:rPr>
          <w:rFonts w:ascii="Times New Roman" w:eastAsia="Times New Roman" w:hAnsi="Times New Roman" w:cs="Times New Roman"/>
          <w:sz w:val="24"/>
          <w:szCs w:val="24"/>
          <w:highlight w:val="green"/>
          <w:lang w:val="la-Latn" w:eastAsia="cs-CZ"/>
        </w:rPr>
        <w:t xml:space="preserve">. </w:t>
      </w:r>
    </w:p>
    <w:p w14:paraId="1D6B4559" w14:textId="45E44FD3"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Hoc</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codd</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4628 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4638 </w:t>
      </w:r>
      <w:r w:rsidRPr="007A06F5">
        <w:rPr>
          <w:rFonts w:ascii="Times New Roman" w:eastAsia="Times New Roman" w:hAnsi="Times New Roman" w:cs="Times New Roman"/>
          <w:i/>
          <w:iCs/>
          <w:sz w:val="24"/>
          <w:szCs w:val="24"/>
          <w:highlight w:val="green"/>
          <w:lang w:val="la-Latn" w:eastAsia="cs-CZ"/>
        </w:rPr>
        <w:t>inseritur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inter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Ansegisi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quarti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capita</w:t>
      </w:r>
      <w:r w:rsidR="00E2381F"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69 </w:t>
      </w:r>
      <w:r w:rsidRPr="007A06F5">
        <w:rPr>
          <w:rFonts w:ascii="Times New Roman" w:eastAsia="Times New Roman" w:hAnsi="Times New Roman" w:cs="Times New Roman"/>
          <w:i/>
          <w:iCs/>
          <w:sz w:val="24"/>
          <w:szCs w:val="24"/>
          <w:highlight w:val="green"/>
          <w:lang w:val="la-Latn" w:eastAsia="cs-CZ"/>
        </w:rPr>
        <w:t>et</w:t>
      </w:r>
      <w:r w:rsidRPr="007A06F5">
        <w:rPr>
          <w:rFonts w:ascii="Times New Roman" w:eastAsia="Times New Roman" w:hAnsi="Times New Roman" w:cs="Times New Roman"/>
          <w:sz w:val="24"/>
          <w:szCs w:val="24"/>
          <w:highlight w:val="green"/>
          <w:lang w:val="la-Latn" w:eastAsia="cs-CZ"/>
        </w:rPr>
        <w:t xml:space="preserve"> 70</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missorum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anni</w:t>
      </w:r>
      <w:r w:rsidRPr="007A06F5">
        <w:rPr>
          <w:rFonts w:ascii="Times New Roman" w:eastAsia="Times New Roman" w:hAnsi="Times New Roman" w:cs="Times New Roman"/>
          <w:sz w:val="24"/>
          <w:szCs w:val="24"/>
          <w:highlight w:val="green"/>
          <w:lang w:val="la-Latn" w:eastAsia="cs-CZ"/>
        </w:rPr>
        <w:t xml:space="preserve"> 819 </w:t>
      </w:r>
      <w:r w:rsidRPr="007A06F5">
        <w:rPr>
          <w:rFonts w:ascii="Times New Roman" w:eastAsia="Times New Roman" w:hAnsi="Times New Roman" w:cs="Times New Roman"/>
          <w:i/>
          <w:iCs/>
          <w:sz w:val="24"/>
          <w:szCs w:val="24"/>
          <w:highlight w:val="green"/>
          <w:lang w:val="la-Latn" w:eastAsia="cs-CZ"/>
        </w:rPr>
        <w:t>desumta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10758 </w:t>
      </w:r>
      <w:r w:rsidRPr="007A06F5">
        <w:rPr>
          <w:rFonts w:ascii="Times New Roman" w:eastAsia="Times New Roman" w:hAnsi="Times New Roman" w:cs="Times New Roman"/>
          <w:i/>
          <w:iCs/>
          <w:sz w:val="24"/>
          <w:szCs w:val="24"/>
          <w:highlight w:val="green"/>
          <w:lang w:val="la-Latn" w:eastAsia="cs-CZ"/>
        </w:rPr>
        <w:t>idem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recentiori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manu</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margine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prope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eadem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duo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libri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quarti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suppletur</w:t>
      </w:r>
      <w:r w:rsidR="009B2994" w:rsidRPr="007A06F5">
        <w:rPr>
          <w:rFonts w:ascii="Times New Roman" w:eastAsia="Times New Roman" w:hAnsi="Times New Roman" w:cs="Times New Roman"/>
          <w:sz w:val="24"/>
          <w:szCs w:val="24"/>
          <w:highlight w:val="green"/>
          <w:lang w:val="la-Latn" w:eastAsia="cs-CZ"/>
        </w:rPr>
        <w:t>.</w:t>
      </w:r>
      <w:r w:rsidR="0069631A"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Etiamsi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missorum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illo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capitulari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alienum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tamen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genuinum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haberi</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potest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790</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72</w:t>
      </w:r>
      <w:r w:rsidR="009B2994"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320</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69</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54C5C1C5" w14:textId="52647E80"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7</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exigendo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heribanno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antequam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iussio</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dominica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fiat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Ut missi </w:t>
      </w:r>
      <w:r w:rsidRPr="007A06F5">
        <w:rPr>
          <w:rFonts w:ascii="Times New Roman" w:eastAsia="Times New Roman" w:hAnsi="Times New Roman" w:cs="Times New Roman"/>
          <w:sz w:val="24"/>
          <w:szCs w:val="24"/>
          <w:highlight w:val="green"/>
          <w:lang w:val="la-Latn" w:eastAsia="cs-CZ"/>
        </w:rPr>
        <w:t>nostri et unusquisque in suo ministerio haec capitula re</w:t>
      </w:r>
      <w:r w:rsidR="00F830E4" w:rsidRPr="007A06F5">
        <w:rPr>
          <w:rFonts w:ascii="Times New Roman" w:eastAsia="Times New Roman" w:hAnsi="Times New Roman" w:cs="Times New Roman"/>
          <w:sz w:val="24"/>
          <w:szCs w:val="24"/>
          <w:highlight w:val="green"/>
          <w:lang w:val="la-Latn" w:eastAsia="cs-CZ"/>
        </w:rPr>
        <w:t>legi faciant coram populo</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w:t>
      </w:r>
      <w:r w:rsidRPr="007A06F5">
        <w:rPr>
          <w:rFonts w:ascii="Times New Roman" w:eastAsia="Times New Roman" w:hAnsi="Times New Roman" w:cs="Times New Roman"/>
          <w:sz w:val="24"/>
          <w:szCs w:val="24"/>
          <w:highlight w:val="green"/>
          <w:lang w:val="la-Latn" w:eastAsia="cs-CZ"/>
        </w:rPr>
        <w:t>nota sint omnibus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aliquis excusationem habere po</w:t>
      </w:r>
      <w:r w:rsidR="00F830E4" w:rsidRPr="007A06F5">
        <w:rPr>
          <w:rFonts w:ascii="Times New Roman" w:eastAsia="Times New Roman" w:hAnsi="Times New Roman" w:cs="Times New Roman"/>
          <w:sz w:val="24"/>
          <w:szCs w:val="24"/>
          <w:highlight w:val="green"/>
          <w:lang w:val="la-Latn" w:eastAsia="cs-CZ"/>
        </w:rPr>
        <w:t>ssit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Et non prius bannum exi</w:t>
      </w:r>
      <w:r w:rsidRPr="007A06F5">
        <w:rPr>
          <w:rFonts w:ascii="Times New Roman" w:eastAsia="Times New Roman" w:hAnsi="Times New Roman" w:cs="Times New Roman"/>
          <w:sz w:val="24"/>
          <w:szCs w:val="24"/>
          <w:highlight w:val="green"/>
          <w:lang w:val="la-Latn" w:eastAsia="cs-CZ"/>
        </w:rPr>
        <w:t>gant a quoquam homine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donec omnibus haec nota fiant</w:t>
      </w:r>
      <w:r w:rsidR="009B2994" w:rsidRPr="007A06F5">
        <w:rPr>
          <w:rFonts w:ascii="Times New Roman" w:eastAsia="Times New Roman" w:hAnsi="Times New Roman" w:cs="Times New Roman"/>
          <w:sz w:val="24"/>
          <w:szCs w:val="24"/>
          <w:highlight w:val="green"/>
          <w:lang w:val="la-Latn" w:eastAsia="cs-CZ"/>
        </w:rPr>
        <w:t xml:space="preserve">. </w:t>
      </w:r>
    </w:p>
    <w:p w14:paraId="556FE482" w14:textId="0CA583F9"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i/>
          <w:iCs/>
          <w:sz w:val="24"/>
          <w:szCs w:val="24"/>
          <w:highlight w:val="green"/>
          <w:lang w:val="la-Latn" w:eastAsia="cs-CZ"/>
        </w:rPr>
        <w:t>Capitulum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ultimum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secundae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ad</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Ansegisum</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appendicis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codice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Paris</w:t>
      </w:r>
      <w:r w:rsidR="009B2994" w:rsidRPr="007A06F5">
        <w:rPr>
          <w:rFonts w:ascii="Times New Roman" w:eastAsia="Times New Roman" w:hAnsi="Times New Roman" w:cs="Times New Roman"/>
          <w:sz w:val="24"/>
          <w:szCs w:val="24"/>
          <w:highlight w:val="green"/>
          <w:lang w:val="la-Latn" w:eastAsia="cs-CZ"/>
        </w:rPr>
        <w:t xml:space="preserve">. </w:t>
      </w:r>
      <w:r w:rsidR="00E2381F" w:rsidRPr="007A06F5">
        <w:rPr>
          <w:rFonts w:ascii="Times New Roman" w:eastAsia="Times New Roman" w:hAnsi="Times New Roman" w:cs="Times New Roman"/>
          <w:sz w:val="24"/>
          <w:szCs w:val="24"/>
          <w:highlight w:val="green"/>
          <w:lang w:val="la-Latn" w:eastAsia="cs-CZ"/>
        </w:rPr>
        <w:t>10758</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Originis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incertae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362</w:t>
      </w:r>
      <w:r w:rsidR="009B2994" w:rsidRPr="007A06F5">
        <w:rPr>
          <w:rFonts w:ascii="Times New Roman" w:eastAsia="Times New Roman" w:hAnsi="Times New Roman" w:cs="Times New Roman"/>
          <w:sz w:val="24"/>
          <w:szCs w:val="24"/>
          <w:highlight w:val="green"/>
          <w:lang w:val="la-Latn" w:eastAsia="cs-CZ"/>
        </w:rPr>
        <w:t>,</w:t>
      </w:r>
      <w:r w:rsidR="005D4A29"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w:t>
      </w:r>
      <w:r w:rsidR="009042C7" w:rsidRPr="007A06F5">
        <w:rPr>
          <w:rFonts w:ascii="Times New Roman" w:eastAsia="Times New Roman" w:hAnsi="Times New Roman" w:cs="Times New Roman"/>
          <w:sz w:val="24"/>
          <w:szCs w:val="24"/>
          <w:highlight w:val="green"/>
          <w:lang w:val="la-Latn" w:eastAsia="cs-CZ"/>
        </w:rPr>
        <w: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324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notis</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6D399A71" w14:textId="1F63BDEB"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8</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non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accipiendis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qualibuscumque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personis</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iuditio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in</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accusatione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et</w:t>
      </w:r>
      <w:r w:rsidR="00F830E4" w:rsidRPr="007A06F5">
        <w:rPr>
          <w:rFonts w:ascii="Times New Roman" w:eastAsia="Times New Roman" w:hAnsi="Times New Roman" w:cs="Times New Roman"/>
          <w:sz w:val="24"/>
          <w:szCs w:val="24"/>
          <w:highlight w:val="green"/>
          <w:lang w:val="la-Latn" w:eastAsia="cs-CZ"/>
        </w:rPr>
        <w:t xml:space="preserve"> testi</w:t>
      </w:r>
      <w:r w:rsidRPr="007A06F5">
        <w:rPr>
          <w:rFonts w:ascii="Times New Roman" w:eastAsia="Times New Roman" w:hAnsi="Times New Roman" w:cs="Times New Roman"/>
          <w:i/>
          <w:iCs/>
          <w:sz w:val="24"/>
          <w:szCs w:val="24"/>
          <w:highlight w:val="green"/>
          <w:lang w:val="la-Latn" w:eastAsia="cs-CZ"/>
        </w:rPr>
        <w:t>monio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Hoc sancimus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 palatiis nostris ad acc</w:t>
      </w:r>
      <w:r w:rsidR="00F830E4" w:rsidRPr="007A06F5">
        <w:rPr>
          <w:rFonts w:ascii="Times New Roman" w:eastAsia="Times New Roman" w:hAnsi="Times New Roman" w:cs="Times New Roman"/>
          <w:sz w:val="24"/>
          <w:szCs w:val="24"/>
          <w:highlight w:val="green"/>
          <w:lang w:val="la-Latn" w:eastAsia="cs-CZ"/>
        </w:rPr>
        <w:t xml:space="preserve">usandum et iudicandum et testi </w:t>
      </w:r>
      <w:r w:rsidRPr="007A06F5">
        <w:rPr>
          <w:rFonts w:ascii="Times New Roman" w:eastAsia="Times New Roman" w:hAnsi="Times New Roman" w:cs="Times New Roman"/>
          <w:sz w:val="24"/>
          <w:szCs w:val="24"/>
          <w:highlight w:val="green"/>
          <w:lang w:val="la-Latn" w:eastAsia="cs-CZ"/>
        </w:rPr>
        <w:t>monium faciendum non se exhibeant viles personae et i</w:t>
      </w:r>
      <w:r w:rsidR="00F830E4" w:rsidRPr="007A06F5">
        <w:rPr>
          <w:rFonts w:ascii="Times New Roman" w:eastAsia="Times New Roman" w:hAnsi="Times New Roman" w:cs="Times New Roman"/>
          <w:sz w:val="24"/>
          <w:szCs w:val="24"/>
          <w:highlight w:val="green"/>
          <w:lang w:val="la-Latn" w:eastAsia="cs-CZ"/>
        </w:rPr>
        <w:t>nfames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histriones scilicet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nugatores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manzeres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scurrae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concubinarii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neque ex</w:t>
      </w:r>
      <w:r w:rsidR="00F830E4" w:rsidRPr="007A06F5">
        <w:rPr>
          <w:rFonts w:ascii="Times New Roman" w:eastAsia="Times New Roman" w:hAnsi="Times New Roman" w:cs="Times New Roman"/>
          <w:sz w:val="24"/>
          <w:szCs w:val="24"/>
          <w:highlight w:val="green"/>
          <w:lang w:val="la-Latn" w:eastAsia="cs-CZ"/>
        </w:rPr>
        <w:t xml:space="preserve"> turpium feminarum commixtione </w:t>
      </w:r>
      <w:r w:rsidRPr="007A06F5">
        <w:rPr>
          <w:rFonts w:ascii="Times New Roman" w:eastAsia="Times New Roman" w:hAnsi="Times New Roman" w:cs="Times New Roman"/>
          <w:sz w:val="24"/>
          <w:szCs w:val="24"/>
          <w:highlight w:val="green"/>
          <w:lang w:val="la-Latn" w:eastAsia="cs-CZ"/>
        </w:rPr>
        <w:t>progeniti aut servi aut criminosi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Frequenter enim h</w:t>
      </w:r>
      <w:r w:rsidR="00F830E4" w:rsidRPr="007A06F5">
        <w:rPr>
          <w:rFonts w:ascii="Times New Roman" w:eastAsia="Times New Roman" w:hAnsi="Times New Roman" w:cs="Times New Roman"/>
          <w:sz w:val="24"/>
          <w:szCs w:val="24"/>
          <w:highlight w:val="green"/>
          <w:lang w:val="la-Latn" w:eastAsia="cs-CZ"/>
        </w:rPr>
        <w:t xml:space="preserve">omines huiusmodi ex suspicione </w:t>
      </w:r>
      <w:r w:rsidRPr="007A06F5">
        <w:rPr>
          <w:rFonts w:ascii="Times New Roman" w:eastAsia="Times New Roman" w:hAnsi="Times New Roman" w:cs="Times New Roman"/>
          <w:sz w:val="24"/>
          <w:szCs w:val="24"/>
          <w:highlight w:val="green"/>
          <w:lang w:val="la-Latn" w:eastAsia="cs-CZ"/>
        </w:rPr>
        <w:t>conversationis pravae et naturae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inferiores non vi</w:t>
      </w:r>
      <w:r w:rsidR="00F830E4" w:rsidRPr="007A06F5">
        <w:rPr>
          <w:rFonts w:ascii="Times New Roman" w:eastAsia="Times New Roman" w:hAnsi="Times New Roman" w:cs="Times New Roman"/>
          <w:sz w:val="24"/>
          <w:szCs w:val="24"/>
          <w:highlight w:val="green"/>
          <w:lang w:val="la-Latn" w:eastAsia="cs-CZ"/>
        </w:rPr>
        <w:t>deantur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quod placet asserere </w:t>
      </w:r>
      <w:r w:rsidRPr="007A06F5">
        <w:rPr>
          <w:rFonts w:ascii="Times New Roman" w:eastAsia="Times New Roman" w:hAnsi="Times New Roman" w:cs="Times New Roman"/>
          <w:sz w:val="24"/>
          <w:szCs w:val="24"/>
          <w:highlight w:val="green"/>
          <w:lang w:val="la-Latn" w:eastAsia="cs-CZ"/>
        </w:rPr>
        <w:t>nituntur contra digniores</w:t>
      </w:r>
      <w:r w:rsidR="009B2994" w:rsidRPr="007A06F5">
        <w:rPr>
          <w:rFonts w:ascii="Times New Roman" w:eastAsia="Times New Roman" w:hAnsi="Times New Roman" w:cs="Times New Roman"/>
          <w:sz w:val="24"/>
          <w:szCs w:val="24"/>
          <w:highlight w:val="green"/>
          <w:lang w:val="la-Latn" w:eastAsia="cs-CZ"/>
        </w:rPr>
        <w:t xml:space="preserve">. </w:t>
      </w:r>
    </w:p>
    <w:p w14:paraId="1B0837FB" w14:textId="4DB0269C" w:rsidR="002E6CD7" w:rsidRPr="007A06F5" w:rsidRDefault="002E6CD7" w:rsidP="002E6CD7">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 xml:space="preserve">1) </w:t>
      </w:r>
      <w:r w:rsidRPr="007A06F5">
        <w:rPr>
          <w:rFonts w:ascii="Times New Roman" w:eastAsia="Times New Roman" w:hAnsi="Times New Roman" w:cs="Times New Roman"/>
          <w:i/>
          <w:iCs/>
          <w:sz w:val="24"/>
          <w:szCs w:val="24"/>
          <w:highlight w:val="green"/>
          <w:lang w:val="la-Latn" w:eastAsia="cs-CZ"/>
        </w:rPr>
        <w:t>Ben</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Lev</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49</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manzer</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hoc</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est</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de</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scorta</w:t>
      </w:r>
      <w:r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i/>
          <w:iCs/>
          <w:sz w:val="24"/>
          <w:szCs w:val="24"/>
          <w:highlight w:val="green"/>
          <w:lang w:val="la-Latn" w:eastAsia="cs-CZ"/>
        </w:rPr>
        <w:t>natus</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w:t>
      </w:r>
    </w:p>
    <w:p w14:paraId="69234B4F" w14:textId="77777777" w:rsidR="00BA5266" w:rsidRPr="007A06F5" w:rsidRDefault="00BA5266" w:rsidP="00450DB4">
      <w:pPr>
        <w:spacing w:after="120" w:line="240" w:lineRule="auto"/>
        <w:rPr>
          <w:rFonts w:ascii="Times New Roman" w:hAnsi="Times New Roman" w:cs="Times New Roman"/>
          <w:lang w:val="la-Latn"/>
        </w:rPr>
      </w:pPr>
    </w:p>
    <w:p w14:paraId="0A0CF35D" w14:textId="77777777"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47" w:name="_Toc194615205"/>
      <w:r w:rsidRPr="007A06F5">
        <w:rPr>
          <w:rFonts w:ascii="Times New Roman" w:hAnsi="Times New Roman" w:cs="Times New Roman"/>
          <w:b/>
          <w:color w:val="000000" w:themeColor="text1"/>
          <w:sz w:val="28"/>
          <w:szCs w:val="28"/>
          <w:lang w:val="la-Latn"/>
        </w:rPr>
        <w:t xml:space="preserve">Hlotharii capitulare Papiense (a. 832), c. 11, </w:t>
      </w:r>
      <w:r w:rsidR="00BA5266" w:rsidRPr="007A06F5">
        <w:rPr>
          <w:rFonts w:ascii="Times New Roman" w:hAnsi="Times New Roman" w:cs="Times New Roman"/>
          <w:b/>
          <w:color w:val="000000" w:themeColor="text1"/>
          <w:sz w:val="28"/>
          <w:szCs w:val="28"/>
          <w:lang w:val="la-Latn"/>
        </w:rPr>
        <w:t>266r</w:t>
      </w:r>
      <w:bookmarkEnd w:id="347"/>
    </w:p>
    <w:p w14:paraId="2DE0EC3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tercio libello. LXXXII (LXXX korr.) -: Item de eadem. Decernimus ut quisquis aliter testes - contendere recipiatur (MGH Capit. 2, Nr. 201, S. 61 Z. 38 - S. 62 Z. 8).</w:t>
      </w:r>
    </w:p>
    <w:p w14:paraId="41A805AE" w14:textId="729420BA" w:rsidR="0056478A" w:rsidRPr="007A06F5" w:rsidRDefault="0056478A" w:rsidP="0056478A">
      <w:pPr>
        <w:pStyle w:val="Normlnweb"/>
        <w:rPr>
          <w:highlight w:val="green"/>
          <w:lang w:val="la-Latn"/>
        </w:rPr>
      </w:pPr>
      <w:r w:rsidRPr="007A06F5">
        <w:rPr>
          <w:highlight w:val="green"/>
          <w:lang w:val="la-Latn"/>
        </w:rPr>
        <w:t>Haec ab sunt capitula</w:t>
      </w:r>
      <w:r w:rsidR="00762AD2" w:rsidRPr="007A06F5">
        <w:rPr>
          <w:highlight w:val="green"/>
          <w:lang w:val="la-Latn"/>
        </w:rPr>
        <w:t>,</w:t>
      </w:r>
      <w:r w:rsidR="009B2994" w:rsidRPr="007A06F5">
        <w:rPr>
          <w:highlight w:val="green"/>
          <w:lang w:val="la-Latn"/>
        </w:rPr>
        <w:t xml:space="preserve"> </w:t>
      </w:r>
      <w:r w:rsidRPr="007A06F5">
        <w:rPr>
          <w:highlight w:val="green"/>
          <w:lang w:val="la-Latn"/>
        </w:rPr>
        <w:t>quae domnus Hlo</w:t>
      </w:r>
      <w:r w:rsidR="00F830E4" w:rsidRPr="007A06F5">
        <w:rPr>
          <w:highlight w:val="green"/>
          <w:lang w:val="la-Latn"/>
        </w:rPr>
        <w:t>tharius</w:t>
      </w:r>
      <w:r w:rsidR="009B2994" w:rsidRPr="007A06F5">
        <w:rPr>
          <w:highlight w:val="green"/>
          <w:lang w:val="la-Latn"/>
        </w:rPr>
        <w:t xml:space="preserve"> </w:t>
      </w:r>
      <w:r w:rsidR="00F830E4" w:rsidRPr="007A06F5">
        <w:rPr>
          <w:highlight w:val="green"/>
          <w:lang w:val="la-Latn"/>
        </w:rPr>
        <w:t xml:space="preserve">rex una cum consensu </w:t>
      </w:r>
      <w:r w:rsidRPr="007A06F5">
        <w:rPr>
          <w:highlight w:val="green"/>
          <w:lang w:val="la-Latn"/>
        </w:rPr>
        <w:t>fidelium suorum excerpsit</w:t>
      </w:r>
      <w:r w:rsidR="009B2994" w:rsidRPr="007A06F5">
        <w:rPr>
          <w:highlight w:val="green"/>
          <w:lang w:val="la-Latn"/>
        </w:rPr>
        <w:t xml:space="preserve"> </w:t>
      </w:r>
      <w:r w:rsidRPr="007A06F5">
        <w:rPr>
          <w:highlight w:val="green"/>
          <w:lang w:val="la-Latn"/>
        </w:rPr>
        <w:t>de capitulis do</w:t>
      </w:r>
      <w:r w:rsidR="00F830E4" w:rsidRPr="007A06F5">
        <w:rPr>
          <w:highlight w:val="green"/>
          <w:lang w:val="la-Latn"/>
        </w:rPr>
        <w:t>mni Karoli e avi sui ac serenis</w:t>
      </w:r>
      <w:r w:rsidRPr="007A06F5">
        <w:rPr>
          <w:highlight w:val="green"/>
          <w:lang w:val="la-Latn"/>
        </w:rPr>
        <w:t>simi imperatoris Hludowici</w:t>
      </w:r>
      <w:r w:rsidR="009B2994" w:rsidRPr="007A06F5">
        <w:rPr>
          <w:highlight w:val="green"/>
          <w:lang w:val="la-Latn"/>
        </w:rPr>
        <w:t xml:space="preserve"> </w:t>
      </w:r>
      <w:r w:rsidRPr="007A06F5">
        <w:rPr>
          <w:highlight w:val="green"/>
          <w:lang w:val="la-Latn"/>
        </w:rPr>
        <w:t>genitoris sui in</w:t>
      </w:r>
      <w:r w:rsidR="009B2994" w:rsidRPr="007A06F5">
        <w:rPr>
          <w:highlight w:val="green"/>
          <w:lang w:val="la-Latn"/>
        </w:rPr>
        <w:t xml:space="preserve"> </w:t>
      </w:r>
      <w:r w:rsidRPr="007A06F5">
        <w:rPr>
          <w:highlight w:val="green"/>
          <w:lang w:val="la-Latn"/>
        </w:rPr>
        <w:t>Papia in</w:t>
      </w:r>
      <w:r w:rsidR="009B2994" w:rsidRPr="007A06F5">
        <w:rPr>
          <w:highlight w:val="green"/>
          <w:lang w:val="la-Latn"/>
        </w:rPr>
        <w:t xml:space="preserve"> </w:t>
      </w:r>
      <w:r w:rsidRPr="007A06F5">
        <w:rPr>
          <w:highlight w:val="green"/>
          <w:lang w:val="la-Latn"/>
        </w:rPr>
        <w:t>palatio regio h</w:t>
      </w:r>
      <w:r w:rsidR="009B2994" w:rsidRPr="007A06F5">
        <w:rPr>
          <w:highlight w:val="green"/>
          <w:lang w:val="la-Latn"/>
        </w:rPr>
        <w:t xml:space="preserve">, </w:t>
      </w:r>
      <w:r w:rsidRPr="007A06F5">
        <w:rPr>
          <w:highlight w:val="green"/>
          <w:lang w:val="la-Latn"/>
        </w:rPr>
        <w:t>sub indictione decima et cuncto</w:t>
      </w:r>
      <w:r w:rsidR="009B2994" w:rsidRPr="007A06F5">
        <w:rPr>
          <w:highlight w:val="green"/>
          <w:lang w:val="la-Latn"/>
        </w:rPr>
        <w:t xml:space="preserve"> </w:t>
      </w:r>
      <w:r w:rsidRPr="007A06F5">
        <w:rPr>
          <w:highlight w:val="green"/>
          <w:lang w:val="la-Latn"/>
        </w:rPr>
        <w:t>populo in regno Italiae consistenti</w:t>
      </w:r>
      <w:r w:rsidR="009B2994" w:rsidRPr="007A06F5">
        <w:rPr>
          <w:highlight w:val="green"/>
          <w:lang w:val="la-Latn"/>
        </w:rPr>
        <w:t xml:space="preserve"> </w:t>
      </w:r>
      <w:r w:rsidRPr="007A06F5">
        <w:rPr>
          <w:highlight w:val="green"/>
          <w:lang w:val="la-Latn"/>
        </w:rPr>
        <w:t>conservare</w:t>
      </w:r>
      <w:r w:rsidR="009B2994" w:rsidRPr="007A06F5">
        <w:rPr>
          <w:highlight w:val="green"/>
          <w:lang w:val="la-Latn"/>
        </w:rPr>
        <w:t xml:space="preserve"> </w:t>
      </w:r>
      <w:r w:rsidRPr="007A06F5">
        <w:rPr>
          <w:highlight w:val="green"/>
          <w:lang w:val="la-Latn"/>
        </w:rPr>
        <w:t>praecepit</w:t>
      </w:r>
      <w:r w:rsidR="009042C7" w:rsidRPr="007A06F5">
        <w:rPr>
          <w:highlight w:val="green"/>
          <w:lang w:val="la-Latn"/>
        </w:rPr>
        <w:t>.</w:t>
      </w:r>
      <w:r w:rsidR="009B2994" w:rsidRPr="007A06F5">
        <w:rPr>
          <w:highlight w:val="green"/>
          <w:lang w:val="la-Latn"/>
        </w:rPr>
        <w:t xml:space="preserve"> </w:t>
      </w:r>
    </w:p>
    <w:p w14:paraId="13E839A0" w14:textId="63FBF904" w:rsidR="0056478A" w:rsidRPr="007A06F5" w:rsidRDefault="0056478A" w:rsidP="0056478A">
      <w:pPr>
        <w:pStyle w:val="Normlnweb"/>
        <w:rPr>
          <w:highlight w:val="green"/>
          <w:lang w:val="la-Latn"/>
        </w:rPr>
      </w:pPr>
      <w:r w:rsidRPr="007A06F5">
        <w:rPr>
          <w:highlight w:val="green"/>
          <w:lang w:val="la-Latn"/>
        </w:rPr>
        <w:t>1</w:t>
      </w:r>
      <w:r w:rsidR="009B2994" w:rsidRPr="007A06F5">
        <w:rPr>
          <w:highlight w:val="green"/>
          <w:lang w:val="la-Latn"/>
        </w:rPr>
        <w:t xml:space="preserve">. </w:t>
      </w:r>
      <w:r w:rsidRPr="007A06F5">
        <w:rPr>
          <w:highlight w:val="green"/>
          <w:lang w:val="la-Latn"/>
        </w:rPr>
        <w:t>De ecclesiis emendandis volumus</w:t>
      </w:r>
      <w:r w:rsidR="009B2994" w:rsidRPr="007A06F5">
        <w:rPr>
          <w:highlight w:val="green"/>
          <w:lang w:val="la-Latn"/>
        </w:rPr>
        <w:t xml:space="preserve">, </w:t>
      </w:r>
      <w:r w:rsidRPr="007A06F5">
        <w:rPr>
          <w:highlight w:val="green"/>
          <w:lang w:val="la-Latn"/>
        </w:rPr>
        <w:t>ut ita conse</w:t>
      </w:r>
      <w:r w:rsidR="00F830E4" w:rsidRPr="007A06F5">
        <w:rPr>
          <w:highlight w:val="green"/>
          <w:lang w:val="la-Latn"/>
        </w:rPr>
        <w:t>rvetur</w:t>
      </w:r>
      <w:r w:rsidR="00762AD2" w:rsidRPr="007A06F5">
        <w:rPr>
          <w:highlight w:val="green"/>
          <w:lang w:val="la-Latn"/>
        </w:rPr>
        <w:t>,</w:t>
      </w:r>
      <w:r w:rsidR="009B2994" w:rsidRPr="007A06F5">
        <w:rPr>
          <w:highlight w:val="green"/>
          <w:lang w:val="la-Latn"/>
        </w:rPr>
        <w:t xml:space="preserve"> </w:t>
      </w:r>
      <w:r w:rsidR="00F830E4" w:rsidRPr="007A06F5">
        <w:rPr>
          <w:highlight w:val="green"/>
          <w:lang w:val="la-Latn"/>
        </w:rPr>
        <w:t xml:space="preserve">sicut in capitulare </w:t>
      </w:r>
      <w:r w:rsidRPr="007A06F5">
        <w:rPr>
          <w:highlight w:val="green"/>
          <w:lang w:val="la-Latn"/>
        </w:rPr>
        <w:t>nostro continetur</w:t>
      </w:r>
      <w:r w:rsidR="009B2994" w:rsidRPr="007A06F5">
        <w:rPr>
          <w:highlight w:val="green"/>
          <w:lang w:val="la-Latn"/>
        </w:rPr>
        <w:t xml:space="preserve">, </w:t>
      </w:r>
      <w:r w:rsidRPr="007A06F5">
        <w:rPr>
          <w:highlight w:val="green"/>
          <w:lang w:val="la-Latn"/>
        </w:rPr>
        <w:t>quod ad Olonnam</w:t>
      </w:r>
      <w:r w:rsidR="009B2994" w:rsidRPr="007A06F5">
        <w:rPr>
          <w:highlight w:val="green"/>
          <w:lang w:val="la-Latn"/>
        </w:rPr>
        <w:t xml:space="preserve"> </w:t>
      </w:r>
      <w:r w:rsidRPr="007A06F5">
        <w:rPr>
          <w:highlight w:val="green"/>
          <w:lang w:val="la-Latn"/>
        </w:rPr>
        <w:t>fecimus</w:t>
      </w:r>
      <w:r w:rsidR="009B2994" w:rsidRPr="007A06F5">
        <w:rPr>
          <w:highlight w:val="green"/>
          <w:lang w:val="la-Latn"/>
        </w:rPr>
        <w:t xml:space="preserve">. </w:t>
      </w:r>
      <w:r w:rsidRPr="007A06F5">
        <w:rPr>
          <w:highlight w:val="green"/>
          <w:lang w:val="la-Latn"/>
        </w:rPr>
        <w:t>Et</w:t>
      </w:r>
      <w:r w:rsidR="00E55DD3" w:rsidRPr="007A06F5">
        <w:rPr>
          <w:highlight w:val="green"/>
          <w:lang w:val="la-Latn"/>
        </w:rPr>
        <w:t xml:space="preserve"> </w:t>
      </w:r>
      <w:r w:rsidRPr="007A06F5">
        <w:rPr>
          <w:highlight w:val="green"/>
          <w:lang w:val="la-Latn"/>
        </w:rPr>
        <w:t>u</w:t>
      </w:r>
      <w:r w:rsidR="00F830E4" w:rsidRPr="007A06F5">
        <w:rPr>
          <w:highlight w:val="green"/>
          <w:lang w:val="la-Latn"/>
        </w:rPr>
        <w:t>bi in uno</w:t>
      </w:r>
      <w:r w:rsidR="009B2994" w:rsidRPr="007A06F5">
        <w:rPr>
          <w:highlight w:val="green"/>
          <w:lang w:val="la-Latn"/>
        </w:rPr>
        <w:t xml:space="preserve"> </w:t>
      </w:r>
      <w:r w:rsidR="00F830E4" w:rsidRPr="007A06F5">
        <w:rPr>
          <w:highlight w:val="green"/>
          <w:lang w:val="la-Latn"/>
        </w:rPr>
        <w:t>loco plures sunt</w:t>
      </w:r>
      <w:r w:rsidR="009B2994" w:rsidRPr="007A06F5">
        <w:rPr>
          <w:highlight w:val="green"/>
          <w:lang w:val="la-Latn"/>
        </w:rPr>
        <w:t xml:space="preserve">, </w:t>
      </w:r>
      <w:r w:rsidRPr="007A06F5">
        <w:rPr>
          <w:highlight w:val="green"/>
          <w:lang w:val="la-Latn"/>
        </w:rPr>
        <w:t>quam necesse sit</w:t>
      </w:r>
      <w:r w:rsidR="009B2994" w:rsidRPr="007A06F5">
        <w:rPr>
          <w:highlight w:val="green"/>
          <w:lang w:val="la-Latn"/>
        </w:rPr>
        <w:t xml:space="preserve">, </w:t>
      </w:r>
      <w:r w:rsidRPr="007A06F5">
        <w:rPr>
          <w:highlight w:val="green"/>
          <w:lang w:val="la-Latn"/>
        </w:rPr>
        <w:t>destruantur</w:t>
      </w:r>
      <w:r w:rsidR="009B2994" w:rsidRPr="007A06F5">
        <w:rPr>
          <w:highlight w:val="green"/>
          <w:lang w:val="la-Latn"/>
        </w:rPr>
        <w:t xml:space="preserve">. </w:t>
      </w:r>
      <w:r w:rsidRPr="007A06F5">
        <w:rPr>
          <w:highlight w:val="green"/>
          <w:lang w:val="la-Latn"/>
        </w:rPr>
        <w:t>Quodsi forte in aliquo</w:t>
      </w:r>
      <w:r w:rsidR="009B2994" w:rsidRPr="007A06F5">
        <w:rPr>
          <w:highlight w:val="green"/>
          <w:lang w:val="la-Latn"/>
        </w:rPr>
        <w:t xml:space="preserve"> </w:t>
      </w:r>
      <w:r w:rsidRPr="007A06F5">
        <w:rPr>
          <w:highlight w:val="green"/>
          <w:lang w:val="la-Latn"/>
        </w:rPr>
        <w:t>loc</w:t>
      </w:r>
      <w:r w:rsidR="00F830E4" w:rsidRPr="007A06F5">
        <w:rPr>
          <w:highlight w:val="green"/>
          <w:lang w:val="la-Latn"/>
        </w:rPr>
        <w:t>o aecclesia</w:t>
      </w:r>
      <w:r w:rsidR="009B2994" w:rsidRPr="007A06F5">
        <w:rPr>
          <w:highlight w:val="green"/>
          <w:lang w:val="la-Latn"/>
        </w:rPr>
        <w:t xml:space="preserve"> </w:t>
      </w:r>
      <w:r w:rsidR="00F830E4" w:rsidRPr="007A06F5">
        <w:rPr>
          <w:highlight w:val="green"/>
          <w:lang w:val="la-Latn"/>
        </w:rPr>
        <w:t>sit constructa</w:t>
      </w:r>
      <w:r w:rsidR="009B2994" w:rsidRPr="007A06F5">
        <w:rPr>
          <w:highlight w:val="green"/>
          <w:lang w:val="la-Latn"/>
        </w:rPr>
        <w:t xml:space="preserve">, </w:t>
      </w:r>
      <w:r w:rsidRPr="007A06F5">
        <w:rPr>
          <w:highlight w:val="green"/>
          <w:lang w:val="la-Latn"/>
        </w:rPr>
        <w:t>quae</w:t>
      </w:r>
      <w:r w:rsidR="009B2994" w:rsidRPr="007A06F5">
        <w:rPr>
          <w:highlight w:val="green"/>
          <w:lang w:val="la-Latn"/>
        </w:rPr>
        <w:t xml:space="preserve"> </w:t>
      </w:r>
      <w:r w:rsidRPr="007A06F5">
        <w:rPr>
          <w:highlight w:val="green"/>
          <w:lang w:val="la-Latn"/>
        </w:rPr>
        <w:t>tamen necessaria sit et nihil dotis habuerit</w:t>
      </w:r>
      <w:r w:rsidR="009B2994" w:rsidRPr="007A06F5">
        <w:rPr>
          <w:highlight w:val="green"/>
          <w:lang w:val="la-Latn"/>
        </w:rPr>
        <w:t xml:space="preserve">, </w:t>
      </w:r>
      <w:r w:rsidRPr="007A06F5">
        <w:rPr>
          <w:highlight w:val="green"/>
          <w:lang w:val="la-Latn"/>
        </w:rPr>
        <w:t>vol</w:t>
      </w:r>
      <w:r w:rsidR="00F830E4" w:rsidRPr="007A06F5">
        <w:rPr>
          <w:highlight w:val="green"/>
          <w:lang w:val="la-Latn"/>
        </w:rPr>
        <w:t>umus</w:t>
      </w:r>
      <w:r w:rsidR="009B2994" w:rsidRPr="007A06F5">
        <w:rPr>
          <w:highlight w:val="green"/>
          <w:lang w:val="la-Latn"/>
        </w:rPr>
        <w:t xml:space="preserve">, </w:t>
      </w:r>
      <w:r w:rsidR="00F830E4" w:rsidRPr="007A06F5">
        <w:rPr>
          <w:highlight w:val="green"/>
          <w:lang w:val="la-Latn"/>
        </w:rPr>
        <w:t>ut secundum iussionem</w:t>
      </w:r>
      <w:r w:rsidR="00E55DD3" w:rsidRPr="007A06F5">
        <w:rPr>
          <w:highlight w:val="green"/>
          <w:lang w:val="la-Latn"/>
        </w:rPr>
        <w:t xml:space="preserve"> </w:t>
      </w:r>
      <w:r w:rsidRPr="007A06F5">
        <w:rPr>
          <w:highlight w:val="green"/>
          <w:lang w:val="la-Latn"/>
        </w:rPr>
        <w:t xml:space="preserve">domni et genitoris nostri unus mansus cum duodecim </w:t>
      </w:r>
      <w:r w:rsidR="00F830E4" w:rsidRPr="007A06F5">
        <w:rPr>
          <w:highlight w:val="green"/>
          <w:lang w:val="la-Latn"/>
        </w:rPr>
        <w:t>bunuariis</w:t>
      </w:r>
      <w:r w:rsidR="009B2994" w:rsidRPr="007A06F5">
        <w:rPr>
          <w:highlight w:val="green"/>
          <w:lang w:val="la-Latn"/>
        </w:rPr>
        <w:t xml:space="preserve"> </w:t>
      </w:r>
      <w:r w:rsidR="00F830E4" w:rsidRPr="007A06F5">
        <w:rPr>
          <w:highlight w:val="green"/>
          <w:lang w:val="la-Latn"/>
        </w:rPr>
        <w:t xml:space="preserve">de terra arabili </w:t>
      </w:r>
      <w:r w:rsidRPr="007A06F5">
        <w:rPr>
          <w:highlight w:val="green"/>
          <w:lang w:val="la-Latn"/>
        </w:rPr>
        <w:t>ibi detur et mancipia</w:t>
      </w:r>
      <w:r w:rsidR="009B2994" w:rsidRPr="007A06F5">
        <w:rPr>
          <w:highlight w:val="green"/>
          <w:lang w:val="la-Latn"/>
        </w:rPr>
        <w:t xml:space="preserve"> </w:t>
      </w:r>
      <w:r w:rsidRPr="007A06F5">
        <w:rPr>
          <w:highlight w:val="green"/>
          <w:lang w:val="la-Latn"/>
        </w:rPr>
        <w:t>duo</w:t>
      </w:r>
      <w:r w:rsidR="00E55DD3" w:rsidRPr="007A06F5">
        <w:rPr>
          <w:highlight w:val="green"/>
          <w:lang w:val="la-Latn"/>
        </w:rPr>
        <w:t xml:space="preserve"> </w:t>
      </w:r>
      <w:r w:rsidRPr="007A06F5">
        <w:rPr>
          <w:highlight w:val="green"/>
          <w:lang w:val="la-Latn"/>
        </w:rPr>
        <w:t>a</w:t>
      </w:r>
      <w:r w:rsidR="009B2994" w:rsidRPr="007A06F5">
        <w:rPr>
          <w:highlight w:val="green"/>
          <w:lang w:val="la-Latn"/>
        </w:rPr>
        <w:t xml:space="preserve"> </w:t>
      </w:r>
      <w:r w:rsidRPr="007A06F5">
        <w:rPr>
          <w:highlight w:val="green"/>
          <w:lang w:val="la-Latn"/>
        </w:rPr>
        <w:t>liberis hominibus</w:t>
      </w:r>
      <w:r w:rsidR="009B2994" w:rsidRPr="007A06F5">
        <w:rPr>
          <w:highlight w:val="green"/>
          <w:lang w:val="la-Latn"/>
        </w:rPr>
        <w:t xml:space="preserve">, </w:t>
      </w:r>
      <w:r w:rsidRPr="007A06F5">
        <w:rPr>
          <w:highlight w:val="green"/>
          <w:lang w:val="la-Latn"/>
        </w:rPr>
        <w:t>qu</w:t>
      </w:r>
      <w:r w:rsidR="00F830E4" w:rsidRPr="007A06F5">
        <w:rPr>
          <w:highlight w:val="green"/>
          <w:lang w:val="la-Latn"/>
        </w:rPr>
        <w:t xml:space="preserve">i ad </w:t>
      </w:r>
      <w:r w:rsidR="00F830E4" w:rsidRPr="007A06F5">
        <w:rPr>
          <w:highlight w:val="green"/>
          <w:lang w:val="la-Latn"/>
        </w:rPr>
        <w:lastRenderedPageBreak/>
        <w:t xml:space="preserve">eandem ecclesiam officium </w:t>
      </w:r>
      <w:r w:rsidRPr="007A06F5">
        <w:rPr>
          <w:highlight w:val="green"/>
          <w:lang w:val="la-Latn"/>
        </w:rPr>
        <w:t>Dei debeant audire</w:t>
      </w:r>
      <w:r w:rsidR="009B2994" w:rsidRPr="007A06F5">
        <w:rPr>
          <w:highlight w:val="green"/>
          <w:lang w:val="la-Latn"/>
        </w:rPr>
        <w:t xml:space="preserve">, </w:t>
      </w:r>
      <w:r w:rsidRPr="007A06F5">
        <w:rPr>
          <w:highlight w:val="green"/>
          <w:lang w:val="la-Latn"/>
        </w:rPr>
        <w:t>ut sacerdotes</w:t>
      </w:r>
      <w:r w:rsidR="009B2994" w:rsidRPr="007A06F5">
        <w:rPr>
          <w:highlight w:val="green"/>
          <w:lang w:val="la-Latn"/>
        </w:rPr>
        <w:t xml:space="preserve"> </w:t>
      </w:r>
      <w:r w:rsidRPr="007A06F5">
        <w:rPr>
          <w:highlight w:val="green"/>
          <w:lang w:val="la-Latn"/>
        </w:rPr>
        <w:t>ibi possint</w:t>
      </w:r>
      <w:r w:rsidR="009B2994" w:rsidRPr="007A06F5">
        <w:rPr>
          <w:highlight w:val="green"/>
          <w:lang w:val="la-Latn"/>
        </w:rPr>
        <w:t xml:space="preserve"> </w:t>
      </w:r>
      <w:r w:rsidRPr="007A06F5">
        <w:rPr>
          <w:highlight w:val="green"/>
          <w:lang w:val="la-Latn"/>
        </w:rPr>
        <w:t>esse et</w:t>
      </w:r>
      <w:r w:rsidR="00F830E4" w:rsidRPr="007A06F5">
        <w:rPr>
          <w:highlight w:val="green"/>
          <w:lang w:val="la-Latn"/>
        </w:rPr>
        <w:t xml:space="preserve"> divinus cultus fieri</w:t>
      </w:r>
      <w:r w:rsidR="009B2994" w:rsidRPr="007A06F5">
        <w:rPr>
          <w:highlight w:val="green"/>
          <w:lang w:val="la-Latn"/>
        </w:rPr>
        <w:t xml:space="preserve">; </w:t>
      </w:r>
      <w:r w:rsidR="00F830E4" w:rsidRPr="007A06F5">
        <w:rPr>
          <w:highlight w:val="green"/>
          <w:lang w:val="la-Latn"/>
        </w:rPr>
        <w:t xml:space="preserve">quodsi </w:t>
      </w:r>
      <w:r w:rsidRPr="007A06F5">
        <w:rPr>
          <w:highlight w:val="green"/>
          <w:lang w:val="la-Latn"/>
        </w:rPr>
        <w:t>hoc populus facere noluerit</w:t>
      </w:r>
      <w:r w:rsidR="009B2994" w:rsidRPr="007A06F5">
        <w:rPr>
          <w:highlight w:val="green"/>
          <w:lang w:val="la-Latn"/>
        </w:rPr>
        <w:t xml:space="preserve">, </w:t>
      </w:r>
      <w:r w:rsidRPr="007A06F5">
        <w:rPr>
          <w:highlight w:val="green"/>
          <w:lang w:val="la-Latn"/>
        </w:rPr>
        <w:t>destruatur</w:t>
      </w:r>
      <w:r w:rsidR="009B2994" w:rsidRPr="007A06F5">
        <w:rPr>
          <w:highlight w:val="green"/>
          <w:lang w:val="la-Latn"/>
        </w:rPr>
        <w:t xml:space="preserve">. </w:t>
      </w:r>
    </w:p>
    <w:p w14:paraId="2B252287" w14:textId="2C3217CE" w:rsidR="0056478A" w:rsidRPr="007A06F5" w:rsidRDefault="0056478A" w:rsidP="0056478A">
      <w:pPr>
        <w:pStyle w:val="Normlnweb"/>
        <w:rPr>
          <w:highlight w:val="green"/>
          <w:lang w:val="la-Latn"/>
        </w:rPr>
      </w:pPr>
      <w:r w:rsidRPr="007A06F5">
        <w:rPr>
          <w:highlight w:val="green"/>
          <w:lang w:val="la-Latn"/>
        </w:rPr>
        <w:t>2</w:t>
      </w:r>
      <w:r w:rsidR="009B2994" w:rsidRPr="007A06F5">
        <w:rPr>
          <w:highlight w:val="green"/>
          <w:lang w:val="la-Latn"/>
        </w:rPr>
        <w:t xml:space="preserve">. </w:t>
      </w:r>
      <w:r w:rsidRPr="007A06F5">
        <w:rPr>
          <w:highlight w:val="green"/>
          <w:lang w:val="la-Latn"/>
        </w:rPr>
        <w:t>Sanguinis</w:t>
      </w:r>
      <w:r w:rsidR="00E55DD3" w:rsidRPr="007A06F5">
        <w:rPr>
          <w:highlight w:val="green"/>
          <w:lang w:val="la-Latn"/>
        </w:rPr>
        <w:t xml:space="preserve"> </w:t>
      </w:r>
      <w:r w:rsidRPr="007A06F5">
        <w:rPr>
          <w:highlight w:val="green"/>
          <w:lang w:val="la-Latn"/>
        </w:rPr>
        <w:t>effusio in ecclesia facta cum fuste</w:t>
      </w:r>
      <w:r w:rsidR="009B2994" w:rsidRPr="007A06F5">
        <w:rPr>
          <w:highlight w:val="green"/>
          <w:lang w:val="la-Latn"/>
        </w:rPr>
        <w:t xml:space="preserve">, </w:t>
      </w:r>
      <w:r w:rsidRPr="007A06F5">
        <w:rPr>
          <w:highlight w:val="green"/>
          <w:lang w:val="la-Latn"/>
        </w:rPr>
        <w:t>si presbyter fuerit</w:t>
      </w:r>
      <w:r w:rsidR="009B2994" w:rsidRPr="007A06F5">
        <w:rPr>
          <w:highlight w:val="green"/>
          <w:lang w:val="la-Latn"/>
        </w:rPr>
        <w:t xml:space="preserve">, </w:t>
      </w:r>
      <w:r w:rsidRPr="007A06F5">
        <w:rPr>
          <w:highlight w:val="green"/>
          <w:lang w:val="la-Latn"/>
        </w:rPr>
        <w:t>tri</w:t>
      </w:r>
      <w:r w:rsidR="00F830E4" w:rsidRPr="007A06F5">
        <w:rPr>
          <w:highlight w:val="green"/>
          <w:lang w:val="la-Latn"/>
        </w:rPr>
        <w:t xml:space="preserve">plo </w:t>
      </w:r>
      <w:r w:rsidRPr="007A06F5">
        <w:rPr>
          <w:highlight w:val="green"/>
          <w:lang w:val="la-Latn"/>
        </w:rPr>
        <w:t>conponatur</w:t>
      </w:r>
      <w:r w:rsidR="00FF3D92" w:rsidRPr="007A06F5">
        <w:rPr>
          <w:highlight w:val="green"/>
          <w:lang w:val="la-Latn"/>
        </w:rPr>
        <w:t xml:space="preserve">: </w:t>
      </w:r>
      <w:r w:rsidRPr="007A06F5">
        <w:rPr>
          <w:highlight w:val="green"/>
          <w:lang w:val="la-Latn"/>
        </w:rPr>
        <w:t>duas partes eidem presbytero</w:t>
      </w:r>
      <w:r w:rsidR="009B2994" w:rsidRPr="007A06F5">
        <w:rPr>
          <w:highlight w:val="green"/>
          <w:lang w:val="la-Latn"/>
        </w:rPr>
        <w:t xml:space="preserve">, </w:t>
      </w:r>
      <w:r w:rsidRPr="007A06F5">
        <w:rPr>
          <w:highlight w:val="green"/>
          <w:lang w:val="la-Latn"/>
        </w:rPr>
        <w:t>tertia</w:t>
      </w:r>
      <w:r w:rsidR="00F830E4" w:rsidRPr="007A06F5">
        <w:rPr>
          <w:highlight w:val="green"/>
          <w:lang w:val="la-Latn"/>
        </w:rPr>
        <w:t xml:space="preserve">m pro fredo ad ecclesiam et in </w:t>
      </w:r>
      <w:r w:rsidRPr="007A06F5">
        <w:rPr>
          <w:highlight w:val="green"/>
          <w:lang w:val="la-Latn"/>
        </w:rPr>
        <w:t>super bannum nostrum</w:t>
      </w:r>
      <w:r w:rsidR="009B2994" w:rsidRPr="007A06F5">
        <w:rPr>
          <w:highlight w:val="green"/>
          <w:lang w:val="la-Latn"/>
        </w:rPr>
        <w:t xml:space="preserve">. </w:t>
      </w:r>
      <w:r w:rsidRPr="007A06F5">
        <w:rPr>
          <w:highlight w:val="green"/>
          <w:lang w:val="la-Latn"/>
        </w:rPr>
        <w:t>Similiter de diacono iuxt</w:t>
      </w:r>
      <w:r w:rsidR="00F830E4" w:rsidRPr="007A06F5">
        <w:rPr>
          <w:highlight w:val="green"/>
          <w:lang w:val="la-Latn"/>
        </w:rPr>
        <w:t xml:space="preserve">a compositionem eius in triplo </w:t>
      </w:r>
      <w:r w:rsidRPr="007A06F5">
        <w:rPr>
          <w:highlight w:val="green"/>
          <w:lang w:val="la-Latn"/>
        </w:rPr>
        <w:t>cum banno nostro conponatur</w:t>
      </w:r>
      <w:r w:rsidR="009B2994" w:rsidRPr="007A06F5">
        <w:rPr>
          <w:highlight w:val="green"/>
          <w:lang w:val="la-Latn"/>
        </w:rPr>
        <w:t xml:space="preserve">; </w:t>
      </w:r>
      <w:r w:rsidRPr="007A06F5">
        <w:rPr>
          <w:highlight w:val="green"/>
          <w:lang w:val="la-Latn"/>
        </w:rPr>
        <w:t>de subdiacono simi</w:t>
      </w:r>
      <w:r w:rsidR="00F830E4" w:rsidRPr="007A06F5">
        <w:rPr>
          <w:highlight w:val="green"/>
          <w:lang w:val="la-Latn"/>
        </w:rPr>
        <w:t>liter triplo secundum suam con</w:t>
      </w:r>
      <w:r w:rsidRPr="007A06F5">
        <w:rPr>
          <w:highlight w:val="green"/>
          <w:lang w:val="la-Latn"/>
        </w:rPr>
        <w:t>positionem</w:t>
      </w:r>
      <w:r w:rsidR="009B2994" w:rsidRPr="007A06F5">
        <w:rPr>
          <w:highlight w:val="green"/>
          <w:lang w:val="la-Latn"/>
        </w:rPr>
        <w:t xml:space="preserve"> </w:t>
      </w:r>
      <w:r w:rsidRPr="007A06F5">
        <w:rPr>
          <w:highlight w:val="green"/>
          <w:lang w:val="la-Latn"/>
        </w:rPr>
        <w:t>et de uniuscuiusque ordinis clerico</w:t>
      </w:r>
      <w:r w:rsidR="009B2994" w:rsidRPr="007A06F5">
        <w:rPr>
          <w:highlight w:val="green"/>
          <w:lang w:val="la-Latn"/>
        </w:rPr>
        <w:t xml:space="preserve"> </w:t>
      </w:r>
      <w:r w:rsidR="00F830E4" w:rsidRPr="007A06F5">
        <w:rPr>
          <w:highlight w:val="green"/>
          <w:lang w:val="la-Latn"/>
        </w:rPr>
        <w:t>secundum suam</w:t>
      </w:r>
      <w:r w:rsidR="009B2994" w:rsidRPr="007A06F5">
        <w:rPr>
          <w:highlight w:val="green"/>
          <w:lang w:val="la-Latn"/>
        </w:rPr>
        <w:t xml:space="preserve"> </w:t>
      </w:r>
      <w:r w:rsidR="00F830E4" w:rsidRPr="007A06F5">
        <w:rPr>
          <w:highlight w:val="green"/>
          <w:lang w:val="la-Latn"/>
        </w:rPr>
        <w:t xml:space="preserve">conpositionem </w:t>
      </w:r>
      <w:r w:rsidRPr="007A06F5">
        <w:rPr>
          <w:highlight w:val="green"/>
          <w:lang w:val="la-Latn"/>
        </w:rPr>
        <w:t>tripla persolvatur</w:t>
      </w:r>
      <w:r w:rsidR="009B2994" w:rsidRPr="007A06F5">
        <w:rPr>
          <w:highlight w:val="green"/>
          <w:lang w:val="la-Latn"/>
        </w:rPr>
        <w:t xml:space="preserve">, </w:t>
      </w:r>
      <w:r w:rsidRPr="007A06F5">
        <w:rPr>
          <w:highlight w:val="green"/>
          <w:lang w:val="la-Latn"/>
        </w:rPr>
        <w:t>insuper bannus noster</w:t>
      </w:r>
      <w:r w:rsidR="009B2994" w:rsidRPr="007A06F5">
        <w:rPr>
          <w:highlight w:val="green"/>
          <w:lang w:val="la-Latn"/>
        </w:rPr>
        <w:t xml:space="preserve">. </w:t>
      </w:r>
      <w:r w:rsidRPr="007A06F5">
        <w:rPr>
          <w:highlight w:val="green"/>
          <w:lang w:val="la-Latn"/>
        </w:rPr>
        <w:t>Similiter et de</w:t>
      </w:r>
      <w:r w:rsidR="00F830E4" w:rsidRPr="007A06F5">
        <w:rPr>
          <w:highlight w:val="green"/>
          <w:lang w:val="la-Latn"/>
        </w:rPr>
        <w:t xml:space="preserve"> ictu sine sanguinis effusione </w:t>
      </w:r>
      <w:r w:rsidRPr="007A06F5">
        <w:rPr>
          <w:highlight w:val="green"/>
          <w:lang w:val="la-Latn"/>
        </w:rPr>
        <w:t>de uniuscuiusque ordinis clerico secundum suam conposi</w:t>
      </w:r>
      <w:r w:rsidR="00F830E4" w:rsidRPr="007A06F5">
        <w:rPr>
          <w:highlight w:val="green"/>
          <w:lang w:val="la-Latn"/>
        </w:rPr>
        <w:t>tionem triplo conponatur</w:t>
      </w:r>
      <w:r w:rsidR="00762AD2" w:rsidRPr="007A06F5">
        <w:rPr>
          <w:highlight w:val="green"/>
          <w:lang w:val="la-Latn"/>
        </w:rPr>
        <w:t>,</w:t>
      </w:r>
      <w:r w:rsidR="009B2994" w:rsidRPr="007A06F5">
        <w:rPr>
          <w:highlight w:val="green"/>
          <w:lang w:val="la-Latn"/>
        </w:rPr>
        <w:t xml:space="preserve"> </w:t>
      </w:r>
      <w:r w:rsidRPr="007A06F5">
        <w:rPr>
          <w:highlight w:val="green"/>
          <w:lang w:val="la-Latn"/>
        </w:rPr>
        <w:t>insuper bannus noster</w:t>
      </w:r>
      <w:r w:rsidR="009B2994" w:rsidRPr="007A06F5">
        <w:rPr>
          <w:highlight w:val="green"/>
          <w:lang w:val="la-Latn"/>
        </w:rPr>
        <w:t xml:space="preserve">. </w:t>
      </w:r>
      <w:r w:rsidRPr="007A06F5">
        <w:rPr>
          <w:highlight w:val="green"/>
          <w:lang w:val="la-Latn"/>
        </w:rPr>
        <w:t>Et qui non habet</w:t>
      </w:r>
      <w:r w:rsidR="009B2994" w:rsidRPr="007A06F5">
        <w:rPr>
          <w:highlight w:val="green"/>
          <w:lang w:val="la-Latn"/>
        </w:rPr>
        <w:t xml:space="preserve">, </w:t>
      </w:r>
      <w:r w:rsidRPr="007A06F5">
        <w:rPr>
          <w:highlight w:val="green"/>
          <w:lang w:val="la-Latn"/>
        </w:rPr>
        <w:t>unde ad eccl</w:t>
      </w:r>
      <w:r w:rsidR="00F830E4" w:rsidRPr="007A06F5">
        <w:rPr>
          <w:highlight w:val="green"/>
          <w:lang w:val="la-Latn"/>
        </w:rPr>
        <w:t>esiam persolvat</w:t>
      </w:r>
      <w:r w:rsidR="009B2994" w:rsidRPr="007A06F5">
        <w:rPr>
          <w:highlight w:val="green"/>
          <w:lang w:val="la-Latn"/>
        </w:rPr>
        <w:t xml:space="preserve">, </w:t>
      </w:r>
      <w:r w:rsidR="00F830E4" w:rsidRPr="007A06F5">
        <w:rPr>
          <w:highlight w:val="green"/>
          <w:lang w:val="la-Latn"/>
        </w:rPr>
        <w:t xml:space="preserve">tradat se in </w:t>
      </w:r>
      <w:r w:rsidRPr="007A06F5">
        <w:rPr>
          <w:highlight w:val="green"/>
          <w:lang w:val="la-Latn"/>
        </w:rPr>
        <w:t>servitium eidem ecclesiae</w:t>
      </w:r>
      <w:r w:rsidR="009B2994" w:rsidRPr="007A06F5">
        <w:rPr>
          <w:highlight w:val="green"/>
          <w:lang w:val="la-Latn"/>
        </w:rPr>
        <w:t xml:space="preserve">, </w:t>
      </w:r>
      <w:r w:rsidRPr="007A06F5">
        <w:rPr>
          <w:highlight w:val="green"/>
          <w:lang w:val="la-Latn"/>
        </w:rPr>
        <w:t>usque dum totum debitum persolvat</w:t>
      </w:r>
      <w:r w:rsidR="009B2994" w:rsidRPr="007A06F5">
        <w:rPr>
          <w:highlight w:val="green"/>
          <w:lang w:val="la-Latn"/>
        </w:rPr>
        <w:t xml:space="preserve">. </w:t>
      </w:r>
    </w:p>
    <w:p w14:paraId="279E8850" w14:textId="17E928F7" w:rsidR="0056478A" w:rsidRPr="007A06F5" w:rsidRDefault="0056478A" w:rsidP="0056478A">
      <w:pPr>
        <w:pStyle w:val="Normlnweb"/>
        <w:rPr>
          <w:highlight w:val="green"/>
          <w:lang w:val="la-Latn"/>
        </w:rPr>
      </w:pPr>
      <w:r w:rsidRPr="007A06F5">
        <w:rPr>
          <w:highlight w:val="green"/>
          <w:lang w:val="la-Latn"/>
        </w:rPr>
        <w:t>3</w:t>
      </w:r>
      <w:r w:rsidR="009B2994" w:rsidRPr="007A06F5">
        <w:rPr>
          <w:highlight w:val="green"/>
          <w:lang w:val="la-Latn"/>
        </w:rPr>
        <w:t xml:space="preserve">. </w:t>
      </w:r>
      <w:r w:rsidRPr="007A06F5">
        <w:rPr>
          <w:highlight w:val="green"/>
          <w:lang w:val="la-Latn"/>
        </w:rPr>
        <w:t>Statuimus de presbiteris et diaconibus eccl</w:t>
      </w:r>
      <w:r w:rsidR="00F830E4" w:rsidRPr="007A06F5">
        <w:rPr>
          <w:highlight w:val="green"/>
          <w:lang w:val="la-Latn"/>
        </w:rPr>
        <w:t>esiastico honore privatis</w:t>
      </w:r>
      <w:r w:rsidR="009B2994" w:rsidRPr="007A06F5">
        <w:rPr>
          <w:highlight w:val="green"/>
          <w:lang w:val="la-Latn"/>
        </w:rPr>
        <w:t xml:space="preserve">, </w:t>
      </w:r>
      <w:r w:rsidR="00F830E4" w:rsidRPr="007A06F5">
        <w:rPr>
          <w:highlight w:val="green"/>
          <w:lang w:val="la-Latn"/>
        </w:rPr>
        <w:t xml:space="preserve">ut </w:t>
      </w:r>
      <w:r w:rsidRPr="007A06F5">
        <w:rPr>
          <w:highlight w:val="green"/>
          <w:lang w:val="la-Latn"/>
        </w:rPr>
        <w:t>redigantur sub</w:t>
      </w:r>
      <w:r w:rsidR="009B2994" w:rsidRPr="007A06F5">
        <w:rPr>
          <w:highlight w:val="green"/>
          <w:lang w:val="la-Latn"/>
        </w:rPr>
        <w:t xml:space="preserve"> </w:t>
      </w:r>
      <w:r w:rsidRPr="007A06F5">
        <w:rPr>
          <w:highlight w:val="green"/>
          <w:lang w:val="la-Latn"/>
        </w:rPr>
        <w:t>poenitentia</w:t>
      </w:r>
      <w:r w:rsidR="009B2994" w:rsidRPr="007A06F5">
        <w:rPr>
          <w:highlight w:val="green"/>
          <w:lang w:val="la-Latn"/>
        </w:rPr>
        <w:t xml:space="preserve">, </w:t>
      </w:r>
      <w:r w:rsidRPr="007A06F5">
        <w:rPr>
          <w:highlight w:val="green"/>
          <w:lang w:val="la-Latn"/>
        </w:rPr>
        <w:t>sicut canones praecipiun</w:t>
      </w:r>
      <w:r w:rsidR="00F830E4" w:rsidRPr="007A06F5">
        <w:rPr>
          <w:highlight w:val="green"/>
          <w:lang w:val="la-Latn"/>
        </w:rPr>
        <w:t>t</w:t>
      </w:r>
      <w:r w:rsidR="009B2994" w:rsidRPr="007A06F5">
        <w:rPr>
          <w:highlight w:val="green"/>
          <w:lang w:val="la-Latn"/>
        </w:rPr>
        <w:t xml:space="preserve">. </w:t>
      </w:r>
      <w:r w:rsidR="00F830E4" w:rsidRPr="007A06F5">
        <w:rPr>
          <w:highlight w:val="green"/>
          <w:lang w:val="la-Latn"/>
        </w:rPr>
        <w:t xml:space="preserve">Et si habet episcopus in </w:t>
      </w:r>
      <w:r w:rsidRPr="007A06F5">
        <w:rPr>
          <w:highlight w:val="green"/>
          <w:lang w:val="la-Latn"/>
        </w:rPr>
        <w:t>sua parrochia suum</w:t>
      </w:r>
      <w:r w:rsidR="009B2994" w:rsidRPr="007A06F5">
        <w:rPr>
          <w:highlight w:val="green"/>
          <w:lang w:val="la-Latn"/>
        </w:rPr>
        <w:t xml:space="preserve"> </w:t>
      </w:r>
      <w:r w:rsidRPr="007A06F5">
        <w:rPr>
          <w:highlight w:val="green"/>
          <w:lang w:val="la-Latn"/>
        </w:rPr>
        <w:t>monasterium a</w:t>
      </w:r>
      <w:r w:rsidR="009B2994" w:rsidRPr="007A06F5">
        <w:rPr>
          <w:highlight w:val="green"/>
          <w:lang w:val="la-Latn"/>
        </w:rPr>
        <w:t xml:space="preserve">, </w:t>
      </w:r>
      <w:r w:rsidRPr="007A06F5">
        <w:rPr>
          <w:highlight w:val="green"/>
          <w:lang w:val="la-Latn"/>
        </w:rPr>
        <w:t>ibi mittantur</w:t>
      </w:r>
      <w:r w:rsidR="009B2994" w:rsidRPr="007A06F5">
        <w:rPr>
          <w:highlight w:val="green"/>
          <w:lang w:val="la-Latn"/>
        </w:rPr>
        <w:t xml:space="preserve">; </w:t>
      </w:r>
      <w:r w:rsidRPr="007A06F5">
        <w:rPr>
          <w:highlight w:val="green"/>
          <w:lang w:val="la-Latn"/>
        </w:rPr>
        <w:t>quods</w:t>
      </w:r>
      <w:r w:rsidR="00F830E4" w:rsidRPr="007A06F5">
        <w:rPr>
          <w:highlight w:val="green"/>
          <w:lang w:val="la-Latn"/>
        </w:rPr>
        <w:t>i monasterium a non habuerit</w:t>
      </w:r>
      <w:r w:rsidR="009B2994" w:rsidRPr="007A06F5">
        <w:rPr>
          <w:highlight w:val="green"/>
          <w:lang w:val="la-Latn"/>
        </w:rPr>
        <w:t xml:space="preserve">, </w:t>
      </w:r>
      <w:r w:rsidRPr="007A06F5">
        <w:rPr>
          <w:highlight w:val="green"/>
          <w:lang w:val="la-Latn"/>
        </w:rPr>
        <w:t>tunc praecipiat episcopus</w:t>
      </w:r>
      <w:r w:rsidR="009B2994" w:rsidRPr="007A06F5">
        <w:rPr>
          <w:highlight w:val="green"/>
          <w:lang w:val="la-Latn"/>
        </w:rPr>
        <w:t xml:space="preserve">, </w:t>
      </w:r>
      <w:r w:rsidRPr="007A06F5">
        <w:rPr>
          <w:highlight w:val="green"/>
          <w:lang w:val="la-Latn"/>
        </w:rPr>
        <w:t>ut illi tales habitent in illa</w:t>
      </w:r>
      <w:r w:rsidR="00F830E4" w:rsidRPr="007A06F5">
        <w:rPr>
          <w:highlight w:val="green"/>
          <w:lang w:val="la-Latn"/>
        </w:rPr>
        <w:t xml:space="preserve"> plebe</w:t>
      </w:r>
      <w:r w:rsidR="009B2994" w:rsidRPr="007A06F5">
        <w:rPr>
          <w:highlight w:val="green"/>
          <w:lang w:val="la-Latn"/>
        </w:rPr>
        <w:t xml:space="preserve">, </w:t>
      </w:r>
      <w:r w:rsidR="00F830E4" w:rsidRPr="007A06F5">
        <w:rPr>
          <w:highlight w:val="green"/>
          <w:lang w:val="la-Latn"/>
        </w:rPr>
        <w:t>unde sunt</w:t>
      </w:r>
      <w:r w:rsidR="009B2994" w:rsidRPr="007A06F5">
        <w:rPr>
          <w:highlight w:val="green"/>
          <w:lang w:val="la-Latn"/>
        </w:rPr>
        <w:t xml:space="preserve">; </w:t>
      </w:r>
      <w:r w:rsidR="00F830E4" w:rsidRPr="007A06F5">
        <w:rPr>
          <w:highlight w:val="green"/>
          <w:lang w:val="la-Latn"/>
        </w:rPr>
        <w:t xml:space="preserve">et si res </w:t>
      </w:r>
      <w:r w:rsidRPr="007A06F5">
        <w:rPr>
          <w:highlight w:val="green"/>
          <w:lang w:val="la-Latn"/>
        </w:rPr>
        <w:t>proprias habuerint</w:t>
      </w:r>
      <w:r w:rsidR="009B2994" w:rsidRPr="007A06F5">
        <w:rPr>
          <w:highlight w:val="green"/>
          <w:lang w:val="la-Latn"/>
        </w:rPr>
        <w:t xml:space="preserve">, </w:t>
      </w:r>
      <w:r w:rsidRPr="007A06F5">
        <w:rPr>
          <w:highlight w:val="green"/>
          <w:lang w:val="la-Latn"/>
        </w:rPr>
        <w:t>eligant sibi talem</w:t>
      </w:r>
      <w:r w:rsidR="009B2994" w:rsidRPr="007A06F5">
        <w:rPr>
          <w:highlight w:val="green"/>
          <w:lang w:val="la-Latn"/>
        </w:rPr>
        <w:t xml:space="preserve"> </w:t>
      </w:r>
      <w:r w:rsidRPr="007A06F5">
        <w:rPr>
          <w:highlight w:val="green"/>
          <w:lang w:val="la-Latn"/>
        </w:rPr>
        <w:t>patronum</w:t>
      </w:r>
      <w:r w:rsidR="009B2994" w:rsidRPr="007A06F5">
        <w:rPr>
          <w:highlight w:val="green"/>
          <w:lang w:val="la-Latn"/>
        </w:rPr>
        <w:t xml:space="preserve">, </w:t>
      </w:r>
      <w:r w:rsidR="00F830E4" w:rsidRPr="007A06F5">
        <w:rPr>
          <w:highlight w:val="green"/>
          <w:lang w:val="la-Latn"/>
        </w:rPr>
        <w:t xml:space="preserve">qui de ipsis rebus victura et </w:t>
      </w:r>
      <w:r w:rsidRPr="007A06F5">
        <w:rPr>
          <w:highlight w:val="green"/>
          <w:lang w:val="la-Latn"/>
        </w:rPr>
        <w:t>vestimentum eis ministret</w:t>
      </w:r>
      <w:r w:rsidR="009B2994" w:rsidRPr="007A06F5">
        <w:rPr>
          <w:highlight w:val="green"/>
          <w:lang w:val="la-Latn"/>
        </w:rPr>
        <w:t xml:space="preserve">. </w:t>
      </w:r>
      <w:r w:rsidRPr="007A06F5">
        <w:rPr>
          <w:highlight w:val="green"/>
          <w:lang w:val="la-Latn"/>
        </w:rPr>
        <w:t>Ipsi tamen nullam hab</w:t>
      </w:r>
      <w:r w:rsidR="00F830E4" w:rsidRPr="007A06F5">
        <w:rPr>
          <w:highlight w:val="green"/>
          <w:lang w:val="la-Latn"/>
        </w:rPr>
        <w:t>eant licentiam vagandi aut dis</w:t>
      </w:r>
      <w:r w:rsidRPr="007A06F5">
        <w:rPr>
          <w:highlight w:val="green"/>
          <w:lang w:val="la-Latn"/>
        </w:rPr>
        <w:t>currendi</w:t>
      </w:r>
      <w:r w:rsidR="009B2994" w:rsidRPr="007A06F5">
        <w:rPr>
          <w:highlight w:val="green"/>
          <w:lang w:val="la-Latn"/>
        </w:rPr>
        <w:t xml:space="preserve">, </w:t>
      </w:r>
      <w:r w:rsidRPr="007A06F5">
        <w:rPr>
          <w:highlight w:val="green"/>
          <w:lang w:val="la-Latn"/>
        </w:rPr>
        <w:t>sive ad placita sive ad palatium sive ad ipsas res</w:t>
      </w:r>
      <w:r w:rsidR="009B2994" w:rsidRPr="007A06F5">
        <w:rPr>
          <w:highlight w:val="green"/>
          <w:lang w:val="la-Latn"/>
        </w:rPr>
        <w:t xml:space="preserve">, </w:t>
      </w:r>
      <w:r w:rsidRPr="007A06F5">
        <w:rPr>
          <w:highlight w:val="green"/>
          <w:lang w:val="la-Latn"/>
        </w:rPr>
        <w:t>quas proprias ante habuerunt</w:t>
      </w:r>
      <w:r w:rsidR="009B2994" w:rsidRPr="007A06F5">
        <w:rPr>
          <w:highlight w:val="green"/>
          <w:lang w:val="la-Latn"/>
        </w:rPr>
        <w:t xml:space="preserve">, </w:t>
      </w:r>
      <w:r w:rsidRPr="007A06F5">
        <w:rPr>
          <w:highlight w:val="green"/>
          <w:lang w:val="la-Latn"/>
        </w:rPr>
        <w:t>sine licentia sui episcopi</w:t>
      </w:r>
      <w:r w:rsidR="00FF3D92" w:rsidRPr="007A06F5">
        <w:rPr>
          <w:highlight w:val="green"/>
          <w:lang w:val="la-Latn"/>
        </w:rPr>
        <w:t xml:space="preserve">: </w:t>
      </w:r>
      <w:r w:rsidRPr="007A06F5">
        <w:rPr>
          <w:highlight w:val="green"/>
          <w:lang w:val="la-Latn"/>
        </w:rPr>
        <w:t>sed in eodem loc</w:t>
      </w:r>
      <w:r w:rsidR="00F830E4" w:rsidRPr="007A06F5">
        <w:rPr>
          <w:highlight w:val="green"/>
          <w:lang w:val="la-Latn"/>
        </w:rPr>
        <w:t>o</w:t>
      </w:r>
      <w:r w:rsidR="009B2994" w:rsidRPr="007A06F5">
        <w:rPr>
          <w:highlight w:val="green"/>
          <w:lang w:val="la-Latn"/>
        </w:rPr>
        <w:t xml:space="preserve">, </w:t>
      </w:r>
      <w:r w:rsidR="00F830E4" w:rsidRPr="007A06F5">
        <w:rPr>
          <w:highlight w:val="green"/>
          <w:lang w:val="la-Latn"/>
        </w:rPr>
        <w:t>ubi sibi constitutum est</w:t>
      </w:r>
      <w:r w:rsidR="009B2994" w:rsidRPr="007A06F5">
        <w:rPr>
          <w:highlight w:val="green"/>
          <w:lang w:val="la-Latn"/>
        </w:rPr>
        <w:t xml:space="preserve">, </w:t>
      </w:r>
      <w:r w:rsidRPr="007A06F5">
        <w:rPr>
          <w:highlight w:val="green"/>
          <w:lang w:val="la-Latn"/>
        </w:rPr>
        <w:t>suam poenitentiam iugiter agant</w:t>
      </w:r>
      <w:r w:rsidR="009B2994" w:rsidRPr="007A06F5">
        <w:rPr>
          <w:highlight w:val="green"/>
          <w:lang w:val="la-Latn"/>
        </w:rPr>
        <w:t xml:space="preserve">. </w:t>
      </w:r>
      <w:r w:rsidRPr="007A06F5">
        <w:rPr>
          <w:highlight w:val="green"/>
          <w:lang w:val="la-Latn"/>
        </w:rPr>
        <w:t>Quodsi hoc non obser</w:t>
      </w:r>
      <w:r w:rsidR="00F830E4" w:rsidRPr="007A06F5">
        <w:rPr>
          <w:highlight w:val="green"/>
          <w:lang w:val="la-Latn"/>
        </w:rPr>
        <w:t>vaverint</w:t>
      </w:r>
      <w:r w:rsidR="00762AD2" w:rsidRPr="007A06F5">
        <w:rPr>
          <w:highlight w:val="green"/>
          <w:lang w:val="la-Latn"/>
        </w:rPr>
        <w:t>,</w:t>
      </w:r>
      <w:r w:rsidR="009B2994" w:rsidRPr="007A06F5">
        <w:rPr>
          <w:highlight w:val="green"/>
          <w:lang w:val="la-Latn"/>
        </w:rPr>
        <w:t xml:space="preserve"> </w:t>
      </w:r>
      <w:r w:rsidR="00F830E4" w:rsidRPr="007A06F5">
        <w:rPr>
          <w:highlight w:val="green"/>
          <w:lang w:val="la-Latn"/>
        </w:rPr>
        <w:t xml:space="preserve">primum verberibus </w:t>
      </w:r>
      <w:r w:rsidRPr="007A06F5">
        <w:rPr>
          <w:highlight w:val="green"/>
          <w:lang w:val="la-Latn"/>
        </w:rPr>
        <w:t>coherceantur</w:t>
      </w:r>
      <w:r w:rsidR="009B2994" w:rsidRPr="007A06F5">
        <w:rPr>
          <w:highlight w:val="green"/>
          <w:lang w:val="la-Latn"/>
        </w:rPr>
        <w:t xml:space="preserve">; </w:t>
      </w:r>
      <w:r w:rsidRPr="007A06F5">
        <w:rPr>
          <w:highlight w:val="green"/>
          <w:lang w:val="la-Latn"/>
        </w:rPr>
        <w:t>quodsi nec sic se</w:t>
      </w:r>
      <w:r w:rsidR="009B2994" w:rsidRPr="007A06F5">
        <w:rPr>
          <w:highlight w:val="green"/>
          <w:lang w:val="la-Latn"/>
        </w:rPr>
        <w:t xml:space="preserve"> </w:t>
      </w:r>
      <w:r w:rsidRPr="007A06F5">
        <w:rPr>
          <w:highlight w:val="green"/>
          <w:lang w:val="la-Latn"/>
        </w:rPr>
        <w:t>castigaverint</w:t>
      </w:r>
      <w:r w:rsidR="00762AD2" w:rsidRPr="007A06F5">
        <w:rPr>
          <w:highlight w:val="green"/>
          <w:lang w:val="la-Latn"/>
        </w:rPr>
        <w:t>,</w:t>
      </w:r>
      <w:r w:rsidR="009B2994" w:rsidRPr="007A06F5">
        <w:rPr>
          <w:highlight w:val="green"/>
          <w:lang w:val="la-Latn"/>
        </w:rPr>
        <w:t xml:space="preserve"> </w:t>
      </w:r>
      <w:r w:rsidRPr="007A06F5">
        <w:rPr>
          <w:highlight w:val="green"/>
          <w:lang w:val="la-Latn"/>
        </w:rPr>
        <w:t>in tali l</w:t>
      </w:r>
      <w:r w:rsidR="00F830E4" w:rsidRPr="007A06F5">
        <w:rPr>
          <w:highlight w:val="green"/>
          <w:lang w:val="la-Latn"/>
        </w:rPr>
        <w:t>oco recludantur</w:t>
      </w:r>
      <w:r w:rsidR="009B2994" w:rsidRPr="007A06F5">
        <w:rPr>
          <w:highlight w:val="green"/>
          <w:lang w:val="la-Latn"/>
        </w:rPr>
        <w:t xml:space="preserve">, </w:t>
      </w:r>
      <w:r w:rsidR="00F830E4" w:rsidRPr="007A06F5">
        <w:rPr>
          <w:highlight w:val="green"/>
          <w:lang w:val="la-Latn"/>
        </w:rPr>
        <w:t>ubi</w:t>
      </w:r>
      <w:r w:rsidR="009B2994" w:rsidRPr="007A06F5">
        <w:rPr>
          <w:highlight w:val="green"/>
          <w:lang w:val="la-Latn"/>
        </w:rPr>
        <w:t xml:space="preserve">, </w:t>
      </w:r>
      <w:r w:rsidR="00F830E4" w:rsidRPr="007A06F5">
        <w:rPr>
          <w:highlight w:val="green"/>
          <w:lang w:val="la-Latn"/>
        </w:rPr>
        <w:t xml:space="preserve">velint </w:t>
      </w:r>
      <w:r w:rsidRPr="007A06F5">
        <w:rPr>
          <w:highlight w:val="green"/>
          <w:lang w:val="la-Latn"/>
        </w:rPr>
        <w:t>nolint</w:t>
      </w:r>
      <w:r w:rsidR="009B2994" w:rsidRPr="007A06F5">
        <w:rPr>
          <w:highlight w:val="green"/>
          <w:lang w:val="la-Latn"/>
        </w:rPr>
        <w:t xml:space="preserve">, </w:t>
      </w:r>
      <w:r w:rsidRPr="007A06F5">
        <w:rPr>
          <w:highlight w:val="green"/>
          <w:lang w:val="la-Latn"/>
        </w:rPr>
        <w:t>in</w:t>
      </w:r>
      <w:r w:rsidR="009B2994" w:rsidRPr="007A06F5">
        <w:rPr>
          <w:highlight w:val="green"/>
          <w:lang w:val="la-Latn"/>
        </w:rPr>
        <w:t xml:space="preserve"> </w:t>
      </w:r>
      <w:r w:rsidRPr="007A06F5">
        <w:rPr>
          <w:highlight w:val="green"/>
          <w:lang w:val="la-Latn"/>
        </w:rPr>
        <w:t>poenitentia vivant</w:t>
      </w:r>
      <w:r w:rsidR="009B2994" w:rsidRPr="007A06F5">
        <w:rPr>
          <w:highlight w:val="green"/>
          <w:lang w:val="la-Latn"/>
        </w:rPr>
        <w:t xml:space="preserve">. </w:t>
      </w:r>
    </w:p>
    <w:p w14:paraId="22F76628" w14:textId="74AEC396" w:rsidR="0056478A" w:rsidRPr="007A06F5" w:rsidRDefault="0056478A" w:rsidP="0056478A">
      <w:pPr>
        <w:pStyle w:val="Normlnweb"/>
        <w:rPr>
          <w:highlight w:val="green"/>
          <w:lang w:val="la-Latn"/>
        </w:rPr>
      </w:pPr>
      <w:r w:rsidRPr="007A06F5">
        <w:rPr>
          <w:highlight w:val="green"/>
          <w:lang w:val="la-Latn"/>
        </w:rPr>
        <w:t>4</w:t>
      </w:r>
      <w:r w:rsidR="009B2994" w:rsidRPr="007A06F5">
        <w:rPr>
          <w:highlight w:val="green"/>
          <w:lang w:val="la-Latn"/>
        </w:rPr>
        <w:t xml:space="preserve">. </w:t>
      </w:r>
      <w:r w:rsidRPr="007A06F5">
        <w:rPr>
          <w:highlight w:val="green"/>
          <w:lang w:val="la-Latn"/>
        </w:rPr>
        <w:t>Ut</w:t>
      </w:r>
      <w:r w:rsidR="00E55DD3" w:rsidRPr="007A06F5">
        <w:rPr>
          <w:highlight w:val="green"/>
          <w:lang w:val="la-Latn"/>
        </w:rPr>
        <w:t xml:space="preserve"> </w:t>
      </w:r>
      <w:r w:rsidRPr="007A06F5">
        <w:rPr>
          <w:highlight w:val="green"/>
          <w:lang w:val="la-Latn"/>
        </w:rPr>
        <w:t>nullus ebrius suam causam in mallum pos</w:t>
      </w:r>
      <w:r w:rsidR="00F830E4" w:rsidRPr="007A06F5">
        <w:rPr>
          <w:highlight w:val="green"/>
          <w:lang w:val="la-Latn"/>
        </w:rPr>
        <w:t xml:space="preserve">sit conquirere nec testimonium </w:t>
      </w:r>
      <w:r w:rsidRPr="007A06F5">
        <w:rPr>
          <w:highlight w:val="green"/>
          <w:lang w:val="la-Latn"/>
        </w:rPr>
        <w:t>dicere</w:t>
      </w:r>
      <w:r w:rsidR="009B2994" w:rsidRPr="007A06F5">
        <w:rPr>
          <w:highlight w:val="green"/>
          <w:lang w:val="la-Latn"/>
        </w:rPr>
        <w:t xml:space="preserve">; </w:t>
      </w:r>
      <w:r w:rsidRPr="007A06F5">
        <w:rPr>
          <w:highlight w:val="green"/>
          <w:lang w:val="la-Latn"/>
        </w:rPr>
        <w:t>nec comis placitum habeat nisi ieiunus</w:t>
      </w:r>
      <w:r w:rsidR="009B2994" w:rsidRPr="007A06F5">
        <w:rPr>
          <w:highlight w:val="green"/>
          <w:lang w:val="la-Latn"/>
        </w:rPr>
        <w:t xml:space="preserve">. </w:t>
      </w:r>
      <w:r w:rsidRPr="007A06F5">
        <w:rPr>
          <w:highlight w:val="green"/>
          <w:lang w:val="la-Latn"/>
        </w:rPr>
        <w:t>/</w:t>
      </w:r>
    </w:p>
    <w:p w14:paraId="3CEDD1F9" w14:textId="3512BF69" w:rsidR="0056478A" w:rsidRPr="007A06F5" w:rsidRDefault="0056478A" w:rsidP="0056478A">
      <w:pPr>
        <w:pStyle w:val="Normlnweb"/>
        <w:rPr>
          <w:highlight w:val="green"/>
          <w:lang w:val="la-Latn"/>
        </w:rPr>
      </w:pPr>
      <w:r w:rsidRPr="007A06F5">
        <w:rPr>
          <w:highlight w:val="green"/>
          <w:lang w:val="la-Latn"/>
        </w:rPr>
        <w:t>5</w:t>
      </w:r>
      <w:r w:rsidR="009B2994" w:rsidRPr="007A06F5">
        <w:rPr>
          <w:highlight w:val="green"/>
          <w:lang w:val="la-Latn"/>
        </w:rPr>
        <w:t xml:space="preserve">. </w:t>
      </w:r>
      <w:r w:rsidRPr="007A06F5">
        <w:rPr>
          <w:highlight w:val="green"/>
          <w:lang w:val="la-Latn"/>
        </w:rPr>
        <w:t>De</w:t>
      </w:r>
      <w:r w:rsidR="00E55DD3" w:rsidRPr="007A06F5">
        <w:rPr>
          <w:highlight w:val="green"/>
          <w:lang w:val="la-Latn"/>
        </w:rPr>
        <w:t xml:space="preserve"> </w:t>
      </w:r>
      <w:r w:rsidRPr="007A06F5">
        <w:rPr>
          <w:highlight w:val="green"/>
          <w:lang w:val="la-Latn"/>
        </w:rPr>
        <w:t>reclamatoribus vel causedicis</w:t>
      </w:r>
      <w:r w:rsidR="009B2994" w:rsidRPr="007A06F5">
        <w:rPr>
          <w:highlight w:val="green"/>
          <w:lang w:val="la-Latn"/>
        </w:rPr>
        <w:t xml:space="preserve">, </w:t>
      </w:r>
      <w:r w:rsidRPr="007A06F5">
        <w:rPr>
          <w:highlight w:val="green"/>
          <w:lang w:val="la-Latn"/>
        </w:rPr>
        <w:t>qui nec i</w:t>
      </w:r>
      <w:r w:rsidR="00F830E4" w:rsidRPr="007A06F5">
        <w:rPr>
          <w:highlight w:val="green"/>
          <w:lang w:val="la-Latn"/>
        </w:rPr>
        <w:t xml:space="preserve">udicium scabinorum adquiescere </w:t>
      </w:r>
      <w:r w:rsidRPr="007A06F5">
        <w:rPr>
          <w:highlight w:val="green"/>
          <w:lang w:val="la-Latn"/>
        </w:rPr>
        <w:t>nec blasfemare volunt</w:t>
      </w:r>
      <w:r w:rsidR="009B2994" w:rsidRPr="007A06F5">
        <w:rPr>
          <w:highlight w:val="green"/>
          <w:lang w:val="la-Latn"/>
        </w:rPr>
        <w:t xml:space="preserve">, </w:t>
      </w:r>
      <w:r w:rsidRPr="007A06F5">
        <w:rPr>
          <w:highlight w:val="green"/>
          <w:lang w:val="la-Latn"/>
        </w:rPr>
        <w:t>antiqua consuetudo servetur</w:t>
      </w:r>
      <w:r w:rsidR="009B2994" w:rsidRPr="007A06F5">
        <w:rPr>
          <w:highlight w:val="green"/>
          <w:lang w:val="la-Latn"/>
        </w:rPr>
        <w:t xml:space="preserve">, </w:t>
      </w:r>
      <w:r w:rsidRPr="007A06F5">
        <w:rPr>
          <w:highlight w:val="green"/>
          <w:lang w:val="la-Latn"/>
        </w:rPr>
        <w:t>id</w:t>
      </w:r>
      <w:r w:rsidR="00F830E4" w:rsidRPr="007A06F5">
        <w:rPr>
          <w:highlight w:val="green"/>
          <w:lang w:val="la-Latn"/>
        </w:rPr>
        <w:t xml:space="preserve"> est in custodia recludantur</w:t>
      </w:r>
      <w:r w:rsidR="009B2994" w:rsidRPr="007A06F5">
        <w:rPr>
          <w:highlight w:val="green"/>
          <w:lang w:val="la-Latn"/>
        </w:rPr>
        <w:t xml:space="preserve">, </w:t>
      </w:r>
      <w:r w:rsidRPr="007A06F5">
        <w:rPr>
          <w:highlight w:val="green"/>
          <w:lang w:val="la-Latn"/>
        </w:rPr>
        <w:t>donec unum e duobus faciant</w:t>
      </w:r>
      <w:r w:rsidR="009B2994" w:rsidRPr="007A06F5">
        <w:rPr>
          <w:highlight w:val="green"/>
          <w:lang w:val="la-Latn"/>
        </w:rPr>
        <w:t xml:space="preserve">. </w:t>
      </w:r>
      <w:r w:rsidRPr="007A06F5">
        <w:rPr>
          <w:highlight w:val="green"/>
          <w:lang w:val="la-Latn"/>
        </w:rPr>
        <w:t xml:space="preserve">Et si ad palatium pro </w:t>
      </w:r>
      <w:r w:rsidR="00F830E4" w:rsidRPr="007A06F5">
        <w:rPr>
          <w:highlight w:val="green"/>
          <w:lang w:val="la-Latn"/>
        </w:rPr>
        <w:t xml:space="preserve">hac re clamaverint et litteras </w:t>
      </w:r>
      <w:r w:rsidRPr="007A06F5">
        <w:rPr>
          <w:highlight w:val="green"/>
          <w:lang w:val="la-Latn"/>
        </w:rPr>
        <w:t>detulerint</w:t>
      </w:r>
      <w:r w:rsidR="009B2994" w:rsidRPr="007A06F5">
        <w:rPr>
          <w:highlight w:val="green"/>
          <w:lang w:val="la-Latn"/>
        </w:rPr>
        <w:t xml:space="preserve">, </w:t>
      </w:r>
      <w:r w:rsidRPr="007A06F5">
        <w:rPr>
          <w:highlight w:val="green"/>
          <w:lang w:val="la-Latn"/>
        </w:rPr>
        <w:t>non quidem eis credatur</w:t>
      </w:r>
      <w:r w:rsidR="009B2994" w:rsidRPr="007A06F5">
        <w:rPr>
          <w:highlight w:val="green"/>
          <w:lang w:val="la-Latn"/>
        </w:rPr>
        <w:t xml:space="preserve">, </w:t>
      </w:r>
      <w:r w:rsidRPr="007A06F5">
        <w:rPr>
          <w:highlight w:val="green"/>
          <w:lang w:val="la-Latn"/>
        </w:rPr>
        <w:t>nec tamen in carce</w:t>
      </w:r>
      <w:r w:rsidR="00F830E4" w:rsidRPr="007A06F5">
        <w:rPr>
          <w:highlight w:val="green"/>
          <w:lang w:val="la-Latn"/>
        </w:rPr>
        <w:t>re ponantur</w:t>
      </w:r>
      <w:r w:rsidR="009B2994" w:rsidRPr="007A06F5">
        <w:rPr>
          <w:highlight w:val="green"/>
          <w:lang w:val="la-Latn"/>
        </w:rPr>
        <w:t xml:space="preserve">; </w:t>
      </w:r>
      <w:r w:rsidR="00F830E4" w:rsidRPr="007A06F5">
        <w:rPr>
          <w:highlight w:val="green"/>
          <w:lang w:val="la-Latn"/>
        </w:rPr>
        <w:t xml:space="preserve">sed cum custodia </w:t>
      </w:r>
      <w:r w:rsidRPr="007A06F5">
        <w:rPr>
          <w:highlight w:val="green"/>
          <w:lang w:val="la-Latn"/>
        </w:rPr>
        <w:t>et cum ipsis litteris pariter ad palatium nostrum remit</w:t>
      </w:r>
      <w:r w:rsidR="00F830E4" w:rsidRPr="007A06F5">
        <w:rPr>
          <w:highlight w:val="green"/>
          <w:lang w:val="la-Latn"/>
        </w:rPr>
        <w:t>tantur</w:t>
      </w:r>
      <w:r w:rsidR="009B2994" w:rsidRPr="007A06F5">
        <w:rPr>
          <w:highlight w:val="green"/>
          <w:lang w:val="la-Latn"/>
        </w:rPr>
        <w:t xml:space="preserve">, </w:t>
      </w:r>
      <w:r w:rsidR="00F830E4" w:rsidRPr="007A06F5">
        <w:rPr>
          <w:highlight w:val="green"/>
          <w:lang w:val="la-Latn"/>
        </w:rPr>
        <w:t>ut ibi discutiantur</w:t>
      </w:r>
      <w:r w:rsidR="009B2994" w:rsidRPr="007A06F5">
        <w:rPr>
          <w:highlight w:val="green"/>
          <w:lang w:val="la-Latn"/>
        </w:rPr>
        <w:t xml:space="preserve">, </w:t>
      </w:r>
      <w:r w:rsidRPr="007A06F5">
        <w:rPr>
          <w:highlight w:val="green"/>
          <w:lang w:val="la-Latn"/>
        </w:rPr>
        <w:t>sicut dignum est</w:t>
      </w:r>
      <w:r w:rsidR="009B2994" w:rsidRPr="007A06F5">
        <w:rPr>
          <w:highlight w:val="green"/>
          <w:lang w:val="la-Latn"/>
        </w:rPr>
        <w:t xml:space="preserve">. </w:t>
      </w:r>
    </w:p>
    <w:p w14:paraId="28C1A115" w14:textId="17E7AFEC" w:rsidR="0056478A" w:rsidRPr="007A06F5" w:rsidRDefault="0056478A" w:rsidP="0056478A">
      <w:pPr>
        <w:pStyle w:val="Normlnweb"/>
        <w:rPr>
          <w:highlight w:val="green"/>
          <w:lang w:val="la-Latn"/>
        </w:rPr>
      </w:pPr>
      <w:r w:rsidRPr="007A06F5">
        <w:rPr>
          <w:highlight w:val="green"/>
          <w:lang w:val="la-Latn"/>
        </w:rPr>
        <w:t>6</w:t>
      </w:r>
      <w:r w:rsidR="009B2994" w:rsidRPr="007A06F5">
        <w:rPr>
          <w:highlight w:val="green"/>
          <w:lang w:val="la-Latn"/>
        </w:rPr>
        <w:t xml:space="preserve">. </w:t>
      </w:r>
      <w:r w:rsidRPr="007A06F5">
        <w:rPr>
          <w:highlight w:val="green"/>
          <w:lang w:val="la-Latn"/>
        </w:rPr>
        <w:t>De</w:t>
      </w:r>
      <w:r w:rsidR="00E55DD3" w:rsidRPr="007A06F5">
        <w:rPr>
          <w:highlight w:val="green"/>
          <w:lang w:val="la-Latn"/>
        </w:rPr>
        <w:t xml:space="preserve"> </w:t>
      </w:r>
      <w:r w:rsidRPr="007A06F5">
        <w:rPr>
          <w:highlight w:val="green"/>
          <w:lang w:val="la-Latn"/>
        </w:rPr>
        <w:t>conspirationibus</w:t>
      </w:r>
      <w:r w:rsidR="009B2994" w:rsidRPr="007A06F5">
        <w:rPr>
          <w:highlight w:val="green"/>
          <w:lang w:val="la-Latn"/>
        </w:rPr>
        <w:t xml:space="preserve">, </w:t>
      </w:r>
      <w:r w:rsidRPr="007A06F5">
        <w:rPr>
          <w:highlight w:val="green"/>
          <w:lang w:val="la-Latn"/>
        </w:rPr>
        <w:t>quicumque facere pr</w:t>
      </w:r>
      <w:r w:rsidR="00F830E4" w:rsidRPr="007A06F5">
        <w:rPr>
          <w:highlight w:val="green"/>
          <w:lang w:val="la-Latn"/>
        </w:rPr>
        <w:t xml:space="preserve">aesumpserit et sacramento quam </w:t>
      </w:r>
      <w:r w:rsidRPr="007A06F5">
        <w:rPr>
          <w:highlight w:val="green"/>
          <w:lang w:val="la-Latn"/>
        </w:rPr>
        <w:t>cumque conspirationem firmaverint</w:t>
      </w:r>
      <w:r w:rsidR="009B2994" w:rsidRPr="007A06F5">
        <w:rPr>
          <w:highlight w:val="green"/>
          <w:lang w:val="la-Latn"/>
        </w:rPr>
        <w:t xml:space="preserve">, </w:t>
      </w:r>
      <w:r w:rsidRPr="007A06F5">
        <w:rPr>
          <w:highlight w:val="green"/>
          <w:lang w:val="la-Latn"/>
        </w:rPr>
        <w:t>triplici ratione iudicentur</w:t>
      </w:r>
      <w:r w:rsidR="009B2994" w:rsidRPr="007A06F5">
        <w:rPr>
          <w:highlight w:val="green"/>
          <w:lang w:val="la-Latn"/>
        </w:rPr>
        <w:t xml:space="preserve">. </w:t>
      </w:r>
      <w:r w:rsidRPr="007A06F5">
        <w:rPr>
          <w:highlight w:val="green"/>
          <w:lang w:val="la-Latn"/>
        </w:rPr>
        <w:t>Primo</w:t>
      </w:r>
      <w:r w:rsidR="009B2994" w:rsidRPr="007A06F5">
        <w:rPr>
          <w:highlight w:val="green"/>
          <w:lang w:val="la-Latn"/>
        </w:rPr>
        <w:t xml:space="preserve">, </w:t>
      </w:r>
      <w:r w:rsidRPr="007A06F5">
        <w:rPr>
          <w:highlight w:val="green"/>
          <w:lang w:val="la-Latn"/>
        </w:rPr>
        <w:t>ut ubi</w:t>
      </w:r>
      <w:r w:rsidR="00F830E4" w:rsidRPr="007A06F5">
        <w:rPr>
          <w:highlight w:val="green"/>
          <w:lang w:val="la-Latn"/>
        </w:rPr>
        <w:t xml:space="preserve">cumque </w:t>
      </w:r>
      <w:r w:rsidRPr="007A06F5">
        <w:rPr>
          <w:highlight w:val="green"/>
          <w:lang w:val="la-Latn"/>
        </w:rPr>
        <w:t>aliquod malum per hoc perpetratum fuerit</w:t>
      </w:r>
      <w:r w:rsidR="009B2994" w:rsidRPr="007A06F5">
        <w:rPr>
          <w:highlight w:val="green"/>
          <w:lang w:val="la-Latn"/>
        </w:rPr>
        <w:t xml:space="preserve">, </w:t>
      </w:r>
      <w:r w:rsidRPr="007A06F5">
        <w:rPr>
          <w:highlight w:val="green"/>
          <w:lang w:val="la-Latn"/>
        </w:rPr>
        <w:t>auctores fa</w:t>
      </w:r>
      <w:r w:rsidR="00F830E4" w:rsidRPr="007A06F5">
        <w:rPr>
          <w:highlight w:val="green"/>
          <w:lang w:val="la-Latn"/>
        </w:rPr>
        <w:t>cti interficiantur</w:t>
      </w:r>
      <w:r w:rsidR="009B2994" w:rsidRPr="007A06F5">
        <w:rPr>
          <w:highlight w:val="green"/>
          <w:lang w:val="la-Latn"/>
        </w:rPr>
        <w:t xml:space="preserve">; </w:t>
      </w:r>
      <w:r w:rsidR="00F830E4" w:rsidRPr="007A06F5">
        <w:rPr>
          <w:highlight w:val="green"/>
          <w:lang w:val="la-Latn"/>
        </w:rPr>
        <w:t xml:space="preserve">adiutores </w:t>
      </w:r>
      <w:r w:rsidRPr="007A06F5">
        <w:rPr>
          <w:highlight w:val="green"/>
          <w:lang w:val="la-Latn"/>
        </w:rPr>
        <w:t>vero eorum alter ab altero flagellentur et nares sibi</w:t>
      </w:r>
      <w:r w:rsidR="00F830E4" w:rsidRPr="007A06F5">
        <w:rPr>
          <w:highlight w:val="green"/>
          <w:lang w:val="la-Latn"/>
        </w:rPr>
        <w:t xml:space="preserve"> invicem praecidant</w:t>
      </w:r>
      <w:r w:rsidR="009B2994" w:rsidRPr="007A06F5">
        <w:rPr>
          <w:highlight w:val="green"/>
          <w:lang w:val="la-Latn"/>
        </w:rPr>
        <w:t xml:space="preserve">. </w:t>
      </w:r>
      <w:r w:rsidR="00F830E4" w:rsidRPr="007A06F5">
        <w:rPr>
          <w:highlight w:val="green"/>
          <w:lang w:val="la-Latn"/>
        </w:rPr>
        <w:t xml:space="preserve">Ubi vero </w:t>
      </w:r>
      <w:r w:rsidRPr="007A06F5">
        <w:rPr>
          <w:highlight w:val="green"/>
          <w:lang w:val="la-Latn"/>
        </w:rPr>
        <w:t>nihil mali perpetratum est</w:t>
      </w:r>
      <w:r w:rsidR="009B2994" w:rsidRPr="007A06F5">
        <w:rPr>
          <w:highlight w:val="green"/>
          <w:lang w:val="la-Latn"/>
        </w:rPr>
        <w:t xml:space="preserve">, </w:t>
      </w:r>
      <w:r w:rsidRPr="007A06F5">
        <w:rPr>
          <w:highlight w:val="green"/>
          <w:lang w:val="la-Latn"/>
        </w:rPr>
        <w:t>similiter quidem inter se flagellentur et capill</w:t>
      </w:r>
      <w:r w:rsidR="00F830E4" w:rsidRPr="007A06F5">
        <w:rPr>
          <w:highlight w:val="green"/>
          <w:lang w:val="la-Latn"/>
        </w:rPr>
        <w:t>os</w:t>
      </w:r>
      <w:r w:rsidR="009B2994" w:rsidRPr="007A06F5">
        <w:rPr>
          <w:highlight w:val="green"/>
          <w:lang w:val="la-Latn"/>
        </w:rPr>
        <w:t xml:space="preserve"> </w:t>
      </w:r>
      <w:r w:rsidR="00F830E4" w:rsidRPr="007A06F5">
        <w:rPr>
          <w:highlight w:val="green"/>
          <w:lang w:val="la-Latn"/>
        </w:rPr>
        <w:t xml:space="preserve">sibi </w:t>
      </w:r>
      <w:r w:rsidRPr="007A06F5">
        <w:rPr>
          <w:highlight w:val="green"/>
          <w:lang w:val="la-Latn"/>
        </w:rPr>
        <w:t>vicissim detundant</w:t>
      </w:r>
      <w:r w:rsidR="009B2994" w:rsidRPr="007A06F5">
        <w:rPr>
          <w:highlight w:val="green"/>
          <w:lang w:val="la-Latn"/>
        </w:rPr>
        <w:t xml:space="preserve">. </w:t>
      </w:r>
      <w:r w:rsidRPr="007A06F5">
        <w:rPr>
          <w:highlight w:val="green"/>
          <w:lang w:val="la-Latn"/>
        </w:rPr>
        <w:t>Si vero per dextras aliqua conspira</w:t>
      </w:r>
      <w:r w:rsidR="00F830E4" w:rsidRPr="007A06F5">
        <w:rPr>
          <w:highlight w:val="green"/>
          <w:lang w:val="la-Latn"/>
        </w:rPr>
        <w:t>tio firmata fuerit</w:t>
      </w:r>
      <w:r w:rsidR="009B2994" w:rsidRPr="007A06F5">
        <w:rPr>
          <w:highlight w:val="green"/>
          <w:lang w:val="la-Latn"/>
        </w:rPr>
        <w:t xml:space="preserve">, </w:t>
      </w:r>
      <w:r w:rsidR="00F830E4" w:rsidRPr="007A06F5">
        <w:rPr>
          <w:highlight w:val="green"/>
          <w:lang w:val="la-Latn"/>
        </w:rPr>
        <w:t xml:space="preserve">si liberi </w:t>
      </w:r>
      <w:r w:rsidRPr="007A06F5">
        <w:rPr>
          <w:highlight w:val="green"/>
          <w:lang w:val="la-Latn"/>
        </w:rPr>
        <w:t>sunt</w:t>
      </w:r>
      <w:r w:rsidR="009B2994" w:rsidRPr="007A06F5">
        <w:rPr>
          <w:highlight w:val="green"/>
          <w:lang w:val="la-Latn"/>
        </w:rPr>
        <w:t xml:space="preserve">, </w:t>
      </w:r>
      <w:r w:rsidRPr="007A06F5">
        <w:rPr>
          <w:highlight w:val="green"/>
          <w:lang w:val="la-Latn"/>
        </w:rPr>
        <w:t>aut iurent cum ideoneis iuratoribus hoc pro ma</w:t>
      </w:r>
      <w:r w:rsidR="00F830E4" w:rsidRPr="007A06F5">
        <w:rPr>
          <w:highlight w:val="green"/>
          <w:lang w:val="la-Latn"/>
        </w:rPr>
        <w:t>lo non fecisse</w:t>
      </w:r>
      <w:r w:rsidR="009B2994" w:rsidRPr="007A06F5">
        <w:rPr>
          <w:highlight w:val="green"/>
          <w:lang w:val="la-Latn"/>
        </w:rPr>
        <w:t xml:space="preserve">, </w:t>
      </w:r>
      <w:r w:rsidR="00F830E4" w:rsidRPr="007A06F5">
        <w:rPr>
          <w:highlight w:val="green"/>
          <w:lang w:val="la-Latn"/>
        </w:rPr>
        <w:t xml:space="preserve">aut si facere </w:t>
      </w:r>
      <w:r w:rsidRPr="007A06F5">
        <w:rPr>
          <w:highlight w:val="green"/>
          <w:lang w:val="la-Latn"/>
        </w:rPr>
        <w:t>non potuerint</w:t>
      </w:r>
      <w:r w:rsidR="009B2994" w:rsidRPr="007A06F5">
        <w:rPr>
          <w:highlight w:val="green"/>
          <w:lang w:val="la-Latn"/>
        </w:rPr>
        <w:t xml:space="preserve">, </w:t>
      </w:r>
      <w:r w:rsidRPr="007A06F5">
        <w:rPr>
          <w:highlight w:val="green"/>
          <w:lang w:val="la-Latn"/>
        </w:rPr>
        <w:t>suam legem conponant</w:t>
      </w:r>
      <w:r w:rsidR="009B2994" w:rsidRPr="007A06F5">
        <w:rPr>
          <w:highlight w:val="green"/>
          <w:lang w:val="la-Latn"/>
        </w:rPr>
        <w:t xml:space="preserve">; </w:t>
      </w:r>
      <w:r w:rsidRPr="007A06F5">
        <w:rPr>
          <w:highlight w:val="green"/>
          <w:lang w:val="la-Latn"/>
        </w:rPr>
        <w:t>si vero servi</w:t>
      </w:r>
      <w:r w:rsidR="009B2994" w:rsidRPr="007A06F5">
        <w:rPr>
          <w:highlight w:val="green"/>
          <w:lang w:val="la-Latn"/>
        </w:rPr>
        <w:t xml:space="preserve"> </w:t>
      </w:r>
      <w:r w:rsidRPr="007A06F5">
        <w:rPr>
          <w:highlight w:val="green"/>
          <w:lang w:val="la-Latn"/>
        </w:rPr>
        <w:t>fuerint</w:t>
      </w:r>
      <w:r w:rsidR="009B2994" w:rsidRPr="007A06F5">
        <w:rPr>
          <w:highlight w:val="green"/>
          <w:lang w:val="la-Latn"/>
        </w:rPr>
        <w:t xml:space="preserve">, </w:t>
      </w:r>
      <w:r w:rsidRPr="007A06F5">
        <w:rPr>
          <w:highlight w:val="green"/>
          <w:lang w:val="la-Latn"/>
        </w:rPr>
        <w:t>flagell</w:t>
      </w:r>
      <w:r w:rsidR="00F830E4" w:rsidRPr="007A06F5">
        <w:rPr>
          <w:highlight w:val="green"/>
          <w:lang w:val="la-Latn"/>
        </w:rPr>
        <w:t>entur</w:t>
      </w:r>
      <w:r w:rsidR="009B2994" w:rsidRPr="007A06F5">
        <w:rPr>
          <w:highlight w:val="green"/>
          <w:lang w:val="la-Latn"/>
        </w:rPr>
        <w:t xml:space="preserve">. </w:t>
      </w:r>
      <w:r w:rsidR="00F830E4" w:rsidRPr="007A06F5">
        <w:rPr>
          <w:highlight w:val="green"/>
          <w:lang w:val="la-Latn"/>
        </w:rPr>
        <w:t xml:space="preserve">Et ut de </w:t>
      </w:r>
      <w:r w:rsidRPr="007A06F5">
        <w:rPr>
          <w:highlight w:val="green"/>
          <w:lang w:val="la-Latn"/>
        </w:rPr>
        <w:t>cetero</w:t>
      </w:r>
      <w:r w:rsidR="009B2994" w:rsidRPr="007A06F5">
        <w:rPr>
          <w:highlight w:val="green"/>
          <w:lang w:val="la-Latn"/>
        </w:rPr>
        <w:t xml:space="preserve"> </w:t>
      </w:r>
      <w:r w:rsidRPr="007A06F5">
        <w:rPr>
          <w:highlight w:val="green"/>
          <w:lang w:val="la-Latn"/>
        </w:rPr>
        <w:t xml:space="preserve">in regno nostro nulla huiusmodi conspiratio </w:t>
      </w:r>
      <w:r w:rsidR="00F830E4" w:rsidRPr="007A06F5">
        <w:rPr>
          <w:highlight w:val="green"/>
          <w:lang w:val="la-Latn"/>
        </w:rPr>
        <w:t>fiat</w:t>
      </w:r>
      <w:r w:rsidR="009B2994" w:rsidRPr="007A06F5">
        <w:rPr>
          <w:highlight w:val="green"/>
          <w:lang w:val="la-Latn"/>
        </w:rPr>
        <w:t xml:space="preserve">, </w:t>
      </w:r>
      <w:r w:rsidR="00F830E4" w:rsidRPr="007A06F5">
        <w:rPr>
          <w:highlight w:val="green"/>
          <w:lang w:val="la-Latn"/>
        </w:rPr>
        <w:t xml:space="preserve">nec per sacramentum nec </w:t>
      </w:r>
      <w:r w:rsidRPr="007A06F5">
        <w:rPr>
          <w:highlight w:val="green"/>
          <w:lang w:val="la-Latn"/>
        </w:rPr>
        <w:t>sine sacramentum</w:t>
      </w:r>
      <w:r w:rsidR="009B2994" w:rsidRPr="007A06F5">
        <w:rPr>
          <w:highlight w:val="green"/>
          <w:lang w:val="la-Latn"/>
        </w:rPr>
        <w:t xml:space="preserve">. </w:t>
      </w:r>
    </w:p>
    <w:p w14:paraId="5D2588EE" w14:textId="69B2E328" w:rsidR="0056478A" w:rsidRPr="007A06F5" w:rsidRDefault="0056478A" w:rsidP="0056478A">
      <w:pPr>
        <w:pStyle w:val="Normlnweb"/>
        <w:rPr>
          <w:highlight w:val="green"/>
          <w:lang w:val="la-Latn"/>
        </w:rPr>
      </w:pPr>
      <w:r w:rsidRPr="007A06F5">
        <w:rPr>
          <w:highlight w:val="green"/>
          <w:lang w:val="la-Latn"/>
        </w:rPr>
        <w:t>7</w:t>
      </w:r>
      <w:r w:rsidR="009B2994" w:rsidRPr="007A06F5">
        <w:rPr>
          <w:highlight w:val="green"/>
          <w:lang w:val="la-Latn"/>
        </w:rPr>
        <w:t xml:space="preserve">. </w:t>
      </w:r>
      <w:r w:rsidRPr="007A06F5">
        <w:rPr>
          <w:highlight w:val="green"/>
          <w:lang w:val="la-Latn"/>
        </w:rPr>
        <w:t>De</w:t>
      </w:r>
      <w:r w:rsidR="00E55DD3" w:rsidRPr="007A06F5">
        <w:rPr>
          <w:highlight w:val="green"/>
          <w:lang w:val="la-Latn"/>
        </w:rPr>
        <w:t xml:space="preserve"> </w:t>
      </w:r>
      <w:r w:rsidRPr="007A06F5">
        <w:rPr>
          <w:highlight w:val="green"/>
          <w:lang w:val="la-Latn"/>
        </w:rPr>
        <w:t>oppressione pauperum liberorum hominum</w:t>
      </w:r>
      <w:r w:rsidR="009B2994" w:rsidRPr="007A06F5">
        <w:rPr>
          <w:highlight w:val="green"/>
          <w:lang w:val="la-Latn"/>
        </w:rPr>
        <w:t xml:space="preserve">, </w:t>
      </w:r>
      <w:r w:rsidR="00F830E4" w:rsidRPr="007A06F5">
        <w:rPr>
          <w:highlight w:val="green"/>
          <w:lang w:val="la-Latn"/>
        </w:rPr>
        <w:t xml:space="preserve">ut non fiant a potentioribus </w:t>
      </w:r>
      <w:r w:rsidRPr="007A06F5">
        <w:rPr>
          <w:highlight w:val="green"/>
          <w:lang w:val="la-Latn"/>
        </w:rPr>
        <w:t>per aliquod malum ingenium contra iustitiam oppressi</w:t>
      </w:r>
      <w:r w:rsidR="009B2994" w:rsidRPr="007A06F5">
        <w:rPr>
          <w:highlight w:val="green"/>
          <w:lang w:val="la-Latn"/>
        </w:rPr>
        <w:t xml:space="preserve">, </w:t>
      </w:r>
      <w:r w:rsidR="00F830E4" w:rsidRPr="007A06F5">
        <w:rPr>
          <w:highlight w:val="green"/>
          <w:lang w:val="la-Latn"/>
        </w:rPr>
        <w:t>ita ut coacti res eorum ven</w:t>
      </w:r>
      <w:r w:rsidRPr="007A06F5">
        <w:rPr>
          <w:highlight w:val="green"/>
          <w:lang w:val="la-Latn"/>
        </w:rPr>
        <w:t>dant aut tradant</w:t>
      </w:r>
      <w:r w:rsidR="009B2994" w:rsidRPr="007A06F5">
        <w:rPr>
          <w:highlight w:val="green"/>
          <w:lang w:val="la-Latn"/>
        </w:rPr>
        <w:t xml:space="preserve">. </w:t>
      </w:r>
      <w:r w:rsidRPr="007A06F5">
        <w:rPr>
          <w:highlight w:val="green"/>
          <w:lang w:val="la-Latn"/>
        </w:rPr>
        <w:t>Ideo haec de liberis hominibus diximus</w:t>
      </w:r>
      <w:r w:rsidR="009B2994" w:rsidRPr="007A06F5">
        <w:rPr>
          <w:highlight w:val="green"/>
          <w:lang w:val="la-Latn"/>
        </w:rPr>
        <w:t xml:space="preserve">, </w:t>
      </w:r>
      <w:r w:rsidRPr="007A06F5">
        <w:rPr>
          <w:highlight w:val="green"/>
          <w:lang w:val="la-Latn"/>
        </w:rPr>
        <w:t>ne forte parentes contra iustitiam fiant exeredati et regale obsequium minuatur et ipsi heredes propter in digentiam mendici vel latrones seu malefactores efficiantur</w:t>
      </w:r>
      <w:r w:rsidR="009B2994" w:rsidRPr="007A06F5">
        <w:rPr>
          <w:highlight w:val="green"/>
          <w:lang w:val="la-Latn"/>
        </w:rPr>
        <w:t xml:space="preserve">. </w:t>
      </w:r>
    </w:p>
    <w:p w14:paraId="0AD8F4F9" w14:textId="4E0C42B4" w:rsidR="0056478A" w:rsidRPr="007A06F5" w:rsidRDefault="0056478A" w:rsidP="0056478A">
      <w:pPr>
        <w:pStyle w:val="Normlnweb"/>
        <w:rPr>
          <w:highlight w:val="green"/>
          <w:lang w:val="la-Latn"/>
        </w:rPr>
      </w:pPr>
      <w:r w:rsidRPr="007A06F5">
        <w:rPr>
          <w:highlight w:val="green"/>
          <w:lang w:val="la-Latn"/>
        </w:rPr>
        <w:t>8</w:t>
      </w:r>
      <w:r w:rsidR="009B2994" w:rsidRPr="007A06F5">
        <w:rPr>
          <w:highlight w:val="green"/>
          <w:lang w:val="la-Latn"/>
        </w:rPr>
        <w:t xml:space="preserve">. </w:t>
      </w:r>
      <w:r w:rsidRPr="007A06F5">
        <w:rPr>
          <w:highlight w:val="green"/>
          <w:lang w:val="la-Latn"/>
        </w:rPr>
        <w:t>Si</w:t>
      </w:r>
      <w:r w:rsidR="00E55DD3" w:rsidRPr="007A06F5">
        <w:rPr>
          <w:highlight w:val="green"/>
          <w:lang w:val="la-Latn"/>
        </w:rPr>
        <w:t xml:space="preserve"> </w:t>
      </w:r>
      <w:r w:rsidRPr="007A06F5">
        <w:rPr>
          <w:highlight w:val="green"/>
          <w:lang w:val="la-Latn"/>
        </w:rPr>
        <w:t>quis litteras nostras dispexerit</w:t>
      </w:r>
      <w:r w:rsidR="009B2994" w:rsidRPr="007A06F5">
        <w:rPr>
          <w:highlight w:val="green"/>
          <w:lang w:val="la-Latn"/>
        </w:rPr>
        <w:t xml:space="preserve">, </w:t>
      </w:r>
      <w:r w:rsidRPr="007A06F5">
        <w:rPr>
          <w:highlight w:val="green"/>
          <w:lang w:val="la-Latn"/>
        </w:rPr>
        <w:t>id est tract</w:t>
      </w:r>
      <w:r w:rsidR="00F830E4" w:rsidRPr="007A06F5">
        <w:rPr>
          <w:highlight w:val="green"/>
          <w:lang w:val="la-Latn"/>
        </w:rPr>
        <w:t>oriam</w:t>
      </w:r>
      <w:r w:rsidR="009B2994" w:rsidRPr="007A06F5">
        <w:rPr>
          <w:highlight w:val="green"/>
          <w:lang w:val="la-Latn"/>
        </w:rPr>
        <w:t xml:space="preserve">, </w:t>
      </w:r>
      <w:r w:rsidR="00F830E4" w:rsidRPr="007A06F5">
        <w:rPr>
          <w:highlight w:val="green"/>
          <w:lang w:val="la-Latn"/>
        </w:rPr>
        <w:t xml:space="preserve">quae propter missos </w:t>
      </w:r>
      <w:r w:rsidRPr="007A06F5">
        <w:rPr>
          <w:highlight w:val="green"/>
          <w:lang w:val="la-Latn"/>
        </w:rPr>
        <w:t>recipiendos dirigitur</w:t>
      </w:r>
      <w:r w:rsidR="009B2994" w:rsidRPr="007A06F5">
        <w:rPr>
          <w:highlight w:val="green"/>
          <w:lang w:val="la-Latn"/>
        </w:rPr>
        <w:t xml:space="preserve">, </w:t>
      </w:r>
      <w:r w:rsidRPr="007A06F5">
        <w:rPr>
          <w:highlight w:val="green"/>
          <w:lang w:val="la-Latn"/>
        </w:rPr>
        <w:t>aut honores</w:t>
      </w:r>
      <w:r w:rsidR="009B2994" w:rsidRPr="007A06F5">
        <w:rPr>
          <w:highlight w:val="green"/>
          <w:lang w:val="la-Latn"/>
        </w:rPr>
        <w:t xml:space="preserve">, </w:t>
      </w:r>
      <w:r w:rsidRPr="007A06F5">
        <w:rPr>
          <w:highlight w:val="green"/>
          <w:lang w:val="la-Latn"/>
        </w:rPr>
        <w:t>quos habet</w:t>
      </w:r>
      <w:r w:rsidR="009B2994" w:rsidRPr="007A06F5">
        <w:rPr>
          <w:highlight w:val="green"/>
          <w:lang w:val="la-Latn"/>
        </w:rPr>
        <w:t xml:space="preserve">, </w:t>
      </w:r>
      <w:r w:rsidRPr="007A06F5">
        <w:rPr>
          <w:highlight w:val="green"/>
          <w:lang w:val="la-Latn"/>
        </w:rPr>
        <w:t>amittat</w:t>
      </w:r>
      <w:r w:rsidR="009B2994" w:rsidRPr="007A06F5">
        <w:rPr>
          <w:highlight w:val="green"/>
          <w:lang w:val="la-Latn"/>
        </w:rPr>
        <w:t xml:space="preserve">, </w:t>
      </w:r>
      <w:r w:rsidRPr="007A06F5">
        <w:rPr>
          <w:highlight w:val="green"/>
          <w:lang w:val="la-Latn"/>
        </w:rPr>
        <w:t>a</w:t>
      </w:r>
      <w:r w:rsidR="00F830E4" w:rsidRPr="007A06F5">
        <w:rPr>
          <w:highlight w:val="green"/>
          <w:lang w:val="la-Latn"/>
        </w:rPr>
        <w:t>ut in eo loco</w:t>
      </w:r>
      <w:r w:rsidR="009B2994" w:rsidRPr="007A06F5">
        <w:rPr>
          <w:highlight w:val="green"/>
          <w:lang w:val="la-Latn"/>
        </w:rPr>
        <w:t xml:space="preserve">, </w:t>
      </w:r>
      <w:r w:rsidR="00F830E4" w:rsidRPr="007A06F5">
        <w:rPr>
          <w:highlight w:val="green"/>
          <w:lang w:val="la-Latn"/>
        </w:rPr>
        <w:t xml:space="preserve">ubi praedictos </w:t>
      </w:r>
      <w:r w:rsidRPr="007A06F5">
        <w:rPr>
          <w:highlight w:val="green"/>
          <w:lang w:val="la-Latn"/>
        </w:rPr>
        <w:t>missos suscipere debuit</w:t>
      </w:r>
      <w:r w:rsidR="009B2994" w:rsidRPr="007A06F5">
        <w:rPr>
          <w:highlight w:val="green"/>
          <w:lang w:val="la-Latn"/>
        </w:rPr>
        <w:t xml:space="preserve">, </w:t>
      </w:r>
      <w:r w:rsidRPr="007A06F5">
        <w:rPr>
          <w:highlight w:val="green"/>
          <w:lang w:val="la-Latn"/>
        </w:rPr>
        <w:t>tamdiu resideat et de suis rebus legati</w:t>
      </w:r>
      <w:r w:rsidR="00F830E4" w:rsidRPr="007A06F5">
        <w:rPr>
          <w:highlight w:val="green"/>
          <w:lang w:val="la-Latn"/>
        </w:rPr>
        <w:t xml:space="preserve">ones illuc venientes </w:t>
      </w:r>
      <w:r w:rsidRPr="007A06F5">
        <w:rPr>
          <w:highlight w:val="green"/>
          <w:lang w:val="la-Latn"/>
        </w:rPr>
        <w:t>suscipiat</w:t>
      </w:r>
      <w:r w:rsidR="009B2994" w:rsidRPr="007A06F5">
        <w:rPr>
          <w:highlight w:val="green"/>
          <w:lang w:val="la-Latn"/>
        </w:rPr>
        <w:t xml:space="preserve">, </w:t>
      </w:r>
      <w:r w:rsidRPr="007A06F5">
        <w:rPr>
          <w:highlight w:val="green"/>
          <w:lang w:val="la-Latn"/>
        </w:rPr>
        <w:t xml:space="preserve">quousque animo </w:t>
      </w:r>
      <w:r w:rsidRPr="007A06F5">
        <w:rPr>
          <w:highlight w:val="green"/>
          <w:lang w:val="la-Latn"/>
        </w:rPr>
        <w:lastRenderedPageBreak/>
        <w:t>nostro satisfactum habea</w:t>
      </w:r>
      <w:r w:rsidR="00F830E4" w:rsidRPr="007A06F5">
        <w:rPr>
          <w:highlight w:val="green"/>
          <w:lang w:val="la-Latn"/>
        </w:rPr>
        <w:t>t</w:t>
      </w:r>
      <w:r w:rsidR="009B2994" w:rsidRPr="007A06F5">
        <w:rPr>
          <w:highlight w:val="green"/>
          <w:lang w:val="la-Latn"/>
        </w:rPr>
        <w:t xml:space="preserve">. </w:t>
      </w:r>
      <w:r w:rsidR="00F830E4" w:rsidRPr="007A06F5">
        <w:rPr>
          <w:highlight w:val="green"/>
          <w:lang w:val="la-Latn"/>
        </w:rPr>
        <w:t xml:space="preserve">Qui vero epistolam nostram </w:t>
      </w:r>
      <w:r w:rsidRPr="007A06F5">
        <w:rPr>
          <w:highlight w:val="green"/>
          <w:lang w:val="la-Latn"/>
        </w:rPr>
        <w:t>quocumque modo dispexerit</w:t>
      </w:r>
      <w:r w:rsidR="009B2994" w:rsidRPr="007A06F5">
        <w:rPr>
          <w:highlight w:val="green"/>
          <w:lang w:val="la-Latn"/>
        </w:rPr>
        <w:t xml:space="preserve">, </w:t>
      </w:r>
      <w:r w:rsidRPr="007A06F5">
        <w:rPr>
          <w:highlight w:val="green"/>
          <w:lang w:val="la-Latn"/>
        </w:rPr>
        <w:t>iusso nostro ad palat</w:t>
      </w:r>
      <w:r w:rsidR="00F830E4" w:rsidRPr="007A06F5">
        <w:rPr>
          <w:highlight w:val="green"/>
          <w:lang w:val="la-Latn"/>
        </w:rPr>
        <w:t xml:space="preserve">ium veniat et iuxta voluntatem </w:t>
      </w:r>
      <w:r w:rsidRPr="007A06F5">
        <w:rPr>
          <w:highlight w:val="green"/>
          <w:lang w:val="la-Latn"/>
        </w:rPr>
        <w:t>nostram congruam stultitiae suae castigationem accipiat</w:t>
      </w:r>
      <w:r w:rsidR="009B2994" w:rsidRPr="007A06F5">
        <w:rPr>
          <w:highlight w:val="green"/>
          <w:lang w:val="la-Latn"/>
        </w:rPr>
        <w:t xml:space="preserve">. </w:t>
      </w:r>
      <w:r w:rsidRPr="007A06F5">
        <w:rPr>
          <w:highlight w:val="green"/>
          <w:lang w:val="la-Latn"/>
        </w:rPr>
        <w:t>Et si homo l</w:t>
      </w:r>
      <w:r w:rsidR="00F830E4" w:rsidRPr="007A06F5">
        <w:rPr>
          <w:highlight w:val="green"/>
          <w:lang w:val="la-Latn"/>
        </w:rPr>
        <w:t>iber vel mini</w:t>
      </w:r>
      <w:r w:rsidRPr="007A06F5">
        <w:rPr>
          <w:highlight w:val="green"/>
          <w:lang w:val="la-Latn"/>
        </w:rPr>
        <w:t>sterialis comitis hoc fecerit</w:t>
      </w:r>
      <w:r w:rsidR="009B2994" w:rsidRPr="007A06F5">
        <w:rPr>
          <w:highlight w:val="green"/>
          <w:lang w:val="la-Latn"/>
        </w:rPr>
        <w:t xml:space="preserve">, </w:t>
      </w:r>
      <w:r w:rsidRPr="007A06F5">
        <w:rPr>
          <w:highlight w:val="green"/>
          <w:lang w:val="la-Latn"/>
        </w:rPr>
        <w:t>honorem</w:t>
      </w:r>
      <w:r w:rsidR="009B2994" w:rsidRPr="007A06F5">
        <w:rPr>
          <w:highlight w:val="green"/>
          <w:lang w:val="la-Latn"/>
        </w:rPr>
        <w:t xml:space="preserve">, </w:t>
      </w:r>
      <w:r w:rsidRPr="007A06F5">
        <w:rPr>
          <w:highlight w:val="green"/>
          <w:lang w:val="la-Latn"/>
        </w:rPr>
        <w:t>qualemcumque habuer</w:t>
      </w:r>
      <w:r w:rsidR="00F830E4" w:rsidRPr="007A06F5">
        <w:rPr>
          <w:highlight w:val="green"/>
          <w:lang w:val="la-Latn"/>
        </w:rPr>
        <w:t>it</w:t>
      </w:r>
      <w:r w:rsidR="009B2994" w:rsidRPr="007A06F5">
        <w:rPr>
          <w:highlight w:val="green"/>
          <w:lang w:val="la-Latn"/>
        </w:rPr>
        <w:t xml:space="preserve">, </w:t>
      </w:r>
      <w:r w:rsidR="00F830E4" w:rsidRPr="007A06F5">
        <w:rPr>
          <w:highlight w:val="green"/>
          <w:lang w:val="la-Latn"/>
        </w:rPr>
        <w:t>sive beneficium amittat</w:t>
      </w:r>
      <w:r w:rsidR="00FF3D92" w:rsidRPr="007A06F5">
        <w:rPr>
          <w:highlight w:val="green"/>
          <w:lang w:val="la-Latn"/>
        </w:rPr>
        <w:t xml:space="preserve">: </w:t>
      </w:r>
      <w:r w:rsidRPr="007A06F5">
        <w:rPr>
          <w:highlight w:val="green"/>
          <w:lang w:val="la-Latn"/>
        </w:rPr>
        <w:t>et si servus fuerit</w:t>
      </w:r>
      <w:r w:rsidR="009B2994" w:rsidRPr="007A06F5">
        <w:rPr>
          <w:highlight w:val="green"/>
          <w:lang w:val="la-Latn"/>
        </w:rPr>
        <w:t xml:space="preserve">, </w:t>
      </w:r>
      <w:r w:rsidRPr="007A06F5">
        <w:rPr>
          <w:highlight w:val="green"/>
          <w:lang w:val="la-Latn"/>
        </w:rPr>
        <w:t>nudus ad palum vapulet et caput eius tundatur</w:t>
      </w:r>
      <w:r w:rsidR="009042C7" w:rsidRPr="007A06F5">
        <w:rPr>
          <w:highlight w:val="green"/>
          <w:lang w:val="la-Latn"/>
        </w:rPr>
        <w:t>.</w:t>
      </w:r>
      <w:r w:rsidR="009B2994" w:rsidRPr="007A06F5">
        <w:rPr>
          <w:highlight w:val="green"/>
          <w:lang w:val="la-Latn"/>
        </w:rPr>
        <w:t xml:space="preserve"> </w:t>
      </w:r>
    </w:p>
    <w:p w14:paraId="5C28BF13" w14:textId="33F5948C" w:rsidR="0056478A" w:rsidRPr="007A06F5" w:rsidRDefault="0056478A" w:rsidP="0056478A">
      <w:pPr>
        <w:pStyle w:val="Normlnweb"/>
        <w:rPr>
          <w:highlight w:val="green"/>
          <w:lang w:val="la-Latn"/>
        </w:rPr>
      </w:pPr>
      <w:r w:rsidRPr="007A06F5">
        <w:rPr>
          <w:highlight w:val="green"/>
          <w:lang w:val="la-Latn"/>
        </w:rPr>
        <w:t>9</w:t>
      </w:r>
      <w:r w:rsidR="009B2994" w:rsidRPr="007A06F5">
        <w:rPr>
          <w:highlight w:val="green"/>
          <w:lang w:val="la-Latn"/>
        </w:rPr>
        <w:t xml:space="preserve">. </w:t>
      </w:r>
      <w:r w:rsidRPr="007A06F5">
        <w:rPr>
          <w:highlight w:val="green"/>
          <w:lang w:val="la-Latn"/>
        </w:rPr>
        <w:t>Quicumque</w:t>
      </w:r>
      <w:r w:rsidR="00E55DD3" w:rsidRPr="007A06F5">
        <w:rPr>
          <w:highlight w:val="green"/>
          <w:lang w:val="la-Latn"/>
        </w:rPr>
        <w:t xml:space="preserve"> </w:t>
      </w:r>
      <w:r w:rsidRPr="007A06F5">
        <w:rPr>
          <w:highlight w:val="green"/>
          <w:lang w:val="la-Latn"/>
        </w:rPr>
        <w:t>liber homo denarium me</w:t>
      </w:r>
      <w:r w:rsidR="00F830E4" w:rsidRPr="007A06F5">
        <w:rPr>
          <w:highlight w:val="green"/>
          <w:lang w:val="la-Latn"/>
        </w:rPr>
        <w:t xml:space="preserve">rum et bene pensantem recipere </w:t>
      </w:r>
      <w:r w:rsidRPr="007A06F5">
        <w:rPr>
          <w:highlight w:val="green"/>
          <w:lang w:val="la-Latn"/>
        </w:rPr>
        <w:t>noluerit</w:t>
      </w:r>
      <w:r w:rsidR="009B2994" w:rsidRPr="007A06F5">
        <w:rPr>
          <w:highlight w:val="green"/>
          <w:lang w:val="la-Latn"/>
        </w:rPr>
        <w:t xml:space="preserve">, </w:t>
      </w:r>
      <w:r w:rsidRPr="007A06F5">
        <w:rPr>
          <w:highlight w:val="green"/>
          <w:lang w:val="la-Latn"/>
        </w:rPr>
        <w:t>bannum nostrum</w:t>
      </w:r>
      <w:r w:rsidR="009B2994" w:rsidRPr="007A06F5">
        <w:rPr>
          <w:highlight w:val="green"/>
          <w:lang w:val="la-Latn"/>
        </w:rPr>
        <w:t xml:space="preserve">, </w:t>
      </w:r>
      <w:r w:rsidRPr="007A06F5">
        <w:rPr>
          <w:highlight w:val="green"/>
          <w:lang w:val="la-Latn"/>
        </w:rPr>
        <w:t>id est LX solidos</w:t>
      </w:r>
      <w:r w:rsidR="009B2994" w:rsidRPr="007A06F5">
        <w:rPr>
          <w:highlight w:val="green"/>
          <w:lang w:val="la-Latn"/>
        </w:rPr>
        <w:t xml:space="preserve">, </w:t>
      </w:r>
      <w:r w:rsidRPr="007A06F5">
        <w:rPr>
          <w:highlight w:val="green"/>
          <w:lang w:val="la-Latn"/>
        </w:rPr>
        <w:t>componat</w:t>
      </w:r>
      <w:r w:rsidR="009B2994" w:rsidRPr="007A06F5">
        <w:rPr>
          <w:highlight w:val="green"/>
          <w:lang w:val="la-Latn"/>
        </w:rPr>
        <w:t xml:space="preserve">. </w:t>
      </w:r>
      <w:r w:rsidR="00F830E4" w:rsidRPr="007A06F5">
        <w:rPr>
          <w:highlight w:val="green"/>
          <w:lang w:val="la-Latn"/>
        </w:rPr>
        <w:t xml:space="preserve">Si vero servi ecclesiastici </w:t>
      </w:r>
      <w:r w:rsidRPr="007A06F5">
        <w:rPr>
          <w:highlight w:val="green"/>
          <w:lang w:val="la-Latn"/>
        </w:rPr>
        <w:t>aut comitum aut vasallorum nostrorum hoc facere pr</w:t>
      </w:r>
      <w:r w:rsidR="00F830E4" w:rsidRPr="007A06F5">
        <w:rPr>
          <w:highlight w:val="green"/>
          <w:lang w:val="la-Latn"/>
        </w:rPr>
        <w:t>aesumpserint</w:t>
      </w:r>
      <w:r w:rsidR="009B2994" w:rsidRPr="007A06F5">
        <w:rPr>
          <w:highlight w:val="green"/>
          <w:lang w:val="la-Latn"/>
        </w:rPr>
        <w:t xml:space="preserve">, </w:t>
      </w:r>
      <w:r w:rsidR="00F830E4" w:rsidRPr="007A06F5">
        <w:rPr>
          <w:highlight w:val="green"/>
          <w:lang w:val="la-Latn"/>
        </w:rPr>
        <w:t xml:space="preserve">sexaginta ictus </w:t>
      </w:r>
      <w:r w:rsidRPr="007A06F5">
        <w:rPr>
          <w:highlight w:val="green"/>
          <w:lang w:val="la-Latn"/>
        </w:rPr>
        <w:t>vapulent</w:t>
      </w:r>
      <w:r w:rsidR="009B2994" w:rsidRPr="007A06F5">
        <w:rPr>
          <w:highlight w:val="green"/>
          <w:lang w:val="la-Latn"/>
        </w:rPr>
        <w:t xml:space="preserve">, </w:t>
      </w:r>
      <w:r w:rsidRPr="007A06F5">
        <w:rPr>
          <w:highlight w:val="green"/>
          <w:lang w:val="la-Latn"/>
        </w:rPr>
        <w:t>aut</w:t>
      </w:r>
      <w:r w:rsidR="009B2994" w:rsidRPr="007A06F5">
        <w:rPr>
          <w:highlight w:val="green"/>
          <w:lang w:val="la-Latn"/>
        </w:rPr>
        <w:t xml:space="preserve">, </w:t>
      </w:r>
      <w:r w:rsidRPr="007A06F5">
        <w:rPr>
          <w:highlight w:val="green"/>
          <w:lang w:val="la-Latn"/>
        </w:rPr>
        <w:t>si magister eorum vel advocatus</w:t>
      </w:r>
      <w:r w:rsidR="009B2994" w:rsidRPr="007A06F5">
        <w:rPr>
          <w:highlight w:val="green"/>
          <w:lang w:val="la-Latn"/>
        </w:rPr>
        <w:t xml:space="preserve">, </w:t>
      </w:r>
      <w:r w:rsidRPr="007A06F5">
        <w:rPr>
          <w:highlight w:val="green"/>
          <w:lang w:val="la-Latn"/>
        </w:rPr>
        <w:t xml:space="preserve">qui </w:t>
      </w:r>
      <w:r w:rsidR="00F830E4" w:rsidRPr="007A06F5">
        <w:rPr>
          <w:highlight w:val="green"/>
          <w:lang w:val="la-Latn"/>
        </w:rPr>
        <w:t>liber est</w:t>
      </w:r>
      <w:r w:rsidR="009B2994" w:rsidRPr="007A06F5">
        <w:rPr>
          <w:highlight w:val="green"/>
          <w:lang w:val="la-Latn"/>
        </w:rPr>
        <w:t xml:space="preserve">, </w:t>
      </w:r>
      <w:r w:rsidR="00F830E4" w:rsidRPr="007A06F5">
        <w:rPr>
          <w:highlight w:val="green"/>
          <w:lang w:val="la-Latn"/>
        </w:rPr>
        <w:t xml:space="preserve">eos vel comiti vel </w:t>
      </w:r>
      <w:r w:rsidRPr="007A06F5">
        <w:rPr>
          <w:highlight w:val="green"/>
          <w:lang w:val="la-Latn"/>
        </w:rPr>
        <w:t>misso nostro iussus praesentare noluerit</w:t>
      </w:r>
      <w:r w:rsidR="009B2994" w:rsidRPr="007A06F5">
        <w:rPr>
          <w:highlight w:val="green"/>
          <w:lang w:val="la-Latn"/>
        </w:rPr>
        <w:t xml:space="preserve">, </w:t>
      </w:r>
      <w:r w:rsidRPr="007A06F5">
        <w:rPr>
          <w:highlight w:val="green"/>
          <w:lang w:val="la-Latn"/>
        </w:rPr>
        <w:t>praedictum</w:t>
      </w:r>
      <w:r w:rsidR="009B2994" w:rsidRPr="007A06F5">
        <w:rPr>
          <w:highlight w:val="green"/>
          <w:lang w:val="la-Latn"/>
        </w:rPr>
        <w:t xml:space="preserve"> </w:t>
      </w:r>
      <w:r w:rsidRPr="007A06F5">
        <w:rPr>
          <w:highlight w:val="green"/>
          <w:lang w:val="la-Latn"/>
        </w:rPr>
        <w:t>ba</w:t>
      </w:r>
      <w:r w:rsidR="00F830E4" w:rsidRPr="007A06F5">
        <w:rPr>
          <w:highlight w:val="green"/>
          <w:lang w:val="la-Latn"/>
        </w:rPr>
        <w:t>nnum</w:t>
      </w:r>
      <w:r w:rsidR="009B2994" w:rsidRPr="007A06F5">
        <w:rPr>
          <w:highlight w:val="green"/>
          <w:lang w:val="la-Latn"/>
        </w:rPr>
        <w:t xml:space="preserve">, </w:t>
      </w:r>
      <w:r w:rsidR="00F830E4" w:rsidRPr="007A06F5">
        <w:rPr>
          <w:highlight w:val="green"/>
          <w:lang w:val="la-Latn"/>
        </w:rPr>
        <w:t>id est sexaginta soli</w:t>
      </w:r>
      <w:r w:rsidRPr="007A06F5">
        <w:rPr>
          <w:highlight w:val="green"/>
          <w:lang w:val="la-Latn"/>
        </w:rPr>
        <w:t>dos</w:t>
      </w:r>
      <w:r w:rsidR="009B2994" w:rsidRPr="007A06F5">
        <w:rPr>
          <w:highlight w:val="green"/>
          <w:lang w:val="la-Latn"/>
        </w:rPr>
        <w:t xml:space="preserve">, </w:t>
      </w:r>
      <w:r w:rsidRPr="007A06F5">
        <w:rPr>
          <w:highlight w:val="green"/>
          <w:lang w:val="la-Latn"/>
        </w:rPr>
        <w:t>componat</w:t>
      </w:r>
      <w:r w:rsidR="009B2994" w:rsidRPr="007A06F5">
        <w:rPr>
          <w:highlight w:val="green"/>
          <w:lang w:val="la-Latn"/>
        </w:rPr>
        <w:t xml:space="preserve">. </w:t>
      </w:r>
    </w:p>
    <w:p w14:paraId="384C748C" w14:textId="56012DCC" w:rsidR="0056478A" w:rsidRPr="007A06F5" w:rsidRDefault="0056478A" w:rsidP="0056478A">
      <w:pPr>
        <w:pStyle w:val="Normlnweb"/>
        <w:rPr>
          <w:lang w:val="la-Latn"/>
        </w:rPr>
      </w:pPr>
      <w:r w:rsidRPr="007A06F5">
        <w:rPr>
          <w:highlight w:val="green"/>
          <w:lang w:val="la-Latn"/>
        </w:rPr>
        <w:t>10</w:t>
      </w:r>
      <w:r w:rsidR="009B2994" w:rsidRPr="007A06F5">
        <w:rPr>
          <w:highlight w:val="green"/>
          <w:lang w:val="la-Latn"/>
        </w:rPr>
        <w:t xml:space="preserve">. </w:t>
      </w:r>
      <w:r w:rsidRPr="007A06F5">
        <w:rPr>
          <w:highlight w:val="green"/>
          <w:lang w:val="la-Latn"/>
        </w:rPr>
        <w:t>De</w:t>
      </w:r>
      <w:r w:rsidR="00E55DD3" w:rsidRPr="007A06F5">
        <w:rPr>
          <w:highlight w:val="green"/>
          <w:lang w:val="la-Latn"/>
        </w:rPr>
        <w:t xml:space="preserve"> </w:t>
      </w:r>
      <w:r w:rsidRPr="007A06F5">
        <w:rPr>
          <w:highlight w:val="green"/>
          <w:lang w:val="la-Latn"/>
        </w:rPr>
        <w:t>falsa moneta iubemus</w:t>
      </w:r>
      <w:r w:rsidR="009B2994" w:rsidRPr="007A06F5">
        <w:rPr>
          <w:highlight w:val="green"/>
          <w:lang w:val="la-Latn"/>
        </w:rPr>
        <w:t xml:space="preserve">, </w:t>
      </w:r>
      <w:r w:rsidRPr="007A06F5">
        <w:rPr>
          <w:highlight w:val="green"/>
          <w:lang w:val="la-Latn"/>
        </w:rPr>
        <w:t>ut</w:t>
      </w:r>
      <w:r w:rsidR="009B2994" w:rsidRPr="007A06F5">
        <w:rPr>
          <w:highlight w:val="green"/>
          <w:lang w:val="la-Latn"/>
        </w:rPr>
        <w:t xml:space="preserve">, </w:t>
      </w:r>
      <w:r w:rsidRPr="007A06F5">
        <w:rPr>
          <w:highlight w:val="green"/>
          <w:lang w:val="la-Latn"/>
        </w:rPr>
        <w:t>qui</w:t>
      </w:r>
      <w:r w:rsidR="009B2994" w:rsidRPr="007A06F5">
        <w:rPr>
          <w:highlight w:val="green"/>
          <w:lang w:val="la-Latn"/>
        </w:rPr>
        <w:t xml:space="preserve"> </w:t>
      </w:r>
      <w:r w:rsidRPr="007A06F5">
        <w:rPr>
          <w:highlight w:val="green"/>
          <w:lang w:val="la-Latn"/>
        </w:rPr>
        <w:t>eam perc</w:t>
      </w:r>
      <w:r w:rsidR="00F830E4" w:rsidRPr="007A06F5">
        <w:rPr>
          <w:highlight w:val="green"/>
          <w:lang w:val="la-Latn"/>
        </w:rPr>
        <w:t>ussisse conprobatus</w:t>
      </w:r>
      <w:r w:rsidR="009B2994" w:rsidRPr="007A06F5">
        <w:rPr>
          <w:highlight w:val="green"/>
          <w:lang w:val="la-Latn"/>
        </w:rPr>
        <w:t xml:space="preserve"> </w:t>
      </w:r>
      <w:r w:rsidR="00F830E4" w:rsidRPr="007A06F5">
        <w:rPr>
          <w:highlight w:val="green"/>
          <w:lang w:val="la-Latn"/>
        </w:rPr>
        <w:t>fuerit</w:t>
      </w:r>
      <w:r w:rsidR="009B2994" w:rsidRPr="007A06F5">
        <w:rPr>
          <w:highlight w:val="green"/>
          <w:lang w:val="la-Latn"/>
        </w:rPr>
        <w:t xml:space="preserve">, </w:t>
      </w:r>
      <w:r w:rsidRPr="007A06F5">
        <w:rPr>
          <w:highlight w:val="green"/>
          <w:lang w:val="la-Latn"/>
        </w:rPr>
        <w:t>manus ei amputetur</w:t>
      </w:r>
      <w:r w:rsidR="009B2994" w:rsidRPr="007A06F5">
        <w:rPr>
          <w:highlight w:val="green"/>
          <w:lang w:val="la-Latn"/>
        </w:rPr>
        <w:t xml:space="preserve">. </w:t>
      </w:r>
      <w:r w:rsidRPr="007A06F5">
        <w:rPr>
          <w:highlight w:val="green"/>
          <w:lang w:val="la-Latn"/>
        </w:rPr>
        <w:t>Et qui hoc consenserit</w:t>
      </w:r>
      <w:r w:rsidR="00762AD2" w:rsidRPr="007A06F5">
        <w:rPr>
          <w:highlight w:val="green"/>
          <w:lang w:val="la-Latn"/>
        </w:rPr>
        <w:t>,</w:t>
      </w:r>
      <w:r w:rsidR="009B2994" w:rsidRPr="007A06F5">
        <w:rPr>
          <w:highlight w:val="green"/>
          <w:lang w:val="la-Latn"/>
        </w:rPr>
        <w:t xml:space="preserve"> </w:t>
      </w:r>
      <w:r w:rsidRPr="007A06F5">
        <w:rPr>
          <w:highlight w:val="green"/>
          <w:lang w:val="la-Latn"/>
        </w:rPr>
        <w:t>si liber</w:t>
      </w:r>
      <w:r w:rsidR="009B2994" w:rsidRPr="007A06F5">
        <w:rPr>
          <w:highlight w:val="green"/>
          <w:lang w:val="la-Latn"/>
        </w:rPr>
        <w:t xml:space="preserve"> </w:t>
      </w:r>
      <w:r w:rsidRPr="007A06F5">
        <w:rPr>
          <w:highlight w:val="green"/>
          <w:lang w:val="la-Latn"/>
        </w:rPr>
        <w:t>est</w:t>
      </w:r>
      <w:r w:rsidR="009B2994" w:rsidRPr="007A06F5">
        <w:rPr>
          <w:highlight w:val="green"/>
          <w:lang w:val="la-Latn"/>
        </w:rPr>
        <w:t xml:space="preserve">, </w:t>
      </w:r>
      <w:r w:rsidRPr="007A06F5">
        <w:rPr>
          <w:highlight w:val="green"/>
          <w:lang w:val="la-Latn"/>
        </w:rPr>
        <w:t>LX solidos conponat</w:t>
      </w:r>
      <w:r w:rsidR="009B2994" w:rsidRPr="007A06F5">
        <w:rPr>
          <w:highlight w:val="green"/>
          <w:lang w:val="la-Latn"/>
        </w:rPr>
        <w:t>.</w:t>
      </w:r>
      <w:r w:rsidR="009B2994" w:rsidRPr="007A06F5">
        <w:rPr>
          <w:lang w:val="la-Latn"/>
        </w:rPr>
        <w:t xml:space="preserve"> </w:t>
      </w:r>
    </w:p>
    <w:p w14:paraId="5D84C607" w14:textId="56C33F36" w:rsidR="0056478A" w:rsidRPr="007A06F5" w:rsidRDefault="0056478A" w:rsidP="0056478A">
      <w:pPr>
        <w:pStyle w:val="Normlnweb"/>
        <w:rPr>
          <w:lang w:val="la-Latn"/>
        </w:rPr>
      </w:pPr>
      <w:r w:rsidRPr="007A06F5">
        <w:rPr>
          <w:lang w:val="la-Latn"/>
        </w:rPr>
        <w:t>11</w:t>
      </w:r>
      <w:r w:rsidR="009B2994" w:rsidRPr="007A06F5">
        <w:rPr>
          <w:lang w:val="la-Latn"/>
        </w:rPr>
        <w:t xml:space="preserve">. </w:t>
      </w:r>
      <w:r w:rsidRPr="007A06F5">
        <w:rPr>
          <w:lang w:val="la-Latn"/>
        </w:rPr>
        <w:t>Decernimus</w:t>
      </w:r>
      <w:r w:rsidR="009B2994" w:rsidRPr="007A06F5">
        <w:rPr>
          <w:lang w:val="la-Latn"/>
        </w:rPr>
        <w:t xml:space="preserve">, </w:t>
      </w:r>
      <w:r w:rsidRPr="007A06F5">
        <w:rPr>
          <w:lang w:val="la-Latn"/>
        </w:rPr>
        <w:t>ut quisquis aliter testes habe</w:t>
      </w:r>
      <w:r w:rsidR="00F830E4" w:rsidRPr="007A06F5">
        <w:rPr>
          <w:lang w:val="la-Latn"/>
        </w:rPr>
        <w:t>re non potuerit</w:t>
      </w:r>
      <w:r w:rsidR="009B2994" w:rsidRPr="007A06F5">
        <w:rPr>
          <w:lang w:val="la-Latn"/>
        </w:rPr>
        <w:t xml:space="preserve">, </w:t>
      </w:r>
      <w:r w:rsidR="00F830E4" w:rsidRPr="007A06F5">
        <w:rPr>
          <w:lang w:val="la-Latn"/>
        </w:rPr>
        <w:t>volumus</w:t>
      </w:r>
      <w:r w:rsidR="009B2994" w:rsidRPr="007A06F5">
        <w:rPr>
          <w:lang w:val="la-Latn"/>
        </w:rPr>
        <w:t xml:space="preserve">, </w:t>
      </w:r>
      <w:r w:rsidR="00F830E4" w:rsidRPr="007A06F5">
        <w:rPr>
          <w:lang w:val="la-Latn"/>
        </w:rPr>
        <w:t xml:space="preserve">ut </w:t>
      </w:r>
      <w:r w:rsidRPr="007A06F5">
        <w:rPr>
          <w:lang w:val="la-Latn"/>
        </w:rPr>
        <w:t>per comitis iussionem</w:t>
      </w:r>
      <w:r w:rsidR="009B2994" w:rsidRPr="007A06F5">
        <w:rPr>
          <w:lang w:val="la-Latn"/>
        </w:rPr>
        <w:t xml:space="preserve">, </w:t>
      </w:r>
      <w:r w:rsidRPr="007A06F5">
        <w:rPr>
          <w:lang w:val="la-Latn"/>
        </w:rPr>
        <w:t>quos in suo testimonio necessarios quisque</w:t>
      </w:r>
      <w:r w:rsidR="009B2994" w:rsidRPr="007A06F5">
        <w:rPr>
          <w:lang w:val="la-Latn"/>
        </w:rPr>
        <w:t xml:space="preserve"> </w:t>
      </w:r>
      <w:r w:rsidRPr="007A06F5">
        <w:rPr>
          <w:lang w:val="la-Latn"/>
        </w:rPr>
        <w:t>habuerit</w:t>
      </w:r>
      <w:r w:rsidR="009B2994" w:rsidRPr="007A06F5">
        <w:rPr>
          <w:lang w:val="la-Latn"/>
        </w:rPr>
        <w:t xml:space="preserve">, </w:t>
      </w:r>
      <w:r w:rsidRPr="007A06F5">
        <w:rPr>
          <w:lang w:val="la-Latn"/>
        </w:rPr>
        <w:t>verita /tem prolaturi</w:t>
      </w:r>
      <w:r w:rsidR="009B2994" w:rsidRPr="007A06F5">
        <w:rPr>
          <w:lang w:val="la-Latn"/>
        </w:rPr>
        <w:t xml:space="preserve"> </w:t>
      </w:r>
      <w:r w:rsidRPr="007A06F5">
        <w:rPr>
          <w:lang w:val="la-Latn"/>
        </w:rPr>
        <w:t>publico</w:t>
      </w:r>
      <w:r w:rsidR="009B2994" w:rsidRPr="007A06F5">
        <w:rPr>
          <w:lang w:val="la-Latn"/>
        </w:rPr>
        <w:t xml:space="preserve"> </w:t>
      </w:r>
      <w:r w:rsidRPr="007A06F5">
        <w:rPr>
          <w:lang w:val="la-Latn"/>
        </w:rPr>
        <w:t>conventu adducantur</w:t>
      </w:r>
      <w:r w:rsidR="009B2994" w:rsidRPr="007A06F5">
        <w:rPr>
          <w:lang w:val="la-Latn"/>
        </w:rPr>
        <w:t xml:space="preserve">, </w:t>
      </w:r>
      <w:r w:rsidRPr="007A06F5">
        <w:rPr>
          <w:lang w:val="la-Latn"/>
        </w:rPr>
        <w:t>ut per ipsos</w:t>
      </w:r>
      <w:r w:rsidR="00F830E4" w:rsidRPr="007A06F5">
        <w:rPr>
          <w:lang w:val="la-Latn"/>
        </w:rPr>
        <w:t xml:space="preserve"> rei veritas cum iuramento </w:t>
      </w:r>
      <w:r w:rsidRPr="007A06F5">
        <w:rPr>
          <w:lang w:val="la-Latn"/>
        </w:rPr>
        <w:t>valeat inquiri</w:t>
      </w:r>
      <w:r w:rsidR="009B2994" w:rsidRPr="007A06F5">
        <w:rPr>
          <w:lang w:val="la-Latn"/>
        </w:rPr>
        <w:t xml:space="preserve">. </w:t>
      </w:r>
      <w:r w:rsidRPr="007A06F5">
        <w:rPr>
          <w:lang w:val="la-Latn"/>
        </w:rPr>
        <w:t>Quod</w:t>
      </w:r>
      <w:ins w:id="348" w:author="David Kalhous" w:date="2019-09-20T15:35:00Z">
        <w:r w:rsidR="00424497" w:rsidRPr="007A06F5">
          <w:rPr>
            <w:lang w:val="la-Latn"/>
          </w:rPr>
          <w:t xml:space="preserve"> </w:t>
        </w:r>
      </w:ins>
      <w:r w:rsidRPr="007A06F5">
        <w:rPr>
          <w:lang w:val="la-Latn"/>
        </w:rPr>
        <w:t>si de duabus partibus fuerit inquisit</w:t>
      </w:r>
      <w:r w:rsidR="00F830E4" w:rsidRPr="007A06F5">
        <w:rPr>
          <w:lang w:val="la-Latn"/>
        </w:rPr>
        <w:t>io facta</w:t>
      </w:r>
      <w:r w:rsidR="009B2994" w:rsidRPr="007A06F5">
        <w:rPr>
          <w:lang w:val="la-Latn"/>
        </w:rPr>
        <w:t xml:space="preserve">, </w:t>
      </w:r>
      <w:r w:rsidR="00F830E4" w:rsidRPr="007A06F5">
        <w:rPr>
          <w:lang w:val="la-Latn"/>
        </w:rPr>
        <w:t xml:space="preserve">idcirco quod nullus </w:t>
      </w:r>
      <w:r w:rsidRPr="007A06F5">
        <w:rPr>
          <w:lang w:val="la-Latn"/>
        </w:rPr>
        <w:t>eorum possit habere testes</w:t>
      </w:r>
      <w:r w:rsidR="009B2994" w:rsidRPr="007A06F5">
        <w:rPr>
          <w:lang w:val="la-Latn"/>
        </w:rPr>
        <w:t xml:space="preserve">, </w:t>
      </w:r>
      <w:r w:rsidRPr="007A06F5">
        <w:rPr>
          <w:lang w:val="la-Latn"/>
        </w:rPr>
        <w:t>antequam iurent</w:t>
      </w:r>
      <w:r w:rsidR="009B2994" w:rsidRPr="007A06F5">
        <w:rPr>
          <w:lang w:val="la-Latn"/>
        </w:rPr>
        <w:t xml:space="preserve">, </w:t>
      </w:r>
      <w:r w:rsidRPr="007A06F5">
        <w:rPr>
          <w:lang w:val="la-Latn"/>
        </w:rPr>
        <w:t>fiat inqu</w:t>
      </w:r>
      <w:r w:rsidR="00F830E4" w:rsidRPr="007A06F5">
        <w:rPr>
          <w:lang w:val="la-Latn"/>
        </w:rPr>
        <w:t>isitio facta</w:t>
      </w:r>
      <w:r w:rsidR="009B2994" w:rsidRPr="007A06F5">
        <w:rPr>
          <w:lang w:val="la-Latn"/>
        </w:rPr>
        <w:t xml:space="preserve">. </w:t>
      </w:r>
      <w:r w:rsidR="00F830E4" w:rsidRPr="007A06F5">
        <w:rPr>
          <w:lang w:val="la-Latn"/>
        </w:rPr>
        <w:t>Quod</w:t>
      </w:r>
      <w:ins w:id="349" w:author="David Kalhous" w:date="2019-09-20T15:35:00Z">
        <w:r w:rsidR="00424497" w:rsidRPr="007A06F5">
          <w:rPr>
            <w:lang w:val="la-Latn"/>
          </w:rPr>
          <w:t xml:space="preserve"> </w:t>
        </w:r>
      </w:ins>
      <w:r w:rsidR="00F830E4" w:rsidRPr="007A06F5">
        <w:rPr>
          <w:lang w:val="la-Latn"/>
        </w:rPr>
        <w:t xml:space="preserve">si omnes </w:t>
      </w:r>
      <w:r w:rsidRPr="007A06F5">
        <w:rPr>
          <w:lang w:val="la-Latn"/>
        </w:rPr>
        <w:t>ad unam partem dixerint testimonium</w:t>
      </w:r>
      <w:r w:rsidR="009B2994" w:rsidRPr="007A06F5">
        <w:rPr>
          <w:lang w:val="la-Latn"/>
        </w:rPr>
        <w:t xml:space="preserve">, </w:t>
      </w:r>
      <w:r w:rsidRPr="007A06F5">
        <w:rPr>
          <w:lang w:val="la-Latn"/>
        </w:rPr>
        <w:t>iurent verum</w:t>
      </w:r>
      <w:r w:rsidR="00F830E4" w:rsidRPr="007A06F5">
        <w:rPr>
          <w:lang w:val="la-Latn"/>
        </w:rPr>
        <w:t xml:space="preserve"> dixisse testimonium</w:t>
      </w:r>
      <w:r w:rsidR="00C9180C" w:rsidRPr="007A06F5">
        <w:rPr>
          <w:lang w:val="la-Latn"/>
        </w:rPr>
        <w:t xml:space="preserve"> se testimonium</w:t>
      </w:r>
      <w:r w:rsidR="009B2994" w:rsidRPr="007A06F5">
        <w:rPr>
          <w:lang w:val="la-Latn"/>
        </w:rPr>
        <w:t xml:space="preserve">. </w:t>
      </w:r>
      <w:r w:rsidR="00F830E4" w:rsidRPr="007A06F5">
        <w:rPr>
          <w:lang w:val="la-Latn"/>
        </w:rPr>
        <w:t>Quod</w:t>
      </w:r>
      <w:ins w:id="350" w:author="David Kalhous" w:date="2019-09-20T15:35:00Z">
        <w:r w:rsidR="00424497" w:rsidRPr="007A06F5">
          <w:rPr>
            <w:lang w:val="la-Latn"/>
          </w:rPr>
          <w:t xml:space="preserve"> </w:t>
        </w:r>
      </w:ins>
      <w:r w:rsidR="00F830E4" w:rsidRPr="007A06F5">
        <w:rPr>
          <w:lang w:val="la-Latn"/>
        </w:rPr>
        <w:t xml:space="preserve">si </w:t>
      </w:r>
      <w:r w:rsidRPr="007A06F5">
        <w:rPr>
          <w:lang w:val="la-Latn"/>
        </w:rPr>
        <w:t>dissenserint et quaedam</w:t>
      </w:r>
      <w:r w:rsidR="009B2994" w:rsidRPr="007A06F5">
        <w:rPr>
          <w:lang w:val="la-Latn"/>
        </w:rPr>
        <w:t xml:space="preserve"> </w:t>
      </w:r>
      <w:r w:rsidRPr="007A06F5">
        <w:rPr>
          <w:lang w:val="la-Latn"/>
        </w:rPr>
        <w:t>pars testium</w:t>
      </w:r>
      <w:r w:rsidR="009B2994" w:rsidRPr="007A06F5">
        <w:rPr>
          <w:lang w:val="la-Latn"/>
        </w:rPr>
        <w:t xml:space="preserve"> </w:t>
      </w:r>
      <w:r w:rsidRPr="007A06F5">
        <w:rPr>
          <w:lang w:val="la-Latn"/>
        </w:rPr>
        <w:t>praebuerit t</w:t>
      </w:r>
      <w:r w:rsidR="00F830E4" w:rsidRPr="007A06F5">
        <w:rPr>
          <w:lang w:val="la-Latn"/>
        </w:rPr>
        <w:t xml:space="preserve">estimonium et alia </w:t>
      </w:r>
      <w:r w:rsidR="00C9180C" w:rsidRPr="007A06F5">
        <w:rPr>
          <w:lang w:val="la-Latn"/>
        </w:rPr>
        <w:t xml:space="preserve">pars </w:t>
      </w:r>
      <w:r w:rsidR="00F830E4" w:rsidRPr="007A06F5">
        <w:rPr>
          <w:lang w:val="la-Latn"/>
        </w:rPr>
        <w:t>alter</w:t>
      </w:r>
      <w:r w:rsidR="00C9180C" w:rsidRPr="007A06F5">
        <w:rPr>
          <w:lang w:val="la-Latn"/>
        </w:rPr>
        <w:t>i</w:t>
      </w:r>
      <w:r w:rsidR="00762AD2" w:rsidRPr="007A06F5">
        <w:rPr>
          <w:lang w:val="la-Latn"/>
        </w:rPr>
        <w:t>,</w:t>
      </w:r>
      <w:r w:rsidR="009B2994" w:rsidRPr="007A06F5">
        <w:rPr>
          <w:lang w:val="la-Latn"/>
        </w:rPr>
        <w:t xml:space="preserve"> </w:t>
      </w:r>
      <w:r w:rsidRPr="007A06F5">
        <w:rPr>
          <w:lang w:val="la-Latn"/>
        </w:rPr>
        <w:t>tunc interrogentur</w:t>
      </w:r>
      <w:r w:rsidR="009B2994" w:rsidRPr="007A06F5">
        <w:rPr>
          <w:lang w:val="la-Latn"/>
        </w:rPr>
        <w:t xml:space="preserve">, </w:t>
      </w:r>
      <w:r w:rsidRPr="007A06F5">
        <w:rPr>
          <w:lang w:val="la-Latn"/>
        </w:rPr>
        <w:t xml:space="preserve">si audent per pugnam illorum </w:t>
      </w:r>
      <w:r w:rsidR="00F830E4" w:rsidRPr="007A06F5">
        <w:rPr>
          <w:lang w:val="la-Latn"/>
        </w:rPr>
        <w:t>testimonium a</w:t>
      </w:r>
      <w:r w:rsidR="00C9180C" w:rsidRPr="007A06F5">
        <w:rPr>
          <w:lang w:val="la-Latn"/>
        </w:rPr>
        <w:t>d</w:t>
      </w:r>
      <w:r w:rsidR="00F830E4" w:rsidRPr="007A06F5">
        <w:rPr>
          <w:lang w:val="la-Latn"/>
        </w:rPr>
        <w:t>probare</w:t>
      </w:r>
      <w:r w:rsidR="009B2994" w:rsidRPr="007A06F5">
        <w:rPr>
          <w:lang w:val="la-Latn"/>
        </w:rPr>
        <w:t xml:space="preserve">; </w:t>
      </w:r>
      <w:r w:rsidR="00F830E4" w:rsidRPr="007A06F5">
        <w:rPr>
          <w:lang w:val="la-Latn"/>
        </w:rPr>
        <w:t xml:space="preserve">quodsi </w:t>
      </w:r>
      <w:r w:rsidRPr="007A06F5">
        <w:rPr>
          <w:lang w:val="la-Latn"/>
        </w:rPr>
        <w:t>nulla pars alteri cesserit</w:t>
      </w:r>
      <w:r w:rsidR="00762AD2" w:rsidRPr="007A06F5">
        <w:rPr>
          <w:lang w:val="la-Latn"/>
        </w:rPr>
        <w:t>,</w:t>
      </w:r>
      <w:r w:rsidR="009B2994" w:rsidRPr="007A06F5">
        <w:rPr>
          <w:lang w:val="la-Latn"/>
        </w:rPr>
        <w:t xml:space="preserve"> </w:t>
      </w:r>
      <w:r w:rsidRPr="007A06F5">
        <w:rPr>
          <w:lang w:val="la-Latn"/>
        </w:rPr>
        <w:t>iurent</w:t>
      </w:r>
      <w:r w:rsidR="009B2994" w:rsidRPr="007A06F5">
        <w:rPr>
          <w:lang w:val="la-Latn"/>
        </w:rPr>
        <w:t xml:space="preserve">, </w:t>
      </w:r>
      <w:r w:rsidRPr="007A06F5">
        <w:rPr>
          <w:lang w:val="la-Latn"/>
        </w:rPr>
        <w:t>et pugna</w:t>
      </w:r>
      <w:r w:rsidR="00C9180C" w:rsidRPr="007A06F5">
        <w:rPr>
          <w:lang w:val="la-Latn"/>
        </w:rPr>
        <w:t>m probetur illorum testimonium</w:t>
      </w:r>
      <w:r w:rsidR="009B2994" w:rsidRPr="007A06F5">
        <w:rPr>
          <w:lang w:val="la-Latn"/>
        </w:rPr>
        <w:t xml:space="preserve">; </w:t>
      </w:r>
      <w:r w:rsidRPr="007A06F5">
        <w:rPr>
          <w:lang w:val="la-Latn"/>
        </w:rPr>
        <w:t>quodsi una</w:t>
      </w:r>
      <w:r w:rsidR="009B2994" w:rsidRPr="007A06F5">
        <w:rPr>
          <w:lang w:val="la-Latn"/>
        </w:rPr>
        <w:t xml:space="preserve"> </w:t>
      </w:r>
      <w:r w:rsidRPr="007A06F5">
        <w:rPr>
          <w:lang w:val="la-Latn"/>
        </w:rPr>
        <w:t>pars subtraxerit</w:t>
      </w:r>
      <w:r w:rsidR="00C9180C" w:rsidRPr="007A06F5">
        <w:rPr>
          <w:lang w:val="la-Latn"/>
        </w:rPr>
        <w:t xml:space="preserve"> se</w:t>
      </w:r>
      <w:r w:rsidR="00762AD2" w:rsidRPr="007A06F5">
        <w:rPr>
          <w:lang w:val="la-Latn"/>
        </w:rPr>
        <w:t>,</w:t>
      </w:r>
      <w:r w:rsidR="009B2994" w:rsidRPr="007A06F5">
        <w:rPr>
          <w:lang w:val="la-Latn"/>
        </w:rPr>
        <w:t xml:space="preserve"> </w:t>
      </w:r>
      <w:r w:rsidRPr="007A06F5">
        <w:rPr>
          <w:lang w:val="la-Latn"/>
        </w:rPr>
        <w:t>tunc illa</w:t>
      </w:r>
      <w:r w:rsidR="009B2994" w:rsidRPr="007A06F5">
        <w:rPr>
          <w:lang w:val="la-Latn"/>
        </w:rPr>
        <w:t xml:space="preserve">, </w:t>
      </w:r>
      <w:r w:rsidRPr="007A06F5">
        <w:rPr>
          <w:lang w:val="la-Latn"/>
        </w:rPr>
        <w:t xml:space="preserve">quae ausa </w:t>
      </w:r>
      <w:r w:rsidR="00F830E4" w:rsidRPr="007A06F5">
        <w:rPr>
          <w:lang w:val="la-Latn"/>
        </w:rPr>
        <w:t>fuerit contendere</w:t>
      </w:r>
      <w:r w:rsidR="009B2994" w:rsidRPr="007A06F5">
        <w:rPr>
          <w:lang w:val="la-Latn"/>
        </w:rPr>
        <w:t xml:space="preserve">, </w:t>
      </w:r>
      <w:r w:rsidR="00F830E4" w:rsidRPr="007A06F5">
        <w:rPr>
          <w:lang w:val="la-Latn"/>
        </w:rPr>
        <w:t>recipiatur</w:t>
      </w:r>
      <w:r w:rsidR="009B2994" w:rsidRPr="007A06F5">
        <w:rPr>
          <w:lang w:val="la-Latn"/>
        </w:rPr>
        <w:t xml:space="preserve">. </w:t>
      </w:r>
    </w:p>
    <w:p w14:paraId="2ED02D38" w14:textId="65B8B012" w:rsidR="0056478A" w:rsidRPr="007A06F5" w:rsidRDefault="0056478A" w:rsidP="0056478A">
      <w:pPr>
        <w:pStyle w:val="Normlnweb"/>
        <w:rPr>
          <w:highlight w:val="green"/>
          <w:lang w:val="la-Latn"/>
        </w:rPr>
      </w:pPr>
      <w:r w:rsidRPr="007A06F5">
        <w:rPr>
          <w:highlight w:val="green"/>
          <w:lang w:val="la-Latn"/>
        </w:rPr>
        <w:t>12</w:t>
      </w:r>
      <w:r w:rsidR="009B2994" w:rsidRPr="007A06F5">
        <w:rPr>
          <w:highlight w:val="green"/>
          <w:lang w:val="la-Latn"/>
        </w:rPr>
        <w:t xml:space="preserve">. </w:t>
      </w:r>
      <w:r w:rsidRPr="007A06F5">
        <w:rPr>
          <w:highlight w:val="green"/>
          <w:lang w:val="la-Latn"/>
        </w:rPr>
        <w:t>Ut per triginta annos servus liber fieri non p</w:t>
      </w:r>
      <w:r w:rsidR="00F830E4" w:rsidRPr="007A06F5">
        <w:rPr>
          <w:highlight w:val="green"/>
          <w:lang w:val="la-Latn"/>
        </w:rPr>
        <w:t>ossit</w:t>
      </w:r>
      <w:r w:rsidR="009B2994" w:rsidRPr="007A06F5">
        <w:rPr>
          <w:highlight w:val="green"/>
          <w:lang w:val="la-Latn"/>
        </w:rPr>
        <w:t xml:space="preserve">, </w:t>
      </w:r>
      <w:r w:rsidR="00F830E4" w:rsidRPr="007A06F5">
        <w:rPr>
          <w:highlight w:val="green"/>
          <w:lang w:val="la-Latn"/>
        </w:rPr>
        <w:t xml:space="preserve">si pater illius servus </w:t>
      </w:r>
      <w:r w:rsidRPr="007A06F5">
        <w:rPr>
          <w:highlight w:val="green"/>
          <w:lang w:val="la-Latn"/>
        </w:rPr>
        <w:t>aut mater illius ancilla fuerit</w:t>
      </w:r>
      <w:r w:rsidR="009B2994" w:rsidRPr="007A06F5">
        <w:rPr>
          <w:highlight w:val="green"/>
          <w:lang w:val="la-Latn"/>
        </w:rPr>
        <w:t xml:space="preserve">. </w:t>
      </w:r>
      <w:r w:rsidRPr="007A06F5">
        <w:rPr>
          <w:highlight w:val="green"/>
          <w:lang w:val="la-Latn"/>
        </w:rPr>
        <w:t>Similiter</w:t>
      </w:r>
      <w:r w:rsidR="009B2994" w:rsidRPr="007A06F5">
        <w:rPr>
          <w:highlight w:val="green"/>
          <w:lang w:val="la-Latn"/>
        </w:rPr>
        <w:t xml:space="preserve"> </w:t>
      </w:r>
      <w:r w:rsidRPr="007A06F5">
        <w:rPr>
          <w:highlight w:val="green"/>
          <w:lang w:val="la-Latn"/>
        </w:rPr>
        <w:t>de aldionibus</w:t>
      </w:r>
      <w:r w:rsidR="009B2994" w:rsidRPr="007A06F5">
        <w:rPr>
          <w:highlight w:val="green"/>
          <w:lang w:val="la-Latn"/>
        </w:rPr>
        <w:t xml:space="preserve">. </w:t>
      </w:r>
    </w:p>
    <w:p w14:paraId="75CE9B56" w14:textId="22D78911" w:rsidR="0056478A" w:rsidRPr="007A06F5" w:rsidRDefault="0056478A" w:rsidP="0056478A">
      <w:pPr>
        <w:pStyle w:val="Normlnweb"/>
        <w:rPr>
          <w:highlight w:val="green"/>
          <w:lang w:val="la-Latn"/>
        </w:rPr>
      </w:pPr>
      <w:r w:rsidRPr="007A06F5">
        <w:rPr>
          <w:highlight w:val="green"/>
          <w:lang w:val="la-Latn"/>
        </w:rPr>
        <w:t>13</w:t>
      </w:r>
      <w:r w:rsidR="009B2994" w:rsidRPr="007A06F5">
        <w:rPr>
          <w:highlight w:val="green"/>
          <w:lang w:val="la-Latn"/>
        </w:rPr>
        <w:t xml:space="preserve">. </w:t>
      </w:r>
      <w:r w:rsidRPr="007A06F5">
        <w:rPr>
          <w:highlight w:val="green"/>
          <w:lang w:val="la-Latn"/>
        </w:rPr>
        <w:t>Ut nullus cancellarius pro ullo iudicato aut sc</w:t>
      </w:r>
      <w:r w:rsidR="00F830E4" w:rsidRPr="007A06F5">
        <w:rPr>
          <w:highlight w:val="green"/>
          <w:lang w:val="la-Latn"/>
        </w:rPr>
        <w:t xml:space="preserve">ripto aliquid amplius accipere </w:t>
      </w:r>
      <w:r w:rsidRPr="007A06F5">
        <w:rPr>
          <w:highlight w:val="green"/>
          <w:lang w:val="la-Latn"/>
        </w:rPr>
        <w:t>audeat</w:t>
      </w:r>
      <w:r w:rsidR="00762AD2" w:rsidRPr="007A06F5">
        <w:rPr>
          <w:highlight w:val="green"/>
          <w:lang w:val="la-Latn"/>
        </w:rPr>
        <w:t>,</w:t>
      </w:r>
      <w:r w:rsidR="009B2994" w:rsidRPr="007A06F5">
        <w:rPr>
          <w:highlight w:val="green"/>
          <w:lang w:val="la-Latn"/>
        </w:rPr>
        <w:t xml:space="preserve"> </w:t>
      </w:r>
      <w:r w:rsidRPr="007A06F5">
        <w:rPr>
          <w:highlight w:val="green"/>
          <w:lang w:val="la-Latn"/>
        </w:rPr>
        <w:t>nisi dimidiam libram argenti de maioribus scripti</w:t>
      </w:r>
      <w:r w:rsidR="00F830E4" w:rsidRPr="007A06F5">
        <w:rPr>
          <w:highlight w:val="green"/>
          <w:lang w:val="la-Latn"/>
        </w:rPr>
        <w:t>s</w:t>
      </w:r>
      <w:r w:rsidR="009B2994" w:rsidRPr="007A06F5">
        <w:rPr>
          <w:highlight w:val="green"/>
          <w:lang w:val="la-Latn"/>
        </w:rPr>
        <w:t xml:space="preserve">; </w:t>
      </w:r>
      <w:r w:rsidR="00F830E4" w:rsidRPr="007A06F5">
        <w:rPr>
          <w:highlight w:val="green"/>
          <w:lang w:val="la-Latn"/>
        </w:rPr>
        <w:t xml:space="preserve">de minoribus autem infra a </w:t>
      </w:r>
      <w:r w:rsidRPr="007A06F5">
        <w:rPr>
          <w:highlight w:val="green"/>
          <w:lang w:val="la-Latn"/>
        </w:rPr>
        <w:t>dimidiam libram</w:t>
      </w:r>
      <w:r w:rsidR="009B2994" w:rsidRPr="007A06F5">
        <w:rPr>
          <w:highlight w:val="green"/>
          <w:lang w:val="la-Latn"/>
        </w:rPr>
        <w:t xml:space="preserve">, </w:t>
      </w:r>
      <w:r w:rsidRPr="007A06F5">
        <w:rPr>
          <w:highlight w:val="green"/>
          <w:lang w:val="la-Latn"/>
        </w:rPr>
        <w:t>quantum res</w:t>
      </w:r>
      <w:r w:rsidR="009B2994" w:rsidRPr="007A06F5">
        <w:rPr>
          <w:highlight w:val="green"/>
          <w:lang w:val="la-Latn"/>
        </w:rPr>
        <w:t xml:space="preserve"> </w:t>
      </w:r>
      <w:r w:rsidRPr="007A06F5">
        <w:rPr>
          <w:highlight w:val="green"/>
          <w:lang w:val="la-Latn"/>
        </w:rPr>
        <w:t>assimilari possit</w:t>
      </w:r>
      <w:r w:rsidR="009B2994" w:rsidRPr="007A06F5">
        <w:rPr>
          <w:highlight w:val="green"/>
          <w:lang w:val="la-Latn"/>
        </w:rPr>
        <w:t xml:space="preserve"> </w:t>
      </w:r>
      <w:r w:rsidRPr="007A06F5">
        <w:rPr>
          <w:highlight w:val="green"/>
          <w:lang w:val="la-Latn"/>
        </w:rPr>
        <w:t>et iudicibus rectum videtur</w:t>
      </w:r>
      <w:r w:rsidR="009B2994" w:rsidRPr="007A06F5">
        <w:rPr>
          <w:highlight w:val="green"/>
          <w:lang w:val="la-Latn"/>
        </w:rPr>
        <w:t xml:space="preserve">, </w:t>
      </w:r>
      <w:r w:rsidRPr="007A06F5">
        <w:rPr>
          <w:highlight w:val="green"/>
          <w:lang w:val="la-Latn"/>
        </w:rPr>
        <w:t xml:space="preserve">accipiat </w:t>
      </w:r>
    </w:p>
    <w:p w14:paraId="55164AD2" w14:textId="46CBE34A" w:rsidR="0056478A" w:rsidRPr="007A06F5" w:rsidRDefault="0056478A" w:rsidP="0056478A">
      <w:pPr>
        <w:pStyle w:val="Normlnweb"/>
        <w:rPr>
          <w:highlight w:val="green"/>
          <w:lang w:val="la-Latn"/>
        </w:rPr>
      </w:pPr>
      <w:r w:rsidRPr="007A06F5">
        <w:rPr>
          <w:highlight w:val="green"/>
          <w:lang w:val="la-Latn"/>
        </w:rPr>
        <w:t>De orfanis autem vel ceteris pauperibus</w:t>
      </w:r>
      <w:r w:rsidR="009B2994" w:rsidRPr="007A06F5">
        <w:rPr>
          <w:highlight w:val="green"/>
          <w:lang w:val="la-Latn"/>
        </w:rPr>
        <w:t xml:space="preserve">, </w:t>
      </w:r>
      <w:r w:rsidRPr="007A06F5">
        <w:rPr>
          <w:highlight w:val="green"/>
          <w:lang w:val="la-Latn"/>
        </w:rPr>
        <w:t>qui exso</w:t>
      </w:r>
      <w:r w:rsidR="00F830E4" w:rsidRPr="007A06F5">
        <w:rPr>
          <w:highlight w:val="green"/>
          <w:lang w:val="la-Latn"/>
        </w:rPr>
        <w:t>lvere hoc non possunt</w:t>
      </w:r>
      <w:r w:rsidR="009B2994" w:rsidRPr="007A06F5">
        <w:rPr>
          <w:highlight w:val="green"/>
          <w:lang w:val="la-Latn"/>
        </w:rPr>
        <w:t xml:space="preserve">, </w:t>
      </w:r>
      <w:r w:rsidR="00F830E4" w:rsidRPr="007A06F5">
        <w:rPr>
          <w:highlight w:val="green"/>
          <w:lang w:val="la-Latn"/>
        </w:rPr>
        <w:t>in pro</w:t>
      </w:r>
      <w:r w:rsidRPr="007A06F5">
        <w:rPr>
          <w:highlight w:val="green"/>
          <w:lang w:val="la-Latn"/>
        </w:rPr>
        <w:t>videntia comitis sit</w:t>
      </w:r>
      <w:r w:rsidR="00762AD2" w:rsidRPr="007A06F5">
        <w:rPr>
          <w:highlight w:val="green"/>
          <w:lang w:val="la-Latn"/>
        </w:rPr>
        <w:t>,</w:t>
      </w:r>
      <w:r w:rsidR="009B2994" w:rsidRPr="007A06F5">
        <w:rPr>
          <w:highlight w:val="green"/>
          <w:lang w:val="la-Latn"/>
        </w:rPr>
        <w:t xml:space="preserve"> </w:t>
      </w:r>
      <w:r w:rsidRPr="007A06F5">
        <w:rPr>
          <w:highlight w:val="green"/>
          <w:lang w:val="la-Latn"/>
        </w:rPr>
        <w:t>ut nequaquam inde aliquid accipi</w:t>
      </w:r>
      <w:r w:rsidR="00F830E4" w:rsidRPr="007A06F5">
        <w:rPr>
          <w:highlight w:val="green"/>
          <w:lang w:val="la-Latn"/>
        </w:rPr>
        <w:t xml:space="preserve">at *. Notarii autem hoc iurare </w:t>
      </w:r>
      <w:r w:rsidRPr="007A06F5">
        <w:rPr>
          <w:highlight w:val="green"/>
          <w:lang w:val="la-Latn"/>
        </w:rPr>
        <w:t>debent</w:t>
      </w:r>
      <w:r w:rsidR="00762AD2" w:rsidRPr="007A06F5">
        <w:rPr>
          <w:highlight w:val="green"/>
          <w:lang w:val="la-Latn"/>
        </w:rPr>
        <w:t>,</w:t>
      </w:r>
      <w:r w:rsidR="009B2994" w:rsidRPr="007A06F5">
        <w:rPr>
          <w:highlight w:val="green"/>
          <w:lang w:val="la-Latn"/>
        </w:rPr>
        <w:t xml:space="preserve"> </w:t>
      </w:r>
      <w:r w:rsidRPr="007A06F5">
        <w:rPr>
          <w:highlight w:val="green"/>
          <w:lang w:val="la-Latn"/>
        </w:rPr>
        <w:t>quod nullum scriptum falsum faciant</w:t>
      </w:r>
      <w:r w:rsidR="009B2994" w:rsidRPr="007A06F5">
        <w:rPr>
          <w:highlight w:val="green"/>
          <w:lang w:val="la-Latn"/>
        </w:rPr>
        <w:t xml:space="preserve">, </w:t>
      </w:r>
      <w:r w:rsidRPr="007A06F5">
        <w:rPr>
          <w:highlight w:val="green"/>
          <w:lang w:val="la-Latn"/>
        </w:rPr>
        <w:t>nec e in</w:t>
      </w:r>
      <w:r w:rsidR="00F830E4" w:rsidRPr="007A06F5">
        <w:rPr>
          <w:highlight w:val="green"/>
          <w:lang w:val="la-Latn"/>
        </w:rPr>
        <w:t xml:space="preserve"> occulto scriptum</w:t>
      </w:r>
      <w:r w:rsidR="009B2994" w:rsidRPr="007A06F5">
        <w:rPr>
          <w:highlight w:val="green"/>
          <w:lang w:val="la-Latn"/>
        </w:rPr>
        <w:t xml:space="preserve"> </w:t>
      </w:r>
      <w:r w:rsidR="00F830E4" w:rsidRPr="007A06F5">
        <w:rPr>
          <w:highlight w:val="green"/>
          <w:lang w:val="la-Latn"/>
        </w:rPr>
        <w:t xml:space="preserve">aliquis </w:t>
      </w:r>
      <w:r w:rsidRPr="007A06F5">
        <w:rPr>
          <w:highlight w:val="green"/>
          <w:lang w:val="la-Latn"/>
        </w:rPr>
        <w:t>faciat</w:t>
      </w:r>
      <w:r w:rsidR="009B2994" w:rsidRPr="007A06F5">
        <w:rPr>
          <w:highlight w:val="green"/>
          <w:lang w:val="la-Latn"/>
        </w:rPr>
        <w:t xml:space="preserve"> </w:t>
      </w:r>
      <w:r w:rsidRPr="007A06F5">
        <w:rPr>
          <w:highlight w:val="green"/>
          <w:lang w:val="la-Latn"/>
        </w:rPr>
        <w:t>nec</w:t>
      </w:r>
      <w:r w:rsidR="009B2994" w:rsidRPr="007A06F5">
        <w:rPr>
          <w:highlight w:val="green"/>
          <w:lang w:val="la-Latn"/>
        </w:rPr>
        <w:t xml:space="preserve"> </w:t>
      </w:r>
      <w:r w:rsidRPr="007A06F5">
        <w:rPr>
          <w:highlight w:val="green"/>
          <w:lang w:val="la-Latn"/>
        </w:rPr>
        <w:t>de uno comitatu in alio ** nisi per licen</w:t>
      </w:r>
      <w:r w:rsidR="00F830E4" w:rsidRPr="007A06F5">
        <w:rPr>
          <w:highlight w:val="green"/>
          <w:lang w:val="la-Latn"/>
        </w:rPr>
        <w:t>tiam illius comitis</w:t>
      </w:r>
      <w:r w:rsidR="009B2994" w:rsidRPr="007A06F5">
        <w:rPr>
          <w:highlight w:val="green"/>
          <w:lang w:val="la-Latn"/>
        </w:rPr>
        <w:t xml:space="preserve">, </w:t>
      </w:r>
      <w:r w:rsidR="00F830E4" w:rsidRPr="007A06F5">
        <w:rPr>
          <w:highlight w:val="green"/>
          <w:lang w:val="la-Latn"/>
        </w:rPr>
        <w:t xml:space="preserve">in cuius </w:t>
      </w:r>
      <w:r w:rsidRPr="007A06F5">
        <w:rPr>
          <w:highlight w:val="green"/>
          <w:lang w:val="la-Latn"/>
        </w:rPr>
        <w:t>comitatum</w:t>
      </w:r>
      <w:r w:rsidR="009B2994" w:rsidRPr="007A06F5">
        <w:rPr>
          <w:highlight w:val="green"/>
          <w:lang w:val="la-Latn"/>
        </w:rPr>
        <w:t xml:space="preserve"> </w:t>
      </w:r>
      <w:r w:rsidRPr="007A06F5">
        <w:rPr>
          <w:highlight w:val="green"/>
          <w:lang w:val="la-Latn"/>
        </w:rPr>
        <w:t>stare debet</w:t>
      </w:r>
      <w:r w:rsidR="009B2994" w:rsidRPr="007A06F5">
        <w:rPr>
          <w:highlight w:val="green"/>
          <w:lang w:val="la-Latn"/>
        </w:rPr>
        <w:t xml:space="preserve">. </w:t>
      </w:r>
      <w:r w:rsidRPr="007A06F5">
        <w:rPr>
          <w:highlight w:val="green"/>
          <w:lang w:val="la-Latn"/>
        </w:rPr>
        <w:t>Si</w:t>
      </w:r>
      <w:r w:rsidR="009B2994" w:rsidRPr="007A06F5">
        <w:rPr>
          <w:highlight w:val="green"/>
          <w:lang w:val="la-Latn"/>
        </w:rPr>
        <w:t xml:space="preserve"> </w:t>
      </w:r>
      <w:r w:rsidRPr="007A06F5">
        <w:rPr>
          <w:highlight w:val="green"/>
          <w:lang w:val="la-Latn"/>
        </w:rPr>
        <w:t>vero necessitas itineris</w:t>
      </w:r>
      <w:r w:rsidR="00F830E4" w:rsidRPr="007A06F5">
        <w:rPr>
          <w:highlight w:val="green"/>
          <w:lang w:val="la-Latn"/>
        </w:rPr>
        <w:t xml:space="preserve"> aliquem</w:t>
      </w:r>
      <w:r w:rsidR="009B2994" w:rsidRPr="007A06F5">
        <w:rPr>
          <w:highlight w:val="green"/>
          <w:lang w:val="la-Latn"/>
        </w:rPr>
        <w:t xml:space="preserve"> </w:t>
      </w:r>
      <w:r w:rsidR="00F830E4" w:rsidRPr="007A06F5">
        <w:rPr>
          <w:highlight w:val="green"/>
          <w:lang w:val="la-Latn"/>
        </w:rPr>
        <w:t>compulerit</w:t>
      </w:r>
      <w:r w:rsidR="009B2994" w:rsidRPr="007A06F5">
        <w:rPr>
          <w:highlight w:val="green"/>
          <w:lang w:val="la-Latn"/>
        </w:rPr>
        <w:t xml:space="preserve"> </w:t>
      </w:r>
      <w:r w:rsidR="00F830E4" w:rsidRPr="007A06F5">
        <w:rPr>
          <w:highlight w:val="green"/>
          <w:lang w:val="la-Latn"/>
        </w:rPr>
        <w:t xml:space="preserve">aut in </w:t>
      </w:r>
      <w:r w:rsidRPr="007A06F5">
        <w:rPr>
          <w:highlight w:val="green"/>
          <w:lang w:val="la-Latn"/>
        </w:rPr>
        <w:t>firmitas gravis</w:t>
      </w:r>
      <w:r w:rsidR="009B2994" w:rsidRPr="007A06F5">
        <w:rPr>
          <w:highlight w:val="green"/>
          <w:lang w:val="la-Latn"/>
        </w:rPr>
        <w:t xml:space="preserve">, </w:t>
      </w:r>
      <w:r w:rsidRPr="007A06F5">
        <w:rPr>
          <w:highlight w:val="green"/>
          <w:lang w:val="la-Latn"/>
        </w:rPr>
        <w:t>secundum capitulare genitoris nostri faciat</w:t>
      </w:r>
      <w:r w:rsidR="009B2994" w:rsidRPr="007A06F5">
        <w:rPr>
          <w:highlight w:val="green"/>
          <w:lang w:val="la-Latn"/>
        </w:rPr>
        <w:t xml:space="preserve"> </w:t>
      </w:r>
      <w:r w:rsidR="00F830E4" w:rsidRPr="007A06F5">
        <w:rPr>
          <w:highlight w:val="green"/>
          <w:lang w:val="la-Latn"/>
        </w:rPr>
        <w:t>m</w:t>
      </w:r>
      <w:r w:rsidR="009B2994" w:rsidRPr="007A06F5">
        <w:rPr>
          <w:highlight w:val="green"/>
          <w:lang w:val="la-Latn"/>
        </w:rPr>
        <w:t xml:space="preserve">; </w:t>
      </w:r>
      <w:r w:rsidR="00F830E4" w:rsidRPr="007A06F5">
        <w:rPr>
          <w:highlight w:val="green"/>
          <w:lang w:val="la-Latn"/>
        </w:rPr>
        <w:t>quodsi aliter fecerit</w:t>
      </w:r>
      <w:r w:rsidR="00762AD2" w:rsidRPr="007A06F5">
        <w:rPr>
          <w:highlight w:val="green"/>
          <w:lang w:val="la-Latn"/>
        </w:rPr>
        <w:t>,</w:t>
      </w:r>
      <w:r w:rsidR="009B2994" w:rsidRPr="007A06F5">
        <w:rPr>
          <w:highlight w:val="green"/>
          <w:lang w:val="la-Latn"/>
        </w:rPr>
        <w:t xml:space="preserve"> </w:t>
      </w:r>
      <w:r w:rsidRPr="007A06F5">
        <w:rPr>
          <w:highlight w:val="green"/>
          <w:lang w:val="la-Latn"/>
        </w:rPr>
        <w:t>inanis et vacuus</w:t>
      </w:r>
      <w:r w:rsidR="009B2994" w:rsidRPr="007A06F5">
        <w:rPr>
          <w:highlight w:val="green"/>
          <w:lang w:val="la-Latn"/>
        </w:rPr>
        <w:t xml:space="preserve"> </w:t>
      </w:r>
      <w:r w:rsidRPr="007A06F5">
        <w:rPr>
          <w:highlight w:val="green"/>
          <w:lang w:val="la-Latn"/>
        </w:rPr>
        <w:t>appareat</w:t>
      </w:r>
      <w:r w:rsidR="009B2994" w:rsidRPr="007A06F5">
        <w:rPr>
          <w:highlight w:val="green"/>
          <w:lang w:val="la-Latn"/>
        </w:rPr>
        <w:t xml:space="preserve">. </w:t>
      </w:r>
    </w:p>
    <w:p w14:paraId="05798023" w14:textId="16DB6720" w:rsidR="0056478A" w:rsidRPr="007A06F5" w:rsidRDefault="0056478A" w:rsidP="0056478A">
      <w:pPr>
        <w:pStyle w:val="Normlnweb"/>
        <w:rPr>
          <w:lang w:val="la-Latn"/>
        </w:rPr>
      </w:pPr>
      <w:r w:rsidRPr="007A06F5">
        <w:rPr>
          <w:highlight w:val="green"/>
          <w:lang w:val="la-Latn"/>
        </w:rPr>
        <w:t>14</w:t>
      </w:r>
      <w:r w:rsidR="009B2994" w:rsidRPr="007A06F5">
        <w:rPr>
          <w:highlight w:val="green"/>
          <w:lang w:val="la-Latn"/>
        </w:rPr>
        <w:t xml:space="preserve">. </w:t>
      </w:r>
      <w:r w:rsidRPr="007A06F5">
        <w:rPr>
          <w:highlight w:val="green"/>
          <w:lang w:val="la-Latn"/>
        </w:rPr>
        <w:t>Placuit nobis</w:t>
      </w:r>
      <w:r w:rsidR="009B2994" w:rsidRPr="007A06F5">
        <w:rPr>
          <w:highlight w:val="green"/>
          <w:lang w:val="la-Latn"/>
        </w:rPr>
        <w:t xml:space="preserve">, </w:t>
      </w:r>
      <w:r w:rsidRPr="007A06F5">
        <w:rPr>
          <w:highlight w:val="green"/>
          <w:lang w:val="la-Latn"/>
        </w:rPr>
        <w:t>ut haec capitula</w:t>
      </w:r>
      <w:r w:rsidR="009B2994" w:rsidRPr="007A06F5">
        <w:rPr>
          <w:highlight w:val="green"/>
          <w:lang w:val="la-Latn"/>
        </w:rPr>
        <w:t xml:space="preserve">, </w:t>
      </w:r>
      <w:r w:rsidRPr="007A06F5">
        <w:rPr>
          <w:highlight w:val="green"/>
          <w:lang w:val="la-Latn"/>
        </w:rPr>
        <w:t>quae excer</w:t>
      </w:r>
      <w:r w:rsidR="00F830E4" w:rsidRPr="007A06F5">
        <w:rPr>
          <w:highlight w:val="green"/>
          <w:lang w:val="la-Latn"/>
        </w:rPr>
        <w:t>psimus de capitulis bonae</w:t>
      </w:r>
      <w:r w:rsidR="009B2994" w:rsidRPr="007A06F5">
        <w:rPr>
          <w:highlight w:val="green"/>
          <w:lang w:val="la-Latn"/>
        </w:rPr>
        <w:t xml:space="preserve"> </w:t>
      </w:r>
      <w:r w:rsidR="00F830E4" w:rsidRPr="007A06F5">
        <w:rPr>
          <w:highlight w:val="green"/>
          <w:lang w:val="la-Latn"/>
        </w:rPr>
        <w:t>me</w:t>
      </w:r>
      <w:r w:rsidRPr="007A06F5">
        <w:rPr>
          <w:highlight w:val="green"/>
          <w:lang w:val="la-Latn"/>
        </w:rPr>
        <w:t>moriae avi nostri Karoli ac domni et genitoris nostri Hludowici imper</w:t>
      </w:r>
      <w:r w:rsidR="00F830E4" w:rsidRPr="007A06F5">
        <w:rPr>
          <w:highlight w:val="green"/>
          <w:lang w:val="la-Latn"/>
        </w:rPr>
        <w:t>atoris</w:t>
      </w:r>
      <w:r w:rsidR="009B2994" w:rsidRPr="007A06F5">
        <w:rPr>
          <w:highlight w:val="green"/>
          <w:lang w:val="la-Latn"/>
        </w:rPr>
        <w:t xml:space="preserve">, </w:t>
      </w:r>
      <w:r w:rsidR="00F830E4" w:rsidRPr="007A06F5">
        <w:rPr>
          <w:highlight w:val="green"/>
          <w:lang w:val="la-Latn"/>
        </w:rPr>
        <w:t>ab</w:t>
      </w:r>
      <w:r w:rsidR="009B2994" w:rsidRPr="007A06F5">
        <w:rPr>
          <w:highlight w:val="green"/>
          <w:lang w:val="la-Latn"/>
        </w:rPr>
        <w:t xml:space="preserve"> </w:t>
      </w:r>
      <w:r w:rsidRPr="007A06F5">
        <w:rPr>
          <w:highlight w:val="green"/>
          <w:lang w:val="la-Latn"/>
        </w:rPr>
        <w:t>omnibus sanctae Dei ecclesiae et nostris fidelibus in re</w:t>
      </w:r>
      <w:r w:rsidR="00F830E4" w:rsidRPr="007A06F5">
        <w:rPr>
          <w:highlight w:val="green"/>
          <w:lang w:val="la-Latn"/>
        </w:rPr>
        <w:t xml:space="preserve">gno Italiae consistentibus pro </w:t>
      </w:r>
      <w:r w:rsidRPr="007A06F5">
        <w:rPr>
          <w:highlight w:val="green"/>
          <w:lang w:val="la-Latn"/>
        </w:rPr>
        <w:t>lege teneantur et conserventur</w:t>
      </w:r>
      <w:r w:rsidR="009B2994" w:rsidRPr="007A06F5">
        <w:rPr>
          <w:highlight w:val="green"/>
          <w:lang w:val="la-Latn"/>
        </w:rPr>
        <w:t xml:space="preserve">. </w:t>
      </w:r>
      <w:r w:rsidRPr="007A06F5">
        <w:rPr>
          <w:highlight w:val="green"/>
          <w:lang w:val="la-Latn"/>
        </w:rPr>
        <w:t xml:space="preserve">Et quicumque </w:t>
      </w:r>
      <w:r w:rsidR="00F830E4" w:rsidRPr="007A06F5">
        <w:rPr>
          <w:highlight w:val="green"/>
          <w:lang w:val="la-Latn"/>
        </w:rPr>
        <w:t>horum</w:t>
      </w:r>
      <w:r w:rsidR="009B2994" w:rsidRPr="007A06F5">
        <w:rPr>
          <w:highlight w:val="green"/>
          <w:lang w:val="la-Latn"/>
        </w:rPr>
        <w:t xml:space="preserve"> </w:t>
      </w:r>
      <w:r w:rsidR="00F830E4" w:rsidRPr="007A06F5">
        <w:rPr>
          <w:highlight w:val="green"/>
          <w:lang w:val="la-Latn"/>
        </w:rPr>
        <w:t xml:space="preserve">capitulorum contemptor </w:t>
      </w:r>
      <w:r w:rsidRPr="007A06F5">
        <w:rPr>
          <w:highlight w:val="green"/>
          <w:lang w:val="la-Latn"/>
        </w:rPr>
        <w:t>extiterit</w:t>
      </w:r>
      <w:r w:rsidR="009B2994" w:rsidRPr="007A06F5">
        <w:rPr>
          <w:highlight w:val="green"/>
          <w:lang w:val="la-Latn"/>
        </w:rPr>
        <w:t xml:space="preserve">, </w:t>
      </w:r>
      <w:r w:rsidRPr="007A06F5">
        <w:rPr>
          <w:highlight w:val="green"/>
          <w:lang w:val="la-Latn"/>
        </w:rPr>
        <w:t>LX solidorum</w:t>
      </w:r>
      <w:r w:rsidR="009B2994" w:rsidRPr="007A06F5">
        <w:rPr>
          <w:highlight w:val="green"/>
          <w:lang w:val="la-Latn"/>
        </w:rPr>
        <w:t xml:space="preserve"> </w:t>
      </w:r>
      <w:r w:rsidRPr="007A06F5">
        <w:rPr>
          <w:highlight w:val="green"/>
          <w:lang w:val="la-Latn"/>
        </w:rPr>
        <w:t>multam componat</w:t>
      </w:r>
      <w:r w:rsidR="009B2994" w:rsidRPr="007A06F5">
        <w:rPr>
          <w:highlight w:val="green"/>
          <w:lang w:val="la-Latn"/>
        </w:rPr>
        <w:t xml:space="preserve">, </w:t>
      </w:r>
      <w:r w:rsidRPr="007A06F5">
        <w:rPr>
          <w:highlight w:val="green"/>
          <w:lang w:val="la-Latn"/>
        </w:rPr>
        <w:t>sicut in capitulis praedict</w:t>
      </w:r>
      <w:r w:rsidR="00F830E4" w:rsidRPr="007A06F5">
        <w:rPr>
          <w:highlight w:val="green"/>
          <w:lang w:val="la-Latn"/>
        </w:rPr>
        <w:t>i</w:t>
      </w:r>
      <w:r w:rsidR="009B2994" w:rsidRPr="007A06F5">
        <w:rPr>
          <w:highlight w:val="green"/>
          <w:lang w:val="la-Latn"/>
        </w:rPr>
        <w:t xml:space="preserve"> </w:t>
      </w:r>
      <w:r w:rsidR="00F830E4" w:rsidRPr="007A06F5">
        <w:rPr>
          <w:highlight w:val="green"/>
          <w:lang w:val="la-Latn"/>
        </w:rPr>
        <w:t>avi nostri Karoli continetur *** 24</w:t>
      </w:r>
      <w:r w:rsidR="009B2994" w:rsidRPr="007A06F5">
        <w:rPr>
          <w:highlight w:val="green"/>
          <w:lang w:val="la-Latn"/>
        </w:rPr>
        <w:t xml:space="preserve">. </w:t>
      </w:r>
      <w:r w:rsidRPr="007A06F5">
        <w:rPr>
          <w:highlight w:val="green"/>
          <w:lang w:val="la-Latn"/>
        </w:rPr>
        <w:t>Facto</w:t>
      </w:r>
      <w:r w:rsidR="009B2994" w:rsidRPr="007A06F5">
        <w:rPr>
          <w:highlight w:val="green"/>
          <w:lang w:val="la-Latn"/>
        </w:rPr>
        <w:t xml:space="preserve"> </w:t>
      </w:r>
      <w:r w:rsidRPr="007A06F5">
        <w:rPr>
          <w:highlight w:val="green"/>
          <w:lang w:val="la-Latn"/>
        </w:rPr>
        <w:t>capitulare anno imperii domin</w:t>
      </w:r>
      <w:r w:rsidR="00F830E4" w:rsidRPr="007A06F5">
        <w:rPr>
          <w:highlight w:val="green"/>
          <w:lang w:val="la-Latn"/>
        </w:rPr>
        <w:t>orum nostrorum Ludowici et Lot</w:t>
      </w:r>
      <w:r w:rsidRPr="007A06F5">
        <w:rPr>
          <w:highlight w:val="green"/>
          <w:lang w:val="la-Latn"/>
        </w:rPr>
        <w:t>tario nono decimo et tertiodecimo</w:t>
      </w:r>
      <w:r w:rsidR="009B2994" w:rsidRPr="007A06F5">
        <w:rPr>
          <w:highlight w:val="green"/>
          <w:lang w:val="la-Latn"/>
        </w:rPr>
        <w:t xml:space="preserve">, </w:t>
      </w:r>
      <w:r w:rsidRPr="007A06F5">
        <w:rPr>
          <w:highlight w:val="green"/>
          <w:lang w:val="la-Latn"/>
        </w:rPr>
        <w:t>mense Februario</w:t>
      </w:r>
      <w:r w:rsidR="009B2994" w:rsidRPr="007A06F5">
        <w:rPr>
          <w:highlight w:val="green"/>
          <w:lang w:val="la-Latn"/>
        </w:rPr>
        <w:t xml:space="preserve">, </w:t>
      </w:r>
      <w:r w:rsidRPr="007A06F5">
        <w:rPr>
          <w:highlight w:val="green"/>
          <w:lang w:val="la-Latn"/>
        </w:rPr>
        <w:t>indicione decima</w:t>
      </w:r>
      <w:r w:rsidR="009B2994" w:rsidRPr="007A06F5">
        <w:rPr>
          <w:highlight w:val="green"/>
          <w:lang w:val="la-Latn"/>
        </w:rPr>
        <w:t xml:space="preserve">. </w:t>
      </w:r>
      <w:r w:rsidRPr="007A06F5">
        <w:rPr>
          <w:highlight w:val="green"/>
          <w:lang w:val="la-Latn"/>
        </w:rPr>
        <w:t>/</w:t>
      </w:r>
    </w:p>
    <w:p w14:paraId="28D29AA7" w14:textId="77777777" w:rsidR="00BA5266" w:rsidRPr="007A06F5" w:rsidRDefault="00BA5266" w:rsidP="00450DB4">
      <w:pPr>
        <w:spacing w:after="120" w:line="240" w:lineRule="auto"/>
        <w:rPr>
          <w:rFonts w:ascii="Times New Roman" w:hAnsi="Times New Roman" w:cs="Times New Roman"/>
          <w:lang w:val="la-Latn"/>
        </w:rPr>
      </w:pPr>
    </w:p>
    <w:p w14:paraId="3283B3A3" w14:textId="56B7714A"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1" w:name="_Toc194615206"/>
      <w:r w:rsidRPr="007A06F5">
        <w:rPr>
          <w:rFonts w:ascii="Times New Roman" w:hAnsi="Times New Roman" w:cs="Times New Roman"/>
          <w:b/>
          <w:color w:val="000000" w:themeColor="text1"/>
          <w:sz w:val="28"/>
          <w:szCs w:val="28"/>
          <w:lang w:val="la-Latn"/>
        </w:rPr>
        <w:lastRenderedPageBreak/>
        <w:t>Capitulare Olonnense mundanum (a. 825), cc.</w:t>
      </w:r>
      <w:r w:rsidR="00E7469A" w:rsidRPr="007A06F5">
        <w:rPr>
          <w:rFonts w:ascii="Times New Roman" w:hAnsi="Times New Roman" w:cs="Times New Roman"/>
          <w:b/>
          <w:color w:val="000000" w:themeColor="text1"/>
          <w:sz w:val="28"/>
          <w:szCs w:val="28"/>
          <w:lang w:val="la-Latn"/>
        </w:rPr>
        <w:t xml:space="preserve"> 4</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5, </w:t>
      </w:r>
      <w:r w:rsidR="00BA5266" w:rsidRPr="007A06F5">
        <w:rPr>
          <w:rFonts w:ascii="Times New Roman" w:hAnsi="Times New Roman" w:cs="Times New Roman"/>
          <w:b/>
          <w:color w:val="000000" w:themeColor="text1"/>
          <w:sz w:val="28"/>
          <w:szCs w:val="28"/>
          <w:lang w:val="la-Latn"/>
        </w:rPr>
        <w:t>266r-v</w:t>
      </w:r>
      <w:bookmarkEnd w:id="351"/>
    </w:p>
    <w:p w14:paraId="018F4C2F" w14:textId="68C3A95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 quartibus libello. LXXXIII-LXXXIIII - mit Rubriken: De fratribus. Precipimus de his fratribus - bannum nostrum persoluat (MGH Capit. 1, Nr. 165, S. 330 Z. 14-2</w:t>
      </w:r>
      <w:commentRangeStart w:id="352"/>
      <w:r w:rsidRPr="007A06F5">
        <w:rPr>
          <w:rFonts w:ascii="Times New Roman" w:hAnsi="Times New Roman" w:cs="Times New Roman"/>
          <w:lang w:val="la-Latn"/>
        </w:rPr>
        <w:t>9).</w:t>
      </w:r>
      <w:commentRangeEnd w:id="352"/>
      <w:r w:rsidR="00F830E4" w:rsidRPr="007A06F5">
        <w:rPr>
          <w:rStyle w:val="Odkaznakoment"/>
          <w:rFonts w:ascii="Times New Roman" w:hAnsi="Times New Roman" w:cs="Times New Roman"/>
          <w:lang w:val="la-Latn"/>
        </w:rPr>
        <w:commentReference w:id="352"/>
      </w:r>
    </w:p>
    <w:p w14:paraId="22641E9F" w14:textId="56982310" w:rsidR="0056478A" w:rsidRPr="007A06F5" w:rsidRDefault="0056478A" w:rsidP="0056478A">
      <w:pPr>
        <w:pStyle w:val="Normlnweb"/>
        <w:rPr>
          <w:lang w:val="la-Latn"/>
        </w:rPr>
      </w:pPr>
      <w:r w:rsidRPr="007A06F5">
        <w:rPr>
          <w:lang w:val="la-Latn"/>
        </w:rPr>
        <w:t>4</w:t>
      </w:r>
      <w:r w:rsidR="009B2994" w:rsidRPr="007A06F5">
        <w:rPr>
          <w:lang w:val="la-Latn"/>
        </w:rPr>
        <w:t xml:space="preserve">. </w:t>
      </w:r>
      <w:r w:rsidRPr="007A06F5">
        <w:rPr>
          <w:lang w:val="la-Latn"/>
        </w:rPr>
        <w:t>Precipimus de his fratribus qui in nostris et Romaniae</w:t>
      </w:r>
      <w:r w:rsidR="009B2994" w:rsidRPr="007A06F5">
        <w:rPr>
          <w:lang w:val="la-Latn"/>
        </w:rPr>
        <w:t xml:space="preserve"> </w:t>
      </w:r>
      <w:r w:rsidRPr="007A06F5">
        <w:rPr>
          <w:lang w:val="la-Latn"/>
        </w:rPr>
        <w:t>finibus paternae seo maternae succedunt hereditati</w:t>
      </w:r>
      <w:r w:rsidR="009B2994" w:rsidRPr="007A06F5">
        <w:rPr>
          <w:lang w:val="la-Latn"/>
        </w:rPr>
        <w:t xml:space="preserve">, </w:t>
      </w:r>
      <w:r w:rsidRPr="007A06F5">
        <w:rPr>
          <w:lang w:val="la-Latn"/>
        </w:rPr>
        <w:t>si contigerit quod unus eor</w:t>
      </w:r>
      <w:r w:rsidR="00F830E4" w:rsidRPr="007A06F5">
        <w:rPr>
          <w:lang w:val="la-Latn"/>
        </w:rPr>
        <w:t xml:space="preserve">um ecclesiasticae miliciae sit </w:t>
      </w:r>
      <w:r w:rsidRPr="007A06F5">
        <w:rPr>
          <w:lang w:val="la-Latn"/>
        </w:rPr>
        <w:t>mancipatus</w:t>
      </w:r>
      <w:r w:rsidR="009B2994" w:rsidRPr="007A06F5">
        <w:rPr>
          <w:lang w:val="la-Latn"/>
        </w:rPr>
        <w:t xml:space="preserve">, </w:t>
      </w:r>
      <w:r w:rsidRPr="007A06F5">
        <w:rPr>
          <w:lang w:val="la-Latn"/>
        </w:rPr>
        <w:t>et iccirco is qui seculariter militare debuera</w:t>
      </w:r>
      <w:r w:rsidR="00F830E4" w:rsidRPr="007A06F5">
        <w:rPr>
          <w:lang w:val="la-Latn"/>
        </w:rPr>
        <w:t>t</w:t>
      </w:r>
      <w:r w:rsidR="009B2994" w:rsidRPr="007A06F5">
        <w:rPr>
          <w:lang w:val="la-Latn"/>
        </w:rPr>
        <w:t xml:space="preserve">, </w:t>
      </w:r>
      <w:r w:rsidR="00F830E4" w:rsidRPr="007A06F5">
        <w:rPr>
          <w:lang w:val="la-Latn"/>
        </w:rPr>
        <w:t xml:space="preserve">ut se ad defensionem regni </w:t>
      </w:r>
      <w:r w:rsidRPr="007A06F5">
        <w:rPr>
          <w:lang w:val="la-Latn"/>
        </w:rPr>
        <w:t>nostri subtrahat</w:t>
      </w:r>
      <w:r w:rsidR="009B2994" w:rsidRPr="007A06F5">
        <w:rPr>
          <w:lang w:val="la-Latn"/>
        </w:rPr>
        <w:t xml:space="preserve">, </w:t>
      </w:r>
      <w:r w:rsidRPr="007A06F5">
        <w:rPr>
          <w:lang w:val="la-Latn"/>
        </w:rPr>
        <w:t>in nostris finibus partem substantiae in portionem suscipere dissim</w:t>
      </w:r>
      <w:r w:rsidR="00F830E4" w:rsidRPr="007A06F5">
        <w:rPr>
          <w:lang w:val="la-Latn"/>
        </w:rPr>
        <w:t>u</w:t>
      </w:r>
      <w:r w:rsidRPr="007A06F5">
        <w:rPr>
          <w:lang w:val="la-Latn"/>
        </w:rPr>
        <w:t>laverit</w:t>
      </w:r>
      <w:r w:rsidR="009B2994" w:rsidRPr="007A06F5">
        <w:rPr>
          <w:lang w:val="la-Latn"/>
        </w:rPr>
        <w:t xml:space="preserve">, </w:t>
      </w:r>
      <w:r w:rsidRPr="007A06F5">
        <w:rPr>
          <w:lang w:val="la-Latn"/>
        </w:rPr>
        <w:t>idcirco ut nequeat constringi</w:t>
      </w:r>
      <w:r w:rsidR="00FF3D92" w:rsidRPr="007A06F5">
        <w:rPr>
          <w:lang w:val="la-Latn"/>
        </w:rPr>
        <w:t xml:space="preserve">: </w:t>
      </w:r>
      <w:r w:rsidRPr="007A06F5">
        <w:rPr>
          <w:lang w:val="la-Latn"/>
        </w:rPr>
        <w:t xml:space="preserve">ubicumque comis </w:t>
      </w:r>
      <w:r w:rsidR="00F830E4" w:rsidRPr="007A06F5">
        <w:rPr>
          <w:lang w:val="la-Latn"/>
        </w:rPr>
        <w:t>suus eum invenerit</w:t>
      </w:r>
      <w:r w:rsidR="009B2994" w:rsidRPr="007A06F5">
        <w:rPr>
          <w:lang w:val="la-Latn"/>
        </w:rPr>
        <w:t xml:space="preserve">, </w:t>
      </w:r>
      <w:r w:rsidR="00F830E4" w:rsidRPr="007A06F5">
        <w:rPr>
          <w:lang w:val="la-Latn"/>
        </w:rPr>
        <w:t xml:space="preserve">licentiam </w:t>
      </w:r>
      <w:r w:rsidRPr="007A06F5">
        <w:rPr>
          <w:lang w:val="la-Latn"/>
        </w:rPr>
        <w:t>distringendi ei concedimus</w:t>
      </w:r>
      <w:r w:rsidR="009B2994" w:rsidRPr="007A06F5">
        <w:rPr>
          <w:lang w:val="la-Latn"/>
        </w:rPr>
        <w:t xml:space="preserve">. </w:t>
      </w:r>
      <w:r w:rsidRPr="007A06F5">
        <w:rPr>
          <w:lang w:val="la-Latn"/>
        </w:rPr>
        <w:t>Ita ut primum fideiussor</w:t>
      </w:r>
      <w:r w:rsidR="00F830E4" w:rsidRPr="007A06F5">
        <w:rPr>
          <w:lang w:val="la-Latn"/>
        </w:rPr>
        <w:t>es</w:t>
      </w:r>
      <w:r w:rsidR="009B2994" w:rsidRPr="007A06F5">
        <w:rPr>
          <w:lang w:val="la-Latn"/>
        </w:rPr>
        <w:t xml:space="preserve"> </w:t>
      </w:r>
      <w:r w:rsidR="00F830E4" w:rsidRPr="007A06F5">
        <w:rPr>
          <w:lang w:val="la-Latn"/>
        </w:rPr>
        <w:t>donet</w:t>
      </w:r>
      <w:r w:rsidR="009B2994" w:rsidRPr="007A06F5">
        <w:rPr>
          <w:lang w:val="la-Latn"/>
        </w:rPr>
        <w:t xml:space="preserve"> </w:t>
      </w:r>
      <w:r w:rsidR="00F830E4" w:rsidRPr="007A06F5">
        <w:rPr>
          <w:lang w:val="la-Latn"/>
        </w:rPr>
        <w:t xml:space="preserve">usque ad placitum </w:t>
      </w:r>
      <w:r w:rsidRPr="007A06F5">
        <w:rPr>
          <w:lang w:val="la-Latn"/>
        </w:rPr>
        <w:t>suum</w:t>
      </w:r>
      <w:r w:rsidR="009B2994" w:rsidRPr="007A06F5">
        <w:rPr>
          <w:lang w:val="la-Latn"/>
        </w:rPr>
        <w:t xml:space="preserve">, </w:t>
      </w:r>
      <w:r w:rsidRPr="007A06F5">
        <w:rPr>
          <w:lang w:val="la-Latn"/>
        </w:rPr>
        <w:t>ut</w:t>
      </w:r>
      <w:r w:rsidR="009B2994" w:rsidRPr="007A06F5">
        <w:rPr>
          <w:lang w:val="la-Latn"/>
        </w:rPr>
        <w:t xml:space="preserve"> </w:t>
      </w:r>
      <w:r w:rsidRPr="007A06F5">
        <w:rPr>
          <w:lang w:val="la-Latn"/>
        </w:rPr>
        <w:t>bannum nostrum conponat</w:t>
      </w:r>
      <w:r w:rsidR="009B2994" w:rsidRPr="007A06F5">
        <w:rPr>
          <w:lang w:val="la-Latn"/>
        </w:rPr>
        <w:t xml:space="preserve">; </w:t>
      </w:r>
      <w:r w:rsidRPr="007A06F5">
        <w:rPr>
          <w:lang w:val="la-Latn"/>
        </w:rPr>
        <w:t>si vero fideiussores non invenerit</w:t>
      </w:r>
      <w:r w:rsidR="009B2994" w:rsidRPr="007A06F5">
        <w:rPr>
          <w:lang w:val="la-Latn"/>
        </w:rPr>
        <w:t xml:space="preserve">, </w:t>
      </w:r>
      <w:r w:rsidR="00F830E4" w:rsidRPr="007A06F5">
        <w:rPr>
          <w:lang w:val="la-Latn"/>
        </w:rPr>
        <w:t>tam diu</w:t>
      </w:r>
      <w:r w:rsidR="00FF3D92" w:rsidRPr="007A06F5">
        <w:rPr>
          <w:lang w:val="la-Latn"/>
        </w:rPr>
        <w:t xml:space="preserve">: </w:t>
      </w:r>
      <w:r w:rsidRPr="007A06F5">
        <w:rPr>
          <w:lang w:val="la-Latn"/>
        </w:rPr>
        <w:t>sub custodia per comitem teneatur</w:t>
      </w:r>
      <w:r w:rsidR="009B2994" w:rsidRPr="007A06F5">
        <w:rPr>
          <w:lang w:val="la-Latn"/>
        </w:rPr>
        <w:t xml:space="preserve">, </w:t>
      </w:r>
      <w:r w:rsidRPr="007A06F5">
        <w:rPr>
          <w:lang w:val="la-Latn"/>
        </w:rPr>
        <w:t>quousque aut fide</w:t>
      </w:r>
      <w:r w:rsidR="00F830E4" w:rsidRPr="007A06F5">
        <w:rPr>
          <w:lang w:val="la-Latn"/>
        </w:rPr>
        <w:t>iussores inveniat</w:t>
      </w:r>
      <w:r w:rsidR="009B2994" w:rsidRPr="007A06F5">
        <w:rPr>
          <w:lang w:val="la-Latn"/>
        </w:rPr>
        <w:t xml:space="preserve">, </w:t>
      </w:r>
      <w:r w:rsidR="00F830E4" w:rsidRPr="007A06F5">
        <w:rPr>
          <w:lang w:val="la-Latn"/>
        </w:rPr>
        <w:t xml:space="preserve">aut bannum </w:t>
      </w:r>
      <w:r w:rsidRPr="007A06F5">
        <w:rPr>
          <w:lang w:val="la-Latn"/>
        </w:rPr>
        <w:t>nostrum solutum habeat</w:t>
      </w:r>
      <w:r w:rsidR="009B2994" w:rsidRPr="007A06F5">
        <w:rPr>
          <w:lang w:val="la-Latn"/>
        </w:rPr>
        <w:t xml:space="preserve">. </w:t>
      </w:r>
    </w:p>
    <w:p w14:paraId="35439B70" w14:textId="4A6C9626" w:rsidR="0056478A" w:rsidRPr="007A06F5" w:rsidRDefault="0056478A" w:rsidP="0056478A">
      <w:pPr>
        <w:pStyle w:val="Normlnweb"/>
        <w:rPr>
          <w:lang w:val="la-Latn"/>
        </w:rPr>
      </w:pPr>
      <w:r w:rsidRPr="007A06F5">
        <w:rPr>
          <w:lang w:val="la-Latn"/>
        </w:rPr>
        <w:t>5</w:t>
      </w:r>
      <w:r w:rsidR="009B2994" w:rsidRPr="007A06F5">
        <w:rPr>
          <w:lang w:val="la-Latn"/>
        </w:rPr>
        <w:t xml:space="preserve">. </w:t>
      </w:r>
      <w:r w:rsidRPr="007A06F5">
        <w:rPr>
          <w:lang w:val="la-Latn"/>
        </w:rPr>
        <w:t>De liberis vero hominibus qui in aliena potest</w:t>
      </w:r>
      <w:r w:rsidR="00F830E4" w:rsidRPr="007A06F5">
        <w:rPr>
          <w:lang w:val="la-Latn"/>
        </w:rPr>
        <w:t>ate mobilem suum transferunt</w:t>
      </w:r>
      <w:r w:rsidR="009B2994" w:rsidRPr="007A06F5">
        <w:rPr>
          <w:lang w:val="la-Latn"/>
        </w:rPr>
        <w:t xml:space="preserve">, </w:t>
      </w:r>
      <w:r w:rsidRPr="007A06F5">
        <w:rPr>
          <w:lang w:val="la-Latn"/>
        </w:rPr>
        <w:t>ut causator eorum eos pignerare non possit</w:t>
      </w:r>
      <w:r w:rsidR="009B2994" w:rsidRPr="007A06F5">
        <w:rPr>
          <w:lang w:val="la-Latn"/>
        </w:rPr>
        <w:t xml:space="preserve">, </w:t>
      </w:r>
      <w:r w:rsidRPr="007A06F5">
        <w:rPr>
          <w:lang w:val="la-Latn"/>
        </w:rPr>
        <w:t xml:space="preserve">placet nobis </w:t>
      </w:r>
      <w:r w:rsidR="00F830E4" w:rsidRPr="007A06F5">
        <w:rPr>
          <w:lang w:val="la-Latn"/>
        </w:rPr>
        <w:t>ut res eorum infiscentur</w:t>
      </w:r>
      <w:r w:rsidR="009B2994" w:rsidRPr="007A06F5">
        <w:rPr>
          <w:lang w:val="la-Latn"/>
        </w:rPr>
        <w:t xml:space="preserve">, </w:t>
      </w:r>
      <w:r w:rsidR="00F830E4" w:rsidRPr="007A06F5">
        <w:rPr>
          <w:lang w:val="la-Latn"/>
        </w:rPr>
        <w:t xml:space="preserve">quo </w:t>
      </w:r>
      <w:r w:rsidRPr="007A06F5">
        <w:rPr>
          <w:lang w:val="la-Latn"/>
        </w:rPr>
        <w:t>usque venientes ad audientiam iusticiam faciant</w:t>
      </w:r>
      <w:r w:rsidR="009B2994" w:rsidRPr="007A06F5">
        <w:rPr>
          <w:lang w:val="la-Latn"/>
        </w:rPr>
        <w:t xml:space="preserve">. </w:t>
      </w:r>
      <w:r w:rsidRPr="007A06F5">
        <w:rPr>
          <w:lang w:val="la-Latn"/>
        </w:rPr>
        <w:t>Si ver</w:t>
      </w:r>
      <w:r w:rsidR="00F830E4" w:rsidRPr="007A06F5">
        <w:rPr>
          <w:lang w:val="la-Latn"/>
        </w:rPr>
        <w:t>o venire contempserint</w:t>
      </w:r>
      <w:r w:rsidR="009B2994" w:rsidRPr="007A06F5">
        <w:rPr>
          <w:lang w:val="la-Latn"/>
        </w:rPr>
        <w:t xml:space="preserve">, </w:t>
      </w:r>
      <w:r w:rsidR="00F830E4" w:rsidRPr="007A06F5">
        <w:rPr>
          <w:lang w:val="la-Latn"/>
        </w:rPr>
        <w:t>secun</w:t>
      </w:r>
      <w:r w:rsidRPr="007A06F5">
        <w:rPr>
          <w:lang w:val="la-Latn"/>
        </w:rPr>
        <w:t>dum capitulare</w:t>
      </w:r>
      <w:r w:rsidR="00E55DD3" w:rsidRPr="007A06F5">
        <w:rPr>
          <w:lang w:val="la-Latn"/>
        </w:rPr>
        <w:t xml:space="preserve"> </w:t>
      </w:r>
      <w:r w:rsidRPr="007A06F5">
        <w:rPr>
          <w:lang w:val="la-Latn"/>
        </w:rPr>
        <w:t xml:space="preserve">domni ac genitoris nostri de eorum </w:t>
      </w:r>
      <w:r w:rsidR="00F830E4" w:rsidRPr="007A06F5">
        <w:rPr>
          <w:lang w:val="la-Latn"/>
        </w:rPr>
        <w:t>rebus agatur</w:t>
      </w:r>
      <w:r w:rsidR="009B2994" w:rsidRPr="007A06F5">
        <w:rPr>
          <w:lang w:val="la-Latn"/>
        </w:rPr>
        <w:t xml:space="preserve">; </w:t>
      </w:r>
      <w:r w:rsidR="00F830E4" w:rsidRPr="007A06F5">
        <w:rPr>
          <w:lang w:val="la-Latn"/>
        </w:rPr>
        <w:t xml:space="preserve">nam et de ipsis </w:t>
      </w:r>
      <w:r w:rsidRPr="007A06F5">
        <w:rPr>
          <w:lang w:val="la-Latn"/>
        </w:rPr>
        <w:t>rebus habita existimatione damnum quaesitori sarciatur</w:t>
      </w:r>
      <w:r w:rsidR="009B2994" w:rsidRPr="007A06F5">
        <w:rPr>
          <w:lang w:val="la-Latn"/>
        </w:rPr>
        <w:t xml:space="preserve">. </w:t>
      </w:r>
      <w:r w:rsidR="00F830E4" w:rsidRPr="007A06F5">
        <w:rPr>
          <w:lang w:val="la-Latn"/>
        </w:rPr>
        <w:t>Qui vero illut mobilem rece</w:t>
      </w:r>
      <w:r w:rsidRPr="007A06F5">
        <w:rPr>
          <w:lang w:val="la-Latn"/>
        </w:rPr>
        <w:t>pit</w:t>
      </w:r>
      <w:r w:rsidR="009B2994" w:rsidRPr="007A06F5">
        <w:rPr>
          <w:lang w:val="la-Latn"/>
        </w:rPr>
        <w:t xml:space="preserve">, </w:t>
      </w:r>
      <w:r w:rsidRPr="007A06F5">
        <w:rPr>
          <w:lang w:val="la-Latn"/>
        </w:rPr>
        <w:t>si</w:t>
      </w:r>
      <w:r w:rsidR="009B2994" w:rsidRPr="007A06F5">
        <w:rPr>
          <w:lang w:val="la-Latn"/>
        </w:rPr>
        <w:t xml:space="preserve"> </w:t>
      </w:r>
      <w:r w:rsidRPr="007A06F5">
        <w:rPr>
          <w:lang w:val="la-Latn"/>
        </w:rPr>
        <w:t>hoc per sacramentum probare non potuerit</w:t>
      </w:r>
      <w:r w:rsidR="009B2994" w:rsidRPr="007A06F5">
        <w:rPr>
          <w:lang w:val="la-Latn"/>
        </w:rPr>
        <w:t xml:space="preserve">, </w:t>
      </w:r>
      <w:r w:rsidRPr="007A06F5">
        <w:rPr>
          <w:lang w:val="la-Latn"/>
        </w:rPr>
        <w:t>q</w:t>
      </w:r>
      <w:r w:rsidR="00F830E4" w:rsidRPr="007A06F5">
        <w:rPr>
          <w:lang w:val="la-Latn"/>
        </w:rPr>
        <w:t xml:space="preserve">uod propter iusticiam alterius </w:t>
      </w:r>
      <w:r w:rsidRPr="007A06F5">
        <w:rPr>
          <w:lang w:val="la-Latn"/>
        </w:rPr>
        <w:t>differendam illut non recipisset</w:t>
      </w:r>
      <w:r w:rsidR="009B2994" w:rsidRPr="007A06F5">
        <w:rPr>
          <w:lang w:val="la-Latn"/>
        </w:rPr>
        <w:t xml:space="preserve">, </w:t>
      </w:r>
      <w:r w:rsidRPr="007A06F5">
        <w:rPr>
          <w:lang w:val="la-Latn"/>
        </w:rPr>
        <w:t>bannum nostrum persolvat</w:t>
      </w:r>
      <w:r w:rsidR="009B2994" w:rsidRPr="007A06F5">
        <w:rPr>
          <w:lang w:val="la-Latn"/>
        </w:rPr>
        <w:t xml:space="preserve">. </w:t>
      </w:r>
    </w:p>
    <w:p w14:paraId="716A63FD" w14:textId="77777777" w:rsidR="00BA5266" w:rsidRPr="007A06F5" w:rsidRDefault="00BA5266" w:rsidP="00450DB4">
      <w:pPr>
        <w:spacing w:after="120" w:line="240" w:lineRule="auto"/>
        <w:rPr>
          <w:rFonts w:ascii="Times New Roman" w:hAnsi="Times New Roman" w:cs="Times New Roman"/>
          <w:lang w:val="la-Latn"/>
        </w:rPr>
      </w:pPr>
    </w:p>
    <w:p w14:paraId="198AD49A" w14:textId="77777777"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3" w:name="_Toc194615207"/>
      <w:r w:rsidRPr="007A06F5">
        <w:rPr>
          <w:rFonts w:ascii="Times New Roman" w:hAnsi="Times New Roman" w:cs="Times New Roman"/>
          <w:b/>
          <w:color w:val="000000" w:themeColor="text1"/>
          <w:sz w:val="28"/>
          <w:szCs w:val="28"/>
          <w:lang w:val="la-Latn"/>
        </w:rPr>
        <w:t xml:space="preserve">Ansegisi abbatis capitularium collectio 3, 57, </w:t>
      </w:r>
      <w:r w:rsidR="00BA5266" w:rsidRPr="007A06F5">
        <w:rPr>
          <w:rFonts w:ascii="Times New Roman" w:hAnsi="Times New Roman" w:cs="Times New Roman"/>
          <w:b/>
          <w:color w:val="000000" w:themeColor="text1"/>
          <w:sz w:val="28"/>
          <w:szCs w:val="28"/>
          <w:lang w:val="la-Latn"/>
        </w:rPr>
        <w:t>266v</w:t>
      </w:r>
      <w:bookmarkEnd w:id="353"/>
    </w:p>
    <w:p w14:paraId="7E0AE85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CAPITVLO In capitularibus karoli. De mallo publico -: Vt in locis ubi mallos publicos - obseruandum esse possit (MGH Capit. 1, S. 431).</w:t>
      </w:r>
    </w:p>
    <w:p w14:paraId="03804DFE" w14:textId="77777777" w:rsidR="00BA5266" w:rsidRPr="007A06F5" w:rsidRDefault="00BA5266" w:rsidP="00450DB4">
      <w:pPr>
        <w:spacing w:after="120" w:line="240" w:lineRule="auto"/>
        <w:rPr>
          <w:rFonts w:ascii="Times New Roman" w:hAnsi="Times New Roman" w:cs="Times New Roman"/>
          <w:lang w:val="la-Latn"/>
        </w:rPr>
      </w:pPr>
    </w:p>
    <w:p w14:paraId="6C3CAA77" w14:textId="77777777" w:rsidR="00BA5266" w:rsidRPr="007A06F5" w:rsidRDefault="00D34BE2"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4" w:name="_Toc194615208"/>
      <w:r w:rsidRPr="007A06F5">
        <w:rPr>
          <w:rFonts w:ascii="Times New Roman" w:hAnsi="Times New Roman" w:cs="Times New Roman"/>
          <w:b/>
          <w:color w:val="000000" w:themeColor="text1"/>
          <w:sz w:val="28"/>
          <w:szCs w:val="28"/>
          <w:lang w:val="la-Latn"/>
        </w:rPr>
        <w:t xml:space="preserve">Incipiunt capitula quę </w:t>
      </w:r>
      <w:r w:rsidRPr="007A06F5">
        <w:rPr>
          <w:rFonts w:ascii="Times New Roman" w:hAnsi="Times New Roman" w:cs="Times New Roman"/>
          <w:b/>
          <w:color w:val="000000" w:themeColor="text1"/>
          <w:sz w:val="28"/>
          <w:szCs w:val="28"/>
          <w:highlight w:val="yellow"/>
          <w:lang w:val="la-Latn"/>
        </w:rPr>
        <w:t>luodouuicus cesar et hlotharius imperator</w:t>
      </w:r>
      <w:r w:rsidRPr="007A06F5">
        <w:rPr>
          <w:rFonts w:ascii="Times New Roman" w:hAnsi="Times New Roman" w:cs="Times New Roman"/>
          <w:b/>
          <w:color w:val="000000" w:themeColor="text1"/>
          <w:sz w:val="28"/>
          <w:szCs w:val="28"/>
          <w:lang w:val="la-Latn"/>
        </w:rPr>
        <w:t xml:space="preserve"> filius eius cum consensu eorum fidelium dederunt, </w:t>
      </w:r>
      <w:r w:rsidR="00BA5266" w:rsidRPr="007A06F5">
        <w:rPr>
          <w:rFonts w:ascii="Times New Roman" w:hAnsi="Times New Roman" w:cs="Times New Roman"/>
          <w:b/>
          <w:color w:val="000000" w:themeColor="text1"/>
          <w:sz w:val="28"/>
          <w:szCs w:val="28"/>
          <w:lang w:val="la-Latn"/>
        </w:rPr>
        <w:t>266v-267v</w:t>
      </w:r>
      <w:bookmarkEnd w:id="354"/>
    </w:p>
    <w:p w14:paraId="6E6482FA" w14:textId="3215943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Capitulatio zur folgenden Kapitulariensammlung (33 gezählte Rubriken): Incipiunt capitula quę luodouuicus cesar et hlotharius imperator filius eius cum consensu eorum fidelium dederunt. CAP.</w:t>
      </w:r>
      <w:r w:rsidR="009042C7" w:rsidRPr="007A06F5">
        <w:rPr>
          <w:rFonts w:ascii="Times New Roman" w:hAnsi="Times New Roman" w:cs="Times New Roman"/>
          <w:lang w:val="la-Latn"/>
        </w:rPr>
        <w:t>.</w:t>
      </w:r>
      <w:r w:rsidRPr="007A06F5">
        <w:rPr>
          <w:rFonts w:ascii="Times New Roman" w:hAnsi="Times New Roman" w:cs="Times New Roman"/>
          <w:lang w:val="la-Latn"/>
        </w:rPr>
        <w:t xml:space="preserve"> De liberis (-e- über der Zeile) hominibus qui fidelitatem nondum domno impr. promiserunt - XXXIII. Ut ministri qui tributa maiora accipiunt quam constituta sint ministeria perdant. Die Rubriken sind den Kapiteln auch im Text vorangestellt.</w:t>
      </w:r>
    </w:p>
    <w:p w14:paraId="21019274" w14:textId="77777777" w:rsidR="00BA5266" w:rsidRPr="007A06F5" w:rsidRDefault="00BA5266" w:rsidP="00450DB4">
      <w:pPr>
        <w:spacing w:after="120" w:line="240" w:lineRule="auto"/>
        <w:rPr>
          <w:rFonts w:ascii="Times New Roman" w:hAnsi="Times New Roman" w:cs="Times New Roman"/>
          <w:lang w:val="la-Latn"/>
        </w:rPr>
      </w:pPr>
    </w:p>
    <w:p w14:paraId="545C39B1" w14:textId="77777777"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5" w:name="_Toc194615209"/>
      <w:r w:rsidRPr="007A06F5">
        <w:rPr>
          <w:rFonts w:ascii="Times New Roman" w:hAnsi="Times New Roman" w:cs="Times New Roman"/>
          <w:b/>
          <w:color w:val="000000" w:themeColor="text1"/>
          <w:sz w:val="28"/>
          <w:szCs w:val="28"/>
          <w:lang w:val="la-Latn"/>
        </w:rPr>
        <w:t>Capitulare missorum (a. 829), c. 4, 267v</w:t>
      </w:r>
      <w:bookmarkEnd w:id="355"/>
    </w:p>
    <w:p w14:paraId="711E1510" w14:textId="0FF86404"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 Capitulare missorum (a. 829), c. 4, mit Rubrik: </w:t>
      </w:r>
      <w:r w:rsidR="00BA5266" w:rsidRPr="007A06F5">
        <w:rPr>
          <w:rFonts w:ascii="Times New Roman" w:hAnsi="Times New Roman" w:cs="Times New Roman"/>
          <w:b/>
          <w:lang w:val="la-Latn"/>
        </w:rPr>
        <w:t>De liberis hominibus qui imperatore nondum fidelitatem promiserunt.</w:t>
      </w:r>
      <w:r w:rsidR="00BA5266" w:rsidRPr="007A06F5">
        <w:rPr>
          <w:rFonts w:ascii="Times New Roman" w:hAnsi="Times New Roman" w:cs="Times New Roman"/>
          <w:lang w:val="la-Latn"/>
        </w:rPr>
        <w:t xml:space="preserve"> Volumus ut missi nostri per totam legacionem - per cetera capitula peragere (MGH Capit. 2, Nr. 188,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10-13).</w:t>
      </w:r>
    </w:p>
    <w:p w14:paraId="0FFF0B43" w14:textId="36B1AD96"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1</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omnes a res ecclesiasticae eo mo</w:t>
      </w:r>
      <w:r w:rsidR="00F830E4" w:rsidRPr="007A06F5">
        <w:rPr>
          <w:rFonts w:ascii="Times New Roman" w:eastAsia="Times New Roman" w:hAnsi="Times New Roman" w:cs="Times New Roman"/>
          <w:sz w:val="24"/>
          <w:szCs w:val="24"/>
          <w:highlight w:val="green"/>
          <w:lang w:val="la-Latn" w:eastAsia="cs-CZ"/>
        </w:rPr>
        <w:t>do contineantur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sicut res ad </w:t>
      </w:r>
      <w:r w:rsidRPr="007A06F5">
        <w:rPr>
          <w:rFonts w:ascii="Times New Roman" w:eastAsia="Times New Roman" w:hAnsi="Times New Roman" w:cs="Times New Roman"/>
          <w:sz w:val="24"/>
          <w:szCs w:val="24"/>
          <w:highlight w:val="green"/>
          <w:lang w:val="la-Latn" w:eastAsia="cs-CZ"/>
        </w:rPr>
        <w:t>fiscum nostrum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contineri solent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usque dum nos ad</w:t>
      </w:r>
      <w:r w:rsidR="00F830E4" w:rsidRPr="007A06F5">
        <w:rPr>
          <w:rFonts w:ascii="Times New Roman" w:eastAsia="Times New Roman" w:hAnsi="Times New Roman" w:cs="Times New Roman"/>
          <w:sz w:val="24"/>
          <w:szCs w:val="24"/>
          <w:highlight w:val="green"/>
          <w:lang w:val="la-Latn" w:eastAsia="cs-CZ"/>
        </w:rPr>
        <w:t xml:space="preserve"> generale placitum nostrum cum </w:t>
      </w:r>
      <w:r w:rsidRPr="007A06F5">
        <w:rPr>
          <w:rFonts w:ascii="Times New Roman" w:eastAsia="Times New Roman" w:hAnsi="Times New Roman" w:cs="Times New Roman"/>
          <w:sz w:val="24"/>
          <w:szCs w:val="24"/>
          <w:highlight w:val="green"/>
          <w:lang w:val="la-Latn" w:eastAsia="cs-CZ"/>
        </w:rPr>
        <w:t>fidelibus nostris invenerimus et constituerimus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 in futurum de his fieri debeat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5984B5F0" w14:textId="6511374A" w:rsidR="0056478A" w:rsidRPr="007A06F5" w:rsidRDefault="0056478A" w:rsidP="0056478A">
      <w:pPr>
        <w:pStyle w:val="Normlnweb"/>
        <w:rPr>
          <w:highlight w:val="green"/>
          <w:lang w:val="la-Latn"/>
        </w:rPr>
      </w:pPr>
      <w:r w:rsidRPr="007A06F5">
        <w:rPr>
          <w:highlight w:val="green"/>
          <w:lang w:val="la-Latn"/>
        </w:rPr>
        <w:t>2</w:t>
      </w:r>
      <w:r w:rsidR="009B2994" w:rsidRPr="007A06F5">
        <w:rPr>
          <w:highlight w:val="green"/>
          <w:lang w:val="la-Latn"/>
        </w:rPr>
        <w:t xml:space="preserve">. </w:t>
      </w:r>
      <w:r w:rsidRPr="007A06F5">
        <w:rPr>
          <w:highlight w:val="green"/>
          <w:lang w:val="la-Latn"/>
        </w:rPr>
        <w:t>Item</w:t>
      </w:r>
      <w:r w:rsidR="009B2994" w:rsidRPr="007A06F5">
        <w:rPr>
          <w:highlight w:val="green"/>
          <w:lang w:val="la-Latn"/>
        </w:rPr>
        <w:t xml:space="preserve"> </w:t>
      </w:r>
      <w:r w:rsidRPr="007A06F5">
        <w:rPr>
          <w:highlight w:val="green"/>
          <w:lang w:val="la-Latn"/>
        </w:rPr>
        <w:t>volumus</w:t>
      </w:r>
      <w:r w:rsidR="009B2994" w:rsidRPr="007A06F5">
        <w:rPr>
          <w:highlight w:val="green"/>
          <w:lang w:val="la-Latn"/>
        </w:rPr>
        <w:t xml:space="preserve">, </w:t>
      </w:r>
      <w:r w:rsidRPr="007A06F5">
        <w:rPr>
          <w:highlight w:val="green"/>
          <w:lang w:val="la-Latn"/>
        </w:rPr>
        <w:t>ut omnis inquisitio</w:t>
      </w:r>
      <w:r w:rsidR="009B2994" w:rsidRPr="007A06F5">
        <w:rPr>
          <w:highlight w:val="green"/>
          <w:lang w:val="la-Latn"/>
        </w:rPr>
        <w:t xml:space="preserve">, </w:t>
      </w:r>
      <w:r w:rsidRPr="007A06F5">
        <w:rPr>
          <w:highlight w:val="green"/>
          <w:lang w:val="la-Latn"/>
        </w:rPr>
        <w:t>quae de</w:t>
      </w:r>
      <w:r w:rsidR="00F830E4" w:rsidRPr="007A06F5">
        <w:rPr>
          <w:highlight w:val="green"/>
          <w:lang w:val="la-Latn"/>
        </w:rPr>
        <w:t xml:space="preserve"> rebus ad ius fisci nostri per</w:t>
      </w:r>
      <w:r w:rsidRPr="007A06F5">
        <w:rPr>
          <w:highlight w:val="green"/>
          <w:lang w:val="la-Latn"/>
        </w:rPr>
        <w:t>tinentibus facienda est</w:t>
      </w:r>
      <w:r w:rsidR="009B2994" w:rsidRPr="007A06F5">
        <w:rPr>
          <w:highlight w:val="green"/>
          <w:lang w:val="la-Latn"/>
        </w:rPr>
        <w:t xml:space="preserve">, </w:t>
      </w:r>
      <w:r w:rsidRPr="007A06F5">
        <w:rPr>
          <w:highlight w:val="green"/>
          <w:lang w:val="la-Latn"/>
        </w:rPr>
        <w:t>non per testes</w:t>
      </w:r>
      <w:r w:rsidR="009B2994" w:rsidRPr="007A06F5">
        <w:rPr>
          <w:highlight w:val="green"/>
          <w:lang w:val="la-Latn"/>
        </w:rPr>
        <w:t xml:space="preserve">, </w:t>
      </w:r>
      <w:r w:rsidRPr="007A06F5">
        <w:rPr>
          <w:highlight w:val="green"/>
          <w:lang w:val="la-Latn"/>
        </w:rPr>
        <w:t>qui producti fuerint</w:t>
      </w:r>
      <w:r w:rsidR="009B2994" w:rsidRPr="007A06F5">
        <w:rPr>
          <w:highlight w:val="green"/>
          <w:lang w:val="la-Latn"/>
        </w:rPr>
        <w:t xml:space="preserve">, </w:t>
      </w:r>
      <w:r w:rsidRPr="007A06F5">
        <w:rPr>
          <w:highlight w:val="green"/>
          <w:lang w:val="la-Latn"/>
        </w:rPr>
        <w:t>sed per illos</w:t>
      </w:r>
      <w:r w:rsidR="009B2994" w:rsidRPr="007A06F5">
        <w:rPr>
          <w:highlight w:val="green"/>
          <w:lang w:val="la-Latn"/>
        </w:rPr>
        <w:t xml:space="preserve">, </w:t>
      </w:r>
      <w:r w:rsidRPr="007A06F5">
        <w:rPr>
          <w:highlight w:val="green"/>
          <w:lang w:val="la-Latn"/>
        </w:rPr>
        <w:t>qui in e</w:t>
      </w:r>
      <w:r w:rsidR="00F830E4" w:rsidRPr="007A06F5">
        <w:rPr>
          <w:highlight w:val="green"/>
          <w:lang w:val="la-Latn"/>
        </w:rPr>
        <w:t xml:space="preserve">o </w:t>
      </w:r>
      <w:r w:rsidRPr="007A06F5">
        <w:rPr>
          <w:highlight w:val="green"/>
          <w:lang w:val="la-Latn"/>
        </w:rPr>
        <w:t>comitatu meliores et veraciores esse cognoscuntur</w:t>
      </w:r>
      <w:r w:rsidR="009B2994" w:rsidRPr="007A06F5">
        <w:rPr>
          <w:highlight w:val="green"/>
          <w:lang w:val="la-Latn"/>
        </w:rPr>
        <w:t xml:space="preserve">, </w:t>
      </w:r>
      <w:r w:rsidRPr="007A06F5">
        <w:rPr>
          <w:highlight w:val="green"/>
          <w:lang w:val="la-Latn"/>
        </w:rPr>
        <w:t xml:space="preserve">per </w:t>
      </w:r>
      <w:r w:rsidR="00F830E4" w:rsidRPr="007A06F5">
        <w:rPr>
          <w:highlight w:val="green"/>
          <w:lang w:val="la-Latn"/>
        </w:rPr>
        <w:t xml:space="preserve">illorum testimonium inquisitio </w:t>
      </w:r>
      <w:r w:rsidRPr="007A06F5">
        <w:rPr>
          <w:highlight w:val="green"/>
          <w:lang w:val="la-Latn"/>
        </w:rPr>
        <w:t>fiat</w:t>
      </w:r>
      <w:r w:rsidR="009B2994" w:rsidRPr="007A06F5">
        <w:rPr>
          <w:highlight w:val="green"/>
          <w:lang w:val="la-Latn"/>
        </w:rPr>
        <w:t xml:space="preserve">, </w:t>
      </w:r>
      <w:r w:rsidRPr="007A06F5">
        <w:rPr>
          <w:highlight w:val="green"/>
          <w:lang w:val="la-Latn"/>
        </w:rPr>
        <w:t>et iuxta quod illi</w:t>
      </w:r>
      <w:r w:rsidR="009B2994" w:rsidRPr="007A06F5">
        <w:rPr>
          <w:highlight w:val="green"/>
          <w:lang w:val="la-Latn"/>
        </w:rPr>
        <w:t xml:space="preserve"> </w:t>
      </w:r>
      <w:r w:rsidRPr="007A06F5">
        <w:rPr>
          <w:highlight w:val="green"/>
          <w:lang w:val="la-Latn"/>
        </w:rPr>
        <w:t>testificati fuerint</w:t>
      </w:r>
      <w:r w:rsidR="009B2994" w:rsidRPr="007A06F5">
        <w:rPr>
          <w:highlight w:val="green"/>
          <w:lang w:val="la-Latn"/>
        </w:rPr>
        <w:t xml:space="preserve">, </w:t>
      </w:r>
      <w:r w:rsidRPr="007A06F5">
        <w:rPr>
          <w:highlight w:val="green"/>
          <w:lang w:val="la-Latn"/>
        </w:rPr>
        <w:t>vel contineantur vel reddantur</w:t>
      </w:r>
      <w:r w:rsidR="009B2994" w:rsidRPr="007A06F5">
        <w:rPr>
          <w:highlight w:val="green"/>
          <w:lang w:val="la-Latn"/>
        </w:rPr>
        <w:t xml:space="preserve">. </w:t>
      </w:r>
    </w:p>
    <w:p w14:paraId="4EE63EFC" w14:textId="4C4F918B" w:rsidR="0056478A" w:rsidRPr="007A06F5" w:rsidRDefault="0056478A" w:rsidP="0056478A">
      <w:pPr>
        <w:pStyle w:val="Normlnweb"/>
        <w:rPr>
          <w:lang w:val="la-Latn"/>
        </w:rPr>
      </w:pPr>
      <w:r w:rsidRPr="007A06F5">
        <w:rPr>
          <w:highlight w:val="green"/>
          <w:lang w:val="la-Latn"/>
        </w:rPr>
        <w:lastRenderedPageBreak/>
        <w:t>3</w:t>
      </w:r>
      <w:r w:rsidR="009B2994" w:rsidRPr="007A06F5">
        <w:rPr>
          <w:highlight w:val="green"/>
          <w:lang w:val="la-Latn"/>
        </w:rPr>
        <w:t xml:space="preserve">. </w:t>
      </w:r>
      <w:r w:rsidRPr="007A06F5">
        <w:rPr>
          <w:highlight w:val="green"/>
          <w:lang w:val="la-Latn"/>
        </w:rPr>
        <w:t>Item volumus</w:t>
      </w:r>
      <w:r w:rsidR="009B2994" w:rsidRPr="007A06F5">
        <w:rPr>
          <w:highlight w:val="green"/>
          <w:lang w:val="la-Latn"/>
        </w:rPr>
        <w:t xml:space="preserve">, </w:t>
      </w:r>
      <w:r w:rsidRPr="007A06F5">
        <w:rPr>
          <w:highlight w:val="green"/>
          <w:lang w:val="la-Latn"/>
        </w:rPr>
        <w:t>ut de rebus</w:t>
      </w:r>
      <w:r w:rsidR="009B2994" w:rsidRPr="007A06F5">
        <w:rPr>
          <w:highlight w:val="green"/>
          <w:lang w:val="la-Latn"/>
        </w:rPr>
        <w:t xml:space="preserve">, </w:t>
      </w:r>
      <w:r w:rsidRPr="007A06F5">
        <w:rPr>
          <w:highlight w:val="green"/>
          <w:lang w:val="la-Latn"/>
        </w:rPr>
        <w:t>quas Mahtfridus e</w:t>
      </w:r>
      <w:r w:rsidR="00E55DD3" w:rsidRPr="007A06F5">
        <w:rPr>
          <w:highlight w:val="green"/>
          <w:lang w:val="la-Latn"/>
        </w:rPr>
        <w:t xml:space="preserve"> </w:t>
      </w:r>
      <w:r w:rsidRPr="007A06F5">
        <w:rPr>
          <w:highlight w:val="green"/>
          <w:lang w:val="la-Latn"/>
        </w:rPr>
        <w:t>per diversa loca et per di</w:t>
      </w:r>
      <w:r w:rsidR="00F830E4" w:rsidRPr="007A06F5">
        <w:rPr>
          <w:highlight w:val="green"/>
          <w:lang w:val="la-Latn"/>
        </w:rPr>
        <w:t>ver</w:t>
      </w:r>
      <w:r w:rsidRPr="007A06F5">
        <w:rPr>
          <w:highlight w:val="green"/>
          <w:lang w:val="la-Latn"/>
        </w:rPr>
        <w:t>sos homines adquisivit</w:t>
      </w:r>
      <w:r w:rsidR="009B2994" w:rsidRPr="007A06F5">
        <w:rPr>
          <w:highlight w:val="green"/>
          <w:lang w:val="la-Latn"/>
        </w:rPr>
        <w:t xml:space="preserve">, </w:t>
      </w:r>
      <w:r w:rsidRPr="007A06F5">
        <w:rPr>
          <w:highlight w:val="green"/>
          <w:lang w:val="la-Latn"/>
        </w:rPr>
        <w:t>ipsi</w:t>
      </w:r>
      <w:r w:rsidR="009B2994" w:rsidRPr="007A06F5">
        <w:rPr>
          <w:highlight w:val="green"/>
          <w:lang w:val="la-Latn"/>
        </w:rPr>
        <w:t xml:space="preserve">, </w:t>
      </w:r>
      <w:r w:rsidRPr="007A06F5">
        <w:rPr>
          <w:highlight w:val="green"/>
          <w:lang w:val="la-Latn"/>
        </w:rPr>
        <w:t>qui easdem res ei dederun</w:t>
      </w:r>
      <w:r w:rsidR="00F830E4" w:rsidRPr="007A06F5">
        <w:rPr>
          <w:highlight w:val="green"/>
          <w:lang w:val="la-Latn"/>
        </w:rPr>
        <w:t>t</w:t>
      </w:r>
      <w:r w:rsidR="009B2994" w:rsidRPr="007A06F5">
        <w:rPr>
          <w:highlight w:val="green"/>
          <w:lang w:val="la-Latn"/>
        </w:rPr>
        <w:t xml:space="preserve">, </w:t>
      </w:r>
      <w:r w:rsidR="00F830E4" w:rsidRPr="007A06F5">
        <w:rPr>
          <w:highlight w:val="green"/>
          <w:lang w:val="la-Latn"/>
        </w:rPr>
        <w:t>interrogentur</w:t>
      </w:r>
      <w:r w:rsidR="009B2994" w:rsidRPr="007A06F5">
        <w:rPr>
          <w:highlight w:val="green"/>
          <w:lang w:val="la-Latn"/>
        </w:rPr>
        <w:t xml:space="preserve">, </w:t>
      </w:r>
      <w:r w:rsidR="00F830E4" w:rsidRPr="007A06F5">
        <w:rPr>
          <w:highlight w:val="green"/>
          <w:lang w:val="la-Latn"/>
        </w:rPr>
        <w:t xml:space="preserve">si aliquis </w:t>
      </w:r>
      <w:r w:rsidRPr="007A06F5">
        <w:rPr>
          <w:highlight w:val="green"/>
          <w:lang w:val="la-Latn"/>
        </w:rPr>
        <w:t>eorum eas repetere velit</w:t>
      </w:r>
      <w:r w:rsidR="009B2994" w:rsidRPr="007A06F5">
        <w:rPr>
          <w:highlight w:val="green"/>
          <w:lang w:val="la-Latn"/>
        </w:rPr>
        <w:t xml:space="preserve">. </w:t>
      </w:r>
      <w:r w:rsidRPr="007A06F5">
        <w:rPr>
          <w:highlight w:val="green"/>
          <w:lang w:val="la-Latn"/>
        </w:rPr>
        <w:t>Et quicumque hoc se vell</w:t>
      </w:r>
      <w:r w:rsidR="00F830E4" w:rsidRPr="007A06F5">
        <w:rPr>
          <w:highlight w:val="green"/>
          <w:lang w:val="la-Latn"/>
        </w:rPr>
        <w:t>e pronuntiaverit</w:t>
      </w:r>
      <w:r w:rsidR="009B2994" w:rsidRPr="007A06F5">
        <w:rPr>
          <w:highlight w:val="green"/>
          <w:lang w:val="la-Latn"/>
        </w:rPr>
        <w:t xml:space="preserve">, </w:t>
      </w:r>
      <w:r w:rsidR="00F830E4" w:rsidRPr="007A06F5">
        <w:rPr>
          <w:highlight w:val="green"/>
          <w:lang w:val="la-Latn"/>
        </w:rPr>
        <w:t xml:space="preserve">ad generale </w:t>
      </w:r>
      <w:r w:rsidRPr="007A06F5">
        <w:rPr>
          <w:highlight w:val="green"/>
          <w:lang w:val="la-Latn"/>
        </w:rPr>
        <w:t>placitum nostrum venire iubeatur</w:t>
      </w:r>
      <w:r w:rsidR="009B2994" w:rsidRPr="007A06F5">
        <w:rPr>
          <w:highlight w:val="green"/>
          <w:lang w:val="la-Latn"/>
        </w:rPr>
        <w:t xml:space="preserve">, </w:t>
      </w:r>
      <w:r w:rsidRPr="007A06F5">
        <w:rPr>
          <w:highlight w:val="green"/>
          <w:lang w:val="la-Latn"/>
        </w:rPr>
        <w:t>ut inde cum eodem Mahtfrido</w:t>
      </w:r>
      <w:r w:rsidR="009B2994" w:rsidRPr="007A06F5">
        <w:rPr>
          <w:highlight w:val="green"/>
          <w:lang w:val="la-Latn"/>
        </w:rPr>
        <w:t xml:space="preserve"> </w:t>
      </w:r>
      <w:r w:rsidRPr="007A06F5">
        <w:rPr>
          <w:highlight w:val="green"/>
          <w:lang w:val="la-Latn"/>
        </w:rPr>
        <w:t>rationem haber</w:t>
      </w:r>
      <w:r w:rsidR="00F830E4" w:rsidRPr="007A06F5">
        <w:rPr>
          <w:highlight w:val="green"/>
          <w:lang w:val="la-Latn"/>
        </w:rPr>
        <w:t xml:space="preserve">e </w:t>
      </w:r>
      <w:r w:rsidRPr="007A06F5">
        <w:rPr>
          <w:highlight w:val="green"/>
          <w:lang w:val="la-Latn"/>
        </w:rPr>
        <w:t>possit</w:t>
      </w:r>
      <w:r w:rsidR="009B2994" w:rsidRPr="007A06F5">
        <w:rPr>
          <w:highlight w:val="green"/>
          <w:lang w:val="la-Latn"/>
        </w:rPr>
        <w:t>.</w:t>
      </w:r>
      <w:r w:rsidR="009B2994" w:rsidRPr="007A06F5">
        <w:rPr>
          <w:lang w:val="la-Latn"/>
        </w:rPr>
        <w:t xml:space="preserve"> </w:t>
      </w:r>
    </w:p>
    <w:p w14:paraId="20779D20" w14:textId="0D73EF89" w:rsidR="0056478A" w:rsidRPr="007A06F5" w:rsidRDefault="0056478A" w:rsidP="0056478A">
      <w:pPr>
        <w:pStyle w:val="Normlnweb"/>
        <w:rPr>
          <w:lang w:val="la-Latn"/>
        </w:rPr>
      </w:pPr>
      <w:r w:rsidRPr="007A06F5">
        <w:rPr>
          <w:lang w:val="la-Latn"/>
        </w:rPr>
        <w:t>4</w:t>
      </w:r>
      <w:r w:rsidR="009B2994" w:rsidRPr="007A06F5">
        <w:rPr>
          <w:lang w:val="la-Latn"/>
        </w:rPr>
        <w:t xml:space="preserve">. </w:t>
      </w:r>
      <w:r w:rsidRPr="007A06F5">
        <w:rPr>
          <w:lang w:val="la-Latn"/>
        </w:rPr>
        <w:t>Volumus</w:t>
      </w:r>
      <w:r w:rsidR="009B2994" w:rsidRPr="007A06F5">
        <w:rPr>
          <w:lang w:val="la-Latn"/>
        </w:rPr>
        <w:t xml:space="preserve">, </w:t>
      </w:r>
      <w:r w:rsidRPr="007A06F5">
        <w:rPr>
          <w:lang w:val="la-Latn"/>
        </w:rPr>
        <w:t>ut missi nostri per totam l</w:t>
      </w:r>
      <w:r w:rsidR="00F830E4" w:rsidRPr="007A06F5">
        <w:rPr>
          <w:lang w:val="la-Latn"/>
        </w:rPr>
        <w:t xml:space="preserve">egationem suam primo omnium in </w:t>
      </w:r>
      <w:r w:rsidRPr="007A06F5">
        <w:rPr>
          <w:lang w:val="la-Latn"/>
        </w:rPr>
        <w:t>quirant</w:t>
      </w:r>
      <w:r w:rsidR="009B2994" w:rsidRPr="007A06F5">
        <w:rPr>
          <w:lang w:val="la-Latn"/>
        </w:rPr>
        <w:t xml:space="preserve">, </w:t>
      </w:r>
      <w:r w:rsidRPr="007A06F5">
        <w:rPr>
          <w:lang w:val="la-Latn"/>
        </w:rPr>
        <w:t>qui sint de liberis hominibus</w:t>
      </w:r>
      <w:r w:rsidR="009B2994" w:rsidRPr="007A06F5">
        <w:rPr>
          <w:lang w:val="la-Latn"/>
        </w:rPr>
        <w:t xml:space="preserve">, </w:t>
      </w:r>
      <w:r w:rsidRPr="007A06F5">
        <w:rPr>
          <w:lang w:val="la-Latn"/>
        </w:rPr>
        <w:t>qui fide</w:t>
      </w:r>
      <w:r w:rsidR="00F830E4" w:rsidRPr="007A06F5">
        <w:rPr>
          <w:lang w:val="la-Latn"/>
        </w:rPr>
        <w:t xml:space="preserve">litatem nobis nondum promissum </w:t>
      </w:r>
      <w:r w:rsidRPr="007A06F5">
        <w:rPr>
          <w:lang w:val="la-Latn"/>
        </w:rPr>
        <w:t>habeant</w:t>
      </w:r>
      <w:r w:rsidR="009B2994" w:rsidRPr="007A06F5">
        <w:rPr>
          <w:lang w:val="la-Latn"/>
        </w:rPr>
        <w:t xml:space="preserve">, </w:t>
      </w:r>
      <w:r w:rsidRPr="007A06F5">
        <w:rPr>
          <w:lang w:val="la-Latn"/>
        </w:rPr>
        <w:t>et faciant illos eam promittere</w:t>
      </w:r>
      <w:r w:rsidR="009B2994" w:rsidRPr="007A06F5">
        <w:rPr>
          <w:lang w:val="la-Latn"/>
        </w:rPr>
        <w:t xml:space="preserve">, </w:t>
      </w:r>
      <w:r w:rsidRPr="007A06F5">
        <w:rPr>
          <w:lang w:val="la-Latn"/>
        </w:rPr>
        <w:t>sicut consue</w:t>
      </w:r>
      <w:r w:rsidR="00F830E4" w:rsidRPr="007A06F5">
        <w:rPr>
          <w:lang w:val="la-Latn"/>
        </w:rPr>
        <w:t>tudo semper fuit</w:t>
      </w:r>
      <w:r w:rsidR="009B2994" w:rsidRPr="007A06F5">
        <w:rPr>
          <w:lang w:val="la-Latn"/>
        </w:rPr>
        <w:t xml:space="preserve">; </w:t>
      </w:r>
      <w:r w:rsidR="00F830E4" w:rsidRPr="007A06F5">
        <w:rPr>
          <w:lang w:val="la-Latn"/>
        </w:rPr>
        <w:t xml:space="preserve">et postea </w:t>
      </w:r>
      <w:r w:rsidRPr="007A06F5">
        <w:rPr>
          <w:lang w:val="la-Latn"/>
        </w:rPr>
        <w:t>incipiant legationem suam per cetera capitula</w:t>
      </w:r>
      <w:r w:rsidR="00E55DD3" w:rsidRPr="007A06F5">
        <w:rPr>
          <w:lang w:val="la-Latn"/>
        </w:rPr>
        <w:t xml:space="preserve"> </w:t>
      </w:r>
      <w:r w:rsidRPr="007A06F5">
        <w:rPr>
          <w:lang w:val="la-Latn"/>
        </w:rPr>
        <w:t>peragere</w:t>
      </w:r>
      <w:r w:rsidR="009B2994" w:rsidRPr="007A06F5">
        <w:rPr>
          <w:lang w:val="la-Latn"/>
        </w:rPr>
        <w:t xml:space="preserve">. </w:t>
      </w:r>
    </w:p>
    <w:p w14:paraId="352AD381" w14:textId="3290B6F0" w:rsidR="0056478A" w:rsidRPr="007A06F5" w:rsidRDefault="0056478A" w:rsidP="0056478A">
      <w:pPr>
        <w:pStyle w:val="Normlnweb"/>
        <w:rPr>
          <w:lang w:val="la-Latn"/>
        </w:rPr>
      </w:pPr>
      <w:r w:rsidRPr="007A06F5">
        <w:rPr>
          <w:highlight w:val="green"/>
          <w:lang w:val="la-Latn"/>
        </w:rPr>
        <w:t>5</w:t>
      </w:r>
      <w:r w:rsidR="009B2994" w:rsidRPr="007A06F5">
        <w:rPr>
          <w:highlight w:val="green"/>
          <w:lang w:val="la-Latn"/>
        </w:rPr>
        <w:t xml:space="preserve">. </w:t>
      </w:r>
      <w:r w:rsidRPr="007A06F5">
        <w:rPr>
          <w:highlight w:val="green"/>
          <w:lang w:val="la-Latn"/>
        </w:rPr>
        <w:t>Volumus atque iubemus</w:t>
      </w:r>
      <w:r w:rsidR="009B2994" w:rsidRPr="007A06F5">
        <w:rPr>
          <w:highlight w:val="green"/>
          <w:lang w:val="la-Latn"/>
        </w:rPr>
        <w:t xml:space="preserve">, </w:t>
      </w:r>
      <w:r w:rsidRPr="007A06F5">
        <w:rPr>
          <w:highlight w:val="green"/>
          <w:lang w:val="la-Latn"/>
        </w:rPr>
        <w:t>ut missi</w:t>
      </w:r>
      <w:r w:rsidR="00E55DD3" w:rsidRPr="007A06F5">
        <w:rPr>
          <w:highlight w:val="green"/>
          <w:lang w:val="la-Latn"/>
        </w:rPr>
        <w:t xml:space="preserve"> </w:t>
      </w:r>
      <w:r w:rsidRPr="007A06F5">
        <w:rPr>
          <w:highlight w:val="green"/>
          <w:lang w:val="la-Latn"/>
        </w:rPr>
        <w:t>nostri diligen</w:t>
      </w:r>
      <w:r w:rsidR="00F830E4" w:rsidRPr="007A06F5">
        <w:rPr>
          <w:highlight w:val="green"/>
          <w:lang w:val="la-Latn"/>
        </w:rPr>
        <w:t>ter inquirant</w:t>
      </w:r>
      <w:r w:rsidR="009B2994" w:rsidRPr="007A06F5">
        <w:rPr>
          <w:highlight w:val="green"/>
          <w:lang w:val="la-Latn"/>
        </w:rPr>
        <w:t xml:space="preserve">, </w:t>
      </w:r>
      <w:r w:rsidR="00F830E4" w:rsidRPr="007A06F5">
        <w:rPr>
          <w:highlight w:val="green"/>
          <w:lang w:val="la-Latn"/>
        </w:rPr>
        <w:t xml:space="preserve">quanti homines </w:t>
      </w:r>
      <w:r w:rsidRPr="007A06F5">
        <w:rPr>
          <w:highlight w:val="green"/>
          <w:lang w:val="la-Latn"/>
        </w:rPr>
        <w:t>liberi in singulis comitatibus maneant</w:t>
      </w:r>
      <w:r w:rsidR="009B2994" w:rsidRPr="007A06F5">
        <w:rPr>
          <w:highlight w:val="green"/>
          <w:lang w:val="la-Latn"/>
        </w:rPr>
        <w:t xml:space="preserve">, </w:t>
      </w:r>
      <w:r w:rsidRPr="007A06F5">
        <w:rPr>
          <w:highlight w:val="green"/>
          <w:lang w:val="la-Latn"/>
        </w:rPr>
        <w:t>qui possint exp</w:t>
      </w:r>
      <w:r w:rsidR="00F830E4" w:rsidRPr="007A06F5">
        <w:rPr>
          <w:highlight w:val="green"/>
          <w:lang w:val="la-Latn"/>
        </w:rPr>
        <w:t>editionem exercitalem per</w:t>
      </w:r>
      <w:r w:rsidR="009B2994" w:rsidRPr="007A06F5">
        <w:rPr>
          <w:highlight w:val="green"/>
          <w:lang w:val="la-Latn"/>
        </w:rPr>
        <w:t xml:space="preserve"> </w:t>
      </w:r>
      <w:r w:rsidR="00F830E4" w:rsidRPr="007A06F5">
        <w:rPr>
          <w:highlight w:val="green"/>
          <w:lang w:val="la-Latn"/>
        </w:rPr>
        <w:t xml:space="preserve">se </w:t>
      </w:r>
      <w:r w:rsidRPr="007A06F5">
        <w:rPr>
          <w:highlight w:val="green"/>
          <w:lang w:val="la-Latn"/>
        </w:rPr>
        <w:t>facere</w:t>
      </w:r>
      <w:r w:rsidR="009B2994" w:rsidRPr="007A06F5">
        <w:rPr>
          <w:highlight w:val="green"/>
          <w:lang w:val="la-Latn"/>
        </w:rPr>
        <w:t xml:space="preserve">, </w:t>
      </w:r>
      <w:r w:rsidRPr="007A06F5">
        <w:rPr>
          <w:highlight w:val="green"/>
          <w:lang w:val="la-Latn"/>
        </w:rPr>
        <w:t>vel</w:t>
      </w:r>
      <w:r w:rsidR="009B2994" w:rsidRPr="007A06F5">
        <w:rPr>
          <w:highlight w:val="green"/>
          <w:lang w:val="la-Latn"/>
        </w:rPr>
        <w:t xml:space="preserve"> </w:t>
      </w:r>
      <w:r w:rsidRPr="007A06F5">
        <w:rPr>
          <w:highlight w:val="green"/>
          <w:lang w:val="la-Latn"/>
        </w:rPr>
        <w:t>quanti de his</w:t>
      </w:r>
      <w:r w:rsidR="009B2994" w:rsidRPr="007A06F5">
        <w:rPr>
          <w:highlight w:val="green"/>
          <w:lang w:val="la-Latn"/>
        </w:rPr>
        <w:t xml:space="preserve">, </w:t>
      </w:r>
      <w:r w:rsidRPr="007A06F5">
        <w:rPr>
          <w:highlight w:val="green"/>
          <w:lang w:val="la-Latn"/>
        </w:rPr>
        <w:t>qui a duobus tertius adiutus et</w:t>
      </w:r>
      <w:r w:rsidR="00F830E4" w:rsidRPr="007A06F5">
        <w:rPr>
          <w:highlight w:val="green"/>
          <w:lang w:val="la-Latn"/>
        </w:rPr>
        <w:t xml:space="preserve"> praeparatus</w:t>
      </w:r>
      <w:r w:rsidR="009B2994" w:rsidRPr="007A06F5">
        <w:rPr>
          <w:highlight w:val="green"/>
          <w:lang w:val="la-Latn"/>
        </w:rPr>
        <w:t xml:space="preserve">, </w:t>
      </w:r>
      <w:r w:rsidR="00F830E4" w:rsidRPr="007A06F5">
        <w:rPr>
          <w:highlight w:val="green"/>
          <w:lang w:val="la-Latn"/>
        </w:rPr>
        <w:t>et de his</w:t>
      </w:r>
      <w:r w:rsidR="009B2994" w:rsidRPr="007A06F5">
        <w:rPr>
          <w:highlight w:val="green"/>
          <w:lang w:val="la-Latn"/>
        </w:rPr>
        <w:t xml:space="preserve">, </w:t>
      </w:r>
      <w:r w:rsidR="00F830E4" w:rsidRPr="007A06F5">
        <w:rPr>
          <w:highlight w:val="green"/>
          <w:lang w:val="la-Latn"/>
        </w:rPr>
        <w:t xml:space="preserve">qui </w:t>
      </w:r>
      <w:r w:rsidRPr="007A06F5">
        <w:rPr>
          <w:highlight w:val="green"/>
          <w:lang w:val="la-Latn"/>
        </w:rPr>
        <w:t>a tribus quartus adiutus et praeparatus</w:t>
      </w:r>
      <w:r w:rsidR="009B2994" w:rsidRPr="007A06F5">
        <w:rPr>
          <w:highlight w:val="green"/>
          <w:lang w:val="la-Latn"/>
        </w:rPr>
        <w:t xml:space="preserve">, </w:t>
      </w:r>
      <w:r w:rsidRPr="007A06F5">
        <w:rPr>
          <w:highlight w:val="green"/>
          <w:lang w:val="la-Latn"/>
        </w:rPr>
        <w:t>et de his</w:t>
      </w:r>
      <w:r w:rsidR="009B2994" w:rsidRPr="007A06F5">
        <w:rPr>
          <w:highlight w:val="green"/>
          <w:lang w:val="la-Latn"/>
        </w:rPr>
        <w:t xml:space="preserve">, </w:t>
      </w:r>
      <w:r w:rsidRPr="007A06F5">
        <w:rPr>
          <w:highlight w:val="green"/>
          <w:lang w:val="la-Latn"/>
        </w:rPr>
        <w:t>qui</w:t>
      </w:r>
      <w:r w:rsidR="00F830E4" w:rsidRPr="007A06F5">
        <w:rPr>
          <w:highlight w:val="green"/>
          <w:lang w:val="la-Latn"/>
        </w:rPr>
        <w:t xml:space="preserve"> a quattuor quintus vel sextus </w:t>
      </w:r>
      <w:r w:rsidRPr="007A06F5">
        <w:rPr>
          <w:highlight w:val="green"/>
          <w:lang w:val="la-Latn"/>
        </w:rPr>
        <w:t xml:space="preserve">adiutus et praeparatus ad expeditionem exercitalem </w:t>
      </w:r>
      <w:r w:rsidR="00F830E4" w:rsidRPr="007A06F5">
        <w:rPr>
          <w:highlight w:val="green"/>
          <w:lang w:val="la-Latn"/>
        </w:rPr>
        <w:t>facere h</w:t>
      </w:r>
      <w:r w:rsidR="009B2994" w:rsidRPr="007A06F5">
        <w:rPr>
          <w:highlight w:val="green"/>
          <w:lang w:val="la-Latn"/>
        </w:rPr>
        <w:t xml:space="preserve">, </w:t>
      </w:r>
      <w:r w:rsidR="00F830E4" w:rsidRPr="007A06F5">
        <w:rPr>
          <w:highlight w:val="green"/>
          <w:lang w:val="la-Latn"/>
        </w:rPr>
        <w:t xml:space="preserve">nobisque per brevem </w:t>
      </w:r>
      <w:r w:rsidRPr="007A06F5">
        <w:rPr>
          <w:highlight w:val="green"/>
          <w:lang w:val="la-Latn"/>
        </w:rPr>
        <w:t>eorum summam deferant</w:t>
      </w:r>
      <w:r w:rsidR="005D4A29" w:rsidRPr="007A06F5">
        <w:rPr>
          <w:highlight w:val="green"/>
          <w:lang w:val="la-Latn"/>
        </w:rPr>
        <w:t>.</w:t>
      </w:r>
    </w:p>
    <w:p w14:paraId="2A1AF7E2" w14:textId="77777777" w:rsidR="00BA5266" w:rsidRPr="007A06F5" w:rsidRDefault="00BA5266" w:rsidP="00450DB4">
      <w:pPr>
        <w:spacing w:after="120" w:line="240" w:lineRule="auto"/>
        <w:rPr>
          <w:rFonts w:ascii="Times New Roman" w:hAnsi="Times New Roman" w:cs="Times New Roman"/>
          <w:lang w:val="la-Latn"/>
        </w:rPr>
      </w:pPr>
    </w:p>
    <w:p w14:paraId="67A45052" w14:textId="77777777"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6" w:name="_Toc194615210"/>
      <w:r w:rsidRPr="007A06F5">
        <w:rPr>
          <w:rFonts w:ascii="Times New Roman" w:hAnsi="Times New Roman" w:cs="Times New Roman"/>
          <w:b/>
          <w:color w:val="000000" w:themeColor="text1"/>
          <w:sz w:val="28"/>
          <w:szCs w:val="28"/>
          <w:lang w:val="la-Latn"/>
        </w:rPr>
        <w:t>Capitulare Wormatiense (a. 829), mit Rubriken, aber ohne c. 8, 267v-269r</w:t>
      </w:r>
      <w:bookmarkEnd w:id="356"/>
    </w:p>
    <w:p w14:paraId="25AA54F9" w14:textId="71D9A89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II-VIIII - Capitulare Wormatiense (a. 829), mit Rubriken, aber </w:t>
      </w:r>
      <w:r w:rsidR="00BA5266" w:rsidRPr="007A06F5">
        <w:rPr>
          <w:rFonts w:ascii="Times New Roman" w:hAnsi="Times New Roman" w:cs="Times New Roman"/>
          <w:highlight w:val="yellow"/>
          <w:lang w:val="la-Latn"/>
        </w:rPr>
        <w:t>ohne c. 8</w:t>
      </w:r>
      <w:r w:rsidR="00BA5266" w:rsidRPr="007A06F5">
        <w:rPr>
          <w:rFonts w:ascii="Times New Roman" w:hAnsi="Times New Roman" w:cs="Times New Roman"/>
          <w:lang w:val="la-Latn"/>
        </w:rPr>
        <w:t>: De his qui sine consensu episcopi - ad palatium uenire compellatur (MGH Capit. 2, Nr. 191,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26,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30 -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13);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ohne die beiden Ansegis-Zitate,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direkt anschließend und ohne eigene Kapitelzählung.</w:t>
      </w:r>
    </w:p>
    <w:p w14:paraId="2F7D590C" w14:textId="66C925BD"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Haec a sunt capitula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aliqui ex missis</w:t>
      </w:r>
      <w:r w:rsidR="00F830E4" w:rsidRPr="007A06F5">
        <w:rPr>
          <w:rFonts w:ascii="Times New Roman" w:eastAsia="Times New Roman" w:hAnsi="Times New Roman" w:cs="Times New Roman"/>
          <w:sz w:val="24"/>
          <w:szCs w:val="24"/>
          <w:lang w:val="la-Latn" w:eastAsia="cs-CZ"/>
        </w:rPr>
        <w:t xml:space="preserve"> nostris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ad nostram notitiam </w:t>
      </w:r>
      <w:r w:rsidRPr="007A06F5">
        <w:rPr>
          <w:rFonts w:ascii="Times New Roman" w:eastAsia="Times New Roman" w:hAnsi="Times New Roman" w:cs="Times New Roman"/>
          <w:sz w:val="24"/>
          <w:szCs w:val="24"/>
          <w:lang w:val="la-Latn" w:eastAsia="cs-CZ"/>
        </w:rPr>
        <w:t>detulerunt anno XVI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imperii nostri</w:t>
      </w:r>
      <w:r w:rsidR="009B2994" w:rsidRPr="007A06F5">
        <w:rPr>
          <w:rFonts w:ascii="Times New Roman" w:eastAsia="Times New Roman" w:hAnsi="Times New Roman" w:cs="Times New Roman"/>
          <w:sz w:val="24"/>
          <w:szCs w:val="24"/>
          <w:lang w:val="la-Latn" w:eastAsia="cs-CZ"/>
        </w:rPr>
        <w:t xml:space="preserve">. </w:t>
      </w:r>
    </w:p>
    <w:p w14:paraId="64977960" w14:textId="423594EB"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1</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sine consensu episcopi presbyteros</w:t>
      </w:r>
      <w:r w:rsidR="00F830E4" w:rsidRPr="007A06F5">
        <w:rPr>
          <w:rFonts w:ascii="Times New Roman" w:eastAsia="Times New Roman" w:hAnsi="Times New Roman" w:cs="Times New Roman"/>
          <w:sz w:val="24"/>
          <w:szCs w:val="24"/>
          <w:lang w:val="la-Latn" w:eastAsia="cs-CZ"/>
        </w:rPr>
        <w:t xml:space="preserve"> in ecclesiis suis constituunt </w:t>
      </w:r>
      <w:r w:rsidRPr="007A06F5">
        <w:rPr>
          <w:rFonts w:ascii="Times New Roman" w:eastAsia="Times New Roman" w:hAnsi="Times New Roman" w:cs="Times New Roman"/>
          <w:sz w:val="24"/>
          <w:szCs w:val="24"/>
          <w:lang w:val="la-Latn" w:eastAsia="cs-CZ"/>
        </w:rPr>
        <w:t>vel de ecclesiis eiciunt et ab episcopo vel a quoli</w:t>
      </w:r>
      <w:r w:rsidR="00F830E4" w:rsidRPr="007A06F5">
        <w:rPr>
          <w:rFonts w:ascii="Times New Roman" w:eastAsia="Times New Roman" w:hAnsi="Times New Roman" w:cs="Times New Roman"/>
          <w:sz w:val="24"/>
          <w:szCs w:val="24"/>
          <w:lang w:val="la-Latn" w:eastAsia="cs-CZ"/>
        </w:rPr>
        <w:t>bet misso dominico admoniti ob</w:t>
      </w:r>
      <w:r w:rsidRPr="007A06F5">
        <w:rPr>
          <w:rFonts w:ascii="Times New Roman" w:eastAsia="Times New Roman" w:hAnsi="Times New Roman" w:cs="Times New Roman"/>
          <w:sz w:val="24"/>
          <w:szCs w:val="24"/>
          <w:lang w:val="la-Latn" w:eastAsia="cs-CZ"/>
        </w:rPr>
        <w:t>oedire noluerint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bannum nostrum rewadiare cogantur et per fideiussores ad pa</w:t>
      </w:r>
      <w:r w:rsidR="00F830E4" w:rsidRPr="007A06F5">
        <w:rPr>
          <w:rFonts w:ascii="Times New Roman" w:eastAsia="Times New Roman" w:hAnsi="Times New Roman" w:cs="Times New Roman"/>
          <w:sz w:val="24"/>
          <w:szCs w:val="24"/>
          <w:lang w:val="la-Latn" w:eastAsia="cs-CZ"/>
        </w:rPr>
        <w:t>la</w:t>
      </w:r>
      <w:r w:rsidRPr="007A06F5">
        <w:rPr>
          <w:rFonts w:ascii="Times New Roman" w:eastAsia="Times New Roman" w:hAnsi="Times New Roman" w:cs="Times New Roman"/>
          <w:sz w:val="24"/>
          <w:szCs w:val="24"/>
          <w:lang w:val="la-Latn" w:eastAsia="cs-CZ"/>
        </w:rPr>
        <w:t>tium nostrum venire iubeantur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tunc nos decernamus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utrum nobis placeat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aut </w:t>
      </w:r>
      <w:r w:rsidRPr="007A06F5">
        <w:rPr>
          <w:rFonts w:ascii="Times New Roman" w:eastAsia="Times New Roman" w:hAnsi="Times New Roman" w:cs="Times New Roman"/>
          <w:sz w:val="24"/>
          <w:szCs w:val="24"/>
          <w:lang w:val="la-Latn" w:eastAsia="cs-CZ"/>
        </w:rPr>
        <w:t>illum bannum persolvant</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aliam harmiscaram</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sustineant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4730DC39" w14:textId="7AFD6F59"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2</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ecclesiis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inter coheredes divisae sunt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considerandum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qua</w:t>
      </w:r>
      <w:r w:rsidRPr="007A06F5">
        <w:rPr>
          <w:rFonts w:ascii="Times New Roman" w:eastAsia="Times New Roman" w:hAnsi="Times New Roman" w:cs="Times New Roman"/>
          <w:sz w:val="24"/>
          <w:szCs w:val="24"/>
          <w:lang w:val="la-Latn" w:eastAsia="cs-CZ"/>
        </w:rPr>
        <w:t>tenus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secundum providentiam et admonitionem episcop</w:t>
      </w:r>
      <w:r w:rsidR="00F830E4" w:rsidRPr="007A06F5">
        <w:rPr>
          <w:rFonts w:ascii="Times New Roman" w:eastAsia="Times New Roman" w:hAnsi="Times New Roman" w:cs="Times New Roman"/>
          <w:sz w:val="24"/>
          <w:szCs w:val="24"/>
          <w:lang w:val="la-Latn" w:eastAsia="cs-CZ"/>
        </w:rPr>
        <w:t xml:space="preserve">i ipsi coheredes eas voluerint </w:t>
      </w:r>
      <w:r w:rsidRPr="007A06F5">
        <w:rPr>
          <w:rFonts w:ascii="Times New Roman" w:eastAsia="Times New Roman" w:hAnsi="Times New Roman" w:cs="Times New Roman"/>
          <w:sz w:val="24"/>
          <w:szCs w:val="24"/>
          <w:lang w:val="la-Latn" w:eastAsia="cs-CZ"/>
        </w:rPr>
        <w:t>tenere et Honorare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faciant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sin autem hoc contradixer</w:t>
      </w:r>
      <w:r w:rsidR="00F830E4" w:rsidRPr="007A06F5">
        <w:rPr>
          <w:rFonts w:ascii="Times New Roman" w:eastAsia="Times New Roman" w:hAnsi="Times New Roman" w:cs="Times New Roman"/>
          <w:sz w:val="24"/>
          <w:szCs w:val="24"/>
          <w:lang w:val="la-Latn" w:eastAsia="cs-CZ"/>
        </w:rPr>
        <w:t>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in episcopi potestate </w:t>
      </w:r>
      <w:r w:rsidRPr="007A06F5">
        <w:rPr>
          <w:rFonts w:ascii="Times New Roman" w:eastAsia="Times New Roman" w:hAnsi="Times New Roman" w:cs="Times New Roman"/>
          <w:sz w:val="24"/>
          <w:szCs w:val="24"/>
          <w:lang w:val="la-Latn" w:eastAsia="cs-CZ"/>
        </w:rPr>
        <w:t>maneat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utrum eas ita consistere permittat aut reliqu</w:t>
      </w:r>
      <w:r w:rsidR="00F830E4" w:rsidRPr="007A06F5">
        <w:rPr>
          <w:rFonts w:ascii="Times New Roman" w:eastAsia="Times New Roman" w:hAnsi="Times New Roman" w:cs="Times New Roman"/>
          <w:sz w:val="24"/>
          <w:szCs w:val="24"/>
          <w:lang w:val="la-Latn" w:eastAsia="cs-CZ"/>
        </w:rPr>
        <w:t>ias exinde auferat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ubi ad </w:t>
      </w:r>
      <w:r w:rsidRPr="007A06F5">
        <w:rPr>
          <w:rFonts w:ascii="Times New Roman" w:eastAsia="Times New Roman" w:hAnsi="Times New Roman" w:cs="Times New Roman"/>
          <w:sz w:val="24"/>
          <w:szCs w:val="24"/>
          <w:lang w:val="la-Latn" w:eastAsia="cs-CZ"/>
        </w:rPr>
        <w:t>nostrum beneficium ecclesiae pertinentes ita divisae invent</w:t>
      </w:r>
      <w:r w:rsidR="00F830E4" w:rsidRPr="007A06F5">
        <w:rPr>
          <w:rFonts w:ascii="Times New Roman" w:eastAsia="Times New Roman" w:hAnsi="Times New Roman" w:cs="Times New Roman"/>
          <w:sz w:val="24"/>
          <w:szCs w:val="24"/>
          <w:lang w:val="la-Latn" w:eastAsia="cs-CZ"/>
        </w:rPr>
        <w:t>ae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 describantur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nobis renuntietur</w:t>
      </w:r>
      <w:r w:rsidR="009B2994" w:rsidRPr="007A06F5">
        <w:rPr>
          <w:rFonts w:ascii="Times New Roman" w:eastAsia="Times New Roman" w:hAnsi="Times New Roman" w:cs="Times New Roman"/>
          <w:sz w:val="24"/>
          <w:szCs w:val="24"/>
          <w:lang w:val="la-Latn" w:eastAsia="cs-CZ"/>
        </w:rPr>
        <w:t xml:space="preserve">. </w:t>
      </w:r>
    </w:p>
    <w:p w14:paraId="3B240762" w14:textId="63913F81"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3</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ecclesiis destructis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episcopi et missi</w:t>
      </w:r>
      <w:r w:rsidR="00F830E4" w:rsidRPr="007A06F5">
        <w:rPr>
          <w:rFonts w:ascii="Times New Roman" w:eastAsia="Times New Roman" w:hAnsi="Times New Roman" w:cs="Times New Roman"/>
          <w:sz w:val="24"/>
          <w:szCs w:val="24"/>
          <w:lang w:val="la-Latn" w:eastAsia="cs-CZ"/>
        </w:rPr>
        <w:t xml:space="preserve"> inquisitionem faciant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utrum </w:t>
      </w:r>
      <w:r w:rsidRPr="007A06F5">
        <w:rPr>
          <w:rFonts w:ascii="Times New Roman" w:eastAsia="Times New Roman" w:hAnsi="Times New Roman" w:cs="Times New Roman"/>
          <w:sz w:val="24"/>
          <w:szCs w:val="24"/>
          <w:lang w:val="la-Latn" w:eastAsia="cs-CZ"/>
        </w:rPr>
        <w:t>per neglegentiam aut inpossibilitatem destructae sint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ubi</w:t>
      </w:r>
      <w:r w:rsidR="00F830E4" w:rsidRPr="007A06F5">
        <w:rPr>
          <w:rFonts w:ascii="Times New Roman" w:eastAsia="Times New Roman" w:hAnsi="Times New Roman" w:cs="Times New Roman"/>
          <w:sz w:val="24"/>
          <w:szCs w:val="24"/>
          <w:lang w:val="la-Latn" w:eastAsia="cs-CZ"/>
        </w:rPr>
        <w:t xml:space="preserve"> neglegentia inventa </w:t>
      </w:r>
      <w:r w:rsidRPr="007A06F5">
        <w:rPr>
          <w:rFonts w:ascii="Times New Roman" w:eastAsia="Times New Roman" w:hAnsi="Times New Roman" w:cs="Times New Roman"/>
          <w:sz w:val="24"/>
          <w:szCs w:val="24"/>
          <w:lang w:val="la-Latn" w:eastAsia="cs-CZ"/>
        </w:rPr>
        <w:t>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episcopali </w:t>
      </w:r>
      <w:r w:rsidR="00524CAA" w:rsidRPr="00524CAA">
        <w:rPr>
          <w:rFonts w:ascii="Times New Roman" w:eastAsia="Times New Roman" w:hAnsi="Times New Roman" w:cs="Times New Roman"/>
          <w:b/>
          <w:sz w:val="24"/>
          <w:szCs w:val="24"/>
          <w:lang w:val="la-Latn" w:eastAsia="cs-CZ"/>
        </w:rPr>
        <w:t>auctorit</w:t>
      </w:r>
      <w:r w:rsidRPr="007A06F5">
        <w:rPr>
          <w:rFonts w:ascii="Times New Roman" w:eastAsia="Times New Roman" w:hAnsi="Times New Roman" w:cs="Times New Roman"/>
          <w:sz w:val="24"/>
          <w:szCs w:val="24"/>
          <w:lang w:val="la-Latn" w:eastAsia="cs-CZ"/>
        </w:rPr>
        <w:t>ate emendare cogantur hi</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w:t>
      </w:r>
      <w:r w:rsidR="00F830E4" w:rsidRPr="007A06F5">
        <w:rPr>
          <w:rFonts w:ascii="Times New Roman" w:eastAsia="Times New Roman" w:hAnsi="Times New Roman" w:cs="Times New Roman"/>
          <w:sz w:val="24"/>
          <w:szCs w:val="24"/>
          <w:lang w:val="la-Latn" w:eastAsia="cs-CZ"/>
        </w:rPr>
        <w:t>i eas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restaurare debuerant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per inpossibilitatem contigit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aut plures sint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quam necesse sit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aut maioris </w:t>
      </w:r>
      <w:r w:rsidRPr="007A06F5">
        <w:rPr>
          <w:rFonts w:ascii="Times New Roman" w:eastAsia="Times New Roman" w:hAnsi="Times New Roman" w:cs="Times New Roman"/>
          <w:sz w:val="24"/>
          <w:szCs w:val="24"/>
          <w:lang w:val="la-Latn" w:eastAsia="cs-CZ"/>
        </w:rPr>
        <w:t>magnitudinis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quam ut ex rebus ad eas pertinentibus </w:t>
      </w:r>
      <w:r w:rsidR="00F830E4" w:rsidRPr="007A06F5">
        <w:rPr>
          <w:rFonts w:ascii="Times New Roman" w:eastAsia="Times New Roman" w:hAnsi="Times New Roman" w:cs="Times New Roman"/>
          <w:sz w:val="24"/>
          <w:szCs w:val="24"/>
          <w:lang w:val="la-Latn" w:eastAsia="cs-CZ"/>
        </w:rPr>
        <w:t>restaurari possint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episcopus </w:t>
      </w:r>
      <w:r w:rsidRPr="007A06F5">
        <w:rPr>
          <w:rFonts w:ascii="Times New Roman" w:eastAsia="Times New Roman" w:hAnsi="Times New Roman" w:cs="Times New Roman"/>
          <w:sz w:val="24"/>
          <w:szCs w:val="24"/>
          <w:lang w:val="la-Latn" w:eastAsia="cs-CZ"/>
        </w:rPr>
        <w:t>modum inveniat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qualiter congrue emendari et consistere possint</w:t>
      </w:r>
      <w:r w:rsidR="009B2994" w:rsidRPr="007A06F5">
        <w:rPr>
          <w:rFonts w:ascii="Times New Roman" w:eastAsia="Times New Roman" w:hAnsi="Times New Roman" w:cs="Times New Roman"/>
          <w:sz w:val="24"/>
          <w:szCs w:val="24"/>
          <w:lang w:val="la-Latn" w:eastAsia="cs-CZ"/>
        </w:rPr>
        <w:t xml:space="preserve">. </w:t>
      </w:r>
    </w:p>
    <w:p w14:paraId="4B790A2F" w14:textId="63781BDF" w:rsidR="0056478A" w:rsidRPr="007A06F5" w:rsidRDefault="0056478A" w:rsidP="0056478A">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4</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uno manso ad ecclesiam dato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quo ali</w:t>
      </w:r>
      <w:r w:rsidR="00F830E4" w:rsidRPr="007A06F5">
        <w:rPr>
          <w:rFonts w:ascii="Times New Roman" w:eastAsia="Times New Roman" w:hAnsi="Times New Roman" w:cs="Times New Roman"/>
          <w:sz w:val="24"/>
          <w:szCs w:val="24"/>
          <w:lang w:val="la-Latn" w:eastAsia="cs-CZ"/>
        </w:rPr>
        <w:t>qui homines contra statuta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sibi servitium exigunt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 pro hac causa accusatus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come</w:t>
      </w:r>
      <w:r w:rsidR="00F830E4" w:rsidRPr="007A06F5">
        <w:rPr>
          <w:rFonts w:ascii="Times New Roman" w:eastAsia="Times New Roman" w:hAnsi="Times New Roman" w:cs="Times New Roman"/>
          <w:sz w:val="24"/>
          <w:szCs w:val="24"/>
          <w:lang w:val="la-Latn" w:eastAsia="cs-CZ"/>
        </w:rPr>
        <w:t xml:space="preserve">s vel missi </w:t>
      </w:r>
      <w:r w:rsidRPr="007A06F5">
        <w:rPr>
          <w:rFonts w:ascii="Times New Roman" w:eastAsia="Times New Roman" w:hAnsi="Times New Roman" w:cs="Times New Roman"/>
          <w:sz w:val="24"/>
          <w:szCs w:val="24"/>
          <w:lang w:val="la-Latn" w:eastAsia="cs-CZ"/>
        </w:rPr>
        <w:t>hoc</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inde subtractum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presbyteris cum sua lege restituere faciant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12B513E9" w14:textId="32336C5F"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5</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nonas et decimas iam per mu</w:t>
      </w:r>
      <w:r w:rsidR="00F830E4" w:rsidRPr="007A06F5">
        <w:rPr>
          <w:rFonts w:ascii="Times New Roman" w:eastAsia="Times New Roman" w:hAnsi="Times New Roman" w:cs="Times New Roman"/>
          <w:sz w:val="24"/>
          <w:szCs w:val="24"/>
          <w:lang w:val="la-Latn" w:eastAsia="cs-CZ"/>
        </w:rPr>
        <w:t xml:space="preserve">ltos annos aut ex parte aut ex </w:t>
      </w:r>
      <w:r w:rsidRPr="007A06F5">
        <w:rPr>
          <w:rFonts w:ascii="Times New Roman" w:eastAsia="Times New Roman" w:hAnsi="Times New Roman" w:cs="Times New Roman"/>
          <w:sz w:val="24"/>
          <w:szCs w:val="24"/>
          <w:lang w:val="la-Latn" w:eastAsia="cs-CZ"/>
        </w:rPr>
        <w:t>toto dare neglexerunt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volumus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per missos nostros constringantur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secund</w:t>
      </w:r>
      <w:r w:rsidR="00F830E4" w:rsidRPr="007A06F5">
        <w:rPr>
          <w:rFonts w:ascii="Times New Roman" w:eastAsia="Times New Roman" w:hAnsi="Times New Roman" w:cs="Times New Roman"/>
          <w:sz w:val="24"/>
          <w:szCs w:val="24"/>
          <w:lang w:val="la-Latn" w:eastAsia="cs-CZ"/>
        </w:rPr>
        <w:t xml:space="preserve">um </w:t>
      </w:r>
      <w:r w:rsidRPr="007A06F5">
        <w:rPr>
          <w:rFonts w:ascii="Times New Roman" w:eastAsia="Times New Roman" w:hAnsi="Times New Roman" w:cs="Times New Roman"/>
          <w:sz w:val="24"/>
          <w:szCs w:val="24"/>
          <w:lang w:val="la-Latn" w:eastAsia="cs-CZ"/>
        </w:rPr>
        <w:t>capitularem priorem</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lastRenderedPageBreak/>
        <w:t>solvant unius anni nonam et dec</w:t>
      </w:r>
      <w:r w:rsidR="00F830E4" w:rsidRPr="007A06F5">
        <w:rPr>
          <w:rFonts w:ascii="Times New Roman" w:eastAsia="Times New Roman" w:hAnsi="Times New Roman" w:cs="Times New Roman"/>
          <w:sz w:val="24"/>
          <w:szCs w:val="24"/>
          <w:lang w:val="la-Latn" w:eastAsia="cs-CZ"/>
        </w:rPr>
        <w:t>imam cum sua lege</w:t>
      </w:r>
      <w:r w:rsidR="00E55DD3"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insuper </w:t>
      </w:r>
      <w:r w:rsidRPr="007A06F5">
        <w:rPr>
          <w:rFonts w:ascii="Times New Roman" w:eastAsia="Times New Roman" w:hAnsi="Times New Roman" w:cs="Times New Roman"/>
          <w:sz w:val="24"/>
          <w:szCs w:val="24"/>
          <w:lang w:val="la-Latn" w:eastAsia="cs-CZ"/>
        </w:rPr>
        <w:t>bannum nostrum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hoc eis denuntietur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 hanc neglegentiam ite raverit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beneficium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unde haec nona et decima persolvi debuit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amissurum se sciat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Ita enim continetur in capitulare bonae memoriae gen</w:t>
      </w:r>
      <w:r w:rsidR="00F830E4" w:rsidRPr="007A06F5">
        <w:rPr>
          <w:rFonts w:ascii="Times New Roman" w:eastAsia="Times New Roman" w:hAnsi="Times New Roman" w:cs="Times New Roman"/>
          <w:sz w:val="24"/>
          <w:szCs w:val="24"/>
          <w:lang w:val="la-Latn" w:eastAsia="cs-CZ"/>
        </w:rPr>
        <w:t>itoris nostri in libro primo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CLVII</w:t>
      </w:r>
      <w:r w:rsidR="00FF3D92" w:rsidRPr="007A06F5">
        <w:rPr>
          <w:rFonts w:ascii="Times New Roman" w:eastAsia="Times New Roman" w:hAnsi="Times New Roman" w:cs="Times New Roman"/>
          <w:sz w:val="24"/>
          <w:szCs w:val="24"/>
          <w:lang w:val="la-Latn" w:eastAsia="cs-CZ"/>
        </w:rPr>
        <w:t xml:space="preserve">: </w:t>
      </w:r>
      <w:r w:rsidR="00CF57D8"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Ut</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ecclesiarum beneficia ha</w:t>
      </w:r>
      <w:r w:rsidR="00F830E4" w:rsidRPr="007A06F5">
        <w:rPr>
          <w:rFonts w:ascii="Times New Roman" w:eastAsia="Times New Roman" w:hAnsi="Times New Roman" w:cs="Times New Roman"/>
          <w:sz w:val="24"/>
          <w:szCs w:val="24"/>
          <w:lang w:val="la-Latn" w:eastAsia="cs-CZ"/>
        </w:rPr>
        <w:t>bent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nonam et decimam ex eis </w:t>
      </w:r>
      <w:r w:rsidRPr="007A06F5">
        <w:rPr>
          <w:rFonts w:ascii="Times New Roman" w:eastAsia="Times New Roman" w:hAnsi="Times New Roman" w:cs="Times New Roman"/>
          <w:sz w:val="24"/>
          <w:szCs w:val="24"/>
          <w:lang w:val="la-Latn" w:eastAsia="cs-CZ"/>
        </w:rPr>
        <w:t>ecclesiae cuius res sunt donent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qui tale beneficium habent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medietate</w:t>
      </w:r>
      <w:r w:rsidR="00F830E4" w:rsidRPr="007A06F5">
        <w:rPr>
          <w:rFonts w:ascii="Times New Roman" w:eastAsia="Times New Roman" w:hAnsi="Times New Roman" w:cs="Times New Roman"/>
          <w:sz w:val="24"/>
          <w:szCs w:val="24"/>
          <w:lang w:val="la-Latn" w:eastAsia="cs-CZ"/>
        </w:rPr>
        <w:t xml:space="preserve">m </w:t>
      </w:r>
      <w:r w:rsidRPr="007A06F5">
        <w:rPr>
          <w:rFonts w:ascii="Times New Roman" w:eastAsia="Times New Roman" w:hAnsi="Times New Roman" w:cs="Times New Roman"/>
          <w:sz w:val="24"/>
          <w:szCs w:val="24"/>
          <w:lang w:val="la-Latn" w:eastAsia="cs-CZ"/>
        </w:rPr>
        <w:t>laborent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de eorum portione proprio presbytero </w:t>
      </w:r>
      <w:r w:rsidR="00F830E4" w:rsidRPr="007A06F5">
        <w:rPr>
          <w:rFonts w:ascii="Times New Roman" w:eastAsia="Times New Roman" w:hAnsi="Times New Roman" w:cs="Times New Roman"/>
          <w:sz w:val="24"/>
          <w:szCs w:val="24"/>
          <w:lang w:val="la-Latn" w:eastAsia="cs-CZ"/>
        </w:rPr>
        <w:t>decimas donent</w:t>
      </w:r>
      <w:r w:rsidR="005D4A29" w:rsidRPr="007A06F5">
        <w:rPr>
          <w:rFonts w:ascii="Times New Roman" w:eastAsia="Times New Roman" w:hAnsi="Times New Roman" w:cs="Times New Roman"/>
          <w:sz w:val="24"/>
          <w:szCs w:val="24"/>
          <w:lang w:val="la-Latn" w:eastAsia="cs-CZ"/>
        </w:rPr>
        <w:t>.</w:t>
      </w:r>
      <w:r w:rsidR="00CF57D8" w:rsidRPr="007A06F5">
        <w:rPr>
          <w:rFonts w:ascii="Times New Roman" w:eastAsia="Times New Roman" w:hAnsi="Times New Roman" w:cs="Times New Roman"/>
          <w:sz w:val="24"/>
          <w:szCs w:val="24"/>
          <w:lang w:val="la-Latn" w:eastAsia="cs-CZ"/>
        </w:rPr>
        <w:t>' Item in capi</w:t>
      </w:r>
      <w:r w:rsidRPr="007A06F5">
        <w:rPr>
          <w:rFonts w:ascii="Times New Roman" w:eastAsia="Times New Roman" w:hAnsi="Times New Roman" w:cs="Times New Roman"/>
          <w:sz w:val="24"/>
          <w:szCs w:val="24"/>
          <w:lang w:val="la-Latn" w:eastAsia="cs-CZ"/>
        </w:rPr>
        <w:t>tulare nostro in libro secundo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XXI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eadem re</w:t>
      </w:r>
      <w:r w:rsidR="00FF3D92" w:rsidRPr="007A06F5">
        <w:rPr>
          <w:rFonts w:ascii="Times New Roman" w:eastAsia="Times New Roman" w:hAnsi="Times New Roman" w:cs="Times New Roman"/>
          <w:sz w:val="24"/>
          <w:szCs w:val="24"/>
          <w:lang w:val="la-Latn" w:eastAsia="cs-CZ"/>
        </w:rPr>
        <w:t xml:space="preserve">: </w:t>
      </w:r>
      <w:r w:rsidR="00CF57D8"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iCs/>
          <w:sz w:val="24"/>
          <w:szCs w:val="24"/>
          <w:lang w:val="la-Latn" w:eastAsia="cs-CZ"/>
        </w:rPr>
        <w:t>De</w:t>
      </w:r>
      <w:r w:rsidR="00E55DD3"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nonis quidem et </w:t>
      </w:r>
      <w:r w:rsidRPr="007A06F5">
        <w:rPr>
          <w:rFonts w:ascii="Times New Roman" w:eastAsia="Times New Roman" w:hAnsi="Times New Roman" w:cs="Times New Roman"/>
          <w:sz w:val="24"/>
          <w:szCs w:val="24"/>
          <w:lang w:val="la-Latn" w:eastAsia="cs-CZ"/>
        </w:rPr>
        <w:t>decimis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unde et genitor noster et nos frequenter et in diversis placitis admoni</w:t>
      </w:r>
      <w:r w:rsidR="00F830E4" w:rsidRPr="007A06F5">
        <w:rPr>
          <w:rFonts w:ascii="Times New Roman" w:eastAsia="Times New Roman" w:hAnsi="Times New Roman" w:cs="Times New Roman"/>
          <w:sz w:val="24"/>
          <w:szCs w:val="24"/>
          <w:lang w:val="la-Latn" w:eastAsia="cs-CZ"/>
        </w:rPr>
        <w:t xml:space="preserve">tionem </w:t>
      </w:r>
      <w:r w:rsidRPr="007A06F5">
        <w:rPr>
          <w:rFonts w:ascii="Times New Roman" w:eastAsia="Times New Roman" w:hAnsi="Times New Roman" w:cs="Times New Roman"/>
          <w:sz w:val="24"/>
          <w:szCs w:val="24"/>
          <w:lang w:val="la-Latn" w:eastAsia="cs-CZ"/>
        </w:rPr>
        <w:t>fecimus et per capitularia nostra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qualiter haec obser</w:t>
      </w:r>
      <w:r w:rsidR="00F830E4" w:rsidRPr="007A06F5">
        <w:rPr>
          <w:rFonts w:ascii="Times New Roman" w:eastAsia="Times New Roman" w:hAnsi="Times New Roman" w:cs="Times New Roman"/>
          <w:sz w:val="24"/>
          <w:szCs w:val="24"/>
          <w:lang w:val="la-Latn" w:eastAsia="cs-CZ"/>
        </w:rPr>
        <w:t>ventur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ordinavimus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volumus </w:t>
      </w:r>
      <w:r w:rsidRPr="007A06F5">
        <w:rPr>
          <w:rFonts w:ascii="Times New Roman" w:eastAsia="Times New Roman" w:hAnsi="Times New Roman" w:cs="Times New Roman"/>
          <w:sz w:val="24"/>
          <w:szCs w:val="24"/>
          <w:lang w:val="la-Latn" w:eastAsia="cs-CZ"/>
        </w:rPr>
        <w:t>atque iubemus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de omni conlaboratu</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de vino et</w:t>
      </w:r>
      <w:r w:rsidR="00F830E4" w:rsidRPr="007A06F5">
        <w:rPr>
          <w:rFonts w:ascii="Times New Roman" w:eastAsia="Times New Roman" w:hAnsi="Times New Roman" w:cs="Times New Roman"/>
          <w:sz w:val="24"/>
          <w:szCs w:val="24"/>
          <w:lang w:val="la-Latn" w:eastAsia="cs-CZ"/>
        </w:rPr>
        <w:t xml:space="preserve"> feno fideliter et pleniter ab </w:t>
      </w:r>
      <w:r w:rsidRPr="007A06F5">
        <w:rPr>
          <w:rFonts w:ascii="Times New Roman" w:eastAsia="Times New Roman" w:hAnsi="Times New Roman" w:cs="Times New Roman"/>
          <w:sz w:val="24"/>
          <w:szCs w:val="24"/>
          <w:lang w:val="la-Latn" w:eastAsia="cs-CZ"/>
        </w:rPr>
        <w:t>omnibus nona et decima persolvatur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nutrimine vero pro decima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a</w:t>
      </w:r>
      <w:r w:rsidR="00F830E4" w:rsidRPr="007A06F5">
        <w:rPr>
          <w:rFonts w:ascii="Times New Roman" w:eastAsia="Times New Roman" w:hAnsi="Times New Roman" w:cs="Times New Roman"/>
          <w:sz w:val="24"/>
          <w:szCs w:val="24"/>
          <w:lang w:val="la-Latn" w:eastAsia="cs-CZ"/>
        </w:rPr>
        <w:t xml:space="preserve">ctenus </w:t>
      </w:r>
      <w:r w:rsidRPr="007A06F5">
        <w:rPr>
          <w:rFonts w:ascii="Times New Roman" w:eastAsia="Times New Roman" w:hAnsi="Times New Roman" w:cs="Times New Roman"/>
          <w:sz w:val="24"/>
          <w:szCs w:val="24"/>
          <w:lang w:val="la-Latn" w:eastAsia="cs-CZ"/>
        </w:rPr>
        <w:t>consuetudo fuit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ab omnibus observetur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Si quis </w:t>
      </w:r>
      <w:r w:rsidR="00F830E4" w:rsidRPr="007A06F5">
        <w:rPr>
          <w:rFonts w:ascii="Times New Roman" w:eastAsia="Times New Roman" w:hAnsi="Times New Roman" w:cs="Times New Roman"/>
          <w:sz w:val="24"/>
          <w:szCs w:val="24"/>
          <w:lang w:val="la-Latn" w:eastAsia="cs-CZ"/>
        </w:rPr>
        <w:t>tamen episcoporum fuerit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w:t>
      </w:r>
      <w:r w:rsidRPr="007A06F5">
        <w:rPr>
          <w:rFonts w:ascii="Times New Roman" w:eastAsia="Times New Roman" w:hAnsi="Times New Roman" w:cs="Times New Roman"/>
          <w:sz w:val="24"/>
          <w:szCs w:val="24"/>
          <w:lang w:val="la-Latn" w:eastAsia="cs-CZ"/>
        </w:rPr>
        <w:t>argentum pro hoc accipere velit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sua maneat potestate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iuxta quod ei et illi</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w:t>
      </w:r>
      <w:r w:rsidRPr="007A06F5">
        <w:rPr>
          <w:rFonts w:ascii="Times New Roman" w:eastAsia="Times New Roman" w:hAnsi="Times New Roman" w:cs="Times New Roman"/>
          <w:sz w:val="24"/>
          <w:szCs w:val="24"/>
          <w:lang w:val="la-Latn" w:eastAsia="cs-CZ"/>
        </w:rPr>
        <w:t>hoc persolvere debet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convenerit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w:t>
      </w:r>
    </w:p>
    <w:p w14:paraId="2C1DE247" w14:textId="73D12754"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6</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decimam abstrahit de ecclesia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q</w:t>
      </w:r>
      <w:r w:rsidR="00F830E4" w:rsidRPr="007A06F5">
        <w:rPr>
          <w:rFonts w:ascii="Times New Roman" w:eastAsia="Times New Roman" w:hAnsi="Times New Roman" w:cs="Times New Roman"/>
          <w:sz w:val="24"/>
          <w:szCs w:val="24"/>
          <w:lang w:val="la-Latn" w:eastAsia="cs-CZ"/>
        </w:rPr>
        <w:t>uam per iustitiam dari debet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eam praesumptiose 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propter munera aut amic</w:t>
      </w:r>
      <w:r w:rsidR="00F830E4" w:rsidRPr="007A06F5">
        <w:rPr>
          <w:rFonts w:ascii="Times New Roman" w:eastAsia="Times New Roman" w:hAnsi="Times New Roman" w:cs="Times New Roman"/>
          <w:sz w:val="24"/>
          <w:szCs w:val="24"/>
          <w:lang w:val="la-Latn" w:eastAsia="cs-CZ"/>
        </w:rPr>
        <w:t xml:space="preserve">itiam vel aliam quamlibet occa </w:t>
      </w:r>
      <w:r w:rsidRPr="007A06F5">
        <w:rPr>
          <w:rFonts w:ascii="Times New Roman" w:eastAsia="Times New Roman" w:hAnsi="Times New Roman" w:cs="Times New Roman"/>
          <w:sz w:val="24"/>
          <w:szCs w:val="24"/>
          <w:lang w:val="la-Latn" w:eastAsia="cs-CZ"/>
        </w:rPr>
        <w:t>sionem ad alteram ecclesiam dederit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a comite vel a </w:t>
      </w:r>
      <w:r w:rsidR="00F830E4" w:rsidRPr="007A06F5">
        <w:rPr>
          <w:rFonts w:ascii="Times New Roman" w:eastAsia="Times New Roman" w:hAnsi="Times New Roman" w:cs="Times New Roman"/>
          <w:sz w:val="24"/>
          <w:szCs w:val="24"/>
          <w:lang w:val="la-Latn" w:eastAsia="cs-CZ"/>
        </w:rPr>
        <w:t>misso nostro distringatur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w:t>
      </w:r>
      <w:r w:rsidRPr="007A06F5">
        <w:rPr>
          <w:rFonts w:ascii="Times New Roman" w:eastAsia="Times New Roman" w:hAnsi="Times New Roman" w:cs="Times New Roman"/>
          <w:sz w:val="24"/>
          <w:szCs w:val="24"/>
          <w:lang w:val="la-Latn" w:eastAsia="cs-CZ"/>
        </w:rPr>
        <w:t>eiusdem decimae quantitatem cum sua lege restituat</w:t>
      </w:r>
      <w:r w:rsidR="009B2994" w:rsidRPr="007A06F5">
        <w:rPr>
          <w:rFonts w:ascii="Times New Roman" w:eastAsia="Times New Roman" w:hAnsi="Times New Roman" w:cs="Times New Roman"/>
          <w:sz w:val="24"/>
          <w:szCs w:val="24"/>
          <w:lang w:val="la-Latn" w:eastAsia="cs-CZ"/>
        </w:rPr>
        <w:t xml:space="preserve">. </w:t>
      </w:r>
    </w:p>
    <w:p w14:paraId="05F315DF" w14:textId="0D2C85B3"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7</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decimis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dare populus non vult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w:t>
      </w:r>
      <w:r w:rsidR="00F830E4" w:rsidRPr="007A06F5">
        <w:rPr>
          <w:rFonts w:ascii="Times New Roman" w:eastAsia="Times New Roman" w:hAnsi="Times New Roman" w:cs="Times New Roman"/>
          <w:sz w:val="24"/>
          <w:szCs w:val="24"/>
          <w:lang w:val="la-Latn" w:eastAsia="cs-CZ"/>
        </w:rPr>
        <w:t>si quolibet modo ab eo rediman</w:t>
      </w:r>
      <w:r w:rsidRPr="007A06F5">
        <w:rPr>
          <w:rFonts w:ascii="Times New Roman" w:eastAsia="Times New Roman" w:hAnsi="Times New Roman" w:cs="Times New Roman"/>
          <w:sz w:val="24"/>
          <w:szCs w:val="24"/>
          <w:lang w:val="la-Latn" w:eastAsia="cs-CZ"/>
        </w:rPr>
        <w:t>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ab episcopis prohibendum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fiat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q</w:t>
      </w:r>
      <w:r w:rsidR="00F830E4" w:rsidRPr="007A06F5">
        <w:rPr>
          <w:rFonts w:ascii="Times New Roman" w:eastAsia="Times New Roman" w:hAnsi="Times New Roman" w:cs="Times New Roman"/>
          <w:sz w:val="24"/>
          <w:szCs w:val="24"/>
          <w:lang w:val="la-Latn" w:eastAsia="cs-CZ"/>
        </w:rPr>
        <w:t xml:space="preserve">uis contemptor inventus fuerit </w:t>
      </w:r>
      <w:r w:rsidRPr="007A06F5">
        <w:rPr>
          <w:rFonts w:ascii="Times New Roman" w:eastAsia="Times New Roman" w:hAnsi="Times New Roman" w:cs="Times New Roman"/>
          <w:sz w:val="24"/>
          <w:szCs w:val="24"/>
          <w:lang w:val="la-Latn" w:eastAsia="cs-CZ"/>
        </w:rPr>
        <w:t>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episcopum nec comitem audire velit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noster homo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praese</w:t>
      </w:r>
      <w:r w:rsidR="00F830E4" w:rsidRPr="007A06F5">
        <w:rPr>
          <w:rFonts w:ascii="Times New Roman" w:eastAsia="Times New Roman" w:hAnsi="Times New Roman" w:cs="Times New Roman"/>
          <w:sz w:val="24"/>
          <w:szCs w:val="24"/>
          <w:lang w:val="la-Latn" w:eastAsia="cs-CZ"/>
        </w:rPr>
        <w:t xml:space="preserve">ntiam </w:t>
      </w:r>
      <w:r w:rsidRPr="007A06F5">
        <w:rPr>
          <w:rFonts w:ascii="Times New Roman" w:eastAsia="Times New Roman" w:hAnsi="Times New Roman" w:cs="Times New Roman"/>
          <w:sz w:val="24"/>
          <w:szCs w:val="24"/>
          <w:lang w:val="la-Latn" w:eastAsia="cs-CZ"/>
        </w:rPr>
        <w:t>nostram venire conpellatur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ceteri vero distringantur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F830E4" w:rsidRPr="007A06F5">
        <w:rPr>
          <w:rFonts w:ascii="Times New Roman" w:eastAsia="Times New Roman" w:hAnsi="Times New Roman" w:cs="Times New Roman"/>
          <w:sz w:val="24"/>
          <w:szCs w:val="24"/>
          <w:lang w:val="la-Latn" w:eastAsia="cs-CZ"/>
        </w:rPr>
        <w:t xml:space="preserve"> inviti ecclesiae restituant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voluntarie dare neglexerunt</w:t>
      </w:r>
      <w:r w:rsidR="009B2994" w:rsidRPr="007A06F5">
        <w:rPr>
          <w:rFonts w:ascii="Times New Roman" w:eastAsia="Times New Roman" w:hAnsi="Times New Roman" w:cs="Times New Roman"/>
          <w:sz w:val="24"/>
          <w:szCs w:val="24"/>
          <w:lang w:val="la-Latn" w:eastAsia="cs-CZ"/>
        </w:rPr>
        <w:t xml:space="preserve">. </w:t>
      </w:r>
    </w:p>
    <w:p w14:paraId="375B9EC4" w14:textId="12AEB76F"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8</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de rebus ecclesiarum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 ab eis per</w:t>
      </w:r>
      <w:r w:rsidR="00F830E4" w:rsidRPr="007A06F5">
        <w:rPr>
          <w:rFonts w:ascii="Times New Roman" w:eastAsia="Times New Roman" w:hAnsi="Times New Roman" w:cs="Times New Roman"/>
          <w:sz w:val="24"/>
          <w:szCs w:val="24"/>
          <w:highlight w:val="green"/>
          <w:lang w:val="la-Latn" w:eastAsia="cs-CZ"/>
        </w:rPr>
        <w:t xml:space="preserve"> triginta annorum spatium sine </w:t>
      </w:r>
      <w:r w:rsidRPr="007A06F5">
        <w:rPr>
          <w:rFonts w:ascii="Times New Roman" w:eastAsia="Times New Roman" w:hAnsi="Times New Roman" w:cs="Times New Roman"/>
          <w:sz w:val="24"/>
          <w:szCs w:val="24"/>
          <w:highlight w:val="green"/>
          <w:lang w:val="la-Latn" w:eastAsia="cs-CZ"/>
        </w:rPr>
        <w:t>ulla interpellatione possessae 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testimonia non</w:t>
      </w:r>
      <w:r w:rsidR="00F830E4" w:rsidRPr="007A06F5">
        <w:rPr>
          <w:rFonts w:ascii="Times New Roman" w:eastAsia="Times New Roman" w:hAnsi="Times New Roman" w:cs="Times New Roman"/>
          <w:sz w:val="24"/>
          <w:szCs w:val="24"/>
          <w:highlight w:val="green"/>
          <w:lang w:val="la-Latn" w:eastAsia="cs-CZ"/>
        </w:rPr>
        <w:t xml:space="preserve"> recipiantur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sed eo modo con </w:t>
      </w:r>
      <w:r w:rsidRPr="007A06F5">
        <w:rPr>
          <w:rFonts w:ascii="Times New Roman" w:eastAsia="Times New Roman" w:hAnsi="Times New Roman" w:cs="Times New Roman"/>
          <w:sz w:val="24"/>
          <w:szCs w:val="24"/>
          <w:highlight w:val="green"/>
          <w:lang w:val="la-Latn" w:eastAsia="cs-CZ"/>
        </w:rPr>
        <w:t>tineantur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sicut res ad fiscum dominicum pertinentes contineri solent</w:t>
      </w:r>
      <w:r w:rsidR="009B2994"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216161D6" w14:textId="36181E6D"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9</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rebus ecclesiarum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quas in beneficium habent</w:t>
      </w:r>
      <w:r w:rsidR="009B2994" w:rsidRPr="007A06F5">
        <w:rPr>
          <w:rFonts w:ascii="Times New Roman" w:eastAsia="Times New Roman" w:hAnsi="Times New Roman" w:cs="Times New Roman"/>
          <w:sz w:val="24"/>
          <w:szCs w:val="24"/>
          <w:lang w:val="la-Latn" w:eastAsia="cs-CZ"/>
        </w:rPr>
        <w:t xml:space="preserve">, </w:t>
      </w:r>
      <w:r w:rsidR="00CF57D8" w:rsidRPr="007A06F5">
        <w:rPr>
          <w:rFonts w:ascii="Times New Roman" w:eastAsia="Times New Roman" w:hAnsi="Times New Roman" w:cs="Times New Roman"/>
          <w:sz w:val="24"/>
          <w:szCs w:val="24"/>
          <w:lang w:val="la-Latn" w:eastAsia="cs-CZ"/>
        </w:rPr>
        <w:t xml:space="preserve">restaurationes </w:t>
      </w:r>
      <w:r w:rsidRPr="007A06F5">
        <w:rPr>
          <w:rFonts w:ascii="Times New Roman" w:eastAsia="Times New Roman" w:hAnsi="Times New Roman" w:cs="Times New Roman"/>
          <w:sz w:val="24"/>
          <w:szCs w:val="24"/>
          <w:lang w:val="la-Latn" w:eastAsia="cs-CZ"/>
        </w:rPr>
        <w:t>earum facere neglexerint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iuxta capitularem anteriorem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in quo de operibus ac nonis </w:t>
      </w:r>
      <w:r w:rsidRPr="007A06F5">
        <w:rPr>
          <w:rFonts w:ascii="Times New Roman" w:eastAsia="Times New Roman" w:hAnsi="Times New Roman" w:cs="Times New Roman"/>
          <w:sz w:val="24"/>
          <w:szCs w:val="24"/>
          <w:lang w:val="la-Latn" w:eastAsia="cs-CZ"/>
        </w:rPr>
        <w:t>et decimis constitutum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 de illis adimpleatur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id </w:t>
      </w:r>
      <w:r w:rsidR="00F830E4" w:rsidRPr="007A06F5">
        <w:rPr>
          <w:rFonts w:ascii="Times New Roman" w:eastAsia="Times New Roman" w:hAnsi="Times New Roman" w:cs="Times New Roman"/>
          <w:sz w:val="24"/>
          <w:szCs w:val="24"/>
          <w:lang w:val="la-Latn" w:eastAsia="cs-CZ"/>
        </w:rPr>
        <w:t>est in libro quarto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highlight w:val="yellow"/>
          <w:lang w:val="la-Latn" w:eastAsia="cs-CZ"/>
        </w:rPr>
        <w:t xml:space="preserve">capitulo </w:t>
      </w:r>
      <w:r w:rsidRPr="007A06F5">
        <w:rPr>
          <w:rFonts w:ascii="Times New Roman" w:eastAsia="Times New Roman" w:hAnsi="Times New Roman" w:cs="Times New Roman"/>
          <w:sz w:val="24"/>
          <w:szCs w:val="24"/>
          <w:highlight w:val="yellow"/>
          <w:lang w:val="la-Latn" w:eastAsia="cs-CZ"/>
        </w:rPr>
        <w:t>XXXVIII</w:t>
      </w:r>
      <w:r w:rsidR="00FF3D92" w:rsidRPr="007A06F5">
        <w:rPr>
          <w:rFonts w:ascii="Times New Roman" w:eastAsia="Times New Roman" w:hAnsi="Times New Roman" w:cs="Times New Roman"/>
          <w:sz w:val="24"/>
          <w:szCs w:val="24"/>
          <w:lang w:val="la-Latn" w:eastAsia="cs-CZ"/>
        </w:rPr>
        <w:t xml:space="preserve">: </w:t>
      </w:r>
      <w:r w:rsidR="00CF57D8"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oper</w:t>
      </w:r>
      <w:r w:rsidR="00CF57D8" w:rsidRPr="007A06F5">
        <w:rPr>
          <w:rFonts w:ascii="Times New Roman" w:eastAsia="Times New Roman" w:hAnsi="Times New Roman" w:cs="Times New Roman"/>
          <w:sz w:val="24"/>
          <w:szCs w:val="24"/>
          <w:lang w:val="la-Latn" w:eastAsia="cs-CZ"/>
        </w:rPr>
        <w:t>e et restauratione ecclesiarum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w:t>
      </w:r>
      <w:r w:rsidR="00F830E4" w:rsidRPr="007A06F5">
        <w:rPr>
          <w:rFonts w:ascii="Times New Roman" w:eastAsia="Times New Roman" w:hAnsi="Times New Roman" w:cs="Times New Roman"/>
          <w:sz w:val="24"/>
          <w:szCs w:val="24"/>
          <w:lang w:val="la-Latn" w:eastAsia="cs-CZ"/>
        </w:rPr>
        <w:t>nsideratum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 de frugi</w:t>
      </w:r>
      <w:r w:rsidRPr="007A06F5">
        <w:rPr>
          <w:rFonts w:ascii="Times New Roman" w:eastAsia="Times New Roman" w:hAnsi="Times New Roman" w:cs="Times New Roman"/>
          <w:sz w:val="24"/>
          <w:szCs w:val="24"/>
          <w:lang w:val="la-Latn" w:eastAsia="cs-CZ"/>
        </w:rPr>
        <w:t>bus terrae et animalium nutrimine persolvantur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w:t>
      </w:r>
      <w:r w:rsidR="00F830E4" w:rsidRPr="007A06F5">
        <w:rPr>
          <w:rFonts w:ascii="Times New Roman" w:eastAsia="Times New Roman" w:hAnsi="Times New Roman" w:cs="Times New Roman"/>
          <w:sz w:val="24"/>
          <w:szCs w:val="24"/>
          <w:lang w:val="la-Latn" w:eastAsia="cs-CZ"/>
        </w:rPr>
        <w:t xml:space="preserve">e opere vero vel restauratione </w:t>
      </w:r>
      <w:r w:rsidRPr="007A06F5">
        <w:rPr>
          <w:rFonts w:ascii="Times New Roman" w:eastAsia="Times New Roman" w:hAnsi="Times New Roman" w:cs="Times New Roman"/>
          <w:sz w:val="24"/>
          <w:szCs w:val="24"/>
          <w:lang w:val="la-Latn" w:eastAsia="cs-CZ"/>
        </w:rPr>
        <w:t>ecclesiarum comes et episcopus sive abbas una cum mi</w:t>
      </w:r>
      <w:r w:rsidR="00F830E4" w:rsidRPr="007A06F5">
        <w:rPr>
          <w:rFonts w:ascii="Times New Roman" w:eastAsia="Times New Roman" w:hAnsi="Times New Roman" w:cs="Times New Roman"/>
          <w:sz w:val="24"/>
          <w:szCs w:val="24"/>
          <w:lang w:val="la-Latn" w:eastAsia="cs-CZ"/>
        </w:rPr>
        <w:t>sso nostro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quem ipsi sibi ad </w:t>
      </w:r>
      <w:r w:rsidRPr="007A06F5">
        <w:rPr>
          <w:rFonts w:ascii="Times New Roman" w:eastAsia="Times New Roman" w:hAnsi="Times New Roman" w:cs="Times New Roman"/>
          <w:sz w:val="24"/>
          <w:szCs w:val="24"/>
          <w:lang w:val="la-Latn" w:eastAsia="cs-CZ"/>
        </w:rPr>
        <w:t>hoc elegerint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considerationem faciant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unusquisq</w:t>
      </w:r>
      <w:r w:rsidR="00F830E4" w:rsidRPr="007A06F5">
        <w:rPr>
          <w:rFonts w:ascii="Times New Roman" w:eastAsia="Times New Roman" w:hAnsi="Times New Roman" w:cs="Times New Roman"/>
          <w:sz w:val="24"/>
          <w:szCs w:val="24"/>
          <w:lang w:val="la-Latn" w:eastAsia="cs-CZ"/>
        </w:rPr>
        <w:t>ue eorum tantum inde accipiat./</w:t>
      </w:r>
      <w:r w:rsidRPr="007A06F5">
        <w:rPr>
          <w:rFonts w:ascii="Times New Roman" w:eastAsia="Times New Roman" w:hAnsi="Times New Roman" w:cs="Times New Roman"/>
          <w:sz w:val="24"/>
          <w:szCs w:val="24"/>
          <w:lang w:val="la-Latn" w:eastAsia="cs-CZ"/>
        </w:rPr>
        <w:t>ad operandum et restaurandum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quantum ipse de reb</w:t>
      </w:r>
      <w:r w:rsidR="00F830E4" w:rsidRPr="007A06F5">
        <w:rPr>
          <w:rFonts w:ascii="Times New Roman" w:eastAsia="Times New Roman" w:hAnsi="Times New Roman" w:cs="Times New Roman"/>
          <w:sz w:val="24"/>
          <w:szCs w:val="24"/>
          <w:lang w:val="la-Latn" w:eastAsia="cs-CZ"/>
        </w:rPr>
        <w:t>us ecclesiarum habere cognosci</w:t>
      </w:r>
      <w:r w:rsidRPr="007A06F5">
        <w:rPr>
          <w:rFonts w:ascii="Times New Roman" w:eastAsia="Times New Roman" w:hAnsi="Times New Roman" w:cs="Times New Roman"/>
          <w:sz w:val="24"/>
          <w:szCs w:val="24"/>
          <w:lang w:val="la-Latn" w:eastAsia="cs-CZ"/>
        </w:rPr>
        <w:t>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similiter et vassi nostri aut in commune tantum op</w:t>
      </w:r>
      <w:r w:rsidR="00F830E4" w:rsidRPr="007A06F5">
        <w:rPr>
          <w:rFonts w:ascii="Times New Roman" w:eastAsia="Times New Roman" w:hAnsi="Times New Roman" w:cs="Times New Roman"/>
          <w:sz w:val="24"/>
          <w:szCs w:val="24"/>
          <w:lang w:val="la-Latn" w:eastAsia="cs-CZ"/>
        </w:rPr>
        <w:t>eris accipiant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quantum rerum </w:t>
      </w:r>
      <w:r w:rsidRPr="007A06F5">
        <w:rPr>
          <w:rFonts w:ascii="Times New Roman" w:eastAsia="Times New Roman" w:hAnsi="Times New Roman" w:cs="Times New Roman"/>
          <w:sz w:val="24"/>
          <w:szCs w:val="24"/>
          <w:lang w:val="la-Latn" w:eastAsia="cs-CZ"/>
        </w:rPr>
        <w:t>ecclesiasticarum habent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vel unusquisque per se iuxta q</w:t>
      </w:r>
      <w:r w:rsidR="00F830E4" w:rsidRPr="007A06F5">
        <w:rPr>
          <w:rFonts w:ascii="Times New Roman" w:eastAsia="Times New Roman" w:hAnsi="Times New Roman" w:cs="Times New Roman"/>
          <w:sz w:val="24"/>
          <w:szCs w:val="24"/>
          <w:lang w:val="la-Latn" w:eastAsia="cs-CZ"/>
        </w:rPr>
        <w:t>uantitatem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quam ipse tenet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si inter eos convenerit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pro opere faciendo a</w:t>
      </w:r>
      <w:r w:rsidR="00F830E4" w:rsidRPr="007A06F5">
        <w:rPr>
          <w:rFonts w:ascii="Times New Roman" w:eastAsia="Times New Roman" w:hAnsi="Times New Roman" w:cs="Times New Roman"/>
          <w:sz w:val="24"/>
          <w:szCs w:val="24"/>
          <w:lang w:val="la-Latn" w:eastAsia="cs-CZ"/>
        </w:rPr>
        <w:t>rgentum donent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iuxta aestima</w:t>
      </w:r>
      <w:r w:rsidRPr="007A06F5">
        <w:rPr>
          <w:rFonts w:ascii="Times New Roman" w:eastAsia="Times New Roman" w:hAnsi="Times New Roman" w:cs="Times New Roman"/>
          <w:sz w:val="24"/>
          <w:szCs w:val="24"/>
          <w:lang w:val="la-Latn" w:eastAsia="cs-CZ"/>
        </w:rPr>
        <w:t>tionem operis in argento persolvant</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cum quo pretio </w:t>
      </w:r>
      <w:r w:rsidR="00F830E4" w:rsidRPr="007A06F5">
        <w:rPr>
          <w:rFonts w:ascii="Times New Roman" w:eastAsia="Times New Roman" w:hAnsi="Times New Roman" w:cs="Times New Roman"/>
          <w:sz w:val="24"/>
          <w:szCs w:val="24"/>
          <w:lang w:val="la-Latn" w:eastAsia="cs-CZ"/>
        </w:rPr>
        <w:t xml:space="preserve">rector ecclesiae ad praedictam </w:t>
      </w:r>
      <w:r w:rsidRPr="007A06F5">
        <w:rPr>
          <w:rFonts w:ascii="Times New Roman" w:eastAsia="Times New Roman" w:hAnsi="Times New Roman" w:cs="Times New Roman"/>
          <w:sz w:val="24"/>
          <w:szCs w:val="24"/>
          <w:lang w:val="la-Latn" w:eastAsia="cs-CZ"/>
        </w:rPr>
        <w:t xml:space="preserve">restaurationem operarios a conducere et materiamen </w:t>
      </w:r>
      <w:r w:rsidR="00F830E4" w:rsidRPr="007A06F5">
        <w:rPr>
          <w:rFonts w:ascii="Times New Roman" w:eastAsia="Times New Roman" w:hAnsi="Times New Roman" w:cs="Times New Roman"/>
          <w:sz w:val="24"/>
          <w:szCs w:val="24"/>
          <w:lang w:val="la-Latn" w:eastAsia="cs-CZ"/>
        </w:rPr>
        <w:t>emere possit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qui nonas et </w:t>
      </w:r>
      <w:r w:rsidRPr="007A06F5">
        <w:rPr>
          <w:rFonts w:ascii="Times New Roman" w:eastAsia="Times New Roman" w:hAnsi="Times New Roman" w:cs="Times New Roman"/>
          <w:sz w:val="24"/>
          <w:szCs w:val="24"/>
          <w:lang w:val="la-Latn" w:eastAsia="cs-CZ"/>
        </w:rPr>
        <w:t>decimas dare neglexerit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primum quidem illas cum</w:t>
      </w:r>
      <w:r w:rsidR="00F830E4" w:rsidRPr="007A06F5">
        <w:rPr>
          <w:rFonts w:ascii="Times New Roman" w:eastAsia="Times New Roman" w:hAnsi="Times New Roman" w:cs="Times New Roman"/>
          <w:sz w:val="24"/>
          <w:szCs w:val="24"/>
          <w:lang w:val="la-Latn" w:eastAsia="cs-CZ"/>
        </w:rPr>
        <w:t xml:space="preserve"> sua lege restituat et insuper </w:t>
      </w:r>
      <w:r w:rsidRPr="007A06F5">
        <w:rPr>
          <w:rFonts w:ascii="Times New Roman" w:eastAsia="Times New Roman" w:hAnsi="Times New Roman" w:cs="Times New Roman"/>
          <w:sz w:val="24"/>
          <w:szCs w:val="24"/>
          <w:lang w:val="la-Latn" w:eastAsia="cs-CZ"/>
        </w:rPr>
        <w:t>bannum nostrum solvat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ita castigatus caveat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saepius iterando beneficium amittat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w:t>
      </w:r>
    </w:p>
    <w:p w14:paraId="01F31C7D" w14:textId="7867CF93" w:rsidR="0056478A"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10</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ill</w:t>
      </w:r>
      <w:r w:rsidR="00CF57D8" w:rsidRPr="007A06F5">
        <w:rPr>
          <w:rFonts w:ascii="Times New Roman" w:eastAsia="Times New Roman" w:hAnsi="Times New Roman" w:cs="Times New Roman"/>
          <w:sz w:val="24"/>
          <w:szCs w:val="24"/>
          <w:lang w:val="la-Latn" w:eastAsia="cs-CZ"/>
        </w:rPr>
        <w:t>is</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agros dominicatos propterea ne</w:t>
      </w:r>
      <w:r w:rsidR="00F830E4" w:rsidRPr="007A06F5">
        <w:rPr>
          <w:rFonts w:ascii="Times New Roman" w:eastAsia="Times New Roman" w:hAnsi="Times New Roman" w:cs="Times New Roman"/>
          <w:sz w:val="24"/>
          <w:szCs w:val="24"/>
          <w:lang w:val="la-Latn" w:eastAsia="cs-CZ"/>
        </w:rPr>
        <w:t>glex</w:t>
      </w:r>
      <w:r w:rsidR="00CF57D8" w:rsidRPr="007A06F5">
        <w:rPr>
          <w:rFonts w:ascii="Times New Roman" w:eastAsia="Times New Roman" w:hAnsi="Times New Roman" w:cs="Times New Roman"/>
          <w:sz w:val="24"/>
          <w:szCs w:val="24"/>
          <w:lang w:val="la-Latn" w:eastAsia="cs-CZ"/>
        </w:rPr>
        <w:t>erun</w:t>
      </w:r>
      <w:r w:rsidR="00F830E4" w:rsidRPr="007A06F5">
        <w:rPr>
          <w:rFonts w:ascii="Times New Roman" w:eastAsia="Times New Roman" w:hAnsi="Times New Roman" w:cs="Times New Roman"/>
          <w:sz w:val="24"/>
          <w:szCs w:val="24"/>
          <w:lang w:val="la-Latn" w:eastAsia="cs-CZ"/>
        </w:rPr>
        <w:t>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excolere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nonam </w:t>
      </w:r>
      <w:r w:rsidRPr="007A06F5">
        <w:rPr>
          <w:rFonts w:ascii="Times New Roman" w:eastAsia="Times New Roman" w:hAnsi="Times New Roman" w:cs="Times New Roman"/>
          <w:sz w:val="24"/>
          <w:szCs w:val="24"/>
          <w:lang w:val="la-Latn" w:eastAsia="cs-CZ"/>
        </w:rPr>
        <w:t>cum decima exinde non persolvat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alienas te</w:t>
      </w:r>
      <w:r w:rsidR="00F830E4" w:rsidRPr="007A06F5">
        <w:rPr>
          <w:rFonts w:ascii="Times New Roman" w:eastAsia="Times New Roman" w:hAnsi="Times New Roman" w:cs="Times New Roman"/>
          <w:sz w:val="24"/>
          <w:szCs w:val="24"/>
          <w:lang w:val="la-Latn" w:eastAsia="cs-CZ"/>
        </w:rPr>
        <w:t xml:space="preserve">rras ad excolendum propter hoc </w:t>
      </w:r>
      <w:r w:rsidRPr="007A06F5">
        <w:rPr>
          <w:rFonts w:ascii="Times New Roman" w:eastAsia="Times New Roman" w:hAnsi="Times New Roman" w:cs="Times New Roman"/>
          <w:sz w:val="24"/>
          <w:szCs w:val="24"/>
          <w:lang w:val="la-Latn" w:eastAsia="cs-CZ"/>
        </w:rPr>
        <w:t>accipit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volumus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de tribus annis ipsam nonam</w:t>
      </w:r>
      <w:r w:rsidR="00F830E4" w:rsidRPr="007A06F5">
        <w:rPr>
          <w:rFonts w:ascii="Times New Roman" w:eastAsia="Times New Roman" w:hAnsi="Times New Roman" w:cs="Times New Roman"/>
          <w:sz w:val="24"/>
          <w:szCs w:val="24"/>
          <w:lang w:val="la-Latn" w:eastAsia="cs-CZ"/>
        </w:rPr>
        <w:t xml:space="preserve"> et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decimam cum sua lege per </w:t>
      </w:r>
      <w:r w:rsidRPr="007A06F5">
        <w:rPr>
          <w:rFonts w:ascii="Times New Roman" w:eastAsia="Times New Roman" w:hAnsi="Times New Roman" w:cs="Times New Roman"/>
          <w:sz w:val="24"/>
          <w:szCs w:val="24"/>
          <w:lang w:val="la-Latn" w:eastAsia="cs-CZ"/>
        </w:rPr>
        <w:t>solvat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quis contemptor aut comitis aut mis</w:t>
      </w:r>
      <w:r w:rsidR="00F830E4" w:rsidRPr="007A06F5">
        <w:rPr>
          <w:rFonts w:ascii="Times New Roman" w:eastAsia="Times New Roman" w:hAnsi="Times New Roman" w:cs="Times New Roman"/>
          <w:sz w:val="24"/>
          <w:szCs w:val="24"/>
          <w:lang w:val="la-Latn" w:eastAsia="cs-CZ"/>
        </w:rPr>
        <w:t xml:space="preserve">sorum nostrorum propter hoc ex </w:t>
      </w:r>
      <w:r w:rsidRPr="007A06F5">
        <w:rPr>
          <w:rFonts w:ascii="Times New Roman" w:eastAsia="Times New Roman" w:hAnsi="Times New Roman" w:cs="Times New Roman"/>
          <w:sz w:val="24"/>
          <w:szCs w:val="24"/>
          <w:lang w:val="la-Latn" w:eastAsia="cs-CZ"/>
        </w:rPr>
        <w:t>stiterit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per fideiussores ad palatium venire compellatur</w:t>
      </w:r>
      <w:r w:rsidR="009B2994" w:rsidRPr="007A06F5">
        <w:rPr>
          <w:rFonts w:ascii="Times New Roman" w:eastAsia="Times New Roman" w:hAnsi="Times New Roman" w:cs="Times New Roman"/>
          <w:sz w:val="24"/>
          <w:szCs w:val="24"/>
          <w:lang w:val="la-Latn" w:eastAsia="cs-CZ"/>
        </w:rPr>
        <w:t xml:space="preserve">. </w:t>
      </w:r>
    </w:p>
    <w:p w14:paraId="128A9F9D" w14:textId="77777777" w:rsidR="00BA5266" w:rsidRPr="007A06F5" w:rsidRDefault="00BA5266" w:rsidP="00450DB4">
      <w:pPr>
        <w:spacing w:after="120" w:line="240" w:lineRule="auto"/>
        <w:rPr>
          <w:rFonts w:ascii="Times New Roman" w:hAnsi="Times New Roman" w:cs="Times New Roman"/>
          <w:lang w:val="la-Latn"/>
        </w:rPr>
      </w:pPr>
    </w:p>
    <w:p w14:paraId="6B1A04A0" w14:textId="77777777"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7" w:name="_Toc194615211"/>
      <w:r w:rsidRPr="007A06F5">
        <w:rPr>
          <w:rFonts w:ascii="Times New Roman" w:hAnsi="Times New Roman" w:cs="Times New Roman"/>
          <w:b/>
          <w:color w:val="000000" w:themeColor="text1"/>
          <w:sz w:val="28"/>
          <w:szCs w:val="28"/>
          <w:lang w:val="la-Latn"/>
        </w:rPr>
        <w:lastRenderedPageBreak/>
        <w:t xml:space="preserve">Benedicti Levitae capitularium collectio 1, 279, </w:t>
      </w:r>
      <w:r w:rsidR="00BA5266" w:rsidRPr="007A06F5">
        <w:rPr>
          <w:rFonts w:ascii="Times New Roman" w:hAnsi="Times New Roman" w:cs="Times New Roman"/>
          <w:b/>
          <w:color w:val="000000" w:themeColor="text1"/>
          <w:sz w:val="28"/>
          <w:szCs w:val="28"/>
          <w:lang w:val="la-Latn"/>
        </w:rPr>
        <w:t>269r-v</w:t>
      </w:r>
      <w:bookmarkEnd w:id="357"/>
    </w:p>
    <w:p w14:paraId="60306FF9" w14:textId="5D89A7F9"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(MGH LL 2, 2, S. 61).</w:t>
      </w:r>
    </w:p>
    <w:p w14:paraId="04FDE39C" w14:textId="3B52C84E" w:rsidR="00CF57D8" w:rsidRPr="007A06F5" w:rsidRDefault="00CF57D8"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Pervenit ad nos quod quedam ecclesię ac monasterias nostras et de predecessorum nostrorum inmunitates habentia multa per iudicia et infestationes a quibusdam patiantur et nec per easdem inmunitates ullam defensionis tuitionem habere valeant propter hoc quod ab eisdem inmunintatum temerationibus dicatur non plus inmunitates nomine complecti/ quam claustra monasterii. Cetera quoque quam uis ad eas de</w:t>
      </w:r>
      <w:r w:rsidR="00301410" w:rsidRPr="007A06F5">
        <w:rPr>
          <w:rFonts w:ascii="Times New Roman" w:hAnsi="Times New Roman" w:cs="Times New Roman"/>
          <w:lang w:val="la-Latn"/>
        </w:rPr>
        <w:t>...fuerit.</w:t>
      </w:r>
    </w:p>
    <w:p w14:paraId="3D449B6B" w14:textId="77777777" w:rsidR="00BA5266" w:rsidRPr="007A06F5" w:rsidRDefault="00BA5266" w:rsidP="00450DB4">
      <w:pPr>
        <w:spacing w:after="120" w:line="240" w:lineRule="auto"/>
        <w:rPr>
          <w:rFonts w:ascii="Times New Roman" w:hAnsi="Times New Roman" w:cs="Times New Roman"/>
          <w:lang w:val="la-Latn"/>
        </w:rPr>
      </w:pPr>
    </w:p>
    <w:p w14:paraId="0C0B2A4C" w14:textId="69D1F9D1"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8" w:name="_Toc194615212"/>
      <w:r w:rsidRPr="007A06F5">
        <w:rPr>
          <w:rFonts w:ascii="Times New Roman" w:hAnsi="Times New Roman" w:cs="Times New Roman"/>
          <w:b/>
          <w:color w:val="000000" w:themeColor="text1"/>
          <w:sz w:val="28"/>
          <w:szCs w:val="28"/>
          <w:lang w:val="la-Latn"/>
        </w:rPr>
        <w:t>Capitulare pro lege habendum Wormatiense (a. 829), cc. 1-6,</w:t>
      </w:r>
      <w:r w:rsidR="00E55DD3" w:rsidRPr="007A06F5">
        <w:rPr>
          <w:rFonts w:ascii="Times New Roman" w:hAnsi="Times New Roman" w:cs="Times New Roman"/>
          <w:b/>
          <w:color w:val="000000" w:themeColor="text1"/>
          <w:sz w:val="28"/>
          <w:szCs w:val="28"/>
          <w:lang w:val="la-Latn"/>
        </w:rPr>
        <w:t xml:space="preserve"> </w:t>
      </w:r>
      <w:r w:rsidR="00BD6910" w:rsidRPr="007A06F5">
        <w:rPr>
          <w:rFonts w:ascii="Times New Roman" w:hAnsi="Times New Roman" w:cs="Times New Roman"/>
          <w:b/>
          <w:color w:val="000000" w:themeColor="text1"/>
          <w:sz w:val="28"/>
          <w:szCs w:val="28"/>
          <w:lang w:val="la-Latn"/>
        </w:rPr>
        <w:t xml:space="preserve">8 </w:t>
      </w:r>
      <w:r w:rsidRPr="007A06F5">
        <w:rPr>
          <w:rFonts w:ascii="Times New Roman" w:hAnsi="Times New Roman" w:cs="Times New Roman"/>
          <w:b/>
          <w:color w:val="000000" w:themeColor="text1"/>
          <w:sz w:val="28"/>
          <w:szCs w:val="28"/>
          <w:lang w:val="la-Latn"/>
        </w:rPr>
        <w:t>(cc. 1,</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und</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gekürzt), </w:t>
      </w:r>
      <w:r w:rsidR="00BA5266" w:rsidRPr="007A06F5">
        <w:rPr>
          <w:rFonts w:ascii="Times New Roman" w:hAnsi="Times New Roman" w:cs="Times New Roman"/>
          <w:b/>
          <w:color w:val="000000" w:themeColor="text1"/>
          <w:sz w:val="28"/>
          <w:szCs w:val="28"/>
          <w:lang w:val="la-Latn"/>
        </w:rPr>
        <w:t>269v-271r</w:t>
      </w:r>
      <w:bookmarkEnd w:id="358"/>
    </w:p>
    <w:p w14:paraId="45471932" w14:textId="3769A39D" w:rsidR="005B761E" w:rsidRPr="007A06F5" w:rsidRDefault="0069631A" w:rsidP="00F830E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XI-XVII - Capitulare pro lege habendum Wormatiense (a. 829), cc. 1-6,</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(cc. 1,</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gekürzt), mit Rubriken: De homicidiis in ecclesiis uel in atriis commissis. De omicidiis in ecclesiis - Si quis aliqua necessitate et rel. (MGH Capit. 2, Nr. 193,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 19 Z. 35; S. 20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w:t>
      </w:r>
      <w:r w:rsidR="00BD6910" w:rsidRPr="007A06F5">
        <w:rPr>
          <w:rFonts w:ascii="Times New Roman" w:hAnsi="Times New Roman" w:cs="Times New Roman"/>
          <w:lang w:val="la-Latn"/>
        </w:rPr>
        <w:t xml:space="preserve"> </w:t>
      </w:r>
      <w:r w:rsidR="005B761E" w:rsidRPr="007A06F5">
        <w:rPr>
          <w:rFonts w:ascii="Times New Roman" w:eastAsia="Times New Roman" w:hAnsi="Times New Roman" w:cs="Times New Roman"/>
          <w:sz w:val="24"/>
          <w:szCs w:val="24"/>
          <w:lang w:val="la-Latn" w:eastAsia="cs-CZ"/>
        </w:rPr>
        <w:t>Haec sunt capitula</w:t>
      </w:r>
      <w:r w:rsidR="009B2994" w:rsidRPr="007A06F5">
        <w:rPr>
          <w:rFonts w:ascii="Times New Roman" w:eastAsia="Times New Roman" w:hAnsi="Times New Roman" w:cs="Times New Roman"/>
          <w:sz w:val="24"/>
          <w:szCs w:val="24"/>
          <w:lang w:val="la-Latn" w:eastAsia="cs-CZ"/>
        </w:rPr>
        <w:t xml:space="preserve">, </w:t>
      </w:r>
      <w:r w:rsidR="005B761E" w:rsidRPr="007A06F5">
        <w:rPr>
          <w:rFonts w:ascii="Times New Roman" w:eastAsia="Times New Roman" w:hAnsi="Times New Roman" w:cs="Times New Roman"/>
          <w:sz w:val="24"/>
          <w:szCs w:val="24"/>
          <w:lang w:val="la-Latn" w:eastAsia="cs-CZ"/>
        </w:rPr>
        <w:t>quae pro lege habenda sunt</w:t>
      </w:r>
      <w:r w:rsidR="009B2994" w:rsidRPr="007A06F5">
        <w:rPr>
          <w:rFonts w:ascii="Times New Roman" w:eastAsia="Times New Roman" w:hAnsi="Times New Roman" w:cs="Times New Roman"/>
          <w:sz w:val="24"/>
          <w:szCs w:val="24"/>
          <w:lang w:val="la-Latn" w:eastAsia="cs-CZ"/>
        </w:rPr>
        <w:t xml:space="preserve">. </w:t>
      </w:r>
    </w:p>
    <w:p w14:paraId="3E16B8AB" w14:textId="466CF898"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1</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homicidiis in ecclesiis vel in atriis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earum commissis hoc observetur </w:t>
      </w:r>
      <w:r w:rsidRPr="007A06F5">
        <w:rPr>
          <w:rFonts w:ascii="Times New Roman" w:eastAsia="Times New Roman" w:hAnsi="Times New Roman" w:cs="Times New Roman"/>
          <w:sz w:val="24"/>
          <w:szCs w:val="24"/>
          <w:lang w:val="la-Latn" w:eastAsia="cs-CZ"/>
        </w:rPr>
        <w:t>et teneatur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in capitulare priore constitutum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id est in libro quarto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capi</w:t>
      </w:r>
      <w:r w:rsidRPr="007A06F5">
        <w:rPr>
          <w:rFonts w:ascii="Times New Roman" w:eastAsia="Times New Roman" w:hAnsi="Times New Roman" w:cs="Times New Roman"/>
          <w:sz w:val="24"/>
          <w:szCs w:val="24"/>
          <w:lang w:val="la-Latn" w:eastAsia="cs-CZ"/>
        </w:rPr>
        <w:t>tulo XIII</w:t>
      </w:r>
      <w:r w:rsidR="00FF3D92" w:rsidRPr="007A06F5">
        <w:rPr>
          <w:rFonts w:ascii="Times New Roman" w:eastAsia="Times New Roman" w:hAnsi="Times New Roman" w:cs="Times New Roman"/>
          <w:sz w:val="24"/>
          <w:szCs w:val="24"/>
          <w:lang w:val="la-Latn" w:eastAsia="cs-CZ"/>
        </w:rPr>
        <w:t xml:space="preserve">: </w:t>
      </w:r>
      <w:r w:rsidR="00CF57D8"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Si</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quis aut ex levi causa e aut sine cau</w:t>
      </w:r>
      <w:r w:rsidR="00CF57D8" w:rsidRPr="007A06F5">
        <w:rPr>
          <w:rFonts w:ascii="Times New Roman" w:eastAsia="Times New Roman" w:hAnsi="Times New Roman" w:cs="Times New Roman"/>
          <w:sz w:val="24"/>
          <w:szCs w:val="24"/>
          <w:lang w:val="la-Latn" w:eastAsia="cs-CZ"/>
        </w:rPr>
        <w:t>sa hominem in ecclesia inter</w:t>
      </w:r>
      <w:r w:rsidRPr="007A06F5">
        <w:rPr>
          <w:rFonts w:ascii="Times New Roman" w:eastAsia="Times New Roman" w:hAnsi="Times New Roman" w:cs="Times New Roman"/>
          <w:sz w:val="24"/>
          <w:szCs w:val="24"/>
          <w:lang w:val="la-Latn" w:eastAsia="cs-CZ"/>
        </w:rPr>
        <w:t>fecerit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vita conponat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foris rixati fuerin</w:t>
      </w:r>
      <w:r w:rsidR="00F830E4" w:rsidRPr="007A06F5">
        <w:rPr>
          <w:rFonts w:ascii="Times New Roman" w:eastAsia="Times New Roman" w:hAnsi="Times New Roman" w:cs="Times New Roman"/>
          <w:sz w:val="24"/>
          <w:szCs w:val="24"/>
          <w:lang w:val="la-Latn" w:eastAsia="cs-CZ"/>
        </w:rPr>
        <w:t xml:space="preserve">t et unus alterum in ecclesiam </w:t>
      </w:r>
      <w:r w:rsidRPr="007A06F5">
        <w:rPr>
          <w:rFonts w:ascii="Times New Roman" w:eastAsia="Times New Roman" w:hAnsi="Times New Roman" w:cs="Times New Roman"/>
          <w:sz w:val="24"/>
          <w:szCs w:val="24"/>
          <w:lang w:val="la-Latn" w:eastAsia="cs-CZ"/>
        </w:rPr>
        <w:t>fugerit et ibi se defendendo eum interfecerit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hui</w:t>
      </w:r>
      <w:r w:rsidR="00F830E4" w:rsidRPr="007A06F5">
        <w:rPr>
          <w:rFonts w:ascii="Times New Roman" w:eastAsia="Times New Roman" w:hAnsi="Times New Roman" w:cs="Times New Roman"/>
          <w:sz w:val="24"/>
          <w:szCs w:val="24"/>
          <w:lang w:val="la-Latn" w:eastAsia="cs-CZ"/>
        </w:rPr>
        <w:t>us facti testes non habuerit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cum duodecim coniuratoribus legitimis per sacramen</w:t>
      </w:r>
      <w:r w:rsidR="00F830E4" w:rsidRPr="007A06F5">
        <w:rPr>
          <w:rFonts w:ascii="Times New Roman" w:eastAsia="Times New Roman" w:hAnsi="Times New Roman" w:cs="Times New Roman"/>
          <w:sz w:val="24"/>
          <w:szCs w:val="24"/>
          <w:lang w:val="la-Latn" w:eastAsia="cs-CZ"/>
        </w:rPr>
        <w:t xml:space="preserve">tum adfirmet se defendendo eum </w:t>
      </w:r>
      <w:r w:rsidRPr="007A06F5">
        <w:rPr>
          <w:rFonts w:ascii="Times New Roman" w:eastAsia="Times New Roman" w:hAnsi="Times New Roman" w:cs="Times New Roman"/>
          <w:sz w:val="24"/>
          <w:szCs w:val="24"/>
          <w:lang w:val="la-Latn" w:eastAsia="cs-CZ"/>
        </w:rPr>
        <w:t>interfecisse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ipse auctor commotae inter eos rix</w:t>
      </w:r>
      <w:r w:rsidR="00F830E4" w:rsidRPr="007A06F5">
        <w:rPr>
          <w:rFonts w:ascii="Times New Roman" w:eastAsia="Times New Roman" w:hAnsi="Times New Roman" w:cs="Times New Roman"/>
          <w:sz w:val="24"/>
          <w:szCs w:val="24"/>
          <w:lang w:val="la-Latn" w:eastAsia="cs-CZ"/>
        </w:rPr>
        <w:t>ae exstiterit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leudem inter</w:t>
      </w:r>
      <w:r w:rsidRPr="007A06F5">
        <w:rPr>
          <w:rFonts w:ascii="Times New Roman" w:eastAsia="Times New Roman" w:hAnsi="Times New Roman" w:cs="Times New Roman"/>
          <w:sz w:val="24"/>
          <w:szCs w:val="24"/>
          <w:lang w:val="la-Latn" w:eastAsia="cs-CZ"/>
        </w:rPr>
        <w:t>fecti et insuper bannum nostrum cogatur solvere e</w:t>
      </w:r>
      <w:r w:rsidR="00F830E4" w:rsidRPr="007A06F5">
        <w:rPr>
          <w:rFonts w:ascii="Times New Roman" w:eastAsia="Times New Roman" w:hAnsi="Times New Roman" w:cs="Times New Roman"/>
          <w:sz w:val="24"/>
          <w:szCs w:val="24"/>
          <w:lang w:val="la-Latn" w:eastAsia="cs-CZ"/>
        </w:rPr>
        <w:t>t publicam agat poenitentiam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Sin autem non ille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alterum interfecit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 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qui interfectus 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eandem </w:t>
      </w:r>
      <w:r w:rsidRPr="007A06F5">
        <w:rPr>
          <w:rFonts w:ascii="Times New Roman" w:eastAsia="Times New Roman" w:hAnsi="Times New Roman" w:cs="Times New Roman"/>
          <w:sz w:val="24"/>
          <w:szCs w:val="24"/>
          <w:lang w:val="la-Latn" w:eastAsia="cs-CZ"/>
        </w:rPr>
        <w:t>rixam commovit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absque conpositione iaceat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w:t>
      </w:r>
      <w:r w:rsidR="00F830E4" w:rsidRPr="007A06F5">
        <w:rPr>
          <w:rFonts w:ascii="Times New Roman" w:eastAsia="Times New Roman" w:hAnsi="Times New Roman" w:cs="Times New Roman"/>
          <w:sz w:val="24"/>
          <w:szCs w:val="24"/>
          <w:lang w:val="la-Latn" w:eastAsia="cs-CZ"/>
        </w:rPr>
        <w:t>i eum interfecit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secundum iu</w:t>
      </w:r>
      <w:r w:rsidRPr="007A06F5">
        <w:rPr>
          <w:rFonts w:ascii="Times New Roman" w:eastAsia="Times New Roman" w:hAnsi="Times New Roman" w:cs="Times New Roman"/>
          <w:sz w:val="24"/>
          <w:szCs w:val="24"/>
          <w:lang w:val="la-Latn" w:eastAsia="cs-CZ"/>
        </w:rPr>
        <w:t>dicium canonicum publicam agat poenitentiam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Si </w:t>
      </w:r>
      <w:r w:rsidR="00F830E4" w:rsidRPr="007A06F5">
        <w:rPr>
          <w:rFonts w:ascii="Times New Roman" w:eastAsia="Times New Roman" w:hAnsi="Times New Roman" w:cs="Times New Roman"/>
          <w:sz w:val="24"/>
          <w:szCs w:val="24"/>
          <w:lang w:val="la-Latn" w:eastAsia="cs-CZ"/>
        </w:rPr>
        <w:t xml:space="preserve">cuiuslibet proprius servus hoc </w:t>
      </w:r>
      <w:r w:rsidRPr="007A06F5">
        <w:rPr>
          <w:rFonts w:ascii="Times New Roman" w:eastAsia="Times New Roman" w:hAnsi="Times New Roman" w:cs="Times New Roman"/>
          <w:sz w:val="24"/>
          <w:szCs w:val="24"/>
          <w:lang w:val="la-Latn" w:eastAsia="cs-CZ"/>
        </w:rPr>
        <w:t>commiserit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iudicio aquae ferventis examinetur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utr</w:t>
      </w:r>
      <w:r w:rsidR="00F830E4" w:rsidRPr="007A06F5">
        <w:rPr>
          <w:rFonts w:ascii="Times New Roman" w:eastAsia="Times New Roman" w:hAnsi="Times New Roman" w:cs="Times New Roman"/>
          <w:sz w:val="24"/>
          <w:szCs w:val="24"/>
          <w:lang w:val="la-Latn" w:eastAsia="cs-CZ"/>
        </w:rPr>
        <w:t xml:space="preserve">um hoc sponte an se defendendo </w:t>
      </w:r>
      <w:r w:rsidRPr="007A06F5">
        <w:rPr>
          <w:rFonts w:ascii="Times New Roman" w:eastAsia="Times New Roman" w:hAnsi="Times New Roman" w:cs="Times New Roman"/>
          <w:sz w:val="24"/>
          <w:szCs w:val="24"/>
          <w:lang w:val="la-Latn" w:eastAsia="cs-CZ"/>
        </w:rPr>
        <w:t>fecisset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manus eius exusta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interficiatur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w:t>
      </w:r>
      <w:r w:rsidR="00F830E4" w:rsidRPr="007A06F5">
        <w:rPr>
          <w:rFonts w:ascii="Times New Roman" w:eastAsia="Times New Roman" w:hAnsi="Times New Roman" w:cs="Times New Roman"/>
          <w:sz w:val="24"/>
          <w:szCs w:val="24"/>
          <w:lang w:val="la-Latn" w:eastAsia="cs-CZ"/>
        </w:rPr>
        <w:t>i autem non fuerit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publica</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poenitentia multetur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forte et ipse auctor com</w:t>
      </w:r>
      <w:r w:rsidR="00F830E4" w:rsidRPr="007A06F5">
        <w:rPr>
          <w:rFonts w:ascii="Times New Roman" w:eastAsia="Times New Roman" w:hAnsi="Times New Roman" w:cs="Times New Roman"/>
          <w:sz w:val="24"/>
          <w:szCs w:val="24"/>
          <w:lang w:val="la-Latn" w:eastAsia="cs-CZ"/>
        </w:rPr>
        <w:t xml:space="preserve">motae inter eos rixae inventus </w:t>
      </w:r>
      <w:r w:rsidRPr="007A06F5">
        <w:rPr>
          <w:rFonts w:ascii="Times New Roman" w:eastAsia="Times New Roman" w:hAnsi="Times New Roman" w:cs="Times New Roman"/>
          <w:sz w:val="24"/>
          <w:szCs w:val="24"/>
          <w:lang w:val="la-Latn" w:eastAsia="cs-CZ"/>
        </w:rPr>
        <w:t>fuerit</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tunc</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dominus eius iuxta quod wirgildus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est ill</w:t>
      </w:r>
      <w:r w:rsidR="00F830E4" w:rsidRPr="007A06F5">
        <w:rPr>
          <w:rFonts w:ascii="Times New Roman" w:eastAsia="Times New Roman" w:hAnsi="Times New Roman" w:cs="Times New Roman"/>
          <w:sz w:val="24"/>
          <w:szCs w:val="24"/>
          <w:lang w:val="la-Latn" w:eastAsia="cs-CZ"/>
        </w:rPr>
        <w:t xml:space="preserve">ius ad ecclesiam persolvat aut </w:t>
      </w:r>
      <w:r w:rsidRPr="007A06F5">
        <w:rPr>
          <w:rFonts w:ascii="Times New Roman" w:eastAsia="Times New Roman" w:hAnsi="Times New Roman" w:cs="Times New Roman"/>
          <w:sz w:val="24"/>
          <w:szCs w:val="24"/>
          <w:lang w:val="la-Latn" w:eastAsia="cs-CZ"/>
        </w:rPr>
        <w:t>eum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eidem ecclesiae tradat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ecclesiastic</w:t>
      </w:r>
      <w:r w:rsidR="00F830E4" w:rsidRPr="007A06F5">
        <w:rPr>
          <w:rFonts w:ascii="Times New Roman" w:eastAsia="Times New Roman" w:hAnsi="Times New Roman" w:cs="Times New Roman"/>
          <w:sz w:val="24"/>
          <w:szCs w:val="24"/>
          <w:lang w:val="la-Latn" w:eastAsia="cs-CZ"/>
        </w:rPr>
        <w:t xml:space="preserve">o et fiscalino et beneficiario </w:t>
      </w:r>
      <w:r w:rsidRPr="007A06F5">
        <w:rPr>
          <w:rFonts w:ascii="Times New Roman" w:eastAsia="Times New Roman" w:hAnsi="Times New Roman" w:cs="Times New Roman"/>
          <w:sz w:val="24"/>
          <w:szCs w:val="24"/>
          <w:lang w:val="la-Latn" w:eastAsia="cs-CZ"/>
        </w:rPr>
        <w:t>servo volumus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pro una vice wirgildus eius pro eo</w:t>
      </w:r>
      <w:r w:rsidR="00F830E4" w:rsidRPr="007A06F5">
        <w:rPr>
          <w:rFonts w:ascii="Times New Roman" w:eastAsia="Times New Roman" w:hAnsi="Times New Roman" w:cs="Times New Roman"/>
          <w:sz w:val="24"/>
          <w:szCs w:val="24"/>
          <w:lang w:val="la-Latn" w:eastAsia="cs-CZ"/>
        </w:rPr>
        <w:t xml:space="preserve"> conponatur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altera vice ipse </w:t>
      </w:r>
      <w:r w:rsidRPr="007A06F5">
        <w:rPr>
          <w:rFonts w:ascii="Times New Roman" w:eastAsia="Times New Roman" w:hAnsi="Times New Roman" w:cs="Times New Roman"/>
          <w:sz w:val="24"/>
          <w:szCs w:val="24"/>
          <w:lang w:val="la-Latn" w:eastAsia="cs-CZ"/>
        </w:rPr>
        <w:t>servus ad supplicium tradatur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Hereditas tamen lib</w:t>
      </w:r>
      <w:r w:rsidR="00F830E4" w:rsidRPr="007A06F5">
        <w:rPr>
          <w:rFonts w:ascii="Times New Roman" w:eastAsia="Times New Roman" w:hAnsi="Times New Roman" w:cs="Times New Roman"/>
          <w:sz w:val="24"/>
          <w:szCs w:val="24"/>
          <w:lang w:val="la-Latn" w:eastAsia="cs-CZ"/>
        </w:rPr>
        <w:t>eri hominis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propter tale </w:t>
      </w:r>
      <w:r w:rsidRPr="007A06F5">
        <w:rPr>
          <w:rFonts w:ascii="Times New Roman" w:eastAsia="Times New Roman" w:hAnsi="Times New Roman" w:cs="Times New Roman"/>
          <w:sz w:val="24"/>
          <w:szCs w:val="24"/>
          <w:lang w:val="la-Latn" w:eastAsia="cs-CZ"/>
        </w:rPr>
        <w:t>facinus ad mortem fuerit iudicatus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legitimos he</w:t>
      </w:r>
      <w:r w:rsidR="00F830E4" w:rsidRPr="007A06F5">
        <w:rPr>
          <w:rFonts w:ascii="Times New Roman" w:eastAsia="Times New Roman" w:hAnsi="Times New Roman" w:cs="Times New Roman"/>
          <w:sz w:val="24"/>
          <w:szCs w:val="24"/>
          <w:lang w:val="la-Latn" w:eastAsia="cs-CZ"/>
        </w:rPr>
        <w:t>redes illius perveniat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 in </w:t>
      </w:r>
      <w:r w:rsidRPr="007A06F5">
        <w:rPr>
          <w:rFonts w:ascii="Times New Roman" w:eastAsia="Times New Roman" w:hAnsi="Times New Roman" w:cs="Times New Roman"/>
          <w:sz w:val="24"/>
          <w:szCs w:val="24"/>
          <w:lang w:val="la-Latn" w:eastAsia="cs-CZ"/>
        </w:rPr>
        <w:t>atrio ecclesiae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cuius porta reliquiis sanctorum consecrat</w:t>
      </w:r>
      <w:r w:rsidR="00F830E4" w:rsidRPr="007A06F5">
        <w:rPr>
          <w:rFonts w:ascii="Times New Roman" w:eastAsia="Times New Roman" w:hAnsi="Times New Roman" w:cs="Times New Roman"/>
          <w:sz w:val="24"/>
          <w:szCs w:val="24"/>
          <w:lang w:val="la-Latn" w:eastAsia="cs-CZ"/>
        </w:rPr>
        <w:t>a 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huiuscemodi homicidium </w:t>
      </w:r>
      <w:r w:rsidRPr="007A06F5">
        <w:rPr>
          <w:rFonts w:ascii="Times New Roman" w:eastAsia="Times New Roman" w:hAnsi="Times New Roman" w:cs="Times New Roman"/>
          <w:sz w:val="24"/>
          <w:szCs w:val="24"/>
          <w:lang w:val="la-Latn" w:eastAsia="cs-CZ"/>
        </w:rPr>
        <w:t>perpetratum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 modo emendetur vel conponat</w:t>
      </w:r>
      <w:r w:rsidR="00F830E4" w:rsidRPr="007A06F5">
        <w:rPr>
          <w:rFonts w:ascii="Times New Roman" w:eastAsia="Times New Roman" w:hAnsi="Times New Roman" w:cs="Times New Roman"/>
          <w:sz w:val="24"/>
          <w:szCs w:val="24"/>
          <w:lang w:val="la-Latn" w:eastAsia="cs-CZ"/>
        </w:rPr>
        <w: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si</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vero porta ecclesiae </w:t>
      </w:r>
      <w:r w:rsidRPr="007A06F5">
        <w:rPr>
          <w:rFonts w:ascii="Times New Roman" w:eastAsia="Times New Roman" w:hAnsi="Times New Roman" w:cs="Times New Roman"/>
          <w:sz w:val="24"/>
          <w:szCs w:val="24"/>
          <w:lang w:val="la-Latn" w:eastAsia="cs-CZ"/>
        </w:rPr>
        <w:t>non est consecrata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eo modo conponatur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in atr</w:t>
      </w:r>
      <w:r w:rsidR="00F830E4" w:rsidRPr="007A06F5">
        <w:rPr>
          <w:rFonts w:ascii="Times New Roman" w:eastAsia="Times New Roman" w:hAnsi="Times New Roman" w:cs="Times New Roman"/>
          <w:sz w:val="24"/>
          <w:szCs w:val="24"/>
          <w:lang w:val="la-Latn" w:eastAsia="cs-CZ"/>
        </w:rPr>
        <w:t>io committitur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sicut conponi </w:t>
      </w:r>
      <w:r w:rsidRPr="007A06F5">
        <w:rPr>
          <w:rFonts w:ascii="Times New Roman" w:eastAsia="Times New Roman" w:hAnsi="Times New Roman" w:cs="Times New Roman"/>
          <w:sz w:val="24"/>
          <w:szCs w:val="24"/>
          <w:lang w:val="la-Latn" w:eastAsia="cs-CZ"/>
        </w:rPr>
        <w:t>debet quod in immunitate violata</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committitur</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w:t>
      </w:r>
    </w:p>
    <w:p w14:paraId="1CC9CDE3" w14:textId="461943CB"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2</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propter cupiditatem rerum patrem aut matrem aut fratrem aut sororem vel</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nepotem vel alium propinquum suum interfecerit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hereditas interfecti ad alios suos legitimos heredes perveniat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interfectoris vero h</w:t>
      </w:r>
      <w:r w:rsidR="00F830E4" w:rsidRPr="007A06F5">
        <w:rPr>
          <w:rFonts w:ascii="Times New Roman" w:eastAsia="Times New Roman" w:hAnsi="Times New Roman" w:cs="Times New Roman"/>
          <w:sz w:val="24"/>
          <w:szCs w:val="24"/>
          <w:lang w:val="la-Latn" w:eastAsia="cs-CZ"/>
        </w:rPr>
        <w:t>ereditas in fiscum redigatur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ipse vero ordinante episcopo publicae poenitentiae subdatur</w:t>
      </w:r>
      <w:r w:rsidR="009B2994" w:rsidRPr="007A06F5">
        <w:rPr>
          <w:rFonts w:ascii="Times New Roman" w:eastAsia="Times New Roman" w:hAnsi="Times New Roman" w:cs="Times New Roman"/>
          <w:sz w:val="24"/>
          <w:szCs w:val="24"/>
          <w:lang w:val="la-Latn" w:eastAsia="cs-CZ"/>
        </w:rPr>
        <w:t xml:space="preserve">. </w:t>
      </w:r>
    </w:p>
    <w:p w14:paraId="0624AFB7" w14:textId="71DB2D14" w:rsidR="005B761E" w:rsidRPr="007A06F5" w:rsidRDefault="005B761E" w:rsidP="00F830E4">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3</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propria uxore derelicta vel</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sine culpa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interfecta aliam </w:t>
      </w:r>
      <w:r w:rsidRPr="007A06F5">
        <w:rPr>
          <w:rFonts w:ascii="Times New Roman" w:hAnsi="Times New Roman" w:cs="Times New Roman"/>
          <w:lang w:val="la-Latn" w:eastAsia="cs-CZ"/>
        </w:rPr>
        <w:t>duxerit uxorem</w:t>
      </w:r>
      <w:r w:rsidR="00762AD2" w:rsidRPr="007A06F5">
        <w:rPr>
          <w:rFonts w:ascii="Times New Roman" w:hAnsi="Times New Roman" w:cs="Times New Roman"/>
          <w:lang w:val="la-Latn" w:eastAsia="cs-CZ"/>
        </w:rPr>
        <w: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armis depositis</w:t>
      </w:r>
      <w:r w:rsidR="00E55DD3"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publicam agat poenitentiam</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et si contumax fuerit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w:t>
      </w:r>
      <w:r w:rsidR="00301410"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conprehendatur a comite et ferro vinciatur et in custodia mittatur</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donec res a</w:t>
      </w:r>
      <w:r w:rsidR="00F830E4" w:rsidRPr="007A06F5">
        <w:rPr>
          <w:rFonts w:ascii="Times New Roman" w:hAnsi="Times New Roman" w:cs="Times New Roman"/>
          <w:lang w:val="la-Latn" w:eastAsia="cs-CZ"/>
        </w:rPr>
        <w:t xml:space="preserve">d </w:t>
      </w:r>
      <w:r w:rsidRPr="007A06F5">
        <w:rPr>
          <w:rFonts w:ascii="Times New Roman" w:eastAsia="Times New Roman" w:hAnsi="Times New Roman" w:cs="Times New Roman"/>
          <w:sz w:val="24"/>
          <w:szCs w:val="24"/>
          <w:lang w:val="la-Latn" w:eastAsia="cs-CZ"/>
        </w:rPr>
        <w:t>nostram notitiam deducatur</w:t>
      </w:r>
      <w:r w:rsidR="009B2994" w:rsidRPr="007A06F5">
        <w:rPr>
          <w:rFonts w:ascii="Times New Roman" w:eastAsia="Times New Roman" w:hAnsi="Times New Roman" w:cs="Times New Roman"/>
          <w:sz w:val="24"/>
          <w:szCs w:val="24"/>
          <w:lang w:val="la-Latn" w:eastAsia="cs-CZ"/>
        </w:rPr>
        <w:t xml:space="preserve">. </w:t>
      </w:r>
    </w:p>
    <w:p w14:paraId="19E42036" w14:textId="6E302600"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4</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res alienas cuilibet homini vendider</w:t>
      </w:r>
      <w:r w:rsidR="00F830E4" w:rsidRPr="007A06F5">
        <w:rPr>
          <w:rFonts w:ascii="Times New Roman" w:eastAsia="Times New Roman" w:hAnsi="Times New Roman" w:cs="Times New Roman"/>
          <w:sz w:val="24"/>
          <w:szCs w:val="24"/>
          <w:lang w:val="la-Latn" w:eastAsia="cs-CZ"/>
        </w:rPr>
        <w:t>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et ipse homo easdem res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alicui alteri dederit sive vendiderit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ipse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tunc e</w:t>
      </w:r>
      <w:r w:rsidR="00F830E4" w:rsidRPr="007A06F5">
        <w:rPr>
          <w:rFonts w:ascii="Times New Roman" w:eastAsia="Times New Roman" w:hAnsi="Times New Roman" w:cs="Times New Roman"/>
          <w:sz w:val="24"/>
          <w:szCs w:val="24"/>
          <w:lang w:val="la-Latn" w:eastAsia="cs-CZ"/>
        </w:rPr>
        <w:t>asdem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res comparatas habet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per malum ingenium proprio filio aut alteri cuilibet </w:t>
      </w:r>
      <w:r w:rsidR="00F830E4" w:rsidRPr="007A06F5">
        <w:rPr>
          <w:rFonts w:ascii="Times New Roman" w:eastAsia="Times New Roman" w:hAnsi="Times New Roman" w:cs="Times New Roman"/>
          <w:sz w:val="24"/>
          <w:szCs w:val="24"/>
          <w:lang w:val="la-Latn" w:eastAsia="cs-CZ"/>
        </w:rPr>
        <w:t xml:space="preserve">necdum legitimos annos habenti </w:t>
      </w:r>
      <w:r w:rsidRPr="007A06F5">
        <w:rPr>
          <w:rFonts w:ascii="Times New Roman" w:eastAsia="Times New Roman" w:hAnsi="Times New Roman" w:cs="Times New Roman"/>
          <w:sz w:val="24"/>
          <w:szCs w:val="24"/>
          <w:lang w:val="la-Latn" w:eastAsia="cs-CZ"/>
        </w:rPr>
        <w:t>iustitiae tollendae causa tradiderit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volumus atque firmit</w:t>
      </w:r>
      <w:r w:rsidR="00F830E4" w:rsidRPr="007A06F5">
        <w:rPr>
          <w:rFonts w:ascii="Times New Roman" w:eastAsia="Times New Roman" w:hAnsi="Times New Roman" w:cs="Times New Roman"/>
          <w:sz w:val="24"/>
          <w:szCs w:val="24"/>
          <w:lang w:val="la-Latn" w:eastAsia="cs-CZ"/>
        </w:rPr>
        <w:t>er praecipimus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 pater </w:t>
      </w:r>
      <w:r w:rsidRPr="007A06F5">
        <w:rPr>
          <w:rFonts w:ascii="Times New Roman" w:eastAsia="Times New Roman" w:hAnsi="Times New Roman" w:cs="Times New Roman"/>
          <w:sz w:val="24"/>
          <w:szCs w:val="24"/>
          <w:lang w:val="la-Latn" w:eastAsia="cs-CZ"/>
        </w:rPr>
        <w:t>eiusdem parvuli vixerit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ipse intret </w:t>
      </w:r>
      <w:r w:rsidRPr="007A06F5">
        <w:rPr>
          <w:rFonts w:ascii="Times New Roman" w:eastAsia="Times New Roman" w:hAnsi="Times New Roman" w:cs="Times New Roman"/>
          <w:sz w:val="24"/>
          <w:szCs w:val="24"/>
          <w:lang w:val="la-Latn" w:eastAsia="cs-CZ"/>
        </w:rPr>
        <w:lastRenderedPageBreak/>
        <w:t>in causam ration</w:t>
      </w:r>
      <w:r w:rsidR="00F830E4" w:rsidRPr="007A06F5">
        <w:rPr>
          <w:rFonts w:ascii="Times New Roman" w:eastAsia="Times New Roman" w:hAnsi="Times New Roman" w:cs="Times New Roman"/>
          <w:sz w:val="24"/>
          <w:szCs w:val="24"/>
          <w:lang w:val="la-Latn" w:eastAsia="cs-CZ"/>
        </w:rPr>
        <w:t>em reddendi pro filio suo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 </w:t>
      </w:r>
      <w:r w:rsidRPr="007A06F5">
        <w:rPr>
          <w:rFonts w:ascii="Times New Roman" w:eastAsia="Times New Roman" w:hAnsi="Times New Roman" w:cs="Times New Roman"/>
          <w:sz w:val="24"/>
          <w:szCs w:val="24"/>
          <w:lang w:val="la-Latn" w:eastAsia="cs-CZ"/>
        </w:rPr>
        <w:t>autem ipse pater mortuus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tunc legitimus eius prop</w:t>
      </w:r>
      <w:r w:rsidR="00F830E4" w:rsidRPr="007A06F5">
        <w:rPr>
          <w:rFonts w:ascii="Times New Roman" w:eastAsia="Times New Roman" w:hAnsi="Times New Roman" w:cs="Times New Roman"/>
          <w:sz w:val="24"/>
          <w:szCs w:val="24"/>
          <w:lang w:val="la-Latn" w:eastAsia="cs-CZ"/>
        </w:rPr>
        <w:t>inquus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iuste ei tutor ac </w:t>
      </w:r>
      <w:r w:rsidRPr="007A06F5">
        <w:rPr>
          <w:rFonts w:ascii="Times New Roman" w:eastAsia="Times New Roman" w:hAnsi="Times New Roman" w:cs="Times New Roman"/>
          <w:sz w:val="24"/>
          <w:szCs w:val="24"/>
          <w:lang w:val="la-Latn" w:eastAsia="cs-CZ"/>
        </w:rPr>
        <w:t>defensor esse videtur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pro ipso rationem reddere comp</w:t>
      </w:r>
      <w:r w:rsidR="00F830E4" w:rsidRPr="007A06F5">
        <w:rPr>
          <w:rFonts w:ascii="Times New Roman" w:eastAsia="Times New Roman" w:hAnsi="Times New Roman" w:cs="Times New Roman"/>
          <w:sz w:val="24"/>
          <w:szCs w:val="24"/>
          <w:lang w:val="la-Latn" w:eastAsia="cs-CZ"/>
        </w:rPr>
        <w:t>ellatur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Similiter de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aliis </w:t>
      </w:r>
      <w:r w:rsidRPr="007A06F5">
        <w:rPr>
          <w:rFonts w:ascii="Times New Roman" w:eastAsia="Times New Roman" w:hAnsi="Times New Roman" w:cs="Times New Roman"/>
          <w:sz w:val="24"/>
          <w:szCs w:val="24"/>
          <w:lang w:val="la-Latn" w:eastAsia="cs-CZ"/>
        </w:rPr>
        <w:t>omnibus iustitiis ad eum pertinentibus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excepta sua leg</w:t>
      </w:r>
      <w:r w:rsidR="00F830E4" w:rsidRPr="007A06F5">
        <w:rPr>
          <w:rFonts w:ascii="Times New Roman" w:eastAsia="Times New Roman" w:hAnsi="Times New Roman" w:cs="Times New Roman"/>
          <w:sz w:val="24"/>
          <w:szCs w:val="24"/>
          <w:lang w:val="la-Latn" w:eastAsia="cs-CZ"/>
        </w:rPr>
        <w:t>itima hereditate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quae ei per </w:t>
      </w:r>
      <w:r w:rsidRPr="007A06F5">
        <w:rPr>
          <w:rFonts w:ascii="Times New Roman" w:eastAsia="Times New Roman" w:hAnsi="Times New Roman" w:cs="Times New Roman"/>
          <w:sz w:val="24"/>
          <w:szCs w:val="24"/>
          <w:lang w:val="la-Latn" w:eastAsia="cs-CZ"/>
        </w:rPr>
        <w:t>successionem parentum suorum legitime venire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deb</w:t>
      </w:r>
      <w:r w:rsidR="00F830E4" w:rsidRPr="007A06F5">
        <w:rPr>
          <w:rFonts w:ascii="Times New Roman" w:eastAsia="Times New Roman" w:hAnsi="Times New Roman" w:cs="Times New Roman"/>
          <w:sz w:val="24"/>
          <w:szCs w:val="24"/>
          <w:lang w:val="la-Latn" w:eastAsia="cs-CZ"/>
        </w:rPr>
        <w:t>uit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Quodsi quis hanc nostram </w:t>
      </w:r>
      <w:r w:rsidRPr="007A06F5">
        <w:rPr>
          <w:rFonts w:ascii="Times New Roman" w:eastAsia="Times New Roman" w:hAnsi="Times New Roman" w:cs="Times New Roman"/>
          <w:sz w:val="24"/>
          <w:szCs w:val="24"/>
          <w:lang w:val="la-Latn" w:eastAsia="cs-CZ"/>
        </w:rPr>
        <w:t>iussionem contempserit vel neglexerit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de cete</w:t>
      </w:r>
      <w:r w:rsidR="00F830E4" w:rsidRPr="007A06F5">
        <w:rPr>
          <w:rFonts w:ascii="Times New Roman" w:eastAsia="Times New Roman" w:hAnsi="Times New Roman" w:cs="Times New Roman"/>
          <w:sz w:val="24"/>
          <w:szCs w:val="24"/>
          <w:lang w:val="la-Latn" w:eastAsia="cs-CZ"/>
        </w:rPr>
        <w:t>ris contemptoribus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ita de eo </w:t>
      </w:r>
      <w:r w:rsidRPr="007A06F5">
        <w:rPr>
          <w:rFonts w:ascii="Times New Roman" w:eastAsia="Times New Roman" w:hAnsi="Times New Roman" w:cs="Times New Roman"/>
          <w:sz w:val="24"/>
          <w:szCs w:val="24"/>
          <w:lang w:val="la-Latn" w:eastAsia="cs-CZ"/>
        </w:rPr>
        <w:t>agatur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Is vero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easdem res primus invasit et iniu</w:t>
      </w:r>
      <w:r w:rsidR="00F830E4" w:rsidRPr="007A06F5">
        <w:rPr>
          <w:rFonts w:ascii="Times New Roman" w:eastAsia="Times New Roman" w:hAnsi="Times New Roman" w:cs="Times New Roman"/>
          <w:sz w:val="24"/>
          <w:szCs w:val="24"/>
          <w:lang w:val="la-Latn" w:eastAsia="cs-CZ"/>
        </w:rPr>
        <w:t>ste vendidit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necnon et emp</w:t>
      </w:r>
      <w:r w:rsidRPr="007A06F5">
        <w:rPr>
          <w:rFonts w:ascii="Times New Roman" w:eastAsia="Times New Roman" w:hAnsi="Times New Roman" w:cs="Times New Roman"/>
          <w:sz w:val="24"/>
          <w:szCs w:val="24"/>
          <w:lang w:val="la-Latn" w:eastAsia="cs-CZ"/>
        </w:rPr>
        <w:t>tores excepta sola persona parvuli hoc</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quod fraudulenter </w:t>
      </w:r>
      <w:r w:rsidR="00F830E4" w:rsidRPr="007A06F5">
        <w:rPr>
          <w:rFonts w:ascii="Times New Roman" w:eastAsia="Times New Roman" w:hAnsi="Times New Roman" w:cs="Times New Roman"/>
          <w:sz w:val="24"/>
          <w:szCs w:val="24"/>
          <w:lang w:val="la-Latn" w:eastAsia="cs-CZ"/>
        </w:rPr>
        <w:t>admiserunt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infra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patriam</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emendare cogantur et postea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contemptores iussioni</w:t>
      </w:r>
      <w:r w:rsidR="00F830E4" w:rsidRPr="007A06F5">
        <w:rPr>
          <w:rFonts w:ascii="Times New Roman" w:eastAsia="Times New Roman" w:hAnsi="Times New Roman" w:cs="Times New Roman"/>
          <w:sz w:val="24"/>
          <w:szCs w:val="24"/>
          <w:lang w:val="la-Latn" w:eastAsia="cs-CZ"/>
        </w:rPr>
        <w:t>s nostrae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sub fideiussoribus </w:t>
      </w:r>
      <w:r w:rsidRPr="007A06F5">
        <w:rPr>
          <w:rFonts w:ascii="Times New Roman" w:eastAsia="Times New Roman" w:hAnsi="Times New Roman" w:cs="Times New Roman"/>
          <w:sz w:val="24"/>
          <w:szCs w:val="24"/>
          <w:lang w:val="la-Latn" w:eastAsia="cs-CZ"/>
        </w:rPr>
        <w:t>ad nostram praesentiam venire conpellantur</w:t>
      </w:r>
      <w:r w:rsidR="009B2994" w:rsidRPr="007A06F5">
        <w:rPr>
          <w:rFonts w:ascii="Times New Roman" w:eastAsia="Times New Roman" w:hAnsi="Times New Roman" w:cs="Times New Roman"/>
          <w:sz w:val="24"/>
          <w:szCs w:val="24"/>
          <w:lang w:val="la-Latn" w:eastAsia="cs-CZ"/>
        </w:rPr>
        <w:t xml:space="preserve">. </w:t>
      </w:r>
    </w:p>
    <w:p w14:paraId="3326B1C9" w14:textId="736C0D7E"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5</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vicariis et centenariis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qui magis propter cupiditatem </w:t>
      </w:r>
      <w:r w:rsidR="00F830E4" w:rsidRPr="007A06F5">
        <w:rPr>
          <w:rFonts w:ascii="Times New Roman" w:eastAsia="Times New Roman" w:hAnsi="Times New Roman" w:cs="Times New Roman"/>
          <w:sz w:val="24"/>
          <w:szCs w:val="24"/>
          <w:lang w:val="la-Latn" w:eastAsia="cs-CZ"/>
        </w:rPr>
        <w:t xml:space="preserve">quam propter </w:t>
      </w:r>
      <w:r w:rsidRPr="007A06F5">
        <w:rPr>
          <w:rFonts w:ascii="Times New Roman" w:eastAsia="Times New Roman" w:hAnsi="Times New Roman" w:cs="Times New Roman"/>
          <w:sz w:val="24"/>
          <w:szCs w:val="24"/>
          <w:lang w:val="la-Latn" w:eastAsia="cs-CZ"/>
        </w:rPr>
        <w:t>iustitiam faciendam saepissime placita tenent et exinde</w:t>
      </w:r>
      <w:r w:rsidR="00F830E4" w:rsidRPr="007A06F5">
        <w:rPr>
          <w:rFonts w:ascii="Times New Roman" w:eastAsia="Times New Roman" w:hAnsi="Times New Roman" w:cs="Times New Roman"/>
          <w:sz w:val="24"/>
          <w:szCs w:val="24"/>
          <w:lang w:val="la-Latn" w:eastAsia="cs-CZ"/>
        </w:rPr>
        <w:t xml:space="preserve"> populum nimis adfligunt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ita </w:t>
      </w:r>
      <w:r w:rsidRPr="007A06F5">
        <w:rPr>
          <w:rFonts w:ascii="Times New Roman" w:eastAsia="Times New Roman" w:hAnsi="Times New Roman" w:cs="Times New Roman"/>
          <w:sz w:val="24"/>
          <w:szCs w:val="24"/>
          <w:lang w:val="la-Latn" w:eastAsia="cs-CZ"/>
        </w:rPr>
        <w:t>teneatur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sicut in capitulare domni Karoli imperatoris </w:t>
      </w:r>
      <w:r w:rsidR="00F830E4" w:rsidRPr="007A06F5">
        <w:rPr>
          <w:rFonts w:ascii="Times New Roman" w:eastAsia="Times New Roman" w:hAnsi="Times New Roman" w:cs="Times New Roman"/>
          <w:sz w:val="24"/>
          <w:szCs w:val="24"/>
          <w:lang w:val="la-Latn" w:eastAsia="cs-CZ"/>
        </w:rPr>
        <w:t>continetur in libro III</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capi</w:t>
      </w:r>
      <w:r w:rsidRPr="007A06F5">
        <w:rPr>
          <w:rFonts w:ascii="Times New Roman" w:eastAsia="Times New Roman" w:hAnsi="Times New Roman" w:cs="Times New Roman"/>
          <w:sz w:val="24"/>
          <w:szCs w:val="24"/>
          <w:lang w:val="la-Latn" w:eastAsia="cs-CZ"/>
        </w:rPr>
        <w:t>tulo XL</w:t>
      </w:r>
      <w:r w:rsidR="00FF3D92" w:rsidRPr="007A06F5">
        <w:rPr>
          <w:rFonts w:ascii="Times New Roman" w:eastAsia="Times New Roman" w:hAnsi="Times New Roman" w:cs="Times New Roman"/>
          <w:sz w:val="24"/>
          <w:szCs w:val="24"/>
          <w:lang w:val="la-Latn" w:eastAsia="cs-CZ"/>
        </w:rPr>
        <w:t xml:space="preserve">: </w:t>
      </w:r>
      <w:r w:rsidR="00301410"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nullus ad placitum manniatur</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qui causam</w:t>
      </w:r>
      <w:r w:rsidR="00F830E4" w:rsidRPr="007A06F5">
        <w:rPr>
          <w:rFonts w:ascii="Times New Roman" w:eastAsia="Times New Roman" w:hAnsi="Times New Roman" w:cs="Times New Roman"/>
          <w:sz w:val="24"/>
          <w:szCs w:val="24"/>
          <w:lang w:val="la-Latn" w:eastAsia="cs-CZ"/>
        </w:rPr>
        <w:t xml:space="preserve"> suam quaerit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aut </w:t>
      </w:r>
      <w:r w:rsidRPr="007A06F5">
        <w:rPr>
          <w:rFonts w:ascii="Times New Roman" w:eastAsia="Times New Roman" w:hAnsi="Times New Roman" w:cs="Times New Roman"/>
          <w:sz w:val="24"/>
          <w:szCs w:val="24"/>
          <w:lang w:val="la-Latn" w:eastAsia="cs-CZ"/>
        </w:rPr>
        <w:t>si alter ei quaerere debet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exceptis scabinis septem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ad omnia placita adesse </w:t>
      </w:r>
      <w:r w:rsidRPr="007A06F5">
        <w:rPr>
          <w:rFonts w:ascii="Times New Roman" w:eastAsia="Times New Roman" w:hAnsi="Times New Roman" w:cs="Times New Roman"/>
          <w:sz w:val="24"/>
          <w:szCs w:val="24"/>
          <w:lang w:val="la-Latn" w:eastAsia="cs-CZ"/>
        </w:rPr>
        <w:t>debent</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Item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eadem re in capitulari nostro libro IV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LV</w:t>
      </w:r>
      <w:r w:rsidR="00FF3D92" w:rsidRPr="007A06F5">
        <w:rPr>
          <w:rFonts w:ascii="Times New Roman" w:eastAsia="Times New Roman" w:hAnsi="Times New Roman" w:cs="Times New Roman"/>
          <w:sz w:val="24"/>
          <w:szCs w:val="24"/>
          <w:lang w:val="la-Latn" w:eastAsia="cs-CZ"/>
        </w:rPr>
        <w:t xml:space="preserve">: </w:t>
      </w:r>
      <w:r w:rsidR="00301410"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placitis siquidem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quos liberi homines observare debent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consti</w:t>
      </w:r>
      <w:r w:rsidR="00F830E4" w:rsidRPr="007A06F5">
        <w:rPr>
          <w:rFonts w:ascii="Times New Roman" w:eastAsia="Times New Roman" w:hAnsi="Times New Roman" w:cs="Times New Roman"/>
          <w:sz w:val="24"/>
          <w:szCs w:val="24"/>
          <w:lang w:val="la-Latn" w:eastAsia="cs-CZ"/>
        </w:rPr>
        <w:t xml:space="preserve">tutio genitoris nostri penitus </w:t>
      </w:r>
      <w:r w:rsidRPr="007A06F5">
        <w:rPr>
          <w:rFonts w:ascii="Times New Roman" w:eastAsia="Times New Roman" w:hAnsi="Times New Roman" w:cs="Times New Roman"/>
          <w:sz w:val="24"/>
          <w:szCs w:val="24"/>
          <w:lang w:val="la-Latn" w:eastAsia="cs-CZ"/>
        </w:rPr>
        <w:t>observanda atque tenenda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videlicet in anno tr</w:t>
      </w:r>
      <w:r w:rsidR="00F830E4" w:rsidRPr="007A06F5">
        <w:rPr>
          <w:rFonts w:ascii="Times New Roman" w:eastAsia="Times New Roman" w:hAnsi="Times New Roman" w:cs="Times New Roman"/>
          <w:sz w:val="24"/>
          <w:szCs w:val="24"/>
          <w:lang w:val="la-Latn" w:eastAsia="cs-CZ"/>
        </w:rPr>
        <w:t xml:space="preserve">ia solummodo generalia placita </w:t>
      </w:r>
      <w:r w:rsidRPr="007A06F5">
        <w:rPr>
          <w:rFonts w:ascii="Times New Roman" w:eastAsia="Times New Roman" w:hAnsi="Times New Roman" w:cs="Times New Roman"/>
          <w:sz w:val="24"/>
          <w:szCs w:val="24"/>
          <w:lang w:val="la-Latn" w:eastAsia="cs-CZ"/>
        </w:rPr>
        <w:t>observent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nullus eos amplius placita observare conpe</w:t>
      </w:r>
      <w:r w:rsidR="00F830E4" w:rsidRPr="007A06F5">
        <w:rPr>
          <w:rFonts w:ascii="Times New Roman" w:eastAsia="Times New Roman" w:hAnsi="Times New Roman" w:cs="Times New Roman"/>
          <w:sz w:val="24"/>
          <w:szCs w:val="24"/>
          <w:lang w:val="la-Latn" w:eastAsia="cs-CZ"/>
        </w:rPr>
        <w:t>llat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nisi forte quilibet aut </w:t>
      </w:r>
      <w:r w:rsidRPr="007A06F5">
        <w:rPr>
          <w:rFonts w:ascii="Times New Roman" w:eastAsia="Times New Roman" w:hAnsi="Times New Roman" w:cs="Times New Roman"/>
          <w:sz w:val="24"/>
          <w:szCs w:val="24"/>
          <w:lang w:val="la-Latn" w:eastAsia="cs-CZ"/>
        </w:rPr>
        <w:t>accusatus fuerit aut alium accusaverit aut a ad t</w:t>
      </w:r>
      <w:r w:rsidR="00F830E4" w:rsidRPr="007A06F5">
        <w:rPr>
          <w:rFonts w:ascii="Times New Roman" w:eastAsia="Times New Roman" w:hAnsi="Times New Roman" w:cs="Times New Roman"/>
          <w:sz w:val="24"/>
          <w:szCs w:val="24"/>
          <w:lang w:val="la-Latn" w:eastAsia="cs-CZ"/>
        </w:rPr>
        <w:t xml:space="preserve">estimonium perhibendum vocatus </w:t>
      </w:r>
      <w:r w:rsidRPr="007A06F5">
        <w:rPr>
          <w:rFonts w:ascii="Times New Roman" w:eastAsia="Times New Roman" w:hAnsi="Times New Roman" w:cs="Times New Roman"/>
          <w:sz w:val="24"/>
          <w:szCs w:val="24"/>
          <w:lang w:val="la-Latn" w:eastAsia="cs-CZ"/>
        </w:rPr>
        <w:t>fuerit 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cetera vero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centenarii tenent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non al</w:t>
      </w:r>
      <w:r w:rsidR="00F830E4" w:rsidRPr="007A06F5">
        <w:rPr>
          <w:rFonts w:ascii="Times New Roman" w:eastAsia="Times New Roman" w:hAnsi="Times New Roman" w:cs="Times New Roman"/>
          <w:sz w:val="24"/>
          <w:szCs w:val="24"/>
          <w:lang w:val="la-Latn" w:eastAsia="cs-CZ"/>
        </w:rPr>
        <w:t>ius venire iubeatur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nisi qui </w:t>
      </w:r>
      <w:r w:rsidRPr="007A06F5">
        <w:rPr>
          <w:rFonts w:ascii="Times New Roman" w:eastAsia="Times New Roman" w:hAnsi="Times New Roman" w:cs="Times New Roman"/>
          <w:sz w:val="24"/>
          <w:szCs w:val="24"/>
          <w:lang w:val="la-Latn" w:eastAsia="cs-CZ"/>
        </w:rPr>
        <w:t>aut litigat aut iudicat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testificatur</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Et quicum</w:t>
      </w:r>
      <w:r w:rsidR="00F830E4" w:rsidRPr="007A06F5">
        <w:rPr>
          <w:rFonts w:ascii="Times New Roman" w:eastAsia="Times New Roman" w:hAnsi="Times New Roman" w:cs="Times New Roman"/>
          <w:sz w:val="24"/>
          <w:szCs w:val="24"/>
          <w:lang w:val="la-Latn" w:eastAsia="cs-CZ"/>
        </w:rPr>
        <w:t>que huius constitutionis trans</w:t>
      </w:r>
      <w:r w:rsidRPr="007A06F5">
        <w:rPr>
          <w:rFonts w:ascii="Times New Roman" w:eastAsia="Times New Roman" w:hAnsi="Times New Roman" w:cs="Times New Roman"/>
          <w:sz w:val="24"/>
          <w:szCs w:val="24"/>
          <w:lang w:val="la-Latn" w:eastAsia="cs-CZ"/>
        </w:rPr>
        <w:t>gressor a missis nostris inventus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bannum nostrum persolvat</w:t>
      </w:r>
      <w:r w:rsidR="009B2994" w:rsidRPr="007A06F5">
        <w:rPr>
          <w:rFonts w:ascii="Times New Roman" w:eastAsia="Times New Roman" w:hAnsi="Times New Roman" w:cs="Times New Roman"/>
          <w:sz w:val="24"/>
          <w:szCs w:val="24"/>
          <w:lang w:val="la-Latn" w:eastAsia="cs-CZ"/>
        </w:rPr>
        <w:t xml:space="preserve">. </w:t>
      </w:r>
    </w:p>
    <w:p w14:paraId="0D36B024" w14:textId="74693B4A"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6</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liberis hominibus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proprium non haben</w:t>
      </w:r>
      <w:r w:rsidR="00F830E4" w:rsidRPr="007A06F5">
        <w:rPr>
          <w:rFonts w:ascii="Times New Roman" w:eastAsia="Times New Roman" w:hAnsi="Times New Roman" w:cs="Times New Roman"/>
          <w:sz w:val="24"/>
          <w:szCs w:val="24"/>
          <w:lang w:val="la-Latn" w:eastAsia="cs-CZ"/>
        </w:rPr>
        <w:t>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sed in terra dominica resi</w:t>
      </w:r>
      <w:r w:rsidRPr="007A06F5">
        <w:rPr>
          <w:rFonts w:ascii="Times New Roman" w:eastAsia="Times New Roman" w:hAnsi="Times New Roman" w:cs="Times New Roman"/>
          <w:sz w:val="24"/>
          <w:szCs w:val="24"/>
          <w:lang w:val="la-Latn" w:eastAsia="cs-CZ"/>
        </w:rPr>
        <w:t>dent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propter res alterius ad testimonium non recip</w:t>
      </w:r>
      <w:r w:rsidR="00F830E4" w:rsidRPr="007A06F5">
        <w:rPr>
          <w:rFonts w:ascii="Times New Roman" w:eastAsia="Times New Roman" w:hAnsi="Times New Roman" w:cs="Times New Roman"/>
          <w:sz w:val="24"/>
          <w:szCs w:val="24"/>
          <w:lang w:val="la-Latn" w:eastAsia="cs-CZ"/>
        </w:rPr>
        <w:t>iantur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coniuratores tamen </w:t>
      </w:r>
      <w:r w:rsidRPr="007A06F5">
        <w:rPr>
          <w:rFonts w:ascii="Times New Roman" w:eastAsia="Times New Roman" w:hAnsi="Times New Roman" w:cs="Times New Roman"/>
          <w:sz w:val="24"/>
          <w:szCs w:val="24"/>
          <w:lang w:val="la-Latn" w:eastAsia="cs-CZ"/>
        </w:rPr>
        <w:t>aliorum liberorum hominum ideo esse possunt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quia liberi sun</w:t>
      </w:r>
      <w:r w:rsidR="00F830E4" w:rsidRPr="007A06F5">
        <w:rPr>
          <w:rFonts w:ascii="Times New Roman" w:eastAsia="Times New Roman" w:hAnsi="Times New Roman" w:cs="Times New Roman"/>
          <w:sz w:val="24"/>
          <w:szCs w:val="24"/>
          <w:lang w:val="la-Latn" w:eastAsia="cs-CZ"/>
        </w:rPr>
        <w:t>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Illi vero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et </w:t>
      </w:r>
      <w:r w:rsidRPr="007A06F5">
        <w:rPr>
          <w:rFonts w:ascii="Times New Roman" w:eastAsia="Times New Roman" w:hAnsi="Times New Roman" w:cs="Times New Roman"/>
          <w:sz w:val="24"/>
          <w:szCs w:val="24"/>
          <w:lang w:val="la-Latn" w:eastAsia="cs-CZ"/>
        </w:rPr>
        <w:t>proprium habent et tamen in terra dominica resident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propter hoc non abiciantur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quia in terra dominica resident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sed propter hoc ad </w:t>
      </w:r>
      <w:r w:rsidR="00F830E4" w:rsidRPr="007A06F5">
        <w:rPr>
          <w:rFonts w:ascii="Times New Roman" w:eastAsia="Times New Roman" w:hAnsi="Times New Roman" w:cs="Times New Roman"/>
          <w:sz w:val="24"/>
          <w:szCs w:val="24"/>
          <w:lang w:val="la-Latn" w:eastAsia="cs-CZ"/>
        </w:rPr>
        <w:t>testimonium recipiantur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quia </w:t>
      </w:r>
      <w:r w:rsidRPr="007A06F5">
        <w:rPr>
          <w:rFonts w:ascii="Times New Roman" w:eastAsia="Times New Roman" w:hAnsi="Times New Roman" w:cs="Times New Roman"/>
          <w:sz w:val="24"/>
          <w:szCs w:val="24"/>
          <w:lang w:val="la-Latn" w:eastAsia="cs-CZ"/>
        </w:rPr>
        <w:t>proprium habent</w:t>
      </w:r>
      <w:r w:rsidR="009B2994" w:rsidRPr="007A06F5">
        <w:rPr>
          <w:rFonts w:ascii="Times New Roman" w:eastAsia="Times New Roman" w:hAnsi="Times New Roman" w:cs="Times New Roman"/>
          <w:sz w:val="24"/>
          <w:szCs w:val="24"/>
          <w:lang w:val="la-Latn" w:eastAsia="cs-CZ"/>
        </w:rPr>
        <w:t xml:space="preserve">. </w:t>
      </w:r>
    </w:p>
    <w:p w14:paraId="7208F3C1" w14:textId="5DAF4ACA" w:rsidR="005B761E" w:rsidRPr="007A06F5" w:rsidRDefault="005B761E" w:rsidP="00F830E4">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7</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Volumus</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atque iubemus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missi nostri diligenter inquirant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quanti liberi homines in singulis comitatibus maneant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Hinc vero ea diligentia et haec ratio </w:t>
      </w:r>
      <w:r w:rsidRPr="007A06F5">
        <w:rPr>
          <w:rFonts w:ascii="Times New Roman" w:hAnsi="Times New Roman" w:cs="Times New Roman"/>
          <w:highlight w:val="green"/>
          <w:lang w:val="la-Latn" w:eastAsia="cs-CZ"/>
        </w:rPr>
        <w:t>examinetur per singulas centenas</w:t>
      </w:r>
      <w:r w:rsidR="009B2994"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ut veraciter sciant illos atque describant</w:t>
      </w:r>
      <w:r w:rsidR="009B2994"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qui in /exercitalem ire possunt expeditionem</w:t>
      </w:r>
      <w:r w:rsidR="009B2994"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ac deinde vid</w:t>
      </w:r>
      <w:r w:rsidR="00F830E4" w:rsidRPr="007A06F5">
        <w:rPr>
          <w:rFonts w:ascii="Times New Roman" w:hAnsi="Times New Roman" w:cs="Times New Roman"/>
          <w:highlight w:val="green"/>
          <w:lang w:val="la-Latn" w:eastAsia="cs-CZ"/>
        </w:rPr>
        <w:t>elicet secundum</w:t>
      </w:r>
      <w:r w:rsidR="009B2994" w:rsidRPr="007A06F5">
        <w:rPr>
          <w:rFonts w:ascii="Times New Roman" w:hAnsi="Times New Roman" w:cs="Times New Roman"/>
          <w:highlight w:val="green"/>
          <w:lang w:val="la-Latn" w:eastAsia="cs-CZ"/>
        </w:rPr>
        <w:t xml:space="preserve"> </w:t>
      </w:r>
      <w:r w:rsidR="00F830E4" w:rsidRPr="007A06F5">
        <w:rPr>
          <w:rFonts w:ascii="Times New Roman" w:hAnsi="Times New Roman" w:cs="Times New Roman"/>
          <w:highlight w:val="green"/>
          <w:lang w:val="la-Latn" w:eastAsia="cs-CZ"/>
        </w:rPr>
        <w:t>ordinem</w:t>
      </w:r>
      <w:r w:rsidR="009B2994" w:rsidRPr="007A06F5">
        <w:rPr>
          <w:rFonts w:ascii="Times New Roman" w:hAnsi="Times New Roman" w:cs="Times New Roman"/>
          <w:highlight w:val="green"/>
          <w:lang w:val="la-Latn" w:eastAsia="cs-CZ"/>
        </w:rPr>
        <w:t xml:space="preserve"> </w:t>
      </w:r>
      <w:r w:rsidR="00F830E4" w:rsidRPr="007A06F5">
        <w:rPr>
          <w:rFonts w:ascii="Times New Roman" w:hAnsi="Times New Roman" w:cs="Times New Roman"/>
          <w:highlight w:val="green"/>
          <w:lang w:val="la-Latn" w:eastAsia="cs-CZ"/>
        </w:rPr>
        <w:t xml:space="preserve">de </w:t>
      </w:r>
      <w:r w:rsidRPr="007A06F5">
        <w:rPr>
          <w:rFonts w:ascii="Times New Roman" w:eastAsia="Times New Roman" w:hAnsi="Times New Roman" w:cs="Times New Roman"/>
          <w:sz w:val="24"/>
          <w:szCs w:val="24"/>
          <w:highlight w:val="green"/>
          <w:lang w:val="la-Latn" w:eastAsia="cs-CZ"/>
        </w:rPr>
        <w:t>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per se ire non possunt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duo tertio e adiu</w:t>
      </w:r>
      <w:r w:rsidR="00F830E4" w:rsidRPr="007A06F5">
        <w:rPr>
          <w:rFonts w:ascii="Times New Roman" w:eastAsia="Times New Roman" w:hAnsi="Times New Roman" w:cs="Times New Roman"/>
          <w:sz w:val="24"/>
          <w:szCs w:val="24"/>
          <w:highlight w:val="green"/>
          <w:lang w:val="la-Latn" w:eastAsia="cs-CZ"/>
        </w:rPr>
        <w:t>torium praeparent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qui nec </w:t>
      </w:r>
      <w:r w:rsidRPr="007A06F5">
        <w:rPr>
          <w:rFonts w:ascii="Times New Roman" w:eastAsia="Times New Roman" w:hAnsi="Times New Roman" w:cs="Times New Roman"/>
          <w:sz w:val="24"/>
          <w:szCs w:val="24"/>
          <w:highlight w:val="green"/>
          <w:lang w:val="la-Latn" w:eastAsia="cs-CZ"/>
        </w:rPr>
        <w:t>dum fidelitatem nobis promiserunt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sacramento nobis fidelitatem promittere faciant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3B564E0C" w14:textId="1FB66723" w:rsidR="005B761E" w:rsidRPr="007A06F5" w:rsidRDefault="005B761E" w:rsidP="005B761E">
      <w:p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8</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faidis coercendis observetur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teneatur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w:t>
      </w:r>
      <w:r w:rsidR="00F830E4" w:rsidRPr="007A06F5">
        <w:rPr>
          <w:rFonts w:ascii="Times New Roman" w:eastAsia="Times New Roman" w:hAnsi="Times New Roman" w:cs="Times New Roman"/>
          <w:sz w:val="24"/>
          <w:szCs w:val="24"/>
          <w:lang w:val="la-Latn" w:eastAsia="cs-CZ"/>
        </w:rPr>
        <w:t xml:space="preserve">uod in capitulari nostro libro </w:t>
      </w:r>
      <w:r w:rsidRPr="007A06F5">
        <w:rPr>
          <w:rFonts w:ascii="Times New Roman" w:eastAsia="Times New Roman" w:hAnsi="Times New Roman" w:cs="Times New Roman"/>
          <w:sz w:val="24"/>
          <w:szCs w:val="24"/>
          <w:lang w:val="la-Latn" w:eastAsia="cs-CZ"/>
        </w:rPr>
        <w:t>IV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XXV</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continetur</w:t>
      </w:r>
      <w:r w:rsidR="00FF3D92" w:rsidRPr="007A06F5">
        <w:rPr>
          <w:rFonts w:ascii="Times New Roman" w:eastAsia="Times New Roman" w:hAnsi="Times New Roman" w:cs="Times New Roman"/>
          <w:sz w:val="24"/>
          <w:szCs w:val="24"/>
          <w:lang w:val="la-Latn" w:eastAsia="cs-CZ"/>
        </w:rPr>
        <w:t xml:space="preserve">: </w:t>
      </w:r>
      <w:r w:rsidR="00BD6910"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Si</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quis aliqua ne</w:t>
      </w:r>
      <w:r w:rsidR="00F830E4" w:rsidRPr="007A06F5">
        <w:rPr>
          <w:rFonts w:ascii="Times New Roman" w:eastAsia="Times New Roman" w:hAnsi="Times New Roman" w:cs="Times New Roman"/>
          <w:sz w:val="24"/>
          <w:szCs w:val="24"/>
          <w:lang w:val="la-Latn" w:eastAsia="cs-CZ"/>
        </w:rPr>
        <w:t>cessitate</w:t>
      </w:r>
      <w:r w:rsidR="009B2994" w:rsidRPr="007A06F5">
        <w:rPr>
          <w:rFonts w:ascii="Times New Roman" w:eastAsia="Times New Roman" w:hAnsi="Times New Roman" w:cs="Times New Roman"/>
          <w:sz w:val="24"/>
          <w:szCs w:val="24"/>
          <w:lang w:val="la-Latn" w:eastAsia="cs-CZ"/>
        </w:rPr>
        <w:t xml:space="preserve"> </w:t>
      </w:r>
      <w:r w:rsidR="00BD6910" w:rsidRPr="007A06F5">
        <w:rPr>
          <w:rFonts w:ascii="Times New Roman" w:eastAsia="Times New Roman" w:hAnsi="Times New Roman" w:cs="Times New Roman"/>
          <w:sz w:val="24"/>
          <w:szCs w:val="24"/>
          <w:lang w:val="la-Latn" w:eastAsia="cs-CZ"/>
        </w:rPr>
        <w:t xml:space="preserve">et rel? </w:t>
      </w:r>
      <w:r w:rsidR="00F830E4" w:rsidRPr="007A06F5">
        <w:rPr>
          <w:rFonts w:ascii="Times New Roman" w:eastAsia="Times New Roman" w:hAnsi="Times New Roman" w:cs="Times New Roman"/>
          <w:sz w:val="24"/>
          <w:szCs w:val="24"/>
          <w:highlight w:val="green"/>
          <w:lang w:val="la-Latn" w:eastAsia="cs-CZ"/>
        </w:rPr>
        <w:t xml:space="preserve">cogente homicidium </w:t>
      </w:r>
      <w:r w:rsidRPr="007A06F5">
        <w:rPr>
          <w:rFonts w:ascii="Times New Roman" w:eastAsia="Times New Roman" w:hAnsi="Times New Roman" w:cs="Times New Roman"/>
          <w:sz w:val="24"/>
          <w:szCs w:val="24"/>
          <w:highlight w:val="green"/>
          <w:lang w:val="la-Latn" w:eastAsia="cs-CZ"/>
        </w:rPr>
        <w:t>commisit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cuius ministerio res perpetrata est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conpositionem solvere et </w:t>
      </w:r>
      <w:r w:rsidRPr="007A06F5">
        <w:rPr>
          <w:rFonts w:ascii="Times New Roman" w:eastAsia="Times New Roman" w:hAnsi="Times New Roman" w:cs="Times New Roman"/>
          <w:sz w:val="24"/>
          <w:szCs w:val="24"/>
          <w:highlight w:val="green"/>
          <w:lang w:val="la-Latn" w:eastAsia="cs-CZ"/>
        </w:rPr>
        <w:t>faidam per sacramentum pacificare faciat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quodsi</w:t>
      </w:r>
      <w:r w:rsidR="00F830E4" w:rsidRPr="007A06F5">
        <w:rPr>
          <w:rFonts w:ascii="Times New Roman" w:eastAsia="Times New Roman" w:hAnsi="Times New Roman" w:cs="Times New Roman"/>
          <w:sz w:val="24"/>
          <w:szCs w:val="24"/>
          <w:highlight w:val="green"/>
          <w:lang w:val="la-Latn" w:eastAsia="cs-CZ"/>
        </w:rPr>
        <w:t xml:space="preserve"> una pars ei ad hoc consentire </w:t>
      </w:r>
      <w:r w:rsidRPr="007A06F5">
        <w:rPr>
          <w:rFonts w:ascii="Times New Roman" w:eastAsia="Times New Roman" w:hAnsi="Times New Roman" w:cs="Times New Roman"/>
          <w:sz w:val="24"/>
          <w:szCs w:val="24"/>
          <w:highlight w:val="green"/>
          <w:lang w:val="la-Latn" w:eastAsia="cs-CZ"/>
        </w:rPr>
        <w:t>noluerit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 est aut ille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homicidium commisit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i</w:t>
      </w:r>
      <w:r w:rsidR="00F830E4" w:rsidRPr="007A06F5">
        <w:rPr>
          <w:rFonts w:ascii="Times New Roman" w:eastAsia="Times New Roman" w:hAnsi="Times New Roman" w:cs="Times New Roman"/>
          <w:sz w:val="24"/>
          <w:szCs w:val="24"/>
          <w:highlight w:val="green"/>
          <w:lang w:val="la-Latn" w:eastAsia="cs-CZ"/>
        </w:rPr>
        <w:t>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qui conpositionem recipere </w:t>
      </w:r>
      <w:r w:rsidRPr="007A06F5">
        <w:rPr>
          <w:rFonts w:ascii="Times New Roman" w:eastAsia="Times New Roman" w:hAnsi="Times New Roman" w:cs="Times New Roman"/>
          <w:sz w:val="24"/>
          <w:szCs w:val="24"/>
          <w:highlight w:val="green"/>
          <w:lang w:val="la-Latn" w:eastAsia="cs-CZ"/>
        </w:rPr>
        <w:t>debet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faciat illum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ei contumax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prae</w:t>
      </w:r>
      <w:r w:rsidR="00F830E4" w:rsidRPr="007A06F5">
        <w:rPr>
          <w:rFonts w:ascii="Times New Roman" w:eastAsia="Times New Roman" w:hAnsi="Times New Roman" w:cs="Times New Roman"/>
          <w:sz w:val="24"/>
          <w:szCs w:val="24"/>
          <w:highlight w:val="green"/>
          <w:lang w:val="la-Latn" w:eastAsia="cs-CZ"/>
        </w:rPr>
        <w:t>sentiam nostram venire</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ut ad </w:t>
      </w:r>
      <w:r w:rsidRPr="007A06F5">
        <w:rPr>
          <w:rFonts w:ascii="Times New Roman" w:eastAsia="Times New Roman" w:hAnsi="Times New Roman" w:cs="Times New Roman"/>
          <w:sz w:val="24"/>
          <w:szCs w:val="24"/>
          <w:highlight w:val="green"/>
          <w:lang w:val="la-Latn" w:eastAsia="cs-CZ"/>
        </w:rPr>
        <w:t>tempus eum quod nobis placuerit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exilio mittamus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donec ibi castigetur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comiti suo inoboediens esse ulterius non audeat et maius dampnum inde non adcrescat</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lang w:val="la-Latn" w:eastAsia="cs-CZ"/>
        </w:rPr>
        <w:t xml:space="preserve"> </w:t>
      </w:r>
    </w:p>
    <w:p w14:paraId="0DE0FF9A" w14:textId="1ADFF3A9" w:rsidR="00BA5266" w:rsidRPr="007A06F5" w:rsidRDefault="00BA5266" w:rsidP="00450DB4">
      <w:pPr>
        <w:spacing w:after="120" w:line="240" w:lineRule="auto"/>
        <w:rPr>
          <w:rFonts w:ascii="Times New Roman" w:hAnsi="Times New Roman" w:cs="Times New Roman"/>
          <w:lang w:val="la-Latn"/>
        </w:rPr>
      </w:pPr>
    </w:p>
    <w:p w14:paraId="0BBA6016" w14:textId="6B37F6F2"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59" w:name="_Toc194615213"/>
      <w:r w:rsidRPr="007A06F5">
        <w:rPr>
          <w:rFonts w:ascii="Times New Roman" w:hAnsi="Times New Roman" w:cs="Times New Roman"/>
          <w:b/>
          <w:color w:val="000000" w:themeColor="text1"/>
          <w:sz w:val="28"/>
          <w:szCs w:val="28"/>
          <w:lang w:val="la-Latn"/>
        </w:rPr>
        <w:t>Capitulare missorum (a. 829),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2, </w:t>
      </w:r>
      <w:r w:rsidR="00BA5266" w:rsidRPr="007A06F5">
        <w:rPr>
          <w:rFonts w:ascii="Times New Roman" w:hAnsi="Times New Roman" w:cs="Times New Roman"/>
          <w:b/>
          <w:color w:val="000000" w:themeColor="text1"/>
          <w:sz w:val="28"/>
          <w:szCs w:val="28"/>
          <w:lang w:val="la-Latn"/>
        </w:rPr>
        <w:t>271r</w:t>
      </w:r>
      <w:bookmarkEnd w:id="359"/>
    </w:p>
    <w:p w14:paraId="0804D4C2" w14:textId="6B9AD251"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XVIII-XVIIII - Capitulare missorum (a. 829),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2, mit Rubriken: De rebus ecclesiasticis vt contineantur. Volumus ut omnes res ecclesiasticę - uel contineantur uel reddantur (MGH Capit. 2, Nr. 188,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36 -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4).</w:t>
      </w:r>
    </w:p>
    <w:p w14:paraId="04A168A6" w14:textId="77777777" w:rsidR="00BD6910" w:rsidRPr="007A06F5" w:rsidRDefault="005B761E" w:rsidP="00D0094D">
      <w:pPr>
        <w:pStyle w:val="Odstavecseseznamem"/>
        <w:numPr>
          <w:ilvl w:val="0"/>
          <w:numId w:val="1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lastRenderedPageBreak/>
        <w:t>Volumus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omnes res ecclesiasticae eo modo contineantur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res ad fiscum nostrum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contineri solent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usque dum nos ad generale placitum nostrum cum </w:t>
      </w:r>
      <w:r w:rsidRPr="007A06F5">
        <w:rPr>
          <w:rFonts w:ascii="Times New Roman" w:hAnsi="Times New Roman" w:cs="Times New Roman"/>
          <w:lang w:val="la-Latn" w:eastAsia="cs-CZ"/>
        </w:rPr>
        <w:t>fidelibus nostris invenerimus et constituerimus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qualiter in futurum de his fieri debeat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w:t>
      </w:r>
    </w:p>
    <w:p w14:paraId="7148FEEF" w14:textId="6F2324F7" w:rsidR="005B761E" w:rsidRPr="007A06F5" w:rsidRDefault="005B761E" w:rsidP="00D0094D">
      <w:pPr>
        <w:pStyle w:val="Odstavecseseznamem"/>
        <w:numPr>
          <w:ilvl w:val="0"/>
          <w:numId w:val="1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hAnsi="Times New Roman" w:cs="Times New Roman"/>
          <w:lang w:val="la-Latn" w:eastAsia="cs-CZ"/>
        </w:rPr>
        <w:t>Item</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volumus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ut omnis inquisitio</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quae de</w:t>
      </w:r>
      <w:r w:rsidR="00F830E4" w:rsidRPr="007A06F5">
        <w:rPr>
          <w:rFonts w:ascii="Times New Roman" w:hAnsi="Times New Roman" w:cs="Times New Roman"/>
          <w:lang w:val="la-Latn" w:eastAsia="cs-CZ"/>
        </w:rPr>
        <w:t xml:space="preserve"> rebus ad ius fisci nostri per </w:t>
      </w:r>
      <w:r w:rsidRPr="007A06F5">
        <w:rPr>
          <w:rFonts w:ascii="Times New Roman" w:eastAsia="Times New Roman" w:hAnsi="Times New Roman" w:cs="Times New Roman"/>
          <w:sz w:val="24"/>
          <w:szCs w:val="24"/>
          <w:lang w:val="la-Latn" w:eastAsia="cs-CZ"/>
        </w:rPr>
        <w:t>tinentibus facienda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non per testes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producti fueri</w:t>
      </w:r>
      <w:r w:rsidR="00F830E4" w:rsidRPr="007A06F5">
        <w:rPr>
          <w:rFonts w:ascii="Times New Roman" w:eastAsia="Times New Roman" w:hAnsi="Times New Roman" w:cs="Times New Roman"/>
          <w:sz w:val="24"/>
          <w:szCs w:val="24"/>
          <w:lang w:val="la-Latn" w:eastAsia="cs-CZ"/>
        </w:rPr>
        <w:t>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sed per illos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in eo </w:t>
      </w:r>
      <w:r w:rsidRPr="007A06F5">
        <w:rPr>
          <w:rFonts w:ascii="Times New Roman" w:eastAsia="Times New Roman" w:hAnsi="Times New Roman" w:cs="Times New Roman"/>
          <w:sz w:val="24"/>
          <w:szCs w:val="24"/>
          <w:lang w:val="la-Latn" w:eastAsia="cs-CZ"/>
        </w:rPr>
        <w:t>comitatu meliores et veraciores esse cognoscuntur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per </w:t>
      </w:r>
      <w:r w:rsidR="00F830E4" w:rsidRPr="007A06F5">
        <w:rPr>
          <w:rFonts w:ascii="Times New Roman" w:eastAsia="Times New Roman" w:hAnsi="Times New Roman" w:cs="Times New Roman"/>
          <w:sz w:val="24"/>
          <w:szCs w:val="24"/>
          <w:lang w:val="la-Latn" w:eastAsia="cs-CZ"/>
        </w:rPr>
        <w:t xml:space="preserve">illorum testimonium inquisitio </w:t>
      </w:r>
      <w:r w:rsidRPr="007A06F5">
        <w:rPr>
          <w:rFonts w:ascii="Times New Roman" w:eastAsia="Times New Roman" w:hAnsi="Times New Roman" w:cs="Times New Roman"/>
          <w:sz w:val="24"/>
          <w:szCs w:val="24"/>
          <w:lang w:val="la-Latn" w:eastAsia="cs-CZ"/>
        </w:rPr>
        <w:t>fiat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iuxta quod illi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testificati fuerint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vel contineantur vel reddantur</w:t>
      </w:r>
      <w:r w:rsidR="009B2994" w:rsidRPr="007A06F5">
        <w:rPr>
          <w:rFonts w:ascii="Times New Roman" w:eastAsia="Times New Roman" w:hAnsi="Times New Roman" w:cs="Times New Roman"/>
          <w:sz w:val="24"/>
          <w:szCs w:val="24"/>
          <w:lang w:val="la-Latn" w:eastAsia="cs-CZ"/>
        </w:rPr>
        <w:t xml:space="preserve">. </w:t>
      </w:r>
    </w:p>
    <w:p w14:paraId="75AEC5CC" w14:textId="30CF2F99" w:rsidR="005B761E" w:rsidRPr="007A06F5" w:rsidRDefault="005B761E" w:rsidP="00D0094D">
      <w:pPr>
        <w:pStyle w:val="Odstavecseseznamem"/>
        <w:numPr>
          <w:ilvl w:val="0"/>
          <w:numId w:val="15"/>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Item 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de rebus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quas Ma</w:t>
      </w:r>
      <w:r w:rsidR="005E5628" w:rsidRPr="007A06F5">
        <w:rPr>
          <w:rFonts w:ascii="Times New Roman" w:eastAsia="Times New Roman" w:hAnsi="Times New Roman" w:cs="Times New Roman"/>
          <w:sz w:val="24"/>
          <w:szCs w:val="24"/>
          <w:highlight w:val="green"/>
          <w:lang w:val="la-Latn" w:eastAsia="cs-CZ"/>
        </w:rPr>
        <w:t xml:space="preserve">htfridus </w:t>
      </w:r>
      <w:r w:rsidR="00F830E4" w:rsidRPr="007A06F5">
        <w:rPr>
          <w:rFonts w:ascii="Times New Roman" w:eastAsia="Times New Roman" w:hAnsi="Times New Roman" w:cs="Times New Roman"/>
          <w:sz w:val="24"/>
          <w:szCs w:val="24"/>
          <w:highlight w:val="green"/>
          <w:lang w:val="la-Latn" w:eastAsia="cs-CZ"/>
        </w:rPr>
        <w:t xml:space="preserve">per diversa loca et per diver </w:t>
      </w:r>
      <w:r w:rsidRPr="007A06F5">
        <w:rPr>
          <w:rFonts w:ascii="Times New Roman" w:eastAsia="Times New Roman" w:hAnsi="Times New Roman" w:cs="Times New Roman"/>
          <w:sz w:val="24"/>
          <w:szCs w:val="24"/>
          <w:highlight w:val="green"/>
          <w:lang w:val="la-Latn" w:eastAsia="cs-CZ"/>
        </w:rPr>
        <w:t>sos homines adquisivit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ipsi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easdem res ei dederun</w:t>
      </w:r>
      <w:r w:rsidR="00F830E4" w:rsidRPr="007A06F5">
        <w:rPr>
          <w:rFonts w:ascii="Times New Roman" w:eastAsia="Times New Roman" w:hAnsi="Times New Roman" w:cs="Times New Roman"/>
          <w:sz w:val="24"/>
          <w:szCs w:val="24"/>
          <w:highlight w:val="green"/>
          <w:lang w:val="la-Latn" w:eastAsia="cs-CZ"/>
        </w:rPr>
        <w:t>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interrogentur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si aliquis </w:t>
      </w:r>
      <w:r w:rsidRPr="007A06F5">
        <w:rPr>
          <w:rFonts w:ascii="Times New Roman" w:eastAsia="Times New Roman" w:hAnsi="Times New Roman" w:cs="Times New Roman"/>
          <w:sz w:val="24"/>
          <w:szCs w:val="24"/>
          <w:highlight w:val="green"/>
          <w:lang w:val="la-Latn" w:eastAsia="cs-CZ"/>
        </w:rPr>
        <w:t>eorum eas repetere velit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quicumque hoc se vell</w:t>
      </w:r>
      <w:r w:rsidR="00F830E4" w:rsidRPr="007A06F5">
        <w:rPr>
          <w:rFonts w:ascii="Times New Roman" w:eastAsia="Times New Roman" w:hAnsi="Times New Roman" w:cs="Times New Roman"/>
          <w:sz w:val="24"/>
          <w:szCs w:val="24"/>
          <w:highlight w:val="green"/>
          <w:lang w:val="la-Latn" w:eastAsia="cs-CZ"/>
        </w:rPr>
        <w:t>e pronuntiaverit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ad generale </w:t>
      </w:r>
      <w:r w:rsidRPr="007A06F5">
        <w:rPr>
          <w:rFonts w:ascii="Times New Roman" w:eastAsia="Times New Roman" w:hAnsi="Times New Roman" w:cs="Times New Roman"/>
          <w:sz w:val="24"/>
          <w:szCs w:val="24"/>
          <w:highlight w:val="green"/>
          <w:lang w:val="la-Latn" w:eastAsia="cs-CZ"/>
        </w:rPr>
        <w:t>placitum nostrum venire iubeatur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inde cum eod</w:t>
      </w:r>
      <w:r w:rsidR="00F830E4" w:rsidRPr="007A06F5">
        <w:rPr>
          <w:rFonts w:ascii="Times New Roman" w:eastAsia="Times New Roman" w:hAnsi="Times New Roman" w:cs="Times New Roman"/>
          <w:sz w:val="24"/>
          <w:szCs w:val="24"/>
          <w:highlight w:val="green"/>
          <w:lang w:val="la-Latn" w:eastAsia="cs-CZ"/>
        </w:rPr>
        <w:t>em Mahtfrido</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rationem habere </w:t>
      </w:r>
      <w:r w:rsidRPr="007A06F5">
        <w:rPr>
          <w:rFonts w:ascii="Times New Roman" w:eastAsia="Times New Roman" w:hAnsi="Times New Roman" w:cs="Times New Roman"/>
          <w:sz w:val="24"/>
          <w:szCs w:val="24"/>
          <w:highlight w:val="green"/>
          <w:lang w:val="la-Latn" w:eastAsia="cs-CZ"/>
        </w:rPr>
        <w:t>possit</w:t>
      </w:r>
      <w:r w:rsidR="009B2994" w:rsidRPr="007A06F5">
        <w:rPr>
          <w:rFonts w:ascii="Times New Roman" w:eastAsia="Times New Roman" w:hAnsi="Times New Roman" w:cs="Times New Roman"/>
          <w:sz w:val="24"/>
          <w:szCs w:val="24"/>
          <w:highlight w:val="green"/>
          <w:lang w:val="la-Latn" w:eastAsia="cs-CZ"/>
        </w:rPr>
        <w:t xml:space="preserve">. </w:t>
      </w:r>
    </w:p>
    <w:p w14:paraId="1E6F1A4E" w14:textId="0A7E134E" w:rsidR="005B761E" w:rsidRPr="007A06F5" w:rsidRDefault="005B761E" w:rsidP="00D0094D">
      <w:pPr>
        <w:pStyle w:val="Odstavecseseznamem"/>
        <w:numPr>
          <w:ilvl w:val="0"/>
          <w:numId w:val="15"/>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missi nostri per totam l</w:t>
      </w:r>
      <w:r w:rsidR="00F830E4" w:rsidRPr="007A06F5">
        <w:rPr>
          <w:rFonts w:ascii="Times New Roman" w:eastAsia="Times New Roman" w:hAnsi="Times New Roman" w:cs="Times New Roman"/>
          <w:sz w:val="24"/>
          <w:szCs w:val="24"/>
          <w:highlight w:val="green"/>
          <w:lang w:val="la-Latn" w:eastAsia="cs-CZ"/>
        </w:rPr>
        <w:t xml:space="preserve">egationem suam primo omnium in </w:t>
      </w:r>
      <w:r w:rsidRPr="007A06F5">
        <w:rPr>
          <w:rFonts w:ascii="Times New Roman" w:eastAsia="Times New Roman" w:hAnsi="Times New Roman" w:cs="Times New Roman"/>
          <w:sz w:val="24"/>
          <w:szCs w:val="24"/>
          <w:highlight w:val="green"/>
          <w:lang w:val="la-Latn" w:eastAsia="cs-CZ"/>
        </w:rPr>
        <w:t>quirant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sint de liberis hominibus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fide</w:t>
      </w:r>
      <w:r w:rsidR="00F830E4" w:rsidRPr="007A06F5">
        <w:rPr>
          <w:rFonts w:ascii="Times New Roman" w:eastAsia="Times New Roman" w:hAnsi="Times New Roman" w:cs="Times New Roman"/>
          <w:sz w:val="24"/>
          <w:szCs w:val="24"/>
          <w:highlight w:val="green"/>
          <w:lang w:val="la-Latn" w:eastAsia="cs-CZ"/>
        </w:rPr>
        <w:t xml:space="preserve">litatem nobis nondum promissum </w:t>
      </w:r>
      <w:r w:rsidRPr="007A06F5">
        <w:rPr>
          <w:rFonts w:ascii="Times New Roman" w:eastAsia="Times New Roman" w:hAnsi="Times New Roman" w:cs="Times New Roman"/>
          <w:sz w:val="24"/>
          <w:szCs w:val="24"/>
          <w:highlight w:val="green"/>
          <w:lang w:val="la-Latn" w:eastAsia="cs-CZ"/>
        </w:rPr>
        <w:t>habeant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faciant illos eam promittere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sicut consue</w:t>
      </w:r>
      <w:r w:rsidR="00F830E4" w:rsidRPr="007A06F5">
        <w:rPr>
          <w:rFonts w:ascii="Times New Roman" w:eastAsia="Times New Roman" w:hAnsi="Times New Roman" w:cs="Times New Roman"/>
          <w:sz w:val="24"/>
          <w:szCs w:val="24"/>
          <w:highlight w:val="green"/>
          <w:lang w:val="la-Latn" w:eastAsia="cs-CZ"/>
        </w:rPr>
        <w:t>tudo semper fuit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et postea </w:t>
      </w:r>
      <w:r w:rsidRPr="007A06F5">
        <w:rPr>
          <w:rFonts w:ascii="Times New Roman" w:eastAsia="Times New Roman" w:hAnsi="Times New Roman" w:cs="Times New Roman"/>
          <w:sz w:val="24"/>
          <w:szCs w:val="24"/>
          <w:highlight w:val="green"/>
          <w:lang w:val="la-Latn" w:eastAsia="cs-CZ"/>
        </w:rPr>
        <w:t>incipiant legationem suam per cetera capitula</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peragere</w:t>
      </w:r>
      <w:r w:rsidR="009B2994" w:rsidRPr="007A06F5">
        <w:rPr>
          <w:rFonts w:ascii="Times New Roman" w:eastAsia="Times New Roman" w:hAnsi="Times New Roman" w:cs="Times New Roman"/>
          <w:sz w:val="24"/>
          <w:szCs w:val="24"/>
          <w:highlight w:val="green"/>
          <w:lang w:val="la-Latn" w:eastAsia="cs-CZ"/>
        </w:rPr>
        <w:t xml:space="preserve">. </w:t>
      </w:r>
    </w:p>
    <w:p w14:paraId="43D7BD88" w14:textId="49B2332B" w:rsidR="005B761E" w:rsidRPr="007A06F5" w:rsidRDefault="005B761E" w:rsidP="00D0094D">
      <w:pPr>
        <w:pStyle w:val="Odstavecseseznamem"/>
        <w:numPr>
          <w:ilvl w:val="0"/>
          <w:numId w:val="15"/>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Volumus atque iubemus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missi</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nostri diligen</w:t>
      </w:r>
      <w:r w:rsidR="00F830E4" w:rsidRPr="007A06F5">
        <w:rPr>
          <w:rFonts w:ascii="Times New Roman" w:eastAsia="Times New Roman" w:hAnsi="Times New Roman" w:cs="Times New Roman"/>
          <w:sz w:val="24"/>
          <w:szCs w:val="24"/>
          <w:highlight w:val="green"/>
          <w:lang w:val="la-Latn" w:eastAsia="cs-CZ"/>
        </w:rPr>
        <w:t>ter inquirant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quanti homines </w:t>
      </w:r>
      <w:r w:rsidRPr="007A06F5">
        <w:rPr>
          <w:rFonts w:ascii="Times New Roman" w:eastAsia="Times New Roman" w:hAnsi="Times New Roman" w:cs="Times New Roman"/>
          <w:sz w:val="24"/>
          <w:szCs w:val="24"/>
          <w:highlight w:val="green"/>
          <w:lang w:val="la-Latn" w:eastAsia="cs-CZ"/>
        </w:rPr>
        <w:t>liberi in singulis comitatibus maneant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possint exp</w:t>
      </w:r>
      <w:r w:rsidR="00F830E4" w:rsidRPr="007A06F5">
        <w:rPr>
          <w:rFonts w:ascii="Times New Roman" w:eastAsia="Times New Roman" w:hAnsi="Times New Roman" w:cs="Times New Roman"/>
          <w:sz w:val="24"/>
          <w:szCs w:val="24"/>
          <w:highlight w:val="green"/>
          <w:lang w:val="la-Latn" w:eastAsia="cs-CZ"/>
        </w:rPr>
        <w:t>editionem exercitalem per</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se </w:t>
      </w:r>
      <w:r w:rsidRPr="007A06F5">
        <w:rPr>
          <w:rFonts w:ascii="Times New Roman" w:eastAsia="Times New Roman" w:hAnsi="Times New Roman" w:cs="Times New Roman"/>
          <w:sz w:val="24"/>
          <w:szCs w:val="24"/>
          <w:highlight w:val="green"/>
          <w:lang w:val="la-Latn" w:eastAsia="cs-CZ"/>
        </w:rPr>
        <w:t>facere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quanti de 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a duobus tertius adiutus et</w:t>
      </w:r>
      <w:r w:rsidR="00F830E4" w:rsidRPr="007A06F5">
        <w:rPr>
          <w:rFonts w:ascii="Times New Roman" w:eastAsia="Times New Roman" w:hAnsi="Times New Roman" w:cs="Times New Roman"/>
          <w:sz w:val="24"/>
          <w:szCs w:val="24"/>
          <w:highlight w:val="green"/>
          <w:lang w:val="la-Latn" w:eastAsia="cs-CZ"/>
        </w:rPr>
        <w:t xml:space="preserve"> praeparatus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et de his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qui </w:t>
      </w:r>
      <w:r w:rsidRPr="007A06F5">
        <w:rPr>
          <w:rFonts w:ascii="Times New Roman" w:eastAsia="Times New Roman" w:hAnsi="Times New Roman" w:cs="Times New Roman"/>
          <w:sz w:val="24"/>
          <w:szCs w:val="24"/>
          <w:highlight w:val="green"/>
          <w:lang w:val="la-Latn" w:eastAsia="cs-CZ"/>
        </w:rPr>
        <w:t>a tribus quartus adiutus et praeparatus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 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w:t>
      </w:r>
      <w:r w:rsidR="00F830E4" w:rsidRPr="007A06F5">
        <w:rPr>
          <w:rFonts w:ascii="Times New Roman" w:eastAsia="Times New Roman" w:hAnsi="Times New Roman" w:cs="Times New Roman"/>
          <w:sz w:val="24"/>
          <w:szCs w:val="24"/>
          <w:highlight w:val="green"/>
          <w:lang w:val="la-Latn" w:eastAsia="cs-CZ"/>
        </w:rPr>
        <w:t xml:space="preserve"> a quattuor quintus vel sextus </w:t>
      </w:r>
      <w:r w:rsidRPr="007A06F5">
        <w:rPr>
          <w:rFonts w:ascii="Times New Roman" w:eastAsia="Times New Roman" w:hAnsi="Times New Roman" w:cs="Times New Roman"/>
          <w:sz w:val="24"/>
          <w:szCs w:val="24"/>
          <w:highlight w:val="green"/>
          <w:lang w:val="la-Latn" w:eastAsia="cs-CZ"/>
        </w:rPr>
        <w:t xml:space="preserve">adiutus et praeparatus ad expeditionem exercitalem </w:t>
      </w:r>
      <w:r w:rsidR="00F830E4" w:rsidRPr="007A06F5">
        <w:rPr>
          <w:rFonts w:ascii="Times New Roman" w:eastAsia="Times New Roman" w:hAnsi="Times New Roman" w:cs="Times New Roman"/>
          <w:sz w:val="24"/>
          <w:szCs w:val="24"/>
          <w:highlight w:val="green"/>
          <w:lang w:val="la-Latn" w:eastAsia="cs-CZ"/>
        </w:rPr>
        <w:t>facere h</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nobisque per brevem </w:t>
      </w:r>
      <w:r w:rsidRPr="007A06F5">
        <w:rPr>
          <w:rFonts w:ascii="Times New Roman" w:eastAsia="Times New Roman" w:hAnsi="Times New Roman" w:cs="Times New Roman"/>
          <w:sz w:val="24"/>
          <w:szCs w:val="24"/>
          <w:highlight w:val="green"/>
          <w:lang w:val="la-Latn" w:eastAsia="cs-CZ"/>
        </w:rPr>
        <w:t>eorum summam deferant</w:t>
      </w:r>
      <w:r w:rsidR="005D4A29" w:rsidRPr="007A06F5">
        <w:rPr>
          <w:rFonts w:ascii="Times New Roman" w:eastAsia="Times New Roman" w:hAnsi="Times New Roman" w:cs="Times New Roman"/>
          <w:sz w:val="24"/>
          <w:szCs w:val="24"/>
          <w:highlight w:val="green"/>
          <w:lang w:val="la-Latn" w:eastAsia="cs-CZ"/>
        </w:rPr>
        <w:t>.</w:t>
      </w:r>
    </w:p>
    <w:p w14:paraId="3C62C2C2" w14:textId="1C9360C1" w:rsidR="00BA5266" w:rsidRPr="007A06F5" w:rsidRDefault="00BA5266" w:rsidP="00450DB4">
      <w:pPr>
        <w:spacing w:after="120" w:line="240" w:lineRule="auto"/>
        <w:rPr>
          <w:rFonts w:ascii="Times New Roman" w:hAnsi="Times New Roman" w:cs="Times New Roman"/>
          <w:lang w:val="la-Latn"/>
        </w:rPr>
      </w:pPr>
    </w:p>
    <w:p w14:paraId="5CF39518" w14:textId="77777777" w:rsidR="005B761E" w:rsidRPr="007A06F5" w:rsidRDefault="005B761E" w:rsidP="00450DB4">
      <w:pPr>
        <w:spacing w:after="120" w:line="240" w:lineRule="auto"/>
        <w:rPr>
          <w:rFonts w:ascii="Times New Roman" w:hAnsi="Times New Roman" w:cs="Times New Roman"/>
          <w:lang w:val="la-Latn"/>
        </w:rPr>
      </w:pPr>
    </w:p>
    <w:p w14:paraId="33D673BB" w14:textId="77777777"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0" w:name="_Toc194615214"/>
      <w:r w:rsidRPr="007A06F5">
        <w:rPr>
          <w:rFonts w:ascii="Times New Roman" w:hAnsi="Times New Roman" w:cs="Times New Roman"/>
          <w:b/>
          <w:color w:val="000000" w:themeColor="text1"/>
          <w:sz w:val="28"/>
          <w:szCs w:val="28"/>
          <w:lang w:val="la-Latn"/>
        </w:rPr>
        <w:t xml:space="preserve">Capitulare missorum Wormatiense (a. 829), mit Rubriken, aber ohne c. 12, </w:t>
      </w:r>
      <w:r w:rsidR="00BA5266" w:rsidRPr="007A06F5">
        <w:rPr>
          <w:rFonts w:ascii="Times New Roman" w:hAnsi="Times New Roman" w:cs="Times New Roman"/>
          <w:b/>
          <w:color w:val="000000" w:themeColor="text1"/>
          <w:sz w:val="28"/>
          <w:szCs w:val="28"/>
          <w:lang w:val="la-Latn"/>
        </w:rPr>
        <w:t>271r-273r</w:t>
      </w:r>
      <w:bookmarkEnd w:id="360"/>
    </w:p>
    <w:p w14:paraId="45228BF3" w14:textId="2276D4D3"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XX-XXXI - Capitulare missorum Wormatiense (a. 829), mit Rubriken, aber ohne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jeweils ohne Ansegis-Zitat): De beneficiis destructis. De beneficiis destructis hoc obseruetur - et ministerium amittat (MGH Capit. 2, Nr. 192,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35 -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23,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26 -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9);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nicht numeriert.</w:t>
      </w:r>
    </w:p>
    <w:p w14:paraId="49CA47A6" w14:textId="47F95C03" w:rsidR="008947D9"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beneficiis destructis hoc observetur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in</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capitulare priori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id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libro quarto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XXXVI</w:t>
      </w:r>
      <w:r w:rsidR="00392B84" w:rsidRPr="007A06F5">
        <w:rPr>
          <w:rFonts w:ascii="Times New Roman" w:eastAsia="Times New Roman" w:hAnsi="Times New Roman" w:cs="Times New Roman"/>
          <w:sz w:val="24"/>
          <w:szCs w:val="24"/>
          <w:lang w:val="la-Latn" w:eastAsia="cs-CZ"/>
        </w:rPr>
        <w:t xml:space="preserve"> continetur</w:t>
      </w:r>
      <w:r w:rsidR="00FF3D92" w:rsidRPr="007A06F5">
        <w:rPr>
          <w:rFonts w:ascii="Times New Roman" w:eastAsia="Times New Roman" w:hAnsi="Times New Roman" w:cs="Times New Roman"/>
          <w:sz w:val="24"/>
          <w:szCs w:val="24"/>
          <w:lang w:val="la-Latn" w:eastAsia="cs-CZ"/>
        </w:rPr>
        <w:t xml:space="preserve">: </w:t>
      </w:r>
      <w:r w:rsidR="00392B84"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Quicumque suum beneficium occasione proprii desertum habuerit et intra annum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postquam ei a comite vel misso nostro </w:t>
      </w:r>
      <w:r w:rsidRPr="007A06F5">
        <w:rPr>
          <w:rFonts w:ascii="Times New Roman" w:hAnsi="Times New Roman" w:cs="Times New Roman"/>
          <w:highlight w:val="green"/>
          <w:lang w:val="la-Latn" w:eastAsia="cs-CZ"/>
        </w:rPr>
        <w:t>notum factum fuerit</w:t>
      </w:r>
      <w:r w:rsidR="009B2994"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illud emendatum non habuerit</w:t>
      </w:r>
      <w:r w:rsidR="009B2994"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ipsum beneficium amittat</w:t>
      </w:r>
      <w:r w:rsidR="009042C7" w:rsidRPr="007A06F5">
        <w:rPr>
          <w:rFonts w:ascii="Times New Roman" w:hAnsi="Times New Roman" w:cs="Times New Roman"/>
          <w:highlight w:val="green"/>
          <w:lang w:val="la-Latn" w:eastAsia="cs-CZ"/>
        </w:rPr>
        <w:t>.</w:t>
      </w:r>
      <w:r w:rsidRPr="007A06F5">
        <w:rPr>
          <w:rFonts w:ascii="Times New Roman" w:hAnsi="Times New Roman" w:cs="Times New Roman"/>
          <w:highlight w:val="green"/>
          <w:lang w:val="la-Latn" w:eastAsia="cs-CZ"/>
        </w:rPr>
        <w:t>' /</w:t>
      </w:r>
    </w:p>
    <w:p w14:paraId="190EDD6D" w14:textId="59488FF8"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hAnsi="Times New Roman" w:cs="Times New Roman"/>
          <w:lang w:val="la-Latn" w:eastAsia="cs-CZ"/>
        </w:rPr>
        <w:t>Ut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missi nostri</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ubicumque malos scabinos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i</w:t>
      </w:r>
      <w:r w:rsidR="00F830E4" w:rsidRPr="007A06F5">
        <w:rPr>
          <w:rFonts w:ascii="Times New Roman" w:hAnsi="Times New Roman" w:cs="Times New Roman"/>
          <w:lang w:val="la-Latn" w:eastAsia="cs-CZ"/>
        </w:rPr>
        <w:t>nveniunt h</w:t>
      </w:r>
      <w:r w:rsidR="009B2994" w:rsidRPr="007A06F5">
        <w:rPr>
          <w:rFonts w:ascii="Times New Roman" w:hAnsi="Times New Roman" w:cs="Times New Roman"/>
          <w:lang w:val="la-Latn" w:eastAsia="cs-CZ"/>
        </w:rPr>
        <w:t xml:space="preserve">, </w:t>
      </w:r>
      <w:r w:rsidR="00F830E4" w:rsidRPr="007A06F5">
        <w:rPr>
          <w:rFonts w:ascii="Times New Roman" w:hAnsi="Times New Roman" w:cs="Times New Roman"/>
          <w:lang w:val="la-Latn" w:eastAsia="cs-CZ"/>
        </w:rPr>
        <w:t xml:space="preserve">eiciant et totius </w:t>
      </w:r>
      <w:r w:rsidRPr="007A06F5">
        <w:rPr>
          <w:rFonts w:ascii="Times New Roman" w:eastAsia="Times New Roman" w:hAnsi="Times New Roman" w:cs="Times New Roman"/>
          <w:sz w:val="24"/>
          <w:szCs w:val="24"/>
          <w:lang w:val="la-Latn" w:eastAsia="cs-CZ"/>
        </w:rPr>
        <w:t>populi consensu in locum eorum bonos eligant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cum ele</w:t>
      </w:r>
      <w:r w:rsidR="00F830E4" w:rsidRPr="007A06F5">
        <w:rPr>
          <w:rFonts w:ascii="Times New Roman" w:eastAsia="Times New Roman" w:hAnsi="Times New Roman" w:cs="Times New Roman"/>
          <w:sz w:val="24"/>
          <w:szCs w:val="24"/>
          <w:lang w:val="la-Latn" w:eastAsia="cs-CZ"/>
        </w:rPr>
        <w:t>cti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iurare faciant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scienter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iniuste iudicare non debeant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1B56A1D2" w14:textId="1565A126"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omni comitatu hi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meliores et v</w:t>
      </w:r>
      <w:r w:rsidR="00F830E4" w:rsidRPr="007A06F5">
        <w:rPr>
          <w:rFonts w:ascii="Times New Roman" w:eastAsia="Times New Roman" w:hAnsi="Times New Roman" w:cs="Times New Roman"/>
          <w:sz w:val="24"/>
          <w:szCs w:val="24"/>
          <w:lang w:val="la-Latn" w:eastAsia="cs-CZ"/>
        </w:rPr>
        <w:t>eratiores inveniri possunt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eligantur a missis nostris ad inquisitiones faciendas </w:t>
      </w:r>
      <w:r w:rsidR="00F830E4" w:rsidRPr="007A06F5">
        <w:rPr>
          <w:rFonts w:ascii="Times New Roman" w:eastAsia="Times New Roman" w:hAnsi="Times New Roman" w:cs="Times New Roman"/>
          <w:sz w:val="24"/>
          <w:szCs w:val="24"/>
          <w:lang w:val="la-Latn" w:eastAsia="cs-CZ"/>
        </w:rPr>
        <w:t>et rei veritatem dicendam</w:t>
      </w:r>
      <w:r w:rsidR="00E55DD3"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w:t>
      </w:r>
      <w:r w:rsidRPr="007A06F5">
        <w:rPr>
          <w:rFonts w:ascii="Times New Roman" w:eastAsia="Times New Roman" w:hAnsi="Times New Roman" w:cs="Times New Roman"/>
          <w:sz w:val="24"/>
          <w:szCs w:val="24"/>
          <w:lang w:val="la-Latn" w:eastAsia="cs-CZ"/>
        </w:rPr>
        <w:t>ut adiutores comitum sint</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 iustitias faciendas</w:t>
      </w:r>
      <w:r w:rsidR="009B2994" w:rsidRPr="007A06F5">
        <w:rPr>
          <w:rFonts w:ascii="Times New Roman" w:eastAsia="Times New Roman" w:hAnsi="Times New Roman" w:cs="Times New Roman"/>
          <w:sz w:val="24"/>
          <w:szCs w:val="24"/>
          <w:lang w:val="la-Latn" w:eastAsia="cs-CZ"/>
        </w:rPr>
        <w:t xml:space="preserve">. </w:t>
      </w:r>
    </w:p>
    <w:p w14:paraId="50CD6508" w14:textId="64298E02"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Volumus</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quicumque de scabinis deprehe</w:t>
      </w:r>
      <w:r w:rsidR="00F830E4" w:rsidRPr="007A06F5">
        <w:rPr>
          <w:rFonts w:ascii="Times New Roman" w:eastAsia="Times New Roman" w:hAnsi="Times New Roman" w:cs="Times New Roman"/>
          <w:sz w:val="24"/>
          <w:szCs w:val="24"/>
          <w:lang w:val="la-Latn" w:eastAsia="cs-CZ"/>
        </w:rPr>
        <w:t xml:space="preserve">nsus fuerit propter munera aut </w:t>
      </w:r>
      <w:r w:rsidRPr="007A06F5">
        <w:rPr>
          <w:rFonts w:ascii="Times New Roman" w:eastAsia="Times New Roman" w:hAnsi="Times New Roman" w:cs="Times New Roman"/>
          <w:sz w:val="24"/>
          <w:szCs w:val="24"/>
          <w:lang w:val="la-Latn" w:eastAsia="cs-CZ"/>
        </w:rPr>
        <w:t>propter amicitiam vel</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inimicitiam iniuste iudicasse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w:t>
      </w:r>
      <w:r w:rsidR="00F830E4" w:rsidRPr="007A06F5">
        <w:rPr>
          <w:rFonts w:ascii="Times New Roman" w:eastAsia="Times New Roman" w:hAnsi="Times New Roman" w:cs="Times New Roman"/>
          <w:sz w:val="24"/>
          <w:szCs w:val="24"/>
          <w:lang w:val="la-Latn" w:eastAsia="cs-CZ"/>
        </w:rPr>
        <w:t>t per fideiussores missus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ad </w:t>
      </w:r>
      <w:r w:rsidRPr="007A06F5">
        <w:rPr>
          <w:rFonts w:ascii="Times New Roman" w:eastAsia="Times New Roman" w:hAnsi="Times New Roman" w:cs="Times New Roman"/>
          <w:sz w:val="24"/>
          <w:szCs w:val="24"/>
          <w:lang w:val="la-Latn" w:eastAsia="cs-CZ"/>
        </w:rPr>
        <w:t>praesentiam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nostram veniat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De cetero omnibus </w:t>
      </w:r>
      <w:r w:rsidR="00F830E4" w:rsidRPr="007A06F5">
        <w:rPr>
          <w:rFonts w:ascii="Times New Roman" w:eastAsia="Times New Roman" w:hAnsi="Times New Roman" w:cs="Times New Roman"/>
          <w:sz w:val="24"/>
          <w:szCs w:val="24"/>
          <w:lang w:val="la-Latn" w:eastAsia="cs-CZ"/>
        </w:rPr>
        <w:t>scabinis denuntietur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ne quis </w:t>
      </w:r>
      <w:r w:rsidRPr="007A06F5">
        <w:rPr>
          <w:rFonts w:ascii="Times New Roman" w:eastAsia="Times New Roman" w:hAnsi="Times New Roman" w:cs="Times New Roman"/>
          <w:sz w:val="24"/>
          <w:szCs w:val="24"/>
          <w:lang w:val="la-Latn" w:eastAsia="cs-CZ"/>
        </w:rPr>
        <w:t>deinceps etiam iustum iudicium vendere praesumat</w:t>
      </w:r>
      <w:r w:rsidR="009B2994" w:rsidRPr="007A06F5">
        <w:rPr>
          <w:rFonts w:ascii="Times New Roman" w:eastAsia="Times New Roman" w:hAnsi="Times New Roman" w:cs="Times New Roman"/>
          <w:sz w:val="24"/>
          <w:szCs w:val="24"/>
          <w:lang w:val="la-Latn" w:eastAsia="cs-CZ"/>
        </w:rPr>
        <w:t xml:space="preserve">. </w:t>
      </w:r>
    </w:p>
    <w:p w14:paraId="701423AD" w14:textId="15D7F32F"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Ubicumque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commutationes tam tempore n</w:t>
      </w:r>
      <w:r w:rsidR="00F830E4" w:rsidRPr="007A06F5">
        <w:rPr>
          <w:rFonts w:ascii="Times New Roman" w:eastAsia="Times New Roman" w:hAnsi="Times New Roman" w:cs="Times New Roman"/>
          <w:sz w:val="24"/>
          <w:szCs w:val="24"/>
          <w:lang w:val="la-Latn" w:eastAsia="cs-CZ"/>
        </w:rPr>
        <w:t xml:space="preserve">ostro quamque genitoris nostri </w:t>
      </w:r>
      <w:r w:rsidRPr="007A06F5">
        <w:rPr>
          <w:rFonts w:ascii="Times New Roman" w:eastAsia="Times New Roman" w:hAnsi="Times New Roman" w:cs="Times New Roman"/>
          <w:sz w:val="24"/>
          <w:szCs w:val="24"/>
          <w:lang w:val="la-Latn" w:eastAsia="cs-CZ"/>
        </w:rPr>
        <w:t>legitimae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et rationabiles atque utiles ecclesiis Dei </w:t>
      </w:r>
      <w:r w:rsidR="00F830E4" w:rsidRPr="007A06F5">
        <w:rPr>
          <w:rFonts w:ascii="Times New Roman" w:eastAsia="Times New Roman" w:hAnsi="Times New Roman" w:cs="Times New Roman"/>
          <w:sz w:val="24"/>
          <w:szCs w:val="24"/>
          <w:lang w:val="la-Latn" w:eastAsia="cs-CZ"/>
        </w:rPr>
        <w:t>factae sunt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permaneant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ubi </w:t>
      </w:r>
      <w:r w:rsidRPr="007A06F5">
        <w:rPr>
          <w:rFonts w:ascii="Times New Roman" w:eastAsia="Times New Roman" w:hAnsi="Times New Roman" w:cs="Times New Roman"/>
          <w:sz w:val="24"/>
          <w:szCs w:val="24"/>
          <w:lang w:val="la-Latn" w:eastAsia="cs-CZ"/>
        </w:rPr>
        <w:t xml:space="preserve">cumque vero inutiles et incommodae atque inrationabiles </w:t>
      </w:r>
      <w:r w:rsidR="00F830E4" w:rsidRPr="007A06F5">
        <w:rPr>
          <w:rFonts w:ascii="Times New Roman" w:eastAsia="Times New Roman" w:hAnsi="Times New Roman" w:cs="Times New Roman"/>
          <w:sz w:val="24"/>
          <w:szCs w:val="24"/>
          <w:lang w:val="la-Latn" w:eastAsia="cs-CZ"/>
        </w:rPr>
        <w:t>factae sunt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dissolvantur</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recipiat unusquisque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dedit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 vero mortua ma</w:t>
      </w:r>
      <w:r w:rsidR="00392B84" w:rsidRPr="007A06F5">
        <w:rPr>
          <w:rFonts w:ascii="Times New Roman" w:eastAsia="Times New Roman" w:hAnsi="Times New Roman" w:cs="Times New Roman"/>
          <w:sz w:val="24"/>
          <w:szCs w:val="24"/>
          <w:lang w:val="la-Latn" w:eastAsia="cs-CZ"/>
        </w:rPr>
        <w:t>nus interiacet aut alia quae</w:t>
      </w:r>
      <w:r w:rsidRPr="007A06F5">
        <w:rPr>
          <w:rFonts w:ascii="Times New Roman" w:eastAsia="Times New Roman" w:hAnsi="Times New Roman" w:cs="Times New Roman"/>
          <w:sz w:val="24"/>
          <w:szCs w:val="24"/>
          <w:lang w:val="la-Latn" w:eastAsia="cs-CZ"/>
        </w:rPr>
        <w:t>libet causa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rationabilis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esse videtur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inventa fuer</w:t>
      </w:r>
      <w:r w:rsidR="00F830E4" w:rsidRPr="007A06F5">
        <w:rPr>
          <w:rFonts w:ascii="Times New Roman" w:eastAsia="Times New Roman" w:hAnsi="Times New Roman" w:cs="Times New Roman"/>
          <w:sz w:val="24"/>
          <w:szCs w:val="24"/>
          <w:lang w:val="la-Latn" w:eastAsia="cs-CZ"/>
        </w:rPr>
        <w:t>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diligenter describatur et </w:t>
      </w:r>
      <w:r w:rsidRPr="007A06F5">
        <w:rPr>
          <w:rFonts w:ascii="Times New Roman" w:eastAsia="Times New Roman" w:hAnsi="Times New Roman" w:cs="Times New Roman"/>
          <w:sz w:val="24"/>
          <w:szCs w:val="24"/>
          <w:lang w:val="la-Latn" w:eastAsia="cs-CZ"/>
        </w:rPr>
        <w:t>ad nostram notitiam perferatur</w:t>
      </w:r>
      <w:r w:rsidR="009B2994" w:rsidRPr="007A06F5">
        <w:rPr>
          <w:rFonts w:ascii="Times New Roman" w:eastAsia="Times New Roman" w:hAnsi="Times New Roman" w:cs="Times New Roman"/>
          <w:sz w:val="24"/>
          <w:szCs w:val="24"/>
          <w:lang w:val="la-Latn" w:eastAsia="cs-CZ"/>
        </w:rPr>
        <w:t xml:space="preserve">. </w:t>
      </w:r>
    </w:p>
    <w:p w14:paraId="5E837098" w14:textId="284D81C6"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lastRenderedPageBreak/>
        <w:t>Quicumque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comprobatus fuerit de eo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sc</w:t>
      </w:r>
      <w:r w:rsidR="00F830E4" w:rsidRPr="007A06F5">
        <w:rPr>
          <w:rFonts w:ascii="Times New Roman" w:eastAsia="Times New Roman" w:hAnsi="Times New Roman" w:cs="Times New Roman"/>
          <w:sz w:val="24"/>
          <w:szCs w:val="24"/>
          <w:lang w:val="la-Latn" w:eastAsia="cs-CZ"/>
        </w:rPr>
        <w:t>ienter testes in periurium in</w:t>
      </w:r>
      <w:r w:rsidRPr="007A06F5">
        <w:rPr>
          <w:rFonts w:ascii="Times New Roman" w:eastAsia="Times New Roman" w:hAnsi="Times New Roman" w:cs="Times New Roman"/>
          <w:sz w:val="24"/>
          <w:szCs w:val="24"/>
          <w:lang w:val="la-Latn" w:eastAsia="cs-CZ"/>
        </w:rPr>
        <w:t>duxisset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sub fideiussione ad palatium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nostrum venire c</w:t>
      </w:r>
      <w:r w:rsidR="00F830E4" w:rsidRPr="007A06F5">
        <w:rPr>
          <w:rFonts w:ascii="Times New Roman" w:eastAsia="Times New Roman" w:hAnsi="Times New Roman" w:cs="Times New Roman"/>
          <w:sz w:val="24"/>
          <w:szCs w:val="24"/>
          <w:lang w:val="la-Latn" w:eastAsia="cs-CZ"/>
        </w:rPr>
        <w:t>ompellatur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 ibi cum fideli</w:t>
      </w:r>
      <w:r w:rsidRPr="007A06F5">
        <w:rPr>
          <w:rFonts w:ascii="Times New Roman" w:eastAsia="Times New Roman" w:hAnsi="Times New Roman" w:cs="Times New Roman"/>
          <w:sz w:val="24"/>
          <w:szCs w:val="24"/>
          <w:lang w:val="la-Latn" w:eastAsia="cs-CZ"/>
        </w:rPr>
        <w:t>bus nostris consideremus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quid de tali homine faciendum sit</w:t>
      </w:r>
      <w:r w:rsidR="009B2994" w:rsidRPr="007A06F5">
        <w:rPr>
          <w:rFonts w:ascii="Times New Roman" w:eastAsia="Times New Roman" w:hAnsi="Times New Roman" w:cs="Times New Roman"/>
          <w:sz w:val="24"/>
          <w:szCs w:val="24"/>
          <w:lang w:val="la-Latn" w:eastAsia="cs-CZ"/>
        </w:rPr>
        <w:t xml:space="preserve">. </w:t>
      </w:r>
    </w:p>
    <w:p w14:paraId="509259F6" w14:textId="596382D0"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discordiis et contentionibus studer</w:t>
      </w:r>
      <w:r w:rsidR="00F830E4" w:rsidRPr="007A06F5">
        <w:rPr>
          <w:rFonts w:ascii="Times New Roman" w:eastAsia="Times New Roman" w:hAnsi="Times New Roman" w:cs="Times New Roman"/>
          <w:sz w:val="24"/>
          <w:szCs w:val="24"/>
          <w:lang w:val="la-Latn" w:eastAsia="cs-CZ"/>
        </w:rPr>
        <w:t>e solent et in</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pace vivere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nolunt et inde convicti fuerint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similiter volumus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F830E4" w:rsidRPr="007A06F5">
        <w:rPr>
          <w:rFonts w:ascii="Times New Roman" w:eastAsia="Times New Roman" w:hAnsi="Times New Roman" w:cs="Times New Roman"/>
          <w:sz w:val="24"/>
          <w:szCs w:val="24"/>
          <w:lang w:val="la-Latn" w:eastAsia="cs-CZ"/>
        </w:rPr>
        <w:t xml:space="preserve"> sub fideiussoribus ad nostrum </w:t>
      </w:r>
      <w:r w:rsidRPr="007A06F5">
        <w:rPr>
          <w:rFonts w:ascii="Times New Roman" w:eastAsia="Times New Roman" w:hAnsi="Times New Roman" w:cs="Times New Roman"/>
          <w:sz w:val="24"/>
          <w:szCs w:val="24"/>
          <w:lang w:val="la-Latn" w:eastAsia="cs-CZ"/>
        </w:rPr>
        <w:t>placitum veniant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ibi cum fidelibus nostris conside</w:t>
      </w:r>
      <w:r w:rsidR="00F830E4" w:rsidRPr="007A06F5">
        <w:rPr>
          <w:rFonts w:ascii="Times New Roman" w:eastAsia="Times New Roman" w:hAnsi="Times New Roman" w:cs="Times New Roman"/>
          <w:sz w:val="24"/>
          <w:szCs w:val="24"/>
          <w:lang w:val="la-Latn" w:eastAsia="cs-CZ"/>
        </w:rPr>
        <w:t>remus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quid de talibus facien </w:t>
      </w:r>
      <w:r w:rsidRPr="007A06F5">
        <w:rPr>
          <w:rFonts w:ascii="Times New Roman" w:eastAsia="Times New Roman" w:hAnsi="Times New Roman" w:cs="Times New Roman"/>
          <w:sz w:val="24"/>
          <w:szCs w:val="24"/>
          <w:lang w:val="la-Latn" w:eastAsia="cs-CZ"/>
        </w:rPr>
        <w:t>dum sit</w:t>
      </w:r>
      <w:r w:rsidR="009B2994" w:rsidRPr="007A06F5">
        <w:rPr>
          <w:rFonts w:ascii="Times New Roman" w:eastAsia="Times New Roman" w:hAnsi="Times New Roman" w:cs="Times New Roman"/>
          <w:sz w:val="24"/>
          <w:szCs w:val="24"/>
          <w:lang w:val="la-Latn" w:eastAsia="cs-CZ"/>
        </w:rPr>
        <w:t xml:space="preserve">. </w:t>
      </w:r>
    </w:p>
    <w:p w14:paraId="0BEDABFF" w14:textId="27BA775E"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bonis denariis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quos populus non vult rec</w:t>
      </w:r>
      <w:r w:rsidR="00F830E4" w:rsidRPr="007A06F5">
        <w:rPr>
          <w:rFonts w:ascii="Times New Roman" w:eastAsia="Times New Roman" w:hAnsi="Times New Roman" w:cs="Times New Roman"/>
          <w:sz w:val="24"/>
          <w:szCs w:val="24"/>
          <w:lang w:val="la-Latn" w:eastAsia="cs-CZ"/>
        </w:rPr>
        <w:t>ipere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volumus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hoc obser </w:t>
      </w:r>
      <w:r w:rsidRPr="007A06F5">
        <w:rPr>
          <w:rFonts w:ascii="Times New Roman" w:eastAsia="Times New Roman" w:hAnsi="Times New Roman" w:cs="Times New Roman"/>
          <w:sz w:val="24"/>
          <w:szCs w:val="24"/>
          <w:lang w:val="la-Latn" w:eastAsia="cs-CZ"/>
        </w:rPr>
        <w:t>vetur et teneatur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in priore capitulare nostro const</w:t>
      </w:r>
      <w:r w:rsidR="00F830E4" w:rsidRPr="007A06F5">
        <w:rPr>
          <w:rFonts w:ascii="Times New Roman" w:eastAsia="Times New Roman" w:hAnsi="Times New Roman" w:cs="Times New Roman"/>
          <w:sz w:val="24"/>
          <w:szCs w:val="24"/>
          <w:lang w:val="la-Latn" w:eastAsia="cs-CZ"/>
        </w:rPr>
        <w:t>itutum 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id a est in libro </w:t>
      </w:r>
      <w:r w:rsidRPr="007A06F5">
        <w:rPr>
          <w:rFonts w:ascii="Times New Roman" w:eastAsia="Times New Roman" w:hAnsi="Times New Roman" w:cs="Times New Roman"/>
          <w:sz w:val="24"/>
          <w:szCs w:val="24"/>
          <w:lang w:val="la-Latn" w:eastAsia="cs-CZ"/>
        </w:rPr>
        <w:t>quarto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capitulo XXX</w:t>
      </w:r>
      <w:r w:rsidR="00FF3D92" w:rsidRPr="007A06F5">
        <w:rPr>
          <w:rFonts w:ascii="Times New Roman" w:eastAsia="Times New Roman" w:hAnsi="Times New Roman" w:cs="Times New Roman"/>
          <w:sz w:val="24"/>
          <w:szCs w:val="24"/>
          <w:lang w:val="la-Latn" w:eastAsia="cs-CZ"/>
        </w:rPr>
        <w:t xml:space="preserve">: </w:t>
      </w:r>
      <w:r w:rsidR="00392B84"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Quicumque</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liber homo vel</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emptione vel in deb</w:t>
      </w:r>
      <w:r w:rsidR="00F830E4" w:rsidRPr="007A06F5">
        <w:rPr>
          <w:rFonts w:ascii="Times New Roman" w:eastAsia="Times New Roman" w:hAnsi="Times New Roman" w:cs="Times New Roman"/>
          <w:sz w:val="24"/>
          <w:szCs w:val="24"/>
          <w:lang w:val="la-Latn" w:eastAsia="cs-CZ"/>
        </w:rPr>
        <w:t xml:space="preserve">iti </w:t>
      </w:r>
      <w:r w:rsidRPr="007A06F5">
        <w:rPr>
          <w:rFonts w:ascii="Times New Roman" w:eastAsia="Times New Roman" w:hAnsi="Times New Roman" w:cs="Times New Roman"/>
          <w:sz w:val="24"/>
          <w:szCs w:val="24"/>
          <w:lang w:val="la-Latn" w:eastAsia="cs-CZ"/>
        </w:rPr>
        <w:t xml:space="preserve">solutione denarium merum et bene pensantem recipere </w:t>
      </w:r>
      <w:r w:rsidR="00F830E4" w:rsidRPr="007A06F5">
        <w:rPr>
          <w:rFonts w:ascii="Times New Roman" w:eastAsia="Times New Roman" w:hAnsi="Times New Roman" w:cs="Times New Roman"/>
          <w:sz w:val="24"/>
          <w:szCs w:val="24"/>
          <w:lang w:val="la-Latn" w:eastAsia="cs-CZ"/>
        </w:rPr>
        <w:t>noluerit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bannum nostrum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id </w:t>
      </w:r>
      <w:r w:rsidRPr="007A06F5">
        <w:rPr>
          <w:rFonts w:ascii="Times New Roman" w:eastAsia="Times New Roman" w:hAnsi="Times New Roman" w:cs="Times New Roman"/>
          <w:sz w:val="24"/>
          <w:szCs w:val="24"/>
          <w:lang w:val="la-Latn" w:eastAsia="cs-CZ"/>
        </w:rPr>
        <w:t>est sexaginta solidos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conponat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servi ecclesiastici aut</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fiscalini nostri aut comitum aut vassallorum nostrorum hoc facere praesumpserint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sexaginta ictibus </w:t>
      </w:r>
      <w:r w:rsidRPr="007A06F5">
        <w:rPr>
          <w:rFonts w:ascii="Times New Roman" w:hAnsi="Times New Roman" w:cs="Times New Roman"/>
          <w:lang w:val="la-Latn" w:eastAsia="cs-CZ"/>
        </w:rPr>
        <w:t>vapulent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Et</w:t>
      </w:r>
      <w:r w:rsidR="00E55DD3"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si actores nostri aut aliorum vel advocati eos missis nostris vel /comitibus iussi praesentare noluerint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praedictum bannu</w:t>
      </w:r>
      <w:r w:rsidR="00F830E4" w:rsidRPr="007A06F5">
        <w:rPr>
          <w:rFonts w:ascii="Times New Roman" w:hAnsi="Times New Roman" w:cs="Times New Roman"/>
          <w:lang w:val="la-Latn" w:eastAsia="cs-CZ"/>
        </w:rPr>
        <w:t>m</w:t>
      </w:r>
      <w:r w:rsidR="009B2994" w:rsidRPr="007A06F5">
        <w:rPr>
          <w:rFonts w:ascii="Times New Roman" w:hAnsi="Times New Roman" w:cs="Times New Roman"/>
          <w:lang w:val="la-Latn" w:eastAsia="cs-CZ"/>
        </w:rPr>
        <w:t xml:space="preserve">, </w:t>
      </w:r>
      <w:r w:rsidR="00F830E4" w:rsidRPr="007A06F5">
        <w:rPr>
          <w:rFonts w:ascii="Times New Roman" w:hAnsi="Times New Roman" w:cs="Times New Roman"/>
          <w:lang w:val="la-Latn" w:eastAsia="cs-CZ"/>
        </w:rPr>
        <w:t>id est sexaginta solidos</w:t>
      </w:r>
      <w:r w:rsidR="009B2994" w:rsidRPr="007A06F5">
        <w:rPr>
          <w:rFonts w:ascii="Times New Roman" w:hAnsi="Times New Roman" w:cs="Times New Roman"/>
          <w:lang w:val="la-Latn" w:eastAsia="cs-CZ"/>
        </w:rPr>
        <w:t xml:space="preserve">, </w:t>
      </w:r>
      <w:r w:rsidRPr="007A06F5">
        <w:rPr>
          <w:rFonts w:ascii="Times New Roman" w:eastAsia="Times New Roman" w:hAnsi="Times New Roman" w:cs="Times New Roman"/>
          <w:sz w:val="24"/>
          <w:szCs w:val="24"/>
          <w:lang w:val="la-Latn" w:eastAsia="cs-CZ"/>
        </w:rPr>
        <w:t>conponant a</w:t>
      </w:r>
      <w:r w:rsidR="005D4A29"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Et ad hanc constitutionem nostram adimplendam episcopi et abbates</w:t>
      </w:r>
      <w:r w:rsidR="00F830E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sive reliqui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beneficia nostra habent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adiuve</w:t>
      </w:r>
      <w:r w:rsidR="00F830E4" w:rsidRPr="007A06F5">
        <w:rPr>
          <w:rFonts w:ascii="Times New Roman" w:eastAsia="Times New Roman" w:hAnsi="Times New Roman" w:cs="Times New Roman"/>
          <w:sz w:val="24"/>
          <w:szCs w:val="24"/>
          <w:lang w:val="la-Latn" w:eastAsia="cs-CZ"/>
        </w:rPr>
        <w:t xml:space="preserve">nt comitibus in suis hominibus </w:t>
      </w:r>
      <w:r w:rsidRPr="007A06F5">
        <w:rPr>
          <w:rFonts w:ascii="Times New Roman" w:eastAsia="Times New Roman" w:hAnsi="Times New Roman" w:cs="Times New Roman"/>
          <w:sz w:val="24"/>
          <w:szCs w:val="24"/>
          <w:lang w:val="la-Latn" w:eastAsia="cs-CZ"/>
        </w:rPr>
        <w:t>distringendis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comites hanc nostram constitutione</w:t>
      </w:r>
      <w:r w:rsidR="00F830E4" w:rsidRPr="007A06F5">
        <w:rPr>
          <w:rFonts w:ascii="Times New Roman" w:eastAsia="Times New Roman" w:hAnsi="Times New Roman" w:cs="Times New Roman"/>
          <w:sz w:val="24"/>
          <w:szCs w:val="24"/>
          <w:lang w:val="la-Latn" w:eastAsia="cs-CZ"/>
        </w:rPr>
        <w:t>m neglexerint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hoc per missos </w:t>
      </w:r>
      <w:r w:rsidRPr="007A06F5">
        <w:rPr>
          <w:rFonts w:ascii="Times New Roman" w:eastAsia="Times New Roman" w:hAnsi="Times New Roman" w:cs="Times New Roman"/>
          <w:sz w:val="24"/>
          <w:szCs w:val="24"/>
          <w:lang w:val="la-Latn" w:eastAsia="cs-CZ"/>
        </w:rPr>
        <w:t>nostros ad nostram notitiam perferatur</w:t>
      </w:r>
      <w:r w:rsidR="009B2994" w:rsidRPr="007A06F5">
        <w:rPr>
          <w:rFonts w:ascii="Times New Roman" w:eastAsia="Times New Roman" w:hAnsi="Times New Roman" w:cs="Times New Roman"/>
          <w:sz w:val="24"/>
          <w:szCs w:val="24"/>
          <w:lang w:val="la-Latn" w:eastAsia="cs-CZ"/>
        </w:rPr>
        <w:t xml:space="preserve">. </w:t>
      </w:r>
    </w:p>
    <w:p w14:paraId="56AADAEB" w14:textId="3B53A73D"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homicidiis vel aliis iniustitiis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a fiscal</w:t>
      </w:r>
      <w:r w:rsidR="00F830E4" w:rsidRPr="007A06F5">
        <w:rPr>
          <w:rFonts w:ascii="Times New Roman" w:eastAsia="Times New Roman" w:hAnsi="Times New Roman" w:cs="Times New Roman"/>
          <w:sz w:val="24"/>
          <w:szCs w:val="24"/>
          <w:lang w:val="la-Latn" w:eastAsia="cs-CZ"/>
        </w:rPr>
        <w:t>inis nostris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fiunt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quia in </w:t>
      </w:r>
      <w:r w:rsidRPr="007A06F5">
        <w:rPr>
          <w:rFonts w:ascii="Times New Roman" w:eastAsia="Times New Roman" w:hAnsi="Times New Roman" w:cs="Times New Roman"/>
          <w:sz w:val="24"/>
          <w:szCs w:val="24"/>
          <w:lang w:val="la-Latn" w:eastAsia="cs-CZ"/>
        </w:rPr>
        <w:t>pune se ea committere posse existimant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nos actori</w:t>
      </w:r>
      <w:r w:rsidR="00F830E4" w:rsidRPr="007A06F5">
        <w:rPr>
          <w:rFonts w:ascii="Times New Roman" w:eastAsia="Times New Roman" w:hAnsi="Times New Roman" w:cs="Times New Roman"/>
          <w:sz w:val="24"/>
          <w:szCs w:val="24"/>
          <w:lang w:val="la-Latn" w:eastAsia="cs-CZ"/>
        </w:rPr>
        <w:t xml:space="preserve">bus nostris praecipiendum esse </w:t>
      </w:r>
      <w:r w:rsidRPr="007A06F5">
        <w:rPr>
          <w:rFonts w:ascii="Times New Roman" w:eastAsia="Times New Roman" w:hAnsi="Times New Roman" w:cs="Times New Roman"/>
          <w:sz w:val="24"/>
          <w:szCs w:val="24"/>
          <w:lang w:val="la-Latn" w:eastAsia="cs-CZ"/>
        </w:rPr>
        <w:t>decernimus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e ultra inpune fiant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ita 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ubicumque</w:t>
      </w:r>
      <w:r w:rsidR="00F830E4" w:rsidRPr="007A06F5">
        <w:rPr>
          <w:rFonts w:ascii="Times New Roman" w:eastAsia="Times New Roman" w:hAnsi="Times New Roman" w:cs="Times New Roman"/>
          <w:sz w:val="24"/>
          <w:szCs w:val="24"/>
          <w:lang w:val="la-Latn" w:eastAsia="cs-CZ"/>
        </w:rPr>
        <w:t xml:space="preserve"> facta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solvere e cum </w:t>
      </w:r>
      <w:r w:rsidRPr="007A06F5">
        <w:rPr>
          <w:rFonts w:ascii="Times New Roman" w:eastAsia="Times New Roman" w:hAnsi="Times New Roman" w:cs="Times New Roman"/>
          <w:sz w:val="24"/>
          <w:szCs w:val="24"/>
          <w:lang w:val="la-Latn" w:eastAsia="cs-CZ"/>
        </w:rPr>
        <w:t>disciplina praecipiemus</w:t>
      </w:r>
      <w:r w:rsidR="009B2994" w:rsidRPr="007A06F5">
        <w:rPr>
          <w:rFonts w:ascii="Times New Roman" w:eastAsia="Times New Roman" w:hAnsi="Times New Roman" w:cs="Times New Roman"/>
          <w:sz w:val="24"/>
          <w:szCs w:val="24"/>
          <w:lang w:val="la-Latn" w:eastAsia="cs-CZ"/>
        </w:rPr>
        <w:t xml:space="preserve">. </w:t>
      </w:r>
    </w:p>
    <w:p w14:paraId="79B7DE28" w14:textId="189902C8"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yellow"/>
          <w:lang w:val="la-Latn" w:eastAsia="cs-CZ"/>
        </w:rPr>
        <w:t>Collectae</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ad malefaciendum</w:t>
      </w:r>
      <w:r w:rsidRPr="007A06F5">
        <w:rPr>
          <w:rFonts w:ascii="Times New Roman" w:eastAsia="Times New Roman" w:hAnsi="Times New Roman" w:cs="Times New Roman"/>
          <w:sz w:val="24"/>
          <w:szCs w:val="24"/>
          <w:lang w:val="la-Latn" w:eastAsia="cs-CZ"/>
        </w:rPr>
        <w:t xml:space="preserve"> fieri omnimodis</w:t>
      </w:r>
      <w:r w:rsidR="00F830E4" w:rsidRPr="007A06F5">
        <w:rPr>
          <w:rFonts w:ascii="Times New Roman" w:eastAsia="Times New Roman" w:hAnsi="Times New Roman" w:cs="Times New Roman"/>
          <w:sz w:val="24"/>
          <w:szCs w:val="24"/>
          <w:lang w:val="la-Latn" w:eastAsia="cs-CZ"/>
        </w:rPr>
        <w:t xml:space="preserve"> prohibeantur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ubicumque </w:t>
      </w:r>
      <w:r w:rsidRPr="007A06F5">
        <w:rPr>
          <w:rFonts w:ascii="Times New Roman" w:eastAsia="Times New Roman" w:hAnsi="Times New Roman" w:cs="Times New Roman"/>
          <w:sz w:val="24"/>
          <w:szCs w:val="24"/>
          <w:lang w:val="la-Latn" w:eastAsia="cs-CZ"/>
        </w:rPr>
        <w:t>huiusmodi praesumptiones factae fuerint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digna emend</w:t>
      </w:r>
      <w:r w:rsidR="00F830E4" w:rsidRPr="007A06F5">
        <w:rPr>
          <w:rFonts w:ascii="Times New Roman" w:eastAsia="Times New Roman" w:hAnsi="Times New Roman" w:cs="Times New Roman"/>
          <w:sz w:val="24"/>
          <w:szCs w:val="24"/>
          <w:lang w:val="la-Latn" w:eastAsia="cs-CZ"/>
        </w:rPr>
        <w:t>atione corrigantur</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si per </w:t>
      </w:r>
      <w:r w:rsidRPr="007A06F5">
        <w:rPr>
          <w:rFonts w:ascii="Times New Roman" w:eastAsia="Times New Roman" w:hAnsi="Times New Roman" w:cs="Times New Roman"/>
          <w:sz w:val="24"/>
          <w:szCs w:val="24"/>
          <w:lang w:val="la-Latn" w:eastAsia="cs-CZ"/>
        </w:rPr>
        <w:t>neglegentiam comitis vel factae sunt vel inemendata</w:t>
      </w:r>
      <w:r w:rsidR="00F830E4" w:rsidRPr="007A06F5">
        <w:rPr>
          <w:rFonts w:ascii="Times New Roman" w:eastAsia="Times New Roman" w:hAnsi="Times New Roman" w:cs="Times New Roman"/>
          <w:sz w:val="24"/>
          <w:szCs w:val="24"/>
          <w:lang w:val="la-Latn" w:eastAsia="cs-CZ"/>
        </w:rPr>
        <w:t>e remanserunt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hoc ad nostram </w:t>
      </w:r>
      <w:r w:rsidRPr="007A06F5">
        <w:rPr>
          <w:rFonts w:ascii="Times New Roman" w:eastAsia="Times New Roman" w:hAnsi="Times New Roman" w:cs="Times New Roman"/>
          <w:sz w:val="24"/>
          <w:szCs w:val="24"/>
          <w:lang w:val="la-Latn" w:eastAsia="cs-CZ"/>
        </w:rPr>
        <w:t>notitiam perferatur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Auctor vero facti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fuerit praepositus vel advocatus sive cen tenarius vel qualibet alia dignitate praedita libera perso</w:t>
      </w:r>
      <w:r w:rsidR="00F830E4" w:rsidRPr="007A06F5">
        <w:rPr>
          <w:rFonts w:ascii="Times New Roman" w:eastAsia="Times New Roman" w:hAnsi="Times New Roman" w:cs="Times New Roman"/>
          <w:sz w:val="24"/>
          <w:szCs w:val="24"/>
          <w:lang w:val="la-Latn" w:eastAsia="cs-CZ"/>
        </w:rPr>
        <w:t>na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post legalem emendationem </w:t>
      </w:r>
      <w:r w:rsidRPr="007A06F5">
        <w:rPr>
          <w:rFonts w:ascii="Times New Roman" w:eastAsia="Times New Roman" w:hAnsi="Times New Roman" w:cs="Times New Roman"/>
          <w:sz w:val="24"/>
          <w:szCs w:val="24"/>
          <w:lang w:val="la-Latn" w:eastAsia="cs-CZ"/>
        </w:rPr>
        <w:t xml:space="preserve">in loco factam sub fideiussoribus ad nostram praesentiam </w:t>
      </w:r>
      <w:r w:rsidR="00F830E4" w:rsidRPr="007A06F5">
        <w:rPr>
          <w:rFonts w:ascii="Times New Roman" w:eastAsia="Times New Roman" w:hAnsi="Times New Roman" w:cs="Times New Roman"/>
          <w:sz w:val="24"/>
          <w:szCs w:val="24"/>
          <w:lang w:val="la-Latn" w:eastAsia="cs-CZ"/>
        </w:rPr>
        <w:t>veniat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multitudo vero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sive </w:t>
      </w:r>
      <w:r w:rsidRPr="007A06F5">
        <w:rPr>
          <w:rFonts w:ascii="Times New Roman" w:eastAsia="Times New Roman" w:hAnsi="Times New Roman" w:cs="Times New Roman"/>
          <w:sz w:val="24"/>
          <w:szCs w:val="24"/>
          <w:lang w:val="la-Latn" w:eastAsia="cs-CZ"/>
        </w:rPr>
        <w:t>de servis</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sive de liberis sit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legitima emendatione multetur</w:t>
      </w:r>
      <w:r w:rsidR="009B2994" w:rsidRPr="007A06F5">
        <w:rPr>
          <w:rFonts w:ascii="Times New Roman" w:eastAsia="Times New Roman" w:hAnsi="Times New Roman" w:cs="Times New Roman"/>
          <w:sz w:val="24"/>
          <w:szCs w:val="24"/>
          <w:lang w:val="la-Latn" w:eastAsia="cs-CZ"/>
        </w:rPr>
        <w:t xml:space="preserve">. </w:t>
      </w:r>
    </w:p>
    <w:p w14:paraId="49047374" w14:textId="1418B3A1"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yellow"/>
          <w:lang w:val="la-Latn" w:eastAsia="cs-CZ"/>
        </w:rPr>
        <w:t>De</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pontibus publicis destructis</w:t>
      </w:r>
      <w:r w:rsidRPr="007A06F5">
        <w:rPr>
          <w:rFonts w:ascii="Times New Roman" w:eastAsia="Times New Roman" w:hAnsi="Times New Roman" w:cs="Times New Roman"/>
          <w:sz w:val="24"/>
          <w:szCs w:val="24"/>
          <w:lang w:val="la-Latn" w:eastAsia="cs-CZ"/>
        </w:rPr>
        <w:t xml:space="preserve"> placuit nobis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 hi</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qui iussionem nostram </w:t>
      </w:r>
      <w:r w:rsidRPr="007A06F5">
        <w:rPr>
          <w:rFonts w:ascii="Times New Roman" w:eastAsia="Times New Roman" w:hAnsi="Times New Roman" w:cs="Times New Roman"/>
          <w:sz w:val="24"/>
          <w:szCs w:val="24"/>
          <w:lang w:val="la-Latn" w:eastAsia="cs-CZ"/>
        </w:rPr>
        <w:t>in reparandis pontibus contempserunt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volumus</w:t>
      </w:r>
      <w:r w:rsidR="00F830E4" w:rsidRPr="007A06F5">
        <w:rPr>
          <w:rFonts w:ascii="Times New Roman" w:eastAsia="Times New Roman" w:hAnsi="Times New Roman" w:cs="Times New Roman"/>
          <w:sz w:val="24"/>
          <w:szCs w:val="24"/>
          <w:lang w:val="la-Latn" w:eastAsia="cs-CZ"/>
        </w:rPr>
        <w:t xml:space="preserve"> ac iubemus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ut omnes homines </w:t>
      </w:r>
      <w:r w:rsidRPr="007A06F5">
        <w:rPr>
          <w:rFonts w:ascii="Times New Roman" w:eastAsia="Times New Roman" w:hAnsi="Times New Roman" w:cs="Times New Roman"/>
          <w:sz w:val="24"/>
          <w:szCs w:val="24"/>
          <w:lang w:val="la-Latn" w:eastAsia="cs-CZ"/>
        </w:rPr>
        <w:t>nostri in nostram praesentiam veniant rationes redder</w:t>
      </w:r>
      <w:r w:rsidR="00F830E4" w:rsidRPr="007A06F5">
        <w:rPr>
          <w:rFonts w:ascii="Times New Roman" w:eastAsia="Times New Roman" w:hAnsi="Times New Roman" w:cs="Times New Roman"/>
          <w:sz w:val="24"/>
          <w:szCs w:val="24"/>
          <w:lang w:val="la-Latn" w:eastAsia="cs-CZ"/>
        </w:rPr>
        <w:t>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cur nostram iussionem ausi </w:t>
      </w:r>
      <w:r w:rsidRPr="007A06F5">
        <w:rPr>
          <w:rFonts w:ascii="Times New Roman" w:eastAsia="Times New Roman" w:hAnsi="Times New Roman" w:cs="Times New Roman"/>
          <w:sz w:val="24"/>
          <w:szCs w:val="24"/>
          <w:lang w:val="la-Latn" w:eastAsia="cs-CZ"/>
        </w:rPr>
        <w:t>sunt contempnere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comites autem reddant rationem</w:t>
      </w:r>
      <w:r w:rsidR="00F830E4" w:rsidRPr="007A06F5">
        <w:rPr>
          <w:rFonts w:ascii="Times New Roman" w:eastAsia="Times New Roman" w:hAnsi="Times New Roman" w:cs="Times New Roman"/>
          <w:sz w:val="24"/>
          <w:szCs w:val="24"/>
          <w:lang w:val="la-Latn" w:eastAsia="cs-CZ"/>
        </w:rPr>
        <w:t xml:space="preserve"> de eorum pagensibus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cur eos </w:t>
      </w:r>
      <w:r w:rsidRPr="007A06F5">
        <w:rPr>
          <w:rFonts w:ascii="Times New Roman" w:eastAsia="Times New Roman" w:hAnsi="Times New Roman" w:cs="Times New Roman"/>
          <w:sz w:val="24"/>
          <w:szCs w:val="24"/>
          <w:lang w:val="la-Latn" w:eastAsia="cs-CZ"/>
        </w:rPr>
        <w:t>aut non constrinxerunt</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hoc facerent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nobis nunt</w:t>
      </w:r>
      <w:r w:rsidR="00F830E4" w:rsidRPr="007A06F5">
        <w:rPr>
          <w:rFonts w:ascii="Times New Roman" w:eastAsia="Times New Roman" w:hAnsi="Times New Roman" w:cs="Times New Roman"/>
          <w:sz w:val="24"/>
          <w:szCs w:val="24"/>
          <w:lang w:val="la-Latn" w:eastAsia="cs-CZ"/>
        </w:rPr>
        <w:t>iare neglexerunt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Similiter </w:t>
      </w:r>
      <w:r w:rsidRPr="007A06F5">
        <w:rPr>
          <w:rFonts w:ascii="Times New Roman" w:eastAsia="Times New Roman" w:hAnsi="Times New Roman" w:cs="Times New Roman"/>
          <w:sz w:val="24"/>
          <w:szCs w:val="24"/>
          <w:lang w:val="la-Latn" w:eastAsia="cs-CZ"/>
        </w:rPr>
        <w:t>et de iniustis theloneis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ubicumque accipiuntur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sci</w:t>
      </w:r>
      <w:r w:rsidR="00F830E4" w:rsidRPr="007A06F5">
        <w:rPr>
          <w:rFonts w:ascii="Times New Roman" w:eastAsia="Times New Roman" w:hAnsi="Times New Roman" w:cs="Times New Roman"/>
          <w:sz w:val="24"/>
          <w:szCs w:val="24"/>
          <w:lang w:val="la-Latn" w:eastAsia="cs-CZ"/>
        </w:rPr>
        <w:t>ant se exinde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nobis rationem </w:t>
      </w:r>
      <w:r w:rsidR="00392B84" w:rsidRPr="007A06F5">
        <w:rPr>
          <w:rFonts w:ascii="Times New Roman" w:eastAsia="Times New Roman" w:hAnsi="Times New Roman" w:cs="Times New Roman"/>
          <w:sz w:val="24"/>
          <w:szCs w:val="24"/>
          <w:lang w:val="la-Latn" w:eastAsia="cs-CZ"/>
        </w:rPr>
        <w:t>reddituros</w:t>
      </w:r>
      <w:r w:rsidR="009B2994" w:rsidRPr="007A06F5">
        <w:rPr>
          <w:rFonts w:ascii="Times New Roman" w:eastAsia="Times New Roman" w:hAnsi="Times New Roman" w:cs="Times New Roman"/>
          <w:sz w:val="24"/>
          <w:szCs w:val="24"/>
          <w:lang w:val="la-Latn" w:eastAsia="cs-CZ"/>
        </w:rPr>
        <w:t xml:space="preserve">. </w:t>
      </w:r>
    </w:p>
    <w:p w14:paraId="5EF5CA97" w14:textId="69C4DC94"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examen aquae frigidae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actenu</w:t>
      </w:r>
      <w:r w:rsidR="00F830E4" w:rsidRPr="007A06F5">
        <w:rPr>
          <w:rFonts w:ascii="Times New Roman" w:eastAsia="Times New Roman" w:hAnsi="Times New Roman" w:cs="Times New Roman"/>
          <w:sz w:val="24"/>
          <w:szCs w:val="24"/>
          <w:highlight w:val="green"/>
          <w:lang w:val="la-Latn" w:eastAsia="cs-CZ"/>
        </w:rPr>
        <w:t>s faciebant</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a missis nostris </w:t>
      </w:r>
      <w:r w:rsidRPr="007A06F5">
        <w:rPr>
          <w:rFonts w:ascii="Times New Roman" w:eastAsia="Times New Roman" w:hAnsi="Times New Roman" w:cs="Times New Roman"/>
          <w:sz w:val="24"/>
          <w:szCs w:val="24"/>
          <w:highlight w:val="green"/>
          <w:lang w:val="la-Latn" w:eastAsia="cs-CZ"/>
        </w:rPr>
        <w:t>omnibus interdicatur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ulterius fiat</w:t>
      </w:r>
      <w:r w:rsidR="009B2994" w:rsidRPr="007A06F5">
        <w:rPr>
          <w:rFonts w:ascii="Times New Roman" w:eastAsia="Times New Roman" w:hAnsi="Times New Roman" w:cs="Times New Roman"/>
          <w:sz w:val="24"/>
          <w:szCs w:val="24"/>
          <w:highlight w:val="green"/>
          <w:lang w:val="la-Latn" w:eastAsia="cs-CZ"/>
        </w:rPr>
        <w:t xml:space="preserve">. </w:t>
      </w:r>
    </w:p>
    <w:p w14:paraId="099C96F7" w14:textId="41D109F0"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Postquam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comes et pagenses de qualibet expedit</w:t>
      </w:r>
      <w:r w:rsidR="00F830E4" w:rsidRPr="007A06F5">
        <w:rPr>
          <w:rFonts w:ascii="Times New Roman" w:eastAsia="Times New Roman" w:hAnsi="Times New Roman" w:cs="Times New Roman"/>
          <w:sz w:val="24"/>
          <w:szCs w:val="24"/>
          <w:lang w:val="la-Latn" w:eastAsia="cs-CZ"/>
        </w:rPr>
        <w:t>ione hostili reversi fuerint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ex eo die super quadraginta noctes sit bannus resisus</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quod in lingua theodisca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scaftlegi</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id est armorum depositio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vocatur</w:t>
      </w:r>
      <w:r w:rsidR="009B2994" w:rsidRPr="007A06F5">
        <w:rPr>
          <w:rFonts w:ascii="Times New Roman" w:eastAsia="Times New Roman" w:hAnsi="Times New Roman" w:cs="Times New Roman"/>
          <w:sz w:val="24"/>
          <w:szCs w:val="24"/>
          <w:lang w:val="la-Latn" w:eastAsia="cs-CZ"/>
        </w:rPr>
        <w:t xml:space="preserve">. </w:t>
      </w:r>
    </w:p>
    <w:p w14:paraId="47110F08" w14:textId="00473FC5" w:rsidR="000B55FC" w:rsidRPr="007A06F5" w:rsidRDefault="000B55FC" w:rsidP="00D0094D">
      <w:pPr>
        <w:pStyle w:val="Odstavecseseznamem"/>
        <w:numPr>
          <w:ilvl w:val="0"/>
          <w:numId w:val="1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Hoc</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missi nostri notum faciant comitibu</w:t>
      </w:r>
      <w:r w:rsidR="00F830E4" w:rsidRPr="007A06F5">
        <w:rPr>
          <w:rFonts w:ascii="Times New Roman" w:eastAsia="Times New Roman" w:hAnsi="Times New Roman" w:cs="Times New Roman"/>
          <w:sz w:val="24"/>
          <w:szCs w:val="24"/>
          <w:lang w:val="la-Latn" w:eastAsia="cs-CZ"/>
        </w:rPr>
        <w:t>s et populo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quod nos in omni </w:t>
      </w:r>
      <w:r w:rsidRPr="007A06F5">
        <w:rPr>
          <w:rFonts w:ascii="Times New Roman" w:hAnsi="Times New Roman" w:cs="Times New Roman"/>
          <w:lang w:val="la-Latn" w:eastAsia="cs-CZ"/>
        </w:rPr>
        <w:t>ebdomada unum diem ad causas audienda</w:t>
      </w:r>
      <w:r w:rsidR="00392B84" w:rsidRPr="007A06F5">
        <w:rPr>
          <w:rFonts w:ascii="Times New Roman" w:hAnsi="Times New Roman" w:cs="Times New Roman"/>
          <w:lang w:val="la-Latn" w:eastAsia="cs-CZ"/>
        </w:rPr>
        <w:t>s et iudicandas sedere volumus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Comites</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w:t>
      </w:r>
      <w:r w:rsidRPr="007A06F5">
        <w:rPr>
          <w:rFonts w:ascii="Times New Roman" w:hAnsi="Times New Roman" w:cs="Times New Roman"/>
          <w:lang w:val="la-Latn"/>
        </w:rPr>
        <w:t>autem et missi nostri magnum studium habeant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ne fort</w:t>
      </w:r>
      <w:r w:rsidR="00F830E4" w:rsidRPr="007A06F5">
        <w:rPr>
          <w:rFonts w:ascii="Times New Roman" w:hAnsi="Times New Roman" w:cs="Times New Roman"/>
          <w:lang w:val="la-Latn"/>
        </w:rPr>
        <w:t>e propter eorum neglegentiam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pauperes crucientur et nos taedium propter eorum</w:t>
      </w:r>
      <w:r w:rsidR="009B2994" w:rsidRPr="007A06F5">
        <w:rPr>
          <w:rFonts w:ascii="Times New Roman" w:hAnsi="Times New Roman" w:cs="Times New Roman"/>
          <w:lang w:val="la-Latn"/>
        </w:rPr>
        <w:t xml:space="preserve"> </w:t>
      </w:r>
      <w:r w:rsidR="00F830E4" w:rsidRPr="007A06F5">
        <w:rPr>
          <w:rFonts w:ascii="Times New Roman" w:hAnsi="Times New Roman" w:cs="Times New Roman"/>
          <w:lang w:val="la-Latn"/>
        </w:rPr>
        <w:t>clamores patiamur</w:t>
      </w:r>
      <w:r w:rsidR="009B2994" w:rsidRPr="007A06F5">
        <w:rPr>
          <w:rFonts w:ascii="Times New Roman" w:hAnsi="Times New Roman" w:cs="Times New Roman"/>
          <w:lang w:val="la-Latn"/>
        </w:rPr>
        <w:t xml:space="preserve">, </w:t>
      </w:r>
      <w:r w:rsidR="00F830E4" w:rsidRPr="007A06F5">
        <w:rPr>
          <w:rFonts w:ascii="Times New Roman" w:hAnsi="Times New Roman" w:cs="Times New Roman"/>
          <w:lang w:val="la-Latn"/>
        </w:rPr>
        <w:t xml:space="preserve">si nostram </w:t>
      </w:r>
      <w:r w:rsidRPr="007A06F5">
        <w:rPr>
          <w:rFonts w:ascii="Times New Roman" w:hAnsi="Times New Roman" w:cs="Times New Roman"/>
          <w:lang w:val="la-Latn"/>
        </w:rPr>
        <w:t>gratiam habere velint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Populo autem dicatur</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ut ca</w:t>
      </w:r>
      <w:r w:rsidR="00F830E4" w:rsidRPr="007A06F5">
        <w:rPr>
          <w:rFonts w:ascii="Times New Roman" w:hAnsi="Times New Roman" w:cs="Times New Roman"/>
          <w:lang w:val="la-Latn"/>
        </w:rPr>
        <w:t xml:space="preserve">veat de aliis causis se ad nos </w:t>
      </w:r>
      <w:r w:rsidRPr="007A06F5">
        <w:rPr>
          <w:rFonts w:ascii="Times New Roman" w:hAnsi="Times New Roman" w:cs="Times New Roman"/>
          <w:lang w:val="la-Latn"/>
        </w:rPr>
        <w:t>reclamare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nisi de quibus aut missi nostri aut comites eis iustitias facere noluerint</w:t>
      </w:r>
      <w:r w:rsidR="009042C7" w:rsidRPr="007A06F5">
        <w:rPr>
          <w:rFonts w:ascii="Times New Roman" w:hAnsi="Times New Roman" w:cs="Times New Roman"/>
          <w:lang w:val="la-Latn"/>
        </w:rPr>
        <w:t>.</w:t>
      </w:r>
      <w:r w:rsidR="009B2994" w:rsidRPr="007A06F5">
        <w:rPr>
          <w:rFonts w:ascii="Times New Roman" w:hAnsi="Times New Roman" w:cs="Times New Roman"/>
          <w:lang w:val="la-Latn"/>
        </w:rPr>
        <w:t xml:space="preserve"> </w:t>
      </w:r>
    </w:p>
    <w:p w14:paraId="1FCDAA4F" w14:textId="17E08B81" w:rsidR="009037EE" w:rsidRPr="007A06F5" w:rsidRDefault="000B55FC" w:rsidP="00D0094D">
      <w:pPr>
        <w:pStyle w:val="Normlnweb"/>
        <w:numPr>
          <w:ilvl w:val="0"/>
          <w:numId w:val="14"/>
        </w:numPr>
        <w:rPr>
          <w:lang w:val="la-Latn"/>
        </w:rPr>
      </w:pPr>
      <w:r w:rsidRPr="007A06F5">
        <w:rPr>
          <w:lang w:val="la-Latn"/>
        </w:rPr>
        <w:t>Quicumque vicarii vel alii ministri com</w:t>
      </w:r>
      <w:r w:rsidR="00F830E4" w:rsidRPr="007A06F5">
        <w:rPr>
          <w:lang w:val="la-Latn"/>
        </w:rPr>
        <w:t>itum tributum</w:t>
      </w:r>
      <w:r w:rsidR="009B2994" w:rsidRPr="007A06F5">
        <w:rPr>
          <w:lang w:val="la-Latn"/>
        </w:rPr>
        <w:t xml:space="preserve">, </w:t>
      </w:r>
      <w:r w:rsidR="00F830E4" w:rsidRPr="007A06F5">
        <w:rPr>
          <w:lang w:val="la-Latn"/>
        </w:rPr>
        <w:t xml:space="preserve">quod inferenda </w:t>
      </w:r>
      <w:r w:rsidRPr="007A06F5">
        <w:rPr>
          <w:lang w:val="la-Latn"/>
        </w:rPr>
        <w:t>vocatur</w:t>
      </w:r>
      <w:r w:rsidR="009B2994" w:rsidRPr="007A06F5">
        <w:rPr>
          <w:lang w:val="la-Latn"/>
        </w:rPr>
        <w:t xml:space="preserve">, </w:t>
      </w:r>
      <w:r w:rsidRPr="007A06F5">
        <w:rPr>
          <w:lang w:val="la-Latn"/>
        </w:rPr>
        <w:t>maioris pretii a populo exigere praesump</w:t>
      </w:r>
      <w:r w:rsidR="00F830E4" w:rsidRPr="007A06F5">
        <w:rPr>
          <w:lang w:val="la-Latn"/>
        </w:rPr>
        <w:t>sit</w:t>
      </w:r>
      <w:r w:rsidR="009B2994" w:rsidRPr="007A06F5">
        <w:rPr>
          <w:lang w:val="la-Latn"/>
        </w:rPr>
        <w:t xml:space="preserve">, </w:t>
      </w:r>
      <w:r w:rsidR="00F830E4" w:rsidRPr="007A06F5">
        <w:rPr>
          <w:lang w:val="la-Latn"/>
        </w:rPr>
        <w:t xml:space="preserve">quam a missis bonae me - </w:t>
      </w:r>
      <w:r w:rsidRPr="007A06F5">
        <w:rPr>
          <w:lang w:val="la-Latn"/>
        </w:rPr>
        <w:t>moriae genitoris nostri constitutum fuit</w:t>
      </w:r>
      <w:r w:rsidR="009B2994" w:rsidRPr="007A06F5">
        <w:rPr>
          <w:lang w:val="la-Latn"/>
        </w:rPr>
        <w:t xml:space="preserve">, </w:t>
      </w:r>
      <w:r w:rsidRPr="007A06F5">
        <w:rPr>
          <w:lang w:val="la-Latn"/>
        </w:rPr>
        <w:t>hoc est duos s</w:t>
      </w:r>
      <w:r w:rsidR="00F830E4" w:rsidRPr="007A06F5">
        <w:rPr>
          <w:lang w:val="la-Latn"/>
        </w:rPr>
        <w:t>olidos pro una</w:t>
      </w:r>
      <w:r w:rsidR="009B2994" w:rsidRPr="007A06F5">
        <w:rPr>
          <w:lang w:val="la-Latn"/>
        </w:rPr>
        <w:t xml:space="preserve"> </w:t>
      </w:r>
      <w:r w:rsidR="00F830E4" w:rsidRPr="007A06F5">
        <w:rPr>
          <w:lang w:val="la-Latn"/>
        </w:rPr>
        <w:t>vacca</w:t>
      </w:r>
      <w:r w:rsidR="009B2994" w:rsidRPr="007A06F5">
        <w:rPr>
          <w:lang w:val="la-Latn"/>
        </w:rPr>
        <w:t xml:space="preserve">, </w:t>
      </w:r>
      <w:r w:rsidR="00F830E4" w:rsidRPr="007A06F5">
        <w:rPr>
          <w:lang w:val="la-Latn"/>
        </w:rPr>
        <w:t>hoc</w:t>
      </w:r>
      <w:r w:rsidR="009B2994" w:rsidRPr="007A06F5">
        <w:rPr>
          <w:lang w:val="la-Latn"/>
        </w:rPr>
        <w:t xml:space="preserve">, </w:t>
      </w:r>
      <w:r w:rsidRPr="007A06F5">
        <w:rPr>
          <w:lang w:val="la-Latn"/>
        </w:rPr>
        <w:t>quod iniuste superposuit atque abstulit sibique retinuit</w:t>
      </w:r>
      <w:r w:rsidR="009B2994" w:rsidRPr="007A06F5">
        <w:rPr>
          <w:lang w:val="la-Latn"/>
        </w:rPr>
        <w:t xml:space="preserve">, </w:t>
      </w:r>
      <w:r w:rsidRPr="007A06F5">
        <w:rPr>
          <w:lang w:val="la-Latn"/>
        </w:rPr>
        <w:t>his</w:t>
      </w:r>
      <w:r w:rsidR="009B2994" w:rsidRPr="007A06F5">
        <w:rPr>
          <w:lang w:val="la-Latn"/>
        </w:rPr>
        <w:t xml:space="preserve">, </w:t>
      </w:r>
      <w:r w:rsidRPr="007A06F5">
        <w:rPr>
          <w:lang w:val="la-Latn"/>
        </w:rPr>
        <w:t>quibus hoc tulit</w:t>
      </w:r>
      <w:r w:rsidR="009B2994" w:rsidRPr="007A06F5">
        <w:rPr>
          <w:lang w:val="la-Latn"/>
        </w:rPr>
        <w:t xml:space="preserve">, </w:t>
      </w:r>
      <w:r w:rsidRPr="007A06F5">
        <w:rPr>
          <w:lang w:val="la-Latn"/>
        </w:rPr>
        <w:t>cum</w:t>
      </w:r>
      <w:r w:rsidR="00F830E4" w:rsidRPr="007A06F5">
        <w:rPr>
          <w:lang w:val="la-Latn"/>
        </w:rPr>
        <w:t xml:space="preserve"> </w:t>
      </w:r>
      <w:r w:rsidRPr="007A06F5">
        <w:rPr>
          <w:lang w:val="la-Latn"/>
        </w:rPr>
        <w:t>sua lege restituat et insuper fredum nostrum componat</w:t>
      </w:r>
      <w:r w:rsidR="009B2994" w:rsidRPr="007A06F5">
        <w:rPr>
          <w:lang w:val="la-Latn"/>
        </w:rPr>
        <w:t xml:space="preserve"> </w:t>
      </w:r>
      <w:r w:rsidRPr="007A06F5">
        <w:rPr>
          <w:lang w:val="la-Latn"/>
        </w:rPr>
        <w:t>et</w:t>
      </w:r>
      <w:r w:rsidR="009B2994" w:rsidRPr="007A06F5">
        <w:rPr>
          <w:lang w:val="la-Latn"/>
        </w:rPr>
        <w:t xml:space="preserve"> </w:t>
      </w:r>
      <w:r w:rsidRPr="007A06F5">
        <w:rPr>
          <w:lang w:val="la-Latn"/>
        </w:rPr>
        <w:t>ministerium amittat</w:t>
      </w:r>
      <w:r w:rsidR="005D4A29" w:rsidRPr="007A06F5">
        <w:rPr>
          <w:lang w:val="la-Latn"/>
        </w:rPr>
        <w:t>.</w:t>
      </w:r>
    </w:p>
    <w:p w14:paraId="595FB9E6" w14:textId="77777777" w:rsidR="00BA5266" w:rsidRPr="007A06F5" w:rsidRDefault="00BA5266" w:rsidP="00450DB4">
      <w:pPr>
        <w:spacing w:after="120" w:line="240" w:lineRule="auto"/>
        <w:rPr>
          <w:rFonts w:ascii="Times New Roman" w:hAnsi="Times New Roman" w:cs="Times New Roman"/>
          <w:lang w:val="la-Latn"/>
        </w:rPr>
      </w:pPr>
    </w:p>
    <w:p w14:paraId="486B977A" w14:textId="77777777" w:rsidR="00BA5266" w:rsidRPr="007A06F5" w:rsidRDefault="008B19C5"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1" w:name="_Toc194615215"/>
      <w:r w:rsidRPr="007A06F5">
        <w:rPr>
          <w:rFonts w:ascii="Times New Roman" w:hAnsi="Times New Roman" w:cs="Times New Roman"/>
          <w:b/>
          <w:color w:val="000000" w:themeColor="text1"/>
          <w:sz w:val="28"/>
          <w:szCs w:val="28"/>
          <w:lang w:val="la-Latn"/>
        </w:rPr>
        <w:t xml:space="preserve">Capitulatio zum folgenden Kapitular (19 gezählte Rubriken), </w:t>
      </w:r>
      <w:r w:rsidR="00BA5266" w:rsidRPr="007A06F5">
        <w:rPr>
          <w:rFonts w:ascii="Times New Roman" w:hAnsi="Times New Roman" w:cs="Times New Roman"/>
          <w:b/>
          <w:color w:val="000000" w:themeColor="text1"/>
          <w:sz w:val="28"/>
          <w:szCs w:val="28"/>
          <w:lang w:val="la-Latn"/>
        </w:rPr>
        <w:t>273r-v</w:t>
      </w:r>
      <w:bookmarkEnd w:id="361"/>
    </w:p>
    <w:p w14:paraId="629F04E0" w14:textId="115CD784"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Capitulatio zum folgenden Kapitular (19 gezählte Rubriken): De his qui in tercio genuclo coniunguntur - XVIIII. Qui uxorem dimiserit uelare. Wiederum sind die Rubriken den Kapiteln auch im Text vorangestellt.</w:t>
      </w:r>
    </w:p>
    <w:p w14:paraId="31C4A09F" w14:textId="79161184" w:rsidR="00392B84"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w:t>
      </w:r>
      <w:r w:rsidR="00392B84" w:rsidRPr="007A06F5">
        <w:rPr>
          <w:rFonts w:ascii="Times New Roman" w:hAnsi="Times New Roman" w:cs="Times New Roman"/>
          <w:lang w:val="la-Latn"/>
        </w:rPr>
        <w:t>. De his, qui in tercio genuclo coniunguntur.</w:t>
      </w:r>
    </w:p>
    <w:p w14:paraId="71EB8C1D" w14:textId="21C8BFDB" w:rsidR="00392B84"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w:t>
      </w:r>
      <w:r w:rsidR="00392B84" w:rsidRPr="007A06F5">
        <w:rPr>
          <w:rFonts w:ascii="Times New Roman" w:hAnsi="Times New Roman" w:cs="Times New Roman"/>
          <w:lang w:val="la-Latn"/>
        </w:rPr>
        <w:t>. Dehis, qui in quarto coniunguntur.</w:t>
      </w:r>
    </w:p>
    <w:p w14:paraId="19396AE3" w14:textId="7A652D2C" w:rsidR="00392B84" w:rsidRPr="007A06F5" w:rsidRDefault="00392B84"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 De eo, qui cum filiastra manet.</w:t>
      </w:r>
      <w:r w:rsidR="00742E40" w:rsidRPr="007A06F5">
        <w:rPr>
          <w:rFonts w:ascii="Times New Roman" w:hAnsi="Times New Roman" w:cs="Times New Roman"/>
          <w:lang w:val="la-Latn"/>
        </w:rPr>
        <w:t>/</w:t>
      </w:r>
    </w:p>
    <w:p w14:paraId="0B735AC4" w14:textId="35C52EB5" w:rsidR="00392B84"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 De presbytero, si uxorem habuerit.</w:t>
      </w:r>
    </w:p>
    <w:p w14:paraId="1682DF82" w14:textId="1B5642E7"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 De femina, quę quolibet modo verum acceperit.</w:t>
      </w:r>
    </w:p>
    <w:p w14:paraId="6880414E" w14:textId="6404ABF6"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 Si qua mulier mmortem viri sui confiliaverit.</w:t>
      </w:r>
    </w:p>
    <w:p w14:paraId="57DA1280" w14:textId="4CA76B38"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 Si homo ingenuus ancilam accipit pro ingenua.</w:t>
      </w:r>
    </w:p>
    <w:p w14:paraId="17D4755F" w14:textId="6B3C90D5"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 Si servus suam ancilam concubinam habuerit.</w:t>
      </w:r>
    </w:p>
    <w:p w14:paraId="244AF8EE" w14:textId="2EC587CF"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Si servus libere p.. e.. cum ancilla domini eius adulterium facit.</w:t>
      </w:r>
    </w:p>
    <w:p w14:paraId="6FF896FE" w14:textId="41B26C23"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De eo, qui alius ducatum seu provincia per aliquam necessitatem venerit.</w:t>
      </w:r>
    </w:p>
    <w:p w14:paraId="6AF7DBA6" w14:textId="00E4369C"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eo, qui cum overca sua fornicaverit.</w:t>
      </w:r>
    </w:p>
    <w:p w14:paraId="74EB45DD" w14:textId="0DDAB76D"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 De eo, qui cum filiastra sua fornicaverit.</w:t>
      </w:r>
    </w:p>
    <w:p w14:paraId="4E0FB3F2" w14:textId="26BDFEF7"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 Qui cum duabus sororibus domrierit.</w:t>
      </w:r>
    </w:p>
    <w:p w14:paraId="1ABB83DA" w14:textId="10AA65E1"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 De eo, qui ancilllam accipit uxorem.</w:t>
      </w:r>
    </w:p>
    <w:p w14:paraId="61EB091E" w14:textId="109D3B23" w:rsidR="00742E40" w:rsidRPr="007A06F5" w:rsidRDefault="00742E40"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 </w:t>
      </w:r>
      <w:r w:rsidR="00B60796" w:rsidRPr="007A06F5">
        <w:rPr>
          <w:rFonts w:ascii="Times New Roman" w:hAnsi="Times New Roman" w:cs="Times New Roman"/>
          <w:lang w:val="la-Latn"/>
        </w:rPr>
        <w:t>De muliere, quam vir suus numquam habuit.</w:t>
      </w:r>
    </w:p>
    <w:p w14:paraId="378F542E" w14:textId="3E67F368" w:rsidR="00B60796" w:rsidRPr="007A06F5" w:rsidRDefault="00B6079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 Qui sobrina sua manet.</w:t>
      </w:r>
    </w:p>
    <w:p w14:paraId="7AF259B2" w14:textId="21A91196" w:rsidR="00B60796" w:rsidRPr="007A06F5" w:rsidRDefault="00B6079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 De servo et ancilla pro venditionis causa separatis.</w:t>
      </w:r>
    </w:p>
    <w:p w14:paraId="3670D506" w14:textId="6D66D8A3" w:rsidR="00B60796" w:rsidRPr="007A06F5" w:rsidRDefault="00B6079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 De cartellario, qui ancillam dimiserit et aliam duxerit.</w:t>
      </w:r>
    </w:p>
    <w:p w14:paraId="7C63C1EE" w14:textId="1A13D2AE" w:rsidR="00B60796" w:rsidRPr="007A06F5" w:rsidRDefault="00B6079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XVIIII. Qui uxorem dimiserit velare.</w:t>
      </w:r>
    </w:p>
    <w:p w14:paraId="098AF240" w14:textId="77777777" w:rsidR="00BA5266" w:rsidRPr="007A06F5" w:rsidRDefault="00BA5266" w:rsidP="00450DB4">
      <w:pPr>
        <w:spacing w:after="120" w:line="240" w:lineRule="auto"/>
        <w:rPr>
          <w:rFonts w:ascii="Times New Roman" w:hAnsi="Times New Roman" w:cs="Times New Roman"/>
          <w:lang w:val="la-Latn"/>
        </w:rPr>
      </w:pPr>
    </w:p>
    <w:p w14:paraId="327C31CE"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2" w:name="_Toc194615216"/>
      <w:r w:rsidRPr="007A06F5">
        <w:rPr>
          <w:rFonts w:ascii="Times New Roman" w:hAnsi="Times New Roman" w:cs="Times New Roman"/>
          <w:b/>
          <w:color w:val="000000" w:themeColor="text1"/>
          <w:sz w:val="28"/>
          <w:szCs w:val="28"/>
          <w:lang w:val="la-Latn"/>
        </w:rPr>
        <w:t xml:space="preserve">Decretum Vermeriense (a. 756), </w:t>
      </w:r>
      <w:r w:rsidR="00BA5266" w:rsidRPr="007A06F5">
        <w:rPr>
          <w:rFonts w:ascii="Times New Roman" w:hAnsi="Times New Roman" w:cs="Times New Roman"/>
          <w:b/>
          <w:color w:val="000000" w:themeColor="text1"/>
          <w:sz w:val="28"/>
          <w:szCs w:val="28"/>
          <w:lang w:val="la-Latn"/>
        </w:rPr>
        <w:t>273v-276r</w:t>
      </w:r>
      <w:bookmarkEnd w:id="362"/>
    </w:p>
    <w:p w14:paraId="7C421A79" w14:textId="77777777" w:rsidR="00EF675A" w:rsidRPr="007A06F5" w:rsidRDefault="0069631A" w:rsidP="00EF675A">
      <w:pPr>
        <w:spacing w:after="120" w:line="240" w:lineRule="auto"/>
        <w:rPr>
          <w:rFonts w:ascii="Times New Roman" w:hAnsi="Times New Roman" w:cs="Times New Roman"/>
          <w:color w:val="FF0000"/>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I-XVIIII - Decretum Vermeriense (a. 756), mit Rubriken, aber ohne cc. 14-16: </w:t>
      </w:r>
      <w:r w:rsidR="00BA5266" w:rsidRPr="007A06F5">
        <w:rPr>
          <w:rFonts w:ascii="Times New Roman" w:hAnsi="Times New Roman" w:cs="Times New Roman"/>
          <w:highlight w:val="yellow"/>
          <w:lang w:val="la-Latn"/>
        </w:rPr>
        <w:t>De tertia coniunctione. In tercio genuclo separentur - aliam non accipiat</w:t>
      </w:r>
      <w:r w:rsidR="00BA5266" w:rsidRPr="007A06F5">
        <w:rPr>
          <w:rFonts w:ascii="Times New Roman" w:hAnsi="Times New Roman" w:cs="Times New Roman"/>
          <w:lang w:val="la-Latn"/>
        </w:rPr>
        <w:t xml:space="preserve"> (MGH Capit. 1, Nr. 16, S. 40 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 41 Z. 18; S. 41 Z. 24-32);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in zwei Kapitel geteilt.</w:t>
      </w:r>
      <w:r w:rsidR="00EF675A" w:rsidRPr="007A06F5">
        <w:rPr>
          <w:rFonts w:ascii="Times New Roman" w:hAnsi="Times New Roman" w:cs="Times New Roman"/>
          <w:color w:val="FF0000"/>
          <w:lang w:val="la-Latn"/>
        </w:rPr>
        <w:t xml:space="preserve"> </w:t>
      </w:r>
    </w:p>
    <w:p w14:paraId="618F7A49" w14:textId="566D0750" w:rsidR="00BA5266" w:rsidRPr="007A06F5" w:rsidRDefault="00EF675A"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De tertia coniunctione</w:t>
      </w:r>
    </w:p>
    <w:p w14:paraId="51A60196" w14:textId="22EF4CA0"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In nomine domini incipi</w:t>
      </w:r>
      <w:r w:rsidR="00F830E4" w:rsidRPr="007A06F5">
        <w:rPr>
          <w:rFonts w:ascii="Times New Roman" w:eastAsia="Times New Roman" w:hAnsi="Times New Roman" w:cs="Times New Roman"/>
          <w:sz w:val="24"/>
          <w:szCs w:val="24"/>
          <w:highlight w:val="green"/>
          <w:lang w:val="la-Latn" w:eastAsia="cs-CZ"/>
        </w:rPr>
        <w:t xml:space="preserve">t decretum quod factum fuit ad </w:t>
      </w:r>
      <w:r w:rsidRPr="007A06F5">
        <w:rPr>
          <w:rFonts w:ascii="Times New Roman" w:eastAsia="Times New Roman" w:hAnsi="Times New Roman" w:cs="Times New Roman"/>
          <w:sz w:val="24"/>
          <w:szCs w:val="24"/>
          <w:highlight w:val="green"/>
          <w:lang w:val="la-Latn" w:eastAsia="cs-CZ"/>
        </w:rPr>
        <w:t>Vermeriam palatium te</w:t>
      </w:r>
      <w:r w:rsidR="00F830E4" w:rsidRPr="007A06F5">
        <w:rPr>
          <w:rFonts w:ascii="Times New Roman" w:eastAsia="Times New Roman" w:hAnsi="Times New Roman" w:cs="Times New Roman"/>
          <w:sz w:val="24"/>
          <w:szCs w:val="24"/>
          <w:highlight w:val="green"/>
          <w:lang w:val="la-Latn" w:eastAsia="cs-CZ"/>
        </w:rPr>
        <w:t>mporibus domni Pippini regis</w:t>
      </w:r>
      <w:r w:rsidR="009B2994"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highlight w:val="yellow"/>
          <w:lang w:val="la-Latn" w:eastAsia="cs-CZ"/>
        </w:rPr>
        <w:t>In tertio genuclum separantur</w:t>
      </w:r>
      <w:r w:rsidR="009B2994" w:rsidRPr="007A06F5">
        <w:rPr>
          <w:rFonts w:ascii="Times New Roman" w:eastAsia="Times New Roman" w:hAnsi="Times New Roman" w:cs="Times New Roman"/>
          <w:sz w:val="24"/>
          <w:szCs w:val="24"/>
          <w:highlight w:val="yellow"/>
          <w:lang w:val="la-Latn" w:eastAsia="cs-CZ"/>
        </w:rPr>
        <w:t xml:space="preserve">, </w:t>
      </w:r>
      <w:r w:rsidRPr="007A06F5">
        <w:rPr>
          <w:rFonts w:ascii="Times New Roman" w:eastAsia="Times New Roman" w:hAnsi="Times New Roman" w:cs="Times New Roman"/>
          <w:sz w:val="24"/>
          <w:szCs w:val="24"/>
          <w:highlight w:val="yellow"/>
          <w:lang w:val="la-Latn" w:eastAsia="cs-CZ"/>
        </w:rPr>
        <w:t>et post penitentiam ac</w:t>
      </w:r>
      <w:r w:rsidR="00F830E4" w:rsidRPr="007A06F5">
        <w:rPr>
          <w:rFonts w:ascii="Times New Roman" w:eastAsia="Times New Roman" w:hAnsi="Times New Roman" w:cs="Times New Roman"/>
          <w:sz w:val="24"/>
          <w:szCs w:val="24"/>
          <w:highlight w:val="yellow"/>
          <w:lang w:val="la-Latn" w:eastAsia="cs-CZ"/>
        </w:rPr>
        <w:t>tam</w:t>
      </w:r>
      <w:r w:rsidR="009B2994" w:rsidRPr="007A06F5">
        <w:rPr>
          <w:rFonts w:ascii="Times New Roman" w:eastAsia="Times New Roman" w:hAnsi="Times New Roman" w:cs="Times New Roman"/>
          <w:sz w:val="24"/>
          <w:szCs w:val="24"/>
          <w:highlight w:val="yellow"/>
          <w:lang w:val="la-Latn" w:eastAsia="cs-CZ"/>
        </w:rPr>
        <w:t xml:space="preserve">, </w:t>
      </w:r>
      <w:r w:rsidR="00F830E4" w:rsidRPr="007A06F5">
        <w:rPr>
          <w:rFonts w:ascii="Times New Roman" w:eastAsia="Times New Roman" w:hAnsi="Times New Roman" w:cs="Times New Roman"/>
          <w:sz w:val="24"/>
          <w:szCs w:val="24"/>
          <w:highlight w:val="yellow"/>
          <w:lang w:val="la-Latn" w:eastAsia="cs-CZ"/>
        </w:rPr>
        <w:t>si ita voluerint</w:t>
      </w:r>
      <w:r w:rsidR="009B2994" w:rsidRPr="007A06F5">
        <w:rPr>
          <w:rFonts w:ascii="Times New Roman" w:eastAsia="Times New Roman" w:hAnsi="Times New Roman" w:cs="Times New Roman"/>
          <w:sz w:val="24"/>
          <w:szCs w:val="24"/>
          <w:highlight w:val="yellow"/>
          <w:lang w:val="la-Latn" w:eastAsia="cs-CZ"/>
        </w:rPr>
        <w:t xml:space="preserve">, </w:t>
      </w:r>
      <w:r w:rsidR="00F830E4" w:rsidRPr="007A06F5">
        <w:rPr>
          <w:rFonts w:ascii="Times New Roman" w:eastAsia="Times New Roman" w:hAnsi="Times New Roman" w:cs="Times New Roman"/>
          <w:sz w:val="24"/>
          <w:szCs w:val="24"/>
          <w:highlight w:val="yellow"/>
          <w:lang w:val="la-Latn" w:eastAsia="cs-CZ"/>
        </w:rPr>
        <w:t>licen</w:t>
      </w:r>
      <w:r w:rsidRPr="007A06F5">
        <w:rPr>
          <w:rFonts w:ascii="Times New Roman" w:eastAsia="Times New Roman" w:hAnsi="Times New Roman" w:cs="Times New Roman"/>
          <w:sz w:val="24"/>
          <w:szCs w:val="24"/>
          <w:highlight w:val="yellow"/>
          <w:lang w:val="la-Latn" w:eastAsia="cs-CZ"/>
        </w:rPr>
        <w:t>tiam habent aliis se coniungere</w:t>
      </w:r>
      <w:r w:rsidR="009B2994" w:rsidRPr="007A06F5">
        <w:rPr>
          <w:rFonts w:ascii="Times New Roman" w:eastAsia="Times New Roman" w:hAnsi="Times New Roman" w:cs="Times New Roman"/>
          <w:sz w:val="24"/>
          <w:szCs w:val="24"/>
          <w:highlight w:val="yellow"/>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quarta autem coniunc</w:t>
      </w:r>
      <w:r w:rsidR="00F830E4" w:rsidRPr="007A06F5">
        <w:rPr>
          <w:rFonts w:ascii="Times New Roman" w:eastAsia="Times New Roman" w:hAnsi="Times New Roman" w:cs="Times New Roman"/>
          <w:sz w:val="24"/>
          <w:szCs w:val="24"/>
          <w:lang w:val="la-Latn" w:eastAsia="cs-CZ"/>
        </w:rPr>
        <w:t>tione si inventi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eos </w:t>
      </w:r>
      <w:r w:rsidRPr="007A06F5">
        <w:rPr>
          <w:rFonts w:ascii="Times New Roman" w:eastAsia="Times New Roman" w:hAnsi="Times New Roman" w:cs="Times New Roman"/>
          <w:sz w:val="24"/>
          <w:szCs w:val="24"/>
          <w:lang w:val="la-Latn" w:eastAsia="cs-CZ"/>
        </w:rPr>
        <w:t>non separamus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 poenitentiam eis iudicamus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Attamen si factum non fuerit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nullam </w:t>
      </w:r>
      <w:r w:rsidRPr="007A06F5">
        <w:rPr>
          <w:rFonts w:ascii="Times New Roman" w:eastAsia="Times New Roman" w:hAnsi="Times New Roman" w:cs="Times New Roman"/>
          <w:sz w:val="24"/>
          <w:szCs w:val="24"/>
          <w:lang w:val="la-Latn" w:eastAsia="cs-CZ"/>
        </w:rPr>
        <w:t>facultatem coniungen</w:t>
      </w:r>
      <w:r w:rsidR="00DE4094" w:rsidRPr="007A06F5">
        <w:rPr>
          <w:rFonts w:ascii="Times New Roman" w:eastAsia="Times New Roman" w:hAnsi="Times New Roman" w:cs="Times New Roman"/>
          <w:sz w:val="24"/>
          <w:szCs w:val="24"/>
          <w:lang w:val="la-Latn" w:eastAsia="cs-CZ"/>
        </w:rPr>
        <w:t>di in quarta generatione damus</w:t>
      </w:r>
      <w:r w:rsidR="009B2994" w:rsidRPr="007A06F5">
        <w:rPr>
          <w:rFonts w:ascii="Times New Roman" w:eastAsia="Times New Roman" w:hAnsi="Times New Roman" w:cs="Times New Roman"/>
          <w:sz w:val="24"/>
          <w:szCs w:val="24"/>
          <w:lang w:val="la-Latn" w:eastAsia="cs-CZ"/>
        </w:rPr>
        <w:t xml:space="preserve">. </w:t>
      </w:r>
    </w:p>
    <w:p w14:paraId="29A02BEC" w14:textId="23B1CDF4"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aliquis cum filiastra sua manet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matrem nec f</w:t>
      </w:r>
      <w:r w:rsidR="00F830E4" w:rsidRPr="007A06F5">
        <w:rPr>
          <w:rFonts w:ascii="Times New Roman" w:eastAsia="Times New Roman" w:hAnsi="Times New Roman" w:cs="Times New Roman"/>
          <w:sz w:val="24"/>
          <w:szCs w:val="24"/>
          <w:lang w:val="la-Latn" w:eastAsia="cs-CZ"/>
        </w:rPr>
        <w:t>iliam ipsius potest habere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ille nec illa aliis se poterunt coniungere ullo unquam</w:t>
      </w:r>
      <w:r w:rsidR="00F830E4" w:rsidRPr="007A06F5">
        <w:rPr>
          <w:rFonts w:ascii="Times New Roman" w:eastAsia="Times New Roman" w:hAnsi="Times New Roman" w:cs="Times New Roman"/>
          <w:sz w:val="24"/>
          <w:szCs w:val="24"/>
          <w:lang w:val="la-Latn" w:eastAsia="cs-CZ"/>
        </w:rPr>
        <w:t xml:space="preserve"> tempore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Attamen uxor eius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ita voluerit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 continere non potest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postea qu</w:t>
      </w:r>
      <w:r w:rsidR="00F830E4" w:rsidRPr="007A06F5">
        <w:rPr>
          <w:rFonts w:ascii="Times New Roman" w:eastAsia="Times New Roman" w:hAnsi="Times New Roman" w:cs="Times New Roman"/>
          <w:sz w:val="24"/>
          <w:szCs w:val="24"/>
          <w:lang w:val="la-Latn" w:eastAsia="cs-CZ"/>
        </w:rPr>
        <w:t xml:space="preserve">am cognovit quod cum filia sua </w:t>
      </w:r>
      <w:r w:rsidRPr="007A06F5">
        <w:rPr>
          <w:rFonts w:ascii="Times New Roman" w:eastAsia="Times New Roman" w:hAnsi="Times New Roman" w:cs="Times New Roman"/>
          <w:sz w:val="24"/>
          <w:szCs w:val="24"/>
          <w:lang w:val="la-Latn" w:eastAsia="cs-CZ"/>
        </w:rPr>
        <w:t>vir eius fuit in adulterio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carnale commercium cum eo n</w:t>
      </w:r>
      <w:r w:rsidR="00F830E4" w:rsidRPr="007A06F5">
        <w:rPr>
          <w:rFonts w:ascii="Times New Roman" w:eastAsia="Times New Roman" w:hAnsi="Times New Roman" w:cs="Times New Roman"/>
          <w:sz w:val="24"/>
          <w:szCs w:val="24"/>
          <w:lang w:val="la-Latn" w:eastAsia="cs-CZ"/>
        </w:rPr>
        <w:t>on habet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nisi voluntate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se </w:t>
      </w:r>
      <w:r w:rsidRPr="007A06F5">
        <w:rPr>
          <w:rFonts w:ascii="Times New Roman" w:eastAsia="Times New Roman" w:hAnsi="Times New Roman" w:cs="Times New Roman"/>
          <w:sz w:val="24"/>
          <w:szCs w:val="24"/>
          <w:lang w:val="la-Latn" w:eastAsia="cs-CZ"/>
        </w:rPr>
        <w:t>abstinet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potest alio nubere</w:t>
      </w:r>
      <w:r w:rsidR="009B2994" w:rsidRPr="007A06F5">
        <w:rPr>
          <w:rFonts w:ascii="Times New Roman" w:eastAsia="Times New Roman" w:hAnsi="Times New Roman" w:cs="Times New Roman"/>
          <w:sz w:val="24"/>
          <w:szCs w:val="24"/>
          <w:lang w:val="la-Latn" w:eastAsia="cs-CZ"/>
        </w:rPr>
        <w:t xml:space="preserve">. </w:t>
      </w:r>
    </w:p>
    <w:p w14:paraId="7A2AA6E2" w14:textId="0AE9A228"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lang w:val="la-Latn" w:eastAsia="cs-CZ"/>
        </w:rPr>
        <w:lastRenderedPageBreak/>
        <w:t xml:space="preserve">Si quis presbiter </w:t>
      </w:r>
      <w:r w:rsidRPr="007A06F5">
        <w:rPr>
          <w:rFonts w:ascii="Times New Roman" w:eastAsia="Times New Roman" w:hAnsi="Times New Roman" w:cs="Times New Roman"/>
          <w:sz w:val="24"/>
          <w:szCs w:val="24"/>
          <w:highlight w:val="green"/>
          <w:lang w:val="la-Latn" w:eastAsia="cs-CZ"/>
        </w:rPr>
        <w:t xml:space="preserve">neptam suam </w:t>
      </w:r>
      <w:r w:rsidRPr="007A06F5">
        <w:rPr>
          <w:rFonts w:ascii="Times New Roman" w:eastAsia="Times New Roman" w:hAnsi="Times New Roman" w:cs="Times New Roman"/>
          <w:sz w:val="24"/>
          <w:szCs w:val="24"/>
          <w:lang w:val="la-Latn" w:eastAsia="cs-CZ"/>
        </w:rPr>
        <w:t>uxorem habuerit</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ipsam dimittat et gradum </w:t>
      </w:r>
      <w:r w:rsidRPr="007A06F5">
        <w:rPr>
          <w:rFonts w:ascii="Times New Roman" w:eastAsia="Times New Roman" w:hAnsi="Times New Roman" w:cs="Times New Roman"/>
          <w:sz w:val="24"/>
          <w:szCs w:val="24"/>
          <w:lang w:val="la-Latn" w:eastAsia="cs-CZ"/>
        </w:rPr>
        <w:t>perdat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alius eam acceperit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ipsam a se reiciat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w:t>
      </w:r>
      <w:r w:rsidR="00F830E4" w:rsidRPr="007A06F5">
        <w:rPr>
          <w:rFonts w:ascii="Times New Roman" w:eastAsia="Times New Roman" w:hAnsi="Times New Roman" w:cs="Times New Roman"/>
          <w:sz w:val="24"/>
          <w:szCs w:val="24"/>
          <w:lang w:val="la-Latn" w:eastAsia="cs-CZ"/>
        </w:rPr>
        <w:t>e continere non potest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aliam </w:t>
      </w:r>
      <w:r w:rsidRPr="007A06F5">
        <w:rPr>
          <w:rFonts w:ascii="Times New Roman" w:eastAsia="Times New Roman" w:hAnsi="Times New Roman" w:cs="Times New Roman"/>
          <w:sz w:val="24"/>
          <w:szCs w:val="24"/>
          <w:lang w:val="la-Latn" w:eastAsia="cs-CZ"/>
        </w:rPr>
        <w:t>accipiat</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quia reprehensibile 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relictam sacerdotis alius homo habeat</w:t>
      </w:r>
      <w:r w:rsidR="009B2994" w:rsidRPr="007A06F5">
        <w:rPr>
          <w:rFonts w:ascii="Times New Roman" w:eastAsia="Times New Roman" w:hAnsi="Times New Roman" w:cs="Times New Roman"/>
          <w:sz w:val="24"/>
          <w:szCs w:val="24"/>
          <w:lang w:val="la-Latn" w:eastAsia="cs-CZ"/>
        </w:rPr>
        <w:t xml:space="preserve">. </w:t>
      </w:r>
    </w:p>
    <w:p w14:paraId="3DFE4C17" w14:textId="12634204"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quolibet modo femina velum acceperit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in hoc </w:t>
      </w:r>
      <w:r w:rsidR="00F830E4" w:rsidRPr="007A06F5">
        <w:rPr>
          <w:rFonts w:ascii="Times New Roman" w:eastAsia="Times New Roman" w:hAnsi="Times New Roman" w:cs="Times New Roman"/>
          <w:sz w:val="24"/>
          <w:szCs w:val="24"/>
          <w:lang w:val="la-Latn" w:eastAsia="cs-CZ"/>
        </w:rPr>
        <w:t>permaneat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nisi se invitam </w:t>
      </w:r>
      <w:r w:rsidRPr="007A06F5">
        <w:rPr>
          <w:rFonts w:ascii="Times New Roman" w:eastAsia="Times New Roman" w:hAnsi="Times New Roman" w:cs="Times New Roman"/>
          <w:sz w:val="24"/>
          <w:szCs w:val="24"/>
          <w:lang w:val="la-Latn" w:eastAsia="cs-CZ"/>
        </w:rPr>
        <w:t>aut reclamantem velaverit aliquis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tamen praedicand</w:t>
      </w:r>
      <w:r w:rsidR="00F830E4" w:rsidRPr="007A06F5">
        <w:rPr>
          <w:rFonts w:ascii="Times New Roman" w:eastAsia="Times New Roman" w:hAnsi="Times New Roman" w:cs="Times New Roman"/>
          <w:sz w:val="24"/>
          <w:szCs w:val="24"/>
          <w:lang w:val="la-Latn" w:eastAsia="cs-CZ"/>
        </w:rPr>
        <w:t>um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ut cum velo suo per</w:t>
      </w:r>
      <w:r w:rsidRPr="007A06F5">
        <w:rPr>
          <w:rFonts w:ascii="Times New Roman" w:eastAsia="Times New Roman" w:hAnsi="Times New Roman" w:cs="Times New Roman"/>
          <w:sz w:val="24"/>
          <w:szCs w:val="24"/>
          <w:lang w:val="la-Latn" w:eastAsia="cs-CZ"/>
        </w:rPr>
        <w:t>maneat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voluerit Quod si presbyter eam invitam rec</w:t>
      </w:r>
      <w:r w:rsidR="00F830E4" w:rsidRPr="007A06F5">
        <w:rPr>
          <w:rFonts w:ascii="Times New Roman" w:eastAsia="Times New Roman" w:hAnsi="Times New Roman" w:cs="Times New Roman"/>
          <w:sz w:val="24"/>
          <w:szCs w:val="24"/>
          <w:lang w:val="la-Latn" w:eastAsia="cs-CZ"/>
        </w:rPr>
        <w:t>lamantemque velaverit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gradum </w:t>
      </w:r>
      <w:r w:rsidRPr="007A06F5">
        <w:rPr>
          <w:rFonts w:ascii="Times New Roman" w:eastAsia="Times New Roman" w:hAnsi="Times New Roman" w:cs="Times New Roman"/>
          <w:sz w:val="24"/>
          <w:szCs w:val="24"/>
          <w:lang w:val="la-Latn" w:eastAsia="cs-CZ"/>
        </w:rPr>
        <w:t>suum pro hac causa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perdat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si contigerit h</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mulier sine convenientia viri </w:t>
      </w:r>
      <w:r w:rsidRPr="007A06F5">
        <w:rPr>
          <w:rFonts w:ascii="Times New Roman" w:eastAsia="Times New Roman" w:hAnsi="Times New Roman" w:cs="Times New Roman"/>
          <w:sz w:val="24"/>
          <w:szCs w:val="24"/>
          <w:lang w:val="la-Latn" w:eastAsia="cs-CZ"/>
        </w:rPr>
        <w:t>sui se velare praesumat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potestate viri eius 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in hoc permaneat aut non</w:t>
      </w:r>
      <w:r w:rsidR="009B2994" w:rsidRPr="007A06F5">
        <w:rPr>
          <w:rFonts w:ascii="Times New Roman" w:eastAsia="Times New Roman" w:hAnsi="Times New Roman" w:cs="Times New Roman"/>
          <w:sz w:val="24"/>
          <w:szCs w:val="24"/>
          <w:lang w:val="la-Latn" w:eastAsia="cs-CZ"/>
        </w:rPr>
        <w:t xml:space="preserve">. </w:t>
      </w:r>
    </w:p>
    <w:p w14:paraId="08405C3F" w14:textId="75032B7F"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qua mulier mortem viri sui cum aliis homin</w:t>
      </w:r>
      <w:r w:rsidR="00F830E4" w:rsidRPr="007A06F5">
        <w:rPr>
          <w:rFonts w:ascii="Times New Roman" w:eastAsia="Times New Roman" w:hAnsi="Times New Roman" w:cs="Times New Roman"/>
          <w:sz w:val="24"/>
          <w:szCs w:val="24"/>
          <w:lang w:val="la-Latn" w:eastAsia="cs-CZ"/>
        </w:rPr>
        <w:t>ibus consiliavit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ipse vir </w:t>
      </w:r>
      <w:r w:rsidRPr="007A06F5">
        <w:rPr>
          <w:rFonts w:ascii="Times New Roman" w:eastAsia="Times New Roman" w:hAnsi="Times New Roman" w:cs="Times New Roman"/>
          <w:sz w:val="24"/>
          <w:szCs w:val="24"/>
          <w:lang w:val="la-Latn" w:eastAsia="cs-CZ"/>
        </w:rPr>
        <w:t>ipsius hominem se defendendo occiderit et hoc probare pote</w:t>
      </w:r>
      <w:r w:rsidR="00F830E4" w:rsidRPr="007A06F5">
        <w:rPr>
          <w:rFonts w:ascii="Times New Roman" w:eastAsia="Times New Roman" w:hAnsi="Times New Roman" w:cs="Times New Roman"/>
          <w:sz w:val="24"/>
          <w:szCs w:val="24"/>
          <w:lang w:val="la-Latn" w:eastAsia="cs-CZ"/>
        </w:rPr>
        <w:t>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ille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vir potest ipsam </w:t>
      </w:r>
      <w:r w:rsidRPr="007A06F5">
        <w:rPr>
          <w:rFonts w:ascii="Times New Roman" w:eastAsia="Times New Roman" w:hAnsi="Times New Roman" w:cs="Times New Roman"/>
          <w:sz w:val="24"/>
          <w:szCs w:val="24"/>
          <w:lang w:val="la-Latn" w:eastAsia="cs-CZ"/>
        </w:rPr>
        <w:t>uxorem dimittere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aliam accipiat </w:t>
      </w:r>
    </w:p>
    <w:p w14:paraId="04F86744" w14:textId="58FCC644"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 ingenuus homo ancillam uxorem acceperi</w:t>
      </w:r>
      <w:r w:rsidR="00F830E4" w:rsidRPr="007A06F5">
        <w:rPr>
          <w:rFonts w:ascii="Times New Roman" w:eastAsia="Times New Roman" w:hAnsi="Times New Roman" w:cs="Times New Roman"/>
          <w:sz w:val="24"/>
          <w:szCs w:val="24"/>
          <w:lang w:val="la-Latn" w:eastAsia="cs-CZ"/>
        </w:rPr>
        <w:t>t pro ingenua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si ipsa femina </w:t>
      </w:r>
      <w:r w:rsidRPr="007A06F5">
        <w:rPr>
          <w:rFonts w:ascii="Times New Roman" w:eastAsia="Times New Roman" w:hAnsi="Times New Roman" w:cs="Times New Roman"/>
          <w:sz w:val="24"/>
          <w:szCs w:val="24"/>
          <w:lang w:val="la-Latn" w:eastAsia="cs-CZ"/>
        </w:rPr>
        <w:t>postea fuerit inservita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redimi non potest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ita voluerit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liceat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ei aliam </w:t>
      </w:r>
      <w:r w:rsidR="00F830E4" w:rsidRPr="007A06F5">
        <w:rPr>
          <w:rFonts w:ascii="Times New Roman" w:eastAsia="Times New Roman" w:hAnsi="Times New Roman" w:cs="Times New Roman"/>
          <w:sz w:val="24"/>
          <w:szCs w:val="24"/>
          <w:lang w:val="la-Latn" w:eastAsia="cs-CZ"/>
        </w:rPr>
        <w:t>accipere</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Similiter et mulier ingenua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servum accipiat pro ingen</w:t>
      </w:r>
      <w:r w:rsidR="00F830E4" w:rsidRPr="007A06F5">
        <w:rPr>
          <w:rFonts w:ascii="Times New Roman" w:eastAsia="Times New Roman" w:hAnsi="Times New Roman" w:cs="Times New Roman"/>
          <w:sz w:val="24"/>
          <w:szCs w:val="24"/>
          <w:lang w:val="la-Latn" w:eastAsia="cs-CZ"/>
        </w:rPr>
        <w:t>uo</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postea pro qualicumque </w:t>
      </w:r>
      <w:r w:rsidRPr="007A06F5">
        <w:rPr>
          <w:rFonts w:ascii="Times New Roman" w:eastAsia="Times New Roman" w:hAnsi="Times New Roman" w:cs="Times New Roman"/>
          <w:sz w:val="24"/>
          <w:szCs w:val="24"/>
          <w:lang w:val="la-Latn" w:eastAsia="cs-CZ"/>
        </w:rPr>
        <w:t>causa inservitus fuerit – nisi pro inopia fame cogente se ven</w:t>
      </w:r>
      <w:r w:rsidR="00F830E4" w:rsidRPr="007A06F5">
        <w:rPr>
          <w:rFonts w:ascii="Times New Roman" w:eastAsia="Times New Roman" w:hAnsi="Times New Roman" w:cs="Times New Roman"/>
          <w:sz w:val="24"/>
          <w:szCs w:val="24"/>
          <w:lang w:val="la-Latn" w:eastAsia="cs-CZ"/>
        </w:rPr>
        <w:t>diderit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et ipsa hoc consen</w:t>
      </w:r>
      <w:r w:rsidRPr="007A06F5">
        <w:rPr>
          <w:rFonts w:ascii="Times New Roman" w:eastAsia="Times New Roman" w:hAnsi="Times New Roman" w:cs="Times New Roman"/>
          <w:sz w:val="24"/>
          <w:szCs w:val="24"/>
          <w:lang w:val="la-Latn" w:eastAsia="cs-CZ"/>
        </w:rPr>
        <w:t>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de precio viri sui a fame liberata fuerit – si voluer</w:t>
      </w:r>
      <w:r w:rsidR="00F830E4" w:rsidRPr="007A06F5">
        <w:rPr>
          <w:rFonts w:ascii="Times New Roman" w:eastAsia="Times New Roman" w:hAnsi="Times New Roman" w:cs="Times New Roman"/>
          <w:sz w:val="24"/>
          <w:szCs w:val="24"/>
          <w:lang w:val="la-Latn" w:eastAsia="cs-CZ"/>
        </w:rPr>
        <w:t>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potest eum dimittere 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 continere non potest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alium ducere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Similiter et de m</w:t>
      </w:r>
      <w:r w:rsidR="00F830E4" w:rsidRPr="007A06F5">
        <w:rPr>
          <w:rFonts w:ascii="Times New Roman" w:eastAsia="Times New Roman" w:hAnsi="Times New Roman" w:cs="Times New Roman"/>
          <w:sz w:val="24"/>
          <w:szCs w:val="24"/>
          <w:lang w:val="la-Latn" w:eastAsia="cs-CZ"/>
        </w:rPr>
        <w:t>uliere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si se vendiderit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w:t>
      </w:r>
      <w:r w:rsidRPr="007A06F5">
        <w:rPr>
          <w:rFonts w:ascii="Times New Roman" w:eastAsia="Times New Roman" w:hAnsi="Times New Roman" w:cs="Times New Roman"/>
          <w:sz w:val="24"/>
          <w:szCs w:val="24"/>
          <w:lang w:val="la-Latn" w:eastAsia="cs-CZ"/>
        </w:rPr>
        <w:t>vir eius ita consenserit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taliter potest stare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 se</w:t>
      </w:r>
      <w:r w:rsidR="00F830E4" w:rsidRPr="007A06F5">
        <w:rPr>
          <w:rFonts w:ascii="Times New Roman" w:eastAsia="Times New Roman" w:hAnsi="Times New Roman" w:cs="Times New Roman"/>
          <w:sz w:val="24"/>
          <w:szCs w:val="24"/>
          <w:lang w:val="la-Latn" w:eastAsia="cs-CZ"/>
        </w:rPr>
        <w:t>paraverint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poenitentia tamen </w:t>
      </w:r>
      <w:r w:rsidRPr="007A06F5">
        <w:rPr>
          <w:rFonts w:ascii="Times New Roman" w:eastAsia="Times New Roman" w:hAnsi="Times New Roman" w:cs="Times New Roman"/>
          <w:sz w:val="24"/>
          <w:szCs w:val="24"/>
          <w:lang w:val="la-Latn" w:eastAsia="cs-CZ"/>
        </w:rPr>
        <w:t>amborum necessaria est</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nam qui de pretio paris sui de tali </w:t>
      </w:r>
      <w:r w:rsidR="00F830E4" w:rsidRPr="007A06F5">
        <w:rPr>
          <w:rFonts w:ascii="Times New Roman" w:eastAsia="Times New Roman" w:hAnsi="Times New Roman" w:cs="Times New Roman"/>
          <w:sz w:val="24"/>
          <w:szCs w:val="24"/>
          <w:lang w:val="la-Latn" w:eastAsia="cs-CZ"/>
        </w:rPr>
        <w:t>necessitate liberatus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tali coniugio debent permanere et non separari</w:t>
      </w:r>
      <w:r w:rsidR="009B2994" w:rsidRPr="007A06F5">
        <w:rPr>
          <w:rFonts w:ascii="Times New Roman" w:eastAsia="Times New Roman" w:hAnsi="Times New Roman" w:cs="Times New Roman"/>
          <w:sz w:val="24"/>
          <w:szCs w:val="24"/>
          <w:lang w:val="la-Latn" w:eastAsia="cs-CZ"/>
        </w:rPr>
        <w:t xml:space="preserve">. </w:t>
      </w:r>
    </w:p>
    <w:p w14:paraId="0EEAF508" w14:textId="3B850D55"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servus suam ancillam concubinam habuerit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w:t>
      </w:r>
      <w:r w:rsidR="00F830E4" w:rsidRPr="007A06F5">
        <w:rPr>
          <w:rFonts w:ascii="Times New Roman" w:eastAsia="Times New Roman" w:hAnsi="Times New Roman" w:cs="Times New Roman"/>
          <w:sz w:val="24"/>
          <w:szCs w:val="24"/>
          <w:lang w:val="la-Latn" w:eastAsia="cs-CZ"/>
        </w:rPr>
        <w:t xml:space="preserve"> ita placet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potest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illa di</w:t>
      </w:r>
      <w:r w:rsidRPr="007A06F5">
        <w:rPr>
          <w:rFonts w:ascii="Times New Roman" w:eastAsia="Times New Roman" w:hAnsi="Times New Roman" w:cs="Times New Roman"/>
          <w:sz w:val="24"/>
          <w:szCs w:val="24"/>
          <w:lang w:val="la-Latn" w:eastAsia="cs-CZ"/>
        </w:rPr>
        <w:t>missa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comparem suam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ancillam domini sui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accipere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w:t>
      </w:r>
      <w:r w:rsidR="00F830E4" w:rsidRPr="007A06F5">
        <w:rPr>
          <w:rFonts w:ascii="Times New Roman" w:eastAsia="Times New Roman" w:hAnsi="Times New Roman" w:cs="Times New Roman"/>
          <w:sz w:val="24"/>
          <w:szCs w:val="24"/>
          <w:lang w:val="la-Latn" w:eastAsia="cs-CZ"/>
        </w:rPr>
        <w:t xml:space="preserve"> melius est suam ancillam </w:t>
      </w:r>
      <w:r w:rsidR="00E2381F" w:rsidRPr="007A06F5">
        <w:rPr>
          <w:rFonts w:ascii="Times New Roman" w:eastAsia="Times New Roman" w:hAnsi="Times New Roman" w:cs="Times New Roman"/>
          <w:sz w:val="24"/>
          <w:szCs w:val="24"/>
          <w:lang w:val="la-Latn" w:eastAsia="cs-CZ"/>
        </w:rPr>
        <w:t>tenere</w:t>
      </w:r>
      <w:r w:rsidRPr="007A06F5">
        <w:rPr>
          <w:rFonts w:ascii="Times New Roman" w:eastAsia="Times New Roman" w:hAnsi="Times New Roman" w:cs="Times New Roman"/>
          <w:sz w:val="24"/>
          <w:szCs w:val="24"/>
          <w:lang w:val="la-Latn" w:eastAsia="cs-CZ"/>
        </w:rPr>
        <w:t xml:space="preserve">. </w:t>
      </w:r>
    </w:p>
    <w:p w14:paraId="04A9521F" w14:textId="328158F6"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servus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libertate a domino suo accepta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postea cum ancilla eius adul</w:t>
      </w:r>
      <w:r w:rsidRPr="007A06F5">
        <w:rPr>
          <w:rFonts w:ascii="Times New Roman" w:hAnsi="Times New Roman" w:cs="Times New Roman"/>
          <w:lang w:val="la-Latn" w:eastAsia="cs-CZ"/>
        </w:rPr>
        <w:t>terium perpetraverit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si dominus eius vult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velit nolit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ipsam ad uxorem habebit Quod si /ipsam dimiserit et aliam duxerit</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cogatur omnino</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ut p</w:t>
      </w:r>
      <w:r w:rsidR="00F830E4" w:rsidRPr="007A06F5">
        <w:rPr>
          <w:rFonts w:ascii="Times New Roman" w:hAnsi="Times New Roman" w:cs="Times New Roman"/>
          <w:lang w:val="la-Latn" w:eastAsia="cs-CZ"/>
        </w:rPr>
        <w:t>osteriorem dimittat</w:t>
      </w:r>
      <w:r w:rsidR="009B2994" w:rsidRPr="007A06F5">
        <w:rPr>
          <w:rFonts w:ascii="Times New Roman" w:hAnsi="Times New Roman" w:cs="Times New Roman"/>
          <w:lang w:val="la-Latn" w:eastAsia="cs-CZ"/>
        </w:rPr>
        <w:t xml:space="preserve">, </w:t>
      </w:r>
      <w:r w:rsidR="00F830E4" w:rsidRPr="007A06F5">
        <w:rPr>
          <w:rFonts w:ascii="Times New Roman" w:hAnsi="Times New Roman" w:cs="Times New Roman"/>
          <w:lang w:val="la-Latn" w:eastAsia="cs-CZ"/>
        </w:rPr>
        <w:t xml:space="preserve">et ipsam </w:t>
      </w:r>
      <w:r w:rsidRPr="007A06F5">
        <w:rPr>
          <w:rFonts w:ascii="Times New Roman" w:eastAsia="Times New Roman" w:hAnsi="Times New Roman" w:cs="Times New Roman"/>
          <w:sz w:val="24"/>
          <w:szCs w:val="24"/>
          <w:lang w:val="la-Latn" w:eastAsia="cs-CZ"/>
        </w:rPr>
        <w:t>cum qua prius adulterium fecit recipiat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illa vivente nullam aliam habeat</w:t>
      </w:r>
      <w:r w:rsidR="009B2994" w:rsidRPr="007A06F5">
        <w:rPr>
          <w:rFonts w:ascii="Times New Roman" w:eastAsia="Times New Roman" w:hAnsi="Times New Roman" w:cs="Times New Roman"/>
          <w:sz w:val="24"/>
          <w:szCs w:val="24"/>
          <w:lang w:val="la-Latn" w:eastAsia="cs-CZ"/>
        </w:rPr>
        <w:t xml:space="preserve">. </w:t>
      </w:r>
    </w:p>
    <w:p w14:paraId="0858B8BB" w14:textId="33191F71"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Si quis necessitate inevitabili cogente in alium </w:t>
      </w:r>
      <w:r w:rsidR="00F830E4" w:rsidRPr="007A06F5">
        <w:rPr>
          <w:rFonts w:ascii="Times New Roman" w:eastAsia="Times New Roman" w:hAnsi="Times New Roman" w:cs="Times New Roman"/>
          <w:sz w:val="24"/>
          <w:szCs w:val="24"/>
          <w:lang w:val="la-Latn" w:eastAsia="cs-CZ"/>
        </w:rPr>
        <w:t xml:space="preserve">ducatum seu provinciam fugerit </w:t>
      </w:r>
      <w:r w:rsidRPr="007A06F5">
        <w:rPr>
          <w:rFonts w:ascii="Times New Roman" w:eastAsia="Times New Roman" w:hAnsi="Times New Roman" w:cs="Times New Roman"/>
          <w:sz w:val="24"/>
          <w:szCs w:val="24"/>
          <w:lang w:val="la-Latn" w:eastAsia="cs-CZ"/>
        </w:rPr>
        <w:t>aut seniorem suum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cui fidem mentiri non potent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secut</w:t>
      </w:r>
      <w:r w:rsidR="00F830E4" w:rsidRPr="007A06F5">
        <w:rPr>
          <w:rFonts w:ascii="Times New Roman" w:eastAsia="Times New Roman" w:hAnsi="Times New Roman" w:cs="Times New Roman"/>
          <w:sz w:val="24"/>
          <w:szCs w:val="24"/>
          <w:lang w:val="la-Latn" w:eastAsia="cs-CZ"/>
        </w:rPr>
        <w:t>us fuerit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et uxor eius</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cum </w:t>
      </w:r>
      <w:r w:rsidRPr="007A06F5">
        <w:rPr>
          <w:rFonts w:ascii="Times New Roman" w:eastAsia="Times New Roman" w:hAnsi="Times New Roman" w:cs="Times New Roman"/>
          <w:sz w:val="24"/>
          <w:szCs w:val="24"/>
          <w:lang w:val="la-Latn" w:eastAsia="cs-CZ"/>
        </w:rPr>
        <w:t>valet et potest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amore parentum aut rebus suis eum sequi </w:t>
      </w:r>
      <w:r w:rsidR="00F830E4" w:rsidRPr="007A06F5">
        <w:rPr>
          <w:rFonts w:ascii="Times New Roman" w:eastAsia="Times New Roman" w:hAnsi="Times New Roman" w:cs="Times New Roman"/>
          <w:sz w:val="24"/>
          <w:szCs w:val="24"/>
          <w:lang w:val="la-Latn" w:eastAsia="cs-CZ"/>
        </w:rPr>
        <w:t>noluerit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ipsa omni tempore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quamdiu vir eius quem secuta non fuit vivet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sempe</w:t>
      </w:r>
      <w:r w:rsidR="00F830E4" w:rsidRPr="007A06F5">
        <w:rPr>
          <w:rFonts w:ascii="Times New Roman" w:eastAsia="Times New Roman" w:hAnsi="Times New Roman" w:cs="Times New Roman"/>
          <w:sz w:val="24"/>
          <w:szCs w:val="24"/>
          <w:lang w:val="la-Latn" w:eastAsia="cs-CZ"/>
        </w:rPr>
        <w:t>r innupta</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permaneat Nam ille </w:t>
      </w:r>
      <w:r w:rsidRPr="007A06F5">
        <w:rPr>
          <w:rFonts w:ascii="Times New Roman" w:eastAsia="Times New Roman" w:hAnsi="Times New Roman" w:cs="Times New Roman"/>
          <w:sz w:val="24"/>
          <w:szCs w:val="24"/>
          <w:lang w:val="la-Latn" w:eastAsia="cs-CZ"/>
        </w:rPr>
        <w:t>vir eius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necessitate cogente in alium locum fugit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w:t>
      </w:r>
      <w:r w:rsidR="00F830E4" w:rsidRPr="007A06F5">
        <w:rPr>
          <w:rFonts w:ascii="Times New Roman" w:eastAsia="Times New Roman" w:hAnsi="Times New Roman" w:cs="Times New Roman"/>
          <w:sz w:val="24"/>
          <w:szCs w:val="24"/>
          <w:lang w:val="la-Latn" w:eastAsia="cs-CZ"/>
        </w:rPr>
        <w:t>e abstinere non potest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aliam </w:t>
      </w:r>
      <w:r w:rsidRPr="007A06F5">
        <w:rPr>
          <w:rFonts w:ascii="Times New Roman" w:eastAsia="Times New Roman" w:hAnsi="Times New Roman" w:cs="Times New Roman"/>
          <w:sz w:val="24"/>
          <w:szCs w:val="24"/>
          <w:lang w:val="la-Latn" w:eastAsia="cs-CZ"/>
        </w:rPr>
        <w:t>uxorem cum poenitentia potest accipere</w:t>
      </w:r>
      <w:r w:rsidR="009B2994" w:rsidRPr="007A06F5">
        <w:rPr>
          <w:rFonts w:ascii="Times New Roman" w:eastAsia="Times New Roman" w:hAnsi="Times New Roman" w:cs="Times New Roman"/>
          <w:sz w:val="24"/>
          <w:szCs w:val="24"/>
          <w:lang w:val="la-Latn" w:eastAsia="cs-CZ"/>
        </w:rPr>
        <w:t xml:space="preserve">. </w:t>
      </w:r>
    </w:p>
    <w:p w14:paraId="081840C7" w14:textId="31B5FE08"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filius cum noverca sua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uxore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patris sui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dormierit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ille nec illa possunt ad coniugium pervenire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 ille vir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vult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potest al</w:t>
      </w:r>
      <w:r w:rsidR="00F830E4" w:rsidRPr="007A06F5">
        <w:rPr>
          <w:rFonts w:ascii="Times New Roman" w:eastAsia="Times New Roman" w:hAnsi="Times New Roman" w:cs="Times New Roman"/>
          <w:sz w:val="24"/>
          <w:szCs w:val="24"/>
          <w:lang w:val="la-Latn" w:eastAsia="cs-CZ"/>
        </w:rPr>
        <w:t>iam uxorem habere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 melius est abstinere</w:t>
      </w:r>
      <w:r w:rsidR="009B2994" w:rsidRPr="007A06F5">
        <w:rPr>
          <w:rFonts w:ascii="Times New Roman" w:eastAsia="Times New Roman" w:hAnsi="Times New Roman" w:cs="Times New Roman"/>
          <w:sz w:val="24"/>
          <w:szCs w:val="24"/>
          <w:lang w:val="la-Latn" w:eastAsia="cs-CZ"/>
        </w:rPr>
        <w:t xml:space="preserve">. </w:t>
      </w:r>
    </w:p>
    <w:p w14:paraId="4B9F287F" w14:textId="5608B157"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quis cum filiastra sua dormierit</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simili s</w:t>
      </w:r>
      <w:r w:rsidR="00F830E4" w:rsidRPr="007A06F5">
        <w:rPr>
          <w:rFonts w:ascii="Times New Roman" w:eastAsia="Times New Roman" w:hAnsi="Times New Roman" w:cs="Times New Roman"/>
          <w:sz w:val="24"/>
          <w:szCs w:val="24"/>
          <w:lang w:val="la-Latn" w:eastAsia="cs-CZ"/>
        </w:rPr>
        <w:t>ententia stare potest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et cum </w:t>
      </w:r>
      <w:r w:rsidRPr="007A06F5">
        <w:rPr>
          <w:rFonts w:ascii="Times New Roman" w:eastAsia="Times New Roman" w:hAnsi="Times New Roman" w:cs="Times New Roman"/>
          <w:sz w:val="24"/>
          <w:szCs w:val="24"/>
          <w:lang w:val="la-Latn" w:eastAsia="cs-CZ"/>
        </w:rPr>
        <w:t>sorore uxoris suae simili modo stare potest</w:t>
      </w:r>
      <w:r w:rsidR="009B2994" w:rsidRPr="007A06F5">
        <w:rPr>
          <w:rFonts w:ascii="Times New Roman" w:eastAsia="Times New Roman" w:hAnsi="Times New Roman" w:cs="Times New Roman"/>
          <w:sz w:val="24"/>
          <w:szCs w:val="24"/>
          <w:lang w:val="la-Latn" w:eastAsia="cs-CZ"/>
        </w:rPr>
        <w:t xml:space="preserve">, </w:t>
      </w:r>
    </w:p>
    <w:p w14:paraId="3D2F58CB" w14:textId="5A2384E8"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 dormierit cum duabus sororibus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una ex illis antea uxor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nullam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ex illis habeat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illa adultera soror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nec ill</w:t>
      </w:r>
      <w:r w:rsidR="00F830E4" w:rsidRPr="007A06F5">
        <w:rPr>
          <w:rFonts w:ascii="Times New Roman" w:eastAsia="Times New Roman" w:hAnsi="Times New Roman" w:cs="Times New Roman"/>
          <w:sz w:val="24"/>
          <w:szCs w:val="24"/>
          <w:lang w:val="la-Latn" w:eastAsia="cs-CZ"/>
        </w:rPr>
        <w:t xml:space="preserve">e vir qui cum illa adulteravit </w:t>
      </w:r>
      <w:r w:rsidRPr="007A06F5">
        <w:rPr>
          <w:rFonts w:ascii="Times New Roman" w:eastAsia="Times New Roman" w:hAnsi="Times New Roman" w:cs="Times New Roman"/>
          <w:sz w:val="24"/>
          <w:szCs w:val="24"/>
          <w:lang w:val="la-Latn" w:eastAsia="cs-CZ"/>
        </w:rPr>
        <w:t xml:space="preserve">alios umquam accipiant </w:t>
      </w:r>
    </w:p>
    <w:p w14:paraId="0A99C80D" w14:textId="3FFE8D35"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 xml:space="preserve">Qui scit uxorem suam ancillam esse et accepit </w:t>
      </w:r>
      <w:r w:rsidR="00F830E4" w:rsidRPr="007A06F5">
        <w:rPr>
          <w:rFonts w:ascii="Times New Roman" w:eastAsia="Times New Roman" w:hAnsi="Times New Roman" w:cs="Times New Roman"/>
          <w:sz w:val="24"/>
          <w:szCs w:val="24"/>
          <w:lang w:val="la-Latn" w:eastAsia="cs-CZ"/>
        </w:rPr>
        <w:t>eam voluntarie</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semper postea </w:t>
      </w:r>
      <w:r w:rsidRPr="007A06F5">
        <w:rPr>
          <w:rFonts w:ascii="Times New Roman" w:eastAsia="Times New Roman" w:hAnsi="Times New Roman" w:cs="Times New Roman"/>
          <w:sz w:val="24"/>
          <w:szCs w:val="24"/>
          <w:lang w:val="la-Latn" w:eastAsia="cs-CZ"/>
        </w:rPr>
        <w:t>permaneat cum ea</w:t>
      </w:r>
      <w:r w:rsidR="009B2994" w:rsidRPr="007A06F5">
        <w:rPr>
          <w:rFonts w:ascii="Times New Roman" w:eastAsia="Times New Roman" w:hAnsi="Times New Roman" w:cs="Times New Roman"/>
          <w:sz w:val="24"/>
          <w:szCs w:val="24"/>
          <w:lang w:val="la-Latn" w:eastAsia="cs-CZ"/>
        </w:rPr>
        <w:t xml:space="preserve">. </w:t>
      </w:r>
    </w:p>
    <w:p w14:paraId="2D8DE1ED" w14:textId="118CD22F"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ab episcopis ambulantibus per patrias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ordi</w:t>
      </w:r>
      <w:r w:rsidR="00F830E4" w:rsidRPr="007A06F5">
        <w:rPr>
          <w:rFonts w:ascii="Times New Roman" w:eastAsia="Times New Roman" w:hAnsi="Times New Roman" w:cs="Times New Roman"/>
          <w:sz w:val="24"/>
          <w:szCs w:val="24"/>
          <w:highlight w:val="green"/>
          <w:lang w:val="la-Latn" w:eastAsia="cs-CZ"/>
        </w:rPr>
        <w:t>natio presbiterorum non fiat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autem boni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sunt illi presbiteri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iterum consecrentur</w:t>
      </w:r>
      <w:r w:rsidR="009B2994" w:rsidRPr="007A06F5">
        <w:rPr>
          <w:rFonts w:ascii="Times New Roman" w:eastAsia="Times New Roman" w:hAnsi="Times New Roman" w:cs="Times New Roman"/>
          <w:sz w:val="24"/>
          <w:szCs w:val="24"/>
          <w:highlight w:val="green"/>
          <w:lang w:val="la-Latn" w:eastAsia="cs-CZ"/>
        </w:rPr>
        <w:t xml:space="preserve">. </w:t>
      </w:r>
    </w:p>
    <w:p w14:paraId="0C46F889" w14:textId="2CF8763B"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Presbiter degradatus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certa necessitate cogente</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pro periculo mortis</w:t>
      </w:r>
      <w:r w:rsidR="009B2994" w:rsidRPr="007A06F5">
        <w:rPr>
          <w:rFonts w:ascii="Times New Roman" w:eastAsia="Times New Roman" w:hAnsi="Times New Roman" w:cs="Times New Roman"/>
          <w:sz w:val="24"/>
          <w:szCs w:val="24"/>
          <w:highlight w:val="green"/>
          <w:lang w:val="la-Latn" w:eastAsia="cs-CZ"/>
        </w:rPr>
        <w:t xml:space="preserve">, </w:t>
      </w:r>
      <w:r w:rsidR="00F830E4" w:rsidRPr="007A06F5">
        <w:rPr>
          <w:rFonts w:ascii="Times New Roman" w:eastAsia="Times New Roman" w:hAnsi="Times New Roman" w:cs="Times New Roman"/>
          <w:sz w:val="24"/>
          <w:szCs w:val="24"/>
          <w:highlight w:val="green"/>
          <w:lang w:val="la-Latn" w:eastAsia="cs-CZ"/>
        </w:rPr>
        <w:t xml:space="preserve">si alius </w:t>
      </w:r>
      <w:r w:rsidRPr="007A06F5">
        <w:rPr>
          <w:rFonts w:ascii="Times New Roman" w:eastAsia="Times New Roman" w:hAnsi="Times New Roman" w:cs="Times New Roman"/>
          <w:sz w:val="24"/>
          <w:szCs w:val="24"/>
          <w:highlight w:val="green"/>
          <w:lang w:val="la-Latn" w:eastAsia="cs-CZ"/>
        </w:rPr>
        <w:t>non adest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potest infirmum baptizare</w:t>
      </w:r>
      <w:r w:rsidR="009B2994" w:rsidRPr="007A06F5">
        <w:rPr>
          <w:rFonts w:ascii="Times New Roman" w:eastAsia="Times New Roman" w:hAnsi="Times New Roman" w:cs="Times New Roman"/>
          <w:sz w:val="24"/>
          <w:szCs w:val="24"/>
          <w:highlight w:val="green"/>
          <w:lang w:val="la-Latn" w:eastAsia="cs-CZ"/>
        </w:rPr>
        <w:t xml:space="preserve">. </w:t>
      </w:r>
    </w:p>
    <w:p w14:paraId="19B95559" w14:textId="707478FD"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arma clerici non portent</w:t>
      </w:r>
      <w:r w:rsidR="009B2994" w:rsidRPr="007A06F5">
        <w:rPr>
          <w:rFonts w:ascii="Times New Roman" w:eastAsia="Times New Roman" w:hAnsi="Times New Roman" w:cs="Times New Roman"/>
          <w:sz w:val="24"/>
          <w:szCs w:val="24"/>
          <w:highlight w:val="green"/>
          <w:lang w:val="la-Latn" w:eastAsia="cs-CZ"/>
        </w:rPr>
        <w:t xml:space="preserve">. </w:t>
      </w:r>
    </w:p>
    <w:p w14:paraId="41810147" w14:textId="09D31937"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Si qua mulier se reclamaverit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vir suus numquam cum ea mansisset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exeant inde ad crucem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verum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separentur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et illa faciat quod vult </w:t>
      </w:r>
    </w:p>
    <w:p w14:paraId="5A1A0C55" w14:textId="533B2F34"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cum consobrina uxoris suae manet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sua careat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nul</w:t>
      </w:r>
      <w:r w:rsidR="00F830E4" w:rsidRPr="007A06F5">
        <w:rPr>
          <w:rFonts w:ascii="Times New Roman" w:eastAsia="Times New Roman" w:hAnsi="Times New Roman" w:cs="Times New Roman"/>
          <w:sz w:val="24"/>
          <w:szCs w:val="24"/>
          <w:lang w:val="la-Latn" w:eastAsia="cs-CZ"/>
        </w:rPr>
        <w:t>lam aliam habeat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Illa mulier quam habuit faciat quod vult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Hoc</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aecclesia non recipit</w:t>
      </w:r>
      <w:r w:rsidR="009B2994" w:rsidRPr="007A06F5">
        <w:rPr>
          <w:rFonts w:ascii="Times New Roman" w:eastAsia="Times New Roman" w:hAnsi="Times New Roman" w:cs="Times New Roman"/>
          <w:sz w:val="24"/>
          <w:szCs w:val="24"/>
          <w:lang w:val="la-Latn" w:eastAsia="cs-CZ"/>
        </w:rPr>
        <w:t xml:space="preserve">. </w:t>
      </w:r>
    </w:p>
    <w:p w14:paraId="2FDBADED" w14:textId="41296700"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lastRenderedPageBreak/>
        <w:t>Si servus aut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ancilla per venditionis causam </w:t>
      </w:r>
      <w:r w:rsidR="00F830E4" w:rsidRPr="007A06F5">
        <w:rPr>
          <w:rFonts w:ascii="Times New Roman" w:eastAsia="Times New Roman" w:hAnsi="Times New Roman" w:cs="Times New Roman"/>
          <w:sz w:val="24"/>
          <w:szCs w:val="24"/>
          <w:lang w:val="la-Latn" w:eastAsia="cs-CZ"/>
        </w:rPr>
        <w:t>separati fuerint</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praedicandi </w:t>
      </w:r>
      <w:r w:rsidRPr="007A06F5">
        <w:rPr>
          <w:rFonts w:ascii="Times New Roman" w:eastAsia="Times New Roman" w:hAnsi="Times New Roman" w:cs="Times New Roman"/>
          <w:sz w:val="24"/>
          <w:szCs w:val="24"/>
          <w:lang w:val="la-Latn" w:eastAsia="cs-CZ"/>
        </w:rPr>
        <w:t>sunt ut sic maneant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eos reiungere non</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possumus</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7E4BAC4A" w14:textId="4774504D" w:rsidR="000B55FC"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ille cartellarius qui cum ancilla manserit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cum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eam</w:t>
      </w:r>
      <w:r w:rsidR="009B2994" w:rsidRPr="007A06F5">
        <w:rPr>
          <w:rFonts w:ascii="Times New Roman" w:eastAsia="Times New Roman" w:hAnsi="Times New Roman" w:cs="Times New Roman"/>
          <w:sz w:val="24"/>
          <w:szCs w:val="24"/>
          <w:lang w:val="la-Latn" w:eastAsia="cs-CZ"/>
        </w:rPr>
        <w:t xml:space="preserve">, </w:t>
      </w:r>
      <w:r w:rsidR="00F830E4" w:rsidRPr="007A06F5">
        <w:rPr>
          <w:rFonts w:ascii="Times New Roman" w:eastAsia="Times New Roman" w:hAnsi="Times New Roman" w:cs="Times New Roman"/>
          <w:sz w:val="24"/>
          <w:szCs w:val="24"/>
          <w:lang w:val="la-Latn" w:eastAsia="cs-CZ"/>
        </w:rPr>
        <w:t xml:space="preserve">iuxta legem libertate </w:t>
      </w:r>
      <w:r w:rsidRPr="007A06F5">
        <w:rPr>
          <w:rFonts w:ascii="Times New Roman" w:eastAsia="Times New Roman" w:hAnsi="Times New Roman" w:cs="Times New Roman"/>
          <w:sz w:val="24"/>
          <w:szCs w:val="24"/>
          <w:lang w:val="la-Latn" w:eastAsia="cs-CZ"/>
        </w:rPr>
        <w:t>a domino suo accepta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dimiserit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aliam accipiens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posteriorem dimittat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5853232D" w14:textId="02AD5614" w:rsidR="00BA5266" w:rsidRPr="007A06F5" w:rsidRDefault="000B55FC" w:rsidP="00D0094D">
      <w:pPr>
        <w:pStyle w:val="Odstavecseseznamem"/>
        <w:numPr>
          <w:ilvl w:val="0"/>
          <w:numId w:val="13"/>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Qui uxorem suam dimiserit velare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aliam non accipiat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3699DD26" w14:textId="77777777" w:rsidR="008947D9" w:rsidRPr="007A06F5" w:rsidRDefault="008947D9" w:rsidP="008947D9">
      <w:pPr>
        <w:pStyle w:val="Odstavecseseznamem"/>
        <w:spacing w:before="100" w:beforeAutospacing="1" w:after="100" w:afterAutospacing="1" w:line="240" w:lineRule="auto"/>
        <w:rPr>
          <w:rFonts w:ascii="Times New Roman" w:eastAsia="Times New Roman" w:hAnsi="Times New Roman" w:cs="Times New Roman"/>
          <w:sz w:val="24"/>
          <w:szCs w:val="24"/>
          <w:lang w:val="la-Latn" w:eastAsia="cs-CZ"/>
        </w:rPr>
      </w:pPr>
    </w:p>
    <w:p w14:paraId="08795B54"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3" w:name="_Toc194615217"/>
      <w:r w:rsidRPr="007A06F5">
        <w:rPr>
          <w:rFonts w:ascii="Times New Roman" w:hAnsi="Times New Roman" w:cs="Times New Roman"/>
          <w:b/>
          <w:color w:val="000000" w:themeColor="text1"/>
          <w:sz w:val="28"/>
          <w:szCs w:val="28"/>
          <w:lang w:val="la-Latn"/>
        </w:rPr>
        <w:t xml:space="preserve">Capitulatio zur folgenden Kapitulariensammlung (46 gezählten Rubriken), </w:t>
      </w:r>
      <w:r w:rsidR="00BA5266" w:rsidRPr="007A06F5">
        <w:rPr>
          <w:rFonts w:ascii="Times New Roman" w:hAnsi="Times New Roman" w:cs="Times New Roman"/>
          <w:b/>
          <w:color w:val="000000" w:themeColor="text1"/>
          <w:sz w:val="28"/>
          <w:szCs w:val="28"/>
          <w:lang w:val="la-Latn"/>
        </w:rPr>
        <w:t>276r-277r</w:t>
      </w:r>
      <w:bookmarkEnd w:id="363"/>
    </w:p>
    <w:p w14:paraId="32B16129" w14:textId="5D7932D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Capitulatio zur folgenden Kapitulariensammlung (46 gezählten Rubriken): </w:t>
      </w:r>
      <w:r w:rsidRPr="007A06F5">
        <w:rPr>
          <w:rFonts w:ascii="Times New Roman" w:hAnsi="Times New Roman" w:cs="Times New Roman"/>
          <w:color w:val="FF0000"/>
          <w:lang w:val="la-Latn"/>
        </w:rPr>
        <w:t>INCIPIVNT CAPITVLA</w:t>
      </w:r>
      <w:r w:rsidRPr="007A06F5">
        <w:rPr>
          <w:rFonts w:ascii="Times New Roman" w:hAnsi="Times New Roman" w:cs="Times New Roman"/>
          <w:lang w:val="la-Latn"/>
        </w:rPr>
        <w:t>. De coniunctionibus si in quarta uel tertia progenie inuenti fuerint - XLVI. De inscriptione temporum; im Textkorpus keine Rubriken.</w:t>
      </w:r>
    </w:p>
    <w:p w14:paraId="59E92BD9" w14:textId="77777777" w:rsidR="00BA5266" w:rsidRPr="007A06F5" w:rsidRDefault="00BA5266" w:rsidP="00450DB4">
      <w:pPr>
        <w:spacing w:after="120" w:line="240" w:lineRule="auto"/>
        <w:rPr>
          <w:rFonts w:ascii="Times New Roman" w:hAnsi="Times New Roman" w:cs="Times New Roman"/>
          <w:lang w:val="la-Latn"/>
        </w:rPr>
      </w:pPr>
    </w:p>
    <w:p w14:paraId="61440862"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4" w:name="_Toc194615218"/>
      <w:r w:rsidRPr="007A06F5">
        <w:rPr>
          <w:rFonts w:ascii="Times New Roman" w:hAnsi="Times New Roman" w:cs="Times New Roman"/>
          <w:b/>
          <w:color w:val="000000" w:themeColor="text1"/>
          <w:sz w:val="28"/>
          <w:szCs w:val="28"/>
          <w:lang w:val="la-Latn"/>
        </w:rPr>
        <w:t xml:space="preserve">Decretum Compendiense (a. 757), </w:t>
      </w:r>
      <w:r w:rsidR="00BA5266" w:rsidRPr="007A06F5">
        <w:rPr>
          <w:rFonts w:ascii="Times New Roman" w:hAnsi="Times New Roman" w:cs="Times New Roman"/>
          <w:b/>
          <w:color w:val="000000" w:themeColor="text1"/>
          <w:sz w:val="28"/>
          <w:szCs w:val="28"/>
          <w:lang w:val="la-Latn"/>
        </w:rPr>
        <w:t>277r-279r</w:t>
      </w:r>
      <w:bookmarkEnd w:id="364"/>
    </w:p>
    <w:p w14:paraId="0D9F41FD" w14:textId="42DF64A1" w:rsidR="00A0074D" w:rsidRPr="007A06F5" w:rsidRDefault="0069631A" w:rsidP="00A0074D">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 I-XVIII - Decretum Compendiense (a. 757): INCIPIT DECRETVM QVOD FACTVM FVIT AD CONPENDIVM PALATIN. PVBLICUM. Si in quarta progenię - feminę accipiant coniugium (MGH Capit. 1, Nr. 15, S. 37 Z. 38 - S. 39 Z. 18); cc. 1-3 als</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gezählt,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A0074D" w:rsidRPr="007A06F5">
        <w:rPr>
          <w:rFonts w:ascii="Times New Roman" w:hAnsi="Times New Roman" w:cs="Times New Roman"/>
          <w:lang w:val="la-Latn"/>
        </w:rPr>
        <w:t>als XV.</w:t>
      </w:r>
    </w:p>
    <w:p w14:paraId="7BC16D1C" w14:textId="7E55D7EC" w:rsidR="000B55FC" w:rsidRPr="007A06F5" w:rsidRDefault="000B55FC" w:rsidP="000B55FC">
      <w:pPr>
        <w:spacing w:before="100" w:beforeAutospacing="1" w:after="100" w:afterAutospacing="1" w:line="240" w:lineRule="auto"/>
        <w:rPr>
          <w:rFonts w:ascii="Times New Roman" w:eastAsia="Times New Roman" w:hAnsi="Times New Roman" w:cs="Times New Roman"/>
          <w:caps/>
          <w:color w:val="FF0000"/>
          <w:sz w:val="24"/>
          <w:szCs w:val="24"/>
          <w:lang w:val="la-Latn" w:eastAsia="cs-CZ"/>
        </w:rPr>
      </w:pPr>
      <w:r w:rsidRPr="007A06F5">
        <w:rPr>
          <w:rFonts w:ascii="Times New Roman" w:eastAsia="Times New Roman" w:hAnsi="Times New Roman" w:cs="Times New Roman"/>
          <w:caps/>
          <w:color w:val="FF0000"/>
          <w:sz w:val="24"/>
          <w:szCs w:val="24"/>
          <w:lang w:val="la-Latn" w:eastAsia="cs-CZ"/>
        </w:rPr>
        <w:t>Incipit decretum quod factum fuit ad Compendium palatium publicum</w:t>
      </w:r>
      <w:r w:rsidR="009B2994" w:rsidRPr="007A06F5">
        <w:rPr>
          <w:rFonts w:ascii="Times New Roman" w:eastAsia="Times New Roman" w:hAnsi="Times New Roman" w:cs="Times New Roman"/>
          <w:caps/>
          <w:color w:val="FF0000"/>
          <w:sz w:val="24"/>
          <w:szCs w:val="24"/>
          <w:lang w:val="la-Latn" w:eastAsia="cs-CZ"/>
        </w:rPr>
        <w:t xml:space="preserve">. </w:t>
      </w:r>
    </w:p>
    <w:p w14:paraId="450D857D" w14:textId="723F146F" w:rsidR="00F830E4" w:rsidRPr="007A06F5" w:rsidRDefault="00A0074D" w:rsidP="00D0094D">
      <w:pPr>
        <w:pStyle w:val="Odstavecseseznamem"/>
        <w:numPr>
          <w:ilvl w:val="0"/>
          <w:numId w:val="12"/>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S</w:t>
      </w:r>
      <w:r w:rsidR="000B55FC" w:rsidRPr="007A06F5">
        <w:rPr>
          <w:rFonts w:ascii="Times New Roman" w:eastAsia="Times New Roman" w:hAnsi="Times New Roman" w:cs="Times New Roman"/>
          <w:sz w:val="24"/>
          <w:szCs w:val="24"/>
          <w:lang w:val="la-Latn" w:eastAsia="cs-CZ"/>
        </w:rPr>
        <w:t>i in quarta progenie reperti fuerint coniuncti</w:t>
      </w:r>
      <w:r w:rsidR="009B2994" w:rsidRPr="007A06F5">
        <w:rPr>
          <w:rFonts w:ascii="Times New Roman" w:eastAsia="Times New Roman" w:hAnsi="Times New Roman" w:cs="Times New Roman"/>
          <w:sz w:val="24"/>
          <w:szCs w:val="24"/>
          <w:lang w:val="la-Latn" w:eastAsia="cs-CZ"/>
        </w:rPr>
        <w:t xml:space="preserve">, </w:t>
      </w:r>
      <w:r w:rsidR="000B55FC" w:rsidRPr="007A06F5">
        <w:rPr>
          <w:rFonts w:ascii="Times New Roman" w:eastAsia="Times New Roman" w:hAnsi="Times New Roman" w:cs="Times New Roman"/>
          <w:sz w:val="24"/>
          <w:szCs w:val="24"/>
          <w:lang w:val="la-Latn" w:eastAsia="cs-CZ"/>
        </w:rPr>
        <w:t>non separamus</w:t>
      </w:r>
      <w:r w:rsidR="009B2994" w:rsidRPr="007A06F5">
        <w:rPr>
          <w:rFonts w:ascii="Times New Roman" w:eastAsia="Times New Roman" w:hAnsi="Times New Roman" w:cs="Times New Roman"/>
          <w:sz w:val="24"/>
          <w:szCs w:val="24"/>
          <w:lang w:val="la-Latn" w:eastAsia="cs-CZ"/>
        </w:rPr>
        <w:t xml:space="preserve">. </w:t>
      </w:r>
      <w:r w:rsidR="000B55FC" w:rsidRPr="007A06F5">
        <w:rPr>
          <w:rFonts w:ascii="Times New Roman" w:eastAsia="Times New Roman" w:hAnsi="Times New Roman" w:cs="Times New Roman"/>
          <w:sz w:val="24"/>
          <w:szCs w:val="24"/>
          <w:lang w:val="la-Latn" w:eastAsia="cs-CZ"/>
        </w:rPr>
        <w:t>In tercia vero si reperti fuerint</w:t>
      </w:r>
      <w:r w:rsidR="009B2994" w:rsidRPr="007A06F5">
        <w:rPr>
          <w:rFonts w:ascii="Times New Roman" w:eastAsia="Times New Roman" w:hAnsi="Times New Roman" w:cs="Times New Roman"/>
          <w:sz w:val="24"/>
          <w:szCs w:val="24"/>
          <w:lang w:val="la-Latn" w:eastAsia="cs-CZ"/>
        </w:rPr>
        <w:t xml:space="preserve">, </w:t>
      </w:r>
      <w:r w:rsidR="000B55FC" w:rsidRPr="007A06F5">
        <w:rPr>
          <w:rFonts w:ascii="Times New Roman" w:eastAsia="Times New Roman" w:hAnsi="Times New Roman" w:cs="Times New Roman"/>
          <w:sz w:val="24"/>
          <w:szCs w:val="24"/>
          <w:lang w:val="la-Latn" w:eastAsia="cs-CZ"/>
        </w:rPr>
        <w:t>separ</w:t>
      </w:r>
      <w:r w:rsidR="000B55FC" w:rsidRPr="007A06F5">
        <w:rPr>
          <w:rFonts w:ascii="Times New Roman" w:eastAsia="Times New Roman" w:hAnsi="Times New Roman" w:cs="Times New Roman"/>
          <w:sz w:val="24"/>
          <w:szCs w:val="24"/>
          <w:lang w:val="la-Latn" w:eastAsia="de-DE"/>
        </w:rPr>
        <w:t>e</w:t>
      </w:r>
      <w:r w:rsidRPr="007A06F5">
        <w:rPr>
          <w:rFonts w:ascii="Times New Roman" w:eastAsia="Times New Roman" w:hAnsi="Times New Roman" w:cs="Times New Roman"/>
          <w:sz w:val="24"/>
          <w:szCs w:val="24"/>
          <w:lang w:val="la-Latn" w:eastAsia="de-DE"/>
        </w:rPr>
        <w:t>ntur</w:t>
      </w:r>
      <w:r w:rsidR="009B2994" w:rsidRPr="007A06F5">
        <w:rPr>
          <w:rFonts w:ascii="Times New Roman" w:eastAsia="Times New Roman" w:hAnsi="Times New Roman" w:cs="Times New Roman"/>
          <w:sz w:val="24"/>
          <w:szCs w:val="24"/>
          <w:lang w:val="la-Latn" w:eastAsia="de-DE"/>
        </w:rPr>
        <w:t xml:space="preserve">. </w:t>
      </w:r>
      <w:r w:rsidR="000B55FC"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r w:rsidR="00F830E4" w:rsidRPr="007A06F5">
        <w:rPr>
          <w:rFonts w:ascii="Times New Roman" w:eastAsia="Times New Roman" w:hAnsi="Times New Roman" w:cs="Times New Roman"/>
          <w:sz w:val="24"/>
          <w:szCs w:val="24"/>
          <w:lang w:val="la-Latn" w:eastAsia="de-DE"/>
        </w:rPr>
        <w:t>Et eos</w:t>
      </w:r>
      <w:r w:rsidR="009B2994" w:rsidRPr="007A06F5">
        <w:rPr>
          <w:rFonts w:ascii="Times New Roman" w:eastAsia="Times New Roman" w:hAnsi="Times New Roman" w:cs="Times New Roman"/>
          <w:sz w:val="24"/>
          <w:szCs w:val="24"/>
          <w:lang w:val="la-Latn" w:eastAsia="de-DE"/>
        </w:rPr>
        <w:t xml:space="preserve">, </w:t>
      </w:r>
      <w:r w:rsidR="00F830E4" w:rsidRPr="007A06F5">
        <w:rPr>
          <w:rFonts w:ascii="Times New Roman" w:eastAsia="Times New Roman" w:hAnsi="Times New Roman" w:cs="Times New Roman"/>
          <w:sz w:val="24"/>
          <w:szCs w:val="24"/>
          <w:lang w:val="la-Latn" w:eastAsia="de-DE"/>
        </w:rPr>
        <w:t>qui unus in quarta alius in tercia sibi pertinent et coniuncti inveniuntur</w:t>
      </w:r>
      <w:r w:rsidR="009B2994" w:rsidRPr="007A06F5">
        <w:rPr>
          <w:rFonts w:ascii="Times New Roman" w:eastAsia="Times New Roman" w:hAnsi="Times New Roman" w:cs="Times New Roman"/>
          <w:sz w:val="24"/>
          <w:szCs w:val="24"/>
          <w:lang w:val="la-Latn" w:eastAsia="de-DE"/>
        </w:rPr>
        <w:t xml:space="preserve">, </w:t>
      </w:r>
      <w:r w:rsidR="00F830E4" w:rsidRPr="007A06F5">
        <w:rPr>
          <w:rFonts w:ascii="Times New Roman" w:eastAsia="Times New Roman" w:hAnsi="Times New Roman" w:cs="Times New Roman"/>
          <w:sz w:val="24"/>
          <w:szCs w:val="24"/>
          <w:lang w:val="la-Latn" w:eastAsia="de-DE"/>
        </w:rPr>
        <w:t xml:space="preserve">separamus. </w:t>
      </w:r>
    </w:p>
    <w:p w14:paraId="62F32B49" w14:textId="149B7087" w:rsidR="00F830E4" w:rsidRPr="007A06F5" w:rsidRDefault="00F830E4" w:rsidP="00D0094D">
      <w:pPr>
        <w:pStyle w:val="Normlnweb"/>
        <w:numPr>
          <w:ilvl w:val="0"/>
          <w:numId w:val="12"/>
        </w:numPr>
        <w:rPr>
          <w:lang w:val="la-Latn"/>
        </w:rPr>
      </w:pPr>
      <w:r w:rsidRPr="007A06F5">
        <w:rPr>
          <w:lang w:val="la-Latn"/>
        </w:rPr>
        <w:t>Si duo in tercio loco sibi pertinent</w:t>
      </w:r>
      <w:r w:rsidR="009B2994" w:rsidRPr="007A06F5">
        <w:rPr>
          <w:lang w:val="la-Latn"/>
        </w:rPr>
        <w:t xml:space="preserve">, </w:t>
      </w:r>
      <w:r w:rsidRPr="007A06F5">
        <w:rPr>
          <w:lang w:val="la-Latn"/>
        </w:rPr>
        <w:t>sive vir sive femina</w:t>
      </w:r>
      <w:r w:rsidR="009B2994" w:rsidRPr="007A06F5">
        <w:rPr>
          <w:lang w:val="la-Latn"/>
        </w:rPr>
        <w:t xml:space="preserve">, </w:t>
      </w:r>
      <w:r w:rsidRPr="007A06F5">
        <w:rPr>
          <w:lang w:val="la-Latn"/>
        </w:rPr>
        <w:t>aut unus in tercio et alter in quarto</w:t>
      </w:r>
      <w:r w:rsidR="009B2994" w:rsidRPr="007A06F5">
        <w:rPr>
          <w:lang w:val="la-Latn"/>
        </w:rPr>
        <w:t xml:space="preserve">, </w:t>
      </w:r>
      <w:r w:rsidRPr="007A06F5">
        <w:rPr>
          <w:lang w:val="la-Latn"/>
        </w:rPr>
        <w:t>uno mortuo</w:t>
      </w:r>
      <w:r w:rsidR="009B2994" w:rsidRPr="007A06F5">
        <w:rPr>
          <w:lang w:val="la-Latn"/>
        </w:rPr>
        <w:t xml:space="preserve">, </w:t>
      </w:r>
      <w:r w:rsidRPr="007A06F5">
        <w:rPr>
          <w:lang w:val="la-Latn"/>
        </w:rPr>
        <w:t>non licet alterum accipere uxorem eius</w:t>
      </w:r>
      <w:r w:rsidR="009B2994" w:rsidRPr="007A06F5">
        <w:rPr>
          <w:lang w:val="la-Latn"/>
        </w:rPr>
        <w:t xml:space="preserve">; </w:t>
      </w:r>
      <w:r w:rsidRPr="007A06F5">
        <w:rPr>
          <w:lang w:val="la-Latn"/>
        </w:rPr>
        <w:t>et si inventi fuerint</w:t>
      </w:r>
      <w:r w:rsidR="009B2994" w:rsidRPr="007A06F5">
        <w:rPr>
          <w:lang w:val="la-Latn"/>
        </w:rPr>
        <w:t xml:space="preserve">, </w:t>
      </w:r>
      <w:r w:rsidRPr="007A06F5">
        <w:rPr>
          <w:lang w:val="la-Latn"/>
        </w:rPr>
        <w:t>separentur</w:t>
      </w:r>
      <w:r w:rsidR="009B2994" w:rsidRPr="007A06F5">
        <w:rPr>
          <w:lang w:val="la-Latn"/>
        </w:rPr>
        <w:t xml:space="preserve">. </w:t>
      </w:r>
      <w:r w:rsidRPr="007A06F5">
        <w:rPr>
          <w:lang w:val="la-Latn"/>
        </w:rPr>
        <w:t>Una lex est de viris et feminis</w:t>
      </w:r>
      <w:r w:rsidR="009B2994" w:rsidRPr="007A06F5">
        <w:rPr>
          <w:lang w:val="la-Latn"/>
        </w:rPr>
        <w:t xml:space="preserve">. </w:t>
      </w:r>
    </w:p>
    <w:p w14:paraId="4A801C66" w14:textId="5D5EF55C" w:rsidR="00F830E4" w:rsidRPr="007A06F5" w:rsidRDefault="00F830E4" w:rsidP="00D0094D">
      <w:pPr>
        <w:pStyle w:val="Normlnweb"/>
        <w:numPr>
          <w:ilvl w:val="0"/>
          <w:numId w:val="12"/>
        </w:numPr>
        <w:rPr>
          <w:lang w:val="la-Latn"/>
        </w:rPr>
      </w:pPr>
      <w:r w:rsidRPr="007A06F5">
        <w:rPr>
          <w:lang w:val="la-Latn"/>
        </w:rPr>
        <w:t>Mulier si sine commeatu viri sui velum in caput miserit</w:t>
      </w:r>
      <w:r w:rsidR="009B2994" w:rsidRPr="007A06F5">
        <w:rPr>
          <w:lang w:val="la-Latn"/>
        </w:rPr>
        <w:t xml:space="preserve">, </w:t>
      </w:r>
      <w:r w:rsidRPr="007A06F5">
        <w:rPr>
          <w:lang w:val="la-Latn"/>
        </w:rPr>
        <w:t>si viro placuerit</w:t>
      </w:r>
      <w:r w:rsidR="009B2994" w:rsidRPr="007A06F5">
        <w:rPr>
          <w:lang w:val="la-Latn"/>
        </w:rPr>
        <w:t xml:space="preserve">, </w:t>
      </w:r>
      <w:r w:rsidRPr="007A06F5">
        <w:rPr>
          <w:lang w:val="la-Latn"/>
        </w:rPr>
        <w:t>recipiat eam iterum ad coniugium</w:t>
      </w:r>
      <w:r w:rsidR="009B2994" w:rsidRPr="007A06F5">
        <w:rPr>
          <w:lang w:val="la-Latn"/>
        </w:rPr>
        <w:t xml:space="preserve">. </w:t>
      </w:r>
    </w:p>
    <w:p w14:paraId="7375315A" w14:textId="216518CE" w:rsidR="00F830E4" w:rsidRPr="007A06F5" w:rsidRDefault="00DD0711" w:rsidP="00D0094D">
      <w:pPr>
        <w:pStyle w:val="Normlnweb"/>
        <w:numPr>
          <w:ilvl w:val="0"/>
          <w:numId w:val="12"/>
        </w:numPr>
        <w:rPr>
          <w:lang w:val="la-Latn"/>
        </w:rPr>
      </w:pPr>
      <w:r w:rsidRPr="007A06F5">
        <w:rPr>
          <w:lang w:val="la-Latn"/>
        </w:rPr>
        <w:t>U</w:t>
      </w:r>
      <w:r w:rsidR="00F830E4" w:rsidRPr="007A06F5">
        <w:rPr>
          <w:lang w:val="la-Latn"/>
        </w:rPr>
        <w:t>t si quis Franc</w:t>
      </w:r>
      <w:r w:rsidRPr="007A06F5">
        <w:rPr>
          <w:lang w:val="la-Latn"/>
        </w:rPr>
        <w:t>us</w:t>
      </w:r>
      <w:r w:rsidR="009B2994" w:rsidRPr="007A06F5">
        <w:rPr>
          <w:lang w:val="la-Latn"/>
        </w:rPr>
        <w:t xml:space="preserve"> </w:t>
      </w:r>
      <w:r w:rsidR="00F830E4" w:rsidRPr="007A06F5">
        <w:rPr>
          <w:lang w:val="la-Latn"/>
        </w:rPr>
        <w:t>filiastram suam contra voluntatem ipsius et matris et parentum dederit viro ingenuo aut servo vel ecclesiastico</w:t>
      </w:r>
      <w:r w:rsidR="009B2994" w:rsidRPr="007A06F5">
        <w:rPr>
          <w:lang w:val="la-Latn"/>
        </w:rPr>
        <w:t xml:space="preserve">, </w:t>
      </w:r>
      <w:r w:rsidR="00F830E4" w:rsidRPr="007A06F5">
        <w:rPr>
          <w:lang w:val="la-Latn"/>
        </w:rPr>
        <w:t>et illa noluerit habere ipsum et reliquerit eum</w:t>
      </w:r>
      <w:r w:rsidR="009B2994" w:rsidRPr="007A06F5">
        <w:rPr>
          <w:lang w:val="la-Latn"/>
        </w:rPr>
        <w:t xml:space="preserve">, </w:t>
      </w:r>
      <w:r w:rsidR="00F830E4" w:rsidRPr="007A06F5">
        <w:rPr>
          <w:lang w:val="la-Latn"/>
        </w:rPr>
        <w:t>potestatem habent parentes ipsius dare ei alium maritum</w:t>
      </w:r>
      <w:r w:rsidR="009B2994" w:rsidRPr="007A06F5">
        <w:rPr>
          <w:lang w:val="la-Latn"/>
        </w:rPr>
        <w:t xml:space="preserve">. </w:t>
      </w:r>
      <w:r w:rsidR="00F830E4" w:rsidRPr="007A06F5">
        <w:rPr>
          <w:lang w:val="la-Latn"/>
        </w:rPr>
        <w:t>Et</w:t>
      </w:r>
      <w:r w:rsidR="009B2994" w:rsidRPr="007A06F5">
        <w:rPr>
          <w:lang w:val="la-Latn"/>
        </w:rPr>
        <w:t xml:space="preserve"> </w:t>
      </w:r>
      <w:r w:rsidR="00F830E4" w:rsidRPr="007A06F5">
        <w:rPr>
          <w:lang w:val="la-Latn"/>
        </w:rPr>
        <w:t>si ipsa alium habet</w:t>
      </w:r>
      <w:r w:rsidR="009B2994" w:rsidRPr="007A06F5">
        <w:rPr>
          <w:lang w:val="la-Latn"/>
        </w:rPr>
        <w:t xml:space="preserve">, </w:t>
      </w:r>
      <w:r w:rsidR="00F830E4" w:rsidRPr="007A06F5">
        <w:rPr>
          <w:lang w:val="la-Latn"/>
        </w:rPr>
        <w:t>quem postea accepit</w:t>
      </w:r>
      <w:r w:rsidR="009B2994" w:rsidRPr="007A06F5">
        <w:rPr>
          <w:lang w:val="la-Latn"/>
        </w:rPr>
        <w:t xml:space="preserve">, </w:t>
      </w:r>
      <w:r w:rsidR="00F830E4" w:rsidRPr="007A06F5">
        <w:rPr>
          <w:lang w:val="la-Latn"/>
        </w:rPr>
        <w:t>non separentur c</w:t>
      </w:r>
      <w:r w:rsidR="009B2994" w:rsidRPr="007A06F5">
        <w:rPr>
          <w:lang w:val="la-Latn"/>
        </w:rPr>
        <w:t xml:space="preserve">. </w:t>
      </w:r>
    </w:p>
    <w:p w14:paraId="74B61B35" w14:textId="18063468" w:rsidR="00F830E4" w:rsidRPr="007A06F5" w:rsidRDefault="00F830E4" w:rsidP="00D0094D">
      <w:pPr>
        <w:pStyle w:val="Normlnweb"/>
        <w:numPr>
          <w:ilvl w:val="0"/>
          <w:numId w:val="12"/>
        </w:numPr>
        <w:rPr>
          <w:lang w:val="la-Latn"/>
        </w:rPr>
      </w:pPr>
      <w:r w:rsidRPr="007A06F5">
        <w:rPr>
          <w:lang w:val="la-Latn"/>
        </w:rPr>
        <w:t>Si Francus homo acceperit mulierem et sperat quod ingenua sit</w:t>
      </w:r>
      <w:r w:rsidR="009B2994" w:rsidRPr="007A06F5">
        <w:rPr>
          <w:lang w:val="la-Latn"/>
        </w:rPr>
        <w:t xml:space="preserve">, </w:t>
      </w:r>
      <w:r w:rsidRPr="007A06F5">
        <w:rPr>
          <w:lang w:val="la-Latn"/>
        </w:rPr>
        <w:t>et postea invenit quod non est ingenua</w:t>
      </w:r>
      <w:r w:rsidR="009B2994" w:rsidRPr="007A06F5">
        <w:rPr>
          <w:lang w:val="la-Latn"/>
        </w:rPr>
        <w:t xml:space="preserve">, </w:t>
      </w:r>
      <w:r w:rsidRPr="007A06F5">
        <w:rPr>
          <w:lang w:val="la-Latn"/>
        </w:rPr>
        <w:t>dimittat eam</w:t>
      </w:r>
      <w:r w:rsidR="009B2994" w:rsidRPr="007A06F5">
        <w:rPr>
          <w:lang w:val="la-Latn"/>
        </w:rPr>
        <w:t xml:space="preserve">, </w:t>
      </w:r>
      <w:r w:rsidRPr="007A06F5">
        <w:rPr>
          <w:lang w:val="la-Latn"/>
        </w:rPr>
        <w:t>si vult</w:t>
      </w:r>
      <w:r w:rsidR="009B2994" w:rsidRPr="007A06F5">
        <w:rPr>
          <w:lang w:val="la-Latn"/>
        </w:rPr>
        <w:t xml:space="preserve">, </w:t>
      </w:r>
      <w:r w:rsidRPr="007A06F5">
        <w:rPr>
          <w:lang w:val="la-Latn"/>
        </w:rPr>
        <w:t>et accipiat aliam</w:t>
      </w:r>
      <w:r w:rsidR="009B2994" w:rsidRPr="007A06F5">
        <w:rPr>
          <w:lang w:val="la-Latn"/>
        </w:rPr>
        <w:t xml:space="preserve">. </w:t>
      </w:r>
      <w:r w:rsidRPr="007A06F5">
        <w:rPr>
          <w:lang w:val="la-Latn"/>
        </w:rPr>
        <w:t>Similiter et femina ingenua</w:t>
      </w:r>
      <w:r w:rsidR="009B2994" w:rsidRPr="007A06F5">
        <w:rPr>
          <w:lang w:val="la-Latn"/>
        </w:rPr>
        <w:t xml:space="preserve">, </w:t>
      </w:r>
    </w:p>
    <w:p w14:paraId="47F1343F" w14:textId="5F6CBADD" w:rsidR="00F830E4" w:rsidRPr="007A06F5" w:rsidRDefault="00F830E4" w:rsidP="00D0094D">
      <w:pPr>
        <w:pStyle w:val="Normlnweb"/>
        <w:numPr>
          <w:ilvl w:val="0"/>
          <w:numId w:val="12"/>
        </w:numPr>
        <w:rPr>
          <w:lang w:val="la-Latn"/>
        </w:rPr>
      </w:pPr>
      <w:r w:rsidRPr="007A06F5">
        <w:rPr>
          <w:lang w:val="la-Latn"/>
        </w:rPr>
        <w:t>Si femina ingenua accepit servum et sciebat tunc quod servus erat</w:t>
      </w:r>
      <w:r w:rsidR="009B2994" w:rsidRPr="007A06F5">
        <w:rPr>
          <w:lang w:val="la-Latn"/>
        </w:rPr>
        <w:t xml:space="preserve">, </w:t>
      </w:r>
      <w:r w:rsidRPr="007A06F5">
        <w:rPr>
          <w:lang w:val="la-Latn"/>
        </w:rPr>
        <w:t>habeat interim quo vivit</w:t>
      </w:r>
      <w:r w:rsidR="009B2994" w:rsidRPr="007A06F5">
        <w:rPr>
          <w:lang w:val="la-Latn"/>
        </w:rPr>
        <w:t xml:space="preserve">. </w:t>
      </w:r>
      <w:r w:rsidRPr="007A06F5">
        <w:rPr>
          <w:lang w:val="la-Latn"/>
        </w:rPr>
        <w:t>Una lex est de viris et feminis</w:t>
      </w:r>
      <w:r w:rsidR="009B2994" w:rsidRPr="007A06F5">
        <w:rPr>
          <w:lang w:val="la-Latn"/>
        </w:rPr>
        <w:t xml:space="preserve">. </w:t>
      </w:r>
    </w:p>
    <w:p w14:paraId="2F073192" w14:textId="530089F8" w:rsidR="00F830E4" w:rsidRPr="007A06F5" w:rsidRDefault="00F830E4" w:rsidP="00D0094D">
      <w:pPr>
        <w:pStyle w:val="Normlnweb"/>
        <w:numPr>
          <w:ilvl w:val="0"/>
          <w:numId w:val="12"/>
        </w:numPr>
        <w:rPr>
          <w:lang w:val="la-Latn"/>
        </w:rPr>
      </w:pPr>
      <w:r w:rsidRPr="007A06F5">
        <w:rPr>
          <w:lang w:val="la-Latn"/>
        </w:rPr>
        <w:t>Homo Francus accepit beneficium de seniore suo</w:t>
      </w:r>
      <w:r w:rsidR="009B2994" w:rsidRPr="007A06F5">
        <w:rPr>
          <w:lang w:val="la-Latn"/>
        </w:rPr>
        <w:t xml:space="preserve">, </w:t>
      </w:r>
      <w:r w:rsidRPr="007A06F5">
        <w:rPr>
          <w:lang w:val="la-Latn"/>
        </w:rPr>
        <w:t>et duxit secum suum vassallum</w:t>
      </w:r>
      <w:r w:rsidR="009B2994" w:rsidRPr="007A06F5">
        <w:rPr>
          <w:lang w:val="la-Latn"/>
        </w:rPr>
        <w:t xml:space="preserve">, </w:t>
      </w:r>
      <w:r w:rsidRPr="007A06F5">
        <w:rPr>
          <w:lang w:val="la-Latn"/>
        </w:rPr>
        <w:t>et postea fuit ibi mortuus ipse senior</w:t>
      </w:r>
      <w:r w:rsidR="00E55DD3" w:rsidRPr="007A06F5">
        <w:rPr>
          <w:lang w:val="la-Latn"/>
        </w:rPr>
        <w:t xml:space="preserve"> </w:t>
      </w:r>
      <w:r w:rsidRPr="007A06F5">
        <w:rPr>
          <w:lang w:val="la-Latn"/>
        </w:rPr>
        <w:t>et dimisit ibi ipsum vassallum</w:t>
      </w:r>
      <w:r w:rsidR="009B2994" w:rsidRPr="007A06F5">
        <w:rPr>
          <w:lang w:val="la-Latn"/>
        </w:rPr>
        <w:t xml:space="preserve">; </w:t>
      </w:r>
      <w:r w:rsidRPr="007A06F5">
        <w:rPr>
          <w:lang w:val="la-Latn"/>
        </w:rPr>
        <w:t>et post hoc accepit alius homo ipsum beneficium</w:t>
      </w:r>
      <w:r w:rsidR="009B2994" w:rsidRPr="007A06F5">
        <w:rPr>
          <w:lang w:val="la-Latn"/>
        </w:rPr>
        <w:t xml:space="preserve">, </w:t>
      </w:r>
      <w:r w:rsidRPr="007A06F5">
        <w:rPr>
          <w:lang w:val="la-Latn"/>
        </w:rPr>
        <w:t>et</w:t>
      </w:r>
      <w:r w:rsidR="009B2994" w:rsidRPr="007A06F5">
        <w:rPr>
          <w:lang w:val="la-Latn"/>
        </w:rPr>
        <w:t xml:space="preserve"> </w:t>
      </w:r>
      <w:r w:rsidRPr="007A06F5">
        <w:rPr>
          <w:lang w:val="la-Latn"/>
        </w:rPr>
        <w:t>pro hoc ut</w:t>
      </w:r>
      <w:r w:rsidR="009B2994" w:rsidRPr="007A06F5">
        <w:rPr>
          <w:lang w:val="la-Latn"/>
        </w:rPr>
        <w:t xml:space="preserve"> </w:t>
      </w:r>
      <w:r w:rsidRPr="007A06F5">
        <w:rPr>
          <w:lang w:val="la-Latn"/>
        </w:rPr>
        <w:t>melius potuisset habere illum vassallum</w:t>
      </w:r>
      <w:r w:rsidR="009B2994" w:rsidRPr="007A06F5">
        <w:rPr>
          <w:lang w:val="la-Latn"/>
        </w:rPr>
        <w:t xml:space="preserve">, </w:t>
      </w:r>
      <w:r w:rsidRPr="007A06F5">
        <w:rPr>
          <w:lang w:val="la-Latn"/>
        </w:rPr>
        <w:t>dedit ei mulierem de ipso beneficio</w:t>
      </w:r>
      <w:r w:rsidR="009B2994" w:rsidRPr="007A06F5">
        <w:rPr>
          <w:lang w:val="la-Latn"/>
        </w:rPr>
        <w:t xml:space="preserve">, </w:t>
      </w:r>
      <w:r w:rsidRPr="007A06F5">
        <w:rPr>
          <w:lang w:val="la-Latn"/>
        </w:rPr>
        <w:t>et habuit ipsam aliquo tempore</w:t>
      </w:r>
      <w:r w:rsidR="009B2994" w:rsidRPr="007A06F5">
        <w:rPr>
          <w:lang w:val="la-Latn"/>
        </w:rPr>
        <w:t xml:space="preserve">; </w:t>
      </w:r>
      <w:r w:rsidRPr="007A06F5">
        <w:rPr>
          <w:lang w:val="la-Latn"/>
        </w:rPr>
        <w:t>et</w:t>
      </w:r>
      <w:r w:rsidR="009B2994" w:rsidRPr="007A06F5">
        <w:rPr>
          <w:lang w:val="la-Latn"/>
        </w:rPr>
        <w:t xml:space="preserve">, </w:t>
      </w:r>
      <w:r w:rsidRPr="007A06F5">
        <w:rPr>
          <w:lang w:val="la-Latn"/>
        </w:rPr>
        <w:t>dimissa ipsa</w:t>
      </w:r>
      <w:r w:rsidR="009B2994" w:rsidRPr="007A06F5">
        <w:rPr>
          <w:lang w:val="la-Latn"/>
        </w:rPr>
        <w:t xml:space="preserve">, </w:t>
      </w:r>
      <w:r w:rsidRPr="007A06F5">
        <w:rPr>
          <w:lang w:val="la-Latn"/>
        </w:rPr>
        <w:t>reversus est ad parentes senioris sui mortui</w:t>
      </w:r>
      <w:r w:rsidR="009B2994" w:rsidRPr="007A06F5">
        <w:rPr>
          <w:lang w:val="la-Latn"/>
        </w:rPr>
        <w:t xml:space="preserve">, </w:t>
      </w:r>
      <w:r w:rsidRPr="007A06F5">
        <w:rPr>
          <w:lang w:val="la-Latn"/>
        </w:rPr>
        <w:t>et accepit ibi uxorem</w:t>
      </w:r>
      <w:r w:rsidR="009B2994" w:rsidRPr="007A06F5">
        <w:rPr>
          <w:lang w:val="la-Latn"/>
        </w:rPr>
        <w:t xml:space="preserve">, </w:t>
      </w:r>
      <w:r w:rsidRPr="007A06F5">
        <w:rPr>
          <w:lang w:val="la-Latn"/>
        </w:rPr>
        <w:t>et modo habet eam</w:t>
      </w:r>
      <w:r w:rsidR="009B2994" w:rsidRPr="007A06F5">
        <w:rPr>
          <w:lang w:val="la-Latn"/>
        </w:rPr>
        <w:t xml:space="preserve">. </w:t>
      </w:r>
      <w:r w:rsidRPr="007A06F5">
        <w:rPr>
          <w:lang w:val="la-Latn"/>
        </w:rPr>
        <w:t>Definitum est</w:t>
      </w:r>
      <w:r w:rsidR="009B2994" w:rsidRPr="007A06F5">
        <w:rPr>
          <w:lang w:val="la-Latn"/>
        </w:rPr>
        <w:t xml:space="preserve">, </w:t>
      </w:r>
      <w:r w:rsidRPr="007A06F5">
        <w:rPr>
          <w:lang w:val="la-Latn"/>
        </w:rPr>
        <w:t>quod e illam quam postea accepit</w:t>
      </w:r>
      <w:r w:rsidR="009B2994" w:rsidRPr="007A06F5">
        <w:rPr>
          <w:lang w:val="la-Latn"/>
        </w:rPr>
        <w:t xml:space="preserve">, </w:t>
      </w:r>
      <w:r w:rsidRPr="007A06F5">
        <w:rPr>
          <w:lang w:val="la-Latn"/>
        </w:rPr>
        <w:t>ipsam</w:t>
      </w:r>
      <w:r w:rsidR="009B2994" w:rsidRPr="007A06F5">
        <w:rPr>
          <w:lang w:val="la-Latn"/>
        </w:rPr>
        <w:t xml:space="preserve"> </w:t>
      </w:r>
      <w:r w:rsidRPr="007A06F5">
        <w:rPr>
          <w:lang w:val="la-Latn"/>
        </w:rPr>
        <w:t>habeat</w:t>
      </w:r>
      <w:r w:rsidR="009B2994" w:rsidRPr="007A06F5">
        <w:rPr>
          <w:lang w:val="la-Latn"/>
        </w:rPr>
        <w:t xml:space="preserve">. </w:t>
      </w:r>
    </w:p>
    <w:p w14:paraId="2B3B4680" w14:textId="3E7563F0" w:rsidR="00F830E4" w:rsidRPr="007A06F5" w:rsidRDefault="00F830E4" w:rsidP="00D0094D">
      <w:pPr>
        <w:pStyle w:val="Normlnweb"/>
        <w:numPr>
          <w:ilvl w:val="0"/>
          <w:numId w:val="12"/>
        </w:numPr>
        <w:rPr>
          <w:lang w:val="la-Latn"/>
        </w:rPr>
      </w:pPr>
      <w:r w:rsidRPr="007A06F5">
        <w:rPr>
          <w:lang w:val="la-Latn"/>
        </w:rPr>
        <w:t>Si quis</w:t>
      </w:r>
      <w:r w:rsidR="00DD0711" w:rsidRPr="007A06F5">
        <w:rPr>
          <w:lang w:val="la-Latn"/>
        </w:rPr>
        <w:t xml:space="preserve"> homo</w:t>
      </w:r>
      <w:r w:rsidR="009B2994" w:rsidRPr="007A06F5">
        <w:rPr>
          <w:lang w:val="la-Latn"/>
        </w:rPr>
        <w:t xml:space="preserve">, </w:t>
      </w:r>
      <w:r w:rsidRPr="007A06F5">
        <w:rPr>
          <w:lang w:val="la-Latn"/>
        </w:rPr>
        <w:t>uxore accepta</w:t>
      </w:r>
      <w:r w:rsidR="009B2994" w:rsidRPr="007A06F5">
        <w:rPr>
          <w:lang w:val="la-Latn"/>
        </w:rPr>
        <w:t xml:space="preserve">, </w:t>
      </w:r>
      <w:r w:rsidRPr="007A06F5">
        <w:rPr>
          <w:lang w:val="la-Latn"/>
        </w:rPr>
        <w:t>invenit eam apud fratrem suum contaminatam</w:t>
      </w:r>
      <w:r w:rsidR="009B2994" w:rsidRPr="007A06F5">
        <w:rPr>
          <w:lang w:val="la-Latn"/>
        </w:rPr>
        <w:t xml:space="preserve">, </w:t>
      </w:r>
      <w:r w:rsidRPr="007A06F5">
        <w:rPr>
          <w:lang w:val="la-Latn"/>
        </w:rPr>
        <w:t>ipsam dimittens accepit aliam</w:t>
      </w:r>
      <w:r w:rsidR="009B2994" w:rsidRPr="007A06F5">
        <w:rPr>
          <w:lang w:val="la-Latn"/>
        </w:rPr>
        <w:t xml:space="preserve">, </w:t>
      </w:r>
      <w:r w:rsidRPr="007A06F5">
        <w:rPr>
          <w:lang w:val="la-Latn"/>
        </w:rPr>
        <w:t>ipsamque contaminatam invenit</w:t>
      </w:r>
      <w:r w:rsidR="009B2994" w:rsidRPr="007A06F5">
        <w:rPr>
          <w:lang w:val="la-Latn"/>
        </w:rPr>
        <w:t xml:space="preserve">, </w:t>
      </w:r>
      <w:r w:rsidRPr="007A06F5">
        <w:rPr>
          <w:lang w:val="la-Latn"/>
        </w:rPr>
        <w:t>uxor illius legittima est</w:t>
      </w:r>
      <w:r w:rsidR="009B2994" w:rsidRPr="007A06F5">
        <w:rPr>
          <w:lang w:val="la-Latn"/>
        </w:rPr>
        <w:t xml:space="preserve">, </w:t>
      </w:r>
      <w:r w:rsidRPr="007A06F5">
        <w:rPr>
          <w:lang w:val="la-Latn"/>
        </w:rPr>
        <w:t>propterea quia nec ipse virgo fuit illo tempore</w:t>
      </w:r>
      <w:r w:rsidR="009B2994" w:rsidRPr="007A06F5">
        <w:rPr>
          <w:lang w:val="la-Latn"/>
        </w:rPr>
        <w:t xml:space="preserve">. </w:t>
      </w:r>
      <w:r w:rsidRPr="007A06F5">
        <w:rPr>
          <w:lang w:val="la-Latn"/>
        </w:rPr>
        <w:t>Quod si tertiam postea acceperit</w:t>
      </w:r>
      <w:r w:rsidR="009B2994" w:rsidRPr="007A06F5">
        <w:rPr>
          <w:lang w:val="la-Latn"/>
        </w:rPr>
        <w:t xml:space="preserve">, </w:t>
      </w:r>
      <w:r w:rsidRPr="007A06F5">
        <w:rPr>
          <w:lang w:val="la-Latn"/>
        </w:rPr>
        <w:t>revertat ad medianam</w:t>
      </w:r>
      <w:r w:rsidR="009B2994" w:rsidRPr="007A06F5">
        <w:rPr>
          <w:lang w:val="la-Latn"/>
        </w:rPr>
        <w:t xml:space="preserve">; </w:t>
      </w:r>
      <w:r w:rsidRPr="007A06F5">
        <w:rPr>
          <w:lang w:val="la-Latn"/>
        </w:rPr>
        <w:t>et ipsa posterior potestatem habeat alio viro se</w:t>
      </w:r>
      <w:r w:rsidR="009B2994" w:rsidRPr="007A06F5">
        <w:rPr>
          <w:lang w:val="la-Latn"/>
        </w:rPr>
        <w:t xml:space="preserve"> </w:t>
      </w:r>
      <w:r w:rsidRPr="007A06F5">
        <w:rPr>
          <w:lang w:val="la-Latn"/>
        </w:rPr>
        <w:t>coniungere</w:t>
      </w:r>
      <w:r w:rsidR="009042C7" w:rsidRPr="007A06F5">
        <w:rPr>
          <w:lang w:val="la-Latn"/>
        </w:rPr>
        <w:t>.</w:t>
      </w:r>
      <w:r w:rsidR="009B2994" w:rsidRPr="007A06F5">
        <w:rPr>
          <w:lang w:val="la-Latn"/>
        </w:rPr>
        <w:t xml:space="preserve"> </w:t>
      </w:r>
    </w:p>
    <w:p w14:paraId="7612016A" w14:textId="5C3B6582" w:rsidR="00F830E4" w:rsidRPr="007A06F5" w:rsidRDefault="00F830E4" w:rsidP="00D0094D">
      <w:pPr>
        <w:pStyle w:val="Normlnweb"/>
        <w:numPr>
          <w:ilvl w:val="0"/>
          <w:numId w:val="12"/>
        </w:numPr>
        <w:rPr>
          <w:lang w:val="la-Latn"/>
        </w:rPr>
      </w:pPr>
      <w:r w:rsidRPr="007A06F5">
        <w:rPr>
          <w:lang w:val="la-Latn"/>
        </w:rPr>
        <w:lastRenderedPageBreak/>
        <w:t>Si quis homo habet mulierem legittimam</w:t>
      </w:r>
      <w:r w:rsidR="009B2994" w:rsidRPr="007A06F5">
        <w:rPr>
          <w:lang w:val="la-Latn"/>
        </w:rPr>
        <w:t xml:space="preserve">, </w:t>
      </w:r>
      <w:r w:rsidRPr="007A06F5">
        <w:rPr>
          <w:lang w:val="la-Latn"/>
        </w:rPr>
        <w:t>et frater eius adulteravit cum ea</w:t>
      </w:r>
      <w:r w:rsidR="009B2994" w:rsidRPr="007A06F5">
        <w:rPr>
          <w:lang w:val="la-Latn"/>
        </w:rPr>
        <w:t xml:space="preserve">, </w:t>
      </w:r>
      <w:r w:rsidRPr="007A06F5">
        <w:rPr>
          <w:lang w:val="la-Latn"/>
        </w:rPr>
        <w:t>ille frater vel illa femina qui adulterium perpetraverunt</w:t>
      </w:r>
      <w:r w:rsidR="009B2994" w:rsidRPr="007A06F5">
        <w:rPr>
          <w:lang w:val="la-Latn"/>
        </w:rPr>
        <w:t xml:space="preserve">, </w:t>
      </w:r>
      <w:r w:rsidRPr="007A06F5">
        <w:rPr>
          <w:lang w:val="la-Latn"/>
        </w:rPr>
        <w:t>interim quo vivunt</w:t>
      </w:r>
      <w:r w:rsidR="009B2994" w:rsidRPr="007A06F5">
        <w:rPr>
          <w:lang w:val="la-Latn"/>
        </w:rPr>
        <w:t xml:space="preserve">, </w:t>
      </w:r>
      <w:r w:rsidRPr="007A06F5">
        <w:rPr>
          <w:lang w:val="la-Latn"/>
        </w:rPr>
        <w:t>numquam habeant coniugium</w:t>
      </w:r>
      <w:r w:rsidR="009B2994" w:rsidRPr="007A06F5">
        <w:rPr>
          <w:lang w:val="la-Latn"/>
        </w:rPr>
        <w:t xml:space="preserve">. </w:t>
      </w:r>
      <w:r w:rsidRPr="007A06F5">
        <w:rPr>
          <w:lang w:val="la-Latn"/>
        </w:rPr>
        <w:t>Ille cuius uxor fuit</w:t>
      </w:r>
      <w:r w:rsidR="009B2994" w:rsidRPr="007A06F5">
        <w:rPr>
          <w:lang w:val="la-Latn"/>
        </w:rPr>
        <w:t xml:space="preserve">, </w:t>
      </w:r>
      <w:r w:rsidRPr="007A06F5">
        <w:rPr>
          <w:lang w:val="la-Latn"/>
        </w:rPr>
        <w:t>si vult</w:t>
      </w:r>
      <w:r w:rsidR="009B2994" w:rsidRPr="007A06F5">
        <w:rPr>
          <w:lang w:val="la-Latn"/>
        </w:rPr>
        <w:t xml:space="preserve">, </w:t>
      </w:r>
      <w:r w:rsidRPr="007A06F5">
        <w:rPr>
          <w:lang w:val="la-Latn"/>
        </w:rPr>
        <w:t>potestatem habet accipere aliam</w:t>
      </w:r>
      <w:r w:rsidR="009B2994" w:rsidRPr="007A06F5">
        <w:rPr>
          <w:lang w:val="la-Latn"/>
        </w:rPr>
        <w:t xml:space="preserve">. </w:t>
      </w:r>
    </w:p>
    <w:p w14:paraId="555E7FF7" w14:textId="18695483" w:rsidR="00F830E4" w:rsidRPr="007A06F5" w:rsidRDefault="00F830E4" w:rsidP="00D0094D">
      <w:pPr>
        <w:pStyle w:val="Normlnweb"/>
        <w:numPr>
          <w:ilvl w:val="0"/>
          <w:numId w:val="12"/>
        </w:numPr>
        <w:rPr>
          <w:lang w:val="la-Latn"/>
        </w:rPr>
      </w:pPr>
      <w:r w:rsidRPr="007A06F5">
        <w:rPr>
          <w:lang w:val="la-Latn"/>
        </w:rPr>
        <w:t xml:space="preserve">Si quis baptizatus </w:t>
      </w:r>
      <w:r w:rsidR="00DD0711" w:rsidRPr="007A06F5">
        <w:rPr>
          <w:lang w:val="la-Latn"/>
        </w:rPr>
        <w:t>fuerit</w:t>
      </w:r>
      <w:r w:rsidRPr="007A06F5">
        <w:rPr>
          <w:lang w:val="la-Latn"/>
        </w:rPr>
        <w:t xml:space="preserve"> a presbytero non baptizato</w:t>
      </w:r>
      <w:r w:rsidR="009B2994" w:rsidRPr="007A06F5">
        <w:rPr>
          <w:lang w:val="la-Latn"/>
        </w:rPr>
        <w:t xml:space="preserve">, </w:t>
      </w:r>
      <w:r w:rsidRPr="007A06F5">
        <w:rPr>
          <w:lang w:val="la-Latn"/>
        </w:rPr>
        <w:t>et sancta trinitas in ipso baptismo invocata fuerit</w:t>
      </w:r>
      <w:r w:rsidR="009B2994" w:rsidRPr="007A06F5">
        <w:rPr>
          <w:lang w:val="la-Latn"/>
        </w:rPr>
        <w:t xml:space="preserve">, </w:t>
      </w:r>
      <w:r w:rsidRPr="007A06F5">
        <w:rPr>
          <w:lang w:val="la-Latn"/>
        </w:rPr>
        <w:t>baptizatus est</w:t>
      </w:r>
      <w:r w:rsidR="009B2994" w:rsidRPr="007A06F5">
        <w:rPr>
          <w:lang w:val="la-Latn"/>
        </w:rPr>
        <w:t xml:space="preserve">, </w:t>
      </w:r>
      <w:r w:rsidRPr="007A06F5">
        <w:rPr>
          <w:lang w:val="la-Latn"/>
        </w:rPr>
        <w:t>sicut Sergius papa dixit</w:t>
      </w:r>
      <w:r w:rsidR="009B2994" w:rsidRPr="007A06F5">
        <w:rPr>
          <w:lang w:val="la-Latn"/>
        </w:rPr>
        <w:t xml:space="preserve">. </w:t>
      </w:r>
      <w:r w:rsidRPr="007A06F5">
        <w:rPr>
          <w:lang w:val="la-Latn"/>
        </w:rPr>
        <w:t>Impositione tamen manuum episcopi indiget</w:t>
      </w:r>
      <w:r w:rsidR="009B2994" w:rsidRPr="007A06F5">
        <w:rPr>
          <w:lang w:val="la-Latn"/>
        </w:rPr>
        <w:t xml:space="preserve">. </w:t>
      </w:r>
    </w:p>
    <w:p w14:paraId="00245843" w14:textId="262A7895" w:rsidR="00F830E4" w:rsidRPr="007A06F5" w:rsidRDefault="00F830E4" w:rsidP="00D0094D">
      <w:pPr>
        <w:pStyle w:val="Normlnweb"/>
        <w:numPr>
          <w:ilvl w:val="0"/>
          <w:numId w:val="12"/>
        </w:numPr>
        <w:rPr>
          <w:lang w:val="la-Latn"/>
        </w:rPr>
      </w:pPr>
      <w:r w:rsidRPr="007A06F5">
        <w:rPr>
          <w:lang w:val="la-Latn"/>
        </w:rPr>
        <w:t>Si pater sponsam filii sui oppresserit</w:t>
      </w:r>
      <w:r w:rsidR="009B2994" w:rsidRPr="007A06F5">
        <w:rPr>
          <w:lang w:val="la-Latn"/>
        </w:rPr>
        <w:t xml:space="preserve">, </w:t>
      </w:r>
      <w:r w:rsidRPr="007A06F5">
        <w:rPr>
          <w:lang w:val="la-Latn"/>
        </w:rPr>
        <w:t>et postea filius ipsam acceperit</w:t>
      </w:r>
      <w:r w:rsidR="009B2994" w:rsidRPr="007A06F5">
        <w:rPr>
          <w:lang w:val="la-Latn"/>
        </w:rPr>
        <w:t xml:space="preserve">, </w:t>
      </w:r>
      <w:r w:rsidRPr="007A06F5">
        <w:rPr>
          <w:lang w:val="la-Latn"/>
        </w:rPr>
        <w:t>pater eius postea non habeat uxorem</w:t>
      </w:r>
      <w:r w:rsidR="009B2994" w:rsidRPr="007A06F5">
        <w:rPr>
          <w:lang w:val="la-Latn"/>
        </w:rPr>
        <w:t xml:space="preserve">, </w:t>
      </w:r>
      <w:r w:rsidRPr="007A06F5">
        <w:rPr>
          <w:lang w:val="la-Latn"/>
        </w:rPr>
        <w:t>et ipsa femina non habeat virum</w:t>
      </w:r>
      <w:r w:rsidR="009B2994" w:rsidRPr="007A06F5">
        <w:rPr>
          <w:lang w:val="la-Latn"/>
        </w:rPr>
        <w:t xml:space="preserve">, </w:t>
      </w:r>
      <w:r w:rsidRPr="007A06F5">
        <w:rPr>
          <w:lang w:val="la-Latn"/>
        </w:rPr>
        <w:t>quia non dixit quod pater eius cum ipsa mansisset</w:t>
      </w:r>
      <w:r w:rsidR="009B2994" w:rsidRPr="007A06F5">
        <w:rPr>
          <w:lang w:val="la-Latn"/>
        </w:rPr>
        <w:t xml:space="preserve">; </w:t>
      </w:r>
      <w:r w:rsidRPr="007A06F5">
        <w:rPr>
          <w:lang w:val="la-Latn"/>
        </w:rPr>
        <w:t>filius vero eius qui nesciens fecit accipiat mulierem legittimam</w:t>
      </w:r>
      <w:r w:rsidR="009B2994" w:rsidRPr="007A06F5">
        <w:rPr>
          <w:lang w:val="la-Latn"/>
        </w:rPr>
        <w:t xml:space="preserve">. </w:t>
      </w:r>
    </w:p>
    <w:p w14:paraId="6E56C090" w14:textId="6DC27A98" w:rsidR="00F830E4" w:rsidRPr="007A06F5" w:rsidRDefault="00F830E4" w:rsidP="00D0094D">
      <w:pPr>
        <w:pStyle w:val="Normlnweb"/>
        <w:numPr>
          <w:ilvl w:val="0"/>
          <w:numId w:val="12"/>
        </w:numPr>
        <w:rPr>
          <w:lang w:val="la-Latn"/>
        </w:rPr>
      </w:pPr>
      <w:r w:rsidRPr="007A06F5">
        <w:rPr>
          <w:lang w:val="la-Latn"/>
        </w:rPr>
        <w:t>In qualicumque modo mulier velum sanctum acceperit sponte</w:t>
      </w:r>
      <w:r w:rsidR="009B2994" w:rsidRPr="007A06F5">
        <w:rPr>
          <w:lang w:val="la-Latn"/>
        </w:rPr>
        <w:t xml:space="preserve">, </w:t>
      </w:r>
      <w:r w:rsidRPr="007A06F5">
        <w:rPr>
          <w:lang w:val="la-Latn"/>
        </w:rPr>
        <w:t>in eo permaneat nec dimittat</w:t>
      </w:r>
      <w:r w:rsidR="009B2994" w:rsidRPr="007A06F5">
        <w:rPr>
          <w:lang w:val="la-Latn"/>
        </w:rPr>
        <w:t xml:space="preserve">. </w:t>
      </w:r>
      <w:r w:rsidRPr="007A06F5">
        <w:rPr>
          <w:lang w:val="la-Latn"/>
        </w:rPr>
        <w:t>Consenserunt Georgius</w:t>
      </w:r>
      <w:r w:rsidR="009B2994" w:rsidRPr="007A06F5">
        <w:rPr>
          <w:lang w:val="la-Latn"/>
        </w:rPr>
        <w:t xml:space="preserve"> </w:t>
      </w:r>
      <w:r w:rsidRPr="007A06F5">
        <w:rPr>
          <w:lang w:val="la-Latn"/>
        </w:rPr>
        <w:t>episcopus</w:t>
      </w:r>
      <w:r w:rsidR="009B2994" w:rsidRPr="007A06F5">
        <w:rPr>
          <w:lang w:val="la-Latn"/>
        </w:rPr>
        <w:t xml:space="preserve"> </w:t>
      </w:r>
      <w:r w:rsidRPr="007A06F5">
        <w:rPr>
          <w:lang w:val="la-Latn"/>
        </w:rPr>
        <w:t>Romanus</w:t>
      </w:r>
      <w:r w:rsidR="009B2994" w:rsidRPr="007A06F5">
        <w:rPr>
          <w:lang w:val="la-Latn"/>
        </w:rPr>
        <w:t xml:space="preserve">, </w:t>
      </w:r>
      <w:r w:rsidRPr="007A06F5">
        <w:rPr>
          <w:lang w:val="la-Latn"/>
        </w:rPr>
        <w:t>Iohannes sacellarius</w:t>
      </w:r>
      <w:r w:rsidR="009B2994" w:rsidRPr="007A06F5">
        <w:rPr>
          <w:lang w:val="la-Latn"/>
        </w:rPr>
        <w:t xml:space="preserve">. </w:t>
      </w:r>
    </w:p>
    <w:p w14:paraId="187A4D68" w14:textId="100219DE" w:rsidR="00F830E4" w:rsidRPr="007A06F5" w:rsidRDefault="00F830E4" w:rsidP="00D0094D">
      <w:pPr>
        <w:pStyle w:val="Normlnweb"/>
        <w:numPr>
          <w:ilvl w:val="0"/>
          <w:numId w:val="12"/>
        </w:numPr>
        <w:rPr>
          <w:lang w:val="la-Latn"/>
        </w:rPr>
      </w:pPr>
      <w:r w:rsidRPr="007A06F5">
        <w:rPr>
          <w:lang w:val="la-Latn"/>
        </w:rPr>
        <w:t>Si quis filiastram aut filiastrum ante episcopum ad confirmationem tenuerit</w:t>
      </w:r>
      <w:r w:rsidR="009B2994" w:rsidRPr="007A06F5">
        <w:rPr>
          <w:lang w:val="la-Latn"/>
        </w:rPr>
        <w:t xml:space="preserve">, </w:t>
      </w:r>
      <w:r w:rsidRPr="007A06F5">
        <w:rPr>
          <w:lang w:val="la-Latn"/>
        </w:rPr>
        <w:t>separetur ab uxore sua et alteram non accipiat</w:t>
      </w:r>
      <w:r w:rsidR="009B2994" w:rsidRPr="007A06F5">
        <w:rPr>
          <w:lang w:val="la-Latn"/>
        </w:rPr>
        <w:t xml:space="preserve">. </w:t>
      </w:r>
      <w:r w:rsidRPr="007A06F5">
        <w:rPr>
          <w:lang w:val="la-Latn"/>
        </w:rPr>
        <w:t>Similiter et femina alterum non accipiat</w:t>
      </w:r>
      <w:r w:rsidR="009B2994" w:rsidRPr="007A06F5">
        <w:rPr>
          <w:lang w:val="la-Latn"/>
        </w:rPr>
        <w:t xml:space="preserve">. </w:t>
      </w:r>
    </w:p>
    <w:p w14:paraId="4BB53F68" w14:textId="2633C671" w:rsidR="00F830E4" w:rsidRPr="007A06F5" w:rsidRDefault="00F830E4" w:rsidP="00D0094D">
      <w:pPr>
        <w:pStyle w:val="Normlnweb"/>
        <w:numPr>
          <w:ilvl w:val="0"/>
          <w:numId w:val="12"/>
        </w:numPr>
        <w:rPr>
          <w:lang w:val="la-Latn"/>
        </w:rPr>
      </w:pPr>
      <w:r w:rsidRPr="007A06F5">
        <w:rPr>
          <w:lang w:val="la-Latn"/>
        </w:rPr>
        <w:t>Si quis vir dimiserit uxorem suam et dederit comiatum pro religionis causa infra monasterium Deo servire aut foras monasterium dederit licentiam velare</w:t>
      </w:r>
      <w:r w:rsidR="009B2994" w:rsidRPr="007A06F5">
        <w:rPr>
          <w:lang w:val="la-Latn"/>
        </w:rPr>
        <w:t xml:space="preserve">, </w:t>
      </w:r>
      <w:r w:rsidRPr="007A06F5">
        <w:rPr>
          <w:lang w:val="la-Latn"/>
        </w:rPr>
        <w:t>sicut diximus propter Deum</w:t>
      </w:r>
      <w:r w:rsidR="009B2994" w:rsidRPr="007A06F5">
        <w:rPr>
          <w:lang w:val="la-Latn"/>
        </w:rPr>
        <w:t xml:space="preserve">, </w:t>
      </w:r>
      <w:r w:rsidRPr="007A06F5">
        <w:rPr>
          <w:lang w:val="la-Latn"/>
        </w:rPr>
        <w:t>vir illius accipiat mulierem legittimam</w:t>
      </w:r>
      <w:r w:rsidR="009B2994" w:rsidRPr="007A06F5">
        <w:rPr>
          <w:lang w:val="la-Latn"/>
        </w:rPr>
        <w:t xml:space="preserve">. </w:t>
      </w:r>
      <w:r w:rsidRPr="007A06F5">
        <w:rPr>
          <w:lang w:val="la-Latn"/>
        </w:rPr>
        <w:t>Similiter et mulier faciat</w:t>
      </w:r>
      <w:r w:rsidR="009B2994" w:rsidRPr="007A06F5">
        <w:rPr>
          <w:lang w:val="la-Latn"/>
        </w:rPr>
        <w:t xml:space="preserve">. </w:t>
      </w:r>
      <w:r w:rsidRPr="007A06F5">
        <w:rPr>
          <w:lang w:val="la-Latn"/>
        </w:rPr>
        <w:t>Georgius</w:t>
      </w:r>
      <w:r w:rsidR="009B2994" w:rsidRPr="007A06F5">
        <w:rPr>
          <w:lang w:val="la-Latn"/>
        </w:rPr>
        <w:t xml:space="preserve"> </w:t>
      </w:r>
      <w:r w:rsidRPr="007A06F5">
        <w:rPr>
          <w:lang w:val="la-Latn"/>
        </w:rPr>
        <w:t>consensit</w:t>
      </w:r>
      <w:r w:rsidR="009B2994" w:rsidRPr="007A06F5">
        <w:rPr>
          <w:lang w:val="la-Latn"/>
        </w:rPr>
        <w:t xml:space="preserve">. </w:t>
      </w:r>
    </w:p>
    <w:p w14:paraId="47F30112" w14:textId="299FE55B" w:rsidR="000B55FC" w:rsidRPr="007A06F5" w:rsidRDefault="00F830E4" w:rsidP="00D0094D">
      <w:pPr>
        <w:pStyle w:val="Odstavecseseznamem"/>
        <w:numPr>
          <w:ilvl w:val="0"/>
          <w:numId w:val="12"/>
        </w:numPr>
        <w:spacing w:before="100" w:beforeAutospacing="1" w:after="100" w:afterAutospacing="1" w:line="240" w:lineRule="auto"/>
        <w:rPr>
          <w:rFonts w:ascii="Times New Roman" w:eastAsia="Times New Roman" w:hAnsi="Times New Roman" w:cs="Times New Roman"/>
          <w:color w:val="FF0000"/>
          <w:sz w:val="24"/>
          <w:szCs w:val="24"/>
          <w:highlight w:val="green"/>
          <w:lang w:val="la-Latn" w:eastAsia="cs-CZ"/>
        </w:rPr>
      </w:pPr>
      <w:r w:rsidRPr="007A06F5">
        <w:rPr>
          <w:rFonts w:ascii="Times New Roman" w:eastAsia="Times New Roman" w:hAnsi="Times New Roman" w:cs="Times New Roman"/>
          <w:color w:val="FF0000"/>
          <w:sz w:val="24"/>
          <w:szCs w:val="24"/>
          <w:highlight w:val="green"/>
          <w:lang w:val="la-Latn" w:eastAsia="cs-CZ"/>
        </w:rPr>
        <w:t>/</w:t>
      </w:r>
    </w:p>
    <w:p w14:paraId="7B74EC34" w14:textId="5D81E312" w:rsidR="000B55FC" w:rsidRPr="007A06F5" w:rsidRDefault="000B55FC" w:rsidP="00D0094D">
      <w:pPr>
        <w:pStyle w:val="Normlnweb"/>
        <w:numPr>
          <w:ilvl w:val="0"/>
          <w:numId w:val="12"/>
        </w:numPr>
        <w:rPr>
          <w:lang w:val="la-Latn"/>
        </w:rPr>
      </w:pPr>
      <w:r w:rsidRPr="007A06F5">
        <w:rPr>
          <w:lang w:val="la-Latn"/>
        </w:rPr>
        <w:t>Si quis cum matre et filia in adulterio man</w:t>
      </w:r>
      <w:r w:rsidR="00E54734" w:rsidRPr="007A06F5">
        <w:rPr>
          <w:lang w:val="la-Latn"/>
        </w:rPr>
        <w:t>sit</w:t>
      </w:r>
      <w:r w:rsidR="009B2994" w:rsidRPr="007A06F5">
        <w:rPr>
          <w:lang w:val="la-Latn"/>
        </w:rPr>
        <w:t xml:space="preserve">, </w:t>
      </w:r>
      <w:r w:rsidR="00E54734" w:rsidRPr="007A06F5">
        <w:rPr>
          <w:lang w:val="la-Latn"/>
        </w:rPr>
        <w:t xml:space="preserve">nesciente matre quod cum </w:t>
      </w:r>
      <w:r w:rsidRPr="007A06F5">
        <w:rPr>
          <w:lang w:val="la-Latn"/>
        </w:rPr>
        <w:t>filia sua mansisset</w:t>
      </w:r>
      <w:r w:rsidR="009B2994" w:rsidRPr="007A06F5">
        <w:rPr>
          <w:lang w:val="la-Latn"/>
        </w:rPr>
        <w:t xml:space="preserve">, </w:t>
      </w:r>
      <w:r w:rsidRPr="007A06F5">
        <w:rPr>
          <w:lang w:val="la-Latn"/>
        </w:rPr>
        <w:t>similiter et filia nescivit quod cum mat</w:t>
      </w:r>
      <w:r w:rsidR="00E54734" w:rsidRPr="007A06F5">
        <w:rPr>
          <w:lang w:val="la-Latn"/>
        </w:rPr>
        <w:t>re sua mansisset</w:t>
      </w:r>
      <w:r w:rsidR="009B2994" w:rsidRPr="007A06F5">
        <w:rPr>
          <w:lang w:val="la-Latn"/>
        </w:rPr>
        <w:t xml:space="preserve">, </w:t>
      </w:r>
      <w:r w:rsidR="00E54734" w:rsidRPr="007A06F5">
        <w:rPr>
          <w:lang w:val="la-Latn"/>
        </w:rPr>
        <w:t xml:space="preserve">postea ille </w:t>
      </w:r>
      <w:r w:rsidRPr="007A06F5">
        <w:rPr>
          <w:lang w:val="la-Latn"/>
        </w:rPr>
        <w:t>vir</w:t>
      </w:r>
      <w:r w:rsidR="009B2994" w:rsidRPr="007A06F5">
        <w:rPr>
          <w:lang w:val="la-Latn"/>
        </w:rPr>
        <w:t xml:space="preserve">, </w:t>
      </w:r>
      <w:r w:rsidRPr="007A06F5">
        <w:rPr>
          <w:lang w:val="la-Latn"/>
        </w:rPr>
        <w:t>si acceperit</w:t>
      </w:r>
      <w:r w:rsidR="009B2994" w:rsidRPr="007A06F5">
        <w:rPr>
          <w:lang w:val="la-Latn"/>
        </w:rPr>
        <w:t xml:space="preserve">, </w:t>
      </w:r>
      <w:r w:rsidRPr="007A06F5">
        <w:rPr>
          <w:lang w:val="la-Latn"/>
        </w:rPr>
        <w:t>mulierem dimittat</w:t>
      </w:r>
      <w:r w:rsidR="009B2994" w:rsidRPr="007A06F5">
        <w:rPr>
          <w:lang w:val="la-Latn"/>
        </w:rPr>
        <w:t xml:space="preserve">, </w:t>
      </w:r>
      <w:r w:rsidRPr="007A06F5">
        <w:rPr>
          <w:lang w:val="la-Latn"/>
        </w:rPr>
        <w:t xml:space="preserve">usque in diem mortis suae non habeat </w:t>
      </w:r>
      <w:r w:rsidR="00E54734" w:rsidRPr="007A06F5">
        <w:rPr>
          <w:lang w:val="la-Latn"/>
        </w:rPr>
        <w:t>uxorem</w:t>
      </w:r>
      <w:r w:rsidR="009B2994" w:rsidRPr="007A06F5">
        <w:rPr>
          <w:lang w:val="la-Latn"/>
        </w:rPr>
        <w:t xml:space="preserve">, </w:t>
      </w:r>
      <w:r w:rsidRPr="007A06F5">
        <w:rPr>
          <w:lang w:val="la-Latn"/>
        </w:rPr>
        <w:t>et illa mulier quam reliquerit accipiat virum</w:t>
      </w:r>
      <w:r w:rsidR="009B2994" w:rsidRPr="007A06F5">
        <w:rPr>
          <w:lang w:val="la-Latn"/>
        </w:rPr>
        <w:t xml:space="preserve">; </w:t>
      </w:r>
      <w:r w:rsidRPr="007A06F5">
        <w:rPr>
          <w:lang w:val="la-Latn"/>
        </w:rPr>
        <w:t>et illa mat</w:t>
      </w:r>
      <w:r w:rsidR="00E54734" w:rsidRPr="007A06F5">
        <w:rPr>
          <w:lang w:val="la-Latn"/>
        </w:rPr>
        <w:t>er et filia cum quibus in adul</w:t>
      </w:r>
      <w:r w:rsidRPr="007A06F5">
        <w:rPr>
          <w:lang w:val="la-Latn"/>
        </w:rPr>
        <w:t>terio mansit</w:t>
      </w:r>
      <w:r w:rsidR="009B2994" w:rsidRPr="007A06F5">
        <w:rPr>
          <w:lang w:val="la-Latn"/>
        </w:rPr>
        <w:t xml:space="preserve">, </w:t>
      </w:r>
      <w:r w:rsidRPr="007A06F5">
        <w:rPr>
          <w:lang w:val="la-Latn"/>
        </w:rPr>
        <w:t>ambabus nescientibus quod cum matre et fil</w:t>
      </w:r>
      <w:r w:rsidR="00E54734" w:rsidRPr="007A06F5">
        <w:rPr>
          <w:lang w:val="la-Latn"/>
        </w:rPr>
        <w:t>ia mansisset</w:t>
      </w:r>
      <w:r w:rsidR="009B2994" w:rsidRPr="007A06F5">
        <w:rPr>
          <w:lang w:val="la-Latn"/>
        </w:rPr>
        <w:t xml:space="preserve">, </w:t>
      </w:r>
      <w:r w:rsidR="00E54734" w:rsidRPr="007A06F5">
        <w:rPr>
          <w:lang w:val="la-Latn"/>
        </w:rPr>
        <w:t>habeant viros</w:t>
      </w:r>
      <w:r w:rsidR="009B2994" w:rsidRPr="007A06F5">
        <w:rPr>
          <w:lang w:val="la-Latn"/>
        </w:rPr>
        <w:t xml:space="preserve">. </w:t>
      </w:r>
      <w:r w:rsidRPr="007A06F5">
        <w:rPr>
          <w:lang w:val="la-Latn"/>
        </w:rPr>
        <w:t>Nam si in notitiam illarum venerit hoc scelus</w:t>
      </w:r>
      <w:r w:rsidR="009B2994" w:rsidRPr="007A06F5">
        <w:rPr>
          <w:lang w:val="la-Latn"/>
        </w:rPr>
        <w:t xml:space="preserve">, </w:t>
      </w:r>
      <w:r w:rsidRPr="007A06F5">
        <w:rPr>
          <w:lang w:val="la-Latn"/>
        </w:rPr>
        <w:t xml:space="preserve">dimittant maritos </w:t>
      </w:r>
      <w:r w:rsidR="00E54734" w:rsidRPr="007A06F5">
        <w:rPr>
          <w:lang w:val="la-Latn"/>
        </w:rPr>
        <w:t>et agant poenitentiam</w:t>
      </w:r>
      <w:r w:rsidR="009B2994" w:rsidRPr="007A06F5">
        <w:rPr>
          <w:lang w:val="la-Latn"/>
        </w:rPr>
        <w:t xml:space="preserve">, </w:t>
      </w:r>
      <w:r w:rsidRPr="007A06F5">
        <w:rPr>
          <w:lang w:val="la-Latn"/>
        </w:rPr>
        <w:t>et illorum mariti posteriores accipiant mulieres</w:t>
      </w:r>
      <w:r w:rsidR="009B2994" w:rsidRPr="007A06F5">
        <w:rPr>
          <w:lang w:val="la-Latn"/>
        </w:rPr>
        <w:t xml:space="preserve">. </w:t>
      </w:r>
    </w:p>
    <w:p w14:paraId="68EC13AE" w14:textId="5AF0FEE2" w:rsidR="000B55FC" w:rsidRPr="007A06F5" w:rsidRDefault="000B55FC" w:rsidP="00D0094D">
      <w:pPr>
        <w:pStyle w:val="Normlnweb"/>
        <w:numPr>
          <w:ilvl w:val="0"/>
          <w:numId w:val="12"/>
        </w:numPr>
        <w:rPr>
          <w:lang w:val="la-Latn"/>
        </w:rPr>
      </w:pPr>
      <w:commentRangeStart w:id="365"/>
      <w:r w:rsidRPr="007A06F5">
        <w:rPr>
          <w:lang w:val="la-Latn"/>
        </w:rPr>
        <w:t>Similiter et</w:t>
      </w:r>
      <w:commentRangeEnd w:id="365"/>
      <w:r w:rsidR="00DD0711" w:rsidRPr="007A06F5">
        <w:rPr>
          <w:rStyle w:val="Odkaznakoment"/>
          <w:rFonts w:eastAsiaTheme="minorHAnsi"/>
          <w:lang w:val="la-Latn" w:eastAsia="en-US"/>
        </w:rPr>
        <w:commentReference w:id="365"/>
      </w:r>
      <w:r w:rsidRPr="007A06F5">
        <w:rPr>
          <w:lang w:val="la-Latn"/>
        </w:rPr>
        <w:t xml:space="preserve"> de duabus sororibus</w:t>
      </w:r>
      <w:r w:rsidR="009B2994" w:rsidRPr="007A06F5">
        <w:rPr>
          <w:lang w:val="la-Latn"/>
        </w:rPr>
        <w:t xml:space="preserve">, </w:t>
      </w:r>
      <w:r w:rsidRPr="007A06F5">
        <w:rPr>
          <w:lang w:val="la-Latn"/>
        </w:rPr>
        <w:t xml:space="preserve">qui cum una </w:t>
      </w:r>
      <w:r w:rsidR="00E54734" w:rsidRPr="007A06F5">
        <w:rPr>
          <w:lang w:val="la-Latn"/>
        </w:rPr>
        <w:t xml:space="preserve">in adulterio mansit et alteram </w:t>
      </w:r>
      <w:r w:rsidRPr="007A06F5">
        <w:rPr>
          <w:lang w:val="la-Latn"/>
        </w:rPr>
        <w:t>in publico accepit</w:t>
      </w:r>
      <w:r w:rsidR="009B2994" w:rsidRPr="007A06F5">
        <w:rPr>
          <w:lang w:val="la-Latn"/>
        </w:rPr>
        <w:t xml:space="preserve">, </w:t>
      </w:r>
      <w:r w:rsidRPr="007A06F5">
        <w:rPr>
          <w:lang w:val="la-Latn"/>
        </w:rPr>
        <w:t>non habeat mulierem usque in diem mo</w:t>
      </w:r>
      <w:r w:rsidR="00E54734" w:rsidRPr="007A06F5">
        <w:rPr>
          <w:lang w:val="la-Latn"/>
        </w:rPr>
        <w:t>rtis</w:t>
      </w:r>
      <w:r w:rsidR="009B2994" w:rsidRPr="007A06F5">
        <w:rPr>
          <w:lang w:val="la-Latn"/>
        </w:rPr>
        <w:t xml:space="preserve">. </w:t>
      </w:r>
      <w:r w:rsidR="00E54734" w:rsidRPr="007A06F5">
        <w:rPr>
          <w:lang w:val="la-Latn"/>
        </w:rPr>
        <w:t>Et illae duae sorores</w:t>
      </w:r>
      <w:r w:rsidR="009B2994" w:rsidRPr="007A06F5">
        <w:rPr>
          <w:lang w:val="la-Latn"/>
        </w:rPr>
        <w:t xml:space="preserve">, </w:t>
      </w:r>
      <w:r w:rsidRPr="007A06F5">
        <w:rPr>
          <w:lang w:val="la-Latn"/>
        </w:rPr>
        <w:t>si nescierunt</w:t>
      </w:r>
      <w:r w:rsidR="009B2994" w:rsidRPr="007A06F5">
        <w:rPr>
          <w:lang w:val="la-Latn"/>
        </w:rPr>
        <w:t xml:space="preserve">, </w:t>
      </w:r>
      <w:r w:rsidRPr="007A06F5">
        <w:rPr>
          <w:lang w:val="la-Latn"/>
        </w:rPr>
        <w:t>habeant maritos</w:t>
      </w:r>
      <w:r w:rsidR="009B2994" w:rsidRPr="007A06F5">
        <w:rPr>
          <w:lang w:val="la-Latn"/>
        </w:rPr>
        <w:t xml:space="preserve">; </w:t>
      </w:r>
      <w:r w:rsidRPr="007A06F5">
        <w:rPr>
          <w:lang w:val="la-Latn"/>
        </w:rPr>
        <w:t>et si in notitiam eis venit</w:t>
      </w:r>
      <w:r w:rsidR="009B2994" w:rsidRPr="007A06F5">
        <w:rPr>
          <w:lang w:val="la-Latn"/>
        </w:rPr>
        <w:t xml:space="preserve">, </w:t>
      </w:r>
      <w:r w:rsidRPr="007A06F5">
        <w:rPr>
          <w:lang w:val="la-Latn"/>
        </w:rPr>
        <w:t>superiorem formam servent</w:t>
      </w:r>
      <w:r w:rsidR="009B2994" w:rsidRPr="007A06F5">
        <w:rPr>
          <w:lang w:val="la-Latn"/>
        </w:rPr>
        <w:t xml:space="preserve">. </w:t>
      </w:r>
    </w:p>
    <w:p w14:paraId="1A9727CF" w14:textId="6A6EF9AB" w:rsidR="000B55FC" w:rsidRPr="007A06F5" w:rsidRDefault="000B55FC" w:rsidP="00D0094D">
      <w:pPr>
        <w:pStyle w:val="Normlnweb"/>
        <w:numPr>
          <w:ilvl w:val="0"/>
          <w:numId w:val="12"/>
        </w:numPr>
        <w:rPr>
          <w:lang w:val="la-Latn"/>
        </w:rPr>
      </w:pPr>
      <w:r w:rsidRPr="007A06F5">
        <w:rPr>
          <w:lang w:val="la-Latn"/>
        </w:rPr>
        <w:t>Si quis leprosus mulierem habeat sanam</w:t>
      </w:r>
      <w:r w:rsidR="009B2994" w:rsidRPr="007A06F5">
        <w:rPr>
          <w:lang w:val="la-Latn"/>
        </w:rPr>
        <w:t xml:space="preserve">, </w:t>
      </w:r>
      <w:r w:rsidR="00E54734" w:rsidRPr="007A06F5">
        <w:rPr>
          <w:lang w:val="la-Latn"/>
        </w:rPr>
        <w:t xml:space="preserve">si vult ei donare comiatum ut </w:t>
      </w:r>
      <w:r w:rsidRPr="007A06F5">
        <w:rPr>
          <w:lang w:val="la-Latn"/>
        </w:rPr>
        <w:t>accipiat virum</w:t>
      </w:r>
      <w:r w:rsidR="009B2994" w:rsidRPr="007A06F5">
        <w:rPr>
          <w:lang w:val="la-Latn"/>
        </w:rPr>
        <w:t xml:space="preserve">, </w:t>
      </w:r>
      <w:r w:rsidRPr="007A06F5">
        <w:rPr>
          <w:lang w:val="la-Latn"/>
        </w:rPr>
        <w:t>ipsa femina</w:t>
      </w:r>
      <w:r w:rsidR="009B2994" w:rsidRPr="007A06F5">
        <w:rPr>
          <w:lang w:val="la-Latn"/>
        </w:rPr>
        <w:t xml:space="preserve">, </w:t>
      </w:r>
      <w:r w:rsidRPr="007A06F5">
        <w:rPr>
          <w:lang w:val="la-Latn"/>
        </w:rPr>
        <w:t>si vult</w:t>
      </w:r>
      <w:r w:rsidR="009B2994" w:rsidRPr="007A06F5">
        <w:rPr>
          <w:lang w:val="la-Latn"/>
        </w:rPr>
        <w:t xml:space="preserve">, </w:t>
      </w:r>
      <w:r w:rsidRPr="007A06F5">
        <w:rPr>
          <w:lang w:val="la-Latn"/>
        </w:rPr>
        <w:t>accipiat</w:t>
      </w:r>
      <w:r w:rsidR="009B2994" w:rsidRPr="007A06F5">
        <w:rPr>
          <w:lang w:val="la-Latn"/>
        </w:rPr>
        <w:t xml:space="preserve">. </w:t>
      </w:r>
      <w:r w:rsidRPr="007A06F5">
        <w:rPr>
          <w:lang w:val="la-Latn"/>
        </w:rPr>
        <w:t>Similiter et vir</w:t>
      </w:r>
      <w:r w:rsidR="009B2994" w:rsidRPr="007A06F5">
        <w:rPr>
          <w:lang w:val="la-Latn"/>
        </w:rPr>
        <w:t xml:space="preserve">. </w:t>
      </w:r>
    </w:p>
    <w:p w14:paraId="3478AD77" w14:textId="3E6CFF98" w:rsidR="000B55FC" w:rsidRPr="007A06F5" w:rsidRDefault="000B55FC" w:rsidP="00D0094D">
      <w:pPr>
        <w:pStyle w:val="Normlnweb"/>
        <w:numPr>
          <w:ilvl w:val="0"/>
          <w:numId w:val="12"/>
        </w:numPr>
        <w:rPr>
          <w:lang w:val="la-Latn"/>
        </w:rPr>
      </w:pPr>
      <w:r w:rsidRPr="007A06F5">
        <w:rPr>
          <w:lang w:val="la-Latn"/>
        </w:rPr>
        <w:t>Si quis vir accepit mulierem et habuit ipsam a</w:t>
      </w:r>
      <w:r w:rsidR="00E54734" w:rsidRPr="007A06F5">
        <w:rPr>
          <w:lang w:val="la-Latn"/>
        </w:rPr>
        <w:t>liquo tempore</w:t>
      </w:r>
      <w:r w:rsidR="009B2994" w:rsidRPr="007A06F5">
        <w:rPr>
          <w:lang w:val="la-Latn"/>
        </w:rPr>
        <w:t xml:space="preserve">, </w:t>
      </w:r>
      <w:r w:rsidR="00E54734" w:rsidRPr="007A06F5">
        <w:rPr>
          <w:lang w:val="la-Latn"/>
        </w:rPr>
        <w:t xml:space="preserve">et ipsa femina </w:t>
      </w:r>
      <w:r w:rsidRPr="007A06F5">
        <w:rPr>
          <w:lang w:val="la-Latn"/>
        </w:rPr>
        <w:t>dicit quod non mansisset cum ea</w:t>
      </w:r>
      <w:r w:rsidR="009B2994" w:rsidRPr="007A06F5">
        <w:rPr>
          <w:lang w:val="la-Latn"/>
        </w:rPr>
        <w:t xml:space="preserve">, </w:t>
      </w:r>
      <w:r w:rsidRPr="007A06F5">
        <w:rPr>
          <w:lang w:val="la-Latn"/>
        </w:rPr>
        <w:t xml:space="preserve">et ille vir dicit quod sic </w:t>
      </w:r>
      <w:r w:rsidR="00E54734" w:rsidRPr="007A06F5">
        <w:rPr>
          <w:lang w:val="la-Latn"/>
        </w:rPr>
        <w:t>fecit</w:t>
      </w:r>
      <w:r w:rsidR="009B2994" w:rsidRPr="007A06F5">
        <w:rPr>
          <w:lang w:val="la-Latn"/>
        </w:rPr>
        <w:t xml:space="preserve">, </w:t>
      </w:r>
      <w:r w:rsidR="00E54734" w:rsidRPr="007A06F5">
        <w:rPr>
          <w:lang w:val="la-Latn"/>
        </w:rPr>
        <w:t>in veritate viri consi</w:t>
      </w:r>
      <w:r w:rsidRPr="007A06F5">
        <w:rPr>
          <w:lang w:val="la-Latn"/>
        </w:rPr>
        <w:t>stat</w:t>
      </w:r>
      <w:r w:rsidR="009B2994" w:rsidRPr="007A06F5">
        <w:rPr>
          <w:lang w:val="la-Latn"/>
        </w:rPr>
        <w:t xml:space="preserve">, </w:t>
      </w:r>
      <w:r w:rsidRPr="007A06F5">
        <w:rPr>
          <w:lang w:val="la-Latn"/>
        </w:rPr>
        <w:t>quia caput est mulieris</w:t>
      </w:r>
      <w:r w:rsidR="009B2994" w:rsidRPr="007A06F5">
        <w:rPr>
          <w:lang w:val="la-Latn"/>
        </w:rPr>
        <w:t xml:space="preserve">. </w:t>
      </w:r>
      <w:r w:rsidRPr="007A06F5">
        <w:rPr>
          <w:lang w:val="la-Latn"/>
        </w:rPr>
        <w:t>De muliere</w:t>
      </w:r>
      <w:r w:rsidR="009B2994" w:rsidRPr="007A06F5">
        <w:rPr>
          <w:lang w:val="la-Latn"/>
        </w:rPr>
        <w:t xml:space="preserve">, </w:t>
      </w:r>
      <w:r w:rsidRPr="007A06F5">
        <w:rPr>
          <w:lang w:val="la-Latn"/>
        </w:rPr>
        <w:t>quae dic</w:t>
      </w:r>
      <w:r w:rsidR="00E54734" w:rsidRPr="007A06F5">
        <w:rPr>
          <w:lang w:val="la-Latn"/>
        </w:rPr>
        <w:t xml:space="preserve">it quod vir suus ei commercium </w:t>
      </w:r>
      <w:r w:rsidRPr="007A06F5">
        <w:rPr>
          <w:lang w:val="la-Latn"/>
        </w:rPr>
        <w:t>maritale non reddidit</w:t>
      </w:r>
      <w:r w:rsidR="009B2994" w:rsidRPr="007A06F5">
        <w:rPr>
          <w:lang w:val="la-Latn"/>
        </w:rPr>
        <w:t xml:space="preserve">, </w:t>
      </w:r>
      <w:r w:rsidRPr="007A06F5">
        <w:rPr>
          <w:lang w:val="la-Latn"/>
        </w:rPr>
        <w:t>Georgius consensit</w:t>
      </w:r>
      <w:r w:rsidR="009B2994" w:rsidRPr="007A06F5">
        <w:rPr>
          <w:lang w:val="la-Latn"/>
        </w:rPr>
        <w:t xml:space="preserve">. </w:t>
      </w:r>
    </w:p>
    <w:p w14:paraId="1128DC0E" w14:textId="76964853" w:rsidR="000B55FC" w:rsidRPr="007A06F5" w:rsidRDefault="000B55FC" w:rsidP="00D0094D">
      <w:pPr>
        <w:pStyle w:val="Normlnweb"/>
        <w:numPr>
          <w:ilvl w:val="0"/>
          <w:numId w:val="12"/>
        </w:numPr>
        <w:rPr>
          <w:lang w:val="la-Latn"/>
        </w:rPr>
      </w:pPr>
      <w:r w:rsidRPr="007A06F5">
        <w:rPr>
          <w:lang w:val="la-Latn"/>
        </w:rPr>
        <w:t xml:space="preserve">Si qui propter faidam fugiunt in alias patrias </w:t>
      </w:r>
      <w:r w:rsidR="00E54734" w:rsidRPr="007A06F5">
        <w:rPr>
          <w:lang w:val="la-Latn"/>
        </w:rPr>
        <w:t>et dimittunt uxores suas</w:t>
      </w:r>
      <w:r w:rsidR="009B2994" w:rsidRPr="007A06F5">
        <w:rPr>
          <w:lang w:val="la-Latn"/>
        </w:rPr>
        <w:t xml:space="preserve">, </w:t>
      </w:r>
      <w:r w:rsidR="00E54734" w:rsidRPr="007A06F5">
        <w:rPr>
          <w:lang w:val="la-Latn"/>
        </w:rPr>
        <w:t xml:space="preserve">nec </w:t>
      </w:r>
      <w:r w:rsidRPr="007A06F5">
        <w:rPr>
          <w:lang w:val="la-Latn"/>
        </w:rPr>
        <w:t>illi viri nec illae feminae accipiant coniugium</w:t>
      </w:r>
      <w:r w:rsidR="005D4A29" w:rsidRPr="007A06F5">
        <w:rPr>
          <w:lang w:val="la-Latn"/>
        </w:rPr>
        <w:t>.</w:t>
      </w:r>
    </w:p>
    <w:p w14:paraId="1F27DB4A" w14:textId="77777777" w:rsidR="00BA5266" w:rsidRPr="007A06F5" w:rsidRDefault="00BA5266" w:rsidP="00450DB4">
      <w:pPr>
        <w:spacing w:after="120" w:line="240" w:lineRule="auto"/>
        <w:rPr>
          <w:rFonts w:ascii="Times New Roman" w:hAnsi="Times New Roman" w:cs="Times New Roman"/>
          <w:lang w:val="la-Latn"/>
        </w:rPr>
      </w:pPr>
    </w:p>
    <w:p w14:paraId="57145CF4"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6" w:name="_Toc194615219"/>
      <w:r w:rsidRPr="007A06F5">
        <w:rPr>
          <w:rFonts w:ascii="Times New Roman" w:hAnsi="Times New Roman" w:cs="Times New Roman"/>
          <w:b/>
          <w:color w:val="000000" w:themeColor="text1"/>
          <w:sz w:val="28"/>
          <w:szCs w:val="28"/>
          <w:lang w:val="la-Latn"/>
        </w:rPr>
        <w:t xml:space="preserve">Pippini regis capitulare (a. 751/755), cc. 1-3, </w:t>
      </w:r>
      <w:r w:rsidR="00BA5266" w:rsidRPr="007A06F5">
        <w:rPr>
          <w:rFonts w:ascii="Times New Roman" w:hAnsi="Times New Roman" w:cs="Times New Roman"/>
          <w:b/>
          <w:color w:val="000000" w:themeColor="text1"/>
          <w:sz w:val="28"/>
          <w:szCs w:val="28"/>
          <w:lang w:val="la-Latn"/>
        </w:rPr>
        <w:t>279r-v</w:t>
      </w:r>
      <w:bookmarkEnd w:id="366"/>
    </w:p>
    <w:p w14:paraId="06D4884F" w14:textId="77777777" w:rsidR="00F42AC4" w:rsidRPr="007A06F5" w:rsidRDefault="00BA5266" w:rsidP="00F42AC4">
      <w:pPr>
        <w:pStyle w:val="Normlnweb"/>
        <w:rPr>
          <w:lang w:val="la-Latn"/>
        </w:rPr>
      </w:pPr>
      <w:r w:rsidRPr="007A06F5">
        <w:rPr>
          <w:lang w:val="la-Latn"/>
        </w:rPr>
        <w:t>XVIIII - Pippini regis capitulare (a. 751/755), cc. 1-3: Si homo incestum commiserit de matre sua - vt ceteri emendentur (MGH Capit. 1, Nr. 13, S. 31 Z.</w:t>
      </w:r>
      <w:r w:rsidR="00E55DD3" w:rsidRPr="007A06F5">
        <w:rPr>
          <w:lang w:val="la-Latn"/>
        </w:rPr>
        <w:t xml:space="preserve"> </w:t>
      </w:r>
      <w:r w:rsidRPr="007A06F5">
        <w:rPr>
          <w:lang w:val="la-Latn"/>
        </w:rPr>
        <w:t xml:space="preserve">- S. 32 Z. </w:t>
      </w:r>
      <w:commentRangeStart w:id="367"/>
      <w:r w:rsidRPr="007A06F5">
        <w:rPr>
          <w:lang w:val="la-Latn"/>
        </w:rPr>
        <w:t>4</w:t>
      </w:r>
      <w:commentRangeEnd w:id="367"/>
      <w:r w:rsidR="00493CAF" w:rsidRPr="007A06F5">
        <w:rPr>
          <w:rStyle w:val="Odkaznakoment"/>
          <w:rFonts w:eastAsiaTheme="minorHAnsi"/>
          <w:lang w:val="la-Latn" w:eastAsia="en-US"/>
        </w:rPr>
        <w:commentReference w:id="367"/>
      </w:r>
      <w:r w:rsidRPr="007A06F5">
        <w:rPr>
          <w:lang w:val="la-Latn"/>
        </w:rPr>
        <w:t>).</w:t>
      </w:r>
      <w:r w:rsidR="00E54734" w:rsidRPr="007A06F5">
        <w:rPr>
          <w:lang w:val="la-Latn"/>
        </w:rPr>
        <w:t xml:space="preserve"> </w:t>
      </w:r>
    </w:p>
    <w:p w14:paraId="3272059F" w14:textId="424C8FD1" w:rsidR="00F42AC4" w:rsidRPr="007A06F5" w:rsidRDefault="00F42AC4" w:rsidP="00F42AC4">
      <w:pPr>
        <w:pStyle w:val="Normlnweb"/>
        <w:rPr>
          <w:lang w:val="la-Latn"/>
        </w:rPr>
      </w:pPr>
      <w:r w:rsidRPr="007A06F5">
        <w:rPr>
          <w:lang w:val="la-Latn"/>
        </w:rPr>
        <w:t xml:space="preserve">Z. 9 Si homo incestum commiserit de matre sua aut cum matrina sua de fonte aut cum confirmacione sua aut cum matre et filia aut duabus sororibus... </w:t>
      </w:r>
    </w:p>
    <w:p w14:paraId="5B4E7515" w14:textId="77777777" w:rsidR="00F42AC4" w:rsidRPr="007A06F5" w:rsidRDefault="00F42AC4" w:rsidP="00F42AC4">
      <w:pPr>
        <w:pStyle w:val="Normlnweb"/>
        <w:rPr>
          <w:lang w:val="la-Latn"/>
        </w:rPr>
      </w:pPr>
      <w:r w:rsidRPr="007A06F5">
        <w:rPr>
          <w:lang w:val="la-Latn"/>
        </w:rPr>
        <w:t>Si servus aut liber est...</w:t>
      </w:r>
    </w:p>
    <w:p w14:paraId="6BEE9C0A" w14:textId="77777777" w:rsidR="00F42AC4" w:rsidRPr="007A06F5" w:rsidRDefault="00F42AC4" w:rsidP="00F42AC4">
      <w:pPr>
        <w:pStyle w:val="Normlnweb"/>
        <w:rPr>
          <w:lang w:val="la-Latn"/>
        </w:rPr>
      </w:pPr>
      <w:r w:rsidRPr="007A06F5">
        <w:rPr>
          <w:lang w:val="la-Latn"/>
        </w:rPr>
        <w:t>De ecclesiasticis si bona persona fuerit, perdat honorem...</w:t>
      </w:r>
    </w:p>
    <w:p w14:paraId="3BE51DAD" w14:textId="77777777" w:rsidR="00F42AC4" w:rsidRPr="007A06F5" w:rsidRDefault="00F42AC4" w:rsidP="00F42AC4">
      <w:pPr>
        <w:pStyle w:val="Normlnweb"/>
        <w:rPr>
          <w:lang w:val="la-Latn"/>
        </w:rPr>
      </w:pPr>
      <w:r w:rsidRPr="007A06F5">
        <w:rPr>
          <w:lang w:val="la-Latn"/>
        </w:rPr>
        <w:lastRenderedPageBreak/>
        <w:t>De presbyteris et clericis sic ordinamus, ut archidiaconus...</w:t>
      </w:r>
    </w:p>
    <w:p w14:paraId="480177A3" w14:textId="22AE4CC6" w:rsidR="00E54734" w:rsidRPr="007A06F5" w:rsidRDefault="00E54734" w:rsidP="00E54734">
      <w:pPr>
        <w:spacing w:after="120" w:line="240" w:lineRule="auto"/>
        <w:rPr>
          <w:rFonts w:ascii="Times New Roman" w:hAnsi="Times New Roman" w:cs="Times New Roman"/>
          <w:lang w:val="la-Latn"/>
        </w:rPr>
      </w:pPr>
    </w:p>
    <w:p w14:paraId="7468350B" w14:textId="686D91C0" w:rsidR="000B55FC" w:rsidRPr="007A06F5" w:rsidRDefault="000B55FC" w:rsidP="00D0094D">
      <w:pPr>
        <w:pStyle w:val="Odstavecseseznamem"/>
        <w:numPr>
          <w:ilvl w:val="0"/>
          <w:numId w:val="11"/>
        </w:numPr>
        <w:spacing w:after="120" w:line="240" w:lineRule="auto"/>
        <w:rPr>
          <w:rFonts w:ascii="Times New Roman" w:hAnsi="Times New Roman" w:cs="Times New Roman"/>
          <w:lang w:val="la-Latn"/>
        </w:rPr>
      </w:pPr>
      <w:r w:rsidRPr="007A06F5">
        <w:rPr>
          <w:rFonts w:ascii="Times New Roman" w:eastAsia="Times New Roman" w:hAnsi="Times New Roman" w:cs="Times New Roman"/>
          <w:sz w:val="24"/>
          <w:szCs w:val="24"/>
          <w:highlight w:val="green"/>
          <w:lang w:val="la-Latn" w:eastAsia="cs-CZ"/>
        </w:rPr>
        <w:t>Capitulo primo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incestis</w:t>
      </w:r>
      <w:r w:rsidR="009B2994"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homo incestum com</w:t>
      </w:r>
      <w:r w:rsidR="00E54734" w:rsidRPr="007A06F5">
        <w:rPr>
          <w:rFonts w:ascii="Times New Roman" w:eastAsia="Times New Roman" w:hAnsi="Times New Roman" w:cs="Times New Roman"/>
          <w:sz w:val="24"/>
          <w:szCs w:val="24"/>
          <w:lang w:val="la-Latn" w:eastAsia="cs-CZ"/>
        </w:rPr>
        <w:t>miserit</w:t>
      </w:r>
      <w:r w:rsidR="00493CAF" w:rsidRPr="007A06F5">
        <w:rPr>
          <w:rFonts w:ascii="Times New Roman" w:eastAsia="Times New Roman" w:hAnsi="Times New Roman" w:cs="Times New Roman"/>
          <w:sz w:val="24"/>
          <w:szCs w:val="24"/>
          <w:lang w:val="la-Latn" w:eastAsia="cs-CZ"/>
        </w:rPr>
        <w:t xml:space="preserve"> </w:t>
      </w:r>
      <w:ins w:id="368" w:author="Kalhous, David" w:date="2017-10-25T17:40:00Z">
        <w:r w:rsidR="00493CAF" w:rsidRPr="007A06F5">
          <w:rPr>
            <w:rFonts w:ascii="Times New Roman" w:eastAsia="Times New Roman" w:hAnsi="Times New Roman" w:cs="Times New Roman"/>
            <w:sz w:val="24"/>
            <w:szCs w:val="24"/>
            <w:lang w:val="la-Latn" w:eastAsia="cs-CZ"/>
          </w:rPr>
          <w:t>de matre sua</w:t>
        </w:r>
      </w:ins>
      <w:r w:rsidR="00E5473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de a istis causis</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de </w:t>
      </w:r>
      <w:r w:rsidRPr="007A06F5">
        <w:rPr>
          <w:rFonts w:ascii="Times New Roman" w:eastAsia="Times New Roman" w:hAnsi="Times New Roman" w:cs="Times New Roman"/>
          <w:sz w:val="24"/>
          <w:szCs w:val="24"/>
          <w:highlight w:val="green"/>
          <w:lang w:val="la-Latn" w:eastAsia="cs-CZ"/>
        </w:rPr>
        <w:t>Deo sacrata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a commatre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sua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cum matrina sua</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spiritali</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de fonte et confir</w:t>
      </w:r>
      <w:r w:rsidRPr="007A06F5">
        <w:rPr>
          <w:rFonts w:ascii="Times New Roman" w:eastAsia="Times New Roman" w:hAnsi="Times New Roman" w:cs="Times New Roman"/>
          <w:sz w:val="24"/>
          <w:szCs w:val="24"/>
          <w:lang w:val="la-Latn" w:eastAsia="cs-CZ"/>
        </w:rPr>
        <w:t>matione episcopi</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cum matre et filia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cum duab</w:t>
      </w:r>
      <w:r w:rsidR="00E54734" w:rsidRPr="007A06F5">
        <w:rPr>
          <w:rFonts w:ascii="Times New Roman" w:eastAsia="Times New Roman" w:hAnsi="Times New Roman" w:cs="Times New Roman"/>
          <w:sz w:val="24"/>
          <w:szCs w:val="24"/>
          <w:lang w:val="la-Latn" w:eastAsia="cs-CZ"/>
        </w:rPr>
        <w:t>us sororibus</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aut cum fratris </w:t>
      </w:r>
      <w:r w:rsidRPr="007A06F5">
        <w:rPr>
          <w:rFonts w:ascii="Times New Roman" w:eastAsia="Times New Roman" w:hAnsi="Times New Roman" w:cs="Times New Roman"/>
          <w:sz w:val="24"/>
          <w:szCs w:val="24"/>
          <w:lang w:val="la-Latn" w:eastAsia="cs-CZ"/>
        </w:rPr>
        <w:t>filia aut sororis filia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nepta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cum consobrina atq</w:t>
      </w:r>
      <w:r w:rsidR="00E54734" w:rsidRPr="007A06F5">
        <w:rPr>
          <w:rFonts w:ascii="Times New Roman" w:eastAsia="Times New Roman" w:hAnsi="Times New Roman" w:cs="Times New Roman"/>
          <w:sz w:val="24"/>
          <w:szCs w:val="24"/>
          <w:lang w:val="la-Latn" w:eastAsia="cs-CZ"/>
        </w:rPr>
        <w:t>ue subrina</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aut cum amita vel </w:t>
      </w:r>
      <w:r w:rsidRPr="007A06F5">
        <w:rPr>
          <w:rFonts w:ascii="Times New Roman" w:eastAsia="Times New Roman" w:hAnsi="Times New Roman" w:cs="Times New Roman"/>
          <w:sz w:val="24"/>
          <w:szCs w:val="24"/>
          <w:lang w:val="la-Latn" w:eastAsia="cs-CZ"/>
        </w:rPr>
        <w:t>matertera</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istis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capitulis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pecuniam suam perdat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h</w:t>
      </w:r>
      <w:r w:rsidR="00E54734" w:rsidRPr="007A06F5">
        <w:rPr>
          <w:rFonts w:ascii="Times New Roman" w:eastAsia="Times New Roman" w:hAnsi="Times New Roman" w:cs="Times New Roman"/>
          <w:sz w:val="24"/>
          <w:szCs w:val="24"/>
          <w:lang w:val="la-Latn" w:eastAsia="cs-CZ"/>
        </w:rPr>
        <w:t>abet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et si emendare se nolue</w:t>
      </w:r>
      <w:r w:rsidRPr="007A06F5">
        <w:rPr>
          <w:rFonts w:ascii="Times New Roman" w:eastAsia="Times New Roman" w:hAnsi="Times New Roman" w:cs="Times New Roman"/>
          <w:sz w:val="24"/>
          <w:szCs w:val="24"/>
          <w:lang w:val="la-Latn" w:eastAsia="cs-CZ"/>
        </w:rPr>
        <w:t>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nullus eum recipiat nec cibum ei donet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fec</w:t>
      </w:r>
      <w:r w:rsidR="00E54734" w:rsidRPr="007A06F5">
        <w:rPr>
          <w:rFonts w:ascii="Times New Roman" w:eastAsia="Times New Roman" w:hAnsi="Times New Roman" w:cs="Times New Roman"/>
          <w:sz w:val="24"/>
          <w:szCs w:val="24"/>
          <w:lang w:val="la-Latn" w:eastAsia="cs-CZ"/>
        </w:rPr>
        <w:t>erit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LX</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solidos domno regi </w:t>
      </w:r>
      <w:r w:rsidRPr="007A06F5">
        <w:rPr>
          <w:rFonts w:ascii="Times New Roman" w:eastAsia="Times New Roman" w:hAnsi="Times New Roman" w:cs="Times New Roman"/>
          <w:sz w:val="24"/>
          <w:szCs w:val="24"/>
          <w:lang w:val="la-Latn" w:eastAsia="cs-CZ"/>
        </w:rPr>
        <w:t>componat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usque dum se ipse homo correxerit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w:t>
      </w:r>
      <w:r w:rsidR="00E54734" w:rsidRPr="007A06F5">
        <w:rPr>
          <w:rFonts w:ascii="Times New Roman" w:eastAsia="Times New Roman" w:hAnsi="Times New Roman" w:cs="Times New Roman"/>
          <w:sz w:val="24"/>
          <w:szCs w:val="24"/>
          <w:lang w:val="la-Latn" w:eastAsia="cs-CZ"/>
        </w:rPr>
        <w:t xml:space="preserve"> pecuniam non habet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si liber </w:t>
      </w:r>
      <w:r w:rsidRPr="007A06F5">
        <w:rPr>
          <w:rFonts w:ascii="Times New Roman" w:eastAsia="Times New Roman" w:hAnsi="Times New Roman" w:cs="Times New Roman"/>
          <w:sz w:val="24"/>
          <w:szCs w:val="24"/>
          <w:lang w:val="la-Latn" w:eastAsia="cs-CZ"/>
        </w:rPr>
        <w:t>est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mittatur in carcere usque ad satisfactionem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servu</w:t>
      </w:r>
      <w:r w:rsidR="00E54734" w:rsidRPr="007A06F5">
        <w:rPr>
          <w:rFonts w:ascii="Times New Roman" w:eastAsia="Times New Roman" w:hAnsi="Times New Roman" w:cs="Times New Roman"/>
          <w:sz w:val="24"/>
          <w:szCs w:val="24"/>
          <w:lang w:val="la-Latn" w:eastAsia="cs-CZ"/>
        </w:rPr>
        <w:t>s aut libertus est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vapuletur </w:t>
      </w:r>
      <w:r w:rsidRPr="007A06F5">
        <w:rPr>
          <w:rFonts w:ascii="Times New Roman" w:eastAsia="Times New Roman" w:hAnsi="Times New Roman" w:cs="Times New Roman"/>
          <w:sz w:val="24"/>
          <w:szCs w:val="24"/>
          <w:lang w:val="la-Latn" w:eastAsia="cs-CZ"/>
        </w:rPr>
        <w:t>plagis multis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dominus suus permiserit eum amplius i</w:t>
      </w:r>
      <w:r w:rsidR="00E54734" w:rsidRPr="007A06F5">
        <w:rPr>
          <w:rFonts w:ascii="Times New Roman" w:eastAsia="Times New Roman" w:hAnsi="Times New Roman" w:cs="Times New Roman"/>
          <w:sz w:val="24"/>
          <w:szCs w:val="24"/>
          <w:lang w:val="la-Latn" w:eastAsia="cs-CZ"/>
        </w:rPr>
        <w:t>n tale scelus cadere</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ipsos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LX</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solidos domno rege componat</w:t>
      </w:r>
      <w:r w:rsidR="009B2994" w:rsidRPr="007A06F5">
        <w:rPr>
          <w:rFonts w:ascii="Times New Roman" w:eastAsia="Times New Roman" w:hAnsi="Times New Roman" w:cs="Times New Roman"/>
          <w:sz w:val="24"/>
          <w:szCs w:val="24"/>
          <w:lang w:val="la-Latn" w:eastAsia="cs-CZ"/>
        </w:rPr>
        <w:t xml:space="preserve">, </w:t>
      </w:r>
    </w:p>
    <w:p w14:paraId="794B804F" w14:textId="75AE5515" w:rsidR="000B55FC" w:rsidRPr="007A06F5" w:rsidRDefault="000B55FC"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ecclesiasticis vero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bona persona fuerit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perdat honorem suum</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minores </w:t>
      </w:r>
      <w:r w:rsidRPr="007A06F5">
        <w:rPr>
          <w:rFonts w:ascii="Times New Roman" w:eastAsia="Times New Roman" w:hAnsi="Times New Roman" w:cs="Times New Roman"/>
          <w:sz w:val="24"/>
          <w:szCs w:val="24"/>
          <w:lang w:val="la-Latn" w:eastAsia="cs-CZ"/>
        </w:rPr>
        <w:t>vero vapulentur aut in carcerem recludantur</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47DAAFB1" w14:textId="29AF503B" w:rsidR="00131B9D" w:rsidRPr="007A06F5" w:rsidRDefault="000B55FC"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presbyteris et clericis sic ordinamus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arch</w:t>
      </w:r>
      <w:r w:rsidR="00E54734" w:rsidRPr="007A06F5">
        <w:rPr>
          <w:rFonts w:ascii="Times New Roman" w:eastAsia="Times New Roman" w:hAnsi="Times New Roman" w:cs="Times New Roman"/>
          <w:sz w:val="24"/>
          <w:szCs w:val="24"/>
          <w:lang w:val="la-Latn" w:eastAsia="cs-CZ"/>
        </w:rPr>
        <w:t>idiaconus episcopi eos ad syno</w:t>
      </w:r>
      <w:r w:rsidRPr="007A06F5">
        <w:rPr>
          <w:rFonts w:ascii="Times New Roman" w:eastAsia="Times New Roman" w:hAnsi="Times New Roman" w:cs="Times New Roman"/>
          <w:sz w:val="24"/>
          <w:szCs w:val="24"/>
          <w:lang w:val="la-Latn" w:eastAsia="cs-CZ"/>
        </w:rPr>
        <w:t>dum commoneat una cum comite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quis contempserit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comes eum distringere faciat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ipse presbyter aut defensor suus LX</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solidos componat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ad synodum eat</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hAnsi="Times New Roman" w:cs="Times New Roman"/>
          <w:lang w:val="la-Latn" w:eastAsia="cs-CZ"/>
        </w:rPr>
        <w:t>Et episcopus ipsum presbyterum a</w:t>
      </w:r>
      <w:r w:rsidR="009B2994" w:rsidRPr="007A06F5">
        <w:rPr>
          <w:rFonts w:ascii="Times New Roman" w:hAnsi="Times New Roman" w:cs="Times New Roman"/>
          <w:lang w:val="la-Latn" w:eastAsia="cs-CZ"/>
        </w:rPr>
        <w:t xml:space="preserve">, </w:t>
      </w:r>
      <w:r w:rsidRPr="007A06F5">
        <w:rPr>
          <w:rFonts w:ascii="Times New Roman" w:hAnsi="Times New Roman" w:cs="Times New Roman"/>
          <w:lang w:val="la-Latn" w:eastAsia="cs-CZ"/>
        </w:rPr>
        <w:t xml:space="preserve">ut clericum iuxta canonicam </w:t>
      </w:r>
      <w:r w:rsidR="00524CAA" w:rsidRPr="00524CAA">
        <w:rPr>
          <w:rFonts w:ascii="Times New Roman" w:hAnsi="Times New Roman" w:cs="Times New Roman"/>
          <w:b/>
          <w:lang w:val="la-Latn" w:eastAsia="cs-CZ"/>
        </w:rPr>
        <w:t>auctorit</w:t>
      </w:r>
      <w:r w:rsidRPr="007A06F5">
        <w:rPr>
          <w:rFonts w:ascii="Times New Roman" w:hAnsi="Times New Roman" w:cs="Times New Roman"/>
          <w:lang w:val="la-Latn" w:eastAsia="cs-CZ"/>
        </w:rPr>
        <w:t>atem deiudicare /</w:t>
      </w:r>
      <w:r w:rsidR="00E54734" w:rsidRPr="007A06F5">
        <w:rPr>
          <w:rFonts w:ascii="Times New Roman" w:hAnsi="Times New Roman" w:cs="Times New Roman"/>
          <w:lang w:val="la-Latn" w:eastAsia="cs-CZ"/>
        </w:rPr>
        <w:t xml:space="preserve"> </w:t>
      </w:r>
      <w:r w:rsidR="00131B9D" w:rsidRPr="007A06F5">
        <w:rPr>
          <w:rFonts w:ascii="Times New Roman" w:hAnsi="Times New Roman" w:cs="Times New Roman"/>
          <w:lang w:val="la-Latn" w:eastAsia="cs-CZ"/>
        </w:rPr>
        <w:t>faciat</w:t>
      </w:r>
      <w:r w:rsidR="009B2994" w:rsidRPr="007A06F5">
        <w:rPr>
          <w:rFonts w:ascii="Times New Roman" w:hAnsi="Times New Roman" w:cs="Times New Roman"/>
          <w:lang w:val="la-Latn" w:eastAsia="cs-CZ"/>
        </w:rPr>
        <w:t xml:space="preserve">. </w:t>
      </w:r>
      <w:r w:rsidR="00131B9D" w:rsidRPr="007A06F5">
        <w:rPr>
          <w:rFonts w:ascii="Times New Roman" w:hAnsi="Times New Roman" w:cs="Times New Roman"/>
          <w:lang w:val="la-Latn" w:eastAsia="cs-CZ"/>
        </w:rPr>
        <w:t>Solidi</w:t>
      </w:r>
      <w:r w:rsidR="009B2994" w:rsidRPr="007A06F5">
        <w:rPr>
          <w:rFonts w:ascii="Times New Roman" w:hAnsi="Times New Roman" w:cs="Times New Roman"/>
          <w:lang w:val="la-Latn" w:eastAsia="cs-CZ"/>
        </w:rPr>
        <w:t xml:space="preserve"> </w:t>
      </w:r>
      <w:r w:rsidR="00131B9D" w:rsidRPr="007A06F5">
        <w:rPr>
          <w:rFonts w:ascii="Times New Roman" w:hAnsi="Times New Roman" w:cs="Times New Roman"/>
          <w:lang w:val="la-Latn" w:eastAsia="cs-CZ"/>
        </w:rPr>
        <w:t>vero</w:t>
      </w:r>
      <w:r w:rsidR="009B2994" w:rsidRPr="007A06F5">
        <w:rPr>
          <w:rFonts w:ascii="Times New Roman" w:hAnsi="Times New Roman" w:cs="Times New Roman"/>
          <w:lang w:val="la-Latn" w:eastAsia="cs-CZ"/>
        </w:rPr>
        <w:t xml:space="preserve"> </w:t>
      </w:r>
      <w:r w:rsidR="00131B9D" w:rsidRPr="007A06F5">
        <w:rPr>
          <w:rFonts w:ascii="Times New Roman" w:hAnsi="Times New Roman" w:cs="Times New Roman"/>
          <w:lang w:val="la-Latn" w:eastAsia="cs-CZ"/>
        </w:rPr>
        <w:t>LX</w:t>
      </w:r>
      <w:r w:rsidR="009B2994" w:rsidRPr="007A06F5">
        <w:rPr>
          <w:rFonts w:ascii="Times New Roman" w:hAnsi="Times New Roman" w:cs="Times New Roman"/>
          <w:lang w:val="la-Latn" w:eastAsia="cs-CZ"/>
        </w:rPr>
        <w:t xml:space="preserve"> </w:t>
      </w:r>
      <w:r w:rsidR="00131B9D" w:rsidRPr="007A06F5">
        <w:rPr>
          <w:rFonts w:ascii="Times New Roman" w:hAnsi="Times New Roman" w:cs="Times New Roman"/>
          <w:lang w:val="la-Latn" w:eastAsia="cs-CZ"/>
        </w:rPr>
        <w:t>de ipsa causa in sacello regis veniant l</w:t>
      </w:r>
      <w:r w:rsidR="009B2994" w:rsidRPr="007A06F5">
        <w:rPr>
          <w:rFonts w:ascii="Times New Roman" w:hAnsi="Times New Roman" w:cs="Times New Roman"/>
          <w:lang w:val="la-Latn" w:eastAsia="cs-CZ"/>
        </w:rPr>
        <w:t xml:space="preserve">. </w:t>
      </w:r>
      <w:r w:rsidR="00E54734" w:rsidRPr="007A06F5">
        <w:rPr>
          <w:rFonts w:ascii="Times New Roman" w:hAnsi="Times New Roman" w:cs="Times New Roman"/>
          <w:lang w:val="la-Latn" w:eastAsia="cs-CZ"/>
        </w:rPr>
        <w:t>Etsi aliquis per vio</w:t>
      </w:r>
      <w:r w:rsidR="00131B9D" w:rsidRPr="007A06F5">
        <w:rPr>
          <w:rFonts w:ascii="Times New Roman" w:eastAsia="Times New Roman" w:hAnsi="Times New Roman" w:cs="Times New Roman"/>
          <w:sz w:val="24"/>
          <w:szCs w:val="24"/>
          <w:lang w:val="la-Latn" w:eastAsia="cs-CZ"/>
        </w:rPr>
        <w:t>lentiam presbyterum aut clericum aut incestuosum co</w:t>
      </w:r>
      <w:r w:rsidR="00E54734" w:rsidRPr="007A06F5">
        <w:rPr>
          <w:rFonts w:ascii="Times New Roman" w:eastAsia="Times New Roman" w:hAnsi="Times New Roman" w:cs="Times New Roman"/>
          <w:sz w:val="24"/>
          <w:szCs w:val="24"/>
          <w:lang w:val="la-Latn" w:eastAsia="cs-CZ"/>
        </w:rPr>
        <w:t>ntradixerit</w:t>
      </w:r>
      <w:r w:rsidR="009B2994" w:rsidRPr="007A06F5">
        <w:rPr>
          <w:rFonts w:ascii="Times New Roman" w:eastAsia="Times New Roman" w:hAnsi="Times New Roman" w:cs="Times New Roman"/>
          <w:sz w:val="24"/>
          <w:szCs w:val="24"/>
          <w:lang w:val="la-Latn" w:eastAsia="cs-CZ"/>
        </w:rPr>
        <w:t xml:space="preserve">, </w:t>
      </w:r>
      <w:r w:rsidR="00E54734" w:rsidRPr="007A06F5">
        <w:rPr>
          <w:rFonts w:ascii="Times New Roman" w:eastAsia="Times New Roman" w:hAnsi="Times New Roman" w:cs="Times New Roman"/>
          <w:sz w:val="24"/>
          <w:szCs w:val="24"/>
          <w:lang w:val="la-Latn" w:eastAsia="cs-CZ"/>
        </w:rPr>
        <w:t xml:space="preserve">tunc comes ipsam </w:t>
      </w:r>
      <w:r w:rsidR="00131B9D" w:rsidRPr="007A06F5">
        <w:rPr>
          <w:rFonts w:ascii="Times New Roman" w:eastAsia="Times New Roman" w:hAnsi="Times New Roman" w:cs="Times New Roman"/>
          <w:sz w:val="24"/>
          <w:szCs w:val="24"/>
          <w:lang w:val="la-Latn" w:eastAsia="cs-CZ"/>
        </w:rPr>
        <w:t>personam per fideiussores positam</w:t>
      </w:r>
      <w:r w:rsidR="009B2994" w:rsidRPr="007A06F5">
        <w:rPr>
          <w:rFonts w:ascii="Times New Roman" w:eastAsia="Times New Roman" w:hAnsi="Times New Roman" w:cs="Times New Roman"/>
          <w:sz w:val="24"/>
          <w:szCs w:val="24"/>
          <w:lang w:val="la-Latn" w:eastAsia="cs-CZ"/>
        </w:rPr>
        <w:t xml:space="preserve"> </w:t>
      </w:r>
      <w:r w:rsidR="00131B9D" w:rsidRPr="007A06F5">
        <w:rPr>
          <w:rFonts w:ascii="Times New Roman" w:eastAsia="Times New Roman" w:hAnsi="Times New Roman" w:cs="Times New Roman"/>
          <w:sz w:val="24"/>
          <w:szCs w:val="24"/>
          <w:lang w:val="la-Latn" w:eastAsia="cs-CZ"/>
        </w:rPr>
        <w:t>ante regem faciat u</w:t>
      </w:r>
      <w:r w:rsidR="00E54734" w:rsidRPr="007A06F5">
        <w:rPr>
          <w:rFonts w:ascii="Times New Roman" w:eastAsia="Times New Roman" w:hAnsi="Times New Roman" w:cs="Times New Roman"/>
          <w:sz w:val="24"/>
          <w:szCs w:val="24"/>
          <w:lang w:val="la-Latn" w:eastAsia="cs-CZ"/>
        </w:rPr>
        <w:t>na cum misso episcopi venire</w:t>
      </w:r>
      <w:r w:rsidR="009B2994" w:rsidRPr="007A06F5">
        <w:rPr>
          <w:rFonts w:ascii="Times New Roman" w:eastAsia="Times New Roman" w:hAnsi="Times New Roman" w:cs="Times New Roman"/>
          <w:sz w:val="24"/>
          <w:szCs w:val="24"/>
          <w:lang w:val="la-Latn" w:eastAsia="cs-CZ"/>
        </w:rPr>
        <w:t xml:space="preserve">; </w:t>
      </w:r>
      <w:r w:rsidR="00131B9D" w:rsidRPr="007A06F5">
        <w:rPr>
          <w:rFonts w:ascii="Times New Roman" w:eastAsia="Times New Roman" w:hAnsi="Times New Roman" w:cs="Times New Roman"/>
          <w:sz w:val="24"/>
          <w:szCs w:val="24"/>
          <w:lang w:val="la-Latn" w:eastAsia="cs-CZ"/>
        </w:rPr>
        <w:t>et domnus rex distringat</w:t>
      </w:r>
      <w:r w:rsidR="009B2994" w:rsidRPr="007A06F5">
        <w:rPr>
          <w:rFonts w:ascii="Times New Roman" w:eastAsia="Times New Roman" w:hAnsi="Times New Roman" w:cs="Times New Roman"/>
          <w:sz w:val="24"/>
          <w:szCs w:val="24"/>
          <w:lang w:val="la-Latn" w:eastAsia="cs-CZ"/>
        </w:rPr>
        <w:t xml:space="preserve">, </w:t>
      </w:r>
      <w:r w:rsidR="00131B9D" w:rsidRPr="007A06F5">
        <w:rPr>
          <w:rFonts w:ascii="Times New Roman" w:eastAsia="Times New Roman" w:hAnsi="Times New Roman" w:cs="Times New Roman"/>
          <w:sz w:val="24"/>
          <w:szCs w:val="24"/>
          <w:lang w:val="la-Latn" w:eastAsia="cs-CZ"/>
        </w:rPr>
        <w:t>ut ceteri emendentur</w:t>
      </w:r>
      <w:r w:rsidR="009B2994" w:rsidRPr="007A06F5">
        <w:rPr>
          <w:rFonts w:ascii="Times New Roman" w:eastAsia="Times New Roman" w:hAnsi="Times New Roman" w:cs="Times New Roman"/>
          <w:sz w:val="24"/>
          <w:szCs w:val="24"/>
          <w:lang w:val="la-Latn" w:eastAsia="cs-CZ"/>
        </w:rPr>
        <w:t xml:space="preserve">. </w:t>
      </w:r>
    </w:p>
    <w:p w14:paraId="4B5B0320" w14:textId="50391A42" w:rsidR="00131B9D" w:rsidRPr="007A06F5" w:rsidRDefault="00131B9D"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theloneis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vero sic ordinamus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nullus de victualia et carralia</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absque negotio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theloneum praehendat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de saumis </w:t>
      </w:r>
      <w:r w:rsidR="00E54734" w:rsidRPr="007A06F5">
        <w:rPr>
          <w:rFonts w:ascii="Times New Roman" w:eastAsia="Times New Roman" w:hAnsi="Times New Roman" w:cs="Times New Roman"/>
          <w:sz w:val="24"/>
          <w:szCs w:val="24"/>
          <w:highlight w:val="green"/>
          <w:lang w:val="la-Latn" w:eastAsia="cs-CZ"/>
        </w:rPr>
        <w:t>similiter</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ubicumque vadunt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peregrinos similiter constituimus qui propter Deum</w:t>
      </w:r>
      <w:r w:rsidR="00E54734" w:rsidRPr="007A06F5">
        <w:rPr>
          <w:rFonts w:ascii="Times New Roman" w:eastAsia="Times New Roman" w:hAnsi="Times New Roman" w:cs="Times New Roman"/>
          <w:sz w:val="24"/>
          <w:szCs w:val="24"/>
          <w:highlight w:val="green"/>
          <w:lang w:val="la-Latn" w:eastAsia="cs-CZ"/>
        </w:rPr>
        <w:t xml:space="preserve"> ad Romam vel alicubi vadunt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ipsos per nullam occasionem ad pontes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 ad exc</w:t>
      </w:r>
      <w:r w:rsidR="00E54734" w:rsidRPr="007A06F5">
        <w:rPr>
          <w:rFonts w:ascii="Times New Roman" w:eastAsia="Times New Roman" w:hAnsi="Times New Roman" w:cs="Times New Roman"/>
          <w:sz w:val="24"/>
          <w:szCs w:val="24"/>
          <w:highlight w:val="green"/>
          <w:lang w:val="la-Latn" w:eastAsia="cs-CZ"/>
        </w:rPr>
        <w:t>lusas</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aut navigio non dete</w:t>
      </w:r>
      <w:r w:rsidRPr="007A06F5">
        <w:rPr>
          <w:rFonts w:ascii="Times New Roman" w:eastAsia="Times New Roman" w:hAnsi="Times New Roman" w:cs="Times New Roman"/>
          <w:sz w:val="24"/>
          <w:szCs w:val="24"/>
          <w:highlight w:val="green"/>
          <w:lang w:val="la-Latn" w:eastAsia="cs-CZ"/>
        </w:rPr>
        <w:t>neatis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nec propter scrippa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sua ullo peregrino calumpn</w:t>
      </w:r>
      <w:r w:rsidR="00E54734" w:rsidRPr="007A06F5">
        <w:rPr>
          <w:rFonts w:ascii="Times New Roman" w:eastAsia="Times New Roman" w:hAnsi="Times New Roman" w:cs="Times New Roman"/>
          <w:sz w:val="24"/>
          <w:szCs w:val="24"/>
          <w:highlight w:val="green"/>
          <w:lang w:val="la-Latn" w:eastAsia="cs-CZ"/>
        </w:rPr>
        <w:t>iam faciatis</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nec ullum thelo</w:t>
      </w:r>
      <w:r w:rsidRPr="007A06F5">
        <w:rPr>
          <w:rFonts w:ascii="Times New Roman" w:eastAsia="Times New Roman" w:hAnsi="Times New Roman" w:cs="Times New Roman"/>
          <w:sz w:val="24"/>
          <w:szCs w:val="24"/>
          <w:highlight w:val="green"/>
          <w:lang w:val="la-Latn" w:eastAsia="cs-CZ"/>
        </w:rPr>
        <w:t>neum eis tollatis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aliquis hoc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qualiscumque homo hoc comprobaverit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w:t>
      </w:r>
      <w:r w:rsidR="00E54734" w:rsidRPr="007A06F5">
        <w:rPr>
          <w:rFonts w:ascii="Times New Roman" w:eastAsia="Times New Roman" w:hAnsi="Times New Roman" w:cs="Times New Roman"/>
          <w:sz w:val="24"/>
          <w:szCs w:val="24"/>
          <w:highlight w:val="green"/>
          <w:lang w:val="la-Latn" w:eastAsia="cs-CZ"/>
        </w:rPr>
        <w:t xml:space="preserve">e </w:t>
      </w:r>
      <w:r w:rsidRPr="007A06F5">
        <w:rPr>
          <w:rFonts w:ascii="Times New Roman" w:eastAsia="Times New Roman" w:hAnsi="Times New Roman" w:cs="Times New Roman"/>
          <w:sz w:val="24"/>
          <w:szCs w:val="24"/>
          <w:highlight w:val="green"/>
          <w:lang w:val="la-Latn" w:eastAsia="cs-CZ"/>
        </w:rPr>
        <w:t>LX</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solidis triginta illi concedimus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illi alii in sacello regis veniant</w:t>
      </w:r>
      <w:r w:rsidR="009B2994" w:rsidRPr="007A06F5">
        <w:rPr>
          <w:rFonts w:ascii="Times New Roman" w:eastAsia="Times New Roman" w:hAnsi="Times New Roman" w:cs="Times New Roman"/>
          <w:sz w:val="24"/>
          <w:szCs w:val="24"/>
          <w:highlight w:val="green"/>
          <w:lang w:val="la-Latn" w:eastAsia="cs-CZ"/>
        </w:rPr>
        <w:t xml:space="preserve">. </w:t>
      </w:r>
    </w:p>
    <w:p w14:paraId="56B08C60" w14:textId="088D7433" w:rsidR="00131B9D" w:rsidRPr="007A06F5" w:rsidRDefault="00131B9D"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moneta constituimus</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amplius non habe</w:t>
      </w:r>
      <w:r w:rsidR="00E54734" w:rsidRPr="007A06F5">
        <w:rPr>
          <w:rFonts w:ascii="Times New Roman" w:eastAsia="Times New Roman" w:hAnsi="Times New Roman" w:cs="Times New Roman"/>
          <w:sz w:val="24"/>
          <w:szCs w:val="24"/>
          <w:highlight w:val="green"/>
          <w:lang w:val="la-Latn" w:eastAsia="cs-CZ"/>
        </w:rPr>
        <w:t xml:space="preserve">at in libra pensante nisi XXII </w:t>
      </w:r>
      <w:r w:rsidRPr="007A06F5">
        <w:rPr>
          <w:rFonts w:ascii="Times New Roman" w:eastAsia="Times New Roman" w:hAnsi="Times New Roman" w:cs="Times New Roman"/>
          <w:sz w:val="24"/>
          <w:szCs w:val="24"/>
          <w:highlight w:val="green"/>
          <w:lang w:val="la-Latn" w:eastAsia="cs-CZ"/>
        </w:rPr>
        <w:t>solidos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 ipsis XXII solidis monetarius accipiat sol</w:t>
      </w:r>
      <w:r w:rsidR="00E54734" w:rsidRPr="007A06F5">
        <w:rPr>
          <w:rFonts w:ascii="Times New Roman" w:eastAsia="Times New Roman" w:hAnsi="Times New Roman" w:cs="Times New Roman"/>
          <w:sz w:val="24"/>
          <w:szCs w:val="24"/>
          <w:highlight w:val="green"/>
          <w:lang w:val="la-Latn" w:eastAsia="cs-CZ"/>
        </w:rPr>
        <w:t>idum</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et illos alios domino </w:t>
      </w:r>
      <w:r w:rsidRPr="007A06F5">
        <w:rPr>
          <w:rFonts w:ascii="Times New Roman" w:eastAsia="Times New Roman" w:hAnsi="Times New Roman" w:cs="Times New Roman"/>
          <w:sz w:val="24"/>
          <w:szCs w:val="24"/>
          <w:highlight w:val="green"/>
          <w:lang w:val="la-Latn" w:eastAsia="cs-CZ"/>
        </w:rPr>
        <w:t>cuius sunt reddat</w:t>
      </w:r>
      <w:r w:rsidR="009B2994" w:rsidRPr="007A06F5">
        <w:rPr>
          <w:rFonts w:ascii="Times New Roman" w:eastAsia="Times New Roman" w:hAnsi="Times New Roman" w:cs="Times New Roman"/>
          <w:sz w:val="24"/>
          <w:szCs w:val="24"/>
          <w:highlight w:val="green"/>
          <w:lang w:val="la-Latn" w:eastAsia="cs-CZ"/>
        </w:rPr>
        <w:t xml:space="preserve">. </w:t>
      </w:r>
    </w:p>
    <w:p w14:paraId="4E0623E1" w14:textId="4B4E2EF0" w:rsidR="00131B9D" w:rsidRPr="007A06F5" w:rsidRDefault="00131B9D"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emunitates conservatae sint</w:t>
      </w:r>
      <w:r w:rsidR="009B2994" w:rsidRPr="007A06F5">
        <w:rPr>
          <w:rFonts w:ascii="Times New Roman" w:eastAsia="Times New Roman" w:hAnsi="Times New Roman" w:cs="Times New Roman"/>
          <w:sz w:val="24"/>
          <w:szCs w:val="24"/>
          <w:highlight w:val="green"/>
          <w:lang w:val="la-Latn" w:eastAsia="cs-CZ"/>
        </w:rPr>
        <w:t xml:space="preserve">. </w:t>
      </w:r>
    </w:p>
    <w:p w14:paraId="2851CEAA" w14:textId="2CFB1A9B" w:rsidR="00131B9D" w:rsidRPr="007A06F5" w:rsidRDefault="00131B9D" w:rsidP="00D0094D">
      <w:pPr>
        <w:pStyle w:val="Odstavecseseznamem"/>
        <w:numPr>
          <w:ilvl w:val="0"/>
          <w:numId w:val="11"/>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iusticia facienda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omnes iusticiam facia</w:t>
      </w:r>
      <w:r w:rsidR="00E54734" w:rsidRPr="007A06F5">
        <w:rPr>
          <w:rFonts w:ascii="Times New Roman" w:eastAsia="Times New Roman" w:hAnsi="Times New Roman" w:cs="Times New Roman"/>
          <w:sz w:val="24"/>
          <w:szCs w:val="24"/>
          <w:highlight w:val="green"/>
          <w:lang w:val="la-Latn" w:eastAsia="cs-CZ"/>
        </w:rPr>
        <w:t>nt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tam publici quam ecclesia</w:t>
      </w:r>
      <w:r w:rsidRPr="007A06F5">
        <w:rPr>
          <w:rFonts w:ascii="Times New Roman" w:eastAsia="Times New Roman" w:hAnsi="Times New Roman" w:cs="Times New Roman"/>
          <w:sz w:val="24"/>
          <w:szCs w:val="24"/>
          <w:highlight w:val="green"/>
          <w:lang w:val="la-Latn" w:eastAsia="cs-CZ"/>
        </w:rPr>
        <w:t>stici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aliquis homo ad palacium venerit pro causa s</w:t>
      </w:r>
      <w:r w:rsidR="00E54734" w:rsidRPr="007A06F5">
        <w:rPr>
          <w:rFonts w:ascii="Times New Roman" w:eastAsia="Times New Roman" w:hAnsi="Times New Roman" w:cs="Times New Roman"/>
          <w:sz w:val="24"/>
          <w:szCs w:val="24"/>
          <w:highlight w:val="green"/>
          <w:lang w:val="la-Latn" w:eastAsia="cs-CZ"/>
        </w:rPr>
        <w:t>ua</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et antea ad illum comitem </w:t>
      </w:r>
      <w:r w:rsidRPr="007A06F5">
        <w:rPr>
          <w:rFonts w:ascii="Times New Roman" w:eastAsia="Times New Roman" w:hAnsi="Times New Roman" w:cs="Times New Roman"/>
          <w:sz w:val="24"/>
          <w:szCs w:val="24"/>
          <w:highlight w:val="green"/>
          <w:lang w:val="la-Latn" w:eastAsia="cs-CZ"/>
        </w:rPr>
        <w:t>non innotuerit in mallo ante racemburgiis</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de</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causa sua ante comite in mallo </w:t>
      </w:r>
      <w:r w:rsidRPr="007A06F5">
        <w:rPr>
          <w:rFonts w:ascii="Times New Roman" w:eastAsia="Times New Roman" w:hAnsi="Times New Roman" w:cs="Times New Roman"/>
          <w:sz w:val="24"/>
          <w:szCs w:val="24"/>
          <w:highlight w:val="green"/>
          <w:lang w:val="la-Latn" w:eastAsia="cs-CZ"/>
        </w:rPr>
        <w:t>fuit ante racemburgiis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hoc sustinere noluerit quod ipsi</w:t>
      </w:r>
      <w:r w:rsidR="00E54734" w:rsidRPr="007A06F5">
        <w:rPr>
          <w:rFonts w:ascii="Times New Roman" w:eastAsia="Times New Roman" w:hAnsi="Times New Roman" w:cs="Times New Roman"/>
          <w:sz w:val="24"/>
          <w:szCs w:val="24"/>
          <w:highlight w:val="green"/>
          <w:lang w:val="la-Latn" w:eastAsia="cs-CZ"/>
        </w:rPr>
        <w:t xml:space="preserve"> ei legitime iudicaverint</w:t>
      </w:r>
      <w:r w:rsidR="00FF3D92"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si </w:t>
      </w:r>
      <w:r w:rsidRPr="007A06F5">
        <w:rPr>
          <w:rFonts w:ascii="Times New Roman" w:eastAsia="Times New Roman" w:hAnsi="Times New Roman" w:cs="Times New Roman"/>
          <w:sz w:val="24"/>
          <w:szCs w:val="24"/>
          <w:highlight w:val="green"/>
          <w:lang w:val="la-Latn" w:eastAsia="cs-CZ"/>
        </w:rPr>
        <w:t>pro ipsis causis ad palacium venerit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vapuletur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et si maior </w:t>
      </w:r>
      <w:r w:rsidR="00E54734" w:rsidRPr="007A06F5">
        <w:rPr>
          <w:rFonts w:ascii="Times New Roman" w:eastAsia="Times New Roman" w:hAnsi="Times New Roman" w:cs="Times New Roman"/>
          <w:sz w:val="24"/>
          <w:szCs w:val="24"/>
          <w:highlight w:val="green"/>
          <w:lang w:val="la-Latn" w:eastAsia="cs-CZ"/>
        </w:rPr>
        <w:t>persona fuerit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in regis arbi</w:t>
      </w:r>
      <w:r w:rsidRPr="007A06F5">
        <w:rPr>
          <w:rFonts w:ascii="Times New Roman" w:eastAsia="Times New Roman" w:hAnsi="Times New Roman" w:cs="Times New Roman"/>
          <w:sz w:val="24"/>
          <w:szCs w:val="24"/>
          <w:highlight w:val="green"/>
          <w:lang w:val="la-Latn" w:eastAsia="cs-CZ"/>
        </w:rPr>
        <w:t>trium 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reclamaverit quod legem ei non iudic</w:t>
      </w:r>
      <w:r w:rsidR="00E54734" w:rsidRPr="007A06F5">
        <w:rPr>
          <w:rFonts w:ascii="Times New Roman" w:eastAsia="Times New Roman" w:hAnsi="Times New Roman" w:cs="Times New Roman"/>
          <w:sz w:val="24"/>
          <w:szCs w:val="24"/>
          <w:highlight w:val="green"/>
          <w:lang w:val="la-Latn" w:eastAsia="cs-CZ"/>
        </w:rPr>
        <w:t>assent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tunc licenciam habeat </w:t>
      </w:r>
      <w:r w:rsidRPr="007A06F5">
        <w:rPr>
          <w:rFonts w:ascii="Times New Roman" w:eastAsia="Times New Roman" w:hAnsi="Times New Roman" w:cs="Times New Roman"/>
          <w:sz w:val="24"/>
          <w:szCs w:val="24"/>
          <w:highlight w:val="green"/>
          <w:lang w:val="la-Latn" w:eastAsia="cs-CZ"/>
        </w:rPr>
        <w:t>ad palacium venire pro ipsa causa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ipsos convinc</w:t>
      </w:r>
      <w:r w:rsidR="00E54734" w:rsidRPr="007A06F5">
        <w:rPr>
          <w:rFonts w:ascii="Times New Roman" w:eastAsia="Times New Roman" w:hAnsi="Times New Roman" w:cs="Times New Roman"/>
          <w:sz w:val="24"/>
          <w:szCs w:val="24"/>
          <w:highlight w:val="green"/>
          <w:lang w:val="la-Latn" w:eastAsia="cs-CZ"/>
        </w:rPr>
        <w:t xml:space="preserve">ere potuerit quod legem ei non </w:t>
      </w:r>
      <w:r w:rsidRPr="007A06F5">
        <w:rPr>
          <w:rFonts w:ascii="Times New Roman" w:eastAsia="Times New Roman" w:hAnsi="Times New Roman" w:cs="Times New Roman"/>
          <w:sz w:val="24"/>
          <w:szCs w:val="24"/>
          <w:highlight w:val="green"/>
          <w:lang w:val="la-Latn" w:eastAsia="cs-CZ"/>
        </w:rPr>
        <w:t>iudicassent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secundum legem contra ipsum emendare </w:t>
      </w:r>
      <w:r w:rsidR="00E54734" w:rsidRPr="007A06F5">
        <w:rPr>
          <w:rFonts w:ascii="Times New Roman" w:eastAsia="Times New Roman" w:hAnsi="Times New Roman" w:cs="Times New Roman"/>
          <w:sz w:val="24"/>
          <w:szCs w:val="24"/>
          <w:highlight w:val="green"/>
          <w:lang w:val="la-Latn" w:eastAsia="cs-CZ"/>
        </w:rPr>
        <w:t>faciat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Et si comes vel racem</w:t>
      </w:r>
      <w:r w:rsidRPr="007A06F5">
        <w:rPr>
          <w:rFonts w:ascii="Times New Roman" w:eastAsia="Times New Roman" w:hAnsi="Times New Roman" w:cs="Times New Roman"/>
          <w:sz w:val="24"/>
          <w:szCs w:val="24"/>
          <w:highlight w:val="green"/>
          <w:lang w:val="la-Latn" w:eastAsia="cs-CZ"/>
        </w:rPr>
        <w:t>burgii eum convincere potuerint quod legem ei iudicassen</w:t>
      </w:r>
      <w:r w:rsidR="00E54734" w:rsidRPr="007A06F5">
        <w:rPr>
          <w:rFonts w:ascii="Times New Roman" w:eastAsia="Times New Roman" w:hAnsi="Times New Roman" w:cs="Times New Roman"/>
          <w:sz w:val="24"/>
          <w:szCs w:val="24"/>
          <w:highlight w:val="green"/>
          <w:lang w:val="la-Latn" w:eastAsia="cs-CZ"/>
        </w:rPr>
        <w:t>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et ipse hoc recipere nolue</w:t>
      </w:r>
      <w:r w:rsidRPr="007A06F5">
        <w:rPr>
          <w:rFonts w:ascii="Times New Roman" w:eastAsia="Times New Roman" w:hAnsi="Times New Roman" w:cs="Times New Roman"/>
          <w:sz w:val="24"/>
          <w:szCs w:val="24"/>
          <w:highlight w:val="green"/>
          <w:lang w:val="la-Latn" w:eastAsia="cs-CZ"/>
        </w:rPr>
        <w:t>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hoc contra ipsos emendare faciat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Similiter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eccles</w:t>
      </w:r>
      <w:r w:rsidR="00E54734" w:rsidRPr="007A06F5">
        <w:rPr>
          <w:rFonts w:ascii="Times New Roman" w:eastAsia="Times New Roman" w:hAnsi="Times New Roman" w:cs="Times New Roman"/>
          <w:sz w:val="24"/>
          <w:szCs w:val="24"/>
          <w:highlight w:val="green"/>
          <w:lang w:val="la-Latn" w:eastAsia="cs-CZ"/>
        </w:rPr>
        <w:t>iasticis</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si ad palatium vene</w:t>
      </w:r>
      <w:r w:rsidRPr="007A06F5">
        <w:rPr>
          <w:rFonts w:ascii="Times New Roman" w:eastAsia="Times New Roman" w:hAnsi="Times New Roman" w:cs="Times New Roman"/>
          <w:sz w:val="24"/>
          <w:szCs w:val="24"/>
          <w:highlight w:val="green"/>
          <w:lang w:val="la-Latn" w:eastAsia="cs-CZ"/>
        </w:rPr>
        <w:t>rint de eorum causa sibi reclamare super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eorum seniore</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vapulentur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nis</w:t>
      </w:r>
      <w:r w:rsidR="00E54734" w:rsidRPr="007A06F5">
        <w:rPr>
          <w:rFonts w:ascii="Times New Roman" w:eastAsia="Times New Roman" w:hAnsi="Times New Roman" w:cs="Times New Roman"/>
          <w:sz w:val="24"/>
          <w:szCs w:val="24"/>
          <w:highlight w:val="green"/>
          <w:lang w:val="la-Latn" w:eastAsia="cs-CZ"/>
        </w:rPr>
        <w:t xml:space="preserve">i senior suus a </w:t>
      </w:r>
      <w:r w:rsidRPr="007A06F5">
        <w:rPr>
          <w:rFonts w:ascii="Times New Roman" w:eastAsia="Times New Roman" w:hAnsi="Times New Roman" w:cs="Times New Roman"/>
          <w:sz w:val="24"/>
          <w:szCs w:val="24"/>
          <w:highlight w:val="green"/>
          <w:lang w:val="la-Latn" w:eastAsia="cs-CZ"/>
        </w:rPr>
        <w:t>pro sua causa transmiserit</w:t>
      </w:r>
      <w:r w:rsidR="009B2994" w:rsidRPr="007A06F5">
        <w:rPr>
          <w:rFonts w:ascii="Times New Roman" w:eastAsia="Times New Roman" w:hAnsi="Times New Roman" w:cs="Times New Roman"/>
          <w:sz w:val="24"/>
          <w:szCs w:val="24"/>
          <w:highlight w:val="green"/>
          <w:lang w:val="la-Latn" w:eastAsia="cs-CZ"/>
        </w:rPr>
        <w:t xml:space="preserve">. </w:t>
      </w:r>
    </w:p>
    <w:p w14:paraId="5F9F7CDC" w14:textId="67034C24" w:rsidR="00BA5266" w:rsidRPr="007A06F5" w:rsidRDefault="00BA5266" w:rsidP="00450DB4">
      <w:pPr>
        <w:spacing w:after="120" w:line="240" w:lineRule="auto"/>
        <w:rPr>
          <w:rFonts w:ascii="Times New Roman" w:hAnsi="Times New Roman" w:cs="Times New Roman"/>
          <w:lang w:val="la-Latn"/>
        </w:rPr>
      </w:pPr>
    </w:p>
    <w:p w14:paraId="0485E422" w14:textId="0E6A15FC"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69" w:name="_Toc194615220"/>
      <w:r w:rsidRPr="007A06F5">
        <w:rPr>
          <w:rFonts w:ascii="Times New Roman" w:hAnsi="Times New Roman" w:cs="Times New Roman"/>
          <w:b/>
          <w:color w:val="000000" w:themeColor="text1"/>
          <w:sz w:val="28"/>
          <w:szCs w:val="28"/>
          <w:lang w:val="la-Latn"/>
        </w:rPr>
        <w:lastRenderedPageBreak/>
        <w:t>Capitula</w:t>
      </w:r>
      <w:r w:rsidR="009B2994"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Bischof Ghärbalds von Lüttich, cc. 7, 8,</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(17), </w:t>
      </w:r>
      <w:r w:rsidR="00BA5266" w:rsidRPr="007A06F5">
        <w:rPr>
          <w:rFonts w:ascii="Times New Roman" w:hAnsi="Times New Roman" w:cs="Times New Roman"/>
          <w:b/>
          <w:color w:val="000000" w:themeColor="text1"/>
          <w:sz w:val="28"/>
          <w:szCs w:val="28"/>
          <w:lang w:val="la-Latn"/>
        </w:rPr>
        <w:t>279v</w:t>
      </w:r>
      <w:bookmarkEnd w:id="369"/>
    </w:p>
    <w:p w14:paraId="1F8DA885" w14:textId="624E226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XX-XXII - Capitula</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Bischof Ghärbalds von Lüttich, cc. 7, 8,</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und (17) (MGH Capitula episcoporum 1, </w:t>
      </w:r>
      <w:r w:rsidR="00BA5266" w:rsidRPr="007A06F5">
        <w:rPr>
          <w:rFonts w:ascii="Times New Roman" w:hAnsi="Times New Roman" w:cs="Times New Roman"/>
          <w:highlight w:val="yellow"/>
          <w:lang w:val="la-Latn"/>
        </w:rPr>
        <w:t>S.</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20).</w:t>
      </w:r>
    </w:p>
    <w:p w14:paraId="3C16471A" w14:textId="03D12B60" w:rsidR="00131B9D" w:rsidRPr="007A06F5" w:rsidRDefault="00131B9D" w:rsidP="00E54734">
      <w:pPr>
        <w:spacing w:after="0" w:line="240" w:lineRule="auto"/>
        <w:jc w:val="both"/>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b/>
          <w:bCs/>
          <w:sz w:val="24"/>
          <w:szCs w:val="24"/>
          <w:lang w:val="la-Latn" w:eastAsia="cs-CZ"/>
        </w:rPr>
        <w:t>HAEC</w:t>
      </w:r>
      <w:r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SUNT</w:t>
      </w:r>
      <w:r w:rsidR="00E5473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CAPITULA</w:t>
      </w:r>
      <w:r w:rsidR="00E5473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EX</w:t>
      </w:r>
      <w:r w:rsidR="00E5473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DIVINARUM</w:t>
      </w:r>
      <w:r w:rsidR="00E5473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SCRIPTURARUM</w:t>
      </w:r>
      <w:r w:rsidR="00E5473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b/>
          <w:bCs/>
          <w:sz w:val="24"/>
          <w:szCs w:val="24"/>
          <w:lang w:val="la-Latn" w:eastAsia="cs-CZ"/>
        </w:rPr>
        <w:t>SCRIPTIS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QUAE</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ELECTI</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SACERDOTES</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CUSTODIENDA</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ATQUE</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ADIMPLENDA</w:t>
      </w:r>
      <w:r w:rsidR="00E5473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CENSUERUNT</w:t>
      </w:r>
      <w:r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lang w:val="la-Latn" w:eastAsia="cs-CZ"/>
        </w:rPr>
        <w:t xml:space="preserve"> </w:t>
      </w:r>
    </w:p>
    <w:p w14:paraId="4DF32DE5" w14:textId="41733A10" w:rsidR="00131B9D" w:rsidRPr="007A06F5" w:rsidRDefault="00131B9D" w:rsidP="00131B9D">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Ut unusquisque sacerdos ecclesiam suam cum </w:t>
      </w:r>
      <w:r w:rsidR="00E54734" w:rsidRPr="007A06F5">
        <w:rPr>
          <w:rFonts w:ascii="Times New Roman" w:eastAsia="Times New Roman" w:hAnsi="Times New Roman" w:cs="Times New Roman"/>
          <w:sz w:val="24"/>
          <w:szCs w:val="24"/>
          <w:highlight w:val="green"/>
          <w:lang w:val="la-Latn" w:eastAsia="cs-CZ"/>
        </w:rPr>
        <w:t>omni diligentia aedificet</w:t>
      </w:r>
      <w:r w:rsidR="00E55DD3"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et </w:t>
      </w:r>
      <w:r w:rsidRPr="007A06F5">
        <w:rPr>
          <w:rFonts w:ascii="Times New Roman" w:eastAsia="Times New Roman" w:hAnsi="Times New Roman" w:cs="Times New Roman"/>
          <w:sz w:val="24"/>
          <w:szCs w:val="24"/>
          <w:highlight w:val="green"/>
          <w:lang w:val="la-Latn" w:eastAsia="cs-CZ"/>
        </w:rPr>
        <w:t>reliquias sanctorum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summo studio vigiliarum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noctis</w:t>
      </w:r>
      <w:r w:rsidR="00E54734" w:rsidRPr="007A06F5">
        <w:rPr>
          <w:rFonts w:ascii="Times New Roman" w:eastAsia="Times New Roman" w:hAnsi="Times New Roman" w:cs="Times New Roman"/>
          <w:sz w:val="24"/>
          <w:szCs w:val="24"/>
          <w:highlight w:val="green"/>
          <w:lang w:val="la-Latn" w:eastAsia="cs-CZ"/>
        </w:rPr>
        <w:t xml:space="preserve"> et divinis officiis</w:t>
      </w:r>
      <w:r w:rsidR="00E55DD3"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con</w:t>
      </w:r>
      <w:r w:rsidRPr="007A06F5">
        <w:rPr>
          <w:rFonts w:ascii="Times New Roman" w:eastAsia="Times New Roman" w:hAnsi="Times New Roman" w:cs="Times New Roman"/>
          <w:sz w:val="24"/>
          <w:szCs w:val="24"/>
          <w:highlight w:val="green"/>
          <w:lang w:val="la-Latn" w:eastAsia="cs-CZ"/>
        </w:rPr>
        <w:t>servet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27A5855A" w14:textId="2F022CA3" w:rsidR="00131B9D" w:rsidRPr="007A06F5" w:rsidRDefault="00131B9D" w:rsidP="00131B9D">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omnes sacerdotes horis competentibu</w:t>
      </w:r>
      <w:r w:rsidR="00E54734" w:rsidRPr="007A06F5">
        <w:rPr>
          <w:rFonts w:ascii="Times New Roman" w:eastAsia="Times New Roman" w:hAnsi="Times New Roman" w:cs="Times New Roman"/>
          <w:sz w:val="24"/>
          <w:szCs w:val="24"/>
          <w:highlight w:val="green"/>
          <w:lang w:val="la-Latn" w:eastAsia="cs-CZ"/>
        </w:rPr>
        <w:t xml:space="preserve">s diei et noctis suarum sonant </w:t>
      </w:r>
      <w:r w:rsidRPr="007A06F5">
        <w:rPr>
          <w:rFonts w:ascii="Times New Roman" w:eastAsia="Times New Roman" w:hAnsi="Times New Roman" w:cs="Times New Roman"/>
          <w:sz w:val="24"/>
          <w:szCs w:val="24"/>
          <w:highlight w:val="green"/>
          <w:lang w:val="la-Latn" w:eastAsia="cs-CZ"/>
        </w:rPr>
        <w:t>et ecclesiarum signa</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sacra tunc deo celebrant o</w:t>
      </w:r>
      <w:r w:rsidR="00E54734" w:rsidRPr="007A06F5">
        <w:rPr>
          <w:rFonts w:ascii="Times New Roman" w:eastAsia="Times New Roman" w:hAnsi="Times New Roman" w:cs="Times New Roman"/>
          <w:sz w:val="24"/>
          <w:szCs w:val="24"/>
          <w:highlight w:val="green"/>
          <w:lang w:val="la-Latn" w:eastAsia="cs-CZ"/>
        </w:rPr>
        <w:t>fficia</w:t>
      </w:r>
      <w:r w:rsidR="00E55DD3"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et populos erudiant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quomodo aut quibus deus adorandus est horis</w:t>
      </w:r>
      <w:r w:rsidR="009B2994" w:rsidRPr="007A06F5">
        <w:rPr>
          <w:rFonts w:ascii="Times New Roman" w:eastAsia="Times New Roman" w:hAnsi="Times New Roman" w:cs="Times New Roman"/>
          <w:sz w:val="24"/>
          <w:szCs w:val="24"/>
          <w:highlight w:val="green"/>
          <w:lang w:val="la-Latn" w:eastAsia="cs-CZ"/>
        </w:rPr>
        <w:t xml:space="preserve">. </w:t>
      </w:r>
    </w:p>
    <w:p w14:paraId="6747765C" w14:textId="0E24EFAB" w:rsidR="00131B9D" w:rsidRPr="007A06F5" w:rsidRDefault="00131B9D" w:rsidP="00131B9D">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omnibus festis et diebus dominicis u</w:t>
      </w:r>
      <w:r w:rsidR="00E54734" w:rsidRPr="007A06F5">
        <w:rPr>
          <w:rFonts w:ascii="Times New Roman" w:eastAsia="Times New Roman" w:hAnsi="Times New Roman" w:cs="Times New Roman"/>
          <w:sz w:val="24"/>
          <w:szCs w:val="24"/>
          <w:highlight w:val="green"/>
          <w:lang w:val="la-Latn" w:eastAsia="cs-CZ"/>
        </w:rPr>
        <w:t xml:space="preserve">nusquisque sacerdos evangelium </w:t>
      </w:r>
      <w:r w:rsidRPr="007A06F5">
        <w:rPr>
          <w:rFonts w:ascii="Times New Roman" w:eastAsia="Times New Roman" w:hAnsi="Times New Roman" w:cs="Times New Roman"/>
          <w:sz w:val="24"/>
          <w:szCs w:val="24"/>
          <w:highlight w:val="green"/>
          <w:lang w:val="la-Latn" w:eastAsia="cs-CZ"/>
        </w:rPr>
        <w:t>Christi populo praedicat</w:t>
      </w:r>
      <w:r w:rsidR="009B2994" w:rsidRPr="007A06F5">
        <w:rPr>
          <w:rFonts w:ascii="Times New Roman" w:eastAsia="Times New Roman" w:hAnsi="Times New Roman" w:cs="Times New Roman"/>
          <w:sz w:val="24"/>
          <w:szCs w:val="24"/>
          <w:highlight w:val="green"/>
          <w:lang w:val="la-Latn" w:eastAsia="cs-CZ"/>
        </w:rPr>
        <w:t xml:space="preserve">. </w:t>
      </w:r>
    </w:p>
    <w:p w14:paraId="4DCA9B02" w14:textId="7E5BC978" w:rsidR="00131B9D" w:rsidRPr="007A06F5" w:rsidRDefault="00131B9D" w:rsidP="00131B9D">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IIII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unusquisque sacerdos cunctos sibi per</w:t>
      </w:r>
      <w:r w:rsidR="00E54734" w:rsidRPr="007A06F5">
        <w:rPr>
          <w:rFonts w:ascii="Times New Roman" w:eastAsia="Times New Roman" w:hAnsi="Times New Roman" w:cs="Times New Roman"/>
          <w:sz w:val="24"/>
          <w:szCs w:val="24"/>
          <w:highlight w:val="green"/>
          <w:lang w:val="la-Latn" w:eastAsia="cs-CZ"/>
        </w:rPr>
        <w:t>tinentes erudiat</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ut sciant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 decimas totius facultatis ecclesiis divinis debite offerant</w:t>
      </w:r>
      <w:r w:rsidR="009B2994" w:rsidRPr="007A06F5">
        <w:rPr>
          <w:rFonts w:ascii="Times New Roman" w:eastAsia="Times New Roman" w:hAnsi="Times New Roman" w:cs="Times New Roman"/>
          <w:sz w:val="24"/>
          <w:szCs w:val="24"/>
          <w:highlight w:val="green"/>
          <w:lang w:val="la-Latn" w:eastAsia="cs-CZ"/>
        </w:rPr>
        <w:t xml:space="preserve">. </w:t>
      </w:r>
    </w:p>
    <w:p w14:paraId="3D193769" w14:textId="0264B292" w:rsidR="00131B9D" w:rsidRPr="007A06F5" w:rsidRDefault="00131B9D" w:rsidP="00E54734">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V</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ipsi sacerdotes populi suscipiant de</w:t>
      </w:r>
      <w:r w:rsidR="00E54734" w:rsidRPr="007A06F5">
        <w:rPr>
          <w:rFonts w:ascii="Times New Roman" w:eastAsia="Times New Roman" w:hAnsi="Times New Roman" w:cs="Times New Roman"/>
          <w:sz w:val="24"/>
          <w:szCs w:val="24"/>
          <w:highlight w:val="green"/>
          <w:lang w:val="la-Latn" w:eastAsia="cs-CZ"/>
        </w:rPr>
        <w:t>cimas et nomina eorum</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quicum</w:t>
      </w:r>
      <w:r w:rsidRPr="007A06F5">
        <w:rPr>
          <w:rFonts w:ascii="Times New Roman" w:eastAsia="Times New Roman" w:hAnsi="Times New Roman" w:cs="Times New Roman"/>
          <w:sz w:val="24"/>
          <w:szCs w:val="24"/>
          <w:highlight w:val="green"/>
          <w:lang w:val="la-Latn" w:eastAsia="cs-CZ"/>
        </w:rPr>
        <w:t>que dederint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scripta habeant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et secundum </w:t>
      </w:r>
      <w:r w:rsidR="00524CAA" w:rsidRPr="00524CAA">
        <w:rPr>
          <w:rFonts w:ascii="Times New Roman" w:eastAsia="Times New Roman" w:hAnsi="Times New Roman" w:cs="Times New Roman"/>
          <w:b/>
          <w:sz w:val="24"/>
          <w:szCs w:val="24"/>
          <w:highlight w:val="green"/>
          <w:lang w:val="la-Latn" w:eastAsia="cs-CZ"/>
        </w:rPr>
        <w:t>auctorit</w:t>
      </w:r>
      <w:r w:rsidR="00E54734" w:rsidRPr="007A06F5">
        <w:rPr>
          <w:rFonts w:ascii="Times New Roman" w:eastAsia="Times New Roman" w:hAnsi="Times New Roman" w:cs="Times New Roman"/>
          <w:sz w:val="24"/>
          <w:szCs w:val="24"/>
          <w:highlight w:val="green"/>
          <w:lang w:val="la-Latn" w:eastAsia="cs-CZ"/>
        </w:rPr>
        <w:t>atem canonicam coram testi</w:t>
      </w:r>
      <w:r w:rsidRPr="007A06F5">
        <w:rPr>
          <w:rFonts w:ascii="Times New Roman" w:eastAsia="Times New Roman" w:hAnsi="Times New Roman" w:cs="Times New Roman"/>
          <w:sz w:val="24"/>
          <w:szCs w:val="24"/>
          <w:highlight w:val="green"/>
          <w:lang w:val="la-Latn" w:eastAsia="cs-CZ"/>
        </w:rPr>
        <w:t>bus dividant et ad ornamentum ecclesiae primam e</w:t>
      </w:r>
      <w:r w:rsidR="00E54734" w:rsidRPr="007A06F5">
        <w:rPr>
          <w:rFonts w:ascii="Times New Roman" w:eastAsia="Times New Roman" w:hAnsi="Times New Roman" w:cs="Times New Roman"/>
          <w:sz w:val="24"/>
          <w:szCs w:val="24"/>
          <w:highlight w:val="green"/>
          <w:lang w:val="la-Latn" w:eastAsia="cs-CZ"/>
        </w:rPr>
        <w:t>ligant partem</w:t>
      </w:r>
      <w:r w:rsidR="009B2994" w:rsidRPr="007A06F5">
        <w:rPr>
          <w:rFonts w:ascii="Times New Roman" w:eastAsia="Times New Roman" w:hAnsi="Times New Roman" w:cs="Times New Roman"/>
          <w:sz w:val="24"/>
          <w:szCs w:val="24"/>
          <w:highlight w:val="green"/>
          <w:lang w:val="la-Latn" w:eastAsia="cs-CZ"/>
        </w:rPr>
        <w:t xml:space="preserve">, </w:t>
      </w:r>
      <w:r w:rsidR="00E54734" w:rsidRPr="007A06F5">
        <w:rPr>
          <w:rFonts w:ascii="Times New Roman" w:eastAsia="Times New Roman" w:hAnsi="Times New Roman" w:cs="Times New Roman"/>
          <w:sz w:val="24"/>
          <w:szCs w:val="24"/>
          <w:highlight w:val="green"/>
          <w:lang w:val="la-Latn" w:eastAsia="cs-CZ"/>
        </w:rPr>
        <w:t xml:space="preserve">secundam autem </w:t>
      </w:r>
      <w:r w:rsidRPr="007A06F5">
        <w:rPr>
          <w:rFonts w:ascii="Times New Roman" w:hAnsi="Times New Roman" w:cs="Times New Roman"/>
          <w:highlight w:val="green"/>
          <w:lang w:val="la-Latn" w:eastAsia="cs-CZ"/>
        </w:rPr>
        <w:t>ad usum pauperum</w:t>
      </w:r>
      <w:r w:rsidR="00E55DD3" w:rsidRPr="007A06F5">
        <w:rPr>
          <w:rFonts w:ascii="Times New Roman" w:hAnsi="Times New Roman" w:cs="Times New Roman"/>
          <w:highlight w:val="green"/>
          <w:lang w:val="la-Latn" w:eastAsia="cs-CZ"/>
        </w:rPr>
        <w:t xml:space="preserve"> </w:t>
      </w:r>
      <w:r w:rsidRPr="007A06F5">
        <w:rPr>
          <w:rFonts w:ascii="Times New Roman" w:hAnsi="Times New Roman" w:cs="Times New Roman"/>
          <w:highlight w:val="green"/>
          <w:lang w:val="la-Latn" w:eastAsia="cs-CZ"/>
        </w:rPr>
        <w:t>atque peregrinorum per eorum manus misericorditer cum /</w:t>
      </w:r>
      <w:r w:rsidRPr="007A06F5">
        <w:rPr>
          <w:rFonts w:ascii="Times New Roman" w:hAnsi="Times New Roman" w:cs="Times New Roman"/>
          <w:highlight w:val="green"/>
          <w:lang w:val="la-Latn"/>
        </w:rPr>
        <w:t>omni humilitate dispensant</w:t>
      </w:r>
      <w:r w:rsidR="009B2994" w:rsidRPr="007A06F5">
        <w:rPr>
          <w:rFonts w:ascii="Times New Roman" w:hAnsi="Times New Roman" w:cs="Times New Roman"/>
          <w:highlight w:val="green"/>
          <w:lang w:val="la-Latn"/>
        </w:rPr>
        <w:t xml:space="preserve">, </w:t>
      </w:r>
      <w:r w:rsidRPr="007A06F5">
        <w:rPr>
          <w:rFonts w:ascii="Times New Roman" w:hAnsi="Times New Roman" w:cs="Times New Roman"/>
          <w:highlight w:val="green"/>
          <w:lang w:val="la-Latn"/>
        </w:rPr>
        <w:t>tertiam vero partem sibim</w:t>
      </w:r>
      <w:r w:rsidR="00E54734" w:rsidRPr="007A06F5">
        <w:rPr>
          <w:rFonts w:ascii="Times New Roman" w:hAnsi="Times New Roman" w:cs="Times New Roman"/>
          <w:highlight w:val="green"/>
          <w:lang w:val="la-Latn"/>
        </w:rPr>
        <w:t>etipsis solis sacerdotes reser</w:t>
      </w:r>
      <w:r w:rsidRPr="007A06F5">
        <w:rPr>
          <w:rFonts w:ascii="Times New Roman" w:hAnsi="Times New Roman" w:cs="Times New Roman"/>
          <w:highlight w:val="green"/>
          <w:lang w:val="la-Latn"/>
        </w:rPr>
        <w:t>vant</w:t>
      </w:r>
      <w:r w:rsidR="009B2994" w:rsidRPr="007A06F5">
        <w:rPr>
          <w:rFonts w:ascii="Times New Roman" w:hAnsi="Times New Roman" w:cs="Times New Roman"/>
          <w:highlight w:val="green"/>
          <w:lang w:val="la-Latn"/>
        </w:rPr>
        <w:t xml:space="preserve">. </w:t>
      </w:r>
    </w:p>
    <w:p w14:paraId="4C6E5523" w14:textId="1D785163" w:rsidR="00131B9D" w:rsidRPr="007A06F5" w:rsidRDefault="00131B9D" w:rsidP="00131B9D">
      <w:pPr>
        <w:pStyle w:val="Normlnweb"/>
        <w:rPr>
          <w:lang w:val="la-Latn"/>
        </w:rPr>
      </w:pPr>
      <w:r w:rsidRPr="007A06F5">
        <w:rPr>
          <w:highlight w:val="green"/>
          <w:lang w:val="la-Latn"/>
        </w:rPr>
        <w:t>VI</w:t>
      </w:r>
      <w:r w:rsidR="009B2994" w:rsidRPr="007A06F5">
        <w:rPr>
          <w:highlight w:val="green"/>
          <w:lang w:val="la-Latn"/>
        </w:rPr>
        <w:t xml:space="preserve">. </w:t>
      </w:r>
      <w:r w:rsidRPr="007A06F5">
        <w:rPr>
          <w:highlight w:val="green"/>
          <w:lang w:val="la-Latn"/>
        </w:rPr>
        <w:t>Ut unusquisque sacerdos oratione</w:t>
      </w:r>
      <w:r w:rsidR="00E54734" w:rsidRPr="007A06F5">
        <w:rPr>
          <w:highlight w:val="green"/>
          <w:lang w:val="la-Latn"/>
        </w:rPr>
        <w:t xml:space="preserve">m dominicam et symbolum populo </w:t>
      </w:r>
      <w:r w:rsidRPr="007A06F5">
        <w:rPr>
          <w:highlight w:val="green"/>
          <w:lang w:val="la-Latn"/>
        </w:rPr>
        <w:t>sibi commisso curiose insinuet ac</w:t>
      </w:r>
      <w:r w:rsidR="00E55DD3" w:rsidRPr="007A06F5">
        <w:rPr>
          <w:highlight w:val="green"/>
          <w:lang w:val="la-Latn"/>
        </w:rPr>
        <w:t xml:space="preserve"> </w:t>
      </w:r>
      <w:r w:rsidRPr="007A06F5">
        <w:rPr>
          <w:highlight w:val="green"/>
          <w:lang w:val="la-Latn"/>
        </w:rPr>
        <w:t>totius religionis Studium et christianitatis cultum eorum mentibus ostendant</w:t>
      </w:r>
      <w:r w:rsidR="009B2994" w:rsidRPr="007A06F5">
        <w:rPr>
          <w:highlight w:val="green"/>
          <w:lang w:val="la-Latn"/>
        </w:rPr>
        <w:t>.</w:t>
      </w:r>
      <w:r w:rsidR="009B2994" w:rsidRPr="007A06F5">
        <w:rPr>
          <w:lang w:val="la-Latn"/>
        </w:rPr>
        <w:t xml:space="preserve"> </w:t>
      </w:r>
    </w:p>
    <w:p w14:paraId="056C8E51" w14:textId="4E61601B" w:rsidR="00131B9D" w:rsidRPr="007A06F5" w:rsidRDefault="00131B9D" w:rsidP="00131B9D">
      <w:pPr>
        <w:pStyle w:val="Normlnweb"/>
        <w:rPr>
          <w:lang w:val="la-Latn"/>
        </w:rPr>
      </w:pPr>
      <w:r w:rsidRPr="007A06F5">
        <w:rPr>
          <w:lang w:val="la-Latn"/>
        </w:rPr>
        <w:t>VII</w:t>
      </w:r>
      <w:r w:rsidR="009B2994" w:rsidRPr="007A06F5">
        <w:rPr>
          <w:lang w:val="la-Latn"/>
        </w:rPr>
        <w:t xml:space="preserve">. </w:t>
      </w:r>
      <w:r w:rsidRPr="007A06F5">
        <w:rPr>
          <w:lang w:val="la-Latn"/>
        </w:rPr>
        <w:t xml:space="preserve">Ut cuncti sacerdotes precibus assiduis </w:t>
      </w:r>
      <w:r w:rsidR="00E54734" w:rsidRPr="007A06F5">
        <w:rPr>
          <w:lang w:val="la-Latn"/>
        </w:rPr>
        <w:t>pro vita et imperio domni impe</w:t>
      </w:r>
      <w:r w:rsidRPr="007A06F5">
        <w:rPr>
          <w:lang w:val="la-Latn"/>
        </w:rPr>
        <w:t>ratoris et filiorum ac filiarum salute orent</w:t>
      </w:r>
      <w:r w:rsidR="009B2994" w:rsidRPr="007A06F5">
        <w:rPr>
          <w:lang w:val="la-Latn"/>
        </w:rPr>
        <w:t xml:space="preserve">. </w:t>
      </w:r>
    </w:p>
    <w:p w14:paraId="7EA86D74" w14:textId="15371CE1" w:rsidR="00131B9D" w:rsidRPr="007A06F5" w:rsidRDefault="00131B9D" w:rsidP="00131B9D">
      <w:pPr>
        <w:pStyle w:val="Normlnweb"/>
        <w:rPr>
          <w:lang w:val="la-Latn"/>
        </w:rPr>
      </w:pPr>
      <w:r w:rsidRPr="007A06F5">
        <w:rPr>
          <w:lang w:val="la-Latn"/>
        </w:rPr>
        <w:t>VIII</w:t>
      </w:r>
      <w:r w:rsidR="009B2994" w:rsidRPr="007A06F5">
        <w:rPr>
          <w:lang w:val="la-Latn"/>
        </w:rPr>
        <w:t xml:space="preserve">. </w:t>
      </w:r>
      <w:r w:rsidRPr="007A06F5">
        <w:rPr>
          <w:lang w:val="la-Latn"/>
        </w:rPr>
        <w:t>Ut unusquisque sacerdos cotidianis assist</w:t>
      </w:r>
      <w:r w:rsidR="00E54734" w:rsidRPr="007A06F5">
        <w:rPr>
          <w:lang w:val="la-Latn"/>
        </w:rPr>
        <w:t>at orationibus pro pontifice</w:t>
      </w:r>
      <w:r w:rsidR="009B2994" w:rsidRPr="007A06F5">
        <w:rPr>
          <w:lang w:val="la-Latn"/>
        </w:rPr>
        <w:t xml:space="preserve">, </w:t>
      </w:r>
      <w:r w:rsidRPr="007A06F5">
        <w:rPr>
          <w:lang w:val="la-Latn"/>
        </w:rPr>
        <w:t>cuius gubernatur regimine</w:t>
      </w:r>
      <w:r w:rsidR="009B2994" w:rsidRPr="007A06F5">
        <w:rPr>
          <w:lang w:val="la-Latn"/>
        </w:rPr>
        <w:t xml:space="preserve">. </w:t>
      </w:r>
    </w:p>
    <w:p w14:paraId="1529D382" w14:textId="074CA720" w:rsidR="00131B9D" w:rsidRPr="007A06F5" w:rsidRDefault="00131B9D" w:rsidP="00131B9D">
      <w:pPr>
        <w:pStyle w:val="Normlnweb"/>
        <w:rPr>
          <w:highlight w:val="green"/>
          <w:lang w:val="la-Latn"/>
        </w:rPr>
      </w:pPr>
      <w:r w:rsidRPr="007A06F5">
        <w:rPr>
          <w:highlight w:val="green"/>
          <w:lang w:val="la-Latn"/>
        </w:rPr>
        <w:t>VIIII</w:t>
      </w:r>
      <w:r w:rsidR="009B2994" w:rsidRPr="007A06F5">
        <w:rPr>
          <w:highlight w:val="green"/>
          <w:lang w:val="la-Latn"/>
        </w:rPr>
        <w:t xml:space="preserve">. </w:t>
      </w:r>
      <w:r w:rsidRPr="007A06F5">
        <w:rPr>
          <w:highlight w:val="green"/>
          <w:lang w:val="la-Latn"/>
        </w:rPr>
        <w:t>Ut nullus sacerdos in domibus vel in alii</w:t>
      </w:r>
      <w:r w:rsidR="00E54734" w:rsidRPr="007A06F5">
        <w:rPr>
          <w:highlight w:val="green"/>
          <w:lang w:val="la-Latn"/>
        </w:rPr>
        <w:t>s locis nisi in ecclesiis dedi</w:t>
      </w:r>
      <w:r w:rsidRPr="007A06F5">
        <w:rPr>
          <w:highlight w:val="green"/>
          <w:lang w:val="la-Latn"/>
        </w:rPr>
        <w:t>catis celebrare missas audeat</w:t>
      </w:r>
      <w:r w:rsidR="009B2994" w:rsidRPr="007A06F5">
        <w:rPr>
          <w:highlight w:val="green"/>
          <w:lang w:val="la-Latn"/>
        </w:rPr>
        <w:t xml:space="preserve">. </w:t>
      </w:r>
      <w:r w:rsidRPr="007A06F5">
        <w:rPr>
          <w:highlight w:val="green"/>
          <w:lang w:val="la-Latn"/>
        </w:rPr>
        <w:t>/</w:t>
      </w:r>
    </w:p>
    <w:p w14:paraId="2071022E" w14:textId="6E0E1A20" w:rsidR="00131B9D" w:rsidRPr="007A06F5" w:rsidRDefault="00131B9D" w:rsidP="00131B9D">
      <w:pPr>
        <w:pStyle w:val="Normlnweb"/>
        <w:rPr>
          <w:highlight w:val="green"/>
          <w:lang w:val="la-Latn"/>
        </w:rPr>
      </w:pPr>
      <w:r w:rsidRPr="007A06F5">
        <w:rPr>
          <w:highlight w:val="green"/>
          <w:lang w:val="la-Latn"/>
        </w:rPr>
        <w:t>X</w:t>
      </w:r>
      <w:r w:rsidR="009B2994" w:rsidRPr="007A06F5">
        <w:rPr>
          <w:highlight w:val="green"/>
          <w:lang w:val="la-Latn"/>
        </w:rPr>
        <w:t xml:space="preserve">. </w:t>
      </w:r>
      <w:r w:rsidRPr="007A06F5">
        <w:rPr>
          <w:highlight w:val="green"/>
          <w:lang w:val="la-Latn"/>
        </w:rPr>
        <w:t>Ut a cunctis sacerdotibus ius et tempus baptismatis temporibus cong</w:t>
      </w:r>
      <w:r w:rsidR="00E54734" w:rsidRPr="007A06F5">
        <w:rPr>
          <w:highlight w:val="green"/>
          <w:lang w:val="la-Latn"/>
        </w:rPr>
        <w:t xml:space="preserve">ruis </w:t>
      </w:r>
      <w:r w:rsidRPr="007A06F5">
        <w:rPr>
          <w:highlight w:val="green"/>
          <w:lang w:val="la-Latn"/>
        </w:rPr>
        <w:t>secundum canonicam institutionem cautissime observetur</w:t>
      </w:r>
      <w:r w:rsidR="009B2994" w:rsidRPr="007A06F5">
        <w:rPr>
          <w:highlight w:val="green"/>
          <w:lang w:val="la-Latn"/>
        </w:rPr>
        <w:t xml:space="preserve">. </w:t>
      </w:r>
    </w:p>
    <w:p w14:paraId="41BFAD09" w14:textId="7475D445" w:rsidR="00131B9D" w:rsidRPr="007A06F5" w:rsidRDefault="00131B9D" w:rsidP="00131B9D">
      <w:pPr>
        <w:pStyle w:val="Normlnweb"/>
        <w:rPr>
          <w:highlight w:val="green"/>
          <w:lang w:val="la-Latn"/>
        </w:rPr>
      </w:pPr>
      <w:r w:rsidRPr="007A06F5">
        <w:rPr>
          <w:highlight w:val="green"/>
          <w:lang w:val="la-Latn"/>
        </w:rPr>
        <w:t>XI</w:t>
      </w:r>
      <w:r w:rsidR="009B2994" w:rsidRPr="007A06F5">
        <w:rPr>
          <w:highlight w:val="green"/>
          <w:lang w:val="la-Latn"/>
        </w:rPr>
        <w:t xml:space="preserve">. </w:t>
      </w:r>
      <w:r w:rsidRPr="007A06F5">
        <w:rPr>
          <w:highlight w:val="green"/>
          <w:lang w:val="la-Latn"/>
        </w:rPr>
        <w:t>Ut omnes sacerdotes quibuscumque hor</w:t>
      </w:r>
      <w:r w:rsidR="00E54734" w:rsidRPr="007A06F5">
        <w:rPr>
          <w:highlight w:val="green"/>
          <w:lang w:val="la-Latn"/>
        </w:rPr>
        <w:t>is omnibus indigentibus baptis</w:t>
      </w:r>
      <w:r w:rsidRPr="007A06F5">
        <w:rPr>
          <w:highlight w:val="green"/>
          <w:lang w:val="la-Latn"/>
        </w:rPr>
        <w:t>mum infirmitatis causa diligentissime tribuant</w:t>
      </w:r>
      <w:r w:rsidR="009B2994" w:rsidRPr="007A06F5">
        <w:rPr>
          <w:highlight w:val="green"/>
          <w:lang w:val="la-Latn"/>
        </w:rPr>
        <w:t xml:space="preserve">. </w:t>
      </w:r>
    </w:p>
    <w:p w14:paraId="5251353D" w14:textId="7CE98581" w:rsidR="00131B9D" w:rsidRPr="007A06F5" w:rsidRDefault="00131B9D" w:rsidP="00131B9D">
      <w:pPr>
        <w:pStyle w:val="Normlnweb"/>
        <w:rPr>
          <w:highlight w:val="green"/>
          <w:lang w:val="la-Latn"/>
        </w:rPr>
      </w:pPr>
      <w:r w:rsidRPr="007A06F5">
        <w:rPr>
          <w:highlight w:val="green"/>
          <w:lang w:val="la-Latn"/>
        </w:rPr>
        <w:t>XII</w:t>
      </w:r>
      <w:r w:rsidR="009B2994" w:rsidRPr="007A06F5">
        <w:rPr>
          <w:highlight w:val="green"/>
          <w:lang w:val="la-Latn"/>
        </w:rPr>
        <w:t xml:space="preserve">. </w:t>
      </w:r>
      <w:r w:rsidRPr="007A06F5">
        <w:rPr>
          <w:highlight w:val="green"/>
          <w:lang w:val="la-Latn"/>
        </w:rPr>
        <w:t>Ut nullus presbyter sacrum officium sive baptismatis sacr</w:t>
      </w:r>
      <w:r w:rsidR="00E54734" w:rsidRPr="007A06F5">
        <w:rPr>
          <w:highlight w:val="green"/>
          <w:lang w:val="la-Latn"/>
        </w:rPr>
        <w:t xml:space="preserve">amentum aut </w:t>
      </w:r>
      <w:r w:rsidRPr="007A06F5">
        <w:rPr>
          <w:highlight w:val="green"/>
          <w:lang w:val="la-Latn"/>
        </w:rPr>
        <w:t>aliquid donorum spiritalium pro aliquo pretio vendere praesumat</w:t>
      </w:r>
      <w:r w:rsidR="009B2994" w:rsidRPr="007A06F5">
        <w:rPr>
          <w:highlight w:val="green"/>
          <w:lang w:val="la-Latn"/>
        </w:rPr>
        <w:t xml:space="preserve">, </w:t>
      </w:r>
      <w:r w:rsidRPr="007A06F5">
        <w:rPr>
          <w:highlight w:val="green"/>
          <w:lang w:val="la-Latn"/>
        </w:rPr>
        <w:t xml:space="preserve">ne </w:t>
      </w:r>
      <w:r w:rsidRPr="007A06F5">
        <w:rPr>
          <w:i/>
          <w:iCs/>
          <w:highlight w:val="green"/>
          <w:lang w:val="la-Latn"/>
        </w:rPr>
        <w:t>vendentes</w:t>
      </w:r>
      <w:r w:rsidRPr="007A06F5">
        <w:rPr>
          <w:highlight w:val="green"/>
          <w:lang w:val="la-Latn"/>
        </w:rPr>
        <w:t xml:space="preserve"> </w:t>
      </w:r>
      <w:r w:rsidRPr="007A06F5">
        <w:rPr>
          <w:i/>
          <w:iCs/>
          <w:highlight w:val="green"/>
          <w:lang w:val="la-Latn"/>
        </w:rPr>
        <w:t>et</w:t>
      </w:r>
      <w:r w:rsidR="00E54734" w:rsidRPr="007A06F5">
        <w:rPr>
          <w:highlight w:val="green"/>
          <w:lang w:val="la-Latn"/>
        </w:rPr>
        <w:t xml:space="preserve"> </w:t>
      </w:r>
      <w:r w:rsidRPr="007A06F5">
        <w:rPr>
          <w:i/>
          <w:iCs/>
          <w:highlight w:val="green"/>
          <w:lang w:val="la-Latn"/>
        </w:rPr>
        <w:t>ementes</w:t>
      </w:r>
      <w:r w:rsidRPr="007A06F5">
        <w:rPr>
          <w:highlight w:val="green"/>
          <w:lang w:val="la-Latn"/>
        </w:rPr>
        <w:t xml:space="preserve"> </w:t>
      </w:r>
      <w:r w:rsidRPr="007A06F5">
        <w:rPr>
          <w:i/>
          <w:iCs/>
          <w:highlight w:val="green"/>
          <w:lang w:val="la-Latn"/>
        </w:rPr>
        <w:t>in</w:t>
      </w:r>
      <w:r w:rsidRPr="007A06F5">
        <w:rPr>
          <w:highlight w:val="green"/>
          <w:lang w:val="la-Latn"/>
        </w:rPr>
        <w:t xml:space="preserve"> </w:t>
      </w:r>
      <w:r w:rsidRPr="007A06F5">
        <w:rPr>
          <w:i/>
          <w:iCs/>
          <w:highlight w:val="green"/>
          <w:lang w:val="la-Latn"/>
        </w:rPr>
        <w:t>templo</w:t>
      </w:r>
      <w:r w:rsidRPr="007A06F5">
        <w:rPr>
          <w:highlight w:val="green"/>
          <w:lang w:val="la-Latn"/>
        </w:rPr>
        <w:t xml:space="preserve"> </w:t>
      </w:r>
      <w:r w:rsidRPr="007A06F5">
        <w:rPr>
          <w:i/>
          <w:iCs/>
          <w:highlight w:val="green"/>
          <w:lang w:val="la-Latn"/>
        </w:rPr>
        <w:t>columbas</w:t>
      </w:r>
      <w:r w:rsidRPr="007A06F5">
        <w:rPr>
          <w:highlight w:val="green"/>
          <w:lang w:val="la-Latn"/>
        </w:rPr>
        <w:t xml:space="preserve"> imitentur</w:t>
      </w:r>
      <w:r w:rsidR="009B2994" w:rsidRPr="007A06F5">
        <w:rPr>
          <w:highlight w:val="green"/>
          <w:lang w:val="la-Latn"/>
        </w:rPr>
        <w:t xml:space="preserve">; </w:t>
      </w:r>
      <w:r w:rsidRPr="007A06F5">
        <w:rPr>
          <w:highlight w:val="green"/>
          <w:lang w:val="la-Latn"/>
        </w:rPr>
        <w:t>ut pro his</w:t>
      </w:r>
      <w:r w:rsidR="009B2994" w:rsidRPr="007A06F5">
        <w:rPr>
          <w:highlight w:val="green"/>
          <w:lang w:val="la-Latn"/>
        </w:rPr>
        <w:t xml:space="preserve">, </w:t>
      </w:r>
      <w:r w:rsidRPr="007A06F5">
        <w:rPr>
          <w:highlight w:val="green"/>
          <w:lang w:val="la-Latn"/>
        </w:rPr>
        <w:t>qu</w:t>
      </w:r>
      <w:r w:rsidR="00E54734" w:rsidRPr="007A06F5">
        <w:rPr>
          <w:highlight w:val="green"/>
          <w:lang w:val="la-Latn"/>
        </w:rPr>
        <w:t>ae adepti sunt gratia divina</w:t>
      </w:r>
      <w:r w:rsidR="009B2994" w:rsidRPr="007A06F5">
        <w:rPr>
          <w:highlight w:val="green"/>
          <w:lang w:val="la-Latn"/>
        </w:rPr>
        <w:t xml:space="preserve">, </w:t>
      </w:r>
      <w:r w:rsidRPr="007A06F5">
        <w:rPr>
          <w:highlight w:val="green"/>
          <w:lang w:val="la-Latn"/>
        </w:rPr>
        <w:t>non pretia concupiscant terrena</w:t>
      </w:r>
      <w:r w:rsidR="009B2994" w:rsidRPr="007A06F5">
        <w:rPr>
          <w:highlight w:val="green"/>
          <w:lang w:val="la-Latn"/>
        </w:rPr>
        <w:t xml:space="preserve">, </w:t>
      </w:r>
      <w:r w:rsidRPr="007A06F5">
        <w:rPr>
          <w:highlight w:val="green"/>
          <w:lang w:val="la-Latn"/>
        </w:rPr>
        <w:t>sed solam regni caelestis gloriam promer</w:t>
      </w:r>
      <w:r w:rsidR="00E54734" w:rsidRPr="007A06F5">
        <w:rPr>
          <w:highlight w:val="green"/>
          <w:lang w:val="la-Latn"/>
        </w:rPr>
        <w:t xml:space="preserve">eantur </w:t>
      </w:r>
      <w:r w:rsidRPr="007A06F5">
        <w:rPr>
          <w:highlight w:val="green"/>
          <w:lang w:val="la-Latn"/>
        </w:rPr>
        <w:t>accipere</w:t>
      </w:r>
      <w:r w:rsidR="009B2994" w:rsidRPr="007A06F5">
        <w:rPr>
          <w:highlight w:val="green"/>
          <w:lang w:val="la-Latn"/>
        </w:rPr>
        <w:t xml:space="preserve">. </w:t>
      </w:r>
    </w:p>
    <w:p w14:paraId="674A0C03" w14:textId="7541EB37" w:rsidR="00131B9D" w:rsidRPr="007A06F5" w:rsidRDefault="00131B9D" w:rsidP="00131B9D">
      <w:pPr>
        <w:pStyle w:val="Normlnweb"/>
        <w:rPr>
          <w:highlight w:val="green"/>
          <w:lang w:val="la-Latn"/>
        </w:rPr>
      </w:pPr>
      <w:r w:rsidRPr="007A06F5">
        <w:rPr>
          <w:highlight w:val="green"/>
          <w:lang w:val="la-Latn"/>
        </w:rPr>
        <w:lastRenderedPageBreak/>
        <w:t>XIII</w:t>
      </w:r>
      <w:r w:rsidR="009B2994" w:rsidRPr="007A06F5">
        <w:rPr>
          <w:highlight w:val="green"/>
          <w:lang w:val="la-Latn"/>
        </w:rPr>
        <w:t xml:space="preserve">. </w:t>
      </w:r>
      <w:r w:rsidRPr="007A06F5">
        <w:rPr>
          <w:highlight w:val="green"/>
          <w:lang w:val="la-Latn"/>
        </w:rPr>
        <w:t>Ut nullus presbyter a sede propria sancta</w:t>
      </w:r>
      <w:r w:rsidR="00E54734" w:rsidRPr="007A06F5">
        <w:rPr>
          <w:highlight w:val="green"/>
          <w:lang w:val="la-Latn"/>
        </w:rPr>
        <w:t>e ecclesiae</w:t>
      </w:r>
      <w:r w:rsidR="009B2994" w:rsidRPr="007A06F5">
        <w:rPr>
          <w:highlight w:val="green"/>
          <w:lang w:val="la-Latn"/>
        </w:rPr>
        <w:t xml:space="preserve">, </w:t>
      </w:r>
      <w:r w:rsidR="00E54734" w:rsidRPr="007A06F5">
        <w:rPr>
          <w:highlight w:val="green"/>
          <w:lang w:val="la-Latn"/>
        </w:rPr>
        <w:t xml:space="preserve">sub cuius titulo </w:t>
      </w:r>
      <w:r w:rsidRPr="007A06F5">
        <w:rPr>
          <w:highlight w:val="green"/>
          <w:lang w:val="la-Latn"/>
        </w:rPr>
        <w:t>ordinatus fuit</w:t>
      </w:r>
      <w:r w:rsidR="009B2994" w:rsidRPr="007A06F5">
        <w:rPr>
          <w:highlight w:val="green"/>
          <w:lang w:val="la-Latn"/>
        </w:rPr>
        <w:t xml:space="preserve">, </w:t>
      </w:r>
      <w:r w:rsidRPr="007A06F5">
        <w:rPr>
          <w:highlight w:val="green"/>
          <w:lang w:val="la-Latn"/>
        </w:rPr>
        <w:t>admonitionis causa ad alienam perg</w:t>
      </w:r>
      <w:r w:rsidR="00E54734" w:rsidRPr="007A06F5">
        <w:rPr>
          <w:highlight w:val="green"/>
          <w:lang w:val="la-Latn"/>
        </w:rPr>
        <w:t>at ecclesiam</w:t>
      </w:r>
      <w:r w:rsidR="009B2994" w:rsidRPr="007A06F5">
        <w:rPr>
          <w:highlight w:val="green"/>
          <w:lang w:val="la-Latn"/>
        </w:rPr>
        <w:t xml:space="preserve">, </w:t>
      </w:r>
      <w:r w:rsidR="00E54734" w:rsidRPr="007A06F5">
        <w:rPr>
          <w:highlight w:val="green"/>
          <w:lang w:val="la-Latn"/>
        </w:rPr>
        <w:t xml:space="preserve">sed in eadem de </w:t>
      </w:r>
      <w:r w:rsidRPr="007A06F5">
        <w:rPr>
          <w:highlight w:val="green"/>
          <w:lang w:val="la-Latn"/>
        </w:rPr>
        <w:t>votus usque ad vitae permaneat exitum</w:t>
      </w:r>
      <w:r w:rsidR="009B2994" w:rsidRPr="007A06F5">
        <w:rPr>
          <w:highlight w:val="green"/>
          <w:lang w:val="la-Latn"/>
        </w:rPr>
        <w:t xml:space="preserve">. </w:t>
      </w:r>
      <w:r w:rsidRPr="007A06F5">
        <w:rPr>
          <w:highlight w:val="green"/>
          <w:lang w:val="la-Latn"/>
        </w:rPr>
        <w:t>/</w:t>
      </w:r>
    </w:p>
    <w:p w14:paraId="6083A76A" w14:textId="6F218D98" w:rsidR="00131B9D" w:rsidRPr="007A06F5" w:rsidRDefault="00131B9D" w:rsidP="00131B9D">
      <w:pPr>
        <w:pStyle w:val="Normlnweb"/>
        <w:rPr>
          <w:highlight w:val="green"/>
          <w:lang w:val="la-Latn"/>
        </w:rPr>
      </w:pPr>
      <w:r w:rsidRPr="007A06F5">
        <w:rPr>
          <w:highlight w:val="green"/>
          <w:lang w:val="la-Latn"/>
        </w:rPr>
        <w:t>XIIII</w:t>
      </w:r>
      <w:r w:rsidR="009B2994" w:rsidRPr="007A06F5">
        <w:rPr>
          <w:highlight w:val="green"/>
          <w:lang w:val="la-Latn"/>
        </w:rPr>
        <w:t xml:space="preserve">. </w:t>
      </w:r>
      <w:r w:rsidRPr="007A06F5">
        <w:rPr>
          <w:highlight w:val="green"/>
          <w:lang w:val="la-Latn"/>
        </w:rPr>
        <w:t>Ut nullus ex sacerdotum numero ebrie</w:t>
      </w:r>
      <w:r w:rsidR="00E54734" w:rsidRPr="007A06F5">
        <w:rPr>
          <w:highlight w:val="green"/>
          <w:lang w:val="la-Latn"/>
        </w:rPr>
        <w:t xml:space="preserve">tatis vitium nutriet nec alios </w:t>
      </w:r>
      <w:r w:rsidRPr="007A06F5">
        <w:rPr>
          <w:highlight w:val="green"/>
          <w:lang w:val="la-Latn"/>
        </w:rPr>
        <w:t>cogat per suam iussionem inebriari</w:t>
      </w:r>
      <w:r w:rsidR="009B2994" w:rsidRPr="007A06F5">
        <w:rPr>
          <w:highlight w:val="green"/>
          <w:lang w:val="la-Latn"/>
        </w:rPr>
        <w:t xml:space="preserve">. </w:t>
      </w:r>
    </w:p>
    <w:p w14:paraId="4E65CD1C" w14:textId="53FEC03C" w:rsidR="00131B9D" w:rsidRPr="007A06F5" w:rsidRDefault="00131B9D" w:rsidP="00131B9D">
      <w:pPr>
        <w:pStyle w:val="Normlnweb"/>
        <w:rPr>
          <w:highlight w:val="green"/>
          <w:lang w:val="la-Latn"/>
        </w:rPr>
      </w:pPr>
      <w:r w:rsidRPr="007A06F5">
        <w:rPr>
          <w:highlight w:val="green"/>
          <w:lang w:val="la-Latn"/>
        </w:rPr>
        <w:t>XV</w:t>
      </w:r>
      <w:r w:rsidR="009B2994" w:rsidRPr="007A06F5">
        <w:rPr>
          <w:highlight w:val="green"/>
          <w:lang w:val="la-Latn"/>
        </w:rPr>
        <w:t xml:space="preserve">. </w:t>
      </w:r>
      <w:r w:rsidRPr="007A06F5">
        <w:rPr>
          <w:highlight w:val="green"/>
          <w:lang w:val="la-Latn"/>
        </w:rPr>
        <w:t>Ut nullus sacerdos extranearum mulieru</w:t>
      </w:r>
      <w:r w:rsidR="00E54734" w:rsidRPr="007A06F5">
        <w:rPr>
          <w:highlight w:val="green"/>
          <w:lang w:val="la-Latn"/>
        </w:rPr>
        <w:t xml:space="preserve">m habeat familiaritatem nec in </w:t>
      </w:r>
      <w:r w:rsidRPr="007A06F5">
        <w:rPr>
          <w:highlight w:val="green"/>
          <w:lang w:val="la-Latn"/>
        </w:rPr>
        <w:t>sua domo</w:t>
      </w:r>
      <w:r w:rsidR="009B2994" w:rsidRPr="007A06F5">
        <w:rPr>
          <w:highlight w:val="green"/>
          <w:lang w:val="la-Latn"/>
        </w:rPr>
        <w:t xml:space="preserve">, </w:t>
      </w:r>
      <w:r w:rsidRPr="007A06F5">
        <w:rPr>
          <w:highlight w:val="green"/>
          <w:lang w:val="la-Latn"/>
        </w:rPr>
        <w:t>in qua ipse habitat</w:t>
      </w:r>
      <w:r w:rsidR="009B2994" w:rsidRPr="007A06F5">
        <w:rPr>
          <w:highlight w:val="green"/>
          <w:lang w:val="la-Latn"/>
        </w:rPr>
        <w:t xml:space="preserve">, </w:t>
      </w:r>
      <w:r w:rsidRPr="007A06F5">
        <w:rPr>
          <w:highlight w:val="green"/>
          <w:lang w:val="la-Latn"/>
        </w:rPr>
        <w:t>nullam mulierem umquam permittat habitare</w:t>
      </w:r>
      <w:r w:rsidR="009B2994" w:rsidRPr="007A06F5">
        <w:rPr>
          <w:highlight w:val="green"/>
          <w:lang w:val="la-Latn"/>
        </w:rPr>
        <w:t xml:space="preserve">. </w:t>
      </w:r>
    </w:p>
    <w:p w14:paraId="244193C0" w14:textId="746B22B7" w:rsidR="00131B9D" w:rsidRPr="007A06F5" w:rsidRDefault="00131B9D" w:rsidP="00131B9D">
      <w:pPr>
        <w:pStyle w:val="Normlnweb"/>
        <w:rPr>
          <w:lang w:val="la-Latn"/>
        </w:rPr>
      </w:pPr>
      <w:r w:rsidRPr="007A06F5">
        <w:rPr>
          <w:highlight w:val="green"/>
          <w:lang w:val="la-Latn"/>
        </w:rPr>
        <w:t>XVI</w:t>
      </w:r>
      <w:r w:rsidR="009B2994" w:rsidRPr="007A06F5">
        <w:rPr>
          <w:highlight w:val="green"/>
          <w:lang w:val="la-Latn"/>
        </w:rPr>
        <w:t xml:space="preserve">. </w:t>
      </w:r>
      <w:r w:rsidRPr="007A06F5">
        <w:rPr>
          <w:highlight w:val="green"/>
          <w:lang w:val="la-Latn"/>
        </w:rPr>
        <w:t>Nulli sacerdotum liceat fideiussorem ess</w:t>
      </w:r>
      <w:r w:rsidR="00E54734" w:rsidRPr="007A06F5">
        <w:rPr>
          <w:highlight w:val="green"/>
          <w:lang w:val="la-Latn"/>
        </w:rPr>
        <w:t xml:space="preserve">e neque derelicta propria lege </w:t>
      </w:r>
      <w:r w:rsidRPr="007A06F5">
        <w:rPr>
          <w:highlight w:val="green"/>
          <w:lang w:val="la-Latn"/>
        </w:rPr>
        <w:t>ad saecular</w:t>
      </w:r>
      <w:r w:rsidR="00115886" w:rsidRPr="007A06F5">
        <w:rPr>
          <w:highlight w:val="green"/>
          <w:lang w:val="la-Latn"/>
        </w:rPr>
        <w:t>ia iudicia accedere praesumat</w:t>
      </w:r>
      <w:r w:rsidR="009B2994" w:rsidRPr="007A06F5">
        <w:rPr>
          <w:highlight w:val="green"/>
          <w:lang w:val="la-Latn"/>
        </w:rPr>
        <w:t>.</w:t>
      </w:r>
      <w:r w:rsidR="009B2994" w:rsidRPr="007A06F5">
        <w:rPr>
          <w:lang w:val="la-Latn"/>
        </w:rPr>
        <w:t xml:space="preserve"> </w:t>
      </w:r>
    </w:p>
    <w:p w14:paraId="76642006" w14:textId="77777777" w:rsidR="0034391C" w:rsidRPr="007A06F5" w:rsidRDefault="00115886" w:rsidP="00131B9D">
      <w:pPr>
        <w:pStyle w:val="Normlnweb"/>
        <w:rPr>
          <w:lang w:val="la-Latn"/>
        </w:rPr>
      </w:pPr>
      <w:r w:rsidRPr="007A06F5">
        <w:rPr>
          <w:lang w:val="la-Latn"/>
        </w:rPr>
        <w:t>(</w:t>
      </w:r>
      <w:r w:rsidR="00131B9D" w:rsidRPr="007A06F5">
        <w:rPr>
          <w:lang w:val="la-Latn"/>
        </w:rPr>
        <w:t>XVII</w:t>
      </w:r>
      <w:r w:rsidR="005D4A29" w:rsidRPr="007A06F5">
        <w:rPr>
          <w:lang w:val="la-Latn"/>
        </w:rPr>
        <w:t>.</w:t>
      </w:r>
      <w:r w:rsidR="00131B9D" w:rsidRPr="007A06F5">
        <w:rPr>
          <w:lang w:val="la-Latn"/>
        </w:rPr>
        <w:t>) Ut</w:t>
      </w:r>
      <w:r w:rsidR="009B2994" w:rsidRPr="007A06F5">
        <w:rPr>
          <w:lang w:val="la-Latn"/>
        </w:rPr>
        <w:t xml:space="preserve">, </w:t>
      </w:r>
      <w:r w:rsidR="00131B9D" w:rsidRPr="007A06F5">
        <w:rPr>
          <w:lang w:val="la-Latn"/>
        </w:rPr>
        <w:t>qui possessionem ecclesiae vel parrochiam per triginta annos sine alicuius interpellatione tenuerit</w:t>
      </w:r>
      <w:r w:rsidR="009B2994" w:rsidRPr="007A06F5">
        <w:rPr>
          <w:lang w:val="la-Latn"/>
        </w:rPr>
        <w:t xml:space="preserve">, </w:t>
      </w:r>
      <w:r w:rsidR="00131B9D" w:rsidRPr="007A06F5">
        <w:rPr>
          <w:lang w:val="la-Latn"/>
        </w:rPr>
        <w:t>iure perpetuo poss</w:t>
      </w:r>
      <w:r w:rsidR="00E54734" w:rsidRPr="007A06F5">
        <w:rPr>
          <w:lang w:val="la-Latn"/>
        </w:rPr>
        <w:t>ideat</w:t>
      </w:r>
      <w:r w:rsidR="009B2994" w:rsidRPr="007A06F5">
        <w:rPr>
          <w:lang w:val="la-Latn"/>
        </w:rPr>
        <w:t xml:space="preserve">. </w:t>
      </w:r>
      <w:r w:rsidR="00E54734" w:rsidRPr="007A06F5">
        <w:rPr>
          <w:lang w:val="la-Latn"/>
        </w:rPr>
        <w:t xml:space="preserve">Si vero inde crebro </w:t>
      </w:r>
      <w:r w:rsidR="00131B9D" w:rsidRPr="007A06F5">
        <w:rPr>
          <w:lang w:val="la-Latn"/>
        </w:rPr>
        <w:t>repetitum fuerit</w:t>
      </w:r>
      <w:r w:rsidR="009B2994" w:rsidRPr="007A06F5">
        <w:rPr>
          <w:lang w:val="la-Latn"/>
        </w:rPr>
        <w:t xml:space="preserve">, </w:t>
      </w:r>
      <w:r w:rsidR="00131B9D" w:rsidRPr="007A06F5">
        <w:rPr>
          <w:lang w:val="la-Latn"/>
        </w:rPr>
        <w:t>fiat diligens inquisitio et si eum</w:t>
      </w:r>
      <w:r w:rsidR="009B2994" w:rsidRPr="007A06F5">
        <w:rPr>
          <w:lang w:val="la-Latn"/>
        </w:rPr>
        <w:t xml:space="preserve">, </w:t>
      </w:r>
      <w:r w:rsidR="00E54734" w:rsidRPr="007A06F5">
        <w:rPr>
          <w:lang w:val="la-Latn"/>
        </w:rPr>
        <w:t>qui repetit</w:t>
      </w:r>
      <w:r w:rsidR="009B2994" w:rsidRPr="007A06F5">
        <w:rPr>
          <w:lang w:val="la-Latn"/>
        </w:rPr>
        <w:t xml:space="preserve">, </w:t>
      </w:r>
      <w:r w:rsidR="00E54734" w:rsidRPr="007A06F5">
        <w:rPr>
          <w:lang w:val="la-Latn"/>
        </w:rPr>
        <w:t xml:space="preserve">iuste quaerere </w:t>
      </w:r>
      <w:r w:rsidR="00131B9D" w:rsidRPr="007A06F5">
        <w:rPr>
          <w:lang w:val="la-Latn"/>
        </w:rPr>
        <w:t>patuerit adhibitis veracibus et nobilibus testibu</w:t>
      </w:r>
      <w:r w:rsidR="00E54734" w:rsidRPr="007A06F5">
        <w:rPr>
          <w:lang w:val="la-Latn"/>
        </w:rPr>
        <w:t>s</w:t>
      </w:r>
      <w:r w:rsidR="009B2994" w:rsidRPr="007A06F5">
        <w:rPr>
          <w:lang w:val="la-Latn"/>
        </w:rPr>
        <w:t xml:space="preserve">, </w:t>
      </w:r>
      <w:r w:rsidR="00E54734" w:rsidRPr="007A06F5">
        <w:rPr>
          <w:lang w:val="la-Latn"/>
        </w:rPr>
        <w:t>quod repetit</w:t>
      </w:r>
      <w:r w:rsidR="009B2994" w:rsidRPr="007A06F5">
        <w:rPr>
          <w:lang w:val="la-Latn"/>
        </w:rPr>
        <w:t xml:space="preserve">, </w:t>
      </w:r>
      <w:r w:rsidR="00E54734" w:rsidRPr="007A06F5">
        <w:rPr>
          <w:lang w:val="la-Latn"/>
        </w:rPr>
        <w:t xml:space="preserve">confirmando </w:t>
      </w:r>
      <w:r w:rsidR="00131B9D" w:rsidRPr="007A06F5">
        <w:rPr>
          <w:lang w:val="la-Latn"/>
        </w:rPr>
        <w:t>vindicet</w:t>
      </w:r>
      <w:r w:rsidR="008544CD" w:rsidRPr="007A06F5">
        <w:rPr>
          <w:lang w:val="la-Latn"/>
        </w:rPr>
        <w:t>.</w:t>
      </w:r>
    </w:p>
    <w:p w14:paraId="24523664" w14:textId="7A2D8BA0" w:rsidR="00131B9D" w:rsidRPr="007A06F5" w:rsidRDefault="00131B9D" w:rsidP="00131B9D">
      <w:pPr>
        <w:pStyle w:val="Normlnweb"/>
        <w:rPr>
          <w:lang w:val="la-Latn"/>
        </w:rPr>
      </w:pPr>
      <w:r w:rsidRPr="007A06F5">
        <w:rPr>
          <w:lang w:val="la-Latn"/>
        </w:rPr>
        <w:t>XVII</w:t>
      </w:r>
      <w:r w:rsidR="009B2994" w:rsidRPr="007A06F5">
        <w:rPr>
          <w:lang w:val="la-Latn"/>
        </w:rPr>
        <w:t xml:space="preserve">. </w:t>
      </w:r>
      <w:r w:rsidRPr="007A06F5">
        <w:rPr>
          <w:lang w:val="la-Latn"/>
        </w:rPr>
        <w:t>Nemo ex sacerdotum numero arma pugnantium</w:t>
      </w:r>
      <w:r w:rsidR="00E54734" w:rsidRPr="007A06F5">
        <w:rPr>
          <w:lang w:val="la-Latn"/>
        </w:rPr>
        <w:t xml:space="preserve"> umquam portat nec </w:t>
      </w:r>
      <w:r w:rsidRPr="007A06F5">
        <w:rPr>
          <w:lang w:val="la-Latn"/>
        </w:rPr>
        <w:t>litem contra proximum ullam excitat</w:t>
      </w:r>
      <w:r w:rsidR="009B2994" w:rsidRPr="007A06F5">
        <w:rPr>
          <w:lang w:val="la-Latn"/>
        </w:rPr>
        <w:t xml:space="preserve">. </w:t>
      </w:r>
      <w:r w:rsidRPr="007A06F5">
        <w:rPr>
          <w:lang w:val="la-Latn"/>
        </w:rPr>
        <w:t>/</w:t>
      </w:r>
    </w:p>
    <w:p w14:paraId="7739C2E2" w14:textId="62071E98" w:rsidR="00131B9D" w:rsidRPr="007A06F5" w:rsidRDefault="00131B9D" w:rsidP="00131B9D">
      <w:pPr>
        <w:pStyle w:val="Normlnweb"/>
        <w:rPr>
          <w:strike/>
          <w:highlight w:val="green"/>
          <w:lang w:val="la-Latn"/>
        </w:rPr>
      </w:pPr>
      <w:r w:rsidRPr="007A06F5">
        <w:rPr>
          <w:strike/>
          <w:highlight w:val="green"/>
          <w:lang w:val="la-Latn"/>
        </w:rPr>
        <w:t>XVIII</w:t>
      </w:r>
      <w:r w:rsidR="009B2994" w:rsidRPr="007A06F5">
        <w:rPr>
          <w:strike/>
          <w:highlight w:val="green"/>
          <w:lang w:val="la-Latn"/>
        </w:rPr>
        <w:t xml:space="preserve">. </w:t>
      </w:r>
      <w:r w:rsidRPr="007A06F5">
        <w:rPr>
          <w:strike/>
          <w:highlight w:val="green"/>
          <w:lang w:val="la-Latn"/>
        </w:rPr>
        <w:t>Ut nullus presbyter edendi aut bibendi causa ingrediatur in tabernis</w:t>
      </w:r>
      <w:r w:rsidR="009B2994" w:rsidRPr="007A06F5">
        <w:rPr>
          <w:strike/>
          <w:highlight w:val="green"/>
          <w:lang w:val="la-Latn"/>
        </w:rPr>
        <w:t xml:space="preserve">. </w:t>
      </w:r>
    </w:p>
    <w:p w14:paraId="6DDA6330" w14:textId="2B5E24CE" w:rsidR="00131B9D" w:rsidRPr="007A06F5" w:rsidRDefault="00131B9D" w:rsidP="00131B9D">
      <w:pPr>
        <w:pStyle w:val="Normlnweb"/>
        <w:rPr>
          <w:strike/>
          <w:highlight w:val="green"/>
          <w:lang w:val="la-Latn"/>
        </w:rPr>
      </w:pPr>
      <w:r w:rsidRPr="007A06F5">
        <w:rPr>
          <w:strike/>
          <w:highlight w:val="green"/>
          <w:lang w:val="la-Latn"/>
        </w:rPr>
        <w:t>XVIIII</w:t>
      </w:r>
      <w:r w:rsidR="009B2994" w:rsidRPr="007A06F5">
        <w:rPr>
          <w:strike/>
          <w:highlight w:val="green"/>
          <w:lang w:val="la-Latn"/>
        </w:rPr>
        <w:t xml:space="preserve">. </w:t>
      </w:r>
      <w:r w:rsidRPr="007A06F5">
        <w:rPr>
          <w:strike/>
          <w:highlight w:val="green"/>
          <w:lang w:val="la-Latn"/>
        </w:rPr>
        <w:t>Ut nullus sacerdos quicquam cum iur</w:t>
      </w:r>
      <w:r w:rsidR="00E54734" w:rsidRPr="007A06F5">
        <w:rPr>
          <w:strike/>
          <w:highlight w:val="green"/>
          <w:lang w:val="la-Latn"/>
        </w:rPr>
        <w:t>amento iuret</w:t>
      </w:r>
      <w:r w:rsidR="009B2994" w:rsidRPr="007A06F5">
        <w:rPr>
          <w:strike/>
          <w:highlight w:val="green"/>
          <w:lang w:val="la-Latn"/>
        </w:rPr>
        <w:t xml:space="preserve">, </w:t>
      </w:r>
      <w:r w:rsidR="00E54734" w:rsidRPr="007A06F5">
        <w:rPr>
          <w:strike/>
          <w:highlight w:val="green"/>
          <w:lang w:val="la-Latn"/>
        </w:rPr>
        <w:t xml:space="preserve">sed simpliciter </w:t>
      </w:r>
      <w:r w:rsidRPr="007A06F5">
        <w:rPr>
          <w:strike/>
          <w:highlight w:val="green"/>
          <w:lang w:val="la-Latn"/>
        </w:rPr>
        <w:t>cum puritate et veritate omnia dicat</w:t>
      </w:r>
      <w:r w:rsidR="009B2994" w:rsidRPr="007A06F5">
        <w:rPr>
          <w:strike/>
          <w:highlight w:val="green"/>
          <w:lang w:val="la-Latn"/>
        </w:rPr>
        <w:t xml:space="preserve">. </w:t>
      </w:r>
    </w:p>
    <w:p w14:paraId="2C675704" w14:textId="406F6192" w:rsidR="00131B9D" w:rsidRPr="007A06F5" w:rsidRDefault="00131B9D" w:rsidP="00131B9D">
      <w:pPr>
        <w:pStyle w:val="Normlnweb"/>
        <w:rPr>
          <w:strike/>
          <w:highlight w:val="green"/>
          <w:lang w:val="la-Latn"/>
        </w:rPr>
      </w:pPr>
      <w:r w:rsidRPr="007A06F5">
        <w:rPr>
          <w:strike/>
          <w:highlight w:val="green"/>
          <w:lang w:val="la-Latn"/>
        </w:rPr>
        <w:t>XX</w:t>
      </w:r>
      <w:r w:rsidR="009B2994" w:rsidRPr="007A06F5">
        <w:rPr>
          <w:strike/>
          <w:highlight w:val="green"/>
          <w:lang w:val="la-Latn"/>
        </w:rPr>
        <w:t xml:space="preserve">. </w:t>
      </w:r>
      <w:r w:rsidRPr="007A06F5">
        <w:rPr>
          <w:strike/>
          <w:highlight w:val="green"/>
          <w:lang w:val="la-Latn"/>
        </w:rPr>
        <w:t>Ut cuncti sacerdotes omnibus illis conf</w:t>
      </w:r>
      <w:r w:rsidR="00E54734" w:rsidRPr="007A06F5">
        <w:rPr>
          <w:strike/>
          <w:highlight w:val="green"/>
          <w:lang w:val="la-Latn"/>
        </w:rPr>
        <w:t xml:space="preserve">itentibus eorum crimina dignam </w:t>
      </w:r>
      <w:r w:rsidRPr="007A06F5">
        <w:rPr>
          <w:strike/>
          <w:highlight w:val="green"/>
          <w:lang w:val="la-Latn"/>
        </w:rPr>
        <w:t>paenitentiam cum summa vigilantia ipsis iudica</w:t>
      </w:r>
      <w:r w:rsidR="00115886" w:rsidRPr="007A06F5">
        <w:rPr>
          <w:strike/>
          <w:highlight w:val="green"/>
          <w:lang w:val="la-Latn"/>
        </w:rPr>
        <w:t>nt</w:t>
      </w:r>
      <w:r w:rsidR="00E54734" w:rsidRPr="007A06F5">
        <w:rPr>
          <w:strike/>
          <w:highlight w:val="green"/>
          <w:lang w:val="la-Latn"/>
        </w:rPr>
        <w:t xml:space="preserve"> et omnibus infirmis ante </w:t>
      </w:r>
      <w:r w:rsidRPr="007A06F5">
        <w:rPr>
          <w:strike/>
          <w:highlight w:val="green"/>
          <w:lang w:val="la-Latn"/>
        </w:rPr>
        <w:t>exitum vitae viaticum et communionem corporis Christi misericorditer tribuant</w:t>
      </w:r>
      <w:r w:rsidR="009B2994" w:rsidRPr="007A06F5">
        <w:rPr>
          <w:strike/>
          <w:highlight w:val="green"/>
          <w:lang w:val="la-Latn"/>
        </w:rPr>
        <w:t xml:space="preserve">. </w:t>
      </w:r>
    </w:p>
    <w:p w14:paraId="29C5CDA3" w14:textId="14FE2A6A" w:rsidR="00131B9D" w:rsidRPr="007A06F5" w:rsidRDefault="00131B9D" w:rsidP="000A38DB">
      <w:pPr>
        <w:pStyle w:val="Normlnweb"/>
        <w:rPr>
          <w:strike/>
          <w:lang w:val="la-Latn"/>
        </w:rPr>
      </w:pPr>
      <w:r w:rsidRPr="007A06F5">
        <w:rPr>
          <w:strike/>
          <w:highlight w:val="green"/>
          <w:lang w:val="la-Latn"/>
        </w:rPr>
        <w:t>XXI</w:t>
      </w:r>
      <w:r w:rsidR="009B2994" w:rsidRPr="007A06F5">
        <w:rPr>
          <w:strike/>
          <w:highlight w:val="green"/>
          <w:lang w:val="la-Latn"/>
        </w:rPr>
        <w:t xml:space="preserve">. </w:t>
      </w:r>
      <w:r w:rsidRPr="007A06F5">
        <w:rPr>
          <w:strike/>
          <w:highlight w:val="green"/>
          <w:lang w:val="la-Latn"/>
        </w:rPr>
        <w:t>Ut secundum diffinitionem sanctorum patrum</w:t>
      </w:r>
      <w:r w:rsidR="009B2994" w:rsidRPr="007A06F5">
        <w:rPr>
          <w:strike/>
          <w:highlight w:val="green"/>
          <w:lang w:val="la-Latn"/>
        </w:rPr>
        <w:t xml:space="preserve">, </w:t>
      </w:r>
      <w:r w:rsidRPr="007A06F5">
        <w:rPr>
          <w:strike/>
          <w:highlight w:val="green"/>
          <w:lang w:val="la-Latn"/>
        </w:rPr>
        <w:t>si quis infirmatur</w:t>
      </w:r>
      <w:r w:rsidR="009B2994" w:rsidRPr="007A06F5">
        <w:rPr>
          <w:strike/>
          <w:highlight w:val="green"/>
          <w:lang w:val="la-Latn"/>
        </w:rPr>
        <w:t xml:space="preserve">, </w:t>
      </w:r>
      <w:r w:rsidRPr="007A06F5">
        <w:rPr>
          <w:strike/>
          <w:highlight w:val="green"/>
          <w:lang w:val="la-Latn"/>
        </w:rPr>
        <w:t>a sacerdotibus oleo sanctificato cum orat</w:t>
      </w:r>
      <w:r w:rsidR="000A38DB" w:rsidRPr="007A06F5">
        <w:rPr>
          <w:strike/>
          <w:highlight w:val="green"/>
          <w:lang w:val="la-Latn"/>
        </w:rPr>
        <w:t>ionibus diligenter unguatur</w:t>
      </w:r>
      <w:r w:rsidR="009B2994" w:rsidRPr="007A06F5">
        <w:rPr>
          <w:strike/>
          <w:highlight w:val="green"/>
          <w:lang w:val="la-Latn"/>
        </w:rPr>
        <w:t xml:space="preserve">. </w:t>
      </w:r>
      <w:r w:rsidR="000A38DB" w:rsidRPr="007A06F5">
        <w:rPr>
          <w:strike/>
          <w:highlight w:val="green"/>
          <w:lang w:val="la-Latn"/>
        </w:rPr>
        <w:t>/</w:t>
      </w:r>
    </w:p>
    <w:p w14:paraId="1886CAB0" w14:textId="77777777" w:rsidR="00BA5266" w:rsidRPr="007A06F5" w:rsidRDefault="00BA5266" w:rsidP="00450DB4">
      <w:pPr>
        <w:spacing w:after="120" w:line="240" w:lineRule="auto"/>
        <w:rPr>
          <w:rFonts w:ascii="Times New Roman" w:hAnsi="Times New Roman" w:cs="Times New Roman"/>
          <w:lang w:val="la-Latn"/>
        </w:rPr>
      </w:pPr>
    </w:p>
    <w:p w14:paraId="061A89A6"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70" w:name="_Toc194615221"/>
      <w:r w:rsidRPr="007A06F5">
        <w:rPr>
          <w:rFonts w:ascii="Times New Roman" w:hAnsi="Times New Roman" w:cs="Times New Roman"/>
          <w:b/>
          <w:color w:val="000000" w:themeColor="text1"/>
          <w:sz w:val="28"/>
          <w:szCs w:val="28"/>
          <w:lang w:val="la-Latn"/>
        </w:rPr>
        <w:t xml:space="preserve">Capitula post a. 805 addita (a. 806/813), c. 1, </w:t>
      </w:r>
      <w:r w:rsidR="00BA5266" w:rsidRPr="007A06F5">
        <w:rPr>
          <w:rFonts w:ascii="Times New Roman" w:hAnsi="Times New Roman" w:cs="Times New Roman"/>
          <w:b/>
          <w:color w:val="000000" w:themeColor="text1"/>
          <w:sz w:val="28"/>
          <w:szCs w:val="28"/>
          <w:lang w:val="la-Latn"/>
        </w:rPr>
        <w:t>279v-280r</w:t>
      </w:r>
      <w:bookmarkEnd w:id="370"/>
    </w:p>
    <w:p w14:paraId="69BF4A5B" w14:textId="77777777" w:rsidR="0034391C" w:rsidRPr="007A06F5" w:rsidRDefault="0069631A" w:rsidP="0034391C">
      <w:pPr>
        <w:pStyle w:val="Normlnweb"/>
        <w:rPr>
          <w:lang w:val="la-Latn"/>
        </w:rPr>
      </w:pPr>
      <w:r w:rsidRPr="007A06F5">
        <w:rPr>
          <w:lang w:val="la-Latn"/>
        </w:rPr>
        <w:t xml:space="preserve"> </w:t>
      </w:r>
      <w:r w:rsidR="00BA5266" w:rsidRPr="007A06F5">
        <w:rPr>
          <w:lang w:val="la-Latn"/>
        </w:rPr>
        <w:t>XXIII - Capitula post a. 805 addita (a. 806/813), c. 1: De clericis et laicis qui chrisma - manum perdant (MGH Capit. 1, Nr. 55, S. 142 Z. 17-20).</w:t>
      </w:r>
      <w:r w:rsidR="0034391C" w:rsidRPr="007A06F5">
        <w:rPr>
          <w:lang w:val="la-Latn"/>
        </w:rPr>
        <w:t xml:space="preserve"> </w:t>
      </w:r>
    </w:p>
    <w:p w14:paraId="7849BC6B" w14:textId="0859FD20" w:rsidR="0034391C" w:rsidRPr="007A06F5" w:rsidRDefault="0034391C" w:rsidP="0034391C">
      <w:pPr>
        <w:pStyle w:val="Normlnweb"/>
        <w:rPr>
          <w:lang w:val="la-Latn"/>
        </w:rPr>
      </w:pPr>
      <w:r w:rsidRPr="007A06F5">
        <w:rPr>
          <w:lang w:val="la-Latn"/>
        </w:rPr>
        <w:t>De clericis et laicis, qui chrisma ad aliquam nimitatem dant et accipiunt, si quis presbyter aut diaconus dare aut accipere presumpseit, gradum amitat; cęteri clerici et nonanes corporales et carceris custodiam sustineant, laici, qui acceperint aut alicui dederint, manum perdant.</w:t>
      </w:r>
    </w:p>
    <w:p w14:paraId="23A3AD95" w14:textId="77777777" w:rsidR="00BA5266" w:rsidRPr="007A06F5" w:rsidRDefault="00BA5266" w:rsidP="00450DB4">
      <w:pPr>
        <w:spacing w:after="120" w:line="240" w:lineRule="auto"/>
        <w:rPr>
          <w:rFonts w:ascii="Times New Roman" w:hAnsi="Times New Roman" w:cs="Times New Roman"/>
          <w:lang w:val="la-Latn"/>
        </w:rPr>
      </w:pPr>
    </w:p>
    <w:p w14:paraId="5946ED6B" w14:textId="77777777" w:rsidR="00BA5266" w:rsidRPr="007A06F5" w:rsidRDefault="00B4069A"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71" w:name="_Toc194615222"/>
      <w:r w:rsidRPr="007A06F5">
        <w:rPr>
          <w:rFonts w:ascii="Times New Roman" w:hAnsi="Times New Roman" w:cs="Times New Roman"/>
          <w:b/>
          <w:color w:val="000000" w:themeColor="text1"/>
          <w:sz w:val="28"/>
          <w:szCs w:val="28"/>
          <w:lang w:val="la-Latn"/>
        </w:rPr>
        <w:t xml:space="preserve">Capitula Karoli Magni (a. 803/813), c. 3, </w:t>
      </w:r>
      <w:r w:rsidR="00BA5266" w:rsidRPr="007A06F5">
        <w:rPr>
          <w:rFonts w:ascii="Times New Roman" w:hAnsi="Times New Roman" w:cs="Times New Roman"/>
          <w:b/>
          <w:color w:val="000000" w:themeColor="text1"/>
          <w:sz w:val="28"/>
          <w:szCs w:val="28"/>
          <w:lang w:val="la-Latn"/>
        </w:rPr>
        <w:t>280r</w:t>
      </w:r>
      <w:bookmarkEnd w:id="371"/>
    </w:p>
    <w:p w14:paraId="110EF5DE" w14:textId="350696EF"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XXIIII - Capitula Karoli Magni (a. 803/813), c. 3: Si quis homo liber peccato inminente - hereditatem perdat (MGH Capit. 1, Nr. 56, S. 143 Z. 17-19).</w:t>
      </w:r>
    </w:p>
    <w:p w14:paraId="7F505763" w14:textId="46E13DBF" w:rsidR="0034391C" w:rsidRPr="007A06F5" w:rsidRDefault="0034391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Si quis homo liber peccato iminente quod absit patrem aut matrem avunculum  t.. nepotem interfecerit, hereditatem amittat. Et si quis mechatus fuerit, matrem sororem amitant, neptam similiter hereditatem perdat.</w:t>
      </w:r>
    </w:p>
    <w:p w14:paraId="05FB10E1" w14:textId="77777777" w:rsidR="00BA5266" w:rsidRPr="007A06F5" w:rsidRDefault="00BA5266" w:rsidP="00450DB4">
      <w:pPr>
        <w:spacing w:after="120" w:line="240" w:lineRule="auto"/>
        <w:rPr>
          <w:rFonts w:ascii="Times New Roman" w:hAnsi="Times New Roman" w:cs="Times New Roman"/>
          <w:lang w:val="la-Latn"/>
        </w:rPr>
      </w:pPr>
    </w:p>
    <w:p w14:paraId="0BC3494E" w14:textId="6E810050"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72" w:name="_Toc194615223"/>
      <w:r w:rsidRPr="007A06F5">
        <w:rPr>
          <w:rFonts w:ascii="Times New Roman" w:hAnsi="Times New Roman" w:cs="Times New Roman"/>
          <w:b/>
          <w:color w:val="000000" w:themeColor="text1"/>
          <w:sz w:val="28"/>
          <w:szCs w:val="28"/>
          <w:lang w:val="la-Latn"/>
        </w:rPr>
        <w:t>Capitula ecclesiastica ad Salz data (a. 803/804), cc. 2, 3,</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8, </w:t>
      </w:r>
      <w:r w:rsidR="00BA5266" w:rsidRPr="007A06F5">
        <w:rPr>
          <w:rFonts w:ascii="Times New Roman" w:hAnsi="Times New Roman" w:cs="Times New Roman"/>
          <w:b/>
          <w:color w:val="000000" w:themeColor="text1"/>
          <w:sz w:val="28"/>
          <w:szCs w:val="28"/>
          <w:highlight w:val="yellow"/>
          <w:lang w:val="la-Latn"/>
        </w:rPr>
        <w:t>280r-v</w:t>
      </w:r>
      <w:bookmarkEnd w:id="372"/>
    </w:p>
    <w:p w14:paraId="5DDFE656" w14:textId="1EA382CE"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XXV-XXVIII - Capitula ecclesiastica ad Salz data (a. 803/804), cc. 2, 3,</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8, mit Inskription: QVARTO ANNO AD sal. De decimis ubi antiquitus fuerunt ecclesię baptismales - elemosinam datum fuerit (MGH Capit. 1, Nr. 42, S. 119 Z. 7, 17-27, S. 119 Z. 40 - S. 120 Z. 3).</w:t>
      </w:r>
    </w:p>
    <w:p w14:paraId="4A0A96C3" w14:textId="77777777" w:rsidR="0034391C" w:rsidRPr="007A06F5" w:rsidRDefault="0034391C" w:rsidP="00450DB4">
      <w:pPr>
        <w:spacing w:after="120" w:line="240" w:lineRule="auto"/>
        <w:rPr>
          <w:rFonts w:ascii="Times New Roman" w:hAnsi="Times New Roman" w:cs="Times New Roman"/>
          <w:lang w:val="la-Latn"/>
        </w:rPr>
      </w:pPr>
    </w:p>
    <w:p w14:paraId="13469088" w14:textId="3AF77FE2" w:rsidR="0034391C" w:rsidRPr="007A06F5" w:rsidRDefault="0034391C"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decimis ubi antiquitatus fuerunt ecclesię baptismales et devotio facta fuit iuxta quod episcopus ipsius parrochię ordinauerit omnimodis fiant donatę et si per donationes regum aut ceterorum deum timencium bonorum hominum ad episcopia sive monasteria aliquę res delegate. Sed et ex ipsis rebus antiquitus ad ipsas priores ecclesias decime date fuerint. Ipsa antiqua donatio et deuocio firma et stabilis omnino permaneat. Iam ut supra diximus de ipsis rebus </w:t>
      </w:r>
      <w:r w:rsidR="003077C9" w:rsidRPr="007A06F5">
        <w:rPr>
          <w:rFonts w:ascii="Times New Roman" w:hAnsi="Times New Roman" w:cs="Times New Roman"/>
          <w:lang w:val="la-Latn"/>
        </w:rPr>
        <w:t>decimas qui eas possidere videtur persolvat, ut propter novas ecclesias antiquiores suas decimas non perdant.</w:t>
      </w:r>
    </w:p>
    <w:p w14:paraId="43F1C450" w14:textId="5066C35E" w:rsidR="003077C9" w:rsidRPr="007A06F5" w:rsidRDefault="003077C9" w:rsidP="00450DB4">
      <w:pPr>
        <w:spacing w:after="120" w:line="240" w:lineRule="auto"/>
        <w:rPr>
          <w:rFonts w:ascii="Times New Roman" w:hAnsi="Times New Roman" w:cs="Times New Roman"/>
          <w:lang w:val="la-Latn"/>
        </w:rPr>
      </w:pPr>
      <w:r w:rsidRPr="007A06F5">
        <w:rPr>
          <w:rFonts w:ascii="Times New Roman" w:hAnsi="Times New Roman" w:cs="Times New Roman"/>
          <w:highlight w:val="yellow"/>
          <w:lang w:val="la-Latn"/>
        </w:rPr>
        <w:t>Quicumque voluerit in sua proprietate ecclesia ędificare, una cum sensu et voluntate ipiscopi in eius parrochia fuerit, licentiam habeat.</w:t>
      </w:r>
      <w:r w:rsidRPr="007A06F5">
        <w:rPr>
          <w:rFonts w:ascii="Times New Roman" w:hAnsi="Times New Roman" w:cs="Times New Roman"/>
          <w:lang w:val="la-Latn"/>
        </w:rPr>
        <w:t xml:space="preserve"> Verumtamen omnino providentum est, ut ecclesiae ali</w:t>
      </w:r>
      <w:r w:rsidRPr="007A06F5">
        <w:rPr>
          <w:rFonts w:ascii="Times New Roman" w:hAnsi="Times New Roman" w:cs="Times New Roman"/>
          <w:highlight w:val="yellow"/>
          <w:lang w:val="la-Latn"/>
        </w:rPr>
        <w:t>ę</w:t>
      </w:r>
      <w:r w:rsidRPr="007A06F5">
        <w:rPr>
          <w:rFonts w:ascii="Times New Roman" w:hAnsi="Times New Roman" w:cs="Times New Roman"/>
          <w:lang w:val="la-Latn"/>
        </w:rPr>
        <w:t xml:space="preserve"> antiquiores propter hanc occasionem nullatenus suam iusticiam aut decimam perdant sed semper ad antiquiores ecclesias persolvantur.</w:t>
      </w:r>
    </w:p>
    <w:p w14:paraId="40110DDA" w14:textId="77DDFDE9" w:rsidR="00CC0D41" w:rsidRPr="007A06F5" w:rsidRDefault="00CC0D41" w:rsidP="00D0094D">
      <w:pPr>
        <w:pStyle w:val="Normlnweb"/>
        <w:numPr>
          <w:ilvl w:val="0"/>
          <w:numId w:val="10"/>
        </w:numPr>
        <w:rPr>
          <w:highlight w:val="green"/>
          <w:lang w:val="la-Latn"/>
        </w:rPr>
      </w:pPr>
      <w:r w:rsidRPr="007A06F5">
        <w:rPr>
          <w:highlight w:val="green"/>
          <w:lang w:val="la-Latn"/>
        </w:rPr>
        <w:t>De clericis et laicis qui chrisma ad aliquam nimie</w:t>
      </w:r>
      <w:r w:rsidR="000A38DB" w:rsidRPr="007A06F5">
        <w:rPr>
          <w:highlight w:val="green"/>
          <w:lang w:val="la-Latn"/>
        </w:rPr>
        <w:t>tatem</w:t>
      </w:r>
      <w:r w:rsidR="00E55DD3" w:rsidRPr="007A06F5">
        <w:rPr>
          <w:highlight w:val="green"/>
          <w:lang w:val="la-Latn"/>
        </w:rPr>
        <w:t xml:space="preserve"> </w:t>
      </w:r>
      <w:r w:rsidR="000A38DB" w:rsidRPr="007A06F5">
        <w:rPr>
          <w:highlight w:val="green"/>
          <w:lang w:val="la-Latn"/>
        </w:rPr>
        <w:t>dant et accipiunt</w:t>
      </w:r>
      <w:r w:rsidR="00FF3D92" w:rsidRPr="007A06F5">
        <w:rPr>
          <w:highlight w:val="green"/>
          <w:lang w:val="la-Latn"/>
        </w:rPr>
        <w:t xml:space="preserve">: </w:t>
      </w:r>
      <w:r w:rsidR="000A38DB" w:rsidRPr="007A06F5">
        <w:rPr>
          <w:highlight w:val="green"/>
          <w:lang w:val="la-Latn"/>
        </w:rPr>
        <w:t xml:space="preserve">si </w:t>
      </w:r>
      <w:r w:rsidRPr="007A06F5">
        <w:rPr>
          <w:highlight w:val="green"/>
          <w:lang w:val="la-Latn"/>
        </w:rPr>
        <w:t>quis presbyter aut diaconus dare aut accipere praesumps</w:t>
      </w:r>
      <w:r w:rsidR="000A38DB" w:rsidRPr="007A06F5">
        <w:rPr>
          <w:highlight w:val="green"/>
          <w:lang w:val="la-Latn"/>
        </w:rPr>
        <w:t>erit</w:t>
      </w:r>
      <w:r w:rsidR="009B2994" w:rsidRPr="007A06F5">
        <w:rPr>
          <w:highlight w:val="green"/>
          <w:lang w:val="la-Latn"/>
        </w:rPr>
        <w:t xml:space="preserve">, </w:t>
      </w:r>
      <w:r w:rsidR="000A38DB" w:rsidRPr="007A06F5">
        <w:rPr>
          <w:highlight w:val="green"/>
          <w:lang w:val="la-Latn"/>
        </w:rPr>
        <w:t>gradum amittat</w:t>
      </w:r>
      <w:r w:rsidR="009B2994" w:rsidRPr="007A06F5">
        <w:rPr>
          <w:highlight w:val="green"/>
          <w:lang w:val="la-Latn"/>
        </w:rPr>
        <w:t xml:space="preserve">; </w:t>
      </w:r>
      <w:r w:rsidR="000A38DB" w:rsidRPr="007A06F5">
        <w:rPr>
          <w:highlight w:val="green"/>
          <w:lang w:val="la-Latn"/>
        </w:rPr>
        <w:t xml:space="preserve">ceteri </w:t>
      </w:r>
      <w:r w:rsidRPr="007A06F5">
        <w:rPr>
          <w:highlight w:val="green"/>
          <w:lang w:val="la-Latn"/>
        </w:rPr>
        <w:t>clerici et nonnanes disciplinam corporalem et carceris cu</w:t>
      </w:r>
      <w:r w:rsidR="000A38DB" w:rsidRPr="007A06F5">
        <w:rPr>
          <w:highlight w:val="green"/>
          <w:lang w:val="la-Latn"/>
        </w:rPr>
        <w:t>stodiam sustineant</w:t>
      </w:r>
      <w:r w:rsidR="009B2994" w:rsidRPr="007A06F5">
        <w:rPr>
          <w:highlight w:val="green"/>
          <w:lang w:val="la-Latn"/>
        </w:rPr>
        <w:t xml:space="preserve">; </w:t>
      </w:r>
      <w:r w:rsidR="000A38DB" w:rsidRPr="007A06F5">
        <w:rPr>
          <w:highlight w:val="green"/>
          <w:lang w:val="la-Latn"/>
        </w:rPr>
        <w:t xml:space="preserve">laici qui </w:t>
      </w:r>
      <w:r w:rsidRPr="007A06F5">
        <w:rPr>
          <w:highlight w:val="green"/>
          <w:lang w:val="la-Latn"/>
        </w:rPr>
        <w:t>acceperint aut alicui dederint manum perdant</w:t>
      </w:r>
      <w:r w:rsidR="009B2994" w:rsidRPr="007A06F5">
        <w:rPr>
          <w:highlight w:val="green"/>
          <w:lang w:val="la-Latn"/>
        </w:rPr>
        <w:t xml:space="preserve">. </w:t>
      </w:r>
    </w:p>
    <w:p w14:paraId="337B485C" w14:textId="37554F51" w:rsidR="00CC0D41" w:rsidRPr="007A06F5" w:rsidRDefault="00CC0D41" w:rsidP="00D0094D">
      <w:pPr>
        <w:pStyle w:val="Normlnweb"/>
        <w:numPr>
          <w:ilvl w:val="0"/>
          <w:numId w:val="10"/>
        </w:numPr>
        <w:rPr>
          <w:highlight w:val="green"/>
          <w:lang w:val="la-Latn"/>
        </w:rPr>
      </w:pPr>
      <w:r w:rsidRPr="007A06F5">
        <w:rPr>
          <w:highlight w:val="green"/>
          <w:lang w:val="la-Latn"/>
        </w:rPr>
        <w:t>De negotio super omnia praecipiendum est</w:t>
      </w:r>
      <w:r w:rsidR="009B2994" w:rsidRPr="007A06F5">
        <w:rPr>
          <w:highlight w:val="green"/>
          <w:lang w:val="la-Latn"/>
        </w:rPr>
        <w:t xml:space="preserve">, </w:t>
      </w:r>
      <w:r w:rsidRPr="007A06F5">
        <w:rPr>
          <w:highlight w:val="green"/>
          <w:lang w:val="la-Latn"/>
        </w:rPr>
        <w:t>ut nullus audeat in</w:t>
      </w:r>
      <w:r w:rsidR="000A38DB" w:rsidRPr="007A06F5">
        <w:rPr>
          <w:highlight w:val="green"/>
          <w:lang w:val="la-Latn"/>
        </w:rPr>
        <w:t xml:space="preserve"> nocte nego</w:t>
      </w:r>
      <w:r w:rsidRPr="007A06F5">
        <w:rPr>
          <w:highlight w:val="green"/>
          <w:lang w:val="la-Latn"/>
        </w:rPr>
        <w:t>tiare in vasa aurea et argentea</w:t>
      </w:r>
      <w:r w:rsidR="009B2994" w:rsidRPr="007A06F5">
        <w:rPr>
          <w:highlight w:val="green"/>
          <w:lang w:val="la-Latn"/>
        </w:rPr>
        <w:t xml:space="preserve">, </w:t>
      </w:r>
      <w:r w:rsidRPr="007A06F5">
        <w:rPr>
          <w:highlight w:val="green"/>
          <w:lang w:val="la-Latn"/>
        </w:rPr>
        <w:t>mancipia</w:t>
      </w:r>
      <w:r w:rsidR="009B2994" w:rsidRPr="007A06F5">
        <w:rPr>
          <w:highlight w:val="green"/>
          <w:lang w:val="la-Latn"/>
        </w:rPr>
        <w:t xml:space="preserve">, </w:t>
      </w:r>
      <w:r w:rsidRPr="007A06F5">
        <w:rPr>
          <w:highlight w:val="green"/>
          <w:lang w:val="la-Latn"/>
        </w:rPr>
        <w:t>gemmas</w:t>
      </w:r>
      <w:r w:rsidR="009B2994" w:rsidRPr="007A06F5">
        <w:rPr>
          <w:highlight w:val="green"/>
          <w:lang w:val="la-Latn"/>
        </w:rPr>
        <w:t xml:space="preserve">, </w:t>
      </w:r>
      <w:r w:rsidRPr="007A06F5">
        <w:rPr>
          <w:highlight w:val="green"/>
          <w:lang w:val="la-Latn"/>
        </w:rPr>
        <w:t>caballos</w:t>
      </w:r>
      <w:r w:rsidR="009B2994" w:rsidRPr="007A06F5">
        <w:rPr>
          <w:highlight w:val="green"/>
          <w:lang w:val="la-Latn"/>
        </w:rPr>
        <w:t xml:space="preserve">, </w:t>
      </w:r>
      <w:r w:rsidR="000A38DB" w:rsidRPr="007A06F5">
        <w:rPr>
          <w:highlight w:val="green"/>
          <w:lang w:val="la-Latn"/>
        </w:rPr>
        <w:t>animalia</w:t>
      </w:r>
      <w:r w:rsidR="009B2994" w:rsidRPr="007A06F5">
        <w:rPr>
          <w:highlight w:val="green"/>
          <w:lang w:val="la-Latn"/>
        </w:rPr>
        <w:t xml:space="preserve">, </w:t>
      </w:r>
      <w:r w:rsidR="000A38DB" w:rsidRPr="007A06F5">
        <w:rPr>
          <w:highlight w:val="green"/>
          <w:lang w:val="la-Latn"/>
        </w:rPr>
        <w:t>excepto vivanda et</w:t>
      </w:r>
      <w:r w:rsidR="0069631A" w:rsidRPr="007A06F5">
        <w:rPr>
          <w:highlight w:val="green"/>
          <w:lang w:val="la-Latn"/>
        </w:rPr>
        <w:t xml:space="preserve"> </w:t>
      </w:r>
      <w:r w:rsidRPr="007A06F5">
        <w:rPr>
          <w:highlight w:val="green"/>
          <w:lang w:val="la-Latn"/>
        </w:rPr>
        <w:t>fodro quod iter agentibus necessaria sunt</w:t>
      </w:r>
      <w:r w:rsidR="009B2994" w:rsidRPr="007A06F5">
        <w:rPr>
          <w:highlight w:val="green"/>
          <w:lang w:val="la-Latn"/>
        </w:rPr>
        <w:t xml:space="preserve">, </w:t>
      </w:r>
      <w:r w:rsidRPr="007A06F5">
        <w:rPr>
          <w:highlight w:val="green"/>
          <w:lang w:val="la-Latn"/>
        </w:rPr>
        <w:t>sed in die c</w:t>
      </w:r>
      <w:r w:rsidR="000A38DB" w:rsidRPr="007A06F5">
        <w:rPr>
          <w:highlight w:val="green"/>
          <w:lang w:val="la-Latn"/>
        </w:rPr>
        <w:t xml:space="preserve">oram omnibus et coram testibus </w:t>
      </w:r>
      <w:r w:rsidRPr="007A06F5">
        <w:rPr>
          <w:highlight w:val="green"/>
          <w:lang w:val="la-Latn"/>
        </w:rPr>
        <w:t>unusquisque suum negotium exerceat</w:t>
      </w:r>
      <w:r w:rsidR="009B2994" w:rsidRPr="007A06F5">
        <w:rPr>
          <w:highlight w:val="green"/>
          <w:lang w:val="la-Latn"/>
        </w:rPr>
        <w:t xml:space="preserve">. </w:t>
      </w:r>
    </w:p>
    <w:p w14:paraId="7531A2A5" w14:textId="47401ADF" w:rsidR="00CC0D41" w:rsidRPr="007A06F5" w:rsidRDefault="00CC0D41" w:rsidP="00D0094D">
      <w:pPr>
        <w:pStyle w:val="Normlnweb"/>
        <w:numPr>
          <w:ilvl w:val="0"/>
          <w:numId w:val="10"/>
        </w:numPr>
        <w:rPr>
          <w:highlight w:val="green"/>
          <w:lang w:val="la-Latn"/>
        </w:rPr>
      </w:pPr>
      <w:r w:rsidRPr="007A06F5">
        <w:rPr>
          <w:highlight w:val="green"/>
          <w:lang w:val="la-Latn"/>
        </w:rPr>
        <w:t>Reliqua capitula quae in anteriore</w:t>
      </w:r>
      <w:r w:rsidR="00E55DD3" w:rsidRPr="007A06F5">
        <w:rPr>
          <w:highlight w:val="green"/>
          <w:lang w:val="la-Latn"/>
        </w:rPr>
        <w:t xml:space="preserve"> </w:t>
      </w:r>
      <w:r w:rsidRPr="007A06F5">
        <w:rPr>
          <w:highlight w:val="green"/>
          <w:lang w:val="la-Latn"/>
        </w:rPr>
        <w:t>capitulari</w:t>
      </w:r>
      <w:r w:rsidR="000A38DB" w:rsidRPr="007A06F5">
        <w:rPr>
          <w:highlight w:val="green"/>
          <w:lang w:val="la-Latn"/>
        </w:rPr>
        <w:t xml:space="preserve"> scripta sunt</w:t>
      </w:r>
      <w:r w:rsidR="009B2994" w:rsidRPr="007A06F5">
        <w:rPr>
          <w:highlight w:val="green"/>
          <w:lang w:val="la-Latn"/>
        </w:rPr>
        <w:t xml:space="preserve">, </w:t>
      </w:r>
      <w:r w:rsidR="000A38DB" w:rsidRPr="007A06F5">
        <w:rPr>
          <w:highlight w:val="green"/>
          <w:lang w:val="la-Latn"/>
        </w:rPr>
        <w:t>tam de venunda</w:t>
      </w:r>
      <w:r w:rsidRPr="007A06F5">
        <w:rPr>
          <w:highlight w:val="green"/>
          <w:lang w:val="la-Latn"/>
        </w:rPr>
        <w:t>tione annonae</w:t>
      </w:r>
      <w:r w:rsidR="00E55DD3" w:rsidRPr="007A06F5">
        <w:rPr>
          <w:highlight w:val="green"/>
          <w:lang w:val="la-Latn"/>
        </w:rPr>
        <w:t xml:space="preserve"> </w:t>
      </w:r>
      <w:r w:rsidRPr="007A06F5">
        <w:rPr>
          <w:highlight w:val="green"/>
          <w:lang w:val="la-Latn"/>
        </w:rPr>
        <w:t>et de reliquis iustitiis</w:t>
      </w:r>
      <w:r w:rsidR="00E55DD3" w:rsidRPr="007A06F5">
        <w:rPr>
          <w:highlight w:val="green"/>
          <w:lang w:val="la-Latn"/>
        </w:rPr>
        <w:t xml:space="preserve"> </w:t>
      </w:r>
      <w:r w:rsidRPr="007A06F5">
        <w:rPr>
          <w:highlight w:val="green"/>
          <w:lang w:val="la-Latn"/>
        </w:rPr>
        <w:t xml:space="preserve">et de restauratione </w:t>
      </w:r>
      <w:r w:rsidR="000A38DB" w:rsidRPr="007A06F5">
        <w:rPr>
          <w:highlight w:val="green"/>
          <w:lang w:val="la-Latn"/>
        </w:rPr>
        <w:t>aecclesiarum</w:t>
      </w:r>
      <w:r w:rsidR="00E55DD3" w:rsidRPr="007A06F5">
        <w:rPr>
          <w:highlight w:val="green"/>
          <w:lang w:val="la-Latn"/>
        </w:rPr>
        <w:t xml:space="preserve"> </w:t>
      </w:r>
      <w:r w:rsidR="000A38DB" w:rsidRPr="007A06F5">
        <w:rPr>
          <w:highlight w:val="green"/>
          <w:lang w:val="la-Latn"/>
        </w:rPr>
        <w:t>et de pace</w:t>
      </w:r>
      <w:r w:rsidR="00E55DD3" w:rsidRPr="007A06F5">
        <w:rPr>
          <w:highlight w:val="green"/>
          <w:lang w:val="la-Latn"/>
        </w:rPr>
        <w:t xml:space="preserve"> </w:t>
      </w:r>
      <w:r w:rsidR="000A38DB" w:rsidRPr="007A06F5">
        <w:rPr>
          <w:highlight w:val="green"/>
          <w:lang w:val="la-Latn"/>
        </w:rPr>
        <w:t xml:space="preserve">et </w:t>
      </w:r>
      <w:r w:rsidRPr="007A06F5">
        <w:rPr>
          <w:highlight w:val="green"/>
          <w:lang w:val="la-Latn"/>
        </w:rPr>
        <w:t>de fugitivis</w:t>
      </w:r>
      <w:r w:rsidR="00E55DD3" w:rsidRPr="007A06F5">
        <w:rPr>
          <w:highlight w:val="green"/>
          <w:lang w:val="la-Latn"/>
        </w:rPr>
        <w:t xml:space="preserve"> </w:t>
      </w:r>
      <w:r w:rsidRPr="007A06F5">
        <w:rPr>
          <w:highlight w:val="green"/>
          <w:lang w:val="la-Latn"/>
        </w:rPr>
        <w:t>et de singulis quibusque causis</w:t>
      </w:r>
      <w:r w:rsidR="009B2994" w:rsidRPr="007A06F5">
        <w:rPr>
          <w:highlight w:val="green"/>
          <w:lang w:val="la-Latn"/>
        </w:rPr>
        <w:t xml:space="preserve">, </w:t>
      </w:r>
      <w:r w:rsidRPr="007A06F5">
        <w:rPr>
          <w:highlight w:val="green"/>
          <w:lang w:val="la-Latn"/>
        </w:rPr>
        <w:t>omnia ita observentur</w:t>
      </w:r>
      <w:r w:rsidR="005D4A29" w:rsidRPr="007A06F5">
        <w:rPr>
          <w:highlight w:val="green"/>
          <w:lang w:val="la-Latn"/>
        </w:rPr>
        <w:t>.</w:t>
      </w:r>
    </w:p>
    <w:p w14:paraId="71946980" w14:textId="77777777" w:rsidR="00BA5266" w:rsidRPr="007A06F5" w:rsidRDefault="00BA5266" w:rsidP="00450DB4">
      <w:pPr>
        <w:spacing w:after="120" w:line="240" w:lineRule="auto"/>
        <w:rPr>
          <w:rFonts w:ascii="Times New Roman" w:hAnsi="Times New Roman" w:cs="Times New Roman"/>
          <w:lang w:val="la-Latn"/>
        </w:rPr>
      </w:pPr>
    </w:p>
    <w:p w14:paraId="65A041CB" w14:textId="2BEEDAA9"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73" w:name="_Toc194615224"/>
      <w:r w:rsidRPr="007A06F5">
        <w:rPr>
          <w:rFonts w:ascii="Times New Roman" w:hAnsi="Times New Roman" w:cs="Times New Roman"/>
          <w:b/>
          <w:color w:val="000000" w:themeColor="text1"/>
          <w:sz w:val="28"/>
          <w:szCs w:val="28"/>
          <w:lang w:val="la-Latn"/>
        </w:rPr>
        <w:t>Capitula cum primis constituta (a. 808), cc. 1,</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5, </w:t>
      </w:r>
      <w:r w:rsidR="00BA5266" w:rsidRPr="007A06F5">
        <w:rPr>
          <w:rFonts w:ascii="Times New Roman" w:hAnsi="Times New Roman" w:cs="Times New Roman"/>
          <w:b/>
          <w:color w:val="000000" w:themeColor="text1"/>
          <w:sz w:val="28"/>
          <w:szCs w:val="28"/>
          <w:lang w:val="la-Latn"/>
        </w:rPr>
        <w:t>280v-281r</w:t>
      </w:r>
      <w:bookmarkEnd w:id="373"/>
    </w:p>
    <w:p w14:paraId="5008F0F8" w14:textId="08433B2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 XXVIIII-XXXI - Capitula cum primis constituta (a. 808), cc. 1,</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mit der Rubrik der Capitulatio): De marcha ad praeuidendum vnusquisque paratus sit - sol. XX pertineant (MGH Capit. 1, Nr. 52, S. 139 Z. 25-33, S. 140 Z. 1-6);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zweigeteilt;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erster Teil von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mit derselben Kapitelzahl XXVIIII.</w:t>
      </w:r>
    </w:p>
    <w:p w14:paraId="66C0A11B" w14:textId="5D34F444" w:rsidR="00CC0D41" w:rsidRPr="007A06F5" w:rsidRDefault="00CC0D41"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marcha ad praevidendum</w:t>
      </w:r>
      <w:r w:rsidR="00FF3D92"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unusquisque paratus </w:t>
      </w:r>
      <w:r w:rsidR="00D90030" w:rsidRPr="007A06F5">
        <w:rPr>
          <w:rFonts w:ascii="Times New Roman" w:eastAsia="Times New Roman" w:hAnsi="Times New Roman" w:cs="Times New Roman"/>
          <w:sz w:val="24"/>
          <w:szCs w:val="24"/>
          <w:lang w:val="la-Latn" w:eastAsia="cs-CZ"/>
        </w:rPr>
        <w:t>sit illuc festinanter venire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quandocumque necessitas fuerit</w:t>
      </w:r>
      <w:r w:rsidR="009B2994" w:rsidRPr="007A06F5">
        <w:rPr>
          <w:rFonts w:ascii="Times New Roman" w:eastAsia="Times New Roman" w:hAnsi="Times New Roman" w:cs="Times New Roman"/>
          <w:sz w:val="24"/>
          <w:szCs w:val="24"/>
          <w:lang w:val="la-Latn" w:eastAsia="cs-CZ"/>
        </w:rPr>
        <w:t xml:space="preserve">. </w:t>
      </w:r>
    </w:p>
    <w:p w14:paraId="4BBCE03C" w14:textId="77777777" w:rsidR="00C65800" w:rsidRPr="007A06F5" w:rsidRDefault="00CC0D41" w:rsidP="00D0094D">
      <w:pPr>
        <w:pStyle w:val="Odstavecseseznamem"/>
        <w:numPr>
          <w:ilvl w:val="0"/>
          <w:numId w:val="9"/>
        </w:numPr>
        <w:spacing w:before="100" w:beforeAutospacing="1" w:after="100" w:afterAutospacing="1" w:line="240" w:lineRule="auto"/>
        <w:rPr>
          <w:ins w:id="374" w:author="Kalhous, David" w:date="2017-11-02T11:02:00Z"/>
          <w:rFonts w:ascii="Times New Roman" w:eastAsia="Times New Roman" w:hAnsi="Times New Roman" w:cs="Times New Roman"/>
          <w:sz w:val="24"/>
          <w:szCs w:val="24"/>
          <w:highlight w:val="green"/>
          <w:lang w:val="la-Latn" w:eastAsia="cs-CZ"/>
          <w:rPrChange w:id="375" w:author="Kalhous, David" w:date="2017-11-02T11:02:00Z">
            <w:rPr>
              <w:ins w:id="376" w:author="Kalhous, David" w:date="2017-11-02T11:02:00Z"/>
              <w:rFonts w:ascii="Times New Roman" w:eastAsia="Times New Roman" w:hAnsi="Times New Roman" w:cs="Times New Roman"/>
              <w:sz w:val="24"/>
              <w:szCs w:val="24"/>
              <w:lang w:val="la-Latn" w:eastAsia="cs-CZ"/>
            </w:rPr>
          </w:rPrChange>
        </w:rPr>
      </w:pPr>
      <w:r w:rsidRPr="007A06F5">
        <w:rPr>
          <w:rFonts w:ascii="Times New Roman" w:eastAsia="Times New Roman" w:hAnsi="Times New Roman" w:cs="Times New Roman"/>
          <w:sz w:val="24"/>
          <w:szCs w:val="24"/>
          <w:lang w:val="la-Latn" w:eastAsia="cs-CZ"/>
        </w:rPr>
        <w:t>De</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latronibus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melius distringantur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Et </w:t>
      </w:r>
      <w:r w:rsidR="00D90030" w:rsidRPr="007A06F5">
        <w:rPr>
          <w:rFonts w:ascii="Times New Roman" w:eastAsia="Times New Roman" w:hAnsi="Times New Roman" w:cs="Times New Roman"/>
          <w:sz w:val="24"/>
          <w:szCs w:val="24"/>
          <w:lang w:val="la-Latn" w:eastAsia="cs-CZ"/>
        </w:rPr>
        <w:t xml:space="preserve">ut nullus hominem </w:t>
      </w:r>
      <w:ins w:id="377" w:author="Kalhous, David" w:date="2017-11-02T11:00:00Z">
        <w:r w:rsidR="00C65800" w:rsidRPr="007A06F5">
          <w:rPr>
            <w:rFonts w:ascii="Times New Roman" w:eastAsia="Times New Roman" w:hAnsi="Times New Roman" w:cs="Times New Roman"/>
            <w:sz w:val="24"/>
            <w:szCs w:val="24"/>
            <w:lang w:val="la-Latn" w:eastAsia="cs-CZ"/>
          </w:rPr>
          <w:t>sus</w:t>
        </w:r>
      </w:ins>
      <w:r w:rsidR="00D90030" w:rsidRPr="007A06F5">
        <w:rPr>
          <w:rFonts w:ascii="Times New Roman" w:eastAsia="Times New Roman" w:hAnsi="Times New Roman" w:cs="Times New Roman"/>
          <w:sz w:val="24"/>
          <w:szCs w:val="24"/>
          <w:lang w:val="la-Latn" w:eastAsia="cs-CZ"/>
        </w:rPr>
        <w:t>pendere prae</w:t>
      </w:r>
      <w:r w:rsidRPr="007A06F5">
        <w:rPr>
          <w:rFonts w:ascii="Times New Roman" w:eastAsia="Times New Roman" w:hAnsi="Times New Roman" w:cs="Times New Roman"/>
          <w:sz w:val="24"/>
          <w:szCs w:val="24"/>
          <w:lang w:val="la-Latn" w:eastAsia="cs-CZ"/>
        </w:rPr>
        <w:t>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nisi per iudicium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vero aliquis sine culpa pe</w:t>
      </w:r>
      <w:r w:rsidR="00D90030" w:rsidRPr="007A06F5">
        <w:rPr>
          <w:rFonts w:ascii="Times New Roman" w:eastAsia="Times New Roman" w:hAnsi="Times New Roman" w:cs="Times New Roman"/>
          <w:sz w:val="24"/>
          <w:szCs w:val="24"/>
          <w:lang w:val="la-Latn" w:eastAsia="cs-CZ"/>
        </w:rPr>
        <w:t>nditus fuerit et ibi moritur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tunc ab eo qui eum sine iudicio pendidit proximis parenti</w:t>
      </w:r>
      <w:r w:rsidR="00D90030" w:rsidRPr="007A06F5">
        <w:rPr>
          <w:rFonts w:ascii="Times New Roman" w:eastAsia="Times New Roman" w:hAnsi="Times New Roman" w:cs="Times New Roman"/>
          <w:sz w:val="24"/>
          <w:szCs w:val="24"/>
          <w:lang w:val="la-Latn" w:eastAsia="cs-CZ"/>
        </w:rPr>
        <w:t>bus sit compositus</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et si ibi </w:t>
      </w:r>
      <w:r w:rsidRPr="007A06F5">
        <w:rPr>
          <w:rFonts w:ascii="Times New Roman" w:eastAsia="Times New Roman" w:hAnsi="Times New Roman" w:cs="Times New Roman"/>
          <w:sz w:val="24"/>
          <w:szCs w:val="24"/>
          <w:lang w:val="la-Latn" w:eastAsia="cs-CZ"/>
        </w:rPr>
        <w:t>mortuus non fuerit sed vivens evaserit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tunc sibimet sit</w:t>
      </w:r>
      <w:r w:rsidR="00D90030" w:rsidRPr="007A06F5">
        <w:rPr>
          <w:rFonts w:ascii="Times New Roman" w:eastAsia="Times New Roman" w:hAnsi="Times New Roman" w:cs="Times New Roman"/>
          <w:sz w:val="24"/>
          <w:szCs w:val="24"/>
          <w:lang w:val="la-Latn" w:eastAsia="cs-CZ"/>
        </w:rPr>
        <w:t xml:space="preserve"> compositus et res et mancipia </w:t>
      </w:r>
      <w:r w:rsidRPr="007A06F5">
        <w:rPr>
          <w:rFonts w:ascii="Times New Roman" w:eastAsia="Times New Roman" w:hAnsi="Times New Roman" w:cs="Times New Roman"/>
          <w:sz w:val="24"/>
          <w:szCs w:val="24"/>
          <w:lang w:val="la-Latn" w:eastAsia="cs-CZ"/>
        </w:rPr>
        <w:t>sua in fisco non cadant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highlight w:val="green"/>
          <w:lang w:val="la-Latn" w:eastAsia="cs-CZ"/>
        </w:rPr>
        <w:t>De a servis vero</w:t>
      </w:r>
      <w:del w:id="378" w:author="Kalhous, David" w:date="2017-11-02T11:01:00Z">
        <w:r w:rsidRPr="007A06F5" w:rsidDel="00C65800">
          <w:rPr>
            <w:rFonts w:ascii="Times New Roman" w:eastAsia="Times New Roman" w:hAnsi="Times New Roman" w:cs="Times New Roman"/>
            <w:sz w:val="24"/>
            <w:szCs w:val="24"/>
            <w:highlight w:val="green"/>
            <w:lang w:val="la-Latn" w:eastAsia="cs-CZ"/>
          </w:rPr>
          <w:delText xml:space="preserve"> a</w:delText>
        </w:r>
      </w:del>
      <w:r w:rsidR="009B2994" w:rsidRPr="007A06F5">
        <w:rPr>
          <w:rFonts w:ascii="Times New Roman" w:eastAsia="Times New Roman" w:hAnsi="Times New Roman" w:cs="Times New Roman"/>
          <w:sz w:val="24"/>
          <w:szCs w:val="24"/>
          <w:highlight w:val="green"/>
          <w:lang w:val="la-Latn" w:eastAsia="cs-CZ"/>
        </w:rPr>
        <w:t xml:space="preserve">, </w:t>
      </w:r>
      <w:del w:id="379" w:author="Kalhous, David" w:date="2017-11-02T11:02:00Z">
        <w:r w:rsidRPr="007A06F5" w:rsidDel="00C65800">
          <w:rPr>
            <w:rFonts w:ascii="Times New Roman" w:eastAsia="Times New Roman" w:hAnsi="Times New Roman" w:cs="Times New Roman"/>
            <w:sz w:val="24"/>
            <w:szCs w:val="24"/>
            <w:lang w:val="la-Latn" w:eastAsia="cs-CZ"/>
          </w:rPr>
          <w:delText xml:space="preserve">si </w:delText>
        </w:r>
      </w:del>
    </w:p>
    <w:p w14:paraId="39830512" w14:textId="27F328BA" w:rsidR="00CC0D41" w:rsidRPr="007A06F5" w:rsidRDefault="00C65800"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ins w:id="380" w:author="Kalhous, David" w:date="2017-11-02T11:02:00Z">
        <w:r w:rsidRPr="007A06F5">
          <w:rPr>
            <w:rFonts w:ascii="Times New Roman" w:eastAsia="Times New Roman" w:hAnsi="Times New Roman" w:cs="Times New Roman"/>
            <w:sz w:val="24"/>
            <w:szCs w:val="24"/>
            <w:lang w:val="la-Latn" w:eastAsia="cs-CZ"/>
          </w:rPr>
          <w:t xml:space="preserve">Si </w:t>
        </w:r>
      </w:ins>
      <w:r w:rsidR="00CC0D41" w:rsidRPr="007A06F5">
        <w:rPr>
          <w:rFonts w:ascii="Times New Roman" w:eastAsia="Times New Roman" w:hAnsi="Times New Roman" w:cs="Times New Roman"/>
          <w:sz w:val="24"/>
          <w:szCs w:val="24"/>
          <w:lang w:val="la-Latn" w:eastAsia="cs-CZ"/>
        </w:rPr>
        <w:t>quis alterius servum absque</w:t>
      </w:r>
      <w:r w:rsidR="009B2994" w:rsidRPr="007A06F5">
        <w:rPr>
          <w:rFonts w:ascii="Times New Roman" w:eastAsia="Times New Roman" w:hAnsi="Times New Roman" w:cs="Times New Roman"/>
          <w:sz w:val="24"/>
          <w:szCs w:val="24"/>
          <w:lang w:val="la-Latn" w:eastAsia="cs-CZ"/>
        </w:rPr>
        <w:t xml:space="preserve"> </w:t>
      </w:r>
      <w:r w:rsidR="00CC0D41" w:rsidRPr="007A06F5">
        <w:rPr>
          <w:rFonts w:ascii="Times New Roman" w:eastAsia="Times New Roman" w:hAnsi="Times New Roman" w:cs="Times New Roman"/>
          <w:sz w:val="24"/>
          <w:szCs w:val="24"/>
          <w:lang w:val="la-Latn" w:eastAsia="cs-CZ"/>
        </w:rPr>
        <w:t xml:space="preserve">iudicio et </w:t>
      </w:r>
      <w:r w:rsidR="00D90030" w:rsidRPr="007A06F5">
        <w:rPr>
          <w:rFonts w:ascii="Times New Roman" w:eastAsia="Times New Roman" w:hAnsi="Times New Roman" w:cs="Times New Roman"/>
          <w:sz w:val="24"/>
          <w:szCs w:val="24"/>
          <w:lang w:val="la-Latn" w:eastAsia="cs-CZ"/>
        </w:rPr>
        <w:t xml:space="preserve">sine </w:t>
      </w:r>
      <w:r w:rsidR="00CC0D41" w:rsidRPr="007A06F5">
        <w:rPr>
          <w:rFonts w:ascii="Times New Roman" w:eastAsia="Times New Roman" w:hAnsi="Times New Roman" w:cs="Times New Roman"/>
          <w:sz w:val="24"/>
          <w:szCs w:val="24"/>
          <w:lang w:val="la-Latn" w:eastAsia="cs-CZ"/>
        </w:rPr>
        <w:t>culpa</w:t>
      </w:r>
      <w:r w:rsidR="009B2994" w:rsidRPr="007A06F5">
        <w:rPr>
          <w:rFonts w:ascii="Times New Roman" w:eastAsia="Times New Roman" w:hAnsi="Times New Roman" w:cs="Times New Roman"/>
          <w:sz w:val="24"/>
          <w:szCs w:val="24"/>
          <w:lang w:val="la-Latn" w:eastAsia="cs-CZ"/>
        </w:rPr>
        <w:t xml:space="preserve"> </w:t>
      </w:r>
      <w:r w:rsidR="00CC0D41" w:rsidRPr="007A06F5">
        <w:rPr>
          <w:rFonts w:ascii="Times New Roman" w:eastAsia="Times New Roman" w:hAnsi="Times New Roman" w:cs="Times New Roman"/>
          <w:sz w:val="24"/>
          <w:szCs w:val="24"/>
          <w:lang w:val="la-Latn" w:eastAsia="cs-CZ"/>
        </w:rPr>
        <w:t>pendiderit et ibi mortuus fuerit</w:t>
      </w:r>
      <w:r w:rsidR="009B2994" w:rsidRPr="007A06F5">
        <w:rPr>
          <w:rFonts w:ascii="Times New Roman" w:eastAsia="Times New Roman" w:hAnsi="Times New Roman" w:cs="Times New Roman"/>
          <w:sz w:val="24"/>
          <w:szCs w:val="24"/>
          <w:lang w:val="la-Latn" w:eastAsia="cs-CZ"/>
        </w:rPr>
        <w:t xml:space="preserve">, </w:t>
      </w:r>
      <w:r w:rsidR="00CC0D41" w:rsidRPr="007A06F5">
        <w:rPr>
          <w:rFonts w:ascii="Times New Roman" w:eastAsia="Times New Roman" w:hAnsi="Times New Roman" w:cs="Times New Roman"/>
          <w:sz w:val="24"/>
          <w:szCs w:val="24"/>
          <w:lang w:val="la-Latn" w:eastAsia="cs-CZ"/>
        </w:rPr>
        <w:t>weregildus eiu</w:t>
      </w:r>
      <w:r w:rsidR="00D90030" w:rsidRPr="007A06F5">
        <w:rPr>
          <w:rFonts w:ascii="Times New Roman" w:eastAsia="Times New Roman" w:hAnsi="Times New Roman" w:cs="Times New Roman"/>
          <w:sz w:val="24"/>
          <w:szCs w:val="24"/>
          <w:lang w:val="la-Latn" w:eastAsia="cs-CZ"/>
        </w:rPr>
        <w:t>s domino</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solvatur</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et si de </w:t>
      </w:r>
      <w:r w:rsidR="00CC0D41" w:rsidRPr="007A06F5">
        <w:rPr>
          <w:rFonts w:ascii="Times New Roman" w:eastAsia="Times New Roman" w:hAnsi="Times New Roman" w:cs="Times New Roman"/>
          <w:sz w:val="24"/>
          <w:szCs w:val="24"/>
          <w:lang w:val="la-Latn" w:eastAsia="cs-CZ"/>
        </w:rPr>
        <w:t>ipsa morte evaserit</w:t>
      </w:r>
      <w:r w:rsidR="009B2994" w:rsidRPr="007A06F5">
        <w:rPr>
          <w:rFonts w:ascii="Times New Roman" w:eastAsia="Times New Roman" w:hAnsi="Times New Roman" w:cs="Times New Roman"/>
          <w:sz w:val="24"/>
          <w:szCs w:val="24"/>
          <w:lang w:val="la-Latn" w:eastAsia="cs-CZ"/>
        </w:rPr>
        <w:t xml:space="preserve">, </w:t>
      </w:r>
      <w:r w:rsidR="00CC0D41" w:rsidRPr="007A06F5">
        <w:rPr>
          <w:rFonts w:ascii="Times New Roman" w:eastAsia="Times New Roman" w:hAnsi="Times New Roman" w:cs="Times New Roman"/>
          <w:sz w:val="24"/>
          <w:szCs w:val="24"/>
          <w:lang w:val="la-Latn" w:eastAsia="cs-CZ"/>
        </w:rPr>
        <w:t>ipse ipsam liudem recipiat</w:t>
      </w:r>
      <w:r w:rsidR="009B2994" w:rsidRPr="007A06F5">
        <w:rPr>
          <w:rFonts w:ascii="Times New Roman" w:eastAsia="Times New Roman" w:hAnsi="Times New Roman" w:cs="Times New Roman"/>
          <w:sz w:val="24"/>
          <w:szCs w:val="24"/>
          <w:lang w:val="la-Latn" w:eastAsia="cs-CZ"/>
        </w:rPr>
        <w:t xml:space="preserve"> </w:t>
      </w:r>
      <w:r w:rsidR="00CC0D41" w:rsidRPr="007A06F5">
        <w:rPr>
          <w:rFonts w:ascii="Times New Roman" w:eastAsia="Times New Roman" w:hAnsi="Times New Roman" w:cs="Times New Roman"/>
          <w:sz w:val="24"/>
          <w:szCs w:val="24"/>
          <w:lang w:val="la-Latn" w:eastAsia="cs-CZ"/>
        </w:rPr>
        <w:t>et liber postea permaneat</w:t>
      </w:r>
      <w:r w:rsidR="009B2994"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1C2A8202" w14:textId="515EE84A" w:rsidR="00CC0D41" w:rsidRPr="007A06F5" w:rsidRDefault="00CC0D41"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nullus testes mittere in iudicium praesum</w:t>
      </w:r>
      <w:r w:rsidR="00D90030" w:rsidRPr="007A06F5">
        <w:rPr>
          <w:rFonts w:ascii="Times New Roman" w:eastAsia="Times New Roman" w:hAnsi="Times New Roman" w:cs="Times New Roman"/>
          <w:sz w:val="24"/>
          <w:szCs w:val="24"/>
          <w:highlight w:val="green"/>
          <w:lang w:val="la-Latn" w:eastAsia="cs-CZ"/>
        </w:rPr>
        <w:t>at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sed comes hoc per veraces </w:t>
      </w:r>
      <w:r w:rsidRPr="007A06F5">
        <w:rPr>
          <w:rFonts w:ascii="Times New Roman" w:eastAsia="Times New Roman" w:hAnsi="Times New Roman" w:cs="Times New Roman"/>
          <w:sz w:val="24"/>
          <w:szCs w:val="24"/>
          <w:highlight w:val="green"/>
          <w:lang w:val="la-Latn" w:eastAsia="cs-CZ"/>
        </w:rPr>
        <w:t>homines circa manentes per sacramentum inquirat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w:t>
      </w:r>
      <w:r w:rsidR="00D90030" w:rsidRPr="007A06F5">
        <w:rPr>
          <w:rFonts w:ascii="Times New Roman" w:eastAsia="Times New Roman" w:hAnsi="Times New Roman" w:cs="Times New Roman"/>
          <w:sz w:val="24"/>
          <w:szCs w:val="24"/>
          <w:highlight w:val="green"/>
          <w:lang w:val="la-Latn" w:eastAsia="cs-CZ"/>
        </w:rPr>
        <w:t>cut exinde sapiunt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hoc modis </w:t>
      </w:r>
      <w:r w:rsidRPr="007A06F5">
        <w:rPr>
          <w:rFonts w:ascii="Times New Roman" w:eastAsia="Times New Roman" w:hAnsi="Times New Roman" w:cs="Times New Roman"/>
          <w:sz w:val="24"/>
          <w:szCs w:val="24"/>
          <w:highlight w:val="green"/>
          <w:lang w:val="la-Latn" w:eastAsia="cs-CZ"/>
        </w:rPr>
        <w:t>omnibus dicant</w:t>
      </w:r>
      <w:r w:rsidR="009B2994" w:rsidRPr="007A06F5">
        <w:rPr>
          <w:rFonts w:ascii="Times New Roman" w:eastAsia="Times New Roman" w:hAnsi="Times New Roman" w:cs="Times New Roman"/>
          <w:sz w:val="24"/>
          <w:szCs w:val="24"/>
          <w:highlight w:val="green"/>
          <w:lang w:val="la-Latn" w:eastAsia="cs-CZ"/>
        </w:rPr>
        <w:t xml:space="preserve">. </w:t>
      </w:r>
    </w:p>
    <w:p w14:paraId="0E01A981" w14:textId="4519165E" w:rsidR="00CC0D41" w:rsidRPr="007A06F5" w:rsidRDefault="00CC0D41"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nullus se periurare praesumat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w:t>
      </w:r>
      <w:r w:rsidR="00D90030" w:rsidRPr="007A06F5">
        <w:rPr>
          <w:rFonts w:ascii="Times New Roman" w:eastAsia="Times New Roman" w:hAnsi="Times New Roman" w:cs="Times New Roman"/>
          <w:sz w:val="24"/>
          <w:szCs w:val="24"/>
          <w:highlight w:val="green"/>
          <w:lang w:val="la-Latn" w:eastAsia="cs-CZ"/>
        </w:rPr>
        <w:t xml:space="preserve">icut in anterioribus capitulis </w:t>
      </w:r>
      <w:r w:rsidRPr="007A06F5">
        <w:rPr>
          <w:rFonts w:ascii="Times New Roman" w:eastAsia="Times New Roman" w:hAnsi="Times New Roman" w:cs="Times New Roman"/>
          <w:sz w:val="24"/>
          <w:szCs w:val="24"/>
          <w:highlight w:val="green"/>
          <w:lang w:val="la-Latn" w:eastAsia="cs-CZ"/>
        </w:rPr>
        <w:t>mandatum est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manum perdat aut redimat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hoc o</w:t>
      </w:r>
      <w:r w:rsidR="00D90030" w:rsidRPr="007A06F5">
        <w:rPr>
          <w:rFonts w:ascii="Times New Roman" w:eastAsia="Times New Roman" w:hAnsi="Times New Roman" w:cs="Times New Roman"/>
          <w:sz w:val="24"/>
          <w:szCs w:val="24"/>
          <w:highlight w:val="green"/>
          <w:lang w:val="la-Latn" w:eastAsia="cs-CZ"/>
        </w:rPr>
        <w:t>mnibus annuntiatum fiat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quid </w:t>
      </w:r>
      <w:r w:rsidRPr="007A06F5">
        <w:rPr>
          <w:rFonts w:ascii="Times New Roman" w:eastAsia="Times New Roman" w:hAnsi="Times New Roman" w:cs="Times New Roman"/>
          <w:sz w:val="24"/>
          <w:szCs w:val="24"/>
          <w:highlight w:val="green"/>
          <w:lang w:val="la-Latn" w:eastAsia="cs-CZ"/>
        </w:rPr>
        <w:t>periurium aut falsum testimonium noceat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7813AE72" w14:textId="00DB40A1" w:rsidR="008C263E" w:rsidRPr="007A06F5" w:rsidRDefault="008C263E"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emptionibus et venditionibus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nullus pra</w:t>
      </w:r>
      <w:r w:rsidR="00D90030" w:rsidRPr="007A06F5">
        <w:rPr>
          <w:rFonts w:ascii="Times New Roman" w:eastAsia="Times New Roman" w:hAnsi="Times New Roman" w:cs="Times New Roman"/>
          <w:sz w:val="24"/>
          <w:szCs w:val="24"/>
          <w:lang w:val="la-Latn" w:eastAsia="cs-CZ"/>
        </w:rPr>
        <w:t xml:space="preserve">esumat aliter vendere et emere </w:t>
      </w:r>
      <w:r w:rsidRPr="007A06F5">
        <w:rPr>
          <w:rFonts w:ascii="Times New Roman" w:eastAsia="Times New Roman" w:hAnsi="Times New Roman" w:cs="Times New Roman"/>
          <w:sz w:val="24"/>
          <w:szCs w:val="24"/>
          <w:lang w:val="la-Latn" w:eastAsia="cs-CZ"/>
        </w:rPr>
        <w:t>sagellum meliorem duplum viginti solidis et simplum cum</w:t>
      </w:r>
      <w:r w:rsidR="00D90030" w:rsidRPr="007A06F5">
        <w:rPr>
          <w:rFonts w:ascii="Times New Roman" w:eastAsia="Times New Roman" w:hAnsi="Times New Roman" w:cs="Times New Roman"/>
          <w:sz w:val="24"/>
          <w:szCs w:val="24"/>
          <w:lang w:val="la-Latn" w:eastAsia="cs-CZ"/>
        </w:rPr>
        <w:t xml:space="preserve"> decem solidis</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reliquos vero </w:t>
      </w:r>
      <w:r w:rsidRPr="007A06F5">
        <w:rPr>
          <w:rFonts w:ascii="Times New Roman" w:eastAsia="Times New Roman" w:hAnsi="Times New Roman" w:cs="Times New Roman"/>
          <w:sz w:val="24"/>
          <w:szCs w:val="24"/>
          <w:lang w:val="la-Latn" w:eastAsia="cs-CZ"/>
        </w:rPr>
        <w:t>minus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roccum </w:t>
      </w:r>
      <w:del w:id="381" w:author="Kalhous, David" w:date="2017-11-02T11:13:00Z">
        <w:r w:rsidRPr="007A06F5" w:rsidDel="002A036E">
          <w:rPr>
            <w:rFonts w:ascii="Times New Roman" w:eastAsia="Times New Roman" w:hAnsi="Times New Roman" w:cs="Times New Roman"/>
            <w:sz w:val="24"/>
            <w:szCs w:val="24"/>
            <w:lang w:val="la-Latn" w:eastAsia="cs-CZ"/>
          </w:rPr>
          <w:delText>martrinum</w:delText>
        </w:r>
        <w:r w:rsidR="009B2994" w:rsidRPr="007A06F5" w:rsidDel="002A036E">
          <w:rPr>
            <w:rFonts w:ascii="Times New Roman" w:eastAsia="Times New Roman" w:hAnsi="Times New Roman" w:cs="Times New Roman"/>
            <w:sz w:val="24"/>
            <w:szCs w:val="24"/>
            <w:lang w:val="la-Latn" w:eastAsia="cs-CZ"/>
          </w:rPr>
          <w:delText xml:space="preserve"> </w:delText>
        </w:r>
      </w:del>
      <w:ins w:id="382" w:author="Kalhous, David" w:date="2017-11-02T11:13:00Z">
        <w:r w:rsidR="002A036E" w:rsidRPr="007A06F5">
          <w:rPr>
            <w:rFonts w:ascii="Times New Roman" w:eastAsia="Times New Roman" w:hAnsi="Times New Roman" w:cs="Times New Roman"/>
            <w:sz w:val="24"/>
            <w:szCs w:val="24"/>
            <w:lang w:val="la-Latn" w:eastAsia="cs-CZ"/>
          </w:rPr>
          <w:t xml:space="preserve">marderinum </w:t>
        </w:r>
      </w:ins>
      <w:r w:rsidRPr="007A06F5">
        <w:rPr>
          <w:rFonts w:ascii="Times New Roman" w:eastAsia="Times New Roman" w:hAnsi="Times New Roman" w:cs="Times New Roman"/>
          <w:sz w:val="24"/>
          <w:szCs w:val="24"/>
          <w:lang w:val="la-Latn" w:eastAsia="cs-CZ"/>
        </w:rPr>
        <w:t xml:space="preserve">et </w:t>
      </w:r>
      <w:del w:id="383" w:author="Kalhous, David" w:date="2017-11-02T11:13:00Z">
        <w:r w:rsidRPr="007A06F5" w:rsidDel="002A036E">
          <w:rPr>
            <w:rFonts w:ascii="Times New Roman" w:eastAsia="Times New Roman" w:hAnsi="Times New Roman" w:cs="Times New Roman"/>
            <w:sz w:val="24"/>
            <w:szCs w:val="24"/>
            <w:lang w:val="la-Latn" w:eastAsia="cs-CZ"/>
          </w:rPr>
          <w:delText xml:space="preserve">lutrinum </w:delText>
        </w:r>
      </w:del>
      <w:ins w:id="384" w:author="Kalhous, David" w:date="2017-11-02T11:13:00Z">
        <w:r w:rsidR="002A036E" w:rsidRPr="007A06F5">
          <w:rPr>
            <w:rFonts w:ascii="Times New Roman" w:eastAsia="Times New Roman" w:hAnsi="Times New Roman" w:cs="Times New Roman"/>
            <w:sz w:val="24"/>
            <w:szCs w:val="24"/>
            <w:lang w:val="la-Latn" w:eastAsia="cs-CZ"/>
          </w:rPr>
          <w:t xml:space="preserve">lutrinem </w:t>
        </w:r>
      </w:ins>
      <w:r w:rsidRPr="007A06F5">
        <w:rPr>
          <w:rFonts w:ascii="Times New Roman" w:eastAsia="Times New Roman" w:hAnsi="Times New Roman" w:cs="Times New Roman"/>
          <w:sz w:val="24"/>
          <w:szCs w:val="24"/>
          <w:lang w:val="la-Latn" w:eastAsia="cs-CZ"/>
        </w:rPr>
        <w:t>meliorem trigi</w:t>
      </w:r>
      <w:r w:rsidR="00D90030" w:rsidRPr="007A06F5">
        <w:rPr>
          <w:rFonts w:ascii="Times New Roman" w:eastAsia="Times New Roman" w:hAnsi="Times New Roman" w:cs="Times New Roman"/>
          <w:sz w:val="24"/>
          <w:szCs w:val="24"/>
          <w:lang w:val="la-Latn" w:eastAsia="cs-CZ"/>
        </w:rPr>
        <w:t>nta solidis</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sis</w:t>
      </w:r>
      <w:ins w:id="385" w:author="Kalhous, David" w:date="2017-11-02T11:13:00Z">
        <w:r w:rsidR="002A036E" w:rsidRPr="007A06F5">
          <w:rPr>
            <w:rFonts w:ascii="Times New Roman" w:eastAsia="Times New Roman" w:hAnsi="Times New Roman" w:cs="Times New Roman"/>
            <w:sz w:val="24"/>
            <w:szCs w:val="24"/>
            <w:lang w:val="la-Latn" w:eastAsia="cs-CZ"/>
          </w:rPr>
          <w:t>e</w:t>
        </w:r>
      </w:ins>
      <w:r w:rsidR="00D90030" w:rsidRPr="007A06F5">
        <w:rPr>
          <w:rFonts w:ascii="Times New Roman" w:eastAsia="Times New Roman" w:hAnsi="Times New Roman" w:cs="Times New Roman"/>
          <w:sz w:val="24"/>
          <w:szCs w:val="24"/>
          <w:lang w:val="la-Latn" w:eastAsia="cs-CZ"/>
        </w:rPr>
        <w:t>musinum me</w:t>
      </w:r>
      <w:r w:rsidRPr="007A06F5">
        <w:rPr>
          <w:rFonts w:ascii="Times New Roman" w:eastAsia="Times New Roman" w:hAnsi="Times New Roman" w:cs="Times New Roman"/>
          <w:sz w:val="24"/>
          <w:szCs w:val="24"/>
          <w:lang w:val="la-Latn" w:eastAsia="cs-CZ"/>
        </w:rPr>
        <w:t>liorem decem solidis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aliquis amplius vendiderit au</w:t>
      </w:r>
      <w:r w:rsidR="00D90030" w:rsidRPr="007A06F5">
        <w:rPr>
          <w:rFonts w:ascii="Times New Roman" w:eastAsia="Times New Roman" w:hAnsi="Times New Roman" w:cs="Times New Roman"/>
          <w:sz w:val="24"/>
          <w:szCs w:val="24"/>
          <w:lang w:val="la-Latn" w:eastAsia="cs-CZ"/>
        </w:rPr>
        <w:t>t empserit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cogatur exsolvere </w:t>
      </w:r>
      <w:r w:rsidRPr="007A06F5">
        <w:rPr>
          <w:rFonts w:ascii="Times New Roman" w:eastAsia="Times New Roman" w:hAnsi="Times New Roman" w:cs="Times New Roman"/>
          <w:sz w:val="24"/>
          <w:szCs w:val="24"/>
          <w:lang w:val="la-Latn" w:eastAsia="cs-CZ"/>
        </w:rPr>
        <w:t>in bannum solidos quadraginta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ad illum qui hoc inve</w:t>
      </w:r>
      <w:r w:rsidR="00D90030" w:rsidRPr="007A06F5">
        <w:rPr>
          <w:rFonts w:ascii="Times New Roman" w:eastAsia="Times New Roman" w:hAnsi="Times New Roman" w:cs="Times New Roman"/>
          <w:sz w:val="24"/>
          <w:szCs w:val="24"/>
          <w:lang w:val="la-Latn" w:eastAsia="cs-CZ"/>
        </w:rPr>
        <w:t xml:space="preserve">nerit et eum exinde convicerit </w:t>
      </w:r>
      <w:r w:rsidRPr="007A06F5">
        <w:rPr>
          <w:rFonts w:ascii="Times New Roman" w:eastAsia="Times New Roman" w:hAnsi="Times New Roman" w:cs="Times New Roman"/>
          <w:sz w:val="24"/>
          <w:szCs w:val="24"/>
          <w:lang w:val="la-Latn" w:eastAsia="cs-CZ"/>
        </w:rPr>
        <w:t>solidos viginti</w:t>
      </w:r>
      <w:r w:rsidR="009B2994" w:rsidRPr="007A06F5">
        <w:rPr>
          <w:rFonts w:ascii="Times New Roman" w:eastAsia="Times New Roman" w:hAnsi="Times New Roman" w:cs="Times New Roman"/>
          <w:sz w:val="24"/>
          <w:szCs w:val="24"/>
          <w:lang w:val="la-Latn" w:eastAsia="cs-CZ"/>
        </w:rPr>
        <w:t xml:space="preserve">. </w:t>
      </w:r>
    </w:p>
    <w:p w14:paraId="39612055" w14:textId="09BC8078" w:rsidR="008C263E" w:rsidRPr="007A06F5" w:rsidRDefault="008C263E"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fugitivis hominibus 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ubicumque inventi fuerint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ille qui eum reti</w:t>
      </w:r>
      <w:r w:rsidR="00D90030" w:rsidRPr="007A06F5">
        <w:rPr>
          <w:rFonts w:ascii="Times New Roman" w:eastAsia="Times New Roman" w:hAnsi="Times New Roman" w:cs="Times New Roman"/>
          <w:sz w:val="24"/>
          <w:szCs w:val="24"/>
          <w:highlight w:val="green"/>
          <w:lang w:val="la-Latn" w:eastAsia="cs-CZ"/>
        </w:rPr>
        <w:t xml:space="preserve">net </w:t>
      </w:r>
      <w:r w:rsidRPr="007A06F5">
        <w:rPr>
          <w:rFonts w:ascii="Times New Roman" w:eastAsia="Times New Roman" w:hAnsi="Times New Roman" w:cs="Times New Roman"/>
          <w:sz w:val="24"/>
          <w:szCs w:val="24"/>
          <w:highlight w:val="green"/>
          <w:lang w:val="la-Latn" w:eastAsia="cs-CZ"/>
        </w:rPr>
        <w:t>bannum dominicum solvere cogatur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ille fugitivus abs</w:t>
      </w:r>
      <w:r w:rsidR="00D90030" w:rsidRPr="007A06F5">
        <w:rPr>
          <w:rFonts w:ascii="Times New Roman" w:eastAsia="Times New Roman" w:hAnsi="Times New Roman" w:cs="Times New Roman"/>
          <w:sz w:val="24"/>
          <w:szCs w:val="24"/>
          <w:highlight w:val="green"/>
          <w:lang w:val="la-Latn" w:eastAsia="cs-CZ"/>
        </w:rPr>
        <w:t>que dubio in patriam ad domi</w:t>
      </w:r>
      <w:r w:rsidRPr="007A06F5">
        <w:rPr>
          <w:rFonts w:ascii="Times New Roman" w:eastAsia="Times New Roman" w:hAnsi="Times New Roman" w:cs="Times New Roman"/>
          <w:sz w:val="24"/>
          <w:szCs w:val="24"/>
          <w:highlight w:val="green"/>
          <w:lang w:val="la-Latn" w:eastAsia="cs-CZ"/>
        </w:rPr>
        <w:t>num suum revertatur</w:t>
      </w:r>
      <w:r w:rsidR="009B2994" w:rsidRPr="007A06F5">
        <w:rPr>
          <w:rFonts w:ascii="Times New Roman" w:eastAsia="Times New Roman" w:hAnsi="Times New Roman" w:cs="Times New Roman"/>
          <w:sz w:val="24"/>
          <w:szCs w:val="24"/>
          <w:highlight w:val="green"/>
          <w:lang w:val="la-Latn" w:eastAsia="cs-CZ"/>
        </w:rPr>
        <w:t xml:space="preserve">. </w:t>
      </w:r>
    </w:p>
    <w:p w14:paraId="31A206FC" w14:textId="4EF5E37F" w:rsidR="00CC0D41" w:rsidRPr="007A06F5" w:rsidRDefault="008C263E" w:rsidP="00D0094D">
      <w:pPr>
        <w:pStyle w:val="Odstavecseseznamem"/>
        <w:numPr>
          <w:ilvl w:val="0"/>
          <w:numId w:val="9"/>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monetis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 nullo loco moneta percutiat</w:t>
      </w:r>
      <w:r w:rsidR="00D90030" w:rsidRPr="007A06F5">
        <w:rPr>
          <w:rFonts w:ascii="Times New Roman" w:eastAsia="Times New Roman" w:hAnsi="Times New Roman" w:cs="Times New Roman"/>
          <w:sz w:val="24"/>
          <w:szCs w:val="24"/>
          <w:highlight w:val="green"/>
          <w:lang w:val="la-Latn" w:eastAsia="cs-CZ"/>
        </w:rPr>
        <w:t>ur nisi ad curtem</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et illi de</w:t>
      </w:r>
      <w:r w:rsidRPr="007A06F5">
        <w:rPr>
          <w:rFonts w:ascii="Times New Roman" w:eastAsia="Times New Roman" w:hAnsi="Times New Roman" w:cs="Times New Roman"/>
          <w:sz w:val="24"/>
          <w:szCs w:val="24"/>
          <w:highlight w:val="green"/>
          <w:lang w:val="la-Latn" w:eastAsia="cs-CZ"/>
        </w:rPr>
        <w:t>narii palatini mercantur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per omnia discurrant</w:t>
      </w:r>
      <w:r w:rsidR="009B2994" w:rsidRPr="007A06F5">
        <w:rPr>
          <w:rFonts w:ascii="Times New Roman" w:eastAsia="Times New Roman" w:hAnsi="Times New Roman" w:cs="Times New Roman"/>
          <w:sz w:val="24"/>
          <w:szCs w:val="24"/>
          <w:highlight w:val="green"/>
          <w:lang w:val="la-Latn" w:eastAsia="cs-CZ"/>
        </w:rPr>
        <w:t xml:space="preserve">. </w:t>
      </w:r>
    </w:p>
    <w:p w14:paraId="02114D56" w14:textId="77777777" w:rsidR="00BA5266" w:rsidRPr="007A06F5" w:rsidRDefault="00BA5266" w:rsidP="00450DB4">
      <w:pPr>
        <w:spacing w:after="120" w:line="240" w:lineRule="auto"/>
        <w:rPr>
          <w:rFonts w:ascii="Times New Roman" w:hAnsi="Times New Roman" w:cs="Times New Roman"/>
          <w:lang w:val="la-Latn"/>
        </w:rPr>
      </w:pPr>
    </w:p>
    <w:p w14:paraId="6CD09DA7" w14:textId="77777777"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86" w:name="_Toc194615225"/>
      <w:r w:rsidRPr="007A06F5">
        <w:rPr>
          <w:rFonts w:ascii="Times New Roman" w:hAnsi="Times New Roman" w:cs="Times New Roman"/>
          <w:b/>
          <w:color w:val="000000" w:themeColor="text1"/>
          <w:sz w:val="28"/>
          <w:szCs w:val="28"/>
          <w:lang w:val="la-Latn"/>
        </w:rPr>
        <w:t xml:space="preserve">Capitula de missorum officiis (a. 810), c. 3, </w:t>
      </w:r>
      <w:r w:rsidR="00BA5266" w:rsidRPr="007A06F5">
        <w:rPr>
          <w:rFonts w:ascii="Times New Roman" w:hAnsi="Times New Roman" w:cs="Times New Roman"/>
          <w:b/>
          <w:color w:val="000000" w:themeColor="text1"/>
          <w:sz w:val="28"/>
          <w:szCs w:val="28"/>
          <w:lang w:val="la-Latn"/>
        </w:rPr>
        <w:t>281r</w:t>
      </w:r>
      <w:bookmarkEnd w:id="386"/>
    </w:p>
    <w:p w14:paraId="1A3CFF77" w14:textId="5B3D3FA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XXXII - Capitula de missorum officiis (a. 810), c. 3: Vt missi nostri quando iusticiam pauperibus facere iusserint - per iusticiam esse debuit (MGH Capit. 1, Nr. 66, S. 155 Z. 17-20).</w:t>
      </w:r>
    </w:p>
    <w:p w14:paraId="626ED155" w14:textId="51CD3F19" w:rsidR="002E226E" w:rsidRPr="007A06F5" w:rsidRDefault="002E226E" w:rsidP="00D0094D">
      <w:pPr>
        <w:pStyle w:val="Odstavecseseznamem"/>
        <w:numPr>
          <w:ilvl w:val="0"/>
          <w:numId w:val="7"/>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tales sint missi in legatione sua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sicut</w:t>
      </w:r>
      <w:r w:rsidR="00D90030" w:rsidRPr="007A06F5">
        <w:rPr>
          <w:rFonts w:ascii="Times New Roman" w:eastAsia="Times New Roman" w:hAnsi="Times New Roman" w:cs="Times New Roman"/>
          <w:sz w:val="24"/>
          <w:szCs w:val="24"/>
          <w:highlight w:val="green"/>
          <w:lang w:val="la-Latn" w:eastAsia="cs-CZ"/>
        </w:rPr>
        <w:t xml:space="preserve"> decet esse missos imperatoris </w:t>
      </w:r>
      <w:r w:rsidRPr="007A06F5">
        <w:rPr>
          <w:rFonts w:ascii="Times New Roman" w:eastAsia="Times New Roman" w:hAnsi="Times New Roman" w:cs="Times New Roman"/>
          <w:sz w:val="24"/>
          <w:szCs w:val="24"/>
          <w:highlight w:val="green"/>
          <w:lang w:val="la-Latn" w:eastAsia="cs-CZ"/>
        </w:rPr>
        <w:t>strenuos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perficiant quod eis iniunctum fuerit aut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w:t>
      </w:r>
      <w:r w:rsidR="00D90030" w:rsidRPr="007A06F5">
        <w:rPr>
          <w:rFonts w:ascii="Times New Roman" w:eastAsia="Times New Roman" w:hAnsi="Times New Roman" w:cs="Times New Roman"/>
          <w:sz w:val="24"/>
          <w:szCs w:val="24"/>
          <w:highlight w:val="green"/>
          <w:lang w:val="la-Latn" w:eastAsia="cs-CZ"/>
        </w:rPr>
        <w:t>i non potuerint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domno impera</w:t>
      </w:r>
      <w:r w:rsidRPr="007A06F5">
        <w:rPr>
          <w:rFonts w:ascii="Times New Roman" w:eastAsia="Times New Roman" w:hAnsi="Times New Roman" w:cs="Times New Roman"/>
          <w:sz w:val="24"/>
          <w:szCs w:val="24"/>
          <w:highlight w:val="green"/>
          <w:lang w:val="la-Latn" w:eastAsia="cs-CZ"/>
        </w:rPr>
        <w:t>tori notum faciant quae difficultas eis resistat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illud perficere possint</w:t>
      </w:r>
      <w:r w:rsidR="009B2994" w:rsidRPr="007A06F5">
        <w:rPr>
          <w:rFonts w:ascii="Times New Roman" w:eastAsia="Times New Roman" w:hAnsi="Times New Roman" w:cs="Times New Roman"/>
          <w:sz w:val="24"/>
          <w:szCs w:val="24"/>
          <w:highlight w:val="green"/>
          <w:lang w:val="la-Latn" w:eastAsia="cs-CZ"/>
        </w:rPr>
        <w:t xml:space="preserve">. </w:t>
      </w:r>
    </w:p>
    <w:p w14:paraId="1DD9B2B6" w14:textId="2C173FE3" w:rsidR="002E226E" w:rsidRPr="007A06F5" w:rsidRDefault="002E226E" w:rsidP="00D0094D">
      <w:pPr>
        <w:pStyle w:val="Odstavecseseznamem"/>
        <w:numPr>
          <w:ilvl w:val="0"/>
          <w:numId w:val="7"/>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quicquid de eius iussione cuilibet praec</w:t>
      </w:r>
      <w:r w:rsidR="00D90030" w:rsidRPr="007A06F5">
        <w:rPr>
          <w:rFonts w:ascii="Times New Roman" w:eastAsia="Times New Roman" w:hAnsi="Times New Roman" w:cs="Times New Roman"/>
          <w:sz w:val="24"/>
          <w:szCs w:val="24"/>
          <w:highlight w:val="green"/>
          <w:lang w:val="la-Latn" w:eastAsia="cs-CZ"/>
        </w:rPr>
        <w:t>ipere et commendare debent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po</w:t>
      </w:r>
      <w:r w:rsidRPr="007A06F5">
        <w:rPr>
          <w:rFonts w:ascii="Times New Roman" w:eastAsia="Times New Roman" w:hAnsi="Times New Roman" w:cs="Times New Roman"/>
          <w:sz w:val="24"/>
          <w:szCs w:val="24"/>
          <w:highlight w:val="green"/>
          <w:lang w:val="la-Latn" w:eastAsia="cs-CZ"/>
        </w:rPr>
        <w:t>testative annuncient atque praecipiant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et non sibi faciant </w:t>
      </w:r>
      <w:r w:rsidR="00D90030" w:rsidRPr="007A06F5">
        <w:rPr>
          <w:rFonts w:ascii="Times New Roman" w:eastAsia="Times New Roman" w:hAnsi="Times New Roman" w:cs="Times New Roman"/>
          <w:sz w:val="24"/>
          <w:szCs w:val="24"/>
          <w:highlight w:val="green"/>
          <w:lang w:val="la-Latn" w:eastAsia="cs-CZ"/>
        </w:rPr>
        <w:t>socios inferioris ordinis homi</w:t>
      </w:r>
      <w:r w:rsidRPr="007A06F5">
        <w:rPr>
          <w:rFonts w:ascii="Times New Roman" w:eastAsia="Times New Roman" w:hAnsi="Times New Roman" w:cs="Times New Roman"/>
          <w:sz w:val="24"/>
          <w:szCs w:val="24"/>
          <w:highlight w:val="green"/>
          <w:lang w:val="la-Latn" w:eastAsia="cs-CZ"/>
        </w:rPr>
        <w:t>nes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semper inde retro res qualescumque tractare volun</w:t>
      </w:r>
      <w:r w:rsidR="00D90030" w:rsidRPr="007A06F5">
        <w:rPr>
          <w:rFonts w:ascii="Times New Roman" w:eastAsia="Times New Roman" w:hAnsi="Times New Roman" w:cs="Times New Roman"/>
          <w:sz w:val="24"/>
          <w:szCs w:val="24"/>
          <w:highlight w:val="green"/>
          <w:lang w:val="la-Latn" w:eastAsia="cs-CZ"/>
        </w:rPr>
        <w:t>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sed illos sibi socient qui </w:t>
      </w:r>
      <w:r w:rsidRPr="007A06F5">
        <w:rPr>
          <w:rFonts w:ascii="Times New Roman" w:eastAsia="Times New Roman" w:hAnsi="Times New Roman" w:cs="Times New Roman"/>
          <w:sz w:val="24"/>
          <w:szCs w:val="24"/>
          <w:highlight w:val="green"/>
          <w:lang w:val="la-Latn" w:eastAsia="cs-CZ"/>
        </w:rPr>
        <w:t>ad effectum unamquamque rem deduci cupiunt</w:t>
      </w:r>
      <w:r w:rsidR="009B2994" w:rsidRPr="007A06F5">
        <w:rPr>
          <w:rFonts w:ascii="Times New Roman" w:eastAsia="Times New Roman" w:hAnsi="Times New Roman" w:cs="Times New Roman"/>
          <w:sz w:val="24"/>
          <w:szCs w:val="24"/>
          <w:highlight w:val="green"/>
          <w:lang w:val="la-Latn" w:eastAsia="cs-CZ"/>
        </w:rPr>
        <w:t xml:space="preserve">. </w:t>
      </w:r>
    </w:p>
    <w:p w14:paraId="4E71B695" w14:textId="399FE09A" w:rsidR="002E226E" w:rsidRPr="007A06F5" w:rsidRDefault="002A036E" w:rsidP="00D0094D">
      <w:pPr>
        <w:pStyle w:val="Odstavecseseznamem"/>
        <w:numPr>
          <w:ilvl w:val="0"/>
          <w:numId w:val="7"/>
        </w:numPr>
        <w:spacing w:before="100" w:beforeAutospacing="1" w:after="100" w:afterAutospacing="1" w:line="240" w:lineRule="auto"/>
        <w:rPr>
          <w:rFonts w:ascii="Times New Roman" w:eastAsia="Times New Roman" w:hAnsi="Times New Roman" w:cs="Times New Roman"/>
          <w:sz w:val="24"/>
          <w:szCs w:val="24"/>
          <w:lang w:val="la-Latn" w:eastAsia="cs-CZ"/>
        </w:rPr>
      </w:pPr>
      <w:ins w:id="387" w:author="Kalhous, David" w:date="2017-11-02T11:15:00Z">
        <w:r w:rsidRPr="007A06F5">
          <w:rPr>
            <w:rFonts w:ascii="Times New Roman" w:eastAsia="Times New Roman" w:hAnsi="Times New Roman" w:cs="Times New Roman"/>
            <w:sz w:val="24"/>
            <w:szCs w:val="24"/>
            <w:lang w:val="la-Latn" w:eastAsia="cs-CZ"/>
          </w:rPr>
          <w:t>Ut missi nostri, q</w:t>
        </w:r>
      </w:ins>
      <w:del w:id="388" w:author="Kalhous, David" w:date="2017-11-02T11:15:00Z">
        <w:r w:rsidR="002E226E" w:rsidRPr="007A06F5" w:rsidDel="002A036E">
          <w:rPr>
            <w:rFonts w:ascii="Times New Roman" w:eastAsia="Times New Roman" w:hAnsi="Times New Roman" w:cs="Times New Roman"/>
            <w:sz w:val="24"/>
            <w:szCs w:val="24"/>
            <w:lang w:val="la-Latn" w:eastAsia="cs-CZ"/>
          </w:rPr>
          <w:delText>Q</w:delText>
        </w:r>
      </w:del>
      <w:r w:rsidR="002E226E" w:rsidRPr="007A06F5">
        <w:rPr>
          <w:rFonts w:ascii="Times New Roman" w:eastAsia="Times New Roman" w:hAnsi="Times New Roman" w:cs="Times New Roman"/>
          <w:sz w:val="24"/>
          <w:szCs w:val="24"/>
          <w:lang w:val="la-Latn" w:eastAsia="cs-CZ"/>
        </w:rPr>
        <w:t>uando iustitiam pauperibus facere iusserint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semel aut bis praecipiant ut </w:t>
      </w:r>
      <w:r w:rsidR="002E226E" w:rsidRPr="007A06F5">
        <w:rPr>
          <w:rFonts w:ascii="Times New Roman" w:eastAsia="Times New Roman" w:hAnsi="Times New Roman" w:cs="Times New Roman"/>
          <w:sz w:val="24"/>
          <w:szCs w:val="24"/>
          <w:lang w:val="la-Latn" w:eastAsia="cs-CZ"/>
        </w:rPr>
        <w:t>iustitia facta fiat</w:t>
      </w:r>
      <w:r w:rsidR="009B2994" w:rsidRPr="007A06F5">
        <w:rPr>
          <w:rFonts w:ascii="Times New Roman" w:eastAsia="Times New Roman" w:hAnsi="Times New Roman" w:cs="Times New Roman"/>
          <w:sz w:val="24"/>
          <w:szCs w:val="24"/>
          <w:lang w:val="la-Latn" w:eastAsia="cs-CZ"/>
        </w:rPr>
        <w:t xml:space="preserve">, </w:t>
      </w:r>
      <w:r w:rsidR="002E226E" w:rsidRPr="007A06F5">
        <w:rPr>
          <w:rFonts w:ascii="Times New Roman" w:eastAsia="Times New Roman" w:hAnsi="Times New Roman" w:cs="Times New Roman"/>
          <w:sz w:val="24"/>
          <w:szCs w:val="24"/>
          <w:lang w:val="la-Latn" w:eastAsia="cs-CZ"/>
        </w:rPr>
        <w:t>tercia vice</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2E226E" w:rsidRPr="007A06F5">
        <w:rPr>
          <w:rFonts w:ascii="Times New Roman" w:eastAsia="Times New Roman" w:hAnsi="Times New Roman" w:cs="Times New Roman"/>
          <w:sz w:val="24"/>
          <w:szCs w:val="24"/>
          <w:lang w:val="la-Latn" w:eastAsia="cs-CZ"/>
        </w:rPr>
        <w:t>si nondum factum est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ipsi pergant ad locum et ad ho </w:t>
      </w:r>
      <w:r w:rsidR="002E226E" w:rsidRPr="007A06F5">
        <w:rPr>
          <w:rFonts w:ascii="Times New Roman" w:eastAsia="Times New Roman" w:hAnsi="Times New Roman" w:cs="Times New Roman"/>
          <w:sz w:val="24"/>
          <w:szCs w:val="24"/>
          <w:lang w:val="la-Latn" w:eastAsia="cs-CZ"/>
        </w:rPr>
        <w:t xml:space="preserve">minem qui iustitiam facere noluit et cum virtute tollant </w:t>
      </w:r>
      <w:r w:rsidR="00D90030" w:rsidRPr="007A06F5">
        <w:rPr>
          <w:rFonts w:ascii="Times New Roman" w:eastAsia="Times New Roman" w:hAnsi="Times New Roman" w:cs="Times New Roman"/>
          <w:sz w:val="24"/>
          <w:szCs w:val="24"/>
          <w:lang w:val="la-Latn" w:eastAsia="cs-CZ"/>
        </w:rPr>
        <w:t xml:space="preserve">ab eo quod iniuste alten tulit </w:t>
      </w:r>
      <w:r w:rsidR="002E226E" w:rsidRPr="007A06F5">
        <w:rPr>
          <w:rFonts w:ascii="Times New Roman" w:eastAsia="Times New Roman" w:hAnsi="Times New Roman" w:cs="Times New Roman"/>
          <w:sz w:val="24"/>
          <w:szCs w:val="24"/>
          <w:lang w:val="la-Latn" w:eastAsia="cs-CZ"/>
        </w:rPr>
        <w:t>et reddant illi cuius per iustitiam esse debuit</w:t>
      </w:r>
      <w:r w:rsidR="009B2994" w:rsidRPr="007A06F5">
        <w:rPr>
          <w:rFonts w:ascii="Times New Roman" w:eastAsia="Times New Roman" w:hAnsi="Times New Roman" w:cs="Times New Roman"/>
          <w:sz w:val="24"/>
          <w:szCs w:val="24"/>
          <w:lang w:val="la-Latn" w:eastAsia="cs-CZ"/>
        </w:rPr>
        <w:t xml:space="preserve">. </w:t>
      </w:r>
    </w:p>
    <w:p w14:paraId="0638C4A8" w14:textId="4F81FB5B" w:rsidR="002E226E" w:rsidRPr="007A06F5" w:rsidRDefault="002E226E" w:rsidP="00D0094D">
      <w:pPr>
        <w:pStyle w:val="Odstavecseseznamem"/>
        <w:numPr>
          <w:ilvl w:val="0"/>
          <w:numId w:val="7"/>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qui bannum domni imperatoris vel freda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dar</w:t>
      </w:r>
      <w:r w:rsidR="00D90030" w:rsidRPr="007A06F5">
        <w:rPr>
          <w:rFonts w:ascii="Times New Roman" w:eastAsia="Times New Roman" w:hAnsi="Times New Roman" w:cs="Times New Roman"/>
          <w:sz w:val="24"/>
          <w:szCs w:val="24"/>
          <w:highlight w:val="green"/>
          <w:lang w:val="la-Latn" w:eastAsia="cs-CZ"/>
        </w:rPr>
        <w:t>e</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debet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accipiatur illa so</w:t>
      </w:r>
      <w:r w:rsidRPr="007A06F5">
        <w:rPr>
          <w:rFonts w:ascii="Times New Roman" w:eastAsia="Times New Roman" w:hAnsi="Times New Roman" w:cs="Times New Roman"/>
          <w:sz w:val="24"/>
          <w:szCs w:val="24"/>
          <w:highlight w:val="green"/>
          <w:lang w:val="la-Latn" w:eastAsia="cs-CZ"/>
        </w:rPr>
        <w:t>lutio et ad eum inferatur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ipse tamen det cuicumque ei placuerit</w:t>
      </w:r>
      <w:r w:rsidR="009B2994" w:rsidRPr="007A06F5">
        <w:rPr>
          <w:rFonts w:ascii="Times New Roman" w:eastAsia="Times New Roman" w:hAnsi="Times New Roman" w:cs="Times New Roman"/>
          <w:sz w:val="24"/>
          <w:szCs w:val="24"/>
          <w:highlight w:val="green"/>
          <w:lang w:val="la-Latn" w:eastAsia="cs-CZ"/>
        </w:rPr>
        <w:t xml:space="preserve">. </w:t>
      </w:r>
    </w:p>
    <w:p w14:paraId="31214316" w14:textId="6C5E1783" w:rsidR="00BA5266" w:rsidRPr="007A06F5" w:rsidRDefault="002E226E" w:rsidP="00D0094D">
      <w:pPr>
        <w:pStyle w:val="Odstavecseseznamem"/>
        <w:numPr>
          <w:ilvl w:val="0"/>
          <w:numId w:val="7"/>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Quicumque illis iustitiam facere volentibus resis</w:t>
      </w:r>
      <w:r w:rsidR="00D90030" w:rsidRPr="007A06F5">
        <w:rPr>
          <w:rFonts w:ascii="Times New Roman" w:eastAsia="Times New Roman" w:hAnsi="Times New Roman" w:cs="Times New Roman"/>
          <w:sz w:val="24"/>
          <w:szCs w:val="24"/>
          <w:highlight w:val="green"/>
          <w:lang w:val="la-Latn" w:eastAsia="cs-CZ"/>
        </w:rPr>
        <w:t>tere conatus fuerit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domno im</w:t>
      </w:r>
      <w:r w:rsidRPr="007A06F5">
        <w:rPr>
          <w:rFonts w:ascii="Times New Roman" w:eastAsia="Times New Roman" w:hAnsi="Times New Roman" w:cs="Times New Roman"/>
          <w:sz w:val="24"/>
          <w:szCs w:val="24"/>
          <w:highlight w:val="green"/>
          <w:lang w:val="la-Latn" w:eastAsia="cs-CZ"/>
        </w:rPr>
        <w:t>peratori annuncient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Similiter quicumque contra iustiti</w:t>
      </w:r>
      <w:r w:rsidR="00D90030" w:rsidRPr="007A06F5">
        <w:rPr>
          <w:rFonts w:ascii="Times New Roman" w:eastAsia="Times New Roman" w:hAnsi="Times New Roman" w:cs="Times New Roman"/>
          <w:sz w:val="24"/>
          <w:szCs w:val="24"/>
          <w:highlight w:val="green"/>
          <w:lang w:val="la-Latn" w:eastAsia="cs-CZ"/>
        </w:rPr>
        <w:t xml:space="preserve">am alteri in placito defendere </w:t>
      </w:r>
      <w:r w:rsidRPr="007A06F5">
        <w:rPr>
          <w:rFonts w:ascii="Times New Roman" w:eastAsia="Times New Roman" w:hAnsi="Times New Roman" w:cs="Times New Roman"/>
          <w:sz w:val="24"/>
          <w:szCs w:val="24"/>
          <w:highlight w:val="green"/>
          <w:lang w:val="la-Latn" w:eastAsia="cs-CZ"/>
        </w:rPr>
        <w:t>voluerit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legitimam poenam incurrat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cuiuslibet homo sit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sive domni imperatoris si</w:t>
      </w:r>
      <w:r w:rsidR="00D90030" w:rsidRPr="007A06F5">
        <w:rPr>
          <w:rFonts w:ascii="Times New Roman" w:eastAsia="Times New Roman" w:hAnsi="Times New Roman" w:cs="Times New Roman"/>
          <w:sz w:val="24"/>
          <w:szCs w:val="24"/>
          <w:highlight w:val="green"/>
          <w:lang w:val="la-Latn" w:eastAsia="cs-CZ"/>
        </w:rPr>
        <w:t xml:space="preserve">ve </w:t>
      </w:r>
      <w:r w:rsidRPr="007A06F5">
        <w:rPr>
          <w:rFonts w:ascii="Times New Roman" w:eastAsia="Times New Roman" w:hAnsi="Times New Roman" w:cs="Times New Roman"/>
          <w:sz w:val="24"/>
          <w:szCs w:val="24"/>
          <w:highlight w:val="green"/>
          <w:lang w:val="la-Latn" w:eastAsia="cs-CZ"/>
        </w:rPr>
        <w:t>cuilibet filiorum et filiarum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 ceterorum potentium hominum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5C42319B" w14:textId="77777777" w:rsidR="008C263E" w:rsidRPr="007A06F5" w:rsidRDefault="008C263E" w:rsidP="00450DB4">
      <w:pPr>
        <w:spacing w:after="120" w:line="240" w:lineRule="auto"/>
        <w:rPr>
          <w:rFonts w:ascii="Times New Roman" w:hAnsi="Times New Roman" w:cs="Times New Roman"/>
          <w:lang w:val="la-Latn"/>
        </w:rPr>
      </w:pPr>
    </w:p>
    <w:p w14:paraId="64176813" w14:textId="0AD2FE05" w:rsidR="003B4D2F"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89" w:name="_Toc194615226"/>
      <w:r w:rsidRPr="007A06F5">
        <w:rPr>
          <w:rFonts w:ascii="Times New Roman" w:hAnsi="Times New Roman" w:cs="Times New Roman"/>
          <w:b/>
          <w:color w:val="000000" w:themeColor="text1"/>
          <w:sz w:val="28"/>
          <w:szCs w:val="28"/>
          <w:lang w:val="la-Latn"/>
        </w:rPr>
        <w:t>Capitulare Haristallense (a. 779),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und 23, 281r</w:t>
      </w:r>
      <w:bookmarkEnd w:id="389"/>
    </w:p>
    <w:p w14:paraId="71008CDF" w14:textId="070C19F4"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XXXIII-XXXIIII - Capitulare Haristallense (a. 779),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23 in der Forma communis, mit Inskription: ANNO XI. De uindicta et de iudicio in latronibus - emendauerint moriantur (MGH Capit. 1, Nr. 20, S. 49 Z. 25-35, S. 51 Z. 24-26).</w:t>
      </w:r>
    </w:p>
    <w:p w14:paraId="0AD1E24A" w14:textId="4578567A" w:rsidR="00753F18" w:rsidRPr="007A06F5" w:rsidRDefault="00753F18" w:rsidP="00D90030">
      <w:pPr>
        <w:spacing w:after="0" w:line="240" w:lineRule="auto"/>
        <w:jc w:val="both"/>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b/>
          <w:bCs/>
          <w:sz w:val="24"/>
          <w:szCs w:val="24"/>
          <w:highlight w:val="green"/>
          <w:lang w:val="la-Latn" w:eastAsia="cs-CZ"/>
        </w:rPr>
        <w:t>Forma</w:t>
      </w:r>
      <w:r w:rsidR="00D90030"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b/>
          <w:bCs/>
          <w:sz w:val="24"/>
          <w:szCs w:val="24"/>
          <w:highlight w:val="green"/>
          <w:lang w:val="la-Latn" w:eastAsia="cs-CZ"/>
        </w:rPr>
        <w:t>communis</w:t>
      </w:r>
    </w:p>
    <w:p w14:paraId="750D9EFF" w14:textId="61414803" w:rsidR="00753F18" w:rsidRPr="007A06F5" w:rsidRDefault="00753F18" w:rsidP="00753F18">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Anno a fe</w:t>
      </w:r>
      <w:r w:rsidR="00D90030" w:rsidRPr="007A06F5">
        <w:rPr>
          <w:rFonts w:ascii="Times New Roman" w:eastAsia="Times New Roman" w:hAnsi="Times New Roman" w:cs="Times New Roman"/>
          <w:sz w:val="24"/>
          <w:szCs w:val="24"/>
          <w:highlight w:val="green"/>
          <w:lang w:val="la-Latn" w:eastAsia="cs-CZ"/>
        </w:rPr>
        <w:t>liciter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undecimo regni domni </w:t>
      </w:r>
      <w:r w:rsidRPr="007A06F5">
        <w:rPr>
          <w:rFonts w:ascii="Times New Roman" w:eastAsia="Times New Roman" w:hAnsi="Times New Roman" w:cs="Times New Roman"/>
          <w:sz w:val="24"/>
          <w:szCs w:val="24"/>
          <w:highlight w:val="green"/>
          <w:lang w:val="la-Latn" w:eastAsia="cs-CZ"/>
        </w:rPr>
        <w:t>nostri Karol</w:t>
      </w:r>
      <w:r w:rsidR="00D90030" w:rsidRPr="007A06F5">
        <w:rPr>
          <w:rFonts w:ascii="Times New Roman" w:eastAsia="Times New Roman" w:hAnsi="Times New Roman" w:cs="Times New Roman"/>
          <w:sz w:val="24"/>
          <w:szCs w:val="24"/>
          <w:highlight w:val="green"/>
          <w:lang w:val="la-Latn" w:eastAsia="cs-CZ"/>
        </w:rPr>
        <w:t xml:space="preserve">i gloriosissimi regis in mense </w:t>
      </w:r>
      <w:r w:rsidRPr="007A06F5">
        <w:rPr>
          <w:rFonts w:ascii="Times New Roman" w:eastAsia="Times New Roman" w:hAnsi="Times New Roman" w:cs="Times New Roman"/>
          <w:sz w:val="24"/>
          <w:szCs w:val="24"/>
          <w:highlight w:val="green"/>
          <w:lang w:val="la-Latn" w:eastAsia="cs-CZ"/>
        </w:rPr>
        <w:t>Martio factum capitulare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w:t>
      </w:r>
      <w:r w:rsidR="00D90030" w:rsidRPr="007A06F5">
        <w:rPr>
          <w:rFonts w:ascii="Times New Roman" w:eastAsia="Times New Roman" w:hAnsi="Times New Roman" w:cs="Times New Roman"/>
          <w:sz w:val="24"/>
          <w:szCs w:val="24"/>
          <w:highlight w:val="green"/>
          <w:lang w:val="la-Latn" w:eastAsia="cs-CZ"/>
        </w:rPr>
        <w:t>gre</w:t>
      </w:r>
      <w:r w:rsidRPr="007A06F5">
        <w:rPr>
          <w:rFonts w:ascii="Times New Roman" w:eastAsia="Times New Roman" w:hAnsi="Times New Roman" w:cs="Times New Roman"/>
          <w:sz w:val="24"/>
          <w:szCs w:val="24"/>
          <w:highlight w:val="green"/>
          <w:lang w:val="la-Latn" w:eastAsia="cs-CZ"/>
        </w:rPr>
        <w:t>gatis in unum</w:t>
      </w:r>
      <w:r w:rsidR="00D90030" w:rsidRPr="007A06F5">
        <w:rPr>
          <w:rFonts w:ascii="Times New Roman" w:eastAsia="Times New Roman" w:hAnsi="Times New Roman" w:cs="Times New Roman"/>
          <w:sz w:val="24"/>
          <w:szCs w:val="24"/>
          <w:highlight w:val="green"/>
          <w:lang w:val="la-Latn" w:eastAsia="cs-CZ"/>
        </w:rPr>
        <w:t xml:space="preserve"> sinodali concilio episcopis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abbatibus vi</w:t>
      </w:r>
      <w:r w:rsidR="00D90030" w:rsidRPr="007A06F5">
        <w:rPr>
          <w:rFonts w:ascii="Times New Roman" w:eastAsia="Times New Roman" w:hAnsi="Times New Roman" w:cs="Times New Roman"/>
          <w:sz w:val="24"/>
          <w:szCs w:val="24"/>
          <w:highlight w:val="green"/>
          <w:lang w:val="la-Latn" w:eastAsia="cs-CZ"/>
        </w:rPr>
        <w:t>risque inlustribus comitibus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una cum </w:t>
      </w:r>
      <w:r w:rsidR="00D90030" w:rsidRPr="007A06F5">
        <w:rPr>
          <w:rFonts w:ascii="Times New Roman" w:eastAsia="Times New Roman" w:hAnsi="Times New Roman" w:cs="Times New Roman"/>
          <w:sz w:val="24"/>
          <w:szCs w:val="24"/>
          <w:highlight w:val="green"/>
          <w:lang w:val="la-Latn" w:eastAsia="cs-CZ"/>
        </w:rPr>
        <w:t xml:space="preserve">piissimo domno nostro secundum </w:t>
      </w:r>
      <w:r w:rsidRPr="007A06F5">
        <w:rPr>
          <w:rFonts w:ascii="Times New Roman" w:eastAsia="Times New Roman" w:hAnsi="Times New Roman" w:cs="Times New Roman"/>
          <w:sz w:val="24"/>
          <w:szCs w:val="24"/>
          <w:highlight w:val="green"/>
          <w:lang w:val="la-Latn" w:eastAsia="cs-CZ"/>
        </w:rPr>
        <w:t>Dei volun</w:t>
      </w:r>
      <w:r w:rsidR="00D90030" w:rsidRPr="007A06F5">
        <w:rPr>
          <w:rFonts w:ascii="Times New Roman" w:eastAsia="Times New Roman" w:hAnsi="Times New Roman" w:cs="Times New Roman"/>
          <w:sz w:val="24"/>
          <w:szCs w:val="24"/>
          <w:highlight w:val="green"/>
          <w:lang w:val="la-Latn" w:eastAsia="cs-CZ"/>
        </w:rPr>
        <w:t>tatem pro causis oportunis con</w:t>
      </w:r>
      <w:r w:rsidRPr="007A06F5">
        <w:rPr>
          <w:rFonts w:ascii="Times New Roman" w:eastAsia="Times New Roman" w:hAnsi="Times New Roman" w:cs="Times New Roman"/>
          <w:sz w:val="24"/>
          <w:szCs w:val="24"/>
          <w:highlight w:val="green"/>
          <w:lang w:val="la-Latn" w:eastAsia="cs-CZ"/>
        </w:rPr>
        <w:t>senserunt decretum</w:t>
      </w:r>
      <w:r w:rsidR="009B2994" w:rsidRPr="007A06F5">
        <w:rPr>
          <w:rFonts w:ascii="Times New Roman" w:eastAsia="Times New Roman" w:hAnsi="Times New Roman" w:cs="Times New Roman"/>
          <w:sz w:val="24"/>
          <w:szCs w:val="24"/>
          <w:highlight w:val="green"/>
          <w:lang w:val="la-Latn" w:eastAsia="cs-CZ"/>
        </w:rPr>
        <w:t xml:space="preserve">. </w:t>
      </w:r>
    </w:p>
    <w:p w14:paraId="5050963D" w14:textId="167452A0"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met</w:t>
      </w:r>
      <w:r w:rsidR="00D90030" w:rsidRPr="007A06F5">
        <w:rPr>
          <w:rFonts w:ascii="Times New Roman" w:eastAsia="Times New Roman" w:hAnsi="Times New Roman" w:cs="Times New Roman"/>
          <w:sz w:val="24"/>
          <w:szCs w:val="24"/>
          <w:highlight w:val="green"/>
          <w:lang w:val="la-Latn" w:eastAsia="cs-CZ"/>
        </w:rPr>
        <w:t>ropolitanis</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ut suffraganii </w:t>
      </w:r>
      <w:r w:rsidRPr="007A06F5">
        <w:rPr>
          <w:rFonts w:ascii="Times New Roman" w:eastAsia="Times New Roman" w:hAnsi="Times New Roman" w:cs="Times New Roman"/>
          <w:sz w:val="24"/>
          <w:szCs w:val="24"/>
          <w:highlight w:val="green"/>
          <w:lang w:val="la-Latn" w:eastAsia="cs-CZ"/>
        </w:rPr>
        <w:t>episcopi eis se</w:t>
      </w:r>
      <w:r w:rsidR="00D90030" w:rsidRPr="007A06F5">
        <w:rPr>
          <w:rFonts w:ascii="Times New Roman" w:eastAsia="Times New Roman" w:hAnsi="Times New Roman" w:cs="Times New Roman"/>
          <w:sz w:val="24"/>
          <w:szCs w:val="24"/>
          <w:highlight w:val="green"/>
          <w:lang w:val="la-Latn" w:eastAsia="cs-CZ"/>
        </w:rPr>
        <w:t>cundum canones subiecti sint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ea quae</w:t>
      </w:r>
      <w:r w:rsidR="00D90030" w:rsidRPr="007A06F5">
        <w:rPr>
          <w:rFonts w:ascii="Times New Roman" w:eastAsia="Times New Roman" w:hAnsi="Times New Roman" w:cs="Times New Roman"/>
          <w:sz w:val="24"/>
          <w:szCs w:val="24"/>
          <w:highlight w:val="green"/>
          <w:lang w:val="la-Latn" w:eastAsia="cs-CZ"/>
        </w:rPr>
        <w:t xml:space="preserve"> erga ministerium illorum emen</w:t>
      </w:r>
      <w:r w:rsidRPr="007A06F5">
        <w:rPr>
          <w:rFonts w:ascii="Times New Roman" w:eastAsia="Times New Roman" w:hAnsi="Times New Roman" w:cs="Times New Roman"/>
          <w:sz w:val="24"/>
          <w:szCs w:val="24"/>
          <w:highlight w:val="green"/>
          <w:lang w:val="la-Latn" w:eastAsia="cs-CZ"/>
        </w:rPr>
        <w:t>danda cogno</w:t>
      </w:r>
      <w:r w:rsidR="00D90030" w:rsidRPr="007A06F5">
        <w:rPr>
          <w:rFonts w:ascii="Times New Roman" w:eastAsia="Times New Roman" w:hAnsi="Times New Roman" w:cs="Times New Roman"/>
          <w:sz w:val="24"/>
          <w:szCs w:val="24"/>
          <w:highlight w:val="green"/>
          <w:lang w:val="la-Latn" w:eastAsia="cs-CZ"/>
        </w:rPr>
        <w:t>scunt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libenti animo emendent </w:t>
      </w:r>
      <w:r w:rsidRPr="007A06F5">
        <w:rPr>
          <w:rFonts w:ascii="Times New Roman" w:eastAsia="Times New Roman" w:hAnsi="Times New Roman" w:cs="Times New Roman"/>
          <w:sz w:val="24"/>
          <w:szCs w:val="24"/>
          <w:highlight w:val="green"/>
          <w:lang w:val="la-Latn" w:eastAsia="cs-CZ"/>
        </w:rPr>
        <w:t>atque corrigant</w:t>
      </w:r>
      <w:r w:rsidR="009B2994" w:rsidRPr="007A06F5">
        <w:rPr>
          <w:rFonts w:ascii="Times New Roman" w:eastAsia="Times New Roman" w:hAnsi="Times New Roman" w:cs="Times New Roman"/>
          <w:sz w:val="24"/>
          <w:szCs w:val="24"/>
          <w:highlight w:val="green"/>
          <w:lang w:val="la-Latn" w:eastAsia="cs-CZ"/>
        </w:rPr>
        <w:t xml:space="preserve">. </w:t>
      </w:r>
    </w:p>
    <w:p w14:paraId="300C434A" w14:textId="47A817D3"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epi</w:t>
      </w:r>
      <w:r w:rsidR="00D90030" w:rsidRPr="007A06F5">
        <w:rPr>
          <w:rFonts w:ascii="Times New Roman" w:eastAsia="Times New Roman" w:hAnsi="Times New Roman" w:cs="Times New Roman"/>
          <w:sz w:val="24"/>
          <w:szCs w:val="24"/>
          <w:highlight w:val="green"/>
          <w:lang w:val="la-Latn" w:eastAsia="cs-CZ"/>
        </w:rPr>
        <w:t>scopis</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ubi praesens episcopi </w:t>
      </w:r>
      <w:r w:rsidRPr="007A06F5">
        <w:rPr>
          <w:rFonts w:ascii="Times New Roman" w:eastAsia="Times New Roman" w:hAnsi="Times New Roman" w:cs="Times New Roman"/>
          <w:sz w:val="24"/>
          <w:szCs w:val="24"/>
          <w:highlight w:val="green"/>
          <w:lang w:val="la-Latn" w:eastAsia="cs-CZ"/>
        </w:rPr>
        <w:t>ordinati non 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sine tarditate ordinentur</w:t>
      </w:r>
      <w:r w:rsidR="009B2994" w:rsidRPr="007A06F5">
        <w:rPr>
          <w:rFonts w:ascii="Times New Roman" w:eastAsia="Times New Roman" w:hAnsi="Times New Roman" w:cs="Times New Roman"/>
          <w:sz w:val="24"/>
          <w:szCs w:val="24"/>
          <w:highlight w:val="green"/>
          <w:lang w:val="la-Latn" w:eastAsia="cs-CZ"/>
        </w:rPr>
        <w:t xml:space="preserve">. </w:t>
      </w:r>
    </w:p>
    <w:p w14:paraId="2EC843C2" w14:textId="193D3840"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monasteriis qui regula</w:t>
      </w:r>
      <w:r w:rsidR="00D90030" w:rsidRPr="007A06F5">
        <w:rPr>
          <w:rFonts w:ascii="Times New Roman" w:eastAsia="Times New Roman" w:hAnsi="Times New Roman" w:cs="Times New Roman"/>
          <w:sz w:val="24"/>
          <w:szCs w:val="24"/>
          <w:highlight w:val="green"/>
          <w:lang w:val="la-Latn" w:eastAsia="cs-CZ"/>
        </w:rPr>
        <w:t>res fue</w:t>
      </w:r>
      <w:r w:rsidRPr="007A06F5">
        <w:rPr>
          <w:rFonts w:ascii="Times New Roman" w:eastAsia="Times New Roman" w:hAnsi="Times New Roman" w:cs="Times New Roman"/>
          <w:sz w:val="24"/>
          <w:szCs w:val="24"/>
          <w:highlight w:val="green"/>
          <w:lang w:val="la-Latn" w:eastAsia="cs-CZ"/>
        </w:rPr>
        <w:t>runt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se</w:t>
      </w:r>
      <w:r w:rsidR="00D90030" w:rsidRPr="007A06F5">
        <w:rPr>
          <w:rFonts w:ascii="Times New Roman" w:eastAsia="Times New Roman" w:hAnsi="Times New Roman" w:cs="Times New Roman"/>
          <w:sz w:val="24"/>
          <w:szCs w:val="24"/>
          <w:highlight w:val="green"/>
          <w:lang w:val="la-Latn" w:eastAsia="cs-CZ"/>
        </w:rPr>
        <w:t>cundum regulam vivant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necnon </w:t>
      </w:r>
      <w:r w:rsidRPr="007A06F5">
        <w:rPr>
          <w:rFonts w:ascii="Times New Roman" w:eastAsia="Times New Roman" w:hAnsi="Times New Roman" w:cs="Times New Roman"/>
          <w:sz w:val="24"/>
          <w:szCs w:val="24"/>
          <w:highlight w:val="green"/>
          <w:lang w:val="la-Latn" w:eastAsia="cs-CZ"/>
        </w:rPr>
        <w:t>et monaster</w:t>
      </w:r>
      <w:r w:rsidR="00D90030" w:rsidRPr="007A06F5">
        <w:rPr>
          <w:rFonts w:ascii="Times New Roman" w:eastAsia="Times New Roman" w:hAnsi="Times New Roman" w:cs="Times New Roman"/>
          <w:sz w:val="24"/>
          <w:szCs w:val="24"/>
          <w:highlight w:val="green"/>
          <w:lang w:val="la-Latn" w:eastAsia="cs-CZ"/>
        </w:rPr>
        <w:t xml:space="preserve">ia puellarum ordinem sanctum e </w:t>
      </w:r>
      <w:r w:rsidRPr="007A06F5">
        <w:rPr>
          <w:rFonts w:ascii="Times New Roman" w:eastAsia="Times New Roman" w:hAnsi="Times New Roman" w:cs="Times New Roman"/>
          <w:sz w:val="24"/>
          <w:szCs w:val="24"/>
          <w:highlight w:val="green"/>
          <w:lang w:val="la-Latn" w:eastAsia="cs-CZ"/>
        </w:rPr>
        <w:t>custodiant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unaquaeque abbatissa in suo </w:t>
      </w:r>
      <w:r w:rsidRPr="007A06F5">
        <w:rPr>
          <w:rFonts w:ascii="Times New Roman" w:eastAsia="Times New Roman" w:hAnsi="Times New Roman" w:cs="Times New Roman"/>
          <w:sz w:val="24"/>
          <w:szCs w:val="24"/>
          <w:highlight w:val="green"/>
          <w:lang w:val="la-Latn" w:eastAsia="cs-CZ"/>
        </w:rPr>
        <w:t>monasterio sine intermissione resedeat</w:t>
      </w:r>
      <w:r w:rsidR="009B2994" w:rsidRPr="007A06F5">
        <w:rPr>
          <w:rFonts w:ascii="Times New Roman" w:eastAsia="Times New Roman" w:hAnsi="Times New Roman" w:cs="Times New Roman"/>
          <w:sz w:val="24"/>
          <w:szCs w:val="24"/>
          <w:highlight w:val="green"/>
          <w:lang w:val="la-Latn" w:eastAsia="cs-CZ"/>
        </w:rPr>
        <w:t xml:space="preserve">. </w:t>
      </w:r>
    </w:p>
    <w:p w14:paraId="7341D1A8" w14:textId="620DD012"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episcop</w:t>
      </w:r>
      <w:r w:rsidR="00D90030" w:rsidRPr="007A06F5">
        <w:rPr>
          <w:rFonts w:ascii="Times New Roman" w:eastAsia="Times New Roman" w:hAnsi="Times New Roman" w:cs="Times New Roman"/>
          <w:sz w:val="24"/>
          <w:szCs w:val="24"/>
          <w:highlight w:val="green"/>
          <w:lang w:val="la-Latn" w:eastAsia="cs-CZ"/>
        </w:rPr>
        <w:t>i de presbiteris</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clericis </w:t>
      </w:r>
      <w:r w:rsidRPr="007A06F5">
        <w:rPr>
          <w:rFonts w:ascii="Times New Roman" w:eastAsia="Times New Roman" w:hAnsi="Times New Roman" w:cs="Times New Roman"/>
          <w:sz w:val="24"/>
          <w:szCs w:val="24"/>
          <w:highlight w:val="green"/>
          <w:lang w:val="la-Latn" w:eastAsia="cs-CZ"/>
        </w:rPr>
        <w:t>infra illorum parrochia p</w:t>
      </w:r>
      <w:r w:rsidR="00D90030" w:rsidRPr="007A06F5">
        <w:rPr>
          <w:rFonts w:ascii="Times New Roman" w:eastAsia="Times New Roman" w:hAnsi="Times New Roman" w:cs="Times New Roman"/>
          <w:sz w:val="24"/>
          <w:szCs w:val="24"/>
          <w:highlight w:val="green"/>
          <w:lang w:val="la-Latn" w:eastAsia="cs-CZ"/>
        </w:rPr>
        <w:t>otestatem habeant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secundum canones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27C054F1" w14:textId="16DFA6AF"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epi</w:t>
      </w:r>
      <w:r w:rsidR="00D90030" w:rsidRPr="007A06F5">
        <w:rPr>
          <w:rFonts w:ascii="Times New Roman" w:eastAsia="Times New Roman" w:hAnsi="Times New Roman" w:cs="Times New Roman"/>
          <w:sz w:val="24"/>
          <w:szCs w:val="24"/>
          <w:highlight w:val="green"/>
          <w:lang w:val="la-Latn" w:eastAsia="cs-CZ"/>
        </w:rPr>
        <w:t xml:space="preserve">scopi de incestuosis hominibus </w:t>
      </w:r>
      <w:r w:rsidRPr="007A06F5">
        <w:rPr>
          <w:rFonts w:ascii="Times New Roman" w:eastAsia="Times New Roman" w:hAnsi="Times New Roman" w:cs="Times New Roman"/>
          <w:sz w:val="24"/>
          <w:szCs w:val="24"/>
          <w:highlight w:val="green"/>
          <w:lang w:val="la-Latn" w:eastAsia="cs-CZ"/>
        </w:rPr>
        <w:t>emendandi</w:t>
      </w:r>
      <w:r w:rsidR="00D90030" w:rsidRPr="007A06F5">
        <w:rPr>
          <w:rFonts w:ascii="Times New Roman" w:eastAsia="Times New Roman" w:hAnsi="Times New Roman" w:cs="Times New Roman"/>
          <w:sz w:val="24"/>
          <w:szCs w:val="24"/>
          <w:highlight w:val="green"/>
          <w:lang w:val="la-Latn" w:eastAsia="cs-CZ"/>
        </w:rPr>
        <w:t xml:space="preserve"> licentiam habeant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seu et de </w:t>
      </w:r>
      <w:r w:rsidRPr="007A06F5">
        <w:rPr>
          <w:rFonts w:ascii="Times New Roman" w:eastAsia="Times New Roman" w:hAnsi="Times New Roman" w:cs="Times New Roman"/>
          <w:sz w:val="24"/>
          <w:szCs w:val="24"/>
          <w:highlight w:val="green"/>
          <w:lang w:val="la-Latn" w:eastAsia="cs-CZ"/>
        </w:rPr>
        <w:t>viduis inf</w:t>
      </w:r>
      <w:r w:rsidR="00D90030" w:rsidRPr="007A06F5">
        <w:rPr>
          <w:rFonts w:ascii="Times New Roman" w:eastAsia="Times New Roman" w:hAnsi="Times New Roman" w:cs="Times New Roman"/>
          <w:sz w:val="24"/>
          <w:szCs w:val="24"/>
          <w:highlight w:val="green"/>
          <w:lang w:val="la-Latn" w:eastAsia="cs-CZ"/>
        </w:rPr>
        <w:t>ra sua parrochia potestatem ha</w:t>
      </w:r>
      <w:r w:rsidRPr="007A06F5">
        <w:rPr>
          <w:rFonts w:ascii="Times New Roman" w:eastAsia="Times New Roman" w:hAnsi="Times New Roman" w:cs="Times New Roman"/>
          <w:sz w:val="24"/>
          <w:szCs w:val="24"/>
          <w:highlight w:val="green"/>
          <w:lang w:val="la-Latn" w:eastAsia="cs-CZ"/>
        </w:rPr>
        <w:t>beant ad</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corrigendum</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1F116E76" w14:textId="19EDE470"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 xml:space="preserve">Ut </w:t>
      </w:r>
      <w:r w:rsidR="00D90030" w:rsidRPr="007A06F5">
        <w:rPr>
          <w:rFonts w:ascii="Times New Roman" w:eastAsia="Times New Roman" w:hAnsi="Times New Roman" w:cs="Times New Roman"/>
          <w:sz w:val="24"/>
          <w:szCs w:val="24"/>
          <w:highlight w:val="green"/>
          <w:lang w:val="la-Latn" w:eastAsia="cs-CZ"/>
        </w:rPr>
        <w:t xml:space="preserve">nulli liceat alterius clericum </w:t>
      </w:r>
      <w:r w:rsidRPr="007A06F5">
        <w:rPr>
          <w:rFonts w:ascii="Times New Roman" w:eastAsia="Times New Roman" w:hAnsi="Times New Roman" w:cs="Times New Roman"/>
          <w:sz w:val="24"/>
          <w:szCs w:val="24"/>
          <w:highlight w:val="green"/>
          <w:lang w:val="la-Latn" w:eastAsia="cs-CZ"/>
        </w:rPr>
        <w:t>recipere aut ordinare in aliquo gradu</w:t>
      </w:r>
      <w:r w:rsidR="009B2994" w:rsidRPr="007A06F5">
        <w:rPr>
          <w:rFonts w:ascii="Times New Roman" w:eastAsia="Times New Roman" w:hAnsi="Times New Roman" w:cs="Times New Roman"/>
          <w:sz w:val="24"/>
          <w:szCs w:val="24"/>
          <w:highlight w:val="green"/>
          <w:lang w:val="la-Latn" w:eastAsia="cs-CZ"/>
        </w:rPr>
        <w:t xml:space="preserve">. </w:t>
      </w:r>
    </w:p>
    <w:p w14:paraId="2943B49A" w14:textId="160F9DC7"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D90030" w:rsidRPr="007A06F5">
        <w:rPr>
          <w:rFonts w:ascii="Times New Roman" w:eastAsia="Times New Roman" w:hAnsi="Times New Roman" w:cs="Times New Roman"/>
          <w:sz w:val="24"/>
          <w:szCs w:val="24"/>
          <w:highlight w:val="green"/>
          <w:lang w:val="la-Latn" w:eastAsia="cs-CZ"/>
        </w:rPr>
        <w:t xml:space="preserve"> decimis</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ut unusquisque suam </w:t>
      </w:r>
      <w:r w:rsidRPr="007A06F5">
        <w:rPr>
          <w:rFonts w:ascii="Times New Roman" w:eastAsia="Times New Roman" w:hAnsi="Times New Roman" w:cs="Times New Roman"/>
          <w:sz w:val="24"/>
          <w:szCs w:val="24"/>
          <w:highlight w:val="green"/>
          <w:lang w:val="la-Latn" w:eastAsia="cs-CZ"/>
        </w:rPr>
        <w:t>decimam don</w:t>
      </w:r>
      <w:r w:rsidR="00D90030"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atque per iussionem ponti </w:t>
      </w:r>
      <w:r w:rsidRPr="007A06F5">
        <w:rPr>
          <w:rFonts w:ascii="Times New Roman" w:eastAsia="Times New Roman" w:hAnsi="Times New Roman" w:cs="Times New Roman"/>
          <w:sz w:val="24"/>
          <w:szCs w:val="24"/>
          <w:highlight w:val="green"/>
          <w:lang w:val="la-Latn" w:eastAsia="cs-CZ"/>
        </w:rPr>
        <w:t>ficis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dispensentur</w:t>
      </w:r>
      <w:r w:rsidR="009B2994" w:rsidRPr="007A06F5">
        <w:rPr>
          <w:rFonts w:ascii="Times New Roman" w:eastAsia="Times New Roman" w:hAnsi="Times New Roman" w:cs="Times New Roman"/>
          <w:sz w:val="24"/>
          <w:szCs w:val="24"/>
          <w:highlight w:val="green"/>
          <w:lang w:val="la-Latn" w:eastAsia="cs-CZ"/>
        </w:rPr>
        <w:t xml:space="preserve">. </w:t>
      </w:r>
    </w:p>
    <w:p w14:paraId="5AC36720" w14:textId="2664851B"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homicidas aut caeteros reos qui legibus mo</w:t>
      </w:r>
      <w:r w:rsidR="00D90030" w:rsidRPr="007A06F5">
        <w:rPr>
          <w:rFonts w:ascii="Times New Roman" w:eastAsia="Times New Roman" w:hAnsi="Times New Roman" w:cs="Times New Roman"/>
          <w:sz w:val="24"/>
          <w:szCs w:val="24"/>
          <w:highlight w:val="green"/>
          <w:lang w:val="la-Latn" w:eastAsia="cs-CZ"/>
        </w:rPr>
        <w:t>ri debent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si ad ecclesiam con</w:t>
      </w:r>
      <w:r w:rsidRPr="007A06F5">
        <w:rPr>
          <w:rFonts w:ascii="Times New Roman" w:eastAsia="Times New Roman" w:hAnsi="Times New Roman" w:cs="Times New Roman"/>
          <w:sz w:val="24"/>
          <w:szCs w:val="24"/>
          <w:highlight w:val="green"/>
          <w:lang w:val="la-Latn" w:eastAsia="cs-CZ"/>
        </w:rPr>
        <w:t>fugerint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non</w:t>
      </w:r>
      <w:r w:rsidR="00D90030" w:rsidRPr="007A06F5">
        <w:rPr>
          <w:rFonts w:ascii="Times New Roman" w:eastAsia="Times New Roman" w:hAnsi="Times New Roman" w:cs="Times New Roman"/>
          <w:sz w:val="24"/>
          <w:szCs w:val="24"/>
          <w:highlight w:val="green"/>
          <w:lang w:val="la-Latn" w:eastAsia="cs-CZ"/>
        </w:rPr>
        <w:t xml:space="preserve"> excusentur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neque eis ibidem </w:t>
      </w:r>
      <w:r w:rsidRPr="007A06F5">
        <w:rPr>
          <w:rFonts w:ascii="Times New Roman" w:eastAsia="Times New Roman" w:hAnsi="Times New Roman" w:cs="Times New Roman"/>
          <w:sz w:val="24"/>
          <w:szCs w:val="24"/>
          <w:highlight w:val="green"/>
          <w:lang w:val="la-Latn" w:eastAsia="cs-CZ"/>
        </w:rPr>
        <w:t>victus detur</w:t>
      </w:r>
      <w:r w:rsidR="009B2994" w:rsidRPr="007A06F5">
        <w:rPr>
          <w:rFonts w:ascii="Times New Roman" w:eastAsia="Times New Roman" w:hAnsi="Times New Roman" w:cs="Times New Roman"/>
          <w:sz w:val="24"/>
          <w:szCs w:val="24"/>
          <w:highlight w:val="green"/>
          <w:lang w:val="la-Latn" w:eastAsia="cs-CZ"/>
        </w:rPr>
        <w:t xml:space="preserve">. </w:t>
      </w:r>
    </w:p>
    <w:p w14:paraId="71A5BA04" w14:textId="3A188C5B"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D90030" w:rsidRPr="007A06F5">
        <w:rPr>
          <w:rFonts w:ascii="Times New Roman" w:eastAsia="Times New Roman" w:hAnsi="Times New Roman" w:cs="Times New Roman"/>
          <w:sz w:val="24"/>
          <w:szCs w:val="24"/>
          <w:highlight w:val="green"/>
          <w:lang w:val="la-Latn" w:eastAsia="cs-CZ"/>
        </w:rPr>
        <w:t xml:space="preserve"> latrones de infra inmunitatem </w:t>
      </w:r>
      <w:r w:rsidRPr="007A06F5">
        <w:rPr>
          <w:rFonts w:ascii="Times New Roman" w:eastAsia="Times New Roman" w:hAnsi="Times New Roman" w:cs="Times New Roman"/>
          <w:sz w:val="24"/>
          <w:szCs w:val="24"/>
          <w:highlight w:val="green"/>
          <w:lang w:val="la-Latn" w:eastAsia="cs-CZ"/>
        </w:rPr>
        <w:t>illi iudici</w:t>
      </w:r>
      <w:r w:rsidR="00D90030" w:rsidRPr="007A06F5">
        <w:rPr>
          <w:rFonts w:ascii="Times New Roman" w:eastAsia="Times New Roman" w:hAnsi="Times New Roman" w:cs="Times New Roman"/>
          <w:sz w:val="24"/>
          <w:szCs w:val="24"/>
          <w:highlight w:val="green"/>
          <w:lang w:val="la-Latn" w:eastAsia="cs-CZ"/>
        </w:rPr>
        <w:t>s ad comitum placita praesente</w:t>
      </w:r>
      <w:r w:rsidRPr="007A06F5">
        <w:rPr>
          <w:rFonts w:ascii="Times New Roman" w:eastAsia="Times New Roman" w:hAnsi="Times New Roman" w:cs="Times New Roman"/>
          <w:sz w:val="24"/>
          <w:szCs w:val="24"/>
          <w:highlight w:val="green"/>
          <w:lang w:val="la-Latn" w:eastAsia="cs-CZ"/>
        </w:rPr>
        <w:t>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qui h</w:t>
      </w:r>
      <w:r w:rsidR="00D90030" w:rsidRPr="007A06F5">
        <w:rPr>
          <w:rFonts w:ascii="Times New Roman" w:eastAsia="Times New Roman" w:hAnsi="Times New Roman" w:cs="Times New Roman"/>
          <w:sz w:val="24"/>
          <w:szCs w:val="24"/>
          <w:highlight w:val="green"/>
          <w:lang w:val="la-Latn" w:eastAsia="cs-CZ"/>
        </w:rPr>
        <w:t>oc non fecerit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beneficium et </w:t>
      </w:r>
      <w:r w:rsidRPr="007A06F5">
        <w:rPr>
          <w:rFonts w:ascii="Times New Roman" w:eastAsia="Times New Roman" w:hAnsi="Times New Roman" w:cs="Times New Roman"/>
          <w:sz w:val="24"/>
          <w:szCs w:val="24"/>
          <w:highlight w:val="green"/>
          <w:lang w:val="la-Latn" w:eastAsia="cs-CZ"/>
        </w:rPr>
        <w:t>honorem perdat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Similiter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et vassus noster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hoc non a</w:t>
      </w:r>
      <w:r w:rsidR="00D90030" w:rsidRPr="007A06F5">
        <w:rPr>
          <w:rFonts w:ascii="Times New Roman" w:eastAsia="Times New Roman" w:hAnsi="Times New Roman" w:cs="Times New Roman"/>
          <w:sz w:val="24"/>
          <w:szCs w:val="24"/>
          <w:highlight w:val="green"/>
          <w:lang w:val="la-Latn" w:eastAsia="cs-CZ"/>
        </w:rPr>
        <w:t>dimpleverit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beneficium et ho</w:t>
      </w:r>
      <w:r w:rsidRPr="007A06F5">
        <w:rPr>
          <w:rFonts w:ascii="Times New Roman" w:eastAsia="Times New Roman" w:hAnsi="Times New Roman" w:cs="Times New Roman"/>
          <w:sz w:val="24"/>
          <w:szCs w:val="24"/>
          <w:highlight w:val="green"/>
          <w:lang w:val="la-Latn" w:eastAsia="cs-CZ"/>
        </w:rPr>
        <w:t>norem perdat l</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w:t>
      </w:r>
      <w:r w:rsidR="00D90030" w:rsidRPr="007A06F5">
        <w:rPr>
          <w:rFonts w:ascii="Times New Roman" w:eastAsia="Times New Roman" w:hAnsi="Times New Roman" w:cs="Times New Roman"/>
          <w:sz w:val="24"/>
          <w:szCs w:val="24"/>
          <w:highlight w:val="green"/>
          <w:lang w:val="la-Latn" w:eastAsia="cs-CZ"/>
        </w:rPr>
        <w:t xml:space="preserve"> qui beneficium non ha</w:t>
      </w:r>
      <w:r w:rsidRPr="007A06F5">
        <w:rPr>
          <w:rFonts w:ascii="Times New Roman" w:eastAsia="Times New Roman" w:hAnsi="Times New Roman" w:cs="Times New Roman"/>
          <w:sz w:val="24"/>
          <w:szCs w:val="24"/>
          <w:highlight w:val="green"/>
          <w:lang w:val="la-Latn" w:eastAsia="cs-CZ"/>
        </w:rPr>
        <w:t>buerit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bannum solvat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630B7A91" w14:textId="7689A562"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 xml:space="preserve">De </w:t>
      </w:r>
      <w:r w:rsidR="00D90030" w:rsidRPr="007A06F5">
        <w:rPr>
          <w:rFonts w:ascii="Times New Roman" w:eastAsia="Times New Roman" w:hAnsi="Times New Roman" w:cs="Times New Roman"/>
          <w:sz w:val="24"/>
          <w:szCs w:val="24"/>
          <w:highlight w:val="green"/>
          <w:lang w:val="la-Latn" w:eastAsia="cs-CZ"/>
        </w:rPr>
        <w:t>eo qui periurium fecerit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nul</w:t>
      </w:r>
      <w:r w:rsidRPr="007A06F5">
        <w:rPr>
          <w:rFonts w:ascii="Times New Roman" w:eastAsia="Times New Roman" w:hAnsi="Times New Roman" w:cs="Times New Roman"/>
          <w:sz w:val="24"/>
          <w:szCs w:val="24"/>
          <w:highlight w:val="green"/>
          <w:lang w:val="la-Latn" w:eastAsia="cs-CZ"/>
        </w:rPr>
        <w:t>lam re</w:t>
      </w:r>
      <w:r w:rsidR="00D90030" w:rsidRPr="007A06F5">
        <w:rPr>
          <w:rFonts w:ascii="Times New Roman" w:eastAsia="Times New Roman" w:hAnsi="Times New Roman" w:cs="Times New Roman"/>
          <w:sz w:val="24"/>
          <w:szCs w:val="24"/>
          <w:highlight w:val="green"/>
          <w:lang w:val="la-Latn" w:eastAsia="cs-CZ"/>
        </w:rPr>
        <w:t>demptionem</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nisi manum perdat </w:t>
      </w:r>
      <w:r w:rsidRPr="007A06F5">
        <w:rPr>
          <w:rFonts w:ascii="Times New Roman" w:eastAsia="Times New Roman" w:hAnsi="Times New Roman" w:cs="Times New Roman"/>
          <w:sz w:val="24"/>
          <w:szCs w:val="24"/>
          <w:highlight w:val="green"/>
          <w:lang w:val="la-Latn" w:eastAsia="cs-CZ"/>
        </w:rPr>
        <w:t>Quod si ac</w:t>
      </w:r>
      <w:r w:rsidR="00D90030" w:rsidRPr="007A06F5">
        <w:rPr>
          <w:rFonts w:ascii="Times New Roman" w:eastAsia="Times New Roman" w:hAnsi="Times New Roman" w:cs="Times New Roman"/>
          <w:sz w:val="24"/>
          <w:szCs w:val="24"/>
          <w:highlight w:val="green"/>
          <w:lang w:val="la-Latn" w:eastAsia="cs-CZ"/>
        </w:rPr>
        <w:t xml:space="preserve">cusator contendere voluerit de </w:t>
      </w:r>
      <w:r w:rsidRPr="007A06F5">
        <w:rPr>
          <w:rFonts w:ascii="Times New Roman" w:eastAsia="Times New Roman" w:hAnsi="Times New Roman" w:cs="Times New Roman"/>
          <w:sz w:val="24"/>
          <w:szCs w:val="24"/>
          <w:highlight w:val="green"/>
          <w:lang w:val="la-Latn" w:eastAsia="cs-CZ"/>
        </w:rPr>
        <w:t>ipso periurio</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stent ad crucem</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et si iura</w:t>
      </w:r>
      <w:r w:rsidRPr="007A06F5">
        <w:rPr>
          <w:rFonts w:ascii="Times New Roman" w:eastAsia="Times New Roman" w:hAnsi="Times New Roman" w:cs="Times New Roman"/>
          <w:sz w:val="24"/>
          <w:szCs w:val="24"/>
          <w:highlight w:val="green"/>
          <w:lang w:val="la-Latn" w:eastAsia="cs-CZ"/>
        </w:rPr>
        <w:t>tor vicerit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legem suam accusator emen</w:t>
      </w:r>
      <w:r w:rsidR="00D90030" w:rsidRPr="007A06F5">
        <w:rPr>
          <w:rFonts w:ascii="Times New Roman" w:eastAsia="Times New Roman" w:hAnsi="Times New Roman" w:cs="Times New Roman"/>
          <w:sz w:val="24"/>
          <w:szCs w:val="24"/>
          <w:highlight w:val="green"/>
          <w:lang w:val="la-Latn" w:eastAsia="cs-CZ"/>
        </w:rPr>
        <w:t>det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Haec ver</w:t>
      </w:r>
      <w:r w:rsidR="00D90030" w:rsidRPr="007A06F5">
        <w:rPr>
          <w:rFonts w:ascii="Times New Roman" w:eastAsia="Times New Roman" w:hAnsi="Times New Roman" w:cs="Times New Roman"/>
          <w:sz w:val="24"/>
          <w:szCs w:val="24"/>
          <w:highlight w:val="green"/>
          <w:lang w:val="la-Latn" w:eastAsia="cs-CZ"/>
        </w:rPr>
        <w:t>o de minoribus causis observan</w:t>
      </w:r>
      <w:r w:rsidRPr="007A06F5">
        <w:rPr>
          <w:rFonts w:ascii="Times New Roman" w:eastAsia="Times New Roman" w:hAnsi="Times New Roman" w:cs="Times New Roman"/>
          <w:sz w:val="24"/>
          <w:szCs w:val="24"/>
          <w:highlight w:val="green"/>
          <w:lang w:val="la-Latn" w:eastAsia="cs-CZ"/>
        </w:rPr>
        <w:t>dum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mai</w:t>
      </w:r>
      <w:r w:rsidR="00D90030" w:rsidRPr="007A06F5">
        <w:rPr>
          <w:rFonts w:ascii="Times New Roman" w:eastAsia="Times New Roman" w:hAnsi="Times New Roman" w:cs="Times New Roman"/>
          <w:sz w:val="24"/>
          <w:szCs w:val="24"/>
          <w:highlight w:val="green"/>
          <w:lang w:val="la-Latn" w:eastAsia="cs-CZ"/>
        </w:rPr>
        <w:t xml:space="preserve">oribus vero rebus aut de statu </w:t>
      </w:r>
      <w:r w:rsidRPr="007A06F5">
        <w:rPr>
          <w:rFonts w:ascii="Times New Roman" w:eastAsia="Times New Roman" w:hAnsi="Times New Roman" w:cs="Times New Roman"/>
          <w:sz w:val="24"/>
          <w:szCs w:val="24"/>
          <w:highlight w:val="green"/>
          <w:lang w:val="la-Latn" w:eastAsia="cs-CZ"/>
        </w:rPr>
        <w:t>ingenuitatis secundum legem custodiant</w:t>
      </w:r>
      <w:r w:rsidR="009B2994" w:rsidRPr="007A06F5">
        <w:rPr>
          <w:rFonts w:ascii="Times New Roman" w:eastAsia="Times New Roman" w:hAnsi="Times New Roman" w:cs="Times New Roman"/>
          <w:sz w:val="24"/>
          <w:szCs w:val="24"/>
          <w:highlight w:val="green"/>
          <w:lang w:val="la-Latn" w:eastAsia="cs-CZ"/>
        </w:rPr>
        <w:t xml:space="preserve">. </w:t>
      </w:r>
    </w:p>
    <w:p w14:paraId="74A6D320" w14:textId="349A5AB1"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vindicta et iudicio</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in latro</w:t>
      </w:r>
      <w:r w:rsidRPr="007A06F5">
        <w:rPr>
          <w:rFonts w:ascii="Times New Roman" w:eastAsia="Times New Roman" w:hAnsi="Times New Roman" w:cs="Times New Roman"/>
          <w:sz w:val="24"/>
          <w:szCs w:val="24"/>
          <w:lang w:val="la-Latn" w:eastAsia="cs-CZ"/>
        </w:rPr>
        <w:t>nes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fa</w:t>
      </w:r>
      <w:r w:rsidR="00D90030" w:rsidRPr="007A06F5">
        <w:rPr>
          <w:rFonts w:ascii="Times New Roman" w:eastAsia="Times New Roman" w:hAnsi="Times New Roman" w:cs="Times New Roman"/>
          <w:sz w:val="24"/>
          <w:szCs w:val="24"/>
          <w:lang w:val="la-Latn" w:eastAsia="cs-CZ"/>
        </w:rPr>
        <w:t>ctum</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testimonium episcoporum </w:t>
      </w:r>
      <w:r w:rsidRPr="007A06F5">
        <w:rPr>
          <w:rFonts w:ascii="Times New Roman" w:eastAsia="Times New Roman" w:hAnsi="Times New Roman" w:cs="Times New Roman"/>
          <w:sz w:val="24"/>
          <w:szCs w:val="24"/>
          <w:lang w:val="la-Latn" w:eastAsia="cs-CZ"/>
        </w:rPr>
        <w:t>absque peccato comitis esse dicunt</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ita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tamen ut abs</w:t>
      </w:r>
      <w:r w:rsidR="00D90030" w:rsidRPr="007A06F5">
        <w:rPr>
          <w:rFonts w:ascii="Times New Roman" w:eastAsia="Times New Roman" w:hAnsi="Times New Roman" w:cs="Times New Roman"/>
          <w:sz w:val="24"/>
          <w:szCs w:val="24"/>
          <w:lang w:val="la-Latn" w:eastAsia="cs-CZ"/>
        </w:rPr>
        <w:t>que</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invidia aut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occasione </w:t>
      </w:r>
      <w:r w:rsidRPr="007A06F5">
        <w:rPr>
          <w:rFonts w:ascii="Times New Roman" w:eastAsia="Times New Roman" w:hAnsi="Times New Roman" w:cs="Times New Roman"/>
          <w:sz w:val="24"/>
          <w:szCs w:val="24"/>
          <w:lang w:val="la-Latn" w:eastAsia="cs-CZ"/>
        </w:rPr>
        <w:t>mala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nih</w:t>
      </w:r>
      <w:r w:rsidR="00D90030" w:rsidRPr="007A06F5">
        <w:rPr>
          <w:rFonts w:ascii="Times New Roman" w:eastAsia="Times New Roman" w:hAnsi="Times New Roman" w:cs="Times New Roman"/>
          <w:sz w:val="24"/>
          <w:szCs w:val="24"/>
          <w:lang w:val="la-Latn" w:eastAsia="cs-CZ"/>
        </w:rPr>
        <w:t xml:space="preserve">il aliud ibi interponatur nisi </w:t>
      </w:r>
      <w:r w:rsidRPr="007A06F5">
        <w:rPr>
          <w:rFonts w:ascii="Times New Roman" w:eastAsia="Times New Roman" w:hAnsi="Times New Roman" w:cs="Times New Roman"/>
          <w:sz w:val="24"/>
          <w:szCs w:val="24"/>
          <w:lang w:val="la-Latn" w:eastAsia="cs-CZ"/>
        </w:rPr>
        <w:t>vera iustit</w:t>
      </w:r>
      <w:r w:rsidR="00D90030" w:rsidRPr="007A06F5">
        <w:rPr>
          <w:rFonts w:ascii="Times New Roman" w:eastAsia="Times New Roman" w:hAnsi="Times New Roman" w:cs="Times New Roman"/>
          <w:sz w:val="24"/>
          <w:szCs w:val="24"/>
          <w:lang w:val="la-Latn" w:eastAsia="cs-CZ"/>
        </w:rPr>
        <w:t>ia ad perficiendum</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Et si per </w:t>
      </w:r>
      <w:r w:rsidRPr="007A06F5">
        <w:rPr>
          <w:rFonts w:ascii="Times New Roman" w:eastAsia="Times New Roman" w:hAnsi="Times New Roman" w:cs="Times New Roman"/>
          <w:sz w:val="24"/>
          <w:szCs w:val="24"/>
          <w:lang w:val="la-Latn" w:eastAsia="cs-CZ"/>
        </w:rPr>
        <w:t>odium aut mal</w:t>
      </w:r>
      <w:r w:rsidR="00D90030" w:rsidRPr="007A06F5">
        <w:rPr>
          <w:rFonts w:ascii="Times New Roman" w:eastAsia="Times New Roman" w:hAnsi="Times New Roman" w:cs="Times New Roman"/>
          <w:sz w:val="24"/>
          <w:szCs w:val="24"/>
          <w:lang w:val="la-Latn" w:eastAsia="cs-CZ"/>
        </w:rPr>
        <w:t>o ingenio</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 xml:space="preserve">nisi per iustitiam </w:t>
      </w:r>
      <w:r w:rsidRPr="007A06F5">
        <w:rPr>
          <w:rFonts w:ascii="Times New Roman" w:eastAsia="Times New Roman" w:hAnsi="Times New Roman" w:cs="Times New Roman"/>
          <w:sz w:val="24"/>
          <w:szCs w:val="24"/>
          <w:lang w:val="la-Latn" w:eastAsia="cs-CZ"/>
        </w:rPr>
        <w:t>faciendam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hominem diffecerit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honorem suum perdat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legibus contra quem in iuste fecit</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secundum penam quam intulit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emendetur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62F42E24" w14:textId="3E0262DE"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C</w:t>
      </w:r>
      <w:r w:rsidR="00D90030" w:rsidRPr="007A06F5">
        <w:rPr>
          <w:rFonts w:ascii="Times New Roman" w:eastAsia="Times New Roman" w:hAnsi="Times New Roman" w:cs="Times New Roman"/>
          <w:sz w:val="24"/>
          <w:szCs w:val="24"/>
          <w:highlight w:val="green"/>
          <w:lang w:val="la-Latn" w:eastAsia="cs-CZ"/>
        </w:rPr>
        <w:t>apitula</w:t>
      </w:r>
      <w:r w:rsidR="00E55DD3"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vero quae bonae memo</w:t>
      </w:r>
      <w:r w:rsidRPr="007A06F5">
        <w:rPr>
          <w:rFonts w:ascii="Times New Roman" w:eastAsia="Times New Roman" w:hAnsi="Times New Roman" w:cs="Times New Roman"/>
          <w:sz w:val="24"/>
          <w:szCs w:val="24"/>
          <w:highlight w:val="green"/>
          <w:lang w:val="la-Latn" w:eastAsia="cs-CZ"/>
        </w:rPr>
        <w:t>riae genitor nost</w:t>
      </w:r>
      <w:r w:rsidR="00D90030" w:rsidRPr="007A06F5">
        <w:rPr>
          <w:rFonts w:ascii="Times New Roman" w:eastAsia="Times New Roman" w:hAnsi="Times New Roman" w:cs="Times New Roman"/>
          <w:sz w:val="24"/>
          <w:szCs w:val="24"/>
          <w:highlight w:val="green"/>
          <w:lang w:val="la-Latn" w:eastAsia="cs-CZ"/>
        </w:rPr>
        <w:t>er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in sua placita constituit </w:t>
      </w:r>
      <w:r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sinodus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conservare volumus</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05F83C1E" w14:textId="5D5C76B6"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D90030" w:rsidRPr="007A06F5">
        <w:rPr>
          <w:rFonts w:ascii="Times New Roman" w:eastAsia="Times New Roman" w:hAnsi="Times New Roman" w:cs="Times New Roman"/>
          <w:sz w:val="24"/>
          <w:szCs w:val="24"/>
          <w:highlight w:val="green"/>
          <w:lang w:val="la-Latn" w:eastAsia="cs-CZ"/>
        </w:rPr>
        <w:t xml:space="preserve"> rebus vero ecclesiarum</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unde </w:t>
      </w:r>
      <w:r w:rsidRPr="007A06F5">
        <w:rPr>
          <w:rFonts w:ascii="Times New Roman" w:eastAsia="Times New Roman" w:hAnsi="Times New Roman" w:cs="Times New Roman"/>
          <w:sz w:val="24"/>
          <w:szCs w:val="24"/>
          <w:highlight w:val="green"/>
          <w:lang w:val="la-Latn" w:eastAsia="cs-CZ"/>
        </w:rPr>
        <w:t>nunc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census exeun</w:t>
      </w:r>
      <w:r w:rsidR="00D90030" w:rsidRPr="007A06F5">
        <w:rPr>
          <w:rFonts w:ascii="Times New Roman" w:eastAsia="Times New Roman" w:hAnsi="Times New Roman" w:cs="Times New Roman"/>
          <w:sz w:val="24"/>
          <w:szCs w:val="24"/>
          <w:highlight w:val="green"/>
          <w:lang w:val="la-Latn" w:eastAsia="cs-CZ"/>
        </w:rPr>
        <w:t>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decima et nona cum </w:t>
      </w:r>
      <w:r w:rsidRPr="007A06F5">
        <w:rPr>
          <w:rFonts w:ascii="Times New Roman" w:eastAsia="Times New Roman" w:hAnsi="Times New Roman" w:cs="Times New Roman"/>
          <w:sz w:val="24"/>
          <w:szCs w:val="24"/>
          <w:highlight w:val="green"/>
          <w:lang w:val="la-Latn" w:eastAsia="cs-CZ"/>
        </w:rPr>
        <w:t xml:space="preserve">ipso censu </w:t>
      </w:r>
      <w:r w:rsidR="00D90030" w:rsidRPr="007A06F5">
        <w:rPr>
          <w:rFonts w:ascii="Times New Roman" w:eastAsia="Times New Roman" w:hAnsi="Times New Roman" w:cs="Times New Roman"/>
          <w:sz w:val="24"/>
          <w:szCs w:val="24"/>
          <w:highlight w:val="green"/>
          <w:lang w:val="la-Latn" w:eastAsia="cs-CZ"/>
        </w:rPr>
        <w:t>sit soluta</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unde antea non </w:t>
      </w:r>
      <w:r w:rsidRPr="007A06F5">
        <w:rPr>
          <w:rFonts w:ascii="Times New Roman" w:eastAsia="Times New Roman" w:hAnsi="Times New Roman" w:cs="Times New Roman"/>
          <w:sz w:val="24"/>
          <w:szCs w:val="24"/>
          <w:highlight w:val="green"/>
          <w:lang w:val="la-Latn" w:eastAsia="cs-CZ"/>
        </w:rPr>
        <w:t>exierunt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w:t>
      </w:r>
      <w:r w:rsidR="00D90030" w:rsidRPr="007A06F5">
        <w:rPr>
          <w:rFonts w:ascii="Times New Roman" w:eastAsia="Times New Roman" w:hAnsi="Times New Roman" w:cs="Times New Roman"/>
          <w:sz w:val="24"/>
          <w:szCs w:val="24"/>
          <w:highlight w:val="green"/>
          <w:lang w:val="la-Latn" w:eastAsia="cs-CZ"/>
        </w:rPr>
        <w:t>militer nona et decima detur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atque de casat</w:t>
      </w:r>
      <w:r w:rsidR="00D90030" w:rsidRPr="007A06F5">
        <w:rPr>
          <w:rFonts w:ascii="Times New Roman" w:eastAsia="Times New Roman" w:hAnsi="Times New Roman" w:cs="Times New Roman"/>
          <w:sz w:val="24"/>
          <w:szCs w:val="24"/>
          <w:highlight w:val="green"/>
          <w:lang w:val="la-Latn" w:eastAsia="cs-CZ"/>
        </w:rPr>
        <w:t>is quinquaginta solidum unum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 casat</w:t>
      </w:r>
      <w:r w:rsidR="00D90030" w:rsidRPr="007A06F5">
        <w:rPr>
          <w:rFonts w:ascii="Times New Roman" w:eastAsia="Times New Roman" w:hAnsi="Times New Roman" w:cs="Times New Roman"/>
          <w:sz w:val="24"/>
          <w:szCs w:val="24"/>
          <w:highlight w:val="green"/>
          <w:lang w:val="la-Latn" w:eastAsia="cs-CZ"/>
        </w:rPr>
        <w:t>is triginta dimidium solidum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 viginti tr</w:t>
      </w:r>
      <w:r w:rsidR="00D90030" w:rsidRPr="007A06F5">
        <w:rPr>
          <w:rFonts w:ascii="Times New Roman" w:eastAsia="Times New Roman" w:hAnsi="Times New Roman" w:cs="Times New Roman"/>
          <w:sz w:val="24"/>
          <w:szCs w:val="24"/>
          <w:highlight w:val="green"/>
          <w:lang w:val="la-Latn" w:eastAsia="cs-CZ"/>
        </w:rPr>
        <w:t>imisse uno</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Et de precariis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ubi modo </w:t>
      </w:r>
      <w:r w:rsidR="00D90030" w:rsidRPr="007A06F5">
        <w:rPr>
          <w:rFonts w:ascii="Times New Roman" w:eastAsia="Times New Roman" w:hAnsi="Times New Roman" w:cs="Times New Roman"/>
          <w:sz w:val="24"/>
          <w:szCs w:val="24"/>
          <w:highlight w:val="green"/>
          <w:lang w:val="la-Latn" w:eastAsia="cs-CZ"/>
        </w:rPr>
        <w:t>sunt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renoventur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ubi non </w:t>
      </w:r>
      <w:r w:rsidRPr="007A06F5">
        <w:rPr>
          <w:rFonts w:ascii="Times New Roman" w:eastAsia="Times New Roman" w:hAnsi="Times New Roman" w:cs="Times New Roman"/>
          <w:sz w:val="24"/>
          <w:szCs w:val="24"/>
          <w:highlight w:val="green"/>
          <w:lang w:val="la-Latn" w:eastAsia="cs-CZ"/>
        </w:rPr>
        <w:t>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scriban</w:t>
      </w:r>
      <w:r w:rsidR="00D90030" w:rsidRPr="007A06F5">
        <w:rPr>
          <w:rFonts w:ascii="Times New Roman" w:eastAsia="Times New Roman" w:hAnsi="Times New Roman" w:cs="Times New Roman"/>
          <w:sz w:val="24"/>
          <w:szCs w:val="24"/>
          <w:highlight w:val="green"/>
          <w:lang w:val="la-Latn" w:eastAsia="cs-CZ"/>
        </w:rPr>
        <w:t>tur</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sit discretio inter </w:t>
      </w:r>
      <w:r w:rsidRPr="007A06F5">
        <w:rPr>
          <w:rFonts w:ascii="Times New Roman" w:eastAsia="Times New Roman" w:hAnsi="Times New Roman" w:cs="Times New Roman"/>
          <w:sz w:val="24"/>
          <w:szCs w:val="24"/>
          <w:highlight w:val="green"/>
          <w:lang w:val="la-Latn" w:eastAsia="cs-CZ"/>
        </w:rPr>
        <w:t>precarias d</w:t>
      </w:r>
      <w:r w:rsidR="00D90030" w:rsidRPr="007A06F5">
        <w:rPr>
          <w:rFonts w:ascii="Times New Roman" w:eastAsia="Times New Roman" w:hAnsi="Times New Roman" w:cs="Times New Roman"/>
          <w:sz w:val="24"/>
          <w:szCs w:val="24"/>
          <w:highlight w:val="green"/>
          <w:lang w:val="la-Latn" w:eastAsia="cs-CZ"/>
        </w:rPr>
        <w:t xml:space="preserve">e verbo nostro factas et inter </w:t>
      </w:r>
      <w:r w:rsidRPr="007A06F5">
        <w:rPr>
          <w:rFonts w:ascii="Times New Roman" w:eastAsia="Times New Roman" w:hAnsi="Times New Roman" w:cs="Times New Roman"/>
          <w:sz w:val="24"/>
          <w:szCs w:val="24"/>
          <w:highlight w:val="green"/>
          <w:lang w:val="la-Latn" w:eastAsia="cs-CZ"/>
        </w:rPr>
        <w:t>eas quae spon</w:t>
      </w:r>
      <w:r w:rsidR="00D90030" w:rsidRPr="007A06F5">
        <w:rPr>
          <w:rFonts w:ascii="Times New Roman" w:eastAsia="Times New Roman" w:hAnsi="Times New Roman" w:cs="Times New Roman"/>
          <w:sz w:val="24"/>
          <w:szCs w:val="24"/>
          <w:highlight w:val="green"/>
          <w:lang w:val="la-Latn" w:eastAsia="cs-CZ"/>
        </w:rPr>
        <w:t xml:space="preserve">tanea voluntate de ipsis rebus </w:t>
      </w:r>
      <w:r w:rsidRPr="007A06F5">
        <w:rPr>
          <w:rFonts w:ascii="Times New Roman" w:eastAsia="Times New Roman" w:hAnsi="Times New Roman" w:cs="Times New Roman"/>
          <w:sz w:val="24"/>
          <w:szCs w:val="24"/>
          <w:highlight w:val="green"/>
          <w:lang w:val="la-Latn" w:eastAsia="cs-CZ"/>
        </w:rPr>
        <w:t>ecclesiarum faciunt</w:t>
      </w:r>
      <w:r w:rsidR="009B2994" w:rsidRPr="007A06F5">
        <w:rPr>
          <w:rFonts w:ascii="Times New Roman" w:eastAsia="Times New Roman" w:hAnsi="Times New Roman" w:cs="Times New Roman"/>
          <w:sz w:val="24"/>
          <w:szCs w:val="24"/>
          <w:highlight w:val="green"/>
          <w:lang w:val="la-Latn" w:eastAsia="cs-CZ"/>
        </w:rPr>
        <w:t xml:space="preserve">. </w:t>
      </w:r>
    </w:p>
    <w:p w14:paraId="340830EC" w14:textId="144208FB" w:rsidR="00753F18" w:rsidRPr="007A06F5" w:rsidRDefault="00D90030"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truste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faciendo nemo prae</w:t>
      </w:r>
      <w:r w:rsidR="00753F18" w:rsidRPr="007A06F5">
        <w:rPr>
          <w:rFonts w:ascii="Times New Roman" w:eastAsia="Times New Roman" w:hAnsi="Times New Roman" w:cs="Times New Roman"/>
          <w:sz w:val="24"/>
          <w:szCs w:val="24"/>
          <w:highlight w:val="green"/>
          <w:lang w:val="la-Latn" w:eastAsia="cs-CZ"/>
        </w:rPr>
        <w:t>sumat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40D1103D" w14:textId="0897092D"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 xml:space="preserve">De cerariis </w:t>
      </w:r>
      <w:r w:rsidR="00D90030" w:rsidRPr="007A06F5">
        <w:rPr>
          <w:rFonts w:ascii="Times New Roman" w:eastAsia="Times New Roman" w:hAnsi="Times New Roman" w:cs="Times New Roman"/>
          <w:sz w:val="24"/>
          <w:szCs w:val="24"/>
          <w:highlight w:val="green"/>
          <w:lang w:val="la-Latn" w:eastAsia="cs-CZ"/>
        </w:rPr>
        <w:t>et tabulariis atque car</w:t>
      </w:r>
      <w:r w:rsidRPr="007A06F5">
        <w:rPr>
          <w:rFonts w:ascii="Times New Roman" w:eastAsia="Times New Roman" w:hAnsi="Times New Roman" w:cs="Times New Roman"/>
          <w:sz w:val="24"/>
          <w:szCs w:val="24"/>
          <w:highlight w:val="green"/>
          <w:lang w:val="la-Latn" w:eastAsia="cs-CZ"/>
        </w:rPr>
        <w:t>tolariis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sicu</w:t>
      </w:r>
      <w:r w:rsidR="00D90030" w:rsidRPr="007A06F5">
        <w:rPr>
          <w:rFonts w:ascii="Times New Roman" w:eastAsia="Times New Roman" w:hAnsi="Times New Roman" w:cs="Times New Roman"/>
          <w:sz w:val="24"/>
          <w:szCs w:val="24"/>
          <w:highlight w:val="green"/>
          <w:lang w:val="la-Latn" w:eastAsia="cs-CZ"/>
        </w:rPr>
        <w:t>t a longo tempore fuit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obser</w:t>
      </w:r>
      <w:r w:rsidRPr="007A06F5">
        <w:rPr>
          <w:rFonts w:ascii="Times New Roman" w:eastAsia="Times New Roman" w:hAnsi="Times New Roman" w:cs="Times New Roman"/>
          <w:sz w:val="24"/>
          <w:szCs w:val="24"/>
          <w:highlight w:val="green"/>
          <w:lang w:val="la-Latn" w:eastAsia="cs-CZ"/>
        </w:rPr>
        <w:t>vetur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3F60480B" w14:textId="2EEBD06B"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sacramentis per gildonia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invicem coniura</w:t>
      </w:r>
      <w:r w:rsidR="00D90030" w:rsidRPr="007A06F5">
        <w:rPr>
          <w:rFonts w:ascii="Times New Roman" w:eastAsia="Times New Roman" w:hAnsi="Times New Roman" w:cs="Times New Roman"/>
          <w:sz w:val="24"/>
          <w:szCs w:val="24"/>
          <w:highlight w:val="green"/>
          <w:lang w:val="la-Latn" w:eastAsia="cs-CZ"/>
        </w:rPr>
        <w:t>ntibus</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ut nemo facere praesu</w:t>
      </w:r>
      <w:r w:rsidRPr="007A06F5">
        <w:rPr>
          <w:rFonts w:ascii="Times New Roman" w:eastAsia="Times New Roman" w:hAnsi="Times New Roman" w:cs="Times New Roman"/>
          <w:sz w:val="24"/>
          <w:szCs w:val="24"/>
          <w:highlight w:val="green"/>
          <w:lang w:val="la-Latn" w:eastAsia="cs-CZ"/>
        </w:rPr>
        <w:t>mat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Alio vero modo de illorum elemosinis aut de incendi</w:t>
      </w:r>
      <w:r w:rsidR="00D90030" w:rsidRPr="007A06F5">
        <w:rPr>
          <w:rFonts w:ascii="Times New Roman" w:eastAsia="Times New Roman" w:hAnsi="Times New Roman" w:cs="Times New Roman"/>
          <w:sz w:val="24"/>
          <w:szCs w:val="24"/>
          <w:highlight w:val="green"/>
          <w:lang w:val="la-Latn" w:eastAsia="cs-CZ"/>
        </w:rPr>
        <w:t>o aut de naufragio</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quamvis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convenentias faciant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nemo in hoc iurare praesumat z</w:t>
      </w:r>
      <w:r w:rsidR="009B2994" w:rsidRPr="007A06F5">
        <w:rPr>
          <w:rFonts w:ascii="Times New Roman" w:eastAsia="Times New Roman" w:hAnsi="Times New Roman" w:cs="Times New Roman"/>
          <w:sz w:val="24"/>
          <w:szCs w:val="24"/>
          <w:highlight w:val="green"/>
          <w:lang w:val="la-Latn" w:eastAsia="cs-CZ"/>
        </w:rPr>
        <w:t xml:space="preserve">. </w:t>
      </w:r>
    </w:p>
    <w:p w14:paraId="53833814" w14:textId="6EFB4AFC"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iterantibus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ad palatium aut aliubi pergunt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eos cum collecta nemo sit ausus adsalire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nemo alterius erbam defension</w:t>
      </w:r>
      <w:r w:rsidR="00D90030" w:rsidRPr="007A06F5">
        <w:rPr>
          <w:rFonts w:ascii="Times New Roman" w:eastAsia="Times New Roman" w:hAnsi="Times New Roman" w:cs="Times New Roman"/>
          <w:sz w:val="24"/>
          <w:szCs w:val="24"/>
          <w:highlight w:val="green"/>
          <w:lang w:val="la-Latn" w:eastAsia="cs-CZ"/>
        </w:rPr>
        <w:t>is tempore tollere praesumat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nisi in hoste pergendum aut missus noster sit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qui aliter facere praesumit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emendet</w:t>
      </w:r>
      <w:r w:rsidR="009B2994" w:rsidRPr="007A06F5">
        <w:rPr>
          <w:rFonts w:ascii="Times New Roman" w:eastAsia="Times New Roman" w:hAnsi="Times New Roman" w:cs="Times New Roman"/>
          <w:sz w:val="24"/>
          <w:szCs w:val="24"/>
          <w:highlight w:val="green"/>
          <w:lang w:val="la-Latn" w:eastAsia="cs-CZ"/>
        </w:rPr>
        <w:t xml:space="preserve">. </w:t>
      </w:r>
    </w:p>
    <w:p w14:paraId="06E2EDE7" w14:textId="0A7C6944"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De toloneis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iam antea forbanniti fuerunt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nemo tollat nisi ubi antiquo </w:t>
      </w:r>
      <w:r w:rsidRPr="007A06F5">
        <w:rPr>
          <w:rFonts w:ascii="Times New Roman" w:eastAsia="Times New Roman" w:hAnsi="Times New Roman" w:cs="Times New Roman"/>
          <w:sz w:val="24"/>
          <w:szCs w:val="24"/>
          <w:highlight w:val="green"/>
          <w:lang w:val="la-Latn" w:eastAsia="cs-CZ"/>
        </w:rPr>
        <w:t>tempore fuerunt</w:t>
      </w:r>
      <w:r w:rsidR="009B2994" w:rsidRPr="007A06F5">
        <w:rPr>
          <w:rFonts w:ascii="Times New Roman" w:eastAsia="Times New Roman" w:hAnsi="Times New Roman" w:cs="Times New Roman"/>
          <w:sz w:val="24"/>
          <w:szCs w:val="24"/>
          <w:highlight w:val="green"/>
          <w:lang w:val="la-Latn" w:eastAsia="cs-CZ"/>
        </w:rPr>
        <w:t xml:space="preserve">. </w:t>
      </w:r>
    </w:p>
    <w:p w14:paraId="20711489" w14:textId="4973133E"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mancipia quae vendunt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 praesentia epi</w:t>
      </w:r>
      <w:r w:rsidR="00D90030" w:rsidRPr="007A06F5">
        <w:rPr>
          <w:rFonts w:ascii="Times New Roman" w:eastAsia="Times New Roman" w:hAnsi="Times New Roman" w:cs="Times New Roman"/>
          <w:sz w:val="24"/>
          <w:szCs w:val="24"/>
          <w:highlight w:val="green"/>
          <w:lang w:val="la-Latn" w:eastAsia="cs-CZ"/>
        </w:rPr>
        <w:t>scopi vel comitis sit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aut in </w:t>
      </w:r>
      <w:r w:rsidRPr="007A06F5">
        <w:rPr>
          <w:rFonts w:ascii="Times New Roman" w:eastAsia="Times New Roman" w:hAnsi="Times New Roman" w:cs="Times New Roman"/>
          <w:sz w:val="24"/>
          <w:szCs w:val="24"/>
          <w:highlight w:val="green"/>
          <w:lang w:val="la-Latn" w:eastAsia="cs-CZ"/>
        </w:rPr>
        <w:t>praesentia archidiaconi aut centenarii aut in praes</w:t>
      </w:r>
      <w:r w:rsidR="00D90030" w:rsidRPr="007A06F5">
        <w:rPr>
          <w:rFonts w:ascii="Times New Roman" w:eastAsia="Times New Roman" w:hAnsi="Times New Roman" w:cs="Times New Roman"/>
          <w:sz w:val="24"/>
          <w:szCs w:val="24"/>
          <w:highlight w:val="green"/>
          <w:lang w:val="la-Latn" w:eastAsia="cs-CZ"/>
        </w:rPr>
        <w:t>entia vicedomni aut iudicis co</w:t>
      </w:r>
      <w:r w:rsidRPr="007A06F5">
        <w:rPr>
          <w:rFonts w:ascii="Times New Roman" w:eastAsia="Times New Roman" w:hAnsi="Times New Roman" w:cs="Times New Roman"/>
          <w:sz w:val="24"/>
          <w:szCs w:val="24"/>
          <w:highlight w:val="green"/>
          <w:lang w:val="la-Latn" w:eastAsia="cs-CZ"/>
        </w:rPr>
        <w:t>mitis aut ante bene nota testimonia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foris marc</w:t>
      </w:r>
      <w:r w:rsidR="00D90030" w:rsidRPr="007A06F5">
        <w:rPr>
          <w:rFonts w:ascii="Times New Roman" w:eastAsia="Times New Roman" w:hAnsi="Times New Roman" w:cs="Times New Roman"/>
          <w:sz w:val="24"/>
          <w:szCs w:val="24"/>
          <w:highlight w:val="green"/>
          <w:lang w:val="la-Latn" w:eastAsia="cs-CZ"/>
        </w:rPr>
        <w:t>a nemo mancipium vendat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w:t>
      </w:r>
      <w:r w:rsidRPr="007A06F5">
        <w:rPr>
          <w:rFonts w:ascii="Times New Roman" w:eastAsia="Times New Roman" w:hAnsi="Times New Roman" w:cs="Times New Roman"/>
          <w:sz w:val="24"/>
          <w:szCs w:val="24"/>
          <w:highlight w:val="green"/>
          <w:lang w:val="la-Latn" w:eastAsia="cs-CZ"/>
        </w:rPr>
        <w:t>qui hoc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tantas vices bannos solvat quanta </w:t>
      </w:r>
      <w:r w:rsidR="00D90030" w:rsidRPr="007A06F5">
        <w:rPr>
          <w:rFonts w:ascii="Times New Roman" w:eastAsia="Times New Roman" w:hAnsi="Times New Roman" w:cs="Times New Roman"/>
          <w:sz w:val="24"/>
          <w:szCs w:val="24"/>
          <w:highlight w:val="green"/>
          <w:lang w:val="la-Latn" w:eastAsia="cs-CZ"/>
        </w:rPr>
        <w:t>mancipias vendidit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si non </w:t>
      </w:r>
      <w:r w:rsidRPr="007A06F5">
        <w:rPr>
          <w:rFonts w:ascii="Times New Roman" w:eastAsia="Times New Roman" w:hAnsi="Times New Roman" w:cs="Times New Roman"/>
          <w:sz w:val="24"/>
          <w:szCs w:val="24"/>
          <w:highlight w:val="green"/>
          <w:lang w:val="la-Latn" w:eastAsia="cs-CZ"/>
        </w:rPr>
        <w:t>habet pretium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wadio pro servo semetipsum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w:t>
      </w:r>
      <w:r w:rsidR="00D90030" w:rsidRPr="007A06F5">
        <w:rPr>
          <w:rFonts w:ascii="Times New Roman" w:eastAsia="Times New Roman" w:hAnsi="Times New Roman" w:cs="Times New Roman"/>
          <w:sz w:val="24"/>
          <w:szCs w:val="24"/>
          <w:highlight w:val="green"/>
          <w:lang w:val="la-Latn" w:eastAsia="cs-CZ"/>
        </w:rPr>
        <w:t>miti donet usque dum ipsum ban</w:t>
      </w:r>
      <w:r w:rsidRPr="007A06F5">
        <w:rPr>
          <w:rFonts w:ascii="Times New Roman" w:eastAsia="Times New Roman" w:hAnsi="Times New Roman" w:cs="Times New Roman"/>
          <w:sz w:val="24"/>
          <w:szCs w:val="24"/>
          <w:highlight w:val="green"/>
          <w:lang w:val="la-Latn" w:eastAsia="cs-CZ"/>
        </w:rPr>
        <w:t>num solvat</w:t>
      </w:r>
      <w:r w:rsidR="009B2994" w:rsidRPr="007A06F5">
        <w:rPr>
          <w:rFonts w:ascii="Times New Roman" w:eastAsia="Times New Roman" w:hAnsi="Times New Roman" w:cs="Times New Roman"/>
          <w:sz w:val="24"/>
          <w:szCs w:val="24"/>
          <w:highlight w:val="green"/>
          <w:lang w:val="la-Latn" w:eastAsia="cs-CZ"/>
        </w:rPr>
        <w:t xml:space="preserve">. </w:t>
      </w:r>
    </w:p>
    <w:p w14:paraId="2D2D8FE1" w14:textId="02DF7BA1"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brunias</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nullus foris nostro regno vendere praesumat</w:t>
      </w:r>
      <w:r w:rsidR="009B2994" w:rsidRPr="007A06F5">
        <w:rPr>
          <w:rFonts w:ascii="Times New Roman" w:eastAsia="Times New Roman" w:hAnsi="Times New Roman" w:cs="Times New Roman"/>
          <w:sz w:val="24"/>
          <w:szCs w:val="24"/>
          <w:highlight w:val="green"/>
          <w:lang w:val="la-Latn" w:eastAsia="cs-CZ"/>
        </w:rPr>
        <w:t xml:space="preserve">. </w:t>
      </w:r>
    </w:p>
    <w:p w14:paraId="7F864E0B" w14:textId="5399495B"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Si comis in suo ministerio iustitias non fecerit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misso nostro de sua casa</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so</w:t>
      </w:r>
      <w:r w:rsidRPr="007A06F5">
        <w:rPr>
          <w:rFonts w:ascii="Times New Roman" w:eastAsia="Times New Roman" w:hAnsi="Times New Roman" w:cs="Times New Roman"/>
          <w:sz w:val="24"/>
          <w:szCs w:val="24"/>
          <w:highlight w:val="green"/>
          <w:lang w:val="la-Latn" w:eastAsia="cs-CZ"/>
        </w:rPr>
        <w:t>niare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faciat usque dum iustitiae ibidem factae fuerint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si vassus noster iustitiam </w:t>
      </w:r>
      <w:r w:rsidRPr="007A06F5">
        <w:rPr>
          <w:rFonts w:ascii="Times New Roman" w:eastAsia="Times New Roman" w:hAnsi="Times New Roman" w:cs="Times New Roman"/>
          <w:sz w:val="24"/>
          <w:szCs w:val="24"/>
          <w:highlight w:val="green"/>
          <w:lang w:val="la-Latn" w:eastAsia="cs-CZ"/>
        </w:rPr>
        <w:t>non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tunc et comis et missus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ipsius casa</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sedeant et</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de suo vivant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quousque iustitiam faciat</w:t>
      </w:r>
      <w:r w:rsidR="009B2994" w:rsidRPr="007A06F5">
        <w:rPr>
          <w:rFonts w:ascii="Times New Roman" w:eastAsia="Times New Roman" w:hAnsi="Times New Roman" w:cs="Times New Roman"/>
          <w:sz w:val="24"/>
          <w:szCs w:val="24"/>
          <w:highlight w:val="green"/>
          <w:lang w:val="la-Latn" w:eastAsia="cs-CZ"/>
        </w:rPr>
        <w:t xml:space="preserve">. </w:t>
      </w:r>
    </w:p>
    <w:p w14:paraId="2B0DF442" w14:textId="1FBACF27"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Si quis pro faida precium recipere non vult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tunc ad n</w:t>
      </w:r>
      <w:r w:rsidR="00D90030" w:rsidRPr="007A06F5">
        <w:rPr>
          <w:rFonts w:ascii="Times New Roman" w:eastAsia="Times New Roman" w:hAnsi="Times New Roman" w:cs="Times New Roman"/>
          <w:sz w:val="24"/>
          <w:szCs w:val="24"/>
          <w:highlight w:val="green"/>
          <w:lang w:val="la-Latn" w:eastAsia="cs-CZ"/>
        </w:rPr>
        <w:t>os sit transmissus</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et </w:t>
      </w:r>
      <w:r w:rsidRPr="007A06F5">
        <w:rPr>
          <w:rFonts w:ascii="Times New Roman" w:eastAsia="Times New Roman" w:hAnsi="Times New Roman" w:cs="Times New Roman"/>
          <w:sz w:val="24"/>
          <w:szCs w:val="24"/>
          <w:highlight w:val="green"/>
          <w:lang w:val="la-Latn" w:eastAsia="cs-CZ"/>
        </w:rPr>
        <w:t xml:space="preserve">nos eum dirigamus ubi damnum minime facere possit </w:t>
      </w:r>
      <w:r w:rsidR="00D90030" w:rsidRPr="007A06F5">
        <w:rPr>
          <w:rFonts w:ascii="Times New Roman" w:eastAsia="Times New Roman" w:hAnsi="Times New Roman" w:cs="Times New Roman"/>
          <w:sz w:val="24"/>
          <w:szCs w:val="24"/>
          <w:highlight w:val="green"/>
          <w:lang w:val="la-Latn" w:eastAsia="cs-CZ"/>
        </w:rPr>
        <w:t>Simili</w:t>
      </w:r>
      <w:r w:rsidR="009B2994" w:rsidRPr="007A06F5">
        <w:rPr>
          <w:rFonts w:ascii="Times New Roman" w:eastAsia="Times New Roman" w:hAnsi="Times New Roman" w:cs="Times New Roman"/>
          <w:sz w:val="24"/>
          <w:szCs w:val="24"/>
          <w:highlight w:val="green"/>
          <w:lang w:val="la-Latn" w:eastAsia="cs-CZ"/>
        </w:rPr>
        <w:t xml:space="preserve"> </w:t>
      </w:r>
      <w:r w:rsidR="00D90030" w:rsidRPr="007A06F5">
        <w:rPr>
          <w:rFonts w:ascii="Times New Roman" w:eastAsia="Times New Roman" w:hAnsi="Times New Roman" w:cs="Times New Roman"/>
          <w:sz w:val="24"/>
          <w:szCs w:val="24"/>
          <w:highlight w:val="green"/>
          <w:lang w:val="la-Latn" w:eastAsia="cs-CZ"/>
        </w:rPr>
        <w:t xml:space="preserve">modo et qui pro faida </w:t>
      </w:r>
      <w:r w:rsidRPr="007A06F5">
        <w:rPr>
          <w:rFonts w:ascii="Times New Roman" w:eastAsia="Times New Roman" w:hAnsi="Times New Roman" w:cs="Times New Roman"/>
          <w:sz w:val="24"/>
          <w:szCs w:val="24"/>
          <w:highlight w:val="green"/>
          <w:lang w:val="la-Latn" w:eastAsia="cs-CZ"/>
        </w:rPr>
        <w:t>pretium solvere noluerit nec iustitiam exinde facere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w:t>
      </w:r>
      <w:r w:rsidR="00D90030" w:rsidRPr="007A06F5">
        <w:rPr>
          <w:rFonts w:ascii="Times New Roman" w:eastAsia="Times New Roman" w:hAnsi="Times New Roman" w:cs="Times New Roman"/>
          <w:sz w:val="24"/>
          <w:szCs w:val="24"/>
          <w:highlight w:val="green"/>
          <w:lang w:val="la-Latn" w:eastAsia="cs-CZ"/>
        </w:rPr>
        <w:t xml:space="preserve"> tali loco eum mittere volumus </w:t>
      </w:r>
      <w:r w:rsidRPr="007A06F5">
        <w:rPr>
          <w:rFonts w:ascii="Times New Roman" w:eastAsia="Times New Roman" w:hAnsi="Times New Roman" w:cs="Times New Roman"/>
          <w:sz w:val="24"/>
          <w:szCs w:val="24"/>
          <w:highlight w:val="green"/>
          <w:lang w:val="la-Latn" w:eastAsia="cs-CZ"/>
        </w:rPr>
        <w:t>ut per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maior damnum non crescat</w:t>
      </w:r>
      <w:r w:rsidR="009B2994" w:rsidRPr="007A06F5">
        <w:rPr>
          <w:rFonts w:ascii="Times New Roman" w:eastAsia="Times New Roman" w:hAnsi="Times New Roman" w:cs="Times New Roman"/>
          <w:sz w:val="24"/>
          <w:szCs w:val="24"/>
          <w:highlight w:val="green"/>
          <w:lang w:val="la-Latn" w:eastAsia="cs-CZ"/>
        </w:rPr>
        <w:t xml:space="preserve">. </w:t>
      </w:r>
    </w:p>
    <w:p w14:paraId="6EF8FBF3" w14:textId="3CCFE53C" w:rsidR="00753F18" w:rsidRPr="007A06F5" w:rsidRDefault="00753F18" w:rsidP="00D0094D">
      <w:pPr>
        <w:pStyle w:val="Odstavecseseznamem"/>
        <w:numPr>
          <w:ilvl w:val="0"/>
          <w:numId w:val="8"/>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De latronibus ita precipimus observandu</w:t>
      </w:r>
      <w:r w:rsidR="00D90030" w:rsidRPr="007A06F5">
        <w:rPr>
          <w:rFonts w:ascii="Times New Roman" w:eastAsia="Times New Roman" w:hAnsi="Times New Roman" w:cs="Times New Roman"/>
          <w:sz w:val="24"/>
          <w:szCs w:val="24"/>
          <w:lang w:val="la-Latn" w:eastAsia="cs-CZ"/>
        </w:rPr>
        <w:t>m</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ut pro prima vice</w:t>
      </w:r>
      <w:r w:rsidR="009B2994" w:rsidRPr="007A06F5">
        <w:rPr>
          <w:rFonts w:ascii="Times New Roman" w:eastAsia="Times New Roman" w:hAnsi="Times New Roman" w:cs="Times New Roman"/>
          <w:sz w:val="24"/>
          <w:szCs w:val="24"/>
          <w:lang w:val="la-Latn" w:eastAsia="cs-CZ"/>
        </w:rPr>
        <w:t xml:space="preserve"> </w:t>
      </w:r>
      <w:r w:rsidR="00D90030" w:rsidRPr="007A06F5">
        <w:rPr>
          <w:rFonts w:ascii="Times New Roman" w:eastAsia="Times New Roman" w:hAnsi="Times New Roman" w:cs="Times New Roman"/>
          <w:sz w:val="24"/>
          <w:szCs w:val="24"/>
          <w:lang w:val="la-Latn" w:eastAsia="cs-CZ"/>
        </w:rPr>
        <w:t>non mo</w:t>
      </w:r>
      <w:r w:rsidRPr="007A06F5">
        <w:rPr>
          <w:rFonts w:ascii="Times New Roman" w:eastAsia="Times New Roman" w:hAnsi="Times New Roman" w:cs="Times New Roman"/>
          <w:sz w:val="24"/>
          <w:szCs w:val="24"/>
          <w:lang w:val="la-Latn" w:eastAsia="cs-CZ"/>
        </w:rPr>
        <w:t>riatur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sed oculum perdat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secunda vero culpa nasus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ip</w:t>
      </w:r>
      <w:r w:rsidR="00D90030" w:rsidRPr="007A06F5">
        <w:rPr>
          <w:rFonts w:ascii="Times New Roman" w:eastAsia="Times New Roman" w:hAnsi="Times New Roman" w:cs="Times New Roman"/>
          <w:sz w:val="24"/>
          <w:szCs w:val="24"/>
          <w:lang w:val="la-Latn" w:eastAsia="cs-CZ"/>
        </w:rPr>
        <w:t>sius latronis abscidatur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de tertia vero culpa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non emendaverit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moriatur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w:t>
      </w:r>
    </w:p>
    <w:p w14:paraId="7E58DA80" w14:textId="77777777" w:rsidR="002E226E" w:rsidRPr="007A06F5" w:rsidRDefault="002E226E" w:rsidP="00450DB4">
      <w:pPr>
        <w:spacing w:after="120" w:line="240" w:lineRule="auto"/>
        <w:rPr>
          <w:rFonts w:ascii="Times New Roman" w:hAnsi="Times New Roman" w:cs="Times New Roman"/>
          <w:lang w:val="la-Latn"/>
        </w:rPr>
      </w:pPr>
    </w:p>
    <w:p w14:paraId="3D293D66" w14:textId="77777777" w:rsidR="00BA5266" w:rsidRPr="007A06F5" w:rsidRDefault="00BA5266" w:rsidP="00450DB4">
      <w:pPr>
        <w:spacing w:after="120" w:line="240" w:lineRule="auto"/>
        <w:rPr>
          <w:rFonts w:ascii="Times New Roman" w:hAnsi="Times New Roman" w:cs="Times New Roman"/>
          <w:lang w:val="la-Latn"/>
        </w:rPr>
      </w:pPr>
    </w:p>
    <w:p w14:paraId="72254B97" w14:textId="54F332F4"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0" w:name="_Toc194615227"/>
      <w:r w:rsidRPr="007A06F5">
        <w:rPr>
          <w:rFonts w:ascii="Times New Roman" w:hAnsi="Times New Roman" w:cs="Times New Roman"/>
          <w:b/>
          <w:color w:val="000000" w:themeColor="text1"/>
          <w:sz w:val="28"/>
          <w:szCs w:val="28"/>
          <w:lang w:val="la-Latn"/>
        </w:rPr>
        <w:t>Capitula e canonibus excerpta (a. 813),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15, </w:t>
      </w:r>
      <w:r w:rsidR="00BA5266" w:rsidRPr="007A06F5">
        <w:rPr>
          <w:rFonts w:ascii="Times New Roman" w:hAnsi="Times New Roman" w:cs="Times New Roman"/>
          <w:b/>
          <w:color w:val="000000" w:themeColor="text1"/>
          <w:sz w:val="28"/>
          <w:szCs w:val="28"/>
          <w:lang w:val="la-Latn"/>
        </w:rPr>
        <w:t>281r-v</w:t>
      </w:r>
      <w:bookmarkEnd w:id="390"/>
    </w:p>
    <w:p w14:paraId="1BD1E262" w14:textId="68125BF1"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XXXV-XXXVI - Capitula e canonibus excerpta (a. 813),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15: Vt laici omnino non audeant munera exigere - de operibus cauendis ammoneant (MGH Capit. 1, Nr. 78, S. 173 Z. 33</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S. 174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w:t>
      </w:r>
    </w:p>
    <w:p w14:paraId="253A9575" w14:textId="7F1F0EAC"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Cap</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baptismo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unusquisque archiepisc</w:t>
      </w:r>
      <w:r w:rsidR="008911F1" w:rsidRPr="007A06F5">
        <w:rPr>
          <w:rFonts w:ascii="Times New Roman" w:eastAsia="Times New Roman" w:hAnsi="Times New Roman" w:cs="Times New Roman"/>
          <w:sz w:val="24"/>
          <w:szCs w:val="24"/>
          <w:highlight w:val="green"/>
          <w:lang w:val="la-Latn" w:eastAsia="cs-CZ"/>
        </w:rPr>
        <w:t>opus suos suffraganeos diligen</w:t>
      </w:r>
      <w:r w:rsidRPr="007A06F5">
        <w:rPr>
          <w:rFonts w:ascii="Times New Roman" w:eastAsia="Times New Roman" w:hAnsi="Times New Roman" w:cs="Times New Roman"/>
          <w:sz w:val="24"/>
          <w:szCs w:val="24"/>
          <w:highlight w:val="green"/>
          <w:lang w:val="la-Latn" w:eastAsia="cs-CZ"/>
        </w:rPr>
        <w:t>ter ac studiosae admonere studeat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unusquisque suos p</w:t>
      </w:r>
      <w:r w:rsidR="008911F1" w:rsidRPr="007A06F5">
        <w:rPr>
          <w:rFonts w:ascii="Times New Roman" w:eastAsia="Times New Roman" w:hAnsi="Times New Roman" w:cs="Times New Roman"/>
          <w:sz w:val="24"/>
          <w:szCs w:val="24"/>
          <w:highlight w:val="green"/>
          <w:lang w:val="la-Latn" w:eastAsia="cs-CZ"/>
        </w:rPr>
        <w:t xml:space="preserve">resbiteros puriter investigare </w:t>
      </w:r>
      <w:r w:rsidRPr="007A06F5">
        <w:rPr>
          <w:rFonts w:ascii="Times New Roman" w:eastAsia="Times New Roman" w:hAnsi="Times New Roman" w:cs="Times New Roman"/>
          <w:sz w:val="24"/>
          <w:szCs w:val="24"/>
          <w:highlight w:val="green"/>
          <w:lang w:val="la-Latn" w:eastAsia="cs-CZ"/>
        </w:rPr>
        <w:t>non neglegat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baptismatis sacramentum qualiter agant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w:t>
      </w:r>
      <w:r w:rsidR="008911F1" w:rsidRPr="007A06F5">
        <w:rPr>
          <w:rFonts w:ascii="Times New Roman" w:eastAsia="Times New Roman" w:hAnsi="Times New Roman" w:cs="Times New Roman"/>
          <w:sz w:val="24"/>
          <w:szCs w:val="24"/>
          <w:highlight w:val="green"/>
          <w:lang w:val="la-Latn" w:eastAsia="cs-CZ"/>
        </w:rPr>
        <w:t xml:space="preserve"> a hoc eos studiose doceant ut </w:t>
      </w:r>
      <w:r w:rsidRPr="007A06F5">
        <w:rPr>
          <w:rFonts w:ascii="Times New Roman" w:eastAsia="Times New Roman" w:hAnsi="Times New Roman" w:cs="Times New Roman"/>
          <w:sz w:val="24"/>
          <w:szCs w:val="24"/>
          <w:highlight w:val="green"/>
          <w:lang w:val="la-Latn" w:eastAsia="cs-CZ"/>
        </w:rPr>
        <w:t>ordinabiliter fiat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1AFAD7D0" w14:textId="69CECCDF"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laici presbiteros non eiciant de ecclesiis nec</w:t>
      </w:r>
      <w:r w:rsidR="008911F1" w:rsidRPr="007A06F5">
        <w:rPr>
          <w:rFonts w:ascii="Times New Roman" w:eastAsia="Times New Roman" w:hAnsi="Times New Roman" w:cs="Times New Roman"/>
          <w:sz w:val="24"/>
          <w:szCs w:val="24"/>
          <w:highlight w:val="green"/>
          <w:lang w:val="la-Latn" w:eastAsia="cs-CZ"/>
        </w:rPr>
        <w:t xml:space="preserve"> mittere praesumant sine</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con</w:t>
      </w:r>
      <w:r w:rsidRPr="007A06F5">
        <w:rPr>
          <w:rFonts w:ascii="Times New Roman" w:eastAsia="Times New Roman" w:hAnsi="Times New Roman" w:cs="Times New Roman"/>
          <w:sz w:val="24"/>
          <w:szCs w:val="24"/>
          <w:highlight w:val="green"/>
          <w:lang w:val="la-Latn" w:eastAsia="cs-CZ"/>
        </w:rPr>
        <w:t>sensu episcoporum</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45110B74" w14:textId="32799AE5"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laici omnino non audeant munera exigere </w:t>
      </w:r>
      <w:r w:rsidR="008911F1" w:rsidRPr="007A06F5">
        <w:rPr>
          <w:rFonts w:ascii="Times New Roman" w:eastAsia="Times New Roman" w:hAnsi="Times New Roman" w:cs="Times New Roman"/>
          <w:sz w:val="24"/>
          <w:szCs w:val="24"/>
          <w:lang w:val="la-Latn" w:eastAsia="cs-CZ"/>
        </w:rPr>
        <w:t>a presbiteris propter commen</w:t>
      </w:r>
      <w:r w:rsidRPr="007A06F5">
        <w:rPr>
          <w:rFonts w:ascii="Times New Roman" w:eastAsia="Times New Roman" w:hAnsi="Times New Roman" w:cs="Times New Roman"/>
          <w:sz w:val="24"/>
          <w:szCs w:val="24"/>
          <w:lang w:val="la-Latn" w:eastAsia="cs-CZ"/>
        </w:rPr>
        <w:t>dationem ecclesiae cuique presbitero</w:t>
      </w:r>
      <w:r w:rsidR="009B2994" w:rsidRPr="007A06F5">
        <w:rPr>
          <w:rFonts w:ascii="Times New Roman" w:eastAsia="Times New Roman" w:hAnsi="Times New Roman" w:cs="Times New Roman"/>
          <w:sz w:val="24"/>
          <w:szCs w:val="24"/>
          <w:lang w:val="la-Latn" w:eastAsia="cs-CZ"/>
        </w:rPr>
        <w:t xml:space="preserve">. </w:t>
      </w:r>
    </w:p>
    <w:p w14:paraId="75093105" w14:textId="45605FE3"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Providendum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necesse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 canonici vive</w:t>
      </w:r>
      <w:r w:rsidR="008911F1" w:rsidRPr="007A06F5">
        <w:rPr>
          <w:rFonts w:ascii="Times New Roman" w:eastAsia="Times New Roman" w:hAnsi="Times New Roman" w:cs="Times New Roman"/>
          <w:sz w:val="24"/>
          <w:szCs w:val="24"/>
          <w:highlight w:val="green"/>
          <w:lang w:val="la-Latn" w:eastAsia="cs-CZ"/>
        </w:rPr>
        <w:t>re debeant necnon et monachi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secundum ordinem canonicum vel regularem vivere studeant</w:t>
      </w:r>
      <w:r w:rsidR="009B2994" w:rsidRPr="007A06F5">
        <w:rPr>
          <w:rFonts w:ascii="Times New Roman" w:eastAsia="Times New Roman" w:hAnsi="Times New Roman" w:cs="Times New Roman"/>
          <w:sz w:val="24"/>
          <w:szCs w:val="24"/>
          <w:highlight w:val="green"/>
          <w:lang w:val="la-Latn" w:eastAsia="cs-CZ"/>
        </w:rPr>
        <w:t xml:space="preserve">. </w:t>
      </w:r>
    </w:p>
    <w:p w14:paraId="32955128" w14:textId="6E990DC0"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monasteriis puellarum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presbitero o</w:t>
      </w:r>
      <w:r w:rsidR="008911F1" w:rsidRPr="007A06F5">
        <w:rPr>
          <w:rFonts w:ascii="Times New Roman" w:eastAsia="Times New Roman" w:hAnsi="Times New Roman" w:cs="Times New Roman"/>
          <w:sz w:val="24"/>
          <w:szCs w:val="24"/>
          <w:highlight w:val="green"/>
          <w:lang w:val="la-Latn" w:eastAsia="cs-CZ"/>
        </w:rPr>
        <w:t>portuno tempore ad missarum so</w:t>
      </w:r>
      <w:r w:rsidRPr="007A06F5">
        <w:rPr>
          <w:rFonts w:ascii="Times New Roman" w:eastAsia="Times New Roman" w:hAnsi="Times New Roman" w:cs="Times New Roman"/>
          <w:sz w:val="24"/>
          <w:szCs w:val="24"/>
          <w:highlight w:val="green"/>
          <w:lang w:val="la-Latn" w:eastAsia="cs-CZ"/>
        </w:rPr>
        <w:t>lemnia liceat illic advenire et iterum ad proprias ecclesias redire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11494DDD" w14:textId="462C432B"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plus non mittatur in monasterio ca</w:t>
      </w:r>
      <w:r w:rsidR="008911F1" w:rsidRPr="007A06F5">
        <w:rPr>
          <w:rFonts w:ascii="Times New Roman" w:eastAsia="Times New Roman" w:hAnsi="Times New Roman" w:cs="Times New Roman"/>
          <w:sz w:val="24"/>
          <w:szCs w:val="24"/>
          <w:highlight w:val="green"/>
          <w:lang w:val="la-Latn" w:eastAsia="cs-CZ"/>
        </w:rPr>
        <w:t xml:space="preserve">nonicorum atque monachorum seu </w:t>
      </w:r>
      <w:r w:rsidRPr="007A06F5">
        <w:rPr>
          <w:rFonts w:ascii="Times New Roman" w:eastAsia="Times New Roman" w:hAnsi="Times New Roman" w:cs="Times New Roman"/>
          <w:sz w:val="24"/>
          <w:szCs w:val="24"/>
          <w:highlight w:val="green"/>
          <w:lang w:val="la-Latn" w:eastAsia="cs-CZ"/>
        </w:rPr>
        <w:t xml:space="preserve">puellarum quam sufferre possint </w:t>
      </w:r>
    </w:p>
    <w:p w14:paraId="443CC5AA" w14:textId="2FF95B16"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decimis admonendis</w:t>
      </w:r>
      <w:r w:rsidR="009B2994" w:rsidRPr="007A06F5">
        <w:rPr>
          <w:rFonts w:ascii="Times New Roman" w:eastAsia="Times New Roman" w:hAnsi="Times New Roman" w:cs="Times New Roman"/>
          <w:sz w:val="24"/>
          <w:szCs w:val="24"/>
          <w:highlight w:val="green"/>
          <w:lang w:val="la-Latn" w:eastAsia="cs-CZ"/>
        </w:rPr>
        <w:t xml:space="preserve">. </w:t>
      </w:r>
    </w:p>
    <w:p w14:paraId="170A966B" w14:textId="795AFC45"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incestuosis omnino investigandum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ab ec</w:t>
      </w:r>
      <w:r w:rsidR="008911F1" w:rsidRPr="007A06F5">
        <w:rPr>
          <w:rFonts w:ascii="Times New Roman" w:eastAsia="Times New Roman" w:hAnsi="Times New Roman" w:cs="Times New Roman"/>
          <w:sz w:val="24"/>
          <w:szCs w:val="24"/>
          <w:highlight w:val="green"/>
          <w:lang w:val="la-Latn" w:eastAsia="cs-CZ"/>
        </w:rPr>
        <w:t>clesia expellentur</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nisi peni</w:t>
      </w:r>
      <w:r w:rsidRPr="007A06F5">
        <w:rPr>
          <w:rFonts w:ascii="Times New Roman" w:eastAsia="Times New Roman" w:hAnsi="Times New Roman" w:cs="Times New Roman"/>
          <w:sz w:val="24"/>
          <w:szCs w:val="24"/>
          <w:highlight w:val="green"/>
          <w:lang w:val="la-Latn" w:eastAsia="cs-CZ"/>
        </w:rPr>
        <w:t>tentiam egerint</w:t>
      </w:r>
      <w:r w:rsidR="009B2994" w:rsidRPr="007A06F5">
        <w:rPr>
          <w:rFonts w:ascii="Times New Roman" w:eastAsia="Times New Roman" w:hAnsi="Times New Roman" w:cs="Times New Roman"/>
          <w:sz w:val="24"/>
          <w:szCs w:val="24"/>
          <w:highlight w:val="green"/>
          <w:lang w:val="la-Latn" w:eastAsia="cs-CZ"/>
        </w:rPr>
        <w:t xml:space="preserve">. </w:t>
      </w:r>
    </w:p>
    <w:p w14:paraId="0AB117CF" w14:textId="365DE9AF"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pax sit et concordia inter episcopos et comites et reliquos clericos 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monachos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laicos</w:t>
      </w:r>
      <w:r w:rsidR="009B2994" w:rsidRPr="007A06F5">
        <w:rPr>
          <w:rFonts w:ascii="Times New Roman" w:eastAsia="Times New Roman" w:hAnsi="Times New Roman" w:cs="Times New Roman"/>
          <w:sz w:val="24"/>
          <w:szCs w:val="24"/>
          <w:highlight w:val="green"/>
          <w:lang w:val="la-Latn" w:eastAsia="cs-CZ"/>
        </w:rPr>
        <w:t xml:space="preserve">. </w:t>
      </w:r>
    </w:p>
    <w:p w14:paraId="61D50DA1" w14:textId="785531CD"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comites et iudices seu reliquus populu</w:t>
      </w:r>
      <w:r w:rsidR="008911F1" w:rsidRPr="007A06F5">
        <w:rPr>
          <w:rFonts w:ascii="Times New Roman" w:eastAsia="Times New Roman" w:hAnsi="Times New Roman" w:cs="Times New Roman"/>
          <w:sz w:val="24"/>
          <w:szCs w:val="24"/>
          <w:highlight w:val="green"/>
          <w:lang w:val="la-Latn" w:eastAsia="cs-CZ"/>
        </w:rPr>
        <w:t xml:space="preserve">s oboedientes sint episcopo et </w:t>
      </w:r>
      <w:r w:rsidRPr="007A06F5">
        <w:rPr>
          <w:rFonts w:ascii="Times New Roman" w:eastAsia="Times New Roman" w:hAnsi="Times New Roman" w:cs="Times New Roman"/>
          <w:sz w:val="24"/>
          <w:szCs w:val="24"/>
          <w:highlight w:val="green"/>
          <w:lang w:val="la-Latn" w:eastAsia="cs-CZ"/>
        </w:rPr>
        <w:t>invicem consentient ad iustitias faciendas et munera pro iudicia non</w:t>
      </w:r>
      <w:r w:rsidR="008911F1" w:rsidRPr="007A06F5">
        <w:rPr>
          <w:rFonts w:ascii="Times New Roman" w:eastAsia="Times New Roman" w:hAnsi="Times New Roman" w:cs="Times New Roman"/>
          <w:sz w:val="24"/>
          <w:szCs w:val="24"/>
          <w:highlight w:val="green"/>
          <w:lang w:val="la-Latn" w:eastAsia="cs-CZ"/>
        </w:rPr>
        <w:t xml:space="preserve"> accipiant nec fal</w:t>
      </w:r>
      <w:r w:rsidRPr="007A06F5">
        <w:rPr>
          <w:rFonts w:ascii="Times New Roman" w:eastAsia="Times New Roman" w:hAnsi="Times New Roman" w:cs="Times New Roman"/>
          <w:sz w:val="24"/>
          <w:szCs w:val="24"/>
          <w:highlight w:val="green"/>
          <w:lang w:val="la-Latn" w:eastAsia="cs-CZ"/>
        </w:rPr>
        <w:t>sos testes</w:t>
      </w:r>
      <w:r w:rsidR="009B2994" w:rsidRPr="007A06F5">
        <w:rPr>
          <w:rFonts w:ascii="Times New Roman" w:eastAsia="Times New Roman" w:hAnsi="Times New Roman" w:cs="Times New Roman"/>
          <w:sz w:val="24"/>
          <w:szCs w:val="24"/>
          <w:highlight w:val="green"/>
          <w:lang w:val="la-Latn" w:eastAsia="cs-CZ"/>
        </w:rPr>
        <w:t xml:space="preserve">. </w:t>
      </w:r>
    </w:p>
    <w:p w14:paraId="456FCD90" w14:textId="67B3A0CB"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unusquisque propter inopiam famis suos f</w:t>
      </w:r>
      <w:r w:rsidR="008911F1" w:rsidRPr="007A06F5">
        <w:rPr>
          <w:rFonts w:ascii="Times New Roman" w:eastAsia="Times New Roman" w:hAnsi="Times New Roman" w:cs="Times New Roman"/>
          <w:sz w:val="24"/>
          <w:szCs w:val="24"/>
          <w:highlight w:val="green"/>
          <w:lang w:val="la-Latn" w:eastAsia="cs-CZ"/>
        </w:rPr>
        <w:t xml:space="preserve">amiliares et ad se pertinentes </w:t>
      </w:r>
      <w:r w:rsidRPr="007A06F5">
        <w:rPr>
          <w:rFonts w:ascii="Times New Roman" w:eastAsia="Times New Roman" w:hAnsi="Times New Roman" w:cs="Times New Roman"/>
          <w:sz w:val="24"/>
          <w:szCs w:val="24"/>
          <w:highlight w:val="green"/>
          <w:lang w:val="la-Latn" w:eastAsia="cs-CZ"/>
        </w:rPr>
        <w:t>gubernare studeat</w:t>
      </w:r>
      <w:r w:rsidR="009B2994" w:rsidRPr="007A06F5">
        <w:rPr>
          <w:rFonts w:ascii="Times New Roman" w:eastAsia="Times New Roman" w:hAnsi="Times New Roman" w:cs="Times New Roman"/>
          <w:sz w:val="24"/>
          <w:szCs w:val="24"/>
          <w:highlight w:val="green"/>
          <w:lang w:val="la-Latn" w:eastAsia="cs-CZ"/>
        </w:rPr>
        <w:t xml:space="preserve">. </w:t>
      </w:r>
    </w:p>
    <w:p w14:paraId="155FD0F7" w14:textId="5501BAF3"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unicuique episcoporum liceat de thesaur</w:t>
      </w:r>
      <w:r w:rsidR="008911F1" w:rsidRPr="007A06F5">
        <w:rPr>
          <w:rFonts w:ascii="Times New Roman" w:eastAsia="Times New Roman" w:hAnsi="Times New Roman" w:cs="Times New Roman"/>
          <w:sz w:val="24"/>
          <w:szCs w:val="24"/>
          <w:highlight w:val="green"/>
          <w:lang w:val="la-Latn" w:eastAsia="cs-CZ"/>
        </w:rPr>
        <w:t xml:space="preserve">o ecelesiae pauperibus erogare </w:t>
      </w:r>
      <w:r w:rsidRPr="007A06F5">
        <w:rPr>
          <w:rFonts w:ascii="Times New Roman" w:eastAsia="Times New Roman" w:hAnsi="Times New Roman" w:cs="Times New Roman"/>
          <w:sz w:val="24"/>
          <w:szCs w:val="24"/>
          <w:highlight w:val="green"/>
          <w:lang w:val="la-Latn" w:eastAsia="cs-CZ"/>
        </w:rPr>
        <w:t>nutrimentum secundum canones cum testibus</w:t>
      </w:r>
      <w:r w:rsidR="009B2994" w:rsidRPr="007A06F5">
        <w:rPr>
          <w:rFonts w:ascii="Times New Roman" w:eastAsia="Times New Roman" w:hAnsi="Times New Roman" w:cs="Times New Roman"/>
          <w:sz w:val="24"/>
          <w:szCs w:val="24"/>
          <w:highlight w:val="green"/>
          <w:lang w:val="la-Latn" w:eastAsia="cs-CZ"/>
        </w:rPr>
        <w:t xml:space="preserve">. </w:t>
      </w:r>
    </w:p>
    <w:p w14:paraId="17E03E38" w14:textId="716AA148"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pondera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 mensura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ubique aequalia sint et iusta</w:t>
      </w:r>
      <w:r w:rsidR="009B2994" w:rsidRPr="007A06F5">
        <w:rPr>
          <w:rFonts w:ascii="Times New Roman" w:eastAsia="Times New Roman" w:hAnsi="Times New Roman" w:cs="Times New Roman"/>
          <w:sz w:val="24"/>
          <w:szCs w:val="24"/>
          <w:highlight w:val="green"/>
          <w:lang w:val="la-Latn" w:eastAsia="cs-CZ"/>
        </w:rPr>
        <w:t xml:space="preserve">. </w:t>
      </w:r>
    </w:p>
    <w:p w14:paraId="2207F39C" w14:textId="33229960"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officio praedicationis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iuxta quod inte</w:t>
      </w:r>
      <w:r w:rsidR="008911F1" w:rsidRPr="007A06F5">
        <w:rPr>
          <w:rFonts w:ascii="Times New Roman" w:eastAsia="Times New Roman" w:hAnsi="Times New Roman" w:cs="Times New Roman"/>
          <w:sz w:val="24"/>
          <w:szCs w:val="24"/>
          <w:highlight w:val="green"/>
          <w:lang w:val="la-Latn" w:eastAsia="cs-CZ"/>
        </w:rPr>
        <w:t>llegere e vulgus e possit assi</w:t>
      </w:r>
      <w:r w:rsidRPr="007A06F5">
        <w:rPr>
          <w:rFonts w:ascii="Times New Roman" w:eastAsia="Times New Roman" w:hAnsi="Times New Roman" w:cs="Times New Roman"/>
          <w:sz w:val="24"/>
          <w:szCs w:val="24"/>
          <w:highlight w:val="green"/>
          <w:lang w:val="la-Latn" w:eastAsia="cs-CZ"/>
        </w:rPr>
        <w:t>duae fiat</w:t>
      </w:r>
      <w:r w:rsidR="009B2994" w:rsidRPr="007A06F5">
        <w:rPr>
          <w:rFonts w:ascii="Times New Roman" w:eastAsia="Times New Roman" w:hAnsi="Times New Roman" w:cs="Times New Roman"/>
          <w:sz w:val="24"/>
          <w:szCs w:val="24"/>
          <w:highlight w:val="green"/>
          <w:lang w:val="la-Latn" w:eastAsia="cs-CZ"/>
        </w:rPr>
        <w:t xml:space="preserve">. </w:t>
      </w:r>
    </w:p>
    <w:p w14:paraId="38CFCFB0" w14:textId="2E6D51FE"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Ne</w:t>
      </w:r>
      <w:r w:rsidR="00E55DD3"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dominicis diebus mercatum fiat neque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placitum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 his diebu</w:t>
      </w:r>
      <w:r w:rsidR="008911F1" w:rsidRPr="007A06F5">
        <w:rPr>
          <w:rFonts w:ascii="Times New Roman" w:eastAsia="Times New Roman" w:hAnsi="Times New Roman" w:cs="Times New Roman"/>
          <w:sz w:val="24"/>
          <w:szCs w:val="24"/>
          <w:lang w:val="la-Latn" w:eastAsia="cs-CZ"/>
        </w:rPr>
        <w:t xml:space="preserve">s </w:t>
      </w:r>
      <w:r w:rsidRPr="007A06F5">
        <w:rPr>
          <w:rFonts w:ascii="Times New Roman" w:eastAsia="Times New Roman" w:hAnsi="Times New Roman" w:cs="Times New Roman"/>
          <w:sz w:val="24"/>
          <w:szCs w:val="24"/>
          <w:lang w:val="la-Latn" w:eastAsia="cs-CZ"/>
        </w:rPr>
        <w:t>nemo ad poenam vel ad mortem iudicetur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de operis cavendis ammoneatur</w:t>
      </w:r>
      <w:r w:rsidR="009042C7"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ins w:id="391" w:author="Kalhous, David" w:date="2017-11-02T11:26:00Z">
        <w:r w:rsidR="004E3706" w:rsidRPr="007A06F5">
          <w:rPr>
            <w:rFonts w:ascii="Times New Roman" w:eastAsia="Times New Roman" w:hAnsi="Times New Roman" w:cs="Times New Roman"/>
            <w:sz w:val="24"/>
            <w:szCs w:val="24"/>
            <w:lang w:val="la-Latn" w:eastAsia="cs-CZ"/>
          </w:rPr>
          <w:t>(Cosmas?)</w:t>
        </w:r>
      </w:ins>
    </w:p>
    <w:p w14:paraId="6D7650FB" w14:textId="7A3C37D9"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unusquisque episcopus interim circumea</w:t>
      </w:r>
      <w:r w:rsidR="008911F1" w:rsidRPr="007A06F5">
        <w:rPr>
          <w:rFonts w:ascii="Times New Roman" w:eastAsia="Times New Roman" w:hAnsi="Times New Roman" w:cs="Times New Roman"/>
          <w:sz w:val="24"/>
          <w:szCs w:val="24"/>
          <w:highlight w:val="green"/>
          <w:lang w:val="la-Latn" w:eastAsia="cs-CZ"/>
        </w:rPr>
        <w:t>t parrochiam</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 xml:space="preserve">suam docendo et </w:t>
      </w:r>
      <w:r w:rsidRPr="007A06F5">
        <w:rPr>
          <w:rFonts w:ascii="Times New Roman" w:eastAsia="Times New Roman" w:hAnsi="Times New Roman" w:cs="Times New Roman"/>
          <w:sz w:val="24"/>
          <w:szCs w:val="24"/>
          <w:highlight w:val="green"/>
          <w:lang w:val="la-Latn" w:eastAsia="cs-CZ"/>
        </w:rPr>
        <w:t>ammonendo et quaeque sunt necessaria emendare stude</w:t>
      </w:r>
      <w:r w:rsidR="008911F1" w:rsidRPr="007A06F5">
        <w:rPr>
          <w:rFonts w:ascii="Times New Roman" w:eastAsia="Times New Roman" w:hAnsi="Times New Roman" w:cs="Times New Roman"/>
          <w:sz w:val="24"/>
          <w:szCs w:val="24"/>
          <w:highlight w:val="green"/>
          <w:lang w:val="la-Latn" w:eastAsia="cs-CZ"/>
        </w:rPr>
        <w:t>at</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 xml:space="preserve">et si quid emendare nequi </w:t>
      </w:r>
      <w:r w:rsidRPr="007A06F5">
        <w:rPr>
          <w:rFonts w:ascii="Times New Roman" w:eastAsia="Times New Roman" w:hAnsi="Times New Roman" w:cs="Times New Roman"/>
          <w:sz w:val="24"/>
          <w:szCs w:val="24"/>
          <w:highlight w:val="green"/>
          <w:lang w:val="la-Latn" w:eastAsia="cs-CZ"/>
        </w:rPr>
        <w:t>verit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praedictum placitum preferat</w:t>
      </w:r>
      <w:r w:rsidR="009B2994" w:rsidRPr="007A06F5">
        <w:rPr>
          <w:rFonts w:ascii="Times New Roman" w:eastAsia="Times New Roman" w:hAnsi="Times New Roman" w:cs="Times New Roman"/>
          <w:sz w:val="24"/>
          <w:szCs w:val="24"/>
          <w:highlight w:val="green"/>
          <w:lang w:val="la-Latn" w:eastAsia="cs-CZ"/>
        </w:rPr>
        <w:t xml:space="preserve">. </w:t>
      </w:r>
    </w:p>
    <w:p w14:paraId="75E7B894" w14:textId="733774DE"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presbiteri sub sigillo custodiant crisma et</w:t>
      </w:r>
      <w:r w:rsidR="008911F1" w:rsidRPr="007A06F5">
        <w:rPr>
          <w:rFonts w:ascii="Times New Roman" w:eastAsia="Times New Roman" w:hAnsi="Times New Roman" w:cs="Times New Roman"/>
          <w:sz w:val="24"/>
          <w:szCs w:val="24"/>
          <w:highlight w:val="green"/>
          <w:lang w:val="la-Latn" w:eastAsia="cs-CZ"/>
        </w:rPr>
        <w:t xml:space="preserve"> nulli sub praetextu medicinae </w:t>
      </w:r>
      <w:r w:rsidRPr="007A06F5">
        <w:rPr>
          <w:rFonts w:ascii="Times New Roman" w:eastAsia="Times New Roman" w:hAnsi="Times New Roman" w:cs="Times New Roman"/>
          <w:sz w:val="24"/>
          <w:szCs w:val="24"/>
          <w:highlight w:val="green"/>
          <w:lang w:val="la-Latn" w:eastAsia="cs-CZ"/>
        </w:rPr>
        <w:t>vel maleficii donare praesumant</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fecerint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honore priventur</w:t>
      </w:r>
      <w:r w:rsidR="009B2994" w:rsidRPr="007A06F5">
        <w:rPr>
          <w:rFonts w:ascii="Times New Roman" w:eastAsia="Times New Roman" w:hAnsi="Times New Roman" w:cs="Times New Roman"/>
          <w:sz w:val="24"/>
          <w:szCs w:val="24"/>
          <w:highlight w:val="green"/>
          <w:lang w:val="la-Latn" w:eastAsia="cs-CZ"/>
        </w:rPr>
        <w:t xml:space="preserve">. </w:t>
      </w:r>
    </w:p>
    <w:p w14:paraId="1B01E8C7" w14:textId="5C4F1DEF"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fide</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unusquisque compater vel parentes vel proximi f</w:t>
      </w:r>
      <w:r w:rsidR="008911F1" w:rsidRPr="007A06F5">
        <w:rPr>
          <w:rFonts w:ascii="Times New Roman" w:eastAsia="Times New Roman" w:hAnsi="Times New Roman" w:cs="Times New Roman"/>
          <w:sz w:val="24"/>
          <w:szCs w:val="24"/>
          <w:highlight w:val="green"/>
          <w:lang w:val="la-Latn" w:eastAsia="cs-CZ"/>
        </w:rPr>
        <w:t>ilios suos spiri</w:t>
      </w:r>
      <w:r w:rsidRPr="007A06F5">
        <w:rPr>
          <w:rFonts w:ascii="Times New Roman" w:eastAsia="Times New Roman" w:hAnsi="Times New Roman" w:cs="Times New Roman"/>
          <w:sz w:val="24"/>
          <w:szCs w:val="24"/>
          <w:highlight w:val="green"/>
          <w:lang w:val="la-Latn" w:eastAsia="cs-CZ"/>
        </w:rPr>
        <w:t>tales catholice instruant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ita ut coram Deo ratiocinare debeat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0046D78B" w14:textId="318B5E5D"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ecelesiae antiquitus constitutae nec decima</w:t>
      </w:r>
      <w:r w:rsidR="008911F1" w:rsidRPr="007A06F5">
        <w:rPr>
          <w:rFonts w:ascii="Times New Roman" w:eastAsia="Times New Roman" w:hAnsi="Times New Roman" w:cs="Times New Roman"/>
          <w:sz w:val="24"/>
          <w:szCs w:val="24"/>
          <w:highlight w:val="green"/>
          <w:lang w:val="la-Latn" w:eastAsia="cs-CZ"/>
        </w:rPr>
        <w:t xml:space="preserve"> nec alia ulla possessione pri</w:t>
      </w:r>
      <w:r w:rsidRPr="007A06F5">
        <w:rPr>
          <w:rFonts w:ascii="Times New Roman" w:eastAsia="Times New Roman" w:hAnsi="Times New Roman" w:cs="Times New Roman"/>
          <w:sz w:val="24"/>
          <w:szCs w:val="24"/>
          <w:highlight w:val="green"/>
          <w:lang w:val="la-Latn" w:eastAsia="cs-CZ"/>
        </w:rPr>
        <w:t>ventur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ita ut novis tribuatur ecclesiis</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5AB8FF2D" w14:textId="4AAFD70C"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mortui in ecclesia non sepeliantur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nisi ep</w:t>
      </w:r>
      <w:r w:rsidR="008911F1" w:rsidRPr="007A06F5">
        <w:rPr>
          <w:rFonts w:ascii="Times New Roman" w:eastAsia="Times New Roman" w:hAnsi="Times New Roman" w:cs="Times New Roman"/>
          <w:sz w:val="24"/>
          <w:szCs w:val="24"/>
          <w:highlight w:val="green"/>
          <w:lang w:val="la-Latn" w:eastAsia="cs-CZ"/>
        </w:rPr>
        <w:t xml:space="preserve">iscopi aut abbates vel fideles </w:t>
      </w:r>
      <w:r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boni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presbiteri</w:t>
      </w:r>
      <w:r w:rsidR="009B2994" w:rsidRPr="007A06F5">
        <w:rPr>
          <w:rFonts w:ascii="Times New Roman" w:eastAsia="Times New Roman" w:hAnsi="Times New Roman" w:cs="Times New Roman"/>
          <w:sz w:val="24"/>
          <w:szCs w:val="24"/>
          <w:highlight w:val="green"/>
          <w:lang w:val="la-Latn" w:eastAsia="cs-CZ"/>
        </w:rPr>
        <w:t xml:space="preserve">. </w:t>
      </w:r>
    </w:p>
    <w:p w14:paraId="06224D66" w14:textId="56D9C937"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placita in domibus vel atriis ecclesiarum minime fiant</w:t>
      </w:r>
      <w:r w:rsidR="009B2994" w:rsidRPr="007A06F5">
        <w:rPr>
          <w:rFonts w:ascii="Times New Roman" w:eastAsia="Times New Roman" w:hAnsi="Times New Roman" w:cs="Times New Roman"/>
          <w:sz w:val="24"/>
          <w:szCs w:val="24"/>
          <w:highlight w:val="green"/>
          <w:lang w:val="la-Latn" w:eastAsia="cs-CZ"/>
        </w:rPr>
        <w:t xml:space="preserve">. </w:t>
      </w:r>
    </w:p>
    <w:p w14:paraId="5D1604CF" w14:textId="7C09255C"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comites vel vicarii seu</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iudices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cen</w:t>
      </w:r>
      <w:r w:rsidR="008911F1" w:rsidRPr="007A06F5">
        <w:rPr>
          <w:rFonts w:ascii="Times New Roman" w:eastAsia="Times New Roman" w:hAnsi="Times New Roman" w:cs="Times New Roman"/>
          <w:sz w:val="24"/>
          <w:szCs w:val="24"/>
          <w:highlight w:val="green"/>
          <w:lang w:val="la-Latn" w:eastAsia="cs-CZ"/>
        </w:rPr>
        <w:t xml:space="preserve">tenarii sub mala occasione vel </w:t>
      </w:r>
      <w:r w:rsidRPr="007A06F5">
        <w:rPr>
          <w:rFonts w:ascii="Times New Roman" w:eastAsia="Times New Roman" w:hAnsi="Times New Roman" w:cs="Times New Roman"/>
          <w:sz w:val="24"/>
          <w:szCs w:val="24"/>
          <w:highlight w:val="green"/>
          <w:lang w:val="la-Latn" w:eastAsia="cs-CZ"/>
        </w:rPr>
        <w:t>ingenio res pauperum non emant nec vi tollant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sed quisq</w:t>
      </w:r>
      <w:r w:rsidR="008911F1" w:rsidRPr="007A06F5">
        <w:rPr>
          <w:rFonts w:ascii="Times New Roman" w:eastAsia="Times New Roman" w:hAnsi="Times New Roman" w:cs="Times New Roman"/>
          <w:sz w:val="24"/>
          <w:szCs w:val="24"/>
          <w:highlight w:val="green"/>
          <w:lang w:val="la-Latn" w:eastAsia="cs-CZ"/>
        </w:rPr>
        <w:t>ue hoc conparare voluerit</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 xml:space="preserve">in </w:t>
      </w:r>
      <w:r w:rsidRPr="007A06F5">
        <w:rPr>
          <w:rFonts w:ascii="Times New Roman" w:eastAsia="Times New Roman" w:hAnsi="Times New Roman" w:cs="Times New Roman"/>
          <w:sz w:val="24"/>
          <w:szCs w:val="24"/>
          <w:highlight w:val="green"/>
          <w:lang w:val="la-Latn" w:eastAsia="cs-CZ"/>
        </w:rPr>
        <w:t>publico placito coram episcopo fiat</w:t>
      </w:r>
      <w:r w:rsidR="009B2994" w:rsidRPr="007A06F5">
        <w:rPr>
          <w:rFonts w:ascii="Times New Roman" w:eastAsia="Times New Roman" w:hAnsi="Times New Roman" w:cs="Times New Roman"/>
          <w:sz w:val="24"/>
          <w:szCs w:val="24"/>
          <w:highlight w:val="green"/>
          <w:lang w:val="la-Latn" w:eastAsia="cs-CZ"/>
        </w:rPr>
        <w:t xml:space="preserve">. </w:t>
      </w:r>
    </w:p>
    <w:p w14:paraId="69E43577" w14:textId="71F092D0" w:rsidR="00753F18" w:rsidRPr="007A06F5" w:rsidRDefault="004E3706"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753F18" w:rsidRPr="007A06F5">
        <w:rPr>
          <w:rFonts w:ascii="Times New Roman" w:eastAsia="Times New Roman" w:hAnsi="Times New Roman" w:cs="Times New Roman"/>
          <w:sz w:val="24"/>
          <w:szCs w:val="24"/>
          <w:highlight w:val="green"/>
          <w:lang w:val="la-Latn" w:eastAsia="cs-CZ"/>
        </w:rPr>
        <w:t xml:space="preserve"> unusquisque episcopus in sua parrochia pres</w:t>
      </w:r>
      <w:r w:rsidR="008911F1" w:rsidRPr="007A06F5">
        <w:rPr>
          <w:rFonts w:ascii="Times New Roman" w:eastAsia="Times New Roman" w:hAnsi="Times New Roman" w:cs="Times New Roman"/>
          <w:sz w:val="24"/>
          <w:szCs w:val="24"/>
          <w:highlight w:val="green"/>
          <w:lang w:val="la-Latn" w:eastAsia="cs-CZ"/>
        </w:rPr>
        <w:t>biteros vel</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alios clericos</w:t>
      </w:r>
      <w:r w:rsidR="009B2994" w:rsidRPr="007A06F5">
        <w:rPr>
          <w:rFonts w:ascii="Times New Roman" w:eastAsia="Times New Roman" w:hAnsi="Times New Roman" w:cs="Times New Roman"/>
          <w:sz w:val="24"/>
          <w:szCs w:val="24"/>
          <w:highlight w:val="green"/>
          <w:lang w:val="la-Latn" w:eastAsia="cs-CZ"/>
        </w:rPr>
        <w:t xml:space="preserve"> </w:t>
      </w:r>
      <w:r w:rsidR="00753F18" w:rsidRPr="007A06F5">
        <w:rPr>
          <w:rFonts w:ascii="Times New Roman" w:eastAsia="Times New Roman" w:hAnsi="Times New Roman" w:cs="Times New Roman"/>
          <w:sz w:val="24"/>
          <w:szCs w:val="24"/>
          <w:highlight w:val="green"/>
          <w:lang w:val="la-Latn" w:eastAsia="cs-CZ"/>
        </w:rPr>
        <w:t>diligenter inquirat et</w:t>
      </w:r>
      <w:r w:rsidR="009B2994" w:rsidRPr="007A06F5">
        <w:rPr>
          <w:rFonts w:ascii="Times New Roman" w:eastAsia="Times New Roman" w:hAnsi="Times New Roman" w:cs="Times New Roman"/>
          <w:sz w:val="24"/>
          <w:szCs w:val="24"/>
          <w:highlight w:val="green"/>
          <w:lang w:val="la-Latn" w:eastAsia="cs-CZ"/>
        </w:rPr>
        <w:t xml:space="preserve"> </w:t>
      </w:r>
      <w:r w:rsidR="00753F18" w:rsidRPr="007A06F5">
        <w:rPr>
          <w:rFonts w:ascii="Times New Roman" w:eastAsia="Times New Roman" w:hAnsi="Times New Roman" w:cs="Times New Roman"/>
          <w:sz w:val="24"/>
          <w:szCs w:val="24"/>
          <w:highlight w:val="green"/>
          <w:lang w:val="la-Latn" w:eastAsia="cs-CZ"/>
        </w:rPr>
        <w:t>fugitivos ad loca sua redire faciat et ad</w:t>
      </w:r>
      <w:r w:rsidR="008911F1" w:rsidRPr="007A06F5">
        <w:rPr>
          <w:rFonts w:ascii="Times New Roman" w:eastAsia="Times New Roman" w:hAnsi="Times New Roman" w:cs="Times New Roman"/>
          <w:sz w:val="24"/>
          <w:szCs w:val="24"/>
          <w:highlight w:val="green"/>
          <w:lang w:val="la-Latn" w:eastAsia="cs-CZ"/>
        </w:rPr>
        <w:t xml:space="preserve"> proprium episcopum </w:t>
      </w:r>
      <w:r w:rsidR="00753F18" w:rsidRPr="007A06F5">
        <w:rPr>
          <w:rFonts w:ascii="Times New Roman" w:eastAsia="Times New Roman" w:hAnsi="Times New Roman" w:cs="Times New Roman"/>
          <w:sz w:val="24"/>
          <w:szCs w:val="24"/>
          <w:highlight w:val="green"/>
          <w:lang w:val="la-Latn" w:eastAsia="cs-CZ"/>
        </w:rPr>
        <w:t>suum</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00753F18" w:rsidRPr="007A06F5">
        <w:rPr>
          <w:rFonts w:ascii="Times New Roman" w:eastAsia="Times New Roman" w:hAnsi="Times New Roman" w:cs="Times New Roman"/>
          <w:sz w:val="24"/>
          <w:szCs w:val="24"/>
          <w:highlight w:val="green"/>
          <w:lang w:val="la-Latn" w:eastAsia="cs-CZ"/>
        </w:rPr>
        <w:t>/</w:t>
      </w:r>
    </w:p>
    <w:p w14:paraId="1E78529D" w14:textId="353D3C36"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Quicumque beneficium ecclesiasticum habet</w:t>
      </w:r>
      <w:r w:rsidR="009B2994" w:rsidRPr="007A06F5">
        <w:rPr>
          <w:rFonts w:ascii="Times New Roman" w:eastAsia="Times New Roman" w:hAnsi="Times New Roman" w:cs="Times New Roman"/>
          <w:sz w:val="24"/>
          <w:szCs w:val="24"/>
          <w:highlight w:val="green"/>
          <w:lang w:val="la-Latn" w:eastAsia="cs-CZ"/>
        </w:rPr>
        <w:t xml:space="preserve">, </w:t>
      </w:r>
      <w:r w:rsidR="008911F1" w:rsidRPr="007A06F5">
        <w:rPr>
          <w:rFonts w:ascii="Times New Roman" w:eastAsia="Times New Roman" w:hAnsi="Times New Roman" w:cs="Times New Roman"/>
          <w:sz w:val="24"/>
          <w:szCs w:val="24"/>
          <w:highlight w:val="green"/>
          <w:lang w:val="la-Latn" w:eastAsia="cs-CZ"/>
        </w:rPr>
        <w:t xml:space="preserve">ad tecta ecclesiae restauranda </w:t>
      </w:r>
      <w:r w:rsidRPr="007A06F5">
        <w:rPr>
          <w:rFonts w:ascii="Times New Roman" w:eastAsia="Times New Roman" w:hAnsi="Times New Roman" w:cs="Times New Roman"/>
          <w:sz w:val="24"/>
          <w:szCs w:val="24"/>
          <w:highlight w:val="green"/>
          <w:lang w:val="la-Latn" w:eastAsia="cs-CZ"/>
        </w:rPr>
        <w:t xml:space="preserve">vel ipsas ecclesias omnino adiuvet </w:t>
      </w:r>
    </w:p>
    <w:p w14:paraId="475AE217" w14:textId="3CD5C3C2" w:rsidR="00753F18" w:rsidRPr="007A06F5" w:rsidRDefault="004E3706"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753F18" w:rsidRPr="007A06F5">
        <w:rPr>
          <w:rFonts w:ascii="Times New Roman" w:eastAsia="Times New Roman" w:hAnsi="Times New Roman" w:cs="Times New Roman"/>
          <w:sz w:val="24"/>
          <w:szCs w:val="24"/>
          <w:highlight w:val="green"/>
          <w:lang w:val="la-Latn" w:eastAsia="cs-CZ"/>
        </w:rPr>
        <w:t xml:space="preserve"> qui publico crimine convicti sunt rei</w:t>
      </w:r>
      <w:r w:rsidR="009B2994" w:rsidRPr="007A06F5">
        <w:rPr>
          <w:rFonts w:ascii="Times New Roman" w:eastAsia="Times New Roman" w:hAnsi="Times New Roman" w:cs="Times New Roman"/>
          <w:sz w:val="24"/>
          <w:szCs w:val="24"/>
          <w:highlight w:val="green"/>
          <w:lang w:val="la-Latn" w:eastAsia="cs-CZ"/>
        </w:rPr>
        <w:t xml:space="preserve">, </w:t>
      </w:r>
      <w:r w:rsidR="00753F18" w:rsidRPr="007A06F5">
        <w:rPr>
          <w:rFonts w:ascii="Times New Roman" w:eastAsia="Times New Roman" w:hAnsi="Times New Roman" w:cs="Times New Roman"/>
          <w:sz w:val="24"/>
          <w:szCs w:val="24"/>
          <w:highlight w:val="green"/>
          <w:lang w:val="la-Latn" w:eastAsia="cs-CZ"/>
        </w:rPr>
        <w:t>publice iudicentur et publicam poenitentiam agant secundum canones</w:t>
      </w:r>
      <w:r w:rsidR="009B2994" w:rsidRPr="007A06F5">
        <w:rPr>
          <w:rFonts w:ascii="Times New Roman" w:eastAsia="Times New Roman" w:hAnsi="Times New Roman" w:cs="Times New Roman"/>
          <w:sz w:val="24"/>
          <w:szCs w:val="24"/>
          <w:highlight w:val="green"/>
          <w:lang w:val="la-Latn" w:eastAsia="cs-CZ"/>
        </w:rPr>
        <w:t xml:space="preserve">. </w:t>
      </w:r>
    </w:p>
    <w:p w14:paraId="49C3112E" w14:textId="42B5FCC8" w:rsidR="00753F18" w:rsidRPr="007A06F5" w:rsidRDefault="00753F18" w:rsidP="00D0094D">
      <w:pPr>
        <w:pStyle w:val="Odstavecseseznamem"/>
        <w:numPr>
          <w:ilvl w:val="0"/>
          <w:numId w:val="2"/>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 presbiteri bene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vivere studeant et ita populum doceant</w:t>
      </w:r>
      <w:r w:rsidR="005D4A29" w:rsidRPr="007A06F5">
        <w:rPr>
          <w:rFonts w:ascii="Times New Roman" w:eastAsia="Times New Roman" w:hAnsi="Times New Roman" w:cs="Times New Roman"/>
          <w:sz w:val="24"/>
          <w:szCs w:val="24"/>
          <w:highlight w:val="green"/>
          <w:lang w:val="la-Latn" w:eastAsia="cs-CZ"/>
        </w:rPr>
        <w:t>.</w:t>
      </w:r>
    </w:p>
    <w:p w14:paraId="5DE68D43" w14:textId="77777777" w:rsidR="00BA5266" w:rsidRPr="007A06F5" w:rsidRDefault="00BA5266" w:rsidP="00450DB4">
      <w:pPr>
        <w:spacing w:after="120" w:line="240" w:lineRule="auto"/>
        <w:rPr>
          <w:rFonts w:ascii="Times New Roman" w:hAnsi="Times New Roman" w:cs="Times New Roman"/>
          <w:lang w:val="la-Latn"/>
        </w:rPr>
      </w:pPr>
    </w:p>
    <w:p w14:paraId="70C61E00" w14:textId="77777777"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2" w:name="_Toc194615228"/>
      <w:r w:rsidRPr="007A06F5">
        <w:rPr>
          <w:rFonts w:ascii="Times New Roman" w:hAnsi="Times New Roman" w:cs="Times New Roman"/>
          <w:b/>
          <w:color w:val="000000" w:themeColor="text1"/>
          <w:sz w:val="28"/>
          <w:szCs w:val="28"/>
          <w:lang w:val="la-Latn"/>
        </w:rPr>
        <w:t xml:space="preserve">Capitulare Wormatiense (a. 829), c. 8, </w:t>
      </w:r>
      <w:r w:rsidR="00BA5266" w:rsidRPr="007A06F5">
        <w:rPr>
          <w:rFonts w:ascii="Times New Roman" w:hAnsi="Times New Roman" w:cs="Times New Roman"/>
          <w:b/>
          <w:color w:val="000000" w:themeColor="text1"/>
          <w:sz w:val="28"/>
          <w:szCs w:val="28"/>
          <w:lang w:val="la-Latn"/>
        </w:rPr>
        <w:t>281v</w:t>
      </w:r>
      <w:bookmarkEnd w:id="392"/>
    </w:p>
    <w:p w14:paraId="7B79DDF5" w14:textId="6C7515F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XXXVII - Capitulare Wormatiense (a. 829), c. 8: Vt de rebus ecclesiarum quę ab eis - contineri solent (MGH Capit. 2, Nr. 191, S.</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 27-29).</w:t>
      </w:r>
    </w:p>
    <w:p w14:paraId="62E3587A" w14:textId="13708828" w:rsidR="00753F18" w:rsidRPr="007A06F5" w:rsidRDefault="00753F18" w:rsidP="00753F18">
      <w:p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Haec a sunt capitula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 aliqui ex missis</w:t>
      </w:r>
      <w:r w:rsidR="00ED77C7" w:rsidRPr="007A06F5">
        <w:rPr>
          <w:rFonts w:ascii="Times New Roman" w:eastAsia="Times New Roman" w:hAnsi="Times New Roman" w:cs="Times New Roman"/>
          <w:sz w:val="24"/>
          <w:szCs w:val="24"/>
          <w:highlight w:val="green"/>
          <w:lang w:val="la-Latn" w:eastAsia="cs-CZ"/>
        </w:rPr>
        <w:t xml:space="preserve"> nostris</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ad nostram notitiam </w:t>
      </w:r>
      <w:r w:rsidRPr="007A06F5">
        <w:rPr>
          <w:rFonts w:ascii="Times New Roman" w:eastAsia="Times New Roman" w:hAnsi="Times New Roman" w:cs="Times New Roman"/>
          <w:sz w:val="24"/>
          <w:szCs w:val="24"/>
          <w:highlight w:val="green"/>
          <w:lang w:val="la-Latn" w:eastAsia="cs-CZ"/>
        </w:rPr>
        <w:t>detulerunt anno XVI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imperii nostri</w:t>
      </w:r>
      <w:r w:rsidR="009B2994" w:rsidRPr="007A06F5">
        <w:rPr>
          <w:rFonts w:ascii="Times New Roman" w:eastAsia="Times New Roman" w:hAnsi="Times New Roman" w:cs="Times New Roman"/>
          <w:sz w:val="24"/>
          <w:szCs w:val="24"/>
          <w:highlight w:val="green"/>
          <w:lang w:val="la-Latn" w:eastAsia="cs-CZ"/>
        </w:rPr>
        <w:t xml:space="preserve">. </w:t>
      </w:r>
    </w:p>
    <w:p w14:paraId="607976B0" w14:textId="1AE8EAC3"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sine consensu episcopi presbyteros</w:t>
      </w:r>
      <w:r w:rsidR="00ED77C7" w:rsidRPr="007A06F5">
        <w:rPr>
          <w:rFonts w:ascii="Times New Roman" w:eastAsia="Times New Roman" w:hAnsi="Times New Roman" w:cs="Times New Roman"/>
          <w:sz w:val="24"/>
          <w:szCs w:val="24"/>
          <w:highlight w:val="green"/>
          <w:lang w:val="la-Latn" w:eastAsia="cs-CZ"/>
        </w:rPr>
        <w:t xml:space="preserve"> in ecclesiis suis constituunt </w:t>
      </w:r>
      <w:r w:rsidRPr="007A06F5">
        <w:rPr>
          <w:rFonts w:ascii="Times New Roman" w:eastAsia="Times New Roman" w:hAnsi="Times New Roman" w:cs="Times New Roman"/>
          <w:sz w:val="24"/>
          <w:szCs w:val="24"/>
          <w:highlight w:val="green"/>
          <w:lang w:val="la-Latn" w:eastAsia="cs-CZ"/>
        </w:rPr>
        <w:t>vel de ecclesiis eiciunt et ab episcopo vel a quoli</w:t>
      </w:r>
      <w:r w:rsidR="00ED77C7" w:rsidRPr="007A06F5">
        <w:rPr>
          <w:rFonts w:ascii="Times New Roman" w:eastAsia="Times New Roman" w:hAnsi="Times New Roman" w:cs="Times New Roman"/>
          <w:sz w:val="24"/>
          <w:szCs w:val="24"/>
          <w:highlight w:val="green"/>
          <w:lang w:val="la-Latn" w:eastAsia="cs-CZ"/>
        </w:rPr>
        <w:t>bet misso dominico admoniti ob</w:t>
      </w:r>
      <w:r w:rsidRPr="007A06F5">
        <w:rPr>
          <w:rFonts w:ascii="Times New Roman" w:eastAsia="Times New Roman" w:hAnsi="Times New Roman" w:cs="Times New Roman"/>
          <w:sz w:val="24"/>
          <w:szCs w:val="24"/>
          <w:highlight w:val="green"/>
          <w:lang w:val="la-Latn" w:eastAsia="cs-CZ"/>
        </w:rPr>
        <w:t>oedire noluerint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bannum nostrum rewadiare cogant</w:t>
      </w:r>
      <w:r w:rsidR="00ED77C7" w:rsidRPr="007A06F5">
        <w:rPr>
          <w:rFonts w:ascii="Times New Roman" w:eastAsia="Times New Roman" w:hAnsi="Times New Roman" w:cs="Times New Roman"/>
          <w:sz w:val="24"/>
          <w:szCs w:val="24"/>
          <w:highlight w:val="green"/>
          <w:lang w:val="la-Latn" w:eastAsia="cs-CZ"/>
        </w:rPr>
        <w:t>ur et per fideiussores ad pala</w:t>
      </w:r>
      <w:r w:rsidRPr="007A06F5">
        <w:rPr>
          <w:rFonts w:ascii="Times New Roman" w:eastAsia="Times New Roman" w:hAnsi="Times New Roman" w:cs="Times New Roman"/>
          <w:sz w:val="24"/>
          <w:szCs w:val="24"/>
          <w:highlight w:val="green"/>
          <w:lang w:val="la-Latn" w:eastAsia="cs-CZ"/>
        </w:rPr>
        <w:t>tium nostrum venire iubeantur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tunc nos decernamus</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utrum nobis placeat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 aut </w:t>
      </w:r>
      <w:r w:rsidRPr="007A06F5">
        <w:rPr>
          <w:rFonts w:ascii="Times New Roman" w:eastAsia="Times New Roman" w:hAnsi="Times New Roman" w:cs="Times New Roman"/>
          <w:sz w:val="24"/>
          <w:szCs w:val="24"/>
          <w:highlight w:val="green"/>
          <w:lang w:val="la-Latn" w:eastAsia="cs-CZ"/>
        </w:rPr>
        <w:t>illum bannum persolvant</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aliam harmiscaram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sustineant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7EBE4823" w14:textId="2B13DE50"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 ecclesiis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 inter coheredes divisae sunt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considerandum</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qua</w:t>
      </w:r>
      <w:r w:rsidRPr="007A06F5">
        <w:rPr>
          <w:rFonts w:ascii="Times New Roman" w:eastAsia="Times New Roman" w:hAnsi="Times New Roman" w:cs="Times New Roman"/>
          <w:sz w:val="24"/>
          <w:szCs w:val="24"/>
          <w:highlight w:val="green"/>
          <w:lang w:val="la-Latn" w:eastAsia="cs-CZ"/>
        </w:rPr>
        <w:t>tenus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secundum providentiam et admonitionem episcop</w:t>
      </w:r>
      <w:r w:rsidR="00ED77C7" w:rsidRPr="007A06F5">
        <w:rPr>
          <w:rFonts w:ascii="Times New Roman" w:eastAsia="Times New Roman" w:hAnsi="Times New Roman" w:cs="Times New Roman"/>
          <w:sz w:val="24"/>
          <w:szCs w:val="24"/>
          <w:highlight w:val="green"/>
          <w:lang w:val="la-Latn" w:eastAsia="cs-CZ"/>
        </w:rPr>
        <w:t xml:space="preserve">i ipsi coheredes eas voluerint </w:t>
      </w:r>
      <w:r w:rsidRPr="007A06F5">
        <w:rPr>
          <w:rFonts w:ascii="Times New Roman" w:eastAsia="Times New Roman" w:hAnsi="Times New Roman" w:cs="Times New Roman"/>
          <w:sz w:val="24"/>
          <w:szCs w:val="24"/>
          <w:highlight w:val="green"/>
          <w:lang w:val="la-Latn" w:eastAsia="cs-CZ"/>
        </w:rPr>
        <w:t>tenere et Honorare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faciant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sin autem hoc contradixer</w:t>
      </w:r>
      <w:r w:rsidR="00ED77C7" w:rsidRPr="007A06F5">
        <w:rPr>
          <w:rFonts w:ascii="Times New Roman" w:eastAsia="Times New Roman" w:hAnsi="Times New Roman" w:cs="Times New Roman"/>
          <w:sz w:val="24"/>
          <w:szCs w:val="24"/>
          <w:highlight w:val="green"/>
          <w:lang w:val="la-Latn" w:eastAsia="cs-CZ"/>
        </w:rPr>
        <w:t>int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 in episcopi potestate </w:t>
      </w:r>
      <w:r w:rsidRPr="007A06F5">
        <w:rPr>
          <w:rFonts w:ascii="Times New Roman" w:eastAsia="Times New Roman" w:hAnsi="Times New Roman" w:cs="Times New Roman"/>
          <w:sz w:val="24"/>
          <w:szCs w:val="24"/>
          <w:highlight w:val="green"/>
          <w:lang w:val="la-Latn" w:eastAsia="cs-CZ"/>
        </w:rPr>
        <w:t>maneat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utrum eas ita consistere permittat aut reliqu</w:t>
      </w:r>
      <w:r w:rsidR="00ED77C7" w:rsidRPr="007A06F5">
        <w:rPr>
          <w:rFonts w:ascii="Times New Roman" w:eastAsia="Times New Roman" w:hAnsi="Times New Roman" w:cs="Times New Roman"/>
          <w:sz w:val="24"/>
          <w:szCs w:val="24"/>
          <w:highlight w:val="green"/>
          <w:lang w:val="la-Latn" w:eastAsia="cs-CZ"/>
        </w:rPr>
        <w:t>ias exinde auferat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Et ubi ad </w:t>
      </w:r>
      <w:r w:rsidRPr="007A06F5">
        <w:rPr>
          <w:rFonts w:ascii="Times New Roman" w:eastAsia="Times New Roman" w:hAnsi="Times New Roman" w:cs="Times New Roman"/>
          <w:sz w:val="24"/>
          <w:szCs w:val="24"/>
          <w:highlight w:val="green"/>
          <w:lang w:val="la-Latn" w:eastAsia="cs-CZ"/>
        </w:rPr>
        <w:t>nostrum beneficium ecclesiae pertinentes ita divisae invent</w:t>
      </w:r>
      <w:r w:rsidR="00ED77C7" w:rsidRPr="007A06F5">
        <w:rPr>
          <w:rFonts w:ascii="Times New Roman" w:eastAsia="Times New Roman" w:hAnsi="Times New Roman" w:cs="Times New Roman"/>
          <w:sz w:val="24"/>
          <w:szCs w:val="24"/>
          <w:highlight w:val="green"/>
          <w:lang w:val="la-Latn" w:eastAsia="cs-CZ"/>
        </w:rPr>
        <w:t>ae fuerint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ut describantur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nobis renuntietur</w:t>
      </w:r>
      <w:r w:rsidR="009B2994" w:rsidRPr="007A06F5">
        <w:rPr>
          <w:rFonts w:ascii="Times New Roman" w:eastAsia="Times New Roman" w:hAnsi="Times New Roman" w:cs="Times New Roman"/>
          <w:sz w:val="24"/>
          <w:szCs w:val="24"/>
          <w:highlight w:val="green"/>
          <w:lang w:val="la-Latn" w:eastAsia="cs-CZ"/>
        </w:rPr>
        <w:t xml:space="preserve">. </w:t>
      </w:r>
    </w:p>
    <w:p w14:paraId="4D463C2A" w14:textId="213307D5"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ecclesiis destructis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episcopi et missi</w:t>
      </w:r>
      <w:r w:rsidR="00ED77C7" w:rsidRPr="007A06F5">
        <w:rPr>
          <w:rFonts w:ascii="Times New Roman" w:eastAsia="Times New Roman" w:hAnsi="Times New Roman" w:cs="Times New Roman"/>
          <w:sz w:val="24"/>
          <w:szCs w:val="24"/>
          <w:highlight w:val="green"/>
          <w:lang w:val="la-Latn" w:eastAsia="cs-CZ"/>
        </w:rPr>
        <w:t xml:space="preserve"> inquisitionem faciant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utrum </w:t>
      </w:r>
      <w:r w:rsidRPr="007A06F5">
        <w:rPr>
          <w:rFonts w:ascii="Times New Roman" w:eastAsia="Times New Roman" w:hAnsi="Times New Roman" w:cs="Times New Roman"/>
          <w:sz w:val="24"/>
          <w:szCs w:val="24"/>
          <w:highlight w:val="green"/>
          <w:lang w:val="la-Latn" w:eastAsia="cs-CZ"/>
        </w:rPr>
        <w:t>per neglegentiam aut inpossibilitatem destructae sin</w:t>
      </w:r>
      <w:r w:rsidR="00ED77C7" w:rsidRPr="007A06F5">
        <w:rPr>
          <w:rFonts w:ascii="Times New Roman" w:eastAsia="Times New Roman" w:hAnsi="Times New Roman" w:cs="Times New Roman"/>
          <w:sz w:val="24"/>
          <w:szCs w:val="24"/>
          <w:highlight w:val="green"/>
          <w:lang w:val="la-Latn" w:eastAsia="cs-CZ"/>
        </w:rPr>
        <w:t>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Et ubi neglegentia inventa </w:t>
      </w:r>
      <w:r w:rsidRPr="007A06F5">
        <w:rPr>
          <w:rFonts w:ascii="Times New Roman" w:eastAsia="Times New Roman" w:hAnsi="Times New Roman" w:cs="Times New Roman"/>
          <w:sz w:val="24"/>
          <w:szCs w:val="24"/>
          <w:highlight w:val="green"/>
          <w:lang w:val="la-Latn" w:eastAsia="cs-CZ"/>
        </w:rPr>
        <w:t>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episcopali </w:t>
      </w:r>
      <w:r w:rsidR="00524CAA" w:rsidRPr="00524CAA">
        <w:rPr>
          <w:rFonts w:ascii="Times New Roman" w:eastAsia="Times New Roman" w:hAnsi="Times New Roman" w:cs="Times New Roman"/>
          <w:b/>
          <w:sz w:val="24"/>
          <w:szCs w:val="24"/>
          <w:highlight w:val="green"/>
          <w:lang w:val="la-Latn" w:eastAsia="cs-CZ"/>
        </w:rPr>
        <w:t>auctorit</w:t>
      </w:r>
      <w:r w:rsidRPr="007A06F5">
        <w:rPr>
          <w:rFonts w:ascii="Times New Roman" w:eastAsia="Times New Roman" w:hAnsi="Times New Roman" w:cs="Times New Roman"/>
          <w:sz w:val="24"/>
          <w:szCs w:val="24"/>
          <w:highlight w:val="green"/>
          <w:lang w:val="la-Latn" w:eastAsia="cs-CZ"/>
        </w:rPr>
        <w:t>ate emendare cogantur hi</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w:t>
      </w:r>
      <w:r w:rsidR="00ED77C7" w:rsidRPr="007A06F5">
        <w:rPr>
          <w:rFonts w:ascii="Times New Roman" w:eastAsia="Times New Roman" w:hAnsi="Times New Roman" w:cs="Times New Roman"/>
          <w:sz w:val="24"/>
          <w:szCs w:val="24"/>
          <w:highlight w:val="green"/>
          <w:lang w:val="la-Latn" w:eastAsia="cs-CZ"/>
        </w:rPr>
        <w:t>i eas</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restaurare debuerant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vero per inpossibilitatem contigit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aut plures sint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quam necesse sit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aut maioris </w:t>
      </w:r>
      <w:r w:rsidRPr="007A06F5">
        <w:rPr>
          <w:rFonts w:ascii="Times New Roman" w:eastAsia="Times New Roman" w:hAnsi="Times New Roman" w:cs="Times New Roman"/>
          <w:sz w:val="24"/>
          <w:szCs w:val="24"/>
          <w:highlight w:val="green"/>
          <w:lang w:val="la-Latn" w:eastAsia="cs-CZ"/>
        </w:rPr>
        <w:t>magnitudinis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lastRenderedPageBreak/>
        <w:t xml:space="preserve">quam ut ex rebus ad eas pertinentibus </w:t>
      </w:r>
      <w:r w:rsidR="00ED77C7" w:rsidRPr="007A06F5">
        <w:rPr>
          <w:rFonts w:ascii="Times New Roman" w:eastAsia="Times New Roman" w:hAnsi="Times New Roman" w:cs="Times New Roman"/>
          <w:sz w:val="24"/>
          <w:szCs w:val="24"/>
          <w:highlight w:val="green"/>
          <w:lang w:val="la-Latn" w:eastAsia="cs-CZ"/>
        </w:rPr>
        <w:t>restaurari possint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episcopus </w:t>
      </w:r>
      <w:r w:rsidRPr="007A06F5">
        <w:rPr>
          <w:rFonts w:ascii="Times New Roman" w:eastAsia="Times New Roman" w:hAnsi="Times New Roman" w:cs="Times New Roman"/>
          <w:sz w:val="24"/>
          <w:szCs w:val="24"/>
          <w:highlight w:val="green"/>
          <w:lang w:val="la-Latn" w:eastAsia="cs-CZ"/>
        </w:rPr>
        <w:t>modum inveniat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 congrue emendari et consistere possint</w:t>
      </w:r>
      <w:r w:rsidR="009B2994" w:rsidRPr="007A06F5">
        <w:rPr>
          <w:rFonts w:ascii="Times New Roman" w:eastAsia="Times New Roman" w:hAnsi="Times New Roman" w:cs="Times New Roman"/>
          <w:sz w:val="24"/>
          <w:szCs w:val="24"/>
          <w:highlight w:val="green"/>
          <w:lang w:val="la-Latn" w:eastAsia="cs-CZ"/>
        </w:rPr>
        <w:t xml:space="preserve">. </w:t>
      </w:r>
    </w:p>
    <w:p w14:paraId="401934E9" w14:textId="281F69B3"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uno manso ad ecclesiam dato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quo aliqui homines contra statuta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sibi servitium exigunt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quicumque pro hac causa accusatus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comes vel missi hoc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inde subtractum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presbyteris cum sua lege restituere faciant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6ED81CAB" w14:textId="61B218B8"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nonas et decimas iam per mu</w:t>
      </w:r>
      <w:r w:rsidR="00ED77C7" w:rsidRPr="007A06F5">
        <w:rPr>
          <w:rFonts w:ascii="Times New Roman" w:eastAsia="Times New Roman" w:hAnsi="Times New Roman" w:cs="Times New Roman"/>
          <w:sz w:val="24"/>
          <w:szCs w:val="24"/>
          <w:highlight w:val="green"/>
          <w:lang w:val="la-Latn" w:eastAsia="cs-CZ"/>
        </w:rPr>
        <w:t xml:space="preserve">ltos annos aut ex parte aut ex </w:t>
      </w:r>
      <w:r w:rsidRPr="007A06F5">
        <w:rPr>
          <w:rFonts w:ascii="Times New Roman" w:eastAsia="Times New Roman" w:hAnsi="Times New Roman" w:cs="Times New Roman"/>
          <w:sz w:val="24"/>
          <w:szCs w:val="24"/>
          <w:highlight w:val="green"/>
          <w:lang w:val="la-Latn" w:eastAsia="cs-CZ"/>
        </w:rPr>
        <w:t>toto dare neglexerunt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per missos nostro</w:t>
      </w:r>
      <w:r w:rsidR="00ED77C7" w:rsidRPr="007A06F5">
        <w:rPr>
          <w:rFonts w:ascii="Times New Roman" w:eastAsia="Times New Roman" w:hAnsi="Times New Roman" w:cs="Times New Roman"/>
          <w:sz w:val="24"/>
          <w:szCs w:val="24"/>
          <w:highlight w:val="green"/>
          <w:lang w:val="la-Latn" w:eastAsia="cs-CZ"/>
        </w:rPr>
        <w:t>s constringantur</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 secundum </w:t>
      </w:r>
      <w:r w:rsidRPr="007A06F5">
        <w:rPr>
          <w:rFonts w:ascii="Times New Roman" w:eastAsia="Times New Roman" w:hAnsi="Times New Roman" w:cs="Times New Roman"/>
          <w:sz w:val="24"/>
          <w:szCs w:val="24"/>
          <w:highlight w:val="green"/>
          <w:lang w:val="la-Latn" w:eastAsia="cs-CZ"/>
        </w:rPr>
        <w:t>capitularem priorem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solvant unius anni nonam et dec</w:t>
      </w:r>
      <w:r w:rsidR="00ED77C7" w:rsidRPr="007A06F5">
        <w:rPr>
          <w:rFonts w:ascii="Times New Roman" w:eastAsia="Times New Roman" w:hAnsi="Times New Roman" w:cs="Times New Roman"/>
          <w:sz w:val="24"/>
          <w:szCs w:val="24"/>
          <w:highlight w:val="green"/>
          <w:lang w:val="la-Latn" w:eastAsia="cs-CZ"/>
        </w:rPr>
        <w:t>imam cum sua lege</w:t>
      </w:r>
      <w:r w:rsidR="00E55DD3"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et insuper </w:t>
      </w:r>
      <w:r w:rsidRPr="007A06F5">
        <w:rPr>
          <w:rFonts w:ascii="Times New Roman" w:eastAsia="Times New Roman" w:hAnsi="Times New Roman" w:cs="Times New Roman"/>
          <w:sz w:val="24"/>
          <w:szCs w:val="24"/>
          <w:highlight w:val="green"/>
          <w:lang w:val="la-Latn" w:eastAsia="cs-CZ"/>
        </w:rPr>
        <w:t>bannum nostrum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hoc eis denuntietur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w:t>
      </w:r>
      <w:r w:rsidR="00ED77C7" w:rsidRPr="007A06F5">
        <w:rPr>
          <w:rFonts w:ascii="Times New Roman" w:eastAsia="Times New Roman" w:hAnsi="Times New Roman" w:cs="Times New Roman"/>
          <w:sz w:val="24"/>
          <w:szCs w:val="24"/>
          <w:highlight w:val="green"/>
          <w:lang w:val="la-Latn" w:eastAsia="cs-CZ"/>
        </w:rPr>
        <w:t>uicumque hanc neglegentiam ite</w:t>
      </w:r>
      <w:r w:rsidRPr="007A06F5">
        <w:rPr>
          <w:rFonts w:ascii="Times New Roman" w:eastAsia="Times New Roman" w:hAnsi="Times New Roman" w:cs="Times New Roman"/>
          <w:sz w:val="24"/>
          <w:szCs w:val="24"/>
          <w:highlight w:val="green"/>
          <w:lang w:val="la-Latn" w:eastAsia="cs-CZ"/>
        </w:rPr>
        <w:t>raverit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beneficium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unde haec nona et decima persolvi d</w:t>
      </w:r>
      <w:r w:rsidR="00ED77C7" w:rsidRPr="007A06F5">
        <w:rPr>
          <w:rFonts w:ascii="Times New Roman" w:eastAsia="Times New Roman" w:hAnsi="Times New Roman" w:cs="Times New Roman"/>
          <w:sz w:val="24"/>
          <w:szCs w:val="24"/>
          <w:highlight w:val="green"/>
          <w:lang w:val="la-Latn" w:eastAsia="cs-CZ"/>
        </w:rPr>
        <w:t>ebuit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amissurum se sciat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Ita enim continetur in capitulare bonae memoriae gen</w:t>
      </w:r>
      <w:r w:rsidR="00ED77C7" w:rsidRPr="007A06F5">
        <w:rPr>
          <w:rFonts w:ascii="Times New Roman" w:eastAsia="Times New Roman" w:hAnsi="Times New Roman" w:cs="Times New Roman"/>
          <w:sz w:val="24"/>
          <w:szCs w:val="24"/>
          <w:highlight w:val="green"/>
          <w:lang w:val="la-Latn" w:eastAsia="cs-CZ"/>
        </w:rPr>
        <w:t>itoris nostri in libro primo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capitulo CLVII</w:t>
      </w:r>
      <w:r w:rsidR="00FF3D92" w:rsidRPr="007A06F5">
        <w:rPr>
          <w:rFonts w:ascii="Times New Roman" w:eastAsia="Times New Roman" w:hAnsi="Times New Roman" w:cs="Times New Roman"/>
          <w:sz w:val="24"/>
          <w:szCs w:val="24"/>
          <w:highlight w:val="green"/>
          <w:lang w:val="la-Latn" w:eastAsia="cs-CZ"/>
        </w:rPr>
        <w:t xml:space="preserve">: </w:t>
      </w:r>
      <w:r w:rsidR="006E22B8"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ecclesiarum beneficia ha</w:t>
      </w:r>
      <w:r w:rsidR="00ED77C7" w:rsidRPr="007A06F5">
        <w:rPr>
          <w:rFonts w:ascii="Times New Roman" w:eastAsia="Times New Roman" w:hAnsi="Times New Roman" w:cs="Times New Roman"/>
          <w:sz w:val="24"/>
          <w:szCs w:val="24"/>
          <w:highlight w:val="green"/>
          <w:lang w:val="la-Latn" w:eastAsia="cs-CZ"/>
        </w:rPr>
        <w:t>bent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nonam et decimam ex eis </w:t>
      </w:r>
      <w:r w:rsidRPr="007A06F5">
        <w:rPr>
          <w:rFonts w:ascii="Times New Roman" w:eastAsia="Times New Roman" w:hAnsi="Times New Roman" w:cs="Times New Roman"/>
          <w:sz w:val="24"/>
          <w:szCs w:val="24"/>
          <w:highlight w:val="green"/>
          <w:lang w:val="la-Latn" w:eastAsia="cs-CZ"/>
        </w:rPr>
        <w:t>ecclesiae cuius res sunt donent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qui tale benefici</w:t>
      </w:r>
      <w:r w:rsidR="00ED77C7" w:rsidRPr="007A06F5">
        <w:rPr>
          <w:rFonts w:ascii="Times New Roman" w:eastAsia="Times New Roman" w:hAnsi="Times New Roman" w:cs="Times New Roman"/>
          <w:sz w:val="24"/>
          <w:szCs w:val="24"/>
          <w:highlight w:val="green"/>
          <w:lang w:val="la-Latn" w:eastAsia="cs-CZ"/>
        </w:rPr>
        <w:t>um habent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ad medietatem </w:t>
      </w:r>
      <w:r w:rsidRPr="007A06F5">
        <w:rPr>
          <w:rFonts w:ascii="Times New Roman" w:eastAsia="Times New Roman" w:hAnsi="Times New Roman" w:cs="Times New Roman"/>
          <w:sz w:val="24"/>
          <w:szCs w:val="24"/>
          <w:highlight w:val="green"/>
          <w:lang w:val="la-Latn" w:eastAsia="cs-CZ"/>
        </w:rPr>
        <w:t>laborent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de eorum portione proprio presbytero </w:t>
      </w:r>
      <w:r w:rsidR="00ED77C7" w:rsidRPr="007A06F5">
        <w:rPr>
          <w:rFonts w:ascii="Times New Roman" w:eastAsia="Times New Roman" w:hAnsi="Times New Roman" w:cs="Times New Roman"/>
          <w:sz w:val="24"/>
          <w:szCs w:val="24"/>
          <w:highlight w:val="green"/>
          <w:lang w:val="la-Latn" w:eastAsia="cs-CZ"/>
        </w:rPr>
        <w:t>decimas donent</w:t>
      </w:r>
      <w:r w:rsidR="005D4A29" w:rsidRPr="007A06F5">
        <w:rPr>
          <w:rFonts w:ascii="Times New Roman" w:eastAsia="Times New Roman" w:hAnsi="Times New Roman" w:cs="Times New Roman"/>
          <w:sz w:val="24"/>
          <w:szCs w:val="24"/>
          <w:highlight w:val="green"/>
          <w:lang w:val="la-Latn" w:eastAsia="cs-CZ"/>
        </w:rPr>
        <w:t>.</w:t>
      </w:r>
      <w:r w:rsidR="00ED77C7" w:rsidRPr="007A06F5">
        <w:rPr>
          <w:rFonts w:ascii="Times New Roman" w:eastAsia="Times New Roman" w:hAnsi="Times New Roman" w:cs="Times New Roman"/>
          <w:sz w:val="24"/>
          <w:szCs w:val="24"/>
          <w:highlight w:val="green"/>
          <w:lang w:val="la-Latn" w:eastAsia="cs-CZ"/>
        </w:rPr>
        <w:t>' Item in capi</w:t>
      </w:r>
      <w:r w:rsidRPr="007A06F5">
        <w:rPr>
          <w:rFonts w:ascii="Times New Roman" w:eastAsia="Times New Roman" w:hAnsi="Times New Roman" w:cs="Times New Roman"/>
          <w:sz w:val="24"/>
          <w:szCs w:val="24"/>
          <w:highlight w:val="green"/>
          <w:lang w:val="la-Latn" w:eastAsia="cs-CZ"/>
        </w:rPr>
        <w:t>tulare nostro in libro secundo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capitulo XXI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eadem re</w:t>
      </w:r>
      <w:r w:rsidR="00FF3D92" w:rsidRPr="007A06F5">
        <w:rPr>
          <w:rFonts w:ascii="Times New Roman" w:eastAsia="Times New Roman" w:hAnsi="Times New Roman" w:cs="Times New Roman"/>
          <w:sz w:val="24"/>
          <w:szCs w:val="24"/>
          <w:highlight w:val="green"/>
          <w:lang w:val="la-Latn" w:eastAsia="cs-CZ"/>
        </w:rPr>
        <w:t xml:space="preserve">: </w:t>
      </w:r>
      <w:r w:rsidR="006E22B8"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De</w:t>
      </w:r>
      <w:r w:rsidR="00E55DD3"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nonis quidem et </w:t>
      </w:r>
      <w:r w:rsidRPr="007A06F5">
        <w:rPr>
          <w:rFonts w:ascii="Times New Roman" w:eastAsia="Times New Roman" w:hAnsi="Times New Roman" w:cs="Times New Roman"/>
          <w:sz w:val="24"/>
          <w:szCs w:val="24"/>
          <w:highlight w:val="green"/>
          <w:lang w:val="la-Latn" w:eastAsia="cs-CZ"/>
        </w:rPr>
        <w:t>decimis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unde et genitor noster et nos frequenter et in </w:t>
      </w:r>
      <w:r w:rsidR="00ED77C7" w:rsidRPr="007A06F5">
        <w:rPr>
          <w:rFonts w:ascii="Times New Roman" w:eastAsia="Times New Roman" w:hAnsi="Times New Roman" w:cs="Times New Roman"/>
          <w:sz w:val="24"/>
          <w:szCs w:val="24"/>
          <w:highlight w:val="green"/>
          <w:lang w:val="la-Latn" w:eastAsia="cs-CZ"/>
        </w:rPr>
        <w:t xml:space="preserve">diversis placitis admonitionem </w:t>
      </w:r>
      <w:r w:rsidRPr="007A06F5">
        <w:rPr>
          <w:rFonts w:ascii="Times New Roman" w:eastAsia="Times New Roman" w:hAnsi="Times New Roman" w:cs="Times New Roman"/>
          <w:sz w:val="24"/>
          <w:szCs w:val="24"/>
          <w:highlight w:val="green"/>
          <w:lang w:val="la-Latn" w:eastAsia="cs-CZ"/>
        </w:rPr>
        <w:t>fecimus et per capitularia nostra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qualiter haec obser</w:t>
      </w:r>
      <w:r w:rsidR="00ED77C7" w:rsidRPr="007A06F5">
        <w:rPr>
          <w:rFonts w:ascii="Times New Roman" w:eastAsia="Times New Roman" w:hAnsi="Times New Roman" w:cs="Times New Roman"/>
          <w:sz w:val="24"/>
          <w:szCs w:val="24"/>
          <w:highlight w:val="green"/>
          <w:lang w:val="la-Latn" w:eastAsia="cs-CZ"/>
        </w:rPr>
        <w:t>ventur</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ordinavimus</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volumus </w:t>
      </w:r>
      <w:r w:rsidRPr="007A06F5">
        <w:rPr>
          <w:rFonts w:ascii="Times New Roman" w:eastAsia="Times New Roman" w:hAnsi="Times New Roman" w:cs="Times New Roman"/>
          <w:sz w:val="24"/>
          <w:szCs w:val="24"/>
          <w:highlight w:val="green"/>
          <w:lang w:val="la-Latn" w:eastAsia="cs-CZ"/>
        </w:rPr>
        <w:t>atque iubemus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de omni conlaboratu</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de vino et</w:t>
      </w:r>
      <w:r w:rsidR="00ED77C7" w:rsidRPr="007A06F5">
        <w:rPr>
          <w:rFonts w:ascii="Times New Roman" w:eastAsia="Times New Roman" w:hAnsi="Times New Roman" w:cs="Times New Roman"/>
          <w:sz w:val="24"/>
          <w:szCs w:val="24"/>
          <w:highlight w:val="green"/>
          <w:lang w:val="la-Latn" w:eastAsia="cs-CZ"/>
        </w:rPr>
        <w:t xml:space="preserve"> feno fideliter et pleniter ab </w:t>
      </w:r>
      <w:r w:rsidRPr="007A06F5">
        <w:rPr>
          <w:rFonts w:ascii="Times New Roman" w:eastAsia="Times New Roman" w:hAnsi="Times New Roman" w:cs="Times New Roman"/>
          <w:sz w:val="24"/>
          <w:szCs w:val="24"/>
          <w:highlight w:val="green"/>
          <w:lang w:val="la-Latn" w:eastAsia="cs-CZ"/>
        </w:rPr>
        <w:t>omnibus nona et decima persolvatur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nutrimine v</w:t>
      </w:r>
      <w:r w:rsidR="00ED77C7" w:rsidRPr="007A06F5">
        <w:rPr>
          <w:rFonts w:ascii="Times New Roman" w:eastAsia="Times New Roman" w:hAnsi="Times New Roman" w:cs="Times New Roman"/>
          <w:sz w:val="24"/>
          <w:szCs w:val="24"/>
          <w:highlight w:val="green"/>
          <w:lang w:val="la-Latn" w:eastAsia="cs-CZ"/>
        </w:rPr>
        <w:t>ero pro decima</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sicut actenus </w:t>
      </w:r>
      <w:r w:rsidRPr="007A06F5">
        <w:rPr>
          <w:rFonts w:ascii="Times New Roman" w:eastAsia="Times New Roman" w:hAnsi="Times New Roman" w:cs="Times New Roman"/>
          <w:sz w:val="24"/>
          <w:szCs w:val="24"/>
          <w:highlight w:val="green"/>
          <w:lang w:val="la-Latn" w:eastAsia="cs-CZ"/>
        </w:rPr>
        <w:t>consuetudo fuit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ab omnibus observetur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Si quis </w:t>
      </w:r>
      <w:r w:rsidR="00ED77C7" w:rsidRPr="007A06F5">
        <w:rPr>
          <w:rFonts w:ascii="Times New Roman" w:eastAsia="Times New Roman" w:hAnsi="Times New Roman" w:cs="Times New Roman"/>
          <w:sz w:val="24"/>
          <w:szCs w:val="24"/>
          <w:highlight w:val="green"/>
          <w:lang w:val="la-Latn" w:eastAsia="cs-CZ"/>
        </w:rPr>
        <w:t>tamen episcoporum fuerit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qui </w:t>
      </w:r>
      <w:r w:rsidRPr="007A06F5">
        <w:rPr>
          <w:rFonts w:ascii="Times New Roman" w:eastAsia="Times New Roman" w:hAnsi="Times New Roman" w:cs="Times New Roman"/>
          <w:sz w:val="24"/>
          <w:szCs w:val="24"/>
          <w:highlight w:val="green"/>
          <w:lang w:val="la-Latn" w:eastAsia="cs-CZ"/>
        </w:rPr>
        <w:t>argentum pro hoc accipere velit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sua maneat potestate</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iuxta quod ei et illi</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qui </w:t>
      </w:r>
      <w:r w:rsidRPr="007A06F5">
        <w:rPr>
          <w:rFonts w:ascii="Times New Roman" w:eastAsia="Times New Roman" w:hAnsi="Times New Roman" w:cs="Times New Roman"/>
          <w:sz w:val="24"/>
          <w:szCs w:val="24"/>
          <w:highlight w:val="green"/>
          <w:lang w:val="la-Latn" w:eastAsia="cs-CZ"/>
        </w:rPr>
        <w:t>hoc persolvere debet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convenerit</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1796715B" w14:textId="1F0A515A"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Quicumque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decimam abstrahit de ecclesia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q</w:t>
      </w:r>
      <w:r w:rsidR="00ED77C7" w:rsidRPr="007A06F5">
        <w:rPr>
          <w:rFonts w:ascii="Times New Roman" w:eastAsia="Times New Roman" w:hAnsi="Times New Roman" w:cs="Times New Roman"/>
          <w:sz w:val="24"/>
          <w:szCs w:val="24"/>
          <w:highlight w:val="green"/>
          <w:lang w:val="la-Latn" w:eastAsia="cs-CZ"/>
        </w:rPr>
        <w:t>uam per iustitiam dari debet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eam praesumptiose 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propter munera aut ami</w:t>
      </w:r>
      <w:r w:rsidR="00ED77C7" w:rsidRPr="007A06F5">
        <w:rPr>
          <w:rFonts w:ascii="Times New Roman" w:eastAsia="Times New Roman" w:hAnsi="Times New Roman" w:cs="Times New Roman"/>
          <w:sz w:val="24"/>
          <w:szCs w:val="24"/>
          <w:highlight w:val="green"/>
          <w:lang w:val="la-Latn" w:eastAsia="cs-CZ"/>
        </w:rPr>
        <w:t>citiam vel aliam quamlibet occa</w:t>
      </w:r>
      <w:r w:rsidRPr="007A06F5">
        <w:rPr>
          <w:rFonts w:ascii="Times New Roman" w:eastAsia="Times New Roman" w:hAnsi="Times New Roman" w:cs="Times New Roman"/>
          <w:sz w:val="24"/>
          <w:szCs w:val="24"/>
          <w:highlight w:val="green"/>
          <w:lang w:val="la-Latn" w:eastAsia="cs-CZ"/>
        </w:rPr>
        <w:t>sionem ad alteram ecclesiam dederit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a comite vel a </w:t>
      </w:r>
      <w:r w:rsidR="00ED77C7" w:rsidRPr="007A06F5">
        <w:rPr>
          <w:rFonts w:ascii="Times New Roman" w:eastAsia="Times New Roman" w:hAnsi="Times New Roman" w:cs="Times New Roman"/>
          <w:sz w:val="24"/>
          <w:szCs w:val="24"/>
          <w:highlight w:val="green"/>
          <w:lang w:val="la-Latn" w:eastAsia="cs-CZ"/>
        </w:rPr>
        <w:t>misso nostro distringatur</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 </w:t>
      </w:r>
      <w:r w:rsidRPr="007A06F5">
        <w:rPr>
          <w:rFonts w:ascii="Times New Roman" w:eastAsia="Times New Roman" w:hAnsi="Times New Roman" w:cs="Times New Roman"/>
          <w:sz w:val="24"/>
          <w:szCs w:val="24"/>
          <w:highlight w:val="green"/>
          <w:lang w:val="la-Latn" w:eastAsia="cs-CZ"/>
        </w:rPr>
        <w:t>eiusdem decimae quantitatem cum sua lege restituat</w:t>
      </w:r>
      <w:r w:rsidR="009B2994" w:rsidRPr="007A06F5">
        <w:rPr>
          <w:rFonts w:ascii="Times New Roman" w:eastAsia="Times New Roman" w:hAnsi="Times New Roman" w:cs="Times New Roman"/>
          <w:sz w:val="24"/>
          <w:szCs w:val="24"/>
          <w:highlight w:val="green"/>
          <w:lang w:val="la-Latn" w:eastAsia="cs-CZ"/>
        </w:rPr>
        <w:t xml:space="preserve">. </w:t>
      </w:r>
    </w:p>
    <w:p w14:paraId="68B14829" w14:textId="0940643B"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decimis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 dare populus non vult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ni</w:t>
      </w:r>
      <w:r w:rsidR="00ED77C7" w:rsidRPr="007A06F5">
        <w:rPr>
          <w:rFonts w:ascii="Times New Roman" w:eastAsia="Times New Roman" w:hAnsi="Times New Roman" w:cs="Times New Roman"/>
          <w:sz w:val="24"/>
          <w:szCs w:val="24"/>
          <w:highlight w:val="green"/>
          <w:lang w:val="la-Latn" w:eastAsia="cs-CZ"/>
        </w:rPr>
        <w:t>si quolibet modo ab eo rediman</w:t>
      </w:r>
      <w:r w:rsidRPr="007A06F5">
        <w:rPr>
          <w:rFonts w:ascii="Times New Roman" w:eastAsia="Times New Roman" w:hAnsi="Times New Roman" w:cs="Times New Roman"/>
          <w:sz w:val="24"/>
          <w:szCs w:val="24"/>
          <w:highlight w:val="green"/>
          <w:lang w:val="la-Latn" w:eastAsia="cs-CZ"/>
        </w:rPr>
        <w:t>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ab episcopis prohibendum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fiat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q</w:t>
      </w:r>
      <w:r w:rsidR="00ED77C7" w:rsidRPr="007A06F5">
        <w:rPr>
          <w:rFonts w:ascii="Times New Roman" w:eastAsia="Times New Roman" w:hAnsi="Times New Roman" w:cs="Times New Roman"/>
          <w:sz w:val="24"/>
          <w:szCs w:val="24"/>
          <w:highlight w:val="green"/>
          <w:lang w:val="la-Latn" w:eastAsia="cs-CZ"/>
        </w:rPr>
        <w:t xml:space="preserve">uis contemptor inventus fuerit </w:t>
      </w:r>
      <w:r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nec episcopum nec comitem audire velit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noster homo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praesentiam nostram venire conpellatur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ceteri vero distringantur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inviti ecclesiae restituant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voluntarie dare neglexerunt</w:t>
      </w:r>
      <w:r w:rsidR="009B2994" w:rsidRPr="007A06F5">
        <w:rPr>
          <w:rFonts w:ascii="Times New Roman" w:eastAsia="Times New Roman" w:hAnsi="Times New Roman" w:cs="Times New Roman"/>
          <w:sz w:val="24"/>
          <w:szCs w:val="24"/>
          <w:highlight w:val="green"/>
          <w:lang w:val="la-Latn" w:eastAsia="cs-CZ"/>
        </w:rPr>
        <w:t xml:space="preserve">. </w:t>
      </w:r>
    </w:p>
    <w:p w14:paraId="6EF083A3" w14:textId="7A88BF1E"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de rebus ecclesiarum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quae ab eis per</w:t>
      </w:r>
      <w:r w:rsidR="00ED77C7" w:rsidRPr="007A06F5">
        <w:rPr>
          <w:rFonts w:ascii="Times New Roman" w:eastAsia="Times New Roman" w:hAnsi="Times New Roman" w:cs="Times New Roman"/>
          <w:sz w:val="24"/>
          <w:szCs w:val="24"/>
          <w:lang w:val="la-Latn" w:eastAsia="cs-CZ"/>
        </w:rPr>
        <w:t xml:space="preserve"> triginta annorum spatium sine </w:t>
      </w:r>
      <w:r w:rsidRPr="007A06F5">
        <w:rPr>
          <w:rFonts w:ascii="Times New Roman" w:eastAsia="Times New Roman" w:hAnsi="Times New Roman" w:cs="Times New Roman"/>
          <w:sz w:val="24"/>
          <w:szCs w:val="24"/>
          <w:lang w:val="la-Latn" w:eastAsia="cs-CZ"/>
        </w:rPr>
        <w:t>ulla interpellatione possessae sunt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testimonia non</w:t>
      </w:r>
      <w:r w:rsidR="00ED77C7" w:rsidRPr="007A06F5">
        <w:rPr>
          <w:rFonts w:ascii="Times New Roman" w:eastAsia="Times New Roman" w:hAnsi="Times New Roman" w:cs="Times New Roman"/>
          <w:sz w:val="24"/>
          <w:szCs w:val="24"/>
          <w:lang w:val="la-Latn" w:eastAsia="cs-CZ"/>
        </w:rPr>
        <w:t xml:space="preserve"> recipiantur</w:t>
      </w:r>
      <w:r w:rsidR="009B2994" w:rsidRPr="007A06F5">
        <w:rPr>
          <w:rFonts w:ascii="Times New Roman" w:eastAsia="Times New Roman" w:hAnsi="Times New Roman" w:cs="Times New Roman"/>
          <w:sz w:val="24"/>
          <w:szCs w:val="24"/>
          <w:lang w:val="la-Latn" w:eastAsia="cs-CZ"/>
        </w:rPr>
        <w:t xml:space="preserve">, </w:t>
      </w:r>
      <w:r w:rsidR="00ED77C7" w:rsidRPr="007A06F5">
        <w:rPr>
          <w:rFonts w:ascii="Times New Roman" w:eastAsia="Times New Roman" w:hAnsi="Times New Roman" w:cs="Times New Roman"/>
          <w:sz w:val="24"/>
          <w:szCs w:val="24"/>
          <w:lang w:val="la-Latn" w:eastAsia="cs-CZ"/>
        </w:rPr>
        <w:t>sed eo modo con</w:t>
      </w:r>
      <w:r w:rsidRPr="007A06F5">
        <w:rPr>
          <w:rFonts w:ascii="Times New Roman" w:eastAsia="Times New Roman" w:hAnsi="Times New Roman" w:cs="Times New Roman"/>
          <w:sz w:val="24"/>
          <w:szCs w:val="24"/>
          <w:lang w:val="la-Latn" w:eastAsia="cs-CZ"/>
        </w:rPr>
        <w:t>tineantur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sicut res ad fiscum dominicum pertinentes contineri solent</w:t>
      </w:r>
      <w:r w:rsidR="009B2994" w:rsidRPr="007A06F5">
        <w:rPr>
          <w:rFonts w:ascii="Times New Roman" w:eastAsia="Times New Roman" w:hAnsi="Times New Roman" w:cs="Times New Roman"/>
          <w:sz w:val="24"/>
          <w:szCs w:val="24"/>
          <w:lang w:val="la-Latn" w:eastAsia="cs-CZ"/>
        </w:rPr>
        <w:t xml:space="preserve">. </w:t>
      </w:r>
    </w:p>
    <w:p w14:paraId="14045C1B" w14:textId="21CA46D7" w:rsidR="00753F18"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Quicumque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rebus ecclesiarum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quas in bene</w:t>
      </w:r>
      <w:r w:rsidR="00ED77C7" w:rsidRPr="007A06F5">
        <w:rPr>
          <w:rFonts w:ascii="Times New Roman" w:eastAsia="Times New Roman" w:hAnsi="Times New Roman" w:cs="Times New Roman"/>
          <w:sz w:val="24"/>
          <w:szCs w:val="24"/>
          <w:highlight w:val="green"/>
          <w:lang w:val="la-Latn" w:eastAsia="cs-CZ"/>
        </w:rPr>
        <w:t>ficium habent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restaurationes </w:t>
      </w:r>
      <w:r w:rsidRPr="007A06F5">
        <w:rPr>
          <w:rFonts w:ascii="Times New Roman" w:eastAsia="Times New Roman" w:hAnsi="Times New Roman" w:cs="Times New Roman"/>
          <w:sz w:val="24"/>
          <w:szCs w:val="24"/>
          <w:highlight w:val="green"/>
          <w:lang w:val="la-Latn" w:eastAsia="cs-CZ"/>
        </w:rPr>
        <w:t>earum facere neglexerint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iuxta capitularem anteriorem</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in quo de operibus ac nonis </w:t>
      </w:r>
      <w:r w:rsidRPr="007A06F5">
        <w:rPr>
          <w:rFonts w:ascii="Times New Roman" w:eastAsia="Times New Roman" w:hAnsi="Times New Roman" w:cs="Times New Roman"/>
          <w:sz w:val="24"/>
          <w:szCs w:val="24"/>
          <w:highlight w:val="green"/>
          <w:lang w:val="la-Latn" w:eastAsia="cs-CZ"/>
        </w:rPr>
        <w:t>et decimis constitutum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sic de illis adimpleatur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w:t>
      </w:r>
      <w:r w:rsidR="00ED77C7" w:rsidRPr="007A06F5">
        <w:rPr>
          <w:rFonts w:ascii="Times New Roman" w:eastAsia="Times New Roman" w:hAnsi="Times New Roman" w:cs="Times New Roman"/>
          <w:sz w:val="24"/>
          <w:szCs w:val="24"/>
          <w:highlight w:val="green"/>
          <w:lang w:val="la-Latn" w:eastAsia="cs-CZ"/>
        </w:rPr>
        <w:t xml:space="preserve"> est in libro quarto</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capitulo. </w:t>
      </w:r>
      <w:r w:rsidRPr="007A06F5">
        <w:rPr>
          <w:rFonts w:ascii="Times New Roman" w:eastAsia="Times New Roman" w:hAnsi="Times New Roman" w:cs="Times New Roman"/>
          <w:sz w:val="24"/>
          <w:szCs w:val="24"/>
          <w:highlight w:val="green"/>
          <w:lang w:val="la-Latn" w:eastAsia="cs-CZ"/>
        </w:rPr>
        <w:t>XXXVIII</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opere et restauratione ecclesiarum y</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w:t>
      </w:r>
      <w:r w:rsidR="00ED77C7" w:rsidRPr="007A06F5">
        <w:rPr>
          <w:rFonts w:ascii="Times New Roman" w:eastAsia="Times New Roman" w:hAnsi="Times New Roman" w:cs="Times New Roman"/>
          <w:sz w:val="24"/>
          <w:szCs w:val="24"/>
          <w:highlight w:val="green"/>
          <w:lang w:val="la-Latn" w:eastAsia="cs-CZ"/>
        </w:rPr>
        <w:t>nsideratum</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est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ut de frugi</w:t>
      </w:r>
      <w:r w:rsidRPr="007A06F5">
        <w:rPr>
          <w:rFonts w:ascii="Times New Roman" w:eastAsia="Times New Roman" w:hAnsi="Times New Roman" w:cs="Times New Roman"/>
          <w:sz w:val="24"/>
          <w:szCs w:val="24"/>
          <w:highlight w:val="green"/>
          <w:lang w:val="la-Latn" w:eastAsia="cs-CZ"/>
        </w:rPr>
        <w:t>bus terrae et animalium nutrimine persolvantur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opere vero vel restauratione ecclesiarum comes et episcopus sive abbas una cum misso nostro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quem ipsi sibi ad hoc elegerint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considerationem faciant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unusquisque eorum tantum inde accipiat /ad operandum et restaurandum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quantum ipse de reb</w:t>
      </w:r>
      <w:r w:rsidR="00ED77C7" w:rsidRPr="007A06F5">
        <w:rPr>
          <w:rFonts w:ascii="Times New Roman" w:eastAsia="Times New Roman" w:hAnsi="Times New Roman" w:cs="Times New Roman"/>
          <w:sz w:val="24"/>
          <w:szCs w:val="24"/>
          <w:highlight w:val="green"/>
          <w:lang w:val="la-Latn" w:eastAsia="cs-CZ"/>
        </w:rPr>
        <w:t>us ecclesiarum habere cognosci</w:t>
      </w:r>
      <w:r w:rsidRPr="007A06F5">
        <w:rPr>
          <w:rFonts w:ascii="Times New Roman" w:eastAsia="Times New Roman" w:hAnsi="Times New Roman" w:cs="Times New Roman"/>
          <w:sz w:val="24"/>
          <w:szCs w:val="24"/>
          <w:highlight w:val="green"/>
          <w:lang w:val="la-Latn" w:eastAsia="cs-CZ"/>
        </w:rPr>
        <w:t>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similiter et vassi nostri aut in commune tantum op</w:t>
      </w:r>
      <w:r w:rsidR="00ED77C7" w:rsidRPr="007A06F5">
        <w:rPr>
          <w:rFonts w:ascii="Times New Roman" w:eastAsia="Times New Roman" w:hAnsi="Times New Roman" w:cs="Times New Roman"/>
          <w:sz w:val="24"/>
          <w:szCs w:val="24"/>
          <w:highlight w:val="green"/>
          <w:lang w:val="la-Latn" w:eastAsia="cs-CZ"/>
        </w:rPr>
        <w:t>eris accipiant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quantum rerum </w:t>
      </w:r>
      <w:r w:rsidRPr="007A06F5">
        <w:rPr>
          <w:rFonts w:ascii="Times New Roman" w:eastAsia="Times New Roman" w:hAnsi="Times New Roman" w:cs="Times New Roman"/>
          <w:sz w:val="24"/>
          <w:szCs w:val="24"/>
          <w:highlight w:val="green"/>
          <w:lang w:val="la-Latn" w:eastAsia="cs-CZ"/>
        </w:rPr>
        <w:t>ecclesiasticarum habent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vel unusquisque per se iuxta q</w:t>
      </w:r>
      <w:r w:rsidR="00ED77C7" w:rsidRPr="007A06F5">
        <w:rPr>
          <w:rFonts w:ascii="Times New Roman" w:eastAsia="Times New Roman" w:hAnsi="Times New Roman" w:cs="Times New Roman"/>
          <w:sz w:val="24"/>
          <w:szCs w:val="24"/>
          <w:highlight w:val="green"/>
          <w:lang w:val="la-Latn" w:eastAsia="cs-CZ"/>
        </w:rPr>
        <w:t>uantitatem</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quam ipse tenet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si inter eos convenerit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pro opere faciendo a</w:t>
      </w:r>
      <w:r w:rsidR="00ED77C7" w:rsidRPr="007A06F5">
        <w:rPr>
          <w:rFonts w:ascii="Times New Roman" w:eastAsia="Times New Roman" w:hAnsi="Times New Roman" w:cs="Times New Roman"/>
          <w:sz w:val="24"/>
          <w:szCs w:val="24"/>
          <w:highlight w:val="green"/>
          <w:lang w:val="la-Latn" w:eastAsia="cs-CZ"/>
        </w:rPr>
        <w:t>rgentum donent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iuxta aestima</w:t>
      </w:r>
      <w:r w:rsidRPr="007A06F5">
        <w:rPr>
          <w:rFonts w:ascii="Times New Roman" w:eastAsia="Times New Roman" w:hAnsi="Times New Roman" w:cs="Times New Roman"/>
          <w:sz w:val="24"/>
          <w:szCs w:val="24"/>
          <w:highlight w:val="green"/>
          <w:lang w:val="la-Latn" w:eastAsia="cs-CZ"/>
        </w:rPr>
        <w:t>tionem operis in argento persolvant</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cum quo pretio </w:t>
      </w:r>
      <w:r w:rsidR="00ED77C7" w:rsidRPr="007A06F5">
        <w:rPr>
          <w:rFonts w:ascii="Times New Roman" w:eastAsia="Times New Roman" w:hAnsi="Times New Roman" w:cs="Times New Roman"/>
          <w:sz w:val="24"/>
          <w:szCs w:val="24"/>
          <w:highlight w:val="green"/>
          <w:lang w:val="la-Latn" w:eastAsia="cs-CZ"/>
        </w:rPr>
        <w:t xml:space="preserve">rector ecclesiae ad praedictam </w:t>
      </w:r>
      <w:r w:rsidRPr="007A06F5">
        <w:rPr>
          <w:rFonts w:ascii="Times New Roman" w:eastAsia="Times New Roman" w:hAnsi="Times New Roman" w:cs="Times New Roman"/>
          <w:sz w:val="24"/>
          <w:szCs w:val="24"/>
          <w:highlight w:val="green"/>
          <w:lang w:val="la-Latn" w:eastAsia="cs-CZ"/>
        </w:rPr>
        <w:t xml:space="preserve">restaurationem operarios a conducere et materiamen </w:t>
      </w:r>
      <w:r w:rsidR="00ED77C7" w:rsidRPr="007A06F5">
        <w:rPr>
          <w:rFonts w:ascii="Times New Roman" w:eastAsia="Times New Roman" w:hAnsi="Times New Roman" w:cs="Times New Roman"/>
          <w:sz w:val="24"/>
          <w:szCs w:val="24"/>
          <w:highlight w:val="green"/>
          <w:lang w:val="la-Latn" w:eastAsia="cs-CZ"/>
        </w:rPr>
        <w:t>emere possit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Et qui nonas et </w:t>
      </w:r>
      <w:r w:rsidRPr="007A06F5">
        <w:rPr>
          <w:rFonts w:ascii="Times New Roman" w:eastAsia="Times New Roman" w:hAnsi="Times New Roman" w:cs="Times New Roman"/>
          <w:sz w:val="24"/>
          <w:szCs w:val="24"/>
          <w:highlight w:val="green"/>
          <w:lang w:val="la-Latn" w:eastAsia="cs-CZ"/>
        </w:rPr>
        <w:t>decimas dare neglexerit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primum quidem illas cum</w:t>
      </w:r>
      <w:r w:rsidR="00ED77C7" w:rsidRPr="007A06F5">
        <w:rPr>
          <w:rFonts w:ascii="Times New Roman" w:eastAsia="Times New Roman" w:hAnsi="Times New Roman" w:cs="Times New Roman"/>
          <w:sz w:val="24"/>
          <w:szCs w:val="24"/>
          <w:highlight w:val="green"/>
          <w:lang w:val="la-Latn" w:eastAsia="cs-CZ"/>
        </w:rPr>
        <w:t xml:space="preserve"> sua lege restituat et insuper </w:t>
      </w:r>
      <w:r w:rsidRPr="007A06F5">
        <w:rPr>
          <w:rFonts w:ascii="Times New Roman" w:eastAsia="Times New Roman" w:hAnsi="Times New Roman" w:cs="Times New Roman"/>
          <w:sz w:val="24"/>
          <w:szCs w:val="24"/>
          <w:highlight w:val="green"/>
          <w:lang w:val="la-Latn" w:eastAsia="cs-CZ"/>
        </w:rPr>
        <w:t>bannum nostrum solvat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ita castigatus caveat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saepius iterando beneficium amittat</w:t>
      </w:r>
      <w:r w:rsidR="005D4A2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xml:space="preserve">' </w:t>
      </w:r>
    </w:p>
    <w:p w14:paraId="0D44F8DE" w14:textId="4207E47D" w:rsidR="00BA5266" w:rsidRPr="007A06F5" w:rsidRDefault="00753F18" w:rsidP="00D0094D">
      <w:pPr>
        <w:pStyle w:val="Odstavecseseznamem"/>
        <w:numPr>
          <w:ilvl w:val="0"/>
          <w:numId w:val="6"/>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illo</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agros dominicatos propterea ne</w:t>
      </w:r>
      <w:r w:rsidR="00ED77C7" w:rsidRPr="007A06F5">
        <w:rPr>
          <w:rFonts w:ascii="Times New Roman" w:eastAsia="Times New Roman" w:hAnsi="Times New Roman" w:cs="Times New Roman"/>
          <w:sz w:val="24"/>
          <w:szCs w:val="24"/>
          <w:highlight w:val="green"/>
          <w:lang w:val="la-Latn" w:eastAsia="cs-CZ"/>
        </w:rPr>
        <w:t>glexit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excolere</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ut nonam e </w:t>
      </w:r>
      <w:r w:rsidRPr="007A06F5">
        <w:rPr>
          <w:rFonts w:ascii="Times New Roman" w:eastAsia="Times New Roman" w:hAnsi="Times New Roman" w:cs="Times New Roman"/>
          <w:sz w:val="24"/>
          <w:szCs w:val="24"/>
          <w:highlight w:val="green"/>
          <w:lang w:val="la-Latn" w:eastAsia="cs-CZ"/>
        </w:rPr>
        <w:t>cum decima e exinde non persolvat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alienas te</w:t>
      </w:r>
      <w:r w:rsidR="00ED77C7" w:rsidRPr="007A06F5">
        <w:rPr>
          <w:rFonts w:ascii="Times New Roman" w:eastAsia="Times New Roman" w:hAnsi="Times New Roman" w:cs="Times New Roman"/>
          <w:sz w:val="24"/>
          <w:szCs w:val="24"/>
          <w:highlight w:val="green"/>
          <w:lang w:val="la-Latn" w:eastAsia="cs-CZ"/>
        </w:rPr>
        <w:t xml:space="preserve">rras ad excolendum propter hoc </w:t>
      </w:r>
      <w:r w:rsidRPr="007A06F5">
        <w:rPr>
          <w:rFonts w:ascii="Times New Roman" w:eastAsia="Times New Roman" w:hAnsi="Times New Roman" w:cs="Times New Roman"/>
          <w:sz w:val="24"/>
          <w:szCs w:val="24"/>
          <w:highlight w:val="green"/>
          <w:lang w:val="la-Latn" w:eastAsia="cs-CZ"/>
        </w:rPr>
        <w:t>accipit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ut </w:t>
      </w:r>
      <w:r w:rsidRPr="007A06F5">
        <w:rPr>
          <w:rFonts w:ascii="Times New Roman" w:eastAsia="Times New Roman" w:hAnsi="Times New Roman" w:cs="Times New Roman"/>
          <w:sz w:val="24"/>
          <w:szCs w:val="24"/>
          <w:highlight w:val="green"/>
          <w:lang w:val="la-Latn" w:eastAsia="cs-CZ"/>
        </w:rPr>
        <w:lastRenderedPageBreak/>
        <w:t>de tribus annis ipsam nonam</w:t>
      </w:r>
      <w:r w:rsidR="00ED77C7" w:rsidRPr="007A06F5">
        <w:rPr>
          <w:rFonts w:ascii="Times New Roman" w:eastAsia="Times New Roman" w:hAnsi="Times New Roman" w:cs="Times New Roman"/>
          <w:sz w:val="24"/>
          <w:szCs w:val="24"/>
          <w:highlight w:val="green"/>
          <w:lang w:val="la-Latn" w:eastAsia="cs-CZ"/>
        </w:rPr>
        <w:t xml:space="preserve"> et</w:t>
      </w:r>
      <w:r w:rsidR="009B2994" w:rsidRPr="007A06F5">
        <w:rPr>
          <w:rFonts w:ascii="Times New Roman" w:eastAsia="Times New Roman" w:hAnsi="Times New Roman" w:cs="Times New Roman"/>
          <w:sz w:val="24"/>
          <w:szCs w:val="24"/>
          <w:highlight w:val="green"/>
          <w:lang w:val="la-Latn" w:eastAsia="cs-CZ"/>
        </w:rPr>
        <w:t xml:space="preserve"> </w:t>
      </w:r>
      <w:r w:rsidR="00ED77C7" w:rsidRPr="007A06F5">
        <w:rPr>
          <w:rFonts w:ascii="Times New Roman" w:eastAsia="Times New Roman" w:hAnsi="Times New Roman" w:cs="Times New Roman"/>
          <w:sz w:val="24"/>
          <w:szCs w:val="24"/>
          <w:highlight w:val="green"/>
          <w:lang w:val="la-Latn" w:eastAsia="cs-CZ"/>
        </w:rPr>
        <w:t xml:space="preserve">decimam cum sua lege per </w:t>
      </w:r>
      <w:r w:rsidRPr="007A06F5">
        <w:rPr>
          <w:rFonts w:ascii="Times New Roman" w:eastAsia="Times New Roman" w:hAnsi="Times New Roman" w:cs="Times New Roman"/>
          <w:sz w:val="24"/>
          <w:szCs w:val="24"/>
          <w:highlight w:val="green"/>
          <w:lang w:val="la-Latn" w:eastAsia="cs-CZ"/>
        </w:rPr>
        <w:t>solvat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quis contemptor aut comitis aut mis</w:t>
      </w:r>
      <w:r w:rsidR="00ED77C7" w:rsidRPr="007A06F5">
        <w:rPr>
          <w:rFonts w:ascii="Times New Roman" w:eastAsia="Times New Roman" w:hAnsi="Times New Roman" w:cs="Times New Roman"/>
          <w:sz w:val="24"/>
          <w:szCs w:val="24"/>
          <w:highlight w:val="green"/>
          <w:lang w:val="la-Latn" w:eastAsia="cs-CZ"/>
        </w:rPr>
        <w:t>sorum nostrorum propter hoc ex</w:t>
      </w:r>
      <w:r w:rsidRPr="007A06F5">
        <w:rPr>
          <w:rFonts w:ascii="Times New Roman" w:eastAsia="Times New Roman" w:hAnsi="Times New Roman" w:cs="Times New Roman"/>
          <w:sz w:val="24"/>
          <w:szCs w:val="24"/>
          <w:highlight w:val="green"/>
          <w:lang w:val="la-Latn" w:eastAsia="cs-CZ"/>
        </w:rPr>
        <w:t>stiterit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per fideiussores ad</w:t>
      </w:r>
      <w:r w:rsidR="00991917" w:rsidRPr="007A06F5">
        <w:rPr>
          <w:rFonts w:ascii="Times New Roman" w:eastAsia="Times New Roman" w:hAnsi="Times New Roman" w:cs="Times New Roman"/>
          <w:sz w:val="24"/>
          <w:szCs w:val="24"/>
          <w:highlight w:val="green"/>
          <w:lang w:val="la-Latn" w:eastAsia="cs-CZ"/>
        </w:rPr>
        <w:t xml:space="preserve"> palatium venire compellatur</w:t>
      </w:r>
      <w:r w:rsidR="009B2994"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2A0C0FAD" w14:textId="77777777"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3" w:name="_Toc194615229"/>
      <w:r w:rsidRPr="007A06F5">
        <w:rPr>
          <w:rFonts w:ascii="Times New Roman" w:hAnsi="Times New Roman" w:cs="Times New Roman"/>
          <w:b/>
          <w:color w:val="000000" w:themeColor="text1"/>
          <w:sz w:val="28"/>
          <w:szCs w:val="28"/>
          <w:lang w:val="la-Latn"/>
        </w:rPr>
        <w:t xml:space="preserve">Capitula de Iudaeis (Spurium?), Inskription, cc. 1-4, </w:t>
      </w:r>
      <w:r w:rsidR="00BA5266" w:rsidRPr="007A06F5">
        <w:rPr>
          <w:rFonts w:ascii="Times New Roman" w:hAnsi="Times New Roman" w:cs="Times New Roman"/>
          <w:b/>
          <w:color w:val="000000" w:themeColor="text1"/>
          <w:sz w:val="28"/>
          <w:szCs w:val="28"/>
          <w:lang w:val="la-Latn"/>
        </w:rPr>
        <w:t>281v-282r</w:t>
      </w:r>
      <w:bookmarkEnd w:id="393"/>
    </w:p>
    <w:p w14:paraId="2BC22E13" w14:textId="3A11973E"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XXXVIII-XLI - Capitula de Iudaeis (Spurium?), Inskription, cc. 1-4: DE CAPITULIS DOMNI KAROLI imperatoris hlvdovuici. Nemo iudeus praesumat de ecclesia dei - malum non merui (MGH Capit. 1, Nr. 131, S. 258 Z. 17, S. 258 Z. 27 - S. 259 Z. 4).</w:t>
      </w:r>
    </w:p>
    <w:p w14:paraId="06B42DB7" w14:textId="218B1025" w:rsidR="00FA0C8C" w:rsidRPr="007A06F5" w:rsidRDefault="00FA0C8C"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highlight w:val="yellow"/>
          <w:lang w:val="la-Latn"/>
        </w:rPr>
        <w:t>DE CAPITULIS DOMNI KAROLI imperatoris hlvdovuici.</w:t>
      </w:r>
    </w:p>
    <w:p w14:paraId="6DC07BB9" w14:textId="086B2F7A" w:rsidR="00991917"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Nemo Iudeus praesumat de ecclesia Dei aliquid recipere neque in wadio nec pro ullo debito ab ullo christiano</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auro sive in argento neque in ceteris rebus</w:t>
      </w:r>
      <w:r w:rsidR="00A95AB1"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 Quod si facere praesumpserit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absit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omnis substa</w:t>
      </w:r>
      <w:r w:rsidR="00A95AB1" w:rsidRPr="007A06F5">
        <w:rPr>
          <w:rFonts w:ascii="Times New Roman" w:eastAsia="Times New Roman" w:hAnsi="Times New Roman" w:cs="Times New Roman"/>
          <w:sz w:val="24"/>
          <w:szCs w:val="24"/>
          <w:lang w:val="la-Latn" w:eastAsia="cs-CZ"/>
        </w:rPr>
        <w:t>ntia sua auferatur ab eo et dex</w:t>
      </w:r>
      <w:r w:rsidRPr="007A06F5">
        <w:rPr>
          <w:rFonts w:ascii="Times New Roman" w:eastAsia="Times New Roman" w:hAnsi="Times New Roman" w:cs="Times New Roman"/>
          <w:sz w:val="24"/>
          <w:szCs w:val="24"/>
          <w:lang w:val="la-Latn" w:eastAsia="cs-CZ"/>
        </w:rPr>
        <w:t>tera manus illi amputetur</w:t>
      </w:r>
      <w:r w:rsidR="009B2994" w:rsidRPr="007A06F5">
        <w:rPr>
          <w:rFonts w:ascii="Times New Roman" w:eastAsia="Times New Roman" w:hAnsi="Times New Roman" w:cs="Times New Roman"/>
          <w:sz w:val="24"/>
          <w:szCs w:val="24"/>
          <w:lang w:val="la-Latn" w:eastAsia="cs-CZ"/>
        </w:rPr>
        <w:t xml:space="preserve">. </w:t>
      </w:r>
    </w:p>
    <w:p w14:paraId="1B756CE5" w14:textId="52BB0633" w:rsidR="00991917"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nullus Iudeus neminem christianum in wadium ab ullo Iudeo aut ab alio christiano mittere praesumat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 deterior fiat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si facere praesumat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secundum suam legem restituat et debitum et wadium simul perdat</w:t>
      </w:r>
      <w:r w:rsidR="009B2994" w:rsidRPr="007A06F5">
        <w:rPr>
          <w:rFonts w:ascii="Times New Roman" w:eastAsia="Times New Roman" w:hAnsi="Times New Roman" w:cs="Times New Roman"/>
          <w:sz w:val="24"/>
          <w:szCs w:val="24"/>
          <w:lang w:val="la-Latn" w:eastAsia="cs-CZ"/>
        </w:rPr>
        <w:t xml:space="preserve">. </w:t>
      </w:r>
    </w:p>
    <w:p w14:paraId="48841FFF" w14:textId="5FF666EE" w:rsidR="00991917"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lang w:val="la-Latn" w:eastAsia="cs-CZ"/>
        </w:rPr>
        <w:t>Ut nemo Iudeus monetam in domo sua habeat et neque vinum nec annonam vel aliam rem vendere praesumat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Quod si inventum fuerit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omnis substantia sua ab illo auferatur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in carcerem recludatur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usque ad praesentiam nostram veniat</w:t>
      </w:r>
      <w:r w:rsidR="009B2994" w:rsidRPr="007A06F5">
        <w:rPr>
          <w:rFonts w:ascii="Times New Roman" w:eastAsia="Times New Roman" w:hAnsi="Times New Roman" w:cs="Times New Roman"/>
          <w:sz w:val="24"/>
          <w:szCs w:val="24"/>
          <w:lang w:val="la-Latn" w:eastAsia="cs-CZ"/>
        </w:rPr>
        <w:t xml:space="preserve">. </w:t>
      </w:r>
    </w:p>
    <w:p w14:paraId="06DA11A7" w14:textId="2BD6F1DC" w:rsidR="00A95AB1"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caps/>
          <w:color w:val="FF0000"/>
          <w:sz w:val="24"/>
          <w:szCs w:val="24"/>
          <w:lang w:val="la-Latn" w:eastAsia="cs-CZ"/>
        </w:rPr>
        <w:t>De sacramento Iudeorum contra christianos</w:t>
      </w:r>
      <w:r w:rsidR="009B2994" w:rsidRPr="007A06F5">
        <w:rPr>
          <w:rFonts w:ascii="Times New Roman" w:eastAsia="Times New Roman" w:hAnsi="Times New Roman" w:cs="Times New Roman"/>
          <w:caps/>
          <w:color w:val="FF0000"/>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Mitte rumicebis a capite in circuitu pedum eius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ibi debet stare quando iurat sacramentum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et habere debet in dextro brachio quinque libros Moysi secundum suam </w:t>
      </w:r>
      <w:r w:rsidR="00A95AB1" w:rsidRPr="007A06F5">
        <w:rPr>
          <w:rFonts w:ascii="Times New Roman" w:eastAsia="Times New Roman" w:hAnsi="Times New Roman" w:cs="Times New Roman"/>
          <w:sz w:val="24"/>
          <w:szCs w:val="24"/>
          <w:lang w:val="la-Latn" w:eastAsia="cs-CZ"/>
        </w:rPr>
        <w:t>legem</w:t>
      </w:r>
      <w:r w:rsidR="009B2994" w:rsidRPr="007A06F5">
        <w:rPr>
          <w:rFonts w:ascii="Times New Roman" w:eastAsia="Times New Roman" w:hAnsi="Times New Roman" w:cs="Times New Roman"/>
          <w:sz w:val="24"/>
          <w:szCs w:val="24"/>
          <w:lang w:val="la-Latn" w:eastAsia="cs-CZ"/>
        </w:rPr>
        <w:t xml:space="preserve">, </w:t>
      </w:r>
      <w:r w:rsidR="00A95AB1" w:rsidRPr="007A06F5">
        <w:rPr>
          <w:rFonts w:ascii="Times New Roman" w:eastAsia="Times New Roman" w:hAnsi="Times New Roman" w:cs="Times New Roman"/>
          <w:sz w:val="24"/>
          <w:szCs w:val="24"/>
          <w:lang w:val="la-Latn" w:eastAsia="cs-CZ"/>
        </w:rPr>
        <w:t>et si habere non potest</w:t>
      </w:r>
      <w:r w:rsidRPr="007A06F5">
        <w:rPr>
          <w:rFonts w:ascii="Times New Roman" w:eastAsia="Times New Roman" w:hAnsi="Times New Roman" w:cs="Times New Roman"/>
          <w:sz w:val="24"/>
          <w:szCs w:val="24"/>
          <w:lang w:val="la-Latn" w:eastAsia="cs-CZ"/>
        </w:rPr>
        <w:t>/</w:t>
      </w:r>
      <w:r w:rsidR="00A95AB1"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secundum hebreum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tamen habeat latinitatem</w:t>
      </w:r>
      <w:r w:rsidR="009B2994" w:rsidRPr="007A06F5">
        <w:rPr>
          <w:rFonts w:ascii="Times New Roman" w:eastAsia="Times New Roman" w:hAnsi="Times New Roman" w:cs="Times New Roman"/>
          <w:sz w:val="24"/>
          <w:szCs w:val="24"/>
          <w:lang w:val="la-Latn" w:eastAsia="cs-CZ"/>
        </w:rPr>
        <w:t xml:space="preserve">. </w:t>
      </w:r>
      <w:r w:rsidR="006E22B8" w:rsidRPr="007A06F5">
        <w:rPr>
          <w:rFonts w:ascii="Times New Roman" w:eastAsia="Times New Roman" w:hAnsi="Times New Roman" w:cs="Times New Roman"/>
          <w:sz w:val="24"/>
          <w:szCs w:val="24"/>
          <w:lang w:val="la-Latn" w:eastAsia="cs-CZ"/>
        </w:rPr>
        <w:t>'</w:t>
      </w:r>
      <w:r w:rsidRPr="007A06F5">
        <w:rPr>
          <w:rFonts w:ascii="Times New Roman" w:eastAsia="Times New Roman" w:hAnsi="Times New Roman" w:cs="Times New Roman"/>
          <w:sz w:val="24"/>
          <w:szCs w:val="24"/>
          <w:lang w:val="la-Latn" w:eastAsia="cs-CZ"/>
        </w:rPr>
        <w:t xml:space="preserve">Si me </w:t>
      </w:r>
      <w:r w:rsidR="00A95AB1" w:rsidRPr="007A06F5">
        <w:rPr>
          <w:rFonts w:ascii="Times New Roman" w:eastAsia="Times New Roman" w:hAnsi="Times New Roman" w:cs="Times New Roman"/>
          <w:sz w:val="24"/>
          <w:szCs w:val="24"/>
          <w:lang w:val="la-Latn" w:eastAsia="cs-CZ"/>
        </w:rPr>
        <w:t>Deus adiuvet</w:t>
      </w:r>
      <w:r w:rsidR="009B2994" w:rsidRPr="007A06F5">
        <w:rPr>
          <w:rFonts w:ascii="Times New Roman" w:eastAsia="Times New Roman" w:hAnsi="Times New Roman" w:cs="Times New Roman"/>
          <w:sz w:val="24"/>
          <w:szCs w:val="24"/>
          <w:lang w:val="la-Latn" w:eastAsia="cs-CZ"/>
        </w:rPr>
        <w:t xml:space="preserve">, </w:t>
      </w:r>
      <w:r w:rsidR="00A95AB1" w:rsidRPr="007A06F5">
        <w:rPr>
          <w:rFonts w:ascii="Times New Roman" w:eastAsia="Times New Roman" w:hAnsi="Times New Roman" w:cs="Times New Roman"/>
          <w:sz w:val="24"/>
          <w:szCs w:val="24"/>
          <w:lang w:val="la-Latn" w:eastAsia="cs-CZ"/>
        </w:rPr>
        <w:t>ille Deus qui de</w:t>
      </w:r>
      <w:r w:rsidRPr="007A06F5">
        <w:rPr>
          <w:rFonts w:ascii="Times New Roman" w:eastAsia="Times New Roman" w:hAnsi="Times New Roman" w:cs="Times New Roman"/>
          <w:sz w:val="24"/>
          <w:szCs w:val="24"/>
          <w:lang w:val="la-Latn" w:eastAsia="cs-CZ"/>
        </w:rPr>
        <w:t>dit legem Moysi in monte Synai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 lepra Neaman Siri super me non veniat sicut super illum venit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 sic terra me non deglutiat sicut deglutivit Dathan et Abiron</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 xml:space="preserve">de ista </w:t>
      </w:r>
      <w:r w:rsidR="006E22B8" w:rsidRPr="007A06F5">
        <w:rPr>
          <w:rFonts w:ascii="Times New Roman" w:eastAsia="Times New Roman" w:hAnsi="Times New Roman" w:cs="Times New Roman"/>
          <w:sz w:val="24"/>
          <w:szCs w:val="24"/>
          <w:lang w:val="la-Latn" w:eastAsia="cs-CZ"/>
        </w:rPr>
        <w:t>causa contra te malum non merui</w:t>
      </w:r>
      <w:r w:rsidRPr="007A06F5">
        <w:rPr>
          <w:rFonts w:ascii="Times New Roman" w:eastAsia="Times New Roman" w:hAnsi="Times New Roman" w:cs="Times New Roman"/>
          <w:sz w:val="24"/>
          <w:szCs w:val="24"/>
          <w:lang w:val="la-Latn" w:eastAsia="cs-CZ"/>
        </w:rPr>
        <w:t xml:space="preserve">'. </w:t>
      </w:r>
    </w:p>
    <w:p w14:paraId="7D218B50" w14:textId="68269960" w:rsidR="00991917"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Iuramentum Iudeorum</w:t>
      </w:r>
      <w:r w:rsidR="00FF3D92" w:rsidRPr="007A06F5">
        <w:rPr>
          <w:rFonts w:ascii="Times New Roman" w:eastAsia="Times New Roman" w:hAnsi="Times New Roman" w:cs="Times New Roman"/>
          <w:sz w:val="24"/>
          <w:szCs w:val="24"/>
          <w:highlight w:val="green"/>
          <w:lang w:val="la-Latn" w:eastAsia="cs-CZ"/>
        </w:rPr>
        <w:t xml:space="preserve">: </w:t>
      </w:r>
      <w:r w:rsidR="006E22B8"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Adiuro te per Deum vivum et verum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in illam legem sanctam quam Dominus dedit ad beatum Moisen in monte Sinai</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 xml:space="preserve">et per Adonai </w:t>
      </w:r>
      <w:r w:rsidRPr="007A06F5">
        <w:rPr>
          <w:rFonts w:ascii="Times New Roman" w:eastAsia="Times New Roman" w:hAnsi="Times New Roman" w:cs="Times New Roman"/>
          <w:sz w:val="24"/>
          <w:szCs w:val="24"/>
          <w:highlight w:val="green"/>
          <w:lang w:val="la-Latn" w:eastAsia="cs-CZ"/>
        </w:rPr>
        <w:t>sanctum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per pactum Abrae quod Deus dedit filii Israel</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non lepra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Naaman Siro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circumdet corpus meus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si non me vivo degluciat terra sicut fecit Dathan et Abilon</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per arcum foederis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de celis aparuit ad filio</w:t>
      </w:r>
      <w:r w:rsidR="00A95AB1" w:rsidRPr="007A06F5">
        <w:rPr>
          <w:rFonts w:ascii="Times New Roman" w:eastAsia="Times New Roman" w:hAnsi="Times New Roman" w:cs="Times New Roman"/>
          <w:sz w:val="24"/>
          <w:szCs w:val="24"/>
          <w:highlight w:val="green"/>
          <w:lang w:val="la-Latn" w:eastAsia="cs-CZ"/>
        </w:rPr>
        <w:t>s hominis</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 xml:space="preserve">et ipsum locum </w:t>
      </w:r>
      <w:r w:rsidRPr="007A06F5">
        <w:rPr>
          <w:rFonts w:ascii="Times New Roman" w:eastAsia="Times New Roman" w:hAnsi="Times New Roman" w:cs="Times New Roman"/>
          <w:sz w:val="24"/>
          <w:szCs w:val="24"/>
          <w:highlight w:val="green"/>
          <w:lang w:val="la-Latn" w:eastAsia="cs-CZ"/>
        </w:rPr>
        <w:t>sanctum ubi sanctus Moisen stetit et illam sanctum quam beatus Moisen ibi haccepit</w:t>
      </w:r>
      <w:r w:rsidR="009B2994" w:rsidRPr="007A06F5">
        <w:rPr>
          <w:rFonts w:ascii="Times New Roman" w:eastAsia="Times New Roman" w:hAnsi="Times New Roman" w:cs="Times New Roman"/>
          <w:sz w:val="24"/>
          <w:szCs w:val="24"/>
          <w:highlight w:val="green"/>
          <w:lang w:val="la-Latn" w:eastAsia="cs-CZ"/>
        </w:rPr>
        <w:t xml:space="preserve">, </w:t>
      </w:r>
      <w:r w:rsidR="006E22B8" w:rsidRPr="007A06F5">
        <w:rPr>
          <w:rFonts w:ascii="Times New Roman" w:eastAsia="Times New Roman" w:hAnsi="Times New Roman" w:cs="Times New Roman"/>
          <w:sz w:val="24"/>
          <w:szCs w:val="24"/>
          <w:highlight w:val="green"/>
          <w:lang w:val="la-Latn" w:eastAsia="cs-CZ"/>
        </w:rPr>
        <w:t>de hac causa culpabilis non sum</w:t>
      </w:r>
      <w:r w:rsidRPr="007A06F5">
        <w:rPr>
          <w:rFonts w:ascii="Times New Roman" w:eastAsia="Times New Roman" w:hAnsi="Times New Roman" w:cs="Times New Roman"/>
          <w:sz w:val="24"/>
          <w:szCs w:val="24"/>
          <w:highlight w:val="green"/>
          <w:lang w:val="la-Latn" w:eastAsia="cs-CZ"/>
        </w:rPr>
        <w:t xml:space="preserve">'. </w:t>
      </w:r>
    </w:p>
    <w:p w14:paraId="536E5AA7" w14:textId="7244B977" w:rsidR="00BA5266" w:rsidRPr="007A06F5" w:rsidRDefault="00991917" w:rsidP="00D0094D">
      <w:pPr>
        <w:pStyle w:val="Odstavecseseznamem"/>
        <w:numPr>
          <w:ilvl w:val="0"/>
          <w:numId w:val="5"/>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decretis Karoli imperatoris</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Iudeus contra Iudeum aliquod negocium habuerit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per legem suam se defendat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vero contra Christianum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Christianus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necesse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idoneis testibus super sanctorum pignora per sacramentum aut cum ferro ignito se exoniet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Iudeo vero circulus ex rubo in collo imponatur et stanti genua vinciantur eique virga ex rubo quinque habens cubitos manuales bene e aculeata</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dum sacramenti finem fecerit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inter coxas acerrime pertrahatur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taliter se exoniet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sanus evaserit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si Iudeus aliquod maleficium contra christianam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legem aut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Christianum aliquem fecerit et exinde convictus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aut culleo parricidali insuatur et in profundo gurgite proiciatur aut igni comburatur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w:t>
      </w:r>
    </w:p>
    <w:p w14:paraId="3761186D" w14:textId="77777777" w:rsidR="00991917" w:rsidRPr="007A06F5" w:rsidRDefault="00991917" w:rsidP="00450DB4">
      <w:pPr>
        <w:spacing w:after="120" w:line="240" w:lineRule="auto"/>
        <w:rPr>
          <w:rFonts w:ascii="Times New Roman" w:hAnsi="Times New Roman" w:cs="Times New Roman"/>
          <w:lang w:val="la-Latn"/>
        </w:rPr>
      </w:pPr>
    </w:p>
    <w:p w14:paraId="4B98AB02" w14:textId="7166E896" w:rsidR="00BA5266" w:rsidRPr="007A06F5" w:rsidRDefault="003B4D2F"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4" w:name="_Toc194615230"/>
      <w:r w:rsidRPr="007A06F5">
        <w:rPr>
          <w:rFonts w:ascii="Times New Roman" w:hAnsi="Times New Roman" w:cs="Times New Roman"/>
          <w:b/>
          <w:color w:val="000000" w:themeColor="text1"/>
          <w:sz w:val="28"/>
          <w:szCs w:val="28"/>
          <w:lang w:val="la-Latn"/>
        </w:rPr>
        <w:t>Ansegisi abbatis capitularium collectio, Appendix 1,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und 34, Appendix 2, c. 35, </w:t>
      </w:r>
      <w:r w:rsidR="00BA5266" w:rsidRPr="007A06F5">
        <w:rPr>
          <w:rFonts w:ascii="Times New Roman" w:hAnsi="Times New Roman" w:cs="Times New Roman"/>
          <w:b/>
          <w:color w:val="000000" w:themeColor="text1"/>
          <w:sz w:val="28"/>
          <w:szCs w:val="28"/>
          <w:lang w:val="la-Latn"/>
        </w:rPr>
        <w:t>282r-v</w:t>
      </w:r>
      <w:bookmarkEnd w:id="394"/>
    </w:p>
    <w:p w14:paraId="3AE54C9C" w14:textId="77C88FF7"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XLII-XLIIII - Ansegisi abbatis capitularium collectio, Appendix 1,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 34, Appendix 2, c. 35 (MGH Capit. 1, S. 446</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449).</w:t>
      </w:r>
    </w:p>
    <w:p w14:paraId="4192F1CD" w14:textId="77777777" w:rsidR="00B63886" w:rsidRPr="007A06F5" w:rsidRDefault="00B63886" w:rsidP="00450DB4">
      <w:pPr>
        <w:spacing w:after="120" w:line="240" w:lineRule="auto"/>
        <w:rPr>
          <w:rFonts w:ascii="Times New Roman" w:hAnsi="Times New Roman" w:cs="Times New Roman"/>
          <w:lang w:val="la-Latn"/>
        </w:rPr>
      </w:pPr>
    </w:p>
    <w:p w14:paraId="3D532DD9" w14:textId="58427179" w:rsidR="00B63886" w:rsidRPr="007A06F5" w:rsidRDefault="00B638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Capitula domni Karoli Imperatoris </w:t>
      </w:r>
      <w:commentRangeStart w:id="395"/>
      <w:r w:rsidRPr="007A06F5">
        <w:rPr>
          <w:rFonts w:ascii="Times New Roman" w:hAnsi="Times New Roman" w:cs="Times New Roman"/>
          <w:lang w:val="la-Latn"/>
        </w:rPr>
        <w:t>XLII</w:t>
      </w:r>
      <w:commentRangeEnd w:id="395"/>
      <w:r w:rsidRPr="007A06F5">
        <w:rPr>
          <w:rStyle w:val="Odkaznakoment"/>
          <w:rFonts w:ascii="Times New Roman" w:hAnsi="Times New Roman" w:cs="Times New Roman"/>
          <w:lang w:val="la-Latn"/>
        </w:rPr>
        <w:commentReference w:id="395"/>
      </w:r>
      <w:r w:rsidRPr="007A06F5">
        <w:rPr>
          <w:rFonts w:ascii="Times New Roman" w:hAnsi="Times New Roman" w:cs="Times New Roman"/>
          <w:lang w:val="la-Latn"/>
        </w:rPr>
        <w:t>.</w:t>
      </w:r>
    </w:p>
    <w:p w14:paraId="3B12B8A5" w14:textId="5EEE5A72" w:rsidR="00B63886" w:rsidRPr="007A06F5" w:rsidRDefault="00B638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ecclesiis siue sanctis noviter inventis sine </w:t>
      </w:r>
      <w:r w:rsidR="00524CAA" w:rsidRPr="00524CAA">
        <w:rPr>
          <w:rFonts w:ascii="Times New Roman" w:hAnsi="Times New Roman" w:cs="Times New Roman"/>
          <w:b/>
          <w:lang w:val="la-Latn"/>
        </w:rPr>
        <w:t>auctorit</w:t>
      </w:r>
      <w:r w:rsidRPr="007A06F5">
        <w:rPr>
          <w:rFonts w:ascii="Times New Roman" w:hAnsi="Times New Roman" w:cs="Times New Roman"/>
          <w:lang w:val="la-Latn"/>
        </w:rPr>
        <w:t xml:space="preserve">ate nisi episcopo minime venerentur. Salva et iam beth et de omnibus ecclesiis canonica </w:t>
      </w:r>
      <w:r w:rsidR="00524CAA" w:rsidRPr="00524CAA">
        <w:rPr>
          <w:rFonts w:ascii="Times New Roman" w:hAnsi="Times New Roman" w:cs="Times New Roman"/>
          <w:b/>
          <w:lang w:val="la-Latn"/>
        </w:rPr>
        <w:t>auctorit</w:t>
      </w:r>
      <w:r w:rsidRPr="007A06F5">
        <w:rPr>
          <w:rFonts w:ascii="Times New Roman" w:hAnsi="Times New Roman" w:cs="Times New Roman"/>
          <w:lang w:val="la-Latn"/>
        </w:rPr>
        <w:t>ate.</w:t>
      </w:r>
    </w:p>
    <w:p w14:paraId="31F7F274" w14:textId="4BFB692F" w:rsidR="00991917" w:rsidRPr="007A06F5" w:rsidRDefault="00B638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 isti mangones et cotiones qui sine omni lege vagabundi vadunt, per istam terram non sinantur vagare, aut deceptiones hominum agere. Nec isti nudi cum ferro, qui dicunt se data sibi poenitentia ire vagantes, melius videtur. Ut hi, qui in consuetum et capitale criminum commiserint, ut in uno loco permaneant laborantes et servientes et poenitentiam agentes secundum, quod sibi canonice impositum fuit. XLIIII.</w:t>
      </w:r>
    </w:p>
    <w:p w14:paraId="04843859" w14:textId="1BE2C212" w:rsidR="00B63886" w:rsidRPr="007A06F5" w:rsidRDefault="00B6388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 aliquis saxo caballos invenerit, in sua mense et ipsos</w:t>
      </w:r>
      <w:r w:rsidR="00CA14FC" w:rsidRPr="007A06F5">
        <w:rPr>
          <w:rFonts w:ascii="Times New Roman" w:hAnsi="Times New Roman" w:cs="Times New Roman"/>
          <w:lang w:val="la-Latn"/>
        </w:rPr>
        <w:t xml:space="preserve"> </w:t>
      </w:r>
      <w:r w:rsidRPr="007A06F5">
        <w:rPr>
          <w:rFonts w:ascii="Times New Roman" w:hAnsi="Times New Roman" w:cs="Times New Roman"/>
          <w:lang w:val="la-Latn"/>
        </w:rPr>
        <w:t>ca</w:t>
      </w:r>
      <w:r w:rsidR="00CA14FC" w:rsidRPr="007A06F5">
        <w:rPr>
          <w:rFonts w:ascii="Times New Roman" w:hAnsi="Times New Roman" w:cs="Times New Roman"/>
          <w:lang w:val="la-Latn"/>
        </w:rPr>
        <w:t>ballos inde ducere per suo damno ad conperbandum voluerit, si quis liber homo ei hoc contradixerit, aut aliquid malum fecerit, tripla conpositione secundum legem contra eum emendare studeat et insuper bannum dominicum solvat et manum perdat. Pro eo, quod inobediens fuit contra preceptum domini/ imperatoris, quod ipse per pace statuerat, Se servus hoc fecerit, secundum suam legem omnia in triplum restituat, et discipline corporali subiaceat.</w:t>
      </w:r>
    </w:p>
    <w:p w14:paraId="09B8D132" w14:textId="77777777" w:rsidR="00BA5266" w:rsidRPr="007A06F5" w:rsidRDefault="00BA5266" w:rsidP="00450DB4">
      <w:pPr>
        <w:spacing w:after="120" w:line="240" w:lineRule="auto"/>
        <w:rPr>
          <w:rFonts w:ascii="Times New Roman" w:hAnsi="Times New Roman" w:cs="Times New Roman"/>
          <w:lang w:val="la-Latn"/>
        </w:rPr>
      </w:pPr>
    </w:p>
    <w:p w14:paraId="123E1A72" w14:textId="77777777" w:rsidR="00BA5266" w:rsidRPr="007A06F5" w:rsidRDefault="00390E0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6" w:name="_Toc194615231"/>
      <w:r w:rsidRPr="007A06F5">
        <w:rPr>
          <w:rFonts w:ascii="Times New Roman" w:hAnsi="Times New Roman" w:cs="Times New Roman"/>
          <w:b/>
          <w:color w:val="000000" w:themeColor="text1"/>
          <w:sz w:val="28"/>
          <w:szCs w:val="28"/>
          <w:lang w:val="la-Latn"/>
        </w:rPr>
        <w:t xml:space="preserve">Capitulare missorum Wormatiense (a. 829), c. 12, </w:t>
      </w:r>
      <w:r w:rsidR="00BA5266" w:rsidRPr="007A06F5">
        <w:rPr>
          <w:rFonts w:ascii="Times New Roman" w:hAnsi="Times New Roman" w:cs="Times New Roman"/>
          <w:b/>
          <w:color w:val="000000" w:themeColor="text1"/>
          <w:sz w:val="28"/>
          <w:szCs w:val="28"/>
          <w:lang w:val="la-Latn"/>
        </w:rPr>
        <w:t>282v</w:t>
      </w:r>
      <w:bookmarkEnd w:id="396"/>
    </w:p>
    <w:p w14:paraId="7389527D" w14:textId="6DB48659"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XLV - Capitulare missorum Wormatiense (a. 829), c. 12, mit Inskription: ANNO XVI. REGNANTE HLVDOVVICO. Vt examen aquę frigidę - ne vlterius fiat (MGH Capit. 2, Nr. 192, S.</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Z. 24f.); Inskription ANNO VIX (!) Regnante hludovvico auch über dem entsprechenden Lemma der Capitulatio.</w:t>
      </w:r>
    </w:p>
    <w:p w14:paraId="48AB617B" w14:textId="71C794CE" w:rsidR="00CA14FC" w:rsidRPr="007A06F5" w:rsidRDefault="00CA14FC"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ANNO XVI. REGNANTE HLVDOVVICO.</w:t>
      </w:r>
    </w:p>
    <w:p w14:paraId="0FAE4AD8" w14:textId="39EE12AA" w:rsidR="00F0784B"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beneficiis destructis hoc observetur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in</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capitulare priori continetur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libro quarto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capitulo XXXVI</w:t>
      </w:r>
      <w:r w:rsidR="00FF3D92"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Quicumque 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suum beneficium occasione proprii desertum habuerit et intra annum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postquam ei a comite vel misso nostro </w:t>
      </w:r>
      <w:r w:rsidR="00A95AB1" w:rsidRPr="007A06F5">
        <w:rPr>
          <w:rFonts w:ascii="Times New Roman" w:eastAsia="Times New Roman" w:hAnsi="Times New Roman" w:cs="Times New Roman"/>
          <w:sz w:val="24"/>
          <w:szCs w:val="24"/>
          <w:highlight w:val="green"/>
          <w:lang w:val="la-Latn" w:eastAsia="cs-CZ"/>
        </w:rPr>
        <w:t>notum factum fuerit</w:t>
      </w:r>
      <w:r w:rsidRPr="007A06F5">
        <w:rPr>
          <w:rFonts w:ascii="Times New Roman" w:eastAsia="Times New Roman" w:hAnsi="Times New Roman" w:cs="Times New Roman"/>
          <w:sz w:val="24"/>
          <w:szCs w:val="24"/>
          <w:highlight w:val="green"/>
          <w:lang w:val="la-Latn" w:eastAsia="cs-CZ"/>
        </w:rPr>
        <w:t>, illud emendatum non habuerit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ipsum beneficium amittat</w:t>
      </w:r>
      <w:r w:rsidR="009042C7"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 /</w:t>
      </w:r>
    </w:p>
    <w:p w14:paraId="0F6B4FEC" w14:textId="5A1365DC" w:rsidR="00F0784B"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missi nostri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ubicumque malos scabinos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inveniunt h</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eiciant et totius populi consensu in locum eorum bonos eligant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cum electi fuerint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iurare faciant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scienter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iniuste iudicare non debeant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p>
    <w:p w14:paraId="22B12A18" w14:textId="60BECC51" w:rsidR="00F0784B"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omni comitatu hi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meliores et veratiores inveniri possunt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eligantur a missis nostris ad inquisitiones faciendas et rei veritatem dicendam</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ut adiutores comitum sint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iustitias faciendas</w:t>
      </w:r>
      <w:r w:rsidR="009B2994" w:rsidRPr="007A06F5">
        <w:rPr>
          <w:rFonts w:ascii="Times New Roman" w:eastAsia="Times New Roman" w:hAnsi="Times New Roman" w:cs="Times New Roman"/>
          <w:sz w:val="24"/>
          <w:szCs w:val="24"/>
          <w:highlight w:val="green"/>
          <w:lang w:val="la-Latn" w:eastAsia="cs-CZ"/>
        </w:rPr>
        <w:t xml:space="preserve">. </w:t>
      </w:r>
    </w:p>
    <w:p w14:paraId="28EC3DBB" w14:textId="292E9F64" w:rsidR="00F0784B"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Volumus</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quicumque de scabinis deprehensus fuerit propter munera aut propter amicitiam vel</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inimicitiam iniuste iudicasse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per fideiussores missus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ad praesentiam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nostram veniat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De cetero omnibus scabinis denuntietur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quis deinceps etiam iustum iudicium vendere praesumat</w:t>
      </w:r>
      <w:r w:rsidR="009B2994" w:rsidRPr="007A06F5">
        <w:rPr>
          <w:rFonts w:ascii="Times New Roman" w:eastAsia="Times New Roman" w:hAnsi="Times New Roman" w:cs="Times New Roman"/>
          <w:sz w:val="24"/>
          <w:szCs w:val="24"/>
          <w:highlight w:val="green"/>
          <w:lang w:val="la-Latn" w:eastAsia="cs-CZ"/>
        </w:rPr>
        <w:t xml:space="preserve">. </w:t>
      </w:r>
    </w:p>
    <w:p w14:paraId="5E27E983" w14:textId="2196892D" w:rsidR="00A95AB1"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Ubicumque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commutationes tam tempore nostro quamque genitoris nostri legitimae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rationabiles atque utiles ecclesiis Dei factae 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permaneant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ubi cumque vero inutiles et incommodae atque inrationabiles factae sunt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dissolvantur</w:t>
      </w:r>
      <w:r w:rsidR="00762AD2"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 recipiat unusquisque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dedit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Ubi vero mortua m</w:t>
      </w:r>
      <w:r w:rsidR="00A95AB1" w:rsidRPr="007A06F5">
        <w:rPr>
          <w:rFonts w:ascii="Times New Roman" w:eastAsia="Times New Roman" w:hAnsi="Times New Roman" w:cs="Times New Roman"/>
          <w:sz w:val="24"/>
          <w:szCs w:val="24"/>
          <w:highlight w:val="green"/>
          <w:lang w:val="la-Latn" w:eastAsia="cs-CZ"/>
        </w:rPr>
        <w:t>anus interiacet aut alia quae</w:t>
      </w:r>
      <w:r w:rsidRPr="007A06F5">
        <w:rPr>
          <w:rFonts w:ascii="Times New Roman" w:eastAsia="Times New Roman" w:hAnsi="Times New Roman" w:cs="Times New Roman"/>
          <w:sz w:val="24"/>
          <w:szCs w:val="24"/>
          <w:highlight w:val="green"/>
          <w:lang w:val="la-Latn" w:eastAsia="cs-CZ"/>
        </w:rPr>
        <w:t>libet causa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quae rationabilis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esse videtur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inventa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diligenter describatur et ad nostram notitiam perferatur</w:t>
      </w:r>
      <w:r w:rsidR="009B2994" w:rsidRPr="007A06F5">
        <w:rPr>
          <w:rFonts w:ascii="Times New Roman" w:eastAsia="Times New Roman" w:hAnsi="Times New Roman" w:cs="Times New Roman"/>
          <w:sz w:val="24"/>
          <w:szCs w:val="24"/>
          <w:highlight w:val="green"/>
          <w:lang w:val="la-Latn" w:eastAsia="cs-CZ"/>
        </w:rPr>
        <w:t xml:space="preserve">. </w:t>
      </w:r>
    </w:p>
    <w:p w14:paraId="6BFCD35F" w14:textId="30040127" w:rsidR="00A95AB1"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Quicumque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comprobatus fuerit de eo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sc</w:t>
      </w:r>
      <w:r w:rsidR="00A95AB1" w:rsidRPr="007A06F5">
        <w:rPr>
          <w:rFonts w:ascii="Times New Roman" w:eastAsia="Times New Roman" w:hAnsi="Times New Roman" w:cs="Times New Roman"/>
          <w:sz w:val="24"/>
          <w:szCs w:val="24"/>
          <w:highlight w:val="green"/>
          <w:lang w:val="la-Latn" w:eastAsia="cs-CZ"/>
        </w:rPr>
        <w:t>ienter testes in periurium in</w:t>
      </w:r>
      <w:r w:rsidRPr="007A06F5">
        <w:rPr>
          <w:rFonts w:ascii="Times New Roman" w:eastAsia="Times New Roman" w:hAnsi="Times New Roman" w:cs="Times New Roman"/>
          <w:sz w:val="24"/>
          <w:szCs w:val="24"/>
          <w:highlight w:val="green"/>
          <w:lang w:val="la-Latn" w:eastAsia="cs-CZ"/>
        </w:rPr>
        <w:t>duxisset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sub fideiussione ad palatium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 xml:space="preserve">nostrum venire </w:t>
      </w:r>
      <w:r w:rsidR="00A95AB1" w:rsidRPr="007A06F5">
        <w:rPr>
          <w:rFonts w:ascii="Times New Roman" w:eastAsia="Times New Roman" w:hAnsi="Times New Roman" w:cs="Times New Roman"/>
          <w:sz w:val="24"/>
          <w:szCs w:val="24"/>
          <w:highlight w:val="green"/>
          <w:lang w:val="la-Latn" w:eastAsia="cs-CZ"/>
        </w:rPr>
        <w:t>compellatur</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ut ibi cum fideli</w:t>
      </w:r>
      <w:r w:rsidRPr="007A06F5">
        <w:rPr>
          <w:rFonts w:ascii="Times New Roman" w:eastAsia="Times New Roman" w:hAnsi="Times New Roman" w:cs="Times New Roman"/>
          <w:sz w:val="24"/>
          <w:szCs w:val="24"/>
          <w:highlight w:val="green"/>
          <w:lang w:val="la-Latn" w:eastAsia="cs-CZ"/>
        </w:rPr>
        <w:t>bus nostris consideremus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quid de tali homine faciendum sit</w:t>
      </w:r>
      <w:r w:rsidR="009B2994" w:rsidRPr="007A06F5">
        <w:rPr>
          <w:rFonts w:ascii="Times New Roman" w:eastAsia="Times New Roman" w:hAnsi="Times New Roman" w:cs="Times New Roman"/>
          <w:sz w:val="24"/>
          <w:szCs w:val="24"/>
          <w:highlight w:val="green"/>
          <w:lang w:val="la-Latn" w:eastAsia="cs-CZ"/>
        </w:rPr>
        <w:t xml:space="preserve">. </w:t>
      </w:r>
    </w:p>
    <w:p w14:paraId="0356B7D2" w14:textId="00C51D54" w:rsidR="00F0784B"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discordiis et contentionibus studere solent et in</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pace vivere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nolunt et inde convicti fuerint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similiter volumus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sub fideiussoribus ad nostrum placitum veniant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ibi cum fidelibus nostris consid</w:t>
      </w:r>
      <w:r w:rsidR="00A95AB1" w:rsidRPr="007A06F5">
        <w:rPr>
          <w:rFonts w:ascii="Times New Roman" w:eastAsia="Times New Roman" w:hAnsi="Times New Roman" w:cs="Times New Roman"/>
          <w:sz w:val="24"/>
          <w:szCs w:val="24"/>
          <w:highlight w:val="green"/>
          <w:lang w:val="la-Latn" w:eastAsia="cs-CZ"/>
        </w:rPr>
        <w:t>eremus</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quid de talibus facien</w:t>
      </w:r>
      <w:r w:rsidRPr="007A06F5">
        <w:rPr>
          <w:rFonts w:ascii="Times New Roman" w:eastAsia="Times New Roman" w:hAnsi="Times New Roman" w:cs="Times New Roman"/>
          <w:sz w:val="24"/>
          <w:szCs w:val="24"/>
          <w:highlight w:val="green"/>
          <w:lang w:val="la-Latn" w:eastAsia="cs-CZ"/>
        </w:rPr>
        <w:t>dum sit</w:t>
      </w:r>
      <w:r w:rsidR="009B2994" w:rsidRPr="007A06F5">
        <w:rPr>
          <w:rFonts w:ascii="Times New Roman" w:eastAsia="Times New Roman" w:hAnsi="Times New Roman" w:cs="Times New Roman"/>
          <w:sz w:val="24"/>
          <w:szCs w:val="24"/>
          <w:highlight w:val="green"/>
          <w:lang w:val="la-Latn" w:eastAsia="cs-CZ"/>
        </w:rPr>
        <w:t xml:space="preserve">. </w:t>
      </w:r>
    </w:p>
    <w:p w14:paraId="762E85C2" w14:textId="2C845F94" w:rsidR="00BA5266" w:rsidRPr="007A06F5" w:rsidRDefault="00F0784B"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cs-CZ"/>
        </w:rPr>
      </w:pPr>
      <w:r w:rsidRPr="007A06F5">
        <w:rPr>
          <w:rFonts w:ascii="Times New Roman" w:eastAsia="Times New Roman" w:hAnsi="Times New Roman" w:cs="Times New Roman"/>
          <w:sz w:val="24"/>
          <w:szCs w:val="24"/>
          <w:highlight w:val="green"/>
          <w:lang w:val="la-Latn" w:eastAsia="cs-CZ"/>
        </w:rPr>
        <w:lastRenderedPageBreak/>
        <w:t>De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bonis denariis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quos populus non vult re</w:t>
      </w:r>
      <w:r w:rsidR="00A95AB1" w:rsidRPr="007A06F5">
        <w:rPr>
          <w:rFonts w:ascii="Times New Roman" w:eastAsia="Times New Roman" w:hAnsi="Times New Roman" w:cs="Times New Roman"/>
          <w:sz w:val="24"/>
          <w:szCs w:val="24"/>
          <w:highlight w:val="green"/>
          <w:lang w:val="la-Latn" w:eastAsia="cs-CZ"/>
        </w:rPr>
        <w:t>cipere</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volumus</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ut hoc obser</w:t>
      </w:r>
      <w:r w:rsidRPr="007A06F5">
        <w:rPr>
          <w:rFonts w:ascii="Times New Roman" w:eastAsia="Times New Roman" w:hAnsi="Times New Roman" w:cs="Times New Roman"/>
          <w:sz w:val="24"/>
          <w:szCs w:val="24"/>
          <w:highlight w:val="green"/>
          <w:lang w:val="la-Latn" w:eastAsia="cs-CZ"/>
        </w:rPr>
        <w:t>vetur et teneatur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in priore capitulare nostro constitutum est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 a est in libro quarto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capitulo XXX</w:t>
      </w:r>
      <w:r w:rsidR="00FF3D92" w:rsidRPr="007A06F5">
        <w:rPr>
          <w:rFonts w:ascii="Times New Roman" w:eastAsia="Times New Roman" w:hAnsi="Times New Roman" w:cs="Times New Roman"/>
          <w:sz w:val="24"/>
          <w:szCs w:val="24"/>
          <w:highlight w:val="green"/>
          <w:lang w:val="la-Latn" w:eastAsia="cs-CZ"/>
        </w:rPr>
        <w:t xml:space="preserve">: </w:t>
      </w:r>
      <w:r w:rsidR="005C4EF9" w:rsidRPr="007A06F5">
        <w:rPr>
          <w:rFonts w:ascii="Times New Roman" w:eastAsia="Times New Roman" w:hAnsi="Times New Roman" w:cs="Times New Roman"/>
          <w:sz w:val="24"/>
          <w:szCs w:val="24"/>
          <w:highlight w:val="green"/>
          <w:lang w:val="la-Latn" w:eastAsia="cs-CZ"/>
        </w:rPr>
        <w:t>'</w:t>
      </w:r>
      <w:r w:rsidRPr="007A06F5">
        <w:rPr>
          <w:rFonts w:ascii="Times New Roman" w:eastAsia="Times New Roman" w:hAnsi="Times New Roman" w:cs="Times New Roman"/>
          <w:sz w:val="24"/>
          <w:szCs w:val="24"/>
          <w:highlight w:val="green"/>
          <w:lang w:val="la-Latn" w:eastAsia="cs-CZ"/>
        </w:rPr>
        <w:t>Quicumque</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liber homo vel</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in emptione vel in debiti solutione denarium merum et bene pensantem recipere noluerit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bannum nostrum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id est sexaginta solidos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conponat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vero servi ecclesiastici aut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fiscalini nostri aut comitum aut vassallorum nostrorum hoc facere praesumpserint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sexaginta ictibus vapulent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w:t>
      </w:r>
      <w:r w:rsidR="00E55DD3"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actores nostri aut aliorum vel advocati eos missis nostris vel /autem et missi nostri magnum studium habeant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ne forte propter eorum neglegentiam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pauperes crucientur et nos taedium propter eorum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clamores patiamur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nostram gratiam habere velint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Populo autem dicatur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ut caveat de aliis causis se ad nos reclamare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nisi de quibus aut missi nostri aut comites eis iustitias facere noluerint</w:t>
      </w:r>
      <w:r w:rsidR="00A23A43"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Quicumque vicarii vel alii ministri comitum tributum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inferenda vocatur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maioris pretii a populo exigere praesum</w:t>
      </w:r>
      <w:r w:rsidR="00A95AB1" w:rsidRPr="007A06F5">
        <w:rPr>
          <w:rFonts w:ascii="Times New Roman" w:eastAsia="Times New Roman" w:hAnsi="Times New Roman" w:cs="Times New Roman"/>
          <w:sz w:val="24"/>
          <w:szCs w:val="24"/>
          <w:highlight w:val="green"/>
          <w:lang w:val="la-Latn" w:eastAsia="cs-CZ"/>
        </w:rPr>
        <w:t>psit</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quam a missis bonae me</w:t>
      </w:r>
      <w:r w:rsidRPr="007A06F5">
        <w:rPr>
          <w:rFonts w:ascii="Times New Roman" w:eastAsia="Times New Roman" w:hAnsi="Times New Roman" w:cs="Times New Roman"/>
          <w:sz w:val="24"/>
          <w:szCs w:val="24"/>
          <w:highlight w:val="green"/>
          <w:lang w:val="la-Latn" w:eastAsia="cs-CZ"/>
        </w:rPr>
        <w:t>moriae genitoris nostri constitutum fuit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hoc est duos solidos pro una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vacca</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hoc</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quod iniuste superposuit atque abstulit sibique retinuit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his</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quibus hoc tulit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sua lege restituat et insuper fredum nostrum componat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ministerium amittat</w:t>
      </w:r>
      <w:r w:rsidR="005C4EF9" w:rsidRPr="007A06F5">
        <w:rPr>
          <w:rFonts w:ascii="Times New Roman" w:eastAsia="Times New Roman" w:hAnsi="Times New Roman" w:cs="Times New Roman"/>
          <w:sz w:val="24"/>
          <w:szCs w:val="24"/>
          <w:highlight w:val="green"/>
          <w:lang w:val="la-Latn" w:eastAsia="cs-CZ"/>
        </w:rPr>
        <w:t>.</w:t>
      </w:r>
    </w:p>
    <w:p w14:paraId="2ADF53A3" w14:textId="17763E80"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h</w:t>
      </w:r>
      <w:r w:rsidR="00A23A43" w:rsidRPr="007A06F5">
        <w:rPr>
          <w:rFonts w:ascii="Times New Roman" w:eastAsia="Times New Roman" w:hAnsi="Times New Roman" w:cs="Times New Roman"/>
          <w:sz w:val="24"/>
          <w:szCs w:val="24"/>
          <w:highlight w:val="green"/>
          <w:lang w:val="la-Latn" w:eastAsia="de-DE"/>
        </w:rPr>
        <w:t>omicidiis vel aliis iniustitiis</w:t>
      </w:r>
      <w:r w:rsidRPr="007A06F5">
        <w:rPr>
          <w:rFonts w:ascii="Times New Roman" w:eastAsia="Times New Roman" w:hAnsi="Times New Roman" w:cs="Times New Roman"/>
          <w:sz w:val="24"/>
          <w:szCs w:val="24"/>
          <w:highlight w:val="green"/>
          <w:lang w:val="la-Latn" w:eastAsia="de-DE"/>
        </w:rPr>
        <w:t xml:space="preserve">, quae a fiscalinis nostris </w:t>
      </w:r>
      <w:r w:rsidR="00A23A43" w:rsidRPr="007A06F5">
        <w:rPr>
          <w:rFonts w:ascii="Times New Roman" w:eastAsia="Times New Roman" w:hAnsi="Times New Roman" w:cs="Times New Roman"/>
          <w:sz w:val="24"/>
          <w:szCs w:val="24"/>
          <w:highlight w:val="green"/>
          <w:lang w:val="la-Latn" w:eastAsia="de-DE"/>
        </w:rPr>
        <w:t>fiunt</w:t>
      </w:r>
      <w:r w:rsidRPr="007A06F5">
        <w:rPr>
          <w:rFonts w:ascii="Times New Roman" w:eastAsia="Times New Roman" w:hAnsi="Times New Roman" w:cs="Times New Roman"/>
          <w:sz w:val="24"/>
          <w:szCs w:val="24"/>
          <w:highlight w:val="green"/>
          <w:lang w:val="la-Latn" w:eastAsia="de-DE"/>
        </w:rPr>
        <w:t>, quia in pune se</w:t>
      </w:r>
      <w:r w:rsidR="00A23A43" w:rsidRPr="007A06F5">
        <w:rPr>
          <w:rFonts w:ascii="Times New Roman" w:eastAsia="Times New Roman" w:hAnsi="Times New Roman" w:cs="Times New Roman"/>
          <w:sz w:val="24"/>
          <w:szCs w:val="24"/>
          <w:highlight w:val="green"/>
          <w:lang w:val="la-Latn" w:eastAsia="de-DE"/>
        </w:rPr>
        <w:t xml:space="preserve"> ea committere posse existimant</w:t>
      </w:r>
      <w:r w:rsidRPr="007A06F5">
        <w:rPr>
          <w:rFonts w:ascii="Times New Roman" w:eastAsia="Times New Roman" w:hAnsi="Times New Roman" w:cs="Times New Roman"/>
          <w:sz w:val="24"/>
          <w:szCs w:val="24"/>
          <w:highlight w:val="green"/>
          <w:lang w:val="la-Latn" w:eastAsia="de-DE"/>
        </w:rPr>
        <w:t>, nos actoribus nostris praecipiendum esse decernimus, n</w:t>
      </w:r>
      <w:r w:rsidR="00A23A43" w:rsidRPr="007A06F5">
        <w:rPr>
          <w:rFonts w:ascii="Times New Roman" w:eastAsia="Times New Roman" w:hAnsi="Times New Roman" w:cs="Times New Roman"/>
          <w:sz w:val="24"/>
          <w:szCs w:val="24"/>
          <w:highlight w:val="green"/>
          <w:lang w:val="la-Latn" w:eastAsia="de-DE"/>
        </w:rPr>
        <w:t>e ultra inpune fiant, ita ut</w:t>
      </w:r>
      <w:r w:rsidRPr="007A06F5">
        <w:rPr>
          <w:rFonts w:ascii="Times New Roman" w:eastAsia="Times New Roman" w:hAnsi="Times New Roman" w:cs="Times New Roman"/>
          <w:sz w:val="24"/>
          <w:szCs w:val="24"/>
          <w:highlight w:val="green"/>
          <w:lang w:val="la-Latn" w:eastAsia="de-DE"/>
        </w:rPr>
        <w:t xml:space="preserve">, ubicumque facta </w:t>
      </w:r>
      <w:r w:rsidR="00A23A43" w:rsidRPr="007A06F5">
        <w:rPr>
          <w:rFonts w:ascii="Times New Roman" w:eastAsia="Times New Roman" w:hAnsi="Times New Roman" w:cs="Times New Roman"/>
          <w:sz w:val="24"/>
          <w:szCs w:val="24"/>
          <w:highlight w:val="green"/>
          <w:lang w:val="la-Latn" w:eastAsia="de-DE"/>
        </w:rPr>
        <w:t>fuerint</w:t>
      </w:r>
      <w:r w:rsidRPr="007A06F5">
        <w:rPr>
          <w:rFonts w:ascii="Times New Roman" w:eastAsia="Times New Roman" w:hAnsi="Times New Roman" w:cs="Times New Roman"/>
          <w:sz w:val="24"/>
          <w:szCs w:val="24"/>
          <w:highlight w:val="green"/>
          <w:lang w:val="la-Latn" w:eastAsia="de-DE"/>
        </w:rPr>
        <w:t xml:space="preserve">, solvere cum </w:t>
      </w:r>
      <w:r w:rsidR="00A23A43" w:rsidRPr="007A06F5">
        <w:rPr>
          <w:rFonts w:ascii="Times New Roman" w:eastAsia="Times New Roman" w:hAnsi="Times New Roman" w:cs="Times New Roman"/>
          <w:sz w:val="24"/>
          <w:szCs w:val="24"/>
          <w:highlight w:val="green"/>
          <w:lang w:val="la-Latn" w:eastAsia="de-DE"/>
        </w:rPr>
        <w:t>disciplina praecipiemus</w:t>
      </w:r>
      <w:r w:rsidRPr="007A06F5">
        <w:rPr>
          <w:rFonts w:ascii="Times New Roman" w:eastAsia="Times New Roman" w:hAnsi="Times New Roman" w:cs="Times New Roman"/>
          <w:sz w:val="24"/>
          <w:szCs w:val="24"/>
          <w:highlight w:val="green"/>
          <w:lang w:val="la-Latn" w:eastAsia="de-DE"/>
        </w:rPr>
        <w:t xml:space="preserve">. </w:t>
      </w:r>
    </w:p>
    <w:p w14:paraId="515A6244" w14:textId="247B96C3"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Collectae ad malefaciendums fieri omnimodis prohibeantur 9</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ubicumque huiusmodi praesumptiones factae fuerint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digna emendatione corrigantur</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si per neglegentiam comitis vel factae sunt vel inemendatae remanserunt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hoc ad nostram notitiam perferatur</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Auctor vero facti</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fuerit praepositus vel advocatus sive cen tenarius vel qualibet alia dignitate praedita libera persona</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post legalem emendationem in loco factam sub fideiussoribus ad nostram praesentiam veniat</w:t>
      </w:r>
      <w:r w:rsidR="00A23A43" w:rsidRPr="007A06F5">
        <w:rPr>
          <w:rFonts w:ascii="Times New Roman" w:eastAsia="Times New Roman" w:hAnsi="Times New Roman" w:cs="Times New Roman"/>
          <w:sz w:val="24"/>
          <w:szCs w:val="24"/>
          <w:highlight w:val="green"/>
          <w:lang w:val="la-Latn" w:eastAsia="de-DE"/>
        </w:rPr>
        <w:t>; multitudo vero</w:t>
      </w:r>
      <w:r w:rsidRPr="007A06F5">
        <w:rPr>
          <w:rFonts w:ascii="Times New Roman" w:eastAsia="Times New Roman" w:hAnsi="Times New Roman" w:cs="Times New Roman"/>
          <w:sz w:val="24"/>
          <w:szCs w:val="24"/>
          <w:highlight w:val="green"/>
          <w:lang w:val="la-Latn" w:eastAsia="de-DE"/>
        </w:rPr>
        <w:t xml:space="preserve">, sive de servis </w:t>
      </w:r>
      <w:r w:rsidR="00A23A43" w:rsidRPr="007A06F5">
        <w:rPr>
          <w:rFonts w:ascii="Times New Roman" w:eastAsia="Times New Roman" w:hAnsi="Times New Roman" w:cs="Times New Roman"/>
          <w:sz w:val="24"/>
          <w:szCs w:val="24"/>
          <w:highlight w:val="green"/>
          <w:lang w:val="la-Latn" w:eastAsia="de-DE"/>
        </w:rPr>
        <w:t>sive de liberis sit, legitima emendatione multetur</w:t>
      </w:r>
      <w:r w:rsidRPr="007A06F5">
        <w:rPr>
          <w:rFonts w:ascii="Times New Roman" w:eastAsia="Times New Roman" w:hAnsi="Times New Roman" w:cs="Times New Roman"/>
          <w:sz w:val="24"/>
          <w:szCs w:val="24"/>
          <w:highlight w:val="green"/>
          <w:lang w:val="la-Latn" w:eastAsia="de-DE"/>
        </w:rPr>
        <w:t xml:space="preserve">. </w:t>
      </w:r>
    </w:p>
    <w:p w14:paraId="4A351A16" w14:textId="61934BEB"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pontibus pu</w:t>
      </w:r>
      <w:r w:rsidR="00A23A43" w:rsidRPr="007A06F5">
        <w:rPr>
          <w:rFonts w:ascii="Times New Roman" w:eastAsia="Times New Roman" w:hAnsi="Times New Roman" w:cs="Times New Roman"/>
          <w:sz w:val="24"/>
          <w:szCs w:val="24"/>
          <w:highlight w:val="green"/>
          <w:lang w:val="la-Latn" w:eastAsia="de-DE"/>
        </w:rPr>
        <w:t>blicis destructis placuit nobis, ut hi</w:t>
      </w:r>
      <w:r w:rsidRPr="007A06F5">
        <w:rPr>
          <w:rFonts w:ascii="Times New Roman" w:eastAsia="Times New Roman" w:hAnsi="Times New Roman" w:cs="Times New Roman"/>
          <w:sz w:val="24"/>
          <w:szCs w:val="24"/>
          <w:highlight w:val="green"/>
          <w:lang w:val="la-Latn" w:eastAsia="de-DE"/>
        </w:rPr>
        <w:t>, qui iussionem nostram in reparandis pontibus contempserunt, vol</w:t>
      </w:r>
      <w:r w:rsidR="00A23A43" w:rsidRPr="007A06F5">
        <w:rPr>
          <w:rFonts w:ascii="Times New Roman" w:eastAsia="Times New Roman" w:hAnsi="Times New Roman" w:cs="Times New Roman"/>
          <w:sz w:val="24"/>
          <w:szCs w:val="24"/>
          <w:highlight w:val="green"/>
          <w:lang w:val="la-Latn" w:eastAsia="de-DE"/>
        </w:rPr>
        <w:t>umus ac iubemus</w:t>
      </w:r>
      <w:r w:rsidRPr="007A06F5">
        <w:rPr>
          <w:rFonts w:ascii="Times New Roman" w:eastAsia="Times New Roman" w:hAnsi="Times New Roman" w:cs="Times New Roman"/>
          <w:sz w:val="24"/>
          <w:szCs w:val="24"/>
          <w:highlight w:val="green"/>
          <w:lang w:val="la-Latn" w:eastAsia="de-DE"/>
        </w:rPr>
        <w:t>, ut omnes homines nostri in nostram praesentiam veniant rationes reddere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cur nostram iussionem ausi </w:t>
      </w:r>
      <w:r w:rsidR="00A23A43" w:rsidRPr="007A06F5">
        <w:rPr>
          <w:rFonts w:ascii="Times New Roman" w:eastAsia="Times New Roman" w:hAnsi="Times New Roman" w:cs="Times New Roman"/>
          <w:sz w:val="24"/>
          <w:szCs w:val="24"/>
          <w:highlight w:val="green"/>
          <w:lang w:val="la-Latn" w:eastAsia="de-DE"/>
        </w:rPr>
        <w:t>sunt contempnere</w:t>
      </w:r>
      <w:r w:rsidRPr="007A06F5">
        <w:rPr>
          <w:rFonts w:ascii="Times New Roman" w:eastAsia="Times New Roman" w:hAnsi="Times New Roman" w:cs="Times New Roman"/>
          <w:sz w:val="24"/>
          <w:szCs w:val="24"/>
          <w:highlight w:val="green"/>
          <w:lang w:val="la-Latn" w:eastAsia="de-DE"/>
        </w:rPr>
        <w:t>; comites autem reddant rationem de eorum pagensibus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cur eos aut non constrinxerunt, ut hoc facerent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aut nobis nuntiare neglexerunt. Similiter et de iniustis theloneis</w:t>
      </w:r>
      <w:r w:rsidR="00A23A43" w:rsidRPr="007A06F5">
        <w:rPr>
          <w:rFonts w:ascii="Times New Roman" w:eastAsia="Times New Roman" w:hAnsi="Times New Roman" w:cs="Times New Roman"/>
          <w:sz w:val="24"/>
          <w:szCs w:val="24"/>
          <w:highlight w:val="green"/>
          <w:lang w:val="la-Latn" w:eastAsia="de-DE"/>
        </w:rPr>
        <w:t>, ubicumque accipiuntur</w:t>
      </w:r>
      <w:r w:rsidRPr="007A06F5">
        <w:rPr>
          <w:rFonts w:ascii="Times New Roman" w:eastAsia="Times New Roman" w:hAnsi="Times New Roman" w:cs="Times New Roman"/>
          <w:sz w:val="24"/>
          <w:szCs w:val="24"/>
          <w:highlight w:val="green"/>
          <w:lang w:val="la-Latn" w:eastAsia="de-DE"/>
        </w:rPr>
        <w:t xml:space="preserve">, sciant se exinde nobis rationem reddituros. </w:t>
      </w:r>
    </w:p>
    <w:p w14:paraId="367F349E" w14:textId="0B1DB71A"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Ut examen aquae frigidae, quod actenus faciebant, a missis nostris omnibus interdicatur, ne ulterius fiat. </w:t>
      </w:r>
    </w:p>
    <w:p w14:paraId="4B4379B2" w14:textId="2C48933E"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Postquam comes et pagenses de qualibet expe</w:t>
      </w:r>
      <w:r w:rsidR="00A23A43" w:rsidRPr="007A06F5">
        <w:rPr>
          <w:rFonts w:ascii="Times New Roman" w:eastAsia="Times New Roman" w:hAnsi="Times New Roman" w:cs="Times New Roman"/>
          <w:sz w:val="24"/>
          <w:szCs w:val="24"/>
          <w:highlight w:val="green"/>
          <w:lang w:val="la-Latn" w:eastAsia="de-DE"/>
        </w:rPr>
        <w:t>ditione hostili reversi fuerint</w:t>
      </w:r>
      <w:r w:rsidRPr="007A06F5">
        <w:rPr>
          <w:rFonts w:ascii="Times New Roman" w:eastAsia="Times New Roman" w:hAnsi="Times New Roman" w:cs="Times New Roman"/>
          <w:sz w:val="24"/>
          <w:szCs w:val="24"/>
          <w:highlight w:val="green"/>
          <w:lang w:val="la-Latn" w:eastAsia="de-DE"/>
        </w:rPr>
        <w:t>, ex eo die super quadraginta noctes sit bannus resisus, quod in lingua theodisca scaftle</w:t>
      </w:r>
      <w:r w:rsidR="00A23A43" w:rsidRPr="007A06F5">
        <w:rPr>
          <w:rFonts w:ascii="Times New Roman" w:eastAsia="Times New Roman" w:hAnsi="Times New Roman" w:cs="Times New Roman"/>
          <w:sz w:val="24"/>
          <w:szCs w:val="24"/>
          <w:highlight w:val="green"/>
          <w:lang w:val="la-Latn" w:eastAsia="de-DE"/>
        </w:rPr>
        <w:t>gi, id est armorum depositio, vocatur</w:t>
      </w:r>
      <w:r w:rsidRPr="007A06F5">
        <w:rPr>
          <w:rFonts w:ascii="Times New Roman" w:eastAsia="Times New Roman" w:hAnsi="Times New Roman" w:cs="Times New Roman"/>
          <w:sz w:val="24"/>
          <w:szCs w:val="24"/>
          <w:highlight w:val="green"/>
          <w:lang w:val="la-Latn" w:eastAsia="de-DE"/>
        </w:rPr>
        <w:t xml:space="preserve">. </w:t>
      </w:r>
    </w:p>
    <w:p w14:paraId="69B5211F" w14:textId="716BB2E0" w:rsidR="005C4EF9" w:rsidRPr="007A06F5" w:rsidRDefault="005C4EF9" w:rsidP="00D0094D">
      <w:pPr>
        <w:pStyle w:val="Odstavecseseznamem"/>
        <w:numPr>
          <w:ilvl w:val="0"/>
          <w:numId w:val="3"/>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Hoc missi nostri no</w:t>
      </w:r>
      <w:r w:rsidR="00A23A43" w:rsidRPr="007A06F5">
        <w:rPr>
          <w:rFonts w:ascii="Times New Roman" w:eastAsia="Times New Roman" w:hAnsi="Times New Roman" w:cs="Times New Roman"/>
          <w:sz w:val="24"/>
          <w:szCs w:val="24"/>
          <w:highlight w:val="green"/>
          <w:lang w:val="la-Latn" w:eastAsia="de-DE"/>
        </w:rPr>
        <w:t>tum faciant comitibus et populo</w:t>
      </w:r>
      <w:r w:rsidRPr="007A06F5">
        <w:rPr>
          <w:rFonts w:ascii="Times New Roman" w:eastAsia="Times New Roman" w:hAnsi="Times New Roman" w:cs="Times New Roman"/>
          <w:sz w:val="24"/>
          <w:szCs w:val="24"/>
          <w:highlight w:val="green"/>
          <w:lang w:val="la-Latn" w:eastAsia="de-DE"/>
        </w:rPr>
        <w:t xml:space="preserve">, quod nos in omni ebdomada unum diem ad causas audiendas et iudicandas sedere volumus. </w:t>
      </w:r>
      <w:r w:rsidR="00A23A43" w:rsidRPr="007A06F5">
        <w:rPr>
          <w:rFonts w:ascii="Times New Roman" w:eastAsia="Times New Roman" w:hAnsi="Times New Roman" w:cs="Times New Roman"/>
          <w:sz w:val="24"/>
          <w:szCs w:val="24"/>
          <w:highlight w:val="green"/>
          <w:lang w:val="la-Latn" w:eastAsia="de-DE"/>
        </w:rPr>
        <w:t>Comites</w:t>
      </w:r>
      <w:r w:rsidRPr="007A06F5">
        <w:rPr>
          <w:rFonts w:ascii="Times New Roman" w:eastAsia="Times New Roman" w:hAnsi="Times New Roman" w:cs="Times New Roman"/>
          <w:sz w:val="24"/>
          <w:szCs w:val="24"/>
          <w:highlight w:val="green"/>
          <w:lang w:val="la-Latn" w:eastAsia="de-DE"/>
        </w:rPr>
        <w:t xml:space="preserve"> </w:t>
      </w:r>
      <w:r w:rsidR="00A23A43" w:rsidRPr="007A06F5">
        <w:rPr>
          <w:rFonts w:ascii="Times New Roman" w:eastAsia="Times New Roman" w:hAnsi="Times New Roman" w:cs="Times New Roman"/>
          <w:sz w:val="24"/>
          <w:szCs w:val="24"/>
          <w:highlight w:val="green"/>
          <w:lang w:val="la-Latn" w:eastAsia="de-DE"/>
        </w:rPr>
        <w:t>autem et missi nostri magnum studium habeant</w:t>
      </w:r>
      <w:r w:rsidR="00360346" w:rsidRPr="007A06F5">
        <w:rPr>
          <w:rFonts w:ascii="Times New Roman" w:eastAsia="Times New Roman" w:hAnsi="Times New Roman" w:cs="Times New Roman"/>
          <w:sz w:val="24"/>
          <w:szCs w:val="24"/>
          <w:highlight w:val="green"/>
          <w:lang w:val="la-Latn" w:eastAsia="de-DE"/>
        </w:rPr>
        <w:t xml:space="preserve">, </w:t>
      </w:r>
      <w:r w:rsidR="00A23A43" w:rsidRPr="007A06F5">
        <w:rPr>
          <w:rFonts w:ascii="Times New Roman" w:eastAsia="Times New Roman" w:hAnsi="Times New Roman" w:cs="Times New Roman"/>
          <w:sz w:val="24"/>
          <w:szCs w:val="24"/>
          <w:highlight w:val="green"/>
          <w:lang w:val="la-Latn" w:eastAsia="de-DE"/>
        </w:rPr>
        <w:t>ne forte propter eorum neglegentiam pauperes crucientur et nos taedium propter eorum clamores patiamur, si nostrum gratiam habere velint. Populo autem dicatur, ut caveat de aliis causis se ad nos reclamare, nisi de quibus aut missi nostri aut comites eis iustitias facere noluerint. Quicumque vicarii vel alii ministri comitum tributum, quod inferenda vocatur, maioris pretii a populo exigere praesumpsit, quam a missis bonae memoriae genitoris nostri constitutum fuit, hoc est duos solidos pro una vacca, hoc, quod iniuste superposuit atque abstulit sibique retinuit, his, quibus hoc tulit, cum sua lege restituat et insuper fredum nostrum componat et ministerium amittat.</w:t>
      </w:r>
    </w:p>
    <w:p w14:paraId="71CE6985" w14:textId="77777777" w:rsidR="00BA5266" w:rsidRPr="007A06F5" w:rsidRDefault="00390E0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7" w:name="_Toc194615232"/>
      <w:r w:rsidRPr="007A06F5">
        <w:rPr>
          <w:rFonts w:ascii="Times New Roman" w:hAnsi="Times New Roman" w:cs="Times New Roman"/>
          <w:b/>
          <w:color w:val="000000" w:themeColor="text1"/>
          <w:sz w:val="28"/>
          <w:szCs w:val="28"/>
          <w:lang w:val="la-Latn"/>
        </w:rPr>
        <w:lastRenderedPageBreak/>
        <w:t xml:space="preserve">Capitula de praescriptione temporis, c. 1, </w:t>
      </w:r>
      <w:r w:rsidR="00BA5266" w:rsidRPr="007A06F5">
        <w:rPr>
          <w:rFonts w:ascii="Times New Roman" w:hAnsi="Times New Roman" w:cs="Times New Roman"/>
          <w:b/>
          <w:color w:val="000000" w:themeColor="text1"/>
          <w:sz w:val="28"/>
          <w:szCs w:val="28"/>
          <w:lang w:val="la-Latn"/>
        </w:rPr>
        <w:t>282v</w:t>
      </w:r>
      <w:bookmarkEnd w:id="397"/>
    </w:p>
    <w:p w14:paraId="16B311E0" w14:textId="45A0676E"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XLVI - Capitula de praescriptione temporis,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(verkürzt), mit Rubrik: DE INSCRIPCIONE TEMPORUM. Licet iam pridem a nobis fuerat ordinatum - a quocumque etiam peruasa (MGH Capit. 2, Nr. 195, S. 25 Z. 17-25).</w:t>
      </w:r>
    </w:p>
    <w:p w14:paraId="1E03939C" w14:textId="300F4A78" w:rsidR="009A0E92" w:rsidRPr="007A06F5" w:rsidRDefault="00F0784B" w:rsidP="00D0094D">
      <w:pPr>
        <w:pStyle w:val="Odstavecseseznamem"/>
        <w:numPr>
          <w:ilvl w:val="0"/>
          <w:numId w:val="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caps/>
          <w:color w:val="FF0000"/>
          <w:sz w:val="24"/>
          <w:szCs w:val="24"/>
          <w:lang w:val="la-Latn" w:eastAsia="cs-CZ"/>
        </w:rPr>
        <w:t>De inscriptione a temporum</w:t>
      </w:r>
      <w:r w:rsidR="009B2994" w:rsidRPr="007A06F5">
        <w:rPr>
          <w:rFonts w:ascii="Times New Roman" w:eastAsia="Times New Roman" w:hAnsi="Times New Roman" w:cs="Times New Roman"/>
          <w:caps/>
          <w:color w:val="FF0000"/>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Licet iampridem a nobis fuerat ordinatum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 quis in populo nostro barbarae nationis persona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re sua consisteret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invitasset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aut si terram ad habitandum voluntarius deputasset eamque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per annos quindecim sine tertiis habuisset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in voluntate e ipsius permaneret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neque exinde quicquam sibi ille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 dederat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sc</w:t>
      </w:r>
      <w:r w:rsidR="00A95AB1" w:rsidRPr="007A06F5">
        <w:rPr>
          <w:rFonts w:ascii="Times New Roman" w:eastAsia="Times New Roman" w:hAnsi="Times New Roman" w:cs="Times New Roman"/>
          <w:sz w:val="24"/>
          <w:szCs w:val="24"/>
          <w:lang w:val="la-Latn" w:eastAsia="cs-CZ"/>
        </w:rPr>
        <w:t>iret esse reddendum</w:t>
      </w:r>
      <w:r w:rsidR="009B2994" w:rsidRPr="007A06F5">
        <w:rPr>
          <w:rFonts w:ascii="Times New Roman" w:eastAsia="Times New Roman" w:hAnsi="Times New Roman" w:cs="Times New Roman"/>
          <w:sz w:val="24"/>
          <w:szCs w:val="24"/>
          <w:lang w:val="la-Latn" w:eastAsia="cs-CZ"/>
        </w:rPr>
        <w:t xml:space="preserve">, </w:t>
      </w:r>
      <w:r w:rsidR="00A95AB1" w:rsidRPr="007A06F5">
        <w:rPr>
          <w:rFonts w:ascii="Times New Roman" w:eastAsia="Times New Roman" w:hAnsi="Times New Roman" w:cs="Times New Roman"/>
          <w:sz w:val="24"/>
          <w:szCs w:val="24"/>
          <w:lang w:val="la-Latn" w:eastAsia="cs-CZ"/>
        </w:rPr>
        <w:t>tamen abs</w:t>
      </w:r>
      <w:r w:rsidRPr="007A06F5">
        <w:rPr>
          <w:rFonts w:ascii="Times New Roman" w:eastAsia="Times New Roman" w:hAnsi="Times New Roman" w:cs="Times New Roman"/>
          <w:sz w:val="24"/>
          <w:szCs w:val="24"/>
          <w:lang w:val="la-Latn" w:eastAsia="cs-CZ"/>
        </w:rPr>
        <w:t>que ulla permutatione omni tempore generaliter memorata conditio deb</w:t>
      </w:r>
      <w:r w:rsidR="00A95AB1" w:rsidRPr="007A06F5">
        <w:rPr>
          <w:rFonts w:ascii="Times New Roman" w:eastAsia="Times New Roman" w:hAnsi="Times New Roman" w:cs="Times New Roman"/>
          <w:sz w:val="24"/>
          <w:szCs w:val="24"/>
          <w:lang w:val="la-Latn" w:eastAsia="cs-CZ"/>
        </w:rPr>
        <w:t>eat custodiri</w:t>
      </w:r>
      <w:r w:rsidR="00762AD2" w:rsidRPr="007A06F5">
        <w:rPr>
          <w:rFonts w:ascii="Times New Roman" w:eastAsia="Times New Roman" w:hAnsi="Times New Roman" w:cs="Times New Roman"/>
          <w:sz w:val="24"/>
          <w:szCs w:val="24"/>
          <w:lang w:val="la-Latn" w:eastAsia="cs-CZ"/>
        </w:rPr>
        <w:t>,</w:t>
      </w:r>
      <w:r w:rsidR="009B2994" w:rsidRPr="007A06F5">
        <w:rPr>
          <w:rFonts w:ascii="Times New Roman" w:eastAsia="Times New Roman" w:hAnsi="Times New Roman" w:cs="Times New Roman"/>
          <w:sz w:val="24"/>
          <w:szCs w:val="24"/>
          <w:lang w:val="la-Latn" w:eastAsia="cs-CZ"/>
        </w:rPr>
        <w:t xml:space="preserve"> </w:t>
      </w:r>
      <w:r w:rsidR="00A95AB1" w:rsidRPr="007A06F5">
        <w:rPr>
          <w:rFonts w:ascii="Times New Roman" w:eastAsia="Times New Roman" w:hAnsi="Times New Roman" w:cs="Times New Roman"/>
          <w:sz w:val="24"/>
          <w:szCs w:val="24"/>
          <w:lang w:val="la-Latn" w:eastAsia="cs-CZ"/>
        </w:rPr>
        <w:t>praesenti pla</w:t>
      </w:r>
      <w:r w:rsidRPr="007A06F5">
        <w:rPr>
          <w:rFonts w:ascii="Times New Roman" w:eastAsia="Times New Roman" w:hAnsi="Times New Roman" w:cs="Times New Roman"/>
          <w:sz w:val="24"/>
          <w:szCs w:val="24"/>
          <w:lang w:val="la-Latn" w:eastAsia="cs-CZ"/>
        </w:rPr>
        <w:t>cuit lege constitui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quis vero terram ab altero sibi</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traditam violenter dixerit et convicerit fuisse sublatam</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priusquam triginta annorum terminus compleatur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et</w:t>
      </w:r>
      <w:r w:rsidR="00A95AB1" w:rsidRPr="007A06F5">
        <w:rPr>
          <w:rFonts w:ascii="Times New Roman" w:eastAsia="Times New Roman" w:hAnsi="Times New Roman" w:cs="Times New Roman"/>
          <w:sz w:val="24"/>
          <w:szCs w:val="24"/>
          <w:lang w:val="la-Latn" w:eastAsia="cs-CZ"/>
        </w:rPr>
        <w:t xml:space="preserve"> rem constiterit occupatam</w:t>
      </w:r>
      <w:r w:rsidR="009B2994" w:rsidRPr="007A06F5">
        <w:rPr>
          <w:rFonts w:ascii="Times New Roman" w:eastAsia="Times New Roman" w:hAnsi="Times New Roman" w:cs="Times New Roman"/>
          <w:sz w:val="24"/>
          <w:szCs w:val="24"/>
          <w:lang w:val="la-Latn" w:eastAsia="cs-CZ"/>
        </w:rPr>
        <w:t xml:space="preserve">, </w:t>
      </w:r>
      <w:r w:rsidR="00A95AB1" w:rsidRPr="007A06F5">
        <w:rPr>
          <w:rFonts w:ascii="Times New Roman" w:eastAsia="Times New Roman" w:hAnsi="Times New Roman" w:cs="Times New Roman"/>
          <w:sz w:val="24"/>
          <w:szCs w:val="24"/>
          <w:lang w:val="la-Latn" w:eastAsia="cs-CZ"/>
        </w:rPr>
        <w:t xml:space="preserve">et </w:t>
      </w:r>
      <w:r w:rsidRPr="007A06F5">
        <w:rPr>
          <w:rFonts w:ascii="Times New Roman" w:eastAsia="Times New Roman" w:hAnsi="Times New Roman" w:cs="Times New Roman"/>
          <w:sz w:val="24"/>
          <w:szCs w:val="24"/>
          <w:lang w:val="la-Latn" w:eastAsia="cs-CZ"/>
        </w:rPr>
        <w:t>re quirere</w:t>
      </w:r>
      <w:r w:rsidR="00847736" w:rsidRPr="007A06F5">
        <w:rPr>
          <w:rFonts w:ascii="Times New Roman" w:eastAsia="Times New Roman" w:hAnsi="Times New Roman" w:cs="Times New Roman"/>
          <w:sz w:val="24"/>
          <w:szCs w:val="24"/>
          <w:lang w:val="la-Latn" w:eastAsia="cs-CZ"/>
        </w:rPr>
        <w:t xml:space="preserve"> poterit et repetentis partibus </w:t>
      </w:r>
      <w:r w:rsidRPr="007A06F5">
        <w:rPr>
          <w:rFonts w:ascii="Times New Roman" w:eastAsia="Times New Roman" w:hAnsi="Times New Roman" w:cs="Times New Roman"/>
          <w:sz w:val="24"/>
          <w:szCs w:val="24"/>
          <w:lang w:val="la-Latn" w:eastAsia="cs-CZ"/>
        </w:rPr>
        <w:t>reformare</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Ceterum si impletis triginta annis terra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a quo cumque etiam pervasa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fuisse dicatur</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non fuerit restituta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nihil sibi reddendum esse cognoscat</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Quapropter omnes comites</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quoties de privatis causis contentio fuerit generata</w:t>
      </w:r>
      <w:r w:rsidR="009B2994" w:rsidRPr="007A06F5">
        <w:rPr>
          <w:rFonts w:ascii="Times New Roman" w:eastAsia="Times New Roman" w:hAnsi="Times New Roman" w:cs="Times New Roman"/>
          <w:sz w:val="24"/>
          <w:szCs w:val="24"/>
          <w:lang w:val="la-Latn" w:eastAsia="cs-CZ"/>
        </w:rPr>
        <w:t xml:space="preserve">, </w:t>
      </w:r>
      <w:r w:rsidRPr="007A06F5">
        <w:rPr>
          <w:rFonts w:ascii="Times New Roman" w:eastAsia="Times New Roman" w:hAnsi="Times New Roman" w:cs="Times New Roman"/>
          <w:sz w:val="24"/>
          <w:szCs w:val="24"/>
          <w:lang w:val="la-Latn" w:eastAsia="cs-CZ"/>
        </w:rPr>
        <w:t>secundum ordinem /</w:t>
      </w:r>
      <w:r w:rsidR="009A0E92" w:rsidRPr="007A06F5">
        <w:rPr>
          <w:rFonts w:ascii="Times New Roman" w:eastAsia="Times New Roman" w:hAnsi="Times New Roman" w:cs="Times New Roman"/>
          <w:sz w:val="24"/>
          <w:szCs w:val="24"/>
          <w:lang w:val="la-Latn" w:eastAsia="cs-CZ"/>
        </w:rPr>
        <w:t>legis istius</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iudicare curabunt</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Et quia omnia ad quietem omnium pertinentia ex lege convenit provideri</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quas</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omnino causas de quibuscunque rebus</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quae i</w:t>
      </w:r>
      <w:r w:rsidR="00A95AB1" w:rsidRPr="007A06F5">
        <w:rPr>
          <w:rFonts w:ascii="Times New Roman" w:eastAsia="Times New Roman" w:hAnsi="Times New Roman" w:cs="Times New Roman"/>
          <w:sz w:val="24"/>
          <w:szCs w:val="24"/>
          <w:lang w:val="la-Latn" w:eastAsia="cs-CZ"/>
        </w:rPr>
        <w:t xml:space="preserve">ntra triginta annos non fuerint </w:t>
      </w:r>
      <w:r w:rsidR="009A0E92" w:rsidRPr="007A06F5">
        <w:rPr>
          <w:rFonts w:ascii="Times New Roman" w:eastAsia="Times New Roman" w:hAnsi="Times New Roman" w:cs="Times New Roman"/>
          <w:sz w:val="24"/>
          <w:szCs w:val="24"/>
          <w:lang w:val="la-Latn" w:eastAsia="cs-CZ"/>
        </w:rPr>
        <w:t>diffinitae</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nullo eas postmodum licebit ordine commoveri</w:t>
      </w:r>
      <w:r w:rsidR="00FF3D92"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quia satis unicuique ad requirendum et recipiendum</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quod ei debitum fuerit</w:t>
      </w:r>
      <w:r w:rsidR="009B2994" w:rsidRPr="007A06F5">
        <w:rPr>
          <w:rFonts w:ascii="Times New Roman" w:eastAsia="Times New Roman" w:hAnsi="Times New Roman" w:cs="Times New Roman"/>
          <w:sz w:val="24"/>
          <w:szCs w:val="24"/>
          <w:lang w:val="la-Latn" w:eastAsia="cs-CZ"/>
        </w:rPr>
        <w:t xml:space="preserve">, </w:t>
      </w:r>
      <w:r w:rsidR="009A0E92" w:rsidRPr="007A06F5">
        <w:rPr>
          <w:rFonts w:ascii="Times New Roman" w:eastAsia="Times New Roman" w:hAnsi="Times New Roman" w:cs="Times New Roman"/>
          <w:sz w:val="24"/>
          <w:szCs w:val="24"/>
          <w:lang w:val="la-Latn" w:eastAsia="cs-CZ"/>
        </w:rPr>
        <w:t>suprascriptus annorum numerus constat posse sufficere</w:t>
      </w:r>
      <w:r w:rsidR="009B2994" w:rsidRPr="007A06F5">
        <w:rPr>
          <w:rFonts w:ascii="Times New Roman" w:eastAsia="Times New Roman" w:hAnsi="Times New Roman" w:cs="Times New Roman"/>
          <w:sz w:val="24"/>
          <w:szCs w:val="24"/>
          <w:lang w:val="la-Latn" w:eastAsia="cs-CZ"/>
        </w:rPr>
        <w:t xml:space="preserve">. </w:t>
      </w:r>
    </w:p>
    <w:p w14:paraId="6EC169E8" w14:textId="3A9961FE" w:rsidR="00BA5266" w:rsidRPr="007A06F5" w:rsidRDefault="009A0E92" w:rsidP="00D0094D">
      <w:pPr>
        <w:pStyle w:val="Odstavecseseznamem"/>
        <w:numPr>
          <w:ilvl w:val="0"/>
          <w:numId w:val="4"/>
        </w:numPr>
        <w:spacing w:before="100" w:beforeAutospacing="1" w:after="100" w:afterAutospacing="1" w:line="240" w:lineRule="auto"/>
        <w:rPr>
          <w:rFonts w:ascii="Times New Roman" w:eastAsia="Times New Roman" w:hAnsi="Times New Roman" w:cs="Times New Roman"/>
          <w:sz w:val="24"/>
          <w:szCs w:val="24"/>
          <w:lang w:val="la-Latn" w:eastAsia="cs-CZ"/>
        </w:rPr>
      </w:pPr>
      <w:r w:rsidRPr="007A06F5">
        <w:rPr>
          <w:rFonts w:ascii="Times New Roman" w:eastAsia="Times New Roman" w:hAnsi="Times New Roman" w:cs="Times New Roman"/>
          <w:sz w:val="24"/>
          <w:szCs w:val="24"/>
          <w:highlight w:val="green"/>
          <w:lang w:val="la-Latn" w:eastAsia="cs-CZ"/>
        </w:rPr>
        <w:t>Si</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quis colonum alienum in re sua triginta annos habuerit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acsi suum vendicet</w:t>
      </w:r>
      <w:r w:rsidR="009042C7"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Qui si infra triginta annos inventus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 domino cum filiis sibi debitis et omni peculio revocetur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vero mortuus fuerit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peculium eius dominus revocet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Colona vero</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si viginti annos in alieno dominio permanserit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a priore domino non requira</w:t>
      </w:r>
      <w:r w:rsidR="00A95AB1" w:rsidRPr="007A06F5">
        <w:rPr>
          <w:rFonts w:ascii="Times New Roman" w:eastAsia="Times New Roman" w:hAnsi="Times New Roman" w:cs="Times New Roman"/>
          <w:sz w:val="24"/>
          <w:szCs w:val="24"/>
          <w:highlight w:val="green"/>
          <w:lang w:val="la-Latn" w:eastAsia="cs-CZ"/>
        </w:rPr>
        <w:t>tur</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Colono duae partes agna</w:t>
      </w:r>
      <w:r w:rsidRPr="007A06F5">
        <w:rPr>
          <w:rFonts w:ascii="Times New Roman" w:eastAsia="Times New Roman" w:hAnsi="Times New Roman" w:cs="Times New Roman"/>
          <w:sz w:val="24"/>
          <w:szCs w:val="24"/>
          <w:highlight w:val="green"/>
          <w:lang w:val="la-Latn" w:eastAsia="cs-CZ"/>
        </w:rPr>
        <w:t>tionis sequantur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colonae vero tercia pars sequatur</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Nam si agna</w:t>
      </w:r>
      <w:r w:rsidR="00A95AB1" w:rsidRPr="007A06F5">
        <w:rPr>
          <w:rFonts w:ascii="Times New Roman" w:eastAsia="Times New Roman" w:hAnsi="Times New Roman" w:cs="Times New Roman"/>
          <w:sz w:val="24"/>
          <w:szCs w:val="24"/>
          <w:highlight w:val="green"/>
          <w:lang w:val="la-Latn" w:eastAsia="cs-CZ"/>
        </w:rPr>
        <w:t>tio infra viginti</w:t>
      </w:r>
      <w:r w:rsidR="009B2994" w:rsidRPr="007A06F5">
        <w:rPr>
          <w:rFonts w:ascii="Times New Roman" w:eastAsia="Times New Roman" w:hAnsi="Times New Roman" w:cs="Times New Roman"/>
          <w:sz w:val="24"/>
          <w:szCs w:val="24"/>
          <w:highlight w:val="green"/>
          <w:lang w:val="la-Latn" w:eastAsia="cs-CZ"/>
        </w:rPr>
        <w:t xml:space="preserve"> </w:t>
      </w:r>
      <w:r w:rsidR="00A95AB1" w:rsidRPr="007A06F5">
        <w:rPr>
          <w:rFonts w:ascii="Times New Roman" w:eastAsia="Times New Roman" w:hAnsi="Times New Roman" w:cs="Times New Roman"/>
          <w:sz w:val="24"/>
          <w:szCs w:val="24"/>
          <w:highlight w:val="green"/>
          <w:lang w:val="la-Latn" w:eastAsia="cs-CZ"/>
        </w:rPr>
        <w:t xml:space="preserve">annos edita </w:t>
      </w:r>
      <w:r w:rsidR="00847736" w:rsidRPr="007A06F5">
        <w:rPr>
          <w:rFonts w:ascii="Times New Roman" w:eastAsia="Times New Roman" w:hAnsi="Times New Roman" w:cs="Times New Roman"/>
          <w:sz w:val="24"/>
          <w:szCs w:val="24"/>
          <w:highlight w:val="green"/>
          <w:lang w:val="la-Latn" w:eastAsia="cs-CZ"/>
        </w:rPr>
        <w:t>fuerit</w:t>
      </w:r>
      <w:r w:rsidRPr="007A06F5">
        <w:rPr>
          <w:rFonts w:ascii="Times New Roman" w:eastAsia="Times New Roman" w:hAnsi="Times New Roman" w:cs="Times New Roman"/>
          <w:sz w:val="24"/>
          <w:szCs w:val="24"/>
          <w:highlight w:val="green"/>
          <w:lang w:val="la-Latn" w:eastAsia="cs-CZ"/>
        </w:rPr>
        <w:t>, quando adhuc colona domino competebat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repetentibus</w:t>
      </w:r>
      <w:r w:rsidR="00847736" w:rsidRPr="007A06F5">
        <w:rPr>
          <w:rFonts w:ascii="Times New Roman" w:eastAsia="Times New Roman" w:hAnsi="Times New Roman" w:cs="Times New Roman"/>
          <w:sz w:val="24"/>
          <w:szCs w:val="24"/>
          <w:highlight w:val="green"/>
          <w:lang w:val="la-Latn" w:eastAsia="cs-CZ"/>
        </w:rPr>
        <w:t xml:space="preserve"> non negetur</w:t>
      </w:r>
      <w:r w:rsidR="009B2994" w:rsidRPr="007A06F5">
        <w:rPr>
          <w:rFonts w:ascii="Times New Roman" w:eastAsia="Times New Roman" w:hAnsi="Times New Roman" w:cs="Times New Roman"/>
          <w:sz w:val="24"/>
          <w:szCs w:val="24"/>
          <w:highlight w:val="green"/>
          <w:lang w:val="la-Latn" w:eastAsia="cs-CZ"/>
        </w:rPr>
        <w:t xml:space="preserve">; </w:t>
      </w:r>
      <w:r w:rsidR="00847736" w:rsidRPr="007A06F5">
        <w:rPr>
          <w:rFonts w:ascii="Times New Roman" w:eastAsia="Times New Roman" w:hAnsi="Times New Roman" w:cs="Times New Roman"/>
          <w:sz w:val="24"/>
          <w:szCs w:val="24"/>
          <w:highlight w:val="green"/>
          <w:lang w:val="la-Latn" w:eastAsia="cs-CZ"/>
        </w:rPr>
        <w:t xml:space="preserve">quia in novellis </w:t>
      </w:r>
      <w:r w:rsidRPr="007A06F5">
        <w:rPr>
          <w:rFonts w:ascii="Times New Roman" w:eastAsia="Times New Roman" w:hAnsi="Times New Roman" w:cs="Times New Roman"/>
          <w:sz w:val="24"/>
          <w:szCs w:val="24"/>
          <w:highlight w:val="green"/>
          <w:lang w:val="la-Latn" w:eastAsia="cs-CZ"/>
        </w:rPr>
        <w:t>legibus est constitutum</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Sane ne separatio coniugii fiat</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pr</w:t>
      </w:r>
      <w:r w:rsidR="00847736" w:rsidRPr="007A06F5">
        <w:rPr>
          <w:rFonts w:ascii="Times New Roman" w:eastAsia="Times New Roman" w:hAnsi="Times New Roman" w:cs="Times New Roman"/>
          <w:sz w:val="24"/>
          <w:szCs w:val="24"/>
          <w:highlight w:val="green"/>
          <w:lang w:val="la-Latn" w:eastAsia="cs-CZ"/>
        </w:rPr>
        <w:t>aecipimus</w:t>
      </w:r>
      <w:r w:rsidR="009B2994" w:rsidRPr="007A06F5">
        <w:rPr>
          <w:rFonts w:ascii="Times New Roman" w:eastAsia="Times New Roman" w:hAnsi="Times New Roman" w:cs="Times New Roman"/>
          <w:sz w:val="24"/>
          <w:szCs w:val="24"/>
          <w:highlight w:val="green"/>
          <w:lang w:val="la-Latn" w:eastAsia="cs-CZ"/>
        </w:rPr>
        <w:t xml:space="preserve">, </w:t>
      </w:r>
      <w:r w:rsidR="00847736" w:rsidRPr="007A06F5">
        <w:rPr>
          <w:rFonts w:ascii="Times New Roman" w:eastAsia="Times New Roman" w:hAnsi="Times New Roman" w:cs="Times New Roman"/>
          <w:sz w:val="24"/>
          <w:szCs w:val="24"/>
          <w:highlight w:val="green"/>
          <w:lang w:val="la-Latn" w:eastAsia="cs-CZ"/>
        </w:rPr>
        <w:t>ut dominus</w:t>
      </w:r>
      <w:r w:rsidR="009B2994" w:rsidRPr="007A06F5">
        <w:rPr>
          <w:rFonts w:ascii="Times New Roman" w:eastAsia="Times New Roman" w:hAnsi="Times New Roman" w:cs="Times New Roman"/>
          <w:sz w:val="24"/>
          <w:szCs w:val="24"/>
          <w:highlight w:val="green"/>
          <w:lang w:val="la-Latn" w:eastAsia="cs-CZ"/>
        </w:rPr>
        <w:t xml:space="preserve"> </w:t>
      </w:r>
      <w:r w:rsidR="00847736" w:rsidRPr="007A06F5">
        <w:rPr>
          <w:rFonts w:ascii="Times New Roman" w:eastAsia="Times New Roman" w:hAnsi="Times New Roman" w:cs="Times New Roman"/>
          <w:sz w:val="24"/>
          <w:szCs w:val="24"/>
          <w:highlight w:val="green"/>
          <w:lang w:val="la-Latn" w:eastAsia="cs-CZ"/>
        </w:rPr>
        <w:t xml:space="preserve">coloni </w:t>
      </w:r>
      <w:r w:rsidRPr="007A06F5">
        <w:rPr>
          <w:rFonts w:ascii="Times New Roman" w:eastAsia="Times New Roman" w:hAnsi="Times New Roman" w:cs="Times New Roman"/>
          <w:sz w:val="24"/>
          <w:szCs w:val="24"/>
          <w:highlight w:val="green"/>
          <w:lang w:val="la-Latn" w:eastAsia="cs-CZ"/>
        </w:rPr>
        <w:t>vicaria muliere</w:t>
      </w:r>
      <w:r w:rsidR="009B2994" w:rsidRPr="007A06F5">
        <w:rPr>
          <w:rFonts w:ascii="Times New Roman" w:eastAsia="Times New Roman" w:hAnsi="Times New Roman" w:cs="Times New Roman"/>
          <w:sz w:val="24"/>
          <w:szCs w:val="24"/>
          <w:highlight w:val="green"/>
          <w:lang w:val="la-Latn" w:eastAsia="cs-CZ"/>
        </w:rPr>
        <w:t xml:space="preserve"> </w:t>
      </w:r>
      <w:r w:rsidRPr="007A06F5">
        <w:rPr>
          <w:rFonts w:ascii="Times New Roman" w:eastAsia="Times New Roman" w:hAnsi="Times New Roman" w:cs="Times New Roman"/>
          <w:sz w:val="24"/>
          <w:szCs w:val="24"/>
          <w:highlight w:val="green"/>
          <w:lang w:val="la-Latn" w:eastAsia="cs-CZ"/>
        </w:rPr>
        <w:t>cum agnatione partis terciae non negetur</w:t>
      </w:r>
      <w:r w:rsidR="009B2994" w:rsidRPr="007A06F5">
        <w:rPr>
          <w:rFonts w:ascii="Times New Roman" w:eastAsia="Times New Roman" w:hAnsi="Times New Roman" w:cs="Times New Roman"/>
          <w:sz w:val="24"/>
          <w:szCs w:val="24"/>
          <w:highlight w:val="green"/>
          <w:lang w:val="la-Latn" w:eastAsia="cs-CZ"/>
        </w:rPr>
        <w:t>.</w:t>
      </w:r>
      <w:r w:rsidR="009B2994" w:rsidRPr="007A06F5">
        <w:rPr>
          <w:rFonts w:ascii="Times New Roman" w:eastAsia="Times New Roman" w:hAnsi="Times New Roman" w:cs="Times New Roman"/>
          <w:sz w:val="24"/>
          <w:szCs w:val="24"/>
          <w:lang w:val="la-Latn" w:eastAsia="cs-CZ"/>
        </w:rPr>
        <w:t xml:space="preserve"> </w:t>
      </w:r>
    </w:p>
    <w:p w14:paraId="0D08D794" w14:textId="77777777" w:rsidR="00BA5266" w:rsidRPr="007A06F5" w:rsidRDefault="00390E0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8" w:name="_Toc194615233"/>
      <w:r w:rsidRPr="007A06F5">
        <w:rPr>
          <w:rFonts w:ascii="Times New Roman" w:hAnsi="Times New Roman" w:cs="Times New Roman"/>
          <w:b/>
          <w:color w:val="000000" w:themeColor="text1"/>
          <w:sz w:val="28"/>
          <w:szCs w:val="28"/>
          <w:lang w:val="la-Latn"/>
        </w:rPr>
        <w:t xml:space="preserve">Zwei Capitulationes zu den nachfolgenden Kapitularien- und Konzilssammlungen, </w:t>
      </w:r>
      <w:r w:rsidR="00BA5266" w:rsidRPr="007A06F5">
        <w:rPr>
          <w:rFonts w:ascii="Times New Roman" w:hAnsi="Times New Roman" w:cs="Times New Roman"/>
          <w:b/>
          <w:color w:val="000000" w:themeColor="text1"/>
          <w:sz w:val="28"/>
          <w:szCs w:val="28"/>
          <w:lang w:val="la-Latn"/>
        </w:rPr>
        <w:t>283r-287r</w:t>
      </w:r>
      <w:bookmarkEnd w:id="398"/>
    </w:p>
    <w:p w14:paraId="27430AA1" w14:textId="3E7EB4E1"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Zwei Capitulationes zu den nachfolgenden Kapitularien- und Konzilssammlungen (92 bzw. 72 gezählte Rubriken; in der ersten Capitulatio werden die Lemmata erst ab XXXV numeriert, womit auch eine neue Lage beginnt): De eo qui infra regnum sine iussione dominica vi praedauerit - XCII. De feminis quę habent potestatem emere, und: Capitulare quod constituit in papia. CAP.</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(I über der Zeile). De monachis qui monasteria dimittunt - LXXII. Ut populis fidelibus terribiliter denuntietur vt diem dominicum uenerabiliter colant, im Textkorpus beider Sammlungen keine Rubriken.</w:t>
      </w:r>
    </w:p>
    <w:p w14:paraId="40A144DD" w14:textId="568123A4"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eo, qui infra regnum sine iussione dominica vim perdaverit.</w:t>
      </w:r>
    </w:p>
    <w:p w14:paraId="05DBA622" w14:textId="33413ABF"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p>
    <w:p w14:paraId="29511488" w14:textId="74FFA11C" w:rsidR="002524BA" w:rsidRPr="007A06F5" w:rsidRDefault="002524BA" w:rsidP="00450DB4">
      <w:pPr>
        <w:spacing w:after="120" w:line="240" w:lineRule="auto"/>
        <w:rPr>
          <w:rFonts w:ascii="Times New Roman" w:hAnsi="Times New Roman" w:cs="Times New Roman"/>
          <w:caps/>
          <w:lang w:val="la-Latn"/>
        </w:rPr>
      </w:pPr>
      <w:r w:rsidRPr="007A06F5">
        <w:rPr>
          <w:rFonts w:ascii="Times New Roman" w:hAnsi="Times New Roman" w:cs="Times New Roman"/>
          <w:caps/>
          <w:highlight w:val="red"/>
          <w:lang w:val="la-Latn"/>
        </w:rPr>
        <w:t>Capitula in Coolonia prolata atque firmata</w:t>
      </w:r>
    </w:p>
    <w:p w14:paraId="268D7548" w14:textId="39A3805D"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Ut nemo nostro in convenienti libre aut alterius calliditate...</w:t>
      </w:r>
    </w:p>
    <w:p w14:paraId="763A678D" w14:textId="31C659BB" w:rsidR="002524BA" w:rsidRPr="007A06F5" w:rsidRDefault="002524BA" w:rsidP="00450DB4">
      <w:pPr>
        <w:spacing w:after="120" w:line="240" w:lineRule="auto"/>
        <w:rPr>
          <w:rFonts w:ascii="Times New Roman" w:hAnsi="Times New Roman" w:cs="Times New Roman"/>
          <w:caps/>
          <w:lang w:val="la-Latn"/>
        </w:rPr>
      </w:pPr>
      <w:r w:rsidRPr="007A06F5">
        <w:rPr>
          <w:rFonts w:ascii="Times New Roman" w:hAnsi="Times New Roman" w:cs="Times New Roman"/>
          <w:caps/>
          <w:highlight w:val="red"/>
          <w:lang w:val="la-Latn"/>
        </w:rPr>
        <w:t>Capitula apud Lauriacum l.ta in pago Andegauensis</w:t>
      </w:r>
    </w:p>
    <w:p w14:paraId="0DD4A4E3" w14:textId="710235FA"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Ano DCCXLIIII incarnationis domini...</w:t>
      </w:r>
    </w:p>
    <w:p w14:paraId="216D166E" w14:textId="5E011158"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p>
    <w:p w14:paraId="7CDDA49D" w14:textId="1D063F13" w:rsidR="002524BA" w:rsidRPr="007A06F5" w:rsidRDefault="002524BA" w:rsidP="00450DB4">
      <w:pPr>
        <w:spacing w:after="120" w:line="240" w:lineRule="auto"/>
        <w:rPr>
          <w:rFonts w:ascii="Times New Roman" w:hAnsi="Times New Roman" w:cs="Times New Roman"/>
          <w:lang w:val="la-Latn"/>
        </w:rPr>
      </w:pPr>
      <w:r w:rsidRPr="007A06F5">
        <w:rPr>
          <w:rFonts w:ascii="Times New Roman" w:hAnsi="Times New Roman" w:cs="Times New Roman"/>
          <w:caps/>
          <w:highlight w:val="red"/>
          <w:lang w:val="la-Latn"/>
        </w:rPr>
        <w:t>Apud Meldensem Vrbem in synodo</w:t>
      </w:r>
      <w:r w:rsidRPr="007A06F5">
        <w:rPr>
          <w:rFonts w:ascii="Times New Roman" w:hAnsi="Times New Roman" w:cs="Times New Roman"/>
          <w:lang w:val="la-Latn"/>
        </w:rPr>
        <w:t>...</w:t>
      </w:r>
    </w:p>
    <w:p w14:paraId="6A0355FA" w14:textId="6866A73C" w:rsidR="002524BA" w:rsidRPr="007A06F5" w:rsidRDefault="00BF3FB1"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w:t>
      </w:r>
    </w:p>
    <w:p w14:paraId="17CE823A" w14:textId="6E90EED5" w:rsidR="00BF3FB1" w:rsidRPr="007A06F5" w:rsidRDefault="004904D5" w:rsidP="00450DB4">
      <w:pPr>
        <w:spacing w:after="120" w:line="240" w:lineRule="auto"/>
        <w:rPr>
          <w:rFonts w:ascii="Times New Roman" w:hAnsi="Times New Roman" w:cs="Times New Roman"/>
          <w:lang w:val="la-Latn"/>
        </w:rPr>
      </w:pPr>
      <w:r w:rsidRPr="007A06F5">
        <w:rPr>
          <w:rFonts w:ascii="Times New Roman" w:hAnsi="Times New Roman" w:cs="Times New Roman"/>
          <w:color w:val="FF0000"/>
          <w:lang w:val="la-Latn"/>
        </w:rPr>
        <w:t>Karolomanus gratia dei rex ad palatium Uermis. A</w:t>
      </w:r>
      <w:r w:rsidR="00C61166" w:rsidRPr="007A06F5">
        <w:rPr>
          <w:rFonts w:ascii="Times New Roman" w:hAnsi="Times New Roman" w:cs="Times New Roman"/>
          <w:color w:val="FF0000"/>
          <w:lang w:val="la-Latn"/>
        </w:rPr>
        <w:t>n</w:t>
      </w:r>
      <w:r w:rsidRPr="007A06F5">
        <w:rPr>
          <w:rFonts w:ascii="Times New Roman" w:hAnsi="Times New Roman" w:cs="Times New Roman"/>
          <w:color w:val="FF0000"/>
          <w:lang w:val="la-Latn"/>
        </w:rPr>
        <w:t>no incrnationis dominicę DCCCLXXXIIII ann</w:t>
      </w:r>
      <w:r w:rsidR="00C61166" w:rsidRPr="007A06F5">
        <w:rPr>
          <w:rFonts w:ascii="Times New Roman" w:hAnsi="Times New Roman" w:cs="Times New Roman"/>
          <w:color w:val="FF0000"/>
          <w:lang w:val="la-Latn"/>
        </w:rPr>
        <w:t>o autem regni sui...</w:t>
      </w:r>
    </w:p>
    <w:p w14:paraId="1E63E861" w14:textId="79D69FE9" w:rsidR="00C61166" w:rsidRPr="007A06F5" w:rsidRDefault="00C611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w:t>
      </w:r>
    </w:p>
    <w:p w14:paraId="6D408E27" w14:textId="549F01F1" w:rsidR="00C61166" w:rsidRPr="007A06F5" w:rsidRDefault="00C61166" w:rsidP="00450DB4">
      <w:pPr>
        <w:spacing w:after="120" w:line="240" w:lineRule="auto"/>
        <w:rPr>
          <w:rFonts w:ascii="Times New Roman" w:hAnsi="Times New Roman" w:cs="Times New Roman"/>
          <w:lang w:val="la-Latn"/>
        </w:rPr>
      </w:pPr>
      <w:r w:rsidRPr="007A06F5">
        <w:rPr>
          <w:rFonts w:ascii="Times New Roman" w:hAnsi="Times New Roman" w:cs="Times New Roman"/>
          <w:highlight w:val="red"/>
          <w:lang w:val="la-Latn"/>
        </w:rPr>
        <w:t>Anno incarnationis domnici DCCCLXXXVIII actum in Aquis palatiii</w:t>
      </w:r>
      <w:r w:rsidRPr="007A06F5">
        <w:rPr>
          <w:rFonts w:ascii="Times New Roman" w:hAnsi="Times New Roman" w:cs="Times New Roman"/>
          <w:lang w:val="la-Latn"/>
        </w:rPr>
        <w:t>...</w:t>
      </w:r>
    </w:p>
    <w:p w14:paraId="51FB8F5D" w14:textId="77777777" w:rsidR="00BA5266" w:rsidRPr="007A06F5" w:rsidRDefault="00BA5266" w:rsidP="00450DB4">
      <w:pPr>
        <w:spacing w:after="120" w:line="240" w:lineRule="auto"/>
        <w:rPr>
          <w:rFonts w:ascii="Times New Roman" w:hAnsi="Times New Roman" w:cs="Times New Roman"/>
          <w:lang w:val="la-Latn"/>
        </w:rPr>
      </w:pPr>
    </w:p>
    <w:p w14:paraId="3AB7CA90" w14:textId="77777777" w:rsidR="00BA5266" w:rsidRPr="007A06F5" w:rsidRDefault="00390E00" w:rsidP="00D0094D">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399" w:name="_Toc194615234"/>
      <w:r w:rsidRPr="007A06F5">
        <w:rPr>
          <w:rFonts w:ascii="Times New Roman" w:hAnsi="Times New Roman" w:cs="Times New Roman"/>
          <w:b/>
          <w:color w:val="000000" w:themeColor="text1"/>
          <w:sz w:val="28"/>
          <w:szCs w:val="28"/>
          <w:lang w:val="la-Latn"/>
        </w:rPr>
        <w:t xml:space="preserve">Capitulare Carisiacense (a. 857), </w:t>
      </w:r>
      <w:r w:rsidR="00BA5266" w:rsidRPr="007A06F5">
        <w:rPr>
          <w:rFonts w:ascii="Times New Roman" w:hAnsi="Times New Roman" w:cs="Times New Roman"/>
          <w:b/>
          <w:color w:val="000000" w:themeColor="text1"/>
          <w:sz w:val="28"/>
          <w:szCs w:val="28"/>
          <w:lang w:val="la-Latn"/>
        </w:rPr>
        <w:t>287r-v</w:t>
      </w:r>
      <w:bookmarkEnd w:id="399"/>
    </w:p>
    <w:p w14:paraId="37E2BFBE" w14:textId="4C6626C6"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I-II - Capitulare Carisiacense (a. 857): Capitula domni Karoli et domni Hludowici imperatorum, cc. (10) und (11): Si quis in exercitu infra regnum - firmiter denotande (MGH Capit. 2, Nr. 266, S. 290 Z. 46 - S. 291 Z. 13; MGH Conc. 3, S. 396 Z. 13-33).</w:t>
      </w:r>
    </w:p>
    <w:p w14:paraId="5354F2D6" w14:textId="65484D55"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In nomine sanctae et individuae trinitatis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Karol</w:t>
      </w:r>
      <w:r w:rsidR="007275DF" w:rsidRPr="007A06F5">
        <w:rPr>
          <w:rFonts w:ascii="Times New Roman" w:eastAsia="Times New Roman" w:hAnsi="Times New Roman" w:cs="Times New Roman"/>
          <w:sz w:val="24"/>
          <w:szCs w:val="24"/>
          <w:lang w:val="la-Latn" w:eastAsia="de-DE"/>
        </w:rPr>
        <w:t>us gratia Dei rex illi * a epi</w:t>
      </w:r>
      <w:r w:rsidRPr="007A06F5">
        <w:rPr>
          <w:rFonts w:ascii="Times New Roman" w:eastAsia="Times New Roman" w:hAnsi="Times New Roman" w:cs="Times New Roman"/>
          <w:sz w:val="24"/>
          <w:szCs w:val="24"/>
          <w:lang w:val="la-Latn" w:eastAsia="de-DE"/>
        </w:rPr>
        <w:t>scopo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dilectis ac fidelibus missis illis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comitibusque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nostris salutem</w:t>
      </w:r>
      <w:r w:rsidR="008E2A6B" w:rsidRPr="007A06F5">
        <w:rPr>
          <w:rFonts w:ascii="Times New Roman" w:eastAsia="Times New Roman" w:hAnsi="Times New Roman" w:cs="Times New Roman"/>
          <w:sz w:val="24"/>
          <w:szCs w:val="24"/>
          <w:lang w:val="la-Latn" w:eastAsia="de-DE"/>
        </w:rPr>
        <w:t xml:space="preserve">. </w:t>
      </w:r>
    </w:p>
    <w:p w14:paraId="38B89AD4" w14:textId="0D719303"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Notum sit fidelitati vestrae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XVI</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Kal</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Mart</w:t>
      </w:r>
      <w:r w:rsidR="008E2A6B"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secundum sacram </w:t>
      </w:r>
      <w:r w:rsidR="00524CAA" w:rsidRPr="00524CAA">
        <w:rPr>
          <w:rFonts w:ascii="Times New Roman" w:eastAsia="Times New Roman" w:hAnsi="Times New Roman" w:cs="Times New Roman"/>
          <w:b/>
          <w:sz w:val="24"/>
          <w:szCs w:val="24"/>
          <w:lang w:val="la-Latn" w:eastAsia="de-DE"/>
        </w:rPr>
        <w:t>auctorit</w:t>
      </w:r>
      <w:r w:rsidR="007275DF" w:rsidRPr="007A06F5">
        <w:rPr>
          <w:rFonts w:ascii="Times New Roman" w:eastAsia="Times New Roman" w:hAnsi="Times New Roman" w:cs="Times New Roman"/>
          <w:sz w:val="24"/>
          <w:szCs w:val="24"/>
          <w:lang w:val="la-Latn" w:eastAsia="de-DE"/>
        </w:rPr>
        <w:t xml:space="preserve">atem synodum </w:t>
      </w:r>
      <w:r w:rsidRPr="007A06F5">
        <w:rPr>
          <w:rFonts w:ascii="Times New Roman" w:eastAsia="Times New Roman" w:hAnsi="Times New Roman" w:cs="Times New Roman"/>
          <w:sz w:val="24"/>
          <w:szCs w:val="24"/>
          <w:lang w:val="la-Latn" w:eastAsia="de-DE"/>
        </w:rPr>
        <w:t>' venerabilium episcoporum a</w:t>
      </w:r>
      <w:r w:rsidR="007275DF" w:rsidRPr="007A06F5">
        <w:rPr>
          <w:rFonts w:ascii="Times New Roman" w:eastAsia="Times New Roman" w:hAnsi="Times New Roman" w:cs="Times New Roman"/>
          <w:sz w:val="24"/>
          <w:szCs w:val="24"/>
          <w:lang w:val="la-Latn" w:eastAsia="de-DE"/>
        </w:rPr>
        <w:t xml:space="preserve">c conventum fidelium nostrorum </w:t>
      </w:r>
      <w:r w:rsidRPr="007A06F5">
        <w:rPr>
          <w:rFonts w:ascii="Times New Roman" w:eastAsia="Times New Roman" w:hAnsi="Times New Roman" w:cs="Times New Roman"/>
          <w:sz w:val="24"/>
          <w:szCs w:val="24"/>
          <w:lang w:val="la-Latn" w:eastAsia="de-DE"/>
        </w:rPr>
        <w:t>apud Carisiacum fecimus convenire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quibus inter caetera ecclesiasticae</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utili</w:t>
      </w:r>
      <w:r w:rsidRPr="007A06F5">
        <w:rPr>
          <w:rFonts w:ascii="Times New Roman" w:eastAsia="Times New Roman" w:hAnsi="Times New Roman" w:cs="Times New Roman"/>
          <w:sz w:val="24"/>
          <w:szCs w:val="24"/>
          <w:lang w:val="la-Latn" w:eastAsia="de-DE"/>
        </w:rPr>
        <w:t>tatis ac regni necessitatis negotia consideravimus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w:t>
      </w:r>
      <w:r w:rsidR="007275DF" w:rsidRPr="007A06F5">
        <w:rPr>
          <w:rFonts w:ascii="Times New Roman" w:eastAsia="Times New Roman" w:hAnsi="Times New Roman" w:cs="Times New Roman"/>
          <w:sz w:val="24"/>
          <w:szCs w:val="24"/>
          <w:lang w:val="la-Latn" w:eastAsia="de-DE"/>
        </w:rPr>
        <w:t>iter rapinae et depopulationes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partim occasione superinruentium paganorum</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partim mobilitate quorundam </w:t>
      </w:r>
      <w:r w:rsidRPr="007A06F5">
        <w:rPr>
          <w:rFonts w:ascii="Times New Roman" w:eastAsia="Times New Roman" w:hAnsi="Times New Roman" w:cs="Times New Roman"/>
          <w:sz w:val="24"/>
          <w:szCs w:val="24"/>
          <w:lang w:val="la-Latn" w:eastAsia="de-DE"/>
        </w:rPr>
        <w:t>fidelium nostrorum in regno nostro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 eos etiam</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qui ecclesiam Dei defendere et </w:t>
      </w:r>
      <w:r w:rsidRPr="007A06F5">
        <w:rPr>
          <w:rFonts w:ascii="Times New Roman" w:eastAsia="Times New Roman" w:hAnsi="Times New Roman" w:cs="Times New Roman"/>
          <w:sz w:val="24"/>
          <w:szCs w:val="24"/>
          <w:lang w:val="la-Latn" w:eastAsia="de-DE"/>
        </w:rPr>
        <w:t>tueri et regni soliditatem ac quietem debuerant providere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grassantur</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aliquo modo </w:t>
      </w:r>
      <w:r w:rsidRPr="007A06F5">
        <w:rPr>
          <w:rFonts w:ascii="Times New Roman" w:eastAsia="Times New Roman" w:hAnsi="Times New Roman" w:cs="Times New Roman"/>
          <w:sz w:val="24"/>
          <w:szCs w:val="24"/>
          <w:lang w:val="la-Latn" w:eastAsia="de-DE"/>
        </w:rPr>
        <w:t>annuente Domino sedari valeant et amoveri</w:t>
      </w:r>
      <w:r w:rsidR="008E2A6B" w:rsidRPr="007A06F5">
        <w:rPr>
          <w:rFonts w:ascii="Times New Roman" w:eastAsia="Times New Roman" w:hAnsi="Times New Roman" w:cs="Times New Roman"/>
          <w:sz w:val="24"/>
          <w:szCs w:val="24"/>
          <w:lang w:val="la-Latn" w:eastAsia="de-DE"/>
        </w:rPr>
        <w:t xml:space="preserve">. </w:t>
      </w:r>
    </w:p>
    <w:p w14:paraId="0C540E3A" w14:textId="5F901805"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2</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Quorum consultu decrevimus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 quia peccata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in suo initio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magni ponderis aestimantur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pernicioso processu</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ipso etiam exitiabili usu</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pravis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mentibus leviantur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quasi insensibiles reddunt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quando resipiscere moliuntur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eas ra saepius</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obligant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resurgere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possint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antequam censura ecclesiastica et legales sententiae huiusmodi praedatores </w:t>
      </w:r>
      <w:r w:rsidR="007275DF" w:rsidRPr="007A06F5">
        <w:rPr>
          <w:rFonts w:ascii="Times New Roman" w:eastAsia="Times New Roman" w:hAnsi="Times New Roman" w:cs="Times New Roman"/>
          <w:sz w:val="24"/>
          <w:szCs w:val="24"/>
          <w:lang w:val="la-Latn" w:eastAsia="de-DE"/>
        </w:rPr>
        <w:t xml:space="preserve">terribiliter et damnabiliter </w:t>
      </w:r>
      <w:r w:rsidRPr="007A06F5">
        <w:rPr>
          <w:rFonts w:ascii="Times New Roman" w:eastAsia="Times New Roman" w:hAnsi="Times New Roman" w:cs="Times New Roman"/>
          <w:sz w:val="24"/>
          <w:szCs w:val="24"/>
          <w:lang w:val="la-Latn" w:eastAsia="de-DE"/>
        </w:rPr>
        <w:t>feriant – episcopi quique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suis parochiis et missi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illorum missaticis comitesque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eorum comit</w:t>
      </w:r>
      <w:r w:rsidR="007275DF" w:rsidRPr="007A06F5">
        <w:rPr>
          <w:rFonts w:ascii="Times New Roman" w:eastAsia="Times New Roman" w:hAnsi="Times New Roman" w:cs="Times New Roman"/>
          <w:sz w:val="24"/>
          <w:szCs w:val="24"/>
          <w:lang w:val="la-Latn" w:eastAsia="de-DE"/>
        </w:rPr>
        <w:t>atibus pariter placita teneant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 omnes rei publicae ministr</w:t>
      </w:r>
      <w:r w:rsidR="007275DF" w:rsidRPr="007A06F5">
        <w:rPr>
          <w:rFonts w:ascii="Times New Roman" w:eastAsia="Times New Roman" w:hAnsi="Times New Roman" w:cs="Times New Roman"/>
          <w:sz w:val="24"/>
          <w:szCs w:val="24"/>
          <w:lang w:val="la-Latn" w:eastAsia="de-DE"/>
        </w:rPr>
        <w:t xml:space="preserve">i et </w:t>
      </w:r>
      <w:r w:rsidRPr="007A06F5">
        <w:rPr>
          <w:rFonts w:ascii="Times New Roman" w:eastAsia="Times New Roman" w:hAnsi="Times New Roman" w:cs="Times New Roman"/>
          <w:sz w:val="24"/>
          <w:szCs w:val="24"/>
          <w:lang w:val="la-Latn" w:eastAsia="de-DE"/>
        </w:rPr>
        <w:t>vassi dominici omnesque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quicumque vel quorumcumq</w:t>
      </w:r>
      <w:r w:rsidR="007275DF" w:rsidRPr="007A06F5">
        <w:rPr>
          <w:rFonts w:ascii="Times New Roman" w:eastAsia="Times New Roman" w:hAnsi="Times New Roman" w:cs="Times New Roman"/>
          <w:sz w:val="24"/>
          <w:szCs w:val="24"/>
          <w:lang w:val="la-Latn" w:eastAsia="de-DE"/>
        </w:rPr>
        <w:t xml:space="preserve">ue homines in eisdem parochiis </w:t>
      </w:r>
      <w:r w:rsidRPr="007A06F5">
        <w:rPr>
          <w:rFonts w:ascii="Times New Roman" w:eastAsia="Times New Roman" w:hAnsi="Times New Roman" w:cs="Times New Roman"/>
          <w:sz w:val="24"/>
          <w:szCs w:val="24"/>
          <w:lang w:val="la-Latn" w:eastAsia="de-DE"/>
        </w:rPr>
        <w:t>vel comitatibus commanent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ulla personarum exceptione</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vel excusatione aut </w:t>
      </w:r>
      <w:r w:rsidRPr="007A06F5">
        <w:rPr>
          <w:rFonts w:ascii="Times New Roman" w:eastAsia="Times New Roman" w:hAnsi="Times New Roman" w:cs="Times New Roman"/>
          <w:sz w:val="24"/>
          <w:szCs w:val="24"/>
          <w:lang w:val="la-Latn" w:eastAsia="de-DE"/>
        </w:rPr>
        <w:t>dilatione conveniant</w:t>
      </w:r>
      <w:r w:rsidR="008E2A6B" w:rsidRPr="007A06F5">
        <w:rPr>
          <w:rFonts w:ascii="Times New Roman" w:eastAsia="Times New Roman" w:hAnsi="Times New Roman" w:cs="Times New Roman"/>
          <w:sz w:val="24"/>
          <w:szCs w:val="24"/>
          <w:lang w:val="la-Latn" w:eastAsia="de-DE"/>
        </w:rPr>
        <w:t xml:space="preserve">. </w:t>
      </w:r>
    </w:p>
    <w:p w14:paraId="63D6A98E" w14:textId="7A939F10"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3</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episcopus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illius parochiae </w:t>
      </w:r>
      <w:r w:rsidR="007275DF" w:rsidRPr="007A06F5">
        <w:rPr>
          <w:rFonts w:ascii="Times New Roman" w:eastAsia="Times New Roman" w:hAnsi="Times New Roman" w:cs="Times New Roman"/>
          <w:sz w:val="24"/>
          <w:szCs w:val="24"/>
          <w:lang w:val="la-Latn" w:eastAsia="de-DE"/>
        </w:rPr>
        <w:t xml:space="preserve">breviter adnotatas sententias </w:t>
      </w:r>
      <w:r w:rsidRPr="007A06F5">
        <w:rPr>
          <w:rFonts w:ascii="Times New Roman" w:eastAsia="Times New Roman" w:hAnsi="Times New Roman" w:cs="Times New Roman"/>
          <w:sz w:val="24"/>
          <w:szCs w:val="24"/>
          <w:lang w:val="la-Latn" w:eastAsia="de-DE"/>
        </w:rPr>
        <w:t>de huiusmodi causa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evangelicae videlicet et apostolicae atque propheticae</w:t>
      </w:r>
      <w:r w:rsidR="00360346" w:rsidRPr="007A06F5">
        <w:rPr>
          <w:rFonts w:ascii="Times New Roman" w:eastAsia="Times New Roman" w:hAnsi="Times New Roman" w:cs="Times New Roman"/>
          <w:sz w:val="24"/>
          <w:szCs w:val="24"/>
          <w:lang w:val="la-Latn" w:eastAsia="de-DE"/>
        </w:rPr>
        <w:t xml:space="preserve">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atis</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necnon </w:t>
      </w:r>
      <w:r w:rsidRPr="007A06F5">
        <w:rPr>
          <w:rFonts w:ascii="Times New Roman" w:eastAsia="Times New Roman" w:hAnsi="Times New Roman" w:cs="Times New Roman"/>
          <w:sz w:val="24"/>
          <w:szCs w:val="24"/>
          <w:lang w:val="la-Latn" w:eastAsia="de-DE"/>
        </w:rPr>
        <w:t>et decreta apostolica atque canonica omnibus relegat</w:t>
      </w:r>
      <w:r w:rsidR="00360346" w:rsidRPr="007A06F5">
        <w:rPr>
          <w:rFonts w:ascii="Times New Roman" w:eastAsia="Times New Roman" w:hAnsi="Times New Roman" w:cs="Times New Roman"/>
          <w:sz w:val="24"/>
          <w:szCs w:val="24"/>
          <w:lang w:val="la-Latn" w:eastAsia="de-DE"/>
        </w:rPr>
        <w:t xml:space="preserve"> </w:t>
      </w:r>
      <w:r w:rsidR="007275DF" w:rsidRPr="007A06F5">
        <w:rPr>
          <w:rFonts w:ascii="Times New Roman" w:eastAsia="Times New Roman" w:hAnsi="Times New Roman" w:cs="Times New Roman"/>
          <w:sz w:val="24"/>
          <w:szCs w:val="24"/>
          <w:lang w:val="la-Latn" w:eastAsia="de-DE"/>
        </w:rPr>
        <w:t xml:space="preserve">et aperto sermone </w:t>
      </w:r>
      <w:r w:rsidRPr="007A06F5">
        <w:rPr>
          <w:rFonts w:ascii="Times New Roman" w:eastAsia="Times New Roman" w:hAnsi="Times New Roman" w:cs="Times New Roman"/>
          <w:sz w:val="24"/>
          <w:szCs w:val="24"/>
          <w:lang w:val="la-Latn" w:eastAsia="de-DE"/>
        </w:rPr>
        <w:t>cunctis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quale quantumque peccatum sit et qualem quantamque poenitentiam et quam inmanem severissimamque vindictam exposcat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aliis de</w:t>
      </w:r>
      <w:r w:rsidR="007275DF" w:rsidRPr="007A06F5">
        <w:rPr>
          <w:rFonts w:ascii="Times New Roman" w:eastAsia="Times New Roman" w:hAnsi="Times New Roman" w:cs="Times New Roman"/>
          <w:sz w:val="24"/>
          <w:szCs w:val="24"/>
          <w:lang w:val="la-Latn" w:eastAsia="de-DE"/>
        </w:rPr>
        <w:t>bitis et necessariis atque uti</w:t>
      </w:r>
      <w:r w:rsidRPr="007A06F5">
        <w:rPr>
          <w:rFonts w:ascii="Times New Roman" w:eastAsia="Times New Roman" w:hAnsi="Times New Roman" w:cs="Times New Roman"/>
          <w:sz w:val="24"/>
          <w:szCs w:val="24"/>
          <w:lang w:val="la-Latn" w:eastAsia="de-DE"/>
        </w:rPr>
        <w:t>libus praedicationibus innotescere curet</w:t>
      </w:r>
      <w:r w:rsidR="008E2A6B" w:rsidRPr="007A06F5">
        <w:rPr>
          <w:rFonts w:ascii="Times New Roman" w:eastAsia="Times New Roman" w:hAnsi="Times New Roman" w:cs="Times New Roman"/>
          <w:sz w:val="24"/>
          <w:szCs w:val="24"/>
          <w:lang w:val="la-Latn" w:eastAsia="de-DE"/>
        </w:rPr>
        <w:t xml:space="preserve">. </w:t>
      </w:r>
    </w:p>
    <w:p w14:paraId="4D8D1E23" w14:textId="152E0387" w:rsidR="008D59BA" w:rsidRPr="007A06F5" w:rsidRDefault="008D59BA" w:rsidP="007275DF">
      <w:pPr>
        <w:pStyle w:val="Normlnweb"/>
        <w:rPr>
          <w:lang w:val="la-Latn"/>
        </w:rPr>
      </w:pPr>
      <w:r w:rsidRPr="007A06F5">
        <w:rPr>
          <w:lang w:val="la-Latn"/>
        </w:rPr>
        <w:t>4</w:t>
      </w:r>
      <w:r w:rsidR="008E2A6B" w:rsidRPr="007A06F5">
        <w:rPr>
          <w:lang w:val="la-Latn"/>
        </w:rPr>
        <w:t xml:space="preserve">. </w:t>
      </w:r>
      <w:r w:rsidRPr="007A06F5">
        <w:rPr>
          <w:lang w:val="la-Latn"/>
        </w:rPr>
        <w:t>Missi quoque legales sententias</w:t>
      </w:r>
      <w:r w:rsidR="00360346" w:rsidRPr="007A06F5">
        <w:rPr>
          <w:lang w:val="la-Latn"/>
        </w:rPr>
        <w:t xml:space="preserve">, </w:t>
      </w:r>
      <w:r w:rsidRPr="007A06F5">
        <w:rPr>
          <w:lang w:val="la-Latn"/>
        </w:rPr>
        <w:t>sicut eas cognitas habent</w:t>
      </w:r>
      <w:r w:rsidR="00360346" w:rsidRPr="007A06F5">
        <w:rPr>
          <w:lang w:val="la-Latn"/>
        </w:rPr>
        <w:t xml:space="preserve">, </w:t>
      </w:r>
      <w:r w:rsidRPr="007A06F5">
        <w:rPr>
          <w:lang w:val="la-Latn"/>
        </w:rPr>
        <w:t>adnotent</w:t>
      </w:r>
      <w:r w:rsidR="00360346" w:rsidRPr="007A06F5">
        <w:rPr>
          <w:lang w:val="la-Latn"/>
        </w:rPr>
        <w:t xml:space="preserve">, </w:t>
      </w:r>
      <w:r w:rsidRPr="007A06F5">
        <w:rPr>
          <w:lang w:val="la-Latn"/>
        </w:rPr>
        <w:t xml:space="preserve">et praedecessorum nostrorum regum atque imperatorum </w:t>
      </w:r>
      <w:r w:rsidR="007275DF" w:rsidRPr="007A06F5">
        <w:rPr>
          <w:lang w:val="la-Latn"/>
        </w:rPr>
        <w:t xml:space="preserve">nostraque capitula de hac </w:t>
      </w:r>
      <w:r w:rsidRPr="007A06F5">
        <w:rPr>
          <w:lang w:val="la-Latn"/>
        </w:rPr>
        <w:t>causa in unum</w:t>
      </w:r>
      <w:r w:rsidR="007275DF" w:rsidRPr="007A06F5">
        <w:rPr>
          <w:lang w:val="la-Latn"/>
        </w:rPr>
        <w:t xml:space="preserve"> collecta omnibus nota faciant</w:t>
      </w:r>
      <w:r w:rsidR="008E2A6B" w:rsidRPr="007A06F5">
        <w:rPr>
          <w:lang w:val="la-Latn"/>
        </w:rPr>
        <w:t xml:space="preserve">. </w:t>
      </w:r>
      <w:r w:rsidR="007275DF" w:rsidRPr="007A06F5">
        <w:rPr>
          <w:lang w:val="la-Latn"/>
        </w:rPr>
        <w:t xml:space="preserve">Et </w:t>
      </w:r>
      <w:r w:rsidRPr="007A06F5">
        <w:rPr>
          <w:lang w:val="la-Latn"/>
        </w:rPr>
        <w:t>episcopi Dei et episcopali</w:t>
      </w:r>
      <w:r w:rsidR="00360346" w:rsidRPr="007A06F5">
        <w:rPr>
          <w:lang w:val="la-Latn"/>
        </w:rPr>
        <w:t xml:space="preserve"> </w:t>
      </w:r>
      <w:r w:rsidR="00524CAA" w:rsidRPr="00524CAA">
        <w:rPr>
          <w:b/>
          <w:lang w:val="la-Latn"/>
        </w:rPr>
        <w:t>auctorit</w:t>
      </w:r>
      <w:r w:rsidRPr="007A06F5">
        <w:rPr>
          <w:lang w:val="la-Latn"/>
        </w:rPr>
        <w:t>ate tales depraedationes z omnibus interdicant</w:t>
      </w:r>
      <w:r w:rsidR="008E2A6B" w:rsidRPr="007A06F5">
        <w:rPr>
          <w:lang w:val="la-Latn"/>
        </w:rPr>
        <w:t xml:space="preserve">. </w:t>
      </w:r>
      <w:r w:rsidR="007275DF" w:rsidRPr="007A06F5">
        <w:rPr>
          <w:lang w:val="la-Latn"/>
        </w:rPr>
        <w:t xml:space="preserve">Et missi ac comites nostri </w:t>
      </w:r>
      <w:r w:rsidRPr="007A06F5">
        <w:rPr>
          <w:lang w:val="la-Latn"/>
        </w:rPr>
        <w:t>cunctis ex nostro regio banno prohibere firmiter studeant</w:t>
      </w:r>
      <w:r w:rsidR="00360346" w:rsidRPr="007A06F5">
        <w:rPr>
          <w:lang w:val="la-Latn"/>
        </w:rPr>
        <w:t xml:space="preserve">, </w:t>
      </w:r>
      <w:r w:rsidRPr="007A06F5">
        <w:rPr>
          <w:lang w:val="la-Latn"/>
        </w:rPr>
        <w:t>ut a cognoscant omnes</w:t>
      </w:r>
      <w:r w:rsidR="00360346" w:rsidRPr="007A06F5">
        <w:rPr>
          <w:lang w:val="la-Latn"/>
        </w:rPr>
        <w:t xml:space="preserve">, </w:t>
      </w:r>
      <w:r w:rsidRPr="007A06F5">
        <w:rPr>
          <w:lang w:val="la-Latn"/>
        </w:rPr>
        <w:t>quia</w:t>
      </w:r>
      <w:r w:rsidR="00360346" w:rsidRPr="007A06F5">
        <w:rPr>
          <w:lang w:val="la-Latn"/>
        </w:rPr>
        <w:t xml:space="preserve">, </w:t>
      </w:r>
      <w:r w:rsidRPr="007A06F5">
        <w:rPr>
          <w:lang w:val="la-Latn"/>
        </w:rPr>
        <w:t>si abhinc inante in nostro regno talia facere aliquis praesumpserit</w:t>
      </w:r>
      <w:r w:rsidR="00360346" w:rsidRPr="007A06F5">
        <w:rPr>
          <w:lang w:val="la-Latn"/>
        </w:rPr>
        <w:t xml:space="preserve">, </w:t>
      </w:r>
      <w:r w:rsidR="007275DF" w:rsidRPr="007A06F5">
        <w:rPr>
          <w:lang w:val="la-Latn"/>
        </w:rPr>
        <w:t xml:space="preserve">secundum </w:t>
      </w:r>
      <w:r w:rsidRPr="007A06F5">
        <w:rPr>
          <w:lang w:val="la-Latn"/>
        </w:rPr>
        <w:t>divinas sententias episcopalem</w:t>
      </w:r>
      <w:r w:rsidR="00360346" w:rsidRPr="007A06F5">
        <w:rPr>
          <w:lang w:val="la-Latn"/>
        </w:rPr>
        <w:t xml:space="preserve"> </w:t>
      </w:r>
      <w:r w:rsidRPr="007A06F5">
        <w:rPr>
          <w:lang w:val="la-Latn"/>
        </w:rPr>
        <w:t>excipiet sententiam et secun</w:t>
      </w:r>
      <w:r w:rsidR="007275DF" w:rsidRPr="007A06F5">
        <w:rPr>
          <w:lang w:val="la-Latn"/>
        </w:rPr>
        <w:t xml:space="preserve">dum leges ac capitula / regia </w:t>
      </w:r>
      <w:r w:rsidRPr="007A06F5">
        <w:rPr>
          <w:lang w:val="la-Latn"/>
        </w:rPr>
        <w:t>emendare</w:t>
      </w:r>
      <w:r w:rsidR="00360346" w:rsidRPr="007A06F5">
        <w:rPr>
          <w:lang w:val="la-Latn"/>
        </w:rPr>
        <w:t xml:space="preserve"> </w:t>
      </w:r>
      <w:r w:rsidRPr="007A06F5">
        <w:rPr>
          <w:lang w:val="la-Latn"/>
        </w:rPr>
        <w:t>cogetur et secundum iudicium fidelium nostrorum cond</w:t>
      </w:r>
      <w:r w:rsidR="007275DF" w:rsidRPr="007A06F5">
        <w:rPr>
          <w:lang w:val="la-Latn"/>
        </w:rPr>
        <w:t>ignam vin</w:t>
      </w:r>
      <w:r w:rsidRPr="007A06F5">
        <w:rPr>
          <w:lang w:val="la-Latn"/>
        </w:rPr>
        <w:t>dictam suscipiet</w:t>
      </w:r>
      <w:r w:rsidR="008E2A6B" w:rsidRPr="007A06F5">
        <w:rPr>
          <w:lang w:val="la-Latn"/>
        </w:rPr>
        <w:t xml:space="preserve">. </w:t>
      </w:r>
    </w:p>
    <w:p w14:paraId="6C57874B" w14:textId="673756B0" w:rsidR="008D59BA" w:rsidRPr="007A06F5" w:rsidRDefault="008D59BA" w:rsidP="008D59BA">
      <w:pPr>
        <w:pStyle w:val="Normlnweb"/>
        <w:rPr>
          <w:lang w:val="la-Latn"/>
        </w:rPr>
      </w:pPr>
      <w:r w:rsidRPr="007A06F5">
        <w:rPr>
          <w:lang w:val="la-Latn"/>
        </w:rPr>
        <w:lastRenderedPageBreak/>
        <w:t>5</w:t>
      </w:r>
      <w:r w:rsidR="008E2A6B" w:rsidRPr="007A06F5">
        <w:rPr>
          <w:lang w:val="la-Latn"/>
        </w:rPr>
        <w:t xml:space="preserve">. </w:t>
      </w:r>
      <w:r w:rsidRPr="007A06F5">
        <w:rPr>
          <w:lang w:val="la-Latn"/>
        </w:rPr>
        <w:t>Et si talis persona fuerit</w:t>
      </w:r>
      <w:r w:rsidR="00360346" w:rsidRPr="007A06F5">
        <w:rPr>
          <w:lang w:val="la-Latn"/>
        </w:rPr>
        <w:t xml:space="preserve">, </w:t>
      </w:r>
      <w:r w:rsidRPr="007A06F5">
        <w:rPr>
          <w:lang w:val="la-Latn"/>
        </w:rPr>
        <w:t>ut episcopi vel miss</w:t>
      </w:r>
      <w:r w:rsidR="007275DF" w:rsidRPr="007A06F5">
        <w:rPr>
          <w:lang w:val="la-Latn"/>
        </w:rPr>
        <w:t xml:space="preserve">i nostri ac comites in illorum </w:t>
      </w:r>
      <w:r w:rsidRPr="007A06F5">
        <w:rPr>
          <w:lang w:val="la-Latn"/>
        </w:rPr>
        <w:t>ministeriis</w:t>
      </w:r>
      <w:r w:rsidR="00360346" w:rsidRPr="007A06F5">
        <w:rPr>
          <w:lang w:val="la-Latn"/>
        </w:rPr>
        <w:t xml:space="preserve">, </w:t>
      </w:r>
      <w:r w:rsidRPr="007A06F5">
        <w:rPr>
          <w:lang w:val="la-Latn"/>
        </w:rPr>
        <w:t>quod pravum actum fuerit</w:t>
      </w:r>
      <w:r w:rsidR="00360346" w:rsidRPr="007A06F5">
        <w:rPr>
          <w:lang w:val="la-Latn"/>
        </w:rPr>
        <w:t xml:space="preserve">, </w:t>
      </w:r>
      <w:r w:rsidRPr="007A06F5">
        <w:rPr>
          <w:lang w:val="la-Latn"/>
        </w:rPr>
        <w:t>potuerint emendare</w:t>
      </w:r>
      <w:r w:rsidR="00360346" w:rsidRPr="007A06F5">
        <w:rPr>
          <w:lang w:val="la-Latn"/>
        </w:rPr>
        <w:t xml:space="preserve">, </w:t>
      </w:r>
      <w:r w:rsidRPr="007A06F5">
        <w:rPr>
          <w:lang w:val="la-Latn"/>
        </w:rPr>
        <w:t>secundum praefixum</w:t>
      </w:r>
      <w:r w:rsidR="00360346" w:rsidRPr="007A06F5">
        <w:rPr>
          <w:lang w:val="la-Latn"/>
        </w:rPr>
        <w:t xml:space="preserve"> </w:t>
      </w:r>
      <w:r w:rsidR="007275DF" w:rsidRPr="007A06F5">
        <w:rPr>
          <w:lang w:val="la-Latn"/>
        </w:rPr>
        <w:t xml:space="preserve">modum </w:t>
      </w:r>
      <w:r w:rsidRPr="007A06F5">
        <w:rPr>
          <w:lang w:val="la-Latn"/>
        </w:rPr>
        <w:t>illud emendare studeant</w:t>
      </w:r>
      <w:r w:rsidR="00360346" w:rsidRPr="007A06F5">
        <w:rPr>
          <w:lang w:val="la-Latn"/>
        </w:rPr>
        <w:t xml:space="preserve">, </w:t>
      </w:r>
      <w:r w:rsidRPr="007A06F5">
        <w:rPr>
          <w:lang w:val="la-Latn"/>
        </w:rPr>
        <w:t>aut per fideiussores ad nostram praesentiam venire faciant</w:t>
      </w:r>
      <w:r w:rsidR="008E2A6B" w:rsidRPr="007A06F5">
        <w:rPr>
          <w:lang w:val="la-Latn"/>
        </w:rPr>
        <w:t xml:space="preserve">. </w:t>
      </w:r>
    </w:p>
    <w:p w14:paraId="731CEBAB" w14:textId="1499DB61" w:rsidR="008D59BA" w:rsidRPr="007A06F5" w:rsidRDefault="008D59BA" w:rsidP="008D59BA">
      <w:pPr>
        <w:pStyle w:val="Normlnweb"/>
        <w:rPr>
          <w:lang w:val="la-Latn"/>
        </w:rPr>
      </w:pPr>
      <w:r w:rsidRPr="007A06F5">
        <w:rPr>
          <w:lang w:val="la-Latn"/>
        </w:rPr>
        <w:t>6</w:t>
      </w:r>
      <w:r w:rsidR="008E2A6B" w:rsidRPr="007A06F5">
        <w:rPr>
          <w:lang w:val="la-Latn"/>
        </w:rPr>
        <w:t xml:space="preserve">. </w:t>
      </w:r>
      <w:r w:rsidRPr="007A06F5">
        <w:rPr>
          <w:lang w:val="la-Latn"/>
        </w:rPr>
        <w:t>Si autem aliquis quiscumque inoboediens extiterit</w:t>
      </w:r>
      <w:r w:rsidR="00360346" w:rsidRPr="007A06F5">
        <w:rPr>
          <w:lang w:val="la-Latn"/>
        </w:rPr>
        <w:t xml:space="preserve">, </w:t>
      </w:r>
      <w:r w:rsidR="007275DF" w:rsidRPr="007A06F5">
        <w:rPr>
          <w:lang w:val="la-Latn"/>
        </w:rPr>
        <w:t xml:space="preserve">cum summa festinatione </w:t>
      </w:r>
      <w:r w:rsidRPr="007A06F5">
        <w:rPr>
          <w:lang w:val="la-Latn"/>
        </w:rPr>
        <w:t>nobis notum facere curent</w:t>
      </w:r>
      <w:r w:rsidR="00360346" w:rsidRPr="007A06F5">
        <w:rPr>
          <w:lang w:val="la-Latn"/>
        </w:rPr>
        <w:t xml:space="preserve">, </w:t>
      </w:r>
      <w:r w:rsidR="007275DF" w:rsidRPr="007A06F5">
        <w:rPr>
          <w:lang w:val="la-Latn"/>
        </w:rPr>
        <w:t xml:space="preserve">ut quantotius </w:t>
      </w:r>
      <w:r w:rsidRPr="007A06F5">
        <w:rPr>
          <w:lang w:val="la-Latn"/>
        </w:rPr>
        <w:t>ad no</w:t>
      </w:r>
      <w:r w:rsidR="007275DF" w:rsidRPr="007A06F5">
        <w:rPr>
          <w:lang w:val="la-Latn"/>
        </w:rPr>
        <w:t xml:space="preserve">stram praesentiam illum venire </w:t>
      </w:r>
      <w:r w:rsidRPr="007A06F5">
        <w:rPr>
          <w:lang w:val="la-Latn"/>
        </w:rPr>
        <w:t>iubeamus</w:t>
      </w:r>
      <w:r w:rsidR="00360346" w:rsidRPr="007A06F5">
        <w:rPr>
          <w:lang w:val="la-Latn"/>
        </w:rPr>
        <w:t xml:space="preserve">, </w:t>
      </w:r>
      <w:r w:rsidRPr="007A06F5">
        <w:rPr>
          <w:lang w:val="la-Latn"/>
        </w:rPr>
        <w:t>et dignam ultionem secundum iudicium fidelium nostrorum sustineat</w:t>
      </w:r>
      <w:r w:rsidR="008E2A6B" w:rsidRPr="007A06F5">
        <w:rPr>
          <w:lang w:val="la-Latn"/>
        </w:rPr>
        <w:t xml:space="preserve">. </w:t>
      </w:r>
    </w:p>
    <w:p w14:paraId="6A31750A" w14:textId="56A151E8" w:rsidR="008D59BA" w:rsidRPr="007A06F5" w:rsidRDefault="008D59BA" w:rsidP="008D59BA">
      <w:pPr>
        <w:pStyle w:val="Normlnweb"/>
        <w:rPr>
          <w:lang w:val="la-Latn"/>
        </w:rPr>
      </w:pPr>
      <w:r w:rsidRPr="007A06F5">
        <w:rPr>
          <w:lang w:val="la-Latn"/>
        </w:rPr>
        <w:t>7</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si</w:t>
      </w:r>
      <w:r w:rsidR="00360346" w:rsidRPr="007A06F5">
        <w:rPr>
          <w:lang w:val="la-Latn"/>
        </w:rPr>
        <w:t xml:space="preserve">, </w:t>
      </w:r>
      <w:r w:rsidRPr="007A06F5">
        <w:rPr>
          <w:lang w:val="la-Latn"/>
        </w:rPr>
        <w:t>quod absit</w:t>
      </w:r>
      <w:r w:rsidR="00360346" w:rsidRPr="007A06F5">
        <w:rPr>
          <w:lang w:val="la-Latn"/>
        </w:rPr>
        <w:t xml:space="preserve">, </w:t>
      </w:r>
      <w:r w:rsidRPr="007A06F5">
        <w:rPr>
          <w:lang w:val="la-Latn"/>
        </w:rPr>
        <w:t>talis emerserit</w:t>
      </w:r>
      <w:r w:rsidR="00360346" w:rsidRPr="007A06F5">
        <w:rPr>
          <w:lang w:val="la-Latn"/>
        </w:rPr>
        <w:t xml:space="preserve">, </w:t>
      </w:r>
      <w:r w:rsidRPr="007A06F5">
        <w:rPr>
          <w:lang w:val="la-Latn"/>
        </w:rPr>
        <w:t>qui Dei timorem postponat et</w:t>
      </w:r>
      <w:r w:rsidR="00360346" w:rsidRPr="007A06F5">
        <w:rPr>
          <w:lang w:val="la-Latn"/>
        </w:rPr>
        <w:t xml:space="preserve"> </w:t>
      </w:r>
      <w:r w:rsidR="007275DF" w:rsidRPr="007A06F5">
        <w:rPr>
          <w:lang w:val="la-Latn"/>
        </w:rPr>
        <w:t xml:space="preserve">ecclesiasti </w:t>
      </w:r>
      <w:r w:rsidRPr="007A06F5">
        <w:rPr>
          <w:lang w:val="la-Latn"/>
        </w:rPr>
        <w:t xml:space="preserve">cam </w:t>
      </w:r>
      <w:r w:rsidR="00524CAA" w:rsidRPr="00524CAA">
        <w:rPr>
          <w:b/>
          <w:lang w:val="la-Latn"/>
        </w:rPr>
        <w:t>auctorit</w:t>
      </w:r>
      <w:r w:rsidRPr="007A06F5">
        <w:rPr>
          <w:lang w:val="la-Latn"/>
        </w:rPr>
        <w:t>atem contempnat et regiam potestatem refugiat</w:t>
      </w:r>
      <w:r w:rsidR="00360346" w:rsidRPr="007A06F5">
        <w:rPr>
          <w:lang w:val="la-Latn"/>
        </w:rPr>
        <w:t xml:space="preserve">, </w:t>
      </w:r>
      <w:r w:rsidRPr="007A06F5">
        <w:rPr>
          <w:lang w:val="la-Latn"/>
        </w:rPr>
        <w:t>sciat</w:t>
      </w:r>
      <w:r w:rsidR="00360346" w:rsidRPr="007A06F5">
        <w:rPr>
          <w:lang w:val="la-Latn"/>
        </w:rPr>
        <w:t xml:space="preserve">, </w:t>
      </w:r>
      <w:r w:rsidR="007275DF" w:rsidRPr="007A06F5">
        <w:rPr>
          <w:lang w:val="la-Latn"/>
        </w:rPr>
        <w:t xml:space="preserve">quiscumque ille </w:t>
      </w:r>
      <w:r w:rsidRPr="007A06F5">
        <w:rPr>
          <w:lang w:val="la-Latn"/>
        </w:rPr>
        <w:t>fuerit</w:t>
      </w:r>
      <w:r w:rsidR="00360346" w:rsidRPr="007A06F5">
        <w:rPr>
          <w:lang w:val="la-Latn"/>
        </w:rPr>
        <w:t xml:space="preserve">, </w:t>
      </w:r>
      <w:r w:rsidRPr="007A06F5">
        <w:rPr>
          <w:lang w:val="la-Latn"/>
        </w:rPr>
        <w:t xml:space="preserve">quia et secundum canonicam </w:t>
      </w:r>
      <w:r w:rsidR="00524CAA" w:rsidRPr="00524CAA">
        <w:rPr>
          <w:b/>
          <w:lang w:val="la-Latn"/>
        </w:rPr>
        <w:t>auctorit</w:t>
      </w:r>
      <w:r w:rsidRPr="007A06F5">
        <w:rPr>
          <w:lang w:val="la-Latn"/>
        </w:rPr>
        <w:t>atem ab</w:t>
      </w:r>
      <w:r w:rsidR="007275DF" w:rsidRPr="007A06F5">
        <w:rPr>
          <w:lang w:val="la-Latn"/>
        </w:rPr>
        <w:t xml:space="preserve"> omnium christianorum coetu et </w:t>
      </w:r>
      <w:r w:rsidRPr="007A06F5">
        <w:rPr>
          <w:lang w:val="la-Latn"/>
        </w:rPr>
        <w:t>a</w:t>
      </w:r>
      <w:r w:rsidR="00360346" w:rsidRPr="007A06F5">
        <w:rPr>
          <w:lang w:val="la-Latn"/>
        </w:rPr>
        <w:t xml:space="preserve"> </w:t>
      </w:r>
      <w:r w:rsidRPr="007A06F5">
        <w:rPr>
          <w:lang w:val="la-Latn"/>
        </w:rPr>
        <w:t>sanctae ecclesiae consortio et in coelo et in terr</w:t>
      </w:r>
      <w:r w:rsidR="007275DF" w:rsidRPr="007A06F5">
        <w:rPr>
          <w:lang w:val="la-Latn"/>
        </w:rPr>
        <w:t xml:space="preserve">a alienus efficietur et regali </w:t>
      </w:r>
      <w:r w:rsidRPr="007A06F5">
        <w:rPr>
          <w:lang w:val="la-Latn"/>
        </w:rPr>
        <w:t>potestate atque omnium regni fidelium unanimitate s</w:t>
      </w:r>
      <w:r w:rsidR="007275DF" w:rsidRPr="007A06F5">
        <w:rPr>
          <w:lang w:val="la-Latn"/>
        </w:rPr>
        <w:t xml:space="preserve">icut Dei et ecclesiae inimicus </w:t>
      </w:r>
      <w:r w:rsidRPr="007A06F5">
        <w:rPr>
          <w:lang w:val="la-Latn"/>
        </w:rPr>
        <w:t>et regni devastator persequetur</w:t>
      </w:r>
      <w:r w:rsidR="00360346" w:rsidRPr="007A06F5">
        <w:rPr>
          <w:lang w:val="la-Latn"/>
        </w:rPr>
        <w:t xml:space="preserve">, </w:t>
      </w:r>
      <w:r w:rsidRPr="007A06F5">
        <w:rPr>
          <w:lang w:val="la-Latn"/>
        </w:rPr>
        <w:t>usque dum a regno exterminetur</w:t>
      </w:r>
      <w:r w:rsidR="008E2A6B" w:rsidRPr="007A06F5">
        <w:rPr>
          <w:lang w:val="la-Latn"/>
        </w:rPr>
        <w:t xml:space="preserve">. </w:t>
      </w:r>
    </w:p>
    <w:p w14:paraId="2E5A866B" w14:textId="1BC2B95B" w:rsidR="008D59BA" w:rsidRPr="007A06F5" w:rsidRDefault="008D59BA" w:rsidP="008D59BA">
      <w:pPr>
        <w:pStyle w:val="Normlnweb"/>
        <w:rPr>
          <w:lang w:val="la-Latn"/>
        </w:rPr>
      </w:pPr>
      <w:r w:rsidRPr="007A06F5">
        <w:rPr>
          <w:lang w:val="la-Latn"/>
        </w:rPr>
        <w:t>8</w:t>
      </w:r>
      <w:r w:rsidR="008E2A6B" w:rsidRPr="007A06F5">
        <w:rPr>
          <w:lang w:val="la-Latn"/>
        </w:rPr>
        <w:t xml:space="preserve">. </w:t>
      </w:r>
      <w:r w:rsidRPr="007A06F5">
        <w:rPr>
          <w:lang w:val="la-Latn"/>
        </w:rPr>
        <w:t>Et si aliquis comes fuerit</w:t>
      </w:r>
      <w:r w:rsidR="00360346" w:rsidRPr="007A06F5">
        <w:rPr>
          <w:lang w:val="la-Latn"/>
        </w:rPr>
        <w:t xml:space="preserve">, </w:t>
      </w:r>
      <w:r w:rsidRPr="007A06F5">
        <w:rPr>
          <w:lang w:val="la-Latn"/>
        </w:rPr>
        <w:t>qui hoc in suo comit</w:t>
      </w:r>
      <w:r w:rsidR="007275DF" w:rsidRPr="007A06F5">
        <w:rPr>
          <w:lang w:val="la-Latn"/>
        </w:rPr>
        <w:t>atu fecerit aut ibi talia in</w:t>
      </w:r>
      <w:r w:rsidRPr="007A06F5">
        <w:rPr>
          <w:lang w:val="la-Latn"/>
        </w:rPr>
        <w:t>crescere permiserit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aut ipse illa non emendet aut nobis nota non fecerit</w:t>
      </w:r>
      <w:r w:rsidR="00360346" w:rsidRPr="007A06F5">
        <w:rPr>
          <w:lang w:val="la-Latn"/>
        </w:rPr>
        <w:t xml:space="preserve">, </w:t>
      </w:r>
      <w:r w:rsidR="007275DF" w:rsidRPr="007A06F5">
        <w:rPr>
          <w:lang w:val="la-Latn"/>
        </w:rPr>
        <w:t xml:space="preserve">ut </w:t>
      </w:r>
      <w:r w:rsidRPr="007A06F5">
        <w:rPr>
          <w:lang w:val="la-Latn"/>
        </w:rPr>
        <w:t xml:space="preserve">nostra </w:t>
      </w:r>
      <w:r w:rsidR="00524CAA" w:rsidRPr="00524CAA">
        <w:rPr>
          <w:b/>
          <w:lang w:val="la-Latn"/>
        </w:rPr>
        <w:t>auctorit</w:t>
      </w:r>
      <w:r w:rsidRPr="007A06F5">
        <w:rPr>
          <w:lang w:val="la-Latn"/>
        </w:rPr>
        <w:t>as talia corrigat</w:t>
      </w:r>
      <w:r w:rsidR="00360346" w:rsidRPr="007A06F5">
        <w:rPr>
          <w:lang w:val="la-Latn"/>
        </w:rPr>
        <w:t xml:space="preserve">, </w:t>
      </w:r>
      <w:r w:rsidRPr="007A06F5">
        <w:rPr>
          <w:lang w:val="la-Latn"/>
        </w:rPr>
        <w:t>sciat</w:t>
      </w:r>
      <w:r w:rsidR="00360346" w:rsidRPr="007A06F5">
        <w:rPr>
          <w:lang w:val="la-Latn"/>
        </w:rPr>
        <w:t xml:space="preserve">, </w:t>
      </w:r>
      <w:r w:rsidRPr="007A06F5">
        <w:rPr>
          <w:lang w:val="la-Latn"/>
        </w:rPr>
        <w:t>quia talem sententiam inde sustinebit</w:t>
      </w:r>
      <w:r w:rsidR="00360346" w:rsidRPr="007A06F5">
        <w:rPr>
          <w:lang w:val="la-Latn"/>
        </w:rPr>
        <w:t xml:space="preserve">, </w:t>
      </w:r>
      <w:r w:rsidR="007275DF" w:rsidRPr="007A06F5">
        <w:rPr>
          <w:lang w:val="la-Latn"/>
        </w:rPr>
        <w:t xml:space="preserve">sicut </w:t>
      </w:r>
      <w:r w:rsidRPr="007A06F5">
        <w:rPr>
          <w:lang w:val="la-Latn"/>
        </w:rPr>
        <w:t>tempore antecessorum nostroru</w:t>
      </w:r>
      <w:r w:rsidR="007275DF" w:rsidRPr="007A06F5">
        <w:rPr>
          <w:lang w:val="la-Latn"/>
        </w:rPr>
        <w:t>m consuetudo fuit</w:t>
      </w:r>
      <w:r w:rsidR="008E2A6B" w:rsidRPr="007A06F5">
        <w:rPr>
          <w:lang w:val="la-Latn"/>
        </w:rPr>
        <w:t xml:space="preserve">. </w:t>
      </w:r>
    </w:p>
    <w:p w14:paraId="584625F2" w14:textId="56F760C9" w:rsidR="008D59BA" w:rsidRPr="007A06F5" w:rsidRDefault="008D59BA" w:rsidP="008D59BA">
      <w:pPr>
        <w:pStyle w:val="Normlnweb"/>
        <w:rPr>
          <w:lang w:val="la-Latn"/>
        </w:rPr>
      </w:pPr>
      <w:r w:rsidRPr="007A06F5">
        <w:rPr>
          <w:lang w:val="la-Latn"/>
        </w:rPr>
        <w:t>9</w:t>
      </w:r>
      <w:r w:rsidR="008E2A6B" w:rsidRPr="007A06F5">
        <w:rPr>
          <w:lang w:val="la-Latn"/>
        </w:rPr>
        <w:t xml:space="preserve">. </w:t>
      </w:r>
      <w:r w:rsidRPr="007A06F5">
        <w:rPr>
          <w:lang w:val="la-Latn"/>
        </w:rPr>
        <w:t>Et si aliqui iterantes</w:t>
      </w:r>
      <w:r w:rsidR="00360346" w:rsidRPr="007A06F5">
        <w:rPr>
          <w:lang w:val="la-Latn"/>
        </w:rPr>
        <w:t xml:space="preserve"> </w:t>
      </w:r>
      <w:r w:rsidRPr="007A06F5">
        <w:rPr>
          <w:lang w:val="la-Latn"/>
        </w:rPr>
        <w:t>depraedationes et rapinas per regnum nostrum fecerint et episcopi ac missi vel comites hoc emendare non potuerint</w:t>
      </w:r>
      <w:r w:rsidR="00360346" w:rsidRPr="007A06F5">
        <w:rPr>
          <w:lang w:val="la-Latn"/>
        </w:rPr>
        <w:t xml:space="preserve">, </w:t>
      </w:r>
      <w:r w:rsidRPr="007A06F5">
        <w:rPr>
          <w:lang w:val="la-Latn"/>
        </w:rPr>
        <w:t>quam citius possunt</w:t>
      </w:r>
      <w:r w:rsidR="00360346" w:rsidRPr="007A06F5">
        <w:rPr>
          <w:lang w:val="la-Latn"/>
        </w:rPr>
        <w:t xml:space="preserve">, </w:t>
      </w:r>
      <w:r w:rsidRPr="007A06F5">
        <w:rPr>
          <w:lang w:val="la-Latn"/>
        </w:rPr>
        <w:t>nobis notum facere curent</w:t>
      </w:r>
      <w:r w:rsidR="00360346" w:rsidRPr="007A06F5">
        <w:rPr>
          <w:lang w:val="la-Latn"/>
        </w:rPr>
        <w:t xml:space="preserve">, </w:t>
      </w:r>
      <w:r w:rsidRPr="007A06F5">
        <w:rPr>
          <w:lang w:val="la-Latn"/>
        </w:rPr>
        <w:t>ut iubeamus ipsos depraedatores per ean</w:t>
      </w:r>
      <w:r w:rsidR="007275DF" w:rsidRPr="007A06F5">
        <w:rPr>
          <w:lang w:val="la-Latn"/>
        </w:rPr>
        <w:t xml:space="preserve">dem viam cum </w:t>
      </w:r>
      <w:r w:rsidRPr="007A06F5">
        <w:rPr>
          <w:lang w:val="la-Latn"/>
        </w:rPr>
        <w:t>misso nostro redire et illa omnia</w:t>
      </w:r>
      <w:r w:rsidR="00360346" w:rsidRPr="007A06F5">
        <w:rPr>
          <w:lang w:val="la-Latn"/>
        </w:rPr>
        <w:t xml:space="preserve">, </w:t>
      </w:r>
      <w:r w:rsidRPr="007A06F5">
        <w:rPr>
          <w:lang w:val="la-Latn"/>
        </w:rPr>
        <w:t>quae male</w:t>
      </w:r>
      <w:r w:rsidR="00360346" w:rsidRPr="007A06F5">
        <w:rPr>
          <w:lang w:val="la-Latn"/>
        </w:rPr>
        <w:t xml:space="preserve"> </w:t>
      </w:r>
      <w:r w:rsidRPr="007A06F5">
        <w:rPr>
          <w:lang w:val="la-Latn"/>
        </w:rPr>
        <w:t>egerant</w:t>
      </w:r>
      <w:r w:rsidR="00360346" w:rsidRPr="007A06F5">
        <w:rPr>
          <w:lang w:val="la-Latn"/>
        </w:rPr>
        <w:t xml:space="preserve">, </w:t>
      </w:r>
      <w:r w:rsidR="007275DF" w:rsidRPr="007A06F5">
        <w:rPr>
          <w:lang w:val="la-Latn"/>
        </w:rPr>
        <w:t xml:space="preserve">legaliter emendare et talem </w:t>
      </w:r>
      <w:r w:rsidRPr="007A06F5">
        <w:rPr>
          <w:lang w:val="la-Latn"/>
        </w:rPr>
        <w:t>harmiscaram</w:t>
      </w:r>
      <w:r w:rsidR="00360346" w:rsidRPr="007A06F5">
        <w:rPr>
          <w:lang w:val="la-Latn"/>
        </w:rPr>
        <w:t xml:space="preserve">, </w:t>
      </w:r>
      <w:r w:rsidRPr="007A06F5">
        <w:rPr>
          <w:lang w:val="la-Latn"/>
        </w:rPr>
        <w:t>sicut nobis visum</w:t>
      </w:r>
      <w:r w:rsidR="00360346" w:rsidRPr="007A06F5">
        <w:rPr>
          <w:lang w:val="la-Latn"/>
        </w:rPr>
        <w:t xml:space="preserve"> </w:t>
      </w:r>
      <w:r w:rsidRPr="007A06F5">
        <w:rPr>
          <w:lang w:val="la-Latn"/>
        </w:rPr>
        <w:t>fuerit</w:t>
      </w:r>
      <w:r w:rsidR="00360346" w:rsidRPr="007A06F5">
        <w:rPr>
          <w:lang w:val="la-Latn"/>
        </w:rPr>
        <w:t xml:space="preserve">, </w:t>
      </w:r>
      <w:r w:rsidRPr="007A06F5">
        <w:rPr>
          <w:lang w:val="la-Latn"/>
        </w:rPr>
        <w:t>aut iudicium</w:t>
      </w:r>
      <w:r w:rsidR="00360346" w:rsidRPr="007A06F5">
        <w:rPr>
          <w:lang w:val="la-Latn"/>
        </w:rPr>
        <w:t xml:space="preserve">, </w:t>
      </w:r>
      <w:r w:rsidR="007275DF" w:rsidRPr="007A06F5">
        <w:rPr>
          <w:lang w:val="la-Latn"/>
        </w:rPr>
        <w:t xml:space="preserve">sicut cum fidelibus nostris </w:t>
      </w:r>
      <w:r w:rsidRPr="007A06F5">
        <w:rPr>
          <w:lang w:val="la-Latn"/>
        </w:rPr>
        <w:t>consideraverimus</w:t>
      </w:r>
      <w:r w:rsidR="00360346" w:rsidRPr="007A06F5">
        <w:rPr>
          <w:lang w:val="la-Latn"/>
        </w:rPr>
        <w:t xml:space="preserve">, </w:t>
      </w:r>
      <w:r w:rsidRPr="007A06F5">
        <w:rPr>
          <w:lang w:val="la-Latn"/>
        </w:rPr>
        <w:t>sustinere</w:t>
      </w:r>
      <w:r w:rsidR="008E2A6B" w:rsidRPr="007A06F5">
        <w:rPr>
          <w:lang w:val="la-Latn"/>
        </w:rPr>
        <w:t xml:space="preserve">. </w:t>
      </w:r>
    </w:p>
    <w:p w14:paraId="14318A8E" w14:textId="735BE804" w:rsidR="008D59BA" w:rsidRPr="007A06F5" w:rsidRDefault="008D59BA" w:rsidP="007275DF">
      <w:pPr>
        <w:pStyle w:val="Normlnweb"/>
        <w:rPr>
          <w:lang w:val="la-Latn"/>
        </w:rPr>
      </w:pPr>
      <w:r w:rsidRPr="007A06F5">
        <w:rPr>
          <w:lang w:val="la-Latn"/>
        </w:rPr>
        <w:t>10</w:t>
      </w:r>
      <w:r w:rsidR="008E2A6B" w:rsidRPr="007A06F5">
        <w:rPr>
          <w:lang w:val="la-Latn"/>
        </w:rPr>
        <w:t xml:space="preserve">. </w:t>
      </w:r>
      <w:r w:rsidRPr="007A06F5">
        <w:rPr>
          <w:lang w:val="la-Latn"/>
        </w:rPr>
        <w:t>Si autem dilecti fratris nostri aut nepotum nostrorum homines fuerint</w:t>
      </w:r>
      <w:r w:rsidR="00360346" w:rsidRPr="007A06F5">
        <w:rPr>
          <w:lang w:val="la-Latn"/>
        </w:rPr>
        <w:t xml:space="preserve">, </w:t>
      </w:r>
      <w:r w:rsidR="007275DF" w:rsidRPr="007A06F5">
        <w:rPr>
          <w:lang w:val="la-Latn"/>
        </w:rPr>
        <w:t xml:space="preserve">qui </w:t>
      </w:r>
      <w:r w:rsidRPr="007A06F5">
        <w:rPr>
          <w:lang w:val="la-Latn"/>
        </w:rPr>
        <w:t>talia egerint</w:t>
      </w:r>
      <w:r w:rsidR="00360346" w:rsidRPr="007A06F5">
        <w:rPr>
          <w:lang w:val="la-Latn"/>
        </w:rPr>
        <w:t xml:space="preserve">, </w:t>
      </w:r>
      <w:r w:rsidRPr="007A06F5">
        <w:rPr>
          <w:lang w:val="la-Latn"/>
        </w:rPr>
        <w:t>et hoc nobis innotescant o</w:t>
      </w:r>
      <w:r w:rsidR="00360346" w:rsidRPr="007A06F5">
        <w:rPr>
          <w:lang w:val="la-Latn"/>
        </w:rPr>
        <w:t xml:space="preserve">, </w:t>
      </w:r>
      <w:r w:rsidR="007275DF" w:rsidRPr="007A06F5">
        <w:rPr>
          <w:lang w:val="la-Latn"/>
        </w:rPr>
        <w:t>ut illis notum p faciamus</w:t>
      </w:r>
      <w:r w:rsidR="00360346" w:rsidRPr="007A06F5">
        <w:rPr>
          <w:lang w:val="la-Latn"/>
        </w:rPr>
        <w:t xml:space="preserve">, </w:t>
      </w:r>
      <w:r w:rsidR="007275DF" w:rsidRPr="007A06F5">
        <w:rPr>
          <w:lang w:val="la-Latn"/>
        </w:rPr>
        <w:t>et illi suos homi</w:t>
      </w:r>
      <w:r w:rsidRPr="007A06F5">
        <w:rPr>
          <w:lang w:val="la-Latn"/>
        </w:rPr>
        <w:t>nes</w:t>
      </w:r>
      <w:r w:rsidR="00360346" w:rsidRPr="007A06F5">
        <w:rPr>
          <w:lang w:val="la-Latn"/>
        </w:rPr>
        <w:t xml:space="preserve">, </w:t>
      </w:r>
      <w:r w:rsidRPr="007A06F5">
        <w:rPr>
          <w:lang w:val="la-Latn"/>
        </w:rPr>
        <w:t>sicut illis melius visum fuerit</w:t>
      </w:r>
      <w:r w:rsidR="00360346" w:rsidRPr="007A06F5">
        <w:rPr>
          <w:lang w:val="la-Latn"/>
        </w:rPr>
        <w:t xml:space="preserve">, </w:t>
      </w:r>
      <w:r w:rsidRPr="007A06F5">
        <w:rPr>
          <w:lang w:val="la-Latn"/>
        </w:rPr>
        <w:t>de talibus castigare procurent</w:t>
      </w:r>
      <w:r w:rsidR="00360346" w:rsidRPr="007A06F5">
        <w:rPr>
          <w:lang w:val="la-Latn"/>
        </w:rPr>
        <w:t xml:space="preserve">, </w:t>
      </w:r>
      <w:r w:rsidR="007275DF" w:rsidRPr="007A06F5">
        <w:rPr>
          <w:lang w:val="la-Latn"/>
        </w:rPr>
        <w:t xml:space="preserve">sicut et nos nostros </w:t>
      </w:r>
      <w:r w:rsidRPr="007A06F5">
        <w:rPr>
          <w:lang w:val="la-Latn"/>
        </w:rPr>
        <w:t>homines castigare volumus</w:t>
      </w:r>
      <w:r w:rsidR="00360346" w:rsidRPr="007A06F5">
        <w:rPr>
          <w:lang w:val="la-Latn"/>
        </w:rPr>
        <w:t xml:space="preserve">, </w:t>
      </w:r>
      <w:r w:rsidRPr="007A06F5">
        <w:rPr>
          <w:lang w:val="la-Latn"/>
        </w:rPr>
        <w:t>si in illorum regnis indecentia et aliqua noxia</w:t>
      </w:r>
      <w:r w:rsidR="00360346" w:rsidRPr="007A06F5">
        <w:rPr>
          <w:lang w:val="la-Latn"/>
        </w:rPr>
        <w:t xml:space="preserve">, </w:t>
      </w:r>
      <w:r w:rsidRPr="007A06F5">
        <w:rPr>
          <w:lang w:val="la-Latn"/>
        </w:rPr>
        <w:t>quod absit</w:t>
      </w:r>
      <w:r w:rsidR="00360346" w:rsidRPr="007A06F5">
        <w:rPr>
          <w:lang w:val="la-Latn"/>
        </w:rPr>
        <w:t xml:space="preserve">, </w:t>
      </w:r>
      <w:r w:rsidRPr="007A06F5">
        <w:rPr>
          <w:lang w:val="la-Latn"/>
        </w:rPr>
        <w:t>facere praesumpserint</w:t>
      </w:r>
      <w:r w:rsidR="008E2A6B" w:rsidRPr="007A06F5">
        <w:rPr>
          <w:lang w:val="la-Latn"/>
        </w:rPr>
        <w:t xml:space="preserve">. </w:t>
      </w:r>
      <w:r w:rsidR="007275DF" w:rsidRPr="007A06F5">
        <w:rPr>
          <w:lang w:val="la-Latn"/>
        </w:rPr>
        <w:t xml:space="preserve">/ </w:t>
      </w:r>
      <w:r w:rsidRPr="007A06F5">
        <w:rPr>
          <w:lang w:val="la-Latn"/>
        </w:rPr>
        <w:t>Audiant raptores</w:t>
      </w:r>
      <w:r w:rsidR="00D9225B" w:rsidRPr="007A06F5">
        <w:rPr>
          <w:lang w:val="la-Latn"/>
        </w:rPr>
        <w:t xml:space="preserve">: </w:t>
      </w:r>
      <w:r w:rsidR="00DD2554" w:rsidRPr="007A06F5">
        <w:rPr>
          <w:lang w:val="la-Latn"/>
        </w:rPr>
        <w:t xml:space="preserve">"Vae </w:t>
      </w:r>
      <w:r w:rsidRPr="007A06F5">
        <w:rPr>
          <w:lang w:val="la-Latn"/>
        </w:rPr>
        <w:t>ei</w:t>
      </w:r>
      <w:r w:rsidR="00360346" w:rsidRPr="007A06F5">
        <w:rPr>
          <w:lang w:val="la-Latn"/>
        </w:rPr>
        <w:t xml:space="preserve">, </w:t>
      </w:r>
      <w:r w:rsidRPr="007A06F5">
        <w:rPr>
          <w:lang w:val="la-Latn"/>
        </w:rPr>
        <w:t>qüi multiplicat non sua</w:t>
      </w:r>
      <w:r w:rsidR="00360346" w:rsidRPr="007A06F5">
        <w:rPr>
          <w:lang w:val="la-Latn"/>
        </w:rPr>
        <w:t xml:space="preserve">, </w:t>
      </w:r>
      <w:r w:rsidRPr="007A06F5">
        <w:rPr>
          <w:lang w:val="la-Latn"/>
        </w:rPr>
        <w:t>usquequo</w:t>
      </w:r>
      <w:r w:rsidR="00360346" w:rsidRPr="007A06F5">
        <w:rPr>
          <w:lang w:val="la-Latn"/>
        </w:rPr>
        <w:t xml:space="preserve"> </w:t>
      </w:r>
      <w:r w:rsidR="007275DF" w:rsidRPr="007A06F5">
        <w:rPr>
          <w:lang w:val="la-Latn"/>
        </w:rPr>
        <w:t xml:space="preserve">et adgravat contra </w:t>
      </w:r>
      <w:r w:rsidR="00DD2554" w:rsidRPr="007A06F5">
        <w:rPr>
          <w:lang w:val="la-Latn"/>
        </w:rPr>
        <w:t>se densum lutum</w:t>
      </w:r>
      <w:r w:rsidRPr="007A06F5">
        <w:rPr>
          <w:lang w:val="la-Latn"/>
        </w:rPr>
        <w:t>." Densum lutum contra se a</w:t>
      </w:r>
      <w:r w:rsidR="007275DF" w:rsidRPr="007A06F5">
        <w:rPr>
          <w:lang w:val="la-Latn"/>
        </w:rPr>
        <w:t xml:space="preserve">dgravare est terrena lucra cum </w:t>
      </w:r>
      <w:r w:rsidRPr="007A06F5">
        <w:rPr>
          <w:lang w:val="la-Latn"/>
        </w:rPr>
        <w:t>pondere peccati cumulare</w:t>
      </w:r>
      <w:r w:rsidR="008E2A6B" w:rsidRPr="007A06F5">
        <w:rPr>
          <w:lang w:val="la-Latn"/>
        </w:rPr>
        <w:t xml:space="preserve">. </w:t>
      </w:r>
      <w:r w:rsidRPr="007A06F5">
        <w:rPr>
          <w:lang w:val="la-Latn"/>
        </w:rPr>
        <w:t>Audiant</w:t>
      </w:r>
      <w:r w:rsidR="00360346" w:rsidRPr="007A06F5">
        <w:rPr>
          <w:lang w:val="la-Latn"/>
        </w:rPr>
        <w:t xml:space="preserve">, </w:t>
      </w:r>
      <w:r w:rsidRPr="007A06F5">
        <w:rPr>
          <w:lang w:val="la-Latn"/>
        </w:rPr>
        <w:t>quid Christus dicat</w:t>
      </w:r>
      <w:r w:rsidR="00D9225B" w:rsidRPr="007A06F5">
        <w:rPr>
          <w:lang w:val="la-Latn"/>
        </w:rPr>
        <w:t xml:space="preserve">: </w:t>
      </w:r>
      <w:r w:rsidR="00DD2554" w:rsidRPr="007A06F5">
        <w:rPr>
          <w:lang w:val="la-Latn"/>
        </w:rPr>
        <w:t>„</w:t>
      </w:r>
      <w:r w:rsidRPr="007A06F5">
        <w:rPr>
          <w:lang w:val="la-Latn"/>
        </w:rPr>
        <w:t>Quid prodest homini</w:t>
      </w:r>
      <w:r w:rsidR="00360346" w:rsidRPr="007A06F5">
        <w:rPr>
          <w:lang w:val="la-Latn"/>
        </w:rPr>
        <w:t xml:space="preserve">, </w:t>
      </w:r>
      <w:r w:rsidR="007275DF" w:rsidRPr="007A06F5">
        <w:rPr>
          <w:lang w:val="la-Latn"/>
        </w:rPr>
        <w:t xml:space="preserve">si totum </w:t>
      </w:r>
      <w:r w:rsidRPr="007A06F5">
        <w:rPr>
          <w:lang w:val="la-Latn"/>
        </w:rPr>
        <w:t>mundum lucretur</w:t>
      </w:r>
      <w:r w:rsidR="00360346" w:rsidRPr="007A06F5">
        <w:rPr>
          <w:lang w:val="la-Latn"/>
        </w:rPr>
        <w:t xml:space="preserve">, </w:t>
      </w:r>
      <w:r w:rsidRPr="007A06F5">
        <w:rPr>
          <w:lang w:val="la-Latn"/>
        </w:rPr>
        <w:t>anim</w:t>
      </w:r>
      <w:r w:rsidR="00DD2554" w:rsidRPr="007A06F5">
        <w:rPr>
          <w:lang w:val="la-Latn"/>
        </w:rPr>
        <w:t>ae vero suae detrimentum fiat</w:t>
      </w:r>
      <w:r w:rsidRPr="007A06F5">
        <w:rPr>
          <w:lang w:val="la-Latn"/>
        </w:rPr>
        <w:t>?" id est</w:t>
      </w:r>
      <w:r w:rsidR="00360346" w:rsidRPr="007A06F5">
        <w:rPr>
          <w:lang w:val="la-Latn"/>
        </w:rPr>
        <w:t xml:space="preserve">, </w:t>
      </w:r>
      <w:r w:rsidR="007275DF" w:rsidRPr="007A06F5">
        <w:rPr>
          <w:lang w:val="la-Latn"/>
        </w:rPr>
        <w:t xml:space="preserve">quid prodest </w:t>
      </w:r>
      <w:r w:rsidRPr="007A06F5">
        <w:rPr>
          <w:lang w:val="la-Latn"/>
        </w:rPr>
        <w:t>homini</w:t>
      </w:r>
      <w:r w:rsidR="00360346" w:rsidRPr="007A06F5">
        <w:rPr>
          <w:lang w:val="la-Latn"/>
        </w:rPr>
        <w:t xml:space="preserve">, </w:t>
      </w:r>
      <w:r w:rsidRPr="007A06F5">
        <w:rPr>
          <w:lang w:val="la-Latn"/>
        </w:rPr>
        <w:t>si totum</w:t>
      </w:r>
      <w:r w:rsidR="00360346" w:rsidRPr="007A06F5">
        <w:rPr>
          <w:lang w:val="la-Latn"/>
        </w:rPr>
        <w:t xml:space="preserve">, </w:t>
      </w:r>
      <w:r w:rsidRPr="007A06F5">
        <w:rPr>
          <w:lang w:val="la-Latn"/>
        </w:rPr>
        <w:t>quod extra se est</w:t>
      </w:r>
      <w:r w:rsidR="00360346" w:rsidRPr="007A06F5">
        <w:rPr>
          <w:lang w:val="la-Latn"/>
        </w:rPr>
        <w:t xml:space="preserve">, </w:t>
      </w:r>
      <w:r w:rsidRPr="007A06F5">
        <w:rPr>
          <w:lang w:val="la-Latn"/>
        </w:rPr>
        <w:t>congregat</w:t>
      </w:r>
      <w:r w:rsidR="00360346" w:rsidRPr="007A06F5">
        <w:rPr>
          <w:lang w:val="la-Latn"/>
        </w:rPr>
        <w:t xml:space="preserve">, </w:t>
      </w:r>
      <w:r w:rsidRPr="007A06F5">
        <w:rPr>
          <w:lang w:val="la-Latn"/>
        </w:rPr>
        <w:t>sed hoc solum</w:t>
      </w:r>
      <w:r w:rsidR="00360346" w:rsidRPr="007A06F5">
        <w:rPr>
          <w:lang w:val="la-Latn"/>
        </w:rPr>
        <w:t xml:space="preserve">, </w:t>
      </w:r>
      <w:r w:rsidRPr="007A06F5">
        <w:rPr>
          <w:lang w:val="la-Latn"/>
        </w:rPr>
        <w:t>quod ipse est</w:t>
      </w:r>
      <w:r w:rsidR="00360346" w:rsidRPr="007A06F5">
        <w:rPr>
          <w:lang w:val="la-Latn"/>
        </w:rPr>
        <w:t xml:space="preserve">, </w:t>
      </w:r>
      <w:r w:rsidRPr="007A06F5">
        <w:rPr>
          <w:lang w:val="la-Latn"/>
        </w:rPr>
        <w:t>damnat</w:t>
      </w:r>
      <w:r w:rsidR="00D9225B" w:rsidRPr="007A06F5">
        <w:rPr>
          <w:lang w:val="la-Latn"/>
        </w:rPr>
        <w:t xml:space="preserve">? </w:t>
      </w:r>
      <w:r w:rsidRPr="007A06F5">
        <w:rPr>
          <w:lang w:val="la-Latn"/>
        </w:rPr>
        <w:t>Audiant</w:t>
      </w:r>
      <w:r w:rsidR="00360346" w:rsidRPr="007A06F5">
        <w:rPr>
          <w:lang w:val="la-Latn"/>
        </w:rPr>
        <w:t xml:space="preserve">, </w:t>
      </w:r>
      <w:r w:rsidRPr="007A06F5">
        <w:rPr>
          <w:lang w:val="la-Latn"/>
        </w:rPr>
        <w:t>quod</w:t>
      </w:r>
      <w:r w:rsidR="00360346" w:rsidRPr="007A06F5">
        <w:rPr>
          <w:lang w:val="la-Latn"/>
        </w:rPr>
        <w:t xml:space="preserve"> </w:t>
      </w:r>
      <w:r w:rsidRPr="007A06F5">
        <w:rPr>
          <w:lang w:val="la-Latn"/>
        </w:rPr>
        <w:t>illa</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rapiunt</w:t>
      </w:r>
      <w:r w:rsidR="00360346" w:rsidRPr="007A06F5">
        <w:rPr>
          <w:lang w:val="la-Latn"/>
        </w:rPr>
        <w:t xml:space="preserve">, </w:t>
      </w:r>
      <w:r w:rsidRPr="007A06F5">
        <w:rPr>
          <w:lang w:val="la-Latn"/>
        </w:rPr>
        <w:t>in hoc seculo deficient aut</w:t>
      </w:r>
      <w:r w:rsidR="00360346" w:rsidRPr="007A06F5">
        <w:rPr>
          <w:lang w:val="la-Latn"/>
        </w:rPr>
        <w:t xml:space="preserve"> </w:t>
      </w:r>
      <w:r w:rsidR="007275DF" w:rsidRPr="007A06F5">
        <w:rPr>
          <w:lang w:val="la-Latn"/>
        </w:rPr>
        <w:t>in seculo dimittent</w:t>
      </w:r>
      <w:r w:rsidR="00360346" w:rsidRPr="007A06F5">
        <w:rPr>
          <w:lang w:val="la-Latn"/>
        </w:rPr>
        <w:t xml:space="preserve">, </w:t>
      </w:r>
      <w:r w:rsidRPr="007A06F5">
        <w:rPr>
          <w:lang w:val="la-Latn"/>
        </w:rPr>
        <w:t>sed secum ad iudicium causas rapinae</w:t>
      </w:r>
      <w:r w:rsidR="00360346" w:rsidRPr="007A06F5">
        <w:rPr>
          <w:lang w:val="la-Latn"/>
        </w:rPr>
        <w:t xml:space="preserve">, </w:t>
      </w:r>
      <w:r w:rsidRPr="007A06F5">
        <w:rPr>
          <w:lang w:val="la-Latn"/>
        </w:rPr>
        <w:t>id est damnationem e secum ferent</w:t>
      </w:r>
      <w:r w:rsidR="00D9225B" w:rsidRPr="007A06F5">
        <w:rPr>
          <w:lang w:val="la-Latn"/>
        </w:rPr>
        <w:t>.’</w:t>
      </w:r>
      <w:r w:rsidRPr="007A06F5">
        <w:rPr>
          <w:lang w:val="la-Latn"/>
        </w:rPr>
        <w:t xml:space="preserve"> Et</w:t>
      </w:r>
      <w:r w:rsidR="00360346" w:rsidRPr="007A06F5">
        <w:rPr>
          <w:lang w:val="la-Latn"/>
        </w:rPr>
        <w:t xml:space="preserve"> </w:t>
      </w:r>
      <w:r w:rsidR="007275DF" w:rsidRPr="007A06F5">
        <w:rPr>
          <w:lang w:val="la-Latn"/>
        </w:rPr>
        <w:t xml:space="preserve">alibi </w:t>
      </w:r>
      <w:r w:rsidRPr="007A06F5">
        <w:rPr>
          <w:lang w:val="la-Latn"/>
        </w:rPr>
        <w:t>scriptum est</w:t>
      </w:r>
      <w:r w:rsidR="008E2A6B" w:rsidRPr="007A06F5">
        <w:rPr>
          <w:lang w:val="la-Latn"/>
        </w:rPr>
        <w:t xml:space="preserve">. </w:t>
      </w:r>
      <w:r w:rsidRPr="007A06F5">
        <w:rPr>
          <w:lang w:val="la-Latn"/>
        </w:rPr>
        <w:t>Audiant</w:t>
      </w:r>
      <w:r w:rsidR="00360346" w:rsidRPr="007A06F5">
        <w:rPr>
          <w:lang w:val="la-Latn"/>
        </w:rPr>
        <w:t xml:space="preserve">, </w:t>
      </w:r>
      <w:r w:rsidRPr="007A06F5">
        <w:rPr>
          <w:lang w:val="la-Latn"/>
        </w:rPr>
        <w:t>quid</w:t>
      </w:r>
      <w:r w:rsidR="00360346" w:rsidRPr="007A06F5">
        <w:rPr>
          <w:lang w:val="la-Latn"/>
        </w:rPr>
        <w:t xml:space="preserve"> </w:t>
      </w:r>
      <w:r w:rsidRPr="007A06F5">
        <w:rPr>
          <w:lang w:val="la-Latn"/>
        </w:rPr>
        <w:t>propheta Esaias dicit</w:t>
      </w:r>
      <w:r w:rsidR="00D9225B" w:rsidRPr="007A06F5">
        <w:rPr>
          <w:lang w:val="la-Latn"/>
        </w:rPr>
        <w:t xml:space="preserve">: </w:t>
      </w:r>
      <w:r w:rsidR="00DD2554" w:rsidRPr="007A06F5">
        <w:rPr>
          <w:lang w:val="la-Latn"/>
        </w:rPr>
        <w:t>'</w:t>
      </w:r>
      <w:r w:rsidR="007275DF" w:rsidRPr="007A06F5">
        <w:rPr>
          <w:lang w:val="la-Latn"/>
        </w:rPr>
        <w:t xml:space="preserve">Rapina pauperis in domo </w:t>
      </w:r>
      <w:r w:rsidRPr="007A06F5">
        <w:rPr>
          <w:lang w:val="la-Latn"/>
        </w:rPr>
        <w:t>vestra</w:t>
      </w:r>
      <w:r w:rsidR="00360346" w:rsidRPr="007A06F5">
        <w:rPr>
          <w:lang w:val="la-Latn"/>
        </w:rPr>
        <w:t xml:space="preserve">, </w:t>
      </w:r>
      <w:r w:rsidRPr="007A06F5">
        <w:rPr>
          <w:lang w:val="la-Latn"/>
        </w:rPr>
        <w:t>et caus</w:t>
      </w:r>
      <w:r w:rsidR="00DD2554" w:rsidRPr="007A06F5">
        <w:rPr>
          <w:lang w:val="la-Latn"/>
        </w:rPr>
        <w:t>a viduae non ingreditur ad eos</w:t>
      </w:r>
      <w:r w:rsidRPr="007A06F5">
        <w:rPr>
          <w:lang w:val="la-Latn"/>
        </w:rPr>
        <w:t>'; et</w:t>
      </w:r>
      <w:r w:rsidR="00D9225B" w:rsidRPr="007A06F5">
        <w:rPr>
          <w:lang w:val="la-Latn"/>
        </w:rPr>
        <w:t xml:space="preserve">: </w:t>
      </w:r>
      <w:r w:rsidR="00DD2554" w:rsidRPr="007A06F5">
        <w:rPr>
          <w:lang w:val="la-Latn"/>
        </w:rPr>
        <w:t>'</w:t>
      </w:r>
      <w:r w:rsidR="007275DF" w:rsidRPr="007A06F5">
        <w:rPr>
          <w:lang w:val="la-Latn"/>
        </w:rPr>
        <w:t xml:space="preserve">Lacrima viduae usque ad </w:t>
      </w:r>
      <w:r w:rsidRPr="007A06F5">
        <w:rPr>
          <w:lang w:val="la-Latn"/>
        </w:rPr>
        <w:t>maxillam descendit</w:t>
      </w:r>
      <w:r w:rsidR="00360346" w:rsidRPr="007A06F5">
        <w:rPr>
          <w:lang w:val="la-Latn"/>
        </w:rPr>
        <w:t xml:space="preserve">, </w:t>
      </w:r>
      <w:r w:rsidRPr="007A06F5">
        <w:rPr>
          <w:lang w:val="la-Latn"/>
        </w:rPr>
        <w:t>et Do</w:t>
      </w:r>
      <w:r w:rsidR="00DD2554" w:rsidRPr="007A06F5">
        <w:rPr>
          <w:lang w:val="la-Latn"/>
        </w:rPr>
        <w:t>minus non delectabitur in illis</w:t>
      </w:r>
      <w:r w:rsidRPr="007A06F5">
        <w:rPr>
          <w:lang w:val="la-Latn"/>
        </w:rPr>
        <w:t>'. Audiant</w:t>
      </w:r>
      <w:r w:rsidR="00360346" w:rsidRPr="007A06F5">
        <w:rPr>
          <w:lang w:val="la-Latn"/>
        </w:rPr>
        <w:t xml:space="preserve">, </w:t>
      </w:r>
      <w:r w:rsidRPr="007A06F5">
        <w:rPr>
          <w:lang w:val="la-Latn"/>
        </w:rPr>
        <w:t>quia</w:t>
      </w:r>
      <w:r w:rsidR="00360346" w:rsidRPr="007A06F5">
        <w:rPr>
          <w:lang w:val="la-Latn"/>
        </w:rPr>
        <w:t xml:space="preserve">, </w:t>
      </w:r>
      <w:r w:rsidRPr="007A06F5">
        <w:rPr>
          <w:lang w:val="la-Latn"/>
        </w:rPr>
        <w:t xml:space="preserve">in cuius </w:t>
      </w:r>
      <w:r w:rsidR="007275DF" w:rsidRPr="007A06F5">
        <w:rPr>
          <w:lang w:val="la-Latn"/>
        </w:rPr>
        <w:t>domo rapina est</w:t>
      </w:r>
      <w:r w:rsidR="00360346" w:rsidRPr="007A06F5">
        <w:rPr>
          <w:lang w:val="la-Latn"/>
        </w:rPr>
        <w:t xml:space="preserve">, </w:t>
      </w:r>
      <w:r w:rsidRPr="007A06F5">
        <w:rPr>
          <w:lang w:val="la-Latn"/>
        </w:rPr>
        <w:t>sive in domo corporis</w:t>
      </w:r>
      <w:r w:rsidR="00360346" w:rsidRPr="007A06F5">
        <w:rPr>
          <w:lang w:val="la-Latn"/>
        </w:rPr>
        <w:t xml:space="preserve">, </w:t>
      </w:r>
      <w:r w:rsidRPr="007A06F5">
        <w:rPr>
          <w:lang w:val="la-Latn"/>
        </w:rPr>
        <w:t>sive in domo mansionis</w:t>
      </w:r>
      <w:r w:rsidR="00360346" w:rsidRPr="007A06F5">
        <w:rPr>
          <w:lang w:val="la-Latn"/>
        </w:rPr>
        <w:t xml:space="preserve">, </w:t>
      </w:r>
      <w:r w:rsidRPr="007A06F5">
        <w:rPr>
          <w:lang w:val="la-Latn"/>
        </w:rPr>
        <w:t>non habitat in illa domo Spiritus sanctus</w:t>
      </w:r>
      <w:r w:rsidR="00360346" w:rsidRPr="007A06F5">
        <w:rPr>
          <w:lang w:val="la-Latn"/>
        </w:rPr>
        <w:t xml:space="preserve">, </w:t>
      </w:r>
      <w:r w:rsidRPr="007A06F5">
        <w:rPr>
          <w:lang w:val="la-Latn"/>
        </w:rPr>
        <w:t>sed spiritus malignus</w:t>
      </w:r>
      <w:r w:rsidR="00D9225B" w:rsidRPr="007A06F5">
        <w:rPr>
          <w:lang w:val="la-Latn"/>
        </w:rPr>
        <w:t xml:space="preserve">: </w:t>
      </w:r>
      <w:r w:rsidRPr="007A06F5">
        <w:rPr>
          <w:lang w:val="la-Latn"/>
        </w:rPr>
        <w:t>et si a</w:t>
      </w:r>
      <w:r w:rsidR="00DD2554" w:rsidRPr="007A06F5">
        <w:rPr>
          <w:lang w:val="la-Latn"/>
        </w:rPr>
        <w:t xml:space="preserve">ccedit ad communionem corporis </w:t>
      </w:r>
      <w:r w:rsidRPr="007A06F5">
        <w:rPr>
          <w:lang w:val="la-Latn"/>
        </w:rPr>
        <w:t>et sanguinis Christi ante dignam satisfactionem</w:t>
      </w:r>
      <w:r w:rsidR="00360346" w:rsidRPr="007A06F5">
        <w:rPr>
          <w:lang w:val="la-Latn"/>
        </w:rPr>
        <w:t xml:space="preserve">, </w:t>
      </w:r>
      <w:r w:rsidRPr="007A06F5">
        <w:rPr>
          <w:lang w:val="la-Latn"/>
        </w:rPr>
        <w:t>non mundatur</w:t>
      </w:r>
      <w:r w:rsidR="00360346" w:rsidRPr="007A06F5">
        <w:rPr>
          <w:lang w:val="la-Latn"/>
        </w:rPr>
        <w:t xml:space="preserve"> </w:t>
      </w:r>
      <w:r w:rsidR="00DD2554" w:rsidRPr="007A06F5">
        <w:rPr>
          <w:lang w:val="la-Latn"/>
        </w:rPr>
        <w:t>per illam communio</w:t>
      </w:r>
      <w:r w:rsidRPr="007A06F5">
        <w:rPr>
          <w:lang w:val="la-Latn"/>
        </w:rPr>
        <w:t>nem a peccato</w:t>
      </w:r>
      <w:r w:rsidR="00360346" w:rsidRPr="007A06F5">
        <w:rPr>
          <w:lang w:val="la-Latn"/>
        </w:rPr>
        <w:t xml:space="preserve">, </w:t>
      </w:r>
      <w:r w:rsidR="00DD2554" w:rsidRPr="007A06F5">
        <w:rPr>
          <w:lang w:val="la-Latn"/>
        </w:rPr>
        <w:t>sed plenius</w:t>
      </w:r>
      <w:r w:rsidR="00360346" w:rsidRPr="007A06F5">
        <w:rPr>
          <w:lang w:val="la-Latn"/>
        </w:rPr>
        <w:t xml:space="preserve">, </w:t>
      </w:r>
      <w:r w:rsidRPr="007A06F5">
        <w:rPr>
          <w:lang w:val="la-Latn"/>
        </w:rPr>
        <w:t>sicut Iudas</w:t>
      </w:r>
      <w:r w:rsidR="00360346" w:rsidRPr="007A06F5">
        <w:rPr>
          <w:lang w:val="la-Latn"/>
        </w:rPr>
        <w:t xml:space="preserve">, </w:t>
      </w:r>
      <w:r w:rsidRPr="007A06F5">
        <w:rPr>
          <w:lang w:val="la-Latn"/>
        </w:rPr>
        <w:t>quando in coe</w:t>
      </w:r>
      <w:r w:rsidR="00DD2554" w:rsidRPr="007A06F5">
        <w:rPr>
          <w:lang w:val="la-Latn"/>
        </w:rPr>
        <w:t xml:space="preserve">na plenus rapina et iniquitate </w:t>
      </w:r>
      <w:r w:rsidRPr="007A06F5">
        <w:rPr>
          <w:lang w:val="la-Latn"/>
        </w:rPr>
        <w:t>communicare praesumpsit de manu Christi</w:t>
      </w:r>
      <w:r w:rsidR="00360346" w:rsidRPr="007A06F5">
        <w:rPr>
          <w:lang w:val="la-Latn"/>
        </w:rPr>
        <w:t xml:space="preserve">, </w:t>
      </w:r>
      <w:r w:rsidRPr="007A06F5">
        <w:rPr>
          <w:lang w:val="la-Latn"/>
        </w:rPr>
        <w:t>possidetur a diabolo</w:t>
      </w:r>
      <w:r w:rsidR="00D9225B" w:rsidRPr="007A06F5">
        <w:rPr>
          <w:lang w:val="la-Latn"/>
        </w:rPr>
        <w:t xml:space="preserve">: </w:t>
      </w:r>
      <w:r w:rsidR="00DD2554" w:rsidRPr="007A06F5">
        <w:rPr>
          <w:lang w:val="la-Latn"/>
        </w:rPr>
        <w:t xml:space="preserve">unde et suspensus </w:t>
      </w:r>
      <w:r w:rsidRPr="007A06F5">
        <w:rPr>
          <w:lang w:val="la-Latn"/>
        </w:rPr>
        <w:t>crepuit medius</w:t>
      </w:r>
      <w:r w:rsidR="008E2A6B" w:rsidRPr="007A06F5">
        <w:rPr>
          <w:lang w:val="la-Latn"/>
        </w:rPr>
        <w:t xml:space="preserve">. </w:t>
      </w:r>
      <w:r w:rsidRPr="007A06F5">
        <w:rPr>
          <w:lang w:val="la-Latn"/>
        </w:rPr>
        <w:t>Et</w:t>
      </w:r>
      <w:r w:rsidR="00360346" w:rsidRPr="007A06F5">
        <w:rPr>
          <w:lang w:val="la-Latn"/>
        </w:rPr>
        <w:t xml:space="preserve"> </w:t>
      </w:r>
      <w:r w:rsidR="00DD2554" w:rsidRPr="007A06F5">
        <w:rPr>
          <w:lang w:val="la-Latn"/>
        </w:rPr>
        <w:t>ad quem 'causa viduae non ingreditur</w:t>
      </w:r>
      <w:r w:rsidRPr="007A06F5">
        <w:rPr>
          <w:lang w:val="la-Latn"/>
        </w:rPr>
        <w:t>', nec ipse</w:t>
      </w:r>
      <w:r w:rsidR="00360346" w:rsidRPr="007A06F5">
        <w:rPr>
          <w:lang w:val="la-Latn"/>
        </w:rPr>
        <w:t xml:space="preserve">, </w:t>
      </w:r>
      <w:r w:rsidR="00DD2554" w:rsidRPr="007A06F5">
        <w:rPr>
          <w:lang w:val="la-Latn"/>
        </w:rPr>
        <w:t xml:space="preserve">si digne </w:t>
      </w:r>
      <w:r w:rsidRPr="007A06F5">
        <w:rPr>
          <w:lang w:val="la-Latn"/>
        </w:rPr>
        <w:t>non satisfecerit</w:t>
      </w:r>
      <w:r w:rsidR="00360346" w:rsidRPr="007A06F5">
        <w:rPr>
          <w:lang w:val="la-Latn"/>
        </w:rPr>
        <w:t xml:space="preserve">, </w:t>
      </w:r>
      <w:r w:rsidRPr="007A06F5">
        <w:rPr>
          <w:lang w:val="la-Latn"/>
        </w:rPr>
        <w:t>in coelestem ecclesiam intrare valebit</w:t>
      </w:r>
      <w:r w:rsidR="008E2A6B" w:rsidRPr="007A06F5">
        <w:rPr>
          <w:lang w:val="la-Latn"/>
        </w:rPr>
        <w:t xml:space="preserve">. </w:t>
      </w:r>
      <w:r w:rsidRPr="007A06F5">
        <w:rPr>
          <w:lang w:val="la-Latn"/>
        </w:rPr>
        <w:t>Audiant rapaces</w:t>
      </w:r>
      <w:r w:rsidR="00360346" w:rsidRPr="007A06F5">
        <w:rPr>
          <w:lang w:val="la-Latn"/>
        </w:rPr>
        <w:t xml:space="preserve"> </w:t>
      </w:r>
      <w:r w:rsidR="00DD2554" w:rsidRPr="007A06F5">
        <w:rPr>
          <w:lang w:val="la-Latn"/>
        </w:rPr>
        <w:t>et prae</w:t>
      </w:r>
      <w:r w:rsidRPr="007A06F5">
        <w:rPr>
          <w:lang w:val="la-Latn"/>
        </w:rPr>
        <w:t>datores</w:t>
      </w:r>
      <w:r w:rsidR="00360346" w:rsidRPr="007A06F5">
        <w:rPr>
          <w:lang w:val="la-Latn"/>
        </w:rPr>
        <w:t xml:space="preserve">, </w:t>
      </w:r>
      <w:r w:rsidRPr="007A06F5">
        <w:rPr>
          <w:lang w:val="la-Latn"/>
        </w:rPr>
        <w:t>quid</w:t>
      </w:r>
      <w:r w:rsidR="00360346" w:rsidRPr="007A06F5">
        <w:rPr>
          <w:lang w:val="la-Latn"/>
        </w:rPr>
        <w:t xml:space="preserve"> </w:t>
      </w:r>
      <w:r w:rsidRPr="007A06F5">
        <w:rPr>
          <w:lang w:val="la-Latn"/>
        </w:rPr>
        <w:t>iterum propheta dicat</w:t>
      </w:r>
      <w:r w:rsidR="00D9225B" w:rsidRPr="007A06F5">
        <w:rPr>
          <w:lang w:val="la-Latn"/>
        </w:rPr>
        <w:t xml:space="preserve">: </w:t>
      </w:r>
      <w:r w:rsidR="00DD2554" w:rsidRPr="007A06F5">
        <w:rPr>
          <w:lang w:val="la-Latn"/>
        </w:rPr>
        <w:t>'</w:t>
      </w:r>
      <w:r w:rsidRPr="007A06F5">
        <w:rPr>
          <w:lang w:val="la-Latn"/>
        </w:rPr>
        <w:t>Qui praedaris</w:t>
      </w:r>
      <w:r w:rsidR="00360346" w:rsidRPr="007A06F5">
        <w:rPr>
          <w:lang w:val="la-Latn"/>
        </w:rPr>
        <w:t xml:space="preserve">, </w:t>
      </w:r>
      <w:r w:rsidR="00DD2554" w:rsidRPr="007A06F5">
        <w:rPr>
          <w:lang w:val="la-Latn"/>
        </w:rPr>
        <w:t xml:space="preserve">nonne et ipse praedaberis?' </w:t>
      </w:r>
      <w:r w:rsidRPr="007A06F5">
        <w:rPr>
          <w:lang w:val="la-Latn"/>
        </w:rPr>
        <w:t>Videlicet quia ille</w:t>
      </w:r>
      <w:r w:rsidR="00360346" w:rsidRPr="007A06F5">
        <w:rPr>
          <w:lang w:val="la-Latn"/>
        </w:rPr>
        <w:t xml:space="preserve">, </w:t>
      </w:r>
      <w:r w:rsidRPr="007A06F5">
        <w:rPr>
          <w:lang w:val="la-Latn"/>
        </w:rPr>
        <w:t>qui praedatur res pauperum et ecclesiarum ac servorum Dei</w:t>
      </w:r>
      <w:r w:rsidR="00360346" w:rsidRPr="007A06F5">
        <w:rPr>
          <w:lang w:val="la-Latn"/>
        </w:rPr>
        <w:t xml:space="preserve">, </w:t>
      </w:r>
      <w:r w:rsidR="00DD2554" w:rsidRPr="007A06F5">
        <w:rPr>
          <w:lang w:val="la-Latn"/>
        </w:rPr>
        <w:t xml:space="preserve">praedatur </w:t>
      </w:r>
      <w:r w:rsidRPr="007A06F5">
        <w:rPr>
          <w:lang w:val="la-Latn"/>
        </w:rPr>
        <w:t>a diabolo et praeda illius fit</w:t>
      </w:r>
      <w:r w:rsidR="008E2A6B" w:rsidRPr="007A06F5">
        <w:rPr>
          <w:lang w:val="la-Latn"/>
        </w:rPr>
        <w:t xml:space="preserve">. </w:t>
      </w:r>
      <w:r w:rsidRPr="007A06F5">
        <w:rPr>
          <w:lang w:val="la-Latn"/>
        </w:rPr>
        <w:t>Audiant</w:t>
      </w:r>
      <w:r w:rsidR="00360346" w:rsidRPr="007A06F5">
        <w:rPr>
          <w:lang w:val="la-Latn"/>
        </w:rPr>
        <w:t xml:space="preserve">, </w:t>
      </w:r>
      <w:r w:rsidRPr="007A06F5">
        <w:rPr>
          <w:lang w:val="la-Latn"/>
        </w:rPr>
        <w:t>quid sanctus Paulus</w:t>
      </w:r>
      <w:r w:rsidR="00360346" w:rsidRPr="007A06F5">
        <w:rPr>
          <w:lang w:val="la-Latn"/>
        </w:rPr>
        <w:t xml:space="preserve"> </w:t>
      </w:r>
      <w:r w:rsidR="00DD2554" w:rsidRPr="007A06F5">
        <w:rPr>
          <w:lang w:val="la-Latn"/>
        </w:rPr>
        <w:t xml:space="preserve">apostolus </w:t>
      </w:r>
      <w:r w:rsidRPr="007A06F5">
        <w:rPr>
          <w:lang w:val="la-Latn"/>
        </w:rPr>
        <w:t>dicat</w:t>
      </w:r>
      <w:r w:rsidR="00360346" w:rsidRPr="007A06F5">
        <w:rPr>
          <w:lang w:val="la-Latn"/>
        </w:rPr>
        <w:t xml:space="preserve">, </w:t>
      </w:r>
      <w:r w:rsidRPr="007A06F5">
        <w:rPr>
          <w:lang w:val="la-Latn"/>
        </w:rPr>
        <w:t>per quem locutus est Christus</w:t>
      </w:r>
      <w:r w:rsidR="00360346" w:rsidRPr="007A06F5">
        <w:rPr>
          <w:lang w:val="la-Latn"/>
        </w:rPr>
        <w:t xml:space="preserve">, </w:t>
      </w:r>
      <w:r w:rsidRPr="007A06F5">
        <w:rPr>
          <w:lang w:val="la-Latn"/>
        </w:rPr>
        <w:t>et qui raptus fuit usque ad tertium coelum</w:t>
      </w:r>
      <w:r w:rsidR="00360346" w:rsidRPr="007A06F5">
        <w:rPr>
          <w:lang w:val="la-Latn"/>
        </w:rPr>
        <w:t xml:space="preserve">, </w:t>
      </w:r>
      <w:r w:rsidR="00DD2554" w:rsidRPr="007A06F5">
        <w:rPr>
          <w:lang w:val="la-Latn"/>
        </w:rPr>
        <w:t xml:space="preserve">et </w:t>
      </w:r>
      <w:r w:rsidRPr="007A06F5">
        <w:rPr>
          <w:lang w:val="la-Latn"/>
        </w:rPr>
        <w:t>qui raptus fuit in paradysum et audivit talia secreta verba</w:t>
      </w:r>
      <w:r w:rsidR="00360346" w:rsidRPr="007A06F5">
        <w:rPr>
          <w:lang w:val="la-Latn"/>
        </w:rPr>
        <w:t xml:space="preserve">, </w:t>
      </w:r>
      <w:r w:rsidRPr="007A06F5">
        <w:rPr>
          <w:lang w:val="la-Latn"/>
        </w:rPr>
        <w:t>quae non licebat homini</w:t>
      </w:r>
      <w:r w:rsidR="00360346" w:rsidRPr="007A06F5">
        <w:rPr>
          <w:lang w:val="la-Latn"/>
        </w:rPr>
        <w:t xml:space="preserve"> </w:t>
      </w:r>
      <w:r w:rsidRPr="007A06F5">
        <w:rPr>
          <w:lang w:val="la-Latn"/>
        </w:rPr>
        <w:t>loqui</w:t>
      </w:r>
      <w:r w:rsidR="008E2A6B" w:rsidRPr="007A06F5">
        <w:rPr>
          <w:lang w:val="la-Latn"/>
        </w:rPr>
        <w:t xml:space="preserve">. </w:t>
      </w:r>
      <w:r w:rsidRPr="007A06F5">
        <w:rPr>
          <w:lang w:val="la-Latn"/>
        </w:rPr>
        <w:t>Ait namque</w:t>
      </w:r>
      <w:r w:rsidR="00360346" w:rsidRPr="007A06F5">
        <w:rPr>
          <w:lang w:val="la-Latn"/>
        </w:rPr>
        <w:t xml:space="preserve">, </w:t>
      </w:r>
      <w:r w:rsidR="00DD2554" w:rsidRPr="007A06F5">
        <w:rPr>
          <w:lang w:val="la-Latn"/>
        </w:rPr>
        <w:t>quia '</w:t>
      </w:r>
      <w:r w:rsidRPr="007A06F5">
        <w:rPr>
          <w:lang w:val="la-Latn"/>
        </w:rPr>
        <w:t>neque rapaces neque h</w:t>
      </w:r>
      <w:r w:rsidR="00DD2554" w:rsidRPr="007A06F5">
        <w:rPr>
          <w:lang w:val="la-Latn"/>
        </w:rPr>
        <w:t xml:space="preserve">omicidae neque adulteri regnum </w:t>
      </w:r>
      <w:r w:rsidRPr="007A06F5">
        <w:rPr>
          <w:lang w:val="la-Latn"/>
        </w:rPr>
        <w:t>Dei possidebunt '. Unde</w:t>
      </w:r>
      <w:r w:rsidR="00360346" w:rsidRPr="007A06F5">
        <w:rPr>
          <w:lang w:val="la-Latn"/>
        </w:rPr>
        <w:t xml:space="preserve"> </w:t>
      </w:r>
      <w:r w:rsidRPr="007A06F5">
        <w:rPr>
          <w:lang w:val="la-Latn"/>
        </w:rPr>
        <w:t>intendat</w:t>
      </w:r>
      <w:r w:rsidR="00360346" w:rsidRPr="007A06F5">
        <w:rPr>
          <w:lang w:val="la-Latn"/>
        </w:rPr>
        <w:t xml:space="preserve">, </w:t>
      </w:r>
      <w:r w:rsidRPr="007A06F5">
        <w:rPr>
          <w:lang w:val="la-Latn"/>
        </w:rPr>
        <w:t>quale quantumque peccatum est rapina</w:t>
      </w:r>
      <w:r w:rsidR="00360346" w:rsidRPr="007A06F5">
        <w:rPr>
          <w:lang w:val="la-Latn"/>
        </w:rPr>
        <w:t xml:space="preserve">, </w:t>
      </w:r>
      <w:r w:rsidR="00DD2554" w:rsidRPr="007A06F5">
        <w:rPr>
          <w:lang w:val="la-Latn"/>
        </w:rPr>
        <w:t xml:space="preserve">quam </w:t>
      </w:r>
      <w:r w:rsidRPr="007A06F5">
        <w:rPr>
          <w:lang w:val="la-Latn"/>
        </w:rPr>
        <w:t>cum adulterio et homicidio sanctus comparavit apostolus</w:t>
      </w:r>
      <w:r w:rsidR="008E2A6B" w:rsidRPr="007A06F5">
        <w:rPr>
          <w:lang w:val="la-Latn"/>
        </w:rPr>
        <w:t xml:space="preserve">. </w:t>
      </w:r>
      <w:r w:rsidRPr="007A06F5">
        <w:rPr>
          <w:lang w:val="la-Latn"/>
        </w:rPr>
        <w:t xml:space="preserve">Item </w:t>
      </w:r>
      <w:r w:rsidRPr="007A06F5">
        <w:rPr>
          <w:lang w:val="la-Latn"/>
        </w:rPr>
        <w:lastRenderedPageBreak/>
        <w:t>ipse dicit</w:t>
      </w:r>
      <w:r w:rsidR="00D9225B" w:rsidRPr="007A06F5">
        <w:rPr>
          <w:lang w:val="la-Latn"/>
        </w:rPr>
        <w:t xml:space="preserve">: </w:t>
      </w:r>
      <w:r w:rsidR="00DD2554" w:rsidRPr="007A06F5">
        <w:rPr>
          <w:lang w:val="la-Latn"/>
        </w:rPr>
        <w:t>'</w:t>
      </w:r>
      <w:r w:rsidRPr="007A06F5">
        <w:rPr>
          <w:lang w:val="la-Latn"/>
        </w:rPr>
        <w:t xml:space="preserve">Si </w:t>
      </w:r>
      <w:r w:rsidR="00DD2554" w:rsidRPr="007A06F5">
        <w:rPr>
          <w:lang w:val="la-Latn"/>
        </w:rPr>
        <w:t xml:space="preserve">quis </w:t>
      </w:r>
      <w:r w:rsidRPr="007A06F5">
        <w:rPr>
          <w:lang w:val="la-Latn"/>
        </w:rPr>
        <w:t>fornicator aut adulter aut rapax aut homicida est</w:t>
      </w:r>
      <w:r w:rsidR="00360346" w:rsidRPr="007A06F5">
        <w:rPr>
          <w:lang w:val="la-Latn"/>
        </w:rPr>
        <w:t xml:space="preserve">, </w:t>
      </w:r>
      <w:r w:rsidR="00DD2554" w:rsidRPr="007A06F5">
        <w:rPr>
          <w:lang w:val="la-Latn"/>
        </w:rPr>
        <w:t xml:space="preserve">cum huiusmodi nec cibum sumere' </w:t>
      </w:r>
      <w:r w:rsidRPr="007A06F5">
        <w:rPr>
          <w:lang w:val="la-Latn"/>
        </w:rPr>
        <w:t>Christi discipulo</w:t>
      </w:r>
      <w:r w:rsidR="00360346" w:rsidRPr="007A06F5">
        <w:rPr>
          <w:lang w:val="la-Latn"/>
        </w:rPr>
        <w:t xml:space="preserve">, </w:t>
      </w:r>
      <w:r w:rsidRPr="007A06F5">
        <w:rPr>
          <w:lang w:val="la-Latn"/>
        </w:rPr>
        <w:t>id est christiano</w:t>
      </w:r>
      <w:r w:rsidR="00360346" w:rsidRPr="007A06F5">
        <w:rPr>
          <w:lang w:val="la-Latn"/>
        </w:rPr>
        <w:t xml:space="preserve">, </w:t>
      </w:r>
      <w:r w:rsidRPr="007A06F5">
        <w:rPr>
          <w:lang w:val="la-Latn"/>
        </w:rPr>
        <w:t>licet ante satisfactionem</w:t>
      </w:r>
      <w:r w:rsidR="00360346" w:rsidRPr="007A06F5">
        <w:rPr>
          <w:lang w:val="la-Latn"/>
        </w:rPr>
        <w:t xml:space="preserve">, </w:t>
      </w:r>
      <w:r w:rsidR="00DD2554" w:rsidRPr="007A06F5">
        <w:rPr>
          <w:lang w:val="la-Latn"/>
        </w:rPr>
        <w:t xml:space="preserve">id est correctionem ac </w:t>
      </w:r>
      <w:r w:rsidRPr="007A06F5">
        <w:rPr>
          <w:lang w:val="la-Latn"/>
        </w:rPr>
        <w:t>emendationem et dignam penitentiam</w:t>
      </w:r>
      <w:r w:rsidR="008E2A6B" w:rsidRPr="007A06F5">
        <w:rPr>
          <w:lang w:val="la-Latn"/>
        </w:rPr>
        <w:t xml:space="preserve">. </w:t>
      </w:r>
      <w:r w:rsidRPr="007A06F5">
        <w:rPr>
          <w:lang w:val="la-Latn"/>
        </w:rPr>
        <w:t>Audiant</w:t>
      </w:r>
      <w:r w:rsidR="00360346" w:rsidRPr="007A06F5">
        <w:rPr>
          <w:lang w:val="la-Latn"/>
        </w:rPr>
        <w:t xml:space="preserve">, </w:t>
      </w:r>
      <w:r w:rsidRPr="007A06F5">
        <w:rPr>
          <w:lang w:val="la-Latn"/>
        </w:rPr>
        <w:t>quia</w:t>
      </w:r>
      <w:r w:rsidR="00360346" w:rsidRPr="007A06F5">
        <w:rPr>
          <w:lang w:val="la-Latn"/>
        </w:rPr>
        <w:t xml:space="preserve"> </w:t>
      </w:r>
      <w:r w:rsidR="00DD2554" w:rsidRPr="007A06F5">
        <w:rPr>
          <w:lang w:val="la-Latn"/>
        </w:rPr>
        <w:t xml:space="preserve">sanctus Iohannes apostolus </w:t>
      </w:r>
      <w:r w:rsidRPr="007A06F5">
        <w:rPr>
          <w:lang w:val="la-Latn"/>
        </w:rPr>
        <w:t>electus et dilectus Christi</w:t>
      </w:r>
      <w:r w:rsidR="00360346" w:rsidRPr="007A06F5">
        <w:rPr>
          <w:lang w:val="la-Latn"/>
        </w:rPr>
        <w:t xml:space="preserve">, </w:t>
      </w:r>
      <w:r w:rsidRPr="007A06F5">
        <w:rPr>
          <w:lang w:val="la-Latn"/>
        </w:rPr>
        <w:t>qui in cena super</w:t>
      </w:r>
      <w:r w:rsidR="00360346" w:rsidRPr="007A06F5">
        <w:rPr>
          <w:lang w:val="la-Latn"/>
        </w:rPr>
        <w:t xml:space="preserve"> </w:t>
      </w:r>
      <w:r w:rsidRPr="007A06F5">
        <w:rPr>
          <w:lang w:val="la-Latn"/>
        </w:rPr>
        <w:t>pectus eius recubuit</w:t>
      </w:r>
      <w:r w:rsidR="00360346" w:rsidRPr="007A06F5">
        <w:rPr>
          <w:lang w:val="la-Latn"/>
        </w:rPr>
        <w:t xml:space="preserve">, </w:t>
      </w:r>
      <w:r w:rsidR="00DD2554" w:rsidRPr="007A06F5">
        <w:rPr>
          <w:lang w:val="la-Latn"/>
        </w:rPr>
        <w:t xml:space="preserve">talem hominem </w:t>
      </w:r>
      <w:r w:rsidRPr="007A06F5">
        <w:rPr>
          <w:lang w:val="la-Latn"/>
        </w:rPr>
        <w:t>salutare vetat dicens</w:t>
      </w:r>
      <w:r w:rsidR="00D9225B" w:rsidRPr="007A06F5">
        <w:rPr>
          <w:lang w:val="la-Latn"/>
        </w:rPr>
        <w:t xml:space="preserve">: </w:t>
      </w:r>
      <w:r w:rsidR="00DD2554" w:rsidRPr="007A06F5">
        <w:rPr>
          <w:lang w:val="la-Latn"/>
        </w:rPr>
        <w:t>'Nec</w:t>
      </w:r>
      <w:r w:rsidRPr="007A06F5">
        <w:rPr>
          <w:lang w:val="la-Latn"/>
        </w:rPr>
        <w:t xml:space="preserve"> ave ei</w:t>
      </w:r>
      <w:r w:rsidR="00360346" w:rsidRPr="007A06F5">
        <w:rPr>
          <w:lang w:val="la-Latn"/>
        </w:rPr>
        <w:t xml:space="preserve"> </w:t>
      </w:r>
      <w:r w:rsidRPr="007A06F5">
        <w:rPr>
          <w:lang w:val="la-Latn"/>
        </w:rPr>
        <w:t>dixeris</w:t>
      </w:r>
      <w:r w:rsidR="00360346" w:rsidRPr="007A06F5">
        <w:rPr>
          <w:lang w:val="la-Latn"/>
        </w:rPr>
        <w:t xml:space="preserve">, </w:t>
      </w:r>
      <w:r w:rsidR="00DD2554" w:rsidRPr="007A06F5">
        <w:rPr>
          <w:lang w:val="la-Latn"/>
        </w:rPr>
        <w:t>neque in domum receperis</w:t>
      </w:r>
      <w:r w:rsidRPr="007A06F5">
        <w:rPr>
          <w:lang w:val="la-Latn"/>
        </w:rPr>
        <w:t>'. Audiant</w:t>
      </w:r>
      <w:r w:rsidR="00360346" w:rsidRPr="007A06F5">
        <w:rPr>
          <w:lang w:val="la-Latn"/>
        </w:rPr>
        <w:t xml:space="preserve">, </w:t>
      </w:r>
      <w:r w:rsidRPr="007A06F5">
        <w:rPr>
          <w:lang w:val="la-Latn"/>
        </w:rPr>
        <w:t>quid in Toletano concilio sancti episcopi</w:t>
      </w:r>
      <w:r w:rsidR="00360346" w:rsidRPr="007A06F5">
        <w:rPr>
          <w:lang w:val="la-Latn"/>
        </w:rPr>
        <w:t xml:space="preserve">, </w:t>
      </w:r>
      <w:r w:rsidRPr="007A06F5">
        <w:rPr>
          <w:lang w:val="la-Latn"/>
        </w:rPr>
        <w:t>qui in caelo</w:t>
      </w:r>
      <w:r w:rsidR="00360346" w:rsidRPr="007A06F5">
        <w:rPr>
          <w:lang w:val="la-Latn"/>
        </w:rPr>
        <w:t xml:space="preserve"> </w:t>
      </w:r>
      <w:r w:rsidR="00DD2554" w:rsidRPr="007A06F5">
        <w:rPr>
          <w:lang w:val="la-Latn"/>
        </w:rPr>
        <w:t xml:space="preserve">cum Deo regnant et in terris </w:t>
      </w:r>
      <w:r w:rsidRPr="007A06F5">
        <w:rPr>
          <w:lang w:val="la-Latn"/>
        </w:rPr>
        <w:t>miraculis choruscant</w:t>
      </w:r>
      <w:r w:rsidR="00360346" w:rsidRPr="007A06F5">
        <w:rPr>
          <w:lang w:val="la-Latn"/>
        </w:rPr>
        <w:t xml:space="preserve">, </w:t>
      </w:r>
      <w:r w:rsidRPr="007A06F5">
        <w:rPr>
          <w:lang w:val="la-Latn"/>
        </w:rPr>
        <w:t>de totius mundi partibus congregati decreverunt</w:t>
      </w:r>
      <w:r w:rsidR="00D9225B" w:rsidRPr="007A06F5">
        <w:rPr>
          <w:lang w:val="la-Latn"/>
        </w:rPr>
        <w:t xml:space="preserve">: </w:t>
      </w:r>
      <w:r w:rsidR="00DD2554" w:rsidRPr="007A06F5">
        <w:rPr>
          <w:lang w:val="la-Latn"/>
        </w:rPr>
        <w:t>'</w:t>
      </w:r>
      <w:r w:rsidRPr="007A06F5">
        <w:rPr>
          <w:lang w:val="la-Latn"/>
        </w:rPr>
        <w:t xml:space="preserve">Si </w:t>
      </w:r>
      <w:r w:rsidR="00DD2554" w:rsidRPr="007A06F5">
        <w:rPr>
          <w:lang w:val="la-Latn"/>
        </w:rPr>
        <w:t>quis', inquiunt</w:t>
      </w:r>
      <w:r w:rsidR="00360346" w:rsidRPr="007A06F5">
        <w:rPr>
          <w:lang w:val="la-Latn"/>
        </w:rPr>
        <w:t xml:space="preserve">, </w:t>
      </w:r>
      <w:r w:rsidR="00DD2554" w:rsidRPr="007A06F5">
        <w:rPr>
          <w:lang w:val="la-Latn"/>
        </w:rPr>
        <w:t>'</w:t>
      </w:r>
      <w:r w:rsidRPr="007A06F5">
        <w:rPr>
          <w:lang w:val="la-Latn"/>
        </w:rPr>
        <w:t>de potentibus clericum aut quemlibet pauperem aut religiosum expoliaverit</w:t>
      </w:r>
      <w:r w:rsidR="00360346" w:rsidRPr="007A06F5">
        <w:rPr>
          <w:lang w:val="la-Latn"/>
        </w:rPr>
        <w:t xml:space="preserve">, </w:t>
      </w:r>
      <w:r w:rsidRPr="007A06F5">
        <w:rPr>
          <w:lang w:val="la-Latn"/>
        </w:rPr>
        <w:t>et mandaverit ad ipsum episcopus</w:t>
      </w:r>
      <w:r w:rsidR="00360346" w:rsidRPr="007A06F5">
        <w:rPr>
          <w:lang w:val="la-Latn"/>
        </w:rPr>
        <w:t xml:space="preserve">, </w:t>
      </w:r>
      <w:r w:rsidRPr="007A06F5">
        <w:rPr>
          <w:lang w:val="la-Latn"/>
        </w:rPr>
        <w:t>ut eum audiat</w:t>
      </w:r>
      <w:r w:rsidR="008E2A6B" w:rsidRPr="007A06F5">
        <w:rPr>
          <w:lang w:val="la-Latn"/>
        </w:rPr>
        <w:t xml:space="preserve">; </w:t>
      </w:r>
      <w:r w:rsidRPr="007A06F5">
        <w:rPr>
          <w:lang w:val="la-Latn"/>
        </w:rPr>
        <w:t>et si</w:t>
      </w:r>
      <w:r w:rsidR="00360346" w:rsidRPr="007A06F5">
        <w:rPr>
          <w:lang w:val="la-Latn"/>
        </w:rPr>
        <w:t xml:space="preserve"> </w:t>
      </w:r>
      <w:r w:rsidRPr="007A06F5">
        <w:rPr>
          <w:lang w:val="la-Latn"/>
        </w:rPr>
        <w:t>contempserit</w:t>
      </w:r>
      <w:r w:rsidR="00360346" w:rsidRPr="007A06F5">
        <w:rPr>
          <w:lang w:val="la-Latn"/>
        </w:rPr>
        <w:t xml:space="preserve">, </w:t>
      </w:r>
      <w:r w:rsidR="00DD2554" w:rsidRPr="007A06F5">
        <w:rPr>
          <w:lang w:val="la-Latn"/>
        </w:rPr>
        <w:t xml:space="preserve">invicem mox </w:t>
      </w:r>
      <w:r w:rsidRPr="007A06F5">
        <w:rPr>
          <w:lang w:val="la-Latn"/>
        </w:rPr>
        <w:t xml:space="preserve">scripta percurrant </w:t>
      </w:r>
      <w:r w:rsidR="00DD2554" w:rsidRPr="007A06F5">
        <w:rPr>
          <w:lang w:val="la-Latn"/>
        </w:rPr>
        <w:t>per omnes provinciae episcopos</w:t>
      </w:r>
      <w:r w:rsidR="00360346" w:rsidRPr="007A06F5">
        <w:rPr>
          <w:lang w:val="la-Latn"/>
        </w:rPr>
        <w:t xml:space="preserve">, </w:t>
      </w:r>
      <w:r w:rsidR="00DD2554" w:rsidRPr="007A06F5">
        <w:rPr>
          <w:lang w:val="la-Latn"/>
        </w:rPr>
        <w:t>quoscunque adire potuerit</w:t>
      </w:r>
      <w:r w:rsidR="00360346" w:rsidRPr="007A06F5">
        <w:rPr>
          <w:lang w:val="la-Latn"/>
        </w:rPr>
        <w:t xml:space="preserve">, </w:t>
      </w:r>
      <w:r w:rsidR="00DD2554" w:rsidRPr="007A06F5">
        <w:rPr>
          <w:lang w:val="la-Latn"/>
        </w:rPr>
        <w:t xml:space="preserve">ut </w:t>
      </w:r>
      <w:r w:rsidRPr="007A06F5">
        <w:rPr>
          <w:lang w:val="la-Latn"/>
        </w:rPr>
        <w:t>excommunicatus habeatur</w:t>
      </w:r>
      <w:r w:rsidR="00360346" w:rsidRPr="007A06F5">
        <w:rPr>
          <w:lang w:val="la-Latn"/>
        </w:rPr>
        <w:t xml:space="preserve">, </w:t>
      </w:r>
      <w:r w:rsidRPr="007A06F5">
        <w:rPr>
          <w:lang w:val="la-Latn"/>
        </w:rPr>
        <w:t>donec aud</w:t>
      </w:r>
      <w:r w:rsidR="00DD2554" w:rsidRPr="007A06F5">
        <w:rPr>
          <w:lang w:val="la-Latn"/>
        </w:rPr>
        <w:t>iat et reddat aliena</w:t>
      </w:r>
      <w:r w:rsidRPr="007A06F5">
        <w:rPr>
          <w:lang w:val="la-Latn"/>
        </w:rPr>
        <w:t>'. Ecce de pauperum raptoribus</w:t>
      </w:r>
      <w:r w:rsidR="008E2A6B" w:rsidRPr="007A06F5">
        <w:rPr>
          <w:lang w:val="la-Latn"/>
        </w:rPr>
        <w:t xml:space="preserve">. </w:t>
      </w:r>
      <w:r w:rsidRPr="007A06F5">
        <w:rPr>
          <w:lang w:val="la-Latn"/>
        </w:rPr>
        <w:t>Audiant raptores et praedones rerum ecclesiasticarum</w:t>
      </w:r>
      <w:r w:rsidR="00360346" w:rsidRPr="007A06F5">
        <w:rPr>
          <w:lang w:val="la-Latn"/>
        </w:rPr>
        <w:t xml:space="preserve">, </w:t>
      </w:r>
      <w:r w:rsidRPr="007A06F5">
        <w:rPr>
          <w:lang w:val="la-Latn"/>
        </w:rPr>
        <w:t>quid</w:t>
      </w:r>
      <w:r w:rsidR="00360346" w:rsidRPr="007A06F5">
        <w:rPr>
          <w:lang w:val="la-Latn"/>
        </w:rPr>
        <w:t xml:space="preserve"> </w:t>
      </w:r>
      <w:r w:rsidRPr="007A06F5">
        <w:rPr>
          <w:lang w:val="la-Latn"/>
        </w:rPr>
        <w:t>sanctus Anacletus papa ab ipso beato Petro apostolo presby</w:t>
      </w:r>
      <w:r w:rsidR="00DD2554" w:rsidRPr="007A06F5">
        <w:rPr>
          <w:lang w:val="la-Latn"/>
        </w:rPr>
        <w:t xml:space="preserve">ter ordinatus cum totius mundi </w:t>
      </w:r>
      <w:r w:rsidRPr="007A06F5">
        <w:rPr>
          <w:lang w:val="la-Latn"/>
        </w:rPr>
        <w:t>sacerdotib</w:t>
      </w:r>
      <w:r w:rsidR="00360346" w:rsidRPr="007A06F5">
        <w:rPr>
          <w:lang w:val="la-Latn"/>
        </w:rPr>
        <w:t>us iudicavit. Dicit namque: '</w:t>
      </w:r>
      <w:r w:rsidRPr="007A06F5">
        <w:rPr>
          <w:lang w:val="la-Latn"/>
        </w:rPr>
        <w:t>Qui abstulerit aliquid patri vel matri</w:t>
      </w:r>
      <w:r w:rsidR="00360346" w:rsidRPr="007A06F5">
        <w:rPr>
          <w:lang w:val="la-Latn"/>
        </w:rPr>
        <w:t xml:space="preserve">, / </w:t>
      </w:r>
      <w:r w:rsidR="00DD2554" w:rsidRPr="007A06F5">
        <w:rPr>
          <w:lang w:val="la-Latn"/>
        </w:rPr>
        <w:t xml:space="preserve">homicidae </w:t>
      </w:r>
      <w:r w:rsidRPr="007A06F5">
        <w:rPr>
          <w:lang w:val="la-Latn"/>
        </w:rPr>
        <w:t>particeps est</w:t>
      </w:r>
      <w:r w:rsidR="008E2A6B" w:rsidRPr="007A06F5">
        <w:rPr>
          <w:lang w:val="la-Latn"/>
        </w:rPr>
        <w:t xml:space="preserve">. </w:t>
      </w:r>
      <w:r w:rsidRPr="007A06F5">
        <w:rPr>
          <w:lang w:val="la-Latn"/>
        </w:rPr>
        <w:t>Pater noster sine dubio Deus est</w:t>
      </w:r>
      <w:r w:rsidR="00360346" w:rsidRPr="007A06F5">
        <w:rPr>
          <w:lang w:val="la-Latn"/>
        </w:rPr>
        <w:t xml:space="preserve">, </w:t>
      </w:r>
      <w:r w:rsidRPr="007A06F5">
        <w:rPr>
          <w:lang w:val="la-Latn"/>
        </w:rPr>
        <w:t>qui nos creavit</w:t>
      </w:r>
      <w:r w:rsidR="008E2A6B" w:rsidRPr="007A06F5">
        <w:rPr>
          <w:lang w:val="la-Latn"/>
        </w:rPr>
        <w:t xml:space="preserve">; </w:t>
      </w:r>
      <w:r w:rsidR="00DD2554" w:rsidRPr="007A06F5">
        <w:rPr>
          <w:lang w:val="la-Latn"/>
        </w:rPr>
        <w:t xml:space="preserve">mater </w:t>
      </w:r>
      <w:r w:rsidRPr="007A06F5">
        <w:rPr>
          <w:lang w:val="la-Latn"/>
        </w:rPr>
        <w:t>vero nostra ecelesia</w:t>
      </w:r>
      <w:r w:rsidR="00360346" w:rsidRPr="007A06F5">
        <w:rPr>
          <w:lang w:val="la-Latn"/>
        </w:rPr>
        <w:t xml:space="preserve">, </w:t>
      </w:r>
      <w:r w:rsidRPr="007A06F5">
        <w:rPr>
          <w:lang w:val="la-Latn"/>
        </w:rPr>
        <w:t>quae nos in baptismo spiritaliter a regeneravit</w:t>
      </w:r>
      <w:r w:rsidR="008E2A6B" w:rsidRPr="007A06F5">
        <w:rPr>
          <w:lang w:val="la-Latn"/>
        </w:rPr>
        <w:t xml:space="preserve">. </w:t>
      </w:r>
      <w:r w:rsidR="00DD2554" w:rsidRPr="007A06F5">
        <w:rPr>
          <w:lang w:val="la-Latn"/>
        </w:rPr>
        <w:t xml:space="preserve">Ergo qui Christi </w:t>
      </w:r>
      <w:r w:rsidRPr="007A06F5">
        <w:rPr>
          <w:lang w:val="la-Latn"/>
        </w:rPr>
        <w:t>pecunias et ecclesiae rapit</w:t>
      </w:r>
      <w:r w:rsidR="00360346" w:rsidRPr="007A06F5">
        <w:rPr>
          <w:lang w:val="la-Latn"/>
        </w:rPr>
        <w:t xml:space="preserve">, </w:t>
      </w:r>
      <w:r w:rsidRPr="007A06F5">
        <w:rPr>
          <w:lang w:val="la-Latn"/>
        </w:rPr>
        <w:t>aufert a vel fraudatur b</w:t>
      </w:r>
      <w:r w:rsidR="00360346" w:rsidRPr="007A06F5">
        <w:rPr>
          <w:lang w:val="la-Latn"/>
        </w:rPr>
        <w:t xml:space="preserve">, </w:t>
      </w:r>
      <w:r w:rsidRPr="007A06F5">
        <w:rPr>
          <w:lang w:val="la-Latn"/>
        </w:rPr>
        <w:t>homicida est</w:t>
      </w:r>
      <w:r w:rsidR="00360346" w:rsidRPr="007A06F5">
        <w:rPr>
          <w:lang w:val="la-Latn"/>
        </w:rPr>
        <w:t xml:space="preserve">, </w:t>
      </w:r>
      <w:r w:rsidRPr="007A06F5">
        <w:rPr>
          <w:lang w:val="la-Latn"/>
        </w:rPr>
        <w:t>atque</w:t>
      </w:r>
      <w:r w:rsidR="00360346" w:rsidRPr="007A06F5">
        <w:rPr>
          <w:lang w:val="la-Latn"/>
        </w:rPr>
        <w:t xml:space="preserve"> </w:t>
      </w:r>
      <w:r w:rsidR="00DD2554" w:rsidRPr="007A06F5">
        <w:rPr>
          <w:lang w:val="la-Latn"/>
        </w:rPr>
        <w:t xml:space="preserve">homicida </w:t>
      </w:r>
      <w:r w:rsidRPr="007A06F5">
        <w:rPr>
          <w:lang w:val="la-Latn"/>
        </w:rPr>
        <w:t>ante conspectum iusti iudicis deputabitur</w:t>
      </w:r>
      <w:r w:rsidR="008E2A6B" w:rsidRPr="007A06F5">
        <w:rPr>
          <w:lang w:val="la-Latn"/>
        </w:rPr>
        <w:t xml:space="preserve">; </w:t>
      </w:r>
      <w:r w:rsidRPr="007A06F5">
        <w:rPr>
          <w:lang w:val="la-Latn"/>
        </w:rPr>
        <w:t>qui rapit pecuniam proximi sui</w:t>
      </w:r>
      <w:r w:rsidR="00360346" w:rsidRPr="007A06F5">
        <w:rPr>
          <w:lang w:val="la-Latn"/>
        </w:rPr>
        <w:t xml:space="preserve">, </w:t>
      </w:r>
      <w:r w:rsidR="00DD2554" w:rsidRPr="007A06F5">
        <w:rPr>
          <w:lang w:val="la-Latn"/>
        </w:rPr>
        <w:t xml:space="preserve">iniquitatem </w:t>
      </w:r>
      <w:r w:rsidRPr="007A06F5">
        <w:rPr>
          <w:lang w:val="la-Latn"/>
        </w:rPr>
        <w:t>operatur</w:t>
      </w:r>
      <w:r w:rsidR="00360346" w:rsidRPr="007A06F5">
        <w:rPr>
          <w:lang w:val="la-Latn"/>
        </w:rPr>
        <w:t xml:space="preserve">, </w:t>
      </w:r>
      <w:r w:rsidRPr="007A06F5">
        <w:rPr>
          <w:lang w:val="la-Latn"/>
        </w:rPr>
        <w:t>qui autem pecuniam vel res ecclesiae abstulerit</w:t>
      </w:r>
      <w:r w:rsidR="00360346" w:rsidRPr="007A06F5">
        <w:rPr>
          <w:lang w:val="la-Latn"/>
        </w:rPr>
        <w:t xml:space="preserve">, </w:t>
      </w:r>
      <w:r w:rsidR="00DD2554" w:rsidRPr="007A06F5">
        <w:rPr>
          <w:lang w:val="la-Latn"/>
        </w:rPr>
        <w:t>sacrilegium facit et ut sacrilegus iudicandus est</w:t>
      </w:r>
      <w:r w:rsidRPr="007A06F5">
        <w:rPr>
          <w:lang w:val="la-Latn"/>
        </w:rPr>
        <w:t>'. Item sanctus Urbanus papa et martyr</w:t>
      </w:r>
      <w:r w:rsidR="00D9225B" w:rsidRPr="007A06F5">
        <w:rPr>
          <w:lang w:val="la-Latn"/>
        </w:rPr>
        <w:t xml:space="preserve">: </w:t>
      </w:r>
      <w:r w:rsidRPr="007A06F5">
        <w:rPr>
          <w:lang w:val="la-Latn"/>
        </w:rPr>
        <w:t xml:space="preserve">' Res </w:t>
      </w:r>
      <w:r w:rsidR="00DD2554" w:rsidRPr="007A06F5">
        <w:rPr>
          <w:lang w:val="la-Latn"/>
        </w:rPr>
        <w:t xml:space="preserve">et </w:t>
      </w:r>
      <w:r w:rsidRPr="007A06F5">
        <w:rPr>
          <w:lang w:val="la-Latn"/>
        </w:rPr>
        <w:t>facultates ecclesiae</w:t>
      </w:r>
      <w:r w:rsidR="00360346" w:rsidRPr="007A06F5">
        <w:rPr>
          <w:lang w:val="la-Latn"/>
        </w:rPr>
        <w:t xml:space="preserve"> </w:t>
      </w:r>
      <w:r w:rsidRPr="007A06F5">
        <w:rPr>
          <w:lang w:val="la-Latn"/>
        </w:rPr>
        <w:t>oblationes appellantur</w:t>
      </w:r>
      <w:r w:rsidR="00360346" w:rsidRPr="007A06F5">
        <w:rPr>
          <w:lang w:val="la-Latn"/>
        </w:rPr>
        <w:t xml:space="preserve">, </w:t>
      </w:r>
      <w:r w:rsidRPr="007A06F5">
        <w:rPr>
          <w:lang w:val="la-Latn"/>
        </w:rPr>
        <w:t xml:space="preserve">quia Domino offeruntur </w:t>
      </w:r>
      <w:r w:rsidR="00DD2554" w:rsidRPr="007A06F5">
        <w:rPr>
          <w:lang w:val="la-Latn"/>
        </w:rPr>
        <w:t xml:space="preserve">et vota sunt </w:t>
      </w:r>
      <w:r w:rsidRPr="007A06F5">
        <w:rPr>
          <w:lang w:val="la-Latn"/>
        </w:rPr>
        <w:t>fidelium ac pretia peccatorum atque patrimonia pauperum</w:t>
      </w:r>
      <w:r w:rsidR="008E2A6B" w:rsidRPr="007A06F5">
        <w:rPr>
          <w:lang w:val="la-Latn"/>
        </w:rPr>
        <w:t xml:space="preserve">. </w:t>
      </w:r>
      <w:r w:rsidR="00DD2554" w:rsidRPr="007A06F5">
        <w:rPr>
          <w:lang w:val="la-Latn"/>
        </w:rPr>
        <w:t>Si</w:t>
      </w:r>
      <w:r w:rsidRPr="007A06F5">
        <w:rPr>
          <w:lang w:val="la-Latn"/>
        </w:rPr>
        <w:t xml:space="preserve"> quis illa rapuerit</w:t>
      </w:r>
      <w:r w:rsidR="00360346" w:rsidRPr="007A06F5">
        <w:rPr>
          <w:lang w:val="la-Latn"/>
        </w:rPr>
        <w:t xml:space="preserve">, </w:t>
      </w:r>
      <w:r w:rsidRPr="007A06F5">
        <w:rPr>
          <w:lang w:val="la-Latn"/>
        </w:rPr>
        <w:t>reus est damnationis Ananiae et Saphirae</w:t>
      </w:r>
      <w:r w:rsidR="00360346" w:rsidRPr="007A06F5">
        <w:rPr>
          <w:lang w:val="la-Latn"/>
        </w:rPr>
        <w:t xml:space="preserve">, </w:t>
      </w:r>
      <w:r w:rsidRPr="007A06F5">
        <w:rPr>
          <w:lang w:val="la-Latn"/>
        </w:rPr>
        <w:t>et opor</w:t>
      </w:r>
      <w:r w:rsidR="00DD2554" w:rsidRPr="007A06F5">
        <w:rPr>
          <w:lang w:val="la-Latn"/>
        </w:rPr>
        <w:t xml:space="preserve">tet huiusmodi tradere </w:t>
      </w:r>
      <w:r w:rsidRPr="007A06F5">
        <w:rPr>
          <w:lang w:val="la-Latn"/>
        </w:rPr>
        <w:t>Satanae</w:t>
      </w:r>
      <w:r w:rsidR="00360346" w:rsidRPr="007A06F5">
        <w:rPr>
          <w:lang w:val="la-Latn"/>
        </w:rPr>
        <w:t xml:space="preserve">, </w:t>
      </w:r>
      <w:r w:rsidRPr="007A06F5">
        <w:rPr>
          <w:lang w:val="la-Latn"/>
        </w:rPr>
        <w:t>ut spiritus salvus sit in die Domini '. Item sanctus Lucius papa</w:t>
      </w:r>
      <w:r w:rsidR="00D9225B" w:rsidRPr="007A06F5">
        <w:rPr>
          <w:lang w:val="la-Latn"/>
        </w:rPr>
        <w:t xml:space="preserve">: </w:t>
      </w:r>
      <w:r w:rsidRPr="007A06F5">
        <w:rPr>
          <w:lang w:val="la-Latn"/>
        </w:rPr>
        <w:t xml:space="preserve">' Rerum </w:t>
      </w:r>
      <w:r w:rsidR="00DD2554" w:rsidRPr="007A06F5">
        <w:rPr>
          <w:lang w:val="la-Latn"/>
        </w:rPr>
        <w:t>ecclesia</w:t>
      </w:r>
      <w:r w:rsidRPr="007A06F5">
        <w:rPr>
          <w:lang w:val="la-Latn"/>
        </w:rPr>
        <w:t>sticarum et facultatum raptores a liminibus sanctae eccl</w:t>
      </w:r>
      <w:r w:rsidR="00DD2554" w:rsidRPr="007A06F5">
        <w:rPr>
          <w:lang w:val="la-Latn"/>
        </w:rPr>
        <w:t>esiae anathematizatos aposto</w:t>
      </w:r>
      <w:r w:rsidRPr="007A06F5">
        <w:rPr>
          <w:lang w:val="la-Latn"/>
        </w:rPr>
        <w:t xml:space="preserve">lica </w:t>
      </w:r>
      <w:r w:rsidR="00524CAA" w:rsidRPr="00524CAA">
        <w:rPr>
          <w:b/>
          <w:lang w:val="la-Latn"/>
        </w:rPr>
        <w:t>auctorit</w:t>
      </w:r>
      <w:r w:rsidRPr="007A06F5">
        <w:rPr>
          <w:lang w:val="la-Latn"/>
        </w:rPr>
        <w:t>ate pellimus et damnamus atque sacrilegos esse iudicamus</w:t>
      </w:r>
      <w:r w:rsidR="00360346" w:rsidRPr="007A06F5">
        <w:rPr>
          <w:lang w:val="la-Latn"/>
        </w:rPr>
        <w:t xml:space="preserve">, </w:t>
      </w:r>
      <w:r w:rsidR="00DD2554" w:rsidRPr="007A06F5">
        <w:rPr>
          <w:lang w:val="la-Latn"/>
        </w:rPr>
        <w:t xml:space="preserve">et non solum </w:t>
      </w:r>
      <w:r w:rsidRPr="007A06F5">
        <w:rPr>
          <w:lang w:val="la-Latn"/>
        </w:rPr>
        <w:t>eos</w:t>
      </w:r>
      <w:r w:rsidR="00360346" w:rsidRPr="007A06F5">
        <w:rPr>
          <w:lang w:val="la-Latn"/>
        </w:rPr>
        <w:t xml:space="preserve">, </w:t>
      </w:r>
      <w:r w:rsidRPr="007A06F5">
        <w:rPr>
          <w:lang w:val="la-Latn"/>
        </w:rPr>
        <w:t>sed et</w:t>
      </w:r>
      <w:r w:rsidR="00360346" w:rsidRPr="007A06F5">
        <w:rPr>
          <w:lang w:val="la-Latn"/>
        </w:rPr>
        <w:t xml:space="preserve"> </w:t>
      </w:r>
      <w:r w:rsidR="00DD2554" w:rsidRPr="007A06F5">
        <w:rPr>
          <w:lang w:val="la-Latn"/>
        </w:rPr>
        <w:t>omnes consentientes eis</w:t>
      </w:r>
      <w:r w:rsidR="00360346" w:rsidRPr="007A06F5">
        <w:rPr>
          <w:lang w:val="la-Latn"/>
        </w:rPr>
        <w:t xml:space="preserve">, </w:t>
      </w:r>
      <w:r w:rsidRPr="007A06F5">
        <w:rPr>
          <w:lang w:val="la-Latn"/>
        </w:rPr>
        <w:t xml:space="preserve">„ quia </w:t>
      </w:r>
      <w:r w:rsidR="00DD2554" w:rsidRPr="007A06F5">
        <w:rPr>
          <w:lang w:val="la-Latn"/>
        </w:rPr>
        <w:t>non solum qui faciunt</w:t>
      </w:r>
      <w:r w:rsidRPr="007A06F5">
        <w:rPr>
          <w:lang w:val="la-Latn"/>
        </w:rPr>
        <w:t>", rei iudicantur</w:t>
      </w:r>
      <w:r w:rsidR="00360346" w:rsidRPr="007A06F5">
        <w:rPr>
          <w:lang w:val="la-Latn"/>
        </w:rPr>
        <w:t xml:space="preserve">, </w:t>
      </w:r>
      <w:r w:rsidR="00DD2554" w:rsidRPr="007A06F5">
        <w:rPr>
          <w:lang w:val="la-Latn"/>
        </w:rPr>
        <w:t>„</w:t>
      </w:r>
      <w:r w:rsidRPr="007A06F5">
        <w:rPr>
          <w:lang w:val="la-Latn"/>
        </w:rPr>
        <w:t>sed et</w:t>
      </w:r>
      <w:r w:rsidR="00DD2554" w:rsidRPr="007A06F5">
        <w:rPr>
          <w:lang w:val="la-Latn"/>
        </w:rPr>
        <w:t>iam qui facientibus consentiunt</w:t>
      </w:r>
      <w:r w:rsidRPr="007A06F5">
        <w:rPr>
          <w:lang w:val="la-Latn"/>
        </w:rPr>
        <w:t>"; par enim poena</w:t>
      </w:r>
      <w:r w:rsidR="00DD2554" w:rsidRPr="007A06F5">
        <w:rPr>
          <w:lang w:val="la-Latn"/>
        </w:rPr>
        <w:t xml:space="preserve"> et a agentes et consentientes comprehendit</w:t>
      </w:r>
      <w:r w:rsidRPr="007A06F5">
        <w:rPr>
          <w:lang w:val="la-Latn"/>
        </w:rPr>
        <w:t>'. Et sanctus Augustinus in sermone evangelii sancti Iohannis ita dicit</w:t>
      </w:r>
      <w:r w:rsidR="00D9225B" w:rsidRPr="007A06F5">
        <w:rPr>
          <w:lang w:val="la-Latn"/>
        </w:rPr>
        <w:t xml:space="preserve">: </w:t>
      </w:r>
      <w:r w:rsidR="00DD2554" w:rsidRPr="007A06F5">
        <w:rPr>
          <w:lang w:val="la-Latn"/>
        </w:rPr>
        <w:t>'</w:t>
      </w:r>
      <w:r w:rsidRPr="007A06F5">
        <w:rPr>
          <w:lang w:val="la-Latn"/>
        </w:rPr>
        <w:t>Fur sacrilegus loculorum</w:t>
      </w:r>
      <w:r w:rsidR="00360346" w:rsidRPr="007A06F5">
        <w:rPr>
          <w:lang w:val="la-Latn"/>
        </w:rPr>
        <w:t xml:space="preserve"> </w:t>
      </w:r>
      <w:r w:rsidRPr="007A06F5">
        <w:rPr>
          <w:lang w:val="la-Latn"/>
        </w:rPr>
        <w:t>sacrorum et dominicorum est Iudas</w:t>
      </w:r>
      <w:r w:rsidR="008E2A6B" w:rsidRPr="007A06F5">
        <w:rPr>
          <w:lang w:val="la-Latn"/>
        </w:rPr>
        <w:t xml:space="preserve">; </w:t>
      </w:r>
      <w:r w:rsidR="00DD2554" w:rsidRPr="007A06F5">
        <w:rPr>
          <w:lang w:val="la-Latn"/>
        </w:rPr>
        <w:t xml:space="preserve">et qui aliquid de </w:t>
      </w:r>
      <w:r w:rsidRPr="007A06F5">
        <w:rPr>
          <w:lang w:val="la-Latn"/>
        </w:rPr>
        <w:t>ecclesia furatur et rapit</w:t>
      </w:r>
      <w:r w:rsidR="00360346" w:rsidRPr="007A06F5">
        <w:rPr>
          <w:lang w:val="la-Latn"/>
        </w:rPr>
        <w:t xml:space="preserve">, </w:t>
      </w:r>
      <w:r w:rsidR="00DD2554" w:rsidRPr="007A06F5">
        <w:rPr>
          <w:lang w:val="la-Latn"/>
        </w:rPr>
        <w:t>Iudae perdito comparatur</w:t>
      </w:r>
      <w:r w:rsidRPr="007A06F5">
        <w:rPr>
          <w:lang w:val="la-Latn"/>
        </w:rPr>
        <w:t>'. Item in sacris canonibus</w:t>
      </w:r>
      <w:r w:rsidR="00360346" w:rsidRPr="007A06F5">
        <w:rPr>
          <w:lang w:val="la-Latn"/>
        </w:rPr>
        <w:t xml:space="preserve">, </w:t>
      </w:r>
      <w:r w:rsidR="00DD2554" w:rsidRPr="007A06F5">
        <w:rPr>
          <w:lang w:val="la-Latn"/>
        </w:rPr>
        <w:t xml:space="preserve">sancto </w:t>
      </w:r>
      <w:r w:rsidRPr="007A06F5">
        <w:rPr>
          <w:lang w:val="la-Latn"/>
        </w:rPr>
        <w:t>Spiritu dictatis et Christi sanguine confirmatis</w:t>
      </w:r>
      <w:r w:rsidR="00360346" w:rsidRPr="007A06F5">
        <w:rPr>
          <w:lang w:val="la-Latn"/>
        </w:rPr>
        <w:t xml:space="preserve">, </w:t>
      </w:r>
      <w:r w:rsidRPr="007A06F5">
        <w:rPr>
          <w:lang w:val="la-Latn"/>
        </w:rPr>
        <w:t>scriptum est</w:t>
      </w:r>
      <w:r w:rsidR="00D9225B" w:rsidRPr="007A06F5">
        <w:rPr>
          <w:lang w:val="la-Latn"/>
        </w:rPr>
        <w:t xml:space="preserve">: </w:t>
      </w:r>
      <w:r w:rsidR="00DD2554" w:rsidRPr="007A06F5">
        <w:rPr>
          <w:lang w:val="la-Latn"/>
        </w:rPr>
        <w:t>'</w:t>
      </w:r>
      <w:r w:rsidRPr="007A06F5">
        <w:rPr>
          <w:lang w:val="la-Latn"/>
        </w:rPr>
        <w:t>Si</w:t>
      </w:r>
      <w:r w:rsidR="00D9225B" w:rsidRPr="007A06F5">
        <w:rPr>
          <w:lang w:val="la-Latn"/>
        </w:rPr>
        <w:t xml:space="preserve"> </w:t>
      </w:r>
      <w:r w:rsidR="00DD2554" w:rsidRPr="007A06F5">
        <w:rPr>
          <w:lang w:val="la-Latn"/>
        </w:rPr>
        <w:t xml:space="preserve">quis oblationes </w:t>
      </w:r>
      <w:r w:rsidRPr="007A06F5">
        <w:rPr>
          <w:lang w:val="la-Latn"/>
        </w:rPr>
        <w:t>ecclesiae extra ecclesiam accipere</w:t>
      </w:r>
      <w:r w:rsidR="00360346" w:rsidRPr="007A06F5">
        <w:rPr>
          <w:lang w:val="la-Latn"/>
        </w:rPr>
        <w:t xml:space="preserve"> </w:t>
      </w:r>
      <w:r w:rsidRPr="007A06F5">
        <w:rPr>
          <w:lang w:val="la-Latn"/>
        </w:rPr>
        <w:t>vel dare voluerit</w:t>
      </w:r>
      <w:r w:rsidR="00DD2554" w:rsidRPr="007A06F5">
        <w:rPr>
          <w:lang w:val="la-Latn"/>
        </w:rPr>
        <w:t xml:space="preserve"> praeter conscientiam episcopi </w:t>
      </w:r>
      <w:r w:rsidRPr="007A06F5">
        <w:rPr>
          <w:lang w:val="la-Latn"/>
        </w:rPr>
        <w:t>vel eius</w:t>
      </w:r>
      <w:r w:rsidR="00360346" w:rsidRPr="007A06F5">
        <w:rPr>
          <w:lang w:val="la-Latn"/>
        </w:rPr>
        <w:t xml:space="preserve">, </w:t>
      </w:r>
      <w:r w:rsidRPr="007A06F5">
        <w:rPr>
          <w:lang w:val="la-Latn"/>
        </w:rPr>
        <w:t>cui huiusmodi officia commissa sunt</w:t>
      </w:r>
      <w:r w:rsidR="00360346" w:rsidRPr="007A06F5">
        <w:rPr>
          <w:lang w:val="la-Latn"/>
        </w:rPr>
        <w:t xml:space="preserve">, </w:t>
      </w:r>
      <w:r w:rsidRPr="007A06F5">
        <w:rPr>
          <w:lang w:val="la-Latn"/>
        </w:rPr>
        <w:t>nec cum eius voluerit agere consilio</w:t>
      </w:r>
      <w:r w:rsidR="00360346" w:rsidRPr="007A06F5">
        <w:rPr>
          <w:lang w:val="la-Latn"/>
        </w:rPr>
        <w:t xml:space="preserve">, </w:t>
      </w:r>
      <w:r w:rsidR="00DD2554" w:rsidRPr="007A06F5">
        <w:rPr>
          <w:lang w:val="la-Latn"/>
        </w:rPr>
        <w:t>anathema sit</w:t>
      </w:r>
      <w:r w:rsidRPr="007A06F5">
        <w:rPr>
          <w:lang w:val="la-Latn"/>
        </w:rPr>
        <w:t xml:space="preserve">'. </w:t>
      </w:r>
    </w:p>
    <w:p w14:paraId="4B9D21C8" w14:textId="0B91ACE4"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Episcopus autem omnibus dicere debet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sit anathema 38</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ne desperent</w:t>
      </w:r>
      <w:r w:rsidR="00360346" w:rsidRPr="007A06F5">
        <w:rPr>
          <w:rFonts w:ascii="Times New Roman" w:eastAsia="Times New Roman" w:hAnsi="Times New Roman" w:cs="Times New Roman"/>
          <w:sz w:val="24"/>
          <w:szCs w:val="24"/>
          <w:lang w:val="la-Latn" w:eastAsia="de-DE"/>
        </w:rPr>
        <w:t xml:space="preserve">, </w:t>
      </w:r>
    </w:p>
    <w:p w14:paraId="5933288A" w14:textId="470FDCFC"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ostendere debet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quandiu duret anathema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 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quandi</w:t>
      </w:r>
      <w:r w:rsidR="00DD2554" w:rsidRPr="007A06F5">
        <w:rPr>
          <w:rFonts w:ascii="Times New Roman" w:eastAsia="Times New Roman" w:hAnsi="Times New Roman" w:cs="Times New Roman"/>
          <w:sz w:val="24"/>
          <w:szCs w:val="24"/>
          <w:lang w:val="la-Latn" w:eastAsia="de-DE"/>
        </w:rPr>
        <w:t xml:space="preserve">u quisque errorem non corrigit </w:t>
      </w:r>
      <w:r w:rsidRPr="007A06F5">
        <w:rPr>
          <w:rFonts w:ascii="Times New Roman" w:eastAsia="Times New Roman" w:hAnsi="Times New Roman" w:cs="Times New Roman"/>
          <w:sz w:val="24"/>
          <w:szCs w:val="24"/>
          <w:lang w:val="la-Latn" w:eastAsia="de-DE"/>
        </w:rPr>
        <w:t>et digna satisfactione non emendat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reconciliati</w:t>
      </w:r>
      <w:r w:rsidR="00DD2554" w:rsidRPr="007A06F5">
        <w:rPr>
          <w:rFonts w:ascii="Times New Roman" w:eastAsia="Times New Roman" w:hAnsi="Times New Roman" w:cs="Times New Roman"/>
          <w:sz w:val="24"/>
          <w:szCs w:val="24"/>
          <w:lang w:val="la-Latn" w:eastAsia="de-DE"/>
        </w:rPr>
        <w:t>onem et indulgentiam valeat pro</w:t>
      </w:r>
      <w:r w:rsidRPr="007A06F5">
        <w:rPr>
          <w:rFonts w:ascii="Times New Roman" w:eastAsia="Times New Roman" w:hAnsi="Times New Roman" w:cs="Times New Roman"/>
          <w:sz w:val="24"/>
          <w:szCs w:val="24"/>
          <w:lang w:val="la-Latn" w:eastAsia="de-DE"/>
        </w:rPr>
        <w:t>mereri</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quis vero ante satisfactionem et reconciliat</w:t>
      </w:r>
      <w:r w:rsidR="00DD2554" w:rsidRPr="007A06F5">
        <w:rPr>
          <w:rFonts w:ascii="Times New Roman" w:eastAsia="Times New Roman" w:hAnsi="Times New Roman" w:cs="Times New Roman"/>
          <w:sz w:val="24"/>
          <w:szCs w:val="24"/>
          <w:lang w:val="la-Latn" w:eastAsia="de-DE"/>
        </w:rPr>
        <w:t xml:space="preserve">ionis indulgentiam in peccatis </w:t>
      </w:r>
      <w:r w:rsidRPr="007A06F5">
        <w:rPr>
          <w:rFonts w:ascii="Times New Roman" w:eastAsia="Times New Roman" w:hAnsi="Times New Roman" w:cs="Times New Roman"/>
          <w:sz w:val="24"/>
          <w:szCs w:val="24"/>
          <w:lang w:val="la-Latn" w:eastAsia="de-DE"/>
        </w:rPr>
        <w:t>suis perseverans mortuus fuerit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iam anathema perpetu</w:t>
      </w:r>
      <w:r w:rsidR="00DD2554" w:rsidRPr="007A06F5">
        <w:rPr>
          <w:rFonts w:ascii="Times New Roman" w:eastAsia="Times New Roman" w:hAnsi="Times New Roman" w:cs="Times New Roman"/>
          <w:sz w:val="24"/>
          <w:szCs w:val="24"/>
          <w:lang w:val="la-Latn" w:eastAsia="de-DE"/>
        </w:rPr>
        <w:t xml:space="preserve">um illi erit et peccatum ad </w:t>
      </w:r>
      <w:r w:rsidRPr="007A06F5">
        <w:rPr>
          <w:rFonts w:ascii="Times New Roman" w:eastAsia="Times New Roman" w:hAnsi="Times New Roman" w:cs="Times New Roman"/>
          <w:sz w:val="24"/>
          <w:szCs w:val="24"/>
          <w:lang w:val="la-Latn" w:eastAsia="de-DE"/>
        </w:rPr>
        <w:t>mortem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quo non dicit apostolus ut oretur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et plura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necesse fuerit</w:t>
      </w:r>
      <w:r w:rsidR="00360346" w:rsidRPr="007A06F5">
        <w:rPr>
          <w:rFonts w:ascii="Times New Roman" w:eastAsia="Times New Roman" w:hAnsi="Times New Roman" w:cs="Times New Roman"/>
          <w:sz w:val="24"/>
          <w:szCs w:val="24"/>
          <w:lang w:val="la-Latn" w:eastAsia="de-DE"/>
        </w:rPr>
        <w:t xml:space="preserve">, </w:t>
      </w:r>
      <w:r w:rsidR="00DD2554" w:rsidRPr="007A06F5">
        <w:rPr>
          <w:rFonts w:ascii="Times New Roman" w:eastAsia="Times New Roman" w:hAnsi="Times New Roman" w:cs="Times New Roman"/>
          <w:sz w:val="24"/>
          <w:szCs w:val="24"/>
          <w:lang w:val="la-Latn" w:eastAsia="de-DE"/>
        </w:rPr>
        <w:t>epi</w:t>
      </w:r>
      <w:r w:rsidRPr="007A06F5">
        <w:rPr>
          <w:rFonts w:ascii="Times New Roman" w:eastAsia="Times New Roman" w:hAnsi="Times New Roman" w:cs="Times New Roman"/>
          <w:sz w:val="24"/>
          <w:szCs w:val="24"/>
          <w:lang w:val="la-Latn" w:eastAsia="de-DE"/>
        </w:rPr>
        <w:t>scopus quisque colligere et dicere procurabit</w:t>
      </w:r>
      <w:r w:rsidR="008E2A6B" w:rsidRPr="007A06F5">
        <w:rPr>
          <w:rFonts w:ascii="Times New Roman" w:eastAsia="Times New Roman" w:hAnsi="Times New Roman" w:cs="Times New Roman"/>
          <w:sz w:val="24"/>
          <w:szCs w:val="24"/>
          <w:lang w:val="la-Latn" w:eastAsia="de-DE"/>
        </w:rPr>
        <w:t xml:space="preserve">. </w:t>
      </w:r>
    </w:p>
    <w:p w14:paraId="1AA70DE0" w14:textId="7CED19E6" w:rsidR="008D59BA" w:rsidRPr="007A06F5" w:rsidRDefault="008D59BA" w:rsidP="008D59BA">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Sequuntur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capitula domni Karoli et domni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Hludowici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imperatorum</w:t>
      </w:r>
      <w:r w:rsidR="008E2A6B" w:rsidRPr="007A06F5">
        <w:rPr>
          <w:rFonts w:ascii="Times New Roman" w:eastAsia="Times New Roman" w:hAnsi="Times New Roman" w:cs="Times New Roman"/>
          <w:sz w:val="24"/>
          <w:szCs w:val="24"/>
          <w:lang w:val="la-Latn" w:eastAsia="de-DE"/>
        </w:rPr>
        <w:t xml:space="preserve">. </w:t>
      </w:r>
    </w:p>
    <w:p w14:paraId="62707041" w14:textId="30066CDF"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( 1 .) Vobis vero comitibus dicimus vosque commonemus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ad vestrum ministerium maxime pertinet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reverentiam et honorem sanctae Dei ecclesiae exhibeatis et cum episcopis vestris concorditer vivatis et eis adiutorium ad suum ministerium peragendum praebeatis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et vos ipsi in ministeriis vestris pacem et iustitiam faciatis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quae nostra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as publice fieri decernit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 ministeriis vestris studiose perficiantur 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studeatis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Proinde monemus vestram fidelitatem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memores sitis fidei p nobis promissae et in parte ministerii nostri vobis commissi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pace scilicet et iustitia facienda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vosmetipsos coram Deo et coram hominibus tales exhibeatis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et nostri veri adiutores et populi conservatores iuste dici et vocari </w:t>
      </w:r>
      <w:r w:rsidRPr="007A06F5">
        <w:rPr>
          <w:rFonts w:ascii="Times New Roman" w:eastAsia="Times New Roman" w:hAnsi="Times New Roman" w:cs="Times New Roman"/>
          <w:sz w:val="24"/>
          <w:szCs w:val="24"/>
          <w:lang w:val="la-Latn" w:eastAsia="de-DE"/>
        </w:rPr>
        <w:lastRenderedPageBreak/>
        <w:t>possitis</w:t>
      </w:r>
      <w:r w:rsidR="008E2A6B" w:rsidRPr="007A06F5">
        <w:rPr>
          <w:rFonts w:ascii="Times New Roman" w:eastAsia="Times New Roman" w:hAnsi="Times New Roman" w:cs="Times New Roman"/>
          <w:sz w:val="24"/>
          <w:szCs w:val="24"/>
          <w:lang w:val="la-Latn" w:eastAsia="de-DE"/>
        </w:rPr>
        <w:t xml:space="preserve">; </w:t>
      </w:r>
      <w:r w:rsidR="00DD2554" w:rsidRPr="007A06F5">
        <w:rPr>
          <w:rFonts w:ascii="Times New Roman" w:eastAsia="Times New Roman" w:hAnsi="Times New Roman" w:cs="Times New Roman"/>
          <w:sz w:val="24"/>
          <w:szCs w:val="24"/>
          <w:lang w:val="la-Latn" w:eastAsia="de-DE"/>
        </w:rPr>
        <w:t xml:space="preserve">et nulla </w:t>
      </w:r>
      <w:r w:rsidRPr="007A06F5">
        <w:rPr>
          <w:rFonts w:ascii="Times New Roman" w:eastAsia="Times New Roman" w:hAnsi="Times New Roman" w:cs="Times New Roman"/>
          <w:sz w:val="24"/>
          <w:szCs w:val="24"/>
          <w:lang w:val="la-Latn" w:eastAsia="de-DE"/>
        </w:rPr>
        <w:t>quae - / libet causa aut munerum acceptio aut amicitia cuiuslibet vel odium aut timor aut gratia ab statu rectitudinis vos deviare compellat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quin inter proximum et proximum semper iuste iudicetis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Pupillorum vero et viduarum et caeterorum pauperum adiutores ac defensores et sanctae ecclesiae 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servorum illius honoratores iuxta vestram possibilitatem sitis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Illos quoque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temeritate et violentia in furtis et latrociniis sive rapinis communem pacem populi perturbare moliuntur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vestro studio et correctione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decet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compescite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aliqua persona in aliquo vobis impedimentum fuerit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quin ea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dicimus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facere non valeatis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nobis ad tempus illud notum </w:t>
      </w:r>
      <w:r w:rsidR="00DD2554" w:rsidRPr="007A06F5">
        <w:rPr>
          <w:rFonts w:ascii="Times New Roman" w:eastAsia="Times New Roman" w:hAnsi="Times New Roman" w:cs="Times New Roman"/>
          <w:sz w:val="24"/>
          <w:szCs w:val="24"/>
          <w:lang w:val="la-Latn" w:eastAsia="de-DE"/>
        </w:rPr>
        <w:t>faciatis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nostra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 adiuti ministerium vestrum digne adimplere possitis</w:t>
      </w:r>
      <w:r w:rsidR="008E2A6B" w:rsidRPr="007A06F5">
        <w:rPr>
          <w:rFonts w:ascii="Times New Roman" w:eastAsia="Times New Roman" w:hAnsi="Times New Roman" w:cs="Times New Roman"/>
          <w:sz w:val="24"/>
          <w:szCs w:val="24"/>
          <w:lang w:val="la-Latn" w:eastAsia="de-DE"/>
        </w:rPr>
        <w:t xml:space="preserve">. </w:t>
      </w:r>
    </w:p>
    <w:p w14:paraId="30872885" w14:textId="2922F541" w:rsidR="008D59BA" w:rsidRPr="007A06F5" w:rsidRDefault="00DD2554"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( 2 .) Omnes</w:t>
      </w:r>
      <w:r w:rsidR="008D59BA" w:rsidRPr="007A06F5">
        <w:rPr>
          <w:rFonts w:ascii="Times New Roman" w:eastAsia="Times New Roman" w:hAnsi="Times New Roman" w:cs="Times New Roman"/>
          <w:sz w:val="24"/>
          <w:szCs w:val="24"/>
          <w:lang w:val="la-Latn" w:eastAsia="de-DE"/>
        </w:rPr>
        <w:t xml:space="preserve"> vero laicos monemus</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ut honorem ecclesiasticum conservent et dignam venerationem episcopis et Dei sacerdotibus exhibeant et ad eorum praedicationem cum suis devote occurrant et ieiunia ab illis communiter indicta reverenter conservent et suos observare doceant et</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compellant</w:t>
      </w:r>
      <w:r w:rsidR="008E2A6B"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Ut etiam dies dominicus</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sicut decet</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honoretur</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et colatur</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omnes studeant</w:t>
      </w:r>
      <w:r w:rsidR="008E2A6B"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et ut liberius fieri possint</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mercata et placita a comitibus</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sicut saepe admonitum fuit</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illo die prohibeantur</w:t>
      </w:r>
      <w:r w:rsidR="008E2A6B" w:rsidRPr="007A06F5">
        <w:rPr>
          <w:rFonts w:ascii="Times New Roman" w:eastAsia="Times New Roman" w:hAnsi="Times New Roman" w:cs="Times New Roman"/>
          <w:sz w:val="24"/>
          <w:szCs w:val="24"/>
          <w:lang w:val="la-Latn" w:eastAsia="de-DE"/>
        </w:rPr>
        <w:t xml:space="preserve">. </w:t>
      </w:r>
    </w:p>
    <w:p w14:paraId="3969CECE" w14:textId="1F22CA27" w:rsidR="008D59BA" w:rsidRPr="007A06F5" w:rsidRDefault="00DD2554"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( 3 .) De </w:t>
      </w:r>
      <w:r w:rsidR="008D59BA" w:rsidRPr="007A06F5">
        <w:rPr>
          <w:rFonts w:ascii="Times New Roman" w:eastAsia="Times New Roman" w:hAnsi="Times New Roman" w:cs="Times New Roman"/>
          <w:sz w:val="24"/>
          <w:szCs w:val="24"/>
          <w:lang w:val="la-Latn" w:eastAsia="de-DE"/>
        </w:rPr>
        <w:t>pace vero in exercitali itinere servanda usque ad marcham hoc omnibus notum fieri volumus</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quod quicunque auctorem damni sibi praeterito anno inlati nominatim cognoscit</w:t>
      </w:r>
      <w:r w:rsidR="00360346"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ut iustitiam de illo quaerat et accipiat</w:t>
      </w:r>
      <w:r w:rsidR="008E2A6B" w:rsidRPr="007A06F5">
        <w:rPr>
          <w:rFonts w:ascii="Times New Roman" w:eastAsia="Times New Roman" w:hAnsi="Times New Roman" w:cs="Times New Roman"/>
          <w:sz w:val="24"/>
          <w:szCs w:val="24"/>
          <w:lang w:val="la-Latn" w:eastAsia="de-DE"/>
        </w:rPr>
        <w:t xml:space="preserve">. </w:t>
      </w:r>
    </w:p>
    <w:p w14:paraId="78A6922D" w14:textId="1AF295D6"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( 4 .) Deinceps  tamen omnibus denuntiare 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unusquisque cognoscat omnes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suo obsequio in tali itinere pergunt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sive sui sint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sive alieni</w:t>
      </w:r>
      <w:r w:rsidR="00360346" w:rsidRPr="007A06F5">
        <w:rPr>
          <w:rFonts w:ascii="Times New Roman" w:eastAsia="Times New Roman" w:hAnsi="Times New Roman" w:cs="Times New Roman"/>
          <w:sz w:val="24"/>
          <w:szCs w:val="24"/>
          <w:lang w:val="la-Latn" w:eastAsia="de-DE"/>
        </w:rPr>
        <w:t>, ut ille de eorum factis ratio</w:t>
      </w:r>
      <w:r w:rsidRPr="007A06F5">
        <w:rPr>
          <w:rFonts w:ascii="Times New Roman" w:eastAsia="Times New Roman" w:hAnsi="Times New Roman" w:cs="Times New Roman"/>
          <w:sz w:val="24"/>
          <w:szCs w:val="24"/>
          <w:lang w:val="la-Latn" w:eastAsia="de-DE"/>
        </w:rPr>
        <w:t>nem se sciat redditurum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quicquid</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pace violanda deliquerint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w:t>
      </w:r>
      <w:r w:rsidR="00360346" w:rsidRPr="007A06F5">
        <w:rPr>
          <w:rFonts w:ascii="Times New Roman" w:eastAsia="Times New Roman" w:hAnsi="Times New Roman" w:cs="Times New Roman"/>
          <w:sz w:val="24"/>
          <w:szCs w:val="24"/>
          <w:lang w:val="la-Latn" w:eastAsia="de-DE"/>
        </w:rPr>
        <w:t xml:space="preserve">d ipsius debeat periculum </w:t>
      </w:r>
      <w:r w:rsidRPr="007A06F5">
        <w:rPr>
          <w:rFonts w:ascii="Times New Roman" w:eastAsia="Times New Roman" w:hAnsi="Times New Roman" w:cs="Times New Roman"/>
          <w:sz w:val="24"/>
          <w:szCs w:val="24"/>
          <w:lang w:val="la-Latn" w:eastAsia="de-DE"/>
        </w:rPr>
        <w:t>pertinere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ea scilicet conditione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pacis violator primum iuxta fac</w:t>
      </w:r>
      <w:r w:rsidR="00360346" w:rsidRPr="007A06F5">
        <w:rPr>
          <w:rFonts w:ascii="Times New Roman" w:eastAsia="Times New Roman" w:hAnsi="Times New Roman" w:cs="Times New Roman"/>
          <w:sz w:val="24"/>
          <w:szCs w:val="24"/>
          <w:lang w:val="la-Latn" w:eastAsia="de-DE"/>
        </w:rPr>
        <w:t xml:space="preserve">inoris qualitatem, sive coram </w:t>
      </w:r>
      <w:r w:rsidRPr="007A06F5">
        <w:rPr>
          <w:rFonts w:ascii="Times New Roman" w:eastAsia="Times New Roman" w:hAnsi="Times New Roman" w:cs="Times New Roman"/>
          <w:sz w:val="24"/>
          <w:szCs w:val="24"/>
          <w:lang w:val="la-Latn" w:eastAsia="de-DE"/>
        </w:rPr>
        <w:t>nobis sive coram misso nostro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dignas poenas persolvat et seni</w:t>
      </w:r>
      <w:r w:rsidR="00360346" w:rsidRPr="007A06F5">
        <w:rPr>
          <w:rFonts w:ascii="Times New Roman" w:eastAsia="Times New Roman" w:hAnsi="Times New Roman" w:cs="Times New Roman"/>
          <w:sz w:val="24"/>
          <w:szCs w:val="24"/>
          <w:lang w:val="la-Latn" w:eastAsia="de-DE"/>
        </w:rPr>
        <w:t xml:space="preserve">or, qui secum talem duxerit,  </w:t>
      </w:r>
      <w:r w:rsidRPr="007A06F5">
        <w:rPr>
          <w:rFonts w:ascii="Times New Roman" w:eastAsia="Times New Roman" w:hAnsi="Times New Roman" w:cs="Times New Roman"/>
          <w:sz w:val="24"/>
          <w:szCs w:val="24"/>
          <w:lang w:val="la-Latn" w:eastAsia="de-DE"/>
        </w:rPr>
        <w:t>quem aut constringere noluit aut non potuit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nostram iussionem </w:t>
      </w:r>
      <w:r w:rsidR="00360346" w:rsidRPr="007A06F5">
        <w:rPr>
          <w:rFonts w:ascii="Times New Roman" w:eastAsia="Times New Roman" w:hAnsi="Times New Roman" w:cs="Times New Roman"/>
          <w:sz w:val="24"/>
          <w:szCs w:val="24"/>
          <w:lang w:val="la-Latn" w:eastAsia="de-DE"/>
        </w:rPr>
        <w:t>servaret, et insuper in regno n</w:t>
      </w:r>
      <w:r w:rsidRPr="007A06F5">
        <w:rPr>
          <w:rFonts w:ascii="Times New Roman" w:eastAsia="Times New Roman" w:hAnsi="Times New Roman" w:cs="Times New Roman"/>
          <w:sz w:val="24"/>
          <w:szCs w:val="24"/>
          <w:lang w:val="la-Latn" w:eastAsia="de-DE"/>
        </w:rPr>
        <w:t>ostro praedas facere non timuerit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illius neglegentia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an</w:t>
      </w:r>
      <w:r w:rsidR="00360346" w:rsidRPr="007A06F5">
        <w:rPr>
          <w:rFonts w:ascii="Times New Roman" w:eastAsia="Times New Roman" w:hAnsi="Times New Roman" w:cs="Times New Roman"/>
          <w:sz w:val="24"/>
          <w:szCs w:val="24"/>
          <w:lang w:val="la-Latn" w:eastAsia="de-DE"/>
        </w:rPr>
        <w:t xml:space="preserve">te eum de his non admonuerit, </w:t>
      </w:r>
      <w:r w:rsidRPr="007A06F5">
        <w:rPr>
          <w:rFonts w:ascii="Times New Roman" w:eastAsia="Times New Roman" w:hAnsi="Times New Roman" w:cs="Times New Roman"/>
          <w:sz w:val="24"/>
          <w:szCs w:val="24"/>
          <w:lang w:val="la-Latn" w:eastAsia="de-DE"/>
        </w:rPr>
        <w:t>et postquam neglegentia contemptoris ad eius notitiam pervenerit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eum corrigere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w:t>
      </w:r>
      <w:r w:rsidR="00360346" w:rsidRPr="007A06F5">
        <w:rPr>
          <w:rFonts w:ascii="Times New Roman" w:eastAsia="Times New Roman" w:hAnsi="Times New Roman" w:cs="Times New Roman"/>
          <w:sz w:val="24"/>
          <w:szCs w:val="24"/>
          <w:lang w:val="la-Latn" w:eastAsia="de-DE"/>
        </w:rPr>
        <w:t xml:space="preserve">t decet, </w:t>
      </w:r>
      <w:r w:rsidRPr="007A06F5">
        <w:rPr>
          <w:rFonts w:ascii="Times New Roman" w:eastAsia="Times New Roman" w:hAnsi="Times New Roman" w:cs="Times New Roman"/>
          <w:sz w:val="24"/>
          <w:szCs w:val="24"/>
          <w:lang w:val="la-Latn" w:eastAsia="de-DE"/>
        </w:rPr>
        <w:t>neglexerit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honore suo privetur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scilicet neuter illorum sine iusta vindicta remaneat</w:t>
      </w:r>
      <w:r w:rsidR="008E2A6B" w:rsidRPr="007A06F5">
        <w:rPr>
          <w:rFonts w:ascii="Times New Roman" w:eastAsia="Times New Roman" w:hAnsi="Times New Roman" w:cs="Times New Roman"/>
          <w:sz w:val="24"/>
          <w:szCs w:val="24"/>
          <w:lang w:val="la-Latn" w:eastAsia="de-DE"/>
        </w:rPr>
        <w:t xml:space="preserve">. </w:t>
      </w:r>
    </w:p>
    <w:p w14:paraId="6A2D03A1" w14:textId="5E626DCF"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( 5 .) Comites vero ministris ecclesiae in eorum ministeriis</w:t>
      </w:r>
      <w:r w:rsidR="00360346" w:rsidRPr="007A06F5">
        <w:rPr>
          <w:rFonts w:ascii="Times New Roman" w:eastAsia="Times New Roman" w:hAnsi="Times New Roman" w:cs="Times New Roman"/>
          <w:sz w:val="24"/>
          <w:szCs w:val="24"/>
          <w:lang w:val="la-Latn" w:eastAsia="de-DE"/>
        </w:rPr>
        <w:t xml:space="preserve">, ut hoc plenius et de nostris </w:t>
      </w:r>
      <w:r w:rsidRPr="007A06F5">
        <w:rPr>
          <w:rFonts w:ascii="Times New Roman" w:eastAsia="Times New Roman" w:hAnsi="Times New Roman" w:cs="Times New Roman"/>
          <w:sz w:val="24"/>
          <w:szCs w:val="24"/>
          <w:lang w:val="la-Latn" w:eastAsia="de-DE"/>
        </w:rPr>
        <w:t>et de se et de suis hominibus obtinere possint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adiutores in omni</w:t>
      </w:r>
      <w:r w:rsidR="00360346" w:rsidRPr="007A06F5">
        <w:rPr>
          <w:rFonts w:ascii="Times New Roman" w:eastAsia="Times New Roman" w:hAnsi="Times New Roman" w:cs="Times New Roman"/>
          <w:sz w:val="24"/>
          <w:szCs w:val="24"/>
          <w:lang w:val="la-Latn" w:eastAsia="de-DE"/>
        </w:rPr>
        <w:t>bus fiant</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 xml:space="preserve">Et quicunque prima </w:t>
      </w:r>
      <w:r w:rsidRPr="007A06F5">
        <w:rPr>
          <w:rFonts w:ascii="Times New Roman" w:eastAsia="Times New Roman" w:hAnsi="Times New Roman" w:cs="Times New Roman"/>
          <w:sz w:val="24"/>
          <w:szCs w:val="24"/>
          <w:lang w:val="la-Latn" w:eastAsia="de-DE"/>
        </w:rPr>
        <w:t>et secunda vice de his a comite admonitus non se correxerit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w:t>
      </w:r>
      <w:r w:rsidR="00360346" w:rsidRPr="007A06F5">
        <w:rPr>
          <w:rFonts w:ascii="Times New Roman" w:eastAsia="Times New Roman" w:hAnsi="Times New Roman" w:cs="Times New Roman"/>
          <w:sz w:val="24"/>
          <w:szCs w:val="24"/>
          <w:lang w:val="la-Latn" w:eastAsia="de-DE"/>
        </w:rPr>
        <w:t xml:space="preserve">olumus, ut per eundem comitem </w:t>
      </w:r>
      <w:r w:rsidRPr="007A06F5">
        <w:rPr>
          <w:rFonts w:ascii="Times New Roman" w:eastAsia="Times New Roman" w:hAnsi="Times New Roman" w:cs="Times New Roman"/>
          <w:sz w:val="24"/>
          <w:szCs w:val="24"/>
          <w:lang w:val="la-Latn" w:eastAsia="de-DE"/>
        </w:rPr>
        <w:t>eius neglegentia ad nostram notitiam perferatur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nostra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in nostro capitulari </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subire cogatur</w:t>
      </w:r>
      <w:r w:rsidR="008E2A6B" w:rsidRPr="007A06F5">
        <w:rPr>
          <w:rFonts w:ascii="Times New Roman" w:eastAsia="Times New Roman" w:hAnsi="Times New Roman" w:cs="Times New Roman"/>
          <w:sz w:val="24"/>
          <w:szCs w:val="24"/>
          <w:lang w:val="la-Latn" w:eastAsia="de-DE"/>
        </w:rPr>
        <w:t xml:space="preserve">. </w:t>
      </w:r>
    </w:p>
    <w:p w14:paraId="5BF1354B" w14:textId="5996129E" w:rsidR="008D59BA" w:rsidRPr="007A06F5" w:rsidRDefault="00360346"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( 6 .) De </w:t>
      </w:r>
      <w:r w:rsidR="008D59BA" w:rsidRPr="007A06F5">
        <w:rPr>
          <w:rFonts w:ascii="Times New Roman" w:eastAsia="Times New Roman" w:hAnsi="Times New Roman" w:cs="Times New Roman"/>
          <w:sz w:val="24"/>
          <w:szCs w:val="24"/>
          <w:lang w:val="la-Latn" w:eastAsia="de-DE"/>
        </w:rPr>
        <w:t>pace admonemus</w:t>
      </w:r>
      <w:r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ut omnes</w:t>
      </w:r>
      <w:r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qui per aliqua scelera rebelles sunt</w:t>
      </w:r>
      <w:r w:rsidRPr="007A06F5">
        <w:rPr>
          <w:rFonts w:ascii="Times New Roman" w:eastAsia="Times New Roman" w:hAnsi="Times New Roman" w:cs="Times New Roman"/>
          <w:sz w:val="24"/>
          <w:szCs w:val="24"/>
          <w:lang w:val="la-Latn" w:eastAsia="de-DE"/>
        </w:rPr>
        <w:t xml:space="preserve">, </w:t>
      </w:r>
      <w:r w:rsidR="008D59BA" w:rsidRPr="007A06F5">
        <w:rPr>
          <w:rFonts w:ascii="Times New Roman" w:eastAsia="Times New Roman" w:hAnsi="Times New Roman" w:cs="Times New Roman"/>
          <w:sz w:val="24"/>
          <w:szCs w:val="24"/>
          <w:lang w:val="la-Latn" w:eastAsia="de-DE"/>
        </w:rPr>
        <w:t>constringantur</w:t>
      </w:r>
      <w:r w:rsidR="008E2A6B" w:rsidRPr="007A06F5">
        <w:rPr>
          <w:rFonts w:ascii="Times New Roman" w:eastAsia="Times New Roman" w:hAnsi="Times New Roman" w:cs="Times New Roman"/>
          <w:sz w:val="24"/>
          <w:szCs w:val="24"/>
          <w:lang w:val="la-Latn" w:eastAsia="de-DE"/>
        </w:rPr>
        <w:t xml:space="preserve">. </w:t>
      </w:r>
    </w:p>
    <w:p w14:paraId="5598B758" w14:textId="2DF08722"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( 7 .) De </w:t>
      </w:r>
      <w:r w:rsidR="00360346" w:rsidRPr="007A06F5">
        <w:rPr>
          <w:rFonts w:ascii="Times New Roman" w:eastAsia="Times New Roman" w:hAnsi="Times New Roman" w:cs="Times New Roman"/>
          <w:sz w:val="24"/>
          <w:szCs w:val="24"/>
          <w:lang w:val="la-Latn" w:eastAsia="de-DE"/>
        </w:rPr>
        <w:t>pace et iustitia infra patriam</w:t>
      </w:r>
      <w:r w:rsidRPr="007A06F5">
        <w:rPr>
          <w:rFonts w:ascii="Times New Roman" w:eastAsia="Times New Roman" w:hAnsi="Times New Roman" w:cs="Times New Roman"/>
          <w:sz w:val="24"/>
          <w:szCs w:val="24"/>
          <w:lang w:val="la-Latn" w:eastAsia="de-DE"/>
        </w:rPr>
        <w:t>, sicut saepe per a</w:t>
      </w:r>
      <w:r w:rsidR="00360346" w:rsidRPr="007A06F5">
        <w:rPr>
          <w:rFonts w:ascii="Times New Roman" w:eastAsia="Times New Roman" w:hAnsi="Times New Roman" w:cs="Times New Roman"/>
          <w:sz w:val="24"/>
          <w:szCs w:val="24"/>
          <w:lang w:val="la-Latn" w:eastAsia="de-DE"/>
        </w:rPr>
        <w:t>lia capitula iussimus, adimpletum fiat</w:t>
      </w:r>
      <w:r w:rsidRPr="007A06F5">
        <w:rPr>
          <w:rFonts w:ascii="Times New Roman" w:eastAsia="Times New Roman" w:hAnsi="Times New Roman" w:cs="Times New Roman"/>
          <w:sz w:val="24"/>
          <w:szCs w:val="24"/>
          <w:lang w:val="la-Latn" w:eastAsia="de-DE"/>
        </w:rPr>
        <w:t xml:space="preserve">. </w:t>
      </w:r>
    </w:p>
    <w:p w14:paraId="07A86937" w14:textId="30B49A92"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( 8 .) Si quis domum alienam cuiuslibet infregerit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quic</w:t>
      </w:r>
      <w:r w:rsidR="00360346" w:rsidRPr="007A06F5">
        <w:rPr>
          <w:rFonts w:ascii="Times New Roman" w:eastAsia="Times New Roman" w:hAnsi="Times New Roman" w:cs="Times New Roman"/>
          <w:sz w:val="24"/>
          <w:szCs w:val="24"/>
          <w:lang w:val="la-Latn" w:eastAsia="de-DE"/>
        </w:rPr>
        <w:t xml:space="preserve">quid exinde per vim abstulerit </w:t>
      </w:r>
      <w:r w:rsidRPr="007A06F5">
        <w:rPr>
          <w:rFonts w:ascii="Times New Roman" w:eastAsia="Times New Roman" w:hAnsi="Times New Roman" w:cs="Times New Roman"/>
          <w:sz w:val="24"/>
          <w:szCs w:val="24"/>
          <w:lang w:val="la-Latn" w:eastAsia="de-DE"/>
        </w:rPr>
        <w:t>aut rapuerit vel furaverit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secundum legem eam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cuius domus</w:t>
      </w:r>
      <w:r w:rsidR="00360346" w:rsidRPr="007A06F5">
        <w:rPr>
          <w:rFonts w:ascii="Times New Roman" w:eastAsia="Times New Roman" w:hAnsi="Times New Roman" w:cs="Times New Roman"/>
          <w:sz w:val="24"/>
          <w:szCs w:val="24"/>
          <w:lang w:val="la-Latn" w:eastAsia="de-DE"/>
        </w:rPr>
        <w:t xml:space="preserve"> fuerit infracta et spoliata, </w:t>
      </w:r>
      <w:r w:rsidRPr="007A06F5">
        <w:rPr>
          <w:rFonts w:ascii="Times New Roman" w:eastAsia="Times New Roman" w:hAnsi="Times New Roman" w:cs="Times New Roman"/>
          <w:sz w:val="24"/>
          <w:szCs w:val="24"/>
          <w:lang w:val="la-Latn" w:eastAsia="de-DE"/>
        </w:rPr>
        <w:t>in triplum componat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insuper bannum dominicum solvat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s</w:t>
      </w:r>
      <w:r w:rsidR="00360346" w:rsidRPr="007A06F5">
        <w:rPr>
          <w:rFonts w:ascii="Times New Roman" w:eastAsia="Times New Roman" w:hAnsi="Times New Roman" w:cs="Times New Roman"/>
          <w:sz w:val="24"/>
          <w:szCs w:val="24"/>
          <w:lang w:val="la-Latn" w:eastAsia="de-DE"/>
        </w:rPr>
        <w:t xml:space="preserve">ervus hoc fecerit, sententiam </w:t>
      </w:r>
      <w:r w:rsidRPr="007A06F5">
        <w:rPr>
          <w:rFonts w:ascii="Times New Roman" w:eastAsia="Times New Roman" w:hAnsi="Times New Roman" w:cs="Times New Roman"/>
          <w:sz w:val="24"/>
          <w:szCs w:val="24"/>
          <w:lang w:val="la-Latn" w:eastAsia="de-DE"/>
        </w:rPr>
        <w:t>superiorem accipiat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insuper secundum suam legem composi</w:t>
      </w:r>
      <w:r w:rsidR="00360346" w:rsidRPr="007A06F5">
        <w:rPr>
          <w:rFonts w:ascii="Times New Roman" w:eastAsia="Times New Roman" w:hAnsi="Times New Roman" w:cs="Times New Roman"/>
          <w:sz w:val="24"/>
          <w:szCs w:val="24"/>
          <w:lang w:val="la-Latn" w:eastAsia="de-DE"/>
        </w:rPr>
        <w:t>tionem faciat</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Si quislibet</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homo aliquod tale damnum alicui fecerit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quo plenam com</w:t>
      </w:r>
      <w:r w:rsidR="00360346" w:rsidRPr="007A06F5">
        <w:rPr>
          <w:rFonts w:ascii="Times New Roman" w:eastAsia="Times New Roman" w:hAnsi="Times New Roman" w:cs="Times New Roman"/>
          <w:sz w:val="24"/>
          <w:szCs w:val="24"/>
          <w:lang w:val="la-Latn" w:eastAsia="de-DE"/>
        </w:rPr>
        <w:t xml:space="preserve">positionem facere non valeat, </w:t>
      </w:r>
      <w:r w:rsidRPr="007A06F5">
        <w:rPr>
          <w:rFonts w:ascii="Times New Roman" w:eastAsia="Times New Roman" w:hAnsi="Times New Roman" w:cs="Times New Roman"/>
          <w:sz w:val="24"/>
          <w:szCs w:val="24"/>
          <w:lang w:val="la-Latn" w:eastAsia="de-DE"/>
        </w:rPr>
        <w:t>semetipsum in wadio pro servo dare studeat usque dum plenam compositionem adimpleat</w:t>
      </w:r>
      <w:r w:rsidR="008E2A6B" w:rsidRPr="007A06F5">
        <w:rPr>
          <w:rFonts w:ascii="Times New Roman" w:eastAsia="Times New Roman" w:hAnsi="Times New Roman" w:cs="Times New Roman"/>
          <w:sz w:val="24"/>
          <w:szCs w:val="24"/>
          <w:lang w:val="la-Latn" w:eastAsia="de-DE"/>
        </w:rPr>
        <w:t xml:space="preserve">. </w:t>
      </w:r>
    </w:p>
    <w:p w14:paraId="0F43BEF4" w14:textId="4A6EACEE" w:rsidR="008D59BA"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xml:space="preserve">( 9 .) Si quis messes aut annonas in hoste super bannum </w:t>
      </w:r>
      <w:r w:rsidR="00360346" w:rsidRPr="007A06F5">
        <w:rPr>
          <w:rFonts w:ascii="Times New Roman" w:eastAsia="Times New Roman" w:hAnsi="Times New Roman" w:cs="Times New Roman"/>
          <w:sz w:val="24"/>
          <w:szCs w:val="24"/>
          <w:lang w:val="la-Latn" w:eastAsia="de-DE"/>
        </w:rPr>
        <w:t xml:space="preserve">dominicum rapuerit vel paverit </w:t>
      </w:r>
      <w:r w:rsidRPr="007A06F5">
        <w:rPr>
          <w:rFonts w:ascii="Times New Roman" w:eastAsia="Times New Roman" w:hAnsi="Times New Roman" w:cs="Times New Roman"/>
          <w:sz w:val="24"/>
          <w:szCs w:val="24"/>
          <w:lang w:val="la-Latn" w:eastAsia="de-DE"/>
        </w:rPr>
        <w:t>aut furaverit aut cum caballis vastaverit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aestimato damno secund</w:t>
      </w:r>
      <w:r w:rsidR="00360346" w:rsidRPr="007A06F5">
        <w:rPr>
          <w:rFonts w:ascii="Times New Roman" w:eastAsia="Times New Roman" w:hAnsi="Times New Roman" w:cs="Times New Roman"/>
          <w:sz w:val="24"/>
          <w:szCs w:val="24"/>
          <w:lang w:val="la-Latn" w:eastAsia="de-DE"/>
        </w:rPr>
        <w:t>um legem in triplum componat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liber homo hoc fecerit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bannum dominicum pro hac re c</w:t>
      </w:r>
      <w:r w:rsidR="00360346" w:rsidRPr="007A06F5">
        <w:rPr>
          <w:rFonts w:ascii="Times New Roman" w:eastAsia="Times New Roman" w:hAnsi="Times New Roman" w:cs="Times New Roman"/>
          <w:sz w:val="24"/>
          <w:szCs w:val="24"/>
          <w:lang w:val="la-Latn" w:eastAsia="de-DE"/>
        </w:rPr>
        <w:t>omponere cogatur</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 xml:space="preserve">servus vero </w:t>
      </w:r>
      <w:r w:rsidRPr="007A06F5">
        <w:rPr>
          <w:rFonts w:ascii="Times New Roman" w:eastAsia="Times New Roman" w:hAnsi="Times New Roman" w:cs="Times New Roman"/>
          <w:sz w:val="24"/>
          <w:szCs w:val="24"/>
          <w:lang w:val="la-Latn" w:eastAsia="de-DE"/>
        </w:rPr>
        <w:t>secundum legem tripla compositione damnum in loco restituat</w:t>
      </w:r>
      <w:r w:rsidR="00360346" w:rsidRPr="007A06F5">
        <w:rPr>
          <w:rFonts w:ascii="Times New Roman" w:eastAsia="Times New Roman" w:hAnsi="Times New Roman" w:cs="Times New Roman"/>
          <w:sz w:val="24"/>
          <w:szCs w:val="24"/>
          <w:lang w:val="la-Latn" w:eastAsia="de-DE"/>
        </w:rPr>
        <w:t>, et pro damno disciplinae cor</w:t>
      </w:r>
      <w:r w:rsidRPr="007A06F5">
        <w:rPr>
          <w:rFonts w:ascii="Times New Roman" w:eastAsia="Times New Roman" w:hAnsi="Times New Roman" w:cs="Times New Roman"/>
          <w:sz w:val="24"/>
          <w:szCs w:val="24"/>
          <w:lang w:val="la-Latn" w:eastAsia="de-DE"/>
        </w:rPr>
        <w:t>porali subiaceat</w:t>
      </w:r>
      <w:r w:rsidR="008E2A6B" w:rsidRPr="007A06F5">
        <w:rPr>
          <w:rFonts w:ascii="Times New Roman" w:eastAsia="Times New Roman" w:hAnsi="Times New Roman" w:cs="Times New Roman"/>
          <w:sz w:val="24"/>
          <w:szCs w:val="24"/>
          <w:lang w:val="la-Latn" w:eastAsia="de-DE"/>
        </w:rPr>
        <w:t xml:space="preserve">. </w:t>
      </w:r>
    </w:p>
    <w:p w14:paraId="24B55710" w14:textId="384B0793" w:rsidR="005C3BC8" w:rsidRPr="007A06F5" w:rsidRDefault="008D59BA"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( 10 .) Si quis in exercitu infra regnum sine iussione dom</w:t>
      </w:r>
      <w:r w:rsidR="00360346" w:rsidRPr="007A06F5">
        <w:rPr>
          <w:rFonts w:ascii="Times New Roman" w:eastAsia="Times New Roman" w:hAnsi="Times New Roman" w:cs="Times New Roman"/>
          <w:sz w:val="24"/>
          <w:szCs w:val="24"/>
          <w:lang w:val="la-Latn" w:eastAsia="de-DE"/>
        </w:rPr>
        <w:t xml:space="preserve">inica per vim hostilem aliquid </w:t>
      </w:r>
      <w:r w:rsidRPr="007A06F5">
        <w:rPr>
          <w:rFonts w:ascii="Times New Roman" w:eastAsia="Times New Roman" w:hAnsi="Times New Roman" w:cs="Times New Roman"/>
          <w:sz w:val="24"/>
          <w:szCs w:val="24"/>
          <w:lang w:val="la-Latn" w:eastAsia="de-DE"/>
        </w:rPr>
        <w:t>praedare voluerit aut foenum tollere aut granum sive pecora</w:t>
      </w:r>
      <w:r w:rsidR="00360346" w:rsidRPr="007A06F5">
        <w:rPr>
          <w:rFonts w:ascii="Times New Roman" w:eastAsia="Times New Roman" w:hAnsi="Times New Roman" w:cs="Times New Roman"/>
          <w:sz w:val="24"/>
          <w:szCs w:val="24"/>
          <w:lang w:val="la-Latn" w:eastAsia="de-DE"/>
        </w:rPr>
        <w:t xml:space="preserve"> maiora vel minora domosque in </w:t>
      </w:r>
      <w:r w:rsidRPr="007A06F5">
        <w:rPr>
          <w:rFonts w:ascii="Times New Roman" w:eastAsia="Times New Roman" w:hAnsi="Times New Roman" w:cs="Times New Roman"/>
          <w:sz w:val="24"/>
          <w:szCs w:val="24"/>
          <w:lang w:val="la-Latn" w:eastAsia="de-DE"/>
        </w:rPr>
        <w:t>frangere vel incendere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haec ne fiant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omnino prohibemus</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 xml:space="preserve">Quodsi ab aliquo praesumptioso </w:t>
      </w:r>
      <w:r w:rsidRPr="007A06F5">
        <w:rPr>
          <w:rFonts w:ascii="Times New Roman" w:eastAsia="Times New Roman" w:hAnsi="Times New Roman" w:cs="Times New Roman"/>
          <w:sz w:val="24"/>
          <w:szCs w:val="24"/>
          <w:lang w:val="la-Latn" w:eastAsia="de-DE"/>
        </w:rPr>
        <w:t>factum fuerit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sexaginta solidis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liber 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sit culpabilis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omnia similia restituat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cum duodecim testibus se purget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vero servus hoc fecerit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capitali crimini subiaceat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dominus </w:t>
      </w:r>
      <w:r w:rsidRPr="007A06F5">
        <w:rPr>
          <w:rFonts w:ascii="Times New Roman" w:hAnsi="Times New Roman" w:cs="Times New Roman"/>
          <w:lang w:val="la-Latn"/>
        </w:rPr>
        <w:t>omnia similia restituat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quia servum suum non correxit nec custod</w:t>
      </w:r>
      <w:r w:rsidR="00360346" w:rsidRPr="007A06F5">
        <w:rPr>
          <w:rFonts w:ascii="Times New Roman" w:hAnsi="Times New Roman" w:cs="Times New Roman"/>
          <w:lang w:val="la-Latn"/>
        </w:rPr>
        <w:t>ivit, ut talia non perpetraret</w:t>
      </w:r>
      <w:r w:rsidRPr="007A06F5">
        <w:rPr>
          <w:rFonts w:ascii="Times New Roman" w:hAnsi="Times New Roman" w:cs="Times New Roman"/>
          <w:lang w:val="la-Latn"/>
        </w:rPr>
        <w:t xml:space="preserve">; </w:t>
      </w:r>
      <w:r w:rsidR="005C3BC8" w:rsidRPr="007A06F5">
        <w:rPr>
          <w:rFonts w:ascii="Times New Roman" w:hAnsi="Times New Roman" w:cs="Times New Roman"/>
          <w:lang w:val="la-Latn"/>
        </w:rPr>
        <w:t>/ quoniam</w:t>
      </w:r>
      <w:r w:rsidR="00360346" w:rsidRPr="007A06F5">
        <w:rPr>
          <w:rFonts w:ascii="Times New Roman" w:hAnsi="Times New Roman" w:cs="Times New Roman"/>
          <w:lang w:val="la-Latn"/>
        </w:rPr>
        <w:t xml:space="preserve">, </w:t>
      </w:r>
      <w:r w:rsidR="005C3BC8" w:rsidRPr="007A06F5">
        <w:rPr>
          <w:rFonts w:ascii="Times New Roman" w:hAnsi="Times New Roman" w:cs="Times New Roman"/>
          <w:lang w:val="la-Latn"/>
        </w:rPr>
        <w:t>si nos ipsos comedimus</w:t>
      </w:r>
      <w:r w:rsidR="00360346" w:rsidRPr="007A06F5">
        <w:rPr>
          <w:rFonts w:ascii="Times New Roman" w:hAnsi="Times New Roman" w:cs="Times New Roman"/>
          <w:lang w:val="la-Latn"/>
        </w:rPr>
        <w:t xml:space="preserve">, </w:t>
      </w:r>
      <w:r w:rsidR="005C3BC8" w:rsidRPr="007A06F5">
        <w:rPr>
          <w:rFonts w:ascii="Times New Roman" w:hAnsi="Times New Roman" w:cs="Times New Roman"/>
          <w:lang w:val="la-Latn"/>
        </w:rPr>
        <w:t>cito deficiemus</w:t>
      </w:r>
      <w:r w:rsidR="008E2A6B" w:rsidRPr="007A06F5">
        <w:rPr>
          <w:rFonts w:ascii="Times New Roman" w:hAnsi="Times New Roman" w:cs="Times New Roman"/>
          <w:lang w:val="la-Latn"/>
        </w:rPr>
        <w:t xml:space="preserve">. </w:t>
      </w:r>
      <w:r w:rsidR="005C3BC8" w:rsidRPr="007A06F5">
        <w:rPr>
          <w:rFonts w:ascii="Times New Roman" w:hAnsi="Times New Roman" w:cs="Times New Roman"/>
          <w:lang w:val="la-Latn"/>
        </w:rPr>
        <w:t>Unusquisque ta</w:t>
      </w:r>
      <w:r w:rsidR="00360346" w:rsidRPr="007A06F5">
        <w:rPr>
          <w:rFonts w:ascii="Times New Roman" w:hAnsi="Times New Roman" w:cs="Times New Roman"/>
          <w:lang w:val="la-Latn"/>
        </w:rPr>
        <w:t xml:space="preserve">men custodiat exercitum suum, </w:t>
      </w:r>
      <w:r w:rsidR="005C3BC8" w:rsidRPr="007A06F5">
        <w:rPr>
          <w:rFonts w:ascii="Times New Roman" w:eastAsia="Times New Roman" w:hAnsi="Times New Roman" w:cs="Times New Roman"/>
          <w:sz w:val="24"/>
          <w:szCs w:val="24"/>
          <w:lang w:val="la-Latn" w:eastAsia="de-DE"/>
        </w:rPr>
        <w:t>ne aliqua depraedatio infra regnum fiat</w:t>
      </w:r>
      <w:r w:rsidR="008E2A6B" w:rsidRPr="007A06F5">
        <w:rPr>
          <w:rFonts w:ascii="Times New Roman" w:eastAsia="Times New Roman" w:hAnsi="Times New Roman" w:cs="Times New Roman"/>
          <w:sz w:val="24"/>
          <w:szCs w:val="24"/>
          <w:lang w:val="la-Latn" w:eastAsia="de-DE"/>
        </w:rPr>
        <w:t xml:space="preserve">. </w:t>
      </w:r>
    </w:p>
    <w:p w14:paraId="29987331" w14:textId="2EDE08C7" w:rsidR="00A95AB1" w:rsidRPr="007A06F5" w:rsidRDefault="005C3BC8" w:rsidP="00DD2554">
      <w:pPr>
        <w:pStyle w:val="Odstavecseseznamem"/>
        <w:numPr>
          <w:ilvl w:val="0"/>
          <w:numId w:val="58"/>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( 11 .) Si quis infra regnum rapinam fecerit aut cuiquam nostro fideli eiusque homini aliquid vi abstulerit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triplo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 aliquid abstulit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legibus componat</w:t>
      </w:r>
      <w:r w:rsidR="00360346" w:rsidRPr="007A06F5">
        <w:rPr>
          <w:rFonts w:ascii="Times New Roman" w:eastAsia="Times New Roman" w:hAnsi="Times New Roman" w:cs="Times New Roman"/>
          <w:sz w:val="24"/>
          <w:szCs w:val="24"/>
          <w:lang w:val="la-Latn" w:eastAsia="de-DE"/>
        </w:rPr>
        <w:t xml:space="preserve">, et insuper bannum nostrum, </w:t>
      </w:r>
      <w:r w:rsidRPr="007A06F5">
        <w:rPr>
          <w:rFonts w:ascii="Times New Roman" w:eastAsia="Times New Roman" w:hAnsi="Times New Roman" w:cs="Times New Roman"/>
          <w:sz w:val="24"/>
          <w:szCs w:val="24"/>
          <w:lang w:val="la-Latn" w:eastAsia="de-DE"/>
        </w:rPr>
        <w:t>id est sexaginta solidos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nobis persolvat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Postmodum vero a com</w:t>
      </w:r>
      <w:r w:rsidR="00360346" w:rsidRPr="007A06F5">
        <w:rPr>
          <w:rFonts w:ascii="Times New Roman" w:eastAsia="Times New Roman" w:hAnsi="Times New Roman" w:cs="Times New Roman"/>
          <w:sz w:val="24"/>
          <w:szCs w:val="24"/>
          <w:lang w:val="la-Latn" w:eastAsia="de-DE"/>
        </w:rPr>
        <w:t xml:space="preserve">ite ante nos adducatur, ut in </w:t>
      </w:r>
      <w:r w:rsidRPr="007A06F5">
        <w:rPr>
          <w:rFonts w:ascii="Times New Roman" w:eastAsia="Times New Roman" w:hAnsi="Times New Roman" w:cs="Times New Roman"/>
          <w:sz w:val="24"/>
          <w:szCs w:val="24"/>
          <w:lang w:val="la-Latn" w:eastAsia="de-DE"/>
        </w:rPr>
        <w:t>bastonico retrusus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usque dum nobis placuerit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poenas luat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w:t>
      </w:r>
      <w:r w:rsidR="00360346" w:rsidRPr="007A06F5">
        <w:rPr>
          <w:rFonts w:ascii="Times New Roman" w:eastAsia="Times New Roman" w:hAnsi="Times New Roman" w:cs="Times New Roman"/>
          <w:sz w:val="24"/>
          <w:szCs w:val="24"/>
          <w:lang w:val="la-Latn" w:eastAsia="de-DE"/>
        </w:rPr>
        <w:t>m si publice actum fuerit, pu</w:t>
      </w:r>
      <w:r w:rsidRPr="007A06F5">
        <w:rPr>
          <w:rFonts w:ascii="Times New Roman" w:eastAsia="Times New Roman" w:hAnsi="Times New Roman" w:cs="Times New Roman"/>
          <w:sz w:val="24"/>
          <w:szCs w:val="24"/>
          <w:lang w:val="la-Latn" w:eastAsia="de-DE"/>
        </w:rPr>
        <w:t>blicam inde agat poenitentiam iuxta sanctorum canonum sanctionem</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 xml:space="preserve">si vero occulte, sacerdotum </w:t>
      </w:r>
      <w:r w:rsidRPr="007A06F5">
        <w:rPr>
          <w:rFonts w:ascii="Times New Roman" w:eastAsia="Times New Roman" w:hAnsi="Times New Roman" w:cs="Times New Roman"/>
          <w:sz w:val="24"/>
          <w:szCs w:val="24"/>
          <w:lang w:val="la-Latn" w:eastAsia="de-DE"/>
        </w:rPr>
        <w:t>consilio ex hoc agat poenitentiam</w:t>
      </w:r>
      <w:r w:rsidR="008E2A6B" w:rsidRPr="007A06F5">
        <w:rPr>
          <w:rFonts w:ascii="Times New Roman" w:eastAsia="Times New Roman" w:hAnsi="Times New Roman" w:cs="Times New Roman"/>
          <w:sz w:val="24"/>
          <w:szCs w:val="24"/>
          <w:lang w:val="la-Latn" w:eastAsia="de-DE"/>
        </w:rPr>
        <w:t xml:space="preserve">; </w:t>
      </w:r>
      <w:r w:rsidR="00DD2554" w:rsidRPr="007A06F5">
        <w:rPr>
          <w:rFonts w:ascii="Times New Roman" w:eastAsia="Times New Roman" w:hAnsi="Times New Roman" w:cs="Times New Roman"/>
          <w:sz w:val="24"/>
          <w:szCs w:val="24"/>
          <w:lang w:val="la-Latn" w:eastAsia="de-DE"/>
        </w:rPr>
        <w:t>quoniam 'raptores</w:t>
      </w:r>
      <w:r w:rsidRPr="007A06F5">
        <w:rPr>
          <w:rFonts w:ascii="Times New Roman" w:eastAsia="Times New Roman" w:hAnsi="Times New Roman" w:cs="Times New Roman"/>
          <w:sz w:val="24"/>
          <w:szCs w:val="24"/>
          <w:lang w:val="la-Latn" w:eastAsia="de-DE"/>
        </w:rPr>
        <w:t xml:space="preserve">', ut ait </w:t>
      </w:r>
      <w:r w:rsidR="00360346" w:rsidRPr="007A06F5">
        <w:rPr>
          <w:rFonts w:ascii="Times New Roman" w:eastAsia="Times New Roman" w:hAnsi="Times New Roman" w:cs="Times New Roman"/>
          <w:sz w:val="24"/>
          <w:szCs w:val="24"/>
          <w:lang w:val="la-Latn" w:eastAsia="de-DE"/>
        </w:rPr>
        <w:t xml:space="preserve">apostolus, nisi veram egerint </w:t>
      </w:r>
      <w:r w:rsidRPr="007A06F5">
        <w:rPr>
          <w:rFonts w:ascii="Times New Roman" w:eastAsia="Times New Roman" w:hAnsi="Times New Roman" w:cs="Times New Roman"/>
          <w:sz w:val="24"/>
          <w:szCs w:val="24"/>
          <w:lang w:val="la-Latn" w:eastAsia="de-DE"/>
        </w:rPr>
        <w:t>poenitentiam</w:t>
      </w:r>
      <w:r w:rsidR="00360346" w:rsidRPr="007A06F5">
        <w:rPr>
          <w:rFonts w:ascii="Times New Roman" w:eastAsia="Times New Roman" w:hAnsi="Times New Roman" w:cs="Times New Roman"/>
          <w:sz w:val="24"/>
          <w:szCs w:val="24"/>
          <w:lang w:val="la-Latn" w:eastAsia="de-DE"/>
        </w:rPr>
        <w:t xml:space="preserve">, </w:t>
      </w:r>
      <w:r w:rsidR="00DD2554" w:rsidRPr="007A06F5">
        <w:rPr>
          <w:rFonts w:ascii="Times New Roman" w:eastAsia="Times New Roman" w:hAnsi="Times New Roman" w:cs="Times New Roman"/>
          <w:sz w:val="24"/>
          <w:szCs w:val="24"/>
          <w:lang w:val="la-Latn" w:eastAsia="de-DE"/>
        </w:rPr>
        <w:t>'regnum Dei non possidebunt</w:t>
      </w:r>
      <w:r w:rsidRPr="007A06F5">
        <w:rPr>
          <w:rFonts w:ascii="Times New Roman" w:eastAsia="Times New Roman" w:hAnsi="Times New Roman" w:cs="Times New Roman"/>
          <w:sz w:val="24"/>
          <w:szCs w:val="24"/>
          <w:lang w:val="la-Latn" w:eastAsia="de-DE"/>
        </w:rPr>
        <w:t>'. Qui vero de rebus ecclesiaru</w:t>
      </w:r>
      <w:r w:rsidR="00360346" w:rsidRPr="007A06F5">
        <w:rPr>
          <w:rFonts w:ascii="Times New Roman" w:eastAsia="Times New Roman" w:hAnsi="Times New Roman" w:cs="Times New Roman"/>
          <w:sz w:val="24"/>
          <w:szCs w:val="24"/>
          <w:lang w:val="la-Latn" w:eastAsia="de-DE"/>
        </w:rPr>
        <w:t xml:space="preserve">m aliquid abstulerit, </w:t>
      </w:r>
      <w:r w:rsidRPr="007A06F5">
        <w:rPr>
          <w:rFonts w:ascii="Times New Roman" w:eastAsia="Times New Roman" w:hAnsi="Times New Roman" w:cs="Times New Roman"/>
          <w:sz w:val="24"/>
          <w:szCs w:val="24"/>
          <w:lang w:val="la-Latn" w:eastAsia="de-DE"/>
        </w:rPr>
        <w:t>gravius inde iudicetur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sacrarum rerum ablatio sacrilegium est</w:t>
      </w:r>
      <w:r w:rsidR="00360346" w:rsidRPr="007A06F5">
        <w:rPr>
          <w:rFonts w:ascii="Times New Roman" w:eastAsia="Times New Roman" w:hAnsi="Times New Roman" w:cs="Times New Roman"/>
          <w:sz w:val="24"/>
          <w:szCs w:val="24"/>
          <w:lang w:val="la-Latn" w:eastAsia="de-DE"/>
        </w:rPr>
        <w:t xml:space="preserve">, et sacrilegus vocatur, qui </w:t>
      </w:r>
      <w:r w:rsidRPr="007A06F5">
        <w:rPr>
          <w:rFonts w:ascii="Times New Roman" w:eastAsia="Times New Roman" w:hAnsi="Times New Roman" w:cs="Times New Roman"/>
          <w:sz w:val="24"/>
          <w:szCs w:val="24"/>
          <w:lang w:val="la-Latn" w:eastAsia="de-DE"/>
        </w:rPr>
        <w:t>ex eis aliquid abstulerit aut rapuerit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Extorres namque a limi</w:t>
      </w:r>
      <w:r w:rsidR="00360346" w:rsidRPr="007A06F5">
        <w:rPr>
          <w:rFonts w:ascii="Times New Roman" w:eastAsia="Times New Roman" w:hAnsi="Times New Roman" w:cs="Times New Roman"/>
          <w:sz w:val="24"/>
          <w:szCs w:val="24"/>
          <w:lang w:val="la-Latn" w:eastAsia="de-DE"/>
        </w:rPr>
        <w:t xml:space="preserve">nibus sanctae matris ecclesiae </w:t>
      </w:r>
      <w:r w:rsidRPr="007A06F5">
        <w:rPr>
          <w:rFonts w:ascii="Times New Roman" w:eastAsia="Times New Roman" w:hAnsi="Times New Roman" w:cs="Times New Roman"/>
          <w:sz w:val="24"/>
          <w:szCs w:val="24"/>
          <w:lang w:val="la-Latn" w:eastAsia="de-DE"/>
        </w:rPr>
        <w:t>tales personae usque ad satisfactionem ecclesiae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laeserunt</w:t>
      </w:r>
      <w:r w:rsidR="00360346" w:rsidRPr="007A06F5">
        <w:rPr>
          <w:rFonts w:ascii="Times New Roman" w:eastAsia="Times New Roman" w:hAnsi="Times New Roman" w:cs="Times New Roman"/>
          <w:sz w:val="24"/>
          <w:szCs w:val="24"/>
          <w:lang w:val="la-Latn" w:eastAsia="de-DE"/>
        </w:rPr>
        <w:t>, sunt habendae atque firmiter</w:t>
      </w:r>
      <w:r w:rsidRPr="007A06F5">
        <w:rPr>
          <w:rFonts w:ascii="Times New Roman" w:eastAsia="Times New Roman" w:hAnsi="Times New Roman" w:cs="Times New Roman"/>
          <w:sz w:val="24"/>
          <w:szCs w:val="24"/>
          <w:lang w:val="la-Latn" w:eastAsia="de-DE"/>
        </w:rPr>
        <w:t xml:space="preserve"> denotandae</w:t>
      </w:r>
      <w:r w:rsidR="008E2A6B" w:rsidRPr="007A06F5">
        <w:rPr>
          <w:rFonts w:ascii="Times New Roman" w:eastAsia="Times New Roman" w:hAnsi="Times New Roman" w:cs="Times New Roman"/>
          <w:sz w:val="24"/>
          <w:szCs w:val="24"/>
          <w:lang w:val="la-Latn" w:eastAsia="de-DE"/>
        </w:rPr>
        <w:t xml:space="preserve">. </w:t>
      </w:r>
    </w:p>
    <w:p w14:paraId="10E2B62A" w14:textId="77777777" w:rsidR="00BA5266" w:rsidRPr="007A06F5" w:rsidRDefault="00BA5266" w:rsidP="00450DB4">
      <w:pPr>
        <w:spacing w:after="120" w:line="240" w:lineRule="auto"/>
        <w:rPr>
          <w:rFonts w:ascii="Times New Roman" w:hAnsi="Times New Roman" w:cs="Times New Roman"/>
          <w:lang w:val="la-Latn"/>
        </w:rPr>
      </w:pPr>
    </w:p>
    <w:p w14:paraId="64733070" w14:textId="77777777" w:rsidR="00BA5266" w:rsidRPr="007A06F5" w:rsidRDefault="00390E00"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00" w:name="_Toc194615235"/>
      <w:r w:rsidRPr="007A06F5">
        <w:rPr>
          <w:rFonts w:ascii="Times New Roman" w:hAnsi="Times New Roman" w:cs="Times New Roman"/>
          <w:b/>
          <w:color w:val="000000" w:themeColor="text1"/>
          <w:sz w:val="28"/>
          <w:szCs w:val="28"/>
          <w:lang w:val="la-Latn"/>
        </w:rPr>
        <w:t>Hludowici, Karoli et Hlotharii II conventus apud Confluentes (a. 860), Capitula ab omnibus conservanda, cc. 4-7 und 10</w:t>
      </w:r>
      <w:r w:rsidR="009F4BDC" w:rsidRPr="007A06F5">
        <w:rPr>
          <w:rFonts w:ascii="Times New Roman" w:hAnsi="Times New Roman" w:cs="Times New Roman"/>
          <w:b/>
          <w:color w:val="000000" w:themeColor="text1"/>
          <w:sz w:val="28"/>
          <w:szCs w:val="28"/>
          <w:lang w:val="la-Latn"/>
        </w:rPr>
        <w:t xml:space="preserve">, </w:t>
      </w:r>
      <w:r w:rsidR="00BA5266" w:rsidRPr="007A06F5">
        <w:rPr>
          <w:rFonts w:ascii="Times New Roman" w:hAnsi="Times New Roman" w:cs="Times New Roman"/>
          <w:b/>
          <w:color w:val="000000" w:themeColor="text1"/>
          <w:sz w:val="28"/>
          <w:szCs w:val="28"/>
          <w:lang w:val="la-Latn"/>
        </w:rPr>
        <w:t>287v-288v</w:t>
      </w:r>
      <w:bookmarkEnd w:id="400"/>
    </w:p>
    <w:p w14:paraId="321627F5" w14:textId="0B0F4D8F"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III-VII - Hludowici, Karoli et Hlotharii II conventus apud Confluentes (a. 860), Capitula ab omnibus conservanda, cc. 4-7 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(meist gekürzt) mit der Teilnehmerliste: Et quia per uagos homines - Item Ruodolfus, Sigegardus (MGH Capit. 2, Nr. 242, S. 155 Z. 25 - S. 156 Z. 11, S. 156 Z. 19-28, S. 154 Z. 7-19).</w:t>
      </w:r>
    </w:p>
    <w:p w14:paraId="233BEC12" w14:textId="097A7B36" w:rsidR="00F633CD" w:rsidRPr="007A06F5" w:rsidRDefault="00F633CD"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Adnuntiatio domni Karoli</w:t>
      </w:r>
      <w:r w:rsidR="008E2A6B" w:rsidRPr="007A06F5">
        <w:rPr>
          <w:rFonts w:ascii="Times New Roman" w:eastAsia="Times New Roman" w:hAnsi="Times New Roman" w:cs="Times New Roman"/>
          <w:sz w:val="24"/>
          <w:szCs w:val="24"/>
          <w:lang w:val="la-Latn" w:eastAsia="de-DE"/>
        </w:rPr>
        <w:t xml:space="preserve">. </w:t>
      </w:r>
    </w:p>
    <w:p w14:paraId="6A67E1D3" w14:textId="1AB2F756" w:rsidR="005C3BC8" w:rsidRPr="007A06F5" w:rsidRDefault="005C3BC8"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Vos scitis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quomodo aliquanti homines minus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necesse fuerat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Deum </w:t>
      </w:r>
      <w:r w:rsidRPr="007A06F5">
        <w:rPr>
          <w:rFonts w:ascii="Times New Roman" w:eastAsia="Times New Roman" w:hAnsi="Times New Roman" w:cs="Times New Roman"/>
          <w:sz w:val="24"/>
          <w:szCs w:val="24"/>
          <w:lang w:val="la-Latn" w:eastAsia="de-DE"/>
        </w:rPr>
        <w:t>timentes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nostrum fratrem Hludowicum quasi su</w:t>
      </w:r>
      <w:r w:rsidR="00F633CD" w:rsidRPr="007A06F5">
        <w:rPr>
          <w:rFonts w:ascii="Times New Roman" w:eastAsia="Times New Roman" w:hAnsi="Times New Roman" w:cs="Times New Roman"/>
          <w:sz w:val="24"/>
          <w:szCs w:val="24"/>
          <w:lang w:val="la-Latn" w:eastAsia="de-DE"/>
        </w:rPr>
        <w:t>b bona intentione hoc anno sol</w:t>
      </w:r>
      <w:r w:rsidRPr="007A06F5">
        <w:rPr>
          <w:rFonts w:ascii="Times New Roman" w:eastAsia="Times New Roman" w:hAnsi="Times New Roman" w:cs="Times New Roman"/>
          <w:sz w:val="24"/>
          <w:szCs w:val="24"/>
          <w:lang w:val="la-Latn" w:eastAsia="de-DE"/>
        </w:rPr>
        <w:t>licitaverunt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 regnum nostrum taliter veniret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ipsi scit</w:t>
      </w:r>
      <w:r w:rsidR="00F633CD" w:rsidRPr="007A06F5">
        <w:rPr>
          <w:rFonts w:ascii="Times New Roman" w:eastAsia="Times New Roman" w:hAnsi="Times New Roman" w:cs="Times New Roman"/>
          <w:sz w:val="24"/>
          <w:szCs w:val="24"/>
          <w:lang w:val="la-Latn" w:eastAsia="de-DE"/>
        </w:rPr>
        <w:t>is</w:t>
      </w:r>
      <w:r w:rsidR="00D9225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unde nos Deus </w:t>
      </w:r>
      <w:r w:rsidRPr="007A06F5">
        <w:rPr>
          <w:rFonts w:ascii="Times New Roman" w:eastAsia="Times New Roman" w:hAnsi="Times New Roman" w:cs="Times New Roman"/>
          <w:sz w:val="24"/>
          <w:szCs w:val="24"/>
          <w:lang w:val="la-Latn" w:eastAsia="de-DE"/>
        </w:rPr>
        <w:t>et vestra fidelitas sic adiuvavit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et bene cognosc</w:t>
      </w:r>
      <w:r w:rsidR="00F633CD" w:rsidRPr="007A06F5">
        <w:rPr>
          <w:rFonts w:ascii="Times New Roman" w:eastAsia="Times New Roman" w:hAnsi="Times New Roman" w:cs="Times New Roman"/>
          <w:sz w:val="24"/>
          <w:szCs w:val="24"/>
          <w:lang w:val="la-Latn" w:eastAsia="de-DE"/>
        </w:rPr>
        <w:t>itis</w:t>
      </w:r>
      <w:r w:rsidR="008E2A6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Post hoc laboravit adiu</w:t>
      </w:r>
      <w:r w:rsidRPr="007A06F5">
        <w:rPr>
          <w:rFonts w:ascii="Times New Roman" w:eastAsia="Times New Roman" w:hAnsi="Times New Roman" w:cs="Times New Roman"/>
          <w:sz w:val="24"/>
          <w:szCs w:val="24"/>
          <w:lang w:val="la-Latn" w:eastAsia="de-DE"/>
        </w:rPr>
        <w:t>vante Domino iste carissimus nepos noster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inter nos pax fieret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per rectum esse debet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ut monentibus episcopis ad illam caritatem et fraternam concordiam </w:t>
      </w:r>
      <w:r w:rsidRPr="007A06F5">
        <w:rPr>
          <w:rFonts w:ascii="Times New Roman" w:hAnsi="Times New Roman" w:cs="Times New Roman"/>
          <w:lang w:val="la-Latn"/>
        </w:rPr>
        <w:t>rediret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sine qua nullus christianus salvus esse non potest</w:t>
      </w:r>
      <w:r w:rsidR="008E2A6B" w:rsidRPr="007A06F5">
        <w:rPr>
          <w:rFonts w:ascii="Times New Roman" w:hAnsi="Times New Roman" w:cs="Times New Roman"/>
          <w:lang w:val="la-Latn"/>
        </w:rPr>
        <w:t xml:space="preserve">. </w:t>
      </w:r>
      <w:r w:rsidRPr="007A06F5">
        <w:rPr>
          <w:rFonts w:ascii="Times New Roman" w:hAnsi="Times New Roman" w:cs="Times New Roman"/>
          <w:lang w:val="la-Latn"/>
        </w:rPr>
        <w:t>Pro</w:t>
      </w:r>
      <w:r w:rsidR="00F633CD" w:rsidRPr="007A06F5">
        <w:rPr>
          <w:rFonts w:ascii="Times New Roman" w:hAnsi="Times New Roman" w:cs="Times New Roman"/>
          <w:lang w:val="la-Latn"/>
        </w:rPr>
        <w:t xml:space="preserve">pterea transmisit ad / nos suos </w:t>
      </w:r>
      <w:r w:rsidRPr="007A06F5">
        <w:rPr>
          <w:rFonts w:ascii="Times New Roman" w:hAnsi="Times New Roman" w:cs="Times New Roman"/>
          <w:lang w:val="la-Latn"/>
        </w:rPr>
        <w:t>missos</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et mandavit nobis primum tale missaticum</w:t>
      </w:r>
      <w:r w:rsidR="00360346" w:rsidRPr="007A06F5">
        <w:rPr>
          <w:rFonts w:ascii="Times New Roman" w:hAnsi="Times New Roman" w:cs="Times New Roman"/>
          <w:lang w:val="la-Latn"/>
        </w:rPr>
        <w:t xml:space="preserve">, </w:t>
      </w:r>
      <w:r w:rsidR="00F633CD" w:rsidRPr="007A06F5">
        <w:rPr>
          <w:rFonts w:ascii="Times New Roman" w:hAnsi="Times New Roman" w:cs="Times New Roman"/>
          <w:lang w:val="la-Latn"/>
        </w:rPr>
        <w:t xml:space="preserve">quod nobis impossibile </w:t>
      </w:r>
      <w:r w:rsidRPr="007A06F5">
        <w:rPr>
          <w:rFonts w:ascii="Times New Roman" w:eastAsia="Times New Roman" w:hAnsi="Times New Roman" w:cs="Times New Roman"/>
          <w:sz w:val="24"/>
          <w:szCs w:val="24"/>
          <w:lang w:val="la-Latn" w:eastAsia="de-DE"/>
        </w:rPr>
        <w:t>visum fuit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Deinde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illud missaticum non suscepimus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aliud missaticum nobis </w:t>
      </w:r>
      <w:r w:rsidRPr="007A06F5">
        <w:rPr>
          <w:rFonts w:ascii="Times New Roman" w:eastAsia="Times New Roman" w:hAnsi="Times New Roman" w:cs="Times New Roman"/>
          <w:sz w:val="24"/>
          <w:szCs w:val="24"/>
          <w:lang w:val="la-Latn" w:eastAsia="de-DE"/>
        </w:rPr>
        <w:t>sui missi dixerunt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quia et secundum De</w:t>
      </w:r>
      <w:r w:rsidR="00F633CD" w:rsidRPr="007A06F5">
        <w:rPr>
          <w:rFonts w:ascii="Times New Roman" w:eastAsia="Times New Roman" w:hAnsi="Times New Roman" w:cs="Times New Roman"/>
          <w:sz w:val="24"/>
          <w:szCs w:val="24"/>
          <w:lang w:val="la-Latn" w:eastAsia="de-DE"/>
        </w:rPr>
        <w:t xml:space="preserve">um salubre et secundum seculum </w:t>
      </w:r>
      <w:r w:rsidRPr="007A06F5">
        <w:rPr>
          <w:rFonts w:ascii="Times New Roman" w:eastAsia="Times New Roman" w:hAnsi="Times New Roman" w:cs="Times New Roman"/>
          <w:sz w:val="24"/>
          <w:szCs w:val="24"/>
          <w:lang w:val="la-Latn" w:eastAsia="de-DE"/>
        </w:rPr>
        <w:t>utile nobis videtur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volumus vobis illud dicere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vobis ita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et nobis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vestro consilio volumus illud recipere et quod Deus concesserit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necessarium effectum perducere</w:t>
      </w:r>
      <w:r w:rsidR="008E2A6B" w:rsidRPr="007A06F5">
        <w:rPr>
          <w:rFonts w:ascii="Times New Roman" w:eastAsia="Times New Roman" w:hAnsi="Times New Roman" w:cs="Times New Roman"/>
          <w:sz w:val="24"/>
          <w:szCs w:val="24"/>
          <w:lang w:val="la-Latn" w:eastAsia="de-DE"/>
        </w:rPr>
        <w:t xml:space="preserve">. </w:t>
      </w:r>
    </w:p>
    <w:p w14:paraId="5F4608C4" w14:textId="218DDAE3"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Haec sunt nomina episcoporum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 anno a </w:t>
      </w:r>
      <w:r w:rsidR="00F633CD" w:rsidRPr="007A06F5">
        <w:rPr>
          <w:rFonts w:ascii="Times New Roman" w:eastAsia="Times New Roman" w:hAnsi="Times New Roman" w:cs="Times New Roman"/>
          <w:sz w:val="24"/>
          <w:szCs w:val="24"/>
          <w:lang w:val="la-Latn" w:eastAsia="de-DE"/>
        </w:rPr>
        <w:t>incarnationis dominicae DCCCLX</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Nonis Iuniis in secretario basilicae sancti Castoris</w:t>
      </w:r>
      <w:r w:rsidR="00F633CD" w:rsidRPr="007A06F5">
        <w:rPr>
          <w:rFonts w:ascii="Times New Roman" w:eastAsia="Times New Roman" w:hAnsi="Times New Roman" w:cs="Times New Roman"/>
          <w:sz w:val="24"/>
          <w:szCs w:val="24"/>
          <w:lang w:val="la-Latn" w:eastAsia="de-DE"/>
        </w:rPr>
        <w:t xml:space="preserve"> consideraverunt cum nobilibus </w:t>
      </w:r>
      <w:r w:rsidRPr="007A06F5">
        <w:rPr>
          <w:rFonts w:ascii="Times New Roman" w:eastAsia="Times New Roman" w:hAnsi="Times New Roman" w:cs="Times New Roman"/>
          <w:sz w:val="24"/>
          <w:szCs w:val="24"/>
          <w:lang w:val="la-Latn" w:eastAsia="de-DE"/>
        </w:rPr>
        <w:t>ac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fidelibus laicis firmitatem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gloriosi rege</w:t>
      </w:r>
      <w:r w:rsidR="00F633CD" w:rsidRPr="007A06F5">
        <w:rPr>
          <w:rFonts w:ascii="Times New Roman" w:eastAsia="Times New Roman" w:hAnsi="Times New Roman" w:cs="Times New Roman"/>
          <w:sz w:val="24"/>
          <w:szCs w:val="24"/>
          <w:lang w:val="la-Latn" w:eastAsia="de-DE"/>
        </w:rPr>
        <w:t xml:space="preserve">s nostri Hludowicus et Karolus </w:t>
      </w:r>
      <w:r w:rsidRPr="007A06F5">
        <w:rPr>
          <w:rFonts w:ascii="Times New Roman" w:eastAsia="Times New Roman" w:hAnsi="Times New Roman" w:cs="Times New Roman"/>
          <w:sz w:val="24"/>
          <w:szCs w:val="24"/>
          <w:lang w:val="la-Latn" w:eastAsia="de-DE"/>
        </w:rPr>
        <w:t>atque Hlotharius inter se fecerunt VII. Idus Iunias in eodem monasterio</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qui </w:t>
      </w:r>
      <w:r w:rsidRPr="007A06F5">
        <w:rPr>
          <w:rFonts w:ascii="Times New Roman" w:eastAsia="Times New Roman" w:hAnsi="Times New Roman" w:cs="Times New Roman"/>
          <w:sz w:val="24"/>
          <w:szCs w:val="24"/>
          <w:lang w:val="la-Latn" w:eastAsia="de-DE"/>
        </w:rPr>
        <w:t>haec capitula ab omnibus conservanda acceptaverunt</w:t>
      </w:r>
      <w:r w:rsidR="00360346" w:rsidRPr="007A06F5">
        <w:rPr>
          <w:rFonts w:ascii="Times New Roman" w:eastAsia="Times New Roman" w:hAnsi="Times New Roman" w:cs="Times New Roman"/>
          <w:sz w:val="24"/>
          <w:szCs w:val="24"/>
          <w:lang w:val="la-Latn" w:eastAsia="de-DE"/>
        </w:rPr>
        <w:t>: Hincmarus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Guntharius</w:t>
      </w:r>
      <w:r w:rsidR="00360346" w:rsidRPr="007A06F5">
        <w:rPr>
          <w:rFonts w:ascii="Times New Roman" w:eastAsia="Times New Roman" w:hAnsi="Times New Roman" w:cs="Times New Roman"/>
          <w:sz w:val="24"/>
          <w:szCs w:val="24"/>
          <w:lang w:val="la-Latn" w:eastAsia="de-DE"/>
        </w:rPr>
        <w:t>, Altfridus</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Salomon</w:t>
      </w:r>
      <w:r w:rsidR="008E2A6B" w:rsidRPr="007A06F5">
        <w:rPr>
          <w:rFonts w:ascii="Times New Roman" w:eastAsia="Times New Roman" w:hAnsi="Times New Roman" w:cs="Times New Roman"/>
          <w:sz w:val="24"/>
          <w:szCs w:val="24"/>
          <w:lang w:val="la-Latn" w:eastAsia="de-DE"/>
        </w:rPr>
        <w:t xml:space="preserve">, </w:t>
      </w:r>
      <w:r w:rsidR="00360346" w:rsidRPr="007A06F5">
        <w:rPr>
          <w:rFonts w:ascii="Times New Roman" w:eastAsia="Times New Roman" w:hAnsi="Times New Roman" w:cs="Times New Roman"/>
          <w:sz w:val="24"/>
          <w:szCs w:val="24"/>
          <w:lang w:val="la-Latn" w:eastAsia="de-DE"/>
        </w:rPr>
        <w:t>Adventius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Atto</w:t>
      </w:r>
      <w:r w:rsidR="00360346" w:rsidRPr="007A06F5">
        <w:rPr>
          <w:rFonts w:ascii="Times New Roman" w:eastAsia="Times New Roman" w:hAnsi="Times New Roman" w:cs="Times New Roman"/>
          <w:sz w:val="24"/>
          <w:szCs w:val="24"/>
          <w:lang w:val="la-Latn" w:eastAsia="de-DE"/>
        </w:rPr>
        <w:t xml:space="preserve">, Franco, </w:t>
      </w:r>
      <w:r w:rsidRPr="007A06F5">
        <w:rPr>
          <w:rFonts w:ascii="Times New Roman" w:eastAsia="Times New Roman" w:hAnsi="Times New Roman" w:cs="Times New Roman"/>
          <w:sz w:val="24"/>
          <w:szCs w:val="24"/>
          <w:lang w:val="la-Latn" w:eastAsia="de-DE"/>
        </w:rPr>
        <w:t>Teudericus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Luitbertus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Gebehardus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Christianus</w:t>
      </w:r>
      <w:r w:rsidR="00360346" w:rsidRPr="007A06F5">
        <w:rPr>
          <w:rFonts w:ascii="Times New Roman" w:eastAsia="Times New Roman" w:hAnsi="Times New Roman" w:cs="Times New Roman"/>
          <w:sz w:val="24"/>
          <w:szCs w:val="24"/>
          <w:lang w:val="la-Latn" w:eastAsia="de-DE"/>
        </w:rPr>
        <w:t>, Vulfadus abbas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Witgarius abbas</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Haec </w:t>
      </w:r>
      <w:r w:rsidRPr="007A06F5">
        <w:rPr>
          <w:rFonts w:ascii="Times New Roman" w:eastAsia="Times New Roman" w:hAnsi="Times New Roman" w:cs="Times New Roman"/>
          <w:sz w:val="24"/>
          <w:szCs w:val="24"/>
          <w:lang w:val="la-Latn" w:eastAsia="de-DE"/>
        </w:rPr>
        <w:lastRenderedPageBreak/>
        <w:t>nomina laicorum</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Chuonradus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Evrardus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Adalardus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Arnustus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Warnarius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Liutfridus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Hruodulfus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Erkingarius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Gislebertus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Ratbodus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Arnulfus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Hugo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item Chuonradus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Liutharius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Beringarius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Matfridus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Boso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Sigeri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Hartmannus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Liuthardus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Richuinus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Wigricus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Hun </w:t>
      </w:r>
      <w:r w:rsidRPr="007A06F5">
        <w:rPr>
          <w:rFonts w:ascii="Times New Roman" w:eastAsia="Times New Roman" w:hAnsi="Times New Roman" w:cs="Times New Roman"/>
          <w:sz w:val="24"/>
          <w:szCs w:val="24"/>
          <w:lang w:val="la-Latn" w:eastAsia="de-DE"/>
        </w:rPr>
        <w:t>fridus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Bernoldus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Atto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Adalbertus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Burchardus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Christianus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Leu </w:t>
      </w:r>
      <w:r w:rsidRPr="007A06F5">
        <w:rPr>
          <w:rFonts w:ascii="Times New Roman" w:eastAsia="Times New Roman" w:hAnsi="Times New Roman" w:cs="Times New Roman"/>
          <w:sz w:val="24"/>
          <w:szCs w:val="24"/>
          <w:lang w:val="la-Latn" w:eastAsia="de-DE"/>
        </w:rPr>
        <w:t>tulfus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Hessi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Herimannus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item Hruodulfus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Sigeardus. </w:t>
      </w:r>
    </w:p>
    <w:p w14:paraId="1CCB4203" w14:textId="420BEF0C"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lang w:val="la-Latn" w:eastAsia="de-DE"/>
        </w:rPr>
        <w:t>Sacramentum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firmitatis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Hludowici</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regis</w:t>
      </w:r>
      <w:r w:rsidR="008E2A6B" w:rsidRPr="007A06F5">
        <w:rPr>
          <w:rFonts w:ascii="Times New Roman" w:eastAsia="Times New Roman" w:hAnsi="Times New Roman" w:cs="Times New Roman"/>
          <w:sz w:val="24"/>
          <w:szCs w:val="24"/>
          <w:lang w:val="la-Latn" w:eastAsia="de-DE"/>
        </w:rPr>
        <w:t xml:space="preserve">. </w:t>
      </w:r>
    </w:p>
    <w:p w14:paraId="7282DE4E" w14:textId="64D80C44" w:rsidR="005C3BC8" w:rsidRPr="007A06F5" w:rsidRDefault="005C3BC8"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Amodo et quamdiu vixero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istum fratrem </w:t>
      </w:r>
      <w:r w:rsidR="00F633CD" w:rsidRPr="007A06F5">
        <w:rPr>
          <w:rFonts w:ascii="Times New Roman" w:eastAsia="Times New Roman" w:hAnsi="Times New Roman" w:cs="Times New Roman"/>
          <w:sz w:val="24"/>
          <w:szCs w:val="24"/>
          <w:lang w:val="la-Latn" w:eastAsia="de-DE"/>
        </w:rPr>
        <w:t xml:space="preserve">meum Karolum p et nepotes meos </w:t>
      </w:r>
      <w:r w:rsidRPr="007A06F5">
        <w:rPr>
          <w:rFonts w:ascii="Times New Roman" w:eastAsia="Times New Roman" w:hAnsi="Times New Roman" w:cs="Times New Roman"/>
          <w:sz w:val="24"/>
          <w:szCs w:val="24"/>
          <w:lang w:val="la-Latn" w:eastAsia="de-DE"/>
        </w:rPr>
        <w:t xml:space="preserve">Hludowicum et Hlotharium atque Karolum ad Dei voluntatem et sanctae eius ecclesiae statum et honorem atque defensionem et ad nostram communem salutem </w:t>
      </w:r>
      <w:r w:rsidRPr="007A06F5">
        <w:rPr>
          <w:rFonts w:ascii="Times New Roman" w:hAnsi="Times New Roman" w:cs="Times New Roman"/>
          <w:lang w:val="la-Latn"/>
        </w:rPr>
        <w:t>et honorem et ad populi christiani nobis commissi salvamentum et pacem et ad / legis ac iustitiae atque rectae rationis conservationem</w:t>
      </w:r>
      <w:r w:rsidR="00360346" w:rsidRPr="007A06F5">
        <w:rPr>
          <w:rFonts w:ascii="Times New Roman" w:hAnsi="Times New Roman" w:cs="Times New Roman"/>
          <w:lang w:val="la-Latn"/>
        </w:rPr>
        <w:t xml:space="preserve">, </w:t>
      </w:r>
      <w:r w:rsidR="00F633CD" w:rsidRPr="007A06F5">
        <w:rPr>
          <w:rFonts w:ascii="Times New Roman" w:hAnsi="Times New Roman" w:cs="Times New Roman"/>
          <w:lang w:val="la-Latn"/>
        </w:rPr>
        <w:t xml:space="preserve">quantum mihi Deus scire et </w:t>
      </w:r>
      <w:r w:rsidRPr="007A06F5">
        <w:rPr>
          <w:rFonts w:ascii="Times New Roman" w:eastAsia="Times New Roman" w:hAnsi="Times New Roman" w:cs="Times New Roman"/>
          <w:sz w:val="24"/>
          <w:szCs w:val="24"/>
          <w:lang w:val="la-Latn" w:eastAsia="de-DE"/>
        </w:rPr>
        <w:t>posse donaverit et ipsi me obaudierint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me ipsi quaesierint r</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vero consilio </w:t>
      </w:r>
      <w:r w:rsidRPr="007A06F5">
        <w:rPr>
          <w:rFonts w:ascii="Times New Roman" w:eastAsia="Times New Roman" w:hAnsi="Times New Roman" w:cs="Times New Roman"/>
          <w:sz w:val="24"/>
          <w:szCs w:val="24"/>
          <w:lang w:val="la-Latn" w:eastAsia="de-DE"/>
        </w:rPr>
        <w:t>et secundum quod</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mihi rationabiliter et salubriter possibile fuerit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sincero auxilio </w:t>
      </w:r>
      <w:r w:rsidRPr="007A06F5">
        <w:rPr>
          <w:rFonts w:ascii="Times New Roman" w:eastAsia="Times New Roman" w:hAnsi="Times New Roman" w:cs="Times New Roman"/>
          <w:sz w:val="24"/>
          <w:szCs w:val="24"/>
          <w:lang w:val="la-Latn" w:eastAsia="de-DE"/>
        </w:rPr>
        <w:t>adiutor ero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regnum illorum continendum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ne</w:t>
      </w:r>
      <w:r w:rsidR="00F633CD" w:rsidRPr="007A06F5">
        <w:rPr>
          <w:rFonts w:ascii="Times New Roman" w:eastAsia="Times New Roman" w:hAnsi="Times New Roman" w:cs="Times New Roman"/>
          <w:sz w:val="24"/>
          <w:szCs w:val="24"/>
          <w:lang w:val="la-Latn" w:eastAsia="de-DE"/>
        </w:rPr>
        <w:t xml:space="preserve">c in vita nec in membris neque </w:t>
      </w:r>
      <w:r w:rsidRPr="007A06F5">
        <w:rPr>
          <w:rFonts w:ascii="Times New Roman" w:eastAsia="Times New Roman" w:hAnsi="Times New Roman" w:cs="Times New Roman"/>
          <w:sz w:val="24"/>
          <w:szCs w:val="24"/>
          <w:lang w:val="la-Latn" w:eastAsia="de-DE"/>
        </w:rPr>
        <w:t>in regno illorum eos forconsiliabo in hoc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ips</w:t>
      </w:r>
      <w:r w:rsidR="00F633CD" w:rsidRPr="007A06F5">
        <w:rPr>
          <w:rFonts w:ascii="Times New Roman" w:eastAsia="Times New Roman" w:hAnsi="Times New Roman" w:cs="Times New Roman"/>
          <w:sz w:val="24"/>
          <w:szCs w:val="24"/>
          <w:lang w:val="la-Latn" w:eastAsia="de-DE"/>
        </w:rPr>
        <w:t xml:space="preserve">i erga me similem promissionem </w:t>
      </w:r>
      <w:r w:rsidRPr="007A06F5">
        <w:rPr>
          <w:rFonts w:ascii="Times New Roman" w:eastAsia="Times New Roman" w:hAnsi="Times New Roman" w:cs="Times New Roman"/>
          <w:sz w:val="24"/>
          <w:szCs w:val="24"/>
          <w:lang w:val="la-Latn" w:eastAsia="de-DE"/>
        </w:rPr>
        <w:t>faciant et conservent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me Deus adiuvet et istae sanctae reliquiae</w:t>
      </w:r>
      <w:r w:rsidR="008E2A6B" w:rsidRPr="007A06F5">
        <w:rPr>
          <w:rFonts w:ascii="Times New Roman" w:eastAsia="Times New Roman" w:hAnsi="Times New Roman" w:cs="Times New Roman"/>
          <w:sz w:val="24"/>
          <w:szCs w:val="24"/>
          <w:lang w:val="la-Latn" w:eastAsia="de-DE"/>
        </w:rPr>
        <w:t xml:space="preserve">. </w:t>
      </w:r>
    </w:p>
    <w:p w14:paraId="21975890" w14:textId="04EEE0D4"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lang w:val="la-Latn" w:eastAsia="de-DE"/>
        </w:rPr>
        <w:t>Capitula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ab</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omnibus</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conservanda</w:t>
      </w:r>
      <w:r w:rsidR="008E2A6B" w:rsidRPr="007A06F5">
        <w:rPr>
          <w:rFonts w:ascii="Times New Roman" w:eastAsia="Times New Roman" w:hAnsi="Times New Roman" w:cs="Times New Roman"/>
          <w:sz w:val="24"/>
          <w:szCs w:val="24"/>
          <w:lang w:val="la-Latn" w:eastAsia="de-DE"/>
        </w:rPr>
        <w:t xml:space="preserve">. </w:t>
      </w:r>
    </w:p>
    <w:p w14:paraId="25DB27FA" w14:textId="3857B98C"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Cs/>
          <w:sz w:val="24"/>
          <w:szCs w:val="24"/>
          <w:lang w:val="la-Latn" w:eastAsia="de-DE"/>
        </w:rPr>
        <w:t>1</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omnium praeteritorum malorum et contrarietatum</w:t>
      </w:r>
      <w:r w:rsidR="00F633CD" w:rsidRPr="007A06F5">
        <w:rPr>
          <w:rFonts w:ascii="Times New Roman" w:eastAsia="Times New Roman" w:hAnsi="Times New Roman" w:cs="Times New Roman"/>
          <w:sz w:val="24"/>
          <w:szCs w:val="24"/>
          <w:lang w:val="la-Latn" w:eastAsia="de-DE"/>
        </w:rPr>
        <w:t xml:space="preserve"> et supplantationum ac malarum </w:t>
      </w:r>
      <w:r w:rsidRPr="007A06F5">
        <w:rPr>
          <w:rFonts w:ascii="Times New Roman" w:eastAsia="Times New Roman" w:hAnsi="Times New Roman" w:cs="Times New Roman"/>
          <w:sz w:val="24"/>
          <w:szCs w:val="24"/>
          <w:lang w:val="la-Latn" w:eastAsia="de-DE"/>
        </w:rPr>
        <w:t>machinationum atque molitionum seu nocumentorum invicem act</w:t>
      </w:r>
      <w:r w:rsidR="00F633CD" w:rsidRPr="007A06F5">
        <w:rPr>
          <w:rFonts w:ascii="Times New Roman" w:eastAsia="Times New Roman" w:hAnsi="Times New Roman" w:cs="Times New Roman"/>
          <w:sz w:val="24"/>
          <w:szCs w:val="24"/>
          <w:lang w:val="la-Latn" w:eastAsia="de-DE"/>
        </w:rPr>
        <w:t xml:space="preserve">orum abolitio ita inter nos et </w:t>
      </w:r>
      <w:r w:rsidRPr="007A06F5">
        <w:rPr>
          <w:rFonts w:ascii="Times New Roman" w:eastAsia="Times New Roman" w:hAnsi="Times New Roman" w:cs="Times New Roman"/>
          <w:sz w:val="24"/>
          <w:szCs w:val="24"/>
          <w:lang w:val="la-Latn" w:eastAsia="de-DE"/>
        </w:rPr>
        <w:t>apud nos fiat et a nostris cordibus penitus avellatur cum omni malitia et rancore</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ut nec in me</w:t>
      </w:r>
      <w:r w:rsidRPr="007A06F5">
        <w:rPr>
          <w:rFonts w:ascii="Times New Roman" w:eastAsia="Times New Roman" w:hAnsi="Times New Roman" w:cs="Times New Roman"/>
          <w:sz w:val="24"/>
          <w:szCs w:val="24"/>
          <w:lang w:val="la-Latn" w:eastAsia="de-DE"/>
        </w:rPr>
        <w:t>moriam ad retribuendum duntaxat mali vel contrarietatis atque</w:t>
      </w:r>
      <w:r w:rsidR="00F633CD" w:rsidRPr="007A06F5">
        <w:rPr>
          <w:rFonts w:ascii="Times New Roman" w:eastAsia="Times New Roman" w:hAnsi="Times New Roman" w:cs="Times New Roman"/>
          <w:sz w:val="24"/>
          <w:szCs w:val="24"/>
          <w:lang w:val="la-Latn" w:eastAsia="de-DE"/>
        </w:rPr>
        <w:t xml:space="preserve"> exprobrationis seu improperii </w:t>
      </w:r>
      <w:r w:rsidRPr="007A06F5">
        <w:rPr>
          <w:rFonts w:ascii="Times New Roman" w:eastAsia="Times New Roman" w:hAnsi="Times New Roman" w:cs="Times New Roman"/>
          <w:sz w:val="24"/>
          <w:szCs w:val="24"/>
          <w:lang w:val="la-Latn" w:eastAsia="de-DE"/>
        </w:rPr>
        <w:t>de caetero exinde quiddam veniat</w:t>
      </w:r>
      <w:r w:rsidR="008E2A6B" w:rsidRPr="007A06F5">
        <w:rPr>
          <w:rFonts w:ascii="Times New Roman" w:eastAsia="Times New Roman" w:hAnsi="Times New Roman" w:cs="Times New Roman"/>
          <w:sz w:val="24"/>
          <w:szCs w:val="24"/>
          <w:lang w:val="la-Latn" w:eastAsia="de-DE"/>
        </w:rPr>
        <w:t xml:space="preserve">. </w:t>
      </w:r>
    </w:p>
    <w:p w14:paraId="3CECC38E" w14:textId="11B7074A"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2</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tanta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Domino cooperante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 nos verae caritatis b</w:t>
      </w:r>
      <w:r w:rsidR="00F633CD" w:rsidRPr="007A06F5">
        <w:rPr>
          <w:rFonts w:ascii="Times New Roman" w:eastAsia="Times New Roman" w:hAnsi="Times New Roman" w:cs="Times New Roman"/>
          <w:sz w:val="24"/>
          <w:szCs w:val="24"/>
          <w:lang w:val="la-Latn" w:eastAsia="de-DE"/>
        </w:rPr>
        <w:t xml:space="preserve">enignitas abhinc inante semper </w:t>
      </w:r>
      <w:r w:rsidRPr="007A06F5">
        <w:rPr>
          <w:rFonts w:ascii="Times New Roman" w:eastAsia="Times New Roman" w:hAnsi="Times New Roman" w:cs="Times New Roman"/>
          <w:sz w:val="24"/>
          <w:szCs w:val="24"/>
          <w:lang w:val="la-Latn" w:eastAsia="de-DE"/>
        </w:rPr>
        <w:t>maneat ' de corde puro et conscientia bona et fide non ficta ' sine dolo et simulatione</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ut nemo </w:t>
      </w:r>
      <w:r w:rsidRPr="007A06F5">
        <w:rPr>
          <w:rFonts w:ascii="Times New Roman" w:eastAsia="Times New Roman" w:hAnsi="Times New Roman" w:cs="Times New Roman"/>
          <w:sz w:val="24"/>
          <w:szCs w:val="24"/>
          <w:lang w:val="la-Latn" w:eastAsia="de-DE"/>
        </w:rPr>
        <w:t>suo pari suum regnum aut suos fideles vel quod ad salutem sive p</w:t>
      </w:r>
      <w:r w:rsidR="00F633CD" w:rsidRPr="007A06F5">
        <w:rPr>
          <w:rFonts w:ascii="Times New Roman" w:eastAsia="Times New Roman" w:hAnsi="Times New Roman" w:cs="Times New Roman"/>
          <w:sz w:val="24"/>
          <w:szCs w:val="24"/>
          <w:lang w:val="la-Latn" w:eastAsia="de-DE"/>
        </w:rPr>
        <w:t xml:space="preserve">rosperitatem ac honorem regium </w:t>
      </w:r>
      <w:r w:rsidRPr="007A06F5">
        <w:rPr>
          <w:rFonts w:ascii="Times New Roman" w:eastAsia="Times New Roman" w:hAnsi="Times New Roman" w:cs="Times New Roman"/>
          <w:sz w:val="24"/>
          <w:szCs w:val="24"/>
          <w:lang w:val="la-Latn" w:eastAsia="de-DE"/>
        </w:rPr>
        <w:t>pertinet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discupiat aut forconsiliet aut per occultos susurrones l</w:t>
      </w:r>
      <w:r w:rsidR="00F633CD" w:rsidRPr="007A06F5">
        <w:rPr>
          <w:rFonts w:ascii="Times New Roman" w:eastAsia="Times New Roman" w:hAnsi="Times New Roman" w:cs="Times New Roman"/>
          <w:sz w:val="24"/>
          <w:szCs w:val="24"/>
          <w:lang w:val="la-Latn" w:eastAsia="de-DE"/>
        </w:rPr>
        <w:t xml:space="preserve">ibenter composita mendacia seu </w:t>
      </w:r>
      <w:r w:rsidRPr="007A06F5">
        <w:rPr>
          <w:rFonts w:ascii="Times New Roman" w:eastAsia="Times New Roman" w:hAnsi="Times New Roman" w:cs="Times New Roman"/>
          <w:sz w:val="24"/>
          <w:szCs w:val="24"/>
          <w:lang w:val="la-Latn" w:eastAsia="de-DE"/>
        </w:rPr>
        <w:t>detractiones acceptet</w:t>
      </w:r>
      <w:r w:rsidR="008E2A6B" w:rsidRPr="007A06F5">
        <w:rPr>
          <w:rFonts w:ascii="Times New Roman" w:eastAsia="Times New Roman" w:hAnsi="Times New Roman" w:cs="Times New Roman"/>
          <w:sz w:val="24"/>
          <w:szCs w:val="24"/>
          <w:lang w:val="la-Latn" w:eastAsia="de-DE"/>
        </w:rPr>
        <w:t xml:space="preserve">. </w:t>
      </w:r>
    </w:p>
    <w:p w14:paraId="39075BD1" w14:textId="1A7BA33C"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3</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unusquisque fideliter suum fratrem x</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ubicumque </w:t>
      </w:r>
      <w:r w:rsidR="00F633CD" w:rsidRPr="007A06F5">
        <w:rPr>
          <w:rFonts w:ascii="Times New Roman" w:eastAsia="Times New Roman" w:hAnsi="Times New Roman" w:cs="Times New Roman"/>
          <w:sz w:val="24"/>
          <w:szCs w:val="24"/>
          <w:lang w:val="la-Latn" w:eastAsia="de-DE"/>
        </w:rPr>
        <w:t xml:space="preserve">necessitas illi fuerit et ipse </w:t>
      </w:r>
      <w:r w:rsidRPr="007A06F5">
        <w:rPr>
          <w:rFonts w:ascii="Times New Roman" w:eastAsia="Times New Roman" w:hAnsi="Times New Roman" w:cs="Times New Roman"/>
          <w:sz w:val="24"/>
          <w:szCs w:val="24"/>
          <w:lang w:val="la-Latn" w:eastAsia="de-DE"/>
        </w:rPr>
        <w:t>potuerit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per se aut per filium aut per fideles suos et consilio et auxilio adiuvet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regnum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prosperitatem atque honorem regium debite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valeat obtin</w:t>
      </w:r>
      <w:r w:rsidR="00F633CD" w:rsidRPr="007A06F5">
        <w:rPr>
          <w:rFonts w:ascii="Times New Roman" w:eastAsia="Times New Roman" w:hAnsi="Times New Roman" w:cs="Times New Roman"/>
          <w:sz w:val="24"/>
          <w:szCs w:val="24"/>
          <w:lang w:val="la-Latn" w:eastAsia="de-DE"/>
        </w:rPr>
        <w:t>ere</w:t>
      </w:r>
      <w:r w:rsidR="008E2A6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veraciter unusquisque </w:t>
      </w:r>
      <w:r w:rsidRPr="007A06F5">
        <w:rPr>
          <w:rFonts w:ascii="Times New Roman" w:eastAsia="Times New Roman" w:hAnsi="Times New Roman" w:cs="Times New Roman"/>
          <w:sz w:val="24"/>
          <w:szCs w:val="24"/>
          <w:lang w:val="la-Latn" w:eastAsia="de-DE"/>
        </w:rPr>
        <w:t>erga alterum certatim demonstret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in fratris z sui adversitate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evenerit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fraterno modo contristetur et in prosperitate illius laetetur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talem fidem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w:t>
      </w:r>
      <w:r w:rsidR="00F633CD" w:rsidRPr="007A06F5">
        <w:rPr>
          <w:rFonts w:ascii="Times New Roman" w:eastAsia="Times New Roman" w:hAnsi="Times New Roman" w:cs="Times New Roman"/>
          <w:sz w:val="24"/>
          <w:szCs w:val="24"/>
          <w:lang w:val="la-Latn" w:eastAsia="de-DE"/>
        </w:rPr>
        <w:t xml:space="preserve">t inter nos modo abhinc inante </w:t>
      </w:r>
      <w:r w:rsidRPr="007A06F5">
        <w:rPr>
          <w:rFonts w:ascii="Times New Roman" w:eastAsia="Times New Roman" w:hAnsi="Times New Roman" w:cs="Times New Roman"/>
          <w:sz w:val="24"/>
          <w:szCs w:val="24"/>
          <w:lang w:val="la-Latn" w:eastAsia="de-DE"/>
        </w:rPr>
        <w:t>conservaturos confirmatum habemus y</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 unusquisque infantibus fratris sui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obierit a</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qui super </w:t>
      </w:r>
      <w:r w:rsidRPr="007A06F5">
        <w:rPr>
          <w:rFonts w:ascii="Times New Roman" w:eastAsia="Times New Roman" w:hAnsi="Times New Roman" w:cs="Times New Roman"/>
          <w:sz w:val="24"/>
          <w:szCs w:val="24"/>
          <w:lang w:val="la-Latn" w:eastAsia="de-DE"/>
        </w:rPr>
        <w:t>fuerit conservabit</w:t>
      </w:r>
      <w:r w:rsidR="008E2A6B" w:rsidRPr="007A06F5">
        <w:rPr>
          <w:rFonts w:ascii="Times New Roman" w:eastAsia="Times New Roman" w:hAnsi="Times New Roman" w:cs="Times New Roman"/>
          <w:sz w:val="24"/>
          <w:szCs w:val="24"/>
          <w:lang w:val="la-Latn" w:eastAsia="de-DE"/>
        </w:rPr>
        <w:t xml:space="preserve">. </w:t>
      </w:r>
    </w:p>
    <w:p w14:paraId="593CAC50" w14:textId="1C1836FA"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4</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per vagos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tyrannica consuetudine inreverentes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homines pax et tran</w:t>
      </w:r>
      <w:r w:rsidRPr="007A06F5">
        <w:rPr>
          <w:rFonts w:ascii="Times New Roman" w:eastAsia="Times New Roman" w:hAnsi="Times New Roman" w:cs="Times New Roman"/>
          <w:sz w:val="24"/>
          <w:szCs w:val="24"/>
          <w:lang w:val="la-Latn" w:eastAsia="de-DE"/>
        </w:rPr>
        <w:t>quillitas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perturbari solet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quemcumque nostrum talis venerit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 de his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quae </w:t>
      </w:r>
      <w:r w:rsidRPr="007A06F5">
        <w:rPr>
          <w:rFonts w:ascii="Times New Roman" w:eastAsia="Times New Roman" w:hAnsi="Times New Roman" w:cs="Times New Roman"/>
          <w:sz w:val="24"/>
          <w:szCs w:val="24"/>
          <w:lang w:val="la-Latn" w:eastAsia="de-DE"/>
        </w:rPr>
        <w:t>egit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rationem et iustitiam subterfugere possit 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nemo ex nobis illum ad aliud recipiat 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retineat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ut ad rectam rationem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debitam emendationem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perducatur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rationem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rectam</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subter </w:t>
      </w:r>
      <w:r w:rsidRPr="007A06F5">
        <w:rPr>
          <w:rFonts w:ascii="Times New Roman" w:eastAsia="Times New Roman" w:hAnsi="Times New Roman" w:cs="Times New Roman"/>
          <w:sz w:val="24"/>
          <w:szCs w:val="24"/>
          <w:lang w:val="la-Latn" w:eastAsia="de-DE"/>
        </w:rPr>
        <w:t>fugerit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omnes in commune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cuius regnum venerit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illum persequamur</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donec ad rationem per</w:t>
      </w:r>
      <w:r w:rsidRPr="007A06F5">
        <w:rPr>
          <w:rFonts w:ascii="Times New Roman" w:eastAsia="Times New Roman" w:hAnsi="Times New Roman" w:cs="Times New Roman"/>
          <w:sz w:val="24"/>
          <w:szCs w:val="24"/>
          <w:lang w:val="la-Latn" w:eastAsia="de-DE"/>
        </w:rPr>
        <w:t>ducatur aut de regno deleatur</w:t>
      </w:r>
      <w:r w:rsidR="008E2A6B" w:rsidRPr="007A06F5">
        <w:rPr>
          <w:rFonts w:ascii="Times New Roman" w:eastAsia="Times New Roman" w:hAnsi="Times New Roman" w:cs="Times New Roman"/>
          <w:sz w:val="24"/>
          <w:szCs w:val="24"/>
          <w:lang w:val="la-Latn" w:eastAsia="de-DE"/>
        </w:rPr>
        <w:t xml:space="preserve">. </w:t>
      </w:r>
    </w:p>
    <w:p w14:paraId="6FA5739D" w14:textId="23BC67AE"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5</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de eo agendum 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pro aliquo capitali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publico</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crimine a quo </w:t>
      </w:r>
      <w:r w:rsidRPr="007A06F5">
        <w:rPr>
          <w:rFonts w:ascii="Times New Roman" w:eastAsia="Times New Roman" w:hAnsi="Times New Roman" w:cs="Times New Roman"/>
          <w:sz w:val="24"/>
          <w:szCs w:val="24"/>
          <w:lang w:val="la-Latn" w:eastAsia="de-DE"/>
        </w:rPr>
        <w:t>libet episcopo corripitur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excommunicatur aut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ante excommunicationem crimen faciens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regnum et regis regimen mutat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debitam poenitentiam suscipiat aut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susceptam legitime </w:t>
      </w:r>
      <w:r w:rsidR="00360346" w:rsidRPr="007A06F5">
        <w:rPr>
          <w:rFonts w:ascii="Times New Roman" w:eastAsia="Times New Roman" w:hAnsi="Times New Roman" w:cs="Times New Roman"/>
          <w:sz w:val="24"/>
          <w:szCs w:val="24"/>
          <w:lang w:val="la-Latn" w:eastAsia="de-DE"/>
        </w:rPr>
        <w:t>peragat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interdum etiam incestam propinquam suam aut sanctimonialem vel raptam sive adulteram</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lastRenderedPageBreak/>
        <w:t xml:space="preserve">quam </w:t>
      </w:r>
      <w:r w:rsidRPr="007A06F5">
        <w:rPr>
          <w:rFonts w:ascii="Times New Roman" w:eastAsia="Times New Roman" w:hAnsi="Times New Roman" w:cs="Times New Roman"/>
          <w:sz w:val="24"/>
          <w:szCs w:val="24"/>
          <w:lang w:val="la-Latn" w:eastAsia="de-DE"/>
        </w:rPr>
        <w:t>illic ei non licebat habere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fugiens secum ducit</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hic talis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episcopus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cuius curam pertinebit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nobis notum fecerit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diligenter perquiratur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morandi 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latendi l</w:t>
      </w:r>
      <w:r w:rsidR="00F633CD" w:rsidRPr="007A06F5">
        <w:rPr>
          <w:rFonts w:ascii="Times New Roman" w:eastAsia="Times New Roman" w:hAnsi="Times New Roman" w:cs="Times New Roman"/>
          <w:sz w:val="24"/>
          <w:szCs w:val="24"/>
          <w:lang w:val="la-Latn" w:eastAsia="de-DE"/>
        </w:rPr>
        <w:t xml:space="preserve">ocum in regno alicuius nostrum </w:t>
      </w:r>
      <w:r w:rsidRPr="007A06F5">
        <w:rPr>
          <w:rFonts w:ascii="Times New Roman" w:eastAsia="Times New Roman" w:hAnsi="Times New Roman" w:cs="Times New Roman"/>
          <w:sz w:val="24"/>
          <w:szCs w:val="24"/>
          <w:lang w:val="la-Latn" w:eastAsia="de-DE"/>
        </w:rPr>
        <w:t>inveniat et Dei ac nostros fideles suo morbo inficiat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nobis ve</w:t>
      </w:r>
      <w:r w:rsidR="00F633CD" w:rsidRPr="007A06F5">
        <w:rPr>
          <w:rFonts w:ascii="Times New Roman" w:eastAsia="Times New Roman" w:hAnsi="Times New Roman" w:cs="Times New Roman"/>
          <w:sz w:val="24"/>
          <w:szCs w:val="24"/>
          <w:lang w:val="la-Latn" w:eastAsia="de-DE"/>
        </w:rPr>
        <w:t xml:space="preserve">l ministris rei publicae </w:t>
      </w:r>
      <w:r w:rsidR="00360346" w:rsidRPr="007A06F5">
        <w:rPr>
          <w:rFonts w:ascii="Times New Roman" w:eastAsia="Times New Roman" w:hAnsi="Times New Roman" w:cs="Times New Roman"/>
          <w:sz w:val="24"/>
          <w:szCs w:val="24"/>
          <w:lang w:val="la-Latn" w:eastAsia="de-DE"/>
        </w:rPr>
        <w:t>con</w:t>
      </w:r>
      <w:r w:rsidRPr="007A06F5">
        <w:rPr>
          <w:rFonts w:ascii="Times New Roman" w:eastAsia="Times New Roman" w:hAnsi="Times New Roman" w:cs="Times New Roman"/>
          <w:sz w:val="24"/>
          <w:szCs w:val="24"/>
          <w:lang w:val="la-Latn" w:eastAsia="de-DE"/>
        </w:rPr>
        <w:t>stringatur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simul cum diabolica praeda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secum duxit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w:t>
      </w:r>
      <w:r w:rsidR="00360346" w:rsidRPr="007A06F5">
        <w:rPr>
          <w:rFonts w:ascii="Times New Roman" w:eastAsia="Times New Roman" w:hAnsi="Times New Roman" w:cs="Times New Roman"/>
          <w:sz w:val="24"/>
          <w:szCs w:val="24"/>
          <w:lang w:val="la-Latn" w:eastAsia="de-DE"/>
        </w:rPr>
        <w:t xml:space="preserve"> episcopum suum redeat, </w:t>
      </w:r>
      <w:r w:rsidR="00F633CD" w:rsidRPr="007A06F5">
        <w:rPr>
          <w:rFonts w:ascii="Times New Roman" w:eastAsia="Times New Roman" w:hAnsi="Times New Roman" w:cs="Times New Roman"/>
          <w:sz w:val="24"/>
          <w:szCs w:val="24"/>
          <w:lang w:val="la-Latn" w:eastAsia="de-DE"/>
        </w:rPr>
        <w:t xml:space="preserve">et </w:t>
      </w:r>
      <w:r w:rsidRPr="007A06F5">
        <w:rPr>
          <w:rFonts w:ascii="Times New Roman" w:eastAsia="Times New Roman" w:hAnsi="Times New Roman" w:cs="Times New Roman"/>
          <w:sz w:val="24"/>
          <w:szCs w:val="24"/>
          <w:lang w:val="la-Latn" w:eastAsia="de-DE"/>
        </w:rPr>
        <w:t>de quocumque crimine publico debitam poenitentiam suscipiat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aut susceptam legitime </w:t>
      </w:r>
      <w:r w:rsidRPr="007A06F5">
        <w:rPr>
          <w:rFonts w:ascii="Times New Roman" w:eastAsia="Times New Roman" w:hAnsi="Times New Roman" w:cs="Times New Roman"/>
          <w:sz w:val="24"/>
          <w:szCs w:val="24"/>
          <w:lang w:val="la-Latn" w:eastAsia="de-DE"/>
        </w:rPr>
        <w:t>peragat</w:t>
      </w:r>
      <w:r w:rsidR="00360346" w:rsidRPr="007A06F5">
        <w:rPr>
          <w:rFonts w:ascii="Times New Roman" w:eastAsia="Times New Roman" w:hAnsi="Times New Roman" w:cs="Times New Roman"/>
          <w:sz w:val="24"/>
          <w:szCs w:val="24"/>
          <w:lang w:val="la-Latn" w:eastAsia="de-DE"/>
        </w:rPr>
        <w:t xml:space="preserve">, compellatur </w:t>
      </w:r>
      <w:r w:rsidR="008E2A6B" w:rsidRPr="007A06F5">
        <w:rPr>
          <w:rFonts w:ascii="Times New Roman" w:eastAsia="Times New Roman" w:hAnsi="Times New Roman" w:cs="Times New Roman"/>
          <w:sz w:val="24"/>
          <w:szCs w:val="24"/>
          <w:lang w:val="la-Latn" w:eastAsia="de-DE"/>
        </w:rPr>
        <w:t xml:space="preserve">. </w:t>
      </w:r>
    </w:p>
    <w:p w14:paraId="44415E88" w14:textId="7185876C" w:rsidR="005C3BC8" w:rsidRPr="007A06F5" w:rsidRDefault="005C3BC8"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6</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p nemo episcoporum hominem peccantem ab ecclesia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christiana</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com</w:t>
      </w:r>
      <w:r w:rsidRPr="007A06F5">
        <w:rPr>
          <w:rFonts w:ascii="Times New Roman" w:eastAsia="Times New Roman" w:hAnsi="Times New Roman" w:cs="Times New Roman"/>
          <w:sz w:val="24"/>
          <w:szCs w:val="24"/>
          <w:lang w:val="la-Latn" w:eastAsia="de-DE"/>
        </w:rPr>
        <w:t>munione alienet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donec illum secundum evangelicum praeceptum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ad emendationem et poenitentiam redeat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commonitum habeat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 peccans si commonitus inobediens </w:t>
      </w:r>
      <w:r w:rsidRPr="007A06F5">
        <w:rPr>
          <w:rFonts w:ascii="Times New Roman" w:hAnsi="Times New Roman" w:cs="Times New Roman"/>
          <w:lang w:val="la-Latn"/>
        </w:rPr>
        <w:t>et incorrigibilis permanserit et ad emendationem redire noluerit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regiam vel rei / publicae potestatem per se episcopus vel per ministros suos adeat s</w:t>
      </w:r>
      <w:r w:rsidR="00360346" w:rsidRPr="007A06F5">
        <w:rPr>
          <w:rFonts w:ascii="Times New Roman" w:hAnsi="Times New Roman" w:cs="Times New Roman"/>
          <w:lang w:val="la-Latn"/>
        </w:rPr>
        <w:t xml:space="preserve">, </w:t>
      </w:r>
      <w:r w:rsidR="00F633CD" w:rsidRPr="007A06F5">
        <w:rPr>
          <w:rFonts w:ascii="Times New Roman" w:hAnsi="Times New Roman" w:cs="Times New Roman"/>
          <w:lang w:val="la-Latn"/>
        </w:rPr>
        <w:t xml:space="preserve">ut constringatur </w:t>
      </w:r>
      <w:r w:rsidRPr="007A06F5">
        <w:rPr>
          <w:rFonts w:ascii="Times New Roman" w:eastAsia="Times New Roman" w:hAnsi="Times New Roman" w:cs="Times New Roman"/>
          <w:sz w:val="24"/>
          <w:szCs w:val="24"/>
          <w:lang w:val="la-Latn" w:eastAsia="de-DE"/>
        </w:rPr>
        <w:t>et ad emendationem ac poenitentiam peccator redeat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etiam</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si ita ad cor</w:t>
      </w:r>
      <w:r w:rsidRPr="007A06F5">
        <w:rPr>
          <w:rFonts w:ascii="Times New Roman" w:eastAsia="Times New Roman" w:hAnsi="Times New Roman" w:cs="Times New Roman"/>
          <w:sz w:val="24"/>
          <w:szCs w:val="24"/>
          <w:lang w:val="la-Latn" w:eastAsia="de-DE"/>
        </w:rPr>
        <w:t>rectionem perduci nequiverit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tunc secundum leges ecclesiasticas </w:t>
      </w:r>
      <w:r w:rsidR="00F633CD" w:rsidRPr="007A06F5">
        <w:rPr>
          <w:rFonts w:ascii="Times New Roman" w:eastAsia="Times New Roman" w:hAnsi="Times New Roman" w:cs="Times New Roman"/>
          <w:sz w:val="24"/>
          <w:szCs w:val="24"/>
          <w:lang w:val="la-Latn" w:eastAsia="de-DE"/>
        </w:rPr>
        <w:t xml:space="preserve">medicinali se </w:t>
      </w:r>
      <w:r w:rsidRPr="007A06F5">
        <w:rPr>
          <w:rFonts w:ascii="Times New Roman" w:eastAsia="Times New Roman" w:hAnsi="Times New Roman" w:cs="Times New Roman"/>
          <w:sz w:val="24"/>
          <w:szCs w:val="24"/>
          <w:lang w:val="la-Latn" w:eastAsia="de-DE"/>
        </w:rPr>
        <w:t>paratione a communione ecclesiastica segregetur</w:t>
      </w:r>
      <w:r w:rsidR="008E2A6B" w:rsidRPr="007A06F5">
        <w:rPr>
          <w:rFonts w:ascii="Times New Roman" w:eastAsia="Times New Roman" w:hAnsi="Times New Roman" w:cs="Times New Roman"/>
          <w:sz w:val="24"/>
          <w:szCs w:val="24"/>
          <w:lang w:val="la-Latn" w:eastAsia="de-DE"/>
        </w:rPr>
        <w:t xml:space="preserve">. </w:t>
      </w:r>
    </w:p>
    <w:p w14:paraId="4C1E7B3B" w14:textId="11105019"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7</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illis hominibus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talibus perturbationibus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sicut in his praeteritis </w:t>
      </w:r>
      <w:r w:rsidRPr="007A06F5">
        <w:rPr>
          <w:rFonts w:ascii="Times New Roman" w:eastAsia="Times New Roman" w:hAnsi="Times New Roman" w:cs="Times New Roman"/>
          <w:sz w:val="24"/>
          <w:szCs w:val="24"/>
          <w:lang w:val="la-Latn" w:eastAsia="de-DE"/>
        </w:rPr>
        <w:t>annis acciderunt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Deum et in sanctam ecclesiam atque in nos peccaverunt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se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veritate recognoscentes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petierint et deinceps nobis veracite</w:t>
      </w:r>
      <w:r w:rsidR="00F633CD" w:rsidRPr="007A06F5">
        <w:rPr>
          <w:rFonts w:ascii="Times New Roman" w:eastAsia="Times New Roman" w:hAnsi="Times New Roman" w:cs="Times New Roman"/>
          <w:sz w:val="24"/>
          <w:szCs w:val="24"/>
          <w:lang w:val="la-Latn" w:eastAsia="de-DE"/>
        </w:rPr>
        <w:t xml:space="preserve">r fideles esse voluerint </w:t>
      </w:r>
      <w:r w:rsidRPr="007A06F5">
        <w:rPr>
          <w:rFonts w:ascii="Times New Roman" w:eastAsia="Times New Roman" w:hAnsi="Times New Roman" w:cs="Times New Roman"/>
          <w:sz w:val="24"/>
          <w:szCs w:val="24"/>
          <w:lang w:val="la-Latn" w:eastAsia="de-DE"/>
        </w:rPr>
        <w:t>et in regnis nostris pacifici ac quieti et legibus ac iustitiae obedientes extiterint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rationabilis misericordia 35 impendatur non solum in indulgentia commissorum et in concessione proprietatum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verum etiam et in largitione h</w:t>
      </w:r>
      <w:r w:rsidR="00F633CD" w:rsidRPr="007A06F5">
        <w:rPr>
          <w:rFonts w:ascii="Times New Roman" w:eastAsia="Times New Roman" w:hAnsi="Times New Roman" w:cs="Times New Roman"/>
          <w:sz w:val="24"/>
          <w:szCs w:val="24"/>
          <w:lang w:val="la-Latn" w:eastAsia="de-DE"/>
        </w:rPr>
        <w:t xml:space="preserve">onorum secundum nostram </w:t>
      </w:r>
      <w:r w:rsidRPr="007A06F5">
        <w:rPr>
          <w:rFonts w:ascii="Times New Roman" w:eastAsia="Times New Roman" w:hAnsi="Times New Roman" w:cs="Times New Roman"/>
          <w:sz w:val="24"/>
          <w:szCs w:val="24"/>
          <w:lang w:val="la-Latn" w:eastAsia="de-DE"/>
        </w:rPr>
        <w:t>rationabilem possibilitatem</w:t>
      </w:r>
      <w:r w:rsidR="008E2A6B" w:rsidRPr="007A06F5">
        <w:rPr>
          <w:rFonts w:ascii="Times New Roman" w:eastAsia="Times New Roman" w:hAnsi="Times New Roman" w:cs="Times New Roman"/>
          <w:sz w:val="24"/>
          <w:szCs w:val="24"/>
          <w:lang w:val="la-Latn" w:eastAsia="de-DE"/>
        </w:rPr>
        <w:t xml:space="preserve">. </w:t>
      </w:r>
    </w:p>
    <w:p w14:paraId="272BE909" w14:textId="708B7296"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8</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de rapinis ac depraedationibus et de consp</w:t>
      </w:r>
      <w:r w:rsidR="00F633CD" w:rsidRPr="007A06F5">
        <w:rPr>
          <w:rFonts w:ascii="Times New Roman" w:eastAsia="Times New Roman" w:hAnsi="Times New Roman" w:cs="Times New Roman"/>
          <w:sz w:val="24"/>
          <w:szCs w:val="24"/>
          <w:lang w:val="la-Latn" w:eastAsia="de-DE"/>
        </w:rPr>
        <w:t xml:space="preserve">irationibus atque seditionibus </w:t>
      </w:r>
      <w:r w:rsidRPr="007A06F5">
        <w:rPr>
          <w:rFonts w:ascii="Times New Roman" w:eastAsia="Times New Roman" w:hAnsi="Times New Roman" w:cs="Times New Roman"/>
          <w:sz w:val="24"/>
          <w:szCs w:val="24"/>
          <w:lang w:val="la-Latn" w:eastAsia="de-DE"/>
        </w:rPr>
        <w:t>et de raptis feminarum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ecclesiasticae et christ</w:t>
      </w:r>
      <w:r w:rsidR="00F633CD" w:rsidRPr="007A06F5">
        <w:rPr>
          <w:rFonts w:ascii="Times New Roman" w:eastAsia="Times New Roman" w:hAnsi="Times New Roman" w:cs="Times New Roman"/>
          <w:sz w:val="24"/>
          <w:szCs w:val="24"/>
          <w:lang w:val="la-Latn" w:eastAsia="de-DE"/>
        </w:rPr>
        <w:t xml:space="preserve">ianae leges atque progenitorum </w:t>
      </w:r>
      <w:r w:rsidRPr="007A06F5">
        <w:rPr>
          <w:rFonts w:ascii="Times New Roman" w:eastAsia="Times New Roman" w:hAnsi="Times New Roman" w:cs="Times New Roman"/>
          <w:sz w:val="24"/>
          <w:szCs w:val="24"/>
          <w:lang w:val="la-Latn" w:eastAsia="de-DE"/>
        </w:rPr>
        <w:t>nostrorum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capitula continent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in omnibus et ab omnibus conserventur</w:t>
      </w:r>
      <w:r w:rsidR="008E2A6B" w:rsidRPr="007A06F5">
        <w:rPr>
          <w:rFonts w:ascii="Times New Roman" w:eastAsia="Times New Roman" w:hAnsi="Times New Roman" w:cs="Times New Roman"/>
          <w:sz w:val="24"/>
          <w:szCs w:val="24"/>
          <w:lang w:val="la-Latn" w:eastAsia="de-DE"/>
        </w:rPr>
        <w:t xml:space="preserve">. </w:t>
      </w:r>
    </w:p>
    <w:p w14:paraId="351E7D6B" w14:textId="0221DF60"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9</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alia etiam capitula eorundem pro</w:t>
      </w:r>
      <w:r w:rsidR="00F633CD" w:rsidRPr="007A06F5">
        <w:rPr>
          <w:rFonts w:ascii="Times New Roman" w:eastAsia="Times New Roman" w:hAnsi="Times New Roman" w:cs="Times New Roman"/>
          <w:sz w:val="24"/>
          <w:szCs w:val="24"/>
          <w:lang w:val="la-Latn" w:eastAsia="de-DE"/>
        </w:rPr>
        <w:t xml:space="preserve">genitorum nostrorum de sanctae </w:t>
      </w:r>
      <w:r w:rsidRPr="007A06F5">
        <w:rPr>
          <w:rFonts w:ascii="Times New Roman" w:eastAsia="Times New Roman" w:hAnsi="Times New Roman" w:cs="Times New Roman"/>
          <w:sz w:val="24"/>
          <w:szCs w:val="24"/>
          <w:lang w:val="la-Latn" w:eastAsia="de-DE"/>
        </w:rPr>
        <w:t>ecclesiae honore et immunitate ac conservatione et de regio etiam honore atque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vigore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populi nobis commissi lege ac iustitia </w:t>
      </w:r>
      <w:r w:rsidR="00F633CD" w:rsidRPr="007A06F5">
        <w:rPr>
          <w:rFonts w:ascii="Times New Roman" w:eastAsia="Times New Roman" w:hAnsi="Times New Roman" w:cs="Times New Roman"/>
          <w:sz w:val="24"/>
          <w:szCs w:val="24"/>
          <w:lang w:val="la-Latn" w:eastAsia="de-DE"/>
        </w:rPr>
        <w:t xml:space="preserve">in omnibus et ab omnibus con </w:t>
      </w:r>
      <w:r w:rsidRPr="007A06F5">
        <w:rPr>
          <w:rFonts w:ascii="Times New Roman" w:eastAsia="Times New Roman" w:hAnsi="Times New Roman" w:cs="Times New Roman"/>
          <w:sz w:val="24"/>
          <w:szCs w:val="24"/>
          <w:lang w:val="la-Latn" w:eastAsia="de-DE"/>
        </w:rPr>
        <w:t>serventur</w:t>
      </w:r>
      <w:r w:rsidR="008E2A6B" w:rsidRPr="007A06F5">
        <w:rPr>
          <w:rFonts w:ascii="Times New Roman" w:eastAsia="Times New Roman" w:hAnsi="Times New Roman" w:cs="Times New Roman"/>
          <w:sz w:val="24"/>
          <w:szCs w:val="24"/>
          <w:lang w:val="la-Latn" w:eastAsia="de-DE"/>
        </w:rPr>
        <w:t xml:space="preserve">. </w:t>
      </w:r>
    </w:p>
    <w:p w14:paraId="71A057C4" w14:textId="163210C3"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10</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nostri fideles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unusquisque in suo ordine et statu</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veraciter sint de nobis securi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nullum abhinc in antea contra legem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iustitiam vel </w:t>
      </w:r>
      <w:r w:rsidR="00524CAA" w:rsidRPr="00524CAA">
        <w:rPr>
          <w:rFonts w:ascii="Times New Roman" w:eastAsia="Times New Roman" w:hAnsi="Times New Roman" w:cs="Times New Roman"/>
          <w:b/>
          <w:sz w:val="24"/>
          <w:szCs w:val="24"/>
          <w:lang w:val="la-Latn" w:eastAsia="de-DE"/>
        </w:rPr>
        <w:t>auctorit</w:t>
      </w:r>
      <w:r w:rsidR="00360346" w:rsidRPr="007A06F5">
        <w:rPr>
          <w:rFonts w:ascii="Times New Roman" w:eastAsia="Times New Roman" w:hAnsi="Times New Roman" w:cs="Times New Roman"/>
          <w:sz w:val="24"/>
          <w:szCs w:val="24"/>
          <w:lang w:val="la-Latn" w:eastAsia="de-DE"/>
        </w:rPr>
        <w:t xml:space="preserve">atem ac iustam rationem </w:t>
      </w:r>
      <w:r w:rsidRPr="007A06F5">
        <w:rPr>
          <w:rFonts w:ascii="Times New Roman" w:eastAsia="Times New Roman" w:hAnsi="Times New Roman" w:cs="Times New Roman"/>
          <w:sz w:val="24"/>
          <w:szCs w:val="24"/>
          <w:lang w:val="la-Latn" w:eastAsia="de-DE"/>
        </w:rPr>
        <w:t xml:space="preserve"> aut dampnabimus aut a dehonorabimus a aut opprimemus vel indebitis machinationibus adfligemus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a * </w:t>
      </w:r>
      <w:r w:rsidRPr="007A06F5">
        <w:rPr>
          <w:rFonts w:ascii="Times New Roman" w:eastAsia="Times New Roman" w:hAnsi="Times New Roman" w:cs="Times New Roman"/>
          <w:sz w:val="24"/>
          <w:szCs w:val="24"/>
          <w:lang w:val="la-Latn" w:eastAsia="de-DE"/>
        </w:rPr>
        <w:t>illorum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scilicet veraciter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nobis fidelium b</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communi consil</w:t>
      </w:r>
      <w:r w:rsidR="00360346" w:rsidRPr="007A06F5">
        <w:rPr>
          <w:rFonts w:ascii="Times New Roman" w:eastAsia="Times New Roman" w:hAnsi="Times New Roman" w:cs="Times New Roman"/>
          <w:sz w:val="24"/>
          <w:szCs w:val="24"/>
          <w:lang w:val="la-Latn" w:eastAsia="de-DE"/>
        </w:rPr>
        <w:t xml:space="preserve">io secundum Dei voluntatem et </w:t>
      </w:r>
      <w:r w:rsidR="00F633CD" w:rsidRPr="007A06F5">
        <w:rPr>
          <w:rFonts w:ascii="Times New Roman" w:eastAsia="Times New Roman" w:hAnsi="Times New Roman" w:cs="Times New Roman"/>
          <w:sz w:val="24"/>
          <w:szCs w:val="24"/>
          <w:lang w:val="la-Latn" w:eastAsia="de-DE"/>
        </w:rPr>
        <w:t xml:space="preserve">commune </w:t>
      </w:r>
      <w:r w:rsidRPr="007A06F5">
        <w:rPr>
          <w:rFonts w:ascii="Times New Roman" w:eastAsia="Times New Roman" w:hAnsi="Times New Roman" w:cs="Times New Roman"/>
          <w:sz w:val="24"/>
          <w:szCs w:val="24"/>
          <w:lang w:val="la-Latn" w:eastAsia="de-DE"/>
        </w:rPr>
        <w:t>salvamentum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restitutionem sanctae Dei ecclesiae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statum regni et ad honorem regium </w:t>
      </w:r>
      <w:r w:rsidR="00F633CD" w:rsidRPr="007A06F5">
        <w:rPr>
          <w:rFonts w:ascii="Times New Roman" w:eastAsia="Times New Roman" w:hAnsi="Times New Roman" w:cs="Times New Roman"/>
          <w:sz w:val="24"/>
          <w:szCs w:val="24"/>
          <w:lang w:val="la-Latn" w:eastAsia="de-DE"/>
        </w:rPr>
        <w:t xml:space="preserve">at </w:t>
      </w:r>
      <w:r w:rsidRPr="007A06F5">
        <w:rPr>
          <w:rFonts w:ascii="Times New Roman" w:eastAsia="Times New Roman" w:hAnsi="Times New Roman" w:cs="Times New Roman"/>
          <w:sz w:val="24"/>
          <w:szCs w:val="24"/>
          <w:lang w:val="la-Latn" w:eastAsia="de-DE"/>
        </w:rPr>
        <w:t>que pacem populi commissi nobis a pertinenti a adsensum praebebimus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hoc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illi non </w:t>
      </w:r>
      <w:r w:rsidR="00360346" w:rsidRPr="007A06F5">
        <w:rPr>
          <w:rFonts w:ascii="Times New Roman" w:eastAsia="Times New Roman" w:hAnsi="Times New Roman" w:cs="Times New Roman"/>
          <w:sz w:val="24"/>
          <w:szCs w:val="24"/>
          <w:lang w:val="la-Latn" w:eastAsia="de-DE"/>
        </w:rPr>
        <w:t xml:space="preserve">solum </w:t>
      </w:r>
      <w:r w:rsidRPr="007A06F5">
        <w:rPr>
          <w:rFonts w:ascii="Times New Roman" w:eastAsia="Times New Roman" w:hAnsi="Times New Roman" w:cs="Times New Roman"/>
          <w:sz w:val="24"/>
          <w:szCs w:val="24"/>
          <w:lang w:val="la-Latn" w:eastAsia="de-DE"/>
        </w:rPr>
        <w:t>non sint nobis contradicentes a et a resistentes ad ista exequenda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verum etiam sic sint nobis </w:t>
      </w:r>
      <w:r w:rsidR="00F633CD" w:rsidRPr="007A06F5">
        <w:rPr>
          <w:rFonts w:ascii="Times New Roman" w:eastAsia="Times New Roman" w:hAnsi="Times New Roman" w:cs="Times New Roman"/>
          <w:sz w:val="24"/>
          <w:szCs w:val="24"/>
          <w:lang w:val="la-Latn" w:eastAsia="de-DE"/>
        </w:rPr>
        <w:t xml:space="preserve">fideles </w:t>
      </w:r>
      <w:r w:rsidRPr="007A06F5">
        <w:rPr>
          <w:rFonts w:ascii="Times New Roman" w:eastAsia="Times New Roman" w:hAnsi="Times New Roman" w:cs="Times New Roman"/>
          <w:sz w:val="24"/>
          <w:szCs w:val="24"/>
          <w:lang w:val="la-Latn" w:eastAsia="de-DE"/>
        </w:rPr>
        <w:t xml:space="preserve">et obedientes ac veri adiutores atque cooperatores vero consilio et sincero auxilio </w:t>
      </w:r>
      <w:r w:rsidR="00F633CD" w:rsidRPr="007A06F5">
        <w:rPr>
          <w:rFonts w:ascii="Times New Roman" w:eastAsia="Times New Roman" w:hAnsi="Times New Roman" w:cs="Times New Roman"/>
          <w:sz w:val="24"/>
          <w:szCs w:val="24"/>
          <w:lang w:val="la-Latn" w:eastAsia="de-DE"/>
        </w:rPr>
        <w:t xml:space="preserve">ad ista per </w:t>
      </w:r>
      <w:r w:rsidRPr="007A06F5">
        <w:rPr>
          <w:rFonts w:ascii="Times New Roman" w:eastAsia="Times New Roman" w:hAnsi="Times New Roman" w:cs="Times New Roman"/>
          <w:sz w:val="24"/>
          <w:szCs w:val="24"/>
          <w:lang w:val="la-Latn" w:eastAsia="de-DE"/>
        </w:rPr>
        <w:t>agenda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a praemisimus 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sicut per rectum unusquisque in suo ordine et statu suo </w:t>
      </w:r>
      <w:r w:rsidR="00360346" w:rsidRPr="007A06F5">
        <w:rPr>
          <w:rFonts w:ascii="Times New Roman" w:eastAsia="Times New Roman" w:hAnsi="Times New Roman" w:cs="Times New Roman"/>
          <w:sz w:val="24"/>
          <w:szCs w:val="24"/>
          <w:lang w:val="la-Latn" w:eastAsia="de-DE"/>
        </w:rPr>
        <w:t xml:space="preserve">principi </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suo seniori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debet</w:t>
      </w:r>
      <w:r w:rsidR="008E2A6B" w:rsidRPr="007A06F5">
        <w:rPr>
          <w:rFonts w:ascii="Times New Roman" w:eastAsia="Times New Roman" w:hAnsi="Times New Roman" w:cs="Times New Roman"/>
          <w:sz w:val="24"/>
          <w:szCs w:val="24"/>
          <w:lang w:val="la-Latn" w:eastAsia="de-DE"/>
        </w:rPr>
        <w:t xml:space="preserve">. </w:t>
      </w:r>
    </w:p>
    <w:p w14:paraId="0516538E" w14:textId="0CF2070D"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11</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sic simul coniuncti et nos fratres ac nepo</w:t>
      </w:r>
      <w:r w:rsidR="00F633CD" w:rsidRPr="007A06F5">
        <w:rPr>
          <w:rFonts w:ascii="Times New Roman" w:eastAsia="Times New Roman" w:hAnsi="Times New Roman" w:cs="Times New Roman"/>
          <w:sz w:val="24"/>
          <w:szCs w:val="24"/>
          <w:lang w:val="la-Latn" w:eastAsia="de-DE"/>
        </w:rPr>
        <w:t xml:space="preserve">s noster ad invicem et nos cum </w:t>
      </w:r>
      <w:r w:rsidR="00360346" w:rsidRPr="007A06F5">
        <w:rPr>
          <w:rFonts w:ascii="Times New Roman" w:eastAsia="Times New Roman" w:hAnsi="Times New Roman" w:cs="Times New Roman"/>
          <w:sz w:val="24"/>
          <w:szCs w:val="24"/>
          <w:lang w:val="la-Latn" w:eastAsia="de-DE"/>
        </w:rPr>
        <w:t>fidelibus nostris et</w:t>
      </w:r>
      <w:r w:rsidRPr="007A06F5">
        <w:rPr>
          <w:rFonts w:ascii="Times New Roman" w:eastAsia="Times New Roman" w:hAnsi="Times New Roman" w:cs="Times New Roman"/>
          <w:sz w:val="24"/>
          <w:szCs w:val="24"/>
          <w:lang w:val="la-Latn" w:eastAsia="de-DE"/>
        </w:rPr>
        <w:t xml:space="preserve"> fideles nostri nobiscum et omnes simul cum Deo nos reconiungamus</w:t>
      </w:r>
      <w:r w:rsidR="00360346" w:rsidRPr="007A06F5">
        <w:rPr>
          <w:rFonts w:ascii="Times New Roman" w:eastAsia="Times New Roman" w:hAnsi="Times New Roman" w:cs="Times New Roman"/>
          <w:sz w:val="24"/>
          <w:szCs w:val="24"/>
          <w:lang w:val="la-Latn" w:eastAsia="de-DE"/>
        </w:rPr>
        <w:t>, et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nobis sit propitius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 devoto munere offeramus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unusquisque omnium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w:t>
      </w:r>
      <w:r w:rsidR="00F633CD" w:rsidRPr="007A06F5">
        <w:rPr>
          <w:rFonts w:ascii="Times New Roman" w:eastAsia="Times New Roman" w:hAnsi="Times New Roman" w:cs="Times New Roman"/>
          <w:sz w:val="24"/>
          <w:szCs w:val="24"/>
          <w:lang w:val="la-Latn" w:eastAsia="de-DE"/>
        </w:rPr>
        <w:t xml:space="preserve">rum </w:t>
      </w:r>
      <w:r w:rsidRPr="007A06F5">
        <w:rPr>
          <w:rFonts w:ascii="Times New Roman" w:eastAsia="Times New Roman" w:hAnsi="Times New Roman" w:cs="Times New Roman"/>
          <w:sz w:val="24"/>
          <w:szCs w:val="24"/>
          <w:lang w:val="la-Latn" w:eastAsia="de-DE"/>
        </w:rPr>
        <w:t>absque sua propria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excusatione 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iustificatione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recognoscamus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in quibus aut singillatim aut </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communiter contra illius mandata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decreta suorum sanctorum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fecimus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consensimus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ordine ecclesiastico et statu regni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per singula in medium illa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producamus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nemo nostrum </w:t>
      </w:r>
      <w:r w:rsidRPr="007A06F5">
        <w:rPr>
          <w:rFonts w:ascii="Times New Roman" w:eastAsia="Times New Roman" w:hAnsi="Times New Roman" w:cs="Times New Roman"/>
          <w:sz w:val="24"/>
          <w:szCs w:val="24"/>
          <w:lang w:val="la-Latn" w:eastAsia="de-DE"/>
        </w:rPr>
        <w:t>suo aut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amico aut propinquo 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confoederato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immo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nec sibi ipsi seculariter parcat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spiritaliter et salubriter parcere possit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quin</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praemisimus in praecedenti capitulo</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vero con</w:t>
      </w:r>
      <w:r w:rsidRPr="007A06F5">
        <w:rPr>
          <w:rFonts w:ascii="Times New Roman" w:eastAsia="Times New Roman" w:hAnsi="Times New Roman" w:cs="Times New Roman"/>
          <w:sz w:val="24"/>
          <w:szCs w:val="24"/>
          <w:lang w:val="la-Latn" w:eastAsia="de-DE"/>
        </w:rPr>
        <w:t>silio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sincero auxilio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illa in commune certatim emendare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totis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viribus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procuremus</w:t>
      </w:r>
      <w:r w:rsidR="00F633CD" w:rsidRPr="007A06F5">
        <w:rPr>
          <w:rFonts w:ascii="Times New Roman" w:eastAsia="Times New Roman" w:hAnsi="Times New Roman" w:cs="Times New Roman"/>
          <w:sz w:val="24"/>
          <w:szCs w:val="24"/>
          <w:lang w:val="la-Latn" w:eastAsia="de-DE"/>
        </w:rPr>
        <w:t xml:space="preserve">, quantocius </w:t>
      </w:r>
      <w:r w:rsidRPr="007A06F5">
        <w:rPr>
          <w:rFonts w:ascii="Times New Roman" w:eastAsia="Times New Roman" w:hAnsi="Times New Roman" w:cs="Times New Roman"/>
          <w:sz w:val="24"/>
          <w:szCs w:val="24"/>
          <w:lang w:val="la-Latn" w:eastAsia="de-DE"/>
        </w:rPr>
        <w:t>rationabiliter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poterimus</w:t>
      </w:r>
      <w:r w:rsidR="008E2A6B" w:rsidRPr="007A06F5">
        <w:rPr>
          <w:rFonts w:ascii="Times New Roman" w:eastAsia="Times New Roman" w:hAnsi="Times New Roman" w:cs="Times New Roman"/>
          <w:sz w:val="24"/>
          <w:szCs w:val="24"/>
          <w:lang w:val="la-Latn" w:eastAsia="de-DE"/>
        </w:rPr>
        <w:t xml:space="preserve">. </w:t>
      </w:r>
    </w:p>
    <w:p w14:paraId="75B17553" w14:textId="1540A3EF" w:rsidR="00C36647" w:rsidRPr="007A06F5" w:rsidRDefault="005C3BC8"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12</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aliquis de subditis in quocumque ordine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statu</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de hac convenientia exierit </w:t>
      </w:r>
      <w:r w:rsidRPr="007A06F5">
        <w:rPr>
          <w:rFonts w:ascii="Times New Roman" w:eastAsia="Times New Roman" w:hAnsi="Times New Roman" w:cs="Times New Roman"/>
          <w:sz w:val="24"/>
          <w:szCs w:val="24"/>
          <w:lang w:val="la-Latn" w:eastAsia="de-DE"/>
        </w:rPr>
        <w:t>aut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 retraxerit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 huic communi decreto contradixerit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seniores cum veraciter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fidelibus suis haec secundum Dei voluntatem et legem ac iustam rationem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velit nolit ille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divino consilio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hAnsi="Times New Roman" w:cs="Times New Roman"/>
          <w:lang w:val="la-Latn"/>
        </w:rPr>
        <w:t>decreto</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et huic convenientiae resistens</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contradicens fuerit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exequantur</w:t>
      </w:r>
      <w:r w:rsidR="008E2A6B" w:rsidRPr="007A06F5">
        <w:rPr>
          <w:rFonts w:ascii="Times New Roman" w:hAnsi="Times New Roman" w:cs="Times New Roman"/>
          <w:lang w:val="la-Latn"/>
        </w:rPr>
        <w:t xml:space="preserve">. </w:t>
      </w:r>
      <w:r w:rsidRPr="007A06F5">
        <w:rPr>
          <w:rFonts w:ascii="Times New Roman" w:hAnsi="Times New Roman" w:cs="Times New Roman"/>
          <w:lang w:val="la-Latn"/>
        </w:rPr>
        <w:t>Et si aliquis de / senioribus de hac convenientia exierit aut</w:t>
      </w:r>
      <w:r w:rsidR="00D9225B" w:rsidRPr="007A06F5">
        <w:rPr>
          <w:rFonts w:ascii="Times New Roman" w:hAnsi="Times New Roman" w:cs="Times New Roman"/>
          <w:lang w:val="la-Latn"/>
        </w:rPr>
        <w:t xml:space="preserve"> </w:t>
      </w:r>
      <w:r w:rsidRPr="007A06F5">
        <w:rPr>
          <w:rFonts w:ascii="Times New Roman" w:hAnsi="Times New Roman" w:cs="Times New Roman"/>
          <w:lang w:val="la-Latn"/>
        </w:rPr>
        <w:t>se retraxerit vel huic communi decreto</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quod absit</w:t>
      </w:r>
      <w:r w:rsidR="00360346" w:rsidRPr="007A06F5">
        <w:rPr>
          <w:rFonts w:ascii="Times New Roman" w:hAnsi="Times New Roman" w:cs="Times New Roman"/>
          <w:lang w:val="la-Latn"/>
        </w:rPr>
        <w:t xml:space="preserve">, </w:t>
      </w:r>
      <w:r w:rsidR="00F633CD" w:rsidRPr="007A06F5">
        <w:rPr>
          <w:rFonts w:ascii="Times New Roman" w:eastAsia="Times New Roman" w:hAnsi="Times New Roman" w:cs="Times New Roman"/>
          <w:sz w:val="24"/>
          <w:szCs w:val="24"/>
          <w:lang w:val="la-Latn" w:eastAsia="de-DE"/>
        </w:rPr>
        <w:t>contradixerit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plures seniorum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nostrorum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z r</w:t>
      </w:r>
      <w:r w:rsidR="00F633CD" w:rsidRPr="007A06F5">
        <w:rPr>
          <w:rFonts w:ascii="Times New Roman" w:eastAsia="Times New Roman" w:hAnsi="Times New Roman" w:cs="Times New Roman"/>
          <w:sz w:val="24"/>
          <w:szCs w:val="24"/>
          <w:lang w:val="la-Latn" w:eastAsia="de-DE"/>
        </w:rPr>
        <w:t>egnorum primores in unum convenerint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haec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observaverint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seniorum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consilio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ep</w:t>
      </w:r>
      <w:r w:rsidR="00F633CD" w:rsidRPr="007A06F5">
        <w:rPr>
          <w:rFonts w:ascii="Times New Roman" w:eastAsia="Times New Roman" w:hAnsi="Times New Roman" w:cs="Times New Roman"/>
          <w:sz w:val="24"/>
          <w:szCs w:val="24"/>
          <w:lang w:val="la-Latn" w:eastAsia="de-DE"/>
        </w:rPr>
        <w:t>iscoporum iudicio ac e communi consensu</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de eo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debite admonitus incorrigibilis perseveraverit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agendum sit</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favente</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Domino decernatur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ut obnixius suprascripta capitula a nobis auxiliante Domino</w:t>
      </w:r>
      <w:r w:rsidR="00F633CD" w:rsidRPr="007A06F5">
        <w:rPr>
          <w:rFonts w:ascii="Times New Roman" w:eastAsia="Times New Roman" w:hAnsi="Times New Roman" w:cs="Times New Roman"/>
          <w:sz w:val="24"/>
          <w:szCs w:val="24"/>
          <w:lang w:val="la-Latn" w:eastAsia="de-DE"/>
        </w:rPr>
        <w:t xml:space="preserve"> inviolabiliter observentur et </w:t>
      </w:r>
      <w:r w:rsidRPr="007A06F5">
        <w:rPr>
          <w:rFonts w:ascii="Times New Roman" w:eastAsia="Times New Roman" w:hAnsi="Times New Roman" w:cs="Times New Roman"/>
          <w:sz w:val="24"/>
          <w:szCs w:val="24"/>
          <w:lang w:val="la-Latn" w:eastAsia="de-DE"/>
        </w:rPr>
        <w:t>nos illa observaturos certius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credatur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manibus propriis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subter firmavimus</w:t>
      </w:r>
      <w:r w:rsidR="008E2A6B" w:rsidRPr="007A06F5">
        <w:rPr>
          <w:rFonts w:ascii="Times New Roman" w:eastAsia="Times New Roman" w:hAnsi="Times New Roman" w:cs="Times New Roman"/>
          <w:sz w:val="24"/>
          <w:szCs w:val="24"/>
          <w:lang w:val="la-Latn" w:eastAsia="de-DE"/>
        </w:rPr>
        <w:t xml:space="preserve">. </w:t>
      </w:r>
    </w:p>
    <w:p w14:paraId="364A3267" w14:textId="229B57D7" w:rsidR="005C3BC8" w:rsidRPr="007A06F5" w:rsidRDefault="005C3BC8" w:rsidP="00F633CD">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Adnuntiatio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domni Hludowici regis apud Confluentes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lingua Theodisca</w:t>
      </w:r>
      <w:r w:rsidR="008E2A6B" w:rsidRPr="007A06F5">
        <w:rPr>
          <w:rFonts w:ascii="Times New Roman" w:eastAsia="Times New Roman" w:hAnsi="Times New Roman" w:cs="Times New Roman"/>
          <w:sz w:val="24"/>
          <w:szCs w:val="24"/>
          <w:lang w:val="la-Latn" w:eastAsia="de-DE"/>
        </w:rPr>
        <w:t xml:space="preserve">. </w:t>
      </w:r>
    </w:p>
    <w:p w14:paraId="78AFFD53" w14:textId="012787F7"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Vos scitis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 in isto regno evenit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ideo huc convenimus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ut de Dei </w:t>
      </w:r>
      <w:r w:rsidRPr="007A06F5">
        <w:rPr>
          <w:rFonts w:ascii="Times New Roman" w:eastAsia="Times New Roman" w:hAnsi="Times New Roman" w:cs="Times New Roman"/>
          <w:sz w:val="24"/>
          <w:szCs w:val="24"/>
          <w:lang w:val="la-Latn" w:eastAsia="de-DE"/>
        </w:rPr>
        <w:t xml:space="preserve">voluntate et sanctae ecclesiae statu et de nostra </w:t>
      </w:r>
      <w:r w:rsidR="00F633CD" w:rsidRPr="007A06F5">
        <w:rPr>
          <w:rFonts w:ascii="Times New Roman" w:eastAsia="Times New Roman" w:hAnsi="Times New Roman" w:cs="Times New Roman"/>
          <w:sz w:val="24"/>
          <w:szCs w:val="24"/>
          <w:lang w:val="la-Latn" w:eastAsia="de-DE"/>
        </w:rPr>
        <w:t xml:space="preserve">ac vestra communi salute atque </w:t>
      </w:r>
      <w:r w:rsidRPr="007A06F5">
        <w:rPr>
          <w:rFonts w:ascii="Times New Roman" w:eastAsia="Times New Roman" w:hAnsi="Times New Roman" w:cs="Times New Roman"/>
          <w:sz w:val="24"/>
          <w:szCs w:val="24"/>
          <w:lang w:val="la-Latn" w:eastAsia="de-DE"/>
        </w:rPr>
        <w:t>honore et de pace populi christiani cum Dei adiut</w:t>
      </w:r>
      <w:r w:rsidR="00F633CD" w:rsidRPr="007A06F5">
        <w:rPr>
          <w:rFonts w:ascii="Times New Roman" w:eastAsia="Times New Roman" w:hAnsi="Times New Roman" w:cs="Times New Roman"/>
          <w:sz w:val="24"/>
          <w:szCs w:val="24"/>
          <w:lang w:val="la-Latn" w:eastAsia="de-DE"/>
        </w:rPr>
        <w:t>orio et fidelium nostrorum consilio tractaremus .</w:t>
      </w:r>
    </w:p>
    <w:p w14:paraId="70EC6057" w14:textId="475F070A"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2</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misimus hoc super episcopos et ceteros fideles nostros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illi hoc in venirent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nos ad haec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diximus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exequenda adunaremus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sciatis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illi invenerunt et scripto nobis ostenderunt m</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ad invicem adunati </w:t>
      </w:r>
      <w:r w:rsidRPr="007A06F5">
        <w:rPr>
          <w:rFonts w:ascii="Times New Roman" w:eastAsia="Times New Roman" w:hAnsi="Times New Roman" w:cs="Times New Roman"/>
          <w:sz w:val="24"/>
          <w:szCs w:val="24"/>
          <w:lang w:val="la-Latn" w:eastAsia="de-DE"/>
        </w:rPr>
        <w:t>sumus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fratres per rectum esse debent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simul cum isto nepote nostro </w:t>
      </w:r>
      <w:r w:rsidRPr="007A06F5">
        <w:rPr>
          <w:rFonts w:ascii="Times New Roman" w:eastAsia="Times New Roman" w:hAnsi="Times New Roman" w:cs="Times New Roman"/>
          <w:sz w:val="24"/>
          <w:szCs w:val="24"/>
          <w:lang w:val="la-Latn" w:eastAsia="de-DE"/>
        </w:rPr>
        <w:t>et ille nobiscum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etiam suos fratres 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nepotes nostros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in hac adunationis firmi</w:t>
      </w:r>
      <w:r w:rsidRPr="007A06F5">
        <w:rPr>
          <w:rFonts w:ascii="Times New Roman" w:eastAsia="Times New Roman" w:hAnsi="Times New Roman" w:cs="Times New Roman"/>
          <w:sz w:val="24"/>
          <w:szCs w:val="24"/>
          <w:lang w:val="la-Latn" w:eastAsia="de-DE"/>
        </w:rPr>
        <w:t>tate nobiscum recepimus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tamen</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et ipsi hanc f</w:t>
      </w:r>
      <w:r w:rsidR="00F633CD" w:rsidRPr="007A06F5">
        <w:rPr>
          <w:rFonts w:ascii="Times New Roman" w:eastAsia="Times New Roman" w:hAnsi="Times New Roman" w:cs="Times New Roman"/>
          <w:sz w:val="24"/>
          <w:szCs w:val="24"/>
          <w:lang w:val="la-Latn" w:eastAsia="de-DE"/>
        </w:rPr>
        <w:t xml:space="preserve">irmitatem erga nos fecerint et </w:t>
      </w:r>
      <w:r w:rsidRPr="007A06F5">
        <w:rPr>
          <w:rFonts w:ascii="Times New Roman" w:eastAsia="Times New Roman" w:hAnsi="Times New Roman" w:cs="Times New Roman"/>
          <w:sz w:val="24"/>
          <w:szCs w:val="24"/>
          <w:lang w:val="la-Latn" w:eastAsia="de-DE"/>
        </w:rPr>
        <w:t>observaverint</w:t>
      </w:r>
      <w:r w:rsidR="008E2A6B" w:rsidRPr="007A06F5">
        <w:rPr>
          <w:rFonts w:ascii="Times New Roman" w:eastAsia="Times New Roman" w:hAnsi="Times New Roman" w:cs="Times New Roman"/>
          <w:sz w:val="24"/>
          <w:szCs w:val="24"/>
          <w:lang w:val="la-Latn" w:eastAsia="de-DE"/>
        </w:rPr>
        <w:t xml:space="preserve">. </w:t>
      </w:r>
    </w:p>
    <w:p w14:paraId="713FBCF2" w14:textId="2F17B95F"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3</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sciatis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non 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ullus inter </w:t>
      </w:r>
      <w:r w:rsidR="00F633CD" w:rsidRPr="007A06F5">
        <w:rPr>
          <w:rFonts w:ascii="Times New Roman" w:eastAsia="Times New Roman" w:hAnsi="Times New Roman" w:cs="Times New Roman"/>
          <w:sz w:val="24"/>
          <w:szCs w:val="24"/>
          <w:lang w:val="la-Latn" w:eastAsia="de-DE"/>
        </w:rPr>
        <w:t xml:space="preserve">nos abhinc in antea alia verba </w:t>
      </w:r>
      <w:r w:rsidRPr="007A06F5">
        <w:rPr>
          <w:rFonts w:ascii="Times New Roman" w:eastAsia="Times New Roman" w:hAnsi="Times New Roman" w:cs="Times New Roman"/>
          <w:sz w:val="24"/>
          <w:szCs w:val="24"/>
          <w:lang w:val="la-Latn" w:eastAsia="de-DE"/>
        </w:rPr>
        <w:t>portet nisi talia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Deo sint placita et p quae</w:t>
      </w:r>
      <w:r w:rsidR="00F633CD" w:rsidRPr="007A06F5">
        <w:rPr>
          <w:rFonts w:ascii="Times New Roman" w:eastAsia="Times New Roman" w:hAnsi="Times New Roman" w:cs="Times New Roman"/>
          <w:sz w:val="24"/>
          <w:szCs w:val="24"/>
          <w:lang w:val="la-Latn" w:eastAsia="de-DE"/>
        </w:rPr>
        <w:t xml:space="preserve"> ad nostram communem salutem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nostrum honorem pertineant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sic simus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w:t>
      </w:r>
      <w:r w:rsidR="00F633CD" w:rsidRPr="007A06F5">
        <w:rPr>
          <w:rFonts w:ascii="Times New Roman" w:eastAsia="Times New Roman" w:hAnsi="Times New Roman" w:cs="Times New Roman"/>
          <w:sz w:val="24"/>
          <w:szCs w:val="24"/>
          <w:lang w:val="la-Latn" w:eastAsia="de-DE"/>
        </w:rPr>
        <w:t xml:space="preserve">t fratres in invicem et patrui </w:t>
      </w:r>
      <w:r w:rsidRPr="007A06F5">
        <w:rPr>
          <w:rFonts w:ascii="Times New Roman" w:eastAsia="Times New Roman" w:hAnsi="Times New Roman" w:cs="Times New Roman"/>
          <w:sz w:val="24"/>
          <w:szCs w:val="24"/>
          <w:lang w:val="la-Latn" w:eastAsia="de-DE"/>
        </w:rPr>
        <w:t>cum nepotibus et nepotes cum patruis esse debent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aliquis fuerit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qui hoc </w:t>
      </w:r>
      <w:r w:rsidRPr="007A06F5">
        <w:rPr>
          <w:rFonts w:ascii="Times New Roman" w:eastAsia="Times New Roman" w:hAnsi="Times New Roman" w:cs="Times New Roman"/>
          <w:sz w:val="24"/>
          <w:szCs w:val="24"/>
          <w:lang w:val="la-Latn" w:eastAsia="de-DE"/>
        </w:rPr>
        <w:t>facere tentaverit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producatur in medium ad rationem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taliter inde castigetur</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nemo alius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similia agere tentet</w:t>
      </w:r>
      <w:r w:rsidR="008E2A6B" w:rsidRPr="007A06F5">
        <w:rPr>
          <w:rFonts w:ascii="Times New Roman" w:eastAsia="Times New Roman" w:hAnsi="Times New Roman" w:cs="Times New Roman"/>
          <w:sz w:val="24"/>
          <w:szCs w:val="24"/>
          <w:lang w:val="la-Latn" w:eastAsia="de-DE"/>
        </w:rPr>
        <w:t xml:space="preserve">. </w:t>
      </w:r>
    </w:p>
    <w:p w14:paraId="4CE9906C" w14:textId="73129B8D"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4</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ecclesiae et casae Dei et episcopi et Dei homines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clerici </w:t>
      </w:r>
      <w:r w:rsidRPr="007A06F5">
        <w:rPr>
          <w:rFonts w:ascii="Times New Roman" w:eastAsia="Times New Roman" w:hAnsi="Times New Roman" w:cs="Times New Roman"/>
          <w:sz w:val="24"/>
          <w:szCs w:val="24"/>
          <w:lang w:val="la-Latn" w:eastAsia="de-DE"/>
        </w:rPr>
        <w:t>et monachi et nonnae talem mundeburdem et honorem habeant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sicut tempore ante </w:t>
      </w:r>
      <w:r w:rsidRPr="007A06F5">
        <w:rPr>
          <w:rFonts w:ascii="Times New Roman" w:eastAsia="Times New Roman" w:hAnsi="Times New Roman" w:cs="Times New Roman"/>
          <w:sz w:val="24"/>
          <w:szCs w:val="24"/>
          <w:lang w:val="la-Latn" w:eastAsia="de-DE"/>
        </w:rPr>
        <w:t>cessorum nostrorum habuerunt</w:t>
      </w:r>
      <w:r w:rsidR="008E2A6B" w:rsidRPr="007A06F5">
        <w:rPr>
          <w:rFonts w:ascii="Times New Roman" w:eastAsia="Times New Roman" w:hAnsi="Times New Roman" w:cs="Times New Roman"/>
          <w:sz w:val="24"/>
          <w:szCs w:val="24"/>
          <w:lang w:val="la-Latn" w:eastAsia="de-DE"/>
        </w:rPr>
        <w:t xml:space="preserve">. </w:t>
      </w:r>
    </w:p>
    <w:p w14:paraId="24B8857D" w14:textId="2051D230"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5</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vos et ceteri homines fidel</w:t>
      </w:r>
      <w:r w:rsidR="00F633CD" w:rsidRPr="007A06F5">
        <w:rPr>
          <w:rFonts w:ascii="Times New Roman" w:eastAsia="Times New Roman" w:hAnsi="Times New Roman" w:cs="Times New Roman"/>
          <w:sz w:val="24"/>
          <w:szCs w:val="24"/>
          <w:lang w:val="la-Latn" w:eastAsia="de-DE"/>
        </w:rPr>
        <w:t>es nostri talem legem et recti</w:t>
      </w:r>
      <w:r w:rsidRPr="007A06F5">
        <w:rPr>
          <w:rFonts w:ascii="Times New Roman" w:eastAsia="Times New Roman" w:hAnsi="Times New Roman" w:cs="Times New Roman"/>
          <w:sz w:val="24"/>
          <w:szCs w:val="24"/>
          <w:lang w:val="la-Latn" w:eastAsia="de-DE"/>
        </w:rPr>
        <w:t>tudinem et tale salvamentum in regnis nostris habeatis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sicut antecessores vestri </w:t>
      </w:r>
      <w:r w:rsidRPr="007A06F5">
        <w:rPr>
          <w:rFonts w:ascii="Times New Roman" w:eastAsia="Times New Roman" w:hAnsi="Times New Roman" w:cs="Times New Roman"/>
          <w:sz w:val="24"/>
          <w:szCs w:val="24"/>
          <w:lang w:val="la-Latn" w:eastAsia="de-DE"/>
        </w:rPr>
        <w:t>tempore antecessorum nostrorum habuerunt 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w:t>
      </w:r>
      <w:r w:rsidR="00F633CD" w:rsidRPr="007A06F5">
        <w:rPr>
          <w:rFonts w:ascii="Times New Roman" w:eastAsia="Times New Roman" w:hAnsi="Times New Roman" w:cs="Times New Roman"/>
          <w:sz w:val="24"/>
          <w:szCs w:val="24"/>
          <w:lang w:val="la-Latn" w:eastAsia="de-DE"/>
        </w:rPr>
        <w:t>s talem honorem et rectam pote</w:t>
      </w:r>
      <w:r w:rsidRPr="007A06F5">
        <w:rPr>
          <w:rFonts w:ascii="Times New Roman" w:eastAsia="Times New Roman" w:hAnsi="Times New Roman" w:cs="Times New Roman"/>
          <w:sz w:val="24"/>
          <w:szCs w:val="24"/>
          <w:lang w:val="la-Latn" w:eastAsia="de-DE"/>
        </w:rPr>
        <w:t>statem in nostro regio nomine apud vos habeamus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sicut nostri antecessores apud </w:t>
      </w:r>
      <w:r w:rsidRPr="007A06F5">
        <w:rPr>
          <w:rFonts w:ascii="Times New Roman" w:eastAsia="Times New Roman" w:hAnsi="Times New Roman" w:cs="Times New Roman"/>
          <w:sz w:val="24"/>
          <w:szCs w:val="24"/>
          <w:lang w:val="la-Latn" w:eastAsia="de-DE"/>
        </w:rPr>
        <w:t>vestros antecessores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habuerunt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iustitia et lex omn</w:t>
      </w:r>
      <w:r w:rsidR="00F633CD" w:rsidRPr="007A06F5">
        <w:rPr>
          <w:rFonts w:ascii="Times New Roman" w:eastAsia="Times New Roman" w:hAnsi="Times New Roman" w:cs="Times New Roman"/>
          <w:sz w:val="24"/>
          <w:szCs w:val="24"/>
          <w:lang w:val="la-Latn" w:eastAsia="de-DE"/>
        </w:rPr>
        <w:t>ibus conservetur</w:t>
      </w:r>
      <w:r w:rsidR="008E2A6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pauperes </w:t>
      </w:r>
      <w:r w:rsidRPr="007A06F5">
        <w:rPr>
          <w:rFonts w:ascii="Times New Roman" w:eastAsia="Times New Roman" w:hAnsi="Times New Roman" w:cs="Times New Roman"/>
          <w:sz w:val="24"/>
          <w:szCs w:val="24"/>
          <w:lang w:val="la-Latn" w:eastAsia="de-DE"/>
        </w:rPr>
        <w:t>homines talem defensionem habeant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tempore</w:t>
      </w:r>
      <w:r w:rsidR="00F633CD" w:rsidRPr="007A06F5">
        <w:rPr>
          <w:rFonts w:ascii="Times New Roman" w:eastAsia="Times New Roman" w:hAnsi="Times New Roman" w:cs="Times New Roman"/>
          <w:sz w:val="24"/>
          <w:szCs w:val="24"/>
          <w:lang w:val="la-Latn" w:eastAsia="de-DE"/>
        </w:rPr>
        <w:t xml:space="preserve"> antecessorum nostrorum lex et </w:t>
      </w:r>
      <w:r w:rsidRPr="007A06F5">
        <w:rPr>
          <w:rFonts w:ascii="Times New Roman" w:eastAsia="Times New Roman" w:hAnsi="Times New Roman" w:cs="Times New Roman"/>
          <w:sz w:val="24"/>
          <w:szCs w:val="24"/>
          <w:lang w:val="la-Latn" w:eastAsia="de-DE"/>
        </w:rPr>
        <w:t>consuetudo fuit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sicut hic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fideles nostri communiter</w:t>
      </w:r>
      <w:r w:rsidR="00F633CD" w:rsidRPr="007A06F5">
        <w:rPr>
          <w:rFonts w:ascii="Times New Roman" w:eastAsia="Times New Roman" w:hAnsi="Times New Roman" w:cs="Times New Roman"/>
          <w:sz w:val="24"/>
          <w:szCs w:val="24"/>
          <w:lang w:val="la-Latn" w:eastAsia="de-DE"/>
        </w:rPr>
        <w:t xml:space="preserve"> consenserunt et scripto nobis </w:t>
      </w:r>
      <w:r w:rsidRPr="007A06F5">
        <w:rPr>
          <w:rFonts w:ascii="Times New Roman" w:eastAsia="Times New Roman" w:hAnsi="Times New Roman" w:cs="Times New Roman"/>
          <w:sz w:val="24"/>
          <w:szCs w:val="24"/>
          <w:lang w:val="la-Latn" w:eastAsia="de-DE"/>
        </w:rPr>
        <w:t>demonstraverunt et nos cum illorum consilio consentimus et observari</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communiter </w:t>
      </w:r>
      <w:r w:rsidRPr="007A06F5">
        <w:rPr>
          <w:rFonts w:ascii="Times New Roman" w:eastAsia="Times New Roman" w:hAnsi="Times New Roman" w:cs="Times New Roman"/>
          <w:sz w:val="24"/>
          <w:szCs w:val="24"/>
          <w:lang w:val="la-Latn" w:eastAsia="de-DE"/>
        </w:rPr>
        <w:t>volumus. Et si aliquis hoc perturbare voluerit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 nullo nostrum recipiatur</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nisi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rectam rationem aut ad</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rationabile</w:t>
      </w:r>
      <w:r w:rsidR="00F633CD" w:rsidRPr="007A06F5">
        <w:rPr>
          <w:rFonts w:ascii="Times New Roman" w:eastAsia="Times New Roman" w:hAnsi="Times New Roman" w:cs="Times New Roman"/>
          <w:sz w:val="24"/>
          <w:szCs w:val="24"/>
          <w:lang w:val="la-Latn" w:eastAsia="de-DE"/>
        </w:rPr>
        <w:t xml:space="preserve">m indulgentiae concessionem de </w:t>
      </w:r>
      <w:r w:rsidRPr="007A06F5">
        <w:rPr>
          <w:rFonts w:ascii="Times New Roman" w:eastAsia="Times New Roman" w:hAnsi="Times New Roman" w:cs="Times New Roman"/>
          <w:sz w:val="24"/>
          <w:szCs w:val="24"/>
          <w:lang w:val="la-Latn" w:eastAsia="de-DE"/>
        </w:rPr>
        <w:t>ducatur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t>
      </w:r>
    </w:p>
    <w:p w14:paraId="760B7916" w14:textId="74FBCCC3" w:rsidR="005C3BC8" w:rsidRPr="007A06F5" w:rsidRDefault="005C3BC8" w:rsidP="005C3BC8">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6</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istis rapinis et depraedationibus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quas </w:t>
      </w:r>
      <w:r w:rsidR="00F633CD" w:rsidRPr="007A06F5">
        <w:rPr>
          <w:rFonts w:ascii="Times New Roman" w:eastAsia="Times New Roman" w:hAnsi="Times New Roman" w:cs="Times New Roman"/>
          <w:sz w:val="24"/>
          <w:szCs w:val="24"/>
          <w:lang w:val="la-Latn" w:eastAsia="de-DE"/>
        </w:rPr>
        <w:t xml:space="preserve">iam quasi pro lege </w:t>
      </w:r>
      <w:r w:rsidRPr="007A06F5">
        <w:rPr>
          <w:rFonts w:ascii="Times New Roman" w:eastAsia="Times New Roman" w:hAnsi="Times New Roman" w:cs="Times New Roman"/>
          <w:sz w:val="24"/>
          <w:szCs w:val="24"/>
          <w:lang w:val="la-Latn" w:eastAsia="de-DE"/>
        </w:rPr>
        <w:t>multi per consuetudinem tenent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 hoc die et deinceps de Dei banno et de</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nostro </w:t>
      </w:r>
      <w:r w:rsidRPr="007A06F5">
        <w:rPr>
          <w:rFonts w:ascii="Times New Roman" w:eastAsia="Times New Roman" w:hAnsi="Times New Roman" w:cs="Times New Roman"/>
          <w:sz w:val="24"/>
          <w:szCs w:val="24"/>
          <w:lang w:val="la-Latn" w:eastAsia="de-DE"/>
        </w:rPr>
        <w:t>verbo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bannimus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nemo hoc amplius praesumat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Sed </w:t>
      </w:r>
      <w:r w:rsidR="00F633CD" w:rsidRPr="007A06F5">
        <w:rPr>
          <w:rFonts w:ascii="Times New Roman" w:eastAsia="Times New Roman" w:hAnsi="Times New Roman" w:cs="Times New Roman"/>
          <w:sz w:val="24"/>
          <w:szCs w:val="24"/>
          <w:lang w:val="la-Latn" w:eastAsia="de-DE"/>
        </w:rPr>
        <w:t xml:space="preserve">unusquisque infra patriam </w:t>
      </w:r>
      <w:r w:rsidRPr="007A06F5">
        <w:rPr>
          <w:rFonts w:ascii="Times New Roman" w:eastAsia="Times New Roman" w:hAnsi="Times New Roman" w:cs="Times New Roman"/>
          <w:sz w:val="24"/>
          <w:szCs w:val="24"/>
          <w:lang w:val="la-Latn" w:eastAsia="de-DE"/>
        </w:rPr>
        <w:t>cum pace et sine oppressione pauperum et circumma</w:t>
      </w:r>
      <w:r w:rsidR="00F633CD" w:rsidRPr="007A06F5">
        <w:rPr>
          <w:rFonts w:ascii="Times New Roman" w:eastAsia="Times New Roman" w:hAnsi="Times New Roman" w:cs="Times New Roman"/>
          <w:sz w:val="24"/>
          <w:szCs w:val="24"/>
          <w:lang w:val="la-Latn" w:eastAsia="de-DE"/>
        </w:rPr>
        <w:t xml:space="preserve">nentium consistat et in hostem </w:t>
      </w:r>
      <w:r w:rsidRPr="007A06F5">
        <w:rPr>
          <w:rFonts w:ascii="Times New Roman" w:eastAsia="Times New Roman" w:hAnsi="Times New Roman" w:cs="Times New Roman"/>
          <w:sz w:val="24"/>
          <w:szCs w:val="24"/>
          <w:lang w:val="la-Latn" w:eastAsia="de-DE"/>
        </w:rPr>
        <w:t>vel ad placitum sive ad curtem veniens de suo sic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warnitus</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de domo sua </w:t>
      </w:r>
      <w:r w:rsidRPr="007A06F5">
        <w:rPr>
          <w:rFonts w:ascii="Times New Roman" w:eastAsia="Times New Roman" w:hAnsi="Times New Roman" w:cs="Times New Roman"/>
          <w:sz w:val="24"/>
          <w:szCs w:val="24"/>
          <w:lang w:val="la-Latn" w:eastAsia="de-DE"/>
        </w:rPr>
        <w:t>moveat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cum pace venire et nobiscum stare et</w:t>
      </w:r>
      <w:r w:rsidR="00F633CD" w:rsidRPr="007A06F5">
        <w:rPr>
          <w:rFonts w:ascii="Times New Roman" w:eastAsia="Times New Roman" w:hAnsi="Times New Roman" w:cs="Times New Roman"/>
          <w:sz w:val="24"/>
          <w:szCs w:val="24"/>
          <w:lang w:val="la-Latn" w:eastAsia="de-DE"/>
        </w:rPr>
        <w:t xml:space="preserve"> ad domum suam </w:t>
      </w:r>
      <w:r w:rsidR="00F633CD" w:rsidRPr="007A06F5">
        <w:rPr>
          <w:rFonts w:ascii="Times New Roman" w:eastAsia="Times New Roman" w:hAnsi="Times New Roman" w:cs="Times New Roman"/>
          <w:sz w:val="24"/>
          <w:szCs w:val="24"/>
          <w:lang w:val="la-Latn" w:eastAsia="de-DE"/>
        </w:rPr>
        <w:lastRenderedPageBreak/>
        <w:t>redire possit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 hoc transgressus fuerit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tempore antecessorum nostrorum consuetudo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fuit et in illorum capitulis continetur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hoc in illis transgressoribus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emendetur</w:t>
      </w:r>
      <w:r w:rsidR="008E2A6B" w:rsidRPr="007A06F5">
        <w:rPr>
          <w:rFonts w:ascii="Times New Roman" w:eastAsia="Times New Roman" w:hAnsi="Times New Roman" w:cs="Times New Roman"/>
          <w:sz w:val="24"/>
          <w:szCs w:val="24"/>
          <w:lang w:val="la-Latn" w:eastAsia="de-DE"/>
        </w:rPr>
        <w:t xml:space="preserve">. </w:t>
      </w:r>
    </w:p>
    <w:p w14:paraId="6EBEF7F7" w14:textId="4638DF0B" w:rsidR="005C3BC8" w:rsidRPr="007A06F5" w:rsidRDefault="005C3BC8" w:rsidP="008E2A6B">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7</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 et de conspirationibus et de raptis feminarum</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tam viduarum </w:t>
      </w:r>
      <w:r w:rsidRPr="007A06F5">
        <w:rPr>
          <w:rFonts w:ascii="Times New Roman" w:eastAsia="Times New Roman" w:hAnsi="Times New Roman" w:cs="Times New Roman"/>
          <w:sz w:val="24"/>
          <w:szCs w:val="24"/>
          <w:lang w:val="la-Latn" w:eastAsia="de-DE"/>
        </w:rPr>
        <w:t>quam et puellarum atque nonnarum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bannimus ex Dei et nostro verbo</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ut nullus hoc </w:t>
      </w:r>
      <w:r w:rsidRPr="007A06F5">
        <w:rPr>
          <w:rFonts w:ascii="Times New Roman" w:eastAsia="Times New Roman" w:hAnsi="Times New Roman" w:cs="Times New Roman"/>
          <w:sz w:val="24"/>
          <w:szCs w:val="24"/>
          <w:lang w:val="la-Latn" w:eastAsia="de-DE"/>
        </w:rPr>
        <w:t>in regnis nostris agere praesumat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si quis hoc praesumpserit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secundum legem </w:t>
      </w:r>
      <w:r w:rsidRPr="007A06F5">
        <w:rPr>
          <w:rFonts w:ascii="Times New Roman" w:eastAsia="Times New Roman" w:hAnsi="Times New Roman" w:cs="Times New Roman"/>
          <w:sz w:val="24"/>
          <w:szCs w:val="24"/>
          <w:lang w:val="la-Latn" w:eastAsia="de-DE"/>
        </w:rPr>
        <w:t>et sicut in capitularibus progenitorum nostrorum continetur</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sic hoc emendare cogatur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Haec eadem domnus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Karolus Romana lingua adnuntiavit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et ex </w:t>
      </w:r>
      <w:r w:rsidRPr="007A06F5">
        <w:rPr>
          <w:rFonts w:ascii="Times New Roman" w:eastAsia="Times New Roman" w:hAnsi="Times New Roman" w:cs="Times New Roman"/>
          <w:sz w:val="24"/>
          <w:szCs w:val="24"/>
          <w:lang w:val="la-Latn" w:eastAsia="de-DE"/>
        </w:rPr>
        <w:t>maxima parte li</w:t>
      </w:r>
      <w:r w:rsidR="00F633CD" w:rsidRPr="007A06F5">
        <w:rPr>
          <w:rFonts w:ascii="Times New Roman" w:eastAsia="Times New Roman" w:hAnsi="Times New Roman" w:cs="Times New Roman"/>
          <w:sz w:val="24"/>
          <w:szCs w:val="24"/>
          <w:lang w:val="la-Latn" w:eastAsia="de-DE"/>
        </w:rPr>
        <w:t>ngua Theodisca recapitulavit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Post haec domnus Hludowicus </w:t>
      </w:r>
      <w:r w:rsidR="00F633CD" w:rsidRPr="007A06F5">
        <w:rPr>
          <w:rFonts w:ascii="Times New Roman" w:eastAsia="Times New Roman" w:hAnsi="Times New Roman" w:cs="Times New Roman"/>
          <w:sz w:val="24"/>
          <w:szCs w:val="24"/>
          <w:lang w:val="la-Latn" w:eastAsia="de-DE"/>
        </w:rPr>
        <w:t>ad domnum Karolum fratrem suum lingua Romana dixit</w:t>
      </w:r>
      <w:r w:rsidR="00D9225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Nunc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vobis placet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vestrum verbum habere volo de </w:t>
      </w:r>
      <w:r w:rsidRPr="007A06F5">
        <w:rPr>
          <w:rFonts w:ascii="Times New Roman" w:eastAsia="Times New Roman" w:hAnsi="Times New Roman" w:cs="Times New Roman"/>
          <w:sz w:val="24"/>
          <w:szCs w:val="24"/>
          <w:lang w:val="la-Latn" w:eastAsia="de-DE"/>
        </w:rPr>
        <w:t>illis hominibus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meam fidem ve</w:t>
      </w:r>
      <w:r w:rsidR="00F633CD" w:rsidRPr="007A06F5">
        <w:rPr>
          <w:rFonts w:ascii="Times New Roman" w:eastAsia="Times New Roman" w:hAnsi="Times New Roman" w:cs="Times New Roman"/>
          <w:sz w:val="24"/>
          <w:szCs w:val="24"/>
          <w:lang w:val="la-Latn" w:eastAsia="de-DE"/>
        </w:rPr>
        <w:t>nerunt</w:t>
      </w:r>
      <w:r w:rsidR="008E2A6B"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domnus Karolus excelsiori voce lingua Romana dixit</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Illis hominibus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contra me sic</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fecerunt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scitis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meum fratrem venerunt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propter Deum et propter illius amorem et pro illius gratia totum perdono</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quod </w:t>
      </w:r>
      <w:r w:rsidRPr="007A06F5">
        <w:rPr>
          <w:rFonts w:ascii="Times New Roman" w:eastAsia="Times New Roman" w:hAnsi="Times New Roman" w:cs="Times New Roman"/>
          <w:sz w:val="24"/>
          <w:szCs w:val="24"/>
          <w:lang w:val="la-Latn" w:eastAsia="de-DE"/>
        </w:rPr>
        <w:t>contra</w:t>
      </w:r>
      <w:r w:rsidR="00F633CD" w:rsidRPr="007A06F5">
        <w:rPr>
          <w:rFonts w:ascii="Times New Roman" w:eastAsia="Times New Roman" w:hAnsi="Times New Roman" w:cs="Times New Roman"/>
          <w:sz w:val="24"/>
          <w:szCs w:val="24"/>
          <w:lang w:val="la-Latn" w:eastAsia="de-DE"/>
        </w:rPr>
        <w:t xml:space="preserve"> me misfecerunt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 illorum a alodes de hered</w:t>
      </w:r>
      <w:r w:rsidR="00F633CD" w:rsidRPr="007A06F5">
        <w:rPr>
          <w:rFonts w:ascii="Times New Roman" w:eastAsia="Times New Roman" w:hAnsi="Times New Roman" w:cs="Times New Roman"/>
          <w:sz w:val="24"/>
          <w:szCs w:val="24"/>
          <w:lang w:val="la-Latn" w:eastAsia="de-DE"/>
        </w:rPr>
        <w:t xml:space="preserve">itate et de conquisitu et quod </w:t>
      </w:r>
      <w:r w:rsidRPr="007A06F5">
        <w:rPr>
          <w:rFonts w:ascii="Times New Roman" w:eastAsia="Times New Roman" w:hAnsi="Times New Roman" w:cs="Times New Roman"/>
          <w:sz w:val="24"/>
          <w:szCs w:val="24"/>
          <w:lang w:val="la-Latn" w:eastAsia="de-DE"/>
        </w:rPr>
        <w:t>de donatione nostri senioris habuerunt excepto illo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de mea donatione venit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illis concedo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mihi firmitatem fecerint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in regno meo pacifici sint et sic ibi </w:t>
      </w:r>
      <w:r w:rsidR="00F633CD" w:rsidRPr="007A06F5">
        <w:rPr>
          <w:rFonts w:ascii="Times New Roman" w:eastAsia="Times New Roman" w:hAnsi="Times New Roman" w:cs="Times New Roman"/>
          <w:sz w:val="24"/>
          <w:szCs w:val="24"/>
          <w:lang w:val="la-Latn" w:eastAsia="de-DE"/>
        </w:rPr>
        <w:t xml:space="preserve">a </w:t>
      </w:r>
      <w:r w:rsidRPr="007A06F5">
        <w:rPr>
          <w:rFonts w:ascii="Times New Roman" w:eastAsia="Times New Roman" w:hAnsi="Times New Roman" w:cs="Times New Roman"/>
          <w:sz w:val="24"/>
          <w:szCs w:val="24"/>
          <w:lang w:val="la-Latn" w:eastAsia="de-DE"/>
        </w:rPr>
        <w:t>vivant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christiani in christiano regno vivere debent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hoc si frater meus meis fidelibus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contra illum nihil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misfecerunt et me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quando mihi a opus fuit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adiuvaverunt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 illorum alodes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quos in regno illius habent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conc</w:t>
      </w:r>
      <w:r w:rsidR="00F633CD" w:rsidRPr="007A06F5">
        <w:rPr>
          <w:rFonts w:ascii="Times New Roman" w:eastAsia="Times New Roman" w:hAnsi="Times New Roman" w:cs="Times New Roman"/>
          <w:sz w:val="24"/>
          <w:szCs w:val="24"/>
          <w:lang w:val="la-Latn" w:eastAsia="de-DE"/>
        </w:rPr>
        <w:t>esserit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et de illis alodibus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quos de mea donatione habuerunt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etiam de honoribus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cum illo melius considerabo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illis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me se a retornabunt</w:t>
      </w:r>
      <w:r w:rsidR="00360346" w:rsidRPr="007A06F5">
        <w:rPr>
          <w:rFonts w:ascii="Times New Roman" w:eastAsia="Times New Roman" w:hAnsi="Times New Roman" w:cs="Times New Roman"/>
          <w:sz w:val="24"/>
          <w:szCs w:val="24"/>
          <w:lang w:val="la-Latn" w:eastAsia="de-DE"/>
        </w:rPr>
        <w:t xml:space="preserve">, </w:t>
      </w:r>
      <w:r w:rsidR="00F633CD" w:rsidRPr="007A06F5">
        <w:rPr>
          <w:rFonts w:ascii="Times New Roman" w:eastAsia="Times New Roman" w:hAnsi="Times New Roman" w:cs="Times New Roman"/>
          <w:sz w:val="24"/>
          <w:szCs w:val="24"/>
          <w:lang w:val="la-Latn" w:eastAsia="de-DE"/>
        </w:rPr>
        <w:t>voluntarie faciam</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domnus Hlotharius lingua Theod</w:t>
      </w:r>
      <w:r w:rsidR="00F633CD" w:rsidRPr="007A06F5">
        <w:rPr>
          <w:rFonts w:ascii="Times New Roman" w:eastAsia="Times New Roman" w:hAnsi="Times New Roman" w:cs="Times New Roman"/>
          <w:sz w:val="24"/>
          <w:szCs w:val="24"/>
          <w:lang w:val="la-Latn" w:eastAsia="de-DE"/>
        </w:rPr>
        <w:t>isca in supra adnuntiatis capi</w:t>
      </w:r>
      <w:r w:rsidRPr="007A06F5">
        <w:rPr>
          <w:rFonts w:ascii="Times New Roman" w:eastAsia="Times New Roman" w:hAnsi="Times New Roman" w:cs="Times New Roman"/>
          <w:sz w:val="24"/>
          <w:szCs w:val="24"/>
          <w:lang w:val="la-Latn" w:eastAsia="de-DE"/>
        </w:rPr>
        <w:t>tulis se consentire dixit et s</w:t>
      </w:r>
      <w:r w:rsidR="00F633CD" w:rsidRPr="007A06F5">
        <w:rPr>
          <w:rFonts w:ascii="Times New Roman" w:eastAsia="Times New Roman" w:hAnsi="Times New Roman" w:cs="Times New Roman"/>
          <w:sz w:val="24"/>
          <w:szCs w:val="24"/>
          <w:lang w:val="la-Latn" w:eastAsia="de-DE"/>
        </w:rPr>
        <w:t>e observaturum illa promisit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tunc domnus Karolus iterum lingua Romana de pace commonuit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a ut cum Dei gratia sani et salvi ir</w:t>
      </w:r>
      <w:r w:rsidR="00F633CD" w:rsidRPr="007A06F5">
        <w:rPr>
          <w:rFonts w:ascii="Times New Roman" w:eastAsia="Times New Roman" w:hAnsi="Times New Roman" w:cs="Times New Roman"/>
          <w:sz w:val="24"/>
          <w:szCs w:val="24"/>
          <w:lang w:val="la-Latn" w:eastAsia="de-DE"/>
        </w:rPr>
        <w:t>ent et ut eos sanos reviderent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oravit et adnu</w:t>
      </w:r>
      <w:r w:rsidR="008E2A6B" w:rsidRPr="007A06F5">
        <w:rPr>
          <w:rFonts w:ascii="Times New Roman" w:eastAsia="Times New Roman" w:hAnsi="Times New Roman" w:cs="Times New Roman"/>
          <w:sz w:val="24"/>
          <w:szCs w:val="24"/>
          <w:lang w:val="la-Latn" w:eastAsia="de-DE"/>
        </w:rPr>
        <w:t>ntiationibus finem imposuit. /</w:t>
      </w:r>
    </w:p>
    <w:p w14:paraId="1707B1BB" w14:textId="77777777" w:rsidR="00BA5266" w:rsidRPr="007A06F5" w:rsidRDefault="00BA5266" w:rsidP="00450DB4">
      <w:pPr>
        <w:spacing w:after="120" w:line="240" w:lineRule="auto"/>
        <w:rPr>
          <w:rFonts w:ascii="Times New Roman" w:hAnsi="Times New Roman" w:cs="Times New Roman"/>
          <w:lang w:val="la-Latn"/>
        </w:rPr>
      </w:pPr>
    </w:p>
    <w:p w14:paraId="1D3A109A" w14:textId="77777777" w:rsidR="00BA5266" w:rsidRPr="007A06F5" w:rsidRDefault="009F4BDC"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01" w:name="_Toc194615236"/>
      <w:r w:rsidRPr="007A06F5">
        <w:rPr>
          <w:rFonts w:ascii="Times New Roman" w:hAnsi="Times New Roman" w:cs="Times New Roman"/>
          <w:b/>
          <w:color w:val="000000" w:themeColor="text1"/>
          <w:sz w:val="28"/>
          <w:szCs w:val="28"/>
          <w:lang w:val="la-Latn"/>
        </w:rPr>
        <w:t xml:space="preserve">Konzil von Meaux-Paris (a. 845-846), cc. 3, 4, 8, 10, 13-19, 21-24, 26, 27, 29, 35-38, 41, 45, 56, 59-78 und 82, </w:t>
      </w:r>
      <w:r w:rsidR="00BA5266" w:rsidRPr="007A06F5">
        <w:rPr>
          <w:rFonts w:ascii="Times New Roman" w:hAnsi="Times New Roman" w:cs="Times New Roman"/>
          <w:b/>
          <w:color w:val="000000" w:themeColor="text1"/>
          <w:sz w:val="28"/>
          <w:szCs w:val="28"/>
          <w:lang w:val="la-Latn"/>
        </w:rPr>
        <w:t>289r-300v</w:t>
      </w:r>
      <w:bookmarkEnd w:id="401"/>
    </w:p>
    <w:p w14:paraId="579BAA3A" w14:textId="7606309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VIII-XLVIII - Konzil von Meaux-Paris (a. 845-846), cc. 3, 4, 8, 10, 13-19, 21-24, 26, 27, 29, 35-38, 41, 45, 56, 59-78 und 82 (MGH Capit. 2, Nr. 293, S. 398 ff.; MGH Conc. 3, S. 87 ff., zur Hs. S. 66).</w:t>
      </w:r>
    </w:p>
    <w:p w14:paraId="6FB73D43" w14:textId="5CBE3242" w:rsidR="00055039" w:rsidRPr="007A06F5" w:rsidRDefault="00055039" w:rsidP="00055039">
      <w:pPr>
        <w:pStyle w:val="Normlnweb"/>
        <w:rPr>
          <w:lang w:val="la-Latn"/>
        </w:rPr>
      </w:pPr>
      <w:r w:rsidRPr="007A06F5">
        <w:rPr>
          <w:lang w:val="la-Latn"/>
        </w:rPr>
        <w:t>Capitula ex conventu habito in villa</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dicitur Colonia</w:t>
      </w:r>
      <w:r w:rsidR="00360346" w:rsidRPr="007A06F5">
        <w:rPr>
          <w:lang w:val="la-Latn"/>
        </w:rPr>
        <w:t xml:space="preserve">, </w:t>
      </w:r>
      <w:r w:rsidRPr="007A06F5">
        <w:rPr>
          <w:lang w:val="la-Latn"/>
        </w:rPr>
        <w:t>consensu</w:t>
      </w:r>
      <w:r w:rsidR="00360346" w:rsidRPr="007A06F5">
        <w:rPr>
          <w:lang w:val="la-Latn"/>
        </w:rPr>
        <w:t xml:space="preserve"> </w:t>
      </w:r>
      <w:r w:rsidRPr="007A06F5">
        <w:rPr>
          <w:lang w:val="la-Latn"/>
        </w:rPr>
        <w:t>principis et episcoporum ac ceterorum fidelium prolata</w:t>
      </w:r>
      <w:r w:rsidR="00360346" w:rsidRPr="007A06F5">
        <w:rPr>
          <w:lang w:val="la-Latn"/>
        </w:rPr>
        <w:t xml:space="preserve"> </w:t>
      </w:r>
      <w:r w:rsidR="008E2A6B" w:rsidRPr="007A06F5">
        <w:rPr>
          <w:lang w:val="la-Latn"/>
        </w:rPr>
        <w:t xml:space="preserve">et confirmata </w:t>
      </w:r>
      <w:r w:rsidRPr="007A06F5">
        <w:rPr>
          <w:lang w:val="la-Latn"/>
        </w:rPr>
        <w:t>et ab omnibus Dei</w:t>
      </w:r>
      <w:r w:rsidR="00360346" w:rsidRPr="007A06F5">
        <w:rPr>
          <w:lang w:val="la-Latn"/>
        </w:rPr>
        <w:t xml:space="preserve"> </w:t>
      </w:r>
      <w:r w:rsidRPr="007A06F5">
        <w:rPr>
          <w:lang w:val="la-Latn"/>
        </w:rPr>
        <w:t>fidelibus necessario</w:t>
      </w:r>
      <w:r w:rsidR="00360346" w:rsidRPr="007A06F5">
        <w:rPr>
          <w:lang w:val="la-Latn"/>
        </w:rPr>
        <w:t xml:space="preserve"> </w:t>
      </w:r>
      <w:r w:rsidRPr="007A06F5">
        <w:rPr>
          <w:lang w:val="la-Latn"/>
        </w:rPr>
        <w:t xml:space="preserve">observanda. </w:t>
      </w:r>
    </w:p>
    <w:p w14:paraId="10542794" w14:textId="080F6EDC" w:rsidR="00055039" w:rsidRPr="007A06F5" w:rsidRDefault="00055039" w:rsidP="00055039">
      <w:pPr>
        <w:pStyle w:val="Normlnweb"/>
        <w:rPr>
          <w:lang w:val="la-Latn"/>
        </w:rPr>
      </w:pPr>
      <w:r w:rsidRPr="007A06F5">
        <w:rPr>
          <w:lang w:val="la-Latn"/>
        </w:rPr>
        <w:t>1</w:t>
      </w:r>
      <w:r w:rsidR="008E2A6B" w:rsidRPr="007A06F5">
        <w:rPr>
          <w:lang w:val="la-Latn"/>
        </w:rPr>
        <w:t xml:space="preserve">. </w:t>
      </w:r>
      <w:r w:rsidRPr="007A06F5">
        <w:rPr>
          <w:lang w:val="la-Latn"/>
        </w:rPr>
        <w:t>De honore videlicet et cultu</w:t>
      </w:r>
      <w:r w:rsidR="00360346" w:rsidRPr="007A06F5">
        <w:rPr>
          <w:lang w:val="la-Latn"/>
        </w:rPr>
        <w:t xml:space="preserve"> </w:t>
      </w:r>
      <w:r w:rsidRPr="007A06F5">
        <w:rPr>
          <w:lang w:val="la-Latn"/>
        </w:rPr>
        <w:t>Dei atque sanctarum ecclesiarum</w:t>
      </w:r>
      <w:r w:rsidR="00360346" w:rsidRPr="007A06F5">
        <w:rPr>
          <w:lang w:val="la-Latn"/>
        </w:rPr>
        <w:t xml:space="preserve">, </w:t>
      </w:r>
      <w:r w:rsidRPr="007A06F5">
        <w:rPr>
          <w:lang w:val="la-Latn"/>
        </w:rPr>
        <w:t>quae auctore</w:t>
      </w:r>
      <w:r w:rsidR="00360346" w:rsidRPr="007A06F5">
        <w:rPr>
          <w:lang w:val="la-Latn"/>
        </w:rPr>
        <w:t xml:space="preserve"> </w:t>
      </w:r>
      <w:r w:rsidRPr="007A06F5">
        <w:rPr>
          <w:lang w:val="la-Latn"/>
        </w:rPr>
        <w:t>Deo sub ditione et tuitione regiminis nostri consistunt</w:t>
      </w:r>
      <w:r w:rsidR="00360346" w:rsidRPr="007A06F5">
        <w:rPr>
          <w:lang w:val="la-Latn"/>
        </w:rPr>
        <w:t xml:space="preserve">, </w:t>
      </w:r>
      <w:r w:rsidRPr="007A06F5">
        <w:rPr>
          <w:lang w:val="la-Latn"/>
        </w:rPr>
        <w:t>communiter Domino mediante decernimus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sicut tempore beatae recordationis domni ac genitoris nost</w:t>
      </w:r>
      <w:r w:rsidR="008E2A6B" w:rsidRPr="007A06F5">
        <w:rPr>
          <w:lang w:val="la-Latn"/>
        </w:rPr>
        <w:t xml:space="preserve">ri excultae et honoratae atque </w:t>
      </w:r>
      <w:r w:rsidRPr="007A06F5">
        <w:rPr>
          <w:lang w:val="la-Latn"/>
        </w:rPr>
        <w:t>rebus</w:t>
      </w:r>
      <w:r w:rsidR="00360346" w:rsidRPr="007A06F5">
        <w:rPr>
          <w:lang w:val="la-Latn"/>
        </w:rPr>
        <w:t xml:space="preserve"> </w:t>
      </w:r>
      <w:r w:rsidRPr="007A06F5">
        <w:rPr>
          <w:lang w:val="la-Latn"/>
        </w:rPr>
        <w:t>ampliatae fuerunt</w:t>
      </w:r>
      <w:r w:rsidR="00360346" w:rsidRPr="007A06F5">
        <w:rPr>
          <w:lang w:val="la-Latn"/>
        </w:rPr>
        <w:t xml:space="preserve">, </w:t>
      </w:r>
      <w:r w:rsidRPr="007A06F5">
        <w:rPr>
          <w:lang w:val="la-Latn"/>
        </w:rPr>
        <w:t>ita permaneant</w:t>
      </w:r>
      <w:r w:rsidR="00360346" w:rsidRPr="007A06F5">
        <w:rPr>
          <w:lang w:val="la-Latn"/>
        </w:rPr>
        <w:t xml:space="preserve">, </w:t>
      </w:r>
      <w:r w:rsidRPr="007A06F5">
        <w:rPr>
          <w:lang w:val="la-Latn"/>
        </w:rPr>
        <w:t>et quae a nostra liberalitate honorantur atque ditantur</w:t>
      </w:r>
      <w:r w:rsidR="00360346" w:rsidRPr="007A06F5">
        <w:rPr>
          <w:lang w:val="la-Latn"/>
        </w:rPr>
        <w:t xml:space="preserve">, </w:t>
      </w:r>
      <w:r w:rsidRPr="007A06F5">
        <w:rPr>
          <w:lang w:val="la-Latn"/>
        </w:rPr>
        <w:t>de cetero sub integritate sui serventur</w:t>
      </w:r>
      <w:r w:rsidR="00360346" w:rsidRPr="007A06F5">
        <w:rPr>
          <w:lang w:val="la-Latn"/>
        </w:rPr>
        <w:t xml:space="preserve">, </w:t>
      </w:r>
      <w:r w:rsidRPr="007A06F5">
        <w:rPr>
          <w:lang w:val="la-Latn"/>
        </w:rPr>
        <w:t xml:space="preserve">et sacerdotes ac servi Dei vigorem ecclesiasticum et debita privilegia iuxta reverendam </w:t>
      </w:r>
      <w:r w:rsidR="00524CAA" w:rsidRPr="00524CAA">
        <w:rPr>
          <w:b/>
          <w:lang w:val="la-Latn"/>
        </w:rPr>
        <w:t>auctorit</w:t>
      </w:r>
      <w:r w:rsidRPr="007A06F5">
        <w:rPr>
          <w:lang w:val="la-Latn"/>
        </w:rPr>
        <w:t>atem obtineant</w:t>
      </w:r>
      <w:r w:rsidR="008E2A6B" w:rsidRPr="007A06F5">
        <w:rPr>
          <w:lang w:val="la-Latn"/>
        </w:rPr>
        <w:t xml:space="preserve">; </w:t>
      </w:r>
      <w:r w:rsidRPr="007A06F5">
        <w:rPr>
          <w:lang w:val="la-Latn"/>
        </w:rPr>
        <w:t>eisd</w:t>
      </w:r>
      <w:r w:rsidR="008E2A6B" w:rsidRPr="007A06F5">
        <w:rPr>
          <w:lang w:val="la-Latn"/>
        </w:rPr>
        <w:t>em vero regalis potestas et in</w:t>
      </w:r>
      <w:r w:rsidRPr="007A06F5">
        <w:rPr>
          <w:lang w:val="la-Latn"/>
        </w:rPr>
        <w:t>lustrium</w:t>
      </w:r>
      <w:r w:rsidR="00360346" w:rsidRPr="007A06F5">
        <w:rPr>
          <w:lang w:val="la-Latn"/>
        </w:rPr>
        <w:t xml:space="preserve"> </w:t>
      </w:r>
      <w:r w:rsidRPr="007A06F5">
        <w:rPr>
          <w:lang w:val="la-Latn"/>
        </w:rPr>
        <w:t>virorum strenuitas seu rei</w:t>
      </w:r>
      <w:r w:rsidR="00360346" w:rsidRPr="007A06F5">
        <w:rPr>
          <w:lang w:val="la-Latn"/>
        </w:rPr>
        <w:t xml:space="preserve"> </w:t>
      </w:r>
      <w:r w:rsidRPr="007A06F5">
        <w:rPr>
          <w:lang w:val="la-Latn"/>
        </w:rPr>
        <w:t>publicae administratores</w:t>
      </w:r>
      <w:r w:rsidR="00360346" w:rsidRPr="007A06F5">
        <w:rPr>
          <w:lang w:val="la-Latn"/>
        </w:rPr>
        <w:t xml:space="preserve">, </w:t>
      </w:r>
      <w:r w:rsidRPr="007A06F5">
        <w:rPr>
          <w:lang w:val="la-Latn"/>
        </w:rPr>
        <w:t>u</w:t>
      </w:r>
      <w:r w:rsidR="008E2A6B" w:rsidRPr="007A06F5">
        <w:rPr>
          <w:lang w:val="la-Latn"/>
        </w:rPr>
        <w:t xml:space="preserve">t suum ministerium competenter </w:t>
      </w:r>
      <w:r w:rsidRPr="007A06F5">
        <w:rPr>
          <w:lang w:val="la-Latn"/>
        </w:rPr>
        <w:t>exsequi valeant</w:t>
      </w:r>
      <w:r w:rsidR="00360346" w:rsidRPr="007A06F5">
        <w:rPr>
          <w:lang w:val="la-Latn"/>
        </w:rPr>
        <w:t xml:space="preserve">, </w:t>
      </w:r>
      <w:r w:rsidRPr="007A06F5">
        <w:rPr>
          <w:lang w:val="la-Latn"/>
        </w:rPr>
        <w:t>in omnibus rationabiliter et iuste concurrant</w:t>
      </w:r>
      <w:r w:rsidR="008E2A6B" w:rsidRPr="007A06F5">
        <w:rPr>
          <w:lang w:val="la-Latn"/>
        </w:rPr>
        <w:t xml:space="preserve">. </w:t>
      </w:r>
    </w:p>
    <w:p w14:paraId="66EF31B9" w14:textId="0A78BE0A" w:rsidR="00055039" w:rsidRPr="007A06F5" w:rsidRDefault="00055039" w:rsidP="00055039">
      <w:pPr>
        <w:pStyle w:val="Normlnweb"/>
        <w:rPr>
          <w:lang w:val="la-Latn"/>
        </w:rPr>
      </w:pPr>
      <w:r w:rsidRPr="007A06F5">
        <w:rPr>
          <w:lang w:val="la-Latn"/>
        </w:rPr>
        <w:t>2</w:t>
      </w:r>
      <w:r w:rsidR="008E2A6B" w:rsidRPr="007A06F5">
        <w:rPr>
          <w:lang w:val="la-Latn"/>
        </w:rPr>
        <w:t xml:space="preserve">. </w:t>
      </w:r>
      <w:r w:rsidRPr="007A06F5">
        <w:rPr>
          <w:lang w:val="la-Latn"/>
        </w:rPr>
        <w:t>Honor etiam regius et potestas regali dignitati competens atque sinceritas</w:t>
      </w:r>
      <w:r w:rsidR="00360346" w:rsidRPr="007A06F5">
        <w:rPr>
          <w:lang w:val="la-Latn"/>
        </w:rPr>
        <w:t xml:space="preserve"> </w:t>
      </w:r>
      <w:r w:rsidR="008E2A6B" w:rsidRPr="007A06F5">
        <w:rPr>
          <w:lang w:val="la-Latn"/>
        </w:rPr>
        <w:t xml:space="preserve">et ob </w:t>
      </w:r>
      <w:r w:rsidRPr="007A06F5">
        <w:rPr>
          <w:lang w:val="la-Latn"/>
        </w:rPr>
        <w:t>temperantia seniori debita</w:t>
      </w:r>
      <w:r w:rsidR="00360346" w:rsidRPr="007A06F5">
        <w:rPr>
          <w:lang w:val="la-Latn"/>
        </w:rPr>
        <w:t xml:space="preserve">, </w:t>
      </w:r>
      <w:r w:rsidRPr="007A06F5">
        <w:rPr>
          <w:lang w:val="la-Latn"/>
        </w:rPr>
        <w:t xml:space="preserve">remota omni socordia et calliditate seu </w:t>
      </w:r>
      <w:r w:rsidR="008E2A6B" w:rsidRPr="007A06F5">
        <w:rPr>
          <w:lang w:val="la-Latn"/>
        </w:rPr>
        <w:t xml:space="preserve">qualibet indebita quorumcumque </w:t>
      </w:r>
      <w:r w:rsidRPr="007A06F5">
        <w:rPr>
          <w:lang w:val="la-Latn"/>
        </w:rPr>
        <w:t>coniunctione contra honorem et potestatem atque salutem nostram sive regni nostri soliditatem</w:t>
      </w:r>
      <w:r w:rsidR="00360346" w:rsidRPr="007A06F5">
        <w:rPr>
          <w:lang w:val="la-Latn"/>
        </w:rPr>
        <w:t xml:space="preserve">, </w:t>
      </w:r>
      <w:r w:rsidRPr="007A06F5">
        <w:rPr>
          <w:lang w:val="la-Latn"/>
        </w:rPr>
        <w:t>nobis in omnibus et ab omnibus</w:t>
      </w:r>
      <w:r w:rsidR="00360346" w:rsidRPr="007A06F5">
        <w:rPr>
          <w:lang w:val="la-Latn"/>
        </w:rPr>
        <w:t xml:space="preserve">, </w:t>
      </w:r>
      <w:r w:rsidRPr="007A06F5">
        <w:rPr>
          <w:lang w:val="la-Latn"/>
        </w:rPr>
        <w:t>sicut tempore antecessorum nostrorum consueverat y</w:t>
      </w:r>
      <w:r w:rsidR="00360346" w:rsidRPr="007A06F5">
        <w:rPr>
          <w:lang w:val="la-Latn"/>
        </w:rPr>
        <w:t xml:space="preserve">, </w:t>
      </w:r>
      <w:r w:rsidR="008E2A6B" w:rsidRPr="007A06F5">
        <w:rPr>
          <w:lang w:val="la-Latn"/>
        </w:rPr>
        <w:t>exhi</w:t>
      </w:r>
      <w:r w:rsidRPr="007A06F5">
        <w:rPr>
          <w:lang w:val="la-Latn"/>
        </w:rPr>
        <w:t>beatur</w:t>
      </w:r>
      <w:r w:rsidR="008E2A6B" w:rsidRPr="007A06F5">
        <w:rPr>
          <w:lang w:val="la-Latn"/>
        </w:rPr>
        <w:t xml:space="preserve">. </w:t>
      </w:r>
      <w:r w:rsidRPr="007A06F5">
        <w:rPr>
          <w:lang w:val="la-Latn"/>
        </w:rPr>
        <w:t xml:space="preserve">Et si quis quemcumque contra nos et contra hanc pactam sinceritatem aliquid </w:t>
      </w:r>
      <w:r w:rsidR="008E2A6B" w:rsidRPr="007A06F5">
        <w:rPr>
          <w:lang w:val="la-Latn"/>
        </w:rPr>
        <w:t xml:space="preserve">moliri </w:t>
      </w:r>
      <w:r w:rsidRPr="007A06F5">
        <w:rPr>
          <w:lang w:val="la-Latn"/>
        </w:rPr>
        <w:t>manifeste cognoverit</w:t>
      </w:r>
      <w:r w:rsidR="00360346" w:rsidRPr="007A06F5">
        <w:rPr>
          <w:lang w:val="la-Latn"/>
        </w:rPr>
        <w:t xml:space="preserve">, </w:t>
      </w:r>
      <w:r w:rsidRPr="007A06F5">
        <w:rPr>
          <w:lang w:val="la-Latn"/>
        </w:rPr>
        <w:t>si eum converti z nequiverit</w:t>
      </w:r>
      <w:r w:rsidR="00360346" w:rsidRPr="007A06F5">
        <w:rPr>
          <w:lang w:val="la-Latn"/>
        </w:rPr>
        <w:t xml:space="preserve">, </w:t>
      </w:r>
      <w:r w:rsidRPr="007A06F5">
        <w:rPr>
          <w:lang w:val="la-Latn"/>
        </w:rPr>
        <w:t xml:space="preserve">aperte prodat </w:t>
      </w:r>
      <w:r w:rsidRPr="007A06F5">
        <w:rPr>
          <w:lang w:val="la-Latn"/>
        </w:rPr>
        <w:lastRenderedPageBreak/>
        <w:t>atq</w:t>
      </w:r>
      <w:r w:rsidR="008E2A6B" w:rsidRPr="007A06F5">
        <w:rPr>
          <w:lang w:val="la-Latn"/>
        </w:rPr>
        <w:t xml:space="preserve">ue denotet. Et sic a consilio </w:t>
      </w:r>
      <w:r w:rsidRPr="007A06F5">
        <w:rPr>
          <w:lang w:val="la-Latn"/>
        </w:rPr>
        <w:t xml:space="preserve">atque auxilio episcopalis </w:t>
      </w:r>
      <w:r w:rsidR="00524CAA" w:rsidRPr="00524CAA">
        <w:rPr>
          <w:b/>
          <w:lang w:val="la-Latn"/>
        </w:rPr>
        <w:t>auctorit</w:t>
      </w:r>
      <w:r w:rsidRPr="007A06F5">
        <w:rPr>
          <w:lang w:val="la-Latn"/>
        </w:rPr>
        <w:t>as et fidelium unanimitas</w:t>
      </w:r>
      <w:r w:rsidR="00360346" w:rsidRPr="007A06F5">
        <w:rPr>
          <w:lang w:val="la-Latn"/>
        </w:rPr>
        <w:t xml:space="preserve">, </w:t>
      </w:r>
      <w:r w:rsidRPr="007A06F5">
        <w:rPr>
          <w:lang w:val="la-Latn"/>
        </w:rPr>
        <w:t xml:space="preserve">ut </w:t>
      </w:r>
      <w:r w:rsidR="008E2A6B" w:rsidRPr="007A06F5">
        <w:rPr>
          <w:lang w:val="la-Latn"/>
        </w:rPr>
        <w:t xml:space="preserve">honor et potestas regia incon </w:t>
      </w:r>
      <w:r w:rsidRPr="007A06F5">
        <w:rPr>
          <w:lang w:val="la-Latn"/>
        </w:rPr>
        <w:t>vulsa permaneat</w:t>
      </w:r>
      <w:r w:rsidR="00360346" w:rsidRPr="007A06F5">
        <w:rPr>
          <w:lang w:val="la-Latn"/>
        </w:rPr>
        <w:t xml:space="preserve">, </w:t>
      </w:r>
      <w:r w:rsidRPr="007A06F5">
        <w:rPr>
          <w:lang w:val="la-Latn"/>
        </w:rPr>
        <w:t>totis nisibus decertare et adiuvare procuret</w:t>
      </w:r>
      <w:r w:rsidR="008E2A6B" w:rsidRPr="007A06F5">
        <w:rPr>
          <w:lang w:val="la-Latn"/>
        </w:rPr>
        <w:t xml:space="preserve">. </w:t>
      </w:r>
    </w:p>
    <w:p w14:paraId="327E576E" w14:textId="0438C33B" w:rsidR="00055039" w:rsidRPr="007A06F5" w:rsidRDefault="00055039" w:rsidP="00055039">
      <w:pPr>
        <w:pStyle w:val="Normlnweb"/>
        <w:rPr>
          <w:lang w:val="la-Latn"/>
        </w:rPr>
      </w:pPr>
      <w:r w:rsidRPr="007A06F5">
        <w:rPr>
          <w:lang w:val="la-Latn"/>
        </w:rPr>
        <w:t>3</w:t>
      </w:r>
      <w:r w:rsidR="008E2A6B" w:rsidRPr="007A06F5">
        <w:rPr>
          <w:lang w:val="la-Latn"/>
        </w:rPr>
        <w:t xml:space="preserve">. </w:t>
      </w:r>
      <w:r w:rsidRPr="007A06F5">
        <w:rPr>
          <w:lang w:val="la-Latn"/>
        </w:rPr>
        <w:t>Quia vero debitum esse cognoscimus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a quibus honorem suscipimus</w:t>
      </w:r>
      <w:r w:rsidR="00360346" w:rsidRPr="007A06F5">
        <w:rPr>
          <w:lang w:val="la-Latn"/>
        </w:rPr>
        <w:t xml:space="preserve">, </w:t>
      </w:r>
      <w:r w:rsidR="008E2A6B" w:rsidRPr="007A06F5">
        <w:rPr>
          <w:lang w:val="la-Latn"/>
        </w:rPr>
        <w:t xml:space="preserve">eos iuxta </w:t>
      </w:r>
      <w:r w:rsidRPr="007A06F5">
        <w:rPr>
          <w:lang w:val="la-Latn"/>
        </w:rPr>
        <w:t>dictum</w:t>
      </w:r>
      <w:r w:rsidR="00360346" w:rsidRPr="007A06F5">
        <w:rPr>
          <w:lang w:val="la-Latn"/>
        </w:rPr>
        <w:t xml:space="preserve"> </w:t>
      </w:r>
      <w:r w:rsidRPr="007A06F5">
        <w:rPr>
          <w:lang w:val="la-Latn"/>
        </w:rPr>
        <w:t>dominicum honoremus</w:t>
      </w:r>
      <w:r w:rsidR="00360346" w:rsidRPr="007A06F5">
        <w:rPr>
          <w:lang w:val="la-Latn"/>
        </w:rPr>
        <w:t xml:space="preserve">, </w:t>
      </w:r>
      <w:r w:rsidRPr="007A06F5">
        <w:rPr>
          <w:lang w:val="la-Latn"/>
        </w:rPr>
        <w:t>volumus</w:t>
      </w:r>
      <w:r w:rsidR="00360346" w:rsidRPr="007A06F5">
        <w:rPr>
          <w:lang w:val="la-Latn"/>
        </w:rPr>
        <w:t xml:space="preserve">, </w:t>
      </w:r>
      <w:r w:rsidRPr="007A06F5">
        <w:rPr>
          <w:lang w:val="la-Latn"/>
        </w:rPr>
        <w:t>ut omnes fideles</w:t>
      </w:r>
      <w:r w:rsidR="00360346" w:rsidRPr="007A06F5">
        <w:rPr>
          <w:lang w:val="la-Latn"/>
        </w:rPr>
        <w:t xml:space="preserve"> </w:t>
      </w:r>
      <w:r w:rsidRPr="007A06F5">
        <w:rPr>
          <w:lang w:val="la-Latn"/>
        </w:rPr>
        <w:t>nost</w:t>
      </w:r>
      <w:r w:rsidR="008E2A6B" w:rsidRPr="007A06F5">
        <w:rPr>
          <w:lang w:val="la-Latn"/>
        </w:rPr>
        <w:t xml:space="preserve">ri certissimum teneant neminem </w:t>
      </w:r>
      <w:r w:rsidRPr="007A06F5">
        <w:rPr>
          <w:lang w:val="la-Latn"/>
        </w:rPr>
        <w:t>cuiuslibet ordinis aut dignitatis deinceps</w:t>
      </w:r>
      <w:r w:rsidR="00360346" w:rsidRPr="007A06F5">
        <w:rPr>
          <w:lang w:val="la-Latn"/>
        </w:rPr>
        <w:t xml:space="preserve"> </w:t>
      </w:r>
      <w:r w:rsidRPr="007A06F5">
        <w:rPr>
          <w:lang w:val="la-Latn"/>
        </w:rPr>
        <w:t>nostro inconvenienti libitu a</w:t>
      </w:r>
      <w:r w:rsidR="008E2A6B" w:rsidRPr="007A06F5">
        <w:rPr>
          <w:lang w:val="la-Latn"/>
        </w:rPr>
        <w:t xml:space="preserve">ut alterius calliditate vel in </w:t>
      </w:r>
      <w:r w:rsidRPr="007A06F5">
        <w:rPr>
          <w:lang w:val="la-Latn"/>
        </w:rPr>
        <w:t>iusta cupiditate promerito honore debere privare</w:t>
      </w:r>
      <w:r w:rsidR="00360346" w:rsidRPr="007A06F5">
        <w:rPr>
          <w:lang w:val="la-Latn"/>
        </w:rPr>
        <w:t xml:space="preserve">, </w:t>
      </w:r>
      <w:r w:rsidRPr="007A06F5">
        <w:rPr>
          <w:lang w:val="la-Latn"/>
        </w:rPr>
        <w:t>nisi iustitiae</w:t>
      </w:r>
      <w:r w:rsidR="00360346" w:rsidRPr="007A06F5">
        <w:rPr>
          <w:lang w:val="la-Latn"/>
        </w:rPr>
        <w:t xml:space="preserve"> </w:t>
      </w:r>
      <w:r w:rsidRPr="007A06F5">
        <w:rPr>
          <w:lang w:val="la-Latn"/>
        </w:rPr>
        <w:t>iudi</w:t>
      </w:r>
      <w:r w:rsidR="008E2A6B" w:rsidRPr="007A06F5">
        <w:rPr>
          <w:lang w:val="la-Latn"/>
        </w:rPr>
        <w:t xml:space="preserve">cio et ratione atque aequitate </w:t>
      </w:r>
      <w:r w:rsidRPr="007A06F5">
        <w:rPr>
          <w:lang w:val="la-Latn"/>
        </w:rPr>
        <w:t>dictante</w:t>
      </w:r>
      <w:r w:rsidR="008E2A6B" w:rsidRPr="007A06F5">
        <w:rPr>
          <w:lang w:val="la-Latn"/>
        </w:rPr>
        <w:t xml:space="preserve">. </w:t>
      </w:r>
      <w:r w:rsidRPr="007A06F5">
        <w:rPr>
          <w:lang w:val="la-Latn"/>
        </w:rPr>
        <w:t>Legem vero unicuique competentem</w:t>
      </w:r>
      <w:r w:rsidR="00360346" w:rsidRPr="007A06F5">
        <w:rPr>
          <w:lang w:val="la-Latn"/>
        </w:rPr>
        <w:t xml:space="preserve">, </w:t>
      </w:r>
      <w:r w:rsidRPr="007A06F5">
        <w:rPr>
          <w:lang w:val="la-Latn"/>
        </w:rPr>
        <w:t>sicut antecessores sui tempore meorum</w:t>
      </w:r>
      <w:r w:rsidR="00360346" w:rsidRPr="007A06F5">
        <w:rPr>
          <w:lang w:val="la-Latn"/>
        </w:rPr>
        <w:t xml:space="preserve"> </w:t>
      </w:r>
      <w:r w:rsidR="008E2A6B" w:rsidRPr="007A06F5">
        <w:rPr>
          <w:lang w:val="la-Latn"/>
        </w:rPr>
        <w:t xml:space="preserve">praedecessorum </w:t>
      </w:r>
      <w:r w:rsidRPr="007A06F5">
        <w:rPr>
          <w:lang w:val="la-Latn"/>
        </w:rPr>
        <w:t>habuerunt</w:t>
      </w:r>
      <w:r w:rsidR="00360346" w:rsidRPr="007A06F5">
        <w:rPr>
          <w:lang w:val="la-Latn"/>
        </w:rPr>
        <w:t xml:space="preserve">, </w:t>
      </w:r>
      <w:r w:rsidRPr="007A06F5">
        <w:rPr>
          <w:lang w:val="la-Latn"/>
        </w:rPr>
        <w:t>in omni dignitate et ordine favente Deo</w:t>
      </w:r>
      <w:r w:rsidR="00360346" w:rsidRPr="007A06F5">
        <w:rPr>
          <w:lang w:val="la-Latn"/>
        </w:rPr>
        <w:t xml:space="preserve"> </w:t>
      </w:r>
      <w:r w:rsidRPr="007A06F5">
        <w:rPr>
          <w:lang w:val="la-Latn"/>
        </w:rPr>
        <w:t>nostr</w:t>
      </w:r>
      <w:r w:rsidR="008E2A6B" w:rsidRPr="007A06F5">
        <w:rPr>
          <w:lang w:val="la-Latn"/>
        </w:rPr>
        <w:t xml:space="preserve">am magnificentiam observaturam </w:t>
      </w:r>
      <w:r w:rsidRPr="007A06F5">
        <w:rPr>
          <w:lang w:val="la-Latn"/>
        </w:rPr>
        <w:t>promittimus</w:t>
      </w:r>
      <w:r w:rsidR="008E2A6B" w:rsidRPr="007A06F5">
        <w:rPr>
          <w:lang w:val="la-Latn"/>
        </w:rPr>
        <w:t xml:space="preserve">. </w:t>
      </w:r>
    </w:p>
    <w:p w14:paraId="06944066" w14:textId="29F897AE" w:rsidR="00055039" w:rsidRPr="007A06F5" w:rsidRDefault="00055039" w:rsidP="00055039">
      <w:pPr>
        <w:pStyle w:val="Normlnweb"/>
        <w:rPr>
          <w:lang w:val="la-Latn"/>
        </w:rPr>
      </w:pPr>
      <w:r w:rsidRPr="007A06F5">
        <w:rPr>
          <w:lang w:val="la-Latn"/>
        </w:rPr>
        <w:t>4</w:t>
      </w:r>
      <w:r w:rsidR="008E2A6B" w:rsidRPr="007A06F5">
        <w:rPr>
          <w:lang w:val="la-Latn"/>
        </w:rPr>
        <w:t xml:space="preserve">. </w:t>
      </w:r>
      <w:r w:rsidRPr="007A06F5">
        <w:rPr>
          <w:lang w:val="la-Latn"/>
        </w:rPr>
        <w:t>Quod ut</w:t>
      </w:r>
      <w:r w:rsidR="00360346" w:rsidRPr="007A06F5">
        <w:rPr>
          <w:lang w:val="la-Latn"/>
        </w:rPr>
        <w:t xml:space="preserve"> </w:t>
      </w:r>
      <w:r w:rsidRPr="007A06F5">
        <w:rPr>
          <w:lang w:val="la-Latn"/>
        </w:rPr>
        <w:t>facilius atque obnixius</w:t>
      </w:r>
      <w:r w:rsidR="00360346" w:rsidRPr="007A06F5">
        <w:rPr>
          <w:lang w:val="la-Latn"/>
        </w:rPr>
        <w:t xml:space="preserve"> </w:t>
      </w:r>
      <w:r w:rsidRPr="007A06F5">
        <w:rPr>
          <w:lang w:val="la-Latn"/>
        </w:rPr>
        <w:t>nostra</w:t>
      </w:r>
      <w:r w:rsidR="00360346" w:rsidRPr="007A06F5">
        <w:rPr>
          <w:lang w:val="la-Latn"/>
        </w:rPr>
        <w:t xml:space="preserve"> </w:t>
      </w:r>
      <w:r w:rsidR="00524CAA" w:rsidRPr="00524CAA">
        <w:rPr>
          <w:b/>
          <w:lang w:val="la-Latn"/>
        </w:rPr>
        <w:t>auctorit</w:t>
      </w:r>
      <w:r w:rsidRPr="007A06F5">
        <w:rPr>
          <w:lang w:val="la-Latn"/>
        </w:rPr>
        <w:t>as valeat</w:t>
      </w:r>
      <w:r w:rsidR="00360346" w:rsidRPr="007A06F5">
        <w:rPr>
          <w:lang w:val="la-Latn"/>
        </w:rPr>
        <w:t xml:space="preserve"> </w:t>
      </w:r>
      <w:r w:rsidRPr="007A06F5">
        <w:rPr>
          <w:lang w:val="la-Latn"/>
        </w:rPr>
        <w:t>observare</w:t>
      </w:r>
      <w:r w:rsidR="00360346" w:rsidRPr="007A06F5">
        <w:rPr>
          <w:lang w:val="la-Latn"/>
        </w:rPr>
        <w:t xml:space="preserve">, </w:t>
      </w:r>
      <w:r w:rsidRPr="007A06F5">
        <w:rPr>
          <w:lang w:val="la-Latn"/>
        </w:rPr>
        <w:t>omnes</w:t>
      </w:r>
      <w:r w:rsidR="00360346" w:rsidRPr="007A06F5">
        <w:rPr>
          <w:lang w:val="la-Latn"/>
        </w:rPr>
        <w:t xml:space="preserve">, </w:t>
      </w:r>
      <w:r w:rsidR="008E2A6B" w:rsidRPr="007A06F5">
        <w:rPr>
          <w:lang w:val="la-Latn"/>
        </w:rPr>
        <w:t xml:space="preserve">sicut </w:t>
      </w:r>
      <w:r w:rsidRPr="007A06F5">
        <w:rPr>
          <w:lang w:val="la-Latn"/>
        </w:rPr>
        <w:t>in vestra bene memorabili convenientia pepigistis</w:t>
      </w:r>
      <w:r w:rsidR="00360346" w:rsidRPr="007A06F5">
        <w:rPr>
          <w:lang w:val="la-Latn"/>
        </w:rPr>
        <w:t xml:space="preserve">, </w:t>
      </w:r>
      <w:r w:rsidRPr="007A06F5">
        <w:rPr>
          <w:lang w:val="la-Latn"/>
        </w:rPr>
        <w:t>conservare studebitis</w:t>
      </w:r>
      <w:r w:rsidR="008E2A6B" w:rsidRPr="007A06F5">
        <w:rPr>
          <w:lang w:val="la-Latn"/>
        </w:rPr>
        <w:t xml:space="preserve">. </w:t>
      </w:r>
      <w:r w:rsidRPr="007A06F5">
        <w:rPr>
          <w:lang w:val="la-Latn"/>
        </w:rPr>
        <w:t>Im</w:t>
      </w:r>
      <w:r w:rsidR="008E2A6B" w:rsidRPr="007A06F5">
        <w:rPr>
          <w:lang w:val="la-Latn"/>
        </w:rPr>
        <w:t xml:space="preserve">mo etiam cuncti in post </w:t>
      </w:r>
      <w:r w:rsidRPr="007A06F5">
        <w:rPr>
          <w:lang w:val="la-Latn"/>
        </w:rPr>
        <w:t>modum sollicite praecavebunt</w:t>
      </w:r>
      <w:r w:rsidR="00360346" w:rsidRPr="007A06F5">
        <w:rPr>
          <w:lang w:val="la-Latn"/>
        </w:rPr>
        <w:t xml:space="preserve">, </w:t>
      </w:r>
      <w:r w:rsidRPr="007A06F5">
        <w:rPr>
          <w:lang w:val="la-Latn"/>
        </w:rPr>
        <w:t>ne aliquis pro quacumque privata c</w:t>
      </w:r>
      <w:r w:rsidR="008E2A6B" w:rsidRPr="007A06F5">
        <w:rPr>
          <w:lang w:val="la-Latn"/>
        </w:rPr>
        <w:t>ommoditate aut reicienda cupidi</w:t>
      </w:r>
      <w:r w:rsidRPr="007A06F5">
        <w:rPr>
          <w:lang w:val="la-Latn"/>
        </w:rPr>
        <w:t>tate sive alicuius consanguinitatis vel familiaritatis seu amicitiae c</w:t>
      </w:r>
      <w:r w:rsidR="008E2A6B" w:rsidRPr="007A06F5">
        <w:rPr>
          <w:lang w:val="la-Latn"/>
        </w:rPr>
        <w:t xml:space="preserve">oniunctione nobis immoderatius </w:t>
      </w:r>
      <w:r w:rsidRPr="007A06F5">
        <w:rPr>
          <w:lang w:val="la-Latn"/>
        </w:rPr>
        <w:t>suggerat vel postulationibus aut quolibet modo inliciat</w:t>
      </w:r>
      <w:r w:rsidR="00360346" w:rsidRPr="007A06F5">
        <w:rPr>
          <w:lang w:val="la-Latn"/>
        </w:rPr>
        <w:t xml:space="preserve">, </w:t>
      </w:r>
      <w:r w:rsidRPr="007A06F5">
        <w:rPr>
          <w:lang w:val="la-Latn"/>
        </w:rPr>
        <w:t>ut contra ius</w:t>
      </w:r>
      <w:r w:rsidR="008E2A6B" w:rsidRPr="007A06F5">
        <w:rPr>
          <w:lang w:val="la-Latn"/>
        </w:rPr>
        <w:t>titiae rationem et nostri nomi</w:t>
      </w:r>
      <w:r w:rsidRPr="007A06F5">
        <w:rPr>
          <w:lang w:val="la-Latn"/>
        </w:rPr>
        <w:t>nis dignitatem ac regiminis aequitatem agamus</w:t>
      </w:r>
      <w:r w:rsidR="008E2A6B" w:rsidRPr="007A06F5">
        <w:rPr>
          <w:lang w:val="la-Latn"/>
        </w:rPr>
        <w:t xml:space="preserve">. </w:t>
      </w:r>
    </w:p>
    <w:p w14:paraId="1E5511C5" w14:textId="1C402216" w:rsidR="00055039" w:rsidRPr="007A06F5" w:rsidRDefault="00055039" w:rsidP="00055039">
      <w:pPr>
        <w:pStyle w:val="Normlnweb"/>
        <w:rPr>
          <w:lang w:val="la-Latn"/>
        </w:rPr>
      </w:pPr>
      <w:r w:rsidRPr="007A06F5">
        <w:rPr>
          <w:lang w:val="la-Latn"/>
        </w:rPr>
        <w:t>5</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si forte subreptum nobis quippiam ut homini fuerit</w:t>
      </w:r>
      <w:r w:rsidR="00360346" w:rsidRPr="007A06F5">
        <w:rPr>
          <w:lang w:val="la-Latn"/>
        </w:rPr>
        <w:t xml:space="preserve">, </w:t>
      </w:r>
      <w:r w:rsidRPr="007A06F5">
        <w:rPr>
          <w:lang w:val="la-Latn"/>
        </w:rPr>
        <w:t>competenter</w:t>
      </w:r>
      <w:r w:rsidR="00360346" w:rsidRPr="007A06F5">
        <w:rPr>
          <w:lang w:val="la-Latn"/>
        </w:rPr>
        <w:t xml:space="preserve"> </w:t>
      </w:r>
      <w:r w:rsidRPr="007A06F5">
        <w:rPr>
          <w:lang w:val="la-Latn"/>
        </w:rPr>
        <w:t>et fideliter</w:t>
      </w:r>
      <w:r w:rsidR="00360346" w:rsidRPr="007A06F5">
        <w:rPr>
          <w:lang w:val="la-Latn"/>
        </w:rPr>
        <w:t xml:space="preserve">, </w:t>
      </w:r>
      <w:r w:rsidRPr="007A06F5">
        <w:rPr>
          <w:lang w:val="la-Latn"/>
        </w:rPr>
        <w:t>prout sublimitati regiae convenit et necessitatibus subiectorum expedit</w:t>
      </w:r>
      <w:r w:rsidR="00360346" w:rsidRPr="007A06F5">
        <w:rPr>
          <w:lang w:val="la-Latn"/>
        </w:rPr>
        <w:t xml:space="preserve">, </w:t>
      </w:r>
      <w:r w:rsidRPr="007A06F5">
        <w:rPr>
          <w:lang w:val="la-Latn"/>
        </w:rPr>
        <w:t>ut</w:t>
      </w:r>
      <w:r w:rsidR="00360346" w:rsidRPr="007A06F5">
        <w:rPr>
          <w:lang w:val="la-Latn"/>
        </w:rPr>
        <w:t xml:space="preserve"> </w:t>
      </w:r>
      <w:r w:rsidR="008E2A6B" w:rsidRPr="007A06F5">
        <w:rPr>
          <w:lang w:val="la-Latn"/>
        </w:rPr>
        <w:t xml:space="preserve">hoc rationabiliter </w:t>
      </w:r>
      <w:r w:rsidRPr="007A06F5">
        <w:rPr>
          <w:lang w:val="la-Latn"/>
        </w:rPr>
        <w:t>corrigatur</w:t>
      </w:r>
      <w:r w:rsidR="00360346" w:rsidRPr="007A06F5">
        <w:rPr>
          <w:lang w:val="la-Latn"/>
        </w:rPr>
        <w:t xml:space="preserve">, </w:t>
      </w:r>
      <w:r w:rsidRPr="007A06F5">
        <w:rPr>
          <w:lang w:val="la-Latn"/>
        </w:rPr>
        <w:t>vestra fidelis devotio admonere curabit</w:t>
      </w:r>
      <w:r w:rsidR="008E2A6B" w:rsidRPr="007A06F5">
        <w:rPr>
          <w:lang w:val="la-Latn"/>
        </w:rPr>
        <w:t xml:space="preserve">. </w:t>
      </w:r>
    </w:p>
    <w:p w14:paraId="79BD9D9B" w14:textId="642A0AF8" w:rsidR="00055039" w:rsidRPr="007A06F5" w:rsidRDefault="00055039" w:rsidP="008E2A6B">
      <w:pPr>
        <w:pStyle w:val="Normlnweb"/>
        <w:rPr>
          <w:lang w:val="la-Latn"/>
        </w:rPr>
      </w:pPr>
      <w:r w:rsidRPr="007A06F5">
        <w:rPr>
          <w:lang w:val="la-Latn"/>
        </w:rPr>
        <w:t>6</w:t>
      </w:r>
      <w:r w:rsidR="008E2A6B" w:rsidRPr="007A06F5">
        <w:rPr>
          <w:lang w:val="la-Latn"/>
        </w:rPr>
        <w:t xml:space="preserve">. </w:t>
      </w:r>
      <w:r w:rsidRPr="007A06F5">
        <w:rPr>
          <w:lang w:val="la-Latn"/>
        </w:rPr>
        <w:t>Tandem  autem visum est nobis annectere</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 q</w:t>
      </w:r>
      <w:r w:rsidR="008E2A6B" w:rsidRPr="007A06F5">
        <w:rPr>
          <w:lang w:val="la-Latn"/>
        </w:rPr>
        <w:t>uis hoc foedus concordiae salu</w:t>
      </w:r>
      <w:r w:rsidRPr="007A06F5">
        <w:rPr>
          <w:lang w:val="la-Latn"/>
        </w:rPr>
        <w:t>bris</w:t>
      </w:r>
      <w:r w:rsidR="00360346" w:rsidRPr="007A06F5">
        <w:rPr>
          <w:lang w:val="la-Latn"/>
        </w:rPr>
        <w:t xml:space="preserve">, </w:t>
      </w:r>
      <w:r w:rsidRPr="007A06F5">
        <w:rPr>
          <w:lang w:val="la-Latn"/>
        </w:rPr>
        <w:t>quod propter pacis caritatisque custodiam</w:t>
      </w:r>
      <w:r w:rsidR="00360346" w:rsidRPr="007A06F5">
        <w:rPr>
          <w:lang w:val="la-Latn"/>
        </w:rPr>
        <w:t xml:space="preserve"> </w:t>
      </w:r>
      <w:r w:rsidRPr="007A06F5">
        <w:rPr>
          <w:lang w:val="la-Latn"/>
        </w:rPr>
        <w:t>inivimus et cyrographi virtute subscripsimus</w:t>
      </w:r>
      <w:r w:rsidR="00360346" w:rsidRPr="007A06F5">
        <w:rPr>
          <w:lang w:val="la-Latn"/>
        </w:rPr>
        <w:t xml:space="preserve">, </w:t>
      </w:r>
      <w:r w:rsidR="008E2A6B" w:rsidRPr="007A06F5">
        <w:rPr>
          <w:lang w:val="la-Latn"/>
        </w:rPr>
        <w:t xml:space="preserve">rebelli </w:t>
      </w:r>
      <w:r w:rsidRPr="007A06F5">
        <w:rPr>
          <w:lang w:val="la-Latn"/>
        </w:rPr>
        <w:t>atque animo pertinaci inruperit</w:t>
      </w:r>
      <w:r w:rsidR="00360346" w:rsidRPr="007A06F5">
        <w:rPr>
          <w:lang w:val="la-Latn"/>
        </w:rPr>
        <w:t xml:space="preserve">, </w:t>
      </w:r>
      <w:r w:rsidRPr="007A06F5">
        <w:rPr>
          <w:lang w:val="la-Latn"/>
        </w:rPr>
        <w:t>christiana dilectione admoneatur et</w:t>
      </w:r>
      <w:r w:rsidR="00360346" w:rsidRPr="007A06F5">
        <w:rPr>
          <w:lang w:val="la-Latn"/>
        </w:rPr>
        <w:t xml:space="preserve"> </w:t>
      </w:r>
      <w:r w:rsidRPr="007A06F5">
        <w:rPr>
          <w:lang w:val="la-Latn"/>
        </w:rPr>
        <w:t>ad inconvulsum caritatis</w:t>
      </w:r>
      <w:r w:rsidR="00360346" w:rsidRPr="007A06F5">
        <w:rPr>
          <w:lang w:val="la-Latn"/>
        </w:rPr>
        <w:t xml:space="preserve"> </w:t>
      </w:r>
      <w:r w:rsidRPr="007A06F5">
        <w:rPr>
          <w:lang w:val="la-Latn"/>
        </w:rPr>
        <w:t>vinculum conservandum</w:t>
      </w:r>
      <w:r w:rsidR="00360346" w:rsidRPr="007A06F5">
        <w:rPr>
          <w:lang w:val="la-Latn"/>
        </w:rPr>
        <w:t xml:space="preserve">, </w:t>
      </w:r>
      <w:r w:rsidRPr="007A06F5">
        <w:rPr>
          <w:lang w:val="la-Latn"/>
        </w:rPr>
        <w:t>quod qui temptaverit corrumpere facilius po</w:t>
      </w:r>
      <w:r w:rsidR="008E2A6B" w:rsidRPr="007A06F5">
        <w:rPr>
          <w:lang w:val="la-Latn"/>
        </w:rPr>
        <w:t xml:space="preserve">terit se ipsum disrumpere quam </w:t>
      </w:r>
      <w:r w:rsidRPr="007A06F5">
        <w:rPr>
          <w:lang w:val="la-Latn"/>
        </w:rPr>
        <w:t>illud</w:t>
      </w:r>
      <w:r w:rsidR="00360346" w:rsidRPr="007A06F5">
        <w:rPr>
          <w:lang w:val="la-Latn"/>
        </w:rPr>
        <w:t xml:space="preserve"> </w:t>
      </w:r>
      <w:r w:rsidRPr="007A06F5">
        <w:rPr>
          <w:lang w:val="la-Latn"/>
        </w:rPr>
        <w:t>possit inrumpere</w:t>
      </w:r>
      <w:r w:rsidR="00360346" w:rsidRPr="007A06F5">
        <w:rPr>
          <w:lang w:val="la-Latn"/>
        </w:rPr>
        <w:t xml:space="preserve">, </w:t>
      </w:r>
      <w:r w:rsidRPr="007A06F5">
        <w:rPr>
          <w:lang w:val="la-Latn"/>
        </w:rPr>
        <w:t>iuxta monita divina</w:t>
      </w:r>
      <w:r w:rsidR="00360346" w:rsidRPr="007A06F5">
        <w:rPr>
          <w:lang w:val="la-Latn"/>
        </w:rPr>
        <w:t xml:space="preserve">, </w:t>
      </w:r>
      <w:r w:rsidRPr="007A06F5">
        <w:rPr>
          <w:lang w:val="la-Latn"/>
        </w:rPr>
        <w:t>ut resipiscat</w:t>
      </w:r>
      <w:r w:rsidR="00360346" w:rsidRPr="007A06F5">
        <w:rPr>
          <w:lang w:val="la-Latn"/>
        </w:rPr>
        <w:t xml:space="preserve">, </w:t>
      </w:r>
      <w:r w:rsidRPr="007A06F5">
        <w:rPr>
          <w:lang w:val="la-Latn"/>
        </w:rPr>
        <w:t>hortetur</w:t>
      </w:r>
      <w:r w:rsidR="008E2A6B" w:rsidRPr="007A06F5">
        <w:rPr>
          <w:lang w:val="la-Latn"/>
        </w:rPr>
        <w:t xml:space="preserve">. </w:t>
      </w:r>
      <w:r w:rsidRPr="007A06F5">
        <w:rPr>
          <w:lang w:val="la-Latn"/>
        </w:rPr>
        <w:t>Et si audierit</w:t>
      </w:r>
      <w:r w:rsidR="00360346" w:rsidRPr="007A06F5">
        <w:rPr>
          <w:lang w:val="la-Latn"/>
        </w:rPr>
        <w:t xml:space="preserve">, </w:t>
      </w:r>
      <w:r w:rsidR="008E2A6B" w:rsidRPr="007A06F5">
        <w:rPr>
          <w:lang w:val="la-Latn"/>
        </w:rPr>
        <w:t xml:space="preserve">fiat de societate </w:t>
      </w:r>
      <w:r w:rsidRPr="007A06F5">
        <w:rPr>
          <w:lang w:val="la-Latn"/>
        </w:rPr>
        <w:t>fideli omnibus gaudium</w:t>
      </w:r>
      <w:r w:rsidR="008E2A6B" w:rsidRPr="007A06F5">
        <w:rPr>
          <w:lang w:val="la-Latn"/>
        </w:rPr>
        <w:t xml:space="preserve">; </w:t>
      </w:r>
      <w:r w:rsidRPr="007A06F5">
        <w:rPr>
          <w:lang w:val="la-Latn"/>
        </w:rPr>
        <w:t>si vero obaudire</w:t>
      </w:r>
      <w:r w:rsidR="00360346" w:rsidRPr="007A06F5">
        <w:rPr>
          <w:lang w:val="la-Latn"/>
        </w:rPr>
        <w:t xml:space="preserve"> </w:t>
      </w:r>
      <w:r w:rsidRPr="007A06F5">
        <w:rPr>
          <w:lang w:val="la-Latn"/>
        </w:rPr>
        <w:t>rennuerit</w:t>
      </w:r>
      <w:r w:rsidR="00360346" w:rsidRPr="007A06F5">
        <w:rPr>
          <w:lang w:val="la-Latn"/>
        </w:rPr>
        <w:t xml:space="preserve">, </w:t>
      </w:r>
      <w:r w:rsidRPr="007A06F5">
        <w:rPr>
          <w:lang w:val="la-Latn"/>
        </w:rPr>
        <w:t xml:space="preserve">tunc pontificalis </w:t>
      </w:r>
      <w:r w:rsidR="00524CAA" w:rsidRPr="00524CAA">
        <w:rPr>
          <w:b/>
          <w:lang w:val="la-Latn"/>
        </w:rPr>
        <w:t>auctorit</w:t>
      </w:r>
      <w:r w:rsidRPr="007A06F5">
        <w:rPr>
          <w:lang w:val="la-Latn"/>
        </w:rPr>
        <w:t>as et regalis sub limitas atque in caritatis conexione persistentium magnanimitas</w:t>
      </w:r>
      <w:r w:rsidR="00360346" w:rsidRPr="007A06F5">
        <w:rPr>
          <w:lang w:val="la-Latn"/>
        </w:rPr>
        <w:t xml:space="preserve">, </w:t>
      </w:r>
      <w:r w:rsidRPr="007A06F5">
        <w:rPr>
          <w:lang w:val="la-Latn"/>
        </w:rPr>
        <w:t>secundum quod res et necessitas / postulaverit ac ratio expetiverit seu qualitati personae convenerit</w:t>
      </w:r>
      <w:r w:rsidR="00360346" w:rsidRPr="007A06F5">
        <w:rPr>
          <w:lang w:val="la-Latn"/>
        </w:rPr>
        <w:t xml:space="preserve">, </w:t>
      </w:r>
      <w:r w:rsidR="008E2A6B" w:rsidRPr="007A06F5">
        <w:rPr>
          <w:lang w:val="la-Latn"/>
        </w:rPr>
        <w:t>zelum suae devotionis ferven</w:t>
      </w:r>
      <w:r w:rsidRPr="007A06F5">
        <w:rPr>
          <w:lang w:val="la-Latn"/>
        </w:rPr>
        <w:t>tissime exerat</w:t>
      </w:r>
      <w:r w:rsidR="00360346" w:rsidRPr="007A06F5">
        <w:rPr>
          <w:lang w:val="la-Latn"/>
        </w:rPr>
        <w:t xml:space="preserve">, </w:t>
      </w:r>
      <w:r w:rsidRPr="007A06F5">
        <w:rPr>
          <w:lang w:val="la-Latn"/>
        </w:rPr>
        <w:t xml:space="preserve">et quod inspirante Deo agendum in omnem salutis </w:t>
      </w:r>
      <w:r w:rsidR="008E2A6B" w:rsidRPr="007A06F5">
        <w:rPr>
          <w:lang w:val="la-Latn"/>
        </w:rPr>
        <w:t xml:space="preserve">et utilitatis atque honestatis </w:t>
      </w:r>
      <w:r w:rsidRPr="007A06F5">
        <w:rPr>
          <w:lang w:val="la-Latn"/>
        </w:rPr>
        <w:t>partem iudicaverit</w:t>
      </w:r>
      <w:r w:rsidR="00360346" w:rsidRPr="007A06F5">
        <w:rPr>
          <w:lang w:val="la-Latn"/>
        </w:rPr>
        <w:t xml:space="preserve">, </w:t>
      </w:r>
      <w:r w:rsidRPr="007A06F5">
        <w:rPr>
          <w:lang w:val="la-Latn"/>
        </w:rPr>
        <w:t>inrefragabiliter</w:t>
      </w:r>
      <w:r w:rsidR="008E2A6B" w:rsidRPr="007A06F5">
        <w:rPr>
          <w:lang w:val="la-Latn"/>
        </w:rPr>
        <w:t xml:space="preserve"> peragat. </w:t>
      </w:r>
      <w:r w:rsidRPr="007A06F5">
        <w:rPr>
          <w:lang w:val="la-Latn"/>
        </w:rPr>
        <w:t>Ex capitulis vero in</w:t>
      </w:r>
      <w:r w:rsidR="00360346" w:rsidRPr="007A06F5">
        <w:rPr>
          <w:lang w:val="la-Latn"/>
        </w:rPr>
        <w:t xml:space="preserve"> </w:t>
      </w:r>
      <w:r w:rsidRPr="007A06F5">
        <w:rPr>
          <w:lang w:val="la-Latn"/>
        </w:rPr>
        <w:t>synodo</w:t>
      </w:r>
      <w:r w:rsidR="00360346" w:rsidRPr="007A06F5">
        <w:rPr>
          <w:lang w:val="la-Latn"/>
        </w:rPr>
        <w:t xml:space="preserve"> </w:t>
      </w:r>
      <w:r w:rsidRPr="007A06F5">
        <w:rPr>
          <w:lang w:val="la-Latn"/>
        </w:rPr>
        <w:t>apud Teodo</w:t>
      </w:r>
      <w:r w:rsidR="008E2A6B" w:rsidRPr="007A06F5">
        <w:rPr>
          <w:lang w:val="la-Latn"/>
        </w:rPr>
        <w:t xml:space="preserve">nis villam habitis quaedam </w:t>
      </w:r>
      <w:r w:rsidRPr="007A06F5">
        <w:rPr>
          <w:lang w:val="la-Latn"/>
        </w:rPr>
        <w:t>monenda subiungimus</w:t>
      </w:r>
      <w:r w:rsidR="008E2A6B" w:rsidRPr="007A06F5">
        <w:rPr>
          <w:lang w:val="la-Latn"/>
        </w:rPr>
        <w:t xml:space="preserve">; </w:t>
      </w:r>
      <w:r w:rsidRPr="007A06F5">
        <w:rPr>
          <w:lang w:val="la-Latn"/>
        </w:rPr>
        <w:t>quaedam autem</w:t>
      </w:r>
      <w:r w:rsidR="008E2A6B" w:rsidRPr="007A06F5">
        <w:rPr>
          <w:lang w:val="la-Latn"/>
        </w:rPr>
        <w:t xml:space="preserve"> pro tempore tunc dicenda nunc </w:t>
      </w:r>
      <w:r w:rsidRPr="007A06F5">
        <w:rPr>
          <w:lang w:val="la-Latn"/>
        </w:rPr>
        <w:t>brevitati studentes recidimus</w:t>
      </w:r>
      <w:r w:rsidR="008E2A6B" w:rsidRPr="007A06F5">
        <w:rPr>
          <w:lang w:val="la-Latn"/>
        </w:rPr>
        <w:t xml:space="preserve">; </w:t>
      </w:r>
      <w:r w:rsidRPr="007A06F5">
        <w:rPr>
          <w:lang w:val="la-Latn"/>
        </w:rPr>
        <w:t>quaedam etiam necessitati</w:t>
      </w:r>
      <w:r w:rsidR="00360346" w:rsidRPr="007A06F5">
        <w:rPr>
          <w:lang w:val="la-Latn"/>
        </w:rPr>
        <w:t xml:space="preserve"> </w:t>
      </w:r>
      <w:r w:rsidR="008E2A6B" w:rsidRPr="007A06F5">
        <w:rPr>
          <w:lang w:val="la-Latn"/>
        </w:rPr>
        <w:t xml:space="preserve">consulentes </w:t>
      </w:r>
      <w:r w:rsidRPr="007A06F5">
        <w:rPr>
          <w:lang w:val="la-Latn"/>
        </w:rPr>
        <w:t>et ordini providentes</w:t>
      </w:r>
      <w:r w:rsidR="00360346" w:rsidRPr="007A06F5">
        <w:rPr>
          <w:lang w:val="la-Latn"/>
        </w:rPr>
        <w:t xml:space="preserve">, </w:t>
      </w:r>
      <w:r w:rsidRPr="007A06F5">
        <w:rPr>
          <w:lang w:val="la-Latn"/>
        </w:rPr>
        <w:t>patrum sequent</w:t>
      </w:r>
      <w:r w:rsidR="008E2A6B" w:rsidRPr="007A06F5">
        <w:rPr>
          <w:lang w:val="la-Latn"/>
        </w:rPr>
        <w:t xml:space="preserve">es consuetudinem interposuimus </w:t>
      </w:r>
      <w:r w:rsidRPr="007A06F5">
        <w:rPr>
          <w:lang w:val="la-Latn"/>
        </w:rPr>
        <w:t>ita ab episcopis prolata principum</w:t>
      </w:r>
      <w:r w:rsidR="00360346" w:rsidRPr="007A06F5">
        <w:rPr>
          <w:lang w:val="la-Latn"/>
        </w:rPr>
        <w:t xml:space="preserve"> </w:t>
      </w:r>
      <w:r w:rsidR="008E2A6B" w:rsidRPr="007A06F5">
        <w:rPr>
          <w:lang w:val="la-Latn"/>
        </w:rPr>
        <w:t xml:space="preserve">et ceterorum fidelium saluti . </w:t>
      </w:r>
    </w:p>
    <w:p w14:paraId="47088583" w14:textId="161F42B8" w:rsidR="00055039" w:rsidRPr="007A06F5" w:rsidRDefault="00055039" w:rsidP="00055039">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7</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Videtur nobis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feliciter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vultis regnare et vigore</w:t>
      </w:r>
      <w:r w:rsidR="008E2A6B" w:rsidRPr="007A06F5">
        <w:rPr>
          <w:rFonts w:ascii="Times New Roman" w:eastAsia="Times New Roman" w:hAnsi="Times New Roman" w:cs="Times New Roman"/>
          <w:sz w:val="24"/>
          <w:szCs w:val="24"/>
          <w:lang w:val="la-Latn" w:eastAsia="de-DE"/>
        </w:rPr>
        <w:t xml:space="preserve">m regium ac seniorale et super </w:t>
      </w:r>
      <w:r w:rsidRPr="007A06F5">
        <w:rPr>
          <w:rFonts w:ascii="Times New Roman" w:eastAsia="Times New Roman" w:hAnsi="Times New Roman" w:cs="Times New Roman"/>
          <w:sz w:val="24"/>
          <w:szCs w:val="24"/>
          <w:lang w:val="la-Latn" w:eastAsia="de-DE"/>
        </w:rPr>
        <w:t>vestros et super inpugnantes potestatem vestram optatis habere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caritatem illam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apostolus docuit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de  corde puro et conscientia bona et fide non ficta ' cum fratribus</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vestris studete </w:t>
      </w:r>
      <w:r w:rsidRPr="007A06F5">
        <w:rPr>
          <w:rFonts w:ascii="Times New Roman" w:eastAsia="Times New Roman" w:hAnsi="Times New Roman" w:cs="Times New Roman"/>
          <w:sz w:val="24"/>
          <w:szCs w:val="24"/>
          <w:lang w:val="la-Latn" w:eastAsia="de-DE"/>
        </w:rPr>
        <w:t>habere</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quia sic habeatis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fidelibus et infidelibus omni virtute et puritate</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quantum </w:t>
      </w:r>
      <w:r w:rsidRPr="007A06F5">
        <w:rPr>
          <w:rFonts w:ascii="Times New Roman" w:eastAsia="Times New Roman" w:hAnsi="Times New Roman" w:cs="Times New Roman"/>
          <w:sz w:val="24"/>
          <w:szCs w:val="24"/>
          <w:lang w:val="la-Latn" w:eastAsia="de-DE"/>
        </w:rPr>
        <w:t>Deus dederit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curate manifestare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 ipse docuit dicens</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In  hoc cognoscent omnes</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quia </w:t>
      </w:r>
      <w:r w:rsidRPr="007A06F5">
        <w:rPr>
          <w:rFonts w:ascii="Times New Roman" w:eastAsia="Times New Roman" w:hAnsi="Times New Roman" w:cs="Times New Roman"/>
          <w:sz w:val="24"/>
          <w:szCs w:val="24"/>
          <w:lang w:val="la-Latn" w:eastAsia="de-DE"/>
        </w:rPr>
        <w:t>mei estis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discipuli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dilectionem habueritis ad invicem</w:t>
      </w:r>
      <w:r w:rsidR="00D9225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p>
    <w:p w14:paraId="44F6A33C" w14:textId="103407A1" w:rsidR="00055039" w:rsidRPr="007A06F5" w:rsidRDefault="00055039" w:rsidP="00055039">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8</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bene nostis ab illo</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qui solus </w:t>
      </w:r>
      <w:r w:rsidRPr="007A06F5">
        <w:rPr>
          <w:rFonts w:ascii="Times New Roman" w:eastAsia="Times New Roman" w:hAnsi="Times New Roman" w:cs="Times New Roman"/>
          <w:sz w:val="24"/>
          <w:szCs w:val="24"/>
          <w:lang w:val="la-Latn" w:eastAsia="de-DE"/>
        </w:rPr>
        <w:t>rex et sacerdos fieri potuit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ecclesiam </w:t>
      </w:r>
      <w:r w:rsidRPr="007A06F5">
        <w:rPr>
          <w:rFonts w:ascii="Times New Roman" w:eastAsia="Times New Roman" w:hAnsi="Times New Roman" w:cs="Times New Roman"/>
          <w:sz w:val="24"/>
          <w:szCs w:val="24"/>
          <w:lang w:val="la-Latn" w:eastAsia="de-DE"/>
        </w:rPr>
        <w:t>dispositam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esse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pontificali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 et regali potestate gubernetur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scriptum esse</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liquido </w:t>
      </w:r>
      <w:r w:rsidRPr="007A06F5">
        <w:rPr>
          <w:rFonts w:ascii="Times New Roman" w:eastAsia="Times New Roman" w:hAnsi="Times New Roman" w:cs="Times New Roman"/>
          <w:sz w:val="24"/>
          <w:szCs w:val="24"/>
          <w:lang w:val="la-Latn" w:eastAsia="de-DE"/>
        </w:rPr>
        <w:t>pervidetis</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Ubi  non est gubernator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populus corruit ', et tanto periculosius</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quanto anima plus </w:t>
      </w:r>
      <w:r w:rsidRPr="007A06F5">
        <w:rPr>
          <w:rFonts w:ascii="Times New Roman" w:eastAsia="Times New Roman" w:hAnsi="Times New Roman" w:cs="Times New Roman"/>
          <w:sz w:val="24"/>
          <w:szCs w:val="24"/>
          <w:lang w:val="la-Latn" w:eastAsia="de-DE"/>
        </w:rPr>
        <w:t>est pretiosa quam corpus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canonum etiam inrefragabilis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as super episcoporu</w:t>
      </w:r>
      <w:r w:rsidR="008E2A6B" w:rsidRPr="007A06F5">
        <w:rPr>
          <w:rFonts w:ascii="Times New Roman" w:eastAsia="Times New Roman" w:hAnsi="Times New Roman" w:cs="Times New Roman"/>
          <w:sz w:val="24"/>
          <w:szCs w:val="24"/>
          <w:lang w:val="la-Latn" w:eastAsia="de-DE"/>
        </w:rPr>
        <w:t xml:space="preserve">m ordinatione </w:t>
      </w:r>
      <w:r w:rsidRPr="007A06F5">
        <w:rPr>
          <w:rFonts w:ascii="Times New Roman" w:eastAsia="Times New Roman" w:hAnsi="Times New Roman" w:cs="Times New Roman"/>
          <w:sz w:val="24"/>
          <w:szCs w:val="24"/>
          <w:lang w:val="la-Latn" w:eastAsia="de-DE"/>
        </w:rPr>
        <w:t>evidentissime praecipiat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ferventissime Dei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legatione fungentes monemus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quandocumque </w:t>
      </w:r>
      <w:r w:rsidRPr="007A06F5">
        <w:rPr>
          <w:rFonts w:ascii="Times New Roman" w:eastAsia="Times New Roman" w:hAnsi="Times New Roman" w:cs="Times New Roman"/>
          <w:sz w:val="24"/>
          <w:szCs w:val="24"/>
          <w:lang w:val="la-Latn" w:eastAsia="de-DE"/>
        </w:rPr>
        <w:t>Deo dispensante quilibet episcopus ad Deum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migraverit</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submota funditus peste simo</w:t>
      </w:r>
      <w:r w:rsidRPr="007A06F5">
        <w:rPr>
          <w:rFonts w:ascii="Times New Roman" w:eastAsia="Times New Roman" w:hAnsi="Times New Roman" w:cs="Times New Roman"/>
          <w:sz w:val="24"/>
          <w:szCs w:val="24"/>
          <w:lang w:val="la-Latn" w:eastAsia="de-DE"/>
        </w:rPr>
        <w:t xml:space="preserve">niacae </w:t>
      </w:r>
      <w:r w:rsidRPr="007A06F5">
        <w:rPr>
          <w:rFonts w:ascii="Times New Roman" w:eastAsia="Times New Roman" w:hAnsi="Times New Roman" w:cs="Times New Roman"/>
          <w:sz w:val="24"/>
          <w:szCs w:val="24"/>
          <w:lang w:val="la-Latn" w:eastAsia="de-DE"/>
        </w:rPr>
        <w:lastRenderedPageBreak/>
        <w:t>hereseos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sine dilatione iuxta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atem canonicam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w:t>
      </w:r>
      <w:r w:rsidR="008E2A6B" w:rsidRPr="007A06F5">
        <w:rPr>
          <w:rFonts w:ascii="Times New Roman" w:eastAsia="Times New Roman" w:hAnsi="Times New Roman" w:cs="Times New Roman"/>
          <w:sz w:val="24"/>
          <w:szCs w:val="24"/>
          <w:lang w:val="la-Latn" w:eastAsia="de-DE"/>
        </w:rPr>
        <w:t xml:space="preserve">edes vacans episcopum a vobis </w:t>
      </w:r>
      <w:r w:rsidRPr="007A06F5">
        <w:rPr>
          <w:rFonts w:ascii="Times New Roman" w:eastAsia="Times New Roman" w:hAnsi="Times New Roman" w:cs="Times New Roman"/>
          <w:sz w:val="24"/>
          <w:szCs w:val="24"/>
          <w:lang w:val="la-Latn" w:eastAsia="de-DE"/>
        </w:rPr>
        <w:t xml:space="preserve">regulariter designatum et gratia sancti Spiritus consecratum accipiat. </w:t>
      </w:r>
    </w:p>
    <w:p w14:paraId="0A2F9C19" w14:textId="4BEB8441" w:rsidR="00055039" w:rsidRPr="007A06F5" w:rsidRDefault="00055039" w:rsidP="00FE616F">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9</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Sacrum quoque monasticum ordinem a Deo inspiratum</w:t>
      </w:r>
      <w:r w:rsidR="008E2A6B" w:rsidRPr="007A06F5">
        <w:rPr>
          <w:rFonts w:ascii="Times New Roman" w:eastAsia="Times New Roman" w:hAnsi="Times New Roman" w:cs="Times New Roman"/>
          <w:sz w:val="24"/>
          <w:szCs w:val="24"/>
          <w:lang w:val="la-Latn" w:eastAsia="de-DE"/>
        </w:rPr>
        <w:t xml:space="preserve"> et ab ipsis apostolis funda</w:t>
      </w:r>
      <w:r w:rsidRPr="007A06F5">
        <w:rPr>
          <w:rFonts w:ascii="Times New Roman" w:eastAsia="Times New Roman" w:hAnsi="Times New Roman" w:cs="Times New Roman"/>
          <w:sz w:val="24"/>
          <w:szCs w:val="24"/>
          <w:lang w:val="la-Latn" w:eastAsia="de-DE"/>
        </w:rPr>
        <w:t>tum seu a nominatissimis ac sanctissimis patribus excultum atque per</w:t>
      </w:r>
      <w:r w:rsidR="008E2A6B" w:rsidRPr="007A06F5">
        <w:rPr>
          <w:rFonts w:ascii="Times New Roman" w:eastAsia="Times New Roman" w:hAnsi="Times New Roman" w:cs="Times New Roman"/>
          <w:sz w:val="24"/>
          <w:szCs w:val="24"/>
          <w:lang w:val="la-Latn" w:eastAsia="de-DE"/>
        </w:rPr>
        <w:t xml:space="preserve"> istud imperium a vestris piae </w:t>
      </w:r>
      <w:r w:rsidRPr="007A06F5">
        <w:rPr>
          <w:rFonts w:ascii="Times New Roman" w:eastAsia="Times New Roman" w:hAnsi="Times New Roman" w:cs="Times New Roman"/>
          <w:sz w:val="24"/>
          <w:szCs w:val="24"/>
          <w:lang w:val="la-Latn" w:eastAsia="de-DE"/>
        </w:rPr>
        <w:t>memoriae praedecessoribus propagatum et quaedam etiam loca speci</w:t>
      </w:r>
      <w:r w:rsidR="008E2A6B" w:rsidRPr="007A06F5">
        <w:rPr>
          <w:rFonts w:ascii="Times New Roman" w:eastAsia="Times New Roman" w:hAnsi="Times New Roman" w:cs="Times New Roman"/>
          <w:sz w:val="24"/>
          <w:szCs w:val="24"/>
          <w:lang w:val="la-Latn" w:eastAsia="de-DE"/>
        </w:rPr>
        <w:t xml:space="preserve">alius venerabilia contra omnem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atem et rationem ac patrum vestrorum seu regum praece</w:t>
      </w:r>
      <w:r w:rsidR="008E2A6B" w:rsidRPr="007A06F5">
        <w:rPr>
          <w:rFonts w:ascii="Times New Roman" w:eastAsia="Times New Roman" w:hAnsi="Times New Roman" w:cs="Times New Roman"/>
          <w:sz w:val="24"/>
          <w:szCs w:val="24"/>
          <w:lang w:val="la-Latn" w:eastAsia="de-DE"/>
        </w:rPr>
        <w:t xml:space="preserve">dentium consuetudinem laicorum </w:t>
      </w:r>
      <w:r w:rsidRPr="007A06F5">
        <w:rPr>
          <w:rFonts w:ascii="Times New Roman" w:eastAsia="Times New Roman" w:hAnsi="Times New Roman" w:cs="Times New Roman"/>
          <w:sz w:val="24"/>
          <w:szCs w:val="24"/>
          <w:lang w:val="la-Latn" w:eastAsia="de-DE"/>
        </w:rPr>
        <w:t>curae et potestati in maximo vestro periculo et illorum perditione e</w:t>
      </w:r>
      <w:r w:rsidR="008E2A6B" w:rsidRPr="007A06F5">
        <w:rPr>
          <w:rFonts w:ascii="Times New Roman" w:eastAsia="Times New Roman" w:hAnsi="Times New Roman" w:cs="Times New Roman"/>
          <w:sz w:val="24"/>
          <w:szCs w:val="24"/>
          <w:lang w:val="la-Latn" w:eastAsia="de-DE"/>
        </w:rPr>
        <w:t xml:space="preserve">t Dei ac sanctorura non modica </w:t>
      </w:r>
      <w:r w:rsidRPr="007A06F5">
        <w:rPr>
          <w:rFonts w:ascii="Times New Roman" w:eastAsia="Times New Roman" w:hAnsi="Times New Roman" w:cs="Times New Roman"/>
          <w:sz w:val="24"/>
          <w:szCs w:val="24"/>
          <w:lang w:val="la-Latn" w:eastAsia="de-DE"/>
        </w:rPr>
        <w:t>ad irascendum provocatione vos commisisse dolemus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Quapropter p</w:t>
      </w:r>
      <w:r w:rsidR="008E2A6B" w:rsidRPr="007A06F5">
        <w:rPr>
          <w:rFonts w:ascii="Times New Roman" w:eastAsia="Times New Roman" w:hAnsi="Times New Roman" w:cs="Times New Roman"/>
          <w:sz w:val="24"/>
          <w:szCs w:val="24"/>
          <w:lang w:val="la-Latn" w:eastAsia="de-DE"/>
        </w:rPr>
        <w:t>ro Christo devotissime obsecra</w:t>
      </w:r>
      <w:r w:rsidRPr="007A06F5">
        <w:rPr>
          <w:rFonts w:ascii="Times New Roman" w:eastAsia="Times New Roman" w:hAnsi="Times New Roman" w:cs="Times New Roman"/>
          <w:sz w:val="24"/>
          <w:szCs w:val="24"/>
          <w:lang w:val="la-Latn" w:eastAsia="de-DE"/>
        </w:rPr>
        <w:t>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magnam offensam et iustam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reprehensionem atque</w:t>
      </w:r>
      <w:r w:rsidR="008E2A6B" w:rsidRPr="007A06F5">
        <w:rPr>
          <w:rFonts w:ascii="Times New Roman" w:eastAsia="Times New Roman" w:hAnsi="Times New Roman" w:cs="Times New Roman"/>
          <w:sz w:val="24"/>
          <w:szCs w:val="24"/>
          <w:lang w:val="la-Latn" w:eastAsia="de-DE"/>
        </w:rPr>
        <w:t xml:space="preserve"> periculosam sine exemplo prae</w:t>
      </w:r>
      <w:r w:rsidRPr="007A06F5">
        <w:rPr>
          <w:rFonts w:ascii="Times New Roman" w:eastAsia="Times New Roman" w:hAnsi="Times New Roman" w:cs="Times New Roman"/>
          <w:sz w:val="24"/>
          <w:szCs w:val="24"/>
          <w:lang w:val="la-Latn" w:eastAsia="de-DE"/>
        </w:rPr>
        <w:t>cedentium praesumptionem ab animabus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vestris et 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felicitate regni</w:t>
      </w:r>
      <w:r w:rsidR="008E2A6B" w:rsidRPr="007A06F5">
        <w:rPr>
          <w:rFonts w:ascii="Times New Roman" w:eastAsia="Times New Roman" w:hAnsi="Times New Roman" w:cs="Times New Roman"/>
          <w:sz w:val="24"/>
          <w:szCs w:val="24"/>
          <w:lang w:val="la-Latn" w:eastAsia="de-DE"/>
        </w:rPr>
        <w:t xml:space="preserve"> vestri pellatis et loca venera</w:t>
      </w:r>
      <w:r w:rsidRPr="007A06F5">
        <w:rPr>
          <w:rFonts w:ascii="Times New Roman" w:eastAsia="Times New Roman" w:hAnsi="Times New Roman" w:cs="Times New Roman"/>
          <w:sz w:val="24"/>
          <w:szCs w:val="24"/>
          <w:lang w:val="la-Latn" w:eastAsia="de-DE"/>
        </w:rPr>
        <w:t>bilia et habitum ac ordinem sacrum eis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hoc vocati sunt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viris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scilicet ex</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clericali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ecclesiastico vel monastico ordine religiosis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seu et in suo sexu feminis</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Deo dicatis atque devotis </w:t>
      </w:r>
      <w:r w:rsidRPr="007A06F5">
        <w:rPr>
          <w:rFonts w:ascii="Times New Roman" w:eastAsia="Times New Roman" w:hAnsi="Times New Roman" w:cs="Times New Roman"/>
          <w:sz w:val="24"/>
          <w:szCs w:val="24"/>
          <w:lang w:val="la-Latn" w:eastAsia="de-DE"/>
        </w:rPr>
        <w:t>et in scola Christi eruditis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z custodiendum et providendum committatis</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qui et a ' quae  Dei </w:t>
      </w:r>
      <w:r w:rsidRPr="007A06F5">
        <w:rPr>
          <w:rFonts w:ascii="Times New Roman" w:eastAsia="Times New Roman" w:hAnsi="Times New Roman" w:cs="Times New Roman"/>
          <w:sz w:val="24"/>
          <w:szCs w:val="24"/>
          <w:lang w:val="la-Latn" w:eastAsia="de-DE"/>
        </w:rPr>
        <w:t>sunt Deo et quae sunt caesaris caesari ' reddant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minus perfecte et in divina</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religione et </w:t>
      </w:r>
      <w:r w:rsidRPr="007A06F5">
        <w:rPr>
          <w:rFonts w:ascii="Times New Roman" w:eastAsia="Times New Roman" w:hAnsi="Times New Roman" w:cs="Times New Roman"/>
          <w:sz w:val="24"/>
          <w:szCs w:val="24"/>
          <w:lang w:val="la-Latn" w:eastAsia="de-DE"/>
        </w:rPr>
        <w:t>in rei publicae utilitate profecerint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aut corripiantur aut meliores et</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 xml:space="preserve">utiliores in locis eorum sub </w:t>
      </w:r>
      <w:r w:rsidRPr="007A06F5">
        <w:rPr>
          <w:rFonts w:ascii="Times New Roman" w:eastAsia="Times New Roman" w:hAnsi="Times New Roman" w:cs="Times New Roman"/>
          <w:sz w:val="24"/>
          <w:szCs w:val="24"/>
          <w:lang w:val="la-Latn" w:eastAsia="de-DE"/>
        </w:rPr>
        <w:t>stituantur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non propter pravorum nequitiam ordo religionis et loca sacratissima eis e</w:t>
      </w:r>
      <w:r w:rsidR="00360346" w:rsidRPr="007A06F5">
        <w:rPr>
          <w:rFonts w:ascii="Times New Roman" w:eastAsia="Times New Roman" w:hAnsi="Times New Roman" w:cs="Times New Roman"/>
          <w:sz w:val="24"/>
          <w:szCs w:val="24"/>
          <w:lang w:val="la-Latn" w:eastAsia="de-DE"/>
        </w:rPr>
        <w:t xml:space="preserve">, </w:t>
      </w:r>
      <w:r w:rsidR="008E2A6B" w:rsidRPr="007A06F5">
        <w:rPr>
          <w:rFonts w:ascii="Times New Roman" w:eastAsia="Times New Roman" w:hAnsi="Times New Roman" w:cs="Times New Roman"/>
          <w:sz w:val="24"/>
          <w:szCs w:val="24"/>
          <w:lang w:val="la-Latn" w:eastAsia="de-DE"/>
        </w:rPr>
        <w:t>quibus lici</w:t>
      </w:r>
      <w:r w:rsidRPr="007A06F5">
        <w:rPr>
          <w:rFonts w:ascii="Times New Roman" w:eastAsia="Times New Roman" w:hAnsi="Times New Roman" w:cs="Times New Roman"/>
          <w:sz w:val="24"/>
          <w:szCs w:val="24"/>
          <w:lang w:val="la-Latn" w:eastAsia="de-DE"/>
        </w:rPr>
        <w:t>tum non 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committantur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sancti patres dicunt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non 36 debet</w:t>
      </w:r>
      <w:r w:rsidR="00FE616F" w:rsidRPr="007A06F5">
        <w:rPr>
          <w:rFonts w:ascii="Times New Roman" w:eastAsia="Times New Roman" w:hAnsi="Times New Roman" w:cs="Times New Roman"/>
          <w:sz w:val="24"/>
          <w:szCs w:val="24"/>
          <w:lang w:val="la-Latn" w:eastAsia="de-DE"/>
        </w:rPr>
        <w:t xml:space="preserve"> esse in regimine </w:t>
      </w:r>
      <w:r w:rsidRPr="007A06F5">
        <w:rPr>
          <w:rFonts w:ascii="Times New Roman" w:eastAsia="Times New Roman" w:hAnsi="Times New Roman" w:cs="Times New Roman"/>
          <w:sz w:val="24"/>
          <w:szCs w:val="24"/>
          <w:lang w:val="la-Latn" w:eastAsia="de-DE"/>
        </w:rPr>
        <w:t>vel</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contubernio communis habitatio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quorum est diversa professio '. Et magnopere cavendum 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 manifesta religionis destructio regni huius fiat desolatio</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cum </w:t>
      </w:r>
      <w:r w:rsidRPr="007A06F5">
        <w:rPr>
          <w:lang w:val="la-Latn"/>
        </w:rPr>
        <w:t>manifestissime scriptura</w:t>
      </w:r>
      <w:r w:rsidR="00360346" w:rsidRPr="007A06F5">
        <w:rPr>
          <w:lang w:val="la-Latn"/>
        </w:rPr>
        <w:t xml:space="preserve"> </w:t>
      </w:r>
      <w:r w:rsidRPr="007A06F5">
        <w:rPr>
          <w:lang w:val="la-Latn"/>
        </w:rPr>
        <w:t>demonstret Ozam morte dampnatum</w:t>
      </w:r>
      <w:r w:rsidR="00360346" w:rsidRPr="007A06F5">
        <w:rPr>
          <w:lang w:val="la-Latn"/>
        </w:rPr>
        <w:t xml:space="preserve">, </w:t>
      </w:r>
      <w:r w:rsidRPr="007A06F5">
        <w:rPr>
          <w:lang w:val="la-Latn"/>
        </w:rPr>
        <w:t>qui arc</w:t>
      </w:r>
      <w:r w:rsidR="00FE616F" w:rsidRPr="007A06F5">
        <w:rPr>
          <w:lang w:val="la-Latn"/>
        </w:rPr>
        <w:t xml:space="preserve">ham Domini quasi </w:t>
      </w:r>
      <w:r w:rsidRPr="007A06F5">
        <w:rPr>
          <w:lang w:val="la-Latn"/>
        </w:rPr>
        <w:t>caden / tem relevare</w:t>
      </w:r>
      <w:r w:rsidR="00360346" w:rsidRPr="007A06F5">
        <w:rPr>
          <w:lang w:val="la-Latn"/>
        </w:rPr>
        <w:t xml:space="preserve"> </w:t>
      </w:r>
      <w:r w:rsidRPr="007A06F5">
        <w:rPr>
          <w:lang w:val="la-Latn"/>
        </w:rPr>
        <w:t>voluit</w:t>
      </w:r>
      <w:r w:rsidR="00360346" w:rsidRPr="007A06F5">
        <w:rPr>
          <w:lang w:val="la-Latn"/>
        </w:rPr>
        <w:t xml:space="preserve">, </w:t>
      </w:r>
      <w:r w:rsidRPr="007A06F5">
        <w:rPr>
          <w:lang w:val="la-Latn"/>
        </w:rPr>
        <w:t>quam vel contingere inlicitum ei fuit</w:t>
      </w:r>
      <w:r w:rsidR="008E2A6B" w:rsidRPr="007A06F5">
        <w:rPr>
          <w:lang w:val="la-Latn"/>
        </w:rPr>
        <w:t xml:space="preserve">. </w:t>
      </w:r>
      <w:r w:rsidRPr="007A06F5">
        <w:rPr>
          <w:lang w:val="la-Latn"/>
        </w:rPr>
        <w:t>Haec autem loca sacrata</w:t>
      </w:r>
      <w:r w:rsidR="00360346" w:rsidRPr="007A06F5">
        <w:rPr>
          <w:lang w:val="la-Latn"/>
        </w:rPr>
        <w:t xml:space="preserve"> </w:t>
      </w:r>
      <w:r w:rsidR="00FE616F" w:rsidRPr="007A06F5">
        <w:rPr>
          <w:lang w:val="la-Latn"/>
        </w:rPr>
        <w:t xml:space="preserve">non </w:t>
      </w:r>
      <w:r w:rsidRPr="007A06F5">
        <w:rPr>
          <w:rFonts w:ascii="Times New Roman" w:eastAsia="Times New Roman" w:hAnsi="Times New Roman" w:cs="Times New Roman"/>
          <w:sz w:val="24"/>
          <w:szCs w:val="24"/>
          <w:lang w:val="la-Latn" w:eastAsia="de-DE"/>
        </w:rPr>
        <w:t>ideo ab illis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tenere non debent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occupari prohibemus</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 xml:space="preserve">ut a nobis illa cupido </w:t>
      </w:r>
      <w:r w:rsidRPr="007A06F5">
        <w:rPr>
          <w:rFonts w:ascii="Times New Roman" w:eastAsia="Times New Roman" w:hAnsi="Times New Roman" w:cs="Times New Roman"/>
          <w:sz w:val="24"/>
          <w:szCs w:val="24"/>
          <w:lang w:val="la-Latn" w:eastAsia="de-DE"/>
        </w:rPr>
        <w:t>possideri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quaeramus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ut hi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ea habere non licet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licita habeant et illi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ad regiminis onera portanda a Domino vocati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divina mysteria</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exse</w:t>
      </w:r>
      <w:r w:rsidRPr="007A06F5">
        <w:rPr>
          <w:rFonts w:ascii="Times New Roman" w:eastAsia="Times New Roman" w:hAnsi="Times New Roman" w:cs="Times New Roman"/>
          <w:sz w:val="24"/>
          <w:szCs w:val="24"/>
          <w:lang w:val="la-Latn" w:eastAsia="de-DE"/>
        </w:rPr>
        <w:t>quantur</w:t>
      </w:r>
      <w:r w:rsidR="008E2A6B" w:rsidRPr="007A06F5">
        <w:rPr>
          <w:rFonts w:ascii="Times New Roman" w:eastAsia="Times New Roman" w:hAnsi="Times New Roman" w:cs="Times New Roman"/>
          <w:sz w:val="24"/>
          <w:szCs w:val="24"/>
          <w:lang w:val="la-Latn" w:eastAsia="de-DE"/>
        </w:rPr>
        <w:t xml:space="preserve">. </w:t>
      </w:r>
    </w:p>
    <w:p w14:paraId="1000B261" w14:textId="72E5E19F" w:rsidR="00055039" w:rsidRPr="007A06F5" w:rsidRDefault="00055039" w:rsidP="00903225">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10. Perventum est siquidem ad nos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audi</w:t>
      </w:r>
      <w:r w:rsidR="00FE616F" w:rsidRPr="007A06F5">
        <w:rPr>
          <w:rFonts w:ascii="Times New Roman" w:eastAsia="Times New Roman" w:hAnsi="Times New Roman" w:cs="Times New Roman"/>
          <w:sz w:val="24"/>
          <w:szCs w:val="24"/>
          <w:lang w:val="la-Latn" w:eastAsia="de-DE"/>
        </w:rPr>
        <w:t xml:space="preserve">tu lugubre et dictu nefas actu </w:t>
      </w:r>
      <w:r w:rsidRPr="007A06F5">
        <w:rPr>
          <w:rFonts w:ascii="Times New Roman" w:eastAsia="Times New Roman" w:hAnsi="Times New Roman" w:cs="Times New Roman"/>
          <w:sz w:val="24"/>
          <w:szCs w:val="24"/>
          <w:lang w:val="la-Latn" w:eastAsia="de-DE"/>
        </w:rPr>
        <w:t>que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horribile ac nimis triste dinoscitur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contra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omnem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atem</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 xml:space="preserve">contra </w:t>
      </w:r>
      <w:r w:rsidRPr="007A06F5">
        <w:rPr>
          <w:rFonts w:ascii="Times New Roman" w:eastAsia="Times New Roman" w:hAnsi="Times New Roman" w:cs="Times New Roman"/>
          <w:sz w:val="24"/>
          <w:szCs w:val="24"/>
          <w:lang w:val="la-Latn" w:eastAsia="de-DE"/>
        </w:rPr>
        <w:t>patrum decreta et totius christianae religionis consu</w:t>
      </w:r>
      <w:r w:rsidR="00FE616F" w:rsidRPr="007A06F5">
        <w:rPr>
          <w:rFonts w:ascii="Times New Roman" w:eastAsia="Times New Roman" w:hAnsi="Times New Roman" w:cs="Times New Roman"/>
          <w:sz w:val="24"/>
          <w:szCs w:val="24"/>
          <w:lang w:val="la-Latn" w:eastAsia="de-DE"/>
        </w:rPr>
        <w:t xml:space="preserve">etudinem in monasteriis regula </w:t>
      </w:r>
      <w:r w:rsidRPr="007A06F5">
        <w:rPr>
          <w:rFonts w:ascii="Times New Roman" w:eastAsia="Times New Roman" w:hAnsi="Times New Roman" w:cs="Times New Roman"/>
          <w:sz w:val="24"/>
          <w:szCs w:val="24"/>
          <w:lang w:val="la-Latn" w:eastAsia="de-DE"/>
        </w:rPr>
        <w:t>ribus laici in medio sacerdotum et levitarum ac cet</w:t>
      </w:r>
      <w:r w:rsidR="00FE616F" w:rsidRPr="007A06F5">
        <w:rPr>
          <w:rFonts w:ascii="Times New Roman" w:eastAsia="Times New Roman" w:hAnsi="Times New Roman" w:cs="Times New Roman"/>
          <w:sz w:val="24"/>
          <w:szCs w:val="24"/>
          <w:lang w:val="la-Latn" w:eastAsia="de-DE"/>
        </w:rPr>
        <w:t xml:space="preserve">erorum religiosorum virorum ut </w:t>
      </w:r>
      <w:r w:rsidRPr="007A06F5">
        <w:rPr>
          <w:rFonts w:ascii="Times New Roman" w:eastAsia="Times New Roman" w:hAnsi="Times New Roman" w:cs="Times New Roman"/>
          <w:sz w:val="24"/>
          <w:szCs w:val="24"/>
          <w:lang w:val="la-Latn" w:eastAsia="de-DE"/>
        </w:rPr>
        <w:t>domini et magistri resideant 38 et velud abbates de illorum vita et con</w:t>
      </w:r>
      <w:r w:rsidR="00FE616F" w:rsidRPr="007A06F5">
        <w:rPr>
          <w:rFonts w:ascii="Times New Roman" w:eastAsia="Times New Roman" w:hAnsi="Times New Roman" w:cs="Times New Roman"/>
          <w:sz w:val="24"/>
          <w:szCs w:val="24"/>
          <w:lang w:val="la-Latn" w:eastAsia="de-DE"/>
        </w:rPr>
        <w:t xml:space="preserve">versatione </w:t>
      </w:r>
      <w:r w:rsidRPr="007A06F5">
        <w:rPr>
          <w:rFonts w:ascii="Times New Roman" w:eastAsia="Times New Roman" w:hAnsi="Times New Roman" w:cs="Times New Roman"/>
          <w:sz w:val="24"/>
          <w:szCs w:val="24"/>
          <w:lang w:val="la-Latn" w:eastAsia="de-DE"/>
        </w:rPr>
        <w:t xml:space="preserve">decernant eosque diiudicent et regimina animarum </w:t>
      </w:r>
      <w:r w:rsidR="00FE616F" w:rsidRPr="007A06F5">
        <w:rPr>
          <w:rFonts w:ascii="Times New Roman" w:eastAsia="Times New Roman" w:hAnsi="Times New Roman" w:cs="Times New Roman"/>
          <w:sz w:val="24"/>
          <w:szCs w:val="24"/>
          <w:lang w:val="la-Latn" w:eastAsia="de-DE"/>
        </w:rPr>
        <w:t xml:space="preserve">ac divina eis secundum regulam </w:t>
      </w:r>
      <w:r w:rsidRPr="007A06F5">
        <w:rPr>
          <w:rFonts w:ascii="Times New Roman" w:eastAsia="Times New Roman" w:hAnsi="Times New Roman" w:cs="Times New Roman"/>
          <w:sz w:val="24"/>
          <w:szCs w:val="24"/>
          <w:lang w:val="la-Latn" w:eastAsia="de-DE"/>
        </w:rPr>
        <w:t>non solum sine praesentia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sine conscientia episcopi committant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sacraria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ita praesumptive docent v</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noluerunt fieri discipuli veritatis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saltu</w:t>
      </w:r>
      <w:r w:rsidR="00FE616F" w:rsidRPr="007A06F5">
        <w:rPr>
          <w:rFonts w:ascii="Times New Roman" w:eastAsia="Times New Roman" w:hAnsi="Times New Roman" w:cs="Times New Roman"/>
          <w:sz w:val="24"/>
          <w:szCs w:val="24"/>
          <w:lang w:val="la-Latn" w:eastAsia="de-DE"/>
        </w:rPr>
        <w:t xml:space="preserve"> in </w:t>
      </w:r>
      <w:r w:rsidRPr="007A06F5">
        <w:rPr>
          <w:rFonts w:ascii="Times New Roman" w:eastAsia="Times New Roman" w:hAnsi="Times New Roman" w:cs="Times New Roman"/>
          <w:sz w:val="24"/>
          <w:szCs w:val="24"/>
          <w:lang w:val="la-Latn" w:eastAsia="de-DE"/>
        </w:rPr>
        <w:t>ordinato magistri fiant erroris</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quam temerario ausu praesumptum sit</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 xml:space="preserve">omnis </w:t>
      </w:r>
      <w:r w:rsidRPr="007A06F5">
        <w:rPr>
          <w:rFonts w:ascii="Times New Roman" w:eastAsia="Times New Roman" w:hAnsi="Times New Roman" w:cs="Times New Roman"/>
          <w:sz w:val="24"/>
          <w:szCs w:val="24"/>
          <w:lang w:val="la-Latn" w:eastAsia="de-DE"/>
        </w:rPr>
        <w:t xml:space="preserve">scripturarum demonstrat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adeo 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sicut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scriptum est</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 xml:space="preserve">nec in persecutione </w:t>
      </w:r>
      <w:r w:rsidRPr="007A06F5">
        <w:rPr>
          <w:rFonts w:ascii="Times New Roman" w:eastAsia="Times New Roman" w:hAnsi="Times New Roman" w:cs="Times New Roman"/>
          <w:sz w:val="24"/>
          <w:szCs w:val="24"/>
          <w:lang w:val="la-Latn" w:eastAsia="de-DE"/>
        </w:rPr>
        <w:t>dominica sine ministris pontificum res publica ad comprehendendum Dominum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w:t>
      </w:r>
      <w:r w:rsidR="00FE616F" w:rsidRPr="007A06F5">
        <w:rPr>
          <w:rFonts w:ascii="Times New Roman" w:eastAsia="Times New Roman" w:hAnsi="Times New Roman" w:cs="Times New Roman"/>
          <w:sz w:val="24"/>
          <w:szCs w:val="24"/>
          <w:lang w:val="la-Latn" w:eastAsia="de-DE"/>
        </w:rPr>
        <w:t xml:space="preserve">o </w:t>
      </w:r>
      <w:r w:rsidRPr="007A06F5">
        <w:rPr>
          <w:rFonts w:ascii="Times New Roman" w:eastAsia="Times New Roman" w:hAnsi="Times New Roman" w:cs="Times New Roman"/>
          <w:sz w:val="24"/>
          <w:szCs w:val="24"/>
          <w:lang w:val="la-Latn" w:eastAsia="de-DE"/>
        </w:rPr>
        <w:t>magis ad ordinanda divina servitia z auderent transmittere</w:t>
      </w:r>
      <w:r w:rsidR="00D9225B"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Ait enim scriptura secun</w:t>
      </w:r>
      <w:r w:rsidRPr="007A06F5">
        <w:rPr>
          <w:rFonts w:ascii="Times New Roman" w:eastAsia="Times New Roman" w:hAnsi="Times New Roman" w:cs="Times New Roman"/>
          <w:sz w:val="24"/>
          <w:szCs w:val="24"/>
          <w:lang w:val="la-Latn" w:eastAsia="de-DE"/>
        </w:rPr>
        <w:t>dum Iohannem</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Iudas autem a cum accepisset cohorte</w:t>
      </w:r>
      <w:r w:rsidR="00FE616F" w:rsidRPr="007A06F5">
        <w:rPr>
          <w:rFonts w:ascii="Times New Roman" w:eastAsia="Times New Roman" w:hAnsi="Times New Roman" w:cs="Times New Roman"/>
          <w:sz w:val="24"/>
          <w:szCs w:val="24"/>
          <w:lang w:val="la-Latn" w:eastAsia="de-DE"/>
        </w:rPr>
        <w:t>m et a pontificibus et Phari</w:t>
      </w:r>
      <w:r w:rsidRPr="007A06F5">
        <w:rPr>
          <w:rFonts w:ascii="Times New Roman" w:eastAsia="Times New Roman" w:hAnsi="Times New Roman" w:cs="Times New Roman"/>
          <w:sz w:val="24"/>
          <w:szCs w:val="24"/>
          <w:lang w:val="la-Latn" w:eastAsia="de-DE"/>
        </w:rPr>
        <w:t>saeis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ministros '; et item</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Et  adduxerunt Iesum ad Annam primum et inde</w:t>
      </w:r>
      <w:r w:rsidR="00360346" w:rsidRPr="007A06F5">
        <w:rPr>
          <w:rFonts w:ascii="Times New Roman" w:eastAsia="Times New Roman" w:hAnsi="Times New Roman" w:cs="Times New Roman"/>
          <w:sz w:val="24"/>
          <w:szCs w:val="24"/>
          <w:lang w:val="la-Latn" w:eastAsia="de-DE"/>
        </w:rPr>
        <w:t xml:space="preserve"> </w:t>
      </w:r>
      <w:r w:rsidR="00FE616F" w:rsidRPr="007A06F5">
        <w:rPr>
          <w:rFonts w:ascii="Times New Roman" w:eastAsia="Times New Roman" w:hAnsi="Times New Roman" w:cs="Times New Roman"/>
          <w:sz w:val="24"/>
          <w:szCs w:val="24"/>
          <w:lang w:val="la-Latn" w:eastAsia="de-DE"/>
        </w:rPr>
        <w:t xml:space="preserve">ad </w:t>
      </w:r>
      <w:r w:rsidRPr="007A06F5">
        <w:rPr>
          <w:rFonts w:ascii="Times New Roman" w:eastAsia="Times New Roman" w:hAnsi="Times New Roman" w:cs="Times New Roman"/>
          <w:sz w:val="24"/>
          <w:szCs w:val="24"/>
          <w:lang w:val="la-Latn" w:eastAsia="de-DE"/>
        </w:rPr>
        <w:t>Caiphan pontificem '; et post examinationem pontificis susc</w:t>
      </w:r>
      <w:r w:rsidR="00903225" w:rsidRPr="007A06F5">
        <w:rPr>
          <w:rFonts w:ascii="Times New Roman" w:eastAsia="Times New Roman" w:hAnsi="Times New Roman" w:cs="Times New Roman"/>
          <w:sz w:val="24"/>
          <w:szCs w:val="24"/>
          <w:lang w:val="la-Latn" w:eastAsia="de-DE"/>
        </w:rPr>
        <w:t>epit eum Pilatus</w:t>
      </w:r>
      <w:r w:rsidR="008E2A6B"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et Paulum </w:t>
      </w:r>
      <w:r w:rsidRPr="007A06F5">
        <w:rPr>
          <w:rFonts w:ascii="Times New Roman" w:eastAsia="Times New Roman" w:hAnsi="Times New Roman" w:cs="Times New Roman"/>
          <w:sz w:val="24"/>
          <w:szCs w:val="24"/>
          <w:lang w:val="la-Latn" w:eastAsia="de-DE"/>
        </w:rPr>
        <w:t>princeps sacerdotum secundum legem sedens per legem iudicare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debebat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panes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propositionis non licet edere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etiam regis a Deo electi petitione</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nisi </w:t>
      </w:r>
      <w:r w:rsidR="008E2A6B" w:rsidRPr="007A06F5">
        <w:rPr>
          <w:rFonts w:ascii="Times New Roman" w:eastAsia="Times New Roman" w:hAnsi="Times New Roman" w:cs="Times New Roman"/>
          <w:sz w:val="24"/>
          <w:szCs w:val="24"/>
          <w:lang w:val="la-Latn" w:eastAsia="de-DE"/>
        </w:rPr>
        <w:t xml:space="preserve">ab inmunditia sua mundentur, </w:t>
      </w:r>
      <w:r w:rsidRPr="007A06F5">
        <w:rPr>
          <w:rFonts w:ascii="Times New Roman" w:eastAsia="Times New Roman" w:hAnsi="Times New Roman" w:cs="Times New Roman"/>
          <w:sz w:val="24"/>
          <w:szCs w:val="24"/>
          <w:lang w:val="la-Latn" w:eastAsia="de-DE"/>
        </w:rPr>
        <w:t>iudicio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sacerdotum panes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proponunt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non </w:t>
      </w:r>
      <w:r w:rsidRPr="007A06F5">
        <w:rPr>
          <w:rFonts w:ascii="Times New Roman" w:eastAsia="Times New Roman" w:hAnsi="Times New Roman" w:cs="Times New Roman"/>
          <w:sz w:val="24"/>
          <w:szCs w:val="24"/>
          <w:lang w:val="la-Latn" w:eastAsia="de-DE"/>
        </w:rPr>
        <w:t>est aliud</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quod Iohannes dicit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venerit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antichristum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acturum</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 et nunc </w:t>
      </w:r>
      <w:r w:rsidR="008E2A6B" w:rsidRPr="007A06F5">
        <w:rPr>
          <w:rFonts w:ascii="Times New Roman" w:eastAsia="Times New Roman" w:hAnsi="Times New Roman" w:cs="Times New Roman"/>
          <w:sz w:val="24"/>
          <w:szCs w:val="24"/>
          <w:lang w:val="la-Latn" w:eastAsia="de-DE"/>
        </w:rPr>
        <w:t xml:space="preserve">antichristi </w:t>
      </w:r>
      <w:r w:rsidRPr="007A06F5">
        <w:rPr>
          <w:rFonts w:ascii="Times New Roman" w:eastAsia="Times New Roman" w:hAnsi="Times New Roman" w:cs="Times New Roman"/>
          <w:sz w:val="24"/>
          <w:szCs w:val="24"/>
          <w:lang w:val="la-Latn" w:eastAsia="de-DE"/>
        </w:rPr>
        <w:t xml:space="preserve"> ', videlicet isti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multi sunt '; et quod D</w:t>
      </w:r>
      <w:r w:rsidR="00903225" w:rsidRPr="007A06F5">
        <w:rPr>
          <w:rFonts w:ascii="Times New Roman" w:eastAsia="Times New Roman" w:hAnsi="Times New Roman" w:cs="Times New Roman"/>
          <w:sz w:val="24"/>
          <w:szCs w:val="24"/>
          <w:lang w:val="la-Latn" w:eastAsia="de-DE"/>
        </w:rPr>
        <w:t>ominus secundum Marcum</w:t>
      </w:r>
      <w:r w:rsidR="00D9225B"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 Cum </w:t>
      </w:r>
      <w:r w:rsidRPr="007A06F5">
        <w:rPr>
          <w:rFonts w:ascii="Times New Roman" w:eastAsia="Times New Roman" w:hAnsi="Times New Roman" w:cs="Times New Roman"/>
          <w:sz w:val="24"/>
          <w:szCs w:val="24"/>
          <w:lang w:val="la-Latn" w:eastAsia="de-DE"/>
        </w:rPr>
        <w:t>videritis abominationem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desolationis stantem in loco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non debet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legit</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in</w:t>
      </w:r>
      <w:r w:rsidRPr="007A06F5">
        <w:rPr>
          <w:rFonts w:ascii="Times New Roman" w:eastAsia="Times New Roman" w:hAnsi="Times New Roman" w:cs="Times New Roman"/>
          <w:sz w:val="24"/>
          <w:szCs w:val="24"/>
          <w:lang w:val="la-Latn" w:eastAsia="de-DE"/>
        </w:rPr>
        <w:t>tellegat</w:t>
      </w:r>
      <w:r w:rsidR="00D9225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Vere enim ista est abominatio desolationis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solum religionis</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sed etiam </w:t>
      </w:r>
      <w:r w:rsidRPr="007A06F5">
        <w:rPr>
          <w:rFonts w:ascii="Times New Roman" w:eastAsia="Times New Roman" w:hAnsi="Times New Roman" w:cs="Times New Roman"/>
          <w:sz w:val="24"/>
          <w:szCs w:val="24"/>
          <w:lang w:val="la-Latn" w:eastAsia="de-DE"/>
        </w:rPr>
        <w:t>praesentis et perpetuae salutis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non solum subditorum et</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talium apocriphorum </w:t>
      </w:r>
      <w:r w:rsidRPr="007A06F5">
        <w:rPr>
          <w:rFonts w:ascii="Times New Roman" w:eastAsia="Times New Roman" w:hAnsi="Times New Roman" w:cs="Times New Roman"/>
          <w:sz w:val="24"/>
          <w:szCs w:val="24"/>
          <w:lang w:val="la-Latn" w:eastAsia="de-DE"/>
        </w:rPr>
        <w:t>rectorum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verum et regis et regni atque regni primorum</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huic detestabili inordina</w:t>
      </w:r>
      <w:r w:rsidRPr="007A06F5">
        <w:rPr>
          <w:rFonts w:ascii="Times New Roman" w:eastAsia="Times New Roman" w:hAnsi="Times New Roman" w:cs="Times New Roman"/>
          <w:sz w:val="24"/>
          <w:szCs w:val="24"/>
          <w:lang w:val="la-Latn" w:eastAsia="de-DE"/>
        </w:rPr>
        <w:t>tioni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fautorum</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quod adhuc habetur flebilius</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quidam episcoporum e vicino </w:t>
      </w:r>
      <w:r w:rsidRPr="007A06F5">
        <w:rPr>
          <w:rFonts w:ascii="Times New Roman" w:eastAsia="Times New Roman" w:hAnsi="Times New Roman" w:cs="Times New Roman"/>
          <w:sz w:val="24"/>
          <w:szCs w:val="24"/>
          <w:lang w:val="la-Latn" w:eastAsia="de-DE"/>
        </w:rPr>
        <w:t>sedentes et iuxta prophetam ' canes muti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w:t>
      </w:r>
      <w:r w:rsidR="00903225" w:rsidRPr="007A06F5">
        <w:rPr>
          <w:rFonts w:ascii="Times New Roman" w:eastAsia="Times New Roman" w:hAnsi="Times New Roman" w:cs="Times New Roman"/>
          <w:sz w:val="24"/>
          <w:szCs w:val="24"/>
          <w:lang w:val="la-Latn" w:eastAsia="de-DE"/>
        </w:rPr>
        <w:t xml:space="preserve"> valentes latrare nec opponere </w:t>
      </w:r>
      <w:r w:rsidRPr="007A06F5">
        <w:rPr>
          <w:rFonts w:ascii="Times New Roman" w:eastAsia="Times New Roman" w:hAnsi="Times New Roman" w:cs="Times New Roman"/>
          <w:sz w:val="24"/>
          <w:szCs w:val="24"/>
          <w:lang w:val="la-Latn" w:eastAsia="de-DE"/>
        </w:rPr>
        <w:t>murum pro domo Israel ' haec scientes silent et surda aure pertranseunt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lastRenderedPageBreak/>
        <w:t xml:space="preserve">zelo </w:t>
      </w:r>
      <w:r w:rsidRPr="007A06F5">
        <w:rPr>
          <w:rFonts w:ascii="Times New Roman" w:eastAsia="Times New Roman" w:hAnsi="Times New Roman" w:cs="Times New Roman"/>
          <w:sz w:val="24"/>
          <w:szCs w:val="24"/>
          <w:lang w:val="la-Latn" w:eastAsia="de-DE"/>
        </w:rPr>
        <w:t xml:space="preserve">divino accensi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 Dei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ex quo omnis paternitas ' secundum</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 xml:space="preserve">apostolum </w:t>
      </w:r>
      <w:r w:rsidRPr="007A06F5">
        <w:rPr>
          <w:rFonts w:ascii="Times New Roman" w:eastAsia="Times New Roman" w:hAnsi="Times New Roman" w:cs="Times New Roman"/>
          <w:sz w:val="24"/>
          <w:szCs w:val="24"/>
          <w:lang w:val="la-Latn" w:eastAsia="de-DE"/>
        </w:rPr>
        <w:t>' in caelo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 terra nominatur ', decernimus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03225" w:rsidRPr="007A06F5">
        <w:rPr>
          <w:rFonts w:ascii="Times New Roman" w:eastAsia="Times New Roman" w:hAnsi="Times New Roman" w:cs="Times New Roman"/>
          <w:sz w:val="24"/>
          <w:szCs w:val="24"/>
          <w:lang w:val="la-Latn" w:eastAsia="de-DE"/>
        </w:rPr>
        <w:t xml:space="preserve">cquid huiusmodi hactenus actum </w:t>
      </w:r>
      <w:r w:rsidRPr="007A06F5">
        <w:rPr>
          <w:rFonts w:ascii="Times New Roman" w:eastAsia="Times New Roman" w:hAnsi="Times New Roman" w:cs="Times New Roman"/>
          <w:sz w:val="24"/>
          <w:szCs w:val="24"/>
          <w:lang w:val="la-Latn" w:eastAsia="de-DE"/>
        </w:rPr>
        <w:t>est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sacerdotali ac regali rigore seu dispositione cassetur et ad statum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ativum reducatur x</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talis abbatia y</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paternitas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latino z nomine a dicitur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funditus</w:t>
      </w:r>
      <w:r w:rsidR="00360346" w:rsidRPr="007A06F5">
        <w:rPr>
          <w:rFonts w:ascii="Times New Roman" w:eastAsia="Times New Roman" w:hAnsi="Times New Roman" w:cs="Times New Roman"/>
          <w:sz w:val="24"/>
          <w:szCs w:val="24"/>
          <w:lang w:val="la-Latn" w:eastAsia="de-DE"/>
        </w:rPr>
        <w:t xml:space="preserve"> </w:t>
      </w:r>
      <w:r w:rsidR="00903225" w:rsidRPr="007A06F5">
        <w:rPr>
          <w:rFonts w:ascii="Times New Roman" w:eastAsia="Times New Roman" w:hAnsi="Times New Roman" w:cs="Times New Roman"/>
          <w:sz w:val="24"/>
          <w:szCs w:val="24"/>
          <w:lang w:val="la-Latn" w:eastAsia="de-DE"/>
        </w:rPr>
        <w:t>remo</w:t>
      </w:r>
      <w:r w:rsidRPr="007A06F5">
        <w:rPr>
          <w:lang w:val="la-Latn"/>
        </w:rPr>
        <w:t>veatur</w:t>
      </w:r>
      <w:r w:rsidR="008E2A6B" w:rsidRPr="007A06F5">
        <w:rPr>
          <w:lang w:val="la-Latn"/>
        </w:rPr>
        <w:t xml:space="preserve">. </w:t>
      </w:r>
      <w:r w:rsidRPr="007A06F5">
        <w:rPr>
          <w:lang w:val="la-Latn"/>
        </w:rPr>
        <w:t>Et si quis hoc de</w:t>
      </w:r>
      <w:r w:rsidR="00360346" w:rsidRPr="007A06F5">
        <w:rPr>
          <w:lang w:val="la-Latn"/>
        </w:rPr>
        <w:t xml:space="preserve"> </w:t>
      </w:r>
      <w:r w:rsidRPr="007A06F5">
        <w:rPr>
          <w:lang w:val="la-Latn"/>
        </w:rPr>
        <w:t>cetero</w:t>
      </w:r>
      <w:r w:rsidR="00360346" w:rsidRPr="007A06F5">
        <w:rPr>
          <w:lang w:val="la-Latn"/>
        </w:rPr>
        <w:t xml:space="preserve"> </w:t>
      </w:r>
      <w:r w:rsidRPr="007A06F5">
        <w:rPr>
          <w:lang w:val="la-Latn"/>
        </w:rPr>
        <w:t>praesumpserit</w:t>
      </w:r>
      <w:r w:rsidR="00360346" w:rsidRPr="007A06F5">
        <w:rPr>
          <w:lang w:val="la-Latn"/>
        </w:rPr>
        <w:t xml:space="preserve"> </w:t>
      </w:r>
      <w:r w:rsidRPr="007A06F5">
        <w:rPr>
          <w:lang w:val="la-Latn"/>
        </w:rPr>
        <w:t>et ammonitus a tali pra</w:t>
      </w:r>
      <w:r w:rsidR="00C36647" w:rsidRPr="007A06F5">
        <w:rPr>
          <w:lang w:val="la-Latn"/>
        </w:rPr>
        <w:t>e</w:t>
      </w:r>
      <w:r w:rsidRPr="007A06F5">
        <w:rPr>
          <w:lang w:val="la-Latn"/>
        </w:rPr>
        <w:t xml:space="preserve"> / sumptione se</w:t>
      </w:r>
      <w:r w:rsidR="00360346" w:rsidRPr="007A06F5">
        <w:rPr>
          <w:lang w:val="la-Latn"/>
        </w:rPr>
        <w:t xml:space="preserve"> </w:t>
      </w:r>
      <w:r w:rsidRPr="007A06F5">
        <w:rPr>
          <w:lang w:val="la-Latn"/>
        </w:rPr>
        <w:t>corrigere non</w:t>
      </w:r>
      <w:r w:rsidR="00360346" w:rsidRPr="007A06F5">
        <w:rPr>
          <w:lang w:val="la-Latn"/>
        </w:rPr>
        <w:t xml:space="preserve"> </w:t>
      </w:r>
      <w:r w:rsidRPr="007A06F5">
        <w:rPr>
          <w:lang w:val="la-Latn"/>
        </w:rPr>
        <w:t>voluerit</w:t>
      </w:r>
      <w:r w:rsidR="00360346" w:rsidRPr="007A06F5">
        <w:rPr>
          <w:lang w:val="la-Latn"/>
        </w:rPr>
        <w:t xml:space="preserve">, </w:t>
      </w:r>
      <w:r w:rsidRPr="007A06F5">
        <w:rPr>
          <w:lang w:val="la-Latn"/>
        </w:rPr>
        <w:t>et isdem</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qui ei</w:t>
      </w:r>
      <w:r w:rsidR="00360346" w:rsidRPr="007A06F5">
        <w:rPr>
          <w:lang w:val="la-Latn"/>
        </w:rPr>
        <w:t xml:space="preserve"> </w:t>
      </w:r>
      <w:r w:rsidR="00903225" w:rsidRPr="007A06F5">
        <w:rPr>
          <w:lang w:val="la-Latn"/>
        </w:rPr>
        <w:t xml:space="preserve">faverit vel consenserit </w:t>
      </w:r>
      <w:r w:rsidRPr="007A06F5">
        <w:rPr>
          <w:lang w:val="la-Latn"/>
        </w:rPr>
        <w:t>a corpore Christi separetur et sanguine</w:t>
      </w:r>
      <w:r w:rsidR="008E2A6B" w:rsidRPr="007A06F5">
        <w:rPr>
          <w:lang w:val="la-Latn"/>
        </w:rPr>
        <w:t xml:space="preserve">. </w:t>
      </w:r>
      <w:r w:rsidRPr="007A06F5">
        <w:rPr>
          <w:lang w:val="la-Latn"/>
        </w:rPr>
        <w:t>Qui autem de monachis per talem manum</w:t>
      </w:r>
      <w:r w:rsidR="00360346" w:rsidRPr="007A06F5">
        <w:rPr>
          <w:lang w:val="la-Latn"/>
        </w:rPr>
        <w:t xml:space="preserve"> </w:t>
      </w:r>
      <w:r w:rsidRPr="007A06F5">
        <w:rPr>
          <w:lang w:val="la-Latn"/>
        </w:rPr>
        <w:t>obedientiam regularem susceperit</w:t>
      </w:r>
      <w:r w:rsidR="00360346" w:rsidRPr="007A06F5">
        <w:rPr>
          <w:lang w:val="la-Latn"/>
        </w:rPr>
        <w:t xml:space="preserve">, </w:t>
      </w:r>
      <w:r w:rsidRPr="007A06F5">
        <w:rPr>
          <w:lang w:val="la-Latn"/>
        </w:rPr>
        <w:t>gravioris</w:t>
      </w:r>
      <w:r w:rsidR="00360346" w:rsidRPr="007A06F5">
        <w:rPr>
          <w:lang w:val="la-Latn"/>
        </w:rPr>
        <w:t xml:space="preserve"> </w:t>
      </w:r>
      <w:r w:rsidRPr="007A06F5">
        <w:rPr>
          <w:lang w:val="la-Latn"/>
        </w:rPr>
        <w:t>culpae vindicta puniatur</w:t>
      </w:r>
      <w:r w:rsidR="00360346" w:rsidRPr="007A06F5">
        <w:rPr>
          <w:lang w:val="la-Latn"/>
        </w:rPr>
        <w:t xml:space="preserve">, </w:t>
      </w:r>
      <w:r w:rsidRPr="007A06F5">
        <w:rPr>
          <w:lang w:val="la-Latn"/>
        </w:rPr>
        <w:t>Quodsi post</w:t>
      </w:r>
      <w:r w:rsidR="00360346" w:rsidRPr="007A06F5">
        <w:rPr>
          <w:lang w:val="la-Latn"/>
        </w:rPr>
        <w:t xml:space="preserve"> </w:t>
      </w:r>
      <w:r w:rsidRPr="007A06F5">
        <w:rPr>
          <w:lang w:val="la-Latn"/>
        </w:rPr>
        <w:t>quisquam illorum praesumpserit</w:t>
      </w:r>
      <w:r w:rsidR="00360346" w:rsidRPr="007A06F5">
        <w:rPr>
          <w:lang w:val="la-Latn"/>
        </w:rPr>
        <w:t xml:space="preserve">, </w:t>
      </w:r>
      <w:r w:rsidRPr="007A06F5">
        <w:rPr>
          <w:lang w:val="la-Latn"/>
        </w:rPr>
        <w:t>iudicio sancti Spiritus</w:t>
      </w:r>
      <w:r w:rsidR="00903225" w:rsidRPr="007A06F5">
        <w:rPr>
          <w:lang w:val="la-Latn"/>
        </w:rPr>
        <w:t xml:space="preserve"> praesenti decreta </w:t>
      </w:r>
      <w:r w:rsidR="00524CAA" w:rsidRPr="00524CAA">
        <w:rPr>
          <w:b/>
          <w:lang w:val="la-Latn"/>
        </w:rPr>
        <w:t>auctorit</w:t>
      </w:r>
      <w:r w:rsidR="00903225" w:rsidRPr="007A06F5">
        <w:rPr>
          <w:lang w:val="la-Latn"/>
        </w:rPr>
        <w:t xml:space="preserve">ate </w:t>
      </w:r>
      <w:r w:rsidRPr="007A06F5">
        <w:rPr>
          <w:lang w:val="la-Latn"/>
        </w:rPr>
        <w:t>anathematizetur</w:t>
      </w:r>
      <w:r w:rsidR="008E2A6B" w:rsidRPr="007A06F5">
        <w:rPr>
          <w:lang w:val="la-Latn"/>
        </w:rPr>
        <w:t xml:space="preserve">. </w:t>
      </w:r>
      <w:r w:rsidRPr="007A06F5">
        <w:rPr>
          <w:lang w:val="la-Latn"/>
        </w:rPr>
        <w:t>Si autem</w:t>
      </w:r>
      <w:r w:rsidR="00360346" w:rsidRPr="007A06F5">
        <w:rPr>
          <w:lang w:val="la-Latn"/>
        </w:rPr>
        <w:t xml:space="preserve"> </w:t>
      </w:r>
      <w:r w:rsidRPr="007A06F5">
        <w:rPr>
          <w:lang w:val="la-Latn"/>
        </w:rPr>
        <w:t>monachus contempnens</w:t>
      </w:r>
      <w:r w:rsidR="00360346" w:rsidRPr="007A06F5">
        <w:rPr>
          <w:lang w:val="la-Latn"/>
        </w:rPr>
        <w:t xml:space="preserve"> </w:t>
      </w:r>
      <w:r w:rsidRPr="007A06F5">
        <w:rPr>
          <w:lang w:val="la-Latn"/>
        </w:rPr>
        <w:t>gradum ecclesiasticum habuerit</w:t>
      </w:r>
      <w:r w:rsidR="00360346" w:rsidRPr="007A06F5">
        <w:rPr>
          <w:lang w:val="la-Latn"/>
        </w:rPr>
        <w:t xml:space="preserve">, </w:t>
      </w:r>
      <w:r w:rsidRPr="007A06F5">
        <w:rPr>
          <w:lang w:val="la-Latn"/>
        </w:rPr>
        <w:t>eo privetur</w:t>
      </w:r>
      <w:r w:rsidR="008E2A6B" w:rsidRPr="007A06F5">
        <w:rPr>
          <w:lang w:val="la-Latn"/>
        </w:rPr>
        <w:t xml:space="preserve">; </w:t>
      </w:r>
      <w:r w:rsidRPr="007A06F5">
        <w:rPr>
          <w:lang w:val="la-Latn"/>
        </w:rPr>
        <w:t>et si gradum</w:t>
      </w:r>
      <w:r w:rsidR="00360346" w:rsidRPr="007A06F5">
        <w:rPr>
          <w:lang w:val="la-Latn"/>
        </w:rPr>
        <w:t xml:space="preserve"> </w:t>
      </w:r>
      <w:r w:rsidRPr="007A06F5">
        <w:rPr>
          <w:lang w:val="la-Latn"/>
        </w:rPr>
        <w:t>non habuerit</w:t>
      </w:r>
      <w:r w:rsidR="00360346" w:rsidRPr="007A06F5">
        <w:rPr>
          <w:lang w:val="la-Latn"/>
        </w:rPr>
        <w:t xml:space="preserve">, </w:t>
      </w:r>
      <w:r w:rsidRPr="007A06F5">
        <w:rPr>
          <w:lang w:val="la-Latn"/>
        </w:rPr>
        <w:t>pane et aqua contentus</w:t>
      </w:r>
      <w:r w:rsidR="00360346" w:rsidRPr="007A06F5">
        <w:rPr>
          <w:lang w:val="la-Latn"/>
        </w:rPr>
        <w:t xml:space="preserve"> </w:t>
      </w:r>
      <w:r w:rsidR="00903225" w:rsidRPr="007A06F5">
        <w:rPr>
          <w:lang w:val="la-Latn"/>
        </w:rPr>
        <w:t xml:space="preserve">ergastulo diebus </w:t>
      </w:r>
      <w:r w:rsidRPr="007A06F5">
        <w:rPr>
          <w:lang w:val="la-Latn"/>
        </w:rPr>
        <w:t>quadraginta retrudatur</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de ministerio indebite</w:t>
      </w:r>
      <w:r w:rsidR="00360346" w:rsidRPr="007A06F5">
        <w:rPr>
          <w:lang w:val="la-Latn"/>
        </w:rPr>
        <w:t xml:space="preserve"> </w:t>
      </w:r>
      <w:r w:rsidRPr="007A06F5">
        <w:rPr>
          <w:lang w:val="la-Latn"/>
        </w:rPr>
        <w:t>adepto ultionem canonicam</w:t>
      </w:r>
      <w:r w:rsidR="00360346" w:rsidRPr="007A06F5">
        <w:rPr>
          <w:lang w:val="la-Latn"/>
        </w:rPr>
        <w:t xml:space="preserve">, </w:t>
      </w:r>
      <w:r w:rsidR="00903225" w:rsidRPr="007A06F5">
        <w:rPr>
          <w:lang w:val="la-Latn"/>
        </w:rPr>
        <w:t xml:space="preserve">qui a </w:t>
      </w:r>
      <w:r w:rsidRPr="007A06F5">
        <w:rPr>
          <w:lang w:val="la-Latn"/>
        </w:rPr>
        <w:t>qualibet</w:t>
      </w:r>
      <w:r w:rsidR="00360346" w:rsidRPr="007A06F5">
        <w:rPr>
          <w:lang w:val="la-Latn"/>
        </w:rPr>
        <w:t xml:space="preserve"> </w:t>
      </w:r>
      <w:r w:rsidRPr="007A06F5">
        <w:rPr>
          <w:lang w:val="la-Latn"/>
        </w:rPr>
        <w:t>seculari potestate praedictum</w:t>
      </w:r>
      <w:r w:rsidR="00360346" w:rsidRPr="007A06F5">
        <w:rPr>
          <w:lang w:val="la-Latn"/>
        </w:rPr>
        <w:t xml:space="preserve"> </w:t>
      </w:r>
      <w:r w:rsidRPr="007A06F5">
        <w:rPr>
          <w:lang w:val="la-Latn"/>
        </w:rPr>
        <w:t>honorem ecclesiasticum vult obtinere</w:t>
      </w:r>
      <w:r w:rsidR="00360346" w:rsidRPr="007A06F5">
        <w:rPr>
          <w:lang w:val="la-Latn"/>
        </w:rPr>
        <w:t xml:space="preserve">, </w:t>
      </w:r>
      <w:r w:rsidR="00903225" w:rsidRPr="007A06F5">
        <w:rPr>
          <w:lang w:val="la-Latn"/>
        </w:rPr>
        <w:t xml:space="preserve">ex </w:t>
      </w:r>
      <w:r w:rsidRPr="007A06F5">
        <w:rPr>
          <w:lang w:val="la-Latn"/>
        </w:rPr>
        <w:t>hoc decreto</w:t>
      </w:r>
      <w:r w:rsidR="00360346" w:rsidRPr="007A06F5">
        <w:rPr>
          <w:lang w:val="la-Latn"/>
        </w:rPr>
        <w:t xml:space="preserve"> </w:t>
      </w:r>
      <w:r w:rsidRPr="007A06F5">
        <w:rPr>
          <w:lang w:val="la-Latn"/>
        </w:rPr>
        <w:t>sustineat</w:t>
      </w:r>
      <w:r w:rsidR="008E2A6B" w:rsidRPr="007A06F5">
        <w:rPr>
          <w:lang w:val="la-Latn"/>
        </w:rPr>
        <w:t xml:space="preserve">. </w:t>
      </w:r>
      <w:r w:rsidRPr="007A06F5">
        <w:rPr>
          <w:lang w:val="la-Latn"/>
        </w:rPr>
        <w:t>Episcopi vero</w:t>
      </w:r>
      <w:r w:rsidR="00360346" w:rsidRPr="007A06F5">
        <w:rPr>
          <w:lang w:val="la-Latn"/>
        </w:rPr>
        <w:t xml:space="preserve">, </w:t>
      </w:r>
      <w:r w:rsidRPr="007A06F5">
        <w:rPr>
          <w:lang w:val="la-Latn"/>
        </w:rPr>
        <w:t>qui actenu</w:t>
      </w:r>
      <w:r w:rsidR="00903225" w:rsidRPr="007A06F5">
        <w:rPr>
          <w:lang w:val="la-Latn"/>
        </w:rPr>
        <w:t xml:space="preserve">s tantam silentio consenserunt </w:t>
      </w:r>
      <w:r w:rsidRPr="007A06F5">
        <w:rPr>
          <w:lang w:val="la-Latn"/>
        </w:rPr>
        <w:t>praesumptionis perniciem</w:t>
      </w:r>
      <w:r w:rsidR="00360346" w:rsidRPr="007A06F5">
        <w:rPr>
          <w:lang w:val="la-Latn"/>
        </w:rPr>
        <w:t xml:space="preserve">, </w:t>
      </w:r>
      <w:r w:rsidRPr="007A06F5">
        <w:rPr>
          <w:lang w:val="la-Latn"/>
        </w:rPr>
        <w:t>durius arguantur</w:t>
      </w:r>
      <w:r w:rsidR="008E2A6B" w:rsidRPr="007A06F5">
        <w:rPr>
          <w:lang w:val="la-Latn"/>
        </w:rPr>
        <w:t xml:space="preserve">; </w:t>
      </w:r>
      <w:r w:rsidRPr="007A06F5">
        <w:rPr>
          <w:lang w:val="la-Latn"/>
        </w:rPr>
        <w:t>et si deinceps</w:t>
      </w:r>
      <w:r w:rsidR="00903225" w:rsidRPr="007A06F5">
        <w:rPr>
          <w:lang w:val="la-Latn"/>
        </w:rPr>
        <w:t xml:space="preserve"> istud sine vindicta dimi</w:t>
      </w:r>
      <w:r w:rsidRPr="007A06F5">
        <w:rPr>
          <w:lang w:val="la-Latn"/>
        </w:rPr>
        <w:t>serint</w:t>
      </w:r>
      <w:r w:rsidR="00360346" w:rsidRPr="007A06F5">
        <w:rPr>
          <w:lang w:val="la-Latn"/>
        </w:rPr>
        <w:t xml:space="preserve"> </w:t>
      </w:r>
      <w:r w:rsidRPr="007A06F5">
        <w:rPr>
          <w:lang w:val="la-Latn"/>
        </w:rPr>
        <w:t>aut agere in suis parrochiis consenserint</w:t>
      </w:r>
      <w:r w:rsidR="00360346" w:rsidRPr="007A06F5">
        <w:rPr>
          <w:lang w:val="la-Latn"/>
        </w:rPr>
        <w:t xml:space="preserve">, </w:t>
      </w:r>
      <w:r w:rsidR="00903225" w:rsidRPr="007A06F5">
        <w:rPr>
          <w:lang w:val="la-Latn"/>
        </w:rPr>
        <w:t xml:space="preserve">tribus mensibus hoc synodali </w:t>
      </w:r>
      <w:r w:rsidRPr="007A06F5">
        <w:rPr>
          <w:lang w:val="la-Latn"/>
        </w:rPr>
        <w:t>iudicio a missarum sollemniis se abstineant</w:t>
      </w:r>
      <w:r w:rsidR="00360346" w:rsidRPr="007A06F5">
        <w:rPr>
          <w:lang w:val="la-Latn"/>
        </w:rPr>
        <w:t xml:space="preserve">, </w:t>
      </w:r>
      <w:r w:rsidRPr="007A06F5">
        <w:rPr>
          <w:lang w:val="la-Latn"/>
        </w:rPr>
        <w:t>et suae tantum ecclesiae communione</w:t>
      </w:r>
      <w:r w:rsidR="00360346" w:rsidRPr="007A06F5">
        <w:rPr>
          <w:lang w:val="la-Latn"/>
        </w:rPr>
        <w:t xml:space="preserve"> </w:t>
      </w:r>
      <w:r w:rsidRPr="007A06F5">
        <w:rPr>
          <w:lang w:val="la-Latn"/>
        </w:rPr>
        <w:t>contenti fiant</w:t>
      </w:r>
      <w:r w:rsidR="008E2A6B" w:rsidRPr="007A06F5">
        <w:rPr>
          <w:lang w:val="la-Latn"/>
        </w:rPr>
        <w:t xml:space="preserve">. </w:t>
      </w:r>
    </w:p>
    <w:p w14:paraId="5B964A1A" w14:textId="37456F81" w:rsidR="00055039" w:rsidRPr="007A06F5" w:rsidRDefault="00055039" w:rsidP="00055039">
      <w:pPr>
        <w:pStyle w:val="Normlnweb"/>
        <w:rPr>
          <w:lang w:val="la-Latn"/>
        </w:rPr>
      </w:pPr>
      <w:r w:rsidRPr="007A06F5">
        <w:rPr>
          <w:lang w:val="la-Latn"/>
        </w:rPr>
        <w:t>11</w:t>
      </w:r>
      <w:r w:rsidR="008E2A6B" w:rsidRPr="007A06F5">
        <w:rPr>
          <w:lang w:val="la-Latn"/>
        </w:rPr>
        <w:t xml:space="preserve">. </w:t>
      </w:r>
      <w:r w:rsidRPr="007A06F5">
        <w:rPr>
          <w:lang w:val="la-Latn"/>
        </w:rPr>
        <w:t>Occasionem etiam et fomitem</w:t>
      </w:r>
      <w:r w:rsidR="00360346" w:rsidRPr="007A06F5">
        <w:rPr>
          <w:lang w:val="la-Latn"/>
        </w:rPr>
        <w:t xml:space="preserve">, </w:t>
      </w:r>
      <w:r w:rsidRPr="007A06F5">
        <w:rPr>
          <w:lang w:val="la-Latn"/>
        </w:rPr>
        <w:t>unde ordo ecclesia</w:t>
      </w:r>
      <w:r w:rsidR="00903225" w:rsidRPr="007A06F5">
        <w:rPr>
          <w:lang w:val="la-Latn"/>
        </w:rPr>
        <w:t xml:space="preserve">sticus et canonica forma atque </w:t>
      </w:r>
      <w:r w:rsidRPr="007A06F5">
        <w:rPr>
          <w:lang w:val="la-Latn"/>
        </w:rPr>
        <w:t>monastica religio saepe a longe superiori tempore</w:t>
      </w:r>
      <w:r w:rsidR="00360346" w:rsidRPr="007A06F5">
        <w:rPr>
          <w:lang w:val="la-Latn"/>
        </w:rPr>
        <w:t xml:space="preserve">, </w:t>
      </w:r>
      <w:r w:rsidRPr="007A06F5">
        <w:rPr>
          <w:lang w:val="la-Latn"/>
        </w:rPr>
        <w:t>cum minus religiosos principes habuit</w:t>
      </w:r>
      <w:r w:rsidR="00360346" w:rsidRPr="007A06F5">
        <w:rPr>
          <w:lang w:val="la-Latn"/>
        </w:rPr>
        <w:t xml:space="preserve">, </w:t>
      </w:r>
      <w:r w:rsidR="00903225" w:rsidRPr="007A06F5">
        <w:rPr>
          <w:lang w:val="la-Latn"/>
        </w:rPr>
        <w:t xml:space="preserve">titubavit </w:t>
      </w:r>
      <w:r w:rsidRPr="007A06F5">
        <w:rPr>
          <w:lang w:val="la-Latn"/>
        </w:rPr>
        <w:t>et pene conlabens deperiit et iterum</w:t>
      </w:r>
      <w:r w:rsidR="00360346" w:rsidRPr="007A06F5">
        <w:rPr>
          <w:lang w:val="la-Latn"/>
        </w:rPr>
        <w:t xml:space="preserve">, </w:t>
      </w:r>
      <w:r w:rsidRPr="007A06F5">
        <w:rPr>
          <w:lang w:val="la-Latn"/>
        </w:rPr>
        <w:t>cum devotos et in Dei zelo ferventes principes accipere meruit</w:t>
      </w:r>
      <w:r w:rsidR="00360346" w:rsidRPr="007A06F5">
        <w:rPr>
          <w:lang w:val="la-Latn"/>
        </w:rPr>
        <w:t xml:space="preserve">, </w:t>
      </w:r>
      <w:r w:rsidRPr="007A06F5">
        <w:rPr>
          <w:lang w:val="la-Latn"/>
        </w:rPr>
        <w:t>resurrectione quadam revixit et vigorem recepit atque sui processus tempore ambulavit</w:t>
      </w:r>
      <w:r w:rsidR="00360346" w:rsidRPr="007A06F5">
        <w:rPr>
          <w:lang w:val="la-Latn"/>
        </w:rPr>
        <w:t xml:space="preserve">, </w:t>
      </w:r>
      <w:r w:rsidR="00903225" w:rsidRPr="007A06F5">
        <w:rPr>
          <w:lang w:val="la-Latn"/>
        </w:rPr>
        <w:t xml:space="preserve">quod non </w:t>
      </w:r>
      <w:r w:rsidRPr="007A06F5">
        <w:rPr>
          <w:lang w:val="la-Latn"/>
        </w:rPr>
        <w:t>sine gravi dolore et metu ultionis divinae dicimus</w:t>
      </w:r>
      <w:r w:rsidR="00360346" w:rsidRPr="007A06F5">
        <w:rPr>
          <w:lang w:val="la-Latn"/>
        </w:rPr>
        <w:t xml:space="preserve">, </w:t>
      </w:r>
      <w:r w:rsidRPr="007A06F5">
        <w:rPr>
          <w:lang w:val="la-Latn"/>
        </w:rPr>
        <w:t>in vestri a regiminis tempore ' in  ' destructionem</w:t>
      </w:r>
      <w:r w:rsidR="00360346" w:rsidRPr="007A06F5">
        <w:rPr>
          <w:lang w:val="la-Latn"/>
        </w:rPr>
        <w:t xml:space="preserve">, </w:t>
      </w:r>
      <w:r w:rsidRPr="007A06F5">
        <w:rPr>
          <w:lang w:val="la-Latn"/>
        </w:rPr>
        <w:t>non in</w:t>
      </w:r>
      <w:r w:rsidR="00360346" w:rsidRPr="007A06F5">
        <w:rPr>
          <w:lang w:val="la-Latn"/>
        </w:rPr>
        <w:t xml:space="preserve"> </w:t>
      </w:r>
      <w:r w:rsidRPr="007A06F5">
        <w:rPr>
          <w:lang w:val="la-Latn"/>
        </w:rPr>
        <w:t>aedificationem ', sicut Paulus docuerat</w:t>
      </w:r>
      <w:r w:rsidR="00360346" w:rsidRPr="007A06F5">
        <w:rPr>
          <w:lang w:val="la-Latn"/>
        </w:rPr>
        <w:t xml:space="preserve">, </w:t>
      </w:r>
      <w:r w:rsidRPr="007A06F5">
        <w:rPr>
          <w:lang w:val="la-Latn"/>
        </w:rPr>
        <w:t>accidisse</w:t>
      </w:r>
      <w:r w:rsidR="00360346" w:rsidRPr="007A06F5">
        <w:rPr>
          <w:lang w:val="la-Latn"/>
        </w:rPr>
        <w:t xml:space="preserve"> </w:t>
      </w:r>
      <w:r w:rsidRPr="007A06F5">
        <w:rPr>
          <w:lang w:val="la-Latn"/>
        </w:rPr>
        <w:t>conspicimus</w:t>
      </w:r>
      <w:r w:rsidR="008E2A6B" w:rsidRPr="007A06F5">
        <w:rPr>
          <w:lang w:val="la-Latn"/>
        </w:rPr>
        <w:t xml:space="preserve">. </w:t>
      </w:r>
      <w:r w:rsidRPr="007A06F5">
        <w:rPr>
          <w:lang w:val="la-Latn"/>
        </w:rPr>
        <w:t>Quod et nostris peccatis</w:t>
      </w:r>
      <w:r w:rsidR="00360346" w:rsidRPr="007A06F5">
        <w:rPr>
          <w:lang w:val="la-Latn"/>
        </w:rPr>
        <w:t xml:space="preserve">, </w:t>
      </w:r>
      <w:r w:rsidR="00903225" w:rsidRPr="007A06F5">
        <w:rPr>
          <w:lang w:val="la-Latn"/>
        </w:rPr>
        <w:t xml:space="preserve">qui </w:t>
      </w:r>
      <w:r w:rsidRPr="007A06F5">
        <w:rPr>
          <w:lang w:val="la-Latn"/>
        </w:rPr>
        <w:t>dispensatores et pastores ecclesiarum esse debuimus</w:t>
      </w:r>
      <w:r w:rsidR="00360346" w:rsidRPr="007A06F5">
        <w:rPr>
          <w:lang w:val="la-Latn"/>
        </w:rPr>
        <w:t xml:space="preserve">, </w:t>
      </w:r>
      <w:r w:rsidRPr="007A06F5">
        <w:rPr>
          <w:lang w:val="la-Latn"/>
        </w:rPr>
        <w:t>veraciter e imputamus</w:t>
      </w:r>
      <w:r w:rsidR="008E2A6B" w:rsidRPr="007A06F5">
        <w:rPr>
          <w:lang w:val="la-Latn"/>
        </w:rPr>
        <w:t xml:space="preserve">; </w:t>
      </w:r>
      <w:r w:rsidRPr="007A06F5">
        <w:rPr>
          <w:lang w:val="la-Latn"/>
        </w:rPr>
        <w:t>et eorum</w:t>
      </w:r>
      <w:r w:rsidR="00360346" w:rsidRPr="007A06F5">
        <w:rPr>
          <w:lang w:val="la-Latn"/>
        </w:rPr>
        <w:t xml:space="preserve">, </w:t>
      </w:r>
      <w:r w:rsidR="00903225" w:rsidRPr="007A06F5">
        <w:rPr>
          <w:lang w:val="la-Latn"/>
        </w:rPr>
        <w:t>quorum fac</w:t>
      </w:r>
      <w:r w:rsidRPr="007A06F5">
        <w:rPr>
          <w:lang w:val="la-Latn"/>
        </w:rPr>
        <w:t>tione res ista adeo male pullulavit et excrevit</w:t>
      </w:r>
      <w:r w:rsidR="00360346" w:rsidRPr="007A06F5">
        <w:rPr>
          <w:lang w:val="la-Latn"/>
        </w:rPr>
        <w:t xml:space="preserve">, </w:t>
      </w:r>
      <w:r w:rsidRPr="007A06F5">
        <w:rPr>
          <w:lang w:val="la-Latn"/>
        </w:rPr>
        <w:t>alia praecedentia peccata hoc meruisse</w:t>
      </w:r>
      <w:r w:rsidR="00360346" w:rsidRPr="007A06F5">
        <w:rPr>
          <w:lang w:val="la-Latn"/>
        </w:rPr>
        <w:t xml:space="preserve">, </w:t>
      </w:r>
      <w:r w:rsidR="00903225" w:rsidRPr="007A06F5">
        <w:rPr>
          <w:lang w:val="la-Latn"/>
        </w:rPr>
        <w:t xml:space="preserve">pro certo </w:t>
      </w:r>
      <w:r w:rsidR="00524CAA" w:rsidRPr="00524CAA">
        <w:rPr>
          <w:b/>
          <w:lang w:val="la-Latn"/>
        </w:rPr>
        <w:t>auctorit</w:t>
      </w:r>
      <w:r w:rsidRPr="007A06F5">
        <w:rPr>
          <w:lang w:val="la-Latn"/>
        </w:rPr>
        <w:t>ate</w:t>
      </w:r>
      <w:r w:rsidR="00360346" w:rsidRPr="007A06F5">
        <w:rPr>
          <w:lang w:val="la-Latn"/>
        </w:rPr>
        <w:t xml:space="preserve"> </w:t>
      </w:r>
      <w:r w:rsidRPr="007A06F5">
        <w:rPr>
          <w:lang w:val="la-Latn"/>
        </w:rPr>
        <w:t>divina</w:t>
      </w:r>
      <w:r w:rsidR="00360346" w:rsidRPr="007A06F5">
        <w:rPr>
          <w:lang w:val="la-Latn"/>
        </w:rPr>
        <w:t xml:space="preserve"> </w:t>
      </w:r>
      <w:r w:rsidRPr="007A06F5">
        <w:rPr>
          <w:lang w:val="la-Latn"/>
        </w:rPr>
        <w:t>cognoscimus</w:t>
      </w:r>
      <w:r w:rsidR="00D9225B" w:rsidRPr="007A06F5">
        <w:rPr>
          <w:lang w:val="la-Latn"/>
        </w:rPr>
        <w:t xml:space="preserve">: </w:t>
      </w:r>
      <w:r w:rsidRPr="007A06F5">
        <w:rPr>
          <w:lang w:val="la-Latn"/>
        </w:rPr>
        <w:t>ut</w:t>
      </w:r>
      <w:r w:rsidR="00360346" w:rsidRPr="007A06F5">
        <w:rPr>
          <w:lang w:val="la-Latn"/>
        </w:rPr>
        <w:t xml:space="preserve">, </w:t>
      </w:r>
      <w:r w:rsidRPr="007A06F5">
        <w:rPr>
          <w:lang w:val="la-Latn"/>
        </w:rPr>
        <w:t>' qui  nocebant ', sicut scriptum est</w:t>
      </w:r>
      <w:r w:rsidR="00360346" w:rsidRPr="007A06F5">
        <w:rPr>
          <w:lang w:val="la-Latn"/>
        </w:rPr>
        <w:t xml:space="preserve">, </w:t>
      </w:r>
      <w:r w:rsidRPr="007A06F5">
        <w:rPr>
          <w:lang w:val="la-Latn"/>
        </w:rPr>
        <w:t>' nocerent adhuc</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qui in sordibus erant</w:t>
      </w:r>
      <w:r w:rsidR="00360346" w:rsidRPr="007A06F5">
        <w:rPr>
          <w:lang w:val="la-Latn"/>
        </w:rPr>
        <w:t xml:space="preserve">, </w:t>
      </w:r>
      <w:r w:rsidRPr="007A06F5">
        <w:rPr>
          <w:lang w:val="la-Latn"/>
        </w:rPr>
        <w:t>sordescerent adhuc</w:t>
      </w:r>
      <w:r w:rsidR="00360346" w:rsidRPr="007A06F5">
        <w:rPr>
          <w:lang w:val="la-Latn"/>
        </w:rPr>
        <w:t xml:space="preserve"> </w:t>
      </w:r>
      <w:r w:rsidRPr="007A06F5">
        <w:rPr>
          <w:lang w:val="la-Latn"/>
        </w:rPr>
        <w:t>'. Unde Deum graviu</w:t>
      </w:r>
      <w:r w:rsidR="00903225" w:rsidRPr="007A06F5">
        <w:rPr>
          <w:lang w:val="la-Latn"/>
        </w:rPr>
        <w:t xml:space="preserve">s ad iracundiam provocarent et </w:t>
      </w:r>
      <w:r w:rsidRPr="007A06F5">
        <w:rPr>
          <w:lang w:val="la-Latn"/>
        </w:rPr>
        <w:t>sanctos</w:t>
      </w:r>
      <w:r w:rsidR="00360346" w:rsidRPr="007A06F5">
        <w:rPr>
          <w:lang w:val="la-Latn"/>
        </w:rPr>
        <w:t xml:space="preserve">, </w:t>
      </w:r>
      <w:r w:rsidRPr="007A06F5">
        <w:rPr>
          <w:lang w:val="la-Latn"/>
        </w:rPr>
        <w:t>quos intercessores pro suis peccatis habere debuerant</w:t>
      </w:r>
      <w:r w:rsidR="00360346" w:rsidRPr="007A06F5">
        <w:rPr>
          <w:lang w:val="la-Latn"/>
        </w:rPr>
        <w:t xml:space="preserve">, </w:t>
      </w:r>
      <w:r w:rsidRPr="007A06F5">
        <w:rPr>
          <w:lang w:val="la-Latn"/>
        </w:rPr>
        <w:t>infensos</w:t>
      </w:r>
      <w:r w:rsidR="00360346" w:rsidRPr="007A06F5">
        <w:rPr>
          <w:lang w:val="la-Latn"/>
        </w:rPr>
        <w:t xml:space="preserve"> </w:t>
      </w:r>
      <w:r w:rsidRPr="007A06F5">
        <w:rPr>
          <w:lang w:val="la-Latn"/>
        </w:rPr>
        <w:t>haberent et sace</w:t>
      </w:r>
      <w:r w:rsidR="00903225" w:rsidRPr="007A06F5">
        <w:rPr>
          <w:lang w:val="la-Latn"/>
        </w:rPr>
        <w:t xml:space="preserve">rdotes ac </w:t>
      </w:r>
      <w:r w:rsidRPr="007A06F5">
        <w:rPr>
          <w:lang w:val="la-Latn"/>
        </w:rPr>
        <w:t>viros religiosos seu Christi pauperes</w:t>
      </w:r>
      <w:r w:rsidR="00360346" w:rsidRPr="007A06F5">
        <w:rPr>
          <w:lang w:val="la-Latn"/>
        </w:rPr>
        <w:t xml:space="preserve">, </w:t>
      </w:r>
      <w:r w:rsidRPr="007A06F5">
        <w:rPr>
          <w:lang w:val="la-Latn"/>
        </w:rPr>
        <w:t>quos oratores et reconciliatores</w:t>
      </w:r>
      <w:r w:rsidR="00903225" w:rsidRPr="007A06F5">
        <w:rPr>
          <w:lang w:val="la-Latn"/>
        </w:rPr>
        <w:t xml:space="preserve"> sibi de suo promereri necesse </w:t>
      </w:r>
      <w:r w:rsidRPr="007A06F5">
        <w:rPr>
          <w:lang w:val="la-Latn"/>
        </w:rPr>
        <w:t>fuerat</w:t>
      </w:r>
      <w:r w:rsidR="00360346" w:rsidRPr="007A06F5">
        <w:rPr>
          <w:lang w:val="la-Latn"/>
        </w:rPr>
        <w:t xml:space="preserve">, </w:t>
      </w:r>
      <w:r w:rsidRPr="007A06F5">
        <w:rPr>
          <w:lang w:val="la-Latn"/>
        </w:rPr>
        <w:t>proclamatores adversum se fieri irritarent et ad cumulu</w:t>
      </w:r>
      <w:r w:rsidR="00903225" w:rsidRPr="007A06F5">
        <w:rPr>
          <w:lang w:val="la-Latn"/>
        </w:rPr>
        <w:t xml:space="preserve">m suorum peccatorum etiam illa </w:t>
      </w:r>
      <w:r w:rsidRPr="007A06F5">
        <w:rPr>
          <w:lang w:val="la-Latn"/>
        </w:rPr>
        <w:t>peccata</w:t>
      </w:r>
      <w:r w:rsidR="00360346" w:rsidRPr="007A06F5">
        <w:rPr>
          <w:lang w:val="la-Latn"/>
        </w:rPr>
        <w:t xml:space="preserve">, </w:t>
      </w:r>
      <w:r w:rsidRPr="007A06F5">
        <w:rPr>
          <w:lang w:val="la-Latn"/>
        </w:rPr>
        <w:t>unde in conspectu Dei rationem in die terribilis iudicii redderent</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augerent</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illi</w:t>
      </w:r>
      <w:r w:rsidR="00360346" w:rsidRPr="007A06F5">
        <w:rPr>
          <w:lang w:val="la-Latn"/>
        </w:rPr>
        <w:t xml:space="preserve"> </w:t>
      </w:r>
      <w:r w:rsidRPr="007A06F5">
        <w:rPr>
          <w:lang w:val="la-Latn"/>
        </w:rPr>
        <w:t>commiserunt</w:t>
      </w:r>
      <w:r w:rsidR="00360346" w:rsidRPr="007A06F5">
        <w:rPr>
          <w:lang w:val="la-Latn"/>
        </w:rPr>
        <w:t xml:space="preserve">, </w:t>
      </w:r>
      <w:r w:rsidRPr="007A06F5">
        <w:rPr>
          <w:lang w:val="la-Latn"/>
        </w:rPr>
        <w:t>qui eadem ipsa peccata per intercessionem fidelissimarum oblationum deleverunt</w:t>
      </w:r>
      <w:r w:rsidR="00360346" w:rsidRPr="007A06F5">
        <w:rPr>
          <w:lang w:val="la-Latn"/>
        </w:rPr>
        <w:t xml:space="preserve">, </w:t>
      </w:r>
      <w:r w:rsidRPr="007A06F5">
        <w:rPr>
          <w:lang w:val="la-Latn"/>
        </w:rPr>
        <w:t>quas</w:t>
      </w:r>
      <w:r w:rsidR="00360346" w:rsidRPr="007A06F5">
        <w:rPr>
          <w:lang w:val="la-Latn"/>
        </w:rPr>
        <w:t xml:space="preserve"> </w:t>
      </w:r>
      <w:r w:rsidRPr="007A06F5">
        <w:rPr>
          <w:lang w:val="la-Latn"/>
        </w:rPr>
        <w:t>ecclesiasticarum rerum pervasores inconsulte et in perniciem s</w:t>
      </w:r>
      <w:r w:rsidR="00903225" w:rsidRPr="007A06F5">
        <w:rPr>
          <w:lang w:val="la-Latn"/>
        </w:rPr>
        <w:t>ui sine reverentia abutuntur</w:t>
      </w:r>
      <w:r w:rsidR="008E2A6B" w:rsidRPr="007A06F5">
        <w:rPr>
          <w:lang w:val="la-Latn"/>
        </w:rPr>
        <w:t xml:space="preserve">. </w:t>
      </w:r>
      <w:r w:rsidRPr="007A06F5">
        <w:rPr>
          <w:lang w:val="la-Latn"/>
        </w:rPr>
        <w:t>Quod ita verum esse</w:t>
      </w:r>
      <w:r w:rsidR="00360346" w:rsidRPr="007A06F5">
        <w:rPr>
          <w:lang w:val="la-Latn"/>
        </w:rPr>
        <w:t xml:space="preserve">, </w:t>
      </w:r>
      <w:r w:rsidRPr="007A06F5">
        <w:rPr>
          <w:lang w:val="la-Latn"/>
        </w:rPr>
        <w:t>ut dicimus</w:t>
      </w:r>
      <w:r w:rsidR="00360346" w:rsidRPr="007A06F5">
        <w:rPr>
          <w:lang w:val="la-Latn"/>
        </w:rPr>
        <w:t xml:space="preserve">, </w:t>
      </w:r>
      <w:r w:rsidRPr="007A06F5">
        <w:rPr>
          <w:lang w:val="la-Latn"/>
        </w:rPr>
        <w:t>Dominus protestatur dicens</w:t>
      </w:r>
      <w:r w:rsidR="00D9225B" w:rsidRPr="007A06F5">
        <w:rPr>
          <w:lang w:val="la-Latn"/>
        </w:rPr>
        <w:t xml:space="preserve">: </w:t>
      </w:r>
      <w:r w:rsidRPr="007A06F5">
        <w:rPr>
          <w:lang w:val="la-Latn"/>
        </w:rPr>
        <w:t>' Pecc</w:t>
      </w:r>
      <w:r w:rsidR="00903225" w:rsidRPr="007A06F5">
        <w:rPr>
          <w:lang w:val="la-Latn"/>
        </w:rPr>
        <w:t>ata populi mei comedunt '. Pec</w:t>
      </w:r>
      <w:r w:rsidRPr="007A06F5">
        <w:rPr>
          <w:lang w:val="la-Latn"/>
        </w:rPr>
        <w:t>cata enim populi comedunt</w:t>
      </w:r>
      <w:r w:rsidR="00360346" w:rsidRPr="007A06F5">
        <w:rPr>
          <w:lang w:val="la-Latn"/>
        </w:rPr>
        <w:t xml:space="preserve">, </w:t>
      </w:r>
      <w:r w:rsidRPr="007A06F5">
        <w:rPr>
          <w:lang w:val="la-Latn"/>
        </w:rPr>
        <w:t>qui</w:t>
      </w:r>
      <w:r w:rsidR="00360346" w:rsidRPr="007A06F5">
        <w:rPr>
          <w:lang w:val="la-Latn"/>
        </w:rPr>
        <w:t xml:space="preserve"> </w:t>
      </w:r>
      <w:r w:rsidRPr="007A06F5">
        <w:rPr>
          <w:lang w:val="la-Latn"/>
        </w:rPr>
        <w:t xml:space="preserve">contra </w:t>
      </w:r>
      <w:r w:rsidR="00524CAA" w:rsidRPr="00524CAA">
        <w:rPr>
          <w:b/>
          <w:lang w:val="la-Latn"/>
        </w:rPr>
        <w:t>auctorit</w:t>
      </w:r>
      <w:r w:rsidRPr="007A06F5">
        <w:rPr>
          <w:lang w:val="la-Latn"/>
        </w:rPr>
        <w:t>atem divinam res ecc</w:t>
      </w:r>
      <w:r w:rsidR="00903225" w:rsidRPr="007A06F5">
        <w:rPr>
          <w:lang w:val="la-Latn"/>
        </w:rPr>
        <w:t xml:space="preserve">lesiasticas indebite pervadunt </w:t>
      </w:r>
      <w:r w:rsidRPr="007A06F5">
        <w:rPr>
          <w:lang w:val="la-Latn"/>
        </w:rPr>
        <w:t>et nec intercessionis ope nec praedicationisi p consilio vel quocumq</w:t>
      </w:r>
      <w:r w:rsidR="00903225" w:rsidRPr="007A06F5">
        <w:rPr>
          <w:lang w:val="la-Latn"/>
        </w:rPr>
        <w:t xml:space="preserve">ue divino auxilio pro peccatis </w:t>
      </w:r>
      <w:r w:rsidRPr="007A06F5">
        <w:rPr>
          <w:lang w:val="la-Latn"/>
        </w:rPr>
        <w:t>corum</w:t>
      </w:r>
      <w:r w:rsidR="00360346" w:rsidRPr="007A06F5">
        <w:rPr>
          <w:lang w:val="la-Latn"/>
        </w:rPr>
        <w:t xml:space="preserve">, </w:t>
      </w:r>
      <w:r w:rsidRPr="007A06F5">
        <w:rPr>
          <w:lang w:val="la-Latn"/>
        </w:rPr>
        <w:t>qui eas</w:t>
      </w:r>
      <w:r w:rsidR="00360346" w:rsidRPr="007A06F5">
        <w:rPr>
          <w:lang w:val="la-Latn"/>
        </w:rPr>
        <w:t xml:space="preserve"> </w:t>
      </w:r>
      <w:r w:rsidRPr="007A06F5">
        <w:rPr>
          <w:lang w:val="la-Latn"/>
        </w:rPr>
        <w:t>dederant</w:t>
      </w:r>
      <w:r w:rsidR="00360346" w:rsidRPr="007A06F5">
        <w:rPr>
          <w:lang w:val="la-Latn"/>
        </w:rPr>
        <w:t xml:space="preserve">, </w:t>
      </w:r>
      <w:r w:rsidRPr="007A06F5">
        <w:rPr>
          <w:lang w:val="la-Latn"/>
        </w:rPr>
        <w:t>laborant</w:t>
      </w:r>
      <w:r w:rsidR="00360346" w:rsidRPr="007A06F5">
        <w:rPr>
          <w:lang w:val="la-Latn"/>
        </w:rPr>
        <w:t xml:space="preserve"> </w:t>
      </w:r>
      <w:r w:rsidRPr="007A06F5">
        <w:rPr>
          <w:lang w:val="la-Latn"/>
        </w:rPr>
        <w:t>nec pio operi</w:t>
      </w:r>
      <w:r w:rsidR="00360346" w:rsidRPr="007A06F5">
        <w:rPr>
          <w:lang w:val="la-Latn"/>
        </w:rPr>
        <w:t xml:space="preserve">, </w:t>
      </w:r>
      <w:r w:rsidRPr="007A06F5">
        <w:rPr>
          <w:lang w:val="la-Latn"/>
        </w:rPr>
        <w:t>ad quod fides fidelium eas tradiderat</w:t>
      </w:r>
      <w:r w:rsidR="00360346" w:rsidRPr="007A06F5">
        <w:rPr>
          <w:lang w:val="la-Latn"/>
        </w:rPr>
        <w:t xml:space="preserve">, </w:t>
      </w:r>
      <w:r w:rsidR="00903225" w:rsidRPr="007A06F5">
        <w:rPr>
          <w:lang w:val="la-Latn"/>
        </w:rPr>
        <w:t xml:space="preserve">inservires </w:t>
      </w:r>
      <w:r w:rsidRPr="007A06F5">
        <w:rPr>
          <w:lang w:val="la-Latn"/>
        </w:rPr>
        <w:t>permittunt</w:t>
      </w:r>
      <w:r w:rsidR="008E2A6B" w:rsidRPr="007A06F5">
        <w:rPr>
          <w:lang w:val="la-Latn"/>
        </w:rPr>
        <w:t xml:space="preserve">. </w:t>
      </w:r>
      <w:r w:rsidRPr="007A06F5">
        <w:rPr>
          <w:lang w:val="la-Latn"/>
        </w:rPr>
        <w:t>De quo periculoso</w:t>
      </w:r>
      <w:r w:rsidR="00360346" w:rsidRPr="007A06F5">
        <w:rPr>
          <w:lang w:val="la-Latn"/>
        </w:rPr>
        <w:t xml:space="preserve"> </w:t>
      </w:r>
      <w:r w:rsidRPr="007A06F5">
        <w:rPr>
          <w:lang w:val="la-Latn"/>
        </w:rPr>
        <w:t>facto vos</w:t>
      </w:r>
      <w:r w:rsidR="00360346" w:rsidRPr="007A06F5">
        <w:rPr>
          <w:lang w:val="la-Latn"/>
        </w:rPr>
        <w:t xml:space="preserve">, </w:t>
      </w:r>
      <w:r w:rsidRPr="007A06F5">
        <w:rPr>
          <w:lang w:val="la-Latn"/>
        </w:rPr>
        <w:t>princeps</w:t>
      </w:r>
      <w:r w:rsidR="00360346" w:rsidRPr="007A06F5">
        <w:rPr>
          <w:lang w:val="la-Latn"/>
        </w:rPr>
        <w:t xml:space="preserve"> </w:t>
      </w:r>
      <w:r w:rsidRPr="007A06F5">
        <w:rPr>
          <w:lang w:val="la-Latn"/>
        </w:rPr>
        <w:t>christianissime u</w:t>
      </w:r>
      <w:r w:rsidR="00360346" w:rsidRPr="007A06F5">
        <w:rPr>
          <w:lang w:val="la-Latn"/>
        </w:rPr>
        <w:t xml:space="preserve">, </w:t>
      </w:r>
      <w:r w:rsidR="00903225" w:rsidRPr="007A06F5">
        <w:rPr>
          <w:lang w:val="la-Latn"/>
        </w:rPr>
        <w:t xml:space="preserve">venerabiliter admone </w:t>
      </w:r>
      <w:r w:rsidRPr="007A06F5">
        <w:rPr>
          <w:lang w:val="la-Latn"/>
        </w:rPr>
        <w:t>mus et devotissime obsecramus</w:t>
      </w:r>
      <w:r w:rsidR="00360346" w:rsidRPr="007A06F5">
        <w:rPr>
          <w:lang w:val="la-Latn"/>
        </w:rPr>
        <w:t xml:space="preserve">, </w:t>
      </w:r>
      <w:r w:rsidRPr="007A06F5">
        <w:rPr>
          <w:lang w:val="la-Latn"/>
        </w:rPr>
        <w:t>ut memores salutis vestrae</w:t>
      </w:r>
      <w:r w:rsidR="00360346" w:rsidRPr="007A06F5">
        <w:rPr>
          <w:lang w:val="la-Latn"/>
        </w:rPr>
        <w:t xml:space="preserve">, </w:t>
      </w:r>
      <w:r w:rsidRPr="007A06F5">
        <w:rPr>
          <w:lang w:val="la-Latn"/>
        </w:rPr>
        <w:t>praesentis scilicet et</w:t>
      </w:r>
      <w:r w:rsidR="00360346" w:rsidRPr="007A06F5">
        <w:rPr>
          <w:lang w:val="la-Latn"/>
        </w:rPr>
        <w:t xml:space="preserve"> </w:t>
      </w:r>
      <w:r w:rsidRPr="007A06F5">
        <w:rPr>
          <w:lang w:val="la-Latn"/>
        </w:rPr>
        <w:t>aeternae</w:t>
      </w:r>
      <w:r w:rsidR="00360346" w:rsidRPr="007A06F5">
        <w:rPr>
          <w:lang w:val="la-Latn"/>
        </w:rPr>
        <w:t xml:space="preserve">, </w:t>
      </w:r>
      <w:r w:rsidR="00903225" w:rsidRPr="007A06F5">
        <w:rPr>
          <w:lang w:val="la-Latn"/>
        </w:rPr>
        <w:t xml:space="preserve">me </w:t>
      </w:r>
      <w:r w:rsidRPr="007A06F5">
        <w:rPr>
          <w:lang w:val="la-Latn"/>
        </w:rPr>
        <w:t>mores etiam largitatis progenitorum vestrorum erga sanctas ecclesias</w:t>
      </w:r>
      <w:r w:rsidR="00360346" w:rsidRPr="007A06F5">
        <w:rPr>
          <w:lang w:val="la-Latn"/>
        </w:rPr>
        <w:t xml:space="preserve">, </w:t>
      </w:r>
      <w:r w:rsidRPr="007A06F5">
        <w:rPr>
          <w:lang w:val="la-Latn"/>
        </w:rPr>
        <w:t>propter quam feliciter</w:t>
      </w:r>
      <w:r w:rsidR="00360346" w:rsidRPr="007A06F5">
        <w:rPr>
          <w:lang w:val="la-Latn"/>
        </w:rPr>
        <w:t xml:space="preserve"> </w:t>
      </w:r>
      <w:r w:rsidR="00903225" w:rsidRPr="007A06F5">
        <w:rPr>
          <w:lang w:val="la-Latn"/>
        </w:rPr>
        <w:t xml:space="preserve">regna </w:t>
      </w:r>
      <w:r w:rsidRPr="007A06F5">
        <w:rPr>
          <w:lang w:val="la-Latn"/>
        </w:rPr>
        <w:t>verunt et sibi contrarios superaverunt</w:t>
      </w:r>
      <w:r w:rsidR="00360346" w:rsidRPr="007A06F5">
        <w:rPr>
          <w:lang w:val="la-Latn"/>
        </w:rPr>
        <w:t xml:space="preserve">, </w:t>
      </w:r>
      <w:r w:rsidRPr="007A06F5">
        <w:rPr>
          <w:lang w:val="la-Latn"/>
        </w:rPr>
        <w:t>memores siquidem</w:t>
      </w:r>
      <w:r w:rsidR="00360346" w:rsidRPr="007A06F5">
        <w:rPr>
          <w:lang w:val="la-Latn"/>
        </w:rPr>
        <w:t xml:space="preserve">, </w:t>
      </w:r>
      <w:r w:rsidRPr="007A06F5">
        <w:rPr>
          <w:lang w:val="la-Latn"/>
        </w:rPr>
        <w:t>cum quanta religione etiam ante C</w:t>
      </w:r>
      <w:r w:rsidR="00903225" w:rsidRPr="007A06F5">
        <w:rPr>
          <w:lang w:val="la-Latn"/>
        </w:rPr>
        <w:t xml:space="preserve">hristi </w:t>
      </w:r>
      <w:r w:rsidRPr="007A06F5">
        <w:rPr>
          <w:lang w:val="la-Latn"/>
        </w:rPr>
        <w:t>sanguinem et in tempore famis in Aegypto discretione sanct</w:t>
      </w:r>
      <w:r w:rsidR="00903225" w:rsidRPr="007A06F5">
        <w:rPr>
          <w:lang w:val="la-Latn"/>
        </w:rPr>
        <w:t>i Ioseph apud nefandum</w:t>
      </w:r>
      <w:r w:rsidR="00D9225B" w:rsidRPr="007A06F5">
        <w:rPr>
          <w:lang w:val="la-Latn"/>
        </w:rPr>
        <w:t xml:space="preserve"> </w:t>
      </w:r>
      <w:r w:rsidR="00903225" w:rsidRPr="007A06F5">
        <w:rPr>
          <w:lang w:val="la-Latn"/>
        </w:rPr>
        <w:t xml:space="preserve">regem </w:t>
      </w:r>
      <w:r w:rsidRPr="007A06F5">
        <w:rPr>
          <w:lang w:val="la-Latn"/>
        </w:rPr>
        <w:t>Pharaonem terra sacerdotalis extitit</w:t>
      </w:r>
      <w:r w:rsidR="00360346" w:rsidRPr="007A06F5">
        <w:rPr>
          <w:lang w:val="la-Latn"/>
        </w:rPr>
        <w:t xml:space="preserve">, </w:t>
      </w:r>
      <w:r w:rsidRPr="007A06F5">
        <w:rPr>
          <w:lang w:val="la-Latn"/>
        </w:rPr>
        <w:t>innumera quoque scripturarum</w:t>
      </w:r>
      <w:r w:rsidR="00360346" w:rsidRPr="007A06F5">
        <w:rPr>
          <w:lang w:val="la-Latn"/>
        </w:rPr>
        <w:t xml:space="preserve"> </w:t>
      </w:r>
      <w:r w:rsidRPr="007A06F5">
        <w:rPr>
          <w:lang w:val="la-Latn"/>
        </w:rPr>
        <w:t>exempla</w:t>
      </w:r>
      <w:r w:rsidR="00360346" w:rsidRPr="007A06F5">
        <w:rPr>
          <w:lang w:val="la-Latn"/>
        </w:rPr>
        <w:t xml:space="preserve">, </w:t>
      </w:r>
      <w:r w:rsidR="00903225" w:rsidRPr="007A06F5">
        <w:rPr>
          <w:lang w:val="la-Latn"/>
        </w:rPr>
        <w:t>ut lacte eccle</w:t>
      </w:r>
      <w:r w:rsidRPr="007A06F5">
        <w:rPr>
          <w:lang w:val="la-Latn"/>
        </w:rPr>
        <w:t>siae nutriti et scientiae ipsius uberibus sufficienter repleti</w:t>
      </w:r>
      <w:r w:rsidR="00360346" w:rsidRPr="007A06F5">
        <w:rPr>
          <w:lang w:val="la-Latn"/>
        </w:rPr>
        <w:t xml:space="preserve">, </w:t>
      </w:r>
      <w:r w:rsidRPr="007A06F5">
        <w:rPr>
          <w:lang w:val="la-Latn"/>
        </w:rPr>
        <w:t>ante oculos reducentes tunicam Christi</w:t>
      </w:r>
      <w:r w:rsidR="00360346" w:rsidRPr="007A06F5">
        <w:rPr>
          <w:lang w:val="la-Latn"/>
        </w:rPr>
        <w:t xml:space="preserve">, </w:t>
      </w:r>
      <w:r w:rsidRPr="007A06F5">
        <w:rPr>
          <w:lang w:val="la-Latn"/>
        </w:rPr>
        <w:t>qui vos elegit et exaltavit</w:t>
      </w:r>
      <w:r w:rsidR="00360346" w:rsidRPr="007A06F5">
        <w:rPr>
          <w:lang w:val="la-Latn"/>
        </w:rPr>
        <w:t xml:space="preserve">, </w:t>
      </w:r>
      <w:r w:rsidRPr="007A06F5">
        <w:rPr>
          <w:lang w:val="la-Latn"/>
        </w:rPr>
        <w:t>quam nec milites ausi fuerunt scindere</w:t>
      </w:r>
      <w:r w:rsidR="00360346" w:rsidRPr="007A06F5">
        <w:rPr>
          <w:lang w:val="la-Latn"/>
        </w:rPr>
        <w:t xml:space="preserve">, </w:t>
      </w:r>
      <w:r w:rsidRPr="007A06F5">
        <w:rPr>
          <w:lang w:val="la-Latn"/>
        </w:rPr>
        <w:t>tempore vestro quantotius recon / suite et resarcite et nec violenta ablatione z nec inlicitorum praec</w:t>
      </w:r>
      <w:r w:rsidR="00903225" w:rsidRPr="007A06F5">
        <w:rPr>
          <w:lang w:val="la-Latn"/>
        </w:rPr>
        <w:t xml:space="preserve">eptorum confirmatione a res ab </w:t>
      </w:r>
      <w:r w:rsidRPr="007A06F5">
        <w:rPr>
          <w:lang w:val="la-Latn"/>
        </w:rPr>
        <w:t>ecclesiis a vobis ad tuendum et defensandum ac propagandum commissis auferre temptate</w:t>
      </w:r>
      <w:r w:rsidR="00D9225B" w:rsidRPr="007A06F5">
        <w:rPr>
          <w:lang w:val="la-Latn"/>
        </w:rPr>
        <w:t xml:space="preserve">: </w:t>
      </w:r>
      <w:r w:rsidR="00903225" w:rsidRPr="007A06F5">
        <w:rPr>
          <w:lang w:val="la-Latn"/>
        </w:rPr>
        <w:t xml:space="preserve">sed ut </w:t>
      </w:r>
      <w:r w:rsidRPr="007A06F5">
        <w:rPr>
          <w:lang w:val="la-Latn"/>
        </w:rPr>
        <w:t>sanctae memoriae avus et pater vester eas gubernandas vobis fautore Deo dimiserunt</w:t>
      </w:r>
      <w:r w:rsidR="00360346" w:rsidRPr="007A06F5">
        <w:rPr>
          <w:lang w:val="la-Latn"/>
        </w:rPr>
        <w:t xml:space="preserve">, </w:t>
      </w:r>
      <w:r w:rsidRPr="007A06F5">
        <w:rPr>
          <w:lang w:val="la-Latn"/>
        </w:rPr>
        <w:t>redintegrate</w:t>
      </w:r>
      <w:r w:rsidR="00360346" w:rsidRPr="007A06F5">
        <w:rPr>
          <w:lang w:val="la-Latn"/>
        </w:rPr>
        <w:t xml:space="preserve">, </w:t>
      </w:r>
      <w:r w:rsidRPr="007A06F5">
        <w:rPr>
          <w:lang w:val="la-Latn"/>
        </w:rPr>
        <w:t>et praecepta regalia earundem ecclesiarum conservate et confirmate</w:t>
      </w:r>
      <w:r w:rsidR="008E2A6B" w:rsidRPr="007A06F5">
        <w:rPr>
          <w:lang w:val="la-Latn"/>
        </w:rPr>
        <w:t xml:space="preserve">; </w:t>
      </w:r>
      <w:r w:rsidRPr="007A06F5">
        <w:rPr>
          <w:lang w:val="la-Latn"/>
        </w:rPr>
        <w:t>ne</w:t>
      </w:r>
      <w:r w:rsidR="00360346" w:rsidRPr="007A06F5">
        <w:rPr>
          <w:lang w:val="la-Latn"/>
        </w:rPr>
        <w:t xml:space="preserve"> </w:t>
      </w:r>
      <w:r w:rsidRPr="007A06F5">
        <w:rPr>
          <w:lang w:val="la-Latn"/>
        </w:rPr>
        <w:t>sicut intentavit Samuhel</w:t>
      </w:r>
      <w:r w:rsidR="00360346" w:rsidRPr="007A06F5">
        <w:rPr>
          <w:lang w:val="la-Latn"/>
        </w:rPr>
        <w:t xml:space="preserve"> </w:t>
      </w:r>
      <w:r w:rsidRPr="007A06F5">
        <w:rPr>
          <w:lang w:val="la-Latn"/>
        </w:rPr>
        <w:t>propheta ad Roboam filium Salomonis in conscissione pallii</w:t>
      </w:r>
      <w:r w:rsidR="00360346" w:rsidRPr="007A06F5">
        <w:rPr>
          <w:lang w:val="la-Latn"/>
        </w:rPr>
        <w:t xml:space="preserve">, </w:t>
      </w:r>
      <w:r w:rsidRPr="007A06F5">
        <w:rPr>
          <w:lang w:val="la-Latn"/>
        </w:rPr>
        <w:t>praesens regnum</w:t>
      </w:r>
      <w:r w:rsidR="00360346" w:rsidRPr="007A06F5">
        <w:rPr>
          <w:lang w:val="la-Latn"/>
        </w:rPr>
        <w:t xml:space="preserve">, </w:t>
      </w:r>
      <w:r w:rsidRPr="007A06F5">
        <w:rPr>
          <w:lang w:val="la-Latn"/>
        </w:rPr>
        <w:t>quod absit</w:t>
      </w:r>
      <w:r w:rsidR="00360346" w:rsidRPr="007A06F5">
        <w:rPr>
          <w:lang w:val="la-Latn"/>
        </w:rPr>
        <w:t xml:space="preserve">, </w:t>
      </w:r>
      <w:r w:rsidR="00903225" w:rsidRPr="007A06F5">
        <w:rPr>
          <w:lang w:val="la-Latn"/>
        </w:rPr>
        <w:t xml:space="preserve">vobis </w:t>
      </w:r>
      <w:r w:rsidRPr="007A06F5">
        <w:rPr>
          <w:lang w:val="la-Latn"/>
        </w:rPr>
        <w:t xml:space="preserve">patrum </w:t>
      </w:r>
      <w:r w:rsidRPr="007A06F5">
        <w:rPr>
          <w:lang w:val="la-Latn"/>
        </w:rPr>
        <w:lastRenderedPageBreak/>
        <w:t>labore adquisitum et hereditate relictum a vobis ipse Christus dividat et aeternum regnum</w:t>
      </w:r>
      <w:r w:rsidR="00360346" w:rsidRPr="007A06F5">
        <w:rPr>
          <w:lang w:val="la-Latn"/>
        </w:rPr>
        <w:t xml:space="preserve">, </w:t>
      </w:r>
      <w:r w:rsidRPr="007A06F5">
        <w:rPr>
          <w:lang w:val="la-Latn"/>
        </w:rPr>
        <w:t>quod promisit</w:t>
      </w:r>
      <w:r w:rsidR="00360346" w:rsidRPr="007A06F5">
        <w:rPr>
          <w:lang w:val="la-Latn"/>
        </w:rPr>
        <w:t xml:space="preserve">, </w:t>
      </w:r>
      <w:r w:rsidRPr="007A06F5">
        <w:rPr>
          <w:lang w:val="la-Latn"/>
        </w:rPr>
        <w:t>non tribuat</w:t>
      </w:r>
      <w:r w:rsidR="008E2A6B" w:rsidRPr="007A06F5">
        <w:rPr>
          <w:lang w:val="la-Latn"/>
        </w:rPr>
        <w:t xml:space="preserve">. </w:t>
      </w:r>
      <w:r w:rsidRPr="007A06F5">
        <w:rPr>
          <w:lang w:val="la-Latn"/>
        </w:rPr>
        <w:t>Nec contra Dei faciem iratas hominum facies consideretis</w:t>
      </w:r>
      <w:r w:rsidR="008E2A6B" w:rsidRPr="007A06F5">
        <w:rPr>
          <w:lang w:val="la-Latn"/>
        </w:rPr>
        <w:t xml:space="preserve">; </w:t>
      </w:r>
      <w:r w:rsidRPr="007A06F5">
        <w:rPr>
          <w:lang w:val="la-Latn"/>
        </w:rPr>
        <w:t>quia</w:t>
      </w:r>
      <w:r w:rsidR="00360346" w:rsidRPr="007A06F5">
        <w:rPr>
          <w:lang w:val="la-Latn"/>
        </w:rPr>
        <w:t xml:space="preserve">, </w:t>
      </w:r>
      <w:r w:rsidR="00903225" w:rsidRPr="007A06F5">
        <w:rPr>
          <w:lang w:val="la-Latn"/>
        </w:rPr>
        <w:t xml:space="preserve">si ad </w:t>
      </w:r>
      <w:r w:rsidRPr="007A06F5">
        <w:rPr>
          <w:lang w:val="la-Latn"/>
        </w:rPr>
        <w:t>tempus illis</w:t>
      </w:r>
      <w:r w:rsidR="00360346" w:rsidRPr="007A06F5">
        <w:rPr>
          <w:lang w:val="la-Latn"/>
        </w:rPr>
        <w:t xml:space="preserve"> </w:t>
      </w:r>
      <w:r w:rsidRPr="007A06F5">
        <w:rPr>
          <w:lang w:val="la-Latn"/>
        </w:rPr>
        <w:t>displicueritis</w:t>
      </w:r>
      <w:r w:rsidR="00360346" w:rsidRPr="007A06F5">
        <w:rPr>
          <w:lang w:val="la-Latn"/>
        </w:rPr>
        <w:t xml:space="preserve">, </w:t>
      </w:r>
      <w:r w:rsidRPr="007A06F5">
        <w:rPr>
          <w:lang w:val="la-Latn"/>
        </w:rPr>
        <w:t>cum vos Deo</w:t>
      </w:r>
      <w:r w:rsidR="00360346" w:rsidRPr="007A06F5">
        <w:rPr>
          <w:lang w:val="la-Latn"/>
        </w:rPr>
        <w:t xml:space="preserve"> </w:t>
      </w:r>
      <w:r w:rsidRPr="007A06F5">
        <w:rPr>
          <w:lang w:val="la-Latn"/>
        </w:rPr>
        <w:t>placebitis</w:t>
      </w:r>
      <w:r w:rsidR="00360346" w:rsidRPr="007A06F5">
        <w:rPr>
          <w:lang w:val="la-Latn"/>
        </w:rPr>
        <w:t xml:space="preserve">, </w:t>
      </w:r>
      <w:r w:rsidRPr="007A06F5">
        <w:rPr>
          <w:lang w:val="la-Latn"/>
        </w:rPr>
        <w:t>in vobis ille</w:t>
      </w:r>
      <w:r w:rsidR="00360346" w:rsidRPr="007A06F5">
        <w:rPr>
          <w:lang w:val="la-Latn"/>
        </w:rPr>
        <w:t xml:space="preserve">, </w:t>
      </w:r>
      <w:r w:rsidRPr="007A06F5">
        <w:rPr>
          <w:lang w:val="la-Latn"/>
        </w:rPr>
        <w:t>quod promisit</w:t>
      </w:r>
      <w:r w:rsidR="00360346" w:rsidRPr="007A06F5">
        <w:rPr>
          <w:lang w:val="la-Latn"/>
        </w:rPr>
        <w:t xml:space="preserve">, </w:t>
      </w:r>
      <w:r w:rsidR="00903225" w:rsidRPr="007A06F5">
        <w:rPr>
          <w:lang w:val="la-Latn"/>
        </w:rPr>
        <w:t>implebit</w:t>
      </w:r>
      <w:r w:rsidR="00D9225B" w:rsidRPr="007A06F5">
        <w:rPr>
          <w:lang w:val="la-Latn"/>
        </w:rPr>
        <w:t xml:space="preserve">: </w:t>
      </w:r>
      <w:r w:rsidR="00903225" w:rsidRPr="007A06F5">
        <w:rPr>
          <w:lang w:val="la-Latn"/>
        </w:rPr>
        <w:t xml:space="preserve">' Cum </w:t>
      </w:r>
      <w:r w:rsidRPr="007A06F5">
        <w:rPr>
          <w:lang w:val="la-Latn"/>
        </w:rPr>
        <w:t>placuerint</w:t>
      </w:r>
      <w:r w:rsidR="00360346" w:rsidRPr="007A06F5">
        <w:rPr>
          <w:lang w:val="la-Latn"/>
        </w:rPr>
        <w:t xml:space="preserve"> </w:t>
      </w:r>
      <w:r w:rsidRPr="007A06F5">
        <w:rPr>
          <w:lang w:val="la-Latn"/>
        </w:rPr>
        <w:t>', inquiens</w:t>
      </w:r>
      <w:r w:rsidR="00360346" w:rsidRPr="007A06F5">
        <w:rPr>
          <w:lang w:val="la-Latn"/>
        </w:rPr>
        <w:t xml:space="preserve">, </w:t>
      </w:r>
      <w:r w:rsidRPr="007A06F5">
        <w:rPr>
          <w:lang w:val="la-Latn"/>
        </w:rPr>
        <w:t>' Domino</w:t>
      </w:r>
      <w:r w:rsidR="00360346" w:rsidRPr="007A06F5">
        <w:rPr>
          <w:lang w:val="la-Latn"/>
        </w:rPr>
        <w:t xml:space="preserve"> </w:t>
      </w:r>
      <w:r w:rsidRPr="007A06F5">
        <w:rPr>
          <w:lang w:val="la-Latn"/>
        </w:rPr>
        <w:t>viae hominis</w:t>
      </w:r>
      <w:r w:rsidR="00360346" w:rsidRPr="007A06F5">
        <w:rPr>
          <w:lang w:val="la-Latn"/>
        </w:rPr>
        <w:t xml:space="preserve">, </w:t>
      </w:r>
      <w:r w:rsidRPr="007A06F5">
        <w:rPr>
          <w:lang w:val="la-Latn"/>
        </w:rPr>
        <w:t>omnes inimicos eius</w:t>
      </w:r>
      <w:r w:rsidR="00360346" w:rsidRPr="007A06F5">
        <w:rPr>
          <w:lang w:val="la-Latn"/>
        </w:rPr>
        <w:t xml:space="preserve"> </w:t>
      </w:r>
      <w:r w:rsidRPr="007A06F5">
        <w:rPr>
          <w:lang w:val="la-Latn"/>
        </w:rPr>
        <w:t>convertet</w:t>
      </w:r>
      <w:r w:rsidR="00360346" w:rsidRPr="007A06F5">
        <w:rPr>
          <w:lang w:val="la-Latn"/>
        </w:rPr>
        <w:t xml:space="preserve"> </w:t>
      </w:r>
      <w:r w:rsidRPr="007A06F5">
        <w:rPr>
          <w:lang w:val="la-Latn"/>
        </w:rPr>
        <w:t xml:space="preserve">ad pacem.' </w:t>
      </w:r>
    </w:p>
    <w:p w14:paraId="50E10A81" w14:textId="5BADCDEE" w:rsidR="00055039" w:rsidRPr="007A06F5" w:rsidRDefault="00C36647" w:rsidP="00055039">
      <w:pPr>
        <w:pStyle w:val="Normlnweb"/>
        <w:rPr>
          <w:lang w:val="la-Latn"/>
        </w:rPr>
      </w:pPr>
      <w:r w:rsidRPr="007A06F5">
        <w:rPr>
          <w:lang w:val="la-Latn"/>
        </w:rPr>
        <w:t>12</w:t>
      </w:r>
      <w:r w:rsidR="008E2A6B" w:rsidRPr="007A06F5">
        <w:rPr>
          <w:lang w:val="la-Latn"/>
        </w:rPr>
        <w:t xml:space="preserve">. </w:t>
      </w:r>
      <w:r w:rsidRPr="007A06F5">
        <w:rPr>
          <w:lang w:val="la-Latn"/>
        </w:rPr>
        <w:t>Petimus</w:t>
      </w:r>
      <w:r w:rsidR="00055039" w:rsidRPr="007A06F5">
        <w:rPr>
          <w:lang w:val="la-Latn"/>
        </w:rPr>
        <w:t xml:space="preserve"> tandem</w:t>
      </w:r>
      <w:r w:rsidR="00360346" w:rsidRPr="007A06F5">
        <w:rPr>
          <w:lang w:val="la-Latn"/>
        </w:rPr>
        <w:t xml:space="preserve">, </w:t>
      </w:r>
      <w:r w:rsidR="00055039" w:rsidRPr="007A06F5">
        <w:rPr>
          <w:lang w:val="la-Latn"/>
        </w:rPr>
        <w:t>ut ordo ecclesiasticus</w:t>
      </w:r>
      <w:r w:rsidR="00360346" w:rsidRPr="007A06F5">
        <w:rPr>
          <w:lang w:val="la-Latn"/>
        </w:rPr>
        <w:t xml:space="preserve">, </w:t>
      </w:r>
      <w:r w:rsidR="00055039" w:rsidRPr="007A06F5">
        <w:rPr>
          <w:lang w:val="la-Latn"/>
        </w:rPr>
        <w:t>in quibuscu</w:t>
      </w:r>
      <w:r w:rsidR="00903225" w:rsidRPr="007A06F5">
        <w:rPr>
          <w:lang w:val="la-Latn"/>
        </w:rPr>
        <w:t xml:space="preserve">mque ei fuerit necesse rigorem </w:t>
      </w:r>
      <w:r w:rsidR="00055039" w:rsidRPr="007A06F5">
        <w:rPr>
          <w:lang w:val="la-Latn"/>
        </w:rPr>
        <w:t>salutis humanae exerere</w:t>
      </w:r>
      <w:r w:rsidR="00360346" w:rsidRPr="007A06F5">
        <w:rPr>
          <w:lang w:val="la-Latn"/>
        </w:rPr>
        <w:t xml:space="preserve">, </w:t>
      </w:r>
      <w:r w:rsidR="00055039" w:rsidRPr="007A06F5">
        <w:rPr>
          <w:lang w:val="la-Latn"/>
        </w:rPr>
        <w:t>per potestatem vestram et per ministerium mi</w:t>
      </w:r>
      <w:r w:rsidR="00903225" w:rsidRPr="007A06F5">
        <w:rPr>
          <w:lang w:val="la-Latn"/>
        </w:rPr>
        <w:t xml:space="preserve">nistrorum dominationis vestrae </w:t>
      </w:r>
      <w:r w:rsidR="00055039" w:rsidRPr="007A06F5">
        <w:rPr>
          <w:lang w:val="la-Latn"/>
        </w:rPr>
        <w:t>secundum antiquam</w:t>
      </w:r>
      <w:r w:rsidR="00360346" w:rsidRPr="007A06F5">
        <w:rPr>
          <w:lang w:val="la-Latn"/>
        </w:rPr>
        <w:t xml:space="preserve"> </w:t>
      </w:r>
      <w:r w:rsidR="00055039" w:rsidRPr="007A06F5">
        <w:rPr>
          <w:lang w:val="la-Latn"/>
        </w:rPr>
        <w:t>consuetudinem suum vigorem recipiat</w:t>
      </w:r>
      <w:r w:rsidR="00D9225B" w:rsidRPr="007A06F5">
        <w:rPr>
          <w:lang w:val="la-Latn"/>
        </w:rPr>
        <w:t xml:space="preserve">: </w:t>
      </w:r>
      <w:r w:rsidR="00055039" w:rsidRPr="007A06F5">
        <w:rPr>
          <w:lang w:val="la-Latn"/>
        </w:rPr>
        <w:t>et populi g</w:t>
      </w:r>
      <w:r w:rsidR="00903225" w:rsidRPr="007A06F5">
        <w:rPr>
          <w:lang w:val="la-Latn"/>
        </w:rPr>
        <w:t>eneralitas una cum eccle</w:t>
      </w:r>
      <w:r w:rsidR="00055039" w:rsidRPr="007A06F5">
        <w:rPr>
          <w:lang w:val="la-Latn"/>
        </w:rPr>
        <w:t>siastica devotione ' iudicium</w:t>
      </w:r>
      <w:r w:rsidR="00360346" w:rsidRPr="007A06F5">
        <w:rPr>
          <w:lang w:val="la-Latn"/>
        </w:rPr>
        <w:t xml:space="preserve">, </w:t>
      </w:r>
      <w:r w:rsidR="00055039" w:rsidRPr="007A06F5">
        <w:rPr>
          <w:lang w:val="la-Latn"/>
        </w:rPr>
        <w:t>quod honor regis diligit ', et ' iustitiam</w:t>
      </w:r>
      <w:r w:rsidR="00360346" w:rsidRPr="007A06F5">
        <w:rPr>
          <w:lang w:val="la-Latn"/>
        </w:rPr>
        <w:t xml:space="preserve">, </w:t>
      </w:r>
      <w:r w:rsidR="00903225" w:rsidRPr="007A06F5">
        <w:rPr>
          <w:lang w:val="la-Latn"/>
        </w:rPr>
        <w:t xml:space="preserve">qua thronus eius firmatur ', </w:t>
      </w:r>
      <w:r w:rsidR="00055039" w:rsidRPr="007A06F5">
        <w:rPr>
          <w:lang w:val="la-Latn"/>
        </w:rPr>
        <w:t>per dispositionem vestram suscipiat</w:t>
      </w:r>
      <w:r w:rsidR="008E2A6B" w:rsidRPr="007A06F5">
        <w:rPr>
          <w:lang w:val="la-Latn"/>
        </w:rPr>
        <w:t xml:space="preserve">; </w:t>
      </w:r>
      <w:r w:rsidR="00055039" w:rsidRPr="007A06F5">
        <w:rPr>
          <w:lang w:val="la-Latn"/>
        </w:rPr>
        <w:t>seu admonitione</w:t>
      </w:r>
      <w:r w:rsidR="00360346" w:rsidRPr="007A06F5">
        <w:rPr>
          <w:lang w:val="la-Latn"/>
        </w:rPr>
        <w:t xml:space="preserve"> </w:t>
      </w:r>
      <w:r w:rsidR="00055039" w:rsidRPr="007A06F5">
        <w:rPr>
          <w:lang w:val="la-Latn"/>
        </w:rPr>
        <w:t>atque consilio</w:t>
      </w:r>
      <w:r w:rsidR="00903225" w:rsidRPr="007A06F5">
        <w:rPr>
          <w:lang w:val="la-Latn"/>
        </w:rPr>
        <w:t xml:space="preserve"> sacerdotali vestra sublimitas </w:t>
      </w:r>
      <w:r w:rsidR="00055039" w:rsidRPr="007A06F5">
        <w:rPr>
          <w:lang w:val="la-Latn"/>
        </w:rPr>
        <w:t>et quisque in quolibet statu vel ordine de rapinis et ceteris k</w:t>
      </w:r>
      <w:r w:rsidR="00360346" w:rsidRPr="007A06F5">
        <w:rPr>
          <w:lang w:val="la-Latn"/>
        </w:rPr>
        <w:t xml:space="preserve">, </w:t>
      </w:r>
      <w:r w:rsidR="00055039" w:rsidRPr="007A06F5">
        <w:rPr>
          <w:lang w:val="la-Latn"/>
        </w:rPr>
        <w:t>quae</w:t>
      </w:r>
      <w:r w:rsidR="00360346" w:rsidRPr="007A06F5">
        <w:rPr>
          <w:lang w:val="la-Latn"/>
        </w:rPr>
        <w:t xml:space="preserve"> </w:t>
      </w:r>
      <w:r w:rsidR="00055039" w:rsidRPr="007A06F5">
        <w:rPr>
          <w:lang w:val="la-Latn"/>
        </w:rPr>
        <w:t>discordiae malo</w:t>
      </w:r>
      <w:r w:rsidR="00360346" w:rsidRPr="007A06F5">
        <w:rPr>
          <w:lang w:val="la-Latn"/>
        </w:rPr>
        <w:t xml:space="preserve"> </w:t>
      </w:r>
      <w:r w:rsidR="00055039" w:rsidRPr="007A06F5">
        <w:rPr>
          <w:lang w:val="la-Latn"/>
        </w:rPr>
        <w:t>acciderunt</w:t>
      </w:r>
      <w:r w:rsidR="00360346" w:rsidRPr="007A06F5">
        <w:rPr>
          <w:lang w:val="la-Latn"/>
        </w:rPr>
        <w:t xml:space="preserve">, </w:t>
      </w:r>
      <w:r w:rsidR="00055039" w:rsidRPr="007A06F5">
        <w:rPr>
          <w:lang w:val="la-Latn"/>
        </w:rPr>
        <w:t>praeteritis erroribus poenitudinem gerat et Domini reconciliationem expostulet</w:t>
      </w:r>
      <w:r w:rsidR="008E2A6B" w:rsidRPr="007A06F5">
        <w:rPr>
          <w:lang w:val="la-Latn"/>
        </w:rPr>
        <w:t xml:space="preserve">. </w:t>
      </w:r>
      <w:r w:rsidR="00055039" w:rsidRPr="007A06F5">
        <w:rPr>
          <w:lang w:val="la-Latn"/>
        </w:rPr>
        <w:t>Quam facile omnis</w:t>
      </w:r>
      <w:r w:rsidR="00360346" w:rsidRPr="007A06F5">
        <w:rPr>
          <w:lang w:val="la-Latn"/>
        </w:rPr>
        <w:t xml:space="preserve">, </w:t>
      </w:r>
      <w:r w:rsidR="00055039" w:rsidRPr="007A06F5">
        <w:rPr>
          <w:lang w:val="la-Latn"/>
        </w:rPr>
        <w:t>qui quaesierit</w:t>
      </w:r>
      <w:r w:rsidR="00360346" w:rsidRPr="007A06F5">
        <w:rPr>
          <w:lang w:val="la-Latn"/>
        </w:rPr>
        <w:t xml:space="preserve">, </w:t>
      </w:r>
      <w:r w:rsidR="00055039" w:rsidRPr="007A06F5">
        <w:rPr>
          <w:lang w:val="la-Latn"/>
        </w:rPr>
        <w:t>inveniet</w:t>
      </w:r>
      <w:r w:rsidR="00360346" w:rsidRPr="007A06F5">
        <w:rPr>
          <w:lang w:val="la-Latn"/>
        </w:rPr>
        <w:t xml:space="preserve">, </w:t>
      </w:r>
      <w:r w:rsidR="00055039" w:rsidRPr="007A06F5">
        <w:rPr>
          <w:lang w:val="la-Latn"/>
        </w:rPr>
        <w:t>si in loco discordiae plantata fuerit caritas</w:t>
      </w:r>
      <w:r w:rsidR="00360346" w:rsidRPr="007A06F5">
        <w:rPr>
          <w:lang w:val="la-Latn"/>
        </w:rPr>
        <w:t xml:space="preserve">, </w:t>
      </w:r>
      <w:r w:rsidR="00055039" w:rsidRPr="007A06F5">
        <w:rPr>
          <w:lang w:val="la-Latn"/>
        </w:rPr>
        <w:t>qu</w:t>
      </w:r>
      <w:r w:rsidR="00903225" w:rsidRPr="007A06F5">
        <w:rPr>
          <w:lang w:val="la-Latn"/>
        </w:rPr>
        <w:t xml:space="preserve">ae cooperit multitudinem </w:t>
      </w:r>
      <w:r w:rsidR="00055039" w:rsidRPr="007A06F5">
        <w:rPr>
          <w:lang w:val="la-Latn"/>
        </w:rPr>
        <w:t>peccatorum</w:t>
      </w:r>
      <w:r w:rsidR="00360346" w:rsidRPr="007A06F5">
        <w:rPr>
          <w:lang w:val="la-Latn"/>
        </w:rPr>
        <w:t xml:space="preserve">, </w:t>
      </w:r>
      <w:r w:rsidR="00055039" w:rsidRPr="007A06F5">
        <w:rPr>
          <w:lang w:val="la-Latn"/>
        </w:rPr>
        <w:t>eumque potius quam nos in consilio</w:t>
      </w:r>
      <w:r w:rsidR="00360346" w:rsidRPr="007A06F5">
        <w:rPr>
          <w:lang w:val="la-Latn"/>
        </w:rPr>
        <w:t xml:space="preserve">, </w:t>
      </w:r>
      <w:r w:rsidR="00055039" w:rsidRPr="007A06F5">
        <w:rPr>
          <w:lang w:val="la-Latn"/>
        </w:rPr>
        <w:t>non nostro sed Dei</w:t>
      </w:r>
      <w:r w:rsidR="00360346" w:rsidRPr="007A06F5">
        <w:rPr>
          <w:lang w:val="la-Latn"/>
        </w:rPr>
        <w:t xml:space="preserve">, </w:t>
      </w:r>
      <w:r w:rsidR="00055039" w:rsidRPr="007A06F5">
        <w:rPr>
          <w:lang w:val="la-Latn"/>
        </w:rPr>
        <w:t>adtendatis</w:t>
      </w:r>
      <w:r w:rsidR="00360346" w:rsidRPr="007A06F5">
        <w:rPr>
          <w:lang w:val="la-Latn"/>
        </w:rPr>
        <w:t xml:space="preserve">, </w:t>
      </w:r>
      <w:r w:rsidR="00903225" w:rsidRPr="007A06F5">
        <w:rPr>
          <w:lang w:val="la-Latn"/>
        </w:rPr>
        <w:t>qui dixit</w:t>
      </w:r>
      <w:r w:rsidR="00D9225B" w:rsidRPr="007A06F5">
        <w:rPr>
          <w:lang w:val="la-Latn"/>
        </w:rPr>
        <w:t xml:space="preserve">: </w:t>
      </w:r>
      <w:r w:rsidR="00903225" w:rsidRPr="007A06F5">
        <w:rPr>
          <w:lang w:val="la-Latn"/>
        </w:rPr>
        <w:t xml:space="preserve">' Qui </w:t>
      </w:r>
      <w:r w:rsidR="00055039" w:rsidRPr="007A06F5">
        <w:rPr>
          <w:lang w:val="la-Latn"/>
        </w:rPr>
        <w:t>vos audit</w:t>
      </w:r>
      <w:r w:rsidR="00360346" w:rsidRPr="007A06F5">
        <w:rPr>
          <w:lang w:val="la-Latn"/>
        </w:rPr>
        <w:t xml:space="preserve">, </w:t>
      </w:r>
      <w:r w:rsidR="00055039" w:rsidRPr="007A06F5">
        <w:rPr>
          <w:lang w:val="la-Latn"/>
        </w:rPr>
        <w:t>me audit</w:t>
      </w:r>
      <w:r w:rsidR="00360346" w:rsidRPr="007A06F5">
        <w:rPr>
          <w:lang w:val="la-Latn"/>
        </w:rPr>
        <w:t xml:space="preserve">, </w:t>
      </w:r>
      <w:r w:rsidR="00055039" w:rsidRPr="007A06F5">
        <w:rPr>
          <w:lang w:val="la-Latn"/>
        </w:rPr>
        <w:t>et qui vos spernit</w:t>
      </w:r>
      <w:r w:rsidR="00360346" w:rsidRPr="007A06F5">
        <w:rPr>
          <w:lang w:val="la-Latn"/>
        </w:rPr>
        <w:t xml:space="preserve">, </w:t>
      </w:r>
      <w:r w:rsidR="00055039" w:rsidRPr="007A06F5">
        <w:rPr>
          <w:lang w:val="la-Latn"/>
        </w:rPr>
        <w:t>me spernit</w:t>
      </w:r>
      <w:r w:rsidR="008E2A6B" w:rsidRPr="007A06F5">
        <w:rPr>
          <w:lang w:val="la-Latn"/>
        </w:rPr>
        <w:t xml:space="preserve">. </w:t>
      </w:r>
      <w:r w:rsidR="00055039" w:rsidRPr="007A06F5">
        <w:rPr>
          <w:lang w:val="la-Latn"/>
        </w:rPr>
        <w:t>Non enim vos estis</w:t>
      </w:r>
      <w:r w:rsidR="00360346" w:rsidRPr="007A06F5">
        <w:rPr>
          <w:lang w:val="la-Latn"/>
        </w:rPr>
        <w:t xml:space="preserve">, </w:t>
      </w:r>
      <w:r w:rsidR="00055039" w:rsidRPr="007A06F5">
        <w:rPr>
          <w:lang w:val="la-Latn"/>
        </w:rPr>
        <w:t>qui loquimini</w:t>
      </w:r>
      <w:r w:rsidR="00360346" w:rsidRPr="007A06F5">
        <w:rPr>
          <w:lang w:val="la-Latn"/>
        </w:rPr>
        <w:t xml:space="preserve">, </w:t>
      </w:r>
      <w:r w:rsidR="00903225" w:rsidRPr="007A06F5">
        <w:rPr>
          <w:lang w:val="la-Latn"/>
        </w:rPr>
        <w:t xml:space="preserve">sed spiritus </w:t>
      </w:r>
      <w:r w:rsidR="00055039" w:rsidRPr="007A06F5">
        <w:rPr>
          <w:lang w:val="la-Latn"/>
        </w:rPr>
        <w:t>Patris vestri</w:t>
      </w:r>
      <w:r w:rsidR="00360346" w:rsidRPr="007A06F5">
        <w:rPr>
          <w:lang w:val="la-Latn"/>
        </w:rPr>
        <w:t xml:space="preserve">, </w:t>
      </w:r>
      <w:r w:rsidR="00055039" w:rsidRPr="007A06F5">
        <w:rPr>
          <w:lang w:val="la-Latn"/>
        </w:rPr>
        <w:t>qui loquit</w:t>
      </w:r>
      <w:r w:rsidR="00903225" w:rsidRPr="007A06F5">
        <w:rPr>
          <w:lang w:val="la-Latn"/>
        </w:rPr>
        <w:t>ur in vobis</w:t>
      </w:r>
      <w:r w:rsidR="00D9225B" w:rsidRPr="007A06F5">
        <w:rPr>
          <w:lang w:val="la-Latn"/>
        </w:rPr>
        <w:t>.’</w:t>
      </w:r>
      <w:r w:rsidR="00903225" w:rsidRPr="007A06F5">
        <w:rPr>
          <w:lang w:val="la-Latn"/>
        </w:rPr>
        <w:t xml:space="preserve"> </w:t>
      </w:r>
      <w:r w:rsidR="00055039" w:rsidRPr="007A06F5">
        <w:rPr>
          <w:lang w:val="la-Latn"/>
        </w:rPr>
        <w:t>Capitula in</w:t>
      </w:r>
      <w:r w:rsidR="00360346" w:rsidRPr="007A06F5">
        <w:rPr>
          <w:lang w:val="la-Latn"/>
        </w:rPr>
        <w:t xml:space="preserve"> </w:t>
      </w:r>
      <w:r w:rsidR="00055039" w:rsidRPr="007A06F5">
        <w:rPr>
          <w:lang w:val="la-Latn"/>
        </w:rPr>
        <w:t>synodo acta</w:t>
      </w:r>
      <w:r w:rsidR="00360346" w:rsidRPr="007A06F5">
        <w:rPr>
          <w:lang w:val="la-Latn"/>
        </w:rPr>
        <w:t xml:space="preserve">, </w:t>
      </w:r>
      <w:r w:rsidR="00055039" w:rsidRPr="007A06F5">
        <w:rPr>
          <w:lang w:val="la-Latn"/>
        </w:rPr>
        <w:t>quae</w:t>
      </w:r>
      <w:r w:rsidR="00360346" w:rsidRPr="007A06F5">
        <w:rPr>
          <w:lang w:val="la-Latn"/>
        </w:rPr>
        <w:t xml:space="preserve"> </w:t>
      </w:r>
      <w:r w:rsidR="00055039" w:rsidRPr="007A06F5">
        <w:rPr>
          <w:lang w:val="la-Latn"/>
        </w:rPr>
        <w:t>habita est</w:t>
      </w:r>
      <w:r w:rsidR="00360346" w:rsidRPr="007A06F5">
        <w:rPr>
          <w:lang w:val="la-Latn"/>
        </w:rPr>
        <w:t xml:space="preserve"> </w:t>
      </w:r>
      <w:r w:rsidR="00055039" w:rsidRPr="007A06F5">
        <w:rPr>
          <w:lang w:val="la-Latn"/>
        </w:rPr>
        <w:t>aqud Lauriacum</w:t>
      </w:r>
      <w:r w:rsidR="00360346" w:rsidRPr="007A06F5">
        <w:rPr>
          <w:lang w:val="la-Latn"/>
        </w:rPr>
        <w:t xml:space="preserve"> </w:t>
      </w:r>
      <w:r w:rsidR="00903225" w:rsidRPr="007A06F5">
        <w:rPr>
          <w:lang w:val="la-Latn"/>
        </w:rPr>
        <w:t xml:space="preserve">in pago </w:t>
      </w:r>
      <w:r w:rsidR="00055039" w:rsidRPr="007A06F5">
        <w:rPr>
          <w:lang w:val="la-Latn"/>
        </w:rPr>
        <w:t>Andegavensi anno DCCCXLIII</w:t>
      </w:r>
      <w:r w:rsidR="008E2A6B" w:rsidRPr="007A06F5">
        <w:rPr>
          <w:lang w:val="la-Latn"/>
        </w:rPr>
        <w:t xml:space="preserve">. </w:t>
      </w:r>
      <w:r w:rsidR="00055039" w:rsidRPr="007A06F5">
        <w:rPr>
          <w:lang w:val="la-Latn"/>
        </w:rPr>
        <w:t>incarnationis domini</w:t>
      </w:r>
      <w:r w:rsidR="00360346" w:rsidRPr="007A06F5">
        <w:rPr>
          <w:lang w:val="la-Latn"/>
        </w:rPr>
        <w:t xml:space="preserve"> </w:t>
      </w:r>
      <w:r w:rsidR="00055039" w:rsidRPr="007A06F5">
        <w:rPr>
          <w:lang w:val="la-Latn"/>
        </w:rPr>
        <w:t>nostri</w:t>
      </w:r>
      <w:r w:rsidR="00360346" w:rsidRPr="007A06F5">
        <w:rPr>
          <w:lang w:val="la-Latn"/>
        </w:rPr>
        <w:t xml:space="preserve"> </w:t>
      </w:r>
      <w:r w:rsidR="00903225" w:rsidRPr="007A06F5">
        <w:rPr>
          <w:lang w:val="la-Latn"/>
        </w:rPr>
        <w:t>Iesu Christi</w:t>
      </w:r>
      <w:r w:rsidR="00360346" w:rsidRPr="007A06F5">
        <w:rPr>
          <w:lang w:val="la-Latn"/>
        </w:rPr>
        <w:t xml:space="preserve">, </w:t>
      </w:r>
      <w:r w:rsidR="00055039" w:rsidRPr="007A06F5">
        <w:rPr>
          <w:lang w:val="la-Latn"/>
        </w:rPr>
        <w:t>mense</w:t>
      </w:r>
      <w:r w:rsidR="00360346" w:rsidRPr="007A06F5">
        <w:rPr>
          <w:lang w:val="la-Latn"/>
        </w:rPr>
        <w:t xml:space="preserve"> </w:t>
      </w:r>
      <w:r w:rsidR="00055039" w:rsidRPr="007A06F5">
        <w:rPr>
          <w:lang w:val="la-Latn"/>
        </w:rPr>
        <w:t>Octobri</w:t>
      </w:r>
      <w:r w:rsidR="00360346" w:rsidRPr="007A06F5">
        <w:rPr>
          <w:lang w:val="la-Latn"/>
        </w:rPr>
        <w:t xml:space="preserve">, </w:t>
      </w:r>
      <w:r w:rsidRPr="007A06F5">
        <w:rPr>
          <w:lang w:val="la-Latn"/>
        </w:rPr>
        <w:t>indictione VII</w:t>
      </w:r>
      <w:r w:rsidR="008E2A6B" w:rsidRPr="007A06F5">
        <w:rPr>
          <w:lang w:val="la-Latn"/>
        </w:rPr>
        <w:t xml:space="preserve">. </w:t>
      </w:r>
    </w:p>
    <w:p w14:paraId="0F2ED8EE" w14:textId="12DF468A" w:rsidR="00055039" w:rsidRPr="007A06F5" w:rsidRDefault="00055039" w:rsidP="00055039">
      <w:pPr>
        <w:pStyle w:val="Normlnweb"/>
        <w:rPr>
          <w:lang w:val="la-Latn"/>
        </w:rPr>
      </w:pPr>
      <w:r w:rsidRPr="007A06F5">
        <w:rPr>
          <w:lang w:val="la-Latn"/>
        </w:rPr>
        <w:t>13</w:t>
      </w:r>
      <w:r w:rsidR="008E2A6B" w:rsidRPr="007A06F5">
        <w:rPr>
          <w:lang w:val="la-Latn"/>
        </w:rPr>
        <w:t xml:space="preserve">. </w:t>
      </w:r>
      <w:r w:rsidRPr="007A06F5">
        <w:rPr>
          <w:lang w:val="la-Latn"/>
        </w:rPr>
        <w:t>Si quis publicus divinae legis praevaricator vel pro manifestis criminibus erga</w:t>
      </w:r>
      <w:r w:rsidR="00360346" w:rsidRPr="007A06F5">
        <w:rPr>
          <w:lang w:val="la-Latn"/>
        </w:rPr>
        <w:t xml:space="preserve"> </w:t>
      </w:r>
      <w:r w:rsidR="00C36647" w:rsidRPr="007A06F5">
        <w:rPr>
          <w:lang w:val="la-Latn"/>
        </w:rPr>
        <w:t>ecclesiastica iusta</w:t>
      </w:r>
      <w:r w:rsidRPr="007A06F5">
        <w:rPr>
          <w:lang w:val="la-Latn"/>
        </w:rPr>
        <w:t xml:space="preserve"> et rationabilia iudicia con</w:t>
      </w:r>
      <w:r w:rsidR="00903225" w:rsidRPr="007A06F5">
        <w:rPr>
          <w:lang w:val="la-Latn"/>
        </w:rPr>
        <w:t>temptor repertus fuerit vel in</w:t>
      </w:r>
      <w:r w:rsidRPr="007A06F5">
        <w:rPr>
          <w:lang w:val="la-Latn"/>
        </w:rPr>
        <w:t xml:space="preserve">flatus ac a tumidus a monitis ecclesiasticis ac sanctorum </w:t>
      </w:r>
      <w:r w:rsidR="00903225" w:rsidRPr="007A06F5">
        <w:rPr>
          <w:lang w:val="la-Latn"/>
        </w:rPr>
        <w:t>patrum constitutionibus contra</w:t>
      </w:r>
      <w:r w:rsidRPr="007A06F5">
        <w:rPr>
          <w:lang w:val="la-Latn"/>
        </w:rPr>
        <w:t>dictor vel subsannator comprobatus fuerit</w:t>
      </w:r>
      <w:r w:rsidR="00360346" w:rsidRPr="007A06F5">
        <w:rPr>
          <w:lang w:val="la-Latn"/>
        </w:rPr>
        <w:t xml:space="preserve">, </w:t>
      </w:r>
      <w:r w:rsidRPr="007A06F5">
        <w:rPr>
          <w:lang w:val="la-Latn"/>
        </w:rPr>
        <w:t>si monitionibus episcopalibus</w:t>
      </w:r>
      <w:r w:rsidR="00360346" w:rsidRPr="007A06F5">
        <w:rPr>
          <w:lang w:val="la-Latn"/>
        </w:rPr>
        <w:t xml:space="preserve"> </w:t>
      </w:r>
      <w:r w:rsidR="00903225" w:rsidRPr="007A06F5">
        <w:rPr>
          <w:lang w:val="la-Latn"/>
        </w:rPr>
        <w:t>obtempe</w:t>
      </w:r>
      <w:r w:rsidRPr="007A06F5">
        <w:rPr>
          <w:lang w:val="la-Latn"/>
        </w:rPr>
        <w:t>rare distulerit</w:t>
      </w:r>
      <w:r w:rsidR="00360346" w:rsidRPr="007A06F5">
        <w:rPr>
          <w:lang w:val="la-Latn"/>
        </w:rPr>
        <w:t xml:space="preserve">, </w:t>
      </w:r>
      <w:r w:rsidRPr="007A06F5">
        <w:rPr>
          <w:lang w:val="la-Latn"/>
        </w:rPr>
        <w:t>anathematizetur</w:t>
      </w:r>
      <w:r w:rsidR="008E2A6B" w:rsidRPr="007A06F5">
        <w:rPr>
          <w:lang w:val="la-Latn"/>
        </w:rPr>
        <w:t xml:space="preserve">. </w:t>
      </w:r>
    </w:p>
    <w:p w14:paraId="51015EAE" w14:textId="08DC4EEC" w:rsidR="00055039" w:rsidRPr="007A06F5" w:rsidRDefault="00055039" w:rsidP="00055039">
      <w:pPr>
        <w:pStyle w:val="Normlnweb"/>
        <w:rPr>
          <w:lang w:val="la-Latn"/>
        </w:rPr>
      </w:pPr>
      <w:r w:rsidRPr="007A06F5">
        <w:rPr>
          <w:lang w:val="la-Latn"/>
        </w:rPr>
        <w:t>14</w:t>
      </w:r>
      <w:r w:rsidR="008E2A6B" w:rsidRPr="007A06F5">
        <w:rPr>
          <w:lang w:val="la-Latn"/>
        </w:rPr>
        <w:t xml:space="preserve">. </w:t>
      </w:r>
      <w:r w:rsidRPr="007A06F5">
        <w:rPr>
          <w:lang w:val="la-Latn"/>
        </w:rPr>
        <w:t>Si quis contra regiam dignitatem dolose ac callide ac pernitiose satagere</w:t>
      </w:r>
      <w:r w:rsidR="00360346" w:rsidRPr="007A06F5">
        <w:rPr>
          <w:lang w:val="la-Latn"/>
        </w:rPr>
        <w:t xml:space="preserve"> </w:t>
      </w:r>
      <w:r w:rsidRPr="007A06F5">
        <w:rPr>
          <w:lang w:val="la-Latn"/>
        </w:rPr>
        <w:t>comprobatus fuerit</w:t>
      </w:r>
      <w:r w:rsidR="00360346" w:rsidRPr="007A06F5">
        <w:rPr>
          <w:lang w:val="la-Latn"/>
        </w:rPr>
        <w:t xml:space="preserve">, </w:t>
      </w:r>
      <w:r w:rsidRPr="007A06F5">
        <w:rPr>
          <w:lang w:val="la-Latn"/>
        </w:rPr>
        <w:t>nisi dignissime satisfecerit</w:t>
      </w:r>
      <w:r w:rsidR="00360346" w:rsidRPr="007A06F5">
        <w:rPr>
          <w:lang w:val="la-Latn"/>
        </w:rPr>
        <w:t xml:space="preserve">, </w:t>
      </w:r>
      <w:r w:rsidRPr="007A06F5">
        <w:rPr>
          <w:lang w:val="la-Latn"/>
        </w:rPr>
        <w:t>anathematizetur</w:t>
      </w:r>
      <w:r w:rsidR="008E2A6B" w:rsidRPr="007A06F5">
        <w:rPr>
          <w:lang w:val="la-Latn"/>
        </w:rPr>
        <w:t xml:space="preserve">. </w:t>
      </w:r>
    </w:p>
    <w:p w14:paraId="7907D38E" w14:textId="79526E53" w:rsidR="00055039" w:rsidRPr="007A06F5" w:rsidRDefault="00055039" w:rsidP="00055039">
      <w:pPr>
        <w:pStyle w:val="Normlnweb"/>
        <w:rPr>
          <w:lang w:val="la-Latn"/>
        </w:rPr>
      </w:pPr>
      <w:r w:rsidRPr="007A06F5">
        <w:rPr>
          <w:lang w:val="la-Latn"/>
        </w:rPr>
        <w:t>15</w:t>
      </w:r>
      <w:r w:rsidR="008E2A6B" w:rsidRPr="007A06F5">
        <w:rPr>
          <w:lang w:val="la-Latn"/>
        </w:rPr>
        <w:t xml:space="preserve">. </w:t>
      </w:r>
      <w:r w:rsidRPr="007A06F5">
        <w:rPr>
          <w:lang w:val="la-Latn"/>
        </w:rPr>
        <w:t>Si quis potestati regiae</w:t>
      </w:r>
      <w:r w:rsidR="00360346" w:rsidRPr="007A06F5">
        <w:rPr>
          <w:lang w:val="la-Latn"/>
        </w:rPr>
        <w:t xml:space="preserve">, </w:t>
      </w:r>
      <w:r w:rsidR="00C36647" w:rsidRPr="007A06F5">
        <w:rPr>
          <w:lang w:val="la-Latn"/>
        </w:rPr>
        <w:t xml:space="preserve">quae ' non </w:t>
      </w:r>
      <w:r w:rsidRPr="007A06F5">
        <w:rPr>
          <w:lang w:val="la-Latn"/>
        </w:rPr>
        <w:t>est ' iuxta apos</w:t>
      </w:r>
      <w:r w:rsidR="00903225" w:rsidRPr="007A06F5">
        <w:rPr>
          <w:lang w:val="la-Latn"/>
        </w:rPr>
        <w:t xml:space="preserve">tolum ' nisi a Deo ', </w:t>
      </w:r>
      <w:r w:rsidRPr="007A06F5">
        <w:rPr>
          <w:lang w:val="la-Latn"/>
        </w:rPr>
        <w:t>contumaci ac</w:t>
      </w:r>
      <w:r w:rsidR="00360346" w:rsidRPr="007A06F5">
        <w:rPr>
          <w:lang w:val="la-Latn"/>
        </w:rPr>
        <w:t xml:space="preserve"> </w:t>
      </w:r>
      <w:r w:rsidRPr="007A06F5">
        <w:rPr>
          <w:lang w:val="la-Latn"/>
        </w:rPr>
        <w:t>inflato spiritu</w:t>
      </w:r>
      <w:r w:rsidR="00360346" w:rsidRPr="007A06F5">
        <w:rPr>
          <w:lang w:val="la-Latn"/>
        </w:rPr>
        <w:t xml:space="preserve">, </w:t>
      </w:r>
      <w:r w:rsidRPr="007A06F5">
        <w:rPr>
          <w:lang w:val="la-Latn"/>
        </w:rPr>
        <w:t xml:space="preserve">contra </w:t>
      </w:r>
      <w:r w:rsidR="00524CAA" w:rsidRPr="00524CAA">
        <w:rPr>
          <w:b/>
          <w:lang w:val="la-Latn"/>
        </w:rPr>
        <w:t>auctorit</w:t>
      </w:r>
      <w:r w:rsidRPr="007A06F5">
        <w:rPr>
          <w:lang w:val="la-Latn"/>
        </w:rPr>
        <w:t xml:space="preserve">atem et </w:t>
      </w:r>
      <w:r w:rsidR="00903225" w:rsidRPr="007A06F5">
        <w:rPr>
          <w:lang w:val="la-Latn"/>
        </w:rPr>
        <w:t>rationem pertinaciter contra</w:t>
      </w:r>
      <w:r w:rsidRPr="007A06F5">
        <w:rPr>
          <w:lang w:val="la-Latn"/>
        </w:rPr>
        <w:t>dicere praesumpserit et eius iustis et rationabil</w:t>
      </w:r>
      <w:r w:rsidR="00903225" w:rsidRPr="007A06F5">
        <w:rPr>
          <w:lang w:val="la-Latn"/>
        </w:rPr>
        <w:t xml:space="preserve">ibus imperiis secundum Deum et </w:t>
      </w:r>
      <w:r w:rsidR="00524CAA" w:rsidRPr="00524CAA">
        <w:rPr>
          <w:b/>
          <w:lang w:val="la-Latn"/>
        </w:rPr>
        <w:t>auctorit</w:t>
      </w:r>
      <w:r w:rsidRPr="007A06F5">
        <w:rPr>
          <w:lang w:val="la-Latn"/>
        </w:rPr>
        <w:t>atem ecclesiasticam ac ius civile obtemperare inrefragabiliter noluerit</w:t>
      </w:r>
      <w:r w:rsidR="00360346" w:rsidRPr="007A06F5">
        <w:rPr>
          <w:lang w:val="la-Latn"/>
        </w:rPr>
        <w:t xml:space="preserve">, </w:t>
      </w:r>
      <w:r w:rsidR="00903225" w:rsidRPr="007A06F5">
        <w:rPr>
          <w:lang w:val="la-Latn"/>
        </w:rPr>
        <w:t>ana</w:t>
      </w:r>
      <w:r w:rsidRPr="007A06F5">
        <w:rPr>
          <w:lang w:val="la-Latn"/>
        </w:rPr>
        <w:t>thematizetur</w:t>
      </w:r>
      <w:r w:rsidR="008E2A6B" w:rsidRPr="007A06F5">
        <w:rPr>
          <w:lang w:val="la-Latn"/>
        </w:rPr>
        <w:t xml:space="preserve">. </w:t>
      </w:r>
    </w:p>
    <w:p w14:paraId="390D1298" w14:textId="5C4A2E19" w:rsidR="00055039" w:rsidRPr="007A06F5" w:rsidRDefault="00055039" w:rsidP="00055039">
      <w:pPr>
        <w:pStyle w:val="Normlnweb"/>
        <w:rPr>
          <w:lang w:val="la-Latn"/>
        </w:rPr>
      </w:pPr>
      <w:r w:rsidRPr="007A06F5">
        <w:rPr>
          <w:lang w:val="la-Latn"/>
        </w:rPr>
        <w:t>16</w:t>
      </w:r>
      <w:r w:rsidR="008E2A6B" w:rsidRPr="007A06F5">
        <w:rPr>
          <w:lang w:val="la-Latn"/>
        </w:rPr>
        <w:t xml:space="preserve">. </w:t>
      </w:r>
      <w:r w:rsidRPr="007A06F5">
        <w:rPr>
          <w:lang w:val="la-Latn"/>
        </w:rPr>
        <w:t>Quicumque superbiae facibus accensi vel protervia stomacati haec</w:t>
      </w:r>
      <w:r w:rsidR="00360346" w:rsidRPr="007A06F5">
        <w:rPr>
          <w:lang w:val="la-Latn"/>
        </w:rPr>
        <w:t xml:space="preserve">, </w:t>
      </w:r>
      <w:r w:rsidR="00903225" w:rsidRPr="007A06F5">
        <w:rPr>
          <w:lang w:val="la-Latn"/>
        </w:rPr>
        <w:t xml:space="preserve">quae </w:t>
      </w:r>
      <w:r w:rsidRPr="007A06F5">
        <w:rPr>
          <w:lang w:val="la-Latn"/>
        </w:rPr>
        <w:t>pro sanctae matris ecclesiae tranquillitate sacerdotaliq</w:t>
      </w:r>
      <w:r w:rsidR="00903225" w:rsidRPr="007A06F5">
        <w:rPr>
          <w:lang w:val="la-Latn"/>
        </w:rPr>
        <w:t xml:space="preserve">ue rigore et regia e dignitate </w:t>
      </w:r>
      <w:r w:rsidRPr="007A06F5">
        <w:rPr>
          <w:lang w:val="la-Latn"/>
        </w:rPr>
        <w:t>a nobis unanimiter definita manibusque propriis roborata sunt</w:t>
      </w:r>
      <w:r w:rsidR="00360346" w:rsidRPr="007A06F5">
        <w:rPr>
          <w:lang w:val="la-Latn"/>
        </w:rPr>
        <w:t xml:space="preserve">, </w:t>
      </w:r>
      <w:r w:rsidR="00903225" w:rsidRPr="007A06F5">
        <w:rPr>
          <w:lang w:val="la-Latn"/>
        </w:rPr>
        <w:t xml:space="preserve">violare aut quolibet </w:t>
      </w:r>
      <w:r w:rsidRPr="007A06F5">
        <w:rPr>
          <w:lang w:val="la-Latn"/>
        </w:rPr>
        <w:t>a</w:t>
      </w:r>
      <w:r w:rsidR="00C36647" w:rsidRPr="007A06F5">
        <w:rPr>
          <w:lang w:val="la-Latn"/>
        </w:rPr>
        <w:t>rgumento inrumpere temptaverit</w:t>
      </w:r>
      <w:r w:rsidR="00360346" w:rsidRPr="007A06F5">
        <w:rPr>
          <w:lang w:val="la-Latn"/>
        </w:rPr>
        <w:t xml:space="preserve">, </w:t>
      </w:r>
      <w:r w:rsidRPr="007A06F5">
        <w:rPr>
          <w:lang w:val="la-Latn"/>
        </w:rPr>
        <w:t>placet eos omnes anathematizari</w:t>
      </w:r>
      <w:r w:rsidR="008E2A6B" w:rsidRPr="007A06F5">
        <w:rPr>
          <w:lang w:val="la-Latn"/>
        </w:rPr>
        <w:t xml:space="preserve">. </w:t>
      </w:r>
      <w:r w:rsidRPr="007A06F5">
        <w:rPr>
          <w:lang w:val="la-Latn"/>
        </w:rPr>
        <w:t>/ Ex</w:t>
      </w:r>
      <w:r w:rsidR="00360346" w:rsidRPr="007A06F5">
        <w:rPr>
          <w:lang w:val="la-Latn"/>
        </w:rPr>
        <w:t xml:space="preserve"> </w:t>
      </w:r>
      <w:r w:rsidRPr="007A06F5">
        <w:rPr>
          <w:lang w:val="la-Latn"/>
        </w:rPr>
        <w:t>capitulis apud</w:t>
      </w:r>
      <w:r w:rsidR="00903225" w:rsidRPr="007A06F5">
        <w:rPr>
          <w:lang w:val="la-Latn"/>
        </w:rPr>
        <w:t xml:space="preserve"> </w:t>
      </w:r>
      <w:r w:rsidRPr="007A06F5">
        <w:rPr>
          <w:lang w:val="la-Latn"/>
        </w:rPr>
        <w:t>Belvacum civitatem</w:t>
      </w:r>
      <w:r w:rsidR="00360346" w:rsidRPr="007A06F5">
        <w:rPr>
          <w:lang w:val="la-Latn"/>
        </w:rPr>
        <w:t xml:space="preserve"> </w:t>
      </w:r>
      <w:r w:rsidRPr="007A06F5">
        <w:rPr>
          <w:lang w:val="la-Latn"/>
        </w:rPr>
        <w:t>in</w:t>
      </w:r>
      <w:r w:rsidR="00360346" w:rsidRPr="007A06F5">
        <w:rPr>
          <w:lang w:val="la-Latn"/>
        </w:rPr>
        <w:t xml:space="preserve"> </w:t>
      </w:r>
      <w:r w:rsidRPr="007A06F5">
        <w:rPr>
          <w:lang w:val="la-Latn"/>
        </w:rPr>
        <w:t>synodo habitis</w:t>
      </w:r>
      <w:r w:rsidR="008E2A6B" w:rsidRPr="007A06F5">
        <w:rPr>
          <w:lang w:val="la-Latn"/>
        </w:rPr>
        <w:t xml:space="preserve">. </w:t>
      </w:r>
    </w:p>
    <w:p w14:paraId="2C2C3A29" w14:textId="54B861F7" w:rsidR="00055039" w:rsidRPr="007A06F5" w:rsidRDefault="00055039" w:rsidP="00055039">
      <w:pPr>
        <w:pStyle w:val="Normlnweb"/>
        <w:rPr>
          <w:lang w:val="la-Latn"/>
        </w:rPr>
      </w:pPr>
      <w:r w:rsidRPr="007A06F5">
        <w:rPr>
          <w:lang w:val="la-Latn"/>
        </w:rPr>
        <w:t>17</w:t>
      </w:r>
      <w:r w:rsidR="008E2A6B" w:rsidRPr="007A06F5">
        <w:rPr>
          <w:lang w:val="la-Latn"/>
        </w:rPr>
        <w:t xml:space="preserve">. </w:t>
      </w:r>
      <w:r w:rsidRPr="007A06F5">
        <w:rPr>
          <w:lang w:val="la-Latn"/>
        </w:rPr>
        <w:t>Ut res ecclesiasticae tempore principatus ves</w:t>
      </w:r>
      <w:r w:rsidR="00903225" w:rsidRPr="007A06F5">
        <w:rPr>
          <w:lang w:val="la-Latn"/>
        </w:rPr>
        <w:t>tri ablatae ex integro praesen</w:t>
      </w:r>
      <w:r w:rsidRPr="007A06F5">
        <w:rPr>
          <w:lang w:val="la-Latn"/>
        </w:rPr>
        <w:t>tialiter restituantur et restitutae conserventur</w:t>
      </w:r>
      <w:r w:rsidR="00360346" w:rsidRPr="007A06F5">
        <w:rPr>
          <w:lang w:val="la-Latn"/>
        </w:rPr>
        <w:t xml:space="preserve">, </w:t>
      </w:r>
      <w:r w:rsidRPr="007A06F5">
        <w:rPr>
          <w:lang w:val="la-Latn"/>
        </w:rPr>
        <w:t>sicut tempore avi et patris vestri fuerunt</w:t>
      </w:r>
      <w:r w:rsidR="00360346" w:rsidRPr="007A06F5">
        <w:rPr>
          <w:lang w:val="la-Latn"/>
        </w:rPr>
        <w:t xml:space="preserve">, </w:t>
      </w:r>
      <w:r w:rsidR="00903225" w:rsidRPr="007A06F5">
        <w:rPr>
          <w:lang w:val="la-Latn"/>
        </w:rPr>
        <w:t xml:space="preserve">et </w:t>
      </w:r>
      <w:r w:rsidRPr="007A06F5">
        <w:rPr>
          <w:lang w:val="la-Latn"/>
        </w:rPr>
        <w:t>excepto superposito m</w:t>
      </w:r>
      <w:r w:rsidR="00360346" w:rsidRPr="007A06F5">
        <w:rPr>
          <w:lang w:val="la-Latn"/>
        </w:rPr>
        <w:t xml:space="preserve">, </w:t>
      </w:r>
      <w:r w:rsidRPr="007A06F5">
        <w:rPr>
          <w:lang w:val="la-Latn"/>
        </w:rPr>
        <w:t>quod ad usus possidentium  absumptum</w:t>
      </w:r>
      <w:r w:rsidR="00360346" w:rsidRPr="007A06F5">
        <w:rPr>
          <w:lang w:val="la-Latn"/>
        </w:rPr>
        <w:t xml:space="preserve"> </w:t>
      </w:r>
      <w:r w:rsidRPr="007A06F5">
        <w:rPr>
          <w:lang w:val="la-Latn"/>
        </w:rPr>
        <w:t>est</w:t>
      </w:r>
      <w:r w:rsidR="00360346" w:rsidRPr="007A06F5">
        <w:rPr>
          <w:lang w:val="la-Latn"/>
        </w:rPr>
        <w:t xml:space="preserve">, </w:t>
      </w:r>
      <w:r w:rsidRPr="007A06F5">
        <w:rPr>
          <w:lang w:val="la-Latn"/>
        </w:rPr>
        <w:t>quomodo tunc erant</w:t>
      </w:r>
      <w:r w:rsidR="00360346" w:rsidRPr="007A06F5">
        <w:rPr>
          <w:lang w:val="la-Latn"/>
        </w:rPr>
        <w:t xml:space="preserve">, </w:t>
      </w:r>
      <w:r w:rsidR="00903225" w:rsidRPr="007A06F5">
        <w:rPr>
          <w:lang w:val="la-Latn"/>
        </w:rPr>
        <w:t xml:space="preserve">quando </w:t>
      </w:r>
      <w:r w:rsidRPr="007A06F5">
        <w:rPr>
          <w:lang w:val="la-Latn"/>
        </w:rPr>
        <w:t>vos inde</w:t>
      </w:r>
      <w:r w:rsidR="00360346" w:rsidRPr="007A06F5">
        <w:rPr>
          <w:lang w:val="la-Latn"/>
        </w:rPr>
        <w:t xml:space="preserve"> </w:t>
      </w:r>
      <w:r w:rsidRPr="007A06F5">
        <w:rPr>
          <w:lang w:val="la-Latn"/>
        </w:rPr>
        <w:t>illas p tulistis</w:t>
      </w:r>
      <w:r w:rsidR="00360346" w:rsidRPr="007A06F5">
        <w:rPr>
          <w:lang w:val="la-Latn"/>
        </w:rPr>
        <w:t xml:space="preserve">, </w:t>
      </w:r>
      <w:r w:rsidRPr="007A06F5">
        <w:rPr>
          <w:lang w:val="la-Latn"/>
        </w:rPr>
        <w:t>sine refragatione reddantur</w:t>
      </w:r>
      <w:r w:rsidR="008E2A6B" w:rsidRPr="007A06F5">
        <w:rPr>
          <w:lang w:val="la-Latn"/>
        </w:rPr>
        <w:t xml:space="preserve">. </w:t>
      </w:r>
      <w:r w:rsidRPr="007A06F5">
        <w:rPr>
          <w:lang w:val="la-Latn"/>
        </w:rPr>
        <w:t>Hinc enim in canone Aureli</w:t>
      </w:r>
      <w:r w:rsidR="00903225" w:rsidRPr="007A06F5">
        <w:rPr>
          <w:lang w:val="la-Latn"/>
        </w:rPr>
        <w:t>a</w:t>
      </w:r>
      <w:r w:rsidRPr="007A06F5">
        <w:rPr>
          <w:lang w:val="la-Latn"/>
        </w:rPr>
        <w:t>nensi scriptum est titulo XIII</w:t>
      </w:r>
      <w:r w:rsidR="00C36647" w:rsidRPr="007A06F5">
        <w:rPr>
          <w:lang w:val="la-Latn"/>
        </w:rPr>
        <w:t>: '</w:t>
      </w:r>
      <w:r w:rsidRPr="007A06F5">
        <w:rPr>
          <w:lang w:val="la-Latn"/>
        </w:rPr>
        <w:t>Ne  cui liceat re</w:t>
      </w:r>
      <w:r w:rsidR="00903225" w:rsidRPr="007A06F5">
        <w:rPr>
          <w:lang w:val="la-Latn"/>
        </w:rPr>
        <w:t xml:space="preserve">s vel facultates ecclesiae aut </w:t>
      </w:r>
      <w:r w:rsidRPr="007A06F5">
        <w:rPr>
          <w:lang w:val="la-Latn"/>
        </w:rPr>
        <w:t>monasteriis vel senodochiis pro quacumque elemosyn</w:t>
      </w:r>
      <w:r w:rsidR="00903225" w:rsidRPr="007A06F5">
        <w:rPr>
          <w:lang w:val="la-Latn"/>
        </w:rPr>
        <w:t>a cum iustitia delegatas reten</w:t>
      </w:r>
      <w:r w:rsidRPr="007A06F5">
        <w:rPr>
          <w:lang w:val="la-Latn"/>
        </w:rPr>
        <w:t>tare</w:t>
      </w:r>
      <w:r w:rsidR="00360346" w:rsidRPr="007A06F5">
        <w:rPr>
          <w:lang w:val="la-Latn"/>
        </w:rPr>
        <w:t xml:space="preserve">, </w:t>
      </w:r>
      <w:r w:rsidRPr="007A06F5">
        <w:rPr>
          <w:lang w:val="la-Latn"/>
        </w:rPr>
        <w:t>alienare atque subtrahere</w:t>
      </w:r>
      <w:r w:rsidR="00D9225B" w:rsidRPr="007A06F5">
        <w:rPr>
          <w:lang w:val="la-Latn"/>
        </w:rPr>
        <w:t xml:space="preserve">: </w:t>
      </w:r>
      <w:r w:rsidRPr="007A06F5">
        <w:rPr>
          <w:lang w:val="la-Latn"/>
        </w:rPr>
        <w:t>quodsi quis fecerit</w:t>
      </w:r>
      <w:r w:rsidR="00360346" w:rsidRPr="007A06F5">
        <w:rPr>
          <w:lang w:val="la-Latn"/>
        </w:rPr>
        <w:t xml:space="preserve">, </w:t>
      </w:r>
      <w:r w:rsidR="00903225" w:rsidRPr="007A06F5">
        <w:rPr>
          <w:lang w:val="la-Latn"/>
        </w:rPr>
        <w:t xml:space="preserve">tamquam necator pauperum </w:t>
      </w:r>
      <w:r w:rsidRPr="007A06F5">
        <w:rPr>
          <w:lang w:val="la-Latn"/>
        </w:rPr>
        <w:t>canonum</w:t>
      </w:r>
      <w:r w:rsidR="00360346" w:rsidRPr="007A06F5">
        <w:rPr>
          <w:lang w:val="la-Latn"/>
        </w:rPr>
        <w:t xml:space="preserve"> </w:t>
      </w:r>
      <w:r w:rsidRPr="007A06F5">
        <w:rPr>
          <w:lang w:val="la-Latn"/>
        </w:rPr>
        <w:t>antiquorum sententiis constrictus ab ecclesiae liminibus excludatur</w:t>
      </w:r>
      <w:r w:rsidR="00360346" w:rsidRPr="007A06F5">
        <w:rPr>
          <w:lang w:val="la-Latn"/>
        </w:rPr>
        <w:t xml:space="preserve">, </w:t>
      </w:r>
      <w:r w:rsidR="00903225" w:rsidRPr="007A06F5">
        <w:rPr>
          <w:lang w:val="la-Latn"/>
        </w:rPr>
        <w:t xml:space="preserve">quam </w:t>
      </w:r>
      <w:r w:rsidRPr="007A06F5">
        <w:rPr>
          <w:lang w:val="la-Latn"/>
        </w:rPr>
        <w:t>diu ab ipso ea</w:t>
      </w:r>
      <w:r w:rsidR="00360346" w:rsidRPr="007A06F5">
        <w:rPr>
          <w:lang w:val="la-Latn"/>
        </w:rPr>
        <w:t xml:space="preserve">, </w:t>
      </w:r>
      <w:r w:rsidRPr="007A06F5">
        <w:rPr>
          <w:lang w:val="la-Latn"/>
        </w:rPr>
        <w:t>quae sunt ablata vel retenta</w:t>
      </w:r>
      <w:r w:rsidR="00360346" w:rsidRPr="007A06F5">
        <w:rPr>
          <w:lang w:val="la-Latn"/>
        </w:rPr>
        <w:t xml:space="preserve">, </w:t>
      </w:r>
      <w:r w:rsidRPr="007A06F5">
        <w:rPr>
          <w:lang w:val="la-Latn"/>
        </w:rPr>
        <w:t>reddantur</w:t>
      </w:r>
      <w:r w:rsidR="00D9225B" w:rsidRPr="007A06F5">
        <w:rPr>
          <w:lang w:val="la-Latn"/>
        </w:rPr>
        <w:t>.’</w:t>
      </w:r>
      <w:r w:rsidRPr="007A06F5">
        <w:rPr>
          <w:lang w:val="la-Latn"/>
        </w:rPr>
        <w:t xml:space="preserve"> </w:t>
      </w:r>
    </w:p>
    <w:p w14:paraId="37FDE542" w14:textId="63463B5A" w:rsidR="00055039" w:rsidRPr="007A06F5" w:rsidRDefault="00055039" w:rsidP="00055039">
      <w:pPr>
        <w:pStyle w:val="Normlnweb"/>
        <w:rPr>
          <w:lang w:val="la-Latn"/>
        </w:rPr>
      </w:pPr>
      <w:r w:rsidRPr="007A06F5">
        <w:rPr>
          <w:lang w:val="la-Latn"/>
        </w:rPr>
        <w:t>18</w:t>
      </w:r>
      <w:r w:rsidR="008E2A6B" w:rsidRPr="007A06F5">
        <w:rPr>
          <w:lang w:val="la-Latn"/>
        </w:rPr>
        <w:t xml:space="preserve">. </w:t>
      </w:r>
      <w:r w:rsidRPr="007A06F5">
        <w:rPr>
          <w:lang w:val="la-Latn"/>
        </w:rPr>
        <w:t>Ut praecepta inlicita iure beneficiario de rebus ecclesiasticis facta a vobis sine dilatione rescindantur</w:t>
      </w:r>
      <w:r w:rsidR="00360346" w:rsidRPr="007A06F5">
        <w:rPr>
          <w:lang w:val="la-Latn"/>
        </w:rPr>
        <w:t xml:space="preserve">, </w:t>
      </w:r>
      <w:r w:rsidRPr="007A06F5">
        <w:rPr>
          <w:lang w:val="la-Latn"/>
        </w:rPr>
        <w:t>et ut de cetero</w:t>
      </w:r>
      <w:r w:rsidR="00360346" w:rsidRPr="007A06F5">
        <w:rPr>
          <w:lang w:val="la-Latn"/>
        </w:rPr>
        <w:t xml:space="preserve">, </w:t>
      </w:r>
      <w:r w:rsidRPr="007A06F5">
        <w:rPr>
          <w:lang w:val="la-Latn"/>
        </w:rPr>
        <w:t>ne fiant</w:t>
      </w:r>
      <w:r w:rsidR="00360346" w:rsidRPr="007A06F5">
        <w:rPr>
          <w:lang w:val="la-Latn"/>
        </w:rPr>
        <w:t xml:space="preserve">, </w:t>
      </w:r>
      <w:r w:rsidRPr="007A06F5">
        <w:rPr>
          <w:lang w:val="la-Latn"/>
        </w:rPr>
        <w:t>a dignitate</w:t>
      </w:r>
      <w:r w:rsidR="00360346" w:rsidRPr="007A06F5">
        <w:rPr>
          <w:lang w:val="la-Latn"/>
        </w:rPr>
        <w:t xml:space="preserve"> </w:t>
      </w:r>
      <w:r w:rsidR="00903225" w:rsidRPr="007A06F5">
        <w:rPr>
          <w:lang w:val="la-Latn"/>
        </w:rPr>
        <w:t xml:space="preserve">vestri nominis regii </w:t>
      </w:r>
      <w:r w:rsidRPr="007A06F5">
        <w:rPr>
          <w:lang w:val="la-Latn"/>
        </w:rPr>
        <w:t>caveatur</w:t>
      </w:r>
      <w:r w:rsidR="008E2A6B" w:rsidRPr="007A06F5">
        <w:rPr>
          <w:lang w:val="la-Latn"/>
        </w:rPr>
        <w:t xml:space="preserve">. </w:t>
      </w:r>
    </w:p>
    <w:p w14:paraId="6657DAD3" w14:textId="26499AFE" w:rsidR="00055039" w:rsidRPr="007A06F5" w:rsidRDefault="00055039" w:rsidP="00055039">
      <w:pPr>
        <w:pStyle w:val="Normlnweb"/>
        <w:rPr>
          <w:lang w:val="la-Latn"/>
        </w:rPr>
      </w:pPr>
      <w:r w:rsidRPr="007A06F5">
        <w:rPr>
          <w:lang w:val="la-Latn"/>
        </w:rPr>
        <w:lastRenderedPageBreak/>
        <w:t>19</w:t>
      </w:r>
      <w:r w:rsidR="008E2A6B" w:rsidRPr="007A06F5">
        <w:rPr>
          <w:lang w:val="la-Latn"/>
        </w:rPr>
        <w:t xml:space="preserve">. </w:t>
      </w:r>
      <w:r w:rsidRPr="007A06F5">
        <w:rPr>
          <w:lang w:val="la-Latn"/>
        </w:rPr>
        <w:t>Ut ab ecclesiis vestrae ditioni subiectis indeb</w:t>
      </w:r>
      <w:r w:rsidR="00903225" w:rsidRPr="007A06F5">
        <w:rPr>
          <w:lang w:val="la-Latn"/>
        </w:rPr>
        <w:t xml:space="preserve">itas consuetudines et iniustas </w:t>
      </w:r>
      <w:r w:rsidRPr="007A06F5">
        <w:rPr>
          <w:lang w:val="la-Latn"/>
        </w:rPr>
        <w:t>exactationes</w:t>
      </w:r>
      <w:r w:rsidR="00360346" w:rsidRPr="007A06F5">
        <w:rPr>
          <w:lang w:val="la-Latn"/>
        </w:rPr>
        <w:t xml:space="preserve"> </w:t>
      </w:r>
      <w:r w:rsidRPr="007A06F5">
        <w:rPr>
          <w:lang w:val="la-Latn"/>
        </w:rPr>
        <w:t>de cetero non exactetis</w:t>
      </w:r>
      <w:r w:rsidR="00360346" w:rsidRPr="007A06F5">
        <w:rPr>
          <w:lang w:val="la-Latn"/>
        </w:rPr>
        <w:t xml:space="preserve">, </w:t>
      </w:r>
      <w:r w:rsidRPr="007A06F5">
        <w:rPr>
          <w:lang w:val="la-Latn"/>
        </w:rPr>
        <w:t>sed ita eas conservetis</w:t>
      </w:r>
      <w:r w:rsidR="00360346" w:rsidRPr="007A06F5">
        <w:rPr>
          <w:lang w:val="la-Latn"/>
        </w:rPr>
        <w:t xml:space="preserve">, </w:t>
      </w:r>
      <w:r w:rsidR="00903225" w:rsidRPr="007A06F5">
        <w:rPr>
          <w:lang w:val="la-Latn"/>
        </w:rPr>
        <w:t xml:space="preserve">sicut ordo docet canonicus et </w:t>
      </w:r>
      <w:r w:rsidRPr="007A06F5">
        <w:rPr>
          <w:lang w:val="la-Latn"/>
        </w:rPr>
        <w:t>tempore avi et patris vestri conservatae fuerunt</w:t>
      </w:r>
      <w:r w:rsidR="008E2A6B" w:rsidRPr="007A06F5">
        <w:rPr>
          <w:lang w:val="la-Latn"/>
        </w:rPr>
        <w:t xml:space="preserve">. </w:t>
      </w:r>
    </w:p>
    <w:p w14:paraId="0623E449" w14:textId="56079C5E" w:rsidR="00055039" w:rsidRPr="007A06F5" w:rsidRDefault="00055039" w:rsidP="00055039">
      <w:pPr>
        <w:pStyle w:val="Normlnweb"/>
        <w:rPr>
          <w:lang w:val="la-Latn"/>
        </w:rPr>
      </w:pPr>
      <w:r w:rsidRPr="007A06F5">
        <w:rPr>
          <w:lang w:val="la-Latn"/>
        </w:rPr>
        <w:t>20</w:t>
      </w:r>
      <w:r w:rsidR="008E2A6B" w:rsidRPr="007A06F5">
        <w:rPr>
          <w:lang w:val="la-Latn"/>
        </w:rPr>
        <w:t xml:space="preserve">. </w:t>
      </w:r>
      <w:r w:rsidRPr="007A06F5">
        <w:rPr>
          <w:lang w:val="la-Latn"/>
        </w:rPr>
        <w:t>Et ne magnificentiam vestram illuc vestrae d</w:t>
      </w:r>
      <w:r w:rsidR="00903225" w:rsidRPr="007A06F5">
        <w:rPr>
          <w:lang w:val="la-Latn"/>
        </w:rPr>
        <w:t xml:space="preserve">ignitati indecens et inhonesta </w:t>
      </w:r>
      <w:r w:rsidRPr="007A06F5">
        <w:rPr>
          <w:lang w:val="la-Latn"/>
        </w:rPr>
        <w:t>inpellat necessitas</w:t>
      </w:r>
      <w:r w:rsidR="00360346" w:rsidRPr="007A06F5">
        <w:rPr>
          <w:lang w:val="la-Latn"/>
        </w:rPr>
        <w:t xml:space="preserve">, </w:t>
      </w:r>
      <w:r w:rsidRPr="007A06F5">
        <w:rPr>
          <w:lang w:val="la-Latn"/>
        </w:rPr>
        <w:t>quo</w:t>
      </w:r>
      <w:r w:rsidR="00360346" w:rsidRPr="007A06F5">
        <w:rPr>
          <w:lang w:val="la-Latn"/>
        </w:rPr>
        <w:t xml:space="preserve"> </w:t>
      </w:r>
      <w:r w:rsidRPr="007A06F5">
        <w:rPr>
          <w:lang w:val="la-Latn"/>
        </w:rPr>
        <w:t>non trahit voluntas</w:t>
      </w:r>
      <w:r w:rsidR="00360346" w:rsidRPr="007A06F5">
        <w:rPr>
          <w:lang w:val="la-Latn"/>
        </w:rPr>
        <w:t xml:space="preserve">, </w:t>
      </w:r>
      <w:r w:rsidRPr="007A06F5">
        <w:rPr>
          <w:lang w:val="la-Latn"/>
        </w:rPr>
        <w:t>et partim necessitate</w:t>
      </w:r>
      <w:r w:rsidR="00360346" w:rsidRPr="007A06F5">
        <w:rPr>
          <w:lang w:val="la-Latn"/>
        </w:rPr>
        <w:t xml:space="preserve">, </w:t>
      </w:r>
      <w:r w:rsidR="00903225" w:rsidRPr="007A06F5">
        <w:rPr>
          <w:lang w:val="la-Latn"/>
        </w:rPr>
        <w:t xml:space="preserve">partim etiam </w:t>
      </w:r>
      <w:r w:rsidRPr="007A06F5">
        <w:rPr>
          <w:lang w:val="la-Latn"/>
        </w:rPr>
        <w:t>subreptione</w:t>
      </w:r>
      <w:r w:rsidR="00360346" w:rsidRPr="007A06F5">
        <w:rPr>
          <w:lang w:val="la-Latn"/>
        </w:rPr>
        <w:t xml:space="preserve">, </w:t>
      </w:r>
      <w:r w:rsidRPr="007A06F5">
        <w:rPr>
          <w:lang w:val="la-Latn"/>
        </w:rPr>
        <w:t>quia aliter</w:t>
      </w:r>
      <w:r w:rsidR="00360346" w:rsidRPr="007A06F5">
        <w:rPr>
          <w:lang w:val="la-Latn"/>
        </w:rPr>
        <w:t xml:space="preserve">, </w:t>
      </w:r>
      <w:r w:rsidRPr="007A06F5">
        <w:rPr>
          <w:lang w:val="la-Latn"/>
        </w:rPr>
        <w:t>quam se rei veritas habeat</w:t>
      </w:r>
      <w:r w:rsidR="00360346" w:rsidRPr="007A06F5">
        <w:rPr>
          <w:lang w:val="la-Latn"/>
        </w:rPr>
        <w:t xml:space="preserve">, </w:t>
      </w:r>
      <w:r w:rsidR="00903225" w:rsidRPr="007A06F5">
        <w:rPr>
          <w:lang w:val="la-Latn"/>
        </w:rPr>
        <w:t>vobis dictum</w:t>
      </w:r>
      <w:r w:rsidR="00D9225B" w:rsidRPr="007A06F5">
        <w:rPr>
          <w:lang w:val="la-Latn"/>
        </w:rPr>
        <w:t xml:space="preserve"> </w:t>
      </w:r>
      <w:r w:rsidR="00903225" w:rsidRPr="007A06F5">
        <w:rPr>
          <w:lang w:val="la-Latn"/>
        </w:rPr>
        <w:t xml:space="preserve">vel postulatum </w:t>
      </w:r>
      <w:r w:rsidRPr="007A06F5">
        <w:rPr>
          <w:lang w:val="la-Latn"/>
        </w:rPr>
        <w:t>fuit</w:t>
      </w:r>
      <w:r w:rsidR="00360346" w:rsidRPr="007A06F5">
        <w:rPr>
          <w:lang w:val="la-Latn"/>
        </w:rPr>
        <w:t xml:space="preserve">, </w:t>
      </w:r>
      <w:r w:rsidRPr="007A06F5">
        <w:rPr>
          <w:lang w:val="la-Latn"/>
        </w:rPr>
        <w:t>maxime quod ad rempublicam pertinuit aut pra</w:t>
      </w:r>
      <w:r w:rsidR="00903225" w:rsidRPr="007A06F5">
        <w:rPr>
          <w:lang w:val="la-Latn"/>
        </w:rPr>
        <w:t xml:space="preserve">ereptione in beneficiario iure </w:t>
      </w:r>
      <w:r w:rsidRPr="007A06F5">
        <w:rPr>
          <w:lang w:val="la-Latn"/>
        </w:rPr>
        <w:t>aut in alode</w:t>
      </w:r>
      <w:r w:rsidR="00360346" w:rsidRPr="007A06F5">
        <w:rPr>
          <w:lang w:val="la-Latn"/>
        </w:rPr>
        <w:t xml:space="preserve"> </w:t>
      </w:r>
      <w:r w:rsidRPr="007A06F5">
        <w:rPr>
          <w:lang w:val="la-Latn"/>
        </w:rPr>
        <w:t>absumptum habetur</w:t>
      </w:r>
      <w:r w:rsidR="00D9225B" w:rsidRPr="007A06F5">
        <w:rPr>
          <w:lang w:val="la-Latn"/>
        </w:rPr>
        <w:t xml:space="preserve">: </w:t>
      </w:r>
      <w:r w:rsidRPr="007A06F5">
        <w:rPr>
          <w:lang w:val="la-Latn"/>
        </w:rPr>
        <w:t>videtur nobis utile et necessarium a</w:t>
      </w:r>
      <w:r w:rsidR="00360346" w:rsidRPr="007A06F5">
        <w:rPr>
          <w:lang w:val="la-Latn"/>
        </w:rPr>
        <w:t xml:space="preserve">, </w:t>
      </w:r>
      <w:r w:rsidR="00903225" w:rsidRPr="007A06F5">
        <w:rPr>
          <w:lang w:val="la-Latn"/>
        </w:rPr>
        <w:t xml:space="preserve">ut fideles </w:t>
      </w:r>
      <w:r w:rsidRPr="007A06F5">
        <w:rPr>
          <w:lang w:val="la-Latn"/>
        </w:rPr>
        <w:t>et strenuos missos ex utroque ordine per singulos comitatus regni vestri mittatis</w:t>
      </w:r>
      <w:r w:rsidR="00360346" w:rsidRPr="007A06F5">
        <w:rPr>
          <w:lang w:val="la-Latn"/>
        </w:rPr>
        <w:t xml:space="preserve">, </w:t>
      </w:r>
      <w:r w:rsidRPr="007A06F5">
        <w:rPr>
          <w:lang w:val="la-Latn"/>
        </w:rPr>
        <w:t>qui omnia diligenter inbrevient</w:t>
      </w:r>
      <w:r w:rsidR="00360346" w:rsidRPr="007A06F5">
        <w:rPr>
          <w:lang w:val="la-Latn"/>
        </w:rPr>
        <w:t xml:space="preserve">, </w:t>
      </w:r>
      <w:r w:rsidRPr="007A06F5">
        <w:rPr>
          <w:lang w:val="la-Latn"/>
        </w:rPr>
        <w:t>quae tempore avi</w:t>
      </w:r>
      <w:r w:rsidR="00903225" w:rsidRPr="007A06F5">
        <w:rPr>
          <w:lang w:val="la-Latn"/>
        </w:rPr>
        <w:t xml:space="preserve"> ac patris vestri vel in regio </w:t>
      </w:r>
      <w:r w:rsidRPr="007A06F5">
        <w:rPr>
          <w:lang w:val="la-Latn"/>
        </w:rPr>
        <w:t>specialiter servitio vel in vassallorum dominicorum beneficiis fuerunt</w:t>
      </w:r>
      <w:r w:rsidR="00360346" w:rsidRPr="007A06F5">
        <w:rPr>
          <w:lang w:val="la-Latn"/>
        </w:rPr>
        <w:t xml:space="preserve">, </w:t>
      </w:r>
      <w:r w:rsidR="00903225" w:rsidRPr="007A06F5">
        <w:rPr>
          <w:lang w:val="la-Latn"/>
        </w:rPr>
        <w:t>et quid vel qua</w:t>
      </w:r>
      <w:r w:rsidRPr="007A06F5">
        <w:rPr>
          <w:lang w:val="la-Latn"/>
        </w:rPr>
        <w:t>liter aut quantum exinde quisque modo retineat</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secund</w:t>
      </w:r>
      <w:r w:rsidR="00903225" w:rsidRPr="007A06F5">
        <w:rPr>
          <w:lang w:val="la-Latn"/>
        </w:rPr>
        <w:t xml:space="preserve">um veritatem renuntietur </w:t>
      </w:r>
      <w:r w:rsidRPr="007A06F5">
        <w:rPr>
          <w:lang w:val="la-Latn"/>
        </w:rPr>
        <w:t>vobis</w:t>
      </w:r>
      <w:r w:rsidR="008E2A6B" w:rsidRPr="007A06F5">
        <w:rPr>
          <w:lang w:val="la-Latn"/>
        </w:rPr>
        <w:t xml:space="preserve">. </w:t>
      </w:r>
      <w:r w:rsidRPr="007A06F5">
        <w:rPr>
          <w:lang w:val="la-Latn"/>
        </w:rPr>
        <w:t>Et ubi</w:t>
      </w:r>
      <w:r w:rsidR="00360346" w:rsidRPr="007A06F5">
        <w:rPr>
          <w:lang w:val="la-Latn"/>
        </w:rPr>
        <w:t xml:space="preserve"> </w:t>
      </w:r>
      <w:r w:rsidRPr="007A06F5">
        <w:rPr>
          <w:lang w:val="la-Latn"/>
        </w:rPr>
        <w:t>inveneritis</w:t>
      </w:r>
      <w:r w:rsidR="00360346" w:rsidRPr="007A06F5">
        <w:rPr>
          <w:lang w:val="la-Latn"/>
        </w:rPr>
        <w:t xml:space="preserve">, </w:t>
      </w:r>
      <w:r w:rsidRPr="007A06F5">
        <w:rPr>
          <w:lang w:val="la-Latn"/>
        </w:rPr>
        <w:t>quia ratio et utilitas ac ordo seu veritas in absumptis</w:t>
      </w:r>
      <w:r w:rsidR="00360346" w:rsidRPr="007A06F5">
        <w:rPr>
          <w:lang w:val="la-Latn"/>
        </w:rPr>
        <w:t xml:space="preserve"> </w:t>
      </w:r>
      <w:r w:rsidRPr="007A06F5">
        <w:rPr>
          <w:lang w:val="la-Latn"/>
        </w:rPr>
        <w:t>vel donationibus habeantur</w:t>
      </w:r>
      <w:r w:rsidR="00360346" w:rsidRPr="007A06F5">
        <w:rPr>
          <w:lang w:val="la-Latn"/>
        </w:rPr>
        <w:t xml:space="preserve">, </w:t>
      </w:r>
      <w:r w:rsidRPr="007A06F5">
        <w:rPr>
          <w:lang w:val="la-Latn"/>
        </w:rPr>
        <w:t>in</w:t>
      </w:r>
      <w:r w:rsidR="00360346" w:rsidRPr="007A06F5">
        <w:rPr>
          <w:lang w:val="la-Latn"/>
        </w:rPr>
        <w:t xml:space="preserve"> </w:t>
      </w:r>
      <w:r w:rsidRPr="007A06F5">
        <w:rPr>
          <w:lang w:val="la-Latn"/>
        </w:rPr>
        <w:t>statu permaneant</w:t>
      </w:r>
      <w:r w:rsidR="008E2A6B" w:rsidRPr="007A06F5">
        <w:rPr>
          <w:lang w:val="la-Latn"/>
        </w:rPr>
        <w:t xml:space="preserve">; </w:t>
      </w:r>
      <w:r w:rsidRPr="007A06F5">
        <w:rPr>
          <w:lang w:val="la-Latn"/>
        </w:rPr>
        <w:t>ubi aut</w:t>
      </w:r>
      <w:r w:rsidR="00903225" w:rsidRPr="007A06F5">
        <w:rPr>
          <w:lang w:val="la-Latn"/>
        </w:rPr>
        <w:t xml:space="preserve">em inrationabilitas vel potius </w:t>
      </w:r>
      <w:r w:rsidRPr="007A06F5">
        <w:rPr>
          <w:lang w:val="la-Latn"/>
        </w:rPr>
        <w:t>fraus inventae fuerint</w:t>
      </w:r>
      <w:r w:rsidR="00360346" w:rsidRPr="007A06F5">
        <w:rPr>
          <w:lang w:val="la-Latn"/>
        </w:rPr>
        <w:t xml:space="preserve">, </w:t>
      </w:r>
      <w:r w:rsidRPr="007A06F5">
        <w:rPr>
          <w:lang w:val="la-Latn"/>
        </w:rPr>
        <w:t>una cum consilio fidelium vestrorum hoc taliter corrigite</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et ratio atque utilitas seu iustitia non deserantur et dignitas vestrae magnificentiae</w:t>
      </w:r>
      <w:r w:rsidR="00360346" w:rsidRPr="007A06F5">
        <w:rPr>
          <w:lang w:val="la-Latn"/>
        </w:rPr>
        <w:t xml:space="preserve"> </w:t>
      </w:r>
      <w:r w:rsidRPr="007A06F5">
        <w:rPr>
          <w:lang w:val="la-Latn"/>
        </w:rPr>
        <w:t>per necessitatem ita vilis non fiat</w:t>
      </w:r>
      <w:r w:rsidR="00360346" w:rsidRPr="007A06F5">
        <w:rPr>
          <w:lang w:val="la-Latn"/>
        </w:rPr>
        <w:t xml:space="preserve">, </w:t>
      </w:r>
      <w:r w:rsidRPr="007A06F5">
        <w:rPr>
          <w:lang w:val="la-Latn"/>
        </w:rPr>
        <w:t>sicut vos non decere cognoscitur</w:t>
      </w:r>
      <w:r w:rsidR="00360346" w:rsidRPr="007A06F5">
        <w:rPr>
          <w:lang w:val="la-Latn"/>
        </w:rPr>
        <w:t xml:space="preserve">, </w:t>
      </w:r>
      <w:r w:rsidR="00903225" w:rsidRPr="007A06F5">
        <w:rPr>
          <w:lang w:val="la-Latn"/>
        </w:rPr>
        <w:t>quoniam dome</w:t>
      </w:r>
      <w:r w:rsidRPr="007A06F5">
        <w:rPr>
          <w:lang w:val="la-Latn"/>
        </w:rPr>
        <w:t>stica domus vestra aliter obsequiis domesticorum repleri non poterit</w:t>
      </w:r>
      <w:r w:rsidR="00360346" w:rsidRPr="007A06F5">
        <w:rPr>
          <w:lang w:val="la-Latn"/>
        </w:rPr>
        <w:t xml:space="preserve">, </w:t>
      </w:r>
      <w:r w:rsidRPr="007A06F5">
        <w:rPr>
          <w:lang w:val="la-Latn"/>
        </w:rPr>
        <w:t>nisi habueritis</w:t>
      </w:r>
      <w:r w:rsidR="00360346" w:rsidRPr="007A06F5">
        <w:rPr>
          <w:lang w:val="la-Latn"/>
        </w:rPr>
        <w:t xml:space="preserve">, </w:t>
      </w:r>
      <w:r w:rsidRPr="007A06F5">
        <w:rPr>
          <w:lang w:val="la-Latn"/>
        </w:rPr>
        <w:t>unde eis meritum</w:t>
      </w:r>
      <w:r w:rsidR="00360346" w:rsidRPr="007A06F5">
        <w:rPr>
          <w:lang w:val="la-Latn"/>
        </w:rPr>
        <w:t xml:space="preserve"> </w:t>
      </w:r>
      <w:r w:rsidRPr="007A06F5">
        <w:rPr>
          <w:lang w:val="la-Latn"/>
        </w:rPr>
        <w:t>rependere et indigentiae solatium</w:t>
      </w:r>
      <w:r w:rsidR="00903225" w:rsidRPr="007A06F5">
        <w:rPr>
          <w:lang w:val="la-Latn"/>
        </w:rPr>
        <w:t xml:space="preserve"> ferre possitis</w:t>
      </w:r>
      <w:r w:rsidR="008E2A6B" w:rsidRPr="007A06F5">
        <w:rPr>
          <w:lang w:val="la-Latn"/>
        </w:rPr>
        <w:t xml:space="preserve">; </w:t>
      </w:r>
      <w:r w:rsidR="00903225" w:rsidRPr="007A06F5">
        <w:rPr>
          <w:lang w:val="la-Latn"/>
        </w:rPr>
        <w:t xml:space="preserve">et sic demum </w:t>
      </w:r>
      <w:r w:rsidRPr="007A06F5">
        <w:rPr>
          <w:lang w:val="la-Latn"/>
        </w:rPr>
        <w:t>res publica et</w:t>
      </w:r>
      <w:r w:rsidR="00360346" w:rsidRPr="007A06F5">
        <w:rPr>
          <w:lang w:val="la-Latn"/>
        </w:rPr>
        <w:t xml:space="preserve"> </w:t>
      </w:r>
      <w:r w:rsidRPr="007A06F5">
        <w:rPr>
          <w:lang w:val="la-Latn"/>
        </w:rPr>
        <w:t>vestra de suo suffragetur sibi</w:t>
      </w:r>
      <w:r w:rsidR="00360346" w:rsidRPr="007A06F5">
        <w:rPr>
          <w:lang w:val="la-Latn"/>
        </w:rPr>
        <w:t xml:space="preserve">, </w:t>
      </w:r>
      <w:r w:rsidR="00D9225B" w:rsidRPr="007A06F5">
        <w:rPr>
          <w:lang w:val="la-Latn"/>
        </w:rPr>
        <w:t>et ecclesiae</w:t>
      </w:r>
      <w:r w:rsidR="00360346" w:rsidRPr="007A06F5">
        <w:rPr>
          <w:lang w:val="la-Latn"/>
        </w:rPr>
        <w:t xml:space="preserve">, </w:t>
      </w:r>
      <w:r w:rsidRPr="007A06F5">
        <w:rPr>
          <w:lang w:val="la-Latn"/>
        </w:rPr>
        <w:t>a quibus non expedit</w:t>
      </w:r>
      <w:r w:rsidR="00360346" w:rsidRPr="007A06F5">
        <w:rPr>
          <w:lang w:val="la-Latn"/>
        </w:rPr>
        <w:t xml:space="preserve">, </w:t>
      </w:r>
      <w:r w:rsidRPr="007A06F5">
        <w:rPr>
          <w:lang w:val="la-Latn"/>
        </w:rPr>
        <w:t>habeantur inmunes</w:t>
      </w:r>
      <w:r w:rsidR="008E2A6B" w:rsidRPr="007A06F5">
        <w:rPr>
          <w:lang w:val="la-Latn"/>
        </w:rPr>
        <w:t xml:space="preserve">. </w:t>
      </w:r>
    </w:p>
    <w:p w14:paraId="0C64BA4F" w14:textId="66E6D9D3" w:rsidR="00055039" w:rsidRPr="007A06F5" w:rsidRDefault="00055039" w:rsidP="00055039">
      <w:pPr>
        <w:pStyle w:val="Normlnweb"/>
        <w:rPr>
          <w:lang w:val="la-Latn"/>
        </w:rPr>
      </w:pPr>
      <w:r w:rsidRPr="007A06F5">
        <w:rPr>
          <w:lang w:val="la-Latn"/>
        </w:rPr>
        <w:t>21</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precariae et commutationes tempore vi</w:t>
      </w:r>
      <w:r w:rsidR="00903225" w:rsidRPr="007A06F5">
        <w:rPr>
          <w:lang w:val="la-Latn"/>
        </w:rPr>
        <w:t xml:space="preserve">duatarum ecclesiarum factae ab </w:t>
      </w:r>
      <w:r w:rsidRPr="007A06F5">
        <w:rPr>
          <w:lang w:val="la-Latn"/>
        </w:rPr>
        <w:t>his</w:t>
      </w:r>
      <w:r w:rsidR="00360346" w:rsidRPr="007A06F5">
        <w:rPr>
          <w:lang w:val="la-Latn"/>
        </w:rPr>
        <w:t xml:space="preserve">, </w:t>
      </w:r>
      <w:r w:rsidRPr="007A06F5">
        <w:rPr>
          <w:lang w:val="la-Latn"/>
        </w:rPr>
        <w:t>qui loca episcoporum occupaverant</w:t>
      </w:r>
      <w:r w:rsidR="00360346" w:rsidRPr="007A06F5">
        <w:rPr>
          <w:lang w:val="la-Latn"/>
        </w:rPr>
        <w:t xml:space="preserve">, </w:t>
      </w:r>
      <w:r w:rsidRPr="007A06F5">
        <w:rPr>
          <w:lang w:val="la-Latn"/>
        </w:rPr>
        <w:t>rescindantur et</w:t>
      </w:r>
      <w:r w:rsidR="00903225" w:rsidRPr="007A06F5">
        <w:rPr>
          <w:lang w:val="la-Latn"/>
        </w:rPr>
        <w:t xml:space="preserve"> cum </w:t>
      </w:r>
      <w:r w:rsidR="00524CAA" w:rsidRPr="00524CAA">
        <w:rPr>
          <w:b/>
          <w:lang w:val="la-Latn"/>
        </w:rPr>
        <w:t>auctorit</w:t>
      </w:r>
      <w:r w:rsidR="00903225" w:rsidRPr="007A06F5">
        <w:rPr>
          <w:lang w:val="la-Latn"/>
        </w:rPr>
        <w:t xml:space="preserve">ate ecclesiastica </w:t>
      </w:r>
      <w:r w:rsidRPr="007A06F5">
        <w:rPr>
          <w:lang w:val="la-Latn"/>
        </w:rPr>
        <w:t>vel civili</w:t>
      </w:r>
      <w:r w:rsidR="00360346" w:rsidRPr="007A06F5">
        <w:rPr>
          <w:lang w:val="la-Latn"/>
        </w:rPr>
        <w:t xml:space="preserve">, </w:t>
      </w:r>
      <w:r w:rsidRPr="007A06F5">
        <w:rPr>
          <w:lang w:val="la-Latn"/>
        </w:rPr>
        <w:t>si fiendae</w:t>
      </w:r>
      <w:r w:rsidR="00360346" w:rsidRPr="007A06F5">
        <w:rPr>
          <w:lang w:val="la-Latn"/>
        </w:rPr>
        <w:t xml:space="preserve"> </w:t>
      </w:r>
      <w:r w:rsidR="00C36647" w:rsidRPr="007A06F5">
        <w:rPr>
          <w:lang w:val="la-Latn"/>
        </w:rPr>
        <w:t>sunt</w:t>
      </w:r>
      <w:r w:rsidR="00360346" w:rsidRPr="007A06F5">
        <w:rPr>
          <w:lang w:val="la-Latn"/>
        </w:rPr>
        <w:t xml:space="preserve">, </w:t>
      </w:r>
      <w:r w:rsidRPr="007A06F5">
        <w:rPr>
          <w:lang w:val="la-Latn"/>
        </w:rPr>
        <w:t>fiant</w:t>
      </w:r>
      <w:r w:rsidR="008E2A6B" w:rsidRPr="007A06F5">
        <w:rPr>
          <w:lang w:val="la-Latn"/>
        </w:rPr>
        <w:t xml:space="preserve">. </w:t>
      </w:r>
      <w:r w:rsidRPr="007A06F5">
        <w:rPr>
          <w:lang w:val="la-Latn"/>
        </w:rPr>
        <w:t xml:space="preserve">/ </w:t>
      </w:r>
    </w:p>
    <w:p w14:paraId="7201A859" w14:textId="0F082BB7" w:rsidR="00055039" w:rsidRPr="007A06F5" w:rsidRDefault="00055039" w:rsidP="00055039">
      <w:pPr>
        <w:pStyle w:val="Normlnweb"/>
        <w:rPr>
          <w:lang w:val="la-Latn"/>
        </w:rPr>
      </w:pPr>
      <w:r w:rsidRPr="007A06F5">
        <w:rPr>
          <w:lang w:val="la-Latn"/>
        </w:rPr>
        <w:t>22</w:t>
      </w:r>
      <w:r w:rsidR="008E2A6B" w:rsidRPr="007A06F5">
        <w:rPr>
          <w:lang w:val="la-Latn"/>
        </w:rPr>
        <w:t xml:space="preserve">. </w:t>
      </w:r>
      <w:r w:rsidRPr="007A06F5">
        <w:rPr>
          <w:lang w:val="la-Latn"/>
        </w:rPr>
        <w:t>Precariae autem a nemine de rebus ecclesiasticis fieri praesumantur</w:t>
      </w:r>
      <w:r w:rsidR="00360346" w:rsidRPr="007A06F5">
        <w:rPr>
          <w:lang w:val="la-Latn"/>
        </w:rPr>
        <w:t xml:space="preserve">, </w:t>
      </w:r>
      <w:r w:rsidRPr="007A06F5">
        <w:rPr>
          <w:lang w:val="la-Latn"/>
        </w:rPr>
        <w:t>nisi quantum de qualitate convenienti datur ex proprio</w:t>
      </w:r>
      <w:r w:rsidR="00360346" w:rsidRPr="007A06F5">
        <w:rPr>
          <w:lang w:val="la-Latn"/>
        </w:rPr>
        <w:t xml:space="preserve">, </w:t>
      </w:r>
      <w:r w:rsidR="00903225" w:rsidRPr="007A06F5">
        <w:rPr>
          <w:lang w:val="la-Latn"/>
        </w:rPr>
        <w:t xml:space="preserve">duplum accipiatur ex rebus </w:t>
      </w:r>
      <w:r w:rsidRPr="007A06F5">
        <w:rPr>
          <w:lang w:val="la-Latn"/>
        </w:rPr>
        <w:t>ecclesiae</w:t>
      </w:r>
      <w:r w:rsidR="00360346" w:rsidRPr="007A06F5">
        <w:rPr>
          <w:lang w:val="la-Latn"/>
        </w:rPr>
        <w:t xml:space="preserve">, </w:t>
      </w:r>
      <w:r w:rsidRPr="007A06F5">
        <w:rPr>
          <w:lang w:val="la-Latn"/>
        </w:rPr>
        <w:t>in suo tantum qui dederit nomine</w:t>
      </w:r>
      <w:r w:rsidR="00360346" w:rsidRPr="007A06F5">
        <w:rPr>
          <w:lang w:val="la-Latn"/>
        </w:rPr>
        <w:t xml:space="preserve">, </w:t>
      </w:r>
      <w:r w:rsidRPr="007A06F5">
        <w:rPr>
          <w:lang w:val="la-Latn"/>
        </w:rPr>
        <w:t>si res proprias</w:t>
      </w:r>
      <w:r w:rsidR="00360346" w:rsidRPr="007A06F5">
        <w:rPr>
          <w:lang w:val="la-Latn"/>
        </w:rPr>
        <w:t xml:space="preserve"> </w:t>
      </w:r>
      <w:r w:rsidRPr="007A06F5">
        <w:rPr>
          <w:lang w:val="la-Latn"/>
        </w:rPr>
        <w:t>et</w:t>
      </w:r>
      <w:r w:rsidR="00360346" w:rsidRPr="007A06F5">
        <w:rPr>
          <w:lang w:val="la-Latn"/>
        </w:rPr>
        <w:t xml:space="preserve"> </w:t>
      </w:r>
      <w:r w:rsidR="00903225" w:rsidRPr="007A06F5">
        <w:rPr>
          <w:lang w:val="la-Latn"/>
        </w:rPr>
        <w:t>ecclesiasticas usu</w:t>
      </w:r>
      <w:r w:rsidRPr="007A06F5">
        <w:rPr>
          <w:lang w:val="la-Latn"/>
        </w:rPr>
        <w:t>fructuario tenere voluerit</w:t>
      </w:r>
      <w:r w:rsidR="008E2A6B" w:rsidRPr="007A06F5">
        <w:rPr>
          <w:lang w:val="la-Latn"/>
        </w:rPr>
        <w:t xml:space="preserve">. </w:t>
      </w:r>
      <w:r w:rsidRPr="007A06F5">
        <w:rPr>
          <w:lang w:val="la-Latn"/>
        </w:rPr>
        <w:t>Si autem</w:t>
      </w:r>
      <w:r w:rsidR="00360346" w:rsidRPr="007A06F5">
        <w:rPr>
          <w:lang w:val="la-Latn"/>
        </w:rPr>
        <w:t xml:space="preserve"> </w:t>
      </w:r>
      <w:r w:rsidRPr="007A06F5">
        <w:rPr>
          <w:lang w:val="la-Latn"/>
        </w:rPr>
        <w:t>res</w:t>
      </w:r>
      <w:r w:rsidR="00360346" w:rsidRPr="007A06F5">
        <w:rPr>
          <w:lang w:val="la-Latn"/>
        </w:rPr>
        <w:t xml:space="preserve"> </w:t>
      </w:r>
      <w:r w:rsidRPr="007A06F5">
        <w:rPr>
          <w:lang w:val="la-Latn"/>
        </w:rPr>
        <w:t>proprias</w:t>
      </w:r>
      <w:r w:rsidR="00360346" w:rsidRPr="007A06F5">
        <w:rPr>
          <w:lang w:val="la-Latn"/>
        </w:rPr>
        <w:t xml:space="preserve"> </w:t>
      </w:r>
      <w:r w:rsidRPr="007A06F5">
        <w:rPr>
          <w:lang w:val="la-Latn"/>
        </w:rPr>
        <w:t>ad praesens</w:t>
      </w:r>
      <w:r w:rsidR="00360346" w:rsidRPr="007A06F5">
        <w:rPr>
          <w:lang w:val="la-Latn"/>
        </w:rPr>
        <w:t xml:space="preserve"> </w:t>
      </w:r>
      <w:r w:rsidRPr="007A06F5">
        <w:rPr>
          <w:lang w:val="la-Latn"/>
        </w:rPr>
        <w:t>dimiserit</w:t>
      </w:r>
      <w:r w:rsidR="00360346" w:rsidRPr="007A06F5">
        <w:rPr>
          <w:lang w:val="la-Latn"/>
        </w:rPr>
        <w:t xml:space="preserve">, </w:t>
      </w:r>
      <w:r w:rsidR="00903225" w:rsidRPr="007A06F5">
        <w:rPr>
          <w:lang w:val="la-Latn"/>
        </w:rPr>
        <w:t xml:space="preserve">ex </w:t>
      </w:r>
      <w:r w:rsidRPr="007A06F5">
        <w:rPr>
          <w:lang w:val="la-Latn"/>
        </w:rPr>
        <w:t>rebus ecclesiasticis triplum fructuario usu in suo tantum quis nomine sumat v</w:t>
      </w:r>
      <w:r w:rsidR="00360346" w:rsidRPr="007A06F5">
        <w:rPr>
          <w:lang w:val="la-Latn"/>
        </w:rPr>
        <w:t xml:space="preserve">, </w:t>
      </w:r>
      <w:r w:rsidR="00903225" w:rsidRPr="007A06F5">
        <w:rPr>
          <w:lang w:val="la-Latn"/>
        </w:rPr>
        <w:t xml:space="preserve">quia </w:t>
      </w:r>
      <w:r w:rsidRPr="007A06F5">
        <w:rPr>
          <w:lang w:val="la-Latn"/>
        </w:rPr>
        <w:t>sic eas quemque tractare oportet</w:t>
      </w:r>
      <w:r w:rsidR="00360346" w:rsidRPr="007A06F5">
        <w:rPr>
          <w:lang w:val="la-Latn"/>
        </w:rPr>
        <w:t xml:space="preserve"> </w:t>
      </w:r>
      <w:r w:rsidRPr="007A06F5">
        <w:rPr>
          <w:lang w:val="la-Latn"/>
        </w:rPr>
        <w:t>ut alienarum dispensatorem x</w:t>
      </w:r>
      <w:r w:rsidR="00360346" w:rsidRPr="007A06F5">
        <w:rPr>
          <w:lang w:val="la-Latn"/>
        </w:rPr>
        <w:t xml:space="preserve">, </w:t>
      </w:r>
      <w:r w:rsidR="00903225" w:rsidRPr="007A06F5">
        <w:rPr>
          <w:lang w:val="la-Latn"/>
        </w:rPr>
        <w:t xml:space="preserve">non propriarum </w:t>
      </w:r>
      <w:r w:rsidRPr="007A06F5">
        <w:rPr>
          <w:lang w:val="la-Latn"/>
        </w:rPr>
        <w:t>largitorem</w:t>
      </w:r>
      <w:r w:rsidR="008E2A6B" w:rsidRPr="007A06F5">
        <w:rPr>
          <w:lang w:val="la-Latn"/>
        </w:rPr>
        <w:t xml:space="preserve">. </w:t>
      </w:r>
      <w:r w:rsidRPr="007A06F5">
        <w:rPr>
          <w:lang w:val="la-Latn"/>
        </w:rPr>
        <w:t>Et a nulla potestate quis cogatur facere precariam de</w:t>
      </w:r>
      <w:r w:rsidR="00360346" w:rsidRPr="007A06F5">
        <w:rPr>
          <w:lang w:val="la-Latn"/>
        </w:rPr>
        <w:t xml:space="preserve"> </w:t>
      </w:r>
      <w:r w:rsidRPr="007A06F5">
        <w:rPr>
          <w:lang w:val="la-Latn"/>
        </w:rPr>
        <w:t>rebus</w:t>
      </w:r>
      <w:r w:rsidR="00360346" w:rsidRPr="007A06F5">
        <w:rPr>
          <w:lang w:val="la-Latn"/>
        </w:rPr>
        <w:t xml:space="preserve"> </w:t>
      </w:r>
      <w:r w:rsidRPr="007A06F5">
        <w:rPr>
          <w:lang w:val="la-Latn"/>
        </w:rPr>
        <w:t>proprie</w:t>
      </w:r>
      <w:r w:rsidR="00360346" w:rsidRPr="007A06F5">
        <w:rPr>
          <w:lang w:val="la-Latn"/>
        </w:rPr>
        <w:t xml:space="preserve"> </w:t>
      </w:r>
      <w:r w:rsidRPr="007A06F5">
        <w:rPr>
          <w:lang w:val="la-Latn"/>
        </w:rPr>
        <w:t>Deo et sanctis z illius dicatis</w:t>
      </w:r>
      <w:r w:rsidR="00360346" w:rsidRPr="007A06F5">
        <w:rPr>
          <w:lang w:val="la-Latn"/>
        </w:rPr>
        <w:t xml:space="preserve">, </w:t>
      </w:r>
      <w:r w:rsidRPr="007A06F5">
        <w:rPr>
          <w:lang w:val="la-Latn"/>
        </w:rPr>
        <w:t>cum ratio a et usus obtineat neminem</w:t>
      </w:r>
      <w:r w:rsidR="00360346" w:rsidRPr="007A06F5">
        <w:rPr>
          <w:lang w:val="la-Latn"/>
        </w:rPr>
        <w:t xml:space="preserve">, </w:t>
      </w:r>
      <w:r w:rsidRPr="007A06F5">
        <w:rPr>
          <w:lang w:val="la-Latn"/>
        </w:rPr>
        <w:t>cui</w:t>
      </w:r>
      <w:r w:rsidR="00360346" w:rsidRPr="007A06F5">
        <w:rPr>
          <w:lang w:val="la-Latn"/>
        </w:rPr>
        <w:t xml:space="preserve"> </w:t>
      </w:r>
      <w:r w:rsidRPr="007A06F5">
        <w:rPr>
          <w:lang w:val="la-Latn"/>
        </w:rPr>
        <w:t>non vult</w:t>
      </w:r>
      <w:r w:rsidR="00360346" w:rsidRPr="007A06F5">
        <w:rPr>
          <w:lang w:val="la-Latn"/>
        </w:rPr>
        <w:t xml:space="preserve">, </w:t>
      </w:r>
      <w:r w:rsidRPr="007A06F5">
        <w:rPr>
          <w:lang w:val="la-Latn"/>
        </w:rPr>
        <w:t>contra utilitatem et rationem praestitum de proprio</w:t>
      </w:r>
      <w:r w:rsidR="00903225" w:rsidRPr="007A06F5">
        <w:rPr>
          <w:lang w:val="la-Latn"/>
        </w:rPr>
        <w:t xml:space="preserve"> facere beneficium</w:t>
      </w:r>
      <w:r w:rsidR="008E2A6B" w:rsidRPr="007A06F5">
        <w:rPr>
          <w:lang w:val="la-Latn"/>
        </w:rPr>
        <w:t xml:space="preserve">. </w:t>
      </w:r>
      <w:r w:rsidR="00903225" w:rsidRPr="007A06F5">
        <w:rPr>
          <w:lang w:val="la-Latn"/>
        </w:rPr>
        <w:t xml:space="preserve">Praecepta </w:t>
      </w:r>
      <w:r w:rsidRPr="007A06F5">
        <w:rPr>
          <w:lang w:val="la-Latn"/>
        </w:rPr>
        <w:t>autem regalia super precariis ecclesiasticis fieri nec ratio sinit</w:t>
      </w:r>
      <w:r w:rsidR="00360346" w:rsidRPr="007A06F5">
        <w:rPr>
          <w:lang w:val="la-Latn"/>
        </w:rPr>
        <w:t xml:space="preserve">, </w:t>
      </w:r>
      <w:r w:rsidR="00903225" w:rsidRPr="007A06F5">
        <w:rPr>
          <w:lang w:val="la-Latn"/>
        </w:rPr>
        <w:t xml:space="preserve">nec </w:t>
      </w:r>
      <w:r w:rsidR="00524CAA" w:rsidRPr="00524CAA">
        <w:rPr>
          <w:b/>
          <w:lang w:val="la-Latn"/>
        </w:rPr>
        <w:t>auctorit</w:t>
      </w:r>
      <w:r w:rsidR="00903225" w:rsidRPr="007A06F5">
        <w:rPr>
          <w:lang w:val="la-Latn"/>
        </w:rPr>
        <w:t>as quo</w:t>
      </w:r>
      <w:r w:rsidRPr="007A06F5">
        <w:rPr>
          <w:lang w:val="la-Latn"/>
        </w:rPr>
        <w:t>libet modo permittit</w:t>
      </w:r>
      <w:r w:rsidR="00360346" w:rsidRPr="007A06F5">
        <w:rPr>
          <w:lang w:val="la-Latn"/>
        </w:rPr>
        <w:t xml:space="preserve">, </w:t>
      </w:r>
      <w:r w:rsidRPr="007A06F5">
        <w:rPr>
          <w:lang w:val="la-Latn"/>
        </w:rPr>
        <w:t>quoniam praecepta in iure ecclesiastico firmare indignum</w:t>
      </w:r>
      <w:r w:rsidR="00360346" w:rsidRPr="007A06F5">
        <w:rPr>
          <w:lang w:val="la-Latn"/>
        </w:rPr>
        <w:t xml:space="preserve"> </w:t>
      </w:r>
      <w:r w:rsidR="00903225" w:rsidRPr="007A06F5">
        <w:rPr>
          <w:lang w:val="la-Latn"/>
        </w:rPr>
        <w:t xml:space="preserve">iudicet </w:t>
      </w:r>
      <w:r w:rsidRPr="007A06F5">
        <w:rPr>
          <w:lang w:val="la-Latn"/>
        </w:rPr>
        <w:t>necesse</w:t>
      </w:r>
      <w:r w:rsidR="00360346" w:rsidRPr="007A06F5">
        <w:rPr>
          <w:lang w:val="la-Latn"/>
        </w:rPr>
        <w:t xml:space="preserve"> </w:t>
      </w:r>
      <w:r w:rsidRPr="007A06F5">
        <w:rPr>
          <w:lang w:val="la-Latn"/>
        </w:rPr>
        <w:t>est</w:t>
      </w:r>
      <w:r w:rsidR="00360346" w:rsidRPr="007A06F5">
        <w:rPr>
          <w:lang w:val="la-Latn"/>
        </w:rPr>
        <w:t xml:space="preserve"> </w:t>
      </w:r>
      <w:r w:rsidRPr="007A06F5">
        <w:rPr>
          <w:lang w:val="la-Latn"/>
        </w:rPr>
        <w:t>maiestas regia</w:t>
      </w:r>
      <w:r w:rsidR="00360346" w:rsidRPr="007A06F5">
        <w:rPr>
          <w:lang w:val="la-Latn"/>
        </w:rPr>
        <w:t xml:space="preserve">, </w:t>
      </w:r>
      <w:r w:rsidRPr="007A06F5">
        <w:rPr>
          <w:lang w:val="la-Latn"/>
        </w:rPr>
        <w:t>nisi ab ecclesiastico rectore e petantur</w:t>
      </w:r>
      <w:r w:rsidR="008E2A6B" w:rsidRPr="007A06F5">
        <w:rPr>
          <w:lang w:val="la-Latn"/>
        </w:rPr>
        <w:t xml:space="preserve">. </w:t>
      </w:r>
      <w:r w:rsidRPr="007A06F5">
        <w:rPr>
          <w:lang w:val="la-Latn"/>
        </w:rPr>
        <w:t>Isdem</w:t>
      </w:r>
      <w:r w:rsidR="00360346" w:rsidRPr="007A06F5">
        <w:rPr>
          <w:lang w:val="la-Latn"/>
        </w:rPr>
        <w:t xml:space="preserve"> </w:t>
      </w:r>
      <w:r w:rsidRPr="007A06F5">
        <w:rPr>
          <w:lang w:val="la-Latn"/>
        </w:rPr>
        <w:t>autem</w:t>
      </w:r>
      <w:r w:rsidR="00360346" w:rsidRPr="007A06F5">
        <w:rPr>
          <w:lang w:val="la-Latn"/>
        </w:rPr>
        <w:t xml:space="preserve"> </w:t>
      </w:r>
      <w:r w:rsidRPr="007A06F5">
        <w:rPr>
          <w:lang w:val="la-Latn"/>
        </w:rPr>
        <w:t>custos ecclesiae solertissime caveat</w:t>
      </w:r>
      <w:r w:rsidR="00360346" w:rsidRPr="007A06F5">
        <w:rPr>
          <w:lang w:val="la-Latn"/>
        </w:rPr>
        <w:t xml:space="preserve">, </w:t>
      </w:r>
      <w:r w:rsidRPr="007A06F5">
        <w:rPr>
          <w:lang w:val="la-Latn"/>
        </w:rPr>
        <w:t>ne sui ordinis</w:t>
      </w:r>
      <w:r w:rsidR="00903225" w:rsidRPr="007A06F5">
        <w:rPr>
          <w:lang w:val="la-Latn"/>
        </w:rPr>
        <w:t xml:space="preserve"> et ecclesiasticae communionis </w:t>
      </w:r>
      <w:r w:rsidRPr="007A06F5">
        <w:rPr>
          <w:lang w:val="la-Latn"/>
        </w:rPr>
        <w:t xml:space="preserve">forte inmemor contra </w:t>
      </w:r>
      <w:r w:rsidR="00524CAA" w:rsidRPr="00524CAA">
        <w:rPr>
          <w:b/>
          <w:lang w:val="la-Latn"/>
        </w:rPr>
        <w:t>auctorit</w:t>
      </w:r>
      <w:r w:rsidRPr="007A06F5">
        <w:rPr>
          <w:lang w:val="la-Latn"/>
        </w:rPr>
        <w:t>atem</w:t>
      </w:r>
      <w:r w:rsidR="00360346" w:rsidRPr="007A06F5">
        <w:rPr>
          <w:lang w:val="la-Latn"/>
        </w:rPr>
        <w:t xml:space="preserve"> </w:t>
      </w:r>
      <w:r w:rsidRPr="007A06F5">
        <w:rPr>
          <w:lang w:val="la-Latn"/>
        </w:rPr>
        <w:t>praeceptum regium</w:t>
      </w:r>
      <w:r w:rsidR="00360346" w:rsidRPr="007A06F5">
        <w:rPr>
          <w:lang w:val="la-Latn"/>
        </w:rPr>
        <w:t xml:space="preserve"> </w:t>
      </w:r>
      <w:r w:rsidR="00903225" w:rsidRPr="007A06F5">
        <w:rPr>
          <w:lang w:val="la-Latn"/>
        </w:rPr>
        <w:t xml:space="preserve">pro quacumque adsentatione </w:t>
      </w:r>
      <w:r w:rsidRPr="007A06F5">
        <w:rPr>
          <w:lang w:val="la-Latn"/>
        </w:rPr>
        <w:t>fieri petat</w:t>
      </w:r>
      <w:r w:rsidR="008E2A6B" w:rsidRPr="007A06F5">
        <w:rPr>
          <w:lang w:val="la-Latn"/>
        </w:rPr>
        <w:t xml:space="preserve">; </w:t>
      </w:r>
      <w:r w:rsidRPr="007A06F5">
        <w:rPr>
          <w:lang w:val="la-Latn"/>
        </w:rPr>
        <w:t>qui etsi fecerit</w:t>
      </w:r>
      <w:r w:rsidR="00360346" w:rsidRPr="007A06F5">
        <w:rPr>
          <w:lang w:val="la-Latn"/>
        </w:rPr>
        <w:t xml:space="preserve">, </w:t>
      </w:r>
      <w:r w:rsidRPr="007A06F5">
        <w:rPr>
          <w:lang w:val="la-Latn"/>
        </w:rPr>
        <w:t>non audiatur</w:t>
      </w:r>
      <w:r w:rsidR="008E2A6B" w:rsidRPr="007A06F5">
        <w:rPr>
          <w:lang w:val="la-Latn"/>
        </w:rPr>
        <w:t xml:space="preserve">. </w:t>
      </w:r>
      <w:r w:rsidRPr="007A06F5">
        <w:rPr>
          <w:lang w:val="la-Latn"/>
        </w:rPr>
        <w:t>Si autem et</w:t>
      </w:r>
      <w:r w:rsidR="00360346" w:rsidRPr="007A06F5">
        <w:rPr>
          <w:lang w:val="la-Latn"/>
        </w:rPr>
        <w:t xml:space="preserve"> </w:t>
      </w:r>
      <w:r w:rsidRPr="007A06F5">
        <w:rPr>
          <w:lang w:val="la-Latn"/>
        </w:rPr>
        <w:t>obtinuerit</w:t>
      </w:r>
      <w:r w:rsidR="00360346" w:rsidRPr="007A06F5">
        <w:rPr>
          <w:lang w:val="la-Latn"/>
        </w:rPr>
        <w:t xml:space="preserve">, </w:t>
      </w:r>
      <w:r w:rsidRPr="007A06F5">
        <w:rPr>
          <w:lang w:val="la-Latn"/>
        </w:rPr>
        <w:t>regia discretione</w:t>
      </w:r>
      <w:r w:rsidR="00360346" w:rsidRPr="007A06F5">
        <w:rPr>
          <w:lang w:val="la-Latn"/>
        </w:rPr>
        <w:t xml:space="preserve"> </w:t>
      </w:r>
      <w:r w:rsidRPr="007A06F5">
        <w:rPr>
          <w:lang w:val="la-Latn"/>
        </w:rPr>
        <w:t>et episcopali iudicio</w:t>
      </w:r>
      <w:r w:rsidR="00360346" w:rsidRPr="007A06F5">
        <w:rPr>
          <w:lang w:val="la-Latn"/>
        </w:rPr>
        <w:t xml:space="preserve"> </w:t>
      </w:r>
      <w:r w:rsidR="00C36647" w:rsidRPr="007A06F5">
        <w:rPr>
          <w:lang w:val="la-Latn"/>
        </w:rPr>
        <w:t>idem rescindatur</w:t>
      </w:r>
      <w:r w:rsidR="008E2A6B" w:rsidRPr="007A06F5">
        <w:rPr>
          <w:lang w:val="la-Latn"/>
        </w:rPr>
        <w:t xml:space="preserve">, </w:t>
      </w:r>
      <w:r w:rsidRPr="007A06F5">
        <w:rPr>
          <w:lang w:val="la-Latn"/>
        </w:rPr>
        <w:t xml:space="preserve">et petitor </w:t>
      </w:r>
      <w:r w:rsidR="00903225" w:rsidRPr="007A06F5">
        <w:rPr>
          <w:lang w:val="la-Latn"/>
        </w:rPr>
        <w:t xml:space="preserve">iniustus pro principis iniusta </w:t>
      </w:r>
      <w:r w:rsidRPr="007A06F5">
        <w:rPr>
          <w:lang w:val="la-Latn"/>
        </w:rPr>
        <w:t>suggestione digne corripiatur</w:t>
      </w:r>
      <w:r w:rsidR="008E2A6B" w:rsidRPr="007A06F5">
        <w:rPr>
          <w:lang w:val="la-Latn"/>
        </w:rPr>
        <w:t xml:space="preserve">. </w:t>
      </w:r>
      <w:r w:rsidRPr="007A06F5">
        <w:rPr>
          <w:lang w:val="la-Latn"/>
        </w:rPr>
        <w:t>Et precariae secu</w:t>
      </w:r>
      <w:r w:rsidR="00903225" w:rsidRPr="007A06F5">
        <w:rPr>
          <w:lang w:val="la-Latn"/>
        </w:rPr>
        <w:t xml:space="preserve">ndum antiquam consuetudinem et </w:t>
      </w:r>
      <w:r w:rsidR="00524CAA" w:rsidRPr="00524CAA">
        <w:rPr>
          <w:b/>
          <w:lang w:val="la-Latn"/>
        </w:rPr>
        <w:t>auctorit</w:t>
      </w:r>
      <w:r w:rsidRPr="007A06F5">
        <w:rPr>
          <w:lang w:val="la-Latn"/>
        </w:rPr>
        <w:t>atem de</w:t>
      </w:r>
      <w:r w:rsidR="00360346" w:rsidRPr="007A06F5">
        <w:rPr>
          <w:lang w:val="la-Latn"/>
        </w:rPr>
        <w:t xml:space="preserve"> </w:t>
      </w:r>
      <w:r w:rsidRPr="007A06F5">
        <w:rPr>
          <w:lang w:val="la-Latn"/>
        </w:rPr>
        <w:t>quinquen</w:t>
      </w:r>
      <w:r w:rsidR="00C36647" w:rsidRPr="007A06F5">
        <w:rPr>
          <w:lang w:val="la-Latn"/>
        </w:rPr>
        <w:t xml:space="preserve">nio in quinquennium renoventur </w:t>
      </w:r>
      <w:r w:rsidR="008E2A6B" w:rsidRPr="007A06F5">
        <w:rPr>
          <w:lang w:val="la-Latn"/>
        </w:rPr>
        <w:t xml:space="preserve">. </w:t>
      </w:r>
    </w:p>
    <w:p w14:paraId="0986B1DB" w14:textId="354F1695" w:rsidR="00055039" w:rsidRPr="007A06F5" w:rsidRDefault="00055039" w:rsidP="00055039">
      <w:pPr>
        <w:pStyle w:val="Normlnweb"/>
        <w:rPr>
          <w:lang w:val="la-Latn"/>
        </w:rPr>
      </w:pPr>
      <w:r w:rsidRPr="007A06F5">
        <w:rPr>
          <w:lang w:val="la-Latn"/>
        </w:rPr>
        <w:t>23</w:t>
      </w:r>
      <w:r w:rsidR="008E2A6B" w:rsidRPr="007A06F5">
        <w:rPr>
          <w:lang w:val="la-Latn"/>
        </w:rPr>
        <w:t xml:space="preserve">. </w:t>
      </w:r>
      <w:r w:rsidRPr="007A06F5">
        <w:rPr>
          <w:lang w:val="la-Latn"/>
        </w:rPr>
        <w:t>Ut commutationes rerum</w:t>
      </w:r>
      <w:r w:rsidR="00360346" w:rsidRPr="007A06F5">
        <w:rPr>
          <w:lang w:val="la-Latn"/>
        </w:rPr>
        <w:t xml:space="preserve"> </w:t>
      </w:r>
      <w:r w:rsidRPr="007A06F5">
        <w:rPr>
          <w:lang w:val="la-Latn"/>
        </w:rPr>
        <w:t>ecclesiasticarum valde caveantur et subtilissime</w:t>
      </w:r>
      <w:r w:rsidR="00360346" w:rsidRPr="007A06F5">
        <w:rPr>
          <w:lang w:val="la-Latn"/>
        </w:rPr>
        <w:t xml:space="preserve">, </w:t>
      </w:r>
      <w:r w:rsidRPr="007A06F5">
        <w:rPr>
          <w:lang w:val="la-Latn"/>
        </w:rPr>
        <w:t>si aliquo modo fieri debent</w:t>
      </w:r>
      <w:r w:rsidR="00360346" w:rsidRPr="007A06F5">
        <w:rPr>
          <w:lang w:val="la-Latn"/>
        </w:rPr>
        <w:t xml:space="preserve">, </w:t>
      </w:r>
      <w:r w:rsidRPr="007A06F5">
        <w:rPr>
          <w:lang w:val="la-Latn"/>
        </w:rPr>
        <w:t>inspiciantur</w:t>
      </w:r>
      <w:r w:rsidR="008E2A6B" w:rsidRPr="007A06F5">
        <w:rPr>
          <w:lang w:val="la-Latn"/>
        </w:rPr>
        <w:t xml:space="preserve">. </w:t>
      </w:r>
      <w:r w:rsidRPr="007A06F5">
        <w:rPr>
          <w:lang w:val="la-Latn"/>
        </w:rPr>
        <w:t>Quae autem inconsulte sunt factae</w:t>
      </w:r>
      <w:r w:rsidR="00360346" w:rsidRPr="007A06F5">
        <w:rPr>
          <w:lang w:val="la-Latn"/>
        </w:rPr>
        <w:t xml:space="preserve">, </w:t>
      </w:r>
      <w:r w:rsidR="00903225" w:rsidRPr="007A06F5">
        <w:rPr>
          <w:lang w:val="la-Latn"/>
        </w:rPr>
        <w:t xml:space="preserve">iuxta </w:t>
      </w:r>
      <w:r w:rsidRPr="007A06F5">
        <w:rPr>
          <w:lang w:val="la-Latn"/>
        </w:rPr>
        <w:t>decretum canonicum papae Hilarii</w:t>
      </w:r>
      <w:r w:rsidR="00360346" w:rsidRPr="007A06F5">
        <w:rPr>
          <w:lang w:val="la-Latn"/>
        </w:rPr>
        <w:t xml:space="preserve">, </w:t>
      </w:r>
      <w:r w:rsidRPr="007A06F5">
        <w:rPr>
          <w:lang w:val="la-Latn"/>
        </w:rPr>
        <w:t>quae inlicite de</w:t>
      </w:r>
      <w:r w:rsidR="00903225" w:rsidRPr="007A06F5">
        <w:rPr>
          <w:lang w:val="la-Latn"/>
        </w:rPr>
        <w:t xml:space="preserve">cessor episcopus admiserit vel </w:t>
      </w:r>
      <w:r w:rsidRPr="007A06F5">
        <w:rPr>
          <w:lang w:val="la-Latn"/>
        </w:rPr>
        <w:t>ab aliis inlicite commissa sunt</w:t>
      </w:r>
      <w:r w:rsidR="00360346" w:rsidRPr="007A06F5">
        <w:rPr>
          <w:lang w:val="la-Latn"/>
        </w:rPr>
        <w:t xml:space="preserve">, </w:t>
      </w:r>
      <w:r w:rsidRPr="007A06F5">
        <w:rPr>
          <w:lang w:val="la-Latn"/>
        </w:rPr>
        <w:t>ab eo</w:t>
      </w:r>
      <w:r w:rsidR="00360346" w:rsidRPr="007A06F5">
        <w:rPr>
          <w:lang w:val="la-Latn"/>
        </w:rPr>
        <w:t xml:space="preserve">, </w:t>
      </w:r>
      <w:r w:rsidRPr="007A06F5">
        <w:rPr>
          <w:lang w:val="la-Latn"/>
        </w:rPr>
        <w:t>qui successor est</w:t>
      </w:r>
      <w:r w:rsidR="00360346" w:rsidRPr="007A06F5">
        <w:rPr>
          <w:lang w:val="la-Latn"/>
        </w:rPr>
        <w:t xml:space="preserve">, </w:t>
      </w:r>
      <w:r w:rsidRPr="007A06F5">
        <w:rPr>
          <w:lang w:val="la-Latn"/>
        </w:rPr>
        <w:t>emendentur</w:t>
      </w:r>
      <w:r w:rsidR="008E2A6B" w:rsidRPr="007A06F5">
        <w:rPr>
          <w:lang w:val="la-Latn"/>
        </w:rPr>
        <w:t xml:space="preserve">. </w:t>
      </w:r>
    </w:p>
    <w:p w14:paraId="2A849EF6" w14:textId="41359635" w:rsidR="00055039" w:rsidRPr="007A06F5" w:rsidRDefault="00055039" w:rsidP="00055039">
      <w:pPr>
        <w:pStyle w:val="Normlnweb"/>
        <w:rPr>
          <w:lang w:val="la-Latn"/>
        </w:rPr>
      </w:pPr>
      <w:r w:rsidRPr="007A06F5">
        <w:rPr>
          <w:lang w:val="la-Latn"/>
        </w:rPr>
        <w:t>24</w:t>
      </w:r>
      <w:r w:rsidR="008E2A6B" w:rsidRPr="007A06F5">
        <w:rPr>
          <w:lang w:val="la-Latn"/>
        </w:rPr>
        <w:t xml:space="preserve">. </w:t>
      </w:r>
      <w:r w:rsidRPr="007A06F5">
        <w:rPr>
          <w:lang w:val="la-Latn"/>
        </w:rPr>
        <w:t>Ut  contra depraedatores et obpressores ecelesiarum et</w:t>
      </w:r>
      <w:r w:rsidR="00360346" w:rsidRPr="007A06F5">
        <w:rPr>
          <w:lang w:val="la-Latn"/>
        </w:rPr>
        <w:t xml:space="preserve"> </w:t>
      </w:r>
      <w:r w:rsidRPr="007A06F5">
        <w:rPr>
          <w:lang w:val="la-Latn"/>
        </w:rPr>
        <w:t>rerum ad easdem p</w:t>
      </w:r>
      <w:r w:rsidR="00903225" w:rsidRPr="007A06F5">
        <w:rPr>
          <w:lang w:val="la-Latn"/>
        </w:rPr>
        <w:t>ertinen</w:t>
      </w:r>
      <w:r w:rsidRPr="007A06F5">
        <w:rPr>
          <w:lang w:val="la-Latn"/>
        </w:rPr>
        <w:t>tium defensores secundum ministerium vestrum</w:t>
      </w:r>
      <w:r w:rsidR="00360346" w:rsidRPr="007A06F5">
        <w:rPr>
          <w:lang w:val="la-Latn"/>
        </w:rPr>
        <w:t xml:space="preserve">, </w:t>
      </w:r>
      <w:r w:rsidRPr="007A06F5">
        <w:rPr>
          <w:lang w:val="la-Latn"/>
        </w:rPr>
        <w:t>quantum Deus posse dederit</w:t>
      </w:r>
      <w:r w:rsidR="00360346" w:rsidRPr="007A06F5">
        <w:rPr>
          <w:lang w:val="la-Latn"/>
        </w:rPr>
        <w:t xml:space="preserve">, </w:t>
      </w:r>
      <w:r w:rsidR="00903225" w:rsidRPr="007A06F5">
        <w:rPr>
          <w:lang w:val="la-Latn"/>
        </w:rPr>
        <w:t>existatis</w:t>
      </w:r>
      <w:r w:rsidR="008E2A6B" w:rsidRPr="007A06F5">
        <w:rPr>
          <w:lang w:val="la-Latn"/>
        </w:rPr>
        <w:t xml:space="preserve">; </w:t>
      </w:r>
      <w:r w:rsidR="00903225" w:rsidRPr="007A06F5">
        <w:rPr>
          <w:lang w:val="la-Latn"/>
        </w:rPr>
        <w:t xml:space="preserve">et </w:t>
      </w:r>
      <w:r w:rsidRPr="007A06F5">
        <w:rPr>
          <w:lang w:val="la-Latn"/>
        </w:rPr>
        <w:t>praecepta</w:t>
      </w:r>
      <w:r w:rsidR="00360346" w:rsidRPr="007A06F5">
        <w:rPr>
          <w:lang w:val="la-Latn"/>
        </w:rPr>
        <w:t xml:space="preserve">, </w:t>
      </w:r>
      <w:r w:rsidRPr="007A06F5">
        <w:rPr>
          <w:lang w:val="la-Latn"/>
        </w:rPr>
        <w:t>quae avus ac pater vester ecclesiis ditioni vestrae subiectis fecerunt ac</w:t>
      </w:r>
      <w:r w:rsidR="00360346" w:rsidRPr="007A06F5">
        <w:rPr>
          <w:lang w:val="la-Latn"/>
        </w:rPr>
        <w:t xml:space="preserve"> </w:t>
      </w:r>
      <w:r w:rsidRPr="007A06F5">
        <w:rPr>
          <w:lang w:val="la-Latn"/>
        </w:rPr>
        <w:t>firmaverunt</w:t>
      </w:r>
      <w:r w:rsidR="00360346" w:rsidRPr="007A06F5">
        <w:rPr>
          <w:lang w:val="la-Latn"/>
        </w:rPr>
        <w:t xml:space="preserve"> </w:t>
      </w:r>
      <w:r w:rsidRPr="007A06F5">
        <w:rPr>
          <w:lang w:val="la-Latn"/>
        </w:rPr>
        <w:t>et stabilita</w:t>
      </w:r>
      <w:r w:rsidR="00360346" w:rsidRPr="007A06F5">
        <w:rPr>
          <w:lang w:val="la-Latn"/>
        </w:rPr>
        <w:t xml:space="preserve"> </w:t>
      </w:r>
      <w:r w:rsidRPr="007A06F5">
        <w:rPr>
          <w:lang w:val="la-Latn"/>
        </w:rPr>
        <w:t>conservaverunt</w:t>
      </w:r>
      <w:r w:rsidR="00360346" w:rsidRPr="007A06F5">
        <w:rPr>
          <w:lang w:val="la-Latn"/>
        </w:rPr>
        <w:t xml:space="preserve">, </w:t>
      </w:r>
      <w:r w:rsidRPr="007A06F5">
        <w:rPr>
          <w:lang w:val="la-Latn"/>
        </w:rPr>
        <w:t>quaeque vos confirmastis</w:t>
      </w:r>
      <w:r w:rsidR="00360346" w:rsidRPr="007A06F5">
        <w:rPr>
          <w:lang w:val="la-Latn"/>
        </w:rPr>
        <w:t xml:space="preserve">, </w:t>
      </w:r>
      <w:r w:rsidRPr="007A06F5">
        <w:rPr>
          <w:lang w:val="la-Latn"/>
        </w:rPr>
        <w:t>de cetero rata in omnibus conservetis</w:t>
      </w:r>
      <w:r w:rsidR="008E2A6B" w:rsidRPr="007A06F5">
        <w:rPr>
          <w:lang w:val="la-Latn"/>
        </w:rPr>
        <w:t xml:space="preserve">. </w:t>
      </w:r>
      <w:r w:rsidRPr="007A06F5">
        <w:rPr>
          <w:lang w:val="la-Latn"/>
        </w:rPr>
        <w:lastRenderedPageBreak/>
        <w:t>Capitula in synodo acta</w:t>
      </w:r>
      <w:r w:rsidR="00360346" w:rsidRPr="007A06F5">
        <w:rPr>
          <w:lang w:val="la-Latn"/>
        </w:rPr>
        <w:t xml:space="preserve">, </w:t>
      </w:r>
      <w:r w:rsidRPr="007A06F5">
        <w:rPr>
          <w:lang w:val="la-Latn"/>
        </w:rPr>
        <w:t>quae apud</w:t>
      </w:r>
      <w:r w:rsidR="00360346" w:rsidRPr="007A06F5">
        <w:rPr>
          <w:lang w:val="la-Latn"/>
        </w:rPr>
        <w:t xml:space="preserve"> </w:t>
      </w:r>
      <w:r w:rsidR="00903225" w:rsidRPr="007A06F5">
        <w:rPr>
          <w:lang w:val="la-Latn"/>
        </w:rPr>
        <w:t xml:space="preserve">Meldensem urbem divino nutu </w:t>
      </w:r>
      <w:r w:rsidRPr="007A06F5">
        <w:rPr>
          <w:lang w:val="la-Latn"/>
        </w:rPr>
        <w:t>habita est anno incarnationis dominicae</w:t>
      </w:r>
      <w:r w:rsidR="00360346" w:rsidRPr="007A06F5">
        <w:rPr>
          <w:lang w:val="la-Latn"/>
        </w:rPr>
        <w:t xml:space="preserve"> </w:t>
      </w:r>
      <w:r w:rsidRPr="007A06F5">
        <w:rPr>
          <w:lang w:val="la-Latn"/>
        </w:rPr>
        <w:t>DCCCXLV</w:t>
      </w:r>
      <w:r w:rsidR="00360346" w:rsidRPr="007A06F5">
        <w:rPr>
          <w:lang w:val="la-Latn"/>
        </w:rPr>
        <w:t xml:space="preserve">, </w:t>
      </w:r>
      <w:r w:rsidRPr="007A06F5">
        <w:rPr>
          <w:lang w:val="la-Latn"/>
        </w:rPr>
        <w:t>XV</w:t>
      </w:r>
      <w:r w:rsidR="00903225" w:rsidRPr="007A06F5">
        <w:rPr>
          <w:lang w:val="la-Latn"/>
        </w:rPr>
        <w:t xml:space="preserve">. Kalendas </w:t>
      </w:r>
      <w:r w:rsidRPr="007A06F5">
        <w:rPr>
          <w:lang w:val="la-Latn"/>
        </w:rPr>
        <w:t>Iulias</w:t>
      </w:r>
      <w:r w:rsidR="00360346" w:rsidRPr="007A06F5">
        <w:rPr>
          <w:lang w:val="la-Latn"/>
        </w:rPr>
        <w:t xml:space="preserve">, </w:t>
      </w:r>
      <w:r w:rsidRPr="007A06F5">
        <w:rPr>
          <w:lang w:val="la-Latn"/>
        </w:rPr>
        <w:t>indictione VIII</w:t>
      </w:r>
      <w:r w:rsidR="008E2A6B" w:rsidRPr="007A06F5">
        <w:rPr>
          <w:lang w:val="la-Latn"/>
        </w:rPr>
        <w:t xml:space="preserve">. </w:t>
      </w:r>
    </w:p>
    <w:p w14:paraId="20BCED01" w14:textId="36401BFE" w:rsidR="00055039" w:rsidRPr="007A06F5" w:rsidRDefault="00055039" w:rsidP="00055039">
      <w:pPr>
        <w:pStyle w:val="Normlnweb"/>
        <w:rPr>
          <w:lang w:val="la-Latn"/>
        </w:rPr>
      </w:pPr>
      <w:r w:rsidRPr="007A06F5">
        <w:rPr>
          <w:lang w:val="la-Latn"/>
        </w:rPr>
        <w:t>25</w:t>
      </w:r>
      <w:r w:rsidR="008E2A6B" w:rsidRPr="007A06F5">
        <w:rPr>
          <w:lang w:val="la-Latn"/>
        </w:rPr>
        <w:t xml:space="preserve">. </w:t>
      </w:r>
      <w:r w:rsidRPr="007A06F5">
        <w:rPr>
          <w:lang w:val="la-Latn"/>
        </w:rPr>
        <w:t>Salubre et decens esse cognoscitur atque apostolicis regulis conveniens</w:t>
      </w:r>
      <w:r w:rsidR="00360346" w:rsidRPr="007A06F5">
        <w:rPr>
          <w:lang w:val="la-Latn"/>
        </w:rPr>
        <w:t xml:space="preserve">, </w:t>
      </w:r>
      <w:r w:rsidR="00903225" w:rsidRPr="007A06F5">
        <w:rPr>
          <w:lang w:val="la-Latn"/>
        </w:rPr>
        <w:t xml:space="preserve">ut </w:t>
      </w:r>
      <w:r w:rsidRPr="007A06F5">
        <w:rPr>
          <w:lang w:val="la-Latn"/>
        </w:rPr>
        <w:t>non solum</w:t>
      </w:r>
      <w:r w:rsidR="00360346" w:rsidRPr="007A06F5">
        <w:rPr>
          <w:lang w:val="la-Latn"/>
        </w:rPr>
        <w:t xml:space="preserve">, </w:t>
      </w:r>
      <w:r w:rsidRPr="007A06F5">
        <w:rPr>
          <w:lang w:val="la-Latn"/>
        </w:rPr>
        <w:t>secundum apostolum</w:t>
      </w:r>
      <w:r w:rsidR="00360346" w:rsidRPr="007A06F5">
        <w:rPr>
          <w:lang w:val="la-Latn"/>
        </w:rPr>
        <w:t xml:space="preserve">, </w:t>
      </w:r>
      <w:r w:rsidRPr="007A06F5">
        <w:rPr>
          <w:lang w:val="la-Latn"/>
        </w:rPr>
        <w:t>domui a suae</w:t>
      </w:r>
      <w:r w:rsidR="00360346" w:rsidRPr="007A06F5">
        <w:rPr>
          <w:lang w:val="la-Latn"/>
        </w:rPr>
        <w:t xml:space="preserve"> </w:t>
      </w:r>
      <w:r w:rsidRPr="007A06F5">
        <w:rPr>
          <w:lang w:val="la-Latn"/>
        </w:rPr>
        <w:t>spiritaliter episcopus bene praesit</w:t>
      </w:r>
      <w:r w:rsidR="00360346" w:rsidRPr="007A06F5">
        <w:rPr>
          <w:lang w:val="la-Latn"/>
        </w:rPr>
        <w:t xml:space="preserve">, </w:t>
      </w:r>
      <w:r w:rsidRPr="007A06F5">
        <w:rPr>
          <w:lang w:val="la-Latn"/>
        </w:rPr>
        <w:t>verum etiam et domum temporalem ornatam</w:t>
      </w:r>
      <w:r w:rsidR="00360346" w:rsidRPr="007A06F5">
        <w:rPr>
          <w:lang w:val="la-Latn"/>
        </w:rPr>
        <w:t xml:space="preserve"> </w:t>
      </w:r>
      <w:r w:rsidRPr="007A06F5">
        <w:rPr>
          <w:lang w:val="la-Latn"/>
        </w:rPr>
        <w:t>et</w:t>
      </w:r>
      <w:r w:rsidR="00903225" w:rsidRPr="007A06F5">
        <w:rPr>
          <w:lang w:val="la-Latn"/>
        </w:rPr>
        <w:t xml:space="preserve"> compositam secundum competens </w:t>
      </w:r>
      <w:r w:rsidRPr="007A06F5">
        <w:rPr>
          <w:lang w:val="la-Latn"/>
        </w:rPr>
        <w:t>ministerium suum et</w:t>
      </w:r>
      <w:r w:rsidR="00360346" w:rsidRPr="007A06F5">
        <w:rPr>
          <w:lang w:val="la-Latn"/>
        </w:rPr>
        <w:t xml:space="preserve"> </w:t>
      </w:r>
      <w:r w:rsidRPr="007A06F5">
        <w:rPr>
          <w:lang w:val="la-Latn"/>
        </w:rPr>
        <w:t>de vicinitate ecclesiae et de convenientia religio</w:t>
      </w:r>
      <w:r w:rsidR="00903225" w:rsidRPr="007A06F5">
        <w:rPr>
          <w:lang w:val="la-Latn"/>
        </w:rPr>
        <w:t xml:space="preserve">nis et de </w:t>
      </w:r>
      <w:r w:rsidRPr="007A06F5">
        <w:rPr>
          <w:lang w:val="la-Latn"/>
        </w:rPr>
        <w:t>receptione pauperum vel hospitum habeat</w:t>
      </w:r>
      <w:r w:rsidR="008E2A6B" w:rsidRPr="007A06F5">
        <w:rPr>
          <w:lang w:val="la-Latn"/>
        </w:rPr>
        <w:t xml:space="preserve">; </w:t>
      </w:r>
      <w:r w:rsidRPr="007A06F5">
        <w:rPr>
          <w:lang w:val="la-Latn"/>
        </w:rPr>
        <w:t>et ita sit ordinata</w:t>
      </w:r>
      <w:r w:rsidR="00360346" w:rsidRPr="007A06F5">
        <w:rPr>
          <w:lang w:val="la-Latn"/>
        </w:rPr>
        <w:t xml:space="preserve">, </w:t>
      </w:r>
      <w:r w:rsidRPr="007A06F5">
        <w:rPr>
          <w:lang w:val="la-Latn"/>
        </w:rPr>
        <w:t>ut</w:t>
      </w:r>
      <w:r w:rsidR="00360346" w:rsidRPr="007A06F5">
        <w:rPr>
          <w:lang w:val="la-Latn"/>
        </w:rPr>
        <w:t xml:space="preserve">, </w:t>
      </w:r>
      <w:r w:rsidR="00903225" w:rsidRPr="007A06F5">
        <w:rPr>
          <w:lang w:val="la-Latn"/>
        </w:rPr>
        <w:t>quicumque con</w:t>
      </w:r>
      <w:r w:rsidRPr="007A06F5">
        <w:rPr>
          <w:lang w:val="la-Latn"/>
        </w:rPr>
        <w:t>versationem et domos conversationis ipsius viderit</w:t>
      </w:r>
      <w:r w:rsidR="00360346" w:rsidRPr="007A06F5">
        <w:rPr>
          <w:lang w:val="la-Latn"/>
        </w:rPr>
        <w:t xml:space="preserve">, </w:t>
      </w:r>
      <w:r w:rsidRPr="007A06F5">
        <w:rPr>
          <w:lang w:val="la-Latn"/>
        </w:rPr>
        <w:t>habitacula ea</w:t>
      </w:r>
      <w:r w:rsidR="00360346" w:rsidRPr="007A06F5">
        <w:rPr>
          <w:lang w:val="la-Latn"/>
        </w:rPr>
        <w:t xml:space="preserve"> </w:t>
      </w:r>
      <w:r w:rsidR="00903225" w:rsidRPr="007A06F5">
        <w:rPr>
          <w:lang w:val="la-Latn"/>
        </w:rPr>
        <w:t xml:space="preserve">religionis valeat </w:t>
      </w:r>
      <w:r w:rsidRPr="007A06F5">
        <w:rPr>
          <w:lang w:val="la-Latn"/>
        </w:rPr>
        <w:t>computare</w:t>
      </w:r>
      <w:r w:rsidR="00360346" w:rsidRPr="007A06F5">
        <w:rPr>
          <w:lang w:val="la-Latn"/>
        </w:rPr>
        <w:t xml:space="preserve">, </w:t>
      </w:r>
      <w:r w:rsidRPr="007A06F5">
        <w:rPr>
          <w:lang w:val="la-Latn"/>
        </w:rPr>
        <w:t>non diversoria inpudicitiae aut alicuius inreligiositatis</w:t>
      </w:r>
      <w:r w:rsidR="00360346" w:rsidRPr="007A06F5">
        <w:rPr>
          <w:lang w:val="la-Latn"/>
        </w:rPr>
        <w:t xml:space="preserve">, </w:t>
      </w:r>
      <w:r w:rsidRPr="007A06F5">
        <w:rPr>
          <w:lang w:val="la-Latn"/>
        </w:rPr>
        <w:t>quae castitati</w:t>
      </w:r>
      <w:r w:rsidR="00360346" w:rsidRPr="007A06F5">
        <w:rPr>
          <w:lang w:val="la-Latn"/>
        </w:rPr>
        <w:t xml:space="preserve"> </w:t>
      </w:r>
      <w:r w:rsidR="00903225" w:rsidRPr="007A06F5">
        <w:rPr>
          <w:lang w:val="la-Latn"/>
        </w:rPr>
        <w:t xml:space="preserve">vel </w:t>
      </w:r>
      <w:r w:rsidRPr="007A06F5">
        <w:rPr>
          <w:lang w:val="la-Latn"/>
        </w:rPr>
        <w:t>bonae opinioni</w:t>
      </w:r>
      <w:r w:rsidR="00360346" w:rsidRPr="007A06F5">
        <w:rPr>
          <w:lang w:val="la-Latn"/>
        </w:rPr>
        <w:t xml:space="preserve"> </w:t>
      </w:r>
      <w:r w:rsidRPr="007A06F5">
        <w:rPr>
          <w:lang w:val="la-Latn"/>
        </w:rPr>
        <w:t>contraria sint vel officiant</w:t>
      </w:r>
      <w:r w:rsidR="00360346" w:rsidRPr="007A06F5">
        <w:rPr>
          <w:lang w:val="la-Latn"/>
        </w:rPr>
        <w:t xml:space="preserve">, </w:t>
      </w:r>
      <w:r w:rsidRPr="007A06F5">
        <w:rPr>
          <w:lang w:val="la-Latn"/>
        </w:rPr>
        <w:t>estimentur</w:t>
      </w:r>
      <w:r w:rsidR="008E2A6B" w:rsidRPr="007A06F5">
        <w:rPr>
          <w:lang w:val="la-Latn"/>
        </w:rPr>
        <w:t xml:space="preserve">. </w:t>
      </w:r>
      <w:r w:rsidRPr="007A06F5">
        <w:rPr>
          <w:lang w:val="la-Latn"/>
        </w:rPr>
        <w:t>/</w:t>
      </w:r>
    </w:p>
    <w:p w14:paraId="45E5C6C2" w14:textId="5D225291" w:rsidR="00055039" w:rsidRPr="007A06F5" w:rsidRDefault="00055039" w:rsidP="00055039">
      <w:pPr>
        <w:pStyle w:val="Normlnweb"/>
        <w:rPr>
          <w:lang w:val="la-Latn"/>
        </w:rPr>
      </w:pPr>
      <w:r w:rsidRPr="007A06F5">
        <w:rPr>
          <w:lang w:val="la-Latn"/>
        </w:rPr>
        <w:t>26</w:t>
      </w:r>
      <w:r w:rsidR="008E2A6B" w:rsidRPr="007A06F5">
        <w:rPr>
          <w:lang w:val="la-Latn"/>
        </w:rPr>
        <w:t xml:space="preserve">. </w:t>
      </w:r>
      <w:r w:rsidRPr="007A06F5">
        <w:rPr>
          <w:lang w:val="la-Latn"/>
        </w:rPr>
        <w:t>Suggerendum est etiam</w:t>
      </w:r>
      <w:r w:rsidR="00360346" w:rsidRPr="007A06F5">
        <w:rPr>
          <w:lang w:val="la-Latn"/>
        </w:rPr>
        <w:t xml:space="preserve"> </w:t>
      </w:r>
      <w:r w:rsidRPr="007A06F5">
        <w:rPr>
          <w:lang w:val="la-Latn"/>
        </w:rPr>
        <w:t>et ex divino mandato intimandum regiae dignitati</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episcopium</w:t>
      </w:r>
      <w:r w:rsidR="00360346" w:rsidRPr="007A06F5">
        <w:rPr>
          <w:lang w:val="la-Latn"/>
        </w:rPr>
        <w:t xml:space="preserve">, </w:t>
      </w:r>
      <w:r w:rsidRPr="007A06F5">
        <w:rPr>
          <w:lang w:val="la-Latn"/>
        </w:rPr>
        <w:t>quod domus episcopi</w:t>
      </w:r>
      <w:r w:rsidR="00360346" w:rsidRPr="007A06F5">
        <w:rPr>
          <w:lang w:val="la-Latn"/>
        </w:rPr>
        <w:t xml:space="preserve"> </w:t>
      </w:r>
      <w:r w:rsidRPr="007A06F5">
        <w:rPr>
          <w:lang w:val="la-Latn"/>
        </w:rPr>
        <w:t>appellatur</w:t>
      </w:r>
      <w:r w:rsidR="00360346" w:rsidRPr="007A06F5">
        <w:rPr>
          <w:lang w:val="la-Latn"/>
        </w:rPr>
        <w:t xml:space="preserve">, </w:t>
      </w:r>
      <w:r w:rsidRPr="007A06F5">
        <w:rPr>
          <w:lang w:val="la-Latn"/>
        </w:rPr>
        <w:t>qua</w:t>
      </w:r>
      <w:r w:rsidR="00903225" w:rsidRPr="007A06F5">
        <w:rPr>
          <w:lang w:val="la-Latn"/>
        </w:rPr>
        <w:t xml:space="preserve">liscumque sit in oculis Domini </w:t>
      </w:r>
      <w:r w:rsidRPr="007A06F5">
        <w:rPr>
          <w:lang w:val="la-Latn"/>
        </w:rPr>
        <w:t>episcopus</w:t>
      </w:r>
      <w:r w:rsidR="00360346" w:rsidRPr="007A06F5">
        <w:rPr>
          <w:lang w:val="la-Latn"/>
        </w:rPr>
        <w:t xml:space="preserve">, </w:t>
      </w:r>
      <w:r w:rsidRPr="007A06F5">
        <w:rPr>
          <w:lang w:val="la-Latn"/>
        </w:rPr>
        <w:t>ipse tamen a rege regum rex constitutus</w:t>
      </w:r>
      <w:r w:rsidR="00360346" w:rsidRPr="007A06F5">
        <w:rPr>
          <w:lang w:val="la-Latn"/>
        </w:rPr>
        <w:t xml:space="preserve">, </w:t>
      </w:r>
      <w:r w:rsidRPr="007A06F5">
        <w:rPr>
          <w:lang w:val="la-Latn"/>
        </w:rPr>
        <w:t>p</w:t>
      </w:r>
      <w:r w:rsidR="00903225" w:rsidRPr="007A06F5">
        <w:rPr>
          <w:lang w:val="la-Latn"/>
        </w:rPr>
        <w:t>ro sanctitate ordinis episco</w:t>
      </w:r>
      <w:r w:rsidRPr="007A06F5">
        <w:rPr>
          <w:lang w:val="la-Latn"/>
        </w:rPr>
        <w:t>palis</w:t>
      </w:r>
      <w:r w:rsidR="00360346" w:rsidRPr="007A06F5">
        <w:rPr>
          <w:lang w:val="la-Latn"/>
        </w:rPr>
        <w:t xml:space="preserve">, </w:t>
      </w:r>
      <w:r w:rsidRPr="007A06F5">
        <w:rPr>
          <w:lang w:val="la-Latn"/>
        </w:rPr>
        <w:t>sicut sanctus Gregorius  ad</w:t>
      </w:r>
      <w:r w:rsidR="00360346" w:rsidRPr="007A06F5">
        <w:rPr>
          <w:lang w:val="la-Latn"/>
        </w:rPr>
        <w:t xml:space="preserve"> </w:t>
      </w:r>
      <w:r w:rsidRPr="007A06F5">
        <w:rPr>
          <w:lang w:val="la-Latn"/>
        </w:rPr>
        <w:t>Fortunatum docet episcopum</w:t>
      </w:r>
      <w:r w:rsidR="00360346" w:rsidRPr="007A06F5">
        <w:rPr>
          <w:lang w:val="la-Latn"/>
        </w:rPr>
        <w:t xml:space="preserve">, </w:t>
      </w:r>
      <w:r w:rsidRPr="007A06F5">
        <w:rPr>
          <w:lang w:val="la-Latn"/>
        </w:rPr>
        <w:t>venerabiliter</w:t>
      </w:r>
      <w:r w:rsidR="00360346" w:rsidRPr="007A06F5">
        <w:rPr>
          <w:lang w:val="la-Latn"/>
        </w:rPr>
        <w:t xml:space="preserve"> </w:t>
      </w:r>
      <w:r w:rsidR="00903225" w:rsidRPr="007A06F5">
        <w:rPr>
          <w:lang w:val="la-Latn"/>
        </w:rPr>
        <w:t xml:space="preserve">et </w:t>
      </w:r>
      <w:r w:rsidRPr="007A06F5">
        <w:rPr>
          <w:lang w:val="la-Latn"/>
        </w:rPr>
        <w:t>reverenter introeat</w:t>
      </w:r>
      <w:r w:rsidR="00360346" w:rsidRPr="007A06F5">
        <w:rPr>
          <w:lang w:val="la-Latn"/>
        </w:rPr>
        <w:t xml:space="preserve">, </w:t>
      </w:r>
      <w:r w:rsidRPr="007A06F5">
        <w:rPr>
          <w:lang w:val="la-Latn"/>
        </w:rPr>
        <w:t>et secundum sancta</w:t>
      </w:r>
      <w:r w:rsidR="00F51F53" w:rsidRPr="007A06F5">
        <w:rPr>
          <w:lang w:val="la-Latn"/>
        </w:rPr>
        <w:t>m praedecessorum consuetudinem</w:t>
      </w:r>
      <w:r w:rsidR="00360346" w:rsidRPr="007A06F5">
        <w:rPr>
          <w:lang w:val="la-Latn"/>
        </w:rPr>
        <w:t xml:space="preserve">, </w:t>
      </w:r>
      <w:r w:rsidR="00F51F53" w:rsidRPr="007A06F5">
        <w:rPr>
          <w:lang w:val="la-Latn"/>
        </w:rPr>
        <w:t xml:space="preserve">quando </w:t>
      </w:r>
      <w:r w:rsidRPr="007A06F5">
        <w:rPr>
          <w:lang w:val="la-Latn"/>
        </w:rPr>
        <w:t>orationis et debitae susceptionis gratia in transitu c</w:t>
      </w:r>
      <w:r w:rsidR="00F51F53" w:rsidRPr="007A06F5">
        <w:rPr>
          <w:lang w:val="la-Latn"/>
        </w:rPr>
        <w:t xml:space="preserve">onvenienti civitatem ingressus </w:t>
      </w:r>
      <w:r w:rsidR="00C36647" w:rsidRPr="007A06F5">
        <w:rPr>
          <w:lang w:val="la-Latn"/>
        </w:rPr>
        <w:t>fuerit</w:t>
      </w:r>
      <w:r w:rsidR="008E2A6B" w:rsidRPr="007A06F5">
        <w:rPr>
          <w:lang w:val="la-Latn"/>
        </w:rPr>
        <w:t xml:space="preserve">, </w:t>
      </w:r>
      <w:r w:rsidRPr="007A06F5">
        <w:rPr>
          <w:lang w:val="la-Latn"/>
        </w:rPr>
        <w:t>habitaculis episcopalibus reverenter inhabitet</w:t>
      </w:r>
      <w:r w:rsidR="00360346" w:rsidRPr="007A06F5">
        <w:rPr>
          <w:lang w:val="la-Latn"/>
        </w:rPr>
        <w:t xml:space="preserve">, </w:t>
      </w:r>
      <w:r w:rsidR="00F51F53" w:rsidRPr="007A06F5">
        <w:rPr>
          <w:lang w:val="la-Latn"/>
        </w:rPr>
        <w:t xml:space="preserve">et non diversoria feminarum </w:t>
      </w:r>
      <w:r w:rsidRPr="007A06F5">
        <w:rPr>
          <w:lang w:val="la-Latn"/>
        </w:rPr>
        <w:t>magnificentia sua et religio venerabilis ibidem fieri</w:t>
      </w:r>
      <w:r w:rsidR="00360346" w:rsidRPr="007A06F5">
        <w:rPr>
          <w:lang w:val="la-Latn"/>
        </w:rPr>
        <w:t xml:space="preserve"> </w:t>
      </w:r>
      <w:r w:rsidRPr="007A06F5">
        <w:rPr>
          <w:lang w:val="la-Latn"/>
        </w:rPr>
        <w:t>permittat</w:t>
      </w:r>
      <w:r w:rsidR="008E2A6B" w:rsidRPr="007A06F5">
        <w:rPr>
          <w:lang w:val="la-Latn"/>
        </w:rPr>
        <w:t xml:space="preserve">. </w:t>
      </w:r>
      <w:r w:rsidRPr="007A06F5">
        <w:rPr>
          <w:lang w:val="la-Latn"/>
        </w:rPr>
        <w:t>Quia si</w:t>
      </w:r>
      <w:r w:rsidR="00360346" w:rsidRPr="007A06F5">
        <w:rPr>
          <w:lang w:val="la-Latn"/>
        </w:rPr>
        <w:t xml:space="preserve"> </w:t>
      </w:r>
      <w:r w:rsidR="00F51F53" w:rsidRPr="007A06F5">
        <w:rPr>
          <w:lang w:val="la-Latn"/>
        </w:rPr>
        <w:t xml:space="preserve">secundum </w:t>
      </w:r>
      <w:r w:rsidRPr="007A06F5">
        <w:rPr>
          <w:lang w:val="la-Latn"/>
        </w:rPr>
        <w:t>leges canonicas  in mansiones clericorum introitus feminarum prohibentur</w:t>
      </w:r>
      <w:r w:rsidR="00360346" w:rsidRPr="007A06F5">
        <w:rPr>
          <w:lang w:val="la-Latn"/>
        </w:rPr>
        <w:t xml:space="preserve">, </w:t>
      </w:r>
      <w:r w:rsidR="00F51F53" w:rsidRPr="007A06F5">
        <w:rPr>
          <w:lang w:val="la-Latn"/>
        </w:rPr>
        <w:t xml:space="preserve">quanto </w:t>
      </w:r>
      <w:r w:rsidRPr="007A06F5">
        <w:rPr>
          <w:lang w:val="la-Latn"/>
        </w:rPr>
        <w:t>magis domus episcopi ab huiusmodi</w:t>
      </w:r>
      <w:r w:rsidR="00360346" w:rsidRPr="007A06F5">
        <w:rPr>
          <w:lang w:val="la-Latn"/>
        </w:rPr>
        <w:t xml:space="preserve"> </w:t>
      </w:r>
      <w:r w:rsidRPr="007A06F5">
        <w:rPr>
          <w:lang w:val="la-Latn"/>
        </w:rPr>
        <w:t>inhabitatione et</w:t>
      </w:r>
      <w:r w:rsidR="00360346" w:rsidRPr="007A06F5">
        <w:rPr>
          <w:lang w:val="la-Latn"/>
        </w:rPr>
        <w:t xml:space="preserve"> </w:t>
      </w:r>
      <w:r w:rsidRPr="007A06F5">
        <w:rPr>
          <w:lang w:val="la-Latn"/>
        </w:rPr>
        <w:t>conversatione</w:t>
      </w:r>
      <w:r w:rsidR="00360346" w:rsidRPr="007A06F5">
        <w:rPr>
          <w:lang w:val="la-Latn"/>
        </w:rPr>
        <w:t xml:space="preserve">, </w:t>
      </w:r>
      <w:r w:rsidR="00C36647" w:rsidRPr="007A06F5">
        <w:rPr>
          <w:lang w:val="la-Latn"/>
        </w:rPr>
        <w:t>etiam et a legi</w:t>
      </w:r>
      <w:r w:rsidRPr="007A06F5">
        <w:rPr>
          <w:lang w:val="la-Latn"/>
        </w:rPr>
        <w:t>timo conubio coniugator</w:t>
      </w:r>
      <w:r w:rsidR="00C36647" w:rsidRPr="007A06F5">
        <w:rPr>
          <w:lang w:val="la-Latn"/>
        </w:rPr>
        <w:t>um debet inmunis esse et aliena</w:t>
      </w:r>
      <w:r w:rsidR="00F51F53" w:rsidRPr="007A06F5">
        <w:rPr>
          <w:lang w:val="la-Latn"/>
        </w:rPr>
        <w:t xml:space="preserve">? Sed et inmunitates prae </w:t>
      </w:r>
      <w:r w:rsidRPr="007A06F5">
        <w:rPr>
          <w:lang w:val="la-Latn"/>
        </w:rPr>
        <w:t>cedentium imperatorum ac regum ab huiusmodi long</w:t>
      </w:r>
      <w:r w:rsidR="00F51F53" w:rsidRPr="007A06F5">
        <w:rPr>
          <w:lang w:val="la-Latn"/>
        </w:rPr>
        <w:t xml:space="preserve">iori et diuturna conversatione </w:t>
      </w:r>
      <w:r w:rsidRPr="007A06F5">
        <w:rPr>
          <w:lang w:val="la-Latn"/>
        </w:rPr>
        <w:t>et commoratione</w:t>
      </w:r>
      <w:r w:rsidR="00360346" w:rsidRPr="007A06F5">
        <w:rPr>
          <w:lang w:val="la-Latn"/>
        </w:rPr>
        <w:t xml:space="preserve"> </w:t>
      </w:r>
      <w:r w:rsidRPr="007A06F5">
        <w:rPr>
          <w:lang w:val="la-Latn"/>
        </w:rPr>
        <w:t>regum et quorumcumque potenti</w:t>
      </w:r>
      <w:r w:rsidR="00F51F53" w:rsidRPr="007A06F5">
        <w:rPr>
          <w:lang w:val="la-Latn"/>
        </w:rPr>
        <w:t xml:space="preserve">um ac secularium personarum in </w:t>
      </w:r>
      <w:r w:rsidRPr="007A06F5">
        <w:rPr>
          <w:lang w:val="la-Latn"/>
        </w:rPr>
        <w:t>episcopio prohibent</w:t>
      </w:r>
      <w:r w:rsidR="008E2A6B" w:rsidRPr="007A06F5">
        <w:rPr>
          <w:lang w:val="la-Latn"/>
        </w:rPr>
        <w:t xml:space="preserve">. </w:t>
      </w:r>
      <w:r w:rsidRPr="007A06F5">
        <w:rPr>
          <w:lang w:val="la-Latn"/>
        </w:rPr>
        <w:t>Quapropter et divinitus et humanitus sancitas</w:t>
      </w:r>
      <w:r w:rsidR="00360346" w:rsidRPr="007A06F5">
        <w:rPr>
          <w:lang w:val="la-Latn"/>
        </w:rPr>
        <w:t xml:space="preserve"> </w:t>
      </w:r>
      <w:r w:rsidR="00F51F53" w:rsidRPr="007A06F5">
        <w:rPr>
          <w:lang w:val="la-Latn"/>
        </w:rPr>
        <w:t>divinas et hu</w:t>
      </w:r>
      <w:r w:rsidRPr="007A06F5">
        <w:rPr>
          <w:lang w:val="la-Latn"/>
        </w:rPr>
        <w:t>manas leges vestra devotio et dignitas observare curabit</w:t>
      </w:r>
      <w:r w:rsidR="00360346" w:rsidRPr="007A06F5">
        <w:rPr>
          <w:lang w:val="la-Latn"/>
        </w:rPr>
        <w:t xml:space="preserve">, </w:t>
      </w:r>
      <w:r w:rsidRPr="007A06F5">
        <w:rPr>
          <w:lang w:val="la-Latn"/>
        </w:rPr>
        <w:t xml:space="preserve">si et in caelesti regno </w:t>
      </w:r>
      <w:r w:rsidRPr="007A06F5">
        <w:rPr>
          <w:iCs/>
          <w:lang w:val="la-Latn"/>
        </w:rPr>
        <w:t>et</w:t>
      </w:r>
      <w:r w:rsidR="00360346" w:rsidRPr="007A06F5">
        <w:rPr>
          <w:lang w:val="la-Latn"/>
        </w:rPr>
        <w:t xml:space="preserve"> </w:t>
      </w:r>
      <w:r w:rsidRPr="007A06F5">
        <w:rPr>
          <w:lang w:val="la-Latn"/>
        </w:rPr>
        <w:t>in terreno</w:t>
      </w:r>
      <w:r w:rsidR="00360346" w:rsidRPr="007A06F5">
        <w:rPr>
          <w:lang w:val="la-Latn"/>
        </w:rPr>
        <w:t xml:space="preserve"> </w:t>
      </w:r>
      <w:r w:rsidRPr="007A06F5">
        <w:rPr>
          <w:lang w:val="la-Latn"/>
        </w:rPr>
        <w:t>feliciter cupitis prosperari</w:t>
      </w:r>
      <w:r w:rsidR="008E2A6B" w:rsidRPr="007A06F5">
        <w:rPr>
          <w:lang w:val="la-Latn"/>
        </w:rPr>
        <w:t xml:space="preserve">. </w:t>
      </w:r>
    </w:p>
    <w:p w14:paraId="571BEA7D" w14:textId="7D06A44D" w:rsidR="00055039" w:rsidRPr="007A06F5" w:rsidRDefault="00055039" w:rsidP="00055039">
      <w:pPr>
        <w:pStyle w:val="Normlnweb"/>
        <w:rPr>
          <w:lang w:val="la-Latn"/>
        </w:rPr>
      </w:pPr>
      <w:r w:rsidRPr="007A06F5">
        <w:rPr>
          <w:lang w:val="la-Latn"/>
        </w:rPr>
        <w:t>27</w:t>
      </w:r>
      <w:r w:rsidR="008E2A6B" w:rsidRPr="007A06F5">
        <w:rPr>
          <w:lang w:val="la-Latn"/>
        </w:rPr>
        <w:t xml:space="preserve">. </w:t>
      </w:r>
      <w:r w:rsidRPr="007A06F5">
        <w:rPr>
          <w:lang w:val="la-Latn"/>
        </w:rPr>
        <w:t>Quia hactenus propter diversas necessitatum i</w:t>
      </w:r>
      <w:r w:rsidR="00F51F53" w:rsidRPr="007A06F5">
        <w:rPr>
          <w:lang w:val="la-Latn"/>
        </w:rPr>
        <w:t xml:space="preserve">ncommoditates aliter vos fieri </w:t>
      </w:r>
      <w:r w:rsidRPr="007A06F5">
        <w:rPr>
          <w:lang w:val="la-Latn"/>
        </w:rPr>
        <w:t>incompetentia compulit</w:t>
      </w:r>
      <w:r w:rsidR="00360346" w:rsidRPr="007A06F5">
        <w:rPr>
          <w:lang w:val="la-Latn"/>
        </w:rPr>
        <w:t xml:space="preserve">, </w:t>
      </w:r>
      <w:r w:rsidRPr="007A06F5">
        <w:rPr>
          <w:lang w:val="la-Latn"/>
        </w:rPr>
        <w:t>quam salubritas poposcisset et</w:t>
      </w:r>
      <w:r w:rsidR="00F51F53" w:rsidRPr="007A06F5">
        <w:rPr>
          <w:lang w:val="la-Latn"/>
        </w:rPr>
        <w:t xml:space="preserve"> honestas atque utilitas postu</w:t>
      </w:r>
      <w:r w:rsidRPr="007A06F5">
        <w:rPr>
          <w:lang w:val="la-Latn"/>
        </w:rPr>
        <w:t>lassent</w:t>
      </w:r>
      <w:r w:rsidR="00360346" w:rsidRPr="007A06F5">
        <w:rPr>
          <w:lang w:val="la-Latn"/>
        </w:rPr>
        <w:t xml:space="preserve">, </w:t>
      </w:r>
      <w:r w:rsidRPr="007A06F5">
        <w:rPr>
          <w:lang w:val="la-Latn"/>
        </w:rPr>
        <w:t>vestra studebit magnitudo obnixius z observare *, ut</w:t>
      </w:r>
      <w:r w:rsidR="00360346" w:rsidRPr="007A06F5">
        <w:rPr>
          <w:lang w:val="la-Latn"/>
        </w:rPr>
        <w:t xml:space="preserve">, </w:t>
      </w:r>
      <w:r w:rsidR="00F51F53" w:rsidRPr="007A06F5">
        <w:rPr>
          <w:lang w:val="la-Latn"/>
        </w:rPr>
        <w:t xml:space="preserve">quando transitus vester </w:t>
      </w:r>
      <w:r w:rsidRPr="007A06F5">
        <w:rPr>
          <w:lang w:val="la-Latn"/>
        </w:rPr>
        <w:t>iuxta civitates acciderit</w:t>
      </w:r>
      <w:r w:rsidR="00360346" w:rsidRPr="007A06F5">
        <w:rPr>
          <w:lang w:val="la-Latn"/>
        </w:rPr>
        <w:t xml:space="preserve">, </w:t>
      </w:r>
      <w:r w:rsidRPr="007A06F5">
        <w:rPr>
          <w:lang w:val="la-Latn"/>
        </w:rPr>
        <w:t>inmunes et liberas vestra domi</w:t>
      </w:r>
      <w:r w:rsidR="00F51F53" w:rsidRPr="007A06F5">
        <w:rPr>
          <w:lang w:val="la-Latn"/>
        </w:rPr>
        <w:t>natio iubeat a depraedatio</w:t>
      </w:r>
      <w:r w:rsidRPr="007A06F5">
        <w:rPr>
          <w:lang w:val="la-Latn"/>
        </w:rPr>
        <w:t>num exactationibus</w:t>
      </w:r>
      <w:r w:rsidR="00360346" w:rsidRPr="007A06F5">
        <w:rPr>
          <w:lang w:val="la-Latn"/>
        </w:rPr>
        <w:t xml:space="preserve"> </w:t>
      </w:r>
      <w:r w:rsidRPr="007A06F5">
        <w:rPr>
          <w:lang w:val="la-Latn"/>
        </w:rPr>
        <w:t>fieri mansiones intra civitatem</w:t>
      </w:r>
      <w:r w:rsidR="00360346" w:rsidRPr="007A06F5">
        <w:rPr>
          <w:lang w:val="la-Latn"/>
        </w:rPr>
        <w:t xml:space="preserve">, </w:t>
      </w:r>
      <w:r w:rsidRPr="007A06F5">
        <w:rPr>
          <w:lang w:val="la-Latn"/>
        </w:rPr>
        <w:t>quia omnes</w:t>
      </w:r>
      <w:r w:rsidR="00360346" w:rsidRPr="007A06F5">
        <w:rPr>
          <w:lang w:val="la-Latn"/>
        </w:rPr>
        <w:t xml:space="preserve">, </w:t>
      </w:r>
      <w:r w:rsidRPr="007A06F5">
        <w:rPr>
          <w:lang w:val="la-Latn"/>
        </w:rPr>
        <w:t>qui sua ad civitates</w:t>
      </w:r>
      <w:r w:rsidR="00360346" w:rsidRPr="007A06F5">
        <w:rPr>
          <w:lang w:val="la-Latn"/>
        </w:rPr>
        <w:t xml:space="preserve"> </w:t>
      </w:r>
      <w:r w:rsidRPr="007A06F5">
        <w:rPr>
          <w:lang w:val="la-Latn"/>
        </w:rPr>
        <w:t>deferebant</w:t>
      </w:r>
      <w:r w:rsidR="00360346" w:rsidRPr="007A06F5">
        <w:rPr>
          <w:lang w:val="la-Latn"/>
        </w:rPr>
        <w:t xml:space="preserve">, </w:t>
      </w:r>
      <w:r w:rsidRPr="007A06F5">
        <w:rPr>
          <w:lang w:val="la-Latn"/>
        </w:rPr>
        <w:t>ut et</w:t>
      </w:r>
      <w:r w:rsidR="00360346" w:rsidRPr="007A06F5">
        <w:rPr>
          <w:lang w:val="la-Latn"/>
        </w:rPr>
        <w:t xml:space="preserve"> </w:t>
      </w:r>
      <w:r w:rsidRPr="007A06F5">
        <w:rPr>
          <w:lang w:val="la-Latn"/>
        </w:rPr>
        <w:t>salva quaeque ibi e haberent et illa plus pacifice venderent</w:t>
      </w:r>
      <w:r w:rsidR="00360346" w:rsidRPr="007A06F5">
        <w:rPr>
          <w:lang w:val="la-Latn"/>
        </w:rPr>
        <w:t xml:space="preserve">, </w:t>
      </w:r>
      <w:r w:rsidR="00F51F53" w:rsidRPr="007A06F5">
        <w:rPr>
          <w:lang w:val="la-Latn"/>
        </w:rPr>
        <w:t xml:space="preserve">iam </w:t>
      </w:r>
      <w:r w:rsidRPr="007A06F5">
        <w:rPr>
          <w:lang w:val="la-Latn"/>
        </w:rPr>
        <w:t>et</w:t>
      </w:r>
      <w:r w:rsidR="00360346" w:rsidRPr="007A06F5">
        <w:rPr>
          <w:lang w:val="la-Latn"/>
        </w:rPr>
        <w:t xml:space="preserve"> </w:t>
      </w:r>
      <w:r w:rsidRPr="007A06F5">
        <w:rPr>
          <w:lang w:val="la-Latn"/>
        </w:rPr>
        <w:t>hoc refugiunt et pristinae inmunitates et confirmationes infringuntur</w:t>
      </w:r>
      <w:r w:rsidR="00360346" w:rsidRPr="007A06F5">
        <w:rPr>
          <w:lang w:val="la-Latn"/>
        </w:rPr>
        <w:t xml:space="preserve">, </w:t>
      </w:r>
      <w:r w:rsidR="00F51F53" w:rsidRPr="007A06F5">
        <w:rPr>
          <w:lang w:val="la-Latn"/>
        </w:rPr>
        <w:t xml:space="preserve">dum et </w:t>
      </w:r>
      <w:r w:rsidRPr="007A06F5">
        <w:rPr>
          <w:lang w:val="la-Latn"/>
        </w:rPr>
        <w:t>cives ab hospitibus opprimuntur et</w:t>
      </w:r>
      <w:r w:rsidR="00360346" w:rsidRPr="007A06F5">
        <w:rPr>
          <w:lang w:val="la-Latn"/>
        </w:rPr>
        <w:t xml:space="preserve"> </w:t>
      </w:r>
      <w:r w:rsidRPr="007A06F5">
        <w:rPr>
          <w:lang w:val="la-Latn"/>
        </w:rPr>
        <w:t>ab his</w:t>
      </w:r>
      <w:r w:rsidR="00360346" w:rsidRPr="007A06F5">
        <w:rPr>
          <w:lang w:val="la-Latn"/>
        </w:rPr>
        <w:t xml:space="preserve">, </w:t>
      </w:r>
      <w:r w:rsidRPr="007A06F5">
        <w:rPr>
          <w:lang w:val="la-Latn"/>
        </w:rPr>
        <w:t>a quibus non solum opprimuntur</w:t>
      </w:r>
      <w:r w:rsidR="00360346" w:rsidRPr="007A06F5">
        <w:rPr>
          <w:lang w:val="la-Latn"/>
        </w:rPr>
        <w:t xml:space="preserve">, </w:t>
      </w:r>
      <w:r w:rsidR="00D94AF9" w:rsidRPr="007A06F5">
        <w:rPr>
          <w:lang w:val="la-Latn"/>
        </w:rPr>
        <w:t xml:space="preserve">verum </w:t>
      </w:r>
      <w:r w:rsidRPr="007A06F5">
        <w:rPr>
          <w:lang w:val="la-Latn"/>
        </w:rPr>
        <w:t>et diripiuntur</w:t>
      </w:r>
      <w:r w:rsidR="00360346" w:rsidRPr="007A06F5">
        <w:rPr>
          <w:lang w:val="la-Latn"/>
        </w:rPr>
        <w:t xml:space="preserve">, </w:t>
      </w:r>
      <w:r w:rsidRPr="007A06F5">
        <w:rPr>
          <w:lang w:val="la-Latn"/>
        </w:rPr>
        <w:t>sua non solum vendere prohibentur</w:t>
      </w:r>
      <w:r w:rsidR="00360346" w:rsidRPr="007A06F5">
        <w:rPr>
          <w:lang w:val="la-Latn"/>
        </w:rPr>
        <w:t xml:space="preserve">, </w:t>
      </w:r>
      <w:r w:rsidRPr="007A06F5">
        <w:rPr>
          <w:lang w:val="la-Latn"/>
        </w:rPr>
        <w:t>s</w:t>
      </w:r>
      <w:r w:rsidR="00D94AF9" w:rsidRPr="007A06F5">
        <w:rPr>
          <w:lang w:val="la-Latn"/>
        </w:rPr>
        <w:t xml:space="preserve">ed et propter direptionem post </w:t>
      </w:r>
      <w:r w:rsidRPr="007A06F5">
        <w:rPr>
          <w:lang w:val="la-Latn"/>
        </w:rPr>
        <w:t>eos cum gemitu clamare coguntur</w:t>
      </w:r>
      <w:r w:rsidR="008E2A6B" w:rsidRPr="007A06F5">
        <w:rPr>
          <w:lang w:val="la-Latn"/>
        </w:rPr>
        <w:t xml:space="preserve">. </w:t>
      </w:r>
    </w:p>
    <w:p w14:paraId="1B5A5121" w14:textId="3FF36AC2" w:rsidR="00055039" w:rsidRPr="007A06F5" w:rsidRDefault="00055039" w:rsidP="00055039">
      <w:pPr>
        <w:pStyle w:val="Normlnweb"/>
        <w:rPr>
          <w:lang w:val="la-Latn"/>
        </w:rPr>
      </w:pPr>
      <w:r w:rsidRPr="007A06F5">
        <w:rPr>
          <w:lang w:val="la-Latn"/>
        </w:rPr>
        <w:t>28</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regia magnificentia liberiorem libertatem episcopis ad suum</w:t>
      </w:r>
      <w:r w:rsidR="00360346" w:rsidRPr="007A06F5">
        <w:rPr>
          <w:lang w:val="la-Latn"/>
        </w:rPr>
        <w:t xml:space="preserve"> </w:t>
      </w:r>
      <w:r w:rsidR="00D94AF9" w:rsidRPr="007A06F5">
        <w:rPr>
          <w:lang w:val="la-Latn"/>
        </w:rPr>
        <w:t>peragen</w:t>
      </w:r>
      <w:r w:rsidRPr="007A06F5">
        <w:rPr>
          <w:lang w:val="la-Latn"/>
        </w:rPr>
        <w:t>dum i</w:t>
      </w:r>
      <w:r w:rsidR="00D94AF9" w:rsidRPr="007A06F5">
        <w:rPr>
          <w:lang w:val="la-Latn"/>
        </w:rPr>
        <w:t>n eorum parrochiis ministerium</w:t>
      </w:r>
      <w:r w:rsidR="008E2A6B" w:rsidRPr="007A06F5">
        <w:rPr>
          <w:lang w:val="la-Latn"/>
        </w:rPr>
        <w:t xml:space="preserve">, </w:t>
      </w:r>
      <w:r w:rsidRPr="007A06F5">
        <w:rPr>
          <w:lang w:val="la-Latn"/>
        </w:rPr>
        <w:t>quam hactenus propter diversas pertur</w:t>
      </w:r>
      <w:r w:rsidR="00D94AF9" w:rsidRPr="007A06F5">
        <w:rPr>
          <w:lang w:val="la-Latn"/>
        </w:rPr>
        <w:t xml:space="preserve">bationes </w:t>
      </w:r>
      <w:r w:rsidRPr="007A06F5">
        <w:rPr>
          <w:lang w:val="la-Latn"/>
        </w:rPr>
        <w:t>habuissent</w:t>
      </w:r>
      <w:r w:rsidR="00360346" w:rsidRPr="007A06F5">
        <w:rPr>
          <w:lang w:val="la-Latn"/>
        </w:rPr>
        <w:t xml:space="preserve">, </w:t>
      </w:r>
      <w:r w:rsidRPr="007A06F5">
        <w:rPr>
          <w:lang w:val="la-Latn"/>
        </w:rPr>
        <w:t>maxime</w:t>
      </w:r>
      <w:r w:rsidR="00360346" w:rsidRPr="007A06F5">
        <w:rPr>
          <w:lang w:val="la-Latn"/>
        </w:rPr>
        <w:t xml:space="preserve"> </w:t>
      </w:r>
      <w:r w:rsidRPr="007A06F5">
        <w:rPr>
          <w:lang w:val="la-Latn"/>
        </w:rPr>
        <w:t>in sacratissimis temporibus</w:t>
      </w:r>
      <w:r w:rsidR="00360346" w:rsidRPr="007A06F5">
        <w:rPr>
          <w:lang w:val="la-Latn"/>
        </w:rPr>
        <w:t xml:space="preserve">, </w:t>
      </w:r>
      <w:r w:rsidRPr="007A06F5">
        <w:rPr>
          <w:lang w:val="la-Latn"/>
        </w:rPr>
        <w:t>quad</w:t>
      </w:r>
      <w:r w:rsidR="00D94AF9" w:rsidRPr="007A06F5">
        <w:rPr>
          <w:lang w:val="la-Latn"/>
        </w:rPr>
        <w:t xml:space="preserve">ragesimae scilicet et adventus </w:t>
      </w:r>
      <w:r w:rsidRPr="007A06F5">
        <w:rPr>
          <w:lang w:val="la-Latn"/>
        </w:rPr>
        <w:t>Domini</w:t>
      </w:r>
      <w:r w:rsidR="00360346" w:rsidRPr="007A06F5">
        <w:rPr>
          <w:lang w:val="la-Latn"/>
        </w:rPr>
        <w:t xml:space="preserve">, </w:t>
      </w:r>
      <w:r w:rsidRPr="007A06F5">
        <w:rPr>
          <w:lang w:val="la-Latn"/>
        </w:rPr>
        <w:t>tribuat</w:t>
      </w:r>
      <w:r w:rsidR="00360346" w:rsidRPr="007A06F5">
        <w:rPr>
          <w:lang w:val="la-Latn"/>
        </w:rPr>
        <w:t xml:space="preserve">, </w:t>
      </w:r>
      <w:r w:rsidRPr="007A06F5">
        <w:rPr>
          <w:lang w:val="la-Latn"/>
        </w:rPr>
        <w:t>quatinus et periculum et ipsi</w:t>
      </w:r>
      <w:r w:rsidR="00360346" w:rsidRPr="007A06F5">
        <w:rPr>
          <w:lang w:val="la-Latn"/>
        </w:rPr>
        <w:t xml:space="preserve"> </w:t>
      </w:r>
      <w:r w:rsidRPr="007A06F5">
        <w:rPr>
          <w:lang w:val="la-Latn"/>
        </w:rPr>
        <w:t>episcopi et regia dignitas</w:t>
      </w:r>
      <w:r w:rsidR="00360346" w:rsidRPr="007A06F5">
        <w:rPr>
          <w:lang w:val="la-Latn"/>
        </w:rPr>
        <w:t xml:space="preserve"> </w:t>
      </w:r>
      <w:r w:rsidR="00D94AF9" w:rsidRPr="007A06F5">
        <w:rPr>
          <w:lang w:val="la-Latn"/>
        </w:rPr>
        <w:t xml:space="preserve">salubrius </w:t>
      </w:r>
      <w:r w:rsidRPr="007A06F5">
        <w:rPr>
          <w:lang w:val="la-Latn"/>
        </w:rPr>
        <w:t>pro ministerio sibi commisso et neglecto possint evadere et pro strenue</w:t>
      </w:r>
      <w:r w:rsidR="00360346" w:rsidRPr="007A06F5">
        <w:rPr>
          <w:lang w:val="la-Latn"/>
        </w:rPr>
        <w:t xml:space="preserve"> </w:t>
      </w:r>
      <w:r w:rsidRPr="007A06F5">
        <w:rPr>
          <w:lang w:val="la-Latn"/>
        </w:rPr>
        <w:t>exs</w:t>
      </w:r>
      <w:r w:rsidR="00D94AF9" w:rsidRPr="007A06F5">
        <w:rPr>
          <w:lang w:val="la-Latn"/>
        </w:rPr>
        <w:t xml:space="preserve">ecuto </w:t>
      </w:r>
      <w:r w:rsidRPr="007A06F5">
        <w:rPr>
          <w:lang w:val="la-Latn"/>
        </w:rPr>
        <w:t>divinam misericordiam sibi conciliare</w:t>
      </w:r>
      <w:r w:rsidR="00360346" w:rsidRPr="007A06F5">
        <w:rPr>
          <w:lang w:val="la-Latn"/>
        </w:rPr>
        <w:t xml:space="preserve"> </w:t>
      </w:r>
      <w:r w:rsidRPr="007A06F5">
        <w:rPr>
          <w:lang w:val="la-Latn"/>
        </w:rPr>
        <w:t>praevaleant</w:t>
      </w:r>
      <w:r w:rsidR="008E2A6B" w:rsidRPr="007A06F5">
        <w:rPr>
          <w:lang w:val="la-Latn"/>
        </w:rPr>
        <w:t xml:space="preserve">. </w:t>
      </w:r>
      <w:r w:rsidR="00D94AF9" w:rsidRPr="007A06F5">
        <w:rPr>
          <w:lang w:val="la-Latn"/>
        </w:rPr>
        <w:t xml:space="preserve">Ipsi autem episcopi concessum </w:t>
      </w:r>
      <w:r w:rsidRPr="007A06F5">
        <w:rPr>
          <w:lang w:val="la-Latn"/>
        </w:rPr>
        <w:t>sibi otium non in suas voluptates s</w:t>
      </w:r>
      <w:r w:rsidR="00360346" w:rsidRPr="007A06F5">
        <w:rPr>
          <w:lang w:val="la-Latn"/>
        </w:rPr>
        <w:t xml:space="preserve">, </w:t>
      </w:r>
      <w:r w:rsidRPr="007A06F5">
        <w:rPr>
          <w:lang w:val="la-Latn"/>
        </w:rPr>
        <w:t>sed in divinum et officiosum convertant negotium</w:t>
      </w:r>
      <w:r w:rsidR="00360346" w:rsidRPr="007A06F5">
        <w:rPr>
          <w:lang w:val="la-Latn"/>
        </w:rPr>
        <w:t xml:space="preserve">, </w:t>
      </w:r>
      <w:r w:rsidRPr="007A06F5">
        <w:rPr>
          <w:lang w:val="la-Latn"/>
        </w:rPr>
        <w:t>quatenus studentes praedicationi</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correctioni</w:t>
      </w:r>
      <w:r w:rsidR="00360346" w:rsidRPr="007A06F5">
        <w:rPr>
          <w:lang w:val="la-Latn"/>
        </w:rPr>
        <w:t xml:space="preserve"> </w:t>
      </w:r>
      <w:r w:rsidRPr="007A06F5">
        <w:rPr>
          <w:lang w:val="la-Latn"/>
        </w:rPr>
        <w:t>atque confirmationi</w:t>
      </w:r>
      <w:r w:rsidR="00360346" w:rsidRPr="007A06F5">
        <w:rPr>
          <w:lang w:val="la-Latn"/>
        </w:rPr>
        <w:t xml:space="preserve">, </w:t>
      </w:r>
      <w:r w:rsidRPr="007A06F5">
        <w:rPr>
          <w:lang w:val="la-Latn"/>
        </w:rPr>
        <w:t>quod hactenus / per</w:t>
      </w:r>
      <w:r w:rsidR="00360346" w:rsidRPr="007A06F5">
        <w:rPr>
          <w:lang w:val="la-Latn"/>
        </w:rPr>
        <w:t xml:space="preserve"> </w:t>
      </w:r>
      <w:r w:rsidRPr="007A06F5">
        <w:rPr>
          <w:lang w:val="la-Latn"/>
        </w:rPr>
        <w:t>parrochias fuit neglectum</w:t>
      </w:r>
      <w:r w:rsidR="00360346" w:rsidRPr="007A06F5">
        <w:rPr>
          <w:lang w:val="la-Latn"/>
        </w:rPr>
        <w:t xml:space="preserve">, </w:t>
      </w:r>
      <w:r w:rsidRPr="007A06F5">
        <w:rPr>
          <w:lang w:val="la-Latn"/>
        </w:rPr>
        <w:t>sollerter et</w:t>
      </w:r>
      <w:r w:rsidR="00360346" w:rsidRPr="007A06F5">
        <w:rPr>
          <w:lang w:val="la-Latn"/>
        </w:rPr>
        <w:t xml:space="preserve"> </w:t>
      </w:r>
      <w:r w:rsidRPr="007A06F5">
        <w:rPr>
          <w:lang w:val="la-Latn"/>
        </w:rPr>
        <w:t>devotissime</w:t>
      </w:r>
      <w:r w:rsidR="00360346" w:rsidRPr="007A06F5">
        <w:rPr>
          <w:lang w:val="la-Latn"/>
        </w:rPr>
        <w:t xml:space="preserve"> </w:t>
      </w:r>
      <w:r w:rsidRPr="007A06F5">
        <w:rPr>
          <w:lang w:val="la-Latn"/>
        </w:rPr>
        <w:t>de cetero sit correctum</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emendatum</w:t>
      </w:r>
      <w:r w:rsidR="008E2A6B" w:rsidRPr="007A06F5">
        <w:rPr>
          <w:lang w:val="la-Latn"/>
        </w:rPr>
        <w:t xml:space="preserve">. </w:t>
      </w:r>
      <w:r w:rsidRPr="007A06F5">
        <w:rPr>
          <w:lang w:val="la-Latn"/>
        </w:rPr>
        <w:t>Et non propter suam quietudinem</w:t>
      </w:r>
      <w:r w:rsidR="00360346" w:rsidRPr="007A06F5">
        <w:rPr>
          <w:lang w:val="la-Latn"/>
        </w:rPr>
        <w:t xml:space="preserve"> </w:t>
      </w:r>
      <w:r w:rsidR="00D94AF9" w:rsidRPr="007A06F5">
        <w:rPr>
          <w:lang w:val="la-Latn"/>
        </w:rPr>
        <w:t xml:space="preserve">episcopi ad remotiora loca </w:t>
      </w:r>
      <w:r w:rsidRPr="007A06F5">
        <w:rPr>
          <w:lang w:val="la-Latn"/>
        </w:rPr>
        <w:t>secedentes et suum ministerium neglegentes proprias deserant civitates</w:t>
      </w:r>
      <w:r w:rsidR="00360346" w:rsidRPr="007A06F5">
        <w:rPr>
          <w:lang w:val="la-Latn"/>
        </w:rPr>
        <w:t xml:space="preserve">, </w:t>
      </w:r>
      <w:r w:rsidR="00D94AF9" w:rsidRPr="007A06F5">
        <w:rPr>
          <w:lang w:val="la-Latn"/>
        </w:rPr>
        <w:t xml:space="preserve">sed ut </w:t>
      </w:r>
      <w:r w:rsidRPr="007A06F5">
        <w:rPr>
          <w:lang w:val="la-Latn"/>
        </w:rPr>
        <w:t>parrochias suas cum officii efficatia circumeant aut cum</w:t>
      </w:r>
      <w:r w:rsidR="00D94AF9" w:rsidRPr="007A06F5">
        <w:rPr>
          <w:lang w:val="la-Latn"/>
        </w:rPr>
        <w:t xml:space="preserve"> religione in suis civitatibus </w:t>
      </w:r>
      <w:r w:rsidRPr="007A06F5">
        <w:rPr>
          <w:lang w:val="la-Latn"/>
        </w:rPr>
        <w:t>canonice cum suis filiis degant et</w:t>
      </w:r>
      <w:r w:rsidR="00360346" w:rsidRPr="007A06F5">
        <w:rPr>
          <w:lang w:val="la-Latn"/>
        </w:rPr>
        <w:t xml:space="preserve"> </w:t>
      </w:r>
      <w:r w:rsidRPr="007A06F5">
        <w:rPr>
          <w:lang w:val="la-Latn"/>
        </w:rPr>
        <w:t>hospitalitate ornati</w:t>
      </w:r>
      <w:r w:rsidR="00360346" w:rsidRPr="007A06F5">
        <w:rPr>
          <w:lang w:val="la-Latn"/>
        </w:rPr>
        <w:t xml:space="preserve">, </w:t>
      </w:r>
      <w:r w:rsidR="00D94AF9" w:rsidRPr="007A06F5">
        <w:rPr>
          <w:lang w:val="la-Latn"/>
        </w:rPr>
        <w:t xml:space="preserve">quae iam pene propter diversas </w:t>
      </w:r>
      <w:r w:rsidRPr="007A06F5">
        <w:rPr>
          <w:lang w:val="la-Latn"/>
        </w:rPr>
        <w:t>rapacitates adnullata est</w:t>
      </w:r>
      <w:r w:rsidR="00360346" w:rsidRPr="007A06F5">
        <w:rPr>
          <w:lang w:val="la-Latn"/>
        </w:rPr>
        <w:t xml:space="preserve">, </w:t>
      </w:r>
      <w:r w:rsidRPr="007A06F5">
        <w:rPr>
          <w:lang w:val="la-Latn"/>
        </w:rPr>
        <w:t>non solum in oculis Domini propter obedientiam</w:t>
      </w:r>
      <w:r w:rsidR="00360346" w:rsidRPr="007A06F5">
        <w:rPr>
          <w:lang w:val="la-Latn"/>
        </w:rPr>
        <w:t xml:space="preserve"> </w:t>
      </w:r>
      <w:r w:rsidRPr="007A06F5">
        <w:rPr>
          <w:lang w:val="la-Latn"/>
        </w:rPr>
        <w:t>mandati divini reddantur conspicui</w:t>
      </w:r>
      <w:r w:rsidR="00360346" w:rsidRPr="007A06F5">
        <w:rPr>
          <w:lang w:val="la-Latn"/>
        </w:rPr>
        <w:t xml:space="preserve">, </w:t>
      </w:r>
      <w:r w:rsidRPr="007A06F5">
        <w:rPr>
          <w:lang w:val="la-Latn"/>
        </w:rPr>
        <w:t>verum</w:t>
      </w:r>
      <w:r w:rsidR="00360346" w:rsidRPr="007A06F5">
        <w:rPr>
          <w:lang w:val="la-Latn"/>
        </w:rPr>
        <w:t xml:space="preserve"> </w:t>
      </w:r>
      <w:r w:rsidRPr="007A06F5">
        <w:rPr>
          <w:lang w:val="la-Latn"/>
        </w:rPr>
        <w:t xml:space="preserve">et bonum testimonium secundum sanctum adquirant apostolum. Presbiteros etiam sibi </w:t>
      </w:r>
      <w:r w:rsidRPr="007A06F5">
        <w:rPr>
          <w:lang w:val="la-Latn"/>
        </w:rPr>
        <w:lastRenderedPageBreak/>
        <w:t>commissos et e doctrina</w:t>
      </w:r>
      <w:r w:rsidR="00360346" w:rsidRPr="007A06F5">
        <w:rPr>
          <w:lang w:val="la-Latn"/>
        </w:rPr>
        <w:t xml:space="preserve"> </w:t>
      </w:r>
      <w:r w:rsidR="00D94AF9" w:rsidRPr="007A06F5">
        <w:rPr>
          <w:lang w:val="la-Latn"/>
        </w:rPr>
        <w:t>et castitate et sobrie</w:t>
      </w:r>
      <w:r w:rsidRPr="007A06F5">
        <w:rPr>
          <w:lang w:val="la-Latn"/>
        </w:rPr>
        <w:t>tate atque hospitalitate</w:t>
      </w:r>
      <w:r w:rsidR="00360346" w:rsidRPr="007A06F5">
        <w:rPr>
          <w:lang w:val="la-Latn"/>
        </w:rPr>
        <w:t xml:space="preserve"> </w:t>
      </w:r>
      <w:r w:rsidRPr="007A06F5">
        <w:rPr>
          <w:lang w:val="la-Latn"/>
        </w:rPr>
        <w:t>secundum eorum</w:t>
      </w:r>
      <w:r w:rsidR="00360346" w:rsidRPr="007A06F5">
        <w:rPr>
          <w:lang w:val="la-Latn"/>
        </w:rPr>
        <w:t xml:space="preserve"> </w:t>
      </w:r>
      <w:r w:rsidRPr="007A06F5">
        <w:rPr>
          <w:lang w:val="la-Latn"/>
        </w:rPr>
        <w:t>ministerium ornari</w:t>
      </w:r>
      <w:r w:rsidR="00360346" w:rsidRPr="007A06F5">
        <w:rPr>
          <w:lang w:val="la-Latn"/>
        </w:rPr>
        <w:t xml:space="preserve"> </w:t>
      </w:r>
      <w:r w:rsidRPr="007A06F5">
        <w:rPr>
          <w:lang w:val="la-Latn"/>
        </w:rPr>
        <w:t>compellant</w:t>
      </w:r>
      <w:r w:rsidR="008E2A6B" w:rsidRPr="007A06F5">
        <w:rPr>
          <w:lang w:val="la-Latn"/>
        </w:rPr>
        <w:t xml:space="preserve">. </w:t>
      </w:r>
    </w:p>
    <w:p w14:paraId="1176B19F" w14:textId="0479B976" w:rsidR="00055039" w:rsidRPr="007A06F5" w:rsidRDefault="00055039" w:rsidP="00055039">
      <w:pPr>
        <w:pStyle w:val="Normlnweb"/>
        <w:rPr>
          <w:lang w:val="la-Latn"/>
        </w:rPr>
      </w:pPr>
      <w:r w:rsidRPr="007A06F5">
        <w:rPr>
          <w:lang w:val="la-Latn"/>
        </w:rPr>
        <w:t>29</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quorundam episcoporum reprehensibilis</w:t>
      </w:r>
      <w:r w:rsidR="00360346" w:rsidRPr="007A06F5">
        <w:rPr>
          <w:lang w:val="la-Latn"/>
        </w:rPr>
        <w:t xml:space="preserve">, </w:t>
      </w:r>
      <w:r w:rsidR="00D94AF9" w:rsidRPr="007A06F5">
        <w:rPr>
          <w:lang w:val="la-Latn"/>
        </w:rPr>
        <w:t xml:space="preserve">immo damnabilis consuetudo </w:t>
      </w:r>
      <w:r w:rsidRPr="007A06F5">
        <w:rPr>
          <w:lang w:val="la-Latn"/>
        </w:rPr>
        <w:t>omnimodis corrigatur</w:t>
      </w:r>
      <w:r w:rsidR="00360346" w:rsidRPr="007A06F5">
        <w:rPr>
          <w:lang w:val="la-Latn"/>
        </w:rPr>
        <w:t xml:space="preserve">, </w:t>
      </w:r>
      <w:r w:rsidRPr="007A06F5">
        <w:rPr>
          <w:lang w:val="la-Latn"/>
        </w:rPr>
        <w:t>qui plebes sibi creditas aut raro aut nunquam per</w:t>
      </w:r>
      <w:r w:rsidR="00360346" w:rsidRPr="007A06F5">
        <w:rPr>
          <w:lang w:val="la-Latn"/>
        </w:rPr>
        <w:t xml:space="preserve"> </w:t>
      </w:r>
      <w:r w:rsidR="00D94AF9" w:rsidRPr="007A06F5">
        <w:rPr>
          <w:lang w:val="la-Latn"/>
        </w:rPr>
        <w:t xml:space="preserve">se ipsos </w:t>
      </w:r>
      <w:r w:rsidRPr="007A06F5">
        <w:rPr>
          <w:lang w:val="la-Latn"/>
        </w:rPr>
        <w:t>iuxta ordinem evangelicum et apostolicum atque ecclesiasticum visitant</w:t>
      </w:r>
      <w:r w:rsidR="00360346" w:rsidRPr="007A06F5">
        <w:rPr>
          <w:lang w:val="la-Latn"/>
        </w:rPr>
        <w:t xml:space="preserve">, </w:t>
      </w:r>
      <w:r w:rsidR="00D94AF9" w:rsidRPr="007A06F5">
        <w:rPr>
          <w:lang w:val="la-Latn"/>
        </w:rPr>
        <w:t xml:space="preserve">cum Dominus </w:t>
      </w:r>
      <w:r w:rsidRPr="007A06F5">
        <w:rPr>
          <w:lang w:val="la-Latn"/>
        </w:rPr>
        <w:t>dicat</w:t>
      </w:r>
      <w:r w:rsidR="00D9225B" w:rsidRPr="007A06F5">
        <w:rPr>
          <w:lang w:val="la-Latn"/>
        </w:rPr>
        <w:t>: '</w:t>
      </w:r>
      <w:r w:rsidRPr="007A06F5">
        <w:rPr>
          <w:lang w:val="la-Latn"/>
        </w:rPr>
        <w:t>Speculatorem dedi te domui Israel</w:t>
      </w:r>
      <w:r w:rsidR="00360346" w:rsidRPr="007A06F5">
        <w:rPr>
          <w:lang w:val="la-Latn"/>
        </w:rPr>
        <w:t xml:space="preserve">, </w:t>
      </w:r>
      <w:r w:rsidRPr="007A06F5">
        <w:rPr>
          <w:lang w:val="la-Latn"/>
        </w:rPr>
        <w:t>et audies ex ore meo verbum</w:t>
      </w:r>
      <w:r w:rsidR="00360346" w:rsidRPr="007A06F5">
        <w:rPr>
          <w:lang w:val="la-Latn"/>
        </w:rPr>
        <w:t xml:space="preserve">, </w:t>
      </w:r>
      <w:r w:rsidR="00D94AF9" w:rsidRPr="007A06F5">
        <w:rPr>
          <w:lang w:val="la-Latn"/>
        </w:rPr>
        <w:t xml:space="preserve">et ad </w:t>
      </w:r>
      <w:r w:rsidRPr="007A06F5">
        <w:rPr>
          <w:lang w:val="la-Latn"/>
        </w:rPr>
        <w:t>nuntiabis eis ex me ' et cetera</w:t>
      </w:r>
      <w:r w:rsidR="00360346" w:rsidRPr="007A06F5">
        <w:rPr>
          <w:lang w:val="la-Latn"/>
        </w:rPr>
        <w:t xml:space="preserve">, </w:t>
      </w:r>
      <w:r w:rsidRPr="007A06F5">
        <w:rPr>
          <w:lang w:val="la-Latn"/>
        </w:rPr>
        <w:t>quae divinus sermo complectitur</w:t>
      </w:r>
      <w:r w:rsidR="008E2A6B" w:rsidRPr="007A06F5">
        <w:rPr>
          <w:lang w:val="la-Latn"/>
        </w:rPr>
        <w:t xml:space="preserve">. </w:t>
      </w:r>
      <w:r w:rsidRPr="007A06F5">
        <w:rPr>
          <w:lang w:val="la-Latn"/>
        </w:rPr>
        <w:t>Omnes</w:t>
      </w:r>
      <w:r w:rsidR="00360346" w:rsidRPr="007A06F5">
        <w:rPr>
          <w:lang w:val="la-Latn"/>
        </w:rPr>
        <w:t xml:space="preserve"> </w:t>
      </w:r>
      <w:r w:rsidR="00D94AF9" w:rsidRPr="007A06F5">
        <w:rPr>
          <w:lang w:val="la-Latn"/>
        </w:rPr>
        <w:t xml:space="preserve">etiam </w:t>
      </w:r>
      <w:r w:rsidRPr="007A06F5">
        <w:rPr>
          <w:lang w:val="la-Latn"/>
        </w:rPr>
        <w:t>sacerdotes Domini pia vigilantia fidem catholicam indagare et</w:t>
      </w:r>
      <w:r w:rsidR="00360346" w:rsidRPr="007A06F5">
        <w:rPr>
          <w:lang w:val="la-Latn"/>
        </w:rPr>
        <w:t xml:space="preserve"> </w:t>
      </w:r>
      <w:r w:rsidR="00D94AF9" w:rsidRPr="007A06F5">
        <w:rPr>
          <w:lang w:val="la-Latn"/>
        </w:rPr>
        <w:t xml:space="preserve">subditos sibi cum </w:t>
      </w:r>
      <w:r w:rsidRPr="007A06F5">
        <w:rPr>
          <w:lang w:val="la-Latn"/>
        </w:rPr>
        <w:t>mandatorum Domini observantia episcopi quique studiosissime docere contendant</w:t>
      </w:r>
      <w:r w:rsidR="008E2A6B" w:rsidRPr="007A06F5">
        <w:rPr>
          <w:lang w:val="la-Latn"/>
        </w:rPr>
        <w:t xml:space="preserve">. </w:t>
      </w:r>
    </w:p>
    <w:p w14:paraId="4A67F063" w14:textId="2A1D66BF" w:rsidR="00055039" w:rsidRPr="007A06F5" w:rsidRDefault="00055039" w:rsidP="00055039">
      <w:pPr>
        <w:pStyle w:val="Normlnweb"/>
        <w:rPr>
          <w:lang w:val="la-Latn"/>
        </w:rPr>
      </w:pPr>
      <w:r w:rsidRPr="007A06F5">
        <w:rPr>
          <w:lang w:val="la-Latn"/>
        </w:rPr>
        <w:t>30</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si quis de ordine sacerdotali contemptu minoris ecclesiae</w:t>
      </w:r>
      <w:r w:rsidR="00360346" w:rsidRPr="007A06F5">
        <w:rPr>
          <w:lang w:val="la-Latn"/>
        </w:rPr>
        <w:t xml:space="preserve">, </w:t>
      </w:r>
      <w:r w:rsidR="00D94AF9" w:rsidRPr="007A06F5">
        <w:rPr>
          <w:lang w:val="la-Latn"/>
        </w:rPr>
        <w:t xml:space="preserve">ambitiose </w:t>
      </w:r>
      <w:r w:rsidRPr="007A06F5">
        <w:rPr>
          <w:lang w:val="la-Latn"/>
        </w:rPr>
        <w:t>et improbe ad potiorem aspirare</w:t>
      </w:r>
      <w:r w:rsidR="00360346" w:rsidRPr="007A06F5">
        <w:rPr>
          <w:lang w:val="la-Latn"/>
        </w:rPr>
        <w:t xml:space="preserve"> </w:t>
      </w:r>
      <w:r w:rsidRPr="007A06F5">
        <w:rPr>
          <w:lang w:val="la-Latn"/>
        </w:rPr>
        <w:t>contenderit</w:t>
      </w:r>
      <w:r w:rsidR="00360346" w:rsidRPr="007A06F5">
        <w:rPr>
          <w:lang w:val="la-Latn"/>
        </w:rPr>
        <w:t xml:space="preserve">, </w:t>
      </w:r>
      <w:r w:rsidRPr="007A06F5">
        <w:rPr>
          <w:lang w:val="la-Latn"/>
        </w:rPr>
        <w:t xml:space="preserve">canonica erga eum definitio </w:t>
      </w:r>
      <w:r w:rsidR="00D94AF9" w:rsidRPr="007A06F5">
        <w:rPr>
          <w:lang w:val="la-Latn"/>
        </w:rPr>
        <w:t>con</w:t>
      </w:r>
      <w:r w:rsidRPr="007A06F5">
        <w:rPr>
          <w:lang w:val="la-Latn"/>
        </w:rPr>
        <w:t>servetur</w:t>
      </w:r>
      <w:r w:rsidR="008E2A6B" w:rsidRPr="007A06F5">
        <w:rPr>
          <w:lang w:val="la-Latn"/>
        </w:rPr>
        <w:t xml:space="preserve">. </w:t>
      </w:r>
    </w:p>
    <w:p w14:paraId="4ADF9266" w14:textId="6D1DC241" w:rsidR="00055039" w:rsidRPr="007A06F5" w:rsidRDefault="00055039" w:rsidP="00055039">
      <w:pPr>
        <w:pStyle w:val="Normlnweb"/>
        <w:rPr>
          <w:lang w:val="la-Latn"/>
        </w:rPr>
      </w:pPr>
      <w:r w:rsidRPr="007A06F5">
        <w:rPr>
          <w:lang w:val="la-Latn"/>
        </w:rPr>
        <w:t>31</w:t>
      </w:r>
      <w:r w:rsidR="008E2A6B" w:rsidRPr="007A06F5">
        <w:rPr>
          <w:lang w:val="la-Latn"/>
        </w:rPr>
        <w:t xml:space="preserve">. </w:t>
      </w:r>
      <w:r w:rsidRPr="007A06F5">
        <w:rPr>
          <w:lang w:val="la-Latn"/>
        </w:rPr>
        <w:t>Ut metropolitanis sedibus antiquitus statuta i</w:t>
      </w:r>
      <w:r w:rsidR="00D94AF9" w:rsidRPr="007A06F5">
        <w:rPr>
          <w:lang w:val="la-Latn"/>
        </w:rPr>
        <w:t>ura serventur et a conprovin</w:t>
      </w:r>
      <w:r w:rsidRPr="007A06F5">
        <w:rPr>
          <w:lang w:val="la-Latn"/>
        </w:rPr>
        <w:t>cialibus episcopis iuxta regulas ecclesiasticas eis reverentia exhibeatur</w:t>
      </w:r>
      <w:r w:rsidR="008E2A6B" w:rsidRPr="007A06F5">
        <w:rPr>
          <w:lang w:val="la-Latn"/>
        </w:rPr>
        <w:t xml:space="preserve">. </w:t>
      </w:r>
    </w:p>
    <w:p w14:paraId="648656C3" w14:textId="399F9965" w:rsidR="00055039" w:rsidRPr="007A06F5" w:rsidRDefault="00055039" w:rsidP="00055039">
      <w:pPr>
        <w:pStyle w:val="Normlnweb"/>
        <w:rPr>
          <w:lang w:val="la-Latn"/>
        </w:rPr>
      </w:pPr>
      <w:r w:rsidRPr="007A06F5">
        <w:rPr>
          <w:lang w:val="la-Latn"/>
        </w:rPr>
        <w:t>32</w:t>
      </w:r>
      <w:r w:rsidR="008E2A6B" w:rsidRPr="007A06F5">
        <w:rPr>
          <w:lang w:val="la-Latn"/>
        </w:rPr>
        <w:t xml:space="preserve">. </w:t>
      </w:r>
      <w:r w:rsidRPr="007A06F5">
        <w:rPr>
          <w:lang w:val="la-Latn"/>
        </w:rPr>
        <w:t>Ut p principes iuxta decreta canonum</w:t>
      </w:r>
      <w:r w:rsidR="00360346" w:rsidRPr="007A06F5">
        <w:rPr>
          <w:lang w:val="la-Latn"/>
        </w:rPr>
        <w:t xml:space="preserve"> </w:t>
      </w:r>
      <w:r w:rsidRPr="007A06F5">
        <w:rPr>
          <w:lang w:val="la-Latn"/>
        </w:rPr>
        <w:t xml:space="preserve">per </w:t>
      </w:r>
      <w:r w:rsidR="00D94AF9" w:rsidRPr="007A06F5">
        <w:rPr>
          <w:lang w:val="la-Latn"/>
        </w:rPr>
        <w:t xml:space="preserve">singulas provincias saltim bis </w:t>
      </w:r>
      <w:r w:rsidRPr="007A06F5">
        <w:rPr>
          <w:lang w:val="la-Latn"/>
        </w:rPr>
        <w:t>aut</w:t>
      </w:r>
      <w:r w:rsidR="00360346" w:rsidRPr="007A06F5">
        <w:rPr>
          <w:lang w:val="la-Latn"/>
        </w:rPr>
        <w:t xml:space="preserve"> </w:t>
      </w:r>
      <w:r w:rsidRPr="007A06F5">
        <w:rPr>
          <w:lang w:val="la-Latn"/>
        </w:rPr>
        <w:t>semel in anno a metropolitanis et diocesanis epis</w:t>
      </w:r>
      <w:r w:rsidR="00D94AF9" w:rsidRPr="007A06F5">
        <w:rPr>
          <w:lang w:val="la-Latn"/>
        </w:rPr>
        <w:t>copis synodice conveniri con</w:t>
      </w:r>
      <w:r w:rsidRPr="007A06F5">
        <w:rPr>
          <w:lang w:val="la-Latn"/>
        </w:rPr>
        <w:t>cedant</w:t>
      </w:r>
      <w:r w:rsidR="00360346" w:rsidRPr="007A06F5">
        <w:rPr>
          <w:lang w:val="la-Latn"/>
        </w:rPr>
        <w:t xml:space="preserve">, </w:t>
      </w:r>
      <w:r w:rsidRPr="007A06F5">
        <w:rPr>
          <w:lang w:val="la-Latn"/>
        </w:rPr>
        <w:t xml:space="preserve">quia quaelibet confusio rerum temporalium </w:t>
      </w:r>
      <w:r w:rsidR="00D94AF9" w:rsidRPr="007A06F5">
        <w:rPr>
          <w:lang w:val="la-Latn"/>
        </w:rPr>
        <w:t xml:space="preserve">dissolvere non debet collegium </w:t>
      </w:r>
      <w:r w:rsidRPr="007A06F5">
        <w:rPr>
          <w:lang w:val="la-Latn"/>
        </w:rPr>
        <w:t>et studium sacerdotum</w:t>
      </w:r>
      <w:r w:rsidR="008E2A6B" w:rsidRPr="007A06F5">
        <w:rPr>
          <w:lang w:val="la-Latn"/>
        </w:rPr>
        <w:t xml:space="preserve">. </w:t>
      </w:r>
    </w:p>
    <w:p w14:paraId="1F8E213A" w14:textId="5A2DF027" w:rsidR="00055039" w:rsidRPr="007A06F5" w:rsidRDefault="00055039" w:rsidP="00055039">
      <w:pPr>
        <w:pStyle w:val="Normlnweb"/>
        <w:rPr>
          <w:lang w:val="la-Latn"/>
        </w:rPr>
      </w:pPr>
      <w:r w:rsidRPr="007A06F5">
        <w:rPr>
          <w:lang w:val="la-Latn"/>
        </w:rPr>
        <w:t>33</w:t>
      </w:r>
      <w:r w:rsidR="008E2A6B" w:rsidRPr="007A06F5">
        <w:rPr>
          <w:lang w:val="la-Latn"/>
        </w:rPr>
        <w:t xml:space="preserve">. </w:t>
      </w:r>
      <w:r w:rsidRPr="007A06F5">
        <w:rPr>
          <w:lang w:val="la-Latn"/>
        </w:rPr>
        <w:t>Ut si quilibet</w:t>
      </w:r>
      <w:r w:rsidR="00360346" w:rsidRPr="007A06F5">
        <w:rPr>
          <w:lang w:val="la-Latn"/>
        </w:rPr>
        <w:t xml:space="preserve"> </w:t>
      </w:r>
      <w:r w:rsidRPr="007A06F5">
        <w:rPr>
          <w:lang w:val="la-Latn"/>
        </w:rPr>
        <w:t>episcopus ad synodum voca</w:t>
      </w:r>
      <w:r w:rsidR="00D94AF9" w:rsidRPr="007A06F5">
        <w:rPr>
          <w:lang w:val="la-Latn"/>
        </w:rPr>
        <w:t xml:space="preserve">tus quacumque occasione venire </w:t>
      </w:r>
      <w:r w:rsidRPr="007A06F5">
        <w:rPr>
          <w:lang w:val="la-Latn"/>
        </w:rPr>
        <w:t>distulerit</w:t>
      </w:r>
      <w:r w:rsidR="00360346" w:rsidRPr="007A06F5">
        <w:rPr>
          <w:lang w:val="la-Latn"/>
        </w:rPr>
        <w:t xml:space="preserve">, </w:t>
      </w:r>
      <w:r w:rsidRPr="007A06F5">
        <w:rPr>
          <w:lang w:val="la-Latn"/>
        </w:rPr>
        <w:t>nisi evidens</w:t>
      </w:r>
      <w:r w:rsidR="00360346" w:rsidRPr="007A06F5">
        <w:rPr>
          <w:lang w:val="la-Latn"/>
        </w:rPr>
        <w:t xml:space="preserve"> </w:t>
      </w:r>
      <w:r w:rsidRPr="007A06F5">
        <w:rPr>
          <w:lang w:val="la-Latn"/>
        </w:rPr>
        <w:t>inpossibilitas praepedierit u</w:t>
      </w:r>
      <w:r w:rsidR="00360346" w:rsidRPr="007A06F5">
        <w:rPr>
          <w:lang w:val="la-Latn"/>
        </w:rPr>
        <w:t xml:space="preserve">, </w:t>
      </w:r>
      <w:r w:rsidR="00D94AF9" w:rsidRPr="007A06F5">
        <w:rPr>
          <w:lang w:val="la-Latn"/>
        </w:rPr>
        <w:t xml:space="preserve">salva censura ex hoc patrum </w:t>
      </w:r>
      <w:r w:rsidR="00524CAA" w:rsidRPr="00524CAA">
        <w:rPr>
          <w:b/>
          <w:lang w:val="la-Latn"/>
        </w:rPr>
        <w:t>auctorit</w:t>
      </w:r>
      <w:r w:rsidRPr="007A06F5">
        <w:rPr>
          <w:lang w:val="la-Latn"/>
        </w:rPr>
        <w:t>ate decreta cesset</w:t>
      </w:r>
      <w:r w:rsidR="00360346" w:rsidRPr="007A06F5">
        <w:rPr>
          <w:lang w:val="la-Latn"/>
        </w:rPr>
        <w:t xml:space="preserve"> </w:t>
      </w:r>
      <w:r w:rsidRPr="007A06F5">
        <w:rPr>
          <w:lang w:val="la-Latn"/>
        </w:rPr>
        <w:t>ab officio</w:t>
      </w:r>
      <w:r w:rsidR="00360346" w:rsidRPr="007A06F5">
        <w:rPr>
          <w:lang w:val="la-Latn"/>
        </w:rPr>
        <w:t xml:space="preserve">, </w:t>
      </w:r>
      <w:r w:rsidRPr="007A06F5">
        <w:rPr>
          <w:lang w:val="la-Latn"/>
        </w:rPr>
        <w:t>donec satisfaciat fratribus</w:t>
      </w:r>
      <w:r w:rsidR="008E2A6B" w:rsidRPr="007A06F5">
        <w:rPr>
          <w:lang w:val="la-Latn"/>
        </w:rPr>
        <w:t xml:space="preserve">. </w:t>
      </w:r>
    </w:p>
    <w:p w14:paraId="69382808" w14:textId="032E4E3E" w:rsidR="00055039" w:rsidRPr="007A06F5" w:rsidRDefault="00055039" w:rsidP="00055039">
      <w:pPr>
        <w:pStyle w:val="Normlnweb"/>
        <w:rPr>
          <w:lang w:val="la-Latn"/>
        </w:rPr>
      </w:pPr>
      <w:r w:rsidRPr="007A06F5">
        <w:rPr>
          <w:lang w:val="la-Latn"/>
        </w:rPr>
        <w:t>34</w:t>
      </w:r>
      <w:r w:rsidR="008E2A6B" w:rsidRPr="007A06F5">
        <w:rPr>
          <w:lang w:val="la-Latn"/>
        </w:rPr>
        <w:t xml:space="preserve">. </w:t>
      </w:r>
      <w:r w:rsidRPr="007A06F5">
        <w:rPr>
          <w:lang w:val="la-Latn"/>
        </w:rPr>
        <w:t>Ut canonum statuta sine praeiudicio ab omnibus custodiantur</w:t>
      </w:r>
      <w:r w:rsidR="00360346" w:rsidRPr="007A06F5">
        <w:rPr>
          <w:lang w:val="la-Latn"/>
        </w:rPr>
        <w:t xml:space="preserve">, </w:t>
      </w:r>
      <w:r w:rsidR="00E80C5A" w:rsidRPr="007A06F5">
        <w:rPr>
          <w:lang w:val="la-Latn"/>
        </w:rPr>
        <w:t xml:space="preserve">et nemo in </w:t>
      </w:r>
      <w:r w:rsidRPr="007A06F5">
        <w:rPr>
          <w:lang w:val="la-Latn"/>
        </w:rPr>
        <w:t>actionibus</w:t>
      </w:r>
      <w:r w:rsidR="00360346" w:rsidRPr="007A06F5">
        <w:rPr>
          <w:lang w:val="la-Latn"/>
        </w:rPr>
        <w:t xml:space="preserve"> </w:t>
      </w:r>
      <w:r w:rsidRPr="007A06F5">
        <w:rPr>
          <w:lang w:val="la-Latn"/>
        </w:rPr>
        <w:t>vel iudiciis ecclesiasticis suo sensu</w:t>
      </w:r>
      <w:r w:rsidR="00360346" w:rsidRPr="007A06F5">
        <w:rPr>
          <w:lang w:val="la-Latn"/>
        </w:rPr>
        <w:t xml:space="preserve">, </w:t>
      </w:r>
      <w:r w:rsidRPr="007A06F5">
        <w:rPr>
          <w:lang w:val="la-Latn"/>
        </w:rPr>
        <w:t>sed eo</w:t>
      </w:r>
      <w:r w:rsidR="00E80C5A" w:rsidRPr="007A06F5">
        <w:rPr>
          <w:lang w:val="la-Latn"/>
        </w:rPr>
        <w:t xml:space="preserve">rum </w:t>
      </w:r>
      <w:r w:rsidR="00524CAA" w:rsidRPr="00524CAA">
        <w:rPr>
          <w:b/>
          <w:lang w:val="la-Latn"/>
        </w:rPr>
        <w:t>auctorit</w:t>
      </w:r>
      <w:r w:rsidR="00E80C5A" w:rsidRPr="007A06F5">
        <w:rPr>
          <w:lang w:val="la-Latn"/>
        </w:rPr>
        <w:t>ate ducatur</w:t>
      </w:r>
      <w:r w:rsidR="008E2A6B" w:rsidRPr="007A06F5">
        <w:rPr>
          <w:lang w:val="la-Latn"/>
        </w:rPr>
        <w:t xml:space="preserve">. </w:t>
      </w:r>
      <w:r w:rsidR="00E80C5A" w:rsidRPr="007A06F5">
        <w:rPr>
          <w:lang w:val="la-Latn"/>
        </w:rPr>
        <w:t xml:space="preserve">In </w:t>
      </w:r>
      <w:r w:rsidRPr="007A06F5">
        <w:rPr>
          <w:lang w:val="la-Latn"/>
        </w:rPr>
        <w:t>exponendis etiam vel praedicandis divinis scripturis</w:t>
      </w:r>
      <w:r w:rsidR="00E80C5A" w:rsidRPr="007A06F5">
        <w:rPr>
          <w:lang w:val="la-Latn"/>
        </w:rPr>
        <w:t xml:space="preserve"> sanctorum catholicorum et pro</w:t>
      </w:r>
      <w:r w:rsidRPr="007A06F5">
        <w:rPr>
          <w:lang w:val="la-Latn"/>
        </w:rPr>
        <w:t>batissimorum patrum sensum quisque sequatur</w:t>
      </w:r>
      <w:r w:rsidR="00D9225B" w:rsidRPr="007A06F5">
        <w:rPr>
          <w:lang w:val="la-Latn"/>
        </w:rPr>
        <w:t>,</w:t>
      </w:r>
      <w:r w:rsidRPr="007A06F5">
        <w:rPr>
          <w:lang w:val="la-Latn"/>
        </w:rPr>
        <w:t>' in quorum scriptis ', ut beatus dicit Hieronimus</w:t>
      </w:r>
      <w:r w:rsidR="00D9225B" w:rsidRPr="007A06F5">
        <w:rPr>
          <w:lang w:val="la-Latn"/>
        </w:rPr>
        <w:t>,' fidei veritas non vacillet</w:t>
      </w:r>
      <w:r w:rsidRPr="007A06F5">
        <w:rPr>
          <w:lang w:val="la-Latn"/>
        </w:rPr>
        <w:t>'. Sed</w:t>
      </w:r>
      <w:r w:rsidR="00360346" w:rsidRPr="007A06F5">
        <w:rPr>
          <w:lang w:val="la-Latn"/>
        </w:rPr>
        <w:t xml:space="preserve"> </w:t>
      </w:r>
      <w:r w:rsidRPr="007A06F5">
        <w:rPr>
          <w:lang w:val="la-Latn"/>
        </w:rPr>
        <w:t xml:space="preserve">et </w:t>
      </w:r>
      <w:r w:rsidR="00E80C5A" w:rsidRPr="007A06F5">
        <w:rPr>
          <w:lang w:val="la-Latn"/>
        </w:rPr>
        <w:t>qui in suis monasteriis reli</w:t>
      </w:r>
      <w:r w:rsidRPr="007A06F5">
        <w:rPr>
          <w:lang w:val="la-Latn"/>
        </w:rPr>
        <w:t>giose residere debent z et vocum novitates</w:t>
      </w:r>
      <w:r w:rsidR="00360346" w:rsidRPr="007A06F5">
        <w:rPr>
          <w:lang w:val="la-Latn"/>
        </w:rPr>
        <w:t xml:space="preserve">, </w:t>
      </w:r>
      <w:r w:rsidRPr="007A06F5">
        <w:rPr>
          <w:lang w:val="la-Latn"/>
        </w:rPr>
        <w:t>ut innotescant</w:t>
      </w:r>
      <w:r w:rsidR="00360346" w:rsidRPr="007A06F5">
        <w:rPr>
          <w:lang w:val="la-Latn"/>
        </w:rPr>
        <w:t xml:space="preserve">, </w:t>
      </w:r>
      <w:r w:rsidRPr="007A06F5">
        <w:rPr>
          <w:lang w:val="la-Latn"/>
        </w:rPr>
        <w:t>studio proferre satagunt</w:t>
      </w:r>
      <w:r w:rsidR="00360346" w:rsidRPr="007A06F5">
        <w:rPr>
          <w:lang w:val="la-Latn"/>
        </w:rPr>
        <w:t xml:space="preserve">, </w:t>
      </w:r>
      <w:r w:rsidRPr="007A06F5">
        <w:rPr>
          <w:lang w:val="la-Latn"/>
        </w:rPr>
        <w:t>acerrime ut praesumptores a arguantur et comprimantur</w:t>
      </w:r>
      <w:r w:rsidR="008E2A6B" w:rsidRPr="007A06F5">
        <w:rPr>
          <w:lang w:val="la-Latn"/>
        </w:rPr>
        <w:t xml:space="preserve">. </w:t>
      </w:r>
      <w:r w:rsidRPr="007A06F5">
        <w:rPr>
          <w:lang w:val="la-Latn"/>
        </w:rPr>
        <w:t>/</w:t>
      </w:r>
    </w:p>
    <w:p w14:paraId="2E95EA0E" w14:textId="1BD8677D" w:rsidR="00055039" w:rsidRPr="007A06F5" w:rsidRDefault="00055039" w:rsidP="00055039">
      <w:pPr>
        <w:pStyle w:val="Normlnweb"/>
        <w:rPr>
          <w:lang w:val="la-Latn"/>
        </w:rPr>
      </w:pPr>
      <w:r w:rsidRPr="007A06F5">
        <w:rPr>
          <w:lang w:val="la-Latn"/>
        </w:rPr>
        <w:t>35</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quisque episcopus talem</w:t>
      </w:r>
      <w:r w:rsidR="00360346" w:rsidRPr="007A06F5">
        <w:rPr>
          <w:lang w:val="la-Latn"/>
        </w:rPr>
        <w:t xml:space="preserve"> </w:t>
      </w:r>
      <w:r w:rsidRPr="007A06F5">
        <w:rPr>
          <w:lang w:val="la-Latn"/>
        </w:rPr>
        <w:t>iuxta se pro viribus habere decertet</w:t>
      </w:r>
      <w:r w:rsidR="00360346" w:rsidRPr="007A06F5">
        <w:rPr>
          <w:lang w:val="la-Latn"/>
        </w:rPr>
        <w:t xml:space="preserve">, </w:t>
      </w:r>
      <w:r w:rsidR="00E80C5A" w:rsidRPr="007A06F5">
        <w:rPr>
          <w:lang w:val="la-Latn"/>
        </w:rPr>
        <w:t xml:space="preserve">qui </w:t>
      </w:r>
      <w:r w:rsidRPr="007A06F5">
        <w:rPr>
          <w:lang w:val="la-Latn"/>
        </w:rPr>
        <w:t>iuxta sincerissimum et purissimum sensum catholicorum patrum de</w:t>
      </w:r>
      <w:r w:rsidR="00360346" w:rsidRPr="007A06F5">
        <w:rPr>
          <w:lang w:val="la-Latn"/>
        </w:rPr>
        <w:t xml:space="preserve"> </w:t>
      </w:r>
      <w:r w:rsidR="00E80C5A" w:rsidRPr="007A06F5">
        <w:rPr>
          <w:lang w:val="la-Latn"/>
        </w:rPr>
        <w:t>fide et obser</w:t>
      </w:r>
      <w:r w:rsidRPr="007A06F5">
        <w:rPr>
          <w:lang w:val="la-Latn"/>
        </w:rPr>
        <w:t>vatione e mandatorum Dei seu et</w:t>
      </w:r>
      <w:r w:rsidR="00360346" w:rsidRPr="007A06F5">
        <w:rPr>
          <w:lang w:val="la-Latn"/>
        </w:rPr>
        <w:t xml:space="preserve"> </w:t>
      </w:r>
      <w:r w:rsidRPr="007A06F5">
        <w:rPr>
          <w:lang w:val="la-Latn"/>
        </w:rPr>
        <w:t>praedicationis doctrina</w:t>
      </w:r>
      <w:r w:rsidR="00360346" w:rsidRPr="007A06F5">
        <w:rPr>
          <w:lang w:val="la-Latn"/>
        </w:rPr>
        <w:t xml:space="preserve"> </w:t>
      </w:r>
      <w:r w:rsidR="00E80C5A" w:rsidRPr="007A06F5">
        <w:rPr>
          <w:lang w:val="la-Latn"/>
        </w:rPr>
        <w:t xml:space="preserve">presbiteros plebium assidue </w:t>
      </w:r>
      <w:r w:rsidRPr="007A06F5">
        <w:rPr>
          <w:lang w:val="la-Latn"/>
        </w:rPr>
        <w:t>instruant</w:t>
      </w:r>
      <w:r w:rsidR="00360346" w:rsidRPr="007A06F5">
        <w:rPr>
          <w:lang w:val="la-Latn"/>
        </w:rPr>
        <w:t xml:space="preserve"> </w:t>
      </w:r>
      <w:r w:rsidRPr="007A06F5">
        <w:rPr>
          <w:lang w:val="la-Latn"/>
        </w:rPr>
        <w:t>et informent h</w:t>
      </w:r>
      <w:r w:rsidR="00360346" w:rsidRPr="007A06F5">
        <w:rPr>
          <w:lang w:val="la-Latn"/>
        </w:rPr>
        <w:t xml:space="preserve">, </w:t>
      </w:r>
      <w:r w:rsidRPr="007A06F5">
        <w:rPr>
          <w:lang w:val="la-Latn"/>
        </w:rPr>
        <w:t>ne</w:t>
      </w:r>
      <w:r w:rsidR="00360346" w:rsidRPr="007A06F5">
        <w:rPr>
          <w:lang w:val="la-Latn"/>
        </w:rPr>
        <w:t xml:space="preserve"> </w:t>
      </w:r>
      <w:r w:rsidRPr="007A06F5">
        <w:rPr>
          <w:lang w:val="la-Latn"/>
        </w:rPr>
        <w:t>domus Dei vivi</w:t>
      </w:r>
      <w:r w:rsidR="00360346" w:rsidRPr="007A06F5">
        <w:rPr>
          <w:lang w:val="la-Latn"/>
        </w:rPr>
        <w:t xml:space="preserve">, </w:t>
      </w:r>
      <w:r w:rsidRPr="007A06F5">
        <w:rPr>
          <w:lang w:val="la-Latn"/>
        </w:rPr>
        <w:t>quae est ecclesia</w:t>
      </w:r>
      <w:r w:rsidR="00360346" w:rsidRPr="007A06F5">
        <w:rPr>
          <w:lang w:val="la-Latn"/>
        </w:rPr>
        <w:t xml:space="preserve">, </w:t>
      </w:r>
      <w:r w:rsidR="00E80C5A" w:rsidRPr="007A06F5">
        <w:rPr>
          <w:lang w:val="la-Latn"/>
        </w:rPr>
        <w:t xml:space="preserve">sine lucerna verbi </w:t>
      </w:r>
      <w:r w:rsidRPr="007A06F5">
        <w:rPr>
          <w:lang w:val="la-Latn"/>
        </w:rPr>
        <w:t>divini remaneat</w:t>
      </w:r>
      <w:r w:rsidR="008E2A6B" w:rsidRPr="007A06F5">
        <w:rPr>
          <w:lang w:val="la-Latn"/>
        </w:rPr>
        <w:t xml:space="preserve">; </w:t>
      </w:r>
      <w:r w:rsidRPr="007A06F5">
        <w:rPr>
          <w:lang w:val="la-Latn"/>
        </w:rPr>
        <w:t>sed et</w:t>
      </w:r>
      <w:r w:rsidR="00360346" w:rsidRPr="007A06F5">
        <w:rPr>
          <w:lang w:val="la-Latn"/>
        </w:rPr>
        <w:t xml:space="preserve"> </w:t>
      </w:r>
      <w:r w:rsidRPr="007A06F5">
        <w:rPr>
          <w:lang w:val="la-Latn"/>
        </w:rPr>
        <w:t>isdem</w:t>
      </w:r>
      <w:r w:rsidR="00360346" w:rsidRPr="007A06F5">
        <w:rPr>
          <w:lang w:val="la-Latn"/>
        </w:rPr>
        <w:t xml:space="preserve"> </w:t>
      </w:r>
      <w:r w:rsidRPr="007A06F5">
        <w:rPr>
          <w:lang w:val="la-Latn"/>
        </w:rPr>
        <w:t>talis existat</w:t>
      </w:r>
      <w:r w:rsidR="00360346" w:rsidRPr="007A06F5">
        <w:rPr>
          <w:lang w:val="la-Latn"/>
        </w:rPr>
        <w:t xml:space="preserve">, </w:t>
      </w:r>
      <w:r w:rsidRPr="007A06F5">
        <w:rPr>
          <w:lang w:val="la-Latn"/>
        </w:rPr>
        <w:t>qu</w:t>
      </w:r>
      <w:r w:rsidR="00E80C5A" w:rsidRPr="007A06F5">
        <w:rPr>
          <w:lang w:val="la-Latn"/>
        </w:rPr>
        <w:t xml:space="preserve">em amor pecuniae non vexet aut </w:t>
      </w:r>
      <w:r w:rsidRPr="007A06F5">
        <w:rPr>
          <w:lang w:val="la-Latn"/>
        </w:rPr>
        <w:t>reprobi</w:t>
      </w:r>
      <w:r w:rsidR="00360346" w:rsidRPr="007A06F5">
        <w:rPr>
          <w:lang w:val="la-Latn"/>
        </w:rPr>
        <w:t xml:space="preserve"> </w:t>
      </w:r>
      <w:r w:rsidRPr="007A06F5">
        <w:rPr>
          <w:lang w:val="la-Latn"/>
        </w:rPr>
        <w:t>mores et conversatio reprehensibilis * periculose devastet</w:t>
      </w:r>
      <w:r w:rsidR="008E2A6B" w:rsidRPr="007A06F5">
        <w:rPr>
          <w:lang w:val="la-Latn"/>
        </w:rPr>
        <w:t xml:space="preserve">. </w:t>
      </w:r>
    </w:p>
    <w:p w14:paraId="2D394B98" w14:textId="76BC5FDA" w:rsidR="00055039" w:rsidRPr="007A06F5" w:rsidRDefault="00055039" w:rsidP="00055039">
      <w:pPr>
        <w:pStyle w:val="Normlnweb"/>
        <w:rPr>
          <w:lang w:val="la-Latn"/>
        </w:rPr>
      </w:pPr>
      <w:r w:rsidRPr="007A06F5">
        <w:rPr>
          <w:lang w:val="la-Latn"/>
        </w:rPr>
        <w:t>36</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presbiteri nullatenus ubicumque hosp</w:t>
      </w:r>
      <w:r w:rsidR="00E80C5A" w:rsidRPr="007A06F5">
        <w:rPr>
          <w:lang w:val="la-Latn"/>
        </w:rPr>
        <w:t xml:space="preserve">itari sinantur aut aliquo modo </w:t>
      </w:r>
      <w:r w:rsidRPr="007A06F5">
        <w:rPr>
          <w:lang w:val="la-Latn"/>
        </w:rPr>
        <w:t>ipsi praesumant</w:t>
      </w:r>
      <w:r w:rsidR="00360346" w:rsidRPr="007A06F5">
        <w:rPr>
          <w:lang w:val="la-Latn"/>
        </w:rPr>
        <w:t xml:space="preserve">, </w:t>
      </w:r>
      <w:r w:rsidRPr="007A06F5">
        <w:rPr>
          <w:lang w:val="la-Latn"/>
        </w:rPr>
        <w:t>sed assidue apud suas ecclesias esse studeant propter sacra</w:t>
      </w:r>
      <w:r w:rsidR="00360346" w:rsidRPr="007A06F5">
        <w:rPr>
          <w:lang w:val="la-Latn"/>
        </w:rPr>
        <w:t xml:space="preserve"> </w:t>
      </w:r>
      <w:r w:rsidR="00E80C5A" w:rsidRPr="007A06F5">
        <w:rPr>
          <w:lang w:val="la-Latn"/>
        </w:rPr>
        <w:t>mi</w:t>
      </w:r>
      <w:r w:rsidRPr="007A06F5">
        <w:rPr>
          <w:lang w:val="la-Latn"/>
        </w:rPr>
        <w:t>steria p vel ministeria fidelibus exhibenda</w:t>
      </w:r>
      <w:r w:rsidR="008E2A6B" w:rsidRPr="007A06F5">
        <w:rPr>
          <w:lang w:val="la-Latn"/>
        </w:rPr>
        <w:t xml:space="preserve">. </w:t>
      </w:r>
      <w:r w:rsidRPr="007A06F5">
        <w:rPr>
          <w:lang w:val="la-Latn"/>
        </w:rPr>
        <w:t>Nec etiam</w:t>
      </w:r>
      <w:r w:rsidR="00360346" w:rsidRPr="007A06F5">
        <w:rPr>
          <w:lang w:val="la-Latn"/>
        </w:rPr>
        <w:t xml:space="preserve"> </w:t>
      </w:r>
      <w:r w:rsidRPr="007A06F5">
        <w:rPr>
          <w:lang w:val="la-Latn"/>
        </w:rPr>
        <w:t>alibi habitare permittantur</w:t>
      </w:r>
      <w:r w:rsidR="00360346" w:rsidRPr="007A06F5">
        <w:rPr>
          <w:lang w:val="la-Latn"/>
        </w:rPr>
        <w:t xml:space="preserve">, </w:t>
      </w:r>
      <w:r w:rsidRPr="007A06F5">
        <w:rPr>
          <w:lang w:val="la-Latn"/>
        </w:rPr>
        <w:t>neque</w:t>
      </w:r>
      <w:r w:rsidR="00360346" w:rsidRPr="007A06F5">
        <w:rPr>
          <w:lang w:val="la-Latn"/>
        </w:rPr>
        <w:t xml:space="preserve"> </w:t>
      </w:r>
      <w:r w:rsidRPr="007A06F5">
        <w:rPr>
          <w:lang w:val="la-Latn"/>
        </w:rPr>
        <w:t>mulieres quamcumque frequentationem</w:t>
      </w:r>
      <w:r w:rsidR="00360346" w:rsidRPr="007A06F5">
        <w:rPr>
          <w:lang w:val="la-Latn"/>
        </w:rPr>
        <w:t xml:space="preserve"> </w:t>
      </w:r>
      <w:r w:rsidRPr="007A06F5">
        <w:rPr>
          <w:lang w:val="la-Latn"/>
        </w:rPr>
        <w:t>habeant in locis</w:t>
      </w:r>
      <w:r w:rsidR="00360346" w:rsidRPr="007A06F5">
        <w:rPr>
          <w:lang w:val="la-Latn"/>
        </w:rPr>
        <w:t xml:space="preserve">, </w:t>
      </w:r>
      <w:r w:rsidR="00E80C5A" w:rsidRPr="007A06F5">
        <w:rPr>
          <w:lang w:val="la-Latn"/>
        </w:rPr>
        <w:t xml:space="preserve">in quibus presbiteri </w:t>
      </w:r>
      <w:r w:rsidRPr="007A06F5">
        <w:rPr>
          <w:lang w:val="la-Latn"/>
        </w:rPr>
        <w:t>aliquem recursum habuerint</w:t>
      </w:r>
      <w:r w:rsidR="008E2A6B" w:rsidRPr="007A06F5">
        <w:rPr>
          <w:lang w:val="la-Latn"/>
        </w:rPr>
        <w:t xml:space="preserve">. </w:t>
      </w:r>
      <w:r w:rsidRPr="007A06F5">
        <w:rPr>
          <w:lang w:val="la-Latn"/>
        </w:rPr>
        <w:t>Quodsi</w:t>
      </w:r>
      <w:r w:rsidR="00360346" w:rsidRPr="007A06F5">
        <w:rPr>
          <w:lang w:val="la-Latn"/>
        </w:rPr>
        <w:t xml:space="preserve"> </w:t>
      </w:r>
      <w:r w:rsidRPr="007A06F5">
        <w:rPr>
          <w:lang w:val="la-Latn"/>
        </w:rPr>
        <w:t>observare parvipenderint</w:t>
      </w:r>
      <w:r w:rsidR="00360346" w:rsidRPr="007A06F5">
        <w:rPr>
          <w:lang w:val="la-Latn"/>
        </w:rPr>
        <w:t xml:space="preserve">, </w:t>
      </w:r>
      <w:r w:rsidRPr="007A06F5">
        <w:rPr>
          <w:lang w:val="la-Latn"/>
        </w:rPr>
        <w:t>ita</w:t>
      </w:r>
      <w:r w:rsidR="00360346" w:rsidRPr="007A06F5">
        <w:rPr>
          <w:lang w:val="la-Latn"/>
        </w:rPr>
        <w:t xml:space="preserve"> </w:t>
      </w:r>
      <w:r w:rsidR="00E80C5A" w:rsidRPr="007A06F5">
        <w:rPr>
          <w:lang w:val="la-Latn"/>
        </w:rPr>
        <w:t xml:space="preserve">ut transgressores </w:t>
      </w:r>
      <w:r w:rsidRPr="007A06F5">
        <w:rPr>
          <w:lang w:val="la-Latn"/>
        </w:rPr>
        <w:t>et qui contra interdicta fecerint</w:t>
      </w:r>
      <w:r w:rsidR="00360346" w:rsidRPr="007A06F5">
        <w:rPr>
          <w:lang w:val="la-Latn"/>
        </w:rPr>
        <w:t xml:space="preserve"> </w:t>
      </w:r>
      <w:r w:rsidRPr="007A06F5">
        <w:rPr>
          <w:lang w:val="la-Latn"/>
        </w:rPr>
        <w:t>iudicentur</w:t>
      </w:r>
      <w:r w:rsidR="008E2A6B" w:rsidRPr="007A06F5">
        <w:rPr>
          <w:lang w:val="la-Latn"/>
        </w:rPr>
        <w:t xml:space="preserve">. </w:t>
      </w:r>
    </w:p>
    <w:p w14:paraId="632EB999" w14:textId="1DF472AD" w:rsidR="00055039" w:rsidRPr="007A06F5" w:rsidRDefault="00055039" w:rsidP="00055039">
      <w:pPr>
        <w:pStyle w:val="Normlnweb"/>
        <w:rPr>
          <w:lang w:val="la-Latn"/>
        </w:rPr>
      </w:pPr>
      <w:r w:rsidRPr="007A06F5">
        <w:rPr>
          <w:lang w:val="la-Latn"/>
        </w:rPr>
        <w:t>37</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quicumque ex clero esse videntur</w:t>
      </w:r>
      <w:r w:rsidR="00360346" w:rsidRPr="007A06F5">
        <w:rPr>
          <w:lang w:val="la-Latn"/>
        </w:rPr>
        <w:t xml:space="preserve">, </w:t>
      </w:r>
      <w:r w:rsidRPr="007A06F5">
        <w:rPr>
          <w:lang w:val="la-Latn"/>
        </w:rPr>
        <w:t>a</w:t>
      </w:r>
      <w:r w:rsidR="00E80C5A" w:rsidRPr="007A06F5">
        <w:rPr>
          <w:lang w:val="la-Latn"/>
        </w:rPr>
        <w:t>rma militaria</w:t>
      </w:r>
      <w:r w:rsidR="00D9225B" w:rsidRPr="007A06F5">
        <w:rPr>
          <w:lang w:val="la-Latn"/>
        </w:rPr>
        <w:t xml:space="preserve"> </w:t>
      </w:r>
      <w:r w:rsidR="00E80C5A" w:rsidRPr="007A06F5">
        <w:rPr>
          <w:lang w:val="la-Latn"/>
        </w:rPr>
        <w:t xml:space="preserve">non sumant nec </w:t>
      </w:r>
      <w:r w:rsidRPr="007A06F5">
        <w:rPr>
          <w:lang w:val="la-Latn"/>
        </w:rPr>
        <w:t>armati incedant</w:t>
      </w:r>
      <w:r w:rsidR="00360346" w:rsidRPr="007A06F5">
        <w:rPr>
          <w:lang w:val="la-Latn"/>
        </w:rPr>
        <w:t xml:space="preserve">, </w:t>
      </w:r>
      <w:r w:rsidRPr="007A06F5">
        <w:rPr>
          <w:lang w:val="la-Latn"/>
        </w:rPr>
        <w:t>sed professionis suae vocabulum r</w:t>
      </w:r>
      <w:r w:rsidR="00E80C5A" w:rsidRPr="007A06F5">
        <w:rPr>
          <w:lang w:val="la-Latn"/>
        </w:rPr>
        <w:t xml:space="preserve">eligiosis moribus et religioso </w:t>
      </w:r>
      <w:r w:rsidRPr="007A06F5">
        <w:rPr>
          <w:lang w:val="la-Latn"/>
        </w:rPr>
        <w:t>habitu praebeant</w:t>
      </w:r>
      <w:r w:rsidR="008E2A6B" w:rsidRPr="007A06F5">
        <w:rPr>
          <w:lang w:val="la-Latn"/>
        </w:rPr>
        <w:t xml:space="preserve">. </w:t>
      </w:r>
      <w:r w:rsidRPr="007A06F5">
        <w:rPr>
          <w:lang w:val="la-Latn"/>
        </w:rPr>
        <w:t>Quodsi contempserint</w:t>
      </w:r>
      <w:r w:rsidR="00360346" w:rsidRPr="007A06F5">
        <w:rPr>
          <w:lang w:val="la-Latn"/>
        </w:rPr>
        <w:t xml:space="preserve">, </w:t>
      </w:r>
      <w:r w:rsidRPr="007A06F5">
        <w:rPr>
          <w:lang w:val="la-Latn"/>
        </w:rPr>
        <w:t>tamqu</w:t>
      </w:r>
      <w:r w:rsidR="00E80C5A" w:rsidRPr="007A06F5">
        <w:rPr>
          <w:lang w:val="la-Latn"/>
        </w:rPr>
        <w:t>am z sacrorum a canonum con</w:t>
      </w:r>
      <w:r w:rsidRPr="007A06F5">
        <w:rPr>
          <w:lang w:val="la-Latn"/>
        </w:rPr>
        <w:t>temptores et</w:t>
      </w:r>
      <w:r w:rsidR="00360346" w:rsidRPr="007A06F5">
        <w:rPr>
          <w:lang w:val="la-Latn"/>
        </w:rPr>
        <w:t xml:space="preserve"> </w:t>
      </w:r>
      <w:r w:rsidRPr="007A06F5">
        <w:rPr>
          <w:lang w:val="la-Latn"/>
        </w:rPr>
        <w:t>ecclesiasticae sanctitatis profanatore</w:t>
      </w:r>
      <w:r w:rsidR="00E80C5A" w:rsidRPr="007A06F5">
        <w:rPr>
          <w:lang w:val="la-Latn"/>
        </w:rPr>
        <w:t>s proprii gradus amissione mul</w:t>
      </w:r>
      <w:r w:rsidRPr="007A06F5">
        <w:rPr>
          <w:lang w:val="la-Latn"/>
        </w:rPr>
        <w:t>tentur</w:t>
      </w:r>
      <w:r w:rsidR="00360346" w:rsidRPr="007A06F5">
        <w:rPr>
          <w:lang w:val="la-Latn"/>
        </w:rPr>
        <w:t xml:space="preserve">, </w:t>
      </w:r>
      <w:r w:rsidRPr="007A06F5">
        <w:rPr>
          <w:lang w:val="la-Latn"/>
        </w:rPr>
        <w:t>quia non possunt simul Deo et saeculo militare</w:t>
      </w:r>
      <w:r w:rsidR="008E2A6B" w:rsidRPr="007A06F5">
        <w:rPr>
          <w:lang w:val="la-Latn"/>
        </w:rPr>
        <w:t xml:space="preserve">. </w:t>
      </w:r>
    </w:p>
    <w:p w14:paraId="056019A9" w14:textId="334BD024" w:rsidR="00055039" w:rsidRPr="007A06F5" w:rsidRDefault="00055039" w:rsidP="00055039">
      <w:pPr>
        <w:pStyle w:val="Normlnweb"/>
        <w:rPr>
          <w:lang w:val="la-Latn"/>
        </w:rPr>
      </w:pPr>
      <w:r w:rsidRPr="007A06F5">
        <w:rPr>
          <w:lang w:val="la-Latn"/>
        </w:rPr>
        <w:lastRenderedPageBreak/>
        <w:t>38</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nullus deinceps veritatis episcopus solito super sacra iurare praesumat</w:t>
      </w:r>
      <w:r w:rsidR="00360346" w:rsidRPr="007A06F5">
        <w:rPr>
          <w:lang w:val="la-Latn"/>
        </w:rPr>
        <w:t xml:space="preserve">, </w:t>
      </w:r>
      <w:r w:rsidRPr="007A06F5">
        <w:rPr>
          <w:lang w:val="la-Latn"/>
        </w:rPr>
        <w:t>quod mysterii</w:t>
      </w:r>
      <w:r w:rsidR="00360346" w:rsidRPr="007A06F5">
        <w:rPr>
          <w:lang w:val="la-Latn"/>
        </w:rPr>
        <w:t xml:space="preserve"> </w:t>
      </w:r>
      <w:r w:rsidRPr="007A06F5">
        <w:rPr>
          <w:lang w:val="la-Latn"/>
        </w:rPr>
        <w:t>causa sancti quaesierint e patriarchae et fecerint</w:t>
      </w:r>
      <w:r w:rsidR="008E2A6B" w:rsidRPr="007A06F5">
        <w:rPr>
          <w:lang w:val="la-Latn"/>
        </w:rPr>
        <w:t xml:space="preserve">. </w:t>
      </w:r>
      <w:r w:rsidR="00E80C5A" w:rsidRPr="007A06F5">
        <w:rPr>
          <w:lang w:val="la-Latn"/>
        </w:rPr>
        <w:t xml:space="preserve">Non enim in hae </w:t>
      </w:r>
      <w:r w:rsidRPr="007A06F5">
        <w:rPr>
          <w:lang w:val="la-Latn"/>
        </w:rPr>
        <w:t>sitatione et malitia exigentis g</w:t>
      </w:r>
      <w:r w:rsidR="00360346" w:rsidRPr="007A06F5">
        <w:rPr>
          <w:lang w:val="la-Latn"/>
        </w:rPr>
        <w:t xml:space="preserve">, </w:t>
      </w:r>
      <w:r w:rsidRPr="007A06F5">
        <w:rPr>
          <w:lang w:val="la-Latn"/>
        </w:rPr>
        <w:t>sed in caritate non ficta fides</w:t>
      </w:r>
      <w:r w:rsidR="00360346" w:rsidRPr="007A06F5">
        <w:rPr>
          <w:lang w:val="la-Latn"/>
        </w:rPr>
        <w:t xml:space="preserve"> </w:t>
      </w:r>
      <w:r w:rsidR="00E80C5A" w:rsidRPr="007A06F5">
        <w:rPr>
          <w:lang w:val="la-Latn"/>
        </w:rPr>
        <w:t>servatur</w:t>
      </w:r>
      <w:r w:rsidR="008E2A6B" w:rsidRPr="007A06F5">
        <w:rPr>
          <w:lang w:val="la-Latn"/>
        </w:rPr>
        <w:t xml:space="preserve">. </w:t>
      </w:r>
      <w:r w:rsidR="00E80C5A" w:rsidRPr="007A06F5">
        <w:rPr>
          <w:lang w:val="la-Latn"/>
        </w:rPr>
        <w:t xml:space="preserve">Quod qui </w:t>
      </w:r>
      <w:r w:rsidRPr="007A06F5">
        <w:rPr>
          <w:lang w:val="la-Latn"/>
        </w:rPr>
        <w:t>transgredi ausu temerario praesumpserit quolibet mo</w:t>
      </w:r>
      <w:r w:rsidR="00E80C5A" w:rsidRPr="007A06F5">
        <w:rPr>
          <w:lang w:val="la-Latn"/>
        </w:rPr>
        <w:t>do inlectus</w:t>
      </w:r>
      <w:r w:rsidR="008E2A6B" w:rsidRPr="007A06F5">
        <w:rPr>
          <w:lang w:val="la-Latn"/>
        </w:rPr>
        <w:t xml:space="preserve">, </w:t>
      </w:r>
      <w:r w:rsidR="00E80C5A" w:rsidRPr="007A06F5">
        <w:rPr>
          <w:lang w:val="la-Latn"/>
        </w:rPr>
        <w:t>censurae eccle</w:t>
      </w:r>
      <w:r w:rsidRPr="007A06F5">
        <w:rPr>
          <w:lang w:val="la-Latn"/>
        </w:rPr>
        <w:t>siasticae sine retractatione</w:t>
      </w:r>
      <w:r w:rsidR="00360346" w:rsidRPr="007A06F5">
        <w:rPr>
          <w:lang w:val="la-Latn"/>
        </w:rPr>
        <w:t xml:space="preserve"> </w:t>
      </w:r>
      <w:r w:rsidRPr="007A06F5">
        <w:rPr>
          <w:lang w:val="la-Latn"/>
        </w:rPr>
        <w:t>subiaceat</w:t>
      </w:r>
      <w:r w:rsidR="008E2A6B" w:rsidRPr="007A06F5">
        <w:rPr>
          <w:lang w:val="la-Latn"/>
        </w:rPr>
        <w:t xml:space="preserve">. </w:t>
      </w:r>
    </w:p>
    <w:p w14:paraId="60A04751" w14:textId="4B7B8B8C" w:rsidR="00055039" w:rsidRPr="007A06F5" w:rsidRDefault="00055039" w:rsidP="00055039">
      <w:pPr>
        <w:pStyle w:val="Normlnweb"/>
        <w:rPr>
          <w:lang w:val="la-Latn"/>
        </w:rPr>
      </w:pPr>
      <w:r w:rsidRPr="007A06F5">
        <w:rPr>
          <w:lang w:val="la-Latn"/>
        </w:rPr>
        <w:t>39</w:t>
      </w:r>
      <w:r w:rsidR="008E2A6B" w:rsidRPr="007A06F5">
        <w:rPr>
          <w:lang w:val="la-Latn"/>
        </w:rPr>
        <w:t xml:space="preserve">. </w:t>
      </w:r>
      <w:r w:rsidRPr="007A06F5">
        <w:rPr>
          <w:lang w:val="la-Latn"/>
        </w:rPr>
        <w:t>Ut multiplex iuramentorum et periuriorum</w:t>
      </w:r>
      <w:r w:rsidR="00360346" w:rsidRPr="007A06F5">
        <w:rPr>
          <w:lang w:val="la-Latn"/>
        </w:rPr>
        <w:t xml:space="preserve"> </w:t>
      </w:r>
      <w:r w:rsidRPr="007A06F5">
        <w:rPr>
          <w:lang w:val="la-Latn"/>
        </w:rPr>
        <w:t>confusio</w:t>
      </w:r>
      <w:r w:rsidR="00360346" w:rsidRPr="007A06F5">
        <w:rPr>
          <w:lang w:val="la-Latn"/>
        </w:rPr>
        <w:t xml:space="preserve">, </w:t>
      </w:r>
      <w:r w:rsidRPr="007A06F5">
        <w:rPr>
          <w:lang w:val="la-Latn"/>
        </w:rPr>
        <w:t>per quam</w:t>
      </w:r>
      <w:r w:rsidR="00360346" w:rsidRPr="007A06F5">
        <w:rPr>
          <w:lang w:val="la-Latn"/>
        </w:rPr>
        <w:t xml:space="preserve"> </w:t>
      </w:r>
      <w:r w:rsidRPr="007A06F5">
        <w:rPr>
          <w:lang w:val="la-Latn"/>
        </w:rPr>
        <w:t>multae fidelium animae in toto hoc regno perditae esse noscuntur n</w:t>
      </w:r>
      <w:r w:rsidR="00360346" w:rsidRPr="007A06F5">
        <w:rPr>
          <w:lang w:val="la-Latn"/>
        </w:rPr>
        <w:t xml:space="preserve">, </w:t>
      </w:r>
      <w:r w:rsidRPr="007A06F5">
        <w:rPr>
          <w:lang w:val="la-Latn"/>
        </w:rPr>
        <w:t>quam sit detestanda et Deo odibilis</w:t>
      </w:r>
      <w:r w:rsidR="00360346" w:rsidRPr="007A06F5">
        <w:rPr>
          <w:lang w:val="la-Latn"/>
        </w:rPr>
        <w:t xml:space="preserve">, </w:t>
      </w:r>
      <w:r w:rsidRPr="007A06F5">
        <w:rPr>
          <w:lang w:val="la-Latn"/>
        </w:rPr>
        <w:t>adtentius omnibus annuntietur</w:t>
      </w:r>
      <w:r w:rsidR="00360346" w:rsidRPr="007A06F5">
        <w:rPr>
          <w:lang w:val="la-Latn"/>
        </w:rPr>
        <w:t xml:space="preserve">, </w:t>
      </w:r>
      <w:r w:rsidRPr="007A06F5">
        <w:rPr>
          <w:lang w:val="la-Latn"/>
        </w:rPr>
        <w:t xml:space="preserve">sicut </w:t>
      </w:r>
      <w:r w:rsidR="00E80C5A" w:rsidRPr="007A06F5">
        <w:rPr>
          <w:lang w:val="la-Latn"/>
        </w:rPr>
        <w:t>ipse Dominus ostendit dicens</w:t>
      </w:r>
      <w:r w:rsidR="00D9225B" w:rsidRPr="007A06F5">
        <w:rPr>
          <w:lang w:val="la-Latn"/>
        </w:rPr>
        <w:t xml:space="preserve">: </w:t>
      </w:r>
      <w:r w:rsidRPr="007A06F5">
        <w:rPr>
          <w:lang w:val="la-Latn"/>
        </w:rPr>
        <w:t>' Non periurabis in nomine meo</w:t>
      </w:r>
      <w:r w:rsidR="00360346" w:rsidRPr="007A06F5">
        <w:rPr>
          <w:lang w:val="la-Latn"/>
        </w:rPr>
        <w:t xml:space="preserve">, </w:t>
      </w:r>
      <w:r w:rsidRPr="007A06F5">
        <w:rPr>
          <w:lang w:val="la-Latn"/>
        </w:rPr>
        <w:t>nec</w:t>
      </w:r>
      <w:r w:rsidR="00360346" w:rsidRPr="007A06F5">
        <w:rPr>
          <w:lang w:val="la-Latn"/>
        </w:rPr>
        <w:t xml:space="preserve"> </w:t>
      </w:r>
      <w:r w:rsidRPr="007A06F5">
        <w:rPr>
          <w:lang w:val="la-Latn"/>
        </w:rPr>
        <w:t>pollues nome</w:t>
      </w:r>
      <w:r w:rsidR="00E80C5A" w:rsidRPr="007A06F5">
        <w:rPr>
          <w:lang w:val="la-Latn"/>
        </w:rPr>
        <w:t>n Dei tui</w:t>
      </w:r>
      <w:r w:rsidR="00D9225B" w:rsidRPr="007A06F5">
        <w:rPr>
          <w:lang w:val="la-Latn"/>
        </w:rPr>
        <w:t xml:space="preserve">: </w:t>
      </w:r>
      <w:r w:rsidR="00E80C5A" w:rsidRPr="007A06F5">
        <w:rPr>
          <w:lang w:val="la-Latn"/>
        </w:rPr>
        <w:t>ego Dominus '. Tan</w:t>
      </w:r>
      <w:r w:rsidRPr="007A06F5">
        <w:rPr>
          <w:lang w:val="la-Latn"/>
        </w:rPr>
        <w:t>tum namque hoc malum est</w:t>
      </w:r>
      <w:r w:rsidR="00360346" w:rsidRPr="007A06F5">
        <w:rPr>
          <w:lang w:val="la-Latn"/>
        </w:rPr>
        <w:t xml:space="preserve">, </w:t>
      </w:r>
      <w:r w:rsidRPr="007A06F5">
        <w:rPr>
          <w:lang w:val="la-Latn"/>
        </w:rPr>
        <w:t>ut ad sanctuaria martyrum</w:t>
      </w:r>
      <w:r w:rsidR="00360346" w:rsidRPr="007A06F5">
        <w:rPr>
          <w:lang w:val="la-Latn"/>
        </w:rPr>
        <w:t xml:space="preserve">, </w:t>
      </w:r>
      <w:r w:rsidR="00E80C5A" w:rsidRPr="007A06F5">
        <w:rPr>
          <w:lang w:val="la-Latn"/>
        </w:rPr>
        <w:t xml:space="preserve">ubi diversorum egritudines </w:t>
      </w:r>
      <w:r w:rsidRPr="007A06F5">
        <w:rPr>
          <w:lang w:val="la-Latn"/>
        </w:rPr>
        <w:t>sanantur</w:t>
      </w:r>
      <w:r w:rsidR="00360346" w:rsidRPr="007A06F5">
        <w:rPr>
          <w:lang w:val="la-Latn"/>
        </w:rPr>
        <w:t xml:space="preserve">, </w:t>
      </w:r>
      <w:r w:rsidRPr="007A06F5">
        <w:rPr>
          <w:lang w:val="la-Latn"/>
        </w:rPr>
        <w:t>ibi periuri</w:t>
      </w:r>
      <w:r w:rsidR="00360346" w:rsidRPr="007A06F5">
        <w:rPr>
          <w:lang w:val="la-Latn"/>
        </w:rPr>
        <w:t xml:space="preserve">, </w:t>
      </w:r>
      <w:r w:rsidRPr="007A06F5">
        <w:rPr>
          <w:lang w:val="la-Latn"/>
        </w:rPr>
        <w:t>licet manifeste interdum vexari non videantur</w:t>
      </w:r>
      <w:r w:rsidR="00360346" w:rsidRPr="007A06F5">
        <w:rPr>
          <w:lang w:val="la-Latn"/>
        </w:rPr>
        <w:t xml:space="preserve">, </w:t>
      </w:r>
      <w:r w:rsidRPr="007A06F5">
        <w:rPr>
          <w:lang w:val="la-Latn"/>
        </w:rPr>
        <w:t>iusto Dei / iudicio a</w:t>
      </w:r>
      <w:r w:rsidR="00360346" w:rsidRPr="007A06F5">
        <w:rPr>
          <w:lang w:val="la-Latn"/>
        </w:rPr>
        <w:t xml:space="preserve"> </w:t>
      </w:r>
      <w:r w:rsidRPr="007A06F5">
        <w:rPr>
          <w:lang w:val="la-Latn"/>
        </w:rPr>
        <w:t>demonibus arripiantur</w:t>
      </w:r>
      <w:r w:rsidR="00360346" w:rsidRPr="007A06F5">
        <w:rPr>
          <w:lang w:val="la-Latn"/>
        </w:rPr>
        <w:t xml:space="preserve">, </w:t>
      </w:r>
      <w:r w:rsidRPr="007A06F5">
        <w:rPr>
          <w:lang w:val="la-Latn"/>
        </w:rPr>
        <w:t>sicut dicit</w:t>
      </w:r>
      <w:r w:rsidR="00360346" w:rsidRPr="007A06F5">
        <w:rPr>
          <w:lang w:val="la-Latn"/>
        </w:rPr>
        <w:t xml:space="preserve"> </w:t>
      </w:r>
      <w:r w:rsidRPr="007A06F5">
        <w:rPr>
          <w:lang w:val="la-Latn"/>
        </w:rPr>
        <w:t>sanctus Gregorius</w:t>
      </w:r>
      <w:r w:rsidR="00D9225B" w:rsidRPr="007A06F5">
        <w:rPr>
          <w:lang w:val="la-Latn"/>
        </w:rPr>
        <w:t>: '</w:t>
      </w:r>
      <w:r w:rsidRPr="007A06F5">
        <w:rPr>
          <w:lang w:val="la-Latn"/>
        </w:rPr>
        <w:t xml:space="preserve">Ad </w:t>
      </w:r>
      <w:r w:rsidR="00E80C5A" w:rsidRPr="007A06F5">
        <w:rPr>
          <w:lang w:val="la-Latn"/>
        </w:rPr>
        <w:t>horum cor</w:t>
      </w:r>
      <w:r w:rsidRPr="007A06F5">
        <w:rPr>
          <w:lang w:val="la-Latn"/>
        </w:rPr>
        <w:t>pora aegri veniunt et sanantur</w:t>
      </w:r>
      <w:r w:rsidR="008E2A6B" w:rsidRPr="007A06F5">
        <w:rPr>
          <w:lang w:val="la-Latn"/>
        </w:rPr>
        <w:t xml:space="preserve">; </w:t>
      </w:r>
      <w:r w:rsidRPr="007A06F5">
        <w:rPr>
          <w:lang w:val="la-Latn"/>
        </w:rPr>
        <w:t>demoniaci  veniunt et</w:t>
      </w:r>
      <w:r w:rsidR="00E80C5A" w:rsidRPr="007A06F5">
        <w:rPr>
          <w:lang w:val="la-Latn"/>
        </w:rPr>
        <w:t xml:space="preserve"> curantur</w:t>
      </w:r>
      <w:r w:rsidR="008E2A6B" w:rsidRPr="007A06F5">
        <w:rPr>
          <w:lang w:val="la-Latn"/>
        </w:rPr>
        <w:t xml:space="preserve">; </w:t>
      </w:r>
      <w:r w:rsidR="00E80C5A" w:rsidRPr="007A06F5">
        <w:rPr>
          <w:lang w:val="la-Latn"/>
        </w:rPr>
        <w:t xml:space="preserve">periuri veniunt et </w:t>
      </w:r>
      <w:r w:rsidR="00D9225B" w:rsidRPr="007A06F5">
        <w:rPr>
          <w:lang w:val="la-Latn"/>
        </w:rPr>
        <w:t>a demonio vexantur</w:t>
      </w:r>
      <w:r w:rsidRPr="007A06F5">
        <w:rPr>
          <w:lang w:val="la-Latn"/>
        </w:rPr>
        <w:t xml:space="preserve">'. </w:t>
      </w:r>
    </w:p>
    <w:p w14:paraId="607D7998" w14:textId="5DA54B4E" w:rsidR="00055039" w:rsidRPr="007A06F5" w:rsidRDefault="00055039" w:rsidP="00055039">
      <w:pPr>
        <w:pStyle w:val="Normlnweb"/>
        <w:rPr>
          <w:lang w:val="la-Latn"/>
        </w:rPr>
      </w:pPr>
      <w:r w:rsidRPr="007A06F5">
        <w:rPr>
          <w:lang w:val="la-Latn"/>
        </w:rPr>
        <w:t>40</w:t>
      </w:r>
      <w:r w:rsidR="008E2A6B" w:rsidRPr="007A06F5">
        <w:rPr>
          <w:lang w:val="la-Latn"/>
        </w:rPr>
        <w:t xml:space="preserve">. </w:t>
      </w:r>
      <w:r w:rsidRPr="007A06F5">
        <w:rPr>
          <w:lang w:val="la-Latn"/>
        </w:rPr>
        <w:t>Admonenda</w:t>
      </w:r>
      <w:r w:rsidR="00360346" w:rsidRPr="007A06F5">
        <w:rPr>
          <w:lang w:val="la-Latn"/>
        </w:rPr>
        <w:t xml:space="preserve"> </w:t>
      </w:r>
      <w:r w:rsidRPr="007A06F5">
        <w:rPr>
          <w:lang w:val="la-Latn"/>
        </w:rPr>
        <w:t>est regia magnitudo de hospitalibus</w:t>
      </w:r>
      <w:r w:rsidR="00360346" w:rsidRPr="007A06F5">
        <w:rPr>
          <w:lang w:val="la-Latn"/>
        </w:rPr>
        <w:t xml:space="preserve">, </w:t>
      </w:r>
      <w:r w:rsidR="00E80C5A" w:rsidRPr="007A06F5">
        <w:rPr>
          <w:lang w:val="la-Latn"/>
        </w:rPr>
        <w:t>quae tempore prae</w:t>
      </w:r>
      <w:r w:rsidRPr="007A06F5">
        <w:rPr>
          <w:lang w:val="la-Latn"/>
        </w:rPr>
        <w:t>decessorum suorum et ordinata et exculta fuerunt et modo ad nichilum sunt</w:t>
      </w:r>
      <w:r w:rsidR="00360346" w:rsidRPr="007A06F5">
        <w:rPr>
          <w:lang w:val="la-Latn"/>
        </w:rPr>
        <w:t xml:space="preserve"> </w:t>
      </w:r>
      <w:r w:rsidR="00E80C5A" w:rsidRPr="007A06F5">
        <w:rPr>
          <w:lang w:val="la-Latn"/>
        </w:rPr>
        <w:t>redacta</w:t>
      </w:r>
      <w:r w:rsidR="008E2A6B" w:rsidRPr="007A06F5">
        <w:rPr>
          <w:lang w:val="la-Latn"/>
        </w:rPr>
        <w:t xml:space="preserve">. </w:t>
      </w:r>
      <w:r w:rsidRPr="007A06F5">
        <w:rPr>
          <w:lang w:val="la-Latn"/>
        </w:rPr>
        <w:t>Sed et hospitalia Scothorum</w:t>
      </w:r>
      <w:r w:rsidR="00360346" w:rsidRPr="007A06F5">
        <w:rPr>
          <w:lang w:val="la-Latn"/>
        </w:rPr>
        <w:t xml:space="preserve">, </w:t>
      </w:r>
      <w:r w:rsidRPr="007A06F5">
        <w:rPr>
          <w:lang w:val="la-Latn"/>
        </w:rPr>
        <w:t>quae sancti homines gentis illius in hoc regno</w:t>
      </w:r>
      <w:r w:rsidR="00360346" w:rsidRPr="007A06F5">
        <w:rPr>
          <w:lang w:val="la-Latn"/>
        </w:rPr>
        <w:t xml:space="preserve"> </w:t>
      </w:r>
      <w:r w:rsidR="00E80C5A" w:rsidRPr="007A06F5">
        <w:rPr>
          <w:lang w:val="la-Latn"/>
        </w:rPr>
        <w:t>con</w:t>
      </w:r>
      <w:r w:rsidRPr="007A06F5">
        <w:rPr>
          <w:lang w:val="la-Latn"/>
        </w:rPr>
        <w:t>struxerunt et rebus pro sanctitate sua</w:t>
      </w:r>
      <w:r w:rsidR="00360346" w:rsidRPr="007A06F5">
        <w:rPr>
          <w:lang w:val="la-Latn"/>
        </w:rPr>
        <w:t xml:space="preserve"> </w:t>
      </w:r>
      <w:r w:rsidRPr="007A06F5">
        <w:rPr>
          <w:lang w:val="la-Latn"/>
        </w:rPr>
        <w:t>adquisitis ampliaverunt</w:t>
      </w:r>
      <w:r w:rsidR="00360346" w:rsidRPr="007A06F5">
        <w:rPr>
          <w:lang w:val="la-Latn"/>
        </w:rPr>
        <w:t xml:space="preserve">, </w:t>
      </w:r>
      <w:r w:rsidR="00E80C5A" w:rsidRPr="007A06F5">
        <w:rPr>
          <w:lang w:val="la-Latn"/>
        </w:rPr>
        <w:t>ab eodem hospitali</w:t>
      </w:r>
      <w:r w:rsidRPr="007A06F5">
        <w:rPr>
          <w:lang w:val="la-Latn"/>
        </w:rPr>
        <w:t>tatis officio funditus sunt</w:t>
      </w:r>
      <w:r w:rsidR="00360346" w:rsidRPr="007A06F5">
        <w:rPr>
          <w:lang w:val="la-Latn"/>
        </w:rPr>
        <w:t xml:space="preserve"> </w:t>
      </w:r>
      <w:r w:rsidRPr="007A06F5">
        <w:rPr>
          <w:lang w:val="la-Latn"/>
        </w:rPr>
        <w:t>alienata</w:t>
      </w:r>
      <w:r w:rsidR="008E2A6B" w:rsidRPr="007A06F5">
        <w:rPr>
          <w:lang w:val="la-Latn"/>
        </w:rPr>
        <w:t xml:space="preserve">. </w:t>
      </w:r>
      <w:r w:rsidRPr="007A06F5">
        <w:rPr>
          <w:lang w:val="la-Latn"/>
        </w:rPr>
        <w:t>Et non solum supe</w:t>
      </w:r>
      <w:r w:rsidR="00E80C5A" w:rsidRPr="007A06F5">
        <w:rPr>
          <w:lang w:val="la-Latn"/>
        </w:rPr>
        <w:t xml:space="preserve">rvenientes in eadem hospitalia </w:t>
      </w:r>
      <w:r w:rsidRPr="007A06F5">
        <w:rPr>
          <w:lang w:val="la-Latn"/>
        </w:rPr>
        <w:t>non recipiuntur</w:t>
      </w:r>
      <w:r w:rsidR="00360346" w:rsidRPr="007A06F5">
        <w:rPr>
          <w:lang w:val="la-Latn"/>
        </w:rPr>
        <w:t xml:space="preserve">, </w:t>
      </w:r>
      <w:r w:rsidRPr="007A06F5">
        <w:rPr>
          <w:lang w:val="la-Latn"/>
        </w:rPr>
        <w:t>verum etiam ipsi</w:t>
      </w:r>
      <w:r w:rsidR="00360346" w:rsidRPr="007A06F5">
        <w:rPr>
          <w:lang w:val="la-Latn"/>
        </w:rPr>
        <w:t xml:space="preserve">, </w:t>
      </w:r>
      <w:r w:rsidRPr="007A06F5">
        <w:rPr>
          <w:lang w:val="la-Latn"/>
        </w:rPr>
        <w:t>qui ab infantia in e</w:t>
      </w:r>
      <w:r w:rsidR="00E80C5A" w:rsidRPr="007A06F5">
        <w:rPr>
          <w:lang w:val="la-Latn"/>
        </w:rPr>
        <w:t>isdem locis sub religione Do</w:t>
      </w:r>
      <w:r w:rsidRPr="007A06F5">
        <w:rPr>
          <w:lang w:val="la-Latn"/>
        </w:rPr>
        <w:t>mino militaverunt</w:t>
      </w:r>
      <w:r w:rsidR="00360346" w:rsidRPr="007A06F5">
        <w:rPr>
          <w:lang w:val="la-Latn"/>
        </w:rPr>
        <w:t xml:space="preserve">, </w:t>
      </w:r>
      <w:r w:rsidRPr="007A06F5">
        <w:rPr>
          <w:lang w:val="la-Latn"/>
        </w:rPr>
        <w:t>et</w:t>
      </w:r>
      <w:r w:rsidR="00D9225B" w:rsidRPr="007A06F5">
        <w:rPr>
          <w:lang w:val="la-Latn"/>
        </w:rPr>
        <w:t xml:space="preserve"> </w:t>
      </w:r>
      <w:r w:rsidRPr="007A06F5">
        <w:rPr>
          <w:lang w:val="la-Latn"/>
        </w:rPr>
        <w:t>exinde eiciuntur et ostiatim</w:t>
      </w:r>
      <w:r w:rsidR="00360346" w:rsidRPr="007A06F5">
        <w:rPr>
          <w:lang w:val="la-Latn"/>
        </w:rPr>
        <w:t xml:space="preserve"> </w:t>
      </w:r>
      <w:r w:rsidR="00E80C5A" w:rsidRPr="007A06F5">
        <w:rPr>
          <w:lang w:val="la-Latn"/>
        </w:rPr>
        <w:t>mendicare coguntur</w:t>
      </w:r>
      <w:r w:rsidR="008E2A6B" w:rsidRPr="007A06F5">
        <w:rPr>
          <w:lang w:val="la-Latn"/>
        </w:rPr>
        <w:t xml:space="preserve">. </w:t>
      </w:r>
      <w:r w:rsidR="00E80C5A" w:rsidRPr="007A06F5">
        <w:rPr>
          <w:lang w:val="la-Latn"/>
        </w:rPr>
        <w:t xml:space="preserve">Unde z </w:t>
      </w:r>
      <w:r w:rsidRPr="007A06F5">
        <w:rPr>
          <w:lang w:val="la-Latn"/>
        </w:rPr>
        <w:t>pertimescenda est canonica sententia et maxime dec</w:t>
      </w:r>
      <w:r w:rsidR="00E80C5A" w:rsidRPr="007A06F5">
        <w:rPr>
          <w:lang w:val="la-Latn"/>
        </w:rPr>
        <w:t>retalis Symmachi a papae diffi</w:t>
      </w:r>
      <w:r w:rsidRPr="007A06F5">
        <w:rPr>
          <w:lang w:val="la-Latn"/>
        </w:rPr>
        <w:t>nitio</w:t>
      </w:r>
      <w:r w:rsidR="00360346" w:rsidRPr="007A06F5">
        <w:rPr>
          <w:lang w:val="la-Latn"/>
        </w:rPr>
        <w:t xml:space="preserve">, </w:t>
      </w:r>
      <w:r w:rsidRPr="007A06F5">
        <w:rPr>
          <w:lang w:val="la-Latn"/>
        </w:rPr>
        <w:t>quia ut necator pauperum et Christi traditor Iudas isdem b</w:t>
      </w:r>
      <w:r w:rsidR="00360346" w:rsidRPr="007A06F5">
        <w:rPr>
          <w:lang w:val="la-Latn"/>
        </w:rPr>
        <w:t xml:space="preserve">, </w:t>
      </w:r>
      <w:r w:rsidR="00E80C5A" w:rsidRPr="007A06F5">
        <w:rPr>
          <w:lang w:val="la-Latn"/>
        </w:rPr>
        <w:t xml:space="preserve">qui huius sceleris </w:t>
      </w:r>
      <w:r w:rsidRPr="007A06F5">
        <w:rPr>
          <w:lang w:val="la-Latn"/>
        </w:rPr>
        <w:t>auctor et perpetrator esse dinoscitur</w:t>
      </w:r>
      <w:r w:rsidR="00360346" w:rsidRPr="007A06F5">
        <w:rPr>
          <w:lang w:val="la-Latn"/>
        </w:rPr>
        <w:t xml:space="preserve">, </w:t>
      </w:r>
      <w:r w:rsidRPr="007A06F5">
        <w:rPr>
          <w:lang w:val="la-Latn"/>
        </w:rPr>
        <w:t>praesenti et perpetuo est</w:t>
      </w:r>
      <w:r w:rsidR="00360346" w:rsidRPr="007A06F5">
        <w:rPr>
          <w:lang w:val="la-Latn"/>
        </w:rPr>
        <w:t xml:space="preserve"> </w:t>
      </w:r>
      <w:r w:rsidR="00E80C5A" w:rsidRPr="007A06F5">
        <w:rPr>
          <w:lang w:val="la-Latn"/>
        </w:rPr>
        <w:t>anathemate feriendus</w:t>
      </w:r>
      <w:r w:rsidR="008E2A6B" w:rsidRPr="007A06F5">
        <w:rPr>
          <w:lang w:val="la-Latn"/>
        </w:rPr>
        <w:t xml:space="preserve">. </w:t>
      </w:r>
      <w:r w:rsidRPr="007A06F5">
        <w:rPr>
          <w:lang w:val="la-Latn"/>
        </w:rPr>
        <w:t>' Qui reiculam</w:t>
      </w:r>
      <w:r w:rsidR="00360346" w:rsidRPr="007A06F5">
        <w:rPr>
          <w:lang w:val="la-Latn"/>
        </w:rPr>
        <w:t xml:space="preserve"> </w:t>
      </w:r>
      <w:r w:rsidRPr="007A06F5">
        <w:rPr>
          <w:lang w:val="la-Latn"/>
        </w:rPr>
        <w:t>', inquit Symmachus papa</w:t>
      </w:r>
      <w:r w:rsidR="00360346" w:rsidRPr="007A06F5">
        <w:rPr>
          <w:lang w:val="la-Latn"/>
        </w:rPr>
        <w:t xml:space="preserve">, </w:t>
      </w:r>
      <w:r w:rsidRPr="007A06F5">
        <w:rPr>
          <w:lang w:val="la-Latn"/>
        </w:rPr>
        <w:t>vel quicquid fuerit ' ecclesiae</w:t>
      </w:r>
      <w:r w:rsidR="00360346" w:rsidRPr="007A06F5">
        <w:rPr>
          <w:lang w:val="la-Latn"/>
        </w:rPr>
        <w:t xml:space="preserve">, </w:t>
      </w:r>
      <w:r w:rsidR="00E80C5A" w:rsidRPr="007A06F5">
        <w:rPr>
          <w:lang w:val="la-Latn"/>
        </w:rPr>
        <w:t xml:space="preserve">petunt a </w:t>
      </w:r>
      <w:r w:rsidRPr="007A06F5">
        <w:rPr>
          <w:lang w:val="la-Latn"/>
        </w:rPr>
        <w:t>regibus et corrumpendae pietatis instinctu egentium substantiam rapiunt</w:t>
      </w:r>
      <w:r w:rsidR="00360346" w:rsidRPr="007A06F5">
        <w:rPr>
          <w:lang w:val="la-Latn"/>
        </w:rPr>
        <w:t xml:space="preserve">, </w:t>
      </w:r>
      <w:r w:rsidR="00E80C5A" w:rsidRPr="007A06F5">
        <w:rPr>
          <w:lang w:val="la-Latn"/>
        </w:rPr>
        <w:t>irrita ha</w:t>
      </w:r>
      <w:r w:rsidRPr="007A06F5">
        <w:rPr>
          <w:lang w:val="la-Latn"/>
        </w:rPr>
        <w:t>beantur</w:t>
      </w:r>
      <w:r w:rsidR="00360346" w:rsidRPr="007A06F5">
        <w:rPr>
          <w:lang w:val="la-Latn"/>
        </w:rPr>
        <w:t xml:space="preserve">, </w:t>
      </w:r>
      <w:r w:rsidRPr="007A06F5">
        <w:rPr>
          <w:lang w:val="la-Latn"/>
        </w:rPr>
        <w:t>quae ob</w:t>
      </w:r>
      <w:r w:rsidR="00E80C5A" w:rsidRPr="007A06F5">
        <w:rPr>
          <w:lang w:val="la-Latn"/>
        </w:rPr>
        <w:t>tinent</w:t>
      </w:r>
      <w:r w:rsidR="008E2A6B" w:rsidRPr="007A06F5">
        <w:rPr>
          <w:lang w:val="la-Latn"/>
        </w:rPr>
        <w:t xml:space="preserve">, </w:t>
      </w:r>
      <w:r w:rsidRPr="007A06F5">
        <w:rPr>
          <w:lang w:val="la-Latn"/>
        </w:rPr>
        <w:t>et a communione</w:t>
      </w:r>
      <w:r w:rsidR="00360346" w:rsidRPr="007A06F5">
        <w:rPr>
          <w:lang w:val="la-Latn"/>
        </w:rPr>
        <w:t xml:space="preserve"> </w:t>
      </w:r>
      <w:r w:rsidRPr="007A06F5">
        <w:rPr>
          <w:lang w:val="la-Latn"/>
        </w:rPr>
        <w:t>ecclesiae</w:t>
      </w:r>
      <w:r w:rsidR="00360346" w:rsidRPr="007A06F5">
        <w:rPr>
          <w:lang w:val="la-Latn"/>
        </w:rPr>
        <w:t xml:space="preserve">, </w:t>
      </w:r>
      <w:r w:rsidRPr="007A06F5">
        <w:rPr>
          <w:lang w:val="la-Latn"/>
        </w:rPr>
        <w:t>cuius facultatem auferre cupiunt</w:t>
      </w:r>
      <w:r w:rsidR="00360346" w:rsidRPr="007A06F5">
        <w:rPr>
          <w:lang w:val="la-Latn"/>
        </w:rPr>
        <w:t xml:space="preserve">, </w:t>
      </w:r>
      <w:r w:rsidRPr="007A06F5">
        <w:rPr>
          <w:lang w:val="la-Latn"/>
        </w:rPr>
        <w:t>excludantur</w:t>
      </w:r>
      <w:r w:rsidR="00360346" w:rsidRPr="007A06F5">
        <w:rPr>
          <w:lang w:val="la-Latn"/>
        </w:rPr>
        <w:t xml:space="preserve"> </w:t>
      </w:r>
      <w:r w:rsidRPr="007A06F5">
        <w:rPr>
          <w:lang w:val="la-Latn"/>
        </w:rPr>
        <w:t>'. Item in</w:t>
      </w:r>
      <w:r w:rsidR="00360346" w:rsidRPr="007A06F5">
        <w:rPr>
          <w:lang w:val="la-Latn"/>
        </w:rPr>
        <w:t xml:space="preserve"> </w:t>
      </w:r>
      <w:r w:rsidRPr="007A06F5">
        <w:rPr>
          <w:lang w:val="la-Latn"/>
        </w:rPr>
        <w:t>canone Aurelianensi</w:t>
      </w:r>
      <w:r w:rsidR="00D9225B" w:rsidRPr="007A06F5">
        <w:rPr>
          <w:lang w:val="la-Latn"/>
        </w:rPr>
        <w:t xml:space="preserve">: </w:t>
      </w:r>
      <w:r w:rsidRPr="007A06F5">
        <w:rPr>
          <w:lang w:val="la-Latn"/>
        </w:rPr>
        <w:t xml:space="preserve">' Si </w:t>
      </w:r>
      <w:r w:rsidR="00E80C5A" w:rsidRPr="007A06F5">
        <w:rPr>
          <w:lang w:val="la-Latn"/>
        </w:rPr>
        <w:t xml:space="preserve"> quis quolibet tempore contra </w:t>
      </w:r>
      <w:r w:rsidRPr="007A06F5">
        <w:rPr>
          <w:lang w:val="la-Latn"/>
        </w:rPr>
        <w:t>hanc constitutionem nostram venire temptaverit aut ali</w:t>
      </w:r>
      <w:r w:rsidR="00E80C5A" w:rsidRPr="007A06F5">
        <w:rPr>
          <w:lang w:val="la-Latn"/>
        </w:rPr>
        <w:t>quid de consuetudine vel facul</w:t>
      </w:r>
      <w:r w:rsidRPr="007A06F5">
        <w:rPr>
          <w:lang w:val="la-Latn"/>
        </w:rPr>
        <w:t>tate senodochii</w:t>
      </w:r>
      <w:r w:rsidR="00E80C5A" w:rsidRPr="007A06F5">
        <w:rPr>
          <w:lang w:val="la-Latn"/>
        </w:rPr>
        <w:t xml:space="preserve"> abstulerit</w:t>
      </w:r>
      <w:r w:rsidR="008E2A6B" w:rsidRPr="007A06F5">
        <w:rPr>
          <w:lang w:val="la-Latn"/>
        </w:rPr>
        <w:t xml:space="preserve">, </w:t>
      </w:r>
      <w:r w:rsidR="00E80C5A" w:rsidRPr="007A06F5">
        <w:rPr>
          <w:lang w:val="la-Latn"/>
        </w:rPr>
        <w:t>ut xenodochium</w:t>
      </w:r>
      <w:r w:rsidR="008E2A6B" w:rsidRPr="007A06F5">
        <w:rPr>
          <w:lang w:val="la-Latn"/>
        </w:rPr>
        <w:t xml:space="preserve">, </w:t>
      </w:r>
      <w:r w:rsidR="00E80C5A" w:rsidRPr="007A06F5">
        <w:rPr>
          <w:lang w:val="la-Latn"/>
        </w:rPr>
        <w:t>quod avertat Deus</w:t>
      </w:r>
      <w:r w:rsidR="008E2A6B" w:rsidRPr="007A06F5">
        <w:rPr>
          <w:lang w:val="la-Latn"/>
        </w:rPr>
        <w:t xml:space="preserve">, </w:t>
      </w:r>
      <w:r w:rsidRPr="007A06F5">
        <w:rPr>
          <w:lang w:val="la-Latn"/>
        </w:rPr>
        <w:t>esse desinat</w:t>
      </w:r>
      <w:r w:rsidR="00360346" w:rsidRPr="007A06F5">
        <w:rPr>
          <w:lang w:val="la-Latn"/>
        </w:rPr>
        <w:t xml:space="preserve">, </w:t>
      </w:r>
      <w:r w:rsidR="00E80C5A" w:rsidRPr="007A06F5">
        <w:rPr>
          <w:lang w:val="la-Latn"/>
        </w:rPr>
        <w:t xml:space="preserve">ut </w:t>
      </w:r>
      <w:r w:rsidRPr="007A06F5">
        <w:rPr>
          <w:lang w:val="la-Latn"/>
        </w:rPr>
        <w:t xml:space="preserve">necator pauperum inrevocabili anathemate feriatur '. </w:t>
      </w:r>
    </w:p>
    <w:p w14:paraId="5F084E2A" w14:textId="5507C99B" w:rsidR="00055039" w:rsidRPr="007A06F5" w:rsidRDefault="00055039" w:rsidP="00055039">
      <w:pPr>
        <w:pStyle w:val="Normlnweb"/>
        <w:rPr>
          <w:lang w:val="la-Latn"/>
        </w:rPr>
      </w:pPr>
      <w:r w:rsidRPr="007A06F5">
        <w:rPr>
          <w:lang w:val="la-Latn"/>
        </w:rPr>
        <w:t>41</w:t>
      </w:r>
      <w:r w:rsidR="008E2A6B" w:rsidRPr="007A06F5">
        <w:rPr>
          <w:lang w:val="la-Latn"/>
        </w:rPr>
        <w:t xml:space="preserve">. </w:t>
      </w:r>
      <w:r w:rsidRPr="007A06F5">
        <w:rPr>
          <w:lang w:val="la-Latn"/>
        </w:rPr>
        <w:t>Providendum est regiae maiestati m</w:t>
      </w:r>
      <w:r w:rsidR="00360346" w:rsidRPr="007A06F5">
        <w:rPr>
          <w:lang w:val="la-Latn"/>
        </w:rPr>
        <w:t xml:space="preserve">, </w:t>
      </w:r>
      <w:r w:rsidRPr="007A06F5">
        <w:rPr>
          <w:lang w:val="la-Latn"/>
        </w:rPr>
        <w:t>ut monasteria</w:t>
      </w:r>
      <w:r w:rsidR="00360346" w:rsidRPr="007A06F5">
        <w:rPr>
          <w:lang w:val="la-Latn"/>
        </w:rPr>
        <w:t xml:space="preserve">, </w:t>
      </w:r>
      <w:r w:rsidRPr="007A06F5">
        <w:rPr>
          <w:lang w:val="la-Latn"/>
        </w:rPr>
        <w:t>quae ab hominibus</w:t>
      </w:r>
      <w:r w:rsidR="00360346" w:rsidRPr="007A06F5">
        <w:rPr>
          <w:lang w:val="la-Latn"/>
        </w:rPr>
        <w:t xml:space="preserve"> </w:t>
      </w:r>
      <w:r w:rsidRPr="007A06F5">
        <w:rPr>
          <w:lang w:val="la-Latn"/>
        </w:rPr>
        <w:t>Deum timentibus in sua proprietate constructa praedecessores</w:t>
      </w:r>
      <w:r w:rsidR="00360346" w:rsidRPr="007A06F5">
        <w:rPr>
          <w:lang w:val="la-Latn"/>
        </w:rPr>
        <w:t xml:space="preserve"> </w:t>
      </w:r>
      <w:r w:rsidR="00E80C5A" w:rsidRPr="007A06F5">
        <w:rPr>
          <w:lang w:val="la-Latn"/>
        </w:rPr>
        <w:t>illius causa defen</w:t>
      </w:r>
      <w:r w:rsidRPr="007A06F5">
        <w:rPr>
          <w:lang w:val="la-Latn"/>
        </w:rPr>
        <w:t>sionis et mundeburdi susceperunt</w:t>
      </w:r>
      <w:r w:rsidR="00360346" w:rsidRPr="007A06F5">
        <w:rPr>
          <w:lang w:val="la-Latn"/>
        </w:rPr>
        <w:t xml:space="preserve">, </w:t>
      </w:r>
      <w:r w:rsidRPr="007A06F5">
        <w:rPr>
          <w:lang w:val="la-Latn"/>
        </w:rPr>
        <w:t xml:space="preserve">ut libera libertate </w:t>
      </w:r>
      <w:r w:rsidR="00E80C5A" w:rsidRPr="007A06F5">
        <w:rPr>
          <w:lang w:val="la-Latn"/>
        </w:rPr>
        <w:t>remota spe hereditaria de illo</w:t>
      </w:r>
      <w:r w:rsidRPr="007A06F5">
        <w:rPr>
          <w:lang w:val="la-Latn"/>
        </w:rPr>
        <w:t>rum propinquitate ibidem religio observaretur</w:t>
      </w:r>
      <w:r w:rsidR="00360346" w:rsidRPr="007A06F5">
        <w:rPr>
          <w:lang w:val="la-Latn"/>
        </w:rPr>
        <w:t xml:space="preserve">, </w:t>
      </w:r>
      <w:r w:rsidRPr="007A06F5">
        <w:rPr>
          <w:lang w:val="la-Latn"/>
        </w:rPr>
        <w:t>et nunc in alodem</w:t>
      </w:r>
      <w:r w:rsidR="00360346" w:rsidRPr="007A06F5">
        <w:rPr>
          <w:lang w:val="la-Latn"/>
        </w:rPr>
        <w:t xml:space="preserve"> </w:t>
      </w:r>
      <w:r w:rsidRPr="007A06F5">
        <w:rPr>
          <w:lang w:val="la-Latn"/>
        </w:rPr>
        <w:t>sunt data</w:t>
      </w:r>
      <w:r w:rsidR="00360346" w:rsidRPr="007A06F5">
        <w:rPr>
          <w:lang w:val="la-Latn"/>
        </w:rPr>
        <w:t xml:space="preserve">, </w:t>
      </w:r>
      <w:r w:rsidRPr="007A06F5">
        <w:rPr>
          <w:lang w:val="la-Latn"/>
        </w:rPr>
        <w:t>quapropter omnis exinde religio</w:t>
      </w:r>
      <w:r w:rsidR="00360346" w:rsidRPr="007A06F5">
        <w:rPr>
          <w:lang w:val="la-Latn"/>
        </w:rPr>
        <w:t xml:space="preserve"> </w:t>
      </w:r>
      <w:r w:rsidRPr="007A06F5">
        <w:rPr>
          <w:lang w:val="la-Latn"/>
        </w:rPr>
        <w:t>funditus est eversa</w:t>
      </w:r>
      <w:r w:rsidR="00D9225B" w:rsidRPr="007A06F5">
        <w:rPr>
          <w:lang w:val="la-Latn"/>
        </w:rPr>
        <w:t xml:space="preserve">: </w:t>
      </w:r>
      <w:r w:rsidRPr="007A06F5">
        <w:rPr>
          <w:lang w:val="la-Latn"/>
        </w:rPr>
        <w:t>qualit</w:t>
      </w:r>
      <w:r w:rsidR="00E80C5A" w:rsidRPr="007A06F5">
        <w:rPr>
          <w:lang w:val="la-Latn"/>
        </w:rPr>
        <w:t xml:space="preserve">er vota fidelium in </w:t>
      </w:r>
      <w:r w:rsidRPr="007A06F5">
        <w:rPr>
          <w:lang w:val="la-Latn"/>
        </w:rPr>
        <w:t>convulsa permaneant</w:t>
      </w:r>
      <w:r w:rsidR="00360346" w:rsidRPr="007A06F5">
        <w:rPr>
          <w:lang w:val="la-Latn"/>
        </w:rPr>
        <w:t xml:space="preserve">, </w:t>
      </w:r>
      <w:r w:rsidRPr="007A06F5">
        <w:rPr>
          <w:lang w:val="la-Latn"/>
        </w:rPr>
        <w:t>ne voces eorum contra s</w:t>
      </w:r>
      <w:r w:rsidR="00E80C5A" w:rsidRPr="007A06F5">
        <w:rPr>
          <w:lang w:val="la-Latn"/>
        </w:rPr>
        <w:t xml:space="preserve">e ante Deum clamantes adiuncto </w:t>
      </w:r>
      <w:r w:rsidRPr="007A06F5">
        <w:rPr>
          <w:lang w:val="la-Latn"/>
        </w:rPr>
        <w:t>periculo de eorum perditione</w:t>
      </w:r>
      <w:r w:rsidR="00360346" w:rsidRPr="007A06F5">
        <w:rPr>
          <w:lang w:val="la-Latn"/>
        </w:rPr>
        <w:t xml:space="preserve">, </w:t>
      </w:r>
      <w:r w:rsidRPr="007A06F5">
        <w:rPr>
          <w:lang w:val="la-Latn"/>
        </w:rPr>
        <w:t>qui in eisdem locis necessitate naufragantur</w:t>
      </w:r>
      <w:r w:rsidR="00360346" w:rsidRPr="007A06F5">
        <w:rPr>
          <w:lang w:val="la-Latn"/>
        </w:rPr>
        <w:t xml:space="preserve">, </w:t>
      </w:r>
      <w:r w:rsidR="00E80C5A" w:rsidRPr="007A06F5">
        <w:rPr>
          <w:lang w:val="la-Latn"/>
        </w:rPr>
        <w:t>condemp</w:t>
      </w:r>
      <w:r w:rsidRPr="007A06F5">
        <w:rPr>
          <w:lang w:val="la-Latn"/>
        </w:rPr>
        <w:t>nabiles sentiat</w:t>
      </w:r>
      <w:r w:rsidR="008E2A6B" w:rsidRPr="007A06F5">
        <w:rPr>
          <w:lang w:val="la-Latn"/>
        </w:rPr>
        <w:t xml:space="preserve">. </w:t>
      </w:r>
    </w:p>
    <w:p w14:paraId="1DF084DB" w14:textId="75F3D168" w:rsidR="00055039" w:rsidRPr="007A06F5" w:rsidRDefault="00055039" w:rsidP="00055039">
      <w:pPr>
        <w:pStyle w:val="Normlnweb"/>
        <w:rPr>
          <w:lang w:val="la-Latn"/>
        </w:rPr>
      </w:pPr>
      <w:r w:rsidRPr="007A06F5">
        <w:rPr>
          <w:lang w:val="la-Latn"/>
        </w:rPr>
        <w:t>42</w:t>
      </w:r>
      <w:r w:rsidR="008E2A6B" w:rsidRPr="007A06F5">
        <w:rPr>
          <w:lang w:val="la-Latn"/>
        </w:rPr>
        <w:t xml:space="preserve">. </w:t>
      </w:r>
      <w:r w:rsidRPr="007A06F5">
        <w:rPr>
          <w:lang w:val="la-Latn"/>
        </w:rPr>
        <w:t>Monenda est sollertia regia</w:t>
      </w:r>
      <w:r w:rsidR="00360346" w:rsidRPr="007A06F5">
        <w:rPr>
          <w:lang w:val="la-Latn"/>
        </w:rPr>
        <w:t xml:space="preserve">, </w:t>
      </w:r>
      <w:r w:rsidRPr="007A06F5">
        <w:rPr>
          <w:lang w:val="la-Latn"/>
        </w:rPr>
        <w:t>ut strenuos et f</w:t>
      </w:r>
      <w:r w:rsidR="00E80C5A" w:rsidRPr="007A06F5">
        <w:rPr>
          <w:lang w:val="la-Latn"/>
        </w:rPr>
        <w:t xml:space="preserve">ideles missos per regnum sibi </w:t>
      </w:r>
      <w:r w:rsidRPr="007A06F5">
        <w:rPr>
          <w:lang w:val="la-Latn"/>
        </w:rPr>
        <w:t>commissum dirigat</w:t>
      </w:r>
      <w:r w:rsidR="008E2A6B" w:rsidRPr="007A06F5">
        <w:rPr>
          <w:lang w:val="la-Latn"/>
        </w:rPr>
        <w:t xml:space="preserve">; </w:t>
      </w:r>
      <w:r w:rsidRPr="007A06F5">
        <w:rPr>
          <w:lang w:val="la-Latn"/>
        </w:rPr>
        <w:t>et investigent ac diligenter inbrevient res ecclesiasticas</w:t>
      </w:r>
      <w:r w:rsidR="00360346" w:rsidRPr="007A06F5">
        <w:rPr>
          <w:lang w:val="la-Latn"/>
        </w:rPr>
        <w:t xml:space="preserve">, </w:t>
      </w:r>
      <w:r w:rsidR="00E80C5A" w:rsidRPr="007A06F5">
        <w:rPr>
          <w:lang w:val="la-Latn"/>
        </w:rPr>
        <w:t xml:space="preserve">quas </w:t>
      </w:r>
      <w:r w:rsidRPr="007A06F5">
        <w:rPr>
          <w:lang w:val="la-Latn"/>
        </w:rPr>
        <w:t>per subreptionem atque ignorantiam quorumcumque in alodem</w:t>
      </w:r>
      <w:r w:rsidR="00360346" w:rsidRPr="007A06F5">
        <w:rPr>
          <w:lang w:val="la-Latn"/>
        </w:rPr>
        <w:t xml:space="preserve"> </w:t>
      </w:r>
      <w:r w:rsidR="00E80C5A" w:rsidRPr="007A06F5">
        <w:rPr>
          <w:lang w:val="la-Latn"/>
        </w:rPr>
        <w:t xml:space="preserve">ipse aut pater suus </w:t>
      </w:r>
      <w:r w:rsidRPr="007A06F5">
        <w:rPr>
          <w:lang w:val="la-Latn"/>
        </w:rPr>
        <w:t>donavit</w:t>
      </w:r>
      <w:r w:rsidR="008E2A6B" w:rsidRPr="007A06F5">
        <w:rPr>
          <w:lang w:val="la-Latn"/>
        </w:rPr>
        <w:t xml:space="preserve">; </w:t>
      </w:r>
      <w:r w:rsidRPr="007A06F5">
        <w:rPr>
          <w:lang w:val="la-Latn"/>
        </w:rPr>
        <w:t>et consulens periculo animarum</w:t>
      </w:r>
      <w:r w:rsidR="00360346" w:rsidRPr="007A06F5">
        <w:rPr>
          <w:lang w:val="la-Latn"/>
        </w:rPr>
        <w:t xml:space="preserve">, </w:t>
      </w:r>
      <w:r w:rsidRPr="007A06F5">
        <w:rPr>
          <w:lang w:val="la-Latn"/>
        </w:rPr>
        <w:t>suae videlicet et patris sui</w:t>
      </w:r>
      <w:r w:rsidR="00360346" w:rsidRPr="007A06F5">
        <w:rPr>
          <w:lang w:val="la-Latn"/>
        </w:rPr>
        <w:t xml:space="preserve">, </w:t>
      </w:r>
      <w:r w:rsidR="00E80C5A" w:rsidRPr="007A06F5">
        <w:rPr>
          <w:lang w:val="la-Latn"/>
        </w:rPr>
        <w:t xml:space="preserve">hoc ad tempus </w:t>
      </w:r>
      <w:r w:rsidRPr="007A06F5">
        <w:rPr>
          <w:lang w:val="la-Latn"/>
        </w:rPr>
        <w:t>corrigere studeat</w:t>
      </w:r>
      <w:r w:rsidR="00360346" w:rsidRPr="007A06F5">
        <w:rPr>
          <w:lang w:val="la-Latn"/>
        </w:rPr>
        <w:t xml:space="preserve">, </w:t>
      </w:r>
      <w:r w:rsidRPr="007A06F5">
        <w:rPr>
          <w:lang w:val="la-Latn"/>
        </w:rPr>
        <w:t>ne forte</w:t>
      </w:r>
      <w:r w:rsidR="00360346" w:rsidRPr="007A06F5">
        <w:rPr>
          <w:lang w:val="la-Latn"/>
        </w:rPr>
        <w:t xml:space="preserve">, </w:t>
      </w:r>
      <w:r w:rsidR="00E80C5A" w:rsidRPr="007A06F5">
        <w:rPr>
          <w:lang w:val="la-Latn"/>
        </w:rPr>
        <w:t>cum voluerit</w:t>
      </w:r>
      <w:r w:rsidR="00360346" w:rsidRPr="007A06F5">
        <w:rPr>
          <w:lang w:val="la-Latn"/>
        </w:rPr>
        <w:t xml:space="preserve">, </w:t>
      </w:r>
      <w:r w:rsidRPr="007A06F5">
        <w:rPr>
          <w:lang w:val="la-Latn"/>
        </w:rPr>
        <w:t>minime possit</w:t>
      </w:r>
      <w:r w:rsidR="008E2A6B" w:rsidRPr="007A06F5">
        <w:rPr>
          <w:lang w:val="la-Latn"/>
        </w:rPr>
        <w:t xml:space="preserve">. </w:t>
      </w:r>
    </w:p>
    <w:p w14:paraId="7EE41616" w14:textId="4A7C6F82" w:rsidR="00055039" w:rsidRPr="007A06F5" w:rsidRDefault="00055039" w:rsidP="00055039">
      <w:pPr>
        <w:pStyle w:val="Normlnweb"/>
        <w:rPr>
          <w:lang w:val="la-Latn"/>
        </w:rPr>
      </w:pPr>
      <w:r w:rsidRPr="007A06F5">
        <w:rPr>
          <w:lang w:val="la-Latn"/>
        </w:rPr>
        <w:t>43</w:t>
      </w:r>
      <w:r w:rsidR="008E2A6B" w:rsidRPr="007A06F5">
        <w:rPr>
          <w:lang w:val="la-Latn"/>
        </w:rPr>
        <w:t xml:space="preserve">. </w:t>
      </w:r>
      <w:r w:rsidRPr="007A06F5">
        <w:rPr>
          <w:lang w:val="la-Latn"/>
        </w:rPr>
        <w:t>Cavendum est</w:t>
      </w:r>
      <w:r w:rsidR="00360346" w:rsidRPr="007A06F5">
        <w:rPr>
          <w:lang w:val="la-Latn"/>
        </w:rPr>
        <w:t xml:space="preserve"> </w:t>
      </w:r>
      <w:r w:rsidRPr="007A06F5">
        <w:rPr>
          <w:lang w:val="la-Latn"/>
        </w:rPr>
        <w:t>et summopere praecavend</w:t>
      </w:r>
      <w:r w:rsidR="00E80C5A" w:rsidRPr="007A06F5">
        <w:rPr>
          <w:lang w:val="la-Latn"/>
        </w:rPr>
        <w:t>um ac per virtutem Christi san</w:t>
      </w:r>
      <w:r w:rsidRPr="007A06F5">
        <w:rPr>
          <w:lang w:val="la-Latn"/>
        </w:rPr>
        <w:t>guinis interdicendum et</w:t>
      </w:r>
      <w:r w:rsidR="00360346" w:rsidRPr="007A06F5">
        <w:rPr>
          <w:lang w:val="la-Latn"/>
        </w:rPr>
        <w:t xml:space="preserve"> </w:t>
      </w:r>
      <w:r w:rsidRPr="007A06F5">
        <w:rPr>
          <w:lang w:val="la-Latn"/>
        </w:rPr>
        <w:t>episcopis et regibus et</w:t>
      </w:r>
      <w:r w:rsidR="00360346" w:rsidRPr="007A06F5">
        <w:rPr>
          <w:lang w:val="la-Latn"/>
        </w:rPr>
        <w:t xml:space="preserve"> </w:t>
      </w:r>
      <w:r w:rsidRPr="007A06F5">
        <w:rPr>
          <w:lang w:val="la-Latn"/>
        </w:rPr>
        <w:t>omnibus</w:t>
      </w:r>
      <w:r w:rsidR="00360346" w:rsidRPr="007A06F5">
        <w:rPr>
          <w:lang w:val="la-Latn"/>
        </w:rPr>
        <w:t xml:space="preserve"> </w:t>
      </w:r>
      <w:r w:rsidR="00E80C5A" w:rsidRPr="007A06F5">
        <w:rPr>
          <w:lang w:val="la-Latn"/>
        </w:rPr>
        <w:t>sublimioribus potestati</w:t>
      </w:r>
      <w:r w:rsidRPr="007A06F5">
        <w:rPr>
          <w:lang w:val="la-Latn"/>
        </w:rPr>
        <w:t>bus atque cunctis fautoribus et electoribus quorum</w:t>
      </w:r>
      <w:r w:rsidR="00E80C5A" w:rsidRPr="007A06F5">
        <w:rPr>
          <w:lang w:val="la-Latn"/>
        </w:rPr>
        <w:t xml:space="preserve">cumque atque consensoribus seu </w:t>
      </w:r>
      <w:r w:rsidRPr="007A06F5">
        <w:rPr>
          <w:lang w:val="la-Latn"/>
        </w:rPr>
        <w:t>ordinatoribus in gradu ecclesiastico</w:t>
      </w:r>
      <w:r w:rsidR="00360346" w:rsidRPr="007A06F5">
        <w:rPr>
          <w:lang w:val="la-Latn"/>
        </w:rPr>
        <w:t xml:space="preserve">, </w:t>
      </w:r>
      <w:r w:rsidRPr="007A06F5">
        <w:rPr>
          <w:lang w:val="la-Latn"/>
        </w:rPr>
        <w:t>ut nemo per simoniacam heresim regiminis locum / obtineat quacumque factione</w:t>
      </w:r>
      <w:r w:rsidR="00360346" w:rsidRPr="007A06F5">
        <w:rPr>
          <w:lang w:val="la-Latn"/>
        </w:rPr>
        <w:t xml:space="preserve">, </w:t>
      </w:r>
      <w:r w:rsidRPr="007A06F5">
        <w:rPr>
          <w:lang w:val="la-Latn"/>
        </w:rPr>
        <w:t>calliditate z</w:t>
      </w:r>
      <w:r w:rsidR="00360346" w:rsidRPr="007A06F5">
        <w:rPr>
          <w:lang w:val="la-Latn"/>
        </w:rPr>
        <w:t xml:space="preserve">, </w:t>
      </w:r>
      <w:r w:rsidRPr="007A06F5">
        <w:rPr>
          <w:lang w:val="la-Latn"/>
        </w:rPr>
        <w:t>promissione z</w:t>
      </w:r>
      <w:r w:rsidR="00E80C5A" w:rsidRPr="007A06F5">
        <w:rPr>
          <w:lang w:val="la-Latn"/>
        </w:rPr>
        <w:t xml:space="preserve"> seu commoditate aut datione a </w:t>
      </w:r>
      <w:r w:rsidRPr="007A06F5">
        <w:rPr>
          <w:lang w:val="la-Latn"/>
        </w:rPr>
        <w:t>per se aut per emissam personam</w:t>
      </w:r>
      <w:r w:rsidR="008E2A6B" w:rsidRPr="007A06F5">
        <w:rPr>
          <w:lang w:val="la-Latn"/>
        </w:rPr>
        <w:t xml:space="preserve">; </w:t>
      </w:r>
      <w:r w:rsidRPr="007A06F5">
        <w:rPr>
          <w:lang w:val="la-Latn"/>
        </w:rPr>
        <w:t xml:space="preserve">cum Spiritus </w:t>
      </w:r>
      <w:r w:rsidR="00E80C5A" w:rsidRPr="007A06F5">
        <w:rPr>
          <w:lang w:val="la-Latn"/>
        </w:rPr>
        <w:t xml:space="preserve">sanctus inter cetera documenta </w:t>
      </w:r>
      <w:r w:rsidRPr="007A06F5">
        <w:rPr>
          <w:lang w:val="la-Latn"/>
        </w:rPr>
        <w:t>ecclesiastica</w:t>
      </w:r>
      <w:r w:rsidR="00360346" w:rsidRPr="007A06F5">
        <w:rPr>
          <w:lang w:val="la-Latn"/>
        </w:rPr>
        <w:t xml:space="preserve"> </w:t>
      </w:r>
      <w:r w:rsidRPr="007A06F5">
        <w:rPr>
          <w:lang w:val="la-Latn"/>
        </w:rPr>
        <w:t>per os sancti dicat Gregorii</w:t>
      </w:r>
      <w:r w:rsidR="00D9225B" w:rsidRPr="007A06F5">
        <w:rPr>
          <w:lang w:val="la-Latn"/>
        </w:rPr>
        <w:t xml:space="preserve">: </w:t>
      </w:r>
      <w:r w:rsidRPr="007A06F5">
        <w:rPr>
          <w:lang w:val="la-Latn"/>
        </w:rPr>
        <w:t>' Cur non perpenditur</w:t>
      </w:r>
      <w:r w:rsidR="00360346" w:rsidRPr="007A06F5">
        <w:rPr>
          <w:lang w:val="la-Latn"/>
        </w:rPr>
        <w:t xml:space="preserve">, </w:t>
      </w:r>
      <w:r w:rsidR="00E80C5A" w:rsidRPr="007A06F5">
        <w:rPr>
          <w:lang w:val="la-Latn"/>
        </w:rPr>
        <w:t xml:space="preserve">quia benedictio </w:t>
      </w:r>
      <w:r w:rsidRPr="007A06F5">
        <w:rPr>
          <w:lang w:val="la-Latn"/>
        </w:rPr>
        <w:t>illi</w:t>
      </w:r>
      <w:r w:rsidR="00360346" w:rsidRPr="007A06F5">
        <w:rPr>
          <w:lang w:val="la-Latn"/>
        </w:rPr>
        <w:t xml:space="preserve"> </w:t>
      </w:r>
      <w:r w:rsidRPr="007A06F5">
        <w:rPr>
          <w:lang w:val="la-Latn"/>
        </w:rPr>
        <w:t>in maledictionem convertitur</w:t>
      </w:r>
      <w:r w:rsidR="00360346" w:rsidRPr="007A06F5">
        <w:rPr>
          <w:lang w:val="la-Latn"/>
        </w:rPr>
        <w:t xml:space="preserve">, </w:t>
      </w:r>
      <w:r w:rsidRPr="007A06F5">
        <w:rPr>
          <w:lang w:val="la-Latn"/>
        </w:rPr>
        <w:t xml:space="preserve">qui e ad </w:t>
      </w:r>
      <w:r w:rsidRPr="007A06F5">
        <w:rPr>
          <w:lang w:val="la-Latn"/>
        </w:rPr>
        <w:lastRenderedPageBreak/>
        <w:t>hoc</w:t>
      </w:r>
      <w:r w:rsidR="00360346" w:rsidRPr="007A06F5">
        <w:rPr>
          <w:lang w:val="la-Latn"/>
        </w:rPr>
        <w:t xml:space="preserve">, </w:t>
      </w:r>
      <w:r w:rsidRPr="007A06F5">
        <w:rPr>
          <w:lang w:val="la-Latn"/>
        </w:rPr>
        <w:t>ut fiat hereticus</w:t>
      </w:r>
      <w:r w:rsidR="00360346" w:rsidRPr="007A06F5">
        <w:rPr>
          <w:lang w:val="la-Latn"/>
        </w:rPr>
        <w:t xml:space="preserve">, </w:t>
      </w:r>
      <w:r w:rsidR="00D9225B" w:rsidRPr="007A06F5">
        <w:rPr>
          <w:lang w:val="la-Latn"/>
        </w:rPr>
        <w:t>promovetur</w:t>
      </w:r>
      <w:r w:rsidRPr="007A06F5">
        <w:rPr>
          <w:lang w:val="la-Latn"/>
        </w:rPr>
        <w:t xml:space="preserve">?' </w:t>
      </w:r>
      <w:r w:rsidR="00E80C5A" w:rsidRPr="007A06F5">
        <w:rPr>
          <w:lang w:val="la-Latn"/>
        </w:rPr>
        <w:t xml:space="preserve">Et </w:t>
      </w:r>
      <w:r w:rsidRPr="007A06F5">
        <w:rPr>
          <w:lang w:val="la-Latn"/>
        </w:rPr>
        <w:t>item</w:t>
      </w:r>
      <w:r w:rsidR="00D9225B" w:rsidRPr="007A06F5">
        <w:rPr>
          <w:lang w:val="la-Latn"/>
        </w:rPr>
        <w:t xml:space="preserve">: </w:t>
      </w:r>
      <w:r w:rsidRPr="007A06F5">
        <w:rPr>
          <w:lang w:val="la-Latn"/>
        </w:rPr>
        <w:t>' Ementes quippe atque vendentes par poena constringit; cum liqueat</w:t>
      </w:r>
      <w:r w:rsidR="00360346" w:rsidRPr="007A06F5">
        <w:rPr>
          <w:lang w:val="la-Latn"/>
        </w:rPr>
        <w:t xml:space="preserve"> </w:t>
      </w:r>
      <w:r w:rsidR="00E80C5A" w:rsidRPr="007A06F5">
        <w:rPr>
          <w:lang w:val="la-Latn"/>
        </w:rPr>
        <w:t xml:space="preserve">hanc </w:t>
      </w:r>
      <w:r w:rsidRPr="007A06F5">
        <w:rPr>
          <w:lang w:val="la-Latn"/>
        </w:rPr>
        <w:t>heresim in ipsa sua origine apostolica esse detestatione dampnatam</w:t>
      </w:r>
      <w:r w:rsidR="00D9225B" w:rsidRPr="007A06F5">
        <w:rPr>
          <w:lang w:val="la-Latn"/>
        </w:rPr>
        <w:t>.’</w:t>
      </w:r>
      <w:r w:rsidRPr="007A06F5">
        <w:rPr>
          <w:lang w:val="la-Latn"/>
        </w:rPr>
        <w:t xml:space="preserve"> </w:t>
      </w:r>
      <w:r w:rsidR="00E80C5A" w:rsidRPr="007A06F5">
        <w:rPr>
          <w:lang w:val="la-Latn"/>
        </w:rPr>
        <w:t xml:space="preserve">Et apostolus </w:t>
      </w:r>
      <w:r w:rsidRPr="007A06F5">
        <w:rPr>
          <w:lang w:val="la-Latn"/>
        </w:rPr>
        <w:t>docet</w:t>
      </w:r>
      <w:r w:rsidR="00D9225B" w:rsidRPr="007A06F5">
        <w:rPr>
          <w:lang w:val="la-Latn"/>
        </w:rPr>
        <w:t xml:space="preserve">: </w:t>
      </w:r>
      <w:r w:rsidRPr="007A06F5">
        <w:rPr>
          <w:lang w:val="la-Latn"/>
        </w:rPr>
        <w:t>' Non  solum qui</w:t>
      </w:r>
      <w:r w:rsidR="00360346" w:rsidRPr="007A06F5">
        <w:rPr>
          <w:lang w:val="la-Latn"/>
        </w:rPr>
        <w:t xml:space="preserve"> </w:t>
      </w:r>
      <w:r w:rsidRPr="007A06F5">
        <w:rPr>
          <w:lang w:val="la-Latn"/>
        </w:rPr>
        <w:t>faciunt</w:t>
      </w:r>
      <w:r w:rsidR="00360346" w:rsidRPr="007A06F5">
        <w:rPr>
          <w:lang w:val="la-Latn"/>
        </w:rPr>
        <w:t xml:space="preserve">, </w:t>
      </w:r>
      <w:r w:rsidRPr="007A06F5">
        <w:rPr>
          <w:lang w:val="la-Latn"/>
        </w:rPr>
        <w:t>sed</w:t>
      </w:r>
      <w:r w:rsidR="00360346" w:rsidRPr="007A06F5">
        <w:rPr>
          <w:lang w:val="la-Latn"/>
        </w:rPr>
        <w:t xml:space="preserve"> </w:t>
      </w:r>
      <w:r w:rsidRPr="007A06F5">
        <w:rPr>
          <w:lang w:val="la-Latn"/>
        </w:rPr>
        <w:t>qui consentiunt facientibus</w:t>
      </w:r>
      <w:r w:rsidR="00360346" w:rsidRPr="007A06F5">
        <w:rPr>
          <w:lang w:val="la-Latn"/>
        </w:rPr>
        <w:t xml:space="preserve">, </w:t>
      </w:r>
      <w:r w:rsidRPr="007A06F5">
        <w:rPr>
          <w:lang w:val="la-Latn"/>
        </w:rPr>
        <w:t>digni</w:t>
      </w:r>
      <w:r w:rsidR="00360346" w:rsidRPr="007A06F5">
        <w:rPr>
          <w:lang w:val="la-Latn"/>
        </w:rPr>
        <w:t xml:space="preserve"> </w:t>
      </w:r>
      <w:r w:rsidR="00E80C5A" w:rsidRPr="007A06F5">
        <w:rPr>
          <w:lang w:val="la-Latn"/>
        </w:rPr>
        <w:t xml:space="preserve">sunt </w:t>
      </w:r>
      <w:r w:rsidRPr="007A06F5">
        <w:rPr>
          <w:lang w:val="la-Latn"/>
        </w:rPr>
        <w:t>morte</w:t>
      </w:r>
      <w:r w:rsidR="00D9225B" w:rsidRPr="007A06F5">
        <w:rPr>
          <w:lang w:val="la-Latn"/>
        </w:rPr>
        <w:t>.’</w:t>
      </w:r>
      <w:r w:rsidRPr="007A06F5">
        <w:rPr>
          <w:lang w:val="la-Latn"/>
        </w:rPr>
        <w:t xml:space="preserve"> Et item beatus</w:t>
      </w:r>
      <w:r w:rsidR="00360346" w:rsidRPr="007A06F5">
        <w:rPr>
          <w:lang w:val="la-Latn"/>
        </w:rPr>
        <w:t xml:space="preserve"> </w:t>
      </w:r>
      <w:r w:rsidRPr="007A06F5">
        <w:rPr>
          <w:lang w:val="la-Latn"/>
        </w:rPr>
        <w:t>Gregorius</w:t>
      </w:r>
      <w:r w:rsidR="00D9225B" w:rsidRPr="007A06F5">
        <w:rPr>
          <w:lang w:val="la-Latn"/>
        </w:rPr>
        <w:t xml:space="preserve">: </w:t>
      </w:r>
      <w:r w:rsidRPr="007A06F5">
        <w:rPr>
          <w:lang w:val="la-Latn"/>
        </w:rPr>
        <w:t>' Dolens</w:t>
      </w:r>
      <w:r w:rsidR="00360346" w:rsidRPr="007A06F5">
        <w:rPr>
          <w:lang w:val="la-Latn"/>
        </w:rPr>
        <w:t xml:space="preserve"> </w:t>
      </w:r>
      <w:r w:rsidRPr="007A06F5">
        <w:rPr>
          <w:lang w:val="la-Latn"/>
        </w:rPr>
        <w:t>', inquit</w:t>
      </w:r>
      <w:r w:rsidR="00360346" w:rsidRPr="007A06F5">
        <w:rPr>
          <w:lang w:val="la-Latn"/>
        </w:rPr>
        <w:t xml:space="preserve">, </w:t>
      </w:r>
      <w:r w:rsidRPr="007A06F5">
        <w:rPr>
          <w:lang w:val="la-Latn"/>
        </w:rPr>
        <w:t>' dico</w:t>
      </w:r>
      <w:r w:rsidR="00360346" w:rsidRPr="007A06F5">
        <w:rPr>
          <w:lang w:val="la-Latn"/>
        </w:rPr>
        <w:t xml:space="preserve">, </w:t>
      </w:r>
      <w:r w:rsidRPr="007A06F5">
        <w:rPr>
          <w:lang w:val="la-Latn"/>
        </w:rPr>
        <w:t>gemens denuntio</w:t>
      </w:r>
      <w:r w:rsidR="00360346" w:rsidRPr="007A06F5">
        <w:rPr>
          <w:lang w:val="la-Latn"/>
        </w:rPr>
        <w:t xml:space="preserve">, </w:t>
      </w:r>
      <w:r w:rsidR="00E80C5A" w:rsidRPr="007A06F5">
        <w:rPr>
          <w:lang w:val="la-Latn"/>
        </w:rPr>
        <w:t xml:space="preserve">quia </w:t>
      </w:r>
      <w:r w:rsidRPr="007A06F5">
        <w:rPr>
          <w:lang w:val="la-Latn"/>
        </w:rPr>
        <w:t>sacerdotium</w:t>
      </w:r>
      <w:r w:rsidR="00360346" w:rsidRPr="007A06F5">
        <w:rPr>
          <w:lang w:val="la-Latn"/>
        </w:rPr>
        <w:t xml:space="preserve">, </w:t>
      </w:r>
      <w:r w:rsidRPr="007A06F5">
        <w:rPr>
          <w:lang w:val="la-Latn"/>
        </w:rPr>
        <w:t>quod apud vos intus cecidit</w:t>
      </w:r>
      <w:r w:rsidR="00360346" w:rsidRPr="007A06F5">
        <w:rPr>
          <w:lang w:val="la-Latn"/>
        </w:rPr>
        <w:t xml:space="preserve">, </w:t>
      </w:r>
      <w:r w:rsidRPr="007A06F5">
        <w:rPr>
          <w:lang w:val="la-Latn"/>
        </w:rPr>
        <w:t>foris diu stare non poterit</w:t>
      </w:r>
      <w:r w:rsidR="00D9225B" w:rsidRPr="007A06F5">
        <w:rPr>
          <w:lang w:val="la-Latn"/>
        </w:rPr>
        <w:t>.’</w:t>
      </w:r>
      <w:r w:rsidRPr="007A06F5">
        <w:rPr>
          <w:lang w:val="la-Latn"/>
        </w:rPr>
        <w:t xml:space="preserve"> Item</w:t>
      </w:r>
      <w:r w:rsidR="00D9225B" w:rsidRPr="007A06F5">
        <w:rPr>
          <w:lang w:val="la-Latn"/>
        </w:rPr>
        <w:t xml:space="preserve">: </w:t>
      </w:r>
      <w:r w:rsidR="00E80C5A" w:rsidRPr="007A06F5">
        <w:rPr>
          <w:lang w:val="la-Latn"/>
        </w:rPr>
        <w:t xml:space="preserve">' Ad </w:t>
      </w:r>
      <w:r w:rsidRPr="007A06F5">
        <w:rPr>
          <w:lang w:val="la-Latn"/>
        </w:rPr>
        <w:t>versarius animarum callida specie suadet</w:t>
      </w:r>
      <w:r w:rsidR="00360346" w:rsidRPr="007A06F5">
        <w:rPr>
          <w:lang w:val="la-Latn"/>
        </w:rPr>
        <w:t xml:space="preserve">, </w:t>
      </w:r>
      <w:r w:rsidRPr="007A06F5">
        <w:rPr>
          <w:lang w:val="la-Latn"/>
        </w:rPr>
        <w:t>quasi</w:t>
      </w:r>
      <w:r w:rsidR="00360346" w:rsidRPr="007A06F5">
        <w:rPr>
          <w:lang w:val="la-Latn"/>
        </w:rPr>
        <w:t xml:space="preserve"> </w:t>
      </w:r>
      <w:r w:rsidRPr="007A06F5">
        <w:rPr>
          <w:lang w:val="la-Latn"/>
        </w:rPr>
        <w:t>debere ab habentibus accipi</w:t>
      </w:r>
      <w:r w:rsidR="00360346" w:rsidRPr="007A06F5">
        <w:rPr>
          <w:lang w:val="la-Latn"/>
        </w:rPr>
        <w:t xml:space="preserve">, </w:t>
      </w:r>
      <w:r w:rsidR="00E80C5A" w:rsidRPr="007A06F5">
        <w:rPr>
          <w:lang w:val="la-Latn"/>
        </w:rPr>
        <w:t xml:space="preserve">ut </w:t>
      </w:r>
      <w:r w:rsidRPr="007A06F5">
        <w:rPr>
          <w:lang w:val="la-Latn"/>
        </w:rPr>
        <w:t>si</w:t>
      </w:r>
      <w:r w:rsidR="00E80C5A" w:rsidRPr="007A06F5">
        <w:rPr>
          <w:lang w:val="la-Latn"/>
        </w:rPr>
        <w:t>t</w:t>
      </w:r>
      <w:r w:rsidR="00360346" w:rsidRPr="007A06F5">
        <w:rPr>
          <w:lang w:val="la-Latn"/>
        </w:rPr>
        <w:t xml:space="preserve">, </w:t>
      </w:r>
      <w:r w:rsidRPr="007A06F5">
        <w:rPr>
          <w:lang w:val="la-Latn"/>
        </w:rPr>
        <w:t>quod possit non habentibus erogari ', sed scriptum est</w:t>
      </w:r>
      <w:r w:rsidR="00D9225B" w:rsidRPr="007A06F5">
        <w:rPr>
          <w:lang w:val="la-Latn"/>
        </w:rPr>
        <w:t xml:space="preserve">: </w:t>
      </w:r>
      <w:r w:rsidRPr="007A06F5">
        <w:rPr>
          <w:lang w:val="la-Latn"/>
        </w:rPr>
        <w:t>' Hostiae</w:t>
      </w:r>
      <w:r w:rsidR="00360346" w:rsidRPr="007A06F5">
        <w:rPr>
          <w:lang w:val="la-Latn"/>
        </w:rPr>
        <w:t xml:space="preserve"> </w:t>
      </w:r>
      <w:r w:rsidRPr="007A06F5">
        <w:rPr>
          <w:lang w:val="la-Latn"/>
        </w:rPr>
        <w:t xml:space="preserve">impiorum </w:t>
      </w:r>
      <w:r w:rsidR="00E80C5A" w:rsidRPr="007A06F5">
        <w:rPr>
          <w:lang w:val="la-Latn"/>
        </w:rPr>
        <w:t>abominabiles</w:t>
      </w:r>
      <w:r w:rsidR="008E2A6B" w:rsidRPr="007A06F5">
        <w:rPr>
          <w:lang w:val="la-Latn"/>
        </w:rPr>
        <w:t xml:space="preserve">, </w:t>
      </w:r>
      <w:r w:rsidRPr="007A06F5">
        <w:rPr>
          <w:lang w:val="la-Latn"/>
        </w:rPr>
        <w:t>quia</w:t>
      </w:r>
      <w:r w:rsidR="00360346" w:rsidRPr="007A06F5">
        <w:rPr>
          <w:lang w:val="la-Latn"/>
        </w:rPr>
        <w:t xml:space="preserve"> </w:t>
      </w:r>
      <w:r w:rsidRPr="007A06F5">
        <w:rPr>
          <w:lang w:val="la-Latn"/>
        </w:rPr>
        <w:t>offeruntur</w:t>
      </w:r>
      <w:r w:rsidR="00360346" w:rsidRPr="007A06F5">
        <w:rPr>
          <w:lang w:val="la-Latn"/>
        </w:rPr>
        <w:t xml:space="preserve"> </w:t>
      </w:r>
      <w:r w:rsidRPr="007A06F5">
        <w:rPr>
          <w:lang w:val="la-Latn"/>
        </w:rPr>
        <w:t>ex scelere</w:t>
      </w:r>
      <w:r w:rsidR="00D9225B" w:rsidRPr="007A06F5">
        <w:rPr>
          <w:lang w:val="la-Latn"/>
        </w:rPr>
        <w:t>.’</w:t>
      </w:r>
      <w:r w:rsidRPr="007A06F5">
        <w:rPr>
          <w:lang w:val="la-Latn"/>
        </w:rPr>
        <w:t xml:space="preserve"> </w:t>
      </w:r>
    </w:p>
    <w:p w14:paraId="40A8AAB4" w14:textId="488CA7D7" w:rsidR="00055039" w:rsidRPr="007A06F5" w:rsidRDefault="00055039" w:rsidP="00055039">
      <w:pPr>
        <w:pStyle w:val="Normlnweb"/>
        <w:rPr>
          <w:lang w:val="la-Latn"/>
        </w:rPr>
      </w:pPr>
      <w:r w:rsidRPr="007A06F5">
        <w:rPr>
          <w:lang w:val="la-Latn"/>
        </w:rPr>
        <w:t>44</w:t>
      </w:r>
      <w:r w:rsidR="008E2A6B" w:rsidRPr="007A06F5">
        <w:rPr>
          <w:lang w:val="la-Latn"/>
        </w:rPr>
        <w:t xml:space="preserve">. </w:t>
      </w:r>
      <w:r w:rsidRPr="007A06F5">
        <w:rPr>
          <w:lang w:val="la-Latn"/>
        </w:rPr>
        <w:t>Ut corepiscopus modum suum iuxta can</w:t>
      </w:r>
      <w:r w:rsidR="00E80C5A" w:rsidRPr="007A06F5">
        <w:rPr>
          <w:lang w:val="la-Latn"/>
        </w:rPr>
        <w:t xml:space="preserve">onicam institutionem teneat et </w:t>
      </w:r>
      <w:r w:rsidRPr="007A06F5">
        <w:rPr>
          <w:lang w:val="la-Latn"/>
        </w:rPr>
        <w:t>nec sanctum chrisma nec sanctum paraclitum</w:t>
      </w:r>
      <w:r w:rsidR="00360346" w:rsidRPr="007A06F5">
        <w:rPr>
          <w:lang w:val="la-Latn"/>
        </w:rPr>
        <w:t xml:space="preserve"> </w:t>
      </w:r>
      <w:r w:rsidRPr="007A06F5">
        <w:rPr>
          <w:lang w:val="la-Latn"/>
        </w:rPr>
        <w:t>Spiritum</w:t>
      </w:r>
      <w:r w:rsidR="00360346" w:rsidRPr="007A06F5">
        <w:rPr>
          <w:lang w:val="la-Latn"/>
        </w:rPr>
        <w:t xml:space="preserve">, </w:t>
      </w:r>
      <w:r w:rsidR="00E80C5A" w:rsidRPr="007A06F5">
        <w:rPr>
          <w:lang w:val="la-Latn"/>
        </w:rPr>
        <w:t xml:space="preserve">solis episcopis iuxta decreta </w:t>
      </w:r>
      <w:r w:rsidRPr="007A06F5">
        <w:rPr>
          <w:lang w:val="la-Latn"/>
        </w:rPr>
        <w:t>Innocentii tribuere debitum</w:t>
      </w:r>
      <w:r w:rsidR="00360346" w:rsidRPr="007A06F5">
        <w:rPr>
          <w:lang w:val="la-Latn"/>
        </w:rPr>
        <w:t xml:space="preserve">, </w:t>
      </w:r>
      <w:r w:rsidRPr="007A06F5">
        <w:rPr>
          <w:lang w:val="la-Latn"/>
        </w:rPr>
        <w:t>tradere temptet nec ecc</w:t>
      </w:r>
      <w:r w:rsidR="00E80C5A" w:rsidRPr="007A06F5">
        <w:rPr>
          <w:lang w:val="la-Latn"/>
        </w:rPr>
        <w:t xml:space="preserve">lesias consecret neque ordines </w:t>
      </w:r>
      <w:r w:rsidRPr="007A06F5">
        <w:rPr>
          <w:lang w:val="la-Latn"/>
        </w:rPr>
        <w:t>ecclesiasticos</w:t>
      </w:r>
      <w:r w:rsidR="00360346" w:rsidRPr="007A06F5">
        <w:rPr>
          <w:lang w:val="la-Latn"/>
        </w:rPr>
        <w:t xml:space="preserve">, </w:t>
      </w:r>
      <w:r w:rsidRPr="007A06F5">
        <w:rPr>
          <w:lang w:val="la-Latn"/>
        </w:rPr>
        <w:t>qui per inpositionem manus tribuuntur</w:t>
      </w:r>
      <w:r w:rsidR="00360346" w:rsidRPr="007A06F5">
        <w:rPr>
          <w:lang w:val="la-Latn"/>
        </w:rPr>
        <w:t xml:space="preserve">, </w:t>
      </w:r>
      <w:r w:rsidR="00E80C5A" w:rsidRPr="007A06F5">
        <w:rPr>
          <w:lang w:val="la-Latn"/>
        </w:rPr>
        <w:t xml:space="preserve">id est non nisi usque ad sub </w:t>
      </w:r>
      <w:r w:rsidRPr="007A06F5">
        <w:rPr>
          <w:lang w:val="la-Latn"/>
        </w:rPr>
        <w:t>diaconatum et hoc iubente episcopo et in locis</w:t>
      </w:r>
      <w:r w:rsidR="00360346" w:rsidRPr="007A06F5">
        <w:rPr>
          <w:lang w:val="la-Latn"/>
        </w:rPr>
        <w:t xml:space="preserve">, </w:t>
      </w:r>
      <w:r w:rsidRPr="007A06F5">
        <w:rPr>
          <w:lang w:val="la-Latn"/>
        </w:rPr>
        <w:t>quibus canones designant</w:t>
      </w:r>
      <w:r w:rsidR="00360346" w:rsidRPr="007A06F5">
        <w:rPr>
          <w:lang w:val="la-Latn"/>
        </w:rPr>
        <w:t xml:space="preserve">, </w:t>
      </w:r>
      <w:r w:rsidR="00E80C5A" w:rsidRPr="007A06F5">
        <w:rPr>
          <w:lang w:val="la-Latn"/>
        </w:rPr>
        <w:t xml:space="preserve">agere </w:t>
      </w:r>
      <w:r w:rsidRPr="007A06F5">
        <w:rPr>
          <w:lang w:val="la-Latn"/>
        </w:rPr>
        <w:t>presumat</w:t>
      </w:r>
      <w:r w:rsidR="008E2A6B" w:rsidRPr="007A06F5">
        <w:rPr>
          <w:lang w:val="la-Latn"/>
        </w:rPr>
        <w:t xml:space="preserve">; </w:t>
      </w:r>
      <w:r w:rsidRPr="007A06F5">
        <w:rPr>
          <w:lang w:val="la-Latn"/>
        </w:rPr>
        <w:t>inpositioni autem penitentiae atque p</w:t>
      </w:r>
      <w:r w:rsidR="00E80C5A" w:rsidRPr="007A06F5">
        <w:rPr>
          <w:lang w:val="la-Latn"/>
        </w:rPr>
        <w:t xml:space="preserve">enitentium reconciliationi per </w:t>
      </w:r>
      <w:r w:rsidRPr="007A06F5">
        <w:rPr>
          <w:lang w:val="la-Latn"/>
        </w:rPr>
        <w:t>parrochiam secundum mandatum episcopi sui inserviat</w:t>
      </w:r>
      <w:r w:rsidR="008E2A6B" w:rsidRPr="007A06F5">
        <w:rPr>
          <w:lang w:val="la-Latn"/>
        </w:rPr>
        <w:t xml:space="preserve">. </w:t>
      </w:r>
      <w:r w:rsidR="00E80C5A" w:rsidRPr="007A06F5">
        <w:rPr>
          <w:lang w:val="la-Latn"/>
        </w:rPr>
        <w:t xml:space="preserve">Si vero civitatis episcopus </w:t>
      </w:r>
      <w:r w:rsidRPr="007A06F5">
        <w:rPr>
          <w:lang w:val="la-Latn"/>
        </w:rPr>
        <w:t>obierit</w:t>
      </w:r>
      <w:r w:rsidR="00360346" w:rsidRPr="007A06F5">
        <w:rPr>
          <w:lang w:val="la-Latn"/>
        </w:rPr>
        <w:t xml:space="preserve">, </w:t>
      </w:r>
      <w:r w:rsidRPr="007A06F5">
        <w:rPr>
          <w:lang w:val="la-Latn"/>
        </w:rPr>
        <w:t>nihil ex episcopali ministerio</w:t>
      </w:r>
      <w:r w:rsidR="00360346" w:rsidRPr="007A06F5">
        <w:rPr>
          <w:lang w:val="la-Latn"/>
        </w:rPr>
        <w:t xml:space="preserve"> </w:t>
      </w:r>
      <w:r w:rsidRPr="007A06F5">
        <w:rPr>
          <w:lang w:val="la-Latn"/>
        </w:rPr>
        <w:t>specialiter episcopis debito ad temptet</w:t>
      </w:r>
      <w:r w:rsidR="00360346" w:rsidRPr="007A06F5">
        <w:rPr>
          <w:lang w:val="la-Latn"/>
        </w:rPr>
        <w:t xml:space="preserve">, </w:t>
      </w:r>
      <w:r w:rsidR="00E80C5A" w:rsidRPr="007A06F5">
        <w:rPr>
          <w:lang w:val="la-Latn"/>
        </w:rPr>
        <w:t xml:space="preserve">quia </w:t>
      </w:r>
      <w:r w:rsidRPr="007A06F5">
        <w:rPr>
          <w:lang w:val="la-Latn"/>
        </w:rPr>
        <w:t>ex hoc magnum scandalum et divisionem rerum ecc</w:t>
      </w:r>
      <w:r w:rsidR="00E80C5A" w:rsidRPr="007A06F5">
        <w:rPr>
          <w:lang w:val="la-Latn"/>
        </w:rPr>
        <w:t xml:space="preserve">lesiasticarum atque dilationem </w:t>
      </w:r>
      <w:r w:rsidRPr="007A06F5">
        <w:rPr>
          <w:lang w:val="la-Latn"/>
        </w:rPr>
        <w:t>in canonice ordinandis episcopis Dei ecclesiis acci</w:t>
      </w:r>
      <w:r w:rsidR="00E80C5A" w:rsidRPr="007A06F5">
        <w:rPr>
          <w:lang w:val="la-Latn"/>
        </w:rPr>
        <w:t>disse conspeximus</w:t>
      </w:r>
      <w:r w:rsidR="008E2A6B" w:rsidRPr="007A06F5">
        <w:rPr>
          <w:lang w:val="la-Latn"/>
        </w:rPr>
        <w:t xml:space="preserve">. </w:t>
      </w:r>
      <w:r w:rsidR="00E80C5A" w:rsidRPr="007A06F5">
        <w:rPr>
          <w:lang w:val="la-Latn"/>
        </w:rPr>
        <w:t>Nam si epi</w:t>
      </w:r>
      <w:r w:rsidRPr="007A06F5">
        <w:rPr>
          <w:lang w:val="la-Latn"/>
        </w:rPr>
        <w:t xml:space="preserve">scopus civitatis propter desidiam aut secularem pervagationem </w:t>
      </w:r>
      <w:r w:rsidR="00E80C5A" w:rsidRPr="007A06F5">
        <w:rPr>
          <w:lang w:val="la-Latn"/>
        </w:rPr>
        <w:t>vel propter infir</w:t>
      </w:r>
      <w:r w:rsidRPr="007A06F5">
        <w:rPr>
          <w:lang w:val="la-Latn"/>
        </w:rPr>
        <w:t>mitatem modum suum corepiscopis transcendere consenserit</w:t>
      </w:r>
      <w:r w:rsidR="00360346" w:rsidRPr="007A06F5">
        <w:rPr>
          <w:lang w:val="la-Latn"/>
        </w:rPr>
        <w:t xml:space="preserve">, </w:t>
      </w:r>
      <w:r w:rsidR="00E80C5A" w:rsidRPr="007A06F5">
        <w:rPr>
          <w:lang w:val="la-Latn"/>
        </w:rPr>
        <w:t xml:space="preserve">sententiam canonicam </w:t>
      </w:r>
      <w:r w:rsidRPr="007A06F5">
        <w:rPr>
          <w:lang w:val="la-Latn"/>
        </w:rPr>
        <w:t>debet adtendere</w:t>
      </w:r>
      <w:r w:rsidR="00360346" w:rsidRPr="007A06F5">
        <w:rPr>
          <w:lang w:val="la-Latn"/>
        </w:rPr>
        <w:t xml:space="preserve">, </w:t>
      </w:r>
      <w:r w:rsidRPr="007A06F5">
        <w:rPr>
          <w:lang w:val="la-Latn"/>
        </w:rPr>
        <w:t>qua decretum est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qui contra a dicta a canonum fecerit</w:t>
      </w:r>
      <w:r w:rsidR="00360346" w:rsidRPr="007A06F5">
        <w:rPr>
          <w:lang w:val="la-Latn"/>
        </w:rPr>
        <w:t xml:space="preserve">, </w:t>
      </w:r>
      <w:r w:rsidR="00E80C5A" w:rsidRPr="007A06F5">
        <w:rPr>
          <w:lang w:val="la-Latn"/>
        </w:rPr>
        <w:t xml:space="preserve">gradus </w:t>
      </w:r>
      <w:r w:rsidRPr="007A06F5">
        <w:rPr>
          <w:lang w:val="la-Latn"/>
        </w:rPr>
        <w:t>sui periculo sine retractatione subiaceat</w:t>
      </w:r>
      <w:r w:rsidR="008E2A6B" w:rsidRPr="007A06F5">
        <w:rPr>
          <w:lang w:val="la-Latn"/>
        </w:rPr>
        <w:t xml:space="preserve">. </w:t>
      </w:r>
    </w:p>
    <w:p w14:paraId="49D99E2E" w14:textId="1459C808" w:rsidR="00055039" w:rsidRPr="007A06F5" w:rsidRDefault="00055039" w:rsidP="00055039">
      <w:pPr>
        <w:pStyle w:val="Normlnweb"/>
        <w:rPr>
          <w:lang w:val="la-Latn"/>
        </w:rPr>
      </w:pPr>
      <w:r w:rsidRPr="007A06F5">
        <w:rPr>
          <w:lang w:val="la-Latn"/>
        </w:rPr>
        <w:t>45</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nemo episcoporum vel quilibet minister</w:t>
      </w:r>
      <w:r w:rsidR="00E80C5A" w:rsidRPr="007A06F5">
        <w:rPr>
          <w:lang w:val="la-Latn"/>
        </w:rPr>
        <w:t xml:space="preserve"> ecclesiasticus propter sacrum </w:t>
      </w:r>
      <w:r w:rsidRPr="007A06F5">
        <w:rPr>
          <w:lang w:val="la-Latn"/>
        </w:rPr>
        <w:t>chrisma aliquid muneris accipiat neque denarios vel quaelibet munuscula</w:t>
      </w:r>
      <w:r w:rsidR="00360346" w:rsidRPr="007A06F5">
        <w:rPr>
          <w:lang w:val="la-Latn"/>
        </w:rPr>
        <w:t xml:space="preserve">, </w:t>
      </w:r>
      <w:r w:rsidR="00E80C5A" w:rsidRPr="007A06F5">
        <w:rPr>
          <w:lang w:val="la-Latn"/>
        </w:rPr>
        <w:t xml:space="preserve">quae per </w:t>
      </w:r>
      <w:r w:rsidRPr="007A06F5">
        <w:rPr>
          <w:lang w:val="la-Latn"/>
        </w:rPr>
        <w:t>ministros episcoporum a presbiteris inordinabiliter exiguntur</w:t>
      </w:r>
      <w:r w:rsidR="008E2A6B" w:rsidRPr="007A06F5">
        <w:rPr>
          <w:lang w:val="la-Latn"/>
        </w:rPr>
        <w:t xml:space="preserve">. </w:t>
      </w:r>
      <w:r w:rsidRPr="007A06F5">
        <w:rPr>
          <w:lang w:val="la-Latn"/>
        </w:rPr>
        <w:t>Decet tamen</w:t>
      </w:r>
      <w:r w:rsidR="00360346" w:rsidRPr="007A06F5">
        <w:rPr>
          <w:lang w:val="la-Latn"/>
        </w:rPr>
        <w:t xml:space="preserve"> </w:t>
      </w:r>
      <w:r w:rsidR="00E80C5A" w:rsidRPr="007A06F5">
        <w:rPr>
          <w:lang w:val="la-Latn"/>
        </w:rPr>
        <w:t>presbi</w:t>
      </w:r>
      <w:r w:rsidRPr="007A06F5">
        <w:rPr>
          <w:lang w:val="la-Latn"/>
        </w:rPr>
        <w:t>teros cum voluntariis eulogiis e tempore congruo visitare</w:t>
      </w:r>
      <w:r w:rsidR="00360346" w:rsidRPr="007A06F5">
        <w:rPr>
          <w:lang w:val="la-Latn"/>
        </w:rPr>
        <w:t xml:space="preserve"> </w:t>
      </w:r>
      <w:r w:rsidRPr="007A06F5">
        <w:rPr>
          <w:lang w:val="la-Latn"/>
        </w:rPr>
        <w:t>et venerari suos episcopos</w:t>
      </w:r>
      <w:r w:rsidR="008E2A6B" w:rsidRPr="007A06F5">
        <w:rPr>
          <w:lang w:val="la-Latn"/>
        </w:rPr>
        <w:t xml:space="preserve">. </w:t>
      </w:r>
    </w:p>
    <w:p w14:paraId="65DA1458" w14:textId="4A7B084F" w:rsidR="00055039" w:rsidRPr="007A06F5" w:rsidRDefault="00055039" w:rsidP="00055039">
      <w:pPr>
        <w:pStyle w:val="Normlnweb"/>
        <w:rPr>
          <w:lang w:val="la-Latn"/>
        </w:rPr>
      </w:pPr>
      <w:r w:rsidRPr="007A06F5">
        <w:rPr>
          <w:lang w:val="la-Latn"/>
        </w:rPr>
        <w:t>46</w:t>
      </w:r>
      <w:r w:rsidR="008E2A6B" w:rsidRPr="007A06F5">
        <w:rPr>
          <w:lang w:val="la-Latn"/>
        </w:rPr>
        <w:t xml:space="preserve">. </w:t>
      </w:r>
      <w:r w:rsidRPr="007A06F5">
        <w:rPr>
          <w:lang w:val="la-Latn"/>
        </w:rPr>
        <w:t>Ut nemo sacrum chrisma nisi in quinta feria maioris septimanae</w:t>
      </w:r>
      <w:r w:rsidR="00360346" w:rsidRPr="007A06F5">
        <w:rPr>
          <w:lang w:val="la-Latn"/>
        </w:rPr>
        <w:t xml:space="preserve">, </w:t>
      </w:r>
      <w:r w:rsidR="00E80C5A" w:rsidRPr="007A06F5">
        <w:rPr>
          <w:lang w:val="la-Latn"/>
        </w:rPr>
        <w:t xml:space="preserve">id est </w:t>
      </w:r>
      <w:r w:rsidRPr="007A06F5">
        <w:rPr>
          <w:lang w:val="la-Latn"/>
        </w:rPr>
        <w:t>in cena</w:t>
      </w:r>
      <w:r w:rsidR="00360346" w:rsidRPr="007A06F5">
        <w:rPr>
          <w:lang w:val="la-Latn"/>
        </w:rPr>
        <w:t xml:space="preserve">, </w:t>
      </w:r>
      <w:r w:rsidRPr="007A06F5">
        <w:rPr>
          <w:lang w:val="la-Latn"/>
        </w:rPr>
        <w:t>quae specialiter appellatur dominica</w:t>
      </w:r>
      <w:r w:rsidR="00360346" w:rsidRPr="007A06F5">
        <w:rPr>
          <w:lang w:val="la-Latn"/>
        </w:rPr>
        <w:t xml:space="preserve">, </w:t>
      </w:r>
      <w:r w:rsidRPr="007A06F5">
        <w:rPr>
          <w:lang w:val="la-Latn"/>
        </w:rPr>
        <w:t>conficere</w:t>
      </w:r>
      <w:r w:rsidR="00360346" w:rsidRPr="007A06F5">
        <w:rPr>
          <w:lang w:val="la-Latn"/>
        </w:rPr>
        <w:t xml:space="preserve"> </w:t>
      </w:r>
      <w:r w:rsidRPr="007A06F5">
        <w:rPr>
          <w:lang w:val="la-Latn"/>
        </w:rPr>
        <w:t>praesumat</w:t>
      </w:r>
      <w:r w:rsidR="008E2A6B" w:rsidRPr="007A06F5">
        <w:rPr>
          <w:lang w:val="la-Latn"/>
        </w:rPr>
        <w:t xml:space="preserve">. </w:t>
      </w:r>
    </w:p>
    <w:p w14:paraId="0F9851BE" w14:textId="55ABF59E" w:rsidR="00AA1999" w:rsidRPr="007A06F5" w:rsidRDefault="00055039" w:rsidP="00AA1999">
      <w:pPr>
        <w:pStyle w:val="Normlnweb"/>
        <w:rPr>
          <w:lang w:val="la-Latn"/>
        </w:rPr>
      </w:pPr>
      <w:r w:rsidRPr="007A06F5">
        <w:rPr>
          <w:lang w:val="la-Latn"/>
        </w:rPr>
        <w:t>47</w:t>
      </w:r>
      <w:r w:rsidR="008E2A6B" w:rsidRPr="007A06F5">
        <w:rPr>
          <w:lang w:val="la-Latn"/>
        </w:rPr>
        <w:t xml:space="preserve">. </w:t>
      </w:r>
      <w:r w:rsidRPr="007A06F5">
        <w:rPr>
          <w:lang w:val="la-Latn"/>
        </w:rPr>
        <w:t>Ut nemo vivente</w:t>
      </w:r>
      <w:r w:rsidR="00360346" w:rsidRPr="007A06F5">
        <w:rPr>
          <w:lang w:val="la-Latn"/>
        </w:rPr>
        <w:t xml:space="preserve"> </w:t>
      </w:r>
      <w:r w:rsidRPr="007A06F5">
        <w:rPr>
          <w:lang w:val="la-Latn"/>
        </w:rPr>
        <w:t xml:space="preserve">episcopo ecclesiam illius aut res ad </w:t>
      </w:r>
      <w:r w:rsidR="00E80C5A" w:rsidRPr="007A06F5">
        <w:rPr>
          <w:lang w:val="la-Latn"/>
        </w:rPr>
        <w:t xml:space="preserve">cam pertinentes </w:t>
      </w:r>
      <w:r w:rsidRPr="007A06F5">
        <w:rPr>
          <w:lang w:val="la-Latn"/>
        </w:rPr>
        <w:t>invadere aut dominari praesumat</w:t>
      </w:r>
      <w:r w:rsidR="00360346" w:rsidRPr="007A06F5">
        <w:rPr>
          <w:lang w:val="la-Latn"/>
        </w:rPr>
        <w:t xml:space="preserve">, </w:t>
      </w:r>
      <w:r w:rsidRPr="007A06F5">
        <w:rPr>
          <w:lang w:val="la-Latn"/>
        </w:rPr>
        <w:t>neque sub voluntariae</w:t>
      </w:r>
      <w:r w:rsidR="00360346" w:rsidRPr="007A06F5">
        <w:rPr>
          <w:lang w:val="la-Latn"/>
        </w:rPr>
        <w:t xml:space="preserve"> </w:t>
      </w:r>
      <w:r w:rsidR="00E80C5A" w:rsidRPr="007A06F5">
        <w:rPr>
          <w:lang w:val="la-Latn"/>
        </w:rPr>
        <w:t xml:space="preserve">cleri ac populi electionis </w:t>
      </w:r>
      <w:r w:rsidRPr="007A06F5">
        <w:rPr>
          <w:lang w:val="la-Latn"/>
        </w:rPr>
        <w:t>obtentu praeter</w:t>
      </w:r>
      <w:r w:rsidR="00360346" w:rsidRPr="007A06F5">
        <w:rPr>
          <w:lang w:val="la-Latn"/>
        </w:rPr>
        <w:t xml:space="preserve"> </w:t>
      </w:r>
      <w:r w:rsidRPr="007A06F5">
        <w:rPr>
          <w:lang w:val="la-Latn"/>
        </w:rPr>
        <w:t>voluntatem episcopi quisquam qu</w:t>
      </w:r>
      <w:r w:rsidR="00D9225B" w:rsidRPr="007A06F5">
        <w:rPr>
          <w:lang w:val="la-Latn"/>
        </w:rPr>
        <w:t>acumque seculari potestate prae</w:t>
      </w:r>
      <w:r w:rsidRPr="007A06F5">
        <w:rPr>
          <w:lang w:val="la-Latn"/>
        </w:rPr>
        <w:t>/</w:t>
      </w:r>
      <w:r w:rsidR="00AA1999" w:rsidRPr="007A06F5">
        <w:rPr>
          <w:lang w:val="la-Latn"/>
        </w:rPr>
        <w:t>ditus</w:t>
      </w:r>
      <w:r w:rsidR="00360346" w:rsidRPr="007A06F5">
        <w:rPr>
          <w:lang w:val="la-Latn"/>
        </w:rPr>
        <w:t xml:space="preserve"> </w:t>
      </w:r>
      <w:r w:rsidR="00AA1999" w:rsidRPr="007A06F5">
        <w:rPr>
          <w:lang w:val="la-Latn"/>
        </w:rPr>
        <w:t>quasi oeconomum</w:t>
      </w:r>
      <w:r w:rsidR="00360346" w:rsidRPr="007A06F5">
        <w:rPr>
          <w:lang w:val="la-Latn"/>
        </w:rPr>
        <w:t xml:space="preserve"> </w:t>
      </w:r>
      <w:r w:rsidR="00AA1999" w:rsidRPr="007A06F5">
        <w:rPr>
          <w:lang w:val="la-Latn"/>
        </w:rPr>
        <w:t>constituat</w:t>
      </w:r>
      <w:r w:rsidR="008E2A6B" w:rsidRPr="007A06F5">
        <w:rPr>
          <w:lang w:val="la-Latn"/>
        </w:rPr>
        <w:t xml:space="preserve">. </w:t>
      </w:r>
      <w:r w:rsidR="00AA1999" w:rsidRPr="007A06F5">
        <w:rPr>
          <w:lang w:val="la-Latn"/>
        </w:rPr>
        <w:t>Sed si episcopus ministerium ecclesiasti</w:t>
      </w:r>
      <w:r w:rsidR="00E80C5A" w:rsidRPr="007A06F5">
        <w:rPr>
          <w:lang w:val="la-Latn"/>
        </w:rPr>
        <w:t xml:space="preserve">cum </w:t>
      </w:r>
      <w:r w:rsidR="00AA1999" w:rsidRPr="007A06F5">
        <w:rPr>
          <w:lang w:val="la-Latn"/>
        </w:rPr>
        <w:t>propter infirmitatem corpoream exhibere non potuerit</w:t>
      </w:r>
      <w:r w:rsidR="00360346" w:rsidRPr="007A06F5">
        <w:rPr>
          <w:lang w:val="la-Latn"/>
        </w:rPr>
        <w:t xml:space="preserve">, </w:t>
      </w:r>
      <w:r w:rsidR="00E80C5A" w:rsidRPr="007A06F5">
        <w:rPr>
          <w:lang w:val="la-Latn"/>
        </w:rPr>
        <w:t>in archiepiscopi hoc cum volun</w:t>
      </w:r>
      <w:r w:rsidR="00AA1999" w:rsidRPr="007A06F5">
        <w:rPr>
          <w:lang w:val="la-Latn"/>
        </w:rPr>
        <w:t>tate episcopi eiusdem ecclesiae maneat ordinatione</w:t>
      </w:r>
      <w:r w:rsidR="00360346" w:rsidRPr="007A06F5">
        <w:rPr>
          <w:lang w:val="la-Latn"/>
        </w:rPr>
        <w:t xml:space="preserve">, </w:t>
      </w:r>
      <w:r w:rsidR="00E80C5A" w:rsidRPr="007A06F5">
        <w:rPr>
          <w:lang w:val="la-Latn"/>
        </w:rPr>
        <w:t xml:space="preserve">qualiter debitum officium non </w:t>
      </w:r>
      <w:r w:rsidR="00AA1999" w:rsidRPr="007A06F5">
        <w:rPr>
          <w:lang w:val="la-Latn"/>
        </w:rPr>
        <w:t>remaneat</w:t>
      </w:r>
      <w:r w:rsidR="008E2A6B" w:rsidRPr="007A06F5">
        <w:rPr>
          <w:lang w:val="la-Latn"/>
        </w:rPr>
        <w:t xml:space="preserve">. </w:t>
      </w:r>
      <w:r w:rsidR="00AA1999" w:rsidRPr="007A06F5">
        <w:rPr>
          <w:lang w:val="la-Latn"/>
        </w:rPr>
        <w:t>Obsequium vero ad rempublicam pertinens qualiter exsequatur</w:t>
      </w:r>
      <w:r w:rsidR="00360346" w:rsidRPr="007A06F5">
        <w:rPr>
          <w:lang w:val="la-Latn"/>
        </w:rPr>
        <w:t xml:space="preserve">, </w:t>
      </w:r>
      <w:r w:rsidR="00AA1999" w:rsidRPr="007A06F5">
        <w:rPr>
          <w:lang w:val="la-Latn"/>
        </w:rPr>
        <w:t>per tales ex subditis et</w:t>
      </w:r>
      <w:r w:rsidR="00360346" w:rsidRPr="007A06F5">
        <w:rPr>
          <w:lang w:val="la-Latn"/>
        </w:rPr>
        <w:t xml:space="preserve"> </w:t>
      </w:r>
      <w:r w:rsidR="00AA1999" w:rsidRPr="007A06F5">
        <w:rPr>
          <w:lang w:val="la-Latn"/>
        </w:rPr>
        <w:t>ecclesiasticis ministris cum consensu ar</w:t>
      </w:r>
      <w:r w:rsidR="00E80C5A" w:rsidRPr="007A06F5">
        <w:rPr>
          <w:lang w:val="la-Latn"/>
        </w:rPr>
        <w:t>chiepiscopi propter pacis cari</w:t>
      </w:r>
      <w:r w:rsidR="00AA1999" w:rsidRPr="007A06F5">
        <w:rPr>
          <w:lang w:val="la-Latn"/>
        </w:rPr>
        <w:t>tatisque custodiam episcopus ordinet ac disponat</w:t>
      </w:r>
      <w:r w:rsidR="00360346" w:rsidRPr="007A06F5">
        <w:rPr>
          <w:lang w:val="la-Latn"/>
        </w:rPr>
        <w:t xml:space="preserve">, </w:t>
      </w:r>
      <w:r w:rsidR="00AA1999" w:rsidRPr="007A06F5">
        <w:rPr>
          <w:lang w:val="la-Latn"/>
        </w:rPr>
        <w:t>q</w:t>
      </w:r>
      <w:r w:rsidR="00E80C5A" w:rsidRPr="007A06F5">
        <w:rPr>
          <w:lang w:val="la-Latn"/>
        </w:rPr>
        <w:t xml:space="preserve">uos succedendi p in episcopatu </w:t>
      </w:r>
      <w:r w:rsidR="00AA1999" w:rsidRPr="007A06F5">
        <w:rPr>
          <w:lang w:val="la-Latn"/>
        </w:rPr>
        <w:t>appetitus</w:t>
      </w:r>
      <w:r w:rsidR="00360346" w:rsidRPr="007A06F5">
        <w:rPr>
          <w:lang w:val="la-Latn"/>
        </w:rPr>
        <w:t xml:space="preserve"> </w:t>
      </w:r>
      <w:r w:rsidR="00AA1999" w:rsidRPr="007A06F5">
        <w:rPr>
          <w:lang w:val="la-Latn"/>
        </w:rPr>
        <w:t>indebitus non elevet neque</w:t>
      </w:r>
      <w:r w:rsidR="00360346" w:rsidRPr="007A06F5">
        <w:rPr>
          <w:lang w:val="la-Latn"/>
        </w:rPr>
        <w:t xml:space="preserve"> </w:t>
      </w:r>
      <w:r w:rsidR="00AA1999" w:rsidRPr="007A06F5">
        <w:rPr>
          <w:lang w:val="la-Latn"/>
        </w:rPr>
        <w:t>vexet</w:t>
      </w:r>
      <w:r w:rsidR="008E2A6B" w:rsidRPr="007A06F5">
        <w:rPr>
          <w:lang w:val="la-Latn"/>
        </w:rPr>
        <w:t xml:space="preserve">; </w:t>
      </w:r>
      <w:r w:rsidR="00AA1999" w:rsidRPr="007A06F5">
        <w:rPr>
          <w:lang w:val="la-Latn"/>
        </w:rPr>
        <w:t>nisi</w:t>
      </w:r>
      <w:r w:rsidR="00360346" w:rsidRPr="007A06F5">
        <w:rPr>
          <w:lang w:val="la-Latn"/>
        </w:rPr>
        <w:t xml:space="preserve"> </w:t>
      </w:r>
      <w:r w:rsidR="00AA1999" w:rsidRPr="007A06F5">
        <w:rPr>
          <w:lang w:val="la-Latn"/>
        </w:rPr>
        <w:t>ita</w:t>
      </w:r>
      <w:r w:rsidR="00360346" w:rsidRPr="007A06F5">
        <w:rPr>
          <w:lang w:val="la-Latn"/>
        </w:rPr>
        <w:t xml:space="preserve"> </w:t>
      </w:r>
      <w:r w:rsidR="00AA1999" w:rsidRPr="007A06F5">
        <w:rPr>
          <w:lang w:val="la-Latn"/>
        </w:rPr>
        <w:t>moratus extiterit</w:t>
      </w:r>
      <w:r w:rsidR="00360346" w:rsidRPr="007A06F5">
        <w:rPr>
          <w:lang w:val="la-Latn"/>
        </w:rPr>
        <w:t xml:space="preserve">, </w:t>
      </w:r>
      <w:r w:rsidR="00E80C5A" w:rsidRPr="007A06F5">
        <w:rPr>
          <w:lang w:val="la-Latn"/>
        </w:rPr>
        <w:t>ut secun</w:t>
      </w:r>
      <w:r w:rsidR="00AA1999" w:rsidRPr="007A06F5">
        <w:rPr>
          <w:lang w:val="la-Latn"/>
        </w:rPr>
        <w:t>dum instituta beati Gregorii in libro epistolarum et humiliter in subditione</w:t>
      </w:r>
      <w:r w:rsidR="00360346" w:rsidRPr="007A06F5">
        <w:rPr>
          <w:lang w:val="la-Latn"/>
        </w:rPr>
        <w:t xml:space="preserve"> </w:t>
      </w:r>
      <w:r w:rsidR="00AA1999" w:rsidRPr="007A06F5">
        <w:rPr>
          <w:lang w:val="la-Latn"/>
        </w:rPr>
        <w:t>prosit</w:t>
      </w:r>
      <w:r w:rsidR="00360346" w:rsidRPr="007A06F5">
        <w:rPr>
          <w:lang w:val="la-Latn"/>
        </w:rPr>
        <w:t xml:space="preserve"> </w:t>
      </w:r>
      <w:r w:rsidR="00AA1999" w:rsidRPr="007A06F5">
        <w:rPr>
          <w:lang w:val="la-Latn"/>
        </w:rPr>
        <w:t>et post utiliter</w:t>
      </w:r>
      <w:r w:rsidR="00360346" w:rsidRPr="007A06F5">
        <w:rPr>
          <w:lang w:val="la-Latn"/>
        </w:rPr>
        <w:t xml:space="preserve"> </w:t>
      </w:r>
      <w:r w:rsidR="00AA1999" w:rsidRPr="007A06F5">
        <w:rPr>
          <w:lang w:val="la-Latn"/>
        </w:rPr>
        <w:t>conveniens sanctis regulis praesit</w:t>
      </w:r>
      <w:r w:rsidR="008E2A6B" w:rsidRPr="007A06F5">
        <w:rPr>
          <w:lang w:val="la-Latn"/>
        </w:rPr>
        <w:t xml:space="preserve">; </w:t>
      </w:r>
      <w:r w:rsidR="00AA1999" w:rsidRPr="007A06F5">
        <w:rPr>
          <w:lang w:val="la-Latn"/>
        </w:rPr>
        <w:t>q</w:t>
      </w:r>
      <w:r w:rsidR="00E80C5A" w:rsidRPr="007A06F5">
        <w:rPr>
          <w:lang w:val="la-Latn"/>
        </w:rPr>
        <w:t xml:space="preserve">uia ob hoc in multis ecclesiis </w:t>
      </w:r>
      <w:r w:rsidR="00AA1999" w:rsidRPr="007A06F5">
        <w:rPr>
          <w:lang w:val="la-Latn"/>
        </w:rPr>
        <w:t>scandalum magnum conspeximus</w:t>
      </w:r>
      <w:r w:rsidR="008E2A6B" w:rsidRPr="007A06F5">
        <w:rPr>
          <w:lang w:val="la-Latn"/>
        </w:rPr>
        <w:t xml:space="preserve">. </w:t>
      </w:r>
      <w:r w:rsidR="00AA1999" w:rsidRPr="007A06F5">
        <w:rPr>
          <w:lang w:val="la-Latn"/>
        </w:rPr>
        <w:t>Si autem in archi</w:t>
      </w:r>
      <w:r w:rsidR="00E80C5A" w:rsidRPr="007A06F5">
        <w:rPr>
          <w:lang w:val="la-Latn"/>
        </w:rPr>
        <w:t>episcopo talis necessitas acci</w:t>
      </w:r>
      <w:r w:rsidR="00AA1999" w:rsidRPr="007A06F5">
        <w:rPr>
          <w:lang w:val="la-Latn"/>
        </w:rPr>
        <w:t>derit</w:t>
      </w:r>
      <w:r w:rsidR="00360346" w:rsidRPr="007A06F5">
        <w:rPr>
          <w:lang w:val="la-Latn"/>
        </w:rPr>
        <w:t xml:space="preserve">, </w:t>
      </w:r>
      <w:r w:rsidR="00AA1999" w:rsidRPr="007A06F5">
        <w:rPr>
          <w:lang w:val="la-Latn"/>
        </w:rPr>
        <w:t>similiter ipse consilio coepiscoporum</w:t>
      </w:r>
      <w:r w:rsidR="00360346" w:rsidRPr="007A06F5">
        <w:rPr>
          <w:lang w:val="la-Latn"/>
        </w:rPr>
        <w:t xml:space="preserve"> </w:t>
      </w:r>
      <w:r w:rsidR="00AA1999" w:rsidRPr="007A06F5">
        <w:rPr>
          <w:lang w:val="la-Latn"/>
        </w:rPr>
        <w:t>su</w:t>
      </w:r>
      <w:r w:rsidR="00E80C5A" w:rsidRPr="007A06F5">
        <w:rPr>
          <w:lang w:val="la-Latn"/>
        </w:rPr>
        <w:t>orum huiusmodi ordinationem ex</w:t>
      </w:r>
      <w:r w:rsidR="00AA1999" w:rsidRPr="007A06F5">
        <w:rPr>
          <w:lang w:val="la-Latn"/>
        </w:rPr>
        <w:t>hibeat</w:t>
      </w:r>
      <w:r w:rsidR="008E2A6B" w:rsidRPr="007A06F5">
        <w:rPr>
          <w:lang w:val="la-Latn"/>
        </w:rPr>
        <w:t xml:space="preserve">. </w:t>
      </w:r>
    </w:p>
    <w:p w14:paraId="7211DD17" w14:textId="2EE854A7" w:rsidR="00AA1999" w:rsidRPr="007A06F5" w:rsidRDefault="00AA1999" w:rsidP="00AA1999">
      <w:pPr>
        <w:pStyle w:val="Normlnweb"/>
        <w:rPr>
          <w:lang w:val="la-Latn"/>
        </w:rPr>
      </w:pPr>
      <w:r w:rsidRPr="007A06F5">
        <w:rPr>
          <w:lang w:val="la-Latn"/>
        </w:rPr>
        <w:t>48</w:t>
      </w:r>
      <w:r w:rsidR="008E2A6B" w:rsidRPr="007A06F5">
        <w:rPr>
          <w:lang w:val="la-Latn"/>
        </w:rPr>
        <w:t xml:space="preserve">. </w:t>
      </w:r>
      <w:r w:rsidRPr="007A06F5">
        <w:rPr>
          <w:lang w:val="la-Latn"/>
        </w:rPr>
        <w:t>Ut a nemo presbiterorum</w:t>
      </w:r>
      <w:r w:rsidR="00360346" w:rsidRPr="007A06F5">
        <w:rPr>
          <w:lang w:val="la-Latn"/>
        </w:rPr>
        <w:t xml:space="preserve"> </w:t>
      </w:r>
      <w:r w:rsidRPr="007A06F5">
        <w:rPr>
          <w:lang w:val="la-Latn"/>
        </w:rPr>
        <w:t>baptizare praesumat</w:t>
      </w:r>
      <w:r w:rsidR="00360346" w:rsidRPr="007A06F5">
        <w:rPr>
          <w:lang w:val="la-Latn"/>
        </w:rPr>
        <w:t xml:space="preserve">, </w:t>
      </w:r>
      <w:r w:rsidRPr="007A06F5">
        <w:rPr>
          <w:lang w:val="la-Latn"/>
        </w:rPr>
        <w:t>nisi in vicis et</w:t>
      </w:r>
      <w:r w:rsidR="00360346" w:rsidRPr="007A06F5">
        <w:rPr>
          <w:lang w:val="la-Latn"/>
        </w:rPr>
        <w:t xml:space="preserve"> </w:t>
      </w:r>
      <w:r w:rsidR="00E80C5A" w:rsidRPr="007A06F5">
        <w:rPr>
          <w:lang w:val="la-Latn"/>
        </w:rPr>
        <w:t xml:space="preserve">ecclesiis </w:t>
      </w:r>
      <w:r w:rsidRPr="007A06F5">
        <w:rPr>
          <w:lang w:val="la-Latn"/>
        </w:rPr>
        <w:t>baptismalibus atque temporibus constitutis</w:t>
      </w:r>
      <w:r w:rsidR="00360346" w:rsidRPr="007A06F5">
        <w:rPr>
          <w:lang w:val="la-Latn"/>
        </w:rPr>
        <w:t xml:space="preserve">, </w:t>
      </w:r>
      <w:r w:rsidRPr="007A06F5">
        <w:rPr>
          <w:lang w:val="la-Latn"/>
        </w:rPr>
        <w:t>nisi caus</w:t>
      </w:r>
      <w:r w:rsidR="00E80C5A" w:rsidRPr="007A06F5">
        <w:rPr>
          <w:lang w:val="la-Latn"/>
        </w:rPr>
        <w:t xml:space="preserve">a egritudinis vel certae neces </w:t>
      </w:r>
      <w:r w:rsidRPr="007A06F5">
        <w:rPr>
          <w:lang w:val="la-Latn"/>
        </w:rPr>
        <w:t>sitatis</w:t>
      </w:r>
      <w:r w:rsidR="00360346" w:rsidRPr="007A06F5">
        <w:rPr>
          <w:lang w:val="la-Latn"/>
        </w:rPr>
        <w:t xml:space="preserve">, </w:t>
      </w:r>
      <w:r w:rsidRPr="007A06F5">
        <w:rPr>
          <w:lang w:val="la-Latn"/>
        </w:rPr>
        <w:t>sicut</w:t>
      </w:r>
      <w:r w:rsidR="00360346" w:rsidRPr="007A06F5">
        <w:rPr>
          <w:lang w:val="la-Latn"/>
        </w:rPr>
        <w:t xml:space="preserve"> </w:t>
      </w:r>
      <w:r w:rsidRPr="007A06F5">
        <w:rPr>
          <w:lang w:val="la-Latn"/>
        </w:rPr>
        <w:t xml:space="preserve">sacra canonum docet </w:t>
      </w:r>
      <w:r w:rsidR="00524CAA" w:rsidRPr="00524CAA">
        <w:rPr>
          <w:b/>
          <w:lang w:val="la-Latn"/>
        </w:rPr>
        <w:t>auctorit</w:t>
      </w:r>
      <w:r w:rsidRPr="007A06F5">
        <w:rPr>
          <w:lang w:val="la-Latn"/>
        </w:rPr>
        <w:t>as; et v</w:t>
      </w:r>
      <w:r w:rsidR="00E80C5A" w:rsidRPr="007A06F5">
        <w:rPr>
          <w:lang w:val="la-Latn"/>
        </w:rPr>
        <w:t xml:space="preserve">ici </w:t>
      </w:r>
      <w:r w:rsidR="00524CAA" w:rsidRPr="00524CAA">
        <w:rPr>
          <w:b/>
          <w:lang w:val="la-Latn"/>
        </w:rPr>
        <w:t>auctorit</w:t>
      </w:r>
      <w:r w:rsidR="00E80C5A" w:rsidRPr="007A06F5">
        <w:rPr>
          <w:lang w:val="la-Latn"/>
        </w:rPr>
        <w:t xml:space="preserve">atem et privilegia </w:t>
      </w:r>
      <w:r w:rsidRPr="007A06F5">
        <w:rPr>
          <w:lang w:val="la-Latn"/>
        </w:rPr>
        <w:t>debita et antiqua retineant</w:t>
      </w:r>
      <w:r w:rsidR="008E2A6B" w:rsidRPr="007A06F5">
        <w:rPr>
          <w:lang w:val="la-Latn"/>
        </w:rPr>
        <w:t xml:space="preserve">. </w:t>
      </w:r>
    </w:p>
    <w:p w14:paraId="0E65B655" w14:textId="1E4898A0" w:rsidR="00AA1999" w:rsidRPr="007A06F5" w:rsidRDefault="00AA1999" w:rsidP="00AA1999">
      <w:pPr>
        <w:pStyle w:val="Normlnweb"/>
        <w:rPr>
          <w:lang w:val="la-Latn"/>
        </w:rPr>
      </w:pPr>
      <w:r w:rsidRPr="007A06F5">
        <w:rPr>
          <w:lang w:val="la-Latn"/>
        </w:rPr>
        <w:t>49</w:t>
      </w:r>
      <w:r w:rsidR="008E2A6B" w:rsidRPr="007A06F5">
        <w:rPr>
          <w:lang w:val="la-Latn"/>
        </w:rPr>
        <w:t xml:space="preserve">. </w:t>
      </w:r>
      <w:r w:rsidRPr="007A06F5">
        <w:rPr>
          <w:lang w:val="la-Latn"/>
        </w:rPr>
        <w:t>Ut nemo laicorum presbiteros ecclesiarum suarum turpi vilicationi</w:t>
      </w:r>
      <w:r w:rsidR="00360346" w:rsidRPr="007A06F5">
        <w:rPr>
          <w:lang w:val="la-Latn"/>
        </w:rPr>
        <w:t xml:space="preserve"> </w:t>
      </w:r>
      <w:r w:rsidR="003600C7" w:rsidRPr="007A06F5">
        <w:rPr>
          <w:lang w:val="la-Latn"/>
        </w:rPr>
        <w:t xml:space="preserve">et </w:t>
      </w:r>
      <w:r w:rsidRPr="007A06F5">
        <w:rPr>
          <w:lang w:val="la-Latn"/>
        </w:rPr>
        <w:t>secundum apostolum  seculari et inhonestae negotiationi</w:t>
      </w:r>
      <w:r w:rsidR="00360346" w:rsidRPr="007A06F5">
        <w:rPr>
          <w:lang w:val="la-Latn"/>
        </w:rPr>
        <w:t xml:space="preserve"> </w:t>
      </w:r>
      <w:r w:rsidR="003600C7" w:rsidRPr="007A06F5">
        <w:rPr>
          <w:lang w:val="la-Latn"/>
        </w:rPr>
        <w:t xml:space="preserve">inplicare nec secum alior </w:t>
      </w:r>
      <w:r w:rsidRPr="007A06F5">
        <w:rPr>
          <w:lang w:val="la-Latn"/>
        </w:rPr>
        <w:t xml:space="preserve">sum contra </w:t>
      </w:r>
      <w:r w:rsidR="00524CAA" w:rsidRPr="00524CAA">
        <w:rPr>
          <w:b/>
          <w:lang w:val="la-Latn"/>
        </w:rPr>
        <w:t>auctorit</w:t>
      </w:r>
      <w:r w:rsidRPr="007A06F5">
        <w:rPr>
          <w:lang w:val="la-Latn"/>
        </w:rPr>
        <w:t xml:space="preserve">atem </w:t>
      </w:r>
      <w:r w:rsidRPr="007A06F5">
        <w:rPr>
          <w:lang w:val="la-Latn"/>
        </w:rPr>
        <w:lastRenderedPageBreak/>
        <w:t>praesumat ducere</w:t>
      </w:r>
      <w:r w:rsidR="00360346" w:rsidRPr="007A06F5">
        <w:rPr>
          <w:lang w:val="la-Latn"/>
        </w:rPr>
        <w:t xml:space="preserve">, </w:t>
      </w:r>
      <w:r w:rsidRPr="007A06F5">
        <w:rPr>
          <w:lang w:val="la-Latn"/>
        </w:rPr>
        <w:t>quo</w:t>
      </w:r>
      <w:r w:rsidR="00360346" w:rsidRPr="007A06F5">
        <w:rPr>
          <w:lang w:val="la-Latn"/>
        </w:rPr>
        <w:t xml:space="preserve"> </w:t>
      </w:r>
      <w:r w:rsidRPr="007A06F5">
        <w:rPr>
          <w:lang w:val="la-Latn"/>
        </w:rPr>
        <w:t>minis</w:t>
      </w:r>
      <w:r w:rsidR="003600C7" w:rsidRPr="007A06F5">
        <w:rPr>
          <w:lang w:val="la-Latn"/>
        </w:rPr>
        <w:t xml:space="preserve">terium sibi commissum cogantur </w:t>
      </w:r>
      <w:r w:rsidRPr="007A06F5">
        <w:rPr>
          <w:lang w:val="la-Latn"/>
        </w:rPr>
        <w:t>neglegere</w:t>
      </w:r>
      <w:r w:rsidR="008E2A6B" w:rsidRPr="007A06F5">
        <w:rPr>
          <w:lang w:val="la-Latn"/>
        </w:rPr>
        <w:t xml:space="preserve">. </w:t>
      </w:r>
      <w:r w:rsidRPr="007A06F5">
        <w:rPr>
          <w:lang w:val="la-Latn"/>
        </w:rPr>
        <w:t>Quodsi contra interdicta</w:t>
      </w:r>
      <w:r w:rsidR="00360346" w:rsidRPr="007A06F5">
        <w:rPr>
          <w:lang w:val="la-Latn"/>
        </w:rPr>
        <w:t xml:space="preserve"> </w:t>
      </w:r>
      <w:r w:rsidRPr="007A06F5">
        <w:rPr>
          <w:lang w:val="la-Latn"/>
        </w:rPr>
        <w:t>praesumpserit</w:t>
      </w:r>
      <w:r w:rsidR="00360346" w:rsidRPr="007A06F5">
        <w:rPr>
          <w:lang w:val="la-Latn"/>
        </w:rPr>
        <w:t xml:space="preserve">, </w:t>
      </w:r>
      <w:r w:rsidRPr="007A06F5">
        <w:rPr>
          <w:lang w:val="la-Latn"/>
        </w:rPr>
        <w:t>excommunicetur</w:t>
      </w:r>
      <w:r w:rsidR="008E2A6B" w:rsidRPr="007A06F5">
        <w:rPr>
          <w:lang w:val="la-Latn"/>
        </w:rPr>
        <w:t xml:space="preserve">. </w:t>
      </w:r>
    </w:p>
    <w:p w14:paraId="38B2CEA9" w14:textId="5DA0A961" w:rsidR="00AA1999" w:rsidRPr="007A06F5" w:rsidRDefault="00AA1999" w:rsidP="00AA1999">
      <w:pPr>
        <w:pStyle w:val="Normlnweb"/>
        <w:rPr>
          <w:lang w:val="la-Latn"/>
        </w:rPr>
      </w:pPr>
      <w:r w:rsidRPr="007A06F5">
        <w:rPr>
          <w:lang w:val="la-Latn"/>
        </w:rPr>
        <w:t>50</w:t>
      </w:r>
      <w:r w:rsidR="008E2A6B" w:rsidRPr="007A06F5">
        <w:rPr>
          <w:lang w:val="la-Latn"/>
        </w:rPr>
        <w:t xml:space="preserve">. </w:t>
      </w:r>
      <w:r w:rsidRPr="007A06F5">
        <w:rPr>
          <w:lang w:val="la-Latn"/>
        </w:rPr>
        <w:t>Ut presbiteri vel quilibet</w:t>
      </w:r>
      <w:r w:rsidR="00360346" w:rsidRPr="007A06F5">
        <w:rPr>
          <w:lang w:val="la-Latn"/>
        </w:rPr>
        <w:t xml:space="preserve"> </w:t>
      </w:r>
      <w:r w:rsidRPr="007A06F5">
        <w:rPr>
          <w:lang w:val="la-Latn"/>
        </w:rPr>
        <w:t>clerici</w:t>
      </w:r>
      <w:r w:rsidR="00360346" w:rsidRPr="007A06F5">
        <w:rPr>
          <w:lang w:val="la-Latn"/>
        </w:rPr>
        <w:t xml:space="preserve"> </w:t>
      </w:r>
      <w:r w:rsidRPr="007A06F5">
        <w:rPr>
          <w:lang w:val="la-Latn"/>
        </w:rPr>
        <w:t>in alterius parrochiam</w:t>
      </w:r>
      <w:r w:rsidR="00360346" w:rsidRPr="007A06F5">
        <w:rPr>
          <w:lang w:val="la-Latn"/>
        </w:rPr>
        <w:t xml:space="preserve"> </w:t>
      </w:r>
      <w:r w:rsidRPr="007A06F5">
        <w:rPr>
          <w:lang w:val="la-Latn"/>
        </w:rPr>
        <w:t>sine formata non recipiantur</w:t>
      </w:r>
      <w:r w:rsidR="00360346" w:rsidRPr="007A06F5">
        <w:rPr>
          <w:lang w:val="la-Latn"/>
        </w:rPr>
        <w:t xml:space="preserve"> </w:t>
      </w:r>
      <w:r w:rsidRPr="007A06F5">
        <w:rPr>
          <w:lang w:val="la-Latn"/>
        </w:rPr>
        <w:t>neque retineantur nec etiam ministr</w:t>
      </w:r>
      <w:r w:rsidR="003600C7" w:rsidRPr="007A06F5">
        <w:rPr>
          <w:lang w:val="la-Latn"/>
        </w:rPr>
        <w:t>are sinantur</w:t>
      </w:r>
      <w:r w:rsidR="008E2A6B" w:rsidRPr="007A06F5">
        <w:rPr>
          <w:lang w:val="la-Latn"/>
        </w:rPr>
        <w:t xml:space="preserve">. </w:t>
      </w:r>
      <w:r w:rsidR="003600C7" w:rsidRPr="007A06F5">
        <w:rPr>
          <w:lang w:val="la-Latn"/>
        </w:rPr>
        <w:t xml:space="preserve">Criminati autem </w:t>
      </w:r>
      <w:r w:rsidRPr="007A06F5">
        <w:rPr>
          <w:lang w:val="la-Latn"/>
        </w:rPr>
        <w:t>ab omnibus excludantur et eiciantur</w:t>
      </w:r>
      <w:r w:rsidR="00360346" w:rsidRPr="007A06F5">
        <w:rPr>
          <w:lang w:val="la-Latn"/>
        </w:rPr>
        <w:t xml:space="preserve"> </w:t>
      </w:r>
      <w:r w:rsidRPr="007A06F5">
        <w:rPr>
          <w:lang w:val="la-Latn"/>
        </w:rPr>
        <w:t>a p parrochiis</w:t>
      </w:r>
      <w:r w:rsidR="00360346" w:rsidRPr="007A06F5">
        <w:rPr>
          <w:lang w:val="la-Latn"/>
        </w:rPr>
        <w:t xml:space="preserve">, </w:t>
      </w:r>
      <w:r w:rsidRPr="007A06F5">
        <w:rPr>
          <w:lang w:val="la-Latn"/>
        </w:rPr>
        <w:t>in quibus cupiunt immorari</w:t>
      </w:r>
      <w:r w:rsidR="00360346" w:rsidRPr="007A06F5">
        <w:rPr>
          <w:lang w:val="la-Latn"/>
        </w:rPr>
        <w:t xml:space="preserve">, </w:t>
      </w:r>
      <w:r w:rsidR="003600C7" w:rsidRPr="007A06F5">
        <w:rPr>
          <w:lang w:val="la-Latn"/>
        </w:rPr>
        <w:t xml:space="preserve">us </w:t>
      </w:r>
      <w:r w:rsidRPr="007A06F5">
        <w:rPr>
          <w:lang w:val="la-Latn"/>
        </w:rPr>
        <w:t>quequo ad eum revertantur episcopum</w:t>
      </w:r>
      <w:r w:rsidR="00360346" w:rsidRPr="007A06F5">
        <w:rPr>
          <w:lang w:val="la-Latn"/>
        </w:rPr>
        <w:t xml:space="preserve">, </w:t>
      </w:r>
      <w:r w:rsidRPr="007A06F5">
        <w:rPr>
          <w:lang w:val="la-Latn"/>
        </w:rPr>
        <w:t>a quo aufugisse</w:t>
      </w:r>
      <w:r w:rsidR="00360346" w:rsidRPr="007A06F5">
        <w:rPr>
          <w:lang w:val="la-Latn"/>
        </w:rPr>
        <w:t xml:space="preserve"> </w:t>
      </w:r>
      <w:r w:rsidRPr="007A06F5">
        <w:rPr>
          <w:lang w:val="la-Latn"/>
        </w:rPr>
        <w:t>noscuntur</w:t>
      </w:r>
      <w:r w:rsidR="008E2A6B" w:rsidRPr="007A06F5">
        <w:rPr>
          <w:lang w:val="la-Latn"/>
        </w:rPr>
        <w:t xml:space="preserve">. </w:t>
      </w:r>
    </w:p>
    <w:p w14:paraId="16F821F6" w14:textId="3102CF1E" w:rsidR="00AA1999" w:rsidRPr="007A06F5" w:rsidRDefault="00AA1999" w:rsidP="00AA1999">
      <w:pPr>
        <w:pStyle w:val="Normlnweb"/>
        <w:rPr>
          <w:lang w:val="la-Latn"/>
        </w:rPr>
      </w:pPr>
      <w:r w:rsidRPr="007A06F5">
        <w:rPr>
          <w:lang w:val="la-Latn"/>
        </w:rPr>
        <w:t>51</w:t>
      </w:r>
      <w:r w:rsidR="008E2A6B" w:rsidRPr="007A06F5">
        <w:rPr>
          <w:lang w:val="la-Latn"/>
        </w:rPr>
        <w:t xml:space="preserve">. </w:t>
      </w:r>
      <w:r w:rsidRPr="007A06F5">
        <w:rPr>
          <w:lang w:val="la-Latn"/>
        </w:rPr>
        <w:t>Qui cum senioribus suis de aliis provinciis</w:t>
      </w:r>
      <w:r w:rsidR="003600C7" w:rsidRPr="007A06F5">
        <w:rPr>
          <w:lang w:val="la-Latn"/>
        </w:rPr>
        <w:t xml:space="preserve"> ad nostras parrochias veniunt </w:t>
      </w:r>
      <w:r w:rsidRPr="007A06F5">
        <w:rPr>
          <w:lang w:val="la-Latn"/>
        </w:rPr>
        <w:t>sine formata</w:t>
      </w:r>
      <w:r w:rsidR="00360346" w:rsidRPr="007A06F5">
        <w:rPr>
          <w:lang w:val="la-Latn"/>
        </w:rPr>
        <w:t xml:space="preserve">, </w:t>
      </w:r>
      <w:r w:rsidRPr="007A06F5">
        <w:rPr>
          <w:lang w:val="la-Latn"/>
        </w:rPr>
        <w:t>ministrare</w:t>
      </w:r>
      <w:r w:rsidR="00360346" w:rsidRPr="007A06F5">
        <w:rPr>
          <w:lang w:val="la-Latn"/>
        </w:rPr>
        <w:t xml:space="preserve"> </w:t>
      </w:r>
      <w:r w:rsidRPr="007A06F5">
        <w:rPr>
          <w:lang w:val="la-Latn"/>
        </w:rPr>
        <w:t>non permittantur</w:t>
      </w:r>
      <w:r w:rsidR="008E2A6B" w:rsidRPr="007A06F5">
        <w:rPr>
          <w:lang w:val="la-Latn"/>
        </w:rPr>
        <w:t xml:space="preserve">; </w:t>
      </w:r>
      <w:r w:rsidRPr="007A06F5">
        <w:rPr>
          <w:lang w:val="la-Latn"/>
        </w:rPr>
        <w:t>quam et si a</w:t>
      </w:r>
      <w:r w:rsidR="003600C7" w:rsidRPr="007A06F5">
        <w:rPr>
          <w:lang w:val="la-Latn"/>
        </w:rPr>
        <w:t xml:space="preserve">ttulerint et ministrare idonei </w:t>
      </w:r>
      <w:r w:rsidRPr="007A06F5">
        <w:rPr>
          <w:lang w:val="la-Latn"/>
        </w:rPr>
        <w:t>inventi fuerint</w:t>
      </w:r>
      <w:r w:rsidR="00360346" w:rsidRPr="007A06F5">
        <w:rPr>
          <w:lang w:val="la-Latn"/>
        </w:rPr>
        <w:t xml:space="preserve">, </w:t>
      </w:r>
      <w:r w:rsidRPr="007A06F5">
        <w:rPr>
          <w:lang w:val="la-Latn"/>
        </w:rPr>
        <w:t>instruantur</w:t>
      </w:r>
      <w:r w:rsidR="00360346" w:rsidRPr="007A06F5">
        <w:rPr>
          <w:lang w:val="la-Latn"/>
        </w:rPr>
        <w:t xml:space="preserve">, </w:t>
      </w:r>
      <w:r w:rsidRPr="007A06F5">
        <w:rPr>
          <w:lang w:val="la-Latn"/>
        </w:rPr>
        <w:t>quam religiose atque studiose sacrum ministerium peragant et in quibus locis illud agere non debeant</w:t>
      </w:r>
      <w:r w:rsidR="00360346" w:rsidRPr="007A06F5">
        <w:rPr>
          <w:lang w:val="la-Latn"/>
        </w:rPr>
        <w:t xml:space="preserve">, </w:t>
      </w:r>
      <w:r w:rsidRPr="007A06F5">
        <w:rPr>
          <w:lang w:val="la-Latn"/>
        </w:rPr>
        <w:t xml:space="preserve">et </w:t>
      </w:r>
      <w:r w:rsidR="003600C7" w:rsidRPr="007A06F5">
        <w:rPr>
          <w:lang w:val="la-Latn"/>
        </w:rPr>
        <w:t>ut excommunicatis nequaquam com</w:t>
      </w:r>
      <w:r w:rsidRPr="007A06F5">
        <w:rPr>
          <w:lang w:val="la-Latn"/>
        </w:rPr>
        <w:t>municent</w:t>
      </w:r>
      <w:r w:rsidR="008E2A6B" w:rsidRPr="007A06F5">
        <w:rPr>
          <w:lang w:val="la-Latn"/>
        </w:rPr>
        <w:t xml:space="preserve">. </w:t>
      </w:r>
      <w:r w:rsidRPr="007A06F5">
        <w:rPr>
          <w:lang w:val="la-Latn"/>
        </w:rPr>
        <w:t>Clerici vero</w:t>
      </w:r>
      <w:r w:rsidR="00360346" w:rsidRPr="007A06F5">
        <w:rPr>
          <w:lang w:val="la-Latn"/>
        </w:rPr>
        <w:t xml:space="preserve">, </w:t>
      </w:r>
      <w:r w:rsidRPr="007A06F5">
        <w:rPr>
          <w:lang w:val="la-Latn"/>
        </w:rPr>
        <w:t>si ab huiusmodi</w:t>
      </w:r>
      <w:r w:rsidR="00360346" w:rsidRPr="007A06F5">
        <w:rPr>
          <w:lang w:val="la-Latn"/>
        </w:rPr>
        <w:t xml:space="preserve"> </w:t>
      </w:r>
      <w:r w:rsidRPr="007A06F5">
        <w:rPr>
          <w:lang w:val="la-Latn"/>
        </w:rPr>
        <w:t>hominibus ad ordinandum</w:t>
      </w:r>
      <w:r w:rsidR="00360346" w:rsidRPr="007A06F5">
        <w:rPr>
          <w:lang w:val="la-Latn"/>
        </w:rPr>
        <w:t xml:space="preserve"> </w:t>
      </w:r>
      <w:r w:rsidRPr="007A06F5">
        <w:rPr>
          <w:lang w:val="la-Latn"/>
        </w:rPr>
        <w:t>offeruntur</w:t>
      </w:r>
      <w:r w:rsidR="00360346" w:rsidRPr="007A06F5">
        <w:rPr>
          <w:lang w:val="la-Latn"/>
        </w:rPr>
        <w:t xml:space="preserve">, </w:t>
      </w:r>
      <w:r w:rsidRPr="007A06F5">
        <w:rPr>
          <w:lang w:val="la-Latn"/>
        </w:rPr>
        <w:t>instrui debent u</w:t>
      </w:r>
      <w:r w:rsidR="00360346" w:rsidRPr="007A06F5">
        <w:rPr>
          <w:lang w:val="la-Latn"/>
        </w:rPr>
        <w:t xml:space="preserve">, </w:t>
      </w:r>
      <w:r w:rsidRPr="007A06F5">
        <w:rPr>
          <w:lang w:val="la-Latn"/>
        </w:rPr>
        <w:t>ut ad episcopos</w:t>
      </w:r>
      <w:r w:rsidR="00360346" w:rsidRPr="007A06F5">
        <w:rPr>
          <w:lang w:val="la-Latn"/>
        </w:rPr>
        <w:t xml:space="preserve">, </w:t>
      </w:r>
      <w:r w:rsidRPr="007A06F5">
        <w:rPr>
          <w:lang w:val="la-Latn"/>
        </w:rPr>
        <w:t>ex quorum parrochiis sumpti sunt</w:t>
      </w:r>
      <w:r w:rsidR="00360346" w:rsidRPr="007A06F5">
        <w:rPr>
          <w:lang w:val="la-Latn"/>
        </w:rPr>
        <w:t xml:space="preserve">, </w:t>
      </w:r>
      <w:r w:rsidR="003600C7" w:rsidRPr="007A06F5">
        <w:rPr>
          <w:lang w:val="la-Latn"/>
        </w:rPr>
        <w:t>eos remittant</w:t>
      </w:r>
      <w:r w:rsidR="008E2A6B" w:rsidRPr="007A06F5">
        <w:rPr>
          <w:lang w:val="la-Latn"/>
        </w:rPr>
        <w:t xml:space="preserve">; </w:t>
      </w:r>
      <w:r w:rsidRPr="007A06F5">
        <w:rPr>
          <w:lang w:val="la-Latn"/>
        </w:rPr>
        <w:t>et aut ibi ordinentur</w:t>
      </w:r>
      <w:r w:rsidR="00360346" w:rsidRPr="007A06F5">
        <w:rPr>
          <w:lang w:val="la-Latn"/>
        </w:rPr>
        <w:t xml:space="preserve">, </w:t>
      </w:r>
      <w:r w:rsidRPr="007A06F5">
        <w:rPr>
          <w:lang w:val="la-Latn"/>
        </w:rPr>
        <w:t>aut litteras canonicas ab episcopo</w:t>
      </w:r>
      <w:r w:rsidR="00360346" w:rsidRPr="007A06F5">
        <w:rPr>
          <w:lang w:val="la-Latn"/>
        </w:rPr>
        <w:t xml:space="preserve">, </w:t>
      </w:r>
      <w:r w:rsidRPr="007A06F5">
        <w:rPr>
          <w:lang w:val="la-Latn"/>
        </w:rPr>
        <w:t>ex cuius dioecesi sunt</w:t>
      </w:r>
      <w:r w:rsidR="00360346" w:rsidRPr="007A06F5">
        <w:rPr>
          <w:lang w:val="la-Latn"/>
        </w:rPr>
        <w:t xml:space="preserve">, </w:t>
      </w:r>
      <w:r w:rsidR="003600C7" w:rsidRPr="007A06F5">
        <w:rPr>
          <w:lang w:val="la-Latn"/>
        </w:rPr>
        <w:t>per</w:t>
      </w:r>
      <w:r w:rsidRPr="007A06F5">
        <w:rPr>
          <w:lang w:val="la-Latn"/>
        </w:rPr>
        <w:t>ferant</w:t>
      </w:r>
      <w:r w:rsidR="00360346" w:rsidRPr="007A06F5">
        <w:rPr>
          <w:lang w:val="la-Latn"/>
        </w:rPr>
        <w:t xml:space="preserve">, </w:t>
      </w:r>
      <w:r w:rsidRPr="007A06F5">
        <w:rPr>
          <w:lang w:val="la-Latn"/>
        </w:rPr>
        <w:t xml:space="preserve">sicut canonica docet </w:t>
      </w:r>
      <w:r w:rsidR="00524CAA" w:rsidRPr="00524CAA">
        <w:rPr>
          <w:b/>
          <w:lang w:val="la-Latn"/>
        </w:rPr>
        <w:t>auctorit</w:t>
      </w:r>
      <w:r w:rsidRPr="007A06F5">
        <w:rPr>
          <w:lang w:val="la-Latn"/>
        </w:rPr>
        <w:t xml:space="preserve">as. </w:t>
      </w:r>
    </w:p>
    <w:p w14:paraId="6B1A8FF8" w14:textId="2DE39FC4" w:rsidR="00AA1999" w:rsidRPr="007A06F5" w:rsidRDefault="00AA1999" w:rsidP="00AA1999">
      <w:pPr>
        <w:pStyle w:val="Normlnweb"/>
        <w:rPr>
          <w:lang w:val="la-Latn"/>
        </w:rPr>
      </w:pPr>
      <w:r w:rsidRPr="007A06F5">
        <w:rPr>
          <w:lang w:val="la-Latn"/>
        </w:rPr>
        <w:t>52</w:t>
      </w:r>
      <w:r w:rsidR="008E2A6B" w:rsidRPr="007A06F5">
        <w:rPr>
          <w:lang w:val="la-Latn"/>
        </w:rPr>
        <w:t xml:space="preserve">. </w:t>
      </w:r>
      <w:r w:rsidRPr="007A06F5">
        <w:rPr>
          <w:lang w:val="la-Latn"/>
        </w:rPr>
        <w:t>Qui</w:t>
      </w:r>
      <w:r w:rsidR="00360346" w:rsidRPr="007A06F5">
        <w:rPr>
          <w:lang w:val="la-Latn"/>
        </w:rPr>
        <w:t xml:space="preserve"> </w:t>
      </w:r>
      <w:r w:rsidRPr="007A06F5">
        <w:rPr>
          <w:lang w:val="la-Latn"/>
        </w:rPr>
        <w:t>vero ex nostris parrochiis aut ad titulum aut absolute ordinari</w:t>
      </w:r>
      <w:r w:rsidR="00360346" w:rsidRPr="007A06F5">
        <w:rPr>
          <w:lang w:val="la-Latn"/>
        </w:rPr>
        <w:t xml:space="preserve"> </w:t>
      </w:r>
      <w:r w:rsidRPr="007A06F5">
        <w:rPr>
          <w:lang w:val="la-Latn"/>
        </w:rPr>
        <w:t>petunt</w:t>
      </w:r>
      <w:r w:rsidR="00360346" w:rsidRPr="007A06F5">
        <w:rPr>
          <w:lang w:val="la-Latn"/>
        </w:rPr>
        <w:t xml:space="preserve">, </w:t>
      </w:r>
      <w:r w:rsidRPr="007A06F5">
        <w:rPr>
          <w:lang w:val="la-Latn"/>
        </w:rPr>
        <w:t>nullatenus</w:t>
      </w:r>
      <w:r w:rsidR="00360346" w:rsidRPr="007A06F5">
        <w:rPr>
          <w:lang w:val="la-Latn"/>
        </w:rPr>
        <w:t xml:space="preserve"> </w:t>
      </w:r>
      <w:r w:rsidRPr="007A06F5">
        <w:rPr>
          <w:lang w:val="la-Latn"/>
        </w:rPr>
        <w:t>ordinentur</w:t>
      </w:r>
      <w:r w:rsidR="00360346" w:rsidRPr="007A06F5">
        <w:rPr>
          <w:lang w:val="la-Latn"/>
        </w:rPr>
        <w:t xml:space="preserve">, </w:t>
      </w:r>
      <w:r w:rsidRPr="007A06F5">
        <w:rPr>
          <w:lang w:val="la-Latn"/>
        </w:rPr>
        <w:t>nisi aut</w:t>
      </w:r>
      <w:r w:rsidR="00360346" w:rsidRPr="007A06F5">
        <w:rPr>
          <w:lang w:val="la-Latn"/>
        </w:rPr>
        <w:t xml:space="preserve"> </w:t>
      </w:r>
      <w:r w:rsidRPr="007A06F5">
        <w:rPr>
          <w:lang w:val="la-Latn"/>
        </w:rPr>
        <w:t>in loco z c</w:t>
      </w:r>
      <w:r w:rsidR="003600C7" w:rsidRPr="007A06F5">
        <w:rPr>
          <w:lang w:val="la-Latn"/>
        </w:rPr>
        <w:t xml:space="preserve">erto et religioso vel etiam in </w:t>
      </w:r>
      <w:r w:rsidRPr="007A06F5">
        <w:rPr>
          <w:lang w:val="la-Latn"/>
        </w:rPr>
        <w:t>civitate saltim a uno anno immorentur</w:t>
      </w:r>
      <w:r w:rsidR="00360346" w:rsidRPr="007A06F5">
        <w:rPr>
          <w:lang w:val="la-Latn"/>
        </w:rPr>
        <w:t xml:space="preserve">, </w:t>
      </w:r>
      <w:r w:rsidRPr="007A06F5">
        <w:rPr>
          <w:lang w:val="la-Latn"/>
        </w:rPr>
        <w:t>ut de vita et conversatione atque doctrina</w:t>
      </w:r>
      <w:r w:rsidR="00360346" w:rsidRPr="007A06F5">
        <w:rPr>
          <w:lang w:val="la-Latn"/>
        </w:rPr>
        <w:t xml:space="preserve"> </w:t>
      </w:r>
      <w:r w:rsidRPr="007A06F5">
        <w:rPr>
          <w:lang w:val="la-Latn"/>
        </w:rPr>
        <w:t>/ illius</w:t>
      </w:r>
      <w:r w:rsidR="00360346" w:rsidRPr="007A06F5">
        <w:rPr>
          <w:lang w:val="la-Latn"/>
        </w:rPr>
        <w:t xml:space="preserve"> </w:t>
      </w:r>
      <w:r w:rsidRPr="007A06F5">
        <w:rPr>
          <w:lang w:val="la-Latn"/>
        </w:rPr>
        <w:t>certitudo possit</w:t>
      </w:r>
      <w:r w:rsidR="00360346" w:rsidRPr="007A06F5">
        <w:rPr>
          <w:lang w:val="la-Latn"/>
        </w:rPr>
        <w:t xml:space="preserve"> </w:t>
      </w:r>
      <w:r w:rsidRPr="007A06F5">
        <w:rPr>
          <w:lang w:val="la-Latn"/>
        </w:rPr>
        <w:t>agnosci</w:t>
      </w:r>
      <w:r w:rsidR="008E2A6B" w:rsidRPr="007A06F5">
        <w:rPr>
          <w:lang w:val="la-Latn"/>
        </w:rPr>
        <w:t xml:space="preserve">. </w:t>
      </w:r>
      <w:r w:rsidRPr="007A06F5">
        <w:rPr>
          <w:lang w:val="la-Latn"/>
        </w:rPr>
        <w:t>Et e nemo absolute quemquam ordinare praesumat</w:t>
      </w:r>
      <w:r w:rsidR="00360346" w:rsidRPr="007A06F5">
        <w:rPr>
          <w:lang w:val="la-Latn"/>
        </w:rPr>
        <w:t xml:space="preserve">, </w:t>
      </w:r>
      <w:r w:rsidRPr="007A06F5">
        <w:rPr>
          <w:lang w:val="la-Latn"/>
        </w:rPr>
        <w:t>sicut sancti</w:t>
      </w:r>
      <w:r w:rsidR="00360346" w:rsidRPr="007A06F5">
        <w:rPr>
          <w:lang w:val="la-Latn"/>
        </w:rPr>
        <w:t xml:space="preserve"> </w:t>
      </w:r>
      <w:r w:rsidRPr="007A06F5">
        <w:rPr>
          <w:lang w:val="la-Latn"/>
        </w:rPr>
        <w:t xml:space="preserve">sanxerunt canones. </w:t>
      </w:r>
    </w:p>
    <w:p w14:paraId="0E976AB5" w14:textId="5675D923" w:rsidR="00AA1999" w:rsidRPr="007A06F5" w:rsidRDefault="00AA1999" w:rsidP="00AA1999">
      <w:pPr>
        <w:pStyle w:val="Normlnweb"/>
        <w:rPr>
          <w:lang w:val="la-Latn"/>
        </w:rPr>
      </w:pPr>
      <w:r w:rsidRPr="007A06F5">
        <w:rPr>
          <w:lang w:val="la-Latn"/>
        </w:rPr>
        <w:t>53</w:t>
      </w:r>
      <w:r w:rsidR="008E2A6B" w:rsidRPr="007A06F5">
        <w:rPr>
          <w:lang w:val="la-Latn"/>
        </w:rPr>
        <w:t xml:space="preserve">. </w:t>
      </w:r>
      <w:r w:rsidRPr="007A06F5">
        <w:rPr>
          <w:lang w:val="la-Latn"/>
        </w:rPr>
        <w:t>Ut canonici in civitate vel monasteriis</w:t>
      </w:r>
      <w:r w:rsidR="00360346" w:rsidRPr="007A06F5">
        <w:rPr>
          <w:lang w:val="la-Latn"/>
        </w:rPr>
        <w:t xml:space="preserve">, </w:t>
      </w:r>
      <w:r w:rsidRPr="007A06F5">
        <w:rPr>
          <w:lang w:val="la-Latn"/>
        </w:rPr>
        <w:t>sicut constitutum est</w:t>
      </w:r>
      <w:r w:rsidR="00360346" w:rsidRPr="007A06F5">
        <w:rPr>
          <w:lang w:val="la-Latn"/>
        </w:rPr>
        <w:t xml:space="preserve">, </w:t>
      </w:r>
      <w:r w:rsidR="003600C7" w:rsidRPr="007A06F5">
        <w:rPr>
          <w:lang w:val="la-Latn"/>
        </w:rPr>
        <w:t>in dormi</w:t>
      </w:r>
      <w:r w:rsidRPr="007A06F5">
        <w:rPr>
          <w:lang w:val="la-Latn"/>
        </w:rPr>
        <w:t>torio dormiant et in refectorio comedant et in do</w:t>
      </w:r>
      <w:r w:rsidR="003600C7" w:rsidRPr="007A06F5">
        <w:rPr>
          <w:lang w:val="la-Latn"/>
        </w:rPr>
        <w:t>mo infirmorum necessario suble</w:t>
      </w:r>
      <w:r w:rsidRPr="007A06F5">
        <w:rPr>
          <w:lang w:val="la-Latn"/>
        </w:rPr>
        <w:t>ventur</w:t>
      </w:r>
      <w:r w:rsidR="008E2A6B" w:rsidRPr="007A06F5">
        <w:rPr>
          <w:lang w:val="la-Latn"/>
        </w:rPr>
        <w:t xml:space="preserve">; </w:t>
      </w:r>
      <w:r w:rsidRPr="007A06F5">
        <w:rPr>
          <w:lang w:val="la-Latn"/>
        </w:rPr>
        <w:t>et tam sani</w:t>
      </w:r>
      <w:r w:rsidR="00360346" w:rsidRPr="007A06F5">
        <w:rPr>
          <w:lang w:val="la-Latn"/>
        </w:rPr>
        <w:t xml:space="preserve">, </w:t>
      </w:r>
      <w:r w:rsidRPr="007A06F5">
        <w:rPr>
          <w:lang w:val="la-Latn"/>
        </w:rPr>
        <w:t>quam</w:t>
      </w:r>
      <w:r w:rsidR="00360346" w:rsidRPr="007A06F5">
        <w:rPr>
          <w:lang w:val="la-Latn"/>
        </w:rPr>
        <w:t xml:space="preserve"> </w:t>
      </w:r>
      <w:r w:rsidRPr="007A06F5">
        <w:rPr>
          <w:lang w:val="la-Latn"/>
        </w:rPr>
        <w:t>infirmi canonice vestiantur</w:t>
      </w:r>
      <w:r w:rsidR="00360346" w:rsidRPr="007A06F5">
        <w:rPr>
          <w:lang w:val="la-Latn"/>
        </w:rPr>
        <w:t xml:space="preserve"> </w:t>
      </w:r>
      <w:r w:rsidR="003600C7" w:rsidRPr="007A06F5">
        <w:rPr>
          <w:lang w:val="la-Latn"/>
        </w:rPr>
        <w:t xml:space="preserve">atque in claustris horis </w:t>
      </w:r>
      <w:r w:rsidRPr="007A06F5">
        <w:rPr>
          <w:lang w:val="la-Latn"/>
        </w:rPr>
        <w:t>congruis degant et sub custodia canonica lectioni</w:t>
      </w:r>
      <w:r w:rsidR="00360346" w:rsidRPr="007A06F5">
        <w:rPr>
          <w:lang w:val="la-Latn"/>
        </w:rPr>
        <w:t xml:space="preserve"> </w:t>
      </w:r>
      <w:r w:rsidRPr="007A06F5">
        <w:rPr>
          <w:lang w:val="la-Latn"/>
        </w:rPr>
        <w:t>et ce</w:t>
      </w:r>
      <w:r w:rsidR="003600C7" w:rsidRPr="007A06F5">
        <w:rPr>
          <w:lang w:val="la-Latn"/>
        </w:rPr>
        <w:t>teris divinae institutionis in</w:t>
      </w:r>
      <w:r w:rsidRPr="007A06F5">
        <w:rPr>
          <w:lang w:val="la-Latn"/>
        </w:rPr>
        <w:t>sistant officiis</w:t>
      </w:r>
      <w:r w:rsidR="008E2A6B" w:rsidRPr="007A06F5">
        <w:rPr>
          <w:lang w:val="la-Latn"/>
        </w:rPr>
        <w:t xml:space="preserve">. </w:t>
      </w:r>
      <w:r w:rsidRPr="007A06F5">
        <w:rPr>
          <w:lang w:val="la-Latn"/>
        </w:rPr>
        <w:t>Qui</w:t>
      </w:r>
      <w:r w:rsidR="00360346" w:rsidRPr="007A06F5">
        <w:rPr>
          <w:lang w:val="la-Latn"/>
        </w:rPr>
        <w:t xml:space="preserve"> </w:t>
      </w:r>
      <w:r w:rsidRPr="007A06F5">
        <w:rPr>
          <w:lang w:val="la-Latn"/>
        </w:rPr>
        <w:t>vero episcoporum</w:t>
      </w:r>
      <w:r w:rsidR="00360346" w:rsidRPr="007A06F5">
        <w:rPr>
          <w:lang w:val="la-Latn"/>
        </w:rPr>
        <w:t xml:space="preserve"> </w:t>
      </w:r>
      <w:r w:rsidRPr="007A06F5">
        <w:rPr>
          <w:lang w:val="la-Latn"/>
        </w:rPr>
        <w:t>loci convenientiam aut facultatem</w:t>
      </w:r>
      <w:r w:rsidR="00360346" w:rsidRPr="007A06F5">
        <w:rPr>
          <w:lang w:val="la-Latn"/>
        </w:rPr>
        <w:t xml:space="preserve"> </w:t>
      </w:r>
      <w:r w:rsidR="003600C7" w:rsidRPr="007A06F5">
        <w:rPr>
          <w:lang w:val="la-Latn"/>
        </w:rPr>
        <w:t xml:space="preserve">non </w:t>
      </w:r>
      <w:r w:rsidRPr="007A06F5">
        <w:rPr>
          <w:lang w:val="la-Latn"/>
        </w:rPr>
        <w:t>habuerit</w:t>
      </w:r>
      <w:r w:rsidR="00360346" w:rsidRPr="007A06F5">
        <w:rPr>
          <w:lang w:val="la-Latn"/>
        </w:rPr>
        <w:t xml:space="preserve">, </w:t>
      </w:r>
      <w:r w:rsidRPr="007A06F5">
        <w:rPr>
          <w:lang w:val="la-Latn"/>
        </w:rPr>
        <w:t>ut hoc perficere et ordinare possit</w:t>
      </w:r>
      <w:r w:rsidR="00360346" w:rsidRPr="007A06F5">
        <w:rPr>
          <w:lang w:val="la-Latn"/>
        </w:rPr>
        <w:t xml:space="preserve">, </w:t>
      </w:r>
      <w:r w:rsidRPr="007A06F5">
        <w:rPr>
          <w:lang w:val="la-Latn"/>
        </w:rPr>
        <w:t>princeps</w:t>
      </w:r>
      <w:r w:rsidR="003600C7" w:rsidRPr="007A06F5">
        <w:rPr>
          <w:lang w:val="la-Latn"/>
        </w:rPr>
        <w:t xml:space="preserve"> secundum constitutionem domni </w:t>
      </w:r>
      <w:r w:rsidRPr="007A06F5">
        <w:rPr>
          <w:lang w:val="la-Latn"/>
        </w:rPr>
        <w:t>imperatoris Hluduwici annuat: id est</w:t>
      </w:r>
      <w:r w:rsidR="00360346" w:rsidRPr="007A06F5">
        <w:rPr>
          <w:lang w:val="la-Latn"/>
        </w:rPr>
        <w:t xml:space="preserve">, </w:t>
      </w:r>
      <w:r w:rsidRPr="007A06F5">
        <w:rPr>
          <w:lang w:val="la-Latn"/>
        </w:rPr>
        <w:t>si vicina episcopio</w:t>
      </w:r>
      <w:r w:rsidR="00360346" w:rsidRPr="007A06F5">
        <w:rPr>
          <w:lang w:val="la-Latn"/>
        </w:rPr>
        <w:t xml:space="preserve"> </w:t>
      </w:r>
      <w:r w:rsidR="003600C7" w:rsidRPr="007A06F5">
        <w:rPr>
          <w:lang w:val="la-Latn"/>
        </w:rPr>
        <w:t>terra de eadem eccle</w:t>
      </w:r>
      <w:r w:rsidRPr="007A06F5">
        <w:rPr>
          <w:lang w:val="la-Latn"/>
        </w:rPr>
        <w:t>sia esse</w:t>
      </w:r>
      <w:r w:rsidR="00360346" w:rsidRPr="007A06F5">
        <w:rPr>
          <w:lang w:val="la-Latn"/>
        </w:rPr>
        <w:t xml:space="preserve"> </w:t>
      </w:r>
      <w:r w:rsidRPr="007A06F5">
        <w:rPr>
          <w:lang w:val="la-Latn"/>
        </w:rPr>
        <w:t>reperta fuerit et ab alio possidetur</w:t>
      </w:r>
      <w:r w:rsidR="00360346" w:rsidRPr="007A06F5">
        <w:rPr>
          <w:lang w:val="la-Latn"/>
        </w:rPr>
        <w:t xml:space="preserve">, </w:t>
      </w:r>
      <w:r w:rsidRPr="007A06F5">
        <w:rPr>
          <w:lang w:val="la-Latn"/>
        </w:rPr>
        <w:t xml:space="preserve">ecclesiae </w:t>
      </w:r>
      <w:r w:rsidR="003600C7" w:rsidRPr="007A06F5">
        <w:rPr>
          <w:lang w:val="la-Latn"/>
        </w:rPr>
        <w:t xml:space="preserve">rectori ad claustra clericorum </w:t>
      </w:r>
      <w:r w:rsidRPr="007A06F5">
        <w:rPr>
          <w:lang w:val="la-Latn"/>
        </w:rPr>
        <w:t>vel alia quaelibet ecclesiae</w:t>
      </w:r>
      <w:r w:rsidR="00360346" w:rsidRPr="007A06F5">
        <w:rPr>
          <w:lang w:val="la-Latn"/>
        </w:rPr>
        <w:t xml:space="preserve"> </w:t>
      </w:r>
      <w:r w:rsidRPr="007A06F5">
        <w:rPr>
          <w:lang w:val="la-Latn"/>
        </w:rPr>
        <w:t>commoda facienda reddatur</w:t>
      </w:r>
      <w:r w:rsidR="008E2A6B" w:rsidRPr="007A06F5">
        <w:rPr>
          <w:lang w:val="la-Latn"/>
        </w:rPr>
        <w:t xml:space="preserve">; </w:t>
      </w:r>
      <w:r w:rsidRPr="007A06F5">
        <w:rPr>
          <w:lang w:val="la-Latn"/>
        </w:rPr>
        <w:t>si autem de fisco fuerit</w:t>
      </w:r>
      <w:r w:rsidR="00360346" w:rsidRPr="007A06F5">
        <w:rPr>
          <w:lang w:val="la-Latn"/>
        </w:rPr>
        <w:t xml:space="preserve">, </w:t>
      </w:r>
      <w:r w:rsidR="003600C7" w:rsidRPr="007A06F5">
        <w:rPr>
          <w:lang w:val="la-Latn"/>
        </w:rPr>
        <w:t xml:space="preserve">regia </w:t>
      </w:r>
      <w:r w:rsidRPr="007A06F5">
        <w:rPr>
          <w:lang w:val="la-Latn"/>
        </w:rPr>
        <w:t>liberalitas</w:t>
      </w:r>
      <w:r w:rsidR="00360346" w:rsidRPr="007A06F5">
        <w:rPr>
          <w:lang w:val="la-Latn"/>
        </w:rPr>
        <w:t xml:space="preserve"> </w:t>
      </w:r>
      <w:r w:rsidRPr="007A06F5">
        <w:rPr>
          <w:lang w:val="la-Latn"/>
        </w:rPr>
        <w:t>eandem</w:t>
      </w:r>
      <w:r w:rsidR="00360346" w:rsidRPr="007A06F5">
        <w:rPr>
          <w:lang w:val="la-Latn"/>
        </w:rPr>
        <w:t xml:space="preserve"> </w:t>
      </w:r>
      <w:r w:rsidRPr="007A06F5">
        <w:rPr>
          <w:lang w:val="la-Latn"/>
        </w:rPr>
        <w:t xml:space="preserve">terram ad servorum Dei habitacula </w:t>
      </w:r>
      <w:r w:rsidR="003600C7" w:rsidRPr="007A06F5">
        <w:rPr>
          <w:lang w:val="la-Latn"/>
        </w:rPr>
        <w:t>construenda largiri dignetur</w:t>
      </w:r>
      <w:r w:rsidR="008E2A6B" w:rsidRPr="007A06F5">
        <w:rPr>
          <w:lang w:val="la-Latn"/>
        </w:rPr>
        <w:t xml:space="preserve">; </w:t>
      </w:r>
      <w:r w:rsidRPr="007A06F5">
        <w:rPr>
          <w:lang w:val="la-Latn"/>
        </w:rPr>
        <w:t>si autem de alia casa</w:t>
      </w:r>
      <w:r w:rsidR="00360346" w:rsidRPr="007A06F5">
        <w:rPr>
          <w:lang w:val="la-Latn"/>
        </w:rPr>
        <w:t xml:space="preserve"> </w:t>
      </w:r>
      <w:r w:rsidRPr="007A06F5">
        <w:rPr>
          <w:lang w:val="la-Latn"/>
        </w:rPr>
        <w:t>Dei aut de cuiuslibet proprio fuerit</w:t>
      </w:r>
      <w:r w:rsidR="00360346" w:rsidRPr="007A06F5">
        <w:rPr>
          <w:lang w:val="la-Latn"/>
        </w:rPr>
        <w:t xml:space="preserve">, </w:t>
      </w:r>
      <w:r w:rsidRPr="007A06F5">
        <w:rPr>
          <w:lang w:val="la-Latn"/>
        </w:rPr>
        <w:t>ex convenien</w:t>
      </w:r>
      <w:r w:rsidR="003600C7" w:rsidRPr="007A06F5">
        <w:rPr>
          <w:lang w:val="la-Latn"/>
        </w:rPr>
        <w:t>tia com</w:t>
      </w:r>
      <w:r w:rsidRPr="007A06F5">
        <w:rPr>
          <w:lang w:val="la-Latn"/>
        </w:rPr>
        <w:t>mutandi licentia tribuatur</w:t>
      </w:r>
      <w:r w:rsidR="008E2A6B" w:rsidRPr="007A06F5">
        <w:rPr>
          <w:lang w:val="la-Latn"/>
        </w:rPr>
        <w:t xml:space="preserve">. </w:t>
      </w:r>
      <w:r w:rsidRPr="007A06F5">
        <w:rPr>
          <w:lang w:val="la-Latn"/>
        </w:rPr>
        <w:t>Et si paupertas loci ad aedificandas</w:t>
      </w:r>
      <w:r w:rsidR="00D9225B" w:rsidRPr="007A06F5">
        <w:rPr>
          <w:lang w:val="la-Latn"/>
        </w:rPr>
        <w:t xml:space="preserve"> </w:t>
      </w:r>
      <w:r w:rsidRPr="007A06F5">
        <w:rPr>
          <w:lang w:val="la-Latn"/>
        </w:rPr>
        <w:t>domos</w:t>
      </w:r>
      <w:r w:rsidR="00360346" w:rsidRPr="007A06F5">
        <w:rPr>
          <w:lang w:val="la-Latn"/>
        </w:rPr>
        <w:t xml:space="preserve"> </w:t>
      </w:r>
      <w:r w:rsidR="003600C7" w:rsidRPr="007A06F5">
        <w:rPr>
          <w:lang w:val="la-Latn"/>
        </w:rPr>
        <w:t xml:space="preserve">necessarias z </w:t>
      </w:r>
      <w:r w:rsidRPr="007A06F5">
        <w:rPr>
          <w:lang w:val="la-Latn"/>
        </w:rPr>
        <w:t>non sufficerit a</w:t>
      </w:r>
      <w:r w:rsidR="00360346" w:rsidRPr="007A06F5">
        <w:rPr>
          <w:lang w:val="la-Latn"/>
        </w:rPr>
        <w:t xml:space="preserve">, </w:t>
      </w:r>
      <w:r w:rsidRPr="007A06F5">
        <w:rPr>
          <w:lang w:val="la-Latn"/>
        </w:rPr>
        <w:t>eos</w:t>
      </w:r>
      <w:r w:rsidR="00360346" w:rsidRPr="007A06F5">
        <w:rPr>
          <w:lang w:val="la-Latn"/>
        </w:rPr>
        <w:t xml:space="preserve"> </w:t>
      </w:r>
      <w:r w:rsidRPr="007A06F5">
        <w:rPr>
          <w:lang w:val="la-Latn"/>
        </w:rPr>
        <w:t>ad adiutorium</w:t>
      </w:r>
      <w:r w:rsidR="00360346" w:rsidRPr="007A06F5">
        <w:rPr>
          <w:lang w:val="la-Latn"/>
        </w:rPr>
        <w:t xml:space="preserve"> </w:t>
      </w:r>
      <w:r w:rsidRPr="007A06F5">
        <w:rPr>
          <w:lang w:val="la-Latn"/>
        </w:rPr>
        <w:t>aedificandi potestas regia cogat</w:t>
      </w:r>
      <w:r w:rsidR="00360346" w:rsidRPr="007A06F5">
        <w:rPr>
          <w:lang w:val="la-Latn"/>
        </w:rPr>
        <w:t xml:space="preserve">, </w:t>
      </w:r>
      <w:r w:rsidR="003600C7" w:rsidRPr="007A06F5">
        <w:rPr>
          <w:lang w:val="la-Latn"/>
        </w:rPr>
        <w:t xml:space="preserve">qui res de eadem </w:t>
      </w:r>
      <w:r w:rsidRPr="007A06F5">
        <w:rPr>
          <w:lang w:val="la-Latn"/>
        </w:rPr>
        <w:t>ecclesia</w:t>
      </w:r>
      <w:r w:rsidR="00360346" w:rsidRPr="007A06F5">
        <w:rPr>
          <w:lang w:val="la-Latn"/>
        </w:rPr>
        <w:t xml:space="preserve"> </w:t>
      </w:r>
      <w:r w:rsidRPr="007A06F5">
        <w:rPr>
          <w:lang w:val="la-Latn"/>
        </w:rPr>
        <w:t xml:space="preserve">in beneficiis retinent. </w:t>
      </w:r>
    </w:p>
    <w:p w14:paraId="37FA9379" w14:textId="022F0071" w:rsidR="00AA1999" w:rsidRPr="007A06F5" w:rsidRDefault="00AA1999" w:rsidP="00AA1999">
      <w:pPr>
        <w:pStyle w:val="Normlnweb"/>
        <w:rPr>
          <w:lang w:val="la-Latn"/>
        </w:rPr>
      </w:pPr>
      <w:r w:rsidRPr="007A06F5">
        <w:rPr>
          <w:lang w:val="la-Latn"/>
        </w:rPr>
        <w:t>54</w:t>
      </w:r>
      <w:r w:rsidR="008E2A6B" w:rsidRPr="007A06F5">
        <w:rPr>
          <w:lang w:val="la-Latn"/>
        </w:rPr>
        <w:t xml:space="preserve">. </w:t>
      </w:r>
      <w:r w:rsidRPr="007A06F5">
        <w:rPr>
          <w:lang w:val="la-Latn"/>
        </w:rPr>
        <w:t>Ut titulos cardinales in urbibus vel suburbiis</w:t>
      </w:r>
      <w:r w:rsidR="003600C7" w:rsidRPr="007A06F5">
        <w:rPr>
          <w:lang w:val="la-Latn"/>
        </w:rPr>
        <w:t xml:space="preserve"> constitutos episcopi canonice </w:t>
      </w:r>
      <w:r w:rsidRPr="007A06F5">
        <w:rPr>
          <w:lang w:val="la-Latn"/>
        </w:rPr>
        <w:t>et honeste sine retractatione</w:t>
      </w:r>
      <w:r w:rsidR="00360346" w:rsidRPr="007A06F5">
        <w:rPr>
          <w:lang w:val="la-Latn"/>
        </w:rPr>
        <w:t xml:space="preserve"> </w:t>
      </w:r>
      <w:r w:rsidRPr="007A06F5">
        <w:rPr>
          <w:lang w:val="la-Latn"/>
        </w:rPr>
        <w:t>ordinent e et disponant</w:t>
      </w:r>
      <w:r w:rsidR="008E2A6B" w:rsidRPr="007A06F5">
        <w:rPr>
          <w:lang w:val="la-Latn"/>
        </w:rPr>
        <w:t xml:space="preserve">. </w:t>
      </w:r>
    </w:p>
    <w:p w14:paraId="5044ED41" w14:textId="389737F5" w:rsidR="00AA1999" w:rsidRPr="007A06F5" w:rsidRDefault="00AA1999" w:rsidP="00AA1999">
      <w:pPr>
        <w:pStyle w:val="Normlnweb"/>
        <w:rPr>
          <w:lang w:val="la-Latn"/>
        </w:rPr>
      </w:pPr>
      <w:r w:rsidRPr="007A06F5">
        <w:rPr>
          <w:lang w:val="la-Latn"/>
        </w:rPr>
        <w:t>55</w:t>
      </w:r>
      <w:r w:rsidR="008E2A6B" w:rsidRPr="007A06F5">
        <w:rPr>
          <w:lang w:val="la-Latn"/>
        </w:rPr>
        <w:t xml:space="preserve">. </w:t>
      </w:r>
      <w:r w:rsidRPr="007A06F5">
        <w:rPr>
          <w:lang w:val="la-Latn"/>
        </w:rPr>
        <w:t>Ut episcopi se ipsos atque ministros suos et maxime ecclesiasticos cunctos que christianos in sua parrochia perpendentes ex</w:t>
      </w:r>
      <w:r w:rsidR="00360346" w:rsidRPr="007A06F5">
        <w:rPr>
          <w:lang w:val="la-Latn"/>
        </w:rPr>
        <w:t xml:space="preserve"> </w:t>
      </w:r>
      <w:r w:rsidRPr="007A06F5">
        <w:rPr>
          <w:lang w:val="la-Latn"/>
        </w:rPr>
        <w:t xml:space="preserve">hoc statuta Niceni concilii </w:t>
      </w:r>
      <w:r w:rsidR="003600C7" w:rsidRPr="007A06F5">
        <w:rPr>
          <w:lang w:val="la-Latn"/>
        </w:rPr>
        <w:t xml:space="preserve">et </w:t>
      </w:r>
      <w:r w:rsidRPr="007A06F5">
        <w:rPr>
          <w:lang w:val="la-Latn"/>
        </w:rPr>
        <w:t>ceterorum conciliorum</w:t>
      </w:r>
      <w:r w:rsidR="00360346" w:rsidRPr="007A06F5">
        <w:rPr>
          <w:lang w:val="la-Latn"/>
        </w:rPr>
        <w:t xml:space="preserve"> </w:t>
      </w:r>
      <w:r w:rsidRPr="007A06F5">
        <w:rPr>
          <w:lang w:val="la-Latn"/>
        </w:rPr>
        <w:t>ab usuris</w:t>
      </w:r>
      <w:r w:rsidR="00360346" w:rsidRPr="007A06F5">
        <w:rPr>
          <w:lang w:val="la-Latn"/>
        </w:rPr>
        <w:t xml:space="preserve"> </w:t>
      </w:r>
      <w:r w:rsidRPr="007A06F5">
        <w:rPr>
          <w:lang w:val="la-Latn"/>
        </w:rPr>
        <w:t>sine excusatione compescant</w:t>
      </w:r>
      <w:r w:rsidR="008E2A6B" w:rsidRPr="007A06F5">
        <w:rPr>
          <w:lang w:val="la-Latn"/>
        </w:rPr>
        <w:t xml:space="preserve">; </w:t>
      </w:r>
      <w:r w:rsidR="003600C7" w:rsidRPr="007A06F5">
        <w:rPr>
          <w:lang w:val="la-Latn"/>
        </w:rPr>
        <w:t xml:space="preserve">et quos compescere </w:t>
      </w:r>
      <w:r w:rsidRPr="007A06F5">
        <w:rPr>
          <w:lang w:val="la-Latn"/>
        </w:rPr>
        <w:t>aliter non potuerint m</w:t>
      </w:r>
      <w:r w:rsidR="00360346" w:rsidRPr="007A06F5">
        <w:rPr>
          <w:lang w:val="la-Latn"/>
        </w:rPr>
        <w:t xml:space="preserve">, </w:t>
      </w:r>
      <w:r w:rsidRPr="007A06F5">
        <w:rPr>
          <w:lang w:val="la-Latn"/>
        </w:rPr>
        <w:t>canonicam in eos sententiam proferant</w:t>
      </w:r>
      <w:r w:rsidR="008E2A6B" w:rsidRPr="007A06F5">
        <w:rPr>
          <w:lang w:val="la-Latn"/>
        </w:rPr>
        <w:t xml:space="preserve">. </w:t>
      </w:r>
    </w:p>
    <w:p w14:paraId="36028327" w14:textId="0129335F" w:rsidR="00AA1999" w:rsidRPr="007A06F5" w:rsidRDefault="00AA1999" w:rsidP="00AA1999">
      <w:pPr>
        <w:pStyle w:val="Normlnweb"/>
        <w:rPr>
          <w:lang w:val="la-Latn"/>
        </w:rPr>
      </w:pPr>
      <w:r w:rsidRPr="007A06F5">
        <w:rPr>
          <w:lang w:val="la-Latn"/>
        </w:rPr>
        <w:t>56</w:t>
      </w:r>
      <w:r w:rsidR="008E2A6B" w:rsidRPr="007A06F5">
        <w:rPr>
          <w:lang w:val="la-Latn"/>
        </w:rPr>
        <w:t xml:space="preserve">. </w:t>
      </w:r>
      <w:r w:rsidRPr="007A06F5">
        <w:rPr>
          <w:lang w:val="la-Latn"/>
        </w:rPr>
        <w:t>Ut nemo episcoporum quemlibet sine certa et manifesta pe</w:t>
      </w:r>
      <w:r w:rsidR="003600C7" w:rsidRPr="007A06F5">
        <w:rPr>
          <w:lang w:val="la-Latn"/>
        </w:rPr>
        <w:t xml:space="preserve">ccati causa </w:t>
      </w:r>
      <w:r w:rsidRPr="007A06F5">
        <w:rPr>
          <w:lang w:val="la-Latn"/>
        </w:rPr>
        <w:t>communione privet ecclesiastica</w:t>
      </w:r>
      <w:r w:rsidR="008E2A6B" w:rsidRPr="007A06F5">
        <w:rPr>
          <w:lang w:val="la-Latn"/>
        </w:rPr>
        <w:t xml:space="preserve">. </w:t>
      </w:r>
      <w:r w:rsidRPr="007A06F5">
        <w:rPr>
          <w:lang w:val="la-Latn"/>
        </w:rPr>
        <w:t>Anathema autem s</w:t>
      </w:r>
      <w:r w:rsidR="003600C7" w:rsidRPr="007A06F5">
        <w:rPr>
          <w:lang w:val="la-Latn"/>
        </w:rPr>
        <w:t>ine consensu archiepiscopi aut</w:t>
      </w:r>
      <w:r w:rsidRPr="007A06F5">
        <w:rPr>
          <w:lang w:val="la-Latn"/>
        </w:rPr>
        <w:t>coepiscoporum</w:t>
      </w:r>
      <w:r w:rsidR="00360346" w:rsidRPr="007A06F5">
        <w:rPr>
          <w:lang w:val="la-Latn"/>
        </w:rPr>
        <w:t xml:space="preserve">, </w:t>
      </w:r>
      <w:r w:rsidRPr="007A06F5">
        <w:rPr>
          <w:lang w:val="la-Latn"/>
        </w:rPr>
        <w:t>praelata</w:t>
      </w:r>
      <w:r w:rsidR="00360346" w:rsidRPr="007A06F5">
        <w:rPr>
          <w:lang w:val="la-Latn"/>
        </w:rPr>
        <w:t xml:space="preserve"> </w:t>
      </w:r>
      <w:r w:rsidRPr="007A06F5">
        <w:rPr>
          <w:lang w:val="la-Latn"/>
        </w:rPr>
        <w:t>etiam evangelica admonitione</w:t>
      </w:r>
      <w:r w:rsidR="00360346" w:rsidRPr="007A06F5">
        <w:rPr>
          <w:lang w:val="la-Latn"/>
        </w:rPr>
        <w:t xml:space="preserve">, </w:t>
      </w:r>
      <w:r w:rsidRPr="007A06F5">
        <w:rPr>
          <w:lang w:val="la-Latn"/>
        </w:rPr>
        <w:t>nulli</w:t>
      </w:r>
      <w:r w:rsidR="00360346" w:rsidRPr="007A06F5">
        <w:rPr>
          <w:lang w:val="la-Latn"/>
        </w:rPr>
        <w:t xml:space="preserve"> </w:t>
      </w:r>
      <w:r w:rsidRPr="007A06F5">
        <w:rPr>
          <w:lang w:val="la-Latn"/>
        </w:rPr>
        <w:t>imponat</w:t>
      </w:r>
      <w:r w:rsidR="00360346" w:rsidRPr="007A06F5">
        <w:rPr>
          <w:lang w:val="la-Latn"/>
        </w:rPr>
        <w:t xml:space="preserve">, </w:t>
      </w:r>
      <w:r w:rsidR="003600C7" w:rsidRPr="007A06F5">
        <w:rPr>
          <w:lang w:val="la-Latn"/>
        </w:rPr>
        <w:t xml:space="preserve">nisi unde </w:t>
      </w:r>
      <w:r w:rsidRPr="007A06F5">
        <w:rPr>
          <w:lang w:val="la-Latn"/>
        </w:rPr>
        <w:t xml:space="preserve">canonica docet p </w:t>
      </w:r>
      <w:r w:rsidR="00524CAA" w:rsidRPr="00524CAA">
        <w:rPr>
          <w:b/>
          <w:lang w:val="la-Latn"/>
        </w:rPr>
        <w:t>auctorit</w:t>
      </w:r>
      <w:r w:rsidRPr="007A06F5">
        <w:rPr>
          <w:lang w:val="la-Latn"/>
        </w:rPr>
        <w:t>as</w:t>
      </w:r>
      <w:r w:rsidR="008E2A6B" w:rsidRPr="007A06F5">
        <w:rPr>
          <w:lang w:val="la-Latn"/>
        </w:rPr>
        <w:t xml:space="preserve">; </w:t>
      </w:r>
      <w:r w:rsidRPr="007A06F5">
        <w:rPr>
          <w:lang w:val="la-Latn"/>
        </w:rPr>
        <w:t>quia anathema aeternae</w:t>
      </w:r>
      <w:r w:rsidR="00360346" w:rsidRPr="007A06F5">
        <w:rPr>
          <w:lang w:val="la-Latn"/>
        </w:rPr>
        <w:t xml:space="preserve"> </w:t>
      </w:r>
      <w:r w:rsidRPr="007A06F5">
        <w:rPr>
          <w:lang w:val="la-Latn"/>
        </w:rPr>
        <w:t>est mortis dampn</w:t>
      </w:r>
      <w:r w:rsidR="003600C7" w:rsidRPr="007A06F5">
        <w:rPr>
          <w:lang w:val="la-Latn"/>
        </w:rPr>
        <w:t xml:space="preserve">atio et nonnisi </w:t>
      </w:r>
      <w:r w:rsidRPr="007A06F5">
        <w:rPr>
          <w:lang w:val="la-Latn"/>
        </w:rPr>
        <w:t>pro mortali debet imponi crimine et illi</w:t>
      </w:r>
      <w:r w:rsidR="00360346" w:rsidRPr="007A06F5">
        <w:rPr>
          <w:lang w:val="la-Latn"/>
        </w:rPr>
        <w:t xml:space="preserve">, </w:t>
      </w:r>
      <w:r w:rsidRPr="007A06F5">
        <w:rPr>
          <w:lang w:val="la-Latn"/>
        </w:rPr>
        <w:t>qui aliter non potuerit corrigi</w:t>
      </w:r>
      <w:r w:rsidR="008E2A6B" w:rsidRPr="007A06F5">
        <w:rPr>
          <w:lang w:val="la-Latn"/>
        </w:rPr>
        <w:t xml:space="preserve">. </w:t>
      </w:r>
    </w:p>
    <w:p w14:paraId="16FA67D5" w14:textId="4E788084" w:rsidR="00AA1999" w:rsidRPr="007A06F5" w:rsidRDefault="00AA1999" w:rsidP="00AA1999">
      <w:pPr>
        <w:pStyle w:val="Normlnweb"/>
        <w:rPr>
          <w:lang w:val="la-Latn"/>
        </w:rPr>
      </w:pPr>
      <w:r w:rsidRPr="007A06F5">
        <w:rPr>
          <w:lang w:val="la-Latn"/>
        </w:rPr>
        <w:t>57</w:t>
      </w:r>
      <w:r w:rsidR="008E2A6B" w:rsidRPr="007A06F5">
        <w:rPr>
          <w:lang w:val="la-Latn"/>
        </w:rPr>
        <w:t xml:space="preserve">. </w:t>
      </w:r>
      <w:r w:rsidRPr="007A06F5">
        <w:rPr>
          <w:lang w:val="la-Latn"/>
        </w:rPr>
        <w:t>Ut monachi</w:t>
      </w:r>
      <w:r w:rsidR="00360346" w:rsidRPr="007A06F5">
        <w:rPr>
          <w:lang w:val="la-Latn"/>
        </w:rPr>
        <w:t xml:space="preserve">, </w:t>
      </w:r>
      <w:r w:rsidRPr="007A06F5">
        <w:rPr>
          <w:lang w:val="la-Latn"/>
        </w:rPr>
        <w:t>quibus monasteriorum cura commissa non est</w:t>
      </w:r>
      <w:r w:rsidR="00360346" w:rsidRPr="007A06F5">
        <w:rPr>
          <w:lang w:val="la-Latn"/>
        </w:rPr>
        <w:t xml:space="preserve">, </w:t>
      </w:r>
      <w:r w:rsidR="003600C7" w:rsidRPr="007A06F5">
        <w:rPr>
          <w:lang w:val="la-Latn"/>
        </w:rPr>
        <w:t xml:space="preserve">passim et sine </w:t>
      </w:r>
      <w:r w:rsidR="00524CAA" w:rsidRPr="00524CAA">
        <w:rPr>
          <w:b/>
          <w:lang w:val="la-Latn"/>
        </w:rPr>
        <w:t>auctorit</w:t>
      </w:r>
      <w:r w:rsidRPr="007A06F5">
        <w:rPr>
          <w:lang w:val="la-Latn"/>
        </w:rPr>
        <w:t>ate palatium non adeant nec in eo immorentur vel ubi et</w:t>
      </w:r>
      <w:r w:rsidR="00360346" w:rsidRPr="007A06F5">
        <w:rPr>
          <w:lang w:val="la-Latn"/>
        </w:rPr>
        <w:t xml:space="preserve"> </w:t>
      </w:r>
      <w:r w:rsidRPr="007A06F5">
        <w:rPr>
          <w:lang w:val="la-Latn"/>
        </w:rPr>
        <w:t>ubi discurrere</w:t>
      </w:r>
      <w:r w:rsidR="003600C7" w:rsidRPr="007A06F5">
        <w:rPr>
          <w:lang w:val="la-Latn"/>
        </w:rPr>
        <w:t xml:space="preserve"> </w:t>
      </w:r>
      <w:r w:rsidRPr="007A06F5">
        <w:rPr>
          <w:lang w:val="la-Latn"/>
        </w:rPr>
        <w:t>ac</w:t>
      </w:r>
      <w:r w:rsidR="00360346" w:rsidRPr="007A06F5">
        <w:rPr>
          <w:lang w:val="la-Latn"/>
        </w:rPr>
        <w:t xml:space="preserve"> </w:t>
      </w:r>
      <w:r w:rsidRPr="007A06F5">
        <w:rPr>
          <w:lang w:val="la-Latn"/>
        </w:rPr>
        <w:t>pervagari acephali</w:t>
      </w:r>
      <w:r w:rsidR="00360346" w:rsidRPr="007A06F5">
        <w:rPr>
          <w:lang w:val="la-Latn"/>
        </w:rPr>
        <w:t xml:space="preserve"> </w:t>
      </w:r>
      <w:r w:rsidRPr="007A06F5">
        <w:rPr>
          <w:lang w:val="la-Latn"/>
        </w:rPr>
        <w:t>praesumant</w:t>
      </w:r>
      <w:r w:rsidR="008E2A6B" w:rsidRPr="007A06F5">
        <w:rPr>
          <w:lang w:val="la-Latn"/>
        </w:rPr>
        <w:t xml:space="preserve">. </w:t>
      </w:r>
      <w:r w:rsidRPr="007A06F5">
        <w:rPr>
          <w:lang w:val="la-Latn"/>
        </w:rPr>
        <w:t>Sed si</w:t>
      </w:r>
      <w:r w:rsidR="00360346" w:rsidRPr="007A06F5">
        <w:rPr>
          <w:lang w:val="la-Latn"/>
        </w:rPr>
        <w:t xml:space="preserve"> </w:t>
      </w:r>
      <w:r w:rsidRPr="007A06F5">
        <w:rPr>
          <w:lang w:val="la-Latn"/>
        </w:rPr>
        <w:t>tales quilibet fuerint</w:t>
      </w:r>
      <w:r w:rsidR="00360346" w:rsidRPr="007A06F5">
        <w:rPr>
          <w:lang w:val="la-Latn"/>
        </w:rPr>
        <w:t xml:space="preserve">, </w:t>
      </w:r>
      <w:r w:rsidR="003600C7" w:rsidRPr="007A06F5">
        <w:rPr>
          <w:lang w:val="la-Latn"/>
        </w:rPr>
        <w:t xml:space="preserve">ut utiles et ne </w:t>
      </w:r>
      <w:r w:rsidRPr="007A06F5">
        <w:rPr>
          <w:lang w:val="la-Latn"/>
        </w:rPr>
        <w:t>cessarii ecclesiae</w:t>
      </w:r>
      <w:r w:rsidR="00360346" w:rsidRPr="007A06F5">
        <w:rPr>
          <w:lang w:val="la-Latn"/>
        </w:rPr>
        <w:t xml:space="preserve"> </w:t>
      </w:r>
      <w:r w:rsidRPr="007A06F5">
        <w:rPr>
          <w:lang w:val="la-Latn"/>
        </w:rPr>
        <w:t xml:space="preserve">ac principi </w:t>
      </w:r>
      <w:r w:rsidRPr="007A06F5">
        <w:rPr>
          <w:lang w:val="la-Latn"/>
        </w:rPr>
        <w:lastRenderedPageBreak/>
        <w:t>repperiantur</w:t>
      </w:r>
      <w:r w:rsidR="00360346" w:rsidRPr="007A06F5">
        <w:rPr>
          <w:lang w:val="la-Latn"/>
        </w:rPr>
        <w:t xml:space="preserve">, </w:t>
      </w:r>
      <w:r w:rsidRPr="007A06F5">
        <w:rPr>
          <w:lang w:val="la-Latn"/>
        </w:rPr>
        <w:t xml:space="preserve">cum </w:t>
      </w:r>
      <w:r w:rsidR="00524CAA" w:rsidRPr="00524CAA">
        <w:rPr>
          <w:b/>
          <w:lang w:val="la-Latn"/>
        </w:rPr>
        <w:t>auctorit</w:t>
      </w:r>
      <w:r w:rsidR="003600C7" w:rsidRPr="007A06F5">
        <w:rPr>
          <w:lang w:val="la-Latn"/>
        </w:rPr>
        <w:t xml:space="preserve">ate episcopi canonice ac </w:t>
      </w:r>
      <w:r w:rsidRPr="007A06F5">
        <w:rPr>
          <w:lang w:val="la-Latn"/>
        </w:rPr>
        <w:t>religiose pergant</w:t>
      </w:r>
      <w:r w:rsidR="008E2A6B" w:rsidRPr="007A06F5">
        <w:rPr>
          <w:lang w:val="la-Latn"/>
        </w:rPr>
        <w:t xml:space="preserve">. </w:t>
      </w:r>
      <w:r w:rsidRPr="007A06F5">
        <w:rPr>
          <w:lang w:val="la-Latn"/>
        </w:rPr>
        <w:t>Sin autem</w:t>
      </w:r>
      <w:r w:rsidR="00360346" w:rsidRPr="007A06F5">
        <w:rPr>
          <w:lang w:val="la-Latn"/>
        </w:rPr>
        <w:t xml:space="preserve">, </w:t>
      </w:r>
      <w:r w:rsidRPr="007A06F5">
        <w:rPr>
          <w:lang w:val="la-Latn"/>
        </w:rPr>
        <w:t>in monasteriis suis</w:t>
      </w:r>
      <w:r w:rsidR="00360346" w:rsidRPr="007A06F5">
        <w:rPr>
          <w:lang w:val="la-Latn"/>
        </w:rPr>
        <w:t xml:space="preserve">, </w:t>
      </w:r>
      <w:r w:rsidRPr="007A06F5">
        <w:rPr>
          <w:lang w:val="la-Latn"/>
        </w:rPr>
        <w:t>sicut canonica et regu</w:t>
      </w:r>
      <w:r w:rsidR="003600C7" w:rsidRPr="007A06F5">
        <w:rPr>
          <w:lang w:val="la-Latn"/>
        </w:rPr>
        <w:t xml:space="preserve">laris docet </w:t>
      </w:r>
      <w:r w:rsidRPr="007A06F5">
        <w:rPr>
          <w:lang w:val="la-Latn"/>
        </w:rPr>
        <w:t>institutio</w:t>
      </w:r>
      <w:r w:rsidR="00360346" w:rsidRPr="007A06F5">
        <w:rPr>
          <w:lang w:val="la-Latn"/>
        </w:rPr>
        <w:t xml:space="preserve">, </w:t>
      </w:r>
      <w:r w:rsidRPr="007A06F5">
        <w:rPr>
          <w:lang w:val="la-Latn"/>
        </w:rPr>
        <w:t>religiose resideant</w:t>
      </w:r>
      <w:r w:rsidR="008E2A6B" w:rsidRPr="007A06F5">
        <w:rPr>
          <w:lang w:val="la-Latn"/>
        </w:rPr>
        <w:t xml:space="preserve">. </w:t>
      </w:r>
      <w:r w:rsidRPr="007A06F5">
        <w:rPr>
          <w:lang w:val="la-Latn"/>
        </w:rPr>
        <w:t>Quos etiam</w:t>
      </w:r>
      <w:r w:rsidR="00360346" w:rsidRPr="007A06F5">
        <w:rPr>
          <w:lang w:val="la-Latn"/>
        </w:rPr>
        <w:t xml:space="preserve"> </w:t>
      </w:r>
      <w:r w:rsidRPr="007A06F5">
        <w:rPr>
          <w:lang w:val="la-Latn"/>
        </w:rPr>
        <w:t>nec episcopus nec abbas z vel quilibet / alius eos a veredariorum</w:t>
      </w:r>
      <w:r w:rsidR="00360346" w:rsidRPr="007A06F5">
        <w:rPr>
          <w:lang w:val="la-Latn"/>
        </w:rPr>
        <w:t xml:space="preserve"> </w:t>
      </w:r>
      <w:r w:rsidRPr="007A06F5">
        <w:rPr>
          <w:lang w:val="la-Latn"/>
        </w:rPr>
        <w:t>more in missaticis instanter transmittat</w:t>
      </w:r>
      <w:r w:rsidR="00360346" w:rsidRPr="007A06F5">
        <w:rPr>
          <w:lang w:val="la-Latn"/>
        </w:rPr>
        <w:t xml:space="preserve">, </w:t>
      </w:r>
      <w:r w:rsidRPr="007A06F5">
        <w:rPr>
          <w:lang w:val="la-Latn"/>
        </w:rPr>
        <w:t>quia</w:t>
      </w:r>
      <w:r w:rsidR="00360346" w:rsidRPr="007A06F5">
        <w:rPr>
          <w:lang w:val="la-Latn"/>
        </w:rPr>
        <w:t xml:space="preserve"> </w:t>
      </w:r>
      <w:r w:rsidR="003600C7" w:rsidRPr="007A06F5">
        <w:rPr>
          <w:lang w:val="la-Latn"/>
        </w:rPr>
        <w:t xml:space="preserve">per quosdam </w:t>
      </w:r>
      <w:r w:rsidRPr="007A06F5">
        <w:rPr>
          <w:lang w:val="la-Latn"/>
        </w:rPr>
        <w:t>illorum contra</w:t>
      </w:r>
      <w:r w:rsidR="00360346" w:rsidRPr="007A06F5">
        <w:rPr>
          <w:lang w:val="la-Latn"/>
        </w:rPr>
        <w:t xml:space="preserve"> </w:t>
      </w:r>
      <w:r w:rsidRPr="007A06F5">
        <w:rPr>
          <w:lang w:val="la-Latn"/>
        </w:rPr>
        <w:t xml:space="preserve">canonicam </w:t>
      </w:r>
      <w:r w:rsidR="00524CAA" w:rsidRPr="00524CAA">
        <w:rPr>
          <w:b/>
          <w:lang w:val="la-Latn"/>
        </w:rPr>
        <w:t>auctorit</w:t>
      </w:r>
      <w:r w:rsidRPr="007A06F5">
        <w:rPr>
          <w:lang w:val="la-Latn"/>
        </w:rPr>
        <w:t>atem et ecclesiastica et civi</w:t>
      </w:r>
      <w:r w:rsidR="003600C7" w:rsidRPr="007A06F5">
        <w:rPr>
          <w:lang w:val="la-Latn"/>
        </w:rPr>
        <w:t>lia perturbantur negotia</w:t>
      </w:r>
      <w:r w:rsidR="008E2A6B" w:rsidRPr="007A06F5">
        <w:rPr>
          <w:lang w:val="la-Latn"/>
        </w:rPr>
        <w:t xml:space="preserve">. </w:t>
      </w:r>
      <w:r w:rsidRPr="007A06F5">
        <w:rPr>
          <w:lang w:val="la-Latn"/>
        </w:rPr>
        <w:t>Nec sub praetextu obedientiae diutius vilicationibus inserviant</w:t>
      </w:r>
      <w:r w:rsidR="00360346" w:rsidRPr="007A06F5">
        <w:rPr>
          <w:lang w:val="la-Latn"/>
        </w:rPr>
        <w:t xml:space="preserve">, </w:t>
      </w:r>
      <w:r w:rsidR="003600C7" w:rsidRPr="007A06F5">
        <w:rPr>
          <w:lang w:val="la-Latn"/>
        </w:rPr>
        <w:t>sed regulariter obe</w:t>
      </w:r>
      <w:r w:rsidRPr="007A06F5">
        <w:rPr>
          <w:lang w:val="la-Latn"/>
        </w:rPr>
        <w:t>dientiam e vicissitudine</w:t>
      </w:r>
      <w:r w:rsidR="00360346" w:rsidRPr="007A06F5">
        <w:rPr>
          <w:lang w:val="la-Latn"/>
        </w:rPr>
        <w:t xml:space="preserve"> </w:t>
      </w:r>
      <w:r w:rsidRPr="007A06F5">
        <w:rPr>
          <w:lang w:val="la-Latn"/>
        </w:rPr>
        <w:t>sua peragentes secum</w:t>
      </w:r>
      <w:r w:rsidR="00360346" w:rsidRPr="007A06F5">
        <w:rPr>
          <w:lang w:val="la-Latn"/>
        </w:rPr>
        <w:t xml:space="preserve">, </w:t>
      </w:r>
      <w:r w:rsidRPr="007A06F5">
        <w:rPr>
          <w:lang w:val="la-Latn"/>
        </w:rPr>
        <w:t>ut de sancto Benedicto legitur</w:t>
      </w:r>
      <w:r w:rsidR="00360346" w:rsidRPr="007A06F5">
        <w:rPr>
          <w:lang w:val="la-Latn"/>
        </w:rPr>
        <w:t xml:space="preserve">, </w:t>
      </w:r>
      <w:r w:rsidR="003600C7" w:rsidRPr="007A06F5">
        <w:rPr>
          <w:lang w:val="la-Latn"/>
        </w:rPr>
        <w:t xml:space="preserve">in </w:t>
      </w:r>
      <w:r w:rsidRPr="007A06F5">
        <w:rPr>
          <w:lang w:val="la-Latn"/>
        </w:rPr>
        <w:t>monasterio habitent atque se ipsos</w:t>
      </w:r>
      <w:r w:rsidR="00360346" w:rsidRPr="007A06F5">
        <w:rPr>
          <w:lang w:val="la-Latn"/>
        </w:rPr>
        <w:t xml:space="preserve"> </w:t>
      </w:r>
      <w:r w:rsidRPr="007A06F5">
        <w:rPr>
          <w:lang w:val="la-Latn"/>
        </w:rPr>
        <w:t>recolligant</w:t>
      </w:r>
      <w:r w:rsidR="008E2A6B" w:rsidRPr="007A06F5">
        <w:rPr>
          <w:lang w:val="la-Latn"/>
        </w:rPr>
        <w:t xml:space="preserve">. </w:t>
      </w:r>
      <w:r w:rsidRPr="007A06F5">
        <w:rPr>
          <w:lang w:val="la-Latn"/>
        </w:rPr>
        <w:t>H</w:t>
      </w:r>
      <w:r w:rsidR="003600C7" w:rsidRPr="007A06F5">
        <w:rPr>
          <w:lang w:val="la-Latn"/>
        </w:rPr>
        <w:t xml:space="preserve">aec autem transgredientes sive </w:t>
      </w:r>
      <w:r w:rsidRPr="007A06F5">
        <w:rPr>
          <w:lang w:val="la-Latn"/>
        </w:rPr>
        <w:t>praelati in favendo</w:t>
      </w:r>
      <w:r w:rsidR="00360346" w:rsidRPr="007A06F5">
        <w:rPr>
          <w:lang w:val="la-Latn"/>
        </w:rPr>
        <w:t xml:space="preserve">, </w:t>
      </w:r>
      <w:r w:rsidRPr="007A06F5">
        <w:rPr>
          <w:lang w:val="la-Latn"/>
        </w:rPr>
        <w:t>sive subditi in obtinendo</w:t>
      </w:r>
      <w:r w:rsidR="00360346" w:rsidRPr="007A06F5">
        <w:rPr>
          <w:lang w:val="la-Latn"/>
        </w:rPr>
        <w:t xml:space="preserve"> </w:t>
      </w:r>
      <w:r w:rsidRPr="007A06F5">
        <w:rPr>
          <w:lang w:val="la-Latn"/>
        </w:rPr>
        <w:t>excommunicentur</w:t>
      </w:r>
      <w:r w:rsidR="008E2A6B" w:rsidRPr="007A06F5">
        <w:rPr>
          <w:lang w:val="la-Latn"/>
        </w:rPr>
        <w:t xml:space="preserve">. </w:t>
      </w:r>
    </w:p>
    <w:p w14:paraId="225CAC23" w14:textId="55F6D167" w:rsidR="00AA1999" w:rsidRPr="007A06F5" w:rsidRDefault="00AA1999" w:rsidP="00AA1999">
      <w:pPr>
        <w:pStyle w:val="Normlnweb"/>
        <w:rPr>
          <w:lang w:val="la-Latn"/>
        </w:rPr>
      </w:pPr>
      <w:r w:rsidRPr="007A06F5">
        <w:rPr>
          <w:lang w:val="la-Latn"/>
        </w:rPr>
        <w:t>58</w:t>
      </w:r>
      <w:r w:rsidR="008E2A6B" w:rsidRPr="007A06F5">
        <w:rPr>
          <w:lang w:val="la-Latn"/>
        </w:rPr>
        <w:t xml:space="preserve">. </w:t>
      </w:r>
      <w:r w:rsidRPr="007A06F5">
        <w:rPr>
          <w:lang w:val="la-Latn"/>
        </w:rPr>
        <w:t>Canonicorum autem</w:t>
      </w:r>
      <w:r w:rsidR="00360346" w:rsidRPr="007A06F5">
        <w:rPr>
          <w:lang w:val="la-Latn"/>
        </w:rPr>
        <w:t xml:space="preserve">, </w:t>
      </w:r>
      <w:r w:rsidRPr="007A06F5">
        <w:rPr>
          <w:lang w:val="la-Latn"/>
        </w:rPr>
        <w:t>qui in parrochiis tonsorantur</w:t>
      </w:r>
      <w:r w:rsidR="00360346" w:rsidRPr="007A06F5">
        <w:rPr>
          <w:lang w:val="la-Latn"/>
        </w:rPr>
        <w:t xml:space="preserve"> </w:t>
      </w:r>
      <w:r w:rsidRPr="007A06F5">
        <w:rPr>
          <w:lang w:val="la-Latn"/>
        </w:rPr>
        <w:t>et erudiuntur l</w:t>
      </w:r>
      <w:r w:rsidR="00360346" w:rsidRPr="007A06F5">
        <w:rPr>
          <w:lang w:val="la-Latn"/>
        </w:rPr>
        <w:t xml:space="preserve">, </w:t>
      </w:r>
      <w:r w:rsidR="003600C7" w:rsidRPr="007A06F5">
        <w:rPr>
          <w:lang w:val="la-Latn"/>
        </w:rPr>
        <w:t>inter</w:t>
      </w:r>
      <w:r w:rsidRPr="007A06F5">
        <w:rPr>
          <w:lang w:val="la-Latn"/>
        </w:rPr>
        <w:t>dum etiam et ordinantur</w:t>
      </w:r>
      <w:r w:rsidR="00360346" w:rsidRPr="007A06F5">
        <w:rPr>
          <w:lang w:val="la-Latn"/>
        </w:rPr>
        <w:t xml:space="preserve">, </w:t>
      </w:r>
      <w:r w:rsidRPr="007A06F5">
        <w:rPr>
          <w:lang w:val="la-Latn"/>
        </w:rPr>
        <w:t xml:space="preserve">sine </w:t>
      </w:r>
      <w:r w:rsidR="00524CAA" w:rsidRPr="00524CAA">
        <w:rPr>
          <w:b/>
          <w:lang w:val="la-Latn"/>
        </w:rPr>
        <w:t>auctorit</w:t>
      </w:r>
      <w:r w:rsidRPr="007A06F5">
        <w:rPr>
          <w:lang w:val="la-Latn"/>
        </w:rPr>
        <w:t>ate dignitas regalis in suum peric</w:t>
      </w:r>
      <w:r w:rsidR="003600C7" w:rsidRPr="007A06F5">
        <w:rPr>
          <w:lang w:val="la-Latn"/>
        </w:rPr>
        <w:t xml:space="preserve">ulum non </w:t>
      </w:r>
      <w:r w:rsidRPr="007A06F5">
        <w:rPr>
          <w:lang w:val="la-Latn"/>
        </w:rPr>
        <w:t>dignetur recipere</w:t>
      </w:r>
      <w:r w:rsidR="00360346" w:rsidRPr="007A06F5">
        <w:rPr>
          <w:lang w:val="la-Latn"/>
        </w:rPr>
        <w:t xml:space="preserve">, </w:t>
      </w:r>
      <w:r w:rsidRPr="007A06F5">
        <w:rPr>
          <w:lang w:val="la-Latn"/>
        </w:rPr>
        <w:t xml:space="preserve">praesertim cum eos salubriter et </w:t>
      </w:r>
      <w:r w:rsidR="00524CAA" w:rsidRPr="00524CAA">
        <w:rPr>
          <w:b/>
          <w:lang w:val="la-Latn"/>
        </w:rPr>
        <w:t>auctorit</w:t>
      </w:r>
      <w:r w:rsidRPr="007A06F5">
        <w:rPr>
          <w:lang w:val="la-Latn"/>
        </w:rPr>
        <w:t>ative possit</w:t>
      </w:r>
      <w:r w:rsidR="00360346" w:rsidRPr="007A06F5">
        <w:rPr>
          <w:lang w:val="la-Latn"/>
        </w:rPr>
        <w:t xml:space="preserve"> </w:t>
      </w:r>
      <w:r w:rsidR="003600C7" w:rsidRPr="007A06F5">
        <w:rPr>
          <w:lang w:val="la-Latn"/>
        </w:rPr>
        <w:t>habere</w:t>
      </w:r>
      <w:r w:rsidR="008E2A6B" w:rsidRPr="007A06F5">
        <w:rPr>
          <w:lang w:val="la-Latn"/>
        </w:rPr>
        <w:t xml:space="preserve">. </w:t>
      </w:r>
      <w:r w:rsidRPr="007A06F5">
        <w:rPr>
          <w:lang w:val="la-Latn"/>
        </w:rPr>
        <w:t>Quapropter cum quilibet canonicorum ad regiam venerit maiestatem et suo</w:t>
      </w:r>
      <w:r w:rsidR="00360346" w:rsidRPr="007A06F5">
        <w:rPr>
          <w:lang w:val="la-Latn"/>
        </w:rPr>
        <w:t xml:space="preserve"> </w:t>
      </w:r>
      <w:r w:rsidRPr="007A06F5">
        <w:rPr>
          <w:lang w:val="la-Latn"/>
        </w:rPr>
        <w:t>se</w:t>
      </w:r>
      <w:r w:rsidR="00360346" w:rsidRPr="007A06F5">
        <w:rPr>
          <w:lang w:val="la-Latn"/>
        </w:rPr>
        <w:t xml:space="preserve"> </w:t>
      </w:r>
      <w:r w:rsidRPr="007A06F5">
        <w:rPr>
          <w:lang w:val="la-Latn"/>
        </w:rPr>
        <w:t>voluerit mancipare servitio</w:t>
      </w:r>
      <w:r w:rsidR="00360346" w:rsidRPr="007A06F5">
        <w:rPr>
          <w:lang w:val="la-Latn"/>
        </w:rPr>
        <w:t xml:space="preserve">, </w:t>
      </w:r>
      <w:r w:rsidRPr="007A06F5">
        <w:rPr>
          <w:lang w:val="la-Latn"/>
        </w:rPr>
        <w:t>consensu episcopi</w:t>
      </w:r>
      <w:r w:rsidR="00360346" w:rsidRPr="007A06F5">
        <w:rPr>
          <w:lang w:val="la-Latn"/>
        </w:rPr>
        <w:t xml:space="preserve">, </w:t>
      </w:r>
      <w:r w:rsidRPr="007A06F5">
        <w:rPr>
          <w:lang w:val="la-Latn"/>
        </w:rPr>
        <w:t>ad cuius dioecesim pertinere dinoscitur</w:t>
      </w:r>
      <w:r w:rsidR="00360346" w:rsidRPr="007A06F5">
        <w:rPr>
          <w:lang w:val="la-Latn"/>
        </w:rPr>
        <w:t xml:space="preserve">, </w:t>
      </w:r>
      <w:r w:rsidRPr="007A06F5">
        <w:rPr>
          <w:lang w:val="la-Latn"/>
        </w:rPr>
        <w:t xml:space="preserve">eum recipiat </w:t>
      </w:r>
      <w:r w:rsidR="008E2A6B" w:rsidRPr="007A06F5">
        <w:rPr>
          <w:lang w:val="la-Latn"/>
        </w:rPr>
        <w:t xml:space="preserve">. </w:t>
      </w:r>
      <w:r w:rsidRPr="007A06F5">
        <w:rPr>
          <w:lang w:val="la-Latn"/>
        </w:rPr>
        <w:t>Et si in ordine p clericali eum</w:t>
      </w:r>
      <w:r w:rsidR="00360346" w:rsidRPr="007A06F5">
        <w:rPr>
          <w:lang w:val="la-Latn"/>
        </w:rPr>
        <w:t xml:space="preserve"> </w:t>
      </w:r>
      <w:r w:rsidRPr="007A06F5">
        <w:rPr>
          <w:lang w:val="la-Latn"/>
        </w:rPr>
        <w:t>promoveri</w:t>
      </w:r>
      <w:r w:rsidR="00360346" w:rsidRPr="007A06F5">
        <w:rPr>
          <w:lang w:val="la-Latn"/>
        </w:rPr>
        <w:t xml:space="preserve"> </w:t>
      </w:r>
      <w:r w:rsidRPr="007A06F5">
        <w:rPr>
          <w:lang w:val="la-Latn"/>
        </w:rPr>
        <w:t>voluerit</w:t>
      </w:r>
      <w:r w:rsidR="00360346" w:rsidRPr="007A06F5">
        <w:rPr>
          <w:lang w:val="la-Latn"/>
        </w:rPr>
        <w:t xml:space="preserve">, </w:t>
      </w:r>
      <w:r w:rsidRPr="007A06F5">
        <w:rPr>
          <w:lang w:val="la-Latn"/>
        </w:rPr>
        <w:t>manus ipsius impositione ad ecclesiasticum ordinem</w:t>
      </w:r>
      <w:r w:rsidR="00360346" w:rsidRPr="007A06F5">
        <w:rPr>
          <w:lang w:val="la-Latn"/>
        </w:rPr>
        <w:t xml:space="preserve">, </w:t>
      </w:r>
      <w:r w:rsidRPr="007A06F5">
        <w:rPr>
          <w:lang w:val="la-Latn"/>
        </w:rPr>
        <w:t>sancti Spiritus munere si dignus fuerit</w:t>
      </w:r>
      <w:r w:rsidR="00360346" w:rsidRPr="007A06F5">
        <w:rPr>
          <w:lang w:val="la-Latn"/>
        </w:rPr>
        <w:t xml:space="preserve">, </w:t>
      </w:r>
      <w:r w:rsidR="003600C7" w:rsidRPr="007A06F5">
        <w:rPr>
          <w:lang w:val="la-Latn"/>
        </w:rPr>
        <w:t>con</w:t>
      </w:r>
      <w:r w:rsidRPr="007A06F5">
        <w:rPr>
          <w:lang w:val="la-Latn"/>
        </w:rPr>
        <w:t>secretur</w:t>
      </w:r>
      <w:r w:rsidR="008E2A6B" w:rsidRPr="007A06F5">
        <w:rPr>
          <w:lang w:val="la-Latn"/>
        </w:rPr>
        <w:t xml:space="preserve">; </w:t>
      </w:r>
      <w:r w:rsidRPr="007A06F5">
        <w:rPr>
          <w:lang w:val="la-Latn"/>
        </w:rPr>
        <w:t>qualiter</w:t>
      </w:r>
      <w:r w:rsidR="00360346" w:rsidRPr="007A06F5">
        <w:rPr>
          <w:lang w:val="la-Latn"/>
        </w:rPr>
        <w:t xml:space="preserve"> </w:t>
      </w:r>
      <w:r w:rsidRPr="007A06F5">
        <w:rPr>
          <w:lang w:val="la-Latn"/>
        </w:rPr>
        <w:t xml:space="preserve">et divina </w:t>
      </w:r>
      <w:r w:rsidR="00524CAA" w:rsidRPr="00524CAA">
        <w:rPr>
          <w:b/>
          <w:lang w:val="la-Latn"/>
        </w:rPr>
        <w:t>auctorit</w:t>
      </w:r>
      <w:r w:rsidRPr="007A06F5">
        <w:rPr>
          <w:lang w:val="la-Latn"/>
        </w:rPr>
        <w:t>as vigeat et regalis dignit</w:t>
      </w:r>
      <w:r w:rsidR="003600C7" w:rsidRPr="007A06F5">
        <w:rPr>
          <w:lang w:val="la-Latn"/>
        </w:rPr>
        <w:t xml:space="preserve">as obsequatur et salus </w:t>
      </w:r>
      <w:r w:rsidRPr="007A06F5">
        <w:rPr>
          <w:lang w:val="la-Latn"/>
        </w:rPr>
        <w:t>ordinantis</w:t>
      </w:r>
      <w:r w:rsidR="00360346" w:rsidRPr="007A06F5">
        <w:rPr>
          <w:lang w:val="la-Latn"/>
        </w:rPr>
        <w:t xml:space="preserve"> </w:t>
      </w:r>
      <w:r w:rsidRPr="007A06F5">
        <w:rPr>
          <w:lang w:val="la-Latn"/>
        </w:rPr>
        <w:t>et ordinati atque iubentis in omnibus observetur</w:t>
      </w:r>
      <w:r w:rsidR="008E2A6B" w:rsidRPr="007A06F5">
        <w:rPr>
          <w:lang w:val="la-Latn"/>
        </w:rPr>
        <w:t xml:space="preserve">. </w:t>
      </w:r>
      <w:r w:rsidRPr="007A06F5">
        <w:rPr>
          <w:lang w:val="la-Latn"/>
        </w:rPr>
        <w:t>Alioqui</w:t>
      </w:r>
      <w:r w:rsidR="00360346" w:rsidRPr="007A06F5">
        <w:rPr>
          <w:lang w:val="la-Latn"/>
        </w:rPr>
        <w:t xml:space="preserve"> </w:t>
      </w:r>
      <w:r w:rsidR="003600C7" w:rsidRPr="007A06F5">
        <w:rPr>
          <w:lang w:val="la-Latn"/>
        </w:rPr>
        <w:t xml:space="preserve">haec statuta </w:t>
      </w:r>
      <w:r w:rsidRPr="007A06F5">
        <w:rPr>
          <w:lang w:val="la-Latn"/>
        </w:rPr>
        <w:t>transgredientes canonicae subigantur</w:t>
      </w:r>
      <w:r w:rsidR="00360346" w:rsidRPr="007A06F5">
        <w:rPr>
          <w:lang w:val="la-Latn"/>
        </w:rPr>
        <w:t xml:space="preserve"> </w:t>
      </w:r>
      <w:r w:rsidRPr="007A06F5">
        <w:rPr>
          <w:lang w:val="la-Latn"/>
        </w:rPr>
        <w:t>sententiae</w:t>
      </w:r>
      <w:r w:rsidR="008E2A6B" w:rsidRPr="007A06F5">
        <w:rPr>
          <w:lang w:val="la-Latn"/>
        </w:rPr>
        <w:t xml:space="preserve">. </w:t>
      </w:r>
    </w:p>
    <w:p w14:paraId="16A03116" w14:textId="503B71C4" w:rsidR="00AA1999" w:rsidRPr="007A06F5" w:rsidRDefault="00AA1999" w:rsidP="00AA1999">
      <w:pPr>
        <w:pStyle w:val="Normlnweb"/>
        <w:rPr>
          <w:lang w:val="la-Latn"/>
        </w:rPr>
      </w:pPr>
      <w:r w:rsidRPr="007A06F5">
        <w:rPr>
          <w:lang w:val="la-Latn"/>
        </w:rPr>
        <w:t>59</w:t>
      </w:r>
      <w:r w:rsidR="008E2A6B" w:rsidRPr="007A06F5">
        <w:rPr>
          <w:lang w:val="la-Latn"/>
        </w:rPr>
        <w:t xml:space="preserve">. </w:t>
      </w:r>
      <w:r w:rsidRPr="007A06F5">
        <w:rPr>
          <w:lang w:val="la-Latn"/>
        </w:rPr>
        <w:t>Ut monachus de monasterio sine consultu vel p</w:t>
      </w:r>
      <w:r w:rsidR="003600C7" w:rsidRPr="007A06F5">
        <w:rPr>
          <w:lang w:val="la-Latn"/>
        </w:rPr>
        <w:t xml:space="preserve">raesentia episcopi aut vicarii </w:t>
      </w:r>
      <w:r w:rsidRPr="007A06F5">
        <w:rPr>
          <w:lang w:val="la-Latn"/>
        </w:rPr>
        <w:t>eius ad hoc regulariter deductus</w:t>
      </w:r>
      <w:r w:rsidR="00360346" w:rsidRPr="007A06F5">
        <w:rPr>
          <w:lang w:val="la-Latn"/>
        </w:rPr>
        <w:t xml:space="preserve"> </w:t>
      </w:r>
      <w:r w:rsidRPr="007A06F5">
        <w:rPr>
          <w:lang w:val="la-Latn"/>
        </w:rPr>
        <w:t>non eiciatur</w:t>
      </w:r>
      <w:r w:rsidR="008E2A6B" w:rsidRPr="007A06F5">
        <w:rPr>
          <w:lang w:val="la-Latn"/>
        </w:rPr>
        <w:t xml:space="preserve">; </w:t>
      </w:r>
      <w:r w:rsidRPr="007A06F5">
        <w:rPr>
          <w:lang w:val="la-Latn"/>
        </w:rPr>
        <w:t xml:space="preserve">cuius </w:t>
      </w:r>
      <w:r w:rsidR="003600C7" w:rsidRPr="007A06F5">
        <w:rPr>
          <w:lang w:val="la-Latn"/>
        </w:rPr>
        <w:t xml:space="preserve">dispositione et </w:t>
      </w:r>
      <w:r w:rsidR="00524CAA" w:rsidRPr="00524CAA">
        <w:rPr>
          <w:b/>
          <w:lang w:val="la-Latn"/>
        </w:rPr>
        <w:t>auctorit</w:t>
      </w:r>
      <w:r w:rsidR="003600C7" w:rsidRPr="007A06F5">
        <w:rPr>
          <w:lang w:val="la-Latn"/>
        </w:rPr>
        <w:t xml:space="preserve">ate de </w:t>
      </w:r>
      <w:r w:rsidRPr="007A06F5">
        <w:rPr>
          <w:lang w:val="la-Latn"/>
        </w:rPr>
        <w:t>cetero vita et conversatio eiecti x</w:t>
      </w:r>
      <w:r w:rsidR="00360346" w:rsidRPr="007A06F5">
        <w:rPr>
          <w:lang w:val="la-Latn"/>
        </w:rPr>
        <w:t xml:space="preserve">, </w:t>
      </w:r>
      <w:r w:rsidRPr="007A06F5">
        <w:rPr>
          <w:lang w:val="la-Latn"/>
        </w:rPr>
        <w:t>ne</w:t>
      </w:r>
      <w:r w:rsidR="00D9225B" w:rsidRPr="007A06F5">
        <w:rPr>
          <w:lang w:val="la-Latn"/>
        </w:rPr>
        <w:t xml:space="preserve"> </w:t>
      </w:r>
      <w:r w:rsidRPr="007A06F5">
        <w:rPr>
          <w:lang w:val="la-Latn"/>
        </w:rPr>
        <w:t>perditus perpetuo fiat</w:t>
      </w:r>
      <w:r w:rsidR="00360346" w:rsidRPr="007A06F5">
        <w:rPr>
          <w:lang w:val="la-Latn"/>
        </w:rPr>
        <w:t xml:space="preserve">, </w:t>
      </w:r>
      <w:r w:rsidR="003600C7" w:rsidRPr="007A06F5">
        <w:rPr>
          <w:lang w:val="la-Latn"/>
        </w:rPr>
        <w:t xml:space="preserve">si aliquo modo salvari </w:t>
      </w:r>
      <w:r w:rsidRPr="007A06F5">
        <w:rPr>
          <w:lang w:val="la-Latn"/>
        </w:rPr>
        <w:t>potest</w:t>
      </w:r>
      <w:r w:rsidR="00360346" w:rsidRPr="007A06F5">
        <w:rPr>
          <w:lang w:val="la-Latn"/>
        </w:rPr>
        <w:t xml:space="preserve">, </w:t>
      </w:r>
      <w:r w:rsidRPr="007A06F5">
        <w:rPr>
          <w:lang w:val="la-Latn"/>
        </w:rPr>
        <w:t>ordinari debet atque</w:t>
      </w:r>
      <w:r w:rsidR="00360346" w:rsidRPr="007A06F5">
        <w:rPr>
          <w:lang w:val="la-Latn"/>
        </w:rPr>
        <w:t xml:space="preserve"> </w:t>
      </w:r>
      <w:r w:rsidRPr="007A06F5">
        <w:rPr>
          <w:lang w:val="la-Latn"/>
        </w:rPr>
        <w:t>decerni</w:t>
      </w:r>
      <w:r w:rsidR="008E2A6B" w:rsidRPr="007A06F5">
        <w:rPr>
          <w:lang w:val="la-Latn"/>
        </w:rPr>
        <w:t xml:space="preserve">. </w:t>
      </w:r>
    </w:p>
    <w:p w14:paraId="5CB0ADD0" w14:textId="20125970" w:rsidR="00AA1999" w:rsidRPr="007A06F5" w:rsidRDefault="00AA1999" w:rsidP="00AA1999">
      <w:pPr>
        <w:pStyle w:val="Normlnweb"/>
        <w:rPr>
          <w:lang w:val="la-Latn"/>
        </w:rPr>
      </w:pPr>
      <w:r w:rsidRPr="007A06F5">
        <w:rPr>
          <w:lang w:val="la-Latn"/>
        </w:rPr>
        <w:t>60</w:t>
      </w:r>
      <w:r w:rsidR="008E2A6B" w:rsidRPr="007A06F5">
        <w:rPr>
          <w:lang w:val="la-Latn"/>
        </w:rPr>
        <w:t xml:space="preserve">. </w:t>
      </w:r>
      <w:r w:rsidRPr="007A06F5">
        <w:rPr>
          <w:lang w:val="la-Latn"/>
        </w:rPr>
        <w:t>Ut hi</w:t>
      </w:r>
      <w:r w:rsidR="00360346" w:rsidRPr="007A06F5">
        <w:rPr>
          <w:lang w:val="la-Latn"/>
        </w:rPr>
        <w:t xml:space="preserve">, </w:t>
      </w:r>
      <w:r w:rsidRPr="007A06F5">
        <w:rPr>
          <w:lang w:val="la-Latn"/>
        </w:rPr>
        <w:t>qui monasteria atque sacrata z loca ve</w:t>
      </w:r>
      <w:r w:rsidR="003600C7" w:rsidRPr="007A06F5">
        <w:rPr>
          <w:lang w:val="la-Latn"/>
        </w:rPr>
        <w:t xml:space="preserve">l ecclesias infringunt et depo </w:t>
      </w:r>
      <w:r w:rsidRPr="007A06F5">
        <w:rPr>
          <w:lang w:val="la-Latn"/>
        </w:rPr>
        <w:t>sita vel alia quaelibet exinde abstrahunt a et sacerdot</w:t>
      </w:r>
      <w:r w:rsidR="003600C7" w:rsidRPr="007A06F5">
        <w:rPr>
          <w:lang w:val="la-Latn"/>
        </w:rPr>
        <w:t xml:space="preserve">es ac viros ecclesiasticos non </w:t>
      </w:r>
      <w:r w:rsidRPr="007A06F5">
        <w:rPr>
          <w:lang w:val="la-Latn"/>
        </w:rPr>
        <w:t>solum dehonorant</w:t>
      </w:r>
      <w:r w:rsidR="00360346" w:rsidRPr="007A06F5">
        <w:rPr>
          <w:lang w:val="la-Latn"/>
        </w:rPr>
        <w:t xml:space="preserve">, </w:t>
      </w:r>
      <w:r w:rsidRPr="007A06F5">
        <w:rPr>
          <w:lang w:val="la-Latn"/>
        </w:rPr>
        <w:t>verum et diverso atque adverso</w:t>
      </w:r>
      <w:r w:rsidR="00360346" w:rsidRPr="007A06F5">
        <w:rPr>
          <w:lang w:val="la-Latn"/>
        </w:rPr>
        <w:t xml:space="preserve"> </w:t>
      </w:r>
      <w:r w:rsidRPr="007A06F5">
        <w:rPr>
          <w:lang w:val="la-Latn"/>
        </w:rPr>
        <w:t>modo affligunt</w:t>
      </w:r>
      <w:r w:rsidR="00360346" w:rsidRPr="007A06F5">
        <w:rPr>
          <w:lang w:val="la-Latn"/>
        </w:rPr>
        <w:t xml:space="preserve">, </w:t>
      </w:r>
      <w:r w:rsidR="003600C7" w:rsidRPr="007A06F5">
        <w:rPr>
          <w:lang w:val="la-Latn"/>
        </w:rPr>
        <w:t xml:space="preserve">velut sacrilegi </w:t>
      </w:r>
      <w:r w:rsidRPr="007A06F5">
        <w:rPr>
          <w:lang w:val="la-Latn"/>
        </w:rPr>
        <w:t>canonicae sententiae</w:t>
      </w:r>
      <w:r w:rsidR="00360346" w:rsidRPr="007A06F5">
        <w:rPr>
          <w:lang w:val="la-Latn"/>
        </w:rPr>
        <w:t xml:space="preserve">, </w:t>
      </w:r>
      <w:r w:rsidRPr="007A06F5">
        <w:rPr>
          <w:lang w:val="la-Latn"/>
        </w:rPr>
        <w:t>quae ex his</w:t>
      </w:r>
      <w:r w:rsidR="00360346" w:rsidRPr="007A06F5">
        <w:rPr>
          <w:lang w:val="la-Latn"/>
        </w:rPr>
        <w:t xml:space="preserve"> </w:t>
      </w:r>
      <w:r w:rsidRPr="007A06F5">
        <w:rPr>
          <w:lang w:val="la-Latn"/>
        </w:rPr>
        <w:t>decreta esse dinoscitur</w:t>
      </w:r>
      <w:r w:rsidR="00360346" w:rsidRPr="007A06F5">
        <w:rPr>
          <w:lang w:val="la-Latn"/>
        </w:rPr>
        <w:t xml:space="preserve">, </w:t>
      </w:r>
      <w:r w:rsidRPr="007A06F5">
        <w:rPr>
          <w:lang w:val="la-Latn"/>
        </w:rPr>
        <w:t>subigantur</w:t>
      </w:r>
      <w:r w:rsidR="008E2A6B" w:rsidRPr="007A06F5">
        <w:rPr>
          <w:lang w:val="la-Latn"/>
        </w:rPr>
        <w:t xml:space="preserve">. </w:t>
      </w:r>
    </w:p>
    <w:p w14:paraId="1782B4DD" w14:textId="1DC95476" w:rsidR="00AA1999" w:rsidRPr="007A06F5" w:rsidRDefault="00AA1999" w:rsidP="00AA1999">
      <w:pPr>
        <w:pStyle w:val="Normlnweb"/>
        <w:rPr>
          <w:lang w:val="la-Latn"/>
        </w:rPr>
      </w:pPr>
      <w:r w:rsidRPr="007A06F5">
        <w:rPr>
          <w:lang w:val="la-Latn"/>
        </w:rPr>
        <w:t>61</w:t>
      </w:r>
      <w:r w:rsidR="008E2A6B" w:rsidRPr="007A06F5">
        <w:rPr>
          <w:lang w:val="la-Latn"/>
        </w:rPr>
        <w:t xml:space="preserve">. </w:t>
      </w:r>
      <w:r w:rsidRPr="007A06F5">
        <w:rPr>
          <w:lang w:val="la-Latn"/>
        </w:rPr>
        <w:t>Ut pervasores rerum ecclesiasticarum</w:t>
      </w:r>
      <w:r w:rsidR="00360346" w:rsidRPr="007A06F5">
        <w:rPr>
          <w:lang w:val="la-Latn"/>
        </w:rPr>
        <w:t xml:space="preserve">, </w:t>
      </w:r>
      <w:r w:rsidRPr="007A06F5">
        <w:rPr>
          <w:lang w:val="la-Latn"/>
        </w:rPr>
        <w:t>qui</w:t>
      </w:r>
      <w:r w:rsidR="003600C7" w:rsidRPr="007A06F5">
        <w:rPr>
          <w:lang w:val="la-Latn"/>
        </w:rPr>
        <w:t xml:space="preserve"> easdem res vel contra auctori </w:t>
      </w:r>
      <w:r w:rsidRPr="007A06F5">
        <w:rPr>
          <w:lang w:val="la-Latn"/>
        </w:rPr>
        <w:t>tatem non solum retinere</w:t>
      </w:r>
      <w:r w:rsidR="00360346" w:rsidRPr="007A06F5">
        <w:rPr>
          <w:lang w:val="la-Latn"/>
        </w:rPr>
        <w:t xml:space="preserve">, </w:t>
      </w:r>
      <w:r w:rsidRPr="007A06F5">
        <w:rPr>
          <w:lang w:val="la-Latn"/>
        </w:rPr>
        <w:t>verum et crudeliter depopulari noscuntur</w:t>
      </w:r>
      <w:r w:rsidR="00360346" w:rsidRPr="007A06F5">
        <w:rPr>
          <w:lang w:val="la-Latn"/>
        </w:rPr>
        <w:t xml:space="preserve">, </w:t>
      </w:r>
      <w:r w:rsidR="003600C7" w:rsidRPr="007A06F5">
        <w:rPr>
          <w:lang w:val="la-Latn"/>
        </w:rPr>
        <w:t xml:space="preserve">quidam etiam </w:t>
      </w:r>
      <w:r w:rsidRPr="007A06F5">
        <w:rPr>
          <w:lang w:val="la-Latn"/>
        </w:rPr>
        <w:t>et facultates ecclesiae in diversa e conlaboratione et reditibus eas expoliant</w:t>
      </w:r>
      <w:r w:rsidR="00360346" w:rsidRPr="007A06F5">
        <w:rPr>
          <w:lang w:val="la-Latn"/>
        </w:rPr>
        <w:t xml:space="preserve">, </w:t>
      </w:r>
      <w:r w:rsidRPr="007A06F5">
        <w:rPr>
          <w:lang w:val="la-Latn"/>
        </w:rPr>
        <w:t>sed</w:t>
      </w:r>
      <w:r w:rsidR="00360346" w:rsidRPr="007A06F5">
        <w:rPr>
          <w:lang w:val="la-Latn"/>
        </w:rPr>
        <w:t xml:space="preserve"> </w:t>
      </w:r>
      <w:r w:rsidR="003600C7" w:rsidRPr="007A06F5">
        <w:rPr>
          <w:lang w:val="la-Latn"/>
        </w:rPr>
        <w:t xml:space="preserve">et </w:t>
      </w:r>
      <w:r w:rsidRPr="007A06F5">
        <w:rPr>
          <w:lang w:val="la-Latn"/>
        </w:rPr>
        <w:t>pauperes atque vicinos et circummanentes inmisericorditer expoliant f</w:t>
      </w:r>
      <w:r w:rsidR="00360346" w:rsidRPr="007A06F5">
        <w:rPr>
          <w:lang w:val="la-Latn"/>
        </w:rPr>
        <w:t xml:space="preserve">, </w:t>
      </w:r>
      <w:r w:rsidRPr="007A06F5">
        <w:rPr>
          <w:lang w:val="la-Latn"/>
        </w:rPr>
        <w:t>devastant</w:t>
      </w:r>
      <w:r w:rsidR="00360346" w:rsidRPr="007A06F5">
        <w:rPr>
          <w:lang w:val="la-Latn"/>
        </w:rPr>
        <w:t xml:space="preserve"> </w:t>
      </w:r>
      <w:r w:rsidRPr="007A06F5">
        <w:rPr>
          <w:lang w:val="la-Latn"/>
        </w:rPr>
        <w:t>et opprimunt</w:t>
      </w:r>
      <w:r w:rsidR="00360346" w:rsidRPr="007A06F5">
        <w:rPr>
          <w:lang w:val="la-Latn"/>
        </w:rPr>
        <w:t xml:space="preserve">, </w:t>
      </w:r>
      <w:r w:rsidRPr="007A06F5">
        <w:rPr>
          <w:lang w:val="la-Latn"/>
        </w:rPr>
        <w:t>ut rapaces</w:t>
      </w:r>
      <w:r w:rsidR="00360346" w:rsidRPr="007A06F5">
        <w:rPr>
          <w:lang w:val="la-Latn"/>
        </w:rPr>
        <w:t xml:space="preserve">, </w:t>
      </w:r>
      <w:r w:rsidRPr="007A06F5">
        <w:rPr>
          <w:lang w:val="la-Latn"/>
        </w:rPr>
        <w:t>qui secundum apostolum</w:t>
      </w:r>
      <w:r w:rsidR="00360346" w:rsidRPr="007A06F5">
        <w:rPr>
          <w:lang w:val="la-Latn"/>
        </w:rPr>
        <w:t xml:space="preserve"> </w:t>
      </w:r>
      <w:r w:rsidRPr="007A06F5">
        <w:rPr>
          <w:lang w:val="la-Latn"/>
        </w:rPr>
        <w:t>a</w:t>
      </w:r>
      <w:r w:rsidR="00360346" w:rsidRPr="007A06F5">
        <w:rPr>
          <w:lang w:val="la-Latn"/>
        </w:rPr>
        <w:t xml:space="preserve"> </w:t>
      </w:r>
      <w:r w:rsidRPr="007A06F5">
        <w:rPr>
          <w:lang w:val="la-Latn"/>
        </w:rPr>
        <w:t>regno Dei excluduntur</w:t>
      </w:r>
      <w:r w:rsidR="00360346" w:rsidRPr="007A06F5">
        <w:rPr>
          <w:lang w:val="la-Latn"/>
        </w:rPr>
        <w:t xml:space="preserve">, </w:t>
      </w:r>
      <w:r w:rsidR="003600C7" w:rsidRPr="007A06F5">
        <w:rPr>
          <w:lang w:val="la-Latn"/>
        </w:rPr>
        <w:t xml:space="preserve">ex </w:t>
      </w:r>
      <w:r w:rsidRPr="007A06F5">
        <w:rPr>
          <w:lang w:val="la-Latn"/>
        </w:rPr>
        <w:t>criminali et publico peccato publica</w:t>
      </w:r>
      <w:r w:rsidR="00360346" w:rsidRPr="007A06F5">
        <w:rPr>
          <w:lang w:val="la-Latn"/>
        </w:rPr>
        <w:t xml:space="preserve"> </w:t>
      </w:r>
      <w:r w:rsidRPr="007A06F5">
        <w:rPr>
          <w:lang w:val="la-Latn"/>
        </w:rPr>
        <w:t>penitentia satisfaciant</w:t>
      </w:r>
      <w:r w:rsidR="008E2A6B" w:rsidRPr="007A06F5">
        <w:rPr>
          <w:lang w:val="la-Latn"/>
        </w:rPr>
        <w:t xml:space="preserve">. </w:t>
      </w:r>
      <w:r w:rsidR="003600C7" w:rsidRPr="007A06F5">
        <w:rPr>
          <w:lang w:val="la-Latn"/>
        </w:rPr>
        <w:t xml:space="preserve">Quodsi hoc agere </w:t>
      </w:r>
      <w:r w:rsidRPr="007A06F5">
        <w:rPr>
          <w:lang w:val="la-Latn"/>
        </w:rPr>
        <w:t>noluerint</w:t>
      </w:r>
      <w:r w:rsidR="00360346" w:rsidRPr="007A06F5">
        <w:rPr>
          <w:lang w:val="la-Latn"/>
        </w:rPr>
        <w:t xml:space="preserve"> </w:t>
      </w:r>
      <w:r w:rsidRPr="007A06F5">
        <w:rPr>
          <w:lang w:val="la-Latn"/>
        </w:rPr>
        <w:t>et potestate regia ad hoc exortati vel coacti non fuerint</w:t>
      </w:r>
      <w:r w:rsidR="00360346" w:rsidRPr="007A06F5">
        <w:rPr>
          <w:lang w:val="la-Latn"/>
        </w:rPr>
        <w:t xml:space="preserve">, </w:t>
      </w:r>
      <w:r w:rsidRPr="007A06F5">
        <w:rPr>
          <w:lang w:val="la-Latn"/>
        </w:rPr>
        <w:t>proferatur</w:t>
      </w:r>
      <w:r w:rsidR="00360346" w:rsidRPr="007A06F5">
        <w:rPr>
          <w:lang w:val="la-Latn"/>
        </w:rPr>
        <w:t xml:space="preserve"> </w:t>
      </w:r>
      <w:r w:rsidRPr="007A06F5">
        <w:rPr>
          <w:lang w:val="la-Latn"/>
        </w:rPr>
        <w:t>contra eos apostolica terribilis sententia</w:t>
      </w:r>
      <w:r w:rsidR="00360346" w:rsidRPr="007A06F5">
        <w:rPr>
          <w:lang w:val="la-Latn"/>
        </w:rPr>
        <w:t xml:space="preserve">, </w:t>
      </w:r>
      <w:r w:rsidRPr="007A06F5">
        <w:rPr>
          <w:lang w:val="la-Latn"/>
        </w:rPr>
        <w:t>qua dicitur</w:t>
      </w:r>
      <w:r w:rsidR="00D9225B" w:rsidRPr="007A06F5">
        <w:rPr>
          <w:lang w:val="la-Latn"/>
        </w:rPr>
        <w:t xml:space="preserve">: </w:t>
      </w:r>
      <w:r w:rsidRPr="007A06F5">
        <w:rPr>
          <w:lang w:val="la-Latn"/>
        </w:rPr>
        <w:t xml:space="preserve">' Si </w:t>
      </w:r>
      <w:r w:rsidR="003600C7" w:rsidRPr="007A06F5">
        <w:rPr>
          <w:lang w:val="la-Latn"/>
        </w:rPr>
        <w:t xml:space="preserve"> quis frater nominatur et </w:t>
      </w:r>
      <w:r w:rsidRPr="007A06F5">
        <w:rPr>
          <w:lang w:val="la-Latn"/>
        </w:rPr>
        <w:t>est rapax</w:t>
      </w:r>
      <w:r w:rsidR="00360346" w:rsidRPr="007A06F5">
        <w:rPr>
          <w:lang w:val="la-Latn"/>
        </w:rPr>
        <w:t xml:space="preserve">, </w:t>
      </w:r>
      <w:r w:rsidRPr="007A06F5">
        <w:rPr>
          <w:lang w:val="la-Latn"/>
        </w:rPr>
        <w:t>cum huiusmodi nec cibum quisquam praesumat sumere '; quia ' iniquum et sacrilegum est</w:t>
      </w:r>
      <w:r w:rsidR="00360346" w:rsidRPr="007A06F5">
        <w:rPr>
          <w:lang w:val="la-Latn"/>
        </w:rPr>
        <w:t xml:space="preserve"> </w:t>
      </w:r>
      <w:r w:rsidRPr="007A06F5">
        <w:rPr>
          <w:lang w:val="la-Latn"/>
        </w:rPr>
        <w:t>', ut Symachus papa et post eum beatus</w:t>
      </w:r>
      <w:r w:rsidR="00360346" w:rsidRPr="007A06F5">
        <w:rPr>
          <w:lang w:val="la-Latn"/>
        </w:rPr>
        <w:t xml:space="preserve"> </w:t>
      </w:r>
      <w:r w:rsidR="003600C7" w:rsidRPr="007A06F5">
        <w:rPr>
          <w:lang w:val="la-Latn"/>
        </w:rPr>
        <w:t>Gregorius Sabino sub</w:t>
      </w:r>
      <w:r w:rsidRPr="007A06F5">
        <w:rPr>
          <w:lang w:val="la-Latn"/>
        </w:rPr>
        <w:t>diacono scribit</w:t>
      </w:r>
      <w:r w:rsidR="00360346" w:rsidRPr="007A06F5">
        <w:rPr>
          <w:lang w:val="la-Latn"/>
        </w:rPr>
        <w:t xml:space="preserve">, </w:t>
      </w:r>
      <w:r w:rsidRPr="007A06F5">
        <w:rPr>
          <w:lang w:val="la-Latn"/>
        </w:rPr>
        <w:t>' et contra leges p est</w:t>
      </w:r>
      <w:r w:rsidR="00360346" w:rsidRPr="007A06F5">
        <w:rPr>
          <w:lang w:val="la-Latn"/>
        </w:rPr>
        <w:t xml:space="preserve">, </w:t>
      </w:r>
      <w:r w:rsidRPr="007A06F5">
        <w:rPr>
          <w:lang w:val="la-Latn"/>
        </w:rPr>
        <w:t>si quis</w:t>
      </w:r>
      <w:r w:rsidR="00360346" w:rsidRPr="007A06F5">
        <w:rPr>
          <w:lang w:val="la-Latn"/>
        </w:rPr>
        <w:t xml:space="preserve">, </w:t>
      </w:r>
      <w:r w:rsidRPr="007A06F5">
        <w:rPr>
          <w:lang w:val="la-Latn"/>
        </w:rPr>
        <w:t>quod venerabilibus locis relinquitur</w:t>
      </w:r>
      <w:r w:rsidR="00360346" w:rsidRPr="007A06F5">
        <w:rPr>
          <w:lang w:val="la-Latn"/>
        </w:rPr>
        <w:t xml:space="preserve">, </w:t>
      </w:r>
      <w:r w:rsidRPr="007A06F5">
        <w:rPr>
          <w:lang w:val="la-Latn"/>
        </w:rPr>
        <w:t>pravae voluntatis studiis suis temptaverit compendiis</w:t>
      </w:r>
      <w:r w:rsidR="00360346" w:rsidRPr="007A06F5">
        <w:rPr>
          <w:lang w:val="la-Latn"/>
        </w:rPr>
        <w:t xml:space="preserve"> </w:t>
      </w:r>
      <w:r w:rsidRPr="007A06F5">
        <w:rPr>
          <w:lang w:val="la-Latn"/>
        </w:rPr>
        <w:t>retinere '. Quapropter</w:t>
      </w:r>
      <w:r w:rsidR="00360346" w:rsidRPr="007A06F5">
        <w:rPr>
          <w:lang w:val="la-Latn"/>
        </w:rPr>
        <w:t xml:space="preserve"> </w:t>
      </w:r>
      <w:r w:rsidR="003600C7" w:rsidRPr="007A06F5">
        <w:rPr>
          <w:lang w:val="la-Latn"/>
        </w:rPr>
        <w:t>secun</w:t>
      </w:r>
      <w:r w:rsidRPr="007A06F5">
        <w:rPr>
          <w:lang w:val="la-Latn"/>
        </w:rPr>
        <w:t>dum statuta canonum ab omni ecclesiastica communione ut sacrilegus debet arceri</w:t>
      </w:r>
      <w:r w:rsidR="00360346" w:rsidRPr="007A06F5">
        <w:rPr>
          <w:lang w:val="la-Latn"/>
        </w:rPr>
        <w:t xml:space="preserve">, </w:t>
      </w:r>
      <w:r w:rsidRPr="007A06F5">
        <w:rPr>
          <w:lang w:val="la-Latn"/>
        </w:rPr>
        <w:t>donec studeat digna satisfactione quod admisit</w:t>
      </w:r>
      <w:r w:rsidR="00360346" w:rsidRPr="007A06F5">
        <w:rPr>
          <w:lang w:val="la-Latn"/>
        </w:rPr>
        <w:t xml:space="preserve"> </w:t>
      </w:r>
      <w:r w:rsidRPr="007A06F5">
        <w:rPr>
          <w:lang w:val="la-Latn"/>
        </w:rPr>
        <w:t>corrigere</w:t>
      </w:r>
      <w:r w:rsidR="008E2A6B" w:rsidRPr="007A06F5">
        <w:rPr>
          <w:lang w:val="la-Latn"/>
        </w:rPr>
        <w:t xml:space="preserve">. </w:t>
      </w:r>
      <w:r w:rsidRPr="007A06F5">
        <w:rPr>
          <w:lang w:val="la-Latn"/>
        </w:rPr>
        <w:t>/</w:t>
      </w:r>
    </w:p>
    <w:p w14:paraId="792EFBCF" w14:textId="6D0DF003" w:rsidR="00AA1999" w:rsidRPr="007A06F5" w:rsidRDefault="00AA1999" w:rsidP="00AA1999">
      <w:pPr>
        <w:pStyle w:val="Normlnweb"/>
        <w:rPr>
          <w:lang w:val="la-Latn"/>
        </w:rPr>
      </w:pPr>
      <w:r w:rsidRPr="007A06F5">
        <w:rPr>
          <w:lang w:val="la-Latn"/>
        </w:rPr>
        <w:t>62</w:t>
      </w:r>
      <w:r w:rsidR="008E2A6B" w:rsidRPr="007A06F5">
        <w:rPr>
          <w:lang w:val="la-Latn"/>
        </w:rPr>
        <w:t xml:space="preserve">. </w:t>
      </w:r>
      <w:r w:rsidRPr="007A06F5">
        <w:rPr>
          <w:lang w:val="la-Latn"/>
        </w:rPr>
        <w:t>Hi</w:t>
      </w:r>
      <w:r w:rsidR="00360346" w:rsidRPr="007A06F5">
        <w:rPr>
          <w:lang w:val="la-Latn"/>
        </w:rPr>
        <w:t xml:space="preserve"> </w:t>
      </w:r>
      <w:r w:rsidRPr="007A06F5">
        <w:rPr>
          <w:lang w:val="la-Latn"/>
        </w:rPr>
        <w:t>vero</w:t>
      </w:r>
      <w:r w:rsidR="00360346" w:rsidRPr="007A06F5">
        <w:rPr>
          <w:lang w:val="la-Latn"/>
        </w:rPr>
        <w:t xml:space="preserve">, </w:t>
      </w:r>
      <w:r w:rsidRPr="007A06F5">
        <w:rPr>
          <w:lang w:val="la-Latn"/>
        </w:rPr>
        <w:t>qui ex rebus ecclesiasticis nonas et</w:t>
      </w:r>
      <w:r w:rsidR="003600C7" w:rsidRPr="007A06F5">
        <w:rPr>
          <w:lang w:val="la-Latn"/>
        </w:rPr>
        <w:t xml:space="preserve"> decimas persolvere et </w:t>
      </w:r>
      <w:r w:rsidRPr="007A06F5">
        <w:rPr>
          <w:lang w:val="la-Latn"/>
        </w:rPr>
        <w:t>sarta</w:t>
      </w:r>
      <w:r w:rsidR="00360346" w:rsidRPr="007A06F5">
        <w:rPr>
          <w:lang w:val="la-Latn"/>
        </w:rPr>
        <w:t xml:space="preserve"> </w:t>
      </w:r>
      <w:r w:rsidRPr="007A06F5">
        <w:rPr>
          <w:lang w:val="la-Latn"/>
        </w:rPr>
        <w:t xml:space="preserve">tecta ecclesiae secundum antiquam </w:t>
      </w:r>
      <w:r w:rsidR="00524CAA" w:rsidRPr="00524CAA">
        <w:rPr>
          <w:b/>
          <w:lang w:val="la-Latn"/>
        </w:rPr>
        <w:t>auctorit</w:t>
      </w:r>
      <w:r w:rsidRPr="007A06F5">
        <w:rPr>
          <w:lang w:val="la-Latn"/>
        </w:rPr>
        <w:t>at</w:t>
      </w:r>
      <w:r w:rsidR="003600C7" w:rsidRPr="007A06F5">
        <w:rPr>
          <w:lang w:val="la-Latn"/>
        </w:rPr>
        <w:t xml:space="preserve">em et consuetudinem restaurare </w:t>
      </w:r>
      <w:r w:rsidRPr="007A06F5">
        <w:rPr>
          <w:lang w:val="la-Latn"/>
        </w:rPr>
        <w:t>debent</w:t>
      </w:r>
      <w:r w:rsidR="00360346" w:rsidRPr="007A06F5">
        <w:rPr>
          <w:lang w:val="la-Latn"/>
        </w:rPr>
        <w:t xml:space="preserve"> </w:t>
      </w:r>
      <w:r w:rsidRPr="007A06F5">
        <w:rPr>
          <w:lang w:val="la-Latn"/>
        </w:rPr>
        <w:t>et hoc</w:t>
      </w:r>
      <w:r w:rsidR="00360346" w:rsidRPr="007A06F5">
        <w:rPr>
          <w:lang w:val="la-Latn"/>
        </w:rPr>
        <w:t xml:space="preserve"> </w:t>
      </w:r>
      <w:r w:rsidRPr="007A06F5">
        <w:rPr>
          <w:lang w:val="la-Latn"/>
        </w:rPr>
        <w:t>non solum neglegunt</w:t>
      </w:r>
      <w:r w:rsidR="00360346" w:rsidRPr="007A06F5">
        <w:rPr>
          <w:lang w:val="la-Latn"/>
        </w:rPr>
        <w:t xml:space="preserve">, </w:t>
      </w:r>
      <w:r w:rsidRPr="007A06F5">
        <w:rPr>
          <w:lang w:val="la-Latn"/>
        </w:rPr>
        <w:t>verum et per</w:t>
      </w:r>
      <w:r w:rsidR="00D9225B" w:rsidRPr="007A06F5">
        <w:rPr>
          <w:lang w:val="la-Latn"/>
        </w:rPr>
        <w:t xml:space="preserve"> </w:t>
      </w:r>
      <w:r w:rsidRPr="007A06F5">
        <w:rPr>
          <w:lang w:val="la-Latn"/>
        </w:rPr>
        <w:t>contemptum</w:t>
      </w:r>
      <w:r w:rsidR="00360346" w:rsidRPr="007A06F5">
        <w:rPr>
          <w:lang w:val="la-Latn"/>
        </w:rPr>
        <w:t xml:space="preserve"> </w:t>
      </w:r>
      <w:r w:rsidR="003600C7" w:rsidRPr="007A06F5">
        <w:rPr>
          <w:lang w:val="la-Latn"/>
        </w:rPr>
        <w:t xml:space="preserve">dimittunt atque </w:t>
      </w:r>
      <w:r w:rsidRPr="007A06F5">
        <w:rPr>
          <w:lang w:val="la-Latn"/>
        </w:rPr>
        <w:t>clericos z fame ac penuria obprimunt</w:t>
      </w:r>
      <w:r w:rsidR="00360346" w:rsidRPr="007A06F5">
        <w:rPr>
          <w:lang w:val="la-Latn"/>
        </w:rPr>
        <w:t xml:space="preserve">, </w:t>
      </w:r>
      <w:r w:rsidRPr="007A06F5">
        <w:rPr>
          <w:lang w:val="la-Latn"/>
        </w:rPr>
        <w:t>ecclesiastica quoque aedificia dissolutione</w:t>
      </w:r>
      <w:r w:rsidR="00360346" w:rsidRPr="007A06F5">
        <w:rPr>
          <w:lang w:val="la-Latn"/>
        </w:rPr>
        <w:t xml:space="preserve"> </w:t>
      </w:r>
      <w:r w:rsidR="003600C7" w:rsidRPr="007A06F5">
        <w:rPr>
          <w:lang w:val="la-Latn"/>
        </w:rPr>
        <w:t xml:space="preserve">ad </w:t>
      </w:r>
      <w:r w:rsidRPr="007A06F5">
        <w:rPr>
          <w:lang w:val="la-Latn"/>
        </w:rPr>
        <w:t>nullari</w:t>
      </w:r>
      <w:r w:rsidR="00360346" w:rsidRPr="007A06F5">
        <w:rPr>
          <w:lang w:val="la-Latn"/>
        </w:rPr>
        <w:t xml:space="preserve"> </w:t>
      </w:r>
      <w:r w:rsidRPr="007A06F5">
        <w:rPr>
          <w:lang w:val="la-Latn"/>
        </w:rPr>
        <w:t>permittunt</w:t>
      </w:r>
      <w:r w:rsidR="00360346" w:rsidRPr="007A06F5">
        <w:rPr>
          <w:lang w:val="la-Latn"/>
        </w:rPr>
        <w:t xml:space="preserve">, </w:t>
      </w:r>
      <w:r w:rsidRPr="007A06F5">
        <w:rPr>
          <w:lang w:val="la-Latn"/>
        </w:rPr>
        <w:t>tamdiu ab ecclesiastica communione separentur</w:t>
      </w:r>
      <w:r w:rsidR="00360346" w:rsidRPr="007A06F5">
        <w:rPr>
          <w:lang w:val="la-Latn"/>
        </w:rPr>
        <w:t xml:space="preserve">, </w:t>
      </w:r>
      <w:r w:rsidR="003600C7" w:rsidRPr="007A06F5">
        <w:rPr>
          <w:lang w:val="la-Latn"/>
        </w:rPr>
        <w:t>usque dum dili</w:t>
      </w:r>
      <w:r w:rsidRPr="007A06F5">
        <w:rPr>
          <w:lang w:val="la-Latn"/>
        </w:rPr>
        <w:t>gentia</w:t>
      </w:r>
      <w:r w:rsidR="00360346" w:rsidRPr="007A06F5">
        <w:rPr>
          <w:lang w:val="la-Latn"/>
        </w:rPr>
        <w:t xml:space="preserve"> </w:t>
      </w:r>
      <w:r w:rsidRPr="007A06F5">
        <w:rPr>
          <w:lang w:val="la-Latn"/>
        </w:rPr>
        <w:t>emendare studeant</w:t>
      </w:r>
      <w:r w:rsidR="00360346" w:rsidRPr="007A06F5">
        <w:rPr>
          <w:lang w:val="la-Latn"/>
        </w:rPr>
        <w:t xml:space="preserve">, </w:t>
      </w:r>
      <w:r w:rsidR="003600C7" w:rsidRPr="007A06F5">
        <w:rPr>
          <w:lang w:val="la-Latn"/>
        </w:rPr>
        <w:t>quod socordia neglexerunt</w:t>
      </w:r>
      <w:r w:rsidRPr="007A06F5">
        <w:rPr>
          <w:lang w:val="la-Latn"/>
        </w:rPr>
        <w:t>. Quodsi iterum iteraverint</w:t>
      </w:r>
      <w:r w:rsidR="00360346" w:rsidRPr="007A06F5">
        <w:rPr>
          <w:lang w:val="la-Latn"/>
        </w:rPr>
        <w:t xml:space="preserve">, </w:t>
      </w:r>
      <w:r w:rsidRPr="007A06F5">
        <w:rPr>
          <w:lang w:val="la-Latn"/>
        </w:rPr>
        <w:t>post excommunicationis</w:t>
      </w:r>
      <w:r w:rsidR="00360346" w:rsidRPr="007A06F5">
        <w:rPr>
          <w:lang w:val="la-Latn"/>
        </w:rPr>
        <w:t xml:space="preserve"> </w:t>
      </w:r>
      <w:r w:rsidRPr="007A06F5">
        <w:rPr>
          <w:lang w:val="la-Latn"/>
        </w:rPr>
        <w:t>satisfactionem regia potestate</w:t>
      </w:r>
      <w:r w:rsidR="003600C7" w:rsidRPr="007A06F5">
        <w:rPr>
          <w:lang w:val="la-Latn"/>
        </w:rPr>
        <w:t xml:space="preserve"> compulsi iuxta legale et anti</w:t>
      </w:r>
      <w:r w:rsidRPr="007A06F5">
        <w:rPr>
          <w:lang w:val="la-Latn"/>
        </w:rPr>
        <w:t>quum dictum</w:t>
      </w:r>
      <w:r w:rsidR="00360346" w:rsidRPr="007A06F5">
        <w:rPr>
          <w:lang w:val="la-Latn"/>
        </w:rPr>
        <w:t xml:space="preserve"> </w:t>
      </w:r>
      <w:r w:rsidRPr="007A06F5">
        <w:rPr>
          <w:lang w:val="la-Latn"/>
        </w:rPr>
        <w:t>' qui neglegit censum</w:t>
      </w:r>
      <w:r w:rsidR="00360346" w:rsidRPr="007A06F5">
        <w:rPr>
          <w:lang w:val="la-Latn"/>
        </w:rPr>
        <w:t xml:space="preserve">, </w:t>
      </w:r>
      <w:r w:rsidRPr="007A06F5">
        <w:rPr>
          <w:lang w:val="la-Latn"/>
        </w:rPr>
        <w:t>perdat</w:t>
      </w:r>
      <w:r w:rsidR="00360346" w:rsidRPr="007A06F5">
        <w:rPr>
          <w:lang w:val="la-Latn"/>
        </w:rPr>
        <w:t xml:space="preserve"> </w:t>
      </w:r>
      <w:r w:rsidRPr="007A06F5">
        <w:rPr>
          <w:lang w:val="la-Latn"/>
        </w:rPr>
        <w:t>agrum '. Servi</w:t>
      </w:r>
      <w:r w:rsidR="00360346" w:rsidRPr="007A06F5">
        <w:rPr>
          <w:lang w:val="la-Latn"/>
        </w:rPr>
        <w:t xml:space="preserve"> </w:t>
      </w:r>
      <w:r w:rsidR="003600C7" w:rsidRPr="007A06F5">
        <w:rPr>
          <w:lang w:val="la-Latn"/>
        </w:rPr>
        <w:t xml:space="preserve">autem ecclesiarum </w:t>
      </w:r>
      <w:r w:rsidRPr="007A06F5">
        <w:rPr>
          <w:lang w:val="la-Latn"/>
        </w:rPr>
        <w:t>quibuscumque</w:t>
      </w:r>
      <w:r w:rsidR="00360346" w:rsidRPr="007A06F5">
        <w:rPr>
          <w:lang w:val="la-Latn"/>
        </w:rPr>
        <w:t xml:space="preserve"> </w:t>
      </w:r>
      <w:r w:rsidRPr="007A06F5">
        <w:rPr>
          <w:lang w:val="la-Latn"/>
        </w:rPr>
        <w:t>potestatibus subditi</w:t>
      </w:r>
      <w:r w:rsidR="00360346" w:rsidRPr="007A06F5">
        <w:rPr>
          <w:lang w:val="la-Latn"/>
        </w:rPr>
        <w:t xml:space="preserve">, </w:t>
      </w:r>
      <w:r w:rsidRPr="007A06F5">
        <w:rPr>
          <w:lang w:val="la-Latn"/>
        </w:rPr>
        <w:t>unde melior consuetudo vel devotior</w:t>
      </w:r>
      <w:r w:rsidR="00360346" w:rsidRPr="007A06F5">
        <w:rPr>
          <w:lang w:val="la-Latn"/>
        </w:rPr>
        <w:t xml:space="preserve"> </w:t>
      </w:r>
      <w:r w:rsidR="003600C7" w:rsidRPr="007A06F5">
        <w:rPr>
          <w:lang w:val="la-Latn"/>
        </w:rPr>
        <w:lastRenderedPageBreak/>
        <w:t>commen</w:t>
      </w:r>
      <w:r w:rsidRPr="007A06F5">
        <w:rPr>
          <w:lang w:val="la-Latn"/>
        </w:rPr>
        <w:t>datio ex</w:t>
      </w:r>
      <w:r w:rsidR="00360346" w:rsidRPr="007A06F5">
        <w:rPr>
          <w:lang w:val="la-Latn"/>
        </w:rPr>
        <w:t xml:space="preserve"> </w:t>
      </w:r>
      <w:r w:rsidRPr="007A06F5">
        <w:rPr>
          <w:lang w:val="la-Latn"/>
        </w:rPr>
        <w:t>tempore et iussione domni</w:t>
      </w:r>
      <w:r w:rsidR="00360346" w:rsidRPr="007A06F5">
        <w:rPr>
          <w:lang w:val="la-Latn"/>
        </w:rPr>
        <w:t xml:space="preserve"> </w:t>
      </w:r>
      <w:r w:rsidRPr="007A06F5">
        <w:rPr>
          <w:lang w:val="la-Latn"/>
        </w:rPr>
        <w:t>Hludowici vel certe</w:t>
      </w:r>
      <w:r w:rsidR="00360346" w:rsidRPr="007A06F5">
        <w:rPr>
          <w:lang w:val="la-Latn"/>
        </w:rPr>
        <w:t xml:space="preserve"> </w:t>
      </w:r>
      <w:r w:rsidR="003600C7" w:rsidRPr="007A06F5">
        <w:rPr>
          <w:lang w:val="la-Latn"/>
        </w:rPr>
        <w:t xml:space="preserve">domni Karoli seu etiam </w:t>
      </w:r>
      <w:r w:rsidRPr="007A06F5">
        <w:rPr>
          <w:lang w:val="la-Latn"/>
        </w:rPr>
        <w:t>Pipini</w:t>
      </w:r>
      <w:r w:rsidR="00360346" w:rsidRPr="007A06F5">
        <w:rPr>
          <w:lang w:val="la-Latn"/>
        </w:rPr>
        <w:t xml:space="preserve"> </w:t>
      </w:r>
      <w:r w:rsidRPr="007A06F5">
        <w:rPr>
          <w:lang w:val="la-Latn"/>
        </w:rPr>
        <w:t>non</w:t>
      </w:r>
      <w:r w:rsidR="00360346" w:rsidRPr="007A06F5">
        <w:rPr>
          <w:lang w:val="la-Latn"/>
        </w:rPr>
        <w:t xml:space="preserve"> </w:t>
      </w:r>
      <w:r w:rsidRPr="007A06F5">
        <w:rPr>
          <w:lang w:val="la-Latn"/>
        </w:rPr>
        <w:t>existit</w:t>
      </w:r>
      <w:r w:rsidR="00360346" w:rsidRPr="007A06F5">
        <w:rPr>
          <w:lang w:val="la-Latn"/>
        </w:rPr>
        <w:t xml:space="preserve">, </w:t>
      </w:r>
      <w:r w:rsidRPr="007A06F5">
        <w:rPr>
          <w:lang w:val="la-Latn"/>
        </w:rPr>
        <w:t>saltim XX diebus in anno eidem ecclesiae</w:t>
      </w:r>
      <w:r w:rsidR="00360346" w:rsidRPr="007A06F5">
        <w:rPr>
          <w:lang w:val="la-Latn"/>
        </w:rPr>
        <w:t xml:space="preserve"> </w:t>
      </w:r>
      <w:r w:rsidR="003600C7" w:rsidRPr="007A06F5">
        <w:rPr>
          <w:lang w:val="la-Latn"/>
        </w:rPr>
        <w:t xml:space="preserve">ad reficiendas ipsius </w:t>
      </w:r>
      <w:r w:rsidRPr="007A06F5">
        <w:rPr>
          <w:lang w:val="la-Latn"/>
        </w:rPr>
        <w:t>ruinas</w:t>
      </w:r>
      <w:r w:rsidR="00360346" w:rsidRPr="007A06F5">
        <w:rPr>
          <w:lang w:val="la-Latn"/>
        </w:rPr>
        <w:t xml:space="preserve"> </w:t>
      </w:r>
      <w:r w:rsidRPr="007A06F5">
        <w:rPr>
          <w:lang w:val="la-Latn"/>
        </w:rPr>
        <w:t>absque molestia servire sinantur</w:t>
      </w:r>
      <w:r w:rsidR="008E2A6B" w:rsidRPr="007A06F5">
        <w:rPr>
          <w:lang w:val="la-Latn"/>
        </w:rPr>
        <w:t xml:space="preserve">. </w:t>
      </w:r>
      <w:r w:rsidRPr="007A06F5">
        <w:rPr>
          <w:lang w:val="la-Latn"/>
        </w:rPr>
        <w:t>Ubi autem et amplior</w:t>
      </w:r>
      <w:r w:rsidR="00360346" w:rsidRPr="007A06F5">
        <w:rPr>
          <w:lang w:val="la-Latn"/>
        </w:rPr>
        <w:t xml:space="preserve"> </w:t>
      </w:r>
      <w:r w:rsidR="003600C7" w:rsidRPr="007A06F5">
        <w:rPr>
          <w:lang w:val="la-Latn"/>
        </w:rPr>
        <w:t xml:space="preserve">commendatio et </w:t>
      </w:r>
      <w:r w:rsidRPr="007A06F5">
        <w:rPr>
          <w:lang w:val="la-Latn"/>
        </w:rPr>
        <w:t>melior consuetudo inde habetur</w:t>
      </w:r>
      <w:r w:rsidR="00360346" w:rsidRPr="007A06F5">
        <w:rPr>
          <w:lang w:val="la-Latn"/>
        </w:rPr>
        <w:t xml:space="preserve">, </w:t>
      </w:r>
      <w:r w:rsidRPr="007A06F5">
        <w:rPr>
          <w:lang w:val="la-Latn"/>
        </w:rPr>
        <w:t>pro hac nostra necessitudinis</w:t>
      </w:r>
      <w:r w:rsidR="00360346" w:rsidRPr="007A06F5">
        <w:rPr>
          <w:lang w:val="la-Latn"/>
        </w:rPr>
        <w:t xml:space="preserve"> </w:t>
      </w:r>
      <w:r w:rsidR="003600C7" w:rsidRPr="007A06F5">
        <w:rPr>
          <w:lang w:val="la-Latn"/>
        </w:rPr>
        <w:t xml:space="preserve">consideratione z non </w:t>
      </w:r>
      <w:r w:rsidRPr="007A06F5">
        <w:rPr>
          <w:lang w:val="la-Latn"/>
        </w:rPr>
        <w:t>decidat</w:t>
      </w:r>
      <w:r w:rsidR="008E2A6B" w:rsidRPr="007A06F5">
        <w:rPr>
          <w:lang w:val="la-Latn"/>
        </w:rPr>
        <w:t xml:space="preserve">. </w:t>
      </w:r>
    </w:p>
    <w:p w14:paraId="10F3D75D" w14:textId="65C721AB" w:rsidR="00AA1999" w:rsidRPr="007A06F5" w:rsidRDefault="00AA1999" w:rsidP="00AA1999">
      <w:pPr>
        <w:pStyle w:val="Normlnweb"/>
        <w:rPr>
          <w:lang w:val="la-Latn"/>
        </w:rPr>
      </w:pPr>
      <w:r w:rsidRPr="007A06F5">
        <w:rPr>
          <w:lang w:val="la-Latn"/>
        </w:rPr>
        <w:t>63</w:t>
      </w:r>
      <w:r w:rsidR="008E2A6B" w:rsidRPr="007A06F5">
        <w:rPr>
          <w:lang w:val="la-Latn"/>
        </w:rPr>
        <w:t xml:space="preserve">. </w:t>
      </w:r>
      <w:r w:rsidRPr="007A06F5">
        <w:rPr>
          <w:lang w:val="la-Latn"/>
        </w:rPr>
        <w:t xml:space="preserve">' Ut  secundum canonicam a </w:t>
      </w:r>
      <w:r w:rsidR="00524CAA" w:rsidRPr="00524CAA">
        <w:rPr>
          <w:b/>
          <w:lang w:val="la-Latn"/>
        </w:rPr>
        <w:t>auctorit</w:t>
      </w:r>
      <w:r w:rsidRPr="007A06F5">
        <w:rPr>
          <w:lang w:val="la-Latn"/>
        </w:rPr>
        <w:t>atem et</w:t>
      </w:r>
      <w:r w:rsidR="003600C7" w:rsidRPr="007A06F5">
        <w:rPr>
          <w:lang w:val="la-Latn"/>
        </w:rPr>
        <w:t xml:space="preserve"> constitutionem ' domni impera</w:t>
      </w:r>
      <w:r w:rsidRPr="007A06F5">
        <w:rPr>
          <w:lang w:val="la-Latn"/>
        </w:rPr>
        <w:t>toris Hludowici</w:t>
      </w:r>
      <w:r w:rsidR="00360346" w:rsidRPr="007A06F5">
        <w:rPr>
          <w:lang w:val="la-Latn"/>
        </w:rPr>
        <w:t xml:space="preserve"> </w:t>
      </w:r>
      <w:r w:rsidRPr="007A06F5">
        <w:rPr>
          <w:lang w:val="la-Latn"/>
        </w:rPr>
        <w:t>' de agro ecclesiastico et manso ac mancipiis ', quae ipse</w:t>
      </w:r>
      <w:r w:rsidR="00360346" w:rsidRPr="007A06F5">
        <w:rPr>
          <w:lang w:val="la-Latn"/>
        </w:rPr>
        <w:t xml:space="preserve"> </w:t>
      </w:r>
      <w:r w:rsidR="003600C7" w:rsidRPr="007A06F5">
        <w:rPr>
          <w:lang w:val="la-Latn"/>
        </w:rPr>
        <w:t xml:space="preserve">suis </w:t>
      </w:r>
      <w:r w:rsidRPr="007A06F5">
        <w:rPr>
          <w:lang w:val="la-Latn"/>
        </w:rPr>
        <w:t>capitulis constituit</w:t>
      </w:r>
      <w:r w:rsidR="00360346" w:rsidRPr="007A06F5">
        <w:rPr>
          <w:lang w:val="la-Latn"/>
        </w:rPr>
        <w:t xml:space="preserve">, </w:t>
      </w:r>
      <w:r w:rsidRPr="007A06F5">
        <w:rPr>
          <w:lang w:val="la-Latn"/>
        </w:rPr>
        <w:t>' vel si quilibet pro loco sepulturae aliquid largitus ecclesiae fuerit</w:t>
      </w:r>
      <w:r w:rsidR="00360346" w:rsidRPr="007A06F5">
        <w:rPr>
          <w:lang w:val="la-Latn"/>
        </w:rPr>
        <w:t xml:space="preserve">, </w:t>
      </w:r>
      <w:r w:rsidRPr="007A06F5">
        <w:rPr>
          <w:lang w:val="la-Latn"/>
        </w:rPr>
        <w:t>neque de decimis et oblationibus fidelium cuiquam</w:t>
      </w:r>
      <w:r w:rsidR="00360346" w:rsidRPr="007A06F5">
        <w:rPr>
          <w:lang w:val="la-Latn"/>
        </w:rPr>
        <w:t xml:space="preserve"> </w:t>
      </w:r>
      <w:r w:rsidRPr="007A06F5">
        <w:rPr>
          <w:lang w:val="la-Latn"/>
        </w:rPr>
        <w:t>presbitero</w:t>
      </w:r>
      <w:r w:rsidR="00360346" w:rsidRPr="007A06F5">
        <w:rPr>
          <w:lang w:val="la-Latn"/>
        </w:rPr>
        <w:t xml:space="preserve"> </w:t>
      </w:r>
      <w:r w:rsidR="003600C7" w:rsidRPr="007A06F5">
        <w:rPr>
          <w:lang w:val="la-Latn"/>
        </w:rPr>
        <w:t>aliquem cen</w:t>
      </w:r>
      <w:r w:rsidRPr="007A06F5">
        <w:rPr>
          <w:lang w:val="la-Latn"/>
        </w:rPr>
        <w:t>sum persolvere cogat nec quisquam cuiuslibet</w:t>
      </w:r>
      <w:r w:rsidR="00360346" w:rsidRPr="007A06F5">
        <w:rPr>
          <w:lang w:val="la-Latn"/>
        </w:rPr>
        <w:t xml:space="preserve"> </w:t>
      </w:r>
      <w:r w:rsidRPr="007A06F5">
        <w:rPr>
          <w:lang w:val="la-Latn"/>
        </w:rPr>
        <w:t xml:space="preserve">ordinis </w:t>
      </w:r>
      <w:r w:rsidR="003600C7" w:rsidRPr="007A06F5">
        <w:rPr>
          <w:lang w:val="la-Latn"/>
        </w:rPr>
        <w:t xml:space="preserve">vel dignitatis exinde quicquam </w:t>
      </w:r>
      <w:r w:rsidRPr="007A06F5">
        <w:rPr>
          <w:lang w:val="la-Latn"/>
        </w:rPr>
        <w:t>subtrahat aut redibitionem quamcumque exigat temporalem</w:t>
      </w:r>
      <w:r w:rsidR="008E2A6B" w:rsidRPr="007A06F5">
        <w:rPr>
          <w:lang w:val="la-Latn"/>
        </w:rPr>
        <w:t xml:space="preserve">. </w:t>
      </w:r>
      <w:r w:rsidRPr="007A06F5">
        <w:rPr>
          <w:lang w:val="la-Latn"/>
        </w:rPr>
        <w:t>Quodsi fecerit</w:t>
      </w:r>
      <w:r w:rsidR="00360346" w:rsidRPr="007A06F5">
        <w:rPr>
          <w:lang w:val="la-Latn"/>
        </w:rPr>
        <w:t xml:space="preserve">, </w:t>
      </w:r>
      <w:r w:rsidR="003600C7" w:rsidRPr="007A06F5">
        <w:rPr>
          <w:lang w:val="la-Latn"/>
        </w:rPr>
        <w:t>com</w:t>
      </w:r>
      <w:r w:rsidRPr="007A06F5">
        <w:rPr>
          <w:lang w:val="la-Latn"/>
        </w:rPr>
        <w:t>munione usque ad satisfactionem privetur et reg</w:t>
      </w:r>
      <w:r w:rsidR="003600C7" w:rsidRPr="007A06F5">
        <w:rPr>
          <w:lang w:val="la-Latn"/>
        </w:rPr>
        <w:t>ia potestate hoc emendare lega</w:t>
      </w:r>
      <w:r w:rsidRPr="007A06F5">
        <w:rPr>
          <w:lang w:val="la-Latn"/>
        </w:rPr>
        <w:t>liter</w:t>
      </w:r>
      <w:r w:rsidR="00360346" w:rsidRPr="007A06F5">
        <w:rPr>
          <w:lang w:val="la-Latn"/>
        </w:rPr>
        <w:t xml:space="preserve"> </w:t>
      </w:r>
      <w:r w:rsidRPr="007A06F5">
        <w:rPr>
          <w:lang w:val="la-Latn"/>
        </w:rPr>
        <w:t>cogatur</w:t>
      </w:r>
      <w:r w:rsidR="00360346" w:rsidRPr="007A06F5">
        <w:rPr>
          <w:lang w:val="la-Latn"/>
        </w:rPr>
        <w:t xml:space="preserve"> </w:t>
      </w:r>
      <w:r w:rsidRPr="007A06F5">
        <w:rPr>
          <w:lang w:val="la-Latn"/>
        </w:rPr>
        <w:t xml:space="preserve">'. </w:t>
      </w:r>
    </w:p>
    <w:p w14:paraId="47710903" w14:textId="2EBD6510" w:rsidR="00AA1999" w:rsidRPr="007A06F5" w:rsidRDefault="00AA1999" w:rsidP="00AA1999">
      <w:pPr>
        <w:pStyle w:val="Normlnweb"/>
        <w:rPr>
          <w:lang w:val="la-Latn"/>
        </w:rPr>
      </w:pPr>
      <w:r w:rsidRPr="007A06F5">
        <w:rPr>
          <w:lang w:val="la-Latn"/>
        </w:rPr>
        <w:t>64</w:t>
      </w:r>
      <w:r w:rsidR="008E2A6B" w:rsidRPr="007A06F5">
        <w:rPr>
          <w:lang w:val="la-Latn"/>
        </w:rPr>
        <w:t xml:space="preserve">. </w:t>
      </w:r>
      <w:r w:rsidRPr="007A06F5">
        <w:rPr>
          <w:lang w:val="la-Latn"/>
        </w:rPr>
        <w:t>Raptores</w:t>
      </w:r>
      <w:r w:rsidR="00360346" w:rsidRPr="007A06F5">
        <w:rPr>
          <w:lang w:val="la-Latn"/>
        </w:rPr>
        <w:t xml:space="preserve"> </w:t>
      </w:r>
      <w:r w:rsidRPr="007A06F5">
        <w:rPr>
          <w:lang w:val="la-Latn"/>
        </w:rPr>
        <w:t>virginum et viduarum</w:t>
      </w:r>
      <w:r w:rsidR="00360346" w:rsidRPr="007A06F5">
        <w:rPr>
          <w:lang w:val="la-Latn"/>
        </w:rPr>
        <w:t xml:space="preserve">, </w:t>
      </w:r>
      <w:r w:rsidRPr="007A06F5">
        <w:rPr>
          <w:lang w:val="la-Latn"/>
        </w:rPr>
        <w:t>qui etiam postea</w:t>
      </w:r>
      <w:r w:rsidR="00360346" w:rsidRPr="007A06F5">
        <w:rPr>
          <w:lang w:val="la-Latn"/>
        </w:rPr>
        <w:t xml:space="preserve"> </w:t>
      </w:r>
      <w:r w:rsidR="003600C7" w:rsidRPr="007A06F5">
        <w:rPr>
          <w:lang w:val="la-Latn"/>
        </w:rPr>
        <w:t xml:space="preserve">voluntate parentum </w:t>
      </w:r>
      <w:r w:rsidRPr="007A06F5">
        <w:rPr>
          <w:lang w:val="la-Latn"/>
        </w:rPr>
        <w:t>eas quasi desponsantes</w:t>
      </w:r>
      <w:r w:rsidR="00360346" w:rsidRPr="007A06F5">
        <w:rPr>
          <w:lang w:val="la-Latn"/>
        </w:rPr>
        <w:t xml:space="preserve"> </w:t>
      </w:r>
      <w:r w:rsidRPr="007A06F5">
        <w:rPr>
          <w:lang w:val="la-Latn"/>
        </w:rPr>
        <w:t>sub dotalicii nomine in coniugium duxerunt</w:t>
      </w:r>
      <w:r w:rsidR="00360346" w:rsidRPr="007A06F5">
        <w:rPr>
          <w:lang w:val="la-Latn"/>
        </w:rPr>
        <w:t xml:space="preserve">, </w:t>
      </w:r>
      <w:r w:rsidR="003600C7" w:rsidRPr="007A06F5">
        <w:rPr>
          <w:lang w:val="la-Latn"/>
        </w:rPr>
        <w:t xml:space="preserve">publicae peni </w:t>
      </w:r>
      <w:r w:rsidRPr="007A06F5">
        <w:rPr>
          <w:lang w:val="la-Latn"/>
        </w:rPr>
        <w:t>tentiae subigantur</w:t>
      </w:r>
      <w:r w:rsidR="008E2A6B" w:rsidRPr="007A06F5">
        <w:rPr>
          <w:lang w:val="la-Latn"/>
        </w:rPr>
        <w:t xml:space="preserve">; </w:t>
      </w:r>
      <w:r w:rsidRPr="007A06F5">
        <w:rPr>
          <w:lang w:val="la-Latn"/>
        </w:rPr>
        <w:t>et post</w:t>
      </w:r>
      <w:r w:rsidR="00360346" w:rsidRPr="007A06F5">
        <w:rPr>
          <w:lang w:val="la-Latn"/>
        </w:rPr>
        <w:t xml:space="preserve"> </w:t>
      </w:r>
      <w:r w:rsidRPr="007A06F5">
        <w:rPr>
          <w:lang w:val="la-Latn"/>
        </w:rPr>
        <w:t>publicam penitentiam</w:t>
      </w:r>
      <w:r w:rsidR="00360346" w:rsidRPr="007A06F5">
        <w:rPr>
          <w:lang w:val="la-Latn"/>
        </w:rPr>
        <w:t xml:space="preserve">, </w:t>
      </w:r>
      <w:r w:rsidRPr="007A06F5">
        <w:rPr>
          <w:lang w:val="la-Latn"/>
        </w:rPr>
        <w:t>prout praeviderit episcopus</w:t>
      </w:r>
      <w:r w:rsidR="00360346" w:rsidRPr="007A06F5">
        <w:rPr>
          <w:lang w:val="la-Latn"/>
        </w:rPr>
        <w:t xml:space="preserve">, </w:t>
      </w:r>
      <w:r w:rsidR="003600C7" w:rsidRPr="007A06F5">
        <w:rPr>
          <w:lang w:val="la-Latn"/>
        </w:rPr>
        <w:t>peractam</w:t>
      </w:r>
      <w:r w:rsidR="008E2A6B" w:rsidRPr="007A06F5">
        <w:rPr>
          <w:lang w:val="la-Latn"/>
        </w:rPr>
        <w:t xml:space="preserve">, </w:t>
      </w:r>
      <w:r w:rsidRPr="007A06F5">
        <w:rPr>
          <w:lang w:val="la-Latn"/>
        </w:rPr>
        <w:t>ne in peius corruant</w:t>
      </w:r>
      <w:r w:rsidR="00360346" w:rsidRPr="007A06F5">
        <w:rPr>
          <w:lang w:val="la-Latn"/>
        </w:rPr>
        <w:t xml:space="preserve">, </w:t>
      </w:r>
      <w:r w:rsidRPr="007A06F5">
        <w:rPr>
          <w:lang w:val="la-Latn"/>
        </w:rPr>
        <w:t>iterum convenientes de cetero elemosinis et ceteris quisbuscumque</w:t>
      </w:r>
      <w:r w:rsidR="00360346" w:rsidRPr="007A06F5">
        <w:rPr>
          <w:lang w:val="la-Latn"/>
        </w:rPr>
        <w:t xml:space="preserve"> </w:t>
      </w:r>
      <w:r w:rsidRPr="007A06F5">
        <w:rPr>
          <w:lang w:val="la-Latn"/>
        </w:rPr>
        <w:t>religiosae</w:t>
      </w:r>
      <w:r w:rsidR="00360346" w:rsidRPr="007A06F5">
        <w:rPr>
          <w:lang w:val="la-Latn"/>
        </w:rPr>
        <w:t xml:space="preserve"> </w:t>
      </w:r>
      <w:r w:rsidRPr="007A06F5">
        <w:rPr>
          <w:lang w:val="la-Latn"/>
        </w:rPr>
        <w:t>et</w:t>
      </w:r>
      <w:r w:rsidR="00360346" w:rsidRPr="007A06F5">
        <w:rPr>
          <w:lang w:val="la-Latn"/>
        </w:rPr>
        <w:t xml:space="preserve"> </w:t>
      </w:r>
      <w:r w:rsidRPr="007A06F5">
        <w:rPr>
          <w:lang w:val="la-Latn"/>
        </w:rPr>
        <w:t>salvificae conversationis actionibus inservire procurent</w:t>
      </w:r>
      <w:r w:rsidR="00360346" w:rsidRPr="007A06F5">
        <w:rPr>
          <w:lang w:val="la-Latn"/>
        </w:rPr>
        <w:t xml:space="preserve">, </w:t>
      </w:r>
      <w:r w:rsidRPr="007A06F5">
        <w:rPr>
          <w:lang w:val="la-Latn"/>
        </w:rPr>
        <w:t>usquequo ab opere coniugali ex consensu</w:t>
      </w:r>
      <w:r w:rsidR="00360346" w:rsidRPr="007A06F5">
        <w:rPr>
          <w:lang w:val="la-Latn"/>
        </w:rPr>
        <w:t xml:space="preserve"> </w:t>
      </w:r>
      <w:r w:rsidRPr="007A06F5">
        <w:rPr>
          <w:lang w:val="la-Latn"/>
        </w:rPr>
        <w:t>se</w:t>
      </w:r>
      <w:r w:rsidR="00360346" w:rsidRPr="007A06F5">
        <w:rPr>
          <w:lang w:val="la-Latn"/>
        </w:rPr>
        <w:t xml:space="preserve"> </w:t>
      </w:r>
      <w:r w:rsidRPr="007A06F5">
        <w:rPr>
          <w:lang w:val="la-Latn"/>
        </w:rPr>
        <w:t>valeant abstinere</w:t>
      </w:r>
      <w:r w:rsidR="008E2A6B" w:rsidRPr="007A06F5">
        <w:rPr>
          <w:lang w:val="la-Latn"/>
        </w:rPr>
        <w:t xml:space="preserve">. </w:t>
      </w:r>
      <w:r w:rsidRPr="007A06F5">
        <w:rPr>
          <w:lang w:val="la-Latn"/>
        </w:rPr>
        <w:t>Filii</w:t>
      </w:r>
      <w:r w:rsidR="00360346" w:rsidRPr="007A06F5">
        <w:rPr>
          <w:lang w:val="la-Latn"/>
        </w:rPr>
        <w:t xml:space="preserve"> </w:t>
      </w:r>
      <w:r w:rsidR="003600C7" w:rsidRPr="007A06F5">
        <w:rPr>
          <w:lang w:val="la-Latn"/>
        </w:rPr>
        <w:t xml:space="preserve">vero ex </w:t>
      </w:r>
      <w:r w:rsidRPr="007A06F5">
        <w:rPr>
          <w:lang w:val="la-Latn"/>
        </w:rPr>
        <w:t>huiusmodi vituperabili coniunctione ante coniugium etiam</w:t>
      </w:r>
      <w:r w:rsidR="00360346" w:rsidRPr="007A06F5">
        <w:rPr>
          <w:lang w:val="la-Latn"/>
        </w:rPr>
        <w:t xml:space="preserve"> </w:t>
      </w:r>
      <w:r w:rsidRPr="007A06F5">
        <w:rPr>
          <w:lang w:val="la-Latn"/>
        </w:rPr>
        <w:t>minus laudabile</w:t>
      </w:r>
      <w:r w:rsidR="00360346" w:rsidRPr="007A06F5">
        <w:rPr>
          <w:lang w:val="la-Latn"/>
        </w:rPr>
        <w:t xml:space="preserve"> </w:t>
      </w:r>
      <w:r w:rsidRPr="007A06F5">
        <w:rPr>
          <w:lang w:val="la-Latn"/>
        </w:rPr>
        <w:t>pr</w:t>
      </w:r>
      <w:r w:rsidR="003600C7" w:rsidRPr="007A06F5">
        <w:rPr>
          <w:lang w:val="la-Latn"/>
        </w:rPr>
        <w:t>o</w:t>
      </w:r>
      <w:r w:rsidRPr="007A06F5">
        <w:rPr>
          <w:lang w:val="la-Latn"/>
        </w:rPr>
        <w:t>creati ad ecclesiasticam dignitatem nullo modo provehantur</w:t>
      </w:r>
      <w:r w:rsidR="008E2A6B" w:rsidRPr="007A06F5">
        <w:rPr>
          <w:lang w:val="la-Latn"/>
        </w:rPr>
        <w:t xml:space="preserve">; </w:t>
      </w:r>
      <w:r w:rsidRPr="007A06F5">
        <w:rPr>
          <w:lang w:val="la-Latn"/>
        </w:rPr>
        <w:t>nec de tali coniugio / generati ecclesiasticis ordinibus</w:t>
      </w:r>
      <w:r w:rsidR="00360346" w:rsidRPr="007A06F5">
        <w:rPr>
          <w:lang w:val="la-Latn"/>
        </w:rPr>
        <w:t xml:space="preserve"> </w:t>
      </w:r>
      <w:r w:rsidRPr="007A06F5">
        <w:rPr>
          <w:lang w:val="la-Latn"/>
        </w:rPr>
        <w:t>applicentur</w:t>
      </w:r>
      <w:r w:rsidR="00360346" w:rsidRPr="007A06F5">
        <w:rPr>
          <w:lang w:val="la-Latn"/>
        </w:rPr>
        <w:t xml:space="preserve">, </w:t>
      </w:r>
      <w:r w:rsidRPr="007A06F5">
        <w:rPr>
          <w:lang w:val="la-Latn"/>
        </w:rPr>
        <w:t>nisi fo</w:t>
      </w:r>
      <w:r w:rsidR="003600C7" w:rsidRPr="007A06F5">
        <w:rPr>
          <w:lang w:val="la-Latn"/>
        </w:rPr>
        <w:t xml:space="preserve">rte eos aut maxima z ecclesiae </w:t>
      </w:r>
      <w:r w:rsidRPr="007A06F5">
        <w:rPr>
          <w:lang w:val="la-Latn"/>
        </w:rPr>
        <w:t>utilitas vel necessitas postulet vel evidens meritorum praerogativa commendet</w:t>
      </w:r>
      <w:r w:rsidR="008E2A6B" w:rsidRPr="007A06F5">
        <w:rPr>
          <w:lang w:val="la-Latn"/>
        </w:rPr>
        <w:t xml:space="preserve">. </w:t>
      </w:r>
    </w:p>
    <w:p w14:paraId="6F680AD8" w14:textId="142F69C4" w:rsidR="00AA1999" w:rsidRPr="007A06F5" w:rsidRDefault="00AA1999" w:rsidP="00AA1999">
      <w:pPr>
        <w:pStyle w:val="Normlnweb"/>
        <w:rPr>
          <w:lang w:val="la-Latn"/>
        </w:rPr>
      </w:pPr>
      <w:r w:rsidRPr="007A06F5">
        <w:rPr>
          <w:lang w:val="la-Latn"/>
        </w:rPr>
        <w:t>65</w:t>
      </w:r>
      <w:r w:rsidR="008E2A6B" w:rsidRPr="007A06F5">
        <w:rPr>
          <w:lang w:val="la-Latn"/>
        </w:rPr>
        <w:t xml:space="preserve">. </w:t>
      </w:r>
      <w:r w:rsidRPr="007A06F5">
        <w:rPr>
          <w:lang w:val="la-Latn"/>
        </w:rPr>
        <w:t>Hi autem</w:t>
      </w:r>
      <w:r w:rsidR="00360346" w:rsidRPr="007A06F5">
        <w:rPr>
          <w:lang w:val="la-Latn"/>
        </w:rPr>
        <w:t xml:space="preserve">, </w:t>
      </w:r>
      <w:r w:rsidRPr="007A06F5">
        <w:rPr>
          <w:lang w:val="la-Latn"/>
        </w:rPr>
        <w:t>qui necdum eas</w:t>
      </w:r>
      <w:r w:rsidR="00360346" w:rsidRPr="007A06F5">
        <w:rPr>
          <w:lang w:val="la-Latn"/>
        </w:rPr>
        <w:t xml:space="preserve">, </w:t>
      </w:r>
      <w:r w:rsidRPr="007A06F5">
        <w:rPr>
          <w:lang w:val="la-Latn"/>
        </w:rPr>
        <w:t>quas rapuerant</w:t>
      </w:r>
      <w:r w:rsidR="00360346" w:rsidRPr="007A06F5">
        <w:rPr>
          <w:lang w:val="la-Latn"/>
        </w:rPr>
        <w:t xml:space="preserve">, </w:t>
      </w:r>
      <w:r w:rsidR="003600C7" w:rsidRPr="007A06F5">
        <w:rPr>
          <w:lang w:val="la-Latn"/>
        </w:rPr>
        <w:t xml:space="preserve">cum voluntate parentum </w:t>
      </w:r>
      <w:r w:rsidRPr="007A06F5">
        <w:rPr>
          <w:lang w:val="la-Latn"/>
        </w:rPr>
        <w:t>sub</w:t>
      </w:r>
      <w:r w:rsidR="00360346" w:rsidRPr="007A06F5">
        <w:rPr>
          <w:lang w:val="la-Latn"/>
        </w:rPr>
        <w:t xml:space="preserve"> </w:t>
      </w:r>
      <w:r w:rsidRPr="007A06F5">
        <w:rPr>
          <w:lang w:val="la-Latn"/>
        </w:rPr>
        <w:t>praefato</w:t>
      </w:r>
      <w:r w:rsidR="00360346" w:rsidRPr="007A06F5">
        <w:rPr>
          <w:lang w:val="la-Latn"/>
        </w:rPr>
        <w:t xml:space="preserve"> </w:t>
      </w:r>
      <w:r w:rsidRPr="007A06F5">
        <w:rPr>
          <w:lang w:val="la-Latn"/>
        </w:rPr>
        <w:t>desponsionis</w:t>
      </w:r>
      <w:r w:rsidR="00360346" w:rsidRPr="007A06F5">
        <w:rPr>
          <w:lang w:val="la-Latn"/>
        </w:rPr>
        <w:t xml:space="preserve"> </w:t>
      </w:r>
      <w:r w:rsidRPr="007A06F5">
        <w:rPr>
          <w:lang w:val="la-Latn"/>
        </w:rPr>
        <w:t>vel dotalicii nomine in coniugium sumptas habent</w:t>
      </w:r>
      <w:r w:rsidR="00360346" w:rsidRPr="007A06F5">
        <w:rPr>
          <w:lang w:val="la-Latn"/>
        </w:rPr>
        <w:t xml:space="preserve">, </w:t>
      </w:r>
      <w:r w:rsidRPr="007A06F5">
        <w:rPr>
          <w:lang w:val="la-Latn"/>
        </w:rPr>
        <w:t>quando in omnium aures haec fuerit constitutio promulgata</w:t>
      </w:r>
      <w:r w:rsidR="00360346" w:rsidRPr="007A06F5">
        <w:rPr>
          <w:lang w:val="la-Latn"/>
        </w:rPr>
        <w:t xml:space="preserve">, </w:t>
      </w:r>
      <w:r w:rsidR="003600C7" w:rsidRPr="007A06F5">
        <w:rPr>
          <w:lang w:val="la-Latn"/>
        </w:rPr>
        <w:t xml:space="preserve">ab earum coniunctione </w:t>
      </w:r>
      <w:r w:rsidRPr="007A06F5">
        <w:rPr>
          <w:lang w:val="la-Latn"/>
        </w:rPr>
        <w:t>separentur et p</w:t>
      </w:r>
      <w:r w:rsidR="003600C7" w:rsidRPr="007A06F5">
        <w:rPr>
          <w:lang w:val="la-Latn"/>
        </w:rPr>
        <w:t>ublicae penitentiae subigantur</w:t>
      </w:r>
      <w:r w:rsidR="008E2A6B" w:rsidRPr="007A06F5">
        <w:rPr>
          <w:lang w:val="la-Latn"/>
        </w:rPr>
        <w:t xml:space="preserve">, </w:t>
      </w:r>
      <w:r w:rsidRPr="007A06F5">
        <w:rPr>
          <w:lang w:val="la-Latn"/>
        </w:rPr>
        <w:t>rap</w:t>
      </w:r>
      <w:r w:rsidR="003600C7" w:rsidRPr="007A06F5">
        <w:rPr>
          <w:lang w:val="la-Latn"/>
        </w:rPr>
        <w:t xml:space="preserve">tae autem parentibus legaliter </w:t>
      </w:r>
      <w:r w:rsidRPr="007A06F5">
        <w:rPr>
          <w:lang w:val="la-Latn"/>
        </w:rPr>
        <w:t>restituantur</w:t>
      </w:r>
      <w:r w:rsidR="008E2A6B" w:rsidRPr="007A06F5">
        <w:rPr>
          <w:lang w:val="la-Latn"/>
        </w:rPr>
        <w:t xml:space="preserve">. </w:t>
      </w:r>
      <w:r w:rsidRPr="007A06F5">
        <w:rPr>
          <w:lang w:val="la-Latn"/>
        </w:rPr>
        <w:t>Post peractam e vero publicam</w:t>
      </w:r>
      <w:r w:rsidR="00360346" w:rsidRPr="007A06F5">
        <w:rPr>
          <w:lang w:val="la-Latn"/>
        </w:rPr>
        <w:t xml:space="preserve"> </w:t>
      </w:r>
      <w:r w:rsidRPr="007A06F5">
        <w:rPr>
          <w:lang w:val="la-Latn"/>
        </w:rPr>
        <w:t>penitentiam</w:t>
      </w:r>
      <w:r w:rsidR="00360346" w:rsidRPr="007A06F5">
        <w:rPr>
          <w:lang w:val="la-Latn"/>
        </w:rPr>
        <w:t xml:space="preserve">, </w:t>
      </w:r>
      <w:r w:rsidRPr="007A06F5">
        <w:rPr>
          <w:lang w:val="la-Latn"/>
        </w:rPr>
        <w:t>si</w:t>
      </w:r>
      <w:r w:rsidR="00360346" w:rsidRPr="007A06F5">
        <w:rPr>
          <w:lang w:val="la-Latn"/>
        </w:rPr>
        <w:t xml:space="preserve"> </w:t>
      </w:r>
      <w:r w:rsidRPr="007A06F5">
        <w:rPr>
          <w:lang w:val="la-Latn"/>
        </w:rPr>
        <w:t>aetas</w:t>
      </w:r>
      <w:r w:rsidR="00360346" w:rsidRPr="007A06F5">
        <w:rPr>
          <w:lang w:val="la-Latn"/>
        </w:rPr>
        <w:t xml:space="preserve"> </w:t>
      </w:r>
      <w:r w:rsidR="003600C7" w:rsidRPr="007A06F5">
        <w:rPr>
          <w:lang w:val="la-Latn"/>
        </w:rPr>
        <w:t xml:space="preserve">et incontinentia </w:t>
      </w:r>
      <w:r w:rsidRPr="007A06F5">
        <w:rPr>
          <w:lang w:val="la-Latn"/>
        </w:rPr>
        <w:t>exegerit h</w:t>
      </w:r>
      <w:r w:rsidR="00360346" w:rsidRPr="007A06F5">
        <w:rPr>
          <w:lang w:val="la-Latn"/>
        </w:rPr>
        <w:t xml:space="preserve">, </w:t>
      </w:r>
      <w:r w:rsidRPr="007A06F5">
        <w:rPr>
          <w:lang w:val="la-Latn"/>
        </w:rPr>
        <w:t>legitimo et ex utrisque partibus placito coniugio socientur</w:t>
      </w:r>
      <w:r w:rsidR="008E2A6B" w:rsidRPr="007A06F5">
        <w:rPr>
          <w:lang w:val="la-Latn"/>
        </w:rPr>
        <w:t xml:space="preserve">. </w:t>
      </w:r>
      <w:r w:rsidRPr="007A06F5">
        <w:rPr>
          <w:lang w:val="la-Latn"/>
        </w:rPr>
        <w:t>Nam in hi</w:t>
      </w:r>
      <w:r w:rsidR="003600C7" w:rsidRPr="007A06F5">
        <w:rPr>
          <w:lang w:val="la-Latn"/>
        </w:rPr>
        <w:t xml:space="preserve">s </w:t>
      </w:r>
      <w:r w:rsidRPr="007A06F5">
        <w:rPr>
          <w:lang w:val="la-Latn"/>
        </w:rPr>
        <w:t>' non regulam constituimus</w:t>
      </w:r>
      <w:r w:rsidR="00360346" w:rsidRPr="007A06F5">
        <w:rPr>
          <w:lang w:val="la-Latn"/>
        </w:rPr>
        <w:t xml:space="preserve">, </w:t>
      </w:r>
      <w:r w:rsidRPr="007A06F5">
        <w:rPr>
          <w:lang w:val="la-Latn"/>
        </w:rPr>
        <w:t>sed ', ut verbis magni Leonis utamur</w:t>
      </w:r>
      <w:r w:rsidR="00360346" w:rsidRPr="007A06F5">
        <w:rPr>
          <w:lang w:val="la-Latn"/>
        </w:rPr>
        <w:t xml:space="preserve">, </w:t>
      </w:r>
      <w:r w:rsidRPr="007A06F5">
        <w:rPr>
          <w:lang w:val="la-Latn"/>
        </w:rPr>
        <w:t>' quid</w:t>
      </w:r>
      <w:r w:rsidR="00360346" w:rsidRPr="007A06F5">
        <w:rPr>
          <w:lang w:val="la-Latn"/>
        </w:rPr>
        <w:t xml:space="preserve"> </w:t>
      </w:r>
      <w:r w:rsidRPr="007A06F5">
        <w:rPr>
          <w:lang w:val="la-Latn"/>
        </w:rPr>
        <w:t>sit</w:t>
      </w:r>
      <w:r w:rsidR="00360346" w:rsidRPr="007A06F5">
        <w:rPr>
          <w:lang w:val="la-Latn"/>
        </w:rPr>
        <w:t xml:space="preserve"> </w:t>
      </w:r>
      <w:r w:rsidR="003600C7" w:rsidRPr="007A06F5">
        <w:rPr>
          <w:lang w:val="la-Latn"/>
        </w:rPr>
        <w:t>tolera</w:t>
      </w:r>
      <w:r w:rsidRPr="007A06F5">
        <w:rPr>
          <w:lang w:val="la-Latn"/>
        </w:rPr>
        <w:t>bilius</w:t>
      </w:r>
      <w:r w:rsidR="00360346" w:rsidRPr="007A06F5">
        <w:rPr>
          <w:lang w:val="la-Latn"/>
        </w:rPr>
        <w:t xml:space="preserve">, </w:t>
      </w:r>
      <w:r w:rsidRPr="007A06F5">
        <w:rPr>
          <w:lang w:val="la-Latn"/>
        </w:rPr>
        <w:t>aestimamus '. Quodsi unus ex coniugatis obierit</w:t>
      </w:r>
      <w:r w:rsidR="00360346" w:rsidRPr="007A06F5">
        <w:rPr>
          <w:lang w:val="la-Latn"/>
        </w:rPr>
        <w:t xml:space="preserve">, </w:t>
      </w:r>
      <w:r w:rsidRPr="007A06F5">
        <w:rPr>
          <w:lang w:val="la-Latn"/>
        </w:rPr>
        <w:t>is</w:t>
      </w:r>
      <w:r w:rsidR="00360346" w:rsidRPr="007A06F5">
        <w:rPr>
          <w:lang w:val="la-Latn"/>
        </w:rPr>
        <w:t xml:space="preserve">, </w:t>
      </w:r>
      <w:r w:rsidRPr="007A06F5">
        <w:rPr>
          <w:lang w:val="la-Latn"/>
        </w:rPr>
        <w:t>qui publicam</w:t>
      </w:r>
      <w:r w:rsidR="00360346" w:rsidRPr="007A06F5">
        <w:rPr>
          <w:lang w:val="la-Latn"/>
        </w:rPr>
        <w:t xml:space="preserve"> </w:t>
      </w:r>
      <w:r w:rsidR="003600C7" w:rsidRPr="007A06F5">
        <w:rPr>
          <w:lang w:val="la-Latn"/>
        </w:rPr>
        <w:t xml:space="preserve">penitentiam </w:t>
      </w:r>
      <w:r w:rsidRPr="007A06F5">
        <w:rPr>
          <w:lang w:val="la-Latn"/>
        </w:rPr>
        <w:t>egit</w:t>
      </w:r>
      <w:r w:rsidR="00360346" w:rsidRPr="007A06F5">
        <w:rPr>
          <w:lang w:val="la-Latn"/>
        </w:rPr>
        <w:t xml:space="preserve"> </w:t>
      </w:r>
      <w:r w:rsidRPr="007A06F5">
        <w:rPr>
          <w:lang w:val="la-Latn"/>
        </w:rPr>
        <w:t>et superstes extiterit</w:t>
      </w:r>
      <w:r w:rsidR="00360346" w:rsidRPr="007A06F5">
        <w:rPr>
          <w:lang w:val="la-Latn"/>
        </w:rPr>
        <w:t xml:space="preserve">, </w:t>
      </w:r>
      <w:r w:rsidRPr="007A06F5">
        <w:rPr>
          <w:lang w:val="la-Latn"/>
        </w:rPr>
        <w:t>iterare coniugium non praesumat</w:t>
      </w:r>
      <w:r w:rsidR="008E2A6B" w:rsidRPr="007A06F5">
        <w:rPr>
          <w:lang w:val="la-Latn"/>
        </w:rPr>
        <w:t xml:space="preserve">; </w:t>
      </w:r>
      <w:r w:rsidRPr="007A06F5">
        <w:rPr>
          <w:lang w:val="la-Latn"/>
        </w:rPr>
        <w:t>n</w:t>
      </w:r>
      <w:r w:rsidR="003600C7" w:rsidRPr="007A06F5">
        <w:rPr>
          <w:lang w:val="la-Latn"/>
        </w:rPr>
        <w:t xml:space="preserve">isi forte episcopus </w:t>
      </w:r>
      <w:r w:rsidRPr="007A06F5">
        <w:rPr>
          <w:lang w:val="la-Latn"/>
        </w:rPr>
        <w:t>praeviderit aliquam concedere indulgentiam</w:t>
      </w:r>
      <w:r w:rsidR="00360346" w:rsidRPr="007A06F5">
        <w:rPr>
          <w:lang w:val="la-Latn"/>
        </w:rPr>
        <w:t xml:space="preserve">, </w:t>
      </w:r>
      <w:r w:rsidRPr="007A06F5">
        <w:rPr>
          <w:lang w:val="la-Latn"/>
        </w:rPr>
        <w:t>ut gravi</w:t>
      </w:r>
      <w:r w:rsidR="003600C7" w:rsidRPr="007A06F5">
        <w:rPr>
          <w:lang w:val="la-Latn"/>
        </w:rPr>
        <w:t>orem possit amovere offensam</w:t>
      </w:r>
      <w:r w:rsidR="008E2A6B" w:rsidRPr="007A06F5">
        <w:rPr>
          <w:lang w:val="la-Latn"/>
        </w:rPr>
        <w:t xml:space="preserve">. </w:t>
      </w:r>
      <w:r w:rsidRPr="007A06F5">
        <w:rPr>
          <w:lang w:val="la-Latn"/>
        </w:rPr>
        <w:t>. Qui</w:t>
      </w:r>
      <w:r w:rsidR="00360346" w:rsidRPr="007A06F5">
        <w:rPr>
          <w:lang w:val="la-Latn"/>
        </w:rPr>
        <w:t xml:space="preserve"> </w:t>
      </w:r>
      <w:r w:rsidRPr="007A06F5">
        <w:rPr>
          <w:lang w:val="la-Latn"/>
        </w:rPr>
        <w:t>vero deinceps rapere virgines vel viduas praesumperint</w:t>
      </w:r>
      <w:r w:rsidR="00360346" w:rsidRPr="007A06F5">
        <w:rPr>
          <w:lang w:val="la-Latn"/>
        </w:rPr>
        <w:t xml:space="preserve">, </w:t>
      </w:r>
      <w:r w:rsidR="003600C7" w:rsidRPr="007A06F5">
        <w:rPr>
          <w:lang w:val="la-Latn"/>
        </w:rPr>
        <w:t xml:space="preserve">secundum </w:t>
      </w:r>
      <w:r w:rsidRPr="007A06F5">
        <w:rPr>
          <w:lang w:val="la-Latn"/>
        </w:rPr>
        <w:t>synodalem beati Gregorii diffinitionem ipsi et complices eorum anathematizentur</w:t>
      </w:r>
      <w:r w:rsidR="00360346" w:rsidRPr="007A06F5">
        <w:rPr>
          <w:lang w:val="la-Latn"/>
        </w:rPr>
        <w:t xml:space="preserve">, </w:t>
      </w:r>
      <w:r w:rsidRPr="007A06F5">
        <w:rPr>
          <w:lang w:val="la-Latn"/>
        </w:rPr>
        <w:t>et raptores sine spe coniugii perpetuo maneant</w:t>
      </w:r>
      <w:r w:rsidR="008E2A6B" w:rsidRPr="007A06F5">
        <w:rPr>
          <w:lang w:val="la-Latn"/>
        </w:rPr>
        <w:t xml:space="preserve">. </w:t>
      </w:r>
    </w:p>
    <w:p w14:paraId="11B6DCB9" w14:textId="69D3F4A1" w:rsidR="00AA1999" w:rsidRPr="007A06F5" w:rsidRDefault="00AA1999" w:rsidP="00AA1999">
      <w:pPr>
        <w:pStyle w:val="Normlnweb"/>
        <w:rPr>
          <w:lang w:val="la-Latn"/>
        </w:rPr>
      </w:pPr>
      <w:r w:rsidRPr="007A06F5">
        <w:rPr>
          <w:lang w:val="la-Latn"/>
        </w:rPr>
        <w:t>67</w:t>
      </w:r>
      <w:r w:rsidR="008E2A6B" w:rsidRPr="007A06F5">
        <w:rPr>
          <w:lang w:val="la-Latn"/>
        </w:rPr>
        <w:t xml:space="preserve">. </w:t>
      </w:r>
      <w:r w:rsidRPr="007A06F5">
        <w:rPr>
          <w:lang w:val="la-Latn"/>
        </w:rPr>
        <w:t xml:space="preserve">Qui sanctimoniales virgines vel viduas </w:t>
      </w:r>
      <w:r w:rsidR="003600C7" w:rsidRPr="007A06F5">
        <w:rPr>
          <w:lang w:val="la-Latn"/>
        </w:rPr>
        <w:t>rapiunt et progressu etiam cri</w:t>
      </w:r>
      <w:r w:rsidRPr="007A06F5">
        <w:rPr>
          <w:lang w:val="la-Latn"/>
        </w:rPr>
        <w:t>minis in coniugium sumunt</w:t>
      </w:r>
      <w:r w:rsidR="00360346" w:rsidRPr="007A06F5">
        <w:rPr>
          <w:lang w:val="la-Latn"/>
        </w:rPr>
        <w:t xml:space="preserve">, </w:t>
      </w:r>
      <w:r w:rsidRPr="007A06F5">
        <w:rPr>
          <w:lang w:val="la-Latn"/>
        </w:rPr>
        <w:t>publicae penitentiae</w:t>
      </w:r>
      <w:r w:rsidR="00360346" w:rsidRPr="007A06F5">
        <w:rPr>
          <w:lang w:val="la-Latn"/>
        </w:rPr>
        <w:t xml:space="preserve"> </w:t>
      </w:r>
      <w:r w:rsidRPr="007A06F5">
        <w:rPr>
          <w:lang w:val="la-Latn"/>
        </w:rPr>
        <w:t>iuxta modum</w:t>
      </w:r>
      <w:r w:rsidR="00360346" w:rsidRPr="007A06F5">
        <w:rPr>
          <w:lang w:val="la-Latn"/>
        </w:rPr>
        <w:t xml:space="preserve">, </w:t>
      </w:r>
      <w:r w:rsidR="003600C7" w:rsidRPr="007A06F5">
        <w:rPr>
          <w:lang w:val="la-Latn"/>
        </w:rPr>
        <w:t xml:space="preserve">quod praeviderit </w:t>
      </w:r>
      <w:r w:rsidRPr="007A06F5">
        <w:rPr>
          <w:lang w:val="la-Latn"/>
        </w:rPr>
        <w:t>episcopus</w:t>
      </w:r>
      <w:r w:rsidR="00360346" w:rsidRPr="007A06F5">
        <w:rPr>
          <w:lang w:val="la-Latn"/>
        </w:rPr>
        <w:t xml:space="preserve">, </w:t>
      </w:r>
      <w:r w:rsidRPr="007A06F5">
        <w:rPr>
          <w:lang w:val="la-Latn"/>
        </w:rPr>
        <w:t>subigantur</w:t>
      </w:r>
      <w:r w:rsidR="008E2A6B" w:rsidRPr="007A06F5">
        <w:rPr>
          <w:lang w:val="la-Latn"/>
        </w:rPr>
        <w:t xml:space="preserve">. </w:t>
      </w:r>
      <w:r w:rsidRPr="007A06F5">
        <w:rPr>
          <w:lang w:val="la-Latn"/>
        </w:rPr>
        <w:t>Ipsae vero locis congruis</w:t>
      </w:r>
      <w:r w:rsidR="00360346" w:rsidRPr="007A06F5">
        <w:rPr>
          <w:lang w:val="la-Latn"/>
        </w:rPr>
        <w:t xml:space="preserve"> </w:t>
      </w:r>
      <w:r w:rsidRPr="007A06F5">
        <w:rPr>
          <w:lang w:val="la-Latn"/>
        </w:rPr>
        <w:t>peni</w:t>
      </w:r>
      <w:r w:rsidR="003600C7" w:rsidRPr="007A06F5">
        <w:rPr>
          <w:lang w:val="la-Latn"/>
        </w:rPr>
        <w:t>tentiae retrudantur et ad habi</w:t>
      </w:r>
      <w:r w:rsidRPr="007A06F5">
        <w:rPr>
          <w:lang w:val="la-Latn"/>
        </w:rPr>
        <w:t>tum religionis redire cogantur</w:t>
      </w:r>
      <w:r w:rsidR="008E2A6B" w:rsidRPr="007A06F5">
        <w:rPr>
          <w:lang w:val="la-Latn"/>
        </w:rPr>
        <w:t xml:space="preserve">; </w:t>
      </w:r>
      <w:r w:rsidRPr="007A06F5">
        <w:rPr>
          <w:lang w:val="la-Latn"/>
        </w:rPr>
        <w:t>uterque</w:t>
      </w:r>
      <w:r w:rsidR="00360346" w:rsidRPr="007A06F5">
        <w:rPr>
          <w:lang w:val="la-Latn"/>
        </w:rPr>
        <w:t xml:space="preserve"> </w:t>
      </w:r>
      <w:r w:rsidRPr="007A06F5">
        <w:rPr>
          <w:lang w:val="la-Latn"/>
        </w:rPr>
        <w:t>autem sine</w:t>
      </w:r>
      <w:r w:rsidR="003600C7" w:rsidRPr="007A06F5">
        <w:rPr>
          <w:lang w:val="la-Latn"/>
        </w:rPr>
        <w:t xml:space="preserve"> ulla spe uxoreae copulationis </w:t>
      </w:r>
      <w:r w:rsidRPr="007A06F5">
        <w:rPr>
          <w:lang w:val="la-Latn"/>
        </w:rPr>
        <w:t>perenniter maneant</w:t>
      </w:r>
      <w:r w:rsidR="008E2A6B" w:rsidRPr="007A06F5">
        <w:rPr>
          <w:lang w:val="la-Latn"/>
        </w:rPr>
        <w:t xml:space="preserve">. </w:t>
      </w:r>
      <w:r w:rsidRPr="007A06F5">
        <w:rPr>
          <w:lang w:val="la-Latn"/>
        </w:rPr>
        <w:t>Si autem</w:t>
      </w:r>
      <w:r w:rsidR="00360346" w:rsidRPr="007A06F5">
        <w:rPr>
          <w:lang w:val="la-Latn"/>
        </w:rPr>
        <w:t xml:space="preserve">, </w:t>
      </w:r>
      <w:r w:rsidRPr="007A06F5">
        <w:rPr>
          <w:lang w:val="la-Latn"/>
        </w:rPr>
        <w:t>quod absit</w:t>
      </w:r>
      <w:r w:rsidR="00360346" w:rsidRPr="007A06F5">
        <w:rPr>
          <w:lang w:val="la-Latn"/>
        </w:rPr>
        <w:t xml:space="preserve">, </w:t>
      </w:r>
      <w:r w:rsidRPr="007A06F5">
        <w:rPr>
          <w:lang w:val="la-Latn"/>
        </w:rPr>
        <w:t>coniugia iterare praesumpserint</w:t>
      </w:r>
      <w:r w:rsidR="00360346" w:rsidRPr="007A06F5">
        <w:rPr>
          <w:lang w:val="la-Latn"/>
        </w:rPr>
        <w:t xml:space="preserve">, </w:t>
      </w:r>
      <w:r w:rsidR="003600C7" w:rsidRPr="007A06F5">
        <w:rPr>
          <w:lang w:val="la-Latn"/>
        </w:rPr>
        <w:t xml:space="preserve">acriori </w:t>
      </w:r>
      <w:r w:rsidRPr="007A06F5">
        <w:rPr>
          <w:lang w:val="la-Latn"/>
        </w:rPr>
        <w:t>subdantur vindictae et amplius propellantur</w:t>
      </w:r>
      <w:r w:rsidR="008E2A6B" w:rsidRPr="007A06F5">
        <w:rPr>
          <w:lang w:val="la-Latn"/>
        </w:rPr>
        <w:t xml:space="preserve">. </w:t>
      </w:r>
      <w:r w:rsidRPr="007A06F5">
        <w:rPr>
          <w:lang w:val="la-Latn"/>
        </w:rPr>
        <w:t>Qui</w:t>
      </w:r>
      <w:r w:rsidR="00360346" w:rsidRPr="007A06F5">
        <w:rPr>
          <w:lang w:val="la-Latn"/>
        </w:rPr>
        <w:t xml:space="preserve"> </w:t>
      </w:r>
      <w:r w:rsidR="003600C7" w:rsidRPr="007A06F5">
        <w:rPr>
          <w:lang w:val="la-Latn"/>
        </w:rPr>
        <w:t>si forte oboedire monitis salu</w:t>
      </w:r>
      <w:r w:rsidRPr="007A06F5">
        <w:rPr>
          <w:lang w:val="la-Latn"/>
        </w:rPr>
        <w:t>taribus non</w:t>
      </w:r>
      <w:r w:rsidR="00360346" w:rsidRPr="007A06F5">
        <w:rPr>
          <w:lang w:val="la-Latn"/>
        </w:rPr>
        <w:t xml:space="preserve"> </w:t>
      </w:r>
      <w:r w:rsidRPr="007A06F5">
        <w:rPr>
          <w:lang w:val="la-Latn"/>
        </w:rPr>
        <w:t>voluerint</w:t>
      </w:r>
      <w:r w:rsidR="00360346" w:rsidRPr="007A06F5">
        <w:rPr>
          <w:lang w:val="la-Latn"/>
        </w:rPr>
        <w:t xml:space="preserve">, </w:t>
      </w:r>
      <w:r w:rsidRPr="007A06F5">
        <w:rPr>
          <w:lang w:val="la-Latn"/>
        </w:rPr>
        <w:t>anathematizentur</w:t>
      </w:r>
      <w:r w:rsidR="008E2A6B" w:rsidRPr="007A06F5">
        <w:rPr>
          <w:lang w:val="la-Latn"/>
        </w:rPr>
        <w:t xml:space="preserve">. </w:t>
      </w:r>
    </w:p>
    <w:p w14:paraId="60E4839E" w14:textId="3AC06290" w:rsidR="00AA1999" w:rsidRPr="007A06F5" w:rsidRDefault="00AA1999" w:rsidP="00AA1999">
      <w:pPr>
        <w:pStyle w:val="Normlnweb"/>
        <w:rPr>
          <w:lang w:val="la-Latn"/>
        </w:rPr>
      </w:pPr>
      <w:r w:rsidRPr="007A06F5">
        <w:rPr>
          <w:lang w:val="la-Latn"/>
        </w:rPr>
        <w:t>68</w:t>
      </w:r>
      <w:r w:rsidR="008E2A6B" w:rsidRPr="007A06F5">
        <w:rPr>
          <w:lang w:val="la-Latn"/>
        </w:rPr>
        <w:t xml:space="preserve">. </w:t>
      </w:r>
      <w:r w:rsidRPr="007A06F5">
        <w:rPr>
          <w:lang w:val="la-Latn"/>
        </w:rPr>
        <w:t>De his</w:t>
      </w:r>
      <w:r w:rsidR="00360346" w:rsidRPr="007A06F5">
        <w:rPr>
          <w:lang w:val="la-Latn"/>
        </w:rPr>
        <w:t xml:space="preserve">, </w:t>
      </w:r>
      <w:r w:rsidRPr="007A06F5">
        <w:rPr>
          <w:lang w:val="la-Latn"/>
        </w:rPr>
        <w:t>qui sponsas alienas rapiunt vel</w:t>
      </w:r>
      <w:r w:rsidR="00360346" w:rsidRPr="007A06F5">
        <w:rPr>
          <w:lang w:val="la-Latn"/>
        </w:rPr>
        <w:t xml:space="preserve"> </w:t>
      </w:r>
      <w:r w:rsidRPr="007A06F5">
        <w:rPr>
          <w:lang w:val="la-Latn"/>
        </w:rPr>
        <w:t>consensu parentum accipiunt</w:t>
      </w:r>
      <w:r w:rsidR="00360346" w:rsidRPr="007A06F5">
        <w:rPr>
          <w:lang w:val="la-Latn"/>
        </w:rPr>
        <w:t xml:space="preserve">, </w:t>
      </w:r>
      <w:r w:rsidRPr="007A06F5">
        <w:rPr>
          <w:lang w:val="la-Latn"/>
        </w:rPr>
        <w:t>antiqua et synodalis sententia</w:t>
      </w:r>
      <w:r w:rsidR="00360346" w:rsidRPr="007A06F5">
        <w:rPr>
          <w:lang w:val="la-Latn"/>
        </w:rPr>
        <w:t xml:space="preserve"> </w:t>
      </w:r>
      <w:r w:rsidRPr="007A06F5">
        <w:rPr>
          <w:lang w:val="la-Latn"/>
        </w:rPr>
        <w:t>observetur</w:t>
      </w:r>
      <w:r w:rsidR="008E2A6B" w:rsidRPr="007A06F5">
        <w:rPr>
          <w:lang w:val="la-Latn"/>
        </w:rPr>
        <w:t xml:space="preserve">. </w:t>
      </w:r>
      <w:r w:rsidRPr="007A06F5">
        <w:rPr>
          <w:lang w:val="la-Latn"/>
        </w:rPr>
        <w:t>Quod et si forte in ecclesia eventus</w:t>
      </w:r>
      <w:r w:rsidR="00360346" w:rsidRPr="007A06F5">
        <w:rPr>
          <w:lang w:val="la-Latn"/>
        </w:rPr>
        <w:t xml:space="preserve"> </w:t>
      </w:r>
      <w:r w:rsidRPr="007A06F5">
        <w:rPr>
          <w:lang w:val="la-Latn"/>
        </w:rPr>
        <w:t>talis repperiri dinoscitur</w:t>
      </w:r>
      <w:r w:rsidR="00360346" w:rsidRPr="007A06F5">
        <w:rPr>
          <w:lang w:val="la-Latn"/>
        </w:rPr>
        <w:t xml:space="preserve">, </w:t>
      </w:r>
      <w:r w:rsidRPr="007A06F5">
        <w:rPr>
          <w:lang w:val="la-Latn"/>
        </w:rPr>
        <w:t>ut pro salutis et religionis competentia humanius</w:t>
      </w:r>
      <w:r w:rsidR="00360346" w:rsidRPr="007A06F5">
        <w:rPr>
          <w:lang w:val="la-Latn"/>
        </w:rPr>
        <w:t xml:space="preserve"> </w:t>
      </w:r>
      <w:r w:rsidR="003600C7" w:rsidRPr="007A06F5">
        <w:rPr>
          <w:lang w:val="la-Latn"/>
        </w:rPr>
        <w:t>quid</w:t>
      </w:r>
      <w:r w:rsidRPr="007A06F5">
        <w:rPr>
          <w:lang w:val="la-Latn"/>
        </w:rPr>
        <w:t>dam debeant tractare a pontifices</w:t>
      </w:r>
      <w:r w:rsidR="00360346" w:rsidRPr="007A06F5">
        <w:rPr>
          <w:lang w:val="la-Latn"/>
        </w:rPr>
        <w:t xml:space="preserve">, </w:t>
      </w:r>
      <w:r w:rsidRPr="007A06F5">
        <w:rPr>
          <w:lang w:val="la-Latn"/>
        </w:rPr>
        <w:t>sicut canonica</w:t>
      </w:r>
      <w:r w:rsidR="00360346" w:rsidRPr="007A06F5">
        <w:rPr>
          <w:lang w:val="la-Latn"/>
        </w:rPr>
        <w:t xml:space="preserve">, </w:t>
      </w:r>
      <w:r w:rsidRPr="007A06F5">
        <w:rPr>
          <w:lang w:val="la-Latn"/>
        </w:rPr>
        <w:t>ut eisdem</w:t>
      </w:r>
      <w:r w:rsidR="00360346" w:rsidRPr="007A06F5">
        <w:rPr>
          <w:lang w:val="la-Latn"/>
        </w:rPr>
        <w:t xml:space="preserve"> </w:t>
      </w:r>
      <w:r w:rsidRPr="007A06F5">
        <w:rPr>
          <w:lang w:val="la-Latn"/>
        </w:rPr>
        <w:t>verbis utamur</w:t>
      </w:r>
      <w:r w:rsidR="00360346" w:rsidRPr="007A06F5">
        <w:rPr>
          <w:lang w:val="la-Latn"/>
        </w:rPr>
        <w:t xml:space="preserve">, </w:t>
      </w:r>
      <w:r w:rsidR="003600C7" w:rsidRPr="007A06F5">
        <w:rPr>
          <w:lang w:val="la-Latn"/>
        </w:rPr>
        <w:t xml:space="preserve">docet </w:t>
      </w:r>
      <w:r w:rsidR="00524CAA" w:rsidRPr="00524CAA">
        <w:rPr>
          <w:b/>
          <w:lang w:val="la-Latn"/>
        </w:rPr>
        <w:t>auctorit</w:t>
      </w:r>
      <w:r w:rsidRPr="007A06F5">
        <w:rPr>
          <w:lang w:val="la-Latn"/>
        </w:rPr>
        <w:t>as</w:t>
      </w:r>
      <w:r w:rsidR="00360346" w:rsidRPr="007A06F5">
        <w:rPr>
          <w:lang w:val="la-Latn"/>
        </w:rPr>
        <w:t xml:space="preserve">, </w:t>
      </w:r>
      <w:r w:rsidR="003600C7" w:rsidRPr="007A06F5">
        <w:rPr>
          <w:lang w:val="la-Latn"/>
        </w:rPr>
        <w:t xml:space="preserve">' quia </w:t>
      </w:r>
      <w:r w:rsidRPr="007A06F5">
        <w:rPr>
          <w:lang w:val="la-Latn"/>
        </w:rPr>
        <w:t>prior quidem', inquiens</w:t>
      </w:r>
      <w:r w:rsidR="00360346" w:rsidRPr="007A06F5">
        <w:rPr>
          <w:lang w:val="la-Latn"/>
        </w:rPr>
        <w:t xml:space="preserve">, </w:t>
      </w:r>
      <w:r w:rsidRPr="007A06F5">
        <w:rPr>
          <w:lang w:val="la-Latn"/>
        </w:rPr>
        <w:t>' diffinitio durius</w:t>
      </w:r>
      <w:r w:rsidR="00360346" w:rsidRPr="007A06F5">
        <w:rPr>
          <w:lang w:val="la-Latn"/>
        </w:rPr>
        <w:t xml:space="preserve">, </w:t>
      </w:r>
      <w:r w:rsidR="003600C7" w:rsidRPr="007A06F5">
        <w:rPr>
          <w:lang w:val="la-Latn"/>
        </w:rPr>
        <w:t>posterior autem quid</w:t>
      </w:r>
      <w:r w:rsidRPr="007A06F5">
        <w:rPr>
          <w:lang w:val="la-Latn"/>
        </w:rPr>
        <w:t>dam</w:t>
      </w:r>
      <w:r w:rsidR="00360346" w:rsidRPr="007A06F5">
        <w:rPr>
          <w:lang w:val="la-Latn"/>
        </w:rPr>
        <w:t xml:space="preserve"> </w:t>
      </w:r>
      <w:r w:rsidRPr="007A06F5">
        <w:rPr>
          <w:lang w:val="la-Latn"/>
        </w:rPr>
        <w:t>tractavit humanius ', nullo modo</w:t>
      </w:r>
      <w:r w:rsidR="00360346" w:rsidRPr="007A06F5">
        <w:rPr>
          <w:lang w:val="la-Latn"/>
        </w:rPr>
        <w:t xml:space="preserve">, </w:t>
      </w:r>
      <w:r w:rsidRPr="007A06F5">
        <w:rPr>
          <w:lang w:val="la-Latn"/>
        </w:rPr>
        <w:t>ut ad maximam indulgentiam descendamus</w:t>
      </w:r>
      <w:r w:rsidR="00360346" w:rsidRPr="007A06F5">
        <w:rPr>
          <w:lang w:val="la-Latn"/>
        </w:rPr>
        <w:t xml:space="preserve">, </w:t>
      </w:r>
      <w:r w:rsidRPr="007A06F5">
        <w:rPr>
          <w:lang w:val="la-Latn"/>
        </w:rPr>
        <w:t>alterius sponsae acceptor e sine publica transeat penitentia</w:t>
      </w:r>
      <w:r w:rsidR="00360346" w:rsidRPr="007A06F5">
        <w:rPr>
          <w:lang w:val="la-Latn"/>
        </w:rPr>
        <w:t xml:space="preserve"> </w:t>
      </w:r>
      <w:r w:rsidRPr="007A06F5">
        <w:rPr>
          <w:lang w:val="la-Latn"/>
        </w:rPr>
        <w:t>et sponso legaliter multa</w:t>
      </w:r>
      <w:r w:rsidR="00360346" w:rsidRPr="007A06F5">
        <w:rPr>
          <w:lang w:val="la-Latn"/>
        </w:rPr>
        <w:t xml:space="preserve"> </w:t>
      </w:r>
      <w:r w:rsidRPr="007A06F5">
        <w:rPr>
          <w:lang w:val="la-Latn"/>
        </w:rPr>
        <w:t>componat</w:t>
      </w:r>
      <w:r w:rsidR="008E2A6B" w:rsidRPr="007A06F5">
        <w:rPr>
          <w:lang w:val="la-Latn"/>
        </w:rPr>
        <w:t xml:space="preserve">. </w:t>
      </w:r>
      <w:r w:rsidRPr="007A06F5">
        <w:rPr>
          <w:lang w:val="la-Latn"/>
        </w:rPr>
        <w:t>Quodsi haec</w:t>
      </w:r>
      <w:r w:rsidR="00360346" w:rsidRPr="007A06F5">
        <w:rPr>
          <w:lang w:val="la-Latn"/>
        </w:rPr>
        <w:t xml:space="preserve"> </w:t>
      </w:r>
      <w:r w:rsidRPr="007A06F5">
        <w:rPr>
          <w:lang w:val="la-Latn"/>
        </w:rPr>
        <w:t>obedire renuerit k</w:t>
      </w:r>
      <w:r w:rsidR="00360346" w:rsidRPr="007A06F5">
        <w:rPr>
          <w:lang w:val="la-Latn"/>
        </w:rPr>
        <w:t xml:space="preserve">, </w:t>
      </w:r>
      <w:r w:rsidRPr="007A06F5">
        <w:rPr>
          <w:lang w:val="la-Latn"/>
        </w:rPr>
        <w:t>sine ullla refragatione anathematizetur</w:t>
      </w:r>
      <w:r w:rsidR="008E2A6B" w:rsidRPr="007A06F5">
        <w:rPr>
          <w:lang w:val="la-Latn"/>
        </w:rPr>
        <w:t xml:space="preserve">; </w:t>
      </w:r>
      <w:r w:rsidRPr="007A06F5">
        <w:rPr>
          <w:lang w:val="la-Latn"/>
        </w:rPr>
        <w:t>fautores vero illius iuxta modum culpae episcopali decreto peniteant</w:t>
      </w:r>
      <w:r w:rsidR="008E2A6B" w:rsidRPr="007A06F5">
        <w:rPr>
          <w:lang w:val="la-Latn"/>
        </w:rPr>
        <w:t xml:space="preserve">. </w:t>
      </w:r>
      <w:r w:rsidRPr="007A06F5">
        <w:rPr>
          <w:lang w:val="la-Latn"/>
        </w:rPr>
        <w:t xml:space="preserve">Si </w:t>
      </w:r>
      <w:r w:rsidRPr="007A06F5">
        <w:rPr>
          <w:lang w:val="la-Latn"/>
        </w:rPr>
        <w:lastRenderedPageBreak/>
        <w:t>vero</w:t>
      </w:r>
      <w:r w:rsidR="00360346" w:rsidRPr="007A06F5">
        <w:rPr>
          <w:lang w:val="la-Latn"/>
        </w:rPr>
        <w:t xml:space="preserve">, </w:t>
      </w:r>
      <w:r w:rsidR="003600C7" w:rsidRPr="007A06F5">
        <w:rPr>
          <w:lang w:val="la-Latn"/>
        </w:rPr>
        <w:t xml:space="preserve">quod </w:t>
      </w:r>
      <w:r w:rsidRPr="007A06F5">
        <w:rPr>
          <w:lang w:val="la-Latn"/>
        </w:rPr>
        <w:t>non</w:t>
      </w:r>
      <w:r w:rsidR="00360346" w:rsidRPr="007A06F5">
        <w:rPr>
          <w:lang w:val="la-Latn"/>
        </w:rPr>
        <w:t xml:space="preserve"> </w:t>
      </w:r>
      <w:r w:rsidRPr="007A06F5">
        <w:rPr>
          <w:lang w:val="la-Latn"/>
        </w:rPr>
        <w:t>optamus n</w:t>
      </w:r>
      <w:r w:rsidR="00360346" w:rsidRPr="007A06F5">
        <w:rPr>
          <w:lang w:val="la-Latn"/>
        </w:rPr>
        <w:t xml:space="preserve">, </w:t>
      </w:r>
      <w:r w:rsidRPr="007A06F5">
        <w:rPr>
          <w:lang w:val="la-Latn"/>
        </w:rPr>
        <w:t>de gradu ecclesiastico talibus nupti</w:t>
      </w:r>
      <w:r w:rsidR="003600C7" w:rsidRPr="007A06F5">
        <w:rPr>
          <w:lang w:val="la-Latn"/>
        </w:rPr>
        <w:t>is se consensorem vel interven</w:t>
      </w:r>
      <w:r w:rsidRPr="007A06F5">
        <w:rPr>
          <w:lang w:val="la-Latn"/>
        </w:rPr>
        <w:t>torem manifeste prodiderit</w:t>
      </w:r>
      <w:r w:rsidR="00360346" w:rsidRPr="007A06F5">
        <w:rPr>
          <w:lang w:val="la-Latn"/>
        </w:rPr>
        <w:t xml:space="preserve">, </w:t>
      </w:r>
      <w:r w:rsidRPr="007A06F5">
        <w:rPr>
          <w:lang w:val="la-Latn"/>
        </w:rPr>
        <w:t>a gradu proprio repellatur</w:t>
      </w:r>
      <w:r w:rsidR="008E2A6B" w:rsidRPr="007A06F5">
        <w:rPr>
          <w:lang w:val="la-Latn"/>
        </w:rPr>
        <w:t xml:space="preserve">. </w:t>
      </w:r>
      <w:r w:rsidR="003600C7" w:rsidRPr="007A06F5">
        <w:rPr>
          <w:lang w:val="la-Latn"/>
        </w:rPr>
        <w:t xml:space="preserve">Et si verisimilibus exinde </w:t>
      </w:r>
      <w:r w:rsidRPr="007A06F5">
        <w:rPr>
          <w:lang w:val="la-Latn"/>
        </w:rPr>
        <w:t>suspitionibus fuerit propulsatus et p canonice nequiverit approbari</w:t>
      </w:r>
      <w:r w:rsidR="00360346" w:rsidRPr="007A06F5">
        <w:rPr>
          <w:lang w:val="la-Latn"/>
        </w:rPr>
        <w:t xml:space="preserve">, </w:t>
      </w:r>
      <w:r w:rsidR="003600C7" w:rsidRPr="007A06F5">
        <w:rPr>
          <w:lang w:val="la-Latn"/>
        </w:rPr>
        <w:t>secundum sancto</w:t>
      </w:r>
      <w:r w:rsidRPr="007A06F5">
        <w:rPr>
          <w:lang w:val="la-Latn"/>
        </w:rPr>
        <w:t>rum patrum statuta se purgare</w:t>
      </w:r>
      <w:r w:rsidR="00360346" w:rsidRPr="007A06F5">
        <w:rPr>
          <w:lang w:val="la-Latn"/>
        </w:rPr>
        <w:t xml:space="preserve"> </w:t>
      </w:r>
      <w:r w:rsidRPr="007A06F5">
        <w:rPr>
          <w:lang w:val="la-Latn"/>
        </w:rPr>
        <w:t>cogatur</w:t>
      </w:r>
      <w:r w:rsidR="008E2A6B" w:rsidRPr="007A06F5">
        <w:rPr>
          <w:lang w:val="la-Latn"/>
        </w:rPr>
        <w:t xml:space="preserve">. </w:t>
      </w:r>
    </w:p>
    <w:p w14:paraId="2A53491D" w14:textId="048340F0" w:rsidR="00AA1999" w:rsidRPr="007A06F5" w:rsidRDefault="00AA1999" w:rsidP="00AA1999">
      <w:pPr>
        <w:pStyle w:val="Normlnweb"/>
        <w:rPr>
          <w:lang w:val="la-Latn"/>
        </w:rPr>
      </w:pPr>
      <w:r w:rsidRPr="007A06F5">
        <w:rPr>
          <w:lang w:val="la-Latn"/>
        </w:rPr>
        <w:t>69</w:t>
      </w:r>
      <w:r w:rsidR="008E2A6B" w:rsidRPr="007A06F5">
        <w:rPr>
          <w:lang w:val="la-Latn"/>
        </w:rPr>
        <w:t xml:space="preserve">. </w:t>
      </w:r>
      <w:r w:rsidRPr="007A06F5">
        <w:rPr>
          <w:lang w:val="la-Latn"/>
        </w:rPr>
        <w:t>Is r</w:t>
      </w:r>
      <w:r w:rsidR="00360346" w:rsidRPr="007A06F5">
        <w:rPr>
          <w:lang w:val="la-Latn"/>
        </w:rPr>
        <w:t xml:space="preserve">, </w:t>
      </w:r>
      <w:r w:rsidRPr="007A06F5">
        <w:rPr>
          <w:lang w:val="la-Latn"/>
        </w:rPr>
        <w:t>qui vivente marito coniugem illius adulterasse ac</w:t>
      </w:r>
      <w:r w:rsidR="003600C7" w:rsidRPr="007A06F5">
        <w:rPr>
          <w:lang w:val="la-Latn"/>
        </w:rPr>
        <w:t xml:space="preserve">cusatur et eo in proximo </w:t>
      </w:r>
      <w:r w:rsidRPr="007A06F5">
        <w:rPr>
          <w:lang w:val="la-Latn"/>
        </w:rPr>
        <w:t>defuncto eandem sumpsisse dinoscitur</w:t>
      </w:r>
      <w:r w:rsidR="00360346" w:rsidRPr="007A06F5">
        <w:rPr>
          <w:lang w:val="la-Latn"/>
        </w:rPr>
        <w:t xml:space="preserve">, </w:t>
      </w:r>
      <w:r w:rsidRPr="007A06F5">
        <w:rPr>
          <w:lang w:val="la-Latn"/>
        </w:rPr>
        <w:t>omnimodis publicae penitentiae subigatur</w:t>
      </w:r>
      <w:r w:rsidR="008E2A6B" w:rsidRPr="007A06F5">
        <w:rPr>
          <w:lang w:val="la-Latn"/>
        </w:rPr>
        <w:t xml:space="preserve">. </w:t>
      </w:r>
      <w:r w:rsidRPr="007A06F5">
        <w:rPr>
          <w:lang w:val="la-Latn"/>
        </w:rPr>
        <w:t>/ De quo etiam post penitentiam praefata s</w:t>
      </w:r>
      <w:r w:rsidR="00360346" w:rsidRPr="007A06F5">
        <w:rPr>
          <w:lang w:val="la-Latn"/>
        </w:rPr>
        <w:t xml:space="preserve">, </w:t>
      </w:r>
      <w:r w:rsidRPr="007A06F5">
        <w:rPr>
          <w:lang w:val="la-Latn"/>
        </w:rPr>
        <w:t>si expedierit</w:t>
      </w:r>
      <w:r w:rsidR="00360346" w:rsidRPr="007A06F5">
        <w:rPr>
          <w:lang w:val="la-Latn"/>
        </w:rPr>
        <w:t xml:space="preserve">, </w:t>
      </w:r>
      <w:r w:rsidRPr="007A06F5">
        <w:rPr>
          <w:lang w:val="la-Latn"/>
        </w:rPr>
        <w:t>servabitur regula</w:t>
      </w:r>
      <w:r w:rsidR="00360346" w:rsidRPr="007A06F5">
        <w:rPr>
          <w:lang w:val="la-Latn"/>
        </w:rPr>
        <w:t xml:space="preserve">, </w:t>
      </w:r>
      <w:r w:rsidR="003600C7" w:rsidRPr="007A06F5">
        <w:rPr>
          <w:lang w:val="la-Latn"/>
        </w:rPr>
        <w:t xml:space="preserve">nisi forte </w:t>
      </w:r>
      <w:r w:rsidRPr="007A06F5">
        <w:rPr>
          <w:lang w:val="la-Latn"/>
        </w:rPr>
        <w:t>isdem</w:t>
      </w:r>
      <w:r w:rsidR="00360346" w:rsidRPr="007A06F5">
        <w:rPr>
          <w:lang w:val="la-Latn"/>
        </w:rPr>
        <w:t xml:space="preserve"> </w:t>
      </w:r>
      <w:r w:rsidRPr="007A06F5">
        <w:rPr>
          <w:lang w:val="la-Latn"/>
        </w:rPr>
        <w:t>aut mulier virum</w:t>
      </w:r>
      <w:r w:rsidR="00360346" w:rsidRPr="007A06F5">
        <w:rPr>
          <w:lang w:val="la-Latn"/>
        </w:rPr>
        <w:t xml:space="preserve">, </w:t>
      </w:r>
      <w:r w:rsidRPr="007A06F5">
        <w:rPr>
          <w:lang w:val="la-Latn"/>
        </w:rPr>
        <w:t>qui mortuus fuerit</w:t>
      </w:r>
      <w:r w:rsidR="00360346" w:rsidRPr="007A06F5">
        <w:rPr>
          <w:lang w:val="la-Latn"/>
        </w:rPr>
        <w:t xml:space="preserve">, </w:t>
      </w:r>
      <w:r w:rsidRPr="007A06F5">
        <w:rPr>
          <w:lang w:val="la-Latn"/>
        </w:rPr>
        <w:t>occid</w:t>
      </w:r>
      <w:r w:rsidR="003600C7" w:rsidRPr="007A06F5">
        <w:rPr>
          <w:lang w:val="la-Latn"/>
        </w:rPr>
        <w:t xml:space="preserve">isse notentur aut propinquitas </w:t>
      </w:r>
      <w:r w:rsidRPr="007A06F5">
        <w:rPr>
          <w:lang w:val="la-Latn"/>
        </w:rPr>
        <w:t>vel alia quaelibet actio criminalis impediat</w:t>
      </w:r>
      <w:r w:rsidR="008E2A6B" w:rsidRPr="007A06F5">
        <w:rPr>
          <w:lang w:val="la-Latn"/>
        </w:rPr>
        <w:t xml:space="preserve">. </w:t>
      </w:r>
      <w:r w:rsidRPr="007A06F5">
        <w:rPr>
          <w:lang w:val="la-Latn"/>
        </w:rPr>
        <w:t>Quodsi probatum fuerit</w:t>
      </w:r>
      <w:r w:rsidR="00360346" w:rsidRPr="007A06F5">
        <w:rPr>
          <w:lang w:val="la-Latn"/>
        </w:rPr>
        <w:t xml:space="preserve">, </w:t>
      </w:r>
      <w:r w:rsidR="003600C7" w:rsidRPr="007A06F5">
        <w:rPr>
          <w:lang w:val="la-Latn"/>
        </w:rPr>
        <w:t xml:space="preserve">sine ulla spe </w:t>
      </w:r>
      <w:r w:rsidRPr="007A06F5">
        <w:rPr>
          <w:lang w:val="la-Latn"/>
        </w:rPr>
        <w:t>coniugii</w:t>
      </w:r>
      <w:r w:rsidR="00360346" w:rsidRPr="007A06F5">
        <w:rPr>
          <w:lang w:val="la-Latn"/>
        </w:rPr>
        <w:t xml:space="preserve"> </w:t>
      </w:r>
      <w:r w:rsidRPr="007A06F5">
        <w:rPr>
          <w:lang w:val="la-Latn"/>
        </w:rPr>
        <w:t>cum penitentia</w:t>
      </w:r>
      <w:r w:rsidR="00360346" w:rsidRPr="007A06F5">
        <w:rPr>
          <w:lang w:val="la-Latn"/>
        </w:rPr>
        <w:t xml:space="preserve"> </w:t>
      </w:r>
      <w:r w:rsidRPr="007A06F5">
        <w:rPr>
          <w:lang w:val="la-Latn"/>
        </w:rPr>
        <w:t>perpetuo maneant</w:t>
      </w:r>
      <w:r w:rsidR="008E2A6B" w:rsidRPr="007A06F5">
        <w:rPr>
          <w:lang w:val="la-Latn"/>
        </w:rPr>
        <w:t xml:space="preserve">. </w:t>
      </w:r>
      <w:r w:rsidRPr="007A06F5">
        <w:rPr>
          <w:lang w:val="la-Latn"/>
        </w:rPr>
        <w:t xml:space="preserve">Si </w:t>
      </w:r>
      <w:r w:rsidR="003600C7" w:rsidRPr="007A06F5">
        <w:rPr>
          <w:lang w:val="la-Latn"/>
        </w:rPr>
        <w:t>autem negaverit se eandem femi</w:t>
      </w:r>
      <w:r w:rsidRPr="007A06F5">
        <w:rPr>
          <w:lang w:val="la-Latn"/>
        </w:rPr>
        <w:t xml:space="preserve">nam vivente marito nequaquam adulterasse et praefati </w:t>
      </w:r>
      <w:r w:rsidR="003600C7" w:rsidRPr="007A06F5">
        <w:rPr>
          <w:lang w:val="la-Latn"/>
        </w:rPr>
        <w:t xml:space="preserve">homicidii nemo eorum reus </w:t>
      </w:r>
      <w:r w:rsidRPr="007A06F5">
        <w:rPr>
          <w:lang w:val="la-Latn"/>
        </w:rPr>
        <w:t>extiterit et probatis testibus neuter eorum convinci potuerit</w:t>
      </w:r>
      <w:r w:rsidR="00360346" w:rsidRPr="007A06F5">
        <w:rPr>
          <w:lang w:val="la-Latn"/>
        </w:rPr>
        <w:t xml:space="preserve">, </w:t>
      </w:r>
      <w:r w:rsidR="003600C7" w:rsidRPr="007A06F5">
        <w:rPr>
          <w:lang w:val="la-Latn"/>
        </w:rPr>
        <w:t>purgent legaliter fa</w:t>
      </w:r>
      <w:r w:rsidRPr="007A06F5">
        <w:rPr>
          <w:lang w:val="la-Latn"/>
        </w:rPr>
        <w:t>mam suae opinionis et sumpto utantur coniugio</w:t>
      </w:r>
      <w:r w:rsidR="00360346" w:rsidRPr="007A06F5">
        <w:rPr>
          <w:lang w:val="la-Latn"/>
        </w:rPr>
        <w:t xml:space="preserve">, </w:t>
      </w:r>
      <w:r w:rsidRPr="007A06F5">
        <w:rPr>
          <w:lang w:val="la-Latn"/>
        </w:rPr>
        <w:t>si alia</w:t>
      </w:r>
      <w:r w:rsidR="00360346" w:rsidRPr="007A06F5">
        <w:rPr>
          <w:lang w:val="la-Latn"/>
        </w:rPr>
        <w:t xml:space="preserve">, </w:t>
      </w:r>
      <w:r w:rsidRPr="007A06F5">
        <w:rPr>
          <w:lang w:val="la-Latn"/>
        </w:rPr>
        <w:t>ut diximus</w:t>
      </w:r>
      <w:r w:rsidR="00360346" w:rsidRPr="007A06F5">
        <w:rPr>
          <w:lang w:val="la-Latn"/>
        </w:rPr>
        <w:t xml:space="preserve">, </w:t>
      </w:r>
      <w:r w:rsidR="003600C7" w:rsidRPr="007A06F5">
        <w:rPr>
          <w:lang w:val="la-Latn"/>
        </w:rPr>
        <w:t>non prae</w:t>
      </w:r>
      <w:r w:rsidRPr="007A06F5">
        <w:rPr>
          <w:lang w:val="la-Latn"/>
        </w:rPr>
        <w:t>pedit</w:t>
      </w:r>
      <w:r w:rsidR="00360346" w:rsidRPr="007A06F5">
        <w:rPr>
          <w:lang w:val="la-Latn"/>
        </w:rPr>
        <w:t xml:space="preserve"> </w:t>
      </w:r>
      <w:r w:rsidRPr="007A06F5">
        <w:rPr>
          <w:lang w:val="la-Latn"/>
        </w:rPr>
        <w:t>ratio</w:t>
      </w:r>
      <w:r w:rsidR="008E2A6B" w:rsidRPr="007A06F5">
        <w:rPr>
          <w:lang w:val="la-Latn"/>
        </w:rPr>
        <w:t xml:space="preserve">. </w:t>
      </w:r>
    </w:p>
    <w:p w14:paraId="140FE6B7" w14:textId="5BF61ED4" w:rsidR="00AA1999" w:rsidRPr="007A06F5" w:rsidRDefault="00AA1999" w:rsidP="00AA1999">
      <w:pPr>
        <w:pStyle w:val="Normlnweb"/>
        <w:rPr>
          <w:lang w:val="la-Latn"/>
        </w:rPr>
      </w:pPr>
      <w:r w:rsidRPr="007A06F5">
        <w:rPr>
          <w:lang w:val="la-Latn"/>
        </w:rPr>
        <w:t>70</w:t>
      </w:r>
      <w:r w:rsidR="008E2A6B" w:rsidRPr="007A06F5">
        <w:rPr>
          <w:lang w:val="la-Latn"/>
        </w:rPr>
        <w:t xml:space="preserve">. </w:t>
      </w:r>
      <w:r w:rsidRPr="007A06F5">
        <w:rPr>
          <w:lang w:val="la-Latn"/>
        </w:rPr>
        <w:t>Ut z illae</w:t>
      </w:r>
      <w:r w:rsidR="00360346" w:rsidRPr="007A06F5">
        <w:rPr>
          <w:lang w:val="la-Latn"/>
        </w:rPr>
        <w:t xml:space="preserve">, </w:t>
      </w:r>
      <w:r w:rsidRPr="007A06F5">
        <w:rPr>
          <w:lang w:val="la-Latn"/>
        </w:rPr>
        <w:t>quae quasi sanctimoniales sub a ve</w:t>
      </w:r>
      <w:r w:rsidR="003600C7" w:rsidRPr="007A06F5">
        <w:rPr>
          <w:lang w:val="la-Latn"/>
        </w:rPr>
        <w:t>lamine religionis degere cogno</w:t>
      </w:r>
      <w:r w:rsidRPr="007A06F5">
        <w:rPr>
          <w:lang w:val="la-Latn"/>
        </w:rPr>
        <w:t>scuntur b</w:t>
      </w:r>
      <w:r w:rsidR="00360346" w:rsidRPr="007A06F5">
        <w:rPr>
          <w:lang w:val="la-Latn"/>
        </w:rPr>
        <w:t xml:space="preserve">, </w:t>
      </w:r>
      <w:r w:rsidRPr="007A06F5">
        <w:rPr>
          <w:lang w:val="la-Latn"/>
        </w:rPr>
        <w:t>sed potius iuxta</w:t>
      </w:r>
      <w:r w:rsidR="00360346" w:rsidRPr="007A06F5">
        <w:rPr>
          <w:lang w:val="la-Latn"/>
        </w:rPr>
        <w:t xml:space="preserve"> </w:t>
      </w:r>
      <w:r w:rsidRPr="007A06F5">
        <w:rPr>
          <w:lang w:val="la-Latn"/>
        </w:rPr>
        <w:t>apostolum</w:t>
      </w:r>
      <w:r w:rsidR="00360346" w:rsidRPr="007A06F5">
        <w:rPr>
          <w:lang w:val="la-Latn"/>
        </w:rPr>
        <w:t xml:space="preserve"> </w:t>
      </w:r>
      <w:r w:rsidRPr="007A06F5">
        <w:rPr>
          <w:lang w:val="la-Latn"/>
        </w:rPr>
        <w:t>in deliciis vive</w:t>
      </w:r>
      <w:r w:rsidR="003600C7" w:rsidRPr="007A06F5">
        <w:rPr>
          <w:lang w:val="la-Latn"/>
        </w:rPr>
        <w:t xml:space="preserve">ntes mortuae in divinis oculis </w:t>
      </w:r>
      <w:r w:rsidRPr="007A06F5">
        <w:rPr>
          <w:lang w:val="la-Latn"/>
        </w:rPr>
        <w:t>computantur</w:t>
      </w:r>
      <w:r w:rsidR="00360346" w:rsidRPr="007A06F5">
        <w:rPr>
          <w:lang w:val="la-Latn"/>
        </w:rPr>
        <w:t xml:space="preserve"> </w:t>
      </w:r>
      <w:r w:rsidRPr="007A06F5">
        <w:rPr>
          <w:lang w:val="la-Latn"/>
        </w:rPr>
        <w:t>libidinibusque et ceteris carnis e voluptatibus inservire accusantur</w:t>
      </w:r>
      <w:r w:rsidR="00360346" w:rsidRPr="007A06F5">
        <w:rPr>
          <w:lang w:val="la-Latn"/>
        </w:rPr>
        <w:t xml:space="preserve">, </w:t>
      </w:r>
      <w:r w:rsidRPr="007A06F5">
        <w:rPr>
          <w:lang w:val="la-Latn"/>
        </w:rPr>
        <w:t>si manifeste detegi potuerint</w:t>
      </w:r>
      <w:r w:rsidR="00360346" w:rsidRPr="007A06F5">
        <w:rPr>
          <w:lang w:val="la-Latn"/>
        </w:rPr>
        <w:t xml:space="preserve">, </w:t>
      </w:r>
      <w:r w:rsidRPr="007A06F5">
        <w:rPr>
          <w:lang w:val="la-Latn"/>
        </w:rPr>
        <w:t xml:space="preserve">episcopali </w:t>
      </w:r>
      <w:r w:rsidR="00524CAA" w:rsidRPr="00524CAA">
        <w:rPr>
          <w:b/>
          <w:lang w:val="la-Latn"/>
        </w:rPr>
        <w:t>auctorit</w:t>
      </w:r>
      <w:r w:rsidRPr="007A06F5">
        <w:rPr>
          <w:lang w:val="la-Latn"/>
        </w:rPr>
        <w:t>ate et re</w:t>
      </w:r>
      <w:r w:rsidR="003600C7" w:rsidRPr="007A06F5">
        <w:rPr>
          <w:lang w:val="la-Latn"/>
        </w:rPr>
        <w:t xml:space="preserve">gia potestate in talibus locis </w:t>
      </w:r>
      <w:r w:rsidRPr="007A06F5">
        <w:rPr>
          <w:lang w:val="la-Latn"/>
        </w:rPr>
        <w:t>residere sub testimonio religioso cogantur</w:t>
      </w:r>
      <w:r w:rsidR="00360346" w:rsidRPr="007A06F5">
        <w:rPr>
          <w:lang w:val="la-Latn"/>
        </w:rPr>
        <w:t xml:space="preserve">, </w:t>
      </w:r>
      <w:r w:rsidRPr="007A06F5">
        <w:rPr>
          <w:lang w:val="la-Latn"/>
        </w:rPr>
        <w:t>ubi penitentiam</w:t>
      </w:r>
      <w:r w:rsidR="00360346" w:rsidRPr="007A06F5">
        <w:rPr>
          <w:lang w:val="la-Latn"/>
        </w:rPr>
        <w:t xml:space="preserve"> </w:t>
      </w:r>
      <w:r w:rsidRPr="007A06F5">
        <w:rPr>
          <w:lang w:val="la-Latn"/>
        </w:rPr>
        <w:t>si fecerint</w:t>
      </w:r>
      <w:r w:rsidR="00360346" w:rsidRPr="007A06F5">
        <w:rPr>
          <w:lang w:val="la-Latn"/>
        </w:rPr>
        <w:t xml:space="preserve"> </w:t>
      </w:r>
      <w:r w:rsidRPr="007A06F5">
        <w:rPr>
          <w:lang w:val="la-Latn"/>
        </w:rPr>
        <w:t>dignam</w:t>
      </w:r>
      <w:r w:rsidR="00360346" w:rsidRPr="007A06F5">
        <w:rPr>
          <w:lang w:val="la-Latn"/>
        </w:rPr>
        <w:t xml:space="preserve">, </w:t>
      </w:r>
      <w:r w:rsidR="003600C7" w:rsidRPr="007A06F5">
        <w:rPr>
          <w:lang w:val="la-Latn"/>
        </w:rPr>
        <w:t>asse</w:t>
      </w:r>
      <w:r w:rsidRPr="007A06F5">
        <w:rPr>
          <w:lang w:val="la-Latn"/>
        </w:rPr>
        <w:t>quantur etiam</w:t>
      </w:r>
      <w:r w:rsidR="00360346" w:rsidRPr="007A06F5">
        <w:rPr>
          <w:lang w:val="la-Latn"/>
        </w:rPr>
        <w:t xml:space="preserve"> </w:t>
      </w:r>
      <w:r w:rsidRPr="007A06F5">
        <w:rPr>
          <w:lang w:val="la-Latn"/>
        </w:rPr>
        <w:t>fructuosam</w:t>
      </w:r>
      <w:r w:rsidR="008E2A6B" w:rsidRPr="007A06F5">
        <w:rPr>
          <w:lang w:val="la-Latn"/>
        </w:rPr>
        <w:t xml:space="preserve">; </w:t>
      </w:r>
      <w:r w:rsidRPr="007A06F5">
        <w:rPr>
          <w:lang w:val="la-Latn"/>
        </w:rPr>
        <w:t>si autem manifeste detegi non valuerint</w:t>
      </w:r>
      <w:r w:rsidR="00360346" w:rsidRPr="007A06F5">
        <w:rPr>
          <w:lang w:val="la-Latn"/>
        </w:rPr>
        <w:t xml:space="preserve">, </w:t>
      </w:r>
      <w:r w:rsidR="003600C7" w:rsidRPr="007A06F5">
        <w:rPr>
          <w:lang w:val="la-Latn"/>
        </w:rPr>
        <w:t>erga eccle</w:t>
      </w:r>
      <w:r w:rsidRPr="007A06F5">
        <w:rPr>
          <w:lang w:val="la-Latn"/>
        </w:rPr>
        <w:t>siam</w:t>
      </w:r>
      <w:r w:rsidR="00360346" w:rsidRPr="007A06F5">
        <w:rPr>
          <w:lang w:val="la-Latn"/>
        </w:rPr>
        <w:t xml:space="preserve"> </w:t>
      </w:r>
      <w:r w:rsidRPr="007A06F5">
        <w:rPr>
          <w:lang w:val="la-Latn"/>
        </w:rPr>
        <w:t>suae opinionis malam famam legaliter purgare cogantur et</w:t>
      </w:r>
      <w:r w:rsidR="00360346" w:rsidRPr="007A06F5">
        <w:rPr>
          <w:lang w:val="la-Latn"/>
        </w:rPr>
        <w:t xml:space="preserve">, </w:t>
      </w:r>
      <w:r w:rsidR="003600C7" w:rsidRPr="007A06F5">
        <w:rPr>
          <w:lang w:val="la-Latn"/>
        </w:rPr>
        <w:t xml:space="preserve">ut religiosius de </w:t>
      </w:r>
      <w:r w:rsidRPr="007A06F5">
        <w:rPr>
          <w:lang w:val="la-Latn"/>
        </w:rPr>
        <w:t>cetero vivant i</w:t>
      </w:r>
      <w:r w:rsidR="00360346" w:rsidRPr="007A06F5">
        <w:rPr>
          <w:lang w:val="la-Latn"/>
        </w:rPr>
        <w:t xml:space="preserve">, </w:t>
      </w:r>
      <w:r w:rsidRPr="007A06F5">
        <w:rPr>
          <w:lang w:val="la-Latn"/>
        </w:rPr>
        <w:t xml:space="preserve">episcopali decreto et regia potestate coerceantur *. </w:t>
      </w:r>
    </w:p>
    <w:p w14:paraId="4B6C0B1D" w14:textId="7BD9D9A0" w:rsidR="00AA1999" w:rsidRPr="007A06F5" w:rsidRDefault="00AA1999" w:rsidP="00AA1999">
      <w:pPr>
        <w:pStyle w:val="Normlnweb"/>
        <w:rPr>
          <w:lang w:val="la-Latn"/>
        </w:rPr>
      </w:pPr>
      <w:r w:rsidRPr="007A06F5">
        <w:rPr>
          <w:lang w:val="la-Latn"/>
        </w:rPr>
        <w:t>71</w:t>
      </w:r>
      <w:r w:rsidR="008E2A6B" w:rsidRPr="007A06F5">
        <w:rPr>
          <w:lang w:val="la-Latn"/>
        </w:rPr>
        <w:t xml:space="preserve">. </w:t>
      </w:r>
      <w:r w:rsidRPr="007A06F5">
        <w:rPr>
          <w:lang w:val="la-Latn"/>
        </w:rPr>
        <w:t xml:space="preserve">Ut </w:t>
      </w:r>
      <w:r w:rsidR="00524CAA" w:rsidRPr="00524CAA">
        <w:rPr>
          <w:b/>
          <w:lang w:val="la-Latn"/>
        </w:rPr>
        <w:t>auctorit</w:t>
      </w:r>
      <w:r w:rsidRPr="007A06F5">
        <w:rPr>
          <w:lang w:val="la-Latn"/>
        </w:rPr>
        <w:t>atem sigillo regio roboratam mo</w:t>
      </w:r>
      <w:r w:rsidR="003600C7" w:rsidRPr="007A06F5">
        <w:rPr>
          <w:lang w:val="la-Latn"/>
        </w:rPr>
        <w:t xml:space="preserve">re tractoriae christianissimus </w:t>
      </w:r>
      <w:r w:rsidRPr="007A06F5">
        <w:rPr>
          <w:lang w:val="la-Latn"/>
        </w:rPr>
        <w:t>princeps singulis donet episcopis</w:t>
      </w:r>
      <w:r w:rsidR="00360346" w:rsidRPr="007A06F5">
        <w:rPr>
          <w:lang w:val="la-Latn"/>
        </w:rPr>
        <w:t xml:space="preserve">, </w:t>
      </w:r>
      <w:r w:rsidRPr="007A06F5">
        <w:rPr>
          <w:lang w:val="la-Latn"/>
        </w:rPr>
        <w:t>quam quisq</w:t>
      </w:r>
      <w:r w:rsidR="003600C7" w:rsidRPr="007A06F5">
        <w:rPr>
          <w:lang w:val="la-Latn"/>
        </w:rPr>
        <w:t>ue episcoporum penes se habeat</w:t>
      </w:r>
      <w:r w:rsidR="008E2A6B" w:rsidRPr="007A06F5">
        <w:rPr>
          <w:lang w:val="la-Latn"/>
        </w:rPr>
        <w:t xml:space="preserve">, </w:t>
      </w:r>
      <w:r w:rsidRPr="007A06F5">
        <w:rPr>
          <w:lang w:val="la-Latn"/>
        </w:rPr>
        <w:t>ut</w:t>
      </w:r>
      <w:r w:rsidR="00360346" w:rsidRPr="007A06F5">
        <w:rPr>
          <w:lang w:val="la-Latn"/>
        </w:rPr>
        <w:t xml:space="preserve">, </w:t>
      </w:r>
      <w:r w:rsidRPr="007A06F5">
        <w:rPr>
          <w:lang w:val="la-Latn"/>
        </w:rPr>
        <w:t>quando ei</w:t>
      </w:r>
      <w:r w:rsidR="00360346" w:rsidRPr="007A06F5">
        <w:rPr>
          <w:lang w:val="la-Latn"/>
        </w:rPr>
        <w:t xml:space="preserve"> </w:t>
      </w:r>
      <w:r w:rsidRPr="007A06F5">
        <w:rPr>
          <w:lang w:val="la-Latn"/>
        </w:rPr>
        <w:t>necesse fuerit</w:t>
      </w:r>
      <w:r w:rsidR="00360346" w:rsidRPr="007A06F5">
        <w:rPr>
          <w:lang w:val="la-Latn"/>
        </w:rPr>
        <w:t xml:space="preserve">, </w:t>
      </w:r>
      <w:r w:rsidRPr="007A06F5">
        <w:rPr>
          <w:lang w:val="la-Latn"/>
        </w:rPr>
        <w:t xml:space="preserve">per eandem </w:t>
      </w:r>
      <w:r w:rsidR="00524CAA" w:rsidRPr="00524CAA">
        <w:rPr>
          <w:b/>
          <w:lang w:val="la-Latn"/>
        </w:rPr>
        <w:t>auctorit</w:t>
      </w:r>
      <w:r w:rsidRPr="007A06F5">
        <w:rPr>
          <w:lang w:val="la-Latn"/>
        </w:rPr>
        <w:t>atem reipublicae ministros conveniat</w:t>
      </w:r>
      <w:r w:rsidR="00360346" w:rsidRPr="007A06F5">
        <w:rPr>
          <w:lang w:val="la-Latn"/>
        </w:rPr>
        <w:t xml:space="preserve">, </w:t>
      </w:r>
      <w:r w:rsidRPr="007A06F5">
        <w:rPr>
          <w:lang w:val="la-Latn"/>
        </w:rPr>
        <w:t>ut  ipsi</w:t>
      </w:r>
      <w:r w:rsidR="00360346" w:rsidRPr="007A06F5">
        <w:rPr>
          <w:lang w:val="la-Latn"/>
        </w:rPr>
        <w:t xml:space="preserve">, </w:t>
      </w:r>
      <w:r w:rsidRPr="007A06F5">
        <w:rPr>
          <w:lang w:val="la-Latn"/>
        </w:rPr>
        <w:t>in quibuscumque civili indiguerit adiutorio</w:t>
      </w:r>
      <w:r w:rsidR="00360346" w:rsidRPr="007A06F5">
        <w:rPr>
          <w:lang w:val="la-Latn"/>
        </w:rPr>
        <w:t xml:space="preserve">, </w:t>
      </w:r>
      <w:r w:rsidRPr="007A06F5">
        <w:rPr>
          <w:lang w:val="la-Latn"/>
        </w:rPr>
        <w:t>reipublicae ministris</w:t>
      </w:r>
      <w:r w:rsidR="00360346" w:rsidRPr="007A06F5">
        <w:rPr>
          <w:lang w:val="la-Latn"/>
        </w:rPr>
        <w:t xml:space="preserve"> </w:t>
      </w:r>
      <w:r w:rsidR="003600C7" w:rsidRPr="007A06F5">
        <w:rPr>
          <w:lang w:val="la-Latn"/>
        </w:rPr>
        <w:t xml:space="preserve">concur </w:t>
      </w:r>
      <w:r w:rsidRPr="007A06F5">
        <w:rPr>
          <w:lang w:val="la-Latn"/>
        </w:rPr>
        <w:t>rentibus suum</w:t>
      </w:r>
      <w:r w:rsidR="00360346" w:rsidRPr="007A06F5">
        <w:rPr>
          <w:lang w:val="la-Latn"/>
        </w:rPr>
        <w:t xml:space="preserve">, </w:t>
      </w:r>
      <w:r w:rsidRPr="007A06F5">
        <w:rPr>
          <w:lang w:val="la-Latn"/>
        </w:rPr>
        <w:t>immo divinum</w:t>
      </w:r>
      <w:r w:rsidR="00360346" w:rsidRPr="007A06F5">
        <w:rPr>
          <w:lang w:val="la-Latn"/>
        </w:rPr>
        <w:t xml:space="preserve">, </w:t>
      </w:r>
      <w:r w:rsidRPr="007A06F5">
        <w:rPr>
          <w:lang w:val="la-Latn"/>
        </w:rPr>
        <w:t>possit rite peragere ministerium</w:t>
      </w:r>
      <w:r w:rsidR="008E2A6B" w:rsidRPr="007A06F5">
        <w:rPr>
          <w:lang w:val="la-Latn"/>
        </w:rPr>
        <w:t xml:space="preserve">. </w:t>
      </w:r>
    </w:p>
    <w:p w14:paraId="2BD52EDF" w14:textId="650185DD" w:rsidR="00AA1999" w:rsidRPr="007A06F5" w:rsidRDefault="003600C7" w:rsidP="00AA1999">
      <w:pPr>
        <w:pStyle w:val="Normlnweb"/>
        <w:rPr>
          <w:lang w:val="la-Latn"/>
        </w:rPr>
      </w:pPr>
      <w:r w:rsidRPr="007A06F5">
        <w:rPr>
          <w:lang w:val="la-Latn"/>
        </w:rPr>
        <w:t>72</w:t>
      </w:r>
      <w:r w:rsidR="008E2A6B" w:rsidRPr="007A06F5">
        <w:rPr>
          <w:lang w:val="la-Latn"/>
        </w:rPr>
        <w:t xml:space="preserve">. </w:t>
      </w:r>
      <w:r w:rsidRPr="007A06F5">
        <w:rPr>
          <w:lang w:val="la-Latn"/>
        </w:rPr>
        <w:t>Ut</w:t>
      </w:r>
      <w:r w:rsidR="00AA1999" w:rsidRPr="007A06F5">
        <w:rPr>
          <w:lang w:val="la-Latn"/>
        </w:rPr>
        <w:t xml:space="preserve"> nemo quemlibet</w:t>
      </w:r>
      <w:r w:rsidR="00360346" w:rsidRPr="007A06F5">
        <w:rPr>
          <w:lang w:val="la-Latn"/>
        </w:rPr>
        <w:t xml:space="preserve"> </w:t>
      </w:r>
      <w:r w:rsidR="00AA1999" w:rsidRPr="007A06F5">
        <w:rPr>
          <w:lang w:val="la-Latn"/>
        </w:rPr>
        <w:t>mortuum in ecclesia quasi hereditario iure</w:t>
      </w:r>
      <w:r w:rsidR="00360346" w:rsidRPr="007A06F5">
        <w:rPr>
          <w:lang w:val="la-Latn"/>
        </w:rPr>
        <w:t xml:space="preserve">, </w:t>
      </w:r>
      <w:r w:rsidRPr="007A06F5">
        <w:rPr>
          <w:lang w:val="la-Latn"/>
        </w:rPr>
        <w:t xml:space="preserve">nisi </w:t>
      </w:r>
      <w:r w:rsidR="00AA1999" w:rsidRPr="007A06F5">
        <w:rPr>
          <w:lang w:val="la-Latn"/>
        </w:rPr>
        <w:t>quem episcopus aut presbyter pro qualitate conversationis et vitae dignum</w:t>
      </w:r>
      <w:r w:rsidR="00360346" w:rsidRPr="007A06F5">
        <w:rPr>
          <w:lang w:val="la-Latn"/>
        </w:rPr>
        <w:t xml:space="preserve"> </w:t>
      </w:r>
      <w:r w:rsidR="00AA1999" w:rsidRPr="007A06F5">
        <w:rPr>
          <w:lang w:val="la-Latn"/>
        </w:rPr>
        <w:t>duxerit</w:t>
      </w:r>
      <w:r w:rsidR="00360346" w:rsidRPr="007A06F5">
        <w:rPr>
          <w:lang w:val="la-Latn"/>
        </w:rPr>
        <w:t xml:space="preserve">, </w:t>
      </w:r>
      <w:r w:rsidR="00AA1999" w:rsidRPr="007A06F5">
        <w:rPr>
          <w:lang w:val="la-Latn"/>
        </w:rPr>
        <w:t>sepelire praesumat nec quisquam</w:t>
      </w:r>
      <w:r w:rsidR="00360346" w:rsidRPr="007A06F5">
        <w:rPr>
          <w:lang w:val="la-Latn"/>
        </w:rPr>
        <w:t xml:space="preserve"> </w:t>
      </w:r>
      <w:r w:rsidR="00AA1999" w:rsidRPr="007A06F5">
        <w:rPr>
          <w:lang w:val="la-Latn"/>
        </w:rPr>
        <w:t>ossa cuiuslibet mor</w:t>
      </w:r>
      <w:r w:rsidRPr="007A06F5">
        <w:rPr>
          <w:lang w:val="la-Latn"/>
        </w:rPr>
        <w:t>tui de sepulcro suo eicere</w:t>
      </w:r>
      <w:r w:rsidR="00360346" w:rsidRPr="007A06F5">
        <w:rPr>
          <w:lang w:val="la-Latn"/>
        </w:rPr>
        <w:t xml:space="preserve">, </w:t>
      </w:r>
      <w:r w:rsidR="00AA1999" w:rsidRPr="007A06F5">
        <w:rPr>
          <w:lang w:val="la-Latn"/>
        </w:rPr>
        <w:t>aut sepulturam cuiusquam</w:t>
      </w:r>
      <w:r w:rsidR="00360346" w:rsidRPr="007A06F5">
        <w:rPr>
          <w:lang w:val="la-Latn"/>
        </w:rPr>
        <w:t xml:space="preserve"> </w:t>
      </w:r>
      <w:r w:rsidR="00AA1999" w:rsidRPr="007A06F5">
        <w:rPr>
          <w:lang w:val="la-Latn"/>
        </w:rPr>
        <w:t>temerario ausu</w:t>
      </w:r>
      <w:r w:rsidR="00360346" w:rsidRPr="007A06F5">
        <w:rPr>
          <w:lang w:val="la-Latn"/>
        </w:rPr>
        <w:t xml:space="preserve"> </w:t>
      </w:r>
      <w:r w:rsidR="00AA1999" w:rsidRPr="007A06F5">
        <w:rPr>
          <w:lang w:val="la-Latn"/>
        </w:rPr>
        <w:t>quoquo</w:t>
      </w:r>
      <w:r w:rsidR="00360346" w:rsidRPr="007A06F5">
        <w:rPr>
          <w:lang w:val="la-Latn"/>
        </w:rPr>
        <w:t xml:space="preserve"> </w:t>
      </w:r>
      <w:r w:rsidR="00AA1999" w:rsidRPr="007A06F5">
        <w:rPr>
          <w:lang w:val="la-Latn"/>
        </w:rPr>
        <w:t>modo violet</w:t>
      </w:r>
      <w:r w:rsidR="008E2A6B" w:rsidRPr="007A06F5">
        <w:rPr>
          <w:lang w:val="la-Latn"/>
        </w:rPr>
        <w:t xml:space="preserve">; </w:t>
      </w:r>
      <w:r w:rsidRPr="007A06F5">
        <w:rPr>
          <w:lang w:val="la-Latn"/>
        </w:rPr>
        <w:t xml:space="preserve">sed unumquem </w:t>
      </w:r>
      <w:r w:rsidR="00AA1999" w:rsidRPr="007A06F5">
        <w:rPr>
          <w:lang w:val="la-Latn"/>
        </w:rPr>
        <w:t>que in loculo sibi a Deo</w:t>
      </w:r>
      <w:r w:rsidR="00360346" w:rsidRPr="007A06F5">
        <w:rPr>
          <w:lang w:val="la-Latn"/>
        </w:rPr>
        <w:t xml:space="preserve"> </w:t>
      </w:r>
      <w:r w:rsidR="00AA1999" w:rsidRPr="007A06F5">
        <w:rPr>
          <w:lang w:val="la-Latn"/>
        </w:rPr>
        <w:t>praeparato</w:t>
      </w:r>
      <w:r w:rsidR="00360346" w:rsidRPr="007A06F5">
        <w:rPr>
          <w:lang w:val="la-Latn"/>
        </w:rPr>
        <w:t xml:space="preserve"> </w:t>
      </w:r>
      <w:r w:rsidR="00AA1999" w:rsidRPr="007A06F5">
        <w:rPr>
          <w:lang w:val="la-Latn"/>
        </w:rPr>
        <w:t>atque conces</w:t>
      </w:r>
      <w:r w:rsidRPr="007A06F5">
        <w:rPr>
          <w:lang w:val="la-Latn"/>
        </w:rPr>
        <w:t>so adventum sui iudicis prae</w:t>
      </w:r>
      <w:r w:rsidR="00AA1999" w:rsidRPr="007A06F5">
        <w:rPr>
          <w:lang w:val="la-Latn"/>
        </w:rPr>
        <w:t>stolari concedat</w:t>
      </w:r>
      <w:r w:rsidR="00360346" w:rsidRPr="007A06F5">
        <w:rPr>
          <w:lang w:val="la-Latn"/>
        </w:rPr>
        <w:t xml:space="preserve">, </w:t>
      </w:r>
      <w:r w:rsidR="00AA1999" w:rsidRPr="007A06F5">
        <w:rPr>
          <w:lang w:val="la-Latn"/>
        </w:rPr>
        <w:t>maxime cum non solum divinae leges</w:t>
      </w:r>
      <w:r w:rsidR="00360346" w:rsidRPr="007A06F5">
        <w:rPr>
          <w:lang w:val="la-Latn"/>
        </w:rPr>
        <w:t xml:space="preserve">, </w:t>
      </w:r>
      <w:r w:rsidRPr="007A06F5">
        <w:rPr>
          <w:lang w:val="la-Latn"/>
        </w:rPr>
        <w:t xml:space="preserve">sed etiam et humanae </w:t>
      </w:r>
      <w:r w:rsidR="00AA1999" w:rsidRPr="007A06F5">
        <w:rPr>
          <w:lang w:val="la-Latn"/>
        </w:rPr>
        <w:t>apud humanam a rempublicam sepulcrorum</w:t>
      </w:r>
      <w:r w:rsidR="00360346" w:rsidRPr="007A06F5">
        <w:rPr>
          <w:lang w:val="la-Latn"/>
        </w:rPr>
        <w:t xml:space="preserve"> </w:t>
      </w:r>
      <w:r w:rsidR="00AA1999" w:rsidRPr="007A06F5">
        <w:rPr>
          <w:lang w:val="la-Latn"/>
        </w:rPr>
        <w:t>violatores r</w:t>
      </w:r>
      <w:r w:rsidRPr="007A06F5">
        <w:rPr>
          <w:lang w:val="la-Latn"/>
        </w:rPr>
        <w:t xml:space="preserve">eos mortis diiudicent. Sed </w:t>
      </w:r>
      <w:r w:rsidR="00AA1999" w:rsidRPr="007A06F5">
        <w:rPr>
          <w:lang w:val="la-Latn"/>
        </w:rPr>
        <w:t>et</w:t>
      </w:r>
      <w:r w:rsidR="00360346" w:rsidRPr="007A06F5">
        <w:rPr>
          <w:lang w:val="la-Latn"/>
        </w:rPr>
        <w:t xml:space="preserve"> </w:t>
      </w:r>
      <w:r w:rsidR="00AA1999" w:rsidRPr="007A06F5">
        <w:rPr>
          <w:lang w:val="la-Latn"/>
        </w:rPr>
        <w:t>neque pro loco sepulturae</w:t>
      </w:r>
      <w:r w:rsidR="00360346" w:rsidRPr="007A06F5">
        <w:rPr>
          <w:lang w:val="la-Latn"/>
        </w:rPr>
        <w:t xml:space="preserve">, </w:t>
      </w:r>
      <w:r w:rsidR="00AA1999" w:rsidRPr="007A06F5">
        <w:rPr>
          <w:lang w:val="la-Latn"/>
        </w:rPr>
        <w:t>ut verbis sancti</w:t>
      </w:r>
      <w:r w:rsidR="00360346" w:rsidRPr="007A06F5">
        <w:rPr>
          <w:lang w:val="la-Latn"/>
        </w:rPr>
        <w:t xml:space="preserve"> </w:t>
      </w:r>
      <w:r w:rsidR="00AA1999" w:rsidRPr="007A06F5">
        <w:rPr>
          <w:lang w:val="la-Latn"/>
        </w:rPr>
        <w:t>Gregorii utamur</w:t>
      </w:r>
      <w:r w:rsidR="00360346" w:rsidRPr="007A06F5">
        <w:rPr>
          <w:lang w:val="la-Latn"/>
        </w:rPr>
        <w:t xml:space="preserve">, </w:t>
      </w:r>
      <w:r w:rsidR="00AA1999" w:rsidRPr="007A06F5">
        <w:rPr>
          <w:lang w:val="la-Latn"/>
        </w:rPr>
        <w:t>'pretium</w:t>
      </w:r>
      <w:r w:rsidR="00360346" w:rsidRPr="007A06F5">
        <w:rPr>
          <w:lang w:val="la-Latn"/>
        </w:rPr>
        <w:t xml:space="preserve"> </w:t>
      </w:r>
      <w:r w:rsidRPr="007A06F5">
        <w:rPr>
          <w:lang w:val="la-Latn"/>
        </w:rPr>
        <w:t xml:space="preserve">de </w:t>
      </w:r>
      <w:r w:rsidR="00AA1999" w:rsidRPr="007A06F5">
        <w:rPr>
          <w:lang w:val="la-Latn"/>
        </w:rPr>
        <w:t>terra</w:t>
      </w:r>
      <w:r w:rsidR="00360346" w:rsidRPr="007A06F5">
        <w:rPr>
          <w:lang w:val="la-Latn"/>
        </w:rPr>
        <w:t xml:space="preserve"> </w:t>
      </w:r>
      <w:r w:rsidR="00AA1999" w:rsidRPr="007A06F5">
        <w:rPr>
          <w:lang w:val="la-Latn"/>
        </w:rPr>
        <w:t>concessa e putredini querere et de alieno velle</w:t>
      </w:r>
      <w:r w:rsidR="00360346" w:rsidRPr="007A06F5">
        <w:rPr>
          <w:lang w:val="la-Latn"/>
        </w:rPr>
        <w:t xml:space="preserve"> </w:t>
      </w:r>
      <w:r w:rsidR="00AA1999" w:rsidRPr="007A06F5">
        <w:rPr>
          <w:lang w:val="la-Latn"/>
        </w:rPr>
        <w:t>facere luctu</w:t>
      </w:r>
      <w:r w:rsidR="00360346" w:rsidRPr="007A06F5">
        <w:rPr>
          <w:lang w:val="la-Latn"/>
        </w:rPr>
        <w:t xml:space="preserve"> </w:t>
      </w:r>
      <w:r w:rsidRPr="007A06F5">
        <w:rPr>
          <w:lang w:val="la-Latn"/>
        </w:rPr>
        <w:t xml:space="preserve">conpendium', </w:t>
      </w:r>
      <w:r w:rsidR="00AA1999" w:rsidRPr="007A06F5">
        <w:rPr>
          <w:lang w:val="la-Latn"/>
        </w:rPr>
        <w:t>aliquo modo temptet</w:t>
      </w:r>
      <w:r w:rsidR="008E2A6B" w:rsidRPr="007A06F5">
        <w:rPr>
          <w:lang w:val="la-Latn"/>
        </w:rPr>
        <w:t xml:space="preserve">. </w:t>
      </w:r>
      <w:r w:rsidR="00AA1999" w:rsidRPr="007A06F5">
        <w:rPr>
          <w:lang w:val="la-Latn"/>
        </w:rPr>
        <w:t>Si quando autem</w:t>
      </w:r>
      <w:r w:rsidR="00360346" w:rsidRPr="007A06F5">
        <w:rPr>
          <w:lang w:val="la-Latn"/>
        </w:rPr>
        <w:t xml:space="preserve"> </w:t>
      </w:r>
      <w:r w:rsidR="00AA1999" w:rsidRPr="007A06F5">
        <w:rPr>
          <w:lang w:val="la-Latn"/>
        </w:rPr>
        <w:t xml:space="preserve">proximi vel </w:t>
      </w:r>
      <w:r w:rsidRPr="007A06F5">
        <w:rPr>
          <w:lang w:val="la-Latn"/>
        </w:rPr>
        <w:t xml:space="preserve">heredes sponte aliquid offerre </w:t>
      </w:r>
      <w:r w:rsidR="00AA1999" w:rsidRPr="007A06F5">
        <w:rPr>
          <w:lang w:val="la-Latn"/>
        </w:rPr>
        <w:t>in ecclesia</w:t>
      </w:r>
      <w:r w:rsidR="00360346" w:rsidRPr="007A06F5">
        <w:rPr>
          <w:lang w:val="la-Latn"/>
        </w:rPr>
        <w:t xml:space="preserve"> </w:t>
      </w:r>
      <w:r w:rsidR="00AA1999" w:rsidRPr="007A06F5">
        <w:rPr>
          <w:lang w:val="la-Latn"/>
        </w:rPr>
        <w:t>voluerint in elemosina</w:t>
      </w:r>
      <w:r w:rsidR="00360346" w:rsidRPr="007A06F5">
        <w:rPr>
          <w:lang w:val="la-Latn"/>
        </w:rPr>
        <w:t xml:space="preserve"> </w:t>
      </w:r>
      <w:r w:rsidR="00AA1999" w:rsidRPr="007A06F5">
        <w:rPr>
          <w:lang w:val="la-Latn"/>
        </w:rPr>
        <w:t>defuncti</w:t>
      </w:r>
      <w:r w:rsidR="00360346" w:rsidRPr="007A06F5">
        <w:rPr>
          <w:lang w:val="la-Latn"/>
        </w:rPr>
        <w:t xml:space="preserve">, </w:t>
      </w:r>
      <w:r w:rsidR="00AA1999" w:rsidRPr="007A06F5">
        <w:rPr>
          <w:lang w:val="la-Latn"/>
        </w:rPr>
        <w:t>accipere non vetamus</w:t>
      </w:r>
      <w:r w:rsidR="008E2A6B" w:rsidRPr="007A06F5">
        <w:rPr>
          <w:lang w:val="la-Latn"/>
        </w:rPr>
        <w:t xml:space="preserve">; </w:t>
      </w:r>
      <w:r w:rsidR="00AA1999" w:rsidRPr="007A06F5">
        <w:rPr>
          <w:lang w:val="la-Latn"/>
        </w:rPr>
        <w:t>peti vero aut / aliquid exigi omnimodo</w:t>
      </w:r>
      <w:r w:rsidR="00360346" w:rsidRPr="007A06F5">
        <w:rPr>
          <w:lang w:val="la-Latn"/>
        </w:rPr>
        <w:t xml:space="preserve"> </w:t>
      </w:r>
      <w:r w:rsidR="00AA1999" w:rsidRPr="007A06F5">
        <w:rPr>
          <w:lang w:val="la-Latn"/>
        </w:rPr>
        <w:t>prohibemus</w:t>
      </w:r>
      <w:r w:rsidR="00360346" w:rsidRPr="007A06F5">
        <w:rPr>
          <w:lang w:val="la-Latn"/>
        </w:rPr>
        <w:t xml:space="preserve">, </w:t>
      </w:r>
      <w:r w:rsidR="00AA1999" w:rsidRPr="007A06F5">
        <w:rPr>
          <w:lang w:val="la-Latn"/>
        </w:rPr>
        <w:t>ne</w:t>
      </w:r>
      <w:r w:rsidR="00360346" w:rsidRPr="007A06F5">
        <w:rPr>
          <w:lang w:val="la-Latn"/>
        </w:rPr>
        <w:t xml:space="preserve">, </w:t>
      </w:r>
      <w:r w:rsidR="00AA1999" w:rsidRPr="007A06F5">
        <w:rPr>
          <w:lang w:val="la-Latn"/>
        </w:rPr>
        <w:t>quod valde inreligiosum est</w:t>
      </w:r>
      <w:r w:rsidR="00360346" w:rsidRPr="007A06F5">
        <w:rPr>
          <w:lang w:val="la-Latn"/>
        </w:rPr>
        <w:t xml:space="preserve">, </w:t>
      </w:r>
      <w:r w:rsidR="00AA1999" w:rsidRPr="007A06F5">
        <w:rPr>
          <w:lang w:val="la-Latn"/>
        </w:rPr>
        <w:t>aut venalis</w:t>
      </w:r>
      <w:r w:rsidR="00360346" w:rsidRPr="007A06F5">
        <w:rPr>
          <w:lang w:val="la-Latn"/>
        </w:rPr>
        <w:t xml:space="preserve">, </w:t>
      </w:r>
      <w:r w:rsidR="00AA1999" w:rsidRPr="007A06F5">
        <w:rPr>
          <w:lang w:val="la-Latn"/>
        </w:rPr>
        <w:t>quod absit</w:t>
      </w:r>
      <w:r w:rsidR="00360346" w:rsidRPr="007A06F5">
        <w:rPr>
          <w:lang w:val="la-Latn"/>
        </w:rPr>
        <w:t xml:space="preserve">, </w:t>
      </w:r>
      <w:r w:rsidR="00AA1999" w:rsidRPr="007A06F5">
        <w:rPr>
          <w:lang w:val="la-Latn"/>
        </w:rPr>
        <w:t>dicatur</w:t>
      </w:r>
      <w:r w:rsidR="00360346" w:rsidRPr="007A06F5">
        <w:rPr>
          <w:lang w:val="la-Latn"/>
        </w:rPr>
        <w:t xml:space="preserve"> </w:t>
      </w:r>
      <w:r w:rsidR="00AA1999" w:rsidRPr="007A06F5">
        <w:rPr>
          <w:lang w:val="la-Latn"/>
        </w:rPr>
        <w:t>ecclesia</w:t>
      </w:r>
      <w:r w:rsidR="00360346" w:rsidRPr="007A06F5">
        <w:rPr>
          <w:lang w:val="la-Latn"/>
        </w:rPr>
        <w:t xml:space="preserve">, </w:t>
      </w:r>
      <w:r w:rsidR="00AA1999" w:rsidRPr="007A06F5">
        <w:rPr>
          <w:lang w:val="la-Latn"/>
        </w:rPr>
        <w:t>aut de humanis mortibus videamur</w:t>
      </w:r>
      <w:r w:rsidR="00360346" w:rsidRPr="007A06F5">
        <w:rPr>
          <w:lang w:val="la-Latn"/>
        </w:rPr>
        <w:t xml:space="preserve"> </w:t>
      </w:r>
      <w:r w:rsidR="00AA1999" w:rsidRPr="007A06F5">
        <w:rPr>
          <w:lang w:val="la-Latn"/>
        </w:rPr>
        <w:t>gratulari</w:t>
      </w:r>
      <w:r w:rsidR="00360346" w:rsidRPr="007A06F5">
        <w:rPr>
          <w:lang w:val="la-Latn"/>
        </w:rPr>
        <w:t xml:space="preserve">, </w:t>
      </w:r>
      <w:r w:rsidRPr="007A06F5">
        <w:rPr>
          <w:lang w:val="la-Latn"/>
        </w:rPr>
        <w:t>si con</w:t>
      </w:r>
      <w:r w:rsidR="00AA1999" w:rsidRPr="007A06F5">
        <w:rPr>
          <w:lang w:val="la-Latn"/>
        </w:rPr>
        <w:t>pendium exinde studemus modo quolibet querere</w:t>
      </w:r>
      <w:r w:rsidR="008E2A6B" w:rsidRPr="007A06F5">
        <w:rPr>
          <w:lang w:val="la-Latn"/>
        </w:rPr>
        <w:t xml:space="preserve">. </w:t>
      </w:r>
    </w:p>
    <w:p w14:paraId="49DD9946" w14:textId="2D77D4B6" w:rsidR="00AA1999" w:rsidRPr="007A06F5" w:rsidRDefault="00AA1999" w:rsidP="00AA1999">
      <w:pPr>
        <w:pStyle w:val="Normlnweb"/>
        <w:rPr>
          <w:lang w:val="la-Latn"/>
        </w:rPr>
      </w:pPr>
      <w:r w:rsidRPr="007A06F5">
        <w:rPr>
          <w:lang w:val="la-Latn"/>
        </w:rPr>
        <w:t>73</w:t>
      </w:r>
      <w:r w:rsidR="008E2A6B" w:rsidRPr="007A06F5">
        <w:rPr>
          <w:lang w:val="la-Latn"/>
        </w:rPr>
        <w:t xml:space="preserve">. </w:t>
      </w:r>
      <w:r w:rsidRPr="007A06F5">
        <w:rPr>
          <w:lang w:val="la-Latn"/>
        </w:rPr>
        <w:t>Ut erga Iudeos a christianis principibus ac ceteris omnibus Dei fidelibus</w:t>
      </w:r>
      <w:r w:rsidR="00360346" w:rsidRPr="007A06F5">
        <w:rPr>
          <w:lang w:val="la-Latn"/>
        </w:rPr>
        <w:t xml:space="preserve">, </w:t>
      </w:r>
      <w:r w:rsidRPr="007A06F5">
        <w:rPr>
          <w:lang w:val="la-Latn"/>
        </w:rPr>
        <w:t>tam clericis quam laicis</w:t>
      </w:r>
      <w:r w:rsidR="00360346" w:rsidRPr="007A06F5">
        <w:rPr>
          <w:lang w:val="la-Latn"/>
        </w:rPr>
        <w:t xml:space="preserve">, </w:t>
      </w:r>
      <w:r w:rsidRPr="007A06F5">
        <w:rPr>
          <w:lang w:val="la-Latn"/>
        </w:rPr>
        <w:t>viris seu feminis</w:t>
      </w:r>
      <w:r w:rsidR="00360346" w:rsidRPr="007A06F5">
        <w:rPr>
          <w:lang w:val="la-Latn"/>
        </w:rPr>
        <w:t xml:space="preserve">, </w:t>
      </w:r>
      <w:r w:rsidRPr="007A06F5">
        <w:rPr>
          <w:lang w:val="la-Latn"/>
        </w:rPr>
        <w:t>sacrorum canonum et antiquorum regum atque legum iura serventur</w:t>
      </w:r>
      <w:r w:rsidR="008E2A6B" w:rsidRPr="007A06F5">
        <w:rPr>
          <w:lang w:val="la-Latn"/>
        </w:rPr>
        <w:t xml:space="preserve">; </w:t>
      </w:r>
      <w:r w:rsidRPr="007A06F5">
        <w:rPr>
          <w:lang w:val="la-Latn"/>
        </w:rPr>
        <w:t>ex quibus pauca de mult</w:t>
      </w:r>
      <w:r w:rsidR="003600C7" w:rsidRPr="007A06F5">
        <w:rPr>
          <w:lang w:val="la-Latn"/>
        </w:rPr>
        <w:t>is subter adnotare curavimus</w:t>
      </w:r>
      <w:r w:rsidR="008E2A6B" w:rsidRPr="007A06F5">
        <w:rPr>
          <w:lang w:val="la-Latn"/>
        </w:rPr>
        <w:t xml:space="preserve">. </w:t>
      </w:r>
      <w:r w:rsidRPr="007A06F5">
        <w:rPr>
          <w:lang w:val="la-Latn"/>
        </w:rPr>
        <w:t>Constantinus</w:t>
      </w:r>
      <w:r w:rsidR="00360346" w:rsidRPr="007A06F5">
        <w:rPr>
          <w:lang w:val="la-Latn"/>
        </w:rPr>
        <w:t xml:space="preserve"> </w:t>
      </w:r>
      <w:r w:rsidRPr="007A06F5">
        <w:rPr>
          <w:lang w:val="la-Latn"/>
        </w:rPr>
        <w:t>Flavius imperator</w:t>
      </w:r>
      <w:r w:rsidR="00360346" w:rsidRPr="007A06F5">
        <w:rPr>
          <w:lang w:val="la-Latn"/>
        </w:rPr>
        <w:t xml:space="preserve"> </w:t>
      </w:r>
      <w:r w:rsidRPr="007A06F5">
        <w:rPr>
          <w:lang w:val="la-Latn"/>
        </w:rPr>
        <w:t>augustus</w:t>
      </w:r>
      <w:r w:rsidR="00D9225B" w:rsidRPr="007A06F5">
        <w:rPr>
          <w:lang w:val="la-Latn"/>
        </w:rPr>
        <w:t xml:space="preserve">: </w:t>
      </w:r>
      <w:r w:rsidRPr="007A06F5">
        <w:rPr>
          <w:lang w:val="la-Latn"/>
        </w:rPr>
        <w:t>' S</w:t>
      </w:r>
      <w:r w:rsidR="003600C7" w:rsidRPr="007A06F5">
        <w:rPr>
          <w:lang w:val="la-Latn"/>
        </w:rPr>
        <w:t xml:space="preserve">i quis Iudeorum christianum </w:t>
      </w:r>
      <w:r w:rsidRPr="007A06F5">
        <w:rPr>
          <w:lang w:val="la-Latn"/>
        </w:rPr>
        <w:t>servum vel cuiuslibet alterius sectae emerit et circumciderit</w:t>
      </w:r>
      <w:r w:rsidR="00360346" w:rsidRPr="007A06F5">
        <w:rPr>
          <w:lang w:val="la-Latn"/>
        </w:rPr>
        <w:t xml:space="preserve">, </w:t>
      </w:r>
      <w:r w:rsidR="003600C7" w:rsidRPr="007A06F5">
        <w:rPr>
          <w:lang w:val="la-Latn"/>
        </w:rPr>
        <w:t xml:space="preserve">a Iudei ipsius potestate </w:t>
      </w:r>
      <w:r w:rsidRPr="007A06F5">
        <w:rPr>
          <w:lang w:val="la-Latn"/>
        </w:rPr>
        <w:t>subl</w:t>
      </w:r>
      <w:r w:rsidR="003600C7" w:rsidRPr="007A06F5">
        <w:rPr>
          <w:lang w:val="la-Latn"/>
        </w:rPr>
        <w:t>atus in libertate permaneat</w:t>
      </w:r>
      <w:r w:rsidR="00D9225B" w:rsidRPr="007A06F5">
        <w:rPr>
          <w:lang w:val="la-Latn"/>
        </w:rPr>
        <w:t>.’</w:t>
      </w:r>
      <w:r w:rsidR="003600C7" w:rsidRPr="007A06F5">
        <w:rPr>
          <w:lang w:val="la-Latn"/>
        </w:rPr>
        <w:t xml:space="preserve"> </w:t>
      </w:r>
      <w:r w:rsidRPr="007A06F5">
        <w:rPr>
          <w:lang w:val="la-Latn"/>
        </w:rPr>
        <w:t>Theodosius</w:t>
      </w:r>
      <w:r w:rsidR="00360346" w:rsidRPr="007A06F5">
        <w:rPr>
          <w:lang w:val="la-Latn"/>
        </w:rPr>
        <w:t xml:space="preserve"> </w:t>
      </w:r>
      <w:r w:rsidRPr="007A06F5">
        <w:rPr>
          <w:lang w:val="la-Latn"/>
        </w:rPr>
        <w:t>et Valentinianus augusti</w:t>
      </w:r>
      <w:r w:rsidR="00D9225B" w:rsidRPr="007A06F5">
        <w:rPr>
          <w:lang w:val="la-Latn"/>
        </w:rPr>
        <w:t xml:space="preserve">: </w:t>
      </w:r>
      <w:r w:rsidRPr="007A06F5">
        <w:rPr>
          <w:lang w:val="la-Latn"/>
        </w:rPr>
        <w:t xml:space="preserve">' Iudeis </w:t>
      </w:r>
      <w:r w:rsidR="003600C7" w:rsidRPr="007A06F5">
        <w:rPr>
          <w:lang w:val="la-Latn"/>
        </w:rPr>
        <w:t xml:space="preserve">vel paganis causas agendi vel </w:t>
      </w:r>
      <w:r w:rsidRPr="007A06F5">
        <w:rPr>
          <w:lang w:val="la-Latn"/>
        </w:rPr>
        <w:t>militandi licentiam denegamus</w:t>
      </w:r>
      <w:r w:rsidR="00360346" w:rsidRPr="007A06F5">
        <w:rPr>
          <w:lang w:val="la-Latn"/>
        </w:rPr>
        <w:t xml:space="preserve">, </w:t>
      </w:r>
      <w:r w:rsidRPr="007A06F5">
        <w:rPr>
          <w:lang w:val="la-Latn"/>
        </w:rPr>
        <w:t>quibus christianae legis nolumus</w:t>
      </w:r>
      <w:r w:rsidR="00360346" w:rsidRPr="007A06F5">
        <w:rPr>
          <w:lang w:val="la-Latn"/>
        </w:rPr>
        <w:t xml:space="preserve"> </w:t>
      </w:r>
      <w:r w:rsidRPr="007A06F5">
        <w:rPr>
          <w:lang w:val="la-Latn"/>
        </w:rPr>
        <w:t>servire personas</w:t>
      </w:r>
      <w:r w:rsidR="00360346" w:rsidRPr="007A06F5">
        <w:rPr>
          <w:lang w:val="la-Latn"/>
        </w:rPr>
        <w:t xml:space="preserve">, </w:t>
      </w:r>
      <w:r w:rsidRPr="007A06F5">
        <w:rPr>
          <w:lang w:val="la-Latn"/>
        </w:rPr>
        <w:t>ne</w:t>
      </w:r>
      <w:r w:rsidR="00360346" w:rsidRPr="007A06F5">
        <w:rPr>
          <w:lang w:val="la-Latn"/>
        </w:rPr>
        <w:t xml:space="preserve"> </w:t>
      </w:r>
      <w:r w:rsidRPr="007A06F5">
        <w:rPr>
          <w:lang w:val="la-Latn"/>
        </w:rPr>
        <w:t>occasione dominii</w:t>
      </w:r>
      <w:r w:rsidR="00360346" w:rsidRPr="007A06F5">
        <w:rPr>
          <w:lang w:val="la-Latn"/>
        </w:rPr>
        <w:t xml:space="preserve"> </w:t>
      </w:r>
      <w:r w:rsidRPr="007A06F5">
        <w:rPr>
          <w:lang w:val="la-Latn"/>
        </w:rPr>
        <w:t>sectam venerandae religion</w:t>
      </w:r>
      <w:r w:rsidR="003600C7" w:rsidRPr="007A06F5">
        <w:rPr>
          <w:lang w:val="la-Latn"/>
        </w:rPr>
        <w:t>is inmutent</w:t>
      </w:r>
      <w:r w:rsidR="008E2A6B" w:rsidRPr="007A06F5">
        <w:rPr>
          <w:lang w:val="la-Latn"/>
        </w:rPr>
        <w:t xml:space="preserve">. </w:t>
      </w:r>
      <w:r w:rsidR="003600C7" w:rsidRPr="007A06F5">
        <w:rPr>
          <w:lang w:val="la-Latn"/>
        </w:rPr>
        <w:t>Omnes igitur per</w:t>
      </w:r>
      <w:r w:rsidRPr="007A06F5">
        <w:rPr>
          <w:lang w:val="la-Latn"/>
        </w:rPr>
        <w:t>sonas</w:t>
      </w:r>
      <w:r w:rsidR="00360346" w:rsidRPr="007A06F5">
        <w:rPr>
          <w:lang w:val="la-Latn"/>
        </w:rPr>
        <w:t xml:space="preserve"> </w:t>
      </w:r>
      <w:r w:rsidRPr="007A06F5">
        <w:rPr>
          <w:lang w:val="la-Latn"/>
        </w:rPr>
        <w:t>erroris infausti iubemus excludi</w:t>
      </w:r>
      <w:r w:rsidR="00360346" w:rsidRPr="007A06F5">
        <w:rPr>
          <w:lang w:val="la-Latn"/>
        </w:rPr>
        <w:t xml:space="preserve">, </w:t>
      </w:r>
      <w:r w:rsidRPr="007A06F5">
        <w:rPr>
          <w:lang w:val="la-Latn"/>
        </w:rPr>
        <w:t>nisi his</w:t>
      </w:r>
      <w:r w:rsidR="003600C7" w:rsidRPr="007A06F5">
        <w:rPr>
          <w:lang w:val="la-Latn"/>
        </w:rPr>
        <w:t xml:space="preserve"> emendatio matura subveniat</w:t>
      </w:r>
      <w:r w:rsidR="00D9225B" w:rsidRPr="007A06F5">
        <w:rPr>
          <w:lang w:val="la-Latn"/>
        </w:rPr>
        <w:t>.’</w:t>
      </w:r>
      <w:r w:rsidR="003600C7" w:rsidRPr="007A06F5">
        <w:rPr>
          <w:lang w:val="la-Latn"/>
        </w:rPr>
        <w:t xml:space="preserve"> </w:t>
      </w:r>
      <w:r w:rsidRPr="007A06F5">
        <w:rPr>
          <w:lang w:val="la-Latn"/>
        </w:rPr>
        <w:t>Item idem imperatores augusti</w:t>
      </w:r>
      <w:r w:rsidR="00D9225B" w:rsidRPr="007A06F5">
        <w:rPr>
          <w:lang w:val="la-Latn"/>
        </w:rPr>
        <w:t xml:space="preserve">: </w:t>
      </w:r>
      <w:r w:rsidRPr="007A06F5">
        <w:rPr>
          <w:lang w:val="la-Latn"/>
        </w:rPr>
        <w:t>' Haec</w:t>
      </w:r>
      <w:r w:rsidR="00360346" w:rsidRPr="007A06F5">
        <w:rPr>
          <w:lang w:val="la-Latn"/>
        </w:rPr>
        <w:t xml:space="preserve"> </w:t>
      </w:r>
      <w:r w:rsidRPr="007A06F5">
        <w:rPr>
          <w:lang w:val="la-Latn"/>
        </w:rPr>
        <w:t xml:space="preserve">victura </w:t>
      </w:r>
      <w:r w:rsidR="003600C7" w:rsidRPr="007A06F5">
        <w:rPr>
          <w:lang w:val="la-Latn"/>
        </w:rPr>
        <w:t xml:space="preserve">in omne aevum lege </w:t>
      </w:r>
      <w:r w:rsidR="003600C7" w:rsidRPr="007A06F5">
        <w:rPr>
          <w:lang w:val="la-Latn"/>
        </w:rPr>
        <w:lastRenderedPageBreak/>
        <w:t>sanci</w:t>
      </w:r>
      <w:r w:rsidRPr="007A06F5">
        <w:rPr>
          <w:lang w:val="la-Latn"/>
        </w:rPr>
        <w:t>mus neminem Iudeum ad honores et dignitates accedere</w:t>
      </w:r>
      <w:r w:rsidR="00360346" w:rsidRPr="007A06F5">
        <w:rPr>
          <w:lang w:val="la-Latn"/>
        </w:rPr>
        <w:t xml:space="preserve">, </w:t>
      </w:r>
      <w:r w:rsidR="003600C7" w:rsidRPr="007A06F5">
        <w:rPr>
          <w:lang w:val="la-Latn"/>
        </w:rPr>
        <w:t xml:space="preserve">nulli administrationem </w:t>
      </w:r>
      <w:r w:rsidRPr="007A06F5">
        <w:rPr>
          <w:lang w:val="la-Latn"/>
        </w:rPr>
        <w:t>patere civilis obsequii nec defensoris saltim fungi officio</w:t>
      </w:r>
      <w:r w:rsidR="008E2A6B" w:rsidRPr="007A06F5">
        <w:rPr>
          <w:lang w:val="la-Latn"/>
        </w:rPr>
        <w:t xml:space="preserve">. </w:t>
      </w:r>
      <w:r w:rsidRPr="007A06F5">
        <w:rPr>
          <w:lang w:val="la-Latn"/>
        </w:rPr>
        <w:t>Nefas</w:t>
      </w:r>
      <w:r w:rsidR="00360346" w:rsidRPr="007A06F5">
        <w:rPr>
          <w:lang w:val="la-Latn"/>
        </w:rPr>
        <w:t xml:space="preserve"> </w:t>
      </w:r>
      <w:r w:rsidRPr="007A06F5">
        <w:rPr>
          <w:lang w:val="la-Latn"/>
        </w:rPr>
        <w:t>quippe credimus</w:t>
      </w:r>
      <w:r w:rsidR="00360346" w:rsidRPr="007A06F5">
        <w:rPr>
          <w:lang w:val="la-Latn"/>
        </w:rPr>
        <w:t xml:space="preserve">, </w:t>
      </w:r>
      <w:r w:rsidRPr="007A06F5">
        <w:rPr>
          <w:lang w:val="la-Latn"/>
        </w:rPr>
        <w:t>ut supernae maiestatis et Romanis legibus inimici sub s</w:t>
      </w:r>
      <w:r w:rsidR="003600C7" w:rsidRPr="007A06F5">
        <w:rPr>
          <w:lang w:val="la-Latn"/>
        </w:rPr>
        <w:t xml:space="preserve">pecie cuiuslibet officii </w:t>
      </w:r>
      <w:r w:rsidRPr="007A06F5">
        <w:rPr>
          <w:lang w:val="la-Latn"/>
        </w:rPr>
        <w:t>christianos vel etiam sacerdotes sub quacumque occas</w:t>
      </w:r>
      <w:r w:rsidR="003600C7" w:rsidRPr="007A06F5">
        <w:rPr>
          <w:lang w:val="la-Latn"/>
        </w:rPr>
        <w:t xml:space="preserve">ione iniuriis audeant fatigare </w:t>
      </w:r>
      <w:r w:rsidRPr="007A06F5">
        <w:rPr>
          <w:lang w:val="la-Latn"/>
        </w:rPr>
        <w:t>vel legis nostrae aliquos aut condempnare aut adiudicar</w:t>
      </w:r>
      <w:r w:rsidR="003600C7" w:rsidRPr="007A06F5">
        <w:rPr>
          <w:lang w:val="la-Latn"/>
        </w:rPr>
        <w:t>e praesumant. Nec carce</w:t>
      </w:r>
      <w:r w:rsidRPr="007A06F5">
        <w:rPr>
          <w:lang w:val="la-Latn"/>
        </w:rPr>
        <w:t>rali custodiae praesint</w:t>
      </w:r>
      <w:r w:rsidR="00360346" w:rsidRPr="007A06F5">
        <w:rPr>
          <w:lang w:val="la-Latn"/>
        </w:rPr>
        <w:t xml:space="preserve">, </w:t>
      </w:r>
      <w:r w:rsidRPr="007A06F5">
        <w:rPr>
          <w:lang w:val="la-Latn"/>
        </w:rPr>
        <w:t>ne christiani</w:t>
      </w:r>
      <w:r w:rsidR="00360346" w:rsidRPr="007A06F5">
        <w:rPr>
          <w:lang w:val="la-Latn"/>
        </w:rPr>
        <w:t xml:space="preserve">, </w:t>
      </w:r>
      <w:r w:rsidRPr="007A06F5">
        <w:rPr>
          <w:lang w:val="la-Latn"/>
        </w:rPr>
        <w:t>ut fieri adsolet</w:t>
      </w:r>
      <w:r w:rsidR="00360346" w:rsidRPr="007A06F5">
        <w:rPr>
          <w:lang w:val="la-Latn"/>
        </w:rPr>
        <w:t xml:space="preserve">, </w:t>
      </w:r>
      <w:r w:rsidR="003600C7" w:rsidRPr="007A06F5">
        <w:rPr>
          <w:lang w:val="la-Latn"/>
        </w:rPr>
        <w:t>nonnumquam obstrusi a custo</w:t>
      </w:r>
      <w:r w:rsidRPr="007A06F5">
        <w:rPr>
          <w:lang w:val="la-Latn"/>
        </w:rPr>
        <w:t>dum</w:t>
      </w:r>
      <w:r w:rsidR="00360346" w:rsidRPr="007A06F5">
        <w:rPr>
          <w:lang w:val="la-Latn"/>
        </w:rPr>
        <w:t xml:space="preserve"> </w:t>
      </w:r>
      <w:r w:rsidRPr="007A06F5">
        <w:rPr>
          <w:lang w:val="la-Latn"/>
        </w:rPr>
        <w:t>odiis alterum carcerem patiantur</w:t>
      </w:r>
      <w:r w:rsidR="008E2A6B" w:rsidRPr="007A06F5">
        <w:rPr>
          <w:lang w:val="la-Latn"/>
        </w:rPr>
        <w:t xml:space="preserve">. </w:t>
      </w:r>
      <w:r w:rsidRPr="007A06F5">
        <w:rPr>
          <w:lang w:val="la-Latn"/>
        </w:rPr>
        <w:t>Nullam denuo audeant construere</w:t>
      </w:r>
      <w:r w:rsidR="00360346" w:rsidRPr="007A06F5">
        <w:rPr>
          <w:lang w:val="la-Latn"/>
        </w:rPr>
        <w:t xml:space="preserve"> </w:t>
      </w:r>
      <w:r w:rsidR="003600C7" w:rsidRPr="007A06F5">
        <w:rPr>
          <w:lang w:val="la-Latn"/>
        </w:rPr>
        <w:t xml:space="preserve">syna </w:t>
      </w:r>
      <w:r w:rsidRPr="007A06F5">
        <w:rPr>
          <w:lang w:val="la-Latn"/>
        </w:rPr>
        <w:t>gogam</w:t>
      </w:r>
      <w:r w:rsidR="008E2A6B" w:rsidRPr="007A06F5">
        <w:rPr>
          <w:lang w:val="la-Latn"/>
        </w:rPr>
        <w:t xml:space="preserve">. </w:t>
      </w:r>
      <w:r w:rsidRPr="007A06F5">
        <w:rPr>
          <w:lang w:val="la-Latn"/>
        </w:rPr>
        <w:t>Nam si fecerint</w:t>
      </w:r>
      <w:r w:rsidR="00360346" w:rsidRPr="007A06F5">
        <w:rPr>
          <w:lang w:val="la-Latn"/>
        </w:rPr>
        <w:t xml:space="preserve">, </w:t>
      </w:r>
      <w:r w:rsidRPr="007A06F5">
        <w:rPr>
          <w:lang w:val="la-Latn"/>
        </w:rPr>
        <w:t>noverint hanc fabricae</w:t>
      </w:r>
      <w:r w:rsidR="00360346" w:rsidRPr="007A06F5">
        <w:rPr>
          <w:lang w:val="la-Latn"/>
        </w:rPr>
        <w:t xml:space="preserve"> </w:t>
      </w:r>
      <w:r w:rsidRPr="007A06F5">
        <w:rPr>
          <w:lang w:val="la-Latn"/>
        </w:rPr>
        <w:t>ecc</w:t>
      </w:r>
      <w:r w:rsidR="003600C7" w:rsidRPr="007A06F5">
        <w:rPr>
          <w:lang w:val="la-Latn"/>
        </w:rPr>
        <w:t xml:space="preserve">lesiae catholicae e profuturam </w:t>
      </w:r>
      <w:r w:rsidRPr="007A06F5">
        <w:rPr>
          <w:lang w:val="la-Latn"/>
        </w:rPr>
        <w:t>et quinquaginta pondera auri auctores fabricae esse multandos</w:t>
      </w:r>
      <w:r w:rsidR="00D9225B" w:rsidRPr="007A06F5">
        <w:rPr>
          <w:lang w:val="la-Latn"/>
        </w:rPr>
        <w:t xml:space="preserve">: </w:t>
      </w:r>
      <w:r w:rsidRPr="007A06F5">
        <w:rPr>
          <w:lang w:val="la-Latn"/>
        </w:rPr>
        <w:t>ruinas tantum</w:t>
      </w:r>
      <w:r w:rsidR="00360346" w:rsidRPr="007A06F5">
        <w:rPr>
          <w:lang w:val="la-Latn"/>
        </w:rPr>
        <w:t xml:space="preserve"> </w:t>
      </w:r>
      <w:r w:rsidRPr="007A06F5">
        <w:rPr>
          <w:lang w:val="la-Latn"/>
        </w:rPr>
        <w:t>synagogarum suarum</w:t>
      </w:r>
      <w:r w:rsidR="00360346" w:rsidRPr="007A06F5">
        <w:rPr>
          <w:lang w:val="la-Latn"/>
        </w:rPr>
        <w:t xml:space="preserve"> </w:t>
      </w:r>
      <w:r w:rsidRPr="007A06F5">
        <w:rPr>
          <w:lang w:val="la-Latn"/>
        </w:rPr>
        <w:t>permissa</w:t>
      </w:r>
      <w:r w:rsidR="00360346" w:rsidRPr="007A06F5">
        <w:rPr>
          <w:lang w:val="la-Latn"/>
        </w:rPr>
        <w:t xml:space="preserve"> </w:t>
      </w:r>
      <w:r w:rsidRPr="007A06F5">
        <w:rPr>
          <w:lang w:val="la-Latn"/>
        </w:rPr>
        <w:t xml:space="preserve">licentia reparandi </w:t>
      </w:r>
      <w:r w:rsidR="008E2A6B" w:rsidRPr="007A06F5">
        <w:rPr>
          <w:lang w:val="la-Latn"/>
        </w:rPr>
        <w:t xml:space="preserve">. </w:t>
      </w:r>
      <w:r w:rsidR="003600C7" w:rsidRPr="007A06F5">
        <w:rPr>
          <w:lang w:val="la-Latn"/>
        </w:rPr>
        <w:t xml:space="preserve">Quicumque  Iudeus servum </w:t>
      </w:r>
      <w:r w:rsidRPr="007A06F5">
        <w:rPr>
          <w:lang w:val="la-Latn"/>
        </w:rPr>
        <w:t>seu ingenuum invitum</w:t>
      </w:r>
      <w:r w:rsidR="00360346" w:rsidRPr="007A06F5">
        <w:rPr>
          <w:lang w:val="la-Latn"/>
        </w:rPr>
        <w:t xml:space="preserve"> </w:t>
      </w:r>
      <w:r w:rsidRPr="007A06F5">
        <w:rPr>
          <w:lang w:val="la-Latn"/>
        </w:rPr>
        <w:t>vel suasione plectenda ex c</w:t>
      </w:r>
      <w:r w:rsidR="003600C7" w:rsidRPr="007A06F5">
        <w:rPr>
          <w:lang w:val="la-Latn"/>
        </w:rPr>
        <w:t xml:space="preserve">ultu christianae religionis in </w:t>
      </w:r>
      <w:r w:rsidRPr="007A06F5">
        <w:rPr>
          <w:lang w:val="la-Latn"/>
        </w:rPr>
        <w:t>nefandam sectam ritumve traduxerit</w:t>
      </w:r>
      <w:r w:rsidR="00360346" w:rsidRPr="007A06F5">
        <w:rPr>
          <w:lang w:val="la-Latn"/>
        </w:rPr>
        <w:t xml:space="preserve">, </w:t>
      </w:r>
      <w:r w:rsidRPr="007A06F5">
        <w:rPr>
          <w:lang w:val="la-Latn"/>
        </w:rPr>
        <w:t>amissis  facultatibus capite puniatur</w:t>
      </w:r>
      <w:r w:rsidR="003600C7" w:rsidRPr="007A06F5">
        <w:rPr>
          <w:lang w:val="la-Latn"/>
        </w:rPr>
        <w:t>. Iu</w:t>
      </w:r>
      <w:r w:rsidRPr="007A06F5">
        <w:rPr>
          <w:lang w:val="la-Latn"/>
        </w:rPr>
        <w:t>stissimae</w:t>
      </w:r>
      <w:r w:rsidR="00360346" w:rsidRPr="007A06F5">
        <w:rPr>
          <w:lang w:val="la-Latn"/>
        </w:rPr>
        <w:t xml:space="preserve"> </w:t>
      </w:r>
      <w:r w:rsidRPr="007A06F5">
        <w:rPr>
          <w:lang w:val="la-Latn"/>
        </w:rPr>
        <w:t>penae  sanguinis destinatus</w:t>
      </w:r>
      <w:r w:rsidR="00360346" w:rsidRPr="007A06F5">
        <w:rPr>
          <w:lang w:val="la-Latn"/>
        </w:rPr>
        <w:t xml:space="preserve">, </w:t>
      </w:r>
      <w:r w:rsidRPr="007A06F5">
        <w:rPr>
          <w:lang w:val="la-Latn"/>
        </w:rPr>
        <w:t>qui fidem alterius expugnavit</w:t>
      </w:r>
      <w:r w:rsidR="00360346" w:rsidRPr="007A06F5">
        <w:rPr>
          <w:lang w:val="la-Latn"/>
        </w:rPr>
        <w:t xml:space="preserve"> </w:t>
      </w:r>
      <w:r w:rsidR="003600C7" w:rsidRPr="007A06F5">
        <w:rPr>
          <w:lang w:val="la-Latn"/>
        </w:rPr>
        <w:t xml:space="preserve">perversa </w:t>
      </w:r>
      <w:r w:rsidRPr="007A06F5">
        <w:rPr>
          <w:lang w:val="la-Latn"/>
        </w:rPr>
        <w:t>doctrina</w:t>
      </w:r>
      <w:r w:rsidR="008E2A6B" w:rsidRPr="007A06F5">
        <w:rPr>
          <w:lang w:val="la-Latn"/>
        </w:rPr>
        <w:t xml:space="preserve">. </w:t>
      </w:r>
      <w:r w:rsidRPr="007A06F5">
        <w:rPr>
          <w:lang w:val="la-Latn"/>
        </w:rPr>
        <w:t>Quicumque ex his ad honores inrepsit</w:t>
      </w:r>
      <w:r w:rsidR="00360346" w:rsidRPr="007A06F5">
        <w:rPr>
          <w:lang w:val="la-Latn"/>
        </w:rPr>
        <w:t xml:space="preserve">, </w:t>
      </w:r>
      <w:r w:rsidR="003600C7" w:rsidRPr="007A06F5">
        <w:rPr>
          <w:lang w:val="la-Latn"/>
        </w:rPr>
        <w:t xml:space="preserve">habeatur ut ante conditionis </w:t>
      </w:r>
      <w:r w:rsidRPr="007A06F5">
        <w:rPr>
          <w:lang w:val="la-Latn"/>
        </w:rPr>
        <w:t>extremae</w:t>
      </w:r>
      <w:r w:rsidR="008E2A6B" w:rsidRPr="007A06F5">
        <w:rPr>
          <w:lang w:val="la-Latn"/>
        </w:rPr>
        <w:t xml:space="preserve">; </w:t>
      </w:r>
      <w:r w:rsidRPr="007A06F5">
        <w:rPr>
          <w:lang w:val="la-Latn"/>
        </w:rPr>
        <w:t>ne videamur</w:t>
      </w:r>
      <w:r w:rsidR="00360346" w:rsidRPr="007A06F5">
        <w:rPr>
          <w:lang w:val="la-Latn"/>
        </w:rPr>
        <w:t xml:space="preserve"> </w:t>
      </w:r>
      <w:r w:rsidRPr="007A06F5">
        <w:rPr>
          <w:lang w:val="la-Latn"/>
        </w:rPr>
        <w:t>hominibus execrandis contumeliosum p im</w:t>
      </w:r>
      <w:r w:rsidR="003600C7" w:rsidRPr="007A06F5">
        <w:rPr>
          <w:lang w:val="la-Latn"/>
        </w:rPr>
        <w:t xml:space="preserve">munitatis beneficium </w:t>
      </w:r>
      <w:r w:rsidRPr="007A06F5">
        <w:rPr>
          <w:lang w:val="la-Latn"/>
        </w:rPr>
        <w:t>praestitisse</w:t>
      </w:r>
      <w:r w:rsidR="00D9225B" w:rsidRPr="007A06F5">
        <w:rPr>
          <w:lang w:val="la-Latn"/>
        </w:rPr>
        <w:t>.’</w:t>
      </w:r>
      <w:r w:rsidRPr="007A06F5">
        <w:rPr>
          <w:lang w:val="la-Latn"/>
        </w:rPr>
        <w:t xml:space="preserve"> Childebertus</w:t>
      </w:r>
      <w:r w:rsidR="00360346" w:rsidRPr="007A06F5">
        <w:rPr>
          <w:lang w:val="la-Latn"/>
        </w:rPr>
        <w:t xml:space="preserve"> </w:t>
      </w:r>
      <w:r w:rsidR="003600C7" w:rsidRPr="007A06F5">
        <w:rPr>
          <w:lang w:val="la-Latn"/>
        </w:rPr>
        <w:t>rex Francorum</w:t>
      </w:r>
      <w:r w:rsidR="00D9225B" w:rsidRPr="007A06F5">
        <w:rPr>
          <w:lang w:val="la-Latn"/>
        </w:rPr>
        <w:t xml:space="preserve">: </w:t>
      </w:r>
      <w:r w:rsidR="003600C7" w:rsidRPr="007A06F5">
        <w:rPr>
          <w:lang w:val="la-Latn"/>
        </w:rPr>
        <w:t xml:space="preserve">' Iudeis </w:t>
      </w:r>
      <w:r w:rsidRPr="007A06F5">
        <w:rPr>
          <w:lang w:val="la-Latn"/>
        </w:rPr>
        <w:t>a cena Domini usque in primum pascha per plateas aut forum quasi</w:t>
      </w:r>
      <w:r w:rsidR="00360346" w:rsidRPr="007A06F5">
        <w:rPr>
          <w:lang w:val="la-Latn"/>
        </w:rPr>
        <w:t xml:space="preserve"> </w:t>
      </w:r>
      <w:r w:rsidRPr="007A06F5">
        <w:rPr>
          <w:lang w:val="la-Latn"/>
        </w:rPr>
        <w:t>insultationis causa deambulandi</w:t>
      </w:r>
      <w:r w:rsidR="00360346" w:rsidRPr="007A06F5">
        <w:rPr>
          <w:lang w:val="la-Latn"/>
        </w:rPr>
        <w:t xml:space="preserve"> </w:t>
      </w:r>
      <w:r w:rsidR="003600C7" w:rsidRPr="007A06F5">
        <w:rPr>
          <w:lang w:val="la-Latn"/>
        </w:rPr>
        <w:t>licentia denegetur</w:t>
      </w:r>
      <w:r w:rsidR="00D9225B" w:rsidRPr="007A06F5">
        <w:rPr>
          <w:lang w:val="la-Latn"/>
        </w:rPr>
        <w:t>.’</w:t>
      </w:r>
      <w:r w:rsidR="003600C7" w:rsidRPr="007A06F5">
        <w:rPr>
          <w:lang w:val="la-Latn"/>
        </w:rPr>
        <w:t xml:space="preserve"> </w:t>
      </w:r>
      <w:r w:rsidRPr="007A06F5">
        <w:rPr>
          <w:lang w:val="la-Latn"/>
        </w:rPr>
        <w:t>Gregorius</w:t>
      </w:r>
      <w:r w:rsidR="00360346" w:rsidRPr="007A06F5">
        <w:rPr>
          <w:lang w:val="la-Latn"/>
        </w:rPr>
        <w:t xml:space="preserve"> </w:t>
      </w:r>
      <w:r w:rsidRPr="007A06F5">
        <w:rPr>
          <w:lang w:val="la-Latn"/>
        </w:rPr>
        <w:t>papa Theoderico et Theodeberto regibus Francorum et Brunechildae</w:t>
      </w:r>
      <w:r w:rsidR="00360346" w:rsidRPr="007A06F5">
        <w:rPr>
          <w:lang w:val="la-Latn"/>
        </w:rPr>
        <w:t xml:space="preserve"> </w:t>
      </w:r>
      <w:r w:rsidRPr="007A06F5">
        <w:rPr>
          <w:lang w:val="la-Latn"/>
        </w:rPr>
        <w:t>reginae</w:t>
      </w:r>
      <w:r w:rsidR="00D9225B" w:rsidRPr="007A06F5">
        <w:rPr>
          <w:lang w:val="la-Latn"/>
        </w:rPr>
        <w:t xml:space="preserve">: </w:t>
      </w:r>
      <w:r w:rsidRPr="007A06F5">
        <w:rPr>
          <w:lang w:val="la-Latn"/>
        </w:rPr>
        <w:t>' Mirati sumus</w:t>
      </w:r>
      <w:r w:rsidR="00360346" w:rsidRPr="007A06F5">
        <w:rPr>
          <w:lang w:val="la-Latn"/>
        </w:rPr>
        <w:t xml:space="preserve">, </w:t>
      </w:r>
      <w:r w:rsidRPr="007A06F5">
        <w:rPr>
          <w:lang w:val="la-Latn"/>
        </w:rPr>
        <w:t>quod in regno vestro Iudeos christiana mancipia possidere / permittitis</w:t>
      </w:r>
      <w:r w:rsidR="008E2A6B" w:rsidRPr="007A06F5">
        <w:rPr>
          <w:lang w:val="la-Latn"/>
        </w:rPr>
        <w:t xml:space="preserve">. </w:t>
      </w:r>
      <w:r w:rsidRPr="007A06F5">
        <w:rPr>
          <w:lang w:val="la-Latn"/>
        </w:rPr>
        <w:t>Quid enim sunt omnes christiani</w:t>
      </w:r>
      <w:r w:rsidR="00360346" w:rsidRPr="007A06F5">
        <w:rPr>
          <w:lang w:val="la-Latn"/>
        </w:rPr>
        <w:t xml:space="preserve">, </w:t>
      </w:r>
      <w:r w:rsidRPr="007A06F5">
        <w:rPr>
          <w:lang w:val="la-Latn"/>
        </w:rPr>
        <w:t>nisi mem</w:t>
      </w:r>
      <w:r w:rsidR="003600C7" w:rsidRPr="007A06F5">
        <w:rPr>
          <w:lang w:val="la-Latn"/>
        </w:rPr>
        <w:t>bra Christi ?' Et post pauca</w:t>
      </w:r>
      <w:r w:rsidR="00D9225B" w:rsidRPr="007A06F5">
        <w:rPr>
          <w:lang w:val="la-Latn"/>
        </w:rPr>
        <w:t xml:space="preserve">: </w:t>
      </w:r>
      <w:r w:rsidRPr="007A06F5">
        <w:rPr>
          <w:lang w:val="la-Latn"/>
        </w:rPr>
        <w:t>' In hoc</w:t>
      </w:r>
      <w:r w:rsidR="00360346" w:rsidRPr="007A06F5">
        <w:rPr>
          <w:lang w:val="la-Latn"/>
        </w:rPr>
        <w:t xml:space="preserve">, </w:t>
      </w:r>
      <w:r w:rsidRPr="007A06F5">
        <w:rPr>
          <w:lang w:val="la-Latn"/>
        </w:rPr>
        <w:t>vos</w:t>
      </w:r>
      <w:r w:rsidR="00360346" w:rsidRPr="007A06F5">
        <w:rPr>
          <w:lang w:val="la-Latn"/>
        </w:rPr>
        <w:t xml:space="preserve"> </w:t>
      </w:r>
      <w:r w:rsidRPr="007A06F5">
        <w:rPr>
          <w:lang w:val="la-Latn"/>
        </w:rPr>
        <w:t>amplius petimus</w:t>
      </w:r>
      <w:r w:rsidR="00360346" w:rsidRPr="007A06F5">
        <w:rPr>
          <w:lang w:val="la-Latn"/>
        </w:rPr>
        <w:t xml:space="preserve">, </w:t>
      </w:r>
      <w:r w:rsidRPr="007A06F5">
        <w:rPr>
          <w:lang w:val="la-Latn"/>
        </w:rPr>
        <w:t>Dei cultores demonstretis</w:t>
      </w:r>
      <w:r w:rsidR="00360346" w:rsidRPr="007A06F5">
        <w:rPr>
          <w:lang w:val="la-Latn"/>
        </w:rPr>
        <w:t xml:space="preserve">, </w:t>
      </w:r>
      <w:r w:rsidRPr="007A06F5">
        <w:rPr>
          <w:lang w:val="la-Latn"/>
        </w:rPr>
        <w:t>quod fideles illius</w:t>
      </w:r>
      <w:r w:rsidR="00360346" w:rsidRPr="007A06F5">
        <w:rPr>
          <w:lang w:val="la-Latn"/>
        </w:rPr>
        <w:t xml:space="preserve"> </w:t>
      </w:r>
      <w:r w:rsidR="003600C7" w:rsidRPr="007A06F5">
        <w:rPr>
          <w:lang w:val="la-Latn"/>
        </w:rPr>
        <w:t xml:space="preserve">ab </w:t>
      </w:r>
      <w:r w:rsidRPr="007A06F5">
        <w:rPr>
          <w:lang w:val="la-Latn"/>
        </w:rPr>
        <w:t>inimicis eius absolvitis</w:t>
      </w:r>
      <w:r w:rsidR="00D9225B" w:rsidRPr="007A06F5">
        <w:rPr>
          <w:lang w:val="la-Latn"/>
        </w:rPr>
        <w:t>.’</w:t>
      </w:r>
      <w:r w:rsidRPr="007A06F5">
        <w:rPr>
          <w:lang w:val="la-Latn"/>
        </w:rPr>
        <w:t xml:space="preserve"> Item</w:t>
      </w:r>
      <w:r w:rsidR="00360346" w:rsidRPr="007A06F5">
        <w:rPr>
          <w:lang w:val="la-Latn"/>
        </w:rPr>
        <w:t xml:space="preserve"> </w:t>
      </w:r>
      <w:r w:rsidRPr="007A06F5">
        <w:rPr>
          <w:lang w:val="la-Latn"/>
        </w:rPr>
        <w:t>idem ad Fortunatum episcopum</w:t>
      </w:r>
      <w:r w:rsidR="00D9225B" w:rsidRPr="007A06F5">
        <w:rPr>
          <w:lang w:val="la-Latn"/>
        </w:rPr>
        <w:t xml:space="preserve">: </w:t>
      </w:r>
      <w:r w:rsidR="003600C7" w:rsidRPr="007A06F5">
        <w:rPr>
          <w:lang w:val="la-Latn"/>
        </w:rPr>
        <w:t xml:space="preserve">' Christiana ', </w:t>
      </w:r>
      <w:r w:rsidRPr="007A06F5">
        <w:rPr>
          <w:lang w:val="la-Latn"/>
        </w:rPr>
        <w:t>inquit</w:t>
      </w:r>
      <w:r w:rsidR="00360346" w:rsidRPr="007A06F5">
        <w:rPr>
          <w:lang w:val="la-Latn"/>
        </w:rPr>
        <w:t xml:space="preserve">, </w:t>
      </w:r>
      <w:r w:rsidRPr="007A06F5">
        <w:rPr>
          <w:lang w:val="la-Latn"/>
        </w:rPr>
        <w:t>' mancipia</w:t>
      </w:r>
      <w:r w:rsidR="00360346" w:rsidRPr="007A06F5">
        <w:rPr>
          <w:lang w:val="la-Latn"/>
        </w:rPr>
        <w:t xml:space="preserve">, </w:t>
      </w:r>
      <w:r w:rsidRPr="007A06F5">
        <w:rPr>
          <w:lang w:val="la-Latn"/>
        </w:rPr>
        <w:t>quae a z Iudeis adducuntur aut  possidentur</w:t>
      </w:r>
      <w:r w:rsidR="00360346" w:rsidRPr="007A06F5">
        <w:rPr>
          <w:lang w:val="la-Latn"/>
        </w:rPr>
        <w:t xml:space="preserve">, </w:t>
      </w:r>
      <w:r w:rsidR="003600C7" w:rsidRPr="007A06F5">
        <w:rPr>
          <w:lang w:val="la-Latn"/>
        </w:rPr>
        <w:t xml:space="preserve">aut mandatoribus </w:t>
      </w:r>
      <w:r w:rsidRPr="007A06F5">
        <w:rPr>
          <w:lang w:val="la-Latn"/>
        </w:rPr>
        <w:t>contradantur aut certe christianis emptoribus intra a diem quadragesimum vendantur</w:t>
      </w:r>
      <w:r w:rsidR="008E2A6B" w:rsidRPr="007A06F5">
        <w:rPr>
          <w:lang w:val="la-Latn"/>
        </w:rPr>
        <w:t xml:space="preserve">; </w:t>
      </w:r>
      <w:r w:rsidRPr="007A06F5">
        <w:rPr>
          <w:lang w:val="la-Latn"/>
        </w:rPr>
        <w:t>et transacto hoc</w:t>
      </w:r>
      <w:r w:rsidR="00360346" w:rsidRPr="007A06F5">
        <w:rPr>
          <w:lang w:val="la-Latn"/>
        </w:rPr>
        <w:t xml:space="preserve"> </w:t>
      </w:r>
      <w:r w:rsidRPr="007A06F5">
        <w:rPr>
          <w:lang w:val="la-Latn"/>
        </w:rPr>
        <w:t>dierum numero nec</w:t>
      </w:r>
      <w:r w:rsidR="00360346" w:rsidRPr="007A06F5">
        <w:rPr>
          <w:lang w:val="la-Latn"/>
        </w:rPr>
        <w:t xml:space="preserve"> </w:t>
      </w:r>
      <w:r w:rsidRPr="007A06F5">
        <w:rPr>
          <w:lang w:val="la-Latn"/>
        </w:rPr>
        <w:t xml:space="preserve">apud eos </w:t>
      </w:r>
      <w:r w:rsidR="003600C7" w:rsidRPr="007A06F5">
        <w:rPr>
          <w:lang w:val="la-Latn"/>
        </w:rPr>
        <w:t>quolibet modo e remaneant</w:t>
      </w:r>
      <w:r w:rsidR="008E2A6B" w:rsidRPr="007A06F5">
        <w:rPr>
          <w:lang w:val="la-Latn"/>
        </w:rPr>
        <w:t xml:space="preserve">. </w:t>
      </w:r>
      <w:r w:rsidR="003600C7" w:rsidRPr="007A06F5">
        <w:rPr>
          <w:lang w:val="la-Latn"/>
        </w:rPr>
        <w:t xml:space="preserve">Si </w:t>
      </w:r>
      <w:r w:rsidRPr="007A06F5">
        <w:rPr>
          <w:lang w:val="la-Latn"/>
        </w:rPr>
        <w:t>autem quaedam ex eisdem mancipiis talem aegritudinem fortassis incurrerint</w:t>
      </w:r>
      <w:r w:rsidR="00360346" w:rsidRPr="007A06F5">
        <w:rPr>
          <w:lang w:val="la-Latn"/>
        </w:rPr>
        <w:t xml:space="preserve">, </w:t>
      </w:r>
      <w:r w:rsidR="003600C7" w:rsidRPr="007A06F5">
        <w:rPr>
          <w:lang w:val="la-Latn"/>
        </w:rPr>
        <w:t xml:space="preserve">ut </w:t>
      </w:r>
      <w:r w:rsidRPr="007A06F5">
        <w:rPr>
          <w:lang w:val="la-Latn"/>
        </w:rPr>
        <w:t>intra</w:t>
      </w:r>
      <w:r w:rsidR="00360346" w:rsidRPr="007A06F5">
        <w:rPr>
          <w:lang w:val="la-Latn"/>
        </w:rPr>
        <w:t xml:space="preserve"> </w:t>
      </w:r>
      <w:r w:rsidRPr="007A06F5">
        <w:rPr>
          <w:lang w:val="la-Latn"/>
        </w:rPr>
        <w:t>statutos dies vendi non valeant</w:t>
      </w:r>
      <w:r w:rsidR="00360346" w:rsidRPr="007A06F5">
        <w:rPr>
          <w:lang w:val="la-Latn"/>
        </w:rPr>
        <w:t xml:space="preserve">, </w:t>
      </w:r>
      <w:r w:rsidRPr="007A06F5">
        <w:rPr>
          <w:lang w:val="la-Latn"/>
        </w:rPr>
        <w:t>adhibenda sollicitudo est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dum</w:t>
      </w:r>
      <w:r w:rsidR="00360346" w:rsidRPr="007A06F5">
        <w:rPr>
          <w:lang w:val="la-Latn"/>
        </w:rPr>
        <w:t xml:space="preserve"> </w:t>
      </w:r>
      <w:r w:rsidRPr="007A06F5">
        <w:rPr>
          <w:lang w:val="la-Latn"/>
        </w:rPr>
        <w:t>saluti</w:t>
      </w:r>
      <w:r w:rsidR="00360346" w:rsidRPr="007A06F5">
        <w:rPr>
          <w:lang w:val="la-Latn"/>
        </w:rPr>
        <w:t xml:space="preserve"> </w:t>
      </w:r>
      <w:r w:rsidRPr="007A06F5">
        <w:rPr>
          <w:lang w:val="la-Latn"/>
        </w:rPr>
        <w:t>fuerint</w:t>
      </w:r>
      <w:r w:rsidR="00360346" w:rsidRPr="007A06F5">
        <w:rPr>
          <w:lang w:val="la-Latn"/>
        </w:rPr>
        <w:t xml:space="preserve"> </w:t>
      </w:r>
      <w:r w:rsidRPr="007A06F5">
        <w:rPr>
          <w:lang w:val="la-Latn"/>
        </w:rPr>
        <w:t>pristinae restituta</w:t>
      </w:r>
      <w:r w:rsidR="00360346" w:rsidRPr="007A06F5">
        <w:rPr>
          <w:lang w:val="la-Latn"/>
        </w:rPr>
        <w:t xml:space="preserve">, </w:t>
      </w:r>
      <w:r w:rsidRPr="007A06F5">
        <w:rPr>
          <w:lang w:val="la-Latn"/>
        </w:rPr>
        <w:t>similiter</w:t>
      </w:r>
      <w:r w:rsidR="00360346" w:rsidRPr="007A06F5">
        <w:rPr>
          <w:lang w:val="la-Latn"/>
        </w:rPr>
        <w:t xml:space="preserve"> </w:t>
      </w:r>
      <w:r w:rsidRPr="007A06F5">
        <w:rPr>
          <w:lang w:val="la-Latn"/>
        </w:rPr>
        <w:t>modis omnibus distr</w:t>
      </w:r>
      <w:r w:rsidR="003600C7" w:rsidRPr="007A06F5">
        <w:rPr>
          <w:lang w:val="la-Latn"/>
        </w:rPr>
        <w:t xml:space="preserve">ahantur ' et inde ' fraudis 50 </w:t>
      </w:r>
      <w:r w:rsidRPr="007A06F5">
        <w:rPr>
          <w:lang w:val="la-Latn"/>
        </w:rPr>
        <w:t>tollatur cuncta occasio nec</w:t>
      </w:r>
      <w:r w:rsidR="00360346" w:rsidRPr="007A06F5">
        <w:rPr>
          <w:lang w:val="la-Latn"/>
        </w:rPr>
        <w:t xml:space="preserve"> </w:t>
      </w:r>
      <w:r w:rsidRPr="007A06F5">
        <w:rPr>
          <w:lang w:val="la-Latn"/>
        </w:rPr>
        <w:t>christiana mancipia in d</w:t>
      </w:r>
      <w:r w:rsidR="003600C7" w:rsidRPr="007A06F5">
        <w:rPr>
          <w:lang w:val="la-Latn"/>
        </w:rPr>
        <w:t xml:space="preserve">omo Iudei habitare sinantur '. </w:t>
      </w:r>
      <w:r w:rsidRPr="007A06F5">
        <w:rPr>
          <w:lang w:val="la-Latn"/>
        </w:rPr>
        <w:t>Sanctus Alchimus</w:t>
      </w:r>
      <w:r w:rsidR="00360346" w:rsidRPr="007A06F5">
        <w:rPr>
          <w:lang w:val="la-Latn"/>
        </w:rPr>
        <w:t xml:space="preserve"> </w:t>
      </w:r>
      <w:r w:rsidRPr="007A06F5">
        <w:rPr>
          <w:lang w:val="la-Latn"/>
        </w:rPr>
        <w:t>Avitus ecclesiae Viennensis ep</w:t>
      </w:r>
      <w:r w:rsidR="003600C7" w:rsidRPr="007A06F5">
        <w:rPr>
          <w:lang w:val="la-Latn"/>
        </w:rPr>
        <w:t xml:space="preserve">iscopus et sanctus Apollinaris </w:t>
      </w:r>
      <w:r w:rsidRPr="007A06F5">
        <w:rPr>
          <w:lang w:val="la-Latn"/>
        </w:rPr>
        <w:t>ecclesiae</w:t>
      </w:r>
      <w:r w:rsidR="00360346" w:rsidRPr="007A06F5">
        <w:rPr>
          <w:lang w:val="la-Latn"/>
        </w:rPr>
        <w:t xml:space="preserve"> </w:t>
      </w:r>
      <w:r w:rsidRPr="007A06F5">
        <w:rPr>
          <w:lang w:val="la-Latn"/>
        </w:rPr>
        <w:t xml:space="preserve">Valentinae et sanctus Gregorius Lingonicae </w:t>
      </w:r>
      <w:r w:rsidR="003600C7" w:rsidRPr="007A06F5">
        <w:rPr>
          <w:lang w:val="la-Latn"/>
        </w:rPr>
        <w:t xml:space="preserve">ecclesiae episcopus et sanctus </w:t>
      </w:r>
      <w:r w:rsidRPr="007A06F5">
        <w:rPr>
          <w:lang w:val="la-Latn"/>
        </w:rPr>
        <w:t>Viventiolus ecclesiae</w:t>
      </w:r>
      <w:r w:rsidR="00360346" w:rsidRPr="007A06F5">
        <w:rPr>
          <w:lang w:val="la-Latn"/>
        </w:rPr>
        <w:t xml:space="preserve"> </w:t>
      </w:r>
      <w:r w:rsidRPr="007A06F5">
        <w:rPr>
          <w:lang w:val="la-Latn"/>
        </w:rPr>
        <w:t>Lugdunensis episcopus cum ali</w:t>
      </w:r>
      <w:r w:rsidR="003600C7" w:rsidRPr="007A06F5">
        <w:rPr>
          <w:lang w:val="la-Latn"/>
        </w:rPr>
        <w:t xml:space="preserve">is viginti episcopis in nomine </w:t>
      </w:r>
      <w:r w:rsidRPr="007A06F5">
        <w:rPr>
          <w:lang w:val="la-Latn"/>
        </w:rPr>
        <w:t>Domini congregatis ita sanxerunt</w:t>
      </w:r>
      <w:r w:rsidR="00D9225B" w:rsidRPr="007A06F5">
        <w:rPr>
          <w:lang w:val="la-Latn"/>
        </w:rPr>
        <w:t xml:space="preserve">: </w:t>
      </w:r>
      <w:r w:rsidRPr="007A06F5">
        <w:rPr>
          <w:lang w:val="la-Latn"/>
        </w:rPr>
        <w:t>' Si 51 superioris loci clericus heretici cuiuscumque</w:t>
      </w:r>
      <w:r w:rsidR="00360346" w:rsidRPr="007A06F5">
        <w:rPr>
          <w:lang w:val="la-Latn"/>
        </w:rPr>
        <w:t xml:space="preserve"> </w:t>
      </w:r>
      <w:r w:rsidRPr="007A06F5">
        <w:rPr>
          <w:lang w:val="la-Latn"/>
        </w:rPr>
        <w:t>convivio interfuerit</w:t>
      </w:r>
      <w:r w:rsidR="00360346" w:rsidRPr="007A06F5">
        <w:rPr>
          <w:lang w:val="la-Latn"/>
        </w:rPr>
        <w:t xml:space="preserve">, </w:t>
      </w:r>
      <w:r w:rsidRPr="007A06F5">
        <w:rPr>
          <w:lang w:val="la-Latn"/>
        </w:rPr>
        <w:t>anni spatio ecclesiae pacem non h</w:t>
      </w:r>
      <w:r w:rsidR="003600C7" w:rsidRPr="007A06F5">
        <w:rPr>
          <w:lang w:val="la-Latn"/>
        </w:rPr>
        <w:t>abebit</w:t>
      </w:r>
      <w:r w:rsidR="008E2A6B" w:rsidRPr="007A06F5">
        <w:rPr>
          <w:lang w:val="la-Latn"/>
        </w:rPr>
        <w:t xml:space="preserve">. </w:t>
      </w:r>
      <w:r w:rsidR="003600C7" w:rsidRPr="007A06F5">
        <w:rPr>
          <w:lang w:val="la-Latn"/>
        </w:rPr>
        <w:t xml:space="preserve">Quod iuniores clerici </w:t>
      </w:r>
      <w:r w:rsidRPr="007A06F5">
        <w:rPr>
          <w:lang w:val="la-Latn"/>
        </w:rPr>
        <w:t>si p praesumpserint</w:t>
      </w:r>
      <w:r w:rsidR="00360346" w:rsidRPr="007A06F5">
        <w:rPr>
          <w:lang w:val="la-Latn"/>
        </w:rPr>
        <w:t xml:space="preserve">, </w:t>
      </w:r>
      <w:r w:rsidRPr="007A06F5">
        <w:rPr>
          <w:lang w:val="la-Latn"/>
        </w:rPr>
        <w:t>vapulabunt</w:t>
      </w:r>
      <w:r w:rsidR="008E2A6B" w:rsidRPr="007A06F5">
        <w:rPr>
          <w:lang w:val="la-Latn"/>
        </w:rPr>
        <w:t xml:space="preserve">. </w:t>
      </w:r>
      <w:r w:rsidRPr="007A06F5">
        <w:rPr>
          <w:lang w:val="la-Latn"/>
        </w:rPr>
        <w:t>A Iudeorum vero p conv</w:t>
      </w:r>
      <w:r w:rsidR="003600C7" w:rsidRPr="007A06F5">
        <w:rPr>
          <w:lang w:val="la-Latn"/>
        </w:rPr>
        <w:t xml:space="preserve">iviis etiam laicos constitutio </w:t>
      </w:r>
      <w:r w:rsidRPr="007A06F5">
        <w:rPr>
          <w:lang w:val="la-Latn"/>
        </w:rPr>
        <w:t>nostra prohibuit</w:t>
      </w:r>
      <w:r w:rsidR="00360346" w:rsidRPr="007A06F5">
        <w:rPr>
          <w:lang w:val="la-Latn"/>
        </w:rPr>
        <w:t xml:space="preserve">, </w:t>
      </w:r>
      <w:r w:rsidRPr="007A06F5">
        <w:rPr>
          <w:lang w:val="la-Latn"/>
        </w:rPr>
        <w:t>nec cum ullo clerico</w:t>
      </w:r>
      <w:r w:rsidR="00360346" w:rsidRPr="007A06F5">
        <w:rPr>
          <w:lang w:val="la-Latn"/>
        </w:rPr>
        <w:t xml:space="preserve"> </w:t>
      </w:r>
      <w:r w:rsidRPr="007A06F5">
        <w:rPr>
          <w:lang w:val="la-Latn"/>
        </w:rPr>
        <w:t>nostro panem comedat</w:t>
      </w:r>
      <w:r w:rsidR="00360346" w:rsidRPr="007A06F5">
        <w:rPr>
          <w:lang w:val="la-Latn"/>
        </w:rPr>
        <w:t xml:space="preserve">, </w:t>
      </w:r>
      <w:r w:rsidRPr="007A06F5">
        <w:rPr>
          <w:lang w:val="la-Latn"/>
        </w:rPr>
        <w:t>quisquis</w:t>
      </w:r>
      <w:r w:rsidR="00360346" w:rsidRPr="007A06F5">
        <w:rPr>
          <w:lang w:val="la-Latn"/>
        </w:rPr>
        <w:t xml:space="preserve"> </w:t>
      </w:r>
      <w:r w:rsidR="003600C7" w:rsidRPr="007A06F5">
        <w:rPr>
          <w:lang w:val="la-Latn"/>
        </w:rPr>
        <w:t>Iudeorum convivio fuerit inquinatus</w:t>
      </w:r>
      <w:r w:rsidR="00D9225B" w:rsidRPr="007A06F5">
        <w:rPr>
          <w:lang w:val="la-Latn"/>
        </w:rPr>
        <w:t>.’</w:t>
      </w:r>
      <w:r w:rsidR="003600C7" w:rsidRPr="007A06F5">
        <w:rPr>
          <w:lang w:val="la-Latn"/>
        </w:rPr>
        <w:t xml:space="preserve"> </w:t>
      </w:r>
      <w:r w:rsidRPr="007A06F5">
        <w:rPr>
          <w:lang w:val="la-Latn"/>
        </w:rPr>
        <w:t>Sanctus</w:t>
      </w:r>
      <w:r w:rsidR="00360346" w:rsidRPr="007A06F5">
        <w:rPr>
          <w:lang w:val="la-Latn"/>
        </w:rPr>
        <w:t xml:space="preserve"> </w:t>
      </w:r>
      <w:r w:rsidRPr="007A06F5">
        <w:rPr>
          <w:lang w:val="la-Latn"/>
        </w:rPr>
        <w:t>Caesarius ecclesiae Arelatensis cum aliis XXXV</w:t>
      </w:r>
      <w:r w:rsidR="00360346" w:rsidRPr="007A06F5">
        <w:rPr>
          <w:lang w:val="la-Latn"/>
        </w:rPr>
        <w:t xml:space="preserve"> </w:t>
      </w:r>
      <w:r w:rsidR="003600C7" w:rsidRPr="007A06F5">
        <w:rPr>
          <w:lang w:val="la-Latn"/>
        </w:rPr>
        <w:t>episcopis</w:t>
      </w:r>
      <w:r w:rsidR="00D9225B" w:rsidRPr="007A06F5">
        <w:rPr>
          <w:lang w:val="la-Latn"/>
        </w:rPr>
        <w:t xml:space="preserve">: </w:t>
      </w:r>
      <w:r w:rsidR="003600C7" w:rsidRPr="007A06F5">
        <w:rPr>
          <w:lang w:val="la-Latn"/>
        </w:rPr>
        <w:t xml:space="preserve">' Omnes ', </w:t>
      </w:r>
      <w:r w:rsidRPr="007A06F5">
        <w:rPr>
          <w:lang w:val="la-Latn"/>
        </w:rPr>
        <w:t>inquiunt</w:t>
      </w:r>
      <w:r w:rsidR="00360346" w:rsidRPr="007A06F5">
        <w:rPr>
          <w:lang w:val="la-Latn"/>
        </w:rPr>
        <w:t xml:space="preserve">, </w:t>
      </w:r>
      <w:r w:rsidRPr="007A06F5">
        <w:rPr>
          <w:lang w:val="la-Latn"/>
        </w:rPr>
        <w:t>' deinceps clerici sive laici Iudeorum convivia evitent u</w:t>
      </w:r>
      <w:r w:rsidR="00360346" w:rsidRPr="007A06F5">
        <w:rPr>
          <w:lang w:val="la-Latn"/>
        </w:rPr>
        <w:t xml:space="preserve">, </w:t>
      </w:r>
      <w:r w:rsidR="003600C7" w:rsidRPr="007A06F5">
        <w:rPr>
          <w:lang w:val="la-Latn"/>
        </w:rPr>
        <w:t xml:space="preserve">et nec eos ad con </w:t>
      </w:r>
      <w:r w:rsidRPr="007A06F5">
        <w:rPr>
          <w:lang w:val="la-Latn"/>
        </w:rPr>
        <w:t>vivium quis excipiat</w:t>
      </w:r>
      <w:r w:rsidR="00360346" w:rsidRPr="007A06F5">
        <w:rPr>
          <w:lang w:val="la-Latn"/>
        </w:rPr>
        <w:t xml:space="preserve">, </w:t>
      </w:r>
      <w:r w:rsidRPr="007A06F5">
        <w:rPr>
          <w:lang w:val="la-Latn"/>
        </w:rPr>
        <w:t>quia v</w:t>
      </w:r>
      <w:r w:rsidR="00360346" w:rsidRPr="007A06F5">
        <w:rPr>
          <w:lang w:val="la-Latn"/>
        </w:rPr>
        <w:t xml:space="preserve">, </w:t>
      </w:r>
      <w:r w:rsidRPr="007A06F5">
        <w:rPr>
          <w:lang w:val="la-Latn"/>
        </w:rPr>
        <w:t>cum apud christianos cibis communibus non utantur</w:t>
      </w:r>
      <w:r w:rsidR="00360346" w:rsidRPr="007A06F5">
        <w:rPr>
          <w:lang w:val="la-Latn"/>
        </w:rPr>
        <w:t xml:space="preserve">, </w:t>
      </w:r>
      <w:r w:rsidRPr="007A06F5">
        <w:rPr>
          <w:lang w:val="la-Latn"/>
        </w:rPr>
        <w:t>indignum est atque sacrilegium</w:t>
      </w:r>
      <w:r w:rsidR="00360346" w:rsidRPr="007A06F5">
        <w:rPr>
          <w:lang w:val="la-Latn"/>
        </w:rPr>
        <w:t xml:space="preserve"> </w:t>
      </w:r>
      <w:r w:rsidRPr="007A06F5">
        <w:rPr>
          <w:lang w:val="la-Latn"/>
        </w:rPr>
        <w:t>eorum cibos a christianis sumi</w:t>
      </w:r>
      <w:r w:rsidR="008E2A6B" w:rsidRPr="007A06F5">
        <w:rPr>
          <w:lang w:val="la-Latn"/>
        </w:rPr>
        <w:t xml:space="preserve">; </w:t>
      </w:r>
      <w:r w:rsidRPr="007A06F5">
        <w:rPr>
          <w:lang w:val="la-Latn"/>
        </w:rPr>
        <w:t>cum ea</w:t>
      </w:r>
      <w:r w:rsidR="00360346" w:rsidRPr="007A06F5">
        <w:rPr>
          <w:lang w:val="la-Latn"/>
        </w:rPr>
        <w:t xml:space="preserve">, </w:t>
      </w:r>
      <w:r w:rsidR="003600C7" w:rsidRPr="007A06F5">
        <w:rPr>
          <w:lang w:val="la-Latn"/>
        </w:rPr>
        <w:t xml:space="preserve">quae </w:t>
      </w:r>
      <w:r w:rsidRPr="007A06F5">
        <w:rPr>
          <w:lang w:val="la-Latn"/>
        </w:rPr>
        <w:t>apostolo permittente nos</w:t>
      </w:r>
      <w:r w:rsidR="00360346" w:rsidRPr="007A06F5">
        <w:rPr>
          <w:lang w:val="la-Latn"/>
        </w:rPr>
        <w:t xml:space="preserve"> </w:t>
      </w:r>
      <w:r w:rsidRPr="007A06F5">
        <w:rPr>
          <w:lang w:val="la-Latn"/>
        </w:rPr>
        <w:t>sumimus</w:t>
      </w:r>
      <w:r w:rsidR="00360346" w:rsidRPr="007A06F5">
        <w:rPr>
          <w:lang w:val="la-Latn"/>
        </w:rPr>
        <w:t xml:space="preserve">, </w:t>
      </w:r>
      <w:r w:rsidRPr="007A06F5">
        <w:rPr>
          <w:lang w:val="la-Latn"/>
        </w:rPr>
        <w:t>ab illis iudicentur inmunda; ac sic a inferiores incipiant esse catholici b</w:t>
      </w:r>
      <w:r w:rsidR="00360346" w:rsidRPr="007A06F5">
        <w:rPr>
          <w:lang w:val="la-Latn"/>
        </w:rPr>
        <w:t xml:space="preserve">, </w:t>
      </w:r>
      <w:r w:rsidRPr="007A06F5">
        <w:rPr>
          <w:lang w:val="la-Latn"/>
        </w:rPr>
        <w:t>quam Iudei</w:t>
      </w:r>
      <w:r w:rsidR="00360346" w:rsidRPr="007A06F5">
        <w:rPr>
          <w:lang w:val="la-Latn"/>
        </w:rPr>
        <w:t xml:space="preserve">, </w:t>
      </w:r>
      <w:r w:rsidRPr="007A06F5">
        <w:rPr>
          <w:lang w:val="la-Latn"/>
        </w:rPr>
        <w:t>si</w:t>
      </w:r>
      <w:r w:rsidR="00360346" w:rsidRPr="007A06F5">
        <w:rPr>
          <w:lang w:val="la-Latn"/>
        </w:rPr>
        <w:t xml:space="preserve"> </w:t>
      </w:r>
      <w:r w:rsidRPr="007A06F5">
        <w:rPr>
          <w:lang w:val="la-Latn"/>
        </w:rPr>
        <w:t>nos</w:t>
      </w:r>
      <w:r w:rsidR="00360346" w:rsidRPr="007A06F5">
        <w:rPr>
          <w:lang w:val="la-Latn"/>
        </w:rPr>
        <w:t xml:space="preserve"> </w:t>
      </w:r>
      <w:r w:rsidRPr="007A06F5">
        <w:rPr>
          <w:lang w:val="la-Latn"/>
        </w:rPr>
        <w:t>illis</w:t>
      </w:r>
      <w:r w:rsidR="00360346" w:rsidRPr="007A06F5">
        <w:rPr>
          <w:lang w:val="la-Latn"/>
        </w:rPr>
        <w:t xml:space="preserve">, </w:t>
      </w:r>
      <w:r w:rsidRPr="007A06F5">
        <w:rPr>
          <w:lang w:val="la-Latn"/>
        </w:rPr>
        <w:t>quae ab</w:t>
      </w:r>
      <w:r w:rsidR="00360346" w:rsidRPr="007A06F5">
        <w:rPr>
          <w:lang w:val="la-Latn"/>
        </w:rPr>
        <w:t xml:space="preserve"> </w:t>
      </w:r>
      <w:r w:rsidRPr="007A06F5">
        <w:rPr>
          <w:lang w:val="la-Latn"/>
        </w:rPr>
        <w:t>eis apponuntur</w:t>
      </w:r>
      <w:r w:rsidR="00360346" w:rsidRPr="007A06F5">
        <w:rPr>
          <w:lang w:val="la-Latn"/>
        </w:rPr>
        <w:t xml:space="preserve">, </w:t>
      </w:r>
      <w:r w:rsidR="003600C7" w:rsidRPr="007A06F5">
        <w:rPr>
          <w:lang w:val="la-Latn"/>
        </w:rPr>
        <w:t>uta</w:t>
      </w:r>
      <w:r w:rsidRPr="007A06F5">
        <w:rPr>
          <w:lang w:val="la-Latn"/>
        </w:rPr>
        <w:t>mur</w:t>
      </w:r>
      <w:r w:rsidR="00360346" w:rsidRPr="007A06F5">
        <w:rPr>
          <w:lang w:val="la-Latn"/>
        </w:rPr>
        <w:t xml:space="preserve">, </w:t>
      </w:r>
      <w:r w:rsidRPr="007A06F5">
        <w:rPr>
          <w:lang w:val="la-Latn"/>
        </w:rPr>
        <w:t>illi vero</w:t>
      </w:r>
      <w:r w:rsidR="00C36647" w:rsidRPr="007A06F5">
        <w:rPr>
          <w:lang w:val="la-Latn"/>
        </w:rPr>
        <w:t xml:space="preserve"> a nobis oblata contempnant</w:t>
      </w:r>
      <w:r w:rsidR="00D9225B" w:rsidRPr="007A06F5">
        <w:rPr>
          <w:lang w:val="la-Latn"/>
        </w:rPr>
        <w:t>.’</w:t>
      </w:r>
      <w:r w:rsidR="00C36647" w:rsidRPr="007A06F5">
        <w:rPr>
          <w:lang w:val="la-Latn"/>
        </w:rPr>
        <w:t xml:space="preserve"> </w:t>
      </w:r>
      <w:r w:rsidRPr="007A06F5">
        <w:rPr>
          <w:lang w:val="la-Latn"/>
        </w:rPr>
        <w:t>Priscus ecclesiae Lugdunensis episcopus</w:t>
      </w:r>
      <w:r w:rsidR="00360346" w:rsidRPr="007A06F5">
        <w:rPr>
          <w:lang w:val="la-Latn"/>
        </w:rPr>
        <w:t xml:space="preserve">, </w:t>
      </w:r>
      <w:r w:rsidRPr="007A06F5">
        <w:rPr>
          <w:lang w:val="la-Latn"/>
        </w:rPr>
        <w:t>Artemius</w:t>
      </w:r>
      <w:r w:rsidR="00360346" w:rsidRPr="007A06F5">
        <w:rPr>
          <w:lang w:val="la-Latn"/>
        </w:rPr>
        <w:t xml:space="preserve"> </w:t>
      </w:r>
      <w:r w:rsidRPr="007A06F5">
        <w:rPr>
          <w:lang w:val="la-Latn"/>
        </w:rPr>
        <w:t>Senonicae</w:t>
      </w:r>
      <w:r w:rsidR="00360346" w:rsidRPr="007A06F5">
        <w:rPr>
          <w:lang w:val="la-Latn"/>
        </w:rPr>
        <w:t xml:space="preserve">, </w:t>
      </w:r>
      <w:r w:rsidR="00C36647" w:rsidRPr="007A06F5">
        <w:rPr>
          <w:lang w:val="la-Latn"/>
        </w:rPr>
        <w:t xml:space="preserve">Remedius </w:t>
      </w:r>
      <w:r w:rsidRPr="007A06F5">
        <w:rPr>
          <w:lang w:val="la-Latn"/>
        </w:rPr>
        <w:t>Bituricae et sanctus Syagrius</w:t>
      </w:r>
      <w:r w:rsidR="00360346" w:rsidRPr="007A06F5">
        <w:rPr>
          <w:lang w:val="la-Latn"/>
        </w:rPr>
        <w:t xml:space="preserve"> </w:t>
      </w:r>
      <w:r w:rsidRPr="007A06F5">
        <w:rPr>
          <w:lang w:val="la-Latn"/>
        </w:rPr>
        <w:t>Heduorum episcopu</w:t>
      </w:r>
      <w:r w:rsidR="00C36647" w:rsidRPr="007A06F5">
        <w:rPr>
          <w:lang w:val="la-Latn"/>
        </w:rPr>
        <w:t xml:space="preserve">s cum ceteris pluribus statuta </w:t>
      </w:r>
      <w:r w:rsidRPr="007A06F5">
        <w:rPr>
          <w:lang w:val="la-Latn"/>
        </w:rPr>
        <w:t>ecclesiastica renovantes</w:t>
      </w:r>
      <w:r w:rsidR="00360346" w:rsidRPr="007A06F5">
        <w:rPr>
          <w:lang w:val="la-Latn"/>
        </w:rPr>
        <w:t xml:space="preserve"> </w:t>
      </w:r>
      <w:r w:rsidRPr="007A06F5">
        <w:rPr>
          <w:lang w:val="la-Latn"/>
        </w:rPr>
        <w:t>ita definierunt</w:t>
      </w:r>
      <w:r w:rsidR="00D9225B" w:rsidRPr="007A06F5">
        <w:rPr>
          <w:lang w:val="la-Latn"/>
        </w:rPr>
        <w:t xml:space="preserve">: </w:t>
      </w:r>
      <w:r w:rsidRPr="007A06F5">
        <w:rPr>
          <w:lang w:val="la-Latn"/>
        </w:rPr>
        <w:t xml:space="preserve">' Ne Iudei </w:t>
      </w:r>
      <w:r w:rsidR="00C36647" w:rsidRPr="007A06F5">
        <w:rPr>
          <w:lang w:val="la-Latn"/>
        </w:rPr>
        <w:t>christianis populis iudices de</w:t>
      </w:r>
      <w:r w:rsidRPr="007A06F5">
        <w:rPr>
          <w:lang w:val="la-Latn"/>
        </w:rPr>
        <w:t>putentur au</w:t>
      </w:r>
      <w:r w:rsidR="00C36647" w:rsidRPr="007A06F5">
        <w:rPr>
          <w:lang w:val="la-Latn"/>
        </w:rPr>
        <w:t>t thelonarii esse permittantur</w:t>
      </w:r>
      <w:r w:rsidR="008E2A6B" w:rsidRPr="007A06F5">
        <w:rPr>
          <w:lang w:val="la-Latn"/>
        </w:rPr>
        <w:t xml:space="preserve">, </w:t>
      </w:r>
      <w:r w:rsidRPr="007A06F5">
        <w:rPr>
          <w:lang w:val="la-Latn"/>
        </w:rPr>
        <w:t>per quod illis</w:t>
      </w:r>
      <w:r w:rsidR="00360346" w:rsidRPr="007A06F5">
        <w:rPr>
          <w:lang w:val="la-Latn"/>
        </w:rPr>
        <w:t xml:space="preserve">, </w:t>
      </w:r>
      <w:r w:rsidRPr="007A06F5">
        <w:rPr>
          <w:lang w:val="la-Latn"/>
        </w:rPr>
        <w:t>quod Deus avertat</w:t>
      </w:r>
      <w:r w:rsidR="00360346" w:rsidRPr="007A06F5">
        <w:rPr>
          <w:lang w:val="la-Latn"/>
        </w:rPr>
        <w:t xml:space="preserve">, </w:t>
      </w:r>
      <w:r w:rsidR="00C36647" w:rsidRPr="007A06F5">
        <w:rPr>
          <w:lang w:val="la-Latn"/>
        </w:rPr>
        <w:t>chri</w:t>
      </w:r>
      <w:r w:rsidRPr="007A06F5">
        <w:rPr>
          <w:lang w:val="la-Latn"/>
        </w:rPr>
        <w:t>stiani videantur esse</w:t>
      </w:r>
      <w:r w:rsidR="00360346" w:rsidRPr="007A06F5">
        <w:rPr>
          <w:lang w:val="la-Latn"/>
        </w:rPr>
        <w:t xml:space="preserve"> </w:t>
      </w:r>
      <w:r w:rsidRPr="007A06F5">
        <w:rPr>
          <w:lang w:val="la-Latn"/>
        </w:rPr>
        <w:t>subiecti</w:t>
      </w:r>
      <w:r w:rsidR="008E2A6B" w:rsidRPr="007A06F5">
        <w:rPr>
          <w:lang w:val="la-Latn"/>
        </w:rPr>
        <w:t xml:space="preserve">. </w:t>
      </w:r>
      <w:r w:rsidRPr="007A06F5">
        <w:rPr>
          <w:lang w:val="la-Latn"/>
        </w:rPr>
        <w:t>Ut Iudeis a cena Domini usque prima</w:t>
      </w:r>
      <w:r w:rsidR="00360346" w:rsidRPr="007A06F5">
        <w:rPr>
          <w:lang w:val="la-Latn"/>
        </w:rPr>
        <w:t xml:space="preserve"> </w:t>
      </w:r>
      <w:r w:rsidR="00C36647" w:rsidRPr="007A06F5">
        <w:rPr>
          <w:lang w:val="la-Latn"/>
        </w:rPr>
        <w:t xml:space="preserve">pascha </w:t>
      </w:r>
      <w:r w:rsidRPr="007A06F5">
        <w:rPr>
          <w:lang w:val="la-Latn"/>
        </w:rPr>
        <w:t>secundum edictum</w:t>
      </w:r>
      <w:r w:rsidR="00360346" w:rsidRPr="007A06F5">
        <w:rPr>
          <w:lang w:val="la-Latn"/>
        </w:rPr>
        <w:t xml:space="preserve"> </w:t>
      </w:r>
      <w:r w:rsidRPr="007A06F5">
        <w:rPr>
          <w:lang w:val="la-Latn"/>
        </w:rPr>
        <w:t>bonae</w:t>
      </w:r>
      <w:r w:rsidR="00360346" w:rsidRPr="007A06F5">
        <w:rPr>
          <w:lang w:val="la-Latn"/>
        </w:rPr>
        <w:t xml:space="preserve"> </w:t>
      </w:r>
      <w:r w:rsidRPr="007A06F5">
        <w:rPr>
          <w:lang w:val="la-Latn"/>
        </w:rPr>
        <w:t>recordationis domni Chi</w:t>
      </w:r>
      <w:r w:rsidR="00C36647" w:rsidRPr="007A06F5">
        <w:rPr>
          <w:lang w:val="la-Latn"/>
        </w:rPr>
        <w:t xml:space="preserve">ldeberti regis per plateas aut </w:t>
      </w:r>
      <w:r w:rsidRPr="007A06F5">
        <w:rPr>
          <w:lang w:val="la-Latn"/>
        </w:rPr>
        <w:t>forum quasi insultationis causa deambulandi licentia denegetur</w:t>
      </w:r>
      <w:r w:rsidR="00360346" w:rsidRPr="007A06F5">
        <w:rPr>
          <w:lang w:val="la-Latn"/>
        </w:rPr>
        <w:t xml:space="preserve">, </w:t>
      </w:r>
      <w:r w:rsidR="00C36647" w:rsidRPr="007A06F5">
        <w:rPr>
          <w:lang w:val="la-Latn"/>
        </w:rPr>
        <w:t xml:space="preserve">et ut reverentiam </w:t>
      </w:r>
      <w:r w:rsidRPr="007A06F5">
        <w:rPr>
          <w:lang w:val="la-Latn"/>
        </w:rPr>
        <w:t>cunctis sacerdotibus Domini vel clericis inpendant nec ante sacerdotes</w:t>
      </w:r>
      <w:r w:rsidR="00360346" w:rsidRPr="007A06F5">
        <w:rPr>
          <w:lang w:val="la-Latn"/>
        </w:rPr>
        <w:t xml:space="preserve"> </w:t>
      </w:r>
      <w:r w:rsidRPr="007A06F5">
        <w:rPr>
          <w:lang w:val="la-Latn"/>
        </w:rPr>
        <w:t>consessum p / nisi ordinati habere praesumant</w:t>
      </w:r>
      <w:r w:rsidR="008E2A6B" w:rsidRPr="007A06F5">
        <w:rPr>
          <w:lang w:val="la-Latn"/>
        </w:rPr>
        <w:t xml:space="preserve">. </w:t>
      </w:r>
      <w:r w:rsidRPr="007A06F5">
        <w:rPr>
          <w:lang w:val="la-Latn"/>
        </w:rPr>
        <w:t>Quodsi</w:t>
      </w:r>
      <w:r w:rsidR="00360346" w:rsidRPr="007A06F5">
        <w:rPr>
          <w:lang w:val="la-Latn"/>
        </w:rPr>
        <w:t xml:space="preserve"> </w:t>
      </w:r>
      <w:r w:rsidRPr="007A06F5">
        <w:rPr>
          <w:lang w:val="la-Latn"/>
        </w:rPr>
        <w:t>facere fortasse praesumpserint</w:t>
      </w:r>
      <w:r w:rsidR="00360346" w:rsidRPr="007A06F5">
        <w:rPr>
          <w:lang w:val="la-Latn"/>
        </w:rPr>
        <w:t xml:space="preserve">, </w:t>
      </w:r>
      <w:r w:rsidR="00C36647" w:rsidRPr="007A06F5">
        <w:rPr>
          <w:lang w:val="la-Latn"/>
        </w:rPr>
        <w:t xml:space="preserve">a iudicibus </w:t>
      </w:r>
      <w:r w:rsidRPr="007A06F5">
        <w:rPr>
          <w:lang w:val="la-Latn"/>
        </w:rPr>
        <w:t>locorum</w:t>
      </w:r>
      <w:r w:rsidR="00360346" w:rsidRPr="007A06F5">
        <w:rPr>
          <w:lang w:val="la-Latn"/>
        </w:rPr>
        <w:t xml:space="preserve">, </w:t>
      </w:r>
      <w:r w:rsidRPr="007A06F5">
        <w:rPr>
          <w:lang w:val="la-Latn"/>
        </w:rPr>
        <w:t>prout persona fuerit</w:t>
      </w:r>
      <w:r w:rsidR="00360346" w:rsidRPr="007A06F5">
        <w:rPr>
          <w:lang w:val="la-Latn"/>
        </w:rPr>
        <w:t xml:space="preserve">, </w:t>
      </w:r>
      <w:r w:rsidRPr="007A06F5">
        <w:rPr>
          <w:lang w:val="la-Latn"/>
        </w:rPr>
        <w:t>distringantur</w:t>
      </w:r>
      <w:r w:rsidR="008E2A6B" w:rsidRPr="007A06F5">
        <w:rPr>
          <w:lang w:val="la-Latn"/>
        </w:rPr>
        <w:t xml:space="preserve">. </w:t>
      </w:r>
      <w:r w:rsidRPr="007A06F5">
        <w:rPr>
          <w:lang w:val="la-Latn"/>
        </w:rPr>
        <w:t>Et ut n</w:t>
      </w:r>
      <w:r w:rsidR="00C36647" w:rsidRPr="007A06F5">
        <w:rPr>
          <w:lang w:val="la-Latn"/>
        </w:rPr>
        <w:t xml:space="preserve">ullus christianus Iudeorum con </w:t>
      </w:r>
      <w:r w:rsidRPr="007A06F5">
        <w:rPr>
          <w:lang w:val="la-Latn"/>
        </w:rPr>
        <w:t>viviis participare praesumat</w:t>
      </w:r>
      <w:r w:rsidR="008E2A6B" w:rsidRPr="007A06F5">
        <w:rPr>
          <w:lang w:val="la-Latn"/>
        </w:rPr>
        <w:t xml:space="preserve">. </w:t>
      </w:r>
      <w:r w:rsidRPr="007A06F5">
        <w:rPr>
          <w:lang w:val="la-Latn"/>
        </w:rPr>
        <w:t>Quodsi facere quicumque</w:t>
      </w:r>
      <w:r w:rsidR="00360346" w:rsidRPr="007A06F5">
        <w:rPr>
          <w:lang w:val="la-Latn"/>
        </w:rPr>
        <w:t xml:space="preserve">, </w:t>
      </w:r>
      <w:r w:rsidRPr="007A06F5">
        <w:rPr>
          <w:lang w:val="la-Latn"/>
        </w:rPr>
        <w:t>quod nefas est dici</w:t>
      </w:r>
      <w:r w:rsidR="00360346" w:rsidRPr="007A06F5">
        <w:rPr>
          <w:lang w:val="la-Latn"/>
        </w:rPr>
        <w:t xml:space="preserve">, </w:t>
      </w:r>
      <w:r w:rsidR="00C36647" w:rsidRPr="007A06F5">
        <w:rPr>
          <w:lang w:val="la-Latn"/>
        </w:rPr>
        <w:t xml:space="preserve">clericus </w:t>
      </w:r>
      <w:r w:rsidRPr="007A06F5">
        <w:rPr>
          <w:lang w:val="la-Latn"/>
        </w:rPr>
        <w:t>aut secularis praesumpserit</w:t>
      </w:r>
      <w:r w:rsidR="00360346" w:rsidRPr="007A06F5">
        <w:rPr>
          <w:lang w:val="la-Latn"/>
        </w:rPr>
        <w:t xml:space="preserve">, </w:t>
      </w:r>
      <w:r w:rsidRPr="007A06F5">
        <w:rPr>
          <w:lang w:val="la-Latn"/>
        </w:rPr>
        <w:t>ab omnium christianoru</w:t>
      </w:r>
      <w:r w:rsidR="00C36647" w:rsidRPr="007A06F5">
        <w:rPr>
          <w:lang w:val="la-Latn"/>
        </w:rPr>
        <w:t>m consortio se noverit coercen</w:t>
      </w:r>
      <w:r w:rsidRPr="007A06F5">
        <w:rPr>
          <w:lang w:val="la-Latn"/>
        </w:rPr>
        <w:t>dum</w:t>
      </w:r>
      <w:r w:rsidR="00360346" w:rsidRPr="007A06F5">
        <w:rPr>
          <w:lang w:val="la-Latn"/>
        </w:rPr>
        <w:t xml:space="preserve">, </w:t>
      </w:r>
      <w:r w:rsidRPr="007A06F5">
        <w:rPr>
          <w:lang w:val="la-Latn"/>
        </w:rPr>
        <w:t>quisquis eorum impietatibus fuerit inquinatus</w:t>
      </w:r>
      <w:r w:rsidR="008E2A6B" w:rsidRPr="007A06F5">
        <w:rPr>
          <w:lang w:val="la-Latn"/>
        </w:rPr>
        <w:t xml:space="preserve">. </w:t>
      </w:r>
      <w:r w:rsidRPr="007A06F5">
        <w:rPr>
          <w:lang w:val="la-Latn"/>
        </w:rPr>
        <w:t>Et licet quid</w:t>
      </w:r>
      <w:r w:rsidR="00360346" w:rsidRPr="007A06F5">
        <w:rPr>
          <w:lang w:val="la-Latn"/>
        </w:rPr>
        <w:t xml:space="preserve"> </w:t>
      </w:r>
      <w:r w:rsidRPr="007A06F5">
        <w:rPr>
          <w:lang w:val="la-Latn"/>
        </w:rPr>
        <w:t>de christianis</w:t>
      </w:r>
      <w:r w:rsidR="00360346" w:rsidRPr="007A06F5">
        <w:rPr>
          <w:lang w:val="la-Latn"/>
        </w:rPr>
        <w:t xml:space="preserve">, </w:t>
      </w:r>
      <w:r w:rsidRPr="007A06F5">
        <w:rPr>
          <w:lang w:val="la-Latn"/>
        </w:rPr>
        <w:t xml:space="preserve">qui aut captivitatis incursu aut quibuscumque fraudibus Iudeorum servitio </w:t>
      </w:r>
      <w:r w:rsidRPr="007A06F5">
        <w:rPr>
          <w:lang w:val="la-Latn"/>
        </w:rPr>
        <w:lastRenderedPageBreak/>
        <w:t>inplicantur</w:t>
      </w:r>
      <w:r w:rsidR="00360346" w:rsidRPr="007A06F5">
        <w:rPr>
          <w:lang w:val="la-Latn"/>
        </w:rPr>
        <w:t xml:space="preserve">, </w:t>
      </w:r>
      <w:r w:rsidRPr="007A06F5">
        <w:rPr>
          <w:lang w:val="la-Latn"/>
        </w:rPr>
        <w:t>debeat</w:t>
      </w:r>
      <w:r w:rsidR="00360346" w:rsidRPr="007A06F5">
        <w:rPr>
          <w:lang w:val="la-Latn"/>
        </w:rPr>
        <w:t xml:space="preserve"> </w:t>
      </w:r>
      <w:r w:rsidRPr="007A06F5">
        <w:rPr>
          <w:lang w:val="la-Latn"/>
        </w:rPr>
        <w:t>custodiri</w:t>
      </w:r>
      <w:r w:rsidR="00360346" w:rsidRPr="007A06F5">
        <w:rPr>
          <w:lang w:val="la-Latn"/>
        </w:rPr>
        <w:t xml:space="preserve">, </w:t>
      </w:r>
      <w:r w:rsidRPr="007A06F5">
        <w:rPr>
          <w:lang w:val="la-Latn"/>
        </w:rPr>
        <w:t>non solum canonicis</w:t>
      </w:r>
      <w:r w:rsidR="00360346" w:rsidRPr="007A06F5">
        <w:rPr>
          <w:lang w:val="la-Latn"/>
        </w:rPr>
        <w:t xml:space="preserve">, </w:t>
      </w:r>
      <w:r w:rsidRPr="007A06F5">
        <w:rPr>
          <w:lang w:val="la-Latn"/>
        </w:rPr>
        <w:t>sed et leg</w:t>
      </w:r>
      <w:r w:rsidR="00C36647" w:rsidRPr="007A06F5">
        <w:rPr>
          <w:lang w:val="la-Latn"/>
        </w:rPr>
        <w:t xml:space="preserve">um beneficiis iampridem fuerit </w:t>
      </w:r>
      <w:r w:rsidRPr="007A06F5">
        <w:rPr>
          <w:lang w:val="la-Latn"/>
        </w:rPr>
        <w:t>constitutum</w:t>
      </w:r>
      <w:r w:rsidR="008E2A6B" w:rsidRPr="007A06F5">
        <w:rPr>
          <w:lang w:val="la-Latn"/>
        </w:rPr>
        <w:t xml:space="preserve">; </w:t>
      </w:r>
      <w:r w:rsidRPr="007A06F5">
        <w:rPr>
          <w:lang w:val="la-Latn"/>
        </w:rPr>
        <w:t>tamen</w:t>
      </w:r>
      <w:r w:rsidR="00360346" w:rsidRPr="007A06F5">
        <w:rPr>
          <w:lang w:val="la-Latn"/>
        </w:rPr>
        <w:t xml:space="preserve">, </w:t>
      </w:r>
      <w:r w:rsidRPr="007A06F5">
        <w:rPr>
          <w:lang w:val="la-Latn"/>
        </w:rPr>
        <w:t>quia nunc ita quorundam querela exorta est quosdam Iudeos</w:t>
      </w:r>
      <w:r w:rsidR="00C36647" w:rsidRPr="007A06F5">
        <w:rPr>
          <w:lang w:val="la-Latn"/>
        </w:rPr>
        <w:t xml:space="preserve"> </w:t>
      </w:r>
      <w:r w:rsidRPr="007A06F5">
        <w:rPr>
          <w:lang w:val="la-Latn"/>
        </w:rPr>
        <w:t>per civitates aut municipia consistentes in tantam i</w:t>
      </w:r>
      <w:r w:rsidR="00C36647" w:rsidRPr="007A06F5">
        <w:rPr>
          <w:lang w:val="la-Latn"/>
        </w:rPr>
        <w:t>nsolentiam et proterviam proru</w:t>
      </w:r>
      <w:r w:rsidRPr="007A06F5">
        <w:rPr>
          <w:lang w:val="la-Latn"/>
        </w:rPr>
        <w:t>pisse</w:t>
      </w:r>
      <w:r w:rsidR="00360346" w:rsidRPr="007A06F5">
        <w:rPr>
          <w:lang w:val="la-Latn"/>
        </w:rPr>
        <w:t xml:space="preserve">, </w:t>
      </w:r>
      <w:r w:rsidRPr="007A06F5">
        <w:rPr>
          <w:lang w:val="la-Latn"/>
        </w:rPr>
        <w:t>ut nec reclamantes christianos liceat vel ad pretium de eorum posse</w:t>
      </w:r>
      <w:r w:rsidR="00360346" w:rsidRPr="007A06F5">
        <w:rPr>
          <w:lang w:val="la-Latn"/>
        </w:rPr>
        <w:t xml:space="preserve"> </w:t>
      </w:r>
      <w:r w:rsidR="00C36647" w:rsidRPr="007A06F5">
        <w:rPr>
          <w:lang w:val="la-Latn"/>
        </w:rPr>
        <w:t xml:space="preserve">servitute </w:t>
      </w:r>
      <w:r w:rsidRPr="007A06F5">
        <w:rPr>
          <w:lang w:val="la-Latn"/>
        </w:rPr>
        <w:t>absolvi</w:t>
      </w:r>
      <w:r w:rsidR="00D9225B" w:rsidRPr="007A06F5">
        <w:rPr>
          <w:lang w:val="la-Latn"/>
        </w:rPr>
        <w:t xml:space="preserve">: </w:t>
      </w:r>
      <w:r w:rsidRPr="007A06F5">
        <w:rPr>
          <w:lang w:val="la-Latn"/>
        </w:rPr>
        <w:t>idcirco praesenti concilio Deo</w:t>
      </w:r>
      <w:r w:rsidR="00360346" w:rsidRPr="007A06F5">
        <w:rPr>
          <w:lang w:val="la-Latn"/>
        </w:rPr>
        <w:t xml:space="preserve"> </w:t>
      </w:r>
      <w:r w:rsidRPr="007A06F5">
        <w:rPr>
          <w:lang w:val="la-Latn"/>
        </w:rPr>
        <w:t>auctore</w:t>
      </w:r>
      <w:r w:rsidR="00360346" w:rsidRPr="007A06F5">
        <w:rPr>
          <w:lang w:val="la-Latn"/>
        </w:rPr>
        <w:t xml:space="preserve"> </w:t>
      </w:r>
      <w:r w:rsidRPr="007A06F5">
        <w:rPr>
          <w:lang w:val="la-Latn"/>
        </w:rPr>
        <w:t>sancimus</w:t>
      </w:r>
      <w:r w:rsidR="00360346" w:rsidRPr="007A06F5">
        <w:rPr>
          <w:lang w:val="la-Latn"/>
        </w:rPr>
        <w:t xml:space="preserve">, </w:t>
      </w:r>
      <w:r w:rsidRPr="007A06F5">
        <w:rPr>
          <w:lang w:val="la-Latn"/>
        </w:rPr>
        <w:t>ut nullus christi</w:t>
      </w:r>
      <w:r w:rsidR="00C36647" w:rsidRPr="007A06F5">
        <w:rPr>
          <w:lang w:val="la-Latn"/>
        </w:rPr>
        <w:t xml:space="preserve">anus </w:t>
      </w:r>
      <w:r w:rsidRPr="007A06F5">
        <w:rPr>
          <w:lang w:val="la-Latn"/>
        </w:rPr>
        <w:t>Iudeo</w:t>
      </w:r>
      <w:r w:rsidR="00360346" w:rsidRPr="007A06F5">
        <w:rPr>
          <w:lang w:val="la-Latn"/>
        </w:rPr>
        <w:t xml:space="preserve"> </w:t>
      </w:r>
      <w:r w:rsidRPr="007A06F5">
        <w:rPr>
          <w:lang w:val="la-Latn"/>
        </w:rPr>
        <w:t>deinceps debeat deservire</w:t>
      </w:r>
      <w:r w:rsidR="00360346" w:rsidRPr="007A06F5">
        <w:rPr>
          <w:lang w:val="la-Latn"/>
        </w:rPr>
        <w:t xml:space="preserve">, </w:t>
      </w:r>
      <w:r w:rsidRPr="007A06F5">
        <w:rPr>
          <w:lang w:val="la-Latn"/>
        </w:rPr>
        <w:t>sed datis pro</w:t>
      </w:r>
      <w:r w:rsidR="00360346" w:rsidRPr="007A06F5">
        <w:rPr>
          <w:lang w:val="la-Latn"/>
        </w:rPr>
        <w:t xml:space="preserve"> </w:t>
      </w:r>
      <w:r w:rsidRPr="007A06F5">
        <w:rPr>
          <w:lang w:val="la-Latn"/>
        </w:rPr>
        <w:t>quo</w:t>
      </w:r>
      <w:r w:rsidR="00C36647" w:rsidRPr="007A06F5">
        <w:rPr>
          <w:lang w:val="la-Latn"/>
        </w:rPr>
        <w:t>libet bono</w:t>
      </w:r>
      <w:r w:rsidR="00D9225B" w:rsidRPr="007A06F5">
        <w:rPr>
          <w:lang w:val="la-Latn"/>
        </w:rPr>
        <w:t xml:space="preserve"> </w:t>
      </w:r>
      <w:r w:rsidR="00C36647" w:rsidRPr="007A06F5">
        <w:rPr>
          <w:lang w:val="la-Latn"/>
        </w:rPr>
        <w:t xml:space="preserve">mancipio duodecim </w:t>
      </w:r>
      <w:r w:rsidRPr="007A06F5">
        <w:rPr>
          <w:lang w:val="la-Latn"/>
        </w:rPr>
        <w:t>solidis ipsum mancipium quicumque christianus s</w:t>
      </w:r>
      <w:r w:rsidR="00C36647" w:rsidRPr="007A06F5">
        <w:rPr>
          <w:lang w:val="la-Latn"/>
        </w:rPr>
        <w:t>eu ad ingenuitatem sive ad ser</w:t>
      </w:r>
      <w:r w:rsidRPr="007A06F5">
        <w:rPr>
          <w:lang w:val="la-Latn"/>
        </w:rPr>
        <w:t>vitium licentiam habeat redimendi</w:t>
      </w:r>
      <w:r w:rsidR="00360346" w:rsidRPr="007A06F5">
        <w:rPr>
          <w:lang w:val="la-Latn"/>
        </w:rPr>
        <w:t xml:space="preserve">, </w:t>
      </w:r>
      <w:r w:rsidRPr="007A06F5">
        <w:rPr>
          <w:lang w:val="la-Latn"/>
        </w:rPr>
        <w:t>quia nefas est</w:t>
      </w:r>
      <w:r w:rsidR="00360346" w:rsidRPr="007A06F5">
        <w:rPr>
          <w:lang w:val="la-Latn"/>
        </w:rPr>
        <w:t xml:space="preserve">, </w:t>
      </w:r>
      <w:r w:rsidRPr="007A06F5">
        <w:rPr>
          <w:lang w:val="la-Latn"/>
        </w:rPr>
        <w:t>ut</w:t>
      </w:r>
      <w:r w:rsidR="00360346" w:rsidRPr="007A06F5">
        <w:rPr>
          <w:lang w:val="la-Latn"/>
        </w:rPr>
        <w:t xml:space="preserve">, </w:t>
      </w:r>
      <w:r w:rsidR="00C36647" w:rsidRPr="007A06F5">
        <w:rPr>
          <w:lang w:val="la-Latn"/>
        </w:rPr>
        <w:t xml:space="preserve">quos Christus dominus </w:t>
      </w:r>
      <w:r w:rsidRPr="007A06F5">
        <w:rPr>
          <w:lang w:val="la-Latn"/>
        </w:rPr>
        <w:t>sanguinis sui effusione redemit</w:t>
      </w:r>
      <w:r w:rsidR="00360346" w:rsidRPr="007A06F5">
        <w:rPr>
          <w:lang w:val="la-Latn"/>
        </w:rPr>
        <w:t xml:space="preserve">, </w:t>
      </w:r>
      <w:r w:rsidRPr="007A06F5">
        <w:rPr>
          <w:lang w:val="la-Latn"/>
        </w:rPr>
        <w:t>persecutorum vinculi</w:t>
      </w:r>
      <w:r w:rsidR="00C36647" w:rsidRPr="007A06F5">
        <w:rPr>
          <w:lang w:val="la-Latn"/>
        </w:rPr>
        <w:t>s permaneant inretiti</w:t>
      </w:r>
      <w:r w:rsidR="008E2A6B" w:rsidRPr="007A06F5">
        <w:rPr>
          <w:lang w:val="la-Latn"/>
        </w:rPr>
        <w:t xml:space="preserve">. </w:t>
      </w:r>
      <w:r w:rsidR="00C36647" w:rsidRPr="007A06F5">
        <w:rPr>
          <w:lang w:val="la-Latn"/>
        </w:rPr>
        <w:t xml:space="preserve">Quodsi </w:t>
      </w:r>
      <w:r w:rsidRPr="007A06F5">
        <w:rPr>
          <w:lang w:val="la-Latn"/>
        </w:rPr>
        <w:t>adquiescere his</w:t>
      </w:r>
      <w:r w:rsidR="00360346" w:rsidRPr="007A06F5">
        <w:rPr>
          <w:lang w:val="la-Latn"/>
        </w:rPr>
        <w:t xml:space="preserve">, </w:t>
      </w:r>
      <w:r w:rsidRPr="007A06F5">
        <w:rPr>
          <w:lang w:val="la-Latn"/>
        </w:rPr>
        <w:t>quae statuimus</w:t>
      </w:r>
      <w:r w:rsidR="00360346" w:rsidRPr="007A06F5">
        <w:rPr>
          <w:lang w:val="la-Latn"/>
        </w:rPr>
        <w:t xml:space="preserve">, </w:t>
      </w:r>
      <w:r w:rsidRPr="007A06F5">
        <w:rPr>
          <w:lang w:val="la-Latn"/>
        </w:rPr>
        <w:t>quicumque Iudeus noluerit</w:t>
      </w:r>
      <w:r w:rsidR="00360346" w:rsidRPr="007A06F5">
        <w:rPr>
          <w:lang w:val="la-Latn"/>
        </w:rPr>
        <w:t xml:space="preserve">, </w:t>
      </w:r>
      <w:r w:rsidRPr="007A06F5">
        <w:rPr>
          <w:lang w:val="la-Latn"/>
        </w:rPr>
        <w:t>quamdiu ad pecuniam</w:t>
      </w:r>
      <w:r w:rsidR="00360346" w:rsidRPr="007A06F5">
        <w:rPr>
          <w:lang w:val="la-Latn"/>
        </w:rPr>
        <w:t xml:space="preserve"> </w:t>
      </w:r>
      <w:r w:rsidRPr="007A06F5">
        <w:rPr>
          <w:lang w:val="la-Latn"/>
        </w:rPr>
        <w:t>constitutam venire distulerit</w:t>
      </w:r>
      <w:r w:rsidR="00360346" w:rsidRPr="007A06F5">
        <w:rPr>
          <w:lang w:val="la-Latn"/>
        </w:rPr>
        <w:t xml:space="preserve">, </w:t>
      </w:r>
      <w:r w:rsidRPr="007A06F5">
        <w:rPr>
          <w:lang w:val="la-Latn"/>
        </w:rPr>
        <w:t>liceat z mancipio ipsi cum christianis</w:t>
      </w:r>
      <w:r w:rsidR="00360346" w:rsidRPr="007A06F5">
        <w:rPr>
          <w:lang w:val="la-Latn"/>
        </w:rPr>
        <w:t xml:space="preserve">, </w:t>
      </w:r>
      <w:r w:rsidRPr="007A06F5">
        <w:rPr>
          <w:lang w:val="la-Latn"/>
        </w:rPr>
        <w:t>ubicumque voluerit</w:t>
      </w:r>
      <w:r w:rsidR="00360346" w:rsidRPr="007A06F5">
        <w:rPr>
          <w:lang w:val="la-Latn"/>
        </w:rPr>
        <w:t xml:space="preserve">, </w:t>
      </w:r>
      <w:r w:rsidRPr="007A06F5">
        <w:rPr>
          <w:lang w:val="la-Latn"/>
        </w:rPr>
        <w:t>habitare</w:t>
      </w:r>
      <w:r w:rsidR="008E2A6B" w:rsidRPr="007A06F5">
        <w:rPr>
          <w:lang w:val="la-Latn"/>
        </w:rPr>
        <w:t xml:space="preserve">; </w:t>
      </w:r>
      <w:r w:rsidRPr="007A06F5">
        <w:rPr>
          <w:lang w:val="la-Latn"/>
        </w:rPr>
        <w:t>illud etiam specialiter sancientes</w:t>
      </w:r>
      <w:r w:rsidR="00360346" w:rsidRPr="007A06F5">
        <w:rPr>
          <w:lang w:val="la-Latn"/>
        </w:rPr>
        <w:t xml:space="preserve">, </w:t>
      </w:r>
      <w:r w:rsidRPr="007A06F5">
        <w:rPr>
          <w:lang w:val="la-Latn"/>
        </w:rPr>
        <w:t>quod</w:t>
      </w:r>
      <w:r w:rsidR="00360346" w:rsidRPr="007A06F5">
        <w:rPr>
          <w:lang w:val="la-Latn"/>
        </w:rPr>
        <w:t xml:space="preserve">, </w:t>
      </w:r>
      <w:r w:rsidRPr="007A06F5">
        <w:rPr>
          <w:lang w:val="la-Latn"/>
        </w:rPr>
        <w:t>si</w:t>
      </w:r>
      <w:r w:rsidR="00C36647" w:rsidRPr="007A06F5">
        <w:rPr>
          <w:lang w:val="la-Latn"/>
        </w:rPr>
        <w:t xml:space="preserve"> quis Iudeus christianum manci</w:t>
      </w:r>
      <w:r w:rsidRPr="007A06F5">
        <w:rPr>
          <w:lang w:val="la-Latn"/>
        </w:rPr>
        <w:t>pium ad ritum Iudaicum convictus fuerit persuasisse</w:t>
      </w:r>
      <w:r w:rsidR="00360346" w:rsidRPr="007A06F5">
        <w:rPr>
          <w:lang w:val="la-Latn"/>
        </w:rPr>
        <w:t xml:space="preserve">, </w:t>
      </w:r>
      <w:r w:rsidRPr="007A06F5">
        <w:rPr>
          <w:lang w:val="la-Latn"/>
        </w:rPr>
        <w:t xml:space="preserve">et </w:t>
      </w:r>
      <w:r w:rsidR="00C36647" w:rsidRPr="007A06F5">
        <w:rPr>
          <w:lang w:val="la-Latn"/>
        </w:rPr>
        <w:t>ipso mancipio careat et legali dampnatione plectatur</w:t>
      </w:r>
      <w:r w:rsidR="00D9225B" w:rsidRPr="007A06F5">
        <w:rPr>
          <w:lang w:val="la-Latn"/>
        </w:rPr>
        <w:t>.’</w:t>
      </w:r>
      <w:r w:rsidR="00C36647" w:rsidRPr="007A06F5">
        <w:rPr>
          <w:lang w:val="la-Latn"/>
        </w:rPr>
        <w:t xml:space="preserve"> </w:t>
      </w:r>
      <w:r w:rsidRPr="007A06F5">
        <w:rPr>
          <w:lang w:val="la-Latn"/>
        </w:rPr>
        <w:t>Sanctus a Lupus Trecassenorum episcopus et c</w:t>
      </w:r>
      <w:r w:rsidR="00C36647" w:rsidRPr="007A06F5">
        <w:rPr>
          <w:lang w:val="la-Latn"/>
        </w:rPr>
        <w:t xml:space="preserve">um eo alii viginti et quattuor </w:t>
      </w:r>
      <w:r w:rsidRPr="007A06F5">
        <w:rPr>
          <w:lang w:val="la-Latn"/>
        </w:rPr>
        <w:t xml:space="preserve">episcopi vel vicarii episcoporum similiter in nomine </w:t>
      </w:r>
      <w:r w:rsidR="00C36647" w:rsidRPr="007A06F5">
        <w:rPr>
          <w:lang w:val="la-Latn"/>
        </w:rPr>
        <w:t>Domini nostri Iesu Christi con</w:t>
      </w:r>
      <w:r w:rsidRPr="007A06F5">
        <w:rPr>
          <w:lang w:val="la-Latn"/>
        </w:rPr>
        <w:t>gregati pro causis corporis eius</w:t>
      </w:r>
      <w:r w:rsidR="00360346" w:rsidRPr="007A06F5">
        <w:rPr>
          <w:lang w:val="la-Latn"/>
        </w:rPr>
        <w:t xml:space="preserve">, </w:t>
      </w:r>
      <w:r w:rsidRPr="007A06F5">
        <w:rPr>
          <w:lang w:val="la-Latn"/>
        </w:rPr>
        <w:t>quod est ecclesia</w:t>
      </w:r>
      <w:r w:rsidR="00360346" w:rsidRPr="007A06F5">
        <w:rPr>
          <w:lang w:val="la-Latn"/>
        </w:rPr>
        <w:t xml:space="preserve">, </w:t>
      </w:r>
      <w:r w:rsidRPr="007A06F5">
        <w:rPr>
          <w:lang w:val="la-Latn"/>
        </w:rPr>
        <w:t>inte</w:t>
      </w:r>
      <w:r w:rsidR="00C36647" w:rsidRPr="007A06F5">
        <w:rPr>
          <w:lang w:val="la-Latn"/>
        </w:rPr>
        <w:t>r multa hoc etiam statuerunt</w:t>
      </w:r>
      <w:r w:rsidR="00D9225B" w:rsidRPr="007A06F5">
        <w:rPr>
          <w:lang w:val="la-Latn"/>
        </w:rPr>
        <w:t xml:space="preserve">: </w:t>
      </w:r>
      <w:r w:rsidRPr="007A06F5">
        <w:rPr>
          <w:lang w:val="la-Latn"/>
        </w:rPr>
        <w:t>' Quia Deo propitio sub catholicorum regum dominatione</w:t>
      </w:r>
      <w:r w:rsidR="00360346" w:rsidRPr="007A06F5">
        <w:rPr>
          <w:lang w:val="la-Latn"/>
        </w:rPr>
        <w:t xml:space="preserve"> </w:t>
      </w:r>
      <w:r w:rsidRPr="007A06F5">
        <w:rPr>
          <w:lang w:val="la-Latn"/>
        </w:rPr>
        <w:t>consistimus</w:t>
      </w:r>
      <w:r w:rsidR="00360346" w:rsidRPr="007A06F5">
        <w:rPr>
          <w:lang w:val="la-Latn"/>
        </w:rPr>
        <w:t xml:space="preserve">, </w:t>
      </w:r>
      <w:r w:rsidR="00C36647" w:rsidRPr="007A06F5">
        <w:rPr>
          <w:lang w:val="la-Latn"/>
        </w:rPr>
        <w:t xml:space="preserve">Iudei a cena </w:t>
      </w:r>
      <w:r w:rsidRPr="007A06F5">
        <w:rPr>
          <w:lang w:val="la-Latn"/>
        </w:rPr>
        <w:t>Domini usque in secunda</w:t>
      </w:r>
      <w:r w:rsidR="00360346" w:rsidRPr="007A06F5">
        <w:rPr>
          <w:lang w:val="la-Latn"/>
        </w:rPr>
        <w:t xml:space="preserve"> </w:t>
      </w:r>
      <w:r w:rsidRPr="007A06F5">
        <w:rPr>
          <w:lang w:val="la-Latn"/>
        </w:rPr>
        <w:t>sabbati in pascha</w:t>
      </w:r>
      <w:r w:rsidR="00360346" w:rsidRPr="007A06F5">
        <w:rPr>
          <w:lang w:val="la-Latn"/>
        </w:rPr>
        <w:t xml:space="preserve">, </w:t>
      </w:r>
      <w:r w:rsidRPr="007A06F5">
        <w:rPr>
          <w:lang w:val="la-Latn"/>
        </w:rPr>
        <w:t>hoc est ipso quatriduo</w:t>
      </w:r>
      <w:r w:rsidR="00360346" w:rsidRPr="007A06F5">
        <w:rPr>
          <w:lang w:val="la-Latn"/>
        </w:rPr>
        <w:t xml:space="preserve">, </w:t>
      </w:r>
      <w:r w:rsidR="00C36647" w:rsidRPr="007A06F5">
        <w:rPr>
          <w:lang w:val="la-Latn"/>
        </w:rPr>
        <w:t xml:space="preserve">procedere </w:t>
      </w:r>
      <w:r w:rsidRPr="007A06F5">
        <w:rPr>
          <w:lang w:val="la-Latn"/>
        </w:rPr>
        <w:t>inter christianos neque catholicis populis se</w:t>
      </w:r>
      <w:r w:rsidR="00360346" w:rsidRPr="007A06F5">
        <w:rPr>
          <w:lang w:val="la-Latn"/>
        </w:rPr>
        <w:t xml:space="preserve"> </w:t>
      </w:r>
      <w:r w:rsidRPr="007A06F5">
        <w:rPr>
          <w:lang w:val="la-Latn"/>
        </w:rPr>
        <w:t xml:space="preserve">ullo </w:t>
      </w:r>
      <w:r w:rsidR="00C36647" w:rsidRPr="007A06F5">
        <w:rPr>
          <w:lang w:val="la-Latn"/>
        </w:rPr>
        <w:t>loco vel quacumque e occasione miscere praesumant</w:t>
      </w:r>
      <w:r w:rsidR="00D9225B" w:rsidRPr="007A06F5">
        <w:rPr>
          <w:lang w:val="la-Latn"/>
        </w:rPr>
        <w:t>.’</w:t>
      </w:r>
      <w:r w:rsidR="00C36647" w:rsidRPr="007A06F5">
        <w:rPr>
          <w:lang w:val="la-Latn"/>
        </w:rPr>
        <w:t xml:space="preserve"> </w:t>
      </w:r>
      <w:r w:rsidRPr="007A06F5">
        <w:rPr>
          <w:lang w:val="la-Latn"/>
        </w:rPr>
        <w:t>In</w:t>
      </w:r>
      <w:r w:rsidR="00360346" w:rsidRPr="007A06F5">
        <w:rPr>
          <w:lang w:val="la-Latn"/>
        </w:rPr>
        <w:t xml:space="preserve"> </w:t>
      </w:r>
      <w:r w:rsidRPr="007A06F5">
        <w:rPr>
          <w:lang w:val="la-Latn"/>
        </w:rPr>
        <w:t>concilio Laodiceno statutum est</w:t>
      </w:r>
      <w:r w:rsidR="00D9225B" w:rsidRPr="007A06F5">
        <w:rPr>
          <w:lang w:val="la-Latn"/>
        </w:rPr>
        <w:t xml:space="preserve">: </w:t>
      </w:r>
      <w:r w:rsidRPr="007A06F5">
        <w:rPr>
          <w:lang w:val="la-Latn"/>
        </w:rPr>
        <w:t xml:space="preserve">' Quod </w:t>
      </w:r>
      <w:r w:rsidR="00C36647" w:rsidRPr="007A06F5">
        <w:rPr>
          <w:lang w:val="la-Latn"/>
        </w:rPr>
        <w:t xml:space="preserve">non oporteat a Iudeis vel here </w:t>
      </w:r>
      <w:r w:rsidRPr="007A06F5">
        <w:rPr>
          <w:lang w:val="la-Latn"/>
        </w:rPr>
        <w:t>ticis ea</w:t>
      </w:r>
      <w:r w:rsidR="00360346" w:rsidRPr="007A06F5">
        <w:rPr>
          <w:lang w:val="la-Latn"/>
        </w:rPr>
        <w:t xml:space="preserve">, </w:t>
      </w:r>
      <w:r w:rsidRPr="007A06F5">
        <w:rPr>
          <w:lang w:val="la-Latn"/>
        </w:rPr>
        <w:t>quae mittuntur</w:t>
      </w:r>
      <w:r w:rsidR="00360346" w:rsidRPr="007A06F5">
        <w:rPr>
          <w:lang w:val="la-Latn"/>
        </w:rPr>
        <w:t xml:space="preserve">, </w:t>
      </w:r>
      <w:r w:rsidRPr="007A06F5">
        <w:rPr>
          <w:lang w:val="la-Latn"/>
        </w:rPr>
        <w:t>munera festiva suscipere nec c</w:t>
      </w:r>
      <w:r w:rsidR="00C36647" w:rsidRPr="007A06F5">
        <w:rPr>
          <w:lang w:val="la-Latn"/>
        </w:rPr>
        <w:t>um eis festa celebrare'; et</w:t>
      </w:r>
      <w:r w:rsidR="00D9225B" w:rsidRPr="007A06F5">
        <w:rPr>
          <w:lang w:val="la-Latn"/>
        </w:rPr>
        <w:t xml:space="preserve">: </w:t>
      </w:r>
      <w:r w:rsidRPr="007A06F5">
        <w:rPr>
          <w:lang w:val="la-Latn"/>
        </w:rPr>
        <w:t>'Quod non oporteat a Iudeis azima</w:t>
      </w:r>
      <w:r w:rsidR="00360346" w:rsidRPr="007A06F5">
        <w:rPr>
          <w:lang w:val="la-Latn"/>
        </w:rPr>
        <w:t xml:space="preserve"> </w:t>
      </w:r>
      <w:r w:rsidRPr="007A06F5">
        <w:rPr>
          <w:lang w:val="la-Latn"/>
        </w:rPr>
        <w:t>accipere et com</w:t>
      </w:r>
      <w:r w:rsidR="00C36647" w:rsidRPr="007A06F5">
        <w:rPr>
          <w:lang w:val="la-Latn"/>
        </w:rPr>
        <w:t>municare impietatibus eorum</w:t>
      </w:r>
      <w:r w:rsidR="00D9225B" w:rsidRPr="007A06F5">
        <w:rPr>
          <w:lang w:val="la-Latn"/>
        </w:rPr>
        <w:t>.’</w:t>
      </w:r>
      <w:r w:rsidR="00C36647" w:rsidRPr="007A06F5">
        <w:rPr>
          <w:lang w:val="la-Latn"/>
        </w:rPr>
        <w:t xml:space="preserve"> </w:t>
      </w:r>
      <w:r w:rsidRPr="007A06F5">
        <w:rPr>
          <w:lang w:val="la-Latn"/>
        </w:rPr>
        <w:t>Et</w:t>
      </w:r>
      <w:r w:rsidR="00360346" w:rsidRPr="007A06F5">
        <w:rPr>
          <w:lang w:val="la-Latn"/>
        </w:rPr>
        <w:t xml:space="preserve"> </w:t>
      </w:r>
      <w:r w:rsidRPr="007A06F5">
        <w:rPr>
          <w:lang w:val="la-Latn"/>
        </w:rPr>
        <w:t>in alio concilio</w:t>
      </w:r>
      <w:r w:rsidR="00D9225B" w:rsidRPr="007A06F5">
        <w:rPr>
          <w:lang w:val="la-Latn"/>
        </w:rPr>
        <w:t xml:space="preserve">: </w:t>
      </w:r>
      <w:r w:rsidRPr="007A06F5">
        <w:rPr>
          <w:lang w:val="la-Latn"/>
        </w:rPr>
        <w:t>'Ut</w:t>
      </w:r>
      <w:r w:rsidR="00360346" w:rsidRPr="007A06F5">
        <w:rPr>
          <w:lang w:val="la-Latn"/>
        </w:rPr>
        <w:t xml:space="preserve">, </w:t>
      </w:r>
      <w:r w:rsidRPr="007A06F5">
        <w:rPr>
          <w:lang w:val="la-Latn"/>
        </w:rPr>
        <w:t>si quis Iudaicae pravitati iugali societate coniungitur</w:t>
      </w:r>
      <w:r w:rsidR="00360346" w:rsidRPr="007A06F5">
        <w:rPr>
          <w:lang w:val="la-Latn"/>
        </w:rPr>
        <w:t xml:space="preserve">, </w:t>
      </w:r>
      <w:r w:rsidR="00C36647" w:rsidRPr="007A06F5">
        <w:rPr>
          <w:lang w:val="la-Latn"/>
        </w:rPr>
        <w:t xml:space="preserve">id </w:t>
      </w:r>
      <w:r w:rsidRPr="007A06F5">
        <w:rPr>
          <w:lang w:val="la-Latn"/>
        </w:rPr>
        <w:t>est si seu</w:t>
      </w:r>
      <w:r w:rsidR="00360346" w:rsidRPr="007A06F5">
        <w:rPr>
          <w:lang w:val="la-Latn"/>
        </w:rPr>
        <w:t xml:space="preserve"> </w:t>
      </w:r>
      <w:r w:rsidRPr="007A06F5">
        <w:rPr>
          <w:lang w:val="la-Latn"/>
        </w:rPr>
        <w:t>christiano Iudea sive Iudeo christiana mulier carnali consortio misceatur</w:t>
      </w:r>
      <w:r w:rsidR="00360346" w:rsidRPr="007A06F5">
        <w:rPr>
          <w:lang w:val="la-Latn"/>
        </w:rPr>
        <w:t xml:space="preserve">, </w:t>
      </w:r>
      <w:r w:rsidRPr="007A06F5">
        <w:rPr>
          <w:lang w:val="la-Latn"/>
        </w:rPr>
        <w:t>quique</w:t>
      </w:r>
      <w:r w:rsidR="00360346" w:rsidRPr="007A06F5">
        <w:rPr>
          <w:lang w:val="la-Latn"/>
        </w:rPr>
        <w:t xml:space="preserve"> </w:t>
      </w:r>
      <w:r w:rsidRPr="007A06F5">
        <w:rPr>
          <w:lang w:val="la-Latn"/>
        </w:rPr>
        <w:t>horum tantum nefas admisisse</w:t>
      </w:r>
      <w:r w:rsidR="00360346" w:rsidRPr="007A06F5">
        <w:rPr>
          <w:lang w:val="la-Latn"/>
        </w:rPr>
        <w:t xml:space="preserve"> </w:t>
      </w:r>
      <w:r w:rsidRPr="007A06F5">
        <w:rPr>
          <w:lang w:val="la-Latn"/>
        </w:rPr>
        <w:t>noscuntur</w:t>
      </w:r>
      <w:r w:rsidR="00360346" w:rsidRPr="007A06F5">
        <w:rPr>
          <w:lang w:val="la-Latn"/>
        </w:rPr>
        <w:t xml:space="preserve">, </w:t>
      </w:r>
      <w:r w:rsidRPr="007A06F5">
        <w:rPr>
          <w:lang w:val="la-Latn"/>
        </w:rPr>
        <w:t>a christiano</w:t>
      </w:r>
      <w:r w:rsidR="00360346" w:rsidRPr="007A06F5">
        <w:rPr>
          <w:lang w:val="la-Latn"/>
        </w:rPr>
        <w:t xml:space="preserve"> </w:t>
      </w:r>
      <w:r w:rsidR="00C36647" w:rsidRPr="007A06F5">
        <w:rPr>
          <w:lang w:val="la-Latn"/>
        </w:rPr>
        <w:t xml:space="preserve">coetu atque convivio </w:t>
      </w:r>
      <w:r w:rsidRPr="007A06F5">
        <w:rPr>
          <w:lang w:val="la-Latn"/>
        </w:rPr>
        <w:t>et a communione eccl</w:t>
      </w:r>
      <w:r w:rsidR="00C36647" w:rsidRPr="007A06F5">
        <w:rPr>
          <w:lang w:val="la-Latn"/>
        </w:rPr>
        <w:t>esiae protinus segregentur</w:t>
      </w:r>
      <w:r w:rsidR="00D9225B" w:rsidRPr="007A06F5">
        <w:rPr>
          <w:lang w:val="la-Latn"/>
        </w:rPr>
        <w:t>.’</w:t>
      </w:r>
      <w:r w:rsidR="00C36647" w:rsidRPr="007A06F5">
        <w:rPr>
          <w:lang w:val="la-Latn"/>
        </w:rPr>
        <w:t xml:space="preserve"> /</w:t>
      </w:r>
      <w:r w:rsidRPr="007A06F5">
        <w:rPr>
          <w:lang w:val="la-Latn"/>
        </w:rPr>
        <w:t>Multi quippe hucusque ex sacerdotibus atque laic</w:t>
      </w:r>
      <w:r w:rsidR="00C36647" w:rsidRPr="007A06F5">
        <w:rPr>
          <w:lang w:val="la-Latn"/>
        </w:rPr>
        <w:t xml:space="preserve">is accipientes a Iudeis munera </w:t>
      </w:r>
      <w:r w:rsidRPr="007A06F5">
        <w:rPr>
          <w:lang w:val="la-Latn"/>
        </w:rPr>
        <w:t>perfidiam eorum patrocinio suo fovebant</w:t>
      </w:r>
      <w:r w:rsidR="008E2A6B" w:rsidRPr="007A06F5">
        <w:rPr>
          <w:lang w:val="la-Latn"/>
        </w:rPr>
        <w:t xml:space="preserve">; </w:t>
      </w:r>
      <w:r w:rsidRPr="007A06F5">
        <w:rPr>
          <w:lang w:val="la-Latn"/>
        </w:rPr>
        <w:t>qui non i</w:t>
      </w:r>
      <w:r w:rsidR="00C36647" w:rsidRPr="007A06F5">
        <w:rPr>
          <w:lang w:val="la-Latn"/>
        </w:rPr>
        <w:t xml:space="preserve">nmerito ex corpore antichristi </w:t>
      </w:r>
      <w:r w:rsidRPr="007A06F5">
        <w:rPr>
          <w:lang w:val="la-Latn"/>
        </w:rPr>
        <w:t>esse noscuntur</w:t>
      </w:r>
      <w:r w:rsidR="00360346" w:rsidRPr="007A06F5">
        <w:rPr>
          <w:lang w:val="la-Latn"/>
        </w:rPr>
        <w:t xml:space="preserve">, </w:t>
      </w:r>
      <w:r w:rsidRPr="007A06F5">
        <w:rPr>
          <w:lang w:val="la-Latn"/>
        </w:rPr>
        <w:t>quia</w:t>
      </w:r>
      <w:r w:rsidR="00360346" w:rsidRPr="007A06F5">
        <w:rPr>
          <w:lang w:val="la-Latn"/>
        </w:rPr>
        <w:t xml:space="preserve"> </w:t>
      </w:r>
      <w:r w:rsidRPr="007A06F5">
        <w:rPr>
          <w:lang w:val="la-Latn"/>
        </w:rPr>
        <w:t>contra Christum faciunt</w:t>
      </w:r>
      <w:r w:rsidR="008E2A6B" w:rsidRPr="007A06F5">
        <w:rPr>
          <w:lang w:val="la-Latn"/>
        </w:rPr>
        <w:t xml:space="preserve">. </w:t>
      </w:r>
      <w:r w:rsidRPr="007A06F5">
        <w:rPr>
          <w:lang w:val="la-Latn"/>
        </w:rPr>
        <w:t>Quicu</w:t>
      </w:r>
      <w:r w:rsidR="00C36647" w:rsidRPr="007A06F5">
        <w:rPr>
          <w:lang w:val="la-Latn"/>
        </w:rPr>
        <w:t xml:space="preserve">mque igitur deinceps episcopus </w:t>
      </w:r>
      <w:r w:rsidRPr="007A06F5">
        <w:rPr>
          <w:lang w:val="la-Latn"/>
        </w:rPr>
        <w:t>sive clericus sive secularis illis contra fidem christi</w:t>
      </w:r>
      <w:r w:rsidR="00C36647" w:rsidRPr="007A06F5">
        <w:rPr>
          <w:lang w:val="la-Latn"/>
        </w:rPr>
        <w:t xml:space="preserve">anam suffragium vel munere vel </w:t>
      </w:r>
      <w:r w:rsidRPr="007A06F5">
        <w:rPr>
          <w:lang w:val="la-Latn"/>
        </w:rPr>
        <w:t>favore praestiterit</w:t>
      </w:r>
      <w:r w:rsidR="00360346" w:rsidRPr="007A06F5">
        <w:rPr>
          <w:lang w:val="la-Latn"/>
        </w:rPr>
        <w:t xml:space="preserve">, </w:t>
      </w:r>
      <w:r w:rsidRPr="007A06F5">
        <w:rPr>
          <w:lang w:val="la-Latn"/>
        </w:rPr>
        <w:t>ut</w:t>
      </w:r>
      <w:r w:rsidR="00D9225B" w:rsidRPr="007A06F5">
        <w:rPr>
          <w:lang w:val="la-Latn"/>
        </w:rPr>
        <w:t xml:space="preserve"> </w:t>
      </w:r>
      <w:r w:rsidRPr="007A06F5">
        <w:rPr>
          <w:lang w:val="la-Latn"/>
        </w:rPr>
        <w:t>profanus et sacrilegus anath</w:t>
      </w:r>
      <w:r w:rsidR="00C36647" w:rsidRPr="007A06F5">
        <w:rPr>
          <w:lang w:val="la-Latn"/>
        </w:rPr>
        <w:t>ema effectus ab ecclesia catho</w:t>
      </w:r>
      <w:r w:rsidRPr="007A06F5">
        <w:rPr>
          <w:lang w:val="la-Latn"/>
        </w:rPr>
        <w:t>lica et regno</w:t>
      </w:r>
      <w:r w:rsidR="00360346" w:rsidRPr="007A06F5">
        <w:rPr>
          <w:lang w:val="la-Latn"/>
        </w:rPr>
        <w:t xml:space="preserve"> </w:t>
      </w:r>
      <w:r w:rsidRPr="007A06F5">
        <w:rPr>
          <w:lang w:val="la-Latn"/>
        </w:rPr>
        <w:t>Dei efficiatur extraneus</w:t>
      </w:r>
      <w:r w:rsidR="008E2A6B" w:rsidRPr="007A06F5">
        <w:rPr>
          <w:lang w:val="la-Latn"/>
        </w:rPr>
        <w:t xml:space="preserve">; </w:t>
      </w:r>
      <w:r w:rsidRPr="007A06F5">
        <w:rPr>
          <w:lang w:val="la-Latn"/>
        </w:rPr>
        <w:t>quia dignum est</w:t>
      </w:r>
      <w:r w:rsidR="00360346" w:rsidRPr="007A06F5">
        <w:rPr>
          <w:lang w:val="la-Latn"/>
        </w:rPr>
        <w:t xml:space="preserve">, </w:t>
      </w:r>
      <w:r w:rsidRPr="007A06F5">
        <w:rPr>
          <w:lang w:val="la-Latn"/>
        </w:rPr>
        <w:t>ut a corpore Christi separetur</w:t>
      </w:r>
      <w:r w:rsidR="00360346" w:rsidRPr="007A06F5">
        <w:rPr>
          <w:lang w:val="la-Latn"/>
        </w:rPr>
        <w:t xml:space="preserve">, </w:t>
      </w:r>
      <w:r w:rsidRPr="007A06F5">
        <w:rPr>
          <w:lang w:val="la-Latn"/>
        </w:rPr>
        <w:t>qui inimicis Christi patronus efficitur</w:t>
      </w:r>
      <w:r w:rsidR="00D9225B" w:rsidRPr="007A06F5">
        <w:rPr>
          <w:lang w:val="la-Latn"/>
        </w:rPr>
        <w:t>.’</w:t>
      </w:r>
      <w:r w:rsidRPr="007A06F5">
        <w:rPr>
          <w:lang w:val="la-Latn"/>
        </w:rPr>
        <w:t xml:space="preserve"> </w:t>
      </w:r>
    </w:p>
    <w:p w14:paraId="5329B46D" w14:textId="6B2D3AD6" w:rsidR="00AA1999" w:rsidRPr="007A06F5" w:rsidRDefault="00C36647" w:rsidP="00AA1999">
      <w:pPr>
        <w:pStyle w:val="Normlnweb"/>
        <w:rPr>
          <w:lang w:val="la-Latn"/>
        </w:rPr>
      </w:pPr>
      <w:r w:rsidRPr="007A06F5">
        <w:rPr>
          <w:lang w:val="la-Latn"/>
        </w:rPr>
        <w:t>75</w:t>
      </w:r>
      <w:r w:rsidR="00AA1999" w:rsidRPr="007A06F5">
        <w:rPr>
          <w:lang w:val="la-Latn"/>
        </w:rPr>
        <w:t>. Item</w:t>
      </w:r>
      <w:r w:rsidR="00360346" w:rsidRPr="007A06F5">
        <w:rPr>
          <w:lang w:val="la-Latn"/>
        </w:rPr>
        <w:t xml:space="preserve"> </w:t>
      </w:r>
      <w:r w:rsidR="00AA1999" w:rsidRPr="007A06F5">
        <w:rPr>
          <w:lang w:val="la-Latn"/>
        </w:rPr>
        <w:t>in eodem</w:t>
      </w:r>
      <w:r w:rsidR="00360346" w:rsidRPr="007A06F5">
        <w:rPr>
          <w:lang w:val="la-Latn"/>
        </w:rPr>
        <w:t xml:space="preserve"> </w:t>
      </w:r>
      <w:r w:rsidR="00AA1999" w:rsidRPr="007A06F5">
        <w:rPr>
          <w:lang w:val="la-Latn"/>
        </w:rPr>
        <w:t>concilio cap</w:t>
      </w:r>
      <w:r w:rsidR="008E2A6B" w:rsidRPr="007A06F5">
        <w:rPr>
          <w:lang w:val="la-Latn"/>
        </w:rPr>
        <w:t xml:space="preserve">. </w:t>
      </w:r>
      <w:r w:rsidR="00AA1999" w:rsidRPr="007A06F5">
        <w:rPr>
          <w:lang w:val="la-Latn"/>
        </w:rPr>
        <w:t>LIX</w:t>
      </w:r>
      <w:r w:rsidR="00D9225B" w:rsidRPr="007A06F5">
        <w:rPr>
          <w:lang w:val="la-Latn"/>
        </w:rPr>
        <w:t xml:space="preserve">: </w:t>
      </w:r>
      <w:r w:rsidR="00AA1999" w:rsidRPr="007A06F5">
        <w:rPr>
          <w:lang w:val="la-Latn"/>
        </w:rPr>
        <w:t>'De 61 filiis Iudeorum</w:t>
      </w:r>
      <w:r w:rsidR="00360346" w:rsidRPr="007A06F5">
        <w:rPr>
          <w:lang w:val="la-Latn"/>
        </w:rPr>
        <w:t xml:space="preserve">, </w:t>
      </w:r>
      <w:r w:rsidRPr="007A06F5">
        <w:rPr>
          <w:lang w:val="la-Latn"/>
        </w:rPr>
        <w:t>ut a paren</w:t>
      </w:r>
      <w:r w:rsidR="00AA1999" w:rsidRPr="007A06F5">
        <w:rPr>
          <w:lang w:val="la-Latn"/>
        </w:rPr>
        <w:t>tibus separati christianis debeant deputari</w:t>
      </w:r>
      <w:r w:rsidR="008E2A6B" w:rsidRPr="007A06F5">
        <w:rPr>
          <w:lang w:val="la-Latn"/>
        </w:rPr>
        <w:t xml:space="preserve">. </w:t>
      </w:r>
      <w:r w:rsidR="00AA1999" w:rsidRPr="007A06F5">
        <w:rPr>
          <w:lang w:val="la-Latn"/>
        </w:rPr>
        <w:t>Iudeorum filios ve</w:t>
      </w:r>
      <w:r w:rsidRPr="007A06F5">
        <w:rPr>
          <w:lang w:val="la-Latn"/>
        </w:rPr>
        <w:t>l filias</w:t>
      </w:r>
      <w:r w:rsidR="00360346" w:rsidRPr="007A06F5">
        <w:rPr>
          <w:lang w:val="la-Latn"/>
        </w:rPr>
        <w:t xml:space="preserve">, </w:t>
      </w:r>
      <w:r w:rsidRPr="007A06F5">
        <w:rPr>
          <w:lang w:val="la-Latn"/>
        </w:rPr>
        <w:t xml:space="preserve">ne parentum </w:t>
      </w:r>
      <w:r w:rsidR="00AA1999" w:rsidRPr="007A06F5">
        <w:rPr>
          <w:lang w:val="la-Latn"/>
        </w:rPr>
        <w:t>ultra involvantur</w:t>
      </w:r>
      <w:r w:rsidR="00360346" w:rsidRPr="007A06F5">
        <w:rPr>
          <w:lang w:val="la-Latn"/>
        </w:rPr>
        <w:t xml:space="preserve"> </w:t>
      </w:r>
      <w:r w:rsidR="00AA1999" w:rsidRPr="007A06F5">
        <w:rPr>
          <w:lang w:val="la-Latn"/>
        </w:rPr>
        <w:t>erroribus h</w:t>
      </w:r>
      <w:r w:rsidR="00360346" w:rsidRPr="007A06F5">
        <w:rPr>
          <w:lang w:val="la-Latn"/>
        </w:rPr>
        <w:t xml:space="preserve">, </w:t>
      </w:r>
      <w:r w:rsidR="00AA1999" w:rsidRPr="007A06F5">
        <w:rPr>
          <w:lang w:val="la-Latn"/>
        </w:rPr>
        <w:t>ab eorum consortio separari</w:t>
      </w:r>
      <w:r w:rsidR="00360346" w:rsidRPr="007A06F5">
        <w:rPr>
          <w:lang w:val="la-Latn"/>
        </w:rPr>
        <w:t xml:space="preserve"> </w:t>
      </w:r>
      <w:r w:rsidR="00AA1999" w:rsidRPr="007A06F5">
        <w:rPr>
          <w:lang w:val="la-Latn"/>
        </w:rPr>
        <w:t>decernimus</w:t>
      </w:r>
      <w:r w:rsidR="008E2A6B" w:rsidRPr="007A06F5">
        <w:rPr>
          <w:lang w:val="la-Latn"/>
        </w:rPr>
        <w:t xml:space="preserve">; </w:t>
      </w:r>
      <w:r w:rsidR="00AA1999" w:rsidRPr="007A06F5">
        <w:rPr>
          <w:lang w:val="la-Latn"/>
        </w:rPr>
        <w:t>deputatos</w:t>
      </w:r>
      <w:r w:rsidR="00360346" w:rsidRPr="007A06F5">
        <w:rPr>
          <w:lang w:val="la-Latn"/>
        </w:rPr>
        <w:t xml:space="preserve"> </w:t>
      </w:r>
      <w:r w:rsidR="00AA1999" w:rsidRPr="007A06F5">
        <w:rPr>
          <w:lang w:val="la-Latn"/>
        </w:rPr>
        <w:t>autem monasteriis aut christianis viris ac mulieribus Deum timentibus</w:t>
      </w:r>
      <w:r w:rsidR="00360346" w:rsidRPr="007A06F5">
        <w:rPr>
          <w:lang w:val="la-Latn"/>
        </w:rPr>
        <w:t xml:space="preserve">, </w:t>
      </w:r>
      <w:r w:rsidRPr="007A06F5">
        <w:rPr>
          <w:lang w:val="la-Latn"/>
        </w:rPr>
        <w:t xml:space="preserve">ut sub eorum </w:t>
      </w:r>
      <w:r w:rsidR="00AA1999" w:rsidRPr="007A06F5">
        <w:rPr>
          <w:lang w:val="la-Latn"/>
        </w:rPr>
        <w:t>conversatione cultum fidei discant</w:t>
      </w:r>
      <w:r w:rsidR="008E2A6B" w:rsidRPr="007A06F5">
        <w:rPr>
          <w:lang w:val="la-Latn"/>
        </w:rPr>
        <w:t xml:space="preserve">; </w:t>
      </w:r>
      <w:r w:rsidR="00AA1999" w:rsidRPr="007A06F5">
        <w:rPr>
          <w:lang w:val="la-Latn"/>
        </w:rPr>
        <w:t>atque in melius i</w:t>
      </w:r>
      <w:r w:rsidRPr="007A06F5">
        <w:rPr>
          <w:lang w:val="la-Latn"/>
        </w:rPr>
        <w:t>nstituti</w:t>
      </w:r>
      <w:r w:rsidR="00360346" w:rsidRPr="007A06F5">
        <w:rPr>
          <w:lang w:val="la-Latn"/>
        </w:rPr>
        <w:t xml:space="preserve">, </w:t>
      </w:r>
      <w:r w:rsidRPr="007A06F5">
        <w:rPr>
          <w:lang w:val="la-Latn"/>
        </w:rPr>
        <w:t xml:space="preserve">tam in moribus quam </w:t>
      </w:r>
      <w:r w:rsidR="00AA1999" w:rsidRPr="007A06F5">
        <w:rPr>
          <w:lang w:val="la-Latn"/>
        </w:rPr>
        <w:t>in fide proficiant</w:t>
      </w:r>
      <w:r w:rsidR="00D9225B" w:rsidRPr="007A06F5">
        <w:rPr>
          <w:lang w:val="la-Latn"/>
        </w:rPr>
        <w:t>.’</w:t>
      </w:r>
      <w:r w:rsidR="00AA1999" w:rsidRPr="007A06F5">
        <w:rPr>
          <w:lang w:val="la-Latn"/>
        </w:rPr>
        <w:t xml:space="preserve"> </w:t>
      </w:r>
    </w:p>
    <w:p w14:paraId="1351AC80" w14:textId="37353836" w:rsidR="00AA1999" w:rsidRPr="007A06F5" w:rsidRDefault="00AA1999" w:rsidP="00AA1999">
      <w:pPr>
        <w:pStyle w:val="Normlnweb"/>
        <w:rPr>
          <w:lang w:val="la-Latn"/>
        </w:rPr>
      </w:pPr>
      <w:r w:rsidRPr="007A06F5">
        <w:rPr>
          <w:lang w:val="la-Latn"/>
        </w:rPr>
        <w:t>76</w:t>
      </w:r>
      <w:r w:rsidR="008E2A6B" w:rsidRPr="007A06F5">
        <w:rPr>
          <w:lang w:val="la-Latn"/>
        </w:rPr>
        <w:t xml:space="preserve">. </w:t>
      </w:r>
      <w:r w:rsidRPr="007A06F5">
        <w:rPr>
          <w:lang w:val="la-Latn"/>
        </w:rPr>
        <w:t>Ut mercatores huius regni</w:t>
      </w:r>
      <w:r w:rsidR="00360346" w:rsidRPr="007A06F5">
        <w:rPr>
          <w:lang w:val="la-Latn"/>
        </w:rPr>
        <w:t xml:space="preserve">, </w:t>
      </w:r>
      <w:r w:rsidRPr="007A06F5">
        <w:rPr>
          <w:lang w:val="la-Latn"/>
        </w:rPr>
        <w:t>christiani sive Iudei</w:t>
      </w:r>
      <w:r w:rsidR="00360346" w:rsidRPr="007A06F5">
        <w:rPr>
          <w:lang w:val="la-Latn"/>
        </w:rPr>
        <w:t xml:space="preserve">, </w:t>
      </w:r>
      <w:r w:rsidRPr="007A06F5">
        <w:rPr>
          <w:lang w:val="la-Latn"/>
        </w:rPr>
        <w:t>mancipia pagana</w:t>
      </w:r>
      <w:r w:rsidR="00360346" w:rsidRPr="007A06F5">
        <w:rPr>
          <w:lang w:val="la-Latn"/>
        </w:rPr>
        <w:t xml:space="preserve">, </w:t>
      </w:r>
      <w:r w:rsidR="00C36647" w:rsidRPr="007A06F5">
        <w:rPr>
          <w:lang w:val="la-Latn"/>
        </w:rPr>
        <w:t xml:space="preserve">quae </w:t>
      </w:r>
      <w:r w:rsidRPr="007A06F5">
        <w:rPr>
          <w:lang w:val="la-Latn"/>
        </w:rPr>
        <w:t>per</w:t>
      </w:r>
      <w:r w:rsidR="00360346" w:rsidRPr="007A06F5">
        <w:rPr>
          <w:lang w:val="la-Latn"/>
        </w:rPr>
        <w:t xml:space="preserve"> </w:t>
      </w:r>
      <w:r w:rsidRPr="007A06F5">
        <w:rPr>
          <w:lang w:val="la-Latn"/>
        </w:rPr>
        <w:t xml:space="preserve">tot populos et civitates fidelium transeuntes </w:t>
      </w:r>
      <w:r w:rsidR="00C36647" w:rsidRPr="007A06F5">
        <w:rPr>
          <w:lang w:val="la-Latn"/>
        </w:rPr>
        <w:t>ad manus infidelium et sevissi</w:t>
      </w:r>
      <w:r w:rsidRPr="007A06F5">
        <w:rPr>
          <w:lang w:val="la-Latn"/>
        </w:rPr>
        <w:t>morum hostium nostrorum perducunt</w:t>
      </w:r>
      <w:r w:rsidR="00360346" w:rsidRPr="007A06F5">
        <w:rPr>
          <w:lang w:val="la-Latn"/>
        </w:rPr>
        <w:t xml:space="preserve">, </w:t>
      </w:r>
      <w:r w:rsidRPr="007A06F5">
        <w:rPr>
          <w:lang w:val="la-Latn"/>
        </w:rPr>
        <w:t>ex quo et ipsi infelices servi</w:t>
      </w:r>
      <w:r w:rsidR="00360346" w:rsidRPr="007A06F5">
        <w:rPr>
          <w:lang w:val="la-Latn"/>
        </w:rPr>
        <w:t xml:space="preserve">, </w:t>
      </w:r>
      <w:r w:rsidR="00C36647" w:rsidRPr="007A06F5">
        <w:rPr>
          <w:lang w:val="la-Latn"/>
        </w:rPr>
        <w:t>qui</w:t>
      </w:r>
      <w:r w:rsidR="00360346" w:rsidRPr="007A06F5">
        <w:rPr>
          <w:lang w:val="la-Latn"/>
        </w:rPr>
        <w:t xml:space="preserve">, </w:t>
      </w:r>
      <w:r w:rsidRPr="007A06F5">
        <w:rPr>
          <w:lang w:val="la-Latn"/>
        </w:rPr>
        <w:t>si</w:t>
      </w:r>
      <w:r w:rsidR="00360346" w:rsidRPr="007A06F5">
        <w:rPr>
          <w:lang w:val="la-Latn"/>
        </w:rPr>
        <w:t xml:space="preserve"> </w:t>
      </w:r>
      <w:r w:rsidR="00C36647" w:rsidRPr="007A06F5">
        <w:rPr>
          <w:lang w:val="la-Latn"/>
        </w:rPr>
        <w:t xml:space="preserve">a </w:t>
      </w:r>
      <w:r w:rsidRPr="007A06F5">
        <w:rPr>
          <w:lang w:val="la-Latn"/>
        </w:rPr>
        <w:t>christianis emerentur</w:t>
      </w:r>
      <w:r w:rsidR="00360346" w:rsidRPr="007A06F5">
        <w:rPr>
          <w:lang w:val="la-Latn"/>
        </w:rPr>
        <w:t xml:space="preserve">, </w:t>
      </w:r>
      <w:r w:rsidRPr="007A06F5">
        <w:rPr>
          <w:lang w:val="la-Latn"/>
        </w:rPr>
        <w:t>poterant salvari</w:t>
      </w:r>
      <w:r w:rsidR="00360346" w:rsidRPr="007A06F5">
        <w:rPr>
          <w:lang w:val="la-Latn"/>
        </w:rPr>
        <w:t xml:space="preserve">, </w:t>
      </w:r>
      <w:r w:rsidRPr="007A06F5">
        <w:rPr>
          <w:lang w:val="la-Latn"/>
        </w:rPr>
        <w:t>miserabilit</w:t>
      </w:r>
      <w:r w:rsidR="00C36647" w:rsidRPr="007A06F5">
        <w:rPr>
          <w:lang w:val="la-Latn"/>
        </w:rPr>
        <w:t xml:space="preserve">er pereunt et inimicorum regni </w:t>
      </w:r>
      <w:r w:rsidRPr="007A06F5">
        <w:rPr>
          <w:lang w:val="la-Latn"/>
        </w:rPr>
        <w:t>maximus numerus augetur</w:t>
      </w:r>
      <w:r w:rsidR="00360346" w:rsidRPr="007A06F5">
        <w:rPr>
          <w:lang w:val="la-Latn"/>
        </w:rPr>
        <w:t xml:space="preserve">, </w:t>
      </w:r>
      <w:r w:rsidRPr="007A06F5">
        <w:rPr>
          <w:lang w:val="la-Latn"/>
        </w:rPr>
        <w:t xml:space="preserve">coerceantur a piis principibus </w:t>
      </w:r>
      <w:r w:rsidR="00C36647" w:rsidRPr="007A06F5">
        <w:rPr>
          <w:lang w:val="la-Latn"/>
        </w:rPr>
        <w:t xml:space="preserve">nostris et intra christianorum </w:t>
      </w:r>
      <w:r w:rsidRPr="007A06F5">
        <w:rPr>
          <w:lang w:val="la-Latn"/>
        </w:rPr>
        <w:t>fines vendere conpellantur</w:t>
      </w:r>
      <w:r w:rsidR="00360346" w:rsidRPr="007A06F5">
        <w:rPr>
          <w:lang w:val="la-Latn"/>
        </w:rPr>
        <w:t xml:space="preserve">, </w:t>
      </w:r>
      <w:r w:rsidRPr="007A06F5">
        <w:rPr>
          <w:lang w:val="la-Latn"/>
        </w:rPr>
        <w:t>ne tam horrenda crudelitate</w:t>
      </w:r>
      <w:r w:rsidR="00C36647" w:rsidRPr="007A06F5">
        <w:rPr>
          <w:lang w:val="la-Latn"/>
        </w:rPr>
        <w:t xml:space="preserve"> et aperta infidelitate et ani</w:t>
      </w:r>
      <w:r w:rsidRPr="007A06F5">
        <w:rPr>
          <w:lang w:val="la-Latn"/>
        </w:rPr>
        <w:t>marum dampnis Deus exasperetur et vires hostibus augeantur</w:t>
      </w:r>
      <w:r w:rsidR="008E2A6B" w:rsidRPr="007A06F5">
        <w:rPr>
          <w:lang w:val="la-Latn"/>
        </w:rPr>
        <w:t xml:space="preserve">. </w:t>
      </w:r>
    </w:p>
    <w:p w14:paraId="1390A5F7" w14:textId="773473CB" w:rsidR="00AA1999" w:rsidRPr="007A06F5" w:rsidRDefault="00C36647" w:rsidP="00AA1999">
      <w:pPr>
        <w:pStyle w:val="Normlnweb"/>
        <w:rPr>
          <w:lang w:val="la-Latn"/>
        </w:rPr>
      </w:pPr>
      <w:r w:rsidRPr="007A06F5">
        <w:rPr>
          <w:lang w:val="la-Latn"/>
        </w:rPr>
        <w:t>77</w:t>
      </w:r>
      <w:r w:rsidR="00AA1999" w:rsidRPr="007A06F5">
        <w:rPr>
          <w:lang w:val="la-Latn"/>
        </w:rPr>
        <w:t>. Provideant</w:t>
      </w:r>
      <w:r w:rsidR="00360346" w:rsidRPr="007A06F5">
        <w:rPr>
          <w:lang w:val="la-Latn"/>
        </w:rPr>
        <w:t xml:space="preserve"> </w:t>
      </w:r>
      <w:r w:rsidR="00AA1999" w:rsidRPr="007A06F5">
        <w:rPr>
          <w:lang w:val="la-Latn"/>
        </w:rPr>
        <w:t>viri potentes et maxime potentes feminae</w:t>
      </w:r>
      <w:r w:rsidR="00360346" w:rsidRPr="007A06F5">
        <w:rPr>
          <w:lang w:val="la-Latn"/>
        </w:rPr>
        <w:t xml:space="preserve">, </w:t>
      </w:r>
      <w:r w:rsidR="00AA1999" w:rsidRPr="007A06F5">
        <w:rPr>
          <w:lang w:val="la-Latn"/>
        </w:rPr>
        <w:t>ut</w:t>
      </w:r>
      <w:r w:rsidR="00360346" w:rsidRPr="007A06F5">
        <w:rPr>
          <w:lang w:val="la-Latn"/>
        </w:rPr>
        <w:t xml:space="preserve"> </w:t>
      </w:r>
      <w:r w:rsidRPr="007A06F5">
        <w:rPr>
          <w:lang w:val="la-Latn"/>
        </w:rPr>
        <w:t>in suis domi</w:t>
      </w:r>
      <w:r w:rsidR="00AA1999" w:rsidRPr="007A06F5">
        <w:rPr>
          <w:lang w:val="la-Latn"/>
        </w:rPr>
        <w:t>bus adulteria et luxuriae concubinaticae</w:t>
      </w:r>
      <w:r w:rsidR="00360346" w:rsidRPr="007A06F5">
        <w:rPr>
          <w:lang w:val="la-Latn"/>
        </w:rPr>
        <w:t xml:space="preserve"> </w:t>
      </w:r>
      <w:r w:rsidR="00AA1999" w:rsidRPr="007A06F5">
        <w:rPr>
          <w:lang w:val="la-Latn"/>
        </w:rPr>
        <w:t>et incesta adulteria non vigeant</w:t>
      </w:r>
      <w:r w:rsidR="008E2A6B" w:rsidRPr="007A06F5">
        <w:rPr>
          <w:lang w:val="la-Latn"/>
        </w:rPr>
        <w:t xml:space="preserve">. </w:t>
      </w:r>
      <w:r w:rsidRPr="007A06F5">
        <w:rPr>
          <w:lang w:val="la-Latn"/>
        </w:rPr>
        <w:t xml:space="preserve">Et </w:t>
      </w:r>
      <w:r w:rsidR="00AA1999" w:rsidRPr="007A06F5">
        <w:rPr>
          <w:lang w:val="la-Latn"/>
        </w:rPr>
        <w:t>suos presbyteros</w:t>
      </w:r>
      <w:r w:rsidR="00360346" w:rsidRPr="007A06F5">
        <w:rPr>
          <w:lang w:val="la-Latn"/>
        </w:rPr>
        <w:t xml:space="preserve">, </w:t>
      </w:r>
      <w:r w:rsidR="00AA1999" w:rsidRPr="007A06F5">
        <w:rPr>
          <w:lang w:val="la-Latn"/>
        </w:rPr>
        <w:t>qui cum eis in capellam</w:t>
      </w:r>
      <w:r w:rsidR="00360346" w:rsidRPr="007A06F5">
        <w:rPr>
          <w:lang w:val="la-Latn"/>
        </w:rPr>
        <w:t xml:space="preserve"> </w:t>
      </w:r>
      <w:r w:rsidR="00AA1999" w:rsidRPr="007A06F5">
        <w:rPr>
          <w:lang w:val="la-Latn"/>
        </w:rPr>
        <w:t>vadunt</w:t>
      </w:r>
      <w:r w:rsidR="00360346" w:rsidRPr="007A06F5">
        <w:rPr>
          <w:lang w:val="la-Latn"/>
        </w:rPr>
        <w:t xml:space="preserve">, </w:t>
      </w:r>
      <w:r w:rsidRPr="007A06F5">
        <w:rPr>
          <w:lang w:val="la-Latn"/>
        </w:rPr>
        <w:t>huiusmodi virtutem habere faciant</w:t>
      </w:r>
      <w:r w:rsidR="00360346" w:rsidRPr="007A06F5">
        <w:rPr>
          <w:lang w:val="la-Latn"/>
        </w:rPr>
        <w:t xml:space="preserve">, </w:t>
      </w:r>
      <w:r w:rsidR="00AA1999" w:rsidRPr="007A06F5">
        <w:rPr>
          <w:lang w:val="la-Latn"/>
        </w:rPr>
        <w:t>quatinus omnia vitia</w:t>
      </w:r>
      <w:r w:rsidR="00360346" w:rsidRPr="007A06F5">
        <w:rPr>
          <w:lang w:val="la-Latn"/>
        </w:rPr>
        <w:t xml:space="preserve"> </w:t>
      </w:r>
      <w:r w:rsidR="00AA1999" w:rsidRPr="007A06F5">
        <w:rPr>
          <w:lang w:val="la-Latn"/>
        </w:rPr>
        <w:t>in domibus suis resece</w:t>
      </w:r>
      <w:r w:rsidRPr="007A06F5">
        <w:rPr>
          <w:lang w:val="la-Latn"/>
        </w:rPr>
        <w:t>nt</w:t>
      </w:r>
      <w:r w:rsidR="008E2A6B" w:rsidRPr="007A06F5">
        <w:rPr>
          <w:lang w:val="la-Latn"/>
        </w:rPr>
        <w:t xml:space="preserve">; </w:t>
      </w:r>
      <w:r w:rsidRPr="007A06F5">
        <w:rPr>
          <w:lang w:val="la-Latn"/>
        </w:rPr>
        <w:t xml:space="preserve">et orationem dominicam ac </w:t>
      </w:r>
      <w:r w:rsidR="00AA1999" w:rsidRPr="007A06F5">
        <w:rPr>
          <w:lang w:val="la-Latn"/>
        </w:rPr>
        <w:t>symbolum cunctos tenere et frequentare compellant</w:t>
      </w:r>
      <w:r w:rsidR="00360346" w:rsidRPr="007A06F5">
        <w:rPr>
          <w:lang w:val="la-Latn"/>
        </w:rPr>
        <w:t xml:space="preserve">, </w:t>
      </w:r>
      <w:r w:rsidRPr="007A06F5">
        <w:rPr>
          <w:lang w:val="la-Latn"/>
        </w:rPr>
        <w:t xml:space="preserve">quia parrochiani presbyteri et </w:t>
      </w:r>
      <w:r w:rsidR="00AA1999" w:rsidRPr="007A06F5">
        <w:rPr>
          <w:lang w:val="la-Latn"/>
        </w:rPr>
        <w:t>episcoporum ministri de minoribus</w:t>
      </w:r>
      <w:r w:rsidR="00360346" w:rsidRPr="007A06F5">
        <w:rPr>
          <w:lang w:val="la-Latn"/>
        </w:rPr>
        <w:t xml:space="preserve"> </w:t>
      </w:r>
      <w:r w:rsidR="00AA1999" w:rsidRPr="007A06F5">
        <w:rPr>
          <w:lang w:val="la-Latn"/>
        </w:rPr>
        <w:t>et</w:t>
      </w:r>
      <w:r w:rsidR="00360346" w:rsidRPr="007A06F5">
        <w:rPr>
          <w:lang w:val="la-Latn"/>
        </w:rPr>
        <w:t xml:space="preserve"> </w:t>
      </w:r>
      <w:r w:rsidR="00AA1999" w:rsidRPr="007A06F5">
        <w:rPr>
          <w:lang w:val="la-Latn"/>
        </w:rPr>
        <w:t>vilioribus</w:t>
      </w:r>
      <w:r w:rsidR="00D9225B" w:rsidRPr="007A06F5">
        <w:rPr>
          <w:lang w:val="la-Latn"/>
        </w:rPr>
        <w:t xml:space="preserve"> </w:t>
      </w:r>
      <w:r w:rsidR="00AA1999" w:rsidRPr="007A06F5">
        <w:rPr>
          <w:lang w:val="la-Latn"/>
        </w:rPr>
        <w:t>personis hoc providere studebunt</w:t>
      </w:r>
      <w:r w:rsidR="008E2A6B" w:rsidRPr="007A06F5">
        <w:rPr>
          <w:lang w:val="la-Latn"/>
        </w:rPr>
        <w:t xml:space="preserve">. </w:t>
      </w:r>
    </w:p>
    <w:p w14:paraId="41DB4FB7" w14:textId="62170312" w:rsidR="00AA1999" w:rsidRPr="007A06F5" w:rsidRDefault="00AA1999" w:rsidP="00AA1999">
      <w:pPr>
        <w:pStyle w:val="Normlnweb"/>
        <w:rPr>
          <w:lang w:val="la-Latn"/>
        </w:rPr>
      </w:pPr>
      <w:r w:rsidRPr="007A06F5">
        <w:rPr>
          <w:lang w:val="la-Latn"/>
        </w:rPr>
        <w:lastRenderedPageBreak/>
        <w:t>78</w:t>
      </w:r>
      <w:r w:rsidR="008E2A6B" w:rsidRPr="007A06F5">
        <w:rPr>
          <w:lang w:val="la-Latn"/>
        </w:rPr>
        <w:t xml:space="preserve">. </w:t>
      </w:r>
      <w:r w:rsidRPr="007A06F5">
        <w:rPr>
          <w:lang w:val="la-Latn"/>
        </w:rPr>
        <w:t>Indignum z valde a est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qui in regia dign</w:t>
      </w:r>
      <w:r w:rsidR="00C36647" w:rsidRPr="007A06F5">
        <w:rPr>
          <w:lang w:val="la-Latn"/>
        </w:rPr>
        <w:t xml:space="preserve">itate ceteros ecclesiae filios </w:t>
      </w:r>
      <w:r w:rsidRPr="007A06F5">
        <w:rPr>
          <w:lang w:val="la-Latn"/>
        </w:rPr>
        <w:t>auctore Deo praecellitis b</w:t>
      </w:r>
      <w:r w:rsidR="00360346" w:rsidRPr="007A06F5">
        <w:rPr>
          <w:lang w:val="la-Latn"/>
        </w:rPr>
        <w:t xml:space="preserve">, </w:t>
      </w:r>
      <w:r w:rsidRPr="007A06F5">
        <w:rPr>
          <w:lang w:val="la-Latn"/>
        </w:rPr>
        <w:t>neglegentius quae Dei</w:t>
      </w:r>
      <w:r w:rsidR="00C36647" w:rsidRPr="007A06F5">
        <w:rPr>
          <w:lang w:val="la-Latn"/>
        </w:rPr>
        <w:t xml:space="preserve"> sunt exsequi videamini</w:t>
      </w:r>
      <w:r w:rsidR="008E2A6B" w:rsidRPr="007A06F5">
        <w:rPr>
          <w:lang w:val="la-Latn"/>
        </w:rPr>
        <w:t xml:space="preserve">. </w:t>
      </w:r>
      <w:r w:rsidR="00C36647" w:rsidRPr="007A06F5">
        <w:rPr>
          <w:lang w:val="la-Latn"/>
        </w:rPr>
        <w:t xml:space="preserve">Unde </w:t>
      </w:r>
      <w:r w:rsidRPr="007A06F5">
        <w:rPr>
          <w:lang w:val="la-Latn"/>
        </w:rPr>
        <w:t>dignum erat</w:t>
      </w:r>
      <w:r w:rsidR="00360346" w:rsidRPr="007A06F5">
        <w:rPr>
          <w:lang w:val="la-Latn"/>
        </w:rPr>
        <w:t xml:space="preserve">, </w:t>
      </w:r>
      <w:r w:rsidRPr="007A06F5">
        <w:rPr>
          <w:lang w:val="la-Latn"/>
        </w:rPr>
        <w:t>ut capellas villarum vestrarum laicis non committeretis</w:t>
      </w:r>
      <w:r w:rsidR="00360346" w:rsidRPr="007A06F5">
        <w:rPr>
          <w:lang w:val="la-Latn"/>
        </w:rPr>
        <w:t xml:space="preserve">, </w:t>
      </w:r>
      <w:r w:rsidRPr="007A06F5">
        <w:rPr>
          <w:lang w:val="la-Latn"/>
        </w:rPr>
        <w:t>sed potius illis</w:t>
      </w:r>
      <w:r w:rsidR="00360346" w:rsidRPr="007A06F5">
        <w:rPr>
          <w:lang w:val="la-Latn"/>
        </w:rPr>
        <w:t xml:space="preserve">, </w:t>
      </w:r>
      <w:r w:rsidRPr="007A06F5">
        <w:rPr>
          <w:lang w:val="la-Latn"/>
        </w:rPr>
        <w:t>qui et eadem</w:t>
      </w:r>
      <w:r w:rsidR="00360346" w:rsidRPr="007A06F5">
        <w:rPr>
          <w:lang w:val="la-Latn"/>
        </w:rPr>
        <w:t xml:space="preserve"> </w:t>
      </w:r>
      <w:r w:rsidRPr="007A06F5">
        <w:rPr>
          <w:lang w:val="la-Latn"/>
        </w:rPr>
        <w:t>sacrata loca religiosius tractarent et</w:t>
      </w:r>
      <w:r w:rsidR="00C36647" w:rsidRPr="007A06F5">
        <w:rPr>
          <w:lang w:val="la-Latn"/>
        </w:rPr>
        <w:t xml:space="preserve"> vobis exinde adiuti obsequium </w:t>
      </w:r>
      <w:r w:rsidRPr="007A06F5">
        <w:rPr>
          <w:lang w:val="la-Latn"/>
        </w:rPr>
        <w:t>debitum inpenderent</w:t>
      </w:r>
      <w:r w:rsidR="008E2A6B" w:rsidRPr="007A06F5">
        <w:rPr>
          <w:lang w:val="la-Latn"/>
        </w:rPr>
        <w:t xml:space="preserve">. </w:t>
      </w:r>
      <w:r w:rsidRPr="007A06F5">
        <w:rPr>
          <w:lang w:val="la-Latn"/>
        </w:rPr>
        <w:t>Sed quia aliter causis intervenientibus res se habere dinoscitur z</w:t>
      </w:r>
      <w:r w:rsidR="00360346" w:rsidRPr="007A06F5">
        <w:rPr>
          <w:lang w:val="la-Latn"/>
        </w:rPr>
        <w:t xml:space="preserve">, </w:t>
      </w:r>
      <w:r w:rsidRPr="007A06F5">
        <w:rPr>
          <w:lang w:val="la-Latn"/>
        </w:rPr>
        <w:t>monemus</w:t>
      </w:r>
      <w:r w:rsidR="00360346" w:rsidRPr="007A06F5">
        <w:rPr>
          <w:lang w:val="la-Latn"/>
        </w:rPr>
        <w:t xml:space="preserve"> </w:t>
      </w:r>
      <w:r w:rsidRPr="007A06F5">
        <w:rPr>
          <w:lang w:val="la-Latn"/>
        </w:rPr>
        <w:t>et hortamur e</w:t>
      </w:r>
      <w:r w:rsidR="00360346" w:rsidRPr="007A06F5">
        <w:rPr>
          <w:lang w:val="la-Latn"/>
        </w:rPr>
        <w:t xml:space="preserve">, </w:t>
      </w:r>
      <w:r w:rsidRPr="007A06F5">
        <w:rPr>
          <w:lang w:val="la-Latn"/>
        </w:rPr>
        <w:t xml:space="preserve">ut secundum canonicam </w:t>
      </w:r>
      <w:r w:rsidR="00524CAA" w:rsidRPr="00524CAA">
        <w:rPr>
          <w:b/>
          <w:lang w:val="la-Latn"/>
        </w:rPr>
        <w:t>auctorit</w:t>
      </w:r>
      <w:r w:rsidRPr="007A06F5">
        <w:rPr>
          <w:lang w:val="la-Latn"/>
        </w:rPr>
        <w:t>atem – ne</w:t>
      </w:r>
      <w:r w:rsidR="00360346" w:rsidRPr="007A06F5">
        <w:rPr>
          <w:lang w:val="la-Latn"/>
        </w:rPr>
        <w:t xml:space="preserve">, </w:t>
      </w:r>
      <w:r w:rsidRPr="007A06F5">
        <w:rPr>
          <w:lang w:val="la-Latn"/>
        </w:rPr>
        <w:t>quod absit</w:t>
      </w:r>
      <w:r w:rsidR="00360346" w:rsidRPr="007A06F5">
        <w:rPr>
          <w:lang w:val="la-Latn"/>
        </w:rPr>
        <w:t xml:space="preserve">, </w:t>
      </w:r>
      <w:r w:rsidRPr="007A06F5">
        <w:rPr>
          <w:lang w:val="la-Latn"/>
        </w:rPr>
        <w:t>periculum interdicti anathematis ex decimis praesumptis incurratis –, si capellas vestras presbyteris aut viris ecclesiasticis dederitis et dominicas decimas acceperint</w:t>
      </w:r>
      <w:r w:rsidR="00360346" w:rsidRPr="007A06F5">
        <w:rPr>
          <w:lang w:val="la-Latn"/>
        </w:rPr>
        <w:t xml:space="preserve">, </w:t>
      </w:r>
      <w:r w:rsidRPr="007A06F5">
        <w:rPr>
          <w:lang w:val="la-Latn"/>
        </w:rPr>
        <w:t>sarta tecta ecclesiae et luminaria exinde conpetente</w:t>
      </w:r>
      <w:r w:rsidR="00C36647" w:rsidRPr="007A06F5">
        <w:rPr>
          <w:lang w:val="la-Latn"/>
        </w:rPr>
        <w:t>r provideant et presbyteri par</w:t>
      </w:r>
      <w:r w:rsidRPr="007A06F5">
        <w:rPr>
          <w:lang w:val="la-Latn"/>
        </w:rPr>
        <w:t>rochianas decimas accipiant et populi necessitatibus debite invigilent</w:t>
      </w:r>
      <w:r w:rsidR="008E2A6B" w:rsidRPr="007A06F5">
        <w:rPr>
          <w:lang w:val="la-Latn"/>
        </w:rPr>
        <w:t xml:space="preserve">; </w:t>
      </w:r>
      <w:r w:rsidRPr="007A06F5">
        <w:rPr>
          <w:lang w:val="la-Latn"/>
        </w:rPr>
        <w:t>si</w:t>
      </w:r>
      <w:r w:rsidR="00360346" w:rsidRPr="007A06F5">
        <w:rPr>
          <w:lang w:val="la-Latn"/>
        </w:rPr>
        <w:t xml:space="preserve"> </w:t>
      </w:r>
      <w:r w:rsidRPr="007A06F5">
        <w:rPr>
          <w:lang w:val="la-Latn"/>
        </w:rPr>
        <w:t>autem laici / capellas habuerint g</w:t>
      </w:r>
      <w:r w:rsidR="00360346" w:rsidRPr="007A06F5">
        <w:rPr>
          <w:lang w:val="la-Latn"/>
        </w:rPr>
        <w:t xml:space="preserve">, </w:t>
      </w:r>
      <w:r w:rsidRPr="007A06F5">
        <w:rPr>
          <w:lang w:val="la-Latn"/>
        </w:rPr>
        <w:t xml:space="preserve">a ratione et </w:t>
      </w:r>
      <w:r w:rsidR="00524CAA" w:rsidRPr="00524CAA">
        <w:rPr>
          <w:b/>
          <w:lang w:val="la-Latn"/>
        </w:rPr>
        <w:t>auctorit</w:t>
      </w:r>
      <w:r w:rsidRPr="007A06F5">
        <w:rPr>
          <w:lang w:val="la-Latn"/>
        </w:rPr>
        <w:t>ate alienum habetur h</w:t>
      </w:r>
      <w:r w:rsidR="00360346" w:rsidRPr="007A06F5">
        <w:rPr>
          <w:lang w:val="la-Latn"/>
        </w:rPr>
        <w:t xml:space="preserve">, </w:t>
      </w:r>
      <w:r w:rsidR="00C36647" w:rsidRPr="007A06F5">
        <w:rPr>
          <w:lang w:val="la-Latn"/>
        </w:rPr>
        <w:t>ut ipsi decimas acci</w:t>
      </w:r>
      <w:r w:rsidRPr="007A06F5">
        <w:rPr>
          <w:lang w:val="la-Latn"/>
        </w:rPr>
        <w:t>piant et</w:t>
      </w:r>
      <w:r w:rsidR="00360346" w:rsidRPr="007A06F5">
        <w:rPr>
          <w:lang w:val="la-Latn"/>
        </w:rPr>
        <w:t xml:space="preserve"> </w:t>
      </w:r>
      <w:r w:rsidRPr="007A06F5">
        <w:rPr>
          <w:lang w:val="la-Latn"/>
        </w:rPr>
        <w:t>inde canes aut geniciarias 64 suas pascant</w:t>
      </w:r>
      <w:r w:rsidR="008E2A6B" w:rsidRPr="007A06F5">
        <w:rPr>
          <w:lang w:val="la-Latn"/>
        </w:rPr>
        <w:t xml:space="preserve">; </w:t>
      </w:r>
      <w:r w:rsidRPr="007A06F5">
        <w:rPr>
          <w:lang w:val="la-Latn"/>
        </w:rPr>
        <w:t>sed</w:t>
      </w:r>
      <w:r w:rsidR="00C36647" w:rsidRPr="007A06F5">
        <w:rPr>
          <w:lang w:val="la-Latn"/>
        </w:rPr>
        <w:t xml:space="preserve"> potius presbyteri ecclesiarum </w:t>
      </w:r>
      <w:r w:rsidRPr="007A06F5">
        <w:rPr>
          <w:lang w:val="la-Latn"/>
        </w:rPr>
        <w:t>eas accipiant</w:t>
      </w:r>
      <w:r w:rsidR="00360346" w:rsidRPr="007A06F5">
        <w:rPr>
          <w:lang w:val="la-Latn"/>
        </w:rPr>
        <w:t xml:space="preserve"> </w:t>
      </w:r>
      <w:r w:rsidRPr="007A06F5">
        <w:rPr>
          <w:lang w:val="la-Latn"/>
        </w:rPr>
        <w:t>et inde restaurationem ecclesiarum et luminaria et hospitum</w:t>
      </w:r>
      <w:r w:rsidR="00360346" w:rsidRPr="007A06F5">
        <w:rPr>
          <w:lang w:val="la-Latn"/>
        </w:rPr>
        <w:t xml:space="preserve"> </w:t>
      </w:r>
      <w:r w:rsidR="00C36647" w:rsidRPr="007A06F5">
        <w:rPr>
          <w:lang w:val="la-Latn"/>
        </w:rPr>
        <w:t>ac pau</w:t>
      </w:r>
      <w:r w:rsidRPr="007A06F5">
        <w:rPr>
          <w:lang w:val="la-Latn"/>
        </w:rPr>
        <w:t>perum receptionem</w:t>
      </w:r>
      <w:r w:rsidR="00360346" w:rsidRPr="007A06F5">
        <w:rPr>
          <w:lang w:val="la-Latn"/>
        </w:rPr>
        <w:t xml:space="preserve"> </w:t>
      </w:r>
      <w:r w:rsidRPr="007A06F5">
        <w:rPr>
          <w:lang w:val="la-Latn"/>
        </w:rPr>
        <w:t>exhibeant et pro vobis ac statu</w:t>
      </w:r>
      <w:r w:rsidR="00C36647" w:rsidRPr="007A06F5">
        <w:rPr>
          <w:lang w:val="la-Latn"/>
        </w:rPr>
        <w:t xml:space="preserve"> regni vestri Domini misericor</w:t>
      </w:r>
      <w:r w:rsidRPr="007A06F5">
        <w:rPr>
          <w:lang w:val="la-Latn"/>
        </w:rPr>
        <w:t>diam</w:t>
      </w:r>
      <w:r w:rsidR="00360346" w:rsidRPr="007A06F5">
        <w:rPr>
          <w:lang w:val="la-Latn"/>
        </w:rPr>
        <w:t xml:space="preserve"> </w:t>
      </w:r>
      <w:r w:rsidRPr="007A06F5">
        <w:rPr>
          <w:lang w:val="la-Latn"/>
        </w:rPr>
        <w:t>studiose implorent</w:t>
      </w:r>
      <w:r w:rsidR="008E2A6B" w:rsidRPr="007A06F5">
        <w:rPr>
          <w:lang w:val="la-Latn"/>
        </w:rPr>
        <w:t xml:space="preserve">. </w:t>
      </w:r>
    </w:p>
    <w:p w14:paraId="24E8B094" w14:textId="7FC2B006" w:rsidR="00AA1999" w:rsidRPr="007A06F5" w:rsidRDefault="00AA1999" w:rsidP="00AA1999">
      <w:pPr>
        <w:pStyle w:val="Normlnweb"/>
        <w:rPr>
          <w:lang w:val="la-Latn"/>
        </w:rPr>
      </w:pPr>
      <w:r w:rsidRPr="007A06F5">
        <w:rPr>
          <w:lang w:val="la-Latn"/>
        </w:rPr>
        <w:t>79</w:t>
      </w:r>
      <w:r w:rsidR="008E2A6B" w:rsidRPr="007A06F5">
        <w:rPr>
          <w:lang w:val="la-Latn"/>
        </w:rPr>
        <w:t xml:space="preserve">. </w:t>
      </w:r>
      <w:r w:rsidRPr="007A06F5">
        <w:rPr>
          <w:lang w:val="la-Latn"/>
        </w:rPr>
        <w:t>Ut regia maiestas observari</w:t>
      </w:r>
      <w:r w:rsidR="00360346" w:rsidRPr="007A06F5">
        <w:rPr>
          <w:lang w:val="la-Latn"/>
        </w:rPr>
        <w:t xml:space="preserve"> </w:t>
      </w:r>
      <w:r w:rsidRPr="007A06F5">
        <w:rPr>
          <w:lang w:val="la-Latn"/>
        </w:rPr>
        <w:t>praecipiat omnibus reipublicae ministris</w:t>
      </w:r>
      <w:r w:rsidR="00360346" w:rsidRPr="007A06F5">
        <w:rPr>
          <w:lang w:val="la-Latn"/>
        </w:rPr>
        <w:t xml:space="preserve">, </w:t>
      </w:r>
      <w:r w:rsidR="00C36647" w:rsidRPr="007A06F5">
        <w:rPr>
          <w:lang w:val="la-Latn"/>
        </w:rPr>
        <w:t xml:space="preserve">quod a </w:t>
      </w:r>
      <w:r w:rsidRPr="007A06F5">
        <w:rPr>
          <w:lang w:val="la-Latn"/>
        </w:rPr>
        <w:t xml:space="preserve">divina </w:t>
      </w:r>
      <w:r w:rsidR="00524CAA" w:rsidRPr="00524CAA">
        <w:rPr>
          <w:b/>
          <w:lang w:val="la-Latn"/>
        </w:rPr>
        <w:t>auctorit</w:t>
      </w:r>
      <w:r w:rsidRPr="007A06F5">
        <w:rPr>
          <w:lang w:val="la-Latn"/>
        </w:rPr>
        <w:t>ate et sanctorum patrum constitutione</w:t>
      </w:r>
      <w:r w:rsidR="00360346" w:rsidRPr="007A06F5">
        <w:rPr>
          <w:lang w:val="la-Latn"/>
        </w:rPr>
        <w:t xml:space="preserve"> </w:t>
      </w:r>
      <w:r w:rsidRPr="007A06F5">
        <w:rPr>
          <w:lang w:val="la-Latn"/>
        </w:rPr>
        <w:t>cautum esse dinoscitur</w:t>
      </w:r>
      <w:r w:rsidR="00C36647" w:rsidRPr="007A06F5">
        <w:rPr>
          <w:lang w:val="la-Latn"/>
        </w:rPr>
        <w:t xml:space="preserve">, </w:t>
      </w:r>
      <w:r w:rsidRPr="007A06F5">
        <w:rPr>
          <w:lang w:val="la-Latn"/>
        </w:rPr>
        <w:t>videlicet ut nemo comitum aut quisquam ex iudiciaria potestate post quartam feriam</w:t>
      </w:r>
      <w:r w:rsidR="00360346" w:rsidRPr="007A06F5">
        <w:rPr>
          <w:lang w:val="la-Latn"/>
        </w:rPr>
        <w:t xml:space="preserve">, </w:t>
      </w:r>
      <w:r w:rsidRPr="007A06F5">
        <w:rPr>
          <w:lang w:val="la-Latn"/>
        </w:rPr>
        <w:t>quae caput ieiunii nominatur</w:t>
      </w:r>
      <w:r w:rsidR="00360346" w:rsidRPr="007A06F5">
        <w:rPr>
          <w:lang w:val="la-Latn"/>
        </w:rPr>
        <w:t xml:space="preserve">, </w:t>
      </w:r>
      <w:r w:rsidRPr="007A06F5">
        <w:rPr>
          <w:lang w:val="la-Latn"/>
        </w:rPr>
        <w:t>in qua omnes poenitent</w:t>
      </w:r>
      <w:r w:rsidR="00C36647" w:rsidRPr="007A06F5">
        <w:rPr>
          <w:lang w:val="la-Latn"/>
        </w:rPr>
        <w:t xml:space="preserve">es manus inpositionem ad vacan </w:t>
      </w:r>
      <w:r w:rsidRPr="007A06F5">
        <w:rPr>
          <w:lang w:val="la-Latn"/>
        </w:rPr>
        <w:t>dum solummodo poenitentiae et divinis officiis accipiunt</w:t>
      </w:r>
      <w:r w:rsidR="00360346" w:rsidRPr="007A06F5">
        <w:rPr>
          <w:lang w:val="la-Latn"/>
        </w:rPr>
        <w:t xml:space="preserve">, </w:t>
      </w:r>
      <w:r w:rsidRPr="007A06F5">
        <w:rPr>
          <w:lang w:val="la-Latn"/>
        </w:rPr>
        <w:t>placitum aut</w:t>
      </w:r>
      <w:r w:rsidR="00360346" w:rsidRPr="007A06F5">
        <w:rPr>
          <w:lang w:val="la-Latn"/>
        </w:rPr>
        <w:t xml:space="preserve"> </w:t>
      </w:r>
      <w:r w:rsidRPr="007A06F5">
        <w:rPr>
          <w:lang w:val="la-Latn"/>
        </w:rPr>
        <w:t>mallum</w:t>
      </w:r>
      <w:r w:rsidR="00360346" w:rsidRPr="007A06F5">
        <w:rPr>
          <w:lang w:val="la-Latn"/>
        </w:rPr>
        <w:t xml:space="preserve"> </w:t>
      </w:r>
      <w:r w:rsidR="00C36647" w:rsidRPr="007A06F5">
        <w:rPr>
          <w:lang w:val="la-Latn"/>
        </w:rPr>
        <w:t xml:space="preserve">tenere </w:t>
      </w:r>
      <w:r w:rsidRPr="007A06F5">
        <w:rPr>
          <w:lang w:val="la-Latn"/>
        </w:rPr>
        <w:t>praesumant</w:t>
      </w:r>
      <w:r w:rsidR="008E2A6B" w:rsidRPr="007A06F5">
        <w:rPr>
          <w:lang w:val="la-Latn"/>
        </w:rPr>
        <w:t xml:space="preserve">. </w:t>
      </w:r>
    </w:p>
    <w:p w14:paraId="26E19806" w14:textId="354E21CE" w:rsidR="00AA1999" w:rsidRPr="007A06F5" w:rsidRDefault="00AA1999" w:rsidP="00AA1999">
      <w:pPr>
        <w:pStyle w:val="Normlnweb"/>
        <w:rPr>
          <w:lang w:val="la-Latn"/>
        </w:rPr>
      </w:pPr>
      <w:r w:rsidRPr="007A06F5">
        <w:rPr>
          <w:lang w:val="la-Latn"/>
        </w:rPr>
        <w:t>80</w:t>
      </w:r>
      <w:r w:rsidR="008E2A6B" w:rsidRPr="007A06F5">
        <w:rPr>
          <w:lang w:val="la-Latn"/>
        </w:rPr>
        <w:t xml:space="preserve">. </w:t>
      </w:r>
      <w:r w:rsidRPr="007A06F5">
        <w:rPr>
          <w:lang w:val="la-Latn"/>
        </w:rPr>
        <w:t>Dies quoque octo sacrosanctae paschalis fe</w:t>
      </w:r>
      <w:r w:rsidR="00C36647" w:rsidRPr="007A06F5">
        <w:rPr>
          <w:lang w:val="la-Latn"/>
        </w:rPr>
        <w:t xml:space="preserve">stivitatis omnibus christianis </w:t>
      </w:r>
      <w:r w:rsidRPr="007A06F5">
        <w:rPr>
          <w:lang w:val="la-Latn"/>
        </w:rPr>
        <w:t>feriatos esse decernimus ab omni opere rurali</w:t>
      </w:r>
      <w:r w:rsidR="00360346" w:rsidRPr="007A06F5">
        <w:rPr>
          <w:lang w:val="la-Latn"/>
        </w:rPr>
        <w:t xml:space="preserve">, </w:t>
      </w:r>
      <w:r w:rsidRPr="007A06F5">
        <w:rPr>
          <w:lang w:val="la-Latn"/>
        </w:rPr>
        <w:t>fabrili</w:t>
      </w:r>
      <w:r w:rsidR="00360346" w:rsidRPr="007A06F5">
        <w:rPr>
          <w:lang w:val="la-Latn"/>
        </w:rPr>
        <w:t xml:space="preserve">, </w:t>
      </w:r>
      <w:r w:rsidRPr="007A06F5">
        <w:rPr>
          <w:lang w:val="la-Latn"/>
        </w:rPr>
        <w:t>carpentario</w:t>
      </w:r>
      <w:r w:rsidR="00360346" w:rsidRPr="007A06F5">
        <w:rPr>
          <w:lang w:val="la-Latn"/>
        </w:rPr>
        <w:t xml:space="preserve">, </w:t>
      </w:r>
      <w:r w:rsidRPr="007A06F5">
        <w:rPr>
          <w:lang w:val="la-Latn"/>
        </w:rPr>
        <w:t>gynaeceo</w:t>
      </w:r>
      <w:r w:rsidR="00360346" w:rsidRPr="007A06F5">
        <w:rPr>
          <w:lang w:val="la-Latn"/>
        </w:rPr>
        <w:t xml:space="preserve">, </w:t>
      </w:r>
      <w:r w:rsidR="00C36647" w:rsidRPr="007A06F5">
        <w:rPr>
          <w:lang w:val="la-Latn"/>
        </w:rPr>
        <w:t>cae</w:t>
      </w:r>
      <w:r w:rsidRPr="007A06F5">
        <w:rPr>
          <w:lang w:val="la-Latn"/>
        </w:rPr>
        <w:t>mentario</w:t>
      </w:r>
      <w:r w:rsidR="00360346" w:rsidRPr="007A06F5">
        <w:rPr>
          <w:lang w:val="la-Latn"/>
        </w:rPr>
        <w:t xml:space="preserve">, </w:t>
      </w:r>
      <w:r w:rsidRPr="007A06F5">
        <w:rPr>
          <w:lang w:val="la-Latn"/>
        </w:rPr>
        <w:t>pictorio</w:t>
      </w:r>
      <w:r w:rsidR="00360346" w:rsidRPr="007A06F5">
        <w:rPr>
          <w:lang w:val="la-Latn"/>
        </w:rPr>
        <w:t xml:space="preserve">, </w:t>
      </w:r>
      <w:r w:rsidRPr="007A06F5">
        <w:rPr>
          <w:lang w:val="la-Latn"/>
        </w:rPr>
        <w:t>venatorio</w:t>
      </w:r>
      <w:r w:rsidR="00360346" w:rsidRPr="007A06F5">
        <w:rPr>
          <w:lang w:val="la-Latn"/>
        </w:rPr>
        <w:t xml:space="preserve">, </w:t>
      </w:r>
      <w:r w:rsidRPr="007A06F5">
        <w:rPr>
          <w:lang w:val="la-Latn"/>
        </w:rPr>
        <w:t>forensi</w:t>
      </w:r>
      <w:r w:rsidR="00360346" w:rsidRPr="007A06F5">
        <w:rPr>
          <w:lang w:val="la-Latn"/>
        </w:rPr>
        <w:t xml:space="preserve">, </w:t>
      </w:r>
      <w:r w:rsidRPr="007A06F5">
        <w:rPr>
          <w:lang w:val="la-Latn"/>
        </w:rPr>
        <w:t>mercatorio</w:t>
      </w:r>
      <w:r w:rsidR="00360346" w:rsidRPr="007A06F5">
        <w:rPr>
          <w:lang w:val="la-Latn"/>
        </w:rPr>
        <w:t xml:space="preserve">, </w:t>
      </w:r>
      <w:r w:rsidRPr="007A06F5">
        <w:rPr>
          <w:lang w:val="la-Latn"/>
        </w:rPr>
        <w:t>audientiali</w:t>
      </w:r>
      <w:r w:rsidR="00360346" w:rsidRPr="007A06F5">
        <w:rPr>
          <w:lang w:val="la-Latn"/>
        </w:rPr>
        <w:t xml:space="preserve"> </w:t>
      </w:r>
      <w:r w:rsidR="00C36647" w:rsidRPr="007A06F5">
        <w:rPr>
          <w:lang w:val="la-Latn"/>
        </w:rPr>
        <w:t>ac sacramentis exi</w:t>
      </w:r>
      <w:r w:rsidRPr="007A06F5">
        <w:rPr>
          <w:lang w:val="la-Latn"/>
        </w:rPr>
        <w:t>gendis</w:t>
      </w:r>
      <w:r w:rsidR="00360346" w:rsidRPr="007A06F5">
        <w:rPr>
          <w:lang w:val="la-Latn"/>
        </w:rPr>
        <w:t xml:space="preserve">, </w:t>
      </w:r>
      <w:r w:rsidRPr="007A06F5">
        <w:rPr>
          <w:lang w:val="la-Latn"/>
        </w:rPr>
        <w:t>quatenus eisdem diebus tanto licentius</w:t>
      </w:r>
      <w:r w:rsidR="00360346" w:rsidRPr="007A06F5">
        <w:rPr>
          <w:lang w:val="la-Latn"/>
        </w:rPr>
        <w:t xml:space="preserve">, </w:t>
      </w:r>
      <w:r w:rsidRPr="007A06F5">
        <w:rPr>
          <w:lang w:val="la-Latn"/>
        </w:rPr>
        <w:t>quanto liberius</w:t>
      </w:r>
      <w:r w:rsidR="00360346" w:rsidRPr="007A06F5">
        <w:rPr>
          <w:lang w:val="la-Latn"/>
        </w:rPr>
        <w:t xml:space="preserve">, </w:t>
      </w:r>
      <w:r w:rsidR="00C36647" w:rsidRPr="007A06F5">
        <w:rPr>
          <w:lang w:val="la-Latn"/>
        </w:rPr>
        <w:t xml:space="preserve">omnibus christianis </w:t>
      </w:r>
      <w:r w:rsidRPr="007A06F5">
        <w:rPr>
          <w:lang w:val="la-Latn"/>
        </w:rPr>
        <w:t>sanctae resurrectionis laudibus et sacrosanctae praedicati</w:t>
      </w:r>
      <w:r w:rsidR="00C36647" w:rsidRPr="007A06F5">
        <w:rPr>
          <w:lang w:val="la-Latn"/>
        </w:rPr>
        <w:t>oni iugiter insistere liceat</w:t>
      </w:r>
      <w:r w:rsidR="008E2A6B" w:rsidRPr="007A06F5">
        <w:rPr>
          <w:lang w:val="la-Latn"/>
        </w:rPr>
        <w:t xml:space="preserve">. </w:t>
      </w:r>
      <w:r w:rsidRPr="007A06F5">
        <w:rPr>
          <w:lang w:val="la-Latn"/>
        </w:rPr>
        <w:t>Quodsi quis temerare praesumpserit</w:t>
      </w:r>
      <w:r w:rsidR="00360346" w:rsidRPr="007A06F5">
        <w:rPr>
          <w:lang w:val="la-Latn"/>
        </w:rPr>
        <w:t xml:space="preserve">, </w:t>
      </w:r>
      <w:r w:rsidRPr="007A06F5">
        <w:rPr>
          <w:lang w:val="la-Latn"/>
        </w:rPr>
        <w:t>excommunicetur</w:t>
      </w:r>
      <w:r w:rsidR="008E2A6B" w:rsidRPr="007A06F5">
        <w:rPr>
          <w:lang w:val="la-Latn"/>
        </w:rPr>
        <w:t xml:space="preserve">. </w:t>
      </w:r>
    </w:p>
    <w:p w14:paraId="18154ED6" w14:textId="724E2091" w:rsidR="00AA1999" w:rsidRPr="007A06F5" w:rsidRDefault="00AA1999" w:rsidP="00AA1999">
      <w:pPr>
        <w:pStyle w:val="Normlnweb"/>
        <w:rPr>
          <w:lang w:val="la-Latn"/>
        </w:rPr>
      </w:pPr>
      <w:r w:rsidRPr="007A06F5">
        <w:rPr>
          <w:lang w:val="la-Latn"/>
        </w:rPr>
        <w:t>81</w:t>
      </w:r>
      <w:r w:rsidR="008E2A6B" w:rsidRPr="007A06F5">
        <w:rPr>
          <w:lang w:val="la-Latn"/>
        </w:rPr>
        <w:t xml:space="preserve">. </w:t>
      </w:r>
      <w:r w:rsidRPr="007A06F5">
        <w:rPr>
          <w:lang w:val="la-Latn"/>
        </w:rPr>
        <w:t>Ut capitula ecclesiastica a domno Karolo magno</w:t>
      </w:r>
      <w:r w:rsidR="00360346" w:rsidRPr="007A06F5">
        <w:rPr>
          <w:lang w:val="la-Latn"/>
        </w:rPr>
        <w:t xml:space="preserve"> </w:t>
      </w:r>
      <w:r w:rsidR="00C36647" w:rsidRPr="007A06F5">
        <w:rPr>
          <w:lang w:val="la-Latn"/>
        </w:rPr>
        <w:t xml:space="preserve">imperatore nec non et </w:t>
      </w:r>
      <w:r w:rsidRPr="007A06F5">
        <w:rPr>
          <w:lang w:val="la-Latn"/>
        </w:rPr>
        <w:t>a domno Hludowico</w:t>
      </w:r>
      <w:r w:rsidR="00360346" w:rsidRPr="007A06F5">
        <w:rPr>
          <w:lang w:val="la-Latn"/>
        </w:rPr>
        <w:t xml:space="preserve"> </w:t>
      </w:r>
      <w:r w:rsidRPr="007A06F5">
        <w:rPr>
          <w:lang w:val="la-Latn"/>
        </w:rPr>
        <w:t>pio augusto promulgata obnixe observari z praecipiantur</w:t>
      </w:r>
      <w:r w:rsidR="00360346" w:rsidRPr="007A06F5">
        <w:rPr>
          <w:lang w:val="la-Latn"/>
        </w:rPr>
        <w:t xml:space="preserve">, </w:t>
      </w:r>
      <w:r w:rsidRPr="007A06F5">
        <w:rPr>
          <w:lang w:val="la-Latn"/>
        </w:rPr>
        <w:t>sicut et legalia observanda a esse noscuntur</w:t>
      </w:r>
      <w:r w:rsidR="008E2A6B" w:rsidRPr="007A06F5">
        <w:rPr>
          <w:lang w:val="la-Latn"/>
        </w:rPr>
        <w:t xml:space="preserve">. </w:t>
      </w:r>
    </w:p>
    <w:p w14:paraId="22CF7E61" w14:textId="3D67350E" w:rsidR="00AA1999" w:rsidRPr="007A06F5" w:rsidRDefault="00AA1999" w:rsidP="00AA1999">
      <w:pPr>
        <w:pStyle w:val="Normlnweb"/>
        <w:rPr>
          <w:lang w:val="la-Latn"/>
        </w:rPr>
      </w:pPr>
      <w:r w:rsidRPr="007A06F5">
        <w:rPr>
          <w:lang w:val="la-Latn"/>
        </w:rPr>
        <w:t>82</w:t>
      </w:r>
      <w:r w:rsidR="008E2A6B" w:rsidRPr="007A06F5">
        <w:rPr>
          <w:lang w:val="la-Latn"/>
        </w:rPr>
        <w:t xml:space="preserve">. </w:t>
      </w:r>
      <w:r w:rsidRPr="007A06F5">
        <w:rPr>
          <w:lang w:val="la-Latn"/>
        </w:rPr>
        <w:t>Haec autem constituimus non praeiudicantes aut parvipendentes</w:t>
      </w:r>
      <w:r w:rsidR="00360346" w:rsidRPr="007A06F5">
        <w:rPr>
          <w:lang w:val="la-Latn"/>
        </w:rPr>
        <w:t xml:space="preserve">, </w:t>
      </w:r>
      <w:r w:rsidR="00C36647" w:rsidRPr="007A06F5">
        <w:rPr>
          <w:lang w:val="la-Latn"/>
        </w:rPr>
        <w:t xml:space="preserve">quae a </w:t>
      </w:r>
      <w:r w:rsidRPr="007A06F5">
        <w:rPr>
          <w:lang w:val="la-Latn"/>
        </w:rPr>
        <w:t>maioribus et</w:t>
      </w:r>
      <w:r w:rsidR="00360346" w:rsidRPr="007A06F5">
        <w:rPr>
          <w:lang w:val="la-Latn"/>
        </w:rPr>
        <w:t xml:space="preserve"> </w:t>
      </w:r>
      <w:r w:rsidRPr="007A06F5">
        <w:rPr>
          <w:lang w:val="la-Latn"/>
        </w:rPr>
        <w:t>praedecessoribus nostris</w:t>
      </w:r>
      <w:r w:rsidR="00360346" w:rsidRPr="007A06F5">
        <w:rPr>
          <w:lang w:val="la-Latn"/>
        </w:rPr>
        <w:t xml:space="preserve"> </w:t>
      </w:r>
      <w:r w:rsidRPr="007A06F5">
        <w:rPr>
          <w:lang w:val="la-Latn"/>
        </w:rPr>
        <w:t>forte severius pr</w:t>
      </w:r>
      <w:r w:rsidR="00C36647" w:rsidRPr="007A06F5">
        <w:rPr>
          <w:lang w:val="la-Latn"/>
        </w:rPr>
        <w:t xml:space="preserve">opter rigorem e ecclesiasticae </w:t>
      </w:r>
      <w:r w:rsidRPr="007A06F5">
        <w:rPr>
          <w:lang w:val="la-Latn"/>
        </w:rPr>
        <w:t>disciplinae</w:t>
      </w:r>
      <w:r w:rsidR="00360346" w:rsidRPr="007A06F5">
        <w:rPr>
          <w:lang w:val="la-Latn"/>
        </w:rPr>
        <w:t xml:space="preserve"> </w:t>
      </w:r>
      <w:r w:rsidRPr="007A06F5">
        <w:rPr>
          <w:lang w:val="la-Latn"/>
        </w:rPr>
        <w:t>sunt constituta</w:t>
      </w:r>
      <w:r w:rsidR="00360346" w:rsidRPr="007A06F5">
        <w:rPr>
          <w:lang w:val="la-Latn"/>
        </w:rPr>
        <w:t xml:space="preserve">, </w:t>
      </w:r>
      <w:r w:rsidRPr="007A06F5">
        <w:rPr>
          <w:lang w:val="la-Latn"/>
        </w:rPr>
        <w:t>sed tempori</w:t>
      </w:r>
      <w:r w:rsidR="00360346" w:rsidRPr="007A06F5">
        <w:rPr>
          <w:lang w:val="la-Latn"/>
        </w:rPr>
        <w:t xml:space="preserve"> </w:t>
      </w:r>
      <w:r w:rsidRPr="007A06F5">
        <w:rPr>
          <w:lang w:val="la-Latn"/>
        </w:rPr>
        <w:t>servientes et fragilitati delinquentium</w:t>
      </w:r>
      <w:r w:rsidR="00360346" w:rsidRPr="007A06F5">
        <w:rPr>
          <w:lang w:val="la-Latn"/>
        </w:rPr>
        <w:t xml:space="preserve">, </w:t>
      </w:r>
      <w:r w:rsidR="00C36647" w:rsidRPr="007A06F5">
        <w:rPr>
          <w:lang w:val="la-Latn"/>
        </w:rPr>
        <w:t xml:space="preserve">fisi </w:t>
      </w:r>
      <w:r w:rsidRPr="007A06F5">
        <w:rPr>
          <w:lang w:val="la-Latn"/>
        </w:rPr>
        <w:t>de multimoda Dei misericordia</w:t>
      </w:r>
      <w:r w:rsidR="00360346" w:rsidRPr="007A06F5">
        <w:rPr>
          <w:lang w:val="la-Latn"/>
        </w:rPr>
        <w:t xml:space="preserve">, </w:t>
      </w:r>
      <w:r w:rsidRPr="007A06F5">
        <w:rPr>
          <w:lang w:val="la-Latn"/>
        </w:rPr>
        <w:t>si saltim his obedire voluerint</w:t>
      </w:r>
      <w:r w:rsidR="00360346" w:rsidRPr="007A06F5">
        <w:rPr>
          <w:lang w:val="la-Latn"/>
        </w:rPr>
        <w:t xml:space="preserve">, </w:t>
      </w:r>
      <w:r w:rsidR="00C36647" w:rsidRPr="007A06F5">
        <w:rPr>
          <w:lang w:val="la-Latn"/>
        </w:rPr>
        <w:t>consulentes prae</w:t>
      </w:r>
      <w:r w:rsidRPr="007A06F5">
        <w:rPr>
          <w:lang w:val="la-Latn"/>
        </w:rPr>
        <w:t>scripta taliter praefiximus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quicumque</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a d</w:t>
      </w:r>
      <w:r w:rsidR="00C36647" w:rsidRPr="007A06F5">
        <w:rPr>
          <w:lang w:val="la-Latn"/>
        </w:rPr>
        <w:t xml:space="preserve">ivino spiritu per pontificalem </w:t>
      </w:r>
      <w:r w:rsidR="00524CAA" w:rsidRPr="00524CAA">
        <w:rPr>
          <w:b/>
          <w:lang w:val="la-Latn"/>
        </w:rPr>
        <w:t>auctorit</w:t>
      </w:r>
      <w:r w:rsidRPr="007A06F5">
        <w:rPr>
          <w:lang w:val="la-Latn"/>
        </w:rPr>
        <w:t>atem et regiam maiestatem promulgata et prolata atque confirmata sunt</w:t>
      </w:r>
      <w:r w:rsidR="00360346" w:rsidRPr="007A06F5">
        <w:rPr>
          <w:lang w:val="la-Latn"/>
        </w:rPr>
        <w:t xml:space="preserve">, </w:t>
      </w:r>
      <w:r w:rsidR="00C36647" w:rsidRPr="007A06F5">
        <w:rPr>
          <w:lang w:val="la-Latn"/>
        </w:rPr>
        <w:t>con</w:t>
      </w:r>
      <w:r w:rsidRPr="007A06F5">
        <w:rPr>
          <w:lang w:val="la-Latn"/>
        </w:rPr>
        <w:t>tumaci atque rebelli animo contraire praesumpserit</w:t>
      </w:r>
      <w:r w:rsidR="00360346" w:rsidRPr="007A06F5">
        <w:rPr>
          <w:lang w:val="la-Latn"/>
        </w:rPr>
        <w:t xml:space="preserve">, </w:t>
      </w:r>
      <w:r w:rsidRPr="007A06F5">
        <w:rPr>
          <w:lang w:val="la-Latn"/>
        </w:rPr>
        <w:t>si</w:t>
      </w:r>
      <w:r w:rsidR="00360346" w:rsidRPr="007A06F5">
        <w:rPr>
          <w:lang w:val="la-Latn"/>
        </w:rPr>
        <w:t xml:space="preserve"> </w:t>
      </w:r>
      <w:r w:rsidR="00C36647" w:rsidRPr="007A06F5">
        <w:rPr>
          <w:lang w:val="la-Latn"/>
        </w:rPr>
        <w:t xml:space="preserve">ecclesiastico ordine quaelibet </w:t>
      </w:r>
      <w:r w:rsidRPr="007A06F5">
        <w:rPr>
          <w:lang w:val="la-Latn"/>
        </w:rPr>
        <w:t>persona fuerit</w:t>
      </w:r>
      <w:r w:rsidR="00360346" w:rsidRPr="007A06F5">
        <w:rPr>
          <w:lang w:val="la-Latn"/>
        </w:rPr>
        <w:t xml:space="preserve"> </w:t>
      </w:r>
      <w:r w:rsidRPr="007A06F5">
        <w:rPr>
          <w:lang w:val="la-Latn"/>
        </w:rPr>
        <w:t>honorata</w:t>
      </w:r>
      <w:r w:rsidR="00360346" w:rsidRPr="007A06F5">
        <w:rPr>
          <w:lang w:val="la-Latn"/>
        </w:rPr>
        <w:t xml:space="preserve">, </w:t>
      </w:r>
      <w:r w:rsidRPr="007A06F5">
        <w:rPr>
          <w:lang w:val="la-Latn"/>
        </w:rPr>
        <w:t xml:space="preserve">synodali </w:t>
      </w:r>
      <w:r w:rsidR="00524CAA" w:rsidRPr="00524CAA">
        <w:rPr>
          <w:b/>
          <w:lang w:val="la-Latn"/>
        </w:rPr>
        <w:t>auctorit</w:t>
      </w:r>
      <w:r w:rsidRPr="007A06F5">
        <w:rPr>
          <w:lang w:val="la-Latn"/>
        </w:rPr>
        <w:t>ate gradus p</w:t>
      </w:r>
      <w:r w:rsidR="00C36647" w:rsidRPr="007A06F5">
        <w:rPr>
          <w:lang w:val="la-Latn"/>
        </w:rPr>
        <w:t>roprii amissione multetur</w:t>
      </w:r>
      <w:r w:rsidR="008E2A6B" w:rsidRPr="007A06F5">
        <w:rPr>
          <w:lang w:val="la-Latn"/>
        </w:rPr>
        <w:t xml:space="preserve">; </w:t>
      </w:r>
      <w:r w:rsidR="00C36647" w:rsidRPr="007A06F5">
        <w:rPr>
          <w:lang w:val="la-Latn"/>
        </w:rPr>
        <w:t xml:space="preserve">si </w:t>
      </w:r>
      <w:r w:rsidRPr="007A06F5">
        <w:rPr>
          <w:lang w:val="la-Latn"/>
        </w:rPr>
        <w:t>autem in seculari habitu qualibet potestate vel dignitate fuerit sublimata persona</w:t>
      </w:r>
      <w:r w:rsidR="00360346" w:rsidRPr="007A06F5">
        <w:rPr>
          <w:lang w:val="la-Latn"/>
        </w:rPr>
        <w:t xml:space="preserve">, </w:t>
      </w:r>
      <w:r w:rsidRPr="007A06F5">
        <w:rPr>
          <w:lang w:val="la-Latn"/>
        </w:rPr>
        <w:t>honore</w:t>
      </w:r>
      <w:r w:rsidR="00360346" w:rsidRPr="007A06F5">
        <w:rPr>
          <w:lang w:val="la-Latn"/>
        </w:rPr>
        <w:t xml:space="preserve">, </w:t>
      </w:r>
      <w:r w:rsidRPr="007A06F5">
        <w:rPr>
          <w:lang w:val="la-Latn"/>
        </w:rPr>
        <w:t>quo</w:t>
      </w:r>
      <w:r w:rsidR="00360346" w:rsidRPr="007A06F5">
        <w:rPr>
          <w:lang w:val="la-Latn"/>
        </w:rPr>
        <w:t xml:space="preserve"> </w:t>
      </w:r>
      <w:r w:rsidRPr="007A06F5">
        <w:rPr>
          <w:lang w:val="la-Latn"/>
        </w:rPr>
        <w:t>in re publica fruitur</w:t>
      </w:r>
      <w:r w:rsidR="00360346" w:rsidRPr="007A06F5">
        <w:rPr>
          <w:lang w:val="la-Latn"/>
        </w:rPr>
        <w:t xml:space="preserve">, </w:t>
      </w:r>
      <w:r w:rsidRPr="007A06F5">
        <w:rPr>
          <w:lang w:val="la-Latn"/>
        </w:rPr>
        <w:t>sine retractatione</w:t>
      </w:r>
      <w:r w:rsidR="00360346" w:rsidRPr="007A06F5">
        <w:rPr>
          <w:lang w:val="la-Latn"/>
        </w:rPr>
        <w:t xml:space="preserve"> </w:t>
      </w:r>
      <w:r w:rsidR="00C36647" w:rsidRPr="007A06F5">
        <w:rPr>
          <w:lang w:val="la-Latn"/>
        </w:rPr>
        <w:t xml:space="preserve">a regia maiestate privetur et </w:t>
      </w:r>
      <w:r w:rsidRPr="007A06F5">
        <w:rPr>
          <w:lang w:val="la-Latn"/>
        </w:rPr>
        <w:t>insuper exilii vel afflictionis cuiuslibet</w:t>
      </w:r>
      <w:r w:rsidR="00360346" w:rsidRPr="007A06F5">
        <w:rPr>
          <w:lang w:val="la-Latn"/>
        </w:rPr>
        <w:t xml:space="preserve">, </w:t>
      </w:r>
      <w:r w:rsidRPr="007A06F5">
        <w:rPr>
          <w:lang w:val="la-Latn"/>
        </w:rPr>
        <w:t>prout ordo ecclesiasticus et</w:t>
      </w:r>
      <w:r w:rsidR="00360346" w:rsidRPr="007A06F5">
        <w:rPr>
          <w:lang w:val="la-Latn"/>
        </w:rPr>
        <w:t xml:space="preserve"> </w:t>
      </w:r>
      <w:r w:rsidR="00C36647" w:rsidRPr="007A06F5">
        <w:rPr>
          <w:lang w:val="la-Latn"/>
        </w:rPr>
        <w:t xml:space="preserve">regalis severitas </w:t>
      </w:r>
      <w:r w:rsidRPr="007A06F5">
        <w:rPr>
          <w:lang w:val="la-Latn"/>
        </w:rPr>
        <w:t>decreverit</w:t>
      </w:r>
      <w:r w:rsidR="00360346" w:rsidRPr="007A06F5">
        <w:rPr>
          <w:lang w:val="la-Latn"/>
        </w:rPr>
        <w:t xml:space="preserve">, </w:t>
      </w:r>
      <w:r w:rsidRPr="007A06F5">
        <w:rPr>
          <w:lang w:val="la-Latn"/>
        </w:rPr>
        <w:t>ultione plectatur</w:t>
      </w:r>
      <w:r w:rsidR="008E2A6B" w:rsidRPr="007A06F5">
        <w:rPr>
          <w:lang w:val="la-Latn"/>
        </w:rPr>
        <w:t xml:space="preserve">. </w:t>
      </w:r>
    </w:p>
    <w:p w14:paraId="099F3C4C" w14:textId="5BB1FAA8" w:rsidR="00AA1999" w:rsidRPr="007A06F5" w:rsidRDefault="00AA1999" w:rsidP="00AA1999">
      <w:pPr>
        <w:pStyle w:val="Normlnweb"/>
        <w:rPr>
          <w:lang w:val="la-Latn"/>
        </w:rPr>
      </w:pPr>
      <w:r w:rsidRPr="007A06F5">
        <w:rPr>
          <w:lang w:val="la-Latn"/>
        </w:rPr>
        <w:t>83</w:t>
      </w:r>
      <w:r w:rsidR="008E2A6B" w:rsidRPr="007A06F5">
        <w:rPr>
          <w:lang w:val="la-Latn"/>
        </w:rPr>
        <w:t xml:space="preserve">. </w:t>
      </w:r>
      <w:r w:rsidRPr="007A06F5">
        <w:rPr>
          <w:lang w:val="la-Latn"/>
        </w:rPr>
        <w:t>Vos simul cum istis et aliis Dei ac vestr</w:t>
      </w:r>
      <w:r w:rsidR="00C36647" w:rsidRPr="007A06F5">
        <w:rPr>
          <w:lang w:val="la-Latn"/>
        </w:rPr>
        <w:t xml:space="preserve">is fidelibus nos atque socios </w:t>
      </w:r>
      <w:r w:rsidRPr="007A06F5">
        <w:rPr>
          <w:lang w:val="la-Latn"/>
        </w:rPr>
        <w:t xml:space="preserve">nostros in episcopali </w:t>
      </w:r>
      <w:r w:rsidR="00524CAA" w:rsidRPr="00524CAA">
        <w:rPr>
          <w:b/>
          <w:lang w:val="la-Latn"/>
        </w:rPr>
        <w:t>auctorit</w:t>
      </w:r>
      <w:r w:rsidRPr="007A06F5">
        <w:rPr>
          <w:lang w:val="la-Latn"/>
        </w:rPr>
        <w:t>ate rogastis</w:t>
      </w:r>
      <w:r w:rsidR="00360346" w:rsidRPr="007A06F5">
        <w:rPr>
          <w:lang w:val="la-Latn"/>
        </w:rPr>
        <w:t xml:space="preserve">, </w:t>
      </w:r>
      <w:r w:rsidRPr="007A06F5">
        <w:rPr>
          <w:lang w:val="la-Latn"/>
        </w:rPr>
        <w:t>ut propt</w:t>
      </w:r>
      <w:r w:rsidR="00C36647" w:rsidRPr="007A06F5">
        <w:rPr>
          <w:lang w:val="la-Latn"/>
        </w:rPr>
        <w:t xml:space="preserve">er Deum et nostrum ministerium </w:t>
      </w:r>
      <w:r w:rsidRPr="007A06F5">
        <w:rPr>
          <w:lang w:val="la-Latn"/>
        </w:rPr>
        <w:t>iuxta cognitas necessitates verum consilium sec</w:t>
      </w:r>
      <w:r w:rsidR="00C36647" w:rsidRPr="007A06F5">
        <w:rPr>
          <w:lang w:val="la-Latn"/>
        </w:rPr>
        <w:t xml:space="preserve">undum Deum et secundum seculum </w:t>
      </w:r>
      <w:r w:rsidRPr="007A06F5">
        <w:rPr>
          <w:lang w:val="la-Latn"/>
        </w:rPr>
        <w:t>invenissemus</w:t>
      </w:r>
      <w:r w:rsidR="008E2A6B" w:rsidRPr="007A06F5">
        <w:rPr>
          <w:lang w:val="la-Latn"/>
        </w:rPr>
        <w:t xml:space="preserve">; </w:t>
      </w:r>
      <w:r w:rsidRPr="007A06F5">
        <w:rPr>
          <w:lang w:val="la-Latn"/>
        </w:rPr>
        <w:t>quod et fecimus</w:t>
      </w:r>
      <w:r w:rsidR="00360346" w:rsidRPr="007A06F5">
        <w:rPr>
          <w:lang w:val="la-Latn"/>
        </w:rPr>
        <w:t xml:space="preserve">, </w:t>
      </w:r>
      <w:r w:rsidRPr="007A06F5">
        <w:rPr>
          <w:lang w:val="la-Latn"/>
        </w:rPr>
        <w:t>iuxta quod Dominus inspirare dignatus est</w:t>
      </w:r>
      <w:r w:rsidR="00360346" w:rsidRPr="007A06F5">
        <w:rPr>
          <w:lang w:val="la-Latn"/>
        </w:rPr>
        <w:t xml:space="preserve">, </w:t>
      </w:r>
      <w:r w:rsidR="00C36647" w:rsidRPr="007A06F5">
        <w:rPr>
          <w:lang w:val="la-Latn"/>
        </w:rPr>
        <w:t xml:space="preserve">et vestrae </w:t>
      </w:r>
      <w:r w:rsidRPr="007A06F5">
        <w:rPr>
          <w:lang w:val="la-Latn"/>
        </w:rPr>
        <w:t>christianae devotioni verbis et scriptis protulimus</w:t>
      </w:r>
      <w:r w:rsidR="008E2A6B" w:rsidRPr="007A06F5">
        <w:rPr>
          <w:lang w:val="la-Latn"/>
        </w:rPr>
        <w:t xml:space="preserve">. </w:t>
      </w:r>
      <w:r w:rsidRPr="007A06F5">
        <w:rPr>
          <w:lang w:val="la-Latn"/>
        </w:rPr>
        <w:t xml:space="preserve">Quodsi </w:t>
      </w:r>
      <w:r w:rsidR="00C36647" w:rsidRPr="007A06F5">
        <w:rPr>
          <w:lang w:val="la-Latn"/>
        </w:rPr>
        <w:t xml:space="preserve">illud pleniter et in om / nibus </w:t>
      </w:r>
      <w:r w:rsidRPr="007A06F5">
        <w:rPr>
          <w:lang w:val="la-Latn"/>
        </w:rPr>
        <w:t>adimplere potestis</w:t>
      </w:r>
      <w:r w:rsidR="00360346" w:rsidRPr="007A06F5">
        <w:rPr>
          <w:lang w:val="la-Latn"/>
        </w:rPr>
        <w:t xml:space="preserve">, </w:t>
      </w:r>
      <w:r w:rsidRPr="007A06F5">
        <w:rPr>
          <w:lang w:val="la-Latn"/>
        </w:rPr>
        <w:t>sicut verbo et scripto vobis ex divino mandato innotuimus</w:t>
      </w:r>
      <w:r w:rsidR="00360346" w:rsidRPr="007A06F5">
        <w:rPr>
          <w:lang w:val="la-Latn"/>
        </w:rPr>
        <w:t xml:space="preserve">, </w:t>
      </w:r>
      <w:r w:rsidRPr="007A06F5">
        <w:rPr>
          <w:lang w:val="la-Latn"/>
        </w:rPr>
        <w:t>Deo gratias</w:t>
      </w:r>
      <w:r w:rsidR="00360346" w:rsidRPr="007A06F5">
        <w:rPr>
          <w:lang w:val="la-Latn"/>
        </w:rPr>
        <w:t xml:space="preserve"> </w:t>
      </w:r>
      <w:r w:rsidRPr="007A06F5">
        <w:rPr>
          <w:lang w:val="la-Latn"/>
        </w:rPr>
        <w:t>agimus</w:t>
      </w:r>
      <w:r w:rsidR="008E2A6B" w:rsidRPr="007A06F5">
        <w:rPr>
          <w:lang w:val="la-Latn"/>
        </w:rPr>
        <w:t xml:space="preserve">; </w:t>
      </w:r>
      <w:r w:rsidRPr="007A06F5">
        <w:rPr>
          <w:lang w:val="la-Latn"/>
        </w:rPr>
        <w:t>si autem vultis et adhuc non potestis</w:t>
      </w:r>
      <w:r w:rsidR="00360346" w:rsidRPr="007A06F5">
        <w:rPr>
          <w:lang w:val="la-Latn"/>
        </w:rPr>
        <w:t xml:space="preserve">, </w:t>
      </w:r>
      <w:r w:rsidR="00C36647" w:rsidRPr="007A06F5">
        <w:rPr>
          <w:lang w:val="la-Latn"/>
        </w:rPr>
        <w:t xml:space="preserve">quanto plus perfectio </w:t>
      </w:r>
      <w:r w:rsidRPr="007A06F5">
        <w:rPr>
          <w:lang w:val="la-Latn"/>
        </w:rPr>
        <w:t>nem</w:t>
      </w:r>
      <w:r w:rsidR="00360346" w:rsidRPr="007A06F5">
        <w:rPr>
          <w:lang w:val="la-Latn"/>
        </w:rPr>
        <w:t xml:space="preserve"> </w:t>
      </w:r>
      <w:r w:rsidRPr="007A06F5">
        <w:rPr>
          <w:lang w:val="la-Latn"/>
        </w:rPr>
        <w:t>adproximaveritis</w:t>
      </w:r>
      <w:r w:rsidR="00360346" w:rsidRPr="007A06F5">
        <w:rPr>
          <w:lang w:val="la-Latn"/>
        </w:rPr>
        <w:t xml:space="preserve">, </w:t>
      </w:r>
      <w:r w:rsidRPr="007A06F5">
        <w:rPr>
          <w:lang w:val="la-Latn"/>
        </w:rPr>
        <w:t>gaudemus</w:t>
      </w:r>
      <w:r w:rsidR="008E2A6B" w:rsidRPr="007A06F5">
        <w:rPr>
          <w:lang w:val="la-Latn"/>
        </w:rPr>
        <w:t xml:space="preserve">. </w:t>
      </w:r>
      <w:r w:rsidRPr="007A06F5">
        <w:rPr>
          <w:lang w:val="la-Latn"/>
        </w:rPr>
        <w:t>Ut autem capitula</w:t>
      </w:r>
      <w:r w:rsidR="00360346" w:rsidRPr="007A06F5">
        <w:rPr>
          <w:lang w:val="la-Latn"/>
        </w:rPr>
        <w:t xml:space="preserve">, </w:t>
      </w:r>
      <w:r w:rsidR="00C36647" w:rsidRPr="007A06F5">
        <w:rPr>
          <w:lang w:val="la-Latn"/>
        </w:rPr>
        <w:t xml:space="preserve">quae </w:t>
      </w:r>
      <w:r w:rsidR="00C36647" w:rsidRPr="007A06F5">
        <w:rPr>
          <w:lang w:val="la-Latn"/>
        </w:rPr>
        <w:lastRenderedPageBreak/>
        <w:t>Domino mediatore com</w:t>
      </w:r>
      <w:r w:rsidRPr="007A06F5">
        <w:rPr>
          <w:lang w:val="la-Latn"/>
        </w:rPr>
        <w:t>muniter decrevistis et manu propria confirmastis et nunc observaturos</w:t>
      </w:r>
      <w:r w:rsidR="00360346" w:rsidRPr="007A06F5">
        <w:rPr>
          <w:lang w:val="la-Latn"/>
        </w:rPr>
        <w:t xml:space="preserve"> </w:t>
      </w:r>
      <w:r w:rsidR="00C36647" w:rsidRPr="007A06F5">
        <w:rPr>
          <w:lang w:val="la-Latn"/>
        </w:rPr>
        <w:t xml:space="preserve">vos verbis </w:t>
      </w:r>
      <w:r w:rsidRPr="007A06F5">
        <w:rPr>
          <w:lang w:val="la-Latn"/>
        </w:rPr>
        <w:t>promisistis</w:t>
      </w:r>
      <w:r w:rsidR="00360346" w:rsidRPr="007A06F5">
        <w:rPr>
          <w:lang w:val="la-Latn"/>
        </w:rPr>
        <w:t xml:space="preserve">, </w:t>
      </w:r>
      <w:r w:rsidRPr="007A06F5">
        <w:rPr>
          <w:lang w:val="la-Latn"/>
        </w:rPr>
        <w:t>ut opere pleniter conservetis et adimpleatis</w:t>
      </w:r>
      <w:r w:rsidR="00360346" w:rsidRPr="007A06F5">
        <w:rPr>
          <w:lang w:val="la-Latn"/>
        </w:rPr>
        <w:t xml:space="preserve">, </w:t>
      </w:r>
      <w:r w:rsidR="00C36647" w:rsidRPr="007A06F5">
        <w:rPr>
          <w:lang w:val="la-Latn"/>
        </w:rPr>
        <w:t>nunc etiam admonemus</w:t>
      </w:r>
      <w:r w:rsidR="008E2A6B" w:rsidRPr="007A06F5">
        <w:rPr>
          <w:lang w:val="la-Latn"/>
        </w:rPr>
        <w:t xml:space="preserve">. </w:t>
      </w:r>
      <w:r w:rsidR="00C36647" w:rsidRPr="007A06F5">
        <w:rPr>
          <w:lang w:val="la-Latn"/>
        </w:rPr>
        <w:t xml:space="preserve">De </w:t>
      </w:r>
      <w:r w:rsidRPr="007A06F5">
        <w:rPr>
          <w:lang w:val="la-Latn"/>
        </w:rPr>
        <w:t>sponsis quoque aliorum deinceps quoquo</w:t>
      </w:r>
      <w:r w:rsidR="00360346" w:rsidRPr="007A06F5">
        <w:rPr>
          <w:lang w:val="la-Latn"/>
        </w:rPr>
        <w:t xml:space="preserve"> </w:t>
      </w:r>
      <w:r w:rsidRPr="007A06F5">
        <w:rPr>
          <w:lang w:val="la-Latn"/>
        </w:rPr>
        <w:t>modo acceptis</w:t>
      </w:r>
      <w:r w:rsidR="00360346" w:rsidRPr="007A06F5">
        <w:rPr>
          <w:lang w:val="la-Latn"/>
        </w:rPr>
        <w:t xml:space="preserve"> </w:t>
      </w:r>
      <w:r w:rsidRPr="007A06F5">
        <w:rPr>
          <w:lang w:val="la-Latn"/>
        </w:rPr>
        <w:t>66</w:t>
      </w:r>
      <w:r w:rsidR="00360346" w:rsidRPr="007A06F5">
        <w:rPr>
          <w:lang w:val="la-Latn"/>
        </w:rPr>
        <w:t xml:space="preserve">, </w:t>
      </w:r>
      <w:r w:rsidRPr="007A06F5">
        <w:rPr>
          <w:lang w:val="la-Latn"/>
        </w:rPr>
        <w:t>quia de hoc</w:t>
      </w:r>
      <w:r w:rsidR="00360346" w:rsidRPr="007A06F5">
        <w:rPr>
          <w:lang w:val="la-Latn"/>
        </w:rPr>
        <w:t xml:space="preserve">, </w:t>
      </w:r>
      <w:r w:rsidR="00C36647" w:rsidRPr="007A06F5">
        <w:rPr>
          <w:lang w:val="la-Latn"/>
        </w:rPr>
        <w:t xml:space="preserve">quod in </w:t>
      </w:r>
      <w:r w:rsidRPr="007A06F5">
        <w:rPr>
          <w:lang w:val="la-Latn"/>
        </w:rPr>
        <w:t>praeterito actum est</w:t>
      </w:r>
      <w:r w:rsidR="00360346" w:rsidRPr="007A06F5">
        <w:rPr>
          <w:lang w:val="la-Latn"/>
        </w:rPr>
        <w:t xml:space="preserve">, </w:t>
      </w:r>
      <w:r w:rsidRPr="007A06F5">
        <w:rPr>
          <w:lang w:val="la-Latn"/>
        </w:rPr>
        <w:t>maximam indulgentiam</w:t>
      </w:r>
      <w:r w:rsidR="00360346" w:rsidRPr="007A06F5">
        <w:rPr>
          <w:lang w:val="la-Latn"/>
        </w:rPr>
        <w:t xml:space="preserve">, </w:t>
      </w:r>
      <w:r w:rsidRPr="007A06F5">
        <w:rPr>
          <w:lang w:val="la-Latn"/>
        </w:rPr>
        <w:t>conf</w:t>
      </w:r>
      <w:r w:rsidR="00C36647" w:rsidRPr="007A06F5">
        <w:rPr>
          <w:lang w:val="la-Latn"/>
        </w:rPr>
        <w:t xml:space="preserve">isi de Dei multimoda et maxima </w:t>
      </w:r>
      <w:r w:rsidRPr="007A06F5">
        <w:rPr>
          <w:lang w:val="la-Latn"/>
        </w:rPr>
        <w:t>largitate atque longanimitate</w:t>
      </w:r>
      <w:r w:rsidR="00360346" w:rsidRPr="007A06F5">
        <w:rPr>
          <w:lang w:val="la-Latn"/>
        </w:rPr>
        <w:t xml:space="preserve">, </w:t>
      </w:r>
      <w:r w:rsidRPr="007A06F5">
        <w:rPr>
          <w:lang w:val="la-Latn"/>
        </w:rPr>
        <w:t>propter quorundam fragilitatem repperimus</w:t>
      </w:r>
      <w:r w:rsidR="00360346" w:rsidRPr="007A06F5">
        <w:rPr>
          <w:lang w:val="la-Latn"/>
        </w:rPr>
        <w:t xml:space="preserve">, </w:t>
      </w:r>
      <w:r w:rsidR="00C36647" w:rsidRPr="007A06F5">
        <w:rPr>
          <w:lang w:val="la-Latn"/>
        </w:rPr>
        <w:t xml:space="preserve">et capitula </w:t>
      </w:r>
      <w:r w:rsidRPr="007A06F5">
        <w:rPr>
          <w:lang w:val="la-Latn"/>
        </w:rPr>
        <w:t>patris vestri sine refragatione de cetero conserventur u</w:t>
      </w:r>
      <w:r w:rsidR="00360346" w:rsidRPr="007A06F5">
        <w:rPr>
          <w:lang w:val="la-Latn"/>
        </w:rPr>
        <w:t xml:space="preserve">, </w:t>
      </w:r>
      <w:r w:rsidR="00C36647" w:rsidRPr="007A06F5">
        <w:rPr>
          <w:lang w:val="la-Latn"/>
        </w:rPr>
        <w:t xml:space="preserve">ac capitulis vestrae religioni </w:t>
      </w:r>
      <w:r w:rsidRPr="007A06F5">
        <w:rPr>
          <w:lang w:val="la-Latn"/>
        </w:rPr>
        <w:t>ab exiguitatis nostrae ministerio oblatis hoc diploma</w:t>
      </w:r>
      <w:r w:rsidR="00360346" w:rsidRPr="007A06F5">
        <w:rPr>
          <w:lang w:val="la-Latn"/>
        </w:rPr>
        <w:t xml:space="preserve">, </w:t>
      </w:r>
      <w:r w:rsidRPr="007A06F5">
        <w:rPr>
          <w:lang w:val="la-Latn"/>
        </w:rPr>
        <w:t>si conplacet</w:t>
      </w:r>
      <w:r w:rsidR="00360346" w:rsidRPr="007A06F5">
        <w:rPr>
          <w:lang w:val="la-Latn"/>
        </w:rPr>
        <w:t xml:space="preserve">, </w:t>
      </w:r>
      <w:r w:rsidR="00C36647" w:rsidRPr="007A06F5">
        <w:rPr>
          <w:lang w:val="la-Latn"/>
        </w:rPr>
        <w:t>adnectatur</w:t>
      </w:r>
      <w:r w:rsidR="008E2A6B" w:rsidRPr="007A06F5">
        <w:rPr>
          <w:lang w:val="la-Latn"/>
        </w:rPr>
        <w:t xml:space="preserve">. </w:t>
      </w:r>
      <w:r w:rsidRPr="007A06F5">
        <w:rPr>
          <w:lang w:val="la-Latn"/>
        </w:rPr>
        <w:t>Nos autem Dei iudicio sui ab illo vicarii constituti</w:t>
      </w:r>
      <w:r w:rsidR="00360346" w:rsidRPr="007A06F5">
        <w:rPr>
          <w:lang w:val="la-Latn"/>
        </w:rPr>
        <w:t xml:space="preserve"> </w:t>
      </w:r>
      <w:r w:rsidR="00C36647" w:rsidRPr="007A06F5">
        <w:rPr>
          <w:lang w:val="la-Latn"/>
        </w:rPr>
        <w:t xml:space="preserve">iuxta ministerium nostrum </w:t>
      </w:r>
      <w:r w:rsidRPr="007A06F5">
        <w:rPr>
          <w:lang w:val="la-Latn"/>
        </w:rPr>
        <w:t xml:space="preserve">et reverendam </w:t>
      </w:r>
      <w:r w:rsidR="00524CAA" w:rsidRPr="00524CAA">
        <w:rPr>
          <w:b/>
          <w:lang w:val="la-Latn"/>
        </w:rPr>
        <w:t>auctorit</w:t>
      </w:r>
      <w:r w:rsidRPr="007A06F5">
        <w:rPr>
          <w:lang w:val="la-Latn"/>
        </w:rPr>
        <w:t>atem</w:t>
      </w:r>
      <w:r w:rsidR="00360346" w:rsidRPr="007A06F5">
        <w:rPr>
          <w:lang w:val="la-Latn"/>
        </w:rPr>
        <w:t xml:space="preserve">, </w:t>
      </w:r>
      <w:r w:rsidRPr="007A06F5">
        <w:rPr>
          <w:lang w:val="la-Latn"/>
        </w:rPr>
        <w:t>nisi inpossibilitas a</w:t>
      </w:r>
      <w:r w:rsidR="00C36647" w:rsidRPr="007A06F5">
        <w:rPr>
          <w:lang w:val="la-Latn"/>
        </w:rPr>
        <w:t>ut quaecumque contradictio prae</w:t>
      </w:r>
      <w:r w:rsidRPr="007A06F5">
        <w:rPr>
          <w:lang w:val="la-Latn"/>
        </w:rPr>
        <w:t>pedierit</w:t>
      </w:r>
      <w:r w:rsidR="00360346" w:rsidRPr="007A06F5">
        <w:rPr>
          <w:lang w:val="la-Latn"/>
        </w:rPr>
        <w:t xml:space="preserve">, </w:t>
      </w:r>
      <w:r w:rsidRPr="007A06F5">
        <w:rPr>
          <w:lang w:val="la-Latn"/>
        </w:rPr>
        <w:t>et in locis Deo dicatis et in eorundem locorum inhabitantibus atque in ceteris quibuscumque divinae religionis obsequiis</w:t>
      </w:r>
      <w:r w:rsidR="00360346" w:rsidRPr="007A06F5">
        <w:rPr>
          <w:lang w:val="la-Latn"/>
        </w:rPr>
        <w:t xml:space="preserve">, </w:t>
      </w:r>
      <w:r w:rsidRPr="007A06F5">
        <w:rPr>
          <w:lang w:val="la-Latn"/>
        </w:rPr>
        <w:t>prout Dominus velle</w:t>
      </w:r>
      <w:r w:rsidR="00360346" w:rsidRPr="007A06F5">
        <w:rPr>
          <w:lang w:val="la-Latn"/>
        </w:rPr>
        <w:t xml:space="preserve">, </w:t>
      </w:r>
      <w:r w:rsidR="00C36647" w:rsidRPr="007A06F5">
        <w:rPr>
          <w:lang w:val="la-Latn"/>
        </w:rPr>
        <w:t xml:space="preserve">scire et posse  </w:t>
      </w:r>
      <w:r w:rsidRPr="007A06F5">
        <w:rPr>
          <w:lang w:val="la-Latn"/>
        </w:rPr>
        <w:t>donaverit</w:t>
      </w:r>
      <w:r w:rsidR="00360346" w:rsidRPr="007A06F5">
        <w:rPr>
          <w:lang w:val="la-Latn"/>
        </w:rPr>
        <w:t xml:space="preserve">, </w:t>
      </w:r>
      <w:r w:rsidRPr="007A06F5">
        <w:rPr>
          <w:lang w:val="la-Latn"/>
        </w:rPr>
        <w:t>ut ipsius voluntas et iussio adimpleatur</w:t>
      </w:r>
      <w:r w:rsidR="00360346" w:rsidRPr="007A06F5">
        <w:rPr>
          <w:lang w:val="la-Latn"/>
        </w:rPr>
        <w:t xml:space="preserve">, </w:t>
      </w:r>
      <w:r w:rsidRPr="007A06F5">
        <w:rPr>
          <w:lang w:val="la-Latn"/>
        </w:rPr>
        <w:t>pro viribus decertare studebimus</w:t>
      </w:r>
      <w:r w:rsidR="008E2A6B" w:rsidRPr="007A06F5">
        <w:rPr>
          <w:lang w:val="la-Latn"/>
        </w:rPr>
        <w:t xml:space="preserve">. </w:t>
      </w:r>
    </w:p>
    <w:p w14:paraId="3ACD3BF8" w14:textId="77777777" w:rsidR="005C3BC8" w:rsidRPr="007A06F5" w:rsidRDefault="005C3BC8" w:rsidP="00450DB4">
      <w:pPr>
        <w:spacing w:after="120" w:line="240" w:lineRule="auto"/>
        <w:rPr>
          <w:rFonts w:ascii="Times New Roman" w:hAnsi="Times New Roman" w:cs="Times New Roman"/>
          <w:lang w:val="la-Latn"/>
        </w:rPr>
      </w:pPr>
    </w:p>
    <w:p w14:paraId="09DE5B73" w14:textId="77777777" w:rsidR="00BA5266" w:rsidRPr="007A06F5" w:rsidRDefault="00BA5266" w:rsidP="00450DB4">
      <w:pPr>
        <w:spacing w:after="120" w:line="240" w:lineRule="auto"/>
        <w:rPr>
          <w:rFonts w:ascii="Times New Roman" w:hAnsi="Times New Roman" w:cs="Times New Roman"/>
          <w:lang w:val="la-Latn"/>
        </w:rPr>
      </w:pPr>
    </w:p>
    <w:p w14:paraId="3266FF3A" w14:textId="4C031044"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02" w:name="_Toc194615237"/>
      <w:r w:rsidRPr="007A06F5">
        <w:rPr>
          <w:rFonts w:ascii="Times New Roman" w:hAnsi="Times New Roman" w:cs="Times New Roman"/>
          <w:b/>
          <w:color w:val="000000" w:themeColor="text1"/>
          <w:sz w:val="28"/>
          <w:szCs w:val="28"/>
          <w:lang w:val="la-Latn"/>
        </w:rPr>
        <w:t>Edictum Pistense (a. 864), Teil</w:t>
      </w:r>
      <w:r w:rsidR="00762AD2" w:rsidRPr="007A06F5">
        <w:rPr>
          <w:rFonts w:ascii="Times New Roman" w:hAnsi="Times New Roman" w:cs="Times New Roman"/>
          <w:b/>
          <w:color w:val="000000" w:themeColor="text1"/>
          <w:sz w:val="28"/>
          <w:szCs w:val="28"/>
          <w:lang w:val="la-Latn"/>
        </w:rPr>
        <w:t>,</w:t>
      </w:r>
      <w:r w:rsidRPr="007A06F5">
        <w:rPr>
          <w:rFonts w:ascii="Times New Roman" w:hAnsi="Times New Roman" w:cs="Times New Roman"/>
          <w:b/>
          <w:color w:val="000000" w:themeColor="text1"/>
          <w:sz w:val="28"/>
          <w:szCs w:val="28"/>
          <w:lang w:val="la-Latn"/>
        </w:rPr>
        <w:t xml:space="preserve"> Einleitung (ohne Beginn), cc. 5, 22, 25, 32 und 34, </w:t>
      </w:r>
      <w:r w:rsidR="00BA5266" w:rsidRPr="007A06F5">
        <w:rPr>
          <w:rFonts w:ascii="Times New Roman" w:hAnsi="Times New Roman" w:cs="Times New Roman"/>
          <w:b/>
          <w:color w:val="000000" w:themeColor="text1"/>
          <w:sz w:val="28"/>
          <w:szCs w:val="28"/>
          <w:lang w:val="la-Latn"/>
        </w:rPr>
        <w:t>300v-302r</w:t>
      </w:r>
      <w:bookmarkEnd w:id="402"/>
    </w:p>
    <w:p w14:paraId="345A339B" w14:textId="090EDF3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Capitulus XLVIIII-LIII - Edictum Pistense (a. 864), Teil</w:t>
      </w:r>
      <w:r w:rsidR="00762AD2" w:rsidRPr="007A06F5">
        <w:rPr>
          <w:rFonts w:ascii="Times New Roman" w:hAnsi="Times New Roman" w:cs="Times New Roman"/>
          <w:lang w:val="la-Latn"/>
        </w:rPr>
        <w:t>,</w:t>
      </w:r>
      <w:r w:rsidR="00BA5266" w:rsidRPr="007A06F5">
        <w:rPr>
          <w:rFonts w:ascii="Times New Roman" w:hAnsi="Times New Roman" w:cs="Times New Roman"/>
          <w:lang w:val="la-Latn"/>
        </w:rPr>
        <w:t xml:space="preserve"> Einleitung (ohne Beginn), cc. 5, 22, 25, 32 und 34 (teilweise gekürzt): Anno ab incarnatione domini DCCC LXIIII regno ipsius karoli XXV - a regia </w:t>
      </w:r>
      <w:r w:rsidR="00524CAA" w:rsidRPr="00524CAA">
        <w:rPr>
          <w:rFonts w:ascii="Times New Roman" w:hAnsi="Times New Roman" w:cs="Times New Roman"/>
          <w:b/>
          <w:lang w:val="la-Latn"/>
        </w:rPr>
        <w:t>auctorit</w:t>
      </w:r>
      <w:r w:rsidR="00BA5266" w:rsidRPr="007A06F5">
        <w:rPr>
          <w:rFonts w:ascii="Times New Roman" w:hAnsi="Times New Roman" w:cs="Times New Roman"/>
          <w:lang w:val="la-Latn"/>
        </w:rPr>
        <w:t>ate praecipimus (MGH Capit. 2, Nr. 273, S. 312 Z. 3-7; S. 313 Z. 16-23; S. 319 Z. 25 - S. 320 Z. 4; S. 321 Z. 14-19; S. 324 Z. 19-29; S. 326 Z. 14-28). Die Einleitung ANNO INCARNATIONIS DOMINI DCCCLXIIII - obseruanda mandauimus findet sich auch fol. 284r vor den entsprechenden Rubriken der Capitulatio.</w:t>
      </w:r>
    </w:p>
    <w:p w14:paraId="7774BEA6" w14:textId="55A9C48F" w:rsidR="00914A37" w:rsidRPr="007A06F5" w:rsidRDefault="00E9104F" w:rsidP="00914A37">
      <w:pPr>
        <w:pStyle w:val="Normlnweb"/>
        <w:rPr>
          <w:lang w:val="la-Latn"/>
        </w:rPr>
      </w:pPr>
      <w:r w:rsidRPr="007A06F5">
        <w:rPr>
          <w:lang w:val="la-Latn"/>
        </w:rPr>
        <w:t>(</w:t>
      </w:r>
      <w:r w:rsidR="00914A37" w:rsidRPr="007A06F5">
        <w:rPr>
          <w:i/>
          <w:iCs/>
          <w:lang w:val="la-Latn"/>
        </w:rPr>
        <w:t>A</w:t>
      </w:r>
      <w:r w:rsidR="00914A37" w:rsidRPr="007A06F5">
        <w:rPr>
          <w:lang w:val="la-Latn"/>
        </w:rPr>
        <w:t>) Adnuntiatio domni Karoli apud Pistas</w:t>
      </w:r>
      <w:r w:rsidR="008E2A6B" w:rsidRPr="007A06F5">
        <w:rPr>
          <w:lang w:val="la-Latn"/>
        </w:rPr>
        <w:t xml:space="preserve">. </w:t>
      </w:r>
    </w:p>
    <w:p w14:paraId="20855032" w14:textId="14E14E3A" w:rsidR="00914A37" w:rsidRPr="007A06F5" w:rsidRDefault="00914A37" w:rsidP="00E9104F">
      <w:pPr>
        <w:pStyle w:val="Normlnweb"/>
        <w:numPr>
          <w:ilvl w:val="0"/>
          <w:numId w:val="55"/>
        </w:numPr>
        <w:rPr>
          <w:lang w:val="la-Latn"/>
        </w:rPr>
      </w:pPr>
      <w:r w:rsidRPr="007A06F5">
        <w:rPr>
          <w:lang w:val="la-Latn"/>
        </w:rPr>
        <w:t>Multas gratias vobis agimus de vestra fidelitate et de vestra bona voluntate</w:t>
      </w:r>
      <w:r w:rsidR="00360346" w:rsidRPr="007A06F5">
        <w:rPr>
          <w:lang w:val="la-Latn"/>
        </w:rPr>
        <w:t xml:space="preserve">, </w:t>
      </w:r>
      <w:r w:rsidRPr="007A06F5">
        <w:rPr>
          <w:lang w:val="la-Latn"/>
        </w:rPr>
        <w:t>quam semper erga nos in omni adiutorio et obsequio demonstratis</w:t>
      </w:r>
      <w:r w:rsidR="00360346" w:rsidRPr="007A06F5">
        <w:rPr>
          <w:lang w:val="la-Latn"/>
        </w:rPr>
        <w:t xml:space="preserve">, </w:t>
      </w:r>
      <w:r w:rsidR="00E9104F" w:rsidRPr="007A06F5">
        <w:rPr>
          <w:lang w:val="la-Latn"/>
        </w:rPr>
        <w:t>sicut vestri ante</w:t>
      </w:r>
      <w:r w:rsidRPr="007A06F5">
        <w:rPr>
          <w:lang w:val="la-Latn"/>
        </w:rPr>
        <w:t>cessores erga nostros antecessores demonstraverunt</w:t>
      </w:r>
      <w:r w:rsidR="008E2A6B" w:rsidRPr="007A06F5">
        <w:rPr>
          <w:lang w:val="la-Latn"/>
        </w:rPr>
        <w:t xml:space="preserve">; </w:t>
      </w:r>
      <w:r w:rsidRPr="007A06F5">
        <w:rPr>
          <w:lang w:val="la-Latn"/>
        </w:rPr>
        <w:t>et quia pacem</w:t>
      </w:r>
      <w:r w:rsidR="00360346" w:rsidRPr="007A06F5">
        <w:rPr>
          <w:lang w:val="la-Latn"/>
        </w:rPr>
        <w:t xml:space="preserve">, </w:t>
      </w:r>
      <w:r w:rsidR="00E9104F" w:rsidRPr="007A06F5">
        <w:rPr>
          <w:lang w:val="la-Latn"/>
        </w:rPr>
        <w:t xml:space="preserve">quam iam prae - terito tertio </w:t>
      </w:r>
      <w:r w:rsidRPr="007A06F5">
        <w:rPr>
          <w:lang w:val="la-Latn"/>
        </w:rPr>
        <w:t>anno hic communiter confirmavimus ' et adcognitari fecimus</w:t>
      </w:r>
      <w:r w:rsidR="00360346" w:rsidRPr="007A06F5">
        <w:rPr>
          <w:lang w:val="la-Latn"/>
        </w:rPr>
        <w:t xml:space="preserve">, </w:t>
      </w:r>
      <w:r w:rsidR="00E9104F" w:rsidRPr="007A06F5">
        <w:rPr>
          <w:lang w:val="la-Latn"/>
        </w:rPr>
        <w:t xml:space="preserve">secundum </w:t>
      </w:r>
      <w:r w:rsidRPr="007A06F5">
        <w:rPr>
          <w:lang w:val="la-Latn"/>
        </w:rPr>
        <w:t>quod causa in quibusdam locis coniacuit</w:t>
      </w:r>
      <w:r w:rsidR="00360346" w:rsidRPr="007A06F5">
        <w:rPr>
          <w:lang w:val="la-Latn"/>
        </w:rPr>
        <w:t xml:space="preserve">, </w:t>
      </w:r>
      <w:r w:rsidRPr="007A06F5">
        <w:rPr>
          <w:lang w:val="la-Latn"/>
        </w:rPr>
        <w:t>etsi non omnes</w:t>
      </w:r>
      <w:r w:rsidR="00360346" w:rsidRPr="007A06F5">
        <w:rPr>
          <w:lang w:val="la-Latn"/>
        </w:rPr>
        <w:t xml:space="preserve">, </w:t>
      </w:r>
      <w:r w:rsidRPr="007A06F5">
        <w:rPr>
          <w:lang w:val="la-Latn"/>
        </w:rPr>
        <w:t>sicut desideravimus</w:t>
      </w:r>
      <w:r w:rsidR="00360346" w:rsidRPr="007A06F5">
        <w:rPr>
          <w:lang w:val="la-Latn"/>
        </w:rPr>
        <w:t xml:space="preserve">, </w:t>
      </w:r>
      <w:r w:rsidR="00E9104F" w:rsidRPr="007A06F5">
        <w:rPr>
          <w:lang w:val="la-Latn"/>
        </w:rPr>
        <w:t xml:space="preserve">tamen </w:t>
      </w:r>
      <w:r w:rsidRPr="007A06F5">
        <w:rPr>
          <w:lang w:val="la-Latn"/>
        </w:rPr>
        <w:t>ex maiori parte observastis</w:t>
      </w:r>
      <w:r w:rsidR="00360346" w:rsidRPr="007A06F5">
        <w:rPr>
          <w:lang w:val="la-Latn"/>
        </w:rPr>
        <w:t xml:space="preserve">, </w:t>
      </w:r>
      <w:r w:rsidRPr="007A06F5">
        <w:rPr>
          <w:lang w:val="la-Latn"/>
        </w:rPr>
        <w:t>et quia pleniter et cu</w:t>
      </w:r>
      <w:r w:rsidR="00E9104F" w:rsidRPr="007A06F5">
        <w:rPr>
          <w:lang w:val="la-Latn"/>
        </w:rPr>
        <w:t xml:space="preserve">m pace ad hoc nostrum placitum </w:t>
      </w:r>
      <w:r w:rsidRPr="007A06F5">
        <w:rPr>
          <w:lang w:val="la-Latn"/>
        </w:rPr>
        <w:t>convenistis</w:t>
      </w:r>
      <w:r w:rsidR="008E2A6B" w:rsidRPr="007A06F5">
        <w:rPr>
          <w:lang w:val="la-Latn"/>
        </w:rPr>
        <w:t xml:space="preserve">. </w:t>
      </w:r>
    </w:p>
    <w:p w14:paraId="6A5B5479" w14:textId="32BED40D" w:rsidR="00914A37" w:rsidRPr="007A06F5" w:rsidRDefault="00914A37" w:rsidP="00E9104F">
      <w:pPr>
        <w:pStyle w:val="Normlnweb"/>
        <w:numPr>
          <w:ilvl w:val="0"/>
          <w:numId w:val="55"/>
        </w:numPr>
        <w:rPr>
          <w:lang w:val="la-Latn"/>
        </w:rPr>
      </w:pPr>
      <w:r w:rsidRPr="007A06F5">
        <w:rPr>
          <w:lang w:val="la-Latn"/>
        </w:rPr>
        <w:t xml:space="preserve">Et quia bonam voluntatem vestram in istis </w:t>
      </w:r>
      <w:r w:rsidR="00E9104F" w:rsidRPr="007A06F5">
        <w:rPr>
          <w:lang w:val="la-Latn"/>
        </w:rPr>
        <w:t xml:space="preserve">et in aliis videmus et experti </w:t>
      </w:r>
      <w:r w:rsidRPr="007A06F5">
        <w:rPr>
          <w:lang w:val="la-Latn"/>
        </w:rPr>
        <w:t>sumus</w:t>
      </w:r>
      <w:r w:rsidR="00360346" w:rsidRPr="007A06F5">
        <w:rPr>
          <w:lang w:val="la-Latn"/>
        </w:rPr>
        <w:t xml:space="preserve">, </w:t>
      </w:r>
      <w:r w:rsidRPr="007A06F5">
        <w:rPr>
          <w:lang w:val="la-Latn"/>
        </w:rPr>
        <w:t>fiducialius vos commonemus</w:t>
      </w:r>
      <w:r w:rsidR="00360346" w:rsidRPr="007A06F5">
        <w:rPr>
          <w:lang w:val="la-Latn"/>
        </w:rPr>
        <w:t xml:space="preserve">, </w:t>
      </w:r>
      <w:r w:rsidRPr="007A06F5">
        <w:rPr>
          <w:lang w:val="la-Latn"/>
        </w:rPr>
        <w:t>ut et de ipsa pace obs</w:t>
      </w:r>
      <w:r w:rsidR="00E9104F" w:rsidRPr="007A06F5">
        <w:rPr>
          <w:lang w:val="la-Latn"/>
        </w:rPr>
        <w:t>ervanda et de istis operi</w:t>
      </w:r>
      <w:r w:rsidRPr="007A06F5">
        <w:rPr>
          <w:lang w:val="la-Latn"/>
        </w:rPr>
        <w:t>bus</w:t>
      </w:r>
      <w:r w:rsidR="00360346" w:rsidRPr="007A06F5">
        <w:rPr>
          <w:lang w:val="la-Latn"/>
        </w:rPr>
        <w:t xml:space="preserve">, </w:t>
      </w:r>
      <w:r w:rsidRPr="007A06F5">
        <w:rPr>
          <w:lang w:val="la-Latn"/>
        </w:rPr>
        <w:t>quae contra Dei et sanctae eius ecclesia</w:t>
      </w:r>
      <w:r w:rsidR="00E9104F" w:rsidRPr="007A06F5">
        <w:rPr>
          <w:lang w:val="la-Latn"/>
        </w:rPr>
        <w:t>e et nostros communes inimicos Nortmannos incepimus</w:t>
      </w:r>
      <w:r w:rsidR="00360346" w:rsidRPr="007A06F5">
        <w:rPr>
          <w:lang w:val="la-Latn"/>
        </w:rPr>
        <w:t xml:space="preserve">, </w:t>
      </w:r>
      <w:r w:rsidRPr="007A06F5">
        <w:rPr>
          <w:lang w:val="la-Latn"/>
        </w:rPr>
        <w:t>sine defectu et lassatione viriliter laboretis scientes</w:t>
      </w:r>
      <w:r w:rsidR="00360346" w:rsidRPr="007A06F5">
        <w:rPr>
          <w:lang w:val="la-Latn"/>
        </w:rPr>
        <w:t xml:space="preserve">, </w:t>
      </w:r>
      <w:r w:rsidRPr="007A06F5">
        <w:rPr>
          <w:lang w:val="la-Latn"/>
        </w:rPr>
        <w:t>qualiter nobis placuisset</w:t>
      </w:r>
      <w:r w:rsidR="00360346" w:rsidRPr="007A06F5">
        <w:rPr>
          <w:lang w:val="la-Latn"/>
        </w:rPr>
        <w:t xml:space="preserve">, </w:t>
      </w:r>
      <w:r w:rsidRPr="007A06F5">
        <w:rPr>
          <w:lang w:val="la-Latn"/>
        </w:rPr>
        <w:t>si istas firmitates hic factas habuissemus</w:t>
      </w:r>
      <w:r w:rsidR="00360346" w:rsidRPr="007A06F5">
        <w:rPr>
          <w:lang w:val="la-Latn"/>
        </w:rPr>
        <w:t xml:space="preserve">, </w:t>
      </w:r>
      <w:r w:rsidRPr="007A06F5">
        <w:rPr>
          <w:lang w:val="la-Latn"/>
        </w:rPr>
        <w:t>quando in tali angustia</w:t>
      </w:r>
      <w:r w:rsidR="00360346" w:rsidRPr="007A06F5">
        <w:rPr>
          <w:lang w:val="la-Latn"/>
        </w:rPr>
        <w:t xml:space="preserve">, </w:t>
      </w:r>
      <w:r w:rsidRPr="007A06F5">
        <w:rPr>
          <w:lang w:val="la-Latn"/>
        </w:rPr>
        <w:t>sicut experti estis</w:t>
      </w:r>
      <w:r w:rsidR="00360346" w:rsidRPr="007A06F5">
        <w:rPr>
          <w:lang w:val="la-Latn"/>
        </w:rPr>
        <w:t xml:space="preserve">, </w:t>
      </w:r>
      <w:r w:rsidRPr="007A06F5">
        <w:rPr>
          <w:lang w:val="la-Latn"/>
        </w:rPr>
        <w:t>ad Meldis contra eos communiter laboravimus</w:t>
      </w:r>
      <w:r w:rsidR="00360346" w:rsidRPr="007A06F5">
        <w:rPr>
          <w:lang w:val="la-Latn"/>
        </w:rPr>
        <w:t xml:space="preserve">, </w:t>
      </w:r>
      <w:r w:rsidRPr="007A06F5">
        <w:rPr>
          <w:lang w:val="la-Latn"/>
        </w:rPr>
        <w:t>unde nos Deus</w:t>
      </w:r>
      <w:r w:rsidR="00360346" w:rsidRPr="007A06F5">
        <w:rPr>
          <w:lang w:val="la-Latn"/>
        </w:rPr>
        <w:t xml:space="preserve">, </w:t>
      </w:r>
      <w:r w:rsidRPr="007A06F5">
        <w:rPr>
          <w:lang w:val="la-Latn"/>
        </w:rPr>
        <w:t>sicut suae misericordiae placuit</w:t>
      </w:r>
      <w:r w:rsidR="00360346" w:rsidRPr="007A06F5">
        <w:rPr>
          <w:lang w:val="la-Latn"/>
        </w:rPr>
        <w:t xml:space="preserve">, </w:t>
      </w:r>
      <w:r w:rsidRPr="007A06F5">
        <w:rPr>
          <w:lang w:val="la-Latn"/>
        </w:rPr>
        <w:t>man</w:t>
      </w:r>
      <w:r w:rsidR="00E9104F" w:rsidRPr="007A06F5">
        <w:rPr>
          <w:lang w:val="la-Latn"/>
        </w:rPr>
        <w:t xml:space="preserve">ifesto suae clementiae indicio </w:t>
      </w:r>
      <w:r w:rsidRPr="007A06F5">
        <w:rPr>
          <w:lang w:val="la-Latn"/>
        </w:rPr>
        <w:t>adiuvavit</w:t>
      </w:r>
      <w:r w:rsidR="008E2A6B" w:rsidRPr="007A06F5">
        <w:rPr>
          <w:lang w:val="la-Latn"/>
        </w:rPr>
        <w:t xml:space="preserve">. </w:t>
      </w:r>
    </w:p>
    <w:p w14:paraId="06F61573" w14:textId="5DD9C2A0" w:rsidR="00914A37" w:rsidRPr="007A06F5" w:rsidRDefault="00914A37" w:rsidP="00E9104F">
      <w:pPr>
        <w:pStyle w:val="Normlnweb"/>
        <w:numPr>
          <w:ilvl w:val="0"/>
          <w:numId w:val="55"/>
        </w:numPr>
        <w:rPr>
          <w:lang w:val="la-Latn"/>
        </w:rPr>
      </w:pPr>
      <w:r w:rsidRPr="007A06F5">
        <w:rPr>
          <w:lang w:val="la-Latn"/>
        </w:rPr>
        <w:t>Et quoniam illa</w:t>
      </w:r>
      <w:r w:rsidR="00360346" w:rsidRPr="007A06F5">
        <w:rPr>
          <w:lang w:val="la-Latn"/>
        </w:rPr>
        <w:t xml:space="preserve">, </w:t>
      </w:r>
      <w:r w:rsidRPr="007A06F5">
        <w:rPr>
          <w:lang w:val="la-Latn"/>
        </w:rPr>
        <w:t>quae iam tertio anno hic una cum consensu et</w:t>
      </w:r>
      <w:r w:rsidR="00E9104F" w:rsidRPr="007A06F5">
        <w:rPr>
          <w:lang w:val="la-Latn"/>
        </w:rPr>
        <w:t xml:space="preserve"> consilio </w:t>
      </w:r>
      <w:r w:rsidRPr="007A06F5">
        <w:rPr>
          <w:lang w:val="la-Latn"/>
        </w:rPr>
        <w:t>fidelium nostrorum constituimus et vobis adcognitari fecimus</w:t>
      </w:r>
      <w:r w:rsidR="00360346" w:rsidRPr="007A06F5">
        <w:rPr>
          <w:lang w:val="la-Latn"/>
        </w:rPr>
        <w:t xml:space="preserve">, </w:t>
      </w:r>
      <w:r w:rsidR="00E9104F" w:rsidRPr="007A06F5">
        <w:rPr>
          <w:lang w:val="la-Latn"/>
        </w:rPr>
        <w:t xml:space="preserve">libenter audisse et </w:t>
      </w:r>
      <w:r w:rsidRPr="007A06F5">
        <w:rPr>
          <w:lang w:val="la-Latn"/>
        </w:rPr>
        <w:t>suscepisse comperimus</w:t>
      </w:r>
      <w:r w:rsidR="00360346" w:rsidRPr="007A06F5">
        <w:rPr>
          <w:lang w:val="la-Latn"/>
        </w:rPr>
        <w:t xml:space="preserve">, </w:t>
      </w:r>
      <w:r w:rsidRPr="007A06F5">
        <w:rPr>
          <w:lang w:val="la-Latn"/>
        </w:rPr>
        <w:t>quae nunc etiam ad nos</w:t>
      </w:r>
      <w:r w:rsidR="00E9104F" w:rsidRPr="007A06F5">
        <w:rPr>
          <w:lang w:val="la-Latn"/>
        </w:rPr>
        <w:t xml:space="preserve">tram communem salutem et pacem </w:t>
      </w:r>
      <w:r w:rsidRPr="007A06F5">
        <w:rPr>
          <w:lang w:val="la-Latn"/>
        </w:rPr>
        <w:t>atque honorem hic fidelium nostrorum consensu atque consilio constituimus</w:t>
      </w:r>
      <w:r w:rsidR="00360346" w:rsidRPr="007A06F5">
        <w:rPr>
          <w:lang w:val="la-Latn"/>
        </w:rPr>
        <w:t xml:space="preserve">, </w:t>
      </w:r>
      <w:r w:rsidR="00E9104F" w:rsidRPr="007A06F5">
        <w:rPr>
          <w:lang w:val="la-Latn"/>
        </w:rPr>
        <w:t xml:space="preserve">vobis </w:t>
      </w:r>
      <w:r w:rsidRPr="007A06F5">
        <w:rPr>
          <w:lang w:val="la-Latn"/>
        </w:rPr>
        <w:t>per scriptum nota facere volumus</w:t>
      </w:r>
      <w:r w:rsidR="00360346" w:rsidRPr="007A06F5">
        <w:rPr>
          <w:lang w:val="la-Latn"/>
        </w:rPr>
        <w:t xml:space="preserve">, </w:t>
      </w:r>
      <w:r w:rsidRPr="007A06F5">
        <w:rPr>
          <w:lang w:val="la-Latn"/>
        </w:rPr>
        <w:t>ut illa pleni</w:t>
      </w:r>
      <w:r w:rsidR="00E9104F" w:rsidRPr="007A06F5">
        <w:rPr>
          <w:lang w:val="la-Latn"/>
        </w:rPr>
        <w:t xml:space="preserve">us audire et ad illud scriptum </w:t>
      </w:r>
      <w:r w:rsidRPr="007A06F5">
        <w:rPr>
          <w:lang w:val="la-Latn"/>
        </w:rPr>
        <w:t>recurrendo</w:t>
      </w:r>
      <w:r w:rsidR="00360346" w:rsidRPr="007A06F5">
        <w:rPr>
          <w:lang w:val="la-Latn"/>
        </w:rPr>
        <w:t xml:space="preserve">, </w:t>
      </w:r>
      <w:r w:rsidRPr="007A06F5">
        <w:rPr>
          <w:lang w:val="la-Latn"/>
        </w:rPr>
        <w:t>quod in singulis comitatibus dari et relegi atque haberi praecipimus</w:t>
      </w:r>
      <w:r w:rsidR="00360346" w:rsidRPr="007A06F5">
        <w:rPr>
          <w:lang w:val="la-Latn"/>
        </w:rPr>
        <w:t xml:space="preserve">, </w:t>
      </w:r>
      <w:r w:rsidRPr="007A06F5">
        <w:rPr>
          <w:lang w:val="la-Latn"/>
        </w:rPr>
        <w:t>firmius retinere et certius observare possitis</w:t>
      </w:r>
      <w:r w:rsidR="008E2A6B" w:rsidRPr="007A06F5">
        <w:rPr>
          <w:lang w:val="la-Latn"/>
        </w:rPr>
        <w:t xml:space="preserve">. </w:t>
      </w:r>
      <w:r w:rsidRPr="007A06F5">
        <w:rPr>
          <w:lang w:val="la-Latn"/>
        </w:rPr>
        <w:t>Qua</w:t>
      </w:r>
      <w:r w:rsidR="00E9104F" w:rsidRPr="007A06F5">
        <w:rPr>
          <w:lang w:val="la-Latn"/>
        </w:rPr>
        <w:t xml:space="preserve">e etiam ab episcopis vel eorum </w:t>
      </w:r>
      <w:r w:rsidRPr="007A06F5">
        <w:rPr>
          <w:lang w:val="la-Latn"/>
        </w:rPr>
        <w:t>ministris per singulos comitatus de eorum parochiis aperto sermone</w:t>
      </w:r>
      <w:r w:rsidR="00360346" w:rsidRPr="007A06F5">
        <w:rPr>
          <w:lang w:val="la-Latn"/>
        </w:rPr>
        <w:t xml:space="preserve">, </w:t>
      </w:r>
      <w:r w:rsidR="00E9104F" w:rsidRPr="007A06F5">
        <w:rPr>
          <w:lang w:val="la-Latn"/>
        </w:rPr>
        <w:t xml:space="preserve">ut ab omnibus </w:t>
      </w:r>
      <w:r w:rsidRPr="007A06F5">
        <w:rPr>
          <w:lang w:val="la-Latn"/>
        </w:rPr>
        <w:t>possint intelligi</w:t>
      </w:r>
      <w:r w:rsidR="00360346" w:rsidRPr="007A06F5">
        <w:rPr>
          <w:lang w:val="la-Latn"/>
        </w:rPr>
        <w:t xml:space="preserve">, </w:t>
      </w:r>
      <w:r w:rsidR="00E9104F" w:rsidRPr="007A06F5">
        <w:rPr>
          <w:lang w:val="la-Latn"/>
        </w:rPr>
        <w:t>tradi volumus</w:t>
      </w:r>
      <w:r w:rsidR="008E2A6B" w:rsidRPr="007A06F5">
        <w:rPr>
          <w:lang w:val="la-Latn"/>
        </w:rPr>
        <w:t xml:space="preserve">. </w:t>
      </w:r>
      <w:r w:rsidRPr="007A06F5">
        <w:rPr>
          <w:lang w:val="la-Latn"/>
        </w:rPr>
        <w:t>/</w:t>
      </w:r>
    </w:p>
    <w:p w14:paraId="4D3B6018" w14:textId="4F396AD5" w:rsidR="00914A37" w:rsidRPr="007A06F5" w:rsidRDefault="00914A37" w:rsidP="00F614BE">
      <w:pPr>
        <w:spacing w:after="0" w:line="240" w:lineRule="auto"/>
        <w:jc w:val="both"/>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b/>
          <w:bCs/>
          <w:sz w:val="24"/>
          <w:szCs w:val="24"/>
          <w:lang w:val="la-Latn" w:eastAsia="de-DE"/>
        </w:rPr>
        <w:lastRenderedPageBreak/>
        <w:t>EDICTUM</w:t>
      </w:r>
      <w:r w:rsidRPr="007A06F5">
        <w:rPr>
          <w:rFonts w:ascii="Times New Roman" w:eastAsia="Times New Roman" w:hAnsi="Times New Roman" w:cs="Times New Roman"/>
          <w:sz w:val="24"/>
          <w:szCs w:val="24"/>
          <w:lang w:val="la-Latn" w:eastAsia="de-DE"/>
        </w:rPr>
        <w:t xml:space="preserve"> </w:t>
      </w:r>
    </w:p>
    <w:p w14:paraId="3A594081" w14:textId="6E3883D0" w:rsidR="00914A37" w:rsidRPr="007A06F5" w:rsidRDefault="00914A37" w:rsidP="00914A37">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Karolus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gratia Dei rex</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Notum esse volumus omnibus Dei et nostris fidelibus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quoniam haec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sequuntur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capitula nunc in</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isto placito nostro</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anno ab in</w:t>
      </w:r>
      <w:r w:rsidRPr="007A06F5">
        <w:rPr>
          <w:rFonts w:ascii="Times New Roman" w:eastAsia="Times New Roman" w:hAnsi="Times New Roman" w:cs="Times New Roman"/>
          <w:sz w:val="24"/>
          <w:szCs w:val="24"/>
          <w:lang w:val="la-Latn" w:eastAsia="de-DE"/>
        </w:rPr>
        <w:t>carnatione domini nostri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Iesu Christi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DCCCLXIV</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w:t>
      </w:r>
      <w:r w:rsidR="00E9104F" w:rsidRPr="007A06F5">
        <w:rPr>
          <w:rFonts w:ascii="Times New Roman" w:eastAsia="Times New Roman" w:hAnsi="Times New Roman" w:cs="Times New Roman"/>
          <w:sz w:val="24"/>
          <w:szCs w:val="24"/>
          <w:lang w:val="la-Latn" w:eastAsia="de-DE"/>
        </w:rPr>
        <w:t xml:space="preserve">no videlicet regni nostri ipso </w:t>
      </w:r>
      <w:r w:rsidR="00D9225B" w:rsidRPr="007A06F5">
        <w:rPr>
          <w:rFonts w:ascii="Times New Roman" w:eastAsia="Times New Roman" w:hAnsi="Times New Roman" w:cs="Times New Roman"/>
          <w:sz w:val="24"/>
          <w:szCs w:val="24"/>
          <w:lang w:val="la-Latn" w:eastAsia="de-DE"/>
        </w:rPr>
        <w:t>propitio XXV</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indictione XII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VII</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Kalend</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Iulias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hoc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loco</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qui dicitur </w:t>
      </w:r>
      <w:r w:rsidRPr="007A06F5">
        <w:rPr>
          <w:rFonts w:ascii="Times New Roman" w:eastAsia="Times New Roman" w:hAnsi="Times New Roman" w:cs="Times New Roman"/>
          <w:sz w:val="24"/>
          <w:szCs w:val="24"/>
          <w:lang w:val="la-Latn" w:eastAsia="de-DE"/>
        </w:rPr>
        <w:t>Pistis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una</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fidelium nostrorum consensu atque consilio constituimus et cun</w:t>
      </w:r>
      <w:r w:rsidR="00E9104F" w:rsidRPr="007A06F5">
        <w:rPr>
          <w:rFonts w:ascii="Times New Roman" w:eastAsia="Times New Roman" w:hAnsi="Times New Roman" w:cs="Times New Roman"/>
          <w:sz w:val="24"/>
          <w:szCs w:val="24"/>
          <w:lang w:val="la-Latn" w:eastAsia="de-DE"/>
        </w:rPr>
        <w:t xml:space="preserve">ctis </w:t>
      </w:r>
      <w:r w:rsidRPr="007A06F5">
        <w:rPr>
          <w:rFonts w:ascii="Times New Roman" w:eastAsia="Times New Roman" w:hAnsi="Times New Roman" w:cs="Times New Roman"/>
          <w:sz w:val="24"/>
          <w:szCs w:val="24"/>
          <w:lang w:val="la-Latn" w:eastAsia="de-DE"/>
        </w:rPr>
        <w:t>sine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ulla refragatione per regnum nostrum observanda mandamus</w:t>
      </w:r>
      <w:r w:rsidR="008E2A6B" w:rsidRPr="007A06F5">
        <w:rPr>
          <w:rFonts w:ascii="Times New Roman" w:eastAsia="Times New Roman" w:hAnsi="Times New Roman" w:cs="Times New Roman"/>
          <w:sz w:val="24"/>
          <w:szCs w:val="24"/>
          <w:lang w:val="la-Latn" w:eastAsia="de-DE"/>
        </w:rPr>
        <w:t xml:space="preserve">. </w:t>
      </w:r>
    </w:p>
    <w:p w14:paraId="3B4A20E5" w14:textId="1AFEE1ED" w:rsidR="00914A37" w:rsidRPr="007A06F5" w:rsidRDefault="00914A37" w:rsidP="00E9104F">
      <w:pPr>
        <w:pStyle w:val="Odstavecseseznamem"/>
        <w:numPr>
          <w:ilvl w:val="0"/>
          <w:numId w:val="57"/>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Primo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consideravimus de honore ec</w:t>
      </w:r>
      <w:r w:rsidR="00E9104F" w:rsidRPr="007A06F5">
        <w:rPr>
          <w:rFonts w:ascii="Times New Roman" w:eastAsia="Times New Roman" w:hAnsi="Times New Roman" w:cs="Times New Roman"/>
          <w:sz w:val="24"/>
          <w:szCs w:val="24"/>
          <w:lang w:val="la-Latn" w:eastAsia="de-DE"/>
        </w:rPr>
        <w:t>clesiarum et sacerdotum ac ser</w:t>
      </w:r>
      <w:r w:rsidRPr="007A06F5">
        <w:rPr>
          <w:rFonts w:ascii="Times New Roman" w:eastAsia="Times New Roman" w:hAnsi="Times New Roman" w:cs="Times New Roman"/>
          <w:sz w:val="24"/>
          <w:szCs w:val="24"/>
          <w:lang w:val="la-Latn" w:eastAsia="de-DE"/>
        </w:rPr>
        <w:t>vorum Dei et immunitate rerum ecclesiasticarum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nul</w:t>
      </w:r>
      <w:r w:rsidR="00E9104F" w:rsidRPr="007A06F5">
        <w:rPr>
          <w:rFonts w:ascii="Times New Roman" w:eastAsia="Times New Roman" w:hAnsi="Times New Roman" w:cs="Times New Roman"/>
          <w:sz w:val="24"/>
          <w:szCs w:val="24"/>
          <w:lang w:val="la-Latn" w:eastAsia="de-DE"/>
        </w:rPr>
        <w:t xml:space="preserve">lus sibi de ipsis rebus contra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atem praesumat</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comites episcopis e</w:t>
      </w:r>
      <w:r w:rsidR="00E9104F" w:rsidRPr="007A06F5">
        <w:rPr>
          <w:rFonts w:ascii="Times New Roman" w:eastAsia="Times New Roman" w:hAnsi="Times New Roman" w:cs="Times New Roman"/>
          <w:sz w:val="24"/>
          <w:szCs w:val="24"/>
          <w:lang w:val="la-Latn" w:eastAsia="de-DE"/>
        </w:rPr>
        <w:t xml:space="preserve">t ministris ecclesiae in eorum </w:t>
      </w:r>
      <w:r w:rsidRPr="007A06F5">
        <w:rPr>
          <w:rFonts w:ascii="Times New Roman" w:eastAsia="Times New Roman" w:hAnsi="Times New Roman" w:cs="Times New Roman"/>
          <w:sz w:val="24"/>
          <w:szCs w:val="24"/>
          <w:lang w:val="la-Latn" w:eastAsia="de-DE"/>
        </w:rPr>
        <w:t>ministe</w:t>
      </w:r>
      <w:r w:rsidR="00E9104F" w:rsidRPr="007A06F5">
        <w:rPr>
          <w:rFonts w:ascii="Times New Roman" w:eastAsia="Times New Roman" w:hAnsi="Times New Roman" w:cs="Times New Roman"/>
          <w:sz w:val="24"/>
          <w:szCs w:val="24"/>
          <w:lang w:val="la-Latn" w:eastAsia="de-DE"/>
        </w:rPr>
        <w:t>riis adiutores in omnibus fiant</w:t>
      </w:r>
      <w:r w:rsidRPr="007A06F5">
        <w:rPr>
          <w:rFonts w:ascii="Times New Roman" w:eastAsia="Times New Roman" w:hAnsi="Times New Roman" w:cs="Times New Roman"/>
          <w:sz w:val="24"/>
          <w:szCs w:val="24"/>
          <w:lang w:val="la-Latn" w:eastAsia="de-DE"/>
        </w:rPr>
        <w:t>', sicut in capitu</w:t>
      </w:r>
      <w:r w:rsidR="00E9104F" w:rsidRPr="007A06F5">
        <w:rPr>
          <w:rFonts w:ascii="Times New Roman" w:eastAsia="Times New Roman" w:hAnsi="Times New Roman" w:cs="Times New Roman"/>
          <w:sz w:val="24"/>
          <w:szCs w:val="24"/>
          <w:lang w:val="la-Latn" w:eastAsia="de-DE"/>
        </w:rPr>
        <w:t>lari praedecessorum ac progeni</w:t>
      </w:r>
      <w:r w:rsidRPr="007A06F5">
        <w:rPr>
          <w:rFonts w:ascii="Times New Roman" w:eastAsia="Times New Roman" w:hAnsi="Times New Roman" w:cs="Times New Roman"/>
          <w:sz w:val="24"/>
          <w:szCs w:val="24"/>
          <w:lang w:val="la-Latn" w:eastAsia="de-DE"/>
        </w:rPr>
        <w:t>torum nostrorum continetur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secundo libro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capitulo XXIII</w:t>
      </w:r>
      <w:r w:rsidR="008E2A6B"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et quicunque comitum </w:t>
      </w:r>
      <w:r w:rsidRPr="007A06F5">
        <w:rPr>
          <w:rFonts w:ascii="Times New Roman" w:eastAsia="Times New Roman" w:hAnsi="Times New Roman" w:cs="Times New Roman"/>
          <w:sz w:val="24"/>
          <w:szCs w:val="24"/>
          <w:lang w:val="la-Latn" w:eastAsia="de-DE"/>
        </w:rPr>
        <w:t>vel ministrorum rei publicae haec</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mandamus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observare neglexerit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prima </w:t>
      </w:r>
      <w:r w:rsidRPr="007A06F5">
        <w:rPr>
          <w:rFonts w:ascii="Times New Roman" w:eastAsia="Times New Roman" w:hAnsi="Times New Roman" w:cs="Times New Roman"/>
          <w:sz w:val="24"/>
          <w:szCs w:val="24"/>
          <w:lang w:val="la-Latn" w:eastAsia="de-DE"/>
        </w:rPr>
        <w:t>et secunda vice de his admonitus non se correxerit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volumus</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ut neglegentia comitis ad nostram notitiam</w:t>
      </w:r>
      <w:r w:rsidRPr="007A06F5">
        <w:rPr>
          <w:rFonts w:ascii="Times New Roman" w:eastAsia="Times New Roman" w:hAnsi="Times New Roman" w:cs="Times New Roman"/>
          <w:sz w:val="24"/>
          <w:szCs w:val="24"/>
          <w:lang w:val="la-Latn" w:eastAsia="de-DE"/>
        </w:rPr>
        <w:t>' per episcopos et per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missos nostros de</w:t>
      </w:r>
      <w:r w:rsidR="00E9104F" w:rsidRPr="007A06F5">
        <w:rPr>
          <w:rFonts w:ascii="Times New Roman" w:eastAsia="Times New Roman" w:hAnsi="Times New Roman" w:cs="Times New Roman"/>
          <w:sz w:val="24"/>
          <w:szCs w:val="24"/>
          <w:lang w:val="la-Latn" w:eastAsia="de-DE"/>
        </w:rPr>
        <w:t xml:space="preserve">feratur et aliorum neglegentia </w:t>
      </w:r>
      <w:r w:rsidRPr="007A06F5">
        <w:rPr>
          <w:rFonts w:ascii="Times New Roman" w:eastAsia="Times New Roman" w:hAnsi="Times New Roman" w:cs="Times New Roman"/>
          <w:sz w:val="24"/>
          <w:szCs w:val="24"/>
          <w:lang w:val="la-Latn" w:eastAsia="de-DE"/>
        </w:rPr>
        <w:t>per comites ad nostram notitiam perferatur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nostra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ate</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quod in capitulari </w:t>
      </w:r>
      <w:r w:rsidRPr="007A06F5">
        <w:rPr>
          <w:rFonts w:ascii="Times New Roman" w:eastAsia="Times New Roman" w:hAnsi="Times New Roman" w:cs="Times New Roman"/>
          <w:sz w:val="24"/>
          <w:szCs w:val="24"/>
          <w:lang w:val="la-Latn" w:eastAsia="de-DE"/>
        </w:rPr>
        <w:t>praedecessorum nostrorum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continetur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subire cogantur</w:t>
      </w:r>
      <w:r w:rsidR="00E9104F" w:rsidRPr="007A06F5">
        <w:rPr>
          <w:rFonts w:ascii="Times New Roman" w:eastAsia="Times New Roman" w:hAnsi="Times New Roman" w:cs="Times New Roman"/>
          <w:sz w:val="24"/>
          <w:szCs w:val="24"/>
          <w:lang w:val="la-Latn" w:eastAsia="de-DE"/>
        </w:rPr>
        <w:t>.</w:t>
      </w:r>
    </w:p>
    <w:p w14:paraId="5B2CD429" w14:textId="64537678" w:rsidR="00914A37" w:rsidRPr="007A06F5" w:rsidRDefault="00914A37" w:rsidP="00E9104F">
      <w:pPr>
        <w:pStyle w:val="Odstavecseseznamem"/>
        <w:numPr>
          <w:ilvl w:val="0"/>
          <w:numId w:val="57"/>
        </w:num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Post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haec de orfanorum et viduarum causis et de re</w:t>
      </w:r>
      <w:r w:rsidR="00E9104F" w:rsidRPr="007A06F5">
        <w:rPr>
          <w:rFonts w:ascii="Times New Roman" w:eastAsia="Times New Roman" w:hAnsi="Times New Roman" w:cs="Times New Roman"/>
          <w:sz w:val="24"/>
          <w:szCs w:val="24"/>
          <w:lang w:val="la-Latn" w:eastAsia="de-DE"/>
        </w:rPr>
        <w:t xml:space="preserve">galibus iustitiis et summopere </w:t>
      </w:r>
      <w:r w:rsidRPr="007A06F5">
        <w:rPr>
          <w:rFonts w:ascii="Times New Roman" w:eastAsia="Times New Roman" w:hAnsi="Times New Roman" w:cs="Times New Roman"/>
          <w:sz w:val="24"/>
          <w:szCs w:val="24"/>
          <w:lang w:val="la-Latn" w:eastAsia="de-DE"/>
        </w:rPr>
        <w:t>de raptoribus puellarum et viduarum et sanctimonialium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de his</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qui presbyteros flagellare </w:t>
      </w:r>
      <w:r w:rsidRPr="007A06F5">
        <w:rPr>
          <w:rFonts w:ascii="Times New Roman" w:eastAsia="Times New Roman" w:hAnsi="Times New Roman" w:cs="Times New Roman"/>
          <w:sz w:val="24"/>
          <w:szCs w:val="24"/>
          <w:lang w:val="la-Latn" w:eastAsia="de-DE"/>
        </w:rPr>
        <w:t>praesumunt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presbyteros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ecclesiis sine episcoporum consensu</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eicere vel recipere aut </w:t>
      </w:r>
      <w:r w:rsidRPr="007A06F5">
        <w:rPr>
          <w:rFonts w:ascii="Times New Roman" w:eastAsia="Times New Roman" w:hAnsi="Times New Roman" w:cs="Times New Roman"/>
          <w:sz w:val="24"/>
          <w:szCs w:val="24"/>
          <w:lang w:val="la-Latn" w:eastAsia="de-DE"/>
        </w:rPr>
        <w:t>censum de manso vel ex his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domnus et genitor noster in s</w:t>
      </w:r>
      <w:r w:rsidR="00E9104F" w:rsidRPr="007A06F5">
        <w:rPr>
          <w:rFonts w:ascii="Times New Roman" w:eastAsia="Times New Roman" w:hAnsi="Times New Roman" w:cs="Times New Roman"/>
          <w:sz w:val="24"/>
          <w:szCs w:val="24"/>
          <w:lang w:val="la-Latn" w:eastAsia="de-DE"/>
        </w:rPr>
        <w:t xml:space="preserve">uis capitularibus ecclesiis in </w:t>
      </w:r>
      <w:r w:rsidRPr="007A06F5">
        <w:rPr>
          <w:rFonts w:ascii="Times New Roman" w:eastAsia="Times New Roman" w:hAnsi="Times New Roman" w:cs="Times New Roman"/>
          <w:sz w:val="24"/>
          <w:szCs w:val="24"/>
          <w:lang w:val="la-Latn" w:eastAsia="de-DE"/>
        </w:rPr>
        <w:t>inmunitate</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concessit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exigere</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timent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 censa de rebus e</w:t>
      </w:r>
      <w:r w:rsidR="00E9104F" w:rsidRPr="007A06F5">
        <w:rPr>
          <w:rFonts w:ascii="Times New Roman" w:eastAsia="Times New Roman" w:hAnsi="Times New Roman" w:cs="Times New Roman"/>
          <w:sz w:val="24"/>
          <w:szCs w:val="24"/>
          <w:lang w:val="la-Latn" w:eastAsia="de-DE"/>
        </w:rPr>
        <w:t xml:space="preserve">cclesiasticis ad ecclesias per </w:t>
      </w:r>
      <w:r w:rsidRPr="007A06F5">
        <w:rPr>
          <w:rFonts w:ascii="Times New Roman" w:eastAsia="Times New Roman" w:hAnsi="Times New Roman" w:cs="Times New Roman"/>
          <w:sz w:val="24"/>
          <w:szCs w:val="24"/>
          <w:lang w:val="la-Latn" w:eastAsia="de-DE"/>
        </w:rPr>
        <w:t>solvere detrectant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firmiter a missis et comitibus nostris inquir</w:t>
      </w:r>
      <w:r w:rsidR="00E9104F" w:rsidRPr="007A06F5">
        <w:rPr>
          <w:rFonts w:ascii="Times New Roman" w:eastAsia="Times New Roman" w:hAnsi="Times New Roman" w:cs="Times New Roman"/>
          <w:sz w:val="24"/>
          <w:szCs w:val="24"/>
          <w:lang w:val="la-Latn" w:eastAsia="de-DE"/>
        </w:rPr>
        <w:t>antur et acriter distringantur et plena iustitia inde fiat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secundum quod in capi</w:t>
      </w:r>
      <w:r w:rsidR="00E9104F" w:rsidRPr="007A06F5">
        <w:rPr>
          <w:rFonts w:ascii="Times New Roman" w:eastAsia="Times New Roman" w:hAnsi="Times New Roman" w:cs="Times New Roman"/>
          <w:sz w:val="24"/>
          <w:szCs w:val="24"/>
          <w:lang w:val="la-Latn" w:eastAsia="de-DE"/>
        </w:rPr>
        <w:t xml:space="preserve">tularibus avi et patris nostri statutum </w:t>
      </w:r>
      <w:r w:rsidRPr="007A06F5">
        <w:rPr>
          <w:rFonts w:ascii="Times New Roman" w:eastAsia="Times New Roman" w:hAnsi="Times New Roman" w:cs="Times New Roman"/>
          <w:sz w:val="24"/>
          <w:szCs w:val="24"/>
          <w:lang w:val="la-Latn" w:eastAsia="de-DE"/>
        </w:rPr>
        <w:t>habetur</w:t>
      </w:r>
      <w:r w:rsidR="008E2A6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ipsi contemptores legum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divinae scilicet et humanae</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ad nostram praesentiam legaliter perducantur</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inde consilio</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fidelium Dei ac nostrorum commendemus</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quid</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de talibus hominibus </w:t>
      </w:r>
      <w:r w:rsidRPr="007A06F5">
        <w:rPr>
          <w:rFonts w:ascii="Times New Roman" w:eastAsia="Times New Roman" w:hAnsi="Times New Roman" w:cs="Times New Roman"/>
          <w:sz w:val="24"/>
          <w:szCs w:val="24"/>
          <w:lang w:val="la-Latn" w:eastAsia="de-DE"/>
        </w:rPr>
        <w:t>sit faciendum</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nec Deum timent nec contra sanctos</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canones </w:t>
      </w:r>
      <w:r w:rsidRPr="007A06F5">
        <w:rPr>
          <w:rFonts w:ascii="Times New Roman" w:eastAsia="Times New Roman" w:hAnsi="Times New Roman" w:cs="Times New Roman"/>
          <w:sz w:val="24"/>
          <w:szCs w:val="24"/>
          <w:lang w:val="la-Latn" w:eastAsia="de-DE"/>
        </w:rPr>
        <w:t>facere nec legem et praeceptum regium infringere pertimescunt</w:t>
      </w:r>
      <w:r w:rsidR="00360346" w:rsidRPr="007A06F5">
        <w:rPr>
          <w:rFonts w:ascii="Times New Roman" w:eastAsia="Times New Roman" w:hAnsi="Times New Roman" w:cs="Times New Roman"/>
          <w:sz w:val="24"/>
          <w:szCs w:val="24"/>
          <w:lang w:val="la-Latn" w:eastAsia="de-DE"/>
        </w:rPr>
        <w:t xml:space="preserve">, </w:t>
      </w:r>
      <w:r w:rsidR="00E9104F" w:rsidRPr="007A06F5">
        <w:rPr>
          <w:rFonts w:ascii="Times New Roman" w:eastAsia="Times New Roman" w:hAnsi="Times New Roman" w:cs="Times New Roman"/>
          <w:sz w:val="24"/>
          <w:szCs w:val="24"/>
          <w:lang w:val="la-Latn" w:eastAsia="de-DE"/>
        </w:rPr>
        <w:t xml:space="preserve">salva censura ecclesiastica et </w:t>
      </w:r>
      <w:r w:rsidRPr="007A06F5">
        <w:rPr>
          <w:rFonts w:ascii="Times New Roman" w:eastAsia="Times New Roman" w:hAnsi="Times New Roman" w:cs="Times New Roman"/>
          <w:sz w:val="24"/>
          <w:szCs w:val="24"/>
          <w:lang w:val="la-Latn" w:eastAsia="de-DE"/>
        </w:rPr>
        <w:t>episcopalis poenitentiae vindicta</w:t>
      </w:r>
      <w:r w:rsidR="008E2A6B" w:rsidRPr="007A06F5">
        <w:rPr>
          <w:rFonts w:ascii="Times New Roman" w:eastAsia="Times New Roman" w:hAnsi="Times New Roman" w:cs="Times New Roman"/>
          <w:sz w:val="24"/>
          <w:szCs w:val="24"/>
          <w:lang w:val="la-Latn" w:eastAsia="de-DE"/>
        </w:rPr>
        <w:t xml:space="preserve">. </w:t>
      </w:r>
    </w:p>
    <w:p w14:paraId="3432E35F" w14:textId="5CF18994"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lex et iustitia unicuique in suo ordine omnibus</w:t>
      </w:r>
      <w:r w:rsidR="00360346" w:rsidRPr="007A06F5">
        <w:rPr>
          <w:lang w:val="la-Latn"/>
        </w:rPr>
        <w:t xml:space="preserve"> </w:t>
      </w:r>
      <w:r w:rsidRPr="007A06F5">
        <w:rPr>
          <w:lang w:val="la-Latn"/>
        </w:rPr>
        <w:t>conservetur</w:t>
      </w:r>
      <w:r w:rsidR="00360346" w:rsidRPr="007A06F5">
        <w:rPr>
          <w:lang w:val="la-Latn"/>
        </w:rPr>
        <w:t xml:space="preserve">, </w:t>
      </w:r>
      <w:r w:rsidRPr="007A06F5">
        <w:rPr>
          <w:lang w:val="la-Latn"/>
        </w:rPr>
        <w:t>et pac</w:t>
      </w:r>
      <w:r w:rsidR="00E9104F" w:rsidRPr="007A06F5">
        <w:rPr>
          <w:lang w:val="la-Latn"/>
        </w:rPr>
        <w:t>e</w:t>
      </w:r>
      <w:r w:rsidRPr="007A06F5">
        <w:rPr>
          <w:lang w:val="la-Latn"/>
        </w:rPr>
        <w:t>m</w:t>
      </w:r>
      <w:r w:rsidR="00360346" w:rsidRPr="007A06F5">
        <w:rPr>
          <w:lang w:val="la-Latn"/>
        </w:rPr>
        <w:t xml:space="preserve">, </w:t>
      </w:r>
      <w:r w:rsidRPr="007A06F5">
        <w:rPr>
          <w:lang w:val="la-Latn"/>
        </w:rPr>
        <w:t xml:space="preserve">quam proxime teste Deo propriis manibus </w:t>
      </w:r>
      <w:r w:rsidR="00E9104F" w:rsidRPr="007A06F5">
        <w:rPr>
          <w:lang w:val="la-Latn"/>
        </w:rPr>
        <w:t>communi consensu confirmavimus</w:t>
      </w:r>
      <w:r w:rsidR="00360346" w:rsidRPr="007A06F5">
        <w:rPr>
          <w:lang w:val="la-Latn"/>
        </w:rPr>
        <w:t xml:space="preserve">, </w:t>
      </w:r>
      <w:r w:rsidR="00E9104F" w:rsidRPr="007A06F5">
        <w:rPr>
          <w:lang w:val="la-Latn"/>
        </w:rPr>
        <w:t xml:space="preserve">quando </w:t>
      </w:r>
      <w:r w:rsidRPr="007A06F5">
        <w:rPr>
          <w:lang w:val="la-Latn"/>
        </w:rPr>
        <w:t>hic placitum nostrum habuimus</w:t>
      </w:r>
      <w:r w:rsidR="00360346" w:rsidRPr="007A06F5">
        <w:rPr>
          <w:lang w:val="la-Latn"/>
        </w:rPr>
        <w:t xml:space="preserve">, </w:t>
      </w:r>
      <w:r w:rsidRPr="007A06F5">
        <w:rPr>
          <w:lang w:val="la-Latn"/>
        </w:rPr>
        <w:t>sic omnes et infra</w:t>
      </w:r>
      <w:r w:rsidR="00E9104F" w:rsidRPr="007A06F5">
        <w:rPr>
          <w:lang w:val="la-Latn"/>
        </w:rPr>
        <w:t xml:space="preserve"> patriam et quando ad placitum </w:t>
      </w:r>
      <w:r w:rsidRPr="007A06F5">
        <w:rPr>
          <w:lang w:val="la-Latn"/>
        </w:rPr>
        <w:t>unusquisque venerit et quando redierit et quando necessitas nobis evenerit</w:t>
      </w:r>
      <w:r w:rsidR="00360346" w:rsidRPr="007A06F5">
        <w:rPr>
          <w:lang w:val="la-Latn"/>
        </w:rPr>
        <w:t xml:space="preserve">, </w:t>
      </w:r>
      <w:r w:rsidRPr="007A06F5">
        <w:rPr>
          <w:lang w:val="la-Latn"/>
        </w:rPr>
        <w:t>ut hostem nostrum</w:t>
      </w:r>
      <w:r w:rsidR="00360346" w:rsidRPr="007A06F5">
        <w:rPr>
          <w:lang w:val="la-Latn"/>
        </w:rPr>
        <w:t xml:space="preserve"> </w:t>
      </w:r>
      <w:r w:rsidRPr="007A06F5">
        <w:rPr>
          <w:lang w:val="la-Latn"/>
        </w:rPr>
        <w:t>adnuntiemus</w:t>
      </w:r>
      <w:r w:rsidR="00360346" w:rsidRPr="007A06F5">
        <w:rPr>
          <w:lang w:val="la-Latn"/>
        </w:rPr>
        <w:t xml:space="preserve">, </w:t>
      </w:r>
      <w:r w:rsidRPr="007A06F5">
        <w:rPr>
          <w:lang w:val="la-Latn"/>
        </w:rPr>
        <w:t>usque constituta loca secu</w:t>
      </w:r>
      <w:r w:rsidR="00E9104F" w:rsidRPr="007A06F5">
        <w:rPr>
          <w:lang w:val="la-Latn"/>
        </w:rPr>
        <w:t xml:space="preserve">ndum consuetudinem et capitula </w:t>
      </w:r>
      <w:r w:rsidRPr="007A06F5">
        <w:rPr>
          <w:lang w:val="la-Latn"/>
        </w:rPr>
        <w:t>praedecessorum nostrorum observare procuret</w:t>
      </w:r>
      <w:r w:rsidR="008E2A6B" w:rsidRPr="007A06F5">
        <w:rPr>
          <w:lang w:val="la-Latn"/>
        </w:rPr>
        <w:t xml:space="preserve">. </w:t>
      </w:r>
      <w:r w:rsidRPr="007A06F5">
        <w:rPr>
          <w:lang w:val="la-Latn"/>
        </w:rPr>
        <w:t xml:space="preserve">Et </w:t>
      </w:r>
      <w:r w:rsidR="00420F6C" w:rsidRPr="007A06F5">
        <w:rPr>
          <w:lang w:val="la-Latn"/>
        </w:rPr>
        <w:t xml:space="preserve">qui contra hanc confirmationem </w:t>
      </w:r>
      <w:r w:rsidRPr="007A06F5">
        <w:rPr>
          <w:lang w:val="la-Latn"/>
        </w:rPr>
        <w:t>per contemptum venerit aut</w:t>
      </w:r>
      <w:r w:rsidR="00360346" w:rsidRPr="007A06F5">
        <w:rPr>
          <w:lang w:val="la-Latn"/>
        </w:rPr>
        <w:t xml:space="preserve"> </w:t>
      </w:r>
      <w:r w:rsidRPr="007A06F5">
        <w:rPr>
          <w:lang w:val="la-Latn"/>
        </w:rPr>
        <w:t>quantocius m</w:t>
      </w:r>
      <w:r w:rsidR="00360346" w:rsidRPr="007A06F5">
        <w:rPr>
          <w:lang w:val="la-Latn"/>
        </w:rPr>
        <w:t xml:space="preserve">, </w:t>
      </w:r>
      <w:r w:rsidRPr="007A06F5">
        <w:rPr>
          <w:lang w:val="la-Latn"/>
        </w:rPr>
        <w:t>quod contra hanc confirmationem</w:t>
      </w:r>
      <w:r w:rsidR="00360346" w:rsidRPr="007A06F5">
        <w:rPr>
          <w:lang w:val="la-Latn"/>
        </w:rPr>
        <w:t xml:space="preserve"> </w:t>
      </w:r>
      <w:r w:rsidRPr="007A06F5">
        <w:rPr>
          <w:lang w:val="la-Latn"/>
        </w:rPr>
        <w:t>exces / sum</w:t>
      </w:r>
      <w:r w:rsidR="00360346" w:rsidRPr="007A06F5">
        <w:rPr>
          <w:lang w:val="la-Latn"/>
        </w:rPr>
        <w:t xml:space="preserve"> </w:t>
      </w:r>
      <w:r w:rsidRPr="007A06F5">
        <w:rPr>
          <w:lang w:val="la-Latn"/>
        </w:rPr>
        <w:t>fuerit</w:t>
      </w:r>
      <w:r w:rsidR="00360346" w:rsidRPr="007A06F5">
        <w:rPr>
          <w:lang w:val="la-Latn"/>
        </w:rPr>
        <w:t xml:space="preserve">, </w:t>
      </w:r>
      <w:r w:rsidRPr="007A06F5">
        <w:rPr>
          <w:lang w:val="la-Latn"/>
        </w:rPr>
        <w:t>emendare neglexerit</w:t>
      </w:r>
      <w:r w:rsidR="00360346" w:rsidRPr="007A06F5">
        <w:rPr>
          <w:lang w:val="la-Latn"/>
        </w:rPr>
        <w:t xml:space="preserve">, </w:t>
      </w:r>
      <w:r w:rsidRPr="007A06F5">
        <w:rPr>
          <w:lang w:val="la-Latn"/>
        </w:rPr>
        <w:t>ab episcopis et mis</w:t>
      </w:r>
      <w:r w:rsidR="00420F6C" w:rsidRPr="007A06F5">
        <w:rPr>
          <w:lang w:val="la-Latn"/>
        </w:rPr>
        <w:t xml:space="preserve">sis ac p comitibus nostris hoc </w:t>
      </w:r>
      <w:r w:rsidRPr="007A06F5">
        <w:rPr>
          <w:lang w:val="la-Latn"/>
        </w:rPr>
        <w:t>nobis nuntiari</w:t>
      </w:r>
      <w:r w:rsidR="00360346" w:rsidRPr="007A06F5">
        <w:rPr>
          <w:lang w:val="la-Latn"/>
        </w:rPr>
        <w:t xml:space="preserve"> </w:t>
      </w:r>
      <w:r w:rsidRPr="007A06F5">
        <w:rPr>
          <w:lang w:val="la-Latn"/>
        </w:rPr>
        <w:t>mandamus</w:t>
      </w:r>
      <w:r w:rsidR="00360346" w:rsidRPr="007A06F5">
        <w:rPr>
          <w:lang w:val="la-Latn"/>
        </w:rPr>
        <w:t xml:space="preserve">, </w:t>
      </w:r>
      <w:r w:rsidRPr="007A06F5">
        <w:rPr>
          <w:lang w:val="la-Latn"/>
        </w:rPr>
        <w:t>quatenus tantum</w:t>
      </w:r>
      <w:r w:rsidR="00360346" w:rsidRPr="007A06F5">
        <w:rPr>
          <w:lang w:val="la-Latn"/>
        </w:rPr>
        <w:t xml:space="preserve"> </w:t>
      </w:r>
      <w:r w:rsidRPr="007A06F5">
        <w:rPr>
          <w:lang w:val="la-Latn"/>
        </w:rPr>
        <w:t>Dei et nos</w:t>
      </w:r>
      <w:r w:rsidR="00420F6C" w:rsidRPr="007A06F5">
        <w:rPr>
          <w:lang w:val="la-Latn"/>
        </w:rPr>
        <w:t>trum ac totius christianitatis contemptum</w:t>
      </w:r>
      <w:r w:rsidR="00360346" w:rsidRPr="007A06F5">
        <w:rPr>
          <w:lang w:val="la-Latn"/>
        </w:rPr>
        <w:t xml:space="preserve">, </w:t>
      </w:r>
      <w:r w:rsidRPr="007A06F5">
        <w:rPr>
          <w:lang w:val="la-Latn"/>
        </w:rPr>
        <w:t>sicut secundum leges divinas et humanas invenerimus</w:t>
      </w:r>
      <w:r w:rsidR="00360346" w:rsidRPr="007A06F5">
        <w:rPr>
          <w:lang w:val="la-Latn"/>
        </w:rPr>
        <w:t xml:space="preserve">, </w:t>
      </w:r>
      <w:r w:rsidR="00420F6C" w:rsidRPr="007A06F5">
        <w:rPr>
          <w:lang w:val="la-Latn"/>
        </w:rPr>
        <w:t>emendare eure</w:t>
      </w:r>
      <w:r w:rsidRPr="007A06F5">
        <w:rPr>
          <w:lang w:val="la-Latn"/>
        </w:rPr>
        <w:t>mus</w:t>
      </w:r>
      <w:r w:rsidR="00360346" w:rsidRPr="007A06F5">
        <w:rPr>
          <w:lang w:val="la-Latn"/>
        </w:rPr>
        <w:t xml:space="preserve">, </w:t>
      </w:r>
      <w:r w:rsidRPr="007A06F5">
        <w:rPr>
          <w:lang w:val="la-Latn"/>
        </w:rPr>
        <w:t>ne ipso nostro iudicio a Deo</w:t>
      </w:r>
      <w:r w:rsidR="00360346" w:rsidRPr="007A06F5">
        <w:rPr>
          <w:lang w:val="la-Latn"/>
        </w:rPr>
        <w:t xml:space="preserve">, </w:t>
      </w:r>
      <w:r w:rsidRPr="007A06F5">
        <w:rPr>
          <w:lang w:val="la-Latn"/>
        </w:rPr>
        <w:t>quod absit</w:t>
      </w:r>
      <w:r w:rsidR="00360346" w:rsidRPr="007A06F5">
        <w:rPr>
          <w:lang w:val="la-Latn"/>
        </w:rPr>
        <w:t xml:space="preserve">, </w:t>
      </w:r>
      <w:r w:rsidRPr="007A06F5">
        <w:rPr>
          <w:lang w:val="la-Latn"/>
        </w:rPr>
        <w:t>condemnati simus</w:t>
      </w:r>
      <w:r w:rsidR="008E2A6B" w:rsidRPr="007A06F5">
        <w:rPr>
          <w:lang w:val="la-Latn"/>
        </w:rPr>
        <w:t xml:space="preserve">. </w:t>
      </w:r>
      <w:r w:rsidR="00420F6C" w:rsidRPr="007A06F5">
        <w:rPr>
          <w:lang w:val="la-Latn"/>
        </w:rPr>
        <w:t>Et videant epi</w:t>
      </w:r>
      <w:r w:rsidRPr="007A06F5">
        <w:rPr>
          <w:lang w:val="la-Latn"/>
        </w:rPr>
        <w:t>scopi et missi ac comites nostri</w:t>
      </w:r>
      <w:r w:rsidR="00360346" w:rsidRPr="007A06F5">
        <w:rPr>
          <w:lang w:val="la-Latn"/>
        </w:rPr>
        <w:t xml:space="preserve">, </w:t>
      </w:r>
      <w:r w:rsidR="00420F6C" w:rsidRPr="007A06F5">
        <w:rPr>
          <w:lang w:val="la-Latn"/>
        </w:rPr>
        <w:t>ne</w:t>
      </w:r>
      <w:r w:rsidR="00360346" w:rsidRPr="007A06F5">
        <w:rPr>
          <w:lang w:val="la-Latn"/>
        </w:rPr>
        <w:t xml:space="preserve">, </w:t>
      </w:r>
      <w:r w:rsidRPr="007A06F5">
        <w:rPr>
          <w:lang w:val="la-Latn"/>
        </w:rPr>
        <w:t>si</w:t>
      </w:r>
      <w:r w:rsidR="00360346" w:rsidRPr="007A06F5">
        <w:rPr>
          <w:lang w:val="la-Latn"/>
        </w:rPr>
        <w:t xml:space="preserve"> </w:t>
      </w:r>
      <w:r w:rsidRPr="007A06F5">
        <w:rPr>
          <w:lang w:val="la-Latn"/>
        </w:rPr>
        <w:t>contra n</w:t>
      </w:r>
      <w:r w:rsidR="00420F6C" w:rsidRPr="007A06F5">
        <w:rPr>
          <w:lang w:val="la-Latn"/>
        </w:rPr>
        <w:t xml:space="preserve">ostram communem confirmationem </w:t>
      </w:r>
      <w:r w:rsidRPr="007A06F5">
        <w:rPr>
          <w:lang w:val="la-Latn"/>
        </w:rPr>
        <w:t>aliquis per contemptum fecerit</w:t>
      </w:r>
      <w:r w:rsidR="00360346" w:rsidRPr="007A06F5">
        <w:rPr>
          <w:lang w:val="la-Latn"/>
        </w:rPr>
        <w:t xml:space="preserve"> </w:t>
      </w:r>
      <w:r w:rsidR="00420F6C" w:rsidRPr="007A06F5">
        <w:rPr>
          <w:lang w:val="la-Latn"/>
        </w:rPr>
        <w:t>et emendare noluerit</w:t>
      </w:r>
      <w:r w:rsidR="00360346" w:rsidRPr="007A06F5">
        <w:rPr>
          <w:lang w:val="la-Latn"/>
        </w:rPr>
        <w:t xml:space="preserve">, </w:t>
      </w:r>
      <w:r w:rsidRPr="007A06F5">
        <w:rPr>
          <w:lang w:val="la-Latn"/>
        </w:rPr>
        <w:t>per alium</w:t>
      </w:r>
      <w:r w:rsidR="00360346" w:rsidRPr="007A06F5">
        <w:rPr>
          <w:lang w:val="la-Latn"/>
        </w:rPr>
        <w:t xml:space="preserve">, </w:t>
      </w:r>
      <w:r w:rsidRPr="007A06F5">
        <w:rPr>
          <w:lang w:val="la-Latn"/>
        </w:rPr>
        <w:t>quam per illos</w:t>
      </w:r>
      <w:r w:rsidR="00360346" w:rsidRPr="007A06F5">
        <w:rPr>
          <w:lang w:val="la-Latn"/>
        </w:rPr>
        <w:t xml:space="preserve">, </w:t>
      </w:r>
      <w:r w:rsidRPr="007A06F5">
        <w:rPr>
          <w:lang w:val="la-Latn"/>
        </w:rPr>
        <w:t>qui ad hoc</w:t>
      </w:r>
      <w:r w:rsidR="00360346" w:rsidRPr="007A06F5">
        <w:rPr>
          <w:lang w:val="la-Latn"/>
        </w:rPr>
        <w:t xml:space="preserve"> </w:t>
      </w:r>
      <w:r w:rsidRPr="007A06F5">
        <w:rPr>
          <w:lang w:val="la-Latn"/>
        </w:rPr>
        <w:t>constituti sunt</w:t>
      </w:r>
      <w:r w:rsidR="00360346" w:rsidRPr="007A06F5">
        <w:rPr>
          <w:lang w:val="la-Latn"/>
        </w:rPr>
        <w:t xml:space="preserve">, </w:t>
      </w:r>
      <w:r w:rsidRPr="007A06F5">
        <w:rPr>
          <w:lang w:val="la-Latn"/>
        </w:rPr>
        <w:t>hunc contemptum</w:t>
      </w:r>
      <w:r w:rsidR="00360346" w:rsidRPr="007A06F5">
        <w:rPr>
          <w:lang w:val="la-Latn"/>
        </w:rPr>
        <w:t xml:space="preserve"> </w:t>
      </w:r>
      <w:r w:rsidRPr="007A06F5">
        <w:rPr>
          <w:lang w:val="la-Latn"/>
        </w:rPr>
        <w:t>sciamus</w:t>
      </w:r>
      <w:r w:rsidR="008E2A6B" w:rsidRPr="007A06F5">
        <w:rPr>
          <w:lang w:val="la-Latn"/>
        </w:rPr>
        <w:t xml:space="preserve">; </w:t>
      </w:r>
      <w:r w:rsidRPr="007A06F5">
        <w:rPr>
          <w:lang w:val="la-Latn"/>
        </w:rPr>
        <w:t>quoniam si per alium</w:t>
      </w:r>
      <w:r w:rsidR="00360346" w:rsidRPr="007A06F5">
        <w:rPr>
          <w:lang w:val="la-Latn"/>
        </w:rPr>
        <w:t xml:space="preserve">, </w:t>
      </w:r>
      <w:r w:rsidR="00420F6C" w:rsidRPr="007A06F5">
        <w:rPr>
          <w:lang w:val="la-Latn"/>
        </w:rPr>
        <w:t xml:space="preserve">quam </w:t>
      </w:r>
      <w:r w:rsidRPr="007A06F5">
        <w:rPr>
          <w:lang w:val="la-Latn"/>
        </w:rPr>
        <w:t>per illos hoc</w:t>
      </w:r>
      <w:r w:rsidR="00360346" w:rsidRPr="007A06F5">
        <w:rPr>
          <w:lang w:val="la-Latn"/>
        </w:rPr>
        <w:t xml:space="preserve">, </w:t>
      </w:r>
      <w:r w:rsidRPr="007A06F5">
        <w:rPr>
          <w:lang w:val="la-Latn"/>
        </w:rPr>
        <w:t>sicut non convenit</w:t>
      </w:r>
      <w:r w:rsidR="00360346" w:rsidRPr="007A06F5">
        <w:rPr>
          <w:lang w:val="la-Latn"/>
        </w:rPr>
        <w:t xml:space="preserve">, </w:t>
      </w:r>
      <w:r w:rsidRPr="007A06F5">
        <w:rPr>
          <w:lang w:val="la-Latn"/>
        </w:rPr>
        <w:t>audierimus</w:t>
      </w:r>
      <w:r w:rsidR="00360346" w:rsidRPr="007A06F5">
        <w:rPr>
          <w:lang w:val="la-Latn"/>
        </w:rPr>
        <w:t xml:space="preserve">, </w:t>
      </w:r>
      <w:r w:rsidRPr="007A06F5">
        <w:rPr>
          <w:lang w:val="la-Latn"/>
        </w:rPr>
        <w:t>sicut nec ipsi immunes a peccato erunt</w:t>
      </w:r>
      <w:r w:rsidR="00360346" w:rsidRPr="007A06F5">
        <w:rPr>
          <w:lang w:val="la-Latn"/>
        </w:rPr>
        <w:t xml:space="preserve">, </w:t>
      </w:r>
      <w:r w:rsidRPr="007A06F5">
        <w:rPr>
          <w:lang w:val="la-Latn"/>
        </w:rPr>
        <w:t>sic nec ab ultione</w:t>
      </w:r>
      <w:r w:rsidR="00D9225B" w:rsidRPr="007A06F5">
        <w:rPr>
          <w:lang w:val="la-Latn"/>
        </w:rPr>
        <w:t xml:space="preserve"> </w:t>
      </w:r>
      <w:r w:rsidRPr="007A06F5">
        <w:rPr>
          <w:lang w:val="la-Latn"/>
        </w:rPr>
        <w:t>immunes existent</w:t>
      </w:r>
      <w:r w:rsidR="008E2A6B" w:rsidRPr="007A06F5">
        <w:rPr>
          <w:lang w:val="la-Latn"/>
        </w:rPr>
        <w:t xml:space="preserve">. </w:t>
      </w:r>
    </w:p>
    <w:p w14:paraId="37758979" w14:textId="3937C962" w:rsidR="00914A37" w:rsidRPr="007A06F5" w:rsidRDefault="00914A37" w:rsidP="00E9104F">
      <w:pPr>
        <w:pStyle w:val="Normlnweb"/>
        <w:numPr>
          <w:ilvl w:val="0"/>
          <w:numId w:val="57"/>
        </w:numPr>
        <w:rPr>
          <w:lang w:val="la-Latn"/>
        </w:rPr>
      </w:pPr>
      <w:r w:rsidRPr="007A06F5">
        <w:rPr>
          <w:lang w:val="la-Latn"/>
        </w:rPr>
        <w:t>Volumus</w:t>
      </w:r>
      <w:r w:rsidR="00360346" w:rsidRPr="007A06F5">
        <w:rPr>
          <w:lang w:val="la-Latn"/>
        </w:rPr>
        <w:t xml:space="preserve"> </w:t>
      </w:r>
      <w:r w:rsidRPr="007A06F5">
        <w:rPr>
          <w:lang w:val="la-Latn"/>
        </w:rPr>
        <w:t>et expresse mandamus comitibus nostris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sicut in XXIV</w:t>
      </w:r>
      <w:r w:rsidR="008E2A6B" w:rsidRPr="007A06F5">
        <w:rPr>
          <w:lang w:val="la-Latn"/>
        </w:rPr>
        <w:t xml:space="preserve">. </w:t>
      </w:r>
      <w:r w:rsidR="00420F6C" w:rsidRPr="007A06F5">
        <w:rPr>
          <w:lang w:val="la-Latn"/>
        </w:rPr>
        <w:t>capi</w:t>
      </w:r>
      <w:r w:rsidRPr="007A06F5">
        <w:rPr>
          <w:lang w:val="la-Latn"/>
        </w:rPr>
        <w:t>tulo secundi libri capitulorum decessorum nostrorum continetur</w:t>
      </w:r>
      <w:r w:rsidR="00360346" w:rsidRPr="007A06F5">
        <w:rPr>
          <w:lang w:val="la-Latn"/>
        </w:rPr>
        <w:t xml:space="preserve">, </w:t>
      </w:r>
      <w:r w:rsidR="00420F6C" w:rsidRPr="007A06F5">
        <w:rPr>
          <w:lang w:val="la-Latn"/>
        </w:rPr>
        <w:t xml:space="preserve">'vassalli nostri </w:t>
      </w:r>
      <w:r w:rsidRPr="007A06F5">
        <w:rPr>
          <w:lang w:val="la-Latn"/>
        </w:rPr>
        <w:t>nobis et nostrae coniugi a famulantes condignum apud omnes honorem habeant</w:t>
      </w:r>
      <w:r w:rsidR="00360346" w:rsidRPr="007A06F5">
        <w:rPr>
          <w:lang w:val="la-Latn"/>
        </w:rPr>
        <w:t xml:space="preserve">, </w:t>
      </w:r>
      <w:r w:rsidRPr="007A06F5">
        <w:rPr>
          <w:lang w:val="la-Latn"/>
        </w:rPr>
        <w:t>sicut a</w:t>
      </w:r>
      <w:r w:rsidR="00360346" w:rsidRPr="007A06F5">
        <w:rPr>
          <w:lang w:val="la-Latn"/>
        </w:rPr>
        <w:t xml:space="preserve"> </w:t>
      </w:r>
      <w:r w:rsidRPr="007A06F5">
        <w:rPr>
          <w:lang w:val="la-Latn"/>
        </w:rPr>
        <w:t>genitore nostro</w:t>
      </w:r>
      <w:r w:rsidR="00420F6C" w:rsidRPr="007A06F5">
        <w:rPr>
          <w:lang w:val="la-Latn"/>
        </w:rPr>
        <w:t xml:space="preserve"> </w:t>
      </w:r>
      <w:r w:rsidR="00420F6C" w:rsidRPr="007A06F5">
        <w:rPr>
          <w:lang w:val="la-Latn"/>
        </w:rPr>
        <w:lastRenderedPageBreak/>
        <w:t xml:space="preserve">et a nobis saepe admonitum est'; et sicut ipsi volunt se a </w:t>
      </w:r>
      <w:r w:rsidRPr="007A06F5">
        <w:rPr>
          <w:lang w:val="la-Latn"/>
        </w:rPr>
        <w:t>nobis honoratos tenere</w:t>
      </w:r>
      <w:r w:rsidR="00360346" w:rsidRPr="007A06F5">
        <w:rPr>
          <w:lang w:val="la-Latn"/>
        </w:rPr>
        <w:t xml:space="preserve">, </w:t>
      </w:r>
      <w:r w:rsidRPr="007A06F5">
        <w:rPr>
          <w:lang w:val="la-Latn"/>
        </w:rPr>
        <w:t>ita et nobis famulantibus</w:t>
      </w:r>
      <w:r w:rsidR="00360346" w:rsidRPr="007A06F5">
        <w:rPr>
          <w:lang w:val="la-Latn"/>
        </w:rPr>
        <w:t xml:space="preserve">, </w:t>
      </w:r>
      <w:r w:rsidR="00420F6C" w:rsidRPr="007A06F5">
        <w:rPr>
          <w:lang w:val="la-Latn"/>
        </w:rPr>
        <w:t xml:space="preserve">sicut consuetudo fuit tempore </w:t>
      </w:r>
      <w:r w:rsidRPr="007A06F5">
        <w:rPr>
          <w:lang w:val="la-Latn"/>
        </w:rPr>
        <w:t>antecessorum nostrorum</w:t>
      </w:r>
      <w:r w:rsidR="00360346" w:rsidRPr="007A06F5">
        <w:rPr>
          <w:lang w:val="la-Latn"/>
        </w:rPr>
        <w:t xml:space="preserve">, </w:t>
      </w:r>
      <w:r w:rsidRPr="007A06F5">
        <w:rPr>
          <w:lang w:val="la-Latn"/>
        </w:rPr>
        <w:t>debitum honorem exhibeant</w:t>
      </w:r>
      <w:r w:rsidR="008E2A6B" w:rsidRPr="007A06F5">
        <w:rPr>
          <w:lang w:val="la-Latn"/>
        </w:rPr>
        <w:t xml:space="preserve">. </w:t>
      </w:r>
    </w:p>
    <w:p w14:paraId="0B41A91C" w14:textId="2C358D8B" w:rsidR="00914A37" w:rsidRPr="007A06F5" w:rsidRDefault="00914A37" w:rsidP="00E9104F">
      <w:pPr>
        <w:pStyle w:val="Normlnweb"/>
        <w:numPr>
          <w:ilvl w:val="0"/>
          <w:numId w:val="57"/>
        </w:numPr>
        <w:rPr>
          <w:lang w:val="la-Latn"/>
        </w:rPr>
      </w:pPr>
      <w:r w:rsidRPr="007A06F5">
        <w:rPr>
          <w:lang w:val="la-Latn"/>
        </w:rPr>
        <w:t>Volumus</w:t>
      </w:r>
      <w:r w:rsidR="00360346" w:rsidRPr="007A06F5">
        <w:rPr>
          <w:lang w:val="la-Latn"/>
        </w:rPr>
        <w:t xml:space="preserve"> </w:t>
      </w:r>
      <w:r w:rsidRPr="007A06F5">
        <w:rPr>
          <w:lang w:val="la-Latn"/>
        </w:rPr>
        <w:t>et expresse comitibus nostris mandamus</w:t>
      </w:r>
      <w:r w:rsidR="00360346" w:rsidRPr="007A06F5">
        <w:rPr>
          <w:lang w:val="la-Latn"/>
        </w:rPr>
        <w:t xml:space="preserve">, </w:t>
      </w:r>
      <w:r w:rsidRPr="007A06F5">
        <w:rPr>
          <w:lang w:val="la-Latn"/>
        </w:rPr>
        <w:t>ut</w:t>
      </w:r>
      <w:r w:rsidR="00360346" w:rsidRPr="007A06F5">
        <w:rPr>
          <w:lang w:val="la-Latn"/>
        </w:rPr>
        <w:t xml:space="preserve"> </w:t>
      </w:r>
      <w:r w:rsidR="00420F6C" w:rsidRPr="007A06F5">
        <w:rPr>
          <w:lang w:val="la-Latn"/>
        </w:rPr>
        <w:t xml:space="preserve">villae nostrae in </w:t>
      </w:r>
      <w:r w:rsidRPr="007A06F5">
        <w:rPr>
          <w:lang w:val="la-Latn"/>
        </w:rPr>
        <w:t>dominicatae</w:t>
      </w:r>
      <w:r w:rsidR="00360346" w:rsidRPr="007A06F5">
        <w:rPr>
          <w:lang w:val="la-Latn"/>
        </w:rPr>
        <w:t xml:space="preserve">, </w:t>
      </w:r>
      <w:r w:rsidRPr="007A06F5">
        <w:rPr>
          <w:lang w:val="la-Latn"/>
        </w:rPr>
        <w:t>sed et villae de monasteriis</w:t>
      </w:r>
      <w:r w:rsidR="00360346" w:rsidRPr="007A06F5">
        <w:rPr>
          <w:lang w:val="la-Latn"/>
        </w:rPr>
        <w:t xml:space="preserve">, </w:t>
      </w:r>
      <w:r w:rsidRPr="007A06F5">
        <w:rPr>
          <w:lang w:val="la-Latn"/>
        </w:rPr>
        <w:t>quae et</w:t>
      </w:r>
      <w:r w:rsidR="00360346" w:rsidRPr="007A06F5">
        <w:rPr>
          <w:lang w:val="la-Latn"/>
        </w:rPr>
        <w:t xml:space="preserve"> </w:t>
      </w:r>
      <w:r w:rsidRPr="007A06F5">
        <w:rPr>
          <w:lang w:val="la-Latn"/>
        </w:rPr>
        <w:t>coniugi</w:t>
      </w:r>
      <w:r w:rsidR="00420F6C" w:rsidRPr="007A06F5">
        <w:rPr>
          <w:lang w:val="la-Latn"/>
        </w:rPr>
        <w:t xml:space="preserve"> nostrae et filiis ac filiabus </w:t>
      </w:r>
      <w:r w:rsidRPr="007A06F5">
        <w:rPr>
          <w:lang w:val="la-Latn"/>
        </w:rPr>
        <w:t>nostris concessa atque donata habemus</w:t>
      </w:r>
      <w:r w:rsidR="00360346" w:rsidRPr="007A06F5">
        <w:rPr>
          <w:lang w:val="la-Latn"/>
        </w:rPr>
        <w:t xml:space="preserve">, </w:t>
      </w:r>
      <w:r w:rsidRPr="007A06F5">
        <w:rPr>
          <w:lang w:val="la-Latn"/>
        </w:rPr>
        <w:t>quaeque sub immunitate consistunt</w:t>
      </w:r>
      <w:r w:rsidR="00360346" w:rsidRPr="007A06F5">
        <w:rPr>
          <w:lang w:val="la-Latn"/>
        </w:rPr>
        <w:t xml:space="preserve">, </w:t>
      </w:r>
      <w:r w:rsidR="00420F6C" w:rsidRPr="007A06F5">
        <w:rPr>
          <w:lang w:val="la-Latn"/>
        </w:rPr>
        <w:t xml:space="preserve">cum </w:t>
      </w:r>
      <w:r w:rsidRPr="007A06F5">
        <w:rPr>
          <w:lang w:val="la-Latn"/>
        </w:rPr>
        <w:t>salvamento et debita reverentia in comitatibus illorum</w:t>
      </w:r>
      <w:r w:rsidR="00360346" w:rsidRPr="007A06F5">
        <w:rPr>
          <w:lang w:val="la-Latn"/>
        </w:rPr>
        <w:t xml:space="preserve"> </w:t>
      </w:r>
      <w:r w:rsidRPr="007A06F5">
        <w:rPr>
          <w:lang w:val="la-Latn"/>
        </w:rPr>
        <w:t>consistant</w:t>
      </w:r>
      <w:r w:rsidR="008E2A6B" w:rsidRPr="007A06F5">
        <w:rPr>
          <w:lang w:val="la-Latn"/>
        </w:rPr>
        <w:t xml:space="preserve">. </w:t>
      </w:r>
      <w:r w:rsidR="00420F6C" w:rsidRPr="007A06F5">
        <w:rPr>
          <w:lang w:val="la-Latn"/>
        </w:rPr>
        <w:t xml:space="preserve">Sed et quae </w:t>
      </w:r>
      <w:r w:rsidRPr="007A06F5">
        <w:rPr>
          <w:lang w:val="la-Latn"/>
        </w:rPr>
        <w:t>homines nostri ac illorum illarumque</w:t>
      </w:r>
      <w:r w:rsidR="00360346" w:rsidRPr="007A06F5">
        <w:rPr>
          <w:lang w:val="la-Latn"/>
        </w:rPr>
        <w:t xml:space="preserve">, </w:t>
      </w:r>
      <w:r w:rsidRPr="007A06F5">
        <w:rPr>
          <w:lang w:val="la-Latn"/>
        </w:rPr>
        <w:t>qui</w:t>
      </w:r>
      <w:r w:rsidR="00360346" w:rsidRPr="007A06F5">
        <w:rPr>
          <w:lang w:val="la-Latn"/>
        </w:rPr>
        <w:t xml:space="preserve"> </w:t>
      </w:r>
      <w:r w:rsidRPr="007A06F5">
        <w:rPr>
          <w:lang w:val="la-Latn"/>
        </w:rPr>
        <w:t>sine ulla differentia et nostri</w:t>
      </w:r>
      <w:r w:rsidR="00360346" w:rsidRPr="007A06F5">
        <w:rPr>
          <w:lang w:val="la-Latn"/>
        </w:rPr>
        <w:t xml:space="preserve"> </w:t>
      </w:r>
      <w:r w:rsidRPr="007A06F5">
        <w:rPr>
          <w:lang w:val="la-Latn"/>
        </w:rPr>
        <w:t>sunt</w:t>
      </w:r>
      <w:r w:rsidR="00360346" w:rsidRPr="007A06F5">
        <w:rPr>
          <w:lang w:val="la-Latn"/>
        </w:rPr>
        <w:t xml:space="preserve">, </w:t>
      </w:r>
      <w:r w:rsidR="00420F6C" w:rsidRPr="007A06F5">
        <w:rPr>
          <w:lang w:val="la-Latn"/>
        </w:rPr>
        <w:t xml:space="preserve">cum </w:t>
      </w:r>
      <w:r w:rsidRPr="007A06F5">
        <w:rPr>
          <w:lang w:val="la-Latn"/>
        </w:rPr>
        <w:t>salvamento et debito honore habere possint</w:t>
      </w:r>
      <w:r w:rsidR="008E2A6B" w:rsidRPr="007A06F5">
        <w:rPr>
          <w:lang w:val="la-Latn"/>
        </w:rPr>
        <w:t xml:space="preserve">. </w:t>
      </w:r>
      <w:r w:rsidRPr="007A06F5">
        <w:rPr>
          <w:lang w:val="la-Latn"/>
        </w:rPr>
        <w:t>Et no</w:t>
      </w:r>
      <w:r w:rsidR="00420F6C" w:rsidRPr="007A06F5">
        <w:rPr>
          <w:lang w:val="la-Latn"/>
        </w:rPr>
        <w:t xml:space="preserve">n ignorent neque obliviscantur </w:t>
      </w:r>
      <w:r w:rsidRPr="007A06F5">
        <w:rPr>
          <w:lang w:val="la-Latn"/>
        </w:rPr>
        <w:t>comites ac missi nostri nos</w:t>
      </w:r>
      <w:r w:rsidR="00360346" w:rsidRPr="007A06F5">
        <w:rPr>
          <w:lang w:val="la-Latn"/>
        </w:rPr>
        <w:t xml:space="preserve"> </w:t>
      </w:r>
      <w:r w:rsidRPr="007A06F5">
        <w:rPr>
          <w:lang w:val="la-Latn"/>
        </w:rPr>
        <w:t>scire m</w:t>
      </w:r>
      <w:r w:rsidR="00360346" w:rsidRPr="007A06F5">
        <w:rPr>
          <w:lang w:val="la-Latn"/>
        </w:rPr>
        <w:t xml:space="preserve">, </w:t>
      </w:r>
      <w:r w:rsidRPr="007A06F5">
        <w:rPr>
          <w:lang w:val="la-Latn"/>
        </w:rPr>
        <w:t>quod dominorum dominus de se dicit</w:t>
      </w:r>
      <w:r w:rsidR="00D9225B" w:rsidRPr="007A06F5">
        <w:rPr>
          <w:lang w:val="la-Latn"/>
        </w:rPr>
        <w:t xml:space="preserve">: </w:t>
      </w:r>
      <w:r w:rsidR="00420F6C" w:rsidRPr="007A06F5">
        <w:rPr>
          <w:lang w:val="la-Latn"/>
        </w:rPr>
        <w:t>'Honori</w:t>
      </w:r>
      <w:r w:rsidRPr="007A06F5">
        <w:rPr>
          <w:lang w:val="la-Latn"/>
        </w:rPr>
        <w:t>ficantes  me honorificabo et</w:t>
      </w:r>
      <w:r w:rsidR="00360346" w:rsidRPr="007A06F5">
        <w:rPr>
          <w:lang w:val="la-Latn"/>
        </w:rPr>
        <w:t xml:space="preserve">, </w:t>
      </w:r>
      <w:r w:rsidRPr="007A06F5">
        <w:rPr>
          <w:lang w:val="la-Latn"/>
        </w:rPr>
        <w:t>qui contemnunt me</w:t>
      </w:r>
      <w:r w:rsidR="00360346" w:rsidRPr="007A06F5">
        <w:rPr>
          <w:lang w:val="la-Latn"/>
        </w:rPr>
        <w:t xml:space="preserve">, </w:t>
      </w:r>
      <w:r w:rsidRPr="007A06F5">
        <w:rPr>
          <w:lang w:val="la-Latn"/>
        </w:rPr>
        <w:t>inhonorati erunt</w:t>
      </w:r>
      <w:r w:rsidR="00D9225B" w:rsidRPr="007A06F5">
        <w:rPr>
          <w:lang w:val="la-Latn"/>
        </w:rPr>
        <w:t>.’</w:t>
      </w:r>
      <w:r w:rsidRPr="007A06F5">
        <w:rPr>
          <w:lang w:val="la-Latn"/>
        </w:rPr>
        <w:t xml:space="preserve"> </w:t>
      </w:r>
    </w:p>
    <w:p w14:paraId="3694A53B" w14:textId="1D83D847" w:rsidR="00914A37" w:rsidRPr="007A06F5" w:rsidRDefault="00914A37" w:rsidP="00E9104F">
      <w:pPr>
        <w:pStyle w:val="Normlnweb"/>
        <w:numPr>
          <w:ilvl w:val="0"/>
          <w:numId w:val="57"/>
        </w:numPr>
        <w:rPr>
          <w:lang w:val="la-Latn"/>
        </w:rPr>
      </w:pPr>
      <w:r w:rsidRPr="007A06F5">
        <w:rPr>
          <w:lang w:val="la-Latn"/>
        </w:rPr>
        <w:t>Et</w:t>
      </w:r>
      <w:r w:rsidR="00360346" w:rsidRPr="007A06F5">
        <w:rPr>
          <w:lang w:val="la-Latn"/>
        </w:rPr>
        <w:t xml:space="preserve"> </w:t>
      </w:r>
      <w:r w:rsidRPr="007A06F5">
        <w:rPr>
          <w:lang w:val="la-Latn"/>
        </w:rPr>
        <w:t>quoniam humana fragilitas proclivior est ad contra</w:t>
      </w:r>
      <w:r w:rsidR="00360346" w:rsidRPr="007A06F5">
        <w:rPr>
          <w:lang w:val="la-Latn"/>
        </w:rPr>
        <w:t xml:space="preserve"> </w:t>
      </w:r>
      <w:r w:rsidR="00420F6C" w:rsidRPr="007A06F5">
        <w:rPr>
          <w:lang w:val="la-Latn"/>
        </w:rPr>
        <w:t>iustitiam faciendum</w:t>
      </w:r>
      <w:r w:rsidR="00360346" w:rsidRPr="007A06F5">
        <w:rPr>
          <w:lang w:val="la-Latn"/>
        </w:rPr>
        <w:t xml:space="preserve">, </w:t>
      </w:r>
      <w:r w:rsidRPr="007A06F5">
        <w:rPr>
          <w:lang w:val="la-Latn"/>
        </w:rPr>
        <w:t>quam ad iustititiam exequendum</w:t>
      </w:r>
      <w:r w:rsidR="00360346" w:rsidRPr="007A06F5">
        <w:rPr>
          <w:lang w:val="la-Latn"/>
        </w:rPr>
        <w:t xml:space="preserve">, </w:t>
      </w:r>
      <w:r w:rsidRPr="007A06F5">
        <w:rPr>
          <w:lang w:val="la-Latn"/>
        </w:rPr>
        <w:t>et diabolus semper certat</w:t>
      </w:r>
      <w:r w:rsidR="00360346" w:rsidRPr="007A06F5">
        <w:rPr>
          <w:lang w:val="la-Latn"/>
        </w:rPr>
        <w:t xml:space="preserve">, </w:t>
      </w:r>
      <w:r w:rsidRPr="007A06F5">
        <w:rPr>
          <w:lang w:val="la-Latn"/>
        </w:rPr>
        <w:t>ut fragilitati</w:t>
      </w:r>
      <w:r w:rsidR="00360346" w:rsidRPr="007A06F5">
        <w:rPr>
          <w:lang w:val="la-Latn"/>
        </w:rPr>
        <w:t xml:space="preserve"> </w:t>
      </w:r>
      <w:r w:rsidRPr="007A06F5">
        <w:rPr>
          <w:lang w:val="la-Latn"/>
        </w:rPr>
        <w:t>humanae oculos mentis claudat</w:t>
      </w:r>
      <w:r w:rsidR="00360346" w:rsidRPr="007A06F5">
        <w:rPr>
          <w:lang w:val="la-Latn"/>
        </w:rPr>
        <w:t xml:space="preserve">, </w:t>
      </w:r>
      <w:r w:rsidRPr="007A06F5">
        <w:rPr>
          <w:lang w:val="la-Latn"/>
        </w:rPr>
        <w:t>ne castigationem Dei</w:t>
      </w:r>
      <w:r w:rsidR="00360346" w:rsidRPr="007A06F5">
        <w:rPr>
          <w:lang w:val="la-Latn"/>
        </w:rPr>
        <w:t xml:space="preserve"> </w:t>
      </w:r>
      <w:r w:rsidRPr="007A06F5">
        <w:rPr>
          <w:lang w:val="la-Latn"/>
        </w:rPr>
        <w:t>videat et semetipsam</w:t>
      </w:r>
      <w:r w:rsidR="00360346" w:rsidRPr="007A06F5">
        <w:rPr>
          <w:lang w:val="la-Latn"/>
        </w:rPr>
        <w:t xml:space="preserve"> </w:t>
      </w:r>
      <w:r w:rsidRPr="007A06F5">
        <w:rPr>
          <w:lang w:val="la-Latn"/>
        </w:rPr>
        <w:t>emendet</w:t>
      </w:r>
      <w:r w:rsidR="00360346" w:rsidRPr="007A06F5">
        <w:rPr>
          <w:lang w:val="la-Latn"/>
        </w:rPr>
        <w:t xml:space="preserve">, </w:t>
      </w:r>
      <w:r w:rsidRPr="007A06F5">
        <w:rPr>
          <w:lang w:val="la-Latn"/>
        </w:rPr>
        <w:t>sicut ad nos perventum est</w:t>
      </w:r>
      <w:r w:rsidR="00360346" w:rsidRPr="007A06F5">
        <w:rPr>
          <w:lang w:val="la-Latn"/>
        </w:rPr>
        <w:t xml:space="preserve">, </w:t>
      </w:r>
      <w:r w:rsidRPr="007A06F5">
        <w:rPr>
          <w:lang w:val="la-Latn"/>
        </w:rPr>
        <w:t>quidam leves homines de istis comitatibus</w:t>
      </w:r>
      <w:r w:rsidR="00360346" w:rsidRPr="007A06F5">
        <w:rPr>
          <w:lang w:val="la-Latn"/>
        </w:rPr>
        <w:t xml:space="preserve">, </w:t>
      </w:r>
      <w:r w:rsidR="00420F6C" w:rsidRPr="007A06F5">
        <w:rPr>
          <w:lang w:val="la-Latn"/>
        </w:rPr>
        <w:t>qui deva</w:t>
      </w:r>
      <w:r w:rsidRPr="007A06F5">
        <w:rPr>
          <w:lang w:val="la-Latn"/>
        </w:rPr>
        <w:t>stati sunt a Nortmannis</w:t>
      </w:r>
      <w:r w:rsidR="00360346" w:rsidRPr="007A06F5">
        <w:rPr>
          <w:lang w:val="la-Latn"/>
        </w:rPr>
        <w:t xml:space="preserve">, </w:t>
      </w:r>
      <w:r w:rsidRPr="007A06F5">
        <w:rPr>
          <w:lang w:val="la-Latn"/>
        </w:rPr>
        <w:t>in quibus res et mancipia et domos habuerunt</w:t>
      </w:r>
      <w:r w:rsidR="00360346" w:rsidRPr="007A06F5">
        <w:rPr>
          <w:lang w:val="la-Latn"/>
        </w:rPr>
        <w:t xml:space="preserve">, </w:t>
      </w:r>
      <w:r w:rsidRPr="007A06F5">
        <w:rPr>
          <w:lang w:val="la-Latn"/>
        </w:rPr>
        <w:t>quia nunc ibi mancipia et domos non habent</w:t>
      </w:r>
      <w:r w:rsidR="00360346" w:rsidRPr="007A06F5">
        <w:rPr>
          <w:lang w:val="la-Latn"/>
        </w:rPr>
        <w:t xml:space="preserve">, </w:t>
      </w:r>
      <w:r w:rsidRPr="007A06F5">
        <w:rPr>
          <w:lang w:val="la-Latn"/>
        </w:rPr>
        <w:t>quasi licenter malum faciunt</w:t>
      </w:r>
      <w:r w:rsidR="008E2A6B" w:rsidRPr="007A06F5">
        <w:rPr>
          <w:lang w:val="la-Latn"/>
        </w:rPr>
        <w:t xml:space="preserve">; </w:t>
      </w:r>
      <w:r w:rsidR="00D9225B" w:rsidRPr="007A06F5">
        <w:rPr>
          <w:lang w:val="la-Latn"/>
        </w:rPr>
        <w:t>quia</w:t>
      </w:r>
      <w:r w:rsidR="00360346" w:rsidRPr="007A06F5">
        <w:rPr>
          <w:lang w:val="la-Latn"/>
        </w:rPr>
        <w:t xml:space="preserve">, </w:t>
      </w:r>
      <w:r w:rsidRPr="007A06F5">
        <w:rPr>
          <w:lang w:val="la-Latn"/>
        </w:rPr>
        <w:t>sicut dicunt</w:t>
      </w:r>
      <w:r w:rsidR="00360346" w:rsidRPr="007A06F5">
        <w:rPr>
          <w:lang w:val="la-Latn"/>
        </w:rPr>
        <w:t xml:space="preserve">, </w:t>
      </w:r>
      <w:r w:rsidR="00420F6C" w:rsidRPr="007A06F5">
        <w:rPr>
          <w:lang w:val="la-Latn"/>
        </w:rPr>
        <w:t>non habent</w:t>
      </w:r>
      <w:r w:rsidR="00360346" w:rsidRPr="007A06F5">
        <w:rPr>
          <w:lang w:val="la-Latn"/>
        </w:rPr>
        <w:t xml:space="preserve">, </w:t>
      </w:r>
      <w:r w:rsidRPr="007A06F5">
        <w:rPr>
          <w:lang w:val="la-Latn"/>
        </w:rPr>
        <w:t>unde ad iustitiam faciendam</w:t>
      </w:r>
      <w:r w:rsidR="00360346" w:rsidRPr="007A06F5">
        <w:rPr>
          <w:lang w:val="la-Latn"/>
        </w:rPr>
        <w:t xml:space="preserve"> </w:t>
      </w:r>
      <w:r w:rsidRPr="007A06F5">
        <w:rPr>
          <w:lang w:val="la-Latn"/>
        </w:rPr>
        <w:t>adducantur</w:t>
      </w:r>
      <w:r w:rsidR="00360346" w:rsidRPr="007A06F5">
        <w:rPr>
          <w:lang w:val="la-Latn"/>
        </w:rPr>
        <w:t xml:space="preserve">, </w:t>
      </w:r>
      <w:r w:rsidRPr="007A06F5">
        <w:rPr>
          <w:lang w:val="la-Latn"/>
        </w:rPr>
        <w:t>et quia non habent domos</w:t>
      </w:r>
      <w:r w:rsidR="00360346" w:rsidRPr="007A06F5">
        <w:rPr>
          <w:lang w:val="la-Latn"/>
        </w:rPr>
        <w:t xml:space="preserve">, </w:t>
      </w:r>
      <w:r w:rsidRPr="007A06F5">
        <w:rPr>
          <w:lang w:val="la-Latn"/>
        </w:rPr>
        <w:t>ad quas secundum legem manniri et banniri possint</w:t>
      </w:r>
      <w:r w:rsidR="00360346" w:rsidRPr="007A06F5">
        <w:rPr>
          <w:lang w:val="la-Latn"/>
        </w:rPr>
        <w:t xml:space="preserve">, </w:t>
      </w:r>
      <w:r w:rsidRPr="007A06F5">
        <w:rPr>
          <w:lang w:val="la-Latn"/>
        </w:rPr>
        <w:t>dicunt</w:t>
      </w:r>
      <w:r w:rsidR="00360346" w:rsidRPr="007A06F5">
        <w:rPr>
          <w:lang w:val="la-Latn"/>
        </w:rPr>
        <w:t xml:space="preserve">, </w:t>
      </w:r>
      <w:r w:rsidR="00420F6C" w:rsidRPr="007A06F5">
        <w:rPr>
          <w:lang w:val="la-Latn"/>
        </w:rPr>
        <w:t xml:space="preserve">quod de mannitione </w:t>
      </w:r>
      <w:r w:rsidRPr="007A06F5">
        <w:rPr>
          <w:lang w:val="la-Latn"/>
        </w:rPr>
        <w:t>vel bannitione legibus comprobari et legaliter iudicari non possunt</w:t>
      </w:r>
      <w:r w:rsidR="008E2A6B" w:rsidRPr="007A06F5">
        <w:rPr>
          <w:lang w:val="la-Latn"/>
        </w:rPr>
        <w:t xml:space="preserve">. </w:t>
      </w:r>
      <w:r w:rsidR="00420F6C" w:rsidRPr="007A06F5">
        <w:rPr>
          <w:lang w:val="la-Latn"/>
        </w:rPr>
        <w:t xml:space="preserve">Contra quorum </w:t>
      </w:r>
      <w:r w:rsidRPr="007A06F5">
        <w:rPr>
          <w:lang w:val="la-Latn"/>
        </w:rPr>
        <w:t>malas insidias consensu et consilio fidelium nostrorum statuimus</w:t>
      </w:r>
      <w:r w:rsidR="00360346" w:rsidRPr="007A06F5">
        <w:rPr>
          <w:lang w:val="la-Latn"/>
        </w:rPr>
        <w:t xml:space="preserve">, </w:t>
      </w:r>
      <w:r w:rsidRPr="007A06F5">
        <w:rPr>
          <w:lang w:val="la-Latn"/>
        </w:rPr>
        <w:t>ut comes mi</w:t>
      </w:r>
      <w:r w:rsidR="00420F6C" w:rsidRPr="007A06F5">
        <w:rPr>
          <w:lang w:val="la-Latn"/>
        </w:rPr>
        <w:t xml:space="preserve">ssum </w:t>
      </w:r>
      <w:r w:rsidRPr="007A06F5">
        <w:rPr>
          <w:lang w:val="la-Latn"/>
        </w:rPr>
        <w:t>suum ad illam terram</w:t>
      </w:r>
      <w:r w:rsidR="00360346" w:rsidRPr="007A06F5">
        <w:rPr>
          <w:lang w:val="la-Latn"/>
        </w:rPr>
        <w:t xml:space="preserve">, </w:t>
      </w:r>
      <w:r w:rsidRPr="007A06F5">
        <w:rPr>
          <w:lang w:val="la-Latn"/>
        </w:rPr>
        <w:t>in qua domos</w:t>
      </w:r>
      <w:r w:rsidR="00360346" w:rsidRPr="007A06F5">
        <w:rPr>
          <w:lang w:val="la-Latn"/>
        </w:rPr>
        <w:t xml:space="preserve"> </w:t>
      </w:r>
      <w:r w:rsidR="00D9225B" w:rsidRPr="007A06F5">
        <w:rPr>
          <w:lang w:val="la-Latn"/>
        </w:rPr>
        <w:t>habuit</w:t>
      </w:r>
      <w:r w:rsidR="00360346" w:rsidRPr="007A06F5">
        <w:rPr>
          <w:lang w:val="la-Latn"/>
        </w:rPr>
        <w:t xml:space="preserve">, </w:t>
      </w:r>
      <w:r w:rsidRPr="007A06F5">
        <w:rPr>
          <w:lang w:val="la-Latn"/>
        </w:rPr>
        <w:t>mittat et eum</w:t>
      </w:r>
      <w:r w:rsidR="00360346" w:rsidRPr="007A06F5">
        <w:rPr>
          <w:lang w:val="la-Latn"/>
        </w:rPr>
        <w:t xml:space="preserve"> </w:t>
      </w:r>
      <w:r w:rsidR="00420F6C" w:rsidRPr="007A06F5">
        <w:rPr>
          <w:lang w:val="la-Latn"/>
        </w:rPr>
        <w:t xml:space="preserve">bannire et mannire </w:t>
      </w:r>
      <w:r w:rsidRPr="007A06F5">
        <w:rPr>
          <w:lang w:val="la-Latn"/>
        </w:rPr>
        <w:t>iubeat</w:t>
      </w:r>
      <w:r w:rsidR="008E2A6B" w:rsidRPr="007A06F5">
        <w:rPr>
          <w:lang w:val="la-Latn"/>
        </w:rPr>
        <w:t xml:space="preserve">. </w:t>
      </w:r>
      <w:r w:rsidRPr="007A06F5">
        <w:rPr>
          <w:lang w:val="la-Latn"/>
        </w:rPr>
        <w:t xml:space="preserve">Et </w:t>
      </w:r>
      <w:r w:rsidR="00D9225B" w:rsidRPr="007A06F5">
        <w:rPr>
          <w:lang w:val="la-Latn"/>
        </w:rPr>
        <w:t xml:space="preserve">quoniam lex consensu populi et </w:t>
      </w:r>
      <w:r w:rsidRPr="007A06F5">
        <w:rPr>
          <w:lang w:val="la-Latn"/>
        </w:rPr>
        <w:t>constitutione regis fit</w:t>
      </w:r>
      <w:r w:rsidR="00360346" w:rsidRPr="007A06F5">
        <w:rPr>
          <w:lang w:val="la-Latn"/>
        </w:rPr>
        <w:t xml:space="preserve">, </w:t>
      </w:r>
      <w:r w:rsidR="00420F6C" w:rsidRPr="007A06F5">
        <w:rPr>
          <w:lang w:val="la-Latn"/>
        </w:rPr>
        <w:t xml:space="preserve">Franci iurare </w:t>
      </w:r>
      <w:r w:rsidR="00621FC7" w:rsidRPr="007A06F5">
        <w:rPr>
          <w:lang w:val="la-Latn"/>
        </w:rPr>
        <w:t>debent</w:t>
      </w:r>
      <w:r w:rsidR="00360346" w:rsidRPr="007A06F5">
        <w:rPr>
          <w:lang w:val="la-Latn"/>
        </w:rPr>
        <w:t xml:space="preserve">, </w:t>
      </w:r>
      <w:r w:rsidRPr="007A06F5">
        <w:rPr>
          <w:lang w:val="la-Latn"/>
        </w:rPr>
        <w:t>quia secundum regium</w:t>
      </w:r>
      <w:r w:rsidR="00360346" w:rsidRPr="007A06F5">
        <w:rPr>
          <w:lang w:val="la-Latn"/>
        </w:rPr>
        <w:t xml:space="preserve"> </w:t>
      </w:r>
      <w:r w:rsidRPr="007A06F5">
        <w:rPr>
          <w:lang w:val="la-Latn"/>
        </w:rPr>
        <w:t>mandatum nostrum</w:t>
      </w:r>
      <w:r w:rsidR="00360346" w:rsidRPr="007A06F5">
        <w:rPr>
          <w:lang w:val="la-Latn"/>
        </w:rPr>
        <w:t xml:space="preserve"> </w:t>
      </w:r>
      <w:r w:rsidRPr="007A06F5">
        <w:rPr>
          <w:lang w:val="la-Latn"/>
        </w:rPr>
        <w:t>ad iustitiam reddendam vel / faciendam legibus</w:t>
      </w:r>
      <w:r w:rsidR="00360346" w:rsidRPr="007A06F5">
        <w:rPr>
          <w:lang w:val="la-Latn"/>
        </w:rPr>
        <w:t xml:space="preserve"> </w:t>
      </w:r>
      <w:r w:rsidRPr="007A06F5">
        <w:rPr>
          <w:lang w:val="la-Latn"/>
        </w:rPr>
        <w:t>bannitus vel</w:t>
      </w:r>
      <w:r w:rsidR="00360346" w:rsidRPr="007A06F5">
        <w:rPr>
          <w:lang w:val="la-Latn"/>
        </w:rPr>
        <w:t xml:space="preserve"> </w:t>
      </w:r>
      <w:r w:rsidRPr="007A06F5">
        <w:rPr>
          <w:lang w:val="la-Latn"/>
        </w:rPr>
        <w:t>mannitus fuit</w:t>
      </w:r>
      <w:r w:rsidR="008E2A6B" w:rsidRPr="007A06F5">
        <w:rPr>
          <w:lang w:val="la-Latn"/>
        </w:rPr>
        <w:t xml:space="preserve">; </w:t>
      </w:r>
      <w:r w:rsidRPr="007A06F5">
        <w:rPr>
          <w:lang w:val="la-Latn"/>
        </w:rPr>
        <w:t>et sic ipsae</w:t>
      </w:r>
      <w:r w:rsidR="00360346" w:rsidRPr="007A06F5">
        <w:rPr>
          <w:lang w:val="la-Latn"/>
        </w:rPr>
        <w:t xml:space="preserve"> </w:t>
      </w:r>
      <w:r w:rsidRPr="007A06F5">
        <w:rPr>
          <w:lang w:val="la-Latn"/>
        </w:rPr>
        <w:t>res illi</w:t>
      </w:r>
      <w:r w:rsidR="00360346" w:rsidRPr="007A06F5">
        <w:rPr>
          <w:lang w:val="la-Latn"/>
        </w:rPr>
        <w:t xml:space="preserve"> </w:t>
      </w:r>
      <w:r w:rsidR="00420F6C" w:rsidRPr="007A06F5">
        <w:rPr>
          <w:lang w:val="la-Latn"/>
        </w:rPr>
        <w:t xml:space="preserve">iudicio </w:t>
      </w:r>
      <w:r w:rsidRPr="007A06F5">
        <w:rPr>
          <w:lang w:val="la-Latn"/>
        </w:rPr>
        <w:t>scabiniorum in bannum mittantur</w:t>
      </w:r>
      <w:r w:rsidR="00360346" w:rsidRPr="007A06F5">
        <w:rPr>
          <w:lang w:val="la-Latn"/>
        </w:rPr>
        <w:t xml:space="preserve">, </w:t>
      </w:r>
      <w:r w:rsidRPr="007A06F5">
        <w:rPr>
          <w:lang w:val="la-Latn"/>
        </w:rPr>
        <w:t>et</w:t>
      </w:r>
      <w:r w:rsidR="00360346" w:rsidRPr="007A06F5">
        <w:rPr>
          <w:lang w:val="la-Latn"/>
        </w:rPr>
        <w:t xml:space="preserve">, </w:t>
      </w:r>
      <w:r w:rsidRPr="007A06F5">
        <w:rPr>
          <w:i/>
          <w:iCs/>
          <w:lang w:val="la-Latn"/>
        </w:rPr>
        <w:t>si</w:t>
      </w:r>
      <w:r w:rsidR="00360346" w:rsidRPr="007A06F5">
        <w:rPr>
          <w:lang w:val="la-Latn"/>
        </w:rPr>
        <w:t xml:space="preserve"> </w:t>
      </w:r>
      <w:r w:rsidRPr="007A06F5">
        <w:rPr>
          <w:lang w:val="la-Latn"/>
        </w:rPr>
        <w:t>necesse fuerit</w:t>
      </w:r>
      <w:r w:rsidR="00360346" w:rsidRPr="007A06F5">
        <w:rPr>
          <w:lang w:val="la-Latn"/>
        </w:rPr>
        <w:t xml:space="preserve">, </w:t>
      </w:r>
      <w:r w:rsidRPr="007A06F5">
        <w:rPr>
          <w:lang w:val="la-Latn"/>
        </w:rPr>
        <w:t>ipse in</w:t>
      </w:r>
      <w:r w:rsidR="00360346" w:rsidRPr="007A06F5">
        <w:rPr>
          <w:lang w:val="la-Latn"/>
        </w:rPr>
        <w:t xml:space="preserve"> </w:t>
      </w:r>
      <w:r w:rsidRPr="007A06F5">
        <w:rPr>
          <w:lang w:val="la-Latn"/>
        </w:rPr>
        <w:t>forbannum mittatur</w:t>
      </w:r>
      <w:r w:rsidR="00360346" w:rsidRPr="007A06F5">
        <w:rPr>
          <w:lang w:val="la-Latn"/>
        </w:rPr>
        <w:t xml:space="preserve">, </w:t>
      </w:r>
      <w:r w:rsidRPr="007A06F5">
        <w:rPr>
          <w:lang w:val="la-Latn"/>
        </w:rPr>
        <w:t>qui</w:t>
      </w:r>
      <w:r w:rsidR="00360346" w:rsidRPr="007A06F5">
        <w:rPr>
          <w:lang w:val="la-Latn"/>
        </w:rPr>
        <w:t xml:space="preserve"> </w:t>
      </w:r>
      <w:r w:rsidRPr="007A06F5">
        <w:rPr>
          <w:lang w:val="la-Latn"/>
        </w:rPr>
        <w:t>ad iustitiam reddendam venire noluerit</w:t>
      </w:r>
      <w:r w:rsidR="008E2A6B" w:rsidRPr="007A06F5">
        <w:rPr>
          <w:lang w:val="la-Latn"/>
        </w:rPr>
        <w:t xml:space="preserve">. </w:t>
      </w:r>
      <w:r w:rsidRPr="007A06F5">
        <w:rPr>
          <w:lang w:val="la-Latn"/>
        </w:rPr>
        <w:t>Et  mandet comes</w:t>
      </w:r>
      <w:r w:rsidR="00360346" w:rsidRPr="007A06F5">
        <w:rPr>
          <w:lang w:val="la-Latn"/>
        </w:rPr>
        <w:t xml:space="preserve">, </w:t>
      </w:r>
      <w:r w:rsidR="00420F6C" w:rsidRPr="007A06F5">
        <w:rPr>
          <w:lang w:val="la-Latn"/>
        </w:rPr>
        <w:t xml:space="preserve">qui hoc executus </w:t>
      </w:r>
      <w:r w:rsidRPr="007A06F5">
        <w:rPr>
          <w:lang w:val="la-Latn"/>
        </w:rPr>
        <w:t>fuit</w:t>
      </w:r>
      <w:r w:rsidR="00360346" w:rsidRPr="007A06F5">
        <w:rPr>
          <w:lang w:val="la-Latn"/>
        </w:rPr>
        <w:t xml:space="preserve">, </w:t>
      </w:r>
      <w:r w:rsidRPr="007A06F5">
        <w:rPr>
          <w:lang w:val="la-Latn"/>
        </w:rPr>
        <w:t>alteri comiti</w:t>
      </w:r>
      <w:r w:rsidR="00360346" w:rsidRPr="007A06F5">
        <w:rPr>
          <w:lang w:val="la-Latn"/>
        </w:rPr>
        <w:t xml:space="preserve">, </w:t>
      </w:r>
      <w:r w:rsidRPr="007A06F5">
        <w:rPr>
          <w:lang w:val="la-Latn"/>
        </w:rPr>
        <w:t>in cuius</w:t>
      </w:r>
      <w:r w:rsidR="00360346" w:rsidRPr="007A06F5">
        <w:rPr>
          <w:lang w:val="la-Latn"/>
        </w:rPr>
        <w:t xml:space="preserve"> </w:t>
      </w:r>
      <w:r w:rsidRPr="007A06F5">
        <w:rPr>
          <w:lang w:val="la-Latn"/>
        </w:rPr>
        <w:t>comitatu res et</w:t>
      </w:r>
      <w:r w:rsidR="00360346" w:rsidRPr="007A06F5">
        <w:rPr>
          <w:lang w:val="la-Latn"/>
        </w:rPr>
        <w:t xml:space="preserve"> </w:t>
      </w:r>
      <w:r w:rsidRPr="007A06F5">
        <w:rPr>
          <w:lang w:val="la-Latn"/>
        </w:rPr>
        <w:t>mancipia habet</w:t>
      </w:r>
      <w:r w:rsidR="00360346" w:rsidRPr="007A06F5">
        <w:rPr>
          <w:lang w:val="la-Latn"/>
        </w:rPr>
        <w:t xml:space="preserve">, </w:t>
      </w:r>
      <w:r w:rsidRPr="007A06F5">
        <w:rPr>
          <w:lang w:val="la-Latn"/>
        </w:rPr>
        <w:t>quid</w:t>
      </w:r>
      <w:r w:rsidR="00360346" w:rsidRPr="007A06F5">
        <w:rPr>
          <w:lang w:val="la-Latn"/>
        </w:rPr>
        <w:t xml:space="preserve"> </w:t>
      </w:r>
      <w:r w:rsidR="00420F6C" w:rsidRPr="007A06F5">
        <w:rPr>
          <w:lang w:val="la-Latn"/>
        </w:rPr>
        <w:t xml:space="preserve">inde factum </w:t>
      </w:r>
      <w:r w:rsidRPr="007A06F5">
        <w:rPr>
          <w:lang w:val="la-Latn"/>
        </w:rPr>
        <w:t>habeat</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ex nostro verbo illi mandet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per illa</w:t>
      </w:r>
      <w:r w:rsidR="00360346" w:rsidRPr="007A06F5">
        <w:rPr>
          <w:lang w:val="la-Latn"/>
        </w:rPr>
        <w:t xml:space="preserve">, </w:t>
      </w:r>
      <w:r w:rsidRPr="007A06F5">
        <w:rPr>
          <w:lang w:val="la-Latn"/>
        </w:rPr>
        <w:t>quae in suo comitatu habet</w:t>
      </w:r>
      <w:r w:rsidR="00360346" w:rsidRPr="007A06F5">
        <w:rPr>
          <w:lang w:val="la-Latn"/>
        </w:rPr>
        <w:t xml:space="preserve">, </w:t>
      </w:r>
      <w:r w:rsidRPr="007A06F5">
        <w:rPr>
          <w:lang w:val="la-Latn"/>
        </w:rPr>
        <w:t>illum distringat</w:t>
      </w:r>
      <w:r w:rsidR="00360346" w:rsidRPr="007A06F5">
        <w:rPr>
          <w:lang w:val="la-Latn"/>
        </w:rPr>
        <w:t xml:space="preserve">, </w:t>
      </w:r>
      <w:r w:rsidRPr="007A06F5">
        <w:rPr>
          <w:lang w:val="la-Latn"/>
        </w:rPr>
        <w:t>quatenus ad iustitiam reddendam</w:t>
      </w:r>
      <w:r w:rsidR="00360346" w:rsidRPr="007A06F5">
        <w:rPr>
          <w:lang w:val="la-Latn"/>
        </w:rPr>
        <w:t xml:space="preserve"> </w:t>
      </w:r>
      <w:r w:rsidRPr="007A06F5">
        <w:rPr>
          <w:lang w:val="la-Latn"/>
        </w:rPr>
        <w:t>vel</w:t>
      </w:r>
      <w:r w:rsidR="00360346" w:rsidRPr="007A06F5">
        <w:rPr>
          <w:lang w:val="la-Latn"/>
        </w:rPr>
        <w:t xml:space="preserve"> </w:t>
      </w:r>
      <w:r w:rsidRPr="007A06F5">
        <w:rPr>
          <w:lang w:val="la-Latn"/>
        </w:rPr>
        <w:t>faciendam ad</w:t>
      </w:r>
      <w:r w:rsidR="00360346" w:rsidRPr="007A06F5">
        <w:rPr>
          <w:lang w:val="la-Latn"/>
        </w:rPr>
        <w:t xml:space="preserve"> </w:t>
      </w:r>
      <w:r w:rsidR="00420F6C" w:rsidRPr="007A06F5">
        <w:rPr>
          <w:lang w:val="la-Latn"/>
        </w:rPr>
        <w:t>suum comi</w:t>
      </w:r>
      <w:r w:rsidRPr="007A06F5">
        <w:rPr>
          <w:lang w:val="la-Latn"/>
        </w:rPr>
        <w:t>tatum redeat</w:t>
      </w:r>
      <w:r w:rsidR="008E2A6B" w:rsidRPr="007A06F5">
        <w:rPr>
          <w:lang w:val="la-Latn"/>
        </w:rPr>
        <w:t xml:space="preserve">. </w:t>
      </w:r>
    </w:p>
    <w:p w14:paraId="5DAE878E" w14:textId="660CD9E8" w:rsidR="00914A37" w:rsidRPr="007A06F5" w:rsidRDefault="00914A37" w:rsidP="00E9104F">
      <w:pPr>
        <w:pStyle w:val="Normlnweb"/>
        <w:numPr>
          <w:ilvl w:val="0"/>
          <w:numId w:val="57"/>
        </w:numPr>
        <w:rPr>
          <w:lang w:val="la-Latn"/>
        </w:rPr>
      </w:pPr>
      <w:r w:rsidRPr="007A06F5">
        <w:rPr>
          <w:lang w:val="la-Latn"/>
        </w:rPr>
        <w:t>Audivimus</w:t>
      </w:r>
      <w:r w:rsidR="00360346" w:rsidRPr="007A06F5">
        <w:rPr>
          <w:lang w:val="la-Latn"/>
        </w:rPr>
        <w:t xml:space="preserve"> </w:t>
      </w:r>
      <w:r w:rsidRPr="007A06F5">
        <w:rPr>
          <w:lang w:val="la-Latn"/>
        </w:rPr>
        <w:t>etiam</w:t>
      </w:r>
      <w:r w:rsidR="00360346" w:rsidRPr="007A06F5">
        <w:rPr>
          <w:lang w:val="la-Latn"/>
        </w:rPr>
        <w:t xml:space="preserve">, </w:t>
      </w:r>
      <w:r w:rsidRPr="007A06F5">
        <w:rPr>
          <w:lang w:val="la-Latn"/>
        </w:rPr>
        <w:t>quia huiusmodi leves homin</w:t>
      </w:r>
      <w:r w:rsidR="00621FC7" w:rsidRPr="007A06F5">
        <w:rPr>
          <w:lang w:val="la-Latn"/>
        </w:rPr>
        <w:t>es in aliis comitatibus deprae</w:t>
      </w:r>
      <w:r w:rsidRPr="007A06F5">
        <w:rPr>
          <w:lang w:val="la-Latn"/>
        </w:rPr>
        <w:t>dationes et iniustitias faciant et ad illum comitatum</w:t>
      </w:r>
      <w:r w:rsidR="00360346" w:rsidRPr="007A06F5">
        <w:rPr>
          <w:lang w:val="la-Latn"/>
        </w:rPr>
        <w:t xml:space="preserve">, </w:t>
      </w:r>
      <w:r w:rsidR="00621FC7" w:rsidRPr="007A06F5">
        <w:rPr>
          <w:lang w:val="la-Latn"/>
        </w:rPr>
        <w:t xml:space="preserve">in quo commanent et in quo </w:t>
      </w:r>
      <w:r w:rsidRPr="007A06F5">
        <w:rPr>
          <w:lang w:val="la-Latn"/>
        </w:rPr>
        <w:t>illas malitias non faciunt</w:t>
      </w:r>
      <w:r w:rsidR="00360346" w:rsidRPr="007A06F5">
        <w:rPr>
          <w:lang w:val="la-Latn"/>
        </w:rPr>
        <w:t xml:space="preserve">, </w:t>
      </w:r>
      <w:r w:rsidRPr="007A06F5">
        <w:rPr>
          <w:lang w:val="la-Latn"/>
        </w:rPr>
        <w:t>factis malitiis in aliis comitatibus reveniunt</w:t>
      </w:r>
      <w:r w:rsidR="008E2A6B" w:rsidRPr="007A06F5">
        <w:rPr>
          <w:lang w:val="la-Latn"/>
        </w:rPr>
        <w:t xml:space="preserve">. </w:t>
      </w:r>
      <w:r w:rsidR="00621FC7" w:rsidRPr="007A06F5">
        <w:rPr>
          <w:lang w:val="la-Latn"/>
        </w:rPr>
        <w:t>Unde man</w:t>
      </w:r>
      <w:r w:rsidRPr="007A06F5">
        <w:rPr>
          <w:lang w:val="la-Latn"/>
        </w:rPr>
        <w:t>damus et comitibus nostris expresse praecipimus</w:t>
      </w:r>
      <w:r w:rsidR="00360346" w:rsidRPr="007A06F5">
        <w:rPr>
          <w:lang w:val="la-Latn"/>
        </w:rPr>
        <w:t xml:space="preserve">, </w:t>
      </w:r>
      <w:r w:rsidRPr="007A06F5">
        <w:rPr>
          <w:lang w:val="la-Latn"/>
        </w:rPr>
        <w:t>ut illi comites</w:t>
      </w:r>
      <w:r w:rsidR="00360346" w:rsidRPr="007A06F5">
        <w:rPr>
          <w:lang w:val="la-Latn"/>
        </w:rPr>
        <w:t xml:space="preserve">, </w:t>
      </w:r>
      <w:r w:rsidR="00621FC7" w:rsidRPr="007A06F5">
        <w:rPr>
          <w:lang w:val="la-Latn"/>
        </w:rPr>
        <w:t>in quorum comi</w:t>
      </w:r>
      <w:r w:rsidRPr="007A06F5">
        <w:rPr>
          <w:lang w:val="la-Latn"/>
        </w:rPr>
        <w:t>tatibus tales</w:t>
      </w:r>
      <w:r w:rsidR="00360346" w:rsidRPr="007A06F5">
        <w:rPr>
          <w:lang w:val="la-Latn"/>
        </w:rPr>
        <w:t xml:space="preserve"> </w:t>
      </w:r>
      <w:r w:rsidRPr="007A06F5">
        <w:rPr>
          <w:lang w:val="la-Latn"/>
        </w:rPr>
        <w:t>homines</w:t>
      </w:r>
      <w:r w:rsidR="00360346" w:rsidRPr="007A06F5">
        <w:rPr>
          <w:lang w:val="la-Latn"/>
        </w:rPr>
        <w:t xml:space="preserve"> </w:t>
      </w:r>
      <w:r w:rsidRPr="007A06F5">
        <w:rPr>
          <w:lang w:val="la-Latn"/>
        </w:rPr>
        <w:t>iniustitias</w:t>
      </w:r>
      <w:r w:rsidR="00360346" w:rsidRPr="007A06F5">
        <w:rPr>
          <w:lang w:val="la-Latn"/>
        </w:rPr>
        <w:t xml:space="preserve"> </w:t>
      </w:r>
      <w:r w:rsidR="00D9225B" w:rsidRPr="007A06F5">
        <w:rPr>
          <w:lang w:val="la-Latn"/>
        </w:rPr>
        <w:t>faciunt</w:t>
      </w:r>
      <w:r w:rsidR="00360346" w:rsidRPr="007A06F5">
        <w:rPr>
          <w:lang w:val="la-Latn"/>
        </w:rPr>
        <w:t xml:space="preserve">, </w:t>
      </w:r>
      <w:r w:rsidRPr="007A06F5">
        <w:rPr>
          <w:lang w:val="la-Latn"/>
        </w:rPr>
        <w:t>illis comitibus hoc mandent</w:t>
      </w:r>
      <w:r w:rsidR="00360346" w:rsidRPr="007A06F5">
        <w:rPr>
          <w:lang w:val="la-Latn"/>
        </w:rPr>
        <w:t xml:space="preserve">, </w:t>
      </w:r>
      <w:r w:rsidR="00621FC7" w:rsidRPr="007A06F5">
        <w:rPr>
          <w:lang w:val="la-Latn"/>
        </w:rPr>
        <w:t xml:space="preserve">in quorum </w:t>
      </w:r>
      <w:r w:rsidRPr="007A06F5">
        <w:rPr>
          <w:lang w:val="la-Latn"/>
        </w:rPr>
        <w:t>comitatibus</w:t>
      </w:r>
      <w:r w:rsidR="00360346" w:rsidRPr="007A06F5">
        <w:rPr>
          <w:lang w:val="la-Latn"/>
        </w:rPr>
        <w:t xml:space="preserve"> </w:t>
      </w:r>
      <w:r w:rsidRPr="007A06F5">
        <w:rPr>
          <w:lang w:val="la-Latn"/>
        </w:rPr>
        <w:t>refugium habent u</w:t>
      </w:r>
      <w:r w:rsidR="00360346" w:rsidRPr="007A06F5">
        <w:rPr>
          <w:lang w:val="la-Latn"/>
        </w:rPr>
        <w:t xml:space="preserve">, </w:t>
      </w:r>
      <w:r w:rsidRPr="007A06F5">
        <w:rPr>
          <w:lang w:val="la-Latn"/>
        </w:rPr>
        <w:t>et una mente unoque consensu</w:t>
      </w:r>
      <w:r w:rsidR="00360346" w:rsidRPr="007A06F5">
        <w:rPr>
          <w:lang w:val="la-Latn"/>
        </w:rPr>
        <w:t xml:space="preserve"> </w:t>
      </w:r>
      <w:r w:rsidR="00621FC7" w:rsidRPr="007A06F5">
        <w:rPr>
          <w:lang w:val="la-Latn"/>
        </w:rPr>
        <w:t xml:space="preserve">et uno certamine ad </w:t>
      </w:r>
      <w:r w:rsidRPr="007A06F5">
        <w:rPr>
          <w:lang w:val="la-Latn"/>
        </w:rPr>
        <w:t>tales homines comprehendendo</w:t>
      </w:r>
      <w:r w:rsidR="00360346" w:rsidRPr="007A06F5">
        <w:rPr>
          <w:lang w:val="la-Latn"/>
        </w:rPr>
        <w:t xml:space="preserve"> </w:t>
      </w:r>
      <w:r w:rsidRPr="007A06F5">
        <w:rPr>
          <w:lang w:val="la-Latn"/>
        </w:rPr>
        <w:t>se erigant et decertent</w:t>
      </w:r>
      <w:r w:rsidR="00360346" w:rsidRPr="007A06F5">
        <w:rPr>
          <w:lang w:val="la-Latn"/>
        </w:rPr>
        <w:t xml:space="preserve">, </w:t>
      </w:r>
      <w:r w:rsidR="00621FC7" w:rsidRPr="007A06F5">
        <w:rPr>
          <w:lang w:val="la-Latn"/>
        </w:rPr>
        <w:t xml:space="preserve">ut ecclesiae Dei et ministri </w:t>
      </w:r>
      <w:r w:rsidRPr="007A06F5">
        <w:rPr>
          <w:lang w:val="la-Latn"/>
        </w:rPr>
        <w:t>eius et servi Dei ac populus pacem et quietem habere possit</w:t>
      </w:r>
      <w:r w:rsidR="008E2A6B" w:rsidRPr="007A06F5">
        <w:rPr>
          <w:lang w:val="la-Latn"/>
        </w:rPr>
        <w:t xml:space="preserve">. </w:t>
      </w:r>
    </w:p>
    <w:p w14:paraId="3C5E5C86" w14:textId="16108960" w:rsidR="00914A37" w:rsidRPr="007A06F5" w:rsidRDefault="00914A37" w:rsidP="00E9104F">
      <w:pPr>
        <w:pStyle w:val="Normlnweb"/>
        <w:numPr>
          <w:ilvl w:val="0"/>
          <w:numId w:val="57"/>
        </w:numPr>
        <w:rPr>
          <w:lang w:val="la-Latn"/>
        </w:rPr>
      </w:pPr>
      <w:r w:rsidRPr="007A06F5">
        <w:rPr>
          <w:lang w:val="la-Latn"/>
        </w:rPr>
        <w:t>Ut denarii ex omnibus monetis meri ac bene pensantes</w:t>
      </w:r>
      <w:r w:rsidR="00360346" w:rsidRPr="007A06F5">
        <w:rPr>
          <w:lang w:val="la-Latn"/>
        </w:rPr>
        <w:t xml:space="preserve">, </w:t>
      </w:r>
      <w:r w:rsidRPr="007A06F5">
        <w:rPr>
          <w:lang w:val="la-Latn"/>
        </w:rPr>
        <w:t>sicut et</w:t>
      </w:r>
      <w:r w:rsidR="00D9225B" w:rsidRPr="007A06F5">
        <w:rPr>
          <w:lang w:val="la-Latn"/>
        </w:rPr>
        <w:t xml:space="preserve"> </w:t>
      </w:r>
      <w:r w:rsidR="00621FC7" w:rsidRPr="007A06F5">
        <w:rPr>
          <w:lang w:val="la-Latn"/>
        </w:rPr>
        <w:t xml:space="preserve">in </w:t>
      </w:r>
      <w:r w:rsidRPr="007A06F5">
        <w:rPr>
          <w:lang w:val="la-Latn"/>
        </w:rPr>
        <w:t>capitulari</w:t>
      </w:r>
      <w:r w:rsidR="00360346" w:rsidRPr="007A06F5">
        <w:rPr>
          <w:lang w:val="la-Latn"/>
        </w:rPr>
        <w:t xml:space="preserve"> </w:t>
      </w:r>
      <w:r w:rsidRPr="007A06F5">
        <w:rPr>
          <w:lang w:val="la-Latn"/>
        </w:rPr>
        <w:t>praedecessorum ac progenitorum nostrorum regum libro quarto</w:t>
      </w:r>
      <w:r w:rsidR="00360346" w:rsidRPr="007A06F5">
        <w:rPr>
          <w:lang w:val="la-Latn"/>
        </w:rPr>
        <w:t xml:space="preserve">, </w:t>
      </w:r>
      <w:r w:rsidRPr="007A06F5">
        <w:rPr>
          <w:lang w:val="la-Latn"/>
        </w:rPr>
        <w:t>XXXII</w:t>
      </w:r>
      <w:r w:rsidR="008E2A6B" w:rsidRPr="007A06F5">
        <w:rPr>
          <w:lang w:val="la-Latn"/>
        </w:rPr>
        <w:t xml:space="preserve">. </w:t>
      </w:r>
      <w:r w:rsidRPr="007A06F5">
        <w:rPr>
          <w:lang w:val="la-Latn"/>
        </w:rPr>
        <w:t>capitulo continetur</w:t>
      </w:r>
      <w:r w:rsidR="00360346" w:rsidRPr="007A06F5">
        <w:rPr>
          <w:lang w:val="la-Latn"/>
        </w:rPr>
        <w:t xml:space="preserve">, </w:t>
      </w:r>
      <w:r w:rsidRPr="007A06F5">
        <w:rPr>
          <w:lang w:val="la-Latn"/>
        </w:rPr>
        <w:t>in omni regno nostro non reici</w:t>
      </w:r>
      <w:r w:rsidR="00621FC7" w:rsidRPr="007A06F5">
        <w:rPr>
          <w:lang w:val="la-Latn"/>
        </w:rPr>
        <w:t xml:space="preserve">antur a usque ad missam sancti </w:t>
      </w:r>
      <w:r w:rsidRPr="007A06F5">
        <w:rPr>
          <w:lang w:val="la-Latn"/>
        </w:rPr>
        <w:t>Martini</w:t>
      </w:r>
      <w:r w:rsidR="008E2A6B" w:rsidRPr="007A06F5">
        <w:rPr>
          <w:lang w:val="la-Latn"/>
        </w:rPr>
        <w:t xml:space="preserve">. </w:t>
      </w:r>
      <w:r w:rsidRPr="007A06F5">
        <w:rPr>
          <w:lang w:val="la-Latn"/>
        </w:rPr>
        <w:t>Et in omnibus civitatibus et vicis ac villis</w:t>
      </w:r>
      <w:r w:rsidR="00360346" w:rsidRPr="007A06F5">
        <w:rPr>
          <w:lang w:val="la-Latn"/>
        </w:rPr>
        <w:t xml:space="preserve">, </w:t>
      </w:r>
      <w:r w:rsidRPr="007A06F5">
        <w:rPr>
          <w:lang w:val="la-Latn"/>
        </w:rPr>
        <w:t>tam nostris indominicatis</w:t>
      </w:r>
      <w:r w:rsidR="00360346" w:rsidRPr="007A06F5">
        <w:rPr>
          <w:lang w:val="la-Latn"/>
        </w:rPr>
        <w:t xml:space="preserve">, </w:t>
      </w:r>
      <w:r w:rsidRPr="007A06F5">
        <w:rPr>
          <w:lang w:val="la-Latn"/>
        </w:rPr>
        <w:t>quam et in</w:t>
      </w:r>
      <w:r w:rsidR="00360346" w:rsidRPr="007A06F5">
        <w:rPr>
          <w:lang w:val="la-Latn"/>
        </w:rPr>
        <w:t xml:space="preserve"> </w:t>
      </w:r>
      <w:r w:rsidRPr="007A06F5">
        <w:rPr>
          <w:lang w:val="la-Latn"/>
        </w:rPr>
        <w:t>his</w:t>
      </w:r>
      <w:r w:rsidR="00360346" w:rsidRPr="007A06F5">
        <w:rPr>
          <w:lang w:val="la-Latn"/>
        </w:rPr>
        <w:t xml:space="preserve">, </w:t>
      </w:r>
      <w:r w:rsidRPr="007A06F5">
        <w:rPr>
          <w:lang w:val="la-Latn"/>
        </w:rPr>
        <w:t>quae de immunitate</w:t>
      </w:r>
      <w:r w:rsidR="00360346" w:rsidRPr="007A06F5">
        <w:rPr>
          <w:lang w:val="la-Latn"/>
        </w:rPr>
        <w:t xml:space="preserve"> </w:t>
      </w:r>
      <w:r w:rsidRPr="007A06F5">
        <w:rPr>
          <w:lang w:val="la-Latn"/>
        </w:rPr>
        <w:t>sunt vel de comitatibus atque hominum nostrorum</w:t>
      </w:r>
      <w:r w:rsidR="00360346" w:rsidRPr="007A06F5">
        <w:rPr>
          <w:lang w:val="la-Latn"/>
        </w:rPr>
        <w:t xml:space="preserve">, </w:t>
      </w:r>
      <w:r w:rsidRPr="007A06F5">
        <w:rPr>
          <w:lang w:val="la-Latn"/>
        </w:rPr>
        <w:t>sive cuiuscunque sint</w:t>
      </w:r>
      <w:r w:rsidR="00360346" w:rsidRPr="007A06F5">
        <w:rPr>
          <w:lang w:val="la-Latn"/>
        </w:rPr>
        <w:t xml:space="preserve">, </w:t>
      </w:r>
      <w:r w:rsidRPr="007A06F5">
        <w:rPr>
          <w:lang w:val="la-Latn"/>
        </w:rPr>
        <w:t>per omne</w:t>
      </w:r>
      <w:r w:rsidR="00360346" w:rsidRPr="007A06F5">
        <w:rPr>
          <w:lang w:val="la-Latn"/>
        </w:rPr>
        <w:t xml:space="preserve"> </w:t>
      </w:r>
      <w:r w:rsidRPr="007A06F5">
        <w:rPr>
          <w:lang w:val="la-Latn"/>
        </w:rPr>
        <w:t>regnum nostrum a iudicibus nostris et ab eis</w:t>
      </w:r>
      <w:r w:rsidR="00360346" w:rsidRPr="007A06F5">
        <w:rPr>
          <w:lang w:val="la-Latn"/>
        </w:rPr>
        <w:t xml:space="preserve">, </w:t>
      </w:r>
      <w:r w:rsidRPr="007A06F5">
        <w:rPr>
          <w:lang w:val="la-Latn"/>
        </w:rPr>
        <w:t>quorum villae sunt</w:t>
      </w:r>
      <w:r w:rsidR="00360346" w:rsidRPr="007A06F5">
        <w:rPr>
          <w:lang w:val="la-Latn"/>
        </w:rPr>
        <w:t xml:space="preserve">, </w:t>
      </w:r>
      <w:r w:rsidRPr="007A06F5">
        <w:rPr>
          <w:lang w:val="la-Latn"/>
        </w:rPr>
        <w:t>una cum ministris rei publica</w:t>
      </w:r>
      <w:r w:rsidR="00621FC7" w:rsidRPr="007A06F5">
        <w:rPr>
          <w:lang w:val="la-Latn"/>
        </w:rPr>
        <w:t xml:space="preserve">e secundum quantitatem locorum </w:t>
      </w:r>
      <w:r w:rsidRPr="007A06F5">
        <w:rPr>
          <w:lang w:val="la-Latn"/>
        </w:rPr>
        <w:t>et villarum tanti ac tales de ipsis incolis et inibi e manentibus constituantur</w:t>
      </w:r>
      <w:r w:rsidR="00360346" w:rsidRPr="007A06F5">
        <w:rPr>
          <w:lang w:val="la-Latn"/>
        </w:rPr>
        <w:t xml:space="preserve">, </w:t>
      </w:r>
      <w:r w:rsidR="00621FC7" w:rsidRPr="007A06F5">
        <w:rPr>
          <w:lang w:val="la-Latn"/>
        </w:rPr>
        <w:t xml:space="preserve">qui </w:t>
      </w:r>
      <w:r w:rsidRPr="007A06F5">
        <w:rPr>
          <w:lang w:val="la-Latn"/>
        </w:rPr>
        <w:t>inde</w:t>
      </w:r>
      <w:r w:rsidR="00360346" w:rsidRPr="007A06F5">
        <w:rPr>
          <w:lang w:val="la-Latn"/>
        </w:rPr>
        <w:t xml:space="preserve"> </w:t>
      </w:r>
      <w:r w:rsidRPr="007A06F5">
        <w:rPr>
          <w:lang w:val="la-Latn"/>
        </w:rPr>
        <w:t>providentiam habeant</w:t>
      </w:r>
      <w:r w:rsidR="00360346" w:rsidRPr="007A06F5">
        <w:rPr>
          <w:lang w:val="la-Latn"/>
        </w:rPr>
        <w:t xml:space="preserve">, </w:t>
      </w:r>
      <w:r w:rsidRPr="007A06F5">
        <w:rPr>
          <w:lang w:val="la-Latn"/>
        </w:rPr>
        <w:t>ne</w:t>
      </w:r>
      <w:r w:rsidR="00360346" w:rsidRPr="007A06F5">
        <w:rPr>
          <w:lang w:val="la-Latn"/>
        </w:rPr>
        <w:t xml:space="preserve"> </w:t>
      </w:r>
      <w:r w:rsidRPr="007A06F5">
        <w:rPr>
          <w:lang w:val="la-Latn"/>
        </w:rPr>
        <w:t>boni denarii reici</w:t>
      </w:r>
      <w:r w:rsidR="00621FC7" w:rsidRPr="007A06F5">
        <w:rPr>
          <w:lang w:val="la-Latn"/>
        </w:rPr>
        <w:t xml:space="preserve">antur et non nisi meri et bene </w:t>
      </w:r>
      <w:r w:rsidRPr="007A06F5">
        <w:rPr>
          <w:lang w:val="la-Latn"/>
        </w:rPr>
        <w:t>pensantes accipiantur</w:t>
      </w:r>
      <w:r w:rsidR="008E2A6B" w:rsidRPr="007A06F5">
        <w:rPr>
          <w:lang w:val="la-Latn"/>
        </w:rPr>
        <w:t xml:space="preserve">. </w:t>
      </w:r>
    </w:p>
    <w:p w14:paraId="6F7DCE67" w14:textId="1372F787"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00D9225B" w:rsidRPr="007A06F5">
        <w:rPr>
          <w:lang w:val="la-Latn"/>
        </w:rPr>
        <w:t>illi</w:t>
      </w:r>
      <w:r w:rsidR="00360346" w:rsidRPr="007A06F5">
        <w:rPr>
          <w:lang w:val="la-Latn"/>
        </w:rPr>
        <w:t xml:space="preserve">, </w:t>
      </w:r>
      <w:r w:rsidRPr="007A06F5">
        <w:rPr>
          <w:lang w:val="la-Latn"/>
        </w:rPr>
        <w:t>qui ex hac causa providentiam habebunt</w:t>
      </w:r>
      <w:r w:rsidR="00360346" w:rsidRPr="007A06F5">
        <w:rPr>
          <w:lang w:val="la-Latn"/>
        </w:rPr>
        <w:t xml:space="preserve">, </w:t>
      </w:r>
      <w:r w:rsidRPr="007A06F5">
        <w:rPr>
          <w:lang w:val="la-Latn"/>
        </w:rPr>
        <w:t>sacramento iurent</w:t>
      </w:r>
      <w:r w:rsidR="00360346" w:rsidRPr="007A06F5">
        <w:rPr>
          <w:lang w:val="la-Latn"/>
        </w:rPr>
        <w:t xml:space="preserve">, </w:t>
      </w:r>
      <w:r w:rsidRPr="007A06F5">
        <w:rPr>
          <w:lang w:val="la-Latn"/>
        </w:rPr>
        <w:t>quod</w:t>
      </w:r>
      <w:r w:rsidR="00360346" w:rsidRPr="007A06F5">
        <w:rPr>
          <w:lang w:val="la-Latn"/>
        </w:rPr>
        <w:t xml:space="preserve">, </w:t>
      </w:r>
      <w:r w:rsidRPr="007A06F5">
        <w:rPr>
          <w:lang w:val="la-Latn"/>
        </w:rPr>
        <w:t>sicut eis ex hac causa iniunctum fuerit</w:t>
      </w:r>
      <w:r w:rsidR="00360346" w:rsidRPr="007A06F5">
        <w:rPr>
          <w:lang w:val="la-Latn"/>
        </w:rPr>
        <w:t xml:space="preserve">, </w:t>
      </w:r>
      <w:r w:rsidRPr="007A06F5">
        <w:rPr>
          <w:lang w:val="la-Latn"/>
        </w:rPr>
        <w:t>quantum scierint et potuerint</w:t>
      </w:r>
      <w:r w:rsidR="00360346" w:rsidRPr="007A06F5">
        <w:rPr>
          <w:lang w:val="la-Latn"/>
        </w:rPr>
        <w:t xml:space="preserve">, </w:t>
      </w:r>
      <w:r w:rsidR="00621FC7" w:rsidRPr="007A06F5">
        <w:rPr>
          <w:lang w:val="la-Latn"/>
        </w:rPr>
        <w:t>debeant fide</w:t>
      </w:r>
      <w:r w:rsidRPr="007A06F5">
        <w:rPr>
          <w:lang w:val="la-Latn"/>
        </w:rPr>
        <w:t>liter observare</w:t>
      </w:r>
      <w:r w:rsidR="00360346" w:rsidRPr="007A06F5">
        <w:rPr>
          <w:lang w:val="la-Latn"/>
        </w:rPr>
        <w:t xml:space="preserve">, </w:t>
      </w:r>
      <w:r w:rsidRPr="007A06F5">
        <w:rPr>
          <w:lang w:val="la-Latn"/>
        </w:rPr>
        <w:t>et illum</w:t>
      </w:r>
      <w:r w:rsidR="00360346" w:rsidRPr="007A06F5">
        <w:rPr>
          <w:lang w:val="la-Latn"/>
        </w:rPr>
        <w:t xml:space="preserve"> </w:t>
      </w:r>
      <w:r w:rsidRPr="007A06F5">
        <w:rPr>
          <w:lang w:val="la-Latn"/>
        </w:rPr>
        <w:t>hominem</w:t>
      </w:r>
      <w:r w:rsidR="00360346" w:rsidRPr="007A06F5">
        <w:rPr>
          <w:lang w:val="la-Latn"/>
        </w:rPr>
        <w:t xml:space="preserve">, </w:t>
      </w:r>
      <w:r w:rsidRPr="007A06F5">
        <w:rPr>
          <w:lang w:val="la-Latn"/>
        </w:rPr>
        <w:t>quem</w:t>
      </w:r>
      <w:r w:rsidR="00360346" w:rsidRPr="007A06F5">
        <w:rPr>
          <w:lang w:val="la-Latn"/>
        </w:rPr>
        <w:t xml:space="preserve"> </w:t>
      </w:r>
      <w:r w:rsidRPr="007A06F5">
        <w:rPr>
          <w:lang w:val="la-Latn"/>
        </w:rPr>
        <w:t>scierin</w:t>
      </w:r>
      <w:r w:rsidR="00621FC7" w:rsidRPr="007A06F5">
        <w:rPr>
          <w:lang w:val="la-Latn"/>
        </w:rPr>
        <w:t>t merum et bene pensantem dena</w:t>
      </w:r>
      <w:r w:rsidRPr="007A06F5">
        <w:rPr>
          <w:lang w:val="la-Latn"/>
        </w:rPr>
        <w:t>rium reicere</w:t>
      </w:r>
      <w:r w:rsidR="00360346" w:rsidRPr="007A06F5">
        <w:rPr>
          <w:lang w:val="la-Latn"/>
        </w:rPr>
        <w:t xml:space="preserve">, </w:t>
      </w:r>
      <w:r w:rsidRPr="007A06F5">
        <w:rPr>
          <w:lang w:val="la-Latn"/>
        </w:rPr>
        <w:t>non debeant celare</w:t>
      </w:r>
      <w:r w:rsidR="00360346" w:rsidRPr="007A06F5">
        <w:rPr>
          <w:lang w:val="la-Latn"/>
        </w:rPr>
        <w:t xml:space="preserve">, </w:t>
      </w:r>
      <w:r w:rsidRPr="007A06F5">
        <w:rPr>
          <w:lang w:val="la-Latn"/>
        </w:rPr>
        <w:t xml:space="preserve">sed ministris </w:t>
      </w:r>
      <w:r w:rsidR="00621FC7" w:rsidRPr="007A06F5">
        <w:rPr>
          <w:lang w:val="la-Latn"/>
        </w:rPr>
        <w:t xml:space="preserve">rei publicae eum debeant notum </w:t>
      </w:r>
      <w:r w:rsidRPr="007A06F5">
        <w:rPr>
          <w:lang w:val="la-Latn"/>
        </w:rPr>
        <w:t>facere</w:t>
      </w:r>
      <w:r w:rsidR="008E2A6B" w:rsidRPr="007A06F5">
        <w:rPr>
          <w:lang w:val="la-Latn"/>
        </w:rPr>
        <w:t xml:space="preserve">. </w:t>
      </w:r>
      <w:r w:rsidRPr="007A06F5">
        <w:rPr>
          <w:lang w:val="la-Latn"/>
        </w:rPr>
        <w:t xml:space="preserve">De quo </w:t>
      </w:r>
      <w:r w:rsidRPr="007A06F5">
        <w:rPr>
          <w:lang w:val="la-Latn"/>
        </w:rPr>
        <w:lastRenderedPageBreak/>
        <w:t>sacramento quicunque comprobatus fuerit periuratus</w:t>
      </w:r>
      <w:r w:rsidR="00360346" w:rsidRPr="007A06F5">
        <w:rPr>
          <w:lang w:val="la-Latn"/>
        </w:rPr>
        <w:t xml:space="preserve">, </w:t>
      </w:r>
      <w:r w:rsidR="00621FC7" w:rsidRPr="007A06F5">
        <w:rPr>
          <w:lang w:val="la-Latn"/>
        </w:rPr>
        <w:t xml:space="preserve">et secundum </w:t>
      </w:r>
      <w:r w:rsidRPr="007A06F5">
        <w:rPr>
          <w:lang w:val="la-Latn"/>
        </w:rPr>
        <w:t>legem mundanam ut periurus puniatur l</w:t>
      </w:r>
      <w:r w:rsidR="00360346" w:rsidRPr="007A06F5">
        <w:rPr>
          <w:lang w:val="la-Latn"/>
        </w:rPr>
        <w:t xml:space="preserve">, </w:t>
      </w:r>
      <w:r w:rsidRPr="007A06F5">
        <w:rPr>
          <w:lang w:val="la-Latn"/>
        </w:rPr>
        <w:t>sicut in ca</w:t>
      </w:r>
      <w:r w:rsidR="00621FC7" w:rsidRPr="007A06F5">
        <w:rPr>
          <w:lang w:val="la-Latn"/>
        </w:rPr>
        <w:t>pitulari decessorum ac progeni</w:t>
      </w:r>
      <w:r w:rsidRPr="007A06F5">
        <w:rPr>
          <w:lang w:val="la-Latn"/>
        </w:rPr>
        <w:t>torum nostrorum continetur in fine capituli decimi ex tertio libro</w:t>
      </w:r>
      <w:r w:rsidR="00360346" w:rsidRPr="007A06F5">
        <w:rPr>
          <w:lang w:val="la-Latn"/>
        </w:rPr>
        <w:t xml:space="preserve">, </w:t>
      </w:r>
      <w:r w:rsidR="00621FC7" w:rsidRPr="007A06F5">
        <w:rPr>
          <w:lang w:val="la-Latn"/>
        </w:rPr>
        <w:t xml:space="preserve">et secundum </w:t>
      </w:r>
      <w:r w:rsidRPr="007A06F5">
        <w:rPr>
          <w:lang w:val="la-Latn"/>
        </w:rPr>
        <w:t>legem ecclesiasticam</w:t>
      </w:r>
      <w:r w:rsidR="00360346" w:rsidRPr="007A06F5">
        <w:rPr>
          <w:lang w:val="la-Latn"/>
        </w:rPr>
        <w:t xml:space="preserve"> </w:t>
      </w:r>
      <w:r w:rsidRPr="007A06F5">
        <w:rPr>
          <w:lang w:val="la-Latn"/>
        </w:rPr>
        <w:t>publicae poenitentiae  subigatur</w:t>
      </w:r>
      <w:r w:rsidR="008E2A6B" w:rsidRPr="007A06F5">
        <w:rPr>
          <w:lang w:val="la-Latn"/>
        </w:rPr>
        <w:t xml:space="preserve">. </w:t>
      </w:r>
      <w:r w:rsidRPr="007A06F5">
        <w:rPr>
          <w:lang w:val="la-Latn"/>
        </w:rPr>
        <w:t>/</w:t>
      </w:r>
    </w:p>
    <w:p w14:paraId="4CA88B43" w14:textId="3C8EACBE"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ab ipsa missa sancti Martini per omne</w:t>
      </w:r>
      <w:r w:rsidR="00360346" w:rsidRPr="007A06F5">
        <w:rPr>
          <w:lang w:val="la-Latn"/>
        </w:rPr>
        <w:t xml:space="preserve"> </w:t>
      </w:r>
      <w:r w:rsidRPr="007A06F5">
        <w:rPr>
          <w:lang w:val="la-Latn"/>
        </w:rPr>
        <w:t>regnum nostrum</w:t>
      </w:r>
      <w:r w:rsidR="00621FC7" w:rsidRPr="007A06F5">
        <w:rPr>
          <w:lang w:val="la-Latn"/>
        </w:rPr>
        <w:t xml:space="preserve"> non nisi </w:t>
      </w:r>
      <w:r w:rsidRPr="007A06F5">
        <w:rPr>
          <w:lang w:val="la-Latn"/>
        </w:rPr>
        <w:t>istius nostrae novae p monetae meri et bene pensantes denarii accipiantur</w:t>
      </w:r>
      <w:r w:rsidR="008E2A6B" w:rsidRPr="007A06F5">
        <w:rPr>
          <w:lang w:val="la-Latn"/>
        </w:rPr>
        <w:t xml:space="preserve">. </w:t>
      </w:r>
      <w:r w:rsidR="00621FC7" w:rsidRPr="007A06F5">
        <w:rPr>
          <w:lang w:val="la-Latn"/>
        </w:rPr>
        <w:t>Et '</w:t>
      </w:r>
      <w:r w:rsidRPr="007A06F5">
        <w:rPr>
          <w:lang w:val="la-Latn"/>
        </w:rPr>
        <w:t>quicumque ab illa die alium denarium negotiandi causa protulerit</w:t>
      </w:r>
      <w:r w:rsidR="00360346" w:rsidRPr="007A06F5">
        <w:rPr>
          <w:lang w:val="la-Latn"/>
        </w:rPr>
        <w:t xml:space="preserve">, </w:t>
      </w:r>
      <w:r w:rsidRPr="007A06F5">
        <w:rPr>
          <w:lang w:val="la-Latn"/>
        </w:rPr>
        <w:t>a comite et a</w:t>
      </w:r>
      <w:r w:rsidR="00360346" w:rsidRPr="007A06F5">
        <w:rPr>
          <w:lang w:val="la-Latn"/>
        </w:rPr>
        <w:t xml:space="preserve"> </w:t>
      </w:r>
      <w:r w:rsidRPr="007A06F5">
        <w:rPr>
          <w:lang w:val="la-Latn"/>
        </w:rPr>
        <w:t>ministris eius auferatur</w:t>
      </w:r>
      <w:r w:rsidR="00360346" w:rsidRPr="007A06F5">
        <w:rPr>
          <w:lang w:val="la-Latn"/>
        </w:rPr>
        <w:t xml:space="preserve"> </w:t>
      </w:r>
      <w:r w:rsidR="00621FC7" w:rsidRPr="007A06F5">
        <w:rPr>
          <w:lang w:val="la-Latn"/>
        </w:rPr>
        <w:t>ab eo</w:t>
      </w:r>
      <w:r w:rsidRPr="007A06F5">
        <w:rPr>
          <w:lang w:val="la-Latn"/>
        </w:rPr>
        <w:t>', sicut</w:t>
      </w:r>
      <w:r w:rsidR="00360346" w:rsidRPr="007A06F5">
        <w:rPr>
          <w:lang w:val="la-Latn"/>
        </w:rPr>
        <w:t xml:space="preserve"> </w:t>
      </w:r>
      <w:r w:rsidRPr="007A06F5">
        <w:rPr>
          <w:lang w:val="la-Latn"/>
        </w:rPr>
        <w:t>in libro capitulorum secundo</w:t>
      </w:r>
      <w:r w:rsidR="00360346" w:rsidRPr="007A06F5">
        <w:rPr>
          <w:lang w:val="la-Latn"/>
        </w:rPr>
        <w:t xml:space="preserve">, </w:t>
      </w:r>
      <w:r w:rsidRPr="007A06F5">
        <w:rPr>
          <w:lang w:val="la-Latn"/>
        </w:rPr>
        <w:t>decimo</w:t>
      </w:r>
      <w:r w:rsidR="00360346" w:rsidRPr="007A06F5">
        <w:rPr>
          <w:lang w:val="la-Latn"/>
        </w:rPr>
        <w:t xml:space="preserve"> </w:t>
      </w:r>
      <w:r w:rsidRPr="007A06F5">
        <w:rPr>
          <w:lang w:val="la-Latn"/>
        </w:rPr>
        <w:t>octavo</w:t>
      </w:r>
      <w:r w:rsidR="00621FC7" w:rsidRPr="007A06F5">
        <w:rPr>
          <w:lang w:val="la-Latn"/>
        </w:rPr>
        <w:t xml:space="preserve"> </w:t>
      </w:r>
      <w:r w:rsidRPr="007A06F5">
        <w:rPr>
          <w:lang w:val="la-Latn"/>
        </w:rPr>
        <w:t>capitulo continetur</w:t>
      </w:r>
      <w:r w:rsidR="008E2A6B" w:rsidRPr="007A06F5">
        <w:rPr>
          <w:lang w:val="la-Latn"/>
        </w:rPr>
        <w:t xml:space="preserve">. </w:t>
      </w:r>
    </w:p>
    <w:p w14:paraId="56545AF7" w14:textId="4885BF6D"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in</w:t>
      </w:r>
      <w:r w:rsidR="00360346" w:rsidRPr="007A06F5">
        <w:rPr>
          <w:lang w:val="la-Latn"/>
        </w:rPr>
        <w:t xml:space="preserve"> </w:t>
      </w:r>
      <w:r w:rsidRPr="007A06F5">
        <w:rPr>
          <w:lang w:val="la-Latn"/>
        </w:rPr>
        <w:t>denariis novae nostrae mone</w:t>
      </w:r>
      <w:r w:rsidR="00621FC7" w:rsidRPr="007A06F5">
        <w:rPr>
          <w:lang w:val="la-Latn"/>
        </w:rPr>
        <w:t xml:space="preserve">tae ex una parte nomen nostrum </w:t>
      </w:r>
      <w:r w:rsidRPr="007A06F5">
        <w:rPr>
          <w:lang w:val="la-Latn"/>
        </w:rPr>
        <w:t>habeatur in gyro</w:t>
      </w:r>
      <w:r w:rsidR="00360346" w:rsidRPr="007A06F5">
        <w:rPr>
          <w:lang w:val="la-Latn"/>
        </w:rPr>
        <w:t xml:space="preserve"> </w:t>
      </w:r>
      <w:r w:rsidRPr="007A06F5">
        <w:rPr>
          <w:lang w:val="la-Latn"/>
        </w:rPr>
        <w:t>et in medio nostri nominis monogramma</w:t>
      </w:r>
      <w:r w:rsidR="00360346" w:rsidRPr="007A06F5">
        <w:rPr>
          <w:lang w:val="la-Latn"/>
        </w:rPr>
        <w:t xml:space="preserve">, </w:t>
      </w:r>
      <w:r w:rsidR="00621FC7" w:rsidRPr="007A06F5">
        <w:rPr>
          <w:lang w:val="la-Latn"/>
        </w:rPr>
        <w:t xml:space="preserve">ex altera vero parte </w:t>
      </w:r>
      <w:r w:rsidRPr="007A06F5">
        <w:rPr>
          <w:lang w:val="la-Latn"/>
        </w:rPr>
        <w:t>nomen civitatis et in medio crux habeatur</w:t>
      </w:r>
      <w:r w:rsidR="008E2A6B" w:rsidRPr="007A06F5">
        <w:rPr>
          <w:lang w:val="la-Latn"/>
        </w:rPr>
        <w:t xml:space="preserve">. </w:t>
      </w:r>
    </w:p>
    <w:p w14:paraId="497074B1" w14:textId="4E0DA099" w:rsidR="00914A37" w:rsidRPr="007A06F5" w:rsidRDefault="00914A37" w:rsidP="00E9104F">
      <w:pPr>
        <w:pStyle w:val="Normlnweb"/>
        <w:numPr>
          <w:ilvl w:val="0"/>
          <w:numId w:val="57"/>
        </w:numPr>
        <w:rPr>
          <w:lang w:val="la-Latn"/>
        </w:rPr>
      </w:pPr>
      <w:r w:rsidRPr="007A06F5">
        <w:rPr>
          <w:lang w:val="la-Latn"/>
        </w:rPr>
        <w:t>Sequentes</w:t>
      </w:r>
      <w:r w:rsidR="00D9225B" w:rsidRPr="007A06F5">
        <w:rPr>
          <w:lang w:val="la-Latn"/>
        </w:rPr>
        <w:t xml:space="preserve"> </w:t>
      </w:r>
      <w:r w:rsidRPr="007A06F5">
        <w:rPr>
          <w:lang w:val="la-Latn"/>
        </w:rPr>
        <w:t>consuetudinem praedecessorum nostrorum</w:t>
      </w:r>
      <w:r w:rsidR="00360346" w:rsidRPr="007A06F5">
        <w:rPr>
          <w:lang w:val="la-Latn"/>
        </w:rPr>
        <w:t xml:space="preserve">, </w:t>
      </w:r>
      <w:r w:rsidR="00621FC7" w:rsidRPr="007A06F5">
        <w:rPr>
          <w:lang w:val="la-Latn"/>
        </w:rPr>
        <w:t xml:space="preserve">sicut in illorum </w:t>
      </w:r>
      <w:r w:rsidRPr="007A06F5">
        <w:rPr>
          <w:lang w:val="la-Latn"/>
        </w:rPr>
        <w:t>capitulis invenitur</w:t>
      </w:r>
      <w:r w:rsidR="00360346" w:rsidRPr="007A06F5">
        <w:rPr>
          <w:lang w:val="la-Latn"/>
        </w:rPr>
        <w:t xml:space="preserve">, </w:t>
      </w:r>
      <w:r w:rsidRPr="007A06F5">
        <w:rPr>
          <w:lang w:val="la-Latn"/>
        </w:rPr>
        <w:t>constituimus</w:t>
      </w:r>
      <w:r w:rsidR="00360346" w:rsidRPr="007A06F5">
        <w:rPr>
          <w:lang w:val="la-Latn"/>
        </w:rPr>
        <w:t xml:space="preserve">, </w:t>
      </w:r>
      <w:r w:rsidR="00D9225B" w:rsidRPr="007A06F5">
        <w:rPr>
          <w:lang w:val="la-Latn"/>
        </w:rPr>
        <w:t xml:space="preserve">ut </w:t>
      </w:r>
      <w:r w:rsidRPr="007A06F5">
        <w:rPr>
          <w:lang w:val="la-Latn"/>
        </w:rPr>
        <w:t>in nullo loco</w:t>
      </w:r>
      <w:r w:rsidR="00360346" w:rsidRPr="007A06F5">
        <w:rPr>
          <w:lang w:val="la-Latn"/>
        </w:rPr>
        <w:t xml:space="preserve"> </w:t>
      </w:r>
      <w:r w:rsidRPr="007A06F5">
        <w:rPr>
          <w:lang w:val="la-Latn"/>
        </w:rPr>
        <w:t>al</w:t>
      </w:r>
      <w:r w:rsidR="00621FC7" w:rsidRPr="007A06F5">
        <w:rPr>
          <w:lang w:val="la-Latn"/>
        </w:rPr>
        <w:t xml:space="preserve">io in omni regno nostro moneta </w:t>
      </w:r>
      <w:r w:rsidRPr="007A06F5">
        <w:rPr>
          <w:lang w:val="la-Latn"/>
        </w:rPr>
        <w:t>fiat</w:t>
      </w:r>
      <w:r w:rsidR="00360346" w:rsidRPr="007A06F5">
        <w:rPr>
          <w:lang w:val="la-Latn"/>
        </w:rPr>
        <w:t xml:space="preserve">, </w:t>
      </w:r>
      <w:r w:rsidRPr="007A06F5">
        <w:rPr>
          <w:lang w:val="la-Latn"/>
        </w:rPr>
        <w:t>nisi in p</w:t>
      </w:r>
      <w:r w:rsidR="00D9225B" w:rsidRPr="007A06F5">
        <w:rPr>
          <w:lang w:val="la-Latn"/>
        </w:rPr>
        <w:t xml:space="preserve">alatio nostro et in Quentovico </w:t>
      </w:r>
      <w:r w:rsidRPr="007A06F5">
        <w:rPr>
          <w:lang w:val="la-Latn"/>
        </w:rPr>
        <w:t>ac Rotomago a</w:t>
      </w:r>
      <w:r w:rsidR="00360346" w:rsidRPr="007A06F5">
        <w:rPr>
          <w:lang w:val="la-Latn"/>
        </w:rPr>
        <w:t xml:space="preserve">, </w:t>
      </w:r>
      <w:r w:rsidRPr="007A06F5">
        <w:rPr>
          <w:lang w:val="la-Latn"/>
        </w:rPr>
        <w:t>quae moneta ad Quentovicum</w:t>
      </w:r>
      <w:r w:rsidR="00360346" w:rsidRPr="007A06F5">
        <w:rPr>
          <w:lang w:val="la-Latn"/>
        </w:rPr>
        <w:t xml:space="preserve"> </w:t>
      </w:r>
      <w:r w:rsidRPr="007A06F5">
        <w:rPr>
          <w:lang w:val="la-Latn"/>
        </w:rPr>
        <w:t>ex</w:t>
      </w:r>
      <w:r w:rsidR="00D9225B" w:rsidRPr="007A06F5">
        <w:rPr>
          <w:lang w:val="la-Latn"/>
        </w:rPr>
        <w:t xml:space="preserve"> antiqua consuetudine pertinet</w:t>
      </w:r>
      <w:r w:rsidR="00360346" w:rsidRPr="007A06F5">
        <w:rPr>
          <w:lang w:val="la-Latn"/>
        </w:rPr>
        <w:t xml:space="preserve">, </w:t>
      </w:r>
      <w:r w:rsidRPr="007A06F5">
        <w:rPr>
          <w:lang w:val="la-Latn"/>
        </w:rPr>
        <w:t>et in Remis et in Senonis et in Parisio et in Aurelianis et in Cavillono</w:t>
      </w:r>
      <w:r w:rsidR="00360346" w:rsidRPr="007A06F5">
        <w:rPr>
          <w:lang w:val="la-Latn"/>
        </w:rPr>
        <w:t xml:space="preserve"> </w:t>
      </w:r>
      <w:r w:rsidRPr="007A06F5">
        <w:rPr>
          <w:lang w:val="la-Latn"/>
        </w:rPr>
        <w:t>et in Metullo et in Narbona</w:t>
      </w:r>
      <w:r w:rsidR="008E2A6B" w:rsidRPr="007A06F5">
        <w:rPr>
          <w:lang w:val="la-Latn"/>
        </w:rPr>
        <w:t xml:space="preserve">. </w:t>
      </w:r>
    </w:p>
    <w:p w14:paraId="790D217B" w14:textId="7BD6EBEA"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hi</w:t>
      </w:r>
      <w:r w:rsidR="00360346" w:rsidRPr="007A06F5">
        <w:rPr>
          <w:lang w:val="la-Latn"/>
        </w:rPr>
        <w:t xml:space="preserve">, </w:t>
      </w:r>
      <w:r w:rsidRPr="007A06F5">
        <w:rPr>
          <w:lang w:val="la-Latn"/>
        </w:rPr>
        <w:t>in quorum potestate deinceps monetae</w:t>
      </w:r>
      <w:r w:rsidR="00360346" w:rsidRPr="007A06F5">
        <w:rPr>
          <w:lang w:val="la-Latn"/>
        </w:rPr>
        <w:t xml:space="preserve"> </w:t>
      </w:r>
      <w:r w:rsidRPr="007A06F5">
        <w:rPr>
          <w:lang w:val="la-Latn"/>
        </w:rPr>
        <w:t>permanserint</w:t>
      </w:r>
      <w:r w:rsidR="00360346" w:rsidRPr="007A06F5">
        <w:rPr>
          <w:lang w:val="la-Latn"/>
        </w:rPr>
        <w:t xml:space="preserve">, </w:t>
      </w:r>
      <w:r w:rsidR="00621FC7" w:rsidRPr="007A06F5">
        <w:rPr>
          <w:lang w:val="la-Latn"/>
        </w:rPr>
        <w:t xml:space="preserve">omni gratia </w:t>
      </w:r>
      <w:r w:rsidRPr="007A06F5">
        <w:rPr>
          <w:lang w:val="la-Latn"/>
        </w:rPr>
        <w:t>et cupiditate seu lucro postposito fideles monetarios eligant</w:t>
      </w:r>
      <w:r w:rsidR="00360346" w:rsidRPr="007A06F5">
        <w:rPr>
          <w:lang w:val="la-Latn"/>
        </w:rPr>
        <w:t xml:space="preserve">, </w:t>
      </w:r>
      <w:r w:rsidRPr="007A06F5">
        <w:rPr>
          <w:lang w:val="la-Latn"/>
        </w:rPr>
        <w:t>sicut</w:t>
      </w:r>
      <w:r w:rsidR="00360346" w:rsidRPr="007A06F5">
        <w:rPr>
          <w:lang w:val="la-Latn"/>
        </w:rPr>
        <w:t xml:space="preserve"> </w:t>
      </w:r>
      <w:r w:rsidR="00621FC7" w:rsidRPr="007A06F5">
        <w:rPr>
          <w:lang w:val="la-Latn"/>
        </w:rPr>
        <w:t xml:space="preserve">Dei et nostram </w:t>
      </w:r>
      <w:r w:rsidRPr="007A06F5">
        <w:rPr>
          <w:lang w:val="la-Latn"/>
        </w:rPr>
        <w:t>gratiam volunt habere</w:t>
      </w:r>
      <w:r w:rsidR="008E2A6B" w:rsidRPr="007A06F5">
        <w:rPr>
          <w:lang w:val="la-Latn"/>
        </w:rPr>
        <w:t xml:space="preserve">. </w:t>
      </w:r>
      <w:r w:rsidRPr="007A06F5">
        <w:rPr>
          <w:lang w:val="la-Latn"/>
        </w:rPr>
        <w:t>Et ipsi monetarii iurent</w:t>
      </w:r>
      <w:r w:rsidR="00360346" w:rsidRPr="007A06F5">
        <w:rPr>
          <w:lang w:val="la-Latn"/>
        </w:rPr>
        <w:t xml:space="preserve">, </w:t>
      </w:r>
      <w:r w:rsidRPr="007A06F5">
        <w:rPr>
          <w:lang w:val="la-Latn"/>
        </w:rPr>
        <w:t>quod ipsum ministerium</w:t>
      </w:r>
      <w:r w:rsidR="00360346" w:rsidRPr="007A06F5">
        <w:rPr>
          <w:lang w:val="la-Latn"/>
        </w:rPr>
        <w:t xml:space="preserve">, </w:t>
      </w:r>
      <w:r w:rsidR="00621FC7" w:rsidRPr="007A06F5">
        <w:rPr>
          <w:lang w:val="la-Latn"/>
        </w:rPr>
        <w:t xml:space="preserve">quantum </w:t>
      </w:r>
      <w:r w:rsidRPr="007A06F5">
        <w:rPr>
          <w:lang w:val="la-Latn"/>
        </w:rPr>
        <w:t>scierint et potuerint</w:t>
      </w:r>
      <w:r w:rsidR="00360346" w:rsidRPr="007A06F5">
        <w:rPr>
          <w:lang w:val="la-Latn"/>
        </w:rPr>
        <w:t xml:space="preserve">, </w:t>
      </w:r>
      <w:r w:rsidRPr="007A06F5">
        <w:rPr>
          <w:lang w:val="la-Latn"/>
        </w:rPr>
        <w:t>fideliter faciant</w:t>
      </w:r>
      <w:r w:rsidR="008E2A6B" w:rsidRPr="007A06F5">
        <w:rPr>
          <w:lang w:val="la-Latn"/>
        </w:rPr>
        <w:t xml:space="preserve">. </w:t>
      </w:r>
      <w:r w:rsidRPr="007A06F5">
        <w:rPr>
          <w:lang w:val="la-Latn"/>
        </w:rPr>
        <w:t>Et mixtum denarium et minus</w:t>
      </w:r>
      <w:r w:rsidR="00360346" w:rsidRPr="007A06F5">
        <w:rPr>
          <w:lang w:val="la-Latn"/>
        </w:rPr>
        <w:t xml:space="preserve">, </w:t>
      </w:r>
      <w:r w:rsidR="00621FC7" w:rsidRPr="007A06F5">
        <w:rPr>
          <w:lang w:val="la-Latn"/>
        </w:rPr>
        <w:t>quam debet</w:t>
      </w:r>
      <w:r w:rsidR="00360346" w:rsidRPr="007A06F5">
        <w:rPr>
          <w:lang w:val="la-Latn"/>
        </w:rPr>
        <w:t xml:space="preserve">, </w:t>
      </w:r>
      <w:r w:rsidRPr="007A06F5">
        <w:rPr>
          <w:lang w:val="la-Latn"/>
        </w:rPr>
        <w:t>pensantem non monetent nec monetari</w:t>
      </w:r>
      <w:r w:rsidR="00360346" w:rsidRPr="007A06F5">
        <w:rPr>
          <w:lang w:val="la-Latn"/>
        </w:rPr>
        <w:t xml:space="preserve"> </w:t>
      </w:r>
      <w:r w:rsidRPr="007A06F5">
        <w:rPr>
          <w:lang w:val="la-Latn"/>
        </w:rPr>
        <w:t>consentiant</w:t>
      </w:r>
      <w:r w:rsidR="008E2A6B" w:rsidRPr="007A06F5">
        <w:rPr>
          <w:lang w:val="la-Latn"/>
        </w:rPr>
        <w:t xml:space="preserve">. </w:t>
      </w:r>
      <w:r w:rsidR="00621FC7" w:rsidRPr="007A06F5">
        <w:rPr>
          <w:lang w:val="la-Latn"/>
        </w:rPr>
        <w:t xml:space="preserve">Et sine ulla fraude et absque </w:t>
      </w:r>
      <w:r w:rsidRPr="007A06F5">
        <w:rPr>
          <w:lang w:val="la-Latn"/>
        </w:rPr>
        <w:t>malo ingenio contra eos</w:t>
      </w:r>
      <w:r w:rsidR="00360346" w:rsidRPr="007A06F5">
        <w:rPr>
          <w:lang w:val="la-Latn"/>
        </w:rPr>
        <w:t xml:space="preserve">, </w:t>
      </w:r>
      <w:r w:rsidRPr="007A06F5">
        <w:rPr>
          <w:lang w:val="la-Latn"/>
        </w:rPr>
        <w:t>quorum argentum ad purgandum acceperint</w:t>
      </w:r>
      <w:r w:rsidR="00360346" w:rsidRPr="007A06F5">
        <w:rPr>
          <w:lang w:val="la-Latn"/>
        </w:rPr>
        <w:t xml:space="preserve">, </w:t>
      </w:r>
      <w:r w:rsidR="00621FC7" w:rsidRPr="007A06F5">
        <w:rPr>
          <w:lang w:val="la-Latn"/>
        </w:rPr>
        <w:t xml:space="preserve">ipsum argentum </w:t>
      </w:r>
      <w:r w:rsidRPr="007A06F5">
        <w:rPr>
          <w:lang w:val="la-Latn"/>
        </w:rPr>
        <w:t>exmerent et sine fraude tam in pensa</w:t>
      </w:r>
      <w:r w:rsidR="00360346" w:rsidRPr="007A06F5">
        <w:rPr>
          <w:lang w:val="la-Latn"/>
        </w:rPr>
        <w:t xml:space="preserve">, </w:t>
      </w:r>
      <w:r w:rsidRPr="007A06F5">
        <w:rPr>
          <w:lang w:val="la-Latn"/>
        </w:rPr>
        <w:t>quam in purgatione denarios concambient</w:t>
      </w:r>
      <w:r w:rsidR="008E2A6B" w:rsidRPr="007A06F5">
        <w:rPr>
          <w:lang w:val="la-Latn"/>
        </w:rPr>
        <w:t xml:space="preserve">. </w:t>
      </w:r>
      <w:r w:rsidRPr="007A06F5">
        <w:rPr>
          <w:lang w:val="la-Latn"/>
        </w:rPr>
        <w:t>Contra quod sacramentum si quilibet fecisse reputatus</w:t>
      </w:r>
      <w:r w:rsidR="00360346" w:rsidRPr="007A06F5">
        <w:rPr>
          <w:lang w:val="la-Latn"/>
        </w:rPr>
        <w:t xml:space="preserve"> </w:t>
      </w:r>
      <w:r w:rsidRPr="007A06F5">
        <w:rPr>
          <w:lang w:val="la-Latn"/>
        </w:rPr>
        <w:t>fuerit</w:t>
      </w:r>
      <w:r w:rsidR="00360346" w:rsidRPr="007A06F5">
        <w:rPr>
          <w:lang w:val="la-Latn"/>
        </w:rPr>
        <w:t xml:space="preserve">, </w:t>
      </w:r>
      <w:r w:rsidRPr="007A06F5">
        <w:rPr>
          <w:lang w:val="la-Latn"/>
        </w:rPr>
        <w:t>iudicio Dei</w:t>
      </w:r>
      <w:r w:rsidR="00360346" w:rsidRPr="007A06F5">
        <w:rPr>
          <w:lang w:val="la-Latn"/>
        </w:rPr>
        <w:t xml:space="preserve"> </w:t>
      </w:r>
      <w:r w:rsidR="00621FC7" w:rsidRPr="007A06F5">
        <w:rPr>
          <w:lang w:val="la-Latn"/>
        </w:rPr>
        <w:t>se exa</w:t>
      </w:r>
      <w:r w:rsidRPr="007A06F5">
        <w:rPr>
          <w:lang w:val="la-Latn"/>
        </w:rPr>
        <w:t>minet</w:t>
      </w:r>
      <w:r w:rsidR="00D9225B" w:rsidRPr="007A06F5">
        <w:rPr>
          <w:lang w:val="la-Latn"/>
        </w:rPr>
        <w:t xml:space="preserve">: </w:t>
      </w:r>
      <w:r w:rsidRPr="007A06F5">
        <w:rPr>
          <w:lang w:val="la-Latn"/>
        </w:rPr>
        <w:t>et si</w:t>
      </w:r>
      <w:r w:rsidR="00360346" w:rsidRPr="007A06F5">
        <w:rPr>
          <w:lang w:val="la-Latn"/>
        </w:rPr>
        <w:t xml:space="preserve"> </w:t>
      </w:r>
      <w:r w:rsidRPr="007A06F5">
        <w:rPr>
          <w:lang w:val="la-Latn"/>
        </w:rPr>
        <w:t>contra hoc fecisse comprobatus fuerit</w:t>
      </w:r>
      <w:r w:rsidR="00360346" w:rsidRPr="007A06F5">
        <w:rPr>
          <w:lang w:val="la-Latn"/>
        </w:rPr>
        <w:t xml:space="preserve">, </w:t>
      </w:r>
      <w:r w:rsidR="00621FC7" w:rsidRPr="007A06F5">
        <w:rPr>
          <w:lang w:val="la-Latn"/>
        </w:rPr>
        <w:t>– quia non maiorem fraudem facit</w:t>
      </w:r>
      <w:r w:rsidR="00360346" w:rsidRPr="007A06F5">
        <w:rPr>
          <w:lang w:val="la-Latn"/>
        </w:rPr>
        <w:t xml:space="preserve">, </w:t>
      </w:r>
      <w:r w:rsidRPr="007A06F5">
        <w:rPr>
          <w:lang w:val="la-Latn"/>
        </w:rPr>
        <w:t>si mixtum denarium et minus</w:t>
      </w:r>
      <w:r w:rsidR="00360346" w:rsidRPr="007A06F5">
        <w:rPr>
          <w:lang w:val="la-Latn"/>
        </w:rPr>
        <w:t xml:space="preserve">, </w:t>
      </w:r>
      <w:r w:rsidRPr="007A06F5">
        <w:rPr>
          <w:lang w:val="la-Latn"/>
        </w:rPr>
        <w:t>quam</w:t>
      </w:r>
      <w:r w:rsidR="00360346" w:rsidRPr="007A06F5">
        <w:rPr>
          <w:lang w:val="la-Latn"/>
        </w:rPr>
        <w:t xml:space="preserve"> </w:t>
      </w:r>
      <w:r w:rsidRPr="007A06F5">
        <w:rPr>
          <w:lang w:val="la-Latn"/>
        </w:rPr>
        <w:t>debeat</w:t>
      </w:r>
      <w:r w:rsidR="00360346" w:rsidRPr="007A06F5">
        <w:rPr>
          <w:lang w:val="la-Latn"/>
        </w:rPr>
        <w:t xml:space="preserve">, </w:t>
      </w:r>
      <w:r w:rsidRPr="007A06F5">
        <w:rPr>
          <w:lang w:val="la-Latn"/>
        </w:rPr>
        <w:t>pensantem monetaverit</w:t>
      </w:r>
      <w:r w:rsidR="00360346" w:rsidRPr="007A06F5">
        <w:rPr>
          <w:lang w:val="la-Latn"/>
        </w:rPr>
        <w:t xml:space="preserve">, </w:t>
      </w:r>
      <w:r w:rsidRPr="007A06F5">
        <w:rPr>
          <w:lang w:val="la-Latn"/>
        </w:rPr>
        <w:t xml:space="preserve">quam </w:t>
      </w:r>
      <w:r w:rsidR="00621FC7" w:rsidRPr="007A06F5">
        <w:rPr>
          <w:lang w:val="la-Latn"/>
        </w:rPr>
        <w:t>si in</w:t>
      </w:r>
      <w:r w:rsidRPr="007A06F5">
        <w:rPr>
          <w:lang w:val="la-Latn"/>
        </w:rPr>
        <w:t xml:space="preserve"> purgatione et concambio argenti per malum Ingenium fraudem de</w:t>
      </w:r>
      <w:r w:rsidR="00360346" w:rsidRPr="007A06F5">
        <w:rPr>
          <w:lang w:val="la-Latn"/>
        </w:rPr>
        <w:t xml:space="preserve"> </w:t>
      </w:r>
      <w:r w:rsidRPr="007A06F5">
        <w:rPr>
          <w:lang w:val="la-Latn"/>
        </w:rPr>
        <w:t>argento</w:t>
      </w:r>
      <w:r w:rsidR="00360346" w:rsidRPr="007A06F5">
        <w:rPr>
          <w:lang w:val="la-Latn"/>
        </w:rPr>
        <w:t xml:space="preserve"> </w:t>
      </w:r>
      <w:r w:rsidR="00621FC7" w:rsidRPr="007A06F5">
        <w:rPr>
          <w:lang w:val="la-Latn"/>
        </w:rPr>
        <w:t xml:space="preserve">rei </w:t>
      </w:r>
      <w:r w:rsidRPr="007A06F5">
        <w:rPr>
          <w:lang w:val="la-Latn"/>
        </w:rPr>
        <w:t>publicae et</w:t>
      </w:r>
      <w:r w:rsidR="00360346" w:rsidRPr="007A06F5">
        <w:rPr>
          <w:lang w:val="la-Latn"/>
        </w:rPr>
        <w:t xml:space="preserve"> </w:t>
      </w:r>
      <w:r w:rsidRPr="007A06F5">
        <w:rPr>
          <w:lang w:val="la-Latn"/>
        </w:rPr>
        <w:t xml:space="preserve">de argento rerum ecclesiasticarum et </w:t>
      </w:r>
      <w:r w:rsidR="00621FC7" w:rsidRPr="007A06F5">
        <w:rPr>
          <w:lang w:val="la-Latn"/>
        </w:rPr>
        <w:t>de facultate pauperum fecerit</w:t>
      </w:r>
      <w:r w:rsidR="00360346" w:rsidRPr="007A06F5">
        <w:rPr>
          <w:lang w:val="la-Latn"/>
        </w:rPr>
        <w:t xml:space="preserve">, </w:t>
      </w:r>
      <w:r w:rsidRPr="007A06F5">
        <w:rPr>
          <w:lang w:val="la-Latn"/>
        </w:rPr>
        <w:t>sicut constitutum est de falsis monetariis in libro IV</w:t>
      </w:r>
      <w:r w:rsidR="008E2A6B" w:rsidRPr="007A06F5">
        <w:rPr>
          <w:lang w:val="la-Latn"/>
        </w:rPr>
        <w:t xml:space="preserve">. </w:t>
      </w:r>
      <w:r w:rsidRPr="007A06F5">
        <w:rPr>
          <w:lang w:val="la-Latn"/>
        </w:rPr>
        <w:t>capitulorum</w:t>
      </w:r>
      <w:r w:rsidR="00360346" w:rsidRPr="007A06F5">
        <w:rPr>
          <w:lang w:val="la-Latn"/>
        </w:rPr>
        <w:t xml:space="preserve">, </w:t>
      </w:r>
      <w:r w:rsidRPr="007A06F5">
        <w:rPr>
          <w:lang w:val="la-Latn"/>
        </w:rPr>
        <w:t>XXXIII</w:t>
      </w:r>
      <w:r w:rsidR="008E2A6B" w:rsidRPr="007A06F5">
        <w:rPr>
          <w:lang w:val="la-Latn"/>
        </w:rPr>
        <w:t xml:space="preserve">. </w:t>
      </w:r>
      <w:r w:rsidRPr="007A06F5">
        <w:rPr>
          <w:lang w:val="la-Latn"/>
        </w:rPr>
        <w:t>capitulo</w:t>
      </w:r>
      <w:r w:rsidR="00360346" w:rsidRPr="007A06F5">
        <w:rPr>
          <w:lang w:val="la-Latn"/>
        </w:rPr>
        <w:t xml:space="preserve">, </w:t>
      </w:r>
      <w:r w:rsidRPr="007A06F5">
        <w:rPr>
          <w:lang w:val="la-Latn"/>
        </w:rPr>
        <w:t>manum perdat</w:t>
      </w:r>
      <w:r w:rsidR="00360346" w:rsidRPr="007A06F5">
        <w:rPr>
          <w:lang w:val="la-Latn"/>
        </w:rPr>
        <w:t xml:space="preserve">, </w:t>
      </w:r>
      <w:r w:rsidRPr="007A06F5">
        <w:rPr>
          <w:lang w:val="la-Latn"/>
        </w:rPr>
        <w:t>et ut sacrilegus ac pauperum spoliator</w:t>
      </w:r>
      <w:r w:rsidR="00621FC7" w:rsidRPr="007A06F5">
        <w:rPr>
          <w:lang w:val="la-Latn"/>
        </w:rPr>
        <w:t xml:space="preserve"> publicae poenitentiae iudicio </w:t>
      </w:r>
      <w:r w:rsidRPr="007A06F5">
        <w:rPr>
          <w:lang w:val="la-Latn"/>
        </w:rPr>
        <w:t>episcopali subiciatur</w:t>
      </w:r>
      <w:r w:rsidR="008E2A6B" w:rsidRPr="007A06F5">
        <w:rPr>
          <w:lang w:val="la-Latn"/>
        </w:rPr>
        <w:t xml:space="preserve">. </w:t>
      </w:r>
      <w:r w:rsidRPr="007A06F5">
        <w:rPr>
          <w:lang w:val="la-Latn"/>
        </w:rPr>
        <w:t>In</w:t>
      </w:r>
      <w:r w:rsidR="00360346" w:rsidRPr="007A06F5">
        <w:rPr>
          <w:lang w:val="la-Latn"/>
        </w:rPr>
        <w:t xml:space="preserve"> </w:t>
      </w:r>
      <w:r w:rsidRPr="007A06F5">
        <w:rPr>
          <w:lang w:val="la-Latn"/>
        </w:rPr>
        <w:t>illis autem regionibus</w:t>
      </w:r>
      <w:r w:rsidR="00360346" w:rsidRPr="007A06F5">
        <w:rPr>
          <w:lang w:val="la-Latn"/>
        </w:rPr>
        <w:t xml:space="preserve">, </w:t>
      </w:r>
      <w:r w:rsidR="00621FC7" w:rsidRPr="007A06F5">
        <w:rPr>
          <w:lang w:val="la-Latn"/>
        </w:rPr>
        <w:t>in quibus secundum legem Roma</w:t>
      </w:r>
      <w:r w:rsidRPr="007A06F5">
        <w:rPr>
          <w:lang w:val="la-Latn"/>
        </w:rPr>
        <w:t>nam iudicia terminantur</w:t>
      </w:r>
      <w:r w:rsidR="00360346" w:rsidRPr="007A06F5">
        <w:rPr>
          <w:lang w:val="la-Latn"/>
        </w:rPr>
        <w:t xml:space="preserve">, </w:t>
      </w:r>
      <w:r w:rsidRPr="007A06F5">
        <w:rPr>
          <w:lang w:val="la-Latn"/>
        </w:rPr>
        <w:t>iuxta ipsam legem culpabilis iudicetur</w:t>
      </w:r>
      <w:r w:rsidR="008E2A6B" w:rsidRPr="007A06F5">
        <w:rPr>
          <w:lang w:val="la-Latn"/>
        </w:rPr>
        <w:t xml:space="preserve">. </w:t>
      </w:r>
    </w:p>
    <w:p w14:paraId="53B6E562" w14:textId="7F256425"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in proximis Kalendis Iulii per hanc</w:t>
      </w:r>
      <w:r w:rsidR="00621FC7" w:rsidRPr="007A06F5">
        <w:rPr>
          <w:lang w:val="la-Latn"/>
        </w:rPr>
        <w:t xml:space="preserve"> duodecimam indictionem habeat </w:t>
      </w:r>
      <w:r w:rsidRPr="007A06F5">
        <w:rPr>
          <w:lang w:val="la-Latn"/>
        </w:rPr>
        <w:t>in Silvanectis</w:t>
      </w:r>
      <w:r w:rsidR="00D9225B" w:rsidRPr="007A06F5">
        <w:rPr>
          <w:lang w:val="la-Latn"/>
        </w:rPr>
        <w:t xml:space="preserve"> civitate ' </w:t>
      </w:r>
      <w:r w:rsidRPr="007A06F5">
        <w:rPr>
          <w:lang w:val="la-Latn"/>
        </w:rPr>
        <w:t>unusquisque comes</w:t>
      </w:r>
      <w:r w:rsidR="00360346" w:rsidRPr="007A06F5">
        <w:rPr>
          <w:lang w:val="la-Latn"/>
        </w:rPr>
        <w:t xml:space="preserve">, </w:t>
      </w:r>
      <w:r w:rsidRPr="007A06F5">
        <w:rPr>
          <w:lang w:val="la-Latn"/>
        </w:rPr>
        <w:t>in cuius comitatu monet</w:t>
      </w:r>
      <w:r w:rsidR="00621FC7" w:rsidRPr="007A06F5">
        <w:rPr>
          <w:lang w:val="la-Latn"/>
        </w:rPr>
        <w:t>am esse iussi</w:t>
      </w:r>
      <w:r w:rsidRPr="007A06F5">
        <w:rPr>
          <w:lang w:val="la-Latn"/>
        </w:rPr>
        <w:t>mus</w:t>
      </w:r>
      <w:r w:rsidR="00360346" w:rsidRPr="007A06F5">
        <w:rPr>
          <w:lang w:val="la-Latn"/>
        </w:rPr>
        <w:t xml:space="preserve">, </w:t>
      </w:r>
      <w:r w:rsidRPr="007A06F5">
        <w:rPr>
          <w:lang w:val="la-Latn"/>
        </w:rPr>
        <w:t>vicecomitem suum cum duobus aliis hominibus</w:t>
      </w:r>
      <w:r w:rsidR="00360346" w:rsidRPr="007A06F5">
        <w:rPr>
          <w:lang w:val="la-Latn"/>
        </w:rPr>
        <w:t xml:space="preserve">, </w:t>
      </w:r>
      <w:r w:rsidRPr="007A06F5">
        <w:rPr>
          <w:lang w:val="la-Latn"/>
        </w:rPr>
        <w:t>qui in eius comitatu res et / mancipia vel beneficia habeant</w:t>
      </w:r>
      <w:r w:rsidR="00360346" w:rsidRPr="007A06F5">
        <w:rPr>
          <w:lang w:val="la-Latn"/>
        </w:rPr>
        <w:t xml:space="preserve">, </w:t>
      </w:r>
      <w:r w:rsidRPr="007A06F5">
        <w:rPr>
          <w:lang w:val="la-Latn"/>
        </w:rPr>
        <w:t>et su</w:t>
      </w:r>
      <w:r w:rsidR="00D9225B" w:rsidRPr="007A06F5">
        <w:rPr>
          <w:lang w:val="la-Latn"/>
        </w:rPr>
        <w:t>um monetarium cum ipsis habeat</w:t>
      </w:r>
      <w:r w:rsidR="00360346" w:rsidRPr="007A06F5">
        <w:rPr>
          <w:lang w:val="la-Latn"/>
        </w:rPr>
        <w:t xml:space="preserve">, </w:t>
      </w:r>
      <w:r w:rsidR="00621FC7" w:rsidRPr="007A06F5">
        <w:rPr>
          <w:lang w:val="la-Latn"/>
        </w:rPr>
        <w:t xml:space="preserve">quatenus </w:t>
      </w:r>
      <w:r w:rsidRPr="007A06F5">
        <w:rPr>
          <w:lang w:val="la-Latn"/>
        </w:rPr>
        <w:t>ibi accipiant per manus suas de camera nostra ad o</w:t>
      </w:r>
      <w:r w:rsidR="00621FC7" w:rsidRPr="007A06F5">
        <w:rPr>
          <w:lang w:val="la-Latn"/>
        </w:rPr>
        <w:t xml:space="preserve">pus uniuscuiusque monetarii de </w:t>
      </w:r>
      <w:r w:rsidRPr="007A06F5">
        <w:rPr>
          <w:lang w:val="la-Latn"/>
        </w:rPr>
        <w:t>mero argento cum pensa libras quinque</w:t>
      </w:r>
      <w:r w:rsidR="00360346" w:rsidRPr="007A06F5">
        <w:rPr>
          <w:lang w:val="la-Latn"/>
        </w:rPr>
        <w:t xml:space="preserve">, </w:t>
      </w:r>
      <w:r w:rsidRPr="007A06F5">
        <w:rPr>
          <w:lang w:val="la-Latn"/>
        </w:rPr>
        <w:t>ut habeat</w:t>
      </w:r>
      <w:r w:rsidR="00360346" w:rsidRPr="007A06F5">
        <w:rPr>
          <w:lang w:val="la-Latn"/>
        </w:rPr>
        <w:t xml:space="preserve">, </w:t>
      </w:r>
      <w:r w:rsidR="00621FC7" w:rsidRPr="007A06F5">
        <w:rPr>
          <w:lang w:val="la-Latn"/>
        </w:rPr>
        <w:t xml:space="preserve">unde initium monetandi possit </w:t>
      </w:r>
      <w:r w:rsidRPr="007A06F5">
        <w:rPr>
          <w:lang w:val="la-Latn"/>
        </w:rPr>
        <w:t>incipere</w:t>
      </w:r>
      <w:r w:rsidR="008E2A6B" w:rsidRPr="007A06F5">
        <w:rPr>
          <w:lang w:val="la-Latn"/>
        </w:rPr>
        <w:t xml:space="preserve">; </w:t>
      </w:r>
      <w:r w:rsidRPr="007A06F5">
        <w:rPr>
          <w:lang w:val="la-Latn"/>
        </w:rPr>
        <w:t>et pensam argenti</w:t>
      </w:r>
      <w:r w:rsidR="00360346" w:rsidRPr="007A06F5">
        <w:rPr>
          <w:lang w:val="la-Latn"/>
        </w:rPr>
        <w:t xml:space="preserve">, </w:t>
      </w:r>
      <w:r w:rsidR="00621FC7" w:rsidRPr="007A06F5">
        <w:rPr>
          <w:lang w:val="la-Latn"/>
        </w:rPr>
        <w:t>quam ex camera nostra accepit</w:t>
      </w:r>
      <w:r w:rsidR="00360346" w:rsidRPr="007A06F5">
        <w:rPr>
          <w:lang w:val="la-Latn"/>
        </w:rPr>
        <w:t xml:space="preserve">, </w:t>
      </w:r>
      <w:r w:rsidRPr="007A06F5">
        <w:rPr>
          <w:lang w:val="la-Latn"/>
        </w:rPr>
        <w:t>per manus eorum</w:t>
      </w:r>
      <w:r w:rsidR="00360346" w:rsidRPr="007A06F5">
        <w:rPr>
          <w:lang w:val="la-Latn"/>
        </w:rPr>
        <w:t xml:space="preserve">, </w:t>
      </w:r>
      <w:r w:rsidRPr="007A06F5">
        <w:rPr>
          <w:lang w:val="la-Latn"/>
        </w:rPr>
        <w:t>per quas</w:t>
      </w:r>
      <w:r w:rsidR="00360346" w:rsidRPr="007A06F5">
        <w:rPr>
          <w:lang w:val="la-Latn"/>
        </w:rPr>
        <w:t xml:space="preserve"> </w:t>
      </w:r>
      <w:r w:rsidR="00621FC7" w:rsidRPr="007A06F5">
        <w:rPr>
          <w:lang w:val="la-Latn"/>
        </w:rPr>
        <w:t>illud accepit</w:t>
      </w:r>
      <w:r w:rsidR="00360346" w:rsidRPr="007A06F5">
        <w:rPr>
          <w:lang w:val="la-Latn"/>
        </w:rPr>
        <w:t xml:space="preserve">, </w:t>
      </w:r>
      <w:r w:rsidRPr="007A06F5">
        <w:rPr>
          <w:lang w:val="la-Latn"/>
        </w:rPr>
        <w:t>sabbato ante initium quadr</w:t>
      </w:r>
      <w:r w:rsidR="00621FC7" w:rsidRPr="007A06F5">
        <w:rPr>
          <w:lang w:val="la-Latn"/>
        </w:rPr>
        <w:t xml:space="preserve">agesimae in monetatis denariis </w:t>
      </w:r>
      <w:r w:rsidRPr="007A06F5">
        <w:rPr>
          <w:lang w:val="la-Latn"/>
        </w:rPr>
        <w:t>in praefato loco et</w:t>
      </w:r>
      <w:r w:rsidR="00360346" w:rsidRPr="007A06F5">
        <w:rPr>
          <w:lang w:val="la-Latn"/>
        </w:rPr>
        <w:t xml:space="preserve"> </w:t>
      </w:r>
      <w:r w:rsidRPr="007A06F5">
        <w:rPr>
          <w:lang w:val="la-Latn"/>
        </w:rPr>
        <w:t>cum ipsa</w:t>
      </w:r>
      <w:r w:rsidR="00360346" w:rsidRPr="007A06F5">
        <w:rPr>
          <w:lang w:val="la-Latn"/>
        </w:rPr>
        <w:t xml:space="preserve"> </w:t>
      </w:r>
      <w:r w:rsidR="00621FC7" w:rsidRPr="007A06F5">
        <w:rPr>
          <w:lang w:val="la-Latn"/>
        </w:rPr>
        <w:t>pensa</w:t>
      </w:r>
      <w:r w:rsidR="00360346" w:rsidRPr="007A06F5">
        <w:rPr>
          <w:lang w:val="la-Latn"/>
        </w:rPr>
        <w:t xml:space="preserve">, </w:t>
      </w:r>
      <w:r w:rsidRPr="007A06F5">
        <w:rPr>
          <w:lang w:val="la-Latn"/>
        </w:rPr>
        <w:t>cum qua argentum acceperat</w:t>
      </w:r>
      <w:r w:rsidR="00360346" w:rsidRPr="007A06F5">
        <w:rPr>
          <w:lang w:val="la-Latn"/>
        </w:rPr>
        <w:t xml:space="preserve">, </w:t>
      </w:r>
      <w:r w:rsidRPr="007A06F5">
        <w:rPr>
          <w:lang w:val="la-Latn"/>
        </w:rPr>
        <w:t>unusquisque monetarius in nostra camera reddat</w:t>
      </w:r>
      <w:r w:rsidR="008E2A6B" w:rsidRPr="007A06F5">
        <w:rPr>
          <w:lang w:val="la-Latn"/>
        </w:rPr>
        <w:t xml:space="preserve">. </w:t>
      </w:r>
    </w:p>
    <w:p w14:paraId="44B749FA" w14:textId="587FCE42"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nullus more solito pro ullo lucro vel avaritia hoc leviter accipiat</w:t>
      </w:r>
      <w:r w:rsidR="00360346" w:rsidRPr="007A06F5">
        <w:rPr>
          <w:lang w:val="la-Latn"/>
        </w:rPr>
        <w:t xml:space="preserve">, </w:t>
      </w:r>
      <w:r w:rsidR="00621FC7" w:rsidRPr="007A06F5">
        <w:rPr>
          <w:lang w:val="la-Latn"/>
        </w:rPr>
        <w:t xml:space="preserve">sed </w:t>
      </w:r>
      <w:r w:rsidRPr="007A06F5">
        <w:rPr>
          <w:lang w:val="la-Latn"/>
        </w:rPr>
        <w:t>omnes ab ipsis Kalendis Iulii argentum suum in constitutis monetis con</w:t>
      </w:r>
      <w:r w:rsidR="00621FC7" w:rsidRPr="007A06F5">
        <w:rPr>
          <w:lang w:val="la-Latn"/>
        </w:rPr>
        <w:t xml:space="preserve">cambiari </w:t>
      </w:r>
      <w:r w:rsidRPr="007A06F5">
        <w:rPr>
          <w:lang w:val="la-Latn"/>
        </w:rPr>
        <w:t>faciant scientes</w:t>
      </w:r>
      <w:r w:rsidR="00360346" w:rsidRPr="007A06F5">
        <w:rPr>
          <w:lang w:val="la-Latn"/>
        </w:rPr>
        <w:t xml:space="preserve">, </w:t>
      </w:r>
      <w:r w:rsidRPr="007A06F5">
        <w:rPr>
          <w:lang w:val="la-Latn"/>
        </w:rPr>
        <w:t>quia post missam sancti Martini nulli alii denarii in regno nostro</w:t>
      </w:r>
      <w:r w:rsidR="00360346" w:rsidRPr="007A06F5">
        <w:rPr>
          <w:lang w:val="la-Latn"/>
        </w:rPr>
        <w:t xml:space="preserve">, </w:t>
      </w:r>
      <w:r w:rsidRPr="007A06F5">
        <w:rPr>
          <w:lang w:val="la-Latn"/>
        </w:rPr>
        <w:t>nisi istius novae nostrae monetae recipientur</w:t>
      </w:r>
      <w:r w:rsidR="00360346" w:rsidRPr="007A06F5">
        <w:rPr>
          <w:lang w:val="la-Latn"/>
        </w:rPr>
        <w:t xml:space="preserve"> </w:t>
      </w:r>
      <w:r w:rsidRPr="007A06F5">
        <w:rPr>
          <w:lang w:val="la-Latn"/>
        </w:rPr>
        <w:t xml:space="preserve">et ab </w:t>
      </w:r>
      <w:r w:rsidR="00621FC7" w:rsidRPr="007A06F5">
        <w:rPr>
          <w:lang w:val="la-Latn"/>
        </w:rPr>
        <w:t xml:space="preserve">ipsis Kalendis Iulii ipsi novi </w:t>
      </w:r>
      <w:r w:rsidRPr="007A06F5">
        <w:rPr>
          <w:lang w:val="la-Latn"/>
        </w:rPr>
        <w:t>denarii ab omnibus accipiantur</w:t>
      </w:r>
      <w:r w:rsidR="008E2A6B" w:rsidRPr="007A06F5">
        <w:rPr>
          <w:lang w:val="la-Latn"/>
        </w:rPr>
        <w:t xml:space="preserve">. </w:t>
      </w:r>
      <w:r w:rsidRPr="007A06F5">
        <w:rPr>
          <w:lang w:val="la-Latn"/>
        </w:rPr>
        <w:t>Et ' quicumque  liber</w:t>
      </w:r>
      <w:r w:rsidR="00360346" w:rsidRPr="007A06F5">
        <w:rPr>
          <w:lang w:val="la-Latn"/>
        </w:rPr>
        <w:t xml:space="preserve"> </w:t>
      </w:r>
      <w:r w:rsidRPr="007A06F5">
        <w:rPr>
          <w:lang w:val="la-Latn"/>
        </w:rPr>
        <w:t>homo</w:t>
      </w:r>
      <w:r w:rsidR="00360346" w:rsidRPr="007A06F5">
        <w:rPr>
          <w:lang w:val="la-Latn"/>
        </w:rPr>
        <w:t xml:space="preserve"> </w:t>
      </w:r>
      <w:r w:rsidRPr="007A06F5">
        <w:rPr>
          <w:lang w:val="la-Latn"/>
        </w:rPr>
        <w:t>ab ipso</w:t>
      </w:r>
      <w:r w:rsidR="00360346" w:rsidRPr="007A06F5">
        <w:rPr>
          <w:lang w:val="la-Latn"/>
        </w:rPr>
        <w:t xml:space="preserve"> </w:t>
      </w:r>
      <w:r w:rsidRPr="007A06F5">
        <w:rPr>
          <w:lang w:val="la-Latn"/>
        </w:rPr>
        <w:t>die denarium merum</w:t>
      </w:r>
      <w:r w:rsidR="00360346" w:rsidRPr="007A06F5">
        <w:rPr>
          <w:lang w:val="la-Latn"/>
        </w:rPr>
        <w:t xml:space="preserve"> </w:t>
      </w:r>
      <w:r w:rsidRPr="007A06F5">
        <w:rPr>
          <w:lang w:val="la-Latn"/>
        </w:rPr>
        <w:t xml:space="preserve">novae nostrae monetae in regno nostro </w:t>
      </w:r>
      <w:r w:rsidR="00621FC7" w:rsidRPr="007A06F5">
        <w:rPr>
          <w:lang w:val="la-Latn"/>
        </w:rPr>
        <w:t xml:space="preserve">reiecerit ', sicut in praefato </w:t>
      </w:r>
      <w:r w:rsidRPr="007A06F5">
        <w:rPr>
          <w:lang w:val="la-Latn"/>
        </w:rPr>
        <w:t>libro et capitulo regio continetur</w:t>
      </w:r>
      <w:r w:rsidR="00360346" w:rsidRPr="007A06F5">
        <w:rPr>
          <w:lang w:val="la-Latn"/>
        </w:rPr>
        <w:t xml:space="preserve">, </w:t>
      </w:r>
      <w:r w:rsidRPr="007A06F5">
        <w:rPr>
          <w:lang w:val="la-Latn"/>
        </w:rPr>
        <w:t>' bannum nostrum</w:t>
      </w:r>
      <w:r w:rsidR="00360346" w:rsidRPr="007A06F5">
        <w:rPr>
          <w:lang w:val="la-Latn"/>
        </w:rPr>
        <w:t xml:space="preserve">, </w:t>
      </w:r>
      <w:r w:rsidRPr="007A06F5">
        <w:rPr>
          <w:lang w:val="la-Latn"/>
        </w:rPr>
        <w:t>id est solidos sexaginta</w:t>
      </w:r>
      <w:r w:rsidR="00360346" w:rsidRPr="007A06F5">
        <w:rPr>
          <w:lang w:val="la-Latn"/>
        </w:rPr>
        <w:t xml:space="preserve">, </w:t>
      </w:r>
      <w:r w:rsidR="00621FC7" w:rsidRPr="007A06F5">
        <w:rPr>
          <w:lang w:val="la-Latn"/>
        </w:rPr>
        <w:t>com</w:t>
      </w:r>
      <w:r w:rsidRPr="007A06F5">
        <w:rPr>
          <w:lang w:val="la-Latn"/>
        </w:rPr>
        <w:t>ponat</w:t>
      </w:r>
      <w:r w:rsidR="008E2A6B" w:rsidRPr="007A06F5">
        <w:rPr>
          <w:lang w:val="la-Latn"/>
        </w:rPr>
        <w:t xml:space="preserve">. </w:t>
      </w:r>
      <w:r w:rsidRPr="007A06F5">
        <w:rPr>
          <w:lang w:val="la-Latn"/>
        </w:rPr>
        <w:t>Si vero servi ecclesiastici aut comitum aut va</w:t>
      </w:r>
      <w:r w:rsidR="00621FC7" w:rsidRPr="007A06F5">
        <w:rPr>
          <w:lang w:val="la-Latn"/>
        </w:rPr>
        <w:t xml:space="preserve">ssallorum nostrorum hoc facere </w:t>
      </w:r>
      <w:r w:rsidRPr="007A06F5">
        <w:rPr>
          <w:lang w:val="la-Latn"/>
        </w:rPr>
        <w:t>praesumpserint ', quia in praefato capitulari continetur</w:t>
      </w:r>
      <w:r w:rsidR="00D9225B" w:rsidRPr="007A06F5">
        <w:rPr>
          <w:lang w:val="la-Latn"/>
        </w:rPr>
        <w:t xml:space="preserve">: </w:t>
      </w:r>
      <w:r w:rsidR="00621FC7" w:rsidRPr="007A06F5">
        <w:rPr>
          <w:lang w:val="la-Latn"/>
        </w:rPr>
        <w:t>'</w:t>
      </w:r>
      <w:r w:rsidRPr="007A06F5">
        <w:rPr>
          <w:lang w:val="la-Latn"/>
        </w:rPr>
        <w:t>ut</w:t>
      </w:r>
      <w:r w:rsidR="00621FC7" w:rsidRPr="007A06F5">
        <w:rPr>
          <w:lang w:val="la-Latn"/>
        </w:rPr>
        <w:t xml:space="preserve"> sexaginta ictibus vapulent', </w:t>
      </w:r>
      <w:r w:rsidRPr="007A06F5">
        <w:rPr>
          <w:lang w:val="la-Latn"/>
        </w:rPr>
        <w:t>et hac occasione indiscreti</w:t>
      </w:r>
      <w:r w:rsidR="00360346" w:rsidRPr="007A06F5">
        <w:rPr>
          <w:lang w:val="la-Latn"/>
        </w:rPr>
        <w:t xml:space="preserve"> </w:t>
      </w:r>
      <w:r w:rsidRPr="007A06F5">
        <w:rPr>
          <w:lang w:val="la-Latn"/>
        </w:rPr>
        <w:t>homines</w:t>
      </w:r>
      <w:r w:rsidR="00360346" w:rsidRPr="007A06F5">
        <w:rPr>
          <w:lang w:val="la-Latn"/>
        </w:rPr>
        <w:t xml:space="preserve"> </w:t>
      </w:r>
      <w:r w:rsidRPr="007A06F5">
        <w:rPr>
          <w:lang w:val="la-Latn"/>
        </w:rPr>
        <w:t>modum in disciplina faciebant</w:t>
      </w:r>
      <w:r w:rsidR="00360346" w:rsidRPr="007A06F5">
        <w:rPr>
          <w:lang w:val="la-Latn"/>
        </w:rPr>
        <w:t xml:space="preserve">, </w:t>
      </w:r>
      <w:r w:rsidR="00621FC7" w:rsidRPr="007A06F5">
        <w:rPr>
          <w:lang w:val="la-Latn"/>
        </w:rPr>
        <w:t xml:space="preserve">constituimus </w:t>
      </w:r>
      <w:r w:rsidRPr="007A06F5">
        <w:rPr>
          <w:lang w:val="la-Latn"/>
        </w:rPr>
        <w:t>cum</w:t>
      </w:r>
      <w:r w:rsidR="00360346" w:rsidRPr="007A06F5">
        <w:rPr>
          <w:lang w:val="la-Latn"/>
        </w:rPr>
        <w:t xml:space="preserve"> </w:t>
      </w:r>
      <w:r w:rsidRPr="007A06F5">
        <w:rPr>
          <w:lang w:val="la-Latn"/>
        </w:rPr>
        <w:t>fidelium nostrorum consensu atque</w:t>
      </w:r>
      <w:r w:rsidR="00360346" w:rsidRPr="007A06F5">
        <w:rPr>
          <w:lang w:val="la-Latn"/>
        </w:rPr>
        <w:t xml:space="preserve"> </w:t>
      </w:r>
      <w:r w:rsidR="00621FC7" w:rsidRPr="007A06F5">
        <w:rPr>
          <w:lang w:val="la-Latn"/>
        </w:rPr>
        <w:t>consilio</w:t>
      </w:r>
      <w:r w:rsidR="00360346" w:rsidRPr="007A06F5">
        <w:rPr>
          <w:lang w:val="la-Latn"/>
        </w:rPr>
        <w:t xml:space="preserve">, </w:t>
      </w:r>
      <w:r w:rsidRPr="007A06F5">
        <w:rPr>
          <w:lang w:val="la-Latn"/>
        </w:rPr>
        <w:lastRenderedPageBreak/>
        <w:t>ut</w:t>
      </w:r>
      <w:r w:rsidR="00360346" w:rsidRPr="007A06F5">
        <w:rPr>
          <w:lang w:val="la-Latn"/>
        </w:rPr>
        <w:t xml:space="preserve">, </w:t>
      </w:r>
      <w:r w:rsidR="00621FC7" w:rsidRPr="007A06F5">
        <w:rPr>
          <w:lang w:val="la-Latn"/>
        </w:rPr>
        <w:t xml:space="preserve">quorumcumque coloni et </w:t>
      </w:r>
      <w:r w:rsidRPr="007A06F5">
        <w:rPr>
          <w:lang w:val="la-Latn"/>
        </w:rPr>
        <w:t>servi pro hoc convicti fuerint n</w:t>
      </w:r>
      <w:r w:rsidR="00360346" w:rsidRPr="007A06F5">
        <w:rPr>
          <w:lang w:val="la-Latn"/>
        </w:rPr>
        <w:t xml:space="preserve">, </w:t>
      </w:r>
      <w:r w:rsidRPr="007A06F5">
        <w:rPr>
          <w:lang w:val="la-Latn"/>
        </w:rPr>
        <w:t>non</w:t>
      </w:r>
      <w:r w:rsidR="00360346" w:rsidRPr="007A06F5">
        <w:rPr>
          <w:lang w:val="la-Latn"/>
        </w:rPr>
        <w:t xml:space="preserve"> </w:t>
      </w:r>
      <w:r w:rsidRPr="007A06F5">
        <w:rPr>
          <w:lang w:val="la-Latn"/>
        </w:rPr>
        <w:t>cum grosso p fuste</w:t>
      </w:r>
      <w:r w:rsidR="00360346" w:rsidRPr="007A06F5">
        <w:rPr>
          <w:lang w:val="la-Latn"/>
        </w:rPr>
        <w:t xml:space="preserve">, </w:t>
      </w:r>
      <w:r w:rsidRPr="007A06F5">
        <w:rPr>
          <w:lang w:val="la-Latn"/>
        </w:rPr>
        <w:t>sed nudi cum</w:t>
      </w:r>
      <w:r w:rsidR="00360346" w:rsidRPr="007A06F5">
        <w:rPr>
          <w:lang w:val="la-Latn"/>
        </w:rPr>
        <w:t xml:space="preserve"> </w:t>
      </w:r>
      <w:r w:rsidR="00621FC7" w:rsidRPr="007A06F5">
        <w:rPr>
          <w:lang w:val="la-Latn"/>
        </w:rPr>
        <w:t>virgis vapu</w:t>
      </w:r>
      <w:r w:rsidRPr="007A06F5">
        <w:rPr>
          <w:lang w:val="la-Latn"/>
        </w:rPr>
        <w:t>lent</w:t>
      </w:r>
      <w:r w:rsidR="008E2A6B" w:rsidRPr="007A06F5">
        <w:rPr>
          <w:lang w:val="la-Latn"/>
        </w:rPr>
        <w:t xml:space="preserve">; </w:t>
      </w:r>
      <w:r w:rsidRPr="007A06F5">
        <w:rPr>
          <w:lang w:val="la-Latn"/>
        </w:rPr>
        <w:t>et in civitatibus</w:t>
      </w:r>
      <w:r w:rsidR="00360346" w:rsidRPr="007A06F5">
        <w:rPr>
          <w:lang w:val="la-Latn"/>
        </w:rPr>
        <w:t xml:space="preserve"> </w:t>
      </w:r>
      <w:r w:rsidRPr="007A06F5">
        <w:rPr>
          <w:lang w:val="la-Latn"/>
        </w:rPr>
        <w:t>atque vicis seu villis episcopi per suos ministros vel</w:t>
      </w:r>
      <w:r w:rsidR="00360346" w:rsidRPr="007A06F5">
        <w:rPr>
          <w:lang w:val="la-Latn"/>
        </w:rPr>
        <w:t xml:space="preserve"> </w:t>
      </w:r>
      <w:r w:rsidR="00621FC7" w:rsidRPr="007A06F5">
        <w:rPr>
          <w:lang w:val="la-Latn"/>
        </w:rPr>
        <w:t>pres</w:t>
      </w:r>
      <w:r w:rsidRPr="007A06F5">
        <w:rPr>
          <w:lang w:val="la-Latn"/>
        </w:rPr>
        <w:t>byteros providentiam una cum rei publicae ministris accipiant</w:t>
      </w:r>
      <w:r w:rsidR="00360346" w:rsidRPr="007A06F5">
        <w:rPr>
          <w:lang w:val="la-Latn"/>
        </w:rPr>
        <w:t xml:space="preserve">, </w:t>
      </w:r>
      <w:r w:rsidRPr="007A06F5">
        <w:rPr>
          <w:lang w:val="la-Latn"/>
        </w:rPr>
        <w:t>ne et in</w:t>
      </w:r>
      <w:r w:rsidR="00360346" w:rsidRPr="007A06F5">
        <w:rPr>
          <w:lang w:val="la-Latn"/>
        </w:rPr>
        <w:t xml:space="preserve"> </w:t>
      </w:r>
      <w:r w:rsidR="00621FC7" w:rsidRPr="007A06F5">
        <w:rPr>
          <w:lang w:val="la-Latn"/>
        </w:rPr>
        <w:t xml:space="preserve">hac causa </w:t>
      </w:r>
      <w:r w:rsidRPr="007A06F5">
        <w:rPr>
          <w:lang w:val="la-Latn"/>
        </w:rPr>
        <w:t>modus</w:t>
      </w:r>
      <w:r w:rsidR="00360346" w:rsidRPr="007A06F5">
        <w:rPr>
          <w:lang w:val="la-Latn"/>
        </w:rPr>
        <w:t xml:space="preserve"> </w:t>
      </w:r>
      <w:r w:rsidRPr="007A06F5">
        <w:rPr>
          <w:lang w:val="la-Latn"/>
        </w:rPr>
        <w:t>disciplinae transgrediatur</w:t>
      </w:r>
      <w:r w:rsidR="00360346" w:rsidRPr="007A06F5">
        <w:rPr>
          <w:lang w:val="la-Latn"/>
        </w:rPr>
        <w:t xml:space="preserve">, </w:t>
      </w:r>
      <w:r w:rsidRPr="007A06F5">
        <w:rPr>
          <w:lang w:val="la-Latn"/>
        </w:rPr>
        <w:t>sed taliter fiat</w:t>
      </w:r>
      <w:r w:rsidR="00360346" w:rsidRPr="007A06F5">
        <w:rPr>
          <w:lang w:val="la-Latn"/>
        </w:rPr>
        <w:t xml:space="preserve">, </w:t>
      </w:r>
      <w:r w:rsidRPr="007A06F5">
        <w:rPr>
          <w:lang w:val="la-Latn"/>
        </w:rPr>
        <w:t>q</w:t>
      </w:r>
      <w:r w:rsidR="00621FC7" w:rsidRPr="007A06F5">
        <w:rPr>
          <w:lang w:val="la-Latn"/>
        </w:rPr>
        <w:t>ualiter et homines castigentur</w:t>
      </w:r>
      <w:r w:rsidR="00360346" w:rsidRPr="007A06F5">
        <w:rPr>
          <w:lang w:val="la-Latn"/>
        </w:rPr>
        <w:t xml:space="preserve">, </w:t>
      </w:r>
      <w:r w:rsidRPr="007A06F5">
        <w:rPr>
          <w:lang w:val="la-Latn"/>
        </w:rPr>
        <w:t>et quasi</w:t>
      </w:r>
      <w:r w:rsidR="00360346" w:rsidRPr="007A06F5">
        <w:rPr>
          <w:lang w:val="la-Latn"/>
        </w:rPr>
        <w:t xml:space="preserve"> </w:t>
      </w:r>
      <w:r w:rsidRPr="007A06F5">
        <w:rPr>
          <w:lang w:val="la-Latn"/>
        </w:rPr>
        <w:t>pro intentione vel occasione</w:t>
      </w:r>
      <w:r w:rsidR="00360346" w:rsidRPr="007A06F5">
        <w:rPr>
          <w:lang w:val="la-Latn"/>
        </w:rPr>
        <w:t xml:space="preserve"> </w:t>
      </w:r>
      <w:r w:rsidRPr="007A06F5">
        <w:rPr>
          <w:lang w:val="la-Latn"/>
        </w:rPr>
        <w:t>castigationis disciplinam facientes</w:t>
      </w:r>
      <w:r w:rsidR="00360346" w:rsidRPr="007A06F5">
        <w:rPr>
          <w:lang w:val="la-Latn"/>
        </w:rPr>
        <w:t xml:space="preserve"> </w:t>
      </w:r>
      <w:r w:rsidR="00621FC7" w:rsidRPr="007A06F5">
        <w:rPr>
          <w:lang w:val="la-Latn"/>
        </w:rPr>
        <w:t xml:space="preserve">peccatum </w:t>
      </w:r>
      <w:r w:rsidRPr="007A06F5">
        <w:rPr>
          <w:lang w:val="la-Latn"/>
        </w:rPr>
        <w:t>non incurrant et disciplinam sustinentes in</w:t>
      </w:r>
      <w:r w:rsidR="00360346" w:rsidRPr="007A06F5">
        <w:rPr>
          <w:lang w:val="la-Latn"/>
        </w:rPr>
        <w:t xml:space="preserve"> </w:t>
      </w:r>
      <w:r w:rsidRPr="007A06F5">
        <w:rPr>
          <w:lang w:val="la-Latn"/>
        </w:rPr>
        <w:t>corpore suo</w:t>
      </w:r>
      <w:r w:rsidR="00360346" w:rsidRPr="007A06F5">
        <w:rPr>
          <w:lang w:val="la-Latn"/>
        </w:rPr>
        <w:t xml:space="preserve"> </w:t>
      </w:r>
      <w:r w:rsidRPr="007A06F5">
        <w:rPr>
          <w:lang w:val="la-Latn"/>
        </w:rPr>
        <w:t>debiliores</w:t>
      </w:r>
      <w:r w:rsidR="00D9225B" w:rsidRPr="007A06F5">
        <w:rPr>
          <w:lang w:val="la-Latn"/>
        </w:rPr>
        <w:t xml:space="preserve"> </w:t>
      </w:r>
      <w:r w:rsidRPr="007A06F5">
        <w:rPr>
          <w:lang w:val="la-Latn"/>
        </w:rPr>
        <w:t>non fiant</w:t>
      </w:r>
      <w:r w:rsidR="008E2A6B" w:rsidRPr="007A06F5">
        <w:rPr>
          <w:lang w:val="la-Latn"/>
        </w:rPr>
        <w:t xml:space="preserve">. </w:t>
      </w:r>
      <w:r w:rsidRPr="007A06F5">
        <w:rPr>
          <w:lang w:val="la-Latn"/>
        </w:rPr>
        <w:t>Quodsi quis hoc mandatum nostrum transgressus fuerit</w:t>
      </w:r>
      <w:r w:rsidR="00360346" w:rsidRPr="007A06F5">
        <w:rPr>
          <w:lang w:val="la-Latn"/>
        </w:rPr>
        <w:t xml:space="preserve">, </w:t>
      </w:r>
      <w:r w:rsidRPr="007A06F5">
        <w:rPr>
          <w:lang w:val="la-Latn"/>
        </w:rPr>
        <w:t>nobis ab episcopis nuntietur</w:t>
      </w:r>
      <w:r w:rsidR="00360346" w:rsidRPr="007A06F5">
        <w:rPr>
          <w:lang w:val="la-Latn"/>
        </w:rPr>
        <w:t xml:space="preserve">, </w:t>
      </w:r>
      <w:r w:rsidRPr="007A06F5">
        <w:rPr>
          <w:lang w:val="la-Latn"/>
        </w:rPr>
        <w:t>quatenus taliter castigetur</w:t>
      </w:r>
      <w:r w:rsidR="00360346" w:rsidRPr="007A06F5">
        <w:rPr>
          <w:lang w:val="la-Latn"/>
        </w:rPr>
        <w:t xml:space="preserve">, </w:t>
      </w:r>
      <w:r w:rsidRPr="007A06F5">
        <w:rPr>
          <w:lang w:val="la-Latn"/>
        </w:rPr>
        <w:t>ne deinceps mandatum n</w:t>
      </w:r>
      <w:r w:rsidR="00621FC7" w:rsidRPr="007A06F5">
        <w:rPr>
          <w:lang w:val="la-Latn"/>
        </w:rPr>
        <w:t>ostrum quemquam delectet con</w:t>
      </w:r>
      <w:r w:rsidRPr="007A06F5">
        <w:rPr>
          <w:lang w:val="la-Latn"/>
        </w:rPr>
        <w:t>temnere</w:t>
      </w:r>
      <w:r w:rsidR="008E2A6B" w:rsidRPr="007A06F5">
        <w:rPr>
          <w:lang w:val="la-Latn"/>
        </w:rPr>
        <w:t xml:space="preserve">. </w:t>
      </w:r>
      <w:r w:rsidR="00D9225B" w:rsidRPr="007A06F5">
        <w:rPr>
          <w:lang w:val="la-Latn"/>
        </w:rPr>
        <w:t xml:space="preserve">Et ' si dominus </w:t>
      </w:r>
      <w:r w:rsidRPr="007A06F5">
        <w:rPr>
          <w:lang w:val="la-Latn"/>
        </w:rPr>
        <w:t>vel</w:t>
      </w:r>
      <w:r w:rsidR="00360346" w:rsidRPr="007A06F5">
        <w:rPr>
          <w:lang w:val="la-Latn"/>
        </w:rPr>
        <w:t xml:space="preserve"> </w:t>
      </w:r>
      <w:r w:rsidRPr="007A06F5">
        <w:rPr>
          <w:lang w:val="la-Latn"/>
        </w:rPr>
        <w:t>magister</w:t>
      </w:r>
      <w:r w:rsidR="00360346" w:rsidRPr="007A06F5">
        <w:rPr>
          <w:lang w:val="la-Latn"/>
        </w:rPr>
        <w:t xml:space="preserve">, </w:t>
      </w:r>
      <w:r w:rsidRPr="007A06F5">
        <w:rPr>
          <w:lang w:val="la-Latn"/>
        </w:rPr>
        <w:t xml:space="preserve">qui liber </w:t>
      </w:r>
      <w:r w:rsidR="00D9225B" w:rsidRPr="007A06F5">
        <w:rPr>
          <w:lang w:val="la-Latn"/>
        </w:rPr>
        <w:t>est</w:t>
      </w:r>
      <w:r w:rsidR="00360346" w:rsidRPr="007A06F5">
        <w:rPr>
          <w:lang w:val="la-Latn"/>
        </w:rPr>
        <w:t xml:space="preserve">, </w:t>
      </w:r>
      <w:r w:rsidR="00621FC7" w:rsidRPr="007A06F5">
        <w:rPr>
          <w:lang w:val="la-Latn"/>
        </w:rPr>
        <w:t xml:space="preserve">aut advocatus talium </w:t>
      </w:r>
      <w:r w:rsidRPr="007A06F5">
        <w:rPr>
          <w:lang w:val="la-Latn"/>
        </w:rPr>
        <w:t>hominum eos vel comiti vel misso nostro ad discipl</w:t>
      </w:r>
      <w:r w:rsidR="00621FC7" w:rsidRPr="007A06F5">
        <w:rPr>
          <w:lang w:val="la-Latn"/>
        </w:rPr>
        <w:t xml:space="preserve">inam sustinendam contradixerit </w:t>
      </w:r>
      <w:r w:rsidRPr="007A06F5">
        <w:rPr>
          <w:lang w:val="la-Latn"/>
        </w:rPr>
        <w:t>vel misso nostro iussus praesentare noluerit</w:t>
      </w:r>
      <w:r w:rsidR="00360346" w:rsidRPr="007A06F5">
        <w:rPr>
          <w:lang w:val="la-Latn"/>
        </w:rPr>
        <w:t xml:space="preserve">, </w:t>
      </w:r>
      <w:r w:rsidRPr="007A06F5">
        <w:rPr>
          <w:lang w:val="la-Latn"/>
        </w:rPr>
        <w:t>prae</w:t>
      </w:r>
      <w:r w:rsidR="00621FC7" w:rsidRPr="007A06F5">
        <w:rPr>
          <w:lang w:val="la-Latn"/>
        </w:rPr>
        <w:t>dictum bannum sexaginta solido</w:t>
      </w:r>
      <w:r w:rsidRPr="007A06F5">
        <w:rPr>
          <w:lang w:val="la-Latn"/>
        </w:rPr>
        <w:t>rum componat ', sicut in praedicto capitulari habetur</w:t>
      </w:r>
      <w:r w:rsidR="008E2A6B" w:rsidRPr="007A06F5">
        <w:rPr>
          <w:lang w:val="la-Latn"/>
        </w:rPr>
        <w:t xml:space="preserve">. </w:t>
      </w:r>
    </w:p>
    <w:p w14:paraId="5AEB7574" w14:textId="3A18ACB1" w:rsidR="00914A37" w:rsidRPr="007A06F5" w:rsidRDefault="00621FC7" w:rsidP="00E9104F">
      <w:pPr>
        <w:pStyle w:val="Normlnweb"/>
        <w:numPr>
          <w:ilvl w:val="0"/>
          <w:numId w:val="57"/>
        </w:numPr>
        <w:rPr>
          <w:lang w:val="la-Latn"/>
        </w:rPr>
      </w:pPr>
      <w:r w:rsidRPr="007A06F5">
        <w:rPr>
          <w:lang w:val="la-Latn"/>
        </w:rPr>
        <w:t>Ut</w:t>
      </w:r>
      <w:r w:rsidR="00360346" w:rsidRPr="007A06F5">
        <w:rPr>
          <w:lang w:val="la-Latn"/>
        </w:rPr>
        <w:t xml:space="preserve">, </w:t>
      </w:r>
      <w:r w:rsidR="00914A37" w:rsidRPr="007A06F5">
        <w:rPr>
          <w:lang w:val="la-Latn"/>
        </w:rPr>
        <w:t>si aliquis homo a</w:t>
      </w:r>
      <w:r w:rsidR="00360346" w:rsidRPr="007A06F5">
        <w:rPr>
          <w:lang w:val="la-Latn"/>
        </w:rPr>
        <w:t xml:space="preserve"> </w:t>
      </w:r>
      <w:r w:rsidR="00914A37" w:rsidRPr="007A06F5">
        <w:rPr>
          <w:lang w:val="la-Latn"/>
        </w:rPr>
        <w:t>proximis Kalendis Iulii de hac nova nostra moneta mixtum vel minus</w:t>
      </w:r>
      <w:r w:rsidR="00360346" w:rsidRPr="007A06F5">
        <w:rPr>
          <w:lang w:val="la-Latn"/>
        </w:rPr>
        <w:t xml:space="preserve">, </w:t>
      </w:r>
      <w:r w:rsidR="00914A37" w:rsidRPr="007A06F5">
        <w:rPr>
          <w:lang w:val="la-Latn"/>
        </w:rPr>
        <w:t>quam debeat</w:t>
      </w:r>
      <w:r w:rsidR="00360346" w:rsidRPr="007A06F5">
        <w:rPr>
          <w:lang w:val="la-Latn"/>
        </w:rPr>
        <w:t xml:space="preserve">, </w:t>
      </w:r>
      <w:r w:rsidR="00914A37" w:rsidRPr="007A06F5">
        <w:rPr>
          <w:lang w:val="la-Latn"/>
        </w:rPr>
        <w:t>pensantem denarium invenerit</w:t>
      </w:r>
      <w:r w:rsidR="00360346" w:rsidRPr="007A06F5">
        <w:rPr>
          <w:lang w:val="la-Latn"/>
        </w:rPr>
        <w:t xml:space="preserve">, </w:t>
      </w:r>
      <w:r w:rsidR="00914A37" w:rsidRPr="007A06F5">
        <w:rPr>
          <w:lang w:val="la-Latn"/>
        </w:rPr>
        <w:t>constringat eum</w:t>
      </w:r>
      <w:r w:rsidR="00360346" w:rsidRPr="007A06F5">
        <w:rPr>
          <w:lang w:val="la-Latn"/>
        </w:rPr>
        <w:t xml:space="preserve">, </w:t>
      </w:r>
      <w:r w:rsidR="00914A37" w:rsidRPr="007A06F5">
        <w:rPr>
          <w:lang w:val="la-Latn"/>
        </w:rPr>
        <w:t>qui ipsum denarium ad negotiandum protulit</w:t>
      </w:r>
      <w:r w:rsidR="00360346" w:rsidRPr="007A06F5">
        <w:rPr>
          <w:lang w:val="la-Latn"/>
        </w:rPr>
        <w:t xml:space="preserve">, </w:t>
      </w:r>
      <w:r w:rsidR="00914A37" w:rsidRPr="007A06F5">
        <w:rPr>
          <w:lang w:val="la-Latn"/>
        </w:rPr>
        <w:t>et ipse dicat</w:t>
      </w:r>
      <w:r w:rsidR="00360346" w:rsidRPr="007A06F5">
        <w:rPr>
          <w:lang w:val="la-Latn"/>
        </w:rPr>
        <w:t xml:space="preserve">, </w:t>
      </w:r>
      <w:r w:rsidR="00914A37" w:rsidRPr="007A06F5">
        <w:rPr>
          <w:lang w:val="la-Latn"/>
        </w:rPr>
        <w:t>a quo eum accepit</w:t>
      </w:r>
      <w:r w:rsidR="008E2A6B" w:rsidRPr="007A06F5">
        <w:rPr>
          <w:lang w:val="la-Latn"/>
        </w:rPr>
        <w:t xml:space="preserve">; </w:t>
      </w:r>
      <w:r w:rsidRPr="007A06F5">
        <w:rPr>
          <w:lang w:val="la-Latn"/>
        </w:rPr>
        <w:t xml:space="preserve">et sic </w:t>
      </w:r>
      <w:r w:rsidR="00914A37" w:rsidRPr="007A06F5">
        <w:rPr>
          <w:lang w:val="la-Latn"/>
        </w:rPr>
        <w:t>de manu ad manum veniat</w:t>
      </w:r>
      <w:r w:rsidR="00360346" w:rsidRPr="007A06F5">
        <w:rPr>
          <w:lang w:val="la-Latn"/>
        </w:rPr>
        <w:t xml:space="preserve">, </w:t>
      </w:r>
      <w:r w:rsidR="00914A37" w:rsidRPr="007A06F5">
        <w:rPr>
          <w:lang w:val="la-Latn"/>
        </w:rPr>
        <w:t>usque dum ad falsitatis auctorem perveniatur</w:t>
      </w:r>
      <w:r w:rsidR="008E2A6B" w:rsidRPr="007A06F5">
        <w:rPr>
          <w:lang w:val="la-Latn"/>
        </w:rPr>
        <w:t xml:space="preserve">. </w:t>
      </w:r>
      <w:r w:rsidR="00914A37" w:rsidRPr="007A06F5">
        <w:rPr>
          <w:lang w:val="la-Latn"/>
        </w:rPr>
        <w:t>Et i</w:t>
      </w:r>
      <w:r w:rsidRPr="007A06F5">
        <w:rPr>
          <w:lang w:val="la-Latn"/>
        </w:rPr>
        <w:t xml:space="preserve">n </w:t>
      </w:r>
      <w:r w:rsidR="00914A37" w:rsidRPr="007A06F5">
        <w:rPr>
          <w:lang w:val="la-Latn"/>
        </w:rPr>
        <w:t>ventus mixti vel minus</w:t>
      </w:r>
      <w:r w:rsidR="00360346" w:rsidRPr="007A06F5">
        <w:rPr>
          <w:lang w:val="la-Latn"/>
        </w:rPr>
        <w:t xml:space="preserve">, </w:t>
      </w:r>
      <w:r w:rsidR="00914A37" w:rsidRPr="007A06F5">
        <w:rPr>
          <w:lang w:val="la-Latn"/>
        </w:rPr>
        <w:t>quam debeat</w:t>
      </w:r>
      <w:r w:rsidR="00360346" w:rsidRPr="007A06F5">
        <w:rPr>
          <w:lang w:val="la-Latn"/>
        </w:rPr>
        <w:t xml:space="preserve">, </w:t>
      </w:r>
      <w:r w:rsidR="00914A37" w:rsidRPr="007A06F5">
        <w:rPr>
          <w:lang w:val="la-Latn"/>
        </w:rPr>
        <w:t>pensantis denarii monetator in illa terra</w:t>
      </w:r>
      <w:r w:rsidR="00360346" w:rsidRPr="007A06F5">
        <w:rPr>
          <w:lang w:val="la-Latn"/>
        </w:rPr>
        <w:t xml:space="preserve">, </w:t>
      </w:r>
      <w:r w:rsidRPr="007A06F5">
        <w:rPr>
          <w:lang w:val="la-Latn"/>
        </w:rPr>
        <w:t xml:space="preserve">in </w:t>
      </w:r>
      <w:r w:rsidR="00914A37" w:rsidRPr="007A06F5">
        <w:rPr>
          <w:lang w:val="la-Latn"/>
        </w:rPr>
        <w:t>qua iudicia secundum legem Romanam terminantur</w:t>
      </w:r>
      <w:r w:rsidR="00360346" w:rsidRPr="007A06F5">
        <w:rPr>
          <w:lang w:val="la-Latn"/>
        </w:rPr>
        <w:t xml:space="preserve">, </w:t>
      </w:r>
      <w:r w:rsidR="00914A37" w:rsidRPr="007A06F5">
        <w:rPr>
          <w:lang w:val="la-Latn"/>
        </w:rPr>
        <w:t>secundum ipsam legem iudicetur</w:t>
      </w:r>
      <w:r w:rsidR="008E2A6B" w:rsidRPr="007A06F5">
        <w:rPr>
          <w:lang w:val="la-Latn"/>
        </w:rPr>
        <w:t xml:space="preserve">; </w:t>
      </w:r>
      <w:r w:rsidR="00914A37" w:rsidRPr="007A06F5">
        <w:rPr>
          <w:lang w:val="la-Latn"/>
        </w:rPr>
        <w:t>et in illa terra</w:t>
      </w:r>
      <w:r w:rsidR="00360346" w:rsidRPr="007A06F5">
        <w:rPr>
          <w:lang w:val="la-Latn"/>
        </w:rPr>
        <w:t xml:space="preserve">, </w:t>
      </w:r>
      <w:r w:rsidR="00914A37" w:rsidRPr="007A06F5">
        <w:rPr>
          <w:lang w:val="la-Latn"/>
        </w:rPr>
        <w:t>in qua iudicia secundum legem Romanam non iudicantur</w:t>
      </w:r>
      <w:r w:rsidR="00360346" w:rsidRPr="007A06F5">
        <w:rPr>
          <w:lang w:val="la-Latn"/>
        </w:rPr>
        <w:t xml:space="preserve">, </w:t>
      </w:r>
      <w:r w:rsidR="00914A37" w:rsidRPr="007A06F5">
        <w:rPr>
          <w:lang w:val="la-Latn"/>
        </w:rPr>
        <w:t>monetarius</w:t>
      </w:r>
      <w:r w:rsidR="00360346" w:rsidRPr="007A06F5">
        <w:rPr>
          <w:lang w:val="la-Latn"/>
        </w:rPr>
        <w:t xml:space="preserve">, </w:t>
      </w:r>
      <w:r w:rsidR="00D9225B" w:rsidRPr="007A06F5">
        <w:rPr>
          <w:lang w:val="la-Latn"/>
        </w:rPr>
        <w:t>/ sicut supra</w:t>
      </w:r>
      <w:r w:rsidR="00914A37" w:rsidRPr="007A06F5">
        <w:rPr>
          <w:lang w:val="la-Latn"/>
        </w:rPr>
        <w:t xml:space="preserve"> diximus</w:t>
      </w:r>
      <w:r w:rsidR="00360346" w:rsidRPr="007A06F5">
        <w:rPr>
          <w:lang w:val="la-Latn"/>
        </w:rPr>
        <w:t xml:space="preserve">, </w:t>
      </w:r>
      <w:r w:rsidR="00914A37" w:rsidRPr="007A06F5">
        <w:rPr>
          <w:lang w:val="la-Latn"/>
        </w:rPr>
        <w:t>falsi denarii manum dexteram perdat</w:t>
      </w:r>
      <w:r w:rsidR="00360346" w:rsidRPr="007A06F5">
        <w:rPr>
          <w:lang w:val="la-Latn"/>
        </w:rPr>
        <w:t xml:space="preserve">, </w:t>
      </w:r>
      <w:r w:rsidRPr="007A06F5">
        <w:rPr>
          <w:lang w:val="la-Latn"/>
        </w:rPr>
        <w:t xml:space="preserve">sicut in quarto libro </w:t>
      </w:r>
      <w:r w:rsidR="00914A37" w:rsidRPr="007A06F5">
        <w:rPr>
          <w:lang w:val="la-Latn"/>
        </w:rPr>
        <w:t>capitulorum continetur capite XXXIII</w:t>
      </w:r>
      <w:r w:rsidR="008E2A6B" w:rsidRPr="007A06F5">
        <w:rPr>
          <w:lang w:val="la-Latn"/>
        </w:rPr>
        <w:t xml:space="preserve">. </w:t>
      </w:r>
      <w:r w:rsidR="00914A37" w:rsidRPr="007A06F5">
        <w:rPr>
          <w:lang w:val="la-Latn"/>
        </w:rPr>
        <w:t>Et qui hoc consenserit</w:t>
      </w:r>
      <w:r w:rsidR="00360346" w:rsidRPr="007A06F5">
        <w:rPr>
          <w:lang w:val="la-Latn"/>
        </w:rPr>
        <w:t xml:space="preserve">, </w:t>
      </w:r>
      <w:r w:rsidR="00914A37" w:rsidRPr="007A06F5">
        <w:rPr>
          <w:lang w:val="la-Latn"/>
        </w:rPr>
        <w:t>si liber est</w:t>
      </w:r>
      <w:r w:rsidR="00360346" w:rsidRPr="007A06F5">
        <w:rPr>
          <w:lang w:val="la-Latn"/>
        </w:rPr>
        <w:t xml:space="preserve">, </w:t>
      </w:r>
      <w:r w:rsidRPr="007A06F5">
        <w:rPr>
          <w:lang w:val="la-Latn"/>
        </w:rPr>
        <w:t xml:space="preserve">LX </w:t>
      </w:r>
      <w:r w:rsidR="00914A37" w:rsidRPr="007A06F5">
        <w:rPr>
          <w:lang w:val="la-Latn"/>
        </w:rPr>
        <w:t>solides componat</w:t>
      </w:r>
      <w:r w:rsidR="008E2A6B" w:rsidRPr="007A06F5">
        <w:rPr>
          <w:lang w:val="la-Latn"/>
        </w:rPr>
        <w:t xml:space="preserve">; </w:t>
      </w:r>
      <w:r w:rsidR="00914A37" w:rsidRPr="007A06F5">
        <w:rPr>
          <w:lang w:val="la-Latn"/>
        </w:rPr>
        <w:t>si servus vel colonus</w:t>
      </w:r>
      <w:r w:rsidR="00360346" w:rsidRPr="007A06F5">
        <w:rPr>
          <w:lang w:val="la-Latn"/>
        </w:rPr>
        <w:t xml:space="preserve">, </w:t>
      </w:r>
      <w:r w:rsidR="00914A37" w:rsidRPr="007A06F5">
        <w:rPr>
          <w:lang w:val="la-Latn"/>
        </w:rPr>
        <w:t>nudus cum virgis vapulet</w:t>
      </w:r>
      <w:r w:rsidR="008E2A6B" w:rsidRPr="007A06F5">
        <w:rPr>
          <w:lang w:val="la-Latn"/>
        </w:rPr>
        <w:t xml:space="preserve">. </w:t>
      </w:r>
    </w:p>
    <w:p w14:paraId="6E73556B" w14:textId="5FA5DFA9"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diligenter comites et ministri rei pu</w:t>
      </w:r>
      <w:r w:rsidR="00621FC7" w:rsidRPr="007A06F5">
        <w:rPr>
          <w:lang w:val="la-Latn"/>
        </w:rPr>
        <w:t xml:space="preserve">blicae per e suos comitatus ac </w:t>
      </w:r>
      <w:r w:rsidRPr="007A06F5">
        <w:rPr>
          <w:lang w:val="la-Latn"/>
        </w:rPr>
        <w:t>ministeria provideant</w:t>
      </w:r>
      <w:r w:rsidR="00360346" w:rsidRPr="007A06F5">
        <w:rPr>
          <w:lang w:val="la-Latn"/>
        </w:rPr>
        <w:t xml:space="preserve">, </w:t>
      </w:r>
      <w:r w:rsidRPr="007A06F5">
        <w:rPr>
          <w:lang w:val="la-Latn"/>
        </w:rPr>
        <w:t>ne in</w:t>
      </w:r>
      <w:r w:rsidR="00360346" w:rsidRPr="007A06F5">
        <w:rPr>
          <w:lang w:val="la-Latn"/>
        </w:rPr>
        <w:t xml:space="preserve"> </w:t>
      </w:r>
      <w:r w:rsidRPr="007A06F5">
        <w:rPr>
          <w:lang w:val="la-Latn"/>
        </w:rPr>
        <w:t>aliquo loco occulta vel fraudulenta moneta fieri possit</w:t>
      </w:r>
      <w:r w:rsidR="008E2A6B" w:rsidRPr="007A06F5">
        <w:rPr>
          <w:lang w:val="la-Latn"/>
        </w:rPr>
        <w:t xml:space="preserve">. </w:t>
      </w:r>
      <w:r w:rsidRPr="007A06F5">
        <w:rPr>
          <w:lang w:val="la-Latn"/>
        </w:rPr>
        <w:t>Et si inventus ac comprobatus quilibet fuerit fraudulentam</w:t>
      </w:r>
      <w:r w:rsidR="00360346" w:rsidRPr="007A06F5">
        <w:rPr>
          <w:lang w:val="la-Latn"/>
        </w:rPr>
        <w:t xml:space="preserve"> </w:t>
      </w:r>
      <w:r w:rsidR="00621FC7" w:rsidRPr="007A06F5">
        <w:rPr>
          <w:lang w:val="la-Latn"/>
        </w:rPr>
        <w:t>monetam percutiens</w:t>
      </w:r>
      <w:r w:rsidR="00360346" w:rsidRPr="007A06F5">
        <w:rPr>
          <w:lang w:val="la-Latn"/>
        </w:rPr>
        <w:t xml:space="preserve">, </w:t>
      </w:r>
      <w:r w:rsidRPr="007A06F5">
        <w:rPr>
          <w:lang w:val="la-Latn"/>
        </w:rPr>
        <w:t>sicut constitutum est de falso monetario</w:t>
      </w:r>
      <w:r w:rsidR="00360346" w:rsidRPr="007A06F5">
        <w:rPr>
          <w:lang w:val="la-Latn"/>
        </w:rPr>
        <w:t xml:space="preserve">, </w:t>
      </w:r>
      <w:r w:rsidRPr="007A06F5">
        <w:rPr>
          <w:lang w:val="la-Latn"/>
        </w:rPr>
        <w:t>ex prae</w:t>
      </w:r>
      <w:r w:rsidR="00621FC7" w:rsidRPr="007A06F5">
        <w:rPr>
          <w:lang w:val="la-Latn"/>
        </w:rPr>
        <w:t xml:space="preserve">fato capitulari praedecessorum </w:t>
      </w:r>
      <w:r w:rsidRPr="007A06F5">
        <w:rPr>
          <w:lang w:val="la-Latn"/>
        </w:rPr>
        <w:t>nostrorum ' manus ei amputetur</w:t>
      </w:r>
      <w:r w:rsidR="008E2A6B" w:rsidRPr="007A06F5">
        <w:rPr>
          <w:lang w:val="la-Latn"/>
        </w:rPr>
        <w:t xml:space="preserve">. </w:t>
      </w:r>
      <w:r w:rsidRPr="007A06F5">
        <w:rPr>
          <w:lang w:val="la-Latn"/>
        </w:rPr>
        <w:t>Et qui hoc consenserit</w:t>
      </w:r>
      <w:r w:rsidR="00360346" w:rsidRPr="007A06F5">
        <w:rPr>
          <w:lang w:val="la-Latn"/>
        </w:rPr>
        <w:t xml:space="preserve">, </w:t>
      </w:r>
      <w:r w:rsidRPr="007A06F5">
        <w:rPr>
          <w:lang w:val="la-Latn"/>
        </w:rPr>
        <w:t>si liber est</w:t>
      </w:r>
      <w:r w:rsidR="00360346" w:rsidRPr="007A06F5">
        <w:rPr>
          <w:lang w:val="la-Latn"/>
        </w:rPr>
        <w:t xml:space="preserve">, </w:t>
      </w:r>
      <w:r w:rsidR="00621FC7" w:rsidRPr="007A06F5">
        <w:rPr>
          <w:lang w:val="la-Latn"/>
        </w:rPr>
        <w:t xml:space="preserve">sexaginta </w:t>
      </w:r>
      <w:r w:rsidRPr="007A06F5">
        <w:rPr>
          <w:lang w:val="la-Latn"/>
        </w:rPr>
        <w:t>solidos componat</w:t>
      </w:r>
      <w:r w:rsidR="008E2A6B" w:rsidRPr="007A06F5">
        <w:rPr>
          <w:lang w:val="la-Latn"/>
        </w:rPr>
        <w:t xml:space="preserve">; </w:t>
      </w:r>
      <w:r w:rsidRPr="007A06F5">
        <w:rPr>
          <w:lang w:val="la-Latn"/>
        </w:rPr>
        <w:t>si servus vel colonus</w:t>
      </w:r>
      <w:r w:rsidR="00360346" w:rsidRPr="007A06F5">
        <w:rPr>
          <w:lang w:val="la-Latn"/>
        </w:rPr>
        <w:t xml:space="preserve">, </w:t>
      </w:r>
      <w:r w:rsidRPr="007A06F5">
        <w:rPr>
          <w:lang w:val="la-Latn"/>
        </w:rPr>
        <w:t>nudus cum virgis vapulet</w:t>
      </w:r>
      <w:r w:rsidR="00D9225B" w:rsidRPr="007A06F5">
        <w:rPr>
          <w:lang w:val="la-Latn"/>
        </w:rPr>
        <w:t>.’</w:t>
      </w:r>
      <w:r w:rsidRPr="007A06F5">
        <w:rPr>
          <w:lang w:val="la-Latn"/>
        </w:rPr>
        <w:t xml:space="preserve"> </w:t>
      </w:r>
    </w:p>
    <w:p w14:paraId="5822E3AC" w14:textId="62B5E9EF" w:rsidR="00914A37" w:rsidRPr="007A06F5" w:rsidRDefault="00914A37" w:rsidP="00E9104F">
      <w:pPr>
        <w:pStyle w:val="Normlnweb"/>
        <w:numPr>
          <w:ilvl w:val="0"/>
          <w:numId w:val="57"/>
        </w:numPr>
        <w:rPr>
          <w:lang w:val="la-Latn"/>
        </w:rPr>
      </w:pPr>
      <w:r w:rsidRPr="007A06F5">
        <w:rPr>
          <w:lang w:val="la-Latn"/>
        </w:rPr>
        <w:t>Et</w:t>
      </w:r>
      <w:r w:rsidR="00360346" w:rsidRPr="007A06F5">
        <w:rPr>
          <w:lang w:val="la-Latn"/>
        </w:rPr>
        <w:t xml:space="preserve"> </w:t>
      </w:r>
      <w:r w:rsidR="00621FC7" w:rsidRPr="007A06F5">
        <w:rPr>
          <w:lang w:val="la-Latn"/>
        </w:rPr>
        <w:t xml:space="preserve">si falsus monetarius aut </w:t>
      </w:r>
      <w:r w:rsidRPr="007A06F5">
        <w:rPr>
          <w:lang w:val="la-Latn"/>
        </w:rPr>
        <w:t>de illis locis</w:t>
      </w:r>
      <w:r w:rsidR="00360346" w:rsidRPr="007A06F5">
        <w:rPr>
          <w:lang w:val="la-Latn"/>
        </w:rPr>
        <w:t xml:space="preserve">, </w:t>
      </w:r>
      <w:r w:rsidRPr="007A06F5">
        <w:rPr>
          <w:lang w:val="la-Latn"/>
        </w:rPr>
        <w:t>in quibus monet</w:t>
      </w:r>
      <w:r w:rsidR="00621FC7" w:rsidRPr="007A06F5">
        <w:rPr>
          <w:lang w:val="la-Latn"/>
        </w:rPr>
        <w:t>am fieri iussi</w:t>
      </w:r>
      <w:r w:rsidRPr="007A06F5">
        <w:rPr>
          <w:lang w:val="la-Latn"/>
        </w:rPr>
        <w:t>mus</w:t>
      </w:r>
      <w:r w:rsidR="00360346" w:rsidRPr="007A06F5">
        <w:rPr>
          <w:lang w:val="la-Latn"/>
        </w:rPr>
        <w:t xml:space="preserve">, </w:t>
      </w:r>
      <w:r w:rsidRPr="007A06F5">
        <w:rPr>
          <w:lang w:val="la-Latn"/>
        </w:rPr>
        <w:t>aut occulte</w:t>
      </w:r>
      <w:r w:rsidR="00360346" w:rsidRPr="007A06F5">
        <w:rPr>
          <w:lang w:val="la-Latn"/>
        </w:rPr>
        <w:t xml:space="preserve"> </w:t>
      </w:r>
      <w:r w:rsidRPr="007A06F5">
        <w:rPr>
          <w:lang w:val="la-Latn"/>
        </w:rPr>
        <w:t>monetam percutiens aut den</w:t>
      </w:r>
      <w:r w:rsidR="00621FC7" w:rsidRPr="007A06F5">
        <w:rPr>
          <w:lang w:val="la-Latn"/>
        </w:rPr>
        <w:t xml:space="preserve">arium falsum de nova moneta ad </w:t>
      </w:r>
      <w:r w:rsidRPr="007A06F5">
        <w:rPr>
          <w:lang w:val="la-Latn"/>
        </w:rPr>
        <w:t>negotiandum proferens</w:t>
      </w:r>
      <w:r w:rsidR="00360346" w:rsidRPr="007A06F5">
        <w:rPr>
          <w:lang w:val="la-Latn"/>
        </w:rPr>
        <w:t xml:space="preserve">, </w:t>
      </w:r>
      <w:r w:rsidRPr="007A06F5">
        <w:rPr>
          <w:lang w:val="la-Latn"/>
        </w:rPr>
        <w:t>ut e c</w:t>
      </w:r>
      <w:r w:rsidR="00D9225B" w:rsidRPr="007A06F5">
        <w:rPr>
          <w:lang w:val="la-Latn"/>
        </w:rPr>
        <w:t>onstringi et puniri non possit</w:t>
      </w:r>
      <w:r w:rsidR="00360346" w:rsidRPr="007A06F5">
        <w:rPr>
          <w:lang w:val="la-Latn"/>
        </w:rPr>
        <w:t xml:space="preserve">, </w:t>
      </w:r>
      <w:r w:rsidRPr="007A06F5">
        <w:rPr>
          <w:lang w:val="la-Latn"/>
        </w:rPr>
        <w:t>sicut est constitutum</w:t>
      </w:r>
      <w:r w:rsidR="00360346" w:rsidRPr="007A06F5">
        <w:rPr>
          <w:lang w:val="la-Latn"/>
        </w:rPr>
        <w:t xml:space="preserve">, </w:t>
      </w:r>
      <w:r w:rsidRPr="007A06F5">
        <w:rPr>
          <w:lang w:val="la-Latn"/>
        </w:rPr>
        <w:t>in fiscum nostrum</w:t>
      </w:r>
      <w:r w:rsidR="00360346" w:rsidRPr="007A06F5">
        <w:rPr>
          <w:lang w:val="la-Latn"/>
        </w:rPr>
        <w:t xml:space="preserve"> </w:t>
      </w:r>
      <w:r w:rsidRPr="007A06F5">
        <w:rPr>
          <w:lang w:val="la-Latn"/>
        </w:rPr>
        <w:t>vel in quamcumque</w:t>
      </w:r>
      <w:r w:rsidR="00360346" w:rsidRPr="007A06F5">
        <w:rPr>
          <w:lang w:val="la-Latn"/>
        </w:rPr>
        <w:t xml:space="preserve"> </w:t>
      </w:r>
      <w:r w:rsidRPr="007A06F5">
        <w:rPr>
          <w:lang w:val="la-Latn"/>
        </w:rPr>
        <w:t>immunitatem aut alicuius potentis potestatem</w:t>
      </w:r>
      <w:r w:rsidR="00621FC7" w:rsidRPr="007A06F5">
        <w:rPr>
          <w:lang w:val="la-Latn"/>
        </w:rPr>
        <w:t xml:space="preserve"> vel </w:t>
      </w:r>
      <w:r w:rsidRPr="007A06F5">
        <w:rPr>
          <w:lang w:val="la-Latn"/>
        </w:rPr>
        <w:t>proprietatem confugerit</w:t>
      </w:r>
      <w:r w:rsidR="00360346" w:rsidRPr="007A06F5">
        <w:rPr>
          <w:lang w:val="la-Latn"/>
        </w:rPr>
        <w:t xml:space="preserve">, </w:t>
      </w:r>
      <w:r w:rsidRPr="007A06F5">
        <w:rPr>
          <w:lang w:val="la-Latn"/>
        </w:rPr>
        <w:t>si</w:t>
      </w:r>
      <w:r w:rsidR="00360346" w:rsidRPr="007A06F5">
        <w:rPr>
          <w:lang w:val="la-Latn"/>
        </w:rPr>
        <w:t xml:space="preserve"> </w:t>
      </w:r>
      <w:r w:rsidRPr="007A06F5">
        <w:rPr>
          <w:lang w:val="la-Latn"/>
        </w:rPr>
        <w:t>in nostrum confugerit</w:t>
      </w:r>
      <w:r w:rsidR="00360346" w:rsidRPr="007A06F5">
        <w:rPr>
          <w:lang w:val="la-Latn"/>
        </w:rPr>
        <w:t xml:space="preserve"> </w:t>
      </w:r>
      <w:r w:rsidRPr="007A06F5">
        <w:rPr>
          <w:lang w:val="la-Latn"/>
        </w:rPr>
        <w:t>fiscum</w:t>
      </w:r>
      <w:r w:rsidR="00360346" w:rsidRPr="007A06F5">
        <w:rPr>
          <w:lang w:val="la-Latn"/>
        </w:rPr>
        <w:t xml:space="preserve">, </w:t>
      </w:r>
      <w:r w:rsidR="00621FC7" w:rsidRPr="007A06F5">
        <w:rPr>
          <w:lang w:val="la-Latn"/>
        </w:rPr>
        <w:t xml:space="preserve">requiratur a ministro </w:t>
      </w:r>
      <w:r w:rsidRPr="007A06F5">
        <w:rPr>
          <w:lang w:val="la-Latn"/>
        </w:rPr>
        <w:t>nostro</w:t>
      </w:r>
      <w:r w:rsidR="008E2A6B" w:rsidRPr="007A06F5">
        <w:rPr>
          <w:lang w:val="la-Latn"/>
        </w:rPr>
        <w:t xml:space="preserve">. </w:t>
      </w:r>
      <w:r w:rsidRPr="007A06F5">
        <w:rPr>
          <w:lang w:val="la-Latn"/>
        </w:rPr>
        <w:t>Et si ille eum defenderit aut occultaverit</w:t>
      </w:r>
      <w:r w:rsidR="00360346" w:rsidRPr="007A06F5">
        <w:rPr>
          <w:lang w:val="la-Latn"/>
        </w:rPr>
        <w:t xml:space="preserve">, </w:t>
      </w:r>
      <w:r w:rsidRPr="007A06F5">
        <w:rPr>
          <w:lang w:val="la-Latn"/>
        </w:rPr>
        <w:t>nuntietur nobis</w:t>
      </w:r>
      <w:r w:rsidR="00360346" w:rsidRPr="007A06F5">
        <w:rPr>
          <w:lang w:val="la-Latn"/>
        </w:rPr>
        <w:t xml:space="preserve">, </w:t>
      </w:r>
      <w:r w:rsidR="00621FC7" w:rsidRPr="007A06F5">
        <w:rPr>
          <w:lang w:val="la-Latn"/>
        </w:rPr>
        <w:t xml:space="preserve">quatenus ita in </w:t>
      </w:r>
      <w:r w:rsidRPr="007A06F5">
        <w:rPr>
          <w:lang w:val="la-Latn"/>
        </w:rPr>
        <w:t xml:space="preserve">eo secundum capitulare regium </w:t>
      </w:r>
      <w:r w:rsidR="00D9225B" w:rsidRPr="007A06F5">
        <w:rPr>
          <w:lang w:val="la-Latn"/>
        </w:rPr>
        <w:t>vindicetur</w:t>
      </w:r>
      <w:r w:rsidR="00360346" w:rsidRPr="007A06F5">
        <w:rPr>
          <w:lang w:val="la-Latn"/>
        </w:rPr>
        <w:t xml:space="preserve">, </w:t>
      </w:r>
      <w:r w:rsidRPr="007A06F5">
        <w:rPr>
          <w:lang w:val="la-Latn"/>
        </w:rPr>
        <w:t>ne ullus alius p unquam falsitatem nostra</w:t>
      </w:r>
      <w:r w:rsidR="00360346" w:rsidRPr="007A06F5">
        <w:rPr>
          <w:lang w:val="la-Latn"/>
        </w:rPr>
        <w:t xml:space="preserve"> </w:t>
      </w:r>
      <w:r w:rsidR="00524CAA" w:rsidRPr="00524CAA">
        <w:rPr>
          <w:b/>
          <w:lang w:val="la-Latn"/>
        </w:rPr>
        <w:t>auctorit</w:t>
      </w:r>
      <w:r w:rsidRPr="007A06F5">
        <w:rPr>
          <w:lang w:val="la-Latn"/>
        </w:rPr>
        <w:t>ate vel potestate consentire</w:t>
      </w:r>
      <w:r w:rsidR="00360346" w:rsidRPr="007A06F5">
        <w:rPr>
          <w:lang w:val="la-Latn"/>
        </w:rPr>
        <w:t xml:space="preserve"> </w:t>
      </w:r>
      <w:r w:rsidRPr="007A06F5">
        <w:rPr>
          <w:lang w:val="la-Latn"/>
        </w:rPr>
        <w:t>aut defendere audeat</w:t>
      </w:r>
      <w:r w:rsidR="008E2A6B" w:rsidRPr="007A06F5">
        <w:rPr>
          <w:lang w:val="la-Latn"/>
        </w:rPr>
        <w:t xml:space="preserve">. </w:t>
      </w:r>
      <w:r w:rsidR="00621FC7" w:rsidRPr="007A06F5">
        <w:rPr>
          <w:lang w:val="la-Latn"/>
        </w:rPr>
        <w:t xml:space="preserve">Si autem in immunitatem </w:t>
      </w:r>
      <w:r w:rsidRPr="007A06F5">
        <w:rPr>
          <w:lang w:val="la-Latn"/>
        </w:rPr>
        <w:t>vel potestatem aut proprietatem</w:t>
      </w:r>
      <w:r w:rsidR="00360346" w:rsidRPr="007A06F5">
        <w:rPr>
          <w:lang w:val="la-Latn"/>
        </w:rPr>
        <w:t xml:space="preserve"> </w:t>
      </w:r>
      <w:r w:rsidRPr="007A06F5">
        <w:rPr>
          <w:lang w:val="la-Latn"/>
        </w:rPr>
        <w:t>alicuius potentis confugerit</w:t>
      </w:r>
      <w:r w:rsidR="00360346" w:rsidRPr="007A06F5">
        <w:rPr>
          <w:lang w:val="la-Latn"/>
        </w:rPr>
        <w:t xml:space="preserve">, </w:t>
      </w:r>
      <w:r w:rsidR="00621FC7" w:rsidRPr="007A06F5">
        <w:rPr>
          <w:lang w:val="la-Latn"/>
        </w:rPr>
        <w:t xml:space="preserve">secundum quod in tertio </w:t>
      </w:r>
      <w:r w:rsidRPr="007A06F5">
        <w:rPr>
          <w:lang w:val="la-Latn"/>
        </w:rPr>
        <w:t>libro capitularis</w:t>
      </w:r>
      <w:r w:rsidR="00360346" w:rsidRPr="007A06F5">
        <w:rPr>
          <w:lang w:val="la-Latn"/>
        </w:rPr>
        <w:t xml:space="preserve">, </w:t>
      </w:r>
      <w:r w:rsidRPr="007A06F5">
        <w:rPr>
          <w:lang w:val="la-Latn"/>
        </w:rPr>
        <w:t>XXVI</w:t>
      </w:r>
      <w:r w:rsidR="008E2A6B" w:rsidRPr="007A06F5">
        <w:rPr>
          <w:lang w:val="la-Latn"/>
        </w:rPr>
        <w:t xml:space="preserve">. </w:t>
      </w:r>
      <w:r w:rsidR="00FE3F3C" w:rsidRPr="007A06F5">
        <w:rPr>
          <w:lang w:val="la-Latn"/>
        </w:rPr>
        <w:t>capitulo continetur de eo</w:t>
      </w:r>
      <w:r w:rsidR="00360346" w:rsidRPr="007A06F5">
        <w:rPr>
          <w:lang w:val="la-Latn"/>
        </w:rPr>
        <w:t xml:space="preserve">, </w:t>
      </w:r>
      <w:r w:rsidRPr="007A06F5">
        <w:rPr>
          <w:lang w:val="la-Latn"/>
        </w:rPr>
        <w:t>qui furtum aut homicidium</w:t>
      </w:r>
      <w:r w:rsidR="00621FC7" w:rsidRPr="007A06F5">
        <w:rPr>
          <w:lang w:val="la-Latn"/>
        </w:rPr>
        <w:t xml:space="preserve"> vel </w:t>
      </w:r>
      <w:r w:rsidRPr="007A06F5">
        <w:rPr>
          <w:lang w:val="la-Latn"/>
        </w:rPr>
        <w:t>quodlibet crimen foris committens infra immunitatem fugerit</w:t>
      </w:r>
      <w:r w:rsidR="00360346" w:rsidRPr="007A06F5">
        <w:rPr>
          <w:lang w:val="la-Latn"/>
        </w:rPr>
        <w:t xml:space="preserve">, </w:t>
      </w:r>
      <w:r w:rsidRPr="007A06F5">
        <w:rPr>
          <w:lang w:val="la-Latn"/>
        </w:rPr>
        <w:t>inde fiat</w:t>
      </w:r>
      <w:r w:rsidR="008E2A6B" w:rsidRPr="007A06F5">
        <w:rPr>
          <w:lang w:val="la-Latn"/>
        </w:rPr>
        <w:t xml:space="preserve">; </w:t>
      </w:r>
      <w:r w:rsidRPr="007A06F5">
        <w:rPr>
          <w:lang w:val="la-Latn"/>
        </w:rPr>
        <w:t>id est</w:t>
      </w:r>
      <w:r w:rsidR="00D9225B" w:rsidRPr="007A06F5">
        <w:rPr>
          <w:lang w:val="la-Latn"/>
        </w:rPr>
        <w:t xml:space="preserve">: </w:t>
      </w:r>
      <w:r w:rsidR="00FE3F3C" w:rsidRPr="007A06F5">
        <w:rPr>
          <w:lang w:val="la-Latn"/>
        </w:rPr>
        <w:t>'</w:t>
      </w:r>
      <w:r w:rsidR="00621FC7" w:rsidRPr="007A06F5">
        <w:rPr>
          <w:lang w:val="la-Latn"/>
        </w:rPr>
        <w:t xml:space="preserve">mandet </w:t>
      </w:r>
      <w:r w:rsidR="00D9225B" w:rsidRPr="007A06F5">
        <w:rPr>
          <w:lang w:val="la-Latn"/>
        </w:rPr>
        <w:t xml:space="preserve">comes vel publicae </w:t>
      </w:r>
      <w:r w:rsidRPr="007A06F5">
        <w:rPr>
          <w:lang w:val="la-Latn"/>
        </w:rPr>
        <w:t>re</w:t>
      </w:r>
      <w:r w:rsidR="00FE3F3C" w:rsidRPr="007A06F5">
        <w:rPr>
          <w:lang w:val="la-Latn"/>
        </w:rPr>
        <w:t xml:space="preserve">i minister episcopo vel abbati </w:t>
      </w:r>
      <w:r w:rsidRPr="007A06F5">
        <w:rPr>
          <w:lang w:val="la-Latn"/>
        </w:rPr>
        <w:t>vel illi</w:t>
      </w:r>
      <w:r w:rsidR="00360346" w:rsidRPr="007A06F5">
        <w:rPr>
          <w:lang w:val="la-Latn"/>
        </w:rPr>
        <w:t xml:space="preserve">, </w:t>
      </w:r>
      <w:r w:rsidRPr="007A06F5">
        <w:rPr>
          <w:lang w:val="la-Latn"/>
        </w:rPr>
        <w:t>quicumque locum</w:t>
      </w:r>
      <w:r w:rsidR="00360346" w:rsidRPr="007A06F5">
        <w:rPr>
          <w:lang w:val="la-Latn"/>
        </w:rPr>
        <w:t xml:space="preserve"> </w:t>
      </w:r>
      <w:r w:rsidRPr="007A06F5">
        <w:rPr>
          <w:lang w:val="la-Latn"/>
        </w:rPr>
        <w:t>episcopi vel abbatis vel abbatissae tenuerit vel potentis</w:t>
      </w:r>
      <w:r w:rsidR="00360346" w:rsidRPr="007A06F5">
        <w:rPr>
          <w:lang w:val="la-Latn"/>
        </w:rPr>
        <w:t xml:space="preserve"> </w:t>
      </w:r>
      <w:r w:rsidRPr="007A06F5">
        <w:rPr>
          <w:lang w:val="la-Latn"/>
        </w:rPr>
        <w:t>hominis</w:t>
      </w:r>
      <w:r w:rsidR="00360346" w:rsidRPr="007A06F5">
        <w:rPr>
          <w:lang w:val="la-Latn"/>
        </w:rPr>
        <w:t xml:space="preserve">, </w:t>
      </w:r>
      <w:r w:rsidR="00621FC7" w:rsidRPr="007A06F5">
        <w:rPr>
          <w:lang w:val="la-Latn"/>
        </w:rPr>
        <w:t xml:space="preserve">in cuius </w:t>
      </w:r>
      <w:r w:rsidRPr="007A06F5">
        <w:rPr>
          <w:lang w:val="la-Latn"/>
        </w:rPr>
        <w:t>potestatem vel proprietatem confugerit</w:t>
      </w:r>
      <w:r w:rsidR="00360346" w:rsidRPr="007A06F5">
        <w:rPr>
          <w:lang w:val="la-Latn"/>
        </w:rPr>
        <w:t xml:space="preserve">, </w:t>
      </w:r>
      <w:r w:rsidRPr="007A06F5">
        <w:rPr>
          <w:lang w:val="la-Latn"/>
        </w:rPr>
        <w:t>ut reddat ei reum</w:t>
      </w:r>
      <w:r w:rsidR="008E2A6B" w:rsidRPr="007A06F5">
        <w:rPr>
          <w:lang w:val="la-Latn"/>
        </w:rPr>
        <w:t xml:space="preserve">. </w:t>
      </w:r>
      <w:r w:rsidR="00621FC7" w:rsidRPr="007A06F5">
        <w:rPr>
          <w:lang w:val="la-Latn"/>
        </w:rPr>
        <w:t xml:space="preserve">Si ille contradixerit </w:t>
      </w:r>
      <w:r w:rsidRPr="007A06F5">
        <w:rPr>
          <w:lang w:val="la-Latn"/>
        </w:rPr>
        <w:t>et</w:t>
      </w:r>
      <w:r w:rsidR="00360346" w:rsidRPr="007A06F5">
        <w:rPr>
          <w:lang w:val="la-Latn"/>
        </w:rPr>
        <w:t xml:space="preserve"> </w:t>
      </w:r>
      <w:r w:rsidRPr="007A06F5">
        <w:rPr>
          <w:lang w:val="la-Latn"/>
        </w:rPr>
        <w:t>eum reddere noluerit</w:t>
      </w:r>
      <w:r w:rsidR="00360346" w:rsidRPr="007A06F5">
        <w:rPr>
          <w:lang w:val="la-Latn"/>
        </w:rPr>
        <w:t xml:space="preserve">, </w:t>
      </w:r>
      <w:r w:rsidRPr="007A06F5">
        <w:rPr>
          <w:lang w:val="la-Latn"/>
        </w:rPr>
        <w:t>in prima contradictione sol</w:t>
      </w:r>
      <w:r w:rsidR="00621FC7" w:rsidRPr="007A06F5">
        <w:rPr>
          <w:lang w:val="la-Latn"/>
        </w:rPr>
        <w:t>idis quindecim culpabilis iudi</w:t>
      </w:r>
      <w:r w:rsidRPr="007A06F5">
        <w:rPr>
          <w:lang w:val="la-Latn"/>
        </w:rPr>
        <w:t>cetur</w:t>
      </w:r>
      <w:r w:rsidR="008E2A6B" w:rsidRPr="007A06F5">
        <w:rPr>
          <w:lang w:val="la-Latn"/>
        </w:rPr>
        <w:t xml:space="preserve">. </w:t>
      </w:r>
      <w:r w:rsidRPr="007A06F5">
        <w:rPr>
          <w:lang w:val="la-Latn"/>
        </w:rPr>
        <w:t>Si ad secundam inquisitionem eum reddere noluerit</w:t>
      </w:r>
      <w:r w:rsidR="00360346" w:rsidRPr="007A06F5">
        <w:rPr>
          <w:lang w:val="la-Latn"/>
        </w:rPr>
        <w:t xml:space="preserve">, </w:t>
      </w:r>
      <w:r w:rsidR="00621FC7" w:rsidRPr="007A06F5">
        <w:rPr>
          <w:lang w:val="la-Latn"/>
        </w:rPr>
        <w:t xml:space="preserve">triginta solidis culpabilis </w:t>
      </w:r>
      <w:r w:rsidRPr="007A06F5">
        <w:rPr>
          <w:lang w:val="la-Latn"/>
        </w:rPr>
        <w:t>iudicetur</w:t>
      </w:r>
      <w:r w:rsidR="008E2A6B" w:rsidRPr="007A06F5">
        <w:rPr>
          <w:lang w:val="la-Latn"/>
        </w:rPr>
        <w:t xml:space="preserve">. </w:t>
      </w:r>
      <w:r w:rsidRPr="007A06F5">
        <w:rPr>
          <w:lang w:val="la-Latn"/>
        </w:rPr>
        <w:t>Si nec ad tertiam inquisitionem consentire voluerit</w:t>
      </w:r>
      <w:r w:rsidR="00360346" w:rsidRPr="007A06F5">
        <w:rPr>
          <w:lang w:val="la-Latn"/>
        </w:rPr>
        <w:t xml:space="preserve">, </w:t>
      </w:r>
      <w:r w:rsidR="00621FC7" w:rsidRPr="007A06F5">
        <w:rPr>
          <w:lang w:val="la-Latn"/>
        </w:rPr>
        <w:t xml:space="preserve">quicquid reus damni </w:t>
      </w:r>
      <w:r w:rsidRPr="007A06F5">
        <w:rPr>
          <w:lang w:val="la-Latn"/>
        </w:rPr>
        <w:t>fecit</w:t>
      </w:r>
      <w:r w:rsidR="00360346" w:rsidRPr="007A06F5">
        <w:rPr>
          <w:lang w:val="la-Latn"/>
        </w:rPr>
        <w:t xml:space="preserve">, </w:t>
      </w:r>
      <w:r w:rsidRPr="007A06F5">
        <w:rPr>
          <w:lang w:val="la-Latn"/>
        </w:rPr>
        <w:t>totum ille</w:t>
      </w:r>
      <w:r w:rsidR="00360346" w:rsidRPr="007A06F5">
        <w:rPr>
          <w:lang w:val="la-Latn"/>
        </w:rPr>
        <w:t xml:space="preserve">, </w:t>
      </w:r>
      <w:r w:rsidRPr="007A06F5">
        <w:rPr>
          <w:lang w:val="la-Latn"/>
        </w:rPr>
        <w:t>qui eum infra immunitatem retinet nec reddere vult</w:t>
      </w:r>
      <w:r w:rsidR="00360346" w:rsidRPr="007A06F5">
        <w:rPr>
          <w:lang w:val="la-Latn"/>
        </w:rPr>
        <w:t xml:space="preserve">, </w:t>
      </w:r>
      <w:r w:rsidRPr="007A06F5">
        <w:rPr>
          <w:lang w:val="la-Latn"/>
        </w:rPr>
        <w:t>solvere cogatur</w:t>
      </w:r>
      <w:r w:rsidR="00360346" w:rsidRPr="007A06F5">
        <w:rPr>
          <w:lang w:val="la-Latn"/>
        </w:rPr>
        <w:t xml:space="preserve">, </w:t>
      </w:r>
      <w:r w:rsidRPr="007A06F5">
        <w:rPr>
          <w:lang w:val="la-Latn"/>
        </w:rPr>
        <w:t xml:space="preserve">et ipse comes veniens licentiam habeat ipsum </w:t>
      </w:r>
      <w:r w:rsidR="00621FC7" w:rsidRPr="007A06F5">
        <w:rPr>
          <w:lang w:val="la-Latn"/>
        </w:rPr>
        <w:t>hominem infra immunitatem quae</w:t>
      </w:r>
      <w:r w:rsidRPr="007A06F5">
        <w:rPr>
          <w:lang w:val="la-Latn"/>
        </w:rPr>
        <w:t>rendi</w:t>
      </w:r>
      <w:r w:rsidR="00360346" w:rsidRPr="007A06F5">
        <w:rPr>
          <w:lang w:val="la-Latn"/>
        </w:rPr>
        <w:t xml:space="preserve">, </w:t>
      </w:r>
      <w:r w:rsidRPr="007A06F5">
        <w:rPr>
          <w:lang w:val="la-Latn"/>
        </w:rPr>
        <w:t>ubicumque eum invenire potuerit</w:t>
      </w:r>
      <w:r w:rsidR="008E2A6B" w:rsidRPr="007A06F5">
        <w:rPr>
          <w:lang w:val="la-Latn"/>
        </w:rPr>
        <w:t xml:space="preserve">. </w:t>
      </w:r>
      <w:r w:rsidRPr="007A06F5">
        <w:rPr>
          <w:lang w:val="la-Latn"/>
        </w:rPr>
        <w:t>Si autem i</w:t>
      </w:r>
      <w:r w:rsidR="00621FC7" w:rsidRPr="007A06F5">
        <w:rPr>
          <w:lang w:val="la-Latn"/>
        </w:rPr>
        <w:t>n prima inquisitione comiti re</w:t>
      </w:r>
      <w:r w:rsidRPr="007A06F5">
        <w:rPr>
          <w:lang w:val="la-Latn"/>
        </w:rPr>
        <w:t>sponsum fuerit</w:t>
      </w:r>
      <w:r w:rsidR="00360346" w:rsidRPr="007A06F5">
        <w:rPr>
          <w:lang w:val="la-Latn"/>
        </w:rPr>
        <w:t xml:space="preserve">, </w:t>
      </w:r>
      <w:r w:rsidRPr="007A06F5">
        <w:rPr>
          <w:lang w:val="la-Latn"/>
        </w:rPr>
        <w:t>quod reus infra immunitatem quidem fuisset</w:t>
      </w:r>
      <w:r w:rsidR="00360346" w:rsidRPr="007A06F5">
        <w:rPr>
          <w:lang w:val="la-Latn"/>
        </w:rPr>
        <w:t xml:space="preserve">, </w:t>
      </w:r>
      <w:r w:rsidRPr="007A06F5">
        <w:rPr>
          <w:lang w:val="la-Latn"/>
        </w:rPr>
        <w:t>sed fuga lapsus sit</w:t>
      </w:r>
      <w:r w:rsidR="00360346" w:rsidRPr="007A06F5">
        <w:rPr>
          <w:lang w:val="la-Latn"/>
        </w:rPr>
        <w:t xml:space="preserve">, </w:t>
      </w:r>
      <w:r w:rsidRPr="007A06F5">
        <w:rPr>
          <w:lang w:val="la-Latn"/>
        </w:rPr>
        <w:t>iuret</w:t>
      </w:r>
      <w:r w:rsidR="00360346" w:rsidRPr="007A06F5">
        <w:rPr>
          <w:lang w:val="la-Latn"/>
        </w:rPr>
        <w:t xml:space="preserve">, </w:t>
      </w:r>
      <w:r w:rsidRPr="007A06F5">
        <w:rPr>
          <w:lang w:val="la-Latn"/>
        </w:rPr>
        <w:t>quod ipse eum ad iustitiam cuiuslibet disfaciendam fugere non fecisset</w:t>
      </w:r>
      <w:r w:rsidR="00360346" w:rsidRPr="007A06F5">
        <w:rPr>
          <w:lang w:val="la-Latn"/>
        </w:rPr>
        <w:t xml:space="preserve">, </w:t>
      </w:r>
      <w:r w:rsidR="00621FC7" w:rsidRPr="007A06F5">
        <w:rPr>
          <w:lang w:val="la-Latn"/>
        </w:rPr>
        <w:t xml:space="preserve">et sit </w:t>
      </w:r>
      <w:r w:rsidRPr="007A06F5">
        <w:rPr>
          <w:lang w:val="la-Latn"/>
        </w:rPr>
        <w:t>ei in hoc satisfactum</w:t>
      </w:r>
      <w:r w:rsidR="008E2A6B" w:rsidRPr="007A06F5">
        <w:rPr>
          <w:lang w:val="la-Latn"/>
        </w:rPr>
        <w:t xml:space="preserve">. </w:t>
      </w:r>
      <w:r w:rsidRPr="007A06F5">
        <w:rPr>
          <w:lang w:val="la-Latn"/>
        </w:rPr>
        <w:t>Si vero intranti in</w:t>
      </w:r>
      <w:r w:rsidR="00D9225B" w:rsidRPr="007A06F5">
        <w:rPr>
          <w:lang w:val="la-Latn"/>
        </w:rPr>
        <w:t xml:space="preserve"> </w:t>
      </w:r>
      <w:r w:rsidRPr="007A06F5">
        <w:rPr>
          <w:lang w:val="la-Latn"/>
        </w:rPr>
        <w:t>ipsam</w:t>
      </w:r>
      <w:r w:rsidR="00621FC7" w:rsidRPr="007A06F5">
        <w:rPr>
          <w:lang w:val="la-Latn"/>
        </w:rPr>
        <w:t xml:space="preserve"> immunitatem vel in cuiuslibet </w:t>
      </w:r>
      <w:r w:rsidRPr="007A06F5">
        <w:rPr>
          <w:lang w:val="la-Latn"/>
        </w:rPr>
        <w:t xml:space="preserve">hominis potestatem vel </w:t>
      </w:r>
      <w:r w:rsidRPr="007A06F5">
        <w:rPr>
          <w:lang w:val="la-Latn"/>
        </w:rPr>
        <w:lastRenderedPageBreak/>
        <w:t>proprietatem  comiti collecta</w:t>
      </w:r>
      <w:r w:rsidR="00621FC7" w:rsidRPr="007A06F5">
        <w:rPr>
          <w:lang w:val="la-Latn"/>
        </w:rPr>
        <w:t xml:space="preserve"> manu quilibet resistere tenta</w:t>
      </w:r>
      <w:r w:rsidRPr="007A06F5">
        <w:rPr>
          <w:lang w:val="la-Latn"/>
        </w:rPr>
        <w:t>verit</w:t>
      </w:r>
      <w:r w:rsidR="00360346" w:rsidRPr="007A06F5">
        <w:rPr>
          <w:lang w:val="la-Latn"/>
        </w:rPr>
        <w:t xml:space="preserve">, </w:t>
      </w:r>
      <w:r w:rsidRPr="007A06F5">
        <w:rPr>
          <w:lang w:val="la-Latn"/>
        </w:rPr>
        <w:t>comes hoc ad regem vel</w:t>
      </w:r>
      <w:r w:rsidR="00360346" w:rsidRPr="007A06F5">
        <w:rPr>
          <w:lang w:val="la-Latn"/>
        </w:rPr>
        <w:t xml:space="preserve"> </w:t>
      </w:r>
      <w:r w:rsidRPr="007A06F5">
        <w:rPr>
          <w:lang w:val="la-Latn"/>
        </w:rPr>
        <w:t>principem deferat</w:t>
      </w:r>
      <w:r w:rsidR="00360346" w:rsidRPr="007A06F5">
        <w:rPr>
          <w:lang w:val="la-Latn"/>
        </w:rPr>
        <w:t xml:space="preserve">, </w:t>
      </w:r>
      <w:r w:rsidRPr="007A06F5">
        <w:rPr>
          <w:lang w:val="la-Latn"/>
        </w:rPr>
        <w:t>et ibi iudicetur</w:t>
      </w:r>
      <w:r w:rsidR="008E2A6B" w:rsidRPr="007A06F5">
        <w:rPr>
          <w:lang w:val="la-Latn"/>
        </w:rPr>
        <w:t xml:space="preserve">. </w:t>
      </w:r>
      <w:r w:rsidRPr="007A06F5">
        <w:rPr>
          <w:lang w:val="la-Latn"/>
        </w:rPr>
        <w:t>Et sicut ille</w:t>
      </w:r>
      <w:r w:rsidR="00360346" w:rsidRPr="007A06F5">
        <w:rPr>
          <w:lang w:val="la-Latn"/>
        </w:rPr>
        <w:t xml:space="preserve">, </w:t>
      </w:r>
      <w:r w:rsidRPr="007A06F5">
        <w:rPr>
          <w:lang w:val="la-Latn"/>
        </w:rPr>
        <w:t>qui in immunitate damnum fecit</w:t>
      </w:r>
      <w:r w:rsidR="00360346" w:rsidRPr="007A06F5">
        <w:rPr>
          <w:lang w:val="la-Latn"/>
        </w:rPr>
        <w:t xml:space="preserve">, </w:t>
      </w:r>
      <w:r w:rsidRPr="007A06F5">
        <w:rPr>
          <w:lang w:val="la-Latn"/>
        </w:rPr>
        <w:t>s</w:t>
      </w:r>
      <w:r w:rsidR="00621FC7" w:rsidRPr="007A06F5">
        <w:rPr>
          <w:lang w:val="la-Latn"/>
        </w:rPr>
        <w:t>excentis solidis componi debet</w:t>
      </w:r>
      <w:r w:rsidR="00360346" w:rsidRPr="007A06F5">
        <w:rPr>
          <w:lang w:val="la-Latn"/>
        </w:rPr>
        <w:t xml:space="preserve">, </w:t>
      </w:r>
      <w:r w:rsidR="00621FC7" w:rsidRPr="007A06F5">
        <w:rPr>
          <w:lang w:val="la-Latn"/>
        </w:rPr>
        <w:t xml:space="preserve">ita qui comiti </w:t>
      </w:r>
      <w:r w:rsidRPr="007A06F5">
        <w:rPr>
          <w:lang w:val="la-Latn"/>
        </w:rPr>
        <w:t>collecta manu resistere praesumpserit</w:t>
      </w:r>
      <w:r w:rsidR="00360346" w:rsidRPr="007A06F5">
        <w:rPr>
          <w:lang w:val="la-Latn"/>
        </w:rPr>
        <w:t xml:space="preserve">, </w:t>
      </w:r>
      <w:r w:rsidRPr="007A06F5">
        <w:rPr>
          <w:lang w:val="la-Latn"/>
        </w:rPr>
        <w:t>sexcentis solidis culpabilis iudicetur</w:t>
      </w:r>
      <w:r w:rsidR="00D9225B" w:rsidRPr="007A06F5">
        <w:rPr>
          <w:lang w:val="la-Latn"/>
        </w:rPr>
        <w:t>.’</w:t>
      </w:r>
      <w:r w:rsidRPr="007A06F5">
        <w:rPr>
          <w:lang w:val="la-Latn"/>
        </w:rPr>
        <w:t xml:space="preserve"> </w:t>
      </w:r>
    </w:p>
    <w:p w14:paraId="7E6B0935" w14:textId="37693EE4" w:rsidR="00914A37" w:rsidRPr="007A06F5" w:rsidRDefault="00FE3F3C" w:rsidP="00E9104F">
      <w:pPr>
        <w:pStyle w:val="Normlnweb"/>
        <w:numPr>
          <w:ilvl w:val="0"/>
          <w:numId w:val="57"/>
        </w:numPr>
        <w:rPr>
          <w:lang w:val="la-Latn"/>
        </w:rPr>
      </w:pPr>
      <w:r w:rsidRPr="007A06F5">
        <w:rPr>
          <w:lang w:val="la-Latn"/>
        </w:rPr>
        <w:t xml:space="preserve">Ut </w:t>
      </w:r>
      <w:r w:rsidR="00914A37" w:rsidRPr="007A06F5">
        <w:rPr>
          <w:lang w:val="la-Latn"/>
        </w:rPr>
        <w:t>melius et commodius haec providentia de</w:t>
      </w:r>
      <w:r w:rsidRPr="007A06F5">
        <w:rPr>
          <w:lang w:val="la-Latn"/>
        </w:rPr>
        <w:t xml:space="preserve"> bonis denariis non reiciendis </w:t>
      </w:r>
      <w:r w:rsidR="00914A37" w:rsidRPr="007A06F5">
        <w:rPr>
          <w:lang w:val="la-Latn"/>
        </w:rPr>
        <w:t>et de monetae falsae denariis custodiri possit</w:t>
      </w:r>
      <w:r w:rsidR="00360346" w:rsidRPr="007A06F5">
        <w:rPr>
          <w:lang w:val="la-Latn"/>
        </w:rPr>
        <w:t xml:space="preserve">, </w:t>
      </w:r>
      <w:r w:rsidR="00914A37" w:rsidRPr="007A06F5">
        <w:rPr>
          <w:lang w:val="la-Latn"/>
        </w:rPr>
        <w:t>volumus</w:t>
      </w:r>
      <w:r w:rsidR="00360346" w:rsidRPr="007A06F5">
        <w:rPr>
          <w:lang w:val="la-Latn"/>
        </w:rPr>
        <w:t xml:space="preserve">, </w:t>
      </w:r>
      <w:r w:rsidR="00914A37" w:rsidRPr="007A06F5">
        <w:rPr>
          <w:lang w:val="la-Latn"/>
        </w:rPr>
        <w:t>ut unusquisque comes de / comitatu suo omnia mercata inbreviari faciat et sciat nobis dicere</w:t>
      </w:r>
      <w:r w:rsidR="00360346" w:rsidRPr="007A06F5">
        <w:rPr>
          <w:lang w:val="la-Latn"/>
        </w:rPr>
        <w:t xml:space="preserve">, </w:t>
      </w:r>
      <w:r w:rsidRPr="007A06F5">
        <w:rPr>
          <w:lang w:val="la-Latn"/>
        </w:rPr>
        <w:t xml:space="preserve">quae mercata </w:t>
      </w:r>
      <w:r w:rsidR="00914A37" w:rsidRPr="007A06F5">
        <w:rPr>
          <w:lang w:val="la-Latn"/>
        </w:rPr>
        <w:t>tempore</w:t>
      </w:r>
      <w:r w:rsidR="00360346" w:rsidRPr="007A06F5">
        <w:rPr>
          <w:lang w:val="la-Latn"/>
        </w:rPr>
        <w:t xml:space="preserve"> </w:t>
      </w:r>
      <w:r w:rsidR="00914A37" w:rsidRPr="007A06F5">
        <w:rPr>
          <w:lang w:val="la-Latn"/>
        </w:rPr>
        <w:t>avi nostri</w:t>
      </w:r>
      <w:r w:rsidR="00360346" w:rsidRPr="007A06F5">
        <w:rPr>
          <w:lang w:val="la-Latn"/>
        </w:rPr>
        <w:t xml:space="preserve"> </w:t>
      </w:r>
      <w:r w:rsidR="00914A37" w:rsidRPr="007A06F5">
        <w:rPr>
          <w:lang w:val="la-Latn"/>
        </w:rPr>
        <w:t>fuerunt</w:t>
      </w:r>
      <w:r w:rsidR="00360346" w:rsidRPr="007A06F5">
        <w:rPr>
          <w:lang w:val="la-Latn"/>
        </w:rPr>
        <w:t xml:space="preserve">, </w:t>
      </w:r>
      <w:r w:rsidR="00914A37" w:rsidRPr="007A06F5">
        <w:rPr>
          <w:lang w:val="la-Latn"/>
        </w:rPr>
        <w:t xml:space="preserve">et quae tempore domni </w:t>
      </w:r>
      <w:r w:rsidRPr="007A06F5">
        <w:rPr>
          <w:lang w:val="la-Latn"/>
        </w:rPr>
        <w:t>et genitoris nostri esse coepe</w:t>
      </w:r>
      <w:r w:rsidR="00914A37" w:rsidRPr="007A06F5">
        <w:rPr>
          <w:lang w:val="la-Latn"/>
        </w:rPr>
        <w:t>runt</w:t>
      </w:r>
      <w:r w:rsidR="00360346" w:rsidRPr="007A06F5">
        <w:rPr>
          <w:lang w:val="la-Latn"/>
        </w:rPr>
        <w:t xml:space="preserve">, </w:t>
      </w:r>
      <w:r w:rsidR="00914A37" w:rsidRPr="007A06F5">
        <w:rPr>
          <w:lang w:val="la-Latn"/>
        </w:rPr>
        <w:t xml:space="preserve">vel quae illius </w:t>
      </w:r>
      <w:r w:rsidR="00524CAA" w:rsidRPr="00524CAA">
        <w:rPr>
          <w:b/>
          <w:lang w:val="la-Latn"/>
        </w:rPr>
        <w:t>auctorit</w:t>
      </w:r>
      <w:r w:rsidR="00914A37" w:rsidRPr="007A06F5">
        <w:rPr>
          <w:lang w:val="la-Latn"/>
        </w:rPr>
        <w:t>ate constituta fuerunt</w:t>
      </w:r>
      <w:r w:rsidR="00360346" w:rsidRPr="007A06F5">
        <w:rPr>
          <w:lang w:val="la-Latn"/>
        </w:rPr>
        <w:t xml:space="preserve">, </w:t>
      </w:r>
      <w:r w:rsidR="00914A37" w:rsidRPr="007A06F5">
        <w:rPr>
          <w:lang w:val="la-Latn"/>
        </w:rPr>
        <w:t>ve</w:t>
      </w:r>
      <w:r w:rsidRPr="007A06F5">
        <w:rPr>
          <w:lang w:val="la-Latn"/>
        </w:rPr>
        <w:t xml:space="preserve">l quae sine </w:t>
      </w:r>
      <w:r w:rsidR="00524CAA" w:rsidRPr="00524CAA">
        <w:rPr>
          <w:b/>
          <w:lang w:val="la-Latn"/>
        </w:rPr>
        <w:t>auctorit</w:t>
      </w:r>
      <w:r w:rsidRPr="007A06F5">
        <w:rPr>
          <w:lang w:val="la-Latn"/>
        </w:rPr>
        <w:t xml:space="preserve">ate illius </w:t>
      </w:r>
      <w:r w:rsidR="00914A37" w:rsidRPr="007A06F5">
        <w:rPr>
          <w:lang w:val="la-Latn"/>
        </w:rPr>
        <w:t>facta fuerunt</w:t>
      </w:r>
      <w:r w:rsidR="00360346" w:rsidRPr="007A06F5">
        <w:rPr>
          <w:lang w:val="la-Latn"/>
        </w:rPr>
        <w:t xml:space="preserve">, </w:t>
      </w:r>
      <w:r w:rsidR="00914A37" w:rsidRPr="007A06F5">
        <w:rPr>
          <w:lang w:val="la-Latn"/>
        </w:rPr>
        <w:t>vel quae tempore nostro convenire coeperunt</w:t>
      </w:r>
      <w:r w:rsidR="00360346" w:rsidRPr="007A06F5">
        <w:rPr>
          <w:lang w:val="la-Latn"/>
        </w:rPr>
        <w:t xml:space="preserve">, </w:t>
      </w:r>
      <w:r w:rsidRPr="007A06F5">
        <w:rPr>
          <w:lang w:val="la-Latn"/>
        </w:rPr>
        <w:t xml:space="preserve">vel quae in antiquis </w:t>
      </w:r>
      <w:r w:rsidR="00914A37" w:rsidRPr="007A06F5">
        <w:rPr>
          <w:lang w:val="la-Latn"/>
        </w:rPr>
        <w:t>locis permanent et</w:t>
      </w:r>
      <w:r w:rsidR="00360346" w:rsidRPr="007A06F5">
        <w:rPr>
          <w:lang w:val="la-Latn"/>
        </w:rPr>
        <w:t xml:space="preserve">, </w:t>
      </w:r>
      <w:r w:rsidR="00914A37" w:rsidRPr="007A06F5">
        <w:rPr>
          <w:lang w:val="la-Latn"/>
        </w:rPr>
        <w:t>si mutata sunt</w:t>
      </w:r>
      <w:r w:rsidR="00360346" w:rsidRPr="007A06F5">
        <w:rPr>
          <w:lang w:val="la-Latn"/>
        </w:rPr>
        <w:t xml:space="preserve">, </w:t>
      </w:r>
      <w:r w:rsidR="00914A37" w:rsidRPr="007A06F5">
        <w:rPr>
          <w:lang w:val="la-Latn"/>
        </w:rPr>
        <w:t>cuius</w:t>
      </w:r>
      <w:r w:rsidR="00360346" w:rsidRPr="007A06F5">
        <w:rPr>
          <w:lang w:val="la-Latn"/>
        </w:rPr>
        <w:t xml:space="preserve"> </w:t>
      </w:r>
      <w:r w:rsidR="00524CAA" w:rsidRPr="00524CAA">
        <w:rPr>
          <w:b/>
          <w:lang w:val="la-Latn"/>
        </w:rPr>
        <w:t>auctorit</w:t>
      </w:r>
      <w:r w:rsidR="00914A37" w:rsidRPr="007A06F5">
        <w:rPr>
          <w:lang w:val="la-Latn"/>
        </w:rPr>
        <w:t>ate mutata fuerunt</w:t>
      </w:r>
      <w:r w:rsidR="008E2A6B" w:rsidRPr="007A06F5">
        <w:rPr>
          <w:lang w:val="la-Latn"/>
        </w:rPr>
        <w:t xml:space="preserve">. </w:t>
      </w:r>
      <w:r w:rsidRPr="007A06F5">
        <w:rPr>
          <w:lang w:val="la-Latn"/>
        </w:rPr>
        <w:t xml:space="preserve">Et ipsum </w:t>
      </w:r>
      <w:r w:rsidR="00914A37" w:rsidRPr="007A06F5">
        <w:rPr>
          <w:lang w:val="la-Latn"/>
        </w:rPr>
        <w:t>brevem unusquisque comes ad proximum placitum nostrum nobis adportet</w:t>
      </w:r>
      <w:r w:rsidR="00360346" w:rsidRPr="007A06F5">
        <w:rPr>
          <w:lang w:val="la-Latn"/>
        </w:rPr>
        <w:t xml:space="preserve">, </w:t>
      </w:r>
      <w:r w:rsidRPr="007A06F5">
        <w:rPr>
          <w:lang w:val="la-Latn"/>
        </w:rPr>
        <w:t>ut decer</w:t>
      </w:r>
      <w:r w:rsidR="00914A37" w:rsidRPr="007A06F5">
        <w:rPr>
          <w:lang w:val="la-Latn"/>
        </w:rPr>
        <w:t>nere possimus</w:t>
      </w:r>
      <w:r w:rsidR="00360346" w:rsidRPr="007A06F5">
        <w:rPr>
          <w:lang w:val="la-Latn"/>
        </w:rPr>
        <w:t xml:space="preserve">, </w:t>
      </w:r>
      <w:r w:rsidR="00914A37" w:rsidRPr="007A06F5">
        <w:rPr>
          <w:lang w:val="la-Latn"/>
        </w:rPr>
        <w:t>quatenus necessaria et utilia et</w:t>
      </w:r>
      <w:r w:rsidR="00360346" w:rsidRPr="007A06F5">
        <w:rPr>
          <w:lang w:val="la-Latn"/>
        </w:rPr>
        <w:t xml:space="preserve">, </w:t>
      </w:r>
      <w:r w:rsidR="00914A37" w:rsidRPr="007A06F5">
        <w:rPr>
          <w:lang w:val="la-Latn"/>
        </w:rPr>
        <w:t xml:space="preserve">quae per </w:t>
      </w:r>
      <w:r w:rsidR="00524CAA" w:rsidRPr="00524CAA">
        <w:rPr>
          <w:b/>
          <w:lang w:val="la-Latn"/>
        </w:rPr>
        <w:t>auctorit</w:t>
      </w:r>
      <w:r w:rsidR="00914A37" w:rsidRPr="007A06F5">
        <w:rPr>
          <w:lang w:val="la-Latn"/>
        </w:rPr>
        <w:t>atem sunt</w:t>
      </w:r>
      <w:r w:rsidR="00360346" w:rsidRPr="007A06F5">
        <w:rPr>
          <w:lang w:val="la-Latn"/>
        </w:rPr>
        <w:t xml:space="preserve">, </w:t>
      </w:r>
      <w:r w:rsidR="00914A37" w:rsidRPr="007A06F5">
        <w:rPr>
          <w:lang w:val="la-Latn"/>
        </w:rPr>
        <w:t>maneant</w:t>
      </w:r>
      <w:r w:rsidR="00360346" w:rsidRPr="007A06F5">
        <w:rPr>
          <w:lang w:val="la-Latn"/>
        </w:rPr>
        <w:t xml:space="preserve">, </w:t>
      </w:r>
      <w:r w:rsidR="00914A37" w:rsidRPr="007A06F5">
        <w:rPr>
          <w:lang w:val="la-Latn"/>
        </w:rPr>
        <w:t>quae vero superflua</w:t>
      </w:r>
      <w:r w:rsidR="00360346" w:rsidRPr="007A06F5">
        <w:rPr>
          <w:lang w:val="la-Latn"/>
        </w:rPr>
        <w:t xml:space="preserve">, </w:t>
      </w:r>
      <w:r w:rsidR="00914A37" w:rsidRPr="007A06F5">
        <w:rPr>
          <w:lang w:val="la-Latn"/>
        </w:rPr>
        <w:t>interdicantur vel locis suis restituantur</w:t>
      </w:r>
      <w:r w:rsidR="008E2A6B" w:rsidRPr="007A06F5">
        <w:rPr>
          <w:lang w:val="la-Latn"/>
        </w:rPr>
        <w:t xml:space="preserve">. </w:t>
      </w:r>
      <w:r w:rsidRPr="007A06F5">
        <w:rPr>
          <w:lang w:val="la-Latn"/>
        </w:rPr>
        <w:t xml:space="preserve">' Et mercata die </w:t>
      </w:r>
      <w:r w:rsidR="00914A37" w:rsidRPr="007A06F5">
        <w:rPr>
          <w:lang w:val="la-Latn"/>
        </w:rPr>
        <w:t>dominico in nullo</w:t>
      </w:r>
      <w:r w:rsidR="00360346" w:rsidRPr="007A06F5">
        <w:rPr>
          <w:lang w:val="la-Latn"/>
        </w:rPr>
        <w:t xml:space="preserve"> </w:t>
      </w:r>
      <w:r w:rsidRPr="007A06F5">
        <w:rPr>
          <w:lang w:val="la-Latn"/>
        </w:rPr>
        <w:t>loco habeantur</w:t>
      </w:r>
      <w:r w:rsidR="00914A37" w:rsidRPr="007A06F5">
        <w:rPr>
          <w:lang w:val="la-Latn"/>
        </w:rPr>
        <w:t>', si</w:t>
      </w:r>
      <w:r w:rsidR="00D9225B" w:rsidRPr="007A06F5">
        <w:rPr>
          <w:lang w:val="la-Latn"/>
        </w:rPr>
        <w:t>cut in primo libro capitulorum</w:t>
      </w:r>
      <w:r w:rsidR="00360346" w:rsidRPr="007A06F5">
        <w:rPr>
          <w:lang w:val="la-Latn"/>
        </w:rPr>
        <w:t xml:space="preserve">, </w:t>
      </w:r>
      <w:r w:rsidR="00914A37" w:rsidRPr="007A06F5">
        <w:rPr>
          <w:lang w:val="la-Latn"/>
        </w:rPr>
        <w:t>capitulo CXXXVI</w:t>
      </w:r>
      <w:r w:rsidR="008E2A6B" w:rsidRPr="007A06F5">
        <w:rPr>
          <w:lang w:val="la-Latn"/>
        </w:rPr>
        <w:t xml:space="preserve">. </w:t>
      </w:r>
      <w:r w:rsidR="00914A37" w:rsidRPr="007A06F5">
        <w:rPr>
          <w:lang w:val="la-Latn"/>
        </w:rPr>
        <w:t>habetur</w:t>
      </w:r>
      <w:r w:rsidR="008E2A6B" w:rsidRPr="007A06F5">
        <w:rPr>
          <w:lang w:val="la-Latn"/>
        </w:rPr>
        <w:t xml:space="preserve">. </w:t>
      </w:r>
    </w:p>
    <w:p w14:paraId="471F5089" w14:textId="051561D6"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comes et rei publicae ministri ac ceteri fideles nostri</w:t>
      </w:r>
      <w:r w:rsidR="00360346" w:rsidRPr="007A06F5">
        <w:rPr>
          <w:lang w:val="la-Latn"/>
        </w:rPr>
        <w:t xml:space="preserve"> </w:t>
      </w:r>
      <w:r w:rsidRPr="007A06F5">
        <w:rPr>
          <w:lang w:val="la-Latn"/>
        </w:rPr>
        <w:t>provideant</w:t>
      </w:r>
      <w:r w:rsidR="00360346" w:rsidRPr="007A06F5">
        <w:rPr>
          <w:lang w:val="la-Latn"/>
        </w:rPr>
        <w:t xml:space="preserve">, </w:t>
      </w:r>
      <w:r w:rsidR="00D9225B" w:rsidRPr="007A06F5">
        <w:rPr>
          <w:lang w:val="la-Latn"/>
        </w:rPr>
        <w:t xml:space="preserve">quatenus ' iustus </w:t>
      </w:r>
      <w:r w:rsidRPr="007A06F5">
        <w:rPr>
          <w:lang w:val="la-Latn"/>
        </w:rPr>
        <w:t>modius aequusque sextarius '</w:t>
      </w:r>
      <w:r w:rsidR="00FE3F3C" w:rsidRPr="007A06F5">
        <w:rPr>
          <w:lang w:val="la-Latn"/>
        </w:rPr>
        <w:t xml:space="preserve"> secundum sacram scripturam et </w:t>
      </w:r>
      <w:r w:rsidRPr="007A06F5">
        <w:rPr>
          <w:lang w:val="la-Latn"/>
        </w:rPr>
        <w:t>capitula praedecessorum nostrorum in civitatibus et in vi</w:t>
      </w:r>
      <w:r w:rsidR="00FE3F3C" w:rsidRPr="007A06F5">
        <w:rPr>
          <w:lang w:val="la-Latn"/>
        </w:rPr>
        <w:t>cis et in villis ad ven</w:t>
      </w:r>
      <w:r w:rsidRPr="007A06F5">
        <w:rPr>
          <w:lang w:val="la-Latn"/>
        </w:rPr>
        <w:t>dendum et emendum fiat et mensuram secundu</w:t>
      </w:r>
      <w:r w:rsidR="00FE3F3C" w:rsidRPr="007A06F5">
        <w:rPr>
          <w:lang w:val="la-Latn"/>
        </w:rPr>
        <w:t>m antiquam consuetudinem de pa</w:t>
      </w:r>
      <w:r w:rsidRPr="007A06F5">
        <w:rPr>
          <w:lang w:val="la-Latn"/>
        </w:rPr>
        <w:t>latio nostro accipiant</w:t>
      </w:r>
      <w:r w:rsidR="00360346" w:rsidRPr="007A06F5">
        <w:rPr>
          <w:lang w:val="la-Latn"/>
        </w:rPr>
        <w:t xml:space="preserve">, </w:t>
      </w:r>
      <w:r w:rsidRPr="007A06F5">
        <w:rPr>
          <w:lang w:val="la-Latn"/>
        </w:rPr>
        <w:t>et non pro hac occasione a mansuariis</w:t>
      </w:r>
      <w:r w:rsidR="00360346" w:rsidRPr="007A06F5">
        <w:rPr>
          <w:lang w:val="la-Latn"/>
        </w:rPr>
        <w:t xml:space="preserve"> </w:t>
      </w:r>
      <w:r w:rsidR="00FE3F3C" w:rsidRPr="007A06F5">
        <w:rPr>
          <w:lang w:val="la-Latn"/>
        </w:rPr>
        <w:t>vel ab his</w:t>
      </w:r>
      <w:r w:rsidR="00360346" w:rsidRPr="007A06F5">
        <w:rPr>
          <w:lang w:val="la-Latn"/>
        </w:rPr>
        <w:t xml:space="preserve">, </w:t>
      </w:r>
      <w:r w:rsidRPr="007A06F5">
        <w:rPr>
          <w:lang w:val="la-Latn"/>
        </w:rPr>
        <w:t>qui censum debent</w:t>
      </w:r>
      <w:r w:rsidR="00360346" w:rsidRPr="007A06F5">
        <w:rPr>
          <w:lang w:val="la-Latn"/>
        </w:rPr>
        <w:t xml:space="preserve">, </w:t>
      </w:r>
      <w:r w:rsidRPr="007A06F5">
        <w:rPr>
          <w:lang w:val="la-Latn"/>
        </w:rPr>
        <w:t>maior modius</w:t>
      </w:r>
      <w:r w:rsidR="00360346" w:rsidRPr="007A06F5">
        <w:rPr>
          <w:lang w:val="la-Latn"/>
        </w:rPr>
        <w:t xml:space="preserve">, </w:t>
      </w:r>
      <w:r w:rsidRPr="007A06F5">
        <w:rPr>
          <w:lang w:val="la-Latn"/>
        </w:rPr>
        <w:t>nisi sicut consuetudo fuit</w:t>
      </w:r>
      <w:r w:rsidR="00360346" w:rsidRPr="007A06F5">
        <w:rPr>
          <w:lang w:val="la-Latn"/>
        </w:rPr>
        <w:t xml:space="preserve">, </w:t>
      </w:r>
      <w:r w:rsidRPr="007A06F5">
        <w:rPr>
          <w:lang w:val="la-Latn"/>
        </w:rPr>
        <w:t>exigatur</w:t>
      </w:r>
      <w:r w:rsidR="008E2A6B" w:rsidRPr="007A06F5">
        <w:rPr>
          <w:lang w:val="la-Latn"/>
        </w:rPr>
        <w:t xml:space="preserve">. </w:t>
      </w:r>
      <w:r w:rsidRPr="007A06F5">
        <w:rPr>
          <w:lang w:val="la-Latn"/>
        </w:rPr>
        <w:t>Et ipsi h</w:t>
      </w:r>
      <w:r w:rsidR="00FE3F3C" w:rsidRPr="007A06F5">
        <w:rPr>
          <w:lang w:val="la-Latn"/>
        </w:rPr>
        <w:t>o</w:t>
      </w:r>
      <w:r w:rsidRPr="007A06F5">
        <w:rPr>
          <w:lang w:val="la-Latn"/>
        </w:rPr>
        <w:t>mines</w:t>
      </w:r>
      <w:r w:rsidR="00360346" w:rsidRPr="007A06F5">
        <w:rPr>
          <w:lang w:val="la-Latn"/>
        </w:rPr>
        <w:t xml:space="preserve">, </w:t>
      </w:r>
      <w:r w:rsidRPr="007A06F5">
        <w:rPr>
          <w:lang w:val="la-Latn"/>
        </w:rPr>
        <w:t>qui per villas de denariis providentiam iurati habebunt</w:t>
      </w:r>
      <w:r w:rsidR="00360346" w:rsidRPr="007A06F5">
        <w:rPr>
          <w:lang w:val="la-Latn"/>
        </w:rPr>
        <w:t xml:space="preserve">, </w:t>
      </w:r>
      <w:r w:rsidR="00FE3F3C" w:rsidRPr="007A06F5">
        <w:rPr>
          <w:lang w:val="la-Latn"/>
        </w:rPr>
        <w:t>ipsi etiam de men</w:t>
      </w:r>
      <w:r w:rsidRPr="007A06F5">
        <w:rPr>
          <w:lang w:val="la-Latn"/>
        </w:rPr>
        <w:t>sura</w:t>
      </w:r>
      <w:r w:rsidR="00360346" w:rsidRPr="007A06F5">
        <w:rPr>
          <w:lang w:val="la-Latn"/>
        </w:rPr>
        <w:t xml:space="preserve">, </w:t>
      </w:r>
      <w:r w:rsidRPr="007A06F5">
        <w:rPr>
          <w:lang w:val="la-Latn"/>
        </w:rPr>
        <w:t>ne adulteretur</w:t>
      </w:r>
      <w:r w:rsidR="00360346" w:rsidRPr="007A06F5">
        <w:rPr>
          <w:lang w:val="la-Latn"/>
        </w:rPr>
        <w:t xml:space="preserve">, </w:t>
      </w:r>
      <w:r w:rsidRPr="007A06F5">
        <w:rPr>
          <w:lang w:val="la-Latn"/>
        </w:rPr>
        <w:t>provideant</w:t>
      </w:r>
      <w:r w:rsidR="00360346" w:rsidRPr="007A06F5">
        <w:rPr>
          <w:lang w:val="la-Latn"/>
        </w:rPr>
        <w:t xml:space="preserve">, </w:t>
      </w:r>
      <w:r w:rsidRPr="007A06F5">
        <w:rPr>
          <w:lang w:val="la-Latn"/>
        </w:rPr>
        <w:t>sicut in libro tertio capitulorum</w:t>
      </w:r>
      <w:r w:rsidR="00360346" w:rsidRPr="007A06F5">
        <w:rPr>
          <w:lang w:val="la-Latn"/>
        </w:rPr>
        <w:t xml:space="preserve">, </w:t>
      </w:r>
      <w:r w:rsidRPr="007A06F5">
        <w:rPr>
          <w:lang w:val="la-Latn"/>
        </w:rPr>
        <w:t>capitulo XC</w:t>
      </w:r>
      <w:r w:rsidR="008E2A6B" w:rsidRPr="007A06F5">
        <w:rPr>
          <w:lang w:val="la-Latn"/>
        </w:rPr>
        <w:t xml:space="preserve">. </w:t>
      </w:r>
      <w:r w:rsidR="00FE3F3C" w:rsidRPr="007A06F5">
        <w:rPr>
          <w:lang w:val="la-Latn"/>
        </w:rPr>
        <w:t>con</w:t>
      </w:r>
      <w:r w:rsidRPr="007A06F5">
        <w:rPr>
          <w:lang w:val="la-Latn"/>
        </w:rPr>
        <w:t>tinetur</w:t>
      </w:r>
      <w:r w:rsidR="008E2A6B" w:rsidRPr="007A06F5">
        <w:rPr>
          <w:lang w:val="la-Latn"/>
        </w:rPr>
        <w:t xml:space="preserve">. </w:t>
      </w:r>
      <w:r w:rsidRPr="007A06F5">
        <w:rPr>
          <w:lang w:val="la-Latn"/>
        </w:rPr>
        <w:t>Et si quis reputatus fuerit mensuram adulterasse et cum maiori modio vel sextario annonam vel vinum accepisse et cum minori mensura venundare</w:t>
      </w:r>
      <w:r w:rsidR="00360346" w:rsidRPr="007A06F5">
        <w:rPr>
          <w:lang w:val="la-Latn"/>
        </w:rPr>
        <w:t xml:space="preserve">, </w:t>
      </w:r>
      <w:r w:rsidR="00FE3F3C" w:rsidRPr="007A06F5">
        <w:rPr>
          <w:lang w:val="la-Latn"/>
        </w:rPr>
        <w:t xml:space="preserve">si </w:t>
      </w:r>
      <w:r w:rsidRPr="007A06F5">
        <w:rPr>
          <w:lang w:val="la-Latn"/>
        </w:rPr>
        <w:t>liber homo est</w:t>
      </w:r>
      <w:r w:rsidR="00360346" w:rsidRPr="007A06F5">
        <w:rPr>
          <w:lang w:val="la-Latn"/>
        </w:rPr>
        <w:t xml:space="preserve">, </w:t>
      </w:r>
      <w:r w:rsidRPr="007A06F5">
        <w:rPr>
          <w:lang w:val="la-Latn"/>
        </w:rPr>
        <w:t>aut secundum suam legem se inde sacramento idoneum reddat</w:t>
      </w:r>
      <w:r w:rsidR="00360346" w:rsidRPr="007A06F5">
        <w:rPr>
          <w:lang w:val="la-Latn"/>
        </w:rPr>
        <w:t xml:space="preserve">, </w:t>
      </w:r>
      <w:r w:rsidR="00FE3F3C" w:rsidRPr="007A06F5">
        <w:rPr>
          <w:lang w:val="la-Latn"/>
        </w:rPr>
        <w:t>aut</w:t>
      </w:r>
      <w:r w:rsidR="00360346" w:rsidRPr="007A06F5">
        <w:rPr>
          <w:lang w:val="la-Latn"/>
        </w:rPr>
        <w:t xml:space="preserve">, </w:t>
      </w:r>
      <w:r w:rsidRPr="007A06F5">
        <w:rPr>
          <w:lang w:val="la-Latn"/>
        </w:rPr>
        <w:t>si hoc</w:t>
      </w:r>
      <w:r w:rsidR="00360346" w:rsidRPr="007A06F5">
        <w:rPr>
          <w:lang w:val="la-Latn"/>
        </w:rPr>
        <w:t xml:space="preserve"> </w:t>
      </w:r>
      <w:r w:rsidRPr="007A06F5">
        <w:rPr>
          <w:lang w:val="la-Latn"/>
        </w:rPr>
        <w:t>fecisse vel fieri iussisse aut consensisse</w:t>
      </w:r>
      <w:r w:rsidR="00360346" w:rsidRPr="007A06F5">
        <w:rPr>
          <w:lang w:val="la-Latn"/>
        </w:rPr>
        <w:t xml:space="preserve"> </w:t>
      </w:r>
      <w:r w:rsidRPr="007A06F5">
        <w:rPr>
          <w:lang w:val="la-Latn"/>
        </w:rPr>
        <w:t>comprobatus fuerit</w:t>
      </w:r>
      <w:r w:rsidR="00360346" w:rsidRPr="007A06F5">
        <w:rPr>
          <w:lang w:val="la-Latn"/>
        </w:rPr>
        <w:t xml:space="preserve">, </w:t>
      </w:r>
      <w:r w:rsidRPr="007A06F5">
        <w:rPr>
          <w:lang w:val="la-Latn"/>
        </w:rPr>
        <w:t>hoc</w:t>
      </w:r>
      <w:r w:rsidR="00360346" w:rsidRPr="007A06F5">
        <w:rPr>
          <w:lang w:val="la-Latn"/>
        </w:rPr>
        <w:t xml:space="preserve">, </w:t>
      </w:r>
      <w:r w:rsidR="00FE3F3C" w:rsidRPr="007A06F5">
        <w:rPr>
          <w:lang w:val="la-Latn"/>
        </w:rPr>
        <w:t xml:space="preserve">unde </w:t>
      </w:r>
      <w:r w:rsidRPr="007A06F5">
        <w:rPr>
          <w:lang w:val="la-Latn"/>
        </w:rPr>
        <w:t>mensuram adulteravit</w:t>
      </w:r>
      <w:r w:rsidR="00360346" w:rsidRPr="007A06F5">
        <w:rPr>
          <w:lang w:val="la-Latn"/>
        </w:rPr>
        <w:t xml:space="preserve">, </w:t>
      </w:r>
      <w:r w:rsidRPr="007A06F5">
        <w:rPr>
          <w:lang w:val="la-Latn"/>
        </w:rPr>
        <w:t>id est vinum et annona a mini</w:t>
      </w:r>
      <w:r w:rsidR="00FE3F3C" w:rsidRPr="007A06F5">
        <w:rPr>
          <w:lang w:val="la-Latn"/>
        </w:rPr>
        <w:t xml:space="preserve">stris rei publicae tollatur ab </w:t>
      </w:r>
      <w:r w:rsidRPr="007A06F5">
        <w:rPr>
          <w:lang w:val="la-Latn"/>
        </w:rPr>
        <w:t>eo</w:t>
      </w:r>
      <w:r w:rsidR="008E2A6B" w:rsidRPr="007A06F5">
        <w:rPr>
          <w:lang w:val="la-Latn"/>
        </w:rPr>
        <w:t xml:space="preserve">; </w:t>
      </w:r>
      <w:r w:rsidR="00FE3F3C" w:rsidRPr="007A06F5">
        <w:rPr>
          <w:lang w:val="la-Latn"/>
        </w:rPr>
        <w:t>insuper</w:t>
      </w:r>
      <w:r w:rsidRPr="007A06F5">
        <w:rPr>
          <w:lang w:val="la-Latn"/>
        </w:rPr>
        <w:t xml:space="preserve"> bannum nostrum</w:t>
      </w:r>
      <w:r w:rsidR="00360346" w:rsidRPr="007A06F5">
        <w:rPr>
          <w:lang w:val="la-Latn"/>
        </w:rPr>
        <w:t xml:space="preserve">, </w:t>
      </w:r>
      <w:r w:rsidRPr="007A06F5">
        <w:rPr>
          <w:lang w:val="la-Latn"/>
        </w:rPr>
        <w:t>id est solidos sexaginta</w:t>
      </w:r>
      <w:r w:rsidR="00360346" w:rsidRPr="007A06F5">
        <w:rPr>
          <w:lang w:val="la-Latn"/>
        </w:rPr>
        <w:t xml:space="preserve">, </w:t>
      </w:r>
      <w:r w:rsidRPr="007A06F5">
        <w:rPr>
          <w:lang w:val="la-Latn"/>
        </w:rPr>
        <w:t>componat</w:t>
      </w:r>
      <w:r w:rsidR="008E2A6B" w:rsidRPr="007A06F5">
        <w:rPr>
          <w:lang w:val="la-Latn"/>
        </w:rPr>
        <w:t xml:space="preserve">. </w:t>
      </w:r>
      <w:r w:rsidR="00FE3F3C" w:rsidRPr="007A06F5">
        <w:rPr>
          <w:lang w:val="la-Latn"/>
        </w:rPr>
        <w:t xml:space="preserve">Si autem </w:t>
      </w:r>
      <w:r w:rsidRPr="007A06F5">
        <w:rPr>
          <w:lang w:val="la-Latn"/>
        </w:rPr>
        <w:t>colonus vel servus inde reputatus fuerit</w:t>
      </w:r>
      <w:r w:rsidR="00360346" w:rsidRPr="007A06F5">
        <w:rPr>
          <w:lang w:val="la-Latn"/>
        </w:rPr>
        <w:t xml:space="preserve">, </w:t>
      </w:r>
      <w:r w:rsidRPr="007A06F5">
        <w:rPr>
          <w:lang w:val="la-Latn"/>
        </w:rPr>
        <w:t>aut iudicio Dei se inde</w:t>
      </w:r>
      <w:r w:rsidR="00360346" w:rsidRPr="007A06F5">
        <w:rPr>
          <w:lang w:val="la-Latn"/>
        </w:rPr>
        <w:t xml:space="preserve"> </w:t>
      </w:r>
      <w:r w:rsidRPr="007A06F5">
        <w:rPr>
          <w:lang w:val="la-Latn"/>
        </w:rPr>
        <w:t>examinet</w:t>
      </w:r>
      <w:r w:rsidR="00360346" w:rsidRPr="007A06F5">
        <w:rPr>
          <w:lang w:val="la-Latn"/>
        </w:rPr>
        <w:t xml:space="preserve">, </w:t>
      </w:r>
      <w:r w:rsidRPr="007A06F5">
        <w:rPr>
          <w:lang w:val="la-Latn"/>
        </w:rPr>
        <w:t>aut</w:t>
      </w:r>
      <w:r w:rsidR="00360346" w:rsidRPr="007A06F5">
        <w:rPr>
          <w:lang w:val="la-Latn"/>
        </w:rPr>
        <w:t xml:space="preserve">, </w:t>
      </w:r>
      <w:r w:rsidR="00FE3F3C" w:rsidRPr="007A06F5">
        <w:rPr>
          <w:lang w:val="la-Latn"/>
        </w:rPr>
        <w:t xml:space="preserve">si </w:t>
      </w:r>
      <w:r w:rsidRPr="007A06F5">
        <w:rPr>
          <w:lang w:val="la-Latn"/>
        </w:rPr>
        <w:t>inde convictus fuerit</w:t>
      </w:r>
      <w:r w:rsidR="00360346" w:rsidRPr="007A06F5">
        <w:rPr>
          <w:lang w:val="la-Latn"/>
        </w:rPr>
        <w:t xml:space="preserve">, </w:t>
      </w:r>
      <w:r w:rsidRPr="007A06F5">
        <w:rPr>
          <w:lang w:val="la-Latn"/>
        </w:rPr>
        <w:t>hoc</w:t>
      </w:r>
      <w:r w:rsidR="00360346" w:rsidRPr="007A06F5">
        <w:rPr>
          <w:lang w:val="la-Latn"/>
        </w:rPr>
        <w:t xml:space="preserve">, </w:t>
      </w:r>
      <w:r w:rsidRPr="007A06F5">
        <w:rPr>
          <w:lang w:val="la-Latn"/>
        </w:rPr>
        <w:t>ut supra diximus</w:t>
      </w:r>
      <w:r w:rsidR="00360346" w:rsidRPr="007A06F5">
        <w:rPr>
          <w:lang w:val="la-Latn"/>
        </w:rPr>
        <w:t xml:space="preserve">, </w:t>
      </w:r>
      <w:r w:rsidRPr="007A06F5">
        <w:rPr>
          <w:lang w:val="la-Latn"/>
        </w:rPr>
        <w:t>unde mensuram adulteravit</w:t>
      </w:r>
      <w:r w:rsidR="00360346" w:rsidRPr="007A06F5">
        <w:rPr>
          <w:lang w:val="la-Latn"/>
        </w:rPr>
        <w:t xml:space="preserve">, </w:t>
      </w:r>
      <w:r w:rsidRPr="007A06F5">
        <w:rPr>
          <w:lang w:val="la-Latn"/>
        </w:rPr>
        <w:t>perdat</w:t>
      </w:r>
      <w:r w:rsidR="008E2A6B" w:rsidRPr="007A06F5">
        <w:rPr>
          <w:lang w:val="la-Latn"/>
        </w:rPr>
        <w:t xml:space="preserve">; </w:t>
      </w:r>
      <w:r w:rsidR="00FE3F3C" w:rsidRPr="007A06F5">
        <w:rPr>
          <w:lang w:val="la-Latn"/>
        </w:rPr>
        <w:t xml:space="preserve">in </w:t>
      </w:r>
      <w:r w:rsidRPr="007A06F5">
        <w:rPr>
          <w:lang w:val="la-Latn"/>
        </w:rPr>
        <w:t>super et virgis nudo corpore</w:t>
      </w:r>
      <w:r w:rsidR="00360346" w:rsidRPr="007A06F5">
        <w:rPr>
          <w:lang w:val="la-Latn"/>
        </w:rPr>
        <w:t xml:space="preserve"> </w:t>
      </w:r>
      <w:r w:rsidRPr="007A06F5">
        <w:rPr>
          <w:lang w:val="la-Latn"/>
        </w:rPr>
        <w:t>vapulet</w:t>
      </w:r>
      <w:r w:rsidR="008E2A6B" w:rsidRPr="007A06F5">
        <w:rPr>
          <w:lang w:val="la-Latn"/>
        </w:rPr>
        <w:t xml:space="preserve">. </w:t>
      </w:r>
      <w:r w:rsidRPr="007A06F5">
        <w:rPr>
          <w:lang w:val="la-Latn"/>
        </w:rPr>
        <w:t xml:space="preserve">Et sive liber </w:t>
      </w:r>
      <w:r w:rsidR="00FE3F3C" w:rsidRPr="007A06F5">
        <w:rPr>
          <w:lang w:val="la-Latn"/>
        </w:rPr>
        <w:t xml:space="preserve">sive colonus vel servus de hoc </w:t>
      </w:r>
      <w:r w:rsidRPr="007A06F5">
        <w:rPr>
          <w:lang w:val="la-Latn"/>
        </w:rPr>
        <w:t>convictus fuerit</w:t>
      </w:r>
      <w:r w:rsidR="00360346" w:rsidRPr="007A06F5">
        <w:rPr>
          <w:lang w:val="la-Latn"/>
        </w:rPr>
        <w:t xml:space="preserve">, </w:t>
      </w:r>
      <w:r w:rsidRPr="007A06F5">
        <w:rPr>
          <w:lang w:val="la-Latn"/>
        </w:rPr>
        <w:t>post legalem emendationem episcopale iudicium suscipiat</w:t>
      </w:r>
      <w:r w:rsidR="00360346" w:rsidRPr="007A06F5">
        <w:rPr>
          <w:lang w:val="la-Latn"/>
        </w:rPr>
        <w:t xml:space="preserve">, </w:t>
      </w:r>
      <w:r w:rsidR="00FE3F3C" w:rsidRPr="007A06F5">
        <w:rPr>
          <w:lang w:val="la-Latn"/>
        </w:rPr>
        <w:t>quia contra</w:t>
      </w:r>
      <w:r w:rsidRPr="007A06F5">
        <w:rPr>
          <w:lang w:val="la-Latn"/>
        </w:rPr>
        <w:t>tale interdictum Domini fecit dicentis</w:t>
      </w:r>
      <w:r w:rsidR="00FE3F3C" w:rsidRPr="007A06F5">
        <w:rPr>
          <w:lang w:val="la-Latn"/>
        </w:rPr>
        <w:t>: '</w:t>
      </w:r>
      <w:r w:rsidR="00D9225B" w:rsidRPr="007A06F5">
        <w:rPr>
          <w:lang w:val="la-Latn"/>
        </w:rPr>
        <w:t xml:space="preserve">Qui </w:t>
      </w:r>
      <w:r w:rsidRPr="007A06F5">
        <w:rPr>
          <w:lang w:val="la-Latn"/>
        </w:rPr>
        <w:t>pe</w:t>
      </w:r>
      <w:r w:rsidR="00FE3F3C" w:rsidRPr="007A06F5">
        <w:rPr>
          <w:lang w:val="la-Latn"/>
        </w:rPr>
        <w:t xml:space="preserve">cuniam suam non dedit ad usuram'; </w:t>
      </w:r>
      <w:r w:rsidRPr="007A06F5">
        <w:rPr>
          <w:lang w:val="la-Latn"/>
        </w:rPr>
        <w:t>unde regnum Dei sibi clausit</w:t>
      </w:r>
      <w:r w:rsidR="00360346" w:rsidRPr="007A06F5">
        <w:rPr>
          <w:lang w:val="la-Latn"/>
        </w:rPr>
        <w:t xml:space="preserve">, </w:t>
      </w:r>
      <w:r w:rsidRPr="007A06F5">
        <w:rPr>
          <w:lang w:val="la-Latn"/>
        </w:rPr>
        <w:t>et infernum sibi aperuit</w:t>
      </w:r>
      <w:r w:rsidR="008E2A6B" w:rsidRPr="007A06F5">
        <w:rPr>
          <w:lang w:val="la-Latn"/>
        </w:rPr>
        <w:t xml:space="preserve">. </w:t>
      </w:r>
      <w:r w:rsidR="00FE3F3C" w:rsidRPr="007A06F5">
        <w:rPr>
          <w:lang w:val="la-Latn"/>
        </w:rPr>
        <w:t xml:space="preserve">Quod peccatum inter illa </w:t>
      </w:r>
      <w:r w:rsidRPr="007A06F5">
        <w:rPr>
          <w:lang w:val="la-Latn"/>
        </w:rPr>
        <w:t>criminalia peccata</w:t>
      </w:r>
      <w:r w:rsidR="00360346" w:rsidRPr="007A06F5">
        <w:rPr>
          <w:lang w:val="la-Latn"/>
        </w:rPr>
        <w:t xml:space="preserve"> </w:t>
      </w:r>
      <w:r w:rsidRPr="007A06F5">
        <w:rPr>
          <w:lang w:val="la-Latn"/>
        </w:rPr>
        <w:t>computatur</w:t>
      </w:r>
      <w:r w:rsidR="00360346" w:rsidRPr="007A06F5">
        <w:rPr>
          <w:lang w:val="la-Latn"/>
        </w:rPr>
        <w:t xml:space="preserve">, </w:t>
      </w:r>
      <w:r w:rsidRPr="007A06F5">
        <w:rPr>
          <w:lang w:val="la-Latn"/>
        </w:rPr>
        <w:t>de quibus dicit apostolus</w:t>
      </w:r>
      <w:r w:rsidR="00360346" w:rsidRPr="007A06F5">
        <w:rPr>
          <w:lang w:val="la-Latn"/>
        </w:rPr>
        <w:t xml:space="preserve">, </w:t>
      </w:r>
      <w:r w:rsidRPr="007A06F5">
        <w:rPr>
          <w:lang w:val="la-Latn"/>
        </w:rPr>
        <w:t>quod</w:t>
      </w:r>
      <w:r w:rsidR="00360346" w:rsidRPr="007A06F5">
        <w:rPr>
          <w:lang w:val="la-Latn"/>
        </w:rPr>
        <w:t xml:space="preserve">, </w:t>
      </w:r>
      <w:r w:rsidRPr="007A06F5">
        <w:rPr>
          <w:lang w:val="la-Latn"/>
        </w:rPr>
        <w:t>qui ea fecerit</w:t>
      </w:r>
      <w:r w:rsidR="00360346" w:rsidRPr="007A06F5">
        <w:rPr>
          <w:lang w:val="la-Latn"/>
        </w:rPr>
        <w:t xml:space="preserve">, </w:t>
      </w:r>
      <w:r w:rsidR="00FE3F3C" w:rsidRPr="007A06F5">
        <w:rPr>
          <w:lang w:val="la-Latn"/>
        </w:rPr>
        <w:t>'</w:t>
      </w:r>
      <w:r w:rsidRPr="007A06F5">
        <w:rPr>
          <w:lang w:val="la-Latn"/>
        </w:rPr>
        <w:t>cum huiusmodi nec cibum s</w:t>
      </w:r>
      <w:r w:rsidR="00FE3F3C" w:rsidRPr="007A06F5">
        <w:rPr>
          <w:lang w:val="la-Latn"/>
        </w:rPr>
        <w:t>umere</w:t>
      </w:r>
      <w:r w:rsidRPr="007A06F5">
        <w:rPr>
          <w:lang w:val="la-Latn"/>
        </w:rPr>
        <w:t>' christiano licet</w:t>
      </w:r>
      <w:r w:rsidR="008E2A6B" w:rsidRPr="007A06F5">
        <w:rPr>
          <w:lang w:val="la-Latn"/>
        </w:rPr>
        <w:t xml:space="preserve">; </w:t>
      </w:r>
      <w:r w:rsidR="00FE3F3C" w:rsidRPr="007A06F5">
        <w:rPr>
          <w:lang w:val="la-Latn"/>
        </w:rPr>
        <w:t xml:space="preserve">et inde sacri Nicaeni canones </w:t>
      </w:r>
      <w:r w:rsidRPr="007A06F5">
        <w:rPr>
          <w:lang w:val="la-Latn"/>
        </w:rPr>
        <w:t>clericos gradus</w:t>
      </w:r>
      <w:r w:rsidR="00360346" w:rsidRPr="007A06F5">
        <w:rPr>
          <w:lang w:val="la-Latn"/>
        </w:rPr>
        <w:t xml:space="preserve"> </w:t>
      </w:r>
      <w:r w:rsidRPr="007A06F5">
        <w:rPr>
          <w:lang w:val="la-Latn"/>
        </w:rPr>
        <w:t>perdere iubent</w:t>
      </w:r>
      <w:r w:rsidR="008E2A6B" w:rsidRPr="007A06F5">
        <w:rPr>
          <w:lang w:val="la-Latn"/>
        </w:rPr>
        <w:t xml:space="preserve">. </w:t>
      </w:r>
      <w:r w:rsidRPr="007A06F5">
        <w:rPr>
          <w:lang w:val="la-Latn"/>
        </w:rPr>
        <w:t>Et de tali causa</w:t>
      </w:r>
      <w:r w:rsidR="00360346" w:rsidRPr="007A06F5">
        <w:rPr>
          <w:lang w:val="la-Latn"/>
        </w:rPr>
        <w:t xml:space="preserve">, </w:t>
      </w:r>
      <w:r w:rsidR="00FE3F3C" w:rsidRPr="007A06F5">
        <w:rPr>
          <w:lang w:val="la-Latn"/>
        </w:rPr>
        <w:t xml:space="preserve">unde seculares homines vitam </w:t>
      </w:r>
      <w:r w:rsidRPr="007A06F5">
        <w:rPr>
          <w:lang w:val="la-Latn"/>
        </w:rPr>
        <w:t>perdunt</w:t>
      </w:r>
      <w:r w:rsidR="00360346" w:rsidRPr="007A06F5">
        <w:rPr>
          <w:lang w:val="la-Latn"/>
        </w:rPr>
        <w:t xml:space="preserve">, </w:t>
      </w:r>
      <w:r w:rsidRPr="007A06F5">
        <w:rPr>
          <w:lang w:val="la-Latn"/>
        </w:rPr>
        <w:t>inde clerici ecclesiasticum</w:t>
      </w:r>
      <w:r w:rsidR="00360346" w:rsidRPr="007A06F5">
        <w:rPr>
          <w:lang w:val="la-Latn"/>
        </w:rPr>
        <w:t xml:space="preserve"> </w:t>
      </w:r>
      <w:r w:rsidRPr="007A06F5">
        <w:rPr>
          <w:lang w:val="la-Latn"/>
        </w:rPr>
        <w:t>gradum amittunt</w:t>
      </w:r>
      <w:r w:rsidR="008E2A6B" w:rsidRPr="007A06F5">
        <w:rPr>
          <w:lang w:val="la-Latn"/>
        </w:rPr>
        <w:t xml:space="preserve">. </w:t>
      </w:r>
      <w:r w:rsidRPr="007A06F5">
        <w:rPr>
          <w:lang w:val="la-Latn"/>
        </w:rPr>
        <w:t>Ministri autem rei publicae se caute custodiant</w:t>
      </w:r>
      <w:r w:rsidR="00360346" w:rsidRPr="007A06F5">
        <w:rPr>
          <w:lang w:val="la-Latn"/>
        </w:rPr>
        <w:t xml:space="preserve">, </w:t>
      </w:r>
      <w:r w:rsidRPr="007A06F5">
        <w:rPr>
          <w:lang w:val="la-Latn"/>
        </w:rPr>
        <w:t>ne pro hac occasione ducti cupiditate per aliquod malum in genium a liberis hominibus vel colonis seu servis sua</w:t>
      </w:r>
      <w:r w:rsidR="00360346" w:rsidRPr="007A06F5">
        <w:rPr>
          <w:lang w:val="la-Latn"/>
        </w:rPr>
        <w:t xml:space="preserve"> </w:t>
      </w:r>
      <w:r w:rsidRPr="007A06F5">
        <w:rPr>
          <w:lang w:val="la-Latn"/>
        </w:rPr>
        <w:t>iniuste tollant</w:t>
      </w:r>
      <w:r w:rsidR="008E2A6B" w:rsidRPr="007A06F5">
        <w:rPr>
          <w:lang w:val="la-Latn"/>
        </w:rPr>
        <w:t xml:space="preserve">; </w:t>
      </w:r>
      <w:r w:rsidRPr="007A06F5">
        <w:rPr>
          <w:lang w:val="la-Latn"/>
        </w:rPr>
        <w:t>quia</w:t>
      </w:r>
      <w:r w:rsidR="00360346" w:rsidRPr="007A06F5">
        <w:rPr>
          <w:lang w:val="la-Latn"/>
        </w:rPr>
        <w:t xml:space="preserve">, </w:t>
      </w:r>
      <w:r w:rsidR="00FE3F3C" w:rsidRPr="007A06F5">
        <w:rPr>
          <w:lang w:val="la-Latn"/>
        </w:rPr>
        <w:t xml:space="preserve">si inde </w:t>
      </w:r>
      <w:r w:rsidRPr="007A06F5">
        <w:rPr>
          <w:lang w:val="la-Latn"/>
        </w:rPr>
        <w:t>ad nos clamor venerit et inde convicti fuerint</w:t>
      </w:r>
      <w:r w:rsidR="00360346" w:rsidRPr="007A06F5">
        <w:rPr>
          <w:lang w:val="la-Latn"/>
        </w:rPr>
        <w:t xml:space="preserve">, </w:t>
      </w:r>
      <w:r w:rsidRPr="007A06F5">
        <w:rPr>
          <w:lang w:val="la-Latn"/>
        </w:rPr>
        <w:t>sic iniustitiam istam exsolvent</w:t>
      </w:r>
      <w:r w:rsidR="00360346" w:rsidRPr="007A06F5">
        <w:rPr>
          <w:lang w:val="la-Latn"/>
        </w:rPr>
        <w:t xml:space="preserve">, </w:t>
      </w:r>
      <w:r w:rsidR="00FE3F3C" w:rsidRPr="007A06F5">
        <w:rPr>
          <w:lang w:val="la-Latn"/>
        </w:rPr>
        <w:t xml:space="preserve">sicut </w:t>
      </w:r>
      <w:r w:rsidRPr="007A06F5">
        <w:rPr>
          <w:lang w:val="la-Latn"/>
        </w:rPr>
        <w:t>illi</w:t>
      </w:r>
      <w:r w:rsidR="00360346" w:rsidRPr="007A06F5">
        <w:rPr>
          <w:lang w:val="la-Latn"/>
        </w:rPr>
        <w:t xml:space="preserve">, </w:t>
      </w:r>
      <w:r w:rsidRPr="007A06F5">
        <w:rPr>
          <w:lang w:val="la-Latn"/>
        </w:rPr>
        <w:t>qui in suo ministerio tortum faciant</w:t>
      </w:r>
      <w:r w:rsidR="008E2A6B" w:rsidRPr="007A06F5">
        <w:rPr>
          <w:lang w:val="la-Latn"/>
        </w:rPr>
        <w:t xml:space="preserve">. </w:t>
      </w:r>
      <w:r w:rsidRPr="007A06F5">
        <w:rPr>
          <w:lang w:val="la-Latn"/>
        </w:rPr>
        <w:t>In illis autem regionibus</w:t>
      </w:r>
      <w:r w:rsidR="00360346" w:rsidRPr="007A06F5">
        <w:rPr>
          <w:lang w:val="la-Latn"/>
        </w:rPr>
        <w:t xml:space="preserve">, </w:t>
      </w:r>
      <w:r w:rsidRPr="007A06F5">
        <w:rPr>
          <w:lang w:val="la-Latn"/>
        </w:rPr>
        <w:t>in quibus / secundum legem Romanam iudicantur iudicia</w:t>
      </w:r>
      <w:r w:rsidR="00360346" w:rsidRPr="007A06F5">
        <w:rPr>
          <w:lang w:val="la-Latn"/>
        </w:rPr>
        <w:t xml:space="preserve">, </w:t>
      </w:r>
      <w:r w:rsidRPr="007A06F5">
        <w:rPr>
          <w:lang w:val="la-Latn"/>
        </w:rPr>
        <w:t>iuxta ipsam legem committentes</w:t>
      </w:r>
      <w:r w:rsidR="00360346" w:rsidRPr="007A06F5">
        <w:rPr>
          <w:lang w:val="la-Latn"/>
        </w:rPr>
        <w:t xml:space="preserve"> </w:t>
      </w:r>
      <w:r w:rsidR="00FE3F3C" w:rsidRPr="007A06F5">
        <w:rPr>
          <w:lang w:val="la-Latn"/>
        </w:rPr>
        <w:t xml:space="preserve">talia </w:t>
      </w:r>
      <w:r w:rsidRPr="007A06F5">
        <w:rPr>
          <w:lang w:val="la-Latn"/>
        </w:rPr>
        <w:t>iudicentur</w:t>
      </w:r>
      <w:r w:rsidR="008E2A6B" w:rsidRPr="007A06F5">
        <w:rPr>
          <w:lang w:val="la-Latn"/>
        </w:rPr>
        <w:t xml:space="preserve">; </w:t>
      </w:r>
      <w:r w:rsidRPr="007A06F5">
        <w:rPr>
          <w:lang w:val="la-Latn"/>
        </w:rPr>
        <w:t>quia super illam legem</w:t>
      </w:r>
      <w:r w:rsidR="00360346" w:rsidRPr="007A06F5">
        <w:rPr>
          <w:lang w:val="la-Latn"/>
        </w:rPr>
        <w:t xml:space="preserve"> </w:t>
      </w:r>
      <w:r w:rsidRPr="007A06F5">
        <w:rPr>
          <w:lang w:val="la-Latn"/>
        </w:rPr>
        <w:t>vel contra ipsam</w:t>
      </w:r>
      <w:r w:rsidR="00FE3F3C" w:rsidRPr="007A06F5">
        <w:rPr>
          <w:lang w:val="la-Latn"/>
        </w:rPr>
        <w:t xml:space="preserve"> legem nec antecessores nostri </w:t>
      </w:r>
      <w:r w:rsidRPr="007A06F5">
        <w:rPr>
          <w:lang w:val="la-Latn"/>
        </w:rPr>
        <w:t>quodcumque capitulum statuerunt nec nos aliquid constituimus</w:t>
      </w:r>
      <w:r w:rsidR="008E2A6B" w:rsidRPr="007A06F5">
        <w:rPr>
          <w:lang w:val="la-Latn"/>
        </w:rPr>
        <w:t xml:space="preserve">. </w:t>
      </w:r>
      <w:r w:rsidR="00FE3F3C" w:rsidRPr="007A06F5">
        <w:rPr>
          <w:lang w:val="la-Latn"/>
        </w:rPr>
        <w:t xml:space="preserve">Similiter per civitates </w:t>
      </w:r>
      <w:r w:rsidRPr="007A06F5">
        <w:rPr>
          <w:lang w:val="la-Latn"/>
        </w:rPr>
        <w:t>et vicos atque per mercata ministri rei publicae provideant</w:t>
      </w:r>
      <w:r w:rsidR="00360346" w:rsidRPr="007A06F5">
        <w:rPr>
          <w:lang w:val="la-Latn"/>
        </w:rPr>
        <w:t xml:space="preserve">, </w:t>
      </w:r>
      <w:r w:rsidRPr="007A06F5">
        <w:rPr>
          <w:lang w:val="la-Latn"/>
        </w:rPr>
        <w:t>ne illi</w:t>
      </w:r>
      <w:r w:rsidR="00360346" w:rsidRPr="007A06F5">
        <w:rPr>
          <w:lang w:val="la-Latn"/>
        </w:rPr>
        <w:t xml:space="preserve">, </w:t>
      </w:r>
      <w:r w:rsidR="00FE3F3C" w:rsidRPr="007A06F5">
        <w:rPr>
          <w:lang w:val="la-Latn"/>
        </w:rPr>
        <w:t xml:space="preserve">qui panem coctum </w:t>
      </w:r>
      <w:r w:rsidRPr="007A06F5">
        <w:rPr>
          <w:lang w:val="la-Latn"/>
        </w:rPr>
        <w:t>aut carnem per deneratas aut vinum per sextaria</w:t>
      </w:r>
      <w:r w:rsidR="00360346" w:rsidRPr="007A06F5">
        <w:rPr>
          <w:lang w:val="la-Latn"/>
        </w:rPr>
        <w:t xml:space="preserve"> </w:t>
      </w:r>
      <w:r w:rsidRPr="007A06F5">
        <w:rPr>
          <w:lang w:val="la-Latn"/>
        </w:rPr>
        <w:t>vendunt</w:t>
      </w:r>
      <w:r w:rsidR="00360346" w:rsidRPr="007A06F5">
        <w:rPr>
          <w:lang w:val="la-Latn"/>
        </w:rPr>
        <w:t xml:space="preserve">, </w:t>
      </w:r>
      <w:r w:rsidR="00FE3F3C" w:rsidRPr="007A06F5">
        <w:rPr>
          <w:lang w:val="la-Latn"/>
        </w:rPr>
        <w:t xml:space="preserve">adulterare et minuere </w:t>
      </w:r>
      <w:r w:rsidRPr="007A06F5">
        <w:rPr>
          <w:lang w:val="la-Latn"/>
        </w:rPr>
        <w:t>possint</w:t>
      </w:r>
      <w:r w:rsidR="008E2A6B" w:rsidRPr="007A06F5">
        <w:rPr>
          <w:lang w:val="la-Latn"/>
        </w:rPr>
        <w:t xml:space="preserve">. </w:t>
      </w:r>
      <w:r w:rsidRPr="007A06F5">
        <w:rPr>
          <w:lang w:val="la-Latn"/>
        </w:rPr>
        <w:t>Sed quantos mensurabiles panes in unaquaq</w:t>
      </w:r>
      <w:r w:rsidR="00FE3F3C" w:rsidRPr="007A06F5">
        <w:rPr>
          <w:lang w:val="la-Latn"/>
        </w:rPr>
        <w:t>ue civitate de iusto modio epi</w:t>
      </w:r>
      <w:r w:rsidRPr="007A06F5">
        <w:rPr>
          <w:lang w:val="la-Latn"/>
        </w:rPr>
        <w:t>scopi vel</w:t>
      </w:r>
      <w:r w:rsidR="00360346" w:rsidRPr="007A06F5">
        <w:rPr>
          <w:lang w:val="la-Latn"/>
        </w:rPr>
        <w:t xml:space="preserve"> </w:t>
      </w:r>
      <w:r w:rsidRPr="007A06F5">
        <w:rPr>
          <w:lang w:val="la-Latn"/>
        </w:rPr>
        <w:t>abbatis</w:t>
      </w:r>
      <w:r w:rsidR="00360346" w:rsidRPr="007A06F5">
        <w:rPr>
          <w:lang w:val="la-Latn"/>
        </w:rPr>
        <w:t xml:space="preserve"> </w:t>
      </w:r>
      <w:r w:rsidRPr="007A06F5">
        <w:rPr>
          <w:lang w:val="la-Latn"/>
        </w:rPr>
        <w:t>seu comitis</w:t>
      </w:r>
      <w:r w:rsidR="00360346" w:rsidRPr="007A06F5">
        <w:rPr>
          <w:lang w:val="la-Latn"/>
        </w:rPr>
        <w:t xml:space="preserve"> </w:t>
      </w:r>
      <w:r w:rsidRPr="007A06F5">
        <w:rPr>
          <w:lang w:val="la-Latn"/>
        </w:rPr>
        <w:t>ministeriales</w:t>
      </w:r>
      <w:r w:rsidR="00360346" w:rsidRPr="007A06F5">
        <w:rPr>
          <w:lang w:val="la-Latn"/>
        </w:rPr>
        <w:t xml:space="preserve"> </w:t>
      </w:r>
      <w:r w:rsidRPr="007A06F5">
        <w:rPr>
          <w:lang w:val="la-Latn"/>
        </w:rPr>
        <w:t>a pistoribus suis recipiunt</w:t>
      </w:r>
      <w:r w:rsidR="00360346" w:rsidRPr="007A06F5">
        <w:rPr>
          <w:lang w:val="la-Latn"/>
        </w:rPr>
        <w:t xml:space="preserve">, </w:t>
      </w:r>
      <w:r w:rsidR="00FE3F3C" w:rsidRPr="007A06F5">
        <w:rPr>
          <w:lang w:val="la-Latn"/>
        </w:rPr>
        <w:t xml:space="preserve">tantos </w:t>
      </w:r>
      <w:r w:rsidRPr="007A06F5">
        <w:rPr>
          <w:lang w:val="la-Latn"/>
        </w:rPr>
        <w:t>mensurabiles panes de aequo modio a pistoribus</w:t>
      </w:r>
      <w:r w:rsidR="00360346" w:rsidRPr="007A06F5">
        <w:rPr>
          <w:lang w:val="la-Latn"/>
        </w:rPr>
        <w:t xml:space="preserve">, </w:t>
      </w:r>
      <w:r w:rsidRPr="007A06F5">
        <w:rPr>
          <w:lang w:val="la-Latn"/>
        </w:rPr>
        <w:t>qui panem vendunt</w:t>
      </w:r>
      <w:r w:rsidR="00360346" w:rsidRPr="007A06F5">
        <w:rPr>
          <w:lang w:val="la-Latn"/>
        </w:rPr>
        <w:t xml:space="preserve">, </w:t>
      </w:r>
      <w:r w:rsidRPr="007A06F5">
        <w:rPr>
          <w:lang w:val="la-Latn"/>
        </w:rPr>
        <w:t>fieri faciant</w:t>
      </w:r>
      <w:r w:rsidR="008E2A6B" w:rsidRPr="007A06F5">
        <w:rPr>
          <w:lang w:val="la-Latn"/>
        </w:rPr>
        <w:t xml:space="preserve">; </w:t>
      </w:r>
      <w:r w:rsidRPr="007A06F5">
        <w:rPr>
          <w:lang w:val="la-Latn"/>
        </w:rPr>
        <w:t>quodsi</w:t>
      </w:r>
      <w:r w:rsidR="00D9225B" w:rsidRPr="007A06F5">
        <w:rPr>
          <w:lang w:val="la-Latn"/>
        </w:rPr>
        <w:t xml:space="preserve"> </w:t>
      </w:r>
      <w:r w:rsidRPr="007A06F5">
        <w:rPr>
          <w:lang w:val="la-Latn"/>
        </w:rPr>
        <w:t>inventi fuerint adulterare vel minorare</w:t>
      </w:r>
      <w:r w:rsidR="00360346" w:rsidRPr="007A06F5">
        <w:rPr>
          <w:lang w:val="la-Latn"/>
        </w:rPr>
        <w:t xml:space="preserve">, </w:t>
      </w:r>
      <w:r w:rsidRPr="007A06F5">
        <w:rPr>
          <w:lang w:val="la-Latn"/>
        </w:rPr>
        <w:t>ut supra diximus</w:t>
      </w:r>
      <w:r w:rsidR="00360346" w:rsidRPr="007A06F5">
        <w:rPr>
          <w:lang w:val="la-Latn"/>
        </w:rPr>
        <w:t xml:space="preserve">, </w:t>
      </w:r>
      <w:r w:rsidR="00FE3F3C" w:rsidRPr="007A06F5">
        <w:rPr>
          <w:lang w:val="la-Latn"/>
        </w:rPr>
        <w:t xml:space="preserve">secundum suum </w:t>
      </w:r>
      <w:r w:rsidRPr="007A06F5">
        <w:rPr>
          <w:lang w:val="la-Latn"/>
        </w:rPr>
        <w:t>modum culpabiles iudicentur</w:t>
      </w:r>
      <w:r w:rsidR="008E2A6B" w:rsidRPr="007A06F5">
        <w:rPr>
          <w:lang w:val="la-Latn"/>
        </w:rPr>
        <w:t xml:space="preserve">. </w:t>
      </w:r>
      <w:r w:rsidRPr="007A06F5">
        <w:rPr>
          <w:lang w:val="la-Latn"/>
        </w:rPr>
        <w:t>Homines etiam</w:t>
      </w:r>
      <w:r w:rsidR="00360346" w:rsidRPr="007A06F5">
        <w:rPr>
          <w:lang w:val="la-Latn"/>
        </w:rPr>
        <w:t xml:space="preserve">, </w:t>
      </w:r>
      <w:r w:rsidRPr="007A06F5">
        <w:rPr>
          <w:lang w:val="la-Latn"/>
        </w:rPr>
        <w:t xml:space="preserve">qui </w:t>
      </w:r>
      <w:r w:rsidRPr="007A06F5">
        <w:rPr>
          <w:lang w:val="la-Latn"/>
        </w:rPr>
        <w:lastRenderedPageBreak/>
        <w:t>providentiam</w:t>
      </w:r>
      <w:r w:rsidR="00360346" w:rsidRPr="007A06F5">
        <w:rPr>
          <w:lang w:val="la-Latn"/>
        </w:rPr>
        <w:t xml:space="preserve"> </w:t>
      </w:r>
      <w:r w:rsidRPr="007A06F5">
        <w:rPr>
          <w:lang w:val="la-Latn"/>
        </w:rPr>
        <w:t>habere debebunt</w:t>
      </w:r>
      <w:r w:rsidR="00360346" w:rsidRPr="007A06F5">
        <w:rPr>
          <w:lang w:val="la-Latn"/>
        </w:rPr>
        <w:t xml:space="preserve">, </w:t>
      </w:r>
      <w:r w:rsidRPr="007A06F5">
        <w:rPr>
          <w:lang w:val="la-Latn"/>
        </w:rPr>
        <w:t>ne mancae mensurae fiant</w:t>
      </w:r>
      <w:r w:rsidR="00360346" w:rsidRPr="007A06F5">
        <w:rPr>
          <w:lang w:val="la-Latn"/>
        </w:rPr>
        <w:t xml:space="preserve">, </w:t>
      </w:r>
      <w:r w:rsidRPr="007A06F5">
        <w:rPr>
          <w:lang w:val="la-Latn"/>
        </w:rPr>
        <w:t>si de periurio</w:t>
      </w:r>
      <w:r w:rsidR="00360346" w:rsidRPr="007A06F5">
        <w:rPr>
          <w:lang w:val="la-Latn"/>
        </w:rPr>
        <w:t xml:space="preserve">, </w:t>
      </w:r>
      <w:r w:rsidRPr="007A06F5">
        <w:rPr>
          <w:lang w:val="la-Latn"/>
        </w:rPr>
        <w:t>quod iuraverunt</w:t>
      </w:r>
      <w:r w:rsidR="00360346" w:rsidRPr="007A06F5">
        <w:rPr>
          <w:lang w:val="la-Latn"/>
        </w:rPr>
        <w:t xml:space="preserve">, </w:t>
      </w:r>
      <w:r w:rsidR="00FE3F3C" w:rsidRPr="007A06F5">
        <w:rPr>
          <w:lang w:val="la-Latn"/>
        </w:rPr>
        <w:t xml:space="preserve">quia hoc consentire non </w:t>
      </w:r>
      <w:r w:rsidRPr="007A06F5">
        <w:rPr>
          <w:lang w:val="la-Latn"/>
        </w:rPr>
        <w:t>debuissent</w:t>
      </w:r>
      <w:r w:rsidR="00360346" w:rsidRPr="007A06F5">
        <w:rPr>
          <w:lang w:val="la-Latn"/>
        </w:rPr>
        <w:t xml:space="preserve">, </w:t>
      </w:r>
      <w:r w:rsidRPr="007A06F5">
        <w:rPr>
          <w:lang w:val="la-Latn"/>
        </w:rPr>
        <w:t>revicti fuerint</w:t>
      </w:r>
      <w:r w:rsidR="00360346" w:rsidRPr="007A06F5">
        <w:rPr>
          <w:lang w:val="la-Latn"/>
        </w:rPr>
        <w:t xml:space="preserve">, </w:t>
      </w:r>
      <w:r w:rsidRPr="007A06F5">
        <w:rPr>
          <w:lang w:val="la-Latn"/>
        </w:rPr>
        <w:t>secundum legem puniantur</w:t>
      </w:r>
      <w:r w:rsidR="00360346" w:rsidRPr="007A06F5">
        <w:rPr>
          <w:lang w:val="la-Latn"/>
        </w:rPr>
        <w:t xml:space="preserve">, </w:t>
      </w:r>
      <w:r w:rsidRPr="007A06F5">
        <w:rPr>
          <w:lang w:val="la-Latn"/>
        </w:rPr>
        <w:t>sicut in fin</w:t>
      </w:r>
      <w:r w:rsidR="00FE3F3C" w:rsidRPr="007A06F5">
        <w:rPr>
          <w:lang w:val="la-Latn"/>
        </w:rPr>
        <w:t xml:space="preserve">e capituli decimi ex </w:t>
      </w:r>
      <w:r w:rsidRPr="007A06F5">
        <w:rPr>
          <w:lang w:val="la-Latn"/>
        </w:rPr>
        <w:t>libro tertio capitulorum habetur</w:t>
      </w:r>
      <w:r w:rsidR="00360346" w:rsidRPr="007A06F5">
        <w:rPr>
          <w:lang w:val="la-Latn"/>
        </w:rPr>
        <w:t xml:space="preserve">, </w:t>
      </w:r>
      <w:r w:rsidRPr="007A06F5">
        <w:rPr>
          <w:lang w:val="la-Latn"/>
        </w:rPr>
        <w:t>et postea ab epi</w:t>
      </w:r>
      <w:r w:rsidR="00FE3F3C" w:rsidRPr="007A06F5">
        <w:rPr>
          <w:lang w:val="la-Latn"/>
        </w:rPr>
        <w:t xml:space="preserve">scopo publicam poenitentiam de </w:t>
      </w:r>
      <w:r w:rsidRPr="007A06F5">
        <w:rPr>
          <w:lang w:val="la-Latn"/>
        </w:rPr>
        <w:t>periurio accipiant</w:t>
      </w:r>
      <w:r w:rsidR="008E2A6B" w:rsidRPr="007A06F5">
        <w:rPr>
          <w:lang w:val="la-Latn"/>
        </w:rPr>
        <w:t xml:space="preserve">. </w:t>
      </w:r>
    </w:p>
    <w:p w14:paraId="41864B5B" w14:textId="20570E6F"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quia per tres iam annos bannum pro</w:t>
      </w:r>
      <w:r w:rsidR="00FE3F3C" w:rsidRPr="007A06F5">
        <w:rPr>
          <w:lang w:val="la-Latn"/>
        </w:rPr>
        <w:t xml:space="preserve"> reiectione bonorum denariorum </w:t>
      </w:r>
      <w:r w:rsidRPr="007A06F5">
        <w:rPr>
          <w:lang w:val="la-Latn"/>
        </w:rPr>
        <w:t>perdonavimus</w:t>
      </w:r>
      <w:r w:rsidR="00360346" w:rsidRPr="007A06F5">
        <w:rPr>
          <w:lang w:val="la-Latn"/>
        </w:rPr>
        <w:t xml:space="preserve">, </w:t>
      </w:r>
      <w:r w:rsidRPr="007A06F5">
        <w:rPr>
          <w:lang w:val="la-Latn"/>
        </w:rPr>
        <w:t>volumus</w:t>
      </w:r>
      <w:r w:rsidR="00360346" w:rsidRPr="007A06F5">
        <w:rPr>
          <w:lang w:val="la-Latn"/>
        </w:rPr>
        <w:t xml:space="preserve">, </w:t>
      </w:r>
      <w:r w:rsidRPr="007A06F5">
        <w:rPr>
          <w:lang w:val="la-Latn"/>
        </w:rPr>
        <w:t>ut modo secundum discretionem</w:t>
      </w:r>
      <w:r w:rsidR="00360346" w:rsidRPr="007A06F5">
        <w:rPr>
          <w:lang w:val="la-Latn"/>
        </w:rPr>
        <w:t xml:space="preserve">, </w:t>
      </w:r>
      <w:r w:rsidRPr="007A06F5">
        <w:rPr>
          <w:lang w:val="la-Latn"/>
        </w:rPr>
        <w:t>qua</w:t>
      </w:r>
      <w:r w:rsidR="00FE3F3C" w:rsidRPr="007A06F5">
        <w:rPr>
          <w:lang w:val="la-Latn"/>
        </w:rPr>
        <w:t>m missis nostris com</w:t>
      </w:r>
      <w:r w:rsidRPr="007A06F5">
        <w:rPr>
          <w:lang w:val="la-Latn"/>
        </w:rPr>
        <w:t>mendavimus</w:t>
      </w:r>
      <w:r w:rsidR="00360346" w:rsidRPr="007A06F5">
        <w:rPr>
          <w:lang w:val="la-Latn"/>
        </w:rPr>
        <w:t xml:space="preserve">, </w:t>
      </w:r>
      <w:r w:rsidRPr="007A06F5">
        <w:rPr>
          <w:lang w:val="la-Latn"/>
        </w:rPr>
        <w:t>rewadiatum persolvatur et</w:t>
      </w:r>
      <w:r w:rsidR="00360346" w:rsidRPr="007A06F5">
        <w:rPr>
          <w:lang w:val="la-Latn"/>
        </w:rPr>
        <w:t xml:space="preserve">, </w:t>
      </w:r>
      <w:r w:rsidRPr="007A06F5">
        <w:rPr>
          <w:lang w:val="la-Latn"/>
        </w:rPr>
        <w:t>ubi rewadiatum non est</w:t>
      </w:r>
      <w:r w:rsidR="00360346" w:rsidRPr="007A06F5">
        <w:rPr>
          <w:lang w:val="la-Latn"/>
        </w:rPr>
        <w:t xml:space="preserve">, </w:t>
      </w:r>
      <w:r w:rsidR="00FE3F3C" w:rsidRPr="007A06F5">
        <w:rPr>
          <w:lang w:val="la-Latn"/>
        </w:rPr>
        <w:t>rewadietur et sol</w:t>
      </w:r>
      <w:r w:rsidRPr="007A06F5">
        <w:rPr>
          <w:lang w:val="la-Latn"/>
        </w:rPr>
        <w:t>vatur</w:t>
      </w:r>
      <w:r w:rsidR="00360346" w:rsidRPr="007A06F5">
        <w:rPr>
          <w:lang w:val="la-Latn"/>
        </w:rPr>
        <w:t xml:space="preserve">, </w:t>
      </w:r>
      <w:r w:rsidRPr="007A06F5">
        <w:rPr>
          <w:lang w:val="la-Latn"/>
        </w:rPr>
        <w:t>quatenus et ex hoc et ex disciplina constituta ita constricti deinceps cessent</w:t>
      </w:r>
      <w:r w:rsidR="00360346" w:rsidRPr="007A06F5">
        <w:rPr>
          <w:lang w:val="la-Latn"/>
        </w:rPr>
        <w:t xml:space="preserve"> </w:t>
      </w:r>
      <w:r w:rsidRPr="007A06F5">
        <w:rPr>
          <w:lang w:val="la-Latn"/>
        </w:rPr>
        <w:t>denarios bonos reicere</w:t>
      </w:r>
      <w:r w:rsidR="008E2A6B" w:rsidRPr="007A06F5">
        <w:rPr>
          <w:lang w:val="la-Latn"/>
        </w:rPr>
        <w:t xml:space="preserve">. </w:t>
      </w:r>
      <w:r w:rsidRPr="007A06F5">
        <w:rPr>
          <w:lang w:val="la-Latn"/>
        </w:rPr>
        <w:t>Et quoniam audivimus occasione accepta pro rewadiato</w:t>
      </w:r>
      <w:r w:rsidR="00360346" w:rsidRPr="007A06F5">
        <w:rPr>
          <w:lang w:val="la-Latn"/>
        </w:rPr>
        <w:t xml:space="preserve"> </w:t>
      </w:r>
      <w:r w:rsidRPr="007A06F5">
        <w:rPr>
          <w:lang w:val="la-Latn"/>
        </w:rPr>
        <w:t>banno quosdam plus a pauperibus accepisse</w:t>
      </w:r>
      <w:r w:rsidR="00360346" w:rsidRPr="007A06F5">
        <w:rPr>
          <w:lang w:val="la-Latn"/>
        </w:rPr>
        <w:t xml:space="preserve">, </w:t>
      </w:r>
      <w:r w:rsidRPr="007A06F5">
        <w:rPr>
          <w:lang w:val="la-Latn"/>
        </w:rPr>
        <w:t>quam bannus levet</w:t>
      </w:r>
      <w:r w:rsidR="00360346" w:rsidRPr="007A06F5">
        <w:rPr>
          <w:lang w:val="la-Latn"/>
        </w:rPr>
        <w:t xml:space="preserve">, </w:t>
      </w:r>
      <w:r w:rsidR="00FE3F3C" w:rsidRPr="007A06F5">
        <w:rPr>
          <w:lang w:val="la-Latn"/>
        </w:rPr>
        <w:t xml:space="preserve">hoc a missis nostris </w:t>
      </w:r>
      <w:r w:rsidRPr="007A06F5">
        <w:rPr>
          <w:lang w:val="la-Latn"/>
        </w:rPr>
        <w:t>diligenter requiri</w:t>
      </w:r>
      <w:r w:rsidR="00360346" w:rsidRPr="007A06F5">
        <w:rPr>
          <w:lang w:val="la-Latn"/>
        </w:rPr>
        <w:t xml:space="preserve"> </w:t>
      </w:r>
      <w:r w:rsidRPr="007A06F5">
        <w:rPr>
          <w:lang w:val="la-Latn"/>
        </w:rPr>
        <w:t>volumus</w:t>
      </w:r>
      <w:r w:rsidR="008E2A6B" w:rsidRPr="007A06F5">
        <w:rPr>
          <w:lang w:val="la-Latn"/>
        </w:rPr>
        <w:t xml:space="preserve">. </w:t>
      </w:r>
      <w:r w:rsidRPr="007A06F5">
        <w:rPr>
          <w:lang w:val="la-Latn"/>
        </w:rPr>
        <w:t>Et qu</w:t>
      </w:r>
      <w:r w:rsidR="00D9225B" w:rsidRPr="007A06F5">
        <w:rPr>
          <w:lang w:val="la-Latn"/>
        </w:rPr>
        <w:t>icumque plus ab eis acceperunt</w:t>
      </w:r>
      <w:r w:rsidR="00360346" w:rsidRPr="007A06F5">
        <w:rPr>
          <w:lang w:val="la-Latn"/>
        </w:rPr>
        <w:t xml:space="preserve">, </w:t>
      </w:r>
      <w:r w:rsidRPr="007A06F5">
        <w:rPr>
          <w:lang w:val="la-Latn"/>
        </w:rPr>
        <w:t>quam iussimus</w:t>
      </w:r>
      <w:r w:rsidR="00360346" w:rsidRPr="007A06F5">
        <w:rPr>
          <w:lang w:val="la-Latn"/>
        </w:rPr>
        <w:t xml:space="preserve">, </w:t>
      </w:r>
      <w:r w:rsidRPr="007A06F5">
        <w:rPr>
          <w:lang w:val="la-Latn"/>
        </w:rPr>
        <w:t>cogantur illis restituere</w:t>
      </w:r>
      <w:r w:rsidR="00360346" w:rsidRPr="007A06F5">
        <w:rPr>
          <w:lang w:val="la-Latn"/>
        </w:rPr>
        <w:t xml:space="preserve">, </w:t>
      </w:r>
      <w:r w:rsidRPr="007A06F5">
        <w:rPr>
          <w:lang w:val="la-Latn"/>
        </w:rPr>
        <w:t>et illos absque ulla excusatione ad praesentiam nos</w:t>
      </w:r>
      <w:r w:rsidR="00FE3F3C" w:rsidRPr="007A06F5">
        <w:rPr>
          <w:lang w:val="la-Latn"/>
        </w:rPr>
        <w:t xml:space="preserve">tram </w:t>
      </w:r>
      <w:r w:rsidRPr="007A06F5">
        <w:rPr>
          <w:lang w:val="la-Latn"/>
        </w:rPr>
        <w:t>missi nostri adducant</w:t>
      </w:r>
      <w:r w:rsidR="00360346" w:rsidRPr="007A06F5">
        <w:rPr>
          <w:lang w:val="la-Latn"/>
        </w:rPr>
        <w:t xml:space="preserve">, </w:t>
      </w:r>
      <w:r w:rsidRPr="007A06F5">
        <w:rPr>
          <w:lang w:val="la-Latn"/>
        </w:rPr>
        <w:t>quatenus per nostram harmiscaram ita castigentur</w:t>
      </w:r>
      <w:r w:rsidR="00360346" w:rsidRPr="007A06F5">
        <w:rPr>
          <w:lang w:val="la-Latn"/>
        </w:rPr>
        <w:t xml:space="preserve">, </w:t>
      </w:r>
      <w:r w:rsidR="00FE3F3C" w:rsidRPr="007A06F5">
        <w:rPr>
          <w:lang w:val="la-Latn"/>
        </w:rPr>
        <w:t xml:space="preserve">ne ulterius </w:t>
      </w:r>
      <w:r w:rsidRPr="007A06F5">
        <w:rPr>
          <w:lang w:val="la-Latn"/>
        </w:rPr>
        <w:t>tali conludio</w:t>
      </w:r>
      <w:r w:rsidR="00360346" w:rsidRPr="007A06F5">
        <w:rPr>
          <w:lang w:val="la-Latn"/>
        </w:rPr>
        <w:t xml:space="preserve"> </w:t>
      </w:r>
      <w:r w:rsidRPr="007A06F5">
        <w:rPr>
          <w:lang w:val="la-Latn"/>
        </w:rPr>
        <w:t>cos delectet opprimere pauperes</w:t>
      </w:r>
      <w:r w:rsidR="008E2A6B" w:rsidRPr="007A06F5">
        <w:rPr>
          <w:lang w:val="la-Latn"/>
        </w:rPr>
        <w:t xml:space="preserve">. </w:t>
      </w:r>
    </w:p>
    <w:p w14:paraId="0CF500A5" w14:textId="46D17AEF" w:rsidR="00914A37" w:rsidRPr="007A06F5" w:rsidRDefault="00914A37"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a colonis</w:t>
      </w:r>
      <w:r w:rsidR="00360346" w:rsidRPr="007A06F5">
        <w:rPr>
          <w:lang w:val="la-Latn"/>
        </w:rPr>
        <w:t xml:space="preserve">, </w:t>
      </w:r>
      <w:r w:rsidRPr="007A06F5">
        <w:rPr>
          <w:lang w:val="la-Latn"/>
        </w:rPr>
        <w:t>qui iam pro reiectione bonorum denariorum flagellati vel</w:t>
      </w:r>
      <w:r w:rsidR="00360346" w:rsidRPr="007A06F5">
        <w:rPr>
          <w:lang w:val="la-Latn"/>
        </w:rPr>
        <w:t xml:space="preserve"> </w:t>
      </w:r>
      <w:r w:rsidRPr="007A06F5">
        <w:rPr>
          <w:lang w:val="la-Latn"/>
        </w:rPr>
        <w:t>flagellandi sunt</w:t>
      </w:r>
      <w:r w:rsidR="00360346" w:rsidRPr="007A06F5">
        <w:rPr>
          <w:lang w:val="la-Latn"/>
        </w:rPr>
        <w:t xml:space="preserve">, </w:t>
      </w:r>
      <w:r w:rsidRPr="007A06F5">
        <w:rPr>
          <w:lang w:val="la-Latn"/>
        </w:rPr>
        <w:t>nulla alia exactio requiratur</w:t>
      </w:r>
      <w:r w:rsidR="008E2A6B" w:rsidRPr="007A06F5">
        <w:rPr>
          <w:lang w:val="la-Latn"/>
        </w:rPr>
        <w:t xml:space="preserve">; </w:t>
      </w:r>
      <w:r w:rsidRPr="007A06F5">
        <w:rPr>
          <w:lang w:val="la-Latn"/>
        </w:rPr>
        <w:t>et si ab aliquo eorum aliquid inde</w:t>
      </w:r>
      <w:r w:rsidR="00360346" w:rsidRPr="007A06F5">
        <w:rPr>
          <w:lang w:val="la-Latn"/>
        </w:rPr>
        <w:t xml:space="preserve"> </w:t>
      </w:r>
      <w:r w:rsidRPr="007A06F5">
        <w:rPr>
          <w:lang w:val="la-Latn"/>
        </w:rPr>
        <w:t>acceptum fuit</w:t>
      </w:r>
      <w:r w:rsidR="00360346" w:rsidRPr="007A06F5">
        <w:rPr>
          <w:lang w:val="la-Latn"/>
        </w:rPr>
        <w:t xml:space="preserve">, </w:t>
      </w:r>
      <w:r w:rsidRPr="007A06F5">
        <w:rPr>
          <w:lang w:val="la-Latn"/>
        </w:rPr>
        <w:t>a missis nostris cogatur restitui</w:t>
      </w:r>
      <w:r w:rsidR="008E2A6B" w:rsidRPr="007A06F5">
        <w:rPr>
          <w:lang w:val="la-Latn"/>
        </w:rPr>
        <w:t xml:space="preserve">. </w:t>
      </w:r>
      <w:r w:rsidRPr="007A06F5">
        <w:rPr>
          <w:lang w:val="la-Latn"/>
        </w:rPr>
        <w:t>Et qui beneficia vel alodes</w:t>
      </w:r>
      <w:r w:rsidR="00360346" w:rsidRPr="007A06F5">
        <w:rPr>
          <w:lang w:val="la-Latn"/>
        </w:rPr>
        <w:t xml:space="preserve"> </w:t>
      </w:r>
      <w:r w:rsidR="00FE3F3C" w:rsidRPr="007A06F5">
        <w:rPr>
          <w:lang w:val="la-Latn"/>
        </w:rPr>
        <w:t xml:space="preserve">in </w:t>
      </w:r>
      <w:r w:rsidRPr="007A06F5">
        <w:rPr>
          <w:lang w:val="la-Latn"/>
        </w:rPr>
        <w:t>duobus vel tribus aut quatuor comitatibus habent e</w:t>
      </w:r>
      <w:r w:rsidR="00FE3F3C" w:rsidRPr="007A06F5">
        <w:rPr>
          <w:lang w:val="la-Latn"/>
        </w:rPr>
        <w:t>t non habent in unoquoque comi</w:t>
      </w:r>
      <w:r w:rsidRPr="007A06F5">
        <w:rPr>
          <w:lang w:val="la-Latn"/>
        </w:rPr>
        <w:t>tatu</w:t>
      </w:r>
      <w:r w:rsidR="00360346" w:rsidRPr="007A06F5">
        <w:rPr>
          <w:lang w:val="la-Latn"/>
        </w:rPr>
        <w:t xml:space="preserve">, </w:t>
      </w:r>
      <w:r w:rsidRPr="007A06F5">
        <w:rPr>
          <w:lang w:val="la-Latn"/>
        </w:rPr>
        <w:t>unde plenum bannum</w:t>
      </w:r>
      <w:r w:rsidR="00360346" w:rsidRPr="007A06F5">
        <w:rPr>
          <w:lang w:val="la-Latn"/>
        </w:rPr>
        <w:t xml:space="preserve"> </w:t>
      </w:r>
      <w:r w:rsidR="00D9225B" w:rsidRPr="007A06F5">
        <w:rPr>
          <w:lang w:val="la-Latn"/>
        </w:rPr>
        <w:t>valeant solvere</w:t>
      </w:r>
      <w:r w:rsidR="00360346" w:rsidRPr="007A06F5">
        <w:rPr>
          <w:lang w:val="la-Latn"/>
        </w:rPr>
        <w:t xml:space="preserve">, </w:t>
      </w:r>
      <w:r w:rsidRPr="007A06F5">
        <w:rPr>
          <w:lang w:val="la-Latn"/>
        </w:rPr>
        <w:t>vel qui</w:t>
      </w:r>
      <w:r w:rsidR="00FE3F3C" w:rsidRPr="007A06F5">
        <w:rPr>
          <w:lang w:val="la-Latn"/>
        </w:rPr>
        <w:t xml:space="preserve"> in uno tantum comitatu alodem </w:t>
      </w:r>
      <w:r w:rsidRPr="007A06F5">
        <w:rPr>
          <w:lang w:val="la-Latn"/>
        </w:rPr>
        <w:t>vel beneficia</w:t>
      </w:r>
      <w:r w:rsidR="00360346" w:rsidRPr="007A06F5">
        <w:rPr>
          <w:lang w:val="la-Latn"/>
        </w:rPr>
        <w:t xml:space="preserve"> </w:t>
      </w:r>
      <w:r w:rsidRPr="007A06F5">
        <w:rPr>
          <w:lang w:val="la-Latn"/>
        </w:rPr>
        <w:t>habent et non tantum ibi habent</w:t>
      </w:r>
      <w:r w:rsidR="00360346" w:rsidRPr="007A06F5">
        <w:rPr>
          <w:lang w:val="la-Latn"/>
        </w:rPr>
        <w:t xml:space="preserve">, </w:t>
      </w:r>
      <w:r w:rsidRPr="007A06F5">
        <w:rPr>
          <w:lang w:val="la-Latn"/>
        </w:rPr>
        <w:t>unde plenum bannum valeant</w:t>
      </w:r>
      <w:r w:rsidR="00360346" w:rsidRPr="007A06F5">
        <w:rPr>
          <w:lang w:val="la-Latn"/>
        </w:rPr>
        <w:t xml:space="preserve"> </w:t>
      </w:r>
      <w:r w:rsidRPr="007A06F5">
        <w:rPr>
          <w:lang w:val="la-Latn"/>
        </w:rPr>
        <w:t>solvere</w:t>
      </w:r>
      <w:r w:rsidR="00360346" w:rsidRPr="007A06F5">
        <w:rPr>
          <w:lang w:val="la-Latn"/>
        </w:rPr>
        <w:t xml:space="preserve">, </w:t>
      </w:r>
      <w:r w:rsidRPr="007A06F5">
        <w:rPr>
          <w:lang w:val="la-Latn"/>
        </w:rPr>
        <w:t>missis nostris hoc notum faciant</w:t>
      </w:r>
      <w:r w:rsidR="00360346" w:rsidRPr="007A06F5">
        <w:rPr>
          <w:lang w:val="la-Latn"/>
        </w:rPr>
        <w:t xml:space="preserve">, </w:t>
      </w:r>
      <w:r w:rsidRPr="007A06F5">
        <w:rPr>
          <w:lang w:val="la-Latn"/>
        </w:rPr>
        <w:t>et hoc ab ei</w:t>
      </w:r>
      <w:r w:rsidR="00FE3F3C" w:rsidRPr="007A06F5">
        <w:rPr>
          <w:lang w:val="la-Latn"/>
        </w:rPr>
        <w:t xml:space="preserve">sdem missis nostris diligenter </w:t>
      </w:r>
      <w:r w:rsidRPr="007A06F5">
        <w:rPr>
          <w:lang w:val="la-Latn"/>
        </w:rPr>
        <w:t>inbrevietur</w:t>
      </w:r>
      <w:r w:rsidR="00360346" w:rsidRPr="007A06F5">
        <w:rPr>
          <w:lang w:val="la-Latn"/>
        </w:rPr>
        <w:t xml:space="preserve"> </w:t>
      </w:r>
      <w:r w:rsidRPr="007A06F5">
        <w:rPr>
          <w:lang w:val="la-Latn"/>
        </w:rPr>
        <w:t>et nobis renuntietur</w:t>
      </w:r>
      <w:r w:rsidR="00360346" w:rsidRPr="007A06F5">
        <w:rPr>
          <w:lang w:val="la-Latn"/>
        </w:rPr>
        <w:t xml:space="preserve">, </w:t>
      </w:r>
      <w:r w:rsidRPr="007A06F5">
        <w:rPr>
          <w:lang w:val="la-Latn"/>
        </w:rPr>
        <w:t>ut</w:t>
      </w:r>
      <w:r w:rsidR="00D9225B" w:rsidRPr="007A06F5">
        <w:rPr>
          <w:lang w:val="la-Latn"/>
        </w:rPr>
        <w:t xml:space="preserve"> nostra discretione decernamus</w:t>
      </w:r>
      <w:r w:rsidR="00360346" w:rsidRPr="007A06F5">
        <w:rPr>
          <w:lang w:val="la-Latn"/>
        </w:rPr>
        <w:t xml:space="preserve">, </w:t>
      </w:r>
      <w:r w:rsidR="00FE3F3C" w:rsidRPr="007A06F5">
        <w:rPr>
          <w:lang w:val="la-Latn"/>
        </w:rPr>
        <w:t xml:space="preserve">qualiter et </w:t>
      </w:r>
      <w:r w:rsidRPr="007A06F5">
        <w:rPr>
          <w:lang w:val="la-Latn"/>
        </w:rPr>
        <w:t xml:space="preserve">castigatio ex compositione fiat et homines ultra mensuram </w:t>
      </w:r>
      <w:r w:rsidR="00D9225B" w:rsidRPr="007A06F5">
        <w:rPr>
          <w:lang w:val="la-Latn"/>
        </w:rPr>
        <w:t>e</w:t>
      </w:r>
      <w:r w:rsidR="00FE3F3C" w:rsidRPr="007A06F5">
        <w:rPr>
          <w:lang w:val="la-Latn"/>
        </w:rPr>
        <w:t>t indebite non gra</w:t>
      </w:r>
      <w:r w:rsidRPr="007A06F5">
        <w:rPr>
          <w:lang w:val="la-Latn"/>
        </w:rPr>
        <w:t>ventur</w:t>
      </w:r>
      <w:r w:rsidR="008E2A6B" w:rsidRPr="007A06F5">
        <w:rPr>
          <w:lang w:val="la-Latn"/>
        </w:rPr>
        <w:t xml:space="preserve">; </w:t>
      </w:r>
      <w:r w:rsidR="00FE3F3C" w:rsidRPr="007A06F5">
        <w:rPr>
          <w:lang w:val="la-Latn"/>
        </w:rPr>
        <w:t>'quia</w:t>
      </w:r>
      <w:r w:rsidRPr="007A06F5">
        <w:rPr>
          <w:lang w:val="la-Latn"/>
        </w:rPr>
        <w:t>', sicut sancta scriptura dicit</w:t>
      </w:r>
      <w:r w:rsidR="00360346" w:rsidRPr="007A06F5">
        <w:rPr>
          <w:lang w:val="la-Latn"/>
        </w:rPr>
        <w:t xml:space="preserve">, </w:t>
      </w:r>
      <w:r w:rsidR="00FE3F3C" w:rsidRPr="007A06F5">
        <w:rPr>
          <w:lang w:val="la-Latn"/>
        </w:rPr>
        <w:t>'</w:t>
      </w:r>
      <w:r w:rsidRPr="007A06F5">
        <w:rPr>
          <w:lang w:val="la-Latn"/>
        </w:rPr>
        <w:t>non inde requirimus</w:t>
      </w:r>
      <w:r w:rsidR="00360346" w:rsidRPr="007A06F5">
        <w:rPr>
          <w:lang w:val="la-Latn"/>
        </w:rPr>
        <w:t xml:space="preserve"> </w:t>
      </w:r>
      <w:r w:rsidRPr="007A06F5">
        <w:rPr>
          <w:lang w:val="la-Latn"/>
        </w:rPr>
        <w:t>datum</w:t>
      </w:r>
      <w:r w:rsidR="00360346" w:rsidRPr="007A06F5">
        <w:rPr>
          <w:lang w:val="la-Latn"/>
        </w:rPr>
        <w:t xml:space="preserve">, </w:t>
      </w:r>
      <w:r w:rsidR="00FE3F3C" w:rsidRPr="007A06F5">
        <w:rPr>
          <w:lang w:val="la-Latn"/>
        </w:rPr>
        <w:t xml:space="preserve">sed fructum', </w:t>
      </w:r>
      <w:r w:rsidRPr="007A06F5">
        <w:rPr>
          <w:lang w:val="la-Latn"/>
        </w:rPr>
        <w:t>id est non inde requirimus inhonestum lucrum</w:t>
      </w:r>
      <w:r w:rsidR="00360346" w:rsidRPr="007A06F5">
        <w:rPr>
          <w:lang w:val="la-Latn"/>
        </w:rPr>
        <w:t xml:space="preserve">, </w:t>
      </w:r>
      <w:r w:rsidRPr="007A06F5">
        <w:rPr>
          <w:lang w:val="la-Latn"/>
        </w:rPr>
        <w:t>sed regni ex castigatione profectum .* / Et non solum in pauperioribus t</w:t>
      </w:r>
      <w:r w:rsidR="00360346" w:rsidRPr="007A06F5">
        <w:rPr>
          <w:lang w:val="la-Latn"/>
        </w:rPr>
        <w:t xml:space="preserve">, </w:t>
      </w:r>
      <w:r w:rsidRPr="007A06F5">
        <w:rPr>
          <w:lang w:val="la-Latn"/>
        </w:rPr>
        <w:t>sed etiam in dit</w:t>
      </w:r>
      <w:r w:rsidR="00FE3F3C" w:rsidRPr="007A06F5">
        <w:rPr>
          <w:lang w:val="la-Latn"/>
        </w:rPr>
        <w:t>ioribus considerare volumus di</w:t>
      </w:r>
      <w:r w:rsidRPr="007A06F5">
        <w:rPr>
          <w:lang w:val="la-Latn"/>
        </w:rPr>
        <w:t>scretionem</w:t>
      </w:r>
      <w:r w:rsidR="00360346" w:rsidRPr="007A06F5">
        <w:rPr>
          <w:lang w:val="la-Latn"/>
        </w:rPr>
        <w:t xml:space="preserve">, </w:t>
      </w:r>
      <w:r w:rsidRPr="007A06F5">
        <w:rPr>
          <w:lang w:val="la-Latn"/>
        </w:rPr>
        <w:t>quam decessores nostri reges in quarto libro capitulorum posuerunt</w:t>
      </w:r>
      <w:r w:rsidR="00360346" w:rsidRPr="007A06F5">
        <w:rPr>
          <w:lang w:val="la-Latn"/>
        </w:rPr>
        <w:t xml:space="preserve">, </w:t>
      </w:r>
      <w:r w:rsidRPr="007A06F5">
        <w:rPr>
          <w:lang w:val="la-Latn"/>
        </w:rPr>
        <w:t>capitulo</w:t>
      </w:r>
      <w:r w:rsidR="00360346" w:rsidRPr="007A06F5">
        <w:rPr>
          <w:lang w:val="la-Latn"/>
        </w:rPr>
        <w:t xml:space="preserve"> </w:t>
      </w:r>
      <w:r w:rsidRPr="007A06F5">
        <w:rPr>
          <w:lang w:val="la-Latn"/>
        </w:rPr>
        <w:t>LVII</w:t>
      </w:r>
      <w:r w:rsidR="008E2A6B" w:rsidRPr="007A06F5">
        <w:rPr>
          <w:lang w:val="la-Latn"/>
        </w:rPr>
        <w:t xml:space="preserve">. </w:t>
      </w:r>
      <w:r w:rsidRPr="007A06F5">
        <w:rPr>
          <w:lang w:val="la-Latn"/>
        </w:rPr>
        <w:t>decernentes</w:t>
      </w:r>
      <w:r w:rsidR="00FE3F3C" w:rsidRPr="007A06F5">
        <w:rPr>
          <w:lang w:val="la-Latn"/>
        </w:rPr>
        <w:t>: '</w:t>
      </w:r>
      <w:r w:rsidR="00D9225B" w:rsidRPr="007A06F5">
        <w:rPr>
          <w:lang w:val="la-Latn"/>
        </w:rPr>
        <w:t xml:space="preserve">Ut </w:t>
      </w:r>
      <w:r w:rsidR="00FE3F3C" w:rsidRPr="007A06F5">
        <w:rPr>
          <w:lang w:val="la-Latn"/>
        </w:rPr>
        <w:t>de debito</w:t>
      </w:r>
      <w:r w:rsidRPr="007A06F5">
        <w:rPr>
          <w:lang w:val="la-Latn"/>
        </w:rPr>
        <w:t>', inquiunt</w:t>
      </w:r>
      <w:r w:rsidR="00360346" w:rsidRPr="007A06F5">
        <w:rPr>
          <w:lang w:val="la-Latn"/>
        </w:rPr>
        <w:t xml:space="preserve">, </w:t>
      </w:r>
      <w:r w:rsidRPr="007A06F5">
        <w:rPr>
          <w:lang w:val="la-Latn"/>
        </w:rPr>
        <w:t>quod ad opus</w:t>
      </w:r>
      <w:r w:rsidR="00FE3F3C" w:rsidRPr="007A06F5">
        <w:rPr>
          <w:lang w:val="la-Latn"/>
        </w:rPr>
        <w:t xml:space="preserve"> nostrum </w:t>
      </w:r>
      <w:r w:rsidRPr="007A06F5">
        <w:rPr>
          <w:lang w:val="la-Latn"/>
        </w:rPr>
        <w:t>fuerit rewadiatum</w:t>
      </w:r>
      <w:r w:rsidR="00360346" w:rsidRPr="007A06F5">
        <w:rPr>
          <w:lang w:val="la-Latn"/>
        </w:rPr>
        <w:t xml:space="preserve">, </w:t>
      </w:r>
      <w:r w:rsidRPr="007A06F5">
        <w:rPr>
          <w:lang w:val="la-Latn"/>
        </w:rPr>
        <w:t>talis</w:t>
      </w:r>
      <w:r w:rsidR="00360346" w:rsidRPr="007A06F5">
        <w:rPr>
          <w:lang w:val="la-Latn"/>
        </w:rPr>
        <w:t xml:space="preserve"> </w:t>
      </w:r>
      <w:r w:rsidRPr="007A06F5">
        <w:rPr>
          <w:lang w:val="la-Latn"/>
        </w:rPr>
        <w:t>consideratio fiat</w:t>
      </w:r>
      <w:r w:rsidR="00360346" w:rsidRPr="007A06F5">
        <w:rPr>
          <w:lang w:val="la-Latn"/>
        </w:rPr>
        <w:t xml:space="preserve">, </w:t>
      </w:r>
      <w:r w:rsidRPr="007A06F5">
        <w:rPr>
          <w:lang w:val="la-Latn"/>
        </w:rPr>
        <w:t>ut is</w:t>
      </w:r>
      <w:r w:rsidR="00360346" w:rsidRPr="007A06F5">
        <w:rPr>
          <w:lang w:val="la-Latn"/>
        </w:rPr>
        <w:t xml:space="preserve">, </w:t>
      </w:r>
      <w:r w:rsidRPr="007A06F5">
        <w:rPr>
          <w:lang w:val="la-Latn"/>
        </w:rPr>
        <w:t>qui ignoranter peccavit</w:t>
      </w:r>
      <w:r w:rsidR="00360346" w:rsidRPr="007A06F5">
        <w:rPr>
          <w:lang w:val="la-Latn"/>
        </w:rPr>
        <w:t xml:space="preserve">, </w:t>
      </w:r>
      <w:r w:rsidR="00FE3F3C" w:rsidRPr="007A06F5">
        <w:rPr>
          <w:lang w:val="la-Latn"/>
        </w:rPr>
        <w:t xml:space="preserve">non totum </w:t>
      </w:r>
      <w:r w:rsidRPr="007A06F5">
        <w:rPr>
          <w:lang w:val="la-Latn"/>
        </w:rPr>
        <w:t>secundum legem componere cogatur</w:t>
      </w:r>
      <w:r w:rsidR="00360346" w:rsidRPr="007A06F5">
        <w:rPr>
          <w:lang w:val="la-Latn"/>
        </w:rPr>
        <w:t xml:space="preserve">, </w:t>
      </w:r>
      <w:r w:rsidRPr="007A06F5">
        <w:rPr>
          <w:lang w:val="la-Latn"/>
        </w:rPr>
        <w:t>sed iuxta quod possibile visum fuerit</w:t>
      </w:r>
      <w:r w:rsidR="008E2A6B" w:rsidRPr="007A06F5">
        <w:rPr>
          <w:lang w:val="la-Latn"/>
        </w:rPr>
        <w:t xml:space="preserve">. </w:t>
      </w:r>
      <w:r w:rsidRPr="007A06F5">
        <w:rPr>
          <w:lang w:val="la-Latn"/>
        </w:rPr>
        <w:t>Is vero</w:t>
      </w:r>
      <w:r w:rsidR="00360346" w:rsidRPr="007A06F5">
        <w:rPr>
          <w:lang w:val="la-Latn"/>
        </w:rPr>
        <w:t xml:space="preserve">, </w:t>
      </w:r>
      <w:r w:rsidRPr="007A06F5">
        <w:rPr>
          <w:lang w:val="la-Latn"/>
        </w:rPr>
        <w:t>qui tantum mala voluntate peccavit</w:t>
      </w:r>
      <w:r w:rsidR="00360346" w:rsidRPr="007A06F5">
        <w:rPr>
          <w:lang w:val="la-Latn"/>
        </w:rPr>
        <w:t xml:space="preserve">, </w:t>
      </w:r>
      <w:r w:rsidRPr="007A06F5">
        <w:rPr>
          <w:lang w:val="la-Latn"/>
        </w:rPr>
        <w:t>totam legis compositionem cogatur exsolvere</w:t>
      </w:r>
      <w:r w:rsidR="00D9225B" w:rsidRPr="007A06F5">
        <w:rPr>
          <w:lang w:val="la-Latn"/>
        </w:rPr>
        <w:t>.’</w:t>
      </w:r>
      <w:r w:rsidRPr="007A06F5">
        <w:rPr>
          <w:lang w:val="la-Latn"/>
        </w:rPr>
        <w:t xml:space="preserve"> </w:t>
      </w:r>
    </w:p>
    <w:p w14:paraId="01BE915E" w14:textId="6D660F05" w:rsidR="00914A37" w:rsidRPr="007A06F5" w:rsidRDefault="00914A37" w:rsidP="00E9104F">
      <w:pPr>
        <w:pStyle w:val="Normlnweb"/>
        <w:numPr>
          <w:ilvl w:val="0"/>
          <w:numId w:val="57"/>
        </w:numPr>
        <w:rPr>
          <w:lang w:val="la-Latn"/>
        </w:rPr>
      </w:pPr>
      <w:r w:rsidRPr="007A06F5">
        <w:rPr>
          <w:lang w:val="la-Latn"/>
        </w:rPr>
        <w:t>Ut</w:t>
      </w:r>
      <w:r w:rsidR="00D9225B" w:rsidRPr="007A06F5">
        <w:rPr>
          <w:lang w:val="la-Latn"/>
        </w:rPr>
        <w:t xml:space="preserve"> </w:t>
      </w:r>
      <w:r w:rsidRPr="007A06F5">
        <w:rPr>
          <w:lang w:val="la-Latn"/>
        </w:rPr>
        <w:t>nullus deinceps in regno nostro</w:t>
      </w:r>
      <w:r w:rsidR="00360346" w:rsidRPr="007A06F5">
        <w:rPr>
          <w:lang w:val="la-Latn"/>
        </w:rPr>
        <w:t xml:space="preserve"> </w:t>
      </w:r>
      <w:r w:rsidRPr="007A06F5">
        <w:rPr>
          <w:lang w:val="la-Latn"/>
        </w:rPr>
        <w:t>mi</w:t>
      </w:r>
      <w:r w:rsidR="00FE3F3C" w:rsidRPr="007A06F5">
        <w:rPr>
          <w:lang w:val="la-Latn"/>
        </w:rPr>
        <w:t>xturam auri vel argenti ad ven</w:t>
      </w:r>
      <w:r w:rsidRPr="007A06F5">
        <w:rPr>
          <w:lang w:val="la-Latn"/>
        </w:rPr>
        <w:t>dendum facere vel consentire praesumat</w:t>
      </w:r>
      <w:r w:rsidR="008E2A6B" w:rsidRPr="007A06F5">
        <w:rPr>
          <w:lang w:val="la-Latn"/>
        </w:rPr>
        <w:t xml:space="preserve">; </w:t>
      </w:r>
      <w:r w:rsidRPr="007A06F5">
        <w:rPr>
          <w:lang w:val="la-Latn"/>
        </w:rPr>
        <w:t>et nullus a missa sancti Remigii</w:t>
      </w:r>
      <w:r w:rsidR="00360346" w:rsidRPr="007A06F5">
        <w:rPr>
          <w:lang w:val="la-Latn"/>
        </w:rPr>
        <w:t xml:space="preserve">, </w:t>
      </w:r>
      <w:r w:rsidR="00FE3F3C" w:rsidRPr="007A06F5">
        <w:rPr>
          <w:lang w:val="la-Latn"/>
        </w:rPr>
        <w:t xml:space="preserve">id est a </w:t>
      </w:r>
      <w:r w:rsidRPr="007A06F5">
        <w:rPr>
          <w:lang w:val="la-Latn"/>
        </w:rPr>
        <w:t>proximis Kalendis Octobris</w:t>
      </w:r>
      <w:r w:rsidR="00360346" w:rsidRPr="007A06F5">
        <w:rPr>
          <w:lang w:val="la-Latn"/>
        </w:rPr>
        <w:t xml:space="preserve">, </w:t>
      </w:r>
      <w:r w:rsidRPr="007A06F5">
        <w:rPr>
          <w:lang w:val="la-Latn"/>
        </w:rPr>
        <w:t>aurum vel argent</w:t>
      </w:r>
      <w:r w:rsidR="00FE3F3C" w:rsidRPr="007A06F5">
        <w:rPr>
          <w:lang w:val="la-Latn"/>
        </w:rPr>
        <w:t>um ad vendendum vel emendum</w:t>
      </w:r>
      <w:r w:rsidR="00360346" w:rsidRPr="007A06F5">
        <w:rPr>
          <w:lang w:val="la-Latn"/>
        </w:rPr>
        <w:t xml:space="preserve">, </w:t>
      </w:r>
      <w:r w:rsidR="00FE3F3C" w:rsidRPr="007A06F5">
        <w:rPr>
          <w:lang w:val="la-Latn"/>
        </w:rPr>
        <w:t xml:space="preserve">nisi </w:t>
      </w:r>
      <w:r w:rsidRPr="007A06F5">
        <w:rPr>
          <w:lang w:val="la-Latn"/>
        </w:rPr>
        <w:t>purificatum proferat</w:t>
      </w:r>
      <w:r w:rsidR="008E2A6B" w:rsidRPr="007A06F5">
        <w:rPr>
          <w:lang w:val="la-Latn"/>
        </w:rPr>
        <w:t xml:space="preserve">. </w:t>
      </w:r>
      <w:r w:rsidRPr="007A06F5">
        <w:rPr>
          <w:lang w:val="la-Latn"/>
        </w:rPr>
        <w:t>Et si quis inventus a fuerit po</w:t>
      </w:r>
      <w:r w:rsidR="00FE3F3C" w:rsidRPr="007A06F5">
        <w:rPr>
          <w:lang w:val="la-Latn"/>
        </w:rPr>
        <w:t xml:space="preserve">st praefatas Kalendas Octobris </w:t>
      </w:r>
      <w:r w:rsidRPr="007A06F5">
        <w:rPr>
          <w:lang w:val="la-Latn"/>
        </w:rPr>
        <w:t>aurum vel argentum vel quodcumque fabricinium ex</w:t>
      </w:r>
      <w:r w:rsidR="00360346" w:rsidRPr="007A06F5">
        <w:rPr>
          <w:lang w:val="la-Latn"/>
        </w:rPr>
        <w:t xml:space="preserve"> </w:t>
      </w:r>
      <w:r w:rsidRPr="007A06F5">
        <w:rPr>
          <w:lang w:val="la-Latn"/>
        </w:rPr>
        <w:t>auro vel argento</w:t>
      </w:r>
      <w:r w:rsidR="00360346" w:rsidRPr="007A06F5">
        <w:rPr>
          <w:lang w:val="la-Latn"/>
        </w:rPr>
        <w:t xml:space="preserve"> </w:t>
      </w:r>
      <w:r w:rsidR="00FE3F3C" w:rsidRPr="007A06F5">
        <w:rPr>
          <w:lang w:val="la-Latn"/>
        </w:rPr>
        <w:t>mixtum ad ven</w:t>
      </w:r>
      <w:r w:rsidRPr="007A06F5">
        <w:rPr>
          <w:lang w:val="la-Latn"/>
        </w:rPr>
        <w:t>dendum vel</w:t>
      </w:r>
      <w:r w:rsidR="00360346" w:rsidRPr="007A06F5">
        <w:rPr>
          <w:lang w:val="la-Latn"/>
        </w:rPr>
        <w:t xml:space="preserve"> </w:t>
      </w:r>
      <w:r w:rsidRPr="007A06F5">
        <w:rPr>
          <w:lang w:val="la-Latn"/>
        </w:rPr>
        <w:t>emendum</w:t>
      </w:r>
      <w:r w:rsidR="00360346" w:rsidRPr="007A06F5">
        <w:rPr>
          <w:lang w:val="la-Latn"/>
        </w:rPr>
        <w:t xml:space="preserve"> </w:t>
      </w:r>
      <w:r w:rsidRPr="007A06F5">
        <w:rPr>
          <w:lang w:val="la-Latn"/>
        </w:rPr>
        <w:t>portare</w:t>
      </w:r>
      <w:r w:rsidR="00360346" w:rsidRPr="007A06F5">
        <w:rPr>
          <w:lang w:val="la-Latn"/>
        </w:rPr>
        <w:t xml:space="preserve">, </w:t>
      </w:r>
      <w:r w:rsidRPr="007A06F5">
        <w:rPr>
          <w:lang w:val="la-Latn"/>
        </w:rPr>
        <w:t>a ministris rei publicae ipsum</w:t>
      </w:r>
      <w:r w:rsidR="00360346" w:rsidRPr="007A06F5">
        <w:rPr>
          <w:lang w:val="la-Latn"/>
        </w:rPr>
        <w:t xml:space="preserve">, </w:t>
      </w:r>
      <w:r w:rsidRPr="007A06F5">
        <w:rPr>
          <w:lang w:val="la-Latn"/>
        </w:rPr>
        <w:t>quod portaverit</w:t>
      </w:r>
      <w:r w:rsidR="00360346" w:rsidRPr="007A06F5">
        <w:rPr>
          <w:lang w:val="la-Latn"/>
        </w:rPr>
        <w:t xml:space="preserve">, </w:t>
      </w:r>
      <w:r w:rsidR="00FE3F3C" w:rsidRPr="007A06F5">
        <w:rPr>
          <w:lang w:val="la-Latn"/>
        </w:rPr>
        <w:t xml:space="preserve">ab </w:t>
      </w:r>
      <w:r w:rsidRPr="007A06F5">
        <w:rPr>
          <w:lang w:val="la-Latn"/>
        </w:rPr>
        <w:t>eo tollatur</w:t>
      </w:r>
      <w:r w:rsidR="00360346" w:rsidRPr="007A06F5">
        <w:rPr>
          <w:lang w:val="la-Latn"/>
        </w:rPr>
        <w:t xml:space="preserve">, </w:t>
      </w:r>
      <w:r w:rsidRPr="007A06F5">
        <w:rPr>
          <w:lang w:val="la-Latn"/>
        </w:rPr>
        <w:t>et ipse per</w:t>
      </w:r>
      <w:r w:rsidR="00360346" w:rsidRPr="007A06F5">
        <w:rPr>
          <w:lang w:val="la-Latn"/>
        </w:rPr>
        <w:t xml:space="preserve"> </w:t>
      </w:r>
      <w:r w:rsidRPr="007A06F5">
        <w:rPr>
          <w:lang w:val="la-Latn"/>
        </w:rPr>
        <w:t>fideiussores</w:t>
      </w:r>
      <w:r w:rsidR="00360346" w:rsidRPr="007A06F5">
        <w:rPr>
          <w:lang w:val="la-Latn"/>
        </w:rPr>
        <w:t xml:space="preserve">, </w:t>
      </w:r>
      <w:r w:rsidRPr="007A06F5">
        <w:rPr>
          <w:lang w:val="la-Latn"/>
        </w:rPr>
        <w:t>si res et manci</w:t>
      </w:r>
      <w:r w:rsidR="00FE3F3C" w:rsidRPr="007A06F5">
        <w:rPr>
          <w:lang w:val="la-Latn"/>
        </w:rPr>
        <w:t>pia in illo comitatu non habet</w:t>
      </w:r>
      <w:r w:rsidR="00360346" w:rsidRPr="007A06F5">
        <w:rPr>
          <w:lang w:val="la-Latn"/>
        </w:rPr>
        <w:t xml:space="preserve">, </w:t>
      </w:r>
      <w:r w:rsidRPr="007A06F5">
        <w:rPr>
          <w:lang w:val="la-Latn"/>
        </w:rPr>
        <w:t>ad praesentiam nostram cum ipso auro vel argento adducatur</w:t>
      </w:r>
      <w:r w:rsidR="00360346" w:rsidRPr="007A06F5">
        <w:rPr>
          <w:lang w:val="la-Latn"/>
        </w:rPr>
        <w:t xml:space="preserve">, </w:t>
      </w:r>
      <w:r w:rsidR="00FE3F3C" w:rsidRPr="007A06F5">
        <w:rPr>
          <w:lang w:val="la-Latn"/>
        </w:rPr>
        <w:t>ut nos inde commen</w:t>
      </w:r>
      <w:r w:rsidRPr="007A06F5">
        <w:rPr>
          <w:lang w:val="la-Latn"/>
        </w:rPr>
        <w:t>demus</w:t>
      </w:r>
      <w:r w:rsidR="00360346" w:rsidRPr="007A06F5">
        <w:rPr>
          <w:lang w:val="la-Latn"/>
        </w:rPr>
        <w:t xml:space="preserve">, </w:t>
      </w:r>
      <w:r w:rsidRPr="007A06F5">
        <w:rPr>
          <w:lang w:val="la-Latn"/>
        </w:rPr>
        <w:t>qualiter culpabilis iudicetur</w:t>
      </w:r>
      <w:r w:rsidR="008E2A6B" w:rsidRPr="007A06F5">
        <w:rPr>
          <w:lang w:val="la-Latn"/>
        </w:rPr>
        <w:t xml:space="preserve">. </w:t>
      </w:r>
      <w:r w:rsidRPr="007A06F5">
        <w:rPr>
          <w:lang w:val="la-Latn"/>
        </w:rPr>
        <w:t>Si vero res et mancipia vel mobile</w:t>
      </w:r>
      <w:r w:rsidR="00360346" w:rsidRPr="007A06F5">
        <w:rPr>
          <w:lang w:val="la-Latn"/>
        </w:rPr>
        <w:t xml:space="preserve">, </w:t>
      </w:r>
      <w:r w:rsidR="00FE3F3C" w:rsidRPr="007A06F5">
        <w:rPr>
          <w:lang w:val="la-Latn"/>
        </w:rPr>
        <w:t xml:space="preserve">per quae </w:t>
      </w:r>
      <w:r w:rsidRPr="007A06F5">
        <w:rPr>
          <w:lang w:val="la-Latn"/>
        </w:rPr>
        <w:t>distringi legaliter possit</w:t>
      </w:r>
      <w:r w:rsidR="00360346" w:rsidRPr="007A06F5">
        <w:rPr>
          <w:lang w:val="la-Latn"/>
        </w:rPr>
        <w:t xml:space="preserve">, </w:t>
      </w:r>
      <w:r w:rsidRPr="007A06F5">
        <w:rPr>
          <w:lang w:val="la-Latn"/>
        </w:rPr>
        <w:t>in ipso comitatu habuerit</w:t>
      </w:r>
      <w:r w:rsidR="00360346" w:rsidRPr="007A06F5">
        <w:rPr>
          <w:lang w:val="la-Latn"/>
        </w:rPr>
        <w:t xml:space="preserve">, </w:t>
      </w:r>
      <w:r w:rsidR="00FE3F3C" w:rsidRPr="007A06F5">
        <w:rPr>
          <w:lang w:val="la-Latn"/>
        </w:rPr>
        <w:t>secundum legem ad nostram prae</w:t>
      </w:r>
      <w:r w:rsidRPr="007A06F5">
        <w:rPr>
          <w:lang w:val="la-Latn"/>
        </w:rPr>
        <w:t>sentiam venire iubeatur</w:t>
      </w:r>
      <w:r w:rsidR="008E2A6B" w:rsidRPr="007A06F5">
        <w:rPr>
          <w:lang w:val="la-Latn"/>
        </w:rPr>
        <w:t xml:space="preserve">. </w:t>
      </w:r>
      <w:r w:rsidRPr="007A06F5">
        <w:rPr>
          <w:lang w:val="la-Latn"/>
        </w:rPr>
        <w:t xml:space="preserve">Et si quisquam inventus </w:t>
      </w:r>
      <w:r w:rsidR="00FE3F3C" w:rsidRPr="007A06F5">
        <w:rPr>
          <w:lang w:val="la-Latn"/>
        </w:rPr>
        <w:t xml:space="preserve">fuerit suum aurum vel argentum </w:t>
      </w:r>
      <w:r w:rsidRPr="007A06F5">
        <w:rPr>
          <w:lang w:val="la-Latn"/>
        </w:rPr>
        <w:t>vel quodcumque fabricinium ex auro vel argento portare ad fabrum</w:t>
      </w:r>
      <w:r w:rsidR="00360346" w:rsidRPr="007A06F5">
        <w:rPr>
          <w:lang w:val="la-Latn"/>
        </w:rPr>
        <w:t xml:space="preserve">, </w:t>
      </w:r>
      <w:r w:rsidRPr="007A06F5">
        <w:rPr>
          <w:lang w:val="la-Latn"/>
        </w:rPr>
        <w:t>ut purgetur</w:t>
      </w:r>
      <w:r w:rsidR="00360346" w:rsidRPr="007A06F5">
        <w:rPr>
          <w:lang w:val="la-Latn"/>
        </w:rPr>
        <w:t xml:space="preserve">, </w:t>
      </w:r>
      <w:r w:rsidRPr="007A06F5">
        <w:rPr>
          <w:lang w:val="la-Latn"/>
        </w:rPr>
        <w:t>provideant rei publicae ministri</w:t>
      </w:r>
      <w:r w:rsidR="00360346" w:rsidRPr="007A06F5">
        <w:rPr>
          <w:lang w:val="la-Latn"/>
        </w:rPr>
        <w:t xml:space="preserve">, </w:t>
      </w:r>
      <w:r w:rsidRPr="007A06F5">
        <w:rPr>
          <w:lang w:val="la-Latn"/>
        </w:rPr>
        <w:t>ne hac</w:t>
      </w:r>
      <w:r w:rsidR="00360346" w:rsidRPr="007A06F5">
        <w:rPr>
          <w:lang w:val="la-Latn"/>
        </w:rPr>
        <w:t xml:space="preserve"> </w:t>
      </w:r>
      <w:r w:rsidRPr="007A06F5">
        <w:rPr>
          <w:lang w:val="la-Latn"/>
        </w:rPr>
        <w:t>occasione ab eo</w:t>
      </w:r>
      <w:r w:rsidR="00360346" w:rsidRPr="007A06F5">
        <w:rPr>
          <w:lang w:val="la-Latn"/>
        </w:rPr>
        <w:t xml:space="preserve">, </w:t>
      </w:r>
      <w:r w:rsidRPr="007A06F5">
        <w:rPr>
          <w:lang w:val="la-Latn"/>
        </w:rPr>
        <w:t>quod suum fuerit</w:t>
      </w:r>
      <w:r w:rsidR="00360346" w:rsidRPr="007A06F5">
        <w:rPr>
          <w:lang w:val="la-Latn"/>
        </w:rPr>
        <w:t xml:space="preserve">, </w:t>
      </w:r>
      <w:r w:rsidRPr="007A06F5">
        <w:rPr>
          <w:lang w:val="la-Latn"/>
        </w:rPr>
        <w:t>tollant</w:t>
      </w:r>
      <w:r w:rsidR="008E2A6B" w:rsidRPr="007A06F5">
        <w:rPr>
          <w:lang w:val="la-Latn"/>
        </w:rPr>
        <w:t xml:space="preserve">. </w:t>
      </w:r>
      <w:r w:rsidRPr="007A06F5">
        <w:rPr>
          <w:lang w:val="la-Latn"/>
        </w:rPr>
        <w:t>Quodsi fecerint et ad nos inde reclamatio venerit</w:t>
      </w:r>
      <w:r w:rsidR="00360346" w:rsidRPr="007A06F5">
        <w:rPr>
          <w:lang w:val="la-Latn"/>
        </w:rPr>
        <w:t xml:space="preserve">, </w:t>
      </w:r>
      <w:r w:rsidRPr="007A06F5">
        <w:rPr>
          <w:lang w:val="la-Latn"/>
        </w:rPr>
        <w:t>sicut ille</w:t>
      </w:r>
      <w:r w:rsidR="00360346" w:rsidRPr="007A06F5">
        <w:rPr>
          <w:lang w:val="la-Latn"/>
        </w:rPr>
        <w:t xml:space="preserve">, </w:t>
      </w:r>
      <w:r w:rsidRPr="007A06F5">
        <w:rPr>
          <w:lang w:val="la-Latn"/>
        </w:rPr>
        <w:t xml:space="preserve">qui tortum </w:t>
      </w:r>
      <w:r w:rsidR="00FE3F3C" w:rsidRPr="007A06F5">
        <w:rPr>
          <w:lang w:val="la-Latn"/>
        </w:rPr>
        <w:t xml:space="preserve">in suo </w:t>
      </w:r>
      <w:r w:rsidRPr="007A06F5">
        <w:rPr>
          <w:lang w:val="la-Latn"/>
        </w:rPr>
        <w:t>comitatu vel ministerio fecerit</w:t>
      </w:r>
      <w:r w:rsidR="00360346" w:rsidRPr="007A06F5">
        <w:rPr>
          <w:lang w:val="la-Latn"/>
        </w:rPr>
        <w:t xml:space="preserve">, </w:t>
      </w:r>
      <w:r w:rsidR="00FE3F3C" w:rsidRPr="007A06F5">
        <w:rPr>
          <w:lang w:val="la-Latn"/>
        </w:rPr>
        <w:t>in nostra</w:t>
      </w:r>
      <w:r w:rsidRPr="007A06F5">
        <w:rPr>
          <w:lang w:val="la-Latn"/>
        </w:rPr>
        <w:t>* vel fidelium n</w:t>
      </w:r>
      <w:r w:rsidR="00FE3F3C" w:rsidRPr="007A06F5">
        <w:rPr>
          <w:lang w:val="la-Latn"/>
        </w:rPr>
        <w:t xml:space="preserve">ostrorum praesentia culpabilis </w:t>
      </w:r>
      <w:r w:rsidRPr="007A06F5">
        <w:rPr>
          <w:lang w:val="la-Latn"/>
        </w:rPr>
        <w:t>iudicabitur</w:t>
      </w:r>
      <w:r w:rsidR="008E2A6B" w:rsidRPr="007A06F5">
        <w:rPr>
          <w:lang w:val="la-Latn"/>
        </w:rPr>
        <w:t xml:space="preserve">. </w:t>
      </w:r>
      <w:r w:rsidRPr="007A06F5">
        <w:rPr>
          <w:lang w:val="la-Latn"/>
        </w:rPr>
        <w:t>Faber vero</w:t>
      </w:r>
      <w:r w:rsidR="00360346" w:rsidRPr="007A06F5">
        <w:rPr>
          <w:lang w:val="la-Latn"/>
        </w:rPr>
        <w:t xml:space="preserve">, </w:t>
      </w:r>
      <w:r w:rsidRPr="007A06F5">
        <w:rPr>
          <w:lang w:val="la-Latn"/>
        </w:rPr>
        <w:t>qui post praefatas Kalenda</w:t>
      </w:r>
      <w:r w:rsidR="00FE3F3C" w:rsidRPr="007A06F5">
        <w:rPr>
          <w:lang w:val="la-Latn"/>
        </w:rPr>
        <w:t xml:space="preserve">s comprobatus fuerit aurum vel </w:t>
      </w:r>
      <w:r w:rsidRPr="007A06F5">
        <w:rPr>
          <w:lang w:val="la-Latn"/>
        </w:rPr>
        <w:t>argentum ad vendendum vel emendum adulterasse vel misculasse</w:t>
      </w:r>
      <w:r w:rsidR="00360346" w:rsidRPr="007A06F5">
        <w:rPr>
          <w:lang w:val="la-Latn"/>
        </w:rPr>
        <w:t xml:space="preserve">, </w:t>
      </w:r>
      <w:r w:rsidRPr="007A06F5">
        <w:rPr>
          <w:lang w:val="la-Latn"/>
        </w:rPr>
        <w:t>in illis regionibus</w:t>
      </w:r>
      <w:r w:rsidR="00360346" w:rsidRPr="007A06F5">
        <w:rPr>
          <w:lang w:val="la-Latn"/>
        </w:rPr>
        <w:t xml:space="preserve">, </w:t>
      </w:r>
      <w:r w:rsidRPr="007A06F5">
        <w:rPr>
          <w:lang w:val="la-Latn"/>
        </w:rPr>
        <w:t>in quibs iudiciua secundum legem Romanam terminantur</w:t>
      </w:r>
      <w:r w:rsidR="00360346" w:rsidRPr="007A06F5">
        <w:rPr>
          <w:lang w:val="la-Latn"/>
        </w:rPr>
        <w:t xml:space="preserve">, </w:t>
      </w:r>
      <w:r w:rsidRPr="007A06F5">
        <w:rPr>
          <w:lang w:val="la-Latn"/>
        </w:rPr>
        <w:t>iuxta illam legem</w:t>
      </w:r>
      <w:r w:rsidR="00360346" w:rsidRPr="007A06F5">
        <w:rPr>
          <w:lang w:val="la-Latn"/>
        </w:rPr>
        <w:t xml:space="preserve"> </w:t>
      </w:r>
      <w:r w:rsidRPr="007A06F5">
        <w:rPr>
          <w:lang w:val="la-Latn"/>
        </w:rPr>
        <w:t>puniatur</w:t>
      </w:r>
      <w:r w:rsidR="008E2A6B" w:rsidRPr="007A06F5">
        <w:rPr>
          <w:lang w:val="la-Latn"/>
        </w:rPr>
        <w:t xml:space="preserve">; </w:t>
      </w:r>
      <w:r w:rsidRPr="007A06F5">
        <w:rPr>
          <w:lang w:val="la-Latn"/>
        </w:rPr>
        <w:t>in aliis autem regionibus</w:t>
      </w:r>
      <w:r w:rsidR="00360346" w:rsidRPr="007A06F5">
        <w:rPr>
          <w:lang w:val="la-Latn"/>
        </w:rPr>
        <w:t xml:space="preserve"> </w:t>
      </w:r>
      <w:r w:rsidRPr="007A06F5">
        <w:rPr>
          <w:lang w:val="la-Latn"/>
        </w:rPr>
        <w:t>regni nostri secundum capitulare</w:t>
      </w:r>
      <w:r w:rsidR="00360346" w:rsidRPr="007A06F5">
        <w:rPr>
          <w:lang w:val="la-Latn"/>
        </w:rPr>
        <w:t xml:space="preserve"> </w:t>
      </w:r>
      <w:r w:rsidR="00FE3F3C" w:rsidRPr="007A06F5">
        <w:rPr>
          <w:lang w:val="la-Latn"/>
        </w:rPr>
        <w:t xml:space="preserve">regium sicut falsam </w:t>
      </w:r>
      <w:r w:rsidRPr="007A06F5">
        <w:rPr>
          <w:lang w:val="la-Latn"/>
        </w:rPr>
        <w:t>monetam percutiens manum perdat</w:t>
      </w:r>
      <w:r w:rsidR="008E2A6B" w:rsidRPr="007A06F5">
        <w:rPr>
          <w:lang w:val="la-Latn"/>
        </w:rPr>
        <w:t xml:space="preserve">. </w:t>
      </w:r>
      <w:r w:rsidRPr="007A06F5">
        <w:rPr>
          <w:lang w:val="la-Latn"/>
        </w:rPr>
        <w:t>Et liber homo</w:t>
      </w:r>
      <w:r w:rsidR="00360346" w:rsidRPr="007A06F5">
        <w:rPr>
          <w:lang w:val="la-Latn"/>
        </w:rPr>
        <w:t xml:space="preserve">, </w:t>
      </w:r>
      <w:r w:rsidRPr="007A06F5">
        <w:rPr>
          <w:lang w:val="la-Latn"/>
        </w:rPr>
        <w:t>qui hoc consenserit</w:t>
      </w:r>
      <w:r w:rsidR="00360346" w:rsidRPr="007A06F5">
        <w:rPr>
          <w:lang w:val="la-Latn"/>
        </w:rPr>
        <w:t xml:space="preserve">, </w:t>
      </w:r>
      <w:r w:rsidR="00FE3F3C" w:rsidRPr="007A06F5">
        <w:rPr>
          <w:lang w:val="la-Latn"/>
        </w:rPr>
        <w:t xml:space="preserve">sicut in </w:t>
      </w:r>
      <w:r w:rsidRPr="007A06F5">
        <w:rPr>
          <w:lang w:val="la-Latn"/>
        </w:rPr>
        <w:t>praefato continetur capitulo</w:t>
      </w:r>
      <w:r w:rsidR="00360346" w:rsidRPr="007A06F5">
        <w:rPr>
          <w:lang w:val="la-Latn"/>
        </w:rPr>
        <w:t xml:space="preserve">, </w:t>
      </w:r>
      <w:r w:rsidRPr="007A06F5">
        <w:rPr>
          <w:lang w:val="la-Latn"/>
        </w:rPr>
        <w:lastRenderedPageBreak/>
        <w:t>bannum nostrum</w:t>
      </w:r>
      <w:r w:rsidR="00360346" w:rsidRPr="007A06F5">
        <w:rPr>
          <w:lang w:val="la-Latn"/>
        </w:rPr>
        <w:t xml:space="preserve">, </w:t>
      </w:r>
      <w:r w:rsidR="00FE3F3C" w:rsidRPr="007A06F5">
        <w:rPr>
          <w:lang w:val="la-Latn"/>
        </w:rPr>
        <w:t>id est solidos sexaginta</w:t>
      </w:r>
      <w:r w:rsidR="00360346" w:rsidRPr="007A06F5">
        <w:rPr>
          <w:lang w:val="la-Latn"/>
        </w:rPr>
        <w:t xml:space="preserve">, </w:t>
      </w:r>
      <w:r w:rsidRPr="007A06F5">
        <w:rPr>
          <w:lang w:val="la-Latn"/>
        </w:rPr>
        <w:t>componat</w:t>
      </w:r>
      <w:r w:rsidR="008E2A6B" w:rsidRPr="007A06F5">
        <w:rPr>
          <w:lang w:val="la-Latn"/>
        </w:rPr>
        <w:t xml:space="preserve">; </w:t>
      </w:r>
      <w:r w:rsidRPr="007A06F5">
        <w:rPr>
          <w:lang w:val="la-Latn"/>
        </w:rPr>
        <w:t>colonus vel servus nudus</w:t>
      </w:r>
      <w:r w:rsidR="00360346" w:rsidRPr="007A06F5">
        <w:rPr>
          <w:lang w:val="la-Latn"/>
        </w:rPr>
        <w:t xml:space="preserve"> </w:t>
      </w:r>
      <w:r w:rsidRPr="007A06F5">
        <w:rPr>
          <w:lang w:val="la-Latn"/>
        </w:rPr>
        <w:t>cum virgis</w:t>
      </w:r>
      <w:r w:rsidR="00360346" w:rsidRPr="007A06F5">
        <w:rPr>
          <w:lang w:val="la-Latn"/>
        </w:rPr>
        <w:t xml:space="preserve"> </w:t>
      </w:r>
      <w:r w:rsidRPr="007A06F5">
        <w:rPr>
          <w:lang w:val="la-Latn"/>
        </w:rPr>
        <w:t>flagelletur</w:t>
      </w:r>
      <w:r w:rsidR="008E2A6B" w:rsidRPr="007A06F5">
        <w:rPr>
          <w:lang w:val="la-Latn"/>
        </w:rPr>
        <w:t xml:space="preserve">. </w:t>
      </w:r>
      <w:r w:rsidRPr="007A06F5">
        <w:rPr>
          <w:lang w:val="la-Latn"/>
        </w:rPr>
        <w:t>Si vero Iudaeus fuerit</w:t>
      </w:r>
      <w:r w:rsidR="00360346" w:rsidRPr="007A06F5">
        <w:rPr>
          <w:lang w:val="la-Latn"/>
        </w:rPr>
        <w:t xml:space="preserve">, </w:t>
      </w:r>
      <w:r w:rsidRPr="007A06F5">
        <w:rPr>
          <w:lang w:val="la-Latn"/>
        </w:rPr>
        <w:t>ipsum</w:t>
      </w:r>
      <w:r w:rsidR="00360346" w:rsidRPr="007A06F5">
        <w:rPr>
          <w:lang w:val="la-Latn"/>
        </w:rPr>
        <w:t xml:space="preserve">, </w:t>
      </w:r>
      <w:r w:rsidRPr="007A06F5">
        <w:rPr>
          <w:lang w:val="la-Latn"/>
        </w:rPr>
        <w:t>quod mixtum proferet i</w:t>
      </w:r>
      <w:r w:rsidR="00360346" w:rsidRPr="007A06F5">
        <w:rPr>
          <w:lang w:val="la-Latn"/>
        </w:rPr>
        <w:t xml:space="preserve">, </w:t>
      </w:r>
      <w:r w:rsidRPr="007A06F5">
        <w:rPr>
          <w:lang w:val="la-Latn"/>
        </w:rPr>
        <w:t>perdat</w:t>
      </w:r>
      <w:r w:rsidR="00360346" w:rsidRPr="007A06F5">
        <w:rPr>
          <w:lang w:val="la-Latn"/>
        </w:rPr>
        <w:t xml:space="preserve">, </w:t>
      </w:r>
      <w:r w:rsidRPr="007A06F5">
        <w:rPr>
          <w:lang w:val="la-Latn"/>
        </w:rPr>
        <w:t>et bannum nostrum</w:t>
      </w:r>
      <w:r w:rsidR="00360346" w:rsidRPr="007A06F5">
        <w:rPr>
          <w:lang w:val="la-Latn"/>
        </w:rPr>
        <w:t xml:space="preserve">, </w:t>
      </w:r>
      <w:r w:rsidR="00FE3F3C" w:rsidRPr="007A06F5">
        <w:rPr>
          <w:lang w:val="la-Latn"/>
        </w:rPr>
        <w:t xml:space="preserve">sicut tempore praedecessorum </w:t>
      </w:r>
      <w:r w:rsidRPr="007A06F5">
        <w:rPr>
          <w:lang w:val="la-Latn"/>
        </w:rPr>
        <w:t>nostrorum consuetudo fuit</w:t>
      </w:r>
      <w:r w:rsidR="00360346" w:rsidRPr="007A06F5">
        <w:rPr>
          <w:lang w:val="la-Latn"/>
        </w:rPr>
        <w:t xml:space="preserve">, </w:t>
      </w:r>
      <w:r w:rsidRPr="007A06F5">
        <w:rPr>
          <w:lang w:val="la-Latn"/>
        </w:rPr>
        <w:t>componat</w:t>
      </w:r>
      <w:r w:rsidR="008E2A6B" w:rsidRPr="007A06F5">
        <w:rPr>
          <w:lang w:val="la-Latn"/>
        </w:rPr>
        <w:t xml:space="preserve">. </w:t>
      </w:r>
    </w:p>
    <w:p w14:paraId="1FEDF6F6" w14:textId="7F5B17BE" w:rsidR="00914A37" w:rsidRPr="007A06F5" w:rsidRDefault="00914A37" w:rsidP="00E9104F">
      <w:pPr>
        <w:pStyle w:val="Normlnweb"/>
        <w:numPr>
          <w:ilvl w:val="0"/>
          <w:numId w:val="57"/>
        </w:numPr>
        <w:rPr>
          <w:lang w:val="la-Latn"/>
        </w:rPr>
      </w:pPr>
      <w:r w:rsidRPr="007A06F5">
        <w:rPr>
          <w:lang w:val="la-Latn"/>
        </w:rPr>
        <w:t>Ut in omni regno nostro non amplius vendatur libra auri purissime</w:t>
      </w:r>
      <w:r w:rsidR="00360346" w:rsidRPr="007A06F5">
        <w:rPr>
          <w:lang w:val="la-Latn"/>
        </w:rPr>
        <w:t xml:space="preserve"> </w:t>
      </w:r>
      <w:r w:rsidRPr="007A06F5">
        <w:rPr>
          <w:lang w:val="la-Latn"/>
        </w:rPr>
        <w:t>cocti</w:t>
      </w:r>
      <w:r w:rsidR="00360346" w:rsidRPr="007A06F5">
        <w:rPr>
          <w:lang w:val="la-Latn"/>
        </w:rPr>
        <w:t xml:space="preserve">, </w:t>
      </w:r>
      <w:r w:rsidRPr="007A06F5">
        <w:rPr>
          <w:lang w:val="la-Latn"/>
        </w:rPr>
        <w:t>nisi duodecim libris</w:t>
      </w:r>
      <w:r w:rsidR="00360346" w:rsidRPr="007A06F5">
        <w:rPr>
          <w:lang w:val="la-Latn"/>
        </w:rPr>
        <w:t xml:space="preserve"> </w:t>
      </w:r>
      <w:r w:rsidRPr="007A06F5">
        <w:rPr>
          <w:lang w:val="la-Latn"/>
        </w:rPr>
        <w:t>argenti de novis et meris</w:t>
      </w:r>
      <w:r w:rsidR="00360346" w:rsidRPr="007A06F5">
        <w:rPr>
          <w:lang w:val="la-Latn"/>
        </w:rPr>
        <w:t xml:space="preserve"> </w:t>
      </w:r>
      <w:r w:rsidRPr="007A06F5">
        <w:rPr>
          <w:lang w:val="la-Latn"/>
        </w:rPr>
        <w:t>denariis</w:t>
      </w:r>
      <w:r w:rsidR="008E2A6B" w:rsidRPr="007A06F5">
        <w:rPr>
          <w:lang w:val="la-Latn"/>
        </w:rPr>
        <w:t xml:space="preserve">. </w:t>
      </w:r>
      <w:r w:rsidRPr="007A06F5">
        <w:rPr>
          <w:lang w:val="la-Latn"/>
        </w:rPr>
        <w:t>Illud vero aurum</w:t>
      </w:r>
      <w:r w:rsidR="00360346" w:rsidRPr="007A06F5">
        <w:rPr>
          <w:lang w:val="la-Latn"/>
        </w:rPr>
        <w:t xml:space="preserve">, </w:t>
      </w:r>
      <w:r w:rsidRPr="007A06F5">
        <w:rPr>
          <w:lang w:val="la-Latn"/>
        </w:rPr>
        <w:t>quod coctum quidem</w:t>
      </w:r>
      <w:r w:rsidR="00360346" w:rsidRPr="007A06F5">
        <w:rPr>
          <w:lang w:val="la-Latn"/>
        </w:rPr>
        <w:t xml:space="preserve"> </w:t>
      </w:r>
      <w:r w:rsidRPr="007A06F5">
        <w:rPr>
          <w:lang w:val="la-Latn"/>
        </w:rPr>
        <w:t>fuerit</w:t>
      </w:r>
      <w:r w:rsidR="00360346" w:rsidRPr="007A06F5">
        <w:rPr>
          <w:lang w:val="la-Latn"/>
        </w:rPr>
        <w:t xml:space="preserve">, </w:t>
      </w:r>
      <w:r w:rsidRPr="007A06F5">
        <w:rPr>
          <w:lang w:val="la-Latn"/>
        </w:rPr>
        <w:t>sed non tantum</w:t>
      </w:r>
      <w:r w:rsidR="00360346" w:rsidRPr="007A06F5">
        <w:rPr>
          <w:lang w:val="la-Latn"/>
        </w:rPr>
        <w:t xml:space="preserve">, </w:t>
      </w:r>
      <w:r w:rsidRPr="007A06F5">
        <w:rPr>
          <w:lang w:val="la-Latn"/>
        </w:rPr>
        <w:t>ut ex eo deauratura fieri possit</w:t>
      </w:r>
      <w:r w:rsidR="00360346" w:rsidRPr="007A06F5">
        <w:rPr>
          <w:lang w:val="la-Latn"/>
        </w:rPr>
        <w:t xml:space="preserve">, </w:t>
      </w:r>
      <w:r w:rsidR="00FE3F3C" w:rsidRPr="007A06F5">
        <w:rPr>
          <w:lang w:val="la-Latn"/>
        </w:rPr>
        <w:t xml:space="preserve">libra </w:t>
      </w:r>
      <w:r w:rsidRPr="007A06F5">
        <w:rPr>
          <w:lang w:val="la-Latn"/>
        </w:rPr>
        <w:t>una de auro vendatur decem libris argenti de novis et meris denariis</w:t>
      </w:r>
      <w:r w:rsidR="008E2A6B" w:rsidRPr="007A06F5">
        <w:rPr>
          <w:lang w:val="la-Latn"/>
        </w:rPr>
        <w:t xml:space="preserve">. </w:t>
      </w:r>
      <w:r w:rsidR="00FE3F3C" w:rsidRPr="007A06F5">
        <w:rPr>
          <w:lang w:val="la-Latn"/>
        </w:rPr>
        <w:t>Et omnimo</w:t>
      </w:r>
      <w:r w:rsidRPr="007A06F5">
        <w:rPr>
          <w:lang w:val="la-Latn"/>
        </w:rPr>
        <w:t>dis provideant tam comites</w:t>
      </w:r>
      <w:r w:rsidR="00360346" w:rsidRPr="007A06F5">
        <w:rPr>
          <w:lang w:val="la-Latn"/>
        </w:rPr>
        <w:t xml:space="preserve">, </w:t>
      </w:r>
      <w:r w:rsidRPr="007A06F5">
        <w:rPr>
          <w:lang w:val="la-Latn"/>
        </w:rPr>
        <w:t>quam ceteri omnes ministri rei publicae</w:t>
      </w:r>
      <w:r w:rsidR="00360346" w:rsidRPr="007A06F5">
        <w:rPr>
          <w:lang w:val="la-Latn"/>
        </w:rPr>
        <w:t xml:space="preserve">, </w:t>
      </w:r>
      <w:r w:rsidR="00FE3F3C" w:rsidRPr="007A06F5">
        <w:rPr>
          <w:lang w:val="la-Latn"/>
        </w:rPr>
        <w:t xml:space="preserve">ne aliqua </w:t>
      </w:r>
      <w:r w:rsidRPr="007A06F5">
        <w:rPr>
          <w:lang w:val="la-Latn"/>
        </w:rPr>
        <w:t>adiectione vel fraude per occasionem aliquid amplius vendatur</w:t>
      </w:r>
      <w:r w:rsidR="00360346" w:rsidRPr="007A06F5">
        <w:rPr>
          <w:lang w:val="la-Latn"/>
        </w:rPr>
        <w:t xml:space="preserve">, </w:t>
      </w:r>
      <w:r w:rsidR="00FE3F3C" w:rsidRPr="007A06F5">
        <w:rPr>
          <w:lang w:val="la-Latn"/>
        </w:rPr>
        <w:t>sicut de suis honori</w:t>
      </w:r>
      <w:r w:rsidRPr="007A06F5">
        <w:rPr>
          <w:lang w:val="la-Latn"/>
        </w:rPr>
        <w:t>bus volunt gaudere</w:t>
      </w:r>
      <w:r w:rsidR="008E2A6B" w:rsidRPr="007A06F5">
        <w:rPr>
          <w:lang w:val="la-Latn"/>
        </w:rPr>
        <w:t xml:space="preserve">. </w:t>
      </w:r>
      <w:r w:rsidRPr="007A06F5">
        <w:rPr>
          <w:lang w:val="la-Latn"/>
        </w:rPr>
        <w:t>Et quicumque hanc commend</w:t>
      </w:r>
      <w:r w:rsidR="00FE3F3C" w:rsidRPr="007A06F5">
        <w:rPr>
          <w:lang w:val="la-Latn"/>
        </w:rPr>
        <w:t xml:space="preserve">ationem nostram aliquo ingenio </w:t>
      </w:r>
      <w:r w:rsidRPr="007A06F5">
        <w:rPr>
          <w:lang w:val="la-Latn"/>
        </w:rPr>
        <w:t>infirmare vel fraudare seu aliter immutare inventus fuerit</w:t>
      </w:r>
      <w:r w:rsidR="00360346" w:rsidRPr="007A06F5">
        <w:rPr>
          <w:lang w:val="la-Latn"/>
        </w:rPr>
        <w:t xml:space="preserve">, </w:t>
      </w:r>
      <w:r w:rsidRPr="007A06F5">
        <w:rPr>
          <w:lang w:val="la-Latn"/>
        </w:rPr>
        <w:t>si liber homo fuerit</w:t>
      </w:r>
      <w:r w:rsidR="00360346" w:rsidRPr="007A06F5">
        <w:rPr>
          <w:lang w:val="la-Latn"/>
        </w:rPr>
        <w:t xml:space="preserve">, </w:t>
      </w:r>
      <w:r w:rsidR="00FE3F3C" w:rsidRPr="007A06F5">
        <w:rPr>
          <w:lang w:val="la-Latn"/>
        </w:rPr>
        <w:t>ban</w:t>
      </w:r>
      <w:r w:rsidRPr="007A06F5">
        <w:rPr>
          <w:lang w:val="la-Latn"/>
        </w:rPr>
        <w:t>num nostrum</w:t>
      </w:r>
      <w:r w:rsidR="00360346" w:rsidRPr="007A06F5">
        <w:rPr>
          <w:lang w:val="la-Latn"/>
        </w:rPr>
        <w:t xml:space="preserve">, </w:t>
      </w:r>
      <w:r w:rsidRPr="007A06F5">
        <w:rPr>
          <w:lang w:val="la-Latn"/>
        </w:rPr>
        <w:t>id est sexaginta solidos</w:t>
      </w:r>
      <w:r w:rsidR="00360346" w:rsidRPr="007A06F5">
        <w:rPr>
          <w:lang w:val="la-Latn"/>
        </w:rPr>
        <w:t xml:space="preserve">, </w:t>
      </w:r>
      <w:r w:rsidRPr="007A06F5">
        <w:rPr>
          <w:lang w:val="la-Latn"/>
        </w:rPr>
        <w:t>componat</w:t>
      </w:r>
      <w:r w:rsidR="008E2A6B" w:rsidRPr="007A06F5">
        <w:rPr>
          <w:lang w:val="la-Latn"/>
        </w:rPr>
        <w:t xml:space="preserve">; </w:t>
      </w:r>
      <w:r w:rsidRPr="007A06F5">
        <w:rPr>
          <w:lang w:val="la-Latn"/>
        </w:rPr>
        <w:t>colonus seu servus nudus</w:t>
      </w:r>
      <w:r w:rsidR="00360346" w:rsidRPr="007A06F5">
        <w:rPr>
          <w:lang w:val="la-Latn"/>
        </w:rPr>
        <w:t xml:space="preserve"> </w:t>
      </w:r>
      <w:r w:rsidR="00FE3F3C" w:rsidRPr="007A06F5">
        <w:rPr>
          <w:lang w:val="la-Latn"/>
        </w:rPr>
        <w:t xml:space="preserve">cum </w:t>
      </w:r>
      <w:r w:rsidRPr="007A06F5">
        <w:rPr>
          <w:lang w:val="la-Latn"/>
        </w:rPr>
        <w:t>virgis flagelletur</w:t>
      </w:r>
      <w:r w:rsidR="008E2A6B" w:rsidRPr="007A06F5">
        <w:rPr>
          <w:lang w:val="la-Latn"/>
        </w:rPr>
        <w:t xml:space="preserve">. </w:t>
      </w:r>
      <w:r w:rsidR="00C57BDA" w:rsidRPr="007A06F5">
        <w:rPr>
          <w:lang w:val="la-Latn"/>
        </w:rPr>
        <w:t>/</w:t>
      </w:r>
    </w:p>
    <w:p w14:paraId="69675167" w14:textId="64AAC7A3" w:rsidR="00C57BDA" w:rsidRPr="007A06F5" w:rsidRDefault="00FE3F3C" w:rsidP="00E9104F">
      <w:pPr>
        <w:pStyle w:val="Normlnweb"/>
        <w:numPr>
          <w:ilvl w:val="0"/>
          <w:numId w:val="57"/>
        </w:numPr>
        <w:rPr>
          <w:lang w:val="la-Latn"/>
        </w:rPr>
      </w:pPr>
      <w:r w:rsidRPr="007A06F5">
        <w:rPr>
          <w:lang w:val="la-Latn"/>
        </w:rPr>
        <w:t>Ut</w:t>
      </w:r>
      <w:r w:rsidR="00360346" w:rsidRPr="007A06F5">
        <w:rPr>
          <w:lang w:val="la-Latn"/>
        </w:rPr>
        <w:t xml:space="preserve">, </w:t>
      </w:r>
      <w:r w:rsidR="00C57BDA" w:rsidRPr="007A06F5">
        <w:rPr>
          <w:lang w:val="la-Latn"/>
        </w:rPr>
        <w:t>quoniam in praefatis capitulis continetur</w:t>
      </w:r>
      <w:r w:rsidR="00360346" w:rsidRPr="007A06F5">
        <w:rPr>
          <w:lang w:val="la-Latn"/>
        </w:rPr>
        <w:t xml:space="preserve"> </w:t>
      </w:r>
      <w:r w:rsidR="00C57BDA" w:rsidRPr="007A06F5">
        <w:rPr>
          <w:lang w:val="la-Latn"/>
        </w:rPr>
        <w:t>in libro tertio</w:t>
      </w:r>
      <w:r w:rsidR="00360346" w:rsidRPr="007A06F5">
        <w:rPr>
          <w:lang w:val="la-Latn"/>
        </w:rPr>
        <w:t xml:space="preserve">, </w:t>
      </w:r>
      <w:r w:rsidR="00C57BDA" w:rsidRPr="007A06F5">
        <w:rPr>
          <w:lang w:val="la-Latn"/>
        </w:rPr>
        <w:t>capitulo LXXV</w:t>
      </w:r>
      <w:r w:rsidR="00360346" w:rsidRPr="007A06F5">
        <w:rPr>
          <w:lang w:val="la-Latn"/>
        </w:rPr>
        <w:t xml:space="preserve">, </w:t>
      </w:r>
      <w:r w:rsidRPr="007A06F5">
        <w:rPr>
          <w:lang w:val="la-Latn"/>
        </w:rPr>
        <w:t xml:space="preserve">'ut </w:t>
      </w:r>
      <w:r w:rsidR="00C57BDA" w:rsidRPr="007A06F5">
        <w:rPr>
          <w:lang w:val="la-Latn"/>
        </w:rPr>
        <w:t xml:space="preserve"> nullus sine permisso</w:t>
      </w:r>
      <w:r w:rsidR="00360346" w:rsidRPr="007A06F5">
        <w:rPr>
          <w:lang w:val="la-Latn"/>
        </w:rPr>
        <w:t xml:space="preserve"> </w:t>
      </w:r>
      <w:r w:rsidR="00C57BDA" w:rsidRPr="007A06F5">
        <w:rPr>
          <w:lang w:val="la-Latn"/>
        </w:rPr>
        <w:t xml:space="preserve">regio bruniam vel arma </w:t>
      </w:r>
      <w:r w:rsidRPr="007A06F5">
        <w:rPr>
          <w:lang w:val="la-Latn"/>
        </w:rPr>
        <w:t>extraneo dare aut vendere praesumat</w:t>
      </w:r>
      <w:r w:rsidR="00C57BDA" w:rsidRPr="007A06F5">
        <w:rPr>
          <w:lang w:val="la-Latn"/>
        </w:rPr>
        <w:t>', et in eodem libro</w:t>
      </w:r>
      <w:r w:rsidR="00360346" w:rsidRPr="007A06F5">
        <w:rPr>
          <w:lang w:val="la-Latn"/>
        </w:rPr>
        <w:t xml:space="preserve">, </w:t>
      </w:r>
      <w:r w:rsidR="00C57BDA" w:rsidRPr="007A06F5">
        <w:rPr>
          <w:lang w:val="la-Latn"/>
        </w:rPr>
        <w:t>capitulo VI</w:t>
      </w:r>
      <w:r w:rsidR="008E2A6B" w:rsidRPr="007A06F5">
        <w:rPr>
          <w:lang w:val="la-Latn"/>
        </w:rPr>
        <w:t xml:space="preserve">. </w:t>
      </w:r>
      <w:r w:rsidR="00C57BDA" w:rsidRPr="007A06F5">
        <w:rPr>
          <w:lang w:val="la-Latn"/>
        </w:rPr>
        <w:t>designata sunt</w:t>
      </w:r>
      <w:r w:rsidR="00360346" w:rsidRPr="007A06F5">
        <w:rPr>
          <w:lang w:val="la-Latn"/>
        </w:rPr>
        <w:t xml:space="preserve"> </w:t>
      </w:r>
      <w:r w:rsidR="00C57BDA" w:rsidRPr="007A06F5">
        <w:rPr>
          <w:lang w:val="la-Latn"/>
        </w:rPr>
        <w:t>loca regni</w:t>
      </w:r>
      <w:r w:rsidR="00360346" w:rsidRPr="007A06F5">
        <w:rPr>
          <w:lang w:val="la-Latn"/>
        </w:rPr>
        <w:t xml:space="preserve">, </w:t>
      </w:r>
      <w:r w:rsidRPr="007A06F5">
        <w:rPr>
          <w:lang w:val="la-Latn"/>
        </w:rPr>
        <w:t xml:space="preserve">usque ad quae </w:t>
      </w:r>
      <w:r w:rsidR="00C57BDA" w:rsidRPr="007A06F5">
        <w:rPr>
          <w:lang w:val="la-Latn"/>
        </w:rPr>
        <w:t>negotiatores ' brunias et arma ad venundandum portare et vendere debeant</w:t>
      </w:r>
      <w:r w:rsidR="008E2A6B" w:rsidRPr="007A06F5">
        <w:rPr>
          <w:lang w:val="la-Latn"/>
        </w:rPr>
        <w:t xml:space="preserve">; </w:t>
      </w:r>
      <w:r w:rsidRPr="007A06F5">
        <w:rPr>
          <w:lang w:val="la-Latn"/>
        </w:rPr>
        <w:t xml:space="preserve">quod </w:t>
      </w:r>
      <w:r w:rsidR="00C57BDA" w:rsidRPr="007A06F5">
        <w:rPr>
          <w:lang w:val="la-Latn"/>
        </w:rPr>
        <w:t>si inventi fuerint ultra portantes aut venundantes</w:t>
      </w:r>
      <w:r w:rsidR="00360346" w:rsidRPr="007A06F5">
        <w:rPr>
          <w:lang w:val="la-Latn"/>
        </w:rPr>
        <w:t xml:space="preserve">, </w:t>
      </w:r>
      <w:r w:rsidR="00C57BDA" w:rsidRPr="007A06F5">
        <w:rPr>
          <w:lang w:val="la-Latn"/>
        </w:rPr>
        <w:t>ut om</w:t>
      </w:r>
      <w:r w:rsidRPr="007A06F5">
        <w:rPr>
          <w:lang w:val="la-Latn"/>
        </w:rPr>
        <w:t xml:space="preserve">nis substantia eorum auferatur </w:t>
      </w:r>
      <w:r w:rsidR="00C57BDA" w:rsidRPr="007A06F5">
        <w:rPr>
          <w:lang w:val="la-Latn"/>
        </w:rPr>
        <w:t>ab eis</w:t>
      </w:r>
      <w:r w:rsidR="00360346" w:rsidRPr="007A06F5">
        <w:rPr>
          <w:lang w:val="la-Latn"/>
        </w:rPr>
        <w:t xml:space="preserve">, </w:t>
      </w:r>
      <w:r w:rsidR="00C57BDA" w:rsidRPr="007A06F5">
        <w:rPr>
          <w:lang w:val="la-Latn"/>
        </w:rPr>
        <w:t>dimidia quidem pars partibus palatii</w:t>
      </w:r>
      <w:r w:rsidR="00360346" w:rsidRPr="007A06F5">
        <w:rPr>
          <w:lang w:val="la-Latn"/>
        </w:rPr>
        <w:t xml:space="preserve">, </w:t>
      </w:r>
      <w:r w:rsidR="00C57BDA" w:rsidRPr="007A06F5">
        <w:rPr>
          <w:lang w:val="la-Latn"/>
        </w:rPr>
        <w:t>alia</w:t>
      </w:r>
      <w:r w:rsidR="00360346" w:rsidRPr="007A06F5">
        <w:rPr>
          <w:lang w:val="la-Latn"/>
        </w:rPr>
        <w:t xml:space="preserve"> </w:t>
      </w:r>
      <w:r w:rsidR="00C57BDA" w:rsidRPr="007A06F5">
        <w:rPr>
          <w:lang w:val="la-Latn"/>
        </w:rPr>
        <w:t>ver</w:t>
      </w:r>
      <w:r w:rsidRPr="007A06F5">
        <w:rPr>
          <w:lang w:val="la-Latn"/>
        </w:rPr>
        <w:t xml:space="preserve">o medietas inter missos regios </w:t>
      </w:r>
      <w:r w:rsidR="00C57BDA" w:rsidRPr="007A06F5">
        <w:rPr>
          <w:lang w:val="la-Latn"/>
        </w:rPr>
        <w:t>et inventorem dividatur '; quia peccatis nostris exigentibus in nostra vicinia</w:t>
      </w:r>
      <w:r w:rsidR="00360346" w:rsidRPr="007A06F5">
        <w:rPr>
          <w:lang w:val="la-Latn"/>
        </w:rPr>
        <w:t xml:space="preserve"> </w:t>
      </w:r>
      <w:r w:rsidRPr="007A06F5">
        <w:rPr>
          <w:lang w:val="la-Latn"/>
        </w:rPr>
        <w:t>Nort</w:t>
      </w:r>
      <w:r w:rsidR="00C57BDA" w:rsidRPr="007A06F5">
        <w:rPr>
          <w:lang w:val="la-Latn"/>
        </w:rPr>
        <w:t>manni deveniunt</w:t>
      </w:r>
      <w:r w:rsidR="00D9225B" w:rsidRPr="007A06F5">
        <w:rPr>
          <w:lang w:val="la-Latn"/>
        </w:rPr>
        <w:t xml:space="preserve"> </w:t>
      </w:r>
      <w:r w:rsidR="00C57BDA" w:rsidRPr="007A06F5">
        <w:rPr>
          <w:lang w:val="la-Latn"/>
        </w:rPr>
        <w:t>et eis a nostris bruniae et arma atque caballi aut</w:t>
      </w:r>
      <w:r w:rsidR="00360346" w:rsidRPr="007A06F5">
        <w:rPr>
          <w:lang w:val="la-Latn"/>
        </w:rPr>
        <w:t xml:space="preserve"> </w:t>
      </w:r>
      <w:r w:rsidRPr="007A06F5">
        <w:rPr>
          <w:lang w:val="la-Latn"/>
        </w:rPr>
        <w:t>pro redemp</w:t>
      </w:r>
      <w:r w:rsidR="00C57BDA" w:rsidRPr="007A06F5">
        <w:rPr>
          <w:lang w:val="la-Latn"/>
        </w:rPr>
        <w:t>tione dantur aut pro pretii cupiditate venundantur</w:t>
      </w:r>
      <w:r w:rsidR="008E2A6B" w:rsidRPr="007A06F5">
        <w:rPr>
          <w:lang w:val="la-Latn"/>
        </w:rPr>
        <w:t xml:space="preserve">; </w:t>
      </w:r>
      <w:r w:rsidRPr="007A06F5">
        <w:rPr>
          <w:lang w:val="la-Latn"/>
        </w:rPr>
        <w:t>cum pro redemptione unius homi</w:t>
      </w:r>
      <w:r w:rsidR="00C57BDA" w:rsidRPr="007A06F5">
        <w:rPr>
          <w:lang w:val="la-Latn"/>
        </w:rPr>
        <w:t>nis ista donantur vel pro pauco pretio venundantur</w:t>
      </w:r>
      <w:r w:rsidR="00360346" w:rsidRPr="007A06F5">
        <w:rPr>
          <w:lang w:val="la-Latn"/>
        </w:rPr>
        <w:t xml:space="preserve">, </w:t>
      </w:r>
      <w:r w:rsidRPr="007A06F5">
        <w:rPr>
          <w:lang w:val="la-Latn"/>
        </w:rPr>
        <w:t xml:space="preserve">per hoc auxilium illis contra nos praestitum </w:t>
      </w:r>
      <w:r w:rsidR="00C57BDA" w:rsidRPr="007A06F5">
        <w:rPr>
          <w:lang w:val="la-Latn"/>
        </w:rPr>
        <w:t>et regni nostri maximum fit detrime</w:t>
      </w:r>
      <w:r w:rsidRPr="007A06F5">
        <w:rPr>
          <w:lang w:val="la-Latn"/>
        </w:rPr>
        <w:t xml:space="preserve">ntum et multae Dei a ecclesiae </w:t>
      </w:r>
      <w:r w:rsidR="00C57BDA" w:rsidRPr="007A06F5">
        <w:rPr>
          <w:lang w:val="la-Latn"/>
        </w:rPr>
        <w:t>destruuntur et quamplurimi christiani depraedantur e</w:t>
      </w:r>
      <w:r w:rsidRPr="007A06F5">
        <w:rPr>
          <w:lang w:val="la-Latn"/>
        </w:rPr>
        <w:t xml:space="preserve">t facultates ecclesiasticae et </w:t>
      </w:r>
      <w:r w:rsidR="00C57BDA" w:rsidRPr="007A06F5">
        <w:rPr>
          <w:lang w:val="la-Latn"/>
        </w:rPr>
        <w:t>regni exhauriuntur</w:t>
      </w:r>
      <w:r w:rsidR="00D9225B" w:rsidRPr="007A06F5">
        <w:rPr>
          <w:lang w:val="la-Latn"/>
        </w:rPr>
        <w:t xml:space="preserve">: </w:t>
      </w:r>
      <w:r w:rsidR="00C57BDA" w:rsidRPr="007A06F5">
        <w:rPr>
          <w:lang w:val="la-Latn"/>
        </w:rPr>
        <w:t>propterea una cum consensu atq</w:t>
      </w:r>
      <w:r w:rsidRPr="007A06F5">
        <w:rPr>
          <w:lang w:val="la-Latn"/>
        </w:rPr>
        <w:t xml:space="preserve">ue consilio nostrorum fidelium </w:t>
      </w:r>
      <w:r w:rsidR="00C57BDA" w:rsidRPr="007A06F5">
        <w:rPr>
          <w:lang w:val="la-Latn"/>
        </w:rPr>
        <w:t>constituimus</w:t>
      </w:r>
      <w:r w:rsidR="00360346" w:rsidRPr="007A06F5">
        <w:rPr>
          <w:lang w:val="la-Latn"/>
        </w:rPr>
        <w:t xml:space="preserve">, </w:t>
      </w:r>
      <w:r w:rsidRPr="007A06F5">
        <w:rPr>
          <w:lang w:val="la-Latn"/>
        </w:rPr>
        <w:t>ut</w:t>
      </w:r>
      <w:r w:rsidR="00360346" w:rsidRPr="007A06F5">
        <w:rPr>
          <w:lang w:val="la-Latn"/>
        </w:rPr>
        <w:t xml:space="preserve">, </w:t>
      </w:r>
      <w:r w:rsidR="00C57BDA" w:rsidRPr="007A06F5">
        <w:rPr>
          <w:lang w:val="la-Latn"/>
        </w:rPr>
        <w:t>quicumque post proximas Iulii</w:t>
      </w:r>
      <w:r w:rsidR="00360346" w:rsidRPr="007A06F5">
        <w:rPr>
          <w:lang w:val="la-Latn"/>
        </w:rPr>
        <w:t xml:space="preserve"> </w:t>
      </w:r>
      <w:r w:rsidRPr="007A06F5">
        <w:rPr>
          <w:lang w:val="la-Latn"/>
        </w:rPr>
        <w:t>Kalendas huius duodecimae in</w:t>
      </w:r>
      <w:r w:rsidR="00C57BDA" w:rsidRPr="007A06F5">
        <w:rPr>
          <w:lang w:val="la-Latn"/>
        </w:rPr>
        <w:t>dictionis Nortmannis</w:t>
      </w:r>
      <w:r w:rsidR="00360346" w:rsidRPr="007A06F5">
        <w:rPr>
          <w:lang w:val="la-Latn"/>
        </w:rPr>
        <w:t xml:space="preserve"> </w:t>
      </w:r>
      <w:r w:rsidR="00C57BDA" w:rsidRPr="007A06F5">
        <w:rPr>
          <w:lang w:val="la-Latn"/>
        </w:rPr>
        <w:t>quocumque ingenio vel pro redem</w:t>
      </w:r>
      <w:r w:rsidRPr="007A06F5">
        <w:rPr>
          <w:lang w:val="la-Latn"/>
        </w:rPr>
        <w:t xml:space="preserve">ptione vel pro aliquo pretio </w:t>
      </w:r>
      <w:r w:rsidR="00C57BDA" w:rsidRPr="007A06F5">
        <w:rPr>
          <w:lang w:val="la-Latn"/>
        </w:rPr>
        <w:t>bruniam vel quaecumque arma aut caballum donaverit</w:t>
      </w:r>
      <w:r w:rsidR="00360346" w:rsidRPr="007A06F5">
        <w:rPr>
          <w:lang w:val="la-Latn"/>
        </w:rPr>
        <w:t xml:space="preserve">, </w:t>
      </w:r>
      <w:r w:rsidRPr="007A06F5">
        <w:rPr>
          <w:lang w:val="la-Latn"/>
        </w:rPr>
        <w:t>sicut proditor patriae et expositor</w:t>
      </w:r>
      <w:r w:rsidR="00C57BDA" w:rsidRPr="007A06F5">
        <w:rPr>
          <w:lang w:val="la-Latn"/>
        </w:rPr>
        <w:t>* christianitatis ad perditionem gentilitati sine</w:t>
      </w:r>
      <w:r w:rsidR="00360346" w:rsidRPr="007A06F5">
        <w:rPr>
          <w:lang w:val="la-Latn"/>
        </w:rPr>
        <w:t xml:space="preserve"> </w:t>
      </w:r>
      <w:r w:rsidR="00C57BDA" w:rsidRPr="007A06F5">
        <w:rPr>
          <w:lang w:val="la-Latn"/>
        </w:rPr>
        <w:t>ulla retractione</w:t>
      </w:r>
      <w:r w:rsidR="00360346" w:rsidRPr="007A06F5">
        <w:rPr>
          <w:lang w:val="la-Latn"/>
        </w:rPr>
        <w:t xml:space="preserve"> </w:t>
      </w:r>
      <w:r w:rsidR="00C57BDA" w:rsidRPr="007A06F5">
        <w:rPr>
          <w:lang w:val="la-Latn"/>
        </w:rPr>
        <w:t>vel</w:t>
      </w:r>
      <w:r w:rsidR="00360346" w:rsidRPr="007A06F5">
        <w:rPr>
          <w:lang w:val="la-Latn"/>
        </w:rPr>
        <w:t xml:space="preserve"> </w:t>
      </w:r>
      <w:r w:rsidRPr="007A06F5">
        <w:rPr>
          <w:lang w:val="la-Latn"/>
        </w:rPr>
        <w:t>re</w:t>
      </w:r>
      <w:r w:rsidR="00C57BDA" w:rsidRPr="007A06F5">
        <w:rPr>
          <w:lang w:val="la-Latn"/>
        </w:rPr>
        <w:t>demptione de vita componat</w:t>
      </w:r>
      <w:r w:rsidR="008E2A6B" w:rsidRPr="007A06F5">
        <w:rPr>
          <w:lang w:val="la-Latn"/>
        </w:rPr>
        <w:t xml:space="preserve">. </w:t>
      </w:r>
      <w:r w:rsidR="00C57BDA" w:rsidRPr="007A06F5">
        <w:rPr>
          <w:lang w:val="la-Latn"/>
        </w:rPr>
        <w:t>Quae omnia omnibus</w:t>
      </w:r>
      <w:r w:rsidRPr="007A06F5">
        <w:rPr>
          <w:lang w:val="la-Latn"/>
        </w:rPr>
        <w:t xml:space="preserve"> citissime a missis nostris et </w:t>
      </w:r>
      <w:r w:rsidR="00C57BDA" w:rsidRPr="007A06F5">
        <w:rPr>
          <w:lang w:val="la-Latn"/>
        </w:rPr>
        <w:t>comitibus nota fiant i</w:t>
      </w:r>
      <w:r w:rsidR="00360346" w:rsidRPr="007A06F5">
        <w:rPr>
          <w:lang w:val="la-Latn"/>
        </w:rPr>
        <w:t xml:space="preserve">, </w:t>
      </w:r>
      <w:r w:rsidR="00C57BDA" w:rsidRPr="007A06F5">
        <w:rPr>
          <w:lang w:val="la-Latn"/>
        </w:rPr>
        <w:t>ne de ignorantia se excusare valeant</w:t>
      </w:r>
      <w:r w:rsidR="008E2A6B" w:rsidRPr="007A06F5">
        <w:rPr>
          <w:lang w:val="la-Latn"/>
        </w:rPr>
        <w:t xml:space="preserve">. </w:t>
      </w:r>
    </w:p>
    <w:p w14:paraId="5A795ED4" w14:textId="06B99C8C" w:rsidR="00C57BDA" w:rsidRPr="007A06F5" w:rsidRDefault="00C57BDA" w:rsidP="00E9104F">
      <w:pPr>
        <w:pStyle w:val="Normlnweb"/>
        <w:numPr>
          <w:ilvl w:val="0"/>
          <w:numId w:val="57"/>
        </w:numPr>
        <w:rPr>
          <w:lang w:val="la-Latn"/>
        </w:rPr>
      </w:pPr>
      <w:r w:rsidRPr="007A06F5">
        <w:rPr>
          <w:lang w:val="la-Latn"/>
        </w:rPr>
        <w:t>Ut pagenses Franci</w:t>
      </w:r>
      <w:r w:rsidR="00360346" w:rsidRPr="007A06F5">
        <w:rPr>
          <w:lang w:val="la-Latn"/>
        </w:rPr>
        <w:t xml:space="preserve">, </w:t>
      </w:r>
      <w:r w:rsidRPr="007A06F5">
        <w:rPr>
          <w:lang w:val="la-Latn"/>
        </w:rPr>
        <w:t>qui caballos habent vel habere possunt</w:t>
      </w:r>
      <w:r w:rsidR="00360346" w:rsidRPr="007A06F5">
        <w:rPr>
          <w:lang w:val="la-Latn"/>
        </w:rPr>
        <w:t xml:space="preserve">, </w:t>
      </w:r>
      <w:r w:rsidRPr="007A06F5">
        <w:rPr>
          <w:lang w:val="la-Latn"/>
        </w:rPr>
        <w:t>cum s</w:t>
      </w:r>
      <w:r w:rsidR="00FE3F3C" w:rsidRPr="007A06F5">
        <w:rPr>
          <w:lang w:val="la-Latn"/>
        </w:rPr>
        <w:t xml:space="preserve">uis </w:t>
      </w:r>
      <w:r w:rsidRPr="007A06F5">
        <w:rPr>
          <w:lang w:val="la-Latn"/>
        </w:rPr>
        <w:t>comitibus</w:t>
      </w:r>
      <w:r w:rsidR="00360346" w:rsidRPr="007A06F5">
        <w:rPr>
          <w:lang w:val="la-Latn"/>
        </w:rPr>
        <w:t xml:space="preserve"> </w:t>
      </w:r>
      <w:r w:rsidRPr="007A06F5">
        <w:rPr>
          <w:lang w:val="la-Latn"/>
        </w:rPr>
        <w:t>in hostem pergant</w:t>
      </w:r>
      <w:r w:rsidR="008E2A6B" w:rsidRPr="007A06F5">
        <w:rPr>
          <w:lang w:val="la-Latn"/>
        </w:rPr>
        <w:t xml:space="preserve">; </w:t>
      </w:r>
      <w:r w:rsidRPr="007A06F5">
        <w:rPr>
          <w:lang w:val="la-Latn"/>
        </w:rPr>
        <w:t>et nullus per violent</w:t>
      </w:r>
      <w:r w:rsidR="00FE3F3C" w:rsidRPr="007A06F5">
        <w:rPr>
          <w:lang w:val="la-Latn"/>
        </w:rPr>
        <w:t>iam vel per aliquod malum in</w:t>
      </w:r>
      <w:r w:rsidRPr="007A06F5">
        <w:rPr>
          <w:lang w:val="la-Latn"/>
        </w:rPr>
        <w:t>genium aut per quamcumque indebitam</w:t>
      </w:r>
      <w:r w:rsidR="00360346" w:rsidRPr="007A06F5">
        <w:rPr>
          <w:lang w:val="la-Latn"/>
        </w:rPr>
        <w:t xml:space="preserve"> </w:t>
      </w:r>
      <w:r w:rsidRPr="007A06F5">
        <w:rPr>
          <w:lang w:val="la-Latn"/>
        </w:rPr>
        <w:t>oppressione</w:t>
      </w:r>
      <w:r w:rsidR="00FE3F3C" w:rsidRPr="007A06F5">
        <w:rPr>
          <w:lang w:val="la-Latn"/>
        </w:rPr>
        <w:t xml:space="preserve">m talibus Francis suas res aut </w:t>
      </w:r>
      <w:r w:rsidRPr="007A06F5">
        <w:rPr>
          <w:lang w:val="la-Latn"/>
        </w:rPr>
        <w:t>caballos tollat</w:t>
      </w:r>
      <w:r w:rsidR="00360346" w:rsidRPr="007A06F5">
        <w:rPr>
          <w:lang w:val="la-Latn"/>
        </w:rPr>
        <w:t xml:space="preserve">, </w:t>
      </w:r>
      <w:r w:rsidRPr="007A06F5">
        <w:rPr>
          <w:lang w:val="la-Latn"/>
        </w:rPr>
        <w:t>ut hostem facere et debitos parav</w:t>
      </w:r>
      <w:r w:rsidR="00FE3F3C" w:rsidRPr="007A06F5">
        <w:rPr>
          <w:lang w:val="la-Latn"/>
        </w:rPr>
        <w:t>eredos secundum antiquam con</w:t>
      </w:r>
      <w:r w:rsidRPr="007A06F5">
        <w:rPr>
          <w:lang w:val="la-Latn"/>
        </w:rPr>
        <w:t>suetudinem nobis exsolvere non possint</w:t>
      </w:r>
      <w:r w:rsidR="00360346" w:rsidRPr="007A06F5">
        <w:rPr>
          <w:lang w:val="la-Latn"/>
        </w:rPr>
        <w:t xml:space="preserve">, </w:t>
      </w:r>
      <w:r w:rsidRPr="007A06F5">
        <w:rPr>
          <w:lang w:val="la-Latn"/>
        </w:rPr>
        <w:t>neque co</w:t>
      </w:r>
      <w:r w:rsidR="00FE3F3C" w:rsidRPr="007A06F5">
        <w:rPr>
          <w:lang w:val="la-Latn"/>
        </w:rPr>
        <w:t xml:space="preserve">mes neque aliquis minister rei </w:t>
      </w:r>
      <w:r w:rsidRPr="007A06F5">
        <w:rPr>
          <w:lang w:val="la-Latn"/>
        </w:rPr>
        <w:t>publicae</w:t>
      </w:r>
      <w:r w:rsidR="008E2A6B" w:rsidRPr="007A06F5">
        <w:rPr>
          <w:lang w:val="la-Latn"/>
        </w:rPr>
        <w:t xml:space="preserve">. </w:t>
      </w:r>
      <w:r w:rsidRPr="007A06F5">
        <w:rPr>
          <w:lang w:val="la-Latn"/>
        </w:rPr>
        <w:t>Quodsi fecisse aliquis eorum comprobatus fuerit</w:t>
      </w:r>
      <w:r w:rsidR="00360346" w:rsidRPr="007A06F5">
        <w:rPr>
          <w:lang w:val="la-Latn"/>
        </w:rPr>
        <w:t xml:space="preserve">, </w:t>
      </w:r>
      <w:r w:rsidR="00FE3F3C" w:rsidRPr="007A06F5">
        <w:rPr>
          <w:lang w:val="la-Latn"/>
        </w:rPr>
        <w:t>sic hoc cogatur com</w:t>
      </w:r>
      <w:r w:rsidRPr="007A06F5">
        <w:rPr>
          <w:lang w:val="la-Latn"/>
        </w:rPr>
        <w:t>ponere</w:t>
      </w:r>
      <w:r w:rsidR="00360346" w:rsidRPr="007A06F5">
        <w:rPr>
          <w:lang w:val="la-Latn"/>
        </w:rPr>
        <w:t xml:space="preserve">, </w:t>
      </w:r>
      <w:r w:rsidRPr="007A06F5">
        <w:rPr>
          <w:lang w:val="la-Latn"/>
        </w:rPr>
        <w:t>sicut de illis est constitutum in capitularibus regiis</w:t>
      </w:r>
      <w:r w:rsidR="00360346" w:rsidRPr="007A06F5">
        <w:rPr>
          <w:lang w:val="la-Latn"/>
        </w:rPr>
        <w:t xml:space="preserve">, </w:t>
      </w:r>
      <w:r w:rsidRPr="007A06F5">
        <w:rPr>
          <w:lang w:val="la-Latn"/>
        </w:rPr>
        <w:t>qui tortum in suo comitatu vel ministerio faciunt</w:t>
      </w:r>
      <w:r w:rsidR="008E2A6B" w:rsidRPr="007A06F5">
        <w:rPr>
          <w:lang w:val="la-Latn"/>
        </w:rPr>
        <w:t xml:space="preserve">. </w:t>
      </w:r>
    </w:p>
    <w:p w14:paraId="34AA7C56" w14:textId="19B762A8" w:rsidR="00F53A7C" w:rsidRPr="007A06F5" w:rsidRDefault="00C57BDA"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iuxta</w:t>
      </w:r>
      <w:r w:rsidR="00360346" w:rsidRPr="007A06F5">
        <w:rPr>
          <w:lang w:val="la-Latn"/>
        </w:rPr>
        <w:t xml:space="preserve"> </w:t>
      </w:r>
      <w:r w:rsidRPr="007A06F5">
        <w:rPr>
          <w:lang w:val="la-Latn"/>
        </w:rPr>
        <w:t>regium capitulare</w:t>
      </w:r>
      <w:r w:rsidR="00360346" w:rsidRPr="007A06F5">
        <w:rPr>
          <w:lang w:val="la-Latn"/>
        </w:rPr>
        <w:t xml:space="preserve">, </w:t>
      </w:r>
      <w:r w:rsidRPr="007A06F5">
        <w:rPr>
          <w:lang w:val="la-Latn"/>
        </w:rPr>
        <w:t>quod domnus et genitor noster anno XVI</w:t>
      </w:r>
      <w:r w:rsidR="008E2A6B" w:rsidRPr="007A06F5">
        <w:rPr>
          <w:lang w:val="la-Latn"/>
        </w:rPr>
        <w:t xml:space="preserve">. </w:t>
      </w:r>
      <w:r w:rsidRPr="007A06F5">
        <w:rPr>
          <w:lang w:val="la-Latn"/>
        </w:rPr>
        <w:t>regni sui capitulo VII</w:t>
      </w:r>
      <w:r w:rsidR="008E2A6B" w:rsidRPr="007A06F5">
        <w:rPr>
          <w:lang w:val="la-Latn"/>
        </w:rPr>
        <w:t xml:space="preserve">. </w:t>
      </w:r>
      <w:r w:rsidRPr="007A06F5">
        <w:rPr>
          <w:lang w:val="la-Latn"/>
        </w:rPr>
        <w:t>constituit</w:t>
      </w:r>
      <w:r w:rsidR="00360346" w:rsidRPr="007A06F5">
        <w:rPr>
          <w:lang w:val="la-Latn"/>
        </w:rPr>
        <w:t xml:space="preserve">, </w:t>
      </w:r>
      <w:r w:rsidRPr="007A06F5">
        <w:rPr>
          <w:lang w:val="la-Latn"/>
        </w:rPr>
        <w:t>comites vel</w:t>
      </w:r>
      <w:r w:rsidR="00360346" w:rsidRPr="007A06F5">
        <w:rPr>
          <w:lang w:val="la-Latn"/>
        </w:rPr>
        <w:t xml:space="preserve"> </w:t>
      </w:r>
      <w:r w:rsidRPr="007A06F5">
        <w:rPr>
          <w:lang w:val="la-Latn"/>
        </w:rPr>
        <w:t>missi nostri diligenter inquirant</w:t>
      </w:r>
      <w:r w:rsidR="00360346" w:rsidRPr="007A06F5">
        <w:rPr>
          <w:lang w:val="la-Latn"/>
        </w:rPr>
        <w:t xml:space="preserve">, </w:t>
      </w:r>
      <w:r w:rsidRPr="007A06F5">
        <w:rPr>
          <w:lang w:val="la-Latn"/>
        </w:rPr>
        <w:t>quanti homines liberi in singulis comitatibus maneant</w:t>
      </w:r>
      <w:r w:rsidR="00360346" w:rsidRPr="007A06F5">
        <w:rPr>
          <w:lang w:val="la-Latn"/>
        </w:rPr>
        <w:t xml:space="preserve">, </w:t>
      </w:r>
      <w:r w:rsidRPr="007A06F5">
        <w:rPr>
          <w:lang w:val="la-Latn"/>
        </w:rPr>
        <w:t>qui per se possunt e</w:t>
      </w:r>
      <w:r w:rsidR="00FE3F3C" w:rsidRPr="007A06F5">
        <w:rPr>
          <w:lang w:val="la-Latn"/>
        </w:rPr>
        <w:t>xpedi</w:t>
      </w:r>
      <w:r w:rsidRPr="007A06F5">
        <w:rPr>
          <w:lang w:val="la-Latn"/>
        </w:rPr>
        <w:t>tionem</w:t>
      </w:r>
      <w:r w:rsidR="00360346" w:rsidRPr="007A06F5">
        <w:rPr>
          <w:lang w:val="la-Latn"/>
        </w:rPr>
        <w:t xml:space="preserve"> </w:t>
      </w:r>
      <w:r w:rsidRPr="007A06F5">
        <w:rPr>
          <w:lang w:val="la-Latn"/>
        </w:rPr>
        <w:t>facere</w:t>
      </w:r>
      <w:r w:rsidR="00360346" w:rsidRPr="007A06F5">
        <w:rPr>
          <w:lang w:val="la-Latn"/>
        </w:rPr>
        <w:t xml:space="preserve">, </w:t>
      </w:r>
      <w:r w:rsidRPr="007A06F5">
        <w:rPr>
          <w:lang w:val="la-Latn"/>
        </w:rPr>
        <w:t>vel quanti de his</w:t>
      </w:r>
      <w:r w:rsidR="00360346" w:rsidRPr="007A06F5">
        <w:rPr>
          <w:lang w:val="la-Latn"/>
        </w:rPr>
        <w:t xml:space="preserve">, </w:t>
      </w:r>
      <w:r w:rsidRPr="007A06F5">
        <w:rPr>
          <w:lang w:val="la-Latn"/>
        </w:rPr>
        <w:t>quibus unus alium adiuvet</w:t>
      </w:r>
      <w:r w:rsidR="00360346" w:rsidRPr="007A06F5">
        <w:rPr>
          <w:lang w:val="la-Latn"/>
        </w:rPr>
        <w:t xml:space="preserve">, </w:t>
      </w:r>
      <w:r w:rsidRPr="007A06F5">
        <w:rPr>
          <w:lang w:val="la-Latn"/>
        </w:rPr>
        <w:t>quanti etiam de his</w:t>
      </w:r>
      <w:r w:rsidR="00360346" w:rsidRPr="007A06F5">
        <w:rPr>
          <w:lang w:val="la-Latn"/>
        </w:rPr>
        <w:t xml:space="preserve">, </w:t>
      </w:r>
      <w:r w:rsidRPr="007A06F5">
        <w:rPr>
          <w:lang w:val="la-Latn"/>
        </w:rPr>
        <w:t>qui a duobus tertius adiuvetur vel</w:t>
      </w:r>
      <w:r w:rsidR="00360346" w:rsidRPr="007A06F5">
        <w:rPr>
          <w:lang w:val="la-Latn"/>
        </w:rPr>
        <w:t xml:space="preserve"> </w:t>
      </w:r>
      <w:r w:rsidRPr="007A06F5">
        <w:rPr>
          <w:lang w:val="la-Latn"/>
        </w:rPr>
        <w:t>praeparetur s</w:t>
      </w:r>
      <w:r w:rsidR="00360346" w:rsidRPr="007A06F5">
        <w:rPr>
          <w:lang w:val="la-Latn"/>
        </w:rPr>
        <w:t xml:space="preserve">, </w:t>
      </w:r>
      <w:r w:rsidRPr="007A06F5">
        <w:rPr>
          <w:lang w:val="la-Latn"/>
        </w:rPr>
        <w:t>necnon de his</w:t>
      </w:r>
      <w:r w:rsidR="00360346" w:rsidRPr="007A06F5">
        <w:rPr>
          <w:lang w:val="la-Latn"/>
        </w:rPr>
        <w:t xml:space="preserve">, </w:t>
      </w:r>
      <w:r w:rsidR="00FE3F3C" w:rsidRPr="007A06F5">
        <w:rPr>
          <w:lang w:val="la-Latn"/>
        </w:rPr>
        <w:t xml:space="preserve">qui a tribus quartus </w:t>
      </w:r>
      <w:r w:rsidRPr="007A06F5">
        <w:rPr>
          <w:lang w:val="la-Latn"/>
        </w:rPr>
        <w:t>adiuvetur et</w:t>
      </w:r>
      <w:r w:rsidR="00360346" w:rsidRPr="007A06F5">
        <w:rPr>
          <w:lang w:val="la-Latn"/>
        </w:rPr>
        <w:t xml:space="preserve"> </w:t>
      </w:r>
      <w:r w:rsidRPr="007A06F5">
        <w:rPr>
          <w:lang w:val="la-Latn"/>
        </w:rPr>
        <w:t>praeparetur</w:t>
      </w:r>
      <w:r w:rsidR="00360346" w:rsidRPr="007A06F5">
        <w:rPr>
          <w:lang w:val="la-Latn"/>
        </w:rPr>
        <w:t xml:space="preserve">, </w:t>
      </w:r>
      <w:r w:rsidRPr="007A06F5">
        <w:rPr>
          <w:lang w:val="la-Latn"/>
        </w:rPr>
        <w:t>sive de his</w:t>
      </w:r>
      <w:r w:rsidR="00360346" w:rsidRPr="007A06F5">
        <w:rPr>
          <w:lang w:val="la-Latn"/>
        </w:rPr>
        <w:t xml:space="preserve">, </w:t>
      </w:r>
      <w:r w:rsidRPr="007A06F5">
        <w:rPr>
          <w:lang w:val="la-Latn"/>
        </w:rPr>
        <w:t>qui a quatuor quintus adiuvetur et praeparetur</w:t>
      </w:r>
      <w:r w:rsidR="00360346" w:rsidRPr="007A06F5">
        <w:rPr>
          <w:lang w:val="la-Latn"/>
        </w:rPr>
        <w:t xml:space="preserve">, </w:t>
      </w:r>
      <w:r w:rsidRPr="007A06F5">
        <w:rPr>
          <w:lang w:val="la-Latn"/>
        </w:rPr>
        <w:t>ut expeditionem exercitalem facere possint</w:t>
      </w:r>
      <w:r w:rsidR="00360346" w:rsidRPr="007A06F5">
        <w:rPr>
          <w:lang w:val="la-Latn"/>
        </w:rPr>
        <w:t xml:space="preserve">, </w:t>
      </w:r>
      <w:r w:rsidRPr="007A06F5">
        <w:rPr>
          <w:lang w:val="la-Latn"/>
        </w:rPr>
        <w:t>et eo</w:t>
      </w:r>
      <w:r w:rsidR="00FE3F3C" w:rsidRPr="007A06F5">
        <w:rPr>
          <w:lang w:val="la-Latn"/>
        </w:rPr>
        <w:t xml:space="preserve">rum summam ad nostram notitiam </w:t>
      </w:r>
      <w:r w:rsidRPr="007A06F5">
        <w:rPr>
          <w:lang w:val="la-Latn"/>
        </w:rPr>
        <w:t>deferant '; ut illi</w:t>
      </w:r>
      <w:r w:rsidR="00360346" w:rsidRPr="007A06F5">
        <w:rPr>
          <w:lang w:val="la-Latn"/>
        </w:rPr>
        <w:t xml:space="preserve">, </w:t>
      </w:r>
      <w:r w:rsidRPr="007A06F5">
        <w:rPr>
          <w:lang w:val="la-Latn"/>
        </w:rPr>
        <w:t>qui in hostem pergere non</w:t>
      </w:r>
      <w:r w:rsidR="00360346" w:rsidRPr="007A06F5">
        <w:rPr>
          <w:lang w:val="la-Latn"/>
        </w:rPr>
        <w:t xml:space="preserve"> </w:t>
      </w:r>
      <w:r w:rsidRPr="007A06F5">
        <w:rPr>
          <w:lang w:val="la-Latn"/>
        </w:rPr>
        <w:t>potuerint</w:t>
      </w:r>
      <w:r w:rsidR="00360346" w:rsidRPr="007A06F5">
        <w:rPr>
          <w:lang w:val="la-Latn"/>
        </w:rPr>
        <w:t xml:space="preserve">, </w:t>
      </w:r>
      <w:r w:rsidRPr="007A06F5">
        <w:rPr>
          <w:lang w:val="la-Latn"/>
        </w:rPr>
        <w:t xml:space="preserve">iuxta antiquam et aliarum </w:t>
      </w:r>
      <w:r w:rsidR="00F53A7C" w:rsidRPr="007A06F5">
        <w:rPr>
          <w:lang w:val="la-Latn"/>
        </w:rPr>
        <w:t>/ gentium consuetudinem ad</w:t>
      </w:r>
      <w:r w:rsidR="00360346" w:rsidRPr="007A06F5">
        <w:rPr>
          <w:lang w:val="la-Latn"/>
        </w:rPr>
        <w:t xml:space="preserve"> </w:t>
      </w:r>
      <w:r w:rsidR="00F53A7C" w:rsidRPr="007A06F5">
        <w:rPr>
          <w:lang w:val="la-Latn"/>
        </w:rPr>
        <w:t>civitates novas et p</w:t>
      </w:r>
      <w:r w:rsidR="00FE3F3C" w:rsidRPr="007A06F5">
        <w:rPr>
          <w:lang w:val="la-Latn"/>
        </w:rPr>
        <w:t>ontes ac transitus paludium ope</w:t>
      </w:r>
      <w:r w:rsidR="00F53A7C" w:rsidRPr="007A06F5">
        <w:rPr>
          <w:lang w:val="la-Latn"/>
        </w:rPr>
        <w:t>rentur et in civitate atque</w:t>
      </w:r>
      <w:r w:rsidR="00360346" w:rsidRPr="007A06F5">
        <w:rPr>
          <w:lang w:val="la-Latn"/>
        </w:rPr>
        <w:t xml:space="preserve"> </w:t>
      </w:r>
      <w:r w:rsidR="00F53A7C" w:rsidRPr="007A06F5">
        <w:rPr>
          <w:lang w:val="la-Latn"/>
        </w:rPr>
        <w:t>in marca</w:t>
      </w:r>
      <w:r w:rsidR="00D9225B" w:rsidRPr="007A06F5">
        <w:rPr>
          <w:lang w:val="la-Latn"/>
        </w:rPr>
        <w:t xml:space="preserve"> </w:t>
      </w:r>
      <w:r w:rsidR="00F53A7C" w:rsidRPr="007A06F5">
        <w:rPr>
          <w:lang w:val="la-Latn"/>
        </w:rPr>
        <w:t>wactas faciant</w:t>
      </w:r>
      <w:r w:rsidR="008E2A6B" w:rsidRPr="007A06F5">
        <w:rPr>
          <w:lang w:val="la-Latn"/>
        </w:rPr>
        <w:t xml:space="preserve">; </w:t>
      </w:r>
      <w:r w:rsidR="00FE3F3C" w:rsidRPr="007A06F5">
        <w:rPr>
          <w:lang w:val="la-Latn"/>
        </w:rPr>
        <w:t xml:space="preserve">ad defensionem patriae </w:t>
      </w:r>
      <w:r w:rsidR="00F53A7C" w:rsidRPr="007A06F5">
        <w:rPr>
          <w:lang w:val="la-Latn"/>
        </w:rPr>
        <w:t>omnes sine ulla excusatione veniant</w:t>
      </w:r>
      <w:r w:rsidR="008E2A6B" w:rsidRPr="007A06F5">
        <w:rPr>
          <w:lang w:val="la-Latn"/>
        </w:rPr>
        <w:t xml:space="preserve">. </w:t>
      </w:r>
      <w:r w:rsidR="00F53A7C" w:rsidRPr="007A06F5">
        <w:rPr>
          <w:lang w:val="la-Latn"/>
        </w:rPr>
        <w:t>Et qui de talibus hostem dimiserint</w:t>
      </w:r>
      <w:r w:rsidR="00360346" w:rsidRPr="007A06F5">
        <w:rPr>
          <w:lang w:val="la-Latn"/>
        </w:rPr>
        <w:t xml:space="preserve">, </w:t>
      </w:r>
      <w:r w:rsidR="00FE3F3C" w:rsidRPr="007A06F5">
        <w:rPr>
          <w:lang w:val="la-Latn"/>
        </w:rPr>
        <w:t xml:space="preserve">heri </w:t>
      </w:r>
      <w:r w:rsidR="00F53A7C" w:rsidRPr="007A06F5">
        <w:rPr>
          <w:lang w:val="la-Latn"/>
        </w:rPr>
        <w:t>bannum iuxta discretionem</w:t>
      </w:r>
      <w:r w:rsidR="00360346" w:rsidRPr="007A06F5">
        <w:rPr>
          <w:lang w:val="la-Latn"/>
        </w:rPr>
        <w:t xml:space="preserve">, </w:t>
      </w:r>
      <w:r w:rsidR="00F53A7C" w:rsidRPr="007A06F5">
        <w:rPr>
          <w:lang w:val="la-Latn"/>
        </w:rPr>
        <w:t>quae</w:t>
      </w:r>
      <w:r w:rsidR="00360346" w:rsidRPr="007A06F5">
        <w:rPr>
          <w:lang w:val="la-Latn"/>
        </w:rPr>
        <w:t xml:space="preserve"> </w:t>
      </w:r>
      <w:r w:rsidR="00F53A7C" w:rsidRPr="007A06F5">
        <w:rPr>
          <w:lang w:val="la-Latn"/>
        </w:rPr>
        <w:t xml:space="preserve">in progenitorum </w:t>
      </w:r>
      <w:r w:rsidR="00FE3F3C" w:rsidRPr="007A06F5">
        <w:rPr>
          <w:lang w:val="la-Latn"/>
        </w:rPr>
        <w:t>nostrorum tertio libro capi</w:t>
      </w:r>
      <w:r w:rsidR="00F53A7C" w:rsidRPr="007A06F5">
        <w:rPr>
          <w:lang w:val="la-Latn"/>
        </w:rPr>
        <w:t>tulorum</w:t>
      </w:r>
      <w:r w:rsidR="00360346" w:rsidRPr="007A06F5">
        <w:rPr>
          <w:lang w:val="la-Latn"/>
        </w:rPr>
        <w:t xml:space="preserve">, </w:t>
      </w:r>
      <w:r w:rsidR="00F53A7C" w:rsidRPr="007A06F5">
        <w:rPr>
          <w:lang w:val="la-Latn"/>
        </w:rPr>
        <w:t>capitulo XIV</w:t>
      </w:r>
      <w:r w:rsidR="008E2A6B" w:rsidRPr="007A06F5">
        <w:rPr>
          <w:lang w:val="la-Latn"/>
        </w:rPr>
        <w:t xml:space="preserve">. </w:t>
      </w:r>
      <w:r w:rsidR="00F53A7C" w:rsidRPr="007A06F5">
        <w:rPr>
          <w:lang w:val="la-Latn"/>
        </w:rPr>
        <w:lastRenderedPageBreak/>
        <w:t>continetur</w:t>
      </w:r>
      <w:r w:rsidR="00360346" w:rsidRPr="007A06F5">
        <w:rPr>
          <w:lang w:val="la-Latn"/>
        </w:rPr>
        <w:t xml:space="preserve">, </w:t>
      </w:r>
      <w:r w:rsidR="00F53A7C" w:rsidRPr="007A06F5">
        <w:rPr>
          <w:lang w:val="la-Latn"/>
        </w:rPr>
        <w:t>persolvant</w:t>
      </w:r>
      <w:r w:rsidR="008E2A6B" w:rsidRPr="007A06F5">
        <w:rPr>
          <w:lang w:val="la-Latn"/>
        </w:rPr>
        <w:t xml:space="preserve">. </w:t>
      </w:r>
      <w:r w:rsidR="00F53A7C" w:rsidRPr="007A06F5">
        <w:rPr>
          <w:lang w:val="la-Latn"/>
        </w:rPr>
        <w:t xml:space="preserve">Et </w:t>
      </w:r>
      <w:r w:rsidR="00FE3F3C" w:rsidRPr="007A06F5">
        <w:rPr>
          <w:lang w:val="la-Latn"/>
        </w:rPr>
        <w:t xml:space="preserve">qui ad defensionem patriae non </w:t>
      </w:r>
      <w:r w:rsidR="00F53A7C" w:rsidRPr="007A06F5">
        <w:rPr>
          <w:lang w:val="la-Latn"/>
        </w:rPr>
        <w:t>occurrerint</w:t>
      </w:r>
      <w:r w:rsidR="00360346" w:rsidRPr="007A06F5">
        <w:rPr>
          <w:lang w:val="la-Latn"/>
        </w:rPr>
        <w:t xml:space="preserve">, </w:t>
      </w:r>
      <w:r w:rsidR="00F53A7C" w:rsidRPr="007A06F5">
        <w:rPr>
          <w:lang w:val="la-Latn"/>
        </w:rPr>
        <w:t>secundum antiquam consuetudinem et capitulorum constitutionem iudicentur</w:t>
      </w:r>
      <w:r w:rsidR="008E2A6B" w:rsidRPr="007A06F5">
        <w:rPr>
          <w:lang w:val="la-Latn"/>
        </w:rPr>
        <w:t xml:space="preserve">. </w:t>
      </w:r>
    </w:p>
    <w:p w14:paraId="0CEFC12E" w14:textId="2B50788F" w:rsidR="00F53A7C" w:rsidRPr="007A06F5" w:rsidRDefault="00FE3F3C" w:rsidP="00E9104F">
      <w:pPr>
        <w:pStyle w:val="Normlnweb"/>
        <w:numPr>
          <w:ilvl w:val="0"/>
          <w:numId w:val="57"/>
        </w:numPr>
        <w:rPr>
          <w:lang w:val="la-Latn"/>
        </w:rPr>
      </w:pPr>
      <w:r w:rsidRPr="007A06F5">
        <w:rPr>
          <w:lang w:val="la-Latn"/>
        </w:rPr>
        <w:t xml:space="preserve">Ut </w:t>
      </w:r>
      <w:r w:rsidR="00F53A7C" w:rsidRPr="007A06F5">
        <w:rPr>
          <w:lang w:val="la-Latn"/>
        </w:rPr>
        <w:t>illi Franci</w:t>
      </w:r>
      <w:r w:rsidR="00360346" w:rsidRPr="007A06F5">
        <w:rPr>
          <w:lang w:val="la-Latn"/>
        </w:rPr>
        <w:t xml:space="preserve">, </w:t>
      </w:r>
      <w:r w:rsidR="00F53A7C" w:rsidRPr="007A06F5">
        <w:rPr>
          <w:lang w:val="la-Latn"/>
        </w:rPr>
        <w:t>qui censum de suo capi</w:t>
      </w:r>
      <w:r w:rsidRPr="007A06F5">
        <w:rPr>
          <w:lang w:val="la-Latn"/>
        </w:rPr>
        <w:t xml:space="preserve">te vel de suis rebus ad partem </w:t>
      </w:r>
      <w:r w:rsidR="00F53A7C" w:rsidRPr="007A06F5">
        <w:rPr>
          <w:lang w:val="la-Latn"/>
        </w:rPr>
        <w:t>regiam debent</w:t>
      </w:r>
      <w:r w:rsidR="00360346" w:rsidRPr="007A06F5">
        <w:rPr>
          <w:lang w:val="la-Latn"/>
        </w:rPr>
        <w:t xml:space="preserve">, </w:t>
      </w:r>
      <w:r w:rsidR="00F53A7C" w:rsidRPr="007A06F5">
        <w:rPr>
          <w:lang w:val="la-Latn"/>
        </w:rPr>
        <w:t>sine nostra licentia ad casam Dei vel ad alterius cuiuscumque</w:t>
      </w:r>
      <w:r w:rsidR="00360346" w:rsidRPr="007A06F5">
        <w:rPr>
          <w:lang w:val="la-Latn"/>
        </w:rPr>
        <w:t xml:space="preserve"> </w:t>
      </w:r>
      <w:r w:rsidR="00F53A7C" w:rsidRPr="007A06F5">
        <w:rPr>
          <w:lang w:val="la-Latn"/>
        </w:rPr>
        <w:t>servitium se non tradant</w:t>
      </w:r>
      <w:r w:rsidR="00360346" w:rsidRPr="007A06F5">
        <w:rPr>
          <w:lang w:val="la-Latn"/>
        </w:rPr>
        <w:t xml:space="preserve">, </w:t>
      </w:r>
      <w:r w:rsidR="00F53A7C" w:rsidRPr="007A06F5">
        <w:rPr>
          <w:lang w:val="la-Latn"/>
        </w:rPr>
        <w:t>ut res publica</w:t>
      </w:r>
      <w:r w:rsidR="00360346" w:rsidRPr="007A06F5">
        <w:rPr>
          <w:lang w:val="la-Latn"/>
        </w:rPr>
        <w:t xml:space="preserve">, </w:t>
      </w:r>
      <w:r w:rsidR="00F53A7C" w:rsidRPr="007A06F5">
        <w:rPr>
          <w:lang w:val="la-Latn"/>
        </w:rPr>
        <w:t>quod de</w:t>
      </w:r>
      <w:r w:rsidR="00360346" w:rsidRPr="007A06F5">
        <w:rPr>
          <w:lang w:val="la-Latn"/>
        </w:rPr>
        <w:t xml:space="preserve"> </w:t>
      </w:r>
      <w:r w:rsidR="00F53A7C" w:rsidRPr="007A06F5">
        <w:rPr>
          <w:lang w:val="la-Latn"/>
        </w:rPr>
        <w:t>illis habere debet</w:t>
      </w:r>
      <w:r w:rsidR="00360346" w:rsidRPr="007A06F5">
        <w:rPr>
          <w:lang w:val="la-Latn"/>
        </w:rPr>
        <w:t xml:space="preserve">, </w:t>
      </w:r>
      <w:r w:rsidR="00F53A7C" w:rsidRPr="007A06F5">
        <w:rPr>
          <w:lang w:val="la-Latn"/>
        </w:rPr>
        <w:t>non perdat</w:t>
      </w:r>
      <w:r w:rsidR="008E2A6B" w:rsidRPr="007A06F5">
        <w:rPr>
          <w:lang w:val="la-Latn"/>
        </w:rPr>
        <w:t xml:space="preserve">. </w:t>
      </w:r>
      <w:r w:rsidR="00F53A7C" w:rsidRPr="007A06F5">
        <w:rPr>
          <w:lang w:val="la-Latn"/>
        </w:rPr>
        <w:t xml:space="preserve">Quodsi aut seipsos aut res suas ad casam Dei aut ad </w:t>
      </w:r>
      <w:r w:rsidRPr="007A06F5">
        <w:rPr>
          <w:lang w:val="la-Latn"/>
        </w:rPr>
        <w:t xml:space="preserve">alterius cuiuscumque servitium </w:t>
      </w:r>
      <w:r w:rsidR="00F53A7C" w:rsidRPr="007A06F5">
        <w:rPr>
          <w:lang w:val="la-Latn"/>
        </w:rPr>
        <w:t>sine licentia nostra</w:t>
      </w:r>
      <w:r w:rsidR="00360346" w:rsidRPr="007A06F5">
        <w:rPr>
          <w:lang w:val="la-Latn"/>
        </w:rPr>
        <w:t xml:space="preserve"> </w:t>
      </w:r>
      <w:r w:rsidR="00F53A7C" w:rsidRPr="007A06F5">
        <w:rPr>
          <w:lang w:val="la-Latn"/>
        </w:rPr>
        <w:t>tradere e voluerint</w:t>
      </w:r>
      <w:r w:rsidR="00360346" w:rsidRPr="007A06F5">
        <w:rPr>
          <w:lang w:val="la-Latn"/>
        </w:rPr>
        <w:t xml:space="preserve">, </w:t>
      </w:r>
      <w:r w:rsidR="00F53A7C" w:rsidRPr="007A06F5">
        <w:rPr>
          <w:lang w:val="la-Latn"/>
        </w:rPr>
        <w:t>sicut in</w:t>
      </w:r>
      <w:r w:rsidR="00D9225B" w:rsidRPr="007A06F5">
        <w:rPr>
          <w:lang w:val="la-Latn"/>
        </w:rPr>
        <w:t xml:space="preserve">: </w:t>
      </w:r>
      <w:r w:rsidR="00F53A7C" w:rsidRPr="007A06F5">
        <w:rPr>
          <w:lang w:val="la-Latn"/>
        </w:rPr>
        <w:t>capitulari avi nostri continetur de his</w:t>
      </w:r>
      <w:r w:rsidR="00360346" w:rsidRPr="007A06F5">
        <w:rPr>
          <w:lang w:val="la-Latn"/>
        </w:rPr>
        <w:t xml:space="preserve">, </w:t>
      </w:r>
      <w:r w:rsidR="00F53A7C" w:rsidRPr="007A06F5">
        <w:rPr>
          <w:lang w:val="la-Latn"/>
        </w:rPr>
        <w:t>qui pro furto se in servitium tradere cupiunt</w:t>
      </w:r>
      <w:r w:rsidR="00360346" w:rsidRPr="007A06F5">
        <w:rPr>
          <w:lang w:val="la-Latn"/>
        </w:rPr>
        <w:t xml:space="preserve">, </w:t>
      </w:r>
      <w:r w:rsidR="00F53A7C" w:rsidRPr="007A06F5">
        <w:rPr>
          <w:lang w:val="la-Latn"/>
        </w:rPr>
        <w:t>c</w:t>
      </w:r>
      <w:r w:rsidRPr="007A06F5">
        <w:rPr>
          <w:lang w:val="la-Latn"/>
        </w:rPr>
        <w:t xml:space="preserve">omites vel vicarii hoc eis non </w:t>
      </w:r>
      <w:r w:rsidR="00F53A7C" w:rsidRPr="007A06F5">
        <w:rPr>
          <w:lang w:val="la-Latn"/>
        </w:rPr>
        <w:t>consentiant</w:t>
      </w:r>
      <w:r w:rsidR="00360346" w:rsidRPr="007A06F5">
        <w:rPr>
          <w:lang w:val="la-Latn"/>
        </w:rPr>
        <w:t xml:space="preserve">, </w:t>
      </w:r>
      <w:r w:rsidR="00F53A7C" w:rsidRPr="007A06F5">
        <w:rPr>
          <w:lang w:val="la-Latn"/>
        </w:rPr>
        <w:t>s</w:t>
      </w:r>
      <w:r w:rsidRPr="007A06F5">
        <w:rPr>
          <w:lang w:val="la-Latn"/>
        </w:rPr>
        <w:t>ed ex banno nostro prohibeant</w:t>
      </w:r>
      <w:r w:rsidR="008E2A6B" w:rsidRPr="007A06F5">
        <w:rPr>
          <w:lang w:val="la-Latn"/>
        </w:rPr>
        <w:t xml:space="preserve">. </w:t>
      </w:r>
      <w:r w:rsidR="00F53A7C" w:rsidRPr="007A06F5">
        <w:rPr>
          <w:lang w:val="la-Latn"/>
        </w:rPr>
        <w:t>Quod et</w:t>
      </w:r>
      <w:r w:rsidR="00360346" w:rsidRPr="007A06F5">
        <w:rPr>
          <w:lang w:val="la-Latn"/>
        </w:rPr>
        <w:t xml:space="preserve"> </w:t>
      </w:r>
      <w:r w:rsidRPr="007A06F5">
        <w:rPr>
          <w:lang w:val="la-Latn"/>
        </w:rPr>
        <w:t xml:space="preserve">si contra bannum nostrum </w:t>
      </w:r>
      <w:r w:rsidR="00F53A7C" w:rsidRPr="007A06F5">
        <w:rPr>
          <w:lang w:val="la-Latn"/>
        </w:rPr>
        <w:t>fecerint</w:t>
      </w:r>
      <w:r w:rsidR="00360346" w:rsidRPr="007A06F5">
        <w:rPr>
          <w:lang w:val="la-Latn"/>
        </w:rPr>
        <w:t xml:space="preserve">, </w:t>
      </w:r>
      <w:r w:rsidR="00F53A7C" w:rsidRPr="007A06F5">
        <w:rPr>
          <w:lang w:val="la-Latn"/>
        </w:rPr>
        <w:t>ipsi</w:t>
      </w:r>
      <w:r w:rsidR="00360346" w:rsidRPr="007A06F5">
        <w:rPr>
          <w:lang w:val="la-Latn"/>
        </w:rPr>
        <w:t xml:space="preserve">, </w:t>
      </w:r>
      <w:r w:rsidR="00F53A7C" w:rsidRPr="007A06F5">
        <w:rPr>
          <w:lang w:val="la-Latn"/>
        </w:rPr>
        <w:t>qui eos receperint</w:t>
      </w:r>
      <w:r w:rsidR="00360346" w:rsidRPr="007A06F5">
        <w:rPr>
          <w:lang w:val="la-Latn"/>
        </w:rPr>
        <w:t xml:space="preserve">, </w:t>
      </w:r>
      <w:r w:rsidR="00F53A7C" w:rsidRPr="007A06F5">
        <w:rPr>
          <w:lang w:val="la-Latn"/>
        </w:rPr>
        <w:t>bannum nostrum</w:t>
      </w:r>
      <w:r w:rsidR="00360346" w:rsidRPr="007A06F5">
        <w:rPr>
          <w:lang w:val="la-Latn"/>
        </w:rPr>
        <w:t xml:space="preserve">, </w:t>
      </w:r>
      <w:r w:rsidR="00F53A7C" w:rsidRPr="007A06F5">
        <w:rPr>
          <w:lang w:val="la-Latn"/>
        </w:rPr>
        <w:t>id est solidos sexaginta</w:t>
      </w:r>
      <w:r w:rsidR="00360346" w:rsidRPr="007A06F5">
        <w:rPr>
          <w:lang w:val="la-Latn"/>
        </w:rPr>
        <w:t xml:space="preserve">, </w:t>
      </w:r>
      <w:r w:rsidRPr="007A06F5">
        <w:rPr>
          <w:lang w:val="la-Latn"/>
        </w:rPr>
        <w:t>com</w:t>
      </w:r>
      <w:r w:rsidR="00F53A7C" w:rsidRPr="007A06F5">
        <w:rPr>
          <w:lang w:val="la-Latn"/>
        </w:rPr>
        <w:t>ponant</w:t>
      </w:r>
      <w:r w:rsidR="008E2A6B" w:rsidRPr="007A06F5">
        <w:rPr>
          <w:lang w:val="la-Latn"/>
        </w:rPr>
        <w:t xml:space="preserve">. </w:t>
      </w:r>
      <w:r w:rsidR="00F53A7C" w:rsidRPr="007A06F5">
        <w:rPr>
          <w:lang w:val="la-Latn"/>
        </w:rPr>
        <w:t>Et si ipsos in servitio suo habere voluerint</w:t>
      </w:r>
      <w:r w:rsidR="00360346" w:rsidRPr="007A06F5">
        <w:rPr>
          <w:lang w:val="la-Latn"/>
        </w:rPr>
        <w:t xml:space="preserve"> </w:t>
      </w:r>
      <w:r w:rsidR="00F53A7C" w:rsidRPr="007A06F5">
        <w:rPr>
          <w:lang w:val="la-Latn"/>
        </w:rPr>
        <w:t>vel</w:t>
      </w:r>
      <w:r w:rsidR="00360346" w:rsidRPr="007A06F5">
        <w:rPr>
          <w:lang w:val="la-Latn"/>
        </w:rPr>
        <w:t xml:space="preserve"> </w:t>
      </w:r>
      <w:r w:rsidRPr="007A06F5">
        <w:rPr>
          <w:lang w:val="la-Latn"/>
        </w:rPr>
        <w:t>illorum res</w:t>
      </w:r>
      <w:r w:rsidR="00360346" w:rsidRPr="007A06F5">
        <w:rPr>
          <w:lang w:val="la-Latn"/>
        </w:rPr>
        <w:t xml:space="preserve">, </w:t>
      </w:r>
      <w:r w:rsidRPr="007A06F5">
        <w:rPr>
          <w:lang w:val="la-Latn"/>
        </w:rPr>
        <w:t xml:space="preserve">de quibus </w:t>
      </w:r>
      <w:r w:rsidR="00F53A7C" w:rsidRPr="007A06F5">
        <w:rPr>
          <w:lang w:val="la-Latn"/>
        </w:rPr>
        <w:t>c</w:t>
      </w:r>
      <w:r w:rsidRPr="007A06F5">
        <w:rPr>
          <w:lang w:val="la-Latn"/>
        </w:rPr>
        <w:t>ensus ad partem regiam exiebat</w:t>
      </w:r>
      <w:r w:rsidR="00360346" w:rsidRPr="007A06F5">
        <w:rPr>
          <w:lang w:val="la-Latn"/>
        </w:rPr>
        <w:t xml:space="preserve">, </w:t>
      </w:r>
      <w:r w:rsidR="00F53A7C" w:rsidRPr="007A06F5">
        <w:rPr>
          <w:lang w:val="la-Latn"/>
        </w:rPr>
        <w:t>tenere voluerint</w:t>
      </w:r>
      <w:r w:rsidR="00360346" w:rsidRPr="007A06F5">
        <w:rPr>
          <w:lang w:val="la-Latn"/>
        </w:rPr>
        <w:t xml:space="preserve">, </w:t>
      </w:r>
      <w:r w:rsidR="00F53A7C" w:rsidRPr="007A06F5">
        <w:rPr>
          <w:lang w:val="la-Latn"/>
        </w:rPr>
        <w:t>censum</w:t>
      </w:r>
      <w:r w:rsidR="00360346" w:rsidRPr="007A06F5">
        <w:rPr>
          <w:lang w:val="la-Latn"/>
        </w:rPr>
        <w:t xml:space="preserve">, </w:t>
      </w:r>
      <w:r w:rsidR="00F53A7C" w:rsidRPr="007A06F5">
        <w:rPr>
          <w:lang w:val="la-Latn"/>
        </w:rPr>
        <w:t>quem</w:t>
      </w:r>
      <w:r w:rsidR="00360346" w:rsidRPr="007A06F5">
        <w:rPr>
          <w:lang w:val="la-Latn"/>
        </w:rPr>
        <w:t xml:space="preserve"> </w:t>
      </w:r>
      <w:r w:rsidR="00F53A7C" w:rsidRPr="007A06F5">
        <w:rPr>
          <w:lang w:val="la-Latn"/>
        </w:rPr>
        <w:t>ipsi</w:t>
      </w:r>
      <w:r w:rsidR="00360346" w:rsidRPr="007A06F5">
        <w:rPr>
          <w:lang w:val="la-Latn"/>
        </w:rPr>
        <w:t xml:space="preserve"> </w:t>
      </w:r>
      <w:r w:rsidR="00F53A7C" w:rsidRPr="007A06F5">
        <w:rPr>
          <w:lang w:val="la-Latn"/>
        </w:rPr>
        <w:t>Franci debebant vel</w:t>
      </w:r>
      <w:r w:rsidR="00360346" w:rsidRPr="007A06F5">
        <w:rPr>
          <w:lang w:val="la-Latn"/>
        </w:rPr>
        <w:t xml:space="preserve"> </w:t>
      </w:r>
      <w:r w:rsidR="00F53A7C" w:rsidRPr="007A06F5">
        <w:rPr>
          <w:lang w:val="la-Latn"/>
        </w:rPr>
        <w:t>qui</w:t>
      </w:r>
      <w:r w:rsidR="00360346" w:rsidRPr="007A06F5">
        <w:rPr>
          <w:lang w:val="la-Latn"/>
        </w:rPr>
        <w:t xml:space="preserve"> </w:t>
      </w:r>
      <w:r w:rsidR="00F53A7C" w:rsidRPr="007A06F5">
        <w:rPr>
          <w:lang w:val="la-Latn"/>
        </w:rPr>
        <w:t>de illorum rebus exire solebat m</w:t>
      </w:r>
      <w:r w:rsidR="00360346" w:rsidRPr="007A06F5">
        <w:rPr>
          <w:lang w:val="la-Latn"/>
        </w:rPr>
        <w:t xml:space="preserve">, </w:t>
      </w:r>
      <w:r w:rsidR="00F53A7C" w:rsidRPr="007A06F5">
        <w:rPr>
          <w:lang w:val="la-Latn"/>
        </w:rPr>
        <w:t>ad nostram regiam partem</w:t>
      </w:r>
      <w:r w:rsidR="00360346" w:rsidRPr="007A06F5">
        <w:rPr>
          <w:lang w:val="la-Latn"/>
        </w:rPr>
        <w:t xml:space="preserve"> </w:t>
      </w:r>
      <w:r w:rsidR="00F53A7C" w:rsidRPr="007A06F5">
        <w:rPr>
          <w:lang w:val="la-Latn"/>
        </w:rPr>
        <w:t>componant</w:t>
      </w:r>
      <w:r w:rsidR="00360346" w:rsidRPr="007A06F5">
        <w:rPr>
          <w:lang w:val="la-Latn"/>
        </w:rPr>
        <w:t xml:space="preserve">, </w:t>
      </w:r>
      <w:r w:rsidR="00F53A7C" w:rsidRPr="007A06F5">
        <w:rPr>
          <w:lang w:val="la-Latn"/>
        </w:rPr>
        <w:t>sicut in praefato capitulorum libro tertio</w:t>
      </w:r>
      <w:r w:rsidR="00360346" w:rsidRPr="007A06F5">
        <w:rPr>
          <w:lang w:val="la-Latn"/>
        </w:rPr>
        <w:t xml:space="preserve">, </w:t>
      </w:r>
      <w:r w:rsidR="00F53A7C" w:rsidRPr="007A06F5">
        <w:rPr>
          <w:lang w:val="la-Latn"/>
        </w:rPr>
        <w:t>capitulis</w:t>
      </w:r>
      <w:r w:rsidR="00360346" w:rsidRPr="007A06F5">
        <w:rPr>
          <w:lang w:val="la-Latn"/>
        </w:rPr>
        <w:t xml:space="preserve"> </w:t>
      </w:r>
      <w:r w:rsidR="00F53A7C" w:rsidRPr="007A06F5">
        <w:rPr>
          <w:lang w:val="la-Latn"/>
        </w:rPr>
        <w:t>XV</w:t>
      </w:r>
      <w:r w:rsidR="008E2A6B" w:rsidRPr="007A06F5">
        <w:rPr>
          <w:lang w:val="la-Latn"/>
        </w:rPr>
        <w:t xml:space="preserve">. </w:t>
      </w:r>
      <w:r w:rsidR="00F53A7C" w:rsidRPr="007A06F5">
        <w:rPr>
          <w:lang w:val="la-Latn"/>
        </w:rPr>
        <w:t>et LXXXVI</w:t>
      </w:r>
      <w:r w:rsidR="008E2A6B" w:rsidRPr="007A06F5">
        <w:rPr>
          <w:lang w:val="la-Latn"/>
        </w:rPr>
        <w:t xml:space="preserve">. </w:t>
      </w:r>
      <w:r w:rsidR="00F53A7C" w:rsidRPr="007A06F5">
        <w:rPr>
          <w:lang w:val="la-Latn"/>
        </w:rPr>
        <w:t>et</w:t>
      </w:r>
      <w:r w:rsidR="00360346" w:rsidRPr="007A06F5">
        <w:rPr>
          <w:lang w:val="la-Latn"/>
        </w:rPr>
        <w:t xml:space="preserve"> </w:t>
      </w:r>
      <w:r w:rsidR="00F53A7C" w:rsidRPr="007A06F5">
        <w:rPr>
          <w:lang w:val="la-Latn"/>
        </w:rPr>
        <w:t>in libro IV</w:t>
      </w:r>
      <w:r w:rsidR="00360346" w:rsidRPr="007A06F5">
        <w:rPr>
          <w:lang w:val="la-Latn"/>
        </w:rPr>
        <w:t xml:space="preserve">, </w:t>
      </w:r>
      <w:r w:rsidR="00F53A7C" w:rsidRPr="007A06F5">
        <w:rPr>
          <w:lang w:val="la-Latn"/>
        </w:rPr>
        <w:t>capitulo XXXVI</w:t>
      </w:r>
      <w:r w:rsidR="008E2A6B" w:rsidRPr="007A06F5">
        <w:rPr>
          <w:lang w:val="la-Latn"/>
        </w:rPr>
        <w:t xml:space="preserve">. </w:t>
      </w:r>
      <w:r w:rsidR="00F53A7C" w:rsidRPr="007A06F5">
        <w:rPr>
          <w:lang w:val="la-Latn"/>
        </w:rPr>
        <w:t>habetur</w:t>
      </w:r>
      <w:r w:rsidR="008E2A6B" w:rsidRPr="007A06F5">
        <w:rPr>
          <w:lang w:val="la-Latn"/>
        </w:rPr>
        <w:t xml:space="preserve">. </w:t>
      </w:r>
      <w:r w:rsidR="00F53A7C" w:rsidRPr="007A06F5">
        <w:rPr>
          <w:lang w:val="la-Latn"/>
        </w:rPr>
        <w:t>Et quia</w:t>
      </w:r>
      <w:r w:rsidR="00360346" w:rsidRPr="007A06F5">
        <w:rPr>
          <w:lang w:val="la-Latn"/>
        </w:rPr>
        <w:t xml:space="preserve">, </w:t>
      </w:r>
      <w:r w:rsidR="00F53A7C" w:rsidRPr="007A06F5">
        <w:rPr>
          <w:lang w:val="la-Latn"/>
        </w:rPr>
        <w:t>sicut</w:t>
      </w:r>
      <w:r w:rsidR="00360346" w:rsidRPr="007A06F5">
        <w:rPr>
          <w:lang w:val="la-Latn"/>
        </w:rPr>
        <w:t xml:space="preserve"> </w:t>
      </w:r>
      <w:r w:rsidR="00F53A7C" w:rsidRPr="007A06F5">
        <w:rPr>
          <w:lang w:val="la-Latn"/>
        </w:rPr>
        <w:t>in sacris</w:t>
      </w:r>
      <w:r w:rsidR="00360346" w:rsidRPr="007A06F5">
        <w:rPr>
          <w:lang w:val="la-Latn"/>
        </w:rPr>
        <w:t xml:space="preserve"> </w:t>
      </w:r>
      <w:r w:rsidRPr="007A06F5">
        <w:rPr>
          <w:lang w:val="la-Latn"/>
        </w:rPr>
        <w:t xml:space="preserve">ecclesiasticis </w:t>
      </w:r>
      <w:r w:rsidR="00F53A7C" w:rsidRPr="007A06F5">
        <w:rPr>
          <w:lang w:val="la-Latn"/>
        </w:rPr>
        <w:t>regulis invenitur</w:t>
      </w:r>
      <w:r w:rsidR="00360346" w:rsidRPr="007A06F5">
        <w:rPr>
          <w:lang w:val="la-Latn"/>
        </w:rPr>
        <w:t xml:space="preserve">, </w:t>
      </w:r>
      <w:r w:rsidR="00346835" w:rsidRPr="007A06F5">
        <w:rPr>
          <w:lang w:val="la-Latn"/>
        </w:rPr>
        <w:t xml:space="preserve">' prior </w:t>
      </w:r>
      <w:r w:rsidR="00F53A7C" w:rsidRPr="007A06F5">
        <w:rPr>
          <w:lang w:val="la-Latn"/>
        </w:rPr>
        <w:t>observatio durior</w:t>
      </w:r>
      <w:r w:rsidR="00360346" w:rsidRPr="007A06F5">
        <w:rPr>
          <w:lang w:val="la-Latn"/>
        </w:rPr>
        <w:t xml:space="preserve">, </w:t>
      </w:r>
      <w:r w:rsidR="00F53A7C" w:rsidRPr="007A06F5">
        <w:rPr>
          <w:lang w:val="la-Latn"/>
        </w:rPr>
        <w:t>pos</w:t>
      </w:r>
      <w:r w:rsidRPr="007A06F5">
        <w:rPr>
          <w:lang w:val="la-Latn"/>
        </w:rPr>
        <w:t>terior autem exigente causa inclinatior</w:t>
      </w:r>
      <w:r w:rsidR="00F53A7C" w:rsidRPr="007A06F5">
        <w:rPr>
          <w:lang w:val="la-Latn"/>
        </w:rPr>
        <w:t>' fuit</w:t>
      </w:r>
      <w:r w:rsidR="00360346" w:rsidRPr="007A06F5">
        <w:rPr>
          <w:lang w:val="la-Latn"/>
        </w:rPr>
        <w:t xml:space="preserve">, </w:t>
      </w:r>
      <w:r w:rsidR="00F53A7C" w:rsidRPr="007A06F5">
        <w:rPr>
          <w:lang w:val="la-Latn"/>
        </w:rPr>
        <w:t>post haec praefata capitula decessorum e</w:t>
      </w:r>
      <w:r w:rsidRPr="007A06F5">
        <w:rPr>
          <w:lang w:val="la-Latn"/>
        </w:rPr>
        <w:t xml:space="preserve">t progenitorum nostrorum huius </w:t>
      </w:r>
      <w:r w:rsidR="00F53A7C" w:rsidRPr="007A06F5">
        <w:rPr>
          <w:lang w:val="la-Latn"/>
        </w:rPr>
        <w:t>modi</w:t>
      </w:r>
      <w:r w:rsidR="00360346" w:rsidRPr="007A06F5">
        <w:rPr>
          <w:lang w:val="la-Latn"/>
        </w:rPr>
        <w:t xml:space="preserve">, </w:t>
      </w:r>
      <w:r w:rsidR="00F53A7C" w:rsidRPr="007A06F5">
        <w:rPr>
          <w:lang w:val="la-Latn"/>
        </w:rPr>
        <w:t>sicut praediximus</w:t>
      </w:r>
      <w:r w:rsidR="00360346" w:rsidRPr="007A06F5">
        <w:rPr>
          <w:lang w:val="la-Latn"/>
        </w:rPr>
        <w:t xml:space="preserve">, </w:t>
      </w:r>
      <w:r w:rsidR="00F53A7C" w:rsidRPr="007A06F5">
        <w:rPr>
          <w:lang w:val="la-Latn"/>
        </w:rPr>
        <w:t xml:space="preserve">Francis hominibus res suas </w:t>
      </w:r>
      <w:r w:rsidRPr="007A06F5">
        <w:rPr>
          <w:lang w:val="la-Latn"/>
        </w:rPr>
        <w:t xml:space="preserve">ad casam Dei vel aliis tradere </w:t>
      </w:r>
      <w:r w:rsidR="00F53A7C" w:rsidRPr="007A06F5">
        <w:rPr>
          <w:lang w:val="la-Latn"/>
        </w:rPr>
        <w:t>ac vendere eosque ad divinum servitium converti</w:t>
      </w:r>
      <w:r w:rsidR="00360346" w:rsidRPr="007A06F5">
        <w:rPr>
          <w:lang w:val="la-Latn"/>
        </w:rPr>
        <w:t xml:space="preserve">, </w:t>
      </w:r>
      <w:r w:rsidR="00F53A7C" w:rsidRPr="007A06F5">
        <w:rPr>
          <w:lang w:val="la-Latn"/>
        </w:rPr>
        <w:t>si vellent</w:t>
      </w:r>
      <w:r w:rsidR="00360346" w:rsidRPr="007A06F5">
        <w:rPr>
          <w:lang w:val="la-Latn"/>
        </w:rPr>
        <w:t xml:space="preserve">, </w:t>
      </w:r>
      <w:r w:rsidR="00F53A7C" w:rsidRPr="007A06F5">
        <w:rPr>
          <w:lang w:val="la-Latn"/>
        </w:rPr>
        <w:t>non prohibuerunt</w:t>
      </w:r>
      <w:r w:rsidR="00360346" w:rsidRPr="007A06F5">
        <w:rPr>
          <w:lang w:val="la-Latn"/>
        </w:rPr>
        <w:t xml:space="preserve">, </w:t>
      </w:r>
      <w:r w:rsidRPr="007A06F5">
        <w:rPr>
          <w:lang w:val="la-Latn"/>
        </w:rPr>
        <w:t xml:space="preserve">sicut </w:t>
      </w:r>
      <w:r w:rsidR="00F53A7C" w:rsidRPr="007A06F5">
        <w:rPr>
          <w:lang w:val="la-Latn"/>
        </w:rPr>
        <w:t>in capitulis libri primi</w:t>
      </w:r>
      <w:r w:rsidR="00360346" w:rsidRPr="007A06F5">
        <w:rPr>
          <w:lang w:val="la-Latn"/>
        </w:rPr>
        <w:t xml:space="preserve">, </w:t>
      </w:r>
      <w:r w:rsidR="00F53A7C" w:rsidRPr="007A06F5">
        <w:rPr>
          <w:lang w:val="la-Latn"/>
        </w:rPr>
        <w:t>capitulis CXXXII</w:t>
      </w:r>
      <w:r w:rsidR="008E2A6B" w:rsidRPr="007A06F5">
        <w:rPr>
          <w:lang w:val="la-Latn"/>
        </w:rPr>
        <w:t xml:space="preserve">. </w:t>
      </w:r>
      <w:r w:rsidR="00F53A7C" w:rsidRPr="007A06F5">
        <w:rPr>
          <w:lang w:val="la-Latn"/>
        </w:rPr>
        <w:t>et CXXXIV</w:t>
      </w:r>
      <w:r w:rsidR="008E2A6B" w:rsidRPr="007A06F5">
        <w:rPr>
          <w:lang w:val="la-Latn"/>
        </w:rPr>
        <w:t xml:space="preserve">. </w:t>
      </w:r>
      <w:r w:rsidR="00F53A7C" w:rsidRPr="007A06F5">
        <w:rPr>
          <w:lang w:val="la-Latn"/>
        </w:rPr>
        <w:t>et in libro II</w:t>
      </w:r>
      <w:r w:rsidR="00360346" w:rsidRPr="007A06F5">
        <w:rPr>
          <w:lang w:val="la-Latn"/>
        </w:rPr>
        <w:t xml:space="preserve">, </w:t>
      </w:r>
      <w:r w:rsidR="00F53A7C" w:rsidRPr="007A06F5">
        <w:rPr>
          <w:lang w:val="la-Latn"/>
        </w:rPr>
        <w:t>capitulo XXXI</w:t>
      </w:r>
      <w:r w:rsidR="008E2A6B" w:rsidRPr="007A06F5">
        <w:rPr>
          <w:lang w:val="la-Latn"/>
        </w:rPr>
        <w:t xml:space="preserve">. </w:t>
      </w:r>
      <w:r w:rsidR="00F53A7C" w:rsidRPr="007A06F5">
        <w:rPr>
          <w:lang w:val="la-Latn"/>
        </w:rPr>
        <w:t>et in libro IV</w:t>
      </w:r>
      <w:r w:rsidR="00360346" w:rsidRPr="007A06F5">
        <w:rPr>
          <w:lang w:val="la-Latn"/>
        </w:rPr>
        <w:t xml:space="preserve">, </w:t>
      </w:r>
      <w:r w:rsidR="00F53A7C" w:rsidRPr="007A06F5">
        <w:rPr>
          <w:lang w:val="la-Latn"/>
        </w:rPr>
        <w:t>capitulo XIX</w:t>
      </w:r>
      <w:r w:rsidR="008E2A6B" w:rsidRPr="007A06F5">
        <w:rPr>
          <w:lang w:val="la-Latn"/>
        </w:rPr>
        <w:t xml:space="preserve">. </w:t>
      </w:r>
      <w:r w:rsidR="00F53A7C" w:rsidRPr="007A06F5">
        <w:rPr>
          <w:lang w:val="la-Latn"/>
        </w:rPr>
        <w:t>continetur</w:t>
      </w:r>
      <w:r w:rsidR="008E2A6B" w:rsidRPr="007A06F5">
        <w:rPr>
          <w:lang w:val="la-Latn"/>
        </w:rPr>
        <w:t xml:space="preserve">. </w:t>
      </w:r>
      <w:r w:rsidR="00F53A7C" w:rsidRPr="007A06F5">
        <w:rPr>
          <w:lang w:val="la-Latn"/>
        </w:rPr>
        <w:t>Si quis de</w:t>
      </w:r>
      <w:r w:rsidRPr="007A06F5">
        <w:rPr>
          <w:lang w:val="la-Latn"/>
        </w:rPr>
        <w:t xml:space="preserve"> talibus Francis de suis rebus </w:t>
      </w:r>
      <w:r w:rsidR="00F53A7C" w:rsidRPr="007A06F5">
        <w:rPr>
          <w:lang w:val="la-Latn"/>
        </w:rPr>
        <w:t>tradere vel vendere voluerit</w:t>
      </w:r>
      <w:r w:rsidR="00360346" w:rsidRPr="007A06F5">
        <w:rPr>
          <w:lang w:val="la-Latn"/>
        </w:rPr>
        <w:t xml:space="preserve">, </w:t>
      </w:r>
      <w:r w:rsidR="00F53A7C" w:rsidRPr="007A06F5">
        <w:rPr>
          <w:lang w:val="la-Latn"/>
        </w:rPr>
        <w:t>non prohibemus</w:t>
      </w:r>
      <w:r w:rsidR="008E2A6B" w:rsidRPr="007A06F5">
        <w:rPr>
          <w:lang w:val="la-Latn"/>
        </w:rPr>
        <w:t xml:space="preserve">; </w:t>
      </w:r>
      <w:r w:rsidR="00F53A7C" w:rsidRPr="007A06F5">
        <w:rPr>
          <w:lang w:val="la-Latn"/>
        </w:rPr>
        <w:t>tantum ut ius</w:t>
      </w:r>
      <w:r w:rsidR="00360346" w:rsidRPr="007A06F5">
        <w:rPr>
          <w:lang w:val="la-Latn"/>
        </w:rPr>
        <w:t xml:space="preserve"> </w:t>
      </w:r>
      <w:r w:rsidR="00F53A7C" w:rsidRPr="007A06F5">
        <w:rPr>
          <w:lang w:val="la-Latn"/>
        </w:rPr>
        <w:t>regium</w:t>
      </w:r>
      <w:r w:rsidR="00360346" w:rsidRPr="007A06F5">
        <w:rPr>
          <w:lang w:val="la-Latn"/>
        </w:rPr>
        <w:t xml:space="preserve">, </w:t>
      </w:r>
      <w:r w:rsidRPr="007A06F5">
        <w:rPr>
          <w:lang w:val="la-Latn"/>
        </w:rPr>
        <w:t xml:space="preserve">quod sibi </w:t>
      </w:r>
      <w:r w:rsidR="00F53A7C" w:rsidRPr="007A06F5">
        <w:rPr>
          <w:lang w:val="la-Latn"/>
        </w:rPr>
        <w:t>debetur</w:t>
      </w:r>
      <w:r w:rsidR="00360346" w:rsidRPr="007A06F5">
        <w:rPr>
          <w:lang w:val="la-Latn"/>
        </w:rPr>
        <w:t xml:space="preserve">, </w:t>
      </w:r>
      <w:r w:rsidR="00F53A7C" w:rsidRPr="007A06F5">
        <w:rPr>
          <w:lang w:val="la-Latn"/>
        </w:rPr>
        <w:t>sine ratione non perdat</w:t>
      </w:r>
      <w:r w:rsidR="008E2A6B" w:rsidRPr="007A06F5">
        <w:rPr>
          <w:lang w:val="la-Latn"/>
        </w:rPr>
        <w:t xml:space="preserve">; </w:t>
      </w:r>
      <w:r w:rsidR="00F53A7C" w:rsidRPr="007A06F5">
        <w:rPr>
          <w:lang w:val="la-Latn"/>
        </w:rPr>
        <w:t>quia iniustas consu</w:t>
      </w:r>
      <w:r w:rsidRPr="007A06F5">
        <w:rPr>
          <w:lang w:val="la-Latn"/>
        </w:rPr>
        <w:t>etudines noviter institutas im</w:t>
      </w:r>
      <w:r w:rsidR="00F53A7C" w:rsidRPr="007A06F5">
        <w:rPr>
          <w:lang w:val="la-Latn"/>
        </w:rPr>
        <w:t>ponere cuique non volumus</w:t>
      </w:r>
      <w:r w:rsidR="00360346" w:rsidRPr="007A06F5">
        <w:rPr>
          <w:lang w:val="la-Latn"/>
        </w:rPr>
        <w:t xml:space="preserve">, </w:t>
      </w:r>
      <w:r w:rsidR="00F53A7C" w:rsidRPr="007A06F5">
        <w:rPr>
          <w:lang w:val="la-Latn"/>
        </w:rPr>
        <w:t>quas</w:t>
      </w:r>
      <w:r w:rsidR="00360346" w:rsidRPr="007A06F5">
        <w:rPr>
          <w:lang w:val="la-Latn"/>
        </w:rPr>
        <w:t xml:space="preserve"> </w:t>
      </w:r>
      <w:r w:rsidR="00F53A7C" w:rsidRPr="007A06F5">
        <w:rPr>
          <w:lang w:val="la-Latn"/>
        </w:rPr>
        <w:t>in quarto libro e</w:t>
      </w:r>
      <w:r w:rsidRPr="007A06F5">
        <w:rPr>
          <w:lang w:val="la-Latn"/>
        </w:rPr>
        <w:t xml:space="preserve">orundem capitulorum prohibitas </w:t>
      </w:r>
      <w:r w:rsidR="00F53A7C" w:rsidRPr="007A06F5">
        <w:rPr>
          <w:lang w:val="la-Latn"/>
        </w:rPr>
        <w:t>cap</w:t>
      </w:r>
      <w:r w:rsidR="008E2A6B" w:rsidRPr="007A06F5">
        <w:rPr>
          <w:lang w:val="la-Latn"/>
        </w:rPr>
        <w:t xml:space="preserve">. </w:t>
      </w:r>
      <w:r w:rsidR="00F53A7C" w:rsidRPr="007A06F5">
        <w:rPr>
          <w:lang w:val="la-Latn"/>
        </w:rPr>
        <w:t>XLVII</w:t>
      </w:r>
      <w:r w:rsidR="008E2A6B" w:rsidRPr="007A06F5">
        <w:rPr>
          <w:lang w:val="la-Latn"/>
        </w:rPr>
        <w:t xml:space="preserve">. </w:t>
      </w:r>
      <w:r w:rsidR="00F53A7C" w:rsidRPr="007A06F5">
        <w:rPr>
          <w:lang w:val="la-Latn"/>
        </w:rPr>
        <w:t>legimus</w:t>
      </w:r>
      <w:r w:rsidR="008E2A6B" w:rsidRPr="007A06F5">
        <w:rPr>
          <w:lang w:val="la-Latn"/>
        </w:rPr>
        <w:t xml:space="preserve">. </w:t>
      </w:r>
      <w:r w:rsidR="00F53A7C" w:rsidRPr="007A06F5">
        <w:rPr>
          <w:lang w:val="la-Latn"/>
        </w:rPr>
        <w:t>De illis autem</w:t>
      </w:r>
      <w:r w:rsidR="00360346" w:rsidRPr="007A06F5">
        <w:rPr>
          <w:lang w:val="la-Latn"/>
        </w:rPr>
        <w:t xml:space="preserve">, </w:t>
      </w:r>
      <w:r w:rsidR="00F53A7C" w:rsidRPr="007A06F5">
        <w:rPr>
          <w:lang w:val="la-Latn"/>
        </w:rPr>
        <w:t>qui secundum legem</w:t>
      </w:r>
      <w:r w:rsidR="00D9225B" w:rsidRPr="007A06F5">
        <w:rPr>
          <w:lang w:val="la-Latn"/>
        </w:rPr>
        <w:t xml:space="preserve"> </w:t>
      </w:r>
      <w:r w:rsidR="00F53A7C" w:rsidRPr="007A06F5">
        <w:rPr>
          <w:lang w:val="la-Latn"/>
        </w:rPr>
        <w:t>Romanam vivunt</w:t>
      </w:r>
      <w:r w:rsidR="00360346" w:rsidRPr="007A06F5">
        <w:rPr>
          <w:lang w:val="la-Latn"/>
        </w:rPr>
        <w:t xml:space="preserve">, </w:t>
      </w:r>
      <w:r w:rsidR="00F53A7C" w:rsidRPr="007A06F5">
        <w:rPr>
          <w:lang w:val="la-Latn"/>
        </w:rPr>
        <w:t>nihil aliud</w:t>
      </w:r>
      <w:r w:rsidR="00360346" w:rsidRPr="007A06F5">
        <w:rPr>
          <w:lang w:val="la-Latn"/>
        </w:rPr>
        <w:t xml:space="preserve">, </w:t>
      </w:r>
      <w:r w:rsidR="00F53A7C" w:rsidRPr="007A06F5">
        <w:rPr>
          <w:lang w:val="la-Latn"/>
        </w:rPr>
        <w:t>nisi quod in eisdem continetur legibus definimus</w:t>
      </w:r>
      <w:r w:rsidR="008E2A6B" w:rsidRPr="007A06F5">
        <w:rPr>
          <w:lang w:val="la-Latn"/>
        </w:rPr>
        <w:t xml:space="preserve">. </w:t>
      </w:r>
      <w:r w:rsidR="00F53A7C" w:rsidRPr="007A06F5">
        <w:rPr>
          <w:lang w:val="la-Latn"/>
        </w:rPr>
        <w:t>/</w:t>
      </w:r>
    </w:p>
    <w:p w14:paraId="37110A1E" w14:textId="492DE243" w:rsidR="00F53A7C" w:rsidRPr="007A06F5" w:rsidRDefault="00FE3F3C" w:rsidP="00E9104F">
      <w:pPr>
        <w:pStyle w:val="Normlnweb"/>
        <w:numPr>
          <w:ilvl w:val="0"/>
          <w:numId w:val="57"/>
        </w:numPr>
        <w:rPr>
          <w:lang w:val="la-Latn"/>
        </w:rPr>
      </w:pPr>
      <w:r w:rsidRPr="007A06F5">
        <w:rPr>
          <w:lang w:val="la-Latn"/>
        </w:rPr>
        <w:t xml:space="preserve">Ut illi </w:t>
      </w:r>
      <w:r w:rsidR="00F53A7C" w:rsidRPr="007A06F5">
        <w:rPr>
          <w:lang w:val="la-Latn"/>
        </w:rPr>
        <w:t>coloni</w:t>
      </w:r>
      <w:r w:rsidR="00360346" w:rsidRPr="007A06F5">
        <w:rPr>
          <w:lang w:val="la-Latn"/>
        </w:rPr>
        <w:t xml:space="preserve">, </w:t>
      </w:r>
      <w:r w:rsidR="00F53A7C" w:rsidRPr="007A06F5">
        <w:rPr>
          <w:lang w:val="la-Latn"/>
        </w:rPr>
        <w:t>tam</w:t>
      </w:r>
      <w:r w:rsidR="00360346" w:rsidRPr="007A06F5">
        <w:rPr>
          <w:lang w:val="la-Latn"/>
        </w:rPr>
        <w:t xml:space="preserve"> </w:t>
      </w:r>
      <w:r w:rsidR="00F53A7C" w:rsidRPr="007A06F5">
        <w:rPr>
          <w:lang w:val="la-Latn"/>
        </w:rPr>
        <w:t>fiscales</w:t>
      </w:r>
      <w:r w:rsidR="00360346" w:rsidRPr="007A06F5">
        <w:rPr>
          <w:lang w:val="la-Latn"/>
        </w:rPr>
        <w:t xml:space="preserve">, </w:t>
      </w:r>
      <w:r w:rsidR="00F53A7C" w:rsidRPr="007A06F5">
        <w:rPr>
          <w:lang w:val="la-Latn"/>
        </w:rPr>
        <w:t>quam et ecclesiastici</w:t>
      </w:r>
      <w:r w:rsidR="00360346" w:rsidRPr="007A06F5">
        <w:rPr>
          <w:lang w:val="la-Latn"/>
        </w:rPr>
        <w:t xml:space="preserve">, </w:t>
      </w:r>
      <w:r w:rsidR="00F53A7C" w:rsidRPr="007A06F5">
        <w:rPr>
          <w:lang w:val="la-Latn"/>
        </w:rPr>
        <w:t>qui</w:t>
      </w:r>
      <w:r w:rsidR="00360346" w:rsidRPr="007A06F5">
        <w:rPr>
          <w:lang w:val="la-Latn"/>
        </w:rPr>
        <w:t xml:space="preserve">, </w:t>
      </w:r>
      <w:r w:rsidR="00F53A7C" w:rsidRPr="007A06F5">
        <w:rPr>
          <w:lang w:val="la-Latn"/>
        </w:rPr>
        <w:t>sicut</w:t>
      </w:r>
      <w:r w:rsidR="00360346" w:rsidRPr="007A06F5">
        <w:rPr>
          <w:lang w:val="la-Latn"/>
        </w:rPr>
        <w:t xml:space="preserve"> </w:t>
      </w:r>
      <w:r w:rsidRPr="007A06F5">
        <w:rPr>
          <w:lang w:val="la-Latn"/>
        </w:rPr>
        <w:t xml:space="preserve">in polypticis </w:t>
      </w:r>
      <w:r w:rsidR="00F53A7C" w:rsidRPr="007A06F5">
        <w:rPr>
          <w:lang w:val="la-Latn"/>
        </w:rPr>
        <w:t>c</w:t>
      </w:r>
      <w:r w:rsidRPr="007A06F5">
        <w:rPr>
          <w:lang w:val="la-Latn"/>
        </w:rPr>
        <w:t>ontinetur et ipsi non denegant</w:t>
      </w:r>
      <w:r w:rsidR="00360346" w:rsidRPr="007A06F5">
        <w:rPr>
          <w:lang w:val="la-Latn"/>
        </w:rPr>
        <w:t xml:space="preserve">, </w:t>
      </w:r>
      <w:r w:rsidR="00F53A7C" w:rsidRPr="007A06F5">
        <w:rPr>
          <w:lang w:val="la-Latn"/>
        </w:rPr>
        <w:t>carropera et ma</w:t>
      </w:r>
      <w:r w:rsidRPr="007A06F5">
        <w:rPr>
          <w:lang w:val="la-Latn"/>
        </w:rPr>
        <w:t xml:space="preserve">nopera ex antiqua consuetudine </w:t>
      </w:r>
      <w:r w:rsidR="00F53A7C" w:rsidRPr="007A06F5">
        <w:rPr>
          <w:lang w:val="la-Latn"/>
        </w:rPr>
        <w:t>debent et m</w:t>
      </w:r>
      <w:r w:rsidRPr="007A06F5">
        <w:rPr>
          <w:lang w:val="la-Latn"/>
        </w:rPr>
        <w:t xml:space="preserve">argilam </w:t>
      </w:r>
      <w:r w:rsidR="00F53A7C" w:rsidRPr="007A06F5">
        <w:rPr>
          <w:lang w:val="la-Latn"/>
        </w:rPr>
        <w:t>et alia</w:t>
      </w:r>
      <w:r w:rsidR="00360346" w:rsidRPr="007A06F5">
        <w:rPr>
          <w:lang w:val="la-Latn"/>
        </w:rPr>
        <w:t xml:space="preserve"> </w:t>
      </w:r>
      <w:r w:rsidR="00F53A7C" w:rsidRPr="007A06F5">
        <w:rPr>
          <w:lang w:val="la-Latn"/>
        </w:rPr>
        <w:t>quaeque carricare</w:t>
      </w:r>
      <w:r w:rsidR="00360346" w:rsidRPr="007A06F5">
        <w:rPr>
          <w:lang w:val="la-Latn"/>
        </w:rPr>
        <w:t xml:space="preserve">, </w:t>
      </w:r>
      <w:r w:rsidR="00F53A7C" w:rsidRPr="007A06F5">
        <w:rPr>
          <w:lang w:val="la-Latn"/>
        </w:rPr>
        <w:t>quae illis non placent</w:t>
      </w:r>
      <w:r w:rsidR="00360346" w:rsidRPr="007A06F5">
        <w:rPr>
          <w:lang w:val="la-Latn"/>
        </w:rPr>
        <w:t xml:space="preserve">, </w:t>
      </w:r>
      <w:r w:rsidR="00F53A7C" w:rsidRPr="007A06F5">
        <w:rPr>
          <w:lang w:val="la-Latn"/>
        </w:rPr>
        <w:t>renuunt</w:t>
      </w:r>
      <w:r w:rsidR="00360346" w:rsidRPr="007A06F5">
        <w:rPr>
          <w:lang w:val="la-Latn"/>
        </w:rPr>
        <w:t xml:space="preserve">, </w:t>
      </w:r>
      <w:r w:rsidR="00F53A7C" w:rsidRPr="007A06F5">
        <w:rPr>
          <w:lang w:val="la-Latn"/>
        </w:rPr>
        <w:t>quoniam adhuc in</w:t>
      </w:r>
      <w:r w:rsidR="00360346" w:rsidRPr="007A06F5">
        <w:rPr>
          <w:lang w:val="la-Latn"/>
        </w:rPr>
        <w:t xml:space="preserve"> </w:t>
      </w:r>
      <w:r w:rsidR="00F53A7C" w:rsidRPr="007A06F5">
        <w:rPr>
          <w:lang w:val="la-Latn"/>
        </w:rPr>
        <w:t>illis antiquis temporibus forte margila</w:t>
      </w:r>
      <w:r w:rsidR="00360346" w:rsidRPr="007A06F5">
        <w:rPr>
          <w:lang w:val="la-Latn"/>
        </w:rPr>
        <w:t xml:space="preserve"> </w:t>
      </w:r>
      <w:r w:rsidR="00F53A7C" w:rsidRPr="007A06F5">
        <w:rPr>
          <w:lang w:val="la-Latn"/>
        </w:rPr>
        <w:t>non trahebatur</w:t>
      </w:r>
      <w:r w:rsidR="00360346" w:rsidRPr="007A06F5">
        <w:rPr>
          <w:lang w:val="la-Latn"/>
        </w:rPr>
        <w:t xml:space="preserve">, </w:t>
      </w:r>
      <w:r w:rsidRPr="007A06F5">
        <w:rPr>
          <w:lang w:val="la-Latn"/>
        </w:rPr>
        <w:t xml:space="preserve">quae in </w:t>
      </w:r>
      <w:r w:rsidR="00F53A7C" w:rsidRPr="007A06F5">
        <w:rPr>
          <w:lang w:val="la-Latn"/>
        </w:rPr>
        <w:t>multis locis tempore avi ac domni e</w:t>
      </w:r>
      <w:r w:rsidR="00346835" w:rsidRPr="007A06F5">
        <w:rPr>
          <w:lang w:val="la-Latn"/>
        </w:rPr>
        <w:t>t e patris nostri trahi coepit</w:t>
      </w:r>
      <w:r w:rsidR="00360346" w:rsidRPr="007A06F5">
        <w:rPr>
          <w:lang w:val="la-Latn"/>
        </w:rPr>
        <w:t xml:space="preserve">, </w:t>
      </w:r>
      <w:r w:rsidRPr="007A06F5">
        <w:rPr>
          <w:lang w:val="la-Latn"/>
        </w:rPr>
        <w:t xml:space="preserve">et de manopera in </w:t>
      </w:r>
      <w:r w:rsidR="00346835" w:rsidRPr="007A06F5">
        <w:rPr>
          <w:lang w:val="la-Latn"/>
        </w:rPr>
        <w:t>scuria</w:t>
      </w:r>
      <w:r w:rsidR="00F53A7C" w:rsidRPr="007A06F5">
        <w:rPr>
          <w:lang w:val="la-Latn"/>
        </w:rPr>
        <w:t xml:space="preserve"> battere nolunt et</w:t>
      </w:r>
      <w:r w:rsidR="00360346" w:rsidRPr="007A06F5">
        <w:rPr>
          <w:lang w:val="la-Latn"/>
        </w:rPr>
        <w:t xml:space="preserve"> </w:t>
      </w:r>
      <w:r w:rsidR="00F53A7C" w:rsidRPr="007A06F5">
        <w:rPr>
          <w:lang w:val="la-Latn"/>
        </w:rPr>
        <w:t>tamen non denegant</w:t>
      </w:r>
      <w:r w:rsidR="00360346" w:rsidRPr="007A06F5">
        <w:rPr>
          <w:lang w:val="la-Latn"/>
        </w:rPr>
        <w:t xml:space="preserve">, </w:t>
      </w:r>
      <w:r w:rsidR="00F53A7C" w:rsidRPr="007A06F5">
        <w:rPr>
          <w:lang w:val="la-Latn"/>
        </w:rPr>
        <w:t>quia manoperam</w:t>
      </w:r>
      <w:r w:rsidR="00360346" w:rsidRPr="007A06F5">
        <w:rPr>
          <w:lang w:val="la-Latn"/>
        </w:rPr>
        <w:t xml:space="preserve"> </w:t>
      </w:r>
      <w:r w:rsidR="00F53A7C" w:rsidRPr="007A06F5">
        <w:rPr>
          <w:lang w:val="la-Latn"/>
        </w:rPr>
        <w:t>debent</w:t>
      </w:r>
      <w:r w:rsidR="00360346" w:rsidRPr="007A06F5">
        <w:rPr>
          <w:lang w:val="la-Latn"/>
        </w:rPr>
        <w:t xml:space="preserve">, </w:t>
      </w:r>
      <w:r w:rsidR="00F53A7C" w:rsidRPr="007A06F5">
        <w:rPr>
          <w:lang w:val="la-Latn"/>
        </w:rPr>
        <w:t>quicquid</w:t>
      </w:r>
      <w:r w:rsidR="00360346" w:rsidRPr="007A06F5">
        <w:rPr>
          <w:lang w:val="la-Latn"/>
        </w:rPr>
        <w:t xml:space="preserve"> </w:t>
      </w:r>
      <w:r w:rsidR="00F53A7C" w:rsidRPr="007A06F5">
        <w:rPr>
          <w:lang w:val="la-Latn"/>
        </w:rPr>
        <w:t>eis carricare</w:t>
      </w:r>
      <w:r w:rsidR="00360346" w:rsidRPr="007A06F5">
        <w:rPr>
          <w:lang w:val="la-Latn"/>
        </w:rPr>
        <w:t xml:space="preserve"> </w:t>
      </w:r>
      <w:r w:rsidR="00F53A7C" w:rsidRPr="007A06F5">
        <w:rPr>
          <w:lang w:val="la-Latn"/>
        </w:rPr>
        <w:t>praecipitur de</w:t>
      </w:r>
      <w:r w:rsidR="00360346" w:rsidRPr="007A06F5">
        <w:rPr>
          <w:lang w:val="la-Latn"/>
        </w:rPr>
        <w:t xml:space="preserve"> </w:t>
      </w:r>
      <w:r w:rsidR="00F53A7C" w:rsidRPr="007A06F5">
        <w:rPr>
          <w:lang w:val="la-Latn"/>
        </w:rPr>
        <w:t>opera carroperae</w:t>
      </w:r>
      <w:r w:rsidR="00360346" w:rsidRPr="007A06F5">
        <w:rPr>
          <w:lang w:val="la-Latn"/>
        </w:rPr>
        <w:t xml:space="preserve">, </w:t>
      </w:r>
      <w:r w:rsidR="00F53A7C" w:rsidRPr="007A06F5">
        <w:rPr>
          <w:lang w:val="la-Latn"/>
        </w:rPr>
        <w:t>quando illam facere debent</w:t>
      </w:r>
      <w:r w:rsidR="00360346" w:rsidRPr="007A06F5">
        <w:rPr>
          <w:lang w:val="la-Latn"/>
        </w:rPr>
        <w:t xml:space="preserve">, </w:t>
      </w:r>
      <w:r w:rsidRPr="007A06F5">
        <w:rPr>
          <w:lang w:val="la-Latn"/>
        </w:rPr>
        <w:t xml:space="preserve">sine </w:t>
      </w:r>
      <w:r w:rsidR="00F53A7C" w:rsidRPr="007A06F5">
        <w:rPr>
          <w:lang w:val="la-Latn"/>
        </w:rPr>
        <w:t>ulla differentia carricent</w:t>
      </w:r>
      <w:r w:rsidR="008E2A6B" w:rsidRPr="007A06F5">
        <w:rPr>
          <w:lang w:val="la-Latn"/>
        </w:rPr>
        <w:t xml:space="preserve">; </w:t>
      </w:r>
      <w:r w:rsidR="00F53A7C" w:rsidRPr="007A06F5">
        <w:rPr>
          <w:lang w:val="la-Latn"/>
        </w:rPr>
        <w:t>et</w:t>
      </w:r>
      <w:r w:rsidR="00360346" w:rsidRPr="007A06F5">
        <w:rPr>
          <w:lang w:val="la-Latn"/>
        </w:rPr>
        <w:t xml:space="preserve"> </w:t>
      </w:r>
      <w:r w:rsidR="00F53A7C" w:rsidRPr="007A06F5">
        <w:rPr>
          <w:lang w:val="la-Latn"/>
        </w:rPr>
        <w:t>quidquid eis de opera manoperae</w:t>
      </w:r>
      <w:r w:rsidR="00360346" w:rsidRPr="007A06F5">
        <w:rPr>
          <w:lang w:val="la-Latn"/>
        </w:rPr>
        <w:t xml:space="preserve">, </w:t>
      </w:r>
      <w:r w:rsidRPr="007A06F5">
        <w:rPr>
          <w:lang w:val="la-Latn"/>
        </w:rPr>
        <w:t xml:space="preserve">quando illam facere </w:t>
      </w:r>
      <w:r w:rsidR="00F53A7C" w:rsidRPr="007A06F5">
        <w:rPr>
          <w:lang w:val="la-Latn"/>
        </w:rPr>
        <w:t>debent</w:t>
      </w:r>
      <w:r w:rsidR="00360346" w:rsidRPr="007A06F5">
        <w:rPr>
          <w:lang w:val="la-Latn"/>
        </w:rPr>
        <w:t xml:space="preserve">, </w:t>
      </w:r>
      <w:r w:rsidR="00F53A7C" w:rsidRPr="007A06F5">
        <w:rPr>
          <w:lang w:val="la-Latn"/>
        </w:rPr>
        <w:t>praecipitur</w:t>
      </w:r>
      <w:r w:rsidR="00360346" w:rsidRPr="007A06F5">
        <w:rPr>
          <w:lang w:val="la-Latn"/>
        </w:rPr>
        <w:t xml:space="preserve">, </w:t>
      </w:r>
      <w:r w:rsidR="00F53A7C" w:rsidRPr="007A06F5">
        <w:rPr>
          <w:lang w:val="la-Latn"/>
        </w:rPr>
        <w:t>similiter sine</w:t>
      </w:r>
      <w:r w:rsidR="00360346" w:rsidRPr="007A06F5">
        <w:rPr>
          <w:lang w:val="la-Latn"/>
        </w:rPr>
        <w:t xml:space="preserve"> </w:t>
      </w:r>
      <w:r w:rsidR="00F53A7C" w:rsidRPr="007A06F5">
        <w:rPr>
          <w:lang w:val="la-Latn"/>
        </w:rPr>
        <w:t>ulla differentia faciant</w:t>
      </w:r>
      <w:r w:rsidR="008E2A6B" w:rsidRPr="007A06F5">
        <w:rPr>
          <w:lang w:val="la-Latn"/>
        </w:rPr>
        <w:t xml:space="preserve">. </w:t>
      </w:r>
    </w:p>
    <w:p w14:paraId="5BEA7140" w14:textId="004DF5CB" w:rsidR="00F53A7C" w:rsidRPr="007A06F5" w:rsidRDefault="00AE7CDC" w:rsidP="00E9104F">
      <w:pPr>
        <w:pStyle w:val="Normlnweb"/>
        <w:numPr>
          <w:ilvl w:val="0"/>
          <w:numId w:val="57"/>
        </w:numPr>
        <w:rPr>
          <w:lang w:val="la-Latn"/>
        </w:rPr>
      </w:pPr>
      <w:r w:rsidRPr="007A06F5">
        <w:rPr>
          <w:lang w:val="la-Latn"/>
        </w:rPr>
        <w:t>Ut</w:t>
      </w:r>
      <w:r w:rsidR="00360346" w:rsidRPr="007A06F5">
        <w:rPr>
          <w:lang w:val="la-Latn"/>
        </w:rPr>
        <w:t xml:space="preserve">, </w:t>
      </w:r>
      <w:r w:rsidR="00F53A7C" w:rsidRPr="007A06F5">
        <w:rPr>
          <w:lang w:val="la-Latn"/>
        </w:rPr>
        <w:t>quoniam in quibusdam locis coloni</w:t>
      </w:r>
      <w:r w:rsidR="00360346" w:rsidRPr="007A06F5">
        <w:rPr>
          <w:lang w:val="la-Latn"/>
        </w:rPr>
        <w:t xml:space="preserve">, </w:t>
      </w:r>
      <w:r w:rsidR="00F53A7C" w:rsidRPr="007A06F5">
        <w:rPr>
          <w:lang w:val="la-Latn"/>
        </w:rPr>
        <w:t>tam fiscales</w:t>
      </w:r>
      <w:r w:rsidR="00360346" w:rsidRPr="007A06F5">
        <w:rPr>
          <w:lang w:val="la-Latn"/>
        </w:rPr>
        <w:t xml:space="preserve">, </w:t>
      </w:r>
      <w:r w:rsidR="00F53A7C" w:rsidRPr="007A06F5">
        <w:rPr>
          <w:lang w:val="la-Latn"/>
        </w:rPr>
        <w:t>quam et de casis Dei</w:t>
      </w:r>
      <w:r w:rsidR="00360346" w:rsidRPr="007A06F5">
        <w:rPr>
          <w:lang w:val="la-Latn"/>
        </w:rPr>
        <w:t xml:space="preserve">, </w:t>
      </w:r>
      <w:r w:rsidR="00F53A7C" w:rsidRPr="007A06F5">
        <w:rPr>
          <w:lang w:val="la-Latn"/>
        </w:rPr>
        <w:t>suas hereditates</w:t>
      </w:r>
      <w:r w:rsidR="00360346" w:rsidRPr="007A06F5">
        <w:rPr>
          <w:lang w:val="la-Latn"/>
        </w:rPr>
        <w:t xml:space="preserve">, </w:t>
      </w:r>
      <w:r w:rsidR="00F53A7C" w:rsidRPr="007A06F5">
        <w:rPr>
          <w:lang w:val="la-Latn"/>
        </w:rPr>
        <w:t>id est mansa s</w:t>
      </w:r>
      <w:r w:rsidR="00360346" w:rsidRPr="007A06F5">
        <w:rPr>
          <w:lang w:val="la-Latn"/>
        </w:rPr>
        <w:t xml:space="preserve">, </w:t>
      </w:r>
      <w:r w:rsidR="00F53A7C" w:rsidRPr="007A06F5">
        <w:rPr>
          <w:lang w:val="la-Latn"/>
        </w:rPr>
        <w:t>quae tenent</w:t>
      </w:r>
      <w:r w:rsidR="00360346" w:rsidRPr="007A06F5">
        <w:rPr>
          <w:lang w:val="la-Latn"/>
        </w:rPr>
        <w:t xml:space="preserve">, </w:t>
      </w:r>
      <w:r w:rsidR="00346835" w:rsidRPr="007A06F5">
        <w:rPr>
          <w:lang w:val="la-Latn"/>
        </w:rPr>
        <w:t>non solum suis paribus</w:t>
      </w:r>
      <w:r w:rsidR="00360346" w:rsidRPr="007A06F5">
        <w:rPr>
          <w:lang w:val="la-Latn"/>
        </w:rPr>
        <w:t xml:space="preserve">, </w:t>
      </w:r>
      <w:r w:rsidR="00346835" w:rsidRPr="007A06F5">
        <w:rPr>
          <w:lang w:val="la-Latn"/>
        </w:rPr>
        <w:t xml:space="preserve">sed et clericis </w:t>
      </w:r>
      <w:r w:rsidR="00F53A7C" w:rsidRPr="007A06F5">
        <w:rPr>
          <w:lang w:val="la-Latn"/>
        </w:rPr>
        <w:t>canonicis ac villanis presbyteris et aliis quibuscumque hominibus vendunt et tantum modo sellam  retinent et hac occasione sic</w:t>
      </w:r>
      <w:r w:rsidR="00360346" w:rsidRPr="007A06F5">
        <w:rPr>
          <w:lang w:val="la-Latn"/>
        </w:rPr>
        <w:t xml:space="preserve"> </w:t>
      </w:r>
      <w:r w:rsidR="00F53A7C" w:rsidRPr="007A06F5">
        <w:rPr>
          <w:lang w:val="la-Latn"/>
        </w:rPr>
        <w:t>destructae fiunt</w:t>
      </w:r>
      <w:r w:rsidR="00360346" w:rsidRPr="007A06F5">
        <w:rPr>
          <w:lang w:val="la-Latn"/>
        </w:rPr>
        <w:t xml:space="preserve"> </w:t>
      </w:r>
      <w:r w:rsidR="00F53A7C" w:rsidRPr="007A06F5">
        <w:rPr>
          <w:lang w:val="la-Latn"/>
        </w:rPr>
        <w:t>villae</w:t>
      </w:r>
      <w:r w:rsidR="00360346" w:rsidRPr="007A06F5">
        <w:rPr>
          <w:lang w:val="la-Latn"/>
        </w:rPr>
        <w:t xml:space="preserve">, </w:t>
      </w:r>
      <w:r w:rsidR="00346835" w:rsidRPr="007A06F5">
        <w:rPr>
          <w:lang w:val="la-Latn"/>
        </w:rPr>
        <w:t xml:space="preserve">ut non solum </w:t>
      </w:r>
      <w:r w:rsidR="00F53A7C" w:rsidRPr="007A06F5">
        <w:rPr>
          <w:lang w:val="la-Latn"/>
        </w:rPr>
        <w:t>census debitus inde non possit exigi</w:t>
      </w:r>
      <w:r w:rsidR="00360346" w:rsidRPr="007A06F5">
        <w:rPr>
          <w:lang w:val="la-Latn"/>
        </w:rPr>
        <w:t xml:space="preserve">, </w:t>
      </w:r>
      <w:r w:rsidR="00F53A7C" w:rsidRPr="007A06F5">
        <w:rPr>
          <w:lang w:val="la-Latn"/>
        </w:rPr>
        <w:t>sed etiam quae</w:t>
      </w:r>
      <w:r w:rsidR="00346835" w:rsidRPr="007A06F5">
        <w:rPr>
          <w:lang w:val="la-Latn"/>
        </w:rPr>
        <w:t xml:space="preserve"> terrae de singulis mansis fue</w:t>
      </w:r>
      <w:r w:rsidR="00F53A7C" w:rsidRPr="007A06F5">
        <w:rPr>
          <w:lang w:val="la-Latn"/>
        </w:rPr>
        <w:t>runt w</w:t>
      </w:r>
      <w:r w:rsidR="00360346" w:rsidRPr="007A06F5">
        <w:rPr>
          <w:lang w:val="la-Latn"/>
        </w:rPr>
        <w:t xml:space="preserve">, </w:t>
      </w:r>
      <w:r w:rsidR="00F53A7C" w:rsidRPr="007A06F5">
        <w:rPr>
          <w:lang w:val="la-Latn"/>
        </w:rPr>
        <w:t>iam non possint agnosci</w:t>
      </w:r>
      <w:r w:rsidR="00D9225B" w:rsidRPr="007A06F5">
        <w:rPr>
          <w:lang w:val="la-Latn"/>
        </w:rPr>
        <w:t xml:space="preserve">: </w:t>
      </w:r>
      <w:r w:rsidR="00F53A7C" w:rsidRPr="007A06F5">
        <w:rPr>
          <w:lang w:val="la-Latn"/>
        </w:rPr>
        <w:t>constituimus</w:t>
      </w:r>
      <w:r w:rsidR="00360346" w:rsidRPr="007A06F5">
        <w:rPr>
          <w:lang w:val="la-Latn"/>
        </w:rPr>
        <w:t xml:space="preserve">, </w:t>
      </w:r>
      <w:r w:rsidR="00F53A7C" w:rsidRPr="007A06F5">
        <w:rPr>
          <w:lang w:val="la-Latn"/>
        </w:rPr>
        <w:t>ut praecipi</w:t>
      </w:r>
      <w:r w:rsidR="00346835" w:rsidRPr="007A06F5">
        <w:rPr>
          <w:lang w:val="la-Latn"/>
        </w:rPr>
        <w:t xml:space="preserve">atur a nostris ministerialibus </w:t>
      </w:r>
      <w:r w:rsidR="00F53A7C" w:rsidRPr="007A06F5">
        <w:rPr>
          <w:lang w:val="la-Latn"/>
        </w:rPr>
        <w:t>et a ministris ecclesiasticis</w:t>
      </w:r>
      <w:r w:rsidR="00360346" w:rsidRPr="007A06F5">
        <w:rPr>
          <w:lang w:val="la-Latn"/>
        </w:rPr>
        <w:t xml:space="preserve">, </w:t>
      </w:r>
      <w:r w:rsidR="00F53A7C" w:rsidRPr="007A06F5">
        <w:rPr>
          <w:lang w:val="la-Latn"/>
        </w:rPr>
        <w:t>ut hoc nullo modo de cetero fiat</w:t>
      </w:r>
      <w:r w:rsidR="00360346" w:rsidRPr="007A06F5">
        <w:rPr>
          <w:lang w:val="la-Latn"/>
        </w:rPr>
        <w:t xml:space="preserve">, </w:t>
      </w:r>
      <w:r w:rsidR="00346835" w:rsidRPr="007A06F5">
        <w:rPr>
          <w:lang w:val="la-Latn"/>
        </w:rPr>
        <w:t xml:space="preserve">ne villae destructae </w:t>
      </w:r>
      <w:r w:rsidR="00F53A7C" w:rsidRPr="007A06F5">
        <w:rPr>
          <w:lang w:val="la-Latn"/>
        </w:rPr>
        <w:t>atque confusae fiant</w:t>
      </w:r>
      <w:r w:rsidR="008E2A6B" w:rsidRPr="007A06F5">
        <w:rPr>
          <w:lang w:val="la-Latn"/>
        </w:rPr>
        <w:t xml:space="preserve">; </w:t>
      </w:r>
      <w:r w:rsidR="00F53A7C" w:rsidRPr="007A06F5">
        <w:rPr>
          <w:lang w:val="la-Latn"/>
        </w:rPr>
        <w:t>et quicquid de singulis mans</w:t>
      </w:r>
      <w:r w:rsidR="00346835" w:rsidRPr="007A06F5">
        <w:rPr>
          <w:lang w:val="la-Latn"/>
        </w:rPr>
        <w:t xml:space="preserve">is sine licentia dominorum vel </w:t>
      </w:r>
      <w:r w:rsidR="00F53A7C" w:rsidRPr="007A06F5">
        <w:rPr>
          <w:lang w:val="la-Latn"/>
        </w:rPr>
        <w:t>magistrorum per quoscumque venditum est</w:t>
      </w:r>
      <w:r w:rsidR="00360346" w:rsidRPr="007A06F5">
        <w:rPr>
          <w:lang w:val="la-Latn"/>
        </w:rPr>
        <w:t xml:space="preserve">, </w:t>
      </w:r>
      <w:r w:rsidR="00F53A7C" w:rsidRPr="007A06F5">
        <w:rPr>
          <w:lang w:val="la-Latn"/>
        </w:rPr>
        <w:t>recipiatur</w:t>
      </w:r>
      <w:r w:rsidR="00360346" w:rsidRPr="007A06F5">
        <w:rPr>
          <w:lang w:val="la-Latn"/>
        </w:rPr>
        <w:t xml:space="preserve">, </w:t>
      </w:r>
      <w:r w:rsidR="00F53A7C" w:rsidRPr="007A06F5">
        <w:rPr>
          <w:lang w:val="la-Latn"/>
        </w:rPr>
        <w:t>et singulis mansis u</w:t>
      </w:r>
      <w:r w:rsidR="00360346" w:rsidRPr="007A06F5">
        <w:rPr>
          <w:lang w:val="la-Latn"/>
        </w:rPr>
        <w:t xml:space="preserve">, </w:t>
      </w:r>
      <w:r w:rsidR="00346835" w:rsidRPr="007A06F5">
        <w:rPr>
          <w:lang w:val="la-Latn"/>
        </w:rPr>
        <w:t xml:space="preserve">de quibus </w:t>
      </w:r>
      <w:r w:rsidR="00F53A7C" w:rsidRPr="007A06F5">
        <w:rPr>
          <w:lang w:val="la-Latn"/>
        </w:rPr>
        <w:t>terrae venditae sunt et de</w:t>
      </w:r>
      <w:r w:rsidR="00D9225B" w:rsidRPr="007A06F5">
        <w:rPr>
          <w:lang w:val="la-Latn"/>
        </w:rPr>
        <w:t xml:space="preserve"> </w:t>
      </w:r>
      <w:r w:rsidR="00F53A7C" w:rsidRPr="007A06F5">
        <w:rPr>
          <w:lang w:val="la-Latn"/>
        </w:rPr>
        <w:t>quibus census decidit</w:t>
      </w:r>
      <w:r w:rsidR="00360346" w:rsidRPr="007A06F5">
        <w:rPr>
          <w:lang w:val="la-Latn"/>
        </w:rPr>
        <w:t xml:space="preserve"> </w:t>
      </w:r>
      <w:r w:rsidR="00F53A7C" w:rsidRPr="007A06F5">
        <w:rPr>
          <w:lang w:val="la-Latn"/>
        </w:rPr>
        <w:t>propter eorum impossibilitatem</w:t>
      </w:r>
      <w:r w:rsidR="00360346" w:rsidRPr="007A06F5">
        <w:rPr>
          <w:lang w:val="la-Latn"/>
        </w:rPr>
        <w:t xml:space="preserve">, </w:t>
      </w:r>
      <w:r w:rsidR="00F53A7C" w:rsidRPr="007A06F5">
        <w:rPr>
          <w:lang w:val="la-Latn"/>
        </w:rPr>
        <w:t>qui z mansa deservire non possunt</w:t>
      </w:r>
      <w:r w:rsidR="00360346" w:rsidRPr="007A06F5">
        <w:rPr>
          <w:lang w:val="la-Latn"/>
        </w:rPr>
        <w:t xml:space="preserve">, </w:t>
      </w:r>
      <w:r w:rsidR="00F53A7C" w:rsidRPr="007A06F5">
        <w:rPr>
          <w:lang w:val="la-Latn"/>
        </w:rPr>
        <w:t>restituatur</w:t>
      </w:r>
      <w:r w:rsidR="008E2A6B" w:rsidRPr="007A06F5">
        <w:rPr>
          <w:lang w:val="la-Latn"/>
        </w:rPr>
        <w:t xml:space="preserve">; </w:t>
      </w:r>
      <w:r w:rsidR="00F53A7C" w:rsidRPr="007A06F5">
        <w:rPr>
          <w:lang w:val="la-Latn"/>
        </w:rPr>
        <w:t>et iuxt</w:t>
      </w:r>
      <w:r w:rsidR="00346835" w:rsidRPr="007A06F5">
        <w:rPr>
          <w:lang w:val="la-Latn"/>
        </w:rPr>
        <w:t xml:space="preserve">a qualitatem z vel quantitatem </w:t>
      </w:r>
      <w:r w:rsidR="00F53A7C" w:rsidRPr="007A06F5">
        <w:rPr>
          <w:lang w:val="la-Latn"/>
        </w:rPr>
        <w:t>terrae vel vinearum ad singulos mansos pertinentium</w:t>
      </w:r>
      <w:r w:rsidR="00360346" w:rsidRPr="007A06F5">
        <w:rPr>
          <w:lang w:val="la-Latn"/>
        </w:rPr>
        <w:t xml:space="preserve">, </w:t>
      </w:r>
      <w:r w:rsidR="00F53A7C" w:rsidRPr="007A06F5">
        <w:rPr>
          <w:lang w:val="la-Latn"/>
        </w:rPr>
        <w:t>postquam a restaurati fuerint</w:t>
      </w:r>
      <w:r w:rsidR="00360346" w:rsidRPr="007A06F5">
        <w:rPr>
          <w:lang w:val="la-Latn"/>
        </w:rPr>
        <w:t xml:space="preserve">, </w:t>
      </w:r>
      <w:r w:rsidR="00F53A7C" w:rsidRPr="007A06F5">
        <w:rPr>
          <w:lang w:val="la-Latn"/>
        </w:rPr>
        <w:t>ab unoquoque manso census ad partem dominicam exigatur</w:t>
      </w:r>
      <w:r w:rsidR="008E2A6B" w:rsidRPr="007A06F5">
        <w:rPr>
          <w:lang w:val="la-Latn"/>
        </w:rPr>
        <w:t xml:space="preserve">. </w:t>
      </w:r>
    </w:p>
    <w:p w14:paraId="53959BB7" w14:textId="49DB0ADE" w:rsidR="00F53A7C" w:rsidRPr="007A06F5" w:rsidRDefault="00F53A7C" w:rsidP="00E9104F">
      <w:pPr>
        <w:pStyle w:val="Normlnweb"/>
        <w:numPr>
          <w:ilvl w:val="0"/>
          <w:numId w:val="57"/>
        </w:numPr>
        <w:rPr>
          <w:lang w:val="la-Latn"/>
        </w:rPr>
      </w:pPr>
      <w:r w:rsidRPr="007A06F5">
        <w:rPr>
          <w:lang w:val="la-Latn"/>
        </w:rPr>
        <w:t>De</w:t>
      </w:r>
      <w:r w:rsidR="00360346" w:rsidRPr="007A06F5">
        <w:rPr>
          <w:lang w:val="la-Latn"/>
        </w:rPr>
        <w:t xml:space="preserve"> </w:t>
      </w:r>
      <w:r w:rsidRPr="007A06F5">
        <w:rPr>
          <w:lang w:val="la-Latn"/>
        </w:rPr>
        <w:t>adventitiis istius terrae</w:t>
      </w:r>
      <w:r w:rsidR="00360346" w:rsidRPr="007A06F5">
        <w:rPr>
          <w:lang w:val="la-Latn"/>
        </w:rPr>
        <w:t xml:space="preserve">, </w:t>
      </w:r>
      <w:r w:rsidRPr="007A06F5">
        <w:rPr>
          <w:lang w:val="la-Latn"/>
        </w:rPr>
        <w:t>quae a Nortmannis</w:t>
      </w:r>
      <w:r w:rsidR="00360346" w:rsidRPr="007A06F5">
        <w:rPr>
          <w:lang w:val="la-Latn"/>
        </w:rPr>
        <w:t xml:space="preserve"> </w:t>
      </w:r>
      <w:r w:rsidRPr="007A06F5">
        <w:rPr>
          <w:lang w:val="la-Latn"/>
        </w:rPr>
        <w:t>devastata</w:t>
      </w:r>
      <w:r w:rsidR="00360346" w:rsidRPr="007A06F5">
        <w:rPr>
          <w:lang w:val="la-Latn"/>
        </w:rPr>
        <w:t xml:space="preserve"> </w:t>
      </w:r>
      <w:r w:rsidRPr="007A06F5">
        <w:rPr>
          <w:lang w:val="la-Latn"/>
        </w:rPr>
        <w:t>est</w:t>
      </w:r>
      <w:r w:rsidR="00360346" w:rsidRPr="007A06F5">
        <w:rPr>
          <w:lang w:val="la-Latn"/>
        </w:rPr>
        <w:t xml:space="preserve">, </w:t>
      </w:r>
      <w:r w:rsidR="00F301C4" w:rsidRPr="007A06F5">
        <w:rPr>
          <w:lang w:val="la-Latn"/>
        </w:rPr>
        <w:t>constitui</w:t>
      </w:r>
      <w:r w:rsidRPr="007A06F5">
        <w:rPr>
          <w:lang w:val="la-Latn"/>
        </w:rPr>
        <w:t>mus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sicut in capitulari avi nostri Karoli imperatoris habetur</w:t>
      </w:r>
      <w:r w:rsidR="00360346" w:rsidRPr="007A06F5">
        <w:rPr>
          <w:lang w:val="la-Latn"/>
        </w:rPr>
        <w:t xml:space="preserve">, </w:t>
      </w:r>
      <w:r w:rsidR="00F301C4" w:rsidRPr="007A06F5">
        <w:rPr>
          <w:lang w:val="la-Latn"/>
        </w:rPr>
        <w:t xml:space="preserve">unusquisque comes </w:t>
      </w:r>
      <w:r w:rsidRPr="007A06F5">
        <w:rPr>
          <w:lang w:val="la-Latn"/>
        </w:rPr>
        <w:t>de su</w:t>
      </w:r>
      <w:r w:rsidR="00AE7CDC" w:rsidRPr="007A06F5">
        <w:rPr>
          <w:lang w:val="la-Latn"/>
        </w:rPr>
        <w:t xml:space="preserve">o comitatu et nomina eorum et </w:t>
      </w:r>
      <w:r w:rsidRPr="007A06F5">
        <w:rPr>
          <w:lang w:val="la-Latn"/>
        </w:rPr>
        <w:t>qui sunt</w:t>
      </w:r>
      <w:r w:rsidR="00360346" w:rsidRPr="007A06F5">
        <w:rPr>
          <w:lang w:val="la-Latn"/>
        </w:rPr>
        <w:t xml:space="preserve"> </w:t>
      </w:r>
      <w:r w:rsidRPr="007A06F5">
        <w:rPr>
          <w:lang w:val="la-Latn"/>
        </w:rPr>
        <w:t>eorum seniores describi faciant</w:t>
      </w:r>
      <w:r w:rsidR="00360346" w:rsidRPr="007A06F5">
        <w:rPr>
          <w:lang w:val="la-Latn"/>
        </w:rPr>
        <w:t xml:space="preserve"> </w:t>
      </w:r>
      <w:r w:rsidR="00F301C4" w:rsidRPr="007A06F5">
        <w:rPr>
          <w:lang w:val="la-Latn"/>
        </w:rPr>
        <w:t xml:space="preserve">et </w:t>
      </w:r>
      <w:r w:rsidRPr="007A06F5">
        <w:rPr>
          <w:lang w:val="la-Latn"/>
        </w:rPr>
        <w:t>ipsos advenas</w:t>
      </w:r>
      <w:r w:rsidR="00360346" w:rsidRPr="007A06F5">
        <w:rPr>
          <w:lang w:val="la-Latn"/>
        </w:rPr>
        <w:t xml:space="preserve">, </w:t>
      </w:r>
      <w:r w:rsidRPr="007A06F5">
        <w:rPr>
          <w:lang w:val="la-Latn"/>
        </w:rPr>
        <w:t>qui a tempore avi nostri atque a tem</w:t>
      </w:r>
      <w:r w:rsidR="00F301C4" w:rsidRPr="007A06F5">
        <w:rPr>
          <w:lang w:val="la-Latn"/>
        </w:rPr>
        <w:t xml:space="preserve">pore domini et e patris nostri </w:t>
      </w:r>
      <w:r w:rsidRPr="007A06F5">
        <w:rPr>
          <w:lang w:val="la-Latn"/>
        </w:rPr>
        <w:t>in</w:t>
      </w:r>
      <w:r w:rsidR="00360346" w:rsidRPr="007A06F5">
        <w:rPr>
          <w:lang w:val="la-Latn"/>
        </w:rPr>
        <w:t xml:space="preserve"> </w:t>
      </w:r>
      <w:r w:rsidRPr="007A06F5">
        <w:rPr>
          <w:lang w:val="la-Latn"/>
        </w:rPr>
        <w:t xml:space="preserve">illorum comitatibus </w:t>
      </w:r>
      <w:r w:rsidRPr="007A06F5">
        <w:rPr>
          <w:lang w:val="la-Latn"/>
        </w:rPr>
        <w:lastRenderedPageBreak/>
        <w:t>commanent h</w:t>
      </w:r>
      <w:r w:rsidR="00360346" w:rsidRPr="007A06F5">
        <w:rPr>
          <w:lang w:val="la-Latn"/>
        </w:rPr>
        <w:t xml:space="preserve">, </w:t>
      </w:r>
      <w:r w:rsidRPr="007A06F5">
        <w:rPr>
          <w:lang w:val="la-Latn"/>
        </w:rPr>
        <w:t>secundum consuetudinem</w:t>
      </w:r>
      <w:r w:rsidR="00360346" w:rsidRPr="007A06F5">
        <w:rPr>
          <w:lang w:val="la-Latn"/>
        </w:rPr>
        <w:t xml:space="preserve">, </w:t>
      </w:r>
      <w:r w:rsidR="00F301C4" w:rsidRPr="007A06F5">
        <w:rPr>
          <w:lang w:val="la-Latn"/>
        </w:rPr>
        <w:t>quae illorum tempo</w:t>
      </w:r>
      <w:r w:rsidRPr="007A06F5">
        <w:rPr>
          <w:lang w:val="la-Latn"/>
        </w:rPr>
        <w:t>ribus fuit</w:t>
      </w:r>
      <w:r w:rsidR="00360346" w:rsidRPr="007A06F5">
        <w:rPr>
          <w:lang w:val="la-Latn"/>
        </w:rPr>
        <w:t xml:space="preserve">, </w:t>
      </w:r>
      <w:r w:rsidRPr="007A06F5">
        <w:rPr>
          <w:lang w:val="la-Latn"/>
        </w:rPr>
        <w:t>eos ibi manere permittant</w:t>
      </w:r>
      <w:r w:rsidR="008E2A6B" w:rsidRPr="007A06F5">
        <w:rPr>
          <w:lang w:val="la-Latn"/>
        </w:rPr>
        <w:t xml:space="preserve">. </w:t>
      </w:r>
      <w:r w:rsidRPr="007A06F5">
        <w:rPr>
          <w:lang w:val="la-Latn"/>
        </w:rPr>
        <w:t>Illos vero</w:t>
      </w:r>
      <w:r w:rsidR="00360346" w:rsidRPr="007A06F5">
        <w:rPr>
          <w:lang w:val="la-Latn"/>
        </w:rPr>
        <w:t xml:space="preserve">, </w:t>
      </w:r>
      <w:r w:rsidRPr="007A06F5">
        <w:rPr>
          <w:lang w:val="la-Latn"/>
        </w:rPr>
        <w:t>qui</w:t>
      </w:r>
      <w:r w:rsidR="00360346" w:rsidRPr="007A06F5">
        <w:rPr>
          <w:lang w:val="la-Latn"/>
        </w:rPr>
        <w:t xml:space="preserve"> </w:t>
      </w:r>
      <w:r w:rsidR="00F301C4" w:rsidRPr="007A06F5">
        <w:rPr>
          <w:lang w:val="la-Latn"/>
        </w:rPr>
        <w:t xml:space="preserve">persecutione Nortmannorum </w:t>
      </w:r>
      <w:r w:rsidRPr="007A06F5">
        <w:rPr>
          <w:lang w:val="la-Latn"/>
        </w:rPr>
        <w:t>nuper de istis partibus in illas partes confugerunt</w:t>
      </w:r>
      <w:r w:rsidR="00360346" w:rsidRPr="007A06F5">
        <w:rPr>
          <w:lang w:val="la-Latn"/>
        </w:rPr>
        <w:t xml:space="preserve">, </w:t>
      </w:r>
      <w:r w:rsidRPr="007A06F5">
        <w:rPr>
          <w:lang w:val="la-Latn"/>
        </w:rPr>
        <w:t>episcoporum missi</w:t>
      </w:r>
      <w:r w:rsidR="00360346" w:rsidRPr="007A06F5">
        <w:rPr>
          <w:lang w:val="la-Latn"/>
        </w:rPr>
        <w:t xml:space="preserve"> </w:t>
      </w:r>
      <w:r w:rsidR="00F301C4" w:rsidRPr="007A06F5">
        <w:rPr>
          <w:lang w:val="la-Latn"/>
        </w:rPr>
        <w:t xml:space="preserve">cum missis </w:t>
      </w:r>
      <w:r w:rsidRPr="007A06F5">
        <w:rPr>
          <w:lang w:val="la-Latn"/>
        </w:rPr>
        <w:t>rei publicae taliter de illis</w:t>
      </w:r>
      <w:r w:rsidR="00360346" w:rsidRPr="007A06F5">
        <w:rPr>
          <w:lang w:val="la-Latn"/>
        </w:rPr>
        <w:t xml:space="preserve"> </w:t>
      </w:r>
      <w:r w:rsidRPr="007A06F5">
        <w:rPr>
          <w:lang w:val="la-Latn"/>
        </w:rPr>
        <w:t>partibus in istas</w:t>
      </w:r>
      <w:r w:rsidR="00360346" w:rsidRPr="007A06F5">
        <w:rPr>
          <w:lang w:val="la-Latn"/>
        </w:rPr>
        <w:t xml:space="preserve"> </w:t>
      </w:r>
      <w:r w:rsidRPr="007A06F5">
        <w:rPr>
          <w:lang w:val="la-Latn"/>
        </w:rPr>
        <w:t>partes venire</w:t>
      </w:r>
      <w:r w:rsidR="00360346" w:rsidRPr="007A06F5">
        <w:rPr>
          <w:lang w:val="la-Latn"/>
        </w:rPr>
        <w:t xml:space="preserve"> </w:t>
      </w:r>
      <w:r w:rsidRPr="007A06F5">
        <w:rPr>
          <w:lang w:val="la-Latn"/>
        </w:rPr>
        <w:t>faciant</w:t>
      </w:r>
      <w:r w:rsidR="00360346" w:rsidRPr="007A06F5">
        <w:rPr>
          <w:lang w:val="la-Latn"/>
        </w:rPr>
        <w:t xml:space="preserve">, </w:t>
      </w:r>
      <w:r w:rsidR="00F301C4" w:rsidRPr="007A06F5">
        <w:rPr>
          <w:lang w:val="la-Latn"/>
        </w:rPr>
        <w:t>ut non oppri</w:t>
      </w:r>
      <w:r w:rsidRPr="007A06F5">
        <w:rPr>
          <w:lang w:val="la-Latn"/>
        </w:rPr>
        <w:t>mantur nec</w:t>
      </w:r>
      <w:r w:rsidR="00360346" w:rsidRPr="007A06F5">
        <w:rPr>
          <w:lang w:val="la-Latn"/>
        </w:rPr>
        <w:t xml:space="preserve"> </w:t>
      </w:r>
      <w:r w:rsidRPr="007A06F5">
        <w:rPr>
          <w:lang w:val="la-Latn"/>
        </w:rPr>
        <w:t>aliquis census vel quaecumque exactio ab illis exigatur</w:t>
      </w:r>
      <w:r w:rsidR="008E2A6B" w:rsidRPr="007A06F5">
        <w:rPr>
          <w:lang w:val="la-Latn"/>
        </w:rPr>
        <w:t xml:space="preserve">; </w:t>
      </w:r>
      <w:r w:rsidRPr="007A06F5">
        <w:rPr>
          <w:lang w:val="la-Latn"/>
        </w:rPr>
        <w:t>et habeant</w:t>
      </w:r>
      <w:r w:rsidR="00360346" w:rsidRPr="007A06F5">
        <w:rPr>
          <w:lang w:val="la-Latn"/>
        </w:rPr>
        <w:t xml:space="preserve"> </w:t>
      </w:r>
      <w:r w:rsidRPr="007A06F5">
        <w:rPr>
          <w:lang w:val="la-Latn"/>
        </w:rPr>
        <w:t>licentiam</w:t>
      </w:r>
      <w:r w:rsidR="00360346" w:rsidRPr="007A06F5">
        <w:rPr>
          <w:lang w:val="la-Latn"/>
        </w:rPr>
        <w:t xml:space="preserve">, </w:t>
      </w:r>
      <w:r w:rsidRPr="007A06F5">
        <w:rPr>
          <w:lang w:val="la-Latn"/>
        </w:rPr>
        <w:t>quae in illis partibus suo servitio promeruerunt</w:t>
      </w:r>
      <w:r w:rsidR="00360346" w:rsidRPr="007A06F5">
        <w:rPr>
          <w:lang w:val="la-Latn"/>
        </w:rPr>
        <w:t xml:space="preserve"> </w:t>
      </w:r>
      <w:r w:rsidRPr="007A06F5">
        <w:rPr>
          <w:lang w:val="la-Latn"/>
        </w:rPr>
        <w:t>vel quocumque iusto in / genio adepti sunt s</w:t>
      </w:r>
      <w:r w:rsidR="00360346" w:rsidRPr="007A06F5">
        <w:rPr>
          <w:lang w:val="la-Latn"/>
        </w:rPr>
        <w:t xml:space="preserve">, </w:t>
      </w:r>
      <w:r w:rsidRPr="007A06F5">
        <w:rPr>
          <w:lang w:val="la-Latn"/>
        </w:rPr>
        <w:t>commendandi</w:t>
      </w:r>
      <w:r w:rsidR="008E2A6B" w:rsidRPr="007A06F5">
        <w:rPr>
          <w:lang w:val="la-Latn"/>
        </w:rPr>
        <w:t xml:space="preserve">. </w:t>
      </w:r>
      <w:r w:rsidRPr="007A06F5">
        <w:rPr>
          <w:lang w:val="la-Latn"/>
        </w:rPr>
        <w:t>Et illi</w:t>
      </w:r>
      <w:r w:rsidR="00360346" w:rsidRPr="007A06F5">
        <w:rPr>
          <w:lang w:val="la-Latn"/>
        </w:rPr>
        <w:t xml:space="preserve">, </w:t>
      </w:r>
      <w:r w:rsidRPr="007A06F5">
        <w:rPr>
          <w:lang w:val="la-Latn"/>
        </w:rPr>
        <w:t>qui nu</w:t>
      </w:r>
      <w:r w:rsidR="00F301C4" w:rsidRPr="007A06F5">
        <w:rPr>
          <w:lang w:val="la-Latn"/>
        </w:rPr>
        <w:t xml:space="preserve">llum lucrum de opere in vineis </w:t>
      </w:r>
      <w:r w:rsidRPr="007A06F5">
        <w:rPr>
          <w:lang w:val="la-Latn"/>
        </w:rPr>
        <w:t>sperant</w:t>
      </w:r>
      <w:r w:rsidR="00360346" w:rsidRPr="007A06F5">
        <w:rPr>
          <w:lang w:val="la-Latn"/>
        </w:rPr>
        <w:t xml:space="preserve">, </w:t>
      </w:r>
      <w:r w:rsidRPr="007A06F5">
        <w:rPr>
          <w:lang w:val="la-Latn"/>
        </w:rPr>
        <w:t>Kalendis Septembris unusquisque ad locum suum iam</w:t>
      </w:r>
      <w:r w:rsidR="00360346" w:rsidRPr="007A06F5">
        <w:rPr>
          <w:lang w:val="la-Latn"/>
        </w:rPr>
        <w:t xml:space="preserve"> </w:t>
      </w:r>
      <w:r w:rsidRPr="007A06F5">
        <w:rPr>
          <w:lang w:val="la-Latn"/>
        </w:rPr>
        <w:t>perventus sit</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qui lucrum de vineis in illis partibus promeruerit u</w:t>
      </w:r>
      <w:r w:rsidR="00360346" w:rsidRPr="007A06F5">
        <w:rPr>
          <w:lang w:val="la-Latn"/>
        </w:rPr>
        <w:t xml:space="preserve">, </w:t>
      </w:r>
      <w:r w:rsidRPr="007A06F5">
        <w:rPr>
          <w:lang w:val="la-Latn"/>
        </w:rPr>
        <w:t>octo dies post mi</w:t>
      </w:r>
      <w:r w:rsidR="00F301C4" w:rsidRPr="007A06F5">
        <w:rPr>
          <w:lang w:val="la-Latn"/>
        </w:rPr>
        <w:t>ssam sancti Remigii</w:t>
      </w:r>
      <w:r w:rsidRPr="007A06F5">
        <w:rPr>
          <w:lang w:val="la-Latn"/>
        </w:rPr>
        <w:t xml:space="preserve"> in istas partes iam</w:t>
      </w:r>
      <w:r w:rsidR="00360346" w:rsidRPr="007A06F5">
        <w:rPr>
          <w:lang w:val="la-Latn"/>
        </w:rPr>
        <w:t xml:space="preserve"> </w:t>
      </w:r>
      <w:r w:rsidRPr="007A06F5">
        <w:rPr>
          <w:lang w:val="la-Latn"/>
        </w:rPr>
        <w:t>sit perventus et</w:t>
      </w:r>
      <w:r w:rsidR="00360346" w:rsidRPr="007A06F5">
        <w:rPr>
          <w:lang w:val="la-Latn"/>
        </w:rPr>
        <w:t xml:space="preserve"> </w:t>
      </w:r>
      <w:r w:rsidRPr="007A06F5">
        <w:rPr>
          <w:lang w:val="la-Latn"/>
        </w:rPr>
        <w:t>sib</w:t>
      </w:r>
      <w:r w:rsidR="00F301C4" w:rsidRPr="007A06F5">
        <w:rPr>
          <w:lang w:val="la-Latn"/>
        </w:rPr>
        <w:t xml:space="preserve">i in istis partibus in futurum </w:t>
      </w:r>
      <w:r w:rsidRPr="007A06F5">
        <w:rPr>
          <w:lang w:val="la-Latn"/>
        </w:rPr>
        <w:t>provideat et suo seniori serviat</w:t>
      </w:r>
      <w:r w:rsidR="008E2A6B" w:rsidRPr="007A06F5">
        <w:rPr>
          <w:lang w:val="la-Latn"/>
        </w:rPr>
        <w:t xml:space="preserve">. </w:t>
      </w:r>
      <w:r w:rsidRPr="007A06F5">
        <w:rPr>
          <w:lang w:val="la-Latn"/>
        </w:rPr>
        <w:t>Et si necesse illi</w:t>
      </w:r>
      <w:r w:rsidR="00360346" w:rsidRPr="007A06F5">
        <w:rPr>
          <w:lang w:val="la-Latn"/>
        </w:rPr>
        <w:t xml:space="preserve"> </w:t>
      </w:r>
      <w:r w:rsidRPr="007A06F5">
        <w:rPr>
          <w:lang w:val="la-Latn"/>
        </w:rPr>
        <w:t>fuerit</w:t>
      </w:r>
      <w:r w:rsidR="00360346" w:rsidRPr="007A06F5">
        <w:rPr>
          <w:lang w:val="la-Latn"/>
        </w:rPr>
        <w:t xml:space="preserve">, </w:t>
      </w:r>
      <w:r w:rsidRPr="007A06F5">
        <w:rPr>
          <w:lang w:val="la-Latn"/>
        </w:rPr>
        <w:t>ad missam sancti Martini ad suum conductum in illas partes redeat</w:t>
      </w:r>
      <w:r w:rsidR="00360346" w:rsidRPr="007A06F5">
        <w:rPr>
          <w:lang w:val="la-Latn"/>
        </w:rPr>
        <w:t xml:space="preserve">, </w:t>
      </w:r>
      <w:r w:rsidRPr="007A06F5">
        <w:rPr>
          <w:lang w:val="la-Latn"/>
        </w:rPr>
        <w:t>et usque ad Kalendas Aprilis ibidem</w:t>
      </w:r>
      <w:r w:rsidR="00D9225B" w:rsidRPr="007A06F5">
        <w:rPr>
          <w:lang w:val="la-Latn"/>
        </w:rPr>
        <w:t xml:space="preserve"> </w:t>
      </w:r>
      <w:r w:rsidRPr="007A06F5">
        <w:rPr>
          <w:lang w:val="la-Latn"/>
        </w:rPr>
        <w:t>immorandi</w:t>
      </w:r>
      <w:r w:rsidR="00360346" w:rsidRPr="007A06F5">
        <w:rPr>
          <w:lang w:val="la-Latn"/>
        </w:rPr>
        <w:t xml:space="preserve"> </w:t>
      </w:r>
      <w:r w:rsidRPr="007A06F5">
        <w:rPr>
          <w:lang w:val="la-Latn"/>
        </w:rPr>
        <w:t>licentiam habeat</w:t>
      </w:r>
      <w:r w:rsidR="00360346" w:rsidRPr="007A06F5">
        <w:rPr>
          <w:lang w:val="la-Latn"/>
        </w:rPr>
        <w:t xml:space="preserve">, </w:t>
      </w:r>
      <w:r w:rsidRPr="007A06F5">
        <w:rPr>
          <w:lang w:val="la-Latn"/>
        </w:rPr>
        <w:t>indeque ad terram suae a nativitatis et</w:t>
      </w:r>
      <w:r w:rsidR="00360346" w:rsidRPr="007A06F5">
        <w:rPr>
          <w:lang w:val="la-Latn"/>
        </w:rPr>
        <w:t xml:space="preserve"> </w:t>
      </w:r>
      <w:r w:rsidR="00F301C4" w:rsidRPr="007A06F5">
        <w:rPr>
          <w:lang w:val="la-Latn"/>
        </w:rPr>
        <w:t>ad seniora</w:t>
      </w:r>
      <w:r w:rsidRPr="007A06F5">
        <w:rPr>
          <w:lang w:val="la-Latn"/>
        </w:rPr>
        <w:t>tum</w:t>
      </w:r>
      <w:r w:rsidR="00360346" w:rsidRPr="007A06F5">
        <w:rPr>
          <w:lang w:val="la-Latn"/>
        </w:rPr>
        <w:t xml:space="preserve"> </w:t>
      </w:r>
      <w:r w:rsidRPr="007A06F5">
        <w:rPr>
          <w:lang w:val="la-Latn"/>
        </w:rPr>
        <w:t>suum unusquisque redeat</w:t>
      </w:r>
      <w:r w:rsidR="00360346" w:rsidRPr="007A06F5">
        <w:rPr>
          <w:lang w:val="la-Latn"/>
        </w:rPr>
        <w:t xml:space="preserve">, </w:t>
      </w:r>
      <w:r w:rsidRPr="007A06F5">
        <w:rPr>
          <w:lang w:val="la-Latn"/>
        </w:rPr>
        <w:t>et usque ad med</w:t>
      </w:r>
      <w:r w:rsidR="00F301C4" w:rsidRPr="007A06F5">
        <w:rPr>
          <w:lang w:val="la-Latn"/>
        </w:rPr>
        <w:t xml:space="preserve">ium Maium propter seminationem </w:t>
      </w:r>
      <w:r w:rsidRPr="007A06F5">
        <w:rPr>
          <w:lang w:val="la-Latn"/>
        </w:rPr>
        <w:t>ibidem maneat</w:t>
      </w:r>
      <w:r w:rsidR="008E2A6B" w:rsidRPr="007A06F5">
        <w:rPr>
          <w:lang w:val="la-Latn"/>
        </w:rPr>
        <w:t xml:space="preserve">; </w:t>
      </w:r>
      <w:r w:rsidRPr="007A06F5">
        <w:rPr>
          <w:lang w:val="la-Latn"/>
        </w:rPr>
        <w:t>indeque</w:t>
      </w:r>
      <w:r w:rsidR="00360346" w:rsidRPr="007A06F5">
        <w:rPr>
          <w:lang w:val="la-Latn"/>
        </w:rPr>
        <w:t xml:space="preserve">, </w:t>
      </w:r>
      <w:r w:rsidRPr="007A06F5">
        <w:rPr>
          <w:lang w:val="la-Latn"/>
        </w:rPr>
        <w:t>si illi e necessitas fuerit</w:t>
      </w:r>
      <w:r w:rsidR="00360346" w:rsidRPr="007A06F5">
        <w:rPr>
          <w:lang w:val="la-Latn"/>
        </w:rPr>
        <w:t xml:space="preserve">, </w:t>
      </w:r>
      <w:r w:rsidRPr="007A06F5">
        <w:rPr>
          <w:lang w:val="la-Latn"/>
        </w:rPr>
        <w:t>ad suum conductum redeat</w:t>
      </w:r>
      <w:r w:rsidR="008E2A6B" w:rsidRPr="007A06F5">
        <w:rPr>
          <w:lang w:val="la-Latn"/>
        </w:rPr>
        <w:t xml:space="preserve">; </w:t>
      </w:r>
      <w:r w:rsidRPr="007A06F5">
        <w:rPr>
          <w:lang w:val="la-Latn"/>
        </w:rPr>
        <w:t>et inde</w:t>
      </w:r>
      <w:r w:rsidR="00360346" w:rsidRPr="007A06F5">
        <w:rPr>
          <w:lang w:val="la-Latn"/>
        </w:rPr>
        <w:t xml:space="preserve"> </w:t>
      </w:r>
      <w:r w:rsidRPr="007A06F5">
        <w:rPr>
          <w:lang w:val="la-Latn"/>
        </w:rPr>
        <w:t>ad messiones</w:t>
      </w:r>
      <w:r w:rsidR="00360346" w:rsidRPr="007A06F5">
        <w:rPr>
          <w:lang w:val="la-Latn"/>
        </w:rPr>
        <w:t xml:space="preserve"> </w:t>
      </w:r>
      <w:r w:rsidRPr="007A06F5">
        <w:rPr>
          <w:lang w:val="la-Latn"/>
        </w:rPr>
        <w:t>in terram suam unusquisque redeat h</w:t>
      </w:r>
      <w:r w:rsidR="00360346" w:rsidRPr="007A06F5">
        <w:rPr>
          <w:lang w:val="la-Latn"/>
        </w:rPr>
        <w:t xml:space="preserve">, </w:t>
      </w:r>
      <w:r w:rsidRPr="007A06F5">
        <w:rPr>
          <w:lang w:val="la-Latn"/>
        </w:rPr>
        <w:t>et</w:t>
      </w:r>
      <w:r w:rsidR="00360346" w:rsidRPr="007A06F5">
        <w:rPr>
          <w:lang w:val="la-Latn"/>
        </w:rPr>
        <w:t xml:space="preserve"> </w:t>
      </w:r>
      <w:r w:rsidR="00F301C4" w:rsidRPr="007A06F5">
        <w:rPr>
          <w:lang w:val="la-Latn"/>
        </w:rPr>
        <w:t xml:space="preserve">de cetero ibidem per </w:t>
      </w:r>
      <w:r w:rsidRPr="007A06F5">
        <w:rPr>
          <w:lang w:val="la-Latn"/>
        </w:rPr>
        <w:t>maneat</w:t>
      </w:r>
      <w:r w:rsidR="008E2A6B" w:rsidRPr="007A06F5">
        <w:rPr>
          <w:lang w:val="la-Latn"/>
        </w:rPr>
        <w:t xml:space="preserve">. </w:t>
      </w:r>
      <w:r w:rsidRPr="007A06F5">
        <w:rPr>
          <w:lang w:val="la-Latn"/>
        </w:rPr>
        <w:t>Si autem de istis partibus in illis parti</w:t>
      </w:r>
      <w:r w:rsidR="00F301C4" w:rsidRPr="007A06F5">
        <w:rPr>
          <w:lang w:val="la-Latn"/>
        </w:rPr>
        <w:t xml:space="preserve">bus femina maritum aut maritus </w:t>
      </w:r>
      <w:r w:rsidRPr="007A06F5">
        <w:rPr>
          <w:lang w:val="la-Latn"/>
        </w:rPr>
        <w:t>feminam accepit</w:t>
      </w:r>
      <w:r w:rsidR="00360346" w:rsidRPr="007A06F5">
        <w:rPr>
          <w:lang w:val="la-Latn"/>
        </w:rPr>
        <w:t xml:space="preserve">, </w:t>
      </w:r>
      <w:r w:rsidRPr="007A06F5">
        <w:rPr>
          <w:lang w:val="la-Latn"/>
        </w:rPr>
        <w:t>illud coniugium</w:t>
      </w:r>
      <w:r w:rsidR="00360346" w:rsidRPr="007A06F5">
        <w:rPr>
          <w:lang w:val="la-Latn"/>
        </w:rPr>
        <w:t xml:space="preserve">, </w:t>
      </w:r>
      <w:r w:rsidRPr="007A06F5">
        <w:rPr>
          <w:lang w:val="la-Latn"/>
        </w:rPr>
        <w:t>quia non est legale neque e legitimum</w:t>
      </w:r>
      <w:r w:rsidR="00360346" w:rsidRPr="007A06F5">
        <w:rPr>
          <w:lang w:val="la-Latn"/>
        </w:rPr>
        <w:t xml:space="preserve">, </w:t>
      </w:r>
      <w:r w:rsidR="00F301C4" w:rsidRPr="007A06F5">
        <w:rPr>
          <w:lang w:val="la-Latn"/>
        </w:rPr>
        <w:t xml:space="preserve">sicut Leo </w:t>
      </w:r>
      <w:r w:rsidRPr="007A06F5">
        <w:rPr>
          <w:lang w:val="la-Latn"/>
        </w:rPr>
        <w:t>in sui</w:t>
      </w:r>
      <w:r w:rsidR="00F301C4" w:rsidRPr="007A06F5">
        <w:rPr>
          <w:lang w:val="la-Latn"/>
        </w:rPr>
        <w:t>s decretis et sanctus Gregorius</w:t>
      </w:r>
      <w:r w:rsidRPr="007A06F5">
        <w:rPr>
          <w:lang w:val="la-Latn"/>
        </w:rPr>
        <w:t xml:space="preserve"> in suis epistolis monstrant</w:t>
      </w:r>
      <w:r w:rsidR="00360346" w:rsidRPr="007A06F5">
        <w:rPr>
          <w:lang w:val="la-Latn"/>
        </w:rPr>
        <w:t xml:space="preserve">, </w:t>
      </w:r>
      <w:r w:rsidRPr="007A06F5">
        <w:rPr>
          <w:lang w:val="la-Latn"/>
        </w:rPr>
        <w:t>dissolvatur</w:t>
      </w:r>
      <w:r w:rsidR="008E2A6B" w:rsidRPr="007A06F5">
        <w:rPr>
          <w:lang w:val="la-Latn"/>
        </w:rPr>
        <w:t xml:space="preserve">; </w:t>
      </w:r>
      <w:r w:rsidR="00F301C4" w:rsidRPr="007A06F5">
        <w:rPr>
          <w:lang w:val="la-Latn"/>
        </w:rPr>
        <w:t xml:space="preserve">et </w:t>
      </w:r>
      <w:r w:rsidRPr="007A06F5">
        <w:rPr>
          <w:lang w:val="la-Latn"/>
        </w:rPr>
        <w:t>cuius fuerit</w:t>
      </w:r>
      <w:r w:rsidR="00360346" w:rsidRPr="007A06F5">
        <w:rPr>
          <w:lang w:val="la-Latn"/>
        </w:rPr>
        <w:t xml:space="preserve"> </w:t>
      </w:r>
      <w:r w:rsidRPr="007A06F5">
        <w:rPr>
          <w:lang w:val="la-Latn"/>
        </w:rPr>
        <w:t>yir vel femina</w:t>
      </w:r>
      <w:r w:rsidR="00360346" w:rsidRPr="007A06F5">
        <w:rPr>
          <w:lang w:val="la-Latn"/>
        </w:rPr>
        <w:t xml:space="preserve">, </w:t>
      </w:r>
      <w:r w:rsidRPr="007A06F5">
        <w:rPr>
          <w:lang w:val="la-Latn"/>
        </w:rPr>
        <w:t>mancipium</w:t>
      </w:r>
      <w:r w:rsidR="00360346" w:rsidRPr="007A06F5">
        <w:rPr>
          <w:lang w:val="la-Latn"/>
        </w:rPr>
        <w:t xml:space="preserve"> </w:t>
      </w:r>
      <w:r w:rsidRPr="007A06F5">
        <w:rPr>
          <w:lang w:val="la-Latn"/>
        </w:rPr>
        <w:t>suum</w:t>
      </w:r>
      <w:r w:rsidR="00360346" w:rsidRPr="007A06F5">
        <w:rPr>
          <w:lang w:val="la-Latn"/>
        </w:rPr>
        <w:t xml:space="preserve"> </w:t>
      </w:r>
      <w:r w:rsidRPr="007A06F5">
        <w:rPr>
          <w:lang w:val="la-Latn"/>
        </w:rPr>
        <w:t>quaeque potestas recipiat</w:t>
      </w:r>
      <w:r w:rsidR="00360346" w:rsidRPr="007A06F5">
        <w:rPr>
          <w:lang w:val="la-Latn"/>
        </w:rPr>
        <w:t xml:space="preserve">, </w:t>
      </w:r>
      <w:r w:rsidR="00F301C4" w:rsidRPr="007A06F5">
        <w:rPr>
          <w:lang w:val="la-Latn"/>
        </w:rPr>
        <w:t xml:space="preserve">et suae </w:t>
      </w:r>
      <w:r w:rsidRPr="007A06F5">
        <w:rPr>
          <w:lang w:val="la-Latn"/>
        </w:rPr>
        <w:t>potestatis homini coniungere faciat</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si infantes inde nati sunt</w:t>
      </w:r>
      <w:r w:rsidR="00360346" w:rsidRPr="007A06F5">
        <w:rPr>
          <w:lang w:val="la-Latn"/>
        </w:rPr>
        <w:t xml:space="preserve">, </w:t>
      </w:r>
      <w:r w:rsidR="00F301C4" w:rsidRPr="007A06F5">
        <w:rPr>
          <w:lang w:val="la-Latn"/>
        </w:rPr>
        <w:t xml:space="preserve">secundum legem </w:t>
      </w:r>
      <w:r w:rsidRPr="007A06F5">
        <w:rPr>
          <w:lang w:val="la-Latn"/>
        </w:rPr>
        <w:t>et antiquam consuetudinem e nostram e infantes matrem sequantur</w:t>
      </w:r>
      <w:r w:rsidR="008E2A6B" w:rsidRPr="007A06F5">
        <w:rPr>
          <w:lang w:val="la-Latn"/>
        </w:rPr>
        <w:t xml:space="preserve">. </w:t>
      </w:r>
      <w:r w:rsidR="00F301C4" w:rsidRPr="007A06F5">
        <w:rPr>
          <w:lang w:val="la-Latn"/>
        </w:rPr>
        <w:t xml:space="preserve">In illis autem </w:t>
      </w:r>
      <w:r w:rsidRPr="007A06F5">
        <w:rPr>
          <w:lang w:val="la-Latn"/>
        </w:rPr>
        <w:t>regionibus</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legem Romanam sequuntur</w:t>
      </w:r>
      <w:r w:rsidR="00360346" w:rsidRPr="007A06F5">
        <w:rPr>
          <w:lang w:val="la-Latn"/>
        </w:rPr>
        <w:t xml:space="preserve">, </w:t>
      </w:r>
      <w:r w:rsidRPr="007A06F5">
        <w:rPr>
          <w:lang w:val="la-Latn"/>
        </w:rPr>
        <w:t>secundum</w:t>
      </w:r>
      <w:r w:rsidR="00F301C4" w:rsidRPr="007A06F5">
        <w:rPr>
          <w:lang w:val="la-Latn"/>
        </w:rPr>
        <w:t xml:space="preserve"> eandem legem fieri exinde e </w:t>
      </w:r>
      <w:r w:rsidRPr="007A06F5">
        <w:rPr>
          <w:lang w:val="la-Latn"/>
        </w:rPr>
        <w:t>decrevimus</w:t>
      </w:r>
      <w:r w:rsidR="008E2A6B" w:rsidRPr="007A06F5">
        <w:rPr>
          <w:lang w:val="la-Latn"/>
        </w:rPr>
        <w:t xml:space="preserve">. </w:t>
      </w:r>
    </w:p>
    <w:p w14:paraId="3A8DBDA1" w14:textId="733CC13C" w:rsidR="00F53A7C" w:rsidRPr="007A06F5" w:rsidRDefault="00F53A7C" w:rsidP="00E9104F">
      <w:pPr>
        <w:pStyle w:val="Normlnweb"/>
        <w:numPr>
          <w:ilvl w:val="0"/>
          <w:numId w:val="57"/>
        </w:numPr>
        <w:rPr>
          <w:lang w:val="la-Latn"/>
        </w:rPr>
      </w:pPr>
      <w:r w:rsidRPr="007A06F5">
        <w:rPr>
          <w:lang w:val="la-Latn"/>
        </w:rPr>
        <w:t>Ut</w:t>
      </w:r>
      <w:r w:rsidR="00360346" w:rsidRPr="007A06F5">
        <w:rPr>
          <w:lang w:val="la-Latn"/>
        </w:rPr>
        <w:t xml:space="preserve"> </w:t>
      </w:r>
      <w:r w:rsidRPr="007A06F5">
        <w:rPr>
          <w:lang w:val="la-Latn"/>
        </w:rPr>
        <w:t>conlimitanei et vicini comites p in una die</w:t>
      </w:r>
      <w:r w:rsidR="00360346" w:rsidRPr="007A06F5">
        <w:rPr>
          <w:lang w:val="la-Latn"/>
        </w:rPr>
        <w:t xml:space="preserve">, </w:t>
      </w:r>
      <w:r w:rsidRPr="007A06F5">
        <w:rPr>
          <w:lang w:val="la-Latn"/>
        </w:rPr>
        <w:t>si fieri potest</w:t>
      </w:r>
      <w:r w:rsidR="00360346" w:rsidRPr="007A06F5">
        <w:rPr>
          <w:lang w:val="la-Latn"/>
        </w:rPr>
        <w:t xml:space="preserve">, </w:t>
      </w:r>
      <w:r w:rsidR="00F301C4" w:rsidRPr="007A06F5">
        <w:rPr>
          <w:lang w:val="la-Latn"/>
        </w:rPr>
        <w:t xml:space="preserve">mallum non </w:t>
      </w:r>
      <w:r w:rsidRPr="007A06F5">
        <w:rPr>
          <w:lang w:val="la-Latn"/>
        </w:rPr>
        <w:t>teneant</w:t>
      </w:r>
      <w:r w:rsidR="00360346" w:rsidRPr="007A06F5">
        <w:rPr>
          <w:lang w:val="la-Latn"/>
        </w:rPr>
        <w:t xml:space="preserve">, </w:t>
      </w:r>
      <w:r w:rsidRPr="007A06F5">
        <w:rPr>
          <w:lang w:val="la-Latn"/>
        </w:rPr>
        <w:t>maxime post octavas paschae</w:t>
      </w:r>
      <w:r w:rsidR="00360346" w:rsidRPr="007A06F5">
        <w:rPr>
          <w:lang w:val="la-Latn"/>
        </w:rPr>
        <w:t xml:space="preserve">, </w:t>
      </w:r>
      <w:r w:rsidRPr="007A06F5">
        <w:rPr>
          <w:lang w:val="la-Latn"/>
        </w:rPr>
        <w:t>propter Francos homines et advocatos</w:t>
      </w:r>
      <w:r w:rsidR="00360346" w:rsidRPr="007A06F5">
        <w:rPr>
          <w:lang w:val="la-Latn"/>
        </w:rPr>
        <w:t xml:space="preserve">, </w:t>
      </w:r>
      <w:r w:rsidR="00F301C4" w:rsidRPr="007A06F5">
        <w:rPr>
          <w:lang w:val="la-Latn"/>
        </w:rPr>
        <w:t xml:space="preserve">qui </w:t>
      </w:r>
      <w:r w:rsidRPr="007A06F5">
        <w:rPr>
          <w:lang w:val="la-Latn"/>
        </w:rPr>
        <w:t>ad utraque malla</w:t>
      </w:r>
      <w:r w:rsidR="00360346" w:rsidRPr="007A06F5">
        <w:rPr>
          <w:lang w:val="la-Latn"/>
        </w:rPr>
        <w:t xml:space="preserve"> </w:t>
      </w:r>
      <w:r w:rsidRPr="007A06F5">
        <w:rPr>
          <w:lang w:val="la-Latn"/>
        </w:rPr>
        <w:t>non possunt occurrere</w:t>
      </w:r>
      <w:r w:rsidR="008E2A6B" w:rsidRPr="007A06F5">
        <w:rPr>
          <w:lang w:val="la-Latn"/>
        </w:rPr>
        <w:t xml:space="preserve">; </w:t>
      </w:r>
      <w:r w:rsidRPr="007A06F5">
        <w:rPr>
          <w:lang w:val="la-Latn"/>
        </w:rPr>
        <w:t>sed mittant sibi invicem missos</w:t>
      </w:r>
      <w:r w:rsidR="008E2A6B" w:rsidRPr="007A06F5">
        <w:rPr>
          <w:lang w:val="la-Latn"/>
        </w:rPr>
        <w:t xml:space="preserve">; </w:t>
      </w:r>
      <w:r w:rsidR="00F301C4" w:rsidRPr="007A06F5">
        <w:rPr>
          <w:lang w:val="la-Latn"/>
        </w:rPr>
        <w:t xml:space="preserve">et si </w:t>
      </w:r>
      <w:r w:rsidRPr="007A06F5">
        <w:rPr>
          <w:lang w:val="la-Latn"/>
        </w:rPr>
        <w:t>unus die</w:t>
      </w:r>
      <w:r w:rsidR="00360346" w:rsidRPr="007A06F5">
        <w:rPr>
          <w:lang w:val="la-Latn"/>
        </w:rPr>
        <w:t xml:space="preserve"> </w:t>
      </w:r>
      <w:r w:rsidRPr="007A06F5">
        <w:rPr>
          <w:lang w:val="la-Latn"/>
        </w:rPr>
        <w:t>Lunis</w:t>
      </w:r>
      <w:r w:rsidR="00360346" w:rsidRPr="007A06F5">
        <w:rPr>
          <w:lang w:val="la-Latn"/>
        </w:rPr>
        <w:t xml:space="preserve"> </w:t>
      </w:r>
      <w:r w:rsidRPr="007A06F5">
        <w:rPr>
          <w:lang w:val="la-Latn"/>
        </w:rPr>
        <w:t>mallum habuerit</w:t>
      </w:r>
      <w:r w:rsidR="00360346" w:rsidRPr="007A06F5">
        <w:rPr>
          <w:lang w:val="la-Latn"/>
        </w:rPr>
        <w:t xml:space="preserve">, </w:t>
      </w:r>
      <w:r w:rsidRPr="007A06F5">
        <w:rPr>
          <w:lang w:val="la-Latn"/>
        </w:rPr>
        <w:t>alter die lovis aut die Lunis</w:t>
      </w:r>
      <w:r w:rsidR="00360346" w:rsidRPr="007A06F5">
        <w:rPr>
          <w:lang w:val="la-Latn"/>
        </w:rPr>
        <w:t xml:space="preserve"> </w:t>
      </w:r>
      <w:r w:rsidR="00F301C4" w:rsidRPr="007A06F5">
        <w:rPr>
          <w:lang w:val="la-Latn"/>
        </w:rPr>
        <w:t>sequentis hebdo</w:t>
      </w:r>
      <w:r w:rsidRPr="007A06F5">
        <w:rPr>
          <w:lang w:val="la-Latn"/>
        </w:rPr>
        <w:t>madae mallum habeat</w:t>
      </w:r>
      <w:r w:rsidR="008E2A6B" w:rsidRPr="007A06F5">
        <w:rPr>
          <w:lang w:val="la-Latn"/>
        </w:rPr>
        <w:t xml:space="preserve">. </w:t>
      </w:r>
      <w:r w:rsidRPr="007A06F5">
        <w:rPr>
          <w:lang w:val="la-Latn"/>
        </w:rPr>
        <w:t>Et ne grave ei sit</w:t>
      </w:r>
      <w:r w:rsidR="00360346" w:rsidRPr="007A06F5">
        <w:rPr>
          <w:lang w:val="la-Latn"/>
        </w:rPr>
        <w:t xml:space="preserve">, </w:t>
      </w:r>
      <w:r w:rsidRPr="007A06F5">
        <w:rPr>
          <w:lang w:val="la-Latn"/>
        </w:rPr>
        <w:t>qui suum mallum interiecit</w:t>
      </w:r>
      <w:r w:rsidR="00360346" w:rsidRPr="007A06F5">
        <w:rPr>
          <w:lang w:val="la-Latn"/>
        </w:rPr>
        <w:t xml:space="preserve">, </w:t>
      </w:r>
      <w:r w:rsidR="00F301C4" w:rsidRPr="007A06F5">
        <w:rPr>
          <w:lang w:val="la-Latn"/>
        </w:rPr>
        <w:t xml:space="preserve">qui uno anno </w:t>
      </w:r>
      <w:r w:rsidRPr="007A06F5">
        <w:rPr>
          <w:lang w:val="la-Latn"/>
        </w:rPr>
        <w:t>primus tenuerit mallum</w:t>
      </w:r>
      <w:r w:rsidR="00360346" w:rsidRPr="007A06F5">
        <w:rPr>
          <w:lang w:val="la-Latn"/>
        </w:rPr>
        <w:t xml:space="preserve">, </w:t>
      </w:r>
      <w:r w:rsidRPr="007A06F5">
        <w:rPr>
          <w:lang w:val="la-Latn"/>
        </w:rPr>
        <w:t>sequenti anno consentiat</w:t>
      </w:r>
      <w:r w:rsidR="00360346" w:rsidRPr="007A06F5">
        <w:rPr>
          <w:lang w:val="la-Latn"/>
        </w:rPr>
        <w:t xml:space="preserve"> </w:t>
      </w:r>
      <w:r w:rsidRPr="007A06F5">
        <w:rPr>
          <w:lang w:val="la-Latn"/>
        </w:rPr>
        <w:t>alteri primum tenere</w:t>
      </w:r>
      <w:r w:rsidR="008E2A6B" w:rsidRPr="007A06F5">
        <w:rPr>
          <w:lang w:val="la-Latn"/>
        </w:rPr>
        <w:t xml:space="preserve">. </w:t>
      </w:r>
      <w:r w:rsidR="00F301C4" w:rsidRPr="007A06F5">
        <w:rPr>
          <w:lang w:val="la-Latn"/>
        </w:rPr>
        <w:t>Et si sacra</w:t>
      </w:r>
      <w:r w:rsidRPr="007A06F5">
        <w:rPr>
          <w:lang w:val="la-Latn"/>
        </w:rPr>
        <w:t>menta legalia in primo die Lunis</w:t>
      </w:r>
      <w:r w:rsidR="00360346" w:rsidRPr="007A06F5">
        <w:rPr>
          <w:lang w:val="la-Latn"/>
        </w:rPr>
        <w:t xml:space="preserve"> </w:t>
      </w:r>
      <w:r w:rsidRPr="007A06F5">
        <w:rPr>
          <w:lang w:val="la-Latn"/>
        </w:rPr>
        <w:t>post pascha iuranda devenerint aut in aliis feriis</w:t>
      </w:r>
      <w:r w:rsidR="00360346" w:rsidRPr="007A06F5">
        <w:rPr>
          <w:lang w:val="la-Latn"/>
        </w:rPr>
        <w:t xml:space="preserve">, </w:t>
      </w:r>
      <w:r w:rsidRPr="007A06F5">
        <w:rPr>
          <w:lang w:val="la-Latn"/>
        </w:rPr>
        <w:t>quando mallum tenere debuerat v</w:t>
      </w:r>
      <w:r w:rsidR="00360346" w:rsidRPr="007A06F5">
        <w:rPr>
          <w:lang w:val="la-Latn"/>
        </w:rPr>
        <w:t xml:space="preserve">, </w:t>
      </w:r>
      <w:r w:rsidRPr="007A06F5">
        <w:rPr>
          <w:lang w:val="la-Latn"/>
        </w:rPr>
        <w:t>mittat quisque</w:t>
      </w:r>
      <w:r w:rsidR="00360346" w:rsidRPr="007A06F5">
        <w:rPr>
          <w:lang w:val="la-Latn"/>
        </w:rPr>
        <w:t xml:space="preserve"> </w:t>
      </w:r>
      <w:r w:rsidRPr="007A06F5">
        <w:rPr>
          <w:lang w:val="la-Latn"/>
        </w:rPr>
        <w:t>comes missum suum</w:t>
      </w:r>
      <w:r w:rsidR="00360346" w:rsidRPr="007A06F5">
        <w:rPr>
          <w:lang w:val="la-Latn"/>
        </w:rPr>
        <w:t xml:space="preserve">, </w:t>
      </w:r>
      <w:r w:rsidRPr="007A06F5">
        <w:rPr>
          <w:lang w:val="la-Latn"/>
        </w:rPr>
        <w:t>qui ipsa</w:t>
      </w:r>
      <w:r w:rsidR="00D9225B" w:rsidRPr="007A06F5">
        <w:rPr>
          <w:lang w:val="la-Latn"/>
        </w:rPr>
        <w:t xml:space="preserve"> </w:t>
      </w:r>
      <w:r w:rsidRPr="007A06F5">
        <w:rPr>
          <w:lang w:val="la-Latn"/>
        </w:rPr>
        <w:t>sacramenta auscultet</w:t>
      </w:r>
      <w:r w:rsidR="00360346" w:rsidRPr="007A06F5">
        <w:rPr>
          <w:lang w:val="la-Latn"/>
        </w:rPr>
        <w:t xml:space="preserve">, </w:t>
      </w:r>
      <w:r w:rsidRPr="007A06F5">
        <w:rPr>
          <w:lang w:val="la-Latn"/>
        </w:rPr>
        <w:t>ne ipsi homines iectivi inveniantur</w:t>
      </w:r>
      <w:r w:rsidR="008E2A6B" w:rsidRPr="007A06F5">
        <w:rPr>
          <w:lang w:val="la-Latn"/>
        </w:rPr>
        <w:t xml:space="preserve">. </w:t>
      </w:r>
      <w:r w:rsidR="00D9225B" w:rsidRPr="007A06F5">
        <w:rPr>
          <w:lang w:val="la-Latn"/>
        </w:rPr>
        <w:t xml:space="preserve">Et ipse sic mallum </w:t>
      </w:r>
      <w:r w:rsidRPr="007A06F5">
        <w:rPr>
          <w:lang w:val="la-Latn"/>
        </w:rPr>
        <w:t>suum teneat</w:t>
      </w:r>
      <w:r w:rsidR="00360346" w:rsidRPr="007A06F5">
        <w:rPr>
          <w:lang w:val="la-Latn"/>
        </w:rPr>
        <w:t xml:space="preserve">, </w:t>
      </w:r>
      <w:r w:rsidRPr="007A06F5">
        <w:rPr>
          <w:lang w:val="la-Latn"/>
        </w:rPr>
        <w:t>ut barigildi eius et advocati</w:t>
      </w:r>
      <w:r w:rsidR="00360346" w:rsidRPr="007A06F5">
        <w:rPr>
          <w:lang w:val="la-Latn"/>
        </w:rPr>
        <w:t xml:space="preserve">, </w:t>
      </w:r>
      <w:r w:rsidRPr="007A06F5">
        <w:rPr>
          <w:lang w:val="la-Latn"/>
        </w:rPr>
        <w:t>qui in aliis comitatibus rationes habent a</w:t>
      </w:r>
      <w:r w:rsidR="00360346" w:rsidRPr="007A06F5">
        <w:rPr>
          <w:lang w:val="la-Latn"/>
        </w:rPr>
        <w:t xml:space="preserve">, </w:t>
      </w:r>
      <w:r w:rsidRPr="007A06F5">
        <w:rPr>
          <w:lang w:val="la-Latn"/>
        </w:rPr>
        <w:t>ad suum mallum occurrere possint</w:t>
      </w:r>
      <w:r w:rsidR="008E2A6B" w:rsidRPr="007A06F5">
        <w:rPr>
          <w:lang w:val="la-Latn"/>
        </w:rPr>
        <w:t xml:space="preserve">. </w:t>
      </w:r>
    </w:p>
    <w:p w14:paraId="24E33A49" w14:textId="7CCE1A2C" w:rsidR="00F53A7C" w:rsidRPr="007A06F5" w:rsidRDefault="00F53A7C" w:rsidP="00E9104F">
      <w:pPr>
        <w:pStyle w:val="Normlnweb"/>
        <w:numPr>
          <w:ilvl w:val="0"/>
          <w:numId w:val="57"/>
        </w:numPr>
        <w:rPr>
          <w:lang w:val="la-Latn"/>
        </w:rPr>
      </w:pPr>
      <w:r w:rsidRPr="007A06F5">
        <w:rPr>
          <w:lang w:val="la-Latn"/>
        </w:rPr>
        <w:t>Et</w:t>
      </w:r>
      <w:r w:rsidR="00360346" w:rsidRPr="007A06F5">
        <w:rPr>
          <w:lang w:val="la-Latn"/>
        </w:rPr>
        <w:t xml:space="preserve"> </w:t>
      </w:r>
      <w:r w:rsidRPr="007A06F5">
        <w:rPr>
          <w:lang w:val="la-Latn"/>
        </w:rPr>
        <w:t>quia sacramenta post quadraginta noctes</w:t>
      </w:r>
      <w:r w:rsidR="00D9225B" w:rsidRPr="007A06F5">
        <w:rPr>
          <w:lang w:val="la-Latn"/>
        </w:rPr>
        <w:t xml:space="preserve"> legaliter iuranda accipiantur </w:t>
      </w:r>
      <w:r w:rsidRPr="007A06F5">
        <w:rPr>
          <w:lang w:val="la-Latn"/>
        </w:rPr>
        <w:t>et in praefatis praedecessorum et progenitorum</w:t>
      </w:r>
      <w:r w:rsidR="00360346" w:rsidRPr="007A06F5">
        <w:rPr>
          <w:lang w:val="la-Latn"/>
        </w:rPr>
        <w:t xml:space="preserve"> </w:t>
      </w:r>
      <w:r w:rsidRPr="007A06F5">
        <w:rPr>
          <w:lang w:val="la-Latn"/>
        </w:rPr>
        <w:t>nostrorum capitulis invenitur</w:t>
      </w:r>
      <w:r w:rsidR="00360346" w:rsidRPr="007A06F5">
        <w:rPr>
          <w:lang w:val="la-Latn"/>
        </w:rPr>
        <w:t xml:space="preserve">, </w:t>
      </w:r>
      <w:r w:rsidRPr="007A06F5">
        <w:rPr>
          <w:lang w:val="la-Latn"/>
        </w:rPr>
        <w:t>ut</w:t>
      </w:r>
      <w:r w:rsidR="00360346" w:rsidRPr="007A06F5">
        <w:rPr>
          <w:lang w:val="la-Latn"/>
        </w:rPr>
        <w:t xml:space="preserve">, </w:t>
      </w:r>
      <w:r w:rsidR="00FE3F3C" w:rsidRPr="007A06F5">
        <w:rPr>
          <w:lang w:val="la-Latn"/>
        </w:rPr>
        <w:t>'</w:t>
      </w:r>
      <w:r w:rsidRPr="007A06F5">
        <w:rPr>
          <w:lang w:val="la-Latn"/>
        </w:rPr>
        <w:t>postquam comes et pagenses de qualibet expeditione hostili reversi fuerint</w:t>
      </w:r>
      <w:r w:rsidR="00360346" w:rsidRPr="007A06F5">
        <w:rPr>
          <w:lang w:val="la-Latn"/>
        </w:rPr>
        <w:t xml:space="preserve">, </w:t>
      </w:r>
      <w:r w:rsidRPr="007A06F5">
        <w:rPr>
          <w:lang w:val="la-Latn"/>
        </w:rPr>
        <w:t>ex eo die super XL noctes sit bannus resisus</w:t>
      </w:r>
      <w:r w:rsidR="00360346" w:rsidRPr="007A06F5">
        <w:rPr>
          <w:lang w:val="la-Latn"/>
        </w:rPr>
        <w:t xml:space="preserve">, </w:t>
      </w:r>
      <w:r w:rsidRPr="007A06F5">
        <w:rPr>
          <w:lang w:val="la-Latn"/>
        </w:rPr>
        <w:t>quod in lingua Theodisca</w:t>
      </w:r>
      <w:r w:rsidR="00360346" w:rsidRPr="007A06F5">
        <w:rPr>
          <w:lang w:val="la-Latn"/>
        </w:rPr>
        <w:t xml:space="preserve"> </w:t>
      </w:r>
      <w:r w:rsidR="00D9225B" w:rsidRPr="007A06F5">
        <w:rPr>
          <w:lang w:val="la-Latn"/>
        </w:rPr>
        <w:t>scaftlegi</w:t>
      </w:r>
      <w:r w:rsidR="00360346" w:rsidRPr="007A06F5">
        <w:rPr>
          <w:lang w:val="la-Latn"/>
        </w:rPr>
        <w:t xml:space="preserve">, </w:t>
      </w:r>
      <w:r w:rsidRPr="007A06F5">
        <w:rPr>
          <w:lang w:val="la-Latn"/>
        </w:rPr>
        <w:t>id / est armorum depositio</w:t>
      </w:r>
      <w:r w:rsidR="00360346" w:rsidRPr="007A06F5">
        <w:rPr>
          <w:lang w:val="la-Latn"/>
        </w:rPr>
        <w:t xml:space="preserve">, </w:t>
      </w:r>
      <w:r w:rsidR="00FE3F3C" w:rsidRPr="007A06F5">
        <w:rPr>
          <w:lang w:val="la-Latn"/>
        </w:rPr>
        <w:t>vocatur</w:t>
      </w:r>
      <w:r w:rsidRPr="007A06F5">
        <w:rPr>
          <w:lang w:val="la-Latn"/>
        </w:rPr>
        <w:t>', multi</w:t>
      </w:r>
      <w:r w:rsidR="00360346" w:rsidRPr="007A06F5">
        <w:rPr>
          <w:lang w:val="la-Latn"/>
        </w:rPr>
        <w:t xml:space="preserve"> </w:t>
      </w:r>
      <w:r w:rsidRPr="007A06F5">
        <w:rPr>
          <w:lang w:val="la-Latn"/>
        </w:rPr>
        <w:t>inde contendunt</w:t>
      </w:r>
      <w:r w:rsidR="00360346" w:rsidRPr="007A06F5">
        <w:rPr>
          <w:lang w:val="la-Latn"/>
        </w:rPr>
        <w:t xml:space="preserve">, </w:t>
      </w:r>
      <w:r w:rsidRPr="007A06F5">
        <w:rPr>
          <w:lang w:val="la-Latn"/>
        </w:rPr>
        <w:t>et se inter se</w:t>
      </w:r>
      <w:r w:rsidR="00360346" w:rsidRPr="007A06F5">
        <w:rPr>
          <w:lang w:val="la-Latn"/>
        </w:rPr>
        <w:t xml:space="preserve"> </w:t>
      </w:r>
      <w:r w:rsidR="00D9225B" w:rsidRPr="007A06F5">
        <w:rPr>
          <w:lang w:val="la-Latn"/>
        </w:rPr>
        <w:t>iectiscunt</w:t>
      </w:r>
      <w:r w:rsidR="008E2A6B" w:rsidRPr="007A06F5">
        <w:rPr>
          <w:lang w:val="la-Latn"/>
        </w:rPr>
        <w:t xml:space="preserve">. </w:t>
      </w:r>
      <w:r w:rsidRPr="007A06F5">
        <w:rPr>
          <w:lang w:val="la-Latn"/>
        </w:rPr>
        <w:t>Alii enim suum sacramentum quadragesimo die</w:t>
      </w:r>
      <w:r w:rsidR="00360346" w:rsidRPr="007A06F5">
        <w:rPr>
          <w:lang w:val="la-Latn"/>
        </w:rPr>
        <w:t xml:space="preserve">, </w:t>
      </w:r>
      <w:r w:rsidRPr="007A06F5">
        <w:rPr>
          <w:lang w:val="la-Latn"/>
        </w:rPr>
        <w:t>in quo illud accipiunt</w:t>
      </w:r>
      <w:r w:rsidR="00360346" w:rsidRPr="007A06F5">
        <w:rPr>
          <w:lang w:val="la-Latn"/>
        </w:rPr>
        <w:t xml:space="preserve">, </w:t>
      </w:r>
      <w:r w:rsidRPr="007A06F5">
        <w:rPr>
          <w:lang w:val="la-Latn"/>
        </w:rPr>
        <w:t>iurare volunt</w:t>
      </w:r>
      <w:r w:rsidR="008E2A6B" w:rsidRPr="007A06F5">
        <w:rPr>
          <w:lang w:val="la-Latn"/>
        </w:rPr>
        <w:t xml:space="preserve">; </w:t>
      </w:r>
      <w:r w:rsidRPr="007A06F5">
        <w:rPr>
          <w:lang w:val="la-Latn"/>
        </w:rPr>
        <w:t>et in tantum contendunt</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etiamsi intra quadragesimam sacri</w:t>
      </w:r>
      <w:r w:rsidR="00360346" w:rsidRPr="007A06F5">
        <w:rPr>
          <w:lang w:val="la-Latn"/>
        </w:rPr>
        <w:t xml:space="preserve"> </w:t>
      </w:r>
      <w:r w:rsidR="00D9225B" w:rsidRPr="007A06F5">
        <w:rPr>
          <w:lang w:val="la-Latn"/>
        </w:rPr>
        <w:t>ieiunii quadragesi</w:t>
      </w:r>
      <w:r w:rsidRPr="007A06F5">
        <w:rPr>
          <w:lang w:val="la-Latn"/>
        </w:rPr>
        <w:t>mus dies advenerit</w:t>
      </w:r>
      <w:r w:rsidR="00360346" w:rsidRPr="007A06F5">
        <w:rPr>
          <w:lang w:val="la-Latn"/>
        </w:rPr>
        <w:t xml:space="preserve">, </w:t>
      </w:r>
      <w:r w:rsidRPr="007A06F5">
        <w:rPr>
          <w:lang w:val="la-Latn"/>
        </w:rPr>
        <w:t>suum sacramentum se iurare debere contendant m</w:t>
      </w:r>
      <w:r w:rsidR="00360346" w:rsidRPr="007A06F5">
        <w:rPr>
          <w:lang w:val="la-Latn"/>
        </w:rPr>
        <w:t xml:space="preserve">, </w:t>
      </w:r>
      <w:r w:rsidR="00D9225B" w:rsidRPr="007A06F5">
        <w:rPr>
          <w:lang w:val="la-Latn"/>
        </w:rPr>
        <w:t xml:space="preserve">et contra </w:t>
      </w:r>
      <w:r w:rsidRPr="007A06F5">
        <w:rPr>
          <w:lang w:val="la-Latn"/>
        </w:rPr>
        <w:t>causatores</w:t>
      </w:r>
      <w:r w:rsidR="00360346" w:rsidRPr="007A06F5">
        <w:rPr>
          <w:lang w:val="la-Latn"/>
        </w:rPr>
        <w:t xml:space="preserve"> </w:t>
      </w:r>
      <w:r w:rsidRPr="007A06F5">
        <w:rPr>
          <w:lang w:val="la-Latn"/>
        </w:rPr>
        <w:t>suos</w:t>
      </w:r>
      <w:r w:rsidR="00360346" w:rsidRPr="007A06F5">
        <w:rPr>
          <w:lang w:val="la-Latn"/>
        </w:rPr>
        <w:t xml:space="preserve">, </w:t>
      </w:r>
      <w:r w:rsidRPr="007A06F5">
        <w:rPr>
          <w:lang w:val="la-Latn"/>
        </w:rPr>
        <w:t>si ad hoc audiendum non venerint</w:t>
      </w:r>
      <w:r w:rsidR="00360346" w:rsidRPr="007A06F5">
        <w:rPr>
          <w:lang w:val="la-Latn"/>
        </w:rPr>
        <w:t xml:space="preserve">, </w:t>
      </w:r>
      <w:r w:rsidRPr="007A06F5">
        <w:rPr>
          <w:lang w:val="la-Latn"/>
        </w:rPr>
        <w:t>iectiscunt</w:t>
      </w:r>
      <w:r w:rsidR="008E2A6B" w:rsidRPr="007A06F5">
        <w:rPr>
          <w:lang w:val="la-Latn"/>
        </w:rPr>
        <w:t xml:space="preserve">. </w:t>
      </w:r>
      <w:r w:rsidRPr="007A06F5">
        <w:rPr>
          <w:lang w:val="la-Latn"/>
        </w:rPr>
        <w:t>Numerant e</w:t>
      </w:r>
      <w:r w:rsidR="00D9225B" w:rsidRPr="007A06F5">
        <w:rPr>
          <w:lang w:val="la-Latn"/>
        </w:rPr>
        <w:t xml:space="preserve">nim </w:t>
      </w:r>
      <w:r w:rsidRPr="007A06F5">
        <w:rPr>
          <w:lang w:val="la-Latn"/>
        </w:rPr>
        <w:t>dies</w:t>
      </w:r>
      <w:r w:rsidR="00360346" w:rsidRPr="007A06F5">
        <w:rPr>
          <w:lang w:val="la-Latn"/>
        </w:rPr>
        <w:t xml:space="preserve">, </w:t>
      </w:r>
      <w:r w:rsidRPr="007A06F5">
        <w:rPr>
          <w:lang w:val="la-Latn"/>
        </w:rPr>
        <w:t>et non numerant cum eis noctes</w:t>
      </w:r>
      <w:r w:rsidR="008E2A6B" w:rsidRPr="007A06F5">
        <w:rPr>
          <w:lang w:val="la-Latn"/>
        </w:rPr>
        <w:t xml:space="preserve">; </w:t>
      </w:r>
      <w:r w:rsidRPr="007A06F5">
        <w:rPr>
          <w:lang w:val="la-Latn"/>
        </w:rPr>
        <w:t>sicut p numerantur dies</w:t>
      </w:r>
      <w:r w:rsidR="00360346" w:rsidRPr="007A06F5">
        <w:rPr>
          <w:lang w:val="la-Latn"/>
        </w:rPr>
        <w:t xml:space="preserve"> </w:t>
      </w:r>
      <w:r w:rsidRPr="007A06F5">
        <w:rPr>
          <w:lang w:val="la-Latn"/>
        </w:rPr>
        <w:t>et non numerantur</w:t>
      </w:r>
      <w:r w:rsidR="00360346" w:rsidRPr="007A06F5">
        <w:rPr>
          <w:lang w:val="la-Latn"/>
        </w:rPr>
        <w:t xml:space="preserve"> </w:t>
      </w:r>
      <w:r w:rsidRPr="007A06F5">
        <w:rPr>
          <w:lang w:val="la-Latn"/>
        </w:rPr>
        <w:t>noctes a nativitate Domini usque ad purificatione</w:t>
      </w:r>
      <w:r w:rsidR="00D9225B" w:rsidRPr="007A06F5">
        <w:rPr>
          <w:lang w:val="la-Latn"/>
        </w:rPr>
        <w:t>m sanctae Mariae  et a resur</w:t>
      </w:r>
      <w:r w:rsidRPr="007A06F5">
        <w:rPr>
          <w:lang w:val="la-Latn"/>
        </w:rPr>
        <w:t>rectione Domini usque ad ascensionem Domini</w:t>
      </w:r>
      <w:r w:rsidR="008E2A6B" w:rsidRPr="007A06F5">
        <w:rPr>
          <w:lang w:val="la-Latn"/>
        </w:rPr>
        <w:t xml:space="preserve">. </w:t>
      </w:r>
      <w:r w:rsidRPr="007A06F5">
        <w:rPr>
          <w:lang w:val="la-Latn"/>
        </w:rPr>
        <w:t>Quadra</w:t>
      </w:r>
      <w:r w:rsidR="00D9225B" w:rsidRPr="007A06F5">
        <w:rPr>
          <w:lang w:val="la-Latn"/>
        </w:rPr>
        <w:t xml:space="preserve">gesimo enim die et purificatio </w:t>
      </w:r>
      <w:r w:rsidRPr="007A06F5">
        <w:rPr>
          <w:lang w:val="la-Latn"/>
        </w:rPr>
        <w:t>sanctae Mariae a nativitate Domini et quadragesimo die a rescurrectione Domini</w:t>
      </w:r>
      <w:r w:rsidR="00360346" w:rsidRPr="007A06F5">
        <w:rPr>
          <w:lang w:val="la-Latn"/>
        </w:rPr>
        <w:t xml:space="preserve">, </w:t>
      </w:r>
      <w:r w:rsidRPr="007A06F5">
        <w:rPr>
          <w:lang w:val="la-Latn"/>
        </w:rPr>
        <w:t>quae</w:t>
      </w:r>
      <w:r w:rsidR="00360346" w:rsidRPr="007A06F5">
        <w:rPr>
          <w:lang w:val="la-Latn"/>
        </w:rPr>
        <w:t xml:space="preserve"> </w:t>
      </w:r>
      <w:r w:rsidRPr="007A06F5">
        <w:rPr>
          <w:lang w:val="la-Latn"/>
        </w:rPr>
        <w:t>est in dominica die</w:t>
      </w:r>
      <w:r w:rsidR="00360346" w:rsidRPr="007A06F5">
        <w:rPr>
          <w:lang w:val="la-Latn"/>
        </w:rPr>
        <w:t xml:space="preserve">, </w:t>
      </w:r>
      <w:r w:rsidRPr="007A06F5">
        <w:rPr>
          <w:lang w:val="la-Latn"/>
        </w:rPr>
        <w:t>ascensio Domini celebratur</w:t>
      </w:r>
      <w:r w:rsidR="00360346" w:rsidRPr="007A06F5">
        <w:rPr>
          <w:lang w:val="la-Latn"/>
        </w:rPr>
        <w:t xml:space="preserve">, </w:t>
      </w:r>
      <w:r w:rsidRPr="007A06F5">
        <w:rPr>
          <w:lang w:val="la-Latn"/>
        </w:rPr>
        <w:t>quae evenit quinta feria</w:t>
      </w:r>
      <w:r w:rsidR="00360346" w:rsidRPr="007A06F5">
        <w:rPr>
          <w:lang w:val="la-Latn"/>
        </w:rPr>
        <w:t xml:space="preserve">, </w:t>
      </w:r>
      <w:r w:rsidR="00D9225B" w:rsidRPr="007A06F5">
        <w:rPr>
          <w:lang w:val="la-Latn"/>
        </w:rPr>
        <w:t xml:space="preserve">id </w:t>
      </w:r>
      <w:r w:rsidRPr="007A06F5">
        <w:rPr>
          <w:lang w:val="la-Latn"/>
        </w:rPr>
        <w:t>est Iovis die</w:t>
      </w:r>
      <w:r w:rsidR="008E2A6B" w:rsidRPr="007A06F5">
        <w:rPr>
          <w:lang w:val="la-Latn"/>
        </w:rPr>
        <w:t xml:space="preserve">. </w:t>
      </w:r>
      <w:r w:rsidRPr="007A06F5">
        <w:rPr>
          <w:lang w:val="la-Latn"/>
        </w:rPr>
        <w:t>Et de diebus sine memoria</w:t>
      </w:r>
      <w:r w:rsidR="00360346" w:rsidRPr="007A06F5">
        <w:rPr>
          <w:lang w:val="la-Latn"/>
        </w:rPr>
        <w:t xml:space="preserve"> </w:t>
      </w:r>
      <w:r w:rsidRPr="007A06F5">
        <w:rPr>
          <w:lang w:val="la-Latn"/>
        </w:rPr>
        <w:t>nocti</w:t>
      </w:r>
      <w:r w:rsidR="00D9225B" w:rsidRPr="007A06F5">
        <w:rPr>
          <w:lang w:val="la-Latn"/>
        </w:rPr>
        <w:t xml:space="preserve">um Dominus per Ionam prophetam </w:t>
      </w:r>
      <w:r w:rsidRPr="007A06F5">
        <w:rPr>
          <w:lang w:val="la-Latn"/>
        </w:rPr>
        <w:t>dicit</w:t>
      </w:r>
      <w:r w:rsidR="00D9225B" w:rsidRPr="007A06F5">
        <w:rPr>
          <w:lang w:val="la-Latn"/>
        </w:rPr>
        <w:t xml:space="preserve">: </w:t>
      </w:r>
      <w:r w:rsidRPr="007A06F5">
        <w:rPr>
          <w:lang w:val="la-Latn"/>
        </w:rPr>
        <w:t>' Adhuc quadraginta dies</w:t>
      </w:r>
      <w:r w:rsidR="00360346" w:rsidRPr="007A06F5">
        <w:rPr>
          <w:lang w:val="la-Latn"/>
        </w:rPr>
        <w:t xml:space="preserve">, </w:t>
      </w:r>
      <w:r w:rsidRPr="007A06F5">
        <w:rPr>
          <w:lang w:val="la-Latn"/>
        </w:rPr>
        <w:t>et Ninive subvertetur</w:t>
      </w:r>
      <w:r w:rsidR="00D9225B" w:rsidRPr="007A06F5">
        <w:rPr>
          <w:lang w:val="la-Latn"/>
        </w:rPr>
        <w:t>.’</w:t>
      </w:r>
      <w:r w:rsidRPr="007A06F5">
        <w:rPr>
          <w:lang w:val="la-Latn"/>
        </w:rPr>
        <w:t xml:space="preserve"> Et quadraginta dies simul</w:t>
      </w:r>
      <w:r w:rsidR="00360346" w:rsidRPr="007A06F5">
        <w:rPr>
          <w:lang w:val="la-Latn"/>
        </w:rPr>
        <w:t xml:space="preserve"> </w:t>
      </w:r>
      <w:r w:rsidRPr="007A06F5">
        <w:rPr>
          <w:lang w:val="la-Latn"/>
        </w:rPr>
        <w:t>cum noctibus</w:t>
      </w:r>
      <w:r w:rsidR="00360346" w:rsidRPr="007A06F5">
        <w:rPr>
          <w:lang w:val="la-Latn"/>
        </w:rPr>
        <w:t xml:space="preserve"> </w:t>
      </w:r>
      <w:r w:rsidRPr="007A06F5">
        <w:rPr>
          <w:lang w:val="la-Latn"/>
        </w:rPr>
        <w:t>in ieiunio Heliae prophetae et Moysi</w:t>
      </w:r>
      <w:r w:rsidR="00360346" w:rsidRPr="007A06F5">
        <w:rPr>
          <w:lang w:val="la-Latn"/>
        </w:rPr>
        <w:t xml:space="preserve">, </w:t>
      </w:r>
      <w:r w:rsidR="00D9225B" w:rsidRPr="007A06F5">
        <w:rPr>
          <w:lang w:val="la-Latn"/>
        </w:rPr>
        <w:t>quando legem secundo accepit</w:t>
      </w:r>
      <w:r w:rsidR="00360346" w:rsidRPr="007A06F5">
        <w:rPr>
          <w:lang w:val="la-Latn"/>
        </w:rPr>
        <w:t xml:space="preserve">, </w:t>
      </w:r>
      <w:r w:rsidRPr="007A06F5">
        <w:rPr>
          <w:lang w:val="la-Latn"/>
        </w:rPr>
        <w:t>et ipsius Domini ieiunio computantur</w:t>
      </w:r>
      <w:r w:rsidR="008E2A6B" w:rsidRPr="007A06F5">
        <w:rPr>
          <w:lang w:val="la-Latn"/>
        </w:rPr>
        <w:t xml:space="preserve">. </w:t>
      </w:r>
      <w:r w:rsidRPr="007A06F5">
        <w:rPr>
          <w:lang w:val="la-Latn"/>
        </w:rPr>
        <w:t>In quibus sex septimanae</w:t>
      </w:r>
      <w:r w:rsidR="00360346" w:rsidRPr="007A06F5">
        <w:rPr>
          <w:lang w:val="la-Latn"/>
        </w:rPr>
        <w:t xml:space="preserve">, </w:t>
      </w:r>
      <w:r w:rsidR="00D9225B" w:rsidRPr="007A06F5">
        <w:rPr>
          <w:lang w:val="la-Latn"/>
        </w:rPr>
        <w:t xml:space="preserve">id est quadraginta </w:t>
      </w:r>
      <w:r w:rsidRPr="007A06F5">
        <w:rPr>
          <w:lang w:val="la-Latn"/>
        </w:rPr>
        <w:t>et duo dies</w:t>
      </w:r>
      <w:r w:rsidR="00360346" w:rsidRPr="007A06F5">
        <w:rPr>
          <w:lang w:val="la-Latn"/>
        </w:rPr>
        <w:t xml:space="preserve">, </w:t>
      </w:r>
      <w:r w:rsidRPr="007A06F5">
        <w:rPr>
          <w:lang w:val="la-Latn"/>
        </w:rPr>
        <w:t>fiunt usque ad resurrectionem Domini</w:t>
      </w:r>
      <w:r w:rsidR="00360346" w:rsidRPr="007A06F5">
        <w:rPr>
          <w:lang w:val="la-Latn"/>
        </w:rPr>
        <w:t xml:space="preserve">, </w:t>
      </w:r>
      <w:r w:rsidRPr="007A06F5">
        <w:rPr>
          <w:lang w:val="la-Latn"/>
        </w:rPr>
        <w:t>quae fit in dominica die</w:t>
      </w:r>
      <w:r w:rsidR="00360346" w:rsidRPr="007A06F5">
        <w:rPr>
          <w:lang w:val="la-Latn"/>
        </w:rPr>
        <w:t xml:space="preserve">, </w:t>
      </w:r>
      <w:r w:rsidR="00D9225B" w:rsidRPr="007A06F5">
        <w:rPr>
          <w:lang w:val="la-Latn"/>
        </w:rPr>
        <w:t xml:space="preserve">sicut </w:t>
      </w:r>
      <w:r w:rsidRPr="007A06F5">
        <w:rPr>
          <w:lang w:val="la-Latn"/>
        </w:rPr>
        <w:t>et initium quadragesimae</w:t>
      </w:r>
      <w:r w:rsidR="008E2A6B" w:rsidRPr="007A06F5">
        <w:rPr>
          <w:lang w:val="la-Latn"/>
        </w:rPr>
        <w:t xml:space="preserve">. </w:t>
      </w:r>
      <w:r w:rsidRPr="007A06F5">
        <w:rPr>
          <w:lang w:val="la-Latn"/>
        </w:rPr>
        <w:t xml:space="preserve">Et haec non sine Dei </w:t>
      </w:r>
      <w:r w:rsidRPr="007A06F5">
        <w:rPr>
          <w:lang w:val="la-Latn"/>
        </w:rPr>
        <w:lastRenderedPageBreak/>
        <w:t>mysterio</w:t>
      </w:r>
      <w:r w:rsidR="00360346" w:rsidRPr="007A06F5">
        <w:rPr>
          <w:lang w:val="la-Latn"/>
        </w:rPr>
        <w:t xml:space="preserve"> </w:t>
      </w:r>
      <w:r w:rsidRPr="007A06F5">
        <w:rPr>
          <w:lang w:val="la-Latn"/>
        </w:rPr>
        <w:t>fiunt</w:t>
      </w:r>
      <w:r w:rsidR="00360346" w:rsidRPr="007A06F5">
        <w:rPr>
          <w:lang w:val="la-Latn"/>
        </w:rPr>
        <w:t xml:space="preserve">, </w:t>
      </w:r>
      <w:r w:rsidR="00D9225B" w:rsidRPr="007A06F5">
        <w:rPr>
          <w:lang w:val="la-Latn"/>
        </w:rPr>
        <w:t>per quem con</w:t>
      </w:r>
      <w:r w:rsidRPr="007A06F5">
        <w:rPr>
          <w:lang w:val="la-Latn"/>
        </w:rPr>
        <w:t>ditores legum iusta decernunt</w:t>
      </w:r>
      <w:r w:rsidR="008E2A6B" w:rsidRPr="007A06F5">
        <w:rPr>
          <w:lang w:val="la-Latn"/>
        </w:rPr>
        <w:t xml:space="preserve">. </w:t>
      </w:r>
      <w:r w:rsidRPr="007A06F5">
        <w:rPr>
          <w:lang w:val="la-Latn"/>
        </w:rPr>
        <w:t>Unde</w:t>
      </w:r>
      <w:r w:rsidR="00360346" w:rsidRPr="007A06F5">
        <w:rPr>
          <w:lang w:val="la-Latn"/>
        </w:rPr>
        <w:t xml:space="preserve">, </w:t>
      </w:r>
      <w:r w:rsidRPr="007A06F5">
        <w:rPr>
          <w:lang w:val="la-Latn"/>
        </w:rPr>
        <w:t>sicut in quibusdam regionibus</w:t>
      </w:r>
      <w:r w:rsidR="00360346" w:rsidRPr="007A06F5">
        <w:rPr>
          <w:lang w:val="la-Latn"/>
        </w:rPr>
        <w:t xml:space="preserve"> </w:t>
      </w:r>
      <w:r w:rsidR="00D9225B" w:rsidRPr="007A06F5">
        <w:rPr>
          <w:lang w:val="la-Latn"/>
        </w:rPr>
        <w:t xml:space="preserve">rectius tenere </w:t>
      </w:r>
      <w:r w:rsidRPr="007A06F5">
        <w:rPr>
          <w:lang w:val="la-Latn"/>
        </w:rPr>
        <w:t>comperimus</w:t>
      </w:r>
      <w:r w:rsidR="00360346" w:rsidRPr="007A06F5">
        <w:rPr>
          <w:lang w:val="la-Latn"/>
        </w:rPr>
        <w:t xml:space="preserve">, </w:t>
      </w:r>
      <w:r w:rsidRPr="007A06F5">
        <w:rPr>
          <w:lang w:val="la-Latn"/>
        </w:rPr>
        <w:t>una cum consensu et</w:t>
      </w:r>
      <w:r w:rsidR="00360346" w:rsidRPr="007A06F5">
        <w:rPr>
          <w:lang w:val="la-Latn"/>
        </w:rPr>
        <w:t xml:space="preserve"> </w:t>
      </w:r>
      <w:r w:rsidRPr="007A06F5">
        <w:rPr>
          <w:lang w:val="la-Latn"/>
        </w:rPr>
        <w:t>fidelium nostrorum consilio</w:t>
      </w:r>
      <w:r w:rsidR="00360346" w:rsidRPr="007A06F5">
        <w:rPr>
          <w:lang w:val="la-Latn"/>
        </w:rPr>
        <w:t xml:space="preserve"> </w:t>
      </w:r>
      <w:r w:rsidRPr="007A06F5">
        <w:rPr>
          <w:lang w:val="la-Latn"/>
        </w:rPr>
        <w:t>constituimus</w:t>
      </w:r>
      <w:r w:rsidR="00360346" w:rsidRPr="007A06F5">
        <w:rPr>
          <w:lang w:val="la-Latn"/>
        </w:rPr>
        <w:t xml:space="preserve">, </w:t>
      </w:r>
      <w:r w:rsidR="00D9225B" w:rsidRPr="007A06F5">
        <w:rPr>
          <w:lang w:val="la-Latn"/>
        </w:rPr>
        <w:t xml:space="preserve">ut ab </w:t>
      </w:r>
      <w:r w:rsidRPr="007A06F5">
        <w:rPr>
          <w:lang w:val="la-Latn"/>
        </w:rPr>
        <w:t>ipso die</w:t>
      </w:r>
      <w:r w:rsidR="00360346" w:rsidRPr="007A06F5">
        <w:rPr>
          <w:lang w:val="la-Latn"/>
        </w:rPr>
        <w:t xml:space="preserve">, </w:t>
      </w:r>
      <w:r w:rsidRPr="007A06F5">
        <w:rPr>
          <w:lang w:val="la-Latn"/>
        </w:rPr>
        <w:t>quo sacramentum accipitur</w:t>
      </w:r>
      <w:r w:rsidR="00360346" w:rsidRPr="007A06F5">
        <w:rPr>
          <w:lang w:val="la-Latn"/>
        </w:rPr>
        <w:t xml:space="preserve">, </w:t>
      </w:r>
      <w:r w:rsidRPr="007A06F5">
        <w:rPr>
          <w:lang w:val="la-Latn"/>
        </w:rPr>
        <w:t>post quadraginta dies et quadraginta noctes</w:t>
      </w:r>
      <w:r w:rsidR="00360346" w:rsidRPr="007A06F5">
        <w:rPr>
          <w:lang w:val="la-Latn"/>
        </w:rPr>
        <w:t xml:space="preserve">, </w:t>
      </w:r>
      <w:r w:rsidR="00D9225B" w:rsidRPr="007A06F5">
        <w:rPr>
          <w:lang w:val="la-Latn"/>
        </w:rPr>
        <w:t xml:space="preserve">id </w:t>
      </w:r>
      <w:r w:rsidRPr="007A06F5">
        <w:rPr>
          <w:lang w:val="la-Latn"/>
        </w:rPr>
        <w:t>est quadragesimo secundo die</w:t>
      </w:r>
      <w:r w:rsidR="00360346" w:rsidRPr="007A06F5">
        <w:rPr>
          <w:lang w:val="la-Latn"/>
        </w:rPr>
        <w:t xml:space="preserve">, </w:t>
      </w:r>
      <w:r w:rsidRPr="007A06F5">
        <w:rPr>
          <w:lang w:val="la-Latn"/>
        </w:rPr>
        <w:t>de</w:t>
      </w:r>
      <w:r w:rsidR="00360346" w:rsidRPr="007A06F5">
        <w:rPr>
          <w:lang w:val="la-Latn"/>
        </w:rPr>
        <w:t xml:space="preserve"> </w:t>
      </w:r>
      <w:r w:rsidRPr="007A06F5">
        <w:rPr>
          <w:lang w:val="la-Latn"/>
        </w:rPr>
        <w:t>sex septimanis</w:t>
      </w:r>
      <w:r w:rsidR="00360346" w:rsidRPr="007A06F5">
        <w:rPr>
          <w:lang w:val="la-Latn"/>
        </w:rPr>
        <w:t xml:space="preserve">, </w:t>
      </w:r>
      <w:r w:rsidRPr="007A06F5">
        <w:rPr>
          <w:lang w:val="la-Latn"/>
        </w:rPr>
        <w:t>ipsa feria</w:t>
      </w:r>
      <w:r w:rsidR="00360346" w:rsidRPr="007A06F5">
        <w:rPr>
          <w:lang w:val="la-Latn"/>
        </w:rPr>
        <w:t xml:space="preserve">, </w:t>
      </w:r>
      <w:r w:rsidR="00D9225B" w:rsidRPr="007A06F5">
        <w:rPr>
          <w:lang w:val="la-Latn"/>
        </w:rPr>
        <w:t xml:space="preserve">qua illud sacramentum </w:t>
      </w:r>
      <w:r w:rsidRPr="007A06F5">
        <w:rPr>
          <w:lang w:val="la-Latn"/>
        </w:rPr>
        <w:t>accepit</w:t>
      </w:r>
      <w:r w:rsidR="00360346" w:rsidRPr="007A06F5">
        <w:rPr>
          <w:lang w:val="la-Latn"/>
        </w:rPr>
        <w:t xml:space="preserve">, </w:t>
      </w:r>
      <w:r w:rsidRPr="007A06F5">
        <w:rPr>
          <w:lang w:val="la-Latn"/>
        </w:rPr>
        <w:t>sicut</w:t>
      </w:r>
      <w:r w:rsidR="00D9225B" w:rsidRPr="007A06F5">
        <w:rPr>
          <w:lang w:val="la-Latn"/>
        </w:rPr>
        <w:t xml:space="preserve"> </w:t>
      </w:r>
      <w:r w:rsidRPr="007A06F5">
        <w:rPr>
          <w:lang w:val="la-Latn"/>
        </w:rPr>
        <w:t>pascha ipsa</w:t>
      </w:r>
      <w:r w:rsidR="00D9225B" w:rsidRPr="007A06F5">
        <w:rPr>
          <w:lang w:val="la-Latn"/>
        </w:rPr>
        <w:t xml:space="preserve"> </w:t>
      </w:r>
      <w:r w:rsidR="00E9104F" w:rsidRPr="007A06F5">
        <w:rPr>
          <w:lang w:val="la-Latn"/>
        </w:rPr>
        <w:t>feria fit</w:t>
      </w:r>
      <w:r w:rsidR="00360346" w:rsidRPr="007A06F5">
        <w:rPr>
          <w:lang w:val="la-Latn"/>
        </w:rPr>
        <w:t xml:space="preserve">, </w:t>
      </w:r>
      <w:r w:rsidRPr="007A06F5">
        <w:rPr>
          <w:lang w:val="la-Latn"/>
        </w:rPr>
        <w:t>qua i</w:t>
      </w:r>
      <w:r w:rsidR="00E9104F" w:rsidRPr="007A06F5">
        <w:rPr>
          <w:lang w:val="la-Latn"/>
        </w:rPr>
        <w:t>nitium quadragesimae accipitur</w:t>
      </w:r>
      <w:r w:rsidR="00360346" w:rsidRPr="007A06F5">
        <w:rPr>
          <w:lang w:val="la-Latn"/>
        </w:rPr>
        <w:t xml:space="preserve">, </w:t>
      </w:r>
      <w:r w:rsidR="00D9225B" w:rsidRPr="007A06F5">
        <w:rPr>
          <w:lang w:val="la-Latn"/>
        </w:rPr>
        <w:t xml:space="preserve">qui </w:t>
      </w:r>
      <w:r w:rsidRPr="007A06F5">
        <w:rPr>
          <w:lang w:val="la-Latn"/>
        </w:rPr>
        <w:t>sacramentum legaliter accipit a</w:t>
      </w:r>
      <w:r w:rsidR="00360346" w:rsidRPr="007A06F5">
        <w:rPr>
          <w:lang w:val="la-Latn"/>
        </w:rPr>
        <w:t xml:space="preserve">, </w:t>
      </w:r>
      <w:r w:rsidRPr="007A06F5">
        <w:rPr>
          <w:lang w:val="la-Latn"/>
        </w:rPr>
        <w:t>legaliter in locis constitutis iuret</w:t>
      </w:r>
      <w:r w:rsidR="00360346" w:rsidRPr="007A06F5">
        <w:rPr>
          <w:lang w:val="la-Latn"/>
        </w:rPr>
        <w:t xml:space="preserve">, </w:t>
      </w:r>
      <w:r w:rsidR="00D9225B" w:rsidRPr="007A06F5">
        <w:rPr>
          <w:lang w:val="la-Latn"/>
        </w:rPr>
        <w:t xml:space="preserve">sicut in capitulorum </w:t>
      </w:r>
      <w:r w:rsidRPr="007A06F5">
        <w:rPr>
          <w:lang w:val="la-Latn"/>
        </w:rPr>
        <w:t>libris</w:t>
      </w:r>
      <w:r w:rsidR="00360346" w:rsidRPr="007A06F5">
        <w:rPr>
          <w:lang w:val="la-Latn"/>
        </w:rPr>
        <w:t xml:space="preserve"> </w:t>
      </w:r>
      <w:r w:rsidRPr="007A06F5">
        <w:rPr>
          <w:lang w:val="la-Latn"/>
        </w:rPr>
        <w:t>decessorum et progenitorum nostrorum continetur</w:t>
      </w:r>
      <w:r w:rsidR="008E2A6B" w:rsidRPr="007A06F5">
        <w:rPr>
          <w:lang w:val="la-Latn"/>
        </w:rPr>
        <w:t xml:space="preserve">. </w:t>
      </w:r>
      <w:r w:rsidR="00D9225B" w:rsidRPr="007A06F5">
        <w:rPr>
          <w:lang w:val="la-Latn"/>
        </w:rPr>
        <w:t xml:space="preserve">Et amodo nulla dissensio </w:t>
      </w:r>
      <w:r w:rsidRPr="007A06F5">
        <w:rPr>
          <w:lang w:val="la-Latn"/>
        </w:rPr>
        <w:t>vel retractatio</w:t>
      </w:r>
      <w:r w:rsidR="00360346" w:rsidRPr="007A06F5">
        <w:rPr>
          <w:lang w:val="la-Latn"/>
        </w:rPr>
        <w:t xml:space="preserve"> </w:t>
      </w:r>
      <w:r w:rsidRPr="007A06F5">
        <w:rPr>
          <w:lang w:val="la-Latn"/>
        </w:rPr>
        <w:t>in regno nostro a quolibet ex hoc fiat</w:t>
      </w:r>
      <w:r w:rsidR="008E2A6B" w:rsidRPr="007A06F5">
        <w:rPr>
          <w:lang w:val="la-Latn"/>
        </w:rPr>
        <w:t xml:space="preserve">. </w:t>
      </w:r>
      <w:r w:rsidR="00D9225B" w:rsidRPr="007A06F5">
        <w:rPr>
          <w:lang w:val="la-Latn"/>
        </w:rPr>
        <w:t xml:space="preserve">Quod mandatum nostrum </w:t>
      </w:r>
      <w:r w:rsidRPr="007A06F5">
        <w:rPr>
          <w:lang w:val="la-Latn"/>
        </w:rPr>
        <w:t>si quis contemnere praesumpserit</w:t>
      </w:r>
      <w:r w:rsidR="00360346" w:rsidRPr="007A06F5">
        <w:rPr>
          <w:lang w:val="la-Latn"/>
        </w:rPr>
        <w:t xml:space="preserve">, </w:t>
      </w:r>
      <w:r w:rsidRPr="007A06F5">
        <w:rPr>
          <w:lang w:val="la-Latn"/>
        </w:rPr>
        <w:t>bannum nostrum</w:t>
      </w:r>
      <w:r w:rsidR="00360346" w:rsidRPr="007A06F5">
        <w:rPr>
          <w:lang w:val="la-Latn"/>
        </w:rPr>
        <w:t xml:space="preserve">, </w:t>
      </w:r>
      <w:r w:rsidRPr="007A06F5">
        <w:rPr>
          <w:lang w:val="la-Latn"/>
        </w:rPr>
        <w:t>id est LX solidos</w:t>
      </w:r>
      <w:r w:rsidR="00360346" w:rsidRPr="007A06F5">
        <w:rPr>
          <w:lang w:val="la-Latn"/>
        </w:rPr>
        <w:t xml:space="preserve">, </w:t>
      </w:r>
      <w:r w:rsidRPr="007A06F5">
        <w:rPr>
          <w:lang w:val="la-Latn"/>
        </w:rPr>
        <w:t>componat</w:t>
      </w:r>
      <w:r w:rsidR="008E2A6B" w:rsidRPr="007A06F5">
        <w:rPr>
          <w:lang w:val="la-Latn"/>
        </w:rPr>
        <w:t xml:space="preserve">. </w:t>
      </w:r>
      <w:r w:rsidRPr="007A06F5">
        <w:rPr>
          <w:lang w:val="la-Latn"/>
        </w:rPr>
        <w:t>Et si ipsa dies</w:t>
      </w:r>
      <w:r w:rsidR="00360346" w:rsidRPr="007A06F5">
        <w:rPr>
          <w:lang w:val="la-Latn"/>
        </w:rPr>
        <w:t xml:space="preserve"> </w:t>
      </w:r>
      <w:r w:rsidRPr="007A06F5">
        <w:rPr>
          <w:lang w:val="la-Latn"/>
        </w:rPr>
        <w:t>intra quadragesimae sacra ieiunia evenerit</w:t>
      </w:r>
      <w:r w:rsidR="00360346" w:rsidRPr="007A06F5">
        <w:rPr>
          <w:lang w:val="la-Latn"/>
        </w:rPr>
        <w:t xml:space="preserve">, </w:t>
      </w:r>
      <w:r w:rsidRPr="007A06F5">
        <w:rPr>
          <w:lang w:val="la-Latn"/>
        </w:rPr>
        <w:t>nemo illud sacramentum</w:t>
      </w:r>
      <w:r w:rsidR="00360346" w:rsidRPr="007A06F5">
        <w:rPr>
          <w:lang w:val="la-Latn"/>
        </w:rPr>
        <w:t xml:space="preserve">, </w:t>
      </w:r>
      <w:r w:rsidRPr="007A06F5">
        <w:rPr>
          <w:lang w:val="la-Latn"/>
        </w:rPr>
        <w:t>quod</w:t>
      </w:r>
      <w:r w:rsidR="00360346" w:rsidRPr="007A06F5">
        <w:rPr>
          <w:lang w:val="la-Latn"/>
        </w:rPr>
        <w:t xml:space="preserve"> </w:t>
      </w:r>
      <w:r w:rsidRPr="007A06F5">
        <w:rPr>
          <w:lang w:val="la-Latn"/>
        </w:rPr>
        <w:t>accepit</w:t>
      </w:r>
      <w:r w:rsidR="00360346" w:rsidRPr="007A06F5">
        <w:rPr>
          <w:lang w:val="la-Latn"/>
        </w:rPr>
        <w:t xml:space="preserve">, </w:t>
      </w:r>
      <w:r w:rsidRPr="007A06F5">
        <w:rPr>
          <w:lang w:val="la-Latn"/>
        </w:rPr>
        <w:t>in quadragesima iurare e praesumat</w:t>
      </w:r>
      <w:r w:rsidR="008E2A6B" w:rsidRPr="007A06F5">
        <w:rPr>
          <w:lang w:val="la-Latn"/>
        </w:rPr>
        <w:t xml:space="preserve">; </w:t>
      </w:r>
      <w:r w:rsidRPr="007A06F5">
        <w:rPr>
          <w:lang w:val="la-Latn"/>
        </w:rPr>
        <w:t>quia ex</w:t>
      </w:r>
      <w:r w:rsidR="00360346" w:rsidRPr="007A06F5">
        <w:rPr>
          <w:lang w:val="la-Latn"/>
        </w:rPr>
        <w:t xml:space="preserve"> </w:t>
      </w:r>
      <w:r w:rsidRPr="007A06F5">
        <w:rPr>
          <w:lang w:val="la-Latn"/>
        </w:rPr>
        <w:t>hoc iam</w:t>
      </w:r>
      <w:r w:rsidR="00360346" w:rsidRPr="007A06F5">
        <w:rPr>
          <w:lang w:val="la-Latn"/>
        </w:rPr>
        <w:t xml:space="preserve"> </w:t>
      </w:r>
      <w:r w:rsidRPr="007A06F5">
        <w:rPr>
          <w:lang w:val="la-Latn"/>
        </w:rPr>
        <w:t>etiam</w:t>
      </w:r>
      <w:r w:rsidR="00360346" w:rsidRPr="007A06F5">
        <w:rPr>
          <w:lang w:val="la-Latn"/>
        </w:rPr>
        <w:t xml:space="preserve"> </w:t>
      </w:r>
      <w:r w:rsidR="00D9225B" w:rsidRPr="007A06F5">
        <w:rPr>
          <w:lang w:val="la-Latn"/>
        </w:rPr>
        <w:t>mani</w:t>
      </w:r>
      <w:r w:rsidRPr="007A06F5">
        <w:rPr>
          <w:lang w:val="la-Latn"/>
        </w:rPr>
        <w:t>festam Dei vindictam vidimus et audivimus</w:t>
      </w:r>
      <w:r w:rsidR="008E2A6B" w:rsidRPr="007A06F5">
        <w:rPr>
          <w:lang w:val="la-Latn"/>
        </w:rPr>
        <w:t xml:space="preserve">. </w:t>
      </w:r>
      <w:r w:rsidRPr="007A06F5">
        <w:rPr>
          <w:lang w:val="la-Latn"/>
        </w:rPr>
        <w:t>Et</w:t>
      </w:r>
      <w:r w:rsidR="00360346" w:rsidRPr="007A06F5">
        <w:rPr>
          <w:lang w:val="la-Latn"/>
        </w:rPr>
        <w:t xml:space="preserve"> </w:t>
      </w:r>
      <w:r w:rsidRPr="007A06F5">
        <w:rPr>
          <w:lang w:val="la-Latn"/>
        </w:rPr>
        <w:t>si quis</w:t>
      </w:r>
      <w:r w:rsidR="00360346" w:rsidRPr="007A06F5">
        <w:rPr>
          <w:lang w:val="la-Latn"/>
        </w:rPr>
        <w:t xml:space="preserve"> </w:t>
      </w:r>
      <w:r w:rsidRPr="007A06F5">
        <w:rPr>
          <w:lang w:val="la-Latn"/>
        </w:rPr>
        <w:t>praesumpserit</w:t>
      </w:r>
      <w:r w:rsidR="00360346" w:rsidRPr="007A06F5">
        <w:rPr>
          <w:lang w:val="la-Latn"/>
        </w:rPr>
        <w:t xml:space="preserve">, </w:t>
      </w:r>
      <w:r w:rsidR="00D9225B" w:rsidRPr="007A06F5">
        <w:rPr>
          <w:lang w:val="la-Latn"/>
        </w:rPr>
        <w:t xml:space="preserve">similiter </w:t>
      </w:r>
      <w:r w:rsidRPr="007A06F5">
        <w:rPr>
          <w:lang w:val="la-Latn"/>
        </w:rPr>
        <w:t>bannum nostrum componat</w:t>
      </w:r>
      <w:r w:rsidR="00360346" w:rsidRPr="007A06F5">
        <w:rPr>
          <w:lang w:val="la-Latn"/>
        </w:rPr>
        <w:t xml:space="preserve">, </w:t>
      </w:r>
      <w:r w:rsidRPr="007A06F5">
        <w:rPr>
          <w:lang w:val="la-Latn"/>
        </w:rPr>
        <w:t>et inde poenitentiam episcopali iudicio faciat</w:t>
      </w:r>
      <w:r w:rsidR="008E2A6B" w:rsidRPr="007A06F5">
        <w:rPr>
          <w:lang w:val="la-Latn"/>
        </w:rPr>
        <w:t xml:space="preserve">. </w:t>
      </w:r>
      <w:r w:rsidR="00D9225B" w:rsidRPr="007A06F5">
        <w:rPr>
          <w:lang w:val="la-Latn"/>
        </w:rPr>
        <w:t xml:space="preserve">Ipsam </w:t>
      </w:r>
      <w:r w:rsidRPr="007A06F5">
        <w:rPr>
          <w:lang w:val="la-Latn"/>
        </w:rPr>
        <w:t>autem quadragesimam a quarta feria</w:t>
      </w:r>
      <w:r w:rsidR="00360346" w:rsidRPr="007A06F5">
        <w:rPr>
          <w:lang w:val="la-Latn"/>
        </w:rPr>
        <w:t xml:space="preserve">, </w:t>
      </w:r>
      <w:r w:rsidRPr="007A06F5">
        <w:rPr>
          <w:lang w:val="la-Latn"/>
        </w:rPr>
        <w:t>id est a capite ieiunii</w:t>
      </w:r>
      <w:r w:rsidR="00360346" w:rsidRPr="007A06F5">
        <w:rPr>
          <w:lang w:val="la-Latn"/>
        </w:rPr>
        <w:t xml:space="preserve">, </w:t>
      </w:r>
      <w:r w:rsidR="00D9225B" w:rsidRPr="007A06F5">
        <w:rPr>
          <w:lang w:val="la-Latn"/>
        </w:rPr>
        <w:t>cum ipsa quarta feria</w:t>
      </w:r>
      <w:r w:rsidR="00360346" w:rsidRPr="007A06F5">
        <w:rPr>
          <w:lang w:val="la-Latn"/>
        </w:rPr>
        <w:t xml:space="preserve">, </w:t>
      </w:r>
      <w:r w:rsidRPr="007A06F5">
        <w:rPr>
          <w:lang w:val="la-Latn"/>
        </w:rPr>
        <w:t>qua</w:t>
      </w:r>
      <w:r w:rsidR="00360346" w:rsidRPr="007A06F5">
        <w:rPr>
          <w:lang w:val="la-Latn"/>
        </w:rPr>
        <w:t xml:space="preserve"> </w:t>
      </w:r>
      <w:r w:rsidRPr="007A06F5">
        <w:rPr>
          <w:lang w:val="la-Latn"/>
        </w:rPr>
        <w:t>publice poenitentes poenitentiam accipiunt</w:t>
      </w:r>
      <w:r w:rsidR="00360346" w:rsidRPr="007A06F5">
        <w:rPr>
          <w:lang w:val="la-Latn"/>
        </w:rPr>
        <w:t xml:space="preserve">, </w:t>
      </w:r>
      <w:r w:rsidRPr="007A06F5">
        <w:rPr>
          <w:lang w:val="la-Latn"/>
        </w:rPr>
        <w:t>ob</w:t>
      </w:r>
      <w:r w:rsidR="00D9225B" w:rsidRPr="007A06F5">
        <w:rPr>
          <w:lang w:val="la-Latn"/>
        </w:rPr>
        <w:t>servari usque ad sanctam resur</w:t>
      </w:r>
      <w:r w:rsidRPr="007A06F5">
        <w:rPr>
          <w:lang w:val="la-Latn"/>
        </w:rPr>
        <w:t>rectionem secundum consuetudinem antiquam praecipimus</w:t>
      </w:r>
      <w:r w:rsidR="008E2A6B" w:rsidRPr="007A06F5">
        <w:rPr>
          <w:lang w:val="la-Latn"/>
        </w:rPr>
        <w:t xml:space="preserve">. </w:t>
      </w:r>
      <w:r w:rsidR="00D9225B" w:rsidRPr="007A06F5">
        <w:rPr>
          <w:lang w:val="la-Latn"/>
        </w:rPr>
        <w:t>Sed expectet qui sacra</w:t>
      </w:r>
      <w:r w:rsidRPr="007A06F5">
        <w:rPr>
          <w:lang w:val="la-Latn"/>
        </w:rPr>
        <w:t>mentum ante quadragesimam servatum accepit</w:t>
      </w:r>
      <w:r w:rsidR="00360346" w:rsidRPr="007A06F5">
        <w:rPr>
          <w:lang w:val="la-Latn"/>
        </w:rPr>
        <w:t xml:space="preserve">, </w:t>
      </w:r>
      <w:r w:rsidRPr="007A06F5">
        <w:rPr>
          <w:lang w:val="la-Latn"/>
        </w:rPr>
        <w:t>si XL dies et XL noctes ante illud</w:t>
      </w:r>
      <w:r w:rsidR="00360346" w:rsidRPr="007A06F5">
        <w:rPr>
          <w:lang w:val="la-Latn"/>
        </w:rPr>
        <w:t xml:space="preserve"> </w:t>
      </w:r>
      <w:r w:rsidRPr="007A06F5">
        <w:rPr>
          <w:lang w:val="la-Latn"/>
        </w:rPr>
        <w:t>quadragesima non habuit</w:t>
      </w:r>
      <w:r w:rsidR="00360346" w:rsidRPr="007A06F5">
        <w:rPr>
          <w:lang w:val="la-Latn"/>
        </w:rPr>
        <w:t xml:space="preserve">, </w:t>
      </w:r>
      <w:r w:rsidRPr="007A06F5">
        <w:rPr>
          <w:lang w:val="la-Latn"/>
        </w:rPr>
        <w:t>sine ulla</w:t>
      </w:r>
      <w:r w:rsidR="00360346" w:rsidRPr="007A06F5">
        <w:rPr>
          <w:lang w:val="la-Latn"/>
        </w:rPr>
        <w:t xml:space="preserve"> </w:t>
      </w:r>
      <w:r w:rsidRPr="007A06F5">
        <w:rPr>
          <w:lang w:val="la-Latn"/>
        </w:rPr>
        <w:t>legali compositione vel iectitione</w:t>
      </w:r>
      <w:r w:rsidR="00360346" w:rsidRPr="007A06F5">
        <w:rPr>
          <w:lang w:val="la-Latn"/>
        </w:rPr>
        <w:t xml:space="preserve"> </w:t>
      </w:r>
      <w:r w:rsidR="00D9225B" w:rsidRPr="007A06F5">
        <w:rPr>
          <w:lang w:val="la-Latn"/>
        </w:rPr>
        <w:t xml:space="preserve">usque ad </w:t>
      </w:r>
      <w:r w:rsidRPr="007A06F5">
        <w:rPr>
          <w:lang w:val="la-Latn"/>
        </w:rPr>
        <w:t>diem Lunis</w:t>
      </w:r>
      <w:r w:rsidR="00360346" w:rsidRPr="007A06F5">
        <w:rPr>
          <w:lang w:val="la-Latn"/>
        </w:rPr>
        <w:t xml:space="preserve"> </w:t>
      </w:r>
      <w:r w:rsidRPr="007A06F5">
        <w:rPr>
          <w:lang w:val="la-Latn"/>
        </w:rPr>
        <w:t>post octavas paschae</w:t>
      </w:r>
      <w:r w:rsidR="008E2A6B" w:rsidRPr="007A06F5">
        <w:rPr>
          <w:lang w:val="la-Latn"/>
        </w:rPr>
        <w:t xml:space="preserve">; </w:t>
      </w:r>
      <w:r w:rsidRPr="007A06F5">
        <w:rPr>
          <w:lang w:val="la-Latn"/>
        </w:rPr>
        <w:t>et tunc</w:t>
      </w:r>
      <w:r w:rsidR="00360346" w:rsidRPr="007A06F5">
        <w:rPr>
          <w:lang w:val="la-Latn"/>
        </w:rPr>
        <w:t xml:space="preserve">, </w:t>
      </w:r>
      <w:r w:rsidRPr="007A06F5">
        <w:rPr>
          <w:lang w:val="la-Latn"/>
        </w:rPr>
        <w:t>quod legaliter accepit</w:t>
      </w:r>
      <w:r w:rsidR="00360346" w:rsidRPr="007A06F5">
        <w:rPr>
          <w:lang w:val="la-Latn"/>
        </w:rPr>
        <w:t xml:space="preserve">, </w:t>
      </w:r>
      <w:r w:rsidRPr="007A06F5">
        <w:rPr>
          <w:lang w:val="la-Latn"/>
        </w:rPr>
        <w:t>legaliter et</w:t>
      </w:r>
      <w:r w:rsidR="00360346" w:rsidRPr="007A06F5">
        <w:rPr>
          <w:lang w:val="la-Latn"/>
        </w:rPr>
        <w:t xml:space="preserve"> </w:t>
      </w:r>
      <w:r w:rsidRPr="007A06F5">
        <w:rPr>
          <w:lang w:val="la-Latn"/>
        </w:rPr>
        <w:t>perficiat</w:t>
      </w:r>
      <w:r w:rsidR="008E2A6B" w:rsidRPr="007A06F5">
        <w:rPr>
          <w:lang w:val="la-Latn"/>
        </w:rPr>
        <w:t xml:space="preserve">. </w:t>
      </w:r>
    </w:p>
    <w:p w14:paraId="3D46B378" w14:textId="69915271" w:rsidR="00F53A7C" w:rsidRPr="007A06F5" w:rsidRDefault="00F53A7C" w:rsidP="00E9104F">
      <w:pPr>
        <w:pStyle w:val="Normlnweb"/>
        <w:numPr>
          <w:ilvl w:val="0"/>
          <w:numId w:val="57"/>
        </w:numPr>
        <w:rPr>
          <w:lang w:val="la-Latn"/>
        </w:rPr>
      </w:pPr>
      <w:r w:rsidRPr="007A06F5">
        <w:rPr>
          <w:lang w:val="la-Latn"/>
        </w:rPr>
        <w:t>Notum</w:t>
      </w:r>
      <w:r w:rsidR="00360346" w:rsidRPr="007A06F5">
        <w:rPr>
          <w:lang w:val="la-Latn"/>
        </w:rPr>
        <w:t xml:space="preserve"> </w:t>
      </w:r>
      <w:r w:rsidRPr="007A06F5">
        <w:rPr>
          <w:lang w:val="la-Latn"/>
        </w:rPr>
        <w:t>fieri volumus omnibus Dei et nostris fidelibus</w:t>
      </w:r>
      <w:r w:rsidR="00360346" w:rsidRPr="007A06F5">
        <w:rPr>
          <w:lang w:val="la-Latn"/>
        </w:rPr>
        <w:t xml:space="preserve">, </w:t>
      </w:r>
      <w:r w:rsidR="00D9225B" w:rsidRPr="007A06F5">
        <w:rPr>
          <w:lang w:val="la-Latn"/>
        </w:rPr>
        <w:t xml:space="preserve">quoniam quidam </w:t>
      </w:r>
      <w:r w:rsidRPr="007A06F5">
        <w:rPr>
          <w:lang w:val="la-Latn"/>
        </w:rPr>
        <w:t>comites nostri nos consuluerunt de illis Francis hominibus</w:t>
      </w:r>
      <w:r w:rsidR="00360346" w:rsidRPr="007A06F5">
        <w:rPr>
          <w:lang w:val="la-Latn"/>
        </w:rPr>
        <w:t xml:space="preserve">, </w:t>
      </w:r>
      <w:r w:rsidR="00D9225B" w:rsidRPr="007A06F5">
        <w:rPr>
          <w:lang w:val="la-Latn"/>
        </w:rPr>
        <w:t xml:space="preserve">qui censum regium de </w:t>
      </w:r>
      <w:r w:rsidRPr="007A06F5">
        <w:rPr>
          <w:lang w:val="la-Latn"/>
        </w:rPr>
        <w:t>suo capite</w:t>
      </w:r>
      <w:r w:rsidR="00360346" w:rsidRPr="007A06F5">
        <w:rPr>
          <w:lang w:val="la-Latn"/>
        </w:rPr>
        <w:t xml:space="preserve">, </w:t>
      </w:r>
      <w:r w:rsidRPr="007A06F5">
        <w:rPr>
          <w:lang w:val="la-Latn"/>
        </w:rPr>
        <w:t>sed</w:t>
      </w:r>
      <w:r w:rsidR="00360346" w:rsidRPr="007A06F5">
        <w:rPr>
          <w:lang w:val="la-Latn"/>
        </w:rPr>
        <w:t xml:space="preserve"> </w:t>
      </w:r>
      <w:r w:rsidR="00FE3F3C" w:rsidRPr="007A06F5">
        <w:rPr>
          <w:lang w:val="la-Latn"/>
        </w:rPr>
        <w:t>et de suis rescellis debebant</w:t>
      </w:r>
      <w:r w:rsidR="00360346" w:rsidRPr="007A06F5">
        <w:rPr>
          <w:lang w:val="la-Latn"/>
        </w:rPr>
        <w:t xml:space="preserve">, </w:t>
      </w:r>
      <w:r w:rsidRPr="007A06F5">
        <w:rPr>
          <w:lang w:val="la-Latn"/>
        </w:rPr>
        <w:t>qui tempore famis necessitate / cogente seipsos ad servitium vendiderunt</w:t>
      </w:r>
      <w:r w:rsidR="008E2A6B" w:rsidRPr="007A06F5">
        <w:rPr>
          <w:lang w:val="la-Latn"/>
        </w:rPr>
        <w:t xml:space="preserve">. </w:t>
      </w:r>
      <w:r w:rsidRPr="007A06F5">
        <w:rPr>
          <w:lang w:val="la-Latn"/>
        </w:rPr>
        <w:t>Unde cum epis</w:t>
      </w:r>
      <w:r w:rsidR="00D9225B" w:rsidRPr="007A06F5">
        <w:rPr>
          <w:lang w:val="la-Latn"/>
        </w:rPr>
        <w:t xml:space="preserve">copis et ceteris Dei ac </w:t>
      </w:r>
      <w:r w:rsidRPr="007A06F5">
        <w:rPr>
          <w:lang w:val="la-Latn"/>
        </w:rPr>
        <w:t>nostris fidelibus tractavimus</w:t>
      </w:r>
      <w:r w:rsidR="00360346" w:rsidRPr="007A06F5">
        <w:rPr>
          <w:lang w:val="la-Latn"/>
        </w:rPr>
        <w:t xml:space="preserve">, </w:t>
      </w:r>
      <w:r w:rsidRPr="007A06F5">
        <w:rPr>
          <w:lang w:val="la-Latn"/>
        </w:rPr>
        <w:t>quid nobis esset agendum</w:t>
      </w:r>
      <w:r w:rsidR="008E2A6B" w:rsidRPr="007A06F5">
        <w:rPr>
          <w:lang w:val="la-Latn"/>
        </w:rPr>
        <w:t xml:space="preserve">; </w:t>
      </w:r>
      <w:r w:rsidRPr="007A06F5">
        <w:rPr>
          <w:lang w:val="la-Latn"/>
        </w:rPr>
        <w:t>et quod</w:t>
      </w:r>
      <w:r w:rsidR="00360346" w:rsidRPr="007A06F5">
        <w:rPr>
          <w:lang w:val="la-Latn"/>
        </w:rPr>
        <w:t xml:space="preserve"> </w:t>
      </w:r>
      <w:r w:rsidR="00D9225B" w:rsidRPr="007A06F5">
        <w:rPr>
          <w:lang w:val="la-Latn"/>
        </w:rPr>
        <w:t>cum eis inde in</w:t>
      </w:r>
      <w:r w:rsidRPr="007A06F5">
        <w:rPr>
          <w:lang w:val="la-Latn"/>
        </w:rPr>
        <w:t>venimus ac constituimus s</w:t>
      </w:r>
      <w:r w:rsidR="00360346" w:rsidRPr="007A06F5">
        <w:rPr>
          <w:lang w:val="la-Latn"/>
        </w:rPr>
        <w:t xml:space="preserve">, </w:t>
      </w:r>
      <w:r w:rsidRPr="007A06F5">
        <w:rPr>
          <w:lang w:val="la-Latn"/>
        </w:rPr>
        <w:t>praesenti edicto decrevimus</w:t>
      </w:r>
      <w:r w:rsidR="00D9225B" w:rsidRPr="007A06F5">
        <w:rPr>
          <w:lang w:val="la-Latn"/>
        </w:rPr>
        <w:t xml:space="preserve">: </w:t>
      </w:r>
      <w:r w:rsidRPr="007A06F5">
        <w:rPr>
          <w:lang w:val="la-Latn"/>
        </w:rPr>
        <w:t>Id</w:t>
      </w:r>
      <w:r w:rsidR="00360346" w:rsidRPr="007A06F5">
        <w:rPr>
          <w:lang w:val="la-Latn"/>
        </w:rPr>
        <w:t xml:space="preserve"> </w:t>
      </w:r>
      <w:r w:rsidRPr="007A06F5">
        <w:rPr>
          <w:lang w:val="la-Latn"/>
        </w:rPr>
        <w:t>est</w:t>
      </w:r>
      <w:r w:rsidR="00360346" w:rsidRPr="007A06F5">
        <w:rPr>
          <w:lang w:val="la-Latn"/>
        </w:rPr>
        <w:t xml:space="preserve">, </w:t>
      </w:r>
      <w:r w:rsidRPr="007A06F5">
        <w:rPr>
          <w:lang w:val="la-Latn"/>
        </w:rPr>
        <w:t>quia non in</w:t>
      </w:r>
      <w:r w:rsidR="00360346" w:rsidRPr="007A06F5">
        <w:rPr>
          <w:lang w:val="la-Latn"/>
        </w:rPr>
        <w:t xml:space="preserve"> </w:t>
      </w:r>
      <w:r w:rsidR="00D9225B" w:rsidRPr="007A06F5">
        <w:rPr>
          <w:lang w:val="la-Latn"/>
        </w:rPr>
        <w:t xml:space="preserve">lege </w:t>
      </w:r>
      <w:r w:rsidRPr="007A06F5">
        <w:rPr>
          <w:lang w:val="la-Latn"/>
        </w:rPr>
        <w:t>Salica</w:t>
      </w:r>
      <w:r w:rsidR="00360346" w:rsidRPr="007A06F5">
        <w:rPr>
          <w:lang w:val="la-Latn"/>
        </w:rPr>
        <w:t xml:space="preserve"> </w:t>
      </w:r>
      <w:r w:rsidRPr="007A06F5">
        <w:rPr>
          <w:lang w:val="la-Latn"/>
        </w:rPr>
        <w:t>ex hoc expressius quiddam</w:t>
      </w:r>
      <w:r w:rsidR="00360346" w:rsidRPr="007A06F5">
        <w:rPr>
          <w:lang w:val="la-Latn"/>
        </w:rPr>
        <w:t xml:space="preserve"> </w:t>
      </w:r>
      <w:r w:rsidRPr="007A06F5">
        <w:rPr>
          <w:lang w:val="la-Latn"/>
        </w:rPr>
        <w:t>invenimus</w:t>
      </w:r>
      <w:r w:rsidR="00360346" w:rsidRPr="007A06F5">
        <w:rPr>
          <w:lang w:val="la-Latn"/>
        </w:rPr>
        <w:t xml:space="preserve">, </w:t>
      </w:r>
      <w:r w:rsidRPr="007A06F5">
        <w:rPr>
          <w:lang w:val="la-Latn"/>
        </w:rPr>
        <w:t>continetur tamen in tertio</w:t>
      </w:r>
      <w:r w:rsidR="00360346" w:rsidRPr="007A06F5">
        <w:rPr>
          <w:lang w:val="la-Latn"/>
        </w:rPr>
        <w:t xml:space="preserve"> </w:t>
      </w:r>
      <w:r w:rsidR="00D9225B" w:rsidRPr="007A06F5">
        <w:rPr>
          <w:lang w:val="la-Latn"/>
        </w:rPr>
        <w:t>capitu</w:t>
      </w:r>
      <w:r w:rsidRPr="007A06F5">
        <w:rPr>
          <w:lang w:val="la-Latn"/>
        </w:rPr>
        <w:t>lorum libro</w:t>
      </w:r>
      <w:r w:rsidR="00360346" w:rsidRPr="007A06F5">
        <w:rPr>
          <w:lang w:val="la-Latn"/>
        </w:rPr>
        <w:t xml:space="preserve">, </w:t>
      </w:r>
      <w:r w:rsidRPr="007A06F5">
        <w:rPr>
          <w:lang w:val="la-Latn"/>
        </w:rPr>
        <w:t>capitulo XXIX</w:t>
      </w:r>
      <w:r w:rsidR="008E2A6B" w:rsidRPr="007A06F5">
        <w:rPr>
          <w:lang w:val="la-Latn"/>
        </w:rPr>
        <w:t xml:space="preserve">. </w:t>
      </w:r>
      <w:r w:rsidRPr="007A06F5">
        <w:rPr>
          <w:lang w:val="la-Latn"/>
        </w:rPr>
        <w:t>de homine libero</w:t>
      </w:r>
      <w:r w:rsidR="00F614BE" w:rsidRPr="007A06F5">
        <w:rPr>
          <w:lang w:val="la-Latn"/>
        </w:rPr>
        <w:t>,</w:t>
      </w:r>
      <w:r w:rsidR="00D9225B" w:rsidRPr="007A06F5">
        <w:rPr>
          <w:lang w:val="la-Latn"/>
        </w:rPr>
        <w:t xml:space="preserve">' qui </w:t>
      </w:r>
      <w:r w:rsidRPr="007A06F5">
        <w:rPr>
          <w:lang w:val="la-Latn"/>
        </w:rPr>
        <w:t>se l</w:t>
      </w:r>
      <w:r w:rsidR="00D9225B" w:rsidRPr="007A06F5">
        <w:rPr>
          <w:lang w:val="la-Latn"/>
        </w:rPr>
        <w:t xml:space="preserve">oco wadii tradidit in alterius </w:t>
      </w:r>
      <w:r w:rsidRPr="007A06F5">
        <w:rPr>
          <w:lang w:val="la-Latn"/>
        </w:rPr>
        <w:t>potestatem</w:t>
      </w:r>
      <w:r w:rsidR="00360346" w:rsidRPr="007A06F5">
        <w:rPr>
          <w:lang w:val="la-Latn"/>
        </w:rPr>
        <w:t xml:space="preserve">, </w:t>
      </w:r>
      <w:r w:rsidRPr="007A06F5">
        <w:rPr>
          <w:lang w:val="la-Latn"/>
        </w:rPr>
        <w:t>et ibi constitutus damnum aliquod cuilibet fecerit</w:t>
      </w:r>
      <w:r w:rsidR="00360346" w:rsidRPr="007A06F5">
        <w:rPr>
          <w:lang w:val="la-Latn"/>
        </w:rPr>
        <w:t xml:space="preserve">, </w:t>
      </w:r>
      <w:r w:rsidRPr="007A06F5">
        <w:rPr>
          <w:lang w:val="la-Latn"/>
        </w:rPr>
        <w:t>ut is</w:t>
      </w:r>
      <w:r w:rsidR="00360346" w:rsidRPr="007A06F5">
        <w:rPr>
          <w:lang w:val="la-Latn"/>
        </w:rPr>
        <w:t xml:space="preserve">, </w:t>
      </w:r>
      <w:r w:rsidR="00D9225B" w:rsidRPr="007A06F5">
        <w:rPr>
          <w:lang w:val="la-Latn"/>
        </w:rPr>
        <w:t xml:space="preserve">qui eum loco </w:t>
      </w:r>
      <w:r w:rsidRPr="007A06F5">
        <w:rPr>
          <w:lang w:val="la-Latn"/>
        </w:rPr>
        <w:t>wadii suscepit</w:t>
      </w:r>
      <w:r w:rsidR="00360346" w:rsidRPr="007A06F5">
        <w:rPr>
          <w:lang w:val="la-Latn"/>
        </w:rPr>
        <w:t xml:space="preserve">, </w:t>
      </w:r>
      <w:r w:rsidRPr="007A06F5">
        <w:rPr>
          <w:lang w:val="la-Latn"/>
        </w:rPr>
        <w:t>aut damnum solvat aut hominem in mallo productum</w:t>
      </w:r>
      <w:r w:rsidR="00D9225B" w:rsidRPr="007A06F5">
        <w:rPr>
          <w:lang w:val="la-Latn"/>
        </w:rPr>
        <w:t xml:space="preserve"> </w:t>
      </w:r>
      <w:r w:rsidRPr="007A06F5">
        <w:rPr>
          <w:lang w:val="la-Latn"/>
        </w:rPr>
        <w:t>amittat</w:t>
      </w:r>
      <w:r w:rsidR="00360346" w:rsidRPr="007A06F5">
        <w:rPr>
          <w:lang w:val="la-Latn"/>
        </w:rPr>
        <w:t xml:space="preserve"> </w:t>
      </w:r>
      <w:r w:rsidRPr="007A06F5">
        <w:rPr>
          <w:lang w:val="la-Latn"/>
        </w:rPr>
        <w:t>perdens simul debitum</w:t>
      </w:r>
      <w:r w:rsidR="00360346" w:rsidRPr="007A06F5">
        <w:rPr>
          <w:lang w:val="la-Latn"/>
        </w:rPr>
        <w:t xml:space="preserve">, </w:t>
      </w:r>
      <w:r w:rsidRPr="007A06F5">
        <w:rPr>
          <w:lang w:val="la-Latn"/>
        </w:rPr>
        <w:t>propter quod eum pro wadio suscepit</w:t>
      </w:r>
      <w:r w:rsidR="008E2A6B" w:rsidRPr="007A06F5">
        <w:rPr>
          <w:lang w:val="la-Latn"/>
        </w:rPr>
        <w:t xml:space="preserve">; </w:t>
      </w:r>
      <w:r w:rsidRPr="007A06F5">
        <w:rPr>
          <w:lang w:val="la-Latn"/>
        </w:rPr>
        <w:t>et qui damnum fecit</w:t>
      </w:r>
      <w:r w:rsidR="00360346" w:rsidRPr="007A06F5">
        <w:rPr>
          <w:lang w:val="la-Latn"/>
        </w:rPr>
        <w:t xml:space="preserve">, </w:t>
      </w:r>
      <w:r w:rsidR="00F614BE" w:rsidRPr="007A06F5">
        <w:rPr>
          <w:lang w:val="la-Latn"/>
        </w:rPr>
        <w:t>dimissus iuxta qualitatem rei</w:t>
      </w:r>
      <w:r w:rsidRPr="007A06F5">
        <w:rPr>
          <w:lang w:val="la-Latn"/>
        </w:rPr>
        <w:t xml:space="preserve"> cogatur emendare</w:t>
      </w:r>
      <w:r w:rsidR="008E2A6B" w:rsidRPr="007A06F5">
        <w:rPr>
          <w:lang w:val="la-Latn"/>
        </w:rPr>
        <w:t xml:space="preserve">. </w:t>
      </w:r>
      <w:r w:rsidRPr="007A06F5">
        <w:rPr>
          <w:lang w:val="la-Latn"/>
        </w:rPr>
        <w:t>Si vero</w:t>
      </w:r>
      <w:r w:rsidR="00D9225B" w:rsidRPr="007A06F5">
        <w:rPr>
          <w:lang w:val="la-Latn"/>
        </w:rPr>
        <w:t xml:space="preserve"> liberam feminam habuerit a </w:t>
      </w:r>
      <w:r w:rsidRPr="007A06F5">
        <w:rPr>
          <w:lang w:val="la-Latn"/>
        </w:rPr>
        <w:t>et</w:t>
      </w:r>
      <w:r w:rsidR="00360346" w:rsidRPr="007A06F5">
        <w:rPr>
          <w:lang w:val="la-Latn"/>
        </w:rPr>
        <w:t xml:space="preserve">, </w:t>
      </w:r>
      <w:r w:rsidRPr="007A06F5">
        <w:rPr>
          <w:lang w:val="la-Latn"/>
        </w:rPr>
        <w:t>usque dum in pignore extitit</w:t>
      </w:r>
      <w:r w:rsidR="00360346" w:rsidRPr="007A06F5">
        <w:rPr>
          <w:lang w:val="la-Latn"/>
        </w:rPr>
        <w:t xml:space="preserve">, </w:t>
      </w:r>
      <w:r w:rsidRPr="007A06F5">
        <w:rPr>
          <w:lang w:val="la-Latn"/>
        </w:rPr>
        <w:t>filios habuerint</w:t>
      </w:r>
      <w:r w:rsidR="00360346" w:rsidRPr="007A06F5">
        <w:rPr>
          <w:lang w:val="la-Latn"/>
        </w:rPr>
        <w:t xml:space="preserve">, </w:t>
      </w:r>
      <w:r w:rsidRPr="007A06F5">
        <w:rPr>
          <w:lang w:val="la-Latn"/>
        </w:rPr>
        <w:t>liberi permaneant</w:t>
      </w:r>
      <w:r w:rsidR="00D9225B" w:rsidRPr="007A06F5">
        <w:rPr>
          <w:lang w:val="la-Latn"/>
        </w:rPr>
        <w:t xml:space="preserve">.’ Et in lege </w:t>
      </w:r>
      <w:r w:rsidRPr="007A06F5">
        <w:rPr>
          <w:lang w:val="la-Latn"/>
        </w:rPr>
        <w:t>digito Dei scripta</w:t>
      </w:r>
      <w:r w:rsidR="00360346" w:rsidRPr="007A06F5">
        <w:rPr>
          <w:lang w:val="la-Latn"/>
        </w:rPr>
        <w:t xml:space="preserve"> </w:t>
      </w:r>
      <w:r w:rsidRPr="007A06F5">
        <w:rPr>
          <w:lang w:val="la-Latn"/>
        </w:rPr>
        <w:t>legimus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 attenuatus fuerit</w:t>
      </w:r>
      <w:r w:rsidR="00360346" w:rsidRPr="007A06F5">
        <w:rPr>
          <w:lang w:val="la-Latn"/>
        </w:rPr>
        <w:t xml:space="preserve"> </w:t>
      </w:r>
      <w:r w:rsidRPr="007A06F5">
        <w:rPr>
          <w:lang w:val="la-Latn"/>
        </w:rPr>
        <w:t>frater noster et</w:t>
      </w:r>
      <w:r w:rsidR="00360346" w:rsidRPr="007A06F5">
        <w:rPr>
          <w:lang w:val="la-Latn"/>
        </w:rPr>
        <w:t xml:space="preserve"> </w:t>
      </w:r>
      <w:r w:rsidR="00D9225B" w:rsidRPr="007A06F5">
        <w:rPr>
          <w:lang w:val="la-Latn"/>
        </w:rPr>
        <w:t>se in ser</w:t>
      </w:r>
      <w:r w:rsidRPr="007A06F5">
        <w:rPr>
          <w:lang w:val="la-Latn"/>
        </w:rPr>
        <w:t>vitium tradiderit</w:t>
      </w:r>
      <w:r w:rsidR="00360346" w:rsidRPr="007A06F5">
        <w:rPr>
          <w:lang w:val="la-Latn"/>
        </w:rPr>
        <w:t xml:space="preserve">, </w:t>
      </w:r>
      <w:r w:rsidRPr="007A06F5">
        <w:rPr>
          <w:lang w:val="la-Latn"/>
        </w:rPr>
        <w:t>sex annis serviet illi</w:t>
      </w:r>
      <w:r w:rsidR="00360346" w:rsidRPr="007A06F5">
        <w:rPr>
          <w:lang w:val="la-Latn"/>
        </w:rPr>
        <w:t xml:space="preserve">, </w:t>
      </w:r>
      <w:r w:rsidRPr="007A06F5">
        <w:rPr>
          <w:lang w:val="la-Latn"/>
        </w:rPr>
        <w:t>qui eum emit</w:t>
      </w:r>
      <w:r w:rsidR="00360346" w:rsidRPr="007A06F5">
        <w:rPr>
          <w:lang w:val="la-Latn"/>
        </w:rPr>
        <w:t xml:space="preserve">, </w:t>
      </w:r>
      <w:r w:rsidR="00F614BE" w:rsidRPr="007A06F5">
        <w:rPr>
          <w:lang w:val="la-Latn"/>
        </w:rPr>
        <w:t xml:space="preserve">et septimo egrediatur </w:t>
      </w:r>
      <w:r w:rsidRPr="007A06F5">
        <w:rPr>
          <w:lang w:val="la-Latn"/>
        </w:rPr>
        <w:t>liber gratis</w:t>
      </w:r>
      <w:r w:rsidR="008E2A6B" w:rsidRPr="007A06F5">
        <w:rPr>
          <w:lang w:val="la-Latn"/>
        </w:rPr>
        <w:t xml:space="preserve">. </w:t>
      </w:r>
      <w:r w:rsidRPr="007A06F5">
        <w:rPr>
          <w:lang w:val="la-Latn"/>
        </w:rPr>
        <w:t>Quae sacra historia et observantes moraliter aedificat et</w:t>
      </w:r>
      <w:r w:rsidR="00D9225B" w:rsidRPr="007A06F5">
        <w:rPr>
          <w:lang w:val="la-Latn"/>
        </w:rPr>
        <w:t xml:space="preserve"> altiori sensu in</w:t>
      </w:r>
      <w:r w:rsidRPr="007A06F5">
        <w:rPr>
          <w:lang w:val="la-Latn"/>
        </w:rPr>
        <w:t>telligentes inluminat</w:t>
      </w:r>
      <w:r w:rsidR="008E2A6B" w:rsidRPr="007A06F5">
        <w:rPr>
          <w:lang w:val="la-Latn"/>
        </w:rPr>
        <w:t xml:space="preserve">. </w:t>
      </w:r>
      <w:r w:rsidRPr="007A06F5">
        <w:rPr>
          <w:lang w:val="la-Latn"/>
        </w:rPr>
        <w:t>In</w:t>
      </w:r>
      <w:r w:rsidR="00360346" w:rsidRPr="007A06F5">
        <w:rPr>
          <w:lang w:val="la-Latn"/>
        </w:rPr>
        <w:t xml:space="preserve"> </w:t>
      </w:r>
      <w:r w:rsidRPr="007A06F5">
        <w:rPr>
          <w:lang w:val="la-Latn"/>
        </w:rPr>
        <w:t>lege etiam</w:t>
      </w:r>
      <w:r w:rsidR="00360346" w:rsidRPr="007A06F5">
        <w:rPr>
          <w:lang w:val="la-Latn"/>
        </w:rPr>
        <w:t xml:space="preserve">, </w:t>
      </w:r>
      <w:r w:rsidRPr="007A06F5">
        <w:rPr>
          <w:lang w:val="la-Latn"/>
        </w:rPr>
        <w:t>quam praedecessores</w:t>
      </w:r>
      <w:r w:rsidR="00360346" w:rsidRPr="007A06F5">
        <w:rPr>
          <w:lang w:val="la-Latn"/>
        </w:rPr>
        <w:t xml:space="preserve"> </w:t>
      </w:r>
      <w:r w:rsidRPr="007A06F5">
        <w:rPr>
          <w:lang w:val="la-Latn"/>
        </w:rPr>
        <w:t>nostri et</w:t>
      </w:r>
      <w:r w:rsidR="00360346" w:rsidRPr="007A06F5">
        <w:rPr>
          <w:lang w:val="la-Latn"/>
        </w:rPr>
        <w:t xml:space="preserve"> </w:t>
      </w:r>
      <w:r w:rsidR="00D9225B" w:rsidRPr="007A06F5">
        <w:rPr>
          <w:lang w:val="la-Latn"/>
        </w:rPr>
        <w:t xml:space="preserve">nominatissimi </w:t>
      </w:r>
      <w:r w:rsidRPr="007A06F5">
        <w:rPr>
          <w:lang w:val="la-Latn"/>
        </w:rPr>
        <w:t>imperatores</w:t>
      </w:r>
      <w:r w:rsidR="00360346" w:rsidRPr="007A06F5">
        <w:rPr>
          <w:lang w:val="la-Latn"/>
        </w:rPr>
        <w:t xml:space="preserve"> </w:t>
      </w:r>
      <w:r w:rsidRPr="007A06F5">
        <w:rPr>
          <w:lang w:val="la-Latn"/>
        </w:rPr>
        <w:t>constituerunt de his</w:t>
      </w:r>
      <w:r w:rsidR="00360346" w:rsidRPr="007A06F5">
        <w:rPr>
          <w:lang w:val="la-Latn"/>
        </w:rPr>
        <w:t xml:space="preserve">, </w:t>
      </w:r>
      <w:r w:rsidRPr="007A06F5">
        <w:rPr>
          <w:lang w:val="la-Latn"/>
        </w:rPr>
        <w:t>qui filios suos fa</w:t>
      </w:r>
      <w:r w:rsidR="00D9225B" w:rsidRPr="007A06F5">
        <w:rPr>
          <w:lang w:val="la-Latn"/>
        </w:rPr>
        <w:t xml:space="preserve">me aut alia aliqua necessitate </w:t>
      </w:r>
      <w:r w:rsidRPr="007A06F5">
        <w:rPr>
          <w:lang w:val="la-Latn"/>
        </w:rPr>
        <w:t>cogente vendunt</w:t>
      </w:r>
      <w:r w:rsidR="00360346" w:rsidRPr="007A06F5">
        <w:rPr>
          <w:lang w:val="la-Latn"/>
        </w:rPr>
        <w:t xml:space="preserve">, </w:t>
      </w:r>
      <w:r w:rsidRPr="007A06F5">
        <w:rPr>
          <w:lang w:val="la-Latn"/>
        </w:rPr>
        <w:t>plura habentur capitula</w:t>
      </w:r>
      <w:r w:rsidR="00360346" w:rsidRPr="007A06F5">
        <w:rPr>
          <w:lang w:val="la-Latn"/>
        </w:rPr>
        <w:t xml:space="preserve">, </w:t>
      </w:r>
      <w:r w:rsidRPr="007A06F5">
        <w:rPr>
          <w:lang w:val="la-Latn"/>
        </w:rPr>
        <w:t>quae omnia hic</w:t>
      </w:r>
      <w:r w:rsidR="00360346" w:rsidRPr="007A06F5">
        <w:rPr>
          <w:lang w:val="la-Latn"/>
        </w:rPr>
        <w:t xml:space="preserve"> </w:t>
      </w:r>
      <w:r w:rsidRPr="007A06F5">
        <w:rPr>
          <w:lang w:val="la-Latn"/>
        </w:rPr>
        <w:t>non</w:t>
      </w:r>
      <w:r w:rsidR="00360346" w:rsidRPr="007A06F5">
        <w:rPr>
          <w:lang w:val="la-Latn"/>
        </w:rPr>
        <w:t xml:space="preserve"> </w:t>
      </w:r>
      <w:r w:rsidRPr="007A06F5">
        <w:rPr>
          <w:lang w:val="la-Latn"/>
        </w:rPr>
        <w:t>neces</w:t>
      </w:r>
      <w:r w:rsidR="00D9225B" w:rsidRPr="007A06F5">
        <w:rPr>
          <w:lang w:val="la-Latn"/>
        </w:rPr>
        <w:t>se duximus ponere</w:t>
      </w:r>
      <w:r w:rsidR="008E2A6B" w:rsidRPr="007A06F5">
        <w:rPr>
          <w:lang w:val="la-Latn"/>
        </w:rPr>
        <w:t xml:space="preserve">. </w:t>
      </w:r>
      <w:r w:rsidRPr="007A06F5">
        <w:rPr>
          <w:lang w:val="la-Latn"/>
        </w:rPr>
        <w:t>Tamen illud capitulum</w:t>
      </w:r>
      <w:r w:rsidR="00360346" w:rsidRPr="007A06F5">
        <w:rPr>
          <w:lang w:val="la-Latn"/>
        </w:rPr>
        <w:t xml:space="preserve">, </w:t>
      </w:r>
      <w:r w:rsidRPr="007A06F5">
        <w:rPr>
          <w:lang w:val="la-Latn"/>
        </w:rPr>
        <w:t>quod cum sanctis ec</w:t>
      </w:r>
      <w:r w:rsidR="00D9225B" w:rsidRPr="007A06F5">
        <w:rPr>
          <w:lang w:val="la-Latn"/>
        </w:rPr>
        <w:t xml:space="preserve">clesiasticis regulis ex maxima </w:t>
      </w:r>
      <w:r w:rsidRPr="007A06F5">
        <w:rPr>
          <w:lang w:val="la-Latn"/>
        </w:rPr>
        <w:t>parte concordari invenimus</w:t>
      </w:r>
      <w:r w:rsidR="00360346" w:rsidRPr="007A06F5">
        <w:rPr>
          <w:lang w:val="la-Latn"/>
        </w:rPr>
        <w:t xml:space="preserve">, </w:t>
      </w:r>
      <w:r w:rsidRPr="007A06F5">
        <w:rPr>
          <w:lang w:val="la-Latn"/>
        </w:rPr>
        <w:t>hic</w:t>
      </w:r>
      <w:r w:rsidR="00360346" w:rsidRPr="007A06F5">
        <w:rPr>
          <w:lang w:val="la-Latn"/>
        </w:rPr>
        <w:t xml:space="preserve"> </w:t>
      </w:r>
      <w:r w:rsidRPr="007A06F5">
        <w:rPr>
          <w:lang w:val="la-Latn"/>
        </w:rPr>
        <w:t>ponere necessarium duximus</w:t>
      </w:r>
      <w:r w:rsidR="00360346" w:rsidRPr="007A06F5">
        <w:rPr>
          <w:lang w:val="la-Latn"/>
        </w:rPr>
        <w:t xml:space="preserve">, </w:t>
      </w:r>
      <w:r w:rsidRPr="007A06F5">
        <w:rPr>
          <w:lang w:val="la-Latn"/>
        </w:rPr>
        <w:t>in quo dicit</w:t>
      </w:r>
      <w:r w:rsidR="00D9225B" w:rsidRPr="007A06F5">
        <w:rPr>
          <w:lang w:val="la-Latn"/>
        </w:rPr>
        <w:t xml:space="preserve">: </w:t>
      </w:r>
      <w:r w:rsidR="00FE3F3C" w:rsidRPr="007A06F5">
        <w:rPr>
          <w:lang w:val="la-Latn"/>
        </w:rPr>
        <w:t>'</w:t>
      </w:r>
      <w:r w:rsidRPr="007A06F5">
        <w:rPr>
          <w:lang w:val="la-Latn"/>
        </w:rPr>
        <w:t>Ut quicumque ingenui filios suos</w:t>
      </w:r>
      <w:r w:rsidR="00360346" w:rsidRPr="007A06F5">
        <w:rPr>
          <w:lang w:val="la-Latn"/>
        </w:rPr>
        <w:t xml:space="preserve">, </w:t>
      </w:r>
      <w:r w:rsidRPr="007A06F5">
        <w:rPr>
          <w:lang w:val="la-Latn"/>
        </w:rPr>
        <w:t>quod  et de ipsis liberis hominibus</w:t>
      </w:r>
      <w:r w:rsidR="00360346" w:rsidRPr="007A06F5">
        <w:rPr>
          <w:lang w:val="la-Latn"/>
        </w:rPr>
        <w:t xml:space="preserve">, </w:t>
      </w:r>
      <w:r w:rsidRPr="007A06F5">
        <w:rPr>
          <w:lang w:val="la-Latn"/>
        </w:rPr>
        <w:t>qui se vendunt</w:t>
      </w:r>
      <w:r w:rsidR="00360346" w:rsidRPr="007A06F5">
        <w:rPr>
          <w:lang w:val="la-Latn"/>
        </w:rPr>
        <w:t xml:space="preserve">, </w:t>
      </w:r>
      <w:r w:rsidRPr="007A06F5">
        <w:rPr>
          <w:lang w:val="la-Latn"/>
        </w:rPr>
        <w:t>observari volumus</w:t>
      </w:r>
      <w:r w:rsidR="00360346" w:rsidRPr="007A06F5">
        <w:rPr>
          <w:lang w:val="la-Latn"/>
        </w:rPr>
        <w:t xml:space="preserve">, </w:t>
      </w:r>
      <w:r w:rsidRPr="007A06F5">
        <w:rPr>
          <w:lang w:val="la-Latn"/>
        </w:rPr>
        <w:t>qualibet necessitate seu famis temp</w:t>
      </w:r>
      <w:r w:rsidR="00D9225B" w:rsidRPr="007A06F5">
        <w:rPr>
          <w:lang w:val="la-Latn"/>
        </w:rPr>
        <w:t>ore vendiderint ipsa necessi</w:t>
      </w:r>
      <w:r w:rsidRPr="007A06F5">
        <w:rPr>
          <w:lang w:val="la-Latn"/>
        </w:rPr>
        <w:t>tate compulsi</w:t>
      </w:r>
      <w:r w:rsidR="00360346" w:rsidRPr="007A06F5">
        <w:rPr>
          <w:lang w:val="la-Latn"/>
        </w:rPr>
        <w:t xml:space="preserve">, </w:t>
      </w:r>
      <w:r w:rsidRPr="007A06F5">
        <w:rPr>
          <w:lang w:val="la-Latn"/>
        </w:rPr>
        <w:t>emptor</w:t>
      </w:r>
      <w:r w:rsidR="00360346" w:rsidRPr="007A06F5">
        <w:rPr>
          <w:lang w:val="la-Latn"/>
        </w:rPr>
        <w:t xml:space="preserve">, </w:t>
      </w:r>
      <w:r w:rsidRPr="007A06F5">
        <w:rPr>
          <w:lang w:val="la-Latn"/>
        </w:rPr>
        <w:t>si quinque solidis emit</w:t>
      </w:r>
      <w:r w:rsidR="00360346" w:rsidRPr="007A06F5">
        <w:rPr>
          <w:lang w:val="la-Latn"/>
        </w:rPr>
        <w:t xml:space="preserve">, </w:t>
      </w:r>
      <w:r w:rsidRPr="007A06F5">
        <w:rPr>
          <w:lang w:val="la-Latn"/>
        </w:rPr>
        <w:t>sex recipiat</w:t>
      </w:r>
      <w:r w:rsidR="008E2A6B" w:rsidRPr="007A06F5">
        <w:rPr>
          <w:lang w:val="la-Latn"/>
        </w:rPr>
        <w:t xml:space="preserve">; </w:t>
      </w:r>
      <w:r w:rsidRPr="007A06F5">
        <w:rPr>
          <w:lang w:val="la-Latn"/>
        </w:rPr>
        <w:t>si decem</w:t>
      </w:r>
      <w:r w:rsidR="00360346" w:rsidRPr="007A06F5">
        <w:rPr>
          <w:lang w:val="la-Latn"/>
        </w:rPr>
        <w:t xml:space="preserve">, </w:t>
      </w:r>
      <w:r w:rsidR="00D9225B" w:rsidRPr="007A06F5">
        <w:rPr>
          <w:lang w:val="la-Latn"/>
        </w:rPr>
        <w:t xml:space="preserve">duodecim </w:t>
      </w:r>
      <w:r w:rsidRPr="007A06F5">
        <w:rPr>
          <w:lang w:val="la-Latn"/>
        </w:rPr>
        <w:t>solidos similiter recipiat</w:t>
      </w:r>
      <w:r w:rsidR="008E2A6B" w:rsidRPr="007A06F5">
        <w:rPr>
          <w:lang w:val="la-Latn"/>
        </w:rPr>
        <w:t xml:space="preserve">; </w:t>
      </w:r>
      <w:r w:rsidRPr="007A06F5">
        <w:rPr>
          <w:lang w:val="la-Latn"/>
        </w:rPr>
        <w:t>aut</w:t>
      </w:r>
      <w:r w:rsidR="00360346" w:rsidRPr="007A06F5">
        <w:rPr>
          <w:lang w:val="la-Latn"/>
        </w:rPr>
        <w:t xml:space="preserve"> </w:t>
      </w:r>
      <w:r w:rsidRPr="007A06F5">
        <w:rPr>
          <w:lang w:val="la-Latn"/>
        </w:rPr>
        <w:t>si amplius</w:t>
      </w:r>
      <w:r w:rsidR="00360346" w:rsidRPr="007A06F5">
        <w:rPr>
          <w:lang w:val="la-Latn"/>
        </w:rPr>
        <w:t xml:space="preserve">, </w:t>
      </w:r>
      <w:r w:rsidRPr="007A06F5">
        <w:rPr>
          <w:lang w:val="la-Latn"/>
        </w:rPr>
        <w:t>secundum suprascriptam rat</w:t>
      </w:r>
      <w:r w:rsidR="00D9225B" w:rsidRPr="007A06F5">
        <w:rPr>
          <w:lang w:val="la-Latn"/>
        </w:rPr>
        <w:t>ionem augmen</w:t>
      </w:r>
      <w:r w:rsidRPr="007A06F5">
        <w:rPr>
          <w:lang w:val="la-Latn"/>
        </w:rPr>
        <w:t>tum pretii consequatur</w:t>
      </w:r>
      <w:r w:rsidR="00D9225B" w:rsidRPr="007A06F5">
        <w:rPr>
          <w:lang w:val="la-Latn"/>
        </w:rPr>
        <w:t>.’</w:t>
      </w:r>
      <w:r w:rsidRPr="007A06F5">
        <w:rPr>
          <w:lang w:val="la-Latn"/>
        </w:rPr>
        <w:t xml:space="preserve"> Sanctus autem</w:t>
      </w:r>
      <w:r w:rsidR="00360346" w:rsidRPr="007A06F5">
        <w:rPr>
          <w:lang w:val="la-Latn"/>
        </w:rPr>
        <w:t xml:space="preserve"> </w:t>
      </w:r>
      <w:r w:rsidRPr="007A06F5">
        <w:rPr>
          <w:lang w:val="la-Latn"/>
        </w:rPr>
        <w:t>Gregorius etiam</w:t>
      </w:r>
      <w:r w:rsidR="00360346" w:rsidRPr="007A06F5">
        <w:rPr>
          <w:lang w:val="la-Latn"/>
        </w:rPr>
        <w:t xml:space="preserve"> </w:t>
      </w:r>
      <w:r w:rsidRPr="007A06F5">
        <w:rPr>
          <w:lang w:val="la-Latn"/>
        </w:rPr>
        <w:t>de his</w:t>
      </w:r>
      <w:r w:rsidR="00360346" w:rsidRPr="007A06F5">
        <w:rPr>
          <w:lang w:val="la-Latn"/>
        </w:rPr>
        <w:t xml:space="preserve">, </w:t>
      </w:r>
      <w:r w:rsidR="00D9225B" w:rsidRPr="007A06F5">
        <w:rPr>
          <w:lang w:val="la-Latn"/>
        </w:rPr>
        <w:t xml:space="preserve">qui liberi a </w:t>
      </w:r>
      <w:r w:rsidRPr="007A06F5">
        <w:rPr>
          <w:lang w:val="la-Latn"/>
        </w:rPr>
        <w:t>paganis capti fuerint</w:t>
      </w:r>
      <w:r w:rsidR="00360346" w:rsidRPr="007A06F5">
        <w:rPr>
          <w:lang w:val="la-Latn"/>
        </w:rPr>
        <w:t xml:space="preserve">, </w:t>
      </w:r>
      <w:r w:rsidRPr="007A06F5">
        <w:rPr>
          <w:lang w:val="la-Latn"/>
        </w:rPr>
        <w:t>si aliquis eos redemerit</w:t>
      </w:r>
      <w:r w:rsidR="00360346" w:rsidRPr="007A06F5">
        <w:rPr>
          <w:lang w:val="la-Latn"/>
        </w:rPr>
        <w:t xml:space="preserve">, </w:t>
      </w:r>
      <w:r w:rsidRPr="007A06F5">
        <w:rPr>
          <w:lang w:val="la-Latn"/>
        </w:rPr>
        <w:t>ipsi</w:t>
      </w:r>
      <w:r w:rsidR="00360346" w:rsidRPr="007A06F5">
        <w:rPr>
          <w:lang w:val="la-Latn"/>
        </w:rPr>
        <w:t xml:space="preserve">, </w:t>
      </w:r>
      <w:r w:rsidRPr="007A06F5">
        <w:rPr>
          <w:lang w:val="la-Latn"/>
        </w:rPr>
        <w:t>qui redempti sunt</w:t>
      </w:r>
      <w:r w:rsidR="00360346" w:rsidRPr="007A06F5">
        <w:rPr>
          <w:lang w:val="la-Latn"/>
        </w:rPr>
        <w:t xml:space="preserve">, </w:t>
      </w:r>
      <w:r w:rsidRPr="007A06F5">
        <w:rPr>
          <w:lang w:val="la-Latn"/>
        </w:rPr>
        <w:t>procurent</w:t>
      </w:r>
      <w:r w:rsidR="00360346" w:rsidRPr="007A06F5">
        <w:rPr>
          <w:lang w:val="la-Latn"/>
        </w:rPr>
        <w:t xml:space="preserve">, </w:t>
      </w:r>
      <w:r w:rsidR="00D9225B" w:rsidRPr="007A06F5">
        <w:rPr>
          <w:lang w:val="la-Latn"/>
        </w:rPr>
        <w:t xml:space="preserve">ut </w:t>
      </w:r>
      <w:r w:rsidRPr="007A06F5">
        <w:rPr>
          <w:lang w:val="la-Latn"/>
        </w:rPr>
        <w:t>tantum pretium redemptori suo donent</w:t>
      </w:r>
      <w:r w:rsidR="00360346" w:rsidRPr="007A06F5">
        <w:rPr>
          <w:lang w:val="la-Latn"/>
        </w:rPr>
        <w:t xml:space="preserve">, </w:t>
      </w:r>
      <w:r w:rsidRPr="007A06F5">
        <w:rPr>
          <w:lang w:val="la-Latn"/>
        </w:rPr>
        <w:t>sicut ab eo redempti fuerunt</w:t>
      </w:r>
      <w:r w:rsidR="00360346" w:rsidRPr="007A06F5">
        <w:rPr>
          <w:lang w:val="la-Latn"/>
        </w:rPr>
        <w:t xml:space="preserve">, </w:t>
      </w:r>
      <w:r w:rsidRPr="007A06F5">
        <w:rPr>
          <w:lang w:val="la-Latn"/>
        </w:rPr>
        <w:t>et</w:t>
      </w:r>
      <w:r w:rsidR="00D9225B" w:rsidRPr="007A06F5">
        <w:rPr>
          <w:lang w:val="la-Latn"/>
        </w:rPr>
        <w:t xml:space="preserve"> in sua </w:t>
      </w:r>
      <w:r w:rsidRPr="007A06F5">
        <w:rPr>
          <w:lang w:val="la-Latn"/>
        </w:rPr>
        <w:t>libertate permaneant</w:t>
      </w:r>
      <w:r w:rsidR="008E2A6B" w:rsidRPr="007A06F5">
        <w:rPr>
          <w:lang w:val="la-Latn"/>
        </w:rPr>
        <w:t xml:space="preserve">. </w:t>
      </w:r>
      <w:r w:rsidRPr="007A06F5">
        <w:rPr>
          <w:lang w:val="la-Latn"/>
        </w:rPr>
        <w:t>Si autem ecclesia eos redemerit</w:t>
      </w:r>
      <w:r w:rsidR="00360346" w:rsidRPr="007A06F5">
        <w:rPr>
          <w:lang w:val="la-Latn"/>
        </w:rPr>
        <w:t xml:space="preserve">, </w:t>
      </w:r>
      <w:r w:rsidRPr="007A06F5">
        <w:rPr>
          <w:lang w:val="la-Latn"/>
        </w:rPr>
        <w:t>gratis sine aliqua</w:t>
      </w:r>
      <w:r w:rsidR="00360346" w:rsidRPr="007A06F5">
        <w:rPr>
          <w:lang w:val="la-Latn"/>
        </w:rPr>
        <w:t xml:space="preserve"> </w:t>
      </w:r>
      <w:r w:rsidR="00D9225B" w:rsidRPr="007A06F5">
        <w:rPr>
          <w:lang w:val="la-Latn"/>
        </w:rPr>
        <w:t xml:space="preserve">com </w:t>
      </w:r>
      <w:r w:rsidRPr="007A06F5">
        <w:rPr>
          <w:lang w:val="la-Latn"/>
        </w:rPr>
        <w:t>positione liberi fiant</w:t>
      </w:r>
      <w:r w:rsidR="008E2A6B" w:rsidRPr="007A06F5">
        <w:rPr>
          <w:lang w:val="la-Latn"/>
        </w:rPr>
        <w:t xml:space="preserve">. </w:t>
      </w:r>
      <w:r w:rsidRPr="007A06F5">
        <w:rPr>
          <w:lang w:val="la-Latn"/>
        </w:rPr>
        <w:t>Quod et nos per regnum</w:t>
      </w:r>
      <w:r w:rsidR="00360346" w:rsidRPr="007A06F5">
        <w:rPr>
          <w:lang w:val="la-Latn"/>
        </w:rPr>
        <w:t xml:space="preserve"> </w:t>
      </w:r>
      <w:r w:rsidRPr="007A06F5">
        <w:rPr>
          <w:lang w:val="la-Latn"/>
        </w:rPr>
        <w:t>una cum consensu et</w:t>
      </w:r>
      <w:r w:rsidR="00360346" w:rsidRPr="007A06F5">
        <w:rPr>
          <w:lang w:val="la-Latn"/>
        </w:rPr>
        <w:t xml:space="preserve"> </w:t>
      </w:r>
      <w:r w:rsidR="00D9225B" w:rsidRPr="007A06F5">
        <w:rPr>
          <w:lang w:val="la-Latn"/>
        </w:rPr>
        <w:t xml:space="preserve">fidelium </w:t>
      </w:r>
      <w:r w:rsidRPr="007A06F5">
        <w:rPr>
          <w:lang w:val="la-Latn"/>
        </w:rPr>
        <w:t>nostrorum consilio</w:t>
      </w:r>
      <w:r w:rsidR="00360346" w:rsidRPr="007A06F5">
        <w:rPr>
          <w:lang w:val="la-Latn"/>
        </w:rPr>
        <w:t xml:space="preserve"> </w:t>
      </w:r>
      <w:r w:rsidRPr="007A06F5">
        <w:rPr>
          <w:lang w:val="la-Latn"/>
        </w:rPr>
        <w:t>observari</w:t>
      </w:r>
      <w:r w:rsidR="00360346" w:rsidRPr="007A06F5">
        <w:rPr>
          <w:lang w:val="la-Latn"/>
        </w:rPr>
        <w:t xml:space="preserve"> </w:t>
      </w:r>
      <w:r w:rsidRPr="007A06F5">
        <w:rPr>
          <w:lang w:val="la-Latn"/>
        </w:rPr>
        <w:t xml:space="preserve">regia </w:t>
      </w:r>
      <w:r w:rsidR="00524CAA" w:rsidRPr="00524CAA">
        <w:rPr>
          <w:b/>
          <w:lang w:val="la-Latn"/>
        </w:rPr>
        <w:t>auctorit</w:t>
      </w:r>
      <w:r w:rsidRPr="007A06F5">
        <w:rPr>
          <w:lang w:val="la-Latn"/>
        </w:rPr>
        <w:t>ate praecipimus</w:t>
      </w:r>
      <w:r w:rsidR="008E2A6B" w:rsidRPr="007A06F5">
        <w:rPr>
          <w:lang w:val="la-Latn"/>
        </w:rPr>
        <w:t xml:space="preserve">. </w:t>
      </w:r>
      <w:r w:rsidRPr="007A06F5">
        <w:rPr>
          <w:highlight w:val="green"/>
          <w:lang w:val="la-Latn"/>
        </w:rPr>
        <w:t>Et si quis dixerit</w:t>
      </w:r>
      <w:r w:rsidR="00360346" w:rsidRPr="007A06F5">
        <w:rPr>
          <w:highlight w:val="green"/>
          <w:lang w:val="la-Latn"/>
        </w:rPr>
        <w:t xml:space="preserve">, </w:t>
      </w:r>
      <w:r w:rsidR="00F614BE" w:rsidRPr="007A06F5">
        <w:rPr>
          <w:highlight w:val="green"/>
          <w:lang w:val="la-Latn"/>
        </w:rPr>
        <w:t>quia</w:t>
      </w:r>
      <w:r w:rsidRPr="007A06F5">
        <w:rPr>
          <w:highlight w:val="green"/>
          <w:lang w:val="la-Latn"/>
        </w:rPr>
        <w:t>* non vult aut tempore famis aut pro alia nec</w:t>
      </w:r>
      <w:r w:rsidR="00D9225B" w:rsidRPr="007A06F5">
        <w:rPr>
          <w:highlight w:val="green"/>
          <w:lang w:val="la-Latn"/>
        </w:rPr>
        <w:t xml:space="preserve">essitate pretium suum dare pro </w:t>
      </w:r>
      <w:r w:rsidRPr="007A06F5">
        <w:rPr>
          <w:highlight w:val="green"/>
          <w:lang w:val="la-Latn"/>
        </w:rPr>
        <w:t>libero homine</w:t>
      </w:r>
      <w:r w:rsidR="00360346" w:rsidRPr="007A06F5">
        <w:rPr>
          <w:highlight w:val="green"/>
          <w:lang w:val="la-Latn"/>
        </w:rPr>
        <w:t xml:space="preserve">, </w:t>
      </w:r>
      <w:r w:rsidRPr="007A06F5">
        <w:rPr>
          <w:highlight w:val="green"/>
          <w:lang w:val="la-Latn"/>
        </w:rPr>
        <w:t>si semper illum servum</w:t>
      </w:r>
      <w:r w:rsidR="00360346" w:rsidRPr="007A06F5">
        <w:rPr>
          <w:highlight w:val="green"/>
          <w:lang w:val="la-Latn"/>
        </w:rPr>
        <w:t xml:space="preserve"> </w:t>
      </w:r>
      <w:r w:rsidRPr="007A06F5">
        <w:rPr>
          <w:highlight w:val="green"/>
          <w:lang w:val="la-Latn"/>
        </w:rPr>
        <w:t>habere</w:t>
      </w:r>
      <w:r w:rsidR="00360346" w:rsidRPr="007A06F5">
        <w:rPr>
          <w:highlight w:val="green"/>
          <w:lang w:val="la-Latn"/>
        </w:rPr>
        <w:t xml:space="preserve"> </w:t>
      </w:r>
      <w:r w:rsidRPr="007A06F5">
        <w:rPr>
          <w:highlight w:val="green"/>
          <w:lang w:val="la-Latn"/>
        </w:rPr>
        <w:t>non debet</w:t>
      </w:r>
      <w:r w:rsidR="00360346" w:rsidRPr="007A06F5">
        <w:rPr>
          <w:highlight w:val="green"/>
          <w:lang w:val="la-Latn"/>
        </w:rPr>
        <w:t xml:space="preserve">, </w:t>
      </w:r>
      <w:r w:rsidR="00E9104F" w:rsidRPr="007A06F5">
        <w:rPr>
          <w:highlight w:val="green"/>
          <w:lang w:val="la-Latn"/>
        </w:rPr>
        <w:t>adtendat</w:t>
      </w:r>
      <w:r w:rsidR="00D9225B" w:rsidRPr="007A06F5">
        <w:rPr>
          <w:highlight w:val="green"/>
          <w:lang w:val="la-Latn"/>
        </w:rPr>
        <w:t xml:space="preserve">*, quid ei Do </w:t>
      </w:r>
      <w:r w:rsidRPr="007A06F5">
        <w:rPr>
          <w:highlight w:val="green"/>
          <w:lang w:val="la-Latn"/>
        </w:rPr>
        <w:t>minus per apostolum suum dicat</w:t>
      </w:r>
      <w:r w:rsidR="00D9225B" w:rsidRPr="007A06F5">
        <w:rPr>
          <w:highlight w:val="green"/>
          <w:lang w:val="la-Latn"/>
        </w:rPr>
        <w:t xml:space="preserve">: </w:t>
      </w:r>
      <w:r w:rsidR="00E9104F" w:rsidRPr="007A06F5">
        <w:rPr>
          <w:highlight w:val="green"/>
          <w:lang w:val="la-Latn"/>
        </w:rPr>
        <w:t>'Qui habuerit</w:t>
      </w:r>
      <w:r w:rsidRPr="007A06F5">
        <w:rPr>
          <w:highlight w:val="green"/>
          <w:lang w:val="la-Latn"/>
        </w:rPr>
        <w:t xml:space="preserve">', </w:t>
      </w:r>
      <w:r w:rsidRPr="007A06F5">
        <w:rPr>
          <w:highlight w:val="green"/>
          <w:lang w:val="la-Latn"/>
        </w:rPr>
        <w:lastRenderedPageBreak/>
        <w:t>inquiens</w:t>
      </w:r>
      <w:r w:rsidR="00360346" w:rsidRPr="007A06F5">
        <w:rPr>
          <w:highlight w:val="green"/>
          <w:lang w:val="la-Latn"/>
        </w:rPr>
        <w:t xml:space="preserve">, </w:t>
      </w:r>
      <w:r w:rsidR="00E9104F" w:rsidRPr="007A06F5">
        <w:rPr>
          <w:highlight w:val="green"/>
          <w:lang w:val="la-Latn"/>
        </w:rPr>
        <w:t>'</w:t>
      </w:r>
      <w:r w:rsidRPr="007A06F5">
        <w:rPr>
          <w:highlight w:val="green"/>
          <w:lang w:val="la-Latn"/>
        </w:rPr>
        <w:t>substantiam huius</w:t>
      </w:r>
      <w:r w:rsidR="00D9225B" w:rsidRPr="007A06F5">
        <w:rPr>
          <w:highlight w:val="green"/>
          <w:lang w:val="la-Latn"/>
        </w:rPr>
        <w:t xml:space="preserve"> </w:t>
      </w:r>
      <w:r w:rsidRPr="007A06F5">
        <w:rPr>
          <w:highlight w:val="green"/>
          <w:lang w:val="la-Latn"/>
        </w:rPr>
        <w:t>mundi et viderit fratrem suum necesse habere et clauserit viscera sua ab eo</w:t>
      </w:r>
      <w:r w:rsidR="00360346" w:rsidRPr="007A06F5">
        <w:rPr>
          <w:highlight w:val="green"/>
          <w:lang w:val="la-Latn"/>
        </w:rPr>
        <w:t xml:space="preserve">, </w:t>
      </w:r>
      <w:r w:rsidRPr="007A06F5">
        <w:rPr>
          <w:highlight w:val="green"/>
          <w:lang w:val="la-Latn"/>
        </w:rPr>
        <w:t>non / manet caritas Dei in eo</w:t>
      </w:r>
      <w:r w:rsidR="00D9225B" w:rsidRPr="007A06F5">
        <w:rPr>
          <w:highlight w:val="green"/>
          <w:lang w:val="la-Latn"/>
        </w:rPr>
        <w:t>.’</w:t>
      </w:r>
      <w:r w:rsidRPr="007A06F5">
        <w:rPr>
          <w:highlight w:val="green"/>
          <w:lang w:val="la-Latn"/>
        </w:rPr>
        <w:t xml:space="preserve"> Et qui non habet hanc caritatem</w:t>
      </w:r>
      <w:r w:rsidR="00360346" w:rsidRPr="007A06F5">
        <w:rPr>
          <w:highlight w:val="green"/>
          <w:lang w:val="la-Latn"/>
        </w:rPr>
        <w:t xml:space="preserve">, </w:t>
      </w:r>
      <w:r w:rsidR="00D9225B" w:rsidRPr="007A06F5">
        <w:rPr>
          <w:highlight w:val="green"/>
          <w:lang w:val="la-Latn"/>
        </w:rPr>
        <w:t xml:space="preserve">etiamsi ad martyrium </w:t>
      </w:r>
      <w:r w:rsidRPr="007A06F5">
        <w:rPr>
          <w:highlight w:val="green"/>
          <w:lang w:val="la-Latn"/>
        </w:rPr>
        <w:t>et ad ignem se tradiderit</w:t>
      </w:r>
      <w:r w:rsidR="00360346" w:rsidRPr="007A06F5">
        <w:rPr>
          <w:highlight w:val="green"/>
          <w:lang w:val="la-Latn"/>
        </w:rPr>
        <w:t xml:space="preserve">, </w:t>
      </w:r>
      <w:r w:rsidRPr="007A06F5">
        <w:rPr>
          <w:highlight w:val="green"/>
          <w:lang w:val="la-Latn"/>
        </w:rPr>
        <w:t>sine ista caritate remiss</w:t>
      </w:r>
      <w:r w:rsidR="00D9225B" w:rsidRPr="007A06F5">
        <w:rPr>
          <w:highlight w:val="green"/>
          <w:lang w:val="la-Latn"/>
        </w:rPr>
        <w:t xml:space="preserve">ionem peccatorum suorum habere </w:t>
      </w:r>
      <w:r w:rsidRPr="007A06F5">
        <w:rPr>
          <w:highlight w:val="green"/>
          <w:lang w:val="la-Latn"/>
        </w:rPr>
        <w:t>non poterit</w:t>
      </w:r>
      <w:r w:rsidR="00360346" w:rsidRPr="007A06F5">
        <w:rPr>
          <w:highlight w:val="green"/>
          <w:lang w:val="la-Latn"/>
        </w:rPr>
        <w:t xml:space="preserve">, </w:t>
      </w:r>
      <w:r w:rsidRPr="007A06F5">
        <w:rPr>
          <w:highlight w:val="green"/>
          <w:lang w:val="la-Latn"/>
        </w:rPr>
        <w:t>et nullatenus in regnum Dei intrabit</w:t>
      </w:r>
      <w:r w:rsidR="00360346" w:rsidRPr="007A06F5">
        <w:rPr>
          <w:highlight w:val="green"/>
          <w:lang w:val="la-Latn"/>
        </w:rPr>
        <w:t xml:space="preserve">, </w:t>
      </w:r>
      <w:r w:rsidR="00D9225B" w:rsidRPr="007A06F5">
        <w:rPr>
          <w:highlight w:val="green"/>
          <w:lang w:val="la-Latn"/>
        </w:rPr>
        <w:t xml:space="preserve">quia pro Deo suos denarios vel </w:t>
      </w:r>
      <w:r w:rsidRPr="007A06F5">
        <w:rPr>
          <w:highlight w:val="green"/>
          <w:lang w:val="la-Latn"/>
        </w:rPr>
        <w:t>suam annonam</w:t>
      </w:r>
      <w:r w:rsidR="00360346" w:rsidRPr="007A06F5">
        <w:rPr>
          <w:highlight w:val="green"/>
          <w:lang w:val="la-Latn"/>
        </w:rPr>
        <w:t xml:space="preserve">, </w:t>
      </w:r>
      <w:r w:rsidR="00E9104F" w:rsidRPr="007A06F5">
        <w:rPr>
          <w:highlight w:val="green"/>
          <w:lang w:val="la-Latn"/>
        </w:rPr>
        <w:t xml:space="preserve">quae </w:t>
      </w:r>
      <w:r w:rsidRPr="007A06F5">
        <w:rPr>
          <w:highlight w:val="green"/>
          <w:lang w:val="la-Latn"/>
        </w:rPr>
        <w:t>Deo accepit</w:t>
      </w:r>
      <w:r w:rsidR="00360346" w:rsidRPr="007A06F5">
        <w:rPr>
          <w:highlight w:val="green"/>
          <w:lang w:val="la-Latn"/>
        </w:rPr>
        <w:t xml:space="preserve">, </w:t>
      </w:r>
      <w:r w:rsidR="00E9104F" w:rsidRPr="007A06F5">
        <w:rPr>
          <w:highlight w:val="green"/>
          <w:lang w:val="la-Latn"/>
        </w:rPr>
        <w:t>dare non indurat</w:t>
      </w:r>
      <w:r w:rsidR="00360346" w:rsidRPr="007A06F5">
        <w:rPr>
          <w:highlight w:val="green"/>
          <w:lang w:val="la-Latn"/>
        </w:rPr>
        <w:t xml:space="preserve">, </w:t>
      </w:r>
      <w:r w:rsidR="00D9225B" w:rsidRPr="007A06F5">
        <w:rPr>
          <w:highlight w:val="green"/>
          <w:lang w:val="la-Latn"/>
        </w:rPr>
        <w:t>cum Deus seipsum et san</w:t>
      </w:r>
      <w:r w:rsidRPr="007A06F5">
        <w:rPr>
          <w:highlight w:val="green"/>
          <w:lang w:val="la-Latn"/>
        </w:rPr>
        <w:t>guinem suum pro eo in cruce clavis et lancea transfixus fudit</w:t>
      </w:r>
      <w:r w:rsidR="008E2A6B" w:rsidRPr="007A06F5">
        <w:rPr>
          <w:highlight w:val="green"/>
          <w:lang w:val="la-Latn"/>
        </w:rPr>
        <w:t xml:space="preserve">. </w:t>
      </w:r>
      <w:r w:rsidR="00D9225B" w:rsidRPr="007A06F5">
        <w:rPr>
          <w:highlight w:val="green"/>
          <w:lang w:val="la-Latn"/>
        </w:rPr>
        <w:t xml:space="preserve">Et quia hominum </w:t>
      </w:r>
      <w:r w:rsidRPr="007A06F5">
        <w:rPr>
          <w:highlight w:val="green"/>
          <w:lang w:val="la-Latn"/>
        </w:rPr>
        <w:t>ingenia</w:t>
      </w:r>
      <w:r w:rsidR="00360346" w:rsidRPr="007A06F5">
        <w:rPr>
          <w:highlight w:val="green"/>
          <w:lang w:val="la-Latn"/>
        </w:rPr>
        <w:t xml:space="preserve">, </w:t>
      </w:r>
      <w:r w:rsidRPr="007A06F5">
        <w:rPr>
          <w:highlight w:val="green"/>
          <w:lang w:val="la-Latn"/>
        </w:rPr>
        <w:t>qui Deum non timent</w:t>
      </w:r>
      <w:r w:rsidR="00360346" w:rsidRPr="007A06F5">
        <w:rPr>
          <w:highlight w:val="green"/>
          <w:lang w:val="la-Latn"/>
        </w:rPr>
        <w:t xml:space="preserve">, </w:t>
      </w:r>
      <w:r w:rsidR="00F614BE" w:rsidRPr="007A06F5">
        <w:rPr>
          <w:highlight w:val="green"/>
          <w:lang w:val="la-Latn"/>
        </w:rPr>
        <w:t xml:space="preserve">diabolo suadente multa mala </w:t>
      </w:r>
      <w:r w:rsidRPr="007A06F5">
        <w:rPr>
          <w:highlight w:val="green"/>
          <w:lang w:val="la-Latn"/>
        </w:rPr>
        <w:t>excogitant</w:t>
      </w:r>
      <w:r w:rsidR="00360346" w:rsidRPr="007A06F5">
        <w:rPr>
          <w:highlight w:val="green"/>
          <w:lang w:val="la-Latn"/>
        </w:rPr>
        <w:t xml:space="preserve">, </w:t>
      </w:r>
      <w:r w:rsidRPr="007A06F5">
        <w:rPr>
          <w:highlight w:val="green"/>
          <w:lang w:val="la-Latn"/>
        </w:rPr>
        <w:t>potest fieri</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Pr="007A06F5">
        <w:rPr>
          <w:highlight w:val="green"/>
          <w:lang w:val="la-Latn"/>
        </w:rPr>
        <w:t>qui tales homines liberos necessitate</w:t>
      </w:r>
      <w:r w:rsidR="00360346" w:rsidRPr="007A06F5">
        <w:rPr>
          <w:highlight w:val="green"/>
          <w:lang w:val="la-Latn"/>
        </w:rPr>
        <w:t xml:space="preserve">, </w:t>
      </w:r>
      <w:r w:rsidRPr="007A06F5">
        <w:rPr>
          <w:highlight w:val="green"/>
          <w:lang w:val="la-Latn"/>
        </w:rPr>
        <w:t>ut diximus</w:t>
      </w:r>
      <w:r w:rsidR="00360346" w:rsidRPr="007A06F5">
        <w:rPr>
          <w:highlight w:val="green"/>
          <w:lang w:val="la-Latn"/>
        </w:rPr>
        <w:t xml:space="preserve">, </w:t>
      </w:r>
      <w:r w:rsidRPr="007A06F5">
        <w:rPr>
          <w:highlight w:val="green"/>
          <w:lang w:val="la-Latn"/>
        </w:rPr>
        <w:t>cogente in servos</w:t>
      </w:r>
      <w:r w:rsidR="00360346" w:rsidRPr="007A06F5">
        <w:rPr>
          <w:highlight w:val="green"/>
          <w:lang w:val="la-Latn"/>
        </w:rPr>
        <w:t xml:space="preserve"> </w:t>
      </w:r>
      <w:r w:rsidRPr="007A06F5">
        <w:rPr>
          <w:highlight w:val="green"/>
          <w:lang w:val="la-Latn"/>
        </w:rPr>
        <w:t>suscipiunt</w:t>
      </w:r>
      <w:r w:rsidR="00360346" w:rsidRPr="007A06F5">
        <w:rPr>
          <w:highlight w:val="green"/>
          <w:lang w:val="la-Latn"/>
        </w:rPr>
        <w:t xml:space="preserve">, </w:t>
      </w:r>
      <w:r w:rsidRPr="007A06F5">
        <w:rPr>
          <w:highlight w:val="green"/>
          <w:lang w:val="la-Latn"/>
        </w:rPr>
        <w:t>in alteras partes illos dispendant et vendant</w:t>
      </w:r>
      <w:r w:rsidR="008E2A6B" w:rsidRPr="007A06F5">
        <w:rPr>
          <w:highlight w:val="green"/>
          <w:lang w:val="la-Latn"/>
        </w:rPr>
        <w:t xml:space="preserve">. </w:t>
      </w:r>
      <w:r w:rsidR="00D9225B" w:rsidRPr="007A06F5">
        <w:rPr>
          <w:highlight w:val="green"/>
          <w:lang w:val="la-Latn"/>
        </w:rPr>
        <w:t>Propterea una cum con</w:t>
      </w:r>
      <w:r w:rsidRPr="007A06F5">
        <w:rPr>
          <w:highlight w:val="green"/>
          <w:lang w:val="la-Latn"/>
        </w:rPr>
        <w:t>sensu et</w:t>
      </w:r>
      <w:r w:rsidR="00360346" w:rsidRPr="007A06F5">
        <w:rPr>
          <w:highlight w:val="green"/>
          <w:lang w:val="la-Latn"/>
        </w:rPr>
        <w:t xml:space="preserve"> </w:t>
      </w:r>
      <w:r w:rsidRPr="007A06F5">
        <w:rPr>
          <w:highlight w:val="green"/>
          <w:lang w:val="la-Latn"/>
        </w:rPr>
        <w:t>fidelium nostrorum consilio</w:t>
      </w:r>
      <w:r w:rsidR="00360346" w:rsidRPr="007A06F5">
        <w:rPr>
          <w:highlight w:val="green"/>
          <w:lang w:val="la-Latn"/>
        </w:rPr>
        <w:t xml:space="preserve"> </w:t>
      </w:r>
      <w:r w:rsidRPr="007A06F5">
        <w:rPr>
          <w:highlight w:val="green"/>
          <w:lang w:val="la-Latn"/>
        </w:rPr>
        <w:t>constituimus</w:t>
      </w:r>
      <w:r w:rsidR="00360346" w:rsidRPr="007A06F5">
        <w:rPr>
          <w:highlight w:val="green"/>
          <w:lang w:val="la-Latn"/>
        </w:rPr>
        <w:t xml:space="preserve">, </w:t>
      </w:r>
      <w:r w:rsidRPr="007A06F5">
        <w:rPr>
          <w:highlight w:val="green"/>
          <w:lang w:val="la-Latn"/>
        </w:rPr>
        <w:t>quo</w:t>
      </w:r>
      <w:r w:rsidR="00D9225B" w:rsidRPr="007A06F5">
        <w:rPr>
          <w:highlight w:val="green"/>
          <w:lang w:val="la-Latn"/>
        </w:rPr>
        <w:t xml:space="preserve">d in antiquis legibus decretum </w:t>
      </w:r>
      <w:r w:rsidRPr="007A06F5">
        <w:rPr>
          <w:highlight w:val="green"/>
          <w:lang w:val="la-Latn"/>
        </w:rPr>
        <w:t>invenimus</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Pr="007A06F5">
        <w:rPr>
          <w:highlight w:val="green"/>
          <w:lang w:val="la-Latn"/>
        </w:rPr>
        <w:t>si huiusmodi personas aliqui aut ad</w:t>
      </w:r>
      <w:r w:rsidR="00F614BE" w:rsidRPr="007A06F5">
        <w:rPr>
          <w:highlight w:val="green"/>
          <w:lang w:val="la-Latn"/>
        </w:rPr>
        <w:t xml:space="preserve"> extraneas gentes aut ad trans</w:t>
      </w:r>
      <w:r w:rsidRPr="007A06F5">
        <w:rPr>
          <w:highlight w:val="green"/>
          <w:lang w:val="la-Latn"/>
        </w:rPr>
        <w:t>marina loca transferre aut venundare praesumpserint</w:t>
      </w:r>
      <w:r w:rsidR="00360346" w:rsidRPr="007A06F5">
        <w:rPr>
          <w:highlight w:val="green"/>
          <w:lang w:val="la-Latn"/>
        </w:rPr>
        <w:t xml:space="preserve">, </w:t>
      </w:r>
      <w:r w:rsidRPr="007A06F5">
        <w:rPr>
          <w:highlight w:val="green"/>
          <w:lang w:val="la-Latn"/>
        </w:rPr>
        <w:t>ipse</w:t>
      </w:r>
      <w:r w:rsidR="00360346" w:rsidRPr="007A06F5">
        <w:rPr>
          <w:highlight w:val="green"/>
          <w:lang w:val="la-Latn"/>
        </w:rPr>
        <w:t xml:space="preserve">, </w:t>
      </w:r>
      <w:r w:rsidR="00D9225B" w:rsidRPr="007A06F5">
        <w:rPr>
          <w:highlight w:val="green"/>
          <w:lang w:val="la-Latn"/>
        </w:rPr>
        <w:t xml:space="preserve">qui hoc contra statuta </w:t>
      </w:r>
      <w:r w:rsidRPr="007A06F5">
        <w:rPr>
          <w:highlight w:val="green"/>
          <w:lang w:val="la-Latn"/>
        </w:rPr>
        <w:t>praesumpserit</w:t>
      </w:r>
      <w:r w:rsidR="00360346" w:rsidRPr="007A06F5">
        <w:rPr>
          <w:highlight w:val="green"/>
          <w:lang w:val="la-Latn"/>
        </w:rPr>
        <w:t xml:space="preserve">, </w:t>
      </w:r>
      <w:r w:rsidRPr="007A06F5">
        <w:rPr>
          <w:highlight w:val="green"/>
          <w:lang w:val="la-Latn"/>
        </w:rPr>
        <w:t>constitutionem regii banni componat</w:t>
      </w:r>
      <w:r w:rsidR="008E2A6B" w:rsidRPr="007A06F5">
        <w:rPr>
          <w:highlight w:val="green"/>
          <w:lang w:val="la-Latn"/>
        </w:rPr>
        <w:t xml:space="preserve">. </w:t>
      </w:r>
      <w:r w:rsidRPr="007A06F5">
        <w:rPr>
          <w:highlight w:val="green"/>
          <w:lang w:val="la-Latn"/>
        </w:rPr>
        <w:t>Et si talis homo antea liber</w:t>
      </w:r>
      <w:r w:rsidR="00360346" w:rsidRPr="007A06F5">
        <w:rPr>
          <w:highlight w:val="green"/>
          <w:lang w:val="la-Latn"/>
        </w:rPr>
        <w:t xml:space="preserve">, </w:t>
      </w:r>
      <w:r w:rsidRPr="007A06F5">
        <w:rPr>
          <w:highlight w:val="green"/>
          <w:lang w:val="la-Latn"/>
        </w:rPr>
        <w:t>usque dum in tali servitio fuerit</w:t>
      </w:r>
      <w:r w:rsidR="00360346" w:rsidRPr="007A06F5">
        <w:rPr>
          <w:highlight w:val="green"/>
          <w:lang w:val="la-Latn"/>
        </w:rPr>
        <w:t xml:space="preserve">, </w:t>
      </w:r>
      <w:r w:rsidRPr="007A06F5">
        <w:rPr>
          <w:highlight w:val="green"/>
          <w:lang w:val="la-Latn"/>
        </w:rPr>
        <w:t>de libera femina filios habuerit</w:t>
      </w:r>
      <w:r w:rsidR="00360346" w:rsidRPr="007A06F5">
        <w:rPr>
          <w:highlight w:val="green"/>
          <w:lang w:val="la-Latn"/>
        </w:rPr>
        <w:t xml:space="preserve">, </w:t>
      </w:r>
      <w:r w:rsidR="00D9225B" w:rsidRPr="007A06F5">
        <w:rPr>
          <w:highlight w:val="green"/>
          <w:lang w:val="la-Latn"/>
        </w:rPr>
        <w:t xml:space="preserve">ipsi filii liberi per </w:t>
      </w:r>
      <w:r w:rsidRPr="007A06F5">
        <w:rPr>
          <w:highlight w:val="green"/>
          <w:lang w:val="la-Latn"/>
        </w:rPr>
        <w:t>maneant</w:t>
      </w:r>
      <w:r w:rsidR="00360346" w:rsidRPr="007A06F5">
        <w:rPr>
          <w:highlight w:val="green"/>
          <w:lang w:val="la-Latn"/>
        </w:rPr>
        <w:t xml:space="preserve">, </w:t>
      </w:r>
      <w:r w:rsidRPr="007A06F5">
        <w:rPr>
          <w:highlight w:val="green"/>
          <w:lang w:val="la-Latn"/>
        </w:rPr>
        <w:t>sicut in praefato XXIX</w:t>
      </w:r>
      <w:r w:rsidR="008E2A6B" w:rsidRPr="007A06F5">
        <w:rPr>
          <w:highlight w:val="green"/>
          <w:lang w:val="la-Latn"/>
        </w:rPr>
        <w:t xml:space="preserve">. </w:t>
      </w:r>
      <w:r w:rsidRPr="007A06F5">
        <w:rPr>
          <w:highlight w:val="green"/>
          <w:lang w:val="la-Latn"/>
        </w:rPr>
        <w:t>capitulo III</w:t>
      </w:r>
      <w:r w:rsidR="008E2A6B" w:rsidRPr="007A06F5">
        <w:rPr>
          <w:highlight w:val="green"/>
          <w:lang w:val="la-Latn"/>
        </w:rPr>
        <w:t xml:space="preserve">. </w:t>
      </w:r>
      <w:r w:rsidRPr="007A06F5">
        <w:rPr>
          <w:highlight w:val="green"/>
          <w:lang w:val="la-Latn"/>
        </w:rPr>
        <w:t>lib</w:t>
      </w:r>
      <w:r w:rsidR="00E9104F" w:rsidRPr="007A06F5">
        <w:rPr>
          <w:highlight w:val="green"/>
          <w:lang w:val="la-Latn"/>
        </w:rPr>
        <w:t xml:space="preserve">ri capitulorum decessorum </w:t>
      </w:r>
      <w:r w:rsidR="00D9225B" w:rsidRPr="007A06F5">
        <w:rPr>
          <w:highlight w:val="green"/>
          <w:lang w:val="la-Latn"/>
        </w:rPr>
        <w:t xml:space="preserve">ac </w:t>
      </w:r>
      <w:r w:rsidR="00E9104F" w:rsidRPr="007A06F5">
        <w:rPr>
          <w:highlight w:val="green"/>
          <w:lang w:val="la-Latn"/>
        </w:rPr>
        <w:t>progenitorum nostrorum habetur '</w:t>
      </w:r>
      <w:r w:rsidRPr="007A06F5">
        <w:rPr>
          <w:highlight w:val="green"/>
          <w:lang w:val="la-Latn"/>
        </w:rPr>
        <w:t>de eo</w:t>
      </w:r>
      <w:r w:rsidR="00360346" w:rsidRPr="007A06F5">
        <w:rPr>
          <w:highlight w:val="green"/>
          <w:lang w:val="la-Latn"/>
        </w:rPr>
        <w:t xml:space="preserve">, </w:t>
      </w:r>
      <w:r w:rsidRPr="007A06F5">
        <w:rPr>
          <w:highlight w:val="green"/>
          <w:lang w:val="la-Latn"/>
        </w:rPr>
        <w:t>qui se loc</w:t>
      </w:r>
      <w:r w:rsidR="00D9225B" w:rsidRPr="007A06F5">
        <w:rPr>
          <w:highlight w:val="green"/>
          <w:lang w:val="la-Latn"/>
        </w:rPr>
        <w:t xml:space="preserve">o wadii in alterius potestatem </w:t>
      </w:r>
      <w:r w:rsidR="00E9104F" w:rsidRPr="007A06F5">
        <w:rPr>
          <w:highlight w:val="green"/>
          <w:lang w:val="la-Latn"/>
        </w:rPr>
        <w:t>commiserit</w:t>
      </w:r>
      <w:r w:rsidRPr="007A06F5">
        <w:rPr>
          <w:highlight w:val="green"/>
          <w:lang w:val="la-Latn"/>
        </w:rPr>
        <w:t>'; salva constitutione legis Romanae  in eis</w:t>
      </w:r>
      <w:r w:rsidR="00360346" w:rsidRPr="007A06F5">
        <w:rPr>
          <w:highlight w:val="green"/>
          <w:lang w:val="la-Latn"/>
        </w:rPr>
        <w:t xml:space="preserve">, </w:t>
      </w:r>
      <w:r w:rsidRPr="007A06F5">
        <w:rPr>
          <w:highlight w:val="green"/>
          <w:lang w:val="la-Latn"/>
        </w:rPr>
        <w:t>qui secundum illam vivunt</w:t>
      </w:r>
      <w:r w:rsidR="008E2A6B" w:rsidRPr="007A06F5">
        <w:rPr>
          <w:highlight w:val="green"/>
          <w:lang w:val="la-Latn"/>
        </w:rPr>
        <w:t>.</w:t>
      </w:r>
      <w:r w:rsidR="008E2A6B" w:rsidRPr="007A06F5">
        <w:rPr>
          <w:lang w:val="la-Latn"/>
        </w:rPr>
        <w:t xml:space="preserve"> </w:t>
      </w:r>
    </w:p>
    <w:p w14:paraId="7B4AB0A0" w14:textId="2D6FC35C" w:rsidR="00F53A7C" w:rsidRPr="007A06F5" w:rsidRDefault="00F53A7C" w:rsidP="00E9104F">
      <w:pPr>
        <w:pStyle w:val="Normlnweb"/>
        <w:numPr>
          <w:ilvl w:val="0"/>
          <w:numId w:val="57"/>
        </w:numPr>
        <w:rPr>
          <w:highlight w:val="green"/>
          <w:lang w:val="la-Latn"/>
        </w:rPr>
      </w:pPr>
      <w:r w:rsidRPr="007A06F5">
        <w:rPr>
          <w:highlight w:val="green"/>
          <w:lang w:val="la-Latn"/>
        </w:rPr>
        <w:t>Et</w:t>
      </w:r>
      <w:r w:rsidR="00360346" w:rsidRPr="007A06F5">
        <w:rPr>
          <w:highlight w:val="green"/>
          <w:lang w:val="la-Latn"/>
        </w:rPr>
        <w:t xml:space="preserve"> </w:t>
      </w:r>
      <w:r w:rsidRPr="007A06F5">
        <w:rPr>
          <w:highlight w:val="green"/>
          <w:lang w:val="la-Latn"/>
        </w:rPr>
        <w:t>sciant comites nostri</w:t>
      </w:r>
      <w:r w:rsidR="00360346" w:rsidRPr="007A06F5">
        <w:rPr>
          <w:highlight w:val="green"/>
          <w:lang w:val="la-Latn"/>
        </w:rPr>
        <w:t xml:space="preserve">, </w:t>
      </w:r>
      <w:r w:rsidR="00E9104F" w:rsidRPr="007A06F5">
        <w:rPr>
          <w:highlight w:val="green"/>
          <w:lang w:val="la-Latn"/>
        </w:rPr>
        <w:t>'</w:t>
      </w:r>
      <w:r w:rsidRPr="007A06F5">
        <w:rPr>
          <w:highlight w:val="green"/>
          <w:lang w:val="la-Latn"/>
        </w:rPr>
        <w:t>quia per sin</w:t>
      </w:r>
      <w:r w:rsidR="00D9225B" w:rsidRPr="007A06F5">
        <w:rPr>
          <w:highlight w:val="green"/>
          <w:lang w:val="la-Latn"/>
        </w:rPr>
        <w:t xml:space="preserve">gulos comitatus missos nostros </w:t>
      </w:r>
      <w:r w:rsidRPr="007A06F5">
        <w:rPr>
          <w:highlight w:val="green"/>
          <w:lang w:val="la-Latn"/>
        </w:rPr>
        <w:t>dirigemus</w:t>
      </w:r>
      <w:r w:rsidR="00360346" w:rsidRPr="007A06F5">
        <w:rPr>
          <w:highlight w:val="green"/>
          <w:lang w:val="la-Latn"/>
        </w:rPr>
        <w:t xml:space="preserve">, </w:t>
      </w:r>
      <w:r w:rsidRPr="007A06F5">
        <w:rPr>
          <w:highlight w:val="green"/>
          <w:lang w:val="la-Latn"/>
        </w:rPr>
        <w:t>qui specialiter de</w:t>
      </w:r>
      <w:r w:rsidR="00360346" w:rsidRPr="007A06F5">
        <w:rPr>
          <w:highlight w:val="green"/>
          <w:lang w:val="la-Latn"/>
        </w:rPr>
        <w:t xml:space="preserve"> </w:t>
      </w:r>
      <w:r w:rsidR="00E9104F" w:rsidRPr="007A06F5">
        <w:rPr>
          <w:highlight w:val="green"/>
          <w:lang w:val="la-Latn"/>
        </w:rPr>
        <w:t>his</w:t>
      </w:r>
      <w:r w:rsidR="00360346" w:rsidRPr="007A06F5">
        <w:rPr>
          <w:highlight w:val="green"/>
          <w:lang w:val="la-Latn"/>
        </w:rPr>
        <w:t xml:space="preserve">, </w:t>
      </w:r>
      <w:r w:rsidRPr="007A06F5">
        <w:rPr>
          <w:highlight w:val="green"/>
          <w:lang w:val="la-Latn"/>
        </w:rPr>
        <w:t>quae nunc constituimus</w:t>
      </w:r>
      <w:r w:rsidR="00360346" w:rsidRPr="007A06F5">
        <w:rPr>
          <w:highlight w:val="green"/>
          <w:lang w:val="la-Latn"/>
        </w:rPr>
        <w:t xml:space="preserve">, </w:t>
      </w:r>
      <w:r w:rsidRPr="007A06F5">
        <w:rPr>
          <w:highlight w:val="green"/>
          <w:lang w:val="la-Latn"/>
        </w:rPr>
        <w:t>inquirant</w:t>
      </w:r>
      <w:r w:rsidR="00360346" w:rsidRPr="007A06F5">
        <w:rPr>
          <w:highlight w:val="green"/>
          <w:lang w:val="la-Latn"/>
        </w:rPr>
        <w:t xml:space="preserve">, </w:t>
      </w:r>
      <w:r w:rsidRPr="007A06F5">
        <w:rPr>
          <w:highlight w:val="green"/>
          <w:lang w:val="la-Latn"/>
        </w:rPr>
        <w:t>qualiter in his nostram iussionem adimplere certaverint', sicut in secundo libro capitulorum</w:t>
      </w:r>
      <w:r w:rsidR="00360346" w:rsidRPr="007A06F5">
        <w:rPr>
          <w:highlight w:val="green"/>
          <w:lang w:val="la-Latn"/>
        </w:rPr>
        <w:t xml:space="preserve"> </w:t>
      </w:r>
      <w:r w:rsidR="00F614BE" w:rsidRPr="007A06F5">
        <w:rPr>
          <w:highlight w:val="green"/>
          <w:lang w:val="la-Latn"/>
        </w:rPr>
        <w:t xml:space="preserve">decessorum </w:t>
      </w:r>
      <w:r w:rsidRPr="007A06F5">
        <w:rPr>
          <w:highlight w:val="green"/>
          <w:lang w:val="la-Latn"/>
        </w:rPr>
        <w:t>ac progenitorum nostrorum continetur</w:t>
      </w:r>
      <w:r w:rsidR="00360346" w:rsidRPr="007A06F5">
        <w:rPr>
          <w:highlight w:val="green"/>
          <w:lang w:val="la-Latn"/>
        </w:rPr>
        <w:t xml:space="preserve">, </w:t>
      </w:r>
      <w:r w:rsidRPr="007A06F5">
        <w:rPr>
          <w:highlight w:val="green"/>
          <w:lang w:val="la-Latn"/>
        </w:rPr>
        <w:t>capitulo XVIII</w:t>
      </w:r>
      <w:r w:rsidR="008E2A6B" w:rsidRPr="007A06F5">
        <w:rPr>
          <w:highlight w:val="green"/>
          <w:lang w:val="la-Latn"/>
        </w:rPr>
        <w:t xml:space="preserve">; </w:t>
      </w:r>
      <w:r w:rsidR="00F614BE" w:rsidRPr="007A06F5">
        <w:rPr>
          <w:highlight w:val="green"/>
          <w:lang w:val="la-Latn"/>
        </w:rPr>
        <w:t>'</w:t>
      </w:r>
      <w:r w:rsidR="00D9225B" w:rsidRPr="007A06F5">
        <w:rPr>
          <w:highlight w:val="green"/>
          <w:lang w:val="la-Latn"/>
        </w:rPr>
        <w:t xml:space="preserve">et quicumque </w:t>
      </w:r>
      <w:r w:rsidRPr="007A06F5">
        <w:rPr>
          <w:highlight w:val="green"/>
          <w:lang w:val="la-Latn"/>
        </w:rPr>
        <w:t>neglegens inde inventus fuerit</w:t>
      </w:r>
      <w:r w:rsidR="00360346" w:rsidRPr="007A06F5">
        <w:rPr>
          <w:highlight w:val="green"/>
          <w:lang w:val="la-Latn"/>
        </w:rPr>
        <w:t xml:space="preserve">, </w:t>
      </w:r>
      <w:r w:rsidRPr="007A06F5">
        <w:rPr>
          <w:highlight w:val="green"/>
          <w:lang w:val="la-Latn"/>
        </w:rPr>
        <w:t>praecipiemus</w:t>
      </w:r>
      <w:r w:rsidR="00360346" w:rsidRPr="007A06F5">
        <w:rPr>
          <w:highlight w:val="green"/>
          <w:lang w:val="la-Latn"/>
        </w:rPr>
        <w:t xml:space="preserve">, </w:t>
      </w:r>
      <w:r w:rsidRPr="007A06F5">
        <w:rPr>
          <w:highlight w:val="green"/>
          <w:lang w:val="la-Latn"/>
        </w:rPr>
        <w:t>ut a</w:t>
      </w:r>
      <w:r w:rsidR="00D9225B" w:rsidRPr="007A06F5">
        <w:rPr>
          <w:highlight w:val="green"/>
          <w:lang w:val="la-Latn"/>
        </w:rPr>
        <w:t xml:space="preserve">nte nostram praesentiam venire </w:t>
      </w:r>
      <w:r w:rsidR="00F614BE" w:rsidRPr="007A06F5">
        <w:rPr>
          <w:highlight w:val="green"/>
          <w:lang w:val="la-Latn"/>
        </w:rPr>
        <w:t>iubeatur et rationem reddat</w:t>
      </w:r>
      <w:r w:rsidR="00360346" w:rsidRPr="007A06F5">
        <w:rPr>
          <w:highlight w:val="green"/>
          <w:lang w:val="la-Latn"/>
        </w:rPr>
        <w:t xml:space="preserve">, </w:t>
      </w:r>
      <w:r w:rsidRPr="007A06F5">
        <w:rPr>
          <w:highlight w:val="green"/>
          <w:lang w:val="la-Latn"/>
        </w:rPr>
        <w:t>utrum</w:t>
      </w:r>
      <w:r w:rsidR="00360346" w:rsidRPr="007A06F5">
        <w:rPr>
          <w:highlight w:val="green"/>
          <w:lang w:val="la-Latn"/>
        </w:rPr>
        <w:t xml:space="preserve"> </w:t>
      </w:r>
      <w:r w:rsidRPr="007A06F5">
        <w:rPr>
          <w:highlight w:val="green"/>
          <w:lang w:val="la-Latn"/>
        </w:rPr>
        <w:t>hoc</w:t>
      </w:r>
      <w:r w:rsidR="00360346" w:rsidRPr="007A06F5">
        <w:rPr>
          <w:highlight w:val="green"/>
          <w:lang w:val="la-Latn"/>
        </w:rPr>
        <w:t xml:space="preserve">, </w:t>
      </w:r>
      <w:r w:rsidRPr="007A06F5">
        <w:rPr>
          <w:highlight w:val="green"/>
          <w:lang w:val="la-Latn"/>
        </w:rPr>
        <w:t>quod iussimus</w:t>
      </w:r>
      <w:r w:rsidR="00360346" w:rsidRPr="007A06F5">
        <w:rPr>
          <w:highlight w:val="green"/>
          <w:lang w:val="la-Latn"/>
        </w:rPr>
        <w:t xml:space="preserve">, </w:t>
      </w:r>
      <w:r w:rsidR="00D9225B" w:rsidRPr="007A06F5">
        <w:rPr>
          <w:highlight w:val="green"/>
          <w:lang w:val="la-Latn"/>
        </w:rPr>
        <w:t xml:space="preserve">facere noluerit aut non </w:t>
      </w:r>
      <w:r w:rsidRPr="007A06F5">
        <w:rPr>
          <w:highlight w:val="green"/>
          <w:lang w:val="la-Latn"/>
        </w:rPr>
        <w:t>potuerit aut</w:t>
      </w:r>
      <w:r w:rsidR="00360346" w:rsidRPr="007A06F5">
        <w:rPr>
          <w:highlight w:val="green"/>
          <w:lang w:val="la-Latn"/>
        </w:rPr>
        <w:t xml:space="preserve">, </w:t>
      </w:r>
      <w:r w:rsidRPr="007A06F5">
        <w:rPr>
          <w:highlight w:val="green"/>
          <w:lang w:val="la-Latn"/>
        </w:rPr>
        <w:t>si aliqua re praepediente id facere non potuit</w:t>
      </w:r>
      <w:r w:rsidR="00360346" w:rsidRPr="007A06F5">
        <w:rPr>
          <w:highlight w:val="green"/>
          <w:lang w:val="la-Latn"/>
        </w:rPr>
        <w:t xml:space="preserve">, </w:t>
      </w:r>
      <w:r w:rsidR="00D9225B" w:rsidRPr="007A06F5">
        <w:rPr>
          <w:highlight w:val="green"/>
          <w:lang w:val="la-Latn"/>
        </w:rPr>
        <w:t>cur nobis ipsam im</w:t>
      </w:r>
      <w:r w:rsidRPr="007A06F5">
        <w:rPr>
          <w:highlight w:val="green"/>
          <w:lang w:val="la-Latn"/>
        </w:rPr>
        <w:t>possibilitatem ad tempus non adnuntiavit</w:t>
      </w:r>
      <w:r w:rsidR="008E2A6B" w:rsidRPr="007A06F5">
        <w:rPr>
          <w:highlight w:val="green"/>
          <w:lang w:val="la-Latn"/>
        </w:rPr>
        <w:t xml:space="preserve">. </w:t>
      </w:r>
      <w:r w:rsidRPr="007A06F5">
        <w:rPr>
          <w:highlight w:val="green"/>
          <w:lang w:val="la-Latn"/>
        </w:rPr>
        <w:t>Quia</w:t>
      </w:r>
      <w:r w:rsidR="00360346" w:rsidRPr="007A06F5">
        <w:rPr>
          <w:highlight w:val="green"/>
          <w:lang w:val="la-Latn"/>
        </w:rPr>
        <w:t xml:space="preserve">, </w:t>
      </w:r>
      <w:r w:rsidRPr="007A06F5">
        <w:rPr>
          <w:highlight w:val="green"/>
          <w:lang w:val="la-Latn"/>
        </w:rPr>
        <w:t>s</w:t>
      </w:r>
      <w:r w:rsidR="00D9225B" w:rsidRPr="007A06F5">
        <w:rPr>
          <w:highlight w:val="green"/>
          <w:lang w:val="la-Latn"/>
        </w:rPr>
        <w:t xml:space="preserve">i ipse hoc non voluit aut suae </w:t>
      </w:r>
      <w:r w:rsidRPr="007A06F5">
        <w:rPr>
          <w:highlight w:val="green"/>
          <w:lang w:val="la-Latn"/>
        </w:rPr>
        <w:t>neglegentiae causa</w:t>
      </w:r>
      <w:r w:rsidR="00360346" w:rsidRPr="007A06F5">
        <w:rPr>
          <w:highlight w:val="green"/>
          <w:lang w:val="la-Latn"/>
        </w:rPr>
        <w:t xml:space="preserve"> </w:t>
      </w:r>
      <w:r w:rsidRPr="007A06F5">
        <w:rPr>
          <w:highlight w:val="green"/>
          <w:lang w:val="la-Latn"/>
        </w:rPr>
        <w:t>non potuit</w:t>
      </w:r>
      <w:r w:rsidR="00360346" w:rsidRPr="007A06F5">
        <w:rPr>
          <w:highlight w:val="green"/>
          <w:lang w:val="la-Latn"/>
        </w:rPr>
        <w:t xml:space="preserve">, </w:t>
      </w:r>
      <w:r w:rsidRPr="007A06F5">
        <w:rPr>
          <w:highlight w:val="green"/>
          <w:lang w:val="la-Latn"/>
        </w:rPr>
        <w:t>nos talem invenire volumus</w:t>
      </w:r>
      <w:r w:rsidR="00360346" w:rsidRPr="007A06F5">
        <w:rPr>
          <w:highlight w:val="green"/>
          <w:lang w:val="la-Latn"/>
        </w:rPr>
        <w:t xml:space="preserve">, </w:t>
      </w:r>
      <w:r w:rsidRPr="007A06F5">
        <w:rPr>
          <w:highlight w:val="green"/>
          <w:lang w:val="la-Latn"/>
        </w:rPr>
        <w:t>qui hoc</w:t>
      </w:r>
      <w:r w:rsidR="00360346" w:rsidRPr="007A06F5">
        <w:rPr>
          <w:highlight w:val="green"/>
          <w:lang w:val="la-Latn"/>
        </w:rPr>
        <w:t xml:space="preserve">, </w:t>
      </w:r>
      <w:r w:rsidRPr="007A06F5">
        <w:rPr>
          <w:highlight w:val="green"/>
          <w:lang w:val="la-Latn"/>
        </w:rPr>
        <w:t>quod iubemus</w:t>
      </w:r>
      <w:r w:rsidR="00360346" w:rsidRPr="007A06F5">
        <w:rPr>
          <w:highlight w:val="green"/>
          <w:lang w:val="la-Latn"/>
        </w:rPr>
        <w:t xml:space="preserve">, </w:t>
      </w:r>
      <w:r w:rsidRPr="007A06F5">
        <w:rPr>
          <w:highlight w:val="green"/>
          <w:lang w:val="la-Latn"/>
        </w:rPr>
        <w:t>servare velit aut</w:t>
      </w:r>
      <w:r w:rsidR="00360346" w:rsidRPr="007A06F5">
        <w:rPr>
          <w:highlight w:val="green"/>
          <w:lang w:val="la-Latn"/>
        </w:rPr>
        <w:t xml:space="preserve"> </w:t>
      </w:r>
      <w:r w:rsidRPr="007A06F5">
        <w:rPr>
          <w:highlight w:val="green"/>
          <w:lang w:val="la-Latn"/>
        </w:rPr>
        <w:t>possit</w:t>
      </w:r>
      <w:r w:rsidR="00D9225B" w:rsidRPr="007A06F5">
        <w:rPr>
          <w:highlight w:val="green"/>
          <w:lang w:val="la-Latn"/>
        </w:rPr>
        <w:t>.’</w:t>
      </w:r>
      <w:r w:rsidRPr="007A06F5">
        <w:rPr>
          <w:highlight w:val="green"/>
          <w:lang w:val="la-Latn"/>
        </w:rPr>
        <w:t xml:space="preserve"> </w:t>
      </w:r>
    </w:p>
    <w:p w14:paraId="3A7E4EA6" w14:textId="4BF4160B" w:rsidR="00F53A7C" w:rsidRPr="007A06F5" w:rsidRDefault="00F614BE" w:rsidP="00E9104F">
      <w:pPr>
        <w:pStyle w:val="Normlnweb"/>
        <w:numPr>
          <w:ilvl w:val="0"/>
          <w:numId w:val="57"/>
        </w:numPr>
        <w:rPr>
          <w:highlight w:val="green"/>
          <w:lang w:val="la-Latn"/>
        </w:rPr>
      </w:pPr>
      <w:r w:rsidRPr="007A06F5">
        <w:rPr>
          <w:highlight w:val="green"/>
          <w:lang w:val="la-Latn"/>
        </w:rPr>
        <w:t>'</w:t>
      </w:r>
      <w:r w:rsidR="00F53A7C" w:rsidRPr="007A06F5">
        <w:rPr>
          <w:highlight w:val="green"/>
          <w:lang w:val="la-Latn"/>
        </w:rPr>
        <w:t>Volumus</w:t>
      </w:r>
      <w:r w:rsidR="00360346" w:rsidRPr="007A06F5">
        <w:rPr>
          <w:highlight w:val="green"/>
          <w:lang w:val="la-Latn"/>
        </w:rPr>
        <w:t>,</w:t>
      </w:r>
      <w:r w:rsidR="0048321E" w:rsidRPr="007A06F5">
        <w:rPr>
          <w:highlight w:val="green"/>
          <w:lang w:val="la-Latn"/>
        </w:rPr>
        <w:t>'</w:t>
      </w:r>
      <w:r w:rsidR="00360346" w:rsidRPr="007A06F5">
        <w:rPr>
          <w:highlight w:val="green"/>
          <w:lang w:val="la-Latn"/>
        </w:rPr>
        <w:t xml:space="preserve"> </w:t>
      </w:r>
      <w:r w:rsidR="0048321E" w:rsidRPr="007A06F5">
        <w:rPr>
          <w:highlight w:val="green"/>
          <w:lang w:val="la-Latn"/>
        </w:rPr>
        <w:t>ut ',</w:t>
      </w:r>
      <w:r w:rsidR="00F53A7C" w:rsidRPr="007A06F5">
        <w:rPr>
          <w:highlight w:val="green"/>
          <w:lang w:val="la-Latn"/>
        </w:rPr>
        <w:t>sicut in secundo libro</w:t>
      </w:r>
      <w:r w:rsidR="00D9225B" w:rsidRPr="007A06F5">
        <w:rPr>
          <w:highlight w:val="green"/>
          <w:lang w:val="la-Latn"/>
        </w:rPr>
        <w:t xml:space="preserve"> capitulorum decessorum ac pro</w:t>
      </w:r>
      <w:r w:rsidR="00F53A7C" w:rsidRPr="007A06F5">
        <w:rPr>
          <w:highlight w:val="green"/>
          <w:lang w:val="la-Latn"/>
        </w:rPr>
        <w:t>genitorum nostrorum continetur</w:t>
      </w:r>
      <w:r w:rsidR="00360346" w:rsidRPr="007A06F5">
        <w:rPr>
          <w:highlight w:val="green"/>
          <w:lang w:val="la-Latn"/>
        </w:rPr>
        <w:t xml:space="preserve">, </w:t>
      </w:r>
      <w:r w:rsidR="00F53A7C" w:rsidRPr="007A06F5">
        <w:rPr>
          <w:highlight w:val="green"/>
          <w:lang w:val="la-Latn"/>
        </w:rPr>
        <w:t>capitulo XXIV</w:t>
      </w:r>
      <w:r w:rsidR="00360346" w:rsidRPr="007A06F5">
        <w:rPr>
          <w:highlight w:val="green"/>
          <w:lang w:val="la-Latn"/>
        </w:rPr>
        <w:t xml:space="preserve">, </w:t>
      </w:r>
      <w:r w:rsidRPr="007A06F5">
        <w:rPr>
          <w:highlight w:val="green"/>
          <w:lang w:val="la-Latn"/>
        </w:rPr>
        <w:t>'</w:t>
      </w:r>
      <w:r w:rsidR="00F53A7C" w:rsidRPr="007A06F5">
        <w:rPr>
          <w:highlight w:val="green"/>
          <w:lang w:val="la-Latn"/>
        </w:rPr>
        <w:t>haec capitula</w:t>
      </w:r>
      <w:r w:rsidR="00360346" w:rsidRPr="007A06F5">
        <w:rPr>
          <w:highlight w:val="green"/>
          <w:lang w:val="la-Latn"/>
        </w:rPr>
        <w:t xml:space="preserve">, </w:t>
      </w:r>
      <w:r w:rsidR="00D9225B" w:rsidRPr="007A06F5">
        <w:rPr>
          <w:highlight w:val="green"/>
          <w:lang w:val="la-Latn"/>
        </w:rPr>
        <w:t xml:space="preserve">quae nunc et alio </w:t>
      </w:r>
      <w:r w:rsidR="00F53A7C" w:rsidRPr="007A06F5">
        <w:rPr>
          <w:highlight w:val="green"/>
          <w:lang w:val="la-Latn"/>
        </w:rPr>
        <w:t>tempore consultu fidelium nostrorum a nobis constituta sunt</w:t>
      </w:r>
      <w:r w:rsidR="00360346" w:rsidRPr="007A06F5">
        <w:rPr>
          <w:highlight w:val="green"/>
          <w:lang w:val="la-Latn"/>
        </w:rPr>
        <w:t xml:space="preserve">, </w:t>
      </w:r>
      <w:r w:rsidR="00D9225B" w:rsidRPr="007A06F5">
        <w:rPr>
          <w:highlight w:val="green"/>
          <w:lang w:val="la-Latn"/>
        </w:rPr>
        <w:t xml:space="preserve">a cancellario nostro </w:t>
      </w:r>
      <w:r w:rsidR="00F53A7C" w:rsidRPr="007A06F5">
        <w:rPr>
          <w:highlight w:val="green"/>
          <w:lang w:val="la-Latn"/>
        </w:rPr>
        <w:t>archiepiscopi et comites eorum</w:t>
      </w:r>
      <w:r w:rsidR="00360346" w:rsidRPr="007A06F5">
        <w:rPr>
          <w:highlight w:val="green"/>
          <w:lang w:val="la-Latn"/>
        </w:rPr>
        <w:t xml:space="preserve"> </w:t>
      </w:r>
      <w:r w:rsidR="00F53A7C" w:rsidRPr="007A06F5">
        <w:rPr>
          <w:highlight w:val="green"/>
          <w:lang w:val="la-Latn"/>
        </w:rPr>
        <w:t>de propriis civit</w:t>
      </w:r>
      <w:r w:rsidR="00D9225B" w:rsidRPr="007A06F5">
        <w:rPr>
          <w:highlight w:val="green"/>
          <w:lang w:val="la-Latn"/>
        </w:rPr>
        <w:t xml:space="preserve">atibus modo aut per se aut per </w:t>
      </w:r>
      <w:r w:rsidR="00F53A7C" w:rsidRPr="007A06F5">
        <w:rPr>
          <w:highlight w:val="green"/>
          <w:lang w:val="la-Latn"/>
        </w:rPr>
        <w:t>suos missos accipiant</w:t>
      </w:r>
      <w:r w:rsidR="008E2A6B" w:rsidRPr="007A06F5">
        <w:rPr>
          <w:highlight w:val="green"/>
          <w:lang w:val="la-Latn"/>
        </w:rPr>
        <w:t xml:space="preserve">; </w:t>
      </w:r>
      <w:r w:rsidR="00F53A7C" w:rsidRPr="007A06F5">
        <w:rPr>
          <w:highlight w:val="green"/>
          <w:lang w:val="la-Latn"/>
        </w:rPr>
        <w:t>et unusquisque per suam dioecesim ceteris episcopis</w:t>
      </w:r>
      <w:r w:rsidR="00360346" w:rsidRPr="007A06F5">
        <w:rPr>
          <w:highlight w:val="green"/>
          <w:lang w:val="la-Latn"/>
        </w:rPr>
        <w:t xml:space="preserve">, </w:t>
      </w:r>
      <w:r w:rsidR="00F53A7C" w:rsidRPr="007A06F5">
        <w:rPr>
          <w:highlight w:val="green"/>
          <w:lang w:val="la-Latn"/>
        </w:rPr>
        <w:t>abbatibus</w:t>
      </w:r>
      <w:r w:rsidR="00360346" w:rsidRPr="007A06F5">
        <w:rPr>
          <w:highlight w:val="green"/>
          <w:lang w:val="la-Latn"/>
        </w:rPr>
        <w:t xml:space="preserve">, </w:t>
      </w:r>
      <w:r w:rsidRPr="007A06F5">
        <w:rPr>
          <w:highlight w:val="green"/>
          <w:lang w:val="la-Latn"/>
        </w:rPr>
        <w:t xml:space="preserve">comitibus aut </w:t>
      </w:r>
      <w:r w:rsidR="00F53A7C" w:rsidRPr="007A06F5">
        <w:rPr>
          <w:highlight w:val="green"/>
          <w:lang w:val="la-Latn"/>
        </w:rPr>
        <w:t>aliis fidelibus nostris ea transcribi faciant</w:t>
      </w:r>
      <w:r w:rsidR="00360346" w:rsidRPr="007A06F5">
        <w:rPr>
          <w:highlight w:val="green"/>
          <w:lang w:val="la-Latn"/>
        </w:rPr>
        <w:t xml:space="preserve">, </w:t>
      </w:r>
      <w:r w:rsidR="00F53A7C" w:rsidRPr="007A06F5">
        <w:rPr>
          <w:highlight w:val="green"/>
          <w:lang w:val="la-Latn"/>
        </w:rPr>
        <w:t>et in suis comi</w:t>
      </w:r>
      <w:r w:rsidRPr="007A06F5">
        <w:rPr>
          <w:highlight w:val="green"/>
          <w:lang w:val="la-Latn"/>
        </w:rPr>
        <w:t>tatibus coram omnibus relegant</w:t>
      </w:r>
      <w:r w:rsidR="00360346" w:rsidRPr="007A06F5">
        <w:rPr>
          <w:highlight w:val="green"/>
          <w:lang w:val="la-Latn"/>
        </w:rPr>
        <w:t xml:space="preserve">, </w:t>
      </w:r>
      <w:r w:rsidR="00F53A7C" w:rsidRPr="007A06F5">
        <w:rPr>
          <w:highlight w:val="green"/>
          <w:lang w:val="la-Latn"/>
        </w:rPr>
        <w:t>ut cunctis nostra ordinatio et voluntas nota fieri possit</w:t>
      </w:r>
      <w:r w:rsidR="008E2A6B" w:rsidRPr="007A06F5">
        <w:rPr>
          <w:highlight w:val="green"/>
          <w:lang w:val="la-Latn"/>
        </w:rPr>
        <w:t xml:space="preserve">. </w:t>
      </w:r>
      <w:r w:rsidR="00D9225B" w:rsidRPr="007A06F5">
        <w:rPr>
          <w:highlight w:val="green"/>
          <w:lang w:val="la-Latn"/>
        </w:rPr>
        <w:t>Cancel</w:t>
      </w:r>
      <w:r w:rsidR="00F53A7C" w:rsidRPr="007A06F5">
        <w:rPr>
          <w:highlight w:val="green"/>
          <w:lang w:val="la-Latn"/>
        </w:rPr>
        <w:t>larius autem noster nomina episcoporum et comitum</w:t>
      </w:r>
      <w:r w:rsidR="00360346" w:rsidRPr="007A06F5">
        <w:rPr>
          <w:highlight w:val="green"/>
          <w:lang w:val="la-Latn"/>
        </w:rPr>
        <w:t xml:space="preserve">, </w:t>
      </w:r>
      <w:r w:rsidR="00F53A7C" w:rsidRPr="007A06F5">
        <w:rPr>
          <w:highlight w:val="green"/>
          <w:lang w:val="la-Latn"/>
        </w:rPr>
        <w:t>qui ea accipere curaverint</w:t>
      </w:r>
      <w:r w:rsidR="00360346" w:rsidRPr="007A06F5">
        <w:rPr>
          <w:highlight w:val="green"/>
          <w:lang w:val="la-Latn"/>
        </w:rPr>
        <w:t xml:space="preserve">, </w:t>
      </w:r>
      <w:r w:rsidR="00F53A7C" w:rsidRPr="007A06F5">
        <w:rPr>
          <w:highlight w:val="green"/>
          <w:lang w:val="la-Latn"/>
        </w:rPr>
        <w:t>notet</w:t>
      </w:r>
      <w:r w:rsidR="00360346" w:rsidRPr="007A06F5">
        <w:rPr>
          <w:highlight w:val="green"/>
          <w:lang w:val="la-Latn"/>
        </w:rPr>
        <w:t xml:space="preserve">, </w:t>
      </w:r>
      <w:r w:rsidR="00F53A7C" w:rsidRPr="007A06F5">
        <w:rPr>
          <w:highlight w:val="green"/>
          <w:lang w:val="la-Latn"/>
        </w:rPr>
        <w:t>et ea ad nostram notitiam perferat</w:t>
      </w:r>
      <w:r w:rsidR="00360346" w:rsidRPr="007A06F5">
        <w:rPr>
          <w:highlight w:val="green"/>
          <w:lang w:val="la-Latn"/>
        </w:rPr>
        <w:t xml:space="preserve">, </w:t>
      </w:r>
      <w:r w:rsidR="00F53A7C" w:rsidRPr="007A06F5">
        <w:rPr>
          <w:highlight w:val="green"/>
          <w:lang w:val="la-Latn"/>
        </w:rPr>
        <w:t>ut nullus hoc</w:t>
      </w:r>
      <w:r w:rsidR="00360346" w:rsidRPr="007A06F5">
        <w:rPr>
          <w:highlight w:val="green"/>
          <w:lang w:val="la-Latn"/>
        </w:rPr>
        <w:t xml:space="preserve"> </w:t>
      </w:r>
      <w:r w:rsidR="00F53A7C" w:rsidRPr="007A06F5">
        <w:rPr>
          <w:highlight w:val="green"/>
          <w:lang w:val="la-Latn"/>
        </w:rPr>
        <w:t>praetermittere praesumat</w:t>
      </w:r>
      <w:r w:rsidR="00D9225B" w:rsidRPr="007A06F5">
        <w:rPr>
          <w:highlight w:val="green"/>
          <w:lang w:val="la-Latn"/>
        </w:rPr>
        <w:t>.’</w:t>
      </w:r>
      <w:r w:rsidR="00F53A7C" w:rsidRPr="007A06F5">
        <w:rPr>
          <w:highlight w:val="green"/>
          <w:lang w:val="la-Latn"/>
        </w:rPr>
        <w:t xml:space="preserve"> </w:t>
      </w:r>
    </w:p>
    <w:p w14:paraId="5FEC4856" w14:textId="4F474103" w:rsidR="00E9104F" w:rsidRPr="007A06F5" w:rsidRDefault="00F53A7C" w:rsidP="00E9104F">
      <w:pPr>
        <w:pStyle w:val="Normlnweb"/>
        <w:numPr>
          <w:ilvl w:val="0"/>
          <w:numId w:val="57"/>
        </w:numPr>
        <w:rPr>
          <w:highlight w:val="green"/>
          <w:lang w:val="la-Latn"/>
        </w:rPr>
      </w:pPr>
      <w:r w:rsidRPr="007A06F5">
        <w:rPr>
          <w:highlight w:val="green"/>
          <w:lang w:val="la-Latn"/>
        </w:rPr>
        <w:t>Et</w:t>
      </w:r>
      <w:r w:rsidR="00360346" w:rsidRPr="007A06F5">
        <w:rPr>
          <w:highlight w:val="green"/>
          <w:lang w:val="la-Latn"/>
        </w:rPr>
        <w:t xml:space="preserve"> </w:t>
      </w:r>
      <w:r w:rsidRPr="007A06F5">
        <w:rPr>
          <w:highlight w:val="green"/>
          <w:lang w:val="la-Latn"/>
        </w:rPr>
        <w:t>quoniam fideles nostri in istis</w:t>
      </w:r>
      <w:r w:rsidR="00360346" w:rsidRPr="007A06F5">
        <w:rPr>
          <w:highlight w:val="green"/>
          <w:lang w:val="la-Latn"/>
        </w:rPr>
        <w:t xml:space="preserve">, </w:t>
      </w:r>
      <w:r w:rsidRPr="007A06F5">
        <w:rPr>
          <w:highlight w:val="green"/>
          <w:lang w:val="la-Latn"/>
        </w:rPr>
        <w:t>quae</w:t>
      </w:r>
      <w:r w:rsidR="00360346" w:rsidRPr="007A06F5">
        <w:rPr>
          <w:highlight w:val="green"/>
          <w:lang w:val="la-Latn"/>
        </w:rPr>
        <w:t xml:space="preserve"> </w:t>
      </w:r>
      <w:r w:rsidRPr="007A06F5">
        <w:rPr>
          <w:highlight w:val="green"/>
          <w:lang w:val="la-Latn"/>
        </w:rPr>
        <w:t>in Sequana fiunt</w:t>
      </w:r>
      <w:r w:rsidR="00360346" w:rsidRPr="007A06F5">
        <w:rPr>
          <w:highlight w:val="green"/>
          <w:lang w:val="la-Latn"/>
        </w:rPr>
        <w:t xml:space="preserve">, </w:t>
      </w:r>
      <w:r w:rsidR="00D9225B" w:rsidRPr="007A06F5">
        <w:rPr>
          <w:highlight w:val="green"/>
          <w:lang w:val="la-Latn"/>
        </w:rPr>
        <w:t xml:space="preserve">et in aliis </w:t>
      </w:r>
      <w:r w:rsidRPr="007A06F5">
        <w:rPr>
          <w:highlight w:val="green"/>
          <w:lang w:val="la-Latn"/>
        </w:rPr>
        <w:t>operibus laborant et heribergum nostrum</w:t>
      </w:r>
      <w:r w:rsidR="00360346" w:rsidRPr="007A06F5">
        <w:rPr>
          <w:highlight w:val="green"/>
          <w:lang w:val="la-Latn"/>
        </w:rPr>
        <w:t xml:space="preserve">, </w:t>
      </w:r>
      <w:r w:rsidRPr="007A06F5">
        <w:rPr>
          <w:highlight w:val="green"/>
          <w:lang w:val="la-Latn"/>
        </w:rPr>
        <w:t>quod praeterito anno hic fieri iussimus</w:t>
      </w:r>
      <w:r w:rsidR="00360346" w:rsidRPr="007A06F5">
        <w:rPr>
          <w:highlight w:val="green"/>
          <w:lang w:val="la-Latn"/>
        </w:rPr>
        <w:t xml:space="preserve">, </w:t>
      </w:r>
      <w:r w:rsidRPr="007A06F5">
        <w:rPr>
          <w:highlight w:val="green"/>
          <w:lang w:val="la-Latn"/>
        </w:rPr>
        <w:t>homines</w:t>
      </w:r>
      <w:r w:rsidR="00360346" w:rsidRPr="007A06F5">
        <w:rPr>
          <w:highlight w:val="green"/>
          <w:lang w:val="la-Latn"/>
        </w:rPr>
        <w:t xml:space="preserve"> </w:t>
      </w:r>
      <w:r w:rsidRPr="007A06F5">
        <w:rPr>
          <w:highlight w:val="green"/>
          <w:lang w:val="la-Latn"/>
        </w:rPr>
        <w:t>de illa parte Sequanae in istas partes venientes et</w:t>
      </w:r>
      <w:r w:rsidR="00360346" w:rsidRPr="007A06F5">
        <w:rPr>
          <w:highlight w:val="green"/>
          <w:lang w:val="la-Latn"/>
        </w:rPr>
        <w:t xml:space="preserve"> </w:t>
      </w:r>
      <w:r w:rsidR="00D9225B" w:rsidRPr="007A06F5">
        <w:rPr>
          <w:highlight w:val="green"/>
          <w:lang w:val="la-Latn"/>
        </w:rPr>
        <w:t xml:space="preserve">de istis partibus in </w:t>
      </w:r>
      <w:r w:rsidRPr="007A06F5">
        <w:rPr>
          <w:highlight w:val="green"/>
          <w:lang w:val="la-Latn"/>
        </w:rPr>
        <w:t>illas partes euntes destruxerunt per occasionem</w:t>
      </w:r>
      <w:r w:rsidR="00360346" w:rsidRPr="007A06F5">
        <w:rPr>
          <w:highlight w:val="green"/>
          <w:lang w:val="la-Latn"/>
        </w:rPr>
        <w:t xml:space="preserve">, </w:t>
      </w:r>
      <w:r w:rsidRPr="007A06F5">
        <w:rPr>
          <w:highlight w:val="green"/>
          <w:lang w:val="la-Latn"/>
        </w:rPr>
        <w:t>quia in illo contra debitam</w:t>
      </w:r>
      <w:r w:rsidR="00360346" w:rsidRPr="007A06F5">
        <w:rPr>
          <w:highlight w:val="green"/>
          <w:lang w:val="la-Latn"/>
        </w:rPr>
        <w:t xml:space="preserve"> </w:t>
      </w:r>
      <w:r w:rsidRPr="007A06F5">
        <w:rPr>
          <w:highlight w:val="green"/>
          <w:lang w:val="la-Latn"/>
        </w:rPr>
        <w:t>reveren / tiam manere coeperunt</w:t>
      </w:r>
      <w:r w:rsidR="00360346" w:rsidRPr="007A06F5">
        <w:rPr>
          <w:highlight w:val="green"/>
          <w:lang w:val="la-Latn"/>
        </w:rPr>
        <w:t xml:space="preserve">, </w:t>
      </w:r>
      <w:r w:rsidRPr="007A06F5">
        <w:rPr>
          <w:highlight w:val="green"/>
          <w:lang w:val="la-Latn"/>
        </w:rPr>
        <w:t>et nunc istud heribergum non sin</w:t>
      </w:r>
      <w:r w:rsidR="00D9225B" w:rsidRPr="007A06F5">
        <w:rPr>
          <w:highlight w:val="green"/>
          <w:lang w:val="la-Latn"/>
        </w:rPr>
        <w:t xml:space="preserve">e labore et dispendio fidelium </w:t>
      </w:r>
      <w:r w:rsidRPr="007A06F5">
        <w:rPr>
          <w:highlight w:val="green"/>
          <w:lang w:val="la-Latn"/>
        </w:rPr>
        <w:t>nostrorum fieri fecimus</w:t>
      </w:r>
      <w:r w:rsidR="00D9225B" w:rsidRPr="007A06F5">
        <w:rPr>
          <w:highlight w:val="green"/>
          <w:lang w:val="la-Latn"/>
        </w:rPr>
        <w:t xml:space="preserve">: </w:t>
      </w:r>
      <w:r w:rsidRPr="007A06F5">
        <w:rPr>
          <w:highlight w:val="green"/>
          <w:lang w:val="la-Latn"/>
        </w:rPr>
        <w:t>volumus et expresse mandamus</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00D9225B" w:rsidRPr="007A06F5">
        <w:rPr>
          <w:highlight w:val="green"/>
          <w:lang w:val="la-Latn"/>
        </w:rPr>
        <w:t xml:space="preserve">sicut nec in nostro </w:t>
      </w:r>
      <w:r w:rsidRPr="007A06F5">
        <w:rPr>
          <w:highlight w:val="green"/>
          <w:lang w:val="la-Latn"/>
        </w:rPr>
        <w:t>palatio</w:t>
      </w:r>
      <w:r w:rsidR="00360346" w:rsidRPr="007A06F5">
        <w:rPr>
          <w:highlight w:val="green"/>
          <w:lang w:val="la-Latn"/>
        </w:rPr>
        <w:t xml:space="preserve">, </w:t>
      </w:r>
      <w:r w:rsidRPr="007A06F5">
        <w:rPr>
          <w:highlight w:val="green"/>
          <w:lang w:val="la-Latn"/>
        </w:rPr>
        <w:t>ita nec in isto</w:t>
      </w:r>
      <w:r w:rsidR="00D9225B" w:rsidRPr="007A06F5">
        <w:rPr>
          <w:highlight w:val="green"/>
          <w:lang w:val="la-Latn"/>
        </w:rPr>
        <w:t xml:space="preserve"> </w:t>
      </w:r>
      <w:r w:rsidRPr="007A06F5">
        <w:rPr>
          <w:highlight w:val="green"/>
          <w:lang w:val="la-Latn"/>
        </w:rPr>
        <w:t>heribergo aliquis alius</w:t>
      </w:r>
      <w:r w:rsidR="00360346" w:rsidRPr="007A06F5">
        <w:rPr>
          <w:highlight w:val="green"/>
          <w:lang w:val="la-Latn"/>
        </w:rPr>
        <w:t xml:space="preserve"> </w:t>
      </w:r>
      <w:r w:rsidRPr="007A06F5">
        <w:rPr>
          <w:highlight w:val="green"/>
          <w:lang w:val="la-Latn"/>
        </w:rPr>
        <w:t>si</w:t>
      </w:r>
      <w:r w:rsidR="00D9225B" w:rsidRPr="007A06F5">
        <w:rPr>
          <w:highlight w:val="green"/>
          <w:lang w:val="la-Latn"/>
        </w:rPr>
        <w:t>ne nostra iussione manere prae</w:t>
      </w:r>
      <w:r w:rsidRPr="007A06F5">
        <w:rPr>
          <w:highlight w:val="green"/>
          <w:lang w:val="la-Latn"/>
        </w:rPr>
        <w:t>sumat nec z illud aliquis destruat z</w:t>
      </w:r>
      <w:r w:rsidR="008E2A6B" w:rsidRPr="007A06F5">
        <w:rPr>
          <w:highlight w:val="green"/>
          <w:lang w:val="la-Latn"/>
        </w:rPr>
        <w:t xml:space="preserve">. </w:t>
      </w:r>
      <w:r w:rsidRPr="007A06F5">
        <w:rPr>
          <w:highlight w:val="green"/>
          <w:lang w:val="la-Latn"/>
        </w:rPr>
        <w:t>Quodsi aliquis praesumpserit et a custodibus</w:t>
      </w:r>
      <w:r w:rsidR="00360346" w:rsidRPr="007A06F5">
        <w:rPr>
          <w:highlight w:val="green"/>
          <w:lang w:val="la-Latn"/>
        </w:rPr>
        <w:t xml:space="preserve">, </w:t>
      </w:r>
      <w:r w:rsidRPr="007A06F5">
        <w:rPr>
          <w:highlight w:val="green"/>
          <w:lang w:val="la-Latn"/>
        </w:rPr>
        <w:t>quos ad hoc deputatos habemus</w:t>
      </w:r>
      <w:r w:rsidR="00360346" w:rsidRPr="007A06F5">
        <w:rPr>
          <w:highlight w:val="green"/>
          <w:lang w:val="la-Latn"/>
        </w:rPr>
        <w:t xml:space="preserve">, </w:t>
      </w:r>
      <w:r w:rsidRPr="007A06F5">
        <w:rPr>
          <w:highlight w:val="green"/>
          <w:lang w:val="la-Latn"/>
        </w:rPr>
        <w:t>nobis notum factum fuerit</w:t>
      </w:r>
      <w:r w:rsidR="00360346" w:rsidRPr="007A06F5">
        <w:rPr>
          <w:highlight w:val="green"/>
          <w:lang w:val="la-Latn"/>
        </w:rPr>
        <w:t xml:space="preserve">, </w:t>
      </w:r>
      <w:r w:rsidR="00D9225B" w:rsidRPr="007A06F5">
        <w:rPr>
          <w:highlight w:val="green"/>
          <w:lang w:val="la-Latn"/>
        </w:rPr>
        <w:t xml:space="preserve">non sine debita vindicta </w:t>
      </w:r>
      <w:r w:rsidRPr="007A06F5">
        <w:rPr>
          <w:highlight w:val="green"/>
          <w:lang w:val="la-Latn"/>
        </w:rPr>
        <w:t>praesumptor evadet</w:t>
      </w:r>
      <w:r w:rsidR="008E2A6B" w:rsidRPr="007A06F5">
        <w:rPr>
          <w:highlight w:val="green"/>
          <w:lang w:val="la-Latn"/>
        </w:rPr>
        <w:t xml:space="preserve">. </w:t>
      </w:r>
      <w:r w:rsidRPr="007A06F5">
        <w:rPr>
          <w:highlight w:val="green"/>
          <w:lang w:val="la-Latn"/>
        </w:rPr>
        <w:t>Quia semper parati esse volumus et vos paratos esse iubemus</w:t>
      </w:r>
      <w:r w:rsidR="00360346" w:rsidRPr="007A06F5">
        <w:rPr>
          <w:highlight w:val="green"/>
          <w:lang w:val="la-Latn"/>
        </w:rPr>
        <w:t xml:space="preserve">, </w:t>
      </w:r>
      <w:r w:rsidRPr="007A06F5">
        <w:rPr>
          <w:highlight w:val="green"/>
          <w:lang w:val="la-Latn"/>
        </w:rPr>
        <w:t>ut in istis partibus et in aliis quibuscumque nobis necesse fuerit</w:t>
      </w:r>
      <w:r w:rsidR="00360346" w:rsidRPr="007A06F5">
        <w:rPr>
          <w:highlight w:val="green"/>
          <w:lang w:val="la-Latn"/>
        </w:rPr>
        <w:t xml:space="preserve">, </w:t>
      </w:r>
      <w:r w:rsidR="00D9225B" w:rsidRPr="007A06F5">
        <w:rPr>
          <w:highlight w:val="green"/>
          <w:lang w:val="la-Latn"/>
        </w:rPr>
        <w:t xml:space="preserve">et contra paganos </w:t>
      </w:r>
      <w:r w:rsidRPr="007A06F5">
        <w:rPr>
          <w:highlight w:val="green"/>
          <w:lang w:val="la-Latn"/>
        </w:rPr>
        <w:t>et contra alios quoscumque</w:t>
      </w:r>
      <w:r w:rsidR="00360346" w:rsidRPr="007A06F5">
        <w:rPr>
          <w:highlight w:val="green"/>
          <w:lang w:val="la-Latn"/>
        </w:rPr>
        <w:t xml:space="preserve">, </w:t>
      </w:r>
      <w:r w:rsidRPr="007A06F5">
        <w:rPr>
          <w:highlight w:val="green"/>
          <w:lang w:val="la-Latn"/>
        </w:rPr>
        <w:t>sicut consuetudo fuit et ve</w:t>
      </w:r>
      <w:r w:rsidR="00D9225B" w:rsidRPr="007A06F5">
        <w:rPr>
          <w:highlight w:val="green"/>
          <w:lang w:val="la-Latn"/>
        </w:rPr>
        <w:t xml:space="preserve">stri antecessores nostris ante </w:t>
      </w:r>
      <w:r w:rsidRPr="007A06F5">
        <w:rPr>
          <w:highlight w:val="green"/>
          <w:lang w:val="la-Latn"/>
        </w:rPr>
        <w:t>cessoribus auxilium praebuerunt et vos nobis deb</w:t>
      </w:r>
      <w:r w:rsidR="00D9225B" w:rsidRPr="007A06F5">
        <w:rPr>
          <w:highlight w:val="green"/>
          <w:lang w:val="la-Latn"/>
        </w:rPr>
        <w:t xml:space="preserve">itum et necessarium adiutorium </w:t>
      </w:r>
      <w:r w:rsidRPr="007A06F5">
        <w:rPr>
          <w:highlight w:val="green"/>
          <w:lang w:val="la-Latn"/>
        </w:rPr>
        <w:t>exhibuistis</w:t>
      </w:r>
      <w:r w:rsidR="00360346" w:rsidRPr="007A06F5">
        <w:rPr>
          <w:highlight w:val="green"/>
          <w:lang w:val="la-Latn"/>
        </w:rPr>
        <w:t xml:space="preserve">, </w:t>
      </w:r>
      <w:r w:rsidRPr="007A06F5">
        <w:rPr>
          <w:highlight w:val="green"/>
          <w:lang w:val="la-Latn"/>
        </w:rPr>
        <w:t>ita nunc et semper communiter ad Dei v</w:t>
      </w:r>
      <w:r w:rsidR="00D9225B" w:rsidRPr="007A06F5">
        <w:rPr>
          <w:highlight w:val="green"/>
          <w:lang w:val="la-Latn"/>
        </w:rPr>
        <w:t xml:space="preserve">oluntatem et sanctae ecclesiae </w:t>
      </w:r>
      <w:r w:rsidRPr="007A06F5">
        <w:rPr>
          <w:highlight w:val="green"/>
          <w:lang w:val="la-Latn"/>
        </w:rPr>
        <w:t>atque istius christianitatis defensionem et nos</w:t>
      </w:r>
      <w:r w:rsidR="00D9225B" w:rsidRPr="007A06F5">
        <w:rPr>
          <w:highlight w:val="green"/>
          <w:lang w:val="la-Latn"/>
        </w:rPr>
        <w:t xml:space="preserve">tram communem salutem et pacem </w:t>
      </w:r>
      <w:r w:rsidR="00E9104F" w:rsidRPr="007A06F5">
        <w:rPr>
          <w:highlight w:val="green"/>
          <w:lang w:val="la-Latn"/>
        </w:rPr>
        <w:t xml:space="preserve">obtinendam et defendendam </w:t>
      </w:r>
      <w:r w:rsidRPr="007A06F5">
        <w:rPr>
          <w:highlight w:val="green"/>
          <w:lang w:val="la-Latn"/>
        </w:rPr>
        <w:t>in omnibus</w:t>
      </w:r>
      <w:r w:rsidR="00360346" w:rsidRPr="007A06F5">
        <w:rPr>
          <w:highlight w:val="green"/>
          <w:lang w:val="la-Latn"/>
        </w:rPr>
        <w:t xml:space="preserve">, </w:t>
      </w:r>
      <w:r w:rsidRPr="007A06F5">
        <w:rPr>
          <w:highlight w:val="green"/>
          <w:lang w:val="la-Latn"/>
        </w:rPr>
        <w:t>quantum Deus auxilium</w:t>
      </w:r>
      <w:r w:rsidR="00360346" w:rsidRPr="007A06F5">
        <w:rPr>
          <w:highlight w:val="green"/>
          <w:lang w:val="la-Latn"/>
        </w:rPr>
        <w:t xml:space="preserve"> </w:t>
      </w:r>
      <w:r w:rsidR="00D9225B" w:rsidRPr="007A06F5">
        <w:rPr>
          <w:highlight w:val="green"/>
          <w:lang w:val="la-Latn"/>
        </w:rPr>
        <w:t xml:space="preserve">praestare dignatus </w:t>
      </w:r>
      <w:r w:rsidR="00E9104F" w:rsidRPr="007A06F5">
        <w:rPr>
          <w:highlight w:val="green"/>
          <w:lang w:val="la-Latn"/>
        </w:rPr>
        <w:t>fuerit</w:t>
      </w:r>
      <w:r w:rsidR="00360346" w:rsidRPr="007A06F5">
        <w:rPr>
          <w:highlight w:val="green"/>
          <w:lang w:val="la-Latn"/>
        </w:rPr>
        <w:t xml:space="preserve">, </w:t>
      </w:r>
      <w:r w:rsidRPr="007A06F5">
        <w:rPr>
          <w:highlight w:val="green"/>
          <w:lang w:val="la-Latn"/>
        </w:rPr>
        <w:t>parati</w:t>
      </w:r>
      <w:r w:rsidR="00360346" w:rsidRPr="007A06F5">
        <w:rPr>
          <w:highlight w:val="green"/>
          <w:lang w:val="la-Latn"/>
        </w:rPr>
        <w:t xml:space="preserve"> </w:t>
      </w:r>
      <w:r w:rsidRPr="007A06F5">
        <w:rPr>
          <w:highlight w:val="green"/>
          <w:lang w:val="la-Latn"/>
        </w:rPr>
        <w:t>semper et in omnibus simus</w:t>
      </w:r>
      <w:r w:rsidR="008E2A6B" w:rsidRPr="007A06F5">
        <w:rPr>
          <w:highlight w:val="green"/>
          <w:lang w:val="la-Latn"/>
        </w:rPr>
        <w:t xml:space="preserve">. </w:t>
      </w:r>
      <w:r w:rsidRPr="007A06F5">
        <w:rPr>
          <w:highlight w:val="green"/>
          <w:lang w:val="la-Latn"/>
        </w:rPr>
        <w:t>(</w:t>
      </w:r>
      <w:r w:rsidR="00360346" w:rsidRPr="007A06F5">
        <w:rPr>
          <w:highlight w:val="green"/>
          <w:lang w:val="la-Latn"/>
        </w:rPr>
        <w:t xml:space="preserve"> </w:t>
      </w:r>
      <w:r w:rsidR="00E9104F" w:rsidRPr="007A06F5">
        <w:rPr>
          <w:highlight w:val="green"/>
          <w:lang w:val="la-Latn"/>
        </w:rPr>
        <w:t xml:space="preserve">.) </w:t>
      </w:r>
    </w:p>
    <w:p w14:paraId="221255E0" w14:textId="04544249" w:rsidR="00F53A7C" w:rsidRPr="007A06F5" w:rsidRDefault="00E9104F" w:rsidP="00E9104F">
      <w:pPr>
        <w:pStyle w:val="Normlnweb"/>
        <w:ind w:left="720"/>
        <w:rPr>
          <w:highlight w:val="green"/>
          <w:lang w:val="la-Latn"/>
        </w:rPr>
      </w:pPr>
      <w:r w:rsidRPr="007A06F5">
        <w:rPr>
          <w:highlight w:val="green"/>
          <w:lang w:val="la-Latn"/>
        </w:rPr>
        <w:lastRenderedPageBreak/>
        <w:t xml:space="preserve">(C) Et post haec </w:t>
      </w:r>
      <w:r w:rsidR="00F53A7C" w:rsidRPr="007A06F5">
        <w:rPr>
          <w:highlight w:val="green"/>
          <w:lang w:val="la-Latn"/>
        </w:rPr>
        <w:t>omnia lecta</w:t>
      </w:r>
      <w:r w:rsidRPr="007A06F5">
        <w:rPr>
          <w:highlight w:val="green"/>
          <w:lang w:val="la-Latn"/>
        </w:rPr>
        <w:t>.</w:t>
      </w:r>
    </w:p>
    <w:p w14:paraId="1C72F822" w14:textId="68852AB7" w:rsidR="00F53A7C" w:rsidRPr="007A06F5" w:rsidRDefault="00F53A7C" w:rsidP="00FE3F3C">
      <w:pPr>
        <w:pStyle w:val="Normlnweb"/>
        <w:numPr>
          <w:ilvl w:val="0"/>
          <w:numId w:val="52"/>
        </w:numPr>
        <w:rPr>
          <w:highlight w:val="green"/>
          <w:lang w:val="la-Latn"/>
        </w:rPr>
      </w:pPr>
      <w:r w:rsidRPr="007A06F5">
        <w:rPr>
          <w:highlight w:val="green"/>
          <w:lang w:val="la-Latn"/>
        </w:rPr>
        <w:t>Monemus fidelitatem vestram</w:t>
      </w:r>
      <w:r w:rsidR="00360346" w:rsidRPr="007A06F5">
        <w:rPr>
          <w:highlight w:val="green"/>
          <w:lang w:val="la-Latn"/>
        </w:rPr>
        <w:t xml:space="preserve">, </w:t>
      </w:r>
      <w:r w:rsidRPr="007A06F5">
        <w:rPr>
          <w:highlight w:val="green"/>
          <w:lang w:val="la-Latn"/>
        </w:rPr>
        <w:t>ut haec</w:t>
      </w:r>
      <w:r w:rsidR="00D9225B" w:rsidRPr="007A06F5">
        <w:rPr>
          <w:highlight w:val="green"/>
          <w:lang w:val="la-Latn"/>
        </w:rPr>
        <w:t xml:space="preserve"> firmiter observetis et semper </w:t>
      </w:r>
      <w:r w:rsidRPr="007A06F5">
        <w:rPr>
          <w:highlight w:val="green"/>
          <w:lang w:val="la-Latn"/>
        </w:rPr>
        <w:t>sicut Dei et nostri dilecti fideles parati sitis</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Pr="007A06F5">
        <w:rPr>
          <w:highlight w:val="green"/>
          <w:lang w:val="la-Latn"/>
        </w:rPr>
        <w:t>si</w:t>
      </w:r>
      <w:r w:rsidR="00D9225B" w:rsidRPr="007A06F5">
        <w:rPr>
          <w:highlight w:val="green"/>
          <w:lang w:val="la-Latn"/>
        </w:rPr>
        <w:t xml:space="preserve"> necessitas nobis evenerit aut </w:t>
      </w:r>
      <w:r w:rsidRPr="007A06F5">
        <w:rPr>
          <w:highlight w:val="green"/>
          <w:lang w:val="la-Latn"/>
        </w:rPr>
        <w:t>contra paganos aut contra quoscumque alios</w:t>
      </w:r>
      <w:r w:rsidR="00360346" w:rsidRPr="007A06F5">
        <w:rPr>
          <w:highlight w:val="green"/>
          <w:lang w:val="la-Latn"/>
        </w:rPr>
        <w:t xml:space="preserve">, </w:t>
      </w:r>
      <w:r w:rsidRPr="007A06F5">
        <w:rPr>
          <w:highlight w:val="green"/>
          <w:lang w:val="la-Latn"/>
        </w:rPr>
        <w:t>ut statim</w:t>
      </w:r>
      <w:r w:rsidR="00360346" w:rsidRPr="007A06F5">
        <w:rPr>
          <w:highlight w:val="green"/>
          <w:lang w:val="la-Latn"/>
        </w:rPr>
        <w:t xml:space="preserve">, </w:t>
      </w:r>
      <w:r w:rsidR="00D9225B" w:rsidRPr="007A06F5">
        <w:rPr>
          <w:highlight w:val="green"/>
          <w:lang w:val="la-Latn"/>
        </w:rPr>
        <w:t xml:space="preserve">quando unicuique nuntius </w:t>
      </w:r>
      <w:r w:rsidRPr="007A06F5">
        <w:rPr>
          <w:highlight w:val="green"/>
          <w:lang w:val="la-Latn"/>
        </w:rPr>
        <w:t>venerit aut nobis necesse audierit</w:t>
      </w:r>
      <w:r w:rsidR="00360346" w:rsidRPr="007A06F5">
        <w:rPr>
          <w:highlight w:val="green"/>
          <w:lang w:val="la-Latn"/>
        </w:rPr>
        <w:t xml:space="preserve">, </w:t>
      </w:r>
      <w:r w:rsidRPr="007A06F5">
        <w:rPr>
          <w:highlight w:val="green"/>
          <w:lang w:val="la-Latn"/>
        </w:rPr>
        <w:t>sine ulla dilatione</w:t>
      </w:r>
      <w:r w:rsidR="00D9225B" w:rsidRPr="007A06F5">
        <w:rPr>
          <w:highlight w:val="green"/>
          <w:lang w:val="la-Latn"/>
        </w:rPr>
        <w:t xml:space="preserve"> hostiliter praeparatus in Dei </w:t>
      </w:r>
      <w:r w:rsidRPr="007A06F5">
        <w:rPr>
          <w:highlight w:val="green"/>
          <w:lang w:val="la-Latn"/>
        </w:rPr>
        <w:t>et nostrum servitium ad communem</w:t>
      </w:r>
      <w:r w:rsidR="00360346" w:rsidRPr="007A06F5">
        <w:rPr>
          <w:highlight w:val="green"/>
          <w:lang w:val="la-Latn"/>
        </w:rPr>
        <w:t xml:space="preserve"> </w:t>
      </w:r>
      <w:r w:rsidRPr="007A06F5">
        <w:rPr>
          <w:highlight w:val="green"/>
          <w:lang w:val="la-Latn"/>
        </w:rPr>
        <w:t>utilitatem possit movere et certissime nobis occurrere</w:t>
      </w:r>
      <w:r w:rsidR="008E2A6B" w:rsidRPr="007A06F5">
        <w:rPr>
          <w:highlight w:val="green"/>
          <w:lang w:val="la-Latn"/>
        </w:rPr>
        <w:t xml:space="preserve">. </w:t>
      </w:r>
      <w:r w:rsidRPr="007A06F5">
        <w:rPr>
          <w:highlight w:val="green"/>
          <w:lang w:val="la-Latn"/>
        </w:rPr>
        <w:t>Et volumus et expresse mandamus</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Pr="007A06F5">
        <w:rPr>
          <w:highlight w:val="green"/>
          <w:lang w:val="la-Latn"/>
        </w:rPr>
        <w:t>quicumque istis</w:t>
      </w:r>
      <w:r w:rsidR="00D9225B" w:rsidRPr="007A06F5">
        <w:rPr>
          <w:highlight w:val="green"/>
          <w:lang w:val="la-Latn"/>
        </w:rPr>
        <w:t xml:space="preserve"> temporibus </w:t>
      </w:r>
      <w:r w:rsidRPr="007A06F5">
        <w:rPr>
          <w:highlight w:val="green"/>
          <w:lang w:val="la-Latn"/>
        </w:rPr>
        <w:t>castella et firmitates et haias  sine nostro verbo fecerint</w:t>
      </w:r>
      <w:r w:rsidR="00360346" w:rsidRPr="007A06F5">
        <w:rPr>
          <w:highlight w:val="green"/>
          <w:lang w:val="la-Latn"/>
        </w:rPr>
        <w:t xml:space="preserve">, </w:t>
      </w:r>
      <w:r w:rsidR="00D9225B" w:rsidRPr="007A06F5">
        <w:rPr>
          <w:highlight w:val="green"/>
          <w:lang w:val="la-Latn"/>
        </w:rPr>
        <w:t xml:space="preserve">Kalendis Augusti omnes </w:t>
      </w:r>
      <w:r w:rsidRPr="007A06F5">
        <w:rPr>
          <w:highlight w:val="green"/>
          <w:lang w:val="la-Latn"/>
        </w:rPr>
        <w:t>tales firmitates disfactas habeant</w:t>
      </w:r>
      <w:r w:rsidR="008E2A6B" w:rsidRPr="007A06F5">
        <w:rPr>
          <w:highlight w:val="green"/>
          <w:lang w:val="la-Latn"/>
        </w:rPr>
        <w:t xml:space="preserve">; </w:t>
      </w:r>
      <w:r w:rsidRPr="007A06F5">
        <w:rPr>
          <w:highlight w:val="green"/>
          <w:lang w:val="la-Latn"/>
        </w:rPr>
        <w:t>quia vicini e</w:t>
      </w:r>
      <w:r w:rsidR="00D9225B" w:rsidRPr="007A06F5">
        <w:rPr>
          <w:highlight w:val="green"/>
          <w:lang w:val="la-Latn"/>
        </w:rPr>
        <w:t xml:space="preserve">t circummanentes exinde multas </w:t>
      </w:r>
      <w:r w:rsidRPr="007A06F5">
        <w:rPr>
          <w:highlight w:val="green"/>
          <w:lang w:val="la-Latn"/>
        </w:rPr>
        <w:t>depraedationes et impedimenta sustinent</w:t>
      </w:r>
      <w:r w:rsidR="008E2A6B" w:rsidRPr="007A06F5">
        <w:rPr>
          <w:highlight w:val="green"/>
          <w:lang w:val="la-Latn"/>
        </w:rPr>
        <w:t xml:space="preserve">. </w:t>
      </w:r>
      <w:r w:rsidRPr="007A06F5">
        <w:rPr>
          <w:highlight w:val="green"/>
          <w:lang w:val="la-Latn"/>
        </w:rPr>
        <w:t>Et qui eas disfacere non voluerint</w:t>
      </w:r>
      <w:r w:rsidR="00360346" w:rsidRPr="007A06F5">
        <w:rPr>
          <w:highlight w:val="green"/>
          <w:lang w:val="la-Latn"/>
        </w:rPr>
        <w:t xml:space="preserve">, </w:t>
      </w:r>
      <w:r w:rsidRPr="007A06F5">
        <w:rPr>
          <w:highlight w:val="green"/>
          <w:lang w:val="la-Latn"/>
        </w:rPr>
        <w:t>comites</w:t>
      </w:r>
      <w:r w:rsidR="00360346" w:rsidRPr="007A06F5">
        <w:rPr>
          <w:highlight w:val="green"/>
          <w:lang w:val="la-Latn"/>
        </w:rPr>
        <w:t xml:space="preserve">, </w:t>
      </w:r>
      <w:r w:rsidRPr="007A06F5">
        <w:rPr>
          <w:highlight w:val="green"/>
          <w:lang w:val="la-Latn"/>
        </w:rPr>
        <w:t>in quorum comitatibus factae sunt</w:t>
      </w:r>
      <w:r w:rsidR="00360346" w:rsidRPr="007A06F5">
        <w:rPr>
          <w:highlight w:val="green"/>
          <w:lang w:val="la-Latn"/>
        </w:rPr>
        <w:t xml:space="preserve">, </w:t>
      </w:r>
      <w:r w:rsidRPr="007A06F5">
        <w:rPr>
          <w:highlight w:val="green"/>
          <w:lang w:val="la-Latn"/>
        </w:rPr>
        <w:t>eas disfaciant</w:t>
      </w:r>
      <w:r w:rsidR="008E2A6B" w:rsidRPr="007A06F5">
        <w:rPr>
          <w:highlight w:val="green"/>
          <w:lang w:val="la-Latn"/>
        </w:rPr>
        <w:t xml:space="preserve">. </w:t>
      </w:r>
      <w:r w:rsidRPr="007A06F5">
        <w:rPr>
          <w:highlight w:val="green"/>
          <w:lang w:val="la-Latn"/>
        </w:rPr>
        <w:t>Et si aliquis eis contradixerit</w:t>
      </w:r>
      <w:r w:rsidR="00360346" w:rsidRPr="007A06F5">
        <w:rPr>
          <w:highlight w:val="green"/>
          <w:lang w:val="la-Latn"/>
        </w:rPr>
        <w:t xml:space="preserve">, </w:t>
      </w:r>
      <w:r w:rsidR="00D9225B" w:rsidRPr="007A06F5">
        <w:rPr>
          <w:highlight w:val="green"/>
          <w:lang w:val="la-Latn"/>
        </w:rPr>
        <w:t xml:space="preserve">ad </w:t>
      </w:r>
      <w:r w:rsidRPr="007A06F5">
        <w:rPr>
          <w:highlight w:val="green"/>
          <w:lang w:val="la-Latn"/>
        </w:rPr>
        <w:t>tempus nobis notum facere curent</w:t>
      </w:r>
      <w:r w:rsidR="008E2A6B" w:rsidRPr="007A06F5">
        <w:rPr>
          <w:highlight w:val="green"/>
          <w:lang w:val="la-Latn"/>
        </w:rPr>
        <w:t xml:space="preserve">. </w:t>
      </w:r>
      <w:r w:rsidRPr="007A06F5">
        <w:rPr>
          <w:highlight w:val="green"/>
          <w:lang w:val="la-Latn"/>
        </w:rPr>
        <w:t>Qui si hoc</w:t>
      </w:r>
      <w:r w:rsidR="00360346" w:rsidRPr="007A06F5">
        <w:rPr>
          <w:highlight w:val="green"/>
          <w:lang w:val="la-Latn"/>
        </w:rPr>
        <w:t xml:space="preserve">, </w:t>
      </w:r>
      <w:r w:rsidRPr="007A06F5">
        <w:rPr>
          <w:highlight w:val="green"/>
          <w:lang w:val="la-Latn"/>
        </w:rPr>
        <w:t>sicut mandamus</w:t>
      </w:r>
      <w:r w:rsidR="00360346" w:rsidRPr="007A06F5">
        <w:rPr>
          <w:highlight w:val="green"/>
          <w:lang w:val="la-Latn"/>
        </w:rPr>
        <w:t xml:space="preserve">, </w:t>
      </w:r>
      <w:r w:rsidR="00D9225B" w:rsidRPr="007A06F5">
        <w:rPr>
          <w:highlight w:val="green"/>
          <w:lang w:val="la-Latn"/>
        </w:rPr>
        <w:t>adimplere neglexe</w:t>
      </w:r>
      <w:r w:rsidRPr="007A06F5">
        <w:rPr>
          <w:highlight w:val="green"/>
          <w:lang w:val="la-Latn"/>
        </w:rPr>
        <w:t>rint</w:t>
      </w:r>
      <w:r w:rsidR="00360346" w:rsidRPr="007A06F5">
        <w:rPr>
          <w:highlight w:val="green"/>
          <w:lang w:val="la-Latn"/>
        </w:rPr>
        <w:t xml:space="preserve">, </w:t>
      </w:r>
      <w:r w:rsidRPr="007A06F5">
        <w:rPr>
          <w:highlight w:val="green"/>
          <w:lang w:val="la-Latn"/>
        </w:rPr>
        <w:t>sciant</w:t>
      </w:r>
      <w:r w:rsidR="00360346" w:rsidRPr="007A06F5">
        <w:rPr>
          <w:highlight w:val="green"/>
          <w:lang w:val="la-Latn"/>
        </w:rPr>
        <w:t xml:space="preserve">, </w:t>
      </w:r>
      <w:r w:rsidRPr="007A06F5">
        <w:rPr>
          <w:highlight w:val="green"/>
          <w:lang w:val="la-Latn"/>
        </w:rPr>
        <w:t>quia</w:t>
      </w:r>
      <w:r w:rsidR="00360346" w:rsidRPr="007A06F5">
        <w:rPr>
          <w:highlight w:val="green"/>
          <w:lang w:val="la-Latn"/>
        </w:rPr>
        <w:t xml:space="preserve">, </w:t>
      </w:r>
      <w:r w:rsidRPr="007A06F5">
        <w:rPr>
          <w:highlight w:val="green"/>
          <w:lang w:val="la-Latn"/>
        </w:rPr>
        <w:t>sicut in istis capitulis et capitularibus praedeces</w:t>
      </w:r>
      <w:r w:rsidR="00D9225B" w:rsidRPr="007A06F5">
        <w:rPr>
          <w:highlight w:val="green"/>
          <w:lang w:val="la-Latn"/>
        </w:rPr>
        <w:t xml:space="preserve">sorum nostrorum </w:t>
      </w:r>
      <w:r w:rsidRPr="007A06F5">
        <w:rPr>
          <w:highlight w:val="green"/>
          <w:lang w:val="la-Latn"/>
        </w:rPr>
        <w:t>continetur</w:t>
      </w:r>
      <w:r w:rsidR="00360346" w:rsidRPr="007A06F5">
        <w:rPr>
          <w:highlight w:val="green"/>
          <w:lang w:val="la-Latn"/>
        </w:rPr>
        <w:t xml:space="preserve">, </w:t>
      </w:r>
      <w:r w:rsidRPr="007A06F5">
        <w:rPr>
          <w:highlight w:val="green"/>
          <w:lang w:val="la-Latn"/>
        </w:rPr>
        <w:t>tales comites quaeremus et in illorum comitatibus constituemus</w:t>
      </w:r>
      <w:r w:rsidR="00360346" w:rsidRPr="007A06F5">
        <w:rPr>
          <w:highlight w:val="green"/>
          <w:lang w:val="la-Latn"/>
        </w:rPr>
        <w:t xml:space="preserve">, </w:t>
      </w:r>
      <w:r w:rsidR="00D9225B" w:rsidRPr="007A06F5">
        <w:rPr>
          <w:highlight w:val="green"/>
          <w:lang w:val="la-Latn"/>
        </w:rPr>
        <w:t xml:space="preserve">qui </w:t>
      </w:r>
      <w:r w:rsidRPr="007A06F5">
        <w:rPr>
          <w:highlight w:val="green"/>
          <w:lang w:val="la-Latn"/>
        </w:rPr>
        <w:t>nostrum mandatum facere velint et possint</w:t>
      </w:r>
      <w:r w:rsidR="008E2A6B" w:rsidRPr="007A06F5">
        <w:rPr>
          <w:highlight w:val="green"/>
          <w:lang w:val="la-Latn"/>
        </w:rPr>
        <w:t xml:space="preserve">. </w:t>
      </w:r>
    </w:p>
    <w:p w14:paraId="3DDDCCB1" w14:textId="57C4A311" w:rsidR="00F53A7C" w:rsidRPr="007A06F5" w:rsidRDefault="00F53A7C" w:rsidP="00FE3F3C">
      <w:pPr>
        <w:pStyle w:val="Normlnweb"/>
        <w:numPr>
          <w:ilvl w:val="0"/>
          <w:numId w:val="52"/>
        </w:numPr>
        <w:rPr>
          <w:highlight w:val="green"/>
          <w:lang w:val="la-Latn"/>
        </w:rPr>
      </w:pPr>
      <w:r w:rsidRPr="007A06F5">
        <w:rPr>
          <w:highlight w:val="green"/>
          <w:lang w:val="la-Latn"/>
        </w:rPr>
        <w:t>Et qui interpellatus est</w:t>
      </w:r>
      <w:r w:rsidR="00360346" w:rsidRPr="007A06F5">
        <w:rPr>
          <w:highlight w:val="green"/>
          <w:lang w:val="la-Latn"/>
        </w:rPr>
        <w:t xml:space="preserve">, </w:t>
      </w:r>
      <w:r w:rsidRPr="007A06F5">
        <w:rPr>
          <w:highlight w:val="green"/>
          <w:lang w:val="la-Latn"/>
        </w:rPr>
        <w:t>ut hic aliquam causam debeat diffinire</w:t>
      </w:r>
      <w:r w:rsidR="00360346" w:rsidRPr="007A06F5">
        <w:rPr>
          <w:highlight w:val="green"/>
          <w:lang w:val="la-Latn"/>
        </w:rPr>
        <w:t xml:space="preserve">, </w:t>
      </w:r>
      <w:r w:rsidR="00D9225B" w:rsidRPr="007A06F5">
        <w:rPr>
          <w:highlight w:val="green"/>
          <w:lang w:val="la-Latn"/>
        </w:rPr>
        <w:t>instet</w:t>
      </w:r>
      <w:r w:rsidR="00360346" w:rsidRPr="007A06F5">
        <w:rPr>
          <w:highlight w:val="green"/>
          <w:lang w:val="la-Latn"/>
        </w:rPr>
        <w:t xml:space="preserve">, </w:t>
      </w:r>
      <w:r w:rsidRPr="007A06F5">
        <w:rPr>
          <w:highlight w:val="green"/>
          <w:lang w:val="la-Latn"/>
        </w:rPr>
        <w:t>usquequo diffinita sit ratio</w:t>
      </w:r>
      <w:r w:rsidR="00360346" w:rsidRPr="007A06F5">
        <w:rPr>
          <w:highlight w:val="green"/>
          <w:lang w:val="la-Latn"/>
        </w:rPr>
        <w:t xml:space="preserve">, </w:t>
      </w:r>
      <w:r w:rsidRPr="007A06F5">
        <w:rPr>
          <w:highlight w:val="green"/>
          <w:lang w:val="la-Latn"/>
        </w:rPr>
        <w:t>de qua interpellatus habetur</w:t>
      </w:r>
      <w:r w:rsidR="008E2A6B" w:rsidRPr="007A06F5">
        <w:rPr>
          <w:highlight w:val="green"/>
          <w:lang w:val="la-Latn"/>
        </w:rPr>
        <w:t xml:space="preserve">. </w:t>
      </w:r>
      <w:r w:rsidR="00D9225B" w:rsidRPr="007A06F5">
        <w:rPr>
          <w:highlight w:val="green"/>
          <w:lang w:val="la-Latn"/>
        </w:rPr>
        <w:t xml:space="preserve">Et qui pro sua causa hic </w:t>
      </w:r>
      <w:r w:rsidRPr="007A06F5">
        <w:rPr>
          <w:highlight w:val="green"/>
          <w:lang w:val="la-Latn"/>
        </w:rPr>
        <w:t>demorandi habet necessitatem</w:t>
      </w:r>
      <w:r w:rsidR="00360346" w:rsidRPr="007A06F5">
        <w:rPr>
          <w:highlight w:val="green"/>
          <w:lang w:val="la-Latn"/>
        </w:rPr>
        <w:t xml:space="preserve">, </w:t>
      </w:r>
      <w:r w:rsidRPr="007A06F5">
        <w:rPr>
          <w:highlight w:val="green"/>
          <w:lang w:val="la-Latn"/>
        </w:rPr>
        <w:t>et ipse nobiscum stare poterit</w:t>
      </w:r>
      <w:r w:rsidR="00360346" w:rsidRPr="007A06F5">
        <w:rPr>
          <w:highlight w:val="green"/>
          <w:lang w:val="la-Latn"/>
        </w:rPr>
        <w:t xml:space="preserve">, </w:t>
      </w:r>
      <w:r w:rsidR="00D9225B" w:rsidRPr="007A06F5">
        <w:rPr>
          <w:highlight w:val="green"/>
          <w:lang w:val="la-Latn"/>
        </w:rPr>
        <w:t xml:space="preserve">quantum ei necessitas </w:t>
      </w:r>
      <w:r w:rsidRPr="007A06F5">
        <w:rPr>
          <w:highlight w:val="green"/>
          <w:lang w:val="la-Latn"/>
        </w:rPr>
        <w:t>fuerit</w:t>
      </w:r>
      <w:r w:rsidR="008E2A6B" w:rsidRPr="007A06F5">
        <w:rPr>
          <w:highlight w:val="green"/>
          <w:lang w:val="la-Latn"/>
        </w:rPr>
        <w:t xml:space="preserve">. </w:t>
      </w:r>
      <w:r w:rsidRPr="007A06F5">
        <w:rPr>
          <w:highlight w:val="green"/>
          <w:lang w:val="la-Latn"/>
        </w:rPr>
        <w:t>Sed et vassalli nostri cum tantis hominibus</w:t>
      </w:r>
      <w:r w:rsidR="00360346" w:rsidRPr="007A06F5">
        <w:rPr>
          <w:highlight w:val="green"/>
          <w:lang w:val="la-Latn"/>
        </w:rPr>
        <w:t xml:space="preserve">, </w:t>
      </w:r>
      <w:r w:rsidRPr="007A06F5">
        <w:rPr>
          <w:highlight w:val="green"/>
          <w:lang w:val="la-Latn"/>
        </w:rPr>
        <w:t>sicut eis commoditas fuerit</w:t>
      </w:r>
      <w:r w:rsidR="00360346" w:rsidRPr="007A06F5">
        <w:rPr>
          <w:highlight w:val="green"/>
          <w:lang w:val="la-Latn"/>
        </w:rPr>
        <w:t xml:space="preserve">, </w:t>
      </w:r>
      <w:r w:rsidR="00D9225B" w:rsidRPr="007A06F5">
        <w:rPr>
          <w:highlight w:val="green"/>
          <w:lang w:val="la-Latn"/>
        </w:rPr>
        <w:t>nobis</w:t>
      </w:r>
      <w:r w:rsidRPr="007A06F5">
        <w:rPr>
          <w:highlight w:val="green"/>
          <w:lang w:val="la-Latn"/>
        </w:rPr>
        <w:t>cum remaneant et nobiscum pergant</w:t>
      </w:r>
      <w:r w:rsidR="008E2A6B" w:rsidRPr="007A06F5">
        <w:rPr>
          <w:highlight w:val="green"/>
          <w:lang w:val="la-Latn"/>
        </w:rPr>
        <w:t xml:space="preserve">. </w:t>
      </w:r>
    </w:p>
    <w:p w14:paraId="798540D3" w14:textId="2DB0B54B" w:rsidR="00F53A7C" w:rsidRPr="007A06F5" w:rsidRDefault="00F53A7C" w:rsidP="00FE3F3C">
      <w:pPr>
        <w:pStyle w:val="Normlnweb"/>
        <w:numPr>
          <w:ilvl w:val="0"/>
          <w:numId w:val="52"/>
        </w:numPr>
        <w:rPr>
          <w:highlight w:val="green"/>
          <w:lang w:val="la-Latn"/>
        </w:rPr>
      </w:pPr>
      <w:r w:rsidRPr="007A06F5">
        <w:rPr>
          <w:highlight w:val="green"/>
          <w:lang w:val="la-Latn"/>
        </w:rPr>
        <w:t>Vos autem alii</w:t>
      </w:r>
      <w:r w:rsidR="00360346" w:rsidRPr="007A06F5">
        <w:rPr>
          <w:highlight w:val="green"/>
          <w:lang w:val="la-Latn"/>
        </w:rPr>
        <w:t xml:space="preserve">, </w:t>
      </w:r>
      <w:r w:rsidRPr="007A06F5">
        <w:rPr>
          <w:highlight w:val="green"/>
          <w:lang w:val="la-Latn"/>
        </w:rPr>
        <w:t>sed et ipsi</w:t>
      </w:r>
      <w:r w:rsidR="00360346" w:rsidRPr="007A06F5">
        <w:rPr>
          <w:highlight w:val="green"/>
          <w:lang w:val="la-Latn"/>
        </w:rPr>
        <w:t xml:space="preserve">, </w:t>
      </w:r>
      <w:r w:rsidRPr="007A06F5">
        <w:rPr>
          <w:highlight w:val="green"/>
          <w:lang w:val="la-Latn"/>
        </w:rPr>
        <w:t>qui nobiscum remanebunt</w:t>
      </w:r>
      <w:r w:rsidR="00360346" w:rsidRPr="007A06F5">
        <w:rPr>
          <w:highlight w:val="green"/>
          <w:lang w:val="la-Latn"/>
        </w:rPr>
        <w:t xml:space="preserve">, </w:t>
      </w:r>
      <w:r w:rsidR="00D9225B" w:rsidRPr="007A06F5">
        <w:rPr>
          <w:highlight w:val="green"/>
          <w:lang w:val="la-Latn"/>
        </w:rPr>
        <w:t xml:space="preserve">in eundo et in patria </w:t>
      </w:r>
      <w:r w:rsidRPr="007A06F5">
        <w:rPr>
          <w:highlight w:val="green"/>
          <w:lang w:val="la-Latn"/>
        </w:rPr>
        <w:t>remanendo et ad nos redeundo pacem a nobis co</w:t>
      </w:r>
      <w:r w:rsidR="00D9225B" w:rsidRPr="007A06F5">
        <w:rPr>
          <w:highlight w:val="green"/>
          <w:lang w:val="la-Latn"/>
        </w:rPr>
        <w:t xml:space="preserve">mmuniter confirmatam servantes </w:t>
      </w:r>
      <w:r w:rsidRPr="007A06F5">
        <w:rPr>
          <w:highlight w:val="green"/>
          <w:lang w:val="la-Latn"/>
        </w:rPr>
        <w:t>ite cum Dei et nostra gratia</w:t>
      </w:r>
      <w:r w:rsidR="008E2A6B" w:rsidRPr="007A06F5">
        <w:rPr>
          <w:highlight w:val="green"/>
          <w:lang w:val="la-Latn"/>
        </w:rPr>
        <w:t xml:space="preserve">. </w:t>
      </w:r>
      <w:r w:rsidRPr="007A06F5">
        <w:rPr>
          <w:highlight w:val="green"/>
          <w:lang w:val="la-Latn"/>
        </w:rPr>
        <w:t>Et Deus nobis concedat</w:t>
      </w:r>
      <w:r w:rsidR="00360346" w:rsidRPr="007A06F5">
        <w:rPr>
          <w:highlight w:val="green"/>
          <w:lang w:val="la-Latn"/>
        </w:rPr>
        <w:t xml:space="preserve">, </w:t>
      </w:r>
      <w:r w:rsidR="00D9225B" w:rsidRPr="007A06F5">
        <w:rPr>
          <w:highlight w:val="green"/>
          <w:lang w:val="la-Latn"/>
        </w:rPr>
        <w:t xml:space="preserve">ut cito et per plures </w:t>
      </w:r>
      <w:r w:rsidRPr="007A06F5">
        <w:rPr>
          <w:highlight w:val="green"/>
          <w:lang w:val="la-Latn"/>
        </w:rPr>
        <w:t>annos sani et laeti nos invicem videamus et de Dei su</w:t>
      </w:r>
      <w:r w:rsidR="00D9225B" w:rsidRPr="007A06F5">
        <w:rPr>
          <w:highlight w:val="green"/>
          <w:lang w:val="la-Latn"/>
        </w:rPr>
        <w:t xml:space="preserve">per nos misericordia et gratia  </w:t>
      </w:r>
      <w:r w:rsidRPr="007A06F5">
        <w:rPr>
          <w:highlight w:val="green"/>
          <w:lang w:val="la-Latn"/>
        </w:rPr>
        <w:t>gaudeamus</w:t>
      </w:r>
      <w:r w:rsidR="008E2A6B" w:rsidRPr="007A06F5">
        <w:rPr>
          <w:highlight w:val="green"/>
          <w:lang w:val="la-Latn"/>
        </w:rPr>
        <w:t xml:space="preserve">. </w:t>
      </w:r>
      <w:r w:rsidRPr="007A06F5">
        <w:rPr>
          <w:highlight w:val="green"/>
          <w:lang w:val="la-Latn"/>
        </w:rPr>
        <w:t>/</w:t>
      </w:r>
    </w:p>
    <w:p w14:paraId="037A8B7E" w14:textId="77777777" w:rsidR="00BA5266" w:rsidRPr="007A06F5" w:rsidRDefault="00BA5266" w:rsidP="00450DB4">
      <w:pPr>
        <w:spacing w:after="120" w:line="240" w:lineRule="auto"/>
        <w:rPr>
          <w:rFonts w:ascii="Times New Roman" w:hAnsi="Times New Roman" w:cs="Times New Roman"/>
          <w:lang w:val="la-Latn"/>
        </w:rPr>
      </w:pPr>
    </w:p>
    <w:p w14:paraId="0F460D82"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03" w:name="_Toc194615238"/>
      <w:r w:rsidRPr="007A06F5">
        <w:rPr>
          <w:rFonts w:ascii="Times New Roman" w:hAnsi="Times New Roman" w:cs="Times New Roman"/>
          <w:b/>
          <w:color w:val="000000" w:themeColor="text1"/>
          <w:sz w:val="28"/>
          <w:szCs w:val="28"/>
          <w:lang w:val="la-Latn"/>
        </w:rPr>
        <w:t xml:space="preserve">Karolomanni capitulare Vernense (a. 884), Inskription (aufgrund der Einleitung formuliert), cc. 2, 3, 5, 6, 8-14, </w:t>
      </w:r>
      <w:r w:rsidR="00BA5266" w:rsidRPr="007A06F5">
        <w:rPr>
          <w:rFonts w:ascii="Times New Roman" w:hAnsi="Times New Roman" w:cs="Times New Roman"/>
          <w:b/>
          <w:color w:val="000000" w:themeColor="text1"/>
          <w:sz w:val="28"/>
          <w:szCs w:val="28"/>
          <w:lang w:val="la-Latn"/>
        </w:rPr>
        <w:t>302r-304v</w:t>
      </w:r>
      <w:bookmarkEnd w:id="403"/>
    </w:p>
    <w:p w14:paraId="0D80F891" w14:textId="6868FAA5"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LII-LVII - Karolomanni capitulare Vernense (a. 884), Inskription (aufgrund der Einleitung formuliert), cc. 2, 3, 5, 6, 8-14: Karlomannus gratia dei rex ad pallatium vernis, anno dominice incarnationis DCCCLXXXIIII autem regni sui</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indictione II mense martio hęc capitulas constituit. Decernimus igitur vt omnes in palacio nostro - et racionabiliter corrigantur (MGH Capit. 2, Nr. 287, S. 371 Z. 18-22, S. 372 Z. 30-42; S. 373 Z. 12-33; S. 374 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 375 Z. 20); cc. 5, 6, 8-10 unter LIIII,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unter LV zusammengefaßt.</w:t>
      </w:r>
    </w:p>
    <w:p w14:paraId="767AE49D" w14:textId="3DE648E3" w:rsidR="00914A37" w:rsidRPr="007A06F5" w:rsidRDefault="00914A37" w:rsidP="00914A37">
      <w:pPr>
        <w:pStyle w:val="Normlnweb"/>
        <w:rPr>
          <w:highlight w:val="green"/>
          <w:lang w:val="la-Latn"/>
        </w:rPr>
      </w:pPr>
      <w:r w:rsidRPr="007A06F5">
        <w:rPr>
          <w:highlight w:val="green"/>
          <w:lang w:val="la-Latn"/>
        </w:rPr>
        <w:t>In a nomine sanctae et individuae trinitatis</w:t>
      </w:r>
      <w:r w:rsidRPr="007A06F5">
        <w:rPr>
          <w:lang w:val="la-Latn"/>
        </w:rPr>
        <w:t xml:space="preserve"> </w:t>
      </w:r>
      <w:r w:rsidR="00576297" w:rsidRPr="007A06F5">
        <w:rPr>
          <w:lang w:val="la-Latn"/>
        </w:rPr>
        <w:t xml:space="preserve">Karlomannus gratia Dei rex </w:t>
      </w:r>
      <w:r w:rsidR="00576297" w:rsidRPr="007A06F5">
        <w:rPr>
          <w:highlight w:val="green"/>
          <w:lang w:val="la-Latn"/>
        </w:rPr>
        <w:t>om</w:t>
      </w:r>
      <w:r w:rsidRPr="007A06F5">
        <w:rPr>
          <w:highlight w:val="green"/>
          <w:lang w:val="la-Latn"/>
        </w:rPr>
        <w:t>nibus</w:t>
      </w:r>
      <w:r w:rsidR="00360346" w:rsidRPr="007A06F5">
        <w:rPr>
          <w:highlight w:val="green"/>
          <w:lang w:val="la-Latn"/>
        </w:rPr>
        <w:t xml:space="preserve"> </w:t>
      </w:r>
      <w:r w:rsidRPr="007A06F5">
        <w:rPr>
          <w:highlight w:val="green"/>
          <w:lang w:val="la-Latn"/>
        </w:rPr>
        <w:t>venerabilibus episcopis</w:t>
      </w:r>
      <w:r w:rsidR="00360346" w:rsidRPr="007A06F5">
        <w:rPr>
          <w:highlight w:val="green"/>
          <w:lang w:val="la-Latn"/>
        </w:rPr>
        <w:t xml:space="preserve">, </w:t>
      </w:r>
      <w:r w:rsidRPr="007A06F5">
        <w:rPr>
          <w:highlight w:val="green"/>
          <w:lang w:val="la-Latn"/>
        </w:rPr>
        <w:t>abbatibus</w:t>
      </w:r>
      <w:r w:rsidR="00360346" w:rsidRPr="007A06F5">
        <w:rPr>
          <w:highlight w:val="green"/>
          <w:lang w:val="la-Latn"/>
        </w:rPr>
        <w:t xml:space="preserve">, </w:t>
      </w:r>
      <w:r w:rsidRPr="007A06F5">
        <w:rPr>
          <w:highlight w:val="green"/>
          <w:lang w:val="la-Latn"/>
        </w:rPr>
        <w:t>comitibus</w:t>
      </w:r>
      <w:r w:rsidR="00360346" w:rsidRPr="007A06F5">
        <w:rPr>
          <w:highlight w:val="green"/>
          <w:lang w:val="la-Latn"/>
        </w:rPr>
        <w:t xml:space="preserve">, </w:t>
      </w:r>
      <w:r w:rsidR="00576297" w:rsidRPr="007A06F5">
        <w:rPr>
          <w:highlight w:val="green"/>
          <w:lang w:val="la-Latn"/>
        </w:rPr>
        <w:t xml:space="preserve">iudicibus omnibusque sanctae </w:t>
      </w:r>
      <w:r w:rsidRPr="007A06F5">
        <w:rPr>
          <w:highlight w:val="green"/>
          <w:lang w:val="la-Latn"/>
        </w:rPr>
        <w:t>Dei ecclesiae et nostris fidelibus</w:t>
      </w:r>
      <w:r w:rsidR="008E2A6B" w:rsidRPr="007A06F5">
        <w:rPr>
          <w:highlight w:val="green"/>
          <w:lang w:val="la-Latn"/>
        </w:rPr>
        <w:t xml:space="preserve">. </w:t>
      </w:r>
      <w:r w:rsidRPr="007A06F5">
        <w:rPr>
          <w:highlight w:val="green"/>
          <w:lang w:val="la-Latn"/>
        </w:rPr>
        <w:t>Cum</w:t>
      </w:r>
      <w:r w:rsidR="00360346" w:rsidRPr="007A06F5">
        <w:rPr>
          <w:lang w:val="la-Latn"/>
        </w:rPr>
        <w:t xml:space="preserve"> </w:t>
      </w:r>
      <w:r w:rsidRPr="007A06F5">
        <w:rPr>
          <w:lang w:val="la-Latn"/>
        </w:rPr>
        <w:t>ad pal</w:t>
      </w:r>
      <w:r w:rsidR="00576297" w:rsidRPr="007A06F5">
        <w:rPr>
          <w:lang w:val="la-Latn"/>
        </w:rPr>
        <w:t>atium Vernis anno dominicae in</w:t>
      </w:r>
      <w:r w:rsidRPr="007A06F5">
        <w:rPr>
          <w:lang w:val="la-Latn"/>
        </w:rPr>
        <w:t>carnationis DCCCLXXXIV</w:t>
      </w:r>
      <w:r w:rsidR="00360346" w:rsidRPr="007A06F5">
        <w:rPr>
          <w:lang w:val="la-Latn"/>
        </w:rPr>
        <w:t xml:space="preserve">, </w:t>
      </w:r>
      <w:r w:rsidRPr="007A06F5">
        <w:rPr>
          <w:lang w:val="la-Latn"/>
        </w:rPr>
        <w:t>anno autem regni nostri</w:t>
      </w:r>
      <w:r w:rsidR="00360346" w:rsidRPr="007A06F5">
        <w:rPr>
          <w:lang w:val="la-Latn"/>
        </w:rPr>
        <w:t xml:space="preserve"> </w:t>
      </w:r>
      <w:r w:rsidRPr="007A06F5">
        <w:rPr>
          <w:lang w:val="la-Latn"/>
        </w:rPr>
        <w:t>quinto</w:t>
      </w:r>
      <w:r w:rsidR="00360346" w:rsidRPr="007A06F5">
        <w:rPr>
          <w:lang w:val="la-Latn"/>
        </w:rPr>
        <w:t xml:space="preserve">, </w:t>
      </w:r>
      <w:r w:rsidRPr="007A06F5">
        <w:rPr>
          <w:lang w:val="la-Latn"/>
        </w:rPr>
        <w:t>indictione secunda</w:t>
      </w:r>
      <w:r w:rsidR="00360346" w:rsidRPr="007A06F5">
        <w:rPr>
          <w:lang w:val="la-Latn"/>
        </w:rPr>
        <w:t xml:space="preserve">, </w:t>
      </w:r>
      <w:r w:rsidRPr="007A06F5">
        <w:rPr>
          <w:lang w:val="la-Latn"/>
        </w:rPr>
        <w:t xml:space="preserve">mense Martio </w:t>
      </w:r>
      <w:r w:rsidRPr="007A06F5">
        <w:rPr>
          <w:highlight w:val="green"/>
          <w:lang w:val="la-Latn"/>
        </w:rPr>
        <w:t>convenissemus</w:t>
      </w:r>
      <w:r w:rsidR="00360346" w:rsidRPr="007A06F5">
        <w:rPr>
          <w:highlight w:val="green"/>
          <w:lang w:val="la-Latn"/>
        </w:rPr>
        <w:t xml:space="preserve"> </w:t>
      </w:r>
      <w:r w:rsidRPr="007A06F5">
        <w:rPr>
          <w:highlight w:val="green"/>
          <w:lang w:val="la-Latn"/>
        </w:rPr>
        <w:t>et pars fidelium nostrorum nobiscum</w:t>
      </w:r>
      <w:r w:rsidR="00360346" w:rsidRPr="007A06F5">
        <w:rPr>
          <w:highlight w:val="green"/>
          <w:lang w:val="la-Latn"/>
        </w:rPr>
        <w:t xml:space="preserve">, </w:t>
      </w:r>
      <w:r w:rsidRPr="007A06F5">
        <w:rPr>
          <w:highlight w:val="green"/>
          <w:lang w:val="la-Latn"/>
        </w:rPr>
        <w:t>placuit</w:t>
      </w:r>
      <w:r w:rsidR="00360346" w:rsidRPr="007A06F5">
        <w:rPr>
          <w:highlight w:val="green"/>
          <w:lang w:val="la-Latn"/>
        </w:rPr>
        <w:t xml:space="preserve">, </w:t>
      </w:r>
      <w:r w:rsidR="00576297" w:rsidRPr="007A06F5">
        <w:rPr>
          <w:highlight w:val="green"/>
          <w:lang w:val="la-Latn"/>
        </w:rPr>
        <w:t>ut quae</w:t>
      </w:r>
      <w:r w:rsidRPr="007A06F5">
        <w:rPr>
          <w:highlight w:val="green"/>
          <w:lang w:val="la-Latn"/>
        </w:rPr>
        <w:t>dam statuta sacrorum canonum necnon quaedam c</w:t>
      </w:r>
      <w:r w:rsidR="00576297" w:rsidRPr="007A06F5">
        <w:rPr>
          <w:highlight w:val="green"/>
          <w:lang w:val="la-Latn"/>
        </w:rPr>
        <w:t xml:space="preserve">apitula antecessorum nostrorum </w:t>
      </w:r>
      <w:r w:rsidRPr="007A06F5">
        <w:rPr>
          <w:highlight w:val="green"/>
          <w:lang w:val="la-Latn"/>
        </w:rPr>
        <w:t>renovarentur</w:t>
      </w:r>
      <w:r w:rsidR="008E2A6B" w:rsidRPr="007A06F5">
        <w:rPr>
          <w:highlight w:val="green"/>
          <w:lang w:val="la-Latn"/>
        </w:rPr>
        <w:t xml:space="preserve">; </w:t>
      </w:r>
      <w:r w:rsidRPr="007A06F5">
        <w:rPr>
          <w:highlight w:val="green"/>
          <w:lang w:val="la-Latn"/>
        </w:rPr>
        <w:t>quia graviter et moleste ferimus</w:t>
      </w:r>
      <w:r w:rsidR="00360346" w:rsidRPr="007A06F5">
        <w:rPr>
          <w:highlight w:val="green"/>
          <w:lang w:val="la-Latn"/>
        </w:rPr>
        <w:t xml:space="preserve">, </w:t>
      </w:r>
      <w:r w:rsidRPr="007A06F5">
        <w:rPr>
          <w:highlight w:val="green"/>
          <w:lang w:val="la-Latn"/>
        </w:rPr>
        <w:t>quod pecc</w:t>
      </w:r>
      <w:r w:rsidR="00576297" w:rsidRPr="007A06F5">
        <w:rPr>
          <w:highlight w:val="green"/>
          <w:lang w:val="la-Latn"/>
        </w:rPr>
        <w:t xml:space="preserve">atis impedientibus et malitiis </w:t>
      </w:r>
      <w:r w:rsidRPr="007A06F5">
        <w:rPr>
          <w:highlight w:val="green"/>
          <w:lang w:val="la-Latn"/>
        </w:rPr>
        <w:t>perversorum hominum exuberantibus ultra modum vilescunt atque pene</w:t>
      </w:r>
      <w:r w:rsidR="00576297" w:rsidRPr="007A06F5">
        <w:rPr>
          <w:highlight w:val="green"/>
          <w:lang w:val="la-Latn"/>
        </w:rPr>
        <w:t xml:space="preserve"> adnullata </w:t>
      </w:r>
      <w:r w:rsidRPr="007A06F5">
        <w:rPr>
          <w:highlight w:val="green"/>
          <w:lang w:val="la-Latn"/>
        </w:rPr>
        <w:t>existunt</w:t>
      </w:r>
      <w:r w:rsidR="00360346" w:rsidRPr="007A06F5">
        <w:rPr>
          <w:highlight w:val="green"/>
          <w:lang w:val="la-Latn"/>
        </w:rPr>
        <w:t xml:space="preserve">, </w:t>
      </w:r>
      <w:r w:rsidRPr="007A06F5">
        <w:rPr>
          <w:highlight w:val="green"/>
          <w:lang w:val="la-Latn"/>
        </w:rPr>
        <w:t>praecipue illa</w:t>
      </w:r>
      <w:r w:rsidR="00360346" w:rsidRPr="007A06F5">
        <w:rPr>
          <w:highlight w:val="green"/>
          <w:lang w:val="la-Latn"/>
        </w:rPr>
        <w:t xml:space="preserve">, </w:t>
      </w:r>
      <w:r w:rsidRPr="007A06F5">
        <w:rPr>
          <w:highlight w:val="green"/>
          <w:lang w:val="la-Latn"/>
        </w:rPr>
        <w:t>quae contra malum rapinae et de</w:t>
      </w:r>
      <w:r w:rsidR="00576297" w:rsidRPr="007A06F5">
        <w:rPr>
          <w:highlight w:val="green"/>
          <w:lang w:val="la-Latn"/>
        </w:rPr>
        <w:t>praedationis a sanctis patri</w:t>
      </w:r>
      <w:r w:rsidRPr="007A06F5">
        <w:rPr>
          <w:highlight w:val="green"/>
          <w:lang w:val="la-Latn"/>
        </w:rPr>
        <w:t xml:space="preserve">bus sunt promulgata et a christianissimis regibus </w:t>
      </w:r>
      <w:r w:rsidR="00524CAA" w:rsidRPr="00524CAA">
        <w:rPr>
          <w:b/>
          <w:highlight w:val="green"/>
          <w:lang w:val="la-Latn"/>
        </w:rPr>
        <w:t>auctorit</w:t>
      </w:r>
      <w:r w:rsidRPr="007A06F5">
        <w:rPr>
          <w:highlight w:val="green"/>
          <w:lang w:val="la-Latn"/>
        </w:rPr>
        <w:t>ate regia confirmata</w:t>
      </w:r>
      <w:r w:rsidR="008E2A6B" w:rsidRPr="007A06F5">
        <w:rPr>
          <w:highlight w:val="green"/>
          <w:lang w:val="la-Latn"/>
        </w:rPr>
        <w:t xml:space="preserve">. </w:t>
      </w:r>
      <w:r w:rsidR="00576297" w:rsidRPr="007A06F5">
        <w:rPr>
          <w:highlight w:val="green"/>
          <w:lang w:val="la-Latn"/>
        </w:rPr>
        <w:t>Siqui</w:t>
      </w:r>
      <w:r w:rsidRPr="007A06F5">
        <w:rPr>
          <w:highlight w:val="green"/>
          <w:lang w:val="la-Latn"/>
        </w:rPr>
        <w:t>dem ita passim longe lateque hoc venenum diffusum et dispersum est</w:t>
      </w:r>
      <w:r w:rsidR="00360346" w:rsidRPr="007A06F5">
        <w:rPr>
          <w:highlight w:val="green"/>
          <w:lang w:val="la-Latn"/>
        </w:rPr>
        <w:t xml:space="preserve">, </w:t>
      </w:r>
      <w:r w:rsidR="00576297" w:rsidRPr="007A06F5">
        <w:rPr>
          <w:highlight w:val="green"/>
          <w:lang w:val="la-Latn"/>
        </w:rPr>
        <w:t xml:space="preserve">ut quasi libere </w:t>
      </w:r>
      <w:r w:rsidRPr="007A06F5">
        <w:rPr>
          <w:highlight w:val="green"/>
          <w:lang w:val="la-Latn"/>
        </w:rPr>
        <w:t>iam male abutantur omnes infecti et corrupti corpore e</w:t>
      </w:r>
      <w:r w:rsidR="00576297" w:rsidRPr="007A06F5">
        <w:rPr>
          <w:highlight w:val="green"/>
          <w:lang w:val="la-Latn"/>
        </w:rPr>
        <w:t xml:space="preserve">t anima hoc tam sceleratissimo </w:t>
      </w:r>
      <w:r w:rsidRPr="007A06F5">
        <w:rPr>
          <w:highlight w:val="green"/>
          <w:lang w:val="la-Latn"/>
        </w:rPr>
        <w:t>atque mortifero morbo non recogitantes hoc</w:t>
      </w:r>
      <w:r w:rsidR="00360346" w:rsidRPr="007A06F5">
        <w:rPr>
          <w:highlight w:val="green"/>
          <w:lang w:val="la-Latn"/>
        </w:rPr>
        <w:t xml:space="preserve">, </w:t>
      </w:r>
      <w:r w:rsidRPr="007A06F5">
        <w:rPr>
          <w:highlight w:val="green"/>
          <w:lang w:val="la-Latn"/>
        </w:rPr>
        <w:t>quod Paulus dicit</w:t>
      </w:r>
      <w:r w:rsidR="00360346" w:rsidRPr="007A06F5">
        <w:rPr>
          <w:highlight w:val="green"/>
          <w:lang w:val="la-Latn"/>
        </w:rPr>
        <w:t xml:space="preserve">, </w:t>
      </w:r>
      <w:r w:rsidR="00576297" w:rsidRPr="007A06F5">
        <w:rPr>
          <w:highlight w:val="green"/>
          <w:lang w:val="la-Latn"/>
        </w:rPr>
        <w:t xml:space="preserve">immo Deus omni </w:t>
      </w:r>
      <w:r w:rsidRPr="007A06F5">
        <w:rPr>
          <w:highlight w:val="green"/>
          <w:lang w:val="la-Latn"/>
        </w:rPr>
        <w:t>potens per ipsum</w:t>
      </w:r>
      <w:r w:rsidR="00D9225B" w:rsidRPr="007A06F5">
        <w:rPr>
          <w:highlight w:val="green"/>
          <w:lang w:val="la-Latn"/>
        </w:rPr>
        <w:t xml:space="preserve">: </w:t>
      </w:r>
      <w:r w:rsidR="00AE7CDC" w:rsidRPr="007A06F5">
        <w:rPr>
          <w:highlight w:val="green"/>
          <w:lang w:val="la-Latn"/>
        </w:rPr>
        <w:t>'</w:t>
      </w:r>
      <w:r w:rsidRPr="007A06F5">
        <w:rPr>
          <w:highlight w:val="green"/>
          <w:lang w:val="la-Latn"/>
        </w:rPr>
        <w:t xml:space="preserve">Rapaces </w:t>
      </w:r>
      <w:r w:rsidR="00576297" w:rsidRPr="007A06F5">
        <w:rPr>
          <w:highlight w:val="green"/>
          <w:lang w:val="la-Latn"/>
        </w:rPr>
        <w:t>regnum Dei non possidebunt</w:t>
      </w:r>
      <w:r w:rsidRPr="007A06F5">
        <w:rPr>
          <w:highlight w:val="green"/>
          <w:lang w:val="la-Latn"/>
        </w:rPr>
        <w:t>', neque illud</w:t>
      </w:r>
      <w:r w:rsidR="00360346" w:rsidRPr="007A06F5">
        <w:rPr>
          <w:highlight w:val="green"/>
          <w:lang w:val="la-Latn"/>
        </w:rPr>
        <w:t xml:space="preserve">, </w:t>
      </w:r>
      <w:r w:rsidRPr="007A06F5">
        <w:rPr>
          <w:highlight w:val="green"/>
          <w:lang w:val="la-Latn"/>
        </w:rPr>
        <w:t>q</w:t>
      </w:r>
      <w:r w:rsidR="00576297" w:rsidRPr="007A06F5">
        <w:rPr>
          <w:highlight w:val="green"/>
          <w:lang w:val="la-Latn"/>
        </w:rPr>
        <w:t xml:space="preserve">uod alibi </w:t>
      </w:r>
      <w:r w:rsidRPr="007A06F5">
        <w:rPr>
          <w:highlight w:val="green"/>
          <w:lang w:val="la-Latn"/>
        </w:rPr>
        <w:t>apostolus ait</w:t>
      </w:r>
      <w:r w:rsidR="00360346" w:rsidRPr="007A06F5">
        <w:rPr>
          <w:highlight w:val="green"/>
          <w:lang w:val="la-Latn"/>
        </w:rPr>
        <w:t xml:space="preserve">, </w:t>
      </w:r>
      <w:r w:rsidRPr="007A06F5">
        <w:rPr>
          <w:highlight w:val="green"/>
          <w:lang w:val="la-Latn"/>
        </w:rPr>
        <w:t>quia</w:t>
      </w:r>
      <w:r w:rsidR="00360346" w:rsidRPr="007A06F5">
        <w:rPr>
          <w:highlight w:val="green"/>
          <w:lang w:val="la-Latn"/>
        </w:rPr>
        <w:t xml:space="preserve">, </w:t>
      </w:r>
      <w:r w:rsidRPr="007A06F5">
        <w:rPr>
          <w:highlight w:val="green"/>
          <w:lang w:val="la-Latn"/>
        </w:rPr>
        <w:t>si nosmetipsos comedimus et consumimus</w:t>
      </w:r>
      <w:r w:rsidR="00360346" w:rsidRPr="007A06F5">
        <w:rPr>
          <w:highlight w:val="green"/>
          <w:lang w:val="la-Latn"/>
        </w:rPr>
        <w:t xml:space="preserve">, </w:t>
      </w:r>
      <w:r w:rsidRPr="007A06F5">
        <w:rPr>
          <w:highlight w:val="green"/>
          <w:lang w:val="la-Latn"/>
        </w:rPr>
        <w:t>id est depraedamur</w:t>
      </w:r>
      <w:r w:rsidR="00360346" w:rsidRPr="007A06F5">
        <w:rPr>
          <w:highlight w:val="green"/>
          <w:lang w:val="la-Latn"/>
        </w:rPr>
        <w:t xml:space="preserve">, </w:t>
      </w:r>
      <w:r w:rsidRPr="007A06F5">
        <w:rPr>
          <w:highlight w:val="green"/>
          <w:lang w:val="la-Latn"/>
        </w:rPr>
        <w:t>cito deficiemus</w:t>
      </w:r>
      <w:r w:rsidR="008E2A6B" w:rsidRPr="007A06F5">
        <w:rPr>
          <w:highlight w:val="green"/>
          <w:lang w:val="la-Latn"/>
        </w:rPr>
        <w:t xml:space="preserve">. </w:t>
      </w:r>
      <w:r w:rsidRPr="007A06F5">
        <w:rPr>
          <w:highlight w:val="green"/>
          <w:lang w:val="la-Latn"/>
        </w:rPr>
        <w:t>Completur ergo in nobis</w:t>
      </w:r>
      <w:r w:rsidR="00360346" w:rsidRPr="007A06F5">
        <w:rPr>
          <w:highlight w:val="green"/>
          <w:lang w:val="la-Latn"/>
        </w:rPr>
        <w:t xml:space="preserve">, </w:t>
      </w:r>
      <w:r w:rsidRPr="007A06F5">
        <w:rPr>
          <w:highlight w:val="green"/>
          <w:lang w:val="la-Latn"/>
        </w:rPr>
        <w:t>immo per nos</w:t>
      </w:r>
      <w:r w:rsidR="00360346" w:rsidRPr="007A06F5">
        <w:rPr>
          <w:highlight w:val="green"/>
          <w:lang w:val="la-Latn"/>
        </w:rPr>
        <w:t xml:space="preserve">, </w:t>
      </w:r>
      <w:r w:rsidR="00576297" w:rsidRPr="007A06F5">
        <w:rPr>
          <w:highlight w:val="green"/>
          <w:lang w:val="la-Latn"/>
        </w:rPr>
        <w:t xml:space="preserve">quod omnipotens Deus per </w:t>
      </w:r>
      <w:r w:rsidRPr="007A06F5">
        <w:rPr>
          <w:highlight w:val="green"/>
          <w:lang w:val="la-Latn"/>
        </w:rPr>
        <w:t>Esaiam prophetam improperat dicens</w:t>
      </w:r>
      <w:r w:rsidR="00D9225B" w:rsidRPr="007A06F5">
        <w:rPr>
          <w:highlight w:val="green"/>
          <w:lang w:val="la-Latn"/>
        </w:rPr>
        <w:t xml:space="preserve">: </w:t>
      </w:r>
      <w:r w:rsidR="00AE7CDC" w:rsidRPr="007A06F5">
        <w:rPr>
          <w:highlight w:val="green"/>
          <w:lang w:val="la-Latn"/>
        </w:rPr>
        <w:lastRenderedPageBreak/>
        <w:t>'</w:t>
      </w:r>
      <w:r w:rsidRPr="007A06F5">
        <w:rPr>
          <w:highlight w:val="green"/>
          <w:lang w:val="la-Latn"/>
        </w:rPr>
        <w:t xml:space="preserve">Unusquisque </w:t>
      </w:r>
      <w:r w:rsidR="00576297" w:rsidRPr="007A06F5">
        <w:rPr>
          <w:highlight w:val="green"/>
          <w:lang w:val="la-Latn"/>
        </w:rPr>
        <w:t xml:space="preserve">carnem brachii sui vorabit', id </w:t>
      </w:r>
      <w:r w:rsidRPr="007A06F5">
        <w:rPr>
          <w:highlight w:val="green"/>
          <w:lang w:val="la-Latn"/>
        </w:rPr>
        <w:t>est substantiam fratris sui diripiet</w:t>
      </w:r>
      <w:r w:rsidR="008E2A6B" w:rsidRPr="007A06F5">
        <w:rPr>
          <w:highlight w:val="green"/>
          <w:lang w:val="la-Latn"/>
        </w:rPr>
        <w:t xml:space="preserve">. </w:t>
      </w:r>
      <w:r w:rsidRPr="007A06F5">
        <w:rPr>
          <w:highlight w:val="green"/>
          <w:lang w:val="la-Latn"/>
        </w:rPr>
        <w:t>Carnem enim br</w:t>
      </w:r>
      <w:r w:rsidR="00576297" w:rsidRPr="007A06F5">
        <w:rPr>
          <w:highlight w:val="green"/>
          <w:lang w:val="la-Latn"/>
        </w:rPr>
        <w:t xml:space="preserve">achii sui devorat et sanguinem </w:t>
      </w:r>
      <w:r w:rsidRPr="007A06F5">
        <w:rPr>
          <w:highlight w:val="green"/>
          <w:lang w:val="la-Latn"/>
        </w:rPr>
        <w:t>brachii sui bibit</w:t>
      </w:r>
      <w:r w:rsidR="00360346" w:rsidRPr="007A06F5">
        <w:rPr>
          <w:highlight w:val="green"/>
          <w:lang w:val="la-Latn"/>
        </w:rPr>
        <w:t xml:space="preserve">, </w:t>
      </w:r>
      <w:r w:rsidRPr="007A06F5">
        <w:rPr>
          <w:highlight w:val="green"/>
          <w:lang w:val="la-Latn"/>
        </w:rPr>
        <w:t>qui substantiam proximi sui tollit</w:t>
      </w:r>
      <w:r w:rsidR="00360346" w:rsidRPr="007A06F5">
        <w:rPr>
          <w:highlight w:val="green"/>
          <w:lang w:val="la-Latn"/>
        </w:rPr>
        <w:t xml:space="preserve">, </w:t>
      </w:r>
      <w:r w:rsidRPr="007A06F5">
        <w:rPr>
          <w:highlight w:val="green"/>
          <w:lang w:val="la-Latn"/>
        </w:rPr>
        <w:t>unde caro sustentari debuit</w:t>
      </w:r>
      <w:r w:rsidR="008E2A6B" w:rsidRPr="007A06F5">
        <w:rPr>
          <w:highlight w:val="green"/>
          <w:lang w:val="la-Latn"/>
        </w:rPr>
        <w:t xml:space="preserve">. </w:t>
      </w:r>
      <w:r w:rsidRPr="007A06F5">
        <w:rPr>
          <w:highlight w:val="green"/>
          <w:lang w:val="la-Latn"/>
        </w:rPr>
        <w:t>Non est autem mirum</w:t>
      </w:r>
      <w:r w:rsidR="00360346" w:rsidRPr="007A06F5">
        <w:rPr>
          <w:highlight w:val="green"/>
          <w:lang w:val="la-Latn"/>
        </w:rPr>
        <w:t xml:space="preserve">, </w:t>
      </w:r>
      <w:r w:rsidRPr="007A06F5">
        <w:rPr>
          <w:highlight w:val="green"/>
          <w:lang w:val="la-Latn"/>
        </w:rPr>
        <w:t>si pagani et exterae nationes nobis dominantur nobisque bon</w:t>
      </w:r>
      <w:r w:rsidR="00576297" w:rsidRPr="007A06F5">
        <w:rPr>
          <w:highlight w:val="green"/>
          <w:lang w:val="la-Latn"/>
        </w:rPr>
        <w:t xml:space="preserve">a </w:t>
      </w:r>
      <w:r w:rsidRPr="007A06F5">
        <w:rPr>
          <w:highlight w:val="green"/>
          <w:lang w:val="la-Latn"/>
        </w:rPr>
        <w:t>temporalia tollunt</w:t>
      </w:r>
      <w:r w:rsidR="00360346" w:rsidRPr="007A06F5">
        <w:rPr>
          <w:highlight w:val="green"/>
          <w:lang w:val="la-Latn"/>
        </w:rPr>
        <w:t xml:space="preserve">, </w:t>
      </w:r>
      <w:r w:rsidRPr="007A06F5">
        <w:rPr>
          <w:highlight w:val="green"/>
          <w:lang w:val="la-Latn"/>
        </w:rPr>
        <w:t>dum unusquisque proximo suo per vim tollit</w:t>
      </w:r>
      <w:r w:rsidR="00360346" w:rsidRPr="007A06F5">
        <w:rPr>
          <w:highlight w:val="green"/>
          <w:lang w:val="la-Latn"/>
        </w:rPr>
        <w:t xml:space="preserve">, </w:t>
      </w:r>
      <w:r w:rsidRPr="007A06F5">
        <w:rPr>
          <w:highlight w:val="green"/>
          <w:lang w:val="la-Latn"/>
        </w:rPr>
        <w:t>unde vivere debet</w:t>
      </w:r>
      <w:r w:rsidR="008E2A6B" w:rsidRPr="007A06F5">
        <w:rPr>
          <w:highlight w:val="green"/>
          <w:lang w:val="la-Latn"/>
        </w:rPr>
        <w:t xml:space="preserve">. </w:t>
      </w:r>
      <w:r w:rsidRPr="007A06F5">
        <w:rPr>
          <w:highlight w:val="green"/>
          <w:lang w:val="la-Latn"/>
        </w:rPr>
        <w:t>/ Ideo iuste convenit nobis illud</w:t>
      </w:r>
      <w:r w:rsidR="00360346" w:rsidRPr="007A06F5">
        <w:rPr>
          <w:highlight w:val="green"/>
          <w:lang w:val="la-Latn"/>
        </w:rPr>
        <w:t xml:space="preserve">, </w:t>
      </w:r>
      <w:r w:rsidRPr="007A06F5">
        <w:rPr>
          <w:highlight w:val="green"/>
          <w:lang w:val="la-Latn"/>
        </w:rPr>
        <w:t>quod omnipotens Deu</w:t>
      </w:r>
      <w:r w:rsidR="00576297" w:rsidRPr="007A06F5">
        <w:rPr>
          <w:highlight w:val="green"/>
          <w:lang w:val="la-Latn"/>
        </w:rPr>
        <w:t xml:space="preserve">s per Esaiam prophetam minatur </w:t>
      </w:r>
      <w:r w:rsidRPr="007A06F5">
        <w:rPr>
          <w:highlight w:val="green"/>
          <w:lang w:val="la-Latn"/>
        </w:rPr>
        <w:t>dicens</w:t>
      </w:r>
      <w:r w:rsidR="00D9225B" w:rsidRPr="007A06F5">
        <w:rPr>
          <w:highlight w:val="green"/>
          <w:lang w:val="la-Latn"/>
        </w:rPr>
        <w:t xml:space="preserve">: </w:t>
      </w:r>
      <w:r w:rsidR="00576297" w:rsidRPr="007A06F5">
        <w:rPr>
          <w:highlight w:val="green"/>
          <w:lang w:val="la-Latn"/>
        </w:rPr>
        <w:t>'</w:t>
      </w:r>
      <w:r w:rsidRPr="007A06F5">
        <w:rPr>
          <w:highlight w:val="green"/>
          <w:lang w:val="la-Latn"/>
        </w:rPr>
        <w:t>Vae qui praedaris</w:t>
      </w:r>
      <w:r w:rsidR="00360346" w:rsidRPr="007A06F5">
        <w:rPr>
          <w:highlight w:val="green"/>
          <w:lang w:val="la-Latn"/>
        </w:rPr>
        <w:t xml:space="preserve">, </w:t>
      </w:r>
      <w:r w:rsidR="00576297" w:rsidRPr="007A06F5">
        <w:rPr>
          <w:highlight w:val="green"/>
          <w:lang w:val="la-Latn"/>
        </w:rPr>
        <w:t>nonne et ipse praedaberis</w:t>
      </w:r>
      <w:r w:rsidRPr="007A06F5">
        <w:rPr>
          <w:highlight w:val="green"/>
          <w:lang w:val="la-Latn"/>
        </w:rPr>
        <w:t>?' Nos vero praedamur fratr</w:t>
      </w:r>
      <w:r w:rsidR="00576297" w:rsidRPr="007A06F5">
        <w:rPr>
          <w:highlight w:val="green"/>
          <w:lang w:val="la-Latn"/>
        </w:rPr>
        <w:t xml:space="preserve">es </w:t>
      </w:r>
      <w:r w:rsidRPr="007A06F5">
        <w:rPr>
          <w:highlight w:val="green"/>
          <w:lang w:val="la-Latn"/>
        </w:rPr>
        <w:t>nostros</w:t>
      </w:r>
      <w:r w:rsidR="00360346" w:rsidRPr="007A06F5">
        <w:rPr>
          <w:highlight w:val="green"/>
          <w:lang w:val="la-Latn"/>
        </w:rPr>
        <w:t xml:space="preserve">, </w:t>
      </w:r>
      <w:r w:rsidRPr="007A06F5">
        <w:rPr>
          <w:highlight w:val="green"/>
          <w:lang w:val="la-Latn"/>
        </w:rPr>
        <w:t>et idcirco pagani merito nos nostramque substantiam depraedantur</w:t>
      </w:r>
      <w:r w:rsidR="008E2A6B" w:rsidRPr="007A06F5">
        <w:rPr>
          <w:highlight w:val="green"/>
          <w:lang w:val="la-Latn"/>
        </w:rPr>
        <w:t xml:space="preserve">. </w:t>
      </w:r>
      <w:r w:rsidR="00576297" w:rsidRPr="007A06F5">
        <w:rPr>
          <w:highlight w:val="green"/>
          <w:lang w:val="la-Latn"/>
        </w:rPr>
        <w:t xml:space="preserve">Quomodo </w:t>
      </w:r>
      <w:r w:rsidRPr="007A06F5">
        <w:rPr>
          <w:highlight w:val="green"/>
          <w:lang w:val="la-Latn"/>
        </w:rPr>
        <w:t>igitur securi poterimus pergere contra inimicos sanctae Dei ecclesiae et nostros</w:t>
      </w:r>
      <w:r w:rsidR="00360346" w:rsidRPr="007A06F5">
        <w:rPr>
          <w:highlight w:val="green"/>
          <w:lang w:val="la-Latn"/>
        </w:rPr>
        <w:t xml:space="preserve">, </w:t>
      </w:r>
      <w:r w:rsidR="00576297" w:rsidRPr="007A06F5">
        <w:rPr>
          <w:highlight w:val="green"/>
          <w:lang w:val="la-Latn"/>
        </w:rPr>
        <w:t>cum '</w:t>
      </w:r>
      <w:r w:rsidRPr="007A06F5">
        <w:rPr>
          <w:highlight w:val="green"/>
          <w:lang w:val="la-Latn"/>
        </w:rPr>
        <w:t>rapina paup</w:t>
      </w:r>
      <w:r w:rsidR="00576297" w:rsidRPr="007A06F5">
        <w:rPr>
          <w:highlight w:val="green"/>
          <w:lang w:val="la-Latn"/>
        </w:rPr>
        <w:t>eris inclusa est in domo nostra</w:t>
      </w:r>
      <w:r w:rsidRPr="007A06F5">
        <w:rPr>
          <w:highlight w:val="green"/>
          <w:lang w:val="la-Latn"/>
        </w:rPr>
        <w:t>'? Et non solum domi reclusa est</w:t>
      </w:r>
      <w:r w:rsidR="00360346" w:rsidRPr="007A06F5">
        <w:rPr>
          <w:highlight w:val="green"/>
          <w:lang w:val="la-Latn"/>
        </w:rPr>
        <w:t xml:space="preserve">, </w:t>
      </w:r>
      <w:r w:rsidRPr="007A06F5">
        <w:rPr>
          <w:highlight w:val="green"/>
          <w:lang w:val="la-Latn"/>
        </w:rPr>
        <w:t>verum etiam plerumque evenit</w:t>
      </w:r>
      <w:r w:rsidR="00360346" w:rsidRPr="007A06F5">
        <w:rPr>
          <w:highlight w:val="green"/>
          <w:lang w:val="la-Latn"/>
        </w:rPr>
        <w:t xml:space="preserve">, </w:t>
      </w:r>
      <w:r w:rsidRPr="007A06F5">
        <w:rPr>
          <w:highlight w:val="green"/>
          <w:lang w:val="la-Latn"/>
        </w:rPr>
        <w:t>ut pleno ventre rapina in hostem quidam proficiscantur</w:t>
      </w:r>
      <w:r w:rsidR="008E2A6B" w:rsidRPr="007A06F5">
        <w:rPr>
          <w:highlight w:val="green"/>
          <w:lang w:val="la-Latn"/>
        </w:rPr>
        <w:t xml:space="preserve">. </w:t>
      </w:r>
      <w:r w:rsidRPr="007A06F5">
        <w:rPr>
          <w:highlight w:val="green"/>
          <w:lang w:val="la-Latn"/>
        </w:rPr>
        <w:t>Et quomodo poterimus inimicos nostros devincere</w:t>
      </w:r>
      <w:r w:rsidR="00360346" w:rsidRPr="007A06F5">
        <w:rPr>
          <w:highlight w:val="green"/>
          <w:lang w:val="la-Latn"/>
        </w:rPr>
        <w:t xml:space="preserve">, </w:t>
      </w:r>
      <w:r w:rsidRPr="007A06F5">
        <w:rPr>
          <w:highlight w:val="green"/>
          <w:lang w:val="la-Latn"/>
        </w:rPr>
        <w:t>cu</w:t>
      </w:r>
      <w:r w:rsidR="00576297" w:rsidRPr="007A06F5">
        <w:rPr>
          <w:highlight w:val="green"/>
          <w:lang w:val="la-Latn"/>
        </w:rPr>
        <w:t xml:space="preserve">m sanguis fratrum nostrorum ab </w:t>
      </w:r>
      <w:r w:rsidRPr="007A06F5">
        <w:rPr>
          <w:highlight w:val="green"/>
          <w:lang w:val="la-Latn"/>
        </w:rPr>
        <w:t>ore nostro distillat</w:t>
      </w:r>
      <w:r w:rsidR="00360346" w:rsidRPr="007A06F5">
        <w:rPr>
          <w:highlight w:val="green"/>
          <w:lang w:val="la-Latn"/>
        </w:rPr>
        <w:t xml:space="preserve">, </w:t>
      </w:r>
      <w:r w:rsidRPr="007A06F5">
        <w:rPr>
          <w:highlight w:val="green"/>
          <w:lang w:val="la-Latn"/>
        </w:rPr>
        <w:t>et manus nostrae plenae sunt sanguine et brachia pondere miseri</w:t>
      </w:r>
      <w:r w:rsidR="00576297" w:rsidRPr="007A06F5">
        <w:rPr>
          <w:highlight w:val="green"/>
          <w:lang w:val="la-Latn"/>
        </w:rPr>
        <w:t xml:space="preserve">a </w:t>
      </w:r>
      <w:r w:rsidRPr="007A06F5">
        <w:rPr>
          <w:highlight w:val="green"/>
          <w:lang w:val="la-Latn"/>
        </w:rPr>
        <w:t>rum et rapinarum gravantur totaque virtus animi corporisque debilitatur</w:t>
      </w:r>
      <w:r w:rsidR="00D9225B" w:rsidRPr="007A06F5">
        <w:rPr>
          <w:highlight w:val="green"/>
          <w:lang w:val="la-Latn"/>
        </w:rPr>
        <w:t xml:space="preserve">? </w:t>
      </w:r>
      <w:r w:rsidR="00576297" w:rsidRPr="007A06F5">
        <w:rPr>
          <w:highlight w:val="green"/>
          <w:lang w:val="la-Latn"/>
        </w:rPr>
        <w:t xml:space="preserve">Preces </w:t>
      </w:r>
      <w:r w:rsidRPr="007A06F5">
        <w:rPr>
          <w:highlight w:val="green"/>
          <w:lang w:val="la-Latn"/>
        </w:rPr>
        <w:t>nostrae a Deo non recipiuntur</w:t>
      </w:r>
      <w:r w:rsidR="00360346" w:rsidRPr="007A06F5">
        <w:rPr>
          <w:highlight w:val="green"/>
          <w:lang w:val="la-Latn"/>
        </w:rPr>
        <w:t xml:space="preserve">, </w:t>
      </w:r>
      <w:r w:rsidRPr="007A06F5">
        <w:rPr>
          <w:highlight w:val="green"/>
          <w:lang w:val="la-Latn"/>
        </w:rPr>
        <w:t>quia clamores et plor</w:t>
      </w:r>
      <w:r w:rsidR="00576297" w:rsidRPr="007A06F5">
        <w:rPr>
          <w:highlight w:val="green"/>
          <w:lang w:val="la-Latn"/>
        </w:rPr>
        <w:t xml:space="preserve">atus altaque suspiria pauperum </w:t>
      </w:r>
      <w:r w:rsidRPr="007A06F5">
        <w:rPr>
          <w:highlight w:val="green"/>
          <w:lang w:val="la-Latn"/>
        </w:rPr>
        <w:t>et orphanorum</w:t>
      </w:r>
      <w:r w:rsidR="00360346" w:rsidRPr="007A06F5">
        <w:rPr>
          <w:highlight w:val="green"/>
          <w:lang w:val="la-Latn"/>
        </w:rPr>
        <w:t xml:space="preserve">, </w:t>
      </w:r>
      <w:r w:rsidRPr="007A06F5">
        <w:rPr>
          <w:highlight w:val="green"/>
          <w:lang w:val="la-Latn"/>
        </w:rPr>
        <w:t>pupillorum atque viduarum prae</w:t>
      </w:r>
      <w:r w:rsidR="00576297" w:rsidRPr="007A06F5">
        <w:rPr>
          <w:highlight w:val="green"/>
          <w:lang w:val="la-Latn"/>
        </w:rPr>
        <w:t xml:space="preserve">occupant et praeveniunt preces </w:t>
      </w:r>
      <w:r w:rsidRPr="007A06F5">
        <w:rPr>
          <w:highlight w:val="green"/>
          <w:lang w:val="la-Latn"/>
        </w:rPr>
        <w:t>nostras</w:t>
      </w:r>
      <w:r w:rsidR="00360346" w:rsidRPr="007A06F5">
        <w:rPr>
          <w:highlight w:val="green"/>
          <w:lang w:val="la-Latn"/>
        </w:rPr>
        <w:t xml:space="preserve">, </w:t>
      </w:r>
      <w:r w:rsidRPr="007A06F5">
        <w:rPr>
          <w:highlight w:val="green"/>
          <w:lang w:val="la-Latn"/>
        </w:rPr>
        <w:t>quae crudis carnibus fratrum nostrorum gr</w:t>
      </w:r>
      <w:r w:rsidR="00576297" w:rsidRPr="007A06F5">
        <w:rPr>
          <w:highlight w:val="green"/>
          <w:lang w:val="la-Latn"/>
        </w:rPr>
        <w:t xml:space="preserve">avatae raucitudinem acceperunt </w:t>
      </w:r>
      <w:r w:rsidRPr="007A06F5">
        <w:rPr>
          <w:highlight w:val="green"/>
          <w:lang w:val="la-Latn"/>
        </w:rPr>
        <w:t>nullam sonoritatem virtutum habentes</w:t>
      </w:r>
      <w:r w:rsidR="008E2A6B" w:rsidRPr="007A06F5">
        <w:rPr>
          <w:highlight w:val="green"/>
          <w:lang w:val="la-Latn"/>
        </w:rPr>
        <w:t xml:space="preserve">. </w:t>
      </w:r>
      <w:r w:rsidRPr="007A06F5">
        <w:rPr>
          <w:highlight w:val="green"/>
          <w:lang w:val="la-Latn"/>
        </w:rPr>
        <w:t>Et sunt multi</w:t>
      </w:r>
      <w:r w:rsidR="00360346" w:rsidRPr="007A06F5">
        <w:rPr>
          <w:highlight w:val="green"/>
          <w:lang w:val="la-Latn"/>
        </w:rPr>
        <w:t xml:space="preserve">, </w:t>
      </w:r>
      <w:r w:rsidR="00576297" w:rsidRPr="007A06F5">
        <w:rPr>
          <w:highlight w:val="green"/>
          <w:lang w:val="la-Latn"/>
        </w:rPr>
        <w:t xml:space="preserve">qui ex ipsa rapina videntur </w:t>
      </w:r>
      <w:r w:rsidRPr="007A06F5">
        <w:rPr>
          <w:highlight w:val="green"/>
          <w:lang w:val="la-Latn"/>
        </w:rPr>
        <w:t>elemosinas facere non intellegentes</w:t>
      </w:r>
      <w:r w:rsidR="00360346" w:rsidRPr="007A06F5">
        <w:rPr>
          <w:highlight w:val="green"/>
          <w:lang w:val="la-Latn"/>
        </w:rPr>
        <w:t xml:space="preserve">, </w:t>
      </w:r>
      <w:r w:rsidRPr="007A06F5">
        <w:rPr>
          <w:highlight w:val="green"/>
          <w:lang w:val="la-Latn"/>
        </w:rPr>
        <w:t>quod de talibus dicit Esaias</w:t>
      </w:r>
      <w:r w:rsidR="00D9225B" w:rsidRPr="007A06F5">
        <w:rPr>
          <w:highlight w:val="green"/>
          <w:lang w:val="la-Latn"/>
        </w:rPr>
        <w:t xml:space="preserve">: </w:t>
      </w:r>
      <w:r w:rsidR="00576297" w:rsidRPr="007A06F5">
        <w:rPr>
          <w:highlight w:val="green"/>
          <w:lang w:val="la-Latn"/>
        </w:rPr>
        <w:t xml:space="preserve">'Qui offert Domino </w:t>
      </w:r>
      <w:r w:rsidRPr="007A06F5">
        <w:rPr>
          <w:highlight w:val="green"/>
          <w:lang w:val="la-Latn"/>
        </w:rPr>
        <w:t>de rapina oblationem</w:t>
      </w:r>
      <w:r w:rsidR="00360346" w:rsidRPr="007A06F5">
        <w:rPr>
          <w:highlight w:val="green"/>
          <w:lang w:val="la-Latn"/>
        </w:rPr>
        <w:t xml:space="preserve">, </w:t>
      </w:r>
      <w:r w:rsidRPr="007A06F5">
        <w:rPr>
          <w:highlight w:val="green"/>
          <w:lang w:val="la-Latn"/>
        </w:rPr>
        <w:t>quasi qui mactet filium ante patrem</w:t>
      </w:r>
      <w:r w:rsidR="00D9225B" w:rsidRPr="007A06F5">
        <w:rPr>
          <w:highlight w:val="green"/>
          <w:lang w:val="la-Latn"/>
        </w:rPr>
        <w:t>.’</w:t>
      </w:r>
      <w:r w:rsidRPr="007A06F5">
        <w:rPr>
          <w:highlight w:val="green"/>
          <w:lang w:val="la-Latn"/>
        </w:rPr>
        <w:t xml:space="preserve"> Et sunt nonnulli</w:t>
      </w:r>
      <w:r w:rsidR="00360346" w:rsidRPr="007A06F5">
        <w:rPr>
          <w:highlight w:val="green"/>
          <w:lang w:val="la-Latn"/>
        </w:rPr>
        <w:t xml:space="preserve">, </w:t>
      </w:r>
      <w:r w:rsidR="00576297" w:rsidRPr="007A06F5">
        <w:rPr>
          <w:highlight w:val="green"/>
          <w:lang w:val="la-Latn"/>
        </w:rPr>
        <w:t xml:space="preserve">qui </w:t>
      </w:r>
      <w:r w:rsidRPr="007A06F5">
        <w:rPr>
          <w:highlight w:val="green"/>
          <w:lang w:val="la-Latn"/>
        </w:rPr>
        <w:t>de homicidiis</w:t>
      </w:r>
      <w:r w:rsidR="00360346" w:rsidRPr="007A06F5">
        <w:rPr>
          <w:highlight w:val="green"/>
          <w:lang w:val="la-Latn"/>
        </w:rPr>
        <w:t xml:space="preserve">, </w:t>
      </w:r>
      <w:r w:rsidRPr="007A06F5">
        <w:rPr>
          <w:highlight w:val="green"/>
          <w:lang w:val="la-Latn"/>
        </w:rPr>
        <w:t>adulteriis</w:t>
      </w:r>
      <w:r w:rsidR="00360346" w:rsidRPr="007A06F5">
        <w:rPr>
          <w:highlight w:val="green"/>
          <w:lang w:val="la-Latn"/>
        </w:rPr>
        <w:t xml:space="preserve">, </w:t>
      </w:r>
      <w:r w:rsidRPr="007A06F5">
        <w:rPr>
          <w:highlight w:val="green"/>
          <w:lang w:val="la-Latn"/>
        </w:rPr>
        <w:t>periuriis</w:t>
      </w:r>
      <w:r w:rsidR="00360346" w:rsidRPr="007A06F5">
        <w:rPr>
          <w:highlight w:val="green"/>
          <w:lang w:val="la-Latn"/>
        </w:rPr>
        <w:t xml:space="preserve">, </w:t>
      </w:r>
      <w:r w:rsidRPr="007A06F5">
        <w:rPr>
          <w:highlight w:val="green"/>
          <w:lang w:val="la-Latn"/>
        </w:rPr>
        <w:t>incendiis consili</w:t>
      </w:r>
      <w:r w:rsidR="00576297" w:rsidRPr="007A06F5">
        <w:rPr>
          <w:highlight w:val="green"/>
          <w:lang w:val="la-Latn"/>
        </w:rPr>
        <w:t xml:space="preserve">um et poenitentiam quaerunt et </w:t>
      </w:r>
      <w:r w:rsidRPr="007A06F5">
        <w:rPr>
          <w:highlight w:val="green"/>
          <w:lang w:val="la-Latn"/>
        </w:rPr>
        <w:t>malum rapinae pro nihilo ducunt non intellegentes</w:t>
      </w:r>
      <w:r w:rsidR="00360346" w:rsidRPr="007A06F5">
        <w:rPr>
          <w:highlight w:val="green"/>
          <w:lang w:val="la-Latn"/>
        </w:rPr>
        <w:t xml:space="preserve">, </w:t>
      </w:r>
      <w:r w:rsidRPr="007A06F5">
        <w:rPr>
          <w:highlight w:val="green"/>
          <w:lang w:val="la-Latn"/>
        </w:rPr>
        <w:t>quia</w:t>
      </w:r>
      <w:r w:rsidR="00360346" w:rsidRPr="007A06F5">
        <w:rPr>
          <w:highlight w:val="green"/>
          <w:lang w:val="la-Latn"/>
        </w:rPr>
        <w:t xml:space="preserve">, </w:t>
      </w:r>
      <w:r w:rsidR="00576297" w:rsidRPr="007A06F5">
        <w:rPr>
          <w:highlight w:val="green"/>
          <w:lang w:val="la-Latn"/>
        </w:rPr>
        <w:t xml:space="preserve">quot pauperes quis exspoliat </w:t>
      </w:r>
      <w:r w:rsidRPr="007A06F5">
        <w:rPr>
          <w:highlight w:val="green"/>
          <w:lang w:val="la-Latn"/>
        </w:rPr>
        <w:t>et fame ac nuditate periclitari facit</w:t>
      </w:r>
      <w:r w:rsidR="00360346" w:rsidRPr="007A06F5">
        <w:rPr>
          <w:highlight w:val="green"/>
          <w:lang w:val="la-Latn"/>
        </w:rPr>
        <w:t xml:space="preserve">, </w:t>
      </w:r>
      <w:r w:rsidRPr="007A06F5">
        <w:rPr>
          <w:highlight w:val="green"/>
          <w:lang w:val="la-Latn"/>
        </w:rPr>
        <w:t>tot homicidia perpetrat</w:t>
      </w:r>
      <w:r w:rsidR="008E2A6B" w:rsidRPr="007A06F5">
        <w:rPr>
          <w:highlight w:val="green"/>
          <w:lang w:val="la-Latn"/>
        </w:rPr>
        <w:t xml:space="preserve">; </w:t>
      </w:r>
      <w:r w:rsidR="00576297" w:rsidRPr="007A06F5">
        <w:rPr>
          <w:highlight w:val="green"/>
          <w:lang w:val="la-Latn"/>
        </w:rPr>
        <w:t xml:space="preserve">quia tunc proximum </w:t>
      </w:r>
      <w:r w:rsidRPr="007A06F5">
        <w:rPr>
          <w:highlight w:val="green"/>
          <w:lang w:val="la-Latn"/>
        </w:rPr>
        <w:t>suum interficit</w:t>
      </w:r>
      <w:r w:rsidR="00360346" w:rsidRPr="007A06F5">
        <w:rPr>
          <w:highlight w:val="green"/>
          <w:lang w:val="la-Latn"/>
        </w:rPr>
        <w:t xml:space="preserve">, </w:t>
      </w:r>
      <w:r w:rsidRPr="007A06F5">
        <w:rPr>
          <w:highlight w:val="green"/>
          <w:lang w:val="la-Latn"/>
        </w:rPr>
        <w:t>dum</w:t>
      </w:r>
      <w:r w:rsidR="00360346" w:rsidRPr="007A06F5">
        <w:rPr>
          <w:highlight w:val="green"/>
          <w:lang w:val="la-Latn"/>
        </w:rPr>
        <w:t xml:space="preserve">, </w:t>
      </w:r>
      <w:r w:rsidRPr="007A06F5">
        <w:rPr>
          <w:highlight w:val="green"/>
          <w:lang w:val="la-Latn"/>
        </w:rPr>
        <w:t>unde vivere debet</w:t>
      </w:r>
      <w:r w:rsidR="00360346" w:rsidRPr="007A06F5">
        <w:rPr>
          <w:highlight w:val="green"/>
          <w:lang w:val="la-Latn"/>
        </w:rPr>
        <w:t xml:space="preserve">, </w:t>
      </w:r>
      <w:r w:rsidRPr="007A06F5">
        <w:rPr>
          <w:highlight w:val="green"/>
          <w:lang w:val="la-Latn"/>
        </w:rPr>
        <w:t>ei tollit</w:t>
      </w:r>
      <w:r w:rsidR="008E2A6B" w:rsidRPr="007A06F5">
        <w:rPr>
          <w:highlight w:val="green"/>
          <w:lang w:val="la-Latn"/>
        </w:rPr>
        <w:t xml:space="preserve">. </w:t>
      </w:r>
      <w:r w:rsidRPr="007A06F5">
        <w:rPr>
          <w:highlight w:val="green"/>
          <w:lang w:val="la-Latn"/>
        </w:rPr>
        <w:t>Et scimus dicente Paulo apostolo</w:t>
      </w:r>
      <w:r w:rsidR="00360346" w:rsidRPr="007A06F5">
        <w:rPr>
          <w:highlight w:val="green"/>
          <w:lang w:val="la-Latn"/>
        </w:rPr>
        <w:t xml:space="preserve">, </w:t>
      </w:r>
      <w:r w:rsidRPr="007A06F5">
        <w:rPr>
          <w:highlight w:val="green"/>
          <w:lang w:val="la-Latn"/>
        </w:rPr>
        <w:t>'quia omnis homici</w:t>
      </w:r>
      <w:r w:rsidR="00576297" w:rsidRPr="007A06F5">
        <w:rPr>
          <w:highlight w:val="green"/>
          <w:lang w:val="la-Latn"/>
        </w:rPr>
        <w:t>da non habet vitam in regno Dei</w:t>
      </w:r>
      <w:r w:rsidRPr="007A06F5">
        <w:rPr>
          <w:highlight w:val="green"/>
          <w:lang w:val="la-Latn"/>
        </w:rPr>
        <w:t>',</w:t>
      </w:r>
      <w:r w:rsidR="00576297" w:rsidRPr="007A06F5">
        <w:rPr>
          <w:highlight w:val="green"/>
          <w:lang w:val="la-Latn"/>
        </w:rPr>
        <w:t xml:space="preserve"> et homicidas 'et adulteros </w:t>
      </w:r>
      <w:r w:rsidRPr="007A06F5">
        <w:rPr>
          <w:highlight w:val="green"/>
          <w:lang w:val="la-Latn"/>
        </w:rPr>
        <w:t xml:space="preserve">iudicabit </w:t>
      </w:r>
      <w:r w:rsidR="00576297" w:rsidRPr="007A06F5">
        <w:rPr>
          <w:highlight w:val="green"/>
          <w:lang w:val="la-Latn"/>
        </w:rPr>
        <w:t>Deus'. Quia ergo '</w:t>
      </w:r>
      <w:r w:rsidRPr="007A06F5">
        <w:rPr>
          <w:highlight w:val="green"/>
          <w:lang w:val="la-Latn"/>
        </w:rPr>
        <w:t xml:space="preserve">rapaces regnum Dei non </w:t>
      </w:r>
      <w:r w:rsidR="00576297" w:rsidRPr="007A06F5">
        <w:rPr>
          <w:highlight w:val="green"/>
          <w:lang w:val="la-Latn"/>
        </w:rPr>
        <w:t>possidebunt', nisi ea reddide</w:t>
      </w:r>
      <w:r w:rsidRPr="007A06F5">
        <w:rPr>
          <w:highlight w:val="green"/>
          <w:lang w:val="la-Latn"/>
        </w:rPr>
        <w:t>rint</w:t>
      </w:r>
      <w:r w:rsidR="00360346" w:rsidRPr="007A06F5">
        <w:rPr>
          <w:highlight w:val="green"/>
          <w:lang w:val="la-Latn"/>
        </w:rPr>
        <w:t xml:space="preserve">, </w:t>
      </w:r>
      <w:r w:rsidRPr="007A06F5">
        <w:rPr>
          <w:highlight w:val="green"/>
          <w:lang w:val="la-Latn"/>
        </w:rPr>
        <w:t>quae tulerint</w:t>
      </w:r>
      <w:r w:rsidR="00360346" w:rsidRPr="007A06F5">
        <w:rPr>
          <w:highlight w:val="green"/>
          <w:lang w:val="la-Latn"/>
        </w:rPr>
        <w:t xml:space="preserve">, </w:t>
      </w:r>
      <w:r w:rsidRPr="007A06F5">
        <w:rPr>
          <w:highlight w:val="green"/>
          <w:lang w:val="la-Latn"/>
        </w:rPr>
        <w:t>et insuper poenitentiam egerint</w:t>
      </w:r>
      <w:r w:rsidR="00360346" w:rsidRPr="007A06F5">
        <w:rPr>
          <w:highlight w:val="green"/>
          <w:lang w:val="la-Latn"/>
        </w:rPr>
        <w:t xml:space="preserve">, </w:t>
      </w:r>
      <w:r w:rsidRPr="007A06F5">
        <w:rPr>
          <w:highlight w:val="green"/>
          <w:lang w:val="la-Latn"/>
        </w:rPr>
        <w:t>fugiamus hoc tantum malum</w:t>
      </w:r>
      <w:r w:rsidR="00360346" w:rsidRPr="007A06F5">
        <w:rPr>
          <w:highlight w:val="green"/>
          <w:lang w:val="la-Latn"/>
        </w:rPr>
        <w:t xml:space="preserve">, </w:t>
      </w:r>
      <w:r w:rsidR="00576297" w:rsidRPr="007A06F5">
        <w:rPr>
          <w:highlight w:val="green"/>
          <w:lang w:val="la-Latn"/>
        </w:rPr>
        <w:t xml:space="preserve">unde </w:t>
      </w:r>
      <w:r w:rsidRPr="007A06F5">
        <w:rPr>
          <w:highlight w:val="green"/>
          <w:lang w:val="la-Latn"/>
        </w:rPr>
        <w:t>tot ac tanta alia mala procedunt</w:t>
      </w:r>
      <w:r w:rsidR="00360346" w:rsidRPr="007A06F5">
        <w:rPr>
          <w:highlight w:val="green"/>
          <w:lang w:val="la-Latn"/>
        </w:rPr>
        <w:t xml:space="preserve">, </w:t>
      </w:r>
      <w:r w:rsidRPr="007A06F5">
        <w:rPr>
          <w:highlight w:val="green"/>
          <w:lang w:val="la-Latn"/>
        </w:rPr>
        <w:t>et diligamus proximos</w:t>
      </w:r>
      <w:r w:rsidR="00576297" w:rsidRPr="007A06F5">
        <w:rPr>
          <w:highlight w:val="green"/>
          <w:lang w:val="la-Latn"/>
        </w:rPr>
        <w:t xml:space="preserve"> sicut nosmetipsos adimplentes </w:t>
      </w:r>
      <w:r w:rsidRPr="007A06F5">
        <w:rPr>
          <w:highlight w:val="green"/>
          <w:lang w:val="la-Latn"/>
        </w:rPr>
        <w:t>legem</w:t>
      </w:r>
      <w:r w:rsidR="00360346" w:rsidRPr="007A06F5">
        <w:rPr>
          <w:highlight w:val="green"/>
          <w:lang w:val="la-Latn"/>
        </w:rPr>
        <w:t xml:space="preserve">, </w:t>
      </w:r>
      <w:r w:rsidRPr="007A06F5">
        <w:rPr>
          <w:highlight w:val="green"/>
          <w:lang w:val="la-Latn"/>
        </w:rPr>
        <w:t>quae dicit</w:t>
      </w:r>
      <w:r w:rsidR="00D9225B" w:rsidRPr="007A06F5">
        <w:rPr>
          <w:highlight w:val="green"/>
          <w:lang w:val="la-Latn"/>
        </w:rPr>
        <w:t xml:space="preserve">: </w:t>
      </w:r>
      <w:r w:rsidR="00576297" w:rsidRPr="007A06F5">
        <w:rPr>
          <w:highlight w:val="green"/>
          <w:lang w:val="la-Latn"/>
        </w:rPr>
        <w:t>'</w:t>
      </w:r>
      <w:r w:rsidRPr="007A06F5">
        <w:rPr>
          <w:highlight w:val="green"/>
          <w:lang w:val="la-Latn"/>
        </w:rPr>
        <w:t>Non concupiscas rem proximi tui nec omnia</w:t>
      </w:r>
      <w:r w:rsidR="00360346" w:rsidRPr="007A06F5">
        <w:rPr>
          <w:highlight w:val="green"/>
          <w:lang w:val="la-Latn"/>
        </w:rPr>
        <w:t xml:space="preserve">, </w:t>
      </w:r>
      <w:r w:rsidR="00576297" w:rsidRPr="007A06F5">
        <w:rPr>
          <w:highlight w:val="green"/>
          <w:lang w:val="la-Latn"/>
        </w:rPr>
        <w:t xml:space="preserve">quae illius sunt;' </w:t>
      </w:r>
      <w:r w:rsidRPr="007A06F5">
        <w:rPr>
          <w:highlight w:val="green"/>
          <w:lang w:val="la-Latn"/>
        </w:rPr>
        <w:t>quia aliter neque inimicis nostris poterimus resistere neque regnum Dei possidere</w:t>
      </w:r>
      <w:r w:rsidR="008E2A6B" w:rsidRPr="007A06F5">
        <w:rPr>
          <w:highlight w:val="green"/>
          <w:lang w:val="la-Latn"/>
        </w:rPr>
        <w:t xml:space="preserve">. </w:t>
      </w:r>
    </w:p>
    <w:p w14:paraId="6F8B974D" w14:textId="1DCA0A5C" w:rsidR="00914A37" w:rsidRPr="007A06F5" w:rsidRDefault="00914A37" w:rsidP="00FE3F3C">
      <w:pPr>
        <w:pStyle w:val="Normlnweb"/>
        <w:numPr>
          <w:ilvl w:val="0"/>
          <w:numId w:val="53"/>
        </w:numPr>
        <w:rPr>
          <w:highlight w:val="green"/>
          <w:lang w:val="la-Latn"/>
        </w:rPr>
      </w:pPr>
      <w:r w:rsidRPr="007A06F5">
        <w:rPr>
          <w:highlight w:val="green"/>
          <w:lang w:val="la-Latn"/>
        </w:rPr>
        <w:t>Volumus itaque</w:t>
      </w:r>
      <w:r w:rsidR="00360346" w:rsidRPr="007A06F5">
        <w:rPr>
          <w:highlight w:val="green"/>
          <w:lang w:val="la-Latn"/>
        </w:rPr>
        <w:t xml:space="preserve">, </w:t>
      </w:r>
      <w:r w:rsidRPr="007A06F5">
        <w:rPr>
          <w:highlight w:val="green"/>
          <w:lang w:val="la-Latn"/>
        </w:rPr>
        <w:t>ut palatium nostrum mo</w:t>
      </w:r>
      <w:r w:rsidR="00576297" w:rsidRPr="007A06F5">
        <w:rPr>
          <w:highlight w:val="green"/>
          <w:lang w:val="la-Latn"/>
        </w:rPr>
        <w:t xml:space="preserve">re praedecessorum nostrorum et </w:t>
      </w:r>
      <w:r w:rsidRPr="007A06F5">
        <w:rPr>
          <w:highlight w:val="green"/>
          <w:lang w:val="la-Latn"/>
        </w:rPr>
        <w:t>Dei cultu et regali honore</w:t>
      </w:r>
      <w:r w:rsidR="00360346" w:rsidRPr="007A06F5">
        <w:rPr>
          <w:highlight w:val="green"/>
          <w:lang w:val="la-Latn"/>
        </w:rPr>
        <w:t xml:space="preserve">, </w:t>
      </w:r>
      <w:r w:rsidRPr="007A06F5">
        <w:rPr>
          <w:highlight w:val="green"/>
          <w:lang w:val="la-Latn"/>
        </w:rPr>
        <w:t>sed et religionis habitu e</w:t>
      </w:r>
      <w:r w:rsidR="00576297" w:rsidRPr="007A06F5">
        <w:rPr>
          <w:highlight w:val="green"/>
          <w:lang w:val="la-Latn"/>
        </w:rPr>
        <w:t xml:space="preserve">t unanimitatis concordia atque </w:t>
      </w:r>
      <w:r w:rsidRPr="007A06F5">
        <w:rPr>
          <w:highlight w:val="green"/>
          <w:lang w:val="la-Latn"/>
        </w:rPr>
        <w:t>pacis ordine stabiliatur et in eodem palatio nostr</w:t>
      </w:r>
      <w:r w:rsidR="00576297" w:rsidRPr="007A06F5">
        <w:rPr>
          <w:highlight w:val="green"/>
          <w:lang w:val="la-Latn"/>
        </w:rPr>
        <w:t xml:space="preserve">o pax praedecessorum nostrorum </w:t>
      </w:r>
      <w:r w:rsidRPr="007A06F5">
        <w:rPr>
          <w:highlight w:val="green"/>
          <w:lang w:val="la-Latn"/>
        </w:rPr>
        <w:t>sanctionibus servata per omne regnum nostrum exequenda proferatur</w:t>
      </w:r>
      <w:r w:rsidR="008E2A6B" w:rsidRPr="007A06F5">
        <w:rPr>
          <w:highlight w:val="green"/>
          <w:lang w:val="la-Latn"/>
        </w:rPr>
        <w:t xml:space="preserve">. </w:t>
      </w:r>
    </w:p>
    <w:p w14:paraId="64AC7917" w14:textId="4185F87D" w:rsidR="00914A37" w:rsidRPr="007A06F5" w:rsidRDefault="002864C1" w:rsidP="00FE3F3C">
      <w:pPr>
        <w:pStyle w:val="Normlnweb"/>
        <w:numPr>
          <w:ilvl w:val="0"/>
          <w:numId w:val="53"/>
        </w:numPr>
        <w:rPr>
          <w:lang w:val="la-Latn"/>
        </w:rPr>
      </w:pPr>
      <w:r w:rsidRPr="007A06F5">
        <w:rPr>
          <w:color w:val="C00000"/>
          <w:lang w:val="la-Latn"/>
        </w:rPr>
        <w:t>LII.</w:t>
      </w:r>
      <w:r w:rsidRPr="007A06F5">
        <w:rPr>
          <w:lang w:val="la-Latn"/>
        </w:rPr>
        <w:t xml:space="preserve"> </w:t>
      </w:r>
      <w:r w:rsidR="00914A37" w:rsidRPr="007A06F5">
        <w:rPr>
          <w:lang w:val="la-Latn"/>
        </w:rPr>
        <w:t>Decernimus igitur</w:t>
      </w:r>
      <w:r w:rsidR="00360346" w:rsidRPr="007A06F5">
        <w:rPr>
          <w:lang w:val="la-Latn"/>
        </w:rPr>
        <w:t xml:space="preserve">, </w:t>
      </w:r>
      <w:r w:rsidR="00914A37" w:rsidRPr="007A06F5">
        <w:rPr>
          <w:lang w:val="la-Latn"/>
        </w:rPr>
        <w:t xml:space="preserve">ut omnes in palatio nostro commanentes </w:t>
      </w:r>
      <w:r w:rsidR="00576297" w:rsidRPr="007A06F5">
        <w:rPr>
          <w:lang w:val="la-Latn"/>
        </w:rPr>
        <w:t xml:space="preserve">et illud undique </w:t>
      </w:r>
      <w:r w:rsidR="00914A37" w:rsidRPr="007A06F5">
        <w:rPr>
          <w:lang w:val="la-Latn"/>
        </w:rPr>
        <w:t>adeuntes pacifice vivant</w:t>
      </w:r>
      <w:r w:rsidR="008E2A6B" w:rsidRPr="007A06F5">
        <w:rPr>
          <w:lang w:val="la-Latn"/>
        </w:rPr>
        <w:t xml:space="preserve">. </w:t>
      </w:r>
      <w:r w:rsidR="00914A37" w:rsidRPr="007A06F5">
        <w:rPr>
          <w:lang w:val="la-Latn"/>
        </w:rPr>
        <w:t>Quodsi aliquis corrupta pace rapinam exercuerit</w:t>
      </w:r>
      <w:r w:rsidR="00360346" w:rsidRPr="007A06F5">
        <w:rPr>
          <w:lang w:val="la-Latn"/>
        </w:rPr>
        <w:t xml:space="preserve">, </w:t>
      </w:r>
      <w:r w:rsidR="00576297" w:rsidRPr="007A06F5">
        <w:rPr>
          <w:lang w:val="la-Latn"/>
        </w:rPr>
        <w:t xml:space="preserve">per </w:t>
      </w:r>
      <w:r w:rsidR="00914A37" w:rsidRPr="007A06F5">
        <w:rPr>
          <w:lang w:val="la-Latn"/>
        </w:rPr>
        <w:t xml:space="preserve">nostram regiam </w:t>
      </w:r>
      <w:r w:rsidR="00524CAA" w:rsidRPr="00524CAA">
        <w:rPr>
          <w:b/>
          <w:lang w:val="la-Latn"/>
        </w:rPr>
        <w:t>auctorit</w:t>
      </w:r>
      <w:r w:rsidR="00914A37" w:rsidRPr="007A06F5">
        <w:rPr>
          <w:lang w:val="la-Latn"/>
        </w:rPr>
        <w:t>atem</w:t>
      </w:r>
      <w:r w:rsidR="00360346" w:rsidRPr="007A06F5">
        <w:rPr>
          <w:lang w:val="la-Latn"/>
        </w:rPr>
        <w:t xml:space="preserve"> </w:t>
      </w:r>
      <w:r w:rsidR="00914A37" w:rsidRPr="007A06F5">
        <w:rPr>
          <w:lang w:val="la-Latn"/>
        </w:rPr>
        <w:t>et missi nostri iussionem</w:t>
      </w:r>
      <w:r w:rsidR="00576297" w:rsidRPr="007A06F5">
        <w:rPr>
          <w:lang w:val="la-Latn"/>
        </w:rPr>
        <w:t xml:space="preserve"> ad palatinam adducatur audien</w:t>
      </w:r>
      <w:r w:rsidR="00914A37" w:rsidRPr="007A06F5">
        <w:rPr>
          <w:lang w:val="la-Latn"/>
        </w:rPr>
        <w:t>tiam</w:t>
      </w:r>
      <w:r w:rsidR="00360346" w:rsidRPr="007A06F5">
        <w:rPr>
          <w:lang w:val="la-Latn"/>
        </w:rPr>
        <w:t xml:space="preserve">, </w:t>
      </w:r>
      <w:r w:rsidR="00914A37" w:rsidRPr="007A06F5">
        <w:rPr>
          <w:lang w:val="la-Latn"/>
        </w:rPr>
        <w:t>ut</w:t>
      </w:r>
      <w:r w:rsidR="00360346" w:rsidRPr="007A06F5">
        <w:rPr>
          <w:lang w:val="la-Latn"/>
        </w:rPr>
        <w:t xml:space="preserve">, </w:t>
      </w:r>
      <w:r w:rsidR="00914A37" w:rsidRPr="007A06F5">
        <w:rPr>
          <w:lang w:val="la-Latn"/>
        </w:rPr>
        <w:t>secundum quod in capitulis antecessorum continetur</w:t>
      </w:r>
      <w:r w:rsidR="00360346" w:rsidRPr="007A06F5">
        <w:rPr>
          <w:lang w:val="la-Latn"/>
        </w:rPr>
        <w:t xml:space="preserve">, </w:t>
      </w:r>
      <w:r w:rsidR="00576297" w:rsidRPr="007A06F5">
        <w:rPr>
          <w:lang w:val="la-Latn"/>
        </w:rPr>
        <w:t xml:space="preserve">legali multetur iudicio </w:t>
      </w:r>
      <w:r w:rsidR="00914A37" w:rsidRPr="007A06F5">
        <w:rPr>
          <w:lang w:val="la-Latn"/>
        </w:rPr>
        <w:t>tripla compositione peracta cum dominico banno</w:t>
      </w:r>
      <w:r w:rsidR="008E2A6B" w:rsidRPr="007A06F5">
        <w:rPr>
          <w:lang w:val="la-Latn"/>
        </w:rPr>
        <w:t xml:space="preserve">. </w:t>
      </w:r>
    </w:p>
    <w:p w14:paraId="6031FEB2" w14:textId="05B93BA9" w:rsidR="00914A37" w:rsidRPr="007A06F5" w:rsidRDefault="002864C1" w:rsidP="00FE3F3C">
      <w:pPr>
        <w:pStyle w:val="Normlnweb"/>
        <w:numPr>
          <w:ilvl w:val="0"/>
          <w:numId w:val="53"/>
        </w:numPr>
        <w:rPr>
          <w:lang w:val="la-Latn"/>
        </w:rPr>
      </w:pPr>
      <w:r w:rsidRPr="007A06F5">
        <w:rPr>
          <w:color w:val="C00000"/>
          <w:lang w:val="la-Latn"/>
        </w:rPr>
        <w:t xml:space="preserve">LIII. </w:t>
      </w:r>
      <w:r w:rsidR="005100A4" w:rsidRPr="007A06F5">
        <w:rPr>
          <w:vertAlign w:val="superscript"/>
          <w:lang w:val="la-Latn"/>
        </w:rPr>
        <w:t>302r</w:t>
      </w:r>
      <w:r w:rsidR="005100A4" w:rsidRPr="007A06F5">
        <w:rPr>
          <w:lang w:val="la-Latn"/>
        </w:rPr>
        <w:t>/</w:t>
      </w:r>
      <w:r w:rsidR="005100A4" w:rsidRPr="007A06F5">
        <w:rPr>
          <w:vertAlign w:val="superscript"/>
          <w:lang w:val="la-Latn"/>
        </w:rPr>
        <w:t>302v</w:t>
      </w:r>
      <w:r w:rsidR="005100A4" w:rsidRPr="007A06F5">
        <w:rPr>
          <w:lang w:val="la-Latn"/>
        </w:rPr>
        <w:t xml:space="preserve"> </w:t>
      </w:r>
      <w:r w:rsidR="00914A37" w:rsidRPr="007A06F5">
        <w:rPr>
          <w:lang w:val="la-Latn"/>
        </w:rPr>
        <w:t>Si quis vero absque seniore aut infra palat</w:t>
      </w:r>
      <w:r w:rsidR="00576297" w:rsidRPr="007A06F5">
        <w:rPr>
          <w:lang w:val="la-Latn"/>
        </w:rPr>
        <w:t xml:space="preserve">ium aut circa illud degens hoc </w:t>
      </w:r>
      <w:r w:rsidR="00914A37" w:rsidRPr="007A06F5">
        <w:rPr>
          <w:lang w:val="la-Latn"/>
        </w:rPr>
        <w:t>idem fecerit</w:t>
      </w:r>
      <w:r w:rsidR="00360346" w:rsidRPr="007A06F5">
        <w:rPr>
          <w:lang w:val="la-Latn"/>
        </w:rPr>
        <w:t xml:space="preserve">, </w:t>
      </w:r>
      <w:r w:rsidR="00914A37" w:rsidRPr="007A06F5">
        <w:rPr>
          <w:lang w:val="la-Latn"/>
        </w:rPr>
        <w:t>hunc missus noster adeat</w:t>
      </w:r>
      <w:r w:rsidR="00360346" w:rsidRPr="007A06F5">
        <w:rPr>
          <w:lang w:val="la-Latn"/>
        </w:rPr>
        <w:t xml:space="preserve">, </w:t>
      </w:r>
      <w:r w:rsidR="00914A37" w:rsidRPr="007A06F5">
        <w:rPr>
          <w:lang w:val="la-Latn"/>
        </w:rPr>
        <w:t>et ad ipsum palatium</w:t>
      </w:r>
      <w:r w:rsidR="00360346" w:rsidRPr="007A06F5">
        <w:rPr>
          <w:lang w:val="la-Latn"/>
        </w:rPr>
        <w:t xml:space="preserve"> </w:t>
      </w:r>
      <w:r w:rsidR="00914A37" w:rsidRPr="007A06F5">
        <w:rPr>
          <w:lang w:val="la-Latn"/>
        </w:rPr>
        <w:t>iussu nostro eum</w:t>
      </w:r>
      <w:r w:rsidR="00360346" w:rsidRPr="007A06F5">
        <w:rPr>
          <w:lang w:val="la-Latn"/>
        </w:rPr>
        <w:t xml:space="preserve"> </w:t>
      </w:r>
      <w:r w:rsidR="00914A37" w:rsidRPr="007A06F5">
        <w:rPr>
          <w:lang w:val="la-Latn"/>
        </w:rPr>
        <w:t>venire praecipiat</w:t>
      </w:r>
      <w:r w:rsidR="008E2A6B" w:rsidRPr="007A06F5">
        <w:rPr>
          <w:lang w:val="la-Latn"/>
        </w:rPr>
        <w:t xml:space="preserve">. </w:t>
      </w:r>
      <w:r w:rsidR="00914A37" w:rsidRPr="007A06F5">
        <w:rPr>
          <w:lang w:val="la-Latn"/>
        </w:rPr>
        <w:t>Quodsi ausu temerario venire contempserit</w:t>
      </w:r>
      <w:r w:rsidR="00360346" w:rsidRPr="007A06F5">
        <w:rPr>
          <w:lang w:val="la-Latn"/>
        </w:rPr>
        <w:t xml:space="preserve">, </w:t>
      </w:r>
      <w:r w:rsidR="00914A37" w:rsidRPr="007A06F5">
        <w:rPr>
          <w:lang w:val="la-Latn"/>
        </w:rPr>
        <w:t>vi</w:t>
      </w:r>
      <w:r w:rsidR="00360346" w:rsidRPr="007A06F5">
        <w:rPr>
          <w:lang w:val="la-Latn"/>
        </w:rPr>
        <w:t xml:space="preserve"> </w:t>
      </w:r>
      <w:r w:rsidR="00914A37" w:rsidRPr="007A06F5">
        <w:rPr>
          <w:lang w:val="la-Latn"/>
        </w:rPr>
        <w:t>ad</w:t>
      </w:r>
      <w:r w:rsidR="00360346" w:rsidRPr="007A06F5">
        <w:rPr>
          <w:lang w:val="la-Latn"/>
        </w:rPr>
        <w:t xml:space="preserve"> </w:t>
      </w:r>
      <w:r w:rsidR="00576297" w:rsidRPr="007A06F5">
        <w:rPr>
          <w:lang w:val="la-Latn"/>
        </w:rPr>
        <w:t xml:space="preserve">nostram </w:t>
      </w:r>
      <w:r w:rsidR="00914A37" w:rsidRPr="007A06F5">
        <w:rPr>
          <w:lang w:val="la-Latn"/>
        </w:rPr>
        <w:t>praesentiam adducatur subdendus praedecessorum nostrorum sanctionibus</w:t>
      </w:r>
      <w:r w:rsidR="008E2A6B" w:rsidRPr="007A06F5">
        <w:rPr>
          <w:lang w:val="la-Latn"/>
        </w:rPr>
        <w:t xml:space="preserve">. </w:t>
      </w:r>
      <w:r w:rsidR="00576297" w:rsidRPr="007A06F5">
        <w:rPr>
          <w:lang w:val="la-Latn"/>
        </w:rPr>
        <w:t xml:space="preserve">Si autem </w:t>
      </w:r>
      <w:r w:rsidR="00914A37" w:rsidRPr="007A06F5">
        <w:rPr>
          <w:lang w:val="la-Latn"/>
        </w:rPr>
        <w:t>et</w:t>
      </w:r>
      <w:r w:rsidR="00360346" w:rsidRPr="007A06F5">
        <w:rPr>
          <w:lang w:val="la-Latn"/>
        </w:rPr>
        <w:t xml:space="preserve"> </w:t>
      </w:r>
      <w:r w:rsidR="00914A37" w:rsidRPr="007A06F5">
        <w:rPr>
          <w:lang w:val="la-Latn"/>
        </w:rPr>
        <w:t>nos et missum nostrum contempserit et ad nos ve</w:t>
      </w:r>
      <w:r w:rsidR="00576297" w:rsidRPr="007A06F5">
        <w:rPr>
          <w:lang w:val="la-Latn"/>
        </w:rPr>
        <w:t xml:space="preserve">nire noluerit et se defendendo </w:t>
      </w:r>
      <w:r w:rsidR="00914A37" w:rsidRPr="007A06F5">
        <w:rPr>
          <w:lang w:val="la-Latn"/>
        </w:rPr>
        <w:t>ibi occisus fuerit et aliquis parentum aut amicorum eius inde faidam fidelibus nostris</w:t>
      </w:r>
      <w:r w:rsidR="00360346" w:rsidRPr="007A06F5">
        <w:rPr>
          <w:lang w:val="la-Latn"/>
        </w:rPr>
        <w:t xml:space="preserve">, </w:t>
      </w:r>
      <w:r w:rsidR="00914A37" w:rsidRPr="007A06F5">
        <w:rPr>
          <w:lang w:val="la-Latn"/>
        </w:rPr>
        <w:t>qui eum occiderint</w:t>
      </w:r>
      <w:r w:rsidR="00360346" w:rsidRPr="007A06F5">
        <w:rPr>
          <w:lang w:val="la-Latn"/>
        </w:rPr>
        <w:t xml:space="preserve">, </w:t>
      </w:r>
      <w:r w:rsidR="00914A37" w:rsidRPr="007A06F5">
        <w:rPr>
          <w:lang w:val="la-Latn"/>
        </w:rPr>
        <w:t>portare voluerit</w:t>
      </w:r>
      <w:r w:rsidR="00360346" w:rsidRPr="007A06F5">
        <w:rPr>
          <w:lang w:val="la-Latn"/>
        </w:rPr>
        <w:t xml:space="preserve">, </w:t>
      </w:r>
      <w:r w:rsidR="00914A37" w:rsidRPr="007A06F5">
        <w:rPr>
          <w:lang w:val="la-Latn"/>
        </w:rPr>
        <w:t>potestative eam iurare faciemus</w:t>
      </w:r>
      <w:r w:rsidR="00360346" w:rsidRPr="007A06F5">
        <w:rPr>
          <w:lang w:val="la-Latn"/>
        </w:rPr>
        <w:t xml:space="preserve">, </w:t>
      </w:r>
      <w:r w:rsidR="00576297" w:rsidRPr="007A06F5">
        <w:rPr>
          <w:lang w:val="la-Latn"/>
        </w:rPr>
        <w:t xml:space="preserve">et fideles nostros </w:t>
      </w:r>
      <w:r w:rsidR="00914A37" w:rsidRPr="007A06F5">
        <w:rPr>
          <w:lang w:val="la-Latn"/>
        </w:rPr>
        <w:t>regia</w:t>
      </w:r>
      <w:r w:rsidR="00360346" w:rsidRPr="007A06F5">
        <w:rPr>
          <w:lang w:val="la-Latn"/>
        </w:rPr>
        <w:t xml:space="preserve"> </w:t>
      </w:r>
      <w:r w:rsidR="00524CAA" w:rsidRPr="00524CAA">
        <w:rPr>
          <w:b/>
          <w:lang w:val="la-Latn"/>
        </w:rPr>
        <w:t>auctorit</w:t>
      </w:r>
      <w:r w:rsidR="00914A37" w:rsidRPr="007A06F5">
        <w:rPr>
          <w:lang w:val="la-Latn"/>
        </w:rPr>
        <w:t>ate exinde adiuvabimus</w:t>
      </w:r>
      <w:r w:rsidR="008E2A6B" w:rsidRPr="007A06F5">
        <w:rPr>
          <w:lang w:val="la-Latn"/>
        </w:rPr>
        <w:t xml:space="preserve">. </w:t>
      </w:r>
      <w:r w:rsidR="00914A37" w:rsidRPr="007A06F5">
        <w:rPr>
          <w:lang w:val="la-Latn"/>
        </w:rPr>
        <w:t>/</w:t>
      </w:r>
    </w:p>
    <w:p w14:paraId="2FAC6FAF" w14:textId="69D86451" w:rsidR="00914A37" w:rsidRPr="007A06F5" w:rsidRDefault="00914A37" w:rsidP="00FE3F3C">
      <w:pPr>
        <w:pStyle w:val="Normlnweb"/>
        <w:numPr>
          <w:ilvl w:val="0"/>
          <w:numId w:val="53"/>
        </w:numPr>
        <w:rPr>
          <w:highlight w:val="green"/>
          <w:lang w:val="la-Latn"/>
        </w:rPr>
      </w:pPr>
      <w:r w:rsidRPr="007A06F5">
        <w:rPr>
          <w:highlight w:val="green"/>
          <w:lang w:val="la-Latn"/>
        </w:rPr>
        <w:t>Placuit</w:t>
      </w:r>
      <w:r w:rsidR="00360346" w:rsidRPr="007A06F5">
        <w:rPr>
          <w:highlight w:val="green"/>
          <w:lang w:val="la-Latn"/>
        </w:rPr>
        <w:t xml:space="preserve"> </w:t>
      </w:r>
      <w:r w:rsidRPr="007A06F5">
        <w:rPr>
          <w:highlight w:val="green"/>
          <w:lang w:val="la-Latn"/>
        </w:rPr>
        <w:t>etiam nobis et fidelibus nostris</w:t>
      </w:r>
      <w:r w:rsidR="00360346" w:rsidRPr="007A06F5">
        <w:rPr>
          <w:highlight w:val="green"/>
          <w:lang w:val="la-Latn"/>
        </w:rPr>
        <w:t xml:space="preserve">, </w:t>
      </w:r>
      <w:r w:rsidRPr="007A06F5">
        <w:rPr>
          <w:highlight w:val="green"/>
          <w:lang w:val="la-Latn"/>
        </w:rPr>
        <w:t>ut</w:t>
      </w:r>
      <w:r w:rsidR="00360346" w:rsidRPr="007A06F5">
        <w:rPr>
          <w:highlight w:val="green"/>
          <w:lang w:val="la-Latn"/>
        </w:rPr>
        <w:t xml:space="preserve">, </w:t>
      </w:r>
      <w:r w:rsidR="00576297" w:rsidRPr="007A06F5">
        <w:rPr>
          <w:highlight w:val="green"/>
          <w:lang w:val="la-Latn"/>
        </w:rPr>
        <w:t xml:space="preserve">quicumque infra regnum nostrum </w:t>
      </w:r>
      <w:r w:rsidRPr="007A06F5">
        <w:rPr>
          <w:highlight w:val="green"/>
          <w:lang w:val="la-Latn"/>
        </w:rPr>
        <w:t>aliquid rapuerit aut depraedatus fuerit</w:t>
      </w:r>
      <w:r w:rsidR="00360346" w:rsidRPr="007A06F5">
        <w:rPr>
          <w:highlight w:val="green"/>
          <w:lang w:val="la-Latn"/>
        </w:rPr>
        <w:t xml:space="preserve">, </w:t>
      </w:r>
      <w:r w:rsidRPr="007A06F5">
        <w:rPr>
          <w:highlight w:val="green"/>
          <w:lang w:val="la-Latn"/>
        </w:rPr>
        <w:t>omnia in tri</w:t>
      </w:r>
      <w:r w:rsidR="00576297" w:rsidRPr="007A06F5">
        <w:rPr>
          <w:highlight w:val="green"/>
          <w:lang w:val="la-Latn"/>
        </w:rPr>
        <w:t>plum componat et bannum domi</w:t>
      </w:r>
      <w:r w:rsidRPr="007A06F5">
        <w:rPr>
          <w:highlight w:val="green"/>
          <w:lang w:val="la-Latn"/>
        </w:rPr>
        <w:t>nicum persolvat et insuper publicam poenitentiam inde faciat</w:t>
      </w:r>
      <w:r w:rsidR="00360346" w:rsidRPr="007A06F5">
        <w:rPr>
          <w:highlight w:val="green"/>
          <w:lang w:val="la-Latn"/>
        </w:rPr>
        <w:t xml:space="preserve">, </w:t>
      </w:r>
      <w:r w:rsidR="00576297" w:rsidRPr="007A06F5">
        <w:rPr>
          <w:highlight w:val="green"/>
          <w:lang w:val="la-Latn"/>
        </w:rPr>
        <w:t>sicut in capitulari antecessorum continetur</w:t>
      </w:r>
      <w:r w:rsidR="008E2A6B" w:rsidRPr="007A06F5">
        <w:rPr>
          <w:highlight w:val="green"/>
          <w:lang w:val="la-Latn"/>
        </w:rPr>
        <w:t xml:space="preserve">. </w:t>
      </w:r>
      <w:r w:rsidRPr="007A06F5">
        <w:rPr>
          <w:highlight w:val="green"/>
          <w:lang w:val="la-Latn"/>
        </w:rPr>
        <w:t>Si autem colonus aut servus fuerit</w:t>
      </w:r>
      <w:r w:rsidR="00360346" w:rsidRPr="007A06F5">
        <w:rPr>
          <w:highlight w:val="green"/>
          <w:lang w:val="la-Latn"/>
        </w:rPr>
        <w:t xml:space="preserve">, </w:t>
      </w:r>
      <w:r w:rsidR="00576297" w:rsidRPr="007A06F5">
        <w:rPr>
          <w:highlight w:val="green"/>
          <w:lang w:val="la-Latn"/>
        </w:rPr>
        <w:t xml:space="preserve">similiter omnia in </w:t>
      </w:r>
      <w:r w:rsidRPr="007A06F5">
        <w:rPr>
          <w:highlight w:val="green"/>
          <w:lang w:val="la-Latn"/>
        </w:rPr>
        <w:t>triplum componat aut dominus pro eo</w:t>
      </w:r>
      <w:r w:rsidR="00360346" w:rsidRPr="007A06F5">
        <w:rPr>
          <w:highlight w:val="green"/>
          <w:lang w:val="la-Latn"/>
        </w:rPr>
        <w:t xml:space="preserve">, </w:t>
      </w:r>
      <w:r w:rsidRPr="007A06F5">
        <w:rPr>
          <w:highlight w:val="green"/>
          <w:lang w:val="la-Latn"/>
        </w:rPr>
        <w:t>sexaginta ict</w:t>
      </w:r>
      <w:r w:rsidR="00576297" w:rsidRPr="007A06F5">
        <w:rPr>
          <w:highlight w:val="green"/>
          <w:lang w:val="la-Latn"/>
        </w:rPr>
        <w:t xml:space="preserve">us bene pressos accipiat et in </w:t>
      </w:r>
      <w:r w:rsidRPr="007A06F5">
        <w:rPr>
          <w:highlight w:val="green"/>
          <w:lang w:val="la-Latn"/>
        </w:rPr>
        <w:t>super publicam poenitentiam inde agat</w:t>
      </w:r>
      <w:r w:rsidR="008E2A6B" w:rsidRPr="007A06F5">
        <w:rPr>
          <w:highlight w:val="green"/>
          <w:lang w:val="la-Latn"/>
        </w:rPr>
        <w:t xml:space="preserve">; </w:t>
      </w:r>
      <w:r w:rsidRPr="007A06F5">
        <w:rPr>
          <w:highlight w:val="green"/>
          <w:lang w:val="la-Latn"/>
        </w:rPr>
        <w:t>cuius modus e</w:t>
      </w:r>
      <w:r w:rsidR="00576297" w:rsidRPr="007A06F5">
        <w:rPr>
          <w:highlight w:val="green"/>
          <w:lang w:val="la-Latn"/>
        </w:rPr>
        <w:t xml:space="preserve">rit in consideratione episcopi </w:t>
      </w:r>
      <w:r w:rsidRPr="007A06F5">
        <w:rPr>
          <w:highlight w:val="green"/>
          <w:lang w:val="la-Latn"/>
        </w:rPr>
        <w:lastRenderedPageBreak/>
        <w:t>secundum quantitatem facti</w:t>
      </w:r>
      <w:r w:rsidR="00360346" w:rsidRPr="007A06F5">
        <w:rPr>
          <w:highlight w:val="green"/>
          <w:lang w:val="la-Latn"/>
        </w:rPr>
        <w:t xml:space="preserve">, </w:t>
      </w:r>
      <w:r w:rsidRPr="007A06F5">
        <w:rPr>
          <w:highlight w:val="green"/>
          <w:lang w:val="la-Latn"/>
        </w:rPr>
        <w:t>quia fornicationes et adulteri</w:t>
      </w:r>
      <w:r w:rsidR="00576297" w:rsidRPr="007A06F5">
        <w:rPr>
          <w:highlight w:val="green"/>
          <w:lang w:val="la-Latn"/>
        </w:rPr>
        <w:t xml:space="preserve">a atque homicidia necnon </w:t>
      </w:r>
      <w:r w:rsidRPr="007A06F5">
        <w:rPr>
          <w:highlight w:val="green"/>
          <w:lang w:val="la-Latn"/>
        </w:rPr>
        <w:t>incendia</w:t>
      </w:r>
      <w:r w:rsidR="00360346" w:rsidRPr="007A06F5">
        <w:rPr>
          <w:highlight w:val="green"/>
          <w:lang w:val="la-Latn"/>
        </w:rPr>
        <w:t xml:space="preserve">, </w:t>
      </w:r>
      <w:r w:rsidRPr="007A06F5">
        <w:rPr>
          <w:highlight w:val="green"/>
          <w:lang w:val="la-Latn"/>
        </w:rPr>
        <w:t>ebrietates aliaque quamplura vitia exinde prodeunt</w:t>
      </w:r>
      <w:r w:rsidR="008E2A6B" w:rsidRPr="007A06F5">
        <w:rPr>
          <w:highlight w:val="green"/>
          <w:lang w:val="la-Latn"/>
        </w:rPr>
        <w:t xml:space="preserve">. </w:t>
      </w:r>
      <w:r w:rsidR="00576297" w:rsidRPr="007A06F5">
        <w:rPr>
          <w:highlight w:val="green"/>
          <w:lang w:val="la-Latn"/>
        </w:rPr>
        <w:t>Si quis autem nega</w:t>
      </w:r>
      <w:r w:rsidRPr="007A06F5">
        <w:rPr>
          <w:highlight w:val="green"/>
          <w:lang w:val="la-Latn"/>
        </w:rPr>
        <w:t>verit factum</w:t>
      </w:r>
      <w:r w:rsidR="00360346" w:rsidRPr="007A06F5">
        <w:rPr>
          <w:highlight w:val="green"/>
          <w:lang w:val="la-Latn"/>
        </w:rPr>
        <w:t xml:space="preserve">, </w:t>
      </w:r>
      <w:r w:rsidRPr="007A06F5">
        <w:rPr>
          <w:highlight w:val="green"/>
          <w:lang w:val="la-Latn"/>
        </w:rPr>
        <w:t>si comprobatus non fuerit</w:t>
      </w:r>
      <w:r w:rsidR="00360346" w:rsidRPr="007A06F5">
        <w:rPr>
          <w:highlight w:val="green"/>
          <w:lang w:val="la-Latn"/>
        </w:rPr>
        <w:t xml:space="preserve">, </w:t>
      </w:r>
      <w:r w:rsidRPr="007A06F5">
        <w:rPr>
          <w:highlight w:val="green"/>
          <w:lang w:val="la-Latn"/>
        </w:rPr>
        <w:t>propria manu iuramento se</w:t>
      </w:r>
      <w:r w:rsidR="00360346" w:rsidRPr="007A06F5">
        <w:rPr>
          <w:highlight w:val="green"/>
          <w:lang w:val="la-Latn"/>
        </w:rPr>
        <w:t xml:space="preserve"> </w:t>
      </w:r>
      <w:r w:rsidRPr="007A06F5">
        <w:rPr>
          <w:highlight w:val="green"/>
          <w:lang w:val="la-Latn"/>
        </w:rPr>
        <w:t>excondicat</w:t>
      </w:r>
      <w:r w:rsidR="008E2A6B" w:rsidRPr="007A06F5">
        <w:rPr>
          <w:highlight w:val="green"/>
          <w:lang w:val="la-Latn"/>
        </w:rPr>
        <w:t xml:space="preserve">; </w:t>
      </w:r>
      <w:r w:rsidRPr="007A06F5">
        <w:rPr>
          <w:highlight w:val="green"/>
          <w:lang w:val="la-Latn"/>
        </w:rPr>
        <w:t>excepto nostris vassis dominicis</w:t>
      </w:r>
      <w:r w:rsidR="00360346" w:rsidRPr="007A06F5">
        <w:rPr>
          <w:highlight w:val="green"/>
          <w:lang w:val="la-Latn"/>
        </w:rPr>
        <w:t xml:space="preserve">, </w:t>
      </w:r>
      <w:r w:rsidRPr="007A06F5">
        <w:rPr>
          <w:highlight w:val="green"/>
          <w:lang w:val="la-Latn"/>
        </w:rPr>
        <w:t>pro quibus illorum homines meli</w:t>
      </w:r>
      <w:r w:rsidR="00576297" w:rsidRPr="007A06F5">
        <w:rPr>
          <w:highlight w:val="green"/>
          <w:lang w:val="la-Latn"/>
        </w:rPr>
        <w:t>ores iuramentum persolvent</w:t>
      </w:r>
      <w:r w:rsidR="008E2A6B" w:rsidRPr="007A06F5">
        <w:rPr>
          <w:highlight w:val="green"/>
          <w:lang w:val="la-Latn"/>
        </w:rPr>
        <w:t xml:space="preserve">. </w:t>
      </w:r>
      <w:r w:rsidRPr="007A06F5">
        <w:rPr>
          <w:highlight w:val="green"/>
          <w:lang w:val="la-Latn"/>
        </w:rPr>
        <w:t>Hoc vero cum summa diligentia tali modo procurabitur</w:t>
      </w:r>
      <w:r w:rsidR="008E2A6B" w:rsidRPr="007A06F5">
        <w:rPr>
          <w:highlight w:val="green"/>
          <w:lang w:val="la-Latn"/>
        </w:rPr>
        <w:t xml:space="preserve">. </w:t>
      </w:r>
    </w:p>
    <w:p w14:paraId="337A564C" w14:textId="0724C9EA" w:rsidR="00914A37" w:rsidRPr="007A06F5" w:rsidRDefault="004026B2" w:rsidP="00FE3F3C">
      <w:pPr>
        <w:pStyle w:val="Normlnweb"/>
        <w:numPr>
          <w:ilvl w:val="0"/>
          <w:numId w:val="53"/>
        </w:numPr>
        <w:rPr>
          <w:lang w:val="la-Latn"/>
        </w:rPr>
      </w:pPr>
      <w:r w:rsidRPr="007A06F5">
        <w:rPr>
          <w:color w:val="FF0000"/>
          <w:lang w:val="la-Latn"/>
        </w:rPr>
        <w:t xml:space="preserve">LIIII. </w:t>
      </w:r>
      <w:r w:rsidR="00914A37" w:rsidRPr="007A06F5">
        <w:rPr>
          <w:color w:val="FF0000"/>
          <w:lang w:val="la-Latn"/>
        </w:rPr>
        <w:t>E</w:t>
      </w:r>
      <w:r w:rsidR="00914A37" w:rsidRPr="007A06F5">
        <w:rPr>
          <w:lang w:val="la-Latn"/>
        </w:rPr>
        <w:t>piscopus</w:t>
      </w:r>
      <w:r w:rsidR="00360346" w:rsidRPr="007A06F5">
        <w:rPr>
          <w:lang w:val="la-Latn"/>
        </w:rPr>
        <w:t xml:space="preserve">, </w:t>
      </w:r>
      <w:r w:rsidR="00914A37" w:rsidRPr="007A06F5">
        <w:rPr>
          <w:lang w:val="la-Latn"/>
        </w:rPr>
        <w:t>in cuius parrochia aliquis consistens aliquid depraedatus fuerit</w:t>
      </w:r>
      <w:r w:rsidR="00360346" w:rsidRPr="007A06F5">
        <w:rPr>
          <w:lang w:val="la-Latn"/>
        </w:rPr>
        <w:t xml:space="preserve">, </w:t>
      </w:r>
      <w:r w:rsidR="00576297" w:rsidRPr="007A06F5">
        <w:rPr>
          <w:lang w:val="la-Latn"/>
        </w:rPr>
        <w:t>semel</w:t>
      </w:r>
      <w:r w:rsidR="00914A37" w:rsidRPr="007A06F5">
        <w:rPr>
          <w:lang w:val="la-Latn"/>
        </w:rPr>
        <w:t xml:space="preserve"> et bis atque tertio</w:t>
      </w:r>
      <w:r w:rsidR="00360346" w:rsidRPr="007A06F5">
        <w:rPr>
          <w:lang w:val="la-Latn"/>
        </w:rPr>
        <w:t xml:space="preserve">, </w:t>
      </w:r>
      <w:r w:rsidR="00914A37" w:rsidRPr="007A06F5">
        <w:rPr>
          <w:lang w:val="la-Latn"/>
        </w:rPr>
        <w:t>si necesse fuerit</w:t>
      </w:r>
      <w:r w:rsidR="00360346" w:rsidRPr="007A06F5">
        <w:rPr>
          <w:lang w:val="la-Latn"/>
        </w:rPr>
        <w:t xml:space="preserve">, </w:t>
      </w:r>
      <w:r w:rsidR="00914A37" w:rsidRPr="007A06F5">
        <w:rPr>
          <w:lang w:val="la-Latn"/>
        </w:rPr>
        <w:t>vocabit illum sua admonitione per suum presbyterum canonice ad emendationem sive</w:t>
      </w:r>
      <w:r w:rsidR="00360346" w:rsidRPr="007A06F5">
        <w:rPr>
          <w:lang w:val="la-Latn"/>
        </w:rPr>
        <w:t xml:space="preserve"> </w:t>
      </w:r>
      <w:r w:rsidR="00914A37" w:rsidRPr="007A06F5">
        <w:rPr>
          <w:lang w:val="la-Latn"/>
        </w:rPr>
        <w:t>ad</w:t>
      </w:r>
      <w:r w:rsidR="00360346" w:rsidRPr="007A06F5">
        <w:rPr>
          <w:lang w:val="la-Latn"/>
        </w:rPr>
        <w:t xml:space="preserve"> </w:t>
      </w:r>
      <w:r w:rsidR="00914A37" w:rsidRPr="007A06F5">
        <w:rPr>
          <w:lang w:val="la-Latn"/>
        </w:rPr>
        <w:t>compositionem</w:t>
      </w:r>
      <w:r w:rsidR="00360346" w:rsidRPr="007A06F5">
        <w:rPr>
          <w:lang w:val="la-Latn"/>
        </w:rPr>
        <w:t xml:space="preserve"> </w:t>
      </w:r>
      <w:r w:rsidR="00914A37" w:rsidRPr="007A06F5">
        <w:rPr>
          <w:lang w:val="la-Latn"/>
        </w:rPr>
        <w:t>et ad poenitentiam</w:t>
      </w:r>
      <w:r w:rsidR="00360346" w:rsidRPr="007A06F5">
        <w:rPr>
          <w:lang w:val="la-Latn"/>
        </w:rPr>
        <w:t xml:space="preserve">, </w:t>
      </w:r>
      <w:r w:rsidR="00914A37" w:rsidRPr="007A06F5">
        <w:rPr>
          <w:lang w:val="la-Latn"/>
        </w:rPr>
        <w:t>ut Deo et ecclesiae satisfaciat</w:t>
      </w:r>
      <w:r w:rsidR="00360346" w:rsidRPr="007A06F5">
        <w:rPr>
          <w:lang w:val="la-Latn"/>
        </w:rPr>
        <w:t xml:space="preserve">, </w:t>
      </w:r>
      <w:r w:rsidR="00914A37" w:rsidRPr="007A06F5">
        <w:rPr>
          <w:lang w:val="la-Latn"/>
        </w:rPr>
        <w:t>quam laesit</w:t>
      </w:r>
      <w:r w:rsidR="008E2A6B" w:rsidRPr="007A06F5">
        <w:rPr>
          <w:lang w:val="la-Latn"/>
        </w:rPr>
        <w:t xml:space="preserve">. </w:t>
      </w:r>
      <w:r w:rsidR="00914A37" w:rsidRPr="007A06F5">
        <w:rPr>
          <w:lang w:val="la-Latn"/>
        </w:rPr>
        <w:t xml:space="preserve">Si </w:t>
      </w:r>
      <w:r w:rsidRPr="007A06F5">
        <w:rPr>
          <w:lang w:val="la-Latn"/>
        </w:rPr>
        <w:t>autem despexerit atque contemp</w:t>
      </w:r>
      <w:r w:rsidR="00914A37" w:rsidRPr="007A06F5">
        <w:rPr>
          <w:lang w:val="la-Latn"/>
        </w:rPr>
        <w:t>serit eius</w:t>
      </w:r>
      <w:r w:rsidR="00360346" w:rsidRPr="007A06F5">
        <w:rPr>
          <w:lang w:val="la-Latn"/>
        </w:rPr>
        <w:t xml:space="preserve"> </w:t>
      </w:r>
      <w:r w:rsidR="00914A37" w:rsidRPr="007A06F5">
        <w:rPr>
          <w:lang w:val="la-Latn"/>
        </w:rPr>
        <w:t>admonitionem atque saluberrimam invitationem</w:t>
      </w:r>
      <w:r w:rsidR="00360346" w:rsidRPr="007A06F5">
        <w:rPr>
          <w:lang w:val="la-Latn"/>
        </w:rPr>
        <w:t xml:space="preserve">, </w:t>
      </w:r>
      <w:r w:rsidR="00576297" w:rsidRPr="007A06F5">
        <w:rPr>
          <w:lang w:val="la-Latn"/>
        </w:rPr>
        <w:t xml:space="preserve">feriat illum pastorali </w:t>
      </w:r>
      <w:r w:rsidR="00914A37" w:rsidRPr="007A06F5">
        <w:rPr>
          <w:lang w:val="la-Latn"/>
        </w:rPr>
        <w:t>virga</w:t>
      </w:r>
      <w:r w:rsidR="00360346" w:rsidRPr="007A06F5">
        <w:rPr>
          <w:lang w:val="la-Latn"/>
        </w:rPr>
        <w:t xml:space="preserve">, </w:t>
      </w:r>
      <w:r w:rsidR="00914A37" w:rsidRPr="007A06F5">
        <w:rPr>
          <w:lang w:val="la-Latn"/>
        </w:rPr>
        <w:t>hoc est sententia excommunicationis</w:t>
      </w:r>
      <w:r w:rsidR="00360346" w:rsidRPr="007A06F5">
        <w:rPr>
          <w:lang w:val="la-Latn"/>
        </w:rPr>
        <w:t xml:space="preserve">, </w:t>
      </w:r>
      <w:r w:rsidR="00914A37" w:rsidRPr="007A06F5">
        <w:rPr>
          <w:lang w:val="la-Latn"/>
        </w:rPr>
        <w:t xml:space="preserve">ut </w:t>
      </w:r>
      <w:r w:rsidR="00576297" w:rsidRPr="007A06F5">
        <w:rPr>
          <w:lang w:val="la-Latn"/>
        </w:rPr>
        <w:t xml:space="preserve">a communione sanctae ecclesiae </w:t>
      </w:r>
      <w:r w:rsidR="00914A37" w:rsidRPr="007A06F5">
        <w:rPr>
          <w:lang w:val="la-Latn"/>
        </w:rPr>
        <w:t>omniumque christianorum sit separatus usque ad congruam satisfactionem et dignam</w:t>
      </w:r>
      <w:r w:rsidR="00360346" w:rsidRPr="007A06F5">
        <w:rPr>
          <w:lang w:val="la-Latn"/>
        </w:rPr>
        <w:t xml:space="preserve"> </w:t>
      </w:r>
      <w:r w:rsidR="00914A37" w:rsidRPr="007A06F5">
        <w:rPr>
          <w:lang w:val="la-Latn"/>
        </w:rPr>
        <w:t>emendationem</w:t>
      </w:r>
      <w:r w:rsidR="008E2A6B" w:rsidRPr="007A06F5">
        <w:rPr>
          <w:lang w:val="la-Latn"/>
        </w:rPr>
        <w:t xml:space="preserve">. </w:t>
      </w:r>
      <w:r w:rsidR="00914A37" w:rsidRPr="007A06F5">
        <w:rPr>
          <w:lang w:val="la-Latn"/>
        </w:rPr>
        <w:t xml:space="preserve">Quam </w:t>
      </w:r>
      <w:commentRangeStart w:id="404"/>
      <w:r w:rsidR="00914A37" w:rsidRPr="007A06F5">
        <w:rPr>
          <w:lang w:val="la-Latn"/>
        </w:rPr>
        <w:t>excommunicationem</w:t>
      </w:r>
      <w:commentRangeEnd w:id="404"/>
      <w:r w:rsidR="005100A4" w:rsidRPr="007A06F5">
        <w:rPr>
          <w:rStyle w:val="Odkaznakoment"/>
          <w:rFonts w:asciiTheme="minorHAnsi" w:eastAsiaTheme="minorHAnsi" w:hAnsiTheme="minorHAnsi" w:cstheme="minorBidi"/>
          <w:lang w:val="la-Latn" w:eastAsia="en-US"/>
        </w:rPr>
        <w:commentReference w:id="404"/>
      </w:r>
      <w:r w:rsidR="00914A37" w:rsidRPr="007A06F5">
        <w:rPr>
          <w:lang w:val="la-Latn"/>
        </w:rPr>
        <w:t xml:space="preserve"> debebit idem episcopus seniori illius</w:t>
      </w:r>
      <w:r w:rsidR="00360346" w:rsidRPr="007A06F5">
        <w:rPr>
          <w:lang w:val="la-Latn"/>
        </w:rPr>
        <w:t xml:space="preserve"> </w:t>
      </w:r>
      <w:r w:rsidR="00914A37" w:rsidRPr="007A06F5">
        <w:rPr>
          <w:lang w:val="la-Latn"/>
        </w:rPr>
        <w:t>notam facere et omnibus suis coepiscopis</w:t>
      </w:r>
      <w:r w:rsidR="00360346" w:rsidRPr="007A06F5">
        <w:rPr>
          <w:lang w:val="la-Latn"/>
        </w:rPr>
        <w:t xml:space="preserve">, </w:t>
      </w:r>
      <w:r w:rsidR="00914A37" w:rsidRPr="007A06F5">
        <w:rPr>
          <w:lang w:val="la-Latn"/>
        </w:rPr>
        <w:t>ne eum recipiant usque ad</w:t>
      </w:r>
      <w:r w:rsidR="00360346" w:rsidRPr="007A06F5">
        <w:rPr>
          <w:lang w:val="la-Latn"/>
        </w:rPr>
        <w:t xml:space="preserve"> </w:t>
      </w:r>
      <w:r w:rsidR="00914A37" w:rsidRPr="007A06F5">
        <w:rPr>
          <w:lang w:val="la-Latn"/>
        </w:rPr>
        <w:t>satisfactionem</w:t>
      </w:r>
      <w:r w:rsidR="008E2A6B" w:rsidRPr="007A06F5">
        <w:rPr>
          <w:lang w:val="la-Latn"/>
        </w:rPr>
        <w:t xml:space="preserve">. </w:t>
      </w:r>
    </w:p>
    <w:p w14:paraId="242B8F45" w14:textId="4972B8DE" w:rsidR="00914A37" w:rsidRPr="007A06F5" w:rsidRDefault="00914A37" w:rsidP="00FE3F3C">
      <w:pPr>
        <w:pStyle w:val="Normlnweb"/>
        <w:numPr>
          <w:ilvl w:val="0"/>
          <w:numId w:val="53"/>
        </w:numPr>
        <w:rPr>
          <w:lang w:val="la-Latn"/>
        </w:rPr>
      </w:pPr>
      <w:r w:rsidRPr="007A06F5">
        <w:rPr>
          <w:color w:val="FF0000"/>
          <w:lang w:val="la-Latn"/>
        </w:rPr>
        <w:t>D</w:t>
      </w:r>
      <w:r w:rsidRPr="007A06F5">
        <w:rPr>
          <w:lang w:val="la-Latn"/>
        </w:rPr>
        <w:t>e illis autem</w:t>
      </w:r>
      <w:r w:rsidR="00360346" w:rsidRPr="007A06F5">
        <w:rPr>
          <w:lang w:val="la-Latn"/>
        </w:rPr>
        <w:t xml:space="preserve">, </w:t>
      </w:r>
      <w:r w:rsidRPr="007A06F5">
        <w:rPr>
          <w:lang w:val="la-Latn"/>
        </w:rPr>
        <w:t>qui infra parrochiam beneficia et alodum</w:t>
      </w:r>
      <w:r w:rsidR="00360346" w:rsidRPr="007A06F5">
        <w:rPr>
          <w:lang w:val="la-Latn"/>
        </w:rPr>
        <w:t xml:space="preserve"> </w:t>
      </w:r>
      <w:r w:rsidR="00576297" w:rsidRPr="007A06F5">
        <w:rPr>
          <w:lang w:val="la-Latn"/>
        </w:rPr>
        <w:t xml:space="preserve">non habent et </w:t>
      </w:r>
      <w:r w:rsidRPr="007A06F5">
        <w:rPr>
          <w:lang w:val="la-Latn"/>
        </w:rPr>
        <w:t>alterius episcopi parrochiani sunt et</w:t>
      </w:r>
      <w:r w:rsidR="00360346" w:rsidRPr="007A06F5">
        <w:rPr>
          <w:lang w:val="la-Latn"/>
        </w:rPr>
        <w:t xml:space="preserve">, </w:t>
      </w:r>
      <w:r w:rsidRPr="007A06F5">
        <w:rPr>
          <w:lang w:val="la-Latn"/>
        </w:rPr>
        <w:t>dum ad curte</w:t>
      </w:r>
      <w:r w:rsidR="00576297" w:rsidRPr="007A06F5">
        <w:rPr>
          <w:lang w:val="la-Latn"/>
        </w:rPr>
        <w:t xml:space="preserve">m pergunt </w:t>
      </w:r>
      <w:r w:rsidR="004026B2" w:rsidRPr="007A06F5">
        <w:rPr>
          <w:vertAlign w:val="superscript"/>
          <w:lang w:val="la-Latn"/>
        </w:rPr>
        <w:t>302v</w:t>
      </w:r>
      <w:r w:rsidR="004026B2" w:rsidRPr="007A06F5">
        <w:rPr>
          <w:lang w:val="la-Latn"/>
        </w:rPr>
        <w:t>/</w:t>
      </w:r>
      <w:r w:rsidR="004026B2" w:rsidRPr="007A06F5">
        <w:rPr>
          <w:vertAlign w:val="superscript"/>
          <w:lang w:val="la-Latn"/>
        </w:rPr>
        <w:t>303r</w:t>
      </w:r>
      <w:r w:rsidR="004026B2" w:rsidRPr="007A06F5">
        <w:rPr>
          <w:lang w:val="la-Latn"/>
        </w:rPr>
        <w:t xml:space="preserve"> </w:t>
      </w:r>
      <w:r w:rsidR="00576297" w:rsidRPr="007A06F5">
        <w:rPr>
          <w:lang w:val="la-Latn"/>
        </w:rPr>
        <w:t xml:space="preserve">aut de loco ad locum </w:t>
      </w:r>
      <w:r w:rsidRPr="007A06F5">
        <w:rPr>
          <w:lang w:val="la-Latn"/>
        </w:rPr>
        <w:t>iter faciunt</w:t>
      </w:r>
      <w:r w:rsidR="00360346" w:rsidRPr="007A06F5">
        <w:rPr>
          <w:lang w:val="la-Latn"/>
        </w:rPr>
        <w:t xml:space="preserve">, </w:t>
      </w:r>
      <w:r w:rsidRPr="007A06F5">
        <w:rPr>
          <w:lang w:val="la-Latn"/>
        </w:rPr>
        <w:t>rapinas et depraedationes infra parrochiam faciunt</w:t>
      </w:r>
      <w:r w:rsidR="00360346" w:rsidRPr="007A06F5">
        <w:rPr>
          <w:lang w:val="la-Latn"/>
        </w:rPr>
        <w:t xml:space="preserve">, </w:t>
      </w:r>
      <w:r w:rsidRPr="007A06F5">
        <w:rPr>
          <w:lang w:val="la-Latn"/>
        </w:rPr>
        <w:t>placuit nobis et</w:t>
      </w:r>
      <w:r w:rsidR="00360346" w:rsidRPr="007A06F5">
        <w:rPr>
          <w:lang w:val="la-Latn"/>
        </w:rPr>
        <w:t xml:space="preserve"> </w:t>
      </w:r>
      <w:r w:rsidR="004026B2" w:rsidRPr="007A06F5">
        <w:rPr>
          <w:lang w:val="la-Latn"/>
        </w:rPr>
        <w:t>fidelibus nostris</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 ita prope episcopum fuerit</w:t>
      </w:r>
      <w:r w:rsidR="00360346" w:rsidRPr="007A06F5">
        <w:rPr>
          <w:lang w:val="la-Latn"/>
        </w:rPr>
        <w:t xml:space="preserve"> </w:t>
      </w:r>
      <w:r w:rsidRPr="007A06F5">
        <w:rPr>
          <w:lang w:val="la-Latn"/>
        </w:rPr>
        <w:t>factum</w:t>
      </w:r>
      <w:r w:rsidR="00360346" w:rsidRPr="007A06F5">
        <w:rPr>
          <w:lang w:val="la-Latn"/>
        </w:rPr>
        <w:t xml:space="preserve">, </w:t>
      </w:r>
      <w:r w:rsidR="00576297" w:rsidRPr="007A06F5">
        <w:rPr>
          <w:lang w:val="la-Latn"/>
        </w:rPr>
        <w:t xml:space="preserve">ut ei depraedatio illorum </w:t>
      </w:r>
      <w:r w:rsidRPr="007A06F5">
        <w:rPr>
          <w:lang w:val="la-Latn"/>
        </w:rPr>
        <w:t>nota fieri possit</w:t>
      </w:r>
      <w:r w:rsidR="00360346" w:rsidRPr="007A06F5">
        <w:rPr>
          <w:lang w:val="la-Latn"/>
        </w:rPr>
        <w:t xml:space="preserve">, </w:t>
      </w:r>
      <w:r w:rsidRPr="007A06F5">
        <w:rPr>
          <w:lang w:val="la-Latn"/>
        </w:rPr>
        <w:t>antequam parrochiam eius exeant</w:t>
      </w:r>
      <w:r w:rsidR="00360346" w:rsidRPr="007A06F5">
        <w:rPr>
          <w:lang w:val="la-Latn"/>
        </w:rPr>
        <w:t xml:space="preserve">, </w:t>
      </w:r>
      <w:r w:rsidR="00576297" w:rsidRPr="007A06F5">
        <w:rPr>
          <w:lang w:val="la-Latn"/>
        </w:rPr>
        <w:t xml:space="preserve">mittat strenuum et prudentem </w:t>
      </w:r>
      <w:r w:rsidRPr="007A06F5">
        <w:rPr>
          <w:lang w:val="la-Latn"/>
        </w:rPr>
        <w:t>presbyterum</w:t>
      </w:r>
      <w:r w:rsidR="00360346" w:rsidRPr="007A06F5">
        <w:rPr>
          <w:lang w:val="la-Latn"/>
        </w:rPr>
        <w:t xml:space="preserve">, </w:t>
      </w:r>
      <w:r w:rsidRPr="007A06F5">
        <w:rPr>
          <w:lang w:val="la-Latn"/>
        </w:rPr>
        <w:t>qui</w:t>
      </w:r>
      <w:r w:rsidR="00360346" w:rsidRPr="007A06F5">
        <w:rPr>
          <w:lang w:val="la-Latn"/>
        </w:rPr>
        <w:t xml:space="preserve"> </w:t>
      </w:r>
      <w:r w:rsidRPr="007A06F5">
        <w:rPr>
          <w:lang w:val="la-Latn"/>
        </w:rPr>
        <w:t>sua vice rationabiliter illos ad emendationem vocet</w:t>
      </w:r>
      <w:r w:rsidR="008E2A6B" w:rsidRPr="007A06F5">
        <w:rPr>
          <w:lang w:val="la-Latn"/>
        </w:rPr>
        <w:t xml:space="preserve">; </w:t>
      </w:r>
      <w:r w:rsidR="00576297" w:rsidRPr="007A06F5">
        <w:rPr>
          <w:lang w:val="la-Latn"/>
        </w:rPr>
        <w:t xml:space="preserve">in quo superior </w:t>
      </w:r>
      <w:r w:rsidRPr="007A06F5">
        <w:rPr>
          <w:lang w:val="la-Latn"/>
        </w:rPr>
        <w:t>modus compositionis et emendationis servabitur</w:t>
      </w:r>
      <w:r w:rsidR="00360346" w:rsidRPr="007A06F5">
        <w:rPr>
          <w:lang w:val="la-Latn"/>
        </w:rPr>
        <w:t xml:space="preserve">, </w:t>
      </w:r>
      <w:r w:rsidR="00576297" w:rsidRPr="007A06F5">
        <w:rPr>
          <w:lang w:val="la-Latn"/>
        </w:rPr>
        <w:t>si vocati venire voluerint</w:t>
      </w:r>
      <w:r w:rsidR="008E2A6B" w:rsidRPr="007A06F5">
        <w:rPr>
          <w:lang w:val="la-Latn"/>
        </w:rPr>
        <w:t xml:space="preserve">. </w:t>
      </w:r>
      <w:r w:rsidR="005705B7" w:rsidRPr="007A06F5">
        <w:rPr>
          <w:lang w:val="la-Latn"/>
        </w:rPr>
        <w:t xml:space="preserve">Si vero </w:t>
      </w:r>
      <w:r w:rsidRPr="007A06F5">
        <w:rPr>
          <w:lang w:val="la-Latn"/>
        </w:rPr>
        <w:t>vocationem atque ammonitionem episcopi superbe contempserint</w:t>
      </w:r>
      <w:r w:rsidR="00360346" w:rsidRPr="007A06F5">
        <w:rPr>
          <w:lang w:val="la-Latn"/>
        </w:rPr>
        <w:t xml:space="preserve">, </w:t>
      </w:r>
      <w:r w:rsidR="005705B7" w:rsidRPr="007A06F5">
        <w:rPr>
          <w:lang w:val="la-Latn"/>
        </w:rPr>
        <w:t xml:space="preserve">simili sententia ex </w:t>
      </w:r>
      <w:r w:rsidRPr="007A06F5">
        <w:rPr>
          <w:lang w:val="la-Latn"/>
        </w:rPr>
        <w:t>communi</w:t>
      </w:r>
      <w:r w:rsidR="00AE7CDC" w:rsidRPr="007A06F5">
        <w:rPr>
          <w:lang w:val="la-Latn"/>
        </w:rPr>
        <w:t>cationis feriantur qua et illi</w:t>
      </w:r>
      <w:r w:rsidR="00360346" w:rsidRPr="007A06F5">
        <w:rPr>
          <w:lang w:val="la-Latn"/>
        </w:rPr>
        <w:t xml:space="preserve">, </w:t>
      </w:r>
      <w:r w:rsidRPr="007A06F5">
        <w:rPr>
          <w:lang w:val="la-Latn"/>
        </w:rPr>
        <w:t>qui infra parrochiam res aut beneficia habent</w:t>
      </w:r>
      <w:r w:rsidR="00D9225B" w:rsidRPr="007A06F5">
        <w:rPr>
          <w:lang w:val="la-Latn"/>
        </w:rPr>
        <w:t xml:space="preserve">: </w:t>
      </w:r>
      <w:r w:rsidRPr="007A06F5">
        <w:rPr>
          <w:lang w:val="la-Latn"/>
        </w:rPr>
        <w:t>et insuper excommunicentur</w:t>
      </w:r>
      <w:r w:rsidR="00360346" w:rsidRPr="007A06F5">
        <w:rPr>
          <w:lang w:val="la-Latn"/>
        </w:rPr>
        <w:t xml:space="preserve">, </w:t>
      </w:r>
      <w:r w:rsidRPr="007A06F5">
        <w:rPr>
          <w:lang w:val="la-Latn"/>
        </w:rPr>
        <w:t>ne extra parrochiam exeant</w:t>
      </w:r>
      <w:r w:rsidR="00360346" w:rsidRPr="007A06F5">
        <w:rPr>
          <w:lang w:val="la-Latn"/>
        </w:rPr>
        <w:t xml:space="preserve">, </w:t>
      </w:r>
      <w:r w:rsidR="005705B7" w:rsidRPr="007A06F5">
        <w:rPr>
          <w:lang w:val="la-Latn"/>
        </w:rPr>
        <w:t xml:space="preserve">antequam superius statuta </w:t>
      </w:r>
      <w:r w:rsidRPr="007A06F5">
        <w:rPr>
          <w:lang w:val="la-Latn"/>
        </w:rPr>
        <w:t>adimpleant</w:t>
      </w:r>
      <w:r w:rsidR="008E2A6B" w:rsidRPr="007A06F5">
        <w:rPr>
          <w:lang w:val="la-Latn"/>
        </w:rPr>
        <w:t xml:space="preserve">. </w:t>
      </w:r>
      <w:r w:rsidRPr="007A06F5">
        <w:rPr>
          <w:lang w:val="la-Latn"/>
        </w:rPr>
        <w:t>Quorum excommunicatio seniori ill</w:t>
      </w:r>
      <w:r w:rsidR="005705B7" w:rsidRPr="007A06F5">
        <w:rPr>
          <w:lang w:val="la-Latn"/>
        </w:rPr>
        <w:t xml:space="preserve">orum et proprio eorum episcopo </w:t>
      </w:r>
      <w:r w:rsidRPr="007A06F5">
        <w:rPr>
          <w:lang w:val="la-Latn"/>
        </w:rPr>
        <w:t>significanda est</w:t>
      </w:r>
      <w:r w:rsidR="00360346" w:rsidRPr="007A06F5">
        <w:rPr>
          <w:lang w:val="la-Latn"/>
        </w:rPr>
        <w:t xml:space="preserve">, </w:t>
      </w:r>
      <w:r w:rsidRPr="007A06F5">
        <w:rPr>
          <w:lang w:val="la-Latn"/>
        </w:rPr>
        <w:t>ne eos recipiant</w:t>
      </w:r>
      <w:r w:rsidR="008E2A6B" w:rsidRPr="007A06F5">
        <w:rPr>
          <w:lang w:val="la-Latn"/>
        </w:rPr>
        <w:t xml:space="preserve">. </w:t>
      </w:r>
      <w:r w:rsidR="004026B2" w:rsidRPr="007A06F5">
        <w:rPr>
          <w:lang w:val="la-Latn"/>
        </w:rPr>
        <w:t>A</w:t>
      </w:r>
      <w:r w:rsidRPr="007A06F5">
        <w:rPr>
          <w:lang w:val="la-Latn"/>
        </w:rPr>
        <w:t>ntequam illuc redeant</w:t>
      </w:r>
      <w:r w:rsidR="00360346" w:rsidRPr="007A06F5">
        <w:rPr>
          <w:lang w:val="la-Latn"/>
        </w:rPr>
        <w:t xml:space="preserve">, </w:t>
      </w:r>
      <w:r w:rsidRPr="007A06F5">
        <w:rPr>
          <w:lang w:val="la-Latn"/>
        </w:rPr>
        <w:t>ubi rapinam fecerunt</w:t>
      </w:r>
      <w:r w:rsidR="00360346" w:rsidRPr="007A06F5">
        <w:rPr>
          <w:lang w:val="la-Latn"/>
        </w:rPr>
        <w:t xml:space="preserve">, </w:t>
      </w:r>
      <w:r w:rsidR="005705B7" w:rsidRPr="007A06F5">
        <w:rPr>
          <w:lang w:val="la-Latn"/>
        </w:rPr>
        <w:t xml:space="preserve">ibi </w:t>
      </w:r>
      <w:r w:rsidRPr="007A06F5">
        <w:rPr>
          <w:lang w:val="la-Latn"/>
        </w:rPr>
        <w:t>que pleniter emendentur</w:t>
      </w:r>
      <w:r w:rsidR="008E2A6B" w:rsidRPr="007A06F5">
        <w:rPr>
          <w:lang w:val="la-Latn"/>
        </w:rPr>
        <w:t xml:space="preserve">. </w:t>
      </w:r>
    </w:p>
    <w:p w14:paraId="4F25C311" w14:textId="5086BDC5" w:rsidR="00914A37" w:rsidRPr="007A06F5" w:rsidRDefault="00914A37" w:rsidP="00FE3F3C">
      <w:pPr>
        <w:pStyle w:val="Normlnweb"/>
        <w:numPr>
          <w:ilvl w:val="0"/>
          <w:numId w:val="53"/>
        </w:numPr>
        <w:rPr>
          <w:lang w:val="la-Latn"/>
        </w:rPr>
      </w:pPr>
      <w:r w:rsidRPr="007A06F5">
        <w:rPr>
          <w:lang w:val="la-Latn"/>
        </w:rPr>
        <w:t>Et quoniam episcopi</w:t>
      </w:r>
      <w:r w:rsidR="00360346" w:rsidRPr="007A06F5">
        <w:rPr>
          <w:lang w:val="la-Latn"/>
        </w:rPr>
        <w:t xml:space="preserve">, </w:t>
      </w:r>
      <w:r w:rsidRPr="007A06F5">
        <w:rPr>
          <w:lang w:val="la-Latn"/>
        </w:rPr>
        <w:t>qui nostris et suis</w:t>
      </w:r>
      <w:r w:rsidR="005705B7" w:rsidRPr="007A06F5">
        <w:rPr>
          <w:lang w:val="la-Latn"/>
        </w:rPr>
        <w:t xml:space="preserve"> et communibus ecclesiae atque </w:t>
      </w:r>
      <w:r w:rsidRPr="007A06F5">
        <w:rPr>
          <w:lang w:val="la-Latn"/>
        </w:rPr>
        <w:t>totius regni necessitatibus occupati sunt</w:t>
      </w:r>
      <w:r w:rsidR="00360346" w:rsidRPr="007A06F5">
        <w:rPr>
          <w:lang w:val="la-Latn"/>
        </w:rPr>
        <w:t xml:space="preserve">, </w:t>
      </w:r>
      <w:r w:rsidRPr="007A06F5">
        <w:rPr>
          <w:lang w:val="la-Latn"/>
        </w:rPr>
        <w:t>non valent cuncta soli prospicere</w:t>
      </w:r>
      <w:r w:rsidR="00360346" w:rsidRPr="007A06F5">
        <w:rPr>
          <w:lang w:val="la-Latn"/>
        </w:rPr>
        <w:t xml:space="preserve">, </w:t>
      </w:r>
      <w:r w:rsidR="005705B7" w:rsidRPr="007A06F5">
        <w:rPr>
          <w:lang w:val="la-Latn"/>
        </w:rPr>
        <w:t xml:space="preserve">quae </w:t>
      </w:r>
      <w:r w:rsidRPr="007A06F5">
        <w:rPr>
          <w:lang w:val="la-Latn"/>
        </w:rPr>
        <w:t>infra fines parrochiae illorum perpetrantur</w:t>
      </w:r>
      <w:r w:rsidR="00360346" w:rsidRPr="007A06F5">
        <w:rPr>
          <w:lang w:val="la-Latn"/>
        </w:rPr>
        <w:t xml:space="preserve">, </w:t>
      </w:r>
      <w:r w:rsidRPr="007A06F5">
        <w:rPr>
          <w:lang w:val="la-Latn"/>
        </w:rPr>
        <w:t>statuimus</w:t>
      </w:r>
      <w:r w:rsidR="00360346" w:rsidRPr="007A06F5">
        <w:rPr>
          <w:lang w:val="la-Latn"/>
        </w:rPr>
        <w:t xml:space="preserve">, </w:t>
      </w:r>
      <w:r w:rsidRPr="007A06F5">
        <w:rPr>
          <w:lang w:val="la-Latn"/>
        </w:rPr>
        <w:t>ut</w:t>
      </w:r>
      <w:r w:rsidR="00360346" w:rsidRPr="007A06F5">
        <w:rPr>
          <w:lang w:val="la-Latn"/>
        </w:rPr>
        <w:t xml:space="preserve">, </w:t>
      </w:r>
      <w:r w:rsidR="005705B7" w:rsidRPr="007A06F5">
        <w:rPr>
          <w:lang w:val="la-Latn"/>
        </w:rPr>
        <w:t xml:space="preserve">quotiescumque episcopi a </w:t>
      </w:r>
      <w:r w:rsidRPr="007A06F5">
        <w:rPr>
          <w:lang w:val="la-Latn"/>
        </w:rPr>
        <w:t>propria civitate digrediuntur</w:t>
      </w:r>
      <w:r w:rsidR="00360346" w:rsidRPr="007A06F5">
        <w:rPr>
          <w:lang w:val="la-Latn"/>
        </w:rPr>
        <w:t xml:space="preserve">, </w:t>
      </w:r>
      <w:r w:rsidRPr="007A06F5">
        <w:rPr>
          <w:lang w:val="la-Latn"/>
        </w:rPr>
        <w:t>tales adiutores unusquisque in sua civitate relinquat</w:t>
      </w:r>
      <w:r w:rsidR="00360346" w:rsidRPr="007A06F5">
        <w:rPr>
          <w:lang w:val="la-Latn"/>
        </w:rPr>
        <w:t xml:space="preserve">, </w:t>
      </w:r>
      <w:r w:rsidRPr="007A06F5">
        <w:rPr>
          <w:lang w:val="la-Latn"/>
        </w:rPr>
        <w:t>qui haec omnia in sua civitate prudentissime peragant</w:t>
      </w:r>
      <w:r w:rsidR="00360346" w:rsidRPr="007A06F5">
        <w:rPr>
          <w:lang w:val="la-Latn"/>
        </w:rPr>
        <w:t xml:space="preserve">, </w:t>
      </w:r>
      <w:r w:rsidRPr="007A06F5">
        <w:rPr>
          <w:lang w:val="la-Latn"/>
        </w:rPr>
        <w:t>et pauperes sanguine Christi / redempti semper in civitate praesentem inveniant</w:t>
      </w:r>
      <w:r w:rsidR="00360346" w:rsidRPr="007A06F5">
        <w:rPr>
          <w:lang w:val="la-Latn"/>
        </w:rPr>
        <w:t xml:space="preserve">, </w:t>
      </w:r>
      <w:r w:rsidRPr="007A06F5">
        <w:rPr>
          <w:lang w:val="la-Latn"/>
        </w:rPr>
        <w:t>a quo responsum et consolationem accipiant</w:t>
      </w:r>
      <w:r w:rsidR="008E2A6B" w:rsidRPr="007A06F5">
        <w:rPr>
          <w:lang w:val="la-Latn"/>
        </w:rPr>
        <w:t xml:space="preserve">. </w:t>
      </w:r>
      <w:r w:rsidRPr="007A06F5">
        <w:rPr>
          <w:lang w:val="la-Latn"/>
        </w:rPr>
        <w:t xml:space="preserve">In vicis autem et villis longe a civitate </w:t>
      </w:r>
      <w:r w:rsidR="005705B7" w:rsidRPr="007A06F5">
        <w:rPr>
          <w:lang w:val="la-Latn"/>
        </w:rPr>
        <w:t xml:space="preserve">remotis constituat unusquisque </w:t>
      </w:r>
      <w:r w:rsidRPr="007A06F5">
        <w:rPr>
          <w:lang w:val="la-Latn"/>
        </w:rPr>
        <w:t>episcopus reverendos et cautos atque prudentia morum a temperatos presbyteros</w:t>
      </w:r>
      <w:r w:rsidR="00360346" w:rsidRPr="007A06F5">
        <w:rPr>
          <w:lang w:val="la-Latn"/>
        </w:rPr>
        <w:t xml:space="preserve">, </w:t>
      </w:r>
      <w:r w:rsidR="005705B7" w:rsidRPr="007A06F5">
        <w:rPr>
          <w:lang w:val="la-Latn"/>
        </w:rPr>
        <w:t xml:space="preserve">qui </w:t>
      </w:r>
      <w:r w:rsidRPr="007A06F5">
        <w:rPr>
          <w:lang w:val="la-Latn"/>
        </w:rPr>
        <w:t>sua vice superius statuta modeste a perficiant et ad qu</w:t>
      </w:r>
      <w:r w:rsidR="005705B7" w:rsidRPr="007A06F5">
        <w:rPr>
          <w:lang w:val="la-Latn"/>
        </w:rPr>
        <w:t xml:space="preserve">os alii presbyteri iuniores et </w:t>
      </w:r>
      <w:r w:rsidRPr="007A06F5">
        <w:rPr>
          <w:lang w:val="la-Latn"/>
        </w:rPr>
        <w:t>minus cauti suam causam referant</w:t>
      </w:r>
      <w:r w:rsidR="008E2A6B" w:rsidRPr="007A06F5">
        <w:rPr>
          <w:lang w:val="la-Latn"/>
        </w:rPr>
        <w:t xml:space="preserve">. </w:t>
      </w:r>
    </w:p>
    <w:p w14:paraId="0C825B2C" w14:textId="5C2B125F" w:rsidR="00914A37" w:rsidRPr="007A06F5" w:rsidRDefault="00914A37" w:rsidP="00FE3F3C">
      <w:pPr>
        <w:pStyle w:val="Normlnweb"/>
        <w:numPr>
          <w:ilvl w:val="0"/>
          <w:numId w:val="53"/>
        </w:numPr>
        <w:rPr>
          <w:lang w:val="la-Latn"/>
        </w:rPr>
      </w:pPr>
      <w:r w:rsidRPr="007A06F5">
        <w:rPr>
          <w:color w:val="FF0000"/>
          <w:lang w:val="la-Latn"/>
        </w:rPr>
        <w:t>P</w:t>
      </w:r>
      <w:r w:rsidRPr="007A06F5">
        <w:rPr>
          <w:lang w:val="la-Latn"/>
        </w:rPr>
        <w:t>lacuit nobis et</w:t>
      </w:r>
      <w:r w:rsidR="00360346" w:rsidRPr="007A06F5">
        <w:rPr>
          <w:lang w:val="la-Latn"/>
        </w:rPr>
        <w:t xml:space="preserve"> </w:t>
      </w:r>
      <w:r w:rsidRPr="007A06F5">
        <w:rPr>
          <w:lang w:val="la-Latn"/>
        </w:rPr>
        <w:t>fidelibus nostris</w:t>
      </w:r>
      <w:r w:rsidR="00360346" w:rsidRPr="007A06F5">
        <w:rPr>
          <w:lang w:val="la-Latn"/>
        </w:rPr>
        <w:t xml:space="preserve"> </w:t>
      </w:r>
      <w:r w:rsidRPr="007A06F5">
        <w:rPr>
          <w:lang w:val="la-Latn"/>
        </w:rPr>
        <w:t>pro communi</w:t>
      </w:r>
      <w:r w:rsidR="005705B7" w:rsidRPr="007A06F5">
        <w:rPr>
          <w:lang w:val="la-Latn"/>
        </w:rPr>
        <w:t xml:space="preserve"> utilitate et instanti necessi</w:t>
      </w:r>
      <w:r w:rsidRPr="007A06F5">
        <w:rPr>
          <w:lang w:val="la-Latn"/>
        </w:rPr>
        <w:t>tate</w:t>
      </w:r>
      <w:r w:rsidR="00360346" w:rsidRPr="007A06F5">
        <w:rPr>
          <w:lang w:val="la-Latn"/>
        </w:rPr>
        <w:t xml:space="preserve">, </w:t>
      </w:r>
      <w:r w:rsidRPr="007A06F5">
        <w:rPr>
          <w:lang w:val="la-Latn"/>
        </w:rPr>
        <w:t>ut nullus episcoporum graviter ferat</w:t>
      </w:r>
      <w:r w:rsidR="00360346" w:rsidRPr="007A06F5">
        <w:rPr>
          <w:lang w:val="la-Latn"/>
        </w:rPr>
        <w:t xml:space="preserve">, </w:t>
      </w:r>
      <w:r w:rsidRPr="007A06F5">
        <w:rPr>
          <w:lang w:val="la-Latn"/>
        </w:rPr>
        <w:t>si eius parrochianum pro huiusmodi causa</w:t>
      </w:r>
      <w:r w:rsidR="005705B7" w:rsidRPr="007A06F5">
        <w:rPr>
          <w:lang w:val="la-Latn"/>
        </w:rPr>
        <w:t xml:space="preserve"> </w:t>
      </w:r>
      <w:r w:rsidRPr="007A06F5">
        <w:rPr>
          <w:lang w:val="la-Latn"/>
        </w:rPr>
        <w:t>depraedationis alt</w:t>
      </w:r>
      <w:r w:rsidR="005705B7" w:rsidRPr="007A06F5">
        <w:rPr>
          <w:lang w:val="la-Latn"/>
        </w:rPr>
        <w:t>er episcopus excommunicaverit</w:t>
      </w:r>
      <w:r w:rsidR="008E2A6B" w:rsidRPr="007A06F5">
        <w:rPr>
          <w:lang w:val="la-Latn"/>
        </w:rPr>
        <w:t xml:space="preserve">. </w:t>
      </w:r>
    </w:p>
    <w:p w14:paraId="67361787" w14:textId="4FE7B7F5" w:rsidR="00914A37" w:rsidRPr="007A06F5" w:rsidRDefault="00914A37" w:rsidP="00FE3F3C">
      <w:pPr>
        <w:pStyle w:val="Normlnweb"/>
        <w:numPr>
          <w:ilvl w:val="0"/>
          <w:numId w:val="53"/>
        </w:numPr>
        <w:rPr>
          <w:lang w:val="la-Latn"/>
        </w:rPr>
      </w:pPr>
      <w:r w:rsidRPr="007A06F5">
        <w:rPr>
          <w:lang w:val="la-Latn"/>
        </w:rPr>
        <w:t xml:space="preserve">Et quia ad tantum malum funditus </w:t>
      </w:r>
      <w:r w:rsidR="005705B7" w:rsidRPr="007A06F5">
        <w:rPr>
          <w:lang w:val="la-Latn"/>
        </w:rPr>
        <w:t xml:space="preserve">eradicandum atque tollendum </w:t>
      </w:r>
      <w:r w:rsidRPr="007A06F5">
        <w:rPr>
          <w:lang w:val="la-Latn"/>
        </w:rPr>
        <w:t>et</w:t>
      </w:r>
      <w:r w:rsidR="00360346" w:rsidRPr="007A06F5">
        <w:rPr>
          <w:lang w:val="la-Latn"/>
        </w:rPr>
        <w:t xml:space="preserve"> </w:t>
      </w:r>
      <w:r w:rsidR="003F7C28" w:rsidRPr="007A06F5">
        <w:rPr>
          <w:lang w:val="la-Latn"/>
        </w:rPr>
        <w:t xml:space="preserve">tantum bonum plantandum atque statuendum </w:t>
      </w:r>
      <w:r w:rsidRPr="007A06F5">
        <w:rPr>
          <w:lang w:val="la-Latn"/>
        </w:rPr>
        <w:t>necess</w:t>
      </w:r>
      <w:r w:rsidR="005705B7" w:rsidRPr="007A06F5">
        <w:rPr>
          <w:lang w:val="la-Latn"/>
        </w:rPr>
        <w:t xml:space="preserve">e habet episcopalis </w:t>
      </w:r>
      <w:r w:rsidR="00524CAA" w:rsidRPr="00524CAA">
        <w:rPr>
          <w:b/>
          <w:lang w:val="la-Latn"/>
        </w:rPr>
        <w:t>auctorit</w:t>
      </w:r>
      <w:r w:rsidR="005705B7" w:rsidRPr="007A06F5">
        <w:rPr>
          <w:lang w:val="la-Latn"/>
        </w:rPr>
        <w:t xml:space="preserve">as </w:t>
      </w:r>
      <w:r w:rsidRPr="007A06F5">
        <w:rPr>
          <w:lang w:val="la-Latn"/>
        </w:rPr>
        <w:t>iudiciali potestate adiuvari</w:t>
      </w:r>
      <w:r w:rsidR="00360346" w:rsidRPr="007A06F5">
        <w:rPr>
          <w:lang w:val="la-Latn"/>
        </w:rPr>
        <w:t xml:space="preserve">, </w:t>
      </w:r>
      <w:r w:rsidRPr="007A06F5">
        <w:rPr>
          <w:lang w:val="la-Latn"/>
        </w:rPr>
        <w:t>placuit nobis nostrisque</w:t>
      </w:r>
      <w:r w:rsidR="00360346" w:rsidRPr="007A06F5">
        <w:rPr>
          <w:lang w:val="la-Latn"/>
        </w:rPr>
        <w:t xml:space="preserve"> </w:t>
      </w:r>
      <w:r w:rsidR="005705B7" w:rsidRPr="007A06F5">
        <w:rPr>
          <w:lang w:val="la-Latn"/>
        </w:rPr>
        <w:t>fidelibus in commune</w:t>
      </w:r>
      <w:r w:rsidR="00360346" w:rsidRPr="007A06F5">
        <w:rPr>
          <w:lang w:val="la-Latn"/>
        </w:rPr>
        <w:t xml:space="preserve">, </w:t>
      </w:r>
      <w:r w:rsidR="005705B7" w:rsidRPr="007A06F5">
        <w:rPr>
          <w:lang w:val="la-Latn"/>
        </w:rPr>
        <w:t xml:space="preserve">ut missi </w:t>
      </w:r>
      <w:r w:rsidRPr="007A06F5">
        <w:rPr>
          <w:lang w:val="la-Latn"/>
        </w:rPr>
        <w:t>dominici suis in locis ex hoc fideliter adiuvent et come</w:t>
      </w:r>
      <w:r w:rsidR="005705B7" w:rsidRPr="007A06F5">
        <w:rPr>
          <w:lang w:val="la-Latn"/>
        </w:rPr>
        <w:t xml:space="preserve">s praecipiat suo vicecomiti suisque vicariis atque </w:t>
      </w:r>
      <w:r w:rsidRPr="007A06F5">
        <w:rPr>
          <w:lang w:val="la-Latn"/>
        </w:rPr>
        <w:t>centenariis ac reliquis ministr</w:t>
      </w:r>
      <w:r w:rsidR="005705B7" w:rsidRPr="007A06F5">
        <w:rPr>
          <w:lang w:val="la-Latn"/>
        </w:rPr>
        <w:t xml:space="preserve">is rei publicae </w:t>
      </w:r>
      <w:r w:rsidR="009C6981" w:rsidRPr="007A06F5">
        <w:rPr>
          <w:vertAlign w:val="superscript"/>
          <w:lang w:val="la-Latn"/>
        </w:rPr>
        <w:t>303r</w:t>
      </w:r>
      <w:r w:rsidR="009C6981" w:rsidRPr="007A06F5">
        <w:rPr>
          <w:lang w:val="la-Latn"/>
        </w:rPr>
        <w:t>/</w:t>
      </w:r>
      <w:r w:rsidR="009C6981" w:rsidRPr="007A06F5">
        <w:rPr>
          <w:vertAlign w:val="superscript"/>
          <w:lang w:val="la-Latn"/>
        </w:rPr>
        <w:t>303v</w:t>
      </w:r>
      <w:r w:rsidR="009C6981" w:rsidRPr="007A06F5">
        <w:rPr>
          <w:lang w:val="la-Latn"/>
        </w:rPr>
        <w:t xml:space="preserve"> </w:t>
      </w:r>
      <w:r w:rsidR="005705B7" w:rsidRPr="007A06F5">
        <w:rPr>
          <w:lang w:val="la-Latn"/>
        </w:rPr>
        <w:t xml:space="preserve">necnon Francis </w:t>
      </w:r>
      <w:r w:rsidRPr="007A06F5">
        <w:rPr>
          <w:lang w:val="la-Latn"/>
        </w:rPr>
        <w:t>hominibus mundanae legis documentis eruditis</w:t>
      </w:r>
      <w:r w:rsidR="00360346" w:rsidRPr="007A06F5">
        <w:rPr>
          <w:lang w:val="la-Latn"/>
        </w:rPr>
        <w:t xml:space="preserve">, </w:t>
      </w:r>
      <w:r w:rsidRPr="007A06F5">
        <w:rPr>
          <w:lang w:val="la-Latn"/>
        </w:rPr>
        <w:t>ut</w:t>
      </w:r>
      <w:r w:rsidR="005705B7" w:rsidRPr="007A06F5">
        <w:rPr>
          <w:lang w:val="la-Latn"/>
        </w:rPr>
        <w:t xml:space="preserve"> pro amore Dei omnipotentis ac </w:t>
      </w:r>
      <w:r w:rsidRPr="007A06F5">
        <w:rPr>
          <w:lang w:val="la-Latn"/>
        </w:rPr>
        <w:t>pace sanctae ecclesiae et fidelitate nostra ex hoc adiuvent</w:t>
      </w:r>
      <w:r w:rsidR="00360346" w:rsidRPr="007A06F5">
        <w:rPr>
          <w:lang w:val="la-Latn"/>
        </w:rPr>
        <w:t xml:space="preserve">, </w:t>
      </w:r>
      <w:r w:rsidRPr="007A06F5">
        <w:rPr>
          <w:lang w:val="la-Latn"/>
        </w:rPr>
        <w:t>quantum melius potuerint</w:t>
      </w:r>
      <w:r w:rsidR="00360346" w:rsidRPr="007A06F5">
        <w:rPr>
          <w:lang w:val="la-Latn"/>
        </w:rPr>
        <w:t xml:space="preserve">, </w:t>
      </w:r>
      <w:r w:rsidRPr="007A06F5">
        <w:rPr>
          <w:lang w:val="la-Latn"/>
        </w:rPr>
        <w:t>tam</w:t>
      </w:r>
      <w:r w:rsidR="00360346" w:rsidRPr="007A06F5">
        <w:rPr>
          <w:lang w:val="la-Latn"/>
        </w:rPr>
        <w:t xml:space="preserve"> </w:t>
      </w:r>
      <w:r w:rsidRPr="007A06F5">
        <w:rPr>
          <w:lang w:val="la-Latn"/>
        </w:rPr>
        <w:t>per se</w:t>
      </w:r>
      <w:r w:rsidR="00360346" w:rsidRPr="007A06F5">
        <w:rPr>
          <w:lang w:val="la-Latn"/>
        </w:rPr>
        <w:t xml:space="preserve">, </w:t>
      </w:r>
      <w:r w:rsidR="005705B7" w:rsidRPr="007A06F5">
        <w:rPr>
          <w:lang w:val="la-Latn"/>
        </w:rPr>
        <w:t>quam cum ministris ecclesiae</w:t>
      </w:r>
      <w:r w:rsidR="00360346" w:rsidRPr="007A06F5">
        <w:rPr>
          <w:lang w:val="la-Latn"/>
        </w:rPr>
        <w:t xml:space="preserve">, </w:t>
      </w:r>
      <w:r w:rsidRPr="007A06F5">
        <w:rPr>
          <w:lang w:val="la-Latn"/>
        </w:rPr>
        <w:t>quoties episcopi aut ministri illorum</w:t>
      </w:r>
      <w:r w:rsidR="00360346" w:rsidRPr="007A06F5">
        <w:rPr>
          <w:lang w:val="la-Latn"/>
        </w:rPr>
        <w:t xml:space="preserve">, </w:t>
      </w:r>
      <w:r w:rsidRPr="007A06F5">
        <w:rPr>
          <w:lang w:val="la-Latn"/>
        </w:rPr>
        <w:t>sive etiam ipsi pauperes super</w:t>
      </w:r>
      <w:r w:rsidR="00360346" w:rsidRPr="007A06F5">
        <w:rPr>
          <w:lang w:val="la-Latn"/>
        </w:rPr>
        <w:t xml:space="preserve"> </w:t>
      </w:r>
      <w:r w:rsidRPr="007A06F5">
        <w:rPr>
          <w:lang w:val="la-Latn"/>
        </w:rPr>
        <w:t>hac re eos</w:t>
      </w:r>
      <w:r w:rsidR="00360346" w:rsidRPr="007A06F5">
        <w:rPr>
          <w:lang w:val="la-Latn"/>
        </w:rPr>
        <w:t xml:space="preserve"> </w:t>
      </w:r>
      <w:r w:rsidRPr="007A06F5">
        <w:rPr>
          <w:lang w:val="la-Latn"/>
        </w:rPr>
        <w:t>appellaverint</w:t>
      </w:r>
      <w:r w:rsidR="008E2A6B" w:rsidRPr="007A06F5">
        <w:rPr>
          <w:lang w:val="la-Latn"/>
        </w:rPr>
        <w:t xml:space="preserve">; </w:t>
      </w:r>
      <w:r w:rsidR="005705B7" w:rsidRPr="007A06F5">
        <w:rPr>
          <w:lang w:val="la-Latn"/>
        </w:rPr>
        <w:t xml:space="preserve">ita ut ministri ecclesiae </w:t>
      </w:r>
      <w:r w:rsidRPr="007A06F5">
        <w:rPr>
          <w:lang w:val="la-Latn"/>
        </w:rPr>
        <w:t xml:space="preserve">habeant </w:t>
      </w:r>
      <w:r w:rsidR="00524CAA" w:rsidRPr="00524CAA">
        <w:rPr>
          <w:b/>
          <w:lang w:val="la-Latn"/>
        </w:rPr>
        <w:t>auctorit</w:t>
      </w:r>
      <w:r w:rsidRPr="007A06F5">
        <w:rPr>
          <w:lang w:val="la-Latn"/>
        </w:rPr>
        <w:t>atem sui episcopi et ministri comitis</w:t>
      </w:r>
      <w:r w:rsidR="00360346" w:rsidRPr="007A06F5">
        <w:rPr>
          <w:lang w:val="la-Latn"/>
        </w:rPr>
        <w:t xml:space="preserve"> </w:t>
      </w:r>
      <w:r w:rsidR="00524CAA" w:rsidRPr="00524CAA">
        <w:rPr>
          <w:b/>
          <w:lang w:val="la-Latn"/>
        </w:rPr>
        <w:t>auctorit</w:t>
      </w:r>
      <w:r w:rsidRPr="007A06F5">
        <w:rPr>
          <w:lang w:val="la-Latn"/>
        </w:rPr>
        <w:t>atem nostram</w:t>
      </w:r>
      <w:r w:rsidR="00360346" w:rsidRPr="007A06F5">
        <w:rPr>
          <w:lang w:val="la-Latn"/>
        </w:rPr>
        <w:t xml:space="preserve"> </w:t>
      </w:r>
      <w:r w:rsidRPr="007A06F5">
        <w:rPr>
          <w:lang w:val="la-Latn"/>
        </w:rPr>
        <w:t>et</w:t>
      </w:r>
      <w:r w:rsidR="00360346" w:rsidRPr="007A06F5">
        <w:rPr>
          <w:lang w:val="la-Latn"/>
        </w:rPr>
        <w:t xml:space="preserve"> </w:t>
      </w:r>
      <w:r w:rsidR="005705B7" w:rsidRPr="007A06F5">
        <w:rPr>
          <w:lang w:val="la-Latn"/>
        </w:rPr>
        <w:t xml:space="preserve">sui </w:t>
      </w:r>
      <w:r w:rsidRPr="007A06F5">
        <w:rPr>
          <w:lang w:val="la-Latn"/>
        </w:rPr>
        <w:t>comitis</w:t>
      </w:r>
      <w:r w:rsidR="008E2A6B" w:rsidRPr="007A06F5">
        <w:rPr>
          <w:lang w:val="la-Latn"/>
        </w:rPr>
        <w:t xml:space="preserve">. </w:t>
      </w:r>
    </w:p>
    <w:p w14:paraId="3968BAC1" w14:textId="0321A778" w:rsidR="00914A37" w:rsidRPr="007A06F5" w:rsidRDefault="00914A37" w:rsidP="00FE3F3C">
      <w:pPr>
        <w:pStyle w:val="Normlnweb"/>
        <w:numPr>
          <w:ilvl w:val="0"/>
          <w:numId w:val="53"/>
        </w:numPr>
        <w:rPr>
          <w:lang w:val="la-Latn"/>
        </w:rPr>
      </w:pPr>
      <w:r w:rsidRPr="007A06F5">
        <w:rPr>
          <w:highlight w:val="red"/>
          <w:lang w:val="la-Latn"/>
        </w:rPr>
        <w:lastRenderedPageBreak/>
        <w:t>V</w:t>
      </w:r>
      <w:r w:rsidRPr="007A06F5">
        <w:rPr>
          <w:lang w:val="la-Latn"/>
        </w:rPr>
        <w:t>olumus autem</w:t>
      </w:r>
      <w:r w:rsidR="00360346" w:rsidRPr="007A06F5">
        <w:rPr>
          <w:lang w:val="la-Latn"/>
        </w:rPr>
        <w:t xml:space="preserve">, </w:t>
      </w:r>
      <w:r w:rsidRPr="007A06F5">
        <w:rPr>
          <w:lang w:val="la-Latn"/>
        </w:rPr>
        <w:t>ut</w:t>
      </w:r>
      <w:r w:rsidR="00360346" w:rsidRPr="007A06F5">
        <w:rPr>
          <w:lang w:val="la-Latn"/>
        </w:rPr>
        <w:t xml:space="preserve">, </w:t>
      </w:r>
      <w:r w:rsidRPr="007A06F5">
        <w:rPr>
          <w:lang w:val="la-Latn"/>
        </w:rPr>
        <w:t>si episcopalem aut</w:t>
      </w:r>
      <w:r w:rsidR="00360346" w:rsidRPr="007A06F5">
        <w:rPr>
          <w:lang w:val="la-Latn"/>
        </w:rPr>
        <w:t xml:space="preserve"> </w:t>
      </w:r>
      <w:r w:rsidR="005705B7" w:rsidRPr="007A06F5">
        <w:rPr>
          <w:lang w:val="la-Latn"/>
        </w:rPr>
        <w:t xml:space="preserve">regiam </w:t>
      </w:r>
      <w:r w:rsidR="00524CAA" w:rsidRPr="00524CAA">
        <w:rPr>
          <w:b/>
          <w:lang w:val="la-Latn"/>
        </w:rPr>
        <w:t>auctorit</w:t>
      </w:r>
      <w:r w:rsidR="005705B7" w:rsidRPr="007A06F5">
        <w:rPr>
          <w:lang w:val="la-Latn"/>
        </w:rPr>
        <w:t>atem ausu teme</w:t>
      </w:r>
      <w:r w:rsidRPr="007A06F5">
        <w:rPr>
          <w:lang w:val="la-Latn"/>
        </w:rPr>
        <w:t>rario aliquis pro nihilo duxerit in comitatu consistens aut</w:t>
      </w:r>
      <w:r w:rsidR="00360346" w:rsidRPr="007A06F5">
        <w:rPr>
          <w:lang w:val="la-Latn"/>
        </w:rPr>
        <w:t xml:space="preserve"> </w:t>
      </w:r>
      <w:r w:rsidR="00556A43" w:rsidRPr="007A06F5">
        <w:rPr>
          <w:lang w:val="la-Latn"/>
        </w:rPr>
        <w:t>iter faciens</w:t>
      </w:r>
      <w:r w:rsidR="00360346" w:rsidRPr="007A06F5">
        <w:rPr>
          <w:lang w:val="la-Latn"/>
        </w:rPr>
        <w:t xml:space="preserve">, </w:t>
      </w:r>
      <w:r w:rsidRPr="007A06F5">
        <w:rPr>
          <w:lang w:val="la-Latn"/>
        </w:rPr>
        <w:t>legaliter</w:t>
      </w:r>
      <w:r w:rsidR="00360346" w:rsidRPr="007A06F5">
        <w:rPr>
          <w:lang w:val="la-Latn"/>
        </w:rPr>
        <w:t xml:space="preserve">, </w:t>
      </w:r>
      <w:r w:rsidRPr="007A06F5">
        <w:rPr>
          <w:lang w:val="la-Latn"/>
        </w:rPr>
        <w:t>quod iniuste abstulerit</w:t>
      </w:r>
      <w:r w:rsidR="00360346" w:rsidRPr="007A06F5">
        <w:rPr>
          <w:lang w:val="la-Latn"/>
        </w:rPr>
        <w:t xml:space="preserve">, </w:t>
      </w:r>
      <w:r w:rsidRPr="007A06F5">
        <w:rPr>
          <w:lang w:val="la-Latn"/>
        </w:rPr>
        <w:t>emendare contempserit</w:t>
      </w:r>
      <w:r w:rsidR="00360346" w:rsidRPr="007A06F5">
        <w:rPr>
          <w:lang w:val="la-Latn"/>
        </w:rPr>
        <w:t xml:space="preserve">, </w:t>
      </w:r>
      <w:r w:rsidRPr="007A06F5">
        <w:rPr>
          <w:lang w:val="la-Latn"/>
        </w:rPr>
        <w:t>et re</w:t>
      </w:r>
      <w:r w:rsidR="005705B7" w:rsidRPr="007A06F5">
        <w:rPr>
          <w:lang w:val="la-Latn"/>
        </w:rPr>
        <w:t xml:space="preserve">bellis existens si ibi occisus </w:t>
      </w:r>
      <w:r w:rsidRPr="007A06F5">
        <w:rPr>
          <w:lang w:val="la-Latn"/>
        </w:rPr>
        <w:t>fuerit</w:t>
      </w:r>
      <w:r w:rsidR="00360346" w:rsidRPr="007A06F5">
        <w:rPr>
          <w:lang w:val="la-Latn"/>
        </w:rPr>
        <w:t xml:space="preserve">, </w:t>
      </w:r>
      <w:r w:rsidRPr="007A06F5">
        <w:rPr>
          <w:lang w:val="la-Latn"/>
        </w:rPr>
        <w:t>nulli fidelium nostrorum</w:t>
      </w:r>
      <w:r w:rsidR="00360346" w:rsidRPr="007A06F5">
        <w:rPr>
          <w:lang w:val="la-Latn"/>
        </w:rPr>
        <w:t xml:space="preserve">, </w:t>
      </w:r>
      <w:r w:rsidR="00556A43" w:rsidRPr="007A06F5">
        <w:rPr>
          <w:lang w:val="la-Latn"/>
        </w:rPr>
        <w:t>qui eum occiderit</w:t>
      </w:r>
      <w:r w:rsidR="00360346" w:rsidRPr="007A06F5">
        <w:rPr>
          <w:lang w:val="la-Latn"/>
        </w:rPr>
        <w:t xml:space="preserve">, </w:t>
      </w:r>
      <w:r w:rsidR="00556A43" w:rsidRPr="007A06F5">
        <w:rPr>
          <w:lang w:val="la-Latn"/>
        </w:rPr>
        <w:t>aliquis faidam portet</w:t>
      </w:r>
      <w:r w:rsidR="005705B7" w:rsidRPr="007A06F5">
        <w:rPr>
          <w:lang w:val="la-Latn"/>
        </w:rPr>
        <w:t xml:space="preserve"> neque pro </w:t>
      </w:r>
      <w:r w:rsidRPr="007A06F5">
        <w:rPr>
          <w:lang w:val="la-Latn"/>
        </w:rPr>
        <w:t>eius morte aliquid componat</w:t>
      </w:r>
      <w:r w:rsidR="008E2A6B" w:rsidRPr="007A06F5">
        <w:rPr>
          <w:lang w:val="la-Latn"/>
        </w:rPr>
        <w:t xml:space="preserve">. </w:t>
      </w:r>
      <w:r w:rsidRPr="007A06F5">
        <w:rPr>
          <w:lang w:val="la-Latn"/>
        </w:rPr>
        <w:t>Si vero aliquis pare</w:t>
      </w:r>
      <w:r w:rsidR="00556A43" w:rsidRPr="007A06F5">
        <w:rPr>
          <w:lang w:val="la-Latn"/>
        </w:rPr>
        <w:t xml:space="preserve">ntum aut </w:t>
      </w:r>
      <w:r w:rsidR="00062749" w:rsidRPr="007A06F5">
        <w:rPr>
          <w:lang w:val="la-Latn"/>
        </w:rPr>
        <w:t>amicorum eius ali</w:t>
      </w:r>
      <w:r w:rsidRPr="007A06F5">
        <w:rPr>
          <w:lang w:val="la-Latn"/>
        </w:rPr>
        <w:t>quam</w:t>
      </w:r>
      <w:r w:rsidR="00360346" w:rsidRPr="007A06F5">
        <w:rPr>
          <w:lang w:val="la-Latn"/>
        </w:rPr>
        <w:t xml:space="preserve"> </w:t>
      </w:r>
      <w:r w:rsidR="00062749" w:rsidRPr="007A06F5">
        <w:rPr>
          <w:lang w:val="la-Latn"/>
        </w:rPr>
        <w:t xml:space="preserve">inde </w:t>
      </w:r>
      <w:r w:rsidRPr="007A06F5">
        <w:rPr>
          <w:lang w:val="la-Latn"/>
        </w:rPr>
        <w:t>faidam portare voluerit</w:t>
      </w:r>
      <w:r w:rsidR="00360346" w:rsidRPr="007A06F5">
        <w:rPr>
          <w:lang w:val="la-Latn"/>
        </w:rPr>
        <w:t xml:space="preserve">, </w:t>
      </w:r>
      <w:r w:rsidRPr="007A06F5">
        <w:rPr>
          <w:lang w:val="la-Latn"/>
        </w:rPr>
        <w:t>potestative eam</w:t>
      </w:r>
      <w:r w:rsidR="00360346" w:rsidRPr="007A06F5">
        <w:rPr>
          <w:lang w:val="la-Latn"/>
        </w:rPr>
        <w:t xml:space="preserve"> </w:t>
      </w:r>
      <w:r w:rsidRPr="007A06F5">
        <w:rPr>
          <w:lang w:val="la-Latn"/>
        </w:rPr>
        <w:t>iurare faciemus</w:t>
      </w:r>
      <w:r w:rsidR="00360346" w:rsidRPr="007A06F5">
        <w:rPr>
          <w:lang w:val="la-Latn"/>
        </w:rPr>
        <w:t xml:space="preserve">, </w:t>
      </w:r>
      <w:r w:rsidR="00556A43" w:rsidRPr="007A06F5">
        <w:rPr>
          <w:lang w:val="la-Latn"/>
        </w:rPr>
        <w:t xml:space="preserve">et fideles </w:t>
      </w:r>
      <w:r w:rsidRPr="007A06F5">
        <w:rPr>
          <w:lang w:val="la-Latn"/>
        </w:rPr>
        <w:t>nostros regia</w:t>
      </w:r>
      <w:r w:rsidR="00360346" w:rsidRPr="007A06F5">
        <w:rPr>
          <w:lang w:val="la-Latn"/>
        </w:rPr>
        <w:t xml:space="preserve"> </w:t>
      </w:r>
      <w:r w:rsidR="00524CAA" w:rsidRPr="00524CAA">
        <w:rPr>
          <w:b/>
          <w:lang w:val="la-Latn"/>
        </w:rPr>
        <w:t>auctorit</w:t>
      </w:r>
      <w:r w:rsidRPr="007A06F5">
        <w:rPr>
          <w:lang w:val="la-Latn"/>
        </w:rPr>
        <w:t>ate exinde adiuvabimus</w:t>
      </w:r>
      <w:r w:rsidR="008E2A6B" w:rsidRPr="007A06F5">
        <w:rPr>
          <w:lang w:val="la-Latn"/>
        </w:rPr>
        <w:t xml:space="preserve">. </w:t>
      </w:r>
    </w:p>
    <w:p w14:paraId="175BB31D" w14:textId="690E9FE9" w:rsidR="00914A37" w:rsidRPr="007A06F5" w:rsidRDefault="004026B2" w:rsidP="00FE3F3C">
      <w:pPr>
        <w:pStyle w:val="Normlnweb"/>
        <w:numPr>
          <w:ilvl w:val="0"/>
          <w:numId w:val="53"/>
        </w:numPr>
        <w:rPr>
          <w:lang w:val="la-Latn"/>
        </w:rPr>
      </w:pPr>
      <w:r w:rsidRPr="007A06F5">
        <w:rPr>
          <w:color w:val="FF0000"/>
          <w:lang w:val="la-Latn"/>
        </w:rPr>
        <w:t xml:space="preserve">LV. </w:t>
      </w:r>
      <w:r w:rsidR="00914A37" w:rsidRPr="007A06F5">
        <w:rPr>
          <w:color w:val="FF0000"/>
          <w:lang w:val="la-Latn"/>
        </w:rPr>
        <w:t>D</w:t>
      </w:r>
      <w:r w:rsidR="00914A37" w:rsidRPr="007A06F5">
        <w:rPr>
          <w:lang w:val="la-Latn"/>
        </w:rPr>
        <w:t>e nostris quoque dominicis vassallis iubemus</w:t>
      </w:r>
      <w:r w:rsidR="00360346" w:rsidRPr="007A06F5">
        <w:rPr>
          <w:lang w:val="la-Latn"/>
        </w:rPr>
        <w:t xml:space="preserve">, </w:t>
      </w:r>
      <w:r w:rsidR="00914A37" w:rsidRPr="007A06F5">
        <w:rPr>
          <w:lang w:val="la-Latn"/>
        </w:rPr>
        <w:t>ut</w:t>
      </w:r>
      <w:r w:rsidR="00360346" w:rsidRPr="007A06F5">
        <w:rPr>
          <w:lang w:val="la-Latn"/>
        </w:rPr>
        <w:t xml:space="preserve">, </w:t>
      </w:r>
      <w:r w:rsidR="00914A37" w:rsidRPr="007A06F5">
        <w:rPr>
          <w:lang w:val="la-Latn"/>
        </w:rPr>
        <w:t>si aliquis praedas egerit</w:t>
      </w:r>
      <w:r w:rsidR="00360346" w:rsidRPr="007A06F5">
        <w:rPr>
          <w:lang w:val="la-Latn"/>
        </w:rPr>
        <w:t xml:space="preserve">, </w:t>
      </w:r>
      <w:r w:rsidR="00914A37" w:rsidRPr="007A06F5">
        <w:rPr>
          <w:lang w:val="la-Latn"/>
        </w:rPr>
        <w:t>comes</w:t>
      </w:r>
      <w:r w:rsidR="00360346" w:rsidRPr="007A06F5">
        <w:rPr>
          <w:lang w:val="la-Latn"/>
        </w:rPr>
        <w:t xml:space="preserve">, </w:t>
      </w:r>
      <w:r w:rsidR="00914A37" w:rsidRPr="007A06F5">
        <w:rPr>
          <w:lang w:val="la-Latn"/>
        </w:rPr>
        <w:t>in cuius potestate fuerit</w:t>
      </w:r>
      <w:r w:rsidR="00360346" w:rsidRPr="007A06F5">
        <w:rPr>
          <w:lang w:val="la-Latn"/>
        </w:rPr>
        <w:t xml:space="preserve">, </w:t>
      </w:r>
      <w:r w:rsidR="00914A37" w:rsidRPr="007A06F5">
        <w:rPr>
          <w:lang w:val="la-Latn"/>
        </w:rPr>
        <w:t>ad emendationem eum venire vocet</w:t>
      </w:r>
      <w:r w:rsidR="008E2A6B" w:rsidRPr="007A06F5">
        <w:rPr>
          <w:lang w:val="la-Latn"/>
        </w:rPr>
        <w:t xml:space="preserve">. </w:t>
      </w:r>
      <w:r w:rsidR="00556A43" w:rsidRPr="007A06F5">
        <w:rPr>
          <w:lang w:val="la-Latn"/>
        </w:rPr>
        <w:t xml:space="preserve">Qui </w:t>
      </w:r>
      <w:r w:rsidR="00914A37" w:rsidRPr="007A06F5">
        <w:rPr>
          <w:lang w:val="la-Latn"/>
        </w:rPr>
        <w:t>si comitem aut missum illius audire noluerit</w:t>
      </w:r>
      <w:r w:rsidR="00360346" w:rsidRPr="007A06F5">
        <w:rPr>
          <w:lang w:val="la-Latn"/>
        </w:rPr>
        <w:t xml:space="preserve">, </w:t>
      </w:r>
      <w:r w:rsidR="00914A37" w:rsidRPr="007A06F5">
        <w:rPr>
          <w:lang w:val="la-Latn"/>
        </w:rPr>
        <w:t>per forciam illud emendare cogatur</w:t>
      </w:r>
      <w:r w:rsidR="00360346" w:rsidRPr="007A06F5">
        <w:rPr>
          <w:lang w:val="la-Latn"/>
        </w:rPr>
        <w:t xml:space="preserve">, </w:t>
      </w:r>
      <w:r w:rsidR="00914A37" w:rsidRPr="007A06F5">
        <w:rPr>
          <w:lang w:val="la-Latn"/>
        </w:rPr>
        <w:t>prout lex docet</w:t>
      </w:r>
      <w:r w:rsidR="00360346" w:rsidRPr="007A06F5">
        <w:rPr>
          <w:lang w:val="la-Latn"/>
        </w:rPr>
        <w:t xml:space="preserve">, </w:t>
      </w:r>
      <w:r w:rsidR="00914A37" w:rsidRPr="007A06F5">
        <w:rPr>
          <w:lang w:val="la-Latn"/>
        </w:rPr>
        <w:t>et quemadmodum in capitularibus regum antecessorum</w:t>
      </w:r>
      <w:r w:rsidR="00360346" w:rsidRPr="007A06F5">
        <w:rPr>
          <w:lang w:val="la-Latn"/>
        </w:rPr>
        <w:t xml:space="preserve"> </w:t>
      </w:r>
      <w:r w:rsidR="00914A37" w:rsidRPr="007A06F5">
        <w:rPr>
          <w:lang w:val="la-Latn"/>
        </w:rPr>
        <w:t>nostrorum</w:t>
      </w:r>
      <w:r w:rsidR="00360346" w:rsidRPr="007A06F5">
        <w:rPr>
          <w:lang w:val="la-Latn"/>
        </w:rPr>
        <w:t xml:space="preserve"> </w:t>
      </w:r>
      <w:r w:rsidR="00914A37" w:rsidRPr="007A06F5">
        <w:rPr>
          <w:lang w:val="la-Latn"/>
        </w:rPr>
        <w:t>tenetur insertum</w:t>
      </w:r>
      <w:r w:rsidR="00360346" w:rsidRPr="007A06F5">
        <w:rPr>
          <w:lang w:val="la-Latn"/>
        </w:rPr>
        <w:t xml:space="preserve">, </w:t>
      </w:r>
      <w:r w:rsidR="00914A37" w:rsidRPr="007A06F5">
        <w:rPr>
          <w:lang w:val="la-Latn"/>
        </w:rPr>
        <w:t>in eodem loco</w:t>
      </w:r>
      <w:r w:rsidR="00360346" w:rsidRPr="007A06F5">
        <w:rPr>
          <w:lang w:val="la-Latn"/>
        </w:rPr>
        <w:t xml:space="preserve">, </w:t>
      </w:r>
      <w:r w:rsidR="00914A37" w:rsidRPr="007A06F5">
        <w:rPr>
          <w:lang w:val="la-Latn"/>
        </w:rPr>
        <w:t>ubi praeda commissa fuerit</w:t>
      </w:r>
      <w:r w:rsidR="008E2A6B" w:rsidRPr="007A06F5">
        <w:rPr>
          <w:lang w:val="la-Latn"/>
        </w:rPr>
        <w:t xml:space="preserve">. </w:t>
      </w:r>
      <w:r w:rsidR="00556A43" w:rsidRPr="007A06F5">
        <w:rPr>
          <w:lang w:val="la-Latn"/>
        </w:rPr>
        <w:t xml:space="preserve">Quodsi proclamaverit </w:t>
      </w:r>
      <w:r w:rsidR="00914A37" w:rsidRPr="007A06F5">
        <w:rPr>
          <w:lang w:val="la-Latn"/>
        </w:rPr>
        <w:t xml:space="preserve">se ante praesentiam nostram </w:t>
      </w:r>
      <w:r w:rsidR="00062749" w:rsidRPr="007A06F5">
        <w:rPr>
          <w:vertAlign w:val="superscript"/>
          <w:lang w:val="la-Latn"/>
        </w:rPr>
        <w:t>303v</w:t>
      </w:r>
      <w:r w:rsidR="00062749" w:rsidRPr="007A06F5">
        <w:rPr>
          <w:lang w:val="la-Latn"/>
        </w:rPr>
        <w:t>/</w:t>
      </w:r>
      <w:r w:rsidR="00062749" w:rsidRPr="007A06F5">
        <w:rPr>
          <w:vertAlign w:val="superscript"/>
          <w:lang w:val="la-Latn"/>
        </w:rPr>
        <w:t>304r</w:t>
      </w:r>
      <w:r w:rsidR="00062749" w:rsidRPr="007A06F5">
        <w:rPr>
          <w:lang w:val="la-Latn"/>
        </w:rPr>
        <w:t xml:space="preserve"> </w:t>
      </w:r>
      <w:r w:rsidR="00914A37" w:rsidRPr="007A06F5">
        <w:rPr>
          <w:lang w:val="la-Latn"/>
        </w:rPr>
        <w:t>velle</w:t>
      </w:r>
      <w:commentRangeStart w:id="405"/>
      <w:r w:rsidR="00914A37" w:rsidRPr="007A06F5">
        <w:rPr>
          <w:lang w:val="la-Latn"/>
        </w:rPr>
        <w:t xml:space="preserve"> distringi</w:t>
      </w:r>
      <w:commentRangeEnd w:id="405"/>
      <w:r w:rsidR="00721038" w:rsidRPr="007A06F5">
        <w:rPr>
          <w:rStyle w:val="Odkaznakoment"/>
          <w:rFonts w:asciiTheme="minorHAnsi" w:eastAsiaTheme="minorHAnsi" w:hAnsiTheme="minorHAnsi" w:cstheme="minorBidi"/>
          <w:lang w:val="la-Latn" w:eastAsia="en-US"/>
        </w:rPr>
        <w:commentReference w:id="405"/>
      </w:r>
      <w:r w:rsidR="00360346" w:rsidRPr="007A06F5">
        <w:rPr>
          <w:lang w:val="la-Latn"/>
        </w:rPr>
        <w:t xml:space="preserve"> </w:t>
      </w:r>
      <w:r w:rsidR="00721038" w:rsidRPr="007A06F5">
        <w:rPr>
          <w:lang w:val="la-Latn"/>
        </w:rPr>
        <w:t xml:space="preserve"> </w:t>
      </w:r>
      <w:r w:rsidR="00914A37" w:rsidRPr="007A06F5">
        <w:rPr>
          <w:lang w:val="la-Latn"/>
        </w:rPr>
        <w:t>potius</w:t>
      </w:r>
      <w:r w:rsidR="00360346" w:rsidRPr="007A06F5">
        <w:rPr>
          <w:lang w:val="la-Latn"/>
        </w:rPr>
        <w:t xml:space="preserve">, </w:t>
      </w:r>
      <w:r w:rsidR="00556A43" w:rsidRPr="007A06F5">
        <w:rPr>
          <w:lang w:val="la-Latn"/>
        </w:rPr>
        <w:t>quam ante comitem</w:t>
      </w:r>
      <w:r w:rsidR="00360346" w:rsidRPr="007A06F5">
        <w:rPr>
          <w:lang w:val="la-Latn"/>
        </w:rPr>
        <w:t xml:space="preserve">, </w:t>
      </w:r>
      <w:r w:rsidR="00556A43" w:rsidRPr="007A06F5">
        <w:rPr>
          <w:lang w:val="la-Latn"/>
        </w:rPr>
        <w:t>per credi</w:t>
      </w:r>
      <w:r w:rsidR="00914A37" w:rsidRPr="007A06F5">
        <w:rPr>
          <w:lang w:val="la-Latn"/>
        </w:rPr>
        <w:t>biles fideiussores aut per sacramentum</w:t>
      </w:r>
      <w:r w:rsidR="00360346" w:rsidRPr="007A06F5">
        <w:rPr>
          <w:lang w:val="la-Latn"/>
        </w:rPr>
        <w:t xml:space="preserve"> </w:t>
      </w:r>
      <w:ins w:id="406" w:author="Kalhous, David" w:date="2018-09-19T16:51:00Z">
        <w:r w:rsidR="00BD5AD5" w:rsidRPr="007A06F5">
          <w:rPr>
            <w:lang w:val="la-Latn"/>
          </w:rPr>
          <w:t xml:space="preserve">sui </w:t>
        </w:r>
      </w:ins>
      <w:r w:rsidR="00914A37" w:rsidRPr="007A06F5">
        <w:rPr>
          <w:lang w:val="la-Latn"/>
        </w:rPr>
        <w:t>melioris hominis ante nos venire permittatur</w:t>
      </w:r>
      <w:r w:rsidR="00360346" w:rsidRPr="007A06F5">
        <w:rPr>
          <w:lang w:val="la-Latn"/>
        </w:rPr>
        <w:t xml:space="preserve">, </w:t>
      </w:r>
      <w:r w:rsidR="00914A37" w:rsidRPr="007A06F5">
        <w:rPr>
          <w:lang w:val="la-Latn"/>
        </w:rPr>
        <w:t>ut ibi talis ratio finem accipiat</w:t>
      </w:r>
      <w:r w:rsidR="008E2A6B" w:rsidRPr="007A06F5">
        <w:rPr>
          <w:lang w:val="la-Latn"/>
        </w:rPr>
        <w:t xml:space="preserve">. </w:t>
      </w:r>
      <w:r w:rsidR="00914A37" w:rsidRPr="007A06F5">
        <w:rPr>
          <w:lang w:val="la-Latn"/>
        </w:rPr>
        <w:t xml:space="preserve">Honorem enim </w:t>
      </w:r>
      <w:r w:rsidR="00556A43" w:rsidRPr="007A06F5">
        <w:rPr>
          <w:lang w:val="la-Latn"/>
        </w:rPr>
        <w:t xml:space="preserve">talem nostris vassis dominicis </w:t>
      </w:r>
      <w:r w:rsidR="00914A37" w:rsidRPr="007A06F5">
        <w:rPr>
          <w:lang w:val="la-Latn"/>
        </w:rPr>
        <w:t>concedimus</w:t>
      </w:r>
      <w:r w:rsidR="00360346" w:rsidRPr="007A06F5">
        <w:rPr>
          <w:lang w:val="la-Latn"/>
        </w:rPr>
        <w:t xml:space="preserve">, </w:t>
      </w:r>
      <w:r w:rsidR="00914A37" w:rsidRPr="007A06F5">
        <w:rPr>
          <w:lang w:val="la-Latn"/>
        </w:rPr>
        <w:t>ut ipsi non sicut reliqui manu propria sacramentum iurent</w:t>
      </w:r>
      <w:r w:rsidR="00360346" w:rsidRPr="007A06F5">
        <w:rPr>
          <w:lang w:val="la-Latn"/>
        </w:rPr>
        <w:t xml:space="preserve">, </w:t>
      </w:r>
      <w:r w:rsidR="00556A43" w:rsidRPr="007A06F5">
        <w:rPr>
          <w:lang w:val="la-Latn"/>
        </w:rPr>
        <w:t xml:space="preserve">sed melior </w:t>
      </w:r>
      <w:r w:rsidR="00914A37" w:rsidRPr="007A06F5">
        <w:rPr>
          <w:lang w:val="la-Latn"/>
        </w:rPr>
        <w:t>homo illorum et credibilior</w:t>
      </w:r>
      <w:r w:rsidR="00360346" w:rsidRPr="007A06F5">
        <w:rPr>
          <w:lang w:val="la-Latn"/>
        </w:rPr>
        <w:t xml:space="preserve"> </w:t>
      </w:r>
      <w:r w:rsidR="00914A37" w:rsidRPr="007A06F5">
        <w:rPr>
          <w:lang w:val="la-Latn"/>
        </w:rPr>
        <w:t>illud agere non differat</w:t>
      </w:r>
      <w:r w:rsidR="008E2A6B" w:rsidRPr="007A06F5">
        <w:rPr>
          <w:lang w:val="la-Latn"/>
        </w:rPr>
        <w:t xml:space="preserve">. </w:t>
      </w:r>
      <w:r w:rsidR="00914A37" w:rsidRPr="007A06F5">
        <w:rPr>
          <w:lang w:val="la-Latn"/>
        </w:rPr>
        <w:t>Si autem</w:t>
      </w:r>
      <w:r w:rsidR="00360346" w:rsidRPr="007A06F5">
        <w:rPr>
          <w:lang w:val="la-Latn"/>
        </w:rPr>
        <w:t xml:space="preserve">, </w:t>
      </w:r>
      <w:r w:rsidR="00914A37" w:rsidRPr="007A06F5">
        <w:rPr>
          <w:lang w:val="la-Latn"/>
        </w:rPr>
        <w:t>qu</w:t>
      </w:r>
      <w:r w:rsidR="00721038" w:rsidRPr="007A06F5">
        <w:rPr>
          <w:lang w:val="la-Latn"/>
        </w:rPr>
        <w:t>ę</w:t>
      </w:r>
      <w:r w:rsidR="00914A37" w:rsidRPr="007A06F5">
        <w:rPr>
          <w:lang w:val="la-Latn"/>
        </w:rPr>
        <w:t xml:space="preserve"> supra diximus</w:t>
      </w:r>
      <w:r w:rsidR="00360346" w:rsidRPr="007A06F5">
        <w:rPr>
          <w:lang w:val="la-Latn"/>
        </w:rPr>
        <w:t xml:space="preserve">, </w:t>
      </w:r>
      <w:r w:rsidR="00914A37" w:rsidRPr="007A06F5">
        <w:rPr>
          <w:lang w:val="la-Latn"/>
        </w:rPr>
        <w:t xml:space="preserve">despexerint et nullo modo emendare voluerint et in contemptu </w:t>
      </w:r>
      <w:r w:rsidR="00914A37" w:rsidRPr="007A06F5">
        <w:rPr>
          <w:strike/>
          <w:highlight w:val="red"/>
          <w:lang w:val="la-Latn"/>
        </w:rPr>
        <w:t>per</w:t>
      </w:r>
      <w:r w:rsidR="00914A37" w:rsidRPr="007A06F5">
        <w:rPr>
          <w:lang w:val="la-Latn"/>
        </w:rPr>
        <w:t>manentes</w:t>
      </w:r>
      <w:r w:rsidR="00D9225B" w:rsidRPr="007A06F5">
        <w:rPr>
          <w:lang w:val="la-Latn"/>
        </w:rPr>
        <w:t xml:space="preserve"> </w:t>
      </w:r>
      <w:r w:rsidR="00556A43" w:rsidRPr="007A06F5">
        <w:rPr>
          <w:lang w:val="la-Latn"/>
        </w:rPr>
        <w:t xml:space="preserve">ibi </w:t>
      </w:r>
      <w:r w:rsidR="00914A37" w:rsidRPr="007A06F5">
        <w:rPr>
          <w:lang w:val="la-Latn"/>
        </w:rPr>
        <w:t>occisi fuerint</w:t>
      </w:r>
      <w:r w:rsidR="00360346" w:rsidRPr="007A06F5">
        <w:rPr>
          <w:lang w:val="la-Latn"/>
        </w:rPr>
        <w:t xml:space="preserve">, </w:t>
      </w:r>
      <w:r w:rsidR="00914A37" w:rsidRPr="007A06F5">
        <w:rPr>
          <w:lang w:val="la-Latn"/>
        </w:rPr>
        <w:t>nullam contra ipsos</w:t>
      </w:r>
      <w:r w:rsidR="00360346" w:rsidRPr="007A06F5">
        <w:rPr>
          <w:lang w:val="la-Latn"/>
        </w:rPr>
        <w:t xml:space="preserve">, </w:t>
      </w:r>
      <w:r w:rsidR="00914A37" w:rsidRPr="007A06F5">
        <w:rPr>
          <w:lang w:val="la-Latn"/>
        </w:rPr>
        <w:t>qui eos occiderint</w:t>
      </w:r>
      <w:r w:rsidR="00360346" w:rsidRPr="007A06F5">
        <w:rPr>
          <w:lang w:val="la-Latn"/>
        </w:rPr>
        <w:t xml:space="preserve">, </w:t>
      </w:r>
      <w:r w:rsidR="00914A37" w:rsidRPr="007A06F5">
        <w:rPr>
          <w:lang w:val="la-Latn"/>
        </w:rPr>
        <w:t>iracundiam</w:t>
      </w:r>
      <w:r w:rsidR="00360346" w:rsidRPr="007A06F5">
        <w:rPr>
          <w:lang w:val="la-Latn"/>
        </w:rPr>
        <w:t xml:space="preserve"> </w:t>
      </w:r>
      <w:r w:rsidR="00914A37" w:rsidRPr="007A06F5">
        <w:rPr>
          <w:lang w:val="la-Latn"/>
        </w:rPr>
        <w:t>tenebimus unquam</w:t>
      </w:r>
      <w:r w:rsidR="008E2A6B" w:rsidRPr="007A06F5">
        <w:rPr>
          <w:lang w:val="la-Latn"/>
        </w:rPr>
        <w:t xml:space="preserve">. </w:t>
      </w:r>
      <w:r w:rsidR="00914A37" w:rsidRPr="007A06F5">
        <w:rPr>
          <w:lang w:val="la-Latn"/>
        </w:rPr>
        <w:t>Quodsi aliqui</w:t>
      </w:r>
      <w:r w:rsidR="00721038" w:rsidRPr="007A06F5">
        <w:rPr>
          <w:lang w:val="la-Latn"/>
        </w:rPr>
        <w:t xml:space="preserve">s parentum aut amicorum eorum </w:t>
      </w:r>
      <w:r w:rsidR="00914A37" w:rsidRPr="007A06F5">
        <w:rPr>
          <w:lang w:val="la-Latn"/>
        </w:rPr>
        <w:t>inde faidam portare voluerit</w:t>
      </w:r>
      <w:r w:rsidR="00360346" w:rsidRPr="007A06F5">
        <w:rPr>
          <w:lang w:val="la-Latn"/>
        </w:rPr>
        <w:t xml:space="preserve">, </w:t>
      </w:r>
      <w:r w:rsidR="00914A37" w:rsidRPr="007A06F5">
        <w:rPr>
          <w:lang w:val="la-Latn"/>
        </w:rPr>
        <w:t>/ potestative eam ei iurare faciemus</w:t>
      </w:r>
      <w:r w:rsidR="00360346" w:rsidRPr="007A06F5">
        <w:rPr>
          <w:lang w:val="la-Latn"/>
        </w:rPr>
        <w:t xml:space="preserve">, </w:t>
      </w:r>
      <w:r w:rsidR="00914A37" w:rsidRPr="007A06F5">
        <w:rPr>
          <w:lang w:val="la-Latn"/>
        </w:rPr>
        <w:t>sicut superius dictum est</w:t>
      </w:r>
      <w:r w:rsidR="00360346" w:rsidRPr="007A06F5">
        <w:rPr>
          <w:lang w:val="la-Latn"/>
        </w:rPr>
        <w:t xml:space="preserve">, </w:t>
      </w:r>
      <w:r w:rsidR="00556A43" w:rsidRPr="007A06F5">
        <w:rPr>
          <w:lang w:val="la-Latn"/>
        </w:rPr>
        <w:t xml:space="preserve">et nostra regia </w:t>
      </w:r>
      <w:r w:rsidR="00524CAA" w:rsidRPr="00524CAA">
        <w:rPr>
          <w:b/>
          <w:lang w:val="la-Latn"/>
        </w:rPr>
        <w:t>auctorit</w:t>
      </w:r>
      <w:r w:rsidR="00914A37" w:rsidRPr="007A06F5">
        <w:rPr>
          <w:lang w:val="la-Latn"/>
        </w:rPr>
        <w:t>ate</w:t>
      </w:r>
      <w:r w:rsidR="00360346" w:rsidRPr="007A06F5">
        <w:rPr>
          <w:lang w:val="la-Latn"/>
        </w:rPr>
        <w:t xml:space="preserve"> </w:t>
      </w:r>
      <w:r w:rsidR="00914A37" w:rsidRPr="007A06F5">
        <w:rPr>
          <w:lang w:val="la-Latn"/>
        </w:rPr>
        <w:t>exinde</w:t>
      </w:r>
      <w:r w:rsidR="00360346" w:rsidRPr="007A06F5">
        <w:rPr>
          <w:lang w:val="la-Latn"/>
        </w:rPr>
        <w:t xml:space="preserve"> </w:t>
      </w:r>
      <w:r w:rsidR="00914A37" w:rsidRPr="007A06F5">
        <w:rPr>
          <w:lang w:val="la-Latn"/>
        </w:rPr>
        <w:t>illos</w:t>
      </w:r>
      <w:r w:rsidR="00360346" w:rsidRPr="007A06F5">
        <w:rPr>
          <w:lang w:val="la-Latn"/>
        </w:rPr>
        <w:t xml:space="preserve"> </w:t>
      </w:r>
      <w:r w:rsidR="00914A37" w:rsidRPr="007A06F5">
        <w:rPr>
          <w:lang w:val="la-Latn"/>
        </w:rPr>
        <w:t>iuvabimus</w:t>
      </w:r>
      <w:r w:rsidR="008E2A6B" w:rsidRPr="007A06F5">
        <w:rPr>
          <w:lang w:val="la-Latn"/>
        </w:rPr>
        <w:t xml:space="preserve">. </w:t>
      </w:r>
      <w:r w:rsidR="00914A37" w:rsidRPr="007A06F5">
        <w:rPr>
          <w:lang w:val="la-Latn"/>
        </w:rPr>
        <w:t>Si vero dixerint</w:t>
      </w:r>
      <w:r w:rsidR="00360346" w:rsidRPr="007A06F5">
        <w:rPr>
          <w:lang w:val="la-Latn"/>
        </w:rPr>
        <w:t xml:space="preserve">, </w:t>
      </w:r>
      <w:r w:rsidR="00556A43" w:rsidRPr="007A06F5">
        <w:rPr>
          <w:lang w:val="la-Latn"/>
        </w:rPr>
        <w:t>quod eis comes non secun</w:t>
      </w:r>
      <w:r w:rsidR="00914A37" w:rsidRPr="007A06F5">
        <w:rPr>
          <w:lang w:val="la-Latn"/>
        </w:rPr>
        <w:t>dum legem fecerit</w:t>
      </w:r>
      <w:r w:rsidR="00360346" w:rsidRPr="007A06F5">
        <w:rPr>
          <w:lang w:val="la-Latn"/>
        </w:rPr>
        <w:t xml:space="preserve">, </w:t>
      </w:r>
      <w:r w:rsidR="003F7C28" w:rsidRPr="007A06F5">
        <w:rPr>
          <w:lang w:val="la-Latn"/>
        </w:rPr>
        <w:t>sed pro aliqua iracundia aut invidia</w:t>
      </w:r>
      <w:r w:rsidR="00360346" w:rsidRPr="007A06F5">
        <w:rPr>
          <w:lang w:val="la-Latn"/>
        </w:rPr>
        <w:t xml:space="preserve">, </w:t>
      </w:r>
      <w:r w:rsidR="003F7C28" w:rsidRPr="007A06F5">
        <w:rPr>
          <w:lang w:val="la-Latn"/>
        </w:rPr>
        <w:t xml:space="preserve">quam ante </w:t>
      </w:r>
      <w:r w:rsidR="00556A43" w:rsidRPr="007A06F5">
        <w:rPr>
          <w:lang w:val="la-Latn"/>
        </w:rPr>
        <w:t xml:space="preserve">contra illos </w:t>
      </w:r>
      <w:r w:rsidR="00914A37" w:rsidRPr="007A06F5">
        <w:rPr>
          <w:lang w:val="la-Latn"/>
        </w:rPr>
        <w:t>tenebat</w:t>
      </w:r>
      <w:r w:rsidR="00360346" w:rsidRPr="007A06F5">
        <w:rPr>
          <w:lang w:val="la-Latn"/>
        </w:rPr>
        <w:t xml:space="preserve">, </w:t>
      </w:r>
      <w:r w:rsidR="00914A37" w:rsidRPr="007A06F5">
        <w:rPr>
          <w:lang w:val="la-Latn"/>
        </w:rPr>
        <w:t>illud fecerit</w:t>
      </w:r>
      <w:r w:rsidR="00360346" w:rsidRPr="007A06F5">
        <w:rPr>
          <w:lang w:val="la-Latn"/>
        </w:rPr>
        <w:t xml:space="preserve">, </w:t>
      </w:r>
      <w:r w:rsidR="00914A37" w:rsidRPr="007A06F5">
        <w:rPr>
          <w:lang w:val="la-Latn"/>
        </w:rPr>
        <w:t>hoc comes eis ante nos satisfaciat</w:t>
      </w:r>
      <w:r w:rsidR="00360346" w:rsidRPr="007A06F5">
        <w:rPr>
          <w:lang w:val="la-Latn"/>
        </w:rPr>
        <w:t xml:space="preserve">, </w:t>
      </w:r>
      <w:r w:rsidR="00914A37" w:rsidRPr="007A06F5">
        <w:rPr>
          <w:lang w:val="la-Latn"/>
        </w:rPr>
        <w:t>secundum</w:t>
      </w:r>
      <w:r w:rsidR="00360346" w:rsidRPr="007A06F5">
        <w:rPr>
          <w:lang w:val="la-Latn"/>
        </w:rPr>
        <w:t xml:space="preserve"> </w:t>
      </w:r>
      <w:r w:rsidR="00556A43" w:rsidRPr="007A06F5">
        <w:rPr>
          <w:lang w:val="la-Latn"/>
        </w:rPr>
        <w:t>quod nobis placuerit</w:t>
      </w:r>
      <w:r w:rsidR="00360346" w:rsidRPr="007A06F5">
        <w:rPr>
          <w:lang w:val="la-Latn"/>
        </w:rPr>
        <w:t xml:space="preserve">, </w:t>
      </w:r>
      <w:r w:rsidR="00914A37" w:rsidRPr="007A06F5">
        <w:rPr>
          <w:lang w:val="la-Latn"/>
        </w:rPr>
        <w:t>quod non ob aliud</w:t>
      </w:r>
      <w:r w:rsidR="00360346" w:rsidRPr="007A06F5">
        <w:rPr>
          <w:lang w:val="la-Latn"/>
        </w:rPr>
        <w:t xml:space="preserve">, </w:t>
      </w:r>
      <w:r w:rsidR="00914A37" w:rsidRPr="007A06F5">
        <w:rPr>
          <w:lang w:val="la-Latn"/>
        </w:rPr>
        <w:t>quam pro rapina sit actum</w:t>
      </w:r>
      <w:r w:rsidR="008E2A6B" w:rsidRPr="007A06F5">
        <w:rPr>
          <w:lang w:val="la-Latn"/>
        </w:rPr>
        <w:t xml:space="preserve">. </w:t>
      </w:r>
    </w:p>
    <w:p w14:paraId="0A5046B7" w14:textId="226DA76D" w:rsidR="00914A37" w:rsidRPr="007A06F5" w:rsidRDefault="00914A37" w:rsidP="00FE3F3C">
      <w:pPr>
        <w:pStyle w:val="Normlnweb"/>
        <w:numPr>
          <w:ilvl w:val="0"/>
          <w:numId w:val="53"/>
        </w:numPr>
        <w:rPr>
          <w:lang w:val="la-Latn"/>
        </w:rPr>
      </w:pPr>
      <w:r w:rsidRPr="007A06F5">
        <w:rPr>
          <w:lang w:val="la-Latn"/>
        </w:rPr>
        <w:t>Ut autem omnis occasio rapinae tollatur</w:t>
      </w:r>
      <w:r w:rsidR="00360346" w:rsidRPr="007A06F5">
        <w:rPr>
          <w:lang w:val="la-Latn"/>
        </w:rPr>
        <w:t xml:space="preserve">, </w:t>
      </w:r>
      <w:r w:rsidRPr="007A06F5">
        <w:rPr>
          <w:lang w:val="la-Latn"/>
        </w:rPr>
        <w:t>volumus</w:t>
      </w:r>
      <w:r w:rsidR="00360346" w:rsidRPr="007A06F5">
        <w:rPr>
          <w:lang w:val="la-Latn"/>
        </w:rPr>
        <w:t xml:space="preserve">, </w:t>
      </w:r>
      <w:r w:rsidRPr="007A06F5">
        <w:rPr>
          <w:lang w:val="la-Latn"/>
        </w:rPr>
        <w:t>ut presbyteri</w:t>
      </w:r>
      <w:r w:rsidR="00360346" w:rsidRPr="007A06F5">
        <w:rPr>
          <w:lang w:val="la-Latn"/>
        </w:rPr>
        <w:t xml:space="preserve">, </w:t>
      </w:r>
      <w:r w:rsidR="00556A43" w:rsidRPr="007A06F5">
        <w:rPr>
          <w:lang w:val="la-Latn"/>
        </w:rPr>
        <w:t xml:space="preserve">qui </w:t>
      </w:r>
      <w:r w:rsidRPr="007A06F5">
        <w:rPr>
          <w:lang w:val="la-Latn"/>
        </w:rPr>
        <w:t>bonum exemplum caritatis omnibus ostendere debent</w:t>
      </w:r>
      <w:r w:rsidR="00360346" w:rsidRPr="007A06F5">
        <w:rPr>
          <w:lang w:val="la-Latn"/>
        </w:rPr>
        <w:t xml:space="preserve">, </w:t>
      </w:r>
      <w:r w:rsidRPr="007A06F5">
        <w:rPr>
          <w:lang w:val="la-Latn"/>
        </w:rPr>
        <w:t>hospitales existant</w:t>
      </w:r>
      <w:r w:rsidR="00360346" w:rsidRPr="007A06F5">
        <w:rPr>
          <w:lang w:val="la-Latn"/>
        </w:rPr>
        <w:t xml:space="preserve">, </w:t>
      </w:r>
      <w:commentRangeStart w:id="407"/>
      <w:r w:rsidRPr="007A06F5">
        <w:rPr>
          <w:lang w:val="la-Latn"/>
        </w:rPr>
        <w:t>sicut</w:t>
      </w:r>
      <w:r w:rsidR="00360346" w:rsidRPr="007A06F5">
        <w:rPr>
          <w:lang w:val="la-Latn"/>
        </w:rPr>
        <w:t xml:space="preserve"> </w:t>
      </w:r>
      <w:r w:rsidRPr="007A06F5">
        <w:rPr>
          <w:lang w:val="la-Latn"/>
        </w:rPr>
        <w:t>apostolus</w:t>
      </w:r>
      <w:commentRangeEnd w:id="407"/>
      <w:r w:rsidR="00FC0A44" w:rsidRPr="007A06F5">
        <w:rPr>
          <w:rStyle w:val="Odkaznakoment"/>
          <w:rFonts w:asciiTheme="minorHAnsi" w:eastAsiaTheme="minorHAnsi" w:hAnsiTheme="minorHAnsi" w:cstheme="minorBidi"/>
          <w:lang w:val="la-Latn" w:eastAsia="en-US"/>
        </w:rPr>
        <w:commentReference w:id="407"/>
      </w:r>
      <w:r w:rsidRPr="007A06F5">
        <w:rPr>
          <w:lang w:val="la-Latn"/>
        </w:rPr>
        <w:t xml:space="preserve"> dicit</w:t>
      </w:r>
      <w:r w:rsidR="00556A43" w:rsidRPr="007A06F5">
        <w:rPr>
          <w:lang w:val="la-Latn"/>
        </w:rPr>
        <w:t>: '</w:t>
      </w:r>
      <w:r w:rsidRPr="007A06F5">
        <w:rPr>
          <w:lang w:val="la-Latn"/>
        </w:rPr>
        <w:t xml:space="preserve">Hospitales </w:t>
      </w:r>
      <w:r w:rsidR="00556A43" w:rsidRPr="007A06F5">
        <w:rPr>
          <w:lang w:val="la-Latn"/>
        </w:rPr>
        <w:t>invicem sine murmuratione</w:t>
      </w:r>
      <w:r w:rsidRPr="007A06F5">
        <w:rPr>
          <w:lang w:val="la-Latn"/>
        </w:rPr>
        <w:t>;' et</w:t>
      </w:r>
      <w:r w:rsidR="00360346" w:rsidRPr="007A06F5">
        <w:rPr>
          <w:lang w:val="la-Latn"/>
        </w:rPr>
        <w:t xml:space="preserve"> </w:t>
      </w:r>
      <w:r w:rsidRPr="007A06F5">
        <w:rPr>
          <w:lang w:val="la-Latn"/>
        </w:rPr>
        <w:t>hospitalitatem</w:t>
      </w:r>
      <w:r w:rsidR="00360346" w:rsidRPr="007A06F5">
        <w:rPr>
          <w:lang w:val="la-Latn"/>
        </w:rPr>
        <w:t xml:space="preserve"> </w:t>
      </w:r>
      <w:r w:rsidR="00556A43" w:rsidRPr="007A06F5">
        <w:rPr>
          <w:lang w:val="la-Latn"/>
        </w:rPr>
        <w:t>prae</w:t>
      </w:r>
      <w:r w:rsidRPr="007A06F5">
        <w:rPr>
          <w:lang w:val="la-Latn"/>
        </w:rPr>
        <w:t>beant iter facientibus</w:t>
      </w:r>
      <w:r w:rsidR="00360346" w:rsidRPr="007A06F5">
        <w:rPr>
          <w:lang w:val="la-Latn"/>
        </w:rPr>
        <w:t xml:space="preserve">, </w:t>
      </w:r>
      <w:r w:rsidRPr="007A06F5">
        <w:rPr>
          <w:lang w:val="la-Latn"/>
        </w:rPr>
        <w:t>quia per hospitalitatem</w:t>
      </w:r>
      <w:r w:rsidR="00360346" w:rsidRPr="007A06F5">
        <w:rPr>
          <w:lang w:val="la-Latn"/>
        </w:rPr>
        <w:t xml:space="preserve"> </w:t>
      </w:r>
      <w:r w:rsidRPr="007A06F5">
        <w:rPr>
          <w:lang w:val="la-Latn"/>
        </w:rPr>
        <w:t>placuerunt quidam Deo</w:t>
      </w:r>
      <w:r w:rsidR="00360346" w:rsidRPr="007A06F5">
        <w:rPr>
          <w:lang w:val="la-Latn"/>
        </w:rPr>
        <w:t xml:space="preserve">, </w:t>
      </w:r>
      <w:r w:rsidR="00556A43" w:rsidRPr="007A06F5">
        <w:rPr>
          <w:lang w:val="la-Latn"/>
        </w:rPr>
        <w:t xml:space="preserve">angelis </w:t>
      </w:r>
      <w:r w:rsidRPr="007A06F5">
        <w:rPr>
          <w:lang w:val="la-Latn"/>
        </w:rPr>
        <w:t>hospitio receptis</w:t>
      </w:r>
      <w:r w:rsidR="008E2A6B" w:rsidRPr="007A06F5">
        <w:rPr>
          <w:lang w:val="la-Latn"/>
        </w:rPr>
        <w:t xml:space="preserve">. </w:t>
      </w:r>
    </w:p>
    <w:p w14:paraId="776A164E" w14:textId="7E2B2781" w:rsidR="00914A37" w:rsidRPr="007A06F5" w:rsidRDefault="00FD7B9F" w:rsidP="00FE3F3C">
      <w:pPr>
        <w:pStyle w:val="Normlnweb"/>
        <w:numPr>
          <w:ilvl w:val="0"/>
          <w:numId w:val="53"/>
        </w:numPr>
        <w:rPr>
          <w:lang w:val="la-Latn"/>
        </w:rPr>
      </w:pPr>
      <w:r w:rsidRPr="007A06F5">
        <w:rPr>
          <w:color w:val="833C0B" w:themeColor="accent2" w:themeShade="80"/>
          <w:lang w:val="la-Latn"/>
        </w:rPr>
        <w:t xml:space="preserve">LVI. </w:t>
      </w:r>
      <w:r w:rsidR="00914A37" w:rsidRPr="007A06F5">
        <w:rPr>
          <w:color w:val="833C0B" w:themeColor="accent2" w:themeShade="80"/>
          <w:lang w:val="la-Latn"/>
        </w:rPr>
        <w:t>P</w:t>
      </w:r>
      <w:r w:rsidR="00914A37" w:rsidRPr="007A06F5">
        <w:rPr>
          <w:lang w:val="la-Latn"/>
        </w:rPr>
        <w:t>lacuit nobis et</w:t>
      </w:r>
      <w:r w:rsidR="00360346" w:rsidRPr="007A06F5">
        <w:rPr>
          <w:lang w:val="la-Latn"/>
        </w:rPr>
        <w:t xml:space="preserve"> </w:t>
      </w:r>
      <w:r w:rsidR="003F7C28" w:rsidRPr="007A06F5">
        <w:rPr>
          <w:lang w:val="la-Latn"/>
        </w:rPr>
        <w:t>nostris fidelibus</w:t>
      </w:r>
      <w:r w:rsidR="00360346" w:rsidRPr="007A06F5">
        <w:rPr>
          <w:lang w:val="la-Latn"/>
        </w:rPr>
        <w:t xml:space="preserve">, </w:t>
      </w:r>
      <w:r w:rsidR="00914A37" w:rsidRPr="007A06F5">
        <w:rPr>
          <w:lang w:val="la-Latn"/>
        </w:rPr>
        <w:t>ut presb</w:t>
      </w:r>
      <w:r w:rsidR="003F7C28" w:rsidRPr="007A06F5">
        <w:rPr>
          <w:lang w:val="la-Latn"/>
        </w:rPr>
        <w:t>yteri suos parrochianos admo</w:t>
      </w:r>
      <w:r w:rsidR="00914A37" w:rsidRPr="007A06F5">
        <w:rPr>
          <w:lang w:val="la-Latn"/>
        </w:rPr>
        <w:t>neant</w:t>
      </w:r>
      <w:r w:rsidR="00360346" w:rsidRPr="007A06F5">
        <w:rPr>
          <w:lang w:val="la-Latn"/>
        </w:rPr>
        <w:t xml:space="preserve">, </w:t>
      </w:r>
      <w:r w:rsidR="00914A37" w:rsidRPr="007A06F5">
        <w:rPr>
          <w:lang w:val="la-Latn"/>
        </w:rPr>
        <w:t xml:space="preserve">ut </w:t>
      </w:r>
      <w:commentRangeStart w:id="408"/>
      <w:r w:rsidR="00914A37" w:rsidRPr="007A06F5">
        <w:rPr>
          <w:lang w:val="la-Latn"/>
        </w:rPr>
        <w:t>et ipsi hospitales existant et</w:t>
      </w:r>
      <w:commentRangeEnd w:id="408"/>
      <w:r w:rsidRPr="007A06F5">
        <w:rPr>
          <w:rStyle w:val="Odkaznakoment"/>
          <w:rFonts w:asciiTheme="minorHAnsi" w:eastAsiaTheme="minorHAnsi" w:hAnsiTheme="minorHAnsi" w:cstheme="minorBidi"/>
          <w:lang w:val="la-Latn" w:eastAsia="en-US"/>
        </w:rPr>
        <w:commentReference w:id="408"/>
      </w:r>
      <w:r w:rsidR="00914A37" w:rsidRPr="007A06F5">
        <w:rPr>
          <w:lang w:val="la-Latn"/>
        </w:rPr>
        <w:t xml:space="preserve"> nulli iter facienti mansionem denegent</w:t>
      </w:r>
      <w:r w:rsidR="008E2A6B" w:rsidRPr="007A06F5">
        <w:rPr>
          <w:lang w:val="la-Latn"/>
        </w:rPr>
        <w:t xml:space="preserve">; </w:t>
      </w:r>
      <w:r w:rsidR="00914A37" w:rsidRPr="007A06F5">
        <w:rPr>
          <w:lang w:val="la-Latn"/>
        </w:rPr>
        <w:t>et ut omnis occasio rapinae tollatur</w:t>
      </w:r>
      <w:r w:rsidR="00360346" w:rsidRPr="007A06F5">
        <w:rPr>
          <w:lang w:val="la-Latn"/>
        </w:rPr>
        <w:t xml:space="preserve">, </w:t>
      </w:r>
      <w:r w:rsidRPr="007A06F5">
        <w:rPr>
          <w:vertAlign w:val="superscript"/>
          <w:lang w:val="la-Latn"/>
        </w:rPr>
        <w:t>304r</w:t>
      </w:r>
      <w:r w:rsidRPr="007A06F5">
        <w:rPr>
          <w:lang w:val="la-Latn"/>
        </w:rPr>
        <w:t>/</w:t>
      </w:r>
      <w:r w:rsidRPr="007A06F5">
        <w:rPr>
          <w:vertAlign w:val="superscript"/>
          <w:lang w:val="la-Latn"/>
        </w:rPr>
        <w:t>304v</w:t>
      </w:r>
      <w:r w:rsidRPr="007A06F5">
        <w:rPr>
          <w:lang w:val="la-Latn"/>
        </w:rPr>
        <w:t xml:space="preserve"> </w:t>
      </w:r>
      <w:r w:rsidR="00914A37" w:rsidRPr="007A06F5">
        <w:rPr>
          <w:lang w:val="la-Latn"/>
        </w:rPr>
        <w:t>nihil carius vendant</w:t>
      </w:r>
      <w:r w:rsidR="00360346" w:rsidRPr="007A06F5">
        <w:rPr>
          <w:lang w:val="la-Latn"/>
        </w:rPr>
        <w:t xml:space="preserve"> </w:t>
      </w:r>
      <w:r w:rsidR="00914A37" w:rsidRPr="007A06F5">
        <w:rPr>
          <w:lang w:val="la-Latn"/>
        </w:rPr>
        <w:t>transeuntibus</w:t>
      </w:r>
      <w:r w:rsidR="00360346" w:rsidRPr="007A06F5">
        <w:rPr>
          <w:lang w:val="la-Latn"/>
        </w:rPr>
        <w:t xml:space="preserve">, </w:t>
      </w:r>
      <w:r w:rsidR="00914A37" w:rsidRPr="007A06F5">
        <w:rPr>
          <w:lang w:val="la-Latn"/>
        </w:rPr>
        <w:t>nisi quanto</w:t>
      </w:r>
      <w:r w:rsidR="00360346" w:rsidRPr="007A06F5">
        <w:rPr>
          <w:lang w:val="la-Latn"/>
        </w:rPr>
        <w:t xml:space="preserve"> </w:t>
      </w:r>
      <w:r w:rsidR="00914A37" w:rsidRPr="007A06F5">
        <w:rPr>
          <w:lang w:val="la-Latn"/>
        </w:rPr>
        <w:t>in mercato vendere possunt</w:t>
      </w:r>
      <w:r w:rsidR="008E2A6B" w:rsidRPr="007A06F5">
        <w:rPr>
          <w:lang w:val="la-Latn"/>
        </w:rPr>
        <w:t xml:space="preserve">. </w:t>
      </w:r>
      <w:r w:rsidR="00914A37" w:rsidRPr="007A06F5">
        <w:rPr>
          <w:lang w:val="la-Latn"/>
        </w:rPr>
        <w:t>Quodsi carius vendere voluerint</w:t>
      </w:r>
      <w:r w:rsidR="00360346" w:rsidRPr="007A06F5">
        <w:rPr>
          <w:lang w:val="la-Latn"/>
        </w:rPr>
        <w:t xml:space="preserve">, </w:t>
      </w:r>
      <w:r w:rsidR="00914A37" w:rsidRPr="007A06F5">
        <w:rPr>
          <w:lang w:val="la-Latn"/>
        </w:rPr>
        <w:t>ad presbyterum transeuntes hoc referant</w:t>
      </w:r>
      <w:r w:rsidR="00360346" w:rsidRPr="007A06F5">
        <w:rPr>
          <w:lang w:val="la-Latn"/>
        </w:rPr>
        <w:t xml:space="preserve">, </w:t>
      </w:r>
      <w:r w:rsidR="00914A37" w:rsidRPr="007A06F5">
        <w:rPr>
          <w:lang w:val="la-Latn"/>
        </w:rPr>
        <w:t>et illius iussu cum humanitate eis vendant</w:t>
      </w:r>
      <w:r w:rsidR="008E2A6B" w:rsidRPr="007A06F5">
        <w:rPr>
          <w:lang w:val="la-Latn"/>
        </w:rPr>
        <w:t xml:space="preserve">. </w:t>
      </w:r>
    </w:p>
    <w:p w14:paraId="57155D7B" w14:textId="2656DA96" w:rsidR="00914A37" w:rsidRPr="007A06F5" w:rsidRDefault="001A79AD" w:rsidP="00FE3F3C">
      <w:pPr>
        <w:pStyle w:val="Normlnweb"/>
        <w:numPr>
          <w:ilvl w:val="0"/>
          <w:numId w:val="53"/>
        </w:numPr>
        <w:rPr>
          <w:lang w:val="la-Latn"/>
        </w:rPr>
      </w:pPr>
      <w:r w:rsidRPr="007A06F5">
        <w:rPr>
          <w:color w:val="FF0000"/>
          <w:lang w:val="la-Latn"/>
        </w:rPr>
        <w:t xml:space="preserve">LVII. </w:t>
      </w:r>
      <w:r w:rsidR="00914A37" w:rsidRPr="007A06F5">
        <w:rPr>
          <w:color w:val="FF0000"/>
          <w:lang w:val="la-Latn"/>
        </w:rPr>
        <w:t>V</w:t>
      </w:r>
      <w:r w:rsidR="00914A37" w:rsidRPr="007A06F5">
        <w:rPr>
          <w:lang w:val="la-Latn"/>
        </w:rPr>
        <w:t>olumus</w:t>
      </w:r>
      <w:r w:rsidR="00360346" w:rsidRPr="007A06F5">
        <w:rPr>
          <w:lang w:val="la-Latn"/>
        </w:rPr>
        <w:t xml:space="preserve">, </w:t>
      </w:r>
      <w:r w:rsidR="00914A37" w:rsidRPr="007A06F5">
        <w:rPr>
          <w:lang w:val="la-Latn"/>
        </w:rPr>
        <w:t>ut presbyteri et ministri comitis villanis praecipiant</w:t>
      </w:r>
      <w:r w:rsidR="00360346" w:rsidRPr="007A06F5">
        <w:rPr>
          <w:lang w:val="la-Latn"/>
        </w:rPr>
        <w:t xml:space="preserve">, </w:t>
      </w:r>
      <w:r w:rsidR="00556A43" w:rsidRPr="007A06F5">
        <w:rPr>
          <w:lang w:val="la-Latn"/>
        </w:rPr>
        <w:t xml:space="preserve">ne collectam </w:t>
      </w:r>
      <w:r w:rsidR="00914A37" w:rsidRPr="007A06F5">
        <w:rPr>
          <w:lang w:val="la-Latn"/>
        </w:rPr>
        <w:t>faciant</w:t>
      </w:r>
      <w:r w:rsidR="00360346" w:rsidRPr="007A06F5">
        <w:rPr>
          <w:lang w:val="la-Latn"/>
        </w:rPr>
        <w:t xml:space="preserve">, </w:t>
      </w:r>
      <w:r w:rsidR="00914A37" w:rsidRPr="007A06F5">
        <w:rPr>
          <w:lang w:val="la-Latn"/>
        </w:rPr>
        <w:t>quam vulgo geldam</w:t>
      </w:r>
      <w:r w:rsidR="00360346" w:rsidRPr="007A06F5">
        <w:rPr>
          <w:lang w:val="la-Latn"/>
        </w:rPr>
        <w:t xml:space="preserve"> </w:t>
      </w:r>
      <w:r w:rsidR="00914A37" w:rsidRPr="007A06F5">
        <w:rPr>
          <w:lang w:val="la-Latn"/>
        </w:rPr>
        <w:t>vocant</w:t>
      </w:r>
      <w:r w:rsidR="00360346" w:rsidRPr="007A06F5">
        <w:rPr>
          <w:lang w:val="la-Latn"/>
        </w:rPr>
        <w:t xml:space="preserve">, </w:t>
      </w:r>
      <w:r w:rsidR="00914A37" w:rsidRPr="007A06F5">
        <w:rPr>
          <w:lang w:val="la-Latn"/>
        </w:rPr>
        <w:t>contra illos</w:t>
      </w:r>
      <w:r w:rsidR="00360346" w:rsidRPr="007A06F5">
        <w:rPr>
          <w:lang w:val="la-Latn"/>
        </w:rPr>
        <w:t xml:space="preserve">, </w:t>
      </w:r>
      <w:r w:rsidR="00914A37" w:rsidRPr="007A06F5">
        <w:rPr>
          <w:lang w:val="la-Latn"/>
        </w:rPr>
        <w:t>qui aliquid rapuerint</w:t>
      </w:r>
      <w:r w:rsidR="008E2A6B" w:rsidRPr="007A06F5">
        <w:rPr>
          <w:lang w:val="la-Latn"/>
        </w:rPr>
        <w:t xml:space="preserve">. </w:t>
      </w:r>
      <w:r w:rsidR="00556A43" w:rsidRPr="007A06F5">
        <w:rPr>
          <w:lang w:val="la-Latn"/>
        </w:rPr>
        <w:t xml:space="preserve">Sed </w:t>
      </w:r>
      <w:r w:rsidR="00914A37" w:rsidRPr="007A06F5">
        <w:rPr>
          <w:lang w:val="la-Latn"/>
        </w:rPr>
        <w:t>causam suam ad illum presbyterum referant</w:t>
      </w:r>
      <w:r w:rsidR="00360346" w:rsidRPr="007A06F5">
        <w:rPr>
          <w:lang w:val="la-Latn"/>
        </w:rPr>
        <w:t xml:space="preserve">, </w:t>
      </w:r>
      <w:r w:rsidR="00914A37" w:rsidRPr="007A06F5">
        <w:rPr>
          <w:lang w:val="la-Latn"/>
        </w:rPr>
        <w:t>qui episcopi missus est</w:t>
      </w:r>
      <w:r w:rsidR="00360346" w:rsidRPr="007A06F5">
        <w:rPr>
          <w:lang w:val="la-Latn"/>
        </w:rPr>
        <w:t xml:space="preserve">, </w:t>
      </w:r>
      <w:r w:rsidR="00914A37" w:rsidRPr="007A06F5">
        <w:rPr>
          <w:lang w:val="la-Latn"/>
        </w:rPr>
        <w:t>et ad illos</w:t>
      </w:r>
      <w:r w:rsidR="00360346" w:rsidRPr="007A06F5">
        <w:rPr>
          <w:lang w:val="la-Latn"/>
        </w:rPr>
        <w:t xml:space="preserve">, </w:t>
      </w:r>
      <w:r w:rsidR="00914A37" w:rsidRPr="007A06F5">
        <w:rPr>
          <w:lang w:val="la-Latn"/>
        </w:rPr>
        <w:t>qui in illis locis ministri comitis super</w:t>
      </w:r>
      <w:r w:rsidR="00360346" w:rsidRPr="007A06F5">
        <w:rPr>
          <w:lang w:val="la-Latn"/>
        </w:rPr>
        <w:t xml:space="preserve"> </w:t>
      </w:r>
      <w:r w:rsidR="00914A37" w:rsidRPr="007A06F5">
        <w:rPr>
          <w:lang w:val="la-Latn"/>
        </w:rPr>
        <w:t>hoc existunt</w:t>
      </w:r>
      <w:r w:rsidR="00360346" w:rsidRPr="007A06F5">
        <w:rPr>
          <w:lang w:val="la-Latn"/>
        </w:rPr>
        <w:t xml:space="preserve">, </w:t>
      </w:r>
      <w:r w:rsidR="00556A43" w:rsidRPr="007A06F5">
        <w:rPr>
          <w:lang w:val="la-Latn"/>
        </w:rPr>
        <w:t>ut omnia prudenter et rationa</w:t>
      </w:r>
      <w:r w:rsidR="00914A37" w:rsidRPr="007A06F5">
        <w:rPr>
          <w:lang w:val="la-Latn"/>
        </w:rPr>
        <w:t>biliter corrigantur</w:t>
      </w:r>
      <w:r w:rsidR="008E2A6B" w:rsidRPr="007A06F5">
        <w:rPr>
          <w:lang w:val="la-Latn"/>
        </w:rPr>
        <w:t xml:space="preserve">. </w:t>
      </w:r>
    </w:p>
    <w:p w14:paraId="27CC78F7" w14:textId="77777777" w:rsidR="00BA5266" w:rsidRPr="007A06F5" w:rsidRDefault="00BA5266" w:rsidP="00450DB4">
      <w:pPr>
        <w:spacing w:after="120" w:line="240" w:lineRule="auto"/>
        <w:rPr>
          <w:rFonts w:ascii="Times New Roman" w:hAnsi="Times New Roman" w:cs="Times New Roman"/>
          <w:lang w:val="la-Latn"/>
        </w:rPr>
      </w:pPr>
    </w:p>
    <w:p w14:paraId="6A496E99"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09" w:name="_Toc194615239"/>
      <w:r w:rsidRPr="007A06F5">
        <w:rPr>
          <w:rFonts w:ascii="Times New Roman" w:hAnsi="Times New Roman" w:cs="Times New Roman"/>
          <w:b/>
          <w:color w:val="000000" w:themeColor="text1"/>
          <w:sz w:val="28"/>
          <w:szCs w:val="28"/>
          <w:lang w:val="la-Latn"/>
        </w:rPr>
        <w:t xml:space="preserve">Benedicti Levitae capitularium collectio 1, 36-37 und 186, </w:t>
      </w:r>
      <w:r w:rsidR="00BA5266" w:rsidRPr="007A06F5">
        <w:rPr>
          <w:rFonts w:ascii="Times New Roman" w:hAnsi="Times New Roman" w:cs="Times New Roman"/>
          <w:b/>
          <w:color w:val="000000" w:themeColor="text1"/>
          <w:sz w:val="28"/>
          <w:szCs w:val="28"/>
          <w:lang w:val="la-Latn"/>
        </w:rPr>
        <w:t>304v-305v</w:t>
      </w:r>
      <w:bookmarkEnd w:id="409"/>
    </w:p>
    <w:p w14:paraId="1E24DFBE" w14:textId="0F3F3D33" w:rsidR="00BA5266" w:rsidRPr="007A06F5" w:rsidRDefault="0069631A" w:rsidP="00450DB4">
      <w:pPr>
        <w:spacing w:after="120" w:line="240" w:lineRule="auto"/>
        <w:rPr>
          <w:rFonts w:ascii="Times New Roman" w:hAnsi="Times New Roman" w:cs="Times New Roman"/>
          <w:lang w:val="la-Latn"/>
        </w:rPr>
      </w:pPr>
      <w:commentRangeStart w:id="410"/>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LVIII - Benedicti Levitae capitularium collectio 1, 36-37 und 186 (MGH LL 2, 2, S. 48, 55; Kapitel 1, 186 auch Mordek 1995, Anhang</w:t>
      </w:r>
      <w:r w:rsidR="00762AD2" w:rsidRPr="007A06F5">
        <w:rPr>
          <w:rFonts w:ascii="Times New Roman" w:hAnsi="Times New Roman" w:cs="Times New Roman"/>
          <w:lang w:val="la-Latn"/>
        </w:rPr>
        <w:t>,</w:t>
      </w:r>
      <w:r w:rsidR="00BA5266" w:rsidRPr="007A06F5">
        <w:rPr>
          <w:rFonts w:ascii="Times New Roman" w:hAnsi="Times New Roman" w:cs="Times New Roman"/>
          <w:lang w:val="la-Latn"/>
        </w:rPr>
        <w:t xml:space="preserve"> Nr. 27, 3: Capitula a Benedicto Levita singillatim tradita, c. 3).</w:t>
      </w:r>
      <w:commentRangeEnd w:id="410"/>
      <w:r w:rsidR="00A00054" w:rsidRPr="007A06F5">
        <w:rPr>
          <w:rStyle w:val="Odkaznakoment"/>
          <w:lang w:val="la-Latn"/>
        </w:rPr>
        <w:commentReference w:id="410"/>
      </w:r>
    </w:p>
    <w:p w14:paraId="49B5FBB5" w14:textId="39192403" w:rsidR="00262B3B" w:rsidRPr="007A06F5" w:rsidRDefault="00FD7B9F" w:rsidP="00450DB4">
      <w:pPr>
        <w:spacing w:after="120" w:line="240" w:lineRule="auto"/>
        <w:rPr>
          <w:rFonts w:ascii="Times New Roman" w:hAnsi="Times New Roman" w:cs="Times New Roman"/>
          <w:sz w:val="24"/>
          <w:szCs w:val="24"/>
          <w:lang w:val="la-Latn"/>
        </w:rPr>
      </w:pPr>
      <w:r w:rsidRPr="007A06F5">
        <w:rPr>
          <w:rFonts w:ascii="Times New Roman" w:hAnsi="Times New Roman" w:cs="Times New Roman"/>
          <w:color w:val="833C0B" w:themeColor="accent2" w:themeShade="80"/>
          <w:sz w:val="24"/>
          <w:szCs w:val="24"/>
          <w:lang w:val="la-Latn"/>
        </w:rPr>
        <w:t>LVIII.</w:t>
      </w:r>
      <w:r w:rsidRPr="007A06F5">
        <w:rPr>
          <w:rFonts w:ascii="Times New Roman" w:hAnsi="Times New Roman" w:cs="Times New Roman"/>
          <w:sz w:val="24"/>
          <w:szCs w:val="24"/>
          <w:lang w:val="la-Latn"/>
        </w:rPr>
        <w:t xml:space="preserve"> </w:t>
      </w:r>
      <w:r w:rsidR="007C1DBC" w:rsidRPr="007A06F5">
        <w:rPr>
          <w:rFonts w:ascii="Times New Roman" w:hAnsi="Times New Roman" w:cs="Times New Roman"/>
          <w:color w:val="FF0000"/>
          <w:sz w:val="24"/>
          <w:szCs w:val="24"/>
          <w:lang w:val="la-Latn"/>
        </w:rPr>
        <w:t>O</w:t>
      </w:r>
      <w:r w:rsidR="007C1DBC" w:rsidRPr="007A06F5">
        <w:rPr>
          <w:rFonts w:ascii="Times New Roman" w:hAnsi="Times New Roman" w:cs="Times New Roman"/>
          <w:sz w:val="24"/>
          <w:szCs w:val="24"/>
          <w:lang w:val="la-Latn"/>
        </w:rPr>
        <w:t>mnibus vobis visu aut auditu notum esse non dubitamus, quod sepissime suadente antiquo hoste sacerdotibus crimina diversa obiciantur</w:t>
      </w:r>
      <w:r w:rsidR="005E4D68" w:rsidRPr="007A06F5">
        <w:rPr>
          <w:rFonts w:ascii="Times New Roman" w:hAnsi="Times New Roman" w:cs="Times New Roman"/>
          <w:sz w:val="24"/>
          <w:szCs w:val="24"/>
          <w:lang w:val="la-Latn"/>
        </w:rPr>
        <w:t>. Sed quam qualiter ex eis ab his racionabilis exam</w:t>
      </w:r>
      <w:r w:rsidRPr="007A06F5">
        <w:rPr>
          <w:rFonts w:ascii="Times New Roman" w:hAnsi="Times New Roman" w:cs="Times New Roman"/>
          <w:sz w:val="24"/>
          <w:szCs w:val="24"/>
          <w:lang w:val="la-Latn"/>
        </w:rPr>
        <w:t>sica</w:t>
      </w:r>
      <w:r w:rsidR="005E4D68" w:rsidRPr="007A06F5">
        <w:rPr>
          <w:rFonts w:ascii="Times New Roman" w:hAnsi="Times New Roman" w:cs="Times New Roman"/>
          <w:sz w:val="24"/>
          <w:szCs w:val="24"/>
          <w:lang w:val="la-Latn"/>
        </w:rPr>
        <w:t>inacio et satisfactio fiat, licet temporibus memorie, deo ni pppini (sic) genitoris nostri sive priscis temporibus a sanctis patribus et a reliquis bonę</w:t>
      </w:r>
      <w:r w:rsidR="009D3F83" w:rsidRPr="007A06F5">
        <w:rPr>
          <w:rFonts w:ascii="Times New Roman" w:hAnsi="Times New Roman" w:cs="Times New Roman"/>
          <w:sz w:val="24"/>
          <w:szCs w:val="24"/>
          <w:lang w:val="la-Latn"/>
        </w:rPr>
        <w:t xml:space="preserve"> </w:t>
      </w:r>
      <w:r w:rsidR="009D3F83" w:rsidRPr="007A06F5">
        <w:rPr>
          <w:rFonts w:ascii="Times New Roman" w:hAnsi="Times New Roman" w:cs="Times New Roman"/>
          <w:sz w:val="24"/>
          <w:szCs w:val="24"/>
          <w:highlight w:val="magenta"/>
          <w:lang w:val="la-Latn"/>
        </w:rPr>
        <w:t>devocatonis</w:t>
      </w:r>
      <w:r w:rsidR="009D3F83" w:rsidRPr="007A06F5">
        <w:rPr>
          <w:rFonts w:ascii="Times New Roman" w:hAnsi="Times New Roman" w:cs="Times New Roman"/>
          <w:sz w:val="24"/>
          <w:szCs w:val="24"/>
          <w:lang w:val="la-Latn"/>
        </w:rPr>
        <w:t xml:space="preserve"> hominibus; sepissime ventilatum fuerit, nos tamen pleniter et ad liquidum definitum</w:t>
      </w:r>
      <w:r w:rsidR="00772E06" w:rsidRPr="007A06F5">
        <w:rPr>
          <w:rFonts w:ascii="Times New Roman" w:hAnsi="Times New Roman" w:cs="Times New Roman"/>
          <w:sz w:val="24"/>
          <w:szCs w:val="24"/>
          <w:lang w:val="la-Latn"/>
        </w:rPr>
        <w:t xml:space="preserve"> reperire minime nequivimus. Nostri quoque temporibus id ipsum a sanctis episcopis et reliquis sacerdotibus et ceteris ecclesiasticę dignitatis ministris nostris in regnis seu  </w:t>
      </w:r>
      <w:r w:rsidR="007C1DBC" w:rsidRPr="007A06F5">
        <w:rPr>
          <w:rFonts w:ascii="Times New Roman" w:hAnsi="Times New Roman" w:cs="Times New Roman"/>
          <w:sz w:val="24"/>
          <w:szCs w:val="24"/>
          <w:lang w:val="la-Latn"/>
        </w:rPr>
        <w:t xml:space="preserve">  </w:t>
      </w:r>
      <w:r w:rsidR="00772E06" w:rsidRPr="007A06F5">
        <w:rPr>
          <w:rFonts w:ascii="Times New Roman" w:hAnsi="Times New Roman" w:cs="Times New Roman"/>
          <w:sz w:val="24"/>
          <w:szCs w:val="24"/>
          <w:lang w:val="la-Latn"/>
        </w:rPr>
        <w:t xml:space="preserve">in alii deo </w:t>
      </w:r>
      <w:r w:rsidR="00772E06" w:rsidRPr="007A06F5">
        <w:rPr>
          <w:rFonts w:ascii="Times New Roman" w:hAnsi="Times New Roman" w:cs="Times New Roman"/>
          <w:sz w:val="24"/>
          <w:szCs w:val="24"/>
          <w:lang w:val="la-Latn"/>
        </w:rPr>
        <w:lastRenderedPageBreak/>
        <w:t xml:space="preserve">degentibus nobisque unam cum eis agentibus, se ipsis si me proptermultas et numas proclamationes, quę ex hoc ad nos ex diversis partibus vene.. ventilatum est. Si qualiter consultu domni et patris nostri Leonis apostolici ceterorumque Romanę ecclesie episcoporum omnium ceterorumque sacerdotum ac levitarum </w:t>
      </w:r>
      <w:r w:rsidR="00524CAA" w:rsidRPr="00524CAA">
        <w:rPr>
          <w:rFonts w:ascii="Times New Roman" w:hAnsi="Times New Roman" w:cs="Times New Roman"/>
          <w:b/>
          <w:sz w:val="24"/>
          <w:szCs w:val="24"/>
          <w:lang w:val="la-Latn"/>
        </w:rPr>
        <w:t>auctorit</w:t>
      </w:r>
      <w:r w:rsidR="00772E06" w:rsidRPr="007A06F5">
        <w:rPr>
          <w:rFonts w:ascii="Times New Roman" w:hAnsi="Times New Roman" w:cs="Times New Roman"/>
          <w:sz w:val="24"/>
          <w:szCs w:val="24"/>
          <w:lang w:val="la-Latn"/>
        </w:rPr>
        <w:t xml:space="preserve">ate et consensu atque reliquorum fidelium et cunctorum </w:t>
      </w:r>
      <w:r w:rsidR="007C1DBC" w:rsidRPr="007A06F5">
        <w:rPr>
          <w:rFonts w:ascii="Times New Roman" w:hAnsi="Times New Roman" w:cs="Times New Roman"/>
          <w:vertAlign w:val="superscript"/>
          <w:lang w:val="la-Latn"/>
        </w:rPr>
        <w:t>304v</w:t>
      </w:r>
      <w:r w:rsidR="007C1DBC" w:rsidRPr="007A06F5">
        <w:rPr>
          <w:rFonts w:ascii="Times New Roman" w:hAnsi="Times New Roman" w:cs="Times New Roman"/>
          <w:lang w:val="la-Latn"/>
        </w:rPr>
        <w:t>/</w:t>
      </w:r>
      <w:r w:rsidR="007C1DBC" w:rsidRPr="007A06F5">
        <w:rPr>
          <w:rFonts w:ascii="Times New Roman" w:hAnsi="Times New Roman" w:cs="Times New Roman"/>
          <w:vertAlign w:val="superscript"/>
          <w:lang w:val="la-Latn"/>
        </w:rPr>
        <w:t>305r</w:t>
      </w:r>
      <w:r w:rsidR="007C1DBC" w:rsidRPr="007A06F5">
        <w:rPr>
          <w:rFonts w:ascii="Times New Roman" w:hAnsi="Times New Roman" w:cs="Times New Roman"/>
          <w:sz w:val="24"/>
          <w:szCs w:val="24"/>
          <w:lang w:val="la-Latn"/>
        </w:rPr>
        <w:t xml:space="preserve"> </w:t>
      </w:r>
      <w:r w:rsidR="000B762D" w:rsidRPr="007A06F5">
        <w:rPr>
          <w:rFonts w:ascii="Times New Roman" w:hAnsi="Times New Roman" w:cs="Times New Roman"/>
          <w:sz w:val="24"/>
          <w:szCs w:val="24"/>
          <w:lang w:val="la-Latn"/>
        </w:rPr>
        <w:t xml:space="preserve">consiliariorum nostrorum consultu definitum est vobis omnibus virisque ordinis magistris scire volumus. Statuitum est namque racione et necessitate </w:t>
      </w:r>
      <w:r w:rsidR="00524CAA" w:rsidRPr="00524CAA">
        <w:rPr>
          <w:rFonts w:ascii="Times New Roman" w:hAnsi="Times New Roman" w:cs="Times New Roman"/>
          <w:b/>
          <w:sz w:val="24"/>
          <w:szCs w:val="24"/>
          <w:lang w:val="la-Latn"/>
        </w:rPr>
        <w:t>auctorit</w:t>
      </w:r>
      <w:r w:rsidR="000B762D" w:rsidRPr="007A06F5">
        <w:rPr>
          <w:rFonts w:ascii="Times New Roman" w:hAnsi="Times New Roman" w:cs="Times New Roman"/>
          <w:sz w:val="24"/>
          <w:szCs w:val="24"/>
          <w:lang w:val="la-Latn"/>
        </w:rPr>
        <w:t>ate predicta consulto omnium ut quociescumque cuique sacerdoti crimina imponitur, si ipse accusator talis fuerit, ut recepi debeat, qui quales ad acusacionem sacerdotum admitti debeant, in canonibus pleniter expressum est. Si autem ut cuctum est, ille accusator cannonicę est recipiendus cum legitimo numero virorum et</w:t>
      </w:r>
      <w:r w:rsidR="000B762D" w:rsidRPr="007A06F5">
        <w:rPr>
          <w:rFonts w:ascii="Times New Roman" w:hAnsi="Times New Roman" w:cs="Times New Roman"/>
          <w:sz w:val="24"/>
          <w:szCs w:val="24"/>
          <w:vertAlign w:val="superscript"/>
          <w:lang w:val="la-Latn"/>
        </w:rPr>
        <w:t xml:space="preserve"> </w:t>
      </w:r>
      <w:r w:rsidR="000B762D" w:rsidRPr="007A06F5">
        <w:rPr>
          <w:rFonts w:ascii="Times New Roman" w:hAnsi="Times New Roman" w:cs="Times New Roman"/>
          <w:sz w:val="24"/>
          <w:szCs w:val="24"/>
          <w:lang w:val="la-Latn"/>
        </w:rPr>
        <w:t xml:space="preserve">bonorum testium </w:t>
      </w:r>
      <w:r w:rsidR="00D65FA3" w:rsidRPr="007A06F5">
        <w:rPr>
          <w:rFonts w:ascii="Times New Roman" w:hAnsi="Times New Roman" w:cs="Times New Roman"/>
          <w:sz w:val="24"/>
          <w:szCs w:val="24"/>
          <w:lang w:val="la-Latn"/>
        </w:rPr>
        <w:t xml:space="preserve">adprobare in conspectu episcoporum poterit. Tunc canonicę diudicetur et si culpabilis murmur fuerit, canonicę </w:t>
      </w:r>
      <w:r w:rsidR="00D65FA3" w:rsidRPr="007A06F5">
        <w:rPr>
          <w:rFonts w:ascii="Times New Roman" w:hAnsi="Times New Roman" w:cs="Times New Roman"/>
          <w:sz w:val="24"/>
          <w:szCs w:val="24"/>
          <w:highlight w:val="magenta"/>
          <w:lang w:val="la-Latn"/>
        </w:rPr>
        <w:t>danet</w:t>
      </w:r>
      <w:r w:rsidR="00D65FA3" w:rsidRPr="007A06F5">
        <w:rPr>
          <w:rFonts w:ascii="Times New Roman" w:hAnsi="Times New Roman" w:cs="Times New Roman"/>
          <w:sz w:val="24"/>
          <w:szCs w:val="24"/>
          <w:lang w:val="la-Latn"/>
        </w:rPr>
        <w:t xml:space="preserve">. Si vero cum supra scripto pretextu adprobare ipse acusator minime potuerit et hoc canonicę definiatur, ipse ergo sacerdos si suspiciosus aut incredbilis suo episcopo aut reliquis suis consacerdotibus sive bonis et iustis de suo populo, vel de sua plebe hominibus fuerit ne in crimine aur predicta </w:t>
      </w:r>
      <w:r w:rsidR="00D65FA3" w:rsidRPr="007A06F5">
        <w:rPr>
          <w:rFonts w:ascii="Times New Roman" w:hAnsi="Times New Roman" w:cs="Times New Roman"/>
          <w:sz w:val="24"/>
          <w:szCs w:val="24"/>
          <w:highlight w:val="magenta"/>
          <w:lang w:val="la-Latn"/>
        </w:rPr>
        <w:t>suspione</w:t>
      </w:r>
      <w:r w:rsidR="00D65FA3" w:rsidRPr="007A06F5">
        <w:rPr>
          <w:rFonts w:ascii="Times New Roman" w:hAnsi="Times New Roman" w:cs="Times New Roman"/>
          <w:sz w:val="24"/>
          <w:szCs w:val="24"/>
          <w:lang w:val="la-Latn"/>
        </w:rPr>
        <w:t xml:space="preserve"> remaneat, </w:t>
      </w:r>
      <w:r w:rsidR="00BA579A" w:rsidRPr="007A06F5">
        <w:rPr>
          <w:rFonts w:ascii="Times New Roman" w:hAnsi="Times New Roman" w:cs="Times New Roman"/>
          <w:sz w:val="24"/>
          <w:szCs w:val="24"/>
          <w:lang w:val="la-Latn"/>
        </w:rPr>
        <w:t xml:space="preserve">cum tribus, aut quinque, aut septem bonis ac vicinis sacardotibus (sic)  exemplo Leonis papę, qui XII episcopos in sua purgacione habuit vel eo amplius, si suo episcopo </w:t>
      </w:r>
      <w:r w:rsidR="00BA579A" w:rsidRPr="007A06F5">
        <w:rPr>
          <w:rFonts w:ascii="Times New Roman" w:hAnsi="Times New Roman" w:cs="Times New Roman"/>
          <w:sz w:val="24"/>
          <w:szCs w:val="24"/>
          <w:highlight w:val="magenta"/>
          <w:lang w:val="la-Latn"/>
        </w:rPr>
        <w:t>iusum/visum</w:t>
      </w:r>
      <w:r w:rsidR="00BA579A" w:rsidRPr="007A06F5">
        <w:rPr>
          <w:rFonts w:ascii="Times New Roman" w:hAnsi="Times New Roman" w:cs="Times New Roman"/>
          <w:sz w:val="24"/>
          <w:szCs w:val="24"/>
          <w:lang w:val="la-Latn"/>
        </w:rPr>
        <w:t xml:space="preserve"> fuerit</w:t>
      </w:r>
      <w:r w:rsidR="00262B3B" w:rsidRPr="007A06F5">
        <w:rPr>
          <w:rFonts w:ascii="Times New Roman" w:hAnsi="Times New Roman" w:cs="Times New Roman"/>
          <w:sz w:val="24"/>
          <w:szCs w:val="24"/>
          <w:lang w:val="la-Latn"/>
        </w:rPr>
        <w:t xml:space="preserve"> aut necesse propter tumultum populi in esse prospexerrit et cum aliis bonis et iustis hominibus.</w:t>
      </w:r>
    </w:p>
    <w:p w14:paraId="027D430A" w14:textId="52EE5331" w:rsidR="00F46BB2" w:rsidRPr="007A06F5" w:rsidRDefault="00262B3B" w:rsidP="00450DB4">
      <w:pPr>
        <w:spacing w:after="120" w:line="240" w:lineRule="auto"/>
        <w:rPr>
          <w:rFonts w:ascii="Times New Roman" w:hAnsi="Times New Roman" w:cs="Times New Roman"/>
          <w:lang w:val="la-Latn"/>
        </w:rPr>
      </w:pPr>
      <w:r w:rsidRPr="007A06F5">
        <w:rPr>
          <w:rFonts w:ascii="Times New Roman" w:hAnsi="Times New Roman" w:cs="Times New Roman"/>
          <w:sz w:val="24"/>
          <w:szCs w:val="24"/>
          <w:lang w:val="la-Latn"/>
        </w:rPr>
        <w:t>Se sacramenta coram populo super IIII</w:t>
      </w:r>
      <w:r w:rsidRPr="007A06F5">
        <w:rPr>
          <w:rFonts w:ascii="Times New Roman" w:hAnsi="Times New Roman" w:cs="Times New Roman"/>
          <w:sz w:val="24"/>
          <w:szCs w:val="24"/>
          <w:vertAlign w:val="superscript"/>
          <w:lang w:val="la-Latn"/>
        </w:rPr>
        <w:t>a</w:t>
      </w:r>
      <w:r w:rsidRPr="007A06F5">
        <w:rPr>
          <w:rFonts w:ascii="Times New Roman" w:hAnsi="Times New Roman" w:cs="Times New Roman"/>
          <w:sz w:val="24"/>
          <w:szCs w:val="24"/>
          <w:lang w:val="la-Latn"/>
        </w:rPr>
        <w:t xml:space="preserve"> evangelia datum purga</w:t>
      </w:r>
      <w:r w:rsidR="007C1DBC" w:rsidRPr="007A06F5">
        <w:rPr>
          <w:rFonts w:ascii="Times New Roman" w:hAnsi="Times New Roman" w:cs="Times New Roman"/>
          <w:sz w:val="24"/>
          <w:szCs w:val="24"/>
          <w:lang w:val="la-Latn"/>
        </w:rPr>
        <w:t>tum ęcclesie reddat. Si quis autem scire desiderat, quales testes ad acusationę sacerdotum recipi debeat et quod de acusatore faciendum sit, pleniter in canonibus repperiri poterit, manifestum</w:t>
      </w:r>
      <w:r w:rsidRPr="007A06F5">
        <w:rPr>
          <w:rFonts w:ascii="Times New Roman" w:hAnsi="Times New Roman" w:cs="Times New Roman"/>
          <w:sz w:val="24"/>
          <w:szCs w:val="24"/>
          <w:lang w:val="la-Latn"/>
        </w:rPr>
        <w:t xml:space="preserve"> </w:t>
      </w:r>
      <w:r w:rsidR="007C1DBC" w:rsidRPr="007A06F5">
        <w:rPr>
          <w:rFonts w:ascii="Times New Roman" w:hAnsi="Times New Roman" w:cs="Times New Roman"/>
          <w:sz w:val="24"/>
          <w:szCs w:val="24"/>
          <w:lang w:val="la-Latn"/>
        </w:rPr>
        <w:t xml:space="preserve">est confiteri eum de crimine, qui indulco et delegato </w:t>
      </w:r>
      <w:r w:rsidR="00F46BB2" w:rsidRPr="007A06F5">
        <w:rPr>
          <w:rFonts w:ascii="Times New Roman" w:hAnsi="Times New Roman" w:cs="Times New Roman"/>
          <w:vertAlign w:val="superscript"/>
          <w:lang w:val="la-Latn"/>
        </w:rPr>
        <w:t>305r</w:t>
      </w:r>
      <w:r w:rsidR="00F46BB2" w:rsidRPr="007A06F5">
        <w:rPr>
          <w:rFonts w:ascii="Times New Roman" w:hAnsi="Times New Roman" w:cs="Times New Roman"/>
          <w:lang w:val="la-Latn"/>
        </w:rPr>
        <w:t>/</w:t>
      </w:r>
      <w:r w:rsidR="00F46BB2" w:rsidRPr="007A06F5">
        <w:rPr>
          <w:rFonts w:ascii="Times New Roman" w:hAnsi="Times New Roman" w:cs="Times New Roman"/>
          <w:vertAlign w:val="superscript"/>
          <w:lang w:val="la-Latn"/>
        </w:rPr>
        <w:t>305v</w:t>
      </w:r>
      <w:r w:rsidR="00F46BB2" w:rsidRPr="007A06F5">
        <w:rPr>
          <w:rFonts w:ascii="Times New Roman" w:hAnsi="Times New Roman" w:cs="Times New Roman"/>
          <w:sz w:val="24"/>
          <w:szCs w:val="24"/>
          <w:lang w:val="la-Latn"/>
        </w:rPr>
        <w:t xml:space="preserve"> iudicio purgandi se occassionem non utitur. Nihil enim interest inrum in presenti examine omnia quę dicta sunt de eo esse probentur. Cum ipsa absentia pro confessione consistat. Presbyteri interfecti episcopo, ad cuius parrochiam pertinent, solvantur secundum capitulare </w:t>
      </w:r>
      <w:r w:rsidR="00F46BB2" w:rsidRPr="007A06F5">
        <w:rPr>
          <w:rFonts w:ascii="Times New Roman" w:hAnsi="Times New Roman" w:cs="Times New Roman"/>
          <w:color w:val="FF0000"/>
          <w:sz w:val="24"/>
          <w:szCs w:val="24"/>
          <w:lang w:val="la-Latn"/>
        </w:rPr>
        <w:t>gloriosi Karoli genitoris nostri</w:t>
      </w:r>
      <w:r w:rsidR="00F46BB2" w:rsidRPr="007A06F5">
        <w:rPr>
          <w:rFonts w:ascii="Times New Roman" w:hAnsi="Times New Roman" w:cs="Times New Roman"/>
          <w:sz w:val="24"/>
          <w:szCs w:val="24"/>
          <w:lang w:val="la-Latn"/>
        </w:rPr>
        <w:t>, ita videlicet, ut mediante Vuirgildi eius episcopus utilitatibus ęcclesię, cui prefuit, tribus et alteram medietatem in elemosina ipsius iuste disp..cia, quia nullus nobis heres proximior videtur, quam ille, qui ipsum domino sciavit.</w:t>
      </w:r>
    </w:p>
    <w:p w14:paraId="07A82EAE" w14:textId="77777777" w:rsidR="00BA5266" w:rsidRPr="007A06F5" w:rsidRDefault="00BA5266" w:rsidP="00450DB4">
      <w:pPr>
        <w:spacing w:after="120" w:line="240" w:lineRule="auto"/>
        <w:rPr>
          <w:rFonts w:ascii="Times New Roman" w:hAnsi="Times New Roman" w:cs="Times New Roman"/>
          <w:lang w:val="la-Latn"/>
        </w:rPr>
      </w:pPr>
    </w:p>
    <w:p w14:paraId="5A137498"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11" w:name="_Toc194615240"/>
      <w:r w:rsidRPr="007A06F5">
        <w:rPr>
          <w:rFonts w:ascii="Times New Roman" w:hAnsi="Times New Roman" w:cs="Times New Roman"/>
          <w:b/>
          <w:color w:val="000000" w:themeColor="text1"/>
          <w:sz w:val="28"/>
          <w:szCs w:val="28"/>
          <w:lang w:val="la-Latn"/>
        </w:rPr>
        <w:t xml:space="preserve">Konzil von Soissons (a. 853), </w:t>
      </w:r>
      <w:r w:rsidR="00BA5266" w:rsidRPr="007A06F5">
        <w:rPr>
          <w:rFonts w:ascii="Times New Roman" w:hAnsi="Times New Roman" w:cs="Times New Roman"/>
          <w:b/>
          <w:color w:val="000000" w:themeColor="text1"/>
          <w:sz w:val="28"/>
          <w:szCs w:val="28"/>
          <w:lang w:val="la-Latn"/>
        </w:rPr>
        <w:t>305v-310r</w:t>
      </w:r>
      <w:bookmarkEnd w:id="411"/>
    </w:p>
    <w:p w14:paraId="376CCB94" w14:textId="1058C5D1"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LVIIII - Konzil von Soissons (a. 853): Verhandlungsprotokoll bis debeat postulari (MGH Conc. 3, S. 264 - S. 272 Z. 3).</w:t>
      </w:r>
    </w:p>
    <w:p w14:paraId="3A4215C5" w14:textId="0B0DA840" w:rsidR="00852FC1" w:rsidRPr="007A06F5" w:rsidRDefault="00576297"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color w:val="FF0000"/>
          <w:sz w:val="24"/>
          <w:szCs w:val="24"/>
          <w:lang w:val="la-Latn"/>
        </w:rPr>
        <w:t xml:space="preserve">LVIIII. </w:t>
      </w:r>
      <w:r w:rsidR="00852FC1" w:rsidRPr="007A06F5">
        <w:rPr>
          <w:rFonts w:ascii="Times New Roman" w:hAnsi="Times New Roman" w:cs="Times New Roman"/>
          <w:color w:val="FF0000"/>
          <w:sz w:val="24"/>
          <w:szCs w:val="24"/>
          <w:lang w:val="la-Latn"/>
        </w:rPr>
        <w:t>R</w:t>
      </w:r>
      <w:r w:rsidR="00852FC1" w:rsidRPr="007A06F5">
        <w:rPr>
          <w:rFonts w:ascii="Times New Roman" w:hAnsi="Times New Roman" w:cs="Times New Roman"/>
          <w:sz w:val="24"/>
          <w:szCs w:val="24"/>
          <w:lang w:val="la-Latn"/>
        </w:rPr>
        <w:t>esidentibus in synodo venerabilibus episcop</w:t>
      </w:r>
      <w:r w:rsidRPr="007A06F5">
        <w:rPr>
          <w:rFonts w:ascii="Times New Roman" w:hAnsi="Times New Roman" w:cs="Times New Roman"/>
          <w:sz w:val="24"/>
          <w:szCs w:val="24"/>
          <w:lang w:val="la-Latn"/>
        </w:rPr>
        <w:t>is</w:t>
      </w:r>
      <w:r w:rsidR="00AF4B67" w:rsidRPr="007A06F5">
        <w:rPr>
          <w:rFonts w:ascii="Times New Roman" w:hAnsi="Times New Roman" w:cs="Times New Roman"/>
          <w:sz w:val="24"/>
          <w:szCs w:val="24"/>
          <w:lang w:val="la-Latn"/>
        </w:rPr>
        <w:t>, Hincmaro Remensis ecclę</w:t>
      </w:r>
      <w:r w:rsidR="00852FC1" w:rsidRPr="007A06F5">
        <w:rPr>
          <w:rFonts w:ascii="Times New Roman" w:hAnsi="Times New Roman" w:cs="Times New Roman"/>
          <w:sz w:val="24"/>
          <w:szCs w:val="24"/>
          <w:lang w:val="la-Latn"/>
        </w:rPr>
        <w:t>siae archiepiscopo, Wenilone Sennense archiepiscopo</w:t>
      </w:r>
      <w:r w:rsidR="00AF4B6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highlight w:val="green"/>
          <w:lang w:val="la-Latn"/>
        </w:rPr>
        <w:t xml:space="preserve">Amalrico Turonense </w:t>
      </w:r>
      <w:r w:rsidR="00852FC1" w:rsidRPr="007A06F5">
        <w:rPr>
          <w:rFonts w:ascii="Times New Roman" w:hAnsi="Times New Roman" w:cs="Times New Roman"/>
          <w:sz w:val="24"/>
          <w:szCs w:val="24"/>
          <w:highlight w:val="green"/>
          <w:lang w:val="la-Latn"/>
        </w:rPr>
        <w:t>archiepiscopo,</w:t>
      </w:r>
      <w:r w:rsidR="00852FC1" w:rsidRPr="007A06F5">
        <w:rPr>
          <w:rFonts w:ascii="Times New Roman" w:hAnsi="Times New Roman" w:cs="Times New Roman"/>
          <w:sz w:val="24"/>
          <w:szCs w:val="24"/>
          <w:lang w:val="la-Latn"/>
        </w:rPr>
        <w:t xml:space="preserve"> Theuderico Camaracense episc</w:t>
      </w:r>
      <w:r w:rsidR="004D4479" w:rsidRPr="007A06F5">
        <w:rPr>
          <w:rFonts w:ascii="Times New Roman" w:hAnsi="Times New Roman" w:cs="Times New Roman"/>
          <w:sz w:val="24"/>
          <w:szCs w:val="24"/>
          <w:lang w:val="la-Latn"/>
        </w:rPr>
        <w:t>opo</w:t>
      </w:r>
      <w:r w:rsidR="00AF4B67" w:rsidRPr="007A06F5">
        <w:rPr>
          <w:rFonts w:ascii="Times New Roman" w:hAnsi="Times New Roman" w:cs="Times New Roman"/>
          <w:sz w:val="24"/>
          <w:szCs w:val="24"/>
          <w:lang w:val="la-Latn"/>
        </w:rPr>
        <w:t xml:space="preserve">, Hrothado Suessonicae </w:t>
      </w:r>
      <w:r w:rsidR="00852FC1" w:rsidRPr="007A06F5">
        <w:rPr>
          <w:rFonts w:ascii="Times New Roman" w:hAnsi="Times New Roman" w:cs="Times New Roman"/>
          <w:sz w:val="24"/>
          <w:szCs w:val="24"/>
          <w:lang w:val="la-Latn"/>
        </w:rPr>
        <w:t xml:space="preserve">urbis </w:t>
      </w:r>
      <w:r w:rsidR="00E512BC" w:rsidRPr="007A06F5">
        <w:rPr>
          <w:rFonts w:ascii="Times New Roman" w:hAnsi="Times New Roman" w:cs="Times New Roman"/>
          <w:sz w:val="24"/>
          <w:szCs w:val="24"/>
          <w:lang w:val="la-Latn"/>
        </w:rPr>
        <w:t>episcopo</w:t>
      </w:r>
      <w:r w:rsidR="00852FC1" w:rsidRPr="007A06F5">
        <w:rPr>
          <w:rFonts w:ascii="Times New Roman" w:hAnsi="Times New Roman" w:cs="Times New Roman"/>
          <w:sz w:val="24"/>
          <w:szCs w:val="24"/>
          <w:lang w:val="la-Latn"/>
        </w:rPr>
        <w:t xml:space="preserve">, </w:t>
      </w:r>
      <w:del w:id="412" w:author="David Kalhous" w:date="2018-06-29T14:59:00Z">
        <w:r w:rsidR="00852FC1" w:rsidRPr="007A06F5" w:rsidDel="00E512BC">
          <w:rPr>
            <w:rFonts w:ascii="Times New Roman" w:hAnsi="Times New Roman" w:cs="Times New Roman"/>
            <w:sz w:val="24"/>
            <w:szCs w:val="24"/>
            <w:lang w:val="la-Latn"/>
          </w:rPr>
          <w:delText>Lupo Catalaunense epis</w:delText>
        </w:r>
        <w:r w:rsidR="00E512BC" w:rsidRPr="007A06F5" w:rsidDel="00E512BC">
          <w:rPr>
            <w:rFonts w:ascii="Times New Roman" w:hAnsi="Times New Roman" w:cs="Times New Roman"/>
            <w:sz w:val="24"/>
            <w:szCs w:val="24"/>
            <w:lang w:val="la-Latn"/>
          </w:rPr>
          <w:delText>copo</w:delText>
        </w:r>
        <w:r w:rsidR="00AF4B67" w:rsidRPr="007A06F5" w:rsidDel="00E512BC">
          <w:rPr>
            <w:rFonts w:ascii="Times New Roman" w:hAnsi="Times New Roman" w:cs="Times New Roman"/>
            <w:sz w:val="24"/>
            <w:szCs w:val="24"/>
            <w:lang w:val="la-Latn"/>
          </w:rPr>
          <w:delText xml:space="preserve">, </w:delText>
        </w:r>
      </w:del>
      <w:r w:rsidR="00AF4B67" w:rsidRPr="007A06F5">
        <w:rPr>
          <w:rFonts w:ascii="Times New Roman" w:hAnsi="Times New Roman" w:cs="Times New Roman"/>
          <w:sz w:val="24"/>
          <w:szCs w:val="24"/>
          <w:highlight w:val="green"/>
          <w:lang w:val="la-Latn"/>
        </w:rPr>
        <w:t xml:space="preserve">Immone </w:t>
      </w:r>
      <w:r w:rsidR="00E512BC" w:rsidRPr="007A06F5">
        <w:rPr>
          <w:rFonts w:ascii="Times New Roman" w:hAnsi="Times New Roman" w:cs="Times New Roman"/>
          <w:sz w:val="24"/>
          <w:szCs w:val="24"/>
          <w:highlight w:val="green"/>
          <w:lang w:val="la-Latn"/>
        </w:rPr>
        <w:t xml:space="preserve">Noviomagense </w:t>
      </w:r>
      <w:r w:rsidR="00852FC1" w:rsidRPr="007A06F5">
        <w:rPr>
          <w:rFonts w:ascii="Times New Roman" w:hAnsi="Times New Roman" w:cs="Times New Roman"/>
          <w:sz w:val="24"/>
          <w:szCs w:val="24"/>
          <w:highlight w:val="green"/>
          <w:lang w:val="la-Latn"/>
        </w:rPr>
        <w:t>episcopo</w:t>
      </w:r>
      <w:r w:rsidR="00852FC1" w:rsidRPr="007A06F5">
        <w:rPr>
          <w:rFonts w:ascii="Times New Roman" w:hAnsi="Times New Roman" w:cs="Times New Roman"/>
          <w:sz w:val="24"/>
          <w:szCs w:val="24"/>
          <w:lang w:val="la-Latn"/>
        </w:rPr>
        <w:t xml:space="preserve">, Erpuino Silvanectense episcopo, </w:t>
      </w:r>
      <w:ins w:id="413" w:author="David Kalhous" w:date="2018-06-29T14:59:00Z">
        <w:r w:rsidR="00E512BC" w:rsidRPr="007A06F5">
          <w:rPr>
            <w:rFonts w:ascii="Times New Roman" w:hAnsi="Times New Roman" w:cs="Times New Roman"/>
            <w:sz w:val="24"/>
            <w:szCs w:val="24"/>
            <w:lang w:val="la-Latn"/>
          </w:rPr>
          <w:t xml:space="preserve">Lupo Catalaunense episcopo, </w:t>
        </w:r>
      </w:ins>
      <w:r w:rsidR="00852FC1" w:rsidRPr="007A06F5">
        <w:rPr>
          <w:rFonts w:ascii="Times New Roman" w:hAnsi="Times New Roman" w:cs="Times New Roman"/>
          <w:sz w:val="24"/>
          <w:szCs w:val="24"/>
          <w:lang w:val="la-Latn"/>
        </w:rPr>
        <w:t xml:space="preserve">Yrminfrido </w:t>
      </w:r>
      <w:r w:rsidR="00E512BC" w:rsidRPr="007A06F5">
        <w:rPr>
          <w:rFonts w:ascii="Times New Roman" w:hAnsi="Times New Roman" w:cs="Times New Roman"/>
          <w:sz w:val="24"/>
          <w:szCs w:val="24"/>
          <w:lang w:val="la-Latn"/>
        </w:rPr>
        <w:t>Belvacense episcopo</w:t>
      </w:r>
      <w:r w:rsidR="00AF4B67" w:rsidRPr="007A06F5">
        <w:rPr>
          <w:rFonts w:ascii="Times New Roman" w:hAnsi="Times New Roman" w:cs="Times New Roman"/>
          <w:sz w:val="24"/>
          <w:szCs w:val="24"/>
          <w:lang w:val="la-Latn"/>
        </w:rPr>
        <w:t>,</w:t>
      </w:r>
      <w:r w:rsidR="00E512BC" w:rsidRPr="007A06F5">
        <w:rPr>
          <w:rFonts w:ascii="Times New Roman" w:hAnsi="Times New Roman" w:cs="Times New Roman"/>
          <w:sz w:val="24"/>
          <w:szCs w:val="24"/>
          <w:lang w:val="la-Latn"/>
        </w:rPr>
        <w:t xml:space="preserve"> </w:t>
      </w:r>
      <w:r w:rsidR="00852FC1" w:rsidRPr="007A06F5">
        <w:rPr>
          <w:rFonts w:ascii="Times New Roman" w:hAnsi="Times New Roman" w:cs="Times New Roman"/>
          <w:sz w:val="24"/>
          <w:szCs w:val="24"/>
          <w:lang w:val="la-Latn"/>
        </w:rPr>
        <w:t xml:space="preserve">Pardulo Laudunense </w:t>
      </w:r>
      <w:r w:rsidR="003B7244" w:rsidRPr="007A06F5">
        <w:rPr>
          <w:rFonts w:ascii="Times New Roman" w:hAnsi="Times New Roman" w:cs="Times New Roman"/>
          <w:sz w:val="24"/>
          <w:szCs w:val="24"/>
          <w:lang w:val="la-Latn"/>
        </w:rPr>
        <w:t>episcopo</w:t>
      </w:r>
      <w:r w:rsidR="00852FC1" w:rsidRPr="007A06F5">
        <w:rPr>
          <w:rFonts w:ascii="Times New Roman" w:hAnsi="Times New Roman" w:cs="Times New Roman"/>
          <w:sz w:val="24"/>
          <w:szCs w:val="24"/>
          <w:lang w:val="la-Latn"/>
        </w:rPr>
        <w:t xml:space="preserve">, Hilmerado </w:t>
      </w:r>
      <w:r w:rsidR="00AF4B67" w:rsidRPr="007A06F5">
        <w:rPr>
          <w:rFonts w:ascii="Times New Roman" w:hAnsi="Times New Roman" w:cs="Times New Roman"/>
          <w:sz w:val="24"/>
          <w:szCs w:val="24"/>
          <w:lang w:val="la-Latn"/>
        </w:rPr>
        <w:t xml:space="preserve">Ambianense </w:t>
      </w:r>
      <w:r w:rsidR="003B7244" w:rsidRPr="007A06F5">
        <w:rPr>
          <w:rFonts w:ascii="Times New Roman" w:hAnsi="Times New Roman" w:cs="Times New Roman"/>
          <w:sz w:val="24"/>
          <w:szCs w:val="24"/>
          <w:lang w:val="la-Latn"/>
        </w:rPr>
        <w:t>episcopo</w:t>
      </w:r>
      <w:r w:rsidR="00AF4B67" w:rsidRPr="007A06F5">
        <w:rPr>
          <w:rFonts w:ascii="Times New Roman" w:hAnsi="Times New Roman" w:cs="Times New Roman"/>
          <w:sz w:val="24"/>
          <w:szCs w:val="24"/>
          <w:lang w:val="la-Latn"/>
        </w:rPr>
        <w:t>, Hucber</w:t>
      </w:r>
      <w:r w:rsidR="00852FC1" w:rsidRPr="007A06F5">
        <w:rPr>
          <w:rFonts w:ascii="Times New Roman" w:hAnsi="Times New Roman" w:cs="Times New Roman"/>
          <w:sz w:val="24"/>
          <w:szCs w:val="24"/>
          <w:lang w:val="la-Latn"/>
        </w:rPr>
        <w:t xml:space="preserve">to </w:t>
      </w:r>
      <w:r w:rsidR="00740832" w:rsidRPr="007A06F5">
        <w:rPr>
          <w:rFonts w:ascii="Times New Roman" w:hAnsi="Times New Roman" w:cs="Times New Roman"/>
          <w:sz w:val="24"/>
          <w:szCs w:val="24"/>
          <w:lang w:val="la-Latn"/>
        </w:rPr>
        <w:t>Meldense episcopo</w:t>
      </w:r>
      <w:r w:rsidR="00852FC1" w:rsidRPr="007A06F5">
        <w:rPr>
          <w:rFonts w:ascii="Times New Roman" w:hAnsi="Times New Roman" w:cs="Times New Roman"/>
          <w:sz w:val="24"/>
          <w:szCs w:val="24"/>
          <w:lang w:val="la-Latn"/>
        </w:rPr>
        <w:t>, Aio Aurelianense episco</w:t>
      </w:r>
      <w:r w:rsidR="00740832" w:rsidRPr="007A06F5">
        <w:rPr>
          <w:rFonts w:ascii="Times New Roman" w:hAnsi="Times New Roman" w:cs="Times New Roman"/>
          <w:sz w:val="24"/>
          <w:szCs w:val="24"/>
          <w:lang w:val="la-Latn"/>
        </w:rPr>
        <w:t>po</w:t>
      </w:r>
      <w:r w:rsidR="00AF4B67" w:rsidRPr="007A06F5">
        <w:rPr>
          <w:rFonts w:ascii="Times New Roman" w:hAnsi="Times New Roman" w:cs="Times New Roman"/>
          <w:sz w:val="24"/>
          <w:szCs w:val="24"/>
          <w:lang w:val="la-Latn"/>
        </w:rPr>
        <w:t xml:space="preserve">, Prudentio Trecasinę </w:t>
      </w:r>
      <w:r w:rsidR="00852FC1" w:rsidRPr="007A06F5">
        <w:rPr>
          <w:rFonts w:ascii="Times New Roman" w:hAnsi="Times New Roman" w:cs="Times New Roman"/>
          <w:sz w:val="24"/>
          <w:szCs w:val="24"/>
          <w:lang w:val="la-Latn"/>
        </w:rPr>
        <w:t xml:space="preserve">civitatis </w:t>
      </w:r>
      <w:r w:rsidR="00740832" w:rsidRPr="007A06F5">
        <w:rPr>
          <w:rFonts w:ascii="Times New Roman" w:hAnsi="Times New Roman" w:cs="Times New Roman"/>
          <w:sz w:val="24"/>
          <w:szCs w:val="24"/>
          <w:lang w:val="la-Latn"/>
        </w:rPr>
        <w:t>episcopo, Herimanno</w:t>
      </w:r>
      <w:r w:rsidR="00852FC1" w:rsidRPr="007A06F5">
        <w:rPr>
          <w:rFonts w:ascii="Times New Roman" w:hAnsi="Times New Roman" w:cs="Times New Roman"/>
          <w:sz w:val="24"/>
          <w:szCs w:val="24"/>
          <w:lang w:val="la-Latn"/>
        </w:rPr>
        <w:t xml:space="preserve"> Nivernense episco</w:t>
      </w:r>
      <w:r w:rsidR="00740832" w:rsidRPr="007A06F5">
        <w:rPr>
          <w:rFonts w:ascii="Times New Roman" w:hAnsi="Times New Roman" w:cs="Times New Roman"/>
          <w:sz w:val="24"/>
          <w:szCs w:val="24"/>
          <w:lang w:val="la-Latn"/>
        </w:rPr>
        <w:t>po</w:t>
      </w:r>
      <w:r w:rsidR="00AF4B67" w:rsidRPr="007A06F5">
        <w:rPr>
          <w:rFonts w:ascii="Times New Roman" w:hAnsi="Times New Roman" w:cs="Times New Roman"/>
          <w:sz w:val="24"/>
          <w:szCs w:val="24"/>
          <w:lang w:val="la-Latn"/>
        </w:rPr>
        <w:t xml:space="preserve">, Iona Augustudonense </w:t>
      </w:r>
      <w:r w:rsidR="00740832" w:rsidRPr="007A06F5">
        <w:rPr>
          <w:rFonts w:ascii="Times New Roman" w:hAnsi="Times New Roman" w:cs="Times New Roman"/>
          <w:sz w:val="24"/>
          <w:szCs w:val="24"/>
          <w:lang w:val="la-Latn"/>
        </w:rPr>
        <w:t>episcopo</w:t>
      </w:r>
      <w:r w:rsidR="00852FC1" w:rsidRPr="007A06F5">
        <w:rPr>
          <w:rFonts w:ascii="Times New Roman" w:hAnsi="Times New Roman" w:cs="Times New Roman"/>
          <w:sz w:val="24"/>
          <w:szCs w:val="24"/>
          <w:lang w:val="la-Latn"/>
        </w:rPr>
        <w:t xml:space="preserve">, Godelsado Cavillonense </w:t>
      </w:r>
      <w:r w:rsidR="00740832" w:rsidRPr="007A06F5">
        <w:rPr>
          <w:rFonts w:ascii="Times New Roman" w:hAnsi="Times New Roman" w:cs="Times New Roman"/>
          <w:sz w:val="24"/>
          <w:szCs w:val="24"/>
          <w:lang w:val="la-Latn"/>
        </w:rPr>
        <w:t>episcopo</w:t>
      </w:r>
      <w:r w:rsidR="00852FC1" w:rsidRPr="007A06F5">
        <w:rPr>
          <w:rFonts w:ascii="Times New Roman" w:hAnsi="Times New Roman" w:cs="Times New Roman"/>
          <w:sz w:val="24"/>
          <w:szCs w:val="24"/>
          <w:lang w:val="la-Latn"/>
        </w:rPr>
        <w:t xml:space="preserve">, Dodone </w:t>
      </w:r>
      <w:r w:rsidR="00AF4B67" w:rsidRPr="007A06F5">
        <w:rPr>
          <w:rFonts w:ascii="Times New Roman" w:hAnsi="Times New Roman" w:cs="Times New Roman"/>
          <w:sz w:val="24"/>
          <w:szCs w:val="24"/>
          <w:lang w:val="la-Latn"/>
        </w:rPr>
        <w:t>Andegavense episco</w:t>
      </w:r>
      <w:r w:rsidR="00740832" w:rsidRPr="007A06F5">
        <w:rPr>
          <w:rFonts w:ascii="Times New Roman" w:hAnsi="Times New Roman" w:cs="Times New Roman"/>
          <w:sz w:val="24"/>
          <w:szCs w:val="24"/>
          <w:lang w:val="la-Latn"/>
        </w:rPr>
        <w:t>po</w:t>
      </w:r>
      <w:r w:rsidR="00852FC1" w:rsidRPr="007A06F5">
        <w:rPr>
          <w:rFonts w:ascii="Times New Roman" w:hAnsi="Times New Roman" w:cs="Times New Roman"/>
          <w:sz w:val="24"/>
          <w:szCs w:val="24"/>
          <w:lang w:val="la-Latn"/>
        </w:rPr>
        <w:t xml:space="preserve">, Guntberto Ebrocense </w:t>
      </w:r>
      <w:r w:rsidR="00740832" w:rsidRPr="007A06F5">
        <w:rPr>
          <w:rFonts w:ascii="Times New Roman" w:hAnsi="Times New Roman" w:cs="Times New Roman"/>
          <w:sz w:val="24"/>
          <w:szCs w:val="24"/>
          <w:lang w:val="la-Latn"/>
        </w:rPr>
        <w:t>episcopo</w:t>
      </w:r>
      <w:r w:rsidR="00852FC1" w:rsidRPr="007A06F5">
        <w:rPr>
          <w:rFonts w:ascii="Times New Roman" w:hAnsi="Times New Roman" w:cs="Times New Roman"/>
          <w:sz w:val="24"/>
          <w:szCs w:val="24"/>
          <w:lang w:val="la-Latn"/>
        </w:rPr>
        <w:t>, Hildebran</w:t>
      </w:r>
      <w:r w:rsidR="00AF4B67" w:rsidRPr="007A06F5">
        <w:rPr>
          <w:rFonts w:ascii="Times New Roman" w:hAnsi="Times New Roman" w:cs="Times New Roman"/>
          <w:sz w:val="24"/>
          <w:szCs w:val="24"/>
          <w:lang w:val="la-Latn"/>
        </w:rPr>
        <w:t>o Sagense episcopo,</w:t>
      </w:r>
      <w:r w:rsidR="00740832" w:rsidRPr="007A06F5">
        <w:rPr>
          <w:rFonts w:ascii="Times New Roman" w:hAnsi="Times New Roman" w:cs="Times New Roman"/>
          <w:sz w:val="24"/>
          <w:szCs w:val="24"/>
          <w:lang w:val="la-Latn"/>
        </w:rPr>
        <w:t xml:space="preserve"> </w:t>
      </w:r>
      <w:r w:rsidR="00852FC1" w:rsidRPr="007A06F5">
        <w:rPr>
          <w:rFonts w:ascii="Times New Roman" w:hAnsi="Times New Roman" w:cs="Times New Roman"/>
          <w:sz w:val="24"/>
          <w:szCs w:val="24"/>
          <w:lang w:val="la-Latn"/>
        </w:rPr>
        <w:t xml:space="preserve">Rigboldo </w:t>
      </w:r>
      <w:r w:rsidR="00AF4B67" w:rsidRPr="007A06F5">
        <w:rPr>
          <w:rFonts w:ascii="Times New Roman" w:hAnsi="Times New Roman" w:cs="Times New Roman"/>
          <w:sz w:val="24"/>
          <w:szCs w:val="24"/>
          <w:lang w:val="la-Latn"/>
        </w:rPr>
        <w:t xml:space="preserve">Remorum </w:t>
      </w:r>
      <w:r w:rsidR="00740832" w:rsidRPr="007A06F5">
        <w:rPr>
          <w:rFonts w:ascii="Times New Roman" w:hAnsi="Times New Roman" w:cs="Times New Roman"/>
          <w:sz w:val="24"/>
          <w:szCs w:val="24"/>
          <w:lang w:val="la-Latn"/>
        </w:rPr>
        <w:t>chorepiscopo</w:t>
      </w:r>
      <w:r w:rsidR="00AF4B67" w:rsidRPr="007A06F5">
        <w:rPr>
          <w:rFonts w:ascii="Times New Roman" w:hAnsi="Times New Roman" w:cs="Times New Roman"/>
          <w:sz w:val="24"/>
          <w:szCs w:val="24"/>
          <w:lang w:val="la-Latn"/>
        </w:rPr>
        <w:t>.</w:t>
      </w:r>
    </w:p>
    <w:p w14:paraId="48E6C07C" w14:textId="2BB245E9" w:rsidR="00D21C70"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Residentibus etiam presbiteris et abbatibus Dodone </w:t>
      </w:r>
      <w:r w:rsidR="00AF4B67" w:rsidRPr="007A06F5">
        <w:rPr>
          <w:rFonts w:ascii="Times New Roman" w:hAnsi="Times New Roman" w:cs="Times New Roman"/>
          <w:sz w:val="24"/>
          <w:szCs w:val="24"/>
          <w:lang w:val="la-Latn"/>
        </w:rPr>
        <w:t>abbate monasterii sancti</w:t>
      </w:r>
      <w:r w:rsidR="00E86AA7" w:rsidRPr="007A06F5">
        <w:rPr>
          <w:rFonts w:ascii="Times New Roman" w:hAnsi="Times New Roman" w:cs="Times New Roman"/>
          <w:sz w:val="24"/>
          <w:szCs w:val="24"/>
          <w:lang w:val="la-Latn"/>
        </w:rPr>
        <w:t xml:space="preserve"> Sabini</w:t>
      </w:r>
      <w:r w:rsidRPr="007A06F5">
        <w:rPr>
          <w:rFonts w:ascii="Times New Roman" w:hAnsi="Times New Roman" w:cs="Times New Roman"/>
          <w:sz w:val="24"/>
          <w:szCs w:val="24"/>
          <w:lang w:val="la-Latn"/>
        </w:rPr>
        <w:t>, Lupo abbate monasterii Bethleem, quod</w:t>
      </w:r>
      <w:r w:rsidR="00E86AA7" w:rsidRPr="007A06F5">
        <w:rPr>
          <w:rFonts w:ascii="Times New Roman" w:hAnsi="Times New Roman" w:cs="Times New Roman"/>
          <w:sz w:val="24"/>
          <w:szCs w:val="24"/>
          <w:lang w:val="la-Latn"/>
        </w:rPr>
        <w:t xml:space="preserve"> Ferrarias dicitur, Bernar-/</w:t>
      </w:r>
      <w:r w:rsidRPr="007A06F5">
        <w:rPr>
          <w:rFonts w:ascii="Times New Roman" w:hAnsi="Times New Roman" w:cs="Times New Roman"/>
          <w:sz w:val="24"/>
          <w:szCs w:val="24"/>
          <w:lang w:val="la-Latn"/>
        </w:rPr>
        <w:t>do abbate ex monasterio sancti Benedicti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quod appe</w:t>
      </w:r>
      <w:r w:rsidR="00E86AA7" w:rsidRPr="007A06F5">
        <w:rPr>
          <w:rFonts w:ascii="Times New Roman" w:hAnsi="Times New Roman" w:cs="Times New Roman"/>
          <w:sz w:val="24"/>
          <w:szCs w:val="24"/>
          <w:lang w:val="la-Latn"/>
        </w:rPr>
        <w:t>llatur Floriacus</w:t>
      </w:r>
      <w:r w:rsidR="00AF4B67" w:rsidRPr="007A06F5">
        <w:rPr>
          <w:rFonts w:ascii="Times New Roman" w:hAnsi="Times New Roman" w:cs="Times New Roman"/>
          <w:sz w:val="24"/>
          <w:szCs w:val="24"/>
          <w:lang w:val="la-Latn"/>
        </w:rPr>
        <w:t xml:space="preserve">, Odone </w:t>
      </w:r>
      <w:r w:rsidRPr="007A06F5">
        <w:rPr>
          <w:rFonts w:ascii="Times New Roman" w:hAnsi="Times New Roman" w:cs="Times New Roman"/>
          <w:sz w:val="24"/>
          <w:szCs w:val="24"/>
          <w:lang w:val="la-Latn"/>
        </w:rPr>
        <w:t>abbate ex monasterio Corbeiae, Heririco abbate ex monasterio</w:t>
      </w:r>
      <w:r w:rsidR="00A52F1D" w:rsidRPr="007A06F5">
        <w:rPr>
          <w:rFonts w:ascii="Times New Roman" w:hAnsi="Times New Roman" w:cs="Times New Roman"/>
          <w:sz w:val="24"/>
          <w:szCs w:val="24"/>
          <w:lang w:val="la-Latn"/>
        </w:rPr>
        <w:t xml:space="preserve"> </w:t>
      </w:r>
      <w:r w:rsidR="00A52F1D" w:rsidRPr="007A06F5">
        <w:rPr>
          <w:rFonts w:ascii="Times New Roman" w:hAnsi="Times New Roman" w:cs="Times New Roman"/>
          <w:sz w:val="24"/>
          <w:szCs w:val="24"/>
          <w:vertAlign w:val="superscript"/>
          <w:lang w:val="la-Latn"/>
        </w:rPr>
        <w:t>305v</w:t>
      </w:r>
      <w:r w:rsidR="00A52F1D" w:rsidRPr="007A06F5">
        <w:rPr>
          <w:rFonts w:ascii="Times New Roman" w:hAnsi="Times New Roman" w:cs="Times New Roman"/>
          <w:sz w:val="24"/>
          <w:szCs w:val="24"/>
          <w:lang w:val="la-Latn"/>
        </w:rPr>
        <w:t>/</w:t>
      </w:r>
      <w:r w:rsidR="00A52F1D" w:rsidRPr="007A06F5">
        <w:rPr>
          <w:rFonts w:ascii="Times New Roman" w:hAnsi="Times New Roman" w:cs="Times New Roman"/>
          <w:sz w:val="24"/>
          <w:szCs w:val="24"/>
          <w:vertAlign w:val="superscript"/>
          <w:lang w:val="la-Latn"/>
        </w:rPr>
        <w:t>306r</w:t>
      </w:r>
      <w:r w:rsidRPr="007A06F5">
        <w:rPr>
          <w:rFonts w:ascii="Times New Roman" w:hAnsi="Times New Roman" w:cs="Times New Roman"/>
          <w:sz w:val="24"/>
          <w:szCs w:val="24"/>
          <w:lang w:val="la-Latn"/>
        </w:rPr>
        <w:t xml:space="preserve"> Corbionis</w:t>
      </w:r>
      <w:r w:rsidR="00AF4B67" w:rsidRPr="007A06F5">
        <w:rPr>
          <w:rFonts w:ascii="Times New Roman" w:hAnsi="Times New Roman" w:cs="Times New Roman"/>
          <w:sz w:val="24"/>
          <w:szCs w:val="24"/>
          <w:lang w:val="la-Latn"/>
        </w:rPr>
        <w: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Bavone abbate ex monasterio Orbacense; et </w:t>
      </w:r>
      <w:r w:rsidR="00AF4B67" w:rsidRPr="007A06F5">
        <w:rPr>
          <w:rFonts w:ascii="Times New Roman" w:hAnsi="Times New Roman" w:cs="Times New Roman"/>
          <w:sz w:val="24"/>
          <w:szCs w:val="24"/>
          <w:lang w:val="la-Latn"/>
        </w:rPr>
        <w:t>quampluribus aliis sacerdotibus</w:t>
      </w:r>
      <w:r w:rsidR="00D21C70"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et </w:t>
      </w:r>
      <w:r w:rsidR="00E86AA7" w:rsidRPr="007A06F5">
        <w:rPr>
          <w:rFonts w:ascii="Times New Roman" w:hAnsi="Times New Roman" w:cs="Times New Roman"/>
          <w:sz w:val="24"/>
          <w:szCs w:val="24"/>
          <w:lang w:val="la-Latn"/>
        </w:rPr>
        <w:t>abbatibus</w:t>
      </w:r>
      <w:r w:rsidRPr="007A06F5">
        <w:rPr>
          <w:rFonts w:ascii="Times New Roman" w:hAnsi="Times New Roman" w:cs="Times New Roman"/>
          <w:sz w:val="24"/>
          <w:szCs w:val="24"/>
          <w:lang w:val="la-Latn"/>
        </w:rPr>
        <w:t xml:space="preserve">; adstantibus </w:t>
      </w:r>
      <w:r w:rsidR="00E86AA7" w:rsidRPr="007A06F5">
        <w:rPr>
          <w:rFonts w:ascii="Times New Roman" w:hAnsi="Times New Roman" w:cs="Times New Roman"/>
          <w:sz w:val="24"/>
          <w:szCs w:val="24"/>
          <w:lang w:val="la-Latn"/>
        </w:rPr>
        <w:t>diaconibus</w:t>
      </w:r>
      <w:r w:rsidRPr="007A06F5">
        <w:rPr>
          <w:rFonts w:ascii="Times New Roman" w:hAnsi="Times New Roman" w:cs="Times New Roman"/>
          <w:sz w:val="24"/>
          <w:szCs w:val="24"/>
          <w:lang w:val="la-Latn"/>
        </w:rPr>
        <w:t>, adstante</w:t>
      </w:r>
      <w:r w:rsidR="00AF4B67" w:rsidRPr="007A06F5">
        <w:rPr>
          <w:rFonts w:ascii="Times New Roman" w:hAnsi="Times New Roman" w:cs="Times New Roman"/>
          <w:sz w:val="24"/>
          <w:szCs w:val="24"/>
          <w:lang w:val="la-Latn"/>
        </w:rPr>
        <w:t xml:space="preserve"> quoque et reliquorum graduum</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clero.</w:t>
      </w:r>
      <w:r w:rsidR="00D21C70"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Residente etiam in medio coetu episcoporum </w:t>
      </w:r>
      <w:r w:rsidRPr="007A06F5">
        <w:rPr>
          <w:rFonts w:ascii="Times New Roman" w:hAnsi="Times New Roman" w:cs="Times New Roman"/>
          <w:sz w:val="24"/>
          <w:szCs w:val="24"/>
          <w:highlight w:val="yellow"/>
          <w:lang w:val="la-Latn"/>
        </w:rPr>
        <w:t>glorioso rege Karolo</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qui</w:t>
      </w:r>
      <w:r w:rsidR="00D21C70"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eidem </w:t>
      </w:r>
      <w:r w:rsidRPr="007A06F5">
        <w:rPr>
          <w:rFonts w:ascii="Times New Roman" w:hAnsi="Times New Roman" w:cs="Times New Roman"/>
          <w:sz w:val="24"/>
          <w:szCs w:val="24"/>
          <w:lang w:val="la-Latn"/>
        </w:rPr>
        <w:lastRenderedPageBreak/>
        <w:t xml:space="preserve">sacre </w:t>
      </w:r>
      <w:r w:rsidR="00E86AA7" w:rsidRPr="007A06F5">
        <w:rPr>
          <w:rFonts w:ascii="Times New Roman" w:hAnsi="Times New Roman" w:cs="Times New Roman"/>
          <w:sz w:val="24"/>
          <w:szCs w:val="24"/>
          <w:lang w:val="la-Latn"/>
        </w:rPr>
        <w:t>synodo suam est</w:t>
      </w:r>
      <w:r w:rsidRPr="007A06F5">
        <w:rPr>
          <w:rFonts w:ascii="Times New Roman" w:hAnsi="Times New Roman" w:cs="Times New Roman"/>
          <w:sz w:val="24"/>
          <w:szCs w:val="24"/>
          <w:lang w:val="la-Latn"/>
        </w:rPr>
        <w:t xml:space="preserve"> dignatus exhibere </w:t>
      </w:r>
      <w:r w:rsidR="00AF4B67" w:rsidRPr="007A06F5">
        <w:rPr>
          <w:rFonts w:ascii="Times New Roman" w:hAnsi="Times New Roman" w:cs="Times New Roman"/>
          <w:sz w:val="24"/>
          <w:szCs w:val="24"/>
          <w:lang w:val="la-Latn"/>
        </w:rPr>
        <w:t>praesentiam</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apud Suessi</w:t>
      </w:r>
      <w:r w:rsidRPr="007A06F5">
        <w:rPr>
          <w:rFonts w:ascii="Times New Roman" w:hAnsi="Times New Roman" w:cs="Times New Roman"/>
          <w:sz w:val="24"/>
          <w:szCs w:val="24"/>
          <w:lang w:val="la-Latn"/>
        </w:rPr>
        <w:t>onis civitatem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 monasterio sancti Medardi confe</w:t>
      </w:r>
      <w:r w:rsidR="00AF4B67" w:rsidRPr="007A06F5">
        <w:rPr>
          <w:rFonts w:ascii="Times New Roman" w:hAnsi="Times New Roman" w:cs="Times New Roman"/>
          <w:sz w:val="24"/>
          <w:szCs w:val="24"/>
          <w:lang w:val="la-Latn"/>
        </w:rPr>
        <w:t>ssoris Christi</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quod situm est</w:t>
      </w:r>
      <w:r w:rsidR="00D21C70"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 suburbio ipsius civitatis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 ecclesia</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quae est in honore sanctae trini</w:t>
      </w:r>
      <w:r w:rsidR="00AF4B67" w:rsidRPr="007A06F5">
        <w:rPr>
          <w:rFonts w:ascii="Times New Roman" w:hAnsi="Times New Roman" w:cs="Times New Roman"/>
          <w:sz w:val="24"/>
          <w:szCs w:val="24"/>
          <w:lang w:val="la-Latn"/>
        </w:rPr>
        <w:t>tatis sa</w:t>
      </w:r>
      <w:r w:rsidRPr="007A06F5">
        <w:rPr>
          <w:rFonts w:ascii="Times New Roman" w:hAnsi="Times New Roman" w:cs="Times New Roman"/>
          <w:sz w:val="24"/>
          <w:szCs w:val="24"/>
          <w:lang w:val="la-Latn"/>
        </w:rPr>
        <w:t>crata</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anno incarnationis domini nostri Iesu </w:t>
      </w:r>
      <w:r w:rsidR="00AF4B67" w:rsidRPr="007A06F5">
        <w:rPr>
          <w:rFonts w:ascii="Times New Roman" w:hAnsi="Times New Roman" w:cs="Times New Roman"/>
          <w:sz w:val="24"/>
          <w:szCs w:val="24"/>
          <w:lang w:val="la-Latn"/>
        </w:rPr>
        <w:t>Christi DCCCLIII</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 xml:space="preserve">anno etiam </w:t>
      </w:r>
      <w:r w:rsidRPr="007A06F5">
        <w:rPr>
          <w:rFonts w:ascii="Times New Roman" w:hAnsi="Times New Roman" w:cs="Times New Roman"/>
          <w:sz w:val="24"/>
          <w:szCs w:val="24"/>
          <w:highlight w:val="yellow"/>
          <w:lang w:val="la-Latn"/>
        </w:rPr>
        <w:t>regni iam dicti pii principis Karoli XIII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indictione</w:t>
      </w:r>
      <w:r w:rsidR="00AF4B67" w:rsidRPr="007A06F5">
        <w:rPr>
          <w:rFonts w:ascii="Times New Roman" w:hAnsi="Times New Roman" w:cs="Times New Roman"/>
          <w:sz w:val="24"/>
          <w:szCs w:val="24"/>
          <w:lang w:val="la-Latn"/>
        </w:rPr>
        <w:t xml:space="preserve"> prima</w:t>
      </w:r>
      <w:r w:rsidR="00AE7CDC" w:rsidRPr="007A06F5">
        <w:rPr>
          <w:rFonts w:ascii="Times New Roman" w:hAnsi="Times New Roman" w:cs="Times New Roman"/>
          <w:sz w:val="24"/>
          <w:szCs w:val="24"/>
          <w:lang w:val="la-Latn"/>
        </w:rPr>
        <w:t>, VI Kalendas Maias</w:t>
      </w:r>
      <w:r w:rsidR="00AF4B67" w:rsidRPr="007A06F5">
        <w:rPr>
          <w:rFonts w:ascii="Times New Roman" w:hAnsi="Times New Roman" w:cs="Times New Roman"/>
          <w:sz w:val="24"/>
          <w:szCs w:val="24"/>
          <w:lang w:val="la-Latn"/>
        </w:rPr>
        <w:t>.</w:t>
      </w:r>
      <w:r w:rsidR="00D21C70" w:rsidRPr="007A06F5">
        <w:rPr>
          <w:rFonts w:ascii="Times New Roman" w:hAnsi="Times New Roman" w:cs="Times New Roman"/>
          <w:sz w:val="24"/>
          <w:szCs w:val="24"/>
          <w:lang w:val="la-Latn"/>
        </w:rPr>
        <w:t xml:space="preserve"> </w:t>
      </w:r>
    </w:p>
    <w:p w14:paraId="04AA5138" w14:textId="77777777" w:rsidR="00ED5F6C"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Dum quędam e</w:t>
      </w:r>
      <w:r w:rsidR="00D21C70" w:rsidRPr="007A06F5">
        <w:rPr>
          <w:rFonts w:ascii="Times New Roman" w:hAnsi="Times New Roman" w:cs="Times New Roman"/>
          <w:sz w:val="24"/>
          <w:szCs w:val="24"/>
          <w:lang w:val="la-Latn"/>
        </w:rPr>
        <w:t xml:space="preserve">cclesiastica et pernecessaria </w:t>
      </w:r>
      <w:r w:rsidRPr="007A06F5">
        <w:rPr>
          <w:rFonts w:ascii="Times New Roman" w:hAnsi="Times New Roman" w:cs="Times New Roman"/>
          <w:sz w:val="24"/>
          <w:szCs w:val="24"/>
          <w:lang w:val="la-Latn"/>
        </w:rPr>
        <w:t>ne</w:t>
      </w:r>
      <w:r w:rsidR="00D21C70" w:rsidRPr="007A06F5">
        <w:rPr>
          <w:rFonts w:ascii="Times New Roman" w:hAnsi="Times New Roman" w:cs="Times New Roman"/>
          <w:sz w:val="24"/>
          <w:szCs w:val="24"/>
          <w:lang w:val="la-Latn"/>
        </w:rPr>
        <w:t>gotia</w:t>
      </w:r>
      <w:r w:rsidR="00AF4B67" w:rsidRPr="007A06F5">
        <w:rPr>
          <w:rFonts w:ascii="Times New Roman" w:hAnsi="Times New Roman" w:cs="Times New Roman"/>
          <w:sz w:val="24"/>
          <w:szCs w:val="24"/>
          <w:lang w:val="la-Latn"/>
        </w:rPr>
        <w:t xml:space="preserve"> in eadem synodo venti</w:t>
      </w:r>
      <w:r w:rsidRPr="007A06F5">
        <w:rPr>
          <w:rFonts w:ascii="Times New Roman" w:hAnsi="Times New Roman" w:cs="Times New Roman"/>
          <w:sz w:val="24"/>
          <w:szCs w:val="24"/>
          <w:lang w:val="la-Latn"/>
        </w:rPr>
        <w:t>larentur et diffinirentur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caps/>
          <w:color w:val="FF0000"/>
          <w:sz w:val="24"/>
          <w:szCs w:val="24"/>
          <w:lang w:val="la-Latn"/>
        </w:rPr>
        <w:t>v</w:t>
      </w:r>
      <w:r w:rsidRPr="007A06F5">
        <w:rPr>
          <w:rFonts w:ascii="Times New Roman" w:hAnsi="Times New Roman" w:cs="Times New Roman"/>
          <w:sz w:val="24"/>
          <w:szCs w:val="24"/>
          <w:lang w:val="la-Latn"/>
        </w:rPr>
        <w:t xml:space="preserve">enit Sigloardus </w:t>
      </w:r>
      <w:r w:rsidR="00D21C70" w:rsidRPr="007A06F5">
        <w:rPr>
          <w:rFonts w:ascii="Times New Roman" w:hAnsi="Times New Roman" w:cs="Times New Roman"/>
          <w:sz w:val="24"/>
          <w:szCs w:val="24"/>
          <w:lang w:val="la-Latn"/>
        </w:rPr>
        <w:t xml:space="preserve">servans locum archidiaconi </w:t>
      </w:r>
      <w:r w:rsidRPr="007A06F5">
        <w:rPr>
          <w:rFonts w:ascii="Times New Roman" w:hAnsi="Times New Roman" w:cs="Times New Roman"/>
          <w:sz w:val="24"/>
          <w:szCs w:val="24"/>
          <w:lang w:val="la-Latn"/>
        </w:rPr>
        <w:t>Remensis/ ecclesiae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dixit filios eiusdem Remensis ecclesiae et Hincmari archiepiscopi stare</w:t>
      </w:r>
      <w:r w:rsidR="00D21C70"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pro foribus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 se pro sua necessitate synodum int</w:t>
      </w:r>
      <w:r w:rsidR="00D21C70" w:rsidRPr="007A06F5">
        <w:rPr>
          <w:rFonts w:ascii="Times New Roman" w:hAnsi="Times New Roman" w:cs="Times New Roman"/>
          <w:sz w:val="24"/>
          <w:szCs w:val="24"/>
          <w:lang w:val="la-Latn"/>
        </w:rPr>
        <w:t>roduci petebant</w:t>
      </w:r>
      <w:r w:rsidR="00AF4B67" w:rsidRPr="007A06F5">
        <w:rPr>
          <w:rFonts w:ascii="Times New Roman" w:hAnsi="Times New Roman" w:cs="Times New Roman"/>
          <w:sz w:val="24"/>
          <w:szCs w:val="24"/>
          <w:lang w:val="la-Latn"/>
        </w:rPr>
        <w:t xml:space="preserve">. Hincmarus </w:t>
      </w:r>
      <w:r w:rsidRPr="007A06F5">
        <w:rPr>
          <w:rFonts w:ascii="Times New Roman" w:hAnsi="Times New Roman" w:cs="Times New Roman"/>
          <w:sz w:val="24"/>
          <w:szCs w:val="24"/>
          <w:lang w:val="la-Latn"/>
        </w:rPr>
        <w:t xml:space="preserve">archiepiscopus </w:t>
      </w:r>
      <w:r w:rsidR="001B53F2" w:rsidRPr="007A06F5">
        <w:rPr>
          <w:rFonts w:ascii="Times New Roman" w:hAnsi="Times New Roman" w:cs="Times New Roman"/>
          <w:sz w:val="24"/>
          <w:szCs w:val="24"/>
          <w:lang w:val="la-Latn"/>
        </w:rPr>
        <w:t>dixit</w:t>
      </w:r>
      <w:r w:rsidRPr="007A06F5">
        <w:rPr>
          <w:rFonts w:ascii="Times New Roman" w:hAnsi="Times New Roman" w:cs="Times New Roman"/>
          <w:sz w:val="24"/>
          <w:szCs w:val="24"/>
          <w:lang w:val="la-Latn"/>
        </w:rPr>
        <w:t>: Recita illorum nomina</w:t>
      </w:r>
      <w:r w:rsidR="00E86AA7" w:rsidRPr="007A06F5">
        <w:rPr>
          <w:rFonts w:ascii="Times New Roman" w:hAnsi="Times New Roman" w:cs="Times New Roman"/>
          <w:sz w:val="24"/>
          <w:szCs w:val="24"/>
          <w:highlight w:val="yellow"/>
          <w:lang w:val="la-Latn"/>
        </w:rPr>
        <w:t xml:space="preserve">, </w:t>
      </w:r>
      <w:r w:rsidRPr="007A06F5">
        <w:rPr>
          <w:rFonts w:ascii="Times New Roman" w:hAnsi="Times New Roman" w:cs="Times New Roman"/>
          <w:sz w:val="24"/>
          <w:szCs w:val="24"/>
          <w:highlight w:val="yellow"/>
          <w:lang w:val="la-Latn"/>
        </w:rPr>
        <w:t>ut a</w:t>
      </w:r>
      <w:r w:rsidR="00AF4B67" w:rsidRPr="007A06F5">
        <w:rPr>
          <w:rFonts w:ascii="Times New Roman" w:hAnsi="Times New Roman" w:cs="Times New Roman"/>
          <w:sz w:val="24"/>
          <w:szCs w:val="24"/>
          <w:highlight w:val="yellow"/>
          <w:lang w:val="la-Latn"/>
        </w:rPr>
        <w:t xml:space="preserve">udiat domnus noster </w:t>
      </w:r>
      <w:r w:rsidRPr="007A06F5">
        <w:rPr>
          <w:rFonts w:ascii="Times New Roman" w:hAnsi="Times New Roman" w:cs="Times New Roman"/>
          <w:sz w:val="24"/>
          <w:szCs w:val="24"/>
          <w:highlight w:val="yellow"/>
          <w:lang w:val="la-Latn"/>
        </w:rPr>
        <w:t>rex gloriosus Karolus</w:t>
      </w:r>
      <w:r w:rsidRPr="007A06F5">
        <w:rPr>
          <w:rFonts w:ascii="Times New Roman" w:hAnsi="Times New Roman" w:cs="Times New Roman"/>
          <w:sz w:val="24"/>
          <w:szCs w:val="24"/>
          <w:lang w:val="la-Latn"/>
        </w:rPr>
        <w:t xml:space="preserve"> et sacra synodus illorum conscripta</w:t>
      </w:r>
      <w:r w:rsidR="00AF4B67" w:rsidRPr="007A06F5">
        <w:rPr>
          <w:rFonts w:ascii="Times New Roman" w:hAnsi="Times New Roman" w:cs="Times New Roman"/>
          <w:sz w:val="24"/>
          <w:szCs w:val="24"/>
          <w:lang w:val="la-Latn"/>
        </w:rPr>
        <w:t xml:space="preserve"> nomina</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et tunc</w:t>
      </w:r>
      <w:r w:rsidR="001B53F2"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quod iuss</w:t>
      </w:r>
      <w:r w:rsidR="001B53F2" w:rsidRPr="007A06F5">
        <w:rPr>
          <w:rFonts w:ascii="Times New Roman" w:hAnsi="Times New Roman" w:cs="Times New Roman"/>
          <w:sz w:val="24"/>
          <w:szCs w:val="24"/>
          <w:lang w:val="la-Latn"/>
        </w:rPr>
        <w:t>um fuerit in nomine domini fiat</w:t>
      </w:r>
      <w:r w:rsidRPr="007A06F5">
        <w:rPr>
          <w:rFonts w:ascii="Times New Roman" w:hAnsi="Times New Roman" w:cs="Times New Roman"/>
          <w:sz w:val="24"/>
          <w:szCs w:val="24"/>
          <w:lang w:val="la-Latn"/>
        </w:rPr>
        <w:t>. Et recita</w:t>
      </w:r>
      <w:r w:rsidR="00AF4B67" w:rsidRPr="007A06F5">
        <w:rPr>
          <w:rFonts w:ascii="Times New Roman" w:hAnsi="Times New Roman" w:cs="Times New Roman"/>
          <w:sz w:val="24"/>
          <w:szCs w:val="24"/>
          <w:lang w:val="la-Latn"/>
        </w:rPr>
        <w:t>vit idem Sigloardus servans</w:t>
      </w:r>
      <w:r w:rsidR="001B53F2"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locum archidiaconi Reme</w:t>
      </w:r>
      <w:r w:rsidR="001B53F2" w:rsidRPr="007A06F5">
        <w:rPr>
          <w:rFonts w:ascii="Times New Roman" w:hAnsi="Times New Roman" w:cs="Times New Roman"/>
          <w:sz w:val="24"/>
          <w:szCs w:val="24"/>
          <w:lang w:val="la-Latn"/>
        </w:rPr>
        <w:t>nsis ecclaesiae haec nomina</w:t>
      </w:r>
      <w:r w:rsidRPr="007A06F5">
        <w:rPr>
          <w:rFonts w:ascii="Times New Roman" w:hAnsi="Times New Roman" w:cs="Times New Roman"/>
          <w:sz w:val="24"/>
          <w:szCs w:val="24"/>
          <w:lang w:val="la-Latn"/>
        </w:rPr>
        <w:t>: Radoldus</w:t>
      </w:r>
      <w:r w:rsidR="00E86AA7" w:rsidRPr="007A06F5">
        <w:rPr>
          <w:rFonts w:ascii="Times New Roman" w:hAnsi="Times New Roman" w:cs="Times New Roman"/>
          <w:sz w:val="24"/>
          <w:szCs w:val="24"/>
          <w:lang w:val="la-Latn"/>
        </w:rPr>
        <w:t xml:space="preserve">, </w:t>
      </w:r>
      <w:r w:rsidR="001B53F2" w:rsidRPr="007A06F5">
        <w:rPr>
          <w:rFonts w:ascii="Times New Roman" w:hAnsi="Times New Roman" w:cs="Times New Roman"/>
          <w:sz w:val="24"/>
          <w:szCs w:val="24"/>
          <w:lang w:val="la-Latn"/>
        </w:rPr>
        <w:t>Gisloldus,</w:t>
      </w:r>
      <w:r w:rsidRPr="007A06F5">
        <w:rPr>
          <w:rFonts w:ascii="Times New Roman" w:hAnsi="Times New Roman" w:cs="Times New Roman"/>
          <w:sz w:val="24"/>
          <w:szCs w:val="24"/>
          <w:lang w:val="la-Latn"/>
        </w:rPr>
        <w:t>Vulfadus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Fredebertus ex canonicis ipsius san</w:t>
      </w:r>
      <w:r w:rsidR="001B53F2" w:rsidRPr="007A06F5">
        <w:rPr>
          <w:rFonts w:ascii="Times New Roman" w:hAnsi="Times New Roman" w:cs="Times New Roman"/>
          <w:sz w:val="24"/>
          <w:szCs w:val="24"/>
          <w:lang w:val="la-Latn"/>
        </w:rPr>
        <w:t>ctae matris ecclesiae</w:t>
      </w:r>
      <w:r w:rsidR="00AF4B67" w:rsidRPr="007A06F5">
        <w:rPr>
          <w:rFonts w:ascii="Times New Roman" w:hAnsi="Times New Roman" w:cs="Times New Roman"/>
          <w:sz w:val="24"/>
          <w:szCs w:val="24"/>
          <w:lang w:val="la-Latn"/>
        </w:rPr>
        <w:t>; Sigimun</w:t>
      </w:r>
      <w:r w:rsidR="001B53F2" w:rsidRPr="007A06F5">
        <w:rPr>
          <w:rFonts w:ascii="Times New Roman" w:hAnsi="Times New Roman" w:cs="Times New Roman"/>
          <w:sz w:val="24"/>
          <w:szCs w:val="24"/>
          <w:lang w:val="la-Latn"/>
        </w:rPr>
        <w:t xml:space="preserve">dus ex </w:t>
      </w:r>
      <w:r w:rsidRPr="007A06F5">
        <w:rPr>
          <w:rFonts w:ascii="Times New Roman" w:hAnsi="Times New Roman" w:cs="Times New Roman"/>
          <w:sz w:val="24"/>
          <w:szCs w:val="24"/>
          <w:lang w:val="la-Latn"/>
        </w:rPr>
        <w:t xml:space="preserve">monasterio sancti Theoderici; ex monachis </w:t>
      </w:r>
      <w:r w:rsidR="00AF4B67" w:rsidRPr="007A06F5">
        <w:rPr>
          <w:rFonts w:ascii="Times New Roman" w:hAnsi="Times New Roman" w:cs="Times New Roman"/>
          <w:sz w:val="24"/>
          <w:szCs w:val="24"/>
          <w:lang w:val="la-Latn"/>
        </w:rPr>
        <w:t xml:space="preserve">autem de monasterio </w:t>
      </w:r>
      <w:r w:rsidRPr="007A06F5">
        <w:rPr>
          <w:rFonts w:ascii="Times New Roman" w:hAnsi="Times New Roman" w:cs="Times New Roman"/>
          <w:sz w:val="24"/>
          <w:szCs w:val="24"/>
          <w:lang w:val="la-Latn"/>
        </w:rPr>
        <w:t>sancti Remigii Nortvinus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Heinradus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Mauringus</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Anteus</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Teutlandus</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Hairo</w:t>
      </w:r>
      <w:r w:rsidRPr="007A06F5">
        <w:rPr>
          <w:rFonts w:ascii="Times New Roman" w:hAnsi="Times New Roman" w:cs="Times New Roman"/>
          <w:sz w:val="24"/>
          <w:szCs w:val="24"/>
          <w:lang w:val="la-Latn"/>
        </w:rPr>
        <w:t>waldus</w:t>
      </w:r>
      <w:r w:rsidR="00E86AA7" w:rsidRPr="007A06F5">
        <w:rPr>
          <w:rFonts w:ascii="Times New Roman" w:hAnsi="Times New Roman" w:cs="Times New Roman"/>
          <w:sz w:val="24"/>
          <w:szCs w:val="24"/>
          <w:lang w:val="la-Latn"/>
        </w:rPr>
        <w:t xml:space="preserve">, </w:t>
      </w:r>
      <w:r w:rsidR="001B53F2" w:rsidRPr="007A06F5">
        <w:rPr>
          <w:rFonts w:ascii="Times New Roman" w:hAnsi="Times New Roman" w:cs="Times New Roman"/>
          <w:sz w:val="24"/>
          <w:szCs w:val="24"/>
          <w:lang w:val="la-Latn"/>
        </w:rPr>
        <w:t>Radulfus</w:t>
      </w:r>
      <w:r w:rsidR="00E86AA7" w:rsidRPr="007A06F5">
        <w:rPr>
          <w:rFonts w:ascii="Times New Roman" w:hAnsi="Times New Roman" w:cs="Times New Roman"/>
          <w:sz w:val="24"/>
          <w:szCs w:val="24"/>
          <w:lang w:val="la-Latn"/>
        </w:rPr>
        <w:t xml:space="preserve">, </w:t>
      </w:r>
      <w:r w:rsidR="001B53F2" w:rsidRPr="007A06F5">
        <w:rPr>
          <w:rFonts w:ascii="Times New Roman" w:hAnsi="Times New Roman" w:cs="Times New Roman"/>
          <w:sz w:val="24"/>
          <w:szCs w:val="24"/>
          <w:lang w:val="la-Latn"/>
        </w:rPr>
        <w:t>Wicpertus. Quibus iussu</w:t>
      </w:r>
      <w:r w:rsidRPr="007A06F5">
        <w:rPr>
          <w:rFonts w:ascii="Times New Roman" w:hAnsi="Times New Roman" w:cs="Times New Roman"/>
          <w:sz w:val="24"/>
          <w:szCs w:val="24"/>
          <w:lang w:val="la-Latn"/>
        </w:rPr>
        <w:t xml:space="preserve"> synodi</w:t>
      </w:r>
      <w:r w:rsidR="001B53F2"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 xml:space="preserve">et principis </w:t>
      </w:r>
      <w:r w:rsidR="001B53F2" w:rsidRPr="007A06F5">
        <w:rPr>
          <w:rFonts w:ascii="Times New Roman" w:hAnsi="Times New Roman" w:cs="Times New Roman"/>
          <w:sz w:val="24"/>
          <w:szCs w:val="24"/>
          <w:vertAlign w:val="superscript"/>
          <w:lang w:val="la-Latn"/>
        </w:rPr>
        <w:t>306r</w:t>
      </w:r>
      <w:r w:rsidR="001B53F2" w:rsidRPr="007A06F5">
        <w:rPr>
          <w:rFonts w:ascii="Times New Roman" w:hAnsi="Times New Roman" w:cs="Times New Roman"/>
          <w:sz w:val="24"/>
          <w:szCs w:val="24"/>
          <w:lang w:val="la-Latn"/>
        </w:rPr>
        <w:t>/</w:t>
      </w:r>
      <w:r w:rsidR="001B53F2" w:rsidRPr="007A06F5">
        <w:rPr>
          <w:rFonts w:ascii="Times New Roman" w:hAnsi="Times New Roman" w:cs="Times New Roman"/>
          <w:sz w:val="24"/>
          <w:szCs w:val="24"/>
          <w:vertAlign w:val="superscript"/>
          <w:lang w:val="la-Latn"/>
        </w:rPr>
        <w:t>306v</w:t>
      </w:r>
      <w:r w:rsidR="001B53F2" w:rsidRPr="007A06F5">
        <w:rPr>
          <w:rFonts w:ascii="Times New Roman" w:hAnsi="Times New Roman" w:cs="Times New Roman"/>
          <w:sz w:val="24"/>
          <w:szCs w:val="24"/>
          <w:lang w:val="la-Latn"/>
        </w:rPr>
        <w:t xml:space="preserve"> </w:t>
      </w:r>
      <w:r w:rsidR="00ED5F6C" w:rsidRPr="007A06F5">
        <w:rPr>
          <w:rFonts w:ascii="Times New Roman" w:hAnsi="Times New Roman" w:cs="Times New Roman"/>
          <w:sz w:val="24"/>
          <w:szCs w:val="24"/>
          <w:lang w:val="la-Latn"/>
        </w:rPr>
        <w:t xml:space="preserve"> introductis</w:t>
      </w:r>
      <w:r w:rsidR="00AF4B67" w:rsidRPr="007A06F5">
        <w:rPr>
          <w:rFonts w:ascii="Times New Roman" w:hAnsi="Times New Roman" w:cs="Times New Roman"/>
          <w:sz w:val="24"/>
          <w:szCs w:val="24"/>
          <w:lang w:val="la-Latn"/>
        </w:rPr>
        <w:t>,</w:t>
      </w:r>
      <w:r w:rsidR="00ED5F6C"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videlicet ut prędiximus ex canonicis ipsius matris e</w:t>
      </w:r>
      <w:r w:rsidR="00AF4B67" w:rsidRPr="007A06F5">
        <w:rPr>
          <w:rFonts w:ascii="Times New Roman" w:hAnsi="Times New Roman" w:cs="Times New Roman"/>
          <w:sz w:val="24"/>
          <w:szCs w:val="24"/>
          <w:lang w:val="la-Latn"/>
        </w:rPr>
        <w:t>cclesiae Radoldo</w:t>
      </w:r>
      <w:r w:rsidR="00E86AA7" w:rsidRPr="007A06F5">
        <w:rPr>
          <w:rFonts w:ascii="Times New Roman" w:hAnsi="Times New Roman" w:cs="Times New Roman"/>
          <w:sz w:val="24"/>
          <w:szCs w:val="24"/>
          <w:lang w:val="la-Latn"/>
        </w:rPr>
        <w:t xml:space="preserve">, </w:t>
      </w:r>
      <w:r w:rsidR="00ED5F6C" w:rsidRPr="007A06F5">
        <w:rPr>
          <w:rFonts w:ascii="Times New Roman" w:hAnsi="Times New Roman" w:cs="Times New Roman"/>
          <w:sz w:val="24"/>
          <w:szCs w:val="24"/>
          <w:lang w:val="la-Latn"/>
        </w:rPr>
        <w:t>Gisloldo</w:t>
      </w:r>
      <w:r w:rsidR="00AF4B67" w:rsidRPr="007A06F5">
        <w:rPr>
          <w:rFonts w:ascii="Times New Roman" w:hAnsi="Times New Roman" w:cs="Times New Roman"/>
          <w:sz w:val="24"/>
          <w:szCs w:val="24"/>
          <w:lang w:val="la-Latn"/>
        </w:rPr>
        <w:t>,</w:t>
      </w:r>
      <w:r w:rsidR="00ED5F6C" w:rsidRPr="007A06F5">
        <w:rPr>
          <w:rFonts w:ascii="Times New Roman" w:hAnsi="Times New Roman" w:cs="Times New Roman"/>
          <w:sz w:val="24"/>
          <w:szCs w:val="24"/>
          <w:lang w:val="la-Latn"/>
        </w:rPr>
        <w:t xml:space="preserve"> Fredeberto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ex monasterio sancti Theodorici Si</w:t>
      </w:r>
      <w:r w:rsidR="00ED5F6C" w:rsidRPr="007A06F5">
        <w:rPr>
          <w:rFonts w:ascii="Times New Roman" w:hAnsi="Times New Roman" w:cs="Times New Roman"/>
          <w:sz w:val="24"/>
          <w:szCs w:val="24"/>
          <w:lang w:val="la-Latn"/>
        </w:rPr>
        <w:t>gimundo</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ex monachis de mona</w:t>
      </w:r>
      <w:r w:rsidRPr="007A06F5">
        <w:rPr>
          <w:rFonts w:ascii="Times New Roman" w:hAnsi="Times New Roman" w:cs="Times New Roman"/>
          <w:sz w:val="24"/>
          <w:szCs w:val="24"/>
          <w:lang w:val="la-Latn"/>
        </w:rPr>
        <w:t>st</w:t>
      </w:r>
      <w:r w:rsidR="00ED5F6C" w:rsidRPr="007A06F5">
        <w:rPr>
          <w:rFonts w:ascii="Times New Roman" w:hAnsi="Times New Roman" w:cs="Times New Roman"/>
          <w:sz w:val="24"/>
          <w:szCs w:val="24"/>
          <w:lang w:val="la-Latn"/>
        </w:rPr>
        <w:t xml:space="preserve">erio sancti Remigii </w:t>
      </w:r>
      <w:r w:rsidRPr="007A06F5">
        <w:rPr>
          <w:rFonts w:ascii="Times New Roman" w:hAnsi="Times New Roman" w:cs="Times New Roman"/>
          <w:sz w:val="24"/>
          <w:szCs w:val="24"/>
          <w:lang w:val="la-Latn"/>
        </w:rPr>
        <w:t xml:space="preserve"> Nortvino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Heinrado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Maur</w:t>
      </w:r>
      <w:r w:rsidR="00AF4B67" w:rsidRPr="007A06F5">
        <w:rPr>
          <w:rFonts w:ascii="Times New Roman" w:hAnsi="Times New Roman" w:cs="Times New Roman"/>
          <w:sz w:val="24"/>
          <w:szCs w:val="24"/>
          <w:lang w:val="la-Latn"/>
        </w:rPr>
        <w:t>ingo</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Anteo</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Teutlando</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Heri</w:t>
      </w:r>
      <w:r w:rsidR="00ED5F6C" w:rsidRPr="007A06F5">
        <w:rPr>
          <w:rFonts w:ascii="Times New Roman" w:hAnsi="Times New Roman" w:cs="Times New Roman"/>
          <w:sz w:val="24"/>
          <w:szCs w:val="24"/>
          <w:lang w:val="la-Latn"/>
        </w:rPr>
        <w:t>waldo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Radulfo</w:t>
      </w:r>
      <w:r w:rsidR="00E86AA7" w:rsidRPr="007A06F5">
        <w:rPr>
          <w:rFonts w:ascii="Times New Roman" w:hAnsi="Times New Roman" w:cs="Times New Roman"/>
          <w:sz w:val="24"/>
          <w:szCs w:val="24"/>
          <w:lang w:val="la-Latn"/>
        </w:rPr>
        <w:t xml:space="preserve">, </w:t>
      </w:r>
      <w:r w:rsidR="00ED5F6C" w:rsidRPr="007A06F5">
        <w:rPr>
          <w:rFonts w:ascii="Times New Roman" w:hAnsi="Times New Roman" w:cs="Times New Roman"/>
          <w:sz w:val="24"/>
          <w:szCs w:val="24"/>
          <w:lang w:val="la-Latn"/>
        </w:rPr>
        <w:t>Wicperto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Hincmarus archiepi</w:t>
      </w:r>
      <w:r w:rsidR="00ED5F6C" w:rsidRPr="007A06F5">
        <w:rPr>
          <w:rFonts w:ascii="Times New Roman" w:hAnsi="Times New Roman" w:cs="Times New Roman"/>
          <w:sz w:val="24"/>
          <w:szCs w:val="24"/>
          <w:lang w:val="la-Latn"/>
        </w:rPr>
        <w:t>scopus dixit: Quę est vestra petitio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w:t>
      </w:r>
      <w:r w:rsidR="00ED5F6C" w:rsidRPr="007A06F5">
        <w:rPr>
          <w:rFonts w:ascii="Times New Roman" w:hAnsi="Times New Roman" w:cs="Times New Roman"/>
          <w:sz w:val="24"/>
          <w:szCs w:val="24"/>
          <w:lang w:val="la-Latn"/>
        </w:rPr>
        <w:t xml:space="preserve">atres? </w:t>
      </w:r>
    </w:p>
    <w:p w14:paraId="648D8A5B" w14:textId="25DE1BD2" w:rsidR="00852FC1" w:rsidRPr="007A06F5" w:rsidRDefault="00ED5F6C"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Illi autem responderunt</w:t>
      </w:r>
      <w:r w:rsidR="00852FC1" w:rsidRPr="007A06F5">
        <w:rPr>
          <w:rFonts w:ascii="Times New Roman" w:hAnsi="Times New Roman" w:cs="Times New Roman"/>
          <w:sz w:val="24"/>
          <w:szCs w:val="24"/>
          <w:lang w:val="la-Latn"/>
        </w:rPr>
        <w:t>: Miser</w:t>
      </w:r>
      <w:r w:rsidR="00AF4B67" w:rsidRPr="007A06F5">
        <w:rPr>
          <w:rFonts w:ascii="Times New Roman" w:hAnsi="Times New Roman" w:cs="Times New Roman"/>
          <w:sz w:val="24"/>
          <w:szCs w:val="24"/>
          <w:lang w:val="la-Latn"/>
        </w:rPr>
        <w:t>icordiam petimus nobis a vestra</w:t>
      </w:r>
      <w:r w:rsidRPr="007A06F5">
        <w:rPr>
          <w:rFonts w:ascii="Times New Roman" w:hAnsi="Times New Roman" w:cs="Times New Roman"/>
          <w:sz w:val="24"/>
          <w:szCs w:val="24"/>
          <w:lang w:val="la-Latn"/>
        </w:rPr>
        <w:t xml:space="preserve"> </w:t>
      </w:r>
      <w:r w:rsidR="00852FC1" w:rsidRPr="007A06F5">
        <w:rPr>
          <w:rFonts w:ascii="Times New Roman" w:hAnsi="Times New Roman" w:cs="Times New Roman"/>
          <w:sz w:val="24"/>
          <w:szCs w:val="24"/>
          <w:lang w:val="la-Latn"/>
        </w:rPr>
        <w:t>paternitate impendi de ministratione ordinum ecc</w:t>
      </w:r>
      <w:r w:rsidR="00AF4B67" w:rsidRPr="007A06F5">
        <w:rPr>
          <w:rFonts w:ascii="Times New Roman" w:hAnsi="Times New Roman" w:cs="Times New Roman"/>
          <w:sz w:val="24"/>
          <w:szCs w:val="24"/>
          <w:lang w:val="la-Latn"/>
        </w:rPr>
        <w:t>laesiasticorum</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ad quos a dom</w:t>
      </w:r>
      <w:r w:rsidR="00852FC1" w:rsidRPr="007A06F5">
        <w:rPr>
          <w:rFonts w:ascii="Times New Roman" w:hAnsi="Times New Roman" w:cs="Times New Roman"/>
          <w:sz w:val="24"/>
          <w:szCs w:val="24"/>
          <w:lang w:val="la-Latn"/>
        </w:rPr>
        <w:t>no Ebone quondam provecti</w:t>
      </w:r>
      <w:r w:rsidR="00E86AA7" w:rsidRPr="007A06F5">
        <w:rPr>
          <w:rFonts w:ascii="Times New Roman" w:hAnsi="Times New Roman" w:cs="Times New Roman"/>
          <w:sz w:val="24"/>
          <w:szCs w:val="24"/>
          <w:lang w:val="la-Latn"/>
        </w:rPr>
        <w:t xml:space="preserve">, </w:t>
      </w:r>
      <w:r w:rsidR="00852FC1" w:rsidRPr="007A06F5">
        <w:rPr>
          <w:rFonts w:ascii="Times New Roman" w:hAnsi="Times New Roman" w:cs="Times New Roman"/>
          <w:sz w:val="24"/>
          <w:szCs w:val="24"/>
          <w:lang w:val="la-Latn"/>
        </w:rPr>
        <w:t>a vestra aut</w:t>
      </w:r>
      <w:r w:rsidRPr="007A06F5">
        <w:rPr>
          <w:rFonts w:ascii="Times New Roman" w:hAnsi="Times New Roman" w:cs="Times New Roman"/>
          <w:sz w:val="24"/>
          <w:szCs w:val="24"/>
          <w:lang w:val="la-Latn"/>
        </w:rPr>
        <w:t xml:space="preserve">em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ate suspensi sumus</w:t>
      </w:r>
      <w:r w:rsidR="00AF4B67" w:rsidRPr="007A06F5">
        <w:rPr>
          <w:rFonts w:ascii="Times New Roman" w:hAnsi="Times New Roman" w:cs="Times New Roman"/>
          <w:sz w:val="24"/>
          <w:szCs w:val="24"/>
          <w:lang w:val="la-Latn"/>
        </w:rPr>
        <w:t>.</w:t>
      </w:r>
    </w:p>
    <w:p w14:paraId="699CFC8B" w14:textId="40282C64" w:rsidR="007C692E"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 xml:space="preserve">Hincmarus s archiepiscopus </w:t>
      </w:r>
      <w:r w:rsidRPr="007A06F5">
        <w:rPr>
          <w:rFonts w:ascii="Times New Roman" w:hAnsi="Times New Roman" w:cs="Times New Roman"/>
          <w:sz w:val="24"/>
          <w:szCs w:val="24"/>
          <w:highlight w:val="green"/>
          <w:lang w:val="la-Latn"/>
        </w:rPr>
        <w:t>dixit</w:t>
      </w:r>
      <w:r w:rsidRPr="007A06F5">
        <w:rPr>
          <w:rFonts w:ascii="Times New Roman" w:hAnsi="Times New Roman" w:cs="Times New Roman"/>
          <w:sz w:val="24"/>
          <w:szCs w:val="24"/>
          <w:lang w:val="la-Latn"/>
        </w:rPr>
        <w:t>: Habetis libell</w:t>
      </w:r>
      <w:r w:rsidR="00AF4B67" w:rsidRPr="007A06F5">
        <w:rPr>
          <w:rFonts w:ascii="Times New Roman" w:hAnsi="Times New Roman" w:cs="Times New Roman"/>
          <w:sz w:val="24"/>
          <w:szCs w:val="24"/>
          <w:lang w:val="la-Latn"/>
        </w:rPr>
        <w:t>um reclamationis aut postulatio</w:t>
      </w:r>
      <w:r w:rsidRPr="007A06F5">
        <w:rPr>
          <w:rFonts w:ascii="Times New Roman" w:hAnsi="Times New Roman" w:cs="Times New Roman"/>
          <w:sz w:val="24"/>
          <w:szCs w:val="24"/>
          <w:lang w:val="la-Latn"/>
        </w:rPr>
        <w:t>nis</w:t>
      </w:r>
      <w:r w:rsidR="00E86AA7" w:rsidRPr="007A06F5">
        <w:rPr>
          <w:rFonts w:ascii="Times New Roman" w:hAnsi="Times New Roman" w:cs="Times New Roman"/>
          <w:sz w:val="24"/>
          <w:szCs w:val="24"/>
          <w:lang w:val="la-Latn"/>
        </w:rPr>
        <w:t xml:space="preserve">, </w:t>
      </w:r>
      <w:r w:rsidR="00413BCE" w:rsidRPr="007A06F5">
        <w:rPr>
          <w:rFonts w:ascii="Times New Roman" w:hAnsi="Times New Roman" w:cs="Times New Roman"/>
          <w:sz w:val="24"/>
          <w:szCs w:val="24"/>
          <w:lang w:val="la-Latn"/>
        </w:rPr>
        <w:t xml:space="preserve">sicut </w:t>
      </w:r>
      <w:r w:rsidRPr="007A06F5">
        <w:rPr>
          <w:rFonts w:ascii="Times New Roman" w:hAnsi="Times New Roman" w:cs="Times New Roman"/>
          <w:sz w:val="24"/>
          <w:szCs w:val="24"/>
          <w:lang w:val="la-Latn"/>
        </w:rPr>
        <w:t>ecclęsiastica se habe</w:t>
      </w:r>
      <w:r w:rsidR="00413BCE" w:rsidRPr="007A06F5">
        <w:rPr>
          <w:rFonts w:ascii="Times New Roman" w:hAnsi="Times New Roman" w:cs="Times New Roman"/>
          <w:sz w:val="24"/>
          <w:szCs w:val="24"/>
          <w:lang w:val="la-Latn"/>
        </w:rPr>
        <w:t>t traditio</w:t>
      </w:r>
      <w:r w:rsidRPr="007A06F5">
        <w:rPr>
          <w:rFonts w:ascii="Times New Roman" w:hAnsi="Times New Roman" w:cs="Times New Roman"/>
          <w:sz w:val="24"/>
          <w:szCs w:val="24"/>
          <w:lang w:val="la-Latn"/>
        </w:rPr>
        <w:t xml:space="preserve">? </w:t>
      </w:r>
    </w:p>
    <w:p w14:paraId="50A2FE4B" w14:textId="77777777" w:rsidR="00413BCE"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Illi aut</w:t>
      </w:r>
      <w:r w:rsidR="00AF4B67" w:rsidRPr="007A06F5">
        <w:rPr>
          <w:rFonts w:ascii="Times New Roman" w:hAnsi="Times New Roman" w:cs="Times New Roman"/>
          <w:sz w:val="24"/>
          <w:szCs w:val="24"/>
          <w:lang w:val="la-Latn"/>
        </w:rPr>
        <w:t>em responderunt se prae manibus</w:t>
      </w:r>
      <w:r w:rsidR="007C692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nullum habere libellum ./ </w:t>
      </w:r>
    </w:p>
    <w:p w14:paraId="266C91B9" w14:textId="4FC57143" w:rsidR="00852FC1"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H</w:t>
      </w:r>
      <w:r w:rsidR="007C692E" w:rsidRPr="007A06F5">
        <w:rPr>
          <w:rFonts w:ascii="Times New Roman" w:hAnsi="Times New Roman" w:cs="Times New Roman"/>
          <w:sz w:val="24"/>
          <w:szCs w:val="24"/>
          <w:lang w:val="la-Latn"/>
        </w:rPr>
        <w:t>incmarus archiepiscopus dixit</w:t>
      </w:r>
      <w:r w:rsidRPr="007A06F5">
        <w:rPr>
          <w:rFonts w:ascii="Times New Roman" w:hAnsi="Times New Roman" w:cs="Times New Roman"/>
          <w:sz w:val="24"/>
          <w:szCs w:val="24"/>
          <w:lang w:val="la-Latn"/>
        </w:rPr>
        <w:t>: Legum ecclę</w:t>
      </w:r>
      <w:r w:rsidR="00413BCE" w:rsidRPr="007A06F5">
        <w:rPr>
          <w:rFonts w:ascii="Times New Roman" w:hAnsi="Times New Roman" w:cs="Times New Roman"/>
          <w:sz w:val="24"/>
          <w:szCs w:val="24"/>
          <w:lang w:val="la-Latn"/>
        </w:rPr>
        <w:t>siasticarum consuetudo</w:t>
      </w:r>
      <w:r w:rsidR="00AF4B67" w:rsidRPr="007A06F5">
        <w:rPr>
          <w:rFonts w:ascii="Times New Roman" w:hAnsi="Times New Roman" w:cs="Times New Roman"/>
          <w:sz w:val="24"/>
          <w:szCs w:val="24"/>
          <w:lang w:val="la-Latn"/>
        </w:rPr>
        <w:t xml:space="preserve"> et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as talis est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in causis gestorum semper scriptu</w:t>
      </w:r>
      <w:r w:rsidR="00413BCE" w:rsidRPr="007A06F5">
        <w:rPr>
          <w:rFonts w:ascii="Times New Roman" w:hAnsi="Times New Roman" w:cs="Times New Roman"/>
          <w:sz w:val="24"/>
          <w:szCs w:val="24"/>
          <w:lang w:val="la-Latn"/>
        </w:rPr>
        <w:t>ram requirant</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adeo ut qui</w:t>
      </w:r>
      <w:r w:rsidR="00413BC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ad sacrum fontem accedit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suum dare nomen praeci</w:t>
      </w:r>
      <w:r w:rsidR="00AF4B67" w:rsidRPr="007A06F5">
        <w:rPr>
          <w:rFonts w:ascii="Times New Roman" w:hAnsi="Times New Roman" w:cs="Times New Roman"/>
          <w:sz w:val="24"/>
          <w:szCs w:val="24"/>
          <w:lang w:val="la-Latn"/>
        </w:rPr>
        <w:t>piatur; qui ad summum sacer</w:t>
      </w:r>
      <w:r w:rsidRPr="007A06F5">
        <w:rPr>
          <w:rFonts w:ascii="Times New Roman" w:hAnsi="Times New Roman" w:cs="Times New Roman"/>
          <w:sz w:val="24"/>
          <w:szCs w:val="24"/>
          <w:lang w:val="la-Latn"/>
        </w:rPr>
        <w:t>dotium provehitur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decreto manibus </w:t>
      </w:r>
      <w:r w:rsidRPr="007A06F5">
        <w:rPr>
          <w:rFonts w:ascii="Times New Roman" w:hAnsi="Times New Roman" w:cs="Times New Roman"/>
          <w:sz w:val="24"/>
          <w:szCs w:val="24"/>
          <w:highlight w:val="green"/>
          <w:lang w:val="la-Latn"/>
        </w:rPr>
        <w:t>omnium</w:t>
      </w:r>
      <w:r w:rsidRPr="007A06F5">
        <w:rPr>
          <w:rFonts w:ascii="Times New Roman" w:hAnsi="Times New Roman" w:cs="Times New Roman"/>
          <w:sz w:val="24"/>
          <w:szCs w:val="24"/>
          <w:lang w:val="la-Latn"/>
        </w:rPr>
        <w:t xml:space="preserve"> robor</w:t>
      </w:r>
      <w:r w:rsidR="00AF4B67" w:rsidRPr="007A06F5">
        <w:rPr>
          <w:rFonts w:ascii="Times New Roman" w:hAnsi="Times New Roman" w:cs="Times New Roman"/>
          <w:sz w:val="24"/>
          <w:szCs w:val="24"/>
          <w:lang w:val="la-Latn"/>
        </w:rPr>
        <w:t xml:space="preserve">ato eligitur; ordinatus </w:t>
      </w:r>
      <w:r w:rsidR="00413BC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autem a suis ordinatoribus litteras </w:t>
      </w:r>
      <w:r w:rsidR="00413BCE" w:rsidRPr="007A06F5">
        <w:rPr>
          <w:rFonts w:ascii="Times New Roman" w:hAnsi="Times New Roman" w:cs="Times New Roman"/>
          <w:sz w:val="24"/>
          <w:szCs w:val="24"/>
          <w:lang w:val="la-Latn"/>
        </w:rPr>
        <w:t>accipere iubetur</w:t>
      </w:r>
      <w:r w:rsidRPr="007A06F5">
        <w:rPr>
          <w:rFonts w:ascii="Times New Roman" w:hAnsi="Times New Roman" w:cs="Times New Roman"/>
          <w:sz w:val="24"/>
          <w:szCs w:val="24"/>
          <w:lang w:val="la-Latn"/>
        </w:rPr>
        <w:t>; qui etiam ab ecclesi</w:t>
      </w:r>
      <w:r w:rsidR="00AF4B67" w:rsidRPr="007A06F5">
        <w:rPr>
          <w:rFonts w:ascii="Times New Roman" w:hAnsi="Times New Roman" w:cs="Times New Roman"/>
          <w:sz w:val="24"/>
          <w:szCs w:val="24"/>
          <w:lang w:val="la-Latn"/>
        </w:rPr>
        <w:t>astica</w:t>
      </w:r>
      <w:r w:rsidR="00413BC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societate quolibet excessu discinditur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libellari scriptione </w:t>
      </w:r>
      <w:r w:rsidR="00413BCE" w:rsidRPr="007A06F5">
        <w:rPr>
          <w:rFonts w:ascii="Times New Roman" w:hAnsi="Times New Roman" w:cs="Times New Roman"/>
          <w:sz w:val="24"/>
          <w:szCs w:val="24"/>
          <w:lang w:val="la-Latn"/>
        </w:rPr>
        <w:t>aut recipitur aut deicitur</w:t>
      </w:r>
      <w:r w:rsidRPr="007A06F5">
        <w:rPr>
          <w:rFonts w:ascii="Times New Roman" w:hAnsi="Times New Roman" w:cs="Times New Roman"/>
          <w:sz w:val="24"/>
          <w:szCs w:val="24"/>
          <w:lang w:val="la-Latn"/>
        </w:rPr>
        <w:t>. Sed et qui accusatur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vel qui excommunica</w:t>
      </w:r>
      <w:r w:rsidR="00AF4B67" w:rsidRPr="007A06F5">
        <w:rPr>
          <w:rFonts w:ascii="Times New Roman" w:hAnsi="Times New Roman" w:cs="Times New Roman"/>
          <w:sz w:val="24"/>
          <w:szCs w:val="24"/>
          <w:lang w:val="la-Latn"/>
        </w:rPr>
        <w:t>tus reconciliatur</w:t>
      </w:r>
      <w:r w:rsidR="00E86AA7" w:rsidRPr="007A06F5">
        <w:rPr>
          <w:rFonts w:ascii="Times New Roman" w:hAnsi="Times New Roman" w:cs="Times New Roman"/>
          <w:sz w:val="24"/>
          <w:szCs w:val="24"/>
          <w:lang w:val="la-Latn"/>
        </w:rPr>
        <w:t xml:space="preserve">, </w:t>
      </w:r>
      <w:r w:rsidR="00AF4B67" w:rsidRPr="007A06F5">
        <w:rPr>
          <w:rFonts w:ascii="Times New Roman" w:hAnsi="Times New Roman" w:cs="Times New Roman"/>
          <w:sz w:val="24"/>
          <w:szCs w:val="24"/>
          <w:lang w:val="la-Latn"/>
        </w:rPr>
        <w:t>per</w:t>
      </w:r>
      <w:r w:rsidR="00413BC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scripturam accusari vel reconciliatus commendari </w:t>
      </w:r>
      <w:r w:rsidR="00AF4B67" w:rsidRPr="007A06F5">
        <w:rPr>
          <w:rFonts w:ascii="Times New Roman" w:hAnsi="Times New Roman" w:cs="Times New Roman"/>
          <w:sz w:val="24"/>
          <w:szCs w:val="24"/>
          <w:lang w:val="la-Latn"/>
        </w:rPr>
        <w:t xml:space="preserve">iubetur. Et sic in </w:t>
      </w:r>
      <w:r w:rsidRPr="007A06F5">
        <w:rPr>
          <w:rFonts w:ascii="Times New Roman" w:hAnsi="Times New Roman" w:cs="Times New Roman"/>
          <w:sz w:val="24"/>
          <w:szCs w:val="24"/>
          <w:lang w:val="la-Latn"/>
        </w:rPr>
        <w:t>ceteris huiusmodi in tantum scriptura deposcitur</w:t>
      </w:r>
      <w:r w:rsidR="00E86AA7" w:rsidRPr="007A06F5">
        <w:rPr>
          <w:rFonts w:ascii="Times New Roman" w:hAnsi="Times New Roman" w:cs="Times New Roman"/>
          <w:sz w:val="24"/>
          <w:szCs w:val="24"/>
          <w:lang w:val="la-Latn"/>
        </w:rPr>
        <w:t xml:space="preserve">, </w:t>
      </w:r>
      <w:r w:rsidR="00413BCE" w:rsidRPr="007A06F5">
        <w:rPr>
          <w:rFonts w:ascii="Times New Roman" w:hAnsi="Times New Roman" w:cs="Times New Roman"/>
          <w:sz w:val="24"/>
          <w:szCs w:val="24"/>
          <w:lang w:val="la-Latn"/>
        </w:rPr>
        <w:t xml:space="preserve">ut, </w:t>
      </w:r>
      <w:r w:rsidR="00AF4B67" w:rsidRPr="007A06F5">
        <w:rPr>
          <w:rFonts w:ascii="Times New Roman" w:hAnsi="Times New Roman" w:cs="Times New Roman"/>
          <w:sz w:val="24"/>
          <w:szCs w:val="24"/>
          <w:lang w:val="la-Latn"/>
        </w:rPr>
        <w:t>sicut beatus Grego</w:t>
      </w:r>
      <w:r w:rsidRPr="007A06F5">
        <w:rPr>
          <w:rFonts w:ascii="Times New Roman" w:hAnsi="Times New Roman" w:cs="Times New Roman"/>
          <w:sz w:val="24"/>
          <w:szCs w:val="24"/>
          <w:lang w:val="la-Latn"/>
        </w:rPr>
        <w:t>rius in commonitorio ad Iohannem defensorem e</w:t>
      </w:r>
      <w:r w:rsidR="00AF4B67" w:rsidRPr="007A06F5">
        <w:rPr>
          <w:rFonts w:ascii="Times New Roman" w:hAnsi="Times New Roman" w:cs="Times New Roman"/>
          <w:sz w:val="24"/>
          <w:szCs w:val="24"/>
          <w:lang w:val="la-Latn"/>
        </w:rPr>
        <w:t xml:space="preserve">x Romanis legibus sumens </w:t>
      </w:r>
      <w:r w:rsidRPr="007A06F5">
        <w:rPr>
          <w:rFonts w:ascii="Times New Roman" w:hAnsi="Times New Roman" w:cs="Times New Roman"/>
          <w:sz w:val="24"/>
          <w:szCs w:val="24"/>
          <w:lang w:val="la-Latn"/>
        </w:rPr>
        <w:t>scribit</w:t>
      </w:r>
      <w:r w:rsidR="00E86AA7" w:rsidRPr="007A06F5">
        <w:rPr>
          <w:rFonts w:ascii="Times New Roman" w:hAnsi="Times New Roman" w:cs="Times New Roman"/>
          <w:sz w:val="24"/>
          <w:szCs w:val="24"/>
          <w:lang w:val="la-Latn"/>
        </w:rPr>
        <w:t xml:space="preserve">, </w:t>
      </w:r>
      <w:r w:rsidR="00413BCE" w:rsidRPr="007A06F5">
        <w:rPr>
          <w:rFonts w:ascii="Times New Roman" w:hAnsi="Times New Roman" w:cs="Times New Roman"/>
          <w:sz w:val="24"/>
          <w:szCs w:val="24"/>
          <w:vertAlign w:val="superscript"/>
          <w:lang w:val="la-Latn"/>
        </w:rPr>
        <w:t>306v</w:t>
      </w:r>
      <w:r w:rsidR="00413BCE" w:rsidRPr="007A06F5">
        <w:rPr>
          <w:rFonts w:ascii="Times New Roman" w:hAnsi="Times New Roman" w:cs="Times New Roman"/>
          <w:sz w:val="24"/>
          <w:szCs w:val="24"/>
          <w:lang w:val="la-Latn"/>
        </w:rPr>
        <w:t>/</w:t>
      </w:r>
      <w:r w:rsidR="00413BCE" w:rsidRPr="007A06F5">
        <w:rPr>
          <w:rFonts w:ascii="Times New Roman" w:hAnsi="Times New Roman" w:cs="Times New Roman"/>
          <w:sz w:val="24"/>
          <w:szCs w:val="24"/>
          <w:vertAlign w:val="superscript"/>
          <w:lang w:val="la-Latn"/>
        </w:rPr>
        <w:t>307r</w:t>
      </w:r>
      <w:r w:rsidR="00413BCE"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sententia</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quę sine scriptura profertur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nec no</w:t>
      </w:r>
      <w:r w:rsidR="00AF4B67" w:rsidRPr="007A06F5">
        <w:rPr>
          <w:rFonts w:ascii="Times New Roman" w:hAnsi="Times New Roman" w:cs="Times New Roman"/>
          <w:sz w:val="24"/>
          <w:szCs w:val="24"/>
          <w:lang w:val="la-Latn"/>
        </w:rPr>
        <w:t>men sententiae habere merea</w:t>
      </w:r>
      <w:r w:rsidRPr="007A06F5">
        <w:rPr>
          <w:rFonts w:ascii="Times New Roman" w:hAnsi="Times New Roman" w:cs="Times New Roman"/>
          <w:sz w:val="24"/>
          <w:szCs w:val="24"/>
          <w:lang w:val="la-Latn"/>
        </w:rPr>
        <w:t>tur. Quapropter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fratres et filii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oportet vos se</w:t>
      </w:r>
      <w:r w:rsidR="00AF4B67" w:rsidRPr="007A06F5">
        <w:rPr>
          <w:rFonts w:ascii="Times New Roman" w:hAnsi="Times New Roman" w:cs="Times New Roman"/>
          <w:sz w:val="24"/>
          <w:szCs w:val="24"/>
          <w:lang w:val="la-Latn"/>
        </w:rPr>
        <w:t xml:space="preserve">cundum ecclesiasticam </w:t>
      </w:r>
      <w:r w:rsidR="00524CAA" w:rsidRPr="00524CAA">
        <w:rPr>
          <w:rFonts w:ascii="Times New Roman" w:hAnsi="Times New Roman" w:cs="Times New Roman"/>
          <w:b/>
          <w:sz w:val="24"/>
          <w:szCs w:val="24"/>
          <w:lang w:val="la-Latn"/>
        </w:rPr>
        <w:t>auctorit</w:t>
      </w:r>
      <w:r w:rsidR="00AF4B67" w:rsidRPr="007A06F5">
        <w:rPr>
          <w:rFonts w:ascii="Times New Roman" w:hAnsi="Times New Roman" w:cs="Times New Roman"/>
          <w:sz w:val="24"/>
          <w:szCs w:val="24"/>
          <w:lang w:val="la-Latn"/>
        </w:rPr>
        <w:t>a</w:t>
      </w:r>
      <w:r w:rsidRPr="007A06F5">
        <w:rPr>
          <w:rFonts w:ascii="Times New Roman" w:hAnsi="Times New Roman" w:cs="Times New Roman"/>
          <w:sz w:val="24"/>
          <w:szCs w:val="24"/>
          <w:lang w:val="la-Latn"/>
        </w:rPr>
        <w:t>tem reclamationem vestram libelli serie allegare</w:t>
      </w:r>
      <w:r w:rsidR="00AF4B67" w:rsidRPr="007A06F5">
        <w:rPr>
          <w:rFonts w:ascii="Times New Roman" w:hAnsi="Times New Roman" w:cs="Times New Roman"/>
          <w:sz w:val="24"/>
          <w:szCs w:val="24"/>
          <w:lang w:val="la-Latn"/>
        </w:rPr>
        <w:t>, eumque vestris manibus</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roboratum </w:t>
      </w:r>
      <w:r w:rsidR="00413BCE" w:rsidRPr="007A06F5">
        <w:rPr>
          <w:rFonts w:ascii="Times New Roman" w:hAnsi="Times New Roman" w:cs="Times New Roman"/>
          <w:sz w:val="24"/>
          <w:szCs w:val="24"/>
          <w:lang w:val="la-Latn"/>
        </w:rPr>
        <w:t>synodo sacrae porrigere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convenie</w:t>
      </w:r>
      <w:r w:rsidR="00AF4B67" w:rsidRPr="007A06F5">
        <w:rPr>
          <w:rFonts w:ascii="Times New Roman" w:hAnsi="Times New Roman" w:cs="Times New Roman"/>
          <w:sz w:val="24"/>
          <w:szCs w:val="24"/>
          <w:lang w:val="la-Latn"/>
        </w:rPr>
        <w:t>nter et canonice vobis valeat</w:t>
      </w:r>
      <w:r w:rsidR="00EC1C6A" w:rsidRPr="007A06F5">
        <w:rPr>
          <w:rFonts w:ascii="Times New Roman" w:hAnsi="Times New Roman" w:cs="Times New Roman"/>
          <w:sz w:val="24"/>
          <w:szCs w:val="24"/>
          <w:lang w:val="la-Latn"/>
        </w:rPr>
        <w:t xml:space="preserve"> respondere</w:t>
      </w:r>
      <w:r w:rsidR="00AF4B67" w:rsidRPr="007A06F5">
        <w:rPr>
          <w:rFonts w:ascii="Times New Roman" w:hAnsi="Times New Roman" w:cs="Times New Roman"/>
          <w:sz w:val="24"/>
          <w:szCs w:val="24"/>
          <w:lang w:val="la-Latn"/>
        </w:rPr>
        <w:t>.</w:t>
      </w:r>
    </w:p>
    <w:p w14:paraId="22B3FB26" w14:textId="043AAD84" w:rsidR="00EC1C6A"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Et tunc ipsi fratres libellum conscribentes eique</w:t>
      </w:r>
      <w:r w:rsidR="00AF4B67" w:rsidRPr="007A06F5">
        <w:rPr>
          <w:rFonts w:ascii="Times New Roman" w:hAnsi="Times New Roman" w:cs="Times New Roman"/>
          <w:sz w:val="24"/>
          <w:szCs w:val="24"/>
          <w:lang w:val="la-Latn"/>
        </w:rPr>
        <w:t xml:space="preserve"> i sua nomina k subscribentes </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porrexerunt Hincmaro archiepiscopo 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w:t>
      </w:r>
      <w:r w:rsidR="00AF4B67" w:rsidRPr="007A06F5">
        <w:rPr>
          <w:rFonts w:ascii="Times New Roman" w:hAnsi="Times New Roman" w:cs="Times New Roman"/>
          <w:sz w:val="24"/>
          <w:szCs w:val="24"/>
          <w:lang w:val="la-Latn"/>
        </w:rPr>
        <w:t>i tunc una n cum Wenilone archi</w:t>
      </w:r>
      <w:r w:rsidRPr="007A06F5">
        <w:rPr>
          <w:rFonts w:ascii="Times New Roman" w:hAnsi="Times New Roman" w:cs="Times New Roman"/>
          <w:sz w:val="24"/>
          <w:szCs w:val="24"/>
          <w:lang w:val="la-Latn"/>
        </w:rPr>
        <w:t>epis</w:t>
      </w:r>
      <w:r w:rsidR="00EC1C6A" w:rsidRPr="007A06F5">
        <w:rPr>
          <w:rFonts w:ascii="Times New Roman" w:hAnsi="Times New Roman" w:cs="Times New Roman"/>
          <w:sz w:val="24"/>
          <w:szCs w:val="24"/>
          <w:lang w:val="la-Latn"/>
        </w:rPr>
        <w:t>copo et Amalrico archiepiscopo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highlight w:val="yellow"/>
          <w:lang w:val="la-Latn"/>
        </w:rPr>
        <w:t>sub praesentia glor</w:t>
      </w:r>
      <w:r w:rsidR="00AF4B67" w:rsidRPr="007A06F5">
        <w:rPr>
          <w:rFonts w:ascii="Times New Roman" w:hAnsi="Times New Roman" w:cs="Times New Roman"/>
          <w:sz w:val="24"/>
          <w:szCs w:val="24"/>
          <w:highlight w:val="yellow"/>
          <w:lang w:val="la-Latn"/>
        </w:rPr>
        <w:t>iosi regis domni Karoli</w:t>
      </w:r>
      <w:r w:rsidR="00AF4B67" w:rsidRPr="007A06F5">
        <w:rPr>
          <w:rFonts w:ascii="Times New Roman" w:hAnsi="Times New Roman" w:cs="Times New Roman"/>
          <w:sz w:val="24"/>
          <w:szCs w:val="24"/>
          <w:lang w:val="la-Latn"/>
        </w:rPr>
        <w:t xml:space="preserve"> ,</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synodo praesidebat. Relegens vero Hincmarus ar</w:t>
      </w:r>
      <w:r w:rsidR="00AF4B67" w:rsidRPr="007A06F5">
        <w:rPr>
          <w:rFonts w:ascii="Times New Roman" w:hAnsi="Times New Roman" w:cs="Times New Roman"/>
          <w:sz w:val="24"/>
          <w:szCs w:val="24"/>
          <w:lang w:val="la-Latn"/>
        </w:rPr>
        <w:t>chiepiscopus libellum porrectum</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subscripta nomina c</w:t>
      </w:r>
      <w:r w:rsidR="00EC1C6A" w:rsidRPr="007A06F5">
        <w:rPr>
          <w:rFonts w:ascii="Times New Roman" w:hAnsi="Times New Roman" w:cs="Times New Roman"/>
          <w:sz w:val="24"/>
          <w:szCs w:val="24"/>
          <w:lang w:val="la-Latn"/>
        </w:rPr>
        <w:t>omperit t deesse nomen Vulfadi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quod ante Sigloardus v prę/ dicto</w:t>
      </w:r>
      <w:r w:rsidR="00EC1C6A" w:rsidRPr="007A06F5">
        <w:rPr>
          <w:rFonts w:ascii="Times New Roman" w:hAnsi="Times New Roman" w:cs="Times New Roman"/>
          <w:sz w:val="24"/>
          <w:szCs w:val="24"/>
          <w:lang w:val="la-Latn"/>
        </w:rPr>
        <w:t>rum relegens nomina recitarat</w:t>
      </w:r>
      <w:r w:rsidRPr="007A06F5">
        <w:rPr>
          <w:rFonts w:ascii="Times New Roman" w:hAnsi="Times New Roman" w:cs="Times New Roman"/>
          <w:sz w:val="24"/>
          <w:szCs w:val="24"/>
          <w:lang w:val="la-Latn"/>
        </w:rPr>
        <w:t>. Tunc Hinc</w:t>
      </w:r>
      <w:r w:rsidR="00AF4B67" w:rsidRPr="007A06F5">
        <w:rPr>
          <w:rFonts w:ascii="Times New Roman" w:hAnsi="Times New Roman" w:cs="Times New Roman"/>
          <w:sz w:val="24"/>
          <w:szCs w:val="24"/>
          <w:lang w:val="la-Latn"/>
        </w:rPr>
        <w:t>marus archiepiscopus audiente</w:t>
      </w:r>
      <w:r w:rsidR="00EC1C6A" w:rsidRPr="007A06F5">
        <w:rPr>
          <w:rFonts w:ascii="Times New Roman" w:hAnsi="Times New Roman" w:cs="Times New Roman"/>
          <w:sz w:val="24"/>
          <w:szCs w:val="24"/>
          <w:lang w:val="la-Latn"/>
        </w:rPr>
        <w:t xml:space="preserve"> sacra y synodo dixit</w:t>
      </w:r>
      <w:r w:rsidRPr="007A06F5">
        <w:rPr>
          <w:rFonts w:ascii="Times New Roman" w:hAnsi="Times New Roman" w:cs="Times New Roman"/>
          <w:sz w:val="24"/>
          <w:szCs w:val="24"/>
          <w:lang w:val="la-Latn"/>
        </w:rPr>
        <w:t>: Tu</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frater Sigloarde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antea z n</w:t>
      </w:r>
      <w:r w:rsidR="00AF4B67" w:rsidRPr="007A06F5">
        <w:rPr>
          <w:rFonts w:ascii="Times New Roman" w:hAnsi="Times New Roman" w:cs="Times New Roman"/>
          <w:sz w:val="24"/>
          <w:szCs w:val="24"/>
          <w:lang w:val="la-Latn"/>
        </w:rPr>
        <w:t>omen Vulfadi fratris nostri</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inter petitorum nomina recitasti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modo hic illius non videmus praesentiam</w:t>
      </w:r>
      <w:r w:rsidR="00AF4B67" w:rsidRPr="007A06F5">
        <w:rPr>
          <w:rFonts w:ascii="Times New Roman" w:hAnsi="Times New Roman" w:cs="Times New Roman"/>
          <w:sz w:val="24"/>
          <w:szCs w:val="24"/>
          <w:lang w:val="la-Latn"/>
        </w:rPr>
        <w:t>,</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nec nomen libello subscriptum invenimus . </w:t>
      </w:r>
    </w:p>
    <w:p w14:paraId="7E85900F" w14:textId="54E7E3A7" w:rsidR="00852FC1"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Sigloardus servans locum archidiaco</w:t>
      </w:r>
      <w:r w:rsidR="00EC1C6A" w:rsidRPr="007A06F5">
        <w:rPr>
          <w:rFonts w:ascii="Times New Roman" w:hAnsi="Times New Roman" w:cs="Times New Roman"/>
          <w:sz w:val="24"/>
          <w:szCs w:val="24"/>
          <w:lang w:val="la-Latn"/>
        </w:rPr>
        <w:t>ni Remensis ecclęsiae respondit</w:t>
      </w:r>
      <w:r w:rsidRPr="007A06F5">
        <w:rPr>
          <w:rFonts w:ascii="Times New Roman" w:hAnsi="Times New Roman" w:cs="Times New Roman"/>
          <w:sz w:val="24"/>
          <w:szCs w:val="24"/>
          <w:lang w:val="la-Latn"/>
        </w:rPr>
        <w:t>: Frater noster Vulfadus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de quo veneratio</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vestra dicit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hic in monasterio iacet infirmus et ideo vestris sanctis aspectibus et</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sacrę synodo gloriosoque principi suam non potest exhibere </w:t>
      </w:r>
      <w:r w:rsidR="00EC1C6A" w:rsidRPr="007A06F5">
        <w:rPr>
          <w:rFonts w:ascii="Times New Roman" w:hAnsi="Times New Roman" w:cs="Times New Roman"/>
          <w:sz w:val="24"/>
          <w:szCs w:val="24"/>
          <w:lang w:val="la-Latn"/>
        </w:rPr>
        <w:t>praesentiam</w:t>
      </w:r>
      <w:r w:rsidRPr="007A06F5">
        <w:rPr>
          <w:rFonts w:ascii="Times New Roman" w:hAnsi="Times New Roman" w:cs="Times New Roman"/>
          <w:sz w:val="24"/>
          <w:szCs w:val="24"/>
          <w:lang w:val="la-Latn"/>
        </w:rPr>
        <w:t>.</w:t>
      </w:r>
    </w:p>
    <w:p w14:paraId="41072F3C" w14:textId="3FD6B9CD" w:rsidR="00ED6174"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lastRenderedPageBreak/>
        <w:t xml:space="preserve">Hincmarus archiepiscopus coram omni </w:t>
      </w:r>
      <w:r w:rsidR="00EC1C6A" w:rsidRPr="007A06F5">
        <w:rPr>
          <w:rFonts w:ascii="Times New Roman" w:hAnsi="Times New Roman" w:cs="Times New Roman"/>
          <w:sz w:val="24"/>
          <w:szCs w:val="24"/>
          <w:lang w:val="la-Latn"/>
        </w:rPr>
        <w:t>synodo dixit</w:t>
      </w:r>
      <w:r w:rsidRPr="007A06F5">
        <w:rPr>
          <w:rFonts w:ascii="Times New Roman" w:hAnsi="Times New Roman" w:cs="Times New Roman"/>
          <w:sz w:val="24"/>
          <w:szCs w:val="24"/>
          <w:lang w:val="la-Latn"/>
        </w:rPr>
        <w:t>: Tu</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frater Sigloarde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accipe</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libellum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adhibe tecum Liudonem archidiaconum venerabilis fratris et coepiscopi nostri Parduli Laudunensis ecclęsiae et Isaac diaconum sanctae Remensis ecclesiae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vade ad iam dictum fratrem Vulfadum et die ei ex parte</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gloriosi principis</w:t>
      </w:r>
      <w:r w:rsidR="00EC1C6A" w:rsidRPr="007A06F5">
        <w:rPr>
          <w:rFonts w:ascii="Times New Roman" w:hAnsi="Times New Roman" w:cs="Times New Roman"/>
          <w:sz w:val="24"/>
          <w:szCs w:val="24"/>
          <w:lang w:val="la-Latn"/>
        </w:rPr>
        <w:t xml:space="preserve"> </w:t>
      </w:r>
      <w:r w:rsidR="00EC1C6A" w:rsidRPr="007A06F5">
        <w:rPr>
          <w:rFonts w:ascii="Times New Roman" w:hAnsi="Times New Roman" w:cs="Times New Roman"/>
          <w:sz w:val="24"/>
          <w:szCs w:val="24"/>
          <w:vertAlign w:val="superscript"/>
          <w:lang w:val="la-Latn"/>
        </w:rPr>
        <w:t>307r</w:t>
      </w:r>
      <w:r w:rsidR="00EC1C6A" w:rsidRPr="007A06F5">
        <w:rPr>
          <w:rFonts w:ascii="Times New Roman" w:hAnsi="Times New Roman" w:cs="Times New Roman"/>
          <w:sz w:val="24"/>
          <w:szCs w:val="24"/>
          <w:lang w:val="la-Latn"/>
        </w:rPr>
        <w:t>/</w:t>
      </w:r>
      <w:r w:rsidR="00EC1C6A" w:rsidRPr="007A06F5">
        <w:rPr>
          <w:rFonts w:ascii="Times New Roman" w:hAnsi="Times New Roman" w:cs="Times New Roman"/>
          <w:sz w:val="24"/>
          <w:szCs w:val="24"/>
          <w:vertAlign w:val="superscript"/>
          <w:lang w:val="la-Latn"/>
        </w:rPr>
        <w:t>307v</w:t>
      </w:r>
      <w:r w:rsidR="00EC1C6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 nostri ac sacrae synodi nostraeque humilitatis voce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si in</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hac causa</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quam pręsens libellus continet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his fratr</w:t>
      </w:r>
      <w:r w:rsidR="00020AFA" w:rsidRPr="007A06F5">
        <w:rPr>
          <w:rFonts w:ascii="Times New Roman" w:hAnsi="Times New Roman" w:cs="Times New Roman"/>
          <w:sz w:val="24"/>
          <w:szCs w:val="24"/>
          <w:lang w:val="la-Latn"/>
        </w:rPr>
        <w:t>ibus nostris vult participare</w:t>
      </w:r>
      <w:r w:rsidRPr="007A06F5">
        <w:rPr>
          <w:rFonts w:ascii="Times New Roman" w:hAnsi="Times New Roman" w:cs="Times New Roman"/>
          <w:sz w:val="24"/>
          <w:szCs w:val="24"/>
          <w:lang w:val="la-Latn"/>
        </w:rPr>
        <w:t>,</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huic libello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sicut se habet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nomen suum propria manu subscribat et per</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suam subscriptionem nobis suam studeat </w:t>
      </w:r>
      <w:r w:rsidR="00020AFA" w:rsidRPr="007A06F5">
        <w:rPr>
          <w:rFonts w:ascii="Times New Roman" w:hAnsi="Times New Roman" w:cs="Times New Roman"/>
          <w:sz w:val="24"/>
          <w:szCs w:val="24"/>
          <w:lang w:val="la-Latn"/>
        </w:rPr>
        <w:t>repręsentare personam</w:t>
      </w:r>
      <w:r w:rsidRPr="007A06F5">
        <w:rPr>
          <w:rFonts w:ascii="Times New Roman" w:hAnsi="Times New Roman" w:cs="Times New Roman"/>
          <w:sz w:val="24"/>
          <w:szCs w:val="24"/>
          <w:lang w:val="la-Latn"/>
        </w:rPr>
        <w:t>.</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Tunc Sigloardus servans locum archidiaconi Remensis ecclesiae et Liudo</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archidiaconus venerabilis fratris Parduli episcopi Laudunensis ecclesiae et Isaa</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diaconus Remensis ecclesiae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in ore duorum vel trium testium veritatis ver</w:t>
      </w:r>
      <w:r w:rsidR="00020AFA" w:rsidRPr="007A06F5">
        <w:rPr>
          <w:rFonts w:ascii="Times New Roman" w:hAnsi="Times New Roman" w:cs="Times New Roman"/>
          <w:sz w:val="24"/>
          <w:szCs w:val="24"/>
          <w:lang w:val="la-Latn"/>
        </w:rPr>
        <w:t xml:space="preserve">bum </w:t>
      </w:r>
      <w:r w:rsidRPr="007A06F5">
        <w:rPr>
          <w:rFonts w:ascii="Times New Roman" w:hAnsi="Times New Roman" w:cs="Times New Roman"/>
          <w:sz w:val="24"/>
          <w:szCs w:val="24"/>
          <w:lang w:val="la-Latn"/>
        </w:rPr>
        <w:t>confirmaretur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perrexerunt ad iam dictum fratrem Vulfadum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 nomen</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suum libello subscripsit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sinodo sacrae cum ceteris fratribus voto suo et voce</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fratrum praedictorum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 ad eum transmissi fuerant</w:t>
      </w:r>
      <w:r w:rsidR="00E86AA7" w:rsidRPr="007A06F5">
        <w:rPr>
          <w:rFonts w:ascii="Times New Roman" w:hAnsi="Times New Roman" w:cs="Times New Roman"/>
          <w:sz w:val="24"/>
          <w:szCs w:val="24"/>
          <w:lang w:val="la-Latn"/>
        </w:rPr>
        <w:t xml:space="preserve">, </w:t>
      </w:r>
      <w:r w:rsidR="00020AFA" w:rsidRPr="007A06F5">
        <w:rPr>
          <w:rFonts w:ascii="Times New Roman" w:hAnsi="Times New Roman" w:cs="Times New Roman"/>
          <w:sz w:val="24"/>
          <w:szCs w:val="24"/>
          <w:lang w:val="la-Latn"/>
        </w:rPr>
        <w:t>libellum roboratum porrexit</w:t>
      </w:r>
      <w:r w:rsidRPr="007A06F5">
        <w:rPr>
          <w:rFonts w:ascii="Times New Roman" w:hAnsi="Times New Roman" w:cs="Times New Roman"/>
          <w:sz w:val="24"/>
          <w:szCs w:val="24"/>
          <w:lang w:val="la-Latn"/>
        </w:rPr>
        <w:t>.</w:t>
      </w:r>
      <w:r w:rsidR="00020AFA" w:rsidRPr="007A06F5">
        <w:rPr>
          <w:rFonts w:ascii="Times New Roman" w:hAnsi="Times New Roman" w:cs="Times New Roman"/>
          <w:sz w:val="24"/>
          <w:szCs w:val="24"/>
          <w:lang w:val="la-Latn"/>
        </w:rPr>
        <w:t xml:space="preserve"> Quem suscipiens </w:t>
      </w:r>
      <w:r w:rsidRPr="007A06F5">
        <w:rPr>
          <w:rFonts w:ascii="Times New Roman" w:hAnsi="Times New Roman" w:cs="Times New Roman"/>
          <w:sz w:val="24"/>
          <w:szCs w:val="24"/>
          <w:lang w:val="la-Latn"/>
        </w:rPr>
        <w:t>Hincm</w:t>
      </w:r>
      <w:r w:rsidR="00020AFA" w:rsidRPr="007A06F5">
        <w:rPr>
          <w:rFonts w:ascii="Times New Roman" w:hAnsi="Times New Roman" w:cs="Times New Roman"/>
          <w:sz w:val="24"/>
          <w:szCs w:val="24"/>
          <w:lang w:val="la-Latn"/>
        </w:rPr>
        <w:t xml:space="preserve">arus </w:t>
      </w:r>
      <w:r w:rsidRPr="007A06F5">
        <w:rPr>
          <w:rFonts w:ascii="Times New Roman" w:hAnsi="Times New Roman" w:cs="Times New Roman"/>
          <w:sz w:val="24"/>
          <w:szCs w:val="24"/>
          <w:lang w:val="la-Latn"/>
        </w:rPr>
        <w:t>archiepiscopus et relegens coram synodo excelsa</w:t>
      </w:r>
      <w:r w:rsidR="00020AFA" w:rsidRPr="007A06F5">
        <w:rPr>
          <w:rFonts w:ascii="Times New Roman" w:hAnsi="Times New Roman" w:cs="Times New Roman"/>
          <w:sz w:val="24"/>
          <w:szCs w:val="24"/>
          <w:lang w:val="la-Latn"/>
        </w:rPr>
        <w:t xml:space="preserve"> voce dixit</w:t>
      </w:r>
      <w:r w:rsidRPr="007A06F5">
        <w:rPr>
          <w:rFonts w:ascii="Times New Roman" w:hAnsi="Times New Roman" w:cs="Times New Roman"/>
          <w:sz w:val="24"/>
          <w:szCs w:val="24"/>
          <w:lang w:val="la-Latn"/>
        </w:rPr>
        <w:t xml:space="preserve">: Istorum </w:t>
      </w:r>
      <w:r w:rsidR="00020AFA" w:rsidRPr="007A06F5">
        <w:rPr>
          <w:rFonts w:ascii="Times New Roman" w:hAnsi="Times New Roman" w:cs="Times New Roman"/>
          <w:sz w:val="24"/>
          <w:szCs w:val="24"/>
          <w:lang w:val="la-Latn"/>
        </w:rPr>
        <w:t>fratrum sententia manifeste me tangit</w:t>
      </w:r>
      <w:r w:rsidRPr="007A06F5">
        <w:rPr>
          <w:rFonts w:ascii="Times New Roman" w:hAnsi="Times New Roman" w:cs="Times New Roman"/>
          <w:sz w:val="24"/>
          <w:szCs w:val="24"/>
          <w:lang w:val="la-Latn"/>
        </w:rPr>
        <w:t>; qui si contra ali</w:t>
      </w:r>
      <w:r w:rsidR="00020AFA" w:rsidRPr="007A06F5">
        <w:rPr>
          <w:rFonts w:ascii="Times New Roman" w:hAnsi="Times New Roman" w:cs="Times New Roman"/>
          <w:sz w:val="24"/>
          <w:szCs w:val="24"/>
          <w:lang w:val="la-Latn"/>
        </w:rPr>
        <w:t xml:space="preserve">quem coepiscoporum </w:t>
      </w:r>
      <w:r w:rsidRPr="007A06F5">
        <w:rPr>
          <w:rFonts w:ascii="Times New Roman" w:hAnsi="Times New Roman" w:cs="Times New Roman"/>
          <w:sz w:val="24"/>
          <w:szCs w:val="24"/>
          <w:lang w:val="la-Latn"/>
        </w:rPr>
        <w:t>nostrorum clamassent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ad nostrae humilitatis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w:t>
      </w:r>
      <w:r w:rsidR="00020AFA" w:rsidRPr="007A06F5">
        <w:rPr>
          <w:rFonts w:ascii="Times New Roman" w:hAnsi="Times New Roman" w:cs="Times New Roman"/>
          <w:sz w:val="24"/>
          <w:szCs w:val="24"/>
          <w:lang w:val="la-Latn"/>
        </w:rPr>
        <w:t xml:space="preserve">tem ab eo provocare </w:t>
      </w:r>
      <w:r w:rsidRPr="007A06F5">
        <w:rPr>
          <w:rFonts w:ascii="Times New Roman" w:hAnsi="Times New Roman" w:cs="Times New Roman"/>
          <w:sz w:val="24"/>
          <w:szCs w:val="24"/>
          <w:lang w:val="la-Latn"/>
        </w:rPr>
        <w:t>debuerant. Nunc autem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quia de iudicio nostro quęruntur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oportet</w:t>
      </w:r>
      <w:r w:rsidR="00E86AA7" w:rsidRPr="007A06F5">
        <w:rPr>
          <w:rFonts w:ascii="Times New Roman" w:hAnsi="Times New Roman" w:cs="Times New Roman"/>
          <w:sz w:val="24"/>
          <w:szCs w:val="24"/>
          <w:lang w:val="la-Latn"/>
        </w:rPr>
        <w:t xml:space="preserve">, </w:t>
      </w:r>
      <w:r w:rsidR="00020AFA" w:rsidRPr="007A06F5">
        <w:rPr>
          <w:rFonts w:ascii="Times New Roman" w:hAnsi="Times New Roman" w:cs="Times New Roman"/>
          <w:sz w:val="24"/>
          <w:szCs w:val="24"/>
          <w:lang w:val="la-Latn"/>
        </w:rPr>
        <w:t xml:space="preserve">ut libellari subscriptione ad </w:t>
      </w:r>
      <w:r w:rsidRPr="007A06F5">
        <w:rPr>
          <w:rFonts w:ascii="Times New Roman" w:hAnsi="Times New Roman" w:cs="Times New Roman"/>
          <w:sz w:val="24"/>
          <w:szCs w:val="24"/>
          <w:lang w:val="la-Latn"/>
        </w:rPr>
        <w:t>electos provocent iudices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quatenus</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causa illorum d</w:t>
      </w:r>
      <w:r w:rsidR="00020AFA" w:rsidRPr="007A06F5">
        <w:rPr>
          <w:rFonts w:ascii="Times New Roman" w:hAnsi="Times New Roman" w:cs="Times New Roman"/>
          <w:sz w:val="24"/>
          <w:szCs w:val="24"/>
          <w:lang w:val="la-Latn"/>
        </w:rPr>
        <w:t>ebitum et certum finem accipiat</w:t>
      </w:r>
      <w:r w:rsidRPr="007A06F5">
        <w:rPr>
          <w:rFonts w:ascii="Times New Roman" w:hAnsi="Times New Roman" w:cs="Times New Roman"/>
          <w:sz w:val="24"/>
          <w:szCs w:val="24"/>
          <w:lang w:val="la-Latn"/>
        </w:rPr>
        <w:t>. Si</w:t>
      </w:r>
      <w:r w:rsidR="00020AFA" w:rsidRPr="007A06F5">
        <w:rPr>
          <w:rFonts w:ascii="Times New Roman" w:hAnsi="Times New Roman" w:cs="Times New Roman"/>
          <w:sz w:val="24"/>
          <w:szCs w:val="24"/>
          <w:lang w:val="la-Latn"/>
        </w:rPr>
        <w:t xml:space="preserve">c enim </w:t>
      </w:r>
      <w:r w:rsidRPr="007A06F5">
        <w:rPr>
          <w:rFonts w:ascii="Times New Roman" w:hAnsi="Times New Roman" w:cs="Times New Roman"/>
          <w:sz w:val="24"/>
          <w:szCs w:val="24"/>
          <w:lang w:val="la-Latn"/>
        </w:rPr>
        <w:t>scriptum est in concilio</w:t>
      </w:r>
      <w:r w:rsidR="00020AFA"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Africano </w:t>
      </w:r>
      <w:r w:rsidR="00020AFA" w:rsidRPr="007A06F5">
        <w:rPr>
          <w:rFonts w:ascii="Times New Roman" w:hAnsi="Times New Roman" w:cs="Times New Roman"/>
          <w:sz w:val="24"/>
          <w:szCs w:val="24"/>
          <w:vertAlign w:val="superscript"/>
          <w:lang w:val="la-Latn"/>
        </w:rPr>
        <w:t>307v</w:t>
      </w:r>
      <w:r w:rsidR="00020AFA" w:rsidRPr="007A06F5">
        <w:rPr>
          <w:rFonts w:ascii="Times New Roman" w:hAnsi="Times New Roman" w:cs="Times New Roman"/>
          <w:sz w:val="24"/>
          <w:szCs w:val="24"/>
          <w:lang w:val="la-Latn"/>
        </w:rPr>
        <w:t>/</w:t>
      </w:r>
      <w:r w:rsidR="00020AFA" w:rsidRPr="007A06F5">
        <w:rPr>
          <w:rFonts w:ascii="Times New Roman" w:hAnsi="Times New Roman" w:cs="Times New Roman"/>
          <w:sz w:val="24"/>
          <w:szCs w:val="24"/>
          <w:vertAlign w:val="superscript"/>
          <w:lang w:val="la-Latn"/>
        </w:rPr>
        <w:t>308r</w:t>
      </w:r>
      <w:r w:rsidRPr="007A06F5">
        <w:rPr>
          <w:rFonts w:ascii="Times New Roman" w:hAnsi="Times New Roman" w:cs="Times New Roman"/>
          <w:sz w:val="24"/>
          <w:szCs w:val="24"/>
          <w:lang w:val="la-Latn"/>
        </w:rPr>
        <w:t xml:space="preserve"> capitulo LXIII: Si autem fuerit provocatum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eligat qui provocaverit/ iudices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cum eo et ille contra quem provocaverit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ab ipsis deinceps nulli liceat</w:t>
      </w:r>
      <w:r w:rsidR="00D33665" w:rsidRPr="007A06F5">
        <w:rPr>
          <w:rFonts w:ascii="Times New Roman" w:hAnsi="Times New Roman" w:cs="Times New Roman"/>
          <w:sz w:val="24"/>
          <w:szCs w:val="24"/>
          <w:lang w:val="la-Latn"/>
        </w:rPr>
        <w:t xml:space="preserve"> provocare</w:t>
      </w:r>
      <w:r w:rsidRPr="007A06F5">
        <w:rPr>
          <w:rFonts w:ascii="Times New Roman" w:hAnsi="Times New Roman" w:cs="Times New Roman"/>
          <w:sz w:val="24"/>
          <w:szCs w:val="24"/>
          <w:lang w:val="la-Latn"/>
        </w:rPr>
        <w:t>. Item in eodem concilio capitulo LXXXVIIII</w:t>
      </w:r>
      <w:r w:rsidR="00D33665" w:rsidRPr="007A06F5">
        <w:rPr>
          <w:rFonts w:ascii="Times New Roman" w:hAnsi="Times New Roman" w:cs="Times New Roman"/>
          <w:sz w:val="24"/>
          <w:szCs w:val="24"/>
          <w:lang w:val="la-Latn"/>
        </w:rPr>
        <w:t>: A iudicibus autem</w:t>
      </w:r>
      <w:r w:rsidRPr="007A06F5">
        <w:rPr>
          <w:rFonts w:ascii="Times New Roman" w:hAnsi="Times New Roman" w:cs="Times New Roman"/>
          <w:sz w:val="24"/>
          <w:szCs w:val="24"/>
          <w:lang w:val="la-Latn"/>
        </w:rPr>
        <w:t>,</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quos communis consensus elegerit</w:t>
      </w:r>
      <w:r w:rsidR="00E86AA7" w:rsidRPr="007A06F5">
        <w:rPr>
          <w:rFonts w:ascii="Times New Roman" w:hAnsi="Times New Roman" w:cs="Times New Roman"/>
          <w:sz w:val="24"/>
          <w:szCs w:val="24"/>
          <w:lang w:val="la-Latn"/>
        </w:rPr>
        <w:t xml:space="preserve">, </w:t>
      </w:r>
      <w:r w:rsidR="00D33665" w:rsidRPr="007A06F5">
        <w:rPr>
          <w:rFonts w:ascii="Times New Roman" w:hAnsi="Times New Roman" w:cs="Times New Roman"/>
          <w:sz w:val="24"/>
          <w:szCs w:val="24"/>
          <w:lang w:val="la-Latn"/>
        </w:rPr>
        <w:t>non liceat provocare</w:t>
      </w:r>
      <w:r w:rsidRPr="007A06F5">
        <w:rPr>
          <w:rFonts w:ascii="Times New Roman" w:hAnsi="Times New Roman" w:cs="Times New Roman"/>
          <w:sz w:val="24"/>
          <w:szCs w:val="24"/>
          <w:lang w:val="la-Latn"/>
        </w:rPr>
        <w:t xml:space="preserve">. Item </w:t>
      </w:r>
      <w:r w:rsidRPr="007A06F5">
        <w:rPr>
          <w:rFonts w:ascii="Times New Roman" w:hAnsi="Times New Roman" w:cs="Times New Roman"/>
          <w:sz w:val="24"/>
          <w:szCs w:val="24"/>
          <w:highlight w:val="yellow"/>
          <w:lang w:val="la-Latn"/>
        </w:rPr>
        <w:t>in libro primo capitulorum synodalium domni v Karoli imperatoris</w:t>
      </w:r>
      <w:r w:rsidR="00D33665" w:rsidRPr="007A06F5">
        <w:rPr>
          <w:rFonts w:ascii="Times New Roman" w:hAnsi="Times New Roman" w:cs="Times New Roman"/>
          <w:sz w:val="24"/>
          <w:szCs w:val="24"/>
          <w:lang w:val="la-Latn"/>
        </w:rPr>
        <w:t xml:space="preserve"> cap</w:t>
      </w:r>
      <w:r w:rsidRPr="007A06F5">
        <w:rPr>
          <w:rFonts w:ascii="Times New Roman" w:hAnsi="Times New Roman" w:cs="Times New Roman"/>
          <w:sz w:val="24"/>
          <w:szCs w:val="24"/>
          <w:lang w:val="la-Latn"/>
        </w:rPr>
        <w:t>. XL</w:t>
      </w:r>
      <w:r w:rsidR="00D33665" w:rsidRPr="007A06F5">
        <w:rPr>
          <w:rFonts w:ascii="Times New Roman" w:hAnsi="Times New Roman" w:cs="Times New Roman"/>
          <w:sz w:val="24"/>
          <w:szCs w:val="24"/>
          <w:lang w:val="la-Latn"/>
        </w:rPr>
        <w:t>III</w:t>
      </w:r>
      <w:r w:rsidRPr="007A06F5">
        <w:rPr>
          <w:rFonts w:ascii="Times New Roman" w:hAnsi="Times New Roman" w:cs="Times New Roman"/>
          <w:sz w:val="24"/>
          <w:szCs w:val="24"/>
          <w:lang w:val="la-Latn"/>
        </w:rPr>
        <w:t xml:space="preserve">: Ut probati a metropolitano iudices non spernantur. Et ideo utrarumque </w:t>
      </w:r>
      <w:r w:rsidR="00D33665" w:rsidRPr="007A06F5">
        <w:rPr>
          <w:rFonts w:ascii="Times New Roman" w:hAnsi="Times New Roman" w:cs="Times New Roman"/>
          <w:sz w:val="24"/>
          <w:szCs w:val="24"/>
          <w:lang w:val="la-Latn"/>
        </w:rPr>
        <w:t>partium eligendi sunt iudices</w:t>
      </w:r>
      <w:r w:rsidRPr="007A06F5">
        <w:rPr>
          <w:rFonts w:ascii="Times New Roman" w:hAnsi="Times New Roman" w:cs="Times New Roman"/>
          <w:sz w:val="24"/>
          <w:szCs w:val="24"/>
          <w:lang w:val="la-Latn"/>
        </w:rPr>
        <w:t>,</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 nostram rationem audiant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et consultu ac </w:t>
      </w:r>
      <w:r w:rsidR="00D33665" w:rsidRPr="007A06F5">
        <w:rPr>
          <w:rFonts w:ascii="Times New Roman" w:hAnsi="Times New Roman" w:cs="Times New Roman"/>
          <w:sz w:val="24"/>
          <w:szCs w:val="24"/>
          <w:lang w:val="la-Latn"/>
        </w:rPr>
        <w:t>sententia synodali diffiniant</w:t>
      </w:r>
      <w:r w:rsidRPr="007A06F5">
        <w:rPr>
          <w:rFonts w:ascii="Times New Roman" w:hAnsi="Times New Roman" w:cs="Times New Roman"/>
          <w:sz w:val="24"/>
          <w:szCs w:val="24"/>
          <w:lang w:val="la-Latn"/>
        </w:rPr>
        <w:t>.</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Unde et relegit et porrexit hunc libellum idem Hincmarus archiepiscopus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 haec scripta continebantur: Libellus Hincmari archiepiscopi de electione iudicum. Ego Hincmarus sanctę metropolis ecclesię Remorum episcopus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in</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hac dumtaxat causa</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quę ventilatur de his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 se a domno Ebone post depositionem suam adserunt ordinatos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eligo mihi iudices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quos canones electos  appellant</w:t>
      </w:r>
      <w:r w:rsidR="00E86AA7" w:rsidRPr="007A06F5">
        <w:rPr>
          <w:rFonts w:ascii="Times New Roman" w:hAnsi="Times New Roman" w:cs="Times New Roman"/>
          <w:sz w:val="24"/>
          <w:szCs w:val="24"/>
          <w:lang w:val="la-Latn"/>
        </w:rPr>
        <w:t xml:space="preserve">, </w:t>
      </w:r>
      <w:r w:rsidR="00D33665" w:rsidRPr="007A06F5">
        <w:rPr>
          <w:rFonts w:ascii="Times New Roman" w:hAnsi="Times New Roman" w:cs="Times New Roman"/>
          <w:sz w:val="24"/>
          <w:szCs w:val="24"/>
          <w:lang w:val="la-Latn"/>
        </w:rPr>
        <w:t xml:space="preserve">Wenilonem Sennensem </w:t>
      </w:r>
      <w:r w:rsidRPr="007A06F5">
        <w:rPr>
          <w:rFonts w:ascii="Times New Roman" w:hAnsi="Times New Roman" w:cs="Times New Roman"/>
          <w:sz w:val="24"/>
          <w:szCs w:val="24"/>
          <w:lang w:val="la-Latn"/>
        </w:rPr>
        <w:t>archiepiscopum</w:t>
      </w:r>
      <w:r w:rsidR="00E86AA7" w:rsidRPr="007A06F5">
        <w:rPr>
          <w:rFonts w:ascii="Times New Roman" w:hAnsi="Times New Roman" w:cs="Times New Roman"/>
          <w:sz w:val="24"/>
          <w:szCs w:val="24"/>
          <w:lang w:val="la-Latn"/>
        </w:rPr>
        <w:t xml:space="preserve">, </w:t>
      </w:r>
      <w:r w:rsidR="00D33665" w:rsidRPr="007A06F5">
        <w:rPr>
          <w:rFonts w:ascii="Times New Roman" w:hAnsi="Times New Roman" w:cs="Times New Roman"/>
          <w:sz w:val="24"/>
          <w:szCs w:val="24"/>
          <w:lang w:val="la-Latn"/>
        </w:rPr>
        <w:t>Amalricum Turonensem archi</w:t>
      </w:r>
      <w:r w:rsidRPr="007A06F5">
        <w:rPr>
          <w:rFonts w:ascii="Times New Roman" w:hAnsi="Times New Roman" w:cs="Times New Roman"/>
          <w:sz w:val="24"/>
          <w:szCs w:val="24"/>
          <w:lang w:val="la-Latn"/>
        </w:rPr>
        <w:t>episcopum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Pardulum dioceseos nostrae Laudunensem coepiscopum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servantem</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locum in hoc iudicio nostrae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salvo in omnibus primatu metropolis Remorum ecclęsiae et manente in suo statu iure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quod cum aliis metropolitanis mihi a </w:t>
      </w:r>
      <w:r w:rsidR="00D33665" w:rsidRPr="007A06F5">
        <w:rPr>
          <w:rFonts w:ascii="Times New Roman" w:hAnsi="Times New Roman" w:cs="Times New Roman"/>
          <w:sz w:val="24"/>
          <w:szCs w:val="24"/>
          <w:lang w:val="la-Latn"/>
        </w:rPr>
        <w:t>sacris canonibus est conlatum</w:t>
      </w:r>
      <w:r w:rsidRPr="007A06F5">
        <w:rPr>
          <w:rFonts w:ascii="Times New Roman" w:hAnsi="Times New Roman" w:cs="Times New Roman"/>
          <w:sz w:val="24"/>
          <w:szCs w:val="24"/>
          <w:lang w:val="la-Latn"/>
        </w:rPr>
        <w:t xml:space="preserve">; salva etiam reverentia </w:t>
      </w:r>
      <w:r w:rsidR="00D33665" w:rsidRPr="007A06F5">
        <w:rPr>
          <w:rFonts w:ascii="Times New Roman" w:hAnsi="Times New Roman" w:cs="Times New Roman"/>
          <w:sz w:val="24"/>
          <w:szCs w:val="24"/>
          <w:lang w:val="la-Latn"/>
        </w:rPr>
        <w:t xml:space="preserve">apostolicę </w:t>
      </w:r>
      <w:r w:rsidRPr="007A06F5">
        <w:rPr>
          <w:rFonts w:ascii="Times New Roman" w:hAnsi="Times New Roman" w:cs="Times New Roman"/>
          <w:sz w:val="24"/>
          <w:szCs w:val="24"/>
          <w:lang w:val="la-Latn"/>
        </w:rPr>
        <w:t>sedis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cui in omnibus causis debet reverentia exhiberi</w:t>
      </w:r>
      <w:r w:rsidR="00E86AA7" w:rsidRPr="007A06F5">
        <w:rPr>
          <w:rFonts w:ascii="Times New Roman" w:hAnsi="Times New Roman" w:cs="Times New Roman"/>
          <w:sz w:val="24"/>
          <w:szCs w:val="24"/>
          <w:lang w:val="la-Latn"/>
        </w:rPr>
        <w:t xml:space="preserve">, </w:t>
      </w:r>
      <w:r w:rsidR="00D33665" w:rsidRPr="007A06F5">
        <w:rPr>
          <w:rFonts w:ascii="Times New Roman" w:hAnsi="Times New Roman" w:cs="Times New Roman"/>
          <w:sz w:val="24"/>
          <w:szCs w:val="24"/>
          <w:lang w:val="la-Latn"/>
        </w:rPr>
        <w:t xml:space="preserve">sicut Innocentius papa </w:t>
      </w:r>
      <w:r w:rsidRPr="007A06F5">
        <w:rPr>
          <w:rFonts w:ascii="Times New Roman" w:hAnsi="Times New Roman" w:cs="Times New Roman"/>
          <w:sz w:val="24"/>
          <w:szCs w:val="24"/>
          <w:lang w:val="la-Latn"/>
        </w:rPr>
        <w:t>ad Victoricium Rotomagensem scribit episcopum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sancti etiam c</w:t>
      </w:r>
      <w:r w:rsidR="00D33665" w:rsidRPr="007A06F5">
        <w:rPr>
          <w:rFonts w:ascii="Times New Roman" w:hAnsi="Times New Roman" w:cs="Times New Roman"/>
          <w:sz w:val="24"/>
          <w:szCs w:val="24"/>
          <w:lang w:val="la-Latn"/>
        </w:rPr>
        <w:t>anones praefigere dinoscuntur</w:t>
      </w:r>
      <w:r w:rsidRPr="007A06F5">
        <w:rPr>
          <w:rFonts w:ascii="Times New Roman" w:hAnsi="Times New Roman" w:cs="Times New Roman"/>
          <w:sz w:val="24"/>
          <w:szCs w:val="24"/>
          <w:lang w:val="la-Latn"/>
        </w:rPr>
        <w:t>.</w:t>
      </w:r>
      <w:r w:rsidR="00D33665"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Et secedens de loco suo posuit sedere </w:t>
      </w:r>
      <w:r w:rsidR="00576297" w:rsidRPr="007A06F5">
        <w:rPr>
          <w:rFonts w:ascii="Times New Roman" w:hAnsi="Times New Roman" w:cs="Times New Roman"/>
          <w:sz w:val="24"/>
          <w:szCs w:val="24"/>
          <w:lang w:val="la-Latn"/>
        </w:rPr>
        <w:t>coepiscopum suum Pardulum</w:t>
      </w:r>
      <w:r w:rsidR="00D33665" w:rsidRPr="007A06F5">
        <w:rPr>
          <w:rFonts w:ascii="Times New Roman" w:hAnsi="Times New Roman" w:cs="Times New Roman"/>
          <w:sz w:val="24"/>
          <w:szCs w:val="24"/>
          <w:lang w:val="la-Latn"/>
        </w:rPr>
        <w:t xml:space="preserve"> </w:t>
      </w:r>
      <w:r w:rsidR="00D33665" w:rsidRPr="007A06F5">
        <w:rPr>
          <w:rFonts w:ascii="Times New Roman" w:hAnsi="Times New Roman" w:cs="Times New Roman"/>
          <w:sz w:val="24"/>
          <w:szCs w:val="24"/>
          <w:vertAlign w:val="superscript"/>
          <w:lang w:val="la-Latn"/>
        </w:rPr>
        <w:t>308r</w:t>
      </w:r>
      <w:r w:rsidR="00D33665" w:rsidRPr="007A06F5">
        <w:rPr>
          <w:rFonts w:ascii="Times New Roman" w:hAnsi="Times New Roman" w:cs="Times New Roman"/>
          <w:sz w:val="24"/>
          <w:szCs w:val="24"/>
          <w:lang w:val="la-Latn"/>
        </w:rPr>
        <w:t>/</w:t>
      </w:r>
      <w:r w:rsidR="00D33665" w:rsidRPr="007A06F5">
        <w:rPr>
          <w:rFonts w:ascii="Times New Roman" w:hAnsi="Times New Roman" w:cs="Times New Roman"/>
          <w:sz w:val="24"/>
          <w:szCs w:val="24"/>
          <w:vertAlign w:val="superscript"/>
          <w:lang w:val="la-Latn"/>
        </w:rPr>
        <w:t>308v</w:t>
      </w:r>
      <w:r w:rsidR="00576297" w:rsidRPr="007A06F5">
        <w:rPr>
          <w:rFonts w:ascii="Times New Roman" w:hAnsi="Times New Roman" w:cs="Times New Roman"/>
          <w:sz w:val="24"/>
          <w:szCs w:val="24"/>
          <w:lang w:val="la-Latn"/>
        </w:rPr>
        <w:t xml:space="preserve"> Laudu</w:t>
      </w:r>
      <w:r w:rsidRPr="007A06F5">
        <w:rPr>
          <w:rFonts w:ascii="Times New Roman" w:hAnsi="Times New Roman" w:cs="Times New Roman"/>
          <w:sz w:val="24"/>
          <w:szCs w:val="24"/>
          <w:lang w:val="la-Latn"/>
        </w:rPr>
        <w:t>nensem in hoc iudicio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praescriptum est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qui </w:t>
      </w:r>
      <w:r w:rsidR="00C0035D" w:rsidRPr="007A06F5">
        <w:rPr>
          <w:rFonts w:ascii="Times New Roman" w:hAnsi="Times New Roman" w:cs="Times New Roman"/>
          <w:sz w:val="24"/>
          <w:szCs w:val="24"/>
          <w:lang w:val="la-Latn"/>
        </w:rPr>
        <w:t>servaret locum primatus metropolis Remorum ecclesię</w:t>
      </w:r>
      <w:r w:rsidRPr="007A06F5">
        <w:rPr>
          <w:rFonts w:ascii="Times New Roman" w:hAnsi="Times New Roman" w:cs="Times New Roman"/>
          <w:sz w:val="24"/>
          <w:szCs w:val="24"/>
          <w:lang w:val="la-Latn"/>
        </w:rPr>
        <w:t>. Deinde licet a metropolitano iudices electi suffi</w:t>
      </w:r>
      <w:r w:rsidR="00C0035D" w:rsidRPr="007A06F5">
        <w:rPr>
          <w:rFonts w:ascii="Times New Roman" w:hAnsi="Times New Roman" w:cs="Times New Roman"/>
          <w:sz w:val="24"/>
          <w:szCs w:val="24"/>
          <w:lang w:val="la-Latn"/>
        </w:rPr>
        <w:t xml:space="preserve">cerent secundum </w:t>
      </w:r>
      <w:r w:rsidRPr="007A06F5">
        <w:rPr>
          <w:rFonts w:ascii="Times New Roman" w:hAnsi="Times New Roman" w:cs="Times New Roman"/>
          <w:sz w:val="24"/>
          <w:szCs w:val="24"/>
          <w:lang w:val="la-Latn"/>
        </w:rPr>
        <w:t xml:space="preserve">canonicam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atem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ne quererentur proclamantes se</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illius opprimi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dedit eis licentiam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si vellent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eosdem vel alios </w:t>
      </w:r>
      <w:r w:rsidR="00C0035D" w:rsidRPr="007A06F5">
        <w:rPr>
          <w:rFonts w:ascii="Times New Roman" w:hAnsi="Times New Roman" w:cs="Times New Roman"/>
          <w:sz w:val="24"/>
          <w:szCs w:val="24"/>
          <w:lang w:val="la-Latn"/>
        </w:rPr>
        <w:t xml:space="preserve">quodlibet </w:t>
      </w:r>
      <w:r w:rsidRPr="007A06F5">
        <w:rPr>
          <w:rFonts w:ascii="Times New Roman" w:hAnsi="Times New Roman" w:cs="Times New Roman"/>
          <w:sz w:val="24"/>
          <w:szCs w:val="24"/>
          <w:lang w:val="la-Latn"/>
        </w:rPr>
        <w:t xml:space="preserve">et quantoslibet </w:t>
      </w:r>
      <w:r w:rsidR="00C0035D" w:rsidRPr="007A06F5">
        <w:rPr>
          <w:rFonts w:ascii="Times New Roman" w:hAnsi="Times New Roman" w:cs="Times New Roman"/>
          <w:sz w:val="24"/>
          <w:szCs w:val="24"/>
          <w:lang w:val="la-Latn"/>
        </w:rPr>
        <w:t>ex consensu suo eligere iudices</w:t>
      </w:r>
      <w:r w:rsidRPr="007A06F5">
        <w:rPr>
          <w:rFonts w:ascii="Times New Roman" w:hAnsi="Times New Roman" w:cs="Times New Roman"/>
          <w:sz w:val="24"/>
          <w:szCs w:val="24"/>
          <w:lang w:val="la-Latn"/>
        </w:rPr>
        <w:t>. Qui elegeru</w:t>
      </w:r>
      <w:r w:rsidR="00C0035D" w:rsidRPr="007A06F5">
        <w:rPr>
          <w:rFonts w:ascii="Times New Roman" w:hAnsi="Times New Roman" w:cs="Times New Roman"/>
          <w:sz w:val="24"/>
          <w:szCs w:val="24"/>
          <w:lang w:val="la-Latn"/>
        </w:rPr>
        <w:t xml:space="preserve">nt prenominatos  </w:t>
      </w:r>
      <w:r w:rsidRPr="007A06F5">
        <w:rPr>
          <w:rFonts w:ascii="Times New Roman" w:hAnsi="Times New Roman" w:cs="Times New Roman"/>
          <w:sz w:val="24"/>
          <w:szCs w:val="24"/>
          <w:lang w:val="la-Latn"/>
        </w:rPr>
        <w:t>reverendos viros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et superaddiderunt sibi velle constitui iudicem Prudencium </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Trecasine </w:t>
      </w:r>
      <w:r w:rsidR="00C0035D" w:rsidRPr="007A06F5">
        <w:rPr>
          <w:rFonts w:ascii="Times New Roman" w:hAnsi="Times New Roman" w:cs="Times New Roman"/>
          <w:sz w:val="24"/>
          <w:szCs w:val="24"/>
          <w:lang w:val="la-Latn"/>
        </w:rPr>
        <w:t>civitatis episcopum</w:t>
      </w:r>
      <w:r w:rsidRPr="007A06F5">
        <w:rPr>
          <w:rFonts w:ascii="Times New Roman" w:hAnsi="Times New Roman" w:cs="Times New Roman"/>
          <w:sz w:val="24"/>
          <w:szCs w:val="24"/>
          <w:lang w:val="la-Latn"/>
        </w:rPr>
        <w:t>; quod et praefatus non abnuit Remensis</w:t>
      </w:r>
      <w:r w:rsidR="00C0035D" w:rsidRPr="007A06F5">
        <w:rPr>
          <w:rFonts w:ascii="Times New Roman" w:hAnsi="Times New Roman" w:cs="Times New Roman"/>
          <w:sz w:val="24"/>
          <w:szCs w:val="24"/>
          <w:lang w:val="la-Latn"/>
        </w:rPr>
        <w:t xml:space="preserve"> archiepiscopus</w:t>
      </w:r>
      <w:r w:rsidRPr="007A06F5">
        <w:rPr>
          <w:rFonts w:ascii="Times New Roman" w:hAnsi="Times New Roman" w:cs="Times New Roman"/>
          <w:sz w:val="24"/>
          <w:szCs w:val="24"/>
          <w:lang w:val="la-Latn"/>
        </w:rPr>
        <w:t xml:space="preserve">. Et sic missum est scriptum </w:t>
      </w:r>
      <w:r w:rsidR="00C0035D" w:rsidRPr="007A06F5">
        <w:rPr>
          <w:rFonts w:ascii="Times New Roman" w:hAnsi="Times New Roman" w:cs="Times New Roman"/>
          <w:sz w:val="24"/>
          <w:szCs w:val="24"/>
          <w:lang w:val="la-Latn"/>
        </w:rPr>
        <w:t xml:space="preserve">illorum de electione iudicum per se </w:t>
      </w:r>
      <w:r w:rsidRPr="007A06F5">
        <w:rPr>
          <w:rFonts w:ascii="Times New Roman" w:hAnsi="Times New Roman" w:cs="Times New Roman"/>
          <w:sz w:val="24"/>
          <w:szCs w:val="24"/>
          <w:lang w:val="la-Latn"/>
        </w:rPr>
        <w:t>/</w:t>
      </w:r>
      <w:r w:rsidR="00C0035D" w:rsidRPr="007A06F5">
        <w:rPr>
          <w:rFonts w:ascii="Times New Roman" w:hAnsi="Times New Roman" w:cs="Times New Roman"/>
          <w:sz w:val="24"/>
          <w:szCs w:val="24"/>
          <w:lang w:val="la-Latn"/>
        </w:rPr>
        <w:t xml:space="preserve"> prefatos </w:t>
      </w:r>
      <w:r w:rsidRPr="007A06F5">
        <w:rPr>
          <w:rFonts w:ascii="Times New Roman" w:hAnsi="Times New Roman" w:cs="Times New Roman"/>
          <w:sz w:val="24"/>
          <w:szCs w:val="24"/>
          <w:lang w:val="la-Latn"/>
        </w:rPr>
        <w:t>fratres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Sigloardum videlicet servantem archidiaconi Remensis ecclesiae</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lo</w:t>
      </w:r>
      <w:r w:rsidR="00C0035D" w:rsidRPr="007A06F5">
        <w:rPr>
          <w:rFonts w:ascii="Times New Roman" w:hAnsi="Times New Roman" w:cs="Times New Roman"/>
          <w:sz w:val="24"/>
          <w:szCs w:val="24"/>
          <w:lang w:val="la-Latn"/>
        </w:rPr>
        <w:t xml:space="preserve">cum et Liudonem archidiaconum </w:t>
      </w:r>
      <w:r w:rsidRPr="007A06F5">
        <w:rPr>
          <w:rFonts w:ascii="Times New Roman" w:hAnsi="Times New Roman" w:cs="Times New Roman"/>
          <w:sz w:val="24"/>
          <w:szCs w:val="24"/>
          <w:lang w:val="la-Latn"/>
        </w:rPr>
        <w:t xml:space="preserve">Laudunensis </w:t>
      </w:r>
      <w:r w:rsidR="00C0035D" w:rsidRPr="007A06F5">
        <w:rPr>
          <w:rFonts w:ascii="Times New Roman" w:hAnsi="Times New Roman" w:cs="Times New Roman"/>
          <w:sz w:val="24"/>
          <w:szCs w:val="24"/>
          <w:lang w:val="la-Latn"/>
        </w:rPr>
        <w:t xml:space="preserve">ecclesiae et Isaac diaconum  </w:t>
      </w:r>
      <w:r w:rsidRPr="007A06F5">
        <w:rPr>
          <w:rFonts w:ascii="Times New Roman" w:hAnsi="Times New Roman" w:cs="Times New Roman"/>
          <w:sz w:val="24"/>
          <w:szCs w:val="24"/>
          <w:lang w:val="la-Latn"/>
        </w:rPr>
        <w:t>Remensis ecclesiae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ad Vulfadum eorum consortem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quem iacere in eodem</w:t>
      </w:r>
      <w:r w:rsidR="00C0035D" w:rsidRPr="007A06F5">
        <w:rPr>
          <w:rFonts w:ascii="Times New Roman" w:hAnsi="Times New Roman" w:cs="Times New Roman"/>
          <w:sz w:val="24"/>
          <w:szCs w:val="24"/>
          <w:lang w:val="la-Latn"/>
        </w:rPr>
        <w:t xml:space="preserve"> monasterio infirmum praediximus</w:t>
      </w:r>
      <w:r w:rsidRPr="007A06F5">
        <w:rPr>
          <w:rFonts w:ascii="Times New Roman" w:hAnsi="Times New Roman" w:cs="Times New Roman"/>
          <w:sz w:val="24"/>
          <w:szCs w:val="24"/>
          <w:lang w:val="la-Latn"/>
        </w:rPr>
        <w:t>; ut si eorum</w:t>
      </w:r>
      <w:r w:rsidR="00C0035D" w:rsidRPr="007A06F5">
        <w:rPr>
          <w:rFonts w:ascii="Times New Roman" w:hAnsi="Times New Roman" w:cs="Times New Roman"/>
          <w:sz w:val="24"/>
          <w:szCs w:val="24"/>
          <w:lang w:val="la-Latn"/>
        </w:rPr>
        <w:t xml:space="preserve"> consensui n in eadem iudicum  </w:t>
      </w:r>
      <w:r w:rsidRPr="007A06F5">
        <w:rPr>
          <w:rFonts w:ascii="Times New Roman" w:hAnsi="Times New Roman" w:cs="Times New Roman"/>
          <w:sz w:val="24"/>
          <w:szCs w:val="24"/>
          <w:lang w:val="la-Latn"/>
        </w:rPr>
        <w:t>electione consentiret</w:t>
      </w:r>
      <w:r w:rsidR="00E86AA7" w:rsidRPr="007A06F5">
        <w:rPr>
          <w:rFonts w:ascii="Times New Roman" w:hAnsi="Times New Roman" w:cs="Times New Roman"/>
          <w:sz w:val="24"/>
          <w:szCs w:val="24"/>
          <w:lang w:val="la-Latn"/>
        </w:rPr>
        <w:t xml:space="preserve">, </w:t>
      </w:r>
      <w:r w:rsidR="00C0035D" w:rsidRPr="007A06F5">
        <w:rPr>
          <w:rFonts w:ascii="Times New Roman" w:hAnsi="Times New Roman" w:cs="Times New Roman"/>
          <w:sz w:val="24"/>
          <w:szCs w:val="24"/>
          <w:lang w:val="la-Latn"/>
        </w:rPr>
        <w:t>propria voce edicere</w:t>
      </w:r>
      <w:r w:rsidRPr="007A06F5">
        <w:rPr>
          <w:rFonts w:ascii="Times New Roman" w:hAnsi="Times New Roman" w:cs="Times New Roman"/>
          <w:sz w:val="24"/>
          <w:szCs w:val="24"/>
          <w:lang w:val="la-Latn"/>
        </w:rPr>
        <w:t xml:space="preserve"> pro</w:t>
      </w:r>
      <w:r w:rsidR="00C0035D" w:rsidRPr="007A06F5">
        <w:rPr>
          <w:rFonts w:ascii="Times New Roman" w:hAnsi="Times New Roman" w:cs="Times New Roman"/>
          <w:sz w:val="24"/>
          <w:szCs w:val="24"/>
          <w:lang w:val="la-Latn"/>
        </w:rPr>
        <w:t>curaret</w:t>
      </w:r>
      <w:r w:rsidRPr="007A06F5">
        <w:rPr>
          <w:rFonts w:ascii="Times New Roman" w:hAnsi="Times New Roman" w:cs="Times New Roman"/>
          <w:sz w:val="24"/>
          <w:szCs w:val="24"/>
          <w:lang w:val="la-Latn"/>
        </w:rPr>
        <w:t>. A quo idem fratres in</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responsis synodo retulerunt</w:t>
      </w:r>
      <w:r w:rsidR="00E86AA7" w:rsidRPr="007A06F5">
        <w:rPr>
          <w:rFonts w:ascii="Times New Roman" w:hAnsi="Times New Roman" w:cs="Times New Roman"/>
          <w:sz w:val="24"/>
          <w:szCs w:val="24"/>
          <w:lang w:val="la-Latn"/>
        </w:rPr>
        <w:t xml:space="preserve">, </w:t>
      </w:r>
      <w:r w:rsidR="00C0035D" w:rsidRPr="007A06F5">
        <w:rPr>
          <w:rFonts w:ascii="Times New Roman" w:hAnsi="Times New Roman" w:cs="Times New Roman"/>
          <w:sz w:val="24"/>
          <w:szCs w:val="24"/>
          <w:lang w:val="la-Latn"/>
        </w:rPr>
        <w:t>quod praefate</w:t>
      </w:r>
      <w:r w:rsidRPr="007A06F5">
        <w:rPr>
          <w:rFonts w:ascii="Times New Roman" w:hAnsi="Times New Roman" w:cs="Times New Roman"/>
          <w:sz w:val="24"/>
          <w:szCs w:val="24"/>
          <w:lang w:val="la-Latn"/>
        </w:rPr>
        <w:t xml:space="preserve"> el</w:t>
      </w:r>
      <w:r w:rsidR="00C0035D" w:rsidRPr="007A06F5">
        <w:rPr>
          <w:rFonts w:ascii="Times New Roman" w:hAnsi="Times New Roman" w:cs="Times New Roman"/>
          <w:sz w:val="24"/>
          <w:szCs w:val="24"/>
          <w:lang w:val="la-Latn"/>
        </w:rPr>
        <w:t xml:space="preserve">ectioni iudicum usquequaque isdem </w:t>
      </w:r>
      <w:r w:rsidRPr="007A06F5">
        <w:rPr>
          <w:rFonts w:ascii="Times New Roman" w:hAnsi="Times New Roman" w:cs="Times New Roman"/>
          <w:sz w:val="24"/>
          <w:szCs w:val="24"/>
          <w:lang w:val="la-Latn"/>
        </w:rPr>
        <w:t>Vulfadus u praeberet adsensum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eosdemque si</w:t>
      </w:r>
      <w:r w:rsidR="00C0035D" w:rsidRPr="007A06F5">
        <w:rPr>
          <w:rFonts w:ascii="Times New Roman" w:hAnsi="Times New Roman" w:cs="Times New Roman"/>
          <w:sz w:val="24"/>
          <w:szCs w:val="24"/>
          <w:lang w:val="la-Latn"/>
        </w:rPr>
        <w:t>bi iudices devote expeteret</w:t>
      </w:r>
      <w:r w:rsidRPr="007A06F5">
        <w:rPr>
          <w:rFonts w:ascii="Times New Roman" w:hAnsi="Times New Roman" w:cs="Times New Roman"/>
          <w:sz w:val="24"/>
          <w:szCs w:val="24"/>
          <w:lang w:val="la-Latn"/>
        </w:rPr>
        <w:t>.</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sic prima actione finita in primordio actionis secundę iudices synodum</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highlight w:val="yellow"/>
          <w:lang w:val="la-Latn"/>
        </w:rPr>
        <w:t>iussu principis et in conspectu ipsius scilicet gloriosi regis domni Karoli</w:t>
      </w:r>
      <w:r w:rsidRPr="007A06F5">
        <w:rPr>
          <w:rFonts w:ascii="Times New Roman" w:hAnsi="Times New Roman" w:cs="Times New Roman"/>
          <w:sz w:val="24"/>
          <w:szCs w:val="24"/>
          <w:lang w:val="la-Latn"/>
        </w:rPr>
        <w:t xml:space="preserve"> sic</w:t>
      </w:r>
      <w:r w:rsidR="00C0035D" w:rsidRPr="007A06F5">
        <w:rPr>
          <w:rFonts w:ascii="Times New Roman" w:hAnsi="Times New Roman" w:cs="Times New Roman"/>
          <w:sz w:val="24"/>
          <w:szCs w:val="24"/>
          <w:lang w:val="la-Latn"/>
        </w:rPr>
        <w:t xml:space="preserve"> sunt voce promptissima allocuti</w:t>
      </w:r>
      <w:r w:rsidRPr="007A06F5">
        <w:rPr>
          <w:rFonts w:ascii="Times New Roman" w:hAnsi="Times New Roman" w:cs="Times New Roman"/>
          <w:sz w:val="24"/>
          <w:szCs w:val="24"/>
          <w:lang w:val="la-Latn"/>
        </w:rPr>
        <w:t>: Fratres et consacerdotes nostri</w:t>
      </w:r>
      <w:r w:rsidR="00E86AA7" w:rsidRPr="007A06F5">
        <w:rPr>
          <w:rFonts w:ascii="Times New Roman" w:hAnsi="Times New Roman" w:cs="Times New Roman"/>
          <w:sz w:val="24"/>
          <w:szCs w:val="24"/>
          <w:lang w:val="la-Latn"/>
        </w:rPr>
        <w:t xml:space="preserve">, </w:t>
      </w:r>
      <w:r w:rsidR="00C0035D" w:rsidRPr="007A06F5">
        <w:rPr>
          <w:rFonts w:ascii="Times New Roman" w:hAnsi="Times New Roman" w:cs="Times New Roman"/>
          <w:sz w:val="24"/>
          <w:szCs w:val="24"/>
          <w:lang w:val="la-Latn"/>
        </w:rPr>
        <w:t>manifestum est</w:t>
      </w:r>
      <w:r w:rsidRPr="007A06F5">
        <w:rPr>
          <w:rFonts w:ascii="Times New Roman" w:hAnsi="Times New Roman" w:cs="Times New Roman"/>
          <w:sz w:val="24"/>
          <w:szCs w:val="24"/>
          <w:lang w:val="la-Latn"/>
        </w:rPr>
        <w:t>,</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quia si Ebo quondam episcopus in suo statu </w:t>
      </w:r>
      <w:r w:rsidR="00C0035D" w:rsidRPr="007A06F5">
        <w:rPr>
          <w:rFonts w:ascii="Times New Roman" w:hAnsi="Times New Roman" w:cs="Times New Roman"/>
          <w:sz w:val="24"/>
          <w:szCs w:val="24"/>
          <w:vertAlign w:val="superscript"/>
          <w:lang w:val="la-Latn"/>
        </w:rPr>
        <w:t>308v</w:t>
      </w:r>
      <w:r w:rsidR="00C0035D" w:rsidRPr="007A06F5">
        <w:rPr>
          <w:rFonts w:ascii="Times New Roman" w:hAnsi="Times New Roman" w:cs="Times New Roman"/>
          <w:sz w:val="24"/>
          <w:szCs w:val="24"/>
          <w:lang w:val="la-Latn"/>
        </w:rPr>
        <w:t>/</w:t>
      </w:r>
      <w:r w:rsidR="00C0035D" w:rsidRPr="007A06F5">
        <w:rPr>
          <w:rFonts w:ascii="Times New Roman" w:hAnsi="Times New Roman" w:cs="Times New Roman"/>
          <w:sz w:val="24"/>
          <w:szCs w:val="24"/>
          <w:vertAlign w:val="superscript"/>
          <w:lang w:val="la-Latn"/>
        </w:rPr>
        <w:t>309r</w:t>
      </w:r>
      <w:r w:rsidR="00C0035D"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canonice manens hos fratres</w:t>
      </w:r>
      <w:r w:rsidR="00A215A8"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canonice </w:t>
      </w:r>
      <w:r w:rsidRPr="007A06F5">
        <w:rPr>
          <w:rFonts w:ascii="Times New Roman" w:hAnsi="Times New Roman" w:cs="Times New Roman"/>
          <w:sz w:val="24"/>
          <w:szCs w:val="24"/>
          <w:lang w:val="la-Latn"/>
        </w:rPr>
        <w:lastRenderedPageBreak/>
        <w:t>ordinavit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debent utique </w:t>
      </w:r>
      <w:r w:rsidR="00A215A8" w:rsidRPr="007A06F5">
        <w:rPr>
          <w:rFonts w:ascii="Times New Roman" w:hAnsi="Times New Roman" w:cs="Times New Roman"/>
          <w:sz w:val="24"/>
          <w:szCs w:val="24"/>
          <w:lang w:val="la-Latn"/>
        </w:rPr>
        <w:t>ministrare</w:t>
      </w:r>
      <w:r w:rsidRPr="007A06F5">
        <w:rPr>
          <w:rFonts w:ascii="Times New Roman" w:hAnsi="Times New Roman" w:cs="Times New Roman"/>
          <w:sz w:val="24"/>
          <w:szCs w:val="24"/>
          <w:lang w:val="la-Latn"/>
        </w:rPr>
        <w:t>. Si etiam iniuste deiectus est et</w:t>
      </w:r>
      <w:r w:rsidR="00A215A8"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canonice restitutus et post suam canonicam restitutionem hos fratres studuit ordinare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sine ulla quęstione debent etiam ministra</w:t>
      </w:r>
      <w:r w:rsidR="00A215A8" w:rsidRPr="007A06F5">
        <w:rPr>
          <w:rFonts w:ascii="Times New Roman" w:hAnsi="Times New Roman" w:cs="Times New Roman"/>
          <w:sz w:val="24"/>
          <w:szCs w:val="24"/>
          <w:lang w:val="la-Latn"/>
        </w:rPr>
        <w:t>re</w:t>
      </w:r>
      <w:r w:rsidRPr="007A06F5">
        <w:rPr>
          <w:rFonts w:ascii="Times New Roman" w:hAnsi="Times New Roman" w:cs="Times New Roman"/>
          <w:sz w:val="24"/>
          <w:szCs w:val="24"/>
          <w:lang w:val="la-Latn"/>
        </w:rPr>
        <w:t>. Qua de re ordinatores fratris et coepiscopi nostri Hincmari doceant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si iuste et rationabiliter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quia tunc</w:t>
      </w:r>
      <w:r w:rsidR="00A215A8"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canonice fuerat Ebo deiectus et non secundum ecclesiasticas regulas extitit restitutus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ante canonicam audientiam ministrare et istos quasi ordinare praesumpsit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quin etiam usurpavit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facilis patet responsio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quoniam ministrare nec </w:t>
      </w:r>
      <w:r w:rsidR="00A215A8" w:rsidRPr="007A06F5">
        <w:rPr>
          <w:rFonts w:ascii="Times New Roman" w:hAnsi="Times New Roman" w:cs="Times New Roman"/>
          <w:sz w:val="24"/>
          <w:szCs w:val="24"/>
          <w:lang w:val="la-Latn"/>
        </w:rPr>
        <w:t>debent nec poterunt</w:t>
      </w:r>
      <w:r w:rsidRPr="007A06F5">
        <w:rPr>
          <w:rFonts w:ascii="Times New Roman" w:hAnsi="Times New Roman" w:cs="Times New Roman"/>
          <w:sz w:val="24"/>
          <w:szCs w:val="24"/>
          <w:lang w:val="la-Latn"/>
        </w:rPr>
        <w:t xml:space="preserve">. </w:t>
      </w:r>
    </w:p>
    <w:p w14:paraId="3447F982" w14:textId="51B2E24A" w:rsidR="00852FC1"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Tunc surgens Theodericus episcopus ecclesiae Camaracensis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porrexit in conspectu principis et synodi scrip</w:t>
      </w:r>
      <w:r w:rsidR="00A215A8" w:rsidRPr="007A06F5">
        <w:rPr>
          <w:rFonts w:ascii="Times New Roman" w:hAnsi="Times New Roman" w:cs="Times New Roman"/>
          <w:sz w:val="24"/>
          <w:szCs w:val="24"/>
          <w:lang w:val="la-Latn"/>
        </w:rPr>
        <w:t>tum</w:t>
      </w:r>
      <w:r w:rsidR="00E86AA7" w:rsidRPr="007A06F5">
        <w:rPr>
          <w:rFonts w:ascii="Times New Roman" w:hAnsi="Times New Roman" w:cs="Times New Roman"/>
          <w:sz w:val="24"/>
          <w:szCs w:val="24"/>
          <w:lang w:val="la-Latn"/>
        </w:rPr>
        <w:t xml:space="preserve">, </w:t>
      </w:r>
      <w:r w:rsidR="00A215A8" w:rsidRPr="007A06F5">
        <w:rPr>
          <w:rFonts w:ascii="Times New Roman" w:hAnsi="Times New Roman" w:cs="Times New Roman"/>
          <w:sz w:val="24"/>
          <w:szCs w:val="24"/>
          <w:lang w:val="la-Latn"/>
        </w:rPr>
        <w:t>dicens</w:t>
      </w:r>
      <w:r w:rsidRPr="007A06F5">
        <w:rPr>
          <w:rFonts w:ascii="Times New Roman" w:hAnsi="Times New Roman" w:cs="Times New Roman"/>
          <w:sz w:val="24"/>
          <w:szCs w:val="24"/>
          <w:lang w:val="la-Latn"/>
        </w:rPr>
        <w:t>: Sicut audivi</w:t>
      </w:r>
      <w:r w:rsidR="00A215A8"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vidi depositionem canonicam Ebonis episcopi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ita et vestrae reverentiae</w:t>
      </w:r>
      <w:r w:rsidR="00A215A8"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voce profiteor et scripto porrigo et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 xml:space="preserve">ate confirmo . Et </w:t>
      </w:r>
      <w:r w:rsidRPr="007A06F5">
        <w:rPr>
          <w:rFonts w:ascii="Times New Roman" w:hAnsi="Times New Roman" w:cs="Times New Roman"/>
          <w:sz w:val="24"/>
          <w:szCs w:val="24"/>
          <w:highlight w:val="cyan"/>
          <w:lang w:val="la-Latn"/>
        </w:rPr>
        <w:t xml:space="preserve">relectum est </w:t>
      </w:r>
      <w:r w:rsidR="00A215A8" w:rsidRPr="007A06F5">
        <w:rPr>
          <w:rFonts w:ascii="Times New Roman" w:hAnsi="Times New Roman" w:cs="Times New Roman"/>
          <w:sz w:val="24"/>
          <w:szCs w:val="24"/>
          <w:highlight w:val="cyan"/>
          <w:lang w:val="la-Latn"/>
        </w:rPr>
        <w:t xml:space="preserve">volumen </w:t>
      </w:r>
      <w:r w:rsidRPr="007A06F5">
        <w:rPr>
          <w:rFonts w:ascii="Times New Roman" w:hAnsi="Times New Roman" w:cs="Times New Roman"/>
          <w:sz w:val="24"/>
          <w:szCs w:val="24"/>
          <w:highlight w:val="cyan"/>
          <w:lang w:val="la-Latn"/>
        </w:rPr>
        <w:t>illud in synodo</w:t>
      </w:r>
      <w:r w:rsidRPr="007A06F5">
        <w:rPr>
          <w:rFonts w:ascii="Times New Roman" w:hAnsi="Times New Roman" w:cs="Times New Roman"/>
          <w:sz w:val="24"/>
          <w:szCs w:val="24"/>
          <w:lang w:val="la-Latn"/>
        </w:rPr>
        <w:t xml:space="preserve"> </w:t>
      </w:r>
      <w:r w:rsidR="00A215A8" w:rsidRPr="007A06F5">
        <w:rPr>
          <w:rFonts w:ascii="Times New Roman" w:hAnsi="Times New Roman" w:cs="Times New Roman"/>
          <w:sz w:val="24"/>
          <w:szCs w:val="24"/>
          <w:highlight w:val="yellow"/>
          <w:lang w:val="la-Latn"/>
        </w:rPr>
        <w:t xml:space="preserve">coram principe </w:t>
      </w:r>
      <w:r w:rsidRPr="007A06F5">
        <w:rPr>
          <w:rFonts w:ascii="Times New Roman" w:hAnsi="Times New Roman" w:cs="Times New Roman"/>
          <w:sz w:val="24"/>
          <w:szCs w:val="24"/>
          <w:highlight w:val="yellow"/>
          <w:lang w:val="la-Latn"/>
        </w:rPr>
        <w:t>glori</w:t>
      </w:r>
      <w:r w:rsidR="00A215A8" w:rsidRPr="007A06F5">
        <w:rPr>
          <w:rFonts w:ascii="Times New Roman" w:hAnsi="Times New Roman" w:cs="Times New Roman"/>
          <w:sz w:val="24"/>
          <w:szCs w:val="24"/>
          <w:highlight w:val="yellow"/>
          <w:lang w:val="la-Latn"/>
        </w:rPr>
        <w:t>oso</w:t>
      </w:r>
      <w:r w:rsidRPr="007A06F5">
        <w:rPr>
          <w:rFonts w:ascii="Times New Roman" w:hAnsi="Times New Roman" w:cs="Times New Roman"/>
          <w:sz w:val="24"/>
          <w:szCs w:val="24"/>
          <w:highlight w:val="yellow"/>
          <w:lang w:val="la-Latn"/>
        </w:rPr>
        <w:t xml:space="preserve"> Karolo</w:t>
      </w:r>
      <w:r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highlight w:val="cyan"/>
          <w:lang w:val="la-Latn"/>
        </w:rPr>
        <w:t>a Lupo venerabili presbitero et abbate</w:t>
      </w:r>
      <w:r w:rsidRPr="007A06F5">
        <w:rPr>
          <w:rFonts w:ascii="Times New Roman" w:hAnsi="Times New Roman" w:cs="Times New Roman"/>
          <w:sz w:val="24"/>
          <w:szCs w:val="24"/>
          <w:lang w:val="la-Latn"/>
        </w:rPr>
        <w:t xml:space="preserve"> monasterii sancti Petri </w:t>
      </w:r>
      <w:r w:rsidR="00A215A8" w:rsidRPr="007A06F5">
        <w:rPr>
          <w:rFonts w:ascii="Times New Roman" w:hAnsi="Times New Roman" w:cs="Times New Roman"/>
          <w:sz w:val="24"/>
          <w:szCs w:val="24"/>
          <w:lang w:val="la-Latn"/>
        </w:rPr>
        <w:t xml:space="preserve">quod Bethleem </w:t>
      </w:r>
      <w:r w:rsidRPr="007A06F5">
        <w:rPr>
          <w:rFonts w:ascii="Times New Roman" w:hAnsi="Times New Roman" w:cs="Times New Roman"/>
          <w:sz w:val="24"/>
          <w:szCs w:val="24"/>
          <w:lang w:val="la-Latn"/>
        </w:rPr>
        <w:t xml:space="preserve">vel Ferraries </w:t>
      </w:r>
      <w:r w:rsidR="00A215A8" w:rsidRPr="007A06F5">
        <w:rPr>
          <w:rFonts w:ascii="Times New Roman" w:hAnsi="Times New Roman" w:cs="Times New Roman"/>
          <w:sz w:val="24"/>
          <w:szCs w:val="24"/>
          <w:lang w:val="la-Latn"/>
        </w:rPr>
        <w:t>dicitur</w:t>
      </w:r>
      <w:r w:rsidRPr="007A06F5">
        <w:rPr>
          <w:rFonts w:ascii="Times New Roman" w:hAnsi="Times New Roman" w:cs="Times New Roman"/>
          <w:sz w:val="24"/>
          <w:szCs w:val="24"/>
          <w:lang w:val="la-Latn"/>
        </w:rPr>
        <w:t>. In quo volumine continebatur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qualiter idem Ebo voce propria et iudicum  peccatorum suorum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videlicet episcoporum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iudicio</w:t>
      </w:r>
      <w:r w:rsidR="00E86AA7" w:rsidRPr="007A06F5">
        <w:rPr>
          <w:rFonts w:ascii="Times New Roman" w:hAnsi="Times New Roman" w:cs="Times New Roman"/>
          <w:sz w:val="24"/>
          <w:szCs w:val="24"/>
          <w:lang w:val="la-Latn"/>
        </w:rPr>
        <w:t xml:space="preserve">, </w:t>
      </w:r>
      <w:r w:rsidR="00A215A8" w:rsidRPr="007A06F5">
        <w:rPr>
          <w:rFonts w:ascii="Times New Roman" w:hAnsi="Times New Roman" w:cs="Times New Roman"/>
          <w:sz w:val="24"/>
          <w:szCs w:val="24"/>
          <w:lang w:val="la-Latn"/>
        </w:rPr>
        <w:t xml:space="preserve">Aiulfi </w:t>
      </w:r>
      <w:r w:rsidRPr="007A06F5">
        <w:rPr>
          <w:rFonts w:ascii="Times New Roman" w:hAnsi="Times New Roman" w:cs="Times New Roman"/>
          <w:sz w:val="24"/>
          <w:szCs w:val="24"/>
          <w:lang w:val="la-Latn"/>
        </w:rPr>
        <w:t>scilicet archi-/episcopi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Badaradi episcopi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Modoini episcopi et testificatione testium Nothonis </w:t>
      </w:r>
      <w:r w:rsidR="00A215A8" w:rsidRPr="007A06F5">
        <w:rPr>
          <w:rFonts w:ascii="Times New Roman" w:hAnsi="Times New Roman" w:cs="Times New Roman"/>
          <w:sz w:val="24"/>
          <w:szCs w:val="24"/>
          <w:lang w:val="la-Latn"/>
        </w:rPr>
        <w:t>archiepiscopi</w:t>
      </w:r>
      <w:r w:rsidR="00E86AA7" w:rsidRPr="007A06F5">
        <w:rPr>
          <w:rFonts w:ascii="Times New Roman" w:hAnsi="Times New Roman" w:cs="Times New Roman"/>
          <w:sz w:val="24"/>
          <w:szCs w:val="24"/>
          <w:lang w:val="la-Latn"/>
        </w:rPr>
        <w:t xml:space="preserve">, </w:t>
      </w:r>
      <w:r w:rsidR="00A215A8" w:rsidRPr="007A06F5">
        <w:rPr>
          <w:rFonts w:ascii="Times New Roman" w:hAnsi="Times New Roman" w:cs="Times New Roman"/>
          <w:sz w:val="24"/>
          <w:szCs w:val="24"/>
          <w:lang w:val="la-Latn"/>
        </w:rPr>
        <w:t>ipsius Theoderici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quem praediximus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episcopi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highlight w:val="green"/>
          <w:lang w:val="la-Latn"/>
        </w:rPr>
        <w:t>Achardi episcopi</w:t>
      </w:r>
      <w:r w:rsidR="00A215A8" w:rsidRPr="007A06F5">
        <w:rPr>
          <w:rFonts w:ascii="Times New Roman" w:hAnsi="Times New Roman" w:cs="Times New Roman"/>
          <w:sz w:val="24"/>
          <w:szCs w:val="24"/>
          <w:lang w:val="la-Latn"/>
        </w:rPr>
        <w:t xml:space="preserve"> </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ipsius libelli subscriptione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qui </w:t>
      </w:r>
      <w:r w:rsidR="00A215A8" w:rsidRPr="007A06F5">
        <w:rPr>
          <w:rFonts w:ascii="Times New Roman" w:hAnsi="Times New Roman" w:cs="Times New Roman"/>
          <w:sz w:val="24"/>
          <w:szCs w:val="24"/>
          <w:lang w:val="la-Latn"/>
        </w:rPr>
        <w:t>relectus</w:t>
      </w:r>
      <w:r w:rsidRPr="007A06F5">
        <w:rPr>
          <w:rFonts w:ascii="Times New Roman" w:hAnsi="Times New Roman" w:cs="Times New Roman"/>
          <w:sz w:val="24"/>
          <w:szCs w:val="24"/>
          <w:lang w:val="la-Latn"/>
        </w:rPr>
        <w:t xml:space="preserve"> est in synodo</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quem ipse propria manu in conspectu praenominatę synodi u subscripserat et synodo ipsi w porrexerat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pro  reatibus et criminibus co</w:t>
      </w:r>
      <w:r w:rsidR="00A215A8" w:rsidRPr="007A06F5">
        <w:rPr>
          <w:rFonts w:ascii="Times New Roman" w:hAnsi="Times New Roman" w:cs="Times New Roman"/>
          <w:sz w:val="24"/>
          <w:szCs w:val="24"/>
          <w:lang w:val="la-Latn"/>
        </w:rPr>
        <w:t xml:space="preserve">nfessis a ministerio episcopali </w:t>
      </w:r>
      <w:r w:rsidRPr="007A06F5">
        <w:rPr>
          <w:rFonts w:ascii="Times New Roman" w:hAnsi="Times New Roman" w:cs="Times New Roman"/>
          <w:sz w:val="24"/>
          <w:szCs w:val="24"/>
          <w:lang w:val="la-Latn"/>
        </w:rPr>
        <w:t>alienum se reddens et quadraginta trium episcoporum sententiam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a ministerio episcopali recederet et sub poenitentiae modo domino deservire studeret</w:t>
      </w:r>
      <w:r w:rsidR="00E86AA7" w:rsidRPr="007A06F5">
        <w:rPr>
          <w:rFonts w:ascii="Times New Roman" w:hAnsi="Times New Roman" w:cs="Times New Roman"/>
          <w:sz w:val="24"/>
          <w:szCs w:val="24"/>
          <w:lang w:val="la-Latn"/>
        </w:rPr>
        <w:t>,</w:t>
      </w:r>
      <w:r w:rsidR="00A215A8" w:rsidRPr="007A06F5">
        <w:rPr>
          <w:rFonts w:ascii="Times New Roman" w:hAnsi="Times New Roman" w:cs="Times New Roman"/>
          <w:sz w:val="24"/>
          <w:szCs w:val="24"/>
          <w:lang w:val="la-Latn"/>
        </w:rPr>
        <w:t xml:space="preserve"> </w:t>
      </w:r>
      <w:r w:rsidR="00A215A8" w:rsidRPr="007A06F5">
        <w:rPr>
          <w:rFonts w:ascii="Times New Roman" w:hAnsi="Times New Roman" w:cs="Times New Roman"/>
          <w:sz w:val="24"/>
          <w:szCs w:val="24"/>
          <w:vertAlign w:val="superscript"/>
          <w:lang w:val="la-Latn"/>
        </w:rPr>
        <w:t>309r</w:t>
      </w:r>
      <w:r w:rsidR="00A215A8" w:rsidRPr="007A06F5">
        <w:rPr>
          <w:rFonts w:ascii="Times New Roman" w:hAnsi="Times New Roman" w:cs="Times New Roman"/>
          <w:sz w:val="24"/>
          <w:szCs w:val="24"/>
          <w:lang w:val="la-Latn"/>
        </w:rPr>
        <w:t>/</w:t>
      </w:r>
      <w:r w:rsidR="00A215A8" w:rsidRPr="007A06F5">
        <w:rPr>
          <w:rFonts w:ascii="Times New Roman" w:hAnsi="Times New Roman" w:cs="Times New Roman"/>
          <w:sz w:val="24"/>
          <w:szCs w:val="24"/>
          <w:vertAlign w:val="superscript"/>
          <w:lang w:val="la-Latn"/>
        </w:rPr>
        <w:t>309v</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suscipiens se condempnavit et condempnatus recessi</w:t>
      </w:r>
      <w:r w:rsidR="00A215A8" w:rsidRPr="007A06F5">
        <w:rPr>
          <w:rFonts w:ascii="Times New Roman" w:hAnsi="Times New Roman" w:cs="Times New Roman"/>
          <w:sz w:val="24"/>
          <w:szCs w:val="24"/>
          <w:lang w:val="la-Latn"/>
        </w:rPr>
        <w:t>t</w:t>
      </w:r>
      <w:r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highlight w:val="cyan"/>
          <w:lang w:val="la-Latn"/>
        </w:rPr>
        <w:t>In quo etiam volumine</w:t>
      </w:r>
      <w:r w:rsidRPr="007A06F5">
        <w:rPr>
          <w:rFonts w:ascii="Times New Roman" w:hAnsi="Times New Roman" w:cs="Times New Roman"/>
          <w:sz w:val="24"/>
          <w:szCs w:val="24"/>
          <w:lang w:val="la-Latn"/>
        </w:rPr>
        <w:t xml:space="preserve"> continebatur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quia et taliter se episcopus a ministerio exuens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administratione episcopali spoliatus manere deberet . Et edoctum est sacris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atibus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qualiter exauctoratus episcopus h ′ restitui deberet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et quia idem Ebo restitutus canonice non fuerat insuper et </w:t>
      </w:r>
      <w:r w:rsidRPr="007A06F5">
        <w:rPr>
          <w:rFonts w:ascii="Times New Roman" w:hAnsi="Times New Roman" w:cs="Times New Roman"/>
          <w:sz w:val="24"/>
          <w:szCs w:val="24"/>
          <w:highlight w:val="cyan"/>
          <w:lang w:val="la-Latn"/>
        </w:rPr>
        <w:t>ab apostolica sede</w:t>
      </w:r>
      <w:r w:rsidR="00E86AA7" w:rsidRPr="007A06F5">
        <w:rPr>
          <w:rFonts w:ascii="Times New Roman" w:hAnsi="Times New Roman" w:cs="Times New Roman"/>
          <w:sz w:val="24"/>
          <w:szCs w:val="24"/>
          <w:highlight w:val="cyan"/>
          <w:lang w:val="la-Latn"/>
        </w:rPr>
        <w:t xml:space="preserve">, </w:t>
      </w:r>
      <w:r w:rsidRPr="007A06F5">
        <w:rPr>
          <w:rFonts w:ascii="Times New Roman" w:hAnsi="Times New Roman" w:cs="Times New Roman"/>
          <w:sz w:val="24"/>
          <w:szCs w:val="24"/>
          <w:highlight w:val="cyan"/>
          <w:lang w:val="la-Latn"/>
        </w:rPr>
        <w:t>sicut in gestis pontificum</w:t>
      </w:r>
      <w:r w:rsidR="004E2201" w:rsidRPr="007A06F5">
        <w:rPr>
          <w:rFonts w:ascii="Times New Roman" w:hAnsi="Times New Roman" w:cs="Times New Roman"/>
          <w:sz w:val="24"/>
          <w:szCs w:val="24"/>
          <w:highlight w:val="cyan"/>
          <w:lang w:val="la-Latn"/>
        </w:rPr>
        <w:t xml:space="preserve"> </w:t>
      </w:r>
      <w:r w:rsidRPr="007A06F5">
        <w:rPr>
          <w:rFonts w:ascii="Times New Roman" w:hAnsi="Times New Roman" w:cs="Times New Roman"/>
          <w:sz w:val="24"/>
          <w:szCs w:val="24"/>
          <w:highlight w:val="cyan"/>
          <w:lang w:val="la-Latn"/>
        </w:rPr>
        <w:t>coram principe et synodo relectum est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a Sergio papa confirmante deiectionem illius dampnatus extitit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ut in laica tantummodo cummunione permaneret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sed ministerio episcopali</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quo suo et episcoporum iudicio fuerat spoliatus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inreverenter usurpare </w:t>
      </w:r>
      <w:r w:rsidR="004E2201" w:rsidRPr="007A06F5">
        <w:rPr>
          <w:rFonts w:ascii="Times New Roman" w:hAnsi="Times New Roman" w:cs="Times New Roman"/>
          <w:sz w:val="24"/>
          <w:szCs w:val="24"/>
          <w:lang w:val="la-Latn"/>
        </w:rPr>
        <w:t>praesumpsit</w:t>
      </w:r>
      <w:r w:rsidRPr="007A06F5">
        <w:rPr>
          <w:rFonts w:ascii="Times New Roman" w:hAnsi="Times New Roman" w:cs="Times New Roman"/>
          <w:sz w:val="24"/>
          <w:szCs w:val="24"/>
          <w:lang w:val="la-Latn"/>
        </w:rPr>
        <w:t xml:space="preserve">. Et hoc secunda actione plenissima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ate monstratum et a cuncta synodo generaliter diffinitum.</w:t>
      </w:r>
    </w:p>
    <w:p w14:paraId="63CAB6DE" w14:textId="18696C32" w:rsidR="00BA5266" w:rsidRPr="007A06F5" w:rsidRDefault="00852FC1" w:rsidP="00852FC1">
      <w:pPr>
        <w:spacing w:after="120" w:line="240" w:lineRule="auto"/>
        <w:rPr>
          <w:rFonts w:ascii="Times New Roman" w:hAnsi="Times New Roman" w:cs="Times New Roman"/>
          <w:sz w:val="24"/>
          <w:szCs w:val="24"/>
          <w:lang w:val="la-Latn"/>
        </w:rPr>
      </w:pPr>
      <w:r w:rsidRPr="007A06F5">
        <w:rPr>
          <w:rFonts w:ascii="Times New Roman" w:hAnsi="Times New Roman" w:cs="Times New Roman"/>
          <w:sz w:val="24"/>
          <w:szCs w:val="24"/>
          <w:lang w:val="la-Latn"/>
        </w:rPr>
        <w:t>In primordio tertiae actioni</w:t>
      </w:r>
      <w:r w:rsidR="00A215A8" w:rsidRPr="007A06F5">
        <w:rPr>
          <w:rFonts w:ascii="Times New Roman" w:hAnsi="Times New Roman" w:cs="Times New Roman"/>
          <w:sz w:val="24"/>
          <w:szCs w:val="24"/>
          <w:lang w:val="la-Latn"/>
        </w:rPr>
        <w:t>s iudices coram synodo dixerunt</w:t>
      </w:r>
      <w:r w:rsidRPr="007A06F5">
        <w:rPr>
          <w:rFonts w:ascii="Times New Roman" w:hAnsi="Times New Roman" w:cs="Times New Roman"/>
          <w:sz w:val="24"/>
          <w:szCs w:val="24"/>
          <w:lang w:val="la-Latn"/>
        </w:rPr>
        <w:t xml:space="preserve">: Nunc quia evidenti ratione et veneranda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 xml:space="preserve">ate decretorum catholicę et apostolicę ecclesię </w:t>
      </w:r>
      <w:r w:rsidR="004E2201" w:rsidRPr="007A06F5">
        <w:rPr>
          <w:rFonts w:ascii="Times New Roman" w:hAnsi="Times New Roman" w:cs="Times New Roman"/>
          <w:sz w:val="24"/>
          <w:szCs w:val="24"/>
          <w:lang w:val="la-Latn"/>
        </w:rPr>
        <w:t xml:space="preserve">et sacrorum canonum </w:t>
      </w:r>
      <w:r w:rsidRPr="007A06F5">
        <w:rPr>
          <w:rFonts w:ascii="Times New Roman" w:hAnsi="Times New Roman" w:cs="Times New Roman"/>
          <w:sz w:val="24"/>
          <w:szCs w:val="24"/>
          <w:lang w:val="la-Latn"/>
        </w:rPr>
        <w:t>promulgatione monstratum est</w:t>
      </w:r>
      <w:r w:rsidR="00E86AA7" w:rsidRPr="007A06F5">
        <w:rPr>
          <w:rFonts w:ascii="Times New Roman" w:hAnsi="Times New Roman" w:cs="Times New Roman"/>
          <w:sz w:val="24"/>
          <w:szCs w:val="24"/>
          <w:lang w:val="la-Latn"/>
        </w:rPr>
        <w:t xml:space="preserve">, </w:t>
      </w:r>
      <w:r w:rsidR="004E2201" w:rsidRPr="007A06F5">
        <w:rPr>
          <w:rFonts w:ascii="Times New Roman" w:hAnsi="Times New Roman" w:cs="Times New Roman"/>
          <w:sz w:val="24"/>
          <w:szCs w:val="24"/>
          <w:lang w:val="la-Latn"/>
        </w:rPr>
        <w:t xml:space="preserve">quem </w:t>
      </w:r>
      <w:r w:rsidRPr="007A06F5">
        <w:rPr>
          <w:rFonts w:ascii="Times New Roman" w:hAnsi="Times New Roman" w:cs="Times New Roman"/>
          <w:sz w:val="24"/>
          <w:szCs w:val="24"/>
          <w:lang w:val="la-Latn"/>
        </w:rPr>
        <w:t xml:space="preserve">et qualiter canonica et apostolica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as iubeat vel accusare vel condempnare</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et quia Ebo canonice h fuerat depositus et non fuerat restitutus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immo et ab apostolica sede pristinae </w:t>
      </w:r>
      <w:r w:rsidR="004E2201" w:rsidRPr="007A06F5">
        <w:rPr>
          <w:rFonts w:ascii="Times New Roman" w:hAnsi="Times New Roman" w:cs="Times New Roman"/>
          <w:sz w:val="24"/>
          <w:szCs w:val="24"/>
          <w:lang w:val="la-Latn"/>
        </w:rPr>
        <w:t>suae dampnatione abdictus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volumus ut ordinatores fratris nostri Hincmari doceant</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qualiter idem frater noster H</w:t>
      </w:r>
      <w:r w:rsidR="004E2201" w:rsidRPr="007A06F5">
        <w:rPr>
          <w:rFonts w:ascii="Times New Roman" w:hAnsi="Times New Roman" w:cs="Times New Roman"/>
          <w:sz w:val="24"/>
          <w:szCs w:val="24"/>
          <w:lang w:val="la-Latn"/>
        </w:rPr>
        <w:t xml:space="preserve">incmarus canonicę </w:t>
      </w:r>
      <w:r w:rsidRPr="007A06F5">
        <w:rPr>
          <w:rFonts w:ascii="Times New Roman" w:hAnsi="Times New Roman" w:cs="Times New Roman"/>
          <w:sz w:val="24"/>
          <w:szCs w:val="24"/>
          <w:lang w:val="la-Latn"/>
        </w:rPr>
        <w:t>fuerit ordinatus . Tunc surgens Hrothadus episcopus Suessonicae civitatis</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 xml:space="preserve">porrexit cano-/nicam </w:t>
      </w:r>
      <w:r w:rsidR="00524CAA" w:rsidRPr="00524CAA">
        <w:rPr>
          <w:rFonts w:ascii="Times New Roman" w:hAnsi="Times New Roman" w:cs="Times New Roman"/>
          <w:b/>
          <w:sz w:val="24"/>
          <w:szCs w:val="24"/>
          <w:lang w:val="la-Latn"/>
        </w:rPr>
        <w:t>auctorit</w:t>
      </w:r>
      <w:r w:rsidRPr="007A06F5">
        <w:rPr>
          <w:rFonts w:ascii="Times New Roman" w:hAnsi="Times New Roman" w:cs="Times New Roman"/>
          <w:sz w:val="24"/>
          <w:szCs w:val="24"/>
          <w:lang w:val="la-Latn"/>
        </w:rPr>
        <w:t>atem</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qualiter metropolitanus episco</w:t>
      </w:r>
      <w:r w:rsidR="004E2201" w:rsidRPr="007A06F5">
        <w:rPr>
          <w:rFonts w:ascii="Times New Roman" w:hAnsi="Times New Roman" w:cs="Times New Roman"/>
          <w:sz w:val="24"/>
          <w:szCs w:val="24"/>
          <w:lang w:val="la-Latn"/>
        </w:rPr>
        <w:t>pus debeat ordinari</w:t>
      </w:r>
      <w:r w:rsidRPr="007A06F5">
        <w:rPr>
          <w:rFonts w:ascii="Times New Roman" w:hAnsi="Times New Roman" w:cs="Times New Roman"/>
          <w:sz w:val="24"/>
          <w:szCs w:val="24"/>
          <w:lang w:val="la-Latn"/>
        </w:rPr>
        <w:t xml:space="preserve">: et si </w:t>
      </w:r>
      <w:r w:rsidR="004E2201" w:rsidRPr="007A06F5">
        <w:rPr>
          <w:rFonts w:ascii="Times New Roman" w:hAnsi="Times New Roman" w:cs="Times New Roman"/>
          <w:sz w:val="24"/>
          <w:szCs w:val="24"/>
          <w:lang w:val="la-Latn"/>
        </w:rPr>
        <w:t xml:space="preserve">de eadem ecclesia </w:t>
      </w:r>
      <w:r w:rsidRPr="007A06F5">
        <w:rPr>
          <w:rFonts w:ascii="Times New Roman" w:hAnsi="Times New Roman" w:cs="Times New Roman"/>
          <w:sz w:val="24"/>
          <w:szCs w:val="24"/>
          <w:lang w:val="la-Latn"/>
        </w:rPr>
        <w:t>non sumitur</w:t>
      </w:r>
      <w:r w:rsidR="00E86AA7"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qualiter peten</w:t>
      </w:r>
      <w:r w:rsidR="004E2201" w:rsidRPr="007A06F5">
        <w:rPr>
          <w:rFonts w:ascii="Times New Roman" w:hAnsi="Times New Roman" w:cs="Times New Roman"/>
          <w:sz w:val="24"/>
          <w:szCs w:val="24"/>
          <w:lang w:val="la-Latn"/>
        </w:rPr>
        <w:t xml:space="preserve">te </w:t>
      </w:r>
      <w:r w:rsidRPr="007A06F5">
        <w:rPr>
          <w:rFonts w:ascii="Times New Roman" w:hAnsi="Times New Roman" w:cs="Times New Roman"/>
          <w:sz w:val="24"/>
          <w:szCs w:val="24"/>
          <w:lang w:val="la-Latn"/>
        </w:rPr>
        <w:t xml:space="preserve">eiusdem ecclesię clero </w:t>
      </w:r>
      <w:r w:rsidR="004E2201" w:rsidRPr="007A06F5">
        <w:rPr>
          <w:rFonts w:ascii="Times New Roman" w:hAnsi="Times New Roman" w:cs="Times New Roman"/>
          <w:sz w:val="24"/>
          <w:szCs w:val="24"/>
          <w:vertAlign w:val="superscript"/>
          <w:lang w:val="la-Latn"/>
        </w:rPr>
        <w:t>309v</w:t>
      </w:r>
      <w:r w:rsidR="004E2201" w:rsidRPr="007A06F5">
        <w:rPr>
          <w:rFonts w:ascii="Times New Roman" w:hAnsi="Times New Roman" w:cs="Times New Roman"/>
          <w:sz w:val="24"/>
          <w:szCs w:val="24"/>
          <w:lang w:val="la-Latn"/>
        </w:rPr>
        <w:t>/</w:t>
      </w:r>
      <w:r w:rsidR="004E2201" w:rsidRPr="007A06F5">
        <w:rPr>
          <w:rFonts w:ascii="Times New Roman" w:hAnsi="Times New Roman" w:cs="Times New Roman"/>
          <w:sz w:val="24"/>
          <w:szCs w:val="24"/>
          <w:vertAlign w:val="superscript"/>
          <w:lang w:val="la-Latn"/>
        </w:rPr>
        <w:t>310r</w:t>
      </w:r>
      <w:r w:rsidR="004E2201" w:rsidRPr="007A06F5">
        <w:rPr>
          <w:rFonts w:ascii="Times New Roman" w:hAnsi="Times New Roman" w:cs="Times New Roman"/>
          <w:sz w:val="24"/>
          <w:szCs w:val="24"/>
          <w:lang w:val="la-Latn"/>
        </w:rPr>
        <w:t xml:space="preserve"> </w:t>
      </w:r>
      <w:r w:rsidRPr="007A06F5">
        <w:rPr>
          <w:rFonts w:ascii="Times New Roman" w:hAnsi="Times New Roman" w:cs="Times New Roman"/>
          <w:sz w:val="24"/>
          <w:szCs w:val="24"/>
          <w:lang w:val="la-Latn"/>
        </w:rPr>
        <w:t>vel populo a vicina ęcclesia debeat postulari.</w:t>
      </w:r>
    </w:p>
    <w:p w14:paraId="26CC8CA5" w14:textId="77777777" w:rsidR="00852FC1" w:rsidRPr="007A06F5" w:rsidRDefault="00852FC1" w:rsidP="00450DB4">
      <w:pPr>
        <w:spacing w:after="120" w:line="240" w:lineRule="auto"/>
        <w:rPr>
          <w:rFonts w:ascii="Times New Roman" w:hAnsi="Times New Roman" w:cs="Times New Roman"/>
          <w:lang w:val="la-Latn"/>
        </w:rPr>
      </w:pPr>
    </w:p>
    <w:p w14:paraId="72D65523"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14" w:name="_Toc194615241"/>
      <w:r w:rsidRPr="007A06F5">
        <w:rPr>
          <w:rFonts w:ascii="Times New Roman" w:hAnsi="Times New Roman" w:cs="Times New Roman"/>
          <w:b/>
          <w:color w:val="000000" w:themeColor="text1"/>
          <w:sz w:val="28"/>
          <w:szCs w:val="28"/>
          <w:lang w:val="la-Latn"/>
        </w:rPr>
        <w:t xml:space="preserve">Pippini Italiae regis capitulare Papiense (a. 787), c. 12, </w:t>
      </w:r>
      <w:r w:rsidR="00BA5266" w:rsidRPr="007A06F5">
        <w:rPr>
          <w:rFonts w:ascii="Times New Roman" w:hAnsi="Times New Roman" w:cs="Times New Roman"/>
          <w:b/>
          <w:color w:val="000000" w:themeColor="text1"/>
          <w:sz w:val="28"/>
          <w:szCs w:val="28"/>
          <w:lang w:val="la-Latn"/>
        </w:rPr>
        <w:t>310r</w:t>
      </w:r>
      <w:bookmarkEnd w:id="414"/>
    </w:p>
    <w:p w14:paraId="238D0E89" w14:textId="160FF45D"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Pippini Italiae regis capitulare Papiense (a. 787), c. 12, mit Inskription: De capitulario quod constitit in papio (!) pipinus. Placuit nobis ut nullus comes - ad iudicandum (MGH Capit. 1, Nr. 94, S. 199 Z. 42 - S. 200 Z. 3).</w:t>
      </w:r>
    </w:p>
    <w:p w14:paraId="34F71B7B" w14:textId="14DCD750"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In a nomine Domini</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Incipit capitula de diversas iustitias secundum sceda domni Caroli genitoris nostri</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Placuit nobis atque convenit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omnes iustitiae pleniter factae esse debeant infra regnum nostrum absque ulla dilatione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tam de eccles</w:t>
      </w:r>
      <w:r w:rsidR="0072613B" w:rsidRPr="007A06F5">
        <w:rPr>
          <w:rFonts w:ascii="Times New Roman" w:eastAsia="Times New Roman" w:hAnsi="Times New Roman" w:cs="Times New Roman"/>
          <w:sz w:val="24"/>
          <w:szCs w:val="24"/>
          <w:highlight w:val="green"/>
          <w:lang w:val="la-Latn" w:eastAsia="de-DE"/>
        </w:rPr>
        <w:t>ias quam de sinodochiis seu pau</w:t>
      </w:r>
      <w:r w:rsidRPr="007A06F5">
        <w:rPr>
          <w:rFonts w:ascii="Times New Roman" w:eastAsia="Times New Roman" w:hAnsi="Times New Roman" w:cs="Times New Roman"/>
          <w:sz w:val="24"/>
          <w:szCs w:val="24"/>
          <w:highlight w:val="green"/>
          <w:lang w:val="la-Latn" w:eastAsia="de-DE"/>
        </w:rPr>
        <w:t xml:space="preserve">peres et viduas vel orfanos atque de reliquos homines secundum iussionem domini </w:t>
      </w:r>
      <w:r w:rsidR="0072613B" w:rsidRPr="007A06F5">
        <w:rPr>
          <w:rFonts w:ascii="Times New Roman" w:eastAsia="Times New Roman" w:hAnsi="Times New Roman" w:cs="Times New Roman"/>
          <w:sz w:val="24"/>
          <w:szCs w:val="24"/>
          <w:highlight w:val="green"/>
          <w:lang w:val="la-Latn" w:eastAsia="de-DE"/>
        </w:rPr>
        <w:t>nostri Karoli regis</w:t>
      </w:r>
      <w:r w:rsidR="008E2A6B" w:rsidRPr="007A06F5">
        <w:rPr>
          <w:rFonts w:ascii="Times New Roman" w:eastAsia="Times New Roman" w:hAnsi="Times New Roman" w:cs="Times New Roman"/>
          <w:sz w:val="24"/>
          <w:szCs w:val="24"/>
          <w:highlight w:val="green"/>
          <w:lang w:val="la-Latn" w:eastAsia="de-DE"/>
        </w:rPr>
        <w:t xml:space="preserve">. </w:t>
      </w:r>
    </w:p>
    <w:p w14:paraId="11BB4B86" w14:textId="2BBAF97B"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lastRenderedPageBreak/>
        <w:t>Instituimus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w:t>
      </w:r>
      <w:r w:rsidR="0072613B" w:rsidRPr="007A06F5">
        <w:rPr>
          <w:rFonts w:ascii="Times New Roman" w:eastAsia="Times New Roman" w:hAnsi="Times New Roman" w:cs="Times New Roman"/>
          <w:sz w:val="24"/>
          <w:szCs w:val="24"/>
          <w:highlight w:val="green"/>
          <w:lang w:val="la-Latn" w:eastAsia="de-DE"/>
        </w:rPr>
        <w:t xml:space="preserve"> domnus rex Karolus demandavit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 illos monachos qui de Francia vel aliunde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venerunt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eorum monasteria dimiserunt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presentaliter illis partibus revertantur ad monasteria</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nemo ex vobis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deteneat ipsos</w:t>
      </w:r>
      <w:r w:rsidR="008E2A6B" w:rsidRPr="007A06F5">
        <w:rPr>
          <w:rFonts w:ascii="Times New Roman" w:eastAsia="Times New Roman" w:hAnsi="Times New Roman" w:cs="Times New Roman"/>
          <w:sz w:val="24"/>
          <w:szCs w:val="24"/>
          <w:highlight w:val="green"/>
          <w:lang w:val="la-Latn" w:eastAsia="de-DE"/>
        </w:rPr>
        <w:t xml:space="preserve">. </w:t>
      </w:r>
    </w:p>
    <w:p w14:paraId="7EE10F9E" w14:textId="00B47E11" w:rsidR="00552876" w:rsidRPr="007A06F5" w:rsidRDefault="0072613B"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w:t>
      </w:r>
      <w:r w:rsidR="00552876" w:rsidRPr="007A06F5">
        <w:rPr>
          <w:rFonts w:ascii="Times New Roman" w:eastAsia="Times New Roman" w:hAnsi="Times New Roman" w:cs="Times New Roman"/>
          <w:sz w:val="24"/>
          <w:szCs w:val="24"/>
          <w:highlight w:val="green"/>
          <w:lang w:val="la-Latn" w:eastAsia="de-DE"/>
        </w:rPr>
        <w:t xml:space="preserve"> presbiteris qui de </w:t>
      </w:r>
      <w:r w:rsidRPr="007A06F5">
        <w:rPr>
          <w:rFonts w:ascii="Times New Roman" w:eastAsia="Times New Roman" w:hAnsi="Times New Roman" w:cs="Times New Roman"/>
          <w:sz w:val="24"/>
          <w:szCs w:val="24"/>
          <w:highlight w:val="green"/>
          <w:lang w:val="la-Latn" w:eastAsia="de-DE"/>
        </w:rPr>
        <w:t xml:space="preserve">alia parrochia </w:t>
      </w:r>
      <w:r w:rsidR="00552876" w:rsidRPr="007A06F5">
        <w:rPr>
          <w:rFonts w:ascii="Times New Roman" w:eastAsia="Times New Roman" w:hAnsi="Times New Roman" w:cs="Times New Roman"/>
          <w:sz w:val="24"/>
          <w:szCs w:val="24"/>
          <w:highlight w:val="green"/>
          <w:lang w:val="la-Latn" w:eastAsia="de-DE"/>
        </w:rPr>
        <w:t>veniunt</w:t>
      </w:r>
      <w:r w:rsidR="00D9225B"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ut nullus eos debeat recipere sine dimissoria episcopi sui</w:t>
      </w:r>
      <w:r w:rsidR="008E2A6B" w:rsidRPr="007A06F5">
        <w:rPr>
          <w:rFonts w:ascii="Times New Roman" w:eastAsia="Times New Roman" w:hAnsi="Times New Roman" w:cs="Times New Roman"/>
          <w:sz w:val="24"/>
          <w:szCs w:val="24"/>
          <w:highlight w:val="green"/>
          <w:lang w:val="la-Latn" w:eastAsia="de-DE"/>
        </w:rPr>
        <w:t xml:space="preserve">. </w:t>
      </w:r>
    </w:p>
    <w:p w14:paraId="2A0C7993" w14:textId="191569AE" w:rsidR="00552876" w:rsidRPr="007A06F5" w:rsidRDefault="0072613B"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episcopis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abbatibus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comitibus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seu vassis dominicis vel</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reliquis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homi</w:t>
      </w:r>
      <w:r w:rsidR="00552876" w:rsidRPr="007A06F5">
        <w:rPr>
          <w:rFonts w:ascii="Times New Roman" w:eastAsia="Times New Roman" w:hAnsi="Times New Roman" w:cs="Times New Roman"/>
          <w:sz w:val="24"/>
          <w:szCs w:val="24"/>
          <w:highlight w:val="green"/>
          <w:lang w:val="la-Latn" w:eastAsia="de-DE"/>
        </w:rPr>
        <w:t>nibus qui ad palatium veniunt aut inde vadunt vel ubicumque per regnum nostrum / pergunt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ut non praesumant ipsi nec homines eorum alicui homini suam causam tollere nec suum laboratum</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in tantum si non comparaverint aut ipse homo eis per suam spontaneam voluntatem non dederit</w:t>
      </w:r>
      <w:r w:rsidR="008E2A6B"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 quando hibernum tempus fuerit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nullus debeat </w:t>
      </w:r>
      <w:r w:rsidR="00552876" w:rsidRPr="007A06F5">
        <w:rPr>
          <w:rFonts w:ascii="Times New Roman" w:eastAsia="Times New Roman" w:hAnsi="Times New Roman" w:cs="Times New Roman"/>
          <w:sz w:val="24"/>
          <w:szCs w:val="24"/>
          <w:highlight w:val="green"/>
          <w:lang w:val="la-Latn" w:eastAsia="de-DE"/>
        </w:rPr>
        <w:t>mansionem vetare ad ipsos iterantes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in tantum quod ipsi iniuste nullam causam tollant</w:t>
      </w:r>
      <w:r w:rsidR="008E2A6B"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 si aliquis hoc facere praesumpserit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tam seniores quam et vassalli</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 ipse homo ibidem ad eos proclamaverit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tunc volumus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ut presentaliter ille homo qui hoc malum fecit hoc quod ad ipsum hominem tulit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ei secundum suam legem emendet</w:t>
      </w:r>
      <w:r w:rsidR="008E2A6B"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si hoc evenit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quod ipsa causa ibidem secundum legem presentaliter emendata non fuerit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 ad palatium exinde proclamatio devenerit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tunc volumus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ut ipse qui hoc malum fecit contra ipsum hominem qui proclamavit suam legem emendet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et ad palatium</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nostrum bannum componat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pro</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eo quod super nostrum bannum hoc facere ausus fuit</w:t>
      </w:r>
      <w:r w:rsidR="008E2A6B" w:rsidRPr="007A06F5">
        <w:rPr>
          <w:rFonts w:ascii="Times New Roman" w:eastAsia="Times New Roman" w:hAnsi="Times New Roman" w:cs="Times New Roman"/>
          <w:sz w:val="24"/>
          <w:szCs w:val="24"/>
          <w:highlight w:val="green"/>
          <w:lang w:val="la-Latn" w:eastAsia="de-DE"/>
        </w:rPr>
        <w:t xml:space="preserve">. </w:t>
      </w:r>
    </w:p>
    <w:p w14:paraId="69AAB0EC" w14:textId="625B0C9C"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Stetit nobis de illos homines qui hic intra Italia eorum seniores dimittunt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nullus eos debeat recipere in vassatico sine comeatu</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senioris sui</w:t>
      </w:r>
      <w:r w:rsidR="00360346" w:rsidRPr="007A06F5">
        <w:rPr>
          <w:rFonts w:ascii="Times New Roman" w:eastAsia="Times New Roman" w:hAnsi="Times New Roman" w:cs="Times New Roman"/>
          <w:sz w:val="24"/>
          <w:szCs w:val="24"/>
          <w:highlight w:val="green"/>
          <w:lang w:val="la-Latn" w:eastAsia="de-DE"/>
        </w:rPr>
        <w:t xml:space="preserve">, </w:t>
      </w:r>
      <w:r w:rsidR="0072613B" w:rsidRPr="007A06F5">
        <w:rPr>
          <w:rFonts w:ascii="Times New Roman" w:eastAsia="Times New Roman" w:hAnsi="Times New Roman" w:cs="Times New Roman"/>
          <w:sz w:val="24"/>
          <w:szCs w:val="24"/>
          <w:highlight w:val="green"/>
          <w:lang w:val="la-Latn" w:eastAsia="de-DE"/>
        </w:rPr>
        <w:t>antequam sciat vera</w:t>
      </w:r>
      <w:r w:rsidRPr="007A06F5">
        <w:rPr>
          <w:rFonts w:ascii="Times New Roman" w:eastAsia="Times New Roman" w:hAnsi="Times New Roman" w:cs="Times New Roman"/>
          <w:sz w:val="24"/>
          <w:szCs w:val="24"/>
          <w:highlight w:val="green"/>
          <w:lang w:val="la-Latn" w:eastAsia="de-DE"/>
        </w:rPr>
        <w:t>citer</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pro qua causa aut culpa ipse suum seniorem dimisit</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ille homo qui eum recipere voluerit et ipsum secum habuerit debeat eum in nostra presentia presentare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aut ipse aut missus suus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intra quadraginta noctes postquam ipse homo ad eum venerit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nos intra Italia sumus</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si nos intra Italia non fuerimus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tunc postquam in Dei nomine fuerimus reversi ipse intra quadraginta noctes eum in nostra presentia debeat presentare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 supra diximus</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si quis super hoc facere presumpserit et sic non adimpleverit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exinde bannum nostrum ad partem nostram conponat</w:t>
      </w:r>
      <w:r w:rsidR="008E2A6B" w:rsidRPr="007A06F5">
        <w:rPr>
          <w:rFonts w:ascii="Times New Roman" w:eastAsia="Times New Roman" w:hAnsi="Times New Roman" w:cs="Times New Roman"/>
          <w:sz w:val="24"/>
          <w:szCs w:val="24"/>
          <w:highlight w:val="green"/>
          <w:lang w:val="la-Latn" w:eastAsia="de-DE"/>
        </w:rPr>
        <w:t xml:space="preserve">. </w:t>
      </w:r>
    </w:p>
    <w:p w14:paraId="69C81153" w14:textId="0630D0F7" w:rsidR="00552876" w:rsidRPr="007A06F5" w:rsidRDefault="0072613B"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Stetit</w:t>
      </w:r>
      <w:r w:rsidR="00552876" w:rsidRPr="007A06F5">
        <w:rPr>
          <w:rFonts w:ascii="Times New Roman" w:eastAsia="Times New Roman" w:hAnsi="Times New Roman" w:cs="Times New Roman"/>
          <w:sz w:val="24"/>
          <w:szCs w:val="24"/>
          <w:highlight w:val="green"/>
          <w:lang w:val="la-Latn" w:eastAsia="de-DE"/>
        </w:rPr>
        <w:t xml:space="preserve"> nobis de hominibus libellariis</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ut nullus comis nec iuniores eorum eos amplius non distringant nec inquietent</w:t>
      </w:r>
      <w:r w:rsidR="00360346" w:rsidRPr="007A06F5">
        <w:rPr>
          <w:rFonts w:ascii="Times New Roman" w:eastAsia="Times New Roman" w:hAnsi="Times New Roman" w:cs="Times New Roman"/>
          <w:sz w:val="24"/>
          <w:szCs w:val="24"/>
          <w:highlight w:val="green"/>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nisi sicut a t</w:t>
      </w:r>
      <w:r w:rsidRPr="007A06F5">
        <w:rPr>
          <w:rFonts w:ascii="Times New Roman" w:eastAsia="Times New Roman" w:hAnsi="Times New Roman" w:cs="Times New Roman"/>
          <w:sz w:val="24"/>
          <w:szCs w:val="24"/>
          <w:highlight w:val="green"/>
          <w:lang w:val="la-Latn" w:eastAsia="de-DE"/>
        </w:rPr>
        <w:t xml:space="preserve">empore Langobardorum eorum fuit </w:t>
      </w:r>
      <w:r w:rsidR="00552876" w:rsidRPr="007A06F5">
        <w:rPr>
          <w:rFonts w:ascii="Times New Roman" w:eastAsia="Times New Roman" w:hAnsi="Times New Roman" w:cs="Times New Roman"/>
          <w:sz w:val="24"/>
          <w:szCs w:val="24"/>
          <w:highlight w:val="green"/>
          <w:lang w:val="la-Latn" w:eastAsia="de-DE"/>
        </w:rPr>
        <w:t>consuetudo</w:t>
      </w:r>
      <w:r w:rsidR="008E2A6B" w:rsidRPr="007A06F5">
        <w:rPr>
          <w:rFonts w:ascii="Times New Roman" w:eastAsia="Times New Roman" w:hAnsi="Times New Roman" w:cs="Times New Roman"/>
          <w:sz w:val="24"/>
          <w:szCs w:val="24"/>
          <w:highlight w:val="green"/>
          <w:lang w:val="la-Latn" w:eastAsia="de-DE"/>
        </w:rPr>
        <w:t xml:space="preserve">. </w:t>
      </w:r>
    </w:p>
    <w:p w14:paraId="1A6C6451" w14:textId="344547D1"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Placuit nobis de ecclesiis baptismalibus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ut in </w:t>
      </w:r>
      <w:r w:rsidR="0072613B" w:rsidRPr="007A06F5">
        <w:rPr>
          <w:rFonts w:ascii="Times New Roman" w:eastAsia="Times New Roman" w:hAnsi="Times New Roman" w:cs="Times New Roman"/>
          <w:sz w:val="24"/>
          <w:szCs w:val="24"/>
          <w:highlight w:val="green"/>
          <w:lang w:val="la-Latn" w:eastAsia="de-DE"/>
        </w:rPr>
        <w:t>omnibus ita debeant esse ordi</w:t>
      </w:r>
      <w:r w:rsidRPr="007A06F5">
        <w:rPr>
          <w:rFonts w:ascii="Times New Roman" w:eastAsia="Times New Roman" w:hAnsi="Times New Roman" w:cs="Times New Roman"/>
          <w:sz w:val="24"/>
          <w:szCs w:val="24"/>
          <w:highlight w:val="green"/>
          <w:lang w:val="la-Latn" w:eastAsia="de-DE"/>
        </w:rPr>
        <w:t>nate et conservate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quomodo domnus Karolus rex demand</w:t>
      </w:r>
      <w:r w:rsidR="0072613B" w:rsidRPr="007A06F5">
        <w:rPr>
          <w:rFonts w:ascii="Times New Roman" w:eastAsia="Times New Roman" w:hAnsi="Times New Roman" w:cs="Times New Roman"/>
          <w:sz w:val="24"/>
          <w:szCs w:val="24"/>
          <w:highlight w:val="green"/>
          <w:lang w:val="la-Latn" w:eastAsia="de-DE"/>
        </w:rPr>
        <w:t>avit et in suo capitulare con</w:t>
      </w:r>
      <w:r w:rsidRPr="007A06F5">
        <w:rPr>
          <w:rFonts w:ascii="Times New Roman" w:eastAsia="Times New Roman" w:hAnsi="Times New Roman" w:cs="Times New Roman"/>
          <w:sz w:val="24"/>
          <w:szCs w:val="24"/>
          <w:highlight w:val="green"/>
          <w:lang w:val="la-Latn" w:eastAsia="de-DE"/>
        </w:rPr>
        <w:t>tinet</w:t>
      </w:r>
      <w:r w:rsidR="0072613B" w:rsidRPr="007A06F5">
        <w:rPr>
          <w:rFonts w:ascii="Times New Roman" w:eastAsia="Times New Roman" w:hAnsi="Times New Roman" w:cs="Times New Roman"/>
          <w:sz w:val="24"/>
          <w:szCs w:val="24"/>
          <w:highlight w:val="green"/>
          <w:lang w:val="la-Latn" w:eastAsia="de-DE"/>
        </w:rPr>
        <w:t>.</w:t>
      </w:r>
    </w:p>
    <w:p w14:paraId="050A0488" w14:textId="56CCEC83"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Et hoc instituimus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emunitates a iamdict</w:t>
      </w:r>
      <w:r w:rsidR="0072613B" w:rsidRPr="007A06F5">
        <w:rPr>
          <w:rFonts w:ascii="Times New Roman" w:eastAsia="Times New Roman" w:hAnsi="Times New Roman" w:cs="Times New Roman"/>
          <w:sz w:val="24"/>
          <w:szCs w:val="24"/>
          <w:highlight w:val="green"/>
          <w:lang w:val="la-Latn" w:eastAsia="de-DE"/>
        </w:rPr>
        <w:t>o domno nostro firmatae in omni</w:t>
      </w:r>
      <w:r w:rsidRPr="007A06F5">
        <w:rPr>
          <w:rFonts w:ascii="Times New Roman" w:eastAsia="Times New Roman" w:hAnsi="Times New Roman" w:cs="Times New Roman"/>
          <w:sz w:val="24"/>
          <w:szCs w:val="24"/>
          <w:highlight w:val="green"/>
          <w:lang w:val="la-Latn" w:eastAsia="de-DE"/>
        </w:rPr>
        <w:t>bus sic conservatae esse debeant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 est iussio ip</w:t>
      </w:r>
      <w:r w:rsidR="0072613B" w:rsidRPr="007A06F5">
        <w:rPr>
          <w:rFonts w:ascii="Times New Roman" w:eastAsia="Times New Roman" w:hAnsi="Times New Roman" w:cs="Times New Roman"/>
          <w:sz w:val="24"/>
          <w:szCs w:val="24"/>
          <w:highlight w:val="green"/>
          <w:lang w:val="la-Latn" w:eastAsia="de-DE"/>
        </w:rPr>
        <w:t>sius domni nostri Karoli regis</w:t>
      </w:r>
      <w:r w:rsidR="008E2A6B" w:rsidRPr="007A06F5">
        <w:rPr>
          <w:rFonts w:ascii="Times New Roman" w:eastAsia="Times New Roman" w:hAnsi="Times New Roman" w:cs="Times New Roman"/>
          <w:sz w:val="24"/>
          <w:szCs w:val="24"/>
          <w:highlight w:val="green"/>
          <w:lang w:val="la-Latn" w:eastAsia="de-DE"/>
        </w:rPr>
        <w:t xml:space="preserve">. </w:t>
      </w:r>
    </w:p>
    <w:p w14:paraId="5BB03EA1" w14:textId="406E33CD"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Consideravimus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vias et portoras vel po</w:t>
      </w:r>
      <w:r w:rsidR="0072613B" w:rsidRPr="007A06F5">
        <w:rPr>
          <w:rFonts w:ascii="Times New Roman" w:eastAsia="Times New Roman" w:hAnsi="Times New Roman" w:cs="Times New Roman"/>
          <w:sz w:val="24"/>
          <w:szCs w:val="24"/>
          <w:highlight w:val="green"/>
          <w:lang w:val="la-Latn" w:eastAsia="de-DE"/>
        </w:rPr>
        <w:t>ntes infra regnum nostrum in om</w:t>
      </w:r>
      <w:r w:rsidRPr="007A06F5">
        <w:rPr>
          <w:rFonts w:ascii="Times New Roman" w:eastAsia="Times New Roman" w:hAnsi="Times New Roman" w:cs="Times New Roman"/>
          <w:sz w:val="24"/>
          <w:szCs w:val="24"/>
          <w:highlight w:val="green"/>
          <w:lang w:val="la-Latn" w:eastAsia="de-DE"/>
        </w:rPr>
        <w:t>nibus pleniter emendate esse debeant per illa</w:t>
      </w:r>
      <w:r w:rsidR="00637C99" w:rsidRPr="007A06F5">
        <w:rPr>
          <w:rFonts w:ascii="Times New Roman" w:eastAsia="Times New Roman" w:hAnsi="Times New Roman" w:cs="Times New Roman"/>
          <w:sz w:val="24"/>
          <w:szCs w:val="24"/>
          <w:highlight w:val="green"/>
          <w:lang w:val="la-Latn" w:eastAsia="de-DE"/>
        </w:rPr>
        <w:t xml:space="preserve"> loca ubi antea semper fuerunt</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nam per alia loca super ipsa flumina nullatenus portoras esse debeant</w:t>
      </w:r>
      <w:r w:rsidR="008E2A6B" w:rsidRPr="007A06F5">
        <w:rPr>
          <w:rFonts w:ascii="Times New Roman" w:eastAsia="Times New Roman" w:hAnsi="Times New Roman" w:cs="Times New Roman"/>
          <w:sz w:val="24"/>
          <w:szCs w:val="24"/>
          <w:highlight w:val="green"/>
          <w:lang w:val="la-Latn" w:eastAsia="de-DE"/>
        </w:rPr>
        <w:t xml:space="preserve">. </w:t>
      </w:r>
    </w:p>
    <w:p w14:paraId="08845E65" w14:textId="6B94DE37"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Placuit nobis de illis feminis quarum mariti in Francia esse videntur</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missi nostri per regnum nostrum hoc debeant inquirere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 eorum iustitias sic pleniter habeant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 fuit iussio domni nostri q</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an non</w:t>
      </w:r>
      <w:r w:rsidR="00D9225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qui sic habuerit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bene</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sin autem</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tunc volumus ut ipsi missi nostri cum</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ipso comite in cuius est ministerio</w:t>
      </w:r>
      <w:r w:rsidR="00360346" w:rsidRPr="007A06F5">
        <w:rPr>
          <w:rFonts w:ascii="Times New Roman" w:eastAsia="Times New Roman" w:hAnsi="Times New Roman" w:cs="Times New Roman"/>
          <w:sz w:val="24"/>
          <w:szCs w:val="24"/>
          <w:highlight w:val="green"/>
          <w:lang w:val="la-Latn" w:eastAsia="de-DE"/>
        </w:rPr>
        <w:t xml:space="preserve"> </w:t>
      </w:r>
      <w:r w:rsidR="00637C99" w:rsidRPr="007A06F5">
        <w:rPr>
          <w:rFonts w:ascii="Times New Roman" w:eastAsia="Times New Roman" w:hAnsi="Times New Roman" w:cs="Times New Roman"/>
          <w:sz w:val="24"/>
          <w:szCs w:val="24"/>
          <w:highlight w:val="green"/>
          <w:lang w:val="la-Latn" w:eastAsia="de-DE"/>
        </w:rPr>
        <w:t>ita con</w:t>
      </w:r>
      <w:r w:rsidRPr="007A06F5">
        <w:rPr>
          <w:rFonts w:ascii="Times New Roman" w:eastAsia="Times New Roman" w:hAnsi="Times New Roman" w:cs="Times New Roman"/>
          <w:sz w:val="24"/>
          <w:szCs w:val="24"/>
          <w:highlight w:val="green"/>
          <w:lang w:val="la-Latn" w:eastAsia="de-DE"/>
        </w:rPr>
        <w:t>pleant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sicut domnus noster demandavit</w:t>
      </w:r>
      <w:r w:rsidR="008E2A6B" w:rsidRPr="007A06F5">
        <w:rPr>
          <w:rFonts w:ascii="Times New Roman" w:eastAsia="Times New Roman" w:hAnsi="Times New Roman" w:cs="Times New Roman"/>
          <w:sz w:val="24"/>
          <w:szCs w:val="24"/>
          <w:highlight w:val="green"/>
          <w:lang w:val="la-Latn" w:eastAsia="de-DE"/>
        </w:rPr>
        <w:t xml:space="preserve">. </w:t>
      </w:r>
    </w:p>
    <w:p w14:paraId="591EE4FC" w14:textId="6566EBC0" w:rsidR="00552876" w:rsidRPr="007A06F5" w:rsidRDefault="00552876" w:rsidP="00E64B6F">
      <w:pPr>
        <w:pStyle w:val="Odstavecseseznamem"/>
        <w:numPr>
          <w:ilvl w:val="0"/>
          <w:numId w:val="51"/>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Stetit nobis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missos nostros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unum monachum et alium</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capellanum</w:t>
      </w:r>
      <w:r w:rsidR="00360346" w:rsidRPr="007A06F5">
        <w:rPr>
          <w:rFonts w:ascii="Times New Roman" w:eastAsia="Times New Roman" w:hAnsi="Times New Roman" w:cs="Times New Roman"/>
          <w:sz w:val="24"/>
          <w:szCs w:val="24"/>
          <w:highlight w:val="green"/>
          <w:lang w:val="la-Latn" w:eastAsia="de-DE"/>
        </w:rPr>
        <w:t xml:space="preserve">, </w:t>
      </w:r>
      <w:r w:rsidR="00637C99" w:rsidRPr="007A06F5">
        <w:rPr>
          <w:rFonts w:ascii="Times New Roman" w:eastAsia="Times New Roman" w:hAnsi="Times New Roman" w:cs="Times New Roman"/>
          <w:sz w:val="24"/>
          <w:szCs w:val="24"/>
          <w:highlight w:val="green"/>
          <w:lang w:val="la-Latn" w:eastAsia="de-DE"/>
        </w:rPr>
        <w:t>di</w:t>
      </w:r>
      <w:r w:rsidRPr="007A06F5">
        <w:rPr>
          <w:rFonts w:ascii="Times New Roman" w:eastAsia="Times New Roman" w:hAnsi="Times New Roman" w:cs="Times New Roman"/>
          <w:sz w:val="24"/>
          <w:szCs w:val="24"/>
          <w:highlight w:val="green"/>
          <w:lang w:val="la-Latn" w:eastAsia="de-DE"/>
        </w:rPr>
        <w:t>rexerimus infra regnum nostrum previdendum et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inquirendum</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per monasteria virorum et puellarum que sub sancta regula vivere debent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quomodo est eorum habitatio vel qualis est vita aut conversatio eorum</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et quomodo unumquemque monasterium de res habere videtur</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unde vivere possit</w:t>
      </w:r>
      <w:r w:rsidR="008E2A6B" w:rsidRPr="007A06F5">
        <w:rPr>
          <w:rFonts w:ascii="Times New Roman" w:eastAsia="Times New Roman" w:hAnsi="Times New Roman" w:cs="Times New Roman"/>
          <w:sz w:val="24"/>
          <w:szCs w:val="24"/>
          <w:highlight w:val="green"/>
          <w:lang w:val="la-Latn" w:eastAsia="de-DE"/>
        </w:rPr>
        <w:t xml:space="preserve">. </w:t>
      </w:r>
    </w:p>
    <w:p w14:paraId="386EFF6A" w14:textId="77777777" w:rsidR="00B30D9F" w:rsidRPr="007A06F5" w:rsidRDefault="00B30D9F" w:rsidP="00B30D9F">
      <w:pPr>
        <w:pStyle w:val="Odstavecseseznamem"/>
        <w:spacing w:before="100" w:beforeAutospacing="1" w:after="100" w:afterAutospacing="1" w:line="240" w:lineRule="auto"/>
        <w:rPr>
          <w:rFonts w:ascii="Times New Roman" w:eastAsia="Times New Roman" w:hAnsi="Times New Roman" w:cs="Times New Roman"/>
          <w:sz w:val="24"/>
          <w:szCs w:val="24"/>
          <w:lang w:val="la-Latn" w:eastAsia="de-DE"/>
        </w:rPr>
      </w:pPr>
    </w:p>
    <w:p w14:paraId="03D8A3C5" w14:textId="0E81B5BF" w:rsidR="00B30D9F" w:rsidRPr="007A06F5" w:rsidRDefault="00B30D9F" w:rsidP="00B30D9F">
      <w:pPr>
        <w:pStyle w:val="Odstavecseseznamem"/>
        <w:spacing w:before="100" w:beforeAutospacing="1" w:after="100" w:afterAutospacing="1" w:line="240" w:lineRule="auto"/>
        <w:rPr>
          <w:rFonts w:ascii="Times New Roman" w:eastAsia="Times New Roman" w:hAnsi="Times New Roman" w:cs="Times New Roman"/>
          <w:color w:val="FF0000"/>
          <w:sz w:val="24"/>
          <w:szCs w:val="24"/>
          <w:lang w:val="la-Latn" w:eastAsia="de-DE"/>
        </w:rPr>
      </w:pPr>
      <w:r w:rsidRPr="007A06F5">
        <w:rPr>
          <w:rFonts w:ascii="Times New Roman" w:eastAsia="Times New Roman" w:hAnsi="Times New Roman" w:cs="Times New Roman"/>
          <w:color w:val="FF0000"/>
          <w:sz w:val="24"/>
          <w:szCs w:val="24"/>
          <w:lang w:val="la-Latn" w:eastAsia="de-DE"/>
        </w:rPr>
        <w:t>De Capitulario quod constitit in Papio Pipinus</w:t>
      </w:r>
    </w:p>
    <w:p w14:paraId="097F8D00" w14:textId="0DF23DC6" w:rsidR="00552876" w:rsidRPr="007A06F5" w:rsidRDefault="00552876" w:rsidP="00E64B6F">
      <w:pPr>
        <w:pStyle w:val="Normlnweb"/>
        <w:numPr>
          <w:ilvl w:val="0"/>
          <w:numId w:val="51"/>
        </w:numPr>
        <w:rPr>
          <w:lang w:val="la-Latn"/>
        </w:rPr>
      </w:pPr>
      <w:r w:rsidRPr="007A06F5">
        <w:rPr>
          <w:color w:val="FF0000"/>
          <w:lang w:val="la-Latn"/>
        </w:rPr>
        <w:lastRenderedPageBreak/>
        <w:t>P</w:t>
      </w:r>
      <w:r w:rsidRPr="007A06F5">
        <w:rPr>
          <w:lang w:val="la-Latn"/>
        </w:rPr>
        <w:t>lacuit nobis</w:t>
      </w:r>
      <w:r w:rsidR="00360346" w:rsidRPr="007A06F5">
        <w:rPr>
          <w:lang w:val="la-Latn"/>
        </w:rPr>
        <w:t xml:space="preserve">, </w:t>
      </w:r>
      <w:r w:rsidRPr="007A06F5">
        <w:rPr>
          <w:lang w:val="la-Latn"/>
        </w:rPr>
        <w:t>ut nullus comis nec iuniore</w:t>
      </w:r>
      <w:r w:rsidR="00B30D9F" w:rsidRPr="007A06F5">
        <w:rPr>
          <w:lang w:val="la-Latn"/>
        </w:rPr>
        <w:t>s eorum nullatenus presumat ali</w:t>
      </w:r>
      <w:r w:rsidRPr="007A06F5">
        <w:rPr>
          <w:lang w:val="la-Latn"/>
        </w:rPr>
        <w:t>cui homini sua testimonia tollere aut</w:t>
      </w:r>
      <w:r w:rsidR="00360346" w:rsidRPr="007A06F5">
        <w:rPr>
          <w:lang w:val="la-Latn"/>
        </w:rPr>
        <w:t xml:space="preserve"> </w:t>
      </w:r>
      <w:r w:rsidR="00B30D9F" w:rsidRPr="007A06F5">
        <w:rPr>
          <w:lang w:val="la-Latn"/>
        </w:rPr>
        <w:t>abstrahere</w:t>
      </w:r>
      <w:r w:rsidR="00360346" w:rsidRPr="007A06F5">
        <w:rPr>
          <w:lang w:val="la-Latn"/>
        </w:rPr>
        <w:t xml:space="preserve">, </w:t>
      </w:r>
      <w:r w:rsidRPr="007A06F5">
        <w:rPr>
          <w:lang w:val="la-Latn"/>
        </w:rPr>
        <w:t xml:space="preserve">nisi permittantur </w:t>
      </w:r>
      <w:commentRangeStart w:id="415"/>
      <w:r w:rsidRPr="007A06F5">
        <w:rPr>
          <w:lang w:val="la-Latn"/>
        </w:rPr>
        <w:t xml:space="preserve">ei ipsa testimonia </w:t>
      </w:r>
      <w:commentRangeEnd w:id="415"/>
      <w:r w:rsidR="00B30D9F" w:rsidRPr="007A06F5">
        <w:rPr>
          <w:rStyle w:val="Odkaznakoment"/>
          <w:rFonts w:asciiTheme="minorHAnsi" w:eastAsiaTheme="minorHAnsi" w:hAnsiTheme="minorHAnsi" w:cstheme="minorBidi"/>
          <w:lang w:val="la-Latn" w:eastAsia="en-US"/>
        </w:rPr>
        <w:commentReference w:id="415"/>
      </w:r>
      <w:r w:rsidRPr="007A06F5">
        <w:rPr>
          <w:lang w:val="la-Latn"/>
        </w:rPr>
        <w:t xml:space="preserve">/ habere </w:t>
      </w:r>
      <w:ins w:id="416" w:author="David Kalhous" w:date="2018-06-29T14:04:00Z">
        <w:r w:rsidR="00B30D9F" w:rsidRPr="007A06F5">
          <w:rPr>
            <w:lang w:val="la-Latn"/>
          </w:rPr>
          <w:t xml:space="preserve">sua testimonia </w:t>
        </w:r>
      </w:ins>
      <w:r w:rsidRPr="007A06F5">
        <w:rPr>
          <w:lang w:val="la-Latn"/>
        </w:rPr>
        <w:t>qui eas potest conquirere atque rogare</w:t>
      </w:r>
      <w:r w:rsidR="008E2A6B" w:rsidRPr="007A06F5">
        <w:rPr>
          <w:lang w:val="la-Latn"/>
        </w:rPr>
        <w:t xml:space="preserve">. </w:t>
      </w:r>
      <w:r w:rsidRPr="007A06F5">
        <w:rPr>
          <w:lang w:val="la-Latn"/>
        </w:rPr>
        <w:t>Et si a</w:t>
      </w:r>
      <w:r w:rsidR="00637C99" w:rsidRPr="007A06F5">
        <w:rPr>
          <w:lang w:val="la-Latn"/>
        </w:rPr>
        <w:t>liquis contra hoc facere presum</w:t>
      </w:r>
      <w:r w:rsidRPr="007A06F5">
        <w:rPr>
          <w:lang w:val="la-Latn"/>
        </w:rPr>
        <w:t>pserit</w:t>
      </w:r>
      <w:r w:rsidR="00360346" w:rsidRPr="007A06F5">
        <w:rPr>
          <w:lang w:val="la-Latn"/>
        </w:rPr>
        <w:t xml:space="preserve">, </w:t>
      </w:r>
      <w:r w:rsidRPr="007A06F5">
        <w:rPr>
          <w:lang w:val="la-Latn"/>
        </w:rPr>
        <w:t>nostra est voluntas</w:t>
      </w:r>
      <w:r w:rsidR="00360346" w:rsidRPr="007A06F5">
        <w:rPr>
          <w:lang w:val="la-Latn"/>
        </w:rPr>
        <w:t xml:space="preserve">, </w:t>
      </w:r>
      <w:r w:rsidRPr="007A06F5">
        <w:rPr>
          <w:lang w:val="la-Latn"/>
        </w:rPr>
        <w:t>ut ipse in nostra presentia veniat et ibidem exinde talem accipiat sententiam</w:t>
      </w:r>
      <w:r w:rsidR="00360346" w:rsidRPr="007A06F5">
        <w:rPr>
          <w:lang w:val="la-Latn"/>
        </w:rPr>
        <w:t xml:space="preserve">, </w:t>
      </w:r>
      <w:r w:rsidRPr="007A06F5">
        <w:rPr>
          <w:lang w:val="la-Latn"/>
        </w:rPr>
        <w:t>quomodo nostra fuerit voluntas ad iudicandum</w:t>
      </w:r>
      <w:r w:rsidR="008E2A6B" w:rsidRPr="007A06F5">
        <w:rPr>
          <w:lang w:val="la-Latn"/>
        </w:rPr>
        <w:t xml:space="preserve">. </w:t>
      </w:r>
    </w:p>
    <w:p w14:paraId="5A0B36FF" w14:textId="07244DDB" w:rsidR="00552876" w:rsidRPr="007A06F5" w:rsidRDefault="00552876" w:rsidP="00E64B6F">
      <w:pPr>
        <w:pStyle w:val="Normlnweb"/>
        <w:numPr>
          <w:ilvl w:val="0"/>
          <w:numId w:val="51"/>
        </w:numPr>
        <w:rPr>
          <w:highlight w:val="green"/>
          <w:lang w:val="la-Latn"/>
          <w:rPrChange w:id="417" w:author="David Kalhous" w:date="2018-06-29T14:05:00Z">
            <w:rPr>
              <w:lang w:val="la-Latn"/>
            </w:rPr>
          </w:rPrChange>
        </w:rPr>
      </w:pPr>
      <w:r w:rsidRPr="007A06F5">
        <w:rPr>
          <w:highlight w:val="green"/>
          <w:lang w:val="la-Latn"/>
          <w:rPrChange w:id="418" w:author="David Kalhous" w:date="2018-06-29T14:05:00Z">
            <w:rPr>
              <w:lang w:val="la-Latn"/>
            </w:rPr>
          </w:rPrChange>
        </w:rPr>
        <w:t>Stetit nobis de illos liberos Langobardos</w:t>
      </w:r>
      <w:r w:rsidR="00360346" w:rsidRPr="007A06F5">
        <w:rPr>
          <w:highlight w:val="green"/>
          <w:lang w:val="la-Latn"/>
          <w:rPrChange w:id="419" w:author="David Kalhous" w:date="2018-06-29T14:05:00Z">
            <w:rPr>
              <w:lang w:val="la-Latn"/>
            </w:rPr>
          </w:rPrChange>
        </w:rPr>
        <w:t xml:space="preserve">, </w:t>
      </w:r>
      <w:r w:rsidR="00637C99" w:rsidRPr="007A06F5">
        <w:rPr>
          <w:highlight w:val="green"/>
          <w:lang w:val="la-Latn"/>
          <w:rPrChange w:id="420" w:author="David Kalhous" w:date="2018-06-29T14:05:00Z">
            <w:rPr>
              <w:lang w:val="la-Latn"/>
            </w:rPr>
          </w:rPrChange>
        </w:rPr>
        <w:t>ut licentiam habeant se commen</w:t>
      </w:r>
      <w:r w:rsidRPr="007A06F5">
        <w:rPr>
          <w:highlight w:val="green"/>
          <w:lang w:val="la-Latn"/>
          <w:rPrChange w:id="421" w:author="David Kalhous" w:date="2018-06-29T14:05:00Z">
            <w:rPr>
              <w:lang w:val="la-Latn"/>
            </w:rPr>
          </w:rPrChange>
        </w:rPr>
        <w:t>dandi ubi</w:t>
      </w:r>
      <w:r w:rsidR="00360346" w:rsidRPr="007A06F5">
        <w:rPr>
          <w:highlight w:val="green"/>
          <w:lang w:val="la-Latn"/>
          <w:rPrChange w:id="422" w:author="David Kalhous" w:date="2018-06-29T14:05:00Z">
            <w:rPr>
              <w:lang w:val="la-Latn"/>
            </w:rPr>
          </w:rPrChange>
        </w:rPr>
        <w:t xml:space="preserve"> </w:t>
      </w:r>
      <w:r w:rsidR="00637C99" w:rsidRPr="007A06F5">
        <w:rPr>
          <w:highlight w:val="green"/>
          <w:lang w:val="la-Latn"/>
          <w:rPrChange w:id="423" w:author="David Kalhous" w:date="2018-06-29T14:05:00Z">
            <w:rPr>
              <w:lang w:val="la-Latn"/>
            </w:rPr>
          </w:rPrChange>
        </w:rPr>
        <w:t>voluerint</w:t>
      </w:r>
      <w:r w:rsidR="00360346" w:rsidRPr="007A06F5">
        <w:rPr>
          <w:highlight w:val="green"/>
          <w:lang w:val="la-Latn"/>
          <w:rPrChange w:id="424" w:author="David Kalhous" w:date="2018-06-29T14:05:00Z">
            <w:rPr>
              <w:lang w:val="la-Latn"/>
            </w:rPr>
          </w:rPrChange>
        </w:rPr>
        <w:t xml:space="preserve">, </w:t>
      </w:r>
      <w:r w:rsidRPr="007A06F5">
        <w:rPr>
          <w:highlight w:val="green"/>
          <w:lang w:val="la-Latn"/>
          <w:rPrChange w:id="425" w:author="David Kalhous" w:date="2018-06-29T14:05:00Z">
            <w:rPr>
              <w:lang w:val="la-Latn"/>
            </w:rPr>
          </w:rPrChange>
        </w:rPr>
        <w:t>si</w:t>
      </w:r>
      <w:r w:rsidR="00D9225B" w:rsidRPr="007A06F5">
        <w:rPr>
          <w:highlight w:val="green"/>
          <w:lang w:val="la-Latn"/>
          <w:rPrChange w:id="426" w:author="David Kalhous" w:date="2018-06-29T14:05:00Z">
            <w:rPr>
              <w:lang w:val="la-Latn"/>
            </w:rPr>
          </w:rPrChange>
        </w:rPr>
        <w:t xml:space="preserve"> </w:t>
      </w:r>
      <w:r w:rsidR="00637C99" w:rsidRPr="007A06F5">
        <w:rPr>
          <w:highlight w:val="green"/>
          <w:lang w:val="la-Latn"/>
          <w:rPrChange w:id="427" w:author="David Kalhous" w:date="2018-06-29T14:05:00Z">
            <w:rPr>
              <w:lang w:val="la-Latn"/>
            </w:rPr>
          </w:rPrChange>
        </w:rPr>
        <w:t>commendatus non est</w:t>
      </w:r>
      <w:r w:rsidR="00360346" w:rsidRPr="007A06F5">
        <w:rPr>
          <w:highlight w:val="green"/>
          <w:lang w:val="la-Latn"/>
          <w:rPrChange w:id="428" w:author="David Kalhous" w:date="2018-06-29T14:05:00Z">
            <w:rPr>
              <w:lang w:val="la-Latn"/>
            </w:rPr>
          </w:rPrChange>
        </w:rPr>
        <w:t xml:space="preserve">, </w:t>
      </w:r>
      <w:r w:rsidR="00637C99" w:rsidRPr="007A06F5">
        <w:rPr>
          <w:highlight w:val="green"/>
          <w:lang w:val="la-Latn"/>
          <w:rPrChange w:id="429" w:author="David Kalhous" w:date="2018-06-29T14:05:00Z">
            <w:rPr>
              <w:lang w:val="la-Latn"/>
            </w:rPr>
          </w:rPrChange>
        </w:rPr>
        <w:t>sicut a tempore Langobardorum</w:t>
      </w:r>
      <w:r w:rsidR="00637C99" w:rsidRPr="007A06F5">
        <w:rPr>
          <w:highlight w:val="green"/>
          <w:lang w:val="la-Latn"/>
          <w:rPrChange w:id="430" w:author="David Kalhous" w:date="2018-06-29T14:05:00Z">
            <w:rPr>
              <w:lang w:val="cs-CZ"/>
            </w:rPr>
          </w:rPrChange>
        </w:rPr>
        <w:t xml:space="preserve"> </w:t>
      </w:r>
      <w:r w:rsidRPr="007A06F5">
        <w:rPr>
          <w:highlight w:val="green"/>
          <w:lang w:val="la-Latn"/>
          <w:rPrChange w:id="431" w:author="David Kalhous" w:date="2018-06-29T14:05:00Z">
            <w:rPr>
              <w:lang w:val="la-Latn"/>
            </w:rPr>
          </w:rPrChange>
        </w:rPr>
        <w:t>fecerunt</w:t>
      </w:r>
      <w:r w:rsidR="00360346" w:rsidRPr="007A06F5">
        <w:rPr>
          <w:highlight w:val="green"/>
          <w:lang w:val="la-Latn"/>
          <w:rPrChange w:id="432" w:author="David Kalhous" w:date="2018-06-29T14:05:00Z">
            <w:rPr>
              <w:lang w:val="la-Latn"/>
            </w:rPr>
          </w:rPrChange>
        </w:rPr>
        <w:t xml:space="preserve">, </w:t>
      </w:r>
      <w:r w:rsidRPr="007A06F5">
        <w:rPr>
          <w:highlight w:val="green"/>
          <w:lang w:val="la-Latn"/>
          <w:rPrChange w:id="433" w:author="David Kalhous" w:date="2018-06-29T14:05:00Z">
            <w:rPr>
              <w:lang w:val="la-Latn"/>
            </w:rPr>
          </w:rPrChange>
        </w:rPr>
        <w:t>in</w:t>
      </w:r>
      <w:r w:rsidR="00360346" w:rsidRPr="007A06F5">
        <w:rPr>
          <w:highlight w:val="green"/>
          <w:lang w:val="la-Latn"/>
          <w:rPrChange w:id="434" w:author="David Kalhous" w:date="2018-06-29T14:05:00Z">
            <w:rPr>
              <w:lang w:val="la-Latn"/>
            </w:rPr>
          </w:rPrChange>
        </w:rPr>
        <w:t xml:space="preserve"> </w:t>
      </w:r>
      <w:r w:rsidR="00637C99" w:rsidRPr="007A06F5">
        <w:rPr>
          <w:highlight w:val="green"/>
          <w:lang w:val="la-Latn"/>
          <w:rPrChange w:id="435" w:author="David Kalhous" w:date="2018-06-29T14:05:00Z">
            <w:rPr>
              <w:lang w:val="la-Latn"/>
            </w:rPr>
          </w:rPrChange>
        </w:rPr>
        <w:t xml:space="preserve">tantum ut </w:t>
      </w:r>
      <w:r w:rsidRPr="007A06F5">
        <w:rPr>
          <w:highlight w:val="green"/>
          <w:lang w:val="la-Latn"/>
          <w:rPrChange w:id="436" w:author="David Kalhous" w:date="2018-06-29T14:05:00Z">
            <w:rPr>
              <w:lang w:val="la-Latn"/>
            </w:rPr>
          </w:rPrChange>
        </w:rPr>
        <w:t>suo comiti faciat rationabiliter quod debet</w:t>
      </w:r>
      <w:r w:rsidR="008E2A6B" w:rsidRPr="007A06F5">
        <w:rPr>
          <w:highlight w:val="green"/>
          <w:lang w:val="la-Latn"/>
          <w:rPrChange w:id="437" w:author="David Kalhous" w:date="2018-06-29T14:05:00Z">
            <w:rPr>
              <w:lang w:val="la-Latn"/>
            </w:rPr>
          </w:rPrChange>
        </w:rPr>
        <w:t xml:space="preserve">. </w:t>
      </w:r>
    </w:p>
    <w:p w14:paraId="5FB333DD" w14:textId="16CB7798" w:rsidR="00552876" w:rsidRPr="007A06F5" w:rsidRDefault="00552876" w:rsidP="00E64B6F">
      <w:pPr>
        <w:pStyle w:val="Normlnweb"/>
        <w:numPr>
          <w:ilvl w:val="0"/>
          <w:numId w:val="51"/>
        </w:numPr>
        <w:rPr>
          <w:highlight w:val="green"/>
          <w:lang w:val="la-Latn"/>
          <w:rPrChange w:id="438" w:author="David Kalhous" w:date="2018-06-29T14:05:00Z">
            <w:rPr>
              <w:lang w:val="la-Latn"/>
            </w:rPr>
          </w:rPrChange>
        </w:rPr>
      </w:pPr>
      <w:r w:rsidRPr="007A06F5">
        <w:rPr>
          <w:highlight w:val="green"/>
          <w:lang w:val="la-Latn"/>
          <w:rPrChange w:id="439" w:author="David Kalhous" w:date="2018-06-29T14:05:00Z">
            <w:rPr>
              <w:lang w:val="la-Latn"/>
            </w:rPr>
          </w:rPrChange>
        </w:rPr>
        <w:t>Ut nullus alteri presumat res suas aut alia causa sine iudicium tollere aut invadere</w:t>
      </w:r>
      <w:r w:rsidR="008E2A6B" w:rsidRPr="007A06F5">
        <w:rPr>
          <w:highlight w:val="green"/>
          <w:lang w:val="la-Latn"/>
          <w:rPrChange w:id="440" w:author="David Kalhous" w:date="2018-06-29T14:05:00Z">
            <w:rPr>
              <w:lang w:val="la-Latn"/>
            </w:rPr>
          </w:rPrChange>
        </w:rPr>
        <w:t xml:space="preserve">; </w:t>
      </w:r>
      <w:r w:rsidRPr="007A06F5">
        <w:rPr>
          <w:highlight w:val="green"/>
          <w:lang w:val="la-Latn"/>
          <w:rPrChange w:id="441" w:author="David Kalhous" w:date="2018-06-29T14:05:00Z">
            <w:rPr>
              <w:lang w:val="la-Latn"/>
            </w:rPr>
          </w:rPrChange>
        </w:rPr>
        <w:t>et qui hoc facere presumpserit</w:t>
      </w:r>
      <w:r w:rsidR="00360346" w:rsidRPr="007A06F5">
        <w:rPr>
          <w:highlight w:val="green"/>
          <w:lang w:val="la-Latn"/>
          <w:rPrChange w:id="442" w:author="David Kalhous" w:date="2018-06-29T14:05:00Z">
            <w:rPr>
              <w:lang w:val="la-Latn"/>
            </w:rPr>
          </w:rPrChange>
        </w:rPr>
        <w:t xml:space="preserve">, </w:t>
      </w:r>
      <w:r w:rsidRPr="007A06F5">
        <w:rPr>
          <w:highlight w:val="green"/>
          <w:lang w:val="la-Latn"/>
          <w:rPrChange w:id="443" w:author="David Kalhous" w:date="2018-06-29T14:05:00Z">
            <w:rPr>
              <w:lang w:val="la-Latn"/>
            </w:rPr>
          </w:rPrChange>
        </w:rPr>
        <w:t>ad part</w:t>
      </w:r>
      <w:r w:rsidR="00637C99" w:rsidRPr="007A06F5">
        <w:rPr>
          <w:highlight w:val="green"/>
          <w:lang w:val="la-Latn"/>
          <w:rPrChange w:id="444" w:author="David Kalhous" w:date="2018-06-29T14:05:00Z">
            <w:rPr>
              <w:lang w:val="la-Latn"/>
            </w:rPr>
          </w:rPrChange>
        </w:rPr>
        <w:t>em nostram a bannum nostrum con</w:t>
      </w:r>
      <w:r w:rsidRPr="007A06F5">
        <w:rPr>
          <w:highlight w:val="green"/>
          <w:lang w:val="la-Latn"/>
          <w:rPrChange w:id="445" w:author="David Kalhous" w:date="2018-06-29T14:05:00Z">
            <w:rPr>
              <w:lang w:val="la-Latn"/>
            </w:rPr>
          </w:rPrChange>
        </w:rPr>
        <w:t>ponat</w:t>
      </w:r>
      <w:r w:rsidR="008E2A6B" w:rsidRPr="007A06F5">
        <w:rPr>
          <w:highlight w:val="green"/>
          <w:lang w:val="la-Latn"/>
          <w:rPrChange w:id="446" w:author="David Kalhous" w:date="2018-06-29T14:05:00Z">
            <w:rPr>
              <w:lang w:val="la-Latn"/>
            </w:rPr>
          </w:rPrChange>
        </w:rPr>
        <w:t xml:space="preserve">. </w:t>
      </w:r>
    </w:p>
    <w:p w14:paraId="75736A1E" w14:textId="77777777" w:rsidR="00BA5266" w:rsidRPr="007A06F5" w:rsidRDefault="00BA5266" w:rsidP="00450DB4">
      <w:pPr>
        <w:spacing w:after="120" w:line="240" w:lineRule="auto"/>
        <w:rPr>
          <w:rFonts w:ascii="Times New Roman" w:hAnsi="Times New Roman" w:cs="Times New Roman"/>
          <w:lang w:val="la-Latn"/>
        </w:rPr>
      </w:pPr>
    </w:p>
    <w:p w14:paraId="67BB049F" w14:textId="318C90CE"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47" w:name="_Toc194615242"/>
      <w:r w:rsidRPr="007A06F5">
        <w:rPr>
          <w:rFonts w:ascii="Times New Roman" w:hAnsi="Times New Roman" w:cs="Times New Roman"/>
          <w:b/>
          <w:color w:val="000000" w:themeColor="text1"/>
          <w:sz w:val="28"/>
          <w:szCs w:val="28"/>
          <w:lang w:val="la-Latn"/>
        </w:rPr>
        <w:t>Capitulare missorum (a. 803), cc.</w:t>
      </w:r>
      <w:r w:rsidR="00E55DD3" w:rsidRPr="007A06F5">
        <w:rPr>
          <w:rFonts w:ascii="Times New Roman" w:hAnsi="Times New Roman" w:cs="Times New Roman"/>
          <w:b/>
          <w:color w:val="000000" w:themeColor="text1"/>
          <w:sz w:val="28"/>
          <w:szCs w:val="28"/>
          <w:lang w:val="la-Latn"/>
        </w:rPr>
        <w:t xml:space="preserve"> </w:t>
      </w:r>
      <w:r w:rsidRPr="007A06F5">
        <w:rPr>
          <w:rFonts w:ascii="Times New Roman" w:hAnsi="Times New Roman" w:cs="Times New Roman"/>
          <w:b/>
          <w:color w:val="000000" w:themeColor="text1"/>
          <w:sz w:val="28"/>
          <w:szCs w:val="28"/>
          <w:lang w:val="la-Latn"/>
        </w:rPr>
        <w:t xml:space="preserve">(radiert) und 19, </w:t>
      </w:r>
      <w:r w:rsidR="00BA5266" w:rsidRPr="007A06F5">
        <w:rPr>
          <w:rFonts w:ascii="Times New Roman" w:hAnsi="Times New Roman" w:cs="Times New Roman"/>
          <w:b/>
          <w:color w:val="000000" w:themeColor="text1"/>
          <w:sz w:val="28"/>
          <w:szCs w:val="28"/>
          <w:lang w:val="la-Latn"/>
        </w:rPr>
        <w:t>310r</w:t>
      </w:r>
      <w:bookmarkEnd w:id="447"/>
    </w:p>
    <w:p w14:paraId="0CAD2E31" w14:textId="10D9A1E6"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Capitulare missorum (a. 803),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(radiert) und 19: De canibus qui in dextero armo (im Film nicht zu lesen) - in ipsis capitulis faciant (MGH Capit. 1, Nr. 40, S. 116 Z. 12-16).</w:t>
      </w:r>
    </w:p>
    <w:p w14:paraId="08CA4C79" w14:textId="08999056" w:rsidR="00552876" w:rsidRPr="007A06F5" w:rsidRDefault="009F5B3A" w:rsidP="00637C99">
      <w:pPr>
        <w:pStyle w:val="Normlnweb"/>
        <w:spacing w:before="0" w:beforeAutospacing="0" w:after="120" w:afterAutospacing="0"/>
        <w:ind w:left="720"/>
        <w:rPr>
          <w:highlight w:val="green"/>
          <w:lang w:val="la-Latn"/>
        </w:rPr>
      </w:pPr>
      <w:r w:rsidRPr="007A06F5">
        <w:rPr>
          <w:highlight w:val="green"/>
          <w:lang w:val="la-Latn"/>
        </w:rPr>
        <w:t>De causis admonendis</w:t>
      </w:r>
      <w:r w:rsidR="008E2A6B" w:rsidRPr="007A06F5">
        <w:rPr>
          <w:highlight w:val="green"/>
          <w:lang w:val="la-Latn"/>
        </w:rPr>
        <w:t xml:space="preserve">. </w:t>
      </w:r>
    </w:p>
    <w:p w14:paraId="7E7E99E1" w14:textId="58853E51"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ecclesiis emendandis</w:t>
      </w:r>
      <w:r w:rsidR="00360346" w:rsidRPr="007A06F5">
        <w:rPr>
          <w:highlight w:val="green"/>
          <w:lang w:val="la-Latn"/>
        </w:rPr>
        <w:t xml:space="preserve">, </w:t>
      </w:r>
      <w:r w:rsidRPr="007A06F5">
        <w:rPr>
          <w:highlight w:val="green"/>
          <w:lang w:val="la-Latn"/>
        </w:rPr>
        <w:t>et</w:t>
      </w:r>
      <w:r w:rsidR="00360346" w:rsidRPr="007A06F5">
        <w:rPr>
          <w:highlight w:val="green"/>
          <w:lang w:val="la-Latn"/>
        </w:rPr>
        <w:t xml:space="preserve"> </w:t>
      </w:r>
      <w:r w:rsidRPr="007A06F5">
        <w:rPr>
          <w:highlight w:val="green"/>
          <w:lang w:val="la-Latn"/>
        </w:rPr>
        <w:t>ubi in unum locum plures sunt quam necesse sit</w:t>
      </w:r>
      <w:r w:rsidR="00360346" w:rsidRPr="007A06F5">
        <w:rPr>
          <w:highlight w:val="green"/>
          <w:lang w:val="la-Latn"/>
        </w:rPr>
        <w:t xml:space="preserve">, </w:t>
      </w:r>
      <w:r w:rsidRPr="007A06F5">
        <w:rPr>
          <w:highlight w:val="green"/>
          <w:lang w:val="la-Latn"/>
        </w:rPr>
        <w:t>ut destruantur quae necessaria non sunt</w:t>
      </w:r>
      <w:r w:rsidR="00360346" w:rsidRPr="007A06F5">
        <w:rPr>
          <w:highlight w:val="green"/>
          <w:lang w:val="la-Latn"/>
        </w:rPr>
        <w:t xml:space="preserve">, </w:t>
      </w:r>
      <w:r w:rsidRPr="007A06F5">
        <w:rPr>
          <w:highlight w:val="green"/>
          <w:lang w:val="la-Latn"/>
        </w:rPr>
        <w:t>et alia conserventur</w:t>
      </w:r>
      <w:r w:rsidR="008E2A6B" w:rsidRPr="007A06F5">
        <w:rPr>
          <w:highlight w:val="green"/>
          <w:lang w:val="la-Latn"/>
        </w:rPr>
        <w:t xml:space="preserve">. </w:t>
      </w:r>
    </w:p>
    <w:p w14:paraId="5A2465EB" w14:textId="20D3558B"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presbyteri non ordinentur priusquam examinentur</w:t>
      </w:r>
      <w:r w:rsidR="008E2A6B" w:rsidRPr="007A06F5">
        <w:rPr>
          <w:highlight w:val="green"/>
          <w:lang w:val="la-Latn"/>
        </w:rPr>
        <w:t xml:space="preserve">. </w:t>
      </w:r>
      <w:r w:rsidR="00637C99" w:rsidRPr="007A06F5">
        <w:rPr>
          <w:highlight w:val="green"/>
          <w:lang w:val="la-Latn"/>
        </w:rPr>
        <w:t>Et ut excommunica</w:t>
      </w:r>
      <w:r w:rsidRPr="007A06F5">
        <w:rPr>
          <w:highlight w:val="green"/>
          <w:lang w:val="la-Latn"/>
        </w:rPr>
        <w:t>tiones</w:t>
      </w:r>
      <w:r w:rsidR="00360346" w:rsidRPr="007A06F5">
        <w:rPr>
          <w:highlight w:val="green"/>
          <w:lang w:val="la-Latn"/>
        </w:rPr>
        <w:t xml:space="preserve"> </w:t>
      </w:r>
      <w:r w:rsidRPr="007A06F5">
        <w:rPr>
          <w:highlight w:val="green"/>
          <w:lang w:val="la-Latn"/>
        </w:rPr>
        <w:t>passim et sine causa non fiant</w:t>
      </w:r>
      <w:r w:rsidR="008E2A6B" w:rsidRPr="007A06F5">
        <w:rPr>
          <w:highlight w:val="green"/>
          <w:lang w:val="la-Latn"/>
        </w:rPr>
        <w:t xml:space="preserve">. </w:t>
      </w:r>
    </w:p>
    <w:p w14:paraId="2190DC9F" w14:textId="34823BE6"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missi nostri scabinios</w:t>
      </w:r>
      <w:r w:rsidR="00360346" w:rsidRPr="007A06F5">
        <w:rPr>
          <w:highlight w:val="green"/>
          <w:lang w:val="la-Latn"/>
        </w:rPr>
        <w:t xml:space="preserve">, </w:t>
      </w:r>
      <w:r w:rsidR="009F5B3A" w:rsidRPr="007A06F5">
        <w:rPr>
          <w:highlight w:val="green"/>
          <w:lang w:val="la-Latn"/>
        </w:rPr>
        <w:t>advocatos</w:t>
      </w:r>
      <w:r w:rsidR="00360346" w:rsidRPr="007A06F5">
        <w:rPr>
          <w:highlight w:val="green"/>
          <w:lang w:val="la-Latn"/>
        </w:rPr>
        <w:t xml:space="preserve">, </w:t>
      </w:r>
      <w:r w:rsidRPr="007A06F5">
        <w:rPr>
          <w:highlight w:val="green"/>
          <w:lang w:val="la-Latn"/>
        </w:rPr>
        <w:t xml:space="preserve">notarios per singula loca elegant et eorum </w:t>
      </w:r>
      <w:r w:rsidR="00637C99" w:rsidRPr="007A06F5">
        <w:rPr>
          <w:highlight w:val="green"/>
          <w:lang w:val="la-Latn"/>
        </w:rPr>
        <w:t xml:space="preserve"> </w:t>
      </w:r>
      <w:r w:rsidRPr="007A06F5">
        <w:rPr>
          <w:highlight w:val="green"/>
          <w:lang w:val="la-Latn"/>
        </w:rPr>
        <w:t>nomina</w:t>
      </w:r>
      <w:r w:rsidR="00360346" w:rsidRPr="007A06F5">
        <w:rPr>
          <w:highlight w:val="green"/>
          <w:lang w:val="la-Latn"/>
        </w:rPr>
        <w:t xml:space="preserve">, </w:t>
      </w:r>
      <w:r w:rsidRPr="007A06F5">
        <w:rPr>
          <w:highlight w:val="green"/>
          <w:lang w:val="la-Latn"/>
        </w:rPr>
        <w:t>quando reversi fuerint</w:t>
      </w:r>
      <w:r w:rsidR="00360346" w:rsidRPr="007A06F5">
        <w:rPr>
          <w:highlight w:val="green"/>
          <w:lang w:val="la-Latn"/>
        </w:rPr>
        <w:t xml:space="preserve">, </w:t>
      </w:r>
      <w:r w:rsidRPr="007A06F5">
        <w:rPr>
          <w:highlight w:val="green"/>
          <w:lang w:val="la-Latn"/>
        </w:rPr>
        <w:t>secum scripta deferant</w:t>
      </w:r>
      <w:r w:rsidR="008E2A6B" w:rsidRPr="007A06F5">
        <w:rPr>
          <w:highlight w:val="green"/>
          <w:lang w:val="la-Latn"/>
        </w:rPr>
        <w:t xml:space="preserve">. </w:t>
      </w:r>
    </w:p>
    <w:p w14:paraId="598CE348" w14:textId="16D182B6"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his q</w:t>
      </w:r>
      <w:r w:rsidR="00A678D5" w:rsidRPr="007A06F5">
        <w:rPr>
          <w:highlight w:val="green"/>
          <w:lang w:val="la-Latn"/>
        </w:rPr>
        <w:t>ui legem servare contempserint</w:t>
      </w:r>
      <w:r w:rsidR="00360346" w:rsidRPr="007A06F5">
        <w:rPr>
          <w:highlight w:val="green"/>
          <w:lang w:val="la-Latn"/>
        </w:rPr>
        <w:t xml:space="preserve">, </w:t>
      </w:r>
      <w:r w:rsidRPr="007A06F5">
        <w:rPr>
          <w:highlight w:val="green"/>
          <w:lang w:val="la-Latn"/>
        </w:rPr>
        <w:t xml:space="preserve">ut per fideiussores ad praesentiam </w:t>
      </w:r>
      <w:r w:rsidR="00A678D5" w:rsidRPr="007A06F5">
        <w:rPr>
          <w:highlight w:val="green"/>
          <w:lang w:val="la-Latn"/>
        </w:rPr>
        <w:t>regis deducantur</w:t>
      </w:r>
      <w:r w:rsidR="008E2A6B" w:rsidRPr="007A06F5">
        <w:rPr>
          <w:highlight w:val="green"/>
          <w:lang w:val="la-Latn"/>
        </w:rPr>
        <w:t xml:space="preserve">. </w:t>
      </w:r>
    </w:p>
    <w:p w14:paraId="0CF8221E" w14:textId="3159AB7C"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illi qui haribannum solvere debent coniectum faciant ad haribannatorem</w:t>
      </w:r>
      <w:r w:rsidR="008E2A6B" w:rsidRPr="007A06F5">
        <w:rPr>
          <w:highlight w:val="green"/>
          <w:lang w:val="la-Latn"/>
        </w:rPr>
        <w:t xml:space="preserve">. </w:t>
      </w:r>
    </w:p>
    <w:p w14:paraId="3BF24DB4" w14:textId="58147037"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fugitivis ac peregrinis</w:t>
      </w:r>
      <w:r w:rsidR="00360346" w:rsidRPr="007A06F5">
        <w:rPr>
          <w:highlight w:val="green"/>
          <w:lang w:val="la-Latn"/>
        </w:rPr>
        <w:t xml:space="preserve">, </w:t>
      </w:r>
      <w:r w:rsidRPr="007A06F5">
        <w:rPr>
          <w:highlight w:val="green"/>
          <w:lang w:val="la-Latn"/>
        </w:rPr>
        <w:t>ut distringantur</w:t>
      </w:r>
      <w:r w:rsidR="00360346" w:rsidRPr="007A06F5">
        <w:rPr>
          <w:highlight w:val="green"/>
          <w:lang w:val="la-Latn"/>
        </w:rPr>
        <w:t xml:space="preserve">, </w:t>
      </w:r>
      <w:r w:rsidR="009F5B3A" w:rsidRPr="007A06F5">
        <w:rPr>
          <w:highlight w:val="green"/>
          <w:lang w:val="la-Latn"/>
        </w:rPr>
        <w:t xml:space="preserve">ut scire possimus qui sint aut </w:t>
      </w:r>
      <w:r w:rsidRPr="007A06F5">
        <w:rPr>
          <w:highlight w:val="green"/>
          <w:lang w:val="la-Latn"/>
        </w:rPr>
        <w:t>unde venerint</w:t>
      </w:r>
      <w:r w:rsidR="008E2A6B" w:rsidRPr="007A06F5">
        <w:rPr>
          <w:highlight w:val="green"/>
          <w:lang w:val="la-Latn"/>
        </w:rPr>
        <w:t xml:space="preserve">. </w:t>
      </w:r>
    </w:p>
    <w:p w14:paraId="599BBDD8" w14:textId="2321C25A"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bauga</w:t>
      </w:r>
      <w:r w:rsidR="00360346" w:rsidRPr="007A06F5">
        <w:rPr>
          <w:highlight w:val="green"/>
          <w:lang w:val="la-Latn"/>
        </w:rPr>
        <w:t xml:space="preserve"> </w:t>
      </w:r>
      <w:r w:rsidRPr="007A06F5">
        <w:rPr>
          <w:highlight w:val="green"/>
          <w:lang w:val="la-Latn"/>
        </w:rPr>
        <w:t>et brunias</w:t>
      </w:r>
      <w:r w:rsidR="00360346" w:rsidRPr="007A06F5">
        <w:rPr>
          <w:highlight w:val="green"/>
          <w:lang w:val="la-Latn"/>
        </w:rPr>
        <w:t xml:space="preserve"> </w:t>
      </w:r>
      <w:r w:rsidRPr="007A06F5">
        <w:rPr>
          <w:highlight w:val="green"/>
          <w:lang w:val="la-Latn"/>
        </w:rPr>
        <w:t>non dentur negotiatoribus</w:t>
      </w:r>
      <w:r w:rsidR="008E2A6B" w:rsidRPr="007A06F5">
        <w:rPr>
          <w:highlight w:val="green"/>
          <w:lang w:val="la-Latn"/>
        </w:rPr>
        <w:t xml:space="preserve">. </w:t>
      </w:r>
    </w:p>
    <w:p w14:paraId="46CEDDF0" w14:textId="6129BE66"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mensuris</w:t>
      </w:r>
      <w:r w:rsidR="00360346" w:rsidRPr="007A06F5">
        <w:rPr>
          <w:highlight w:val="green"/>
          <w:lang w:val="la-Latn"/>
        </w:rPr>
        <w:t xml:space="preserve">, </w:t>
      </w:r>
      <w:r w:rsidRPr="007A06F5">
        <w:rPr>
          <w:highlight w:val="green"/>
          <w:lang w:val="la-Latn"/>
        </w:rPr>
        <w:t>ut secundum iussionem nostram</w:t>
      </w:r>
      <w:r w:rsidR="00360346" w:rsidRPr="007A06F5">
        <w:rPr>
          <w:highlight w:val="green"/>
          <w:lang w:val="la-Latn"/>
        </w:rPr>
        <w:t xml:space="preserve"> </w:t>
      </w:r>
      <w:r w:rsidRPr="007A06F5">
        <w:rPr>
          <w:highlight w:val="green"/>
          <w:lang w:val="la-Latn"/>
        </w:rPr>
        <w:t>aequales fiant</w:t>
      </w:r>
      <w:r w:rsidR="008E2A6B" w:rsidRPr="007A06F5">
        <w:rPr>
          <w:highlight w:val="green"/>
          <w:lang w:val="la-Latn"/>
        </w:rPr>
        <w:t xml:space="preserve">. </w:t>
      </w:r>
    </w:p>
    <w:p w14:paraId="09250B32" w14:textId="197A48BE"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non mittantur testimonia super vestitura</w:t>
      </w:r>
      <w:r w:rsidR="00360346" w:rsidRPr="007A06F5">
        <w:rPr>
          <w:highlight w:val="green"/>
          <w:lang w:val="la-Latn"/>
        </w:rPr>
        <w:t xml:space="preserve"> </w:t>
      </w:r>
      <w:r w:rsidRPr="007A06F5">
        <w:rPr>
          <w:highlight w:val="green"/>
          <w:lang w:val="la-Latn"/>
        </w:rPr>
        <w:t>domni Pippini regis</w:t>
      </w:r>
      <w:r w:rsidR="008E2A6B" w:rsidRPr="007A06F5">
        <w:rPr>
          <w:highlight w:val="green"/>
          <w:lang w:val="la-Latn"/>
        </w:rPr>
        <w:t xml:space="preserve">. </w:t>
      </w:r>
    </w:p>
    <w:p w14:paraId="6D2B29D2" w14:textId="034553E7"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nec colonus nec fiscalinus foras</w:t>
      </w:r>
      <w:r w:rsidR="00360346" w:rsidRPr="007A06F5">
        <w:rPr>
          <w:highlight w:val="green"/>
          <w:lang w:val="la-Latn"/>
        </w:rPr>
        <w:t xml:space="preserve"> </w:t>
      </w:r>
      <w:r w:rsidRPr="007A06F5">
        <w:rPr>
          <w:highlight w:val="green"/>
          <w:lang w:val="la-Latn"/>
        </w:rPr>
        <w:t>mitio</w:t>
      </w:r>
      <w:r w:rsidR="00360346" w:rsidRPr="007A06F5">
        <w:rPr>
          <w:highlight w:val="green"/>
          <w:lang w:val="la-Latn"/>
        </w:rPr>
        <w:t xml:space="preserve"> </w:t>
      </w:r>
      <w:r w:rsidRPr="007A06F5">
        <w:rPr>
          <w:highlight w:val="green"/>
          <w:lang w:val="la-Latn"/>
        </w:rPr>
        <w:t>possint aliubi traditiones facere</w:t>
      </w:r>
      <w:r w:rsidR="008E2A6B" w:rsidRPr="007A06F5">
        <w:rPr>
          <w:highlight w:val="green"/>
          <w:lang w:val="la-Latn"/>
        </w:rPr>
        <w:t xml:space="preserve">. </w:t>
      </w:r>
    </w:p>
    <w:p w14:paraId="2BF04105" w14:textId="15B08536"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nullus praesumat hominem in iuditio mittere sine</w:t>
      </w:r>
      <w:r w:rsidR="00360346" w:rsidRPr="007A06F5">
        <w:rPr>
          <w:highlight w:val="green"/>
          <w:lang w:val="la-Latn"/>
        </w:rPr>
        <w:t xml:space="preserve"> </w:t>
      </w:r>
      <w:r w:rsidR="00A678D5" w:rsidRPr="007A06F5">
        <w:rPr>
          <w:highlight w:val="green"/>
          <w:lang w:val="la-Latn"/>
        </w:rPr>
        <w:t>causa</w:t>
      </w:r>
      <w:r w:rsidR="00360346" w:rsidRPr="007A06F5">
        <w:rPr>
          <w:highlight w:val="green"/>
          <w:lang w:val="la-Latn"/>
        </w:rPr>
        <w:t xml:space="preserve">, </w:t>
      </w:r>
      <w:r w:rsidRPr="007A06F5">
        <w:rPr>
          <w:highlight w:val="green"/>
          <w:lang w:val="la-Latn"/>
        </w:rPr>
        <w:t>nisi iudicatum fiat</w:t>
      </w:r>
      <w:r w:rsidR="008E2A6B" w:rsidRPr="007A06F5">
        <w:rPr>
          <w:highlight w:val="green"/>
          <w:lang w:val="la-Latn"/>
        </w:rPr>
        <w:t xml:space="preserve">. </w:t>
      </w:r>
      <w:r w:rsidRPr="007A06F5">
        <w:rPr>
          <w:highlight w:val="green"/>
          <w:lang w:val="la-Latn"/>
        </w:rPr>
        <w:t>/</w:t>
      </w:r>
    </w:p>
    <w:p w14:paraId="65B6719B" w14:textId="2FF31641"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liber homo</w:t>
      </w:r>
      <w:r w:rsidR="00360346" w:rsidRPr="007A06F5">
        <w:rPr>
          <w:highlight w:val="green"/>
          <w:lang w:val="la-Latn"/>
        </w:rPr>
        <w:t xml:space="preserve">, </w:t>
      </w:r>
      <w:r w:rsidRPr="007A06F5">
        <w:rPr>
          <w:highlight w:val="green"/>
          <w:lang w:val="la-Latn"/>
        </w:rPr>
        <w:t>qui in monasterio regulari comam deposuerit</w:t>
      </w:r>
      <w:r w:rsidR="009F5B3A" w:rsidRPr="007A06F5">
        <w:rPr>
          <w:highlight w:val="green"/>
          <w:lang w:val="la-Latn"/>
        </w:rPr>
        <w:t xml:space="preserve"> et res suas ibi</w:t>
      </w:r>
      <w:r w:rsidRPr="007A06F5">
        <w:rPr>
          <w:highlight w:val="green"/>
          <w:lang w:val="la-Latn"/>
        </w:rPr>
        <w:t>dem delegaverit</w:t>
      </w:r>
      <w:r w:rsidR="00360346" w:rsidRPr="007A06F5">
        <w:rPr>
          <w:highlight w:val="green"/>
          <w:lang w:val="la-Latn"/>
        </w:rPr>
        <w:t xml:space="preserve">, </w:t>
      </w:r>
      <w:r w:rsidRPr="007A06F5">
        <w:rPr>
          <w:highlight w:val="green"/>
          <w:lang w:val="la-Latn"/>
        </w:rPr>
        <w:t>promissionem factam secundum regulam firmiter teneat</w:t>
      </w:r>
      <w:r w:rsidR="008E2A6B" w:rsidRPr="007A06F5">
        <w:rPr>
          <w:highlight w:val="green"/>
          <w:lang w:val="la-Latn"/>
        </w:rPr>
        <w:t xml:space="preserve">. </w:t>
      </w:r>
    </w:p>
    <w:p w14:paraId="4571C239" w14:textId="1BA9777C"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omnia quae wadiare</w:t>
      </w:r>
      <w:r w:rsidR="00360346" w:rsidRPr="007A06F5">
        <w:rPr>
          <w:highlight w:val="green"/>
          <w:lang w:val="la-Latn"/>
        </w:rPr>
        <w:t xml:space="preserve"> </w:t>
      </w:r>
      <w:r w:rsidRPr="007A06F5">
        <w:rPr>
          <w:highlight w:val="green"/>
          <w:lang w:val="la-Latn"/>
        </w:rPr>
        <w:t>debent</w:t>
      </w:r>
      <w:r w:rsidR="00360346" w:rsidRPr="007A06F5">
        <w:rPr>
          <w:highlight w:val="green"/>
          <w:lang w:val="la-Latn"/>
        </w:rPr>
        <w:t xml:space="preserve">, </w:t>
      </w:r>
      <w:r w:rsidRPr="007A06F5">
        <w:rPr>
          <w:highlight w:val="green"/>
          <w:lang w:val="la-Latn"/>
        </w:rPr>
        <w:t>iuxta quod in lege continet</w:t>
      </w:r>
      <w:r w:rsidR="00360346" w:rsidRPr="007A06F5">
        <w:rPr>
          <w:highlight w:val="green"/>
          <w:lang w:val="la-Latn"/>
        </w:rPr>
        <w:t xml:space="preserve">, </w:t>
      </w:r>
      <w:r w:rsidR="009F5B3A" w:rsidRPr="007A06F5">
        <w:rPr>
          <w:highlight w:val="green"/>
          <w:lang w:val="la-Latn"/>
        </w:rPr>
        <w:t>pleniter secun</w:t>
      </w:r>
      <w:r w:rsidRPr="007A06F5">
        <w:rPr>
          <w:highlight w:val="green"/>
          <w:lang w:val="la-Latn"/>
        </w:rPr>
        <w:t>d</w:t>
      </w:r>
      <w:r w:rsidR="00A678D5" w:rsidRPr="007A06F5">
        <w:rPr>
          <w:highlight w:val="green"/>
          <w:lang w:val="la-Latn"/>
        </w:rPr>
        <w:t>um ipsam legem rewadiata fiant</w:t>
      </w:r>
      <w:r w:rsidR="008E2A6B" w:rsidRPr="007A06F5">
        <w:rPr>
          <w:highlight w:val="green"/>
          <w:lang w:val="la-Latn"/>
        </w:rPr>
        <w:t xml:space="preserve">; </w:t>
      </w:r>
      <w:r w:rsidRPr="007A06F5">
        <w:rPr>
          <w:highlight w:val="green"/>
          <w:lang w:val="la-Latn"/>
        </w:rPr>
        <w:t>et in postmodum</w:t>
      </w:r>
      <w:r w:rsidR="009F5B3A" w:rsidRPr="007A06F5">
        <w:rPr>
          <w:highlight w:val="green"/>
          <w:lang w:val="la-Latn"/>
        </w:rPr>
        <w:t xml:space="preserve"> vel domnus rex vel ille cuius </w:t>
      </w:r>
      <w:r w:rsidRPr="007A06F5">
        <w:rPr>
          <w:highlight w:val="green"/>
          <w:lang w:val="la-Latn"/>
        </w:rPr>
        <w:t>causa est iuxta quod ei placuerit misericordiam faciat</w:t>
      </w:r>
      <w:r w:rsidR="008E2A6B" w:rsidRPr="007A06F5">
        <w:rPr>
          <w:highlight w:val="green"/>
          <w:lang w:val="la-Latn"/>
        </w:rPr>
        <w:t xml:space="preserve">. </w:t>
      </w:r>
    </w:p>
    <w:p w14:paraId="3834CBBD" w14:textId="4F59888B"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episcopis</w:t>
      </w:r>
      <w:r w:rsidR="00360346" w:rsidRPr="007A06F5">
        <w:rPr>
          <w:highlight w:val="green"/>
          <w:lang w:val="la-Latn"/>
        </w:rPr>
        <w:t xml:space="preserve">, </w:t>
      </w:r>
      <w:r w:rsidRPr="007A06F5">
        <w:rPr>
          <w:highlight w:val="green"/>
          <w:lang w:val="la-Latn"/>
        </w:rPr>
        <w:t>abbatibus</w:t>
      </w:r>
      <w:r w:rsidR="00360346" w:rsidRPr="007A06F5">
        <w:rPr>
          <w:highlight w:val="green"/>
          <w:lang w:val="la-Latn"/>
        </w:rPr>
        <w:t xml:space="preserve">, </w:t>
      </w:r>
      <w:r w:rsidRPr="007A06F5">
        <w:rPr>
          <w:highlight w:val="green"/>
          <w:lang w:val="la-Latn"/>
        </w:rPr>
        <w:t>comitibus qui ad placitum</w:t>
      </w:r>
      <w:r w:rsidR="00360346" w:rsidRPr="007A06F5">
        <w:rPr>
          <w:highlight w:val="green"/>
          <w:lang w:val="la-Latn"/>
        </w:rPr>
        <w:t xml:space="preserve"> </w:t>
      </w:r>
      <w:r w:rsidR="00A678D5" w:rsidRPr="007A06F5">
        <w:rPr>
          <w:highlight w:val="green"/>
          <w:lang w:val="la-Latn"/>
        </w:rPr>
        <w:t>nostrum non venerunt</w:t>
      </w:r>
      <w:r w:rsidR="008E2A6B" w:rsidRPr="007A06F5">
        <w:rPr>
          <w:highlight w:val="green"/>
          <w:lang w:val="la-Latn"/>
        </w:rPr>
        <w:t xml:space="preserve">. </w:t>
      </w:r>
    </w:p>
    <w:p w14:paraId="270ED23E" w14:textId="38D814B0"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nullus ebrius suam causam in mallo pos</w:t>
      </w:r>
      <w:r w:rsidR="009F5B3A" w:rsidRPr="007A06F5">
        <w:rPr>
          <w:highlight w:val="green"/>
          <w:lang w:val="la-Latn"/>
        </w:rPr>
        <w:t xml:space="preserve">sit conquirere nec testimonium </w:t>
      </w:r>
      <w:r w:rsidRPr="007A06F5">
        <w:rPr>
          <w:highlight w:val="green"/>
          <w:lang w:val="la-Latn"/>
        </w:rPr>
        <w:t>dicere</w:t>
      </w:r>
      <w:r w:rsidR="008E2A6B" w:rsidRPr="007A06F5">
        <w:rPr>
          <w:highlight w:val="green"/>
          <w:lang w:val="la-Latn"/>
        </w:rPr>
        <w:t xml:space="preserve">; </w:t>
      </w:r>
      <w:r w:rsidRPr="007A06F5">
        <w:rPr>
          <w:highlight w:val="green"/>
          <w:lang w:val="la-Latn"/>
        </w:rPr>
        <w:t>nec placitum comis habeat nisi ieiunus</w:t>
      </w:r>
      <w:r w:rsidR="008E2A6B" w:rsidRPr="007A06F5">
        <w:rPr>
          <w:highlight w:val="green"/>
          <w:lang w:val="la-Latn"/>
        </w:rPr>
        <w:t xml:space="preserve">. </w:t>
      </w:r>
    </w:p>
    <w:p w14:paraId="7EA45170" w14:textId="549E75C2"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nemini liceat alium cogere ad bibendum</w:t>
      </w:r>
      <w:r w:rsidR="008E2A6B" w:rsidRPr="007A06F5">
        <w:rPr>
          <w:highlight w:val="green"/>
          <w:lang w:val="la-Latn"/>
        </w:rPr>
        <w:t xml:space="preserve">. </w:t>
      </w:r>
    </w:p>
    <w:p w14:paraId="0CA1331A" w14:textId="5E187ACD"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lastRenderedPageBreak/>
        <w:t>De missis nostris discurrentibus vel caeteris hominibus propter</w:t>
      </w:r>
      <w:r w:rsidR="00360346" w:rsidRPr="007A06F5">
        <w:rPr>
          <w:highlight w:val="green"/>
          <w:lang w:val="la-Latn"/>
        </w:rPr>
        <w:t xml:space="preserve"> </w:t>
      </w:r>
      <w:r w:rsidR="009F5B3A" w:rsidRPr="007A06F5">
        <w:rPr>
          <w:highlight w:val="green"/>
          <w:lang w:val="la-Latn"/>
        </w:rPr>
        <w:t xml:space="preserve">utilitatem </w:t>
      </w:r>
      <w:r w:rsidRPr="007A06F5">
        <w:rPr>
          <w:highlight w:val="green"/>
          <w:lang w:val="la-Latn"/>
        </w:rPr>
        <w:t>nostram iter agentibus</w:t>
      </w:r>
      <w:r w:rsidR="00360346" w:rsidRPr="007A06F5">
        <w:rPr>
          <w:highlight w:val="green"/>
          <w:lang w:val="la-Latn"/>
        </w:rPr>
        <w:t xml:space="preserve">, </w:t>
      </w:r>
      <w:r w:rsidRPr="007A06F5">
        <w:rPr>
          <w:highlight w:val="green"/>
          <w:lang w:val="la-Latn"/>
        </w:rPr>
        <w:t>ut nullus mansionem contradicere praesumat</w:t>
      </w:r>
      <w:r w:rsidR="008E2A6B" w:rsidRPr="007A06F5">
        <w:rPr>
          <w:highlight w:val="green"/>
          <w:lang w:val="la-Latn"/>
        </w:rPr>
        <w:t xml:space="preserve">. </w:t>
      </w:r>
    </w:p>
    <w:p w14:paraId="609522B1" w14:textId="6C2BF6D1" w:rsidR="00552876" w:rsidRPr="007A06F5" w:rsidRDefault="00552876" w:rsidP="00E64B6F">
      <w:pPr>
        <w:pStyle w:val="Normlnweb"/>
        <w:numPr>
          <w:ilvl w:val="0"/>
          <w:numId w:val="50"/>
        </w:numPr>
        <w:spacing w:before="0" w:beforeAutospacing="0" w:after="120" w:afterAutospacing="0"/>
        <w:rPr>
          <w:lang w:val="la-Latn"/>
        </w:rPr>
      </w:pPr>
      <w:r w:rsidRPr="007A06F5">
        <w:rPr>
          <w:color w:val="FF0000"/>
          <w:lang w:val="la-Latn"/>
        </w:rPr>
        <w:t>D</w:t>
      </w:r>
      <w:commentRangeStart w:id="448"/>
      <w:r w:rsidRPr="007A06F5">
        <w:rPr>
          <w:lang w:val="la-Latn"/>
        </w:rPr>
        <w:t>e canibus qui in dextro armo</w:t>
      </w:r>
      <w:r w:rsidR="00360346" w:rsidRPr="007A06F5">
        <w:rPr>
          <w:lang w:val="la-Latn"/>
        </w:rPr>
        <w:t xml:space="preserve"> </w:t>
      </w:r>
      <w:r w:rsidRPr="007A06F5">
        <w:rPr>
          <w:lang w:val="la-Latn"/>
        </w:rPr>
        <w:t>tunsi sunt</w:t>
      </w:r>
      <w:r w:rsidR="00360346" w:rsidRPr="007A06F5">
        <w:rPr>
          <w:lang w:val="la-Latn"/>
        </w:rPr>
        <w:t xml:space="preserve">, </w:t>
      </w:r>
      <w:r w:rsidRPr="007A06F5">
        <w:rPr>
          <w:lang w:val="la-Latn"/>
        </w:rPr>
        <w:t>ut ho</w:t>
      </w:r>
      <w:r w:rsidR="009F5B3A" w:rsidRPr="007A06F5">
        <w:rPr>
          <w:lang w:val="la-Latn"/>
        </w:rPr>
        <w:t xml:space="preserve">mo qui eum habuerit cum </w:t>
      </w:r>
      <w:r w:rsidRPr="007A06F5">
        <w:rPr>
          <w:lang w:val="la-Latn"/>
        </w:rPr>
        <w:t>ipse cane in praesentia regis</w:t>
      </w:r>
      <w:r w:rsidR="00360346" w:rsidRPr="007A06F5">
        <w:rPr>
          <w:lang w:val="la-Latn"/>
        </w:rPr>
        <w:t xml:space="preserve"> </w:t>
      </w:r>
      <w:r w:rsidRPr="007A06F5">
        <w:rPr>
          <w:lang w:val="la-Latn"/>
        </w:rPr>
        <w:t>veniat</w:t>
      </w:r>
      <w:r w:rsidR="008E2A6B" w:rsidRPr="007A06F5">
        <w:rPr>
          <w:lang w:val="la-Latn"/>
        </w:rPr>
        <w:t xml:space="preserve">. </w:t>
      </w:r>
      <w:commentRangeEnd w:id="448"/>
      <w:r w:rsidR="00794527" w:rsidRPr="007A06F5">
        <w:rPr>
          <w:rStyle w:val="Odkaznakoment"/>
          <w:rFonts w:asciiTheme="minorHAnsi" w:eastAsiaTheme="minorHAnsi" w:hAnsiTheme="minorHAnsi" w:cstheme="minorBidi"/>
          <w:lang w:val="la-Latn" w:eastAsia="en-US"/>
        </w:rPr>
        <w:commentReference w:id="448"/>
      </w:r>
    </w:p>
    <w:p w14:paraId="1B99D8E9" w14:textId="23A3D68F" w:rsidR="00552876" w:rsidRPr="007A06F5" w:rsidRDefault="00552876" w:rsidP="00E64B6F">
      <w:pPr>
        <w:pStyle w:val="Normlnweb"/>
        <w:numPr>
          <w:ilvl w:val="0"/>
          <w:numId w:val="50"/>
        </w:numPr>
        <w:spacing w:before="0" w:beforeAutospacing="0" w:after="120" w:afterAutospacing="0"/>
        <w:rPr>
          <w:lang w:val="la-Latn"/>
        </w:rPr>
      </w:pPr>
      <w:r w:rsidRPr="007A06F5">
        <w:rPr>
          <w:color w:val="FF0000"/>
          <w:lang w:val="la-Latn"/>
        </w:rPr>
        <w:t>U</w:t>
      </w:r>
      <w:r w:rsidRPr="007A06F5">
        <w:rPr>
          <w:lang w:val="la-Latn"/>
        </w:rPr>
        <w:t>t populus interrogetur de capitulis quae in lege noviter</w:t>
      </w:r>
      <w:r w:rsidR="00360346" w:rsidRPr="007A06F5">
        <w:rPr>
          <w:lang w:val="la-Latn"/>
        </w:rPr>
        <w:t xml:space="preserve"> </w:t>
      </w:r>
      <w:r w:rsidRPr="007A06F5">
        <w:rPr>
          <w:lang w:val="la-Latn"/>
        </w:rPr>
        <w:t>addit</w:t>
      </w:r>
      <w:r w:rsidR="00794527" w:rsidRPr="007A06F5">
        <w:rPr>
          <w:lang w:val="la-Latn"/>
        </w:rPr>
        <w:t>ę</w:t>
      </w:r>
      <w:r w:rsidR="00360346" w:rsidRPr="007A06F5">
        <w:rPr>
          <w:lang w:val="la-Latn"/>
        </w:rPr>
        <w:t xml:space="preserve"> </w:t>
      </w:r>
      <w:r w:rsidRPr="007A06F5">
        <w:rPr>
          <w:lang w:val="la-Latn"/>
        </w:rPr>
        <w:t>sunt</w:t>
      </w:r>
      <w:r w:rsidR="008E2A6B" w:rsidRPr="007A06F5">
        <w:rPr>
          <w:lang w:val="la-Latn"/>
        </w:rPr>
        <w:t xml:space="preserve">; </w:t>
      </w:r>
      <w:r w:rsidR="009F5B3A" w:rsidRPr="007A06F5">
        <w:rPr>
          <w:lang w:val="la-Latn"/>
        </w:rPr>
        <w:t xml:space="preserve">et </w:t>
      </w:r>
      <w:r w:rsidRPr="007A06F5">
        <w:rPr>
          <w:lang w:val="la-Latn"/>
        </w:rPr>
        <w:t>postquam omnes</w:t>
      </w:r>
      <w:r w:rsidR="00360346" w:rsidRPr="007A06F5">
        <w:rPr>
          <w:lang w:val="la-Latn"/>
        </w:rPr>
        <w:t xml:space="preserve"> </w:t>
      </w:r>
      <w:r w:rsidRPr="007A06F5">
        <w:rPr>
          <w:lang w:val="la-Latn"/>
        </w:rPr>
        <w:t>consenserint</w:t>
      </w:r>
      <w:r w:rsidR="00360346" w:rsidRPr="007A06F5">
        <w:rPr>
          <w:lang w:val="la-Latn"/>
        </w:rPr>
        <w:t xml:space="preserve">, </w:t>
      </w:r>
      <w:r w:rsidRPr="007A06F5">
        <w:rPr>
          <w:lang w:val="la-Latn"/>
        </w:rPr>
        <w:t>subscriptiones et manufirma</w:t>
      </w:r>
      <w:r w:rsidR="009F5B3A" w:rsidRPr="007A06F5">
        <w:rPr>
          <w:lang w:val="la-Latn"/>
        </w:rPr>
        <w:t xml:space="preserve">tiones suas in ipsis capitulis </w:t>
      </w:r>
      <w:r w:rsidRPr="007A06F5">
        <w:rPr>
          <w:lang w:val="la-Latn"/>
        </w:rPr>
        <w:t>faciant</w:t>
      </w:r>
      <w:r w:rsidR="008E2A6B" w:rsidRPr="007A06F5">
        <w:rPr>
          <w:lang w:val="la-Latn"/>
        </w:rPr>
        <w:t xml:space="preserve">. </w:t>
      </w:r>
    </w:p>
    <w:p w14:paraId="74EF169D" w14:textId="797A0AC0"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nullus ad placitum banniatur</w:t>
      </w:r>
      <w:r w:rsidR="00360346" w:rsidRPr="007A06F5">
        <w:rPr>
          <w:highlight w:val="green"/>
          <w:lang w:val="la-Latn"/>
        </w:rPr>
        <w:t xml:space="preserve">, </w:t>
      </w:r>
      <w:r w:rsidRPr="007A06F5">
        <w:rPr>
          <w:highlight w:val="green"/>
          <w:lang w:val="la-Latn"/>
        </w:rPr>
        <w:t>nisi qui causam suam quaerere</w:t>
      </w:r>
      <w:r w:rsidR="00360346" w:rsidRPr="007A06F5">
        <w:rPr>
          <w:highlight w:val="green"/>
          <w:lang w:val="la-Latn"/>
        </w:rPr>
        <w:t xml:space="preserve"> </w:t>
      </w:r>
      <w:r w:rsidRPr="007A06F5">
        <w:rPr>
          <w:highlight w:val="green"/>
          <w:lang w:val="la-Latn"/>
        </w:rPr>
        <w:t>aut si alter</w:t>
      </w:r>
      <w:r w:rsidR="00360346" w:rsidRPr="007A06F5">
        <w:rPr>
          <w:highlight w:val="green"/>
          <w:lang w:val="la-Latn"/>
        </w:rPr>
        <w:t xml:space="preserve"> </w:t>
      </w:r>
      <w:r w:rsidRPr="007A06F5">
        <w:rPr>
          <w:highlight w:val="green"/>
          <w:lang w:val="la-Latn"/>
        </w:rPr>
        <w:t>ei</w:t>
      </w:r>
      <w:r w:rsidR="00360346" w:rsidRPr="007A06F5">
        <w:rPr>
          <w:highlight w:val="green"/>
          <w:lang w:val="la-Latn"/>
        </w:rPr>
        <w:t xml:space="preserve"> </w:t>
      </w:r>
      <w:r w:rsidRPr="007A06F5">
        <w:rPr>
          <w:highlight w:val="green"/>
          <w:lang w:val="la-Latn"/>
        </w:rPr>
        <w:t>quaerere debet</w:t>
      </w:r>
      <w:r w:rsidR="00360346" w:rsidRPr="007A06F5">
        <w:rPr>
          <w:highlight w:val="green"/>
          <w:lang w:val="la-Latn"/>
        </w:rPr>
        <w:t xml:space="preserve">, </w:t>
      </w:r>
      <w:r w:rsidRPr="007A06F5">
        <w:rPr>
          <w:highlight w:val="green"/>
          <w:lang w:val="la-Latn"/>
        </w:rPr>
        <w:t>exceptis scabineis septem qui ad omnia</w:t>
      </w:r>
      <w:r w:rsidR="00360346" w:rsidRPr="007A06F5">
        <w:rPr>
          <w:highlight w:val="green"/>
          <w:lang w:val="la-Latn"/>
        </w:rPr>
        <w:t xml:space="preserve"> </w:t>
      </w:r>
      <w:r w:rsidRPr="007A06F5">
        <w:rPr>
          <w:highlight w:val="green"/>
          <w:lang w:val="la-Latn"/>
        </w:rPr>
        <w:t>placita praeesse debent</w:t>
      </w:r>
      <w:r w:rsidR="008E2A6B" w:rsidRPr="007A06F5">
        <w:rPr>
          <w:highlight w:val="green"/>
          <w:lang w:val="la-Latn"/>
        </w:rPr>
        <w:t xml:space="preserve">. </w:t>
      </w:r>
    </w:p>
    <w:p w14:paraId="13436DB7" w14:textId="59FB7331"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falsis testibus</w:t>
      </w:r>
      <w:r w:rsidR="00360346" w:rsidRPr="007A06F5">
        <w:rPr>
          <w:highlight w:val="green"/>
          <w:lang w:val="la-Latn"/>
        </w:rPr>
        <w:t xml:space="preserve"> </w:t>
      </w:r>
      <w:r w:rsidRPr="007A06F5">
        <w:rPr>
          <w:highlight w:val="green"/>
          <w:lang w:val="la-Latn"/>
        </w:rPr>
        <w:t>ut non recipiantur</w:t>
      </w:r>
      <w:r w:rsidR="008E2A6B" w:rsidRPr="007A06F5">
        <w:rPr>
          <w:highlight w:val="green"/>
          <w:lang w:val="la-Latn"/>
        </w:rPr>
        <w:t xml:space="preserve">. </w:t>
      </w:r>
    </w:p>
    <w:p w14:paraId="1CD4AF85" w14:textId="1E7EF9FE"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nullus praesumat per vitam regis et filiorum eius iurare</w:t>
      </w:r>
      <w:r w:rsidR="008E2A6B" w:rsidRPr="007A06F5">
        <w:rPr>
          <w:highlight w:val="green"/>
          <w:lang w:val="la-Latn"/>
        </w:rPr>
        <w:t xml:space="preserve">. </w:t>
      </w:r>
    </w:p>
    <w:p w14:paraId="265E30F9" w14:textId="08493AED"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illis Saxonibus qui uxores non habent</w:t>
      </w:r>
      <w:r w:rsidR="008E2A6B" w:rsidRPr="007A06F5">
        <w:rPr>
          <w:highlight w:val="green"/>
          <w:lang w:val="la-Latn"/>
        </w:rPr>
        <w:t xml:space="preserve">. </w:t>
      </w:r>
    </w:p>
    <w:p w14:paraId="06898804" w14:textId="7C664BAB"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signatis</w:t>
      </w:r>
      <w:r w:rsidR="00360346" w:rsidRPr="007A06F5">
        <w:rPr>
          <w:highlight w:val="green"/>
          <w:lang w:val="la-Latn"/>
        </w:rPr>
        <w:t xml:space="preserve"> </w:t>
      </w:r>
      <w:r w:rsidRPr="007A06F5">
        <w:rPr>
          <w:highlight w:val="green"/>
          <w:lang w:val="la-Latn"/>
        </w:rPr>
        <w:t>qui mentiendo vadunt</w:t>
      </w:r>
      <w:r w:rsidR="008E2A6B" w:rsidRPr="007A06F5">
        <w:rPr>
          <w:highlight w:val="green"/>
          <w:lang w:val="la-Latn"/>
        </w:rPr>
        <w:t xml:space="preserve">. </w:t>
      </w:r>
    </w:p>
    <w:p w14:paraId="0E5FE13A" w14:textId="7B71DA73"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Ut missi nostri qui iam breves detulerunt de adnuntiatione</w:t>
      </w:r>
      <w:r w:rsidR="00360346" w:rsidRPr="007A06F5">
        <w:rPr>
          <w:highlight w:val="green"/>
          <w:lang w:val="la-Latn"/>
        </w:rPr>
        <w:t xml:space="preserve">, </w:t>
      </w:r>
      <w:r w:rsidR="009F5B3A" w:rsidRPr="007A06F5">
        <w:rPr>
          <w:highlight w:val="green"/>
          <w:lang w:val="la-Latn"/>
        </w:rPr>
        <w:t>volumus ut ad</w:t>
      </w:r>
      <w:r w:rsidRPr="007A06F5">
        <w:rPr>
          <w:highlight w:val="green"/>
          <w:lang w:val="la-Latn"/>
        </w:rPr>
        <w:t>huc</w:t>
      </w:r>
      <w:r w:rsidR="00360346" w:rsidRPr="007A06F5">
        <w:rPr>
          <w:highlight w:val="green"/>
          <w:lang w:val="la-Latn"/>
        </w:rPr>
        <w:t xml:space="preserve"> </w:t>
      </w:r>
      <w:r w:rsidRPr="007A06F5">
        <w:rPr>
          <w:highlight w:val="green"/>
          <w:lang w:val="la-Latn"/>
        </w:rPr>
        <w:t>adducant de</w:t>
      </w:r>
      <w:r w:rsidR="00360346" w:rsidRPr="007A06F5">
        <w:rPr>
          <w:highlight w:val="green"/>
          <w:lang w:val="la-Latn"/>
        </w:rPr>
        <w:t xml:space="preserve"> </w:t>
      </w:r>
      <w:r w:rsidRPr="007A06F5">
        <w:rPr>
          <w:highlight w:val="green"/>
          <w:lang w:val="la-Latn"/>
        </w:rPr>
        <w:t>opere</w:t>
      </w:r>
      <w:r w:rsidR="008E2A6B" w:rsidRPr="007A06F5">
        <w:rPr>
          <w:highlight w:val="green"/>
          <w:lang w:val="la-Latn"/>
        </w:rPr>
        <w:t xml:space="preserve">. </w:t>
      </w:r>
    </w:p>
    <w:p w14:paraId="0F502D9D" w14:textId="59D66D61"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Quantam moram faciant in unoquoque loco et quot homines secum habeant</w:t>
      </w:r>
      <w:r w:rsidR="008E2A6B" w:rsidRPr="007A06F5">
        <w:rPr>
          <w:highlight w:val="green"/>
          <w:lang w:val="la-Latn"/>
        </w:rPr>
        <w:t xml:space="preserve">. </w:t>
      </w:r>
    </w:p>
    <w:p w14:paraId="11F294B6" w14:textId="122F08F8"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prudentia et constantia missorum nostrorum</w:t>
      </w:r>
      <w:r w:rsidR="008E2A6B" w:rsidRPr="007A06F5">
        <w:rPr>
          <w:highlight w:val="green"/>
          <w:lang w:val="la-Latn"/>
        </w:rPr>
        <w:t xml:space="preserve">. </w:t>
      </w:r>
    </w:p>
    <w:p w14:paraId="223FD832" w14:textId="3177C6B2"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De falsis monetariis requirendum est</w:t>
      </w:r>
      <w:r w:rsidR="008E2A6B" w:rsidRPr="007A06F5">
        <w:rPr>
          <w:highlight w:val="green"/>
          <w:lang w:val="la-Latn"/>
        </w:rPr>
        <w:t xml:space="preserve">. </w:t>
      </w:r>
    </w:p>
    <w:p w14:paraId="07193D05" w14:textId="5B0E61C5" w:rsidR="00552876" w:rsidRPr="007A06F5" w:rsidRDefault="00552876" w:rsidP="00E64B6F">
      <w:pPr>
        <w:pStyle w:val="Normlnweb"/>
        <w:numPr>
          <w:ilvl w:val="0"/>
          <w:numId w:val="50"/>
        </w:numPr>
        <w:spacing w:before="0" w:beforeAutospacing="0" w:after="120" w:afterAutospacing="0"/>
        <w:rPr>
          <w:highlight w:val="green"/>
          <w:lang w:val="la-Latn"/>
        </w:rPr>
      </w:pPr>
      <w:r w:rsidRPr="007A06F5">
        <w:rPr>
          <w:highlight w:val="green"/>
          <w:lang w:val="la-Latn"/>
        </w:rPr>
        <w:t>Si aliae res</w:t>
      </w:r>
      <w:r w:rsidR="00A678D5" w:rsidRPr="007A06F5">
        <w:rPr>
          <w:highlight w:val="green"/>
          <w:lang w:val="la-Latn"/>
        </w:rPr>
        <w:t xml:space="preserve"> fortuitu non praeoccupaverint</w:t>
      </w:r>
      <w:r w:rsidR="00360346" w:rsidRPr="007A06F5">
        <w:rPr>
          <w:highlight w:val="green"/>
          <w:lang w:val="la-Latn"/>
        </w:rPr>
        <w:t xml:space="preserve">, </w:t>
      </w:r>
      <w:r w:rsidRPr="007A06F5">
        <w:rPr>
          <w:highlight w:val="green"/>
          <w:lang w:val="la-Latn"/>
        </w:rPr>
        <w:t>VIII</w:t>
      </w:r>
      <w:r w:rsidR="008E2A6B" w:rsidRPr="007A06F5">
        <w:rPr>
          <w:highlight w:val="green"/>
          <w:lang w:val="la-Latn"/>
        </w:rPr>
        <w:t xml:space="preserve">. </w:t>
      </w:r>
      <w:r w:rsidRPr="007A06F5">
        <w:rPr>
          <w:highlight w:val="green"/>
          <w:lang w:val="la-Latn"/>
        </w:rPr>
        <w:t>Kalendas Iulias</w:t>
      </w:r>
      <w:r w:rsidR="00360346" w:rsidRPr="007A06F5">
        <w:rPr>
          <w:highlight w:val="green"/>
          <w:lang w:val="la-Latn"/>
        </w:rPr>
        <w:t xml:space="preserve">, </w:t>
      </w:r>
      <w:r w:rsidRPr="007A06F5">
        <w:rPr>
          <w:highlight w:val="green"/>
          <w:lang w:val="la-Latn"/>
        </w:rPr>
        <w:t>id</w:t>
      </w:r>
      <w:r w:rsidR="00D9225B" w:rsidRPr="007A06F5">
        <w:rPr>
          <w:highlight w:val="green"/>
          <w:lang w:val="la-Latn"/>
        </w:rPr>
        <w:t xml:space="preserve"> </w:t>
      </w:r>
      <w:r w:rsidRPr="007A06F5">
        <w:rPr>
          <w:highlight w:val="green"/>
          <w:lang w:val="la-Latn"/>
        </w:rPr>
        <w:t>est</w:t>
      </w:r>
      <w:r w:rsidR="00D9225B" w:rsidRPr="007A06F5">
        <w:rPr>
          <w:highlight w:val="green"/>
          <w:lang w:val="la-Latn"/>
        </w:rPr>
        <w:t xml:space="preserve"> </w:t>
      </w:r>
      <w:r w:rsidR="00A678D5" w:rsidRPr="007A06F5">
        <w:rPr>
          <w:highlight w:val="green"/>
          <w:lang w:val="la-Latn"/>
        </w:rPr>
        <w:t xml:space="preserve"> </w:t>
      </w:r>
      <w:r w:rsidRPr="007A06F5">
        <w:rPr>
          <w:highlight w:val="green"/>
          <w:lang w:val="la-Latn"/>
        </w:rPr>
        <w:t>missa sancti Iohannis baptistae</w:t>
      </w:r>
      <w:r w:rsidR="00360346" w:rsidRPr="007A06F5">
        <w:rPr>
          <w:highlight w:val="green"/>
          <w:lang w:val="la-Latn"/>
        </w:rPr>
        <w:t xml:space="preserve">, </w:t>
      </w:r>
      <w:r w:rsidRPr="007A06F5">
        <w:rPr>
          <w:highlight w:val="green"/>
          <w:lang w:val="la-Latn"/>
        </w:rPr>
        <w:t>ad Magontiam sive</w:t>
      </w:r>
      <w:r w:rsidR="00360346" w:rsidRPr="007A06F5">
        <w:rPr>
          <w:highlight w:val="green"/>
          <w:lang w:val="la-Latn"/>
        </w:rPr>
        <w:t xml:space="preserve"> </w:t>
      </w:r>
      <w:r w:rsidRPr="007A06F5">
        <w:rPr>
          <w:highlight w:val="green"/>
          <w:lang w:val="la-Latn"/>
        </w:rPr>
        <w:t xml:space="preserve">Cabillionem </w:t>
      </w:r>
      <w:r w:rsidR="009F5B3A" w:rsidRPr="007A06F5">
        <w:rPr>
          <w:highlight w:val="green"/>
          <w:lang w:val="la-Latn"/>
        </w:rPr>
        <w:t xml:space="preserve">generale placitum </w:t>
      </w:r>
      <w:r w:rsidRPr="007A06F5">
        <w:rPr>
          <w:highlight w:val="green"/>
          <w:lang w:val="la-Latn"/>
        </w:rPr>
        <w:t>nostram habere volumus</w:t>
      </w:r>
      <w:r w:rsidR="008E2A6B" w:rsidRPr="007A06F5">
        <w:rPr>
          <w:highlight w:val="green"/>
          <w:lang w:val="la-Latn"/>
        </w:rPr>
        <w:t xml:space="preserve">. </w:t>
      </w:r>
      <w:r w:rsidRPr="007A06F5">
        <w:rPr>
          <w:highlight w:val="green"/>
          <w:lang w:val="la-Latn"/>
        </w:rPr>
        <w:t>/</w:t>
      </w:r>
    </w:p>
    <w:p w14:paraId="6AD1CCE3" w14:textId="77777777" w:rsidR="00BA5266" w:rsidRPr="007A06F5" w:rsidRDefault="00BA5266" w:rsidP="00450DB4">
      <w:pPr>
        <w:spacing w:after="120" w:line="240" w:lineRule="auto"/>
        <w:rPr>
          <w:rFonts w:ascii="Times New Roman" w:hAnsi="Times New Roman" w:cs="Times New Roman"/>
          <w:lang w:val="la-Latn"/>
        </w:rPr>
      </w:pPr>
    </w:p>
    <w:p w14:paraId="0DAE1E6C"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49" w:name="_Toc194615243"/>
      <w:r w:rsidRPr="007A06F5">
        <w:rPr>
          <w:rFonts w:ascii="Times New Roman" w:hAnsi="Times New Roman" w:cs="Times New Roman"/>
          <w:b/>
          <w:color w:val="000000" w:themeColor="text1"/>
          <w:sz w:val="28"/>
          <w:szCs w:val="28"/>
          <w:lang w:val="la-Latn"/>
        </w:rPr>
        <w:t xml:space="preserve">Capitulare Haristallense (a. 779) in der Forma communis, cc. 1-4, 8-10, </w:t>
      </w:r>
      <w:r w:rsidR="00BA5266" w:rsidRPr="007A06F5">
        <w:rPr>
          <w:rFonts w:ascii="Times New Roman" w:hAnsi="Times New Roman" w:cs="Times New Roman"/>
          <w:b/>
          <w:color w:val="000000" w:themeColor="text1"/>
          <w:sz w:val="28"/>
          <w:szCs w:val="28"/>
          <w:lang w:val="la-Latn"/>
        </w:rPr>
        <w:t>310r-v</w:t>
      </w:r>
      <w:bookmarkEnd w:id="449"/>
    </w:p>
    <w:p w14:paraId="6BD1D5BF" w14:textId="6FBCB7FA"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LX-LXX - Capitulare Haristallense (a. 779) in der Forma communis, cc. 1-4, 8-10 (bis manum perdat),</w:t>
      </w:r>
      <w:r w:rsidR="00E55DD3" w:rsidRPr="007A06F5">
        <w:rPr>
          <w:rFonts w:ascii="Times New Roman" w:hAnsi="Times New Roman" w:cs="Times New Roman"/>
          <w:lang w:val="la-Latn"/>
        </w:rPr>
        <w:t xml:space="preserve"> </w:t>
      </w:r>
      <w:ins w:id="450" w:author="David Kalhous" w:date="2018-06-01T15:26:00Z">
        <w:r w:rsidR="004E3C9A" w:rsidRPr="007A06F5">
          <w:rPr>
            <w:rFonts w:ascii="Times New Roman" w:hAnsi="Times New Roman" w:cs="Times New Roman"/>
            <w:lang w:val="la-Latn"/>
          </w:rPr>
          <w:t xml:space="preserve">17 und </w:t>
        </w:r>
      </w:ins>
      <w:r w:rsidR="00BA5266" w:rsidRPr="007A06F5">
        <w:rPr>
          <w:rFonts w:ascii="Times New Roman" w:hAnsi="Times New Roman" w:cs="Times New Roman"/>
          <w:lang w:val="la-Latn"/>
        </w:rPr>
        <w:t>21: De metropolitanis. Vt suffraganei episcopi secundum canones - quousque iustitiam feciant (-iant auf Rasur) (MGH Capit. 1, Nr. 20, S. 47 Z. 24-39, S. 48 Z.</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S. 49 Z. 4, S. 51 Z. 4-6 und 16-19); cc.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und</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zweigeteilt.</w:t>
      </w:r>
    </w:p>
    <w:p w14:paraId="528774D9" w14:textId="4147E226" w:rsidR="00821EF3" w:rsidRPr="007A06F5" w:rsidRDefault="00552876" w:rsidP="00821EF3">
      <w:pPr>
        <w:spacing w:after="0" w:line="240" w:lineRule="auto"/>
        <w:jc w:val="both"/>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b/>
          <w:bCs/>
          <w:sz w:val="24"/>
          <w:szCs w:val="24"/>
          <w:highlight w:val="green"/>
          <w:lang w:val="la-Latn" w:eastAsia="de-DE"/>
        </w:rPr>
        <w:t>Forma</w:t>
      </w:r>
      <w:r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b/>
          <w:bCs/>
          <w:sz w:val="24"/>
          <w:szCs w:val="24"/>
          <w:highlight w:val="green"/>
          <w:lang w:val="la-Latn" w:eastAsia="de-DE"/>
        </w:rPr>
        <w:t>communis</w:t>
      </w:r>
      <w:r w:rsidRPr="007A06F5">
        <w:rPr>
          <w:rFonts w:ascii="Times New Roman" w:eastAsia="Times New Roman" w:hAnsi="Times New Roman" w:cs="Times New Roman"/>
          <w:sz w:val="24"/>
          <w:szCs w:val="24"/>
          <w:highlight w:val="green"/>
          <w:lang w:val="la-Latn" w:eastAsia="de-DE"/>
        </w:rPr>
        <w:t xml:space="preserve">. </w:t>
      </w:r>
    </w:p>
    <w:p w14:paraId="2BD062FA" w14:textId="36862007" w:rsidR="00552876" w:rsidRPr="007A06F5" w:rsidRDefault="00552876" w:rsidP="00095FB7">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highlight w:val="green"/>
          <w:lang w:val="la-Latn" w:eastAsia="de-DE"/>
        </w:rPr>
        <w:t>Anno a feliciter</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undecimo regni domni nostri Karoli gloriosissimi regis in mense Martio factum capitulare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qualiter</w:t>
      </w:r>
      <w:r w:rsidR="00360346" w:rsidRPr="007A06F5">
        <w:rPr>
          <w:rFonts w:ascii="Times New Roman" w:eastAsia="Times New Roman" w:hAnsi="Times New Roman" w:cs="Times New Roman"/>
          <w:sz w:val="24"/>
          <w:szCs w:val="24"/>
          <w:highlight w:val="green"/>
          <w:lang w:val="la-Latn" w:eastAsia="de-DE"/>
        </w:rPr>
        <w:t xml:space="preserve">, </w:t>
      </w:r>
      <w:r w:rsidR="00821EF3" w:rsidRPr="007A06F5">
        <w:rPr>
          <w:rFonts w:ascii="Times New Roman" w:eastAsia="Times New Roman" w:hAnsi="Times New Roman" w:cs="Times New Roman"/>
          <w:sz w:val="24"/>
          <w:szCs w:val="24"/>
          <w:highlight w:val="green"/>
          <w:lang w:val="la-Latn" w:eastAsia="de-DE"/>
        </w:rPr>
        <w:t>congre</w:t>
      </w:r>
      <w:r w:rsidRPr="007A06F5">
        <w:rPr>
          <w:rFonts w:ascii="Times New Roman" w:eastAsia="Times New Roman" w:hAnsi="Times New Roman" w:cs="Times New Roman"/>
          <w:sz w:val="24"/>
          <w:szCs w:val="24"/>
          <w:highlight w:val="green"/>
          <w:lang w:val="la-Latn" w:eastAsia="de-DE"/>
        </w:rPr>
        <w:t>gatis in unum sinodali concilio episcopis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abbatibus virisque inlustribus comitibus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una cum piissimo domno nostro secundum Dei volu</w:t>
      </w:r>
      <w:r w:rsidR="00821EF3" w:rsidRPr="007A06F5">
        <w:rPr>
          <w:rFonts w:ascii="Times New Roman" w:eastAsia="Times New Roman" w:hAnsi="Times New Roman" w:cs="Times New Roman"/>
          <w:sz w:val="24"/>
          <w:szCs w:val="24"/>
          <w:highlight w:val="green"/>
          <w:lang w:val="la-Latn" w:eastAsia="de-DE"/>
        </w:rPr>
        <w:t>ntatem pro causis oportunis con</w:t>
      </w:r>
      <w:r w:rsidRPr="007A06F5">
        <w:rPr>
          <w:rFonts w:ascii="Times New Roman" w:eastAsia="Times New Roman" w:hAnsi="Times New Roman" w:cs="Times New Roman"/>
          <w:sz w:val="24"/>
          <w:szCs w:val="24"/>
          <w:highlight w:val="green"/>
          <w:lang w:val="la-Latn" w:eastAsia="de-DE"/>
        </w:rPr>
        <w:t>senserunt decretum</w:t>
      </w:r>
      <w:r w:rsidR="008E2A6B" w:rsidRPr="007A06F5">
        <w:rPr>
          <w:rFonts w:ascii="Times New Roman" w:eastAsia="Times New Roman" w:hAnsi="Times New Roman" w:cs="Times New Roman"/>
          <w:sz w:val="24"/>
          <w:szCs w:val="24"/>
          <w:highlight w:val="green"/>
          <w:lang w:val="la-Latn" w:eastAsia="de-DE"/>
        </w:rPr>
        <w:t>.</w:t>
      </w:r>
      <w:r w:rsidR="008E2A6B" w:rsidRPr="007A06F5">
        <w:rPr>
          <w:rFonts w:ascii="Times New Roman" w:eastAsia="Times New Roman" w:hAnsi="Times New Roman" w:cs="Times New Roman"/>
          <w:sz w:val="24"/>
          <w:szCs w:val="24"/>
          <w:lang w:val="la-Latn" w:eastAsia="de-DE"/>
        </w:rPr>
        <w:t xml:space="preserve"> </w:t>
      </w:r>
    </w:p>
    <w:p w14:paraId="299C0287" w14:textId="0973053B" w:rsidR="00552876" w:rsidRPr="007A06F5" w:rsidRDefault="00A678D5" w:rsidP="00E64B6F">
      <w:pPr>
        <w:pStyle w:val="Odstavecseseznamem"/>
        <w:numPr>
          <w:ilvl w:val="0"/>
          <w:numId w:val="49"/>
        </w:num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color w:val="FF0000"/>
          <w:sz w:val="24"/>
          <w:szCs w:val="24"/>
          <w:lang w:val="la-Latn" w:eastAsia="de-DE"/>
        </w:rPr>
        <w:t xml:space="preserve">LX. </w:t>
      </w:r>
      <w:r w:rsidR="00821EF3" w:rsidRPr="007A06F5">
        <w:rPr>
          <w:rFonts w:ascii="Times New Roman" w:eastAsia="Times New Roman" w:hAnsi="Times New Roman" w:cs="Times New Roman"/>
          <w:color w:val="FF0000"/>
          <w:sz w:val="24"/>
          <w:szCs w:val="24"/>
          <w:lang w:val="la-Latn" w:eastAsia="de-DE"/>
        </w:rPr>
        <w:t>De metropolitanis</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ut suffragan</w:t>
      </w:r>
      <w:r w:rsidRPr="007A06F5">
        <w:rPr>
          <w:rFonts w:ascii="Times New Roman" w:eastAsia="Times New Roman" w:hAnsi="Times New Roman" w:cs="Times New Roman"/>
          <w:sz w:val="24"/>
          <w:szCs w:val="24"/>
          <w:lang w:val="la-Latn" w:eastAsia="de-DE"/>
        </w:rPr>
        <w:t>e</w:t>
      </w:r>
      <w:r w:rsidR="00552876" w:rsidRPr="007A06F5">
        <w:rPr>
          <w:rFonts w:ascii="Times New Roman" w:eastAsia="Times New Roman" w:hAnsi="Times New Roman" w:cs="Times New Roman"/>
          <w:sz w:val="24"/>
          <w:szCs w:val="24"/>
          <w:lang w:val="la-Latn" w:eastAsia="de-DE"/>
        </w:rPr>
        <w:t>i episcopi eis secundum canones subiecti sint</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et ea qua</w:t>
      </w:r>
      <w:r w:rsidR="00821EF3" w:rsidRPr="007A06F5">
        <w:rPr>
          <w:rFonts w:ascii="Times New Roman" w:eastAsia="Times New Roman" w:hAnsi="Times New Roman" w:cs="Times New Roman"/>
          <w:sz w:val="24"/>
          <w:szCs w:val="24"/>
          <w:lang w:val="la-Latn" w:eastAsia="de-DE"/>
        </w:rPr>
        <w:t>e erga ministerium illorum emen</w:t>
      </w:r>
      <w:r w:rsidR="00552876" w:rsidRPr="007A06F5">
        <w:rPr>
          <w:rFonts w:ascii="Times New Roman" w:eastAsia="Times New Roman" w:hAnsi="Times New Roman" w:cs="Times New Roman"/>
          <w:sz w:val="24"/>
          <w:szCs w:val="24"/>
          <w:lang w:val="la-Latn" w:eastAsia="de-DE"/>
        </w:rPr>
        <w:t xml:space="preserve">danda </w:t>
      </w:r>
      <w:del w:id="451" w:author="David Kalhous" w:date="2018-06-01T15:49:00Z">
        <w:r w:rsidR="00552876" w:rsidRPr="007A06F5" w:rsidDel="00A678D5">
          <w:rPr>
            <w:rFonts w:ascii="Times New Roman" w:eastAsia="Times New Roman" w:hAnsi="Times New Roman" w:cs="Times New Roman"/>
            <w:sz w:val="24"/>
            <w:szCs w:val="24"/>
            <w:lang w:val="la-Latn" w:eastAsia="de-DE"/>
          </w:rPr>
          <w:delText>cognoscunt</w:delText>
        </w:r>
      </w:del>
      <w:ins w:id="452" w:author="David Kalhous" w:date="2018-06-01T15:49:00Z">
        <w:r w:rsidRPr="007A06F5">
          <w:rPr>
            <w:rFonts w:ascii="Times New Roman" w:eastAsia="Times New Roman" w:hAnsi="Times New Roman" w:cs="Times New Roman"/>
            <w:sz w:val="24"/>
            <w:szCs w:val="24"/>
            <w:lang w:val="la-Latn" w:eastAsia="de-DE"/>
          </w:rPr>
          <w:t>cognoscant</w:t>
        </w:r>
      </w:ins>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 xml:space="preserve">libenti animo emendent atque </w:t>
      </w:r>
      <w:commentRangeStart w:id="453"/>
      <w:r w:rsidR="00552876" w:rsidRPr="007A06F5">
        <w:rPr>
          <w:rFonts w:ascii="Times New Roman" w:eastAsia="Times New Roman" w:hAnsi="Times New Roman" w:cs="Times New Roman"/>
          <w:sz w:val="24"/>
          <w:szCs w:val="24"/>
          <w:lang w:val="la-Latn" w:eastAsia="de-DE"/>
        </w:rPr>
        <w:t>corrigant</w:t>
      </w:r>
      <w:commentRangeEnd w:id="453"/>
      <w:r w:rsidR="00794527" w:rsidRPr="007A06F5">
        <w:rPr>
          <w:rStyle w:val="Odkaznakoment"/>
          <w:lang w:val="la-Latn"/>
        </w:rPr>
        <w:commentReference w:id="453"/>
      </w:r>
      <w:r w:rsidR="008E2A6B" w:rsidRPr="007A06F5">
        <w:rPr>
          <w:rFonts w:ascii="Times New Roman" w:eastAsia="Times New Roman" w:hAnsi="Times New Roman" w:cs="Times New Roman"/>
          <w:sz w:val="24"/>
          <w:szCs w:val="24"/>
          <w:lang w:val="la-Latn" w:eastAsia="de-DE"/>
        </w:rPr>
        <w:t xml:space="preserve">. </w:t>
      </w:r>
    </w:p>
    <w:p w14:paraId="313A5E4A" w14:textId="46DB7A0D" w:rsidR="00552876" w:rsidRPr="007A06F5" w:rsidRDefault="00A678D5" w:rsidP="00E64B6F">
      <w:pPr>
        <w:pStyle w:val="Odstavecseseznamem"/>
        <w:numPr>
          <w:ilvl w:val="0"/>
          <w:numId w:val="49"/>
        </w:num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color w:val="FF0000"/>
          <w:sz w:val="24"/>
          <w:szCs w:val="24"/>
          <w:lang w:val="la-Latn" w:eastAsia="de-DE"/>
        </w:rPr>
        <w:t>LXI.</w:t>
      </w:r>
      <w:r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highlight w:val="green"/>
          <w:lang w:val="la-Latn" w:eastAsia="de-DE"/>
        </w:rPr>
        <w:t>De episcopis</w:t>
      </w:r>
      <w:r w:rsidR="00360346" w:rsidRPr="007A06F5">
        <w:rPr>
          <w:rFonts w:ascii="Times New Roman" w:eastAsia="Times New Roman" w:hAnsi="Times New Roman" w:cs="Times New Roman"/>
          <w:sz w:val="24"/>
          <w:szCs w:val="24"/>
          <w:highlight w:val="green"/>
          <w:lang w:val="la-Latn" w:eastAsia="de-DE"/>
        </w:rPr>
        <w:t>,</w:t>
      </w:r>
      <w:r w:rsidR="00360346"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color w:val="FF0000"/>
          <w:sz w:val="24"/>
          <w:szCs w:val="24"/>
          <w:lang w:val="la-Latn" w:eastAsia="de-DE"/>
        </w:rPr>
        <w:t>U</w:t>
      </w:r>
      <w:r w:rsidR="00552876" w:rsidRPr="007A06F5">
        <w:rPr>
          <w:rFonts w:ascii="Times New Roman" w:eastAsia="Times New Roman" w:hAnsi="Times New Roman" w:cs="Times New Roman"/>
          <w:sz w:val="24"/>
          <w:szCs w:val="24"/>
          <w:lang w:val="la-Latn" w:eastAsia="de-DE"/>
        </w:rPr>
        <w:t>bi praesen</w:t>
      </w:r>
      <w:ins w:id="454" w:author="David Kalhous" w:date="2018-06-01T15:48:00Z">
        <w:r w:rsidRPr="007A06F5">
          <w:rPr>
            <w:rFonts w:ascii="Times New Roman" w:eastAsia="Times New Roman" w:hAnsi="Times New Roman" w:cs="Times New Roman"/>
            <w:sz w:val="24"/>
            <w:szCs w:val="24"/>
            <w:lang w:val="la-Latn" w:eastAsia="de-DE"/>
          </w:rPr>
          <w:t>te</w:t>
        </w:r>
      </w:ins>
      <w:r w:rsidR="00552876" w:rsidRPr="007A06F5">
        <w:rPr>
          <w:rFonts w:ascii="Times New Roman" w:eastAsia="Times New Roman" w:hAnsi="Times New Roman" w:cs="Times New Roman"/>
          <w:sz w:val="24"/>
          <w:szCs w:val="24"/>
          <w:lang w:val="la-Latn" w:eastAsia="de-DE"/>
        </w:rPr>
        <w:t>s episcopi ordinati non sunt</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sine tarditate ordinentur</w:t>
      </w:r>
      <w:r w:rsidR="008E2A6B" w:rsidRPr="007A06F5">
        <w:rPr>
          <w:rFonts w:ascii="Times New Roman" w:eastAsia="Times New Roman" w:hAnsi="Times New Roman" w:cs="Times New Roman"/>
          <w:sz w:val="24"/>
          <w:szCs w:val="24"/>
          <w:lang w:val="la-Latn" w:eastAsia="de-DE"/>
        </w:rPr>
        <w:t xml:space="preserve">. </w:t>
      </w:r>
    </w:p>
    <w:p w14:paraId="186DD8E5" w14:textId="034DECF3" w:rsidR="00552876" w:rsidRPr="007A06F5" w:rsidRDefault="00A678D5" w:rsidP="00E64B6F">
      <w:pPr>
        <w:pStyle w:val="Odstavecseseznamem"/>
        <w:numPr>
          <w:ilvl w:val="0"/>
          <w:numId w:val="49"/>
        </w:num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color w:val="FF0000"/>
          <w:sz w:val="24"/>
          <w:szCs w:val="24"/>
          <w:lang w:val="la-Latn" w:eastAsia="de-DE"/>
        </w:rPr>
        <w:t xml:space="preserve">LXII. </w:t>
      </w:r>
      <w:r w:rsidR="00552876" w:rsidRPr="007A06F5">
        <w:rPr>
          <w:rFonts w:ascii="Times New Roman" w:eastAsia="Times New Roman" w:hAnsi="Times New Roman" w:cs="Times New Roman"/>
          <w:color w:val="FF0000"/>
          <w:sz w:val="24"/>
          <w:szCs w:val="24"/>
          <w:lang w:val="la-Latn" w:eastAsia="de-DE"/>
        </w:rPr>
        <w:t>D</w:t>
      </w:r>
      <w:r w:rsidR="00821EF3" w:rsidRPr="007A06F5">
        <w:rPr>
          <w:rFonts w:ascii="Times New Roman" w:eastAsia="Times New Roman" w:hAnsi="Times New Roman" w:cs="Times New Roman"/>
          <w:sz w:val="24"/>
          <w:szCs w:val="24"/>
          <w:lang w:val="la-Latn" w:eastAsia="de-DE"/>
        </w:rPr>
        <w:t>e monasteriis qui regulares fue</w:t>
      </w:r>
      <w:r w:rsidR="00552876" w:rsidRPr="007A06F5">
        <w:rPr>
          <w:rFonts w:ascii="Times New Roman" w:eastAsia="Times New Roman" w:hAnsi="Times New Roman" w:cs="Times New Roman"/>
          <w:sz w:val="24"/>
          <w:szCs w:val="24"/>
          <w:lang w:val="la-Latn" w:eastAsia="de-DE"/>
        </w:rPr>
        <w:t>runt</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ut secundum regulam vivant</w:t>
      </w:r>
      <w:r w:rsidR="008E2A6B"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necnon et monaste</w:t>
      </w:r>
      <w:r w:rsidR="00821EF3" w:rsidRPr="007A06F5">
        <w:rPr>
          <w:rFonts w:ascii="Times New Roman" w:eastAsia="Times New Roman" w:hAnsi="Times New Roman" w:cs="Times New Roman"/>
          <w:sz w:val="24"/>
          <w:szCs w:val="24"/>
          <w:lang w:val="la-Latn" w:eastAsia="de-DE"/>
        </w:rPr>
        <w:t xml:space="preserve">ria puellarum ordinem sanctum </w:t>
      </w:r>
      <w:r w:rsidR="00552876" w:rsidRPr="007A06F5">
        <w:rPr>
          <w:rFonts w:ascii="Times New Roman" w:eastAsia="Times New Roman" w:hAnsi="Times New Roman" w:cs="Times New Roman"/>
          <w:sz w:val="24"/>
          <w:szCs w:val="24"/>
          <w:lang w:val="la-Latn" w:eastAsia="de-DE"/>
        </w:rPr>
        <w:t>custodiant</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et unaqu</w:t>
      </w:r>
      <w:r w:rsidRPr="007A06F5">
        <w:rPr>
          <w:rFonts w:ascii="Times New Roman" w:eastAsia="Times New Roman" w:hAnsi="Times New Roman" w:cs="Times New Roman"/>
          <w:sz w:val="24"/>
          <w:szCs w:val="24"/>
          <w:lang w:val="la-Latn" w:eastAsia="de-DE"/>
        </w:rPr>
        <w:t>ę</w:t>
      </w:r>
      <w:r w:rsidR="00552876" w:rsidRPr="007A06F5">
        <w:rPr>
          <w:rFonts w:ascii="Times New Roman" w:eastAsia="Times New Roman" w:hAnsi="Times New Roman" w:cs="Times New Roman"/>
          <w:sz w:val="24"/>
          <w:szCs w:val="24"/>
          <w:lang w:val="la-Latn" w:eastAsia="de-DE"/>
        </w:rPr>
        <w:t>que abbatissa in suo monaster</w:t>
      </w:r>
      <w:r w:rsidR="00821EF3" w:rsidRPr="007A06F5">
        <w:rPr>
          <w:rFonts w:ascii="Times New Roman" w:eastAsia="Times New Roman" w:hAnsi="Times New Roman" w:cs="Times New Roman"/>
          <w:sz w:val="24"/>
          <w:szCs w:val="24"/>
          <w:lang w:val="la-Latn" w:eastAsia="de-DE"/>
        </w:rPr>
        <w:t>io sine intermissione resedeat.</w:t>
      </w:r>
    </w:p>
    <w:p w14:paraId="16DCCD7B" w14:textId="497200C2" w:rsidR="00552876" w:rsidRPr="007A06F5" w:rsidRDefault="00A678D5" w:rsidP="00E64B6F">
      <w:pPr>
        <w:pStyle w:val="Odstavecseseznamem"/>
        <w:numPr>
          <w:ilvl w:val="0"/>
          <w:numId w:val="49"/>
        </w:num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color w:val="FF0000"/>
          <w:sz w:val="24"/>
          <w:szCs w:val="24"/>
          <w:lang w:val="la-Latn" w:eastAsia="de-DE"/>
        </w:rPr>
        <w:t xml:space="preserve">LXIII. </w:t>
      </w:r>
      <w:r w:rsidR="00552876" w:rsidRPr="007A06F5">
        <w:rPr>
          <w:rFonts w:ascii="Times New Roman" w:eastAsia="Times New Roman" w:hAnsi="Times New Roman" w:cs="Times New Roman"/>
          <w:color w:val="FF0000"/>
          <w:sz w:val="24"/>
          <w:szCs w:val="24"/>
          <w:lang w:val="la-Latn" w:eastAsia="de-DE"/>
        </w:rPr>
        <w:t>U</w:t>
      </w:r>
      <w:r w:rsidR="00552876" w:rsidRPr="007A06F5">
        <w:rPr>
          <w:rFonts w:ascii="Times New Roman" w:eastAsia="Times New Roman" w:hAnsi="Times New Roman" w:cs="Times New Roman"/>
          <w:sz w:val="24"/>
          <w:szCs w:val="24"/>
          <w:lang w:val="la-Latn" w:eastAsia="de-DE"/>
        </w:rPr>
        <w:t>t episcopi de presbiteris</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et clericis infra illorum parrochia potestatem habeant</w:t>
      </w:r>
      <w:r w:rsidR="00360346"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secundum canones</w:t>
      </w:r>
      <w:r w:rsidR="008E2A6B" w:rsidRPr="007A06F5">
        <w:rPr>
          <w:rFonts w:ascii="Times New Roman" w:eastAsia="Times New Roman" w:hAnsi="Times New Roman" w:cs="Times New Roman"/>
          <w:sz w:val="24"/>
          <w:szCs w:val="24"/>
          <w:lang w:val="la-Latn" w:eastAsia="de-DE"/>
        </w:rPr>
        <w:t xml:space="preserve">. </w:t>
      </w:r>
      <w:r w:rsidR="00552876" w:rsidRPr="007A06F5">
        <w:rPr>
          <w:rFonts w:ascii="Times New Roman" w:eastAsia="Times New Roman" w:hAnsi="Times New Roman" w:cs="Times New Roman"/>
          <w:sz w:val="24"/>
          <w:szCs w:val="24"/>
          <w:lang w:val="la-Latn" w:eastAsia="de-DE"/>
        </w:rPr>
        <w:t>/</w:t>
      </w:r>
    </w:p>
    <w:p w14:paraId="2550556F" w14:textId="22A5B8E8"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Ut episcopi de incestuosis hominibus emendandi licentiam habeant</w:t>
      </w:r>
      <w:r w:rsidR="00360346" w:rsidRPr="007A06F5">
        <w:rPr>
          <w:highlight w:val="green"/>
          <w:lang w:val="la-Latn"/>
        </w:rPr>
        <w:t xml:space="preserve">, </w:t>
      </w:r>
      <w:r w:rsidRPr="007A06F5">
        <w:rPr>
          <w:highlight w:val="green"/>
          <w:lang w:val="la-Latn"/>
        </w:rPr>
        <w:t>seu et de viduis infra sua parrochi</w:t>
      </w:r>
      <w:r w:rsidR="00821EF3" w:rsidRPr="007A06F5">
        <w:rPr>
          <w:highlight w:val="green"/>
          <w:lang w:val="la-Latn"/>
        </w:rPr>
        <w:t>a potestatem ha</w:t>
      </w:r>
      <w:r w:rsidRPr="007A06F5">
        <w:rPr>
          <w:highlight w:val="green"/>
          <w:lang w:val="la-Latn"/>
        </w:rPr>
        <w:t>beant ad</w:t>
      </w:r>
      <w:r w:rsidR="00360346" w:rsidRPr="007A06F5">
        <w:rPr>
          <w:highlight w:val="green"/>
          <w:lang w:val="la-Latn"/>
        </w:rPr>
        <w:t xml:space="preserve"> </w:t>
      </w:r>
      <w:r w:rsidRPr="007A06F5">
        <w:rPr>
          <w:highlight w:val="green"/>
          <w:lang w:val="la-Latn"/>
        </w:rPr>
        <w:t>corrigendum</w:t>
      </w:r>
      <w:r w:rsidR="008E2A6B" w:rsidRPr="007A06F5">
        <w:rPr>
          <w:highlight w:val="green"/>
          <w:lang w:val="la-Latn"/>
        </w:rPr>
        <w:t xml:space="preserve">. </w:t>
      </w:r>
    </w:p>
    <w:p w14:paraId="5A023191" w14:textId="4AB3675C"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lastRenderedPageBreak/>
        <w:t>Ut nulli liceat alterius clericum recipere aut ordinare in aliquo gradu</w:t>
      </w:r>
      <w:r w:rsidR="008E2A6B" w:rsidRPr="007A06F5">
        <w:rPr>
          <w:highlight w:val="green"/>
          <w:lang w:val="la-Latn"/>
        </w:rPr>
        <w:t xml:space="preserve">. </w:t>
      </w:r>
    </w:p>
    <w:p w14:paraId="25DA8CC7" w14:textId="2F058284" w:rsidR="00552876" w:rsidRPr="007A06F5" w:rsidRDefault="00552876" w:rsidP="00E64B6F">
      <w:pPr>
        <w:pStyle w:val="Normlnweb"/>
        <w:numPr>
          <w:ilvl w:val="0"/>
          <w:numId w:val="49"/>
        </w:numPr>
        <w:spacing w:before="0" w:beforeAutospacing="0" w:after="120" w:afterAutospacing="0"/>
        <w:rPr>
          <w:lang w:val="la-Latn"/>
        </w:rPr>
      </w:pPr>
      <w:r w:rsidRPr="007A06F5">
        <w:rPr>
          <w:highlight w:val="green"/>
          <w:lang w:val="la-Latn"/>
        </w:rPr>
        <w:t>De decimis</w:t>
      </w:r>
      <w:r w:rsidR="00360346" w:rsidRPr="007A06F5">
        <w:rPr>
          <w:highlight w:val="green"/>
          <w:lang w:val="la-Latn"/>
        </w:rPr>
        <w:t xml:space="preserve">, </w:t>
      </w:r>
      <w:r w:rsidRPr="007A06F5">
        <w:rPr>
          <w:highlight w:val="green"/>
          <w:lang w:val="la-Latn"/>
        </w:rPr>
        <w:t>ut unusquisque suam decimam donet</w:t>
      </w:r>
      <w:r w:rsidR="00360346" w:rsidRPr="007A06F5">
        <w:rPr>
          <w:highlight w:val="green"/>
          <w:lang w:val="la-Latn"/>
        </w:rPr>
        <w:t xml:space="preserve">, </w:t>
      </w:r>
      <w:r w:rsidR="00821EF3" w:rsidRPr="007A06F5">
        <w:rPr>
          <w:highlight w:val="green"/>
          <w:lang w:val="la-Latn"/>
        </w:rPr>
        <w:t>atque per iussionem ponti</w:t>
      </w:r>
      <w:r w:rsidRPr="007A06F5">
        <w:rPr>
          <w:highlight w:val="green"/>
          <w:lang w:val="la-Latn"/>
        </w:rPr>
        <w:t>ficis</w:t>
      </w:r>
      <w:r w:rsidR="00360346" w:rsidRPr="007A06F5">
        <w:rPr>
          <w:highlight w:val="green"/>
          <w:lang w:val="la-Latn"/>
        </w:rPr>
        <w:t xml:space="preserve"> </w:t>
      </w:r>
      <w:r w:rsidRPr="007A06F5">
        <w:rPr>
          <w:highlight w:val="green"/>
          <w:lang w:val="la-Latn"/>
        </w:rPr>
        <w:t>dispensentur</w:t>
      </w:r>
      <w:r w:rsidR="008E2A6B" w:rsidRPr="007A06F5">
        <w:rPr>
          <w:highlight w:val="green"/>
          <w:lang w:val="la-Latn"/>
        </w:rPr>
        <w:t>.</w:t>
      </w:r>
      <w:r w:rsidR="008E2A6B" w:rsidRPr="007A06F5">
        <w:rPr>
          <w:lang w:val="la-Latn"/>
        </w:rPr>
        <w:t xml:space="preserve"> </w:t>
      </w:r>
      <w:r w:rsidR="00647956" w:rsidRPr="007A06F5">
        <w:rPr>
          <w:vertAlign w:val="superscript"/>
          <w:lang w:val="la-Latn"/>
        </w:rPr>
        <w:t>310r</w:t>
      </w:r>
      <w:r w:rsidR="00647956" w:rsidRPr="007A06F5">
        <w:rPr>
          <w:lang w:val="la-Latn"/>
        </w:rPr>
        <w:t>/</w:t>
      </w:r>
      <w:r w:rsidR="00647956" w:rsidRPr="007A06F5">
        <w:rPr>
          <w:vertAlign w:val="superscript"/>
          <w:lang w:val="la-Latn"/>
        </w:rPr>
        <w:t>310v</w:t>
      </w:r>
    </w:p>
    <w:p w14:paraId="6148523C" w14:textId="3AE84FB1" w:rsidR="00552876" w:rsidRPr="007A06F5" w:rsidRDefault="00647956" w:rsidP="00E64B6F">
      <w:pPr>
        <w:pStyle w:val="Normlnweb"/>
        <w:numPr>
          <w:ilvl w:val="0"/>
          <w:numId w:val="49"/>
        </w:numPr>
        <w:spacing w:before="0" w:beforeAutospacing="0" w:after="120" w:afterAutospacing="0"/>
        <w:rPr>
          <w:lang w:val="la-Latn"/>
        </w:rPr>
      </w:pPr>
      <w:r w:rsidRPr="007A06F5">
        <w:rPr>
          <w:color w:val="FF0000"/>
          <w:lang w:val="la-Latn"/>
        </w:rPr>
        <w:t xml:space="preserve">LXIIII. </w:t>
      </w:r>
      <w:r w:rsidR="00552876" w:rsidRPr="007A06F5">
        <w:rPr>
          <w:color w:val="FF0000"/>
          <w:lang w:val="la-Latn"/>
        </w:rPr>
        <w:t>U</w:t>
      </w:r>
      <w:r w:rsidR="00552876" w:rsidRPr="007A06F5">
        <w:rPr>
          <w:lang w:val="la-Latn"/>
        </w:rPr>
        <w:t>t homicidas aut caeteros reos qui legibus mori debent</w:t>
      </w:r>
      <w:r w:rsidR="00360346" w:rsidRPr="007A06F5">
        <w:rPr>
          <w:lang w:val="la-Latn"/>
        </w:rPr>
        <w:t xml:space="preserve">, </w:t>
      </w:r>
      <w:r w:rsidR="00821EF3" w:rsidRPr="007A06F5">
        <w:rPr>
          <w:lang w:val="la-Latn"/>
        </w:rPr>
        <w:t xml:space="preserve">si ad </w:t>
      </w:r>
      <w:r w:rsidRPr="007A06F5">
        <w:rPr>
          <w:lang w:val="la-Latn"/>
        </w:rPr>
        <w:t>ę</w:t>
      </w:r>
      <w:r w:rsidR="00821EF3" w:rsidRPr="007A06F5">
        <w:rPr>
          <w:lang w:val="la-Latn"/>
        </w:rPr>
        <w:t>cclesiam con</w:t>
      </w:r>
      <w:r w:rsidR="00552876" w:rsidRPr="007A06F5">
        <w:rPr>
          <w:lang w:val="la-Latn"/>
        </w:rPr>
        <w:t>fugerint</w:t>
      </w:r>
      <w:r w:rsidR="00360346" w:rsidRPr="007A06F5">
        <w:rPr>
          <w:lang w:val="la-Latn"/>
        </w:rPr>
        <w:t xml:space="preserve">, </w:t>
      </w:r>
      <w:r w:rsidR="00552876" w:rsidRPr="007A06F5">
        <w:rPr>
          <w:lang w:val="la-Latn"/>
        </w:rPr>
        <w:t>non excusentur</w:t>
      </w:r>
      <w:r w:rsidR="00360346" w:rsidRPr="007A06F5">
        <w:rPr>
          <w:lang w:val="la-Latn"/>
        </w:rPr>
        <w:t xml:space="preserve">, </w:t>
      </w:r>
      <w:r w:rsidR="00552876" w:rsidRPr="007A06F5">
        <w:rPr>
          <w:lang w:val="la-Latn"/>
        </w:rPr>
        <w:t>neque eis ibidem victus detur</w:t>
      </w:r>
      <w:r w:rsidR="008E2A6B" w:rsidRPr="007A06F5">
        <w:rPr>
          <w:lang w:val="la-Latn"/>
        </w:rPr>
        <w:t xml:space="preserve">. </w:t>
      </w:r>
    </w:p>
    <w:p w14:paraId="4498EC5B" w14:textId="7A1E3D35" w:rsidR="00647956" w:rsidRPr="007A06F5" w:rsidRDefault="00647956" w:rsidP="00E64B6F">
      <w:pPr>
        <w:pStyle w:val="Normlnweb"/>
        <w:numPr>
          <w:ilvl w:val="0"/>
          <w:numId w:val="49"/>
        </w:numPr>
        <w:spacing w:before="0" w:beforeAutospacing="0" w:after="120" w:afterAutospacing="0"/>
        <w:rPr>
          <w:lang w:val="la-Latn"/>
        </w:rPr>
      </w:pPr>
      <w:r w:rsidRPr="007A06F5">
        <w:rPr>
          <w:color w:val="FF0000"/>
          <w:lang w:val="la-Latn"/>
        </w:rPr>
        <w:t xml:space="preserve">LXV. </w:t>
      </w:r>
      <w:r w:rsidR="00552876" w:rsidRPr="007A06F5">
        <w:rPr>
          <w:color w:val="FF0000"/>
          <w:lang w:val="la-Latn"/>
        </w:rPr>
        <w:t>U</w:t>
      </w:r>
      <w:r w:rsidR="00552876" w:rsidRPr="007A06F5">
        <w:rPr>
          <w:lang w:val="la-Latn"/>
        </w:rPr>
        <w:t>t latrones de infra inmunitatem illi iudic</w:t>
      </w:r>
      <w:r w:rsidR="00821EF3" w:rsidRPr="007A06F5">
        <w:rPr>
          <w:lang w:val="la-Latn"/>
        </w:rPr>
        <w:t>is ad comitum placita praesentetur</w:t>
      </w:r>
      <w:r w:rsidR="008E2A6B" w:rsidRPr="007A06F5">
        <w:rPr>
          <w:lang w:val="la-Latn"/>
        </w:rPr>
        <w:t xml:space="preserve">; </w:t>
      </w:r>
      <w:r w:rsidR="00552876" w:rsidRPr="007A06F5">
        <w:rPr>
          <w:lang w:val="la-Latn"/>
        </w:rPr>
        <w:t>et qui hoc non fecerit</w:t>
      </w:r>
      <w:r w:rsidR="00360346" w:rsidRPr="007A06F5">
        <w:rPr>
          <w:lang w:val="la-Latn"/>
        </w:rPr>
        <w:t xml:space="preserve">, </w:t>
      </w:r>
      <w:r w:rsidR="00552876" w:rsidRPr="007A06F5">
        <w:rPr>
          <w:lang w:val="la-Latn"/>
        </w:rPr>
        <w:t>beneficium et honorem perdat</w:t>
      </w:r>
      <w:r w:rsidR="008E2A6B" w:rsidRPr="007A06F5">
        <w:rPr>
          <w:lang w:val="la-Latn"/>
        </w:rPr>
        <w:t xml:space="preserve">. </w:t>
      </w:r>
    </w:p>
    <w:p w14:paraId="5CF0ECB8" w14:textId="42D37347" w:rsidR="00552876" w:rsidRPr="007A06F5" w:rsidRDefault="00647956" w:rsidP="00E64B6F">
      <w:pPr>
        <w:pStyle w:val="Normlnweb"/>
        <w:numPr>
          <w:ilvl w:val="0"/>
          <w:numId w:val="49"/>
        </w:numPr>
        <w:spacing w:before="0" w:beforeAutospacing="0" w:after="120" w:afterAutospacing="0"/>
        <w:rPr>
          <w:lang w:val="la-Latn"/>
        </w:rPr>
      </w:pPr>
      <w:r w:rsidRPr="007A06F5">
        <w:rPr>
          <w:color w:val="FF0000"/>
          <w:lang w:val="la-Latn"/>
        </w:rPr>
        <w:t xml:space="preserve">LXVI. </w:t>
      </w:r>
      <w:r w:rsidR="00552876" w:rsidRPr="007A06F5">
        <w:rPr>
          <w:color w:val="FF0000"/>
          <w:lang w:val="la-Latn"/>
        </w:rPr>
        <w:t>S</w:t>
      </w:r>
      <w:r w:rsidR="00552876" w:rsidRPr="007A06F5">
        <w:rPr>
          <w:lang w:val="la-Latn"/>
        </w:rPr>
        <w:t>imiliter</w:t>
      </w:r>
      <w:r w:rsidR="00360346" w:rsidRPr="007A06F5">
        <w:rPr>
          <w:lang w:val="la-Latn"/>
        </w:rPr>
        <w:t xml:space="preserve"> </w:t>
      </w:r>
      <w:r w:rsidR="00552876" w:rsidRPr="007A06F5">
        <w:rPr>
          <w:lang w:val="la-Latn"/>
        </w:rPr>
        <w:t>et vassus noster</w:t>
      </w:r>
      <w:r w:rsidR="00360346" w:rsidRPr="007A06F5">
        <w:rPr>
          <w:lang w:val="la-Latn"/>
        </w:rPr>
        <w:t xml:space="preserve">, </w:t>
      </w:r>
      <w:r w:rsidR="00552876" w:rsidRPr="007A06F5">
        <w:rPr>
          <w:lang w:val="la-Latn"/>
        </w:rPr>
        <w:t>si hoc non adimpleverit</w:t>
      </w:r>
      <w:r w:rsidR="00360346" w:rsidRPr="007A06F5">
        <w:rPr>
          <w:lang w:val="la-Latn"/>
        </w:rPr>
        <w:t xml:space="preserve">, </w:t>
      </w:r>
      <w:r w:rsidR="00821EF3" w:rsidRPr="007A06F5">
        <w:rPr>
          <w:lang w:val="la-Latn"/>
        </w:rPr>
        <w:t>beneficium et ho</w:t>
      </w:r>
      <w:r w:rsidR="00552876" w:rsidRPr="007A06F5">
        <w:rPr>
          <w:lang w:val="la-Latn"/>
        </w:rPr>
        <w:t>norem perdat</w:t>
      </w:r>
      <w:r w:rsidR="008E2A6B" w:rsidRPr="007A06F5">
        <w:rPr>
          <w:lang w:val="la-Latn"/>
        </w:rPr>
        <w:t xml:space="preserve">; </w:t>
      </w:r>
      <w:r w:rsidR="00821EF3" w:rsidRPr="007A06F5">
        <w:rPr>
          <w:lang w:val="la-Latn"/>
        </w:rPr>
        <w:t>et qui beneficium non ha</w:t>
      </w:r>
      <w:r w:rsidR="00552876" w:rsidRPr="007A06F5">
        <w:rPr>
          <w:lang w:val="la-Latn"/>
        </w:rPr>
        <w:t>buerit</w:t>
      </w:r>
      <w:r w:rsidR="00360346" w:rsidRPr="007A06F5">
        <w:rPr>
          <w:lang w:val="la-Latn"/>
        </w:rPr>
        <w:t xml:space="preserve">, </w:t>
      </w:r>
      <w:r w:rsidR="00552876" w:rsidRPr="007A06F5">
        <w:rPr>
          <w:lang w:val="la-Latn"/>
        </w:rPr>
        <w:t>bannum solvat</w:t>
      </w:r>
      <w:r w:rsidR="008E2A6B" w:rsidRPr="007A06F5">
        <w:rPr>
          <w:lang w:val="la-Latn"/>
        </w:rPr>
        <w:t xml:space="preserve">. </w:t>
      </w:r>
      <w:r w:rsidR="00552876" w:rsidRPr="007A06F5">
        <w:rPr>
          <w:lang w:val="la-Latn"/>
        </w:rPr>
        <w:t>/</w:t>
      </w:r>
    </w:p>
    <w:p w14:paraId="5B911C2E" w14:textId="24C6B294" w:rsidR="00552876" w:rsidRPr="007A06F5" w:rsidRDefault="004E3C9A" w:rsidP="00A678D5">
      <w:pPr>
        <w:pStyle w:val="Normlnweb"/>
        <w:spacing w:before="0" w:beforeAutospacing="0" w:after="120" w:afterAutospacing="0"/>
        <w:ind w:left="720"/>
        <w:rPr>
          <w:lang w:val="la-Latn"/>
        </w:rPr>
      </w:pPr>
      <w:r w:rsidRPr="007A06F5">
        <w:rPr>
          <w:color w:val="FF0000"/>
          <w:lang w:val="la-Latn"/>
        </w:rPr>
        <w:t xml:space="preserve">LXVII. </w:t>
      </w:r>
      <w:r w:rsidR="00552876" w:rsidRPr="007A06F5">
        <w:rPr>
          <w:color w:val="FF0000"/>
          <w:lang w:val="la-Latn"/>
        </w:rPr>
        <w:t>D</w:t>
      </w:r>
      <w:r w:rsidR="00552876" w:rsidRPr="007A06F5">
        <w:rPr>
          <w:lang w:val="la-Latn"/>
        </w:rPr>
        <w:t>e eo qui periurium fecerit</w:t>
      </w:r>
      <w:r w:rsidR="00360346" w:rsidRPr="007A06F5">
        <w:rPr>
          <w:lang w:val="la-Latn"/>
        </w:rPr>
        <w:t xml:space="preserve">, </w:t>
      </w:r>
      <w:r w:rsidR="00821EF3" w:rsidRPr="007A06F5">
        <w:rPr>
          <w:lang w:val="la-Latn"/>
        </w:rPr>
        <w:t>nul</w:t>
      </w:r>
      <w:r w:rsidR="00552876" w:rsidRPr="007A06F5">
        <w:rPr>
          <w:lang w:val="la-Latn"/>
        </w:rPr>
        <w:t>lam redemptionem</w:t>
      </w:r>
      <w:r w:rsidR="00360346" w:rsidRPr="007A06F5">
        <w:rPr>
          <w:lang w:val="la-Latn"/>
        </w:rPr>
        <w:t xml:space="preserve">, </w:t>
      </w:r>
      <w:r w:rsidR="00552876" w:rsidRPr="007A06F5">
        <w:rPr>
          <w:lang w:val="la-Latn"/>
        </w:rPr>
        <w:t>nisi manum perdat</w:t>
      </w:r>
      <w:r w:rsidRPr="007A06F5">
        <w:rPr>
          <w:lang w:val="la-Latn"/>
        </w:rPr>
        <w:t>.</w:t>
      </w:r>
      <w:r w:rsidR="00552876" w:rsidRPr="007A06F5">
        <w:rPr>
          <w:lang w:val="la-Latn"/>
        </w:rPr>
        <w:t xml:space="preserve"> </w:t>
      </w:r>
      <w:r w:rsidR="00552876" w:rsidRPr="007A06F5">
        <w:rPr>
          <w:highlight w:val="green"/>
          <w:lang w:val="la-Latn"/>
        </w:rPr>
        <w:t>Quod si accusator contendere voluerit de ipso periurio</w:t>
      </w:r>
      <w:r w:rsidR="00360346" w:rsidRPr="007A06F5">
        <w:rPr>
          <w:highlight w:val="green"/>
          <w:lang w:val="la-Latn"/>
        </w:rPr>
        <w:t xml:space="preserve">, </w:t>
      </w:r>
      <w:r w:rsidR="00552876" w:rsidRPr="007A06F5">
        <w:rPr>
          <w:highlight w:val="green"/>
          <w:lang w:val="la-Latn"/>
        </w:rPr>
        <w:t>stent ad crucem</w:t>
      </w:r>
      <w:r w:rsidR="008E2A6B" w:rsidRPr="007A06F5">
        <w:rPr>
          <w:highlight w:val="green"/>
          <w:lang w:val="la-Latn"/>
        </w:rPr>
        <w:t xml:space="preserve">; </w:t>
      </w:r>
      <w:r w:rsidR="00552876" w:rsidRPr="007A06F5">
        <w:rPr>
          <w:highlight w:val="green"/>
          <w:lang w:val="la-Latn"/>
        </w:rPr>
        <w:t>et si iura tor vicerit</w:t>
      </w:r>
      <w:r w:rsidR="00360346" w:rsidRPr="007A06F5">
        <w:rPr>
          <w:highlight w:val="green"/>
          <w:lang w:val="la-Latn"/>
        </w:rPr>
        <w:t xml:space="preserve">, </w:t>
      </w:r>
      <w:r w:rsidR="00552876" w:rsidRPr="007A06F5">
        <w:rPr>
          <w:highlight w:val="green"/>
          <w:lang w:val="la-Latn"/>
        </w:rPr>
        <w:t>legem suam accusator emendet</w:t>
      </w:r>
      <w:r w:rsidR="008E2A6B" w:rsidRPr="007A06F5">
        <w:rPr>
          <w:highlight w:val="green"/>
          <w:lang w:val="la-Latn"/>
        </w:rPr>
        <w:t xml:space="preserve">. </w:t>
      </w:r>
      <w:r w:rsidR="00552876" w:rsidRPr="007A06F5">
        <w:rPr>
          <w:highlight w:val="green"/>
          <w:lang w:val="la-Latn"/>
        </w:rPr>
        <w:t>Haec ve</w:t>
      </w:r>
      <w:r w:rsidR="00821EF3" w:rsidRPr="007A06F5">
        <w:rPr>
          <w:highlight w:val="green"/>
          <w:lang w:val="la-Latn"/>
        </w:rPr>
        <w:t>ro de minoribus causis observan</w:t>
      </w:r>
      <w:r w:rsidR="00552876" w:rsidRPr="007A06F5">
        <w:rPr>
          <w:highlight w:val="green"/>
          <w:lang w:val="la-Latn"/>
        </w:rPr>
        <w:t>dum</w:t>
      </w:r>
      <w:r w:rsidR="008E2A6B" w:rsidRPr="007A06F5">
        <w:rPr>
          <w:highlight w:val="green"/>
          <w:lang w:val="la-Latn"/>
        </w:rPr>
        <w:t xml:space="preserve">; </w:t>
      </w:r>
      <w:r w:rsidR="00552876" w:rsidRPr="007A06F5">
        <w:rPr>
          <w:highlight w:val="green"/>
          <w:lang w:val="la-Latn"/>
        </w:rPr>
        <w:t>de maioribus vero rebus aut de statu ingenuitatis secundum legem custodiant</w:t>
      </w:r>
      <w:r w:rsidR="008E2A6B" w:rsidRPr="007A06F5">
        <w:rPr>
          <w:highlight w:val="green"/>
          <w:lang w:val="la-Latn"/>
        </w:rPr>
        <w:t>.</w:t>
      </w:r>
      <w:r w:rsidR="008E2A6B" w:rsidRPr="007A06F5">
        <w:rPr>
          <w:lang w:val="la-Latn"/>
        </w:rPr>
        <w:t xml:space="preserve"> </w:t>
      </w:r>
    </w:p>
    <w:p w14:paraId="3FBA12EF" w14:textId="419F9723"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w:t>
      </w:r>
      <w:r w:rsidR="00360346" w:rsidRPr="007A06F5">
        <w:rPr>
          <w:highlight w:val="green"/>
          <w:lang w:val="la-Latn"/>
        </w:rPr>
        <w:t xml:space="preserve"> </w:t>
      </w:r>
      <w:r w:rsidRPr="007A06F5">
        <w:rPr>
          <w:highlight w:val="green"/>
          <w:lang w:val="la-Latn"/>
        </w:rPr>
        <w:t>vindicta et iudicio</w:t>
      </w:r>
      <w:r w:rsidR="00360346" w:rsidRPr="007A06F5">
        <w:rPr>
          <w:highlight w:val="green"/>
          <w:lang w:val="la-Latn"/>
        </w:rPr>
        <w:t xml:space="preserve"> </w:t>
      </w:r>
      <w:r w:rsidR="00821EF3" w:rsidRPr="007A06F5">
        <w:rPr>
          <w:highlight w:val="green"/>
          <w:lang w:val="la-Latn"/>
        </w:rPr>
        <w:t>in latro</w:t>
      </w:r>
      <w:r w:rsidRPr="007A06F5">
        <w:rPr>
          <w:highlight w:val="green"/>
          <w:lang w:val="la-Latn"/>
        </w:rPr>
        <w:t>nes</w:t>
      </w:r>
      <w:r w:rsidR="00360346" w:rsidRPr="007A06F5">
        <w:rPr>
          <w:highlight w:val="green"/>
          <w:lang w:val="la-Latn"/>
        </w:rPr>
        <w:t xml:space="preserve"> </w:t>
      </w:r>
      <w:r w:rsidR="00821EF3" w:rsidRPr="007A06F5">
        <w:rPr>
          <w:highlight w:val="green"/>
          <w:lang w:val="la-Latn"/>
        </w:rPr>
        <w:t>factum</w:t>
      </w:r>
      <w:r w:rsidRPr="007A06F5">
        <w:rPr>
          <w:highlight w:val="green"/>
          <w:lang w:val="la-Latn"/>
        </w:rPr>
        <w:t xml:space="preserve"> testimonium episcoporum absq</w:t>
      </w:r>
      <w:r w:rsidR="00821EF3" w:rsidRPr="007A06F5">
        <w:rPr>
          <w:highlight w:val="green"/>
          <w:lang w:val="la-Latn"/>
        </w:rPr>
        <w:t>ue peccato comitis esse dicunt</w:t>
      </w:r>
      <w:r w:rsidR="00360346" w:rsidRPr="007A06F5">
        <w:rPr>
          <w:highlight w:val="green"/>
          <w:lang w:val="la-Latn"/>
        </w:rPr>
        <w:t xml:space="preserve">, </w:t>
      </w:r>
      <w:r w:rsidRPr="007A06F5">
        <w:rPr>
          <w:highlight w:val="green"/>
          <w:lang w:val="la-Latn"/>
        </w:rPr>
        <w:t>ita</w:t>
      </w:r>
      <w:r w:rsidR="00360346" w:rsidRPr="007A06F5">
        <w:rPr>
          <w:highlight w:val="green"/>
          <w:lang w:val="la-Latn"/>
        </w:rPr>
        <w:t xml:space="preserve"> </w:t>
      </w:r>
      <w:r w:rsidRPr="007A06F5">
        <w:rPr>
          <w:highlight w:val="green"/>
          <w:lang w:val="la-Latn"/>
        </w:rPr>
        <w:t>tamen ut absque</w:t>
      </w:r>
      <w:r w:rsidR="00360346" w:rsidRPr="007A06F5">
        <w:rPr>
          <w:highlight w:val="green"/>
          <w:lang w:val="la-Latn"/>
        </w:rPr>
        <w:t xml:space="preserve"> </w:t>
      </w:r>
      <w:r w:rsidRPr="007A06F5">
        <w:rPr>
          <w:highlight w:val="green"/>
          <w:lang w:val="la-Latn"/>
        </w:rPr>
        <w:t>invidia aut</w:t>
      </w:r>
      <w:r w:rsidR="00360346" w:rsidRPr="007A06F5">
        <w:rPr>
          <w:highlight w:val="green"/>
          <w:lang w:val="la-Latn"/>
        </w:rPr>
        <w:t xml:space="preserve"> </w:t>
      </w:r>
      <w:r w:rsidRPr="007A06F5">
        <w:rPr>
          <w:highlight w:val="green"/>
          <w:lang w:val="la-Latn"/>
        </w:rPr>
        <w:t>occansione mala</w:t>
      </w:r>
      <w:r w:rsidR="00360346" w:rsidRPr="007A06F5">
        <w:rPr>
          <w:highlight w:val="green"/>
          <w:lang w:val="la-Latn"/>
        </w:rPr>
        <w:t xml:space="preserve">, </w:t>
      </w:r>
      <w:r w:rsidRPr="007A06F5">
        <w:rPr>
          <w:highlight w:val="green"/>
          <w:lang w:val="la-Latn"/>
        </w:rPr>
        <w:t>et nihil aliud ibi interponatur nisi vera iustitia ad perficiendum</w:t>
      </w:r>
      <w:r w:rsidR="008E2A6B" w:rsidRPr="007A06F5">
        <w:rPr>
          <w:highlight w:val="green"/>
          <w:lang w:val="la-Latn"/>
        </w:rPr>
        <w:t xml:space="preserve">. </w:t>
      </w:r>
      <w:r w:rsidRPr="007A06F5">
        <w:rPr>
          <w:highlight w:val="green"/>
          <w:lang w:val="la-Latn"/>
        </w:rPr>
        <w:t>Et si per odium aut malo ingenio</w:t>
      </w:r>
      <w:r w:rsidR="00360346" w:rsidRPr="007A06F5">
        <w:rPr>
          <w:highlight w:val="green"/>
          <w:lang w:val="la-Latn"/>
        </w:rPr>
        <w:t xml:space="preserve">, </w:t>
      </w:r>
      <w:r w:rsidRPr="007A06F5">
        <w:rPr>
          <w:highlight w:val="green"/>
          <w:lang w:val="la-Latn"/>
        </w:rPr>
        <w:t>nisi per iustitiam faciendam</w:t>
      </w:r>
      <w:r w:rsidR="00360346" w:rsidRPr="007A06F5">
        <w:rPr>
          <w:highlight w:val="green"/>
          <w:lang w:val="la-Latn"/>
        </w:rPr>
        <w:t xml:space="preserve">, </w:t>
      </w:r>
      <w:r w:rsidRPr="007A06F5">
        <w:rPr>
          <w:highlight w:val="green"/>
          <w:lang w:val="la-Latn"/>
        </w:rPr>
        <w:t>hominem diffecerit</w:t>
      </w:r>
      <w:r w:rsidR="00360346" w:rsidRPr="007A06F5">
        <w:rPr>
          <w:highlight w:val="green"/>
          <w:lang w:val="la-Latn"/>
        </w:rPr>
        <w:t xml:space="preserve">, </w:t>
      </w:r>
      <w:r w:rsidRPr="007A06F5">
        <w:rPr>
          <w:highlight w:val="green"/>
          <w:lang w:val="la-Latn"/>
        </w:rPr>
        <w:t>honorem suum perdat</w:t>
      </w:r>
      <w:r w:rsidR="00360346" w:rsidRPr="007A06F5">
        <w:rPr>
          <w:highlight w:val="green"/>
          <w:lang w:val="la-Latn"/>
        </w:rPr>
        <w:t xml:space="preserve">, </w:t>
      </w:r>
      <w:r w:rsidR="00821EF3" w:rsidRPr="007A06F5">
        <w:rPr>
          <w:highlight w:val="green"/>
          <w:lang w:val="la-Latn"/>
        </w:rPr>
        <w:t>et legibus contra quem in</w:t>
      </w:r>
      <w:r w:rsidRPr="007A06F5">
        <w:rPr>
          <w:highlight w:val="green"/>
          <w:lang w:val="la-Latn"/>
        </w:rPr>
        <w:t>iuste fecit</w:t>
      </w:r>
      <w:r w:rsidR="00360346" w:rsidRPr="007A06F5">
        <w:rPr>
          <w:highlight w:val="green"/>
          <w:lang w:val="la-Latn"/>
        </w:rPr>
        <w:t xml:space="preserve">, </w:t>
      </w:r>
      <w:r w:rsidRPr="007A06F5">
        <w:rPr>
          <w:highlight w:val="green"/>
          <w:lang w:val="la-Latn"/>
        </w:rPr>
        <w:t>secundum penam quam intulit</w:t>
      </w:r>
      <w:r w:rsidR="00360346" w:rsidRPr="007A06F5">
        <w:rPr>
          <w:highlight w:val="green"/>
          <w:lang w:val="la-Latn"/>
        </w:rPr>
        <w:t xml:space="preserve">, </w:t>
      </w:r>
      <w:r w:rsidRPr="007A06F5">
        <w:rPr>
          <w:highlight w:val="green"/>
          <w:lang w:val="la-Latn"/>
        </w:rPr>
        <w:t>emendetur</w:t>
      </w:r>
      <w:r w:rsidR="008E2A6B" w:rsidRPr="007A06F5">
        <w:rPr>
          <w:highlight w:val="green"/>
          <w:lang w:val="la-Latn"/>
        </w:rPr>
        <w:t xml:space="preserve">. </w:t>
      </w:r>
      <w:r w:rsidRPr="007A06F5">
        <w:rPr>
          <w:highlight w:val="green"/>
          <w:lang w:val="la-Latn"/>
        </w:rPr>
        <w:t>/</w:t>
      </w:r>
    </w:p>
    <w:p w14:paraId="75C3A4D4" w14:textId="2275E2EC" w:rsidR="00552876" w:rsidRPr="007A06F5" w:rsidRDefault="00821EF3" w:rsidP="00E64B6F">
      <w:pPr>
        <w:pStyle w:val="Normlnweb"/>
        <w:numPr>
          <w:ilvl w:val="0"/>
          <w:numId w:val="49"/>
        </w:numPr>
        <w:spacing w:before="0" w:beforeAutospacing="0" w:after="120" w:afterAutospacing="0"/>
        <w:rPr>
          <w:highlight w:val="green"/>
          <w:lang w:val="la-Latn"/>
        </w:rPr>
      </w:pPr>
      <w:r w:rsidRPr="007A06F5">
        <w:rPr>
          <w:highlight w:val="green"/>
          <w:lang w:val="la-Latn"/>
        </w:rPr>
        <w:t>Capitula vero quae bonae memo</w:t>
      </w:r>
      <w:r w:rsidR="00552876" w:rsidRPr="007A06F5">
        <w:rPr>
          <w:highlight w:val="green"/>
          <w:lang w:val="la-Latn"/>
        </w:rPr>
        <w:t>riae genitor noster</w:t>
      </w:r>
      <w:r w:rsidR="00360346" w:rsidRPr="007A06F5">
        <w:rPr>
          <w:highlight w:val="green"/>
          <w:lang w:val="la-Latn"/>
        </w:rPr>
        <w:t xml:space="preserve"> </w:t>
      </w:r>
      <w:r w:rsidR="00552876" w:rsidRPr="007A06F5">
        <w:rPr>
          <w:highlight w:val="green"/>
          <w:lang w:val="la-Latn"/>
        </w:rPr>
        <w:t>in sua placita constituit et</w:t>
      </w:r>
      <w:r w:rsidR="00360346" w:rsidRPr="007A06F5">
        <w:rPr>
          <w:highlight w:val="green"/>
          <w:lang w:val="la-Latn"/>
        </w:rPr>
        <w:t xml:space="preserve"> </w:t>
      </w:r>
      <w:r w:rsidR="00552876" w:rsidRPr="007A06F5">
        <w:rPr>
          <w:highlight w:val="green"/>
          <w:lang w:val="la-Latn"/>
        </w:rPr>
        <w:t>sinodus</w:t>
      </w:r>
      <w:r w:rsidR="00360346" w:rsidRPr="007A06F5">
        <w:rPr>
          <w:highlight w:val="green"/>
          <w:lang w:val="la-Latn"/>
        </w:rPr>
        <w:t xml:space="preserve"> </w:t>
      </w:r>
      <w:r w:rsidR="00552876" w:rsidRPr="007A06F5">
        <w:rPr>
          <w:highlight w:val="green"/>
          <w:lang w:val="la-Latn"/>
        </w:rPr>
        <w:t>conservare volumus</w:t>
      </w:r>
      <w:r w:rsidR="008E2A6B" w:rsidRPr="007A06F5">
        <w:rPr>
          <w:highlight w:val="green"/>
          <w:lang w:val="la-Latn"/>
        </w:rPr>
        <w:t xml:space="preserve">. </w:t>
      </w:r>
    </w:p>
    <w:p w14:paraId="165FD4B3" w14:textId="1F8F3CF8"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rebus vero ecclesiarum</w:t>
      </w:r>
      <w:r w:rsidR="00360346" w:rsidRPr="007A06F5">
        <w:rPr>
          <w:highlight w:val="green"/>
          <w:lang w:val="la-Latn"/>
        </w:rPr>
        <w:t xml:space="preserve">, </w:t>
      </w:r>
      <w:r w:rsidRPr="007A06F5">
        <w:rPr>
          <w:highlight w:val="green"/>
          <w:lang w:val="la-Latn"/>
        </w:rPr>
        <w:t>unde nunc</w:t>
      </w:r>
      <w:r w:rsidR="00360346" w:rsidRPr="007A06F5">
        <w:rPr>
          <w:highlight w:val="green"/>
          <w:lang w:val="la-Latn"/>
        </w:rPr>
        <w:t xml:space="preserve"> </w:t>
      </w:r>
      <w:r w:rsidRPr="007A06F5">
        <w:rPr>
          <w:highlight w:val="green"/>
          <w:lang w:val="la-Latn"/>
        </w:rPr>
        <w:t>census exeunt</w:t>
      </w:r>
      <w:r w:rsidR="00360346" w:rsidRPr="007A06F5">
        <w:rPr>
          <w:highlight w:val="green"/>
          <w:lang w:val="la-Latn"/>
        </w:rPr>
        <w:t xml:space="preserve">, </w:t>
      </w:r>
      <w:r w:rsidRPr="007A06F5">
        <w:rPr>
          <w:highlight w:val="green"/>
          <w:lang w:val="la-Latn"/>
        </w:rPr>
        <w:t>decima et nona cum ipso censu sit soluta</w:t>
      </w:r>
      <w:r w:rsidR="008E2A6B" w:rsidRPr="007A06F5">
        <w:rPr>
          <w:highlight w:val="green"/>
          <w:lang w:val="la-Latn"/>
        </w:rPr>
        <w:t xml:space="preserve">; </w:t>
      </w:r>
      <w:r w:rsidRPr="007A06F5">
        <w:rPr>
          <w:highlight w:val="green"/>
          <w:lang w:val="la-Latn"/>
        </w:rPr>
        <w:t>et unde antea non exierunt</w:t>
      </w:r>
      <w:r w:rsidR="00360346" w:rsidRPr="007A06F5">
        <w:rPr>
          <w:highlight w:val="green"/>
          <w:lang w:val="la-Latn"/>
        </w:rPr>
        <w:t xml:space="preserve">, </w:t>
      </w:r>
      <w:r w:rsidRPr="007A06F5">
        <w:rPr>
          <w:highlight w:val="green"/>
          <w:lang w:val="la-Latn"/>
        </w:rPr>
        <w:t>similiter nona et decima detur</w:t>
      </w:r>
      <w:r w:rsidR="008E2A6B" w:rsidRPr="007A06F5">
        <w:rPr>
          <w:highlight w:val="green"/>
          <w:lang w:val="la-Latn"/>
        </w:rPr>
        <w:t xml:space="preserve">; </w:t>
      </w:r>
      <w:r w:rsidRPr="007A06F5">
        <w:rPr>
          <w:highlight w:val="green"/>
          <w:lang w:val="la-Latn"/>
        </w:rPr>
        <w:t>atque de casatis quinquaginta solidum unum</w:t>
      </w:r>
      <w:r w:rsidR="00360346" w:rsidRPr="007A06F5">
        <w:rPr>
          <w:highlight w:val="green"/>
          <w:lang w:val="la-Latn"/>
        </w:rPr>
        <w:t xml:space="preserve">, </w:t>
      </w:r>
      <w:r w:rsidRPr="007A06F5">
        <w:rPr>
          <w:highlight w:val="green"/>
          <w:lang w:val="la-Latn"/>
        </w:rPr>
        <w:t>et de casatis triginta dimidium solidum</w:t>
      </w:r>
      <w:r w:rsidR="00360346" w:rsidRPr="007A06F5">
        <w:rPr>
          <w:highlight w:val="green"/>
          <w:lang w:val="la-Latn"/>
        </w:rPr>
        <w:t xml:space="preserve">, </w:t>
      </w:r>
      <w:r w:rsidRPr="007A06F5">
        <w:rPr>
          <w:highlight w:val="green"/>
          <w:lang w:val="la-Latn"/>
        </w:rPr>
        <w:t>et de viginti trimisse uno</w:t>
      </w:r>
      <w:r w:rsidR="008E2A6B" w:rsidRPr="007A06F5">
        <w:rPr>
          <w:highlight w:val="green"/>
          <w:lang w:val="la-Latn"/>
        </w:rPr>
        <w:t xml:space="preserve">. </w:t>
      </w:r>
      <w:r w:rsidRPr="007A06F5">
        <w:rPr>
          <w:highlight w:val="green"/>
          <w:lang w:val="la-Latn"/>
        </w:rPr>
        <w:t>Et de precariis</w:t>
      </w:r>
      <w:r w:rsidR="00360346" w:rsidRPr="007A06F5">
        <w:rPr>
          <w:highlight w:val="green"/>
          <w:lang w:val="la-Latn"/>
        </w:rPr>
        <w:t xml:space="preserve">, </w:t>
      </w:r>
      <w:r w:rsidRPr="007A06F5">
        <w:rPr>
          <w:highlight w:val="green"/>
          <w:lang w:val="la-Latn"/>
        </w:rPr>
        <w:t>ubi modo sunt</w:t>
      </w:r>
      <w:r w:rsidR="00360346" w:rsidRPr="007A06F5">
        <w:rPr>
          <w:highlight w:val="green"/>
          <w:lang w:val="la-Latn"/>
        </w:rPr>
        <w:t xml:space="preserve">, </w:t>
      </w:r>
      <w:r w:rsidRPr="007A06F5">
        <w:rPr>
          <w:highlight w:val="green"/>
          <w:lang w:val="la-Latn"/>
        </w:rPr>
        <w:t>renoventur</w:t>
      </w:r>
      <w:r w:rsidR="00360346" w:rsidRPr="007A06F5">
        <w:rPr>
          <w:highlight w:val="green"/>
          <w:lang w:val="la-Latn"/>
        </w:rPr>
        <w:t xml:space="preserve">, </w:t>
      </w:r>
      <w:r w:rsidRPr="007A06F5">
        <w:rPr>
          <w:highlight w:val="green"/>
          <w:lang w:val="la-Latn"/>
        </w:rPr>
        <w:t>et ubi non sunt</w:t>
      </w:r>
      <w:r w:rsidR="00360346" w:rsidRPr="007A06F5">
        <w:rPr>
          <w:highlight w:val="green"/>
          <w:lang w:val="la-Latn"/>
        </w:rPr>
        <w:t xml:space="preserve">, </w:t>
      </w:r>
      <w:r w:rsidR="00821EF3" w:rsidRPr="007A06F5">
        <w:rPr>
          <w:highlight w:val="green"/>
          <w:lang w:val="la-Latn"/>
        </w:rPr>
        <w:t>scribantur</w:t>
      </w:r>
      <w:r w:rsidR="008E2A6B" w:rsidRPr="007A06F5">
        <w:rPr>
          <w:highlight w:val="green"/>
          <w:lang w:val="la-Latn"/>
        </w:rPr>
        <w:t xml:space="preserve">. </w:t>
      </w:r>
      <w:r w:rsidRPr="007A06F5">
        <w:rPr>
          <w:highlight w:val="green"/>
          <w:lang w:val="la-Latn"/>
        </w:rPr>
        <w:t>Et sit discretio inter precarias de verbo nostro factas et inter eas quae spontanea voluntate de ipsis rebus ecclesiarum faciunt</w:t>
      </w:r>
      <w:r w:rsidR="008E2A6B" w:rsidRPr="007A06F5">
        <w:rPr>
          <w:highlight w:val="green"/>
          <w:lang w:val="la-Latn"/>
        </w:rPr>
        <w:t xml:space="preserve">. </w:t>
      </w:r>
    </w:p>
    <w:p w14:paraId="574318F1" w14:textId="5522C9A3" w:rsidR="00552876" w:rsidRPr="007A06F5" w:rsidRDefault="00821EF3" w:rsidP="00E64B6F">
      <w:pPr>
        <w:pStyle w:val="Normlnweb"/>
        <w:numPr>
          <w:ilvl w:val="0"/>
          <w:numId w:val="49"/>
        </w:numPr>
        <w:spacing w:before="0" w:beforeAutospacing="0" w:after="120" w:afterAutospacing="0"/>
        <w:rPr>
          <w:highlight w:val="green"/>
          <w:lang w:val="la-Latn"/>
        </w:rPr>
      </w:pPr>
      <w:r w:rsidRPr="007A06F5">
        <w:rPr>
          <w:highlight w:val="green"/>
          <w:lang w:val="la-Latn"/>
        </w:rPr>
        <w:t>De truste faciendo nemo praesumat.</w:t>
      </w:r>
    </w:p>
    <w:p w14:paraId="6D80B495" w14:textId="329E605C"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c</w:t>
      </w:r>
      <w:r w:rsidR="00821EF3" w:rsidRPr="007A06F5">
        <w:rPr>
          <w:highlight w:val="green"/>
          <w:lang w:val="la-Latn"/>
        </w:rPr>
        <w:t>erariis et tabulariis atque car</w:t>
      </w:r>
      <w:r w:rsidRPr="007A06F5">
        <w:rPr>
          <w:highlight w:val="green"/>
          <w:lang w:val="la-Latn"/>
        </w:rPr>
        <w:t>tolariis</w:t>
      </w:r>
      <w:r w:rsidR="00360346" w:rsidRPr="007A06F5">
        <w:rPr>
          <w:highlight w:val="green"/>
          <w:lang w:val="la-Latn"/>
        </w:rPr>
        <w:t xml:space="preserve">, </w:t>
      </w:r>
      <w:r w:rsidRPr="007A06F5">
        <w:rPr>
          <w:highlight w:val="green"/>
          <w:lang w:val="la-Latn"/>
        </w:rPr>
        <w:t>sicut a longo tempore fuit</w:t>
      </w:r>
      <w:r w:rsidR="00360346" w:rsidRPr="007A06F5">
        <w:rPr>
          <w:highlight w:val="green"/>
          <w:lang w:val="la-Latn"/>
        </w:rPr>
        <w:t xml:space="preserve">, </w:t>
      </w:r>
      <w:r w:rsidR="00821EF3" w:rsidRPr="007A06F5">
        <w:rPr>
          <w:highlight w:val="green"/>
          <w:lang w:val="la-Latn"/>
        </w:rPr>
        <w:t>obser</w:t>
      </w:r>
      <w:r w:rsidRPr="007A06F5">
        <w:rPr>
          <w:highlight w:val="green"/>
          <w:lang w:val="la-Latn"/>
        </w:rPr>
        <w:t>vetur</w:t>
      </w:r>
      <w:r w:rsidR="008E2A6B" w:rsidRPr="007A06F5">
        <w:rPr>
          <w:highlight w:val="green"/>
          <w:lang w:val="la-Latn"/>
        </w:rPr>
        <w:t xml:space="preserve">. </w:t>
      </w:r>
      <w:r w:rsidRPr="007A06F5">
        <w:rPr>
          <w:highlight w:val="green"/>
          <w:lang w:val="la-Latn"/>
        </w:rPr>
        <w:t>/</w:t>
      </w:r>
    </w:p>
    <w:p w14:paraId="15B14C7F" w14:textId="00E383B7"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sacramentis per gildonia</w:t>
      </w:r>
      <w:r w:rsidR="00360346" w:rsidRPr="007A06F5">
        <w:rPr>
          <w:highlight w:val="green"/>
          <w:lang w:val="la-Latn"/>
        </w:rPr>
        <w:t xml:space="preserve"> </w:t>
      </w:r>
      <w:r w:rsidRPr="007A06F5">
        <w:rPr>
          <w:highlight w:val="green"/>
          <w:lang w:val="la-Latn"/>
        </w:rPr>
        <w:t>invicem coniurantibus</w:t>
      </w:r>
      <w:r w:rsidR="00360346" w:rsidRPr="007A06F5">
        <w:rPr>
          <w:highlight w:val="green"/>
          <w:lang w:val="la-Latn"/>
        </w:rPr>
        <w:t xml:space="preserve">, </w:t>
      </w:r>
      <w:r w:rsidR="00821EF3" w:rsidRPr="007A06F5">
        <w:rPr>
          <w:highlight w:val="green"/>
          <w:lang w:val="la-Latn"/>
        </w:rPr>
        <w:t>ut nemo facere praesu</w:t>
      </w:r>
      <w:r w:rsidRPr="007A06F5">
        <w:rPr>
          <w:highlight w:val="green"/>
          <w:lang w:val="la-Latn"/>
        </w:rPr>
        <w:t>mat</w:t>
      </w:r>
      <w:r w:rsidR="008E2A6B" w:rsidRPr="007A06F5">
        <w:rPr>
          <w:highlight w:val="green"/>
          <w:lang w:val="la-Latn"/>
        </w:rPr>
        <w:t xml:space="preserve">. </w:t>
      </w:r>
      <w:r w:rsidRPr="007A06F5">
        <w:rPr>
          <w:highlight w:val="green"/>
          <w:lang w:val="la-Latn"/>
        </w:rPr>
        <w:t>Alio vero modo de illorum elemosinis aut de incendio aut de naufragio</w:t>
      </w:r>
      <w:r w:rsidR="00360346" w:rsidRPr="007A06F5">
        <w:rPr>
          <w:highlight w:val="green"/>
          <w:lang w:val="la-Latn"/>
        </w:rPr>
        <w:t xml:space="preserve">, </w:t>
      </w:r>
      <w:r w:rsidRPr="007A06F5">
        <w:rPr>
          <w:highlight w:val="green"/>
          <w:lang w:val="la-Latn"/>
        </w:rPr>
        <w:t>quamvis convenentias faciant</w:t>
      </w:r>
      <w:r w:rsidR="00360346" w:rsidRPr="007A06F5">
        <w:rPr>
          <w:highlight w:val="green"/>
          <w:lang w:val="la-Latn"/>
        </w:rPr>
        <w:t xml:space="preserve">, </w:t>
      </w:r>
      <w:r w:rsidRPr="007A06F5">
        <w:rPr>
          <w:highlight w:val="green"/>
          <w:lang w:val="la-Latn"/>
        </w:rPr>
        <w:t>nemo in hoc iurare praesumat</w:t>
      </w:r>
      <w:r w:rsidR="008E2A6B" w:rsidRPr="007A06F5">
        <w:rPr>
          <w:highlight w:val="green"/>
          <w:lang w:val="la-Latn"/>
        </w:rPr>
        <w:t xml:space="preserve">. </w:t>
      </w:r>
    </w:p>
    <w:p w14:paraId="73062EF4" w14:textId="54F0F7E5" w:rsidR="004E3C9A" w:rsidRPr="007A06F5" w:rsidRDefault="004E3C9A" w:rsidP="00E64B6F">
      <w:pPr>
        <w:pStyle w:val="Normlnweb"/>
        <w:numPr>
          <w:ilvl w:val="0"/>
          <w:numId w:val="49"/>
        </w:numPr>
        <w:spacing w:before="0" w:beforeAutospacing="0" w:after="120" w:afterAutospacing="0"/>
        <w:rPr>
          <w:lang w:val="la-Latn"/>
        </w:rPr>
      </w:pPr>
      <w:r w:rsidRPr="007A06F5">
        <w:rPr>
          <w:color w:val="FF0000"/>
          <w:lang w:val="la-Latn"/>
        </w:rPr>
        <w:t xml:space="preserve">LXVIII. </w:t>
      </w:r>
      <w:r w:rsidR="00552876" w:rsidRPr="007A06F5">
        <w:rPr>
          <w:color w:val="FF0000"/>
          <w:lang w:val="la-Latn"/>
        </w:rPr>
        <w:t>D</w:t>
      </w:r>
      <w:r w:rsidR="00552876" w:rsidRPr="007A06F5">
        <w:rPr>
          <w:lang w:val="la-Latn"/>
        </w:rPr>
        <w:t>e iterantibus</w:t>
      </w:r>
      <w:r w:rsidR="00360346" w:rsidRPr="007A06F5">
        <w:rPr>
          <w:lang w:val="la-Latn"/>
        </w:rPr>
        <w:t xml:space="preserve">, </w:t>
      </w:r>
      <w:r w:rsidR="00552876" w:rsidRPr="007A06F5">
        <w:rPr>
          <w:lang w:val="la-Latn"/>
        </w:rPr>
        <w:t>qui ad palatium aut ali</w:t>
      </w:r>
      <w:ins w:id="455" w:author="David Kalhous" w:date="2018-06-01T15:22:00Z">
        <w:r w:rsidRPr="007A06F5">
          <w:rPr>
            <w:lang w:val="la-Latn"/>
          </w:rPr>
          <w:t>c</w:t>
        </w:r>
      </w:ins>
      <w:r w:rsidR="00552876" w:rsidRPr="007A06F5">
        <w:rPr>
          <w:lang w:val="la-Latn"/>
        </w:rPr>
        <w:t>ubi pergunt</w:t>
      </w:r>
      <w:r w:rsidR="00360346" w:rsidRPr="007A06F5">
        <w:rPr>
          <w:lang w:val="la-Latn"/>
        </w:rPr>
        <w:t xml:space="preserve">, </w:t>
      </w:r>
      <w:r w:rsidR="00552876" w:rsidRPr="007A06F5">
        <w:rPr>
          <w:lang w:val="la-Latn"/>
        </w:rPr>
        <w:t>ut eos cum collecta nemo sit ausus adsalire</w:t>
      </w:r>
      <w:r w:rsidR="008E2A6B" w:rsidRPr="007A06F5">
        <w:rPr>
          <w:lang w:val="la-Latn"/>
        </w:rPr>
        <w:t xml:space="preserve">. </w:t>
      </w:r>
    </w:p>
    <w:p w14:paraId="0477D634" w14:textId="535C19C7" w:rsidR="00552876" w:rsidRPr="007A06F5" w:rsidRDefault="004E3C9A" w:rsidP="00A678D5">
      <w:pPr>
        <w:pStyle w:val="Normlnweb"/>
        <w:spacing w:before="0" w:beforeAutospacing="0" w:after="120" w:afterAutospacing="0"/>
        <w:ind w:left="720"/>
        <w:rPr>
          <w:lang w:val="la-Latn"/>
        </w:rPr>
      </w:pPr>
      <w:r w:rsidRPr="007A06F5">
        <w:rPr>
          <w:color w:val="FF0000"/>
          <w:lang w:val="la-Latn"/>
        </w:rPr>
        <w:t xml:space="preserve">LXVIIII. </w:t>
      </w:r>
      <w:r w:rsidR="00552876" w:rsidRPr="007A06F5">
        <w:rPr>
          <w:color w:val="FF0000"/>
          <w:lang w:val="la-Latn"/>
        </w:rPr>
        <w:t>E</w:t>
      </w:r>
      <w:r w:rsidR="00552876" w:rsidRPr="007A06F5">
        <w:rPr>
          <w:lang w:val="la-Latn"/>
        </w:rPr>
        <w:t>t</w:t>
      </w:r>
      <w:r w:rsidR="00360346" w:rsidRPr="007A06F5">
        <w:rPr>
          <w:lang w:val="la-Latn"/>
        </w:rPr>
        <w:t xml:space="preserve"> </w:t>
      </w:r>
      <w:r w:rsidR="00552876" w:rsidRPr="007A06F5">
        <w:rPr>
          <w:lang w:val="la-Latn"/>
        </w:rPr>
        <w:t>nemo alterius erbam defensionis tempore tollere praesumat</w:t>
      </w:r>
      <w:r w:rsidR="00360346" w:rsidRPr="007A06F5">
        <w:rPr>
          <w:lang w:val="la-Latn"/>
        </w:rPr>
        <w:t xml:space="preserve">, </w:t>
      </w:r>
      <w:r w:rsidR="00552876" w:rsidRPr="007A06F5">
        <w:rPr>
          <w:lang w:val="la-Latn"/>
        </w:rPr>
        <w:t>nisi in hoste pergendum aut missus noster sit</w:t>
      </w:r>
      <w:r w:rsidR="008E2A6B" w:rsidRPr="007A06F5">
        <w:rPr>
          <w:lang w:val="la-Latn"/>
        </w:rPr>
        <w:t xml:space="preserve">; </w:t>
      </w:r>
      <w:r w:rsidR="00552876" w:rsidRPr="007A06F5">
        <w:rPr>
          <w:lang w:val="la-Latn"/>
        </w:rPr>
        <w:t>et qui aliter facere praesumit</w:t>
      </w:r>
      <w:r w:rsidR="00360346" w:rsidRPr="007A06F5">
        <w:rPr>
          <w:lang w:val="la-Latn"/>
        </w:rPr>
        <w:t xml:space="preserve">, </w:t>
      </w:r>
      <w:r w:rsidR="00552876" w:rsidRPr="007A06F5">
        <w:rPr>
          <w:lang w:val="la-Latn"/>
        </w:rPr>
        <w:t>emendet</w:t>
      </w:r>
      <w:r w:rsidR="008E2A6B" w:rsidRPr="007A06F5">
        <w:rPr>
          <w:lang w:val="la-Latn"/>
        </w:rPr>
        <w:t xml:space="preserve">. </w:t>
      </w:r>
    </w:p>
    <w:p w14:paraId="20643EB0" w14:textId="54028ED3"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toloneis</w:t>
      </w:r>
      <w:r w:rsidR="00360346" w:rsidRPr="007A06F5">
        <w:rPr>
          <w:highlight w:val="green"/>
          <w:lang w:val="la-Latn"/>
        </w:rPr>
        <w:t xml:space="preserve"> </w:t>
      </w:r>
      <w:r w:rsidRPr="007A06F5">
        <w:rPr>
          <w:highlight w:val="green"/>
          <w:lang w:val="la-Latn"/>
        </w:rPr>
        <w:t>qu</w:t>
      </w:r>
      <w:r w:rsidR="00821EF3" w:rsidRPr="007A06F5">
        <w:rPr>
          <w:highlight w:val="green"/>
          <w:lang w:val="la-Latn"/>
        </w:rPr>
        <w:t>i iam antea forbanniti fuerunt</w:t>
      </w:r>
      <w:r w:rsidR="00360346" w:rsidRPr="007A06F5">
        <w:rPr>
          <w:highlight w:val="green"/>
          <w:lang w:val="la-Latn"/>
        </w:rPr>
        <w:t xml:space="preserve">, </w:t>
      </w:r>
      <w:r w:rsidRPr="007A06F5">
        <w:rPr>
          <w:highlight w:val="green"/>
          <w:lang w:val="la-Latn"/>
        </w:rPr>
        <w:t>nemo tollat nisi ubi antiquo tempore fuerunt</w:t>
      </w:r>
      <w:r w:rsidR="008E2A6B" w:rsidRPr="007A06F5">
        <w:rPr>
          <w:highlight w:val="green"/>
          <w:lang w:val="la-Latn"/>
        </w:rPr>
        <w:t xml:space="preserve">. </w:t>
      </w:r>
    </w:p>
    <w:p w14:paraId="41ACCF9E" w14:textId="012E10A2"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mancipia quae vendunt</w:t>
      </w:r>
      <w:r w:rsidR="00360346" w:rsidRPr="007A06F5">
        <w:rPr>
          <w:highlight w:val="green"/>
          <w:lang w:val="la-Latn"/>
        </w:rPr>
        <w:t xml:space="preserve">, </w:t>
      </w:r>
      <w:r w:rsidRPr="007A06F5">
        <w:rPr>
          <w:highlight w:val="green"/>
          <w:lang w:val="la-Latn"/>
        </w:rPr>
        <w:t>ut in praesentia episcopi vel comitis sit</w:t>
      </w:r>
      <w:r w:rsidR="00360346" w:rsidRPr="007A06F5">
        <w:rPr>
          <w:highlight w:val="green"/>
          <w:lang w:val="la-Latn"/>
        </w:rPr>
        <w:t xml:space="preserve">, </w:t>
      </w:r>
      <w:r w:rsidRPr="007A06F5">
        <w:rPr>
          <w:highlight w:val="green"/>
          <w:lang w:val="la-Latn"/>
        </w:rPr>
        <w:t>aut in praesentia archidiaconi aut centenarii aut in prae</w:t>
      </w:r>
      <w:r w:rsidR="00821EF3" w:rsidRPr="007A06F5">
        <w:rPr>
          <w:highlight w:val="green"/>
          <w:lang w:val="la-Latn"/>
        </w:rPr>
        <w:t>sentia vicedomni aut iudicis co</w:t>
      </w:r>
      <w:r w:rsidRPr="007A06F5">
        <w:rPr>
          <w:highlight w:val="green"/>
          <w:lang w:val="la-Latn"/>
        </w:rPr>
        <w:t>mitis aut ante bene nota testimonia</w:t>
      </w:r>
      <w:r w:rsidR="008E2A6B" w:rsidRPr="007A06F5">
        <w:rPr>
          <w:highlight w:val="green"/>
          <w:lang w:val="la-Latn"/>
        </w:rPr>
        <w:t xml:space="preserve">; </w:t>
      </w:r>
      <w:r w:rsidRPr="007A06F5">
        <w:rPr>
          <w:highlight w:val="green"/>
          <w:lang w:val="la-Latn"/>
        </w:rPr>
        <w:t>et for</w:t>
      </w:r>
      <w:r w:rsidR="00821EF3" w:rsidRPr="007A06F5">
        <w:rPr>
          <w:highlight w:val="green"/>
          <w:lang w:val="la-Latn"/>
        </w:rPr>
        <w:t>is marca nemo mancipium vendat</w:t>
      </w:r>
      <w:r w:rsidR="008E2A6B" w:rsidRPr="007A06F5">
        <w:rPr>
          <w:highlight w:val="green"/>
          <w:lang w:val="la-Latn"/>
        </w:rPr>
        <w:t xml:space="preserve">. </w:t>
      </w:r>
      <w:r w:rsidRPr="007A06F5">
        <w:rPr>
          <w:highlight w:val="green"/>
          <w:lang w:val="la-Latn"/>
        </w:rPr>
        <w:t>Et qui hoc fecerit</w:t>
      </w:r>
      <w:r w:rsidR="00360346" w:rsidRPr="007A06F5">
        <w:rPr>
          <w:highlight w:val="green"/>
          <w:lang w:val="la-Latn"/>
        </w:rPr>
        <w:t xml:space="preserve">, </w:t>
      </w:r>
      <w:r w:rsidRPr="007A06F5">
        <w:rPr>
          <w:highlight w:val="green"/>
          <w:lang w:val="la-Latn"/>
        </w:rPr>
        <w:t>tantas vices bannos solvat quanta mancipias vendidit</w:t>
      </w:r>
      <w:r w:rsidR="008E2A6B" w:rsidRPr="007A06F5">
        <w:rPr>
          <w:highlight w:val="green"/>
          <w:lang w:val="la-Latn"/>
        </w:rPr>
        <w:t xml:space="preserve">; </w:t>
      </w:r>
      <w:r w:rsidRPr="007A06F5">
        <w:rPr>
          <w:highlight w:val="green"/>
          <w:lang w:val="la-Latn"/>
        </w:rPr>
        <w:t>et si non habet pretium</w:t>
      </w:r>
      <w:r w:rsidR="00360346" w:rsidRPr="007A06F5">
        <w:rPr>
          <w:highlight w:val="green"/>
          <w:lang w:val="la-Latn"/>
        </w:rPr>
        <w:t xml:space="preserve">, </w:t>
      </w:r>
      <w:r w:rsidRPr="007A06F5">
        <w:rPr>
          <w:highlight w:val="green"/>
          <w:lang w:val="la-Latn"/>
        </w:rPr>
        <w:t>in wadio pro servo semetipsum</w:t>
      </w:r>
      <w:r w:rsidR="00360346" w:rsidRPr="007A06F5">
        <w:rPr>
          <w:highlight w:val="green"/>
          <w:lang w:val="la-Latn"/>
        </w:rPr>
        <w:t xml:space="preserve"> </w:t>
      </w:r>
      <w:r w:rsidRPr="007A06F5">
        <w:rPr>
          <w:highlight w:val="green"/>
          <w:lang w:val="la-Latn"/>
        </w:rPr>
        <w:t>c</w:t>
      </w:r>
      <w:r w:rsidR="00821EF3" w:rsidRPr="007A06F5">
        <w:rPr>
          <w:highlight w:val="green"/>
          <w:lang w:val="la-Latn"/>
        </w:rPr>
        <w:t>omiti donet usque dum ipsum ban</w:t>
      </w:r>
      <w:r w:rsidRPr="007A06F5">
        <w:rPr>
          <w:highlight w:val="green"/>
          <w:lang w:val="la-Latn"/>
        </w:rPr>
        <w:t>num solvat</w:t>
      </w:r>
      <w:r w:rsidR="008E2A6B" w:rsidRPr="007A06F5">
        <w:rPr>
          <w:highlight w:val="green"/>
          <w:lang w:val="la-Latn"/>
        </w:rPr>
        <w:t xml:space="preserve">. </w:t>
      </w:r>
    </w:p>
    <w:p w14:paraId="1DA5B48C" w14:textId="5F40B5B8"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brunias</w:t>
      </w:r>
      <w:r w:rsidR="00360346" w:rsidRPr="007A06F5">
        <w:rPr>
          <w:highlight w:val="green"/>
          <w:lang w:val="la-Latn"/>
        </w:rPr>
        <w:t xml:space="preserve">, </w:t>
      </w:r>
      <w:r w:rsidRPr="007A06F5">
        <w:rPr>
          <w:highlight w:val="green"/>
          <w:lang w:val="la-Latn"/>
        </w:rPr>
        <w:t>ut nullus foris nostro regno vendere praesumat</w:t>
      </w:r>
      <w:r w:rsidR="008E2A6B" w:rsidRPr="007A06F5">
        <w:rPr>
          <w:highlight w:val="green"/>
          <w:lang w:val="la-Latn"/>
        </w:rPr>
        <w:t xml:space="preserve">. </w:t>
      </w:r>
    </w:p>
    <w:p w14:paraId="28F2D554" w14:textId="6B0EA03A" w:rsidR="00552876" w:rsidRPr="007A06F5" w:rsidRDefault="004E3C9A" w:rsidP="00E64B6F">
      <w:pPr>
        <w:pStyle w:val="Normlnweb"/>
        <w:numPr>
          <w:ilvl w:val="0"/>
          <w:numId w:val="49"/>
        </w:numPr>
        <w:spacing w:before="0" w:beforeAutospacing="0" w:after="120" w:afterAutospacing="0"/>
        <w:rPr>
          <w:lang w:val="la-Latn"/>
        </w:rPr>
      </w:pPr>
      <w:r w:rsidRPr="007A06F5">
        <w:rPr>
          <w:color w:val="FF0000"/>
          <w:lang w:val="la-Latn"/>
        </w:rPr>
        <w:lastRenderedPageBreak/>
        <w:t xml:space="preserve">LXX. </w:t>
      </w:r>
      <w:r w:rsidR="00552876" w:rsidRPr="007A06F5">
        <w:rPr>
          <w:color w:val="FF0000"/>
          <w:lang w:val="la-Latn"/>
        </w:rPr>
        <w:t>S</w:t>
      </w:r>
      <w:r w:rsidR="00552876" w:rsidRPr="007A06F5">
        <w:rPr>
          <w:lang w:val="la-Latn"/>
        </w:rPr>
        <w:t xml:space="preserve">i </w:t>
      </w:r>
      <w:del w:id="456" w:author="David Kalhous" w:date="2018-06-01T15:19:00Z">
        <w:r w:rsidR="00552876" w:rsidRPr="007A06F5" w:rsidDel="004E3C9A">
          <w:rPr>
            <w:lang w:val="la-Latn"/>
          </w:rPr>
          <w:delText>comis</w:delText>
        </w:r>
      </w:del>
      <w:ins w:id="457" w:author="David Kalhous" w:date="2018-06-01T15:19:00Z">
        <w:r w:rsidRPr="007A06F5">
          <w:rPr>
            <w:lang w:val="la-Latn"/>
          </w:rPr>
          <w:t>comes</w:t>
        </w:r>
      </w:ins>
      <w:ins w:id="458" w:author="David Kalhous" w:date="2018-06-01T15:18:00Z">
        <w:r w:rsidRPr="007A06F5">
          <w:rPr>
            <w:lang w:val="la-Latn"/>
          </w:rPr>
          <w:t>, qui</w:t>
        </w:r>
      </w:ins>
      <w:r w:rsidR="00552876" w:rsidRPr="007A06F5">
        <w:rPr>
          <w:lang w:val="la-Latn"/>
        </w:rPr>
        <w:t xml:space="preserve"> in suo ministerio iustitias non fecerit</w:t>
      </w:r>
      <w:r w:rsidR="00360346" w:rsidRPr="007A06F5">
        <w:rPr>
          <w:lang w:val="la-Latn"/>
        </w:rPr>
        <w:t xml:space="preserve">, </w:t>
      </w:r>
      <w:r w:rsidR="00552876" w:rsidRPr="007A06F5">
        <w:rPr>
          <w:lang w:val="la-Latn"/>
        </w:rPr>
        <w:t xml:space="preserve">misso nostro </w:t>
      </w:r>
      <w:del w:id="459" w:author="David Kalhous" w:date="2018-06-01T15:18:00Z">
        <w:r w:rsidR="00552876" w:rsidRPr="007A06F5" w:rsidDel="004E3C9A">
          <w:rPr>
            <w:lang w:val="la-Latn"/>
          </w:rPr>
          <w:delText>de sua casa</w:delText>
        </w:r>
        <w:r w:rsidR="00360346" w:rsidRPr="007A06F5" w:rsidDel="004E3C9A">
          <w:rPr>
            <w:lang w:val="la-Latn"/>
          </w:rPr>
          <w:delText xml:space="preserve"> </w:delText>
        </w:r>
        <w:r w:rsidR="00552876" w:rsidRPr="007A06F5" w:rsidDel="004E3C9A">
          <w:rPr>
            <w:lang w:val="la-Latn"/>
          </w:rPr>
          <w:delText>soniare</w:delText>
        </w:r>
        <w:r w:rsidR="00360346" w:rsidRPr="007A06F5" w:rsidDel="004E3C9A">
          <w:rPr>
            <w:lang w:val="la-Latn"/>
          </w:rPr>
          <w:delText xml:space="preserve"> </w:delText>
        </w:r>
        <w:r w:rsidR="00552876" w:rsidRPr="007A06F5" w:rsidDel="004E3C9A">
          <w:rPr>
            <w:lang w:val="la-Latn"/>
          </w:rPr>
          <w:delText>faciat</w:delText>
        </w:r>
      </w:del>
      <w:ins w:id="460" w:author="David Kalhous" w:date="2018-06-01T15:18:00Z">
        <w:r w:rsidRPr="007A06F5">
          <w:rPr>
            <w:lang w:val="la-Latn"/>
          </w:rPr>
          <w:t>obsoniat</w:t>
        </w:r>
      </w:ins>
      <w:r w:rsidR="00552876" w:rsidRPr="007A06F5">
        <w:rPr>
          <w:lang w:val="la-Latn"/>
        </w:rPr>
        <w:t xml:space="preserve"> usque dum </w:t>
      </w:r>
      <w:del w:id="461" w:author="David Kalhous" w:date="2018-06-01T15:19:00Z">
        <w:r w:rsidR="00552876" w:rsidRPr="007A06F5" w:rsidDel="004E3C9A">
          <w:rPr>
            <w:lang w:val="la-Latn"/>
          </w:rPr>
          <w:delText xml:space="preserve">iustitiae </w:delText>
        </w:r>
      </w:del>
      <w:ins w:id="462" w:author="David Kalhous" w:date="2018-06-01T15:19:00Z">
        <w:r w:rsidRPr="007A06F5">
          <w:rPr>
            <w:lang w:val="la-Latn"/>
          </w:rPr>
          <w:t xml:space="preserve">iustitias </w:t>
        </w:r>
      </w:ins>
      <w:r w:rsidR="00552876" w:rsidRPr="007A06F5">
        <w:rPr>
          <w:lang w:val="la-Latn"/>
        </w:rPr>
        <w:t xml:space="preserve">ibidem </w:t>
      </w:r>
      <w:del w:id="463" w:author="David Kalhous" w:date="2018-06-01T15:19:00Z">
        <w:r w:rsidR="00552876" w:rsidRPr="007A06F5" w:rsidDel="004E3C9A">
          <w:rPr>
            <w:lang w:val="la-Latn"/>
          </w:rPr>
          <w:delText xml:space="preserve">factae </w:delText>
        </w:r>
      </w:del>
      <w:ins w:id="464" w:author="David Kalhous" w:date="2018-06-01T15:19:00Z">
        <w:r w:rsidRPr="007A06F5">
          <w:rPr>
            <w:lang w:val="la-Latn"/>
          </w:rPr>
          <w:t xml:space="preserve">factas </w:t>
        </w:r>
      </w:ins>
      <w:r w:rsidR="00552876" w:rsidRPr="007A06F5">
        <w:rPr>
          <w:lang w:val="la-Latn"/>
        </w:rPr>
        <w:t>fuerint</w:t>
      </w:r>
      <w:r w:rsidR="008E2A6B" w:rsidRPr="007A06F5">
        <w:rPr>
          <w:lang w:val="la-Latn"/>
        </w:rPr>
        <w:t xml:space="preserve">; </w:t>
      </w:r>
      <w:r w:rsidR="00552876" w:rsidRPr="007A06F5">
        <w:rPr>
          <w:lang w:val="la-Latn"/>
        </w:rPr>
        <w:t xml:space="preserve">et si vassus noster </w:t>
      </w:r>
      <w:del w:id="465" w:author="David Kalhous" w:date="2018-06-01T15:19:00Z">
        <w:r w:rsidR="00552876" w:rsidRPr="007A06F5" w:rsidDel="004E3C9A">
          <w:rPr>
            <w:lang w:val="la-Latn"/>
          </w:rPr>
          <w:delText xml:space="preserve">iustitiam </w:delText>
        </w:r>
      </w:del>
      <w:ins w:id="466" w:author="David Kalhous" w:date="2018-06-01T15:19:00Z">
        <w:r w:rsidRPr="007A06F5">
          <w:rPr>
            <w:lang w:val="la-Latn"/>
          </w:rPr>
          <w:t xml:space="preserve">iustitias </w:t>
        </w:r>
      </w:ins>
      <w:r w:rsidR="00552876" w:rsidRPr="007A06F5">
        <w:rPr>
          <w:lang w:val="la-Latn"/>
        </w:rPr>
        <w:t>non fecerit</w:t>
      </w:r>
      <w:r w:rsidR="00360346" w:rsidRPr="007A06F5">
        <w:rPr>
          <w:lang w:val="la-Latn"/>
        </w:rPr>
        <w:t xml:space="preserve">, </w:t>
      </w:r>
      <w:r w:rsidR="00552876" w:rsidRPr="007A06F5">
        <w:rPr>
          <w:lang w:val="la-Latn"/>
        </w:rPr>
        <w:t xml:space="preserve">tunc et </w:t>
      </w:r>
      <w:del w:id="467" w:author="David Kalhous" w:date="2018-06-01T15:19:00Z">
        <w:r w:rsidR="00552876" w:rsidRPr="007A06F5" w:rsidDel="004E3C9A">
          <w:rPr>
            <w:lang w:val="la-Latn"/>
          </w:rPr>
          <w:delText xml:space="preserve">comis </w:delText>
        </w:r>
      </w:del>
      <w:ins w:id="468" w:author="David Kalhous" w:date="2018-06-01T15:19:00Z">
        <w:r w:rsidRPr="007A06F5">
          <w:rPr>
            <w:lang w:val="la-Latn"/>
          </w:rPr>
          <w:t xml:space="preserve">comes </w:t>
        </w:r>
      </w:ins>
      <w:r w:rsidR="00552876" w:rsidRPr="007A06F5">
        <w:rPr>
          <w:lang w:val="la-Latn"/>
        </w:rPr>
        <w:t>et missus</w:t>
      </w:r>
      <w:r w:rsidR="00360346" w:rsidRPr="007A06F5">
        <w:rPr>
          <w:lang w:val="la-Latn"/>
        </w:rPr>
        <w:t xml:space="preserve"> </w:t>
      </w:r>
      <w:r w:rsidR="00552876" w:rsidRPr="007A06F5">
        <w:rPr>
          <w:lang w:val="la-Latn"/>
        </w:rPr>
        <w:t>ad ipsius casa</w:t>
      </w:r>
      <w:ins w:id="469" w:author="David Kalhous" w:date="2018-06-01T15:20:00Z">
        <w:r w:rsidRPr="007A06F5">
          <w:rPr>
            <w:lang w:val="la-Latn"/>
          </w:rPr>
          <w:t>m</w:t>
        </w:r>
      </w:ins>
      <w:r w:rsidR="00360346" w:rsidRPr="007A06F5">
        <w:rPr>
          <w:lang w:val="la-Latn"/>
        </w:rPr>
        <w:t xml:space="preserve"> </w:t>
      </w:r>
      <w:r w:rsidR="00552876" w:rsidRPr="007A06F5">
        <w:rPr>
          <w:lang w:val="la-Latn"/>
        </w:rPr>
        <w:t>sedeant et</w:t>
      </w:r>
      <w:r w:rsidR="00360346" w:rsidRPr="007A06F5">
        <w:rPr>
          <w:lang w:val="la-Latn"/>
        </w:rPr>
        <w:t xml:space="preserve"> </w:t>
      </w:r>
      <w:r w:rsidR="00552876" w:rsidRPr="007A06F5">
        <w:rPr>
          <w:lang w:val="la-Latn"/>
        </w:rPr>
        <w:t>de suo vivant</w:t>
      </w:r>
      <w:r w:rsidR="00360346" w:rsidRPr="007A06F5">
        <w:rPr>
          <w:lang w:val="la-Latn"/>
        </w:rPr>
        <w:t xml:space="preserve"> </w:t>
      </w:r>
      <w:r w:rsidR="00552876" w:rsidRPr="007A06F5">
        <w:rPr>
          <w:lang w:val="la-Latn"/>
        </w:rPr>
        <w:t>quousque iustitiam faciat</w:t>
      </w:r>
      <w:r w:rsidR="008E2A6B" w:rsidRPr="007A06F5">
        <w:rPr>
          <w:lang w:val="la-Latn"/>
        </w:rPr>
        <w:t xml:space="preserve">. </w:t>
      </w:r>
    </w:p>
    <w:p w14:paraId="176F6710" w14:textId="181BB85D"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Si quis pro faida precium recipere non vult</w:t>
      </w:r>
      <w:r w:rsidR="00360346" w:rsidRPr="007A06F5">
        <w:rPr>
          <w:highlight w:val="green"/>
          <w:lang w:val="la-Latn"/>
        </w:rPr>
        <w:t xml:space="preserve">, </w:t>
      </w:r>
      <w:r w:rsidRPr="007A06F5">
        <w:rPr>
          <w:highlight w:val="green"/>
          <w:lang w:val="la-Latn"/>
        </w:rPr>
        <w:t>tunc ad nos sit transmissus</w:t>
      </w:r>
      <w:r w:rsidR="00360346" w:rsidRPr="007A06F5">
        <w:rPr>
          <w:highlight w:val="green"/>
          <w:lang w:val="la-Latn"/>
        </w:rPr>
        <w:t xml:space="preserve">, </w:t>
      </w:r>
      <w:r w:rsidRPr="007A06F5">
        <w:rPr>
          <w:highlight w:val="green"/>
          <w:lang w:val="la-Latn"/>
        </w:rPr>
        <w:t>et nos eum dirigamus ubi damnum minime facere possit Simili</w:t>
      </w:r>
      <w:r w:rsidR="00360346" w:rsidRPr="007A06F5">
        <w:rPr>
          <w:highlight w:val="green"/>
          <w:lang w:val="la-Latn"/>
        </w:rPr>
        <w:t xml:space="preserve"> </w:t>
      </w:r>
      <w:r w:rsidRPr="007A06F5">
        <w:rPr>
          <w:highlight w:val="green"/>
          <w:lang w:val="la-Latn"/>
        </w:rPr>
        <w:t>modo et qui pro faida pretium solvere noluerit nec iustitiam exinde facere</w:t>
      </w:r>
      <w:r w:rsidR="00360346" w:rsidRPr="007A06F5">
        <w:rPr>
          <w:highlight w:val="green"/>
          <w:lang w:val="la-Latn"/>
        </w:rPr>
        <w:t xml:space="preserve">, </w:t>
      </w:r>
      <w:r w:rsidRPr="007A06F5">
        <w:rPr>
          <w:highlight w:val="green"/>
          <w:lang w:val="la-Latn"/>
        </w:rPr>
        <w:t xml:space="preserve">in tali loco eum mittere volumus </w:t>
      </w:r>
      <w:r w:rsidR="00821EF3" w:rsidRPr="007A06F5">
        <w:rPr>
          <w:highlight w:val="green"/>
          <w:lang w:val="la-Latn"/>
        </w:rPr>
        <w:t xml:space="preserve"> </w:t>
      </w:r>
      <w:r w:rsidRPr="007A06F5">
        <w:rPr>
          <w:highlight w:val="green"/>
          <w:lang w:val="la-Latn"/>
        </w:rPr>
        <w:t>ut per</w:t>
      </w:r>
      <w:r w:rsidR="00360346" w:rsidRPr="007A06F5">
        <w:rPr>
          <w:highlight w:val="green"/>
          <w:lang w:val="la-Latn"/>
        </w:rPr>
        <w:t xml:space="preserve"> </w:t>
      </w:r>
      <w:r w:rsidRPr="007A06F5">
        <w:rPr>
          <w:highlight w:val="green"/>
          <w:lang w:val="la-Latn"/>
        </w:rPr>
        <w:t>eum</w:t>
      </w:r>
      <w:r w:rsidR="00360346" w:rsidRPr="007A06F5">
        <w:rPr>
          <w:highlight w:val="green"/>
          <w:lang w:val="la-Latn"/>
        </w:rPr>
        <w:t xml:space="preserve"> </w:t>
      </w:r>
      <w:r w:rsidRPr="007A06F5">
        <w:rPr>
          <w:highlight w:val="green"/>
          <w:lang w:val="la-Latn"/>
        </w:rPr>
        <w:t>maior damnum non crescat</w:t>
      </w:r>
      <w:r w:rsidR="008E2A6B" w:rsidRPr="007A06F5">
        <w:rPr>
          <w:highlight w:val="green"/>
          <w:lang w:val="la-Latn"/>
        </w:rPr>
        <w:t xml:space="preserve">. </w:t>
      </w:r>
    </w:p>
    <w:p w14:paraId="1BD682ED" w14:textId="7A7C73B1" w:rsidR="00552876" w:rsidRPr="007A06F5" w:rsidRDefault="00552876" w:rsidP="00E64B6F">
      <w:pPr>
        <w:pStyle w:val="Normlnweb"/>
        <w:numPr>
          <w:ilvl w:val="0"/>
          <w:numId w:val="49"/>
        </w:numPr>
        <w:spacing w:before="0" w:beforeAutospacing="0" w:after="120" w:afterAutospacing="0"/>
        <w:rPr>
          <w:highlight w:val="green"/>
          <w:lang w:val="la-Latn"/>
        </w:rPr>
      </w:pPr>
      <w:r w:rsidRPr="007A06F5">
        <w:rPr>
          <w:highlight w:val="green"/>
          <w:lang w:val="la-Latn"/>
        </w:rPr>
        <w:t>De latronibus ita precipimus observandum</w:t>
      </w:r>
      <w:r w:rsidR="00360346" w:rsidRPr="007A06F5">
        <w:rPr>
          <w:highlight w:val="green"/>
          <w:lang w:val="la-Latn"/>
        </w:rPr>
        <w:t xml:space="preserve">, </w:t>
      </w:r>
      <w:r w:rsidRPr="007A06F5">
        <w:rPr>
          <w:highlight w:val="green"/>
          <w:lang w:val="la-Latn"/>
        </w:rPr>
        <w:t>ut pro prima vice</w:t>
      </w:r>
      <w:r w:rsidR="00360346" w:rsidRPr="007A06F5">
        <w:rPr>
          <w:highlight w:val="green"/>
          <w:lang w:val="la-Latn"/>
        </w:rPr>
        <w:t xml:space="preserve"> </w:t>
      </w:r>
      <w:r w:rsidR="00821EF3" w:rsidRPr="007A06F5">
        <w:rPr>
          <w:highlight w:val="green"/>
          <w:lang w:val="la-Latn"/>
        </w:rPr>
        <w:t>non mo</w:t>
      </w:r>
      <w:r w:rsidRPr="007A06F5">
        <w:rPr>
          <w:highlight w:val="green"/>
          <w:lang w:val="la-Latn"/>
        </w:rPr>
        <w:t>riatur</w:t>
      </w:r>
      <w:r w:rsidR="00360346" w:rsidRPr="007A06F5">
        <w:rPr>
          <w:highlight w:val="green"/>
          <w:lang w:val="la-Latn"/>
        </w:rPr>
        <w:t xml:space="preserve">, </w:t>
      </w:r>
      <w:r w:rsidRPr="007A06F5">
        <w:rPr>
          <w:highlight w:val="green"/>
          <w:lang w:val="la-Latn"/>
        </w:rPr>
        <w:t>sed oculum perdat</w:t>
      </w:r>
      <w:r w:rsidR="00360346" w:rsidRPr="007A06F5">
        <w:rPr>
          <w:highlight w:val="green"/>
          <w:lang w:val="la-Latn"/>
        </w:rPr>
        <w:t xml:space="preserve">, </w:t>
      </w:r>
      <w:r w:rsidRPr="007A06F5">
        <w:rPr>
          <w:highlight w:val="green"/>
          <w:lang w:val="la-Latn"/>
        </w:rPr>
        <w:t>de secunda vero culpa nasus</w:t>
      </w:r>
      <w:r w:rsidR="00360346" w:rsidRPr="007A06F5">
        <w:rPr>
          <w:highlight w:val="green"/>
          <w:lang w:val="la-Latn"/>
        </w:rPr>
        <w:t xml:space="preserve"> </w:t>
      </w:r>
      <w:r w:rsidRPr="007A06F5">
        <w:rPr>
          <w:highlight w:val="green"/>
          <w:lang w:val="la-Latn"/>
        </w:rPr>
        <w:t>ipsius latronis abscidatur</w:t>
      </w:r>
      <w:r w:rsidR="008E2A6B" w:rsidRPr="007A06F5">
        <w:rPr>
          <w:highlight w:val="green"/>
          <w:lang w:val="la-Latn"/>
        </w:rPr>
        <w:t xml:space="preserve">; </w:t>
      </w:r>
      <w:r w:rsidR="00821EF3" w:rsidRPr="007A06F5">
        <w:rPr>
          <w:highlight w:val="green"/>
          <w:lang w:val="la-Latn"/>
        </w:rPr>
        <w:t xml:space="preserve"> </w:t>
      </w:r>
      <w:r w:rsidRPr="007A06F5">
        <w:rPr>
          <w:highlight w:val="green"/>
          <w:lang w:val="la-Latn"/>
        </w:rPr>
        <w:t>de tertia vero culpa</w:t>
      </w:r>
      <w:r w:rsidR="00360346" w:rsidRPr="007A06F5">
        <w:rPr>
          <w:highlight w:val="green"/>
          <w:lang w:val="la-Latn"/>
        </w:rPr>
        <w:t xml:space="preserve">, </w:t>
      </w:r>
      <w:r w:rsidRPr="007A06F5">
        <w:rPr>
          <w:highlight w:val="green"/>
          <w:lang w:val="la-Latn"/>
        </w:rPr>
        <w:t>si non emendaverit</w:t>
      </w:r>
      <w:r w:rsidR="00360346" w:rsidRPr="007A06F5">
        <w:rPr>
          <w:highlight w:val="green"/>
          <w:lang w:val="la-Latn"/>
        </w:rPr>
        <w:t xml:space="preserve">, </w:t>
      </w:r>
      <w:r w:rsidRPr="007A06F5">
        <w:rPr>
          <w:highlight w:val="green"/>
          <w:lang w:val="la-Latn"/>
        </w:rPr>
        <w:t>moriatur</w:t>
      </w:r>
      <w:r w:rsidR="008E2A6B" w:rsidRPr="007A06F5">
        <w:rPr>
          <w:highlight w:val="green"/>
          <w:lang w:val="la-Latn"/>
        </w:rPr>
        <w:t xml:space="preserve">. </w:t>
      </w:r>
      <w:r w:rsidRPr="007A06F5">
        <w:rPr>
          <w:highlight w:val="green"/>
          <w:lang w:val="la-Latn"/>
        </w:rPr>
        <w:t>/</w:t>
      </w:r>
    </w:p>
    <w:p w14:paraId="6C01E949" w14:textId="77777777" w:rsidR="00BA5266" w:rsidRPr="007A06F5" w:rsidRDefault="00BA5266" w:rsidP="00450DB4">
      <w:pPr>
        <w:spacing w:after="120" w:line="240" w:lineRule="auto"/>
        <w:rPr>
          <w:rFonts w:ascii="Times New Roman" w:hAnsi="Times New Roman" w:cs="Times New Roman"/>
          <w:lang w:val="la-Latn"/>
        </w:rPr>
      </w:pPr>
    </w:p>
    <w:p w14:paraId="205F7AC0"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0" w:name="_Toc194615244"/>
      <w:r w:rsidRPr="007A06F5">
        <w:rPr>
          <w:rFonts w:ascii="Times New Roman" w:hAnsi="Times New Roman" w:cs="Times New Roman"/>
          <w:b/>
          <w:color w:val="000000" w:themeColor="text1"/>
          <w:sz w:val="28"/>
          <w:szCs w:val="28"/>
          <w:lang w:val="la-Latn"/>
        </w:rPr>
        <w:t xml:space="preserve">Verkürzte Datierungszeile der Admonitio generalis (a. 789), </w:t>
      </w:r>
      <w:r w:rsidR="00BA5266" w:rsidRPr="007A06F5">
        <w:rPr>
          <w:rFonts w:ascii="Times New Roman" w:hAnsi="Times New Roman" w:cs="Times New Roman"/>
          <w:b/>
          <w:color w:val="000000" w:themeColor="text1"/>
          <w:sz w:val="28"/>
          <w:szCs w:val="28"/>
          <w:lang w:val="la-Latn"/>
        </w:rPr>
        <w:t>310v</w:t>
      </w:r>
      <w:bookmarkEnd w:id="470"/>
    </w:p>
    <w:p w14:paraId="09F4DA84" w14:textId="4DD73E17"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highlight w:val="cyan"/>
          <w:lang w:val="la-Latn"/>
        </w:rPr>
        <w:t>Verkürzte Datierungszeile der Admonitio generalis</w:t>
      </w:r>
      <w:r w:rsidR="00BA5266" w:rsidRPr="007A06F5">
        <w:rPr>
          <w:rFonts w:ascii="Times New Roman" w:hAnsi="Times New Roman" w:cs="Times New Roman"/>
          <w:lang w:val="la-Latn"/>
        </w:rPr>
        <w:t xml:space="preserve"> (a. </w:t>
      </w:r>
      <w:r w:rsidR="00095FB7" w:rsidRPr="007A06F5">
        <w:rPr>
          <w:rFonts w:ascii="Times New Roman" w:hAnsi="Times New Roman" w:cs="Times New Roman"/>
          <w:lang w:val="la-Latn"/>
        </w:rPr>
        <w:t>789): Anno incar. DCCC LXXXVIII</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xml:space="preserve"> aprl. in aq. palat. (MGH Capit. 1, S. 62 Z. 32-34); ähnlich in der Capitulatio fol. 285r.</w:t>
      </w:r>
    </w:p>
    <w:p w14:paraId="22246846" w14:textId="6B7E293C" w:rsidR="00552876" w:rsidRPr="007A06F5" w:rsidRDefault="00095FB7" w:rsidP="00450DB4">
      <w:pPr>
        <w:spacing w:after="120" w:line="240" w:lineRule="auto"/>
        <w:rPr>
          <w:rFonts w:ascii="Times New Roman" w:hAnsi="Times New Roman" w:cs="Times New Roman"/>
          <w:color w:val="FF0000"/>
          <w:lang w:val="la-Latn"/>
        </w:rPr>
      </w:pPr>
      <w:r w:rsidRPr="007A06F5">
        <w:rPr>
          <w:rFonts w:ascii="Times New Roman" w:hAnsi="Times New Roman" w:cs="Times New Roman"/>
          <w:color w:val="FF0000"/>
          <w:lang w:val="la-Latn"/>
        </w:rPr>
        <w:t>Anno incarnatione DCCC LXXX VIII, X. kalendas Aprilis, Aquis palatii.</w:t>
      </w:r>
    </w:p>
    <w:p w14:paraId="116FA75D" w14:textId="77777777" w:rsidR="00BA5266" w:rsidRPr="007A06F5" w:rsidRDefault="00BA5266" w:rsidP="00450DB4">
      <w:pPr>
        <w:spacing w:after="120" w:line="240" w:lineRule="auto"/>
        <w:rPr>
          <w:rFonts w:ascii="Times New Roman" w:hAnsi="Times New Roman" w:cs="Times New Roman"/>
          <w:lang w:val="la-Latn"/>
        </w:rPr>
      </w:pPr>
    </w:p>
    <w:p w14:paraId="0374511D" w14:textId="77777777" w:rsidR="00BA5266" w:rsidRPr="007A06F5" w:rsidRDefault="00E71CEA"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1" w:name="_Toc194615245"/>
      <w:r w:rsidRPr="007A06F5">
        <w:rPr>
          <w:rFonts w:ascii="Times New Roman" w:hAnsi="Times New Roman" w:cs="Times New Roman"/>
          <w:b/>
          <w:color w:val="000000" w:themeColor="text1"/>
          <w:sz w:val="28"/>
          <w:szCs w:val="28"/>
          <w:lang w:val="la-Latn"/>
        </w:rPr>
        <w:t xml:space="preserve">Duplex capitulare missorum (a. 789?), cc. 2, 4, 6, 10, 15, 16, 18, 20, 23, 25, 30-34 und 36, </w:t>
      </w:r>
      <w:r w:rsidR="00BA5266" w:rsidRPr="007A06F5">
        <w:rPr>
          <w:rFonts w:ascii="Times New Roman" w:hAnsi="Times New Roman" w:cs="Times New Roman"/>
          <w:b/>
          <w:color w:val="000000" w:themeColor="text1"/>
          <w:sz w:val="28"/>
          <w:szCs w:val="28"/>
          <w:lang w:val="la-Latn"/>
        </w:rPr>
        <w:t>310v-311r</w:t>
      </w:r>
      <w:bookmarkEnd w:id="471"/>
    </w:p>
    <w:p w14:paraId="20586D19" w14:textId="44554B09"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LXXI-LXXXVI - Duplex capitulare missorum (a. 789?), cc. 2, 4, 6, 10, 15, 16, 18, 20, 23, 25, 30-34 und 36: De &lt;a&gt;nachoretis melius est ut hortentur - intermisceant alii populo (MGH Capit. 1, Nr. 23, S. 63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6,</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22-24, 27-30, S. 64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19-26, 29).</w:t>
      </w:r>
    </w:p>
    <w:p w14:paraId="6B27C3CB" w14:textId="1D82B77C" w:rsidR="00552876" w:rsidRPr="007A06F5" w:rsidRDefault="00552876" w:rsidP="00821EF3">
      <w:pPr>
        <w:pStyle w:val="Normlnweb"/>
        <w:spacing w:before="0" w:beforeAutospacing="0" w:after="120" w:afterAutospacing="0"/>
        <w:rPr>
          <w:lang w:val="la-Latn"/>
        </w:rPr>
      </w:pPr>
      <w:r w:rsidRPr="007A06F5">
        <w:rPr>
          <w:highlight w:val="green"/>
          <w:lang w:val="la-Latn"/>
        </w:rPr>
        <w:t>Anno a dominicae incarnationis DCCLXXXVIII</w:t>
      </w:r>
      <w:r w:rsidR="008E2A6B" w:rsidRPr="007A06F5">
        <w:rPr>
          <w:highlight w:val="green"/>
          <w:lang w:val="la-Latn"/>
        </w:rPr>
        <w:t xml:space="preserve">. </w:t>
      </w:r>
      <w:r w:rsidRPr="007A06F5">
        <w:rPr>
          <w:highlight w:val="green"/>
          <w:lang w:val="la-Latn"/>
        </w:rPr>
        <w:t>indictione XII</w:t>
      </w:r>
      <w:r w:rsidR="008E2A6B" w:rsidRPr="007A06F5">
        <w:rPr>
          <w:highlight w:val="green"/>
          <w:lang w:val="la-Latn"/>
        </w:rPr>
        <w:t xml:space="preserve">. </w:t>
      </w:r>
      <w:r w:rsidRPr="007A06F5">
        <w:rPr>
          <w:highlight w:val="green"/>
          <w:lang w:val="la-Latn"/>
        </w:rPr>
        <w:t>anno XXI</w:t>
      </w:r>
      <w:r w:rsidR="008E2A6B" w:rsidRPr="007A06F5">
        <w:rPr>
          <w:highlight w:val="green"/>
          <w:lang w:val="la-Latn"/>
        </w:rPr>
        <w:t xml:space="preserve">. </w:t>
      </w:r>
      <w:r w:rsidRPr="007A06F5">
        <w:rPr>
          <w:highlight w:val="green"/>
          <w:lang w:val="la-Latn"/>
        </w:rPr>
        <w:t>regni nostri actum est huius legationis edictum in Aquis palatio publico</w:t>
      </w:r>
      <w:r w:rsidR="00360346" w:rsidRPr="007A06F5">
        <w:rPr>
          <w:highlight w:val="green"/>
          <w:lang w:val="la-Latn"/>
        </w:rPr>
        <w:t xml:space="preserve">, </w:t>
      </w:r>
      <w:r w:rsidRPr="007A06F5">
        <w:rPr>
          <w:highlight w:val="green"/>
          <w:lang w:val="la-Latn"/>
        </w:rPr>
        <w:t>Data</w:t>
      </w:r>
      <w:r w:rsidR="00360346" w:rsidRPr="007A06F5">
        <w:rPr>
          <w:highlight w:val="green"/>
          <w:lang w:val="la-Latn"/>
        </w:rPr>
        <w:t xml:space="preserve"> </w:t>
      </w:r>
      <w:r w:rsidR="004F799A" w:rsidRPr="007A06F5">
        <w:rPr>
          <w:highlight w:val="green"/>
          <w:lang w:val="la-Latn"/>
        </w:rPr>
        <w:t xml:space="preserve">est haec </w:t>
      </w:r>
      <w:r w:rsidRPr="007A06F5">
        <w:rPr>
          <w:highlight w:val="green"/>
          <w:lang w:val="la-Latn"/>
        </w:rPr>
        <w:t>carta die</w:t>
      </w:r>
      <w:r w:rsidR="008E2A6B" w:rsidRPr="007A06F5">
        <w:rPr>
          <w:highlight w:val="green"/>
          <w:lang w:val="la-Latn"/>
        </w:rPr>
        <w:t xml:space="preserve">. </w:t>
      </w:r>
      <w:r w:rsidRPr="007A06F5">
        <w:rPr>
          <w:highlight w:val="green"/>
          <w:lang w:val="la-Latn"/>
        </w:rPr>
        <w:t>Kalendas Aprilis</w:t>
      </w:r>
      <w:r w:rsidR="008E2A6B" w:rsidRPr="007A06F5">
        <w:rPr>
          <w:highlight w:val="green"/>
          <w:lang w:val="la-Latn"/>
        </w:rPr>
        <w:t xml:space="preserve">. </w:t>
      </w:r>
      <w:r w:rsidRPr="007A06F5">
        <w:rPr>
          <w:highlight w:val="green"/>
          <w:lang w:val="la-Latn"/>
        </w:rPr>
        <w:t>/</w:t>
      </w:r>
    </w:p>
    <w:p w14:paraId="7D5AF196" w14:textId="313C0BF6"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monachis gyrovagis vel sarabaitis</w:t>
      </w:r>
      <w:r w:rsidR="008E2A6B" w:rsidRPr="007A06F5">
        <w:rPr>
          <w:highlight w:val="green"/>
          <w:lang w:val="la-Latn"/>
        </w:rPr>
        <w:t xml:space="preserve">. </w:t>
      </w:r>
    </w:p>
    <w:p w14:paraId="1C7AB265" w14:textId="20609DD4"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LXX</w:t>
      </w:r>
      <w:r w:rsidR="00E26C7D" w:rsidRPr="007A06F5">
        <w:rPr>
          <w:color w:val="FF0000"/>
          <w:lang w:val="la-Latn"/>
        </w:rPr>
        <w:t xml:space="preserve">I. </w:t>
      </w:r>
      <w:r w:rsidR="004F799A" w:rsidRPr="007A06F5">
        <w:rPr>
          <w:color w:val="FF0000"/>
          <w:lang w:val="la-Latn"/>
        </w:rPr>
        <w:t>D</w:t>
      </w:r>
      <w:r w:rsidR="004F799A" w:rsidRPr="007A06F5">
        <w:rPr>
          <w:lang w:val="la-Latn"/>
        </w:rPr>
        <w:t>e anachoritis</w:t>
      </w:r>
      <w:r w:rsidR="00D9225B" w:rsidRPr="007A06F5">
        <w:rPr>
          <w:lang w:val="la-Latn"/>
        </w:rPr>
        <w:t xml:space="preserve">: </w:t>
      </w:r>
      <w:r w:rsidR="00552876" w:rsidRPr="007A06F5">
        <w:rPr>
          <w:lang w:val="la-Latn"/>
        </w:rPr>
        <w:t>melius est ut hortentur in congregatione permanere</w:t>
      </w:r>
      <w:r w:rsidR="00360346" w:rsidRPr="007A06F5">
        <w:rPr>
          <w:lang w:val="la-Latn"/>
        </w:rPr>
        <w:t xml:space="preserve">, </w:t>
      </w:r>
      <w:r w:rsidR="004F799A" w:rsidRPr="007A06F5">
        <w:rPr>
          <w:lang w:val="la-Latn"/>
        </w:rPr>
        <w:t xml:space="preserve">quam </w:t>
      </w:r>
      <w:r w:rsidR="00552876" w:rsidRPr="007A06F5">
        <w:rPr>
          <w:lang w:val="la-Latn"/>
        </w:rPr>
        <w:t>animus eorum ali</w:t>
      </w:r>
      <w:r w:rsidR="007073E0" w:rsidRPr="007A06F5">
        <w:rPr>
          <w:lang w:val="la-Latn"/>
        </w:rPr>
        <w:t>c</w:t>
      </w:r>
      <w:r w:rsidR="00552876" w:rsidRPr="007A06F5">
        <w:rPr>
          <w:lang w:val="la-Latn"/>
        </w:rPr>
        <w:t>ubi ambulare tempte</w:t>
      </w:r>
      <w:r w:rsidR="007073E0" w:rsidRPr="007A06F5">
        <w:rPr>
          <w:lang w:val="la-Latn"/>
        </w:rPr>
        <w:t>n</w:t>
      </w:r>
      <w:r w:rsidR="00552876" w:rsidRPr="007A06F5">
        <w:rPr>
          <w:lang w:val="la-Latn"/>
        </w:rPr>
        <w:t>t</w:t>
      </w:r>
      <w:r w:rsidR="008E2A6B" w:rsidRPr="007A06F5">
        <w:rPr>
          <w:lang w:val="la-Latn"/>
        </w:rPr>
        <w:t xml:space="preserve">. </w:t>
      </w:r>
    </w:p>
    <w:p w14:paraId="55FBA00F" w14:textId="1685B83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Ut  non parvipendentes sint pastores animarum sibi commissarum</w:t>
      </w:r>
      <w:r w:rsidR="00360346" w:rsidRPr="007A06F5">
        <w:rPr>
          <w:highlight w:val="green"/>
          <w:lang w:val="la-Latn"/>
        </w:rPr>
        <w:t xml:space="preserve">, </w:t>
      </w:r>
      <w:r w:rsidR="004F799A" w:rsidRPr="007A06F5">
        <w:rPr>
          <w:highlight w:val="green"/>
          <w:lang w:val="la-Latn"/>
        </w:rPr>
        <w:t xml:space="preserve">nec maiorem </w:t>
      </w:r>
      <w:r w:rsidRPr="007A06F5">
        <w:rPr>
          <w:highlight w:val="green"/>
          <w:lang w:val="la-Latn"/>
        </w:rPr>
        <w:t>curam habeant de lucris terrenis quam de animabus sibi commissis</w:t>
      </w:r>
      <w:r w:rsidR="008E2A6B" w:rsidRPr="007A06F5">
        <w:rPr>
          <w:highlight w:val="green"/>
          <w:lang w:val="la-Latn"/>
        </w:rPr>
        <w:t xml:space="preserve">. </w:t>
      </w:r>
    </w:p>
    <w:p w14:paraId="313844E7" w14:textId="56B3C959"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XII. </w:t>
      </w:r>
      <w:r w:rsidR="00552876" w:rsidRPr="007A06F5">
        <w:rPr>
          <w:color w:val="FF0000"/>
          <w:lang w:val="la-Latn"/>
        </w:rPr>
        <w:t>D</w:t>
      </w:r>
      <w:r w:rsidR="00552876" w:rsidRPr="007A06F5">
        <w:rPr>
          <w:lang w:val="la-Latn"/>
        </w:rPr>
        <w:t>e</w:t>
      </w:r>
      <w:r w:rsidR="00360346" w:rsidRPr="007A06F5">
        <w:rPr>
          <w:lang w:val="la-Latn"/>
        </w:rPr>
        <w:t xml:space="preserve"> </w:t>
      </w:r>
      <w:r w:rsidR="00552876" w:rsidRPr="007A06F5">
        <w:rPr>
          <w:lang w:val="la-Latn"/>
        </w:rPr>
        <w:t>oboedientia qu</w:t>
      </w:r>
      <w:r w:rsidR="00E26C7D" w:rsidRPr="007A06F5">
        <w:rPr>
          <w:lang w:val="la-Latn"/>
        </w:rPr>
        <w:t>ę</w:t>
      </w:r>
      <w:r w:rsidR="00552876" w:rsidRPr="007A06F5">
        <w:rPr>
          <w:lang w:val="la-Latn"/>
        </w:rPr>
        <w:t xml:space="preserve"> abbati</w:t>
      </w:r>
      <w:r w:rsidR="00360346" w:rsidRPr="007A06F5">
        <w:rPr>
          <w:lang w:val="la-Latn"/>
        </w:rPr>
        <w:t xml:space="preserve"> </w:t>
      </w:r>
      <w:r w:rsidR="00552876" w:rsidRPr="007A06F5">
        <w:rPr>
          <w:lang w:val="la-Latn"/>
        </w:rPr>
        <w:t>exhiberi debet</w:t>
      </w:r>
      <w:r w:rsidR="00360346" w:rsidRPr="007A06F5">
        <w:rPr>
          <w:lang w:val="la-Latn"/>
        </w:rPr>
        <w:t xml:space="preserve">, </w:t>
      </w:r>
      <w:r w:rsidR="00552876" w:rsidRPr="007A06F5">
        <w:rPr>
          <w:lang w:val="la-Latn"/>
        </w:rPr>
        <w:t>et ut absque murmuratione fiat</w:t>
      </w:r>
      <w:r w:rsidR="008E2A6B" w:rsidRPr="007A06F5">
        <w:rPr>
          <w:lang w:val="la-Latn"/>
        </w:rPr>
        <w:t xml:space="preserve">. </w:t>
      </w:r>
    </w:p>
    <w:p w14:paraId="56B82982" w14:textId="2BBFE9B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decanis et praepositis</w:t>
      </w:r>
      <w:r w:rsidR="00D9225B" w:rsidRPr="007A06F5">
        <w:rPr>
          <w:highlight w:val="green"/>
          <w:lang w:val="la-Latn"/>
        </w:rPr>
        <w:t xml:space="preserve">: </w:t>
      </w:r>
      <w:r w:rsidRPr="007A06F5">
        <w:rPr>
          <w:highlight w:val="green"/>
          <w:lang w:val="la-Latn"/>
        </w:rPr>
        <w:t>ut eorum mutatio secundum regulam fiat</w:t>
      </w:r>
      <w:r w:rsidR="008E2A6B" w:rsidRPr="007A06F5">
        <w:rPr>
          <w:highlight w:val="green"/>
          <w:lang w:val="la-Latn"/>
        </w:rPr>
        <w:t xml:space="preserve">. </w:t>
      </w:r>
    </w:p>
    <w:p w14:paraId="683AB979" w14:textId="3EE8A61B"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XIII. </w:t>
      </w:r>
      <w:r w:rsidR="00552876" w:rsidRPr="007A06F5">
        <w:rPr>
          <w:color w:val="FF0000"/>
          <w:lang w:val="la-Latn"/>
        </w:rPr>
        <w:t>D</w:t>
      </w:r>
      <w:r w:rsidR="00552876" w:rsidRPr="007A06F5">
        <w:rPr>
          <w:lang w:val="la-Latn"/>
        </w:rPr>
        <w:t>e cellerariis monasterii</w:t>
      </w:r>
      <w:r w:rsidR="00D9225B" w:rsidRPr="007A06F5">
        <w:rPr>
          <w:lang w:val="la-Latn"/>
        </w:rPr>
        <w:t xml:space="preserve">: </w:t>
      </w:r>
      <w:r w:rsidR="00552876" w:rsidRPr="007A06F5">
        <w:rPr>
          <w:lang w:val="la-Latn"/>
        </w:rPr>
        <w:t>ut non avari mittantur</w:t>
      </w:r>
      <w:r w:rsidR="00360346" w:rsidRPr="007A06F5">
        <w:rPr>
          <w:lang w:val="la-Latn"/>
        </w:rPr>
        <w:t xml:space="preserve">, </w:t>
      </w:r>
      <w:r w:rsidR="00552876" w:rsidRPr="007A06F5">
        <w:rPr>
          <w:lang w:val="la-Latn"/>
        </w:rPr>
        <w:t>sed tales</w:t>
      </w:r>
      <w:r w:rsidR="00360346" w:rsidRPr="007A06F5">
        <w:rPr>
          <w:lang w:val="la-Latn"/>
        </w:rPr>
        <w:t xml:space="preserve"> </w:t>
      </w:r>
      <w:r w:rsidR="004F799A" w:rsidRPr="007A06F5">
        <w:rPr>
          <w:lang w:val="la-Latn"/>
        </w:rPr>
        <w:t xml:space="preserve">quales regula </w:t>
      </w:r>
      <w:r w:rsidR="00552876" w:rsidRPr="007A06F5">
        <w:rPr>
          <w:lang w:val="la-Latn"/>
        </w:rPr>
        <w:t>praecipit</w:t>
      </w:r>
      <w:r w:rsidR="008E2A6B" w:rsidRPr="007A06F5">
        <w:rPr>
          <w:lang w:val="la-Latn"/>
        </w:rPr>
        <w:t xml:space="preserve">. </w:t>
      </w:r>
    </w:p>
    <w:p w14:paraId="48B4B8E2" w14:textId="3D08F55B"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Ut ubi corpora sanctorum requiescunt aliud oratorium habeatur</w:t>
      </w:r>
      <w:r w:rsidR="00360346" w:rsidRPr="007A06F5">
        <w:rPr>
          <w:highlight w:val="green"/>
          <w:lang w:val="la-Latn"/>
        </w:rPr>
        <w:t xml:space="preserve">, </w:t>
      </w:r>
      <w:r w:rsidR="004F799A" w:rsidRPr="007A06F5">
        <w:rPr>
          <w:highlight w:val="green"/>
          <w:lang w:val="la-Latn"/>
        </w:rPr>
        <w:t xml:space="preserve">ubi fratres </w:t>
      </w:r>
      <w:r w:rsidRPr="007A06F5">
        <w:rPr>
          <w:highlight w:val="green"/>
          <w:lang w:val="la-Latn"/>
        </w:rPr>
        <w:t>secrete possint orare</w:t>
      </w:r>
      <w:r w:rsidR="008E2A6B" w:rsidRPr="007A06F5">
        <w:rPr>
          <w:highlight w:val="green"/>
          <w:lang w:val="la-Latn"/>
        </w:rPr>
        <w:t xml:space="preserve">. </w:t>
      </w:r>
    </w:p>
    <w:p w14:paraId="5825824D" w14:textId="1BB96686" w:rsidR="00552876" w:rsidRPr="007A06F5" w:rsidRDefault="004F799A" w:rsidP="00E64B6F">
      <w:pPr>
        <w:pStyle w:val="Normlnweb"/>
        <w:numPr>
          <w:ilvl w:val="0"/>
          <w:numId w:val="48"/>
        </w:numPr>
        <w:spacing w:before="0" w:beforeAutospacing="0" w:after="120" w:afterAutospacing="0"/>
        <w:rPr>
          <w:highlight w:val="green"/>
          <w:lang w:val="la-Latn"/>
        </w:rPr>
      </w:pPr>
      <w:r w:rsidRPr="007A06F5">
        <w:rPr>
          <w:highlight w:val="green"/>
          <w:lang w:val="la-Latn"/>
        </w:rPr>
        <w:t xml:space="preserve">De </w:t>
      </w:r>
      <w:r w:rsidR="00552876" w:rsidRPr="007A06F5">
        <w:rPr>
          <w:highlight w:val="green"/>
          <w:lang w:val="la-Latn"/>
        </w:rPr>
        <w:t>eulogiis</w:t>
      </w:r>
      <w:r w:rsidR="008E2A6B" w:rsidRPr="007A06F5">
        <w:rPr>
          <w:highlight w:val="green"/>
          <w:lang w:val="la-Latn"/>
        </w:rPr>
        <w:t xml:space="preserve">. </w:t>
      </w:r>
    </w:p>
    <w:p w14:paraId="3204B9C3" w14:textId="329EDA9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susceptione hospitum</w:t>
      </w:r>
      <w:r w:rsidR="00D9225B" w:rsidRPr="007A06F5">
        <w:rPr>
          <w:highlight w:val="green"/>
          <w:lang w:val="la-Latn"/>
        </w:rPr>
        <w:t xml:space="preserve">: </w:t>
      </w:r>
      <w:r w:rsidRPr="007A06F5">
        <w:rPr>
          <w:highlight w:val="green"/>
          <w:lang w:val="la-Latn"/>
        </w:rPr>
        <w:t>sicut regula continet</w:t>
      </w:r>
      <w:r w:rsidR="008E2A6B" w:rsidRPr="007A06F5">
        <w:rPr>
          <w:highlight w:val="green"/>
          <w:lang w:val="la-Latn"/>
        </w:rPr>
        <w:t xml:space="preserve">. </w:t>
      </w:r>
    </w:p>
    <w:p w14:paraId="7EBF4E66" w14:textId="3FFCF44D"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XIIII. </w:t>
      </w:r>
      <w:r w:rsidR="00552876" w:rsidRPr="007A06F5">
        <w:rPr>
          <w:color w:val="FF0000"/>
          <w:lang w:val="la-Latn"/>
        </w:rPr>
        <w:t>D</w:t>
      </w:r>
      <w:r w:rsidR="00552876" w:rsidRPr="007A06F5">
        <w:rPr>
          <w:lang w:val="la-Latn"/>
        </w:rPr>
        <w:t>e vestimentis monachorum</w:t>
      </w:r>
      <w:r w:rsidR="00D9225B" w:rsidRPr="007A06F5">
        <w:rPr>
          <w:lang w:val="la-Latn"/>
        </w:rPr>
        <w:t xml:space="preserve">: </w:t>
      </w:r>
      <w:r w:rsidR="00552876" w:rsidRPr="007A06F5">
        <w:rPr>
          <w:lang w:val="la-Latn"/>
        </w:rPr>
        <w:t>ubi superfluum est</w:t>
      </w:r>
      <w:r w:rsidR="00360346" w:rsidRPr="007A06F5">
        <w:rPr>
          <w:lang w:val="la-Latn"/>
        </w:rPr>
        <w:t xml:space="preserve">, </w:t>
      </w:r>
      <w:r w:rsidR="00552876" w:rsidRPr="007A06F5">
        <w:rPr>
          <w:lang w:val="la-Latn"/>
        </w:rPr>
        <w:t>abscidatur</w:t>
      </w:r>
      <w:r w:rsidR="008E2A6B" w:rsidRPr="007A06F5">
        <w:rPr>
          <w:lang w:val="la-Latn"/>
        </w:rPr>
        <w:t xml:space="preserve">; </w:t>
      </w:r>
      <w:r w:rsidR="00552876" w:rsidRPr="007A06F5">
        <w:rPr>
          <w:lang w:val="la-Latn"/>
        </w:rPr>
        <w:t>et ubi minus</w:t>
      </w:r>
      <w:r w:rsidR="00360346" w:rsidRPr="007A06F5">
        <w:rPr>
          <w:lang w:val="la-Latn"/>
        </w:rPr>
        <w:t xml:space="preserve">, </w:t>
      </w:r>
      <w:r w:rsidR="00552876" w:rsidRPr="007A06F5">
        <w:rPr>
          <w:lang w:val="la-Latn"/>
        </w:rPr>
        <w:t>augeatur</w:t>
      </w:r>
      <w:r w:rsidR="008E2A6B" w:rsidRPr="007A06F5">
        <w:rPr>
          <w:lang w:val="la-Latn"/>
        </w:rPr>
        <w:t xml:space="preserve">. </w:t>
      </w:r>
    </w:p>
    <w:p w14:paraId="7C75FE51" w14:textId="52B8A1D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lastRenderedPageBreak/>
        <w:t>De noviter venientibus ad conversationem</w:t>
      </w:r>
      <w:r w:rsidR="00D9225B" w:rsidRPr="007A06F5">
        <w:rPr>
          <w:highlight w:val="green"/>
          <w:lang w:val="la-Latn"/>
        </w:rPr>
        <w:t xml:space="preserve">: </w:t>
      </w:r>
      <w:r w:rsidRPr="007A06F5">
        <w:rPr>
          <w:highlight w:val="green"/>
          <w:lang w:val="la-Latn"/>
        </w:rPr>
        <w:t>ut</w:t>
      </w:r>
      <w:r w:rsidR="004F799A" w:rsidRPr="007A06F5">
        <w:rPr>
          <w:highlight w:val="green"/>
          <w:lang w:val="la-Latn"/>
        </w:rPr>
        <w:t xml:space="preserve"> secundum regulam proben</w:t>
      </w:r>
      <w:r w:rsidRPr="007A06F5">
        <w:rPr>
          <w:highlight w:val="green"/>
          <w:lang w:val="la-Latn"/>
        </w:rPr>
        <w:t>tur</w:t>
      </w:r>
      <w:r w:rsidR="00360346" w:rsidRPr="007A06F5">
        <w:rPr>
          <w:highlight w:val="green"/>
          <w:lang w:val="la-Latn"/>
        </w:rPr>
        <w:t xml:space="preserve">, </w:t>
      </w:r>
      <w:r w:rsidRPr="007A06F5">
        <w:rPr>
          <w:highlight w:val="green"/>
          <w:lang w:val="la-Latn"/>
        </w:rPr>
        <w:t>et non antea suscipiantur nisi sicut regula iubet</w:t>
      </w:r>
      <w:r w:rsidR="008E2A6B" w:rsidRPr="007A06F5">
        <w:rPr>
          <w:highlight w:val="green"/>
          <w:lang w:val="la-Latn"/>
        </w:rPr>
        <w:t xml:space="preserve">; </w:t>
      </w:r>
      <w:r w:rsidRPr="007A06F5">
        <w:rPr>
          <w:highlight w:val="green"/>
          <w:lang w:val="la-Latn"/>
        </w:rPr>
        <w:t>et</w:t>
      </w:r>
      <w:r w:rsidR="004F799A" w:rsidRPr="007A06F5">
        <w:rPr>
          <w:highlight w:val="green"/>
          <w:lang w:val="la-Latn"/>
        </w:rPr>
        <w:t xml:space="preserve"> nullus cogatur invitus promit</w:t>
      </w:r>
      <w:r w:rsidRPr="007A06F5">
        <w:rPr>
          <w:highlight w:val="green"/>
          <w:lang w:val="la-Latn"/>
        </w:rPr>
        <w:t>tere</w:t>
      </w:r>
      <w:r w:rsidR="008E2A6B" w:rsidRPr="007A06F5">
        <w:rPr>
          <w:highlight w:val="green"/>
          <w:lang w:val="la-Latn"/>
        </w:rPr>
        <w:t xml:space="preserve">. </w:t>
      </w:r>
      <w:r w:rsidRPr="007A06F5">
        <w:rPr>
          <w:highlight w:val="green"/>
          <w:lang w:val="la-Latn"/>
        </w:rPr>
        <w:t>Et de oboedientia et de stabilitate permanendi</w:t>
      </w:r>
      <w:r w:rsidR="00360346" w:rsidRPr="007A06F5">
        <w:rPr>
          <w:highlight w:val="green"/>
          <w:lang w:val="la-Latn"/>
        </w:rPr>
        <w:t xml:space="preserve">, </w:t>
      </w:r>
      <w:r w:rsidRPr="007A06F5">
        <w:rPr>
          <w:highlight w:val="green"/>
          <w:lang w:val="la-Latn"/>
        </w:rPr>
        <w:t>sicut regula habet</w:t>
      </w:r>
      <w:r w:rsidR="008E2A6B" w:rsidRPr="007A06F5">
        <w:rPr>
          <w:highlight w:val="green"/>
          <w:lang w:val="la-Latn"/>
        </w:rPr>
        <w:t xml:space="preserve">. </w:t>
      </w:r>
    </w:p>
    <w:p w14:paraId="55AA7577" w14:textId="10252659"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filiis nobilium qui offeruntur</w:t>
      </w:r>
      <w:r w:rsidR="008E2A6B" w:rsidRPr="007A06F5">
        <w:rPr>
          <w:highlight w:val="green"/>
          <w:lang w:val="la-Latn"/>
        </w:rPr>
        <w:t xml:space="preserve">. </w:t>
      </w:r>
    </w:p>
    <w:p w14:paraId="076942CE" w14:textId="7C3CE01F"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ordinando</w:t>
      </w:r>
      <w:r w:rsidR="00360346" w:rsidRPr="007A06F5">
        <w:rPr>
          <w:highlight w:val="green"/>
          <w:lang w:val="la-Latn"/>
        </w:rPr>
        <w:t xml:space="preserve"> </w:t>
      </w:r>
      <w:r w:rsidRPr="007A06F5">
        <w:rPr>
          <w:highlight w:val="green"/>
          <w:lang w:val="la-Latn"/>
        </w:rPr>
        <w:t>abbate</w:t>
      </w:r>
      <w:r w:rsidR="008E2A6B" w:rsidRPr="007A06F5">
        <w:rPr>
          <w:highlight w:val="green"/>
          <w:lang w:val="la-Latn"/>
        </w:rPr>
        <w:t xml:space="preserve">. </w:t>
      </w:r>
    </w:p>
    <w:p w14:paraId="6C3493E1" w14:textId="466F038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fratribus in via directis</w:t>
      </w:r>
      <w:r w:rsidR="008E2A6B" w:rsidRPr="007A06F5">
        <w:rPr>
          <w:highlight w:val="green"/>
          <w:lang w:val="la-Latn"/>
        </w:rPr>
        <w:t xml:space="preserve">. </w:t>
      </w:r>
    </w:p>
    <w:p w14:paraId="3819FDAC" w14:textId="25A52272"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XV. </w:t>
      </w:r>
      <w:r w:rsidR="00552876" w:rsidRPr="007A06F5">
        <w:rPr>
          <w:color w:val="FF0000"/>
          <w:lang w:val="la-Latn"/>
        </w:rPr>
        <w:t>U</w:t>
      </w:r>
      <w:r w:rsidR="00552876" w:rsidRPr="007A06F5">
        <w:rPr>
          <w:lang w:val="la-Latn"/>
        </w:rPr>
        <w:t>t nullus abbas pro susceptione monachi praemium non</w:t>
      </w:r>
      <w:r w:rsidR="00360346" w:rsidRPr="007A06F5">
        <w:rPr>
          <w:lang w:val="la-Latn"/>
        </w:rPr>
        <w:t xml:space="preserve"> </w:t>
      </w:r>
      <w:r w:rsidR="00552876" w:rsidRPr="007A06F5">
        <w:rPr>
          <w:lang w:val="la-Latn"/>
        </w:rPr>
        <w:t>quaerat</w:t>
      </w:r>
      <w:r w:rsidR="008E2A6B" w:rsidRPr="007A06F5">
        <w:rPr>
          <w:lang w:val="la-Latn"/>
        </w:rPr>
        <w:t xml:space="preserve">. </w:t>
      </w:r>
      <w:r w:rsidR="00647956" w:rsidRPr="007A06F5">
        <w:rPr>
          <w:vertAlign w:val="superscript"/>
          <w:lang w:val="la-Latn"/>
        </w:rPr>
        <w:t>310v</w:t>
      </w:r>
      <w:r w:rsidR="00E26C7D" w:rsidRPr="007A06F5">
        <w:rPr>
          <w:lang w:val="la-Latn"/>
        </w:rPr>
        <w:t>/</w:t>
      </w:r>
      <w:r w:rsidR="00E26C7D" w:rsidRPr="007A06F5">
        <w:rPr>
          <w:vertAlign w:val="superscript"/>
          <w:lang w:val="la-Latn"/>
        </w:rPr>
        <w:t>311r</w:t>
      </w:r>
    </w:p>
    <w:p w14:paraId="33E0FD84" w14:textId="08538F70"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XVI. </w:t>
      </w:r>
      <w:r w:rsidR="00552876" w:rsidRPr="007A06F5">
        <w:rPr>
          <w:color w:val="FF0000"/>
          <w:lang w:val="la-Latn"/>
        </w:rPr>
        <w:t>U</w:t>
      </w:r>
      <w:r w:rsidR="00552876" w:rsidRPr="007A06F5">
        <w:rPr>
          <w:lang w:val="la-Latn"/>
        </w:rPr>
        <w:t>t disciplina monachis regularis imponatur non secularis</w:t>
      </w:r>
      <w:r w:rsidR="00360346" w:rsidRPr="007A06F5">
        <w:rPr>
          <w:lang w:val="la-Latn"/>
        </w:rPr>
        <w:t xml:space="preserve">, </w:t>
      </w:r>
      <w:r w:rsidR="004F799A" w:rsidRPr="007A06F5">
        <w:rPr>
          <w:lang w:val="la-Latn"/>
        </w:rPr>
        <w:t>id est non orben</w:t>
      </w:r>
      <w:r w:rsidR="00552876" w:rsidRPr="007A06F5">
        <w:rPr>
          <w:lang w:val="la-Latn"/>
        </w:rPr>
        <w:t xml:space="preserve">tur nec mancationes alias habeant nisi ex </w:t>
      </w:r>
      <w:r w:rsidR="00524CAA" w:rsidRPr="00524CAA">
        <w:rPr>
          <w:b/>
          <w:lang w:val="la-Latn"/>
        </w:rPr>
        <w:t>auctorit</w:t>
      </w:r>
      <w:r w:rsidR="00552876" w:rsidRPr="007A06F5">
        <w:rPr>
          <w:lang w:val="la-Latn"/>
        </w:rPr>
        <w:t>ate regulae</w:t>
      </w:r>
      <w:r w:rsidR="008E2A6B" w:rsidRPr="007A06F5">
        <w:rPr>
          <w:lang w:val="la-Latn"/>
        </w:rPr>
        <w:t xml:space="preserve">. </w:t>
      </w:r>
    </w:p>
    <w:p w14:paraId="631150D2" w14:textId="2038938C"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Ut</w:t>
      </w:r>
      <w:r w:rsidR="00360346" w:rsidRPr="007A06F5">
        <w:rPr>
          <w:highlight w:val="green"/>
          <w:lang w:val="la-Latn"/>
        </w:rPr>
        <w:t xml:space="preserve"> </w:t>
      </w:r>
      <w:r w:rsidRPr="007A06F5">
        <w:rPr>
          <w:highlight w:val="green"/>
          <w:lang w:val="la-Latn"/>
        </w:rPr>
        <w:t>comites</w:t>
      </w:r>
      <w:r w:rsidR="00360346" w:rsidRPr="007A06F5">
        <w:rPr>
          <w:highlight w:val="green"/>
          <w:lang w:val="la-Latn"/>
        </w:rPr>
        <w:t xml:space="preserve"> </w:t>
      </w:r>
      <w:r w:rsidRPr="007A06F5">
        <w:rPr>
          <w:highlight w:val="green"/>
          <w:lang w:val="la-Latn"/>
        </w:rPr>
        <w:t>pupillorum et orfanorum causas primum audiant</w:t>
      </w:r>
      <w:r w:rsidR="008E2A6B" w:rsidRPr="007A06F5">
        <w:rPr>
          <w:highlight w:val="green"/>
          <w:lang w:val="la-Latn"/>
        </w:rPr>
        <w:t xml:space="preserve">; </w:t>
      </w:r>
      <w:r w:rsidR="004F799A" w:rsidRPr="007A06F5">
        <w:rPr>
          <w:highlight w:val="green"/>
          <w:lang w:val="la-Latn"/>
        </w:rPr>
        <w:t>et in venatio</w:t>
      </w:r>
      <w:r w:rsidRPr="007A06F5">
        <w:rPr>
          <w:highlight w:val="green"/>
          <w:lang w:val="la-Latn"/>
        </w:rPr>
        <w:t>nem non vadant illo die quando placitum debent custodire nec ad pastum</w:t>
      </w:r>
      <w:r w:rsidR="008E2A6B" w:rsidRPr="007A06F5">
        <w:rPr>
          <w:highlight w:val="green"/>
          <w:lang w:val="la-Latn"/>
        </w:rPr>
        <w:t xml:space="preserve">. </w:t>
      </w:r>
    </w:p>
    <w:p w14:paraId="3B4DB0AE" w14:textId="15DA2525"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w:t>
      </w:r>
      <w:r w:rsidR="00E26C7D" w:rsidRPr="007A06F5">
        <w:rPr>
          <w:color w:val="FF0000"/>
          <w:lang w:val="la-Latn"/>
        </w:rPr>
        <w:t xml:space="preserve">XVII. </w:t>
      </w:r>
      <w:r w:rsidR="00552876" w:rsidRPr="007A06F5">
        <w:rPr>
          <w:color w:val="FF0000"/>
          <w:lang w:val="la-Latn"/>
        </w:rPr>
        <w:t>D</w:t>
      </w:r>
      <w:r w:rsidR="00552876" w:rsidRPr="007A06F5">
        <w:rPr>
          <w:lang w:val="la-Latn"/>
        </w:rPr>
        <w:t>e sacramentis fidelitatis causa</w:t>
      </w:r>
      <w:r w:rsidR="00360346" w:rsidRPr="007A06F5">
        <w:rPr>
          <w:lang w:val="la-Latn"/>
        </w:rPr>
        <w:t xml:space="preserve">, </w:t>
      </w:r>
      <w:r w:rsidR="00552876" w:rsidRPr="007A06F5">
        <w:rPr>
          <w:lang w:val="la-Latn"/>
        </w:rPr>
        <w:t>quod nobis et filiis nostris iurare debent</w:t>
      </w:r>
      <w:r w:rsidR="00360346" w:rsidRPr="007A06F5">
        <w:rPr>
          <w:lang w:val="la-Latn"/>
        </w:rPr>
        <w:t xml:space="preserve">, </w:t>
      </w:r>
      <w:r w:rsidR="00552876" w:rsidRPr="007A06F5">
        <w:rPr>
          <w:lang w:val="la-Latn"/>
        </w:rPr>
        <w:t>quod his verbis contestari debet</w:t>
      </w:r>
      <w:r w:rsidR="00D9225B" w:rsidRPr="007A06F5">
        <w:rPr>
          <w:lang w:val="la-Latn"/>
        </w:rPr>
        <w:t xml:space="preserve">: </w:t>
      </w:r>
      <w:r w:rsidR="004F799A" w:rsidRPr="007A06F5">
        <w:rPr>
          <w:lang w:val="la-Latn"/>
        </w:rPr>
        <w:t>'</w:t>
      </w:r>
      <w:r w:rsidR="00552876" w:rsidRPr="007A06F5">
        <w:rPr>
          <w:lang w:val="la-Latn"/>
        </w:rPr>
        <w:t>Sic promitto ego i</w:t>
      </w:r>
      <w:r w:rsidR="004F799A" w:rsidRPr="007A06F5">
        <w:rPr>
          <w:lang w:val="la-Latn"/>
        </w:rPr>
        <w:t xml:space="preserve">lle partibus domini mei Caroli </w:t>
      </w:r>
      <w:r w:rsidR="00552876" w:rsidRPr="007A06F5">
        <w:rPr>
          <w:lang w:val="la-Latn"/>
        </w:rPr>
        <w:t>regis et filiorum eius</w:t>
      </w:r>
      <w:r w:rsidR="00360346" w:rsidRPr="007A06F5">
        <w:rPr>
          <w:lang w:val="la-Latn"/>
        </w:rPr>
        <w:t xml:space="preserve">, </w:t>
      </w:r>
      <w:r w:rsidR="00552876" w:rsidRPr="007A06F5">
        <w:rPr>
          <w:lang w:val="la-Latn"/>
        </w:rPr>
        <w:t>quia fidelis sum et ero diebus vit</w:t>
      </w:r>
      <w:r w:rsidR="00E26C7D" w:rsidRPr="007A06F5">
        <w:rPr>
          <w:lang w:val="la-Latn"/>
        </w:rPr>
        <w:t>ę</w:t>
      </w:r>
      <w:r w:rsidR="00552876" w:rsidRPr="007A06F5">
        <w:rPr>
          <w:lang w:val="la-Latn"/>
        </w:rPr>
        <w:t xml:space="preserve"> me</w:t>
      </w:r>
      <w:r w:rsidR="00E26C7D" w:rsidRPr="007A06F5">
        <w:rPr>
          <w:lang w:val="la-Latn"/>
        </w:rPr>
        <w:t>ę</w:t>
      </w:r>
      <w:r w:rsidR="00552876" w:rsidRPr="007A06F5">
        <w:rPr>
          <w:lang w:val="la-Latn"/>
        </w:rPr>
        <w:t xml:space="preserve">sine fraude et malo </w:t>
      </w:r>
      <w:r w:rsidR="004F799A" w:rsidRPr="007A06F5">
        <w:rPr>
          <w:highlight w:val="green"/>
          <w:lang w:val="la-Latn"/>
        </w:rPr>
        <w:t>ingenio</w:t>
      </w:r>
      <w:r w:rsidR="00552876" w:rsidRPr="007A06F5">
        <w:rPr>
          <w:lang w:val="la-Latn"/>
        </w:rPr>
        <w:t xml:space="preserve">'. </w:t>
      </w:r>
    </w:p>
    <w:p w14:paraId="6A4ED662" w14:textId="344773FA" w:rsidR="00552876" w:rsidRPr="007A06F5" w:rsidRDefault="00552876" w:rsidP="00E64B6F">
      <w:pPr>
        <w:pStyle w:val="Normlnweb"/>
        <w:numPr>
          <w:ilvl w:val="0"/>
          <w:numId w:val="48"/>
        </w:numPr>
        <w:spacing w:before="0" w:beforeAutospacing="0" w:after="120" w:afterAutospacing="0"/>
        <w:rPr>
          <w:lang w:val="la-Latn"/>
        </w:rPr>
      </w:pPr>
      <w:r w:rsidRPr="007A06F5">
        <w:rPr>
          <w:highlight w:val="green"/>
          <w:lang w:val="la-Latn"/>
        </w:rPr>
        <w:t>De monasteriis minutis ubi nonnanes sine regula sedent</w:t>
      </w:r>
      <w:r w:rsidR="00360346" w:rsidRPr="007A06F5">
        <w:rPr>
          <w:highlight w:val="green"/>
          <w:lang w:val="la-Latn"/>
        </w:rPr>
        <w:t xml:space="preserve">, </w:t>
      </w:r>
      <w:r w:rsidR="004F799A" w:rsidRPr="007A06F5">
        <w:rPr>
          <w:highlight w:val="green"/>
          <w:lang w:val="la-Latn"/>
        </w:rPr>
        <w:t xml:space="preserve">volumus ut in </w:t>
      </w:r>
      <w:r w:rsidRPr="007A06F5">
        <w:rPr>
          <w:highlight w:val="green"/>
          <w:lang w:val="la-Latn"/>
        </w:rPr>
        <w:t>unum locum congregatio fiat regularis</w:t>
      </w:r>
      <w:r w:rsidR="00360346" w:rsidRPr="007A06F5">
        <w:rPr>
          <w:highlight w:val="green"/>
          <w:lang w:val="la-Latn"/>
        </w:rPr>
        <w:t xml:space="preserve">, </w:t>
      </w:r>
      <w:r w:rsidRPr="007A06F5">
        <w:rPr>
          <w:highlight w:val="green"/>
          <w:lang w:val="la-Latn"/>
        </w:rPr>
        <w:t>et episcopus praevideat ubi fieri possint Et ut nulla abbatissa foras monasterio exire non praesumat</w:t>
      </w:r>
      <w:r w:rsidR="004F799A" w:rsidRPr="007A06F5">
        <w:rPr>
          <w:highlight w:val="green"/>
          <w:lang w:val="la-Latn"/>
        </w:rPr>
        <w:t xml:space="preserve"> sine nostra iussione nec sibi </w:t>
      </w:r>
      <w:r w:rsidRPr="007A06F5">
        <w:rPr>
          <w:highlight w:val="green"/>
          <w:lang w:val="la-Latn"/>
        </w:rPr>
        <w:t>subditas facere permittat</w:t>
      </w:r>
      <w:r w:rsidR="008E2A6B" w:rsidRPr="007A06F5">
        <w:rPr>
          <w:highlight w:val="green"/>
          <w:lang w:val="la-Latn"/>
        </w:rPr>
        <w:t xml:space="preserve">; </w:t>
      </w:r>
      <w:r w:rsidRPr="007A06F5">
        <w:rPr>
          <w:highlight w:val="green"/>
          <w:lang w:val="la-Latn"/>
        </w:rPr>
        <w:t>et earum claustra sint bene firmata</w:t>
      </w:r>
      <w:r w:rsidR="00360346" w:rsidRPr="007A06F5">
        <w:rPr>
          <w:highlight w:val="green"/>
          <w:lang w:val="la-Latn"/>
        </w:rPr>
        <w:t xml:space="preserve">, </w:t>
      </w:r>
      <w:r w:rsidR="004F799A" w:rsidRPr="007A06F5">
        <w:rPr>
          <w:highlight w:val="green"/>
          <w:lang w:val="la-Latn"/>
        </w:rPr>
        <w:t xml:space="preserve">et nullatenus ibi winileo </w:t>
      </w:r>
      <w:r w:rsidRPr="007A06F5">
        <w:rPr>
          <w:highlight w:val="green"/>
          <w:lang w:val="la-Latn"/>
        </w:rPr>
        <w:t>dos scribere vel mittere praesumant</w:t>
      </w:r>
      <w:r w:rsidR="00D9225B" w:rsidRPr="007A06F5">
        <w:rPr>
          <w:highlight w:val="green"/>
          <w:lang w:val="la-Latn"/>
        </w:rPr>
        <w:t xml:space="preserve">: </w:t>
      </w:r>
      <w:r w:rsidRPr="007A06F5">
        <w:rPr>
          <w:highlight w:val="green"/>
          <w:lang w:val="la-Latn"/>
        </w:rPr>
        <w:t>et de pallore earum propter sanguinis</w:t>
      </w:r>
      <w:r w:rsidR="00360346" w:rsidRPr="007A06F5">
        <w:rPr>
          <w:highlight w:val="green"/>
          <w:lang w:val="la-Latn"/>
        </w:rPr>
        <w:t xml:space="preserve"> </w:t>
      </w:r>
      <w:r w:rsidR="004F799A" w:rsidRPr="007A06F5">
        <w:rPr>
          <w:highlight w:val="green"/>
          <w:lang w:val="la-Latn"/>
        </w:rPr>
        <w:t>minua</w:t>
      </w:r>
      <w:r w:rsidRPr="007A06F5">
        <w:rPr>
          <w:highlight w:val="green"/>
          <w:lang w:val="la-Latn"/>
        </w:rPr>
        <w:t>tionem</w:t>
      </w:r>
      <w:r w:rsidR="008E2A6B" w:rsidRPr="007A06F5">
        <w:rPr>
          <w:highlight w:val="green"/>
          <w:lang w:val="la-Latn"/>
        </w:rPr>
        <w:t>.</w:t>
      </w:r>
      <w:r w:rsidR="008E2A6B" w:rsidRPr="007A06F5">
        <w:rPr>
          <w:lang w:val="la-Latn"/>
        </w:rPr>
        <w:t xml:space="preserve"> </w:t>
      </w:r>
      <w:r w:rsidRPr="007A06F5">
        <w:rPr>
          <w:lang w:val="la-Latn"/>
        </w:rPr>
        <w:t>/</w:t>
      </w:r>
    </w:p>
    <w:p w14:paraId="571763C7" w14:textId="5C032B04"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LXX</w:t>
      </w:r>
      <w:r w:rsidR="00E26C7D" w:rsidRPr="007A06F5">
        <w:rPr>
          <w:color w:val="FF0000"/>
          <w:lang w:val="la-Latn"/>
        </w:rPr>
        <w:t xml:space="preserve">VIII. </w:t>
      </w:r>
      <w:r w:rsidR="00552876" w:rsidRPr="007A06F5">
        <w:rPr>
          <w:color w:val="FF0000"/>
          <w:lang w:val="la-Latn"/>
        </w:rPr>
        <w:t>D</w:t>
      </w:r>
      <w:r w:rsidR="00552876" w:rsidRPr="007A06F5">
        <w:rPr>
          <w:lang w:val="la-Latn"/>
        </w:rPr>
        <w:t>e tabulis vel codicibus requirendis</w:t>
      </w:r>
      <w:r w:rsidR="00360346" w:rsidRPr="007A06F5">
        <w:rPr>
          <w:lang w:val="la-Latn"/>
        </w:rPr>
        <w:t xml:space="preserve">, </w:t>
      </w:r>
      <w:r w:rsidR="00552876" w:rsidRPr="007A06F5">
        <w:rPr>
          <w:lang w:val="la-Latn"/>
        </w:rPr>
        <w:t>et ut n</w:t>
      </w:r>
      <w:r w:rsidR="004F799A" w:rsidRPr="007A06F5">
        <w:rPr>
          <w:lang w:val="la-Latn"/>
        </w:rPr>
        <w:t>ullus in psalterio vel in euan</w:t>
      </w:r>
      <w:r w:rsidR="00552876" w:rsidRPr="007A06F5">
        <w:rPr>
          <w:lang w:val="la-Latn"/>
        </w:rPr>
        <w:t>gelio vel in aliis rebus sortire praesumat</w:t>
      </w:r>
      <w:r w:rsidR="00360346" w:rsidRPr="007A06F5">
        <w:rPr>
          <w:lang w:val="la-Latn"/>
        </w:rPr>
        <w:t xml:space="preserve">, </w:t>
      </w:r>
      <w:r w:rsidR="00552876" w:rsidRPr="007A06F5">
        <w:rPr>
          <w:lang w:val="la-Latn"/>
        </w:rPr>
        <w:t>nec divinationes aliquas observare</w:t>
      </w:r>
      <w:r w:rsidR="008E2A6B" w:rsidRPr="007A06F5">
        <w:rPr>
          <w:lang w:val="la-Latn"/>
        </w:rPr>
        <w:t xml:space="preserve">. </w:t>
      </w:r>
    </w:p>
    <w:p w14:paraId="375BBCC2" w14:textId="09B88953"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Ut nullus glorietur per iniustam</w:t>
      </w:r>
      <w:r w:rsidR="00360346" w:rsidRPr="007A06F5">
        <w:rPr>
          <w:highlight w:val="green"/>
          <w:lang w:val="la-Latn"/>
        </w:rPr>
        <w:t xml:space="preserve"> </w:t>
      </w:r>
      <w:r w:rsidRPr="007A06F5">
        <w:rPr>
          <w:highlight w:val="green"/>
          <w:lang w:val="la-Latn"/>
        </w:rPr>
        <w:t>rationem aut conquirere aliquid aut continere</w:t>
      </w:r>
      <w:r w:rsidR="008E2A6B" w:rsidRPr="007A06F5">
        <w:rPr>
          <w:highlight w:val="green"/>
          <w:lang w:val="la-Latn"/>
        </w:rPr>
        <w:t xml:space="preserve">. </w:t>
      </w:r>
    </w:p>
    <w:p w14:paraId="26A7332E" w14:textId="0778F273"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Ut illae disciplinae</w:t>
      </w:r>
      <w:r w:rsidR="00360346" w:rsidRPr="007A06F5">
        <w:rPr>
          <w:highlight w:val="green"/>
          <w:lang w:val="la-Latn"/>
        </w:rPr>
        <w:t xml:space="preserve">, </w:t>
      </w:r>
      <w:r w:rsidRPr="007A06F5">
        <w:rPr>
          <w:highlight w:val="green"/>
          <w:lang w:val="la-Latn"/>
        </w:rPr>
        <w:t>quae propter legem conservandam sunt constitutae</w:t>
      </w:r>
      <w:r w:rsidR="00360346" w:rsidRPr="007A06F5">
        <w:rPr>
          <w:highlight w:val="green"/>
          <w:lang w:val="la-Latn"/>
        </w:rPr>
        <w:t xml:space="preserve">, </w:t>
      </w:r>
      <w:r w:rsidR="004F799A" w:rsidRPr="007A06F5">
        <w:rPr>
          <w:highlight w:val="green"/>
          <w:lang w:val="la-Latn"/>
        </w:rPr>
        <w:t xml:space="preserve">propter </w:t>
      </w:r>
      <w:r w:rsidRPr="007A06F5">
        <w:rPr>
          <w:highlight w:val="green"/>
          <w:lang w:val="la-Latn"/>
        </w:rPr>
        <w:t>praemium non dimittantur</w:t>
      </w:r>
      <w:r w:rsidR="008E2A6B" w:rsidRPr="007A06F5">
        <w:rPr>
          <w:highlight w:val="green"/>
          <w:lang w:val="la-Latn"/>
        </w:rPr>
        <w:t xml:space="preserve">. </w:t>
      </w:r>
    </w:p>
    <w:p w14:paraId="30E6E3A7" w14:textId="1CFDD91A" w:rsidR="00552876" w:rsidRPr="007A06F5" w:rsidRDefault="004E3C9A" w:rsidP="00E64B6F">
      <w:pPr>
        <w:pStyle w:val="Normlnweb"/>
        <w:numPr>
          <w:ilvl w:val="0"/>
          <w:numId w:val="48"/>
        </w:numPr>
        <w:spacing w:before="0" w:beforeAutospacing="0" w:after="120" w:afterAutospacing="0"/>
        <w:rPr>
          <w:lang w:val="la-Latn"/>
        </w:rPr>
      </w:pPr>
      <w:r w:rsidRPr="007A06F5">
        <w:rPr>
          <w:color w:val="FF0000"/>
          <w:lang w:val="la-Latn"/>
        </w:rPr>
        <w:t>LXX</w:t>
      </w:r>
      <w:r w:rsidR="00E26C7D" w:rsidRPr="007A06F5">
        <w:rPr>
          <w:color w:val="FF0000"/>
          <w:lang w:val="la-Latn"/>
        </w:rPr>
        <w:t xml:space="preserve">VIIII. </w:t>
      </w:r>
      <w:r w:rsidR="00552876" w:rsidRPr="007A06F5">
        <w:rPr>
          <w:color w:val="FF0000"/>
          <w:lang w:val="la-Latn"/>
        </w:rPr>
        <w:t>U</w:t>
      </w:r>
      <w:r w:rsidR="00552876" w:rsidRPr="007A06F5">
        <w:rPr>
          <w:lang w:val="la-Latn"/>
        </w:rPr>
        <w:t>t audiant episcopi baptisterium presbyterorum</w:t>
      </w:r>
      <w:r w:rsidR="00360346" w:rsidRPr="007A06F5">
        <w:rPr>
          <w:lang w:val="la-Latn"/>
        </w:rPr>
        <w:t xml:space="preserve">, </w:t>
      </w:r>
      <w:r w:rsidR="00552876" w:rsidRPr="007A06F5">
        <w:rPr>
          <w:lang w:val="la-Latn"/>
        </w:rPr>
        <w:t>ut secundum m</w:t>
      </w:r>
      <w:r w:rsidR="004F799A" w:rsidRPr="007A06F5">
        <w:rPr>
          <w:lang w:val="la-Latn"/>
        </w:rPr>
        <w:t>orem Roma</w:t>
      </w:r>
      <w:r w:rsidR="00552876" w:rsidRPr="007A06F5">
        <w:rPr>
          <w:lang w:val="la-Latn"/>
        </w:rPr>
        <w:t>num baptizent</w:t>
      </w:r>
      <w:r w:rsidR="008E2A6B" w:rsidRPr="007A06F5">
        <w:rPr>
          <w:lang w:val="la-Latn"/>
        </w:rPr>
        <w:t xml:space="preserve">. </w:t>
      </w:r>
    </w:p>
    <w:p w14:paraId="24B85590" w14:textId="1AA93FF7"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calciamentis</w:t>
      </w:r>
      <w:r w:rsidR="00360346" w:rsidRPr="007A06F5">
        <w:rPr>
          <w:highlight w:val="green"/>
          <w:lang w:val="la-Latn"/>
        </w:rPr>
        <w:t xml:space="preserve"> </w:t>
      </w:r>
      <w:r w:rsidRPr="007A06F5">
        <w:rPr>
          <w:highlight w:val="green"/>
          <w:lang w:val="la-Latn"/>
        </w:rPr>
        <w:t>secundum Romanum usum</w:t>
      </w:r>
      <w:r w:rsidR="008E2A6B" w:rsidRPr="007A06F5">
        <w:rPr>
          <w:highlight w:val="green"/>
          <w:lang w:val="la-Latn"/>
        </w:rPr>
        <w:t xml:space="preserve">. </w:t>
      </w:r>
    </w:p>
    <w:p w14:paraId="64037AC9" w14:textId="42CBB3D7" w:rsidR="00552876" w:rsidRPr="007A06F5" w:rsidRDefault="0034018C" w:rsidP="00E64B6F">
      <w:pPr>
        <w:pStyle w:val="Normlnweb"/>
        <w:numPr>
          <w:ilvl w:val="0"/>
          <w:numId w:val="48"/>
        </w:numPr>
        <w:spacing w:before="0" w:beforeAutospacing="0" w:after="120" w:afterAutospacing="0"/>
        <w:rPr>
          <w:lang w:val="la-Latn"/>
        </w:rPr>
      </w:pPr>
      <w:r w:rsidRPr="007A06F5">
        <w:rPr>
          <w:color w:val="FF0000"/>
          <w:lang w:val="la-Latn"/>
        </w:rPr>
        <w:t xml:space="preserve">LXXX. </w:t>
      </w:r>
      <w:r w:rsidR="00552876" w:rsidRPr="007A06F5">
        <w:rPr>
          <w:color w:val="FF0000"/>
          <w:lang w:val="la-Latn"/>
        </w:rPr>
        <w:t>U</w:t>
      </w:r>
      <w:r w:rsidR="00552876" w:rsidRPr="007A06F5">
        <w:rPr>
          <w:lang w:val="la-Latn"/>
        </w:rPr>
        <w:t>t in diebus festis vel dominicis omnes ad ecclesiam veniant</w:t>
      </w:r>
      <w:r w:rsidR="008E2A6B" w:rsidRPr="007A06F5">
        <w:rPr>
          <w:lang w:val="la-Latn"/>
        </w:rPr>
        <w:t xml:space="preserve">; </w:t>
      </w:r>
      <w:r w:rsidR="004F799A" w:rsidRPr="007A06F5">
        <w:rPr>
          <w:lang w:val="la-Latn"/>
        </w:rPr>
        <w:t>et non invi</w:t>
      </w:r>
      <w:r w:rsidR="00552876" w:rsidRPr="007A06F5">
        <w:rPr>
          <w:lang w:val="la-Latn"/>
        </w:rPr>
        <w:t>tent presbyteros ad domus suas ad</w:t>
      </w:r>
      <w:r w:rsidR="00360346" w:rsidRPr="007A06F5">
        <w:rPr>
          <w:lang w:val="la-Latn"/>
        </w:rPr>
        <w:t xml:space="preserve"> </w:t>
      </w:r>
      <w:r w:rsidR="00552876" w:rsidRPr="007A06F5">
        <w:rPr>
          <w:lang w:val="la-Latn"/>
        </w:rPr>
        <w:t>missam faciendam</w:t>
      </w:r>
      <w:r w:rsidR="008E2A6B" w:rsidRPr="007A06F5">
        <w:rPr>
          <w:lang w:val="la-Latn"/>
        </w:rPr>
        <w:t xml:space="preserve">. </w:t>
      </w:r>
    </w:p>
    <w:p w14:paraId="5E41A4DD" w14:textId="4091367A"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Omnino</w:t>
      </w:r>
      <w:r w:rsidR="00360346" w:rsidRPr="007A06F5">
        <w:rPr>
          <w:highlight w:val="green"/>
          <w:lang w:val="la-Latn"/>
        </w:rPr>
        <w:t xml:space="preserve"> </w:t>
      </w:r>
      <w:r w:rsidRPr="007A06F5">
        <w:rPr>
          <w:highlight w:val="green"/>
          <w:lang w:val="la-Latn"/>
        </w:rPr>
        <w:t>prohibendum est omnibus ebrietatis malum</w:t>
      </w:r>
      <w:r w:rsidR="00360346" w:rsidRPr="007A06F5">
        <w:rPr>
          <w:highlight w:val="green"/>
          <w:lang w:val="la-Latn"/>
        </w:rPr>
        <w:t xml:space="preserve">, </w:t>
      </w:r>
      <w:r w:rsidRPr="007A06F5">
        <w:rPr>
          <w:highlight w:val="green"/>
          <w:lang w:val="la-Latn"/>
        </w:rPr>
        <w:t>et istas coniurationes quas faciunt per sanctum Stephanum aut per nos aut per filios nostros prohibemus</w:t>
      </w:r>
      <w:r w:rsidR="008E2A6B" w:rsidRPr="007A06F5">
        <w:rPr>
          <w:highlight w:val="green"/>
          <w:lang w:val="la-Latn"/>
        </w:rPr>
        <w:t xml:space="preserve">. </w:t>
      </w:r>
      <w:r w:rsidRPr="007A06F5">
        <w:rPr>
          <w:highlight w:val="green"/>
          <w:lang w:val="la-Latn"/>
        </w:rPr>
        <w:t>Et praecipimus</w:t>
      </w:r>
      <w:r w:rsidR="00360346" w:rsidRPr="007A06F5">
        <w:rPr>
          <w:highlight w:val="green"/>
          <w:lang w:val="la-Latn"/>
        </w:rPr>
        <w:t xml:space="preserve">, </w:t>
      </w:r>
      <w:r w:rsidRPr="007A06F5">
        <w:rPr>
          <w:highlight w:val="green"/>
          <w:lang w:val="la-Latn"/>
        </w:rPr>
        <w:t>ut episcopi vel abbates non vadant per casas miscendo</w:t>
      </w:r>
      <w:r w:rsidR="008E2A6B" w:rsidRPr="007A06F5">
        <w:rPr>
          <w:highlight w:val="green"/>
          <w:lang w:val="la-Latn"/>
        </w:rPr>
        <w:t xml:space="preserve">. </w:t>
      </w:r>
    </w:p>
    <w:p w14:paraId="3224E088" w14:textId="1DE3CACD"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eo quod missi nostri providere debent</w:t>
      </w:r>
      <w:r w:rsidR="00360346" w:rsidRPr="007A06F5">
        <w:rPr>
          <w:highlight w:val="green"/>
          <w:lang w:val="la-Latn"/>
        </w:rPr>
        <w:t xml:space="preserve">, </w:t>
      </w:r>
      <w:r w:rsidRPr="007A06F5">
        <w:rPr>
          <w:highlight w:val="green"/>
          <w:lang w:val="la-Latn"/>
        </w:rPr>
        <w:t>ne forte aliquis cla</w:t>
      </w:r>
      <w:r w:rsidR="004F799A" w:rsidRPr="007A06F5">
        <w:rPr>
          <w:highlight w:val="green"/>
          <w:lang w:val="la-Latn"/>
        </w:rPr>
        <w:t>mor super epi</w:t>
      </w:r>
      <w:r w:rsidRPr="007A06F5">
        <w:rPr>
          <w:highlight w:val="green"/>
          <w:lang w:val="la-Latn"/>
        </w:rPr>
        <w:t>scopum vel abbatem seu abbatissam vel comitem seu super qualemcumque gradum sit</w:t>
      </w:r>
      <w:r w:rsidR="00360346" w:rsidRPr="007A06F5">
        <w:rPr>
          <w:highlight w:val="green"/>
          <w:lang w:val="la-Latn"/>
        </w:rPr>
        <w:t xml:space="preserve">, </w:t>
      </w:r>
      <w:r w:rsidRPr="007A06F5">
        <w:rPr>
          <w:highlight w:val="green"/>
          <w:lang w:val="la-Latn"/>
        </w:rPr>
        <w:t>et nobis renuntiare</w:t>
      </w:r>
      <w:r w:rsidR="008E2A6B" w:rsidRPr="007A06F5">
        <w:rPr>
          <w:highlight w:val="green"/>
          <w:lang w:val="la-Latn"/>
        </w:rPr>
        <w:t xml:space="preserve">. </w:t>
      </w:r>
    </w:p>
    <w:p w14:paraId="4BC6A25D" w14:textId="46E7E434"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iniustis teloneis</w:t>
      </w:r>
      <w:r w:rsidR="008E2A6B" w:rsidRPr="007A06F5">
        <w:rPr>
          <w:highlight w:val="green"/>
          <w:lang w:val="la-Latn"/>
        </w:rPr>
        <w:t xml:space="preserve">. </w:t>
      </w:r>
    </w:p>
    <w:p w14:paraId="1E4FA546" w14:textId="492A6E8A" w:rsidR="00552876" w:rsidRPr="007A06F5" w:rsidRDefault="00552876" w:rsidP="00E64B6F">
      <w:pPr>
        <w:pStyle w:val="Normlnweb"/>
        <w:numPr>
          <w:ilvl w:val="0"/>
          <w:numId w:val="48"/>
        </w:numPr>
        <w:spacing w:before="0" w:beforeAutospacing="0" w:after="120" w:afterAutospacing="0"/>
        <w:rPr>
          <w:highlight w:val="green"/>
          <w:lang w:val="la-Latn"/>
        </w:rPr>
      </w:pPr>
      <w:r w:rsidRPr="007A06F5">
        <w:rPr>
          <w:highlight w:val="green"/>
          <w:lang w:val="la-Latn"/>
        </w:rPr>
        <w:t>De manu leprosi</w:t>
      </w:r>
      <w:r w:rsidR="008E2A6B" w:rsidRPr="007A06F5">
        <w:rPr>
          <w:highlight w:val="green"/>
          <w:lang w:val="la-Latn"/>
        </w:rPr>
        <w:t xml:space="preserve">. </w:t>
      </w:r>
    </w:p>
    <w:p w14:paraId="1C963F19" w14:textId="6B5CA222" w:rsidR="00552876" w:rsidRPr="007A06F5" w:rsidRDefault="0034018C" w:rsidP="00E64B6F">
      <w:pPr>
        <w:pStyle w:val="Normlnweb"/>
        <w:numPr>
          <w:ilvl w:val="0"/>
          <w:numId w:val="48"/>
        </w:numPr>
        <w:spacing w:before="0" w:beforeAutospacing="0" w:after="120" w:afterAutospacing="0"/>
        <w:rPr>
          <w:lang w:val="la-Latn"/>
        </w:rPr>
      </w:pPr>
      <w:r w:rsidRPr="007A06F5">
        <w:rPr>
          <w:color w:val="FF0000"/>
          <w:lang w:val="la-Latn"/>
        </w:rPr>
        <w:t xml:space="preserve">LXXXI. </w:t>
      </w:r>
      <w:r w:rsidR="00552876" w:rsidRPr="007A06F5">
        <w:rPr>
          <w:color w:val="FF0000"/>
          <w:lang w:val="la-Latn"/>
        </w:rPr>
        <w:t>U</w:t>
      </w:r>
      <w:r w:rsidR="00552876" w:rsidRPr="007A06F5">
        <w:rPr>
          <w:lang w:val="la-Latn"/>
        </w:rPr>
        <w:t xml:space="preserve">t monachi et qui in sacerdotali gradu </w:t>
      </w:r>
      <w:r w:rsidR="00552876" w:rsidRPr="007A06F5">
        <w:rPr>
          <w:highlight w:val="green"/>
          <w:lang w:val="la-Latn"/>
        </w:rPr>
        <w:t>constituti sunt</w:t>
      </w:r>
      <w:r w:rsidR="00552876" w:rsidRPr="007A06F5">
        <w:rPr>
          <w:lang w:val="la-Latn"/>
        </w:rPr>
        <w:t xml:space="preserve"> ad secularia negotia non transeant</w:t>
      </w:r>
      <w:r w:rsidRPr="007A06F5">
        <w:rPr>
          <w:lang w:val="la-Latn"/>
        </w:rPr>
        <w:t>.</w:t>
      </w:r>
      <w:r w:rsidR="00552876" w:rsidRPr="007A06F5">
        <w:rPr>
          <w:lang w:val="la-Latn"/>
        </w:rPr>
        <w:t xml:space="preserve"> De reliquis tonsoratis detur spatium usque in synodum nostrum</w:t>
      </w:r>
      <w:r w:rsidR="008E2A6B" w:rsidRPr="007A06F5">
        <w:rPr>
          <w:lang w:val="la-Latn"/>
        </w:rPr>
        <w:t xml:space="preserve">. </w:t>
      </w:r>
    </w:p>
    <w:p w14:paraId="4003A650" w14:textId="36321B85" w:rsidR="00552876" w:rsidRPr="007A06F5" w:rsidRDefault="0010713B" w:rsidP="00E64B6F">
      <w:pPr>
        <w:pStyle w:val="Normlnweb"/>
        <w:numPr>
          <w:ilvl w:val="0"/>
          <w:numId w:val="48"/>
        </w:numPr>
        <w:spacing w:before="0" w:beforeAutospacing="0" w:after="120" w:afterAutospacing="0"/>
        <w:rPr>
          <w:lang w:val="la-Latn"/>
        </w:rPr>
      </w:pPr>
      <w:r w:rsidRPr="007A06F5">
        <w:rPr>
          <w:color w:val="FF0000"/>
          <w:lang w:val="la-Latn"/>
        </w:rPr>
        <w:t xml:space="preserve">LXXXII. </w:t>
      </w:r>
      <w:r w:rsidR="00552876" w:rsidRPr="007A06F5">
        <w:rPr>
          <w:color w:val="FF0000"/>
          <w:lang w:val="la-Latn"/>
        </w:rPr>
        <w:t>U</w:t>
      </w:r>
      <w:r w:rsidR="00552876" w:rsidRPr="007A06F5">
        <w:rPr>
          <w:lang w:val="la-Latn"/>
        </w:rPr>
        <w:t>t episcopi et abbates et abbatissae cupplas</w:t>
      </w:r>
      <w:r w:rsidRPr="007A06F5">
        <w:rPr>
          <w:vertAlign w:val="superscript"/>
          <w:lang w:val="la-Latn"/>
        </w:rPr>
        <w:t>+coppulas</w:t>
      </w:r>
      <w:r w:rsidR="00360346" w:rsidRPr="007A06F5">
        <w:rPr>
          <w:lang w:val="la-Latn"/>
        </w:rPr>
        <w:t xml:space="preserve"> </w:t>
      </w:r>
      <w:r w:rsidR="004F799A" w:rsidRPr="007A06F5">
        <w:rPr>
          <w:lang w:val="la-Latn"/>
        </w:rPr>
        <w:t xml:space="preserve">canum non habeant nec falcones </w:t>
      </w:r>
      <w:r w:rsidR="00552876" w:rsidRPr="007A06F5">
        <w:rPr>
          <w:lang w:val="la-Latn"/>
        </w:rPr>
        <w:t>nec accipitres nec ioculatores</w:t>
      </w:r>
      <w:r w:rsidR="008E2A6B" w:rsidRPr="007A06F5">
        <w:rPr>
          <w:lang w:val="la-Latn"/>
        </w:rPr>
        <w:t xml:space="preserve">. </w:t>
      </w:r>
    </w:p>
    <w:p w14:paraId="6FC0D678" w14:textId="4C23309F" w:rsidR="00552876" w:rsidRPr="007A06F5" w:rsidRDefault="0010713B" w:rsidP="00E64B6F">
      <w:pPr>
        <w:pStyle w:val="Normlnweb"/>
        <w:numPr>
          <w:ilvl w:val="0"/>
          <w:numId w:val="48"/>
        </w:numPr>
        <w:spacing w:before="0" w:beforeAutospacing="0" w:after="120" w:afterAutospacing="0"/>
        <w:rPr>
          <w:lang w:val="la-Latn"/>
        </w:rPr>
      </w:pPr>
      <w:r w:rsidRPr="007A06F5">
        <w:rPr>
          <w:color w:val="FF0000"/>
          <w:lang w:val="la-Latn"/>
        </w:rPr>
        <w:lastRenderedPageBreak/>
        <w:t xml:space="preserve">LXXXIII. </w:t>
      </w:r>
      <w:r w:rsidR="00552876" w:rsidRPr="007A06F5">
        <w:rPr>
          <w:color w:val="FF0000"/>
          <w:lang w:val="la-Latn"/>
        </w:rPr>
        <w:t>D</w:t>
      </w:r>
      <w:r w:rsidR="00552876" w:rsidRPr="007A06F5">
        <w:rPr>
          <w:lang w:val="la-Latn"/>
        </w:rPr>
        <w:t>e pauperibus in plateis vel in</w:t>
      </w:r>
      <w:r w:rsidRPr="007A06F5">
        <w:rPr>
          <w:lang w:val="la-Latn"/>
        </w:rPr>
        <w:t xml:space="preserve"> </w:t>
      </w:r>
      <w:r w:rsidR="00552876" w:rsidRPr="007A06F5">
        <w:rPr>
          <w:lang w:val="la-Latn"/>
        </w:rPr>
        <w:t>quadruviis iacentibus</w:t>
      </w:r>
      <w:r w:rsidR="00D9225B" w:rsidRPr="007A06F5">
        <w:rPr>
          <w:lang w:val="la-Latn"/>
        </w:rPr>
        <w:t xml:space="preserve">: </w:t>
      </w:r>
      <w:r w:rsidR="00552876" w:rsidRPr="007A06F5">
        <w:rPr>
          <w:lang w:val="la-Latn"/>
        </w:rPr>
        <w:t>ut ad ecclesi</w:t>
      </w:r>
      <w:r w:rsidR="004F799A" w:rsidRPr="007A06F5">
        <w:rPr>
          <w:lang w:val="la-Latn"/>
        </w:rPr>
        <w:t xml:space="preserve">am veniant </w:t>
      </w:r>
      <w:r w:rsidR="00552876" w:rsidRPr="007A06F5">
        <w:rPr>
          <w:lang w:val="la-Latn"/>
        </w:rPr>
        <w:t>et illorum confessiones donent</w:t>
      </w:r>
      <w:r w:rsidR="008E2A6B" w:rsidRPr="007A06F5">
        <w:rPr>
          <w:lang w:val="la-Latn"/>
        </w:rPr>
        <w:t xml:space="preserve">. </w:t>
      </w:r>
    </w:p>
    <w:p w14:paraId="53F0AD35" w14:textId="4C3B1D20" w:rsidR="00552876" w:rsidRPr="007A06F5" w:rsidRDefault="0010713B" w:rsidP="00E64B6F">
      <w:pPr>
        <w:pStyle w:val="Normlnweb"/>
        <w:numPr>
          <w:ilvl w:val="0"/>
          <w:numId w:val="48"/>
        </w:numPr>
        <w:spacing w:before="0" w:beforeAutospacing="0" w:after="120" w:afterAutospacing="0"/>
        <w:rPr>
          <w:lang w:val="la-Latn"/>
        </w:rPr>
      </w:pPr>
      <w:r w:rsidRPr="007A06F5">
        <w:rPr>
          <w:color w:val="FF0000"/>
          <w:lang w:val="la-Latn"/>
        </w:rPr>
        <w:t xml:space="preserve">LXXXIIII. </w:t>
      </w:r>
      <w:r w:rsidR="00552876" w:rsidRPr="007A06F5">
        <w:rPr>
          <w:color w:val="FF0000"/>
          <w:lang w:val="la-Latn"/>
        </w:rPr>
        <w:t>U</w:t>
      </w:r>
      <w:r w:rsidR="00552876" w:rsidRPr="007A06F5">
        <w:rPr>
          <w:lang w:val="la-Latn"/>
        </w:rPr>
        <w:t>t super altaria teguria fiant vel laquearia</w:t>
      </w:r>
      <w:r w:rsidR="008E2A6B" w:rsidRPr="007A06F5">
        <w:rPr>
          <w:lang w:val="la-Latn"/>
        </w:rPr>
        <w:t xml:space="preserve">. </w:t>
      </w:r>
    </w:p>
    <w:p w14:paraId="5331AE95" w14:textId="1BE02B4D" w:rsidR="00552876" w:rsidRPr="007A06F5" w:rsidRDefault="006314EA" w:rsidP="00E64B6F">
      <w:pPr>
        <w:pStyle w:val="Normlnweb"/>
        <w:numPr>
          <w:ilvl w:val="0"/>
          <w:numId w:val="48"/>
        </w:numPr>
        <w:spacing w:before="0" w:beforeAutospacing="0" w:after="120" w:afterAutospacing="0"/>
        <w:rPr>
          <w:lang w:val="la-Latn"/>
        </w:rPr>
      </w:pPr>
      <w:r w:rsidRPr="007A06F5">
        <w:rPr>
          <w:color w:val="FF0000"/>
          <w:lang w:val="la-Latn"/>
        </w:rPr>
        <w:t xml:space="preserve">LXXXV. </w:t>
      </w:r>
      <w:r w:rsidR="00552876" w:rsidRPr="007A06F5">
        <w:rPr>
          <w:color w:val="FF0000"/>
          <w:lang w:val="la-Latn"/>
        </w:rPr>
        <w:t>U</w:t>
      </w:r>
      <w:r w:rsidR="00552876" w:rsidRPr="007A06F5">
        <w:rPr>
          <w:lang w:val="la-Latn"/>
        </w:rPr>
        <w:t>t cloccas non baptizent nec cartas per perticas appendant</w:t>
      </w:r>
      <w:r w:rsidR="00D9225B" w:rsidRPr="007A06F5">
        <w:rPr>
          <w:lang w:val="la-Latn"/>
        </w:rPr>
        <w:t xml:space="preserve"> </w:t>
      </w:r>
      <w:r w:rsidR="00552876" w:rsidRPr="007A06F5">
        <w:rPr>
          <w:lang w:val="la-Latn"/>
        </w:rPr>
        <w:t>propter grandinem</w:t>
      </w:r>
      <w:r w:rsidR="008E2A6B" w:rsidRPr="007A06F5">
        <w:rPr>
          <w:lang w:val="la-Latn"/>
        </w:rPr>
        <w:t xml:space="preserve">. </w:t>
      </w:r>
    </w:p>
    <w:p w14:paraId="025E046A" w14:textId="307DFDB5" w:rsidR="00552876" w:rsidRPr="007A06F5" w:rsidRDefault="00552876" w:rsidP="00E64B6F">
      <w:pPr>
        <w:pStyle w:val="Normlnweb"/>
        <w:numPr>
          <w:ilvl w:val="0"/>
          <w:numId w:val="48"/>
        </w:numPr>
        <w:spacing w:before="0" w:beforeAutospacing="0" w:after="120" w:afterAutospacing="0"/>
        <w:rPr>
          <w:lang w:val="la-Latn"/>
        </w:rPr>
      </w:pPr>
      <w:r w:rsidRPr="007A06F5">
        <w:rPr>
          <w:highlight w:val="green"/>
          <w:lang w:val="la-Latn"/>
        </w:rPr>
        <w:t>Ut missi nostri provideant beneficia nostra quomodo sunt condricta</w:t>
      </w:r>
      <w:r w:rsidR="00360346" w:rsidRPr="007A06F5">
        <w:rPr>
          <w:highlight w:val="green"/>
          <w:lang w:val="la-Latn"/>
        </w:rPr>
        <w:t xml:space="preserve">, </w:t>
      </w:r>
      <w:r w:rsidR="004F799A" w:rsidRPr="007A06F5">
        <w:rPr>
          <w:highlight w:val="green"/>
          <w:lang w:val="la-Latn"/>
        </w:rPr>
        <w:t xml:space="preserve">et nobis </w:t>
      </w:r>
      <w:r w:rsidRPr="007A06F5">
        <w:rPr>
          <w:highlight w:val="green"/>
          <w:lang w:val="la-Latn"/>
        </w:rPr>
        <w:t xml:space="preserve">renuntiare </w:t>
      </w:r>
      <w:r w:rsidR="004F799A" w:rsidRPr="007A06F5">
        <w:rPr>
          <w:highlight w:val="green"/>
          <w:lang w:val="la-Latn"/>
        </w:rPr>
        <w:t>sciant</w:t>
      </w:r>
      <w:r w:rsidR="008E2A6B" w:rsidRPr="007A06F5">
        <w:rPr>
          <w:highlight w:val="green"/>
          <w:lang w:val="la-Latn"/>
        </w:rPr>
        <w:t>.</w:t>
      </w:r>
      <w:r w:rsidR="008E2A6B" w:rsidRPr="007A06F5">
        <w:rPr>
          <w:lang w:val="la-Latn"/>
        </w:rPr>
        <w:t xml:space="preserve"> </w:t>
      </w:r>
    </w:p>
    <w:p w14:paraId="6BDC0C74" w14:textId="7487D155" w:rsidR="00552876" w:rsidRPr="007A06F5" w:rsidRDefault="006314EA" w:rsidP="00E64B6F">
      <w:pPr>
        <w:pStyle w:val="Normlnweb"/>
        <w:numPr>
          <w:ilvl w:val="0"/>
          <w:numId w:val="48"/>
        </w:numPr>
        <w:spacing w:before="0" w:beforeAutospacing="0" w:after="120" w:afterAutospacing="0"/>
        <w:rPr>
          <w:lang w:val="la-Latn"/>
        </w:rPr>
      </w:pPr>
      <w:r w:rsidRPr="007A06F5">
        <w:rPr>
          <w:color w:val="FF0000"/>
          <w:lang w:val="la-Latn"/>
        </w:rPr>
        <w:t xml:space="preserve">LXXXVI. </w:t>
      </w:r>
      <w:r w:rsidR="00552876" w:rsidRPr="007A06F5">
        <w:rPr>
          <w:color w:val="FF0000"/>
          <w:lang w:val="la-Latn"/>
        </w:rPr>
        <w:t>D</w:t>
      </w:r>
      <w:r w:rsidR="00552876" w:rsidRPr="007A06F5">
        <w:rPr>
          <w:lang w:val="la-Latn"/>
        </w:rPr>
        <w:t>e leprosis</w:t>
      </w:r>
      <w:r w:rsidR="00D9225B" w:rsidRPr="007A06F5">
        <w:rPr>
          <w:lang w:val="la-Latn"/>
        </w:rPr>
        <w:t xml:space="preserve">: </w:t>
      </w:r>
      <w:r w:rsidR="00552876" w:rsidRPr="007A06F5">
        <w:rPr>
          <w:lang w:val="la-Latn"/>
        </w:rPr>
        <w:t>ut se non intermisceant alio populo</w:t>
      </w:r>
      <w:r w:rsidR="008E2A6B" w:rsidRPr="007A06F5">
        <w:rPr>
          <w:lang w:val="la-Latn"/>
        </w:rPr>
        <w:t xml:space="preserve">. </w:t>
      </w:r>
    </w:p>
    <w:p w14:paraId="69C11C1F" w14:textId="3CADA86F" w:rsidR="00552876" w:rsidRPr="007A06F5" w:rsidRDefault="00552876" w:rsidP="00E64B6F">
      <w:pPr>
        <w:pStyle w:val="Normlnweb"/>
        <w:numPr>
          <w:ilvl w:val="0"/>
          <w:numId w:val="48"/>
        </w:numPr>
        <w:spacing w:before="0" w:beforeAutospacing="0" w:after="120" w:afterAutospacing="0"/>
        <w:rPr>
          <w:lang w:val="la-Latn"/>
        </w:rPr>
      </w:pPr>
      <w:r w:rsidRPr="007A06F5">
        <w:rPr>
          <w:highlight w:val="green"/>
          <w:lang w:val="la-Latn"/>
        </w:rPr>
        <w:t>Et omnino missis nostris praecipimus</w:t>
      </w:r>
      <w:r w:rsidR="00360346" w:rsidRPr="007A06F5">
        <w:rPr>
          <w:highlight w:val="green"/>
          <w:lang w:val="la-Latn"/>
        </w:rPr>
        <w:t xml:space="preserve">, </w:t>
      </w:r>
      <w:r w:rsidRPr="007A06F5">
        <w:rPr>
          <w:highlight w:val="green"/>
          <w:lang w:val="la-Latn"/>
        </w:rPr>
        <w:t>ut bona</w:t>
      </w:r>
      <w:r w:rsidR="004F799A" w:rsidRPr="007A06F5">
        <w:rPr>
          <w:highlight w:val="green"/>
          <w:lang w:val="la-Latn"/>
        </w:rPr>
        <w:t xml:space="preserve"> quae aliis per verbum nostrum </w:t>
      </w:r>
      <w:r w:rsidRPr="007A06F5">
        <w:rPr>
          <w:highlight w:val="green"/>
          <w:lang w:val="la-Latn"/>
        </w:rPr>
        <w:t>docent facere factis in se ipsis ostendant</w:t>
      </w:r>
      <w:r w:rsidR="008E2A6B" w:rsidRPr="007A06F5">
        <w:rPr>
          <w:highlight w:val="green"/>
          <w:lang w:val="la-Latn"/>
        </w:rPr>
        <w:t xml:space="preserve">. </w:t>
      </w:r>
      <w:r w:rsidRPr="007A06F5">
        <w:rPr>
          <w:highlight w:val="green"/>
          <w:lang w:val="la-Latn"/>
        </w:rPr>
        <w:t>/</w:t>
      </w:r>
    </w:p>
    <w:p w14:paraId="7B5E2E52" w14:textId="77777777" w:rsidR="00BA5266" w:rsidRPr="007A06F5" w:rsidRDefault="00BA5266" w:rsidP="00450DB4">
      <w:pPr>
        <w:spacing w:after="120" w:line="240" w:lineRule="auto"/>
        <w:rPr>
          <w:rFonts w:ascii="Times New Roman" w:hAnsi="Times New Roman" w:cs="Times New Roman"/>
          <w:lang w:val="la-Latn"/>
        </w:rPr>
      </w:pPr>
    </w:p>
    <w:p w14:paraId="6724029D" w14:textId="77777777" w:rsidR="00BA5266" w:rsidRPr="007A06F5" w:rsidRDefault="00BD709B"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2" w:name="_Toc194615246"/>
      <w:r w:rsidRPr="007A06F5">
        <w:rPr>
          <w:rFonts w:ascii="Times New Roman" w:hAnsi="Times New Roman" w:cs="Times New Roman"/>
          <w:b/>
          <w:color w:val="000000" w:themeColor="text1"/>
          <w:sz w:val="28"/>
          <w:szCs w:val="28"/>
          <w:lang w:val="la-Latn"/>
        </w:rPr>
        <w:t xml:space="preserve">Karoli Magni capitulare Italicum (a. 787?), cc. 2-5, </w:t>
      </w:r>
      <w:r w:rsidR="00BA5266" w:rsidRPr="007A06F5">
        <w:rPr>
          <w:rFonts w:ascii="Times New Roman" w:hAnsi="Times New Roman" w:cs="Times New Roman"/>
          <w:b/>
          <w:color w:val="000000" w:themeColor="text1"/>
          <w:sz w:val="28"/>
          <w:szCs w:val="28"/>
          <w:lang w:val="la-Latn"/>
        </w:rPr>
        <w:t>311r-v</w:t>
      </w:r>
      <w:bookmarkEnd w:id="472"/>
    </w:p>
    <w:p w14:paraId="6B852091" w14:textId="20560002"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LXXXVII-XCII - Karoli Magni capitulare Italicum (a. 787?), </w:t>
      </w:r>
      <w:r w:rsidR="00BA5266" w:rsidRPr="007A06F5">
        <w:rPr>
          <w:rFonts w:ascii="Times New Roman" w:hAnsi="Times New Roman" w:cs="Times New Roman"/>
          <w:highlight w:val="magenta"/>
          <w:lang w:val="la-Latn"/>
        </w:rPr>
        <w:t>cc. 2-5</w:t>
      </w:r>
      <w:r w:rsidR="00BA5266" w:rsidRPr="007A06F5">
        <w:rPr>
          <w:rFonts w:ascii="Times New Roman" w:hAnsi="Times New Roman" w:cs="Times New Roman"/>
          <w:lang w:val="la-Latn"/>
        </w:rPr>
        <w:t xml:space="preserve"> (von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nur Schlußsatz De uiri statu...),</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und </w:t>
      </w:r>
      <w:r w:rsidR="00BA5266" w:rsidRPr="007A06F5">
        <w:rPr>
          <w:rFonts w:ascii="Times New Roman" w:hAnsi="Times New Roman" w:cs="Times New Roman"/>
          <w:highlight w:val="magenta"/>
          <w:lang w:val="la-Latn"/>
        </w:rPr>
        <w:t>11</w:t>
      </w:r>
      <w:r w:rsidR="00BA5266" w:rsidRPr="007A06F5">
        <w:rPr>
          <w:rFonts w:ascii="Times New Roman" w:hAnsi="Times New Roman" w:cs="Times New Roman"/>
          <w:lang w:val="la-Latn"/>
        </w:rPr>
        <w:t xml:space="preserve">: De ęcclesiis baptismalibvs vt nullatenus - habeat potestatem et donare </w:t>
      </w:r>
      <w:commentRangeStart w:id="473"/>
      <w:r w:rsidR="00BA5266" w:rsidRPr="007A06F5">
        <w:rPr>
          <w:rFonts w:ascii="Times New Roman" w:hAnsi="Times New Roman" w:cs="Times New Roman"/>
          <w:lang w:val="la-Latn"/>
        </w:rPr>
        <w:t>(MGH Capit. 1, Nr. 95, S. 200 Z. 34 - S. 201 Z. 2,</w:t>
      </w:r>
      <w:r w:rsidR="00DF02D6" w:rsidRPr="007A06F5">
        <w:rPr>
          <w:rFonts w:ascii="Times New Roman" w:hAnsi="Times New Roman" w:cs="Times New Roman"/>
          <w:lang w:val="la-Latn"/>
        </w:rPr>
        <w:t xml:space="preserve"> S. 201 Z. 5-12, 17-20, 26</w:t>
      </w:r>
      <w:r w:rsidR="009042C7" w:rsidRPr="007A06F5">
        <w:rPr>
          <w:rFonts w:ascii="Times New Roman" w:hAnsi="Times New Roman" w:cs="Times New Roman"/>
          <w:lang w:val="la-Latn"/>
        </w:rPr>
        <w:t>.</w:t>
      </w:r>
      <w:commentRangeEnd w:id="473"/>
      <w:r w:rsidR="00337A59" w:rsidRPr="007A06F5">
        <w:rPr>
          <w:rStyle w:val="Odkaznakoment"/>
          <w:rFonts w:ascii="Times New Roman" w:hAnsi="Times New Roman" w:cs="Times New Roman"/>
          <w:lang w:val="la-Latn"/>
        </w:rPr>
        <w:commentReference w:id="473"/>
      </w:r>
      <w:r w:rsidR="00DF02D6" w:rsidRPr="007A06F5">
        <w:rPr>
          <w:rFonts w:ascii="Times New Roman" w:hAnsi="Times New Roman" w:cs="Times New Roman"/>
          <w:lang w:val="la-Latn"/>
        </w:rPr>
        <w:t>).</w:t>
      </w:r>
    </w:p>
    <w:p w14:paraId="6999EE64" w14:textId="4363A462" w:rsidR="00337A59" w:rsidRPr="007A06F5" w:rsidRDefault="00337A59" w:rsidP="00337A59">
      <w:pPr>
        <w:pStyle w:val="Normlnweb"/>
        <w:rPr>
          <w:lang w:val="la-Latn"/>
        </w:rPr>
      </w:pPr>
      <w:r w:rsidRPr="007A06F5">
        <w:rPr>
          <w:highlight w:val="green"/>
          <w:lang w:val="la-Latn"/>
        </w:rPr>
        <w:t>Incipit capitulare qualiter praecepit domnus rex de quibusdam causis</w:t>
      </w:r>
      <w:r w:rsidR="008E2A6B" w:rsidRPr="007A06F5">
        <w:rPr>
          <w:highlight w:val="green"/>
          <w:lang w:val="la-Latn"/>
        </w:rPr>
        <w:t>.</w:t>
      </w:r>
      <w:r w:rsidR="008E2A6B" w:rsidRPr="007A06F5">
        <w:rPr>
          <w:lang w:val="la-Latn"/>
        </w:rPr>
        <w:t xml:space="preserve"> </w:t>
      </w:r>
    </w:p>
    <w:p w14:paraId="54EC3425" w14:textId="062CD497" w:rsidR="00337A59" w:rsidRPr="007A06F5" w:rsidRDefault="00337A59" w:rsidP="00E64B6F">
      <w:pPr>
        <w:pStyle w:val="Normlnweb"/>
        <w:numPr>
          <w:ilvl w:val="0"/>
          <w:numId w:val="47"/>
        </w:numPr>
        <w:rPr>
          <w:highlight w:val="green"/>
          <w:lang w:val="la-Latn"/>
        </w:rPr>
      </w:pPr>
      <w:r w:rsidRPr="007A06F5">
        <w:rPr>
          <w:highlight w:val="green"/>
          <w:lang w:val="la-Latn"/>
        </w:rPr>
        <w:t>Primo capitulo de senedochia</w:t>
      </w:r>
      <w:r w:rsidR="00D9225B" w:rsidRPr="007A06F5">
        <w:rPr>
          <w:highlight w:val="green"/>
          <w:lang w:val="la-Latn"/>
        </w:rPr>
        <w:t xml:space="preserve">: </w:t>
      </w:r>
      <w:r w:rsidRPr="007A06F5">
        <w:rPr>
          <w:highlight w:val="green"/>
          <w:lang w:val="la-Latn"/>
        </w:rPr>
        <w:t>iussit ut quicumque senedochia habent</w:t>
      </w:r>
      <w:r w:rsidR="00360346" w:rsidRPr="007A06F5">
        <w:rPr>
          <w:highlight w:val="green"/>
          <w:lang w:val="la-Latn"/>
        </w:rPr>
        <w:t xml:space="preserve">, </w:t>
      </w:r>
      <w:r w:rsidR="00A50B73" w:rsidRPr="007A06F5">
        <w:rPr>
          <w:highlight w:val="green"/>
          <w:lang w:val="la-Latn"/>
        </w:rPr>
        <w:t xml:space="preserve">si ita </w:t>
      </w:r>
      <w:r w:rsidRPr="007A06F5">
        <w:rPr>
          <w:highlight w:val="green"/>
          <w:lang w:val="la-Latn"/>
        </w:rPr>
        <w:t>pauperes pascere voluerint et consilio facere quomodo abantea fuit</w:t>
      </w:r>
      <w:r w:rsidR="00360346" w:rsidRPr="007A06F5">
        <w:rPr>
          <w:highlight w:val="green"/>
          <w:lang w:val="la-Latn"/>
        </w:rPr>
        <w:t xml:space="preserve">, </w:t>
      </w:r>
      <w:r w:rsidRPr="007A06F5">
        <w:rPr>
          <w:highlight w:val="green"/>
          <w:lang w:val="la-Latn"/>
        </w:rPr>
        <w:t>habe</w:t>
      </w:r>
      <w:r w:rsidR="00A50B73" w:rsidRPr="007A06F5">
        <w:rPr>
          <w:highlight w:val="green"/>
          <w:lang w:val="la-Latn"/>
        </w:rPr>
        <w:t>ant ipsa sene</w:t>
      </w:r>
      <w:r w:rsidR="00A22790" w:rsidRPr="007A06F5">
        <w:rPr>
          <w:highlight w:val="green"/>
          <w:lang w:val="la-Latn"/>
        </w:rPr>
        <w:t>dochia et regant ordinabiliter</w:t>
      </w:r>
      <w:r w:rsidR="008E2A6B" w:rsidRPr="007A06F5">
        <w:rPr>
          <w:highlight w:val="green"/>
          <w:lang w:val="la-Latn"/>
        </w:rPr>
        <w:t xml:space="preserve">. </w:t>
      </w:r>
      <w:r w:rsidRPr="007A06F5">
        <w:rPr>
          <w:highlight w:val="green"/>
          <w:lang w:val="la-Latn"/>
        </w:rPr>
        <w:t>Et si hoc facere noluerint</w:t>
      </w:r>
      <w:r w:rsidR="00360346" w:rsidRPr="007A06F5">
        <w:rPr>
          <w:highlight w:val="green"/>
          <w:lang w:val="la-Latn"/>
        </w:rPr>
        <w:t xml:space="preserve">, </w:t>
      </w:r>
      <w:r w:rsidRPr="007A06F5">
        <w:rPr>
          <w:highlight w:val="green"/>
          <w:lang w:val="la-Latn"/>
        </w:rPr>
        <w:t>ipsas dimittant</w:t>
      </w:r>
      <w:r w:rsidR="008E2A6B" w:rsidRPr="007A06F5">
        <w:rPr>
          <w:highlight w:val="green"/>
          <w:lang w:val="la-Latn"/>
        </w:rPr>
        <w:t xml:space="preserve">; </w:t>
      </w:r>
      <w:r w:rsidR="00A50B73" w:rsidRPr="007A06F5">
        <w:rPr>
          <w:highlight w:val="green"/>
          <w:lang w:val="la-Latn"/>
        </w:rPr>
        <w:t xml:space="preserve">et per tales </w:t>
      </w:r>
      <w:r w:rsidRPr="007A06F5">
        <w:rPr>
          <w:highlight w:val="green"/>
          <w:lang w:val="la-Latn"/>
        </w:rPr>
        <w:t>homines inantea sint gubernatae</w:t>
      </w:r>
      <w:r w:rsidR="00360346" w:rsidRPr="007A06F5">
        <w:rPr>
          <w:highlight w:val="green"/>
          <w:lang w:val="la-Latn"/>
        </w:rPr>
        <w:t xml:space="preserve">, </w:t>
      </w:r>
      <w:r w:rsidRPr="007A06F5">
        <w:rPr>
          <w:highlight w:val="green"/>
          <w:lang w:val="la-Latn"/>
        </w:rPr>
        <w:t>qualiter Deo et nobis exinde placeat</w:t>
      </w:r>
      <w:r w:rsidR="008E2A6B" w:rsidRPr="007A06F5">
        <w:rPr>
          <w:highlight w:val="green"/>
          <w:lang w:val="la-Latn"/>
        </w:rPr>
        <w:t xml:space="preserve">. </w:t>
      </w:r>
    </w:p>
    <w:p w14:paraId="700BF152" w14:textId="06EF2C0F" w:rsidR="00337A59" w:rsidRPr="007A06F5" w:rsidRDefault="004F799A" w:rsidP="00E64B6F">
      <w:pPr>
        <w:pStyle w:val="Normlnweb"/>
        <w:numPr>
          <w:ilvl w:val="0"/>
          <w:numId w:val="47"/>
        </w:numPr>
        <w:rPr>
          <w:lang w:val="la-Latn"/>
        </w:rPr>
      </w:pPr>
      <w:r w:rsidRPr="007A06F5">
        <w:rPr>
          <w:color w:val="FF0000"/>
          <w:lang w:val="la-Latn"/>
        </w:rPr>
        <w:t xml:space="preserve">LXXXVIII. </w:t>
      </w:r>
      <w:r w:rsidR="00337A59" w:rsidRPr="007A06F5">
        <w:rPr>
          <w:color w:val="FF0000"/>
          <w:lang w:val="la-Latn"/>
        </w:rPr>
        <w:t>D</w:t>
      </w:r>
      <w:r w:rsidR="00337A59" w:rsidRPr="007A06F5">
        <w:rPr>
          <w:lang w:val="la-Latn"/>
        </w:rPr>
        <w:t>e ecclesiis baptismalibus</w:t>
      </w:r>
      <w:r w:rsidR="00D9225B" w:rsidRPr="007A06F5">
        <w:rPr>
          <w:lang w:val="la-Latn"/>
        </w:rPr>
        <w:t xml:space="preserve">: </w:t>
      </w:r>
      <w:r w:rsidR="00337A59" w:rsidRPr="007A06F5">
        <w:rPr>
          <w:lang w:val="la-Latn"/>
        </w:rPr>
        <w:t>ut nullatenus eas laici homines tenere debeant</w:t>
      </w:r>
      <w:r w:rsidR="00360346" w:rsidRPr="007A06F5">
        <w:rPr>
          <w:lang w:val="la-Latn"/>
        </w:rPr>
        <w:t xml:space="preserve">, </w:t>
      </w:r>
      <w:r w:rsidR="00A50B73" w:rsidRPr="007A06F5">
        <w:rPr>
          <w:lang w:val="la-Latn"/>
        </w:rPr>
        <w:t xml:space="preserve">sed </w:t>
      </w:r>
      <w:r w:rsidR="00337A59" w:rsidRPr="007A06F5">
        <w:rPr>
          <w:lang w:val="la-Latn"/>
        </w:rPr>
        <w:t>per sacerdotes fiant</w:t>
      </w:r>
      <w:r w:rsidR="00360346" w:rsidRPr="007A06F5">
        <w:rPr>
          <w:lang w:val="la-Latn"/>
        </w:rPr>
        <w:t xml:space="preserve">, </w:t>
      </w:r>
      <w:r w:rsidR="00337A59" w:rsidRPr="007A06F5">
        <w:rPr>
          <w:lang w:val="la-Latn"/>
        </w:rPr>
        <w:t>sicut ordo est</w:t>
      </w:r>
      <w:r w:rsidR="00360346" w:rsidRPr="007A06F5">
        <w:rPr>
          <w:lang w:val="la-Latn"/>
        </w:rPr>
        <w:t>,</w:t>
      </w:r>
      <w:r w:rsidRPr="007A06F5">
        <w:rPr>
          <w:lang w:val="la-Latn"/>
        </w:rPr>
        <w:t xml:space="preserve"> </w:t>
      </w:r>
      <w:r w:rsidRPr="007A06F5">
        <w:rPr>
          <w:vertAlign w:val="superscript"/>
          <w:lang w:val="la-Latn"/>
        </w:rPr>
        <w:t>311r</w:t>
      </w:r>
      <w:r w:rsidRPr="007A06F5">
        <w:rPr>
          <w:lang w:val="la-Latn"/>
        </w:rPr>
        <w:t>/</w:t>
      </w:r>
      <w:r w:rsidRPr="007A06F5">
        <w:rPr>
          <w:vertAlign w:val="superscript"/>
          <w:lang w:val="la-Latn"/>
        </w:rPr>
        <w:t>311v</w:t>
      </w:r>
      <w:r w:rsidR="00360346" w:rsidRPr="007A06F5">
        <w:rPr>
          <w:lang w:val="la-Latn"/>
        </w:rPr>
        <w:t xml:space="preserve"> </w:t>
      </w:r>
      <w:r w:rsidR="00A22790" w:rsidRPr="007A06F5">
        <w:rPr>
          <w:lang w:val="la-Latn"/>
        </w:rPr>
        <w:t>gubernatae</w:t>
      </w:r>
      <w:r w:rsidR="008E2A6B" w:rsidRPr="007A06F5">
        <w:rPr>
          <w:lang w:val="la-Latn"/>
        </w:rPr>
        <w:t xml:space="preserve">. </w:t>
      </w:r>
      <w:r w:rsidR="00337A59" w:rsidRPr="007A06F5">
        <w:rPr>
          <w:lang w:val="la-Latn"/>
        </w:rPr>
        <w:t>Et ne</w:t>
      </w:r>
      <w:r w:rsidR="00A50B73" w:rsidRPr="007A06F5">
        <w:rPr>
          <w:lang w:val="la-Latn"/>
        </w:rPr>
        <w:t xml:space="preserve">que illi pagenses neglegentiam </w:t>
      </w:r>
      <w:r w:rsidR="00337A59" w:rsidRPr="007A06F5">
        <w:rPr>
          <w:lang w:val="la-Latn"/>
        </w:rPr>
        <w:t xml:space="preserve">habeant de hoc quod ibidem facere debent </w:t>
      </w:r>
      <w:r w:rsidRPr="007A06F5">
        <w:rPr>
          <w:lang w:val="la-Latn"/>
        </w:rPr>
        <w:t>e</w:t>
      </w:r>
      <w:r w:rsidR="00337A59" w:rsidRPr="007A06F5">
        <w:rPr>
          <w:lang w:val="la-Latn"/>
        </w:rPr>
        <w:t>t illi sac</w:t>
      </w:r>
      <w:r w:rsidR="00A50B73" w:rsidRPr="007A06F5">
        <w:rPr>
          <w:lang w:val="la-Latn"/>
        </w:rPr>
        <w:t xml:space="preserve">erdotes eas sic regant quomodo </w:t>
      </w:r>
      <w:r w:rsidR="00337A59" w:rsidRPr="007A06F5">
        <w:rPr>
          <w:lang w:val="la-Latn"/>
        </w:rPr>
        <w:t>ordo canonicus exposcit</w:t>
      </w:r>
      <w:r w:rsidR="008E2A6B" w:rsidRPr="007A06F5">
        <w:rPr>
          <w:lang w:val="la-Latn"/>
        </w:rPr>
        <w:t xml:space="preserve">. </w:t>
      </w:r>
      <w:r w:rsidR="00337A59" w:rsidRPr="007A06F5">
        <w:rPr>
          <w:lang w:val="la-Latn"/>
        </w:rPr>
        <w:t>/</w:t>
      </w:r>
    </w:p>
    <w:p w14:paraId="7798EED7" w14:textId="510A05B3" w:rsidR="00337A59" w:rsidRPr="007A06F5" w:rsidRDefault="004F799A" w:rsidP="00E64B6F">
      <w:pPr>
        <w:pStyle w:val="Normlnweb"/>
        <w:numPr>
          <w:ilvl w:val="0"/>
          <w:numId w:val="47"/>
        </w:numPr>
        <w:rPr>
          <w:lang w:val="la-Latn"/>
        </w:rPr>
      </w:pPr>
      <w:r w:rsidRPr="007A06F5">
        <w:rPr>
          <w:color w:val="FF0000"/>
          <w:lang w:val="la-Latn"/>
        </w:rPr>
        <w:t xml:space="preserve">LXXXVIIII. </w:t>
      </w:r>
      <w:r w:rsidR="00337A59" w:rsidRPr="007A06F5">
        <w:rPr>
          <w:color w:val="FF0000"/>
          <w:lang w:val="la-Latn"/>
        </w:rPr>
        <w:t>D</w:t>
      </w:r>
      <w:r w:rsidR="00337A59" w:rsidRPr="007A06F5">
        <w:rPr>
          <w:lang w:val="la-Latn"/>
        </w:rPr>
        <w:t>e advocatis sacerdotum</w:t>
      </w:r>
      <w:r w:rsidR="00D9225B" w:rsidRPr="007A06F5">
        <w:rPr>
          <w:lang w:val="la-Latn"/>
        </w:rPr>
        <w:t xml:space="preserve">: </w:t>
      </w:r>
      <w:r w:rsidR="00337A59" w:rsidRPr="007A06F5">
        <w:rPr>
          <w:lang w:val="la-Latn"/>
        </w:rPr>
        <w:t>volumus ut pro ecclesiastico honore et pro illorum reverentia advocatos habeant</w:t>
      </w:r>
      <w:r w:rsidR="008E2A6B" w:rsidRPr="007A06F5">
        <w:rPr>
          <w:lang w:val="la-Latn"/>
        </w:rPr>
        <w:t xml:space="preserve">. </w:t>
      </w:r>
    </w:p>
    <w:p w14:paraId="35CA9240" w14:textId="031756D2" w:rsidR="00337A59" w:rsidRPr="007A06F5" w:rsidRDefault="00337A59" w:rsidP="00E64B6F">
      <w:pPr>
        <w:pStyle w:val="Normlnweb"/>
        <w:numPr>
          <w:ilvl w:val="0"/>
          <w:numId w:val="47"/>
        </w:numPr>
        <w:rPr>
          <w:lang w:val="la-Latn"/>
        </w:rPr>
      </w:pPr>
      <w:r w:rsidRPr="007A06F5">
        <w:rPr>
          <w:highlight w:val="green"/>
          <w:lang w:val="la-Latn"/>
        </w:rPr>
        <w:t>De diversis generationibus hominum qui in Italia commanent</w:t>
      </w:r>
      <w:r w:rsidR="00D9225B" w:rsidRPr="007A06F5">
        <w:rPr>
          <w:highlight w:val="green"/>
          <w:lang w:val="la-Latn"/>
        </w:rPr>
        <w:t xml:space="preserve">: </w:t>
      </w:r>
      <w:r w:rsidRPr="007A06F5">
        <w:rPr>
          <w:highlight w:val="green"/>
          <w:lang w:val="la-Latn"/>
        </w:rPr>
        <w:t>volumus ut</w:t>
      </w:r>
      <w:r w:rsidR="00360346" w:rsidRPr="007A06F5">
        <w:rPr>
          <w:highlight w:val="green"/>
          <w:lang w:val="la-Latn"/>
        </w:rPr>
        <w:t xml:space="preserve">, </w:t>
      </w:r>
      <w:r w:rsidRPr="007A06F5">
        <w:rPr>
          <w:highlight w:val="green"/>
          <w:lang w:val="la-Latn"/>
        </w:rPr>
        <w:t>ubicumque culpa contigerit unde faida crescere potest</w:t>
      </w:r>
      <w:r w:rsidR="00360346" w:rsidRPr="007A06F5">
        <w:rPr>
          <w:highlight w:val="green"/>
          <w:lang w:val="la-Latn"/>
        </w:rPr>
        <w:t xml:space="preserve">, </w:t>
      </w:r>
      <w:r w:rsidRPr="007A06F5">
        <w:rPr>
          <w:highlight w:val="green"/>
          <w:lang w:val="la-Latn"/>
        </w:rPr>
        <w:t>pr</w:t>
      </w:r>
      <w:r w:rsidR="00A50B73" w:rsidRPr="007A06F5">
        <w:rPr>
          <w:highlight w:val="green"/>
          <w:lang w:val="la-Latn"/>
        </w:rPr>
        <w:t xml:space="preserve">o satisfactione hominis illius </w:t>
      </w:r>
      <w:r w:rsidRPr="007A06F5">
        <w:rPr>
          <w:highlight w:val="green"/>
          <w:lang w:val="la-Latn"/>
        </w:rPr>
        <w:t>contra quem culpavit secundum ipsius legem cui neglegentiam commisit emendet</w:t>
      </w:r>
      <w:r w:rsidR="008E2A6B" w:rsidRPr="007A06F5">
        <w:rPr>
          <w:highlight w:val="green"/>
          <w:lang w:val="la-Latn"/>
        </w:rPr>
        <w:t>.</w:t>
      </w:r>
      <w:r w:rsidR="008E2A6B" w:rsidRPr="007A06F5">
        <w:rPr>
          <w:lang w:val="la-Latn"/>
        </w:rPr>
        <w:t xml:space="preserve"> </w:t>
      </w:r>
      <w:r w:rsidR="004F799A" w:rsidRPr="007A06F5">
        <w:rPr>
          <w:color w:val="FF0000"/>
          <w:lang w:val="la-Latn"/>
        </w:rPr>
        <w:t xml:space="preserve">XC. </w:t>
      </w:r>
      <w:r w:rsidR="00A50B73" w:rsidRPr="007A06F5">
        <w:rPr>
          <w:lang w:val="la-Latn"/>
        </w:rPr>
        <w:t xml:space="preserve">De </w:t>
      </w:r>
      <w:r w:rsidRPr="007A06F5">
        <w:rPr>
          <w:lang w:val="la-Latn"/>
        </w:rPr>
        <w:t>vero statu ingenuitatis aut aliis quaerelis unusquisqu</w:t>
      </w:r>
      <w:r w:rsidR="00A50B73" w:rsidRPr="007A06F5">
        <w:rPr>
          <w:lang w:val="la-Latn"/>
        </w:rPr>
        <w:t xml:space="preserve">e secundum suam legem se ipsum </w:t>
      </w:r>
      <w:r w:rsidRPr="007A06F5">
        <w:rPr>
          <w:lang w:val="la-Latn"/>
        </w:rPr>
        <w:t>defendat</w:t>
      </w:r>
      <w:r w:rsidR="008E2A6B" w:rsidRPr="007A06F5">
        <w:rPr>
          <w:lang w:val="la-Latn"/>
        </w:rPr>
        <w:t xml:space="preserve">. </w:t>
      </w:r>
    </w:p>
    <w:p w14:paraId="4B046256" w14:textId="6DF44676" w:rsidR="00337A59" w:rsidRPr="007A06F5" w:rsidRDefault="004F799A" w:rsidP="00E64B6F">
      <w:pPr>
        <w:pStyle w:val="Normlnweb"/>
        <w:numPr>
          <w:ilvl w:val="0"/>
          <w:numId w:val="47"/>
        </w:numPr>
        <w:rPr>
          <w:lang w:val="la-Latn"/>
        </w:rPr>
      </w:pPr>
      <w:r w:rsidRPr="007A06F5">
        <w:rPr>
          <w:color w:val="FF0000"/>
          <w:lang w:val="la-Latn"/>
        </w:rPr>
        <w:t xml:space="preserve">XCI. </w:t>
      </w:r>
      <w:r w:rsidR="00337A59" w:rsidRPr="007A06F5">
        <w:rPr>
          <w:color w:val="FF0000"/>
          <w:lang w:val="la-Latn"/>
        </w:rPr>
        <w:t>D</w:t>
      </w:r>
      <w:r w:rsidR="00337A59" w:rsidRPr="007A06F5">
        <w:rPr>
          <w:lang w:val="la-Latn"/>
        </w:rPr>
        <w:t>e compositionibus quae ad palatium pertinent</w:t>
      </w:r>
      <w:r w:rsidR="008E2A6B" w:rsidRPr="007A06F5">
        <w:rPr>
          <w:lang w:val="la-Latn"/>
        </w:rPr>
        <w:t xml:space="preserve">. </w:t>
      </w:r>
      <w:r w:rsidR="00A50B73" w:rsidRPr="007A06F5">
        <w:rPr>
          <w:lang w:val="la-Latn"/>
        </w:rPr>
        <w:t>Si comites ipsas causas com</w:t>
      </w:r>
      <w:r w:rsidR="00337A59" w:rsidRPr="007A06F5">
        <w:rPr>
          <w:lang w:val="la-Latn"/>
        </w:rPr>
        <w:t>moverint ad requirendum</w:t>
      </w:r>
      <w:r w:rsidR="00360346" w:rsidRPr="007A06F5">
        <w:rPr>
          <w:lang w:val="la-Latn"/>
        </w:rPr>
        <w:t xml:space="preserve">, </w:t>
      </w:r>
      <w:r w:rsidR="00337A59" w:rsidRPr="007A06F5">
        <w:rPr>
          <w:lang w:val="la-Latn"/>
        </w:rPr>
        <w:t>illam tertiam partem ad eorum recipiant opus</w:t>
      </w:r>
      <w:r w:rsidR="00360346" w:rsidRPr="007A06F5">
        <w:rPr>
          <w:lang w:val="la-Latn"/>
        </w:rPr>
        <w:t xml:space="preserve">, </w:t>
      </w:r>
      <w:r w:rsidR="00A50B73" w:rsidRPr="007A06F5">
        <w:rPr>
          <w:lang w:val="la-Latn"/>
        </w:rPr>
        <w:t xml:space="preserve">duas vero </w:t>
      </w:r>
      <w:r w:rsidR="00337A59" w:rsidRPr="007A06F5">
        <w:rPr>
          <w:lang w:val="la-Latn"/>
        </w:rPr>
        <w:t>ad palatium</w:t>
      </w:r>
      <w:r w:rsidR="008E2A6B" w:rsidRPr="007A06F5">
        <w:rPr>
          <w:lang w:val="la-Latn"/>
        </w:rPr>
        <w:t xml:space="preserve">. </w:t>
      </w:r>
      <w:r w:rsidR="00337A59" w:rsidRPr="007A06F5">
        <w:rPr>
          <w:lang w:val="la-Latn"/>
        </w:rPr>
        <w:t>Et si per suam neglegentiam remanserint</w:t>
      </w:r>
      <w:r w:rsidR="00360346" w:rsidRPr="007A06F5">
        <w:rPr>
          <w:lang w:val="la-Latn"/>
        </w:rPr>
        <w:t xml:space="preserve">, </w:t>
      </w:r>
      <w:r w:rsidR="00A50B73" w:rsidRPr="007A06F5">
        <w:rPr>
          <w:lang w:val="la-Latn"/>
        </w:rPr>
        <w:t xml:space="preserve">et missus dominicus ipsas </w:t>
      </w:r>
      <w:r w:rsidR="00A22790" w:rsidRPr="007A06F5">
        <w:rPr>
          <w:lang w:val="la-Latn"/>
        </w:rPr>
        <w:t>causas coeperit requirere</w:t>
      </w:r>
      <w:r w:rsidR="00360346" w:rsidRPr="007A06F5">
        <w:rPr>
          <w:lang w:val="la-Latn"/>
        </w:rPr>
        <w:t xml:space="preserve">, </w:t>
      </w:r>
      <w:r w:rsidR="00337A59" w:rsidRPr="007A06F5">
        <w:rPr>
          <w:lang w:val="la-Latn"/>
        </w:rPr>
        <w:t>tunc volumus ut ipsi co</w:t>
      </w:r>
      <w:r w:rsidR="00A50B73" w:rsidRPr="007A06F5">
        <w:rPr>
          <w:lang w:val="la-Latn"/>
        </w:rPr>
        <w:t xml:space="preserve">mites illam tertiam partem non </w:t>
      </w:r>
      <w:r w:rsidR="00337A59" w:rsidRPr="007A06F5">
        <w:rPr>
          <w:lang w:val="la-Latn"/>
        </w:rPr>
        <w:t>habeant</w:t>
      </w:r>
      <w:r w:rsidR="00360346" w:rsidRPr="007A06F5">
        <w:rPr>
          <w:lang w:val="la-Latn"/>
        </w:rPr>
        <w:t xml:space="preserve">, </w:t>
      </w:r>
      <w:r w:rsidR="00337A59" w:rsidRPr="007A06F5">
        <w:rPr>
          <w:lang w:val="la-Latn"/>
        </w:rPr>
        <w:t>sed cum integritate ad palatium veniant</w:t>
      </w:r>
      <w:r w:rsidR="008E2A6B" w:rsidRPr="007A06F5">
        <w:rPr>
          <w:lang w:val="la-Latn"/>
        </w:rPr>
        <w:t xml:space="preserve">. </w:t>
      </w:r>
    </w:p>
    <w:p w14:paraId="2EBC88EB" w14:textId="18DAE7A2" w:rsidR="00A50B73" w:rsidRPr="007A06F5" w:rsidRDefault="00337A59" w:rsidP="00E64B6F">
      <w:pPr>
        <w:pStyle w:val="Normlnweb"/>
        <w:numPr>
          <w:ilvl w:val="0"/>
          <w:numId w:val="47"/>
        </w:numPr>
        <w:rPr>
          <w:highlight w:val="green"/>
          <w:lang w:val="la-Latn"/>
        </w:rPr>
      </w:pPr>
      <w:r w:rsidRPr="007A06F5">
        <w:rPr>
          <w:highlight w:val="green"/>
          <w:lang w:val="la-Latn"/>
        </w:rPr>
        <w:t>De monasteria et senedochia qui per diversos comites</w:t>
      </w:r>
      <w:r w:rsidR="00360346" w:rsidRPr="007A06F5">
        <w:rPr>
          <w:highlight w:val="green"/>
          <w:lang w:val="la-Latn"/>
        </w:rPr>
        <w:t xml:space="preserve"> </w:t>
      </w:r>
      <w:r w:rsidRPr="007A06F5">
        <w:rPr>
          <w:highlight w:val="green"/>
          <w:lang w:val="la-Latn"/>
        </w:rPr>
        <w:t>esse videntur</w:t>
      </w:r>
      <w:r w:rsidR="00360346" w:rsidRPr="007A06F5">
        <w:rPr>
          <w:highlight w:val="green"/>
          <w:lang w:val="la-Latn"/>
        </w:rPr>
        <w:t xml:space="preserve">, </w:t>
      </w:r>
      <w:r w:rsidR="00A50B73" w:rsidRPr="007A06F5">
        <w:rPr>
          <w:highlight w:val="green"/>
          <w:lang w:val="la-Latn"/>
        </w:rPr>
        <w:t>ut rega</w:t>
      </w:r>
      <w:r w:rsidR="00A22790" w:rsidRPr="007A06F5">
        <w:rPr>
          <w:highlight w:val="green"/>
          <w:lang w:val="la-Latn"/>
        </w:rPr>
        <w:t>les sint</w:t>
      </w:r>
      <w:r w:rsidR="008E2A6B" w:rsidRPr="007A06F5">
        <w:rPr>
          <w:highlight w:val="green"/>
          <w:lang w:val="la-Latn"/>
        </w:rPr>
        <w:t xml:space="preserve">; </w:t>
      </w:r>
      <w:r w:rsidRPr="007A06F5">
        <w:rPr>
          <w:highlight w:val="green"/>
          <w:lang w:val="la-Latn"/>
        </w:rPr>
        <w:t>et quicumque eas habere voluerint</w:t>
      </w:r>
      <w:r w:rsidR="00360346" w:rsidRPr="007A06F5">
        <w:rPr>
          <w:highlight w:val="green"/>
          <w:lang w:val="la-Latn"/>
        </w:rPr>
        <w:t xml:space="preserve">, </w:t>
      </w:r>
      <w:r w:rsidRPr="007A06F5">
        <w:rPr>
          <w:highlight w:val="green"/>
          <w:lang w:val="la-Latn"/>
        </w:rPr>
        <w:t>per</w:t>
      </w:r>
      <w:r w:rsidR="00A50B73" w:rsidRPr="007A06F5">
        <w:rPr>
          <w:highlight w:val="green"/>
          <w:lang w:val="la-Latn"/>
        </w:rPr>
        <w:t xml:space="preserve"> beneficium domno nostro regis </w:t>
      </w:r>
      <w:r w:rsidRPr="007A06F5">
        <w:rPr>
          <w:highlight w:val="green"/>
          <w:lang w:val="la-Latn"/>
        </w:rPr>
        <w:t>habeant</w:t>
      </w:r>
      <w:r w:rsidR="008E2A6B" w:rsidRPr="007A06F5">
        <w:rPr>
          <w:highlight w:val="green"/>
          <w:lang w:val="la-Latn"/>
        </w:rPr>
        <w:t xml:space="preserve">. </w:t>
      </w:r>
    </w:p>
    <w:p w14:paraId="2A8EEEDF" w14:textId="25D0175B" w:rsidR="00337A59" w:rsidRPr="007A06F5" w:rsidRDefault="00337A59" w:rsidP="00E64B6F">
      <w:pPr>
        <w:pStyle w:val="Normlnweb"/>
        <w:numPr>
          <w:ilvl w:val="0"/>
          <w:numId w:val="47"/>
        </w:numPr>
        <w:rPr>
          <w:highlight w:val="green"/>
          <w:lang w:val="la-Latn"/>
        </w:rPr>
      </w:pPr>
      <w:r w:rsidRPr="007A06F5">
        <w:rPr>
          <w:highlight w:val="green"/>
          <w:lang w:val="la-Latn"/>
        </w:rPr>
        <w:t>De rebus forfactis per diversos comites</w:t>
      </w:r>
      <w:r w:rsidR="00360346" w:rsidRPr="007A06F5">
        <w:rPr>
          <w:highlight w:val="green"/>
          <w:lang w:val="la-Latn"/>
        </w:rPr>
        <w:t xml:space="preserve">, </w:t>
      </w:r>
      <w:r w:rsidRPr="007A06F5">
        <w:rPr>
          <w:highlight w:val="green"/>
          <w:lang w:val="la-Latn"/>
        </w:rPr>
        <w:t>volumus ut ad palatium pertineant</w:t>
      </w:r>
      <w:r w:rsidR="008E2A6B" w:rsidRPr="007A06F5">
        <w:rPr>
          <w:highlight w:val="green"/>
          <w:lang w:val="la-Latn"/>
        </w:rPr>
        <w:t xml:space="preserve">. </w:t>
      </w:r>
    </w:p>
    <w:p w14:paraId="6A92BCEA" w14:textId="79B004D0" w:rsidR="00337A59" w:rsidRPr="007A06F5" w:rsidRDefault="004F799A" w:rsidP="00E64B6F">
      <w:pPr>
        <w:pStyle w:val="Normlnweb"/>
        <w:numPr>
          <w:ilvl w:val="0"/>
          <w:numId w:val="47"/>
        </w:numPr>
        <w:rPr>
          <w:lang w:val="la-Latn"/>
        </w:rPr>
      </w:pPr>
      <w:r w:rsidRPr="007A06F5">
        <w:rPr>
          <w:color w:val="FF0000"/>
          <w:lang w:val="la-Latn"/>
        </w:rPr>
        <w:t>XC</w:t>
      </w:r>
      <w:r w:rsidR="00576EE9" w:rsidRPr="007A06F5">
        <w:rPr>
          <w:color w:val="FF0000"/>
          <w:lang w:val="la-Latn"/>
        </w:rPr>
        <w:t xml:space="preserve">I. </w:t>
      </w:r>
      <w:r w:rsidR="00337A59" w:rsidRPr="007A06F5">
        <w:rPr>
          <w:color w:val="FF0000"/>
          <w:lang w:val="la-Latn"/>
        </w:rPr>
        <w:t>S</w:t>
      </w:r>
      <w:r w:rsidR="00337A59" w:rsidRPr="007A06F5">
        <w:rPr>
          <w:lang w:val="la-Latn"/>
        </w:rPr>
        <w:t>i cui</w:t>
      </w:r>
      <w:r w:rsidR="00360346" w:rsidRPr="007A06F5">
        <w:rPr>
          <w:lang w:val="la-Latn"/>
        </w:rPr>
        <w:t xml:space="preserve"> </w:t>
      </w:r>
      <w:r w:rsidR="00337A59" w:rsidRPr="007A06F5">
        <w:rPr>
          <w:lang w:val="la-Latn"/>
        </w:rPr>
        <w:t>res in elemosina datae sunt</w:t>
      </w:r>
      <w:r w:rsidR="00360346" w:rsidRPr="007A06F5">
        <w:rPr>
          <w:lang w:val="la-Latn"/>
        </w:rPr>
        <w:t xml:space="preserve">, </w:t>
      </w:r>
      <w:r w:rsidR="00337A59" w:rsidRPr="007A06F5">
        <w:rPr>
          <w:lang w:val="la-Latn"/>
        </w:rPr>
        <w:t>et ip</w:t>
      </w:r>
      <w:r w:rsidR="00A50B73" w:rsidRPr="007A06F5">
        <w:rPr>
          <w:lang w:val="la-Latn"/>
        </w:rPr>
        <w:t xml:space="preserve">se mortuus fuerit antequam eas </w:t>
      </w:r>
      <w:r w:rsidR="00337A59" w:rsidRPr="007A06F5">
        <w:rPr>
          <w:lang w:val="la-Latn"/>
        </w:rPr>
        <w:t>dispenset</w:t>
      </w:r>
      <w:r w:rsidR="00360346" w:rsidRPr="007A06F5">
        <w:rPr>
          <w:lang w:val="la-Latn"/>
        </w:rPr>
        <w:t xml:space="preserve">, </w:t>
      </w:r>
      <w:r w:rsidR="00337A59" w:rsidRPr="007A06F5">
        <w:rPr>
          <w:lang w:val="la-Latn"/>
        </w:rPr>
        <w:t>tunc missus dominicus una cum episcopo parrochiae illius consideret</w:t>
      </w:r>
      <w:r w:rsidR="00360346" w:rsidRPr="007A06F5">
        <w:rPr>
          <w:lang w:val="la-Latn"/>
        </w:rPr>
        <w:t xml:space="preserve">, </w:t>
      </w:r>
      <w:r w:rsidR="00A50B73" w:rsidRPr="007A06F5">
        <w:rPr>
          <w:lang w:val="la-Latn"/>
        </w:rPr>
        <w:t>qua</w:t>
      </w:r>
      <w:r w:rsidR="00337A59" w:rsidRPr="007A06F5">
        <w:rPr>
          <w:lang w:val="la-Latn"/>
        </w:rPr>
        <w:t>liter in domni regis mercede ipsa elemosina fiat facta</w:t>
      </w:r>
      <w:r w:rsidR="00360346" w:rsidRPr="007A06F5">
        <w:rPr>
          <w:lang w:val="la-Latn"/>
        </w:rPr>
        <w:t xml:space="preserve">, </w:t>
      </w:r>
      <w:r w:rsidR="00337A59" w:rsidRPr="007A06F5">
        <w:rPr>
          <w:lang w:val="la-Latn"/>
        </w:rPr>
        <w:t>et infra triginta nocte</w:t>
      </w:r>
      <w:r w:rsidR="00A50B73" w:rsidRPr="007A06F5">
        <w:rPr>
          <w:lang w:val="la-Latn"/>
        </w:rPr>
        <w:t xml:space="preserve">s impleta </w:t>
      </w:r>
      <w:r w:rsidR="00337A59" w:rsidRPr="007A06F5">
        <w:rPr>
          <w:lang w:val="la-Latn"/>
        </w:rPr>
        <w:t>esse debeant</w:t>
      </w:r>
      <w:r w:rsidR="008E2A6B" w:rsidRPr="007A06F5">
        <w:rPr>
          <w:lang w:val="la-Latn"/>
        </w:rPr>
        <w:t xml:space="preserve">. </w:t>
      </w:r>
    </w:p>
    <w:p w14:paraId="7D612968" w14:textId="2556CD6E" w:rsidR="00337A59" w:rsidRPr="007A06F5" w:rsidRDefault="00337A59" w:rsidP="00E64B6F">
      <w:pPr>
        <w:pStyle w:val="Normlnweb"/>
        <w:numPr>
          <w:ilvl w:val="0"/>
          <w:numId w:val="47"/>
        </w:numPr>
        <w:rPr>
          <w:highlight w:val="green"/>
          <w:lang w:val="la-Latn"/>
        </w:rPr>
      </w:pPr>
      <w:r w:rsidRPr="007A06F5">
        <w:rPr>
          <w:highlight w:val="green"/>
          <w:lang w:val="la-Latn"/>
        </w:rPr>
        <w:t>De filia cuius pater per manum erogatoris omnes</w:t>
      </w:r>
      <w:r w:rsidR="00A50B73" w:rsidRPr="007A06F5">
        <w:rPr>
          <w:highlight w:val="green"/>
          <w:lang w:val="la-Latn"/>
        </w:rPr>
        <w:t xml:space="preserve"> servos suos iussit fieri libe</w:t>
      </w:r>
      <w:r w:rsidRPr="007A06F5">
        <w:rPr>
          <w:highlight w:val="green"/>
          <w:lang w:val="la-Latn"/>
        </w:rPr>
        <w:t>ros</w:t>
      </w:r>
      <w:r w:rsidR="00360346" w:rsidRPr="007A06F5">
        <w:rPr>
          <w:highlight w:val="green"/>
          <w:lang w:val="la-Latn"/>
        </w:rPr>
        <w:t xml:space="preserve">, </w:t>
      </w:r>
      <w:r w:rsidRPr="007A06F5">
        <w:rPr>
          <w:highlight w:val="green"/>
          <w:lang w:val="la-Latn"/>
        </w:rPr>
        <w:t>et quia contra legem esse videtur</w:t>
      </w:r>
      <w:r w:rsidR="00360346" w:rsidRPr="007A06F5">
        <w:rPr>
          <w:highlight w:val="green"/>
          <w:lang w:val="la-Latn"/>
        </w:rPr>
        <w:t xml:space="preserve">, </w:t>
      </w:r>
      <w:r w:rsidRPr="007A06F5">
        <w:rPr>
          <w:highlight w:val="green"/>
          <w:lang w:val="la-Latn"/>
        </w:rPr>
        <w:t>instituimus quod ipsa filia in tertiam</w:t>
      </w:r>
      <w:r w:rsidR="00360346" w:rsidRPr="007A06F5">
        <w:rPr>
          <w:highlight w:val="green"/>
          <w:lang w:val="la-Latn"/>
        </w:rPr>
        <w:t xml:space="preserve"> </w:t>
      </w:r>
      <w:r w:rsidR="00A50B73" w:rsidRPr="007A06F5">
        <w:rPr>
          <w:highlight w:val="green"/>
          <w:lang w:val="la-Latn"/>
        </w:rPr>
        <w:t xml:space="preserve">portionem </w:t>
      </w:r>
      <w:r w:rsidRPr="007A06F5">
        <w:rPr>
          <w:highlight w:val="green"/>
          <w:lang w:val="la-Latn"/>
        </w:rPr>
        <w:t>de praefatis servis iterum introire possit</w:t>
      </w:r>
      <w:r w:rsidR="008E2A6B" w:rsidRPr="007A06F5">
        <w:rPr>
          <w:highlight w:val="green"/>
          <w:lang w:val="la-Latn"/>
        </w:rPr>
        <w:t xml:space="preserve">. </w:t>
      </w:r>
    </w:p>
    <w:p w14:paraId="779F9783" w14:textId="27B1DB40" w:rsidR="00337A59" w:rsidRPr="007A06F5" w:rsidRDefault="00337A59" w:rsidP="00E64B6F">
      <w:pPr>
        <w:pStyle w:val="Normlnweb"/>
        <w:numPr>
          <w:ilvl w:val="0"/>
          <w:numId w:val="47"/>
        </w:numPr>
        <w:rPr>
          <w:highlight w:val="green"/>
          <w:lang w:val="la-Latn"/>
        </w:rPr>
      </w:pPr>
      <w:r w:rsidRPr="007A06F5">
        <w:rPr>
          <w:highlight w:val="green"/>
          <w:lang w:val="la-Latn"/>
        </w:rPr>
        <w:lastRenderedPageBreak/>
        <w:t>Placuit nobis inserere</w:t>
      </w:r>
      <w:r w:rsidR="00D9225B" w:rsidRPr="007A06F5">
        <w:rPr>
          <w:highlight w:val="green"/>
          <w:lang w:val="la-Latn"/>
        </w:rPr>
        <w:t xml:space="preserve">: </w:t>
      </w:r>
      <w:r w:rsidRPr="007A06F5">
        <w:rPr>
          <w:highlight w:val="green"/>
          <w:lang w:val="la-Latn"/>
        </w:rPr>
        <w:t>ubi lex est</w:t>
      </w:r>
      <w:r w:rsidR="00360346" w:rsidRPr="007A06F5">
        <w:rPr>
          <w:highlight w:val="green"/>
          <w:lang w:val="la-Latn"/>
        </w:rPr>
        <w:t xml:space="preserve">, </w:t>
      </w:r>
      <w:r w:rsidRPr="007A06F5">
        <w:rPr>
          <w:highlight w:val="green"/>
          <w:lang w:val="la-Latn"/>
        </w:rPr>
        <w:t>praecellat consuetudinem</w:t>
      </w:r>
      <w:r w:rsidR="00360346" w:rsidRPr="007A06F5">
        <w:rPr>
          <w:highlight w:val="green"/>
          <w:lang w:val="la-Latn"/>
        </w:rPr>
        <w:t xml:space="preserve">, </w:t>
      </w:r>
      <w:r w:rsidR="00A50B73" w:rsidRPr="007A06F5">
        <w:rPr>
          <w:highlight w:val="green"/>
          <w:lang w:val="la-Latn"/>
        </w:rPr>
        <w:t>et nulla con</w:t>
      </w:r>
      <w:r w:rsidRPr="007A06F5">
        <w:rPr>
          <w:highlight w:val="green"/>
          <w:lang w:val="la-Latn"/>
        </w:rPr>
        <w:t>suetudo superponatur legi</w:t>
      </w:r>
      <w:r w:rsidR="008E2A6B" w:rsidRPr="007A06F5">
        <w:rPr>
          <w:highlight w:val="green"/>
          <w:lang w:val="la-Latn"/>
        </w:rPr>
        <w:t xml:space="preserve">. </w:t>
      </w:r>
    </w:p>
    <w:p w14:paraId="36132527" w14:textId="29E0062B" w:rsidR="00337A59" w:rsidRPr="007A06F5" w:rsidRDefault="004F799A" w:rsidP="00E64B6F">
      <w:pPr>
        <w:pStyle w:val="Normlnweb"/>
        <w:numPr>
          <w:ilvl w:val="0"/>
          <w:numId w:val="47"/>
        </w:numPr>
        <w:rPr>
          <w:lang w:val="la-Latn"/>
        </w:rPr>
      </w:pPr>
      <w:r w:rsidRPr="007A06F5">
        <w:rPr>
          <w:color w:val="FF0000"/>
          <w:lang w:val="la-Latn"/>
        </w:rPr>
        <w:t>XCI</w:t>
      </w:r>
      <w:r w:rsidR="00576EE9" w:rsidRPr="007A06F5">
        <w:rPr>
          <w:color w:val="FF0000"/>
          <w:lang w:val="la-Latn"/>
        </w:rPr>
        <w:t xml:space="preserve">I. </w:t>
      </w:r>
      <w:r w:rsidR="00337A59" w:rsidRPr="007A06F5">
        <w:rPr>
          <w:color w:val="FF0000"/>
          <w:lang w:val="la-Latn"/>
        </w:rPr>
        <w:t>P</w:t>
      </w:r>
      <w:r w:rsidR="00337A59" w:rsidRPr="007A06F5">
        <w:rPr>
          <w:lang w:val="la-Latn"/>
        </w:rPr>
        <w:t>lacuit etiam nobis</w:t>
      </w:r>
      <w:r w:rsidR="00360346" w:rsidRPr="007A06F5">
        <w:rPr>
          <w:lang w:val="la-Latn"/>
        </w:rPr>
        <w:t xml:space="preserve">, </w:t>
      </w:r>
      <w:r w:rsidR="00337A59" w:rsidRPr="007A06F5">
        <w:rPr>
          <w:lang w:val="la-Latn"/>
        </w:rPr>
        <w:t>ut quaecumque femina</w:t>
      </w:r>
      <w:r w:rsidR="00A50B73" w:rsidRPr="007A06F5">
        <w:rPr>
          <w:lang w:val="la-Latn"/>
        </w:rPr>
        <w:t xml:space="preserve"> potestatem habet per comiatum </w:t>
      </w:r>
      <w:r w:rsidR="00337A59" w:rsidRPr="007A06F5">
        <w:rPr>
          <w:lang w:val="la-Latn"/>
        </w:rPr>
        <w:t>viri sui res suas</w:t>
      </w:r>
      <w:r w:rsidR="00360346" w:rsidRPr="007A06F5">
        <w:rPr>
          <w:lang w:val="la-Latn"/>
        </w:rPr>
        <w:t xml:space="preserve"> </w:t>
      </w:r>
      <w:r w:rsidR="00337A59" w:rsidRPr="007A06F5">
        <w:rPr>
          <w:lang w:val="la-Latn"/>
        </w:rPr>
        <w:t>vendere</w:t>
      </w:r>
      <w:r w:rsidR="00360346" w:rsidRPr="007A06F5">
        <w:rPr>
          <w:lang w:val="la-Latn"/>
        </w:rPr>
        <w:t xml:space="preserve">, </w:t>
      </w:r>
      <w:r w:rsidR="00337A59" w:rsidRPr="007A06F5">
        <w:rPr>
          <w:lang w:val="la-Latn"/>
        </w:rPr>
        <w:t>habeat potestatem et donare</w:t>
      </w:r>
      <w:r w:rsidR="008E2A6B" w:rsidRPr="007A06F5">
        <w:rPr>
          <w:lang w:val="la-Latn"/>
        </w:rPr>
        <w:t xml:space="preserve">. </w:t>
      </w:r>
    </w:p>
    <w:p w14:paraId="66699A41" w14:textId="6DB9F04F" w:rsidR="00337A59" w:rsidRPr="007A06F5" w:rsidRDefault="00337A59" w:rsidP="00E64B6F">
      <w:pPr>
        <w:pStyle w:val="Normlnweb"/>
        <w:numPr>
          <w:ilvl w:val="0"/>
          <w:numId w:val="47"/>
        </w:numPr>
        <w:rPr>
          <w:highlight w:val="green"/>
          <w:lang w:val="la-Latn"/>
        </w:rPr>
      </w:pPr>
      <w:r w:rsidRPr="007A06F5">
        <w:rPr>
          <w:highlight w:val="green"/>
          <w:lang w:val="la-Latn"/>
        </w:rPr>
        <w:t>De mancipias palatii</w:t>
      </w:r>
      <w:r w:rsidR="00360346" w:rsidRPr="007A06F5">
        <w:rPr>
          <w:highlight w:val="green"/>
          <w:lang w:val="la-Latn"/>
        </w:rPr>
        <w:t xml:space="preserve"> </w:t>
      </w:r>
      <w:r w:rsidRPr="007A06F5">
        <w:rPr>
          <w:highlight w:val="green"/>
          <w:lang w:val="la-Latn"/>
        </w:rPr>
        <w:t>nostri</w:t>
      </w:r>
      <w:r w:rsidR="00360346" w:rsidRPr="007A06F5">
        <w:rPr>
          <w:highlight w:val="green"/>
          <w:lang w:val="la-Latn"/>
        </w:rPr>
        <w:t xml:space="preserve"> </w:t>
      </w:r>
      <w:r w:rsidRPr="007A06F5">
        <w:rPr>
          <w:highlight w:val="green"/>
          <w:lang w:val="la-Latn"/>
        </w:rPr>
        <w:t xml:space="preserve">et ecclesiarum </w:t>
      </w:r>
      <w:r w:rsidR="00A50B73" w:rsidRPr="007A06F5">
        <w:rPr>
          <w:highlight w:val="green"/>
          <w:lang w:val="la-Latn"/>
        </w:rPr>
        <w:t>nostrarum nolumus mundium reci</w:t>
      </w:r>
      <w:r w:rsidR="00A22790" w:rsidRPr="007A06F5">
        <w:rPr>
          <w:highlight w:val="green"/>
          <w:lang w:val="la-Latn"/>
        </w:rPr>
        <w:t>pere</w:t>
      </w:r>
      <w:r w:rsidR="00360346" w:rsidRPr="007A06F5">
        <w:rPr>
          <w:highlight w:val="green"/>
          <w:lang w:val="la-Latn"/>
        </w:rPr>
        <w:t xml:space="preserve">, </w:t>
      </w:r>
      <w:r w:rsidRPr="007A06F5">
        <w:rPr>
          <w:highlight w:val="green"/>
          <w:lang w:val="la-Latn"/>
        </w:rPr>
        <w:t>sed nostras ipsas mancipias habere</w:t>
      </w:r>
      <w:r w:rsidR="008E2A6B" w:rsidRPr="007A06F5">
        <w:rPr>
          <w:highlight w:val="green"/>
          <w:lang w:val="la-Latn"/>
        </w:rPr>
        <w:t xml:space="preserve">. </w:t>
      </w:r>
    </w:p>
    <w:p w14:paraId="154BED3F" w14:textId="122C4644" w:rsidR="00337A59" w:rsidRPr="007A06F5" w:rsidRDefault="00337A59" w:rsidP="00E64B6F">
      <w:pPr>
        <w:pStyle w:val="Normlnweb"/>
        <w:numPr>
          <w:ilvl w:val="0"/>
          <w:numId w:val="47"/>
        </w:numPr>
        <w:rPr>
          <w:highlight w:val="green"/>
          <w:lang w:val="la-Latn"/>
        </w:rPr>
      </w:pPr>
      <w:r w:rsidRPr="007A06F5">
        <w:rPr>
          <w:highlight w:val="green"/>
          <w:lang w:val="la-Latn"/>
        </w:rPr>
        <w:t>Placuit nobis</w:t>
      </w:r>
      <w:r w:rsidR="00360346" w:rsidRPr="007A06F5">
        <w:rPr>
          <w:highlight w:val="green"/>
          <w:lang w:val="la-Latn"/>
        </w:rPr>
        <w:t xml:space="preserve">, </w:t>
      </w:r>
      <w:r w:rsidRPr="007A06F5">
        <w:rPr>
          <w:highlight w:val="green"/>
          <w:lang w:val="la-Latn"/>
        </w:rPr>
        <w:t>ut illos liberos homines comite</w:t>
      </w:r>
      <w:r w:rsidR="00A50B73" w:rsidRPr="007A06F5">
        <w:rPr>
          <w:highlight w:val="green"/>
          <w:lang w:val="la-Latn"/>
        </w:rPr>
        <w:t xml:space="preserve">s nostri ad eorum opus servile </w:t>
      </w:r>
      <w:r w:rsidRPr="007A06F5">
        <w:rPr>
          <w:highlight w:val="green"/>
          <w:lang w:val="la-Latn"/>
        </w:rPr>
        <w:t>non obpremant</w:t>
      </w:r>
      <w:r w:rsidR="008E2A6B" w:rsidRPr="007A06F5">
        <w:rPr>
          <w:highlight w:val="green"/>
          <w:lang w:val="la-Latn"/>
        </w:rPr>
        <w:t xml:space="preserve">; </w:t>
      </w:r>
      <w:r w:rsidRPr="007A06F5">
        <w:rPr>
          <w:highlight w:val="green"/>
          <w:lang w:val="la-Latn"/>
        </w:rPr>
        <w:t>et quicumque hoc fecerit</w:t>
      </w:r>
      <w:r w:rsidR="00360346" w:rsidRPr="007A06F5">
        <w:rPr>
          <w:highlight w:val="green"/>
          <w:lang w:val="la-Latn"/>
        </w:rPr>
        <w:t xml:space="preserve">, </w:t>
      </w:r>
      <w:r w:rsidRPr="007A06F5">
        <w:rPr>
          <w:highlight w:val="green"/>
          <w:lang w:val="la-Latn"/>
        </w:rPr>
        <w:t>secundum quod iudicatum</w:t>
      </w:r>
      <w:r w:rsidR="00360346" w:rsidRPr="007A06F5">
        <w:rPr>
          <w:highlight w:val="green"/>
          <w:lang w:val="la-Latn"/>
        </w:rPr>
        <w:t xml:space="preserve"> </w:t>
      </w:r>
      <w:r w:rsidRPr="007A06F5">
        <w:rPr>
          <w:highlight w:val="green"/>
          <w:lang w:val="la-Latn"/>
        </w:rPr>
        <w:t>habemus</w:t>
      </w:r>
      <w:r w:rsidR="00A50B73" w:rsidRPr="007A06F5">
        <w:rPr>
          <w:highlight w:val="green"/>
          <w:lang w:val="la-Latn"/>
        </w:rPr>
        <w:t xml:space="preserve"> </w:t>
      </w:r>
      <w:r w:rsidRPr="007A06F5">
        <w:rPr>
          <w:highlight w:val="green"/>
          <w:lang w:val="la-Latn"/>
        </w:rPr>
        <w:t>emendet</w:t>
      </w:r>
      <w:r w:rsidR="008E2A6B" w:rsidRPr="007A06F5">
        <w:rPr>
          <w:highlight w:val="green"/>
          <w:lang w:val="la-Latn"/>
        </w:rPr>
        <w:t xml:space="preserve">. </w:t>
      </w:r>
    </w:p>
    <w:p w14:paraId="547B914F" w14:textId="7B0F08A8" w:rsidR="00337A59" w:rsidRPr="007A06F5" w:rsidRDefault="00337A59" w:rsidP="00E64B6F">
      <w:pPr>
        <w:pStyle w:val="Normlnweb"/>
        <w:numPr>
          <w:ilvl w:val="0"/>
          <w:numId w:val="47"/>
        </w:numPr>
        <w:rPr>
          <w:highlight w:val="green"/>
          <w:lang w:val="la-Latn"/>
        </w:rPr>
      </w:pPr>
      <w:r w:rsidRPr="007A06F5">
        <w:rPr>
          <w:highlight w:val="green"/>
          <w:lang w:val="la-Latn"/>
        </w:rPr>
        <w:t>De rebus quae Hildegardae</w:t>
      </w:r>
      <w:r w:rsidR="00360346" w:rsidRPr="007A06F5">
        <w:rPr>
          <w:highlight w:val="green"/>
          <w:lang w:val="la-Latn"/>
        </w:rPr>
        <w:t xml:space="preserve"> </w:t>
      </w:r>
      <w:r w:rsidRPr="007A06F5">
        <w:rPr>
          <w:highlight w:val="green"/>
          <w:lang w:val="la-Latn"/>
        </w:rPr>
        <w:t>reginae traditae fuerunt</w:t>
      </w:r>
      <w:r w:rsidR="00D9225B" w:rsidRPr="007A06F5">
        <w:rPr>
          <w:highlight w:val="green"/>
          <w:lang w:val="la-Latn"/>
        </w:rPr>
        <w:t xml:space="preserve">: </w:t>
      </w:r>
      <w:r w:rsidR="00A50B73" w:rsidRPr="007A06F5">
        <w:rPr>
          <w:highlight w:val="green"/>
          <w:lang w:val="la-Latn"/>
        </w:rPr>
        <w:t xml:space="preserve">volumus ut fiant de </w:t>
      </w:r>
      <w:r w:rsidR="00A22790" w:rsidRPr="007A06F5">
        <w:rPr>
          <w:highlight w:val="green"/>
          <w:lang w:val="la-Latn"/>
        </w:rPr>
        <w:t>scriptae per breves</w:t>
      </w:r>
      <w:r w:rsidR="00360346" w:rsidRPr="007A06F5">
        <w:rPr>
          <w:highlight w:val="green"/>
          <w:lang w:val="la-Latn"/>
        </w:rPr>
        <w:t xml:space="preserve">, </w:t>
      </w:r>
      <w:r w:rsidRPr="007A06F5">
        <w:rPr>
          <w:highlight w:val="green"/>
          <w:lang w:val="la-Latn"/>
        </w:rPr>
        <w:t>et ipsae breves ad nos fiant adductae</w:t>
      </w:r>
      <w:r w:rsidR="008E2A6B" w:rsidRPr="007A06F5">
        <w:rPr>
          <w:highlight w:val="green"/>
          <w:lang w:val="la-Latn"/>
        </w:rPr>
        <w:t xml:space="preserve">. </w:t>
      </w:r>
    </w:p>
    <w:p w14:paraId="5F367BAB" w14:textId="1A6CA6FE" w:rsidR="00337A59" w:rsidRPr="007A06F5" w:rsidRDefault="00337A59" w:rsidP="00E64B6F">
      <w:pPr>
        <w:pStyle w:val="Normlnweb"/>
        <w:numPr>
          <w:ilvl w:val="0"/>
          <w:numId w:val="47"/>
        </w:numPr>
        <w:rPr>
          <w:highlight w:val="green"/>
          <w:lang w:val="la-Latn"/>
        </w:rPr>
      </w:pPr>
      <w:r w:rsidRPr="007A06F5">
        <w:rPr>
          <w:highlight w:val="green"/>
          <w:lang w:val="la-Latn"/>
        </w:rPr>
        <w:t>Non est nostra voluntas ut homines Placentini</w:t>
      </w:r>
      <w:r w:rsidR="00360346" w:rsidRPr="007A06F5">
        <w:rPr>
          <w:highlight w:val="green"/>
          <w:lang w:val="la-Latn"/>
        </w:rPr>
        <w:t xml:space="preserve"> </w:t>
      </w:r>
      <w:r w:rsidR="00A50B73" w:rsidRPr="007A06F5">
        <w:rPr>
          <w:highlight w:val="green"/>
          <w:lang w:val="la-Latn"/>
        </w:rPr>
        <w:t xml:space="preserve">per eorum praeceptum de </w:t>
      </w:r>
      <w:r w:rsidRPr="007A06F5">
        <w:rPr>
          <w:highlight w:val="green"/>
          <w:lang w:val="la-Latn"/>
        </w:rPr>
        <w:t>curte palatii nostri illos aldiones recipiant</w:t>
      </w:r>
      <w:r w:rsidR="008E2A6B" w:rsidRPr="007A06F5">
        <w:rPr>
          <w:highlight w:val="green"/>
          <w:lang w:val="la-Latn"/>
        </w:rPr>
        <w:t xml:space="preserve">. </w:t>
      </w:r>
    </w:p>
    <w:p w14:paraId="7094360F" w14:textId="64C2FB5C" w:rsidR="00337A59" w:rsidRPr="007A06F5" w:rsidRDefault="00337A59" w:rsidP="00E64B6F">
      <w:pPr>
        <w:pStyle w:val="Normlnweb"/>
        <w:numPr>
          <w:ilvl w:val="0"/>
          <w:numId w:val="47"/>
        </w:numPr>
        <w:rPr>
          <w:highlight w:val="green"/>
          <w:lang w:val="la-Latn"/>
        </w:rPr>
      </w:pPr>
      <w:r w:rsidRPr="007A06F5">
        <w:rPr>
          <w:highlight w:val="green"/>
          <w:lang w:val="la-Latn"/>
        </w:rPr>
        <w:t>De fugitivis partibus Beneventi et Spoleti sive Romaniae vel Pentapoli</w:t>
      </w:r>
      <w:r w:rsidR="00360346" w:rsidRPr="007A06F5">
        <w:rPr>
          <w:highlight w:val="green"/>
          <w:lang w:val="la-Latn"/>
        </w:rPr>
        <w:t xml:space="preserve">, </w:t>
      </w:r>
      <w:r w:rsidRPr="007A06F5">
        <w:rPr>
          <w:highlight w:val="green"/>
          <w:lang w:val="la-Latn"/>
        </w:rPr>
        <w:t>qui</w:t>
      </w:r>
      <w:r w:rsidR="00360346" w:rsidRPr="007A06F5">
        <w:rPr>
          <w:highlight w:val="green"/>
          <w:lang w:val="la-Latn"/>
        </w:rPr>
        <w:t xml:space="preserve"> </w:t>
      </w:r>
      <w:r w:rsidRPr="007A06F5">
        <w:rPr>
          <w:highlight w:val="green"/>
          <w:lang w:val="la-Latn"/>
        </w:rPr>
        <w:t>confugium faciunt</w:t>
      </w:r>
      <w:r w:rsidR="00360346" w:rsidRPr="007A06F5">
        <w:rPr>
          <w:highlight w:val="green"/>
          <w:lang w:val="la-Latn"/>
        </w:rPr>
        <w:t xml:space="preserve">, </w:t>
      </w:r>
      <w:r w:rsidRPr="007A06F5">
        <w:rPr>
          <w:highlight w:val="green"/>
          <w:lang w:val="la-Latn"/>
        </w:rPr>
        <w:t>ut reddantur et sint reversi ad proprium locum</w:t>
      </w:r>
      <w:r w:rsidR="008E2A6B" w:rsidRPr="007A06F5">
        <w:rPr>
          <w:highlight w:val="green"/>
          <w:lang w:val="la-Latn"/>
        </w:rPr>
        <w:t xml:space="preserve">. </w:t>
      </w:r>
    </w:p>
    <w:p w14:paraId="6D3F4B37" w14:textId="3E1A7D5E" w:rsidR="00DF02D6" w:rsidRPr="007A06F5" w:rsidRDefault="00337A59" w:rsidP="00E64B6F">
      <w:pPr>
        <w:pStyle w:val="Normlnweb"/>
        <w:numPr>
          <w:ilvl w:val="0"/>
          <w:numId w:val="47"/>
        </w:numPr>
        <w:rPr>
          <w:highlight w:val="green"/>
          <w:lang w:val="la-Latn"/>
        </w:rPr>
      </w:pPr>
      <w:r w:rsidRPr="007A06F5">
        <w:rPr>
          <w:highlight w:val="green"/>
          <w:lang w:val="la-Latn"/>
        </w:rPr>
        <w:t>Sicut consuetudo fuit sigillum et epistola prendere</w:t>
      </w:r>
      <w:r w:rsidR="00360346" w:rsidRPr="007A06F5">
        <w:rPr>
          <w:highlight w:val="green"/>
          <w:lang w:val="la-Latn"/>
        </w:rPr>
        <w:t xml:space="preserve"> </w:t>
      </w:r>
      <w:r w:rsidR="00A50B73" w:rsidRPr="007A06F5">
        <w:rPr>
          <w:highlight w:val="green"/>
          <w:lang w:val="la-Latn"/>
        </w:rPr>
        <w:t>et vias vel portas custo</w:t>
      </w:r>
      <w:r w:rsidRPr="007A06F5">
        <w:rPr>
          <w:highlight w:val="green"/>
          <w:lang w:val="la-Latn"/>
        </w:rPr>
        <w:t>dire</w:t>
      </w:r>
      <w:r w:rsidR="00360346" w:rsidRPr="007A06F5">
        <w:rPr>
          <w:highlight w:val="green"/>
          <w:lang w:val="la-Latn"/>
        </w:rPr>
        <w:t xml:space="preserve">, </w:t>
      </w:r>
      <w:r w:rsidRPr="007A06F5">
        <w:rPr>
          <w:highlight w:val="green"/>
          <w:lang w:val="la-Latn"/>
        </w:rPr>
        <w:t>ita nunc sit factum</w:t>
      </w:r>
      <w:r w:rsidR="008E2A6B" w:rsidRPr="007A06F5">
        <w:rPr>
          <w:highlight w:val="green"/>
          <w:lang w:val="la-Latn"/>
        </w:rPr>
        <w:t xml:space="preserve">. </w:t>
      </w:r>
      <w:r w:rsidRPr="007A06F5">
        <w:rPr>
          <w:highlight w:val="green"/>
          <w:lang w:val="la-Latn"/>
        </w:rPr>
        <w:t>/</w:t>
      </w:r>
    </w:p>
    <w:p w14:paraId="4CA77B5B" w14:textId="77777777" w:rsidR="00552876" w:rsidRPr="007A06F5" w:rsidRDefault="00552876" w:rsidP="00450DB4">
      <w:pPr>
        <w:spacing w:after="120" w:line="240" w:lineRule="auto"/>
        <w:rPr>
          <w:rFonts w:ascii="Times New Roman" w:hAnsi="Times New Roman" w:cs="Times New Roman"/>
          <w:lang w:val="la-Latn"/>
        </w:rPr>
      </w:pPr>
    </w:p>
    <w:p w14:paraId="30357697" w14:textId="77777777" w:rsidR="00BA5266" w:rsidRPr="007A06F5" w:rsidRDefault="00BD709B"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4" w:name="_Toc194615247"/>
      <w:r w:rsidRPr="007A06F5">
        <w:rPr>
          <w:rFonts w:ascii="Times New Roman" w:hAnsi="Times New Roman" w:cs="Times New Roman"/>
          <w:b/>
          <w:color w:val="000000" w:themeColor="text1"/>
          <w:sz w:val="28"/>
          <w:szCs w:val="28"/>
          <w:lang w:val="la-Latn"/>
        </w:rPr>
        <w:t xml:space="preserve">Pippini Italiae regis capitulare Papiense (a. 787), Inskription, cc. 2, 4, 5, 14, </w:t>
      </w:r>
      <w:r w:rsidR="00BA5266" w:rsidRPr="007A06F5">
        <w:rPr>
          <w:rFonts w:ascii="Times New Roman" w:hAnsi="Times New Roman" w:cs="Times New Roman"/>
          <w:b/>
          <w:color w:val="000000" w:themeColor="text1"/>
          <w:sz w:val="28"/>
          <w:szCs w:val="28"/>
          <w:lang w:val="la-Latn"/>
        </w:rPr>
        <w:t>311v-312v</w:t>
      </w:r>
      <w:bookmarkEnd w:id="474"/>
    </w:p>
    <w:p w14:paraId="0E135134" w14:textId="73438CCC"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Cap. I-IIII - Pippini Italiae regis capitulare Papiense (a. 787), Inskription, cc. 2, 4, 5, 14: Capitulare quem constituit in papia. Instituimu</w:t>
      </w:r>
      <w:r w:rsidR="00E56232" w:rsidRPr="007A06F5">
        <w:rPr>
          <w:rFonts w:ascii="Times New Roman" w:hAnsi="Times New Roman" w:cs="Times New Roman"/>
          <w:lang w:val="la-Latn"/>
        </w:rPr>
        <w:t xml:space="preserve">s vt sicut domnus rex karolus - </w:t>
      </w:r>
      <w:r w:rsidR="00BA5266" w:rsidRPr="007A06F5">
        <w:rPr>
          <w:rFonts w:ascii="Times New Roman" w:hAnsi="Times New Roman" w:cs="Times New Roman"/>
          <w:lang w:val="la-Latn"/>
        </w:rPr>
        <w:t xml:space="preserve">bannum nostrum conponat ad partem nostram (MGH Capit. 1, Nr. 94, </w:t>
      </w:r>
      <w:r w:rsidR="003C355E" w:rsidRPr="007A06F5">
        <w:rPr>
          <w:rFonts w:ascii="Times New Roman" w:hAnsi="Times New Roman" w:cs="Times New Roman"/>
          <w:lang w:val="la-Latn"/>
        </w:rPr>
        <w:t>S. 198</w:t>
      </w:r>
      <w:r w:rsidR="00300D07" w:rsidRPr="007A06F5">
        <w:rPr>
          <w:rFonts w:ascii="Times New Roman" w:hAnsi="Times New Roman" w:cs="Times New Roman"/>
          <w:lang w:val="la-Latn"/>
        </w:rPr>
        <w:t>,</w:t>
      </w:r>
      <w:r w:rsidR="003C355E" w:rsidRPr="007A06F5">
        <w:rPr>
          <w:rFonts w:ascii="Times New Roman" w:hAnsi="Times New Roman" w:cs="Times New Roman"/>
          <w:lang w:val="la-Latn"/>
        </w:rPr>
        <w:t xml:space="preserve"> Z. 29-31, S. 198 Z. 34-</w:t>
      </w:r>
      <w:r w:rsidR="00BA5266" w:rsidRPr="007A06F5">
        <w:rPr>
          <w:rFonts w:ascii="Times New Roman" w:hAnsi="Times New Roman" w:cs="Times New Roman"/>
          <w:lang w:val="la-Latn"/>
        </w:rPr>
        <w:t>S. 199 Z. 20, S. 200 Z. 7-9).</w:t>
      </w:r>
    </w:p>
    <w:p w14:paraId="52256C30" w14:textId="46CB7BFA" w:rsidR="00A22790" w:rsidRPr="007A06F5" w:rsidRDefault="00A22790" w:rsidP="00A22790">
      <w:pPr>
        <w:pStyle w:val="Normlnweb"/>
        <w:rPr>
          <w:lang w:val="la-Latn"/>
        </w:rPr>
      </w:pPr>
      <w:r w:rsidRPr="007A06F5">
        <w:rPr>
          <w:highlight w:val="green"/>
          <w:lang w:val="la-Latn"/>
        </w:rPr>
        <w:t>In a nomine Domini. Incipit capitula de diversas iustitias secund</w:t>
      </w:r>
      <w:r w:rsidR="008F14A1" w:rsidRPr="007A06F5">
        <w:rPr>
          <w:highlight w:val="green"/>
          <w:lang w:val="la-Latn"/>
        </w:rPr>
        <w:t xml:space="preserve">um </w:t>
      </w:r>
      <w:r w:rsidRPr="007A06F5">
        <w:rPr>
          <w:highlight w:val="green"/>
          <w:lang w:val="la-Latn"/>
        </w:rPr>
        <w:t>sceda domni Caroli genitoris nostri</w:t>
      </w:r>
      <w:r w:rsidR="008F14A1" w:rsidRPr="007A06F5">
        <w:rPr>
          <w:highlight w:val="green"/>
          <w:lang w:val="la-Latn"/>
        </w:rPr>
        <w:t>.</w:t>
      </w:r>
      <w:r w:rsidR="00A50B73" w:rsidRPr="007A06F5">
        <w:rPr>
          <w:lang w:val="la-Latn"/>
        </w:rPr>
        <w:t xml:space="preserve"> Capitulare, quem constituit in Papia</w:t>
      </w:r>
    </w:p>
    <w:p w14:paraId="7795665D" w14:textId="61B55A5E" w:rsidR="00A22790" w:rsidRPr="007A06F5" w:rsidRDefault="00A22790" w:rsidP="00E64B6F">
      <w:pPr>
        <w:pStyle w:val="Normlnweb"/>
        <w:numPr>
          <w:ilvl w:val="0"/>
          <w:numId w:val="46"/>
        </w:numPr>
        <w:rPr>
          <w:highlight w:val="green"/>
          <w:lang w:val="la-Latn"/>
        </w:rPr>
      </w:pPr>
      <w:r w:rsidRPr="007A06F5">
        <w:rPr>
          <w:highlight w:val="green"/>
          <w:lang w:val="la-Latn"/>
        </w:rPr>
        <w:t>Placuit nobis atque convenit, ut omnes iustitiae ple</w:t>
      </w:r>
      <w:r w:rsidR="008F14A1" w:rsidRPr="007A06F5">
        <w:rPr>
          <w:highlight w:val="green"/>
          <w:lang w:val="la-Latn"/>
        </w:rPr>
        <w:t xml:space="preserve">niter factae esse debeant infra </w:t>
      </w:r>
      <w:r w:rsidRPr="007A06F5">
        <w:rPr>
          <w:highlight w:val="green"/>
          <w:lang w:val="la-Latn"/>
        </w:rPr>
        <w:t>regnum nostrum absque ulla dilatione, tam de eccles</w:t>
      </w:r>
      <w:r w:rsidR="008F14A1" w:rsidRPr="007A06F5">
        <w:rPr>
          <w:highlight w:val="green"/>
          <w:lang w:val="la-Latn"/>
        </w:rPr>
        <w:t>ias quam de sinodochiis seu pau</w:t>
      </w:r>
      <w:r w:rsidRPr="007A06F5">
        <w:rPr>
          <w:highlight w:val="green"/>
          <w:lang w:val="la-Latn"/>
        </w:rPr>
        <w:t>peres et viduas vel orfanos atque de reliquos homines secundum iussionem domini</w:t>
      </w:r>
      <w:r w:rsidR="008F14A1" w:rsidRPr="007A06F5">
        <w:rPr>
          <w:highlight w:val="green"/>
          <w:lang w:val="la-Latn"/>
        </w:rPr>
        <w:t xml:space="preserve"> </w:t>
      </w:r>
      <w:r w:rsidRPr="007A06F5">
        <w:rPr>
          <w:highlight w:val="green"/>
          <w:lang w:val="la-Latn"/>
        </w:rPr>
        <w:t>nostri Karoli regis.</w:t>
      </w:r>
    </w:p>
    <w:p w14:paraId="25E73269" w14:textId="301B1364" w:rsidR="00A22790" w:rsidRPr="007A06F5" w:rsidRDefault="00A50B73" w:rsidP="00E64B6F">
      <w:pPr>
        <w:pStyle w:val="Normlnweb"/>
        <w:numPr>
          <w:ilvl w:val="0"/>
          <w:numId w:val="46"/>
        </w:numPr>
        <w:rPr>
          <w:lang w:val="la-Latn"/>
        </w:rPr>
      </w:pPr>
      <w:r w:rsidRPr="007A06F5">
        <w:rPr>
          <w:color w:val="FF0000"/>
          <w:lang w:val="la-Latn"/>
        </w:rPr>
        <w:t xml:space="preserve">I. </w:t>
      </w:r>
      <w:r w:rsidR="00A22790" w:rsidRPr="007A06F5">
        <w:rPr>
          <w:color w:val="FF0000"/>
          <w:lang w:val="la-Latn"/>
        </w:rPr>
        <w:t>I</w:t>
      </w:r>
      <w:r w:rsidR="00A22790" w:rsidRPr="007A06F5">
        <w:rPr>
          <w:lang w:val="la-Latn"/>
        </w:rPr>
        <w:t xml:space="preserve">nstituimus, sicut domnus </w:t>
      </w:r>
      <w:r w:rsidR="00A22790" w:rsidRPr="007A06F5">
        <w:rPr>
          <w:highlight w:val="cyan"/>
          <w:lang w:val="la-Latn"/>
        </w:rPr>
        <w:t>rex Karolus</w:t>
      </w:r>
      <w:r w:rsidR="00A22790" w:rsidRPr="007A06F5">
        <w:rPr>
          <w:lang w:val="la-Latn"/>
        </w:rPr>
        <w:t xml:space="preserve"> demandavit</w:t>
      </w:r>
      <w:r w:rsidR="008F14A1" w:rsidRPr="007A06F5">
        <w:rPr>
          <w:lang w:val="la-Latn"/>
        </w:rPr>
        <w:t xml:space="preserve">, de illos monachos qui </w:t>
      </w:r>
      <w:r w:rsidR="00A22790" w:rsidRPr="007A06F5">
        <w:rPr>
          <w:lang w:val="la-Latn"/>
        </w:rPr>
        <w:t>de Francia vel aliunde venerunt et eorum monasteria dimiserunt</w:t>
      </w:r>
      <w:r w:rsidR="008F14A1" w:rsidRPr="007A06F5">
        <w:rPr>
          <w:lang w:val="la-Latn"/>
        </w:rPr>
        <w:t xml:space="preserve">, ut presentaliter illis </w:t>
      </w:r>
      <w:r w:rsidR="00A22790" w:rsidRPr="007A06F5">
        <w:rPr>
          <w:lang w:val="la-Latn"/>
        </w:rPr>
        <w:t xml:space="preserve">partibus revertantur </w:t>
      </w:r>
      <w:r w:rsidRPr="007A06F5">
        <w:rPr>
          <w:vertAlign w:val="superscript"/>
          <w:lang w:val="la-Latn"/>
        </w:rPr>
        <w:t>311v</w:t>
      </w:r>
      <w:r w:rsidRPr="007A06F5">
        <w:rPr>
          <w:lang w:val="la-Latn"/>
        </w:rPr>
        <w:t>/</w:t>
      </w:r>
      <w:r w:rsidRPr="007A06F5">
        <w:rPr>
          <w:vertAlign w:val="superscript"/>
          <w:lang w:val="la-Latn"/>
        </w:rPr>
        <w:t>312r</w:t>
      </w:r>
      <w:r w:rsidRPr="007A06F5">
        <w:rPr>
          <w:lang w:val="la-Latn"/>
        </w:rPr>
        <w:t xml:space="preserve"> </w:t>
      </w:r>
      <w:r w:rsidR="00A22790" w:rsidRPr="007A06F5">
        <w:rPr>
          <w:lang w:val="la-Latn"/>
        </w:rPr>
        <w:t>ad monasteria, et nemo ex vobis deteneat ipsos</w:t>
      </w:r>
      <w:r w:rsidR="008F14A1" w:rsidRPr="007A06F5">
        <w:rPr>
          <w:lang w:val="la-Latn"/>
        </w:rPr>
        <w:t>.</w:t>
      </w:r>
    </w:p>
    <w:p w14:paraId="37D62AE6" w14:textId="0F228614" w:rsidR="00A22790" w:rsidRPr="007A06F5" w:rsidRDefault="00A22790" w:rsidP="00E64B6F">
      <w:pPr>
        <w:pStyle w:val="Normlnweb"/>
        <w:numPr>
          <w:ilvl w:val="0"/>
          <w:numId w:val="46"/>
        </w:numPr>
        <w:rPr>
          <w:highlight w:val="green"/>
          <w:lang w:val="la-Latn"/>
        </w:rPr>
      </w:pPr>
      <w:r w:rsidRPr="007A06F5">
        <w:rPr>
          <w:highlight w:val="green"/>
          <w:lang w:val="la-Latn"/>
        </w:rPr>
        <w:t>De presbiteris qui de alia parrochia veniunt</w:t>
      </w:r>
      <w:r w:rsidR="008F14A1" w:rsidRPr="007A06F5">
        <w:rPr>
          <w:highlight w:val="green"/>
          <w:lang w:val="la-Latn"/>
        </w:rPr>
        <w:t xml:space="preserve">: ut nullus eos debeat recipere </w:t>
      </w:r>
      <w:r w:rsidRPr="007A06F5">
        <w:rPr>
          <w:highlight w:val="green"/>
          <w:lang w:val="la-Latn"/>
        </w:rPr>
        <w:t>sine dimissoria episcopi sui</w:t>
      </w:r>
      <w:r w:rsidR="008F14A1" w:rsidRPr="007A06F5">
        <w:rPr>
          <w:highlight w:val="green"/>
          <w:lang w:val="la-Latn"/>
        </w:rPr>
        <w:t>.</w:t>
      </w:r>
    </w:p>
    <w:p w14:paraId="10EDFD38" w14:textId="0B084A8D" w:rsidR="00A22790" w:rsidRPr="007A06F5" w:rsidRDefault="00A50B73" w:rsidP="00E64B6F">
      <w:pPr>
        <w:pStyle w:val="Normlnweb"/>
        <w:numPr>
          <w:ilvl w:val="0"/>
          <w:numId w:val="46"/>
        </w:numPr>
        <w:rPr>
          <w:lang w:val="la-Latn"/>
        </w:rPr>
      </w:pPr>
      <w:r w:rsidRPr="007A06F5">
        <w:rPr>
          <w:color w:val="FF0000"/>
          <w:lang w:val="la-Latn"/>
        </w:rPr>
        <w:t xml:space="preserve">II. </w:t>
      </w:r>
      <w:r w:rsidR="00A22790" w:rsidRPr="007A06F5">
        <w:rPr>
          <w:color w:val="FF0000"/>
          <w:lang w:val="la-Latn"/>
        </w:rPr>
        <w:t>D</w:t>
      </w:r>
      <w:r w:rsidR="00A22790" w:rsidRPr="007A06F5">
        <w:rPr>
          <w:lang w:val="la-Latn"/>
        </w:rPr>
        <w:t xml:space="preserve">e episcopis, abbatibus, comitibus seu vassis dominicis vel reliquis </w:t>
      </w:r>
      <w:r w:rsidR="008F14A1" w:rsidRPr="007A06F5">
        <w:rPr>
          <w:lang w:val="la-Latn"/>
        </w:rPr>
        <w:t>homi</w:t>
      </w:r>
      <w:r w:rsidR="00A22790" w:rsidRPr="007A06F5">
        <w:rPr>
          <w:lang w:val="la-Latn"/>
        </w:rPr>
        <w:t xml:space="preserve">nibus qui ad palatium veniunt aut inde vadunt vel ubicumque per regnum nostrum </w:t>
      </w:r>
      <w:r w:rsidR="00337A59" w:rsidRPr="007A06F5">
        <w:rPr>
          <w:lang w:val="la-Latn"/>
        </w:rPr>
        <w:t>/</w:t>
      </w:r>
      <w:r w:rsidR="008F14A1" w:rsidRPr="007A06F5">
        <w:rPr>
          <w:lang w:val="la-Latn"/>
        </w:rPr>
        <w:t xml:space="preserve"> pergunt</w:t>
      </w:r>
      <w:r w:rsidR="00A22790" w:rsidRPr="007A06F5">
        <w:rPr>
          <w:lang w:val="la-Latn"/>
        </w:rPr>
        <w:t>, ut non praesumant ipsi nec homines eorum al</w:t>
      </w:r>
      <w:r w:rsidR="008F14A1" w:rsidRPr="007A06F5">
        <w:rPr>
          <w:lang w:val="la-Latn"/>
        </w:rPr>
        <w:t>icui homini suam causam tollere nec suum laboratum</w:t>
      </w:r>
      <w:r w:rsidR="00A22790" w:rsidRPr="007A06F5">
        <w:rPr>
          <w:lang w:val="la-Latn"/>
        </w:rPr>
        <w:t>, in tantum si non comparave</w:t>
      </w:r>
      <w:r w:rsidR="008F14A1" w:rsidRPr="007A06F5">
        <w:rPr>
          <w:lang w:val="la-Latn"/>
        </w:rPr>
        <w:t xml:space="preserve">rint aut ipse homo eis per suam </w:t>
      </w:r>
      <w:r w:rsidR="00A22790" w:rsidRPr="007A06F5">
        <w:rPr>
          <w:lang w:val="la-Latn"/>
        </w:rPr>
        <w:t>sp</w:t>
      </w:r>
      <w:r w:rsidR="008F14A1" w:rsidRPr="007A06F5">
        <w:rPr>
          <w:lang w:val="la-Latn"/>
        </w:rPr>
        <w:t>ontaneam voluntatem non dederit</w:t>
      </w:r>
      <w:r w:rsidR="00A22790" w:rsidRPr="007A06F5">
        <w:rPr>
          <w:lang w:val="la-Latn"/>
        </w:rPr>
        <w:t>. Et quando hibernum</w:t>
      </w:r>
      <w:r w:rsidR="008F14A1" w:rsidRPr="007A06F5">
        <w:rPr>
          <w:lang w:val="la-Latn"/>
        </w:rPr>
        <w:t xml:space="preserve"> tempus fuerit, nullus debeat </w:t>
      </w:r>
      <w:r w:rsidR="00A22790" w:rsidRPr="007A06F5">
        <w:rPr>
          <w:lang w:val="la-Latn"/>
        </w:rPr>
        <w:t>mans</w:t>
      </w:r>
      <w:r w:rsidR="008F14A1" w:rsidRPr="007A06F5">
        <w:rPr>
          <w:lang w:val="la-Latn"/>
        </w:rPr>
        <w:t>ionem vetare ad ipsos iterantes</w:t>
      </w:r>
      <w:r w:rsidR="00A22790" w:rsidRPr="007A06F5">
        <w:rPr>
          <w:lang w:val="la-Latn"/>
        </w:rPr>
        <w:t xml:space="preserve">, in tantum quod ipsi </w:t>
      </w:r>
      <w:r w:rsidR="008F14A1" w:rsidRPr="007A06F5">
        <w:rPr>
          <w:lang w:val="la-Latn"/>
        </w:rPr>
        <w:t xml:space="preserve">iniuste nullam causam tollant. </w:t>
      </w:r>
      <w:r w:rsidR="00A22790" w:rsidRPr="007A06F5">
        <w:rPr>
          <w:lang w:val="la-Latn"/>
        </w:rPr>
        <w:t>Et si a</w:t>
      </w:r>
      <w:r w:rsidR="008F14A1" w:rsidRPr="007A06F5">
        <w:rPr>
          <w:lang w:val="la-Latn"/>
        </w:rPr>
        <w:t>liquis hoc facere praesumpserit</w:t>
      </w:r>
      <w:r w:rsidR="00A22790" w:rsidRPr="007A06F5">
        <w:rPr>
          <w:lang w:val="la-Latn"/>
        </w:rPr>
        <w:t>, tam seniores qu</w:t>
      </w:r>
      <w:r w:rsidR="008F14A1" w:rsidRPr="007A06F5">
        <w:rPr>
          <w:lang w:val="la-Latn"/>
        </w:rPr>
        <w:t>am et vassalli, et ipse homo ibidem ad eos proclamaverit, tunc volumus</w:t>
      </w:r>
      <w:r w:rsidR="00A22790" w:rsidRPr="007A06F5">
        <w:rPr>
          <w:lang w:val="la-Latn"/>
        </w:rPr>
        <w:t>, ut presen</w:t>
      </w:r>
      <w:r w:rsidR="008F14A1" w:rsidRPr="007A06F5">
        <w:rPr>
          <w:lang w:val="la-Latn"/>
        </w:rPr>
        <w:t xml:space="preserve">taliter ille homo qui hoc malum </w:t>
      </w:r>
      <w:r w:rsidR="00A22790" w:rsidRPr="007A06F5">
        <w:rPr>
          <w:lang w:val="la-Latn"/>
        </w:rPr>
        <w:t>fecit hoc quod ad ipsum hominem tulit ei secundum s</w:t>
      </w:r>
      <w:r w:rsidR="008F14A1" w:rsidRPr="007A06F5">
        <w:rPr>
          <w:lang w:val="la-Latn"/>
        </w:rPr>
        <w:t>uam legem emendet. Et si hoc evenit</w:t>
      </w:r>
      <w:r w:rsidR="00A22790" w:rsidRPr="007A06F5">
        <w:rPr>
          <w:lang w:val="la-Latn"/>
        </w:rPr>
        <w:t>, quod ipsa causa ibidem secundum legem present</w:t>
      </w:r>
      <w:r w:rsidR="008F14A1" w:rsidRPr="007A06F5">
        <w:rPr>
          <w:lang w:val="la-Latn"/>
        </w:rPr>
        <w:t xml:space="preserve">aliter emendata non fuerit, et </w:t>
      </w:r>
      <w:r w:rsidR="00A22790" w:rsidRPr="007A06F5">
        <w:rPr>
          <w:lang w:val="la-Latn"/>
        </w:rPr>
        <w:t>ad palati</w:t>
      </w:r>
      <w:r w:rsidR="008F14A1" w:rsidRPr="007A06F5">
        <w:rPr>
          <w:lang w:val="la-Latn"/>
        </w:rPr>
        <w:t>um exinde proclamatio devenerit</w:t>
      </w:r>
      <w:r w:rsidR="00A22790" w:rsidRPr="007A06F5">
        <w:rPr>
          <w:lang w:val="la-Latn"/>
        </w:rPr>
        <w:t>, tunc volumu</w:t>
      </w:r>
      <w:r w:rsidR="008F14A1" w:rsidRPr="007A06F5">
        <w:rPr>
          <w:lang w:val="la-Latn"/>
        </w:rPr>
        <w:t xml:space="preserve">s, ut ipse qui hoc malum fecit </w:t>
      </w:r>
      <w:r w:rsidR="00A22790" w:rsidRPr="007A06F5">
        <w:rPr>
          <w:lang w:val="la-Latn"/>
        </w:rPr>
        <w:t>contra ipsum hominem qui proclamavit suam legem eme</w:t>
      </w:r>
      <w:r w:rsidR="008F14A1" w:rsidRPr="007A06F5">
        <w:rPr>
          <w:lang w:val="la-Latn"/>
        </w:rPr>
        <w:t>ndet et ad palatium nostrum bannum componat</w:t>
      </w:r>
      <w:r w:rsidR="00A22790" w:rsidRPr="007A06F5">
        <w:rPr>
          <w:lang w:val="la-Latn"/>
        </w:rPr>
        <w:t>, pro eo quod super nostrum</w:t>
      </w:r>
      <w:r w:rsidR="008F14A1" w:rsidRPr="007A06F5">
        <w:rPr>
          <w:lang w:val="la-Latn"/>
        </w:rPr>
        <w:t xml:space="preserve"> bannum hoc facere ausus fuit.</w:t>
      </w:r>
    </w:p>
    <w:p w14:paraId="5A0CA8BD" w14:textId="4B314E4D" w:rsidR="00A22790" w:rsidRPr="007A06F5" w:rsidRDefault="00A50B73" w:rsidP="00E64B6F">
      <w:pPr>
        <w:pStyle w:val="Normlnweb"/>
        <w:numPr>
          <w:ilvl w:val="0"/>
          <w:numId w:val="46"/>
        </w:numPr>
        <w:rPr>
          <w:lang w:val="la-Latn"/>
        </w:rPr>
      </w:pPr>
      <w:r w:rsidRPr="007A06F5">
        <w:rPr>
          <w:color w:val="FF0000"/>
          <w:lang w:val="la-Latn"/>
        </w:rPr>
        <w:lastRenderedPageBreak/>
        <w:t xml:space="preserve">III. </w:t>
      </w:r>
      <w:r w:rsidR="00A22790" w:rsidRPr="007A06F5">
        <w:rPr>
          <w:color w:val="FF0000"/>
          <w:lang w:val="la-Latn"/>
        </w:rPr>
        <w:t>S</w:t>
      </w:r>
      <w:r w:rsidR="00A22790" w:rsidRPr="007A06F5">
        <w:rPr>
          <w:lang w:val="la-Latn"/>
        </w:rPr>
        <w:t>tetit nobis de illos homines qui hic intra Itali</w:t>
      </w:r>
      <w:r w:rsidR="008F14A1" w:rsidRPr="007A06F5">
        <w:rPr>
          <w:lang w:val="la-Latn"/>
        </w:rPr>
        <w:t xml:space="preserve">a eorum seniores dimittunt, ut </w:t>
      </w:r>
      <w:r w:rsidR="00A22790" w:rsidRPr="007A06F5">
        <w:rPr>
          <w:lang w:val="la-Latn"/>
        </w:rPr>
        <w:t>nullus eos debeat recip</w:t>
      </w:r>
      <w:r w:rsidR="008F14A1" w:rsidRPr="007A06F5">
        <w:rPr>
          <w:lang w:val="la-Latn"/>
        </w:rPr>
        <w:t xml:space="preserve">ere in vassatico sine comeatu </w:t>
      </w:r>
      <w:r w:rsidR="00A22790" w:rsidRPr="007A06F5">
        <w:rPr>
          <w:lang w:val="la-Latn"/>
        </w:rPr>
        <w:t>sen</w:t>
      </w:r>
      <w:r w:rsidR="008F14A1" w:rsidRPr="007A06F5">
        <w:rPr>
          <w:lang w:val="la-Latn"/>
        </w:rPr>
        <w:t>ioris sui, antequam sciat veraciter</w:t>
      </w:r>
      <w:r w:rsidR="00A22790" w:rsidRPr="007A06F5">
        <w:rPr>
          <w:lang w:val="la-Latn"/>
        </w:rPr>
        <w:t>, pro qua causa aut culpa ipse suum seniorem</w:t>
      </w:r>
      <w:r w:rsidR="008F14A1" w:rsidRPr="007A06F5">
        <w:rPr>
          <w:lang w:val="la-Latn"/>
        </w:rPr>
        <w:t xml:space="preserve"> dimisit. Et ille homo qui eum </w:t>
      </w:r>
      <w:r w:rsidR="00A22790" w:rsidRPr="007A06F5">
        <w:rPr>
          <w:lang w:val="la-Latn"/>
        </w:rPr>
        <w:t>recipere voluerit et ipsum secum habuerit</w:t>
      </w:r>
      <w:r w:rsidR="005248A7" w:rsidRPr="007A06F5">
        <w:rPr>
          <w:lang w:val="la-Latn"/>
        </w:rPr>
        <w:t xml:space="preserve"> </w:t>
      </w:r>
      <w:r w:rsidR="005248A7" w:rsidRPr="007A06F5">
        <w:rPr>
          <w:vertAlign w:val="superscript"/>
          <w:lang w:val="la-Latn"/>
        </w:rPr>
        <w:t>312r</w:t>
      </w:r>
      <w:r w:rsidR="005248A7" w:rsidRPr="007A06F5">
        <w:rPr>
          <w:lang w:val="la-Latn"/>
        </w:rPr>
        <w:t>/</w:t>
      </w:r>
      <w:r w:rsidR="005248A7" w:rsidRPr="007A06F5">
        <w:rPr>
          <w:vertAlign w:val="superscript"/>
          <w:lang w:val="la-Latn"/>
        </w:rPr>
        <w:t>312v</w:t>
      </w:r>
      <w:r w:rsidR="00A22790" w:rsidRPr="007A06F5">
        <w:rPr>
          <w:lang w:val="la-Latn"/>
        </w:rPr>
        <w:t xml:space="preserve"> debeat eum i</w:t>
      </w:r>
      <w:r w:rsidR="008F14A1" w:rsidRPr="007A06F5">
        <w:rPr>
          <w:lang w:val="la-Latn"/>
        </w:rPr>
        <w:t>n nostra presentia presentare, aut ipse aut missus suus</w:t>
      </w:r>
      <w:r w:rsidR="00A22790" w:rsidRPr="007A06F5">
        <w:rPr>
          <w:lang w:val="la-Latn"/>
        </w:rPr>
        <w:t>, intra quadraginta noctes post</w:t>
      </w:r>
      <w:r w:rsidR="008F14A1" w:rsidRPr="007A06F5">
        <w:rPr>
          <w:lang w:val="la-Latn"/>
        </w:rPr>
        <w:t>quam ipse homo ad eum venerit, si nos intra Italia sumus</w:t>
      </w:r>
      <w:r w:rsidR="00A22790" w:rsidRPr="007A06F5">
        <w:rPr>
          <w:lang w:val="la-Latn"/>
        </w:rPr>
        <w:t>; et s</w:t>
      </w:r>
      <w:r w:rsidR="008F14A1" w:rsidRPr="007A06F5">
        <w:rPr>
          <w:lang w:val="la-Latn"/>
        </w:rPr>
        <w:t>i nos intra Italia non fuerimus</w:t>
      </w:r>
      <w:r w:rsidR="00A22790" w:rsidRPr="007A06F5">
        <w:rPr>
          <w:lang w:val="la-Latn"/>
        </w:rPr>
        <w:t xml:space="preserve">, tunc postquam in </w:t>
      </w:r>
      <w:r w:rsidR="008F14A1" w:rsidRPr="007A06F5">
        <w:rPr>
          <w:lang w:val="la-Latn"/>
        </w:rPr>
        <w:t xml:space="preserve">Dei </w:t>
      </w:r>
      <w:r w:rsidR="00A22790" w:rsidRPr="007A06F5">
        <w:rPr>
          <w:lang w:val="la-Latn"/>
        </w:rPr>
        <w:t>nomine fuerimus reversi ipse intra quadraginta noctes eum in nostra presentia debeat</w:t>
      </w:r>
      <w:r w:rsidR="008F14A1" w:rsidRPr="007A06F5">
        <w:rPr>
          <w:lang w:val="la-Latn"/>
        </w:rPr>
        <w:t xml:space="preserve"> </w:t>
      </w:r>
      <w:r w:rsidR="00A22790" w:rsidRPr="007A06F5">
        <w:rPr>
          <w:lang w:val="la-Latn"/>
        </w:rPr>
        <w:t>presentare, sicut supra diximus. Et si quis super hoc</w:t>
      </w:r>
      <w:r w:rsidR="008F14A1" w:rsidRPr="007A06F5">
        <w:rPr>
          <w:lang w:val="la-Latn"/>
        </w:rPr>
        <w:t xml:space="preserve"> facere presumpserit et sic non </w:t>
      </w:r>
      <w:commentRangeStart w:id="475"/>
      <w:r w:rsidR="00A22790" w:rsidRPr="007A06F5">
        <w:rPr>
          <w:lang w:val="la-Latn"/>
        </w:rPr>
        <w:t>adimpleverit</w:t>
      </w:r>
      <w:commentRangeEnd w:id="475"/>
      <w:r w:rsidR="005248A7" w:rsidRPr="007A06F5">
        <w:rPr>
          <w:rStyle w:val="Odkaznakoment"/>
          <w:rFonts w:asciiTheme="minorHAnsi" w:eastAsiaTheme="minorHAnsi" w:hAnsiTheme="minorHAnsi" w:cstheme="minorBidi"/>
          <w:lang w:val="la-Latn" w:eastAsia="en-US"/>
        </w:rPr>
        <w:commentReference w:id="475"/>
      </w:r>
      <w:r w:rsidR="00A22790" w:rsidRPr="007A06F5">
        <w:rPr>
          <w:lang w:val="la-Latn"/>
        </w:rPr>
        <w:t>, exinde bannum nostr</w:t>
      </w:r>
      <w:r w:rsidR="008F14A1" w:rsidRPr="007A06F5">
        <w:rPr>
          <w:lang w:val="la-Latn"/>
        </w:rPr>
        <w:t>um ad partem nostram conponat.</w:t>
      </w:r>
    </w:p>
    <w:p w14:paraId="5534ED94" w14:textId="77777777" w:rsidR="00CD459F" w:rsidRPr="007A06F5" w:rsidRDefault="00A22790" w:rsidP="00E64B6F">
      <w:pPr>
        <w:pStyle w:val="Normlnweb"/>
        <w:numPr>
          <w:ilvl w:val="0"/>
          <w:numId w:val="46"/>
        </w:numPr>
        <w:rPr>
          <w:highlight w:val="green"/>
          <w:lang w:val="la-Latn"/>
        </w:rPr>
      </w:pPr>
      <w:r w:rsidRPr="007A06F5">
        <w:rPr>
          <w:highlight w:val="green"/>
          <w:lang w:val="la-Latn"/>
        </w:rPr>
        <w:t>Stetit nobis de hominibus libellariis, ut null</w:t>
      </w:r>
      <w:r w:rsidR="008F14A1" w:rsidRPr="007A06F5">
        <w:rPr>
          <w:highlight w:val="green"/>
          <w:lang w:val="la-Latn"/>
        </w:rPr>
        <w:t xml:space="preserve">us comis nec iuniores eorum eos </w:t>
      </w:r>
      <w:r w:rsidRPr="007A06F5">
        <w:rPr>
          <w:highlight w:val="green"/>
          <w:lang w:val="la-Latn"/>
        </w:rPr>
        <w:t>amplius non distringant nec inquietent, nisi sicut a t</w:t>
      </w:r>
      <w:r w:rsidR="008F14A1" w:rsidRPr="007A06F5">
        <w:rPr>
          <w:highlight w:val="green"/>
          <w:lang w:val="la-Latn"/>
        </w:rPr>
        <w:t xml:space="preserve">empore Langobardorum eorum fuit </w:t>
      </w:r>
      <w:r w:rsidRPr="007A06F5">
        <w:rPr>
          <w:highlight w:val="green"/>
          <w:lang w:val="la-Latn"/>
        </w:rPr>
        <w:t>consuetudo</w:t>
      </w:r>
      <w:r w:rsidR="008F14A1" w:rsidRPr="007A06F5">
        <w:rPr>
          <w:highlight w:val="green"/>
          <w:lang w:val="la-Latn"/>
        </w:rPr>
        <w:t xml:space="preserve">. </w:t>
      </w:r>
    </w:p>
    <w:p w14:paraId="0EFEBC9A" w14:textId="1DE42A3B" w:rsidR="00A22790" w:rsidRPr="007A06F5" w:rsidRDefault="00A22790" w:rsidP="00E64B6F">
      <w:pPr>
        <w:pStyle w:val="Normlnweb"/>
        <w:numPr>
          <w:ilvl w:val="0"/>
          <w:numId w:val="46"/>
        </w:numPr>
        <w:rPr>
          <w:highlight w:val="green"/>
          <w:lang w:val="la-Latn"/>
        </w:rPr>
      </w:pPr>
      <w:r w:rsidRPr="007A06F5">
        <w:rPr>
          <w:highlight w:val="green"/>
          <w:lang w:val="la-Latn"/>
        </w:rPr>
        <w:t xml:space="preserve">Placuit nobis de ecclesiis baptismalibus, ut in </w:t>
      </w:r>
      <w:r w:rsidR="008F14A1" w:rsidRPr="007A06F5">
        <w:rPr>
          <w:highlight w:val="green"/>
          <w:lang w:val="la-Latn"/>
        </w:rPr>
        <w:t>omnibus ita debeant esse ordinate et conservate</w:t>
      </w:r>
      <w:r w:rsidRPr="007A06F5">
        <w:rPr>
          <w:highlight w:val="green"/>
          <w:lang w:val="la-Latn"/>
        </w:rPr>
        <w:t>, quomodo domnus Karolus rex demand</w:t>
      </w:r>
      <w:r w:rsidR="008F14A1" w:rsidRPr="007A06F5">
        <w:rPr>
          <w:highlight w:val="green"/>
          <w:lang w:val="la-Latn"/>
        </w:rPr>
        <w:t>avit et in suo capitulare con</w:t>
      </w:r>
      <w:r w:rsidRPr="007A06F5">
        <w:rPr>
          <w:highlight w:val="green"/>
          <w:lang w:val="la-Latn"/>
        </w:rPr>
        <w:t xml:space="preserve">tinet. </w:t>
      </w:r>
    </w:p>
    <w:p w14:paraId="74326C5B" w14:textId="77777777" w:rsidR="00CD459F" w:rsidRPr="007A06F5" w:rsidRDefault="00A22790" w:rsidP="00E64B6F">
      <w:pPr>
        <w:pStyle w:val="Normlnweb"/>
        <w:numPr>
          <w:ilvl w:val="0"/>
          <w:numId w:val="46"/>
        </w:numPr>
        <w:rPr>
          <w:highlight w:val="green"/>
          <w:lang w:val="la-Latn"/>
        </w:rPr>
      </w:pPr>
      <w:r w:rsidRPr="007A06F5">
        <w:rPr>
          <w:highlight w:val="green"/>
          <w:lang w:val="la-Latn"/>
        </w:rPr>
        <w:t xml:space="preserve">Et hoc instituimus, ut emunitates a iamdicto domno nostro firmatae </w:t>
      </w:r>
      <w:r w:rsidR="008F14A1" w:rsidRPr="007A06F5">
        <w:rPr>
          <w:highlight w:val="green"/>
          <w:lang w:val="la-Latn"/>
        </w:rPr>
        <w:t>in omni</w:t>
      </w:r>
      <w:r w:rsidRPr="007A06F5">
        <w:rPr>
          <w:highlight w:val="green"/>
          <w:lang w:val="la-Latn"/>
        </w:rPr>
        <w:t>bus sic conservatae esse debeant, sicut est iussio ipsius domni nostri Karoli regis</w:t>
      </w:r>
      <w:r w:rsidR="008F14A1" w:rsidRPr="007A06F5">
        <w:rPr>
          <w:highlight w:val="green"/>
          <w:lang w:val="la-Latn"/>
        </w:rPr>
        <w:t xml:space="preserve">. </w:t>
      </w:r>
    </w:p>
    <w:p w14:paraId="1F326B68" w14:textId="77777777" w:rsidR="00CD459F" w:rsidRPr="007A06F5" w:rsidRDefault="00A22790" w:rsidP="00E64B6F">
      <w:pPr>
        <w:pStyle w:val="Normlnweb"/>
        <w:numPr>
          <w:ilvl w:val="0"/>
          <w:numId w:val="46"/>
        </w:numPr>
        <w:rPr>
          <w:highlight w:val="green"/>
          <w:lang w:val="la-Latn"/>
        </w:rPr>
      </w:pPr>
      <w:r w:rsidRPr="007A06F5">
        <w:rPr>
          <w:highlight w:val="green"/>
          <w:lang w:val="la-Latn"/>
        </w:rPr>
        <w:t>Consideravimus, ut vias et portoras vel po</w:t>
      </w:r>
      <w:r w:rsidR="008F14A1" w:rsidRPr="007A06F5">
        <w:rPr>
          <w:highlight w:val="green"/>
          <w:lang w:val="la-Latn"/>
        </w:rPr>
        <w:t>ntes infra regnum nostrum in om</w:t>
      </w:r>
      <w:r w:rsidRPr="007A06F5">
        <w:rPr>
          <w:highlight w:val="green"/>
          <w:lang w:val="la-Latn"/>
        </w:rPr>
        <w:t>nibus pleniter emendate esse debeant per illa loca ubi antea semper fuerunt</w:t>
      </w:r>
      <w:r w:rsidR="008F14A1" w:rsidRPr="007A06F5">
        <w:rPr>
          <w:highlight w:val="green"/>
          <w:lang w:val="la-Latn"/>
        </w:rPr>
        <w:t xml:space="preserve">; nam per </w:t>
      </w:r>
      <w:r w:rsidRPr="007A06F5">
        <w:rPr>
          <w:highlight w:val="green"/>
          <w:lang w:val="la-Latn"/>
        </w:rPr>
        <w:t>alia loca super ipsa flumina n</w:t>
      </w:r>
      <w:r w:rsidR="008F14A1" w:rsidRPr="007A06F5">
        <w:rPr>
          <w:highlight w:val="green"/>
          <w:lang w:val="la-Latn"/>
        </w:rPr>
        <w:t>ullatenus portoras esse debeant</w:t>
      </w:r>
      <w:r w:rsidRPr="007A06F5">
        <w:rPr>
          <w:highlight w:val="green"/>
          <w:lang w:val="la-Latn"/>
        </w:rPr>
        <w:t>.</w:t>
      </w:r>
      <w:r w:rsidR="008F14A1" w:rsidRPr="007A06F5">
        <w:rPr>
          <w:highlight w:val="green"/>
          <w:lang w:val="la-Latn"/>
        </w:rPr>
        <w:t xml:space="preserve"> </w:t>
      </w:r>
    </w:p>
    <w:p w14:paraId="6627E6BD" w14:textId="77777777" w:rsidR="00CD459F" w:rsidRPr="007A06F5" w:rsidRDefault="00A22790" w:rsidP="00E64B6F">
      <w:pPr>
        <w:pStyle w:val="Normlnweb"/>
        <w:numPr>
          <w:ilvl w:val="0"/>
          <w:numId w:val="46"/>
        </w:numPr>
        <w:rPr>
          <w:highlight w:val="green"/>
          <w:lang w:val="la-Latn"/>
        </w:rPr>
      </w:pPr>
      <w:r w:rsidRPr="007A06F5">
        <w:rPr>
          <w:highlight w:val="green"/>
          <w:lang w:val="la-Latn"/>
        </w:rPr>
        <w:t>Placuit nobis de illis feminis quarum mariti in Francia esse videntur</w:t>
      </w:r>
      <w:r w:rsidR="008F14A1" w:rsidRPr="007A06F5">
        <w:rPr>
          <w:highlight w:val="green"/>
          <w:lang w:val="la-Latn"/>
        </w:rPr>
        <w:t xml:space="preserve">, ut </w:t>
      </w:r>
      <w:r w:rsidRPr="007A06F5">
        <w:rPr>
          <w:highlight w:val="green"/>
          <w:lang w:val="la-Latn"/>
        </w:rPr>
        <w:t xml:space="preserve">missi nostri per regnum nostrum hoc debeant inquirere, </w:t>
      </w:r>
      <w:r w:rsidR="008F14A1" w:rsidRPr="007A06F5">
        <w:rPr>
          <w:highlight w:val="green"/>
          <w:lang w:val="la-Latn"/>
        </w:rPr>
        <w:t xml:space="preserve">si eorum iustitias sic pleniter </w:t>
      </w:r>
      <w:r w:rsidRPr="007A06F5">
        <w:rPr>
          <w:highlight w:val="green"/>
          <w:lang w:val="la-Latn"/>
        </w:rPr>
        <w:t>habeant, sicut fuit iussio domni nostri, an non: et qui sic habuerit, bene</w:t>
      </w:r>
      <w:r w:rsidR="008F14A1" w:rsidRPr="007A06F5">
        <w:rPr>
          <w:highlight w:val="green"/>
          <w:lang w:val="la-Latn"/>
        </w:rPr>
        <w:t xml:space="preserve">; sin autem, </w:t>
      </w:r>
      <w:r w:rsidRPr="007A06F5">
        <w:rPr>
          <w:highlight w:val="green"/>
          <w:lang w:val="la-Latn"/>
        </w:rPr>
        <w:t>tunc volumus ut ipsi missi nostri cumipso comite in</w:t>
      </w:r>
      <w:r w:rsidR="008F14A1" w:rsidRPr="007A06F5">
        <w:rPr>
          <w:highlight w:val="green"/>
          <w:lang w:val="la-Latn"/>
        </w:rPr>
        <w:t xml:space="preserve"> cuius est ministerio ita con</w:t>
      </w:r>
      <w:r w:rsidRPr="007A06F5">
        <w:rPr>
          <w:highlight w:val="green"/>
          <w:lang w:val="la-Latn"/>
        </w:rPr>
        <w:t>pleant, sicut domnus noster demandavit</w:t>
      </w:r>
      <w:r w:rsidR="008F14A1" w:rsidRPr="007A06F5">
        <w:rPr>
          <w:highlight w:val="green"/>
          <w:lang w:val="la-Latn"/>
        </w:rPr>
        <w:t xml:space="preserve">. </w:t>
      </w:r>
    </w:p>
    <w:p w14:paraId="1904755E" w14:textId="2C9E68D4" w:rsidR="00A22790" w:rsidRPr="007A06F5" w:rsidRDefault="00A22790" w:rsidP="00E64B6F">
      <w:pPr>
        <w:pStyle w:val="Normlnweb"/>
        <w:numPr>
          <w:ilvl w:val="0"/>
          <w:numId w:val="46"/>
        </w:numPr>
        <w:rPr>
          <w:highlight w:val="green"/>
          <w:lang w:val="la-Latn"/>
        </w:rPr>
      </w:pPr>
      <w:r w:rsidRPr="007A06F5">
        <w:rPr>
          <w:highlight w:val="green"/>
          <w:lang w:val="la-Latn"/>
        </w:rPr>
        <w:t>Stetit nobis</w:t>
      </w:r>
      <w:r w:rsidR="00CD459F" w:rsidRPr="007A06F5">
        <w:rPr>
          <w:highlight w:val="green"/>
          <w:lang w:val="la-Latn"/>
        </w:rPr>
        <w:t>, ut missos nostros</w:t>
      </w:r>
      <w:r w:rsidRPr="007A06F5">
        <w:rPr>
          <w:highlight w:val="green"/>
          <w:lang w:val="la-Latn"/>
        </w:rPr>
        <w:t>, unum monachum et alium capellanum, direxerimus infra regnum nostrum previdendum et inquirendum per monasteria virorum et puellarum que sub sancta regula vivere debent, quomodo est eorum habitatio vel qualis est vita aut conversatio eorum, et quomodo unumquemque monasterium de res habere videtur, unde vivere possit.</w:t>
      </w:r>
    </w:p>
    <w:p w14:paraId="10A99A30" w14:textId="76243837" w:rsidR="00A22790" w:rsidRPr="007A06F5" w:rsidRDefault="008F14A1" w:rsidP="00E64B6F">
      <w:pPr>
        <w:pStyle w:val="Normlnweb"/>
        <w:numPr>
          <w:ilvl w:val="0"/>
          <w:numId w:val="46"/>
        </w:numPr>
        <w:rPr>
          <w:highlight w:val="green"/>
          <w:lang w:val="la-Latn"/>
        </w:rPr>
      </w:pPr>
      <w:r w:rsidRPr="007A06F5">
        <w:rPr>
          <w:highlight w:val="green"/>
          <w:lang w:val="la-Latn"/>
        </w:rPr>
        <w:t>Placuit nobis</w:t>
      </w:r>
      <w:r w:rsidR="00A22790" w:rsidRPr="007A06F5">
        <w:rPr>
          <w:highlight w:val="green"/>
          <w:lang w:val="la-Latn"/>
        </w:rPr>
        <w:t>, ut nullus comis nec iuniores eorum nullatenus presumat alicui homini sua testimonia tollere aut abstrahere, nisi permittantur ei ipsa testimonia/ habere qui eas potest conquirere atque rogare. Et si aliquis contra hoc facere presumpserit, nostra est voluntas, ut ipse in nostra presentia veniat et ibidem exinde talem accipiat sententiam, quomodo nostra fuerit voluntas ad iudicandum.</w:t>
      </w:r>
    </w:p>
    <w:p w14:paraId="7EE709DB" w14:textId="38ABC7B2" w:rsidR="00A22790" w:rsidRPr="007A06F5" w:rsidRDefault="00A22790" w:rsidP="00E64B6F">
      <w:pPr>
        <w:pStyle w:val="Normlnweb"/>
        <w:numPr>
          <w:ilvl w:val="0"/>
          <w:numId w:val="46"/>
        </w:numPr>
        <w:rPr>
          <w:highlight w:val="green"/>
          <w:lang w:val="la-Latn"/>
        </w:rPr>
      </w:pPr>
      <w:r w:rsidRPr="007A06F5">
        <w:rPr>
          <w:highlight w:val="green"/>
          <w:lang w:val="la-Latn"/>
        </w:rPr>
        <w:t>Stetit nobis de illos liberos Langobardos, ut licentiam habeant se commendandi ubi voluerint, si commendatus non est, sicut a tempore Langobardorum fecerunt, in tantum ut suo comiti faciat rationabiliter quod debet.</w:t>
      </w:r>
    </w:p>
    <w:p w14:paraId="354B1C05" w14:textId="022C02AA" w:rsidR="00337A59" w:rsidRPr="007A06F5" w:rsidRDefault="00A50B73" w:rsidP="00E64B6F">
      <w:pPr>
        <w:pStyle w:val="Normlnweb"/>
        <w:numPr>
          <w:ilvl w:val="0"/>
          <w:numId w:val="46"/>
        </w:numPr>
        <w:rPr>
          <w:lang w:val="la-Latn"/>
        </w:rPr>
      </w:pPr>
      <w:r w:rsidRPr="007A06F5">
        <w:rPr>
          <w:color w:val="FF0000"/>
          <w:lang w:val="la-Latn"/>
        </w:rPr>
        <w:t xml:space="preserve">IIII. </w:t>
      </w:r>
      <w:r w:rsidR="00A22790" w:rsidRPr="007A06F5">
        <w:rPr>
          <w:color w:val="FF0000"/>
          <w:lang w:val="la-Latn"/>
        </w:rPr>
        <w:t>U</w:t>
      </w:r>
      <w:r w:rsidR="00A22790" w:rsidRPr="007A06F5">
        <w:rPr>
          <w:lang w:val="la-Latn"/>
        </w:rPr>
        <w:t>t nullus alteri presumat res suas aut alia causa sine iudicium tollere aut invadere; et qui hoc facere presumpserit, ad partem nostram bannum nostrum conponat.</w:t>
      </w:r>
    </w:p>
    <w:p w14:paraId="161F0345" w14:textId="77777777" w:rsidR="00BA5266" w:rsidRPr="007A06F5" w:rsidRDefault="00BA5266" w:rsidP="00450DB4">
      <w:pPr>
        <w:spacing w:after="120" w:line="240" w:lineRule="auto"/>
        <w:rPr>
          <w:rFonts w:ascii="Times New Roman" w:hAnsi="Times New Roman" w:cs="Times New Roman"/>
          <w:lang w:val="la-Latn"/>
        </w:rPr>
      </w:pPr>
    </w:p>
    <w:p w14:paraId="3ECD3D91" w14:textId="77777777" w:rsidR="00BA5266" w:rsidRPr="007A06F5" w:rsidRDefault="00BD709B"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6" w:name="_Toc194615248"/>
      <w:r w:rsidRPr="007A06F5">
        <w:rPr>
          <w:rFonts w:ascii="Times New Roman" w:hAnsi="Times New Roman" w:cs="Times New Roman"/>
          <w:b/>
          <w:color w:val="000000" w:themeColor="text1"/>
          <w:sz w:val="28"/>
          <w:szCs w:val="28"/>
          <w:lang w:val="la-Latn"/>
        </w:rPr>
        <w:t xml:space="preserve">Capitulare Italicum (a. 801), cc. 3, 4, 7, 5, </w:t>
      </w:r>
      <w:r w:rsidR="00BA5266" w:rsidRPr="007A06F5">
        <w:rPr>
          <w:rFonts w:ascii="Times New Roman" w:hAnsi="Times New Roman" w:cs="Times New Roman"/>
          <w:b/>
          <w:color w:val="000000" w:themeColor="text1"/>
          <w:sz w:val="28"/>
          <w:szCs w:val="28"/>
          <w:lang w:val="la-Latn"/>
        </w:rPr>
        <w:t>312v-313r</w:t>
      </w:r>
      <w:bookmarkEnd w:id="476"/>
    </w:p>
    <w:p w14:paraId="62BFB2CC" w14:textId="770E62F7"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V-VIII - Capitulare Italicum (a. 801), cc. 3, 4, 7, 5: Si quis adeo contumax aut superbus - emendatione conponatur (MGH Capit. 1, Nr. 98, </w:t>
      </w:r>
      <w:r w:rsidR="00E56232" w:rsidRPr="007A06F5">
        <w:rPr>
          <w:rFonts w:ascii="Times New Roman" w:hAnsi="Times New Roman" w:cs="Times New Roman"/>
          <w:lang w:val="la-Latn"/>
        </w:rPr>
        <w:t>S. 205 Z. 20-27, S. 205 Z. 36-</w:t>
      </w:r>
      <w:r w:rsidR="00BA5266" w:rsidRPr="007A06F5">
        <w:rPr>
          <w:rFonts w:ascii="Times New Roman" w:hAnsi="Times New Roman" w:cs="Times New Roman"/>
          <w:lang w:val="la-Latn"/>
        </w:rPr>
        <w:t>S. 206 Z. 2, S. 205 Z. 28-32).</w:t>
      </w:r>
    </w:p>
    <w:p w14:paraId="355FDBB7" w14:textId="40F4E934" w:rsidR="00337A59" w:rsidRPr="007A06F5" w:rsidRDefault="00337A59" w:rsidP="00337A59">
      <w:pPr>
        <w:pStyle w:val="Normlnweb"/>
        <w:rPr>
          <w:highlight w:val="green"/>
          <w:lang w:val="la-Latn"/>
        </w:rPr>
      </w:pPr>
      <w:r w:rsidRPr="007A06F5">
        <w:rPr>
          <w:highlight w:val="green"/>
          <w:lang w:val="la-Latn"/>
        </w:rPr>
        <w:t>In a nomine domini nostri Iesu Christi Karolus</w:t>
      </w:r>
      <w:r w:rsidR="00360346" w:rsidRPr="007A06F5">
        <w:rPr>
          <w:highlight w:val="green"/>
          <w:lang w:val="la-Latn"/>
        </w:rPr>
        <w:t xml:space="preserve">, </w:t>
      </w:r>
      <w:r w:rsidRPr="007A06F5">
        <w:rPr>
          <w:highlight w:val="green"/>
          <w:lang w:val="la-Latn"/>
        </w:rPr>
        <w:t>divino nutu coronatus</w:t>
      </w:r>
      <w:r w:rsidR="00360346" w:rsidRPr="007A06F5">
        <w:rPr>
          <w:highlight w:val="green"/>
          <w:lang w:val="la-Latn"/>
        </w:rPr>
        <w:t xml:space="preserve">, </w:t>
      </w:r>
      <w:r w:rsidR="005677DB" w:rsidRPr="007A06F5">
        <w:rPr>
          <w:highlight w:val="green"/>
          <w:lang w:val="la-Latn"/>
        </w:rPr>
        <w:t>Roma</w:t>
      </w:r>
      <w:r w:rsidRPr="007A06F5">
        <w:rPr>
          <w:highlight w:val="green"/>
          <w:lang w:val="la-Latn"/>
        </w:rPr>
        <w:t>num regens imperium</w:t>
      </w:r>
      <w:r w:rsidR="00360346" w:rsidRPr="007A06F5">
        <w:rPr>
          <w:highlight w:val="green"/>
          <w:lang w:val="la-Latn"/>
        </w:rPr>
        <w:t xml:space="preserve">, </w:t>
      </w:r>
      <w:r w:rsidRPr="007A06F5">
        <w:rPr>
          <w:highlight w:val="green"/>
          <w:lang w:val="la-Latn"/>
        </w:rPr>
        <w:t>serenissimus augustus</w:t>
      </w:r>
      <w:r w:rsidR="00360346" w:rsidRPr="007A06F5">
        <w:rPr>
          <w:highlight w:val="green"/>
          <w:lang w:val="la-Latn"/>
        </w:rPr>
        <w:t xml:space="preserve">, </w:t>
      </w:r>
      <w:r w:rsidR="005677DB" w:rsidRPr="007A06F5">
        <w:rPr>
          <w:highlight w:val="green"/>
          <w:lang w:val="la-Latn"/>
        </w:rPr>
        <w:t>omnibus ducibus</w:t>
      </w:r>
      <w:r w:rsidR="00360346" w:rsidRPr="007A06F5">
        <w:rPr>
          <w:highlight w:val="green"/>
          <w:lang w:val="la-Latn"/>
        </w:rPr>
        <w:t xml:space="preserve">, </w:t>
      </w:r>
      <w:r w:rsidRPr="007A06F5">
        <w:rPr>
          <w:highlight w:val="green"/>
          <w:lang w:val="la-Latn"/>
        </w:rPr>
        <w:t>comitibus</w:t>
      </w:r>
      <w:r w:rsidR="00360346" w:rsidRPr="007A06F5">
        <w:rPr>
          <w:highlight w:val="green"/>
          <w:lang w:val="la-Latn"/>
        </w:rPr>
        <w:t xml:space="preserve">, </w:t>
      </w:r>
      <w:r w:rsidRPr="007A06F5">
        <w:rPr>
          <w:highlight w:val="green"/>
          <w:lang w:val="la-Latn"/>
        </w:rPr>
        <w:t>gastaldiis</w:t>
      </w:r>
      <w:r w:rsidR="00360346" w:rsidRPr="007A06F5">
        <w:rPr>
          <w:highlight w:val="green"/>
          <w:lang w:val="la-Latn"/>
        </w:rPr>
        <w:t xml:space="preserve"> </w:t>
      </w:r>
      <w:r w:rsidRPr="007A06F5">
        <w:rPr>
          <w:highlight w:val="green"/>
          <w:lang w:val="la-Latn"/>
        </w:rPr>
        <w:t>seu cunctis</w:t>
      </w:r>
      <w:r w:rsidR="00360346" w:rsidRPr="007A06F5">
        <w:rPr>
          <w:highlight w:val="green"/>
          <w:lang w:val="la-Latn"/>
        </w:rPr>
        <w:t xml:space="preserve"> </w:t>
      </w:r>
      <w:r w:rsidRPr="007A06F5">
        <w:rPr>
          <w:highlight w:val="green"/>
          <w:lang w:val="la-Latn"/>
        </w:rPr>
        <w:t>rei publicae per provincias Italiae a nostra mansuetudine praepositis</w:t>
      </w:r>
      <w:r w:rsidR="008E2A6B" w:rsidRPr="007A06F5">
        <w:rPr>
          <w:highlight w:val="green"/>
          <w:lang w:val="la-Latn"/>
        </w:rPr>
        <w:t xml:space="preserve">. </w:t>
      </w:r>
      <w:r w:rsidR="005677DB" w:rsidRPr="007A06F5">
        <w:rPr>
          <w:highlight w:val="green"/>
          <w:lang w:val="la-Latn"/>
        </w:rPr>
        <w:t xml:space="preserve">Anno </w:t>
      </w:r>
      <w:r w:rsidRPr="007A06F5">
        <w:rPr>
          <w:highlight w:val="green"/>
          <w:lang w:val="la-Latn"/>
        </w:rPr>
        <w:t>ab incarnatione domini nostri Iesu Christi DCCCI</w:t>
      </w:r>
      <w:r w:rsidR="00360346" w:rsidRPr="007A06F5">
        <w:rPr>
          <w:highlight w:val="green"/>
          <w:lang w:val="la-Latn"/>
        </w:rPr>
        <w:t xml:space="preserve">, </w:t>
      </w:r>
      <w:r w:rsidRPr="007A06F5">
        <w:rPr>
          <w:highlight w:val="green"/>
          <w:lang w:val="la-Latn"/>
        </w:rPr>
        <w:t>indictione nona</w:t>
      </w:r>
      <w:r w:rsidR="00360346" w:rsidRPr="007A06F5">
        <w:rPr>
          <w:highlight w:val="green"/>
          <w:lang w:val="la-Latn"/>
        </w:rPr>
        <w:t xml:space="preserve">, </w:t>
      </w:r>
      <w:r w:rsidR="005677DB" w:rsidRPr="007A06F5">
        <w:rPr>
          <w:highlight w:val="green"/>
          <w:lang w:val="la-Latn"/>
        </w:rPr>
        <w:t xml:space="preserve">anno vero regni nostri </w:t>
      </w:r>
      <w:r w:rsidRPr="007A06F5">
        <w:rPr>
          <w:highlight w:val="green"/>
          <w:lang w:val="la-Latn"/>
        </w:rPr>
        <w:t>in Frantia XXXIII</w:t>
      </w:r>
      <w:r w:rsidR="00360346" w:rsidRPr="007A06F5">
        <w:rPr>
          <w:highlight w:val="green"/>
          <w:lang w:val="la-Latn"/>
        </w:rPr>
        <w:t xml:space="preserve">, </w:t>
      </w:r>
      <w:r w:rsidRPr="007A06F5">
        <w:rPr>
          <w:highlight w:val="green"/>
          <w:lang w:val="la-Latn"/>
        </w:rPr>
        <w:t>in Italia XXVIII</w:t>
      </w:r>
      <w:r w:rsidR="00360346" w:rsidRPr="007A06F5">
        <w:rPr>
          <w:highlight w:val="green"/>
          <w:lang w:val="la-Latn"/>
        </w:rPr>
        <w:t xml:space="preserve">, </w:t>
      </w:r>
      <w:r w:rsidRPr="007A06F5">
        <w:rPr>
          <w:highlight w:val="green"/>
          <w:lang w:val="la-Latn"/>
        </w:rPr>
        <w:t>consulatus autem nostri primo</w:t>
      </w:r>
      <w:r w:rsidR="008E2A6B" w:rsidRPr="007A06F5">
        <w:rPr>
          <w:highlight w:val="green"/>
          <w:lang w:val="la-Latn"/>
        </w:rPr>
        <w:t xml:space="preserve">. </w:t>
      </w:r>
      <w:r w:rsidRPr="007A06F5">
        <w:rPr>
          <w:highlight w:val="green"/>
          <w:lang w:val="la-Latn"/>
        </w:rPr>
        <w:t xml:space="preserve">Cum Italiam propter utilitatem sanctae Dei </w:t>
      </w:r>
      <w:r w:rsidRPr="007A06F5">
        <w:rPr>
          <w:highlight w:val="green"/>
          <w:lang w:val="la-Latn"/>
        </w:rPr>
        <w:lastRenderedPageBreak/>
        <w:t>eccles</w:t>
      </w:r>
      <w:r w:rsidR="005677DB" w:rsidRPr="007A06F5">
        <w:rPr>
          <w:highlight w:val="green"/>
          <w:lang w:val="la-Latn"/>
        </w:rPr>
        <w:t>iae ac provinciarum disponenda</w:t>
      </w:r>
      <w:r w:rsidRPr="007A06F5">
        <w:rPr>
          <w:highlight w:val="green"/>
          <w:lang w:val="la-Latn"/>
        </w:rPr>
        <w:t>rum venissemus</w:t>
      </w:r>
      <w:r w:rsidR="00360346" w:rsidRPr="007A06F5">
        <w:rPr>
          <w:highlight w:val="green"/>
          <w:lang w:val="la-Latn"/>
        </w:rPr>
        <w:t xml:space="preserve">, </w:t>
      </w:r>
      <w:r w:rsidRPr="007A06F5">
        <w:rPr>
          <w:highlight w:val="green"/>
          <w:lang w:val="la-Latn"/>
        </w:rPr>
        <w:t>et multae atque diversae per urbes si</w:t>
      </w:r>
      <w:r w:rsidR="005677DB" w:rsidRPr="007A06F5">
        <w:rPr>
          <w:highlight w:val="green"/>
          <w:lang w:val="la-Latn"/>
        </w:rPr>
        <w:t xml:space="preserve">ngulas ante conspectum nostrum </w:t>
      </w:r>
      <w:r w:rsidRPr="007A06F5">
        <w:rPr>
          <w:highlight w:val="green"/>
          <w:lang w:val="la-Latn"/>
        </w:rPr>
        <w:t>quaestiones tam de ecclesiasticis quam publicis ac privatis rebus discuterentur</w:t>
      </w:r>
      <w:r w:rsidR="00360346" w:rsidRPr="007A06F5">
        <w:rPr>
          <w:highlight w:val="green"/>
          <w:lang w:val="la-Latn"/>
        </w:rPr>
        <w:t xml:space="preserve">, </w:t>
      </w:r>
      <w:r w:rsidRPr="007A06F5">
        <w:rPr>
          <w:highlight w:val="green"/>
          <w:lang w:val="la-Latn"/>
        </w:rPr>
        <w:t>pleraque statim recitata ex Romana seu Langobardica lege competenti sententia terminata sunt</w:t>
      </w:r>
      <w:r w:rsidR="00360346" w:rsidRPr="007A06F5">
        <w:rPr>
          <w:highlight w:val="green"/>
          <w:lang w:val="la-Latn"/>
        </w:rPr>
        <w:t xml:space="preserve">, </w:t>
      </w:r>
      <w:r w:rsidRPr="007A06F5">
        <w:rPr>
          <w:highlight w:val="green"/>
          <w:lang w:val="la-Latn"/>
        </w:rPr>
        <w:t>quaedam vero in nostri examinis arbitrium ad tempus dilata</w:t>
      </w:r>
      <w:r w:rsidR="00360346" w:rsidRPr="007A06F5">
        <w:rPr>
          <w:highlight w:val="green"/>
          <w:lang w:val="la-Latn"/>
        </w:rPr>
        <w:t xml:space="preserve">, </w:t>
      </w:r>
      <w:r w:rsidR="005677DB" w:rsidRPr="007A06F5">
        <w:rPr>
          <w:highlight w:val="green"/>
          <w:lang w:val="la-Latn"/>
        </w:rPr>
        <w:t>quorum iudicialis senten</w:t>
      </w:r>
      <w:r w:rsidRPr="007A06F5">
        <w:rPr>
          <w:highlight w:val="green"/>
          <w:lang w:val="la-Latn"/>
        </w:rPr>
        <w:t>tia a legislatoribus aut penitus omissa est aut a posteris oblivioni tradita</w:t>
      </w:r>
      <w:r w:rsidR="008E2A6B" w:rsidRPr="007A06F5">
        <w:rPr>
          <w:highlight w:val="green"/>
          <w:lang w:val="la-Latn"/>
        </w:rPr>
        <w:t xml:space="preserve">. </w:t>
      </w:r>
      <w:r w:rsidR="005677DB" w:rsidRPr="007A06F5">
        <w:rPr>
          <w:highlight w:val="green"/>
          <w:lang w:val="la-Latn"/>
        </w:rPr>
        <w:t xml:space="preserve">Quocirca </w:t>
      </w:r>
      <w:r w:rsidRPr="007A06F5">
        <w:rPr>
          <w:highlight w:val="green"/>
          <w:lang w:val="la-Latn"/>
        </w:rPr>
        <w:t>nos</w:t>
      </w:r>
      <w:r w:rsidR="00360346" w:rsidRPr="007A06F5">
        <w:rPr>
          <w:highlight w:val="green"/>
          <w:lang w:val="la-Latn"/>
        </w:rPr>
        <w:t xml:space="preserve">, </w:t>
      </w:r>
      <w:r w:rsidRPr="007A06F5">
        <w:rPr>
          <w:highlight w:val="green"/>
          <w:lang w:val="la-Latn"/>
        </w:rPr>
        <w:t>considerantes utilitatem nostram et populi a Deo nobis concessi</w:t>
      </w:r>
      <w:r w:rsidR="00360346" w:rsidRPr="007A06F5">
        <w:rPr>
          <w:highlight w:val="green"/>
          <w:lang w:val="la-Latn"/>
        </w:rPr>
        <w:t xml:space="preserve">, </w:t>
      </w:r>
      <w:r w:rsidR="00E56232" w:rsidRPr="007A06F5">
        <w:rPr>
          <w:highlight w:val="green"/>
          <w:lang w:val="la-Latn"/>
        </w:rPr>
        <w:t>ea quae ab ante-/</w:t>
      </w:r>
      <w:r w:rsidRPr="007A06F5">
        <w:rPr>
          <w:highlight w:val="green"/>
          <w:lang w:val="la-Latn"/>
        </w:rPr>
        <w:t>cessoribus nostris regibus Italiae in edictis legis Langoba</w:t>
      </w:r>
      <w:r w:rsidR="005677DB" w:rsidRPr="007A06F5">
        <w:rPr>
          <w:highlight w:val="green"/>
          <w:lang w:val="la-Latn"/>
        </w:rPr>
        <w:t>rdicae ab ipsis editae praeter</w:t>
      </w:r>
      <w:r w:rsidRPr="007A06F5">
        <w:rPr>
          <w:highlight w:val="green"/>
          <w:lang w:val="la-Latn"/>
        </w:rPr>
        <w:t>missa sunt</w:t>
      </w:r>
      <w:r w:rsidR="00360346" w:rsidRPr="007A06F5">
        <w:rPr>
          <w:highlight w:val="green"/>
          <w:lang w:val="la-Latn"/>
        </w:rPr>
        <w:t xml:space="preserve">, </w:t>
      </w:r>
      <w:r w:rsidRPr="007A06F5">
        <w:rPr>
          <w:highlight w:val="green"/>
          <w:lang w:val="la-Latn"/>
        </w:rPr>
        <w:t>iuxta rerum et temporis considerationem addere curavimus</w:t>
      </w:r>
      <w:r w:rsidR="00360346" w:rsidRPr="007A06F5">
        <w:rPr>
          <w:highlight w:val="green"/>
          <w:lang w:val="la-Latn"/>
        </w:rPr>
        <w:t xml:space="preserve">, </w:t>
      </w:r>
      <w:r w:rsidR="005677DB" w:rsidRPr="007A06F5">
        <w:rPr>
          <w:highlight w:val="green"/>
          <w:lang w:val="la-Latn"/>
        </w:rPr>
        <w:t xml:space="preserve">scilicet ut </w:t>
      </w:r>
      <w:r w:rsidRPr="007A06F5">
        <w:rPr>
          <w:highlight w:val="green"/>
          <w:lang w:val="la-Latn"/>
        </w:rPr>
        <w:t>necessaria quae legi defuerant supplerentur</w:t>
      </w:r>
      <w:r w:rsidR="00360346" w:rsidRPr="007A06F5">
        <w:rPr>
          <w:highlight w:val="green"/>
          <w:lang w:val="la-Latn"/>
        </w:rPr>
        <w:t xml:space="preserve">, </w:t>
      </w:r>
      <w:r w:rsidRPr="007A06F5">
        <w:rPr>
          <w:highlight w:val="green"/>
          <w:lang w:val="la-Latn"/>
        </w:rPr>
        <w:t xml:space="preserve">et in rebus </w:t>
      </w:r>
      <w:r w:rsidR="005677DB" w:rsidRPr="007A06F5">
        <w:rPr>
          <w:highlight w:val="green"/>
          <w:lang w:val="la-Latn"/>
        </w:rPr>
        <w:t xml:space="preserve">dubiis non quorumlibet iudicum </w:t>
      </w:r>
      <w:r w:rsidRPr="007A06F5">
        <w:rPr>
          <w:highlight w:val="green"/>
          <w:lang w:val="la-Latn"/>
        </w:rPr>
        <w:t>arbitrium</w:t>
      </w:r>
      <w:r w:rsidR="00360346" w:rsidRPr="007A06F5">
        <w:rPr>
          <w:highlight w:val="green"/>
          <w:lang w:val="la-Latn"/>
        </w:rPr>
        <w:t xml:space="preserve">, </w:t>
      </w:r>
      <w:r w:rsidRPr="007A06F5">
        <w:rPr>
          <w:highlight w:val="green"/>
          <w:lang w:val="la-Latn"/>
        </w:rPr>
        <w:t xml:space="preserve">set nostrae regiae </w:t>
      </w:r>
      <w:r w:rsidR="00524CAA" w:rsidRPr="00524CAA">
        <w:rPr>
          <w:b/>
          <w:highlight w:val="green"/>
          <w:lang w:val="la-Latn"/>
        </w:rPr>
        <w:t>auctorit</w:t>
      </w:r>
      <w:r w:rsidRPr="007A06F5">
        <w:rPr>
          <w:highlight w:val="green"/>
          <w:lang w:val="la-Latn"/>
        </w:rPr>
        <w:t>atis sanctio praevaleret</w:t>
      </w:r>
      <w:r w:rsidR="008E2A6B" w:rsidRPr="007A06F5">
        <w:rPr>
          <w:highlight w:val="green"/>
          <w:lang w:val="la-Latn"/>
        </w:rPr>
        <w:t xml:space="preserve">. </w:t>
      </w:r>
      <w:r w:rsidRPr="007A06F5">
        <w:rPr>
          <w:highlight w:val="green"/>
          <w:lang w:val="la-Latn"/>
        </w:rPr>
        <w:t>Capitula autem quae nobis</w:t>
      </w:r>
      <w:r w:rsidR="005677DB" w:rsidRPr="007A06F5">
        <w:rPr>
          <w:highlight w:val="green"/>
          <w:lang w:val="la-Latn"/>
        </w:rPr>
        <w:t xml:space="preserve"> </w:t>
      </w:r>
      <w:r w:rsidRPr="007A06F5">
        <w:rPr>
          <w:highlight w:val="green"/>
          <w:lang w:val="la-Latn"/>
        </w:rPr>
        <w:t>addere placuit haec sunt</w:t>
      </w:r>
      <w:r w:rsidR="008E2A6B" w:rsidRPr="007A06F5">
        <w:rPr>
          <w:highlight w:val="green"/>
          <w:lang w:val="la-Latn"/>
        </w:rPr>
        <w:t xml:space="preserve">. </w:t>
      </w:r>
    </w:p>
    <w:p w14:paraId="21F7B20E" w14:textId="1AB4ADE0" w:rsidR="00337A59" w:rsidRPr="007A06F5" w:rsidRDefault="008A55C2" w:rsidP="00E64B6F">
      <w:pPr>
        <w:pStyle w:val="Normlnweb"/>
        <w:numPr>
          <w:ilvl w:val="0"/>
          <w:numId w:val="45"/>
        </w:numPr>
        <w:rPr>
          <w:highlight w:val="green"/>
          <w:lang w:val="la-Latn"/>
        </w:rPr>
      </w:pPr>
      <w:r w:rsidRPr="007A06F5">
        <w:rPr>
          <w:highlight w:val="green"/>
          <w:lang w:val="la-Latn"/>
        </w:rPr>
        <w:t>De cartis donationum faciendis</w:t>
      </w:r>
      <w:r w:rsidR="008E2A6B" w:rsidRPr="007A06F5">
        <w:rPr>
          <w:highlight w:val="green"/>
          <w:lang w:val="la-Latn"/>
        </w:rPr>
        <w:t xml:space="preserve">. </w:t>
      </w:r>
      <w:r w:rsidR="00337A59" w:rsidRPr="007A06F5">
        <w:rPr>
          <w:highlight w:val="green"/>
          <w:lang w:val="la-Latn"/>
        </w:rPr>
        <w:t>Si quis Langobardus statum</w:t>
      </w:r>
      <w:r w:rsidR="00360346" w:rsidRPr="007A06F5">
        <w:rPr>
          <w:highlight w:val="green"/>
          <w:lang w:val="la-Latn"/>
        </w:rPr>
        <w:t xml:space="preserve"> </w:t>
      </w:r>
      <w:r w:rsidRPr="007A06F5">
        <w:rPr>
          <w:highlight w:val="green"/>
          <w:lang w:val="la-Latn"/>
        </w:rPr>
        <w:t>humanae fragi</w:t>
      </w:r>
      <w:r w:rsidR="00337A59" w:rsidRPr="007A06F5">
        <w:rPr>
          <w:highlight w:val="green"/>
          <w:lang w:val="la-Latn"/>
        </w:rPr>
        <w:t>litatis praecogitans pro salute animae suae de rebus suis</w:t>
      </w:r>
      <w:r w:rsidR="00360346" w:rsidRPr="007A06F5">
        <w:rPr>
          <w:highlight w:val="green"/>
          <w:lang w:val="la-Latn"/>
        </w:rPr>
        <w:t xml:space="preserve"> </w:t>
      </w:r>
      <w:r w:rsidRPr="007A06F5">
        <w:rPr>
          <w:highlight w:val="green"/>
          <w:lang w:val="la-Latn"/>
        </w:rPr>
        <w:t xml:space="preserve">cartam donationis cuilibet </w:t>
      </w:r>
      <w:r w:rsidR="005677DB" w:rsidRPr="007A06F5">
        <w:rPr>
          <w:highlight w:val="green"/>
          <w:lang w:val="la-Latn"/>
        </w:rPr>
        <w:t>facere voluerit</w:t>
      </w:r>
      <w:r w:rsidR="00360346" w:rsidRPr="007A06F5">
        <w:rPr>
          <w:highlight w:val="green"/>
          <w:lang w:val="la-Latn"/>
        </w:rPr>
        <w:t xml:space="preserve">, </w:t>
      </w:r>
      <w:r w:rsidR="00337A59" w:rsidRPr="007A06F5">
        <w:rPr>
          <w:highlight w:val="green"/>
          <w:lang w:val="la-Latn"/>
        </w:rPr>
        <w:t>non</w:t>
      </w:r>
      <w:r w:rsidR="00360346" w:rsidRPr="007A06F5">
        <w:rPr>
          <w:highlight w:val="green"/>
          <w:lang w:val="la-Latn"/>
        </w:rPr>
        <w:t xml:space="preserve">, </w:t>
      </w:r>
      <w:r w:rsidRPr="007A06F5">
        <w:rPr>
          <w:highlight w:val="green"/>
          <w:lang w:val="la-Latn"/>
        </w:rPr>
        <w:t>sicut actenus fieri solebat</w:t>
      </w:r>
      <w:r w:rsidR="00360346" w:rsidRPr="007A06F5">
        <w:rPr>
          <w:highlight w:val="green"/>
          <w:lang w:val="la-Latn"/>
        </w:rPr>
        <w:t xml:space="preserve">, </w:t>
      </w:r>
      <w:r w:rsidR="00337A59" w:rsidRPr="007A06F5">
        <w:rPr>
          <w:highlight w:val="green"/>
          <w:lang w:val="la-Latn"/>
        </w:rPr>
        <w:t>ius sibi vendendi</w:t>
      </w:r>
      <w:r w:rsidR="00360346" w:rsidRPr="007A06F5">
        <w:rPr>
          <w:highlight w:val="green"/>
          <w:lang w:val="la-Latn"/>
        </w:rPr>
        <w:t xml:space="preserve">, </w:t>
      </w:r>
      <w:r w:rsidRPr="007A06F5">
        <w:rPr>
          <w:highlight w:val="green"/>
          <w:lang w:val="la-Latn"/>
        </w:rPr>
        <w:t xml:space="preserve">commutandi et per </w:t>
      </w:r>
      <w:r w:rsidR="00337A59" w:rsidRPr="007A06F5">
        <w:rPr>
          <w:highlight w:val="green"/>
          <w:lang w:val="la-Latn"/>
        </w:rPr>
        <w:t>aliam cartam</w:t>
      </w:r>
      <w:r w:rsidRPr="007A06F5">
        <w:rPr>
          <w:highlight w:val="green"/>
          <w:lang w:val="la-Latn"/>
        </w:rPr>
        <w:t xml:space="preserve"> easdem res alienandi reservet</w:t>
      </w:r>
      <w:r w:rsidR="00360346" w:rsidRPr="007A06F5">
        <w:rPr>
          <w:highlight w:val="green"/>
          <w:lang w:val="la-Latn"/>
        </w:rPr>
        <w:t xml:space="preserve">, </w:t>
      </w:r>
      <w:r w:rsidR="00337A59" w:rsidRPr="007A06F5">
        <w:rPr>
          <w:highlight w:val="green"/>
          <w:lang w:val="la-Latn"/>
        </w:rPr>
        <w:t>set absolu</w:t>
      </w:r>
      <w:r w:rsidRPr="007A06F5">
        <w:rPr>
          <w:highlight w:val="green"/>
          <w:lang w:val="la-Latn"/>
        </w:rPr>
        <w:t xml:space="preserve">te faciat unusquisque de rebus </w:t>
      </w:r>
      <w:r w:rsidR="00337A59" w:rsidRPr="007A06F5">
        <w:rPr>
          <w:highlight w:val="green"/>
          <w:lang w:val="la-Latn"/>
        </w:rPr>
        <w:t>suis quod velit</w:t>
      </w:r>
      <w:r w:rsidR="00360346" w:rsidRPr="007A06F5">
        <w:rPr>
          <w:highlight w:val="green"/>
          <w:lang w:val="la-Latn"/>
        </w:rPr>
        <w:t xml:space="preserve">, </w:t>
      </w:r>
      <w:r w:rsidR="00337A59" w:rsidRPr="007A06F5">
        <w:rPr>
          <w:highlight w:val="green"/>
          <w:lang w:val="la-Latn"/>
        </w:rPr>
        <w:t>et noverit sibi a nostra autoritate pen</w:t>
      </w:r>
      <w:r w:rsidRPr="007A06F5">
        <w:rPr>
          <w:highlight w:val="green"/>
          <w:lang w:val="la-Latn"/>
        </w:rPr>
        <w:t xml:space="preserve">itus interdictum duas de eadem </w:t>
      </w:r>
      <w:r w:rsidR="00337A59" w:rsidRPr="007A06F5">
        <w:rPr>
          <w:highlight w:val="green"/>
          <w:lang w:val="la-Latn"/>
        </w:rPr>
        <w:t>re facere donationes</w:t>
      </w:r>
      <w:r w:rsidR="00360346" w:rsidRPr="007A06F5">
        <w:rPr>
          <w:highlight w:val="green"/>
          <w:lang w:val="la-Latn"/>
        </w:rPr>
        <w:t xml:space="preserve">, </w:t>
      </w:r>
      <w:r w:rsidR="00337A59" w:rsidRPr="007A06F5">
        <w:rPr>
          <w:highlight w:val="green"/>
          <w:lang w:val="la-Latn"/>
        </w:rPr>
        <w:t>set postquam unam de rebus suis traditionem fecerit</w:t>
      </w:r>
      <w:r w:rsidR="00360346" w:rsidRPr="007A06F5">
        <w:rPr>
          <w:highlight w:val="green"/>
          <w:lang w:val="la-Latn"/>
        </w:rPr>
        <w:t xml:space="preserve">, </w:t>
      </w:r>
      <w:r w:rsidRPr="007A06F5">
        <w:rPr>
          <w:highlight w:val="green"/>
          <w:lang w:val="la-Latn"/>
        </w:rPr>
        <w:t xml:space="preserve">aliam de </w:t>
      </w:r>
      <w:r w:rsidR="00337A59" w:rsidRPr="007A06F5">
        <w:rPr>
          <w:highlight w:val="green"/>
          <w:lang w:val="la-Latn"/>
        </w:rPr>
        <w:t>ipsis faciendi nullam habeat potestatem</w:t>
      </w:r>
      <w:r w:rsidR="00D9225B" w:rsidRPr="007A06F5">
        <w:rPr>
          <w:highlight w:val="green"/>
          <w:lang w:val="la-Latn"/>
        </w:rPr>
        <w:t xml:space="preserve">: </w:t>
      </w:r>
      <w:r w:rsidR="00337A59" w:rsidRPr="007A06F5">
        <w:rPr>
          <w:highlight w:val="green"/>
          <w:lang w:val="la-Latn"/>
        </w:rPr>
        <w:t>ita tamen</w:t>
      </w:r>
      <w:r w:rsidR="00360346" w:rsidRPr="007A06F5">
        <w:rPr>
          <w:highlight w:val="green"/>
          <w:lang w:val="la-Latn"/>
        </w:rPr>
        <w:t xml:space="preserve">, </w:t>
      </w:r>
      <w:r w:rsidR="00337A59" w:rsidRPr="007A06F5">
        <w:rPr>
          <w:highlight w:val="green"/>
          <w:lang w:val="la-Latn"/>
        </w:rPr>
        <w:t>ut usum</w:t>
      </w:r>
      <w:r w:rsidR="00360346" w:rsidRPr="007A06F5">
        <w:rPr>
          <w:highlight w:val="green"/>
          <w:lang w:val="la-Latn"/>
        </w:rPr>
        <w:t xml:space="preserve"> </w:t>
      </w:r>
      <w:r w:rsidR="00337A59" w:rsidRPr="007A06F5">
        <w:rPr>
          <w:highlight w:val="green"/>
          <w:lang w:val="la-Latn"/>
        </w:rPr>
        <w:t>fructuum</w:t>
      </w:r>
      <w:r w:rsidR="00360346" w:rsidRPr="007A06F5">
        <w:rPr>
          <w:highlight w:val="green"/>
          <w:lang w:val="la-Latn"/>
        </w:rPr>
        <w:t xml:space="preserve"> </w:t>
      </w:r>
      <w:r w:rsidRPr="007A06F5">
        <w:rPr>
          <w:highlight w:val="green"/>
          <w:lang w:val="la-Latn"/>
        </w:rPr>
        <w:t xml:space="preserve">per precariam </w:t>
      </w:r>
      <w:r w:rsidR="00337A59" w:rsidRPr="007A06F5">
        <w:rPr>
          <w:highlight w:val="green"/>
          <w:lang w:val="la-Latn"/>
        </w:rPr>
        <w:t>et</w:t>
      </w:r>
      <w:r w:rsidR="00360346" w:rsidRPr="007A06F5">
        <w:rPr>
          <w:highlight w:val="green"/>
          <w:lang w:val="la-Latn"/>
        </w:rPr>
        <w:t xml:space="preserve"> </w:t>
      </w:r>
      <w:r w:rsidR="00337A59" w:rsidRPr="007A06F5">
        <w:rPr>
          <w:highlight w:val="green"/>
          <w:lang w:val="la-Latn"/>
        </w:rPr>
        <w:t>res traditas usque in tempus diffinitum possidendi sit concessa facultas</w:t>
      </w:r>
      <w:r w:rsidR="008E2A6B" w:rsidRPr="007A06F5">
        <w:rPr>
          <w:highlight w:val="green"/>
          <w:lang w:val="la-Latn"/>
        </w:rPr>
        <w:t xml:space="preserve">. </w:t>
      </w:r>
    </w:p>
    <w:p w14:paraId="5A2C6E9B" w14:textId="2BA081F7" w:rsidR="00337A59" w:rsidRPr="007A06F5" w:rsidRDefault="00337A59" w:rsidP="00E64B6F">
      <w:pPr>
        <w:pStyle w:val="Normlnweb"/>
        <w:numPr>
          <w:ilvl w:val="0"/>
          <w:numId w:val="45"/>
        </w:numPr>
        <w:rPr>
          <w:highlight w:val="green"/>
          <w:lang w:val="la-Latn"/>
        </w:rPr>
      </w:pPr>
      <w:r w:rsidRPr="007A06F5">
        <w:rPr>
          <w:highlight w:val="green"/>
          <w:lang w:val="la-Latn"/>
        </w:rPr>
        <w:t>De haribanno</w:t>
      </w:r>
      <w:r w:rsidR="008E2A6B" w:rsidRPr="007A06F5">
        <w:rPr>
          <w:highlight w:val="green"/>
          <w:lang w:val="la-Latn"/>
        </w:rPr>
        <w:t xml:space="preserve">. </w:t>
      </w:r>
      <w:r w:rsidRPr="007A06F5">
        <w:rPr>
          <w:highlight w:val="green"/>
          <w:lang w:val="la-Latn"/>
        </w:rPr>
        <w:t>Si quis liber</w:t>
      </w:r>
      <w:r w:rsidR="00360346" w:rsidRPr="007A06F5">
        <w:rPr>
          <w:highlight w:val="green"/>
          <w:lang w:val="la-Latn"/>
        </w:rPr>
        <w:t xml:space="preserve">, </w:t>
      </w:r>
      <w:r w:rsidRPr="007A06F5">
        <w:rPr>
          <w:highlight w:val="green"/>
          <w:lang w:val="la-Latn"/>
        </w:rPr>
        <w:t>contemta iussione nostra</w:t>
      </w:r>
      <w:r w:rsidR="00360346" w:rsidRPr="007A06F5">
        <w:rPr>
          <w:highlight w:val="green"/>
          <w:lang w:val="la-Latn"/>
        </w:rPr>
        <w:t xml:space="preserve">, </w:t>
      </w:r>
      <w:r w:rsidR="008A55C2" w:rsidRPr="007A06F5">
        <w:rPr>
          <w:highlight w:val="green"/>
          <w:lang w:val="la-Latn"/>
        </w:rPr>
        <w:t xml:space="preserve">caeteris in exercitum </w:t>
      </w:r>
      <w:r w:rsidRPr="007A06F5">
        <w:rPr>
          <w:highlight w:val="green"/>
          <w:lang w:val="la-Latn"/>
        </w:rPr>
        <w:t>pergentibus</w:t>
      </w:r>
      <w:r w:rsidR="00360346" w:rsidRPr="007A06F5">
        <w:rPr>
          <w:highlight w:val="green"/>
          <w:lang w:val="la-Latn"/>
        </w:rPr>
        <w:t xml:space="preserve">, </w:t>
      </w:r>
      <w:r w:rsidRPr="007A06F5">
        <w:rPr>
          <w:highlight w:val="green"/>
          <w:lang w:val="la-Latn"/>
        </w:rPr>
        <w:t>domi residere praesumpserit</w:t>
      </w:r>
      <w:r w:rsidR="00360346" w:rsidRPr="007A06F5">
        <w:rPr>
          <w:highlight w:val="green"/>
          <w:lang w:val="la-Latn"/>
        </w:rPr>
        <w:t xml:space="preserve">, </w:t>
      </w:r>
      <w:r w:rsidRPr="007A06F5">
        <w:rPr>
          <w:highlight w:val="green"/>
          <w:lang w:val="la-Latn"/>
        </w:rPr>
        <w:t>plenum haribannum</w:t>
      </w:r>
      <w:r w:rsidR="00360346" w:rsidRPr="007A06F5">
        <w:rPr>
          <w:highlight w:val="green"/>
          <w:lang w:val="la-Latn"/>
        </w:rPr>
        <w:t xml:space="preserve"> </w:t>
      </w:r>
      <w:r w:rsidR="008A55C2" w:rsidRPr="007A06F5">
        <w:rPr>
          <w:highlight w:val="green"/>
          <w:lang w:val="la-Latn"/>
        </w:rPr>
        <w:t>secundum legem Fran</w:t>
      </w:r>
      <w:r w:rsidRPr="007A06F5">
        <w:rPr>
          <w:highlight w:val="green"/>
          <w:lang w:val="la-Latn"/>
        </w:rPr>
        <w:t>corum</w:t>
      </w:r>
      <w:r w:rsidR="00360346" w:rsidRPr="007A06F5">
        <w:rPr>
          <w:highlight w:val="green"/>
          <w:lang w:val="la-Latn"/>
        </w:rPr>
        <w:t xml:space="preserve">, </w:t>
      </w:r>
      <w:r w:rsidRPr="007A06F5">
        <w:rPr>
          <w:highlight w:val="green"/>
          <w:lang w:val="la-Latn"/>
        </w:rPr>
        <w:t>id est solidos sexaginta</w:t>
      </w:r>
      <w:r w:rsidR="00360346" w:rsidRPr="007A06F5">
        <w:rPr>
          <w:highlight w:val="green"/>
          <w:lang w:val="la-Latn"/>
        </w:rPr>
        <w:t xml:space="preserve">, </w:t>
      </w:r>
      <w:r w:rsidRPr="007A06F5">
        <w:rPr>
          <w:highlight w:val="green"/>
          <w:lang w:val="la-Latn"/>
        </w:rPr>
        <w:t>sciat se debere conponere</w:t>
      </w:r>
      <w:r w:rsidR="008E2A6B" w:rsidRPr="007A06F5">
        <w:rPr>
          <w:highlight w:val="green"/>
          <w:lang w:val="la-Latn"/>
        </w:rPr>
        <w:t xml:space="preserve">. </w:t>
      </w:r>
      <w:r w:rsidR="008A55C2" w:rsidRPr="007A06F5">
        <w:rPr>
          <w:highlight w:val="green"/>
          <w:lang w:val="la-Latn"/>
        </w:rPr>
        <w:t xml:space="preserve">Similiter et pro contemtu </w:t>
      </w:r>
      <w:r w:rsidRPr="007A06F5">
        <w:rPr>
          <w:highlight w:val="green"/>
          <w:lang w:val="la-Latn"/>
        </w:rPr>
        <w:t xml:space="preserve">singulorum capitulorum quae per nostrae regiae </w:t>
      </w:r>
      <w:r w:rsidR="00524CAA" w:rsidRPr="00524CAA">
        <w:rPr>
          <w:b/>
          <w:highlight w:val="green"/>
          <w:lang w:val="la-Latn"/>
        </w:rPr>
        <w:t>auctorit</w:t>
      </w:r>
      <w:r w:rsidRPr="007A06F5">
        <w:rPr>
          <w:highlight w:val="green"/>
          <w:lang w:val="la-Latn"/>
        </w:rPr>
        <w:t>atis bannum promulgavimus</w:t>
      </w:r>
      <w:r w:rsidR="00360346" w:rsidRPr="007A06F5">
        <w:rPr>
          <w:highlight w:val="green"/>
          <w:lang w:val="la-Latn"/>
        </w:rPr>
        <w:t xml:space="preserve">, </w:t>
      </w:r>
      <w:r w:rsidRPr="007A06F5">
        <w:rPr>
          <w:highlight w:val="green"/>
          <w:lang w:val="la-Latn"/>
        </w:rPr>
        <w:t>id est qui pacem ecclesiarum Dei</w:t>
      </w:r>
      <w:r w:rsidR="00360346" w:rsidRPr="007A06F5">
        <w:rPr>
          <w:highlight w:val="green"/>
          <w:lang w:val="la-Latn"/>
        </w:rPr>
        <w:t xml:space="preserve">, </w:t>
      </w:r>
      <w:r w:rsidRPr="007A06F5">
        <w:rPr>
          <w:highlight w:val="green"/>
          <w:lang w:val="la-Latn"/>
        </w:rPr>
        <w:t>viduarum</w:t>
      </w:r>
      <w:r w:rsidR="00360346" w:rsidRPr="007A06F5">
        <w:rPr>
          <w:highlight w:val="green"/>
          <w:lang w:val="la-Latn"/>
        </w:rPr>
        <w:t xml:space="preserve">, </w:t>
      </w:r>
      <w:r w:rsidRPr="007A06F5">
        <w:rPr>
          <w:highlight w:val="green"/>
          <w:lang w:val="la-Latn"/>
        </w:rPr>
        <w:t>orfanoru</w:t>
      </w:r>
      <w:r w:rsidR="008A55C2" w:rsidRPr="007A06F5">
        <w:rPr>
          <w:highlight w:val="green"/>
          <w:lang w:val="la-Latn"/>
        </w:rPr>
        <w:t>m et pupillorum ac minus poten</w:t>
      </w:r>
      <w:r w:rsidRPr="007A06F5">
        <w:rPr>
          <w:highlight w:val="green"/>
          <w:lang w:val="la-Latn"/>
        </w:rPr>
        <w:t>tium inruperit o</w:t>
      </w:r>
      <w:r w:rsidR="00360346" w:rsidRPr="007A06F5">
        <w:rPr>
          <w:highlight w:val="green"/>
          <w:lang w:val="la-Latn"/>
        </w:rPr>
        <w:t xml:space="preserve">, </w:t>
      </w:r>
      <w:r w:rsidRPr="007A06F5">
        <w:rPr>
          <w:highlight w:val="green"/>
          <w:lang w:val="la-Latn"/>
        </w:rPr>
        <w:t>sexagin</w:t>
      </w:r>
      <w:r w:rsidR="008A55C2" w:rsidRPr="007A06F5">
        <w:rPr>
          <w:highlight w:val="green"/>
          <w:lang w:val="la-Latn"/>
        </w:rPr>
        <w:t>ta solidorum multam exsolvat</w:t>
      </w:r>
      <w:r w:rsidR="008E2A6B" w:rsidRPr="007A06F5">
        <w:rPr>
          <w:highlight w:val="green"/>
          <w:lang w:val="la-Latn"/>
        </w:rPr>
        <w:t xml:space="preserve">. </w:t>
      </w:r>
    </w:p>
    <w:p w14:paraId="2B615DA5" w14:textId="28D362BE" w:rsidR="00337A59" w:rsidRPr="007A06F5" w:rsidRDefault="00BC3E5E" w:rsidP="00E64B6F">
      <w:pPr>
        <w:pStyle w:val="Normlnweb"/>
        <w:numPr>
          <w:ilvl w:val="0"/>
          <w:numId w:val="45"/>
        </w:numPr>
        <w:rPr>
          <w:lang w:val="la-Latn"/>
        </w:rPr>
      </w:pPr>
      <w:r w:rsidRPr="007A06F5">
        <w:rPr>
          <w:color w:val="FF0000"/>
          <w:lang w:val="la-Latn"/>
        </w:rPr>
        <w:t xml:space="preserve">V. </w:t>
      </w:r>
      <w:r w:rsidR="00337A59" w:rsidRPr="007A06F5">
        <w:rPr>
          <w:highlight w:val="green"/>
          <w:lang w:val="la-Latn"/>
        </w:rPr>
        <w:t>De desertoribus</w:t>
      </w:r>
      <w:r w:rsidR="008E2A6B" w:rsidRPr="007A06F5">
        <w:rPr>
          <w:highlight w:val="green"/>
          <w:lang w:val="la-Latn"/>
        </w:rPr>
        <w:t>.</w:t>
      </w:r>
      <w:r w:rsidR="008E2A6B" w:rsidRPr="007A06F5">
        <w:rPr>
          <w:lang w:val="la-Latn"/>
        </w:rPr>
        <w:t xml:space="preserve"> </w:t>
      </w:r>
      <w:r w:rsidR="00337A59" w:rsidRPr="007A06F5">
        <w:rPr>
          <w:color w:val="FF0000"/>
          <w:lang w:val="la-Latn"/>
        </w:rPr>
        <w:t>S</w:t>
      </w:r>
      <w:r w:rsidR="00337A59" w:rsidRPr="007A06F5">
        <w:rPr>
          <w:lang w:val="la-Latn"/>
        </w:rPr>
        <w:t>i quis adeo contumax aut superbus extiterit</w:t>
      </w:r>
      <w:r w:rsidR="00360346" w:rsidRPr="007A06F5">
        <w:rPr>
          <w:lang w:val="la-Latn"/>
        </w:rPr>
        <w:t xml:space="preserve">, </w:t>
      </w:r>
      <w:r w:rsidR="00337A59" w:rsidRPr="007A06F5">
        <w:rPr>
          <w:lang w:val="la-Latn"/>
        </w:rPr>
        <w:t>ut</w:t>
      </w:r>
      <w:r w:rsidR="00360346" w:rsidRPr="007A06F5">
        <w:rPr>
          <w:lang w:val="la-Latn"/>
        </w:rPr>
        <w:t xml:space="preserve">, </w:t>
      </w:r>
      <w:r w:rsidR="008A55C2" w:rsidRPr="007A06F5">
        <w:rPr>
          <w:lang w:val="la-Latn"/>
        </w:rPr>
        <w:t xml:space="preserve">dimisso </w:t>
      </w:r>
      <w:r w:rsidR="00337A59" w:rsidRPr="007A06F5">
        <w:rPr>
          <w:lang w:val="la-Latn"/>
        </w:rPr>
        <w:t>exercitu absque iussione vel licentia regis domum revertatur</w:t>
      </w:r>
      <w:r w:rsidR="00360346" w:rsidRPr="007A06F5">
        <w:rPr>
          <w:lang w:val="la-Latn"/>
        </w:rPr>
        <w:t xml:space="preserve">, </w:t>
      </w:r>
      <w:r w:rsidR="00337A59" w:rsidRPr="007A06F5">
        <w:rPr>
          <w:lang w:val="la-Latn"/>
        </w:rPr>
        <w:t>et quod nos teudisca</w:t>
      </w:r>
      <w:r w:rsidR="00360346" w:rsidRPr="007A06F5">
        <w:rPr>
          <w:lang w:val="la-Latn"/>
        </w:rPr>
        <w:t xml:space="preserve"> </w:t>
      </w:r>
      <w:r w:rsidR="008A55C2" w:rsidRPr="007A06F5">
        <w:rPr>
          <w:lang w:val="la-Latn"/>
        </w:rPr>
        <w:t xml:space="preserve">lingua </w:t>
      </w:r>
      <w:r w:rsidR="00337A59" w:rsidRPr="007A06F5">
        <w:rPr>
          <w:lang w:val="la-Latn"/>
        </w:rPr>
        <w:t>dicimus herisliz</w:t>
      </w:r>
      <w:r w:rsidR="00360346" w:rsidRPr="007A06F5">
        <w:rPr>
          <w:lang w:val="la-Latn"/>
        </w:rPr>
        <w:t xml:space="preserve"> </w:t>
      </w:r>
      <w:r w:rsidR="00337A59" w:rsidRPr="007A06F5">
        <w:rPr>
          <w:lang w:val="la-Latn"/>
        </w:rPr>
        <w:t>fecerit</w:t>
      </w:r>
      <w:r w:rsidR="00360346" w:rsidRPr="007A06F5">
        <w:rPr>
          <w:lang w:val="la-Latn"/>
        </w:rPr>
        <w:t xml:space="preserve">, </w:t>
      </w:r>
      <w:r w:rsidR="00337A59" w:rsidRPr="007A06F5">
        <w:rPr>
          <w:lang w:val="la-Latn"/>
        </w:rPr>
        <w:t>ipse ut reus maiestatis vitae peric</w:t>
      </w:r>
      <w:r w:rsidR="008A55C2" w:rsidRPr="007A06F5">
        <w:rPr>
          <w:lang w:val="la-Latn"/>
        </w:rPr>
        <w:t xml:space="preserve">ulum incurrat et res eius in </w:t>
      </w:r>
      <w:r w:rsidR="00337A59" w:rsidRPr="007A06F5">
        <w:rPr>
          <w:lang w:val="la-Latn"/>
        </w:rPr>
        <w:t>fisco nostro socientur</w:t>
      </w:r>
      <w:r w:rsidR="008E2A6B" w:rsidRPr="007A06F5">
        <w:rPr>
          <w:lang w:val="la-Latn"/>
        </w:rPr>
        <w:t xml:space="preserve">. </w:t>
      </w:r>
    </w:p>
    <w:p w14:paraId="7DED9A0C" w14:textId="37E30405" w:rsidR="00337A59" w:rsidRPr="007A06F5" w:rsidRDefault="00BC3E5E" w:rsidP="00E64B6F">
      <w:pPr>
        <w:pStyle w:val="Normlnweb"/>
        <w:numPr>
          <w:ilvl w:val="0"/>
          <w:numId w:val="45"/>
        </w:numPr>
        <w:rPr>
          <w:lang w:val="la-Latn"/>
        </w:rPr>
      </w:pPr>
      <w:r w:rsidRPr="007A06F5">
        <w:rPr>
          <w:color w:val="FF0000"/>
          <w:lang w:val="la-Latn"/>
        </w:rPr>
        <w:t xml:space="preserve">VI. </w:t>
      </w:r>
      <w:r w:rsidR="00337A59" w:rsidRPr="007A06F5">
        <w:rPr>
          <w:highlight w:val="green"/>
          <w:lang w:val="la-Latn"/>
        </w:rPr>
        <w:t>De latronibus</w:t>
      </w:r>
      <w:r w:rsidR="008E2A6B" w:rsidRPr="007A06F5">
        <w:rPr>
          <w:highlight w:val="green"/>
          <w:lang w:val="la-Latn"/>
        </w:rPr>
        <w:t>.</w:t>
      </w:r>
      <w:r w:rsidR="008E2A6B" w:rsidRPr="007A06F5">
        <w:rPr>
          <w:lang w:val="la-Latn"/>
        </w:rPr>
        <w:t xml:space="preserve"> </w:t>
      </w:r>
      <w:r w:rsidR="00337A59" w:rsidRPr="007A06F5">
        <w:rPr>
          <w:color w:val="FF0000"/>
          <w:lang w:val="la-Latn"/>
        </w:rPr>
        <w:t>S</w:t>
      </w:r>
      <w:r w:rsidR="00337A59" w:rsidRPr="007A06F5">
        <w:rPr>
          <w:lang w:val="la-Latn"/>
        </w:rPr>
        <w:t>i quis latronem morte dignum sibi ad occide</w:t>
      </w:r>
      <w:r w:rsidR="008A55C2" w:rsidRPr="007A06F5">
        <w:rPr>
          <w:lang w:val="la-Latn"/>
        </w:rPr>
        <w:t xml:space="preserve">ndum traditum </w:t>
      </w:r>
      <w:r w:rsidR="00337A59" w:rsidRPr="007A06F5">
        <w:rPr>
          <w:lang w:val="la-Latn"/>
        </w:rPr>
        <w:t>servaverit et vitam indigno concesserit</w:t>
      </w:r>
      <w:r w:rsidRPr="007A06F5">
        <w:rPr>
          <w:lang w:val="la-Latn"/>
        </w:rPr>
        <w:t>,</w:t>
      </w:r>
      <w:r w:rsidR="008E2A6B" w:rsidRPr="007A06F5">
        <w:rPr>
          <w:lang w:val="la-Latn"/>
        </w:rPr>
        <w:t xml:space="preserve"> </w:t>
      </w:r>
      <w:r w:rsidR="00337A59" w:rsidRPr="007A06F5">
        <w:rPr>
          <w:lang w:val="la-Latn"/>
        </w:rPr>
        <w:t>medietatem d</w:t>
      </w:r>
      <w:r w:rsidR="008A55C2" w:rsidRPr="007A06F5">
        <w:rPr>
          <w:lang w:val="la-Latn"/>
        </w:rPr>
        <w:t xml:space="preserve">amni propter quod traditus est </w:t>
      </w:r>
      <w:r w:rsidR="00337A59" w:rsidRPr="007A06F5">
        <w:rPr>
          <w:lang w:val="la-Latn"/>
        </w:rPr>
        <w:t>pro</w:t>
      </w:r>
      <w:r w:rsidR="00360346" w:rsidRPr="007A06F5">
        <w:rPr>
          <w:lang w:val="la-Latn"/>
        </w:rPr>
        <w:t xml:space="preserve"> </w:t>
      </w:r>
      <w:r w:rsidR="00337A59" w:rsidRPr="007A06F5">
        <w:rPr>
          <w:lang w:val="la-Latn"/>
        </w:rPr>
        <w:t>latrone</w:t>
      </w:r>
      <w:r w:rsidR="00360346" w:rsidRPr="007A06F5">
        <w:rPr>
          <w:lang w:val="la-Latn"/>
        </w:rPr>
        <w:t xml:space="preserve"> </w:t>
      </w:r>
      <w:r w:rsidR="00337A59" w:rsidRPr="007A06F5">
        <w:rPr>
          <w:lang w:val="la-Latn"/>
        </w:rPr>
        <w:t>componat Et idem latro</w:t>
      </w:r>
      <w:r w:rsidR="00360346" w:rsidRPr="007A06F5">
        <w:rPr>
          <w:lang w:val="la-Latn"/>
        </w:rPr>
        <w:t xml:space="preserve">, </w:t>
      </w:r>
      <w:r w:rsidR="00337A59" w:rsidRPr="007A06F5">
        <w:rPr>
          <w:lang w:val="la-Latn"/>
        </w:rPr>
        <w:t>si rursum in latrocinio fuerit conprehensus</w:t>
      </w:r>
      <w:r w:rsidR="00360346" w:rsidRPr="007A06F5">
        <w:rPr>
          <w:lang w:val="la-Latn"/>
        </w:rPr>
        <w:t xml:space="preserve">, </w:t>
      </w:r>
      <w:r w:rsidR="00337A59" w:rsidRPr="007A06F5">
        <w:rPr>
          <w:lang w:val="la-Latn"/>
        </w:rPr>
        <w:t>quod prius debuerat</w:t>
      </w:r>
      <w:r w:rsidR="00360346" w:rsidRPr="007A06F5">
        <w:rPr>
          <w:lang w:val="la-Latn"/>
        </w:rPr>
        <w:t xml:space="preserve">, </w:t>
      </w:r>
      <w:r w:rsidR="00337A59" w:rsidRPr="007A06F5">
        <w:rPr>
          <w:lang w:val="la-Latn"/>
        </w:rPr>
        <w:t>capitali sententia debitum</w:t>
      </w:r>
      <w:r w:rsidR="00360346" w:rsidRPr="007A06F5">
        <w:rPr>
          <w:lang w:val="la-Latn"/>
        </w:rPr>
        <w:t xml:space="preserve"> </w:t>
      </w:r>
      <w:r w:rsidR="00337A59" w:rsidRPr="007A06F5">
        <w:rPr>
          <w:lang w:val="la-Latn"/>
        </w:rPr>
        <w:t>exsolvat</w:t>
      </w:r>
      <w:r w:rsidR="008E2A6B" w:rsidRPr="007A06F5">
        <w:rPr>
          <w:lang w:val="la-Latn"/>
        </w:rPr>
        <w:t xml:space="preserve">. </w:t>
      </w:r>
    </w:p>
    <w:p w14:paraId="5D6061F8" w14:textId="2338EEAE" w:rsidR="00337A59" w:rsidRPr="007A06F5" w:rsidRDefault="00BC3E5E" w:rsidP="00E64B6F">
      <w:pPr>
        <w:pStyle w:val="Normlnweb"/>
        <w:numPr>
          <w:ilvl w:val="0"/>
          <w:numId w:val="45"/>
        </w:numPr>
        <w:rPr>
          <w:lang w:val="la-Latn"/>
        </w:rPr>
      </w:pPr>
      <w:r w:rsidRPr="007A06F5">
        <w:rPr>
          <w:color w:val="FF0000"/>
          <w:lang w:val="la-Latn"/>
        </w:rPr>
        <w:t xml:space="preserve">VIII. </w:t>
      </w:r>
      <w:r w:rsidR="00337A59" w:rsidRPr="007A06F5">
        <w:rPr>
          <w:highlight w:val="green"/>
          <w:lang w:val="la-Latn"/>
        </w:rPr>
        <w:t>De mancatione qualibet</w:t>
      </w:r>
      <w:r w:rsidR="008E2A6B" w:rsidRPr="007A06F5">
        <w:rPr>
          <w:highlight w:val="green"/>
          <w:lang w:val="la-Latn"/>
        </w:rPr>
        <w:t>.</w:t>
      </w:r>
      <w:r w:rsidR="008E2A6B" w:rsidRPr="007A06F5">
        <w:rPr>
          <w:lang w:val="la-Latn"/>
        </w:rPr>
        <w:t xml:space="preserve"> </w:t>
      </w:r>
      <w:r w:rsidR="00337A59" w:rsidRPr="007A06F5">
        <w:rPr>
          <w:color w:val="FF0000"/>
          <w:lang w:val="la-Latn"/>
        </w:rPr>
        <w:t>S</w:t>
      </w:r>
      <w:r w:rsidR="00337A59" w:rsidRPr="007A06F5">
        <w:rPr>
          <w:lang w:val="la-Latn"/>
        </w:rPr>
        <w:t>i quis alterum praesumtive</w:t>
      </w:r>
      <w:r w:rsidR="00360346" w:rsidRPr="007A06F5">
        <w:rPr>
          <w:lang w:val="la-Latn"/>
        </w:rPr>
        <w:t xml:space="preserve"> </w:t>
      </w:r>
      <w:r w:rsidR="00337A59" w:rsidRPr="007A06F5">
        <w:rPr>
          <w:lang w:val="la-Latn"/>
        </w:rPr>
        <w:t>sua</w:t>
      </w:r>
      <w:r w:rsidR="00360346" w:rsidRPr="007A06F5">
        <w:rPr>
          <w:lang w:val="la-Latn"/>
        </w:rPr>
        <w:t xml:space="preserve"> </w:t>
      </w:r>
      <w:r w:rsidR="008A55C2" w:rsidRPr="007A06F5">
        <w:rPr>
          <w:lang w:val="la-Latn"/>
        </w:rPr>
        <w:t xml:space="preserve">sponte castraverit </w:t>
      </w:r>
      <w:r w:rsidR="00337A59" w:rsidRPr="007A06F5">
        <w:rPr>
          <w:lang w:val="la-Latn"/>
        </w:rPr>
        <w:t>et ei ambos testiculos amputaverit</w:t>
      </w:r>
      <w:r w:rsidR="00360346" w:rsidRPr="007A06F5">
        <w:rPr>
          <w:lang w:val="la-Latn"/>
        </w:rPr>
        <w:t xml:space="preserve">, </w:t>
      </w:r>
      <w:r w:rsidR="00337A59" w:rsidRPr="007A06F5">
        <w:rPr>
          <w:lang w:val="la-Latn"/>
        </w:rPr>
        <w:t>integrum wirigildum</w:t>
      </w:r>
      <w:r w:rsidR="00360346" w:rsidRPr="007A06F5">
        <w:rPr>
          <w:lang w:val="la-Latn"/>
        </w:rPr>
        <w:t xml:space="preserve"> </w:t>
      </w:r>
      <w:r w:rsidR="008A55C2" w:rsidRPr="007A06F5">
        <w:rPr>
          <w:lang w:val="la-Latn"/>
        </w:rPr>
        <w:t>suum iuxta conditionem per</w:t>
      </w:r>
      <w:r w:rsidR="00337A59" w:rsidRPr="007A06F5">
        <w:rPr>
          <w:lang w:val="la-Latn"/>
        </w:rPr>
        <w:t>sonae conponat</w:t>
      </w:r>
      <w:r w:rsidR="008E2A6B" w:rsidRPr="007A06F5">
        <w:rPr>
          <w:lang w:val="la-Latn"/>
        </w:rPr>
        <w:t xml:space="preserve">; </w:t>
      </w:r>
      <w:r w:rsidR="00337A59" w:rsidRPr="007A06F5">
        <w:rPr>
          <w:lang w:val="la-Latn"/>
        </w:rPr>
        <w:t>si virgam absciderit</w:t>
      </w:r>
      <w:r w:rsidR="00360346" w:rsidRPr="007A06F5">
        <w:rPr>
          <w:lang w:val="la-Latn"/>
        </w:rPr>
        <w:t xml:space="preserve">, </w:t>
      </w:r>
      <w:r w:rsidR="00337A59" w:rsidRPr="007A06F5">
        <w:rPr>
          <w:lang w:val="la-Latn"/>
        </w:rPr>
        <w:t>similiter</w:t>
      </w:r>
      <w:r w:rsidR="008E2A6B" w:rsidRPr="007A06F5">
        <w:rPr>
          <w:lang w:val="la-Latn"/>
        </w:rPr>
        <w:t xml:space="preserve">; </w:t>
      </w:r>
      <w:r w:rsidR="00337A59" w:rsidRPr="007A06F5">
        <w:rPr>
          <w:lang w:val="la-Latn"/>
        </w:rPr>
        <w:t>si unum testiculum</w:t>
      </w:r>
      <w:r w:rsidR="00360346" w:rsidRPr="007A06F5">
        <w:rPr>
          <w:lang w:val="la-Latn"/>
        </w:rPr>
        <w:t xml:space="preserve">, </w:t>
      </w:r>
      <w:r w:rsidR="00337A59" w:rsidRPr="007A06F5">
        <w:rPr>
          <w:lang w:val="la-Latn"/>
        </w:rPr>
        <w:t>medietatem solvat</w:t>
      </w:r>
      <w:r w:rsidR="008E2A6B" w:rsidRPr="007A06F5">
        <w:rPr>
          <w:lang w:val="la-Latn"/>
        </w:rPr>
        <w:t xml:space="preserve">. </w:t>
      </w:r>
      <w:r w:rsidR="00337A59" w:rsidRPr="007A06F5">
        <w:rPr>
          <w:lang w:val="la-Latn"/>
        </w:rPr>
        <w:t>Hoc de oculis</w:t>
      </w:r>
      <w:r w:rsidR="00360346" w:rsidRPr="007A06F5">
        <w:rPr>
          <w:lang w:val="la-Latn"/>
        </w:rPr>
        <w:t xml:space="preserve">, </w:t>
      </w:r>
      <w:r w:rsidR="00337A59" w:rsidRPr="007A06F5">
        <w:rPr>
          <w:lang w:val="la-Latn"/>
        </w:rPr>
        <w:t>manibus et</w:t>
      </w:r>
      <w:r w:rsidR="00360346" w:rsidRPr="007A06F5">
        <w:rPr>
          <w:lang w:val="la-Latn"/>
        </w:rPr>
        <w:t xml:space="preserve"> </w:t>
      </w:r>
      <w:r w:rsidR="00337A59" w:rsidRPr="007A06F5">
        <w:rPr>
          <w:lang w:val="la-Latn"/>
        </w:rPr>
        <w:t>pedibus</w:t>
      </w:r>
      <w:r w:rsidR="00360346" w:rsidRPr="007A06F5">
        <w:rPr>
          <w:lang w:val="la-Latn"/>
        </w:rPr>
        <w:t xml:space="preserve"> </w:t>
      </w:r>
      <w:r w:rsidR="00337A59" w:rsidRPr="007A06F5">
        <w:rPr>
          <w:lang w:val="la-Latn"/>
        </w:rPr>
        <w:t>vel de lingua sancimus</w:t>
      </w:r>
      <w:r w:rsidR="00360346" w:rsidRPr="007A06F5">
        <w:rPr>
          <w:lang w:val="la-Latn"/>
        </w:rPr>
        <w:t xml:space="preserve">, </w:t>
      </w:r>
      <w:r w:rsidR="00337A59" w:rsidRPr="007A06F5">
        <w:rPr>
          <w:lang w:val="la-Latn"/>
        </w:rPr>
        <w:t>ut</w:t>
      </w:r>
      <w:r w:rsidR="00360346" w:rsidRPr="007A06F5">
        <w:rPr>
          <w:lang w:val="la-Latn"/>
        </w:rPr>
        <w:t xml:space="preserve">, </w:t>
      </w:r>
      <w:r w:rsidRPr="007A06F5">
        <w:rPr>
          <w:lang w:val="la-Latn"/>
        </w:rPr>
        <w:t>si unum eorum ab</w:t>
      </w:r>
      <w:r w:rsidR="00337A59" w:rsidRPr="007A06F5">
        <w:rPr>
          <w:lang w:val="la-Latn"/>
        </w:rPr>
        <w:t>scisum fuerit</w:t>
      </w:r>
      <w:r w:rsidR="00360346" w:rsidRPr="007A06F5">
        <w:rPr>
          <w:lang w:val="la-Latn"/>
        </w:rPr>
        <w:t xml:space="preserve">, </w:t>
      </w:r>
      <w:r w:rsidR="008A55C2" w:rsidRPr="007A06F5">
        <w:rPr>
          <w:lang w:val="la-Latn"/>
        </w:rPr>
        <w:t>medietas wirigildi</w:t>
      </w:r>
      <w:r w:rsidR="00360346" w:rsidRPr="007A06F5">
        <w:rPr>
          <w:lang w:val="la-Latn"/>
        </w:rPr>
        <w:t xml:space="preserve">, </w:t>
      </w:r>
      <w:r w:rsidR="00337A59" w:rsidRPr="007A06F5">
        <w:rPr>
          <w:lang w:val="la-Latn"/>
        </w:rPr>
        <w:t>si ambo</w:t>
      </w:r>
      <w:r w:rsidR="00360346" w:rsidRPr="007A06F5">
        <w:rPr>
          <w:lang w:val="la-Latn"/>
        </w:rPr>
        <w:t xml:space="preserve">, </w:t>
      </w:r>
      <w:r w:rsidR="00337A59" w:rsidRPr="007A06F5">
        <w:rPr>
          <w:lang w:val="la-Latn"/>
        </w:rPr>
        <w:t>integritas pro facti emendatione conponatur</w:t>
      </w:r>
      <w:r w:rsidR="008E2A6B" w:rsidRPr="007A06F5">
        <w:rPr>
          <w:lang w:val="la-Latn"/>
        </w:rPr>
        <w:t xml:space="preserve">. </w:t>
      </w:r>
    </w:p>
    <w:p w14:paraId="05E36B38" w14:textId="7DB399E0" w:rsidR="00337A59" w:rsidRPr="007A06F5" w:rsidRDefault="00337A59" w:rsidP="00E64B6F">
      <w:pPr>
        <w:pStyle w:val="Normlnweb"/>
        <w:numPr>
          <w:ilvl w:val="0"/>
          <w:numId w:val="45"/>
        </w:numPr>
        <w:rPr>
          <w:highlight w:val="green"/>
          <w:lang w:val="la-Latn"/>
        </w:rPr>
      </w:pPr>
      <w:r w:rsidRPr="007A06F5">
        <w:rPr>
          <w:highlight w:val="green"/>
          <w:lang w:val="la-Latn"/>
        </w:rPr>
        <w:t>De aldiones</w:t>
      </w:r>
      <w:r w:rsidR="008E2A6B" w:rsidRPr="007A06F5">
        <w:rPr>
          <w:highlight w:val="green"/>
          <w:lang w:val="la-Latn"/>
        </w:rPr>
        <w:t xml:space="preserve">. </w:t>
      </w:r>
      <w:r w:rsidRPr="007A06F5">
        <w:rPr>
          <w:highlight w:val="green"/>
          <w:lang w:val="la-Latn"/>
        </w:rPr>
        <w:t>Aldiones vel aldianae ad</w:t>
      </w:r>
      <w:r w:rsidR="00D9225B" w:rsidRPr="007A06F5">
        <w:rPr>
          <w:highlight w:val="green"/>
          <w:lang w:val="la-Latn"/>
        </w:rPr>
        <w:t xml:space="preserve"> </w:t>
      </w:r>
      <w:r w:rsidRPr="007A06F5">
        <w:rPr>
          <w:highlight w:val="green"/>
          <w:lang w:val="la-Latn"/>
        </w:rPr>
        <w:t>ius publicum pertinentes</w:t>
      </w:r>
      <w:r w:rsidR="00D9225B" w:rsidRPr="007A06F5">
        <w:rPr>
          <w:highlight w:val="green"/>
          <w:lang w:val="la-Latn"/>
        </w:rPr>
        <w:t xml:space="preserve"> </w:t>
      </w:r>
      <w:r w:rsidR="008A55C2" w:rsidRPr="007A06F5">
        <w:rPr>
          <w:highlight w:val="green"/>
          <w:lang w:val="la-Latn"/>
        </w:rPr>
        <w:t xml:space="preserve">ea lege </w:t>
      </w:r>
      <w:r w:rsidRPr="007A06F5">
        <w:rPr>
          <w:highlight w:val="green"/>
          <w:lang w:val="la-Latn"/>
        </w:rPr>
        <w:t>vivant in Italia in servitute dominorum suorum</w:t>
      </w:r>
      <w:r w:rsidR="00360346" w:rsidRPr="007A06F5">
        <w:rPr>
          <w:highlight w:val="green"/>
          <w:lang w:val="la-Latn"/>
        </w:rPr>
        <w:t xml:space="preserve">, </w:t>
      </w:r>
      <w:r w:rsidRPr="007A06F5">
        <w:rPr>
          <w:highlight w:val="green"/>
          <w:lang w:val="la-Latn"/>
        </w:rPr>
        <w:t>qua</w:t>
      </w:r>
      <w:r w:rsidR="00360346" w:rsidRPr="007A06F5">
        <w:rPr>
          <w:highlight w:val="green"/>
          <w:lang w:val="la-Latn"/>
        </w:rPr>
        <w:t xml:space="preserve"> </w:t>
      </w:r>
      <w:r w:rsidRPr="007A06F5">
        <w:rPr>
          <w:highlight w:val="green"/>
          <w:lang w:val="la-Latn"/>
        </w:rPr>
        <w:t>f</w:t>
      </w:r>
      <w:r w:rsidR="008A55C2" w:rsidRPr="007A06F5">
        <w:rPr>
          <w:highlight w:val="green"/>
          <w:lang w:val="la-Latn"/>
        </w:rPr>
        <w:t xml:space="preserve">iscalini vel lites vivunt in </w:t>
      </w:r>
      <w:r w:rsidRPr="007A06F5">
        <w:rPr>
          <w:highlight w:val="green"/>
          <w:lang w:val="la-Latn"/>
        </w:rPr>
        <w:t>Francia</w:t>
      </w:r>
      <w:r w:rsidR="008E2A6B" w:rsidRPr="007A06F5">
        <w:rPr>
          <w:highlight w:val="green"/>
          <w:lang w:val="la-Latn"/>
        </w:rPr>
        <w:t xml:space="preserve">. </w:t>
      </w:r>
    </w:p>
    <w:p w14:paraId="1E715975" w14:textId="7F9EAA88" w:rsidR="00337A59" w:rsidRPr="007A06F5" w:rsidRDefault="00BC3E5E" w:rsidP="00E64B6F">
      <w:pPr>
        <w:pStyle w:val="Normlnweb"/>
        <w:numPr>
          <w:ilvl w:val="0"/>
          <w:numId w:val="45"/>
        </w:numPr>
        <w:rPr>
          <w:lang w:val="la-Latn"/>
        </w:rPr>
      </w:pPr>
      <w:r w:rsidRPr="007A06F5">
        <w:rPr>
          <w:color w:val="FF0000"/>
          <w:lang w:val="la-Latn"/>
        </w:rPr>
        <w:t xml:space="preserve">VII. </w:t>
      </w:r>
      <w:r w:rsidR="00337A59" w:rsidRPr="007A06F5">
        <w:rPr>
          <w:highlight w:val="green"/>
          <w:lang w:val="la-Latn"/>
        </w:rPr>
        <w:t>De latronibus</w:t>
      </w:r>
      <w:r w:rsidR="008E2A6B" w:rsidRPr="007A06F5">
        <w:rPr>
          <w:highlight w:val="green"/>
          <w:lang w:val="la-Latn"/>
        </w:rPr>
        <w:t>.</w:t>
      </w:r>
      <w:r w:rsidR="008E2A6B" w:rsidRPr="007A06F5">
        <w:rPr>
          <w:lang w:val="la-Latn"/>
        </w:rPr>
        <w:t xml:space="preserve"> </w:t>
      </w:r>
      <w:r w:rsidR="00337A59" w:rsidRPr="007A06F5">
        <w:rPr>
          <w:color w:val="FF0000"/>
          <w:lang w:val="la-Latn"/>
        </w:rPr>
        <w:t>S</w:t>
      </w:r>
      <w:r w:rsidR="00337A59" w:rsidRPr="007A06F5">
        <w:rPr>
          <w:lang w:val="la-Latn"/>
        </w:rPr>
        <w:t>i quis furonem vel latron</w:t>
      </w:r>
      <w:r w:rsidR="008A55C2" w:rsidRPr="007A06F5">
        <w:rPr>
          <w:lang w:val="la-Latn"/>
        </w:rPr>
        <w:t>em comprehenderit et eum indem</w:t>
      </w:r>
      <w:r w:rsidR="00337A59" w:rsidRPr="007A06F5">
        <w:rPr>
          <w:lang w:val="la-Latn"/>
        </w:rPr>
        <w:t>nem dimiserit neque illum ad praesentiam ducis aut comitis vel loci servatoris</w:t>
      </w:r>
      <w:r w:rsidR="00360346" w:rsidRPr="007A06F5">
        <w:rPr>
          <w:lang w:val="la-Latn"/>
        </w:rPr>
        <w:t xml:space="preserve">, </w:t>
      </w:r>
      <w:r w:rsidR="008A55C2" w:rsidRPr="007A06F5">
        <w:rPr>
          <w:lang w:val="la-Latn"/>
        </w:rPr>
        <w:t xml:space="preserve">qui </w:t>
      </w:r>
      <w:r w:rsidR="00337A59" w:rsidRPr="007A06F5">
        <w:rPr>
          <w:lang w:val="la-Latn"/>
        </w:rPr>
        <w:t>missus comitis est</w:t>
      </w:r>
      <w:r w:rsidR="00360346" w:rsidRPr="007A06F5">
        <w:rPr>
          <w:lang w:val="la-Latn"/>
        </w:rPr>
        <w:t xml:space="preserve">, </w:t>
      </w:r>
      <w:r w:rsidR="00337A59" w:rsidRPr="007A06F5">
        <w:rPr>
          <w:lang w:val="la-Latn"/>
        </w:rPr>
        <w:t>adduxerit</w:t>
      </w:r>
      <w:r w:rsidR="00360346" w:rsidRPr="007A06F5">
        <w:rPr>
          <w:lang w:val="la-Latn"/>
        </w:rPr>
        <w:t xml:space="preserve">, </w:t>
      </w:r>
      <w:r w:rsidR="00337A59" w:rsidRPr="007A06F5">
        <w:rPr>
          <w:lang w:val="la-Latn"/>
        </w:rPr>
        <w:t>et de hoc facto vel nequitia posthac in praesentia iudicum / convictus fuerit</w:t>
      </w:r>
      <w:r w:rsidR="00360346" w:rsidRPr="007A06F5">
        <w:rPr>
          <w:lang w:val="la-Latn"/>
        </w:rPr>
        <w:t xml:space="preserve">, </w:t>
      </w:r>
      <w:r w:rsidR="00337A59" w:rsidRPr="007A06F5">
        <w:rPr>
          <w:lang w:val="la-Latn"/>
        </w:rPr>
        <w:t xml:space="preserve">ipse damni aestimationem pro quo fur </w:t>
      </w:r>
      <w:r w:rsidR="008A55C2" w:rsidRPr="007A06F5">
        <w:rPr>
          <w:lang w:val="la-Latn"/>
        </w:rPr>
        <w:t xml:space="preserve">vel latro comprehensus </w:t>
      </w:r>
      <w:r w:rsidRPr="007A06F5">
        <w:rPr>
          <w:vertAlign w:val="superscript"/>
          <w:lang w:val="la-Latn"/>
        </w:rPr>
        <w:t>312v</w:t>
      </w:r>
      <w:r w:rsidRPr="007A06F5">
        <w:rPr>
          <w:lang w:val="la-Latn"/>
        </w:rPr>
        <w:t>/</w:t>
      </w:r>
      <w:r w:rsidRPr="007A06F5">
        <w:rPr>
          <w:vertAlign w:val="superscript"/>
          <w:lang w:val="la-Latn"/>
        </w:rPr>
        <w:t>313r</w:t>
      </w:r>
      <w:r w:rsidRPr="007A06F5">
        <w:rPr>
          <w:lang w:val="la-Latn"/>
        </w:rPr>
        <w:t xml:space="preserve"> </w:t>
      </w:r>
      <w:r w:rsidR="008A55C2" w:rsidRPr="007A06F5">
        <w:rPr>
          <w:lang w:val="la-Latn"/>
        </w:rPr>
        <w:t>est con</w:t>
      </w:r>
      <w:r w:rsidR="00337A59" w:rsidRPr="007A06F5">
        <w:rPr>
          <w:lang w:val="la-Latn"/>
        </w:rPr>
        <w:t>ponere cogatur</w:t>
      </w:r>
      <w:r w:rsidR="008E2A6B" w:rsidRPr="007A06F5">
        <w:rPr>
          <w:lang w:val="la-Latn"/>
        </w:rPr>
        <w:t xml:space="preserve">. </w:t>
      </w:r>
    </w:p>
    <w:p w14:paraId="1988D0DA" w14:textId="54669AB4" w:rsidR="00337A59" w:rsidRPr="007A06F5" w:rsidRDefault="00337A59" w:rsidP="00E64B6F">
      <w:pPr>
        <w:pStyle w:val="Normlnweb"/>
        <w:numPr>
          <w:ilvl w:val="0"/>
          <w:numId w:val="45"/>
        </w:numPr>
        <w:rPr>
          <w:highlight w:val="green"/>
          <w:lang w:val="la-Latn"/>
        </w:rPr>
      </w:pPr>
      <w:r w:rsidRPr="007A06F5">
        <w:rPr>
          <w:highlight w:val="green"/>
          <w:lang w:val="la-Latn"/>
        </w:rPr>
        <w:t>De servis fugacibus</w:t>
      </w:r>
      <w:r w:rsidR="008E2A6B" w:rsidRPr="007A06F5">
        <w:rPr>
          <w:highlight w:val="green"/>
          <w:lang w:val="la-Latn"/>
        </w:rPr>
        <w:t xml:space="preserve">. </w:t>
      </w:r>
      <w:r w:rsidRPr="007A06F5">
        <w:rPr>
          <w:highlight w:val="green"/>
          <w:lang w:val="la-Latn"/>
        </w:rPr>
        <w:t>Ubicumque intra Italiam s</w:t>
      </w:r>
      <w:r w:rsidR="008A55C2" w:rsidRPr="007A06F5">
        <w:rPr>
          <w:highlight w:val="green"/>
          <w:lang w:val="la-Latn"/>
        </w:rPr>
        <w:t xml:space="preserve">ive regius sive ecclesiasticus </w:t>
      </w:r>
      <w:r w:rsidRPr="007A06F5">
        <w:rPr>
          <w:highlight w:val="green"/>
          <w:lang w:val="la-Latn"/>
        </w:rPr>
        <w:t>vel cuiuslibet alterius hominis servus fugitivus inventus fuerit</w:t>
      </w:r>
      <w:r w:rsidR="00360346" w:rsidRPr="007A06F5">
        <w:rPr>
          <w:highlight w:val="green"/>
          <w:lang w:val="la-Latn"/>
        </w:rPr>
        <w:t xml:space="preserve">, </w:t>
      </w:r>
      <w:r w:rsidR="008A55C2" w:rsidRPr="007A06F5">
        <w:rPr>
          <w:highlight w:val="green"/>
          <w:lang w:val="la-Latn"/>
        </w:rPr>
        <w:t xml:space="preserve">a domino suo sine ulla </w:t>
      </w:r>
      <w:r w:rsidRPr="007A06F5">
        <w:rPr>
          <w:highlight w:val="green"/>
          <w:lang w:val="la-Latn"/>
        </w:rPr>
        <w:t>annorum praescriptione vindicetur</w:t>
      </w:r>
      <w:r w:rsidR="00D9225B" w:rsidRPr="007A06F5">
        <w:rPr>
          <w:highlight w:val="green"/>
          <w:lang w:val="la-Latn"/>
        </w:rPr>
        <w:t xml:space="preserve">: </w:t>
      </w:r>
      <w:r w:rsidRPr="007A06F5">
        <w:rPr>
          <w:highlight w:val="green"/>
          <w:lang w:val="la-Latn"/>
        </w:rPr>
        <w:t>ea tamen ratione</w:t>
      </w:r>
      <w:r w:rsidR="00360346" w:rsidRPr="007A06F5">
        <w:rPr>
          <w:highlight w:val="green"/>
          <w:lang w:val="la-Latn"/>
        </w:rPr>
        <w:t xml:space="preserve">, </w:t>
      </w:r>
      <w:r w:rsidR="008A55C2" w:rsidRPr="007A06F5">
        <w:rPr>
          <w:highlight w:val="green"/>
          <w:lang w:val="la-Latn"/>
        </w:rPr>
        <w:t>si dominus Francus sive Alaman</w:t>
      </w:r>
      <w:r w:rsidRPr="007A06F5">
        <w:rPr>
          <w:highlight w:val="green"/>
          <w:lang w:val="la-Latn"/>
        </w:rPr>
        <w:t>nus aut alterius cuiuslibet nationis sit</w:t>
      </w:r>
      <w:r w:rsidR="008E2A6B" w:rsidRPr="007A06F5">
        <w:rPr>
          <w:highlight w:val="green"/>
          <w:lang w:val="la-Latn"/>
        </w:rPr>
        <w:t xml:space="preserve">; </w:t>
      </w:r>
      <w:r w:rsidRPr="007A06F5">
        <w:rPr>
          <w:highlight w:val="green"/>
          <w:lang w:val="la-Latn"/>
        </w:rPr>
        <w:t xml:space="preserve">si vero Langobardus aut Romanus </w:t>
      </w:r>
      <w:r w:rsidRPr="007A06F5">
        <w:rPr>
          <w:highlight w:val="green"/>
          <w:lang w:val="la-Latn"/>
        </w:rPr>
        <w:lastRenderedPageBreak/>
        <w:t>fuerit</w:t>
      </w:r>
      <w:r w:rsidR="00360346" w:rsidRPr="007A06F5">
        <w:rPr>
          <w:highlight w:val="green"/>
          <w:lang w:val="la-Latn"/>
        </w:rPr>
        <w:t xml:space="preserve">, </w:t>
      </w:r>
      <w:r w:rsidRPr="007A06F5">
        <w:rPr>
          <w:highlight w:val="green"/>
          <w:lang w:val="la-Latn"/>
        </w:rPr>
        <w:t>ea leg</w:t>
      </w:r>
      <w:r w:rsidR="008A55C2" w:rsidRPr="007A06F5">
        <w:rPr>
          <w:highlight w:val="green"/>
          <w:lang w:val="la-Latn"/>
        </w:rPr>
        <w:t xml:space="preserve">e </w:t>
      </w:r>
      <w:r w:rsidRPr="007A06F5">
        <w:rPr>
          <w:highlight w:val="green"/>
          <w:lang w:val="la-Latn"/>
        </w:rPr>
        <w:t>servos suos vel adquirat vel amittat</w:t>
      </w:r>
      <w:r w:rsidR="00360346" w:rsidRPr="007A06F5">
        <w:rPr>
          <w:highlight w:val="green"/>
          <w:lang w:val="la-Latn"/>
        </w:rPr>
        <w:t xml:space="preserve">, </w:t>
      </w:r>
      <w:r w:rsidRPr="007A06F5">
        <w:rPr>
          <w:highlight w:val="green"/>
          <w:lang w:val="la-Latn"/>
        </w:rPr>
        <w:t>sicut inter</w:t>
      </w:r>
      <w:r w:rsidR="008A55C2" w:rsidRPr="007A06F5">
        <w:rPr>
          <w:highlight w:val="green"/>
          <w:lang w:val="la-Latn"/>
        </w:rPr>
        <w:t xml:space="preserve"> eos antiquitus est constituta</w:t>
      </w:r>
      <w:r w:rsidR="008E2A6B" w:rsidRPr="007A06F5">
        <w:rPr>
          <w:highlight w:val="green"/>
          <w:lang w:val="la-Latn"/>
        </w:rPr>
        <w:t xml:space="preserve">. </w:t>
      </w:r>
    </w:p>
    <w:p w14:paraId="6F3B351E" w14:textId="77777777" w:rsidR="00BA5266" w:rsidRPr="007A06F5" w:rsidRDefault="00BA5266" w:rsidP="00450DB4">
      <w:pPr>
        <w:spacing w:after="120" w:line="240" w:lineRule="auto"/>
        <w:rPr>
          <w:rFonts w:ascii="Times New Roman" w:hAnsi="Times New Roman" w:cs="Times New Roman"/>
          <w:lang w:val="la-Latn"/>
        </w:rPr>
      </w:pPr>
    </w:p>
    <w:p w14:paraId="4D71A726" w14:textId="77777777" w:rsidR="00BA5266" w:rsidRPr="007A06F5" w:rsidRDefault="00DF02D6"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77" w:name="_Toc194615249"/>
      <w:r w:rsidRPr="007A06F5">
        <w:rPr>
          <w:rFonts w:ascii="Times New Roman" w:hAnsi="Times New Roman" w:cs="Times New Roman"/>
          <w:b/>
          <w:color w:val="000000" w:themeColor="text1"/>
          <w:sz w:val="28"/>
          <w:szCs w:val="28"/>
          <w:lang w:val="la-Latn"/>
        </w:rPr>
        <w:t xml:space="preserve">Capitulare Haristallense (a. 779), c. 6, </w:t>
      </w:r>
      <w:r w:rsidR="00BA5266" w:rsidRPr="007A06F5">
        <w:rPr>
          <w:rFonts w:ascii="Times New Roman" w:hAnsi="Times New Roman" w:cs="Times New Roman"/>
          <w:b/>
          <w:color w:val="000000" w:themeColor="text1"/>
          <w:sz w:val="28"/>
          <w:szCs w:val="28"/>
          <w:lang w:val="la-Latn"/>
        </w:rPr>
        <w:t>313r</w:t>
      </w:r>
      <w:bookmarkEnd w:id="477"/>
    </w:p>
    <w:p w14:paraId="1C264256" w14:textId="61597479"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VIIII - Capitulare Haristallense (a. 779),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in der Forma Langobardica: Vt nulli liceat alterius clericum - habitare debet (MGH Capit. 1, Nr. 20, S. 48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xml:space="preserve"> mit Anm.</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Z. 41-44); dazu am Rand von anderer Hand die erst für das folgende Kapitel zutreffende Inskription Anno</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domni hlotarii.</w:t>
      </w:r>
    </w:p>
    <w:p w14:paraId="7E865CAF" w14:textId="3E11F6BE" w:rsidR="00337A59" w:rsidRPr="007A06F5" w:rsidRDefault="00337A59" w:rsidP="00337A59">
      <w:pPr>
        <w:spacing w:before="100" w:beforeAutospacing="1" w:after="100" w:afterAutospacing="1"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highlight w:val="green"/>
          <w:lang w:val="la-Latn" w:eastAsia="de-DE"/>
        </w:rPr>
        <w:t>Anno feliciter</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undecimo regni domni nostri Karol</w:t>
      </w:r>
      <w:r w:rsidR="00521EE3" w:rsidRPr="007A06F5">
        <w:rPr>
          <w:rFonts w:ascii="Times New Roman" w:eastAsia="Times New Roman" w:hAnsi="Times New Roman" w:cs="Times New Roman"/>
          <w:sz w:val="24"/>
          <w:szCs w:val="24"/>
          <w:highlight w:val="green"/>
          <w:lang w:val="la-Latn" w:eastAsia="de-DE"/>
        </w:rPr>
        <w:t xml:space="preserve">i gloriosissimi regis in mense </w:t>
      </w:r>
      <w:r w:rsidRPr="007A06F5">
        <w:rPr>
          <w:rFonts w:ascii="Times New Roman" w:eastAsia="Times New Roman" w:hAnsi="Times New Roman" w:cs="Times New Roman"/>
          <w:sz w:val="24"/>
          <w:szCs w:val="24"/>
          <w:highlight w:val="green"/>
          <w:lang w:val="la-Latn" w:eastAsia="de-DE"/>
        </w:rPr>
        <w:t>Martio factum capitulare</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qualiter</w:t>
      </w:r>
      <w:r w:rsidR="00360346" w:rsidRPr="007A06F5">
        <w:rPr>
          <w:rFonts w:ascii="Times New Roman" w:eastAsia="Times New Roman" w:hAnsi="Times New Roman" w:cs="Times New Roman"/>
          <w:sz w:val="24"/>
          <w:szCs w:val="24"/>
          <w:highlight w:val="green"/>
          <w:lang w:val="la-Latn" w:eastAsia="de-DE"/>
        </w:rPr>
        <w:t xml:space="preserve">, </w:t>
      </w:r>
      <w:r w:rsidR="00521EE3" w:rsidRPr="007A06F5">
        <w:rPr>
          <w:rFonts w:ascii="Times New Roman" w:eastAsia="Times New Roman" w:hAnsi="Times New Roman" w:cs="Times New Roman"/>
          <w:sz w:val="24"/>
          <w:szCs w:val="24"/>
          <w:highlight w:val="green"/>
          <w:lang w:val="la-Latn" w:eastAsia="de-DE"/>
        </w:rPr>
        <w:t>congre</w:t>
      </w:r>
      <w:r w:rsidRPr="007A06F5">
        <w:rPr>
          <w:rFonts w:ascii="Times New Roman" w:eastAsia="Times New Roman" w:hAnsi="Times New Roman" w:cs="Times New Roman"/>
          <w:sz w:val="24"/>
          <w:szCs w:val="24"/>
          <w:highlight w:val="green"/>
          <w:lang w:val="la-Latn" w:eastAsia="de-DE"/>
        </w:rPr>
        <w:t>gatis in unum sinodali concilio episcopis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abbatibus virisque inlustribus comitibus</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una cum </w:t>
      </w:r>
      <w:r w:rsidR="00521EE3" w:rsidRPr="007A06F5">
        <w:rPr>
          <w:rFonts w:ascii="Times New Roman" w:eastAsia="Times New Roman" w:hAnsi="Times New Roman" w:cs="Times New Roman"/>
          <w:sz w:val="24"/>
          <w:szCs w:val="24"/>
          <w:highlight w:val="green"/>
          <w:lang w:val="la-Latn" w:eastAsia="de-DE"/>
        </w:rPr>
        <w:t xml:space="preserve">piissimo domno nostro secundum </w:t>
      </w:r>
      <w:r w:rsidRPr="007A06F5">
        <w:rPr>
          <w:rFonts w:ascii="Times New Roman" w:eastAsia="Times New Roman" w:hAnsi="Times New Roman" w:cs="Times New Roman"/>
          <w:sz w:val="24"/>
          <w:szCs w:val="24"/>
          <w:highlight w:val="green"/>
          <w:lang w:val="la-Latn" w:eastAsia="de-DE"/>
        </w:rPr>
        <w:t>Dei volun</w:t>
      </w:r>
      <w:r w:rsidR="00521EE3" w:rsidRPr="007A06F5">
        <w:rPr>
          <w:rFonts w:ascii="Times New Roman" w:eastAsia="Times New Roman" w:hAnsi="Times New Roman" w:cs="Times New Roman"/>
          <w:sz w:val="24"/>
          <w:szCs w:val="24"/>
          <w:highlight w:val="green"/>
          <w:lang w:val="la-Latn" w:eastAsia="de-DE"/>
        </w:rPr>
        <w:t>tatem pro causis oportunis con</w:t>
      </w:r>
      <w:r w:rsidRPr="007A06F5">
        <w:rPr>
          <w:rFonts w:ascii="Times New Roman" w:eastAsia="Times New Roman" w:hAnsi="Times New Roman" w:cs="Times New Roman"/>
          <w:sz w:val="24"/>
          <w:szCs w:val="24"/>
          <w:highlight w:val="green"/>
          <w:lang w:val="la-Latn" w:eastAsia="de-DE"/>
        </w:rPr>
        <w:t>senserunt decretum</w:t>
      </w:r>
      <w:r w:rsidR="008E2A6B" w:rsidRPr="007A06F5">
        <w:rPr>
          <w:rFonts w:ascii="Times New Roman" w:eastAsia="Times New Roman" w:hAnsi="Times New Roman" w:cs="Times New Roman"/>
          <w:sz w:val="24"/>
          <w:szCs w:val="24"/>
          <w:highlight w:val="green"/>
          <w:lang w:val="la-Latn" w:eastAsia="de-DE"/>
        </w:rPr>
        <w:t>.</w:t>
      </w:r>
      <w:r w:rsidR="008E2A6B" w:rsidRPr="007A06F5">
        <w:rPr>
          <w:rFonts w:ascii="Times New Roman" w:eastAsia="Times New Roman" w:hAnsi="Times New Roman" w:cs="Times New Roman"/>
          <w:sz w:val="24"/>
          <w:szCs w:val="24"/>
          <w:lang w:val="la-Latn" w:eastAsia="de-DE"/>
        </w:rPr>
        <w:t xml:space="preserve"> </w:t>
      </w:r>
    </w:p>
    <w:p w14:paraId="2DFA9631" w14:textId="5530D5CE" w:rsidR="00337A59" w:rsidRPr="007A06F5" w:rsidRDefault="00521EE3" w:rsidP="00E64B6F">
      <w:pPr>
        <w:pStyle w:val="Odstavecseseznamem"/>
        <w:numPr>
          <w:ilvl w:val="0"/>
          <w:numId w:val="44"/>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metropolitanis</w:t>
      </w:r>
      <w:r w:rsidR="00360346" w:rsidRPr="007A06F5">
        <w:rPr>
          <w:rFonts w:ascii="Times New Roman" w:eastAsia="Times New Roman" w:hAnsi="Times New Roman" w:cs="Times New Roman"/>
          <w:sz w:val="24"/>
          <w:szCs w:val="24"/>
          <w:highlight w:val="green"/>
          <w:lang w:val="la-Latn" w:eastAsia="de-DE"/>
        </w:rPr>
        <w:t xml:space="preserve">, </w:t>
      </w:r>
      <w:r w:rsidR="00337A59" w:rsidRPr="007A06F5">
        <w:rPr>
          <w:rFonts w:ascii="Times New Roman" w:eastAsia="Times New Roman" w:hAnsi="Times New Roman" w:cs="Times New Roman"/>
          <w:sz w:val="24"/>
          <w:szCs w:val="24"/>
          <w:highlight w:val="green"/>
          <w:lang w:val="la-Latn" w:eastAsia="de-DE"/>
        </w:rPr>
        <w:t>ut suff</w:t>
      </w:r>
      <w:r w:rsidRPr="007A06F5">
        <w:rPr>
          <w:rFonts w:ascii="Times New Roman" w:eastAsia="Times New Roman" w:hAnsi="Times New Roman" w:cs="Times New Roman"/>
          <w:sz w:val="24"/>
          <w:szCs w:val="24"/>
          <w:highlight w:val="green"/>
          <w:lang w:val="la-Latn" w:eastAsia="de-DE"/>
        </w:rPr>
        <w:t xml:space="preserve">raganii </w:t>
      </w:r>
      <w:r w:rsidR="00337A59" w:rsidRPr="007A06F5">
        <w:rPr>
          <w:rFonts w:ascii="Times New Roman" w:eastAsia="Times New Roman" w:hAnsi="Times New Roman" w:cs="Times New Roman"/>
          <w:sz w:val="24"/>
          <w:szCs w:val="24"/>
          <w:highlight w:val="green"/>
          <w:lang w:val="la-Latn" w:eastAsia="de-DE"/>
        </w:rPr>
        <w:t>episcopi eis secundum canones subiecti sint</w:t>
      </w:r>
      <w:r w:rsidR="00360346" w:rsidRPr="007A06F5">
        <w:rPr>
          <w:rFonts w:ascii="Times New Roman" w:eastAsia="Times New Roman" w:hAnsi="Times New Roman" w:cs="Times New Roman"/>
          <w:sz w:val="24"/>
          <w:szCs w:val="24"/>
          <w:highlight w:val="green"/>
          <w:lang w:val="la-Latn" w:eastAsia="de-DE"/>
        </w:rPr>
        <w:t xml:space="preserve">, </w:t>
      </w:r>
      <w:r w:rsidR="00337A59" w:rsidRPr="007A06F5">
        <w:rPr>
          <w:rFonts w:ascii="Times New Roman" w:eastAsia="Times New Roman" w:hAnsi="Times New Roman" w:cs="Times New Roman"/>
          <w:sz w:val="24"/>
          <w:szCs w:val="24"/>
          <w:highlight w:val="green"/>
          <w:lang w:val="la-Latn" w:eastAsia="de-DE"/>
        </w:rPr>
        <w:t>et ea quae</w:t>
      </w:r>
      <w:r w:rsidRPr="007A06F5">
        <w:rPr>
          <w:rFonts w:ascii="Times New Roman" w:eastAsia="Times New Roman" w:hAnsi="Times New Roman" w:cs="Times New Roman"/>
          <w:sz w:val="24"/>
          <w:szCs w:val="24"/>
          <w:highlight w:val="green"/>
          <w:lang w:val="la-Latn" w:eastAsia="de-DE"/>
        </w:rPr>
        <w:t xml:space="preserve"> erga ministerium illorum emen</w:t>
      </w:r>
      <w:r w:rsidR="00337A59" w:rsidRPr="007A06F5">
        <w:rPr>
          <w:rFonts w:ascii="Times New Roman" w:eastAsia="Times New Roman" w:hAnsi="Times New Roman" w:cs="Times New Roman"/>
          <w:sz w:val="24"/>
          <w:szCs w:val="24"/>
          <w:highlight w:val="green"/>
          <w:lang w:val="la-Latn" w:eastAsia="de-DE"/>
        </w:rPr>
        <w:t>danda cognoscunt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 xml:space="preserve">libenti animo emendent </w:t>
      </w:r>
      <w:r w:rsidR="00337A59" w:rsidRPr="007A06F5">
        <w:rPr>
          <w:rFonts w:ascii="Times New Roman" w:eastAsia="Times New Roman" w:hAnsi="Times New Roman" w:cs="Times New Roman"/>
          <w:sz w:val="24"/>
          <w:szCs w:val="24"/>
          <w:highlight w:val="green"/>
          <w:lang w:val="la-Latn" w:eastAsia="de-DE"/>
        </w:rPr>
        <w:t>atque corrigant</w:t>
      </w:r>
      <w:r w:rsidR="008E2A6B" w:rsidRPr="007A06F5">
        <w:rPr>
          <w:rFonts w:ascii="Times New Roman" w:eastAsia="Times New Roman" w:hAnsi="Times New Roman" w:cs="Times New Roman"/>
          <w:sz w:val="24"/>
          <w:szCs w:val="24"/>
          <w:highlight w:val="green"/>
          <w:lang w:val="la-Latn" w:eastAsia="de-DE"/>
        </w:rPr>
        <w:t xml:space="preserve">. </w:t>
      </w:r>
    </w:p>
    <w:p w14:paraId="7447C35E" w14:textId="57D6AD70" w:rsidR="00337A59" w:rsidRPr="007A06F5" w:rsidRDefault="00337A59" w:rsidP="00E64B6F">
      <w:pPr>
        <w:pStyle w:val="Odstavecseseznamem"/>
        <w:numPr>
          <w:ilvl w:val="0"/>
          <w:numId w:val="44"/>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episcopis</w:t>
      </w:r>
      <w:r w:rsidR="00360346" w:rsidRPr="007A06F5">
        <w:rPr>
          <w:rFonts w:ascii="Times New Roman" w:eastAsia="Times New Roman" w:hAnsi="Times New Roman" w:cs="Times New Roman"/>
          <w:sz w:val="24"/>
          <w:szCs w:val="24"/>
          <w:highlight w:val="green"/>
          <w:lang w:val="la-Latn" w:eastAsia="de-DE"/>
        </w:rPr>
        <w:t xml:space="preserve">, </w:t>
      </w:r>
      <w:r w:rsidR="00521EE3" w:rsidRPr="007A06F5">
        <w:rPr>
          <w:rFonts w:ascii="Times New Roman" w:eastAsia="Times New Roman" w:hAnsi="Times New Roman" w:cs="Times New Roman"/>
          <w:sz w:val="24"/>
          <w:szCs w:val="24"/>
          <w:highlight w:val="green"/>
          <w:lang w:val="la-Latn" w:eastAsia="de-DE"/>
        </w:rPr>
        <w:t xml:space="preserve">ubi praesens episcopi </w:t>
      </w:r>
      <w:r w:rsidRPr="007A06F5">
        <w:rPr>
          <w:rFonts w:ascii="Times New Roman" w:eastAsia="Times New Roman" w:hAnsi="Times New Roman" w:cs="Times New Roman"/>
          <w:sz w:val="24"/>
          <w:szCs w:val="24"/>
          <w:highlight w:val="green"/>
          <w:lang w:val="la-Latn" w:eastAsia="de-DE"/>
        </w:rPr>
        <w:t>ordinati non sunt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sine tarditate ordinentur</w:t>
      </w:r>
      <w:r w:rsidR="008E2A6B" w:rsidRPr="007A06F5">
        <w:rPr>
          <w:rFonts w:ascii="Times New Roman" w:eastAsia="Times New Roman" w:hAnsi="Times New Roman" w:cs="Times New Roman"/>
          <w:sz w:val="24"/>
          <w:szCs w:val="24"/>
          <w:highlight w:val="green"/>
          <w:lang w:val="la-Latn" w:eastAsia="de-DE"/>
        </w:rPr>
        <w:t xml:space="preserve">. </w:t>
      </w:r>
    </w:p>
    <w:p w14:paraId="75915893" w14:textId="44FAA341" w:rsidR="00337A59" w:rsidRPr="007A06F5" w:rsidRDefault="00337A59" w:rsidP="00E64B6F">
      <w:pPr>
        <w:pStyle w:val="Odstavecseseznamem"/>
        <w:numPr>
          <w:ilvl w:val="0"/>
          <w:numId w:val="44"/>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De monast</w:t>
      </w:r>
      <w:r w:rsidR="00521EE3" w:rsidRPr="007A06F5">
        <w:rPr>
          <w:rFonts w:ascii="Times New Roman" w:eastAsia="Times New Roman" w:hAnsi="Times New Roman" w:cs="Times New Roman"/>
          <w:sz w:val="24"/>
          <w:szCs w:val="24"/>
          <w:highlight w:val="green"/>
          <w:lang w:val="la-Latn" w:eastAsia="de-DE"/>
        </w:rPr>
        <w:t>eriis qui regulares fue</w:t>
      </w:r>
      <w:r w:rsidRPr="007A06F5">
        <w:rPr>
          <w:rFonts w:ascii="Times New Roman" w:eastAsia="Times New Roman" w:hAnsi="Times New Roman" w:cs="Times New Roman"/>
          <w:sz w:val="24"/>
          <w:szCs w:val="24"/>
          <w:highlight w:val="green"/>
          <w:lang w:val="la-Latn" w:eastAsia="de-DE"/>
        </w:rPr>
        <w:t>runt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ut secundum regulam vivant</w:t>
      </w:r>
      <w:r w:rsidR="008E2A6B" w:rsidRPr="007A06F5">
        <w:rPr>
          <w:rFonts w:ascii="Times New Roman" w:eastAsia="Times New Roman" w:hAnsi="Times New Roman" w:cs="Times New Roman"/>
          <w:sz w:val="24"/>
          <w:szCs w:val="24"/>
          <w:highlight w:val="green"/>
          <w:lang w:val="la-Latn" w:eastAsia="de-DE"/>
        </w:rPr>
        <w:t xml:space="preserve">; </w:t>
      </w:r>
      <w:r w:rsidR="00521EE3" w:rsidRPr="007A06F5">
        <w:rPr>
          <w:rFonts w:ascii="Times New Roman" w:eastAsia="Times New Roman" w:hAnsi="Times New Roman" w:cs="Times New Roman"/>
          <w:sz w:val="24"/>
          <w:szCs w:val="24"/>
          <w:highlight w:val="green"/>
          <w:lang w:val="la-Latn" w:eastAsia="de-DE"/>
        </w:rPr>
        <w:t xml:space="preserve">necnon </w:t>
      </w:r>
      <w:r w:rsidRPr="007A06F5">
        <w:rPr>
          <w:rFonts w:ascii="Times New Roman" w:eastAsia="Times New Roman" w:hAnsi="Times New Roman" w:cs="Times New Roman"/>
          <w:sz w:val="24"/>
          <w:szCs w:val="24"/>
          <w:highlight w:val="green"/>
          <w:lang w:val="la-Latn" w:eastAsia="de-DE"/>
        </w:rPr>
        <w:t>et monaster</w:t>
      </w:r>
      <w:r w:rsidR="00521EE3" w:rsidRPr="007A06F5">
        <w:rPr>
          <w:rFonts w:ascii="Times New Roman" w:eastAsia="Times New Roman" w:hAnsi="Times New Roman" w:cs="Times New Roman"/>
          <w:sz w:val="24"/>
          <w:szCs w:val="24"/>
          <w:highlight w:val="green"/>
          <w:lang w:val="la-Latn" w:eastAsia="de-DE"/>
        </w:rPr>
        <w:t xml:space="preserve">ia puellarum ordinem sanctum </w:t>
      </w:r>
      <w:r w:rsidRPr="007A06F5">
        <w:rPr>
          <w:rFonts w:ascii="Times New Roman" w:eastAsia="Times New Roman" w:hAnsi="Times New Roman" w:cs="Times New Roman"/>
          <w:sz w:val="24"/>
          <w:szCs w:val="24"/>
          <w:highlight w:val="green"/>
          <w:lang w:val="la-Latn" w:eastAsia="de-DE"/>
        </w:rPr>
        <w:t>custodiant</w:t>
      </w:r>
      <w:r w:rsidR="00360346" w:rsidRPr="007A06F5">
        <w:rPr>
          <w:rFonts w:ascii="Times New Roman" w:eastAsia="Times New Roman" w:hAnsi="Times New Roman" w:cs="Times New Roman"/>
          <w:sz w:val="24"/>
          <w:szCs w:val="24"/>
          <w:highlight w:val="green"/>
          <w:lang w:val="la-Latn" w:eastAsia="de-DE"/>
        </w:rPr>
        <w:t xml:space="preserve">, </w:t>
      </w:r>
      <w:r w:rsidR="00521EE3" w:rsidRPr="007A06F5">
        <w:rPr>
          <w:rFonts w:ascii="Times New Roman" w:eastAsia="Times New Roman" w:hAnsi="Times New Roman" w:cs="Times New Roman"/>
          <w:sz w:val="24"/>
          <w:szCs w:val="24"/>
          <w:highlight w:val="green"/>
          <w:lang w:val="la-Latn" w:eastAsia="de-DE"/>
        </w:rPr>
        <w:t xml:space="preserve">et unaquaeque abbatissa in suo </w:t>
      </w:r>
      <w:r w:rsidRPr="007A06F5">
        <w:rPr>
          <w:rFonts w:ascii="Times New Roman" w:eastAsia="Times New Roman" w:hAnsi="Times New Roman" w:cs="Times New Roman"/>
          <w:sz w:val="24"/>
          <w:szCs w:val="24"/>
          <w:highlight w:val="green"/>
          <w:lang w:val="la-Latn" w:eastAsia="de-DE"/>
        </w:rPr>
        <w:t>monaster</w:t>
      </w:r>
      <w:r w:rsidR="00521EE3" w:rsidRPr="007A06F5">
        <w:rPr>
          <w:rFonts w:ascii="Times New Roman" w:eastAsia="Times New Roman" w:hAnsi="Times New Roman" w:cs="Times New Roman"/>
          <w:sz w:val="24"/>
          <w:szCs w:val="24"/>
          <w:highlight w:val="green"/>
          <w:lang w:val="la-Latn" w:eastAsia="de-DE"/>
        </w:rPr>
        <w:t>io sine intermissione resedeat</w:t>
      </w:r>
      <w:r w:rsidR="008E2A6B" w:rsidRPr="007A06F5">
        <w:rPr>
          <w:rFonts w:ascii="Times New Roman" w:eastAsia="Times New Roman" w:hAnsi="Times New Roman" w:cs="Times New Roman"/>
          <w:sz w:val="24"/>
          <w:szCs w:val="24"/>
          <w:highlight w:val="green"/>
          <w:lang w:val="la-Latn" w:eastAsia="de-DE"/>
        </w:rPr>
        <w:t xml:space="preserve">. </w:t>
      </w:r>
    </w:p>
    <w:p w14:paraId="00078588" w14:textId="62C84BDB" w:rsidR="00337A59" w:rsidRPr="007A06F5" w:rsidRDefault="00337A59" w:rsidP="00E64B6F">
      <w:pPr>
        <w:pStyle w:val="Odstavecseseznamem"/>
        <w:numPr>
          <w:ilvl w:val="0"/>
          <w:numId w:val="44"/>
        </w:numPr>
        <w:spacing w:before="100" w:beforeAutospacing="1" w:after="100" w:afterAutospacing="1" w:line="240" w:lineRule="auto"/>
        <w:rPr>
          <w:rFonts w:ascii="Times New Roman" w:eastAsia="Times New Roman" w:hAnsi="Times New Roman" w:cs="Times New Roman"/>
          <w:sz w:val="24"/>
          <w:szCs w:val="24"/>
          <w:highlight w:val="green"/>
          <w:lang w:val="la-Latn" w:eastAsia="de-DE"/>
        </w:rPr>
      </w:pPr>
      <w:r w:rsidRPr="007A06F5">
        <w:rPr>
          <w:rFonts w:ascii="Times New Roman" w:eastAsia="Times New Roman" w:hAnsi="Times New Roman" w:cs="Times New Roman"/>
          <w:sz w:val="24"/>
          <w:szCs w:val="24"/>
          <w:highlight w:val="green"/>
          <w:lang w:val="la-Latn" w:eastAsia="de-DE"/>
        </w:rPr>
        <w:t>Ut episcopi de presbiteris</w:t>
      </w:r>
      <w:r w:rsidR="00360346" w:rsidRPr="007A06F5">
        <w:rPr>
          <w:rFonts w:ascii="Times New Roman" w:eastAsia="Times New Roman" w:hAnsi="Times New Roman" w:cs="Times New Roman"/>
          <w:sz w:val="24"/>
          <w:szCs w:val="24"/>
          <w:highlight w:val="green"/>
          <w:lang w:val="la-Latn" w:eastAsia="de-DE"/>
        </w:rPr>
        <w:t xml:space="preserve"> </w:t>
      </w:r>
      <w:r w:rsidR="00521EE3" w:rsidRPr="007A06F5">
        <w:rPr>
          <w:rFonts w:ascii="Times New Roman" w:eastAsia="Times New Roman" w:hAnsi="Times New Roman" w:cs="Times New Roman"/>
          <w:sz w:val="24"/>
          <w:szCs w:val="24"/>
          <w:highlight w:val="green"/>
          <w:lang w:val="la-Latn" w:eastAsia="de-DE"/>
        </w:rPr>
        <w:t xml:space="preserve">et clericis </w:t>
      </w:r>
      <w:r w:rsidRPr="007A06F5">
        <w:rPr>
          <w:rFonts w:ascii="Times New Roman" w:eastAsia="Times New Roman" w:hAnsi="Times New Roman" w:cs="Times New Roman"/>
          <w:sz w:val="24"/>
          <w:szCs w:val="24"/>
          <w:highlight w:val="green"/>
          <w:lang w:val="la-Latn" w:eastAsia="de-DE"/>
        </w:rPr>
        <w:t>infra illorum parrochia potestatem habeant</w:t>
      </w:r>
      <w:r w:rsidR="00360346"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secundum canones</w:t>
      </w:r>
      <w:r w:rsidR="008E2A6B" w:rsidRPr="007A06F5">
        <w:rPr>
          <w:rFonts w:ascii="Times New Roman" w:eastAsia="Times New Roman" w:hAnsi="Times New Roman" w:cs="Times New Roman"/>
          <w:sz w:val="24"/>
          <w:szCs w:val="24"/>
          <w:highlight w:val="green"/>
          <w:lang w:val="la-Latn" w:eastAsia="de-DE"/>
        </w:rPr>
        <w:t xml:space="preserve">. </w:t>
      </w:r>
      <w:r w:rsidRPr="007A06F5">
        <w:rPr>
          <w:rFonts w:ascii="Times New Roman" w:eastAsia="Times New Roman" w:hAnsi="Times New Roman" w:cs="Times New Roman"/>
          <w:sz w:val="24"/>
          <w:szCs w:val="24"/>
          <w:highlight w:val="green"/>
          <w:lang w:val="la-Latn" w:eastAsia="de-DE"/>
        </w:rPr>
        <w:t>/</w:t>
      </w:r>
    </w:p>
    <w:p w14:paraId="25E9B0AB" w14:textId="03EF16B6" w:rsidR="00337A59" w:rsidRPr="007A06F5" w:rsidRDefault="00337A59" w:rsidP="00E64B6F">
      <w:pPr>
        <w:pStyle w:val="Normlnweb"/>
        <w:numPr>
          <w:ilvl w:val="0"/>
          <w:numId w:val="44"/>
        </w:numPr>
        <w:rPr>
          <w:highlight w:val="green"/>
          <w:lang w:val="la-Latn"/>
        </w:rPr>
      </w:pPr>
      <w:r w:rsidRPr="007A06F5">
        <w:rPr>
          <w:highlight w:val="green"/>
          <w:lang w:val="la-Latn"/>
        </w:rPr>
        <w:t>Ut epi</w:t>
      </w:r>
      <w:r w:rsidR="00521EE3" w:rsidRPr="007A06F5">
        <w:rPr>
          <w:highlight w:val="green"/>
          <w:lang w:val="la-Latn"/>
        </w:rPr>
        <w:t xml:space="preserve">scopi de incestuosis hominibus </w:t>
      </w:r>
      <w:r w:rsidRPr="007A06F5">
        <w:rPr>
          <w:highlight w:val="green"/>
          <w:lang w:val="la-Latn"/>
        </w:rPr>
        <w:t>emendandi licentiam habeant</w:t>
      </w:r>
      <w:r w:rsidR="00360346" w:rsidRPr="007A06F5">
        <w:rPr>
          <w:highlight w:val="green"/>
          <w:lang w:val="la-Latn"/>
        </w:rPr>
        <w:t xml:space="preserve">, </w:t>
      </w:r>
      <w:r w:rsidR="00521EE3" w:rsidRPr="007A06F5">
        <w:rPr>
          <w:highlight w:val="green"/>
          <w:lang w:val="la-Latn"/>
        </w:rPr>
        <w:t xml:space="preserve">seu et de </w:t>
      </w:r>
      <w:r w:rsidRPr="007A06F5">
        <w:rPr>
          <w:highlight w:val="green"/>
          <w:lang w:val="la-Latn"/>
        </w:rPr>
        <w:t>viduis inf</w:t>
      </w:r>
      <w:r w:rsidR="00521EE3" w:rsidRPr="007A06F5">
        <w:rPr>
          <w:highlight w:val="green"/>
          <w:lang w:val="la-Latn"/>
        </w:rPr>
        <w:t>ra sua parrochia potestatem ha</w:t>
      </w:r>
      <w:r w:rsidRPr="007A06F5">
        <w:rPr>
          <w:highlight w:val="green"/>
          <w:lang w:val="la-Latn"/>
        </w:rPr>
        <w:t>beant ad</w:t>
      </w:r>
      <w:r w:rsidR="00360346" w:rsidRPr="007A06F5">
        <w:rPr>
          <w:highlight w:val="green"/>
          <w:lang w:val="la-Latn"/>
        </w:rPr>
        <w:t xml:space="preserve"> </w:t>
      </w:r>
      <w:r w:rsidRPr="007A06F5">
        <w:rPr>
          <w:highlight w:val="green"/>
          <w:lang w:val="la-Latn"/>
        </w:rPr>
        <w:t>corrigendum</w:t>
      </w:r>
      <w:r w:rsidR="008E2A6B" w:rsidRPr="007A06F5">
        <w:rPr>
          <w:highlight w:val="green"/>
          <w:lang w:val="la-Latn"/>
        </w:rPr>
        <w:t xml:space="preserve">. </w:t>
      </w:r>
    </w:p>
    <w:p w14:paraId="46623882" w14:textId="00BD5437" w:rsidR="00337A59" w:rsidRPr="007A06F5" w:rsidRDefault="008A55C2" w:rsidP="00E64B6F">
      <w:pPr>
        <w:pStyle w:val="Normlnweb"/>
        <w:numPr>
          <w:ilvl w:val="0"/>
          <w:numId w:val="44"/>
        </w:numPr>
        <w:rPr>
          <w:lang w:val="la-Latn"/>
        </w:rPr>
      </w:pPr>
      <w:r w:rsidRPr="007A06F5">
        <w:rPr>
          <w:color w:val="FF0000"/>
          <w:lang w:val="la-Latn"/>
        </w:rPr>
        <w:t xml:space="preserve">VIIII. </w:t>
      </w:r>
      <w:r w:rsidR="00337A59" w:rsidRPr="007A06F5">
        <w:rPr>
          <w:color w:val="FF0000"/>
          <w:lang w:val="la-Latn"/>
        </w:rPr>
        <w:t>U</w:t>
      </w:r>
      <w:r w:rsidR="00337A59" w:rsidRPr="007A06F5">
        <w:rPr>
          <w:lang w:val="la-Latn"/>
        </w:rPr>
        <w:t xml:space="preserve">t </w:t>
      </w:r>
      <w:r w:rsidR="00521EE3" w:rsidRPr="007A06F5">
        <w:rPr>
          <w:lang w:val="la-Latn"/>
        </w:rPr>
        <w:t xml:space="preserve">nulli liceat alterius clericum </w:t>
      </w:r>
      <w:r w:rsidR="00337A59" w:rsidRPr="007A06F5">
        <w:rPr>
          <w:lang w:val="la-Latn"/>
        </w:rPr>
        <w:t xml:space="preserve">recipere aut ordinare in aliquo </w:t>
      </w:r>
      <w:commentRangeStart w:id="478"/>
      <w:r w:rsidR="00337A59" w:rsidRPr="007A06F5">
        <w:rPr>
          <w:lang w:val="la-Latn"/>
        </w:rPr>
        <w:t>gradu</w:t>
      </w:r>
      <w:commentRangeEnd w:id="478"/>
      <w:r w:rsidRPr="007A06F5">
        <w:rPr>
          <w:rStyle w:val="Odkaznakoment"/>
          <w:rFonts w:asciiTheme="minorHAnsi" w:eastAsiaTheme="minorHAnsi" w:hAnsiTheme="minorHAnsi" w:cstheme="minorBidi"/>
          <w:lang w:val="la-Latn" w:eastAsia="en-US"/>
        </w:rPr>
        <w:commentReference w:id="478"/>
      </w:r>
      <w:r w:rsidR="00521EE3" w:rsidRPr="007A06F5">
        <w:rPr>
          <w:lang w:val="la-Latn"/>
        </w:rPr>
        <w:t xml:space="preserve"> </w:t>
      </w:r>
      <w:ins w:id="479" w:author="David Kalhous" w:date="2018-05-11T15:54:00Z">
        <w:r w:rsidR="00521EE3" w:rsidRPr="007A06F5">
          <w:rPr>
            <w:lang w:val="la-Latn"/>
          </w:rPr>
          <w:t>nisi clericis hominibus clericum habuere, nullatenus ad o</w:t>
        </w:r>
      </w:ins>
      <w:ins w:id="480" w:author="David Kalhous" w:date="2018-05-11T15:55:00Z">
        <w:r w:rsidRPr="007A06F5">
          <w:rPr>
            <w:lang w:val="la-Latn"/>
          </w:rPr>
          <w:t>r</w:t>
        </w:r>
      </w:ins>
      <w:ins w:id="481" w:author="David Kalhous" w:date="2018-05-11T15:54:00Z">
        <w:r w:rsidR="00521EE3" w:rsidRPr="007A06F5">
          <w:rPr>
            <w:lang w:val="la-Latn"/>
          </w:rPr>
          <w:t>dinandum ducere pre</w:t>
        </w:r>
        <w:r w:rsidRPr="007A06F5">
          <w:rPr>
            <w:lang w:val="la-Latn"/>
          </w:rPr>
          <w:t xml:space="preserve">sumat, nisi </w:t>
        </w:r>
        <w:r w:rsidRPr="007A06F5">
          <w:rPr>
            <w:highlight w:val="green"/>
            <w:lang w:val="la-Latn"/>
            <w:rPrChange w:id="482" w:author="David Kalhous" w:date="2018-05-11T15:55:00Z">
              <w:rPr>
                <w:lang w:val="cs-CZ"/>
              </w:rPr>
            </w:rPrChange>
          </w:rPr>
          <w:t>achllum</w:t>
        </w:r>
        <w:r w:rsidRPr="007A06F5">
          <w:rPr>
            <w:lang w:val="la-Latn"/>
          </w:rPr>
          <w:t xml:space="preserve"> episcopum</w:t>
        </w:r>
      </w:ins>
      <w:ins w:id="483" w:author="David Kalhous" w:date="2018-05-11T15:55:00Z">
        <w:r w:rsidRPr="007A06F5">
          <w:rPr>
            <w:lang w:val="la-Latn"/>
          </w:rPr>
          <w:t>, de cui parrochia post ea habitare debet</w:t>
        </w:r>
      </w:ins>
      <w:r w:rsidR="008E2A6B" w:rsidRPr="007A06F5">
        <w:rPr>
          <w:lang w:val="la-Latn"/>
        </w:rPr>
        <w:t xml:space="preserve">. </w:t>
      </w:r>
    </w:p>
    <w:p w14:paraId="18FA8C7B" w14:textId="68E0930E" w:rsidR="00337A59" w:rsidRPr="007A06F5" w:rsidRDefault="00337A59" w:rsidP="00E64B6F">
      <w:pPr>
        <w:pStyle w:val="Normlnweb"/>
        <w:numPr>
          <w:ilvl w:val="0"/>
          <w:numId w:val="44"/>
        </w:numPr>
        <w:rPr>
          <w:highlight w:val="green"/>
          <w:lang w:val="la-Latn"/>
        </w:rPr>
      </w:pPr>
      <w:r w:rsidRPr="007A06F5">
        <w:rPr>
          <w:highlight w:val="green"/>
          <w:lang w:val="la-Latn"/>
        </w:rPr>
        <w:t>De decimis</w:t>
      </w:r>
      <w:r w:rsidR="00360346" w:rsidRPr="007A06F5">
        <w:rPr>
          <w:highlight w:val="green"/>
          <w:lang w:val="la-Latn"/>
        </w:rPr>
        <w:t xml:space="preserve">, </w:t>
      </w:r>
      <w:r w:rsidR="00521EE3" w:rsidRPr="007A06F5">
        <w:rPr>
          <w:highlight w:val="green"/>
          <w:lang w:val="la-Latn"/>
        </w:rPr>
        <w:t xml:space="preserve">ut unusquisque suam </w:t>
      </w:r>
      <w:r w:rsidRPr="007A06F5">
        <w:rPr>
          <w:highlight w:val="green"/>
          <w:lang w:val="la-Latn"/>
        </w:rPr>
        <w:t>decimam donet</w:t>
      </w:r>
      <w:r w:rsidR="00360346" w:rsidRPr="007A06F5">
        <w:rPr>
          <w:highlight w:val="green"/>
          <w:lang w:val="la-Latn"/>
        </w:rPr>
        <w:t xml:space="preserve">, </w:t>
      </w:r>
      <w:r w:rsidR="00521EE3" w:rsidRPr="007A06F5">
        <w:rPr>
          <w:highlight w:val="green"/>
          <w:lang w:val="la-Latn"/>
        </w:rPr>
        <w:t>atque per iussionem ponti</w:t>
      </w:r>
      <w:r w:rsidRPr="007A06F5">
        <w:rPr>
          <w:highlight w:val="green"/>
          <w:lang w:val="la-Latn"/>
        </w:rPr>
        <w:t>ficis</w:t>
      </w:r>
      <w:r w:rsidR="00360346" w:rsidRPr="007A06F5">
        <w:rPr>
          <w:highlight w:val="green"/>
          <w:lang w:val="la-Latn"/>
        </w:rPr>
        <w:t xml:space="preserve"> </w:t>
      </w:r>
      <w:r w:rsidRPr="007A06F5">
        <w:rPr>
          <w:highlight w:val="green"/>
          <w:lang w:val="la-Latn"/>
        </w:rPr>
        <w:t>dispensentur</w:t>
      </w:r>
      <w:r w:rsidR="008E2A6B" w:rsidRPr="007A06F5">
        <w:rPr>
          <w:highlight w:val="green"/>
          <w:lang w:val="la-Latn"/>
        </w:rPr>
        <w:t xml:space="preserve">. </w:t>
      </w:r>
    </w:p>
    <w:p w14:paraId="25F0D526" w14:textId="0A767B92" w:rsidR="00337A59" w:rsidRPr="007A06F5" w:rsidRDefault="00337A59" w:rsidP="00E64B6F">
      <w:pPr>
        <w:pStyle w:val="Normlnweb"/>
        <w:numPr>
          <w:ilvl w:val="0"/>
          <w:numId w:val="44"/>
        </w:numPr>
        <w:rPr>
          <w:highlight w:val="green"/>
          <w:lang w:val="la-Latn"/>
        </w:rPr>
      </w:pPr>
      <w:r w:rsidRPr="007A06F5">
        <w:rPr>
          <w:highlight w:val="green"/>
          <w:lang w:val="la-Latn"/>
        </w:rPr>
        <w:t>Ut h</w:t>
      </w:r>
      <w:r w:rsidR="00521EE3" w:rsidRPr="007A06F5">
        <w:rPr>
          <w:highlight w:val="green"/>
          <w:lang w:val="la-Latn"/>
        </w:rPr>
        <w:t xml:space="preserve">omicidas aut caeteros reos qui </w:t>
      </w:r>
      <w:r w:rsidRPr="007A06F5">
        <w:rPr>
          <w:highlight w:val="green"/>
          <w:lang w:val="la-Latn"/>
        </w:rPr>
        <w:t>legibus mori debent</w:t>
      </w:r>
      <w:r w:rsidR="00360346" w:rsidRPr="007A06F5">
        <w:rPr>
          <w:highlight w:val="green"/>
          <w:lang w:val="la-Latn"/>
        </w:rPr>
        <w:t xml:space="preserve">, </w:t>
      </w:r>
      <w:r w:rsidR="00521EE3" w:rsidRPr="007A06F5">
        <w:rPr>
          <w:highlight w:val="green"/>
          <w:lang w:val="la-Latn"/>
        </w:rPr>
        <w:t>si ad ecclesiam con</w:t>
      </w:r>
      <w:r w:rsidRPr="007A06F5">
        <w:rPr>
          <w:highlight w:val="green"/>
          <w:lang w:val="la-Latn"/>
        </w:rPr>
        <w:t>fugerint</w:t>
      </w:r>
      <w:r w:rsidR="00360346" w:rsidRPr="007A06F5">
        <w:rPr>
          <w:highlight w:val="green"/>
          <w:lang w:val="la-Latn"/>
        </w:rPr>
        <w:t xml:space="preserve">, </w:t>
      </w:r>
      <w:r w:rsidRPr="007A06F5">
        <w:rPr>
          <w:highlight w:val="green"/>
          <w:lang w:val="la-Latn"/>
        </w:rPr>
        <w:t>non excusentur</w:t>
      </w:r>
      <w:r w:rsidR="00360346" w:rsidRPr="007A06F5">
        <w:rPr>
          <w:highlight w:val="green"/>
          <w:lang w:val="la-Latn"/>
        </w:rPr>
        <w:t xml:space="preserve">, </w:t>
      </w:r>
      <w:r w:rsidR="00521EE3" w:rsidRPr="007A06F5">
        <w:rPr>
          <w:highlight w:val="green"/>
          <w:lang w:val="la-Latn"/>
        </w:rPr>
        <w:t xml:space="preserve">neque eis ibidem </w:t>
      </w:r>
      <w:r w:rsidRPr="007A06F5">
        <w:rPr>
          <w:highlight w:val="green"/>
          <w:lang w:val="la-Latn"/>
        </w:rPr>
        <w:t>victus detur</w:t>
      </w:r>
      <w:r w:rsidR="008E2A6B" w:rsidRPr="007A06F5">
        <w:rPr>
          <w:highlight w:val="green"/>
          <w:lang w:val="la-Latn"/>
        </w:rPr>
        <w:t xml:space="preserve">. </w:t>
      </w:r>
    </w:p>
    <w:p w14:paraId="22A8E1FB" w14:textId="7E6F50B3" w:rsidR="00337A59" w:rsidRPr="007A06F5" w:rsidRDefault="00337A59" w:rsidP="00E64B6F">
      <w:pPr>
        <w:pStyle w:val="Normlnweb"/>
        <w:numPr>
          <w:ilvl w:val="0"/>
          <w:numId w:val="44"/>
        </w:numPr>
        <w:rPr>
          <w:highlight w:val="green"/>
          <w:lang w:val="la-Latn"/>
        </w:rPr>
      </w:pPr>
      <w:r w:rsidRPr="007A06F5">
        <w:rPr>
          <w:highlight w:val="green"/>
          <w:lang w:val="la-Latn"/>
        </w:rPr>
        <w:t>Ut</w:t>
      </w:r>
      <w:r w:rsidR="00521EE3" w:rsidRPr="007A06F5">
        <w:rPr>
          <w:highlight w:val="green"/>
          <w:lang w:val="la-Latn"/>
        </w:rPr>
        <w:t xml:space="preserve"> latrones de infra inmunitatem </w:t>
      </w:r>
      <w:r w:rsidRPr="007A06F5">
        <w:rPr>
          <w:highlight w:val="green"/>
          <w:lang w:val="la-Latn"/>
        </w:rPr>
        <w:t>illi iudici</w:t>
      </w:r>
      <w:r w:rsidR="00521EE3" w:rsidRPr="007A06F5">
        <w:rPr>
          <w:highlight w:val="green"/>
          <w:lang w:val="la-Latn"/>
        </w:rPr>
        <w:t>s ad comitum placita praesentetur</w:t>
      </w:r>
      <w:r w:rsidR="008E2A6B" w:rsidRPr="007A06F5">
        <w:rPr>
          <w:highlight w:val="green"/>
          <w:lang w:val="la-Latn"/>
        </w:rPr>
        <w:t xml:space="preserve">; </w:t>
      </w:r>
      <w:r w:rsidRPr="007A06F5">
        <w:rPr>
          <w:highlight w:val="green"/>
          <w:lang w:val="la-Latn"/>
        </w:rPr>
        <w:t>et qui hoc non fecerit</w:t>
      </w:r>
      <w:r w:rsidR="00360346" w:rsidRPr="007A06F5">
        <w:rPr>
          <w:highlight w:val="green"/>
          <w:lang w:val="la-Latn"/>
        </w:rPr>
        <w:t xml:space="preserve">, </w:t>
      </w:r>
      <w:r w:rsidR="00521EE3" w:rsidRPr="007A06F5">
        <w:rPr>
          <w:highlight w:val="green"/>
          <w:lang w:val="la-Latn"/>
        </w:rPr>
        <w:t xml:space="preserve">beneficium et </w:t>
      </w:r>
      <w:r w:rsidRPr="007A06F5">
        <w:rPr>
          <w:highlight w:val="green"/>
          <w:lang w:val="la-Latn"/>
        </w:rPr>
        <w:t>honorem perdat</w:t>
      </w:r>
      <w:r w:rsidR="008E2A6B" w:rsidRPr="007A06F5">
        <w:rPr>
          <w:highlight w:val="green"/>
          <w:lang w:val="la-Latn"/>
        </w:rPr>
        <w:t xml:space="preserve">. </w:t>
      </w:r>
      <w:r w:rsidRPr="007A06F5">
        <w:rPr>
          <w:highlight w:val="green"/>
          <w:lang w:val="la-Latn"/>
        </w:rPr>
        <w:t>Similiter</w:t>
      </w:r>
      <w:r w:rsidR="00360346" w:rsidRPr="007A06F5">
        <w:rPr>
          <w:highlight w:val="green"/>
          <w:lang w:val="la-Latn"/>
        </w:rPr>
        <w:t xml:space="preserve"> </w:t>
      </w:r>
      <w:r w:rsidRPr="007A06F5">
        <w:rPr>
          <w:highlight w:val="green"/>
          <w:lang w:val="la-Latn"/>
        </w:rPr>
        <w:t>et vassus noster</w:t>
      </w:r>
      <w:r w:rsidR="00360346" w:rsidRPr="007A06F5">
        <w:rPr>
          <w:highlight w:val="green"/>
          <w:lang w:val="la-Latn"/>
        </w:rPr>
        <w:t xml:space="preserve">, </w:t>
      </w:r>
      <w:r w:rsidRPr="007A06F5">
        <w:rPr>
          <w:highlight w:val="green"/>
          <w:lang w:val="la-Latn"/>
        </w:rPr>
        <w:t>si hoc non adimpleverit</w:t>
      </w:r>
      <w:r w:rsidR="00360346" w:rsidRPr="007A06F5">
        <w:rPr>
          <w:highlight w:val="green"/>
          <w:lang w:val="la-Latn"/>
        </w:rPr>
        <w:t xml:space="preserve">, </w:t>
      </w:r>
      <w:r w:rsidR="00521EE3" w:rsidRPr="007A06F5">
        <w:rPr>
          <w:highlight w:val="green"/>
          <w:lang w:val="la-Latn"/>
        </w:rPr>
        <w:t>beneficium et ho</w:t>
      </w:r>
      <w:r w:rsidRPr="007A06F5">
        <w:rPr>
          <w:highlight w:val="green"/>
          <w:lang w:val="la-Latn"/>
        </w:rPr>
        <w:t>norem perdat</w:t>
      </w:r>
      <w:r w:rsidR="008E2A6B" w:rsidRPr="007A06F5">
        <w:rPr>
          <w:highlight w:val="green"/>
          <w:lang w:val="la-Latn"/>
        </w:rPr>
        <w:t xml:space="preserve">; </w:t>
      </w:r>
      <w:r w:rsidR="00521EE3" w:rsidRPr="007A06F5">
        <w:rPr>
          <w:highlight w:val="green"/>
          <w:lang w:val="la-Latn"/>
        </w:rPr>
        <w:t>et qui beneficium non ha</w:t>
      </w:r>
      <w:r w:rsidRPr="007A06F5">
        <w:rPr>
          <w:highlight w:val="green"/>
          <w:lang w:val="la-Latn"/>
        </w:rPr>
        <w:t>buerit</w:t>
      </w:r>
      <w:r w:rsidR="00360346" w:rsidRPr="007A06F5">
        <w:rPr>
          <w:highlight w:val="green"/>
          <w:lang w:val="la-Latn"/>
        </w:rPr>
        <w:t xml:space="preserve">, </w:t>
      </w:r>
      <w:r w:rsidRPr="007A06F5">
        <w:rPr>
          <w:highlight w:val="green"/>
          <w:lang w:val="la-Latn"/>
        </w:rPr>
        <w:t>bannum solvat</w:t>
      </w:r>
      <w:r w:rsidR="008E2A6B" w:rsidRPr="007A06F5">
        <w:rPr>
          <w:highlight w:val="green"/>
          <w:lang w:val="la-Latn"/>
        </w:rPr>
        <w:t xml:space="preserve">. </w:t>
      </w:r>
      <w:r w:rsidRPr="007A06F5">
        <w:rPr>
          <w:highlight w:val="green"/>
          <w:lang w:val="la-Latn"/>
        </w:rPr>
        <w:t>/</w:t>
      </w:r>
    </w:p>
    <w:p w14:paraId="25929E5B" w14:textId="0F77D9DE" w:rsidR="00337A59" w:rsidRPr="007A06F5" w:rsidRDefault="00337A59" w:rsidP="00E64B6F">
      <w:pPr>
        <w:pStyle w:val="Normlnweb"/>
        <w:numPr>
          <w:ilvl w:val="0"/>
          <w:numId w:val="44"/>
        </w:numPr>
        <w:rPr>
          <w:highlight w:val="green"/>
          <w:lang w:val="la-Latn"/>
        </w:rPr>
      </w:pPr>
      <w:r w:rsidRPr="007A06F5">
        <w:rPr>
          <w:highlight w:val="green"/>
          <w:lang w:val="la-Latn"/>
        </w:rPr>
        <w:t>De eo qui periurium fecerit</w:t>
      </w:r>
      <w:r w:rsidR="00360346" w:rsidRPr="007A06F5">
        <w:rPr>
          <w:highlight w:val="green"/>
          <w:lang w:val="la-Latn"/>
        </w:rPr>
        <w:t xml:space="preserve">, </w:t>
      </w:r>
      <w:r w:rsidR="00521EE3" w:rsidRPr="007A06F5">
        <w:rPr>
          <w:highlight w:val="green"/>
          <w:lang w:val="la-Latn"/>
        </w:rPr>
        <w:t>nul</w:t>
      </w:r>
      <w:r w:rsidRPr="007A06F5">
        <w:rPr>
          <w:highlight w:val="green"/>
          <w:lang w:val="la-Latn"/>
        </w:rPr>
        <w:t>lam redemptionem</w:t>
      </w:r>
      <w:r w:rsidR="00360346" w:rsidRPr="007A06F5">
        <w:rPr>
          <w:highlight w:val="green"/>
          <w:lang w:val="la-Latn"/>
        </w:rPr>
        <w:t xml:space="preserve">, </w:t>
      </w:r>
      <w:r w:rsidR="00521EE3" w:rsidRPr="007A06F5">
        <w:rPr>
          <w:highlight w:val="green"/>
          <w:lang w:val="la-Latn"/>
        </w:rPr>
        <w:t xml:space="preserve">nisi manum perdat </w:t>
      </w:r>
      <w:r w:rsidRPr="007A06F5">
        <w:rPr>
          <w:highlight w:val="green"/>
          <w:lang w:val="la-Latn"/>
        </w:rPr>
        <w:t>Quod si ac</w:t>
      </w:r>
      <w:r w:rsidR="00521EE3" w:rsidRPr="007A06F5">
        <w:rPr>
          <w:highlight w:val="green"/>
          <w:lang w:val="la-Latn"/>
        </w:rPr>
        <w:t xml:space="preserve">cusator contendere voluerit de </w:t>
      </w:r>
      <w:r w:rsidRPr="007A06F5">
        <w:rPr>
          <w:highlight w:val="green"/>
          <w:lang w:val="la-Latn"/>
        </w:rPr>
        <w:t>ipso periurio</w:t>
      </w:r>
      <w:r w:rsidR="00360346" w:rsidRPr="007A06F5">
        <w:rPr>
          <w:highlight w:val="green"/>
          <w:lang w:val="la-Latn"/>
        </w:rPr>
        <w:t xml:space="preserve">, </w:t>
      </w:r>
      <w:r w:rsidRPr="007A06F5">
        <w:rPr>
          <w:highlight w:val="green"/>
          <w:lang w:val="la-Latn"/>
        </w:rPr>
        <w:t>stent ad crucem</w:t>
      </w:r>
      <w:r w:rsidR="008E2A6B" w:rsidRPr="007A06F5">
        <w:rPr>
          <w:highlight w:val="green"/>
          <w:lang w:val="la-Latn"/>
        </w:rPr>
        <w:t xml:space="preserve">; </w:t>
      </w:r>
      <w:r w:rsidR="00521EE3" w:rsidRPr="007A06F5">
        <w:rPr>
          <w:highlight w:val="green"/>
          <w:lang w:val="la-Latn"/>
        </w:rPr>
        <w:t>et si iura</w:t>
      </w:r>
      <w:r w:rsidRPr="007A06F5">
        <w:rPr>
          <w:highlight w:val="green"/>
          <w:lang w:val="la-Latn"/>
        </w:rPr>
        <w:t>tor vicerit</w:t>
      </w:r>
      <w:r w:rsidR="00360346" w:rsidRPr="007A06F5">
        <w:rPr>
          <w:highlight w:val="green"/>
          <w:lang w:val="la-Latn"/>
        </w:rPr>
        <w:t xml:space="preserve">, </w:t>
      </w:r>
      <w:r w:rsidRPr="007A06F5">
        <w:rPr>
          <w:highlight w:val="green"/>
          <w:lang w:val="la-Latn"/>
        </w:rPr>
        <w:t>legem suam accusator emendet</w:t>
      </w:r>
      <w:r w:rsidR="008E2A6B" w:rsidRPr="007A06F5">
        <w:rPr>
          <w:highlight w:val="green"/>
          <w:lang w:val="la-Latn"/>
        </w:rPr>
        <w:t xml:space="preserve">. </w:t>
      </w:r>
      <w:r w:rsidRPr="007A06F5">
        <w:rPr>
          <w:highlight w:val="green"/>
          <w:lang w:val="la-Latn"/>
        </w:rPr>
        <w:t>Haec vero de minoribus causis</w:t>
      </w:r>
      <w:r w:rsidR="00521EE3" w:rsidRPr="007A06F5">
        <w:rPr>
          <w:highlight w:val="green"/>
          <w:lang w:val="la-Latn"/>
        </w:rPr>
        <w:t xml:space="preserve"> observan</w:t>
      </w:r>
      <w:r w:rsidRPr="007A06F5">
        <w:rPr>
          <w:highlight w:val="green"/>
          <w:lang w:val="la-Latn"/>
        </w:rPr>
        <w:t>dum</w:t>
      </w:r>
      <w:r w:rsidR="008E2A6B" w:rsidRPr="007A06F5">
        <w:rPr>
          <w:highlight w:val="green"/>
          <w:lang w:val="la-Latn"/>
        </w:rPr>
        <w:t xml:space="preserve">; </w:t>
      </w:r>
      <w:r w:rsidRPr="007A06F5">
        <w:rPr>
          <w:highlight w:val="green"/>
          <w:lang w:val="la-Latn"/>
        </w:rPr>
        <w:t>de mai</w:t>
      </w:r>
      <w:r w:rsidR="00521EE3" w:rsidRPr="007A06F5">
        <w:rPr>
          <w:highlight w:val="green"/>
          <w:lang w:val="la-Latn"/>
        </w:rPr>
        <w:t xml:space="preserve">oribus vero rebus aut de statu </w:t>
      </w:r>
      <w:r w:rsidRPr="007A06F5">
        <w:rPr>
          <w:highlight w:val="green"/>
          <w:lang w:val="la-Latn"/>
        </w:rPr>
        <w:t>ingenuitatis secundum legem custodiant</w:t>
      </w:r>
      <w:r w:rsidR="008E2A6B" w:rsidRPr="007A06F5">
        <w:rPr>
          <w:highlight w:val="green"/>
          <w:lang w:val="la-Latn"/>
        </w:rPr>
        <w:t xml:space="preserve">. </w:t>
      </w:r>
    </w:p>
    <w:p w14:paraId="634D25B9" w14:textId="4594FEC5" w:rsidR="00337A59" w:rsidRPr="007A06F5" w:rsidRDefault="00337A59" w:rsidP="00E64B6F">
      <w:pPr>
        <w:pStyle w:val="Normlnweb"/>
        <w:numPr>
          <w:ilvl w:val="0"/>
          <w:numId w:val="44"/>
        </w:numPr>
        <w:rPr>
          <w:highlight w:val="green"/>
          <w:lang w:val="la-Latn"/>
        </w:rPr>
      </w:pPr>
      <w:r w:rsidRPr="007A06F5">
        <w:rPr>
          <w:highlight w:val="green"/>
          <w:lang w:val="la-Latn"/>
        </w:rPr>
        <w:t>De</w:t>
      </w:r>
      <w:r w:rsidR="00360346" w:rsidRPr="007A06F5">
        <w:rPr>
          <w:highlight w:val="green"/>
          <w:lang w:val="la-Latn"/>
        </w:rPr>
        <w:t xml:space="preserve"> </w:t>
      </w:r>
      <w:r w:rsidRPr="007A06F5">
        <w:rPr>
          <w:highlight w:val="green"/>
          <w:lang w:val="la-Latn"/>
        </w:rPr>
        <w:t>vindicta et iudicio</w:t>
      </w:r>
      <w:r w:rsidR="00360346" w:rsidRPr="007A06F5">
        <w:rPr>
          <w:highlight w:val="green"/>
          <w:lang w:val="la-Latn"/>
        </w:rPr>
        <w:t xml:space="preserve"> </w:t>
      </w:r>
      <w:r w:rsidR="00521EE3" w:rsidRPr="007A06F5">
        <w:rPr>
          <w:highlight w:val="green"/>
          <w:lang w:val="la-Latn"/>
        </w:rPr>
        <w:t>in latro</w:t>
      </w:r>
      <w:r w:rsidRPr="007A06F5">
        <w:rPr>
          <w:highlight w:val="green"/>
          <w:lang w:val="la-Latn"/>
        </w:rPr>
        <w:t>nes</w:t>
      </w:r>
      <w:r w:rsidR="00360346" w:rsidRPr="007A06F5">
        <w:rPr>
          <w:highlight w:val="green"/>
          <w:lang w:val="la-Latn"/>
        </w:rPr>
        <w:t xml:space="preserve"> </w:t>
      </w:r>
      <w:r w:rsidRPr="007A06F5">
        <w:rPr>
          <w:highlight w:val="green"/>
          <w:lang w:val="la-Latn"/>
        </w:rPr>
        <w:t>factum testimonium episcoporum absq</w:t>
      </w:r>
      <w:r w:rsidR="00521EE3" w:rsidRPr="007A06F5">
        <w:rPr>
          <w:highlight w:val="green"/>
          <w:lang w:val="la-Latn"/>
        </w:rPr>
        <w:t>ue peccato comitis esse dicunt</w:t>
      </w:r>
      <w:r w:rsidR="00360346" w:rsidRPr="007A06F5">
        <w:rPr>
          <w:highlight w:val="green"/>
          <w:lang w:val="la-Latn"/>
        </w:rPr>
        <w:t xml:space="preserve">, </w:t>
      </w:r>
      <w:r w:rsidRPr="007A06F5">
        <w:rPr>
          <w:highlight w:val="green"/>
          <w:lang w:val="la-Latn"/>
        </w:rPr>
        <w:t>ita</w:t>
      </w:r>
      <w:r w:rsidR="00360346" w:rsidRPr="007A06F5">
        <w:rPr>
          <w:highlight w:val="green"/>
          <w:lang w:val="la-Latn"/>
        </w:rPr>
        <w:t xml:space="preserve"> </w:t>
      </w:r>
      <w:r w:rsidRPr="007A06F5">
        <w:rPr>
          <w:highlight w:val="green"/>
          <w:lang w:val="la-Latn"/>
        </w:rPr>
        <w:t>tamen ut absque</w:t>
      </w:r>
      <w:r w:rsidR="00360346" w:rsidRPr="007A06F5">
        <w:rPr>
          <w:highlight w:val="green"/>
          <w:lang w:val="la-Latn"/>
        </w:rPr>
        <w:t xml:space="preserve"> </w:t>
      </w:r>
      <w:r w:rsidRPr="007A06F5">
        <w:rPr>
          <w:highlight w:val="green"/>
          <w:lang w:val="la-Latn"/>
        </w:rPr>
        <w:t>invidia aut</w:t>
      </w:r>
      <w:r w:rsidR="00360346" w:rsidRPr="007A06F5">
        <w:rPr>
          <w:highlight w:val="green"/>
          <w:lang w:val="la-Latn"/>
        </w:rPr>
        <w:t xml:space="preserve"> </w:t>
      </w:r>
      <w:r w:rsidR="00521EE3" w:rsidRPr="007A06F5">
        <w:rPr>
          <w:highlight w:val="green"/>
          <w:lang w:val="la-Latn"/>
        </w:rPr>
        <w:t xml:space="preserve">occansione </w:t>
      </w:r>
      <w:r w:rsidRPr="007A06F5">
        <w:rPr>
          <w:highlight w:val="green"/>
          <w:lang w:val="la-Latn"/>
        </w:rPr>
        <w:t>mala</w:t>
      </w:r>
      <w:r w:rsidR="00360346" w:rsidRPr="007A06F5">
        <w:rPr>
          <w:highlight w:val="green"/>
          <w:lang w:val="la-Latn"/>
        </w:rPr>
        <w:t xml:space="preserve">, </w:t>
      </w:r>
      <w:r w:rsidRPr="007A06F5">
        <w:rPr>
          <w:highlight w:val="green"/>
          <w:lang w:val="la-Latn"/>
        </w:rPr>
        <w:t>et nih</w:t>
      </w:r>
      <w:r w:rsidR="00521EE3" w:rsidRPr="007A06F5">
        <w:rPr>
          <w:highlight w:val="green"/>
          <w:lang w:val="la-Latn"/>
        </w:rPr>
        <w:t xml:space="preserve">il aliud ibi interponatur nisi </w:t>
      </w:r>
      <w:r w:rsidRPr="007A06F5">
        <w:rPr>
          <w:highlight w:val="green"/>
          <w:lang w:val="la-Latn"/>
        </w:rPr>
        <w:t>vera iustitia ad perficiendum</w:t>
      </w:r>
      <w:r w:rsidR="008E2A6B" w:rsidRPr="007A06F5">
        <w:rPr>
          <w:highlight w:val="green"/>
          <w:lang w:val="la-Latn"/>
        </w:rPr>
        <w:t xml:space="preserve">. </w:t>
      </w:r>
      <w:r w:rsidR="00521EE3" w:rsidRPr="007A06F5">
        <w:rPr>
          <w:highlight w:val="green"/>
          <w:lang w:val="la-Latn"/>
        </w:rPr>
        <w:t xml:space="preserve">Et si per </w:t>
      </w:r>
      <w:r w:rsidRPr="007A06F5">
        <w:rPr>
          <w:highlight w:val="green"/>
          <w:lang w:val="la-Latn"/>
        </w:rPr>
        <w:t>odium aut malo ingenio</w:t>
      </w:r>
      <w:r w:rsidR="00360346" w:rsidRPr="007A06F5">
        <w:rPr>
          <w:highlight w:val="green"/>
          <w:lang w:val="la-Latn"/>
        </w:rPr>
        <w:t xml:space="preserve">, </w:t>
      </w:r>
      <w:r w:rsidR="00521EE3" w:rsidRPr="007A06F5">
        <w:rPr>
          <w:highlight w:val="green"/>
          <w:lang w:val="la-Latn"/>
        </w:rPr>
        <w:t xml:space="preserve">nisi per iustitiam </w:t>
      </w:r>
      <w:r w:rsidRPr="007A06F5">
        <w:rPr>
          <w:highlight w:val="green"/>
          <w:lang w:val="la-Latn"/>
        </w:rPr>
        <w:t>faciendam</w:t>
      </w:r>
      <w:r w:rsidR="00360346" w:rsidRPr="007A06F5">
        <w:rPr>
          <w:highlight w:val="green"/>
          <w:lang w:val="la-Latn"/>
        </w:rPr>
        <w:t xml:space="preserve">, </w:t>
      </w:r>
      <w:r w:rsidRPr="007A06F5">
        <w:rPr>
          <w:highlight w:val="green"/>
          <w:lang w:val="la-Latn"/>
        </w:rPr>
        <w:t>hominem diffecerit</w:t>
      </w:r>
      <w:r w:rsidR="00360346" w:rsidRPr="007A06F5">
        <w:rPr>
          <w:highlight w:val="green"/>
          <w:lang w:val="la-Latn"/>
        </w:rPr>
        <w:t xml:space="preserve">, </w:t>
      </w:r>
      <w:r w:rsidR="00521EE3" w:rsidRPr="007A06F5">
        <w:rPr>
          <w:highlight w:val="green"/>
          <w:lang w:val="la-Latn"/>
        </w:rPr>
        <w:t xml:space="preserve">honorem </w:t>
      </w:r>
      <w:r w:rsidRPr="007A06F5">
        <w:rPr>
          <w:highlight w:val="green"/>
          <w:lang w:val="la-Latn"/>
        </w:rPr>
        <w:t>suum perdat</w:t>
      </w:r>
      <w:r w:rsidR="00360346" w:rsidRPr="007A06F5">
        <w:rPr>
          <w:highlight w:val="green"/>
          <w:lang w:val="la-Latn"/>
        </w:rPr>
        <w:t xml:space="preserve">, </w:t>
      </w:r>
      <w:r w:rsidR="00521EE3" w:rsidRPr="007A06F5">
        <w:rPr>
          <w:highlight w:val="green"/>
          <w:lang w:val="la-Latn"/>
        </w:rPr>
        <w:t>et legibus contra quem in</w:t>
      </w:r>
      <w:r w:rsidRPr="007A06F5">
        <w:rPr>
          <w:highlight w:val="green"/>
          <w:lang w:val="la-Latn"/>
        </w:rPr>
        <w:t>iuste fecit</w:t>
      </w:r>
      <w:r w:rsidR="00360346" w:rsidRPr="007A06F5">
        <w:rPr>
          <w:highlight w:val="green"/>
          <w:lang w:val="la-Latn"/>
        </w:rPr>
        <w:t xml:space="preserve">, </w:t>
      </w:r>
      <w:r w:rsidRPr="007A06F5">
        <w:rPr>
          <w:highlight w:val="green"/>
          <w:lang w:val="la-Latn"/>
        </w:rPr>
        <w:t>secundum penam quam intulit</w:t>
      </w:r>
      <w:r w:rsidR="00360346" w:rsidRPr="007A06F5">
        <w:rPr>
          <w:highlight w:val="green"/>
          <w:lang w:val="la-Latn"/>
        </w:rPr>
        <w:t xml:space="preserve">, </w:t>
      </w:r>
      <w:r w:rsidRPr="007A06F5">
        <w:rPr>
          <w:highlight w:val="green"/>
          <w:lang w:val="la-Latn"/>
        </w:rPr>
        <w:t>emendetur</w:t>
      </w:r>
      <w:r w:rsidR="008E2A6B" w:rsidRPr="007A06F5">
        <w:rPr>
          <w:highlight w:val="green"/>
          <w:lang w:val="la-Latn"/>
        </w:rPr>
        <w:t xml:space="preserve">. </w:t>
      </w:r>
      <w:r w:rsidRPr="007A06F5">
        <w:rPr>
          <w:highlight w:val="green"/>
          <w:lang w:val="la-Latn"/>
        </w:rPr>
        <w:t>/</w:t>
      </w:r>
    </w:p>
    <w:p w14:paraId="0BEE5E5F" w14:textId="5561909B" w:rsidR="00337A59" w:rsidRPr="007A06F5" w:rsidRDefault="00337A59" w:rsidP="00E64B6F">
      <w:pPr>
        <w:pStyle w:val="Normlnweb"/>
        <w:numPr>
          <w:ilvl w:val="0"/>
          <w:numId w:val="44"/>
        </w:numPr>
        <w:rPr>
          <w:highlight w:val="green"/>
          <w:lang w:val="la-Latn"/>
        </w:rPr>
      </w:pPr>
      <w:r w:rsidRPr="007A06F5">
        <w:rPr>
          <w:highlight w:val="green"/>
          <w:lang w:val="la-Latn"/>
        </w:rPr>
        <w:t>C</w:t>
      </w:r>
      <w:r w:rsidR="00521EE3" w:rsidRPr="007A06F5">
        <w:rPr>
          <w:highlight w:val="green"/>
          <w:lang w:val="la-Latn"/>
        </w:rPr>
        <w:t>apitula vero quae bonae memo</w:t>
      </w:r>
      <w:r w:rsidRPr="007A06F5">
        <w:rPr>
          <w:highlight w:val="green"/>
          <w:lang w:val="la-Latn"/>
        </w:rPr>
        <w:t>riae genitor noster</w:t>
      </w:r>
      <w:r w:rsidR="00360346" w:rsidRPr="007A06F5">
        <w:rPr>
          <w:highlight w:val="green"/>
          <w:lang w:val="la-Latn"/>
        </w:rPr>
        <w:t xml:space="preserve"> </w:t>
      </w:r>
      <w:r w:rsidR="00521EE3" w:rsidRPr="007A06F5">
        <w:rPr>
          <w:highlight w:val="green"/>
          <w:lang w:val="la-Latn"/>
        </w:rPr>
        <w:t xml:space="preserve">in sua placita constituit </w:t>
      </w:r>
      <w:r w:rsidRPr="007A06F5">
        <w:rPr>
          <w:highlight w:val="green"/>
          <w:lang w:val="la-Latn"/>
        </w:rPr>
        <w:t>et</w:t>
      </w:r>
      <w:r w:rsidR="00360346" w:rsidRPr="007A06F5">
        <w:rPr>
          <w:highlight w:val="green"/>
          <w:lang w:val="la-Latn"/>
        </w:rPr>
        <w:t xml:space="preserve"> </w:t>
      </w:r>
      <w:r w:rsidRPr="007A06F5">
        <w:rPr>
          <w:highlight w:val="green"/>
          <w:lang w:val="la-Latn"/>
        </w:rPr>
        <w:t>sinodus</w:t>
      </w:r>
      <w:r w:rsidR="00360346" w:rsidRPr="007A06F5">
        <w:rPr>
          <w:highlight w:val="green"/>
          <w:lang w:val="la-Latn"/>
        </w:rPr>
        <w:t xml:space="preserve"> </w:t>
      </w:r>
      <w:r w:rsidRPr="007A06F5">
        <w:rPr>
          <w:highlight w:val="green"/>
          <w:lang w:val="la-Latn"/>
        </w:rPr>
        <w:t xml:space="preserve">conservare </w:t>
      </w:r>
      <w:commentRangeStart w:id="484"/>
      <w:r w:rsidRPr="007A06F5">
        <w:rPr>
          <w:highlight w:val="green"/>
          <w:lang w:val="la-Latn"/>
        </w:rPr>
        <w:t>volumus</w:t>
      </w:r>
      <w:commentRangeEnd w:id="484"/>
      <w:r w:rsidR="008A55C2" w:rsidRPr="007A06F5">
        <w:rPr>
          <w:rStyle w:val="Odkaznakoment"/>
          <w:rFonts w:asciiTheme="minorHAnsi" w:eastAsiaTheme="minorHAnsi" w:hAnsiTheme="minorHAnsi" w:cstheme="minorBidi"/>
          <w:lang w:val="la-Latn" w:eastAsia="en-US"/>
        </w:rPr>
        <w:commentReference w:id="484"/>
      </w:r>
      <w:r w:rsidR="008E2A6B" w:rsidRPr="007A06F5">
        <w:rPr>
          <w:highlight w:val="green"/>
          <w:lang w:val="la-Latn"/>
        </w:rPr>
        <w:t xml:space="preserve">. </w:t>
      </w:r>
    </w:p>
    <w:p w14:paraId="69CAFE16" w14:textId="1AF56E31" w:rsidR="00337A59" w:rsidRPr="007A06F5" w:rsidRDefault="00337A59" w:rsidP="00E64B6F">
      <w:pPr>
        <w:pStyle w:val="Normlnweb"/>
        <w:numPr>
          <w:ilvl w:val="0"/>
          <w:numId w:val="44"/>
        </w:numPr>
        <w:rPr>
          <w:highlight w:val="green"/>
          <w:lang w:val="la-Latn"/>
        </w:rPr>
      </w:pPr>
      <w:r w:rsidRPr="007A06F5">
        <w:rPr>
          <w:highlight w:val="green"/>
          <w:lang w:val="la-Latn"/>
        </w:rPr>
        <w:t>De rebus vero ecclesiarum</w:t>
      </w:r>
      <w:r w:rsidR="00360346" w:rsidRPr="007A06F5">
        <w:rPr>
          <w:highlight w:val="green"/>
          <w:lang w:val="la-Latn"/>
        </w:rPr>
        <w:t xml:space="preserve">, </w:t>
      </w:r>
      <w:r w:rsidR="00521EE3" w:rsidRPr="007A06F5">
        <w:rPr>
          <w:highlight w:val="green"/>
          <w:lang w:val="la-Latn"/>
        </w:rPr>
        <w:t xml:space="preserve">unde </w:t>
      </w:r>
      <w:r w:rsidRPr="007A06F5">
        <w:rPr>
          <w:highlight w:val="green"/>
          <w:lang w:val="la-Latn"/>
        </w:rPr>
        <w:t>nunc</w:t>
      </w:r>
      <w:r w:rsidR="00360346" w:rsidRPr="007A06F5">
        <w:rPr>
          <w:highlight w:val="green"/>
          <w:lang w:val="la-Latn"/>
        </w:rPr>
        <w:t xml:space="preserve"> </w:t>
      </w:r>
      <w:r w:rsidRPr="007A06F5">
        <w:rPr>
          <w:highlight w:val="green"/>
          <w:lang w:val="la-Latn"/>
        </w:rPr>
        <w:t>census exeunt</w:t>
      </w:r>
      <w:r w:rsidR="00360346" w:rsidRPr="007A06F5">
        <w:rPr>
          <w:highlight w:val="green"/>
          <w:lang w:val="la-Latn"/>
        </w:rPr>
        <w:t xml:space="preserve">, </w:t>
      </w:r>
      <w:r w:rsidR="00521EE3" w:rsidRPr="007A06F5">
        <w:rPr>
          <w:highlight w:val="green"/>
          <w:lang w:val="la-Latn"/>
        </w:rPr>
        <w:t xml:space="preserve">decima et nona cum </w:t>
      </w:r>
      <w:r w:rsidRPr="007A06F5">
        <w:rPr>
          <w:highlight w:val="green"/>
          <w:lang w:val="la-Latn"/>
        </w:rPr>
        <w:t>ipso censu sit soluta</w:t>
      </w:r>
      <w:r w:rsidR="008E2A6B" w:rsidRPr="007A06F5">
        <w:rPr>
          <w:highlight w:val="green"/>
          <w:lang w:val="la-Latn"/>
        </w:rPr>
        <w:t xml:space="preserve">; </w:t>
      </w:r>
      <w:r w:rsidR="00521EE3" w:rsidRPr="007A06F5">
        <w:rPr>
          <w:highlight w:val="green"/>
          <w:lang w:val="la-Latn"/>
        </w:rPr>
        <w:t xml:space="preserve">et unde antea non </w:t>
      </w:r>
      <w:r w:rsidRPr="007A06F5">
        <w:rPr>
          <w:highlight w:val="green"/>
          <w:lang w:val="la-Latn"/>
        </w:rPr>
        <w:t>exierunt</w:t>
      </w:r>
      <w:r w:rsidR="00360346" w:rsidRPr="007A06F5">
        <w:rPr>
          <w:highlight w:val="green"/>
          <w:lang w:val="la-Latn"/>
        </w:rPr>
        <w:t xml:space="preserve">, </w:t>
      </w:r>
      <w:r w:rsidRPr="007A06F5">
        <w:rPr>
          <w:highlight w:val="green"/>
          <w:lang w:val="la-Latn"/>
        </w:rPr>
        <w:t>similiter nona et decima detur</w:t>
      </w:r>
      <w:r w:rsidR="008E2A6B" w:rsidRPr="007A06F5">
        <w:rPr>
          <w:highlight w:val="green"/>
          <w:lang w:val="la-Latn"/>
        </w:rPr>
        <w:t xml:space="preserve">; </w:t>
      </w:r>
      <w:r w:rsidRPr="007A06F5">
        <w:rPr>
          <w:highlight w:val="green"/>
          <w:lang w:val="la-Latn"/>
        </w:rPr>
        <w:t>atque de casatis quinquaginta solidum unum</w:t>
      </w:r>
      <w:r w:rsidR="00360346" w:rsidRPr="007A06F5">
        <w:rPr>
          <w:highlight w:val="green"/>
          <w:lang w:val="la-Latn"/>
        </w:rPr>
        <w:t xml:space="preserve">, </w:t>
      </w:r>
      <w:r w:rsidRPr="007A06F5">
        <w:rPr>
          <w:highlight w:val="green"/>
          <w:lang w:val="la-Latn"/>
        </w:rPr>
        <w:t>et de casatis triginta dimidium solidum</w:t>
      </w:r>
      <w:r w:rsidR="00360346" w:rsidRPr="007A06F5">
        <w:rPr>
          <w:highlight w:val="green"/>
          <w:lang w:val="la-Latn"/>
        </w:rPr>
        <w:t xml:space="preserve">, </w:t>
      </w:r>
      <w:r w:rsidRPr="007A06F5">
        <w:rPr>
          <w:highlight w:val="green"/>
          <w:lang w:val="la-Latn"/>
        </w:rPr>
        <w:t xml:space="preserve">et de viginti </w:t>
      </w:r>
      <w:r w:rsidRPr="007A06F5">
        <w:rPr>
          <w:highlight w:val="green"/>
          <w:lang w:val="la-Latn"/>
        </w:rPr>
        <w:lastRenderedPageBreak/>
        <w:t>trimisse uno</w:t>
      </w:r>
      <w:r w:rsidR="008E2A6B" w:rsidRPr="007A06F5">
        <w:rPr>
          <w:highlight w:val="green"/>
          <w:lang w:val="la-Latn"/>
        </w:rPr>
        <w:t xml:space="preserve">. </w:t>
      </w:r>
      <w:r w:rsidRPr="007A06F5">
        <w:rPr>
          <w:highlight w:val="green"/>
          <w:lang w:val="la-Latn"/>
        </w:rPr>
        <w:t>Et de precariis</w:t>
      </w:r>
      <w:r w:rsidR="00360346" w:rsidRPr="007A06F5">
        <w:rPr>
          <w:highlight w:val="green"/>
          <w:lang w:val="la-Latn"/>
        </w:rPr>
        <w:t xml:space="preserve">, </w:t>
      </w:r>
      <w:r w:rsidRPr="007A06F5">
        <w:rPr>
          <w:highlight w:val="green"/>
          <w:lang w:val="la-Latn"/>
        </w:rPr>
        <w:t>ubi modo sunt</w:t>
      </w:r>
      <w:r w:rsidR="00360346" w:rsidRPr="007A06F5">
        <w:rPr>
          <w:highlight w:val="green"/>
          <w:lang w:val="la-Latn"/>
        </w:rPr>
        <w:t xml:space="preserve">, </w:t>
      </w:r>
      <w:r w:rsidRPr="007A06F5">
        <w:rPr>
          <w:highlight w:val="green"/>
          <w:lang w:val="la-Latn"/>
        </w:rPr>
        <w:t>renoventur</w:t>
      </w:r>
      <w:r w:rsidR="00360346" w:rsidRPr="007A06F5">
        <w:rPr>
          <w:highlight w:val="green"/>
          <w:lang w:val="la-Latn"/>
        </w:rPr>
        <w:t xml:space="preserve">, </w:t>
      </w:r>
      <w:r w:rsidR="00521EE3" w:rsidRPr="007A06F5">
        <w:rPr>
          <w:highlight w:val="green"/>
          <w:lang w:val="la-Latn"/>
        </w:rPr>
        <w:t xml:space="preserve">et ubi non </w:t>
      </w:r>
      <w:r w:rsidRPr="007A06F5">
        <w:rPr>
          <w:highlight w:val="green"/>
          <w:lang w:val="la-Latn"/>
        </w:rPr>
        <w:t>sunt</w:t>
      </w:r>
      <w:r w:rsidR="00360346" w:rsidRPr="007A06F5">
        <w:rPr>
          <w:highlight w:val="green"/>
          <w:lang w:val="la-Latn"/>
        </w:rPr>
        <w:t xml:space="preserve">, </w:t>
      </w:r>
      <w:r w:rsidR="00521EE3" w:rsidRPr="007A06F5">
        <w:rPr>
          <w:highlight w:val="green"/>
          <w:lang w:val="la-Latn"/>
        </w:rPr>
        <w:t>scribantur</w:t>
      </w:r>
      <w:r w:rsidR="008E2A6B" w:rsidRPr="007A06F5">
        <w:rPr>
          <w:highlight w:val="green"/>
          <w:lang w:val="la-Latn"/>
        </w:rPr>
        <w:t xml:space="preserve">. </w:t>
      </w:r>
      <w:r w:rsidR="00521EE3" w:rsidRPr="007A06F5">
        <w:rPr>
          <w:highlight w:val="green"/>
          <w:lang w:val="la-Latn"/>
        </w:rPr>
        <w:t xml:space="preserve">Et sit discretio inter </w:t>
      </w:r>
      <w:r w:rsidRPr="007A06F5">
        <w:rPr>
          <w:highlight w:val="green"/>
          <w:lang w:val="la-Latn"/>
        </w:rPr>
        <w:t>precarias d</w:t>
      </w:r>
      <w:r w:rsidR="00521EE3" w:rsidRPr="007A06F5">
        <w:rPr>
          <w:highlight w:val="green"/>
          <w:lang w:val="la-Latn"/>
        </w:rPr>
        <w:t xml:space="preserve">e verbo nostro factas et inter </w:t>
      </w:r>
      <w:r w:rsidRPr="007A06F5">
        <w:rPr>
          <w:highlight w:val="green"/>
          <w:lang w:val="la-Latn"/>
        </w:rPr>
        <w:t>eas quae spon</w:t>
      </w:r>
      <w:r w:rsidR="00521EE3" w:rsidRPr="007A06F5">
        <w:rPr>
          <w:highlight w:val="green"/>
          <w:lang w:val="la-Latn"/>
        </w:rPr>
        <w:t xml:space="preserve">tanea voluntate de ipsis rebus </w:t>
      </w:r>
      <w:r w:rsidRPr="007A06F5">
        <w:rPr>
          <w:highlight w:val="green"/>
          <w:lang w:val="la-Latn"/>
        </w:rPr>
        <w:t xml:space="preserve">ecclesiarum </w:t>
      </w:r>
      <w:commentRangeStart w:id="485"/>
      <w:r w:rsidRPr="007A06F5">
        <w:rPr>
          <w:highlight w:val="green"/>
          <w:lang w:val="la-Latn"/>
        </w:rPr>
        <w:t>faciunt</w:t>
      </w:r>
      <w:commentRangeEnd w:id="485"/>
      <w:r w:rsidR="008A55C2" w:rsidRPr="007A06F5">
        <w:rPr>
          <w:rStyle w:val="Odkaznakoment"/>
          <w:rFonts w:asciiTheme="minorHAnsi" w:eastAsiaTheme="minorHAnsi" w:hAnsiTheme="minorHAnsi" w:cstheme="minorBidi"/>
          <w:lang w:val="la-Latn" w:eastAsia="en-US"/>
        </w:rPr>
        <w:commentReference w:id="485"/>
      </w:r>
      <w:r w:rsidR="008E2A6B" w:rsidRPr="007A06F5">
        <w:rPr>
          <w:highlight w:val="green"/>
          <w:lang w:val="la-Latn"/>
        </w:rPr>
        <w:t xml:space="preserve">. </w:t>
      </w:r>
    </w:p>
    <w:p w14:paraId="4B09FB84" w14:textId="54910625" w:rsidR="00337A59" w:rsidRPr="007A06F5" w:rsidRDefault="00521EE3" w:rsidP="00E64B6F">
      <w:pPr>
        <w:pStyle w:val="Normlnweb"/>
        <w:numPr>
          <w:ilvl w:val="0"/>
          <w:numId w:val="44"/>
        </w:numPr>
        <w:rPr>
          <w:highlight w:val="green"/>
          <w:lang w:val="la-Latn"/>
        </w:rPr>
      </w:pPr>
      <w:r w:rsidRPr="007A06F5">
        <w:rPr>
          <w:highlight w:val="green"/>
          <w:lang w:val="la-Latn"/>
        </w:rPr>
        <w:t xml:space="preserve">De truste faciendo nemo </w:t>
      </w:r>
      <w:commentRangeStart w:id="486"/>
      <w:r w:rsidRPr="007A06F5">
        <w:rPr>
          <w:highlight w:val="green"/>
          <w:lang w:val="la-Latn"/>
        </w:rPr>
        <w:t>prae</w:t>
      </w:r>
      <w:r w:rsidR="00337A59" w:rsidRPr="007A06F5">
        <w:rPr>
          <w:highlight w:val="green"/>
          <w:lang w:val="la-Latn"/>
        </w:rPr>
        <w:t>sumat</w:t>
      </w:r>
      <w:commentRangeEnd w:id="486"/>
      <w:r w:rsidR="008A55C2" w:rsidRPr="007A06F5">
        <w:rPr>
          <w:rStyle w:val="Odkaznakoment"/>
          <w:rFonts w:asciiTheme="minorHAnsi" w:eastAsiaTheme="minorHAnsi" w:hAnsiTheme="minorHAnsi" w:cstheme="minorBidi"/>
          <w:lang w:val="la-Latn" w:eastAsia="en-US"/>
        </w:rPr>
        <w:commentReference w:id="486"/>
      </w:r>
      <w:r w:rsidR="008E2A6B" w:rsidRPr="007A06F5">
        <w:rPr>
          <w:highlight w:val="green"/>
          <w:lang w:val="la-Latn"/>
        </w:rPr>
        <w:t xml:space="preserve">. </w:t>
      </w:r>
    </w:p>
    <w:p w14:paraId="67D4D7B8" w14:textId="5AA5AA0F" w:rsidR="00337A59" w:rsidRPr="007A06F5" w:rsidRDefault="00337A59" w:rsidP="00E64B6F">
      <w:pPr>
        <w:pStyle w:val="Normlnweb"/>
        <w:numPr>
          <w:ilvl w:val="0"/>
          <w:numId w:val="44"/>
        </w:numPr>
        <w:rPr>
          <w:highlight w:val="green"/>
          <w:lang w:val="la-Latn"/>
        </w:rPr>
      </w:pPr>
      <w:r w:rsidRPr="007A06F5">
        <w:rPr>
          <w:highlight w:val="green"/>
          <w:lang w:val="la-Latn"/>
        </w:rPr>
        <w:t>De ce</w:t>
      </w:r>
      <w:r w:rsidR="00521EE3" w:rsidRPr="007A06F5">
        <w:rPr>
          <w:highlight w:val="green"/>
          <w:lang w:val="la-Latn"/>
        </w:rPr>
        <w:t>rariis et tabulariis atque car</w:t>
      </w:r>
      <w:r w:rsidRPr="007A06F5">
        <w:rPr>
          <w:highlight w:val="green"/>
          <w:lang w:val="la-Latn"/>
        </w:rPr>
        <w:t>tolariis</w:t>
      </w:r>
      <w:r w:rsidR="00360346" w:rsidRPr="007A06F5">
        <w:rPr>
          <w:highlight w:val="green"/>
          <w:lang w:val="la-Latn"/>
        </w:rPr>
        <w:t xml:space="preserve">, </w:t>
      </w:r>
      <w:r w:rsidRPr="007A06F5">
        <w:rPr>
          <w:highlight w:val="green"/>
          <w:lang w:val="la-Latn"/>
        </w:rPr>
        <w:t>sicut a longo tempore fuit</w:t>
      </w:r>
      <w:r w:rsidR="00360346" w:rsidRPr="007A06F5">
        <w:rPr>
          <w:highlight w:val="green"/>
          <w:lang w:val="la-Latn"/>
        </w:rPr>
        <w:t xml:space="preserve">, </w:t>
      </w:r>
      <w:commentRangeStart w:id="487"/>
      <w:r w:rsidR="00521EE3" w:rsidRPr="007A06F5">
        <w:rPr>
          <w:highlight w:val="green"/>
          <w:lang w:val="la-Latn"/>
        </w:rPr>
        <w:t>obser</w:t>
      </w:r>
      <w:r w:rsidRPr="007A06F5">
        <w:rPr>
          <w:highlight w:val="green"/>
          <w:lang w:val="la-Latn"/>
        </w:rPr>
        <w:t>vetur</w:t>
      </w:r>
      <w:commentRangeEnd w:id="487"/>
      <w:r w:rsidR="008A55C2" w:rsidRPr="007A06F5">
        <w:rPr>
          <w:rStyle w:val="Odkaznakoment"/>
          <w:rFonts w:asciiTheme="minorHAnsi" w:eastAsiaTheme="minorHAnsi" w:hAnsiTheme="minorHAnsi" w:cstheme="minorBidi"/>
          <w:lang w:val="la-Latn" w:eastAsia="en-US"/>
        </w:rPr>
        <w:commentReference w:id="487"/>
      </w:r>
      <w:r w:rsidR="008E2A6B" w:rsidRPr="007A06F5">
        <w:rPr>
          <w:highlight w:val="green"/>
          <w:lang w:val="la-Latn"/>
        </w:rPr>
        <w:t xml:space="preserve">. </w:t>
      </w:r>
      <w:r w:rsidRPr="007A06F5">
        <w:rPr>
          <w:highlight w:val="green"/>
          <w:lang w:val="la-Latn"/>
        </w:rPr>
        <w:t>/</w:t>
      </w:r>
    </w:p>
    <w:p w14:paraId="01F7D183" w14:textId="2079DB84" w:rsidR="00337A59" w:rsidRPr="007A06F5" w:rsidRDefault="00337A59" w:rsidP="00E64B6F">
      <w:pPr>
        <w:pStyle w:val="Normlnweb"/>
        <w:numPr>
          <w:ilvl w:val="0"/>
          <w:numId w:val="44"/>
        </w:numPr>
        <w:rPr>
          <w:highlight w:val="green"/>
          <w:lang w:val="la-Latn"/>
        </w:rPr>
      </w:pPr>
      <w:r w:rsidRPr="007A06F5">
        <w:rPr>
          <w:highlight w:val="green"/>
          <w:lang w:val="la-Latn"/>
        </w:rPr>
        <w:t>De sacramentis per gildonia</w:t>
      </w:r>
      <w:r w:rsidR="00360346" w:rsidRPr="007A06F5">
        <w:rPr>
          <w:highlight w:val="green"/>
          <w:lang w:val="la-Latn"/>
        </w:rPr>
        <w:t xml:space="preserve"> </w:t>
      </w:r>
      <w:r w:rsidRPr="007A06F5">
        <w:rPr>
          <w:highlight w:val="green"/>
          <w:lang w:val="la-Latn"/>
        </w:rPr>
        <w:t>invicem coniurantibus</w:t>
      </w:r>
      <w:r w:rsidR="00360346" w:rsidRPr="007A06F5">
        <w:rPr>
          <w:highlight w:val="green"/>
          <w:lang w:val="la-Latn"/>
        </w:rPr>
        <w:t xml:space="preserve">, </w:t>
      </w:r>
      <w:r w:rsidR="00521EE3" w:rsidRPr="007A06F5">
        <w:rPr>
          <w:highlight w:val="green"/>
          <w:lang w:val="la-Latn"/>
        </w:rPr>
        <w:t>ut nemo facere praesu</w:t>
      </w:r>
      <w:r w:rsidRPr="007A06F5">
        <w:rPr>
          <w:highlight w:val="green"/>
          <w:lang w:val="la-Latn"/>
        </w:rPr>
        <w:t>mat</w:t>
      </w:r>
      <w:r w:rsidR="008E2A6B" w:rsidRPr="007A06F5">
        <w:rPr>
          <w:highlight w:val="green"/>
          <w:lang w:val="la-Latn"/>
        </w:rPr>
        <w:t xml:space="preserve">. </w:t>
      </w:r>
      <w:r w:rsidRPr="007A06F5">
        <w:rPr>
          <w:highlight w:val="green"/>
          <w:lang w:val="la-Latn"/>
        </w:rPr>
        <w:t>Alio vero modo de illorum elemosinis aut de incendio aut de naufragio</w:t>
      </w:r>
      <w:r w:rsidR="00360346" w:rsidRPr="007A06F5">
        <w:rPr>
          <w:highlight w:val="green"/>
          <w:lang w:val="la-Latn"/>
        </w:rPr>
        <w:t xml:space="preserve">, </w:t>
      </w:r>
      <w:r w:rsidR="00521EE3" w:rsidRPr="007A06F5">
        <w:rPr>
          <w:highlight w:val="green"/>
          <w:lang w:val="la-Latn"/>
        </w:rPr>
        <w:t xml:space="preserve">quamvis </w:t>
      </w:r>
      <w:r w:rsidRPr="007A06F5">
        <w:rPr>
          <w:highlight w:val="green"/>
          <w:lang w:val="la-Latn"/>
        </w:rPr>
        <w:t>convenentias faciant</w:t>
      </w:r>
      <w:r w:rsidR="00360346" w:rsidRPr="007A06F5">
        <w:rPr>
          <w:highlight w:val="green"/>
          <w:lang w:val="la-Latn"/>
        </w:rPr>
        <w:t xml:space="preserve">, </w:t>
      </w:r>
      <w:r w:rsidR="00521EE3" w:rsidRPr="007A06F5">
        <w:rPr>
          <w:highlight w:val="green"/>
          <w:lang w:val="la-Latn"/>
        </w:rPr>
        <w:t xml:space="preserve">nemo in hoc iurare </w:t>
      </w:r>
      <w:commentRangeStart w:id="488"/>
      <w:r w:rsidR="00521EE3" w:rsidRPr="007A06F5">
        <w:rPr>
          <w:highlight w:val="green"/>
          <w:lang w:val="la-Latn"/>
        </w:rPr>
        <w:t>praesumat</w:t>
      </w:r>
      <w:commentRangeEnd w:id="488"/>
      <w:r w:rsidR="008A55C2" w:rsidRPr="007A06F5">
        <w:rPr>
          <w:rStyle w:val="Odkaznakoment"/>
          <w:rFonts w:asciiTheme="minorHAnsi" w:eastAsiaTheme="minorHAnsi" w:hAnsiTheme="minorHAnsi" w:cstheme="minorBidi"/>
          <w:lang w:val="la-Latn" w:eastAsia="en-US"/>
        </w:rPr>
        <w:commentReference w:id="488"/>
      </w:r>
      <w:r w:rsidR="008E2A6B" w:rsidRPr="007A06F5">
        <w:rPr>
          <w:highlight w:val="green"/>
          <w:lang w:val="la-Latn"/>
        </w:rPr>
        <w:t xml:space="preserve">. </w:t>
      </w:r>
    </w:p>
    <w:p w14:paraId="340B4945" w14:textId="7DE7172A" w:rsidR="00337A59" w:rsidRPr="007A06F5" w:rsidRDefault="00337A59" w:rsidP="00E64B6F">
      <w:pPr>
        <w:pStyle w:val="Normlnweb"/>
        <w:numPr>
          <w:ilvl w:val="0"/>
          <w:numId w:val="44"/>
        </w:numPr>
        <w:rPr>
          <w:highlight w:val="green"/>
          <w:lang w:val="la-Latn"/>
        </w:rPr>
      </w:pPr>
      <w:r w:rsidRPr="007A06F5">
        <w:rPr>
          <w:highlight w:val="green"/>
          <w:lang w:val="la-Latn"/>
        </w:rPr>
        <w:t>De iterantibus</w:t>
      </w:r>
      <w:r w:rsidR="00360346" w:rsidRPr="007A06F5">
        <w:rPr>
          <w:highlight w:val="green"/>
          <w:lang w:val="la-Latn"/>
        </w:rPr>
        <w:t xml:space="preserve">, </w:t>
      </w:r>
      <w:r w:rsidRPr="007A06F5">
        <w:rPr>
          <w:highlight w:val="green"/>
          <w:lang w:val="la-Latn"/>
        </w:rPr>
        <w:t>qui ad palatium aut aliubi pergunt</w:t>
      </w:r>
      <w:r w:rsidR="00360346" w:rsidRPr="007A06F5">
        <w:rPr>
          <w:highlight w:val="green"/>
          <w:lang w:val="la-Latn"/>
        </w:rPr>
        <w:t xml:space="preserve">, </w:t>
      </w:r>
      <w:r w:rsidR="00521EE3" w:rsidRPr="007A06F5">
        <w:rPr>
          <w:highlight w:val="green"/>
          <w:lang w:val="la-Latn"/>
        </w:rPr>
        <w:t xml:space="preserve">ut eos cum collecta </w:t>
      </w:r>
      <w:r w:rsidRPr="007A06F5">
        <w:rPr>
          <w:highlight w:val="green"/>
          <w:lang w:val="la-Latn"/>
        </w:rPr>
        <w:t>nemo sit ausus adsalire</w:t>
      </w:r>
      <w:r w:rsidR="008E2A6B" w:rsidRPr="007A06F5">
        <w:rPr>
          <w:highlight w:val="green"/>
          <w:lang w:val="la-Latn"/>
        </w:rPr>
        <w:t xml:space="preserve">. </w:t>
      </w:r>
      <w:r w:rsidRPr="007A06F5">
        <w:rPr>
          <w:highlight w:val="green"/>
          <w:lang w:val="la-Latn"/>
        </w:rPr>
        <w:t>Et</w:t>
      </w:r>
      <w:r w:rsidR="00360346" w:rsidRPr="007A06F5">
        <w:rPr>
          <w:highlight w:val="green"/>
          <w:lang w:val="la-Latn"/>
        </w:rPr>
        <w:t xml:space="preserve"> </w:t>
      </w:r>
      <w:r w:rsidRPr="007A06F5">
        <w:rPr>
          <w:highlight w:val="green"/>
          <w:lang w:val="la-Latn"/>
        </w:rPr>
        <w:t>nemo alterius erbam defensionis tempore tollere praesumat</w:t>
      </w:r>
      <w:r w:rsidR="00360346" w:rsidRPr="007A06F5">
        <w:rPr>
          <w:highlight w:val="green"/>
          <w:lang w:val="la-Latn"/>
        </w:rPr>
        <w:t xml:space="preserve">, </w:t>
      </w:r>
      <w:r w:rsidRPr="007A06F5">
        <w:rPr>
          <w:highlight w:val="green"/>
          <w:lang w:val="la-Latn"/>
        </w:rPr>
        <w:t>nisi in hoste pergendum aut missus noster sit</w:t>
      </w:r>
      <w:r w:rsidR="008E2A6B" w:rsidRPr="007A06F5">
        <w:rPr>
          <w:highlight w:val="green"/>
          <w:lang w:val="la-Latn"/>
        </w:rPr>
        <w:t xml:space="preserve">; </w:t>
      </w:r>
      <w:r w:rsidRPr="007A06F5">
        <w:rPr>
          <w:highlight w:val="green"/>
          <w:lang w:val="la-Latn"/>
        </w:rPr>
        <w:t>et qui aliter facere praesumit</w:t>
      </w:r>
      <w:r w:rsidR="00360346" w:rsidRPr="007A06F5">
        <w:rPr>
          <w:highlight w:val="green"/>
          <w:lang w:val="la-Latn"/>
        </w:rPr>
        <w:t xml:space="preserve">, </w:t>
      </w:r>
      <w:commentRangeStart w:id="489"/>
      <w:r w:rsidRPr="007A06F5">
        <w:rPr>
          <w:highlight w:val="green"/>
          <w:lang w:val="la-Latn"/>
        </w:rPr>
        <w:t>emendet</w:t>
      </w:r>
      <w:commentRangeEnd w:id="489"/>
      <w:r w:rsidR="008A55C2" w:rsidRPr="007A06F5">
        <w:rPr>
          <w:rStyle w:val="Odkaznakoment"/>
          <w:rFonts w:asciiTheme="minorHAnsi" w:eastAsiaTheme="minorHAnsi" w:hAnsiTheme="minorHAnsi" w:cstheme="minorBidi"/>
          <w:lang w:val="la-Latn" w:eastAsia="en-US"/>
        </w:rPr>
        <w:commentReference w:id="489"/>
      </w:r>
      <w:r w:rsidR="008E2A6B" w:rsidRPr="007A06F5">
        <w:rPr>
          <w:highlight w:val="green"/>
          <w:lang w:val="la-Latn"/>
        </w:rPr>
        <w:t xml:space="preserve">. </w:t>
      </w:r>
    </w:p>
    <w:p w14:paraId="097819BF" w14:textId="257099A6" w:rsidR="00337A59" w:rsidRPr="007A06F5" w:rsidRDefault="00337A59" w:rsidP="00E64B6F">
      <w:pPr>
        <w:pStyle w:val="Normlnweb"/>
        <w:numPr>
          <w:ilvl w:val="0"/>
          <w:numId w:val="44"/>
        </w:numPr>
        <w:rPr>
          <w:highlight w:val="green"/>
          <w:lang w:val="la-Latn"/>
        </w:rPr>
      </w:pPr>
      <w:r w:rsidRPr="007A06F5">
        <w:rPr>
          <w:highlight w:val="green"/>
          <w:lang w:val="la-Latn"/>
        </w:rPr>
        <w:t>De toloneis</w:t>
      </w:r>
      <w:r w:rsidR="00360346" w:rsidRPr="007A06F5">
        <w:rPr>
          <w:highlight w:val="green"/>
          <w:lang w:val="la-Latn"/>
        </w:rPr>
        <w:t xml:space="preserve"> </w:t>
      </w:r>
      <w:r w:rsidRPr="007A06F5">
        <w:rPr>
          <w:highlight w:val="green"/>
          <w:lang w:val="la-Latn"/>
        </w:rPr>
        <w:t>qu</w:t>
      </w:r>
      <w:r w:rsidR="00521EE3" w:rsidRPr="007A06F5">
        <w:rPr>
          <w:highlight w:val="green"/>
          <w:lang w:val="la-Latn"/>
        </w:rPr>
        <w:t>i iam antea forbanniti fuerunt</w:t>
      </w:r>
      <w:r w:rsidR="00360346" w:rsidRPr="007A06F5">
        <w:rPr>
          <w:highlight w:val="green"/>
          <w:lang w:val="la-Latn"/>
        </w:rPr>
        <w:t xml:space="preserve">, </w:t>
      </w:r>
      <w:r w:rsidR="00521EE3" w:rsidRPr="007A06F5">
        <w:rPr>
          <w:highlight w:val="green"/>
          <w:lang w:val="la-Latn"/>
        </w:rPr>
        <w:t xml:space="preserve">nemo tollat nisi ubi antiquo </w:t>
      </w:r>
      <w:r w:rsidRPr="007A06F5">
        <w:rPr>
          <w:highlight w:val="green"/>
          <w:lang w:val="la-Latn"/>
        </w:rPr>
        <w:t xml:space="preserve">tempore </w:t>
      </w:r>
      <w:commentRangeStart w:id="490"/>
      <w:r w:rsidRPr="007A06F5">
        <w:rPr>
          <w:highlight w:val="green"/>
          <w:lang w:val="la-Latn"/>
        </w:rPr>
        <w:t>fuerunt</w:t>
      </w:r>
      <w:commentRangeEnd w:id="490"/>
      <w:r w:rsidR="008A55C2" w:rsidRPr="007A06F5">
        <w:rPr>
          <w:rStyle w:val="Odkaznakoment"/>
          <w:rFonts w:asciiTheme="minorHAnsi" w:eastAsiaTheme="minorHAnsi" w:hAnsiTheme="minorHAnsi" w:cstheme="minorBidi"/>
          <w:lang w:val="la-Latn" w:eastAsia="en-US"/>
        </w:rPr>
        <w:commentReference w:id="490"/>
      </w:r>
      <w:r w:rsidR="008E2A6B" w:rsidRPr="007A06F5">
        <w:rPr>
          <w:highlight w:val="green"/>
          <w:lang w:val="la-Latn"/>
        </w:rPr>
        <w:t xml:space="preserve">. </w:t>
      </w:r>
    </w:p>
    <w:p w14:paraId="19271421" w14:textId="6BC344A7" w:rsidR="00337A59" w:rsidRPr="007A06F5" w:rsidRDefault="00337A59" w:rsidP="00E64B6F">
      <w:pPr>
        <w:pStyle w:val="Normlnweb"/>
        <w:numPr>
          <w:ilvl w:val="0"/>
          <w:numId w:val="44"/>
        </w:numPr>
        <w:rPr>
          <w:highlight w:val="green"/>
          <w:lang w:val="la-Latn"/>
        </w:rPr>
      </w:pPr>
      <w:r w:rsidRPr="007A06F5">
        <w:rPr>
          <w:highlight w:val="green"/>
          <w:lang w:val="la-Latn"/>
        </w:rPr>
        <w:t>De mancipia quae vendunt</w:t>
      </w:r>
      <w:r w:rsidR="00360346" w:rsidRPr="007A06F5">
        <w:rPr>
          <w:highlight w:val="green"/>
          <w:lang w:val="la-Latn"/>
        </w:rPr>
        <w:t xml:space="preserve">, </w:t>
      </w:r>
      <w:r w:rsidRPr="007A06F5">
        <w:rPr>
          <w:highlight w:val="green"/>
          <w:lang w:val="la-Latn"/>
        </w:rPr>
        <w:t>ut in praesentia episcopi vel comitis sit</w:t>
      </w:r>
      <w:r w:rsidR="00360346" w:rsidRPr="007A06F5">
        <w:rPr>
          <w:highlight w:val="green"/>
          <w:lang w:val="la-Latn"/>
        </w:rPr>
        <w:t xml:space="preserve">, </w:t>
      </w:r>
      <w:r w:rsidR="00521EE3" w:rsidRPr="007A06F5">
        <w:rPr>
          <w:highlight w:val="green"/>
          <w:lang w:val="la-Latn"/>
        </w:rPr>
        <w:t xml:space="preserve">aut in </w:t>
      </w:r>
      <w:r w:rsidRPr="007A06F5">
        <w:rPr>
          <w:highlight w:val="green"/>
          <w:lang w:val="la-Latn"/>
        </w:rPr>
        <w:t>praesentia archidiaconi aut centenarii aut in praes</w:t>
      </w:r>
      <w:r w:rsidR="00521EE3" w:rsidRPr="007A06F5">
        <w:rPr>
          <w:highlight w:val="green"/>
          <w:lang w:val="la-Latn"/>
        </w:rPr>
        <w:t>entia vicedomni aut iudicis co</w:t>
      </w:r>
      <w:r w:rsidRPr="007A06F5">
        <w:rPr>
          <w:highlight w:val="green"/>
          <w:lang w:val="la-Latn"/>
        </w:rPr>
        <w:t>mitis aut ante bene nota testimonia</w:t>
      </w:r>
      <w:r w:rsidR="008E2A6B" w:rsidRPr="007A06F5">
        <w:rPr>
          <w:highlight w:val="green"/>
          <w:lang w:val="la-Latn"/>
        </w:rPr>
        <w:t xml:space="preserve">; </w:t>
      </w:r>
      <w:r w:rsidRPr="007A06F5">
        <w:rPr>
          <w:highlight w:val="green"/>
          <w:lang w:val="la-Latn"/>
        </w:rPr>
        <w:t>et for</w:t>
      </w:r>
      <w:r w:rsidR="00521EE3" w:rsidRPr="007A06F5">
        <w:rPr>
          <w:highlight w:val="green"/>
          <w:lang w:val="la-Latn"/>
        </w:rPr>
        <w:t>is marca nemo mancipium vendat</w:t>
      </w:r>
      <w:r w:rsidR="008E2A6B" w:rsidRPr="007A06F5">
        <w:rPr>
          <w:highlight w:val="green"/>
          <w:lang w:val="la-Latn"/>
        </w:rPr>
        <w:t xml:space="preserve">. </w:t>
      </w:r>
      <w:r w:rsidR="00521EE3" w:rsidRPr="007A06F5">
        <w:rPr>
          <w:highlight w:val="green"/>
          <w:lang w:val="la-Latn"/>
        </w:rPr>
        <w:t xml:space="preserve">Et </w:t>
      </w:r>
      <w:r w:rsidRPr="007A06F5">
        <w:rPr>
          <w:highlight w:val="green"/>
          <w:lang w:val="la-Latn"/>
        </w:rPr>
        <w:t>qui hoc fecerit</w:t>
      </w:r>
      <w:r w:rsidR="00360346" w:rsidRPr="007A06F5">
        <w:rPr>
          <w:highlight w:val="green"/>
          <w:lang w:val="la-Latn"/>
        </w:rPr>
        <w:t xml:space="preserve">, </w:t>
      </w:r>
      <w:r w:rsidRPr="007A06F5">
        <w:rPr>
          <w:highlight w:val="green"/>
          <w:lang w:val="la-Latn"/>
        </w:rPr>
        <w:t>tantas vices bannos solvat quanta mancipias vendidit</w:t>
      </w:r>
      <w:r w:rsidR="008E2A6B" w:rsidRPr="007A06F5">
        <w:rPr>
          <w:highlight w:val="green"/>
          <w:lang w:val="la-Latn"/>
        </w:rPr>
        <w:t xml:space="preserve">; </w:t>
      </w:r>
      <w:r w:rsidR="00521EE3" w:rsidRPr="007A06F5">
        <w:rPr>
          <w:highlight w:val="green"/>
          <w:lang w:val="la-Latn"/>
        </w:rPr>
        <w:t xml:space="preserve">et si non </w:t>
      </w:r>
      <w:r w:rsidRPr="007A06F5">
        <w:rPr>
          <w:highlight w:val="green"/>
          <w:lang w:val="la-Latn"/>
        </w:rPr>
        <w:t>habet pretium</w:t>
      </w:r>
      <w:r w:rsidR="00360346" w:rsidRPr="007A06F5">
        <w:rPr>
          <w:highlight w:val="green"/>
          <w:lang w:val="la-Latn"/>
        </w:rPr>
        <w:t xml:space="preserve">, </w:t>
      </w:r>
      <w:r w:rsidRPr="007A06F5">
        <w:rPr>
          <w:highlight w:val="green"/>
          <w:lang w:val="la-Latn"/>
        </w:rPr>
        <w:t>in wadio pro servo semetipsum</w:t>
      </w:r>
      <w:r w:rsidR="00360346" w:rsidRPr="007A06F5">
        <w:rPr>
          <w:highlight w:val="green"/>
          <w:lang w:val="la-Latn"/>
        </w:rPr>
        <w:t xml:space="preserve"> </w:t>
      </w:r>
      <w:r w:rsidRPr="007A06F5">
        <w:rPr>
          <w:highlight w:val="green"/>
          <w:lang w:val="la-Latn"/>
        </w:rPr>
        <w:t>co</w:t>
      </w:r>
      <w:r w:rsidR="00521EE3" w:rsidRPr="007A06F5">
        <w:rPr>
          <w:highlight w:val="green"/>
          <w:lang w:val="la-Latn"/>
        </w:rPr>
        <w:t>miti donet usque dum ipsum ban</w:t>
      </w:r>
      <w:r w:rsidRPr="007A06F5">
        <w:rPr>
          <w:highlight w:val="green"/>
          <w:lang w:val="la-Latn"/>
        </w:rPr>
        <w:t>num solvat</w:t>
      </w:r>
      <w:r w:rsidR="008E2A6B" w:rsidRPr="007A06F5">
        <w:rPr>
          <w:highlight w:val="green"/>
          <w:lang w:val="la-Latn"/>
        </w:rPr>
        <w:t xml:space="preserve">. </w:t>
      </w:r>
    </w:p>
    <w:p w14:paraId="0B3BEC04" w14:textId="3D2DA238" w:rsidR="00337A59" w:rsidRPr="007A06F5" w:rsidRDefault="00521EE3" w:rsidP="00E64B6F">
      <w:pPr>
        <w:pStyle w:val="Normlnweb"/>
        <w:numPr>
          <w:ilvl w:val="0"/>
          <w:numId w:val="44"/>
        </w:numPr>
        <w:rPr>
          <w:highlight w:val="green"/>
          <w:lang w:val="la-Latn"/>
        </w:rPr>
      </w:pPr>
      <w:r w:rsidRPr="007A06F5">
        <w:rPr>
          <w:highlight w:val="green"/>
          <w:lang w:val="la-Latn"/>
        </w:rPr>
        <w:t>De brunias</w:t>
      </w:r>
      <w:r w:rsidR="00360346" w:rsidRPr="007A06F5">
        <w:rPr>
          <w:highlight w:val="green"/>
          <w:lang w:val="la-Latn"/>
        </w:rPr>
        <w:t xml:space="preserve">, </w:t>
      </w:r>
      <w:r w:rsidR="00337A59" w:rsidRPr="007A06F5">
        <w:rPr>
          <w:highlight w:val="green"/>
          <w:lang w:val="la-Latn"/>
        </w:rPr>
        <w:t xml:space="preserve">ut nullus foris nostro regno vendere </w:t>
      </w:r>
      <w:commentRangeStart w:id="491"/>
      <w:r w:rsidR="00337A59" w:rsidRPr="007A06F5">
        <w:rPr>
          <w:highlight w:val="green"/>
          <w:lang w:val="la-Latn"/>
        </w:rPr>
        <w:t>praesumat</w:t>
      </w:r>
      <w:commentRangeEnd w:id="491"/>
      <w:r w:rsidR="008A55C2" w:rsidRPr="007A06F5">
        <w:rPr>
          <w:rStyle w:val="Odkaznakoment"/>
          <w:rFonts w:asciiTheme="minorHAnsi" w:eastAsiaTheme="minorHAnsi" w:hAnsiTheme="minorHAnsi" w:cstheme="minorBidi"/>
          <w:lang w:val="la-Latn" w:eastAsia="en-US"/>
        </w:rPr>
        <w:commentReference w:id="491"/>
      </w:r>
      <w:r w:rsidR="008E2A6B" w:rsidRPr="007A06F5">
        <w:rPr>
          <w:highlight w:val="green"/>
          <w:lang w:val="la-Latn"/>
        </w:rPr>
        <w:t xml:space="preserve">. </w:t>
      </w:r>
    </w:p>
    <w:p w14:paraId="5AE96465" w14:textId="1AB51962" w:rsidR="00337A59" w:rsidRPr="007A06F5" w:rsidRDefault="00337A59" w:rsidP="00E64B6F">
      <w:pPr>
        <w:pStyle w:val="Normlnweb"/>
        <w:numPr>
          <w:ilvl w:val="0"/>
          <w:numId w:val="44"/>
        </w:numPr>
        <w:rPr>
          <w:highlight w:val="green"/>
          <w:lang w:val="la-Latn"/>
        </w:rPr>
      </w:pPr>
      <w:r w:rsidRPr="007A06F5">
        <w:rPr>
          <w:highlight w:val="green"/>
          <w:lang w:val="la-Latn"/>
        </w:rPr>
        <w:t>Si comis in suo ministerio iustitias non fecerit</w:t>
      </w:r>
      <w:r w:rsidR="00360346" w:rsidRPr="007A06F5">
        <w:rPr>
          <w:highlight w:val="green"/>
          <w:lang w:val="la-Latn"/>
        </w:rPr>
        <w:t xml:space="preserve">, </w:t>
      </w:r>
      <w:r w:rsidRPr="007A06F5">
        <w:rPr>
          <w:highlight w:val="green"/>
          <w:lang w:val="la-Latn"/>
        </w:rPr>
        <w:t>misso nostro de sua casa</w:t>
      </w:r>
      <w:r w:rsidR="00360346" w:rsidRPr="007A06F5">
        <w:rPr>
          <w:highlight w:val="green"/>
          <w:lang w:val="la-Latn"/>
        </w:rPr>
        <w:t xml:space="preserve"> </w:t>
      </w:r>
      <w:r w:rsidR="00521EE3" w:rsidRPr="007A06F5">
        <w:rPr>
          <w:highlight w:val="green"/>
          <w:lang w:val="la-Latn"/>
        </w:rPr>
        <w:t>so</w:t>
      </w:r>
      <w:r w:rsidRPr="007A06F5">
        <w:rPr>
          <w:highlight w:val="green"/>
          <w:lang w:val="la-Latn"/>
        </w:rPr>
        <w:t>niare</w:t>
      </w:r>
      <w:r w:rsidR="00360346" w:rsidRPr="007A06F5">
        <w:rPr>
          <w:highlight w:val="green"/>
          <w:lang w:val="la-Latn"/>
        </w:rPr>
        <w:t xml:space="preserve"> </w:t>
      </w:r>
      <w:r w:rsidRPr="007A06F5">
        <w:rPr>
          <w:highlight w:val="green"/>
          <w:lang w:val="la-Latn"/>
        </w:rPr>
        <w:t>faciat usque dum iustitiae ibidem factae fuerint</w:t>
      </w:r>
      <w:r w:rsidR="008E2A6B" w:rsidRPr="007A06F5">
        <w:rPr>
          <w:highlight w:val="green"/>
          <w:lang w:val="la-Latn"/>
        </w:rPr>
        <w:t xml:space="preserve">; </w:t>
      </w:r>
      <w:r w:rsidR="00521EE3" w:rsidRPr="007A06F5">
        <w:rPr>
          <w:highlight w:val="green"/>
          <w:lang w:val="la-Latn"/>
        </w:rPr>
        <w:t xml:space="preserve">et si vassus noster iustitiam </w:t>
      </w:r>
      <w:r w:rsidRPr="007A06F5">
        <w:rPr>
          <w:highlight w:val="green"/>
          <w:lang w:val="la-Latn"/>
        </w:rPr>
        <w:t>non fecerit</w:t>
      </w:r>
      <w:r w:rsidR="00360346" w:rsidRPr="007A06F5">
        <w:rPr>
          <w:highlight w:val="green"/>
          <w:lang w:val="la-Latn"/>
        </w:rPr>
        <w:t xml:space="preserve">, </w:t>
      </w:r>
      <w:r w:rsidRPr="007A06F5">
        <w:rPr>
          <w:highlight w:val="green"/>
          <w:lang w:val="la-Latn"/>
        </w:rPr>
        <w:t>tunc et comis et missus</w:t>
      </w:r>
      <w:r w:rsidR="00360346" w:rsidRPr="007A06F5">
        <w:rPr>
          <w:highlight w:val="green"/>
          <w:lang w:val="la-Latn"/>
        </w:rPr>
        <w:t xml:space="preserve"> </w:t>
      </w:r>
      <w:r w:rsidRPr="007A06F5">
        <w:rPr>
          <w:highlight w:val="green"/>
          <w:lang w:val="la-Latn"/>
        </w:rPr>
        <w:t>ad ipsius casa</w:t>
      </w:r>
      <w:r w:rsidR="00360346" w:rsidRPr="007A06F5">
        <w:rPr>
          <w:highlight w:val="green"/>
          <w:lang w:val="la-Latn"/>
        </w:rPr>
        <w:t xml:space="preserve"> </w:t>
      </w:r>
      <w:r w:rsidRPr="007A06F5">
        <w:rPr>
          <w:highlight w:val="green"/>
          <w:lang w:val="la-Latn"/>
        </w:rPr>
        <w:t>sedeant et</w:t>
      </w:r>
      <w:r w:rsidR="00360346" w:rsidRPr="007A06F5">
        <w:rPr>
          <w:highlight w:val="green"/>
          <w:lang w:val="la-Latn"/>
        </w:rPr>
        <w:t xml:space="preserve"> </w:t>
      </w:r>
      <w:r w:rsidRPr="007A06F5">
        <w:rPr>
          <w:highlight w:val="green"/>
          <w:lang w:val="la-Latn"/>
        </w:rPr>
        <w:t>de suo vivant</w:t>
      </w:r>
      <w:r w:rsidR="00360346" w:rsidRPr="007A06F5">
        <w:rPr>
          <w:highlight w:val="green"/>
          <w:lang w:val="la-Latn"/>
        </w:rPr>
        <w:t xml:space="preserve"> </w:t>
      </w:r>
      <w:r w:rsidRPr="007A06F5">
        <w:rPr>
          <w:highlight w:val="green"/>
          <w:lang w:val="la-Latn"/>
        </w:rPr>
        <w:t xml:space="preserve">quousque iustitiam </w:t>
      </w:r>
      <w:commentRangeStart w:id="492"/>
      <w:r w:rsidRPr="007A06F5">
        <w:rPr>
          <w:highlight w:val="green"/>
          <w:lang w:val="la-Latn"/>
        </w:rPr>
        <w:t>faciat</w:t>
      </w:r>
      <w:commentRangeEnd w:id="492"/>
      <w:r w:rsidR="008A55C2" w:rsidRPr="007A06F5">
        <w:rPr>
          <w:rStyle w:val="Odkaznakoment"/>
          <w:rFonts w:asciiTheme="minorHAnsi" w:eastAsiaTheme="minorHAnsi" w:hAnsiTheme="minorHAnsi" w:cstheme="minorBidi"/>
          <w:lang w:val="la-Latn" w:eastAsia="en-US"/>
        </w:rPr>
        <w:commentReference w:id="492"/>
      </w:r>
      <w:r w:rsidR="008E2A6B" w:rsidRPr="007A06F5">
        <w:rPr>
          <w:highlight w:val="green"/>
          <w:lang w:val="la-Latn"/>
        </w:rPr>
        <w:t xml:space="preserve">. </w:t>
      </w:r>
    </w:p>
    <w:p w14:paraId="5B6A8564" w14:textId="309B92AE" w:rsidR="00337A59" w:rsidRPr="007A06F5" w:rsidRDefault="00337A59" w:rsidP="00E64B6F">
      <w:pPr>
        <w:pStyle w:val="Normlnweb"/>
        <w:numPr>
          <w:ilvl w:val="0"/>
          <w:numId w:val="44"/>
        </w:numPr>
        <w:rPr>
          <w:highlight w:val="green"/>
          <w:lang w:val="la-Latn"/>
        </w:rPr>
      </w:pPr>
      <w:r w:rsidRPr="007A06F5">
        <w:rPr>
          <w:highlight w:val="green"/>
          <w:lang w:val="la-Latn"/>
        </w:rPr>
        <w:t>Si quis pro faida precium recipere non vult</w:t>
      </w:r>
      <w:r w:rsidR="00360346" w:rsidRPr="007A06F5">
        <w:rPr>
          <w:highlight w:val="green"/>
          <w:lang w:val="la-Latn"/>
        </w:rPr>
        <w:t xml:space="preserve">, </w:t>
      </w:r>
      <w:r w:rsidRPr="007A06F5">
        <w:rPr>
          <w:highlight w:val="green"/>
          <w:lang w:val="la-Latn"/>
        </w:rPr>
        <w:t>tunc ad nos sit transmissus</w:t>
      </w:r>
      <w:r w:rsidR="00360346" w:rsidRPr="007A06F5">
        <w:rPr>
          <w:highlight w:val="green"/>
          <w:lang w:val="la-Latn"/>
        </w:rPr>
        <w:t xml:space="preserve">, </w:t>
      </w:r>
      <w:r w:rsidR="00521EE3" w:rsidRPr="007A06F5">
        <w:rPr>
          <w:highlight w:val="green"/>
          <w:lang w:val="la-Latn"/>
        </w:rPr>
        <w:t xml:space="preserve">et </w:t>
      </w:r>
      <w:r w:rsidRPr="007A06F5">
        <w:rPr>
          <w:highlight w:val="green"/>
          <w:lang w:val="la-Latn"/>
        </w:rPr>
        <w:t>nos eum dirigamus ubi damnum minime facere possit Simili</w:t>
      </w:r>
      <w:r w:rsidR="00360346" w:rsidRPr="007A06F5">
        <w:rPr>
          <w:highlight w:val="green"/>
          <w:lang w:val="la-Latn"/>
        </w:rPr>
        <w:t xml:space="preserve"> </w:t>
      </w:r>
      <w:r w:rsidR="00521EE3" w:rsidRPr="007A06F5">
        <w:rPr>
          <w:highlight w:val="green"/>
          <w:lang w:val="la-Latn"/>
        </w:rPr>
        <w:t xml:space="preserve">modo et qui pro faida </w:t>
      </w:r>
      <w:r w:rsidRPr="007A06F5">
        <w:rPr>
          <w:highlight w:val="green"/>
          <w:lang w:val="la-Latn"/>
        </w:rPr>
        <w:t>pretium solvere noluerit nec iustitiam exinde facere</w:t>
      </w:r>
      <w:r w:rsidR="00360346" w:rsidRPr="007A06F5">
        <w:rPr>
          <w:highlight w:val="green"/>
          <w:lang w:val="la-Latn"/>
        </w:rPr>
        <w:t xml:space="preserve">, </w:t>
      </w:r>
      <w:r w:rsidRPr="007A06F5">
        <w:rPr>
          <w:highlight w:val="green"/>
          <w:lang w:val="la-Latn"/>
        </w:rPr>
        <w:t>in</w:t>
      </w:r>
      <w:r w:rsidR="00521EE3" w:rsidRPr="007A06F5">
        <w:rPr>
          <w:highlight w:val="green"/>
          <w:lang w:val="la-Latn"/>
        </w:rPr>
        <w:t xml:space="preserve"> tali loco eum mittere volumus </w:t>
      </w:r>
      <w:r w:rsidRPr="007A06F5">
        <w:rPr>
          <w:highlight w:val="green"/>
          <w:lang w:val="la-Latn"/>
        </w:rPr>
        <w:t>ut per</w:t>
      </w:r>
      <w:r w:rsidR="00360346" w:rsidRPr="007A06F5">
        <w:rPr>
          <w:highlight w:val="green"/>
          <w:lang w:val="la-Latn"/>
        </w:rPr>
        <w:t xml:space="preserve"> </w:t>
      </w:r>
      <w:r w:rsidRPr="007A06F5">
        <w:rPr>
          <w:highlight w:val="green"/>
          <w:lang w:val="la-Latn"/>
        </w:rPr>
        <w:t>eum</w:t>
      </w:r>
      <w:r w:rsidR="00360346" w:rsidRPr="007A06F5">
        <w:rPr>
          <w:highlight w:val="green"/>
          <w:lang w:val="la-Latn"/>
        </w:rPr>
        <w:t xml:space="preserve"> </w:t>
      </w:r>
      <w:r w:rsidRPr="007A06F5">
        <w:rPr>
          <w:highlight w:val="green"/>
          <w:lang w:val="la-Latn"/>
        </w:rPr>
        <w:t xml:space="preserve">maior damnum non </w:t>
      </w:r>
      <w:commentRangeStart w:id="493"/>
      <w:r w:rsidRPr="007A06F5">
        <w:rPr>
          <w:highlight w:val="green"/>
          <w:lang w:val="la-Latn"/>
        </w:rPr>
        <w:t>crescat</w:t>
      </w:r>
      <w:commentRangeEnd w:id="493"/>
      <w:r w:rsidR="008A55C2" w:rsidRPr="007A06F5">
        <w:rPr>
          <w:rStyle w:val="Odkaznakoment"/>
          <w:rFonts w:asciiTheme="minorHAnsi" w:eastAsiaTheme="minorHAnsi" w:hAnsiTheme="minorHAnsi" w:cstheme="minorBidi"/>
          <w:lang w:val="la-Latn" w:eastAsia="en-US"/>
        </w:rPr>
        <w:commentReference w:id="493"/>
      </w:r>
      <w:r w:rsidR="008E2A6B" w:rsidRPr="007A06F5">
        <w:rPr>
          <w:highlight w:val="green"/>
          <w:lang w:val="la-Latn"/>
        </w:rPr>
        <w:t xml:space="preserve">. </w:t>
      </w:r>
    </w:p>
    <w:p w14:paraId="02CB9571" w14:textId="5B56DB07" w:rsidR="00BA5266" w:rsidRPr="007A06F5" w:rsidRDefault="00337A59" w:rsidP="00E64B6F">
      <w:pPr>
        <w:pStyle w:val="Normlnweb"/>
        <w:numPr>
          <w:ilvl w:val="0"/>
          <w:numId w:val="44"/>
        </w:numPr>
        <w:rPr>
          <w:highlight w:val="green"/>
          <w:lang w:val="la-Latn"/>
        </w:rPr>
      </w:pPr>
      <w:r w:rsidRPr="007A06F5">
        <w:rPr>
          <w:highlight w:val="green"/>
          <w:lang w:val="la-Latn"/>
        </w:rPr>
        <w:t>De latronibus ita precipimus observandum</w:t>
      </w:r>
      <w:r w:rsidR="00360346" w:rsidRPr="007A06F5">
        <w:rPr>
          <w:highlight w:val="green"/>
          <w:lang w:val="la-Latn"/>
        </w:rPr>
        <w:t xml:space="preserve">, </w:t>
      </w:r>
      <w:r w:rsidRPr="007A06F5">
        <w:rPr>
          <w:highlight w:val="green"/>
          <w:lang w:val="la-Latn"/>
        </w:rPr>
        <w:t>ut pro prima vice</w:t>
      </w:r>
      <w:r w:rsidR="00360346" w:rsidRPr="007A06F5">
        <w:rPr>
          <w:highlight w:val="green"/>
          <w:lang w:val="la-Latn"/>
        </w:rPr>
        <w:t xml:space="preserve"> </w:t>
      </w:r>
      <w:r w:rsidR="00521EE3" w:rsidRPr="007A06F5">
        <w:rPr>
          <w:highlight w:val="green"/>
          <w:lang w:val="la-Latn"/>
        </w:rPr>
        <w:t>non mo</w:t>
      </w:r>
      <w:r w:rsidRPr="007A06F5">
        <w:rPr>
          <w:highlight w:val="green"/>
          <w:lang w:val="la-Latn"/>
        </w:rPr>
        <w:t>riatur</w:t>
      </w:r>
      <w:r w:rsidR="00360346" w:rsidRPr="007A06F5">
        <w:rPr>
          <w:highlight w:val="green"/>
          <w:lang w:val="la-Latn"/>
        </w:rPr>
        <w:t xml:space="preserve">, </w:t>
      </w:r>
      <w:r w:rsidRPr="007A06F5">
        <w:rPr>
          <w:highlight w:val="green"/>
          <w:lang w:val="la-Latn"/>
        </w:rPr>
        <w:t>sed oculum perdat</w:t>
      </w:r>
      <w:r w:rsidR="00360346" w:rsidRPr="007A06F5">
        <w:rPr>
          <w:highlight w:val="green"/>
          <w:lang w:val="la-Latn"/>
        </w:rPr>
        <w:t xml:space="preserve">, </w:t>
      </w:r>
      <w:r w:rsidRPr="007A06F5">
        <w:rPr>
          <w:highlight w:val="green"/>
          <w:lang w:val="la-Latn"/>
        </w:rPr>
        <w:t>de secunda vero culpa nasus</w:t>
      </w:r>
      <w:r w:rsidR="00360346" w:rsidRPr="007A06F5">
        <w:rPr>
          <w:highlight w:val="green"/>
          <w:lang w:val="la-Latn"/>
        </w:rPr>
        <w:t xml:space="preserve"> </w:t>
      </w:r>
      <w:r w:rsidRPr="007A06F5">
        <w:rPr>
          <w:highlight w:val="green"/>
          <w:lang w:val="la-Latn"/>
        </w:rPr>
        <w:t>ipsius latronis abscidatur</w:t>
      </w:r>
      <w:r w:rsidR="008E2A6B" w:rsidRPr="007A06F5">
        <w:rPr>
          <w:highlight w:val="green"/>
          <w:lang w:val="la-Latn"/>
        </w:rPr>
        <w:t xml:space="preserve">; </w:t>
      </w:r>
      <w:r w:rsidRPr="007A06F5">
        <w:rPr>
          <w:highlight w:val="green"/>
          <w:lang w:val="la-Latn"/>
        </w:rPr>
        <w:t>de tertia vero culpa</w:t>
      </w:r>
      <w:r w:rsidR="00360346" w:rsidRPr="007A06F5">
        <w:rPr>
          <w:highlight w:val="green"/>
          <w:lang w:val="la-Latn"/>
        </w:rPr>
        <w:t xml:space="preserve">, </w:t>
      </w:r>
      <w:r w:rsidRPr="007A06F5">
        <w:rPr>
          <w:highlight w:val="green"/>
          <w:lang w:val="la-Latn"/>
        </w:rPr>
        <w:t>si non emendaverit</w:t>
      </w:r>
      <w:r w:rsidR="00360346" w:rsidRPr="007A06F5">
        <w:rPr>
          <w:highlight w:val="green"/>
          <w:lang w:val="la-Latn"/>
        </w:rPr>
        <w:t xml:space="preserve">, </w:t>
      </w:r>
      <w:commentRangeStart w:id="494"/>
      <w:r w:rsidRPr="007A06F5">
        <w:rPr>
          <w:highlight w:val="green"/>
          <w:lang w:val="la-Latn"/>
        </w:rPr>
        <w:t>moriatur</w:t>
      </w:r>
      <w:commentRangeEnd w:id="494"/>
      <w:r w:rsidR="008A55C2" w:rsidRPr="007A06F5">
        <w:rPr>
          <w:rStyle w:val="Odkaznakoment"/>
          <w:rFonts w:asciiTheme="minorHAnsi" w:eastAsiaTheme="minorHAnsi" w:hAnsiTheme="minorHAnsi" w:cstheme="minorBidi"/>
          <w:lang w:val="la-Latn" w:eastAsia="en-US"/>
        </w:rPr>
        <w:commentReference w:id="494"/>
      </w:r>
      <w:r w:rsidR="008E2A6B" w:rsidRPr="007A06F5">
        <w:rPr>
          <w:highlight w:val="green"/>
          <w:lang w:val="la-Latn"/>
        </w:rPr>
        <w:t xml:space="preserve">. </w:t>
      </w:r>
      <w:r w:rsidRPr="007A06F5">
        <w:rPr>
          <w:highlight w:val="green"/>
          <w:lang w:val="la-Latn"/>
        </w:rPr>
        <w:t>/</w:t>
      </w:r>
    </w:p>
    <w:p w14:paraId="0ACE35C3" w14:textId="77777777" w:rsidR="00337A59" w:rsidRPr="007A06F5" w:rsidRDefault="00337A59" w:rsidP="00450DB4">
      <w:pPr>
        <w:spacing w:after="120" w:line="240" w:lineRule="auto"/>
        <w:rPr>
          <w:rFonts w:ascii="Times New Roman" w:hAnsi="Times New Roman" w:cs="Times New Roman"/>
          <w:lang w:val="la-Latn"/>
        </w:rPr>
      </w:pPr>
    </w:p>
    <w:p w14:paraId="5730CC5E" w14:textId="77777777" w:rsidR="00BA5266" w:rsidRPr="007A06F5" w:rsidRDefault="00DF02D6"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95" w:name="_Toc194615250"/>
      <w:r w:rsidRPr="007A06F5">
        <w:rPr>
          <w:rFonts w:ascii="Times New Roman" w:hAnsi="Times New Roman" w:cs="Times New Roman"/>
          <w:b/>
          <w:color w:val="000000" w:themeColor="text1"/>
          <w:sz w:val="28"/>
          <w:szCs w:val="28"/>
          <w:lang w:val="la-Latn"/>
        </w:rPr>
        <w:t xml:space="preserve">Capitulare Olonnense (a. 822/823), cc. 3, 4, 6, </w:t>
      </w:r>
      <w:r w:rsidR="00BA5266" w:rsidRPr="007A06F5">
        <w:rPr>
          <w:rFonts w:ascii="Times New Roman" w:hAnsi="Times New Roman" w:cs="Times New Roman"/>
          <w:b/>
          <w:color w:val="000000" w:themeColor="text1"/>
          <w:sz w:val="28"/>
          <w:szCs w:val="28"/>
          <w:lang w:val="la-Latn"/>
        </w:rPr>
        <w:t>313r-v</w:t>
      </w:r>
      <w:bookmarkEnd w:id="495"/>
    </w:p>
    <w:p w14:paraId="061D1476" w14:textId="17A52338"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X-XII - Capitulare Olonnense (a. 822/823), cc. 3, 4, 6: Si quis adulter cum adultera - cum iuramento valeat inquiri (MGH Capit. 1, Nr. 157, S. 317 Z. 4-10, 15-18); in der Capitulatio fol. 285v neben den Lemmata zu VIIII und X: Anno</w:t>
      </w:r>
      <w:r w:rsidR="009B2994" w:rsidRPr="007A06F5">
        <w:rPr>
          <w:rFonts w:ascii="Times New Roman" w:hAnsi="Times New Roman" w:cs="Times New Roman"/>
          <w:lang w:val="la-Latn"/>
        </w:rPr>
        <w:t xml:space="preserve"> </w:t>
      </w:r>
      <w:r w:rsidR="00BA5266" w:rsidRPr="007A06F5">
        <w:rPr>
          <w:rFonts w:ascii="Times New Roman" w:hAnsi="Times New Roman" w:cs="Times New Roman"/>
          <w:lang w:val="la-Latn"/>
        </w:rPr>
        <w:t>Domni hlotharii (-tha- korr. über da) in ollonia.</w:t>
      </w:r>
    </w:p>
    <w:p w14:paraId="24FC9E28" w14:textId="77777777" w:rsidR="0049281A" w:rsidRPr="007A06F5" w:rsidRDefault="00337A59" w:rsidP="00E64B6F">
      <w:pPr>
        <w:pStyle w:val="Normlnweb"/>
        <w:numPr>
          <w:ilvl w:val="0"/>
          <w:numId w:val="43"/>
        </w:numPr>
        <w:rPr>
          <w:highlight w:val="green"/>
          <w:lang w:val="la-Latn"/>
        </w:rPr>
      </w:pPr>
      <w:r w:rsidRPr="007A06F5">
        <w:rPr>
          <w:highlight w:val="green"/>
          <w:lang w:val="la-Latn"/>
        </w:rPr>
        <w:t>Si quis episcopus aut propinquitatis affectu aut muneris ambitione aut causa amicitiae senodochia aut monasteria vel baptismales ecclesias suae</w:t>
      </w:r>
      <w:r w:rsidR="00360346" w:rsidRPr="007A06F5">
        <w:rPr>
          <w:highlight w:val="green"/>
          <w:lang w:val="la-Latn"/>
        </w:rPr>
        <w:t xml:space="preserve"> </w:t>
      </w:r>
      <w:r w:rsidR="0049281A" w:rsidRPr="007A06F5">
        <w:rPr>
          <w:highlight w:val="green"/>
          <w:lang w:val="la-Latn"/>
        </w:rPr>
        <w:t>ecclesiae per</w:t>
      </w:r>
      <w:r w:rsidRPr="007A06F5">
        <w:rPr>
          <w:highlight w:val="green"/>
          <w:lang w:val="la-Latn"/>
        </w:rPr>
        <w:t>tinentes cuilibet per enfitheuseos contractus dederit se</w:t>
      </w:r>
      <w:r w:rsidR="0049281A" w:rsidRPr="007A06F5">
        <w:rPr>
          <w:highlight w:val="green"/>
          <w:lang w:val="la-Latn"/>
        </w:rPr>
        <w:t xml:space="preserve"> suosque successores poena mul</w:t>
      </w:r>
      <w:r w:rsidRPr="007A06F5">
        <w:rPr>
          <w:highlight w:val="green"/>
          <w:lang w:val="la-Latn"/>
        </w:rPr>
        <w:t>tandos conscripserit</w:t>
      </w:r>
      <w:r w:rsidR="00360346" w:rsidRPr="007A06F5">
        <w:rPr>
          <w:highlight w:val="green"/>
          <w:lang w:val="la-Latn"/>
        </w:rPr>
        <w:t xml:space="preserve">, </w:t>
      </w:r>
      <w:r w:rsidRPr="007A06F5">
        <w:rPr>
          <w:highlight w:val="green"/>
          <w:lang w:val="la-Latn"/>
        </w:rPr>
        <w:t>potestatem talia mutandi</w:t>
      </w:r>
      <w:r w:rsidR="00360346" w:rsidRPr="007A06F5">
        <w:rPr>
          <w:highlight w:val="green"/>
          <w:lang w:val="la-Latn"/>
        </w:rPr>
        <w:t xml:space="preserve"> </w:t>
      </w:r>
      <w:r w:rsidRPr="007A06F5">
        <w:rPr>
          <w:highlight w:val="green"/>
          <w:lang w:val="la-Latn"/>
        </w:rPr>
        <w:t>rector</w:t>
      </w:r>
      <w:r w:rsidR="0049281A" w:rsidRPr="007A06F5">
        <w:rPr>
          <w:highlight w:val="green"/>
          <w:lang w:val="la-Latn"/>
        </w:rPr>
        <w:t xml:space="preserve">ibus ecclesiarum absque poenae </w:t>
      </w:r>
      <w:r w:rsidRPr="007A06F5">
        <w:rPr>
          <w:highlight w:val="green"/>
          <w:lang w:val="la-Latn"/>
        </w:rPr>
        <w:t xml:space="preserve">conscriptae solutione </w:t>
      </w:r>
      <w:commentRangeStart w:id="496"/>
      <w:r w:rsidRPr="007A06F5">
        <w:rPr>
          <w:highlight w:val="green"/>
          <w:lang w:val="la-Latn"/>
        </w:rPr>
        <w:t>concedimus</w:t>
      </w:r>
      <w:commentRangeEnd w:id="496"/>
      <w:r w:rsidR="00541ABC" w:rsidRPr="007A06F5">
        <w:rPr>
          <w:rStyle w:val="Odkaznakoment"/>
          <w:rFonts w:asciiTheme="minorHAnsi" w:eastAsiaTheme="minorHAnsi" w:hAnsiTheme="minorHAnsi" w:cstheme="minorBidi"/>
          <w:lang w:val="la-Latn" w:eastAsia="en-US"/>
        </w:rPr>
        <w:commentReference w:id="496"/>
      </w:r>
      <w:r w:rsidR="008E2A6B" w:rsidRPr="007A06F5">
        <w:rPr>
          <w:highlight w:val="green"/>
          <w:lang w:val="la-Latn"/>
        </w:rPr>
        <w:t xml:space="preserve">. </w:t>
      </w:r>
    </w:p>
    <w:p w14:paraId="5404FF72" w14:textId="7E1A2CD7" w:rsidR="00337A59" w:rsidRPr="007A06F5" w:rsidRDefault="0049281A" w:rsidP="00E64B6F">
      <w:pPr>
        <w:pStyle w:val="Normlnweb"/>
        <w:numPr>
          <w:ilvl w:val="0"/>
          <w:numId w:val="43"/>
        </w:numPr>
        <w:rPr>
          <w:highlight w:val="green"/>
          <w:lang w:val="la-Latn"/>
        </w:rPr>
      </w:pPr>
      <w:r w:rsidRPr="007A06F5">
        <w:rPr>
          <w:highlight w:val="green"/>
          <w:lang w:val="la-Latn"/>
        </w:rPr>
        <w:t>Statutum est, ut si quis liber homo per consensum episcopi sui ecclesiam in /</w:t>
      </w:r>
      <w:r w:rsidR="00337A59" w:rsidRPr="007A06F5">
        <w:rPr>
          <w:highlight w:val="green"/>
          <w:lang w:val="la-Latn"/>
        </w:rPr>
        <w:t>sua construxerit proprietate</w:t>
      </w:r>
      <w:r w:rsidR="00360346" w:rsidRPr="007A06F5">
        <w:rPr>
          <w:highlight w:val="green"/>
          <w:lang w:val="la-Latn"/>
        </w:rPr>
        <w:t xml:space="preserve">, </w:t>
      </w:r>
      <w:r w:rsidR="00337A59" w:rsidRPr="007A06F5">
        <w:rPr>
          <w:highlight w:val="green"/>
          <w:lang w:val="la-Latn"/>
        </w:rPr>
        <w:t>fontesque in eadem ab episcopo fuerint consecrati</w:t>
      </w:r>
      <w:r w:rsidR="00360346" w:rsidRPr="007A06F5">
        <w:rPr>
          <w:highlight w:val="green"/>
          <w:lang w:val="la-Latn"/>
        </w:rPr>
        <w:t xml:space="preserve">, </w:t>
      </w:r>
      <w:r w:rsidRPr="007A06F5">
        <w:rPr>
          <w:highlight w:val="green"/>
          <w:lang w:val="la-Latn"/>
        </w:rPr>
        <w:t xml:space="preserve">ideo non </w:t>
      </w:r>
      <w:r w:rsidR="00337A59" w:rsidRPr="007A06F5">
        <w:rPr>
          <w:highlight w:val="green"/>
          <w:lang w:val="la-Latn"/>
        </w:rPr>
        <w:t>suam perdat hereditatem</w:t>
      </w:r>
      <w:r w:rsidR="00D9225B" w:rsidRPr="007A06F5">
        <w:rPr>
          <w:highlight w:val="green"/>
          <w:lang w:val="la-Latn"/>
        </w:rPr>
        <w:t xml:space="preserve">: </w:t>
      </w:r>
      <w:r w:rsidR="00337A59" w:rsidRPr="007A06F5">
        <w:rPr>
          <w:highlight w:val="green"/>
          <w:lang w:val="la-Latn"/>
        </w:rPr>
        <w:t>sed si episcopus voluerit</w:t>
      </w:r>
      <w:r w:rsidR="00360346" w:rsidRPr="007A06F5">
        <w:rPr>
          <w:highlight w:val="green"/>
          <w:lang w:val="la-Latn"/>
        </w:rPr>
        <w:t xml:space="preserve">, </w:t>
      </w:r>
      <w:r w:rsidR="00337A59" w:rsidRPr="007A06F5">
        <w:rPr>
          <w:highlight w:val="green"/>
          <w:lang w:val="la-Latn"/>
        </w:rPr>
        <w:t>offici</w:t>
      </w:r>
      <w:r w:rsidRPr="007A06F5">
        <w:rPr>
          <w:highlight w:val="green"/>
          <w:lang w:val="la-Latn"/>
        </w:rPr>
        <w:t>um sacri baptismatis in suam transferat ecclesiam</w:t>
      </w:r>
      <w:r w:rsidR="008E2A6B" w:rsidRPr="007A06F5">
        <w:rPr>
          <w:highlight w:val="green"/>
          <w:lang w:val="la-Latn"/>
        </w:rPr>
        <w:t xml:space="preserve">; </w:t>
      </w:r>
      <w:r w:rsidR="00337A59" w:rsidRPr="007A06F5">
        <w:rPr>
          <w:highlight w:val="green"/>
          <w:lang w:val="la-Latn"/>
        </w:rPr>
        <w:t>ipsa vero a</w:t>
      </w:r>
      <w:r w:rsidR="00360346" w:rsidRPr="007A06F5">
        <w:rPr>
          <w:highlight w:val="green"/>
          <w:lang w:val="la-Latn"/>
        </w:rPr>
        <w:t xml:space="preserve"> </w:t>
      </w:r>
      <w:r w:rsidR="00337A59" w:rsidRPr="007A06F5">
        <w:rPr>
          <w:highlight w:val="green"/>
          <w:lang w:val="la-Latn"/>
        </w:rPr>
        <w:t>qua transfertur</w:t>
      </w:r>
      <w:r w:rsidR="00360346" w:rsidRPr="007A06F5">
        <w:rPr>
          <w:highlight w:val="green"/>
          <w:lang w:val="la-Latn"/>
        </w:rPr>
        <w:t xml:space="preserve"> </w:t>
      </w:r>
      <w:r w:rsidR="00337A59" w:rsidRPr="007A06F5">
        <w:rPr>
          <w:highlight w:val="green"/>
          <w:lang w:val="la-Latn"/>
        </w:rPr>
        <w:t xml:space="preserve">in constructoris maneat </w:t>
      </w:r>
      <w:commentRangeStart w:id="497"/>
      <w:r w:rsidR="00337A59" w:rsidRPr="007A06F5">
        <w:rPr>
          <w:highlight w:val="green"/>
          <w:lang w:val="la-Latn"/>
        </w:rPr>
        <w:t>iure</w:t>
      </w:r>
      <w:commentRangeEnd w:id="497"/>
      <w:r w:rsidR="00B82062" w:rsidRPr="007A06F5">
        <w:rPr>
          <w:rStyle w:val="Odkaznakoment"/>
          <w:rFonts w:asciiTheme="minorHAnsi" w:eastAsiaTheme="minorHAnsi" w:hAnsiTheme="minorHAnsi" w:cstheme="minorBidi"/>
          <w:lang w:val="la-Latn" w:eastAsia="en-US"/>
        </w:rPr>
        <w:commentReference w:id="497"/>
      </w:r>
      <w:r w:rsidR="008E2A6B" w:rsidRPr="007A06F5">
        <w:rPr>
          <w:highlight w:val="green"/>
          <w:lang w:val="la-Latn"/>
        </w:rPr>
        <w:t xml:space="preserve">. </w:t>
      </w:r>
    </w:p>
    <w:p w14:paraId="71E20678" w14:textId="3CEEB5E1" w:rsidR="00337A59" w:rsidRPr="007A06F5" w:rsidRDefault="00120A7F" w:rsidP="00E64B6F">
      <w:pPr>
        <w:pStyle w:val="Normlnweb"/>
        <w:numPr>
          <w:ilvl w:val="0"/>
          <w:numId w:val="43"/>
        </w:numPr>
        <w:rPr>
          <w:lang w:val="la-Latn"/>
        </w:rPr>
      </w:pPr>
      <w:r w:rsidRPr="007A06F5">
        <w:rPr>
          <w:color w:val="FF0000"/>
          <w:lang w:val="la-Latn"/>
        </w:rPr>
        <w:t xml:space="preserve">X. </w:t>
      </w:r>
      <w:r w:rsidR="00337A59" w:rsidRPr="007A06F5">
        <w:rPr>
          <w:color w:val="FF0000"/>
          <w:lang w:val="la-Latn"/>
        </w:rPr>
        <w:t>S</w:t>
      </w:r>
      <w:r w:rsidR="00337A59" w:rsidRPr="007A06F5">
        <w:rPr>
          <w:lang w:val="la-Latn"/>
        </w:rPr>
        <w:t>i quis adulter cum adultera conprehensus</w:t>
      </w:r>
      <w:r w:rsidR="00360346" w:rsidRPr="007A06F5">
        <w:rPr>
          <w:lang w:val="la-Latn"/>
        </w:rPr>
        <w:t xml:space="preserve">, </w:t>
      </w:r>
      <w:r w:rsidR="00337A59" w:rsidRPr="007A06F5">
        <w:rPr>
          <w:lang w:val="la-Latn"/>
        </w:rPr>
        <w:t>secundum edicta</w:t>
      </w:r>
      <w:r w:rsidR="00360346" w:rsidRPr="007A06F5">
        <w:rPr>
          <w:lang w:val="la-Latn"/>
        </w:rPr>
        <w:t xml:space="preserve"> </w:t>
      </w:r>
      <w:r w:rsidR="00A40B70" w:rsidRPr="007A06F5">
        <w:rPr>
          <w:lang w:val="la-Latn"/>
        </w:rPr>
        <w:t>*</w:t>
      </w:r>
      <w:r w:rsidR="0049281A" w:rsidRPr="007A06F5">
        <w:rPr>
          <w:lang w:val="la-Latn"/>
        </w:rPr>
        <w:t>legis Lango</w:t>
      </w:r>
      <w:r w:rsidR="00337A59" w:rsidRPr="007A06F5">
        <w:rPr>
          <w:lang w:val="la-Latn"/>
        </w:rPr>
        <w:t>bardorum</w:t>
      </w:r>
      <w:r w:rsidR="00360346" w:rsidRPr="007A06F5">
        <w:rPr>
          <w:lang w:val="la-Latn"/>
        </w:rPr>
        <w:t xml:space="preserve"> </w:t>
      </w:r>
      <w:r w:rsidR="00337A59" w:rsidRPr="007A06F5">
        <w:rPr>
          <w:lang w:val="la-Latn"/>
        </w:rPr>
        <w:t>marito adulterae ambo ad vindictam traditi fuerint</w:t>
      </w:r>
      <w:r w:rsidR="00360346" w:rsidRPr="007A06F5">
        <w:rPr>
          <w:lang w:val="la-Latn"/>
        </w:rPr>
        <w:t xml:space="preserve">, </w:t>
      </w:r>
      <w:r w:rsidR="0049281A" w:rsidRPr="007A06F5">
        <w:rPr>
          <w:lang w:val="la-Latn"/>
        </w:rPr>
        <w:t xml:space="preserve">si eos quispiam emerit </w:t>
      </w:r>
      <w:r w:rsidR="00337A59" w:rsidRPr="007A06F5">
        <w:rPr>
          <w:lang w:val="la-Latn"/>
        </w:rPr>
        <w:t>eosque coniunctos in eodem scelere habere repertus</w:t>
      </w:r>
      <w:r w:rsidR="00360346" w:rsidRPr="007A06F5">
        <w:rPr>
          <w:lang w:val="la-Latn"/>
        </w:rPr>
        <w:t xml:space="preserve"> </w:t>
      </w:r>
      <w:r w:rsidR="00337A59" w:rsidRPr="007A06F5">
        <w:rPr>
          <w:lang w:val="la-Latn"/>
        </w:rPr>
        <w:t>fuerit</w:t>
      </w:r>
      <w:r w:rsidR="00360346" w:rsidRPr="007A06F5">
        <w:rPr>
          <w:lang w:val="la-Latn"/>
        </w:rPr>
        <w:t xml:space="preserve">, </w:t>
      </w:r>
      <w:r w:rsidR="00337A59" w:rsidRPr="007A06F5">
        <w:rPr>
          <w:lang w:val="la-Latn"/>
        </w:rPr>
        <w:t>ipsos fiscus adquirat</w:t>
      </w:r>
      <w:r w:rsidR="008E2A6B" w:rsidRPr="007A06F5">
        <w:rPr>
          <w:lang w:val="la-Latn"/>
        </w:rPr>
        <w:t xml:space="preserve">. </w:t>
      </w:r>
    </w:p>
    <w:p w14:paraId="18562137" w14:textId="29379D06" w:rsidR="00337A59" w:rsidRPr="007A06F5" w:rsidRDefault="00120A7F" w:rsidP="00E64B6F">
      <w:pPr>
        <w:pStyle w:val="Normlnweb"/>
        <w:numPr>
          <w:ilvl w:val="0"/>
          <w:numId w:val="43"/>
        </w:numPr>
        <w:rPr>
          <w:lang w:val="la-Latn"/>
        </w:rPr>
      </w:pPr>
      <w:r w:rsidRPr="007A06F5">
        <w:rPr>
          <w:color w:val="FF0000"/>
          <w:lang w:val="la-Latn"/>
        </w:rPr>
        <w:t xml:space="preserve">XI. </w:t>
      </w:r>
      <w:r w:rsidR="00337A59" w:rsidRPr="007A06F5">
        <w:rPr>
          <w:color w:val="FF0000"/>
          <w:lang w:val="la-Latn"/>
        </w:rPr>
        <w:t>S</w:t>
      </w:r>
      <w:r w:rsidR="00337A59" w:rsidRPr="007A06F5">
        <w:rPr>
          <w:lang w:val="la-Latn"/>
        </w:rPr>
        <w:t>i quis liber homo uxorem habens liberam p</w:t>
      </w:r>
      <w:r w:rsidR="0049281A" w:rsidRPr="007A06F5">
        <w:rPr>
          <w:lang w:val="la-Latn"/>
        </w:rPr>
        <w:t>ropter aliquod crimen aut debi</w:t>
      </w:r>
      <w:r w:rsidR="00337A59" w:rsidRPr="007A06F5">
        <w:rPr>
          <w:lang w:val="la-Latn"/>
        </w:rPr>
        <w:t>tum servitio</w:t>
      </w:r>
      <w:r w:rsidR="00360346" w:rsidRPr="007A06F5">
        <w:rPr>
          <w:lang w:val="la-Latn"/>
        </w:rPr>
        <w:t xml:space="preserve"> </w:t>
      </w:r>
      <w:r w:rsidR="00337A59" w:rsidRPr="007A06F5">
        <w:rPr>
          <w:lang w:val="la-Latn"/>
        </w:rPr>
        <w:t>alterius se subdit</w:t>
      </w:r>
      <w:r w:rsidR="00360346" w:rsidRPr="007A06F5">
        <w:rPr>
          <w:lang w:val="la-Latn"/>
        </w:rPr>
        <w:t xml:space="preserve">, </w:t>
      </w:r>
      <w:r w:rsidR="00337A59" w:rsidRPr="007A06F5">
        <w:rPr>
          <w:lang w:val="la-Latn"/>
        </w:rPr>
        <w:t>infantes</w:t>
      </w:r>
      <w:r w:rsidR="00360346" w:rsidRPr="007A06F5">
        <w:rPr>
          <w:lang w:val="la-Latn"/>
        </w:rPr>
        <w:t xml:space="preserve"> </w:t>
      </w:r>
      <w:r w:rsidR="00337A59" w:rsidRPr="007A06F5">
        <w:rPr>
          <w:lang w:val="la-Latn"/>
        </w:rPr>
        <w:t>qui tali coniugio nati fuerint</w:t>
      </w:r>
      <w:r w:rsidR="00360346" w:rsidRPr="007A06F5">
        <w:rPr>
          <w:lang w:val="la-Latn"/>
        </w:rPr>
        <w:t xml:space="preserve"> </w:t>
      </w:r>
      <w:r w:rsidR="0049281A" w:rsidRPr="007A06F5">
        <w:rPr>
          <w:lang w:val="la-Latn"/>
        </w:rPr>
        <w:t xml:space="preserve">libertatis </w:t>
      </w:r>
      <w:r w:rsidR="00337A59" w:rsidRPr="007A06F5">
        <w:rPr>
          <w:lang w:val="la-Latn"/>
        </w:rPr>
        <w:t xml:space="preserve">statum non </w:t>
      </w:r>
      <w:r w:rsidR="00337A59" w:rsidRPr="007A06F5">
        <w:rPr>
          <w:lang w:val="la-Latn"/>
        </w:rPr>
        <w:lastRenderedPageBreak/>
        <w:t>amittant</w:t>
      </w:r>
      <w:r w:rsidR="008E2A6B" w:rsidRPr="007A06F5">
        <w:rPr>
          <w:lang w:val="la-Latn"/>
        </w:rPr>
        <w:t xml:space="preserve">. </w:t>
      </w:r>
      <w:r w:rsidR="00337A59" w:rsidRPr="007A06F5">
        <w:rPr>
          <w:lang w:val="la-Latn"/>
        </w:rPr>
        <w:t>Si vero illa defuncta secunda uxor</w:t>
      </w:r>
      <w:r w:rsidR="00360346" w:rsidRPr="007A06F5">
        <w:rPr>
          <w:lang w:val="la-Latn"/>
        </w:rPr>
        <w:t xml:space="preserve">, </w:t>
      </w:r>
      <w:r w:rsidR="00337A59" w:rsidRPr="007A06F5">
        <w:rPr>
          <w:lang w:val="la-Latn"/>
        </w:rPr>
        <w:t>et tamen libera</w:t>
      </w:r>
      <w:r w:rsidR="00360346" w:rsidRPr="007A06F5">
        <w:rPr>
          <w:lang w:val="la-Latn"/>
        </w:rPr>
        <w:t xml:space="preserve">, </w:t>
      </w:r>
      <w:r w:rsidR="0049281A" w:rsidRPr="007A06F5">
        <w:rPr>
          <w:lang w:val="la-Latn"/>
        </w:rPr>
        <w:t xml:space="preserve">tali se </w:t>
      </w:r>
      <w:r w:rsidR="00337A59" w:rsidRPr="007A06F5">
        <w:rPr>
          <w:lang w:val="la-Latn"/>
        </w:rPr>
        <w:t>sciens iunxerit coniugio</w:t>
      </w:r>
      <w:r w:rsidR="00360346" w:rsidRPr="007A06F5">
        <w:rPr>
          <w:lang w:val="la-Latn"/>
        </w:rPr>
        <w:t xml:space="preserve">, </w:t>
      </w:r>
      <w:r w:rsidR="00337A59" w:rsidRPr="007A06F5">
        <w:rPr>
          <w:lang w:val="la-Latn"/>
        </w:rPr>
        <w:t>liberi illorum servituti subdantur</w:t>
      </w:r>
      <w:r w:rsidR="008E2A6B" w:rsidRPr="007A06F5">
        <w:rPr>
          <w:lang w:val="la-Latn"/>
        </w:rPr>
        <w:t xml:space="preserve">. </w:t>
      </w:r>
    </w:p>
    <w:p w14:paraId="0D6CAEBA" w14:textId="0FFE1819" w:rsidR="00337A59" w:rsidRPr="007A06F5" w:rsidRDefault="00337A59" w:rsidP="00E64B6F">
      <w:pPr>
        <w:pStyle w:val="Normlnweb"/>
        <w:numPr>
          <w:ilvl w:val="0"/>
          <w:numId w:val="43"/>
        </w:numPr>
        <w:rPr>
          <w:highlight w:val="green"/>
          <w:lang w:val="la-Latn"/>
        </w:rPr>
      </w:pPr>
      <w:r w:rsidRPr="007A06F5">
        <w:rPr>
          <w:highlight w:val="green"/>
          <w:lang w:val="la-Latn"/>
        </w:rPr>
        <w:t>Statuimus ut</w:t>
      </w:r>
      <w:r w:rsidR="00360346" w:rsidRPr="007A06F5">
        <w:rPr>
          <w:highlight w:val="green"/>
          <w:lang w:val="la-Latn"/>
        </w:rPr>
        <w:t xml:space="preserve">, </w:t>
      </w:r>
      <w:r w:rsidRPr="007A06F5">
        <w:rPr>
          <w:highlight w:val="green"/>
          <w:lang w:val="la-Latn"/>
        </w:rPr>
        <w:t>si femina habens vestem mutatam moecha deprehensa fuerit</w:t>
      </w:r>
      <w:r w:rsidR="00360346" w:rsidRPr="007A06F5">
        <w:rPr>
          <w:highlight w:val="green"/>
          <w:lang w:val="la-Latn"/>
        </w:rPr>
        <w:t xml:space="preserve">, </w:t>
      </w:r>
      <w:r w:rsidRPr="007A06F5">
        <w:rPr>
          <w:highlight w:val="green"/>
          <w:lang w:val="la-Latn"/>
        </w:rPr>
        <w:t>non tradatur genitio</w:t>
      </w:r>
      <w:r w:rsidR="00360346" w:rsidRPr="007A06F5">
        <w:rPr>
          <w:highlight w:val="green"/>
          <w:lang w:val="la-Latn"/>
        </w:rPr>
        <w:t xml:space="preserve"> </w:t>
      </w:r>
      <w:r w:rsidRPr="007A06F5">
        <w:rPr>
          <w:highlight w:val="green"/>
          <w:lang w:val="la-Latn"/>
        </w:rPr>
        <w:t>sicut usquo modo</w:t>
      </w:r>
      <w:r w:rsidR="00360346" w:rsidRPr="007A06F5">
        <w:rPr>
          <w:highlight w:val="green"/>
          <w:lang w:val="la-Latn"/>
        </w:rPr>
        <w:t xml:space="preserve">, </w:t>
      </w:r>
      <w:r w:rsidRPr="007A06F5">
        <w:rPr>
          <w:highlight w:val="green"/>
          <w:lang w:val="la-Latn"/>
        </w:rPr>
        <w:t>ne forte</w:t>
      </w:r>
      <w:r w:rsidR="00360346" w:rsidRPr="007A06F5">
        <w:rPr>
          <w:highlight w:val="green"/>
          <w:lang w:val="la-Latn"/>
        </w:rPr>
        <w:t xml:space="preserve">, </w:t>
      </w:r>
      <w:r w:rsidRPr="007A06F5">
        <w:rPr>
          <w:highlight w:val="green"/>
          <w:lang w:val="la-Latn"/>
        </w:rPr>
        <w:t>quae prius cum uno</w:t>
      </w:r>
      <w:r w:rsidR="00360346" w:rsidRPr="007A06F5">
        <w:rPr>
          <w:highlight w:val="green"/>
          <w:lang w:val="la-Latn"/>
        </w:rPr>
        <w:t xml:space="preserve">, </w:t>
      </w:r>
      <w:r w:rsidR="0049281A" w:rsidRPr="007A06F5">
        <w:rPr>
          <w:highlight w:val="green"/>
          <w:lang w:val="la-Latn"/>
        </w:rPr>
        <w:t xml:space="preserve">postmodum </w:t>
      </w:r>
      <w:r w:rsidRPr="007A06F5">
        <w:rPr>
          <w:highlight w:val="green"/>
          <w:lang w:val="la-Latn"/>
        </w:rPr>
        <w:t>cum pluribus locum habeat moechandi</w:t>
      </w:r>
      <w:r w:rsidR="008E2A6B" w:rsidRPr="007A06F5">
        <w:rPr>
          <w:highlight w:val="green"/>
          <w:lang w:val="la-Latn"/>
        </w:rPr>
        <w:t xml:space="preserve">; </w:t>
      </w:r>
      <w:r w:rsidRPr="007A06F5">
        <w:rPr>
          <w:highlight w:val="green"/>
          <w:lang w:val="la-Latn"/>
        </w:rPr>
        <w:t>sed eius possessio fisco redigatur</w:t>
      </w:r>
      <w:r w:rsidR="00360346" w:rsidRPr="007A06F5">
        <w:rPr>
          <w:highlight w:val="green"/>
          <w:lang w:val="la-Latn"/>
        </w:rPr>
        <w:t xml:space="preserve">, </w:t>
      </w:r>
      <w:r w:rsidR="0049281A" w:rsidRPr="007A06F5">
        <w:rPr>
          <w:highlight w:val="green"/>
          <w:lang w:val="la-Latn"/>
        </w:rPr>
        <w:t>et ipsa epis</w:t>
      </w:r>
      <w:r w:rsidRPr="007A06F5">
        <w:rPr>
          <w:highlight w:val="green"/>
          <w:lang w:val="la-Latn"/>
        </w:rPr>
        <w:t xml:space="preserve">copali subiaceat </w:t>
      </w:r>
      <w:commentRangeStart w:id="498"/>
      <w:r w:rsidRPr="007A06F5">
        <w:rPr>
          <w:highlight w:val="green"/>
          <w:lang w:val="la-Latn"/>
        </w:rPr>
        <w:t>iudicio</w:t>
      </w:r>
      <w:commentRangeEnd w:id="498"/>
      <w:r w:rsidR="00A40B70" w:rsidRPr="007A06F5">
        <w:rPr>
          <w:rStyle w:val="Odkaznakoment"/>
          <w:rFonts w:asciiTheme="minorHAnsi" w:eastAsiaTheme="minorHAnsi" w:hAnsiTheme="minorHAnsi" w:cstheme="minorBidi"/>
          <w:lang w:val="la-Latn" w:eastAsia="en-US"/>
        </w:rPr>
        <w:commentReference w:id="498"/>
      </w:r>
      <w:r w:rsidR="008E2A6B" w:rsidRPr="007A06F5">
        <w:rPr>
          <w:highlight w:val="green"/>
          <w:lang w:val="la-Latn"/>
        </w:rPr>
        <w:t xml:space="preserve">. </w:t>
      </w:r>
    </w:p>
    <w:p w14:paraId="7C5E68EF" w14:textId="5A4578C9" w:rsidR="00337A59" w:rsidRPr="007A06F5" w:rsidRDefault="00120A7F" w:rsidP="00E64B6F">
      <w:pPr>
        <w:pStyle w:val="Normlnweb"/>
        <w:numPr>
          <w:ilvl w:val="0"/>
          <w:numId w:val="43"/>
        </w:numPr>
        <w:rPr>
          <w:lang w:val="la-Latn"/>
        </w:rPr>
      </w:pPr>
      <w:r w:rsidRPr="007A06F5">
        <w:rPr>
          <w:color w:val="FF0000"/>
          <w:lang w:val="la-Latn"/>
        </w:rPr>
        <w:t xml:space="preserve">XII. </w:t>
      </w:r>
      <w:r w:rsidR="00337A59" w:rsidRPr="007A06F5">
        <w:rPr>
          <w:color w:val="FF0000"/>
          <w:lang w:val="la-Latn"/>
        </w:rPr>
        <w:t>D</w:t>
      </w:r>
      <w:r w:rsidR="00337A59" w:rsidRPr="007A06F5">
        <w:rPr>
          <w:lang w:val="la-Latn"/>
        </w:rPr>
        <w:t>ecernimus ut</w:t>
      </w:r>
      <w:r w:rsidR="00360346" w:rsidRPr="007A06F5">
        <w:rPr>
          <w:lang w:val="la-Latn"/>
        </w:rPr>
        <w:t xml:space="preserve">, </w:t>
      </w:r>
      <w:r w:rsidR="00337A59" w:rsidRPr="007A06F5">
        <w:rPr>
          <w:lang w:val="la-Latn"/>
        </w:rPr>
        <w:t>quisquis aliter testes habere non potuerit</w:t>
      </w:r>
      <w:r w:rsidR="00360346" w:rsidRPr="007A06F5">
        <w:rPr>
          <w:lang w:val="la-Latn"/>
        </w:rPr>
        <w:t xml:space="preserve">, </w:t>
      </w:r>
      <w:r w:rsidR="00337A59" w:rsidRPr="007A06F5">
        <w:rPr>
          <w:lang w:val="la-Latn"/>
        </w:rPr>
        <w:t>volumus</w:t>
      </w:r>
      <w:r w:rsidR="00360346" w:rsidRPr="007A06F5">
        <w:rPr>
          <w:lang w:val="la-Latn"/>
        </w:rPr>
        <w:t xml:space="preserve">, </w:t>
      </w:r>
      <w:r w:rsidR="0049281A" w:rsidRPr="007A06F5">
        <w:rPr>
          <w:lang w:val="la-Latn"/>
        </w:rPr>
        <w:t xml:space="preserve">ut per </w:t>
      </w:r>
      <w:r w:rsidR="00337A59" w:rsidRPr="007A06F5">
        <w:rPr>
          <w:lang w:val="la-Latn"/>
        </w:rPr>
        <w:t>comitis</w:t>
      </w:r>
      <w:r w:rsidR="00360346" w:rsidRPr="007A06F5">
        <w:rPr>
          <w:lang w:val="la-Latn"/>
        </w:rPr>
        <w:t xml:space="preserve"> </w:t>
      </w:r>
      <w:r w:rsidR="00337A59" w:rsidRPr="007A06F5">
        <w:rPr>
          <w:lang w:val="la-Latn"/>
        </w:rPr>
        <w:t>iussionem</w:t>
      </w:r>
      <w:r w:rsidR="00360346" w:rsidRPr="007A06F5">
        <w:rPr>
          <w:lang w:val="la-Latn"/>
        </w:rPr>
        <w:t xml:space="preserve">, </w:t>
      </w:r>
      <w:r w:rsidR="00337A59" w:rsidRPr="007A06F5">
        <w:rPr>
          <w:lang w:val="la-Latn"/>
        </w:rPr>
        <w:t>quos in suo testimonio ne</w:t>
      </w:r>
      <w:r w:rsidRPr="007A06F5">
        <w:rPr>
          <w:lang w:val="la-Latn"/>
        </w:rPr>
        <w:t>-</w:t>
      </w:r>
      <w:r w:rsidRPr="007A06F5">
        <w:rPr>
          <w:vertAlign w:val="superscript"/>
          <w:lang w:val="la-Latn"/>
        </w:rPr>
        <w:t>313r</w:t>
      </w:r>
      <w:r w:rsidRPr="007A06F5">
        <w:rPr>
          <w:lang w:val="la-Latn"/>
        </w:rPr>
        <w:t>/</w:t>
      </w:r>
      <w:r w:rsidRPr="007A06F5">
        <w:rPr>
          <w:vertAlign w:val="superscript"/>
          <w:lang w:val="la-Latn"/>
        </w:rPr>
        <w:t>313v</w:t>
      </w:r>
      <w:r w:rsidRPr="007A06F5">
        <w:rPr>
          <w:lang w:val="la-Latn"/>
        </w:rPr>
        <w:t xml:space="preserve"> </w:t>
      </w:r>
      <w:r w:rsidR="00337A59" w:rsidRPr="007A06F5">
        <w:rPr>
          <w:lang w:val="la-Latn"/>
        </w:rPr>
        <w:t>cessarios quisque habuerit</w:t>
      </w:r>
      <w:r w:rsidR="00360346" w:rsidRPr="007A06F5">
        <w:rPr>
          <w:lang w:val="la-Latn"/>
        </w:rPr>
        <w:t xml:space="preserve">, </w:t>
      </w:r>
      <w:r w:rsidR="0049281A" w:rsidRPr="007A06F5">
        <w:rPr>
          <w:lang w:val="la-Latn"/>
        </w:rPr>
        <w:t>veritatem pro</w:t>
      </w:r>
      <w:r w:rsidR="00337A59" w:rsidRPr="007A06F5">
        <w:rPr>
          <w:lang w:val="la-Latn"/>
        </w:rPr>
        <w:t>laturi publico conventu adducantur</w:t>
      </w:r>
      <w:r w:rsidR="00360346" w:rsidRPr="007A06F5">
        <w:rPr>
          <w:lang w:val="la-Latn"/>
        </w:rPr>
        <w:t xml:space="preserve">, </w:t>
      </w:r>
      <w:r w:rsidR="00337A59" w:rsidRPr="007A06F5">
        <w:rPr>
          <w:lang w:val="la-Latn"/>
        </w:rPr>
        <w:t>ut per ipsos re</w:t>
      </w:r>
      <w:r w:rsidR="0049281A" w:rsidRPr="007A06F5">
        <w:rPr>
          <w:lang w:val="la-Latn"/>
        </w:rPr>
        <w:t xml:space="preserve">i veritas cum iuramento valeat </w:t>
      </w:r>
      <w:r w:rsidR="00337A59" w:rsidRPr="007A06F5">
        <w:rPr>
          <w:lang w:val="la-Latn"/>
        </w:rPr>
        <w:t>inquiri</w:t>
      </w:r>
      <w:r w:rsidR="008E2A6B" w:rsidRPr="007A06F5">
        <w:rPr>
          <w:lang w:val="la-Latn"/>
        </w:rPr>
        <w:t xml:space="preserve">. </w:t>
      </w:r>
    </w:p>
    <w:p w14:paraId="24A6A2F9" w14:textId="77777777" w:rsidR="00BA5266" w:rsidRPr="007A06F5" w:rsidRDefault="00BA5266" w:rsidP="00450DB4">
      <w:pPr>
        <w:spacing w:after="120" w:line="240" w:lineRule="auto"/>
        <w:rPr>
          <w:rFonts w:ascii="Times New Roman" w:hAnsi="Times New Roman" w:cs="Times New Roman"/>
          <w:lang w:val="la-Latn"/>
        </w:rPr>
      </w:pPr>
    </w:p>
    <w:p w14:paraId="27C6F576" w14:textId="77777777" w:rsidR="00BA5266" w:rsidRPr="007A06F5" w:rsidRDefault="00DF02D6"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499" w:name="_Toc194615251"/>
      <w:r w:rsidRPr="007A06F5">
        <w:rPr>
          <w:rFonts w:ascii="Times New Roman" w:hAnsi="Times New Roman" w:cs="Times New Roman"/>
          <w:b/>
          <w:color w:val="000000" w:themeColor="text1"/>
          <w:sz w:val="28"/>
          <w:szCs w:val="28"/>
          <w:lang w:val="la-Latn"/>
        </w:rPr>
        <w:t xml:space="preserve">Capitulare Olonnense ecclesiasticum primum (a. 825), cc. 1, 4, 5, 8, 10, </w:t>
      </w:r>
      <w:r w:rsidR="00BA5266" w:rsidRPr="007A06F5">
        <w:rPr>
          <w:rFonts w:ascii="Times New Roman" w:hAnsi="Times New Roman" w:cs="Times New Roman"/>
          <w:b/>
          <w:color w:val="000000" w:themeColor="text1"/>
          <w:sz w:val="28"/>
          <w:szCs w:val="28"/>
          <w:lang w:val="la-Latn"/>
        </w:rPr>
        <w:t>313v-314r</w:t>
      </w:r>
      <w:bookmarkEnd w:id="499"/>
    </w:p>
    <w:p w14:paraId="16C382E4" w14:textId="2E516259"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XIII-XVII - Capitulare Olonnense ecclesiasticum primum (a. 825), cc. 1, 4, 5, 8, 10: Placuit nobis vt si pro quibuslibet culpis - tenenda sunt reuocentur (MGH Capit. 1, Nr. 163, S. 326 Z. 21-30, S. 326 Z. 36 - S. 327 Z. 3, S. 327 Z. 22-24, 27-31).</w:t>
      </w:r>
    </w:p>
    <w:p w14:paraId="05C4F185" w14:textId="20DEF804" w:rsidR="00B82A42" w:rsidRPr="007A06F5" w:rsidRDefault="006314EA" w:rsidP="00E64B6F">
      <w:pPr>
        <w:pStyle w:val="Normlnweb"/>
        <w:numPr>
          <w:ilvl w:val="0"/>
          <w:numId w:val="42"/>
        </w:numPr>
        <w:spacing w:before="0" w:beforeAutospacing="0" w:after="120" w:afterAutospacing="0"/>
        <w:rPr>
          <w:lang w:val="la-Latn"/>
        </w:rPr>
      </w:pPr>
      <w:r w:rsidRPr="007A06F5">
        <w:rPr>
          <w:color w:val="FF0000"/>
          <w:lang w:val="la-Latn"/>
        </w:rPr>
        <w:t>XII</w:t>
      </w:r>
      <w:r w:rsidR="00422518" w:rsidRPr="007A06F5">
        <w:rPr>
          <w:color w:val="FF0000"/>
          <w:lang w:val="la-Latn"/>
        </w:rPr>
        <w:t>I.</w:t>
      </w:r>
      <w:r w:rsidR="00422518" w:rsidRPr="007A06F5">
        <w:rPr>
          <w:lang w:val="la-Latn"/>
        </w:rPr>
        <w:t xml:space="preserve"> </w:t>
      </w:r>
      <w:r w:rsidR="00B82A42" w:rsidRPr="007A06F5">
        <w:rPr>
          <w:color w:val="FF0000"/>
          <w:lang w:val="la-Latn"/>
        </w:rPr>
        <w:t>P</w:t>
      </w:r>
      <w:r w:rsidR="00B82A42" w:rsidRPr="007A06F5">
        <w:rPr>
          <w:lang w:val="la-Latn"/>
        </w:rPr>
        <w:t>lacuit</w:t>
      </w:r>
      <w:r w:rsidR="009B2994" w:rsidRPr="007A06F5">
        <w:rPr>
          <w:lang w:val="la-Latn"/>
        </w:rPr>
        <w:t xml:space="preserve"> </w:t>
      </w:r>
      <w:r w:rsidR="00B82A42" w:rsidRPr="007A06F5">
        <w:rPr>
          <w:lang w:val="la-Latn"/>
        </w:rPr>
        <w:t>nobis</w:t>
      </w:r>
      <w:r w:rsidR="009B2994" w:rsidRPr="007A06F5">
        <w:rPr>
          <w:lang w:val="la-Latn"/>
        </w:rPr>
        <w:t xml:space="preserve">, </w:t>
      </w:r>
      <w:r w:rsidR="00B82A42" w:rsidRPr="007A06F5">
        <w:rPr>
          <w:lang w:val="la-Latn"/>
        </w:rPr>
        <w:t>ut si pro quibuslibet culpis a</w:t>
      </w:r>
      <w:r w:rsidR="00847736" w:rsidRPr="007A06F5">
        <w:rPr>
          <w:lang w:val="la-Latn"/>
        </w:rPr>
        <w:t>tque criminibus quaecumque per</w:t>
      </w:r>
      <w:r w:rsidR="00B82A42" w:rsidRPr="007A06F5">
        <w:rPr>
          <w:lang w:val="la-Latn"/>
        </w:rPr>
        <w:t>sona totiens fuerit correpta</w:t>
      </w:r>
      <w:r w:rsidR="009B2994" w:rsidRPr="007A06F5">
        <w:rPr>
          <w:lang w:val="la-Latn"/>
        </w:rPr>
        <w:t xml:space="preserve">, </w:t>
      </w:r>
      <w:r w:rsidR="00B82A42" w:rsidRPr="007A06F5">
        <w:rPr>
          <w:lang w:val="la-Latn"/>
        </w:rPr>
        <w:t>ut etiam</w:t>
      </w:r>
      <w:r w:rsidR="009B2994" w:rsidRPr="007A06F5">
        <w:rPr>
          <w:lang w:val="la-Latn"/>
        </w:rPr>
        <w:t xml:space="preserve"> </w:t>
      </w:r>
      <w:r w:rsidR="00B82A42" w:rsidRPr="007A06F5">
        <w:rPr>
          <w:lang w:val="la-Latn"/>
        </w:rPr>
        <w:t>excommunication</w:t>
      </w:r>
      <w:r w:rsidR="00847736" w:rsidRPr="007A06F5">
        <w:rPr>
          <w:lang w:val="la-Latn"/>
        </w:rPr>
        <w:t xml:space="preserve">e episcopali pro contemptu </w:t>
      </w:r>
      <w:r w:rsidR="00B82A42" w:rsidRPr="007A06F5">
        <w:rPr>
          <w:lang w:val="la-Latn"/>
        </w:rPr>
        <w:t>dignus habeatur</w:t>
      </w:r>
      <w:r w:rsidR="009B2994" w:rsidRPr="007A06F5">
        <w:rPr>
          <w:lang w:val="la-Latn"/>
        </w:rPr>
        <w:t xml:space="preserve">, </w:t>
      </w:r>
      <w:r w:rsidR="00B82A42" w:rsidRPr="007A06F5">
        <w:rPr>
          <w:lang w:val="la-Latn"/>
        </w:rPr>
        <w:t>comitem</w:t>
      </w:r>
      <w:r w:rsidR="009B2994" w:rsidRPr="007A06F5">
        <w:rPr>
          <w:lang w:val="la-Latn"/>
        </w:rPr>
        <w:t xml:space="preserve"> </w:t>
      </w:r>
      <w:r w:rsidR="00B82A42" w:rsidRPr="007A06F5">
        <w:rPr>
          <w:lang w:val="la-Latn"/>
        </w:rPr>
        <w:t>suum episcopus</w:t>
      </w:r>
      <w:r w:rsidR="009B2994" w:rsidRPr="007A06F5">
        <w:rPr>
          <w:lang w:val="la-Latn"/>
        </w:rPr>
        <w:t xml:space="preserve"> </w:t>
      </w:r>
      <w:r w:rsidR="00B82A42" w:rsidRPr="007A06F5">
        <w:rPr>
          <w:lang w:val="la-Latn"/>
        </w:rPr>
        <w:t>sibi consociet</w:t>
      </w:r>
      <w:r w:rsidR="009B2994" w:rsidRPr="007A06F5">
        <w:rPr>
          <w:lang w:val="la-Latn"/>
        </w:rPr>
        <w:t xml:space="preserve">, </w:t>
      </w:r>
      <w:r w:rsidR="00B82A42" w:rsidRPr="007A06F5">
        <w:rPr>
          <w:lang w:val="la-Latn"/>
        </w:rPr>
        <w:t>et per am</w:t>
      </w:r>
      <w:r w:rsidR="00847736" w:rsidRPr="007A06F5">
        <w:rPr>
          <w:lang w:val="la-Latn"/>
        </w:rPr>
        <w:t xml:space="preserve">borum consensum </w:t>
      </w:r>
      <w:r w:rsidR="00B82A42" w:rsidRPr="007A06F5">
        <w:rPr>
          <w:lang w:val="la-Latn"/>
        </w:rPr>
        <w:t>huiuscemodi distringatur contemptor</w:t>
      </w:r>
      <w:r w:rsidR="009B2994" w:rsidRPr="007A06F5">
        <w:rPr>
          <w:lang w:val="la-Latn"/>
        </w:rPr>
        <w:t xml:space="preserve">, </w:t>
      </w:r>
      <w:r w:rsidR="00B82A42" w:rsidRPr="007A06F5">
        <w:rPr>
          <w:lang w:val="la-Latn"/>
        </w:rPr>
        <w:t>ut iussionibus</w:t>
      </w:r>
      <w:r w:rsidR="009B2994" w:rsidRPr="007A06F5">
        <w:rPr>
          <w:lang w:val="la-Latn"/>
        </w:rPr>
        <w:t xml:space="preserve"> </w:t>
      </w:r>
      <w:r w:rsidR="00B82A42" w:rsidRPr="007A06F5">
        <w:rPr>
          <w:lang w:val="la-Latn"/>
        </w:rPr>
        <w:t>episc</w:t>
      </w:r>
      <w:r w:rsidR="00847736" w:rsidRPr="007A06F5">
        <w:rPr>
          <w:lang w:val="la-Latn"/>
        </w:rPr>
        <w:t>opi sui oboediens existat</w:t>
      </w:r>
      <w:r w:rsidR="009B2994" w:rsidRPr="007A06F5">
        <w:rPr>
          <w:lang w:val="la-Latn"/>
        </w:rPr>
        <w:t xml:space="preserve">; </w:t>
      </w:r>
      <w:r w:rsidR="00847736" w:rsidRPr="007A06F5">
        <w:rPr>
          <w:lang w:val="la-Latn"/>
        </w:rPr>
        <w:t xml:space="preserve">si </w:t>
      </w:r>
      <w:r w:rsidR="00B82A42" w:rsidRPr="007A06F5">
        <w:rPr>
          <w:lang w:val="la-Latn"/>
        </w:rPr>
        <w:t>vero assensum non dederit</w:t>
      </w:r>
      <w:r w:rsidR="009B2994" w:rsidRPr="007A06F5">
        <w:rPr>
          <w:lang w:val="la-Latn"/>
        </w:rPr>
        <w:t xml:space="preserve">, </w:t>
      </w:r>
      <w:r w:rsidR="00B82A42" w:rsidRPr="007A06F5">
        <w:rPr>
          <w:lang w:val="la-Latn"/>
        </w:rPr>
        <w:t>bannum nostrum nobis pers</w:t>
      </w:r>
      <w:r w:rsidR="00847736" w:rsidRPr="007A06F5">
        <w:rPr>
          <w:lang w:val="la-Latn"/>
        </w:rPr>
        <w:t>olvat</w:t>
      </w:r>
      <w:r w:rsidR="009B2994" w:rsidRPr="007A06F5">
        <w:rPr>
          <w:lang w:val="la-Latn"/>
        </w:rPr>
        <w:t xml:space="preserve">. </w:t>
      </w:r>
      <w:r w:rsidR="00847736" w:rsidRPr="007A06F5">
        <w:rPr>
          <w:lang w:val="la-Latn"/>
        </w:rPr>
        <w:t xml:space="preserve">Quod si adhuc contumax </w:t>
      </w:r>
      <w:r w:rsidR="00B82A42" w:rsidRPr="007A06F5">
        <w:rPr>
          <w:lang w:val="la-Latn"/>
        </w:rPr>
        <w:t>perstiterit</w:t>
      </w:r>
      <w:r w:rsidR="009B2994" w:rsidRPr="007A06F5">
        <w:rPr>
          <w:lang w:val="la-Latn"/>
        </w:rPr>
        <w:t xml:space="preserve">, </w:t>
      </w:r>
      <w:r w:rsidR="00B82A42" w:rsidRPr="007A06F5">
        <w:rPr>
          <w:lang w:val="la-Latn"/>
        </w:rPr>
        <w:t>tunc ab episcopo excommunicetur</w:t>
      </w:r>
      <w:r w:rsidR="009B2994" w:rsidRPr="007A06F5">
        <w:rPr>
          <w:lang w:val="la-Latn"/>
        </w:rPr>
        <w:t xml:space="preserve">. </w:t>
      </w:r>
      <w:r w:rsidR="00B82A42" w:rsidRPr="007A06F5">
        <w:rPr>
          <w:lang w:val="la-Latn"/>
        </w:rPr>
        <w:t>Si vero excomm</w:t>
      </w:r>
      <w:r w:rsidR="00847736" w:rsidRPr="007A06F5">
        <w:rPr>
          <w:lang w:val="la-Latn"/>
        </w:rPr>
        <w:t>unicatus corrigi nequive</w:t>
      </w:r>
      <w:r w:rsidR="00B82A42" w:rsidRPr="007A06F5">
        <w:rPr>
          <w:lang w:val="la-Latn"/>
        </w:rPr>
        <w:t>rit</w:t>
      </w:r>
      <w:r w:rsidR="009B2994" w:rsidRPr="007A06F5">
        <w:rPr>
          <w:lang w:val="la-Latn"/>
        </w:rPr>
        <w:t xml:space="preserve">, </w:t>
      </w:r>
      <w:r w:rsidR="00B82A42" w:rsidRPr="007A06F5">
        <w:rPr>
          <w:lang w:val="la-Latn"/>
        </w:rPr>
        <w:t>a comite vinculis constringatur</w:t>
      </w:r>
      <w:r w:rsidR="009B2994" w:rsidRPr="007A06F5">
        <w:rPr>
          <w:lang w:val="la-Latn"/>
        </w:rPr>
        <w:t xml:space="preserve">, </w:t>
      </w:r>
      <w:r w:rsidR="00B82A42" w:rsidRPr="007A06F5">
        <w:rPr>
          <w:lang w:val="la-Latn"/>
        </w:rPr>
        <w:t>quousque nostrum is c</w:t>
      </w:r>
      <w:r w:rsidR="00847736" w:rsidRPr="007A06F5">
        <w:rPr>
          <w:lang w:val="la-Latn"/>
        </w:rPr>
        <w:t>ontemptor suscipiat iudicium</w:t>
      </w:r>
      <w:r w:rsidR="009B2994" w:rsidRPr="007A06F5">
        <w:rPr>
          <w:lang w:val="la-Latn"/>
        </w:rPr>
        <w:t xml:space="preserve">. </w:t>
      </w:r>
      <w:r w:rsidR="00B82A42" w:rsidRPr="007A06F5">
        <w:rPr>
          <w:lang w:val="la-Latn"/>
        </w:rPr>
        <w:t>Si</w:t>
      </w:r>
      <w:r w:rsidR="009B2994" w:rsidRPr="007A06F5">
        <w:rPr>
          <w:lang w:val="la-Latn"/>
        </w:rPr>
        <w:t xml:space="preserve"> </w:t>
      </w:r>
      <w:r w:rsidR="00B82A42" w:rsidRPr="007A06F5">
        <w:rPr>
          <w:lang w:val="la-Latn"/>
        </w:rPr>
        <w:t>vero in talibus comes repertus fuerit noxius</w:t>
      </w:r>
      <w:r w:rsidR="009B2994" w:rsidRPr="007A06F5">
        <w:rPr>
          <w:lang w:val="la-Latn"/>
        </w:rPr>
        <w:t xml:space="preserve">, </w:t>
      </w:r>
      <w:r w:rsidR="00B82A42" w:rsidRPr="007A06F5">
        <w:rPr>
          <w:lang w:val="la-Latn"/>
        </w:rPr>
        <w:t>per ep</w:t>
      </w:r>
      <w:r w:rsidR="00847736" w:rsidRPr="007A06F5">
        <w:rPr>
          <w:lang w:val="la-Latn"/>
        </w:rPr>
        <w:t>iscopum eius nobis nuntietur</w:t>
      </w:r>
      <w:r w:rsidR="009B2994" w:rsidRPr="007A06F5">
        <w:rPr>
          <w:lang w:val="la-Latn"/>
        </w:rPr>
        <w:t xml:space="preserve">. </w:t>
      </w:r>
      <w:r w:rsidR="00B82A42" w:rsidRPr="007A06F5">
        <w:rPr>
          <w:lang w:val="la-Latn"/>
        </w:rPr>
        <w:t>Si autem vassallus noster in hac culpa lapsus fuerit</w:t>
      </w:r>
      <w:r w:rsidR="009B2994" w:rsidRPr="007A06F5">
        <w:rPr>
          <w:lang w:val="la-Latn"/>
        </w:rPr>
        <w:t xml:space="preserve">, </w:t>
      </w:r>
      <w:r w:rsidR="00B82A42" w:rsidRPr="007A06F5">
        <w:rPr>
          <w:lang w:val="la-Latn"/>
        </w:rPr>
        <w:t>sic</w:t>
      </w:r>
      <w:r w:rsidR="00847736" w:rsidRPr="007A06F5">
        <w:rPr>
          <w:lang w:val="la-Latn"/>
        </w:rPr>
        <w:t>ut supra per comitem distrin</w:t>
      </w:r>
      <w:r w:rsidR="00B82A42" w:rsidRPr="007A06F5">
        <w:rPr>
          <w:lang w:val="la-Latn"/>
        </w:rPr>
        <w:t>gatur</w:t>
      </w:r>
      <w:r w:rsidR="009B2994" w:rsidRPr="007A06F5">
        <w:rPr>
          <w:lang w:val="la-Latn"/>
        </w:rPr>
        <w:t xml:space="preserve">; </w:t>
      </w:r>
      <w:r w:rsidR="00B82A42" w:rsidRPr="007A06F5">
        <w:rPr>
          <w:lang w:val="la-Latn"/>
        </w:rPr>
        <w:t>quod si non audierit</w:t>
      </w:r>
      <w:r w:rsidR="009B2994" w:rsidRPr="007A06F5">
        <w:rPr>
          <w:lang w:val="la-Latn"/>
        </w:rPr>
        <w:t xml:space="preserve">, </w:t>
      </w:r>
      <w:r w:rsidR="00B82A42" w:rsidRPr="007A06F5">
        <w:rPr>
          <w:lang w:val="la-Latn"/>
        </w:rPr>
        <w:t>nobis innotescatur</w:t>
      </w:r>
      <w:r w:rsidR="009B2994" w:rsidRPr="007A06F5">
        <w:rPr>
          <w:lang w:val="la-Latn"/>
        </w:rPr>
        <w:t xml:space="preserve">, </w:t>
      </w:r>
      <w:r w:rsidR="00B82A42" w:rsidRPr="007A06F5">
        <w:rPr>
          <w:lang w:val="la-Latn"/>
        </w:rPr>
        <w:t>antequam in vinculis mittatur</w:t>
      </w:r>
      <w:r w:rsidR="005D4A29" w:rsidRPr="007A06F5">
        <w:rPr>
          <w:lang w:val="la-Latn"/>
        </w:rPr>
        <w:t>.</w:t>
      </w:r>
    </w:p>
    <w:p w14:paraId="0AE72E82" w14:textId="719CEC98" w:rsidR="00B82A42" w:rsidRPr="007A06F5" w:rsidRDefault="00B82A42" w:rsidP="00E64B6F">
      <w:pPr>
        <w:pStyle w:val="Normlnweb"/>
        <w:numPr>
          <w:ilvl w:val="0"/>
          <w:numId w:val="42"/>
        </w:numPr>
        <w:spacing w:before="0" w:beforeAutospacing="0" w:after="120" w:afterAutospacing="0"/>
        <w:rPr>
          <w:strike/>
          <w:highlight w:val="green"/>
          <w:lang w:val="la-Latn"/>
        </w:rPr>
      </w:pPr>
      <w:r w:rsidRPr="007A06F5">
        <w:rPr>
          <w:strike/>
          <w:highlight w:val="green"/>
          <w:lang w:val="la-Latn"/>
        </w:rPr>
        <w:t>Volumus ut omnimodis emunitates progenit</w:t>
      </w:r>
      <w:r w:rsidR="00847736" w:rsidRPr="007A06F5">
        <w:rPr>
          <w:strike/>
          <w:highlight w:val="green"/>
          <w:lang w:val="la-Latn"/>
        </w:rPr>
        <w:t>orum nostrorum seu nostrae ple</w:t>
      </w:r>
      <w:r w:rsidRPr="007A06F5">
        <w:rPr>
          <w:strike/>
          <w:highlight w:val="green"/>
          <w:lang w:val="la-Latn"/>
        </w:rPr>
        <w:t>niter ac iuste conserventur</w:t>
      </w:r>
      <w:r w:rsidR="009B2994" w:rsidRPr="007A06F5">
        <w:rPr>
          <w:strike/>
          <w:highlight w:val="green"/>
          <w:lang w:val="la-Latn"/>
        </w:rPr>
        <w:t xml:space="preserve">. </w:t>
      </w:r>
    </w:p>
    <w:p w14:paraId="08199804" w14:textId="2C2D727D" w:rsidR="00847736" w:rsidRPr="007A06F5" w:rsidRDefault="00B82A42" w:rsidP="00E64B6F">
      <w:pPr>
        <w:pStyle w:val="Normlnweb"/>
        <w:numPr>
          <w:ilvl w:val="0"/>
          <w:numId w:val="42"/>
        </w:numPr>
        <w:spacing w:before="0" w:beforeAutospacing="0" w:after="120" w:afterAutospacing="0"/>
        <w:rPr>
          <w:strike/>
          <w:highlight w:val="green"/>
          <w:lang w:val="la-Latn"/>
        </w:rPr>
      </w:pPr>
      <w:r w:rsidRPr="007A06F5">
        <w:rPr>
          <w:strike/>
          <w:highlight w:val="green"/>
          <w:lang w:val="la-Latn"/>
        </w:rPr>
        <w:t>Volumus ut res quae a liberis personis locis D</w:t>
      </w:r>
      <w:r w:rsidR="00847736" w:rsidRPr="007A06F5">
        <w:rPr>
          <w:strike/>
          <w:highlight w:val="green"/>
          <w:lang w:val="la-Latn"/>
        </w:rPr>
        <w:t>eo dicatis conferuntur</w:t>
      </w:r>
      <w:r w:rsidR="009B2994" w:rsidRPr="007A06F5">
        <w:rPr>
          <w:strike/>
          <w:highlight w:val="green"/>
          <w:lang w:val="la-Latn"/>
        </w:rPr>
        <w:t xml:space="preserve">, </w:t>
      </w:r>
      <w:r w:rsidR="00847736" w:rsidRPr="007A06F5">
        <w:rPr>
          <w:strike/>
          <w:highlight w:val="green"/>
          <w:lang w:val="la-Latn"/>
        </w:rPr>
        <w:t xml:space="preserve">licet </w:t>
      </w:r>
      <w:r w:rsidRPr="007A06F5">
        <w:rPr>
          <w:strike/>
          <w:highlight w:val="green"/>
          <w:lang w:val="la-Latn"/>
        </w:rPr>
        <w:t>sibi usumfructum et ordinationem earundem rerum</w:t>
      </w:r>
      <w:r w:rsidR="009B2994" w:rsidRPr="007A06F5">
        <w:rPr>
          <w:strike/>
          <w:highlight w:val="green"/>
          <w:lang w:val="la-Latn"/>
        </w:rPr>
        <w:t xml:space="preserve">, </w:t>
      </w:r>
      <w:r w:rsidRPr="007A06F5">
        <w:rPr>
          <w:strike/>
          <w:highlight w:val="green"/>
          <w:lang w:val="la-Latn"/>
        </w:rPr>
        <w:t>si</w:t>
      </w:r>
      <w:r w:rsidR="009B2994" w:rsidRPr="007A06F5">
        <w:rPr>
          <w:strike/>
          <w:highlight w:val="green"/>
          <w:lang w:val="la-Latn"/>
        </w:rPr>
        <w:t xml:space="preserve"> </w:t>
      </w:r>
      <w:r w:rsidRPr="007A06F5">
        <w:rPr>
          <w:strike/>
          <w:highlight w:val="green"/>
          <w:lang w:val="la-Latn"/>
        </w:rPr>
        <w:t xml:space="preserve">aliter </w:t>
      </w:r>
      <w:r w:rsidR="00847736" w:rsidRPr="007A06F5">
        <w:rPr>
          <w:strike/>
          <w:highlight w:val="green"/>
          <w:lang w:val="la-Latn"/>
        </w:rPr>
        <w:t>sibi placuerit</w:t>
      </w:r>
      <w:r w:rsidR="009B2994" w:rsidRPr="007A06F5">
        <w:rPr>
          <w:strike/>
          <w:highlight w:val="green"/>
          <w:lang w:val="la-Latn"/>
        </w:rPr>
        <w:t xml:space="preserve">, </w:t>
      </w:r>
      <w:r w:rsidR="00847736" w:rsidRPr="007A06F5">
        <w:rPr>
          <w:strike/>
          <w:highlight w:val="green"/>
          <w:lang w:val="la-Latn"/>
        </w:rPr>
        <w:t>reservent</w:t>
      </w:r>
      <w:r w:rsidR="009B2994" w:rsidRPr="007A06F5">
        <w:rPr>
          <w:strike/>
          <w:highlight w:val="green"/>
          <w:lang w:val="la-Latn"/>
        </w:rPr>
        <w:t xml:space="preserve">, </w:t>
      </w:r>
      <w:r w:rsidRPr="007A06F5">
        <w:rPr>
          <w:strike/>
          <w:highlight w:val="green"/>
          <w:lang w:val="la-Latn"/>
        </w:rPr>
        <w:t>si aliter eas non ordinaverint</w:t>
      </w:r>
      <w:r w:rsidR="009B2994" w:rsidRPr="007A06F5">
        <w:rPr>
          <w:strike/>
          <w:highlight w:val="green"/>
          <w:lang w:val="la-Latn"/>
        </w:rPr>
        <w:t xml:space="preserve">, </w:t>
      </w:r>
      <w:r w:rsidRPr="007A06F5">
        <w:rPr>
          <w:strike/>
          <w:highlight w:val="green"/>
          <w:lang w:val="la-Latn"/>
        </w:rPr>
        <w:t>ita maneant sicut prius datae fuerunt</w:t>
      </w:r>
      <w:r w:rsidR="009B2994" w:rsidRPr="007A06F5">
        <w:rPr>
          <w:strike/>
          <w:highlight w:val="green"/>
          <w:lang w:val="la-Latn"/>
        </w:rPr>
        <w:t xml:space="preserve">, </w:t>
      </w:r>
    </w:p>
    <w:p w14:paraId="2C8A0FF1" w14:textId="070FB057" w:rsidR="00B82A42" w:rsidRPr="007A06F5" w:rsidRDefault="00422518" w:rsidP="00E64B6F">
      <w:pPr>
        <w:pStyle w:val="Normlnweb"/>
        <w:numPr>
          <w:ilvl w:val="0"/>
          <w:numId w:val="42"/>
        </w:numPr>
        <w:spacing w:before="0" w:beforeAutospacing="0" w:after="120" w:afterAutospacing="0"/>
        <w:rPr>
          <w:strike/>
          <w:lang w:val="la-Latn"/>
        </w:rPr>
      </w:pPr>
      <w:r w:rsidRPr="007A06F5">
        <w:rPr>
          <w:color w:val="FF0000"/>
          <w:lang w:val="la-Latn"/>
        </w:rPr>
        <w:t>X</w:t>
      </w:r>
      <w:r w:rsidR="006314EA" w:rsidRPr="007A06F5">
        <w:rPr>
          <w:color w:val="FF0000"/>
          <w:lang w:val="la-Latn"/>
        </w:rPr>
        <w:t>IIII</w:t>
      </w:r>
      <w:r w:rsidRPr="007A06F5">
        <w:rPr>
          <w:color w:val="FF0000"/>
          <w:lang w:val="la-Latn"/>
        </w:rPr>
        <w:t>.</w:t>
      </w:r>
      <w:r w:rsidRPr="007A06F5">
        <w:rPr>
          <w:lang w:val="la-Latn"/>
        </w:rPr>
        <w:t xml:space="preserve"> </w:t>
      </w:r>
      <w:r w:rsidR="00B82A42" w:rsidRPr="007A06F5">
        <w:rPr>
          <w:color w:val="FF0000"/>
          <w:lang w:val="la-Latn"/>
        </w:rPr>
        <w:t>S</w:t>
      </w:r>
      <w:r w:rsidR="00B82A42" w:rsidRPr="007A06F5">
        <w:rPr>
          <w:lang w:val="la-Latn"/>
        </w:rPr>
        <w:t>ingulis episcopis</w:t>
      </w:r>
      <w:r w:rsidR="009B2994" w:rsidRPr="007A06F5">
        <w:rPr>
          <w:lang w:val="la-Latn"/>
        </w:rPr>
        <w:t xml:space="preserve">, </w:t>
      </w:r>
      <w:r w:rsidR="00B82A42" w:rsidRPr="007A06F5">
        <w:rPr>
          <w:lang w:val="la-Latn"/>
        </w:rPr>
        <w:t>abbatibus</w:t>
      </w:r>
      <w:r w:rsidR="009B2994" w:rsidRPr="007A06F5">
        <w:rPr>
          <w:lang w:val="la-Latn"/>
        </w:rPr>
        <w:t xml:space="preserve">, </w:t>
      </w:r>
      <w:r w:rsidR="00B82A42" w:rsidRPr="007A06F5">
        <w:rPr>
          <w:lang w:val="la-Latn"/>
        </w:rPr>
        <w:t>abbatissis duos</w:t>
      </w:r>
      <w:r w:rsidR="00847736" w:rsidRPr="007A06F5">
        <w:rPr>
          <w:lang w:val="la-Latn"/>
        </w:rPr>
        <w:t xml:space="preserve"> concedimus advocatos</w:t>
      </w:r>
      <w:r w:rsidR="009B2994" w:rsidRPr="007A06F5">
        <w:rPr>
          <w:lang w:val="la-Latn"/>
        </w:rPr>
        <w:t xml:space="preserve">, </w:t>
      </w:r>
      <w:r w:rsidR="00847736" w:rsidRPr="007A06F5">
        <w:rPr>
          <w:lang w:val="la-Latn"/>
        </w:rPr>
        <w:t xml:space="preserve">eosque </w:t>
      </w:r>
      <w:r w:rsidR="00B82A42" w:rsidRPr="007A06F5">
        <w:rPr>
          <w:lang w:val="la-Latn"/>
        </w:rPr>
        <w:t>quam diu advocationem tenuerint ab hoste relaxamus</w:t>
      </w:r>
      <w:r w:rsidR="009B2994" w:rsidRPr="007A06F5">
        <w:rPr>
          <w:lang w:val="la-Latn"/>
        </w:rPr>
        <w:t xml:space="preserve">. </w:t>
      </w:r>
    </w:p>
    <w:p w14:paraId="738779C0" w14:textId="018497B3" w:rsidR="00B82A42" w:rsidRPr="007A06F5" w:rsidRDefault="006314EA" w:rsidP="00E64B6F">
      <w:pPr>
        <w:pStyle w:val="Normlnweb"/>
        <w:numPr>
          <w:ilvl w:val="0"/>
          <w:numId w:val="42"/>
        </w:numPr>
        <w:spacing w:before="0" w:beforeAutospacing="0" w:after="120" w:afterAutospacing="0"/>
        <w:rPr>
          <w:lang w:val="la-Latn"/>
        </w:rPr>
      </w:pPr>
      <w:r w:rsidRPr="007A06F5">
        <w:rPr>
          <w:color w:val="FF0000"/>
          <w:lang w:val="la-Latn"/>
        </w:rPr>
        <w:t>XV</w:t>
      </w:r>
      <w:r w:rsidR="003B0788" w:rsidRPr="007A06F5">
        <w:rPr>
          <w:color w:val="FF0000"/>
          <w:lang w:val="la-Latn"/>
        </w:rPr>
        <w:t xml:space="preserve">. </w:t>
      </w:r>
      <w:r w:rsidR="00B82A42" w:rsidRPr="007A06F5">
        <w:rPr>
          <w:color w:val="FF0000"/>
          <w:lang w:val="la-Latn"/>
        </w:rPr>
        <w:t>P</w:t>
      </w:r>
      <w:r w:rsidR="00B82A42" w:rsidRPr="007A06F5">
        <w:rPr>
          <w:lang w:val="la-Latn"/>
        </w:rPr>
        <w:t>rohibemus ut nemo usuram facere praesumat</w:t>
      </w:r>
      <w:r w:rsidR="00847736" w:rsidRPr="007A06F5">
        <w:rPr>
          <w:lang w:val="la-Latn"/>
        </w:rPr>
        <w:t xml:space="preserve"> post episcopi sui contestatio</w:t>
      </w:r>
      <w:r w:rsidR="00B82A42" w:rsidRPr="007A06F5">
        <w:rPr>
          <w:lang w:val="la-Latn"/>
        </w:rPr>
        <w:t>nem</w:t>
      </w:r>
      <w:r w:rsidR="009B2994" w:rsidRPr="007A06F5">
        <w:rPr>
          <w:lang w:val="la-Latn"/>
        </w:rPr>
        <w:t xml:space="preserve">; </w:t>
      </w:r>
      <w:r w:rsidR="00B82A42" w:rsidRPr="007A06F5">
        <w:rPr>
          <w:lang w:val="la-Latn"/>
        </w:rPr>
        <w:t>quod si quis post eius interdictum facere praesumpserit</w:t>
      </w:r>
      <w:r w:rsidR="009B2994" w:rsidRPr="007A06F5">
        <w:rPr>
          <w:lang w:val="la-Latn"/>
        </w:rPr>
        <w:t xml:space="preserve">, </w:t>
      </w:r>
      <w:r w:rsidR="00847736" w:rsidRPr="007A06F5">
        <w:rPr>
          <w:lang w:val="la-Latn"/>
        </w:rPr>
        <w:t>a comitibus</w:t>
      </w:r>
      <w:r w:rsidR="009B2994" w:rsidRPr="007A06F5">
        <w:rPr>
          <w:lang w:val="la-Latn"/>
        </w:rPr>
        <w:t xml:space="preserve">, </w:t>
      </w:r>
      <w:r w:rsidR="00847736" w:rsidRPr="007A06F5">
        <w:rPr>
          <w:lang w:val="la-Latn"/>
        </w:rPr>
        <w:t>sicut supra</w:t>
      </w:r>
      <w:r w:rsidR="00E55DD3" w:rsidRPr="007A06F5">
        <w:rPr>
          <w:lang w:val="la-Latn"/>
        </w:rPr>
        <w:t xml:space="preserve"> </w:t>
      </w:r>
      <w:r w:rsidR="00B82A42" w:rsidRPr="007A06F5">
        <w:rPr>
          <w:lang w:val="la-Latn"/>
        </w:rPr>
        <w:t>de contemptoribus praecepimus</w:t>
      </w:r>
      <w:r w:rsidR="009B2994" w:rsidRPr="007A06F5">
        <w:rPr>
          <w:lang w:val="la-Latn"/>
        </w:rPr>
        <w:t xml:space="preserve">, </w:t>
      </w:r>
      <w:r w:rsidR="00B82A42" w:rsidRPr="007A06F5">
        <w:rPr>
          <w:lang w:val="la-Latn"/>
        </w:rPr>
        <w:t>distringatur</w:t>
      </w:r>
      <w:r w:rsidR="009B2994" w:rsidRPr="007A06F5">
        <w:rPr>
          <w:lang w:val="la-Latn"/>
        </w:rPr>
        <w:t xml:space="preserve">. </w:t>
      </w:r>
    </w:p>
    <w:p w14:paraId="15F649EA" w14:textId="4BC78C79" w:rsidR="00B82A42" w:rsidRPr="007A06F5" w:rsidRDefault="00B82A42" w:rsidP="00E64B6F">
      <w:pPr>
        <w:pStyle w:val="Normlnweb"/>
        <w:numPr>
          <w:ilvl w:val="0"/>
          <w:numId w:val="42"/>
        </w:numPr>
        <w:spacing w:before="0" w:beforeAutospacing="0" w:after="120" w:afterAutospacing="0"/>
        <w:rPr>
          <w:strike/>
          <w:highlight w:val="green"/>
          <w:lang w:val="la-Latn"/>
        </w:rPr>
      </w:pPr>
      <w:r w:rsidRPr="007A06F5">
        <w:rPr>
          <w:strike/>
          <w:highlight w:val="green"/>
          <w:lang w:val="la-Latn"/>
        </w:rPr>
        <w:t>De doctrina vero</w:t>
      </w:r>
      <w:r w:rsidR="009B2994" w:rsidRPr="007A06F5">
        <w:rPr>
          <w:strike/>
          <w:highlight w:val="green"/>
          <w:lang w:val="la-Latn"/>
        </w:rPr>
        <w:t xml:space="preserve">, </w:t>
      </w:r>
      <w:r w:rsidRPr="007A06F5">
        <w:rPr>
          <w:strike/>
          <w:highlight w:val="green"/>
          <w:lang w:val="la-Latn"/>
        </w:rPr>
        <w:t>quae ob nimiam incur</w:t>
      </w:r>
      <w:r w:rsidR="00847736" w:rsidRPr="007A06F5">
        <w:rPr>
          <w:strike/>
          <w:highlight w:val="green"/>
          <w:lang w:val="la-Latn"/>
        </w:rPr>
        <w:t>iam atque ignaviam quorundam</w:t>
      </w:r>
      <w:r w:rsidR="009B2994" w:rsidRPr="007A06F5">
        <w:rPr>
          <w:strike/>
          <w:highlight w:val="green"/>
          <w:lang w:val="la-Latn"/>
        </w:rPr>
        <w:t xml:space="preserve"> </w:t>
      </w:r>
      <w:r w:rsidRPr="007A06F5">
        <w:rPr>
          <w:strike/>
          <w:highlight w:val="green"/>
          <w:lang w:val="la-Latn"/>
        </w:rPr>
        <w:t>praepositorum cunctis in locis est funditus extincta</w:t>
      </w:r>
      <w:r w:rsidR="009B2994" w:rsidRPr="007A06F5">
        <w:rPr>
          <w:strike/>
          <w:highlight w:val="green"/>
          <w:lang w:val="la-Latn"/>
        </w:rPr>
        <w:t xml:space="preserve">, </w:t>
      </w:r>
      <w:r w:rsidRPr="007A06F5">
        <w:rPr>
          <w:strike/>
          <w:highlight w:val="green"/>
          <w:lang w:val="la-Latn"/>
        </w:rPr>
        <w:t>placui</w:t>
      </w:r>
      <w:r w:rsidR="00847736" w:rsidRPr="007A06F5">
        <w:rPr>
          <w:strike/>
          <w:highlight w:val="green"/>
          <w:lang w:val="la-Latn"/>
        </w:rPr>
        <w:t xml:space="preserve">t ut sicut a nobis constitutum </w:t>
      </w:r>
      <w:r w:rsidRPr="007A06F5">
        <w:rPr>
          <w:strike/>
          <w:highlight w:val="green"/>
          <w:lang w:val="la-Latn"/>
        </w:rPr>
        <w:t>est ita ab omnibus observetur</w:t>
      </w:r>
      <w:r w:rsidR="009B2994" w:rsidRPr="007A06F5">
        <w:rPr>
          <w:strike/>
          <w:highlight w:val="green"/>
          <w:lang w:val="la-Latn"/>
        </w:rPr>
        <w:t xml:space="preserve">. </w:t>
      </w:r>
      <w:r w:rsidRPr="007A06F5">
        <w:rPr>
          <w:strike/>
          <w:highlight w:val="green"/>
          <w:lang w:val="la-Latn"/>
        </w:rPr>
        <w:t>Videlicet ut ab his qui nostr</w:t>
      </w:r>
      <w:r w:rsidR="00847736" w:rsidRPr="007A06F5">
        <w:rPr>
          <w:strike/>
          <w:highlight w:val="green"/>
          <w:lang w:val="la-Latn"/>
        </w:rPr>
        <w:t>a dispositione ad</w:t>
      </w:r>
      <w:r w:rsidR="009B2994" w:rsidRPr="007A06F5">
        <w:rPr>
          <w:strike/>
          <w:highlight w:val="green"/>
          <w:lang w:val="la-Latn"/>
        </w:rPr>
        <w:t xml:space="preserve"> </w:t>
      </w:r>
      <w:r w:rsidR="00847736" w:rsidRPr="007A06F5">
        <w:rPr>
          <w:strike/>
          <w:highlight w:val="green"/>
          <w:lang w:val="la-Latn"/>
        </w:rPr>
        <w:t>docendos</w:t>
      </w:r>
      <w:r w:rsidR="009B2994" w:rsidRPr="007A06F5">
        <w:rPr>
          <w:strike/>
          <w:highlight w:val="green"/>
          <w:lang w:val="la-Latn"/>
        </w:rPr>
        <w:t xml:space="preserve"> </w:t>
      </w:r>
      <w:r w:rsidRPr="007A06F5">
        <w:rPr>
          <w:strike/>
          <w:highlight w:val="green"/>
          <w:lang w:val="la-Latn"/>
        </w:rPr>
        <w:t>alios per loca denominata sunt constituti maximum detur</w:t>
      </w:r>
      <w:r w:rsidR="009B2994" w:rsidRPr="007A06F5">
        <w:rPr>
          <w:strike/>
          <w:highlight w:val="green"/>
          <w:lang w:val="la-Latn"/>
        </w:rPr>
        <w:t xml:space="preserve"> </w:t>
      </w:r>
      <w:r w:rsidR="00847736" w:rsidRPr="007A06F5">
        <w:rPr>
          <w:strike/>
          <w:highlight w:val="green"/>
          <w:lang w:val="la-Latn"/>
        </w:rPr>
        <w:t>studium</w:t>
      </w:r>
      <w:r w:rsidR="009B2994" w:rsidRPr="007A06F5">
        <w:rPr>
          <w:strike/>
          <w:highlight w:val="green"/>
          <w:lang w:val="la-Latn"/>
        </w:rPr>
        <w:t xml:space="preserve">, </w:t>
      </w:r>
      <w:r w:rsidR="00847736" w:rsidRPr="007A06F5">
        <w:rPr>
          <w:strike/>
          <w:highlight w:val="green"/>
          <w:lang w:val="la-Latn"/>
        </w:rPr>
        <w:t xml:space="preserve">qualiter sibi com </w:t>
      </w:r>
      <w:r w:rsidRPr="007A06F5">
        <w:rPr>
          <w:strike/>
          <w:highlight w:val="green"/>
          <w:lang w:val="la-Latn"/>
        </w:rPr>
        <w:t>missi</w:t>
      </w:r>
      <w:r w:rsidR="009B2994" w:rsidRPr="007A06F5">
        <w:rPr>
          <w:strike/>
          <w:highlight w:val="green"/>
          <w:lang w:val="la-Latn"/>
        </w:rPr>
        <w:t xml:space="preserve"> </w:t>
      </w:r>
      <w:r w:rsidRPr="007A06F5">
        <w:rPr>
          <w:strike/>
          <w:highlight w:val="green"/>
          <w:lang w:val="la-Latn"/>
        </w:rPr>
        <w:t>scolastici</w:t>
      </w:r>
      <w:r w:rsidR="009B2994" w:rsidRPr="007A06F5">
        <w:rPr>
          <w:strike/>
          <w:highlight w:val="green"/>
          <w:lang w:val="la-Latn"/>
        </w:rPr>
        <w:t xml:space="preserve"> </w:t>
      </w:r>
      <w:r w:rsidRPr="007A06F5">
        <w:rPr>
          <w:strike/>
          <w:highlight w:val="green"/>
          <w:lang w:val="la-Latn"/>
        </w:rPr>
        <w:t>proficiant atque doctrinae insistant</w:t>
      </w:r>
      <w:r w:rsidR="009B2994" w:rsidRPr="007A06F5">
        <w:rPr>
          <w:strike/>
          <w:highlight w:val="green"/>
          <w:lang w:val="la-Latn"/>
        </w:rPr>
        <w:t xml:space="preserve">, </w:t>
      </w:r>
      <w:r w:rsidRPr="007A06F5">
        <w:rPr>
          <w:strike/>
          <w:highlight w:val="green"/>
          <w:lang w:val="la-Latn"/>
        </w:rPr>
        <w:t>sicut praesens expo</w:t>
      </w:r>
      <w:r w:rsidR="00847736" w:rsidRPr="007A06F5">
        <w:rPr>
          <w:strike/>
          <w:highlight w:val="green"/>
          <w:lang w:val="la-Latn"/>
        </w:rPr>
        <w:t>scit necessitas</w:t>
      </w:r>
      <w:r w:rsidR="009B2994" w:rsidRPr="007A06F5">
        <w:rPr>
          <w:strike/>
          <w:highlight w:val="green"/>
          <w:lang w:val="la-Latn"/>
        </w:rPr>
        <w:t xml:space="preserve">. </w:t>
      </w:r>
      <w:r w:rsidRPr="007A06F5">
        <w:rPr>
          <w:strike/>
          <w:highlight w:val="green"/>
          <w:lang w:val="la-Latn"/>
        </w:rPr>
        <w:t>Propter oportunitatem tamen omnium apta loca disti</w:t>
      </w:r>
      <w:r w:rsidR="00847736" w:rsidRPr="007A06F5">
        <w:rPr>
          <w:strike/>
          <w:highlight w:val="green"/>
          <w:lang w:val="la-Latn"/>
        </w:rPr>
        <w:t xml:space="preserve">ncte ad hoc exercitium providi </w:t>
      </w:r>
      <w:r w:rsidRPr="007A06F5">
        <w:rPr>
          <w:strike/>
          <w:highlight w:val="green"/>
          <w:lang w:val="la-Latn"/>
        </w:rPr>
        <w:t>unus</w:t>
      </w:r>
      <w:r w:rsidR="009B2994" w:rsidRPr="007A06F5">
        <w:rPr>
          <w:strike/>
          <w:highlight w:val="green"/>
          <w:lang w:val="la-Latn"/>
        </w:rPr>
        <w:t xml:space="preserve">, </w:t>
      </w:r>
      <w:r w:rsidRPr="007A06F5">
        <w:rPr>
          <w:strike/>
          <w:highlight w:val="green"/>
          <w:lang w:val="la-Latn"/>
        </w:rPr>
        <w:t>ut difficultas locorum longe positorum ac pauperta</w:t>
      </w:r>
      <w:r w:rsidR="00847736" w:rsidRPr="007A06F5">
        <w:rPr>
          <w:strike/>
          <w:highlight w:val="green"/>
          <w:lang w:val="la-Latn"/>
        </w:rPr>
        <w:t>s nulli foret</w:t>
      </w:r>
      <w:r w:rsidR="009B2994" w:rsidRPr="007A06F5">
        <w:rPr>
          <w:strike/>
          <w:highlight w:val="green"/>
          <w:lang w:val="la-Latn"/>
        </w:rPr>
        <w:t xml:space="preserve"> </w:t>
      </w:r>
      <w:r w:rsidR="00847736" w:rsidRPr="007A06F5">
        <w:rPr>
          <w:strike/>
          <w:highlight w:val="green"/>
          <w:lang w:val="la-Latn"/>
        </w:rPr>
        <w:t>excusatio</w:t>
      </w:r>
      <w:r w:rsidR="009B2994" w:rsidRPr="007A06F5">
        <w:rPr>
          <w:strike/>
          <w:highlight w:val="green"/>
          <w:lang w:val="la-Latn"/>
        </w:rPr>
        <w:t xml:space="preserve">. </w:t>
      </w:r>
      <w:r w:rsidR="00847736" w:rsidRPr="007A06F5">
        <w:rPr>
          <w:strike/>
          <w:highlight w:val="green"/>
          <w:lang w:val="la-Latn"/>
        </w:rPr>
        <w:t xml:space="preserve">Id </w:t>
      </w:r>
      <w:commentRangeStart w:id="500"/>
      <w:r w:rsidRPr="007A06F5">
        <w:rPr>
          <w:strike/>
          <w:highlight w:val="green"/>
          <w:lang w:val="la-Latn"/>
        </w:rPr>
        <w:t>sunt</w:t>
      </w:r>
      <w:commentRangeEnd w:id="500"/>
      <w:r w:rsidR="0049281A" w:rsidRPr="007A06F5">
        <w:rPr>
          <w:rStyle w:val="Odkaznakoment"/>
          <w:rFonts w:asciiTheme="minorHAnsi" w:eastAsiaTheme="minorHAnsi" w:hAnsiTheme="minorHAnsi" w:cstheme="minorBidi"/>
          <w:lang w:val="la-Latn" w:eastAsia="en-US"/>
        </w:rPr>
        <w:commentReference w:id="500"/>
      </w:r>
      <w:r w:rsidR="00FF3D92" w:rsidRPr="007A06F5">
        <w:rPr>
          <w:strike/>
          <w:highlight w:val="green"/>
          <w:lang w:val="la-Latn"/>
        </w:rPr>
        <w:t xml:space="preserve">: </w:t>
      </w:r>
      <w:r w:rsidRPr="007A06F5">
        <w:rPr>
          <w:strike/>
          <w:highlight w:val="green"/>
          <w:lang w:val="la-Latn"/>
        </w:rPr>
        <w:t>primum i</w:t>
      </w:r>
      <w:r w:rsidRPr="007A06F5">
        <w:rPr>
          <w:strike/>
          <w:highlight w:val="yellow"/>
          <w:lang w:val="la-Latn"/>
        </w:rPr>
        <w:t>n Papia conveniant ad Dungalum</w:t>
      </w:r>
      <w:r w:rsidR="00E55DD3" w:rsidRPr="007A06F5">
        <w:rPr>
          <w:strike/>
          <w:highlight w:val="yellow"/>
          <w:lang w:val="la-Latn"/>
        </w:rPr>
        <w:t xml:space="preserve"> </w:t>
      </w:r>
      <w:r w:rsidRPr="007A06F5">
        <w:rPr>
          <w:strike/>
          <w:highlight w:val="yellow"/>
          <w:lang w:val="la-Latn"/>
        </w:rPr>
        <w:t>de Mediolano</w:t>
      </w:r>
      <w:r w:rsidR="009B2994" w:rsidRPr="007A06F5">
        <w:rPr>
          <w:strike/>
          <w:highlight w:val="yellow"/>
          <w:lang w:val="la-Latn"/>
        </w:rPr>
        <w:t xml:space="preserve">, </w:t>
      </w:r>
      <w:r w:rsidRPr="007A06F5">
        <w:rPr>
          <w:strike/>
          <w:highlight w:val="yellow"/>
          <w:lang w:val="la-Latn"/>
        </w:rPr>
        <w:t xml:space="preserve">de </w:t>
      </w:r>
      <w:r w:rsidR="00847736" w:rsidRPr="007A06F5">
        <w:rPr>
          <w:strike/>
          <w:highlight w:val="yellow"/>
          <w:lang w:val="la-Latn"/>
        </w:rPr>
        <w:t>Brixia</w:t>
      </w:r>
      <w:r w:rsidR="009B2994" w:rsidRPr="007A06F5">
        <w:rPr>
          <w:strike/>
          <w:highlight w:val="yellow"/>
          <w:lang w:val="la-Latn"/>
        </w:rPr>
        <w:t xml:space="preserve">, </w:t>
      </w:r>
      <w:r w:rsidR="00847736" w:rsidRPr="007A06F5">
        <w:rPr>
          <w:strike/>
          <w:highlight w:val="yellow"/>
          <w:lang w:val="la-Latn"/>
        </w:rPr>
        <w:t>de Laude</w:t>
      </w:r>
      <w:r w:rsidR="009B2994" w:rsidRPr="007A06F5">
        <w:rPr>
          <w:strike/>
          <w:highlight w:val="yellow"/>
          <w:lang w:val="la-Latn"/>
        </w:rPr>
        <w:t xml:space="preserve">, </w:t>
      </w:r>
      <w:r w:rsidRPr="007A06F5">
        <w:rPr>
          <w:strike/>
          <w:highlight w:val="yellow"/>
          <w:lang w:val="la-Latn"/>
        </w:rPr>
        <w:t>de Bergamo</w:t>
      </w:r>
      <w:r w:rsidR="009B2994" w:rsidRPr="007A06F5">
        <w:rPr>
          <w:strike/>
          <w:highlight w:val="yellow"/>
          <w:lang w:val="la-Latn"/>
        </w:rPr>
        <w:t xml:space="preserve">, </w:t>
      </w:r>
      <w:r w:rsidRPr="007A06F5">
        <w:rPr>
          <w:strike/>
          <w:highlight w:val="yellow"/>
          <w:lang w:val="la-Latn"/>
        </w:rPr>
        <w:t>de Novaria</w:t>
      </w:r>
      <w:r w:rsidR="009B2994" w:rsidRPr="007A06F5">
        <w:rPr>
          <w:strike/>
          <w:highlight w:val="yellow"/>
          <w:lang w:val="la-Latn"/>
        </w:rPr>
        <w:t xml:space="preserve">, </w:t>
      </w:r>
      <w:r w:rsidRPr="007A06F5">
        <w:rPr>
          <w:strike/>
          <w:highlight w:val="yellow"/>
          <w:lang w:val="la-Latn"/>
        </w:rPr>
        <w:t>de Vercellis</w:t>
      </w:r>
      <w:r w:rsidR="009B2994" w:rsidRPr="007A06F5">
        <w:rPr>
          <w:strike/>
          <w:highlight w:val="yellow"/>
          <w:lang w:val="la-Latn"/>
        </w:rPr>
        <w:t xml:space="preserve">, </w:t>
      </w:r>
      <w:r w:rsidRPr="007A06F5">
        <w:rPr>
          <w:strike/>
          <w:highlight w:val="yellow"/>
          <w:lang w:val="la-Latn"/>
        </w:rPr>
        <w:t>de Tertona</w:t>
      </w:r>
      <w:r w:rsidR="009B2994" w:rsidRPr="007A06F5">
        <w:rPr>
          <w:strike/>
          <w:highlight w:val="yellow"/>
          <w:lang w:val="la-Latn"/>
        </w:rPr>
        <w:t xml:space="preserve">, </w:t>
      </w:r>
      <w:r w:rsidRPr="007A06F5">
        <w:rPr>
          <w:strike/>
          <w:highlight w:val="yellow"/>
          <w:lang w:val="la-Latn"/>
        </w:rPr>
        <w:t>de Aqu</w:t>
      </w:r>
      <w:r w:rsidR="00847736" w:rsidRPr="007A06F5">
        <w:rPr>
          <w:strike/>
          <w:highlight w:val="yellow"/>
          <w:lang w:val="la-Latn"/>
        </w:rPr>
        <w:t>is</w:t>
      </w:r>
      <w:r w:rsidR="009B2994" w:rsidRPr="007A06F5">
        <w:rPr>
          <w:strike/>
          <w:highlight w:val="yellow"/>
          <w:lang w:val="la-Latn"/>
        </w:rPr>
        <w:t xml:space="preserve">, </w:t>
      </w:r>
      <w:r w:rsidR="00847736" w:rsidRPr="007A06F5">
        <w:rPr>
          <w:strike/>
          <w:highlight w:val="yellow"/>
          <w:lang w:val="la-Latn"/>
        </w:rPr>
        <w:t>de Ianua</w:t>
      </w:r>
      <w:r w:rsidR="009B2994" w:rsidRPr="007A06F5">
        <w:rPr>
          <w:strike/>
          <w:highlight w:val="yellow"/>
          <w:lang w:val="la-Latn"/>
        </w:rPr>
        <w:t xml:space="preserve">, </w:t>
      </w:r>
      <w:r w:rsidR="00847736" w:rsidRPr="007A06F5">
        <w:rPr>
          <w:strike/>
          <w:highlight w:val="yellow"/>
          <w:lang w:val="la-Latn"/>
        </w:rPr>
        <w:t>de Aste</w:t>
      </w:r>
      <w:r w:rsidR="009B2994" w:rsidRPr="007A06F5">
        <w:rPr>
          <w:strike/>
          <w:highlight w:val="yellow"/>
          <w:lang w:val="la-Latn"/>
        </w:rPr>
        <w:t xml:space="preserve">, </w:t>
      </w:r>
      <w:r w:rsidR="00847736" w:rsidRPr="007A06F5">
        <w:rPr>
          <w:strike/>
          <w:highlight w:val="yellow"/>
          <w:lang w:val="la-Latn"/>
        </w:rPr>
        <w:t xml:space="preserve">de </w:t>
      </w:r>
      <w:r w:rsidRPr="007A06F5">
        <w:rPr>
          <w:strike/>
          <w:highlight w:val="yellow"/>
          <w:lang w:val="la-Latn"/>
        </w:rPr>
        <w:t>Cuma</w:t>
      </w:r>
      <w:r w:rsidR="009B2994" w:rsidRPr="007A06F5">
        <w:rPr>
          <w:strike/>
          <w:highlight w:val="yellow"/>
          <w:lang w:val="la-Latn"/>
        </w:rPr>
        <w:t xml:space="preserve">; </w:t>
      </w:r>
      <w:r w:rsidRPr="007A06F5">
        <w:rPr>
          <w:strike/>
          <w:highlight w:val="yellow"/>
          <w:lang w:val="la-Latn"/>
        </w:rPr>
        <w:t>in</w:t>
      </w:r>
      <w:r w:rsidR="009B2994" w:rsidRPr="007A06F5">
        <w:rPr>
          <w:strike/>
          <w:highlight w:val="yellow"/>
          <w:lang w:val="la-Latn"/>
        </w:rPr>
        <w:t xml:space="preserve"> </w:t>
      </w:r>
      <w:r w:rsidRPr="007A06F5">
        <w:rPr>
          <w:strike/>
          <w:highlight w:val="yellow"/>
          <w:lang w:val="la-Latn"/>
        </w:rPr>
        <w:t>Eporegia</w:t>
      </w:r>
      <w:r w:rsidR="009B2994" w:rsidRPr="007A06F5">
        <w:rPr>
          <w:strike/>
          <w:highlight w:val="yellow"/>
          <w:lang w:val="la-Latn"/>
        </w:rPr>
        <w:t xml:space="preserve"> </w:t>
      </w:r>
      <w:r w:rsidRPr="007A06F5">
        <w:rPr>
          <w:strike/>
          <w:highlight w:val="yellow"/>
          <w:lang w:val="la-Latn"/>
        </w:rPr>
        <w:t>ipse episcopus hoc per se faciat</w:t>
      </w:r>
      <w:r w:rsidR="009B2994" w:rsidRPr="007A06F5">
        <w:rPr>
          <w:strike/>
          <w:highlight w:val="yellow"/>
          <w:lang w:val="la-Latn"/>
        </w:rPr>
        <w:t xml:space="preserve">; </w:t>
      </w:r>
      <w:r w:rsidRPr="007A06F5">
        <w:rPr>
          <w:strike/>
          <w:highlight w:val="yellow"/>
          <w:lang w:val="la-Latn"/>
        </w:rPr>
        <w:t xml:space="preserve">in </w:t>
      </w:r>
      <w:r w:rsidR="0049281A" w:rsidRPr="007A06F5">
        <w:rPr>
          <w:strike/>
          <w:highlight w:val="yellow"/>
          <w:lang w:val="la-Latn"/>
        </w:rPr>
        <w:t>Taurinis conveniant de Vinti</w:t>
      </w:r>
      <w:r w:rsidR="00847736" w:rsidRPr="007A06F5">
        <w:rPr>
          <w:strike/>
          <w:highlight w:val="yellow"/>
          <w:lang w:val="la-Latn"/>
        </w:rPr>
        <w:t xml:space="preserve"> </w:t>
      </w:r>
      <w:r w:rsidRPr="007A06F5">
        <w:rPr>
          <w:strike/>
          <w:highlight w:val="yellow"/>
          <w:lang w:val="la-Latn"/>
        </w:rPr>
        <w:t>milio</w:t>
      </w:r>
      <w:r w:rsidR="009B2994" w:rsidRPr="007A06F5">
        <w:rPr>
          <w:strike/>
          <w:highlight w:val="yellow"/>
          <w:lang w:val="la-Latn"/>
        </w:rPr>
        <w:t xml:space="preserve">, </w:t>
      </w:r>
      <w:r w:rsidRPr="007A06F5">
        <w:rPr>
          <w:strike/>
          <w:highlight w:val="yellow"/>
          <w:lang w:val="la-Latn"/>
        </w:rPr>
        <w:t xml:space="preserve">a </w:t>
      </w:r>
      <w:r w:rsidRPr="007A06F5">
        <w:rPr>
          <w:strike/>
          <w:highlight w:val="yellow"/>
          <w:lang w:val="la-Latn"/>
        </w:rPr>
        <w:lastRenderedPageBreak/>
        <w:t>de Albingano</w:t>
      </w:r>
      <w:r w:rsidR="009B2994" w:rsidRPr="007A06F5">
        <w:rPr>
          <w:strike/>
          <w:highlight w:val="yellow"/>
          <w:lang w:val="la-Latn"/>
        </w:rPr>
        <w:t xml:space="preserve">, </w:t>
      </w:r>
      <w:r w:rsidRPr="007A06F5">
        <w:rPr>
          <w:strike/>
          <w:highlight w:val="yellow"/>
          <w:lang w:val="la-Latn"/>
        </w:rPr>
        <w:t>de Vadis</w:t>
      </w:r>
      <w:r w:rsidR="009B2994" w:rsidRPr="007A06F5">
        <w:rPr>
          <w:strike/>
          <w:highlight w:val="yellow"/>
          <w:lang w:val="la-Latn"/>
        </w:rPr>
        <w:t xml:space="preserve">, </w:t>
      </w:r>
      <w:r w:rsidRPr="007A06F5">
        <w:rPr>
          <w:strike/>
          <w:highlight w:val="yellow"/>
          <w:lang w:val="la-Latn"/>
        </w:rPr>
        <w:t>de Alba</w:t>
      </w:r>
      <w:r w:rsidR="009B2994" w:rsidRPr="007A06F5">
        <w:rPr>
          <w:strike/>
          <w:highlight w:val="yellow"/>
          <w:lang w:val="la-Latn"/>
        </w:rPr>
        <w:t xml:space="preserve">; </w:t>
      </w:r>
      <w:r w:rsidRPr="007A06F5">
        <w:rPr>
          <w:strike/>
          <w:highlight w:val="yellow"/>
          <w:lang w:val="la-Latn"/>
        </w:rPr>
        <w:t>in Cremona discant de Regia</w:t>
      </w:r>
      <w:r w:rsidR="009B2994" w:rsidRPr="007A06F5">
        <w:rPr>
          <w:strike/>
          <w:highlight w:val="yellow"/>
          <w:lang w:val="la-Latn"/>
        </w:rPr>
        <w:t xml:space="preserve">, </w:t>
      </w:r>
      <w:r w:rsidRPr="007A06F5">
        <w:rPr>
          <w:strike/>
          <w:highlight w:val="yellow"/>
          <w:lang w:val="la-Latn"/>
        </w:rPr>
        <w:t>de Placentia</w:t>
      </w:r>
      <w:r w:rsidR="009B2994" w:rsidRPr="007A06F5">
        <w:rPr>
          <w:strike/>
          <w:highlight w:val="yellow"/>
          <w:lang w:val="la-Latn"/>
        </w:rPr>
        <w:t>,</w:t>
      </w:r>
      <w:r w:rsidR="00360346" w:rsidRPr="007A06F5">
        <w:rPr>
          <w:strike/>
          <w:highlight w:val="yellow"/>
          <w:lang w:val="la-Latn"/>
        </w:rPr>
        <w:t xml:space="preserve"> </w:t>
      </w:r>
      <w:r w:rsidRPr="007A06F5">
        <w:rPr>
          <w:strike/>
          <w:highlight w:val="yellow"/>
          <w:lang w:val="la-Latn"/>
        </w:rPr>
        <w:t>de</w:t>
      </w:r>
      <w:r w:rsidR="009B2994" w:rsidRPr="007A06F5">
        <w:rPr>
          <w:strike/>
          <w:highlight w:val="yellow"/>
          <w:lang w:val="la-Latn"/>
        </w:rPr>
        <w:t xml:space="preserve"> </w:t>
      </w:r>
      <w:r w:rsidRPr="007A06F5">
        <w:rPr>
          <w:strike/>
          <w:highlight w:val="yellow"/>
          <w:lang w:val="la-Latn"/>
        </w:rPr>
        <w:t>Parma</w:t>
      </w:r>
      <w:r w:rsidR="009B2994" w:rsidRPr="007A06F5">
        <w:rPr>
          <w:strike/>
          <w:highlight w:val="yellow"/>
          <w:lang w:val="la-Latn"/>
        </w:rPr>
        <w:t xml:space="preserve">, </w:t>
      </w:r>
      <w:r w:rsidRPr="007A06F5">
        <w:rPr>
          <w:strike/>
          <w:highlight w:val="yellow"/>
          <w:lang w:val="la-Latn"/>
        </w:rPr>
        <w:t>de Mutina</w:t>
      </w:r>
      <w:r w:rsidR="009B2994" w:rsidRPr="007A06F5">
        <w:rPr>
          <w:strike/>
          <w:highlight w:val="yellow"/>
          <w:lang w:val="la-Latn"/>
        </w:rPr>
        <w:t xml:space="preserve">; </w:t>
      </w:r>
      <w:r w:rsidRPr="007A06F5">
        <w:rPr>
          <w:strike/>
          <w:highlight w:val="yellow"/>
          <w:lang w:val="la-Latn"/>
        </w:rPr>
        <w:t>in</w:t>
      </w:r>
      <w:r w:rsidR="009B2994" w:rsidRPr="007A06F5">
        <w:rPr>
          <w:strike/>
          <w:highlight w:val="yellow"/>
          <w:lang w:val="la-Latn"/>
        </w:rPr>
        <w:t xml:space="preserve"> </w:t>
      </w:r>
      <w:r w:rsidRPr="007A06F5">
        <w:rPr>
          <w:strike/>
          <w:highlight w:val="yellow"/>
          <w:lang w:val="la-Latn"/>
        </w:rPr>
        <w:t>Florentia</w:t>
      </w:r>
      <w:r w:rsidR="009B2994" w:rsidRPr="007A06F5">
        <w:rPr>
          <w:strike/>
          <w:highlight w:val="yellow"/>
          <w:lang w:val="la-Latn"/>
        </w:rPr>
        <w:t xml:space="preserve"> </w:t>
      </w:r>
      <w:r w:rsidRPr="007A06F5">
        <w:rPr>
          <w:strike/>
          <w:highlight w:val="yellow"/>
          <w:lang w:val="la-Latn"/>
        </w:rPr>
        <w:t>de Tuscia respiciant</w:t>
      </w:r>
      <w:r w:rsidR="009B2994" w:rsidRPr="007A06F5">
        <w:rPr>
          <w:strike/>
          <w:highlight w:val="yellow"/>
          <w:lang w:val="la-Latn"/>
        </w:rPr>
        <w:t xml:space="preserve">; </w:t>
      </w:r>
      <w:r w:rsidRPr="007A06F5">
        <w:rPr>
          <w:strike/>
          <w:highlight w:val="yellow"/>
          <w:lang w:val="la-Latn"/>
        </w:rPr>
        <w:t>in Firmo de Spoletinis civitatibus conveniant</w:t>
      </w:r>
      <w:r w:rsidR="009B2994" w:rsidRPr="007A06F5">
        <w:rPr>
          <w:strike/>
          <w:highlight w:val="yellow"/>
          <w:lang w:val="la-Latn"/>
        </w:rPr>
        <w:t xml:space="preserve">; </w:t>
      </w:r>
      <w:r w:rsidRPr="007A06F5">
        <w:rPr>
          <w:strike/>
          <w:highlight w:val="yellow"/>
          <w:lang w:val="la-Latn"/>
        </w:rPr>
        <w:t>in Verona de Mantua</w:t>
      </w:r>
      <w:r w:rsidR="009B2994" w:rsidRPr="007A06F5">
        <w:rPr>
          <w:strike/>
          <w:highlight w:val="yellow"/>
          <w:lang w:val="la-Latn"/>
        </w:rPr>
        <w:t xml:space="preserve">, </w:t>
      </w:r>
      <w:r w:rsidRPr="007A06F5">
        <w:rPr>
          <w:strike/>
          <w:highlight w:val="yellow"/>
          <w:lang w:val="la-Latn"/>
        </w:rPr>
        <w:t>de Triento</w:t>
      </w:r>
      <w:r w:rsidR="009B2994" w:rsidRPr="007A06F5">
        <w:rPr>
          <w:strike/>
          <w:highlight w:val="yellow"/>
          <w:lang w:val="la-Latn"/>
        </w:rPr>
        <w:t xml:space="preserve">; </w:t>
      </w:r>
      <w:r w:rsidR="00847736" w:rsidRPr="007A06F5">
        <w:rPr>
          <w:strike/>
          <w:highlight w:val="yellow"/>
          <w:lang w:val="la-Latn"/>
        </w:rPr>
        <w:t>in Vincentia de Patavis</w:t>
      </w:r>
      <w:r w:rsidR="009B2994" w:rsidRPr="007A06F5">
        <w:rPr>
          <w:strike/>
          <w:highlight w:val="yellow"/>
          <w:lang w:val="la-Latn"/>
        </w:rPr>
        <w:t xml:space="preserve">, </w:t>
      </w:r>
      <w:r w:rsidR="00847736" w:rsidRPr="007A06F5">
        <w:rPr>
          <w:strike/>
          <w:highlight w:val="yellow"/>
          <w:lang w:val="la-Latn"/>
        </w:rPr>
        <w:t xml:space="preserve">de </w:t>
      </w:r>
      <w:r w:rsidRPr="007A06F5">
        <w:rPr>
          <w:strike/>
          <w:highlight w:val="yellow"/>
          <w:lang w:val="la-Latn"/>
        </w:rPr>
        <w:t>Tarvisio</w:t>
      </w:r>
      <w:r w:rsidR="009B2994" w:rsidRPr="007A06F5">
        <w:rPr>
          <w:strike/>
          <w:highlight w:val="yellow"/>
          <w:lang w:val="la-Latn"/>
        </w:rPr>
        <w:t xml:space="preserve">, </w:t>
      </w:r>
      <w:r w:rsidRPr="007A06F5">
        <w:rPr>
          <w:strike/>
          <w:highlight w:val="yellow"/>
          <w:lang w:val="la-Latn"/>
        </w:rPr>
        <w:t>de Feltris</w:t>
      </w:r>
      <w:r w:rsidR="009B2994" w:rsidRPr="007A06F5">
        <w:rPr>
          <w:strike/>
          <w:highlight w:val="yellow"/>
          <w:lang w:val="la-Latn"/>
        </w:rPr>
        <w:t xml:space="preserve">, </w:t>
      </w:r>
      <w:r w:rsidRPr="007A06F5">
        <w:rPr>
          <w:strike/>
          <w:highlight w:val="yellow"/>
          <w:lang w:val="la-Latn"/>
        </w:rPr>
        <w:t>de Ceneda</w:t>
      </w:r>
      <w:r w:rsidR="009B2994" w:rsidRPr="007A06F5">
        <w:rPr>
          <w:strike/>
          <w:highlight w:val="yellow"/>
          <w:lang w:val="la-Latn"/>
        </w:rPr>
        <w:t xml:space="preserve">, </w:t>
      </w:r>
      <w:r w:rsidRPr="007A06F5">
        <w:rPr>
          <w:strike/>
          <w:highlight w:val="yellow"/>
          <w:lang w:val="la-Latn"/>
        </w:rPr>
        <w:t>de Asylo h</w:t>
      </w:r>
      <w:r w:rsidR="009B2994" w:rsidRPr="007A06F5">
        <w:rPr>
          <w:strike/>
          <w:highlight w:val="yellow"/>
          <w:lang w:val="la-Latn"/>
        </w:rPr>
        <w:t xml:space="preserve">; </w:t>
      </w:r>
      <w:r w:rsidRPr="007A06F5">
        <w:rPr>
          <w:strike/>
          <w:highlight w:val="yellow"/>
          <w:lang w:val="la-Latn"/>
        </w:rPr>
        <w:t>reliquae c</w:t>
      </w:r>
      <w:r w:rsidR="00847736" w:rsidRPr="007A06F5">
        <w:rPr>
          <w:strike/>
          <w:highlight w:val="yellow"/>
          <w:lang w:val="la-Latn"/>
        </w:rPr>
        <w:t xml:space="preserve">ivitates Forum Iulii ad scolam </w:t>
      </w:r>
      <w:commentRangeStart w:id="501"/>
      <w:r w:rsidRPr="007A06F5">
        <w:rPr>
          <w:strike/>
          <w:highlight w:val="yellow"/>
          <w:lang w:val="la-Latn"/>
        </w:rPr>
        <w:t>conveniant</w:t>
      </w:r>
      <w:commentRangeEnd w:id="501"/>
      <w:r w:rsidR="0049281A" w:rsidRPr="007A06F5">
        <w:rPr>
          <w:rStyle w:val="Odkaznakoment"/>
          <w:rFonts w:asciiTheme="minorHAnsi" w:eastAsiaTheme="minorHAnsi" w:hAnsiTheme="minorHAnsi" w:cstheme="minorBidi"/>
          <w:lang w:val="la-Latn" w:eastAsia="en-US"/>
        </w:rPr>
        <w:commentReference w:id="501"/>
      </w:r>
      <w:r w:rsidR="009B2994" w:rsidRPr="007A06F5">
        <w:rPr>
          <w:strike/>
          <w:highlight w:val="yellow"/>
          <w:lang w:val="la-Latn"/>
        </w:rPr>
        <w:t xml:space="preserve">. </w:t>
      </w:r>
    </w:p>
    <w:p w14:paraId="761F3886" w14:textId="6E2B3CC0" w:rsidR="00B82A42" w:rsidRPr="007A06F5" w:rsidRDefault="00B82A42" w:rsidP="00E64B6F">
      <w:pPr>
        <w:pStyle w:val="Normlnweb"/>
        <w:numPr>
          <w:ilvl w:val="0"/>
          <w:numId w:val="42"/>
        </w:numPr>
        <w:spacing w:before="0" w:beforeAutospacing="0" w:after="120" w:afterAutospacing="0"/>
        <w:rPr>
          <w:strike/>
          <w:highlight w:val="green"/>
          <w:lang w:val="la-Latn"/>
        </w:rPr>
      </w:pPr>
      <w:r w:rsidRPr="007A06F5">
        <w:rPr>
          <w:strike/>
          <w:highlight w:val="green"/>
          <w:lang w:val="la-Latn"/>
        </w:rPr>
        <w:t>Volumus ut singuli episcopi conversationem can</w:t>
      </w:r>
      <w:r w:rsidR="00847736" w:rsidRPr="007A06F5">
        <w:rPr>
          <w:strike/>
          <w:highlight w:val="green"/>
          <w:lang w:val="la-Latn"/>
        </w:rPr>
        <w:t xml:space="preserve">onicorum eorumque habitationes </w:t>
      </w:r>
      <w:r w:rsidRPr="007A06F5">
        <w:rPr>
          <w:strike/>
          <w:highlight w:val="yellow"/>
          <w:lang w:val="la-Latn"/>
        </w:rPr>
        <w:t>Kalendas Octobris</w:t>
      </w:r>
      <w:r w:rsidRPr="007A06F5">
        <w:rPr>
          <w:strike/>
          <w:highlight w:val="green"/>
          <w:lang w:val="la-Latn"/>
        </w:rPr>
        <w:t xml:space="preserve"> futuri anni absque ulla neglegentia</w:t>
      </w:r>
      <w:r w:rsidR="009B2994" w:rsidRPr="007A06F5">
        <w:rPr>
          <w:strike/>
          <w:highlight w:val="green"/>
          <w:lang w:val="la-Latn"/>
        </w:rPr>
        <w:t xml:space="preserve">, </w:t>
      </w:r>
      <w:r w:rsidRPr="007A06F5">
        <w:rPr>
          <w:strike/>
          <w:highlight w:val="green"/>
          <w:lang w:val="la-Latn"/>
        </w:rPr>
        <w:t>sicut disposuimus</w:t>
      </w:r>
      <w:r w:rsidR="009B2994" w:rsidRPr="007A06F5">
        <w:rPr>
          <w:strike/>
          <w:highlight w:val="green"/>
          <w:lang w:val="la-Latn"/>
        </w:rPr>
        <w:t xml:space="preserve">, </w:t>
      </w:r>
      <w:r w:rsidRPr="007A06F5">
        <w:rPr>
          <w:strike/>
          <w:highlight w:val="green"/>
          <w:lang w:val="la-Latn"/>
        </w:rPr>
        <w:t>habeant pr</w:t>
      </w:r>
      <w:r w:rsidR="00847736" w:rsidRPr="007A06F5">
        <w:rPr>
          <w:strike/>
          <w:highlight w:val="green"/>
          <w:lang w:val="la-Latn"/>
        </w:rPr>
        <w:t xml:space="preserve">ae </w:t>
      </w:r>
      <w:commentRangeStart w:id="502"/>
      <w:r w:rsidRPr="007A06F5">
        <w:rPr>
          <w:strike/>
          <w:highlight w:val="green"/>
          <w:lang w:val="la-Latn"/>
        </w:rPr>
        <w:t>paratas</w:t>
      </w:r>
      <w:commentRangeEnd w:id="502"/>
      <w:r w:rsidR="00D46393" w:rsidRPr="007A06F5">
        <w:rPr>
          <w:rStyle w:val="Odkaznakoment"/>
          <w:rFonts w:asciiTheme="minorHAnsi" w:eastAsiaTheme="minorHAnsi" w:hAnsiTheme="minorHAnsi" w:cstheme="minorBidi"/>
          <w:lang w:val="la-Latn" w:eastAsia="en-US"/>
        </w:rPr>
        <w:commentReference w:id="502"/>
      </w:r>
      <w:r w:rsidR="009B2994" w:rsidRPr="007A06F5">
        <w:rPr>
          <w:strike/>
          <w:highlight w:val="green"/>
          <w:lang w:val="la-Latn"/>
        </w:rPr>
        <w:t xml:space="preserve">. </w:t>
      </w:r>
    </w:p>
    <w:p w14:paraId="6FF3516C" w14:textId="1211BB0C" w:rsidR="00B82A42" w:rsidRPr="007A06F5" w:rsidRDefault="006314EA" w:rsidP="00E64B6F">
      <w:pPr>
        <w:pStyle w:val="Normlnweb"/>
        <w:numPr>
          <w:ilvl w:val="0"/>
          <w:numId w:val="42"/>
        </w:numPr>
        <w:spacing w:before="0" w:beforeAutospacing="0" w:after="120" w:afterAutospacing="0"/>
        <w:rPr>
          <w:lang w:val="la-Latn"/>
        </w:rPr>
      </w:pPr>
      <w:r w:rsidRPr="007A06F5">
        <w:rPr>
          <w:color w:val="FF0000"/>
          <w:lang w:val="la-Latn"/>
        </w:rPr>
        <w:t xml:space="preserve">XVI. </w:t>
      </w:r>
      <w:r w:rsidR="00B82A42" w:rsidRPr="007A06F5">
        <w:rPr>
          <w:color w:val="FF0000"/>
          <w:lang w:val="la-Latn"/>
        </w:rPr>
        <w:t>P</w:t>
      </w:r>
      <w:r w:rsidR="00B82A42" w:rsidRPr="007A06F5">
        <w:rPr>
          <w:lang w:val="la-Latn"/>
        </w:rPr>
        <w:t>raecepimus ut singulae plebes secundu</w:t>
      </w:r>
      <w:r w:rsidR="00847736" w:rsidRPr="007A06F5">
        <w:rPr>
          <w:lang w:val="la-Latn"/>
        </w:rPr>
        <w:t xml:space="preserve">m antiquam consuetudinem fiant </w:t>
      </w:r>
      <w:r w:rsidR="00B82A42" w:rsidRPr="007A06F5">
        <w:rPr>
          <w:lang w:val="la-Latn"/>
        </w:rPr>
        <w:t>restauratae</w:t>
      </w:r>
      <w:r w:rsidR="009B2994" w:rsidRPr="007A06F5">
        <w:rPr>
          <w:lang w:val="la-Latn"/>
        </w:rPr>
        <w:t xml:space="preserve">; </w:t>
      </w:r>
      <w:r w:rsidR="00B82A42" w:rsidRPr="007A06F5">
        <w:rPr>
          <w:lang w:val="la-Latn"/>
        </w:rPr>
        <w:t>quod si filii eiusdem ecclesiae eas restaura</w:t>
      </w:r>
      <w:r w:rsidR="00847736" w:rsidRPr="007A06F5">
        <w:rPr>
          <w:lang w:val="la-Latn"/>
        </w:rPr>
        <w:t>re noluerint</w:t>
      </w:r>
      <w:r w:rsidR="009B2994" w:rsidRPr="007A06F5">
        <w:rPr>
          <w:lang w:val="la-Latn"/>
        </w:rPr>
        <w:t xml:space="preserve">, </w:t>
      </w:r>
      <w:r w:rsidR="00847736" w:rsidRPr="007A06F5">
        <w:rPr>
          <w:lang w:val="la-Latn"/>
        </w:rPr>
        <w:t xml:space="preserve">a ministris rei </w:t>
      </w:r>
      <w:r w:rsidR="00B82A42" w:rsidRPr="007A06F5">
        <w:rPr>
          <w:lang w:val="la-Latn"/>
        </w:rPr>
        <w:t>publicae distringantur</w:t>
      </w:r>
      <w:r w:rsidR="009B2994" w:rsidRPr="007A06F5">
        <w:rPr>
          <w:lang w:val="la-Latn"/>
        </w:rPr>
        <w:t xml:space="preserve">, </w:t>
      </w:r>
      <w:r w:rsidR="00B82A42" w:rsidRPr="007A06F5">
        <w:rPr>
          <w:lang w:val="la-Latn"/>
        </w:rPr>
        <w:t>ut volentes nolentesque nostram observent praeceptionem</w:t>
      </w:r>
      <w:r w:rsidR="009B2994" w:rsidRPr="007A06F5">
        <w:rPr>
          <w:lang w:val="la-Latn"/>
        </w:rPr>
        <w:t xml:space="preserve">. </w:t>
      </w:r>
    </w:p>
    <w:p w14:paraId="3D44F794" w14:textId="5C83A7D5" w:rsidR="00B82A42" w:rsidRPr="007A06F5" w:rsidRDefault="00B82A42" w:rsidP="00E64B6F">
      <w:pPr>
        <w:pStyle w:val="Normlnweb"/>
        <w:numPr>
          <w:ilvl w:val="0"/>
          <w:numId w:val="42"/>
        </w:numPr>
        <w:spacing w:before="0" w:beforeAutospacing="0" w:after="120" w:afterAutospacing="0"/>
        <w:rPr>
          <w:strike/>
          <w:highlight w:val="green"/>
          <w:lang w:val="la-Latn"/>
        </w:rPr>
      </w:pPr>
      <w:r w:rsidRPr="007A06F5">
        <w:rPr>
          <w:strike/>
          <w:highlight w:val="yellow"/>
          <w:lang w:val="la-Latn"/>
        </w:rPr>
        <w:t>De decimis vero dandis</w:t>
      </w:r>
      <w:r w:rsidRPr="007A06F5">
        <w:rPr>
          <w:strike/>
          <w:highlight w:val="green"/>
          <w:lang w:val="la-Latn"/>
        </w:rPr>
        <w:t xml:space="preserve"> statuimus</w:t>
      </w:r>
      <w:r w:rsidR="009B2994" w:rsidRPr="007A06F5">
        <w:rPr>
          <w:strike/>
          <w:highlight w:val="green"/>
          <w:lang w:val="la-Latn"/>
        </w:rPr>
        <w:t xml:space="preserve">, </w:t>
      </w:r>
      <w:r w:rsidRPr="007A06F5">
        <w:rPr>
          <w:strike/>
          <w:highlight w:val="green"/>
          <w:lang w:val="la-Latn"/>
        </w:rPr>
        <w:t>ut sicut in</w:t>
      </w:r>
      <w:r w:rsidR="00847736" w:rsidRPr="007A06F5">
        <w:rPr>
          <w:strike/>
          <w:highlight w:val="green"/>
          <w:lang w:val="la-Latn"/>
        </w:rPr>
        <w:t xml:space="preserve"> capitulari continetur quod in </w:t>
      </w:r>
      <w:r w:rsidRPr="007A06F5">
        <w:rPr>
          <w:strike/>
          <w:highlight w:val="yellow"/>
          <w:lang w:val="la-Latn"/>
        </w:rPr>
        <w:t>Mantua</w:t>
      </w:r>
      <w:r w:rsidRPr="007A06F5">
        <w:rPr>
          <w:strike/>
          <w:highlight w:val="green"/>
          <w:lang w:val="la-Latn"/>
        </w:rPr>
        <w:t xml:space="preserve"> factum est ita qui eas dare nolunt distringantur atque </w:t>
      </w:r>
      <w:commentRangeStart w:id="503"/>
      <w:r w:rsidRPr="007A06F5">
        <w:rPr>
          <w:strike/>
          <w:highlight w:val="green"/>
          <w:lang w:val="la-Latn"/>
        </w:rPr>
        <w:t>persolvant</w:t>
      </w:r>
      <w:commentRangeEnd w:id="503"/>
      <w:r w:rsidR="00D46393" w:rsidRPr="007A06F5">
        <w:rPr>
          <w:rStyle w:val="Odkaznakoment"/>
          <w:rFonts w:asciiTheme="minorHAnsi" w:eastAsiaTheme="minorHAnsi" w:hAnsiTheme="minorHAnsi" w:cstheme="minorBidi"/>
          <w:lang w:val="la-Latn" w:eastAsia="en-US"/>
        </w:rPr>
        <w:commentReference w:id="503"/>
      </w:r>
      <w:r w:rsidR="009B2994" w:rsidRPr="007A06F5">
        <w:rPr>
          <w:strike/>
          <w:highlight w:val="green"/>
          <w:lang w:val="la-Latn"/>
        </w:rPr>
        <w:t xml:space="preserve">. </w:t>
      </w:r>
    </w:p>
    <w:p w14:paraId="47F55765" w14:textId="65AC8E52" w:rsidR="00B82A42" w:rsidRPr="007A06F5" w:rsidRDefault="003B0788" w:rsidP="00E64B6F">
      <w:pPr>
        <w:pStyle w:val="Normlnweb"/>
        <w:numPr>
          <w:ilvl w:val="0"/>
          <w:numId w:val="42"/>
        </w:numPr>
        <w:spacing w:before="0" w:beforeAutospacing="0" w:after="120" w:afterAutospacing="0"/>
        <w:rPr>
          <w:lang w:val="la-Latn"/>
        </w:rPr>
      </w:pPr>
      <w:r w:rsidRPr="007A06F5">
        <w:rPr>
          <w:color w:val="FF0000"/>
          <w:lang w:val="la-Latn"/>
        </w:rPr>
        <w:t xml:space="preserve">XVII. </w:t>
      </w:r>
      <w:r w:rsidR="00B82A42" w:rsidRPr="007A06F5">
        <w:rPr>
          <w:color w:val="FF0000"/>
          <w:lang w:val="la-Latn"/>
        </w:rPr>
        <w:t>D</w:t>
      </w:r>
      <w:r w:rsidR="00B82A42" w:rsidRPr="007A06F5">
        <w:rPr>
          <w:lang w:val="la-Latn"/>
        </w:rPr>
        <w:t>e praecariis quoque</w:t>
      </w:r>
      <w:r w:rsidR="009B2994" w:rsidRPr="007A06F5">
        <w:rPr>
          <w:lang w:val="la-Latn"/>
        </w:rPr>
        <w:t xml:space="preserve">, </w:t>
      </w:r>
      <w:r w:rsidR="00B82A42" w:rsidRPr="007A06F5">
        <w:rPr>
          <w:lang w:val="la-Latn"/>
        </w:rPr>
        <w:t>quae a rectoribus ecclesiarum inrationabiliter fie</w:t>
      </w:r>
      <w:r w:rsidR="00847736" w:rsidRPr="007A06F5">
        <w:rPr>
          <w:lang w:val="la-Latn"/>
        </w:rPr>
        <w:t>bant</w:t>
      </w:r>
      <w:r w:rsidR="009B2994" w:rsidRPr="007A06F5">
        <w:rPr>
          <w:lang w:val="la-Latn"/>
        </w:rPr>
        <w:t xml:space="preserve">, </w:t>
      </w:r>
      <w:r w:rsidR="00B82A42" w:rsidRPr="007A06F5">
        <w:rPr>
          <w:lang w:val="la-Latn"/>
        </w:rPr>
        <w:t>suosque</w:t>
      </w:r>
      <w:r w:rsidR="009B2994" w:rsidRPr="007A06F5">
        <w:rPr>
          <w:lang w:val="la-Latn"/>
        </w:rPr>
        <w:t xml:space="preserve"> </w:t>
      </w:r>
      <w:r w:rsidR="00B82A42" w:rsidRPr="007A06F5">
        <w:rPr>
          <w:lang w:val="la-Latn"/>
        </w:rPr>
        <w:t>successores poena gravi obligabant</w:t>
      </w:r>
      <w:r w:rsidR="009B2994" w:rsidRPr="007A06F5">
        <w:rPr>
          <w:lang w:val="la-Latn"/>
        </w:rPr>
        <w:t xml:space="preserve">, </w:t>
      </w:r>
      <w:r w:rsidR="00B82A42" w:rsidRPr="007A06F5">
        <w:rPr>
          <w:lang w:val="la-Latn"/>
        </w:rPr>
        <w:t>ut facta ips</w:t>
      </w:r>
      <w:r w:rsidR="00847736" w:rsidRPr="007A06F5">
        <w:rPr>
          <w:lang w:val="la-Latn"/>
        </w:rPr>
        <w:t>ius nequiret dissolvere</w:t>
      </w:r>
      <w:r w:rsidR="009B2994" w:rsidRPr="007A06F5">
        <w:rPr>
          <w:lang w:val="la-Latn"/>
        </w:rPr>
        <w:t xml:space="preserve">, </w:t>
      </w:r>
      <w:r w:rsidR="00847736" w:rsidRPr="007A06F5">
        <w:rPr>
          <w:lang w:val="la-Latn"/>
        </w:rPr>
        <w:t>prae</w:t>
      </w:r>
      <w:r w:rsidR="00B82A42" w:rsidRPr="007A06F5">
        <w:rPr>
          <w:lang w:val="la-Latn"/>
        </w:rPr>
        <w:t>cipimus</w:t>
      </w:r>
      <w:r w:rsidR="009B2994" w:rsidRPr="007A06F5">
        <w:rPr>
          <w:lang w:val="la-Latn"/>
        </w:rPr>
        <w:t xml:space="preserve">, </w:t>
      </w:r>
      <w:r w:rsidR="00B82A42" w:rsidRPr="007A06F5">
        <w:rPr>
          <w:lang w:val="la-Latn"/>
        </w:rPr>
        <w:t>ut nemo successor in</w:t>
      </w:r>
      <w:r w:rsidR="009B2994" w:rsidRPr="007A06F5">
        <w:rPr>
          <w:lang w:val="la-Latn"/>
        </w:rPr>
        <w:t xml:space="preserve">. </w:t>
      </w:r>
      <w:r w:rsidR="00B82A42" w:rsidRPr="007A06F5">
        <w:rPr>
          <w:lang w:val="la-Latn"/>
        </w:rPr>
        <w:t>antecessoris sui poena statut</w:t>
      </w:r>
      <w:r w:rsidR="00847736" w:rsidRPr="007A06F5">
        <w:rPr>
          <w:lang w:val="la-Latn"/>
        </w:rPr>
        <w:t>a sit obligatus</w:t>
      </w:r>
      <w:r w:rsidR="009B2994" w:rsidRPr="007A06F5">
        <w:rPr>
          <w:lang w:val="la-Latn"/>
        </w:rPr>
        <w:t xml:space="preserve">; </w:t>
      </w:r>
      <w:r w:rsidR="00847736" w:rsidRPr="007A06F5">
        <w:rPr>
          <w:lang w:val="la-Latn"/>
        </w:rPr>
        <w:t xml:space="preserve">sed suae pro </w:t>
      </w:r>
      <w:r w:rsidR="00B82A42" w:rsidRPr="007A06F5">
        <w:rPr>
          <w:lang w:val="la-Latn"/>
        </w:rPr>
        <w:t>videntiae sit concessum</w:t>
      </w:r>
      <w:r w:rsidR="009B2994" w:rsidRPr="007A06F5">
        <w:rPr>
          <w:lang w:val="la-Latn"/>
        </w:rPr>
        <w:t xml:space="preserve">, </w:t>
      </w:r>
      <w:r w:rsidR="00B82A42" w:rsidRPr="007A06F5">
        <w:rPr>
          <w:lang w:val="la-Latn"/>
        </w:rPr>
        <w:t>ut</w:t>
      </w:r>
      <w:r w:rsidR="009B2994" w:rsidRPr="007A06F5">
        <w:rPr>
          <w:lang w:val="la-Latn"/>
        </w:rPr>
        <w:t xml:space="preserve">, </w:t>
      </w:r>
      <w:r w:rsidR="00B82A42" w:rsidRPr="007A06F5">
        <w:rPr>
          <w:lang w:val="la-Latn"/>
        </w:rPr>
        <w:t>si antecessor eius res aecclesiae i</w:t>
      </w:r>
      <w:r w:rsidR="00847736" w:rsidRPr="007A06F5">
        <w:rPr>
          <w:lang w:val="la-Latn"/>
        </w:rPr>
        <w:t>nrationabiliter</w:t>
      </w:r>
      <w:r w:rsidR="009B2994" w:rsidRPr="007A06F5">
        <w:rPr>
          <w:lang w:val="la-Latn"/>
        </w:rPr>
        <w:t xml:space="preserve"> </w:t>
      </w:r>
      <w:r w:rsidR="00847736" w:rsidRPr="007A06F5">
        <w:rPr>
          <w:lang w:val="la-Latn"/>
        </w:rPr>
        <w:t>distribuit</w:t>
      </w:r>
      <w:r w:rsidR="009B2994" w:rsidRPr="007A06F5">
        <w:rPr>
          <w:lang w:val="la-Latn"/>
        </w:rPr>
        <w:t xml:space="preserve">, </w:t>
      </w:r>
      <w:r w:rsidR="00B82A42" w:rsidRPr="007A06F5">
        <w:rPr>
          <w:lang w:val="la-Latn"/>
        </w:rPr>
        <w:t>ab eo ad ius aecclesiae tenendae revocentur</w:t>
      </w:r>
      <w:r w:rsidR="005D4A29" w:rsidRPr="007A06F5">
        <w:rPr>
          <w:lang w:val="la-Latn"/>
        </w:rPr>
        <w:t>.</w:t>
      </w:r>
    </w:p>
    <w:p w14:paraId="2A26A3F8" w14:textId="77777777" w:rsidR="00B82A42" w:rsidRPr="007A06F5" w:rsidRDefault="00B82A42" w:rsidP="00450DB4">
      <w:pPr>
        <w:spacing w:after="120" w:line="240" w:lineRule="auto"/>
        <w:rPr>
          <w:rFonts w:ascii="Times New Roman" w:hAnsi="Times New Roman" w:cs="Times New Roman"/>
          <w:lang w:val="la-Latn"/>
        </w:rPr>
      </w:pPr>
    </w:p>
    <w:p w14:paraId="276D389D" w14:textId="77777777" w:rsidR="00BA5266" w:rsidRPr="007A06F5" w:rsidRDefault="00BA5266" w:rsidP="00450DB4">
      <w:pPr>
        <w:spacing w:after="120" w:line="240" w:lineRule="auto"/>
        <w:rPr>
          <w:rFonts w:ascii="Times New Roman" w:hAnsi="Times New Roman" w:cs="Times New Roman"/>
          <w:lang w:val="la-Latn"/>
        </w:rPr>
      </w:pPr>
    </w:p>
    <w:p w14:paraId="24219882" w14:textId="6D998A7A" w:rsidR="00BA5266" w:rsidRPr="007A06F5" w:rsidRDefault="00DF02D6"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504" w:name="_Toc194615252"/>
      <w:r w:rsidRPr="007A06F5">
        <w:rPr>
          <w:rFonts w:ascii="Times New Roman" w:hAnsi="Times New Roman" w:cs="Times New Roman"/>
          <w:b/>
          <w:color w:val="000000" w:themeColor="text1"/>
          <w:sz w:val="28"/>
          <w:szCs w:val="28"/>
          <w:lang w:val="la-Latn"/>
        </w:rPr>
        <w:t>Capitulare Olonnense mundanum (a. 825), c.</w:t>
      </w:r>
      <w:r w:rsidR="00E55DD3" w:rsidRPr="007A06F5">
        <w:rPr>
          <w:rFonts w:ascii="Times New Roman" w:hAnsi="Times New Roman" w:cs="Times New Roman"/>
          <w:b/>
          <w:color w:val="000000" w:themeColor="text1"/>
          <w:sz w:val="28"/>
          <w:szCs w:val="28"/>
          <w:lang w:val="la-Latn"/>
        </w:rPr>
        <w:t xml:space="preserve"> </w:t>
      </w:r>
      <w:r w:rsidR="00B82A42" w:rsidRPr="007A06F5">
        <w:rPr>
          <w:rFonts w:ascii="Times New Roman" w:hAnsi="Times New Roman" w:cs="Times New Roman"/>
          <w:b/>
          <w:color w:val="000000" w:themeColor="text1"/>
          <w:sz w:val="28"/>
          <w:szCs w:val="28"/>
          <w:lang w:val="la-Latn"/>
        </w:rPr>
        <w:t>- c. 12</w:t>
      </w:r>
      <w:r w:rsidRPr="007A06F5">
        <w:rPr>
          <w:rFonts w:ascii="Times New Roman" w:hAnsi="Times New Roman" w:cs="Times New Roman"/>
          <w:b/>
          <w:color w:val="000000" w:themeColor="text1"/>
          <w:sz w:val="28"/>
          <w:szCs w:val="28"/>
          <w:lang w:val="la-Latn"/>
        </w:rPr>
        <w:t xml:space="preserve">, </w:t>
      </w:r>
      <w:r w:rsidR="00BA5266" w:rsidRPr="007A06F5">
        <w:rPr>
          <w:rFonts w:ascii="Times New Roman" w:hAnsi="Times New Roman" w:cs="Times New Roman"/>
          <w:b/>
          <w:color w:val="000000" w:themeColor="text1"/>
          <w:sz w:val="28"/>
          <w:szCs w:val="28"/>
          <w:lang w:val="la-Latn"/>
        </w:rPr>
        <w:t>314r-315v</w:t>
      </w:r>
      <w:bookmarkEnd w:id="504"/>
    </w:p>
    <w:p w14:paraId="37E472EB" w14:textId="2BFE24FB"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XVIII-XXVIIII - Capitulare Olonnense mundanum (a. 825), c.</w:t>
      </w:r>
      <w:r w:rsidR="00E55DD3" w:rsidRPr="007A06F5">
        <w:rPr>
          <w:rFonts w:ascii="Times New Roman" w:hAnsi="Times New Roman" w:cs="Times New Roman"/>
          <w:lang w:val="la-Latn"/>
        </w:rPr>
        <w:t xml:space="preserve"> </w:t>
      </w:r>
      <w:r w:rsidR="00BA5266" w:rsidRPr="007A06F5">
        <w:rPr>
          <w:rFonts w:ascii="Times New Roman" w:hAnsi="Times New Roman" w:cs="Times New Roman"/>
          <w:lang w:val="la-Latn"/>
        </w:rPr>
        <w:t>(</w:t>
      </w:r>
      <w:r w:rsidR="00BA5266" w:rsidRPr="007A06F5">
        <w:rPr>
          <w:rFonts w:ascii="Times New Roman" w:hAnsi="Times New Roman" w:cs="Times New Roman"/>
          <w:highlight w:val="yellow"/>
          <w:lang w:val="la-Latn"/>
        </w:rPr>
        <w:t>zweite Hälfte</w:t>
      </w:r>
      <w:r w:rsidR="00BA5266" w:rsidRPr="007A06F5">
        <w:rPr>
          <w:rFonts w:ascii="Times New Roman" w:hAnsi="Times New Roman" w:cs="Times New Roman"/>
          <w:lang w:val="la-Latn"/>
        </w:rPr>
        <w:t>) - c. 12: De mediocribus quippe liberis qui non possunt per se hostem facere - sicut in capitulare dominico constitum fuit (MGH Capit. 1, Nr. 165, S. 329 Z. 37 - S. 331 Z. 17).</w:t>
      </w:r>
    </w:p>
    <w:p w14:paraId="34297688"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Cava dei Tirreni, Badia, 4 244r-247r</w:t>
      </w:r>
    </w:p>
    <w:p w14:paraId="35B51B92"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BaySB, Clm 3853 294r-295v</w:t>
      </w:r>
    </w:p>
    <w:p w14:paraId="7FEF738C"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Sankt Paul im Lavanttal, StiftsB, 4/1 [XXV.a.4; olim 25.4.8] 182r-183v</w:t>
      </w:r>
    </w:p>
    <w:p w14:paraId="2030B4F4"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Vaticano, BAV, Chigi F.IV. 75 94v-97r</w:t>
      </w:r>
    </w:p>
    <w:p w14:paraId="079AA81F"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Paris, BN, lat. 4613 93r-94v</w:t>
      </w:r>
    </w:p>
    <w:p w14:paraId="53305892"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Weimar, HauptstaatsA, Depos. Hardenberg - Fragm. 9 1r-v</w:t>
      </w:r>
    </w:p>
    <w:p w14:paraId="00C2B26F"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Ivrea, BCap., XXXIV.[cat. 5] 52r-53v</w:t>
      </w:r>
    </w:p>
    <w:p w14:paraId="4843F430"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 217 314r-315v</w:t>
      </w:r>
    </w:p>
    <w:p w14:paraId="71FBA130"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 217 265v-266r</w:t>
      </w:r>
    </w:p>
    <w:p w14:paraId="5D63AC3E"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 217 266r-v</w:t>
      </w:r>
    </w:p>
    <w:p w14:paraId="53D39F76"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Vaticano, BAV, Regin.lat. 991 88v</w:t>
      </w:r>
    </w:p>
    <w:p w14:paraId="78996301"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BaySB, Clm 3853 246r-v</w:t>
      </w:r>
    </w:p>
    <w:p w14:paraId="2F782835"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Paris, BN, lat. 3878 157r-v</w:t>
      </w:r>
    </w:p>
    <w:p w14:paraId="2FAB430F"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BaySB, Clm 6360 [Freising 160] 36r-37r</w:t>
      </w:r>
    </w:p>
    <w:p w14:paraId="58386D11"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UB, Fragmente folium sing. 1</w:t>
      </w:r>
    </w:p>
    <w:p w14:paraId="07BCFE1F"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Vaticano, BAV, Vat.lat. 5359 146r</w:t>
      </w:r>
    </w:p>
    <w:p w14:paraId="786D8FAC"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BaySB, Clm 6360 [Freising 160] 79v-80r</w:t>
      </w:r>
    </w:p>
    <w:p w14:paraId="1E2DC454"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München, BaySB, Clm 3853 247r-v</w:t>
      </w:r>
    </w:p>
    <w:p w14:paraId="5CD19452" w14:textId="7777777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München, BaySB, Clm 6360 [Freising 160] 80v-81r</w:t>
      </w:r>
    </w:p>
    <w:p w14:paraId="4FDD876D" w14:textId="6F33E467" w:rsidR="00D55373" w:rsidRPr="007A06F5" w:rsidRDefault="00D55373" w:rsidP="00D55373">
      <w:pPr>
        <w:spacing w:after="120" w:line="240" w:lineRule="auto"/>
        <w:rPr>
          <w:rFonts w:ascii="Times New Roman" w:hAnsi="Times New Roman" w:cs="Times New Roman"/>
          <w:lang w:val="la-Latn"/>
        </w:rPr>
      </w:pPr>
      <w:r w:rsidRPr="007A06F5">
        <w:rPr>
          <w:rFonts w:ascii="Times New Roman" w:hAnsi="Times New Roman" w:cs="Times New Roman"/>
          <w:lang w:val="la-Latn"/>
        </w:rPr>
        <w:t>Wolfenbüttel, HerzogAugB, Blankenburg 130 [antea 52] 106v</w:t>
      </w:r>
    </w:p>
    <w:p w14:paraId="60E14626" w14:textId="4673C5FA" w:rsidR="00B82A42" w:rsidRPr="007A06F5" w:rsidRDefault="00F00E6D" w:rsidP="00D0094D">
      <w:pPr>
        <w:pStyle w:val="Normlnweb"/>
        <w:numPr>
          <w:ilvl w:val="0"/>
          <w:numId w:val="41"/>
        </w:numPr>
        <w:spacing w:before="0" w:beforeAutospacing="0" w:after="120" w:afterAutospacing="0"/>
        <w:rPr>
          <w:lang w:val="la-Latn"/>
        </w:rPr>
      </w:pPr>
      <w:r w:rsidRPr="007A06F5">
        <w:rPr>
          <w:sz w:val="20"/>
          <w:szCs w:val="20"/>
          <w:highlight w:val="green"/>
          <w:lang w:val="la-Latn"/>
        </w:rPr>
        <w:t xml:space="preserve">Statuimus </w:t>
      </w:r>
      <w:r w:rsidR="00B82A42" w:rsidRPr="007A06F5">
        <w:rPr>
          <w:sz w:val="20"/>
          <w:szCs w:val="20"/>
          <w:highlight w:val="green"/>
          <w:lang w:val="la-Latn"/>
        </w:rPr>
        <w:t>ut liberi homines</w:t>
      </w:r>
      <w:r w:rsidR="009B2994" w:rsidRPr="007A06F5">
        <w:rPr>
          <w:sz w:val="20"/>
          <w:szCs w:val="20"/>
          <w:highlight w:val="green"/>
          <w:lang w:val="la-Latn"/>
        </w:rPr>
        <w:t xml:space="preserve">, </w:t>
      </w:r>
      <w:r w:rsidR="00B82A42" w:rsidRPr="007A06F5">
        <w:rPr>
          <w:sz w:val="20"/>
          <w:szCs w:val="20"/>
          <w:highlight w:val="green"/>
          <w:lang w:val="la-Latn"/>
        </w:rPr>
        <w:t>qui tantum propri</w:t>
      </w:r>
      <w:r w:rsidR="00847736" w:rsidRPr="007A06F5">
        <w:rPr>
          <w:sz w:val="20"/>
          <w:szCs w:val="20"/>
          <w:highlight w:val="green"/>
          <w:lang w:val="la-Latn"/>
        </w:rPr>
        <w:t xml:space="preserve">etatis habent unde hostem bene </w:t>
      </w:r>
      <w:r w:rsidR="00B82A42" w:rsidRPr="007A06F5">
        <w:rPr>
          <w:sz w:val="20"/>
          <w:szCs w:val="20"/>
          <w:highlight w:val="green"/>
          <w:lang w:val="la-Latn"/>
        </w:rPr>
        <w:t>facere possunt et iussi facere nolunt</w:t>
      </w:r>
      <w:r w:rsidR="009B2994" w:rsidRPr="007A06F5">
        <w:rPr>
          <w:sz w:val="20"/>
          <w:szCs w:val="20"/>
          <w:highlight w:val="green"/>
          <w:lang w:val="la-Latn"/>
        </w:rPr>
        <w:t xml:space="preserve">, </w:t>
      </w:r>
      <w:r w:rsidR="00B82A42" w:rsidRPr="007A06F5">
        <w:rPr>
          <w:sz w:val="20"/>
          <w:szCs w:val="20"/>
          <w:highlight w:val="green"/>
          <w:lang w:val="la-Latn"/>
        </w:rPr>
        <w:t>ut prima vic</w:t>
      </w:r>
      <w:r w:rsidR="00847736" w:rsidRPr="007A06F5">
        <w:rPr>
          <w:sz w:val="20"/>
          <w:szCs w:val="20"/>
          <w:highlight w:val="green"/>
          <w:lang w:val="la-Latn"/>
        </w:rPr>
        <w:t>e secundum legem illorum sta</w:t>
      </w:r>
      <w:r w:rsidR="00B82A42" w:rsidRPr="007A06F5">
        <w:rPr>
          <w:sz w:val="20"/>
          <w:szCs w:val="20"/>
          <w:highlight w:val="green"/>
          <w:lang w:val="la-Latn"/>
        </w:rPr>
        <w:t>tuto damno subiaceant</w:t>
      </w:r>
      <w:r w:rsidR="009B2994" w:rsidRPr="007A06F5">
        <w:rPr>
          <w:sz w:val="20"/>
          <w:szCs w:val="20"/>
          <w:highlight w:val="green"/>
          <w:lang w:val="la-Latn"/>
        </w:rPr>
        <w:t xml:space="preserve">; </w:t>
      </w:r>
      <w:r w:rsidR="00B82A42" w:rsidRPr="007A06F5">
        <w:rPr>
          <w:sz w:val="20"/>
          <w:szCs w:val="20"/>
          <w:highlight w:val="green"/>
          <w:lang w:val="la-Latn"/>
        </w:rPr>
        <w:t>si vero secundo inventus fue</w:t>
      </w:r>
      <w:r w:rsidR="00847736" w:rsidRPr="007A06F5">
        <w:rPr>
          <w:sz w:val="20"/>
          <w:szCs w:val="20"/>
          <w:highlight w:val="green"/>
          <w:lang w:val="la-Latn"/>
        </w:rPr>
        <w:t>rit neglegens</w:t>
      </w:r>
      <w:r w:rsidR="009B2994" w:rsidRPr="007A06F5">
        <w:rPr>
          <w:sz w:val="20"/>
          <w:szCs w:val="20"/>
          <w:highlight w:val="green"/>
          <w:lang w:val="la-Latn"/>
        </w:rPr>
        <w:t xml:space="preserve">, </w:t>
      </w:r>
      <w:r w:rsidR="00847736" w:rsidRPr="007A06F5">
        <w:rPr>
          <w:sz w:val="20"/>
          <w:szCs w:val="20"/>
          <w:highlight w:val="green"/>
          <w:lang w:val="la-Latn"/>
        </w:rPr>
        <w:t xml:space="preserve">bannum nostrum </w:t>
      </w:r>
      <w:r w:rsidR="00B82A42" w:rsidRPr="007A06F5">
        <w:rPr>
          <w:sz w:val="20"/>
          <w:szCs w:val="20"/>
          <w:highlight w:val="green"/>
          <w:lang w:val="la-Latn"/>
        </w:rPr>
        <w:t>id est LX solidos persolvat</w:t>
      </w:r>
      <w:r w:rsidR="009B2994" w:rsidRPr="007A06F5">
        <w:rPr>
          <w:sz w:val="20"/>
          <w:szCs w:val="20"/>
          <w:highlight w:val="green"/>
          <w:lang w:val="la-Latn"/>
        </w:rPr>
        <w:t xml:space="preserve">; </w:t>
      </w:r>
      <w:r w:rsidR="00B82A42" w:rsidRPr="007A06F5">
        <w:rPr>
          <w:sz w:val="20"/>
          <w:szCs w:val="20"/>
          <w:highlight w:val="green"/>
          <w:lang w:val="la-Latn"/>
        </w:rPr>
        <w:t>si vero tertio quis in eadem c</w:t>
      </w:r>
      <w:r w:rsidR="00847736" w:rsidRPr="007A06F5">
        <w:rPr>
          <w:sz w:val="20"/>
          <w:szCs w:val="20"/>
          <w:highlight w:val="green"/>
          <w:lang w:val="la-Latn"/>
        </w:rPr>
        <w:t>ulpa fuerit inplicatus</w:t>
      </w:r>
      <w:r w:rsidR="009B2994" w:rsidRPr="007A06F5">
        <w:rPr>
          <w:sz w:val="20"/>
          <w:szCs w:val="20"/>
          <w:highlight w:val="green"/>
          <w:lang w:val="la-Latn"/>
        </w:rPr>
        <w:t xml:space="preserve">, </w:t>
      </w:r>
      <w:r w:rsidR="00847736" w:rsidRPr="007A06F5">
        <w:rPr>
          <w:sz w:val="20"/>
          <w:szCs w:val="20"/>
          <w:highlight w:val="green"/>
          <w:lang w:val="la-Latn"/>
        </w:rPr>
        <w:t xml:space="preserve">sciat </w:t>
      </w:r>
      <w:r w:rsidR="00B82A42" w:rsidRPr="007A06F5">
        <w:rPr>
          <w:sz w:val="20"/>
          <w:szCs w:val="20"/>
          <w:highlight w:val="green"/>
          <w:lang w:val="la-Latn"/>
        </w:rPr>
        <w:t>se omnem substantiam suam amissurum aut in exilio ess</w:t>
      </w:r>
      <w:r w:rsidR="00847736" w:rsidRPr="007A06F5">
        <w:rPr>
          <w:sz w:val="20"/>
          <w:szCs w:val="20"/>
          <w:highlight w:val="green"/>
          <w:lang w:val="la-Latn"/>
        </w:rPr>
        <w:t xml:space="preserve">e </w:t>
      </w:r>
      <w:commentRangeStart w:id="505"/>
      <w:r w:rsidR="00847736" w:rsidRPr="007A06F5">
        <w:rPr>
          <w:sz w:val="20"/>
          <w:szCs w:val="20"/>
          <w:highlight w:val="green"/>
          <w:lang w:val="la-Latn"/>
        </w:rPr>
        <w:t>mittendum</w:t>
      </w:r>
      <w:commentRangeEnd w:id="505"/>
      <w:r w:rsidR="0049281A" w:rsidRPr="007A06F5">
        <w:rPr>
          <w:rStyle w:val="Odkaznakoment"/>
          <w:rFonts w:asciiTheme="minorHAnsi" w:eastAsiaTheme="minorHAnsi" w:hAnsiTheme="minorHAnsi" w:cstheme="minorBidi"/>
          <w:sz w:val="20"/>
          <w:szCs w:val="20"/>
          <w:lang w:val="la-Latn" w:eastAsia="en-US"/>
        </w:rPr>
        <w:commentReference w:id="505"/>
      </w:r>
      <w:r w:rsidR="009B2994" w:rsidRPr="007A06F5">
        <w:rPr>
          <w:sz w:val="20"/>
          <w:szCs w:val="20"/>
          <w:highlight w:val="green"/>
          <w:lang w:val="la-Latn"/>
        </w:rPr>
        <w:t>.</w:t>
      </w:r>
      <w:r w:rsidR="009B2994" w:rsidRPr="007A06F5">
        <w:rPr>
          <w:sz w:val="20"/>
          <w:szCs w:val="20"/>
          <w:lang w:val="la-Latn"/>
        </w:rPr>
        <w:t xml:space="preserve"> </w:t>
      </w:r>
      <w:r w:rsidR="006314EA" w:rsidRPr="007A06F5">
        <w:rPr>
          <w:color w:val="FF0000"/>
          <w:lang w:val="la-Latn"/>
        </w:rPr>
        <w:t xml:space="preserve">XVIII. </w:t>
      </w:r>
      <w:r w:rsidR="00847736" w:rsidRPr="007A06F5">
        <w:rPr>
          <w:color w:val="FF0000"/>
          <w:lang w:val="la-Latn"/>
        </w:rPr>
        <w:t>D</w:t>
      </w:r>
      <w:r w:rsidR="00847736" w:rsidRPr="007A06F5">
        <w:rPr>
          <w:lang w:val="la-Latn"/>
        </w:rPr>
        <w:t>e</w:t>
      </w:r>
      <w:r w:rsidR="009B2994" w:rsidRPr="007A06F5">
        <w:rPr>
          <w:lang w:val="la-Latn"/>
        </w:rPr>
        <w:t xml:space="preserve"> </w:t>
      </w:r>
      <w:r w:rsidR="00847736" w:rsidRPr="007A06F5">
        <w:rPr>
          <w:lang w:val="la-Latn"/>
        </w:rPr>
        <w:t xml:space="preserve">mediocribus </w:t>
      </w:r>
      <w:r w:rsidR="00B82A42" w:rsidRPr="007A06F5">
        <w:rPr>
          <w:lang w:val="la-Latn"/>
        </w:rPr>
        <w:t>quippe liberis</w:t>
      </w:r>
      <w:r w:rsidR="009B2994" w:rsidRPr="007A06F5">
        <w:rPr>
          <w:lang w:val="la-Latn"/>
        </w:rPr>
        <w:t xml:space="preserve"> </w:t>
      </w:r>
      <w:r w:rsidR="00B82A42" w:rsidRPr="007A06F5">
        <w:rPr>
          <w:lang w:val="la-Latn"/>
        </w:rPr>
        <w:t>qui non possunt per se hostem facere co</w:t>
      </w:r>
      <w:r w:rsidR="00847736" w:rsidRPr="007A06F5">
        <w:rPr>
          <w:lang w:val="la-Latn"/>
        </w:rPr>
        <w:t>mitum fidelitati committimus</w:t>
      </w:r>
      <w:r w:rsidR="009B2994" w:rsidRPr="007A06F5">
        <w:rPr>
          <w:lang w:val="la-Latn"/>
        </w:rPr>
        <w:t xml:space="preserve">, </w:t>
      </w:r>
      <w:r w:rsidR="00B82A42" w:rsidRPr="007A06F5">
        <w:rPr>
          <w:lang w:val="la-Latn"/>
        </w:rPr>
        <w:t>ut inter duos aut tres seu quatuor</w:t>
      </w:r>
      <w:r w:rsidR="009B2994" w:rsidRPr="007A06F5">
        <w:rPr>
          <w:lang w:val="la-Latn"/>
        </w:rPr>
        <w:t xml:space="preserve">, </w:t>
      </w:r>
      <w:r w:rsidR="00B82A42" w:rsidRPr="007A06F5">
        <w:rPr>
          <w:lang w:val="la-Latn"/>
        </w:rPr>
        <w:t>vel si necesse fuerit amplius</w:t>
      </w:r>
      <w:r w:rsidR="009B2994" w:rsidRPr="007A06F5">
        <w:rPr>
          <w:lang w:val="la-Latn"/>
        </w:rPr>
        <w:t xml:space="preserve">, </w:t>
      </w:r>
      <w:r w:rsidR="00B82A42" w:rsidRPr="007A06F5">
        <w:rPr>
          <w:lang w:val="la-Latn"/>
        </w:rPr>
        <w:t>uni qui melior esse / videtur adiutorium praebeant ad nostrum servicium</w:t>
      </w:r>
      <w:r w:rsidR="00847736" w:rsidRPr="007A06F5">
        <w:rPr>
          <w:lang w:val="la-Latn"/>
        </w:rPr>
        <w:t xml:space="preserve"> faciendum</w:t>
      </w:r>
      <w:r w:rsidR="009B2994" w:rsidRPr="007A06F5">
        <w:rPr>
          <w:lang w:val="la-Latn"/>
        </w:rPr>
        <w:t xml:space="preserve">. </w:t>
      </w:r>
      <w:r w:rsidR="00847736" w:rsidRPr="007A06F5">
        <w:rPr>
          <w:lang w:val="la-Latn"/>
        </w:rPr>
        <w:t xml:space="preserve">De his quoque qui </w:t>
      </w:r>
      <w:r w:rsidR="00B82A42" w:rsidRPr="007A06F5">
        <w:rPr>
          <w:lang w:val="la-Latn"/>
        </w:rPr>
        <w:t>propter nimiam paupertatem neque per se hostem fa</w:t>
      </w:r>
      <w:r w:rsidR="00847736" w:rsidRPr="007A06F5">
        <w:rPr>
          <w:lang w:val="la-Latn"/>
        </w:rPr>
        <w:t xml:space="preserve">cere neque adiutorium prestare </w:t>
      </w:r>
      <w:r w:rsidR="00B82A42" w:rsidRPr="007A06F5">
        <w:rPr>
          <w:lang w:val="la-Latn"/>
        </w:rPr>
        <w:t>possunt</w:t>
      </w:r>
      <w:r w:rsidR="009B2994" w:rsidRPr="007A06F5">
        <w:rPr>
          <w:lang w:val="la-Latn"/>
        </w:rPr>
        <w:t xml:space="preserve">, </w:t>
      </w:r>
      <w:r w:rsidR="00B82A42" w:rsidRPr="007A06F5">
        <w:rPr>
          <w:lang w:val="la-Latn"/>
        </w:rPr>
        <w:t>conserventur quousque</w:t>
      </w:r>
      <w:r w:rsidR="009B2994" w:rsidRPr="007A06F5">
        <w:rPr>
          <w:lang w:val="la-Latn"/>
        </w:rPr>
        <w:t xml:space="preserve"> </w:t>
      </w:r>
      <w:r w:rsidR="00B82A42" w:rsidRPr="007A06F5">
        <w:rPr>
          <w:lang w:val="la-Latn"/>
        </w:rPr>
        <w:t>valeant recuperare</w:t>
      </w:r>
      <w:r w:rsidRPr="007A06F5">
        <w:rPr>
          <w:lang w:val="la-Latn"/>
        </w:rPr>
        <w:t>.</w:t>
      </w:r>
    </w:p>
    <w:p w14:paraId="3DDDEF10" w14:textId="4969E7E8"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XVIIII. </w:t>
      </w:r>
      <w:r w:rsidR="00B82A42" w:rsidRPr="007A06F5">
        <w:rPr>
          <w:color w:val="FF0000"/>
          <w:lang w:val="la-Latn"/>
        </w:rPr>
        <w:t>P</w:t>
      </w:r>
      <w:r w:rsidR="00B82A42" w:rsidRPr="007A06F5">
        <w:rPr>
          <w:lang w:val="la-Latn"/>
        </w:rPr>
        <w:t>lacet nobis</w:t>
      </w:r>
      <w:r w:rsidR="009B2994" w:rsidRPr="007A06F5">
        <w:rPr>
          <w:lang w:val="la-Latn"/>
        </w:rPr>
        <w:t xml:space="preserve">, </w:t>
      </w:r>
      <w:r w:rsidR="00B82A42" w:rsidRPr="007A06F5">
        <w:rPr>
          <w:lang w:val="la-Latn"/>
        </w:rPr>
        <w:t>ut liberi homines</w:t>
      </w:r>
      <w:r w:rsidR="009B2994" w:rsidRPr="007A06F5">
        <w:rPr>
          <w:lang w:val="la-Latn"/>
        </w:rPr>
        <w:t xml:space="preserve">, </w:t>
      </w:r>
      <w:r w:rsidR="00B82A42" w:rsidRPr="007A06F5">
        <w:rPr>
          <w:lang w:val="la-Latn"/>
        </w:rPr>
        <w:t>qui non propt</w:t>
      </w:r>
      <w:r w:rsidR="00847736" w:rsidRPr="007A06F5">
        <w:rPr>
          <w:lang w:val="la-Latn"/>
        </w:rPr>
        <w:t xml:space="preserve">er paupertatem sed ob vitandam </w:t>
      </w:r>
      <w:r w:rsidR="00B82A42" w:rsidRPr="007A06F5">
        <w:rPr>
          <w:lang w:val="la-Latn"/>
        </w:rPr>
        <w:t xml:space="preserve">reipublicae utilitatem fraudolenter ac ingeniose res suas </w:t>
      </w:r>
      <w:r w:rsidR="00847736" w:rsidRPr="007A06F5">
        <w:rPr>
          <w:lang w:val="la-Latn"/>
        </w:rPr>
        <w:t>ecclesiis delegant</w:t>
      </w:r>
      <w:r w:rsidR="009B2994" w:rsidRPr="007A06F5">
        <w:rPr>
          <w:lang w:val="la-Latn"/>
        </w:rPr>
        <w:t xml:space="preserve"> </w:t>
      </w:r>
      <w:r w:rsidR="00847736" w:rsidRPr="007A06F5">
        <w:rPr>
          <w:lang w:val="la-Latn"/>
        </w:rPr>
        <w:t>easque de</w:t>
      </w:r>
      <w:r w:rsidR="00B82A42" w:rsidRPr="007A06F5">
        <w:rPr>
          <w:lang w:val="la-Latn"/>
        </w:rPr>
        <w:t>nuo sub censu utendas recipiunt</w:t>
      </w:r>
      <w:r w:rsidR="009B2994" w:rsidRPr="007A06F5">
        <w:rPr>
          <w:lang w:val="la-Latn"/>
        </w:rPr>
        <w:t xml:space="preserve">, </w:t>
      </w:r>
      <w:r w:rsidR="00B82A42" w:rsidRPr="007A06F5">
        <w:rPr>
          <w:lang w:val="la-Latn"/>
        </w:rPr>
        <w:t>ut</w:t>
      </w:r>
      <w:r w:rsidR="009B2994" w:rsidRPr="007A06F5">
        <w:rPr>
          <w:lang w:val="la-Latn"/>
        </w:rPr>
        <w:t xml:space="preserve">, </w:t>
      </w:r>
      <w:r w:rsidR="00B82A42" w:rsidRPr="007A06F5">
        <w:rPr>
          <w:lang w:val="la-Latn"/>
        </w:rPr>
        <w:t>quousque ipsas res possident</w:t>
      </w:r>
      <w:r w:rsidR="009B2994" w:rsidRPr="007A06F5">
        <w:rPr>
          <w:lang w:val="la-Latn"/>
        </w:rPr>
        <w:t xml:space="preserve">, </w:t>
      </w:r>
      <w:r w:rsidR="00B82A42" w:rsidRPr="007A06F5">
        <w:rPr>
          <w:lang w:val="la-Latn"/>
        </w:rPr>
        <w:t>hostem et reliquas publicas functiones faciant Quodsi iussa facere neglexerint</w:t>
      </w:r>
      <w:r w:rsidR="009B2994" w:rsidRPr="007A06F5">
        <w:rPr>
          <w:lang w:val="la-Latn"/>
        </w:rPr>
        <w:t xml:space="preserve">, </w:t>
      </w:r>
      <w:r w:rsidR="00B82A42" w:rsidRPr="007A06F5">
        <w:rPr>
          <w:lang w:val="la-Latn"/>
        </w:rPr>
        <w:t>licentiam eos distringendi comitibus permittimus per ipsas res</w:t>
      </w:r>
      <w:r w:rsidR="009B2994" w:rsidRPr="007A06F5">
        <w:rPr>
          <w:lang w:val="la-Latn"/>
        </w:rPr>
        <w:t xml:space="preserve">, </w:t>
      </w:r>
      <w:r w:rsidR="00B82A42" w:rsidRPr="007A06F5">
        <w:rPr>
          <w:lang w:val="la-Latn"/>
        </w:rPr>
        <w:t>nostra non resistente e</w:t>
      </w:r>
      <w:r w:rsidR="00847736" w:rsidRPr="007A06F5">
        <w:rPr>
          <w:lang w:val="la-Latn"/>
        </w:rPr>
        <w:t>munitate</w:t>
      </w:r>
      <w:r w:rsidR="009B2994" w:rsidRPr="007A06F5">
        <w:rPr>
          <w:lang w:val="la-Latn"/>
        </w:rPr>
        <w:t xml:space="preserve">, </w:t>
      </w:r>
      <w:r w:rsidR="00847736" w:rsidRPr="007A06F5">
        <w:rPr>
          <w:lang w:val="la-Latn"/>
        </w:rPr>
        <w:t>ut status et uti</w:t>
      </w:r>
      <w:r w:rsidR="00B82A42" w:rsidRPr="007A06F5">
        <w:rPr>
          <w:lang w:val="la-Latn"/>
        </w:rPr>
        <w:t>litas regni huiuscemodi adinventionibus non infirmetur</w:t>
      </w:r>
      <w:r w:rsidR="009B2994" w:rsidRPr="007A06F5">
        <w:rPr>
          <w:lang w:val="la-Latn"/>
        </w:rPr>
        <w:t xml:space="preserve">. </w:t>
      </w:r>
    </w:p>
    <w:p w14:paraId="7241A531" w14:textId="6B7D6DDE"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 </w:t>
      </w:r>
      <w:r w:rsidR="00B82A42" w:rsidRPr="007A06F5">
        <w:rPr>
          <w:color w:val="FF0000"/>
          <w:lang w:val="la-Latn"/>
        </w:rPr>
        <w:t>V</w:t>
      </w:r>
      <w:r w:rsidR="00B82A42" w:rsidRPr="007A06F5">
        <w:rPr>
          <w:lang w:val="la-Latn"/>
        </w:rPr>
        <w:t>olumus ut similis mensura in laicali</w:t>
      </w:r>
      <w:r w:rsidR="009B2994" w:rsidRPr="007A06F5">
        <w:rPr>
          <w:lang w:val="la-Latn"/>
        </w:rPr>
        <w:t xml:space="preserve"> </w:t>
      </w:r>
      <w:r w:rsidR="00B82A42" w:rsidRPr="007A06F5">
        <w:rPr>
          <w:lang w:val="la-Latn"/>
        </w:rPr>
        <w:t xml:space="preserve">ordine de </w:t>
      </w:r>
      <w:r w:rsidR="00847736" w:rsidRPr="007A06F5">
        <w:rPr>
          <w:lang w:val="la-Latn"/>
        </w:rPr>
        <w:t>hac re servetur</w:t>
      </w:r>
      <w:r w:rsidR="009B2994" w:rsidRPr="007A06F5">
        <w:rPr>
          <w:lang w:val="la-Latn"/>
        </w:rPr>
        <w:t xml:space="preserve">; </w:t>
      </w:r>
      <w:r w:rsidR="00847736" w:rsidRPr="007A06F5">
        <w:rPr>
          <w:lang w:val="la-Latn"/>
        </w:rPr>
        <w:t xml:space="preserve">videlicet </w:t>
      </w:r>
      <w:r w:rsidR="00B82A42" w:rsidRPr="007A06F5">
        <w:rPr>
          <w:lang w:val="la-Latn"/>
        </w:rPr>
        <w:t>si quis alterius proprietatem qui hostem facere potest</w:t>
      </w:r>
      <w:r w:rsidR="00847736" w:rsidRPr="007A06F5">
        <w:rPr>
          <w:lang w:val="la-Latn"/>
        </w:rPr>
        <w:t xml:space="preserve"> emerit aut quovis modo ad eum </w:t>
      </w:r>
      <w:r w:rsidR="00B82A42" w:rsidRPr="007A06F5">
        <w:rPr>
          <w:lang w:val="la-Latn"/>
        </w:rPr>
        <w:t>pervenerit eique ad utendum eas dimiserit</w:t>
      </w:r>
      <w:r w:rsidR="009B2994" w:rsidRPr="007A06F5">
        <w:rPr>
          <w:lang w:val="la-Latn"/>
        </w:rPr>
        <w:t xml:space="preserve">, </w:t>
      </w:r>
      <w:r w:rsidR="00B82A42" w:rsidRPr="007A06F5">
        <w:rPr>
          <w:lang w:val="la-Latn"/>
        </w:rPr>
        <w:t>si neglegens d</w:t>
      </w:r>
      <w:r w:rsidR="00847736" w:rsidRPr="007A06F5">
        <w:rPr>
          <w:lang w:val="la-Latn"/>
        </w:rPr>
        <w:t>e hoste fuerit</w:t>
      </w:r>
      <w:r w:rsidR="009B2994" w:rsidRPr="007A06F5">
        <w:rPr>
          <w:lang w:val="la-Latn"/>
        </w:rPr>
        <w:t xml:space="preserve">, </w:t>
      </w:r>
      <w:r w:rsidR="00847736" w:rsidRPr="007A06F5">
        <w:rPr>
          <w:lang w:val="la-Latn"/>
        </w:rPr>
        <w:t xml:space="preserve">per ipsas res </w:t>
      </w:r>
      <w:r w:rsidR="00B82A42" w:rsidRPr="007A06F5">
        <w:rPr>
          <w:lang w:val="la-Latn"/>
        </w:rPr>
        <w:t>a comite distringatur</w:t>
      </w:r>
      <w:r w:rsidR="009B2994" w:rsidRPr="007A06F5">
        <w:rPr>
          <w:lang w:val="la-Latn"/>
        </w:rPr>
        <w:t xml:space="preserve">, </w:t>
      </w:r>
      <w:r w:rsidR="00B82A42" w:rsidRPr="007A06F5">
        <w:rPr>
          <w:lang w:val="la-Latn"/>
        </w:rPr>
        <w:t>ut in quocumque publica non minoretur utilitas</w:t>
      </w:r>
      <w:r w:rsidR="009B2994" w:rsidRPr="007A06F5">
        <w:rPr>
          <w:lang w:val="la-Latn"/>
        </w:rPr>
        <w:t xml:space="preserve">. </w:t>
      </w:r>
    </w:p>
    <w:p w14:paraId="3EBBE204" w14:textId="3C08A326"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XXI. </w:t>
      </w:r>
      <w:r w:rsidR="00B82A42" w:rsidRPr="007A06F5">
        <w:rPr>
          <w:color w:val="FF0000"/>
          <w:lang w:val="la-Latn"/>
        </w:rPr>
        <w:t>P</w:t>
      </w:r>
      <w:r w:rsidR="00B82A42" w:rsidRPr="007A06F5">
        <w:rPr>
          <w:lang w:val="la-Latn"/>
        </w:rPr>
        <w:t>recipimus de his fratribus qui in nostris et R</w:t>
      </w:r>
      <w:r w:rsidR="00847736" w:rsidRPr="007A06F5">
        <w:rPr>
          <w:lang w:val="la-Latn"/>
        </w:rPr>
        <w:t>omaniae</w:t>
      </w:r>
      <w:r w:rsidR="009B2994" w:rsidRPr="007A06F5">
        <w:rPr>
          <w:lang w:val="la-Latn"/>
        </w:rPr>
        <w:t xml:space="preserve"> </w:t>
      </w:r>
      <w:r w:rsidR="00847736" w:rsidRPr="007A06F5">
        <w:rPr>
          <w:lang w:val="la-Latn"/>
        </w:rPr>
        <w:t xml:space="preserve">finibus paternae seo </w:t>
      </w:r>
      <w:r w:rsidR="00B82A42" w:rsidRPr="007A06F5">
        <w:rPr>
          <w:lang w:val="la-Latn"/>
        </w:rPr>
        <w:t>maternae succedunt hereditati</w:t>
      </w:r>
      <w:r w:rsidR="009B2994" w:rsidRPr="007A06F5">
        <w:rPr>
          <w:lang w:val="la-Latn"/>
        </w:rPr>
        <w:t xml:space="preserve">, </w:t>
      </w:r>
      <w:r w:rsidR="00B82A42" w:rsidRPr="007A06F5">
        <w:rPr>
          <w:lang w:val="la-Latn"/>
        </w:rPr>
        <w:t>si contigerit quod unus eor</w:t>
      </w:r>
      <w:r w:rsidR="00847736" w:rsidRPr="007A06F5">
        <w:rPr>
          <w:lang w:val="la-Latn"/>
        </w:rPr>
        <w:t xml:space="preserve">um ecclesiasticae miliciae sit </w:t>
      </w:r>
      <w:r w:rsidR="00B82A42" w:rsidRPr="007A06F5">
        <w:rPr>
          <w:lang w:val="la-Latn"/>
        </w:rPr>
        <w:t>mancipatus</w:t>
      </w:r>
      <w:r w:rsidR="009B2994" w:rsidRPr="007A06F5">
        <w:rPr>
          <w:lang w:val="la-Latn"/>
        </w:rPr>
        <w:t xml:space="preserve">, </w:t>
      </w:r>
      <w:r w:rsidR="00B82A42" w:rsidRPr="007A06F5">
        <w:rPr>
          <w:lang w:val="la-Latn"/>
        </w:rPr>
        <w:t>et iccirco is qui seculariter militare debuera</w:t>
      </w:r>
      <w:r w:rsidR="00847736" w:rsidRPr="007A06F5">
        <w:rPr>
          <w:lang w:val="la-Latn"/>
        </w:rPr>
        <w:t>t</w:t>
      </w:r>
      <w:r w:rsidR="009B2994" w:rsidRPr="007A06F5">
        <w:rPr>
          <w:lang w:val="la-Latn"/>
        </w:rPr>
        <w:t xml:space="preserve">, </w:t>
      </w:r>
      <w:r w:rsidR="00847736" w:rsidRPr="007A06F5">
        <w:rPr>
          <w:lang w:val="la-Latn"/>
        </w:rPr>
        <w:t xml:space="preserve">ut se ad defensionem regni </w:t>
      </w:r>
      <w:r w:rsidR="00B82A42" w:rsidRPr="007A06F5">
        <w:rPr>
          <w:lang w:val="la-Latn"/>
        </w:rPr>
        <w:t>nostri subtrahat</w:t>
      </w:r>
      <w:r w:rsidR="009B2994" w:rsidRPr="007A06F5">
        <w:rPr>
          <w:lang w:val="la-Latn"/>
        </w:rPr>
        <w:t xml:space="preserve">, </w:t>
      </w:r>
      <w:r w:rsidR="00B82A42" w:rsidRPr="007A06F5">
        <w:rPr>
          <w:lang w:val="la-Latn"/>
        </w:rPr>
        <w:t xml:space="preserve">in nostris finibus partem substantiae </w:t>
      </w:r>
      <w:r w:rsidR="00847736" w:rsidRPr="007A06F5">
        <w:rPr>
          <w:lang w:val="la-Latn"/>
        </w:rPr>
        <w:t>in portionem suscipere dissimu</w:t>
      </w:r>
      <w:r w:rsidR="00B82A42" w:rsidRPr="007A06F5">
        <w:rPr>
          <w:lang w:val="la-Latn"/>
        </w:rPr>
        <w:t>laverit</w:t>
      </w:r>
      <w:r w:rsidR="009B2994" w:rsidRPr="007A06F5">
        <w:rPr>
          <w:lang w:val="la-Latn"/>
        </w:rPr>
        <w:t xml:space="preserve">, </w:t>
      </w:r>
      <w:r w:rsidR="00B82A42" w:rsidRPr="007A06F5">
        <w:rPr>
          <w:lang w:val="la-Latn"/>
        </w:rPr>
        <w:t>idcirco ut nequeat constringi</w:t>
      </w:r>
      <w:r w:rsidR="00FF3D92" w:rsidRPr="007A06F5">
        <w:rPr>
          <w:lang w:val="la-Latn"/>
        </w:rPr>
        <w:t xml:space="preserve">: </w:t>
      </w:r>
      <w:r w:rsidR="00B82A42" w:rsidRPr="007A06F5">
        <w:rPr>
          <w:lang w:val="la-Latn"/>
        </w:rPr>
        <w:t xml:space="preserve">ubicumque comis </w:t>
      </w:r>
      <w:r w:rsidR="00847736" w:rsidRPr="007A06F5">
        <w:rPr>
          <w:lang w:val="la-Latn"/>
        </w:rPr>
        <w:t>suus eum invenerit</w:t>
      </w:r>
      <w:r w:rsidR="009B2994" w:rsidRPr="007A06F5">
        <w:rPr>
          <w:lang w:val="la-Latn"/>
        </w:rPr>
        <w:t xml:space="preserve">, </w:t>
      </w:r>
      <w:r w:rsidR="00847736" w:rsidRPr="007A06F5">
        <w:rPr>
          <w:lang w:val="la-Latn"/>
        </w:rPr>
        <w:t xml:space="preserve">licentiam </w:t>
      </w:r>
      <w:r w:rsidR="00B82A42" w:rsidRPr="007A06F5">
        <w:rPr>
          <w:lang w:val="la-Latn"/>
        </w:rPr>
        <w:t>distringendi ei concedimus</w:t>
      </w:r>
      <w:r w:rsidR="009B2994" w:rsidRPr="007A06F5">
        <w:rPr>
          <w:lang w:val="la-Latn"/>
        </w:rPr>
        <w:t xml:space="preserve">. </w:t>
      </w:r>
      <w:r w:rsidR="00B82A42" w:rsidRPr="007A06F5">
        <w:rPr>
          <w:lang w:val="la-Latn"/>
        </w:rPr>
        <w:t>Ita ut primum fideiussor</w:t>
      </w:r>
      <w:r w:rsidR="00847736" w:rsidRPr="007A06F5">
        <w:rPr>
          <w:lang w:val="la-Latn"/>
        </w:rPr>
        <w:t>es</w:t>
      </w:r>
      <w:r w:rsidR="009B2994" w:rsidRPr="007A06F5">
        <w:rPr>
          <w:lang w:val="la-Latn"/>
        </w:rPr>
        <w:t xml:space="preserve"> </w:t>
      </w:r>
      <w:r w:rsidR="00847736" w:rsidRPr="007A06F5">
        <w:rPr>
          <w:lang w:val="la-Latn"/>
        </w:rPr>
        <w:t>donet</w:t>
      </w:r>
      <w:r w:rsidR="009B2994" w:rsidRPr="007A06F5">
        <w:rPr>
          <w:lang w:val="la-Latn"/>
        </w:rPr>
        <w:t xml:space="preserve"> </w:t>
      </w:r>
      <w:r w:rsidR="00847736" w:rsidRPr="007A06F5">
        <w:rPr>
          <w:lang w:val="la-Latn"/>
        </w:rPr>
        <w:t xml:space="preserve">usque ad placitum </w:t>
      </w:r>
      <w:r w:rsidR="00B82A42" w:rsidRPr="007A06F5">
        <w:rPr>
          <w:lang w:val="la-Latn"/>
        </w:rPr>
        <w:t>suum</w:t>
      </w:r>
      <w:r w:rsidR="009B2994" w:rsidRPr="007A06F5">
        <w:rPr>
          <w:lang w:val="la-Latn"/>
        </w:rPr>
        <w:t xml:space="preserve">, </w:t>
      </w:r>
      <w:r w:rsidR="00B82A42" w:rsidRPr="007A06F5">
        <w:rPr>
          <w:lang w:val="la-Latn"/>
        </w:rPr>
        <w:t>ut</w:t>
      </w:r>
      <w:r w:rsidR="009B2994" w:rsidRPr="007A06F5">
        <w:rPr>
          <w:lang w:val="la-Latn"/>
        </w:rPr>
        <w:t xml:space="preserve"> </w:t>
      </w:r>
      <w:r w:rsidR="00B82A42" w:rsidRPr="007A06F5">
        <w:rPr>
          <w:lang w:val="la-Latn"/>
        </w:rPr>
        <w:t>bannum nostrum conponat</w:t>
      </w:r>
      <w:r w:rsidR="009B2994" w:rsidRPr="007A06F5">
        <w:rPr>
          <w:lang w:val="la-Latn"/>
        </w:rPr>
        <w:t xml:space="preserve">; </w:t>
      </w:r>
      <w:r w:rsidR="00B82A42" w:rsidRPr="007A06F5">
        <w:rPr>
          <w:lang w:val="la-Latn"/>
        </w:rPr>
        <w:t>si vero fideiussore</w:t>
      </w:r>
      <w:r w:rsidR="00847736" w:rsidRPr="007A06F5">
        <w:rPr>
          <w:lang w:val="la-Latn"/>
        </w:rPr>
        <w:t>s non invenerit</w:t>
      </w:r>
      <w:r w:rsidR="009B2994" w:rsidRPr="007A06F5">
        <w:rPr>
          <w:lang w:val="la-Latn"/>
        </w:rPr>
        <w:t xml:space="preserve">, </w:t>
      </w:r>
      <w:r w:rsidR="00847736" w:rsidRPr="007A06F5">
        <w:rPr>
          <w:lang w:val="la-Latn"/>
        </w:rPr>
        <w:t>tam diu</w:t>
      </w:r>
      <w:r w:rsidR="00FF3D92" w:rsidRPr="007A06F5">
        <w:rPr>
          <w:lang w:val="la-Latn"/>
        </w:rPr>
        <w:t xml:space="preserve">: </w:t>
      </w:r>
      <w:r w:rsidR="00B82A42" w:rsidRPr="007A06F5">
        <w:rPr>
          <w:lang w:val="la-Latn"/>
        </w:rPr>
        <w:t>sub custodia per comitem teneatur</w:t>
      </w:r>
      <w:r w:rsidR="009B2994" w:rsidRPr="007A06F5">
        <w:rPr>
          <w:lang w:val="la-Latn"/>
        </w:rPr>
        <w:t xml:space="preserve">, </w:t>
      </w:r>
      <w:r w:rsidR="00B82A42" w:rsidRPr="007A06F5">
        <w:rPr>
          <w:lang w:val="la-Latn"/>
        </w:rPr>
        <w:t>quousque aut fide</w:t>
      </w:r>
      <w:r w:rsidR="00847736" w:rsidRPr="007A06F5">
        <w:rPr>
          <w:lang w:val="la-Latn"/>
        </w:rPr>
        <w:t>iussores inveniat</w:t>
      </w:r>
      <w:r w:rsidR="009B2994" w:rsidRPr="007A06F5">
        <w:rPr>
          <w:lang w:val="la-Latn"/>
        </w:rPr>
        <w:t xml:space="preserve">, </w:t>
      </w:r>
      <w:r w:rsidR="00847736" w:rsidRPr="007A06F5">
        <w:rPr>
          <w:lang w:val="la-Latn"/>
        </w:rPr>
        <w:t xml:space="preserve">aut bannum </w:t>
      </w:r>
      <w:r w:rsidR="00B82A42" w:rsidRPr="007A06F5">
        <w:rPr>
          <w:lang w:val="la-Latn"/>
        </w:rPr>
        <w:t>nostrum solutum habeat</w:t>
      </w:r>
      <w:r w:rsidR="009B2994" w:rsidRPr="007A06F5">
        <w:rPr>
          <w:lang w:val="la-Latn"/>
        </w:rPr>
        <w:t xml:space="preserve">. </w:t>
      </w:r>
    </w:p>
    <w:p w14:paraId="14AB6E36" w14:textId="764E9D3A"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XXII. </w:t>
      </w:r>
      <w:r w:rsidR="00B82A42" w:rsidRPr="007A06F5">
        <w:rPr>
          <w:color w:val="FF0000"/>
          <w:lang w:val="la-Latn"/>
        </w:rPr>
        <w:t>D</w:t>
      </w:r>
      <w:r w:rsidR="00B82A42" w:rsidRPr="007A06F5">
        <w:rPr>
          <w:lang w:val="la-Latn"/>
        </w:rPr>
        <w:t>e liberis vero hominibus qui in aliena potest</w:t>
      </w:r>
      <w:r w:rsidR="00847736" w:rsidRPr="007A06F5">
        <w:rPr>
          <w:lang w:val="la-Latn"/>
        </w:rPr>
        <w:t>ate mobilem suum transferunt</w:t>
      </w:r>
      <w:r w:rsidR="009B2994" w:rsidRPr="007A06F5">
        <w:rPr>
          <w:lang w:val="la-Latn"/>
        </w:rPr>
        <w:t xml:space="preserve">, </w:t>
      </w:r>
      <w:r w:rsidR="00B82A42" w:rsidRPr="007A06F5">
        <w:rPr>
          <w:lang w:val="la-Latn"/>
        </w:rPr>
        <w:t>ut causator eorum eos pignerare non possit</w:t>
      </w:r>
      <w:r w:rsidR="009B2994" w:rsidRPr="007A06F5">
        <w:rPr>
          <w:lang w:val="la-Latn"/>
        </w:rPr>
        <w:t xml:space="preserve">, </w:t>
      </w:r>
      <w:r w:rsidR="00B82A42" w:rsidRPr="007A06F5">
        <w:rPr>
          <w:lang w:val="la-Latn"/>
        </w:rPr>
        <w:t xml:space="preserve">placet nobis </w:t>
      </w:r>
      <w:r w:rsidR="00847736" w:rsidRPr="007A06F5">
        <w:rPr>
          <w:lang w:val="la-Latn"/>
        </w:rPr>
        <w:t>ut res eorum infiscentur</w:t>
      </w:r>
      <w:r w:rsidR="009B2994" w:rsidRPr="007A06F5">
        <w:rPr>
          <w:lang w:val="la-Latn"/>
        </w:rPr>
        <w:t xml:space="preserve">, </w:t>
      </w:r>
      <w:r w:rsidR="00847736" w:rsidRPr="007A06F5">
        <w:rPr>
          <w:lang w:val="la-Latn"/>
        </w:rPr>
        <w:t xml:space="preserve">quo </w:t>
      </w:r>
      <w:r w:rsidR="00B82A42" w:rsidRPr="007A06F5">
        <w:rPr>
          <w:lang w:val="la-Latn"/>
        </w:rPr>
        <w:t>usque venientes ad audientiam iusticiam faciant</w:t>
      </w:r>
      <w:r w:rsidR="009B2994" w:rsidRPr="007A06F5">
        <w:rPr>
          <w:lang w:val="la-Latn"/>
        </w:rPr>
        <w:t xml:space="preserve">. </w:t>
      </w:r>
      <w:r w:rsidR="00B82A42" w:rsidRPr="007A06F5">
        <w:rPr>
          <w:lang w:val="la-Latn"/>
        </w:rPr>
        <w:t>Si ver</w:t>
      </w:r>
      <w:r w:rsidR="00847736" w:rsidRPr="007A06F5">
        <w:rPr>
          <w:lang w:val="la-Latn"/>
        </w:rPr>
        <w:t>o venire contempserint</w:t>
      </w:r>
      <w:r w:rsidR="009B2994" w:rsidRPr="007A06F5">
        <w:rPr>
          <w:lang w:val="la-Latn"/>
        </w:rPr>
        <w:t xml:space="preserve">, </w:t>
      </w:r>
      <w:r w:rsidR="00847736" w:rsidRPr="007A06F5">
        <w:rPr>
          <w:lang w:val="la-Latn"/>
        </w:rPr>
        <w:t>secun</w:t>
      </w:r>
      <w:r w:rsidR="00B82A42" w:rsidRPr="007A06F5">
        <w:rPr>
          <w:lang w:val="la-Latn"/>
        </w:rPr>
        <w:t>dum capitulare</w:t>
      </w:r>
      <w:r w:rsidR="00E55DD3" w:rsidRPr="007A06F5">
        <w:rPr>
          <w:lang w:val="la-Latn"/>
        </w:rPr>
        <w:t xml:space="preserve"> </w:t>
      </w:r>
      <w:r w:rsidR="00B82A42" w:rsidRPr="007A06F5">
        <w:rPr>
          <w:lang w:val="la-Latn"/>
        </w:rPr>
        <w:t xml:space="preserve">domni ac genitoris nostri de eorum </w:t>
      </w:r>
      <w:r w:rsidR="00847736" w:rsidRPr="007A06F5">
        <w:rPr>
          <w:lang w:val="la-Latn"/>
        </w:rPr>
        <w:t>rebus agatur</w:t>
      </w:r>
      <w:r w:rsidR="009B2994" w:rsidRPr="007A06F5">
        <w:rPr>
          <w:lang w:val="la-Latn"/>
        </w:rPr>
        <w:t xml:space="preserve">; </w:t>
      </w:r>
      <w:r w:rsidR="00847736" w:rsidRPr="007A06F5">
        <w:rPr>
          <w:lang w:val="la-Latn"/>
        </w:rPr>
        <w:t xml:space="preserve">nam et de ipsis </w:t>
      </w:r>
      <w:r w:rsidR="00B82A42" w:rsidRPr="007A06F5">
        <w:rPr>
          <w:lang w:val="la-Latn"/>
        </w:rPr>
        <w:t>rebus habita existimatione damnum quaesitori sarciatur</w:t>
      </w:r>
      <w:r w:rsidR="009B2994" w:rsidRPr="007A06F5">
        <w:rPr>
          <w:lang w:val="la-Latn"/>
        </w:rPr>
        <w:t xml:space="preserve">. </w:t>
      </w:r>
      <w:r w:rsidR="00847736" w:rsidRPr="007A06F5">
        <w:rPr>
          <w:lang w:val="la-Latn"/>
        </w:rPr>
        <w:t>Qui vero illut mobilem rece</w:t>
      </w:r>
      <w:r w:rsidR="00B82A42" w:rsidRPr="007A06F5">
        <w:rPr>
          <w:lang w:val="la-Latn"/>
        </w:rPr>
        <w:t>pit</w:t>
      </w:r>
      <w:r w:rsidR="009B2994" w:rsidRPr="007A06F5">
        <w:rPr>
          <w:lang w:val="la-Latn"/>
        </w:rPr>
        <w:t xml:space="preserve">, </w:t>
      </w:r>
      <w:r w:rsidR="00B82A42" w:rsidRPr="007A06F5">
        <w:rPr>
          <w:lang w:val="la-Latn"/>
        </w:rPr>
        <w:t>si</w:t>
      </w:r>
      <w:r w:rsidR="009B2994" w:rsidRPr="007A06F5">
        <w:rPr>
          <w:lang w:val="la-Latn"/>
        </w:rPr>
        <w:t xml:space="preserve"> </w:t>
      </w:r>
      <w:r w:rsidR="00B82A42" w:rsidRPr="007A06F5">
        <w:rPr>
          <w:lang w:val="la-Latn"/>
        </w:rPr>
        <w:t>hoc per sacramentum probare non potuerit</w:t>
      </w:r>
      <w:r w:rsidR="009B2994" w:rsidRPr="007A06F5">
        <w:rPr>
          <w:lang w:val="la-Latn"/>
        </w:rPr>
        <w:t xml:space="preserve">, </w:t>
      </w:r>
      <w:r w:rsidR="00B82A42" w:rsidRPr="007A06F5">
        <w:rPr>
          <w:lang w:val="la-Latn"/>
        </w:rPr>
        <w:t>q</w:t>
      </w:r>
      <w:r w:rsidR="00847736" w:rsidRPr="007A06F5">
        <w:rPr>
          <w:lang w:val="la-Latn"/>
        </w:rPr>
        <w:t xml:space="preserve">uod propter iusticiam alterius </w:t>
      </w:r>
      <w:r w:rsidR="00B82A42" w:rsidRPr="007A06F5">
        <w:rPr>
          <w:lang w:val="la-Latn"/>
        </w:rPr>
        <w:t>differendam illut non recipisset</w:t>
      </w:r>
      <w:r w:rsidR="009B2994" w:rsidRPr="007A06F5">
        <w:rPr>
          <w:lang w:val="la-Latn"/>
        </w:rPr>
        <w:t xml:space="preserve">, </w:t>
      </w:r>
      <w:r w:rsidR="00B82A42" w:rsidRPr="007A06F5">
        <w:rPr>
          <w:lang w:val="la-Latn"/>
        </w:rPr>
        <w:t>bannum nostrum persolvat</w:t>
      </w:r>
      <w:r w:rsidR="009B2994" w:rsidRPr="007A06F5">
        <w:rPr>
          <w:lang w:val="la-Latn"/>
        </w:rPr>
        <w:t xml:space="preserve">. </w:t>
      </w:r>
    </w:p>
    <w:p w14:paraId="56B8B3D8" w14:textId="44AC7DDC"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XXIII. </w:t>
      </w:r>
      <w:r w:rsidR="00B82A42" w:rsidRPr="007A06F5">
        <w:rPr>
          <w:color w:val="FF0000"/>
          <w:lang w:val="la-Latn"/>
        </w:rPr>
        <w:t>D</w:t>
      </w:r>
      <w:r w:rsidR="00B82A42" w:rsidRPr="007A06F5">
        <w:rPr>
          <w:lang w:val="la-Latn"/>
        </w:rPr>
        <w:t>e fratribus namque qui simul in paterna seo</w:t>
      </w:r>
      <w:r w:rsidR="00847736" w:rsidRPr="007A06F5">
        <w:rPr>
          <w:lang w:val="la-Latn"/>
        </w:rPr>
        <w:t xml:space="preserve"> materna hereditate communiter </w:t>
      </w:r>
      <w:r w:rsidR="00B82A42" w:rsidRPr="007A06F5">
        <w:rPr>
          <w:lang w:val="la-Latn"/>
        </w:rPr>
        <w:t>vivunt</w:t>
      </w:r>
      <w:r w:rsidR="009B2994" w:rsidRPr="007A06F5">
        <w:rPr>
          <w:lang w:val="la-Latn"/>
        </w:rPr>
        <w:t xml:space="preserve">, </w:t>
      </w:r>
      <w:r w:rsidR="00B82A42" w:rsidRPr="007A06F5">
        <w:rPr>
          <w:lang w:val="la-Latn"/>
        </w:rPr>
        <w:t>nolentes substantiam illorum dividere</w:t>
      </w:r>
      <w:r w:rsidR="009B2994" w:rsidRPr="007A06F5">
        <w:rPr>
          <w:lang w:val="la-Latn"/>
        </w:rPr>
        <w:t xml:space="preserve">, </w:t>
      </w:r>
      <w:r w:rsidR="00B82A42" w:rsidRPr="007A06F5">
        <w:rPr>
          <w:lang w:val="la-Latn"/>
        </w:rPr>
        <w:t xml:space="preserve">hac </w:t>
      </w:r>
      <w:r w:rsidR="00467C3E" w:rsidRPr="007A06F5">
        <w:rPr>
          <w:lang w:val="la-Latn"/>
        </w:rPr>
        <w:t xml:space="preserve">occasione ut unus tantum eorum </w:t>
      </w:r>
      <w:r w:rsidR="00B82A42" w:rsidRPr="007A06F5">
        <w:rPr>
          <w:lang w:val="la-Latn"/>
        </w:rPr>
        <w:t>in hostem vadat</w:t>
      </w:r>
      <w:r w:rsidR="009B2994" w:rsidRPr="007A06F5">
        <w:rPr>
          <w:lang w:val="la-Latn"/>
        </w:rPr>
        <w:t xml:space="preserve">, </w:t>
      </w:r>
      <w:r w:rsidR="00B82A42" w:rsidRPr="007A06F5">
        <w:rPr>
          <w:lang w:val="la-Latn"/>
        </w:rPr>
        <w:t>volumus ut si solus est vadat</w:t>
      </w:r>
      <w:r w:rsidR="009B2994" w:rsidRPr="007A06F5">
        <w:rPr>
          <w:lang w:val="la-Latn"/>
        </w:rPr>
        <w:t xml:space="preserve">; </w:t>
      </w:r>
      <w:r w:rsidR="00B82A42" w:rsidRPr="007A06F5">
        <w:rPr>
          <w:lang w:val="la-Latn"/>
        </w:rPr>
        <w:t>si autem du</w:t>
      </w:r>
      <w:r w:rsidR="00467C3E" w:rsidRPr="007A06F5">
        <w:rPr>
          <w:lang w:val="la-Latn"/>
        </w:rPr>
        <w:t>o sunt</w:t>
      </w:r>
      <w:r w:rsidR="009B2994" w:rsidRPr="007A06F5">
        <w:rPr>
          <w:lang w:val="la-Latn"/>
        </w:rPr>
        <w:t xml:space="preserve">, </w:t>
      </w:r>
      <w:r w:rsidR="00467C3E" w:rsidRPr="007A06F5">
        <w:rPr>
          <w:lang w:val="la-Latn"/>
        </w:rPr>
        <w:t>similiter</w:t>
      </w:r>
      <w:r w:rsidR="009B2994" w:rsidRPr="007A06F5">
        <w:rPr>
          <w:lang w:val="la-Latn"/>
        </w:rPr>
        <w:t xml:space="preserve">; </w:t>
      </w:r>
      <w:r w:rsidR="00467C3E" w:rsidRPr="007A06F5">
        <w:rPr>
          <w:lang w:val="la-Latn"/>
        </w:rPr>
        <w:t xml:space="preserve">si tres </w:t>
      </w:r>
      <w:r w:rsidR="00B82A42" w:rsidRPr="007A06F5">
        <w:rPr>
          <w:lang w:val="la-Latn"/>
        </w:rPr>
        <w:t>fuerint</w:t>
      </w:r>
      <w:r w:rsidR="009B2994" w:rsidRPr="007A06F5">
        <w:rPr>
          <w:lang w:val="la-Latn"/>
        </w:rPr>
        <w:t xml:space="preserve">, </w:t>
      </w:r>
      <w:r w:rsidR="00B82A42" w:rsidRPr="007A06F5">
        <w:rPr>
          <w:lang w:val="la-Latn"/>
        </w:rPr>
        <w:t>unus remaneat</w:t>
      </w:r>
      <w:r w:rsidR="00FF3D92" w:rsidRPr="007A06F5">
        <w:rPr>
          <w:lang w:val="la-Latn"/>
        </w:rPr>
        <w:t xml:space="preserve">: </w:t>
      </w:r>
      <w:r w:rsidR="00B82A42" w:rsidRPr="007A06F5">
        <w:rPr>
          <w:lang w:val="la-Latn"/>
        </w:rPr>
        <w:t xml:space="preserve">et si ultra tres numerus fratrum </w:t>
      </w:r>
      <w:r w:rsidR="00467C3E" w:rsidRPr="007A06F5">
        <w:rPr>
          <w:lang w:val="la-Latn"/>
        </w:rPr>
        <w:t>creverit</w:t>
      </w:r>
      <w:r w:rsidR="009B2994" w:rsidRPr="007A06F5">
        <w:rPr>
          <w:lang w:val="la-Latn"/>
        </w:rPr>
        <w:t xml:space="preserve">, </w:t>
      </w:r>
      <w:r w:rsidR="00467C3E" w:rsidRPr="007A06F5">
        <w:rPr>
          <w:lang w:val="la-Latn"/>
        </w:rPr>
        <w:t xml:space="preserve">unus semper propter </w:t>
      </w:r>
      <w:r w:rsidR="00B82A42" w:rsidRPr="007A06F5">
        <w:rPr>
          <w:lang w:val="la-Latn"/>
        </w:rPr>
        <w:t>domesticam curam atque rerum communium excolentia</w:t>
      </w:r>
      <w:r w:rsidR="00467C3E" w:rsidRPr="007A06F5">
        <w:rPr>
          <w:lang w:val="la-Latn"/>
        </w:rPr>
        <w:t>m remaneat</w:t>
      </w:r>
      <w:r w:rsidR="009B2994" w:rsidRPr="007A06F5">
        <w:rPr>
          <w:lang w:val="la-Latn"/>
        </w:rPr>
        <w:t xml:space="preserve">. </w:t>
      </w:r>
      <w:r w:rsidR="00467C3E" w:rsidRPr="007A06F5">
        <w:rPr>
          <w:lang w:val="la-Latn"/>
        </w:rPr>
        <w:t xml:space="preserve">Si vero inter eos </w:t>
      </w:r>
      <w:r w:rsidR="00B82A42" w:rsidRPr="007A06F5">
        <w:rPr>
          <w:lang w:val="la-Latn"/>
        </w:rPr>
        <w:t>aliqua orta fuerit contentio</w:t>
      </w:r>
      <w:r w:rsidR="009B2994" w:rsidRPr="007A06F5">
        <w:rPr>
          <w:lang w:val="la-Latn"/>
        </w:rPr>
        <w:t xml:space="preserve">, </w:t>
      </w:r>
      <w:r w:rsidR="00B82A42" w:rsidRPr="007A06F5">
        <w:rPr>
          <w:lang w:val="la-Latn"/>
        </w:rPr>
        <w:t>quis eorum expeditionem</w:t>
      </w:r>
      <w:r w:rsidR="00467C3E" w:rsidRPr="007A06F5">
        <w:rPr>
          <w:lang w:val="la-Latn"/>
        </w:rPr>
        <w:t xml:space="preserve"> facere debeat</w:t>
      </w:r>
      <w:r w:rsidR="009B2994" w:rsidRPr="007A06F5">
        <w:rPr>
          <w:lang w:val="la-Latn"/>
        </w:rPr>
        <w:t xml:space="preserve">, </w:t>
      </w:r>
      <w:r w:rsidR="00467C3E" w:rsidRPr="007A06F5">
        <w:rPr>
          <w:lang w:val="la-Latn"/>
        </w:rPr>
        <w:t xml:space="preserve">prohibemus ut </w:t>
      </w:r>
      <w:r w:rsidR="00B82A42" w:rsidRPr="007A06F5">
        <w:rPr>
          <w:lang w:val="la-Latn"/>
        </w:rPr>
        <w:t>nemo illorum remaneat</w:t>
      </w:r>
      <w:r w:rsidR="009B2994" w:rsidRPr="007A06F5">
        <w:rPr>
          <w:lang w:val="la-Latn"/>
        </w:rPr>
        <w:t xml:space="preserve">. </w:t>
      </w:r>
      <w:r w:rsidR="00B82A42" w:rsidRPr="007A06F5">
        <w:rPr>
          <w:lang w:val="la-Latn"/>
        </w:rPr>
        <w:t>In aetate quoque illorum lex prop</w:t>
      </w:r>
      <w:r w:rsidR="00467C3E" w:rsidRPr="007A06F5">
        <w:rPr>
          <w:lang w:val="la-Latn"/>
        </w:rPr>
        <w:t>ria servetur</w:t>
      </w:r>
      <w:r w:rsidR="009B2994" w:rsidRPr="007A06F5">
        <w:rPr>
          <w:lang w:val="la-Latn"/>
        </w:rPr>
        <w:t xml:space="preserve">. </w:t>
      </w:r>
      <w:r w:rsidR="00467C3E" w:rsidRPr="007A06F5">
        <w:rPr>
          <w:lang w:val="la-Latn"/>
        </w:rPr>
        <w:t xml:space="preserve">Similiter et in </w:t>
      </w:r>
      <w:r w:rsidR="00B82A42" w:rsidRPr="007A06F5">
        <w:rPr>
          <w:lang w:val="la-Latn"/>
        </w:rPr>
        <w:t>nepotibus eorum haec conditio teneatur</w:t>
      </w:r>
      <w:r w:rsidR="009B2994" w:rsidRPr="007A06F5">
        <w:rPr>
          <w:lang w:val="la-Latn"/>
        </w:rPr>
        <w:t xml:space="preserve">. </w:t>
      </w:r>
    </w:p>
    <w:p w14:paraId="1E6D0537" w14:textId="1DFBC0A6"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XXIIII. </w:t>
      </w:r>
      <w:r w:rsidR="00B82A42" w:rsidRPr="007A06F5">
        <w:rPr>
          <w:color w:val="FF0000"/>
          <w:lang w:val="la-Latn"/>
        </w:rPr>
        <w:t>U</w:t>
      </w:r>
      <w:r w:rsidR="00B82A42" w:rsidRPr="007A06F5">
        <w:rPr>
          <w:lang w:val="la-Latn"/>
        </w:rPr>
        <w:t>t in testimonium non recipiantur de his capitulis</w:t>
      </w:r>
      <w:r w:rsidR="009B2994" w:rsidRPr="007A06F5">
        <w:rPr>
          <w:lang w:val="la-Latn"/>
        </w:rPr>
        <w:t xml:space="preserve">, </w:t>
      </w:r>
      <w:r w:rsidR="00467C3E" w:rsidRPr="007A06F5">
        <w:rPr>
          <w:lang w:val="la-Latn"/>
        </w:rPr>
        <w:t xml:space="preserve">id est de libertate vel de </w:t>
      </w:r>
      <w:r w:rsidR="00B82A42" w:rsidRPr="007A06F5">
        <w:rPr>
          <w:lang w:val="la-Latn"/>
        </w:rPr>
        <w:t>hereditate vel de proprietate in mancipiis et terris sive de ho</w:t>
      </w:r>
      <w:r w:rsidR="00467C3E" w:rsidRPr="007A06F5">
        <w:rPr>
          <w:lang w:val="la-Latn"/>
        </w:rPr>
        <w:t>micidio et incendio</w:t>
      </w:r>
      <w:r w:rsidR="009B2994" w:rsidRPr="007A06F5">
        <w:rPr>
          <w:lang w:val="la-Latn"/>
        </w:rPr>
        <w:t xml:space="preserve">, </w:t>
      </w:r>
      <w:r w:rsidR="00467C3E" w:rsidRPr="007A06F5">
        <w:rPr>
          <w:lang w:val="la-Latn"/>
        </w:rPr>
        <w:t xml:space="preserve">illi qui </w:t>
      </w:r>
      <w:r w:rsidR="00B82A42" w:rsidRPr="007A06F5">
        <w:rPr>
          <w:lang w:val="la-Latn"/>
        </w:rPr>
        <w:lastRenderedPageBreak/>
        <w:t>non habent</w:t>
      </w:r>
      <w:r w:rsidR="009B2994" w:rsidRPr="007A06F5">
        <w:rPr>
          <w:lang w:val="la-Latn"/>
        </w:rPr>
        <w:t xml:space="preserve">, </w:t>
      </w:r>
      <w:r w:rsidR="00B82A42" w:rsidRPr="007A06F5">
        <w:rPr>
          <w:lang w:val="la-Latn"/>
        </w:rPr>
        <w:t>si convicti fuerint falsum dixisse testimoni</w:t>
      </w:r>
      <w:r w:rsidR="00467C3E" w:rsidRPr="007A06F5">
        <w:rPr>
          <w:lang w:val="la-Latn"/>
        </w:rPr>
        <w:t>um</w:t>
      </w:r>
      <w:r w:rsidR="009B2994" w:rsidRPr="007A06F5">
        <w:rPr>
          <w:lang w:val="la-Latn"/>
        </w:rPr>
        <w:t xml:space="preserve">, </w:t>
      </w:r>
      <w:r w:rsidR="00467C3E" w:rsidRPr="007A06F5">
        <w:rPr>
          <w:lang w:val="la-Latn"/>
        </w:rPr>
        <w:t>unde secundum legem con</w:t>
      </w:r>
      <w:r w:rsidR="00B82A42" w:rsidRPr="007A06F5">
        <w:rPr>
          <w:lang w:val="la-Latn"/>
        </w:rPr>
        <w:t>positionem plenam reddere possint</w:t>
      </w:r>
      <w:r w:rsidR="009B2994" w:rsidRPr="007A06F5">
        <w:rPr>
          <w:lang w:val="la-Latn"/>
        </w:rPr>
        <w:t xml:space="preserve">. </w:t>
      </w:r>
      <w:r w:rsidR="00B82A42" w:rsidRPr="007A06F5">
        <w:rPr>
          <w:lang w:val="la-Latn"/>
        </w:rPr>
        <w:t>/</w:t>
      </w:r>
    </w:p>
    <w:p w14:paraId="576DCF6B" w14:textId="5E2AE266" w:rsidR="00B82A42"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XXV. </w:t>
      </w:r>
      <w:r w:rsidR="00B82A42" w:rsidRPr="007A06F5">
        <w:rPr>
          <w:color w:val="FF0000"/>
          <w:lang w:val="la-Latn"/>
        </w:rPr>
        <w:t>S</w:t>
      </w:r>
      <w:r w:rsidR="00B82A42" w:rsidRPr="007A06F5">
        <w:rPr>
          <w:lang w:val="la-Latn"/>
        </w:rPr>
        <w:t>tatuimus ut iuratores omnes singillatim</w:t>
      </w:r>
      <w:r w:rsidR="009B2994" w:rsidRPr="007A06F5">
        <w:rPr>
          <w:lang w:val="la-Latn"/>
        </w:rPr>
        <w:t xml:space="preserve"> </w:t>
      </w:r>
      <w:r w:rsidR="00B82A42" w:rsidRPr="007A06F5">
        <w:rPr>
          <w:lang w:val="la-Latn"/>
        </w:rPr>
        <w:t>iurent</w:t>
      </w:r>
      <w:r w:rsidR="009B2994" w:rsidRPr="007A06F5">
        <w:rPr>
          <w:lang w:val="la-Latn"/>
        </w:rPr>
        <w:t xml:space="preserve">. </w:t>
      </w:r>
    </w:p>
    <w:p w14:paraId="6FF88130" w14:textId="77777777" w:rsidR="006314EA" w:rsidRPr="007A06F5" w:rsidRDefault="006314EA" w:rsidP="00D0094D">
      <w:pPr>
        <w:pStyle w:val="Normlnweb"/>
        <w:numPr>
          <w:ilvl w:val="0"/>
          <w:numId w:val="41"/>
        </w:numPr>
        <w:spacing w:before="0" w:beforeAutospacing="0" w:after="120" w:afterAutospacing="0"/>
        <w:rPr>
          <w:lang w:val="la-Latn"/>
        </w:rPr>
      </w:pPr>
      <w:r w:rsidRPr="007A06F5">
        <w:rPr>
          <w:color w:val="FF0000"/>
          <w:lang w:val="la-Latn"/>
        </w:rPr>
        <w:t xml:space="preserve">XXVI. </w:t>
      </w:r>
      <w:r w:rsidR="00B82A42" w:rsidRPr="007A06F5">
        <w:rPr>
          <w:color w:val="FF0000"/>
          <w:lang w:val="la-Latn"/>
        </w:rPr>
        <w:t>U</w:t>
      </w:r>
      <w:r w:rsidR="00B82A42" w:rsidRPr="007A06F5">
        <w:rPr>
          <w:lang w:val="la-Latn"/>
        </w:rPr>
        <w:t>t quicumque sacramentum vel debitum ante</w:t>
      </w:r>
      <w:r w:rsidR="00467C3E" w:rsidRPr="007A06F5">
        <w:rPr>
          <w:lang w:val="la-Latn"/>
        </w:rPr>
        <w:t xml:space="preserve"> solis occasum persolverit secu</w:t>
      </w:r>
      <w:r w:rsidR="00B82A42" w:rsidRPr="007A06F5">
        <w:rPr>
          <w:lang w:val="la-Latn"/>
        </w:rPr>
        <w:t>rus inde sit</w:t>
      </w:r>
      <w:r w:rsidR="009B2994" w:rsidRPr="007A06F5">
        <w:rPr>
          <w:lang w:val="la-Latn"/>
        </w:rPr>
        <w:t xml:space="preserve">. </w:t>
      </w:r>
    </w:p>
    <w:p w14:paraId="36681E23" w14:textId="2B7D7E68" w:rsidR="00B82A42" w:rsidRPr="007A06F5" w:rsidRDefault="006314EA" w:rsidP="006314EA">
      <w:pPr>
        <w:pStyle w:val="Normlnweb"/>
        <w:spacing w:before="0" w:beforeAutospacing="0" w:after="120" w:afterAutospacing="0"/>
        <w:ind w:left="720"/>
        <w:rPr>
          <w:lang w:val="la-Latn"/>
        </w:rPr>
      </w:pPr>
      <w:r w:rsidRPr="007A06F5">
        <w:rPr>
          <w:color w:val="FF0000"/>
          <w:lang w:val="la-Latn"/>
        </w:rPr>
        <w:t xml:space="preserve">XXVII. </w:t>
      </w:r>
      <w:r w:rsidR="00B82A42" w:rsidRPr="007A06F5">
        <w:rPr>
          <w:color w:val="FF0000"/>
          <w:lang w:val="la-Latn"/>
        </w:rPr>
        <w:t>V</w:t>
      </w:r>
      <w:r w:rsidR="00B82A42" w:rsidRPr="007A06F5">
        <w:rPr>
          <w:lang w:val="la-Latn"/>
        </w:rPr>
        <w:t>idetur nobis</w:t>
      </w:r>
      <w:r w:rsidR="009B2994" w:rsidRPr="007A06F5">
        <w:rPr>
          <w:lang w:val="la-Latn"/>
        </w:rPr>
        <w:t xml:space="preserve">, </w:t>
      </w:r>
      <w:r w:rsidR="00B82A42" w:rsidRPr="007A06F5">
        <w:rPr>
          <w:lang w:val="la-Latn"/>
        </w:rPr>
        <w:t xml:space="preserve">ut quicumque liber ingeniose </w:t>
      </w:r>
      <w:r w:rsidR="00467C3E" w:rsidRPr="007A06F5">
        <w:rPr>
          <w:lang w:val="la-Latn"/>
        </w:rPr>
        <w:t>se in servicio tradiderit</w:t>
      </w:r>
      <w:r w:rsidR="009B2994" w:rsidRPr="007A06F5">
        <w:rPr>
          <w:lang w:val="la-Latn"/>
        </w:rPr>
        <w:t xml:space="preserve">, </w:t>
      </w:r>
      <w:r w:rsidR="00467C3E" w:rsidRPr="007A06F5">
        <w:rPr>
          <w:lang w:val="la-Latn"/>
        </w:rPr>
        <w:t xml:space="preserve">is </w:t>
      </w:r>
      <w:r w:rsidR="00B82A42" w:rsidRPr="007A06F5">
        <w:rPr>
          <w:lang w:val="la-Latn"/>
        </w:rPr>
        <w:t>qui eum recipit hoc quod ille qui in servicio se tradidit</w:t>
      </w:r>
      <w:r w:rsidR="00467C3E" w:rsidRPr="007A06F5">
        <w:rPr>
          <w:lang w:val="la-Latn"/>
        </w:rPr>
        <w:t xml:space="preserve"> in publico per antiquam con - </w:t>
      </w:r>
      <w:r w:rsidR="00B82A42" w:rsidRPr="007A06F5">
        <w:rPr>
          <w:lang w:val="la-Latn"/>
        </w:rPr>
        <w:t>suetudinem facere debuit impleat</w:t>
      </w:r>
      <w:r w:rsidR="009B2994" w:rsidRPr="007A06F5">
        <w:rPr>
          <w:lang w:val="la-Latn"/>
        </w:rPr>
        <w:t xml:space="preserve">. </w:t>
      </w:r>
    </w:p>
    <w:p w14:paraId="413B1676" w14:textId="060DA3C0" w:rsidR="00B82A42" w:rsidRPr="007A06F5" w:rsidRDefault="006314EA" w:rsidP="00D0094D">
      <w:pPr>
        <w:pStyle w:val="Normlnweb"/>
        <w:numPr>
          <w:ilvl w:val="0"/>
          <w:numId w:val="6"/>
        </w:numPr>
        <w:spacing w:before="0" w:beforeAutospacing="0" w:after="120" w:afterAutospacing="0"/>
        <w:rPr>
          <w:lang w:val="la-Latn"/>
        </w:rPr>
      </w:pPr>
      <w:r w:rsidRPr="007A06F5">
        <w:rPr>
          <w:color w:val="FF0000"/>
          <w:lang w:val="la-Latn"/>
        </w:rPr>
        <w:t xml:space="preserve">XXVIII. </w:t>
      </w:r>
      <w:r w:rsidR="00B82A42" w:rsidRPr="007A06F5">
        <w:rPr>
          <w:color w:val="FF0000"/>
          <w:lang w:val="la-Latn"/>
        </w:rPr>
        <w:t>D</w:t>
      </w:r>
      <w:r w:rsidR="00B82A42" w:rsidRPr="007A06F5">
        <w:rPr>
          <w:lang w:val="la-Latn"/>
        </w:rPr>
        <w:t>e his qui proprietates suas habent</w:t>
      </w:r>
      <w:r w:rsidR="009B2994" w:rsidRPr="007A06F5">
        <w:rPr>
          <w:lang w:val="la-Latn"/>
        </w:rPr>
        <w:t xml:space="preserve">, </w:t>
      </w:r>
      <w:r w:rsidR="00B82A42" w:rsidRPr="007A06F5">
        <w:rPr>
          <w:lang w:val="la-Latn"/>
        </w:rPr>
        <w:t>a spontanea</w:t>
      </w:r>
      <w:r w:rsidR="009B2994" w:rsidRPr="007A06F5">
        <w:rPr>
          <w:lang w:val="la-Latn"/>
        </w:rPr>
        <w:t xml:space="preserve"> </w:t>
      </w:r>
      <w:r w:rsidR="00467C3E" w:rsidRPr="007A06F5">
        <w:rPr>
          <w:lang w:val="la-Latn"/>
        </w:rPr>
        <w:t>alicui delegant</w:t>
      </w:r>
      <w:r w:rsidR="009B2994" w:rsidRPr="007A06F5">
        <w:rPr>
          <w:lang w:val="la-Latn"/>
        </w:rPr>
        <w:t xml:space="preserve"> </w:t>
      </w:r>
      <w:r w:rsidR="00467C3E" w:rsidRPr="007A06F5">
        <w:rPr>
          <w:lang w:val="la-Latn"/>
        </w:rPr>
        <w:t xml:space="preserve">et postea </w:t>
      </w:r>
      <w:r w:rsidR="00B82A42" w:rsidRPr="007A06F5">
        <w:rPr>
          <w:lang w:val="la-Latn"/>
        </w:rPr>
        <w:t>fraudolenter ab alio aliquo ignoranti precium easdem res venunda</w:t>
      </w:r>
      <w:r w:rsidR="00467C3E" w:rsidRPr="007A06F5">
        <w:rPr>
          <w:lang w:val="la-Latn"/>
        </w:rPr>
        <w:t>ntes accipiunt</w:t>
      </w:r>
      <w:r w:rsidR="009B2994" w:rsidRPr="007A06F5">
        <w:rPr>
          <w:lang w:val="la-Latn"/>
        </w:rPr>
        <w:t xml:space="preserve">, </w:t>
      </w:r>
      <w:r w:rsidR="00467C3E" w:rsidRPr="007A06F5">
        <w:rPr>
          <w:lang w:val="la-Latn"/>
        </w:rPr>
        <w:t xml:space="preserve">et is </w:t>
      </w:r>
      <w:r w:rsidR="00B82A42" w:rsidRPr="007A06F5">
        <w:rPr>
          <w:lang w:val="la-Latn"/>
        </w:rPr>
        <w:t>cui easdem res prius traditae fuerant cognito negotio</w:t>
      </w:r>
      <w:r w:rsidR="00467C3E" w:rsidRPr="007A06F5">
        <w:rPr>
          <w:lang w:val="la-Latn"/>
        </w:rPr>
        <w:t xml:space="preserve"> annum integrum silens non con</w:t>
      </w:r>
      <w:r w:rsidR="00B82A42" w:rsidRPr="007A06F5">
        <w:rPr>
          <w:lang w:val="la-Latn"/>
        </w:rPr>
        <w:t>tradixerit</w:t>
      </w:r>
      <w:r w:rsidR="009B2994" w:rsidRPr="007A06F5">
        <w:rPr>
          <w:lang w:val="la-Latn"/>
        </w:rPr>
        <w:t xml:space="preserve">, </w:t>
      </w:r>
      <w:r w:rsidR="00B82A42" w:rsidRPr="007A06F5">
        <w:rPr>
          <w:lang w:val="la-Latn"/>
        </w:rPr>
        <w:t>set propter inlusionem tacens sinit emptorem inlu</w:t>
      </w:r>
      <w:r w:rsidR="00467C3E" w:rsidRPr="007A06F5">
        <w:rPr>
          <w:lang w:val="la-Latn"/>
        </w:rPr>
        <w:t>dere</w:t>
      </w:r>
      <w:r w:rsidR="009B2994" w:rsidRPr="007A06F5">
        <w:rPr>
          <w:lang w:val="la-Latn"/>
        </w:rPr>
        <w:t xml:space="preserve">, </w:t>
      </w:r>
      <w:r w:rsidR="00467C3E" w:rsidRPr="007A06F5">
        <w:rPr>
          <w:lang w:val="la-Latn"/>
        </w:rPr>
        <w:t>si infra</w:t>
      </w:r>
      <w:r w:rsidR="009B2994" w:rsidRPr="007A06F5">
        <w:rPr>
          <w:lang w:val="la-Latn"/>
        </w:rPr>
        <w:t xml:space="preserve"> </w:t>
      </w:r>
      <w:r w:rsidR="00467C3E" w:rsidRPr="007A06F5">
        <w:rPr>
          <w:lang w:val="la-Latn"/>
        </w:rPr>
        <w:t xml:space="preserve">patriam anni </w:t>
      </w:r>
      <w:r w:rsidR="00B82A42" w:rsidRPr="007A06F5">
        <w:rPr>
          <w:lang w:val="la-Latn"/>
        </w:rPr>
        <w:t>spatium ut dictum est fuerit</w:t>
      </w:r>
      <w:r w:rsidR="009B2994" w:rsidRPr="007A06F5">
        <w:rPr>
          <w:lang w:val="la-Latn"/>
        </w:rPr>
        <w:t xml:space="preserve">, </w:t>
      </w:r>
      <w:r w:rsidR="00B82A42" w:rsidRPr="007A06F5">
        <w:rPr>
          <w:lang w:val="la-Latn"/>
        </w:rPr>
        <w:t>prior traditio nihil ei va</w:t>
      </w:r>
      <w:r w:rsidR="00467C3E" w:rsidRPr="007A06F5">
        <w:rPr>
          <w:lang w:val="la-Latn"/>
        </w:rPr>
        <w:t xml:space="preserve">leat Ille vero qui post primam </w:t>
      </w:r>
      <w:r w:rsidR="00B82A42" w:rsidRPr="007A06F5">
        <w:rPr>
          <w:lang w:val="la-Latn"/>
        </w:rPr>
        <w:t>traditionem res vendiderit</w:t>
      </w:r>
      <w:r w:rsidR="009B2994" w:rsidRPr="007A06F5">
        <w:rPr>
          <w:lang w:val="la-Latn"/>
        </w:rPr>
        <w:t xml:space="preserve">, </w:t>
      </w:r>
      <w:r w:rsidR="00B82A42" w:rsidRPr="007A06F5">
        <w:rPr>
          <w:lang w:val="la-Latn"/>
        </w:rPr>
        <w:t>si vivens conprobatus fuerit ha</w:t>
      </w:r>
      <w:r w:rsidR="00467C3E" w:rsidRPr="007A06F5">
        <w:rPr>
          <w:lang w:val="la-Latn"/>
        </w:rPr>
        <w:t>nc illusionem fecisse</w:t>
      </w:r>
      <w:r w:rsidR="009B2994" w:rsidRPr="007A06F5">
        <w:rPr>
          <w:lang w:val="la-Latn"/>
        </w:rPr>
        <w:t xml:space="preserve">, </w:t>
      </w:r>
      <w:r w:rsidR="00467C3E" w:rsidRPr="007A06F5">
        <w:rPr>
          <w:lang w:val="la-Latn"/>
        </w:rPr>
        <w:t xml:space="preserve">bannum </w:t>
      </w:r>
      <w:r w:rsidR="00B82A42" w:rsidRPr="007A06F5">
        <w:rPr>
          <w:lang w:val="la-Latn"/>
        </w:rPr>
        <w:t>dominicum persolvat</w:t>
      </w:r>
      <w:r w:rsidR="009B2994" w:rsidRPr="007A06F5">
        <w:rPr>
          <w:lang w:val="la-Latn"/>
        </w:rPr>
        <w:t xml:space="preserve">, </w:t>
      </w:r>
      <w:r w:rsidR="00B82A42" w:rsidRPr="007A06F5">
        <w:rPr>
          <w:lang w:val="la-Latn"/>
        </w:rPr>
        <w:t>id est LX solidos</w:t>
      </w:r>
      <w:r w:rsidR="009B2994" w:rsidRPr="007A06F5">
        <w:rPr>
          <w:lang w:val="la-Latn"/>
        </w:rPr>
        <w:t xml:space="preserve">; </w:t>
      </w:r>
      <w:r w:rsidR="00B82A42" w:rsidRPr="007A06F5">
        <w:rPr>
          <w:lang w:val="la-Latn"/>
        </w:rPr>
        <w:t>si vero bannum e unde</w:t>
      </w:r>
      <w:r w:rsidR="009B2994" w:rsidRPr="007A06F5">
        <w:rPr>
          <w:lang w:val="la-Latn"/>
        </w:rPr>
        <w:t xml:space="preserve"> </w:t>
      </w:r>
      <w:r w:rsidR="00467C3E" w:rsidRPr="007A06F5">
        <w:rPr>
          <w:lang w:val="la-Latn"/>
        </w:rPr>
        <w:t>conponat</w:t>
      </w:r>
      <w:r w:rsidR="009B2994" w:rsidRPr="007A06F5">
        <w:rPr>
          <w:lang w:val="la-Latn"/>
        </w:rPr>
        <w:t xml:space="preserve"> </w:t>
      </w:r>
      <w:r w:rsidR="00467C3E" w:rsidRPr="007A06F5">
        <w:rPr>
          <w:lang w:val="la-Latn"/>
        </w:rPr>
        <w:t>non habuerit</w:t>
      </w:r>
      <w:r w:rsidR="009B2994" w:rsidRPr="007A06F5">
        <w:rPr>
          <w:lang w:val="la-Latn"/>
        </w:rPr>
        <w:t xml:space="preserve">, </w:t>
      </w:r>
      <w:r w:rsidR="00B82A42" w:rsidRPr="007A06F5">
        <w:rPr>
          <w:lang w:val="la-Latn"/>
        </w:rPr>
        <w:t>verberetur</w:t>
      </w:r>
      <w:r w:rsidR="009B2994" w:rsidRPr="007A06F5">
        <w:rPr>
          <w:lang w:val="la-Latn"/>
        </w:rPr>
        <w:t xml:space="preserve">. </w:t>
      </w:r>
    </w:p>
    <w:p w14:paraId="61068C70" w14:textId="07C00742" w:rsidR="00B82A42" w:rsidRPr="007A06F5" w:rsidRDefault="006314EA" w:rsidP="00D0094D">
      <w:pPr>
        <w:pStyle w:val="Normlnweb"/>
        <w:numPr>
          <w:ilvl w:val="0"/>
          <w:numId w:val="6"/>
        </w:numPr>
        <w:spacing w:before="0" w:beforeAutospacing="0" w:after="120" w:afterAutospacing="0"/>
        <w:rPr>
          <w:lang w:val="la-Latn"/>
        </w:rPr>
      </w:pPr>
      <w:r w:rsidRPr="007A06F5">
        <w:rPr>
          <w:color w:val="FF0000"/>
          <w:lang w:val="la-Latn"/>
        </w:rPr>
        <w:t xml:space="preserve">XXVIIII. </w:t>
      </w:r>
      <w:r w:rsidR="00B82A42" w:rsidRPr="007A06F5">
        <w:rPr>
          <w:color w:val="FF0000"/>
          <w:lang w:val="la-Latn"/>
        </w:rPr>
        <w:t>Q</w:t>
      </w:r>
      <w:r w:rsidR="00B82A42" w:rsidRPr="007A06F5">
        <w:rPr>
          <w:lang w:val="la-Latn"/>
        </w:rPr>
        <w:t xml:space="preserve">uibuscumque per legem propter aliquam </w:t>
      </w:r>
      <w:r w:rsidR="00467C3E" w:rsidRPr="007A06F5">
        <w:rPr>
          <w:lang w:val="la-Latn"/>
        </w:rPr>
        <w:t>contentionem pugna fuerit iudi</w:t>
      </w:r>
      <w:r w:rsidR="00B82A42" w:rsidRPr="007A06F5">
        <w:rPr>
          <w:lang w:val="la-Latn"/>
        </w:rPr>
        <w:t>cata</w:t>
      </w:r>
      <w:r w:rsidR="009B2994" w:rsidRPr="007A06F5">
        <w:rPr>
          <w:lang w:val="la-Latn"/>
        </w:rPr>
        <w:t xml:space="preserve">, </w:t>
      </w:r>
      <w:r w:rsidR="00B82A42" w:rsidRPr="007A06F5">
        <w:rPr>
          <w:lang w:val="la-Latn"/>
        </w:rPr>
        <w:t>praeter de infidelitate</w:t>
      </w:r>
      <w:r w:rsidR="009B2994" w:rsidRPr="007A06F5">
        <w:rPr>
          <w:lang w:val="la-Latn"/>
        </w:rPr>
        <w:t xml:space="preserve">, </w:t>
      </w:r>
      <w:r w:rsidR="00B82A42" w:rsidRPr="007A06F5">
        <w:rPr>
          <w:lang w:val="la-Latn"/>
        </w:rPr>
        <w:t>cum fustibus pugnent</w:t>
      </w:r>
      <w:r w:rsidR="009B2994" w:rsidRPr="007A06F5">
        <w:rPr>
          <w:lang w:val="la-Latn"/>
        </w:rPr>
        <w:t xml:space="preserve">, </w:t>
      </w:r>
      <w:r w:rsidR="00B82A42" w:rsidRPr="007A06F5">
        <w:rPr>
          <w:lang w:val="la-Latn"/>
        </w:rPr>
        <w:t>sicu</w:t>
      </w:r>
      <w:r w:rsidR="00467C3E" w:rsidRPr="007A06F5">
        <w:rPr>
          <w:lang w:val="la-Latn"/>
        </w:rPr>
        <w:t xml:space="preserve">t in capitulare dominico prius </w:t>
      </w:r>
      <w:r w:rsidR="00B82A42" w:rsidRPr="007A06F5">
        <w:rPr>
          <w:lang w:val="la-Latn"/>
        </w:rPr>
        <w:t>constitutum fuit</w:t>
      </w:r>
      <w:r w:rsidR="00E55DD3" w:rsidRPr="007A06F5">
        <w:rPr>
          <w:lang w:val="la-Latn"/>
        </w:rPr>
        <w:t xml:space="preserve"> </w:t>
      </w:r>
    </w:p>
    <w:p w14:paraId="54BE1834" w14:textId="5E566091" w:rsidR="00B82A42" w:rsidRPr="007A06F5" w:rsidRDefault="00B82A42" w:rsidP="00E74557">
      <w:pPr>
        <w:pStyle w:val="Normlnweb"/>
        <w:numPr>
          <w:ilvl w:val="0"/>
          <w:numId w:val="6"/>
        </w:numPr>
        <w:spacing w:before="0" w:beforeAutospacing="0" w:after="120" w:afterAutospacing="0"/>
        <w:rPr>
          <w:strike/>
          <w:sz w:val="20"/>
          <w:szCs w:val="20"/>
          <w:highlight w:val="green"/>
          <w:lang w:val="la-Latn"/>
        </w:rPr>
      </w:pPr>
      <w:r w:rsidRPr="007A06F5">
        <w:rPr>
          <w:strike/>
          <w:sz w:val="20"/>
          <w:szCs w:val="20"/>
          <w:highlight w:val="yellow"/>
          <w:lang w:val="la-Latn"/>
        </w:rPr>
        <w:t>De fugitivis</w:t>
      </w:r>
      <w:r w:rsidRPr="007A06F5">
        <w:rPr>
          <w:strike/>
          <w:sz w:val="20"/>
          <w:szCs w:val="20"/>
          <w:highlight w:val="green"/>
          <w:lang w:val="la-Latn"/>
        </w:rPr>
        <w:t xml:space="preserve"> praecipimus</w:t>
      </w:r>
      <w:r w:rsidR="009B2994" w:rsidRPr="007A06F5">
        <w:rPr>
          <w:strike/>
          <w:sz w:val="20"/>
          <w:szCs w:val="20"/>
          <w:highlight w:val="green"/>
          <w:lang w:val="la-Latn"/>
        </w:rPr>
        <w:t xml:space="preserve">, </w:t>
      </w:r>
      <w:r w:rsidRPr="007A06F5">
        <w:rPr>
          <w:strike/>
          <w:sz w:val="20"/>
          <w:szCs w:val="20"/>
          <w:highlight w:val="green"/>
          <w:lang w:val="la-Latn"/>
        </w:rPr>
        <w:t>ut ministri rei publicae a domino fugitivi nihil accipiant</w:t>
      </w:r>
      <w:r w:rsidR="009B2994" w:rsidRPr="007A06F5">
        <w:rPr>
          <w:strike/>
          <w:sz w:val="20"/>
          <w:szCs w:val="20"/>
          <w:highlight w:val="green"/>
          <w:lang w:val="la-Latn"/>
        </w:rPr>
        <w:t xml:space="preserve">, </w:t>
      </w:r>
      <w:r w:rsidRPr="007A06F5">
        <w:rPr>
          <w:strike/>
          <w:sz w:val="20"/>
          <w:szCs w:val="20"/>
          <w:highlight w:val="green"/>
          <w:lang w:val="la-Latn"/>
        </w:rPr>
        <w:t>cum reddiderint eum</w:t>
      </w:r>
      <w:r w:rsidR="009B2994" w:rsidRPr="007A06F5">
        <w:rPr>
          <w:strike/>
          <w:sz w:val="20"/>
          <w:szCs w:val="20"/>
          <w:highlight w:val="green"/>
          <w:lang w:val="la-Latn"/>
        </w:rPr>
        <w:t xml:space="preserve">. </w:t>
      </w:r>
    </w:p>
    <w:p w14:paraId="1BB35B75" w14:textId="139D2357" w:rsidR="00B82A42" w:rsidRPr="007A06F5" w:rsidRDefault="00B82A42" w:rsidP="00D0094D">
      <w:pPr>
        <w:pStyle w:val="Normlnweb"/>
        <w:numPr>
          <w:ilvl w:val="0"/>
          <w:numId w:val="6"/>
        </w:numPr>
        <w:spacing w:before="0" w:beforeAutospacing="0" w:after="120" w:afterAutospacing="0"/>
        <w:rPr>
          <w:strike/>
          <w:sz w:val="20"/>
          <w:szCs w:val="20"/>
          <w:lang w:val="la-Latn"/>
        </w:rPr>
      </w:pPr>
      <w:r w:rsidRPr="007A06F5">
        <w:rPr>
          <w:strike/>
          <w:sz w:val="20"/>
          <w:szCs w:val="20"/>
          <w:highlight w:val="green"/>
          <w:lang w:val="la-Latn"/>
        </w:rPr>
        <w:t>Videtur nobis de aldionibus</w:t>
      </w:r>
      <w:r w:rsidR="009B2994" w:rsidRPr="007A06F5">
        <w:rPr>
          <w:strike/>
          <w:sz w:val="20"/>
          <w:szCs w:val="20"/>
          <w:highlight w:val="green"/>
          <w:lang w:val="la-Latn"/>
        </w:rPr>
        <w:t xml:space="preserve">, </w:t>
      </w:r>
      <w:r w:rsidRPr="007A06F5">
        <w:rPr>
          <w:strike/>
          <w:sz w:val="20"/>
          <w:szCs w:val="20"/>
          <w:highlight w:val="green"/>
          <w:lang w:val="la-Latn"/>
        </w:rPr>
        <w:t>ut sicut lex habet</w:t>
      </w:r>
      <w:r w:rsidR="00E55DD3" w:rsidRPr="007A06F5">
        <w:rPr>
          <w:strike/>
          <w:sz w:val="20"/>
          <w:szCs w:val="20"/>
          <w:highlight w:val="green"/>
          <w:lang w:val="la-Latn"/>
        </w:rPr>
        <w:t xml:space="preserve"> </w:t>
      </w:r>
      <w:r w:rsidRPr="007A06F5">
        <w:rPr>
          <w:strike/>
          <w:sz w:val="20"/>
          <w:szCs w:val="20"/>
          <w:highlight w:val="green"/>
          <w:lang w:val="la-Latn"/>
        </w:rPr>
        <w:t>ita sit</w:t>
      </w:r>
      <w:r w:rsidR="009B2994" w:rsidRPr="007A06F5">
        <w:rPr>
          <w:strike/>
          <w:sz w:val="20"/>
          <w:szCs w:val="20"/>
          <w:highlight w:val="green"/>
          <w:lang w:val="la-Latn"/>
        </w:rPr>
        <w:t xml:space="preserve">. </w:t>
      </w:r>
    </w:p>
    <w:p w14:paraId="4AC865CE" w14:textId="77777777" w:rsidR="00BA5266" w:rsidRPr="007A06F5" w:rsidRDefault="00BA5266" w:rsidP="00450DB4">
      <w:pPr>
        <w:spacing w:after="120" w:line="240" w:lineRule="auto"/>
        <w:rPr>
          <w:rFonts w:ascii="Times New Roman" w:hAnsi="Times New Roman" w:cs="Times New Roman"/>
          <w:lang w:val="la-Latn"/>
        </w:rPr>
      </w:pPr>
    </w:p>
    <w:p w14:paraId="04F66290" w14:textId="77777777" w:rsidR="00BA5266" w:rsidRPr="007A06F5" w:rsidRDefault="00DF02D6" w:rsidP="0048321E">
      <w:pPr>
        <w:pStyle w:val="Nadpis1"/>
        <w:numPr>
          <w:ilvl w:val="0"/>
          <w:numId w:val="16"/>
        </w:numPr>
        <w:spacing w:before="0" w:after="120" w:line="240" w:lineRule="auto"/>
        <w:rPr>
          <w:rFonts w:ascii="Times New Roman" w:hAnsi="Times New Roman" w:cs="Times New Roman"/>
          <w:b/>
          <w:color w:val="000000" w:themeColor="text1"/>
          <w:sz w:val="28"/>
          <w:szCs w:val="28"/>
          <w:lang w:val="la-Latn"/>
        </w:rPr>
      </w:pPr>
      <w:bookmarkStart w:id="506" w:name="_Toc194615253"/>
      <w:r w:rsidRPr="007A06F5">
        <w:rPr>
          <w:rFonts w:ascii="Times New Roman" w:hAnsi="Times New Roman" w:cs="Times New Roman"/>
          <w:b/>
          <w:color w:val="000000" w:themeColor="text1"/>
          <w:sz w:val="28"/>
          <w:szCs w:val="28"/>
          <w:lang w:val="la-Latn"/>
        </w:rPr>
        <w:t xml:space="preserve">Episcoporum ad Hludowicum imperatorem relatio (a. 829), Einleitung und cc. 1-39, </w:t>
      </w:r>
      <w:r w:rsidR="00BA5266" w:rsidRPr="007A06F5">
        <w:rPr>
          <w:rFonts w:ascii="Times New Roman" w:hAnsi="Times New Roman" w:cs="Times New Roman"/>
          <w:b/>
          <w:color w:val="000000" w:themeColor="text1"/>
          <w:sz w:val="28"/>
          <w:szCs w:val="28"/>
          <w:lang w:val="la-Latn"/>
        </w:rPr>
        <w:t>315v-330v</w:t>
      </w:r>
      <w:bookmarkEnd w:id="506"/>
    </w:p>
    <w:p w14:paraId="7B2FCFCD" w14:textId="5E2795FF"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XXX-LXIII - Episcoporum ad Hludowicum imperatorem relatio (a. 829), Einleitung und cc. 1-39 (zwei Lücken auf fol. 316, z.</w:t>
      </w:r>
      <w:r w:rsidR="009042C7" w:rsidRPr="007A06F5">
        <w:rPr>
          <w:rFonts w:ascii="Times New Roman" w:hAnsi="Times New Roman" w:cs="Times New Roman"/>
          <w:lang w:val="la-Latn"/>
        </w:rPr>
        <w:t>.</w:t>
      </w:r>
      <w:r w:rsidR="00BA5266" w:rsidRPr="007A06F5">
        <w:rPr>
          <w:rFonts w:ascii="Times New Roman" w:hAnsi="Times New Roman" w:cs="Times New Roman"/>
          <w:lang w:val="la-Latn"/>
        </w:rPr>
        <w:t xml:space="preserve"> Rasur; endet fragmentarisch): Rescriptum consultationum siue exhortationis episcoporum Ad domnum hludouu&lt;i&gt;cum inp. Domino praestantissimo et pietatis gratia praedito - diuinum cultum omnibus (MGH Capit. 2, Nr. 196, S. 27-40.</w:t>
      </w:r>
    </w:p>
    <w:p w14:paraId="0EBB1AE5" w14:textId="77777777" w:rsidR="006314EA" w:rsidRPr="007A06F5" w:rsidRDefault="00746E4B" w:rsidP="00467C3E">
      <w:pPr>
        <w:pStyle w:val="Normlnweb"/>
        <w:spacing w:before="0" w:beforeAutospacing="0" w:after="120" w:afterAutospacing="0"/>
        <w:rPr>
          <w:color w:val="FF0000"/>
          <w:lang w:val="la-Latn"/>
        </w:rPr>
      </w:pPr>
      <w:r w:rsidRPr="007A06F5">
        <w:rPr>
          <w:color w:val="FF0000"/>
          <w:lang w:val="la-Latn"/>
        </w:rPr>
        <w:t>Rescriptum a consultationis sive exor</w:t>
      </w:r>
      <w:r w:rsidR="00467C3E" w:rsidRPr="007A06F5">
        <w:rPr>
          <w:color w:val="FF0000"/>
          <w:lang w:val="la-Latn"/>
        </w:rPr>
        <w:t>tationis episcoporum ad domnum Hludowicum imperatorem</w:t>
      </w:r>
      <w:r w:rsidR="009B2994" w:rsidRPr="007A06F5">
        <w:rPr>
          <w:color w:val="FF0000"/>
          <w:lang w:val="la-Latn"/>
        </w:rPr>
        <w:t xml:space="preserve">. </w:t>
      </w:r>
    </w:p>
    <w:p w14:paraId="081FEA32" w14:textId="2F1061DB" w:rsidR="00746E4B" w:rsidRPr="007A06F5" w:rsidRDefault="006314EA" w:rsidP="00467C3E">
      <w:pPr>
        <w:pStyle w:val="Normlnweb"/>
        <w:spacing w:before="0" w:beforeAutospacing="0" w:after="120" w:afterAutospacing="0"/>
        <w:rPr>
          <w:lang w:val="la-Latn"/>
        </w:rPr>
      </w:pPr>
      <w:r w:rsidRPr="007A06F5">
        <w:rPr>
          <w:color w:val="FF0000"/>
          <w:lang w:val="la-Latn"/>
        </w:rPr>
        <w:t xml:space="preserve">XXX. </w:t>
      </w:r>
      <w:r w:rsidR="00746E4B" w:rsidRPr="007A06F5">
        <w:rPr>
          <w:color w:val="FF0000"/>
          <w:highlight w:val="cyan"/>
          <w:lang w:val="la-Latn"/>
        </w:rPr>
        <w:t>D</w:t>
      </w:r>
      <w:r w:rsidR="00746E4B" w:rsidRPr="007A06F5">
        <w:rPr>
          <w:highlight w:val="cyan"/>
          <w:lang w:val="la-Latn"/>
        </w:rPr>
        <w:t>omino</w:t>
      </w:r>
      <w:r w:rsidR="00E55DD3" w:rsidRPr="007A06F5">
        <w:rPr>
          <w:highlight w:val="cyan"/>
          <w:lang w:val="la-Latn"/>
        </w:rPr>
        <w:t xml:space="preserve"> </w:t>
      </w:r>
      <w:r w:rsidR="00746E4B" w:rsidRPr="007A06F5">
        <w:rPr>
          <w:highlight w:val="cyan"/>
          <w:lang w:val="la-Latn"/>
        </w:rPr>
        <w:t>prestantissimo et pietatis gratia pre</w:t>
      </w:r>
      <w:r w:rsidR="00467C3E" w:rsidRPr="007A06F5">
        <w:rPr>
          <w:highlight w:val="cyan"/>
          <w:lang w:val="la-Latn"/>
        </w:rPr>
        <w:t>dito Hluduwico orthodoxo atque invictissimo augusto</w:t>
      </w:r>
      <w:r w:rsidR="009B2994" w:rsidRPr="007A06F5">
        <w:rPr>
          <w:highlight w:val="cyan"/>
          <w:lang w:val="la-Latn"/>
        </w:rPr>
        <w:t>.</w:t>
      </w:r>
      <w:r w:rsidR="009B2994" w:rsidRPr="007A06F5">
        <w:rPr>
          <w:lang w:val="la-Latn"/>
        </w:rPr>
        <w:t xml:space="preserve"> </w:t>
      </w:r>
      <w:r w:rsidR="00746E4B" w:rsidRPr="007A06F5">
        <w:rPr>
          <w:lang w:val="la-Latn"/>
        </w:rPr>
        <w:t>Nos famuli vestri</w:t>
      </w:r>
      <w:r w:rsidR="009B2994" w:rsidRPr="007A06F5">
        <w:rPr>
          <w:lang w:val="la-Latn"/>
        </w:rPr>
        <w:t xml:space="preserve">, </w:t>
      </w:r>
      <w:r w:rsidR="00746E4B" w:rsidRPr="007A06F5">
        <w:rPr>
          <w:lang w:val="la-Latn"/>
        </w:rPr>
        <w:t>quamvis indigni</w:t>
      </w:r>
      <w:r w:rsidR="009B2994" w:rsidRPr="007A06F5">
        <w:rPr>
          <w:lang w:val="la-Latn"/>
        </w:rPr>
        <w:t xml:space="preserve">, </w:t>
      </w:r>
      <w:r w:rsidR="00746E4B" w:rsidRPr="007A06F5">
        <w:rPr>
          <w:lang w:val="la-Latn"/>
        </w:rPr>
        <w:t>tamen epi</w:t>
      </w:r>
      <w:r w:rsidR="00467C3E" w:rsidRPr="007A06F5">
        <w:rPr>
          <w:lang w:val="la-Latn"/>
        </w:rPr>
        <w:t>scopi Deo humiliter grates per</w:t>
      </w:r>
      <w:r w:rsidR="00746E4B" w:rsidRPr="007A06F5">
        <w:rPr>
          <w:lang w:val="la-Latn"/>
        </w:rPr>
        <w:t>solvimus eiusque inmensam pietatem et benignitat</w:t>
      </w:r>
      <w:r w:rsidR="00467C3E" w:rsidRPr="007A06F5">
        <w:rPr>
          <w:lang w:val="la-Latn"/>
        </w:rPr>
        <w:t>em conlaudamus et predicamus</w:t>
      </w:r>
      <w:r w:rsidR="009B2994" w:rsidRPr="007A06F5">
        <w:rPr>
          <w:lang w:val="la-Latn"/>
        </w:rPr>
        <w:t xml:space="preserve">, </w:t>
      </w:r>
      <w:r w:rsidR="00746E4B" w:rsidRPr="007A06F5">
        <w:rPr>
          <w:lang w:val="la-Latn"/>
        </w:rPr>
        <w:t>qui vos adeo in sui amorem devotissimum famulum s</w:t>
      </w:r>
      <w:r w:rsidR="00467C3E" w:rsidRPr="007A06F5">
        <w:rPr>
          <w:lang w:val="la-Latn"/>
        </w:rPr>
        <w:t>uum flagrare facit</w:t>
      </w:r>
      <w:r w:rsidR="009B2994" w:rsidRPr="007A06F5">
        <w:rPr>
          <w:lang w:val="la-Latn"/>
        </w:rPr>
        <w:t xml:space="preserve">, </w:t>
      </w:r>
      <w:r w:rsidR="00467C3E" w:rsidRPr="007A06F5">
        <w:rPr>
          <w:lang w:val="la-Latn"/>
        </w:rPr>
        <w:t>ut de pro</w:t>
      </w:r>
      <w:r w:rsidR="00746E4B" w:rsidRPr="007A06F5">
        <w:rPr>
          <w:lang w:val="la-Latn"/>
        </w:rPr>
        <w:t>fectu et exaltatione sanctae suae ecclesiae indesinenter</w:t>
      </w:r>
      <w:r w:rsidR="00467C3E" w:rsidRPr="007A06F5">
        <w:rPr>
          <w:lang w:val="la-Latn"/>
        </w:rPr>
        <w:t xml:space="preserve"> cogitetis</w:t>
      </w:r>
      <w:r w:rsidR="00762AD2" w:rsidRPr="007A06F5">
        <w:rPr>
          <w:lang w:val="la-Latn"/>
        </w:rPr>
        <w:t>,</w:t>
      </w:r>
      <w:r w:rsidR="009B2994" w:rsidRPr="007A06F5">
        <w:rPr>
          <w:lang w:val="la-Latn"/>
        </w:rPr>
        <w:t xml:space="preserve"> </w:t>
      </w:r>
      <w:r w:rsidR="00467C3E" w:rsidRPr="007A06F5">
        <w:rPr>
          <w:lang w:val="la-Latn"/>
        </w:rPr>
        <w:t>eamque</w:t>
      </w:r>
      <w:r w:rsidR="009B2994" w:rsidRPr="007A06F5">
        <w:rPr>
          <w:lang w:val="la-Latn"/>
        </w:rPr>
        <w:t xml:space="preserve">, </w:t>
      </w:r>
      <w:r w:rsidR="00467C3E" w:rsidRPr="007A06F5">
        <w:rPr>
          <w:lang w:val="la-Latn"/>
        </w:rPr>
        <w:t xml:space="preserve">utpote </w:t>
      </w:r>
      <w:r w:rsidR="00746E4B" w:rsidRPr="007A06F5">
        <w:rPr>
          <w:lang w:val="la-Latn"/>
        </w:rPr>
        <w:t>matrem spiritalem</w:t>
      </w:r>
      <w:r w:rsidR="009B2994" w:rsidRPr="007A06F5">
        <w:rPr>
          <w:lang w:val="la-Latn"/>
        </w:rPr>
        <w:t xml:space="preserve">, </w:t>
      </w:r>
      <w:r w:rsidR="00746E4B" w:rsidRPr="007A06F5">
        <w:rPr>
          <w:lang w:val="la-Latn"/>
        </w:rPr>
        <w:t>sicut fidelis et dilectus filius spir</w:t>
      </w:r>
      <w:r w:rsidR="00467C3E" w:rsidRPr="007A06F5">
        <w:rPr>
          <w:lang w:val="la-Latn"/>
        </w:rPr>
        <w:t>italis</w:t>
      </w:r>
      <w:r w:rsidR="009B2994" w:rsidRPr="007A06F5">
        <w:rPr>
          <w:lang w:val="la-Latn"/>
        </w:rPr>
        <w:t xml:space="preserve">, </w:t>
      </w:r>
      <w:r w:rsidR="00467C3E" w:rsidRPr="007A06F5">
        <w:rPr>
          <w:lang w:val="la-Latn"/>
        </w:rPr>
        <w:t xml:space="preserve">ad meliora et potiora </w:t>
      </w:r>
      <w:r w:rsidR="00746E4B" w:rsidRPr="007A06F5">
        <w:rPr>
          <w:lang w:val="la-Latn"/>
        </w:rPr>
        <w:t>semper provehere studeatis</w:t>
      </w:r>
      <w:r w:rsidR="009B2994" w:rsidRPr="007A06F5">
        <w:rPr>
          <w:lang w:val="la-Latn"/>
        </w:rPr>
        <w:t xml:space="preserve">. </w:t>
      </w:r>
      <w:r w:rsidR="00746E4B" w:rsidRPr="007A06F5">
        <w:rPr>
          <w:lang w:val="la-Latn"/>
        </w:rPr>
        <w:t>Nam cum mucro divinu</w:t>
      </w:r>
      <w:r w:rsidR="00467C3E" w:rsidRPr="007A06F5">
        <w:rPr>
          <w:lang w:val="la-Latn"/>
        </w:rPr>
        <w:t>s imperium vobis divinitus com</w:t>
      </w:r>
      <w:r w:rsidR="00746E4B" w:rsidRPr="007A06F5">
        <w:rPr>
          <w:lang w:val="la-Latn"/>
        </w:rPr>
        <w:t>missum interius exteriusque merito nostrae iniquitatis mu</w:t>
      </w:r>
      <w:r w:rsidR="00467C3E" w:rsidRPr="007A06F5">
        <w:rPr>
          <w:lang w:val="la-Latn"/>
        </w:rPr>
        <w:t>ltifariis attereret cladibus</w:t>
      </w:r>
      <w:r w:rsidR="009B2994" w:rsidRPr="007A06F5">
        <w:rPr>
          <w:lang w:val="la-Latn"/>
        </w:rPr>
        <w:t xml:space="preserve">, </w:t>
      </w:r>
      <w:r w:rsidR="00746E4B" w:rsidRPr="007A06F5">
        <w:rPr>
          <w:lang w:val="la-Latn"/>
        </w:rPr>
        <w:t>prudenter animadvertentes</w:t>
      </w:r>
      <w:r w:rsidR="009B2994" w:rsidRPr="007A06F5">
        <w:rPr>
          <w:lang w:val="la-Latn"/>
        </w:rPr>
        <w:t xml:space="preserve">, </w:t>
      </w:r>
      <w:r w:rsidR="00746E4B" w:rsidRPr="007A06F5">
        <w:rPr>
          <w:lang w:val="la-Latn"/>
        </w:rPr>
        <w:t>quod haec nonnisi iusto iuditio Dei evenirent</w:t>
      </w:r>
      <w:r w:rsidR="009B2994" w:rsidRPr="007A06F5">
        <w:rPr>
          <w:lang w:val="la-Latn"/>
        </w:rPr>
        <w:t xml:space="preserve">, </w:t>
      </w:r>
      <w:r w:rsidR="00746E4B" w:rsidRPr="007A06F5">
        <w:rPr>
          <w:lang w:val="la-Latn"/>
        </w:rPr>
        <w:t>illico scriptis serenitatis vestrae</w:t>
      </w:r>
      <w:r w:rsidR="00E55DD3" w:rsidRPr="007A06F5">
        <w:rPr>
          <w:lang w:val="la-Latn"/>
        </w:rPr>
        <w:t xml:space="preserve"> </w:t>
      </w:r>
      <w:r w:rsidR="00746E4B" w:rsidRPr="007A06F5">
        <w:rPr>
          <w:lang w:val="la-Latn"/>
        </w:rPr>
        <w:t>anno praeterito cunctos aecclesiarum pastores admonuistis</w:t>
      </w:r>
      <w:r w:rsidR="009B2994" w:rsidRPr="007A06F5">
        <w:rPr>
          <w:lang w:val="la-Latn"/>
        </w:rPr>
        <w:t xml:space="preserve">, </w:t>
      </w:r>
      <w:r w:rsidR="00746E4B" w:rsidRPr="007A06F5">
        <w:rPr>
          <w:lang w:val="la-Latn"/>
        </w:rPr>
        <w:t>ut</w:t>
      </w:r>
      <w:r w:rsidR="009B2994" w:rsidRPr="007A06F5">
        <w:rPr>
          <w:lang w:val="la-Latn"/>
        </w:rPr>
        <w:t xml:space="preserve">, </w:t>
      </w:r>
      <w:r w:rsidR="00746E4B" w:rsidRPr="007A06F5">
        <w:rPr>
          <w:lang w:val="la-Latn"/>
        </w:rPr>
        <w:t xml:space="preserve">quia constabat eos speculatores Domini existere et </w:t>
      </w:r>
      <w:r w:rsidR="00467C3E" w:rsidRPr="007A06F5">
        <w:rPr>
          <w:lang w:val="la-Latn"/>
        </w:rPr>
        <w:t>gladium divinum super terram</w:t>
      </w:r>
      <w:r w:rsidR="009B2994" w:rsidRPr="007A06F5">
        <w:rPr>
          <w:lang w:val="la-Latn"/>
        </w:rPr>
        <w:t xml:space="preserve">, </w:t>
      </w:r>
      <w:r w:rsidR="00746E4B" w:rsidRPr="007A06F5">
        <w:rPr>
          <w:lang w:val="la-Latn"/>
        </w:rPr>
        <w:t>id est super peccatores Deum</w:t>
      </w:r>
      <w:r w:rsidR="009B2994" w:rsidRPr="007A06F5">
        <w:rPr>
          <w:lang w:val="la-Latn"/>
        </w:rPr>
        <w:t xml:space="preserve">, </w:t>
      </w:r>
      <w:r w:rsidR="00746E4B" w:rsidRPr="007A06F5">
        <w:rPr>
          <w:lang w:val="la-Latn"/>
        </w:rPr>
        <w:t>grassari</w:t>
      </w:r>
      <w:r w:rsidR="009B2994" w:rsidRPr="007A06F5">
        <w:rPr>
          <w:lang w:val="la-Latn"/>
        </w:rPr>
        <w:t xml:space="preserve">, </w:t>
      </w:r>
      <w:r w:rsidR="00746E4B" w:rsidRPr="007A06F5">
        <w:rPr>
          <w:lang w:val="la-Latn"/>
        </w:rPr>
        <w:t>meminerint</w:t>
      </w:r>
      <w:r w:rsidR="00467C3E" w:rsidRPr="007A06F5">
        <w:rPr>
          <w:lang w:val="la-Latn"/>
        </w:rPr>
        <w:t xml:space="preserve"> speculationis suae et ieiunio </w:t>
      </w:r>
      <w:r w:rsidR="00746E4B" w:rsidRPr="007A06F5">
        <w:rPr>
          <w:lang w:val="la-Latn"/>
        </w:rPr>
        <w:t>triduano ab omnibus generaliter peracto unusquisque i</w:t>
      </w:r>
      <w:r w:rsidR="00467C3E" w:rsidRPr="007A06F5">
        <w:rPr>
          <w:lang w:val="la-Latn"/>
        </w:rPr>
        <w:t>n quolibet ordine positus dili</w:t>
      </w:r>
      <w:r w:rsidR="00746E4B" w:rsidRPr="007A06F5">
        <w:rPr>
          <w:lang w:val="la-Latn"/>
        </w:rPr>
        <w:t>genter conscientiam suam conveniret et</w:t>
      </w:r>
      <w:r w:rsidR="009B2994" w:rsidRPr="007A06F5">
        <w:rPr>
          <w:lang w:val="la-Latn"/>
        </w:rPr>
        <w:t xml:space="preserve">, </w:t>
      </w:r>
      <w:r w:rsidR="00746E4B" w:rsidRPr="007A06F5">
        <w:rPr>
          <w:lang w:val="la-Latn"/>
        </w:rPr>
        <w:t>ubi se Deum off</w:t>
      </w:r>
      <w:r w:rsidR="00467C3E" w:rsidRPr="007A06F5">
        <w:rPr>
          <w:lang w:val="la-Latn"/>
        </w:rPr>
        <w:t>endisse cognoscebat</w:t>
      </w:r>
      <w:r w:rsidR="009B2994" w:rsidRPr="007A06F5">
        <w:rPr>
          <w:lang w:val="la-Latn"/>
        </w:rPr>
        <w:t xml:space="preserve">, </w:t>
      </w:r>
      <w:r w:rsidR="00467C3E" w:rsidRPr="007A06F5">
        <w:rPr>
          <w:lang w:val="la-Latn"/>
        </w:rPr>
        <w:t xml:space="preserve">maturato </w:t>
      </w:r>
      <w:r w:rsidR="00746E4B" w:rsidRPr="007A06F5">
        <w:rPr>
          <w:lang w:val="la-Latn"/>
        </w:rPr>
        <w:t>per poenitentiae satisfactionem corrigere non differret</w:t>
      </w:r>
      <w:r w:rsidR="009B2994" w:rsidRPr="007A06F5">
        <w:rPr>
          <w:lang w:val="la-Latn"/>
        </w:rPr>
        <w:t xml:space="preserve">. </w:t>
      </w:r>
      <w:r w:rsidR="00467C3E" w:rsidRPr="007A06F5">
        <w:rPr>
          <w:lang w:val="la-Latn"/>
        </w:rPr>
        <w:t xml:space="preserve">In quibus etiam apicibus in </w:t>
      </w:r>
      <w:r w:rsidR="00746E4B" w:rsidRPr="007A06F5">
        <w:rPr>
          <w:lang w:val="la-Latn"/>
        </w:rPr>
        <w:t>serere vobis placuit</w:t>
      </w:r>
      <w:r w:rsidR="009B2994" w:rsidRPr="007A06F5">
        <w:rPr>
          <w:lang w:val="la-Latn"/>
        </w:rPr>
        <w:t xml:space="preserve">, </w:t>
      </w:r>
      <w:r w:rsidR="00746E4B" w:rsidRPr="007A06F5">
        <w:rPr>
          <w:lang w:val="la-Latn"/>
        </w:rPr>
        <w:t>ut</w:t>
      </w:r>
      <w:r w:rsidR="009B2994" w:rsidRPr="007A06F5">
        <w:rPr>
          <w:lang w:val="la-Latn"/>
        </w:rPr>
        <w:t xml:space="preserve">, </w:t>
      </w:r>
      <w:r w:rsidR="00746E4B" w:rsidRPr="007A06F5">
        <w:rPr>
          <w:lang w:val="la-Latn"/>
        </w:rPr>
        <w:t xml:space="preserve">si Deus pacem undique et </w:t>
      </w:r>
      <w:r w:rsidR="00467C3E" w:rsidRPr="007A06F5">
        <w:rPr>
          <w:lang w:val="la-Latn"/>
        </w:rPr>
        <w:t>otium vobis tribueret</w:t>
      </w:r>
      <w:r w:rsidR="009B2994" w:rsidRPr="007A06F5">
        <w:rPr>
          <w:lang w:val="la-Latn"/>
        </w:rPr>
        <w:t xml:space="preserve">, </w:t>
      </w:r>
      <w:r w:rsidR="00467C3E" w:rsidRPr="007A06F5">
        <w:rPr>
          <w:lang w:val="la-Latn"/>
        </w:rPr>
        <w:t xml:space="preserve">in hoc </w:t>
      </w:r>
      <w:r w:rsidR="00746E4B" w:rsidRPr="007A06F5">
        <w:rPr>
          <w:lang w:val="la-Latn"/>
        </w:rPr>
        <w:t>placitum vestrum generale consumere voluissetis</w:t>
      </w:r>
      <w:r w:rsidR="009B2994" w:rsidRPr="007A06F5">
        <w:rPr>
          <w:lang w:val="la-Latn"/>
        </w:rPr>
        <w:t xml:space="preserve">, </w:t>
      </w:r>
      <w:r w:rsidR="00746E4B" w:rsidRPr="007A06F5">
        <w:rPr>
          <w:lang w:val="la-Latn"/>
        </w:rPr>
        <w:t>ut p</w:t>
      </w:r>
      <w:r w:rsidR="00467C3E" w:rsidRPr="007A06F5">
        <w:rPr>
          <w:lang w:val="la-Latn"/>
        </w:rPr>
        <w:t>rimum</w:t>
      </w:r>
      <w:r w:rsidR="009B2994" w:rsidRPr="007A06F5">
        <w:rPr>
          <w:lang w:val="la-Latn"/>
        </w:rPr>
        <w:t xml:space="preserve">, </w:t>
      </w:r>
      <w:r w:rsidR="00467C3E" w:rsidRPr="007A06F5">
        <w:rPr>
          <w:lang w:val="la-Latn"/>
        </w:rPr>
        <w:t>quicquid in vobis</w:t>
      </w:r>
      <w:r w:rsidR="009B2994" w:rsidRPr="007A06F5">
        <w:rPr>
          <w:lang w:val="la-Latn"/>
        </w:rPr>
        <w:t xml:space="preserve">, </w:t>
      </w:r>
      <w:r w:rsidR="00467C3E" w:rsidRPr="007A06F5">
        <w:rPr>
          <w:lang w:val="la-Latn"/>
        </w:rPr>
        <w:t xml:space="preserve">id </w:t>
      </w:r>
      <w:r w:rsidR="00746E4B" w:rsidRPr="007A06F5">
        <w:rPr>
          <w:lang w:val="la-Latn"/>
        </w:rPr>
        <w:t>est in persona et ministerio vestro</w:t>
      </w:r>
      <w:r w:rsidR="009B2994" w:rsidRPr="007A06F5">
        <w:rPr>
          <w:lang w:val="la-Latn"/>
        </w:rPr>
        <w:t xml:space="preserve">, </w:t>
      </w:r>
      <w:r w:rsidR="00746E4B" w:rsidRPr="007A06F5">
        <w:rPr>
          <w:lang w:val="la-Latn"/>
        </w:rPr>
        <w:lastRenderedPageBreak/>
        <w:t>corrigendum i</w:t>
      </w:r>
      <w:r w:rsidR="00467C3E" w:rsidRPr="007A06F5">
        <w:rPr>
          <w:lang w:val="la-Latn"/>
        </w:rPr>
        <w:t>nveniretur</w:t>
      </w:r>
      <w:r w:rsidR="009B2994" w:rsidRPr="007A06F5">
        <w:rPr>
          <w:lang w:val="la-Latn"/>
        </w:rPr>
        <w:t xml:space="preserve">, </w:t>
      </w:r>
      <w:r w:rsidR="00467C3E" w:rsidRPr="007A06F5">
        <w:rPr>
          <w:lang w:val="la-Latn"/>
        </w:rPr>
        <w:t xml:space="preserve">Domino auxiliante </w:t>
      </w:r>
      <w:r w:rsidR="00746E4B" w:rsidRPr="007A06F5">
        <w:rPr>
          <w:lang w:val="la-Latn"/>
        </w:rPr>
        <w:t>corrigeretis</w:t>
      </w:r>
      <w:r w:rsidR="009B2994" w:rsidRPr="007A06F5">
        <w:rPr>
          <w:lang w:val="la-Latn"/>
        </w:rPr>
        <w:t xml:space="preserve">, </w:t>
      </w:r>
      <w:r w:rsidR="00746E4B" w:rsidRPr="007A06F5">
        <w:rPr>
          <w:lang w:val="la-Latn"/>
        </w:rPr>
        <w:t>deinde</w:t>
      </w:r>
      <w:r w:rsidR="009B2994" w:rsidRPr="007A06F5">
        <w:rPr>
          <w:lang w:val="la-Latn"/>
        </w:rPr>
        <w:t xml:space="preserve">, </w:t>
      </w:r>
      <w:r w:rsidR="00746E4B" w:rsidRPr="007A06F5">
        <w:rPr>
          <w:lang w:val="la-Latn"/>
        </w:rPr>
        <w:t>quicumque</w:t>
      </w:r>
      <w:r w:rsidR="00E55DD3" w:rsidRPr="007A06F5">
        <w:rPr>
          <w:lang w:val="la-Latn"/>
        </w:rPr>
        <w:t xml:space="preserve"> </w:t>
      </w:r>
      <w:r w:rsidR="00746E4B" w:rsidRPr="007A06F5">
        <w:rPr>
          <w:lang w:val="la-Latn"/>
        </w:rPr>
        <w:t>in omnibus ordinibus imperii vestri Deo displiceret</w:t>
      </w:r>
      <w:r w:rsidR="009B2994" w:rsidRPr="007A06F5">
        <w:rPr>
          <w:lang w:val="la-Latn"/>
        </w:rPr>
        <w:t xml:space="preserve">, </w:t>
      </w:r>
      <w:r w:rsidR="00746E4B" w:rsidRPr="007A06F5">
        <w:rPr>
          <w:lang w:val="la-Latn"/>
        </w:rPr>
        <w:t>/inquireretis et secundum eius voluntatem cum cons</w:t>
      </w:r>
      <w:r w:rsidR="00467C3E" w:rsidRPr="007A06F5">
        <w:rPr>
          <w:lang w:val="la-Latn"/>
        </w:rPr>
        <w:t>ensu fidelium vestrorum ad tra</w:t>
      </w:r>
      <w:r w:rsidR="00746E4B" w:rsidRPr="007A06F5">
        <w:rPr>
          <w:lang w:val="la-Latn"/>
        </w:rPr>
        <w:t>mitem rectitudinis revocaretis</w:t>
      </w:r>
      <w:r w:rsidR="009B2994" w:rsidRPr="007A06F5">
        <w:rPr>
          <w:lang w:val="la-Latn"/>
        </w:rPr>
        <w:t xml:space="preserve">. </w:t>
      </w:r>
      <w:r w:rsidR="00746E4B" w:rsidRPr="007A06F5">
        <w:rPr>
          <w:lang w:val="la-Latn"/>
        </w:rPr>
        <w:t>Sed quia tempus opta</w:t>
      </w:r>
      <w:r w:rsidR="00467C3E" w:rsidRPr="007A06F5">
        <w:rPr>
          <w:lang w:val="la-Latn"/>
        </w:rPr>
        <w:t xml:space="preserve">tum exterioribus incursionibus </w:t>
      </w:r>
      <w:r w:rsidR="00746E4B" w:rsidRPr="007A06F5">
        <w:rPr>
          <w:lang w:val="la-Latn"/>
        </w:rPr>
        <w:t>praepedientibus secundum desiderium vestrum nacti non es</w:t>
      </w:r>
      <w:r w:rsidR="00467C3E" w:rsidRPr="007A06F5">
        <w:rPr>
          <w:lang w:val="la-Latn"/>
        </w:rPr>
        <w:t>tis</w:t>
      </w:r>
      <w:r w:rsidR="009B2994" w:rsidRPr="007A06F5">
        <w:rPr>
          <w:lang w:val="la-Latn"/>
        </w:rPr>
        <w:t xml:space="preserve">, </w:t>
      </w:r>
      <w:r w:rsidR="00467C3E" w:rsidRPr="007A06F5">
        <w:rPr>
          <w:lang w:val="la-Latn"/>
        </w:rPr>
        <w:t xml:space="preserve">libuit serenitati vestre </w:t>
      </w:r>
      <w:r w:rsidR="00746E4B" w:rsidRPr="007A06F5">
        <w:rPr>
          <w:lang w:val="la-Latn"/>
        </w:rPr>
        <w:t>cum quibusdam fidelibus vestris preterita hieme pl</w:t>
      </w:r>
      <w:r w:rsidR="00467C3E" w:rsidRPr="007A06F5">
        <w:rPr>
          <w:lang w:val="la-Latn"/>
        </w:rPr>
        <w:t>acitum habere et de his</w:t>
      </w:r>
      <w:r w:rsidR="009B2994" w:rsidRPr="007A06F5">
        <w:rPr>
          <w:lang w:val="la-Latn"/>
        </w:rPr>
        <w:t xml:space="preserve">, </w:t>
      </w:r>
      <w:r w:rsidR="00467C3E" w:rsidRPr="007A06F5">
        <w:rPr>
          <w:lang w:val="la-Latn"/>
        </w:rPr>
        <w:t xml:space="preserve">quae </w:t>
      </w:r>
      <w:r w:rsidR="00746E4B" w:rsidRPr="007A06F5">
        <w:rPr>
          <w:lang w:val="la-Latn"/>
        </w:rPr>
        <w:t>praemissa sunt</w:t>
      </w:r>
      <w:r w:rsidR="009B2994" w:rsidRPr="007A06F5">
        <w:rPr>
          <w:lang w:val="la-Latn"/>
        </w:rPr>
        <w:t xml:space="preserve">, </w:t>
      </w:r>
      <w:r w:rsidR="00746E4B" w:rsidRPr="007A06F5">
        <w:rPr>
          <w:lang w:val="la-Latn"/>
        </w:rPr>
        <w:t>diligenter tractare Deique voluntate</w:t>
      </w:r>
      <w:r w:rsidR="00467C3E" w:rsidRPr="007A06F5">
        <w:rPr>
          <w:lang w:val="la-Latn"/>
        </w:rPr>
        <w:t xml:space="preserve">m quaerere et aecclesiae vobis </w:t>
      </w:r>
      <w:r w:rsidR="00746E4B" w:rsidRPr="007A06F5">
        <w:rPr>
          <w:lang w:val="la-Latn"/>
        </w:rPr>
        <w:t>commissae utilitatem providere</w:t>
      </w:r>
      <w:r w:rsidR="009B2994" w:rsidRPr="007A06F5">
        <w:rPr>
          <w:lang w:val="la-Latn"/>
        </w:rPr>
        <w:t xml:space="preserve">. </w:t>
      </w:r>
      <w:r w:rsidR="00746E4B" w:rsidRPr="007A06F5">
        <w:rPr>
          <w:lang w:val="la-Latn"/>
        </w:rPr>
        <w:t>Quapropter de</w:t>
      </w:r>
      <w:r w:rsidR="009B2994" w:rsidRPr="007A06F5">
        <w:rPr>
          <w:lang w:val="la-Latn"/>
        </w:rPr>
        <w:t xml:space="preserve"> </w:t>
      </w:r>
      <w:r w:rsidR="00746E4B" w:rsidRPr="007A06F5">
        <w:rPr>
          <w:lang w:val="la-Latn"/>
        </w:rPr>
        <w:t>o</w:t>
      </w:r>
      <w:r w:rsidR="00467C3E" w:rsidRPr="007A06F5">
        <w:rPr>
          <w:lang w:val="la-Latn"/>
        </w:rPr>
        <w:t>mnibus</w:t>
      </w:r>
      <w:r w:rsidR="009B2994" w:rsidRPr="007A06F5">
        <w:rPr>
          <w:lang w:val="la-Latn"/>
        </w:rPr>
        <w:t xml:space="preserve">, </w:t>
      </w:r>
      <w:r w:rsidR="00467C3E" w:rsidRPr="007A06F5">
        <w:rPr>
          <w:lang w:val="la-Latn"/>
        </w:rPr>
        <w:t>quae ad tempus emenda</w:t>
      </w:r>
      <w:r w:rsidR="00746E4B" w:rsidRPr="007A06F5">
        <w:rPr>
          <w:lang w:val="la-Latn"/>
        </w:rPr>
        <w:t>tione digna visa sunt</w:t>
      </w:r>
      <w:r w:rsidR="009B2994" w:rsidRPr="007A06F5">
        <w:rPr>
          <w:lang w:val="la-Latn"/>
        </w:rPr>
        <w:t xml:space="preserve">, </w:t>
      </w:r>
      <w:r w:rsidR="00746E4B" w:rsidRPr="007A06F5">
        <w:rPr>
          <w:lang w:val="la-Latn"/>
        </w:rPr>
        <w:t xml:space="preserve">congrua capitula serenitas vestra </w:t>
      </w:r>
      <w:r w:rsidR="00467C3E" w:rsidRPr="007A06F5">
        <w:rPr>
          <w:lang w:val="la-Latn"/>
        </w:rPr>
        <w:t>digessit</w:t>
      </w:r>
      <w:r w:rsidR="00E55DD3" w:rsidRPr="007A06F5">
        <w:rPr>
          <w:lang w:val="la-Latn"/>
        </w:rPr>
        <w:t xml:space="preserve"> </w:t>
      </w:r>
      <w:r w:rsidR="00467C3E" w:rsidRPr="007A06F5">
        <w:rPr>
          <w:lang w:val="la-Latn"/>
        </w:rPr>
        <w:t xml:space="preserve">legatosque strenuos </w:t>
      </w:r>
      <w:r w:rsidR="00746E4B" w:rsidRPr="007A06F5">
        <w:rPr>
          <w:lang w:val="la-Latn"/>
        </w:rPr>
        <w:t>delegavit</w:t>
      </w:r>
      <w:r w:rsidR="009B2994" w:rsidRPr="007A06F5">
        <w:rPr>
          <w:lang w:val="la-Latn"/>
        </w:rPr>
        <w:t xml:space="preserve">, </w:t>
      </w:r>
      <w:r w:rsidR="00746E4B" w:rsidRPr="007A06F5">
        <w:rPr>
          <w:lang w:val="la-Latn"/>
        </w:rPr>
        <w:t>ut per eadem capitula et flagitia malor</w:t>
      </w:r>
      <w:r w:rsidR="00467C3E" w:rsidRPr="007A06F5">
        <w:rPr>
          <w:lang w:val="la-Latn"/>
        </w:rPr>
        <w:t xml:space="preserve">um hominum punirent et bonorum </w:t>
      </w:r>
      <w:r w:rsidR="00746E4B" w:rsidRPr="007A06F5">
        <w:rPr>
          <w:lang w:val="la-Latn"/>
        </w:rPr>
        <w:t>laudem vestrae celsitudini innotescerent</w:t>
      </w:r>
      <w:r w:rsidR="009B2994" w:rsidRPr="007A06F5">
        <w:rPr>
          <w:lang w:val="la-Latn"/>
        </w:rPr>
        <w:t xml:space="preserve">. </w:t>
      </w:r>
      <w:r w:rsidR="00746E4B" w:rsidRPr="007A06F5">
        <w:rPr>
          <w:lang w:val="la-Latn"/>
        </w:rPr>
        <w:t xml:space="preserve">Inter quae </w:t>
      </w:r>
      <w:r w:rsidR="00467C3E" w:rsidRPr="007A06F5">
        <w:rPr>
          <w:lang w:val="la-Latn"/>
        </w:rPr>
        <w:t>etiam statuistis</w:t>
      </w:r>
      <w:r w:rsidR="00E55DD3" w:rsidRPr="007A06F5">
        <w:rPr>
          <w:lang w:val="la-Latn"/>
        </w:rPr>
        <w:t xml:space="preserve"> </w:t>
      </w:r>
      <w:r w:rsidR="00467C3E" w:rsidRPr="007A06F5">
        <w:rPr>
          <w:lang w:val="la-Latn"/>
        </w:rPr>
        <w:t xml:space="preserve">in quattuor </w:t>
      </w:r>
      <w:r w:rsidR="00746E4B" w:rsidRPr="007A06F5">
        <w:rPr>
          <w:lang w:val="la-Latn"/>
        </w:rPr>
        <w:t>partibus imperii vestri conventus episcoporum uno eode</w:t>
      </w:r>
      <w:r w:rsidR="00467C3E" w:rsidRPr="007A06F5">
        <w:rPr>
          <w:lang w:val="la-Latn"/>
        </w:rPr>
        <w:t>mque tempore fieri</w:t>
      </w:r>
      <w:r w:rsidR="009B2994" w:rsidRPr="007A06F5">
        <w:rPr>
          <w:lang w:val="la-Latn"/>
        </w:rPr>
        <w:t xml:space="preserve">, </w:t>
      </w:r>
      <w:r w:rsidR="00467C3E" w:rsidRPr="007A06F5">
        <w:rPr>
          <w:lang w:val="la-Latn"/>
        </w:rPr>
        <w:t xml:space="preserve">in quibus </w:t>
      </w:r>
      <w:r w:rsidR="00746E4B" w:rsidRPr="007A06F5">
        <w:rPr>
          <w:lang w:val="la-Latn"/>
        </w:rPr>
        <w:t>tractarent</w:t>
      </w:r>
      <w:r w:rsidR="009B2994" w:rsidRPr="007A06F5">
        <w:rPr>
          <w:lang w:val="la-Latn"/>
        </w:rPr>
        <w:t xml:space="preserve">, </w:t>
      </w:r>
      <w:r w:rsidR="00746E4B" w:rsidRPr="007A06F5">
        <w:rPr>
          <w:lang w:val="la-Latn"/>
        </w:rPr>
        <w:t>quaererent atque cum Dei adiutorio inve</w:t>
      </w:r>
      <w:r w:rsidR="00467C3E" w:rsidRPr="007A06F5">
        <w:rPr>
          <w:lang w:val="la-Latn"/>
        </w:rPr>
        <w:t xml:space="preserve">nirent de causis ad religionem </w:t>
      </w:r>
      <w:r w:rsidR="00746E4B" w:rsidRPr="007A06F5">
        <w:rPr>
          <w:lang w:val="la-Latn"/>
        </w:rPr>
        <w:t>christianam eorumque curam pertinentibus</w:t>
      </w:r>
      <w:r w:rsidR="009B2994" w:rsidRPr="007A06F5">
        <w:rPr>
          <w:lang w:val="la-Latn"/>
        </w:rPr>
        <w:t xml:space="preserve">, </w:t>
      </w:r>
      <w:r w:rsidR="00746E4B" w:rsidRPr="007A06F5">
        <w:rPr>
          <w:lang w:val="la-Latn"/>
        </w:rPr>
        <w:t>quid a pri</w:t>
      </w:r>
      <w:r w:rsidR="00467C3E" w:rsidRPr="007A06F5">
        <w:rPr>
          <w:lang w:val="la-Latn"/>
        </w:rPr>
        <w:t xml:space="preserve">ncipibus et reliquo populo vel </w:t>
      </w:r>
      <w:r w:rsidR="00746E4B" w:rsidRPr="007A06F5">
        <w:rPr>
          <w:lang w:val="la-Latn"/>
        </w:rPr>
        <w:t>ita</w:t>
      </w:r>
      <w:r w:rsidR="009B2994" w:rsidRPr="007A06F5">
        <w:rPr>
          <w:lang w:val="la-Latn"/>
        </w:rPr>
        <w:t xml:space="preserve">, </w:t>
      </w:r>
      <w:r w:rsidR="00746E4B" w:rsidRPr="007A06F5">
        <w:rPr>
          <w:lang w:val="la-Latn"/>
        </w:rPr>
        <w:t xml:space="preserve">ut divina </w:t>
      </w:r>
      <w:r w:rsidR="00524CAA" w:rsidRPr="00524CAA">
        <w:rPr>
          <w:b/>
          <w:lang w:val="la-Latn"/>
        </w:rPr>
        <w:t>auctorit</w:t>
      </w:r>
      <w:r w:rsidR="00746E4B" w:rsidRPr="007A06F5">
        <w:rPr>
          <w:lang w:val="la-Latn"/>
        </w:rPr>
        <w:t>as docet</w:t>
      </w:r>
      <w:r w:rsidR="009B2994" w:rsidRPr="007A06F5">
        <w:rPr>
          <w:lang w:val="la-Latn"/>
        </w:rPr>
        <w:t xml:space="preserve">, </w:t>
      </w:r>
      <w:r w:rsidR="00746E4B" w:rsidRPr="007A06F5">
        <w:rPr>
          <w:lang w:val="la-Latn"/>
        </w:rPr>
        <w:t>aut aliter teneretur</w:t>
      </w:r>
      <w:r w:rsidR="009B2994" w:rsidRPr="007A06F5">
        <w:rPr>
          <w:lang w:val="la-Latn"/>
        </w:rPr>
        <w:t xml:space="preserve">, </w:t>
      </w:r>
      <w:r w:rsidR="00467C3E" w:rsidRPr="007A06F5">
        <w:rPr>
          <w:lang w:val="la-Latn"/>
        </w:rPr>
        <w:t xml:space="preserve">vel quid inde ex parte aut ex </w:t>
      </w:r>
      <w:r w:rsidR="00746E4B" w:rsidRPr="007A06F5">
        <w:rPr>
          <w:lang w:val="la-Latn"/>
        </w:rPr>
        <w:t>toto dimissum esset</w:t>
      </w:r>
      <w:r w:rsidR="009B2994" w:rsidRPr="007A06F5">
        <w:rPr>
          <w:lang w:val="la-Latn"/>
        </w:rPr>
        <w:t xml:space="preserve">, </w:t>
      </w:r>
      <w:r w:rsidR="00746E4B" w:rsidRPr="007A06F5">
        <w:rPr>
          <w:lang w:val="la-Latn"/>
        </w:rPr>
        <w:t>ut non teneretur</w:t>
      </w:r>
      <w:r w:rsidR="009B2994" w:rsidRPr="007A06F5">
        <w:rPr>
          <w:lang w:val="la-Latn"/>
        </w:rPr>
        <w:t xml:space="preserve">; </w:t>
      </w:r>
      <w:r w:rsidR="00746E4B" w:rsidRPr="007A06F5">
        <w:rPr>
          <w:lang w:val="la-Latn"/>
        </w:rPr>
        <w:t>deinde quid in</w:t>
      </w:r>
      <w:r w:rsidR="00467C3E" w:rsidRPr="007A06F5">
        <w:rPr>
          <w:lang w:val="la-Latn"/>
        </w:rPr>
        <w:t xml:space="preserve"> ipsorum</w:t>
      </w:r>
      <w:r w:rsidR="009B2994" w:rsidRPr="007A06F5">
        <w:rPr>
          <w:lang w:val="la-Latn"/>
        </w:rPr>
        <w:t xml:space="preserve">, </w:t>
      </w:r>
      <w:r w:rsidR="00467C3E" w:rsidRPr="007A06F5">
        <w:rPr>
          <w:lang w:val="la-Latn"/>
        </w:rPr>
        <w:t xml:space="preserve">qui pastores populi </w:t>
      </w:r>
      <w:r w:rsidR="00746E4B" w:rsidRPr="007A06F5">
        <w:rPr>
          <w:lang w:val="la-Latn"/>
        </w:rPr>
        <w:t>constituti sunt</w:t>
      </w:r>
      <w:r w:rsidR="009B2994" w:rsidRPr="007A06F5">
        <w:rPr>
          <w:lang w:val="la-Latn"/>
        </w:rPr>
        <w:t xml:space="preserve">, </w:t>
      </w:r>
      <w:r w:rsidR="00746E4B" w:rsidRPr="007A06F5">
        <w:rPr>
          <w:lang w:val="la-Latn"/>
        </w:rPr>
        <w:t>moribus</w:t>
      </w:r>
      <w:r w:rsidR="009B2994" w:rsidRPr="007A06F5">
        <w:rPr>
          <w:lang w:val="la-Latn"/>
        </w:rPr>
        <w:t xml:space="preserve">, </w:t>
      </w:r>
      <w:r w:rsidR="00746E4B" w:rsidRPr="007A06F5">
        <w:rPr>
          <w:lang w:val="la-Latn"/>
        </w:rPr>
        <w:t>conversatione et actibus inquiri</w:t>
      </w:r>
      <w:r w:rsidR="00E55DD3" w:rsidRPr="007A06F5">
        <w:rPr>
          <w:lang w:val="la-Latn"/>
        </w:rPr>
        <w:t xml:space="preserve"> </w:t>
      </w:r>
      <w:r w:rsidR="00467C3E" w:rsidRPr="007A06F5">
        <w:rPr>
          <w:lang w:val="la-Latn"/>
        </w:rPr>
        <w:t>possit</w:t>
      </w:r>
      <w:r w:rsidR="009B2994" w:rsidRPr="007A06F5">
        <w:rPr>
          <w:lang w:val="la-Latn"/>
        </w:rPr>
        <w:t xml:space="preserve">, </w:t>
      </w:r>
      <w:r w:rsidR="00467C3E" w:rsidRPr="007A06F5">
        <w:rPr>
          <w:lang w:val="la-Latn"/>
        </w:rPr>
        <w:t xml:space="preserve">quod divinae regulae </w:t>
      </w:r>
      <w:r w:rsidR="00746E4B" w:rsidRPr="007A06F5">
        <w:rPr>
          <w:lang w:val="la-Latn"/>
        </w:rPr>
        <w:t xml:space="preserve">atque </w:t>
      </w:r>
      <w:r w:rsidR="00524CAA" w:rsidRPr="00524CAA">
        <w:rPr>
          <w:b/>
          <w:lang w:val="la-Latn"/>
        </w:rPr>
        <w:t>auctorit</w:t>
      </w:r>
      <w:r w:rsidR="00746E4B" w:rsidRPr="007A06F5">
        <w:rPr>
          <w:lang w:val="la-Latn"/>
        </w:rPr>
        <w:t>ati non concordaret</w:t>
      </w:r>
      <w:r w:rsidR="009B2994" w:rsidRPr="007A06F5">
        <w:rPr>
          <w:lang w:val="la-Latn"/>
        </w:rPr>
        <w:t xml:space="preserve">, </w:t>
      </w:r>
      <w:r w:rsidR="00746E4B" w:rsidRPr="007A06F5">
        <w:rPr>
          <w:lang w:val="la-Latn"/>
        </w:rPr>
        <w:t>simulque inveniretu</w:t>
      </w:r>
      <w:r w:rsidR="00467C3E" w:rsidRPr="007A06F5">
        <w:rPr>
          <w:lang w:val="la-Latn"/>
        </w:rPr>
        <w:t>r</w:t>
      </w:r>
      <w:r w:rsidR="009B2994" w:rsidRPr="007A06F5">
        <w:rPr>
          <w:lang w:val="la-Latn"/>
        </w:rPr>
        <w:t xml:space="preserve">, </w:t>
      </w:r>
      <w:r w:rsidR="00467C3E" w:rsidRPr="007A06F5">
        <w:rPr>
          <w:lang w:val="la-Latn"/>
        </w:rPr>
        <w:t xml:space="preserve">quae occasiones in utroque </w:t>
      </w:r>
      <w:r w:rsidR="00746E4B" w:rsidRPr="007A06F5">
        <w:rPr>
          <w:lang w:val="la-Latn"/>
        </w:rPr>
        <w:t>ordine id effecerunt</w:t>
      </w:r>
      <w:r w:rsidR="009B2994" w:rsidRPr="007A06F5">
        <w:rPr>
          <w:lang w:val="la-Latn"/>
        </w:rPr>
        <w:t xml:space="preserve">, </w:t>
      </w:r>
      <w:r w:rsidR="00746E4B" w:rsidRPr="007A06F5">
        <w:rPr>
          <w:lang w:val="la-Latn"/>
        </w:rPr>
        <w:t>ut a recto tramite deviassent</w:t>
      </w:r>
      <w:r w:rsidR="009B2994" w:rsidRPr="007A06F5">
        <w:rPr>
          <w:lang w:val="la-Latn"/>
        </w:rPr>
        <w:t xml:space="preserve">, </w:t>
      </w:r>
      <w:r w:rsidR="00746E4B" w:rsidRPr="007A06F5">
        <w:rPr>
          <w:lang w:val="la-Latn"/>
        </w:rPr>
        <w:t>et quic</w:t>
      </w:r>
      <w:r w:rsidR="00467C3E" w:rsidRPr="007A06F5">
        <w:rPr>
          <w:lang w:val="la-Latn"/>
        </w:rPr>
        <w:t>quid de his inventum fuisset</w:t>
      </w:r>
      <w:r w:rsidR="009B2994" w:rsidRPr="007A06F5">
        <w:rPr>
          <w:lang w:val="la-Latn"/>
        </w:rPr>
        <w:t xml:space="preserve">, </w:t>
      </w:r>
      <w:r w:rsidR="00746E4B" w:rsidRPr="007A06F5">
        <w:rPr>
          <w:lang w:val="la-Latn"/>
        </w:rPr>
        <w:t>vestrae celsitudini notum facerent</w:t>
      </w:r>
      <w:r w:rsidR="009B2994" w:rsidRPr="007A06F5">
        <w:rPr>
          <w:lang w:val="la-Latn"/>
        </w:rPr>
        <w:t xml:space="preserve">. </w:t>
      </w:r>
      <w:r w:rsidR="00746E4B" w:rsidRPr="007A06F5">
        <w:rPr>
          <w:lang w:val="la-Latn"/>
        </w:rPr>
        <w:t>Quod</w:t>
      </w:r>
      <w:r w:rsidR="009B2994" w:rsidRPr="007A06F5">
        <w:rPr>
          <w:lang w:val="la-Latn"/>
        </w:rPr>
        <w:t xml:space="preserve">, </w:t>
      </w:r>
      <w:r w:rsidR="00746E4B" w:rsidRPr="007A06F5">
        <w:rPr>
          <w:lang w:val="la-Latn"/>
        </w:rPr>
        <w:t>ut Deus posse dedit</w:t>
      </w:r>
      <w:r w:rsidR="009B2994" w:rsidRPr="007A06F5">
        <w:rPr>
          <w:lang w:val="la-Latn"/>
        </w:rPr>
        <w:t xml:space="preserve">, </w:t>
      </w:r>
      <w:r w:rsidR="00746E4B" w:rsidRPr="007A06F5">
        <w:rPr>
          <w:lang w:val="la-Latn"/>
        </w:rPr>
        <w:t>facere cur</w:t>
      </w:r>
      <w:r w:rsidR="00467C3E" w:rsidRPr="007A06F5">
        <w:rPr>
          <w:lang w:val="la-Latn"/>
        </w:rPr>
        <w:t xml:space="preserve">avimus et </w:t>
      </w:r>
      <w:r w:rsidR="00746E4B" w:rsidRPr="007A06F5">
        <w:rPr>
          <w:lang w:val="la-Latn"/>
        </w:rPr>
        <w:t>in subiectis capitulis adnotavimus</w:t>
      </w:r>
      <w:r w:rsidR="009B2994" w:rsidRPr="007A06F5">
        <w:rPr>
          <w:lang w:val="la-Latn"/>
        </w:rPr>
        <w:t xml:space="preserve">. </w:t>
      </w:r>
    </w:p>
    <w:p w14:paraId="086CC24F" w14:textId="6E485EBE" w:rsidR="00746E4B" w:rsidRPr="007A06F5" w:rsidRDefault="00746E4B" w:rsidP="00467C3E">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commentRangeStart w:id="507"/>
      <w:r w:rsidRPr="007A06F5">
        <w:rPr>
          <w:rFonts w:ascii="Times New Roman" w:eastAsia="Times New Roman" w:hAnsi="Times New Roman" w:cs="Times New Roman"/>
          <w:sz w:val="24"/>
          <w:szCs w:val="24"/>
          <w:lang w:val="la-Latn" w:eastAsia="de-DE"/>
        </w:rPr>
        <w:t>Cap</w:t>
      </w:r>
      <w:r w:rsidR="009B2994" w:rsidRPr="007A06F5">
        <w:rPr>
          <w:rFonts w:ascii="Times New Roman" w:eastAsia="Times New Roman" w:hAnsi="Times New Roman" w:cs="Times New Roman"/>
          <w:sz w:val="24"/>
          <w:szCs w:val="24"/>
          <w:lang w:val="la-Latn" w:eastAsia="de-DE"/>
        </w:rPr>
        <w:t>.</w:t>
      </w:r>
      <w:r w:rsidR="0010713B" w:rsidRPr="007A06F5">
        <w:rPr>
          <w:rFonts w:ascii="Times New Roman" w:eastAsia="Times New Roman" w:hAnsi="Times New Roman" w:cs="Times New Roman"/>
          <w:sz w:val="24"/>
          <w:szCs w:val="24"/>
          <w:lang w:val="la-Latn" w:eastAsia="de-DE"/>
        </w:rPr>
        <w:t xml:space="preserve"> I</w:t>
      </w:r>
      <w:r w:rsidR="009042C7" w:rsidRPr="007A06F5">
        <w:rPr>
          <w:rFonts w:ascii="Times New Roman" w:eastAsia="Times New Roman" w:hAnsi="Times New Roman" w:cs="Times New Roman"/>
          <w:sz w:val="24"/>
          <w:szCs w:val="24"/>
          <w:lang w:val="la-Latn" w:eastAsia="de-DE"/>
        </w:rPr>
        <w:t>.</w:t>
      </w:r>
      <w:r w:rsidR="0010713B"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color w:val="FF0000"/>
          <w:sz w:val="24"/>
          <w:szCs w:val="24"/>
          <w:lang w:val="la-Latn" w:eastAsia="de-DE"/>
        </w:rPr>
        <w:t>XXXI.</w:t>
      </w:r>
      <w:r w:rsidR="009B2994" w:rsidRPr="007A06F5">
        <w:rPr>
          <w:rFonts w:ascii="Times New Roman" w:eastAsia="Times New Roman" w:hAnsi="Times New Roman" w:cs="Times New Roman"/>
          <w:color w:val="FF0000"/>
          <w:sz w:val="24"/>
          <w:szCs w:val="24"/>
          <w:lang w:val="la-Latn" w:eastAsia="de-DE"/>
        </w:rPr>
        <w:t xml:space="preserve"> </w:t>
      </w:r>
      <w:r w:rsidRPr="007A06F5">
        <w:rPr>
          <w:rFonts w:ascii="Times New Roman" w:eastAsia="Times New Roman" w:hAnsi="Times New Roman" w:cs="Times New Roman"/>
          <w:color w:val="FF0000"/>
          <w:sz w:val="24"/>
          <w:szCs w:val="24"/>
          <w:lang w:val="la-Latn" w:eastAsia="de-DE"/>
        </w:rPr>
        <w:t>Q</w:t>
      </w:r>
      <w:r w:rsidRPr="007A06F5">
        <w:rPr>
          <w:rFonts w:ascii="Times New Roman" w:eastAsia="Times New Roman" w:hAnsi="Times New Roman" w:cs="Times New Roman"/>
          <w:sz w:val="24"/>
          <w:szCs w:val="24"/>
          <w:lang w:val="la-Latn" w:eastAsia="de-DE"/>
        </w:rPr>
        <w:t xml:space="preserve">uid </w:t>
      </w:r>
      <w:commentRangeEnd w:id="507"/>
      <w:r w:rsidR="0010713B" w:rsidRPr="007A06F5">
        <w:rPr>
          <w:rStyle w:val="Odkaznakoment"/>
          <w:lang w:val="la-Latn"/>
        </w:rPr>
        <w:commentReference w:id="507"/>
      </w:r>
      <w:r w:rsidRPr="007A06F5">
        <w:rPr>
          <w:rFonts w:ascii="Times New Roman" w:eastAsia="Times New Roman" w:hAnsi="Times New Roman" w:cs="Times New Roman"/>
          <w:sz w:val="24"/>
          <w:szCs w:val="24"/>
          <w:lang w:val="la-Latn" w:eastAsia="de-DE"/>
        </w:rPr>
        <w:t>proprie ad religio</w:t>
      </w:r>
      <w:r w:rsidR="00467C3E" w:rsidRPr="007A06F5">
        <w:rPr>
          <w:rFonts w:ascii="Times New Roman" w:eastAsia="Times New Roman" w:hAnsi="Times New Roman" w:cs="Times New Roman"/>
          <w:sz w:val="24"/>
          <w:szCs w:val="24"/>
          <w:lang w:val="la-Latn" w:eastAsia="de-DE"/>
        </w:rPr>
        <w:t>nem christianam pertinet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Pri</w:t>
      </w:r>
      <w:r w:rsidRPr="007A06F5">
        <w:rPr>
          <w:rFonts w:ascii="Times New Roman" w:eastAsia="Times New Roman" w:hAnsi="Times New Roman" w:cs="Times New Roman"/>
          <w:sz w:val="24"/>
          <w:szCs w:val="24"/>
          <w:lang w:val="la-Latn" w:eastAsia="de-DE"/>
        </w:rPr>
        <w:t>mum</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fundamentum christianae religionis est fides ca</w:t>
      </w:r>
      <w:r w:rsidR="00467C3E" w:rsidRPr="007A06F5">
        <w:rPr>
          <w:rFonts w:ascii="Times New Roman" w:eastAsia="Times New Roman" w:hAnsi="Times New Roman" w:cs="Times New Roman"/>
          <w:sz w:val="24"/>
          <w:szCs w:val="24"/>
          <w:lang w:val="la-Latn" w:eastAsia="de-DE"/>
        </w:rPr>
        <w:t>tholica</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hoc est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credere in </w:t>
      </w:r>
      <w:r w:rsidRPr="007A06F5">
        <w:rPr>
          <w:rFonts w:ascii="Times New Roman" w:eastAsia="Times New Roman" w:hAnsi="Times New Roman" w:cs="Times New Roman"/>
          <w:sz w:val="24"/>
          <w:szCs w:val="24"/>
          <w:lang w:val="la-Latn" w:eastAsia="de-DE"/>
        </w:rPr>
        <w:t>Patrem et Filium et Spiritum sanctum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unum et ve</w:t>
      </w:r>
      <w:r w:rsidR="00467C3E" w:rsidRPr="007A06F5">
        <w:rPr>
          <w:rFonts w:ascii="Times New Roman" w:eastAsia="Times New Roman" w:hAnsi="Times New Roman" w:cs="Times New Roman"/>
          <w:sz w:val="24"/>
          <w:szCs w:val="24"/>
          <w:lang w:val="la-Latn" w:eastAsia="de-DE"/>
        </w:rPr>
        <w:t>rum Deum</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trinum in personis </w:t>
      </w:r>
      <w:r w:rsidRPr="007A06F5">
        <w:rPr>
          <w:rFonts w:ascii="Times New Roman" w:eastAsia="Times New Roman" w:hAnsi="Times New Roman" w:cs="Times New Roman"/>
          <w:sz w:val="24"/>
          <w:szCs w:val="24"/>
          <w:lang w:val="la-Latn" w:eastAsia="de-DE"/>
        </w:rPr>
        <w:t>et unum in substantia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credere etiam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sola p</w:t>
      </w:r>
      <w:r w:rsidR="00467C3E" w:rsidRPr="007A06F5">
        <w:rPr>
          <w:rFonts w:ascii="Times New Roman" w:eastAsia="Times New Roman" w:hAnsi="Times New Roman" w:cs="Times New Roman"/>
          <w:sz w:val="24"/>
          <w:szCs w:val="24"/>
          <w:lang w:val="la-Latn" w:eastAsia="de-DE"/>
        </w:rPr>
        <w:t xml:space="preserve">ersona Filii pro salute nostra </w:t>
      </w:r>
      <w:r w:rsidRPr="007A06F5">
        <w:rPr>
          <w:rFonts w:ascii="Times New Roman" w:eastAsia="Times New Roman" w:hAnsi="Times New Roman" w:cs="Times New Roman"/>
          <w:sz w:val="24"/>
          <w:szCs w:val="24"/>
          <w:lang w:val="la-Latn" w:eastAsia="de-DE"/>
        </w:rPr>
        <w:t>carnem assumpserit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qua et passus est et resurre</w:t>
      </w:r>
      <w:r w:rsidR="00467C3E" w:rsidRPr="007A06F5">
        <w:rPr>
          <w:rFonts w:ascii="Times New Roman" w:eastAsia="Times New Roman" w:hAnsi="Times New Roman" w:cs="Times New Roman"/>
          <w:sz w:val="24"/>
          <w:szCs w:val="24"/>
          <w:lang w:val="la-Latn" w:eastAsia="de-DE"/>
        </w:rPr>
        <w:t>xit et ascendit in celos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cum </w:t>
      </w:r>
      <w:r w:rsidRPr="007A06F5">
        <w:rPr>
          <w:rFonts w:ascii="Times New Roman" w:eastAsia="Times New Roman" w:hAnsi="Times New Roman" w:cs="Times New Roman"/>
          <w:sz w:val="24"/>
          <w:szCs w:val="24"/>
          <w:lang w:val="la-Latn" w:eastAsia="de-DE"/>
        </w:rPr>
        <w:t xml:space="preserve">qua </w:t>
      </w:r>
      <w:r w:rsidR="0010713B" w:rsidRPr="007A06F5">
        <w:rPr>
          <w:rFonts w:ascii="Times New Roman" w:eastAsia="Times New Roman" w:hAnsi="Times New Roman" w:cs="Times New Roman"/>
          <w:sz w:val="24"/>
          <w:szCs w:val="24"/>
          <w:lang w:val="la-Latn" w:eastAsia="de-DE"/>
        </w:rPr>
        <w:t>etiam ad iuditium venturus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credere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p</w:t>
      </w:r>
      <w:r w:rsidR="00467C3E" w:rsidRPr="007A06F5">
        <w:rPr>
          <w:rFonts w:ascii="Times New Roman" w:eastAsia="Times New Roman" w:hAnsi="Times New Roman" w:cs="Times New Roman"/>
          <w:sz w:val="24"/>
          <w:szCs w:val="24"/>
          <w:lang w:val="la-Latn" w:eastAsia="de-DE"/>
        </w:rPr>
        <w:t xml:space="preserve">er Spiritum sanctum remissio </w:t>
      </w:r>
      <w:r w:rsidRPr="007A06F5">
        <w:rPr>
          <w:rFonts w:ascii="Times New Roman" w:eastAsia="Times New Roman" w:hAnsi="Times New Roman" w:cs="Times New Roman"/>
          <w:sz w:val="24"/>
          <w:szCs w:val="24"/>
          <w:lang w:val="la-Latn" w:eastAsia="de-DE"/>
        </w:rPr>
        <w:t>peccatorum in baptismate conferatur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quod fidelibus in aecclesia Christi eiusdem sancti Spiritus dono per ministerium sacerdotale et </w:t>
      </w:r>
      <w:r w:rsidR="00467C3E" w:rsidRPr="007A06F5">
        <w:rPr>
          <w:rFonts w:ascii="Times New Roman" w:eastAsia="Times New Roman" w:hAnsi="Times New Roman" w:cs="Times New Roman"/>
          <w:sz w:val="24"/>
          <w:szCs w:val="24"/>
          <w:lang w:val="la-Latn" w:eastAsia="de-DE"/>
        </w:rPr>
        <w:t>per poenitentiam remissio pecca</w:t>
      </w:r>
      <w:r w:rsidRPr="007A06F5">
        <w:rPr>
          <w:rFonts w:ascii="Times New Roman" w:eastAsia="Times New Roman" w:hAnsi="Times New Roman" w:cs="Times New Roman"/>
          <w:sz w:val="24"/>
          <w:szCs w:val="24"/>
          <w:lang w:val="la-Latn" w:eastAsia="de-DE"/>
        </w:rPr>
        <w:t>torum indubitanter attribuatur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quod generalis omni</w:t>
      </w:r>
      <w:r w:rsidR="00467C3E" w:rsidRPr="007A06F5">
        <w:rPr>
          <w:rFonts w:ascii="Times New Roman" w:eastAsia="Times New Roman" w:hAnsi="Times New Roman" w:cs="Times New Roman"/>
          <w:sz w:val="24"/>
          <w:szCs w:val="24"/>
          <w:lang w:val="la-Latn" w:eastAsia="de-DE"/>
        </w:rPr>
        <w:t xml:space="preserve">um in vera carne in adventu </w:t>
      </w:r>
      <w:r w:rsidRPr="007A06F5">
        <w:rPr>
          <w:rFonts w:ascii="Times New Roman" w:eastAsia="Times New Roman" w:hAnsi="Times New Roman" w:cs="Times New Roman"/>
          <w:sz w:val="24"/>
          <w:szCs w:val="24"/>
          <w:lang w:val="la-Latn" w:eastAsia="de-DE"/>
        </w:rPr>
        <w:t>Christi resurrectio futura 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quod nosse unumque</w:t>
      </w:r>
      <w:r w:rsidR="00467C3E" w:rsidRPr="007A06F5">
        <w:rPr>
          <w:rFonts w:ascii="Times New Roman" w:eastAsia="Times New Roman" w:hAnsi="Times New Roman" w:cs="Times New Roman"/>
          <w:sz w:val="24"/>
          <w:szCs w:val="24"/>
          <w:lang w:val="la-Latn" w:eastAsia="de-DE"/>
        </w:rPr>
        <w:t>mque fidelem oporteat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quia </w:t>
      </w:r>
      <w:r w:rsidRPr="007A06F5">
        <w:rPr>
          <w:rFonts w:ascii="Times New Roman" w:eastAsia="Times New Roman" w:hAnsi="Times New Roman" w:cs="Times New Roman"/>
          <w:sz w:val="24"/>
          <w:szCs w:val="24"/>
          <w:lang w:val="la-Latn" w:eastAsia="de-DE"/>
        </w:rPr>
        <w:t>haec fides vera et fructuosa esse non potest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nisi bonis </w:t>
      </w:r>
      <w:r w:rsidR="00467C3E" w:rsidRPr="007A06F5">
        <w:rPr>
          <w:rFonts w:ascii="Times New Roman" w:eastAsia="Times New Roman" w:hAnsi="Times New Roman" w:cs="Times New Roman"/>
          <w:sz w:val="24"/>
          <w:szCs w:val="24"/>
          <w:lang w:val="la-Latn" w:eastAsia="de-DE"/>
        </w:rPr>
        <w:t>operibus exornetur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id est</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spe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caritate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humilitate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castitate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continentia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sobrieta</w:t>
      </w:r>
      <w:r w:rsidR="00467C3E" w:rsidRPr="007A06F5">
        <w:rPr>
          <w:rFonts w:ascii="Times New Roman" w:eastAsia="Times New Roman" w:hAnsi="Times New Roman" w:cs="Times New Roman"/>
          <w:sz w:val="24"/>
          <w:szCs w:val="24"/>
          <w:lang w:val="la-Latn" w:eastAsia="de-DE"/>
        </w:rPr>
        <w:t>te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unanimitate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concordia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iustitia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pietate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misericordia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innocentia et simplicitate e</w:t>
      </w:r>
      <w:r w:rsidR="00467C3E" w:rsidRPr="007A06F5">
        <w:rPr>
          <w:rFonts w:ascii="Times New Roman" w:eastAsia="Times New Roman" w:hAnsi="Times New Roman" w:cs="Times New Roman"/>
          <w:sz w:val="24"/>
          <w:szCs w:val="24"/>
          <w:lang w:val="la-Latn" w:eastAsia="de-DE"/>
        </w:rPr>
        <w:t>t ceteris his similibus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quae </w:t>
      </w:r>
      <w:r w:rsidRPr="007A06F5">
        <w:rPr>
          <w:rFonts w:ascii="Times New Roman" w:eastAsia="Times New Roman" w:hAnsi="Times New Roman" w:cs="Times New Roman"/>
          <w:sz w:val="24"/>
          <w:szCs w:val="24"/>
          <w:lang w:val="la-Latn" w:eastAsia="de-DE"/>
        </w:rPr>
        <w:t>omnia in dilectione Dei et proximi consistunt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w:t>
      </w:r>
      <w:r w:rsidR="00467C3E" w:rsidRPr="007A06F5">
        <w:rPr>
          <w:rFonts w:ascii="Times New Roman" w:eastAsia="Times New Roman" w:hAnsi="Times New Roman" w:cs="Times New Roman"/>
          <w:sz w:val="24"/>
          <w:szCs w:val="24"/>
          <w:lang w:val="la-Latn" w:eastAsia="de-DE"/>
        </w:rPr>
        <w:t xml:space="preserve">e his enim nemo potest placere </w:t>
      </w:r>
      <w:r w:rsidRPr="007A06F5">
        <w:rPr>
          <w:rFonts w:ascii="Times New Roman" w:eastAsia="Times New Roman" w:hAnsi="Times New Roman" w:cs="Times New Roman"/>
          <w:sz w:val="24"/>
          <w:szCs w:val="24"/>
          <w:lang w:val="la-Latn" w:eastAsia="de-DE"/>
        </w:rPr>
        <w:t>Deo nec salvus esse</w:t>
      </w:r>
      <w:r w:rsidR="009B2994"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quia teste apostolo '</w:t>
      </w:r>
      <w:r w:rsidRPr="007A06F5">
        <w:rPr>
          <w:rFonts w:ascii="Times New Roman" w:eastAsia="Times New Roman" w:hAnsi="Times New Roman" w:cs="Times New Roman"/>
          <w:sz w:val="24"/>
          <w:szCs w:val="24"/>
          <w:lang w:val="la-Latn" w:eastAsia="de-DE"/>
        </w:rPr>
        <w:t>fides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sin</w:t>
      </w:r>
      <w:r w:rsidR="00467C3E" w:rsidRPr="007A06F5">
        <w:rPr>
          <w:rFonts w:ascii="Times New Roman" w:eastAsia="Times New Roman" w:hAnsi="Times New Roman" w:cs="Times New Roman"/>
          <w:sz w:val="24"/>
          <w:szCs w:val="24"/>
          <w:lang w:val="la-Latn" w:eastAsia="de-DE"/>
        </w:rPr>
        <w:t xml:space="preserve">e operibus mortua est in semet </w:t>
      </w:r>
      <w:r w:rsidR="0010713B" w:rsidRPr="007A06F5">
        <w:rPr>
          <w:rFonts w:ascii="Times New Roman" w:eastAsia="Times New Roman" w:hAnsi="Times New Roman" w:cs="Times New Roman"/>
          <w:sz w:val="24"/>
          <w:szCs w:val="24"/>
          <w:lang w:val="la-Latn" w:eastAsia="de-DE"/>
        </w:rPr>
        <w:t>ipsa</w:t>
      </w:r>
      <w:r w:rsidRPr="007A06F5">
        <w:rPr>
          <w:rFonts w:ascii="Times New Roman" w:eastAsia="Times New Roman" w:hAnsi="Times New Roman" w:cs="Times New Roman"/>
          <w:sz w:val="24"/>
          <w:szCs w:val="24"/>
          <w:lang w:val="la-Latn" w:eastAsia="de-DE"/>
        </w:rPr>
        <w:t>'. Proinde necesse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unusquisque christianu</w:t>
      </w:r>
      <w:r w:rsidR="00467C3E" w:rsidRPr="007A06F5">
        <w:rPr>
          <w:rFonts w:ascii="Times New Roman" w:eastAsia="Times New Roman" w:hAnsi="Times New Roman" w:cs="Times New Roman"/>
          <w:sz w:val="24"/>
          <w:szCs w:val="24"/>
          <w:lang w:val="la-Latn" w:eastAsia="de-DE"/>
        </w:rPr>
        <w:t>s diligenter perpendat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utrum </w:t>
      </w:r>
      <w:r w:rsidRPr="007A06F5">
        <w:rPr>
          <w:rFonts w:ascii="Times New Roman" w:eastAsia="Times New Roman" w:hAnsi="Times New Roman" w:cs="Times New Roman"/>
          <w:sz w:val="24"/>
          <w:szCs w:val="24"/>
          <w:lang w:val="la-Latn" w:eastAsia="de-DE"/>
        </w:rPr>
        <w:t>in eo fides viva sit bona opera agendo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an mortua</w:t>
      </w:r>
      <w:r w:rsidR="00467C3E" w:rsidRPr="007A06F5">
        <w:rPr>
          <w:rFonts w:ascii="Times New Roman" w:eastAsia="Times New Roman" w:hAnsi="Times New Roman" w:cs="Times New Roman"/>
          <w:sz w:val="24"/>
          <w:szCs w:val="24"/>
          <w:lang w:val="la-Latn" w:eastAsia="de-DE"/>
        </w:rPr>
        <w:t xml:space="preserve"> bona opera neglegendo</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et si </w:t>
      </w:r>
      <w:r w:rsidRPr="007A06F5">
        <w:rPr>
          <w:rFonts w:ascii="Times New Roman" w:eastAsia="Times New Roman" w:hAnsi="Times New Roman" w:cs="Times New Roman"/>
          <w:sz w:val="24"/>
          <w:szCs w:val="24"/>
          <w:lang w:val="la-Latn" w:eastAsia="de-DE"/>
        </w:rPr>
        <w:t>iuxta documentum apostoli ipsa fides sine operibus</w:t>
      </w:r>
      <w:r w:rsidR="00467C3E" w:rsidRPr="007A06F5">
        <w:rPr>
          <w:rFonts w:ascii="Times New Roman" w:eastAsia="Times New Roman" w:hAnsi="Times New Roman" w:cs="Times New Roman"/>
          <w:sz w:val="24"/>
          <w:szCs w:val="24"/>
          <w:lang w:val="la-Latn" w:eastAsia="de-DE"/>
        </w:rPr>
        <w:t xml:space="preserve"> bonis mortua est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qua</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damp</w:t>
      </w:r>
      <w:r w:rsidRPr="007A06F5">
        <w:rPr>
          <w:rFonts w:ascii="Times New Roman" w:eastAsia="Times New Roman" w:hAnsi="Times New Roman" w:cs="Times New Roman"/>
          <w:sz w:val="24"/>
          <w:szCs w:val="24"/>
          <w:lang w:val="la-Latn" w:eastAsia="de-DE"/>
        </w:rPr>
        <w:t>natione plectendi sunt illi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non solum eandem fidem</w:t>
      </w:r>
      <w:r w:rsidR="00467C3E" w:rsidRPr="007A06F5">
        <w:rPr>
          <w:rFonts w:ascii="Times New Roman" w:eastAsia="Times New Roman" w:hAnsi="Times New Roman" w:cs="Times New Roman"/>
          <w:sz w:val="24"/>
          <w:szCs w:val="24"/>
          <w:lang w:val="la-Latn" w:eastAsia="de-DE"/>
        </w:rPr>
        <w:t xml:space="preserve"> bonis operibus non exornant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etiam diversis flagitiis eam commaculant</w:t>
      </w:r>
      <w:r w:rsidR="00D9225B"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Inter c</w:t>
      </w:r>
      <w:r w:rsidR="00467C3E" w:rsidRPr="007A06F5">
        <w:rPr>
          <w:rFonts w:ascii="Times New Roman" w:eastAsia="Times New Roman" w:hAnsi="Times New Roman" w:cs="Times New Roman"/>
          <w:sz w:val="24"/>
          <w:szCs w:val="24"/>
          <w:lang w:val="la-Latn" w:eastAsia="de-DE"/>
        </w:rPr>
        <w:t>etera</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quippe mala</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quae ean</w:t>
      </w:r>
      <w:r w:rsidRPr="007A06F5">
        <w:rPr>
          <w:rFonts w:ascii="Times New Roman" w:eastAsia="Times New Roman" w:hAnsi="Times New Roman" w:cs="Times New Roman"/>
          <w:sz w:val="24"/>
          <w:szCs w:val="24"/>
          <w:lang w:val="la-Latn" w:eastAsia="de-DE"/>
        </w:rPr>
        <w:t>dem fidem commaculant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quattuor nobis vitia spiritalia</w:t>
      </w:r>
      <w:r w:rsidR="00467C3E" w:rsidRPr="007A06F5">
        <w:rPr>
          <w:rFonts w:ascii="Times New Roman" w:eastAsia="Times New Roman" w:hAnsi="Times New Roman" w:cs="Times New Roman"/>
          <w:sz w:val="24"/>
          <w:szCs w:val="24"/>
          <w:lang w:val="la-Latn" w:eastAsia="de-DE"/>
        </w:rPr>
        <w:t xml:space="preserve"> merito exaggeranda videntur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 occultiora 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tanto pernitiosiora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 est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superbia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 quam angelus diabolus effectus est et de celo eiectus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invidia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per quam idem diabolus hominem </w:t>
      </w:r>
      <w:r w:rsidRPr="007A06F5">
        <w:rPr>
          <w:rFonts w:ascii="Times New Roman" w:hAnsi="Times New Roman" w:cs="Times New Roman"/>
          <w:lang w:val="la-Latn"/>
        </w:rPr>
        <w:t>/</w:t>
      </w:r>
      <w:r w:rsidR="0010713B" w:rsidRPr="007A06F5">
        <w:rPr>
          <w:rFonts w:ascii="Times New Roman" w:hAnsi="Times New Roman" w:cs="Times New Roman"/>
          <w:lang w:val="la-Latn"/>
        </w:rPr>
        <w:t xml:space="preserve"> </w:t>
      </w:r>
      <w:r w:rsidRPr="007A06F5">
        <w:rPr>
          <w:rFonts w:ascii="Times New Roman" w:hAnsi="Times New Roman" w:cs="Times New Roman"/>
          <w:lang w:val="la-Latn"/>
        </w:rPr>
        <w:t>de paradyso eiecit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odium et discordia</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quae caritatem</w:t>
      </w:r>
      <w:r w:rsidR="00467C3E" w:rsidRPr="007A06F5">
        <w:rPr>
          <w:rFonts w:ascii="Times New Roman" w:hAnsi="Times New Roman" w:cs="Times New Roman"/>
          <w:lang w:val="la-Latn"/>
        </w:rPr>
        <w:t xml:space="preserve"> inter proximos extingunt et</w:t>
      </w:r>
      <w:r w:rsidR="009B2994" w:rsidRPr="007A06F5">
        <w:rPr>
          <w:rFonts w:ascii="Times New Roman" w:hAnsi="Times New Roman" w:cs="Times New Roman"/>
          <w:lang w:val="la-Latn"/>
        </w:rPr>
        <w:t xml:space="preserve"> </w:t>
      </w:r>
      <w:r w:rsidRPr="007A06F5">
        <w:rPr>
          <w:rFonts w:ascii="Times New Roman" w:eastAsia="Times New Roman" w:hAnsi="Times New Roman" w:cs="Times New Roman"/>
          <w:sz w:val="24"/>
          <w:szCs w:val="24"/>
          <w:lang w:val="la-Latn" w:eastAsia="de-DE"/>
        </w:rPr>
        <w:t>dilectionem evacuant et omnia bona pervertunt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w:t>
      </w:r>
      <w:r w:rsidR="00467C3E" w:rsidRPr="007A06F5">
        <w:rPr>
          <w:rFonts w:ascii="Times New Roman" w:eastAsia="Times New Roman" w:hAnsi="Times New Roman" w:cs="Times New Roman"/>
          <w:sz w:val="24"/>
          <w:szCs w:val="24"/>
          <w:lang w:val="la-Latn" w:eastAsia="de-DE"/>
        </w:rPr>
        <w:t xml:space="preserve">t non sinunt proximos in mutua </w:t>
      </w:r>
      <w:r w:rsidRPr="007A06F5">
        <w:rPr>
          <w:rFonts w:ascii="Times New Roman" w:eastAsia="Times New Roman" w:hAnsi="Times New Roman" w:cs="Times New Roman"/>
          <w:sz w:val="24"/>
          <w:szCs w:val="24"/>
          <w:lang w:val="la-Latn" w:eastAsia="de-DE"/>
        </w:rPr>
        <w:t>dilectione consistere neque</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etiam tranquillam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decuerat </w:t>
      </w:r>
      <w:r w:rsidR="00467C3E" w:rsidRPr="007A06F5">
        <w:rPr>
          <w:rFonts w:ascii="Times New Roman" w:eastAsia="Times New Roman" w:hAnsi="Times New Roman" w:cs="Times New Roman"/>
          <w:sz w:val="24"/>
          <w:szCs w:val="24"/>
          <w:lang w:val="la-Latn" w:eastAsia="de-DE"/>
        </w:rPr>
        <w:t>christianos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vitam degere</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ideo periculosiora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immo mortifera diximus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w:t>
      </w:r>
      <w:r w:rsidR="00467C3E" w:rsidRPr="007A06F5">
        <w:rPr>
          <w:rFonts w:ascii="Times New Roman" w:eastAsia="Times New Roman" w:hAnsi="Times New Roman" w:cs="Times New Roman"/>
          <w:sz w:val="24"/>
          <w:szCs w:val="24"/>
          <w:lang w:val="la-Latn" w:eastAsia="de-DE"/>
        </w:rPr>
        <w:t xml:space="preserve">niam sectatores illorum ea aut </w:t>
      </w:r>
      <w:r w:rsidRPr="007A06F5">
        <w:rPr>
          <w:rFonts w:ascii="Times New Roman" w:eastAsia="Times New Roman" w:hAnsi="Times New Roman" w:cs="Times New Roman"/>
          <w:sz w:val="24"/>
          <w:szCs w:val="24"/>
          <w:lang w:val="la-Latn" w:eastAsia="de-DE"/>
        </w:rPr>
        <w:t>non intellegunt aut certe intellegere dedignantur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w:t>
      </w:r>
      <w:r w:rsidR="00467C3E" w:rsidRPr="007A06F5">
        <w:rPr>
          <w:rFonts w:ascii="Times New Roman" w:eastAsia="Times New Roman" w:hAnsi="Times New Roman" w:cs="Times New Roman"/>
          <w:sz w:val="24"/>
          <w:szCs w:val="24"/>
          <w:lang w:val="la-Latn" w:eastAsia="de-DE"/>
        </w:rPr>
        <w:t xml:space="preserve">quia ea parvipendentes pro his </w:t>
      </w:r>
      <w:r w:rsidRPr="007A06F5">
        <w:rPr>
          <w:rFonts w:ascii="Times New Roman" w:eastAsia="Times New Roman" w:hAnsi="Times New Roman" w:cs="Times New Roman"/>
          <w:sz w:val="24"/>
          <w:szCs w:val="24"/>
          <w:lang w:val="la-Latn" w:eastAsia="de-DE"/>
        </w:rPr>
        <w:t>ad confessionem non veniunt idci</w:t>
      </w:r>
      <w:r w:rsidR="00467C3E" w:rsidRPr="007A06F5">
        <w:rPr>
          <w:rFonts w:ascii="Times New Roman" w:eastAsia="Times New Roman" w:hAnsi="Times New Roman" w:cs="Times New Roman"/>
          <w:sz w:val="24"/>
          <w:szCs w:val="24"/>
          <w:lang w:val="la-Latn" w:eastAsia="de-DE"/>
        </w:rPr>
        <w:t>rco nec correctionem merentur</w:t>
      </w:r>
      <w:r w:rsidR="005D4A29" w:rsidRPr="007A06F5">
        <w:rPr>
          <w:rFonts w:ascii="Times New Roman" w:eastAsia="Times New Roman" w:hAnsi="Times New Roman" w:cs="Times New Roman"/>
          <w:sz w:val="24"/>
          <w:szCs w:val="24"/>
          <w:lang w:val="la-Latn" w:eastAsia="de-DE"/>
        </w:rPr>
        <w:t>.</w:t>
      </w:r>
    </w:p>
    <w:p w14:paraId="4F5E0EA7" w14:textId="5C339E58"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universalis sanct</w:t>
      </w:r>
      <w:r w:rsidR="00467C3E" w:rsidRPr="007A06F5">
        <w:rPr>
          <w:rFonts w:ascii="Times New Roman" w:eastAsia="Times New Roman" w:hAnsi="Times New Roman" w:cs="Times New Roman"/>
          <w:sz w:val="24"/>
          <w:szCs w:val="24"/>
          <w:lang w:val="la-Latn" w:eastAsia="de-DE"/>
        </w:rPr>
        <w:t>a Dei ecclesia unum corpus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eiusque caput Christus 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Primum</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w:t>
      </w:r>
      <w:r w:rsidR="00467C3E" w:rsidRPr="007A06F5">
        <w:rPr>
          <w:rFonts w:ascii="Times New Roman" w:eastAsia="Times New Roman" w:hAnsi="Times New Roman" w:cs="Times New Roman"/>
          <w:sz w:val="24"/>
          <w:szCs w:val="24"/>
          <w:lang w:val="la-Latn" w:eastAsia="de-DE"/>
        </w:rPr>
        <w:t xml:space="preserve">uod universalis sancta eclesia </w:t>
      </w:r>
      <w:r w:rsidRPr="007A06F5">
        <w:rPr>
          <w:rFonts w:ascii="Times New Roman" w:eastAsia="Times New Roman" w:hAnsi="Times New Roman" w:cs="Times New Roman"/>
          <w:sz w:val="24"/>
          <w:szCs w:val="24"/>
          <w:lang w:val="la-Latn" w:eastAsia="de-DE"/>
        </w:rPr>
        <w:t>Dei unum corpus manifeste esse credatur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eiusque capu</w:t>
      </w:r>
      <w:r w:rsidR="00467C3E" w:rsidRPr="007A06F5">
        <w:rPr>
          <w:rFonts w:ascii="Times New Roman" w:eastAsia="Times New Roman" w:hAnsi="Times New Roman" w:cs="Times New Roman"/>
          <w:sz w:val="24"/>
          <w:szCs w:val="24"/>
          <w:lang w:val="la-Latn" w:eastAsia="de-DE"/>
        </w:rPr>
        <w:t>t Christus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apostolicis ora </w:t>
      </w:r>
      <w:r w:rsidRPr="007A06F5">
        <w:rPr>
          <w:rFonts w:ascii="Times New Roman" w:eastAsia="Times New Roman" w:hAnsi="Times New Roman" w:cs="Times New Roman"/>
          <w:sz w:val="24"/>
          <w:szCs w:val="24"/>
          <w:lang w:val="la-Latn" w:eastAsia="de-DE"/>
        </w:rPr>
        <w:t>culis approbamus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Paulus</w:t>
      </w:r>
      <w:r w:rsidR="00FF3D92"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Vos</w:t>
      </w:r>
      <w:r w:rsidR="00E55DD3"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autem estis</w:t>
      </w:r>
      <w:r w:rsidRPr="007A06F5">
        <w:rPr>
          <w:rFonts w:ascii="Times New Roman" w:eastAsia="Times New Roman" w:hAnsi="Times New Roman" w:cs="Times New Roman"/>
          <w:sz w:val="24"/>
          <w:szCs w:val="24"/>
          <w:lang w:val="la-Latn" w:eastAsia="de-DE"/>
        </w:rPr>
        <w:t>' inq</w:t>
      </w:r>
      <w:r w:rsidR="0010713B" w:rsidRPr="007A06F5">
        <w:rPr>
          <w:rFonts w:ascii="Times New Roman" w:eastAsia="Times New Roman" w:hAnsi="Times New Roman" w:cs="Times New Roman"/>
          <w:sz w:val="24"/>
          <w:szCs w:val="24"/>
          <w:lang w:val="la-Latn" w:eastAsia="de-DE"/>
        </w:rPr>
        <w:t>uit, '</w:t>
      </w:r>
      <w:r w:rsidR="00467C3E" w:rsidRPr="007A06F5">
        <w:rPr>
          <w:rFonts w:ascii="Times New Roman" w:eastAsia="Times New Roman" w:hAnsi="Times New Roman" w:cs="Times New Roman"/>
          <w:sz w:val="24"/>
          <w:szCs w:val="24"/>
          <w:lang w:val="la-Latn" w:eastAsia="de-DE"/>
        </w:rPr>
        <w:t xml:space="preserve">corpus Christi et membra </w:t>
      </w:r>
      <w:r w:rsidR="0010713B" w:rsidRPr="007A06F5">
        <w:rPr>
          <w:rFonts w:ascii="Times New Roman" w:eastAsia="Times New Roman" w:hAnsi="Times New Roman" w:cs="Times New Roman"/>
          <w:sz w:val="24"/>
          <w:szCs w:val="24"/>
          <w:lang w:val="la-Latn" w:eastAsia="de-DE"/>
        </w:rPr>
        <w:t>de membro</w:t>
      </w:r>
      <w:r w:rsidRPr="007A06F5">
        <w:rPr>
          <w:rFonts w:ascii="Times New Roman" w:eastAsia="Times New Roman" w:hAnsi="Times New Roman" w:cs="Times New Roman"/>
          <w:sz w:val="24"/>
          <w:szCs w:val="24"/>
          <w:lang w:val="la-Latn" w:eastAsia="de-DE"/>
        </w:rPr>
        <w:t>', itemque</w:t>
      </w:r>
      <w:r w:rsidR="00FF3D92"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Sicut</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enim in uno corpor</w:t>
      </w:r>
      <w:r w:rsidR="00467C3E" w:rsidRPr="007A06F5">
        <w:rPr>
          <w:rFonts w:ascii="Times New Roman" w:eastAsia="Times New Roman" w:hAnsi="Times New Roman" w:cs="Times New Roman"/>
          <w:sz w:val="24"/>
          <w:szCs w:val="24"/>
          <w:lang w:val="la-Latn" w:eastAsia="de-DE"/>
        </w:rPr>
        <w:t>e multa membra habemus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omnia </w:t>
      </w:r>
      <w:r w:rsidRPr="007A06F5">
        <w:rPr>
          <w:rFonts w:ascii="Times New Roman" w:eastAsia="Times New Roman" w:hAnsi="Times New Roman" w:cs="Times New Roman"/>
          <w:sz w:val="24"/>
          <w:szCs w:val="24"/>
          <w:lang w:val="la-Latn" w:eastAsia="de-DE"/>
        </w:rPr>
        <w:t>autem membra non eundem actum habent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multi u</w:t>
      </w:r>
      <w:r w:rsidR="0010713B" w:rsidRPr="007A06F5">
        <w:rPr>
          <w:rFonts w:ascii="Times New Roman" w:eastAsia="Times New Roman" w:hAnsi="Times New Roman" w:cs="Times New Roman"/>
          <w:sz w:val="24"/>
          <w:szCs w:val="24"/>
          <w:lang w:val="la-Latn" w:eastAsia="de-DE"/>
        </w:rPr>
        <w:t xml:space="preserve">num corpus </w:t>
      </w:r>
      <w:r w:rsidR="0010713B" w:rsidRPr="007A06F5">
        <w:rPr>
          <w:rFonts w:ascii="Times New Roman" w:eastAsia="Times New Roman" w:hAnsi="Times New Roman" w:cs="Times New Roman"/>
          <w:sz w:val="24"/>
          <w:szCs w:val="24"/>
          <w:lang w:val="la-Latn" w:eastAsia="de-DE"/>
        </w:rPr>
        <w:lastRenderedPageBreak/>
        <w:t>sumus in Christo</w:t>
      </w:r>
      <w:r w:rsidR="00467C3E"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item</w:t>
      </w:r>
      <w:r w:rsidR="00FF3D92"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Cuius</w:t>
      </w:r>
      <w:r w:rsidR="00E55DD3"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caput Christus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 quo totum cor</w:t>
      </w:r>
      <w:r w:rsidR="00467C3E" w:rsidRPr="007A06F5">
        <w:rPr>
          <w:rFonts w:ascii="Times New Roman" w:eastAsia="Times New Roman" w:hAnsi="Times New Roman" w:cs="Times New Roman"/>
          <w:sz w:val="24"/>
          <w:szCs w:val="24"/>
          <w:lang w:val="la-Latn" w:eastAsia="de-DE"/>
        </w:rPr>
        <w:t xml:space="preserve">pus per nexus et coniunctionem </w:t>
      </w:r>
      <w:r w:rsidRPr="007A06F5">
        <w:rPr>
          <w:rFonts w:ascii="Times New Roman" w:eastAsia="Times New Roman" w:hAnsi="Times New Roman" w:cs="Times New Roman"/>
          <w:sz w:val="24"/>
          <w:szCs w:val="24"/>
          <w:lang w:val="la-Latn" w:eastAsia="de-DE"/>
        </w:rPr>
        <w:t>administratum crescit in templum sanctum in Domino</w:t>
      </w:r>
      <w:r w:rsidR="005D4A29"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 Sunt et alia innumera huius</w:t>
      </w:r>
      <w:r w:rsidRPr="007A06F5">
        <w:rPr>
          <w:rFonts w:ascii="Times New Roman" w:eastAsia="Times New Roman" w:hAnsi="Times New Roman" w:cs="Times New Roman"/>
          <w:sz w:val="24"/>
          <w:szCs w:val="24"/>
          <w:lang w:val="la-Latn" w:eastAsia="de-DE"/>
        </w:rPr>
        <w:t>cemodi exempla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hic ob prolixitatem vitandam p</w:t>
      </w:r>
      <w:r w:rsidR="00467C3E" w:rsidRPr="007A06F5">
        <w:rPr>
          <w:rFonts w:ascii="Times New Roman" w:eastAsia="Times New Roman" w:hAnsi="Times New Roman" w:cs="Times New Roman"/>
          <w:sz w:val="24"/>
          <w:szCs w:val="24"/>
          <w:lang w:val="la-Latn" w:eastAsia="de-DE"/>
        </w:rPr>
        <w:t>retermittuntur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Quisquis ergo </w:t>
      </w:r>
      <w:r w:rsidRPr="007A06F5">
        <w:rPr>
          <w:rFonts w:ascii="Times New Roman" w:eastAsia="Times New Roman" w:hAnsi="Times New Roman" w:cs="Times New Roman"/>
          <w:sz w:val="24"/>
          <w:szCs w:val="24"/>
          <w:lang w:val="la-Latn" w:eastAsia="de-DE"/>
        </w:rPr>
        <w:t>per aliqua inlicita ex membro Christi se fecit membrum</w:t>
      </w:r>
      <w:r w:rsidR="00467C3E" w:rsidRPr="007A06F5">
        <w:rPr>
          <w:rFonts w:ascii="Times New Roman" w:eastAsia="Times New Roman" w:hAnsi="Times New Roman" w:cs="Times New Roman"/>
          <w:sz w:val="24"/>
          <w:szCs w:val="24"/>
          <w:lang w:val="la-Latn" w:eastAsia="de-DE"/>
        </w:rPr>
        <w:t xml:space="preserve"> diaboli</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a quo astu dia</w:t>
      </w:r>
      <w:r w:rsidRPr="007A06F5">
        <w:rPr>
          <w:rFonts w:ascii="Times New Roman" w:eastAsia="Times New Roman" w:hAnsi="Times New Roman" w:cs="Times New Roman"/>
          <w:sz w:val="24"/>
          <w:szCs w:val="24"/>
          <w:lang w:val="la-Latn" w:eastAsia="de-DE"/>
        </w:rPr>
        <w:t>bolico superatus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 incunctanter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dum tempus p</w:t>
      </w:r>
      <w:r w:rsidR="00467C3E" w:rsidRPr="007A06F5">
        <w:rPr>
          <w:rFonts w:ascii="Times New Roman" w:eastAsia="Times New Roman" w:hAnsi="Times New Roman" w:cs="Times New Roman"/>
          <w:sz w:val="24"/>
          <w:szCs w:val="24"/>
          <w:lang w:val="la-Latn" w:eastAsia="de-DE"/>
        </w:rPr>
        <w:t>enitentiae in promtu habetur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restituere non neglegat</w:t>
      </w:r>
      <w:r w:rsidR="009B2994" w:rsidRPr="007A06F5">
        <w:rPr>
          <w:rFonts w:ascii="Times New Roman" w:eastAsia="Times New Roman" w:hAnsi="Times New Roman" w:cs="Times New Roman"/>
          <w:sz w:val="24"/>
          <w:szCs w:val="24"/>
          <w:lang w:val="la-Latn" w:eastAsia="de-DE"/>
        </w:rPr>
        <w:t xml:space="preserve">. </w:t>
      </w:r>
    </w:p>
    <w:p w14:paraId="536D44DD" w14:textId="283314E8"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eiusdem aecclesiae </w:t>
      </w:r>
      <w:r w:rsidR="00467C3E" w:rsidRPr="007A06F5">
        <w:rPr>
          <w:rFonts w:ascii="Times New Roman" w:eastAsia="Times New Roman" w:hAnsi="Times New Roman" w:cs="Times New Roman"/>
          <w:sz w:val="24"/>
          <w:szCs w:val="24"/>
          <w:lang w:val="la-Latn" w:eastAsia="de-DE"/>
        </w:rPr>
        <w:t xml:space="preserve">corpus in duabus principaliter </w:t>
      </w:r>
      <w:r w:rsidRPr="007A06F5">
        <w:rPr>
          <w:rFonts w:ascii="Times New Roman" w:eastAsia="Times New Roman" w:hAnsi="Times New Roman" w:cs="Times New Roman"/>
          <w:sz w:val="24"/>
          <w:szCs w:val="24"/>
          <w:lang w:val="la-Latn" w:eastAsia="de-DE"/>
        </w:rPr>
        <w:t>dividatur eximiis personis</w:t>
      </w:r>
      <w:r w:rsidR="009B2994"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Principaliter</w:t>
      </w:r>
      <w:r w:rsidRPr="007A06F5">
        <w:rPr>
          <w:rFonts w:ascii="Times New Roman" w:eastAsia="Times New Roman" w:hAnsi="Times New Roman" w:cs="Times New Roman"/>
          <w:sz w:val="24"/>
          <w:szCs w:val="24"/>
          <w:lang w:val="la-Latn" w:eastAsia="de-DE"/>
        </w:rPr>
        <w:t xml:space="preserve"> itaque totius sanctae Dei ecclesiae corpus in duas eximias personas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sacerdotalem videlic</w:t>
      </w:r>
      <w:r w:rsidR="00467C3E" w:rsidRPr="007A06F5">
        <w:rPr>
          <w:rFonts w:ascii="Times New Roman" w:eastAsia="Times New Roman" w:hAnsi="Times New Roman" w:cs="Times New Roman"/>
          <w:sz w:val="24"/>
          <w:szCs w:val="24"/>
          <w:lang w:val="la-Latn" w:eastAsia="de-DE"/>
        </w:rPr>
        <w:t>et et regalem</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sicut a sanctis </w:t>
      </w:r>
      <w:r w:rsidRPr="007A06F5">
        <w:rPr>
          <w:rFonts w:ascii="Times New Roman" w:eastAsia="Times New Roman" w:hAnsi="Times New Roman" w:cs="Times New Roman"/>
          <w:sz w:val="24"/>
          <w:szCs w:val="24"/>
          <w:lang w:val="la-Latn" w:eastAsia="de-DE"/>
        </w:rPr>
        <w:t>patribus traditum accepimus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divisum esse novimu</w:t>
      </w:r>
      <w:r w:rsidR="00467C3E" w:rsidRPr="007A06F5">
        <w:rPr>
          <w:rFonts w:ascii="Times New Roman" w:eastAsia="Times New Roman" w:hAnsi="Times New Roman" w:cs="Times New Roman"/>
          <w:sz w:val="24"/>
          <w:szCs w:val="24"/>
          <w:lang w:val="la-Latn" w:eastAsia="de-DE"/>
        </w:rPr>
        <w:t>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de qua re Gelasius Romanae </w:t>
      </w:r>
      <w:r w:rsidRPr="007A06F5">
        <w:rPr>
          <w:rFonts w:ascii="Times New Roman" w:eastAsia="Times New Roman" w:hAnsi="Times New Roman" w:cs="Times New Roman"/>
          <w:sz w:val="24"/>
          <w:szCs w:val="24"/>
          <w:lang w:val="la-Latn" w:eastAsia="de-DE"/>
        </w:rPr>
        <w:t>sedis venerabilis episcopus ad Anastasium imperatore</w:t>
      </w:r>
      <w:r w:rsidR="00467C3E" w:rsidRPr="007A06F5">
        <w:rPr>
          <w:rFonts w:ascii="Times New Roman" w:eastAsia="Times New Roman" w:hAnsi="Times New Roman" w:cs="Times New Roman"/>
          <w:sz w:val="24"/>
          <w:szCs w:val="24"/>
          <w:lang w:val="la-Latn" w:eastAsia="de-DE"/>
        </w:rPr>
        <w:t>m ita scribit</w:t>
      </w:r>
      <w:r w:rsidR="00FF3D92"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'Duae</w:t>
      </w:r>
      <w:r w:rsidR="00467C3E" w:rsidRPr="007A06F5">
        <w:rPr>
          <w:rFonts w:ascii="Times New Roman" w:eastAsia="Times New Roman" w:hAnsi="Times New Roman" w:cs="Times New Roman"/>
          <w:sz w:val="24"/>
          <w:szCs w:val="24"/>
          <w:lang w:val="la-Latn" w:eastAsia="de-DE"/>
        </w:rPr>
        <w:t xml:space="preserve"> sunt </w:t>
      </w:r>
      <w:r w:rsidR="0010713B" w:rsidRPr="007A06F5">
        <w:rPr>
          <w:rFonts w:ascii="Times New Roman" w:eastAsia="Times New Roman" w:hAnsi="Times New Roman" w:cs="Times New Roman"/>
          <w:sz w:val="24"/>
          <w:szCs w:val="24"/>
          <w:lang w:val="la-Latn" w:eastAsia="de-DE"/>
        </w:rPr>
        <w:t>quippe</w:t>
      </w:r>
      <w:r w:rsidRPr="007A06F5">
        <w:rPr>
          <w:rFonts w:ascii="Times New Roman" w:eastAsia="Times New Roman" w:hAnsi="Times New Roman" w:cs="Times New Roman"/>
          <w:sz w:val="24"/>
          <w:szCs w:val="24"/>
          <w:lang w:val="la-Latn" w:eastAsia="de-DE"/>
        </w:rPr>
        <w:t>', inquit</w:t>
      </w:r>
      <w:r w:rsidR="009B2994"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imperator auguste</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principalite</w:t>
      </w:r>
      <w:r w:rsidR="00467C3E" w:rsidRPr="007A06F5">
        <w:rPr>
          <w:rFonts w:ascii="Times New Roman" w:eastAsia="Times New Roman" w:hAnsi="Times New Roman" w:cs="Times New Roman"/>
          <w:sz w:val="24"/>
          <w:szCs w:val="24"/>
          <w:lang w:val="la-Latn" w:eastAsia="de-DE"/>
        </w:rPr>
        <w:t>r mundus hic regitur</w:t>
      </w:r>
      <w:r w:rsidR="009B2994" w:rsidRPr="007A06F5">
        <w:rPr>
          <w:rFonts w:ascii="Times New Roman" w:eastAsia="Times New Roman" w:hAnsi="Times New Roman" w:cs="Times New Roman"/>
          <w:sz w:val="24"/>
          <w:szCs w:val="24"/>
          <w:lang w:val="la-Latn" w:eastAsia="de-DE"/>
        </w:rPr>
        <w:t xml:space="preserve">,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as sacrata pontificum et regalis potestas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in quibus </w:t>
      </w:r>
      <w:r w:rsidR="00467C3E" w:rsidRPr="007A06F5">
        <w:rPr>
          <w:rFonts w:ascii="Times New Roman" w:eastAsia="Times New Roman" w:hAnsi="Times New Roman" w:cs="Times New Roman"/>
          <w:sz w:val="24"/>
          <w:szCs w:val="24"/>
          <w:lang w:val="la-Latn" w:eastAsia="de-DE"/>
        </w:rPr>
        <w:t>tanto gravius pondus est sacer</w:t>
      </w:r>
      <w:r w:rsidRPr="007A06F5">
        <w:rPr>
          <w:rFonts w:ascii="Times New Roman" w:eastAsia="Times New Roman" w:hAnsi="Times New Roman" w:cs="Times New Roman"/>
          <w:sz w:val="24"/>
          <w:szCs w:val="24"/>
          <w:lang w:val="la-Latn" w:eastAsia="de-DE"/>
        </w:rPr>
        <w:t>dotum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quanto etiam pro ipsis regibus hominum in</w:t>
      </w:r>
      <w:r w:rsidR="00467C3E" w:rsidRPr="007A06F5">
        <w:rPr>
          <w:rFonts w:ascii="Times New Roman" w:eastAsia="Times New Roman" w:hAnsi="Times New Roman" w:cs="Times New Roman"/>
          <w:sz w:val="24"/>
          <w:szCs w:val="24"/>
          <w:lang w:val="la-Latn" w:eastAsia="de-DE"/>
        </w:rPr>
        <w:t xml:space="preserve"> divino reddituri sunt examine </w:t>
      </w:r>
      <w:r w:rsidRPr="007A06F5">
        <w:rPr>
          <w:rFonts w:ascii="Times New Roman" w:eastAsia="Times New Roman" w:hAnsi="Times New Roman" w:cs="Times New Roman"/>
          <w:sz w:val="24"/>
          <w:szCs w:val="24"/>
          <w:lang w:val="la-Latn" w:eastAsia="de-DE"/>
        </w:rPr>
        <w:t>rationem</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Fulgentius quoque in libro de veritate p</w:t>
      </w:r>
      <w:r w:rsidR="00467C3E" w:rsidRPr="007A06F5">
        <w:rPr>
          <w:rFonts w:ascii="Times New Roman" w:eastAsia="Times New Roman" w:hAnsi="Times New Roman" w:cs="Times New Roman"/>
          <w:sz w:val="24"/>
          <w:szCs w:val="24"/>
          <w:lang w:val="la-Latn" w:eastAsia="de-DE"/>
        </w:rPr>
        <w:t xml:space="preserve">redestinationis et gratiae ita </w:t>
      </w:r>
      <w:r w:rsidRPr="007A06F5">
        <w:rPr>
          <w:rFonts w:ascii="Times New Roman" w:eastAsia="Times New Roman" w:hAnsi="Times New Roman" w:cs="Times New Roman"/>
          <w:sz w:val="24"/>
          <w:szCs w:val="24"/>
          <w:lang w:val="la-Latn" w:eastAsia="de-DE"/>
        </w:rPr>
        <w:t>scribit</w:t>
      </w:r>
      <w:r w:rsidR="00FF3D92"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Quantum </w:t>
      </w:r>
      <w:r w:rsidR="0010713B" w:rsidRPr="007A06F5">
        <w:rPr>
          <w:rFonts w:ascii="Times New Roman" w:eastAsia="Times New Roman" w:hAnsi="Times New Roman" w:cs="Times New Roman"/>
          <w:sz w:val="24"/>
          <w:szCs w:val="24"/>
          <w:lang w:val="la-Latn" w:eastAsia="de-DE"/>
        </w:rPr>
        <w:t>pertinet</w:t>
      </w:r>
      <w:r w:rsidRPr="007A06F5">
        <w:rPr>
          <w:rFonts w:ascii="Times New Roman" w:eastAsia="Times New Roman" w:hAnsi="Times New Roman" w:cs="Times New Roman"/>
          <w:sz w:val="24"/>
          <w:szCs w:val="24"/>
          <w:lang w:val="la-Latn" w:eastAsia="de-DE"/>
        </w:rPr>
        <w:t>', inquit</w:t>
      </w:r>
      <w:r w:rsidR="009B2994" w:rsidRPr="007A06F5">
        <w:rPr>
          <w:rFonts w:ascii="Times New Roman" w:eastAsia="Times New Roman" w:hAnsi="Times New Roman" w:cs="Times New Roman"/>
          <w:sz w:val="24"/>
          <w:szCs w:val="24"/>
          <w:lang w:val="la-Latn" w:eastAsia="de-DE"/>
        </w:rPr>
        <w:t xml:space="preserve">, </w:t>
      </w:r>
      <w:r w:rsidR="0010713B"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ad huius temp</w:t>
      </w:r>
      <w:r w:rsidR="00467C3E" w:rsidRPr="007A06F5">
        <w:rPr>
          <w:rFonts w:ascii="Times New Roman" w:eastAsia="Times New Roman" w:hAnsi="Times New Roman" w:cs="Times New Roman"/>
          <w:sz w:val="24"/>
          <w:szCs w:val="24"/>
          <w:lang w:val="la-Latn" w:eastAsia="de-DE"/>
        </w:rPr>
        <w:t>oris vitam</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in aecclesia nemo </w:t>
      </w:r>
      <w:r w:rsidRPr="007A06F5">
        <w:rPr>
          <w:rFonts w:ascii="Times New Roman" w:eastAsia="Times New Roman" w:hAnsi="Times New Roman" w:cs="Times New Roman"/>
          <w:sz w:val="24"/>
          <w:szCs w:val="24"/>
          <w:lang w:val="la-Latn" w:eastAsia="de-DE"/>
        </w:rPr>
        <w:t>pontifice potior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in saeclo christiano nemo i</w:t>
      </w:r>
      <w:r w:rsidR="00467C3E" w:rsidRPr="007A06F5">
        <w:rPr>
          <w:rFonts w:ascii="Times New Roman" w:eastAsia="Times New Roman" w:hAnsi="Times New Roman" w:cs="Times New Roman"/>
          <w:sz w:val="24"/>
          <w:szCs w:val="24"/>
          <w:lang w:val="la-Latn" w:eastAsia="de-DE"/>
        </w:rPr>
        <w:t>mperatore celsior invenitur</w:t>
      </w:r>
      <w:r w:rsidR="005D4A29"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haec quippe ita se habeant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primum de sacerd</w:t>
      </w:r>
      <w:r w:rsidR="00467C3E" w:rsidRPr="007A06F5">
        <w:rPr>
          <w:rFonts w:ascii="Times New Roman" w:eastAsia="Times New Roman" w:hAnsi="Times New Roman" w:cs="Times New Roman"/>
          <w:sz w:val="24"/>
          <w:szCs w:val="24"/>
          <w:lang w:val="la-Latn" w:eastAsia="de-DE"/>
        </w:rPr>
        <w:t>otali</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post de regali persona </w:t>
      </w:r>
      <w:r w:rsidRPr="007A06F5">
        <w:rPr>
          <w:rFonts w:ascii="Times New Roman" w:eastAsia="Times New Roman" w:hAnsi="Times New Roman" w:cs="Times New Roman"/>
          <w:sz w:val="24"/>
          <w:szCs w:val="24"/>
          <w:lang w:val="la-Latn" w:eastAsia="de-DE"/>
        </w:rPr>
        <w:t>dicendum statuimus</w:t>
      </w:r>
      <w:r w:rsidR="009B2994" w:rsidRPr="007A06F5">
        <w:rPr>
          <w:rFonts w:ascii="Times New Roman" w:eastAsia="Times New Roman" w:hAnsi="Times New Roman" w:cs="Times New Roman"/>
          <w:sz w:val="24"/>
          <w:szCs w:val="24"/>
          <w:lang w:val="la-Latn" w:eastAsia="de-DE"/>
        </w:rPr>
        <w:t xml:space="preserve">. </w:t>
      </w:r>
    </w:p>
    <w:p w14:paraId="21F7BCFC" w14:textId="16FB8E38"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persona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sacerdotali</w:t>
      </w:r>
      <w:r w:rsidR="009B2994" w:rsidRPr="007A06F5">
        <w:rPr>
          <w:rFonts w:ascii="Times New Roman" w:eastAsia="Times New Roman" w:hAnsi="Times New Roman" w:cs="Times New Roman"/>
          <w:sz w:val="24"/>
          <w:szCs w:val="24"/>
          <w:lang w:val="la-Latn" w:eastAsia="de-DE"/>
        </w:rPr>
        <w:t xml:space="preserve">. </w:t>
      </w:r>
    </w:p>
    <w:p w14:paraId="3C7B5062" w14:textId="07429BBD" w:rsidR="00467C3E" w:rsidRPr="007A06F5" w:rsidRDefault="00746E4B" w:rsidP="00467C3E">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electione et promotione sacerdotum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el</w:t>
      </w:r>
      <w:r w:rsidR="00467C3E" w:rsidRPr="007A06F5">
        <w:rPr>
          <w:rFonts w:ascii="Times New Roman" w:eastAsia="Times New Roman" w:hAnsi="Times New Roman" w:cs="Times New Roman"/>
          <w:sz w:val="24"/>
          <w:szCs w:val="24"/>
          <w:lang w:val="la-Latn" w:eastAsia="de-DE"/>
        </w:rPr>
        <w:t xml:space="preserve">ectione </w:t>
      </w:r>
      <w:r w:rsidRPr="007A06F5">
        <w:rPr>
          <w:rFonts w:ascii="Times New Roman" w:eastAsia="Times New Roman" w:hAnsi="Times New Roman" w:cs="Times New Roman"/>
          <w:sz w:val="24"/>
          <w:szCs w:val="24"/>
          <w:lang w:val="la-Latn" w:eastAsia="de-DE"/>
        </w:rPr>
        <w:t>et promotione eorum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qui ad formam et exemplum aliis </w:t>
      </w:r>
      <w:r w:rsidR="00467C3E" w:rsidRPr="007A06F5">
        <w:rPr>
          <w:rFonts w:ascii="Times New Roman" w:eastAsia="Times New Roman" w:hAnsi="Times New Roman" w:cs="Times New Roman"/>
          <w:sz w:val="24"/>
          <w:szCs w:val="24"/>
          <w:lang w:val="la-Latn" w:eastAsia="de-DE"/>
        </w:rPr>
        <w:t>praeficiendi</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providen</w:t>
      </w:r>
      <w:r w:rsidRPr="007A06F5">
        <w:rPr>
          <w:rFonts w:ascii="Times New Roman" w:eastAsia="Times New Roman" w:hAnsi="Times New Roman" w:cs="Times New Roman"/>
          <w:sz w:val="24"/>
          <w:szCs w:val="24"/>
          <w:lang w:val="la-Latn" w:eastAsia="de-DE"/>
        </w:rPr>
        <w:t>dum 22 ac summopere cavendum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per quos </w:t>
      </w:r>
      <w:r w:rsidR="00467C3E" w:rsidRPr="007A06F5">
        <w:rPr>
          <w:rFonts w:ascii="Times New Roman" w:eastAsia="Times New Roman" w:hAnsi="Times New Roman" w:cs="Times New Roman"/>
          <w:sz w:val="24"/>
          <w:szCs w:val="24"/>
          <w:lang w:val="la-Latn" w:eastAsia="de-DE"/>
        </w:rPr>
        <w:t xml:space="preserve">et religio christiana constare </w:t>
      </w:r>
      <w:r w:rsidRPr="007A06F5">
        <w:rPr>
          <w:rFonts w:ascii="Times New Roman" w:eastAsia="Times New Roman" w:hAnsi="Times New Roman" w:cs="Times New Roman"/>
          <w:sz w:val="24"/>
          <w:szCs w:val="24"/>
          <w:lang w:val="la-Latn" w:eastAsia="de-DE"/>
        </w:rPr>
        <w:t>et caeteri ab offensione debent salvari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tales remota poenitus Simoniaca pes</w:t>
      </w:r>
      <w:r w:rsidR="00467C3E" w:rsidRPr="007A06F5">
        <w:rPr>
          <w:rFonts w:ascii="Times New Roman" w:eastAsia="Times New Roman" w:hAnsi="Times New Roman" w:cs="Times New Roman"/>
          <w:sz w:val="24"/>
          <w:szCs w:val="24"/>
          <w:lang w:val="la-Latn" w:eastAsia="de-DE"/>
        </w:rPr>
        <w:t>te eli</w:t>
      </w:r>
      <w:r w:rsidRPr="007A06F5">
        <w:rPr>
          <w:rFonts w:ascii="Times New Roman" w:eastAsia="Times New Roman" w:hAnsi="Times New Roman" w:cs="Times New Roman"/>
          <w:sz w:val="24"/>
          <w:szCs w:val="24"/>
          <w:lang w:val="la-Latn" w:eastAsia="de-DE"/>
        </w:rPr>
        <w:t>gantur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quales et apostolicus sermo et canonicus ordo et beati Gregorii pastoralis </w:t>
      </w:r>
      <w:r w:rsidRPr="007A06F5">
        <w:rPr>
          <w:rFonts w:ascii="Times New Roman" w:hAnsi="Times New Roman" w:cs="Times New Roman"/>
          <w:lang w:val="la-Latn"/>
        </w:rPr>
        <w:t>/regula docet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Scilicet quoniam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si pro aliquo mun</w:t>
      </w:r>
      <w:r w:rsidR="00467C3E" w:rsidRPr="007A06F5">
        <w:rPr>
          <w:rFonts w:ascii="Times New Roman" w:hAnsi="Times New Roman" w:cs="Times New Roman"/>
          <w:lang w:val="la-Latn"/>
        </w:rPr>
        <w:t>ere presentis futuraeque retri</w:t>
      </w:r>
      <w:r w:rsidRPr="007A06F5">
        <w:rPr>
          <w:rFonts w:ascii="Times New Roman" w:eastAsia="Times New Roman" w:hAnsi="Times New Roman" w:cs="Times New Roman"/>
          <w:sz w:val="24"/>
          <w:szCs w:val="24"/>
          <w:lang w:val="la-Latn" w:eastAsia="de-DE"/>
        </w:rPr>
        <w:t>butionis vel pro alia qualibet 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contraria esse possit veritati divi</w:t>
      </w:r>
      <w:r w:rsidR="00467C3E" w:rsidRPr="007A06F5">
        <w:rPr>
          <w:rFonts w:ascii="Times New Roman" w:eastAsia="Times New Roman" w:hAnsi="Times New Roman" w:cs="Times New Roman"/>
          <w:sz w:val="24"/>
          <w:szCs w:val="24"/>
          <w:lang w:val="la-Latn" w:eastAsia="de-DE"/>
        </w:rPr>
        <w:t xml:space="preserve">naeque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ati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eligitur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liquet profecto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ex toto aliter a</w:t>
      </w:r>
      <w:r w:rsidR="00467C3E" w:rsidRPr="007A06F5">
        <w:rPr>
          <w:rFonts w:ascii="Times New Roman" w:eastAsia="Times New Roman" w:hAnsi="Times New Roman" w:cs="Times New Roman"/>
          <w:sz w:val="24"/>
          <w:szCs w:val="24"/>
          <w:lang w:val="la-Latn" w:eastAsia="de-DE"/>
        </w:rPr>
        <w:t>gitur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quam divina </w:t>
      </w:r>
      <w:r w:rsidR="00524CAA" w:rsidRPr="00524CAA">
        <w:rPr>
          <w:rFonts w:ascii="Times New Roman" w:eastAsia="Times New Roman" w:hAnsi="Times New Roman" w:cs="Times New Roman"/>
          <w:b/>
          <w:sz w:val="24"/>
          <w:szCs w:val="24"/>
          <w:lang w:val="la-Latn" w:eastAsia="de-DE"/>
        </w:rPr>
        <w:t>auctorit</w:t>
      </w:r>
      <w:r w:rsidR="00467C3E" w:rsidRPr="007A06F5">
        <w:rPr>
          <w:rFonts w:ascii="Times New Roman" w:eastAsia="Times New Roman" w:hAnsi="Times New Roman" w:cs="Times New Roman"/>
          <w:sz w:val="24"/>
          <w:szCs w:val="24"/>
          <w:lang w:val="la-Latn" w:eastAsia="de-DE"/>
        </w:rPr>
        <w:t xml:space="preserve">as </w:t>
      </w:r>
      <w:r w:rsidRPr="007A06F5">
        <w:rPr>
          <w:rFonts w:ascii="Times New Roman" w:eastAsia="Times New Roman" w:hAnsi="Times New Roman" w:cs="Times New Roman"/>
          <w:sz w:val="24"/>
          <w:szCs w:val="24"/>
          <w:lang w:val="la-Latn" w:eastAsia="de-DE"/>
        </w:rPr>
        <w:t>testetur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quod in huiuscemodi facto Deus offendatur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w:t>
      </w:r>
      <w:r w:rsidR="00467C3E" w:rsidRPr="007A06F5">
        <w:rPr>
          <w:rFonts w:ascii="Times New Roman" w:eastAsia="Times New Roman" w:hAnsi="Times New Roman" w:cs="Times New Roman"/>
          <w:sz w:val="24"/>
          <w:szCs w:val="24"/>
          <w:lang w:val="la-Latn" w:eastAsia="de-DE"/>
        </w:rPr>
        <w:t>taliter electo et his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quibus </w:t>
      </w:r>
      <w:r w:rsidRPr="007A06F5">
        <w:rPr>
          <w:rFonts w:ascii="Times New Roman" w:eastAsia="Times New Roman" w:hAnsi="Times New Roman" w:cs="Times New Roman"/>
          <w:sz w:val="24"/>
          <w:szCs w:val="24"/>
          <w:lang w:val="la-Latn" w:eastAsia="de-DE"/>
        </w:rPr>
        <w:t>praeficitur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quin scandalum generetur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dubium non est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Proinde oportet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ut in elec</w:t>
      </w:r>
      <w:r w:rsidRPr="007A06F5">
        <w:rPr>
          <w:rFonts w:ascii="Times New Roman" w:eastAsia="Times New Roman" w:hAnsi="Times New Roman" w:cs="Times New Roman"/>
          <w:sz w:val="24"/>
          <w:szCs w:val="24"/>
          <w:lang w:val="la-Latn" w:eastAsia="de-DE"/>
        </w:rPr>
        <w:t>tione et ordinatione sacerdotis valde sit execranda Simon</w:t>
      </w:r>
      <w:r w:rsidR="00467C3E" w:rsidRPr="007A06F5">
        <w:rPr>
          <w:rFonts w:ascii="Times New Roman" w:eastAsia="Times New Roman" w:hAnsi="Times New Roman" w:cs="Times New Roman"/>
          <w:sz w:val="24"/>
          <w:szCs w:val="24"/>
          <w:lang w:val="la-Latn" w:eastAsia="de-DE"/>
        </w:rPr>
        <w:t>iaca heresis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quae propter </w:t>
      </w:r>
      <w:r w:rsidRPr="007A06F5">
        <w:rPr>
          <w:rFonts w:ascii="Times New Roman" w:eastAsia="Times New Roman" w:hAnsi="Times New Roman" w:cs="Times New Roman"/>
          <w:sz w:val="24"/>
          <w:szCs w:val="24"/>
          <w:lang w:val="la-Latn" w:eastAsia="de-DE"/>
        </w:rPr>
        <w:t>quorundam avaritiam et ambitionem modernis temp</w:t>
      </w:r>
      <w:r w:rsidR="00467C3E" w:rsidRPr="007A06F5">
        <w:rPr>
          <w:rFonts w:ascii="Times New Roman" w:eastAsia="Times New Roman" w:hAnsi="Times New Roman" w:cs="Times New Roman"/>
          <w:sz w:val="24"/>
          <w:szCs w:val="24"/>
          <w:lang w:val="la-Latn" w:eastAsia="de-DE"/>
        </w:rPr>
        <w:t xml:space="preserve">oribus dignitatem sacerdotalem </w:t>
      </w:r>
      <w:r w:rsidRPr="007A06F5">
        <w:rPr>
          <w:rFonts w:ascii="Times New Roman" w:eastAsia="Times New Roman" w:hAnsi="Times New Roman" w:cs="Times New Roman"/>
          <w:sz w:val="24"/>
          <w:szCs w:val="24"/>
          <w:lang w:val="la-Latn" w:eastAsia="de-DE"/>
        </w:rPr>
        <w:t>fuscare comprobatur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nichilque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sui detestandi iuris habeat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quae in primordio sanctae </w:t>
      </w:r>
      <w:r w:rsidRPr="007A06F5">
        <w:rPr>
          <w:rFonts w:ascii="Times New Roman" w:eastAsia="Times New Roman" w:hAnsi="Times New Roman" w:cs="Times New Roman"/>
          <w:sz w:val="24"/>
          <w:szCs w:val="24"/>
          <w:lang w:val="la-Latn" w:eastAsia="de-DE"/>
        </w:rPr>
        <w:t>Dei ecclesiae a beato Petro principe apostolorum</w:t>
      </w:r>
      <w:r w:rsidR="00467C3E" w:rsidRPr="007A06F5">
        <w:rPr>
          <w:rFonts w:ascii="Times New Roman" w:eastAsia="Times New Roman" w:hAnsi="Times New Roman" w:cs="Times New Roman"/>
          <w:sz w:val="24"/>
          <w:szCs w:val="24"/>
          <w:lang w:val="la-Latn" w:eastAsia="de-DE"/>
        </w:rPr>
        <w:t xml:space="preserve"> cum auctore suo damnata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Nam et in concilio Calcidonensi capitulo secundo scribitur</w:t>
      </w:r>
      <w:r w:rsidR="00FF3D92"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 Si quis episcopus per </w:t>
      </w:r>
      <w:r w:rsidRPr="007A06F5">
        <w:rPr>
          <w:rFonts w:ascii="Times New Roman" w:eastAsia="Times New Roman" w:hAnsi="Times New Roman" w:cs="Times New Roman"/>
          <w:sz w:val="24"/>
          <w:szCs w:val="24"/>
          <w:lang w:val="la-Latn" w:eastAsia="de-DE"/>
        </w:rPr>
        <w:t>pecuniam fecerit ordinationem et sub precio redegerit gra</w:t>
      </w:r>
      <w:r w:rsidR="00467C3E" w:rsidRPr="007A06F5">
        <w:rPr>
          <w:rFonts w:ascii="Times New Roman" w:eastAsia="Times New Roman" w:hAnsi="Times New Roman" w:cs="Times New Roman"/>
          <w:sz w:val="24"/>
          <w:szCs w:val="24"/>
          <w:lang w:val="la-Latn" w:eastAsia="de-DE"/>
        </w:rPr>
        <w:t>tiam</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quae non potest vendi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ordinaveritque per pecuniam episcopum aut presbite</w:t>
      </w:r>
      <w:r w:rsidR="00467C3E" w:rsidRPr="007A06F5">
        <w:rPr>
          <w:rFonts w:ascii="Times New Roman" w:eastAsia="Times New Roman" w:hAnsi="Times New Roman" w:cs="Times New Roman"/>
          <w:sz w:val="24"/>
          <w:szCs w:val="24"/>
          <w:lang w:val="la-Latn" w:eastAsia="de-DE"/>
        </w:rPr>
        <w:t xml:space="preserve">rum aut diaconum vel quemlibet </w:t>
      </w:r>
      <w:r w:rsidRPr="007A06F5">
        <w:rPr>
          <w:rFonts w:ascii="Times New Roman" w:eastAsia="Times New Roman" w:hAnsi="Times New Roman" w:cs="Times New Roman"/>
          <w:sz w:val="24"/>
          <w:szCs w:val="24"/>
          <w:lang w:val="la-Latn" w:eastAsia="de-DE"/>
        </w:rPr>
        <w:t>ex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connumerantur in clero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aut promoverit </w:t>
      </w:r>
      <w:r w:rsidR="00467C3E" w:rsidRPr="007A06F5">
        <w:rPr>
          <w:rFonts w:ascii="Times New Roman" w:eastAsia="Times New Roman" w:hAnsi="Times New Roman" w:cs="Times New Roman"/>
          <w:sz w:val="24"/>
          <w:szCs w:val="24"/>
          <w:lang w:val="la-Latn" w:eastAsia="de-DE"/>
        </w:rPr>
        <w:t xml:space="preserve">per pecuniam dispensatorem aut </w:t>
      </w:r>
      <w:r w:rsidRPr="007A06F5">
        <w:rPr>
          <w:rFonts w:ascii="Times New Roman" w:eastAsia="Times New Roman" w:hAnsi="Times New Roman" w:cs="Times New Roman"/>
          <w:sz w:val="24"/>
          <w:szCs w:val="24"/>
          <w:lang w:val="la-Latn" w:eastAsia="de-DE"/>
        </w:rPr>
        <w:t>defensorem vel quemquam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subiectus est regulae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pro suo turpissimi lucri com </w:t>
      </w:r>
      <w:r w:rsidRPr="007A06F5">
        <w:rPr>
          <w:rFonts w:ascii="Times New Roman" w:eastAsia="Times New Roman" w:hAnsi="Times New Roman" w:cs="Times New Roman"/>
          <w:sz w:val="24"/>
          <w:szCs w:val="24"/>
          <w:lang w:val="la-Latn" w:eastAsia="de-DE"/>
        </w:rPr>
        <w:t>modo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 hoc attemptandi approbatum 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propri</w:t>
      </w:r>
      <w:r w:rsidR="00467C3E" w:rsidRPr="007A06F5">
        <w:rPr>
          <w:rFonts w:ascii="Times New Roman" w:eastAsia="Times New Roman" w:hAnsi="Times New Roman" w:cs="Times New Roman"/>
          <w:sz w:val="24"/>
          <w:szCs w:val="24"/>
          <w:lang w:val="la-Latn" w:eastAsia="de-DE"/>
        </w:rPr>
        <w:t>i gradus periculo subiacebit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qui ordinatus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nichil ex hac ordinatione au</w:t>
      </w:r>
      <w:r w:rsidR="00467C3E" w:rsidRPr="007A06F5">
        <w:rPr>
          <w:rFonts w:ascii="Times New Roman" w:eastAsia="Times New Roman" w:hAnsi="Times New Roman" w:cs="Times New Roman"/>
          <w:sz w:val="24"/>
          <w:szCs w:val="24"/>
          <w:lang w:val="la-Latn" w:eastAsia="de-DE"/>
        </w:rPr>
        <w:t xml:space="preserve">t promotione per negotiacionem </w:t>
      </w:r>
      <w:r w:rsidRPr="007A06F5">
        <w:rPr>
          <w:rFonts w:ascii="Times New Roman" w:eastAsia="Times New Roman" w:hAnsi="Times New Roman" w:cs="Times New Roman"/>
          <w:sz w:val="24"/>
          <w:szCs w:val="24"/>
          <w:lang w:val="la-Latn" w:eastAsia="de-DE"/>
        </w:rPr>
        <w:t>facta proficiat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sit alienus ea dignitate vel sollicitudin</w:t>
      </w:r>
      <w:r w:rsidR="00467C3E" w:rsidRPr="007A06F5">
        <w:rPr>
          <w:rFonts w:ascii="Times New Roman" w:eastAsia="Times New Roman" w:hAnsi="Times New Roman" w:cs="Times New Roman"/>
          <w:sz w:val="24"/>
          <w:szCs w:val="24"/>
          <w:lang w:val="la-Latn" w:eastAsia="de-DE"/>
        </w:rPr>
        <w:t>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quam pecuniis adquisivit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quis vero mediator tam turpibus et nefandis datis vel</w:t>
      </w:r>
      <w:r w:rsidR="00467C3E" w:rsidRPr="007A06F5">
        <w:rPr>
          <w:rFonts w:ascii="Times New Roman" w:eastAsia="Times New Roman" w:hAnsi="Times New Roman" w:cs="Times New Roman"/>
          <w:sz w:val="24"/>
          <w:szCs w:val="24"/>
          <w:lang w:val="la-Latn" w:eastAsia="de-DE"/>
        </w:rPr>
        <w:t xml:space="preserve"> acceptis extiterit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siquidem </w:t>
      </w:r>
      <w:r w:rsidRPr="007A06F5">
        <w:rPr>
          <w:rFonts w:ascii="Times New Roman" w:eastAsia="Times New Roman" w:hAnsi="Times New Roman" w:cs="Times New Roman"/>
          <w:sz w:val="24"/>
          <w:szCs w:val="24"/>
          <w:lang w:val="la-Latn" w:eastAsia="de-DE"/>
        </w:rPr>
        <w:t>clericus fuerit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proprio gradu decidat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vero laicus aut mon</w:t>
      </w:r>
      <w:r w:rsidR="00467C3E" w:rsidRPr="007A06F5">
        <w:rPr>
          <w:rFonts w:ascii="Times New Roman" w:eastAsia="Times New Roman" w:hAnsi="Times New Roman" w:cs="Times New Roman"/>
          <w:sz w:val="24"/>
          <w:szCs w:val="24"/>
          <w:lang w:val="la-Latn" w:eastAsia="de-DE"/>
        </w:rPr>
        <w:t>achus</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anathematizetur</w:t>
      </w:r>
      <w:r w:rsidR="005D4A29"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 xml:space="preserve">' </w:t>
      </w:r>
    </w:p>
    <w:p w14:paraId="0146CA5A" w14:textId="37330710"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sumopere studendum est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ut tam docti et tales ad sacer</w:t>
      </w:r>
      <w:r w:rsidRPr="007A06F5">
        <w:rPr>
          <w:rFonts w:ascii="Times New Roman" w:eastAsia="Times New Roman" w:hAnsi="Times New Roman" w:cs="Times New Roman"/>
          <w:sz w:val="24"/>
          <w:szCs w:val="24"/>
          <w:lang w:val="la-Latn" w:eastAsia="de-DE"/>
        </w:rPr>
        <w:t>dotium provehantur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quales beatus Gregorius in Libro p</w:t>
      </w:r>
      <w:r w:rsidR="00467C3E" w:rsidRPr="007A06F5">
        <w:rPr>
          <w:rFonts w:ascii="Times New Roman" w:eastAsia="Times New Roman" w:hAnsi="Times New Roman" w:cs="Times New Roman"/>
          <w:sz w:val="24"/>
          <w:szCs w:val="24"/>
          <w:lang w:val="la-Latn" w:eastAsia="de-DE"/>
        </w:rPr>
        <w:t>astorali describit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ubi inter </w:t>
      </w:r>
      <w:r w:rsidRPr="007A06F5">
        <w:rPr>
          <w:rFonts w:ascii="Times New Roman" w:eastAsia="Times New Roman" w:hAnsi="Times New Roman" w:cs="Times New Roman"/>
          <w:sz w:val="24"/>
          <w:szCs w:val="24"/>
          <w:lang w:val="la-Latn" w:eastAsia="de-DE"/>
        </w:rPr>
        <w:t>caetera sic ait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Nulla ars doceri presumitur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nisi intent</w:t>
      </w:r>
      <w:r w:rsidR="00467C3E" w:rsidRPr="007A06F5">
        <w:rPr>
          <w:rFonts w:ascii="Times New Roman" w:eastAsia="Times New Roman" w:hAnsi="Times New Roman" w:cs="Times New Roman"/>
          <w:sz w:val="24"/>
          <w:szCs w:val="24"/>
          <w:lang w:val="la-Latn" w:eastAsia="de-DE"/>
        </w:rPr>
        <w:t>a prius meditatione discatur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 imperitis ergo</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 temeritate pastorale magisteri</w:t>
      </w:r>
      <w:r w:rsidR="00467C3E" w:rsidRPr="007A06F5">
        <w:rPr>
          <w:rFonts w:ascii="Times New Roman" w:eastAsia="Times New Roman" w:hAnsi="Times New Roman" w:cs="Times New Roman"/>
          <w:sz w:val="24"/>
          <w:szCs w:val="24"/>
          <w:lang w:val="la-Latn" w:eastAsia="de-DE"/>
        </w:rPr>
        <w:t>um suscipitur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quando ars est </w:t>
      </w:r>
      <w:r w:rsidRPr="007A06F5">
        <w:rPr>
          <w:rFonts w:ascii="Times New Roman" w:eastAsia="Times New Roman" w:hAnsi="Times New Roman" w:cs="Times New Roman"/>
          <w:sz w:val="24"/>
          <w:szCs w:val="24"/>
          <w:lang w:val="la-Latn" w:eastAsia="de-DE"/>
        </w:rPr>
        <w:t>artium</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regimen animarum</w:t>
      </w:r>
      <w:r w:rsidRPr="007A06F5">
        <w:rPr>
          <w:rFonts w:ascii="Times New Roman" w:eastAsia="Times New Roman" w:hAnsi="Times New Roman" w:cs="Times New Roman"/>
          <w:sz w:val="24"/>
          <w:szCs w:val="24"/>
          <w:lang w:val="la-Latn" w:eastAsia="de-DE"/>
        </w:rPr>
        <w:t>?' Nam et Dominus pe</w:t>
      </w:r>
      <w:r w:rsidR="00467C3E" w:rsidRPr="007A06F5">
        <w:rPr>
          <w:rFonts w:ascii="Times New Roman" w:eastAsia="Times New Roman" w:hAnsi="Times New Roman" w:cs="Times New Roman"/>
          <w:sz w:val="24"/>
          <w:szCs w:val="24"/>
          <w:lang w:val="la-Latn" w:eastAsia="de-DE"/>
        </w:rPr>
        <w:t>r Aggevum prophetam de pastori</w:t>
      </w:r>
      <w:r w:rsidRPr="007A06F5">
        <w:rPr>
          <w:rFonts w:ascii="Times New Roman" w:eastAsia="Times New Roman" w:hAnsi="Times New Roman" w:cs="Times New Roman"/>
          <w:sz w:val="24"/>
          <w:szCs w:val="24"/>
          <w:lang w:val="la-Latn" w:eastAsia="de-DE"/>
        </w:rPr>
        <w:t>bus ait</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Interroga sacerdotes legem</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Quod beatus </w:t>
      </w:r>
      <w:r w:rsidR="00467C3E" w:rsidRPr="007A06F5">
        <w:rPr>
          <w:rFonts w:ascii="Times New Roman" w:eastAsia="Times New Roman" w:hAnsi="Times New Roman" w:cs="Times New Roman"/>
          <w:sz w:val="24"/>
          <w:szCs w:val="24"/>
          <w:lang w:val="la-Latn" w:eastAsia="de-DE"/>
        </w:rPr>
        <w:t>Hieronimus ita exponit</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Con</w:t>
      </w:r>
      <w:r w:rsidRPr="007A06F5">
        <w:rPr>
          <w:rFonts w:ascii="Times New Roman" w:eastAsia="Times New Roman" w:hAnsi="Times New Roman" w:cs="Times New Roman"/>
          <w:sz w:val="24"/>
          <w:szCs w:val="24"/>
          <w:lang w:val="la-Latn" w:eastAsia="de-DE"/>
        </w:rPr>
        <w:t xml:space="preserve">sidera </w:t>
      </w:r>
      <w:r w:rsidR="00F00E6D" w:rsidRPr="007A06F5">
        <w:rPr>
          <w:rFonts w:ascii="Times New Roman" w:eastAsia="Times New Roman" w:hAnsi="Times New Roman" w:cs="Times New Roman"/>
          <w:sz w:val="24"/>
          <w:szCs w:val="24"/>
          <w:lang w:val="la-Latn" w:eastAsia="de-DE"/>
        </w:rPr>
        <w:t>sacerdotum esse</w:t>
      </w:r>
      <w:r w:rsidRPr="007A06F5">
        <w:rPr>
          <w:rFonts w:ascii="Times New Roman" w:eastAsia="Times New Roman" w:hAnsi="Times New Roman" w:cs="Times New Roman"/>
          <w:sz w:val="24"/>
          <w:szCs w:val="24"/>
          <w:lang w:val="la-Latn" w:eastAsia="de-DE"/>
        </w:rPr>
        <w:t>', inquit</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officii de lege interro</w:t>
      </w:r>
      <w:r w:rsidR="00467C3E" w:rsidRPr="007A06F5">
        <w:rPr>
          <w:rFonts w:ascii="Times New Roman" w:eastAsia="Times New Roman" w:hAnsi="Times New Roman" w:cs="Times New Roman"/>
          <w:sz w:val="24"/>
          <w:szCs w:val="24"/>
          <w:lang w:val="la-Latn" w:eastAsia="de-DE"/>
        </w:rPr>
        <w:t>gatos respondere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si sacerdos </w:t>
      </w:r>
      <w:r w:rsidRPr="007A06F5">
        <w:rPr>
          <w:rFonts w:ascii="Times New Roman" w:eastAsia="Times New Roman" w:hAnsi="Times New Roman" w:cs="Times New Roman"/>
          <w:sz w:val="24"/>
          <w:szCs w:val="24"/>
          <w:lang w:val="la-Latn" w:eastAsia="de-DE"/>
        </w:rPr>
        <w:t>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sciat legem Domini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ignorat legem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ipse s</w:t>
      </w:r>
      <w:r w:rsidR="00467C3E" w:rsidRPr="007A06F5">
        <w:rPr>
          <w:rFonts w:ascii="Times New Roman" w:eastAsia="Times New Roman" w:hAnsi="Times New Roman" w:cs="Times New Roman"/>
          <w:sz w:val="24"/>
          <w:szCs w:val="24"/>
          <w:lang w:val="la-Latn" w:eastAsia="de-DE"/>
        </w:rPr>
        <w:t>e arguit non esse Domini sacer</w:t>
      </w:r>
      <w:r w:rsidRPr="007A06F5">
        <w:rPr>
          <w:rFonts w:ascii="Times New Roman" w:eastAsia="Times New Roman" w:hAnsi="Times New Roman" w:cs="Times New Roman"/>
          <w:sz w:val="24"/>
          <w:szCs w:val="24"/>
          <w:lang w:val="la-Latn" w:eastAsia="de-DE"/>
        </w:rPr>
        <w:t>dotem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Sacerdotis enim est scire legem et ad interro</w:t>
      </w:r>
      <w:r w:rsidR="00467C3E" w:rsidRPr="007A06F5">
        <w:rPr>
          <w:rFonts w:ascii="Times New Roman" w:eastAsia="Times New Roman" w:hAnsi="Times New Roman" w:cs="Times New Roman"/>
          <w:sz w:val="24"/>
          <w:szCs w:val="24"/>
          <w:lang w:val="la-Latn" w:eastAsia="de-DE"/>
        </w:rPr>
        <w:t xml:space="preserve">gationem respondere de lege '. </w:t>
      </w:r>
      <w:r w:rsidRPr="007A06F5">
        <w:rPr>
          <w:rFonts w:ascii="Times New Roman" w:eastAsia="Times New Roman" w:hAnsi="Times New Roman" w:cs="Times New Roman"/>
          <w:sz w:val="24"/>
          <w:szCs w:val="24"/>
          <w:lang w:val="la-Latn" w:eastAsia="de-DE"/>
        </w:rPr>
        <w:t xml:space="preserve">Omnibus etiam sacerdotibus illa specialiter sententia </w:t>
      </w:r>
      <w:r w:rsidR="00467C3E" w:rsidRPr="007A06F5">
        <w:rPr>
          <w:rFonts w:ascii="Times New Roman" w:eastAsia="Times New Roman" w:hAnsi="Times New Roman" w:cs="Times New Roman"/>
          <w:sz w:val="24"/>
          <w:szCs w:val="24"/>
          <w:lang w:val="la-Latn" w:eastAsia="de-DE"/>
        </w:rPr>
        <w:t>beati Gregorii ante oculos con</w:t>
      </w:r>
      <w:r w:rsidRPr="007A06F5">
        <w:rPr>
          <w:rFonts w:ascii="Times New Roman" w:eastAsia="Times New Roman" w:hAnsi="Times New Roman" w:cs="Times New Roman"/>
          <w:sz w:val="24"/>
          <w:szCs w:val="24"/>
          <w:lang w:val="la-Latn" w:eastAsia="de-DE"/>
        </w:rPr>
        <w:t>stituenda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qua inter caetera</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'Cum rerum</w:t>
      </w:r>
      <w:r w:rsidRPr="007A06F5">
        <w:rPr>
          <w:rFonts w:ascii="Times New Roman" w:eastAsia="Times New Roman" w:hAnsi="Times New Roman" w:cs="Times New Roman"/>
          <w:sz w:val="24"/>
          <w:szCs w:val="24"/>
          <w:lang w:val="la-Latn" w:eastAsia="de-DE"/>
        </w:rPr>
        <w:t>', inquit</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necessitas exposcit</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pen</w:t>
      </w:r>
      <w:r w:rsidRPr="007A06F5">
        <w:rPr>
          <w:rFonts w:ascii="Times New Roman" w:eastAsia="Times New Roman" w:hAnsi="Times New Roman" w:cs="Times New Roman"/>
          <w:sz w:val="24"/>
          <w:szCs w:val="24"/>
          <w:lang w:val="la-Latn" w:eastAsia="de-DE"/>
        </w:rPr>
        <w:t>sandum valde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ad </w:t>
      </w:r>
      <w:r w:rsidRPr="007A06F5">
        <w:rPr>
          <w:rFonts w:ascii="Times New Roman" w:eastAsia="Times New Roman" w:hAnsi="Times New Roman" w:cs="Times New Roman"/>
          <w:sz w:val="24"/>
          <w:szCs w:val="24"/>
          <w:lang w:val="la-Latn" w:eastAsia="de-DE"/>
        </w:rPr>
        <w:lastRenderedPageBreak/>
        <w:t>culmen quisque regiminis qualiter veniat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ad hoc rite pervenie</w:t>
      </w:r>
      <w:r w:rsidR="00467C3E" w:rsidRPr="007A06F5">
        <w:rPr>
          <w:rFonts w:ascii="Times New Roman" w:eastAsia="Times New Roman" w:hAnsi="Times New Roman" w:cs="Times New Roman"/>
          <w:sz w:val="24"/>
          <w:szCs w:val="24"/>
          <w:lang w:val="la-Latn" w:eastAsia="de-DE"/>
        </w:rPr>
        <w:t>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vivat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bene vivens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doceat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re</w:t>
      </w:r>
      <w:r w:rsidR="00467C3E" w:rsidRPr="007A06F5">
        <w:rPr>
          <w:rFonts w:ascii="Times New Roman" w:eastAsia="Times New Roman" w:hAnsi="Times New Roman" w:cs="Times New Roman"/>
          <w:sz w:val="24"/>
          <w:szCs w:val="24"/>
          <w:lang w:val="la-Latn" w:eastAsia="de-DE"/>
        </w:rPr>
        <w:t>cto docens infirmitatem</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suam </w:t>
      </w:r>
      <w:r w:rsidRPr="007A06F5">
        <w:rPr>
          <w:rFonts w:ascii="Times New Roman" w:eastAsia="Times New Roman" w:hAnsi="Times New Roman" w:cs="Times New Roman"/>
          <w:sz w:val="24"/>
          <w:szCs w:val="24"/>
          <w:lang w:val="la-Latn" w:eastAsia="de-DE"/>
        </w:rPr>
        <w:t>quotidie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quanta valet </w:t>
      </w:r>
      <w:r w:rsidR="00467C3E" w:rsidRPr="007A06F5">
        <w:rPr>
          <w:rFonts w:ascii="Times New Roman" w:eastAsia="Times New Roman" w:hAnsi="Times New Roman" w:cs="Times New Roman"/>
          <w:sz w:val="24"/>
          <w:szCs w:val="24"/>
          <w:lang w:val="la-Latn" w:eastAsia="de-DE"/>
        </w:rPr>
        <w:t>consideratione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cognoscat</w:t>
      </w:r>
      <w:r w:rsidR="005D4A29"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w:t>
      </w:r>
    </w:p>
    <w:p w14:paraId="7E1F35E1" w14:textId="1BEAF598" w:rsidR="00746E4B" w:rsidRPr="007A06F5" w:rsidRDefault="00E63196" w:rsidP="00467C3E">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746E4B" w:rsidRPr="007A06F5">
        <w:rPr>
          <w:rFonts w:ascii="Times New Roman" w:eastAsia="Times New Roman" w:hAnsi="Times New Roman" w:cs="Times New Roman"/>
          <w:sz w:val="24"/>
          <w:szCs w:val="24"/>
          <w:lang w:val="la-Latn" w:eastAsia="de-DE"/>
        </w:rPr>
        <w:t>6) Cap</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III</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Quia vero nonnullos ordinis no</w:t>
      </w:r>
      <w:r w:rsidR="00467C3E" w:rsidRPr="007A06F5">
        <w:rPr>
          <w:rFonts w:ascii="Times New Roman" w:eastAsia="Times New Roman" w:hAnsi="Times New Roman" w:cs="Times New Roman"/>
          <w:sz w:val="24"/>
          <w:szCs w:val="24"/>
          <w:lang w:val="la-Latn" w:eastAsia="de-DE"/>
        </w:rPr>
        <w:t xml:space="preserve">stri socios avaritiam turpiter </w:t>
      </w:r>
      <w:r w:rsidR="00746E4B" w:rsidRPr="007A06F5">
        <w:rPr>
          <w:rFonts w:ascii="Times New Roman" w:eastAsia="Times New Roman" w:hAnsi="Times New Roman" w:cs="Times New Roman"/>
          <w:sz w:val="24"/>
          <w:szCs w:val="24"/>
          <w:lang w:val="la-Latn" w:eastAsia="de-DE"/>
        </w:rPr>
        <w:t>sectari et merito a multis reprehendi et ob id innoxi</w:t>
      </w:r>
      <w:r w:rsidR="00467C3E" w:rsidRPr="007A06F5">
        <w:rPr>
          <w:rFonts w:ascii="Times New Roman" w:eastAsia="Times New Roman" w:hAnsi="Times New Roman" w:cs="Times New Roman"/>
          <w:sz w:val="24"/>
          <w:szCs w:val="24"/>
          <w:lang w:val="la-Latn" w:eastAsia="de-DE"/>
        </w:rPr>
        <w:t xml:space="preserve">os cum noxiis ex hac occasione </w:t>
      </w:r>
      <w:r w:rsidR="00746E4B" w:rsidRPr="007A06F5">
        <w:rPr>
          <w:rFonts w:ascii="Times New Roman" w:eastAsia="Times New Roman" w:hAnsi="Times New Roman" w:cs="Times New Roman"/>
          <w:sz w:val="24"/>
          <w:szCs w:val="24"/>
          <w:lang w:val="la-Latn" w:eastAsia="de-DE"/>
        </w:rPr>
        <w:t>infamari conperimus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abhinc in commune nos et soc</w:t>
      </w:r>
      <w:r w:rsidR="00467C3E" w:rsidRPr="007A06F5">
        <w:rPr>
          <w:rFonts w:ascii="Times New Roman" w:eastAsia="Times New Roman" w:hAnsi="Times New Roman" w:cs="Times New Roman"/>
          <w:sz w:val="24"/>
          <w:szCs w:val="24"/>
          <w:lang w:val="la-Latn" w:eastAsia="de-DE"/>
        </w:rPr>
        <w:t xml:space="preserve">ios nostros mutua exhortatione </w:t>
      </w:r>
      <w:r w:rsidR="00746E4B" w:rsidRPr="007A06F5">
        <w:rPr>
          <w:rFonts w:ascii="Times New Roman" w:eastAsia="Times New Roman" w:hAnsi="Times New Roman" w:cs="Times New Roman"/>
          <w:sz w:val="24"/>
          <w:szCs w:val="24"/>
          <w:lang w:val="la-Latn" w:eastAsia="de-DE"/>
        </w:rPr>
        <w:t>corrigendos esse iudicavimus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ita videlicet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nec nos in huiuscemodi peste avaritiae coram Deo peccaremus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 xml:space="preserve">nec aliis per nostrum malum exemplum detrahendi et in </w:t>
      </w:r>
      <w:r w:rsidR="00746E4B" w:rsidRPr="007A06F5">
        <w:rPr>
          <w:rFonts w:ascii="Times New Roman" w:hAnsi="Times New Roman" w:cs="Times New Roman"/>
          <w:lang w:val="la-Latn"/>
        </w:rPr>
        <w:t>/nobis peccandi locum daremus</w:t>
      </w:r>
      <w:r w:rsidR="009B2994" w:rsidRPr="007A06F5">
        <w:rPr>
          <w:rFonts w:ascii="Times New Roman" w:hAnsi="Times New Roman" w:cs="Times New Roman"/>
          <w:lang w:val="la-Latn"/>
        </w:rPr>
        <w:t xml:space="preserve">. </w:t>
      </w:r>
      <w:r w:rsidR="00746E4B" w:rsidRPr="007A06F5">
        <w:rPr>
          <w:rFonts w:ascii="Times New Roman" w:hAnsi="Times New Roman" w:cs="Times New Roman"/>
          <w:lang w:val="la-Latn"/>
        </w:rPr>
        <w:t>Verum cum nullus ch</w:t>
      </w:r>
      <w:r w:rsidR="00467C3E" w:rsidRPr="007A06F5">
        <w:rPr>
          <w:rFonts w:ascii="Times New Roman" w:hAnsi="Times New Roman" w:cs="Times New Roman"/>
          <w:lang w:val="la-Latn"/>
        </w:rPr>
        <w:t>ristianus thesauros in terra</w:t>
      </w:r>
      <w:r w:rsidR="009B2994" w:rsidRPr="007A06F5">
        <w:rPr>
          <w:rFonts w:ascii="Times New Roman" w:hAnsi="Times New Roman" w:cs="Times New Roman"/>
          <w:lang w:val="la-Latn"/>
        </w:rPr>
        <w:t xml:space="preserve">, </w:t>
      </w:r>
      <w:r w:rsidR="00746E4B" w:rsidRPr="007A06F5">
        <w:rPr>
          <w:rFonts w:ascii="Times New Roman" w:eastAsia="Times New Roman" w:hAnsi="Times New Roman" w:cs="Times New Roman"/>
          <w:sz w:val="24"/>
          <w:szCs w:val="24"/>
          <w:lang w:val="la-Latn" w:eastAsia="de-DE"/>
        </w:rPr>
        <w:t>sed po</w:t>
      </w:r>
      <w:r w:rsidR="00F00E6D" w:rsidRPr="007A06F5">
        <w:rPr>
          <w:rFonts w:ascii="Times New Roman" w:eastAsia="Times New Roman" w:hAnsi="Times New Roman" w:cs="Times New Roman"/>
          <w:sz w:val="24"/>
          <w:szCs w:val="24"/>
          <w:lang w:val="la-Latn" w:eastAsia="de-DE"/>
        </w:rPr>
        <w:t>tius secundum Domini sententiam</w:t>
      </w:r>
      <w:r w:rsidR="00746E4B" w:rsidRPr="007A06F5">
        <w:rPr>
          <w:rFonts w:ascii="Times New Roman" w:eastAsia="Times New Roman" w:hAnsi="Times New Roman" w:cs="Times New Roman"/>
          <w:sz w:val="24"/>
          <w:szCs w:val="24"/>
          <w:lang w:val="la-Latn" w:eastAsia="de-DE"/>
        </w:rPr>
        <w:t xml:space="preserve"> in caelo r</w:t>
      </w:r>
      <w:r w:rsidR="00467C3E" w:rsidRPr="007A06F5">
        <w:rPr>
          <w:rFonts w:ascii="Times New Roman" w:eastAsia="Times New Roman" w:hAnsi="Times New Roman" w:cs="Times New Roman"/>
          <w:sz w:val="24"/>
          <w:szCs w:val="24"/>
          <w:lang w:val="la-Latn" w:eastAsia="de-DE"/>
        </w:rPr>
        <w:t>econdere debeat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cavendum sum</w:t>
      </w:r>
      <w:r w:rsidR="00746E4B" w:rsidRPr="007A06F5">
        <w:rPr>
          <w:rFonts w:ascii="Times New Roman" w:eastAsia="Times New Roman" w:hAnsi="Times New Roman" w:cs="Times New Roman"/>
          <w:sz w:val="24"/>
          <w:szCs w:val="24"/>
          <w:lang w:val="la-Latn" w:eastAsia="de-DE"/>
        </w:rPr>
        <w:t>mopere sacerdotibus est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ab avaritiae peste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quae radix omnium malorum est </w:t>
      </w:r>
      <w:r w:rsidR="00746E4B" w:rsidRPr="007A06F5">
        <w:rPr>
          <w:rFonts w:ascii="Times New Roman" w:eastAsia="Times New Roman" w:hAnsi="Times New Roman" w:cs="Times New Roman"/>
          <w:sz w:val="24"/>
          <w:szCs w:val="24"/>
          <w:lang w:val="la-Latn" w:eastAsia="de-DE"/>
        </w:rPr>
        <w:t>suosque sectatores a regno Christi excludit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se cohibea</w:t>
      </w:r>
      <w:r w:rsidR="00467C3E" w:rsidRPr="007A06F5">
        <w:rPr>
          <w:rFonts w:ascii="Times New Roman" w:eastAsia="Times New Roman" w:hAnsi="Times New Roman" w:cs="Times New Roman"/>
          <w:sz w:val="24"/>
          <w:szCs w:val="24"/>
          <w:lang w:val="la-Latn" w:eastAsia="de-DE"/>
        </w:rPr>
        <w:t>nt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quoniam digne non possunt </w:t>
      </w:r>
      <w:r w:rsidR="00746E4B" w:rsidRPr="007A06F5">
        <w:rPr>
          <w:rFonts w:ascii="Times New Roman" w:eastAsia="Times New Roman" w:hAnsi="Times New Roman" w:cs="Times New Roman"/>
          <w:sz w:val="24"/>
          <w:szCs w:val="24"/>
          <w:lang w:val="la-Latn" w:eastAsia="de-DE"/>
        </w:rPr>
        <w:t>subditis praedicare</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ab his se abstineant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cum ipsi his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quod valde dedecus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immo </w:t>
      </w:r>
      <w:r w:rsidR="00746E4B" w:rsidRPr="007A06F5">
        <w:rPr>
          <w:rFonts w:ascii="Times New Roman" w:eastAsia="Times New Roman" w:hAnsi="Times New Roman" w:cs="Times New Roman"/>
          <w:sz w:val="24"/>
          <w:szCs w:val="24"/>
          <w:lang w:val="la-Latn" w:eastAsia="de-DE"/>
        </w:rPr>
        <w:t>periculosum est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se mancipaverint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Gravius quippe a</w:t>
      </w:r>
      <w:r w:rsidR="00467C3E" w:rsidRPr="007A06F5">
        <w:rPr>
          <w:rFonts w:ascii="Times New Roman" w:eastAsia="Times New Roman" w:hAnsi="Times New Roman" w:cs="Times New Roman"/>
          <w:sz w:val="24"/>
          <w:szCs w:val="24"/>
          <w:lang w:val="la-Latn" w:eastAsia="de-DE"/>
        </w:rPr>
        <w:t xml:space="preserve">trociusque hae pestiferae lues </w:t>
      </w:r>
      <w:r w:rsidR="00746E4B" w:rsidRPr="007A06F5">
        <w:rPr>
          <w:rFonts w:ascii="Times New Roman" w:eastAsia="Times New Roman" w:hAnsi="Times New Roman" w:cs="Times New Roman"/>
          <w:sz w:val="24"/>
          <w:szCs w:val="24"/>
          <w:lang w:val="la-Latn" w:eastAsia="de-DE"/>
        </w:rPr>
        <w:t>in illis dampnantur</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quam in his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qui eorum dictis e</w:t>
      </w:r>
      <w:r w:rsidR="00467C3E" w:rsidRPr="007A06F5">
        <w:rPr>
          <w:rFonts w:ascii="Times New Roman" w:eastAsia="Times New Roman" w:hAnsi="Times New Roman" w:cs="Times New Roman"/>
          <w:sz w:val="24"/>
          <w:szCs w:val="24"/>
          <w:lang w:val="la-Latn" w:eastAsia="de-DE"/>
        </w:rPr>
        <w:t>t exemplis ab his coherceri de</w:t>
      </w:r>
      <w:r w:rsidR="00746E4B" w:rsidRPr="007A06F5">
        <w:rPr>
          <w:rFonts w:ascii="Times New Roman" w:eastAsia="Times New Roman" w:hAnsi="Times New Roman" w:cs="Times New Roman"/>
          <w:sz w:val="24"/>
          <w:szCs w:val="24"/>
          <w:lang w:val="la-Latn" w:eastAsia="de-DE"/>
        </w:rPr>
        <w:t>buerunt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Solent namque a nonnullis multifariae occasion</w:t>
      </w:r>
      <w:r w:rsidR="00467C3E" w:rsidRPr="007A06F5">
        <w:rPr>
          <w:rFonts w:ascii="Times New Roman" w:eastAsia="Times New Roman" w:hAnsi="Times New Roman" w:cs="Times New Roman"/>
          <w:sz w:val="24"/>
          <w:szCs w:val="24"/>
          <w:lang w:val="la-Latn" w:eastAsia="de-DE"/>
        </w:rPr>
        <w:t>es obtendi</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quae necessitatis </w:t>
      </w:r>
      <w:r w:rsidR="00F00E6D" w:rsidRPr="007A06F5">
        <w:rPr>
          <w:rFonts w:ascii="Times New Roman" w:eastAsia="Times New Roman" w:hAnsi="Times New Roman" w:cs="Times New Roman"/>
          <w:sz w:val="24"/>
          <w:szCs w:val="24"/>
          <w:lang w:val="la-Latn" w:eastAsia="de-DE"/>
        </w:rPr>
        <w:t>nomine palliantur</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et revera</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dum exterius necessitas pret</w:t>
      </w:r>
      <w:r w:rsidR="00467C3E" w:rsidRPr="007A06F5">
        <w:rPr>
          <w:rFonts w:ascii="Times New Roman" w:eastAsia="Times New Roman" w:hAnsi="Times New Roman" w:cs="Times New Roman"/>
          <w:sz w:val="24"/>
          <w:szCs w:val="24"/>
          <w:lang w:val="la-Latn" w:eastAsia="de-DE"/>
        </w:rPr>
        <w:t>enditur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interius ab avaritia </w:t>
      </w:r>
      <w:r w:rsidR="00746E4B" w:rsidRPr="007A06F5">
        <w:rPr>
          <w:rFonts w:ascii="Times New Roman" w:eastAsia="Times New Roman" w:hAnsi="Times New Roman" w:cs="Times New Roman"/>
          <w:sz w:val="24"/>
          <w:szCs w:val="24"/>
          <w:lang w:val="la-Latn" w:eastAsia="de-DE"/>
        </w:rPr>
        <w:t>tegitur</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unde et beatus Prosper ait</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00746E4B" w:rsidRPr="007A06F5">
        <w:rPr>
          <w:rFonts w:ascii="Times New Roman" w:eastAsia="Times New Roman" w:hAnsi="Times New Roman" w:cs="Times New Roman"/>
          <w:sz w:val="24"/>
          <w:szCs w:val="24"/>
          <w:lang w:val="la-Latn" w:eastAsia="de-DE"/>
        </w:rPr>
        <w:t xml:space="preserve">Non potest </w:t>
      </w:r>
      <w:r w:rsidR="00467C3E" w:rsidRPr="007A06F5">
        <w:rPr>
          <w:rFonts w:ascii="Times New Roman" w:eastAsia="Times New Roman" w:hAnsi="Times New Roman" w:cs="Times New Roman"/>
          <w:sz w:val="24"/>
          <w:szCs w:val="24"/>
          <w:lang w:val="la-Latn" w:eastAsia="de-DE"/>
        </w:rPr>
        <w:t xml:space="preserve">dicere sacerdos contemptoribus </w:t>
      </w:r>
      <w:r w:rsidR="00746E4B" w:rsidRPr="007A06F5">
        <w:rPr>
          <w:rFonts w:ascii="Times New Roman" w:eastAsia="Times New Roman" w:hAnsi="Times New Roman" w:cs="Times New Roman"/>
          <w:sz w:val="24"/>
          <w:szCs w:val="24"/>
          <w:lang w:val="la-Latn" w:eastAsia="de-DE"/>
        </w:rPr>
        <w:t>admonitionis suae</w:t>
      </w:r>
      <w:r w:rsidR="00FF3D92" w:rsidRPr="007A06F5">
        <w:rPr>
          <w:rFonts w:ascii="Times New Roman" w:eastAsia="Times New Roman" w:hAnsi="Times New Roman" w:cs="Times New Roman"/>
          <w:sz w:val="24"/>
          <w:szCs w:val="24"/>
          <w:lang w:val="la-Latn" w:eastAsia="de-DE"/>
        </w:rPr>
        <w:t xml:space="preserve">: </w:t>
      </w:r>
      <w:r w:rsidR="001020A1" w:rsidRPr="007A06F5">
        <w:rPr>
          <w:rFonts w:ascii="Times New Roman" w:eastAsia="Times New Roman" w:hAnsi="Times New Roman" w:cs="Times New Roman"/>
          <w:sz w:val="24"/>
          <w:szCs w:val="24"/>
          <w:lang w:val="la-Latn" w:eastAsia="de-DE"/>
        </w:rPr>
        <w:t>„</w:t>
      </w:r>
      <w:r w:rsidR="00F00E6D" w:rsidRPr="007A06F5">
        <w:rPr>
          <w:rFonts w:ascii="Times New Roman" w:eastAsia="Times New Roman" w:hAnsi="Times New Roman" w:cs="Times New Roman"/>
          <w:sz w:val="24"/>
          <w:szCs w:val="24"/>
          <w:lang w:val="la-Latn" w:eastAsia="de-DE"/>
        </w:rPr>
        <w:t>Futurum cogitate iuditium</w:t>
      </w:r>
      <w:r w:rsidR="00746E4B" w:rsidRPr="007A06F5">
        <w:rPr>
          <w:rFonts w:ascii="Times New Roman" w:eastAsia="Times New Roman" w:hAnsi="Times New Roman" w:cs="Times New Roman"/>
          <w:sz w:val="24"/>
          <w:szCs w:val="24"/>
          <w:lang w:val="la-Latn" w:eastAsia="de-DE"/>
        </w:rPr>
        <w:t>", quo</w:t>
      </w:r>
      <w:r w:rsidR="00467C3E" w:rsidRPr="007A06F5">
        <w:rPr>
          <w:rFonts w:ascii="Times New Roman" w:eastAsia="Times New Roman" w:hAnsi="Times New Roman" w:cs="Times New Roman"/>
          <w:sz w:val="24"/>
          <w:szCs w:val="24"/>
          <w:lang w:val="la-Latn" w:eastAsia="de-DE"/>
        </w:rPr>
        <w:t>d ipse forte non cogitat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ama </w:t>
      </w:r>
      <w:r w:rsidR="00746E4B" w:rsidRPr="007A06F5">
        <w:rPr>
          <w:rFonts w:ascii="Times New Roman" w:eastAsia="Times New Roman" w:hAnsi="Times New Roman" w:cs="Times New Roman"/>
          <w:sz w:val="24"/>
          <w:szCs w:val="24"/>
          <w:lang w:val="la-Latn" w:eastAsia="de-DE"/>
        </w:rPr>
        <w:t>toribus mundi</w:t>
      </w:r>
      <w:r w:rsidR="00FF3D92" w:rsidRPr="007A06F5">
        <w:rPr>
          <w:rFonts w:ascii="Times New Roman" w:eastAsia="Times New Roman" w:hAnsi="Times New Roman" w:cs="Times New Roman"/>
          <w:sz w:val="24"/>
          <w:szCs w:val="24"/>
          <w:lang w:val="la-Latn" w:eastAsia="de-DE"/>
        </w:rPr>
        <w:t xml:space="preserve">: </w:t>
      </w:r>
      <w:r w:rsidR="001020A1" w:rsidRPr="007A06F5">
        <w:rPr>
          <w:rFonts w:ascii="Times New Roman" w:eastAsia="Times New Roman" w:hAnsi="Times New Roman" w:cs="Times New Roman"/>
          <w:sz w:val="24"/>
          <w:szCs w:val="24"/>
          <w:lang w:val="la-Latn" w:eastAsia="de-DE"/>
        </w:rPr>
        <w:t>„</w:t>
      </w:r>
      <w:r w:rsidR="00F00E6D" w:rsidRPr="007A06F5">
        <w:rPr>
          <w:rFonts w:ascii="Times New Roman" w:eastAsia="Times New Roman" w:hAnsi="Times New Roman" w:cs="Times New Roman"/>
          <w:sz w:val="24"/>
          <w:szCs w:val="24"/>
          <w:lang w:val="la-Latn" w:eastAsia="de-DE"/>
        </w:rPr>
        <w:t>Nolite diligere mundum</w:t>
      </w:r>
      <w:r w:rsidR="00746E4B" w:rsidRPr="007A06F5">
        <w:rPr>
          <w:rFonts w:ascii="Times New Roman" w:eastAsia="Times New Roman" w:hAnsi="Times New Roman" w:cs="Times New Roman"/>
          <w:sz w:val="24"/>
          <w:szCs w:val="24"/>
          <w:lang w:val="la-Latn" w:eastAsia="de-DE"/>
        </w:rPr>
        <w:t>", si eum amor</w:t>
      </w:r>
      <w:r w:rsidR="00467C3E" w:rsidRPr="007A06F5">
        <w:rPr>
          <w:rFonts w:ascii="Times New Roman" w:eastAsia="Times New Roman" w:hAnsi="Times New Roman" w:cs="Times New Roman"/>
          <w:sz w:val="24"/>
          <w:szCs w:val="24"/>
          <w:lang w:val="la-Latn" w:eastAsia="de-DE"/>
        </w:rPr>
        <w:t xml:space="preserve"> mundi oblectat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ambitiosis</w:t>
      </w:r>
      <w:r w:rsidR="00FF3D92" w:rsidRPr="007A06F5">
        <w:rPr>
          <w:rFonts w:ascii="Times New Roman" w:eastAsia="Times New Roman" w:hAnsi="Times New Roman" w:cs="Times New Roman"/>
          <w:sz w:val="24"/>
          <w:szCs w:val="24"/>
          <w:lang w:val="la-Latn" w:eastAsia="de-DE"/>
        </w:rPr>
        <w:t xml:space="preserve">: </w:t>
      </w:r>
      <w:r w:rsidR="001020A1" w:rsidRPr="007A06F5">
        <w:rPr>
          <w:rFonts w:ascii="Times New Roman" w:eastAsia="Times New Roman" w:hAnsi="Times New Roman" w:cs="Times New Roman"/>
          <w:sz w:val="24"/>
          <w:szCs w:val="24"/>
          <w:lang w:val="la-Latn" w:eastAsia="de-DE"/>
        </w:rPr>
        <w:t>„</w:t>
      </w:r>
      <w:r w:rsidR="00F00E6D" w:rsidRPr="007A06F5">
        <w:rPr>
          <w:rFonts w:ascii="Times New Roman" w:eastAsia="Times New Roman" w:hAnsi="Times New Roman" w:cs="Times New Roman"/>
          <w:sz w:val="24"/>
          <w:szCs w:val="24"/>
          <w:lang w:val="la-Latn" w:eastAsia="de-DE"/>
        </w:rPr>
        <w:t>Ambitioni iam finem inponite</w:t>
      </w:r>
      <w:r w:rsidR="00746E4B" w:rsidRPr="007A06F5">
        <w:rPr>
          <w:rFonts w:ascii="Times New Roman" w:eastAsia="Times New Roman" w:hAnsi="Times New Roman" w:cs="Times New Roman"/>
          <w:sz w:val="24"/>
          <w:szCs w:val="24"/>
          <w:lang w:val="la-Latn" w:eastAsia="de-DE"/>
        </w:rPr>
        <w:t>", si eum ambitio ruinos</w:t>
      </w:r>
      <w:r w:rsidR="00467C3E" w:rsidRPr="007A06F5">
        <w:rPr>
          <w:rFonts w:ascii="Times New Roman" w:eastAsia="Times New Roman" w:hAnsi="Times New Roman" w:cs="Times New Roman"/>
          <w:sz w:val="24"/>
          <w:szCs w:val="24"/>
          <w:lang w:val="la-Latn" w:eastAsia="de-DE"/>
        </w:rPr>
        <w:t>a precipitat</w:t>
      </w:r>
      <w:r w:rsidR="005D4A29" w:rsidRPr="007A06F5">
        <w:rPr>
          <w:rFonts w:ascii="Times New Roman" w:eastAsia="Times New Roman" w:hAnsi="Times New Roman" w:cs="Times New Roman"/>
          <w:sz w:val="24"/>
          <w:szCs w:val="24"/>
          <w:lang w:val="la-Latn" w:eastAsia="de-DE"/>
        </w:rPr>
        <w:t>.</w:t>
      </w:r>
      <w:r w:rsidR="00467C3E" w:rsidRPr="007A06F5">
        <w:rPr>
          <w:rFonts w:ascii="Times New Roman" w:eastAsia="Times New Roman" w:hAnsi="Times New Roman" w:cs="Times New Roman"/>
          <w:sz w:val="24"/>
          <w:szCs w:val="24"/>
          <w:lang w:val="la-Latn" w:eastAsia="de-DE"/>
        </w:rPr>
        <w:t xml:space="preserve">' In vita quoque </w:t>
      </w:r>
      <w:r w:rsidR="00746E4B" w:rsidRPr="007A06F5">
        <w:rPr>
          <w:rFonts w:ascii="Times New Roman" w:eastAsia="Times New Roman" w:hAnsi="Times New Roman" w:cs="Times New Roman"/>
          <w:sz w:val="24"/>
          <w:szCs w:val="24"/>
          <w:lang w:val="la-Latn" w:eastAsia="de-DE"/>
        </w:rPr>
        <w:t>beati Ambrosii legitur</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00746E4B" w:rsidRPr="007A06F5">
        <w:rPr>
          <w:rFonts w:ascii="Times New Roman" w:eastAsia="Times New Roman" w:hAnsi="Times New Roman" w:cs="Times New Roman"/>
          <w:sz w:val="24"/>
          <w:szCs w:val="24"/>
          <w:lang w:val="la-Latn" w:eastAsia="de-DE"/>
        </w:rPr>
        <w:t>Ingemiscebat enim ve</w:t>
      </w:r>
      <w:r w:rsidR="00467C3E" w:rsidRPr="007A06F5">
        <w:rPr>
          <w:rFonts w:ascii="Times New Roman" w:eastAsia="Times New Roman" w:hAnsi="Times New Roman" w:cs="Times New Roman"/>
          <w:sz w:val="24"/>
          <w:szCs w:val="24"/>
          <w:lang w:val="la-Latn" w:eastAsia="de-DE"/>
        </w:rPr>
        <w:t>hementer</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cum videret radicem </w:t>
      </w:r>
      <w:r w:rsidR="00746E4B" w:rsidRPr="007A06F5">
        <w:rPr>
          <w:rFonts w:ascii="Times New Roman" w:eastAsia="Times New Roman" w:hAnsi="Times New Roman" w:cs="Times New Roman"/>
          <w:sz w:val="24"/>
          <w:szCs w:val="24"/>
          <w:lang w:val="la-Latn" w:eastAsia="de-DE"/>
        </w:rPr>
        <w:t>omnium malorum</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avaritiam</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quae neque copia neq</w:t>
      </w:r>
      <w:r w:rsidR="00467C3E" w:rsidRPr="007A06F5">
        <w:rPr>
          <w:rFonts w:ascii="Times New Roman" w:eastAsia="Times New Roman" w:hAnsi="Times New Roman" w:cs="Times New Roman"/>
          <w:sz w:val="24"/>
          <w:szCs w:val="24"/>
          <w:lang w:val="la-Latn" w:eastAsia="de-DE"/>
        </w:rPr>
        <w:t>ue inopia minui potest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magis </w:t>
      </w:r>
      <w:r w:rsidR="00746E4B" w:rsidRPr="007A06F5">
        <w:rPr>
          <w:rFonts w:ascii="Times New Roman" w:eastAsia="Times New Roman" w:hAnsi="Times New Roman" w:cs="Times New Roman"/>
          <w:sz w:val="24"/>
          <w:szCs w:val="24"/>
          <w:lang w:val="la-Latn" w:eastAsia="de-DE"/>
        </w:rPr>
        <w:t>magisque increscere in hominibus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et maxime in his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qui in potestatibus erant con</w:t>
      </w:r>
      <w:r w:rsidR="00746E4B" w:rsidRPr="007A06F5">
        <w:rPr>
          <w:rFonts w:ascii="Times New Roman" w:eastAsia="Times New Roman" w:hAnsi="Times New Roman" w:cs="Times New Roman"/>
          <w:sz w:val="24"/>
          <w:szCs w:val="24"/>
          <w:lang w:val="la-Latn" w:eastAsia="de-DE"/>
        </w:rPr>
        <w:t>stituti</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ita ut interveniendi illi apud illos gravissimus labor esset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qui omnia precio distrahebant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Quae res omne malum primo a invexi</w:t>
      </w:r>
      <w:r w:rsidR="00467C3E" w:rsidRPr="007A06F5">
        <w:rPr>
          <w:rFonts w:ascii="Times New Roman" w:eastAsia="Times New Roman" w:hAnsi="Times New Roman" w:cs="Times New Roman"/>
          <w:sz w:val="24"/>
          <w:szCs w:val="24"/>
          <w:lang w:val="la-Latn" w:eastAsia="de-DE"/>
        </w:rPr>
        <w:t>t Italiae</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et exinde omnia ver</w:t>
      </w:r>
      <w:r w:rsidR="00746E4B" w:rsidRPr="007A06F5">
        <w:rPr>
          <w:rFonts w:ascii="Times New Roman" w:eastAsia="Times New Roman" w:hAnsi="Times New Roman" w:cs="Times New Roman"/>
          <w:sz w:val="24"/>
          <w:szCs w:val="24"/>
          <w:lang w:val="la-Latn" w:eastAsia="de-DE"/>
        </w:rPr>
        <w:t>guntur in peius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Et quid dicam</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si in huiusmodi perso</w:t>
      </w:r>
      <w:r w:rsidR="00467C3E" w:rsidRPr="007A06F5">
        <w:rPr>
          <w:rFonts w:ascii="Times New Roman" w:eastAsia="Times New Roman" w:hAnsi="Times New Roman" w:cs="Times New Roman"/>
          <w:sz w:val="24"/>
          <w:szCs w:val="24"/>
          <w:lang w:val="la-Latn" w:eastAsia="de-DE"/>
        </w:rPr>
        <w:t>nis ita rabiem suam exercent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qui solent aut filiorum aut propinquorum causas protend</w:t>
      </w:r>
      <w:r w:rsidR="00467C3E" w:rsidRPr="007A06F5">
        <w:rPr>
          <w:rFonts w:ascii="Times New Roman" w:eastAsia="Times New Roman" w:hAnsi="Times New Roman" w:cs="Times New Roman"/>
          <w:sz w:val="24"/>
          <w:szCs w:val="24"/>
          <w:lang w:val="la-Latn" w:eastAsia="de-DE"/>
        </w:rPr>
        <w:t xml:space="preserve">ere ad excusandas excusationes </w:t>
      </w:r>
      <w:r w:rsidR="00746E4B" w:rsidRPr="007A06F5">
        <w:rPr>
          <w:rFonts w:ascii="Times New Roman" w:eastAsia="Times New Roman" w:hAnsi="Times New Roman" w:cs="Times New Roman"/>
          <w:sz w:val="24"/>
          <w:szCs w:val="24"/>
          <w:lang w:val="la-Latn" w:eastAsia="de-DE"/>
        </w:rPr>
        <w:t>in peccatis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 xml:space="preserve">quandoquidem plerosque coeperit etiam caeca </w:t>
      </w:r>
      <w:r w:rsidR="00467C3E" w:rsidRPr="007A06F5">
        <w:rPr>
          <w:rFonts w:ascii="Times New Roman" w:eastAsia="Times New Roman" w:hAnsi="Times New Roman" w:cs="Times New Roman"/>
          <w:sz w:val="24"/>
          <w:szCs w:val="24"/>
          <w:lang w:val="la-Latn" w:eastAsia="de-DE"/>
        </w:rPr>
        <w:t>labes sacerdotes vel levitas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quibus portio Deus est</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illam etiam ipsi appetant</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Et vae mihi misero</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quia nec </w:t>
      </w:r>
      <w:r w:rsidR="00746E4B" w:rsidRPr="007A06F5">
        <w:rPr>
          <w:rFonts w:ascii="Times New Roman" w:eastAsia="Times New Roman" w:hAnsi="Times New Roman" w:cs="Times New Roman"/>
          <w:sz w:val="24"/>
          <w:szCs w:val="24"/>
          <w:lang w:val="la-Latn" w:eastAsia="de-DE"/>
        </w:rPr>
        <w:t>fine mundi provocamur</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tam gravi iugo servitutis liberari velimus</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quod demergit</w:t>
      </w:r>
      <w:r w:rsidR="00467C3E"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usque ad profundum inferni</w:t>
      </w:r>
      <w:r w:rsidR="009B2994" w:rsidRPr="007A06F5">
        <w:rPr>
          <w:rFonts w:ascii="Times New Roman" w:eastAsia="Times New Roman" w:hAnsi="Times New Roman" w:cs="Times New Roman"/>
          <w:sz w:val="24"/>
          <w:szCs w:val="24"/>
          <w:lang w:val="la-Latn" w:eastAsia="de-DE"/>
        </w:rPr>
        <w:t xml:space="preserve">, </w:t>
      </w:r>
      <w:r w:rsidR="00746E4B" w:rsidRPr="007A06F5">
        <w:rPr>
          <w:rFonts w:ascii="Times New Roman" w:eastAsia="Times New Roman" w:hAnsi="Times New Roman" w:cs="Times New Roman"/>
          <w:sz w:val="24"/>
          <w:szCs w:val="24"/>
          <w:lang w:val="la-Latn" w:eastAsia="de-DE"/>
        </w:rPr>
        <w:t>ut faciamus nobis amico</w:t>
      </w:r>
      <w:r w:rsidR="00467C3E" w:rsidRPr="007A06F5">
        <w:rPr>
          <w:rFonts w:ascii="Times New Roman" w:eastAsia="Times New Roman" w:hAnsi="Times New Roman" w:cs="Times New Roman"/>
          <w:sz w:val="24"/>
          <w:szCs w:val="24"/>
          <w:lang w:val="la-Latn" w:eastAsia="de-DE"/>
        </w:rPr>
        <w:t>s de mammona iniquitatis</w:t>
      </w:r>
      <w:r w:rsidR="009B2994" w:rsidRPr="007A06F5">
        <w:rPr>
          <w:rFonts w:ascii="Times New Roman" w:eastAsia="Times New Roman" w:hAnsi="Times New Roman" w:cs="Times New Roman"/>
          <w:sz w:val="24"/>
          <w:szCs w:val="24"/>
          <w:lang w:val="la-Latn" w:eastAsia="de-DE"/>
        </w:rPr>
        <w:t xml:space="preserve">, </w:t>
      </w:r>
      <w:r w:rsidR="00467C3E" w:rsidRPr="007A06F5">
        <w:rPr>
          <w:rFonts w:ascii="Times New Roman" w:eastAsia="Times New Roman" w:hAnsi="Times New Roman" w:cs="Times New Roman"/>
          <w:sz w:val="24"/>
          <w:szCs w:val="24"/>
          <w:lang w:val="la-Latn" w:eastAsia="de-DE"/>
        </w:rPr>
        <w:t xml:space="preserve">qui </w:t>
      </w:r>
      <w:r w:rsidR="00746E4B" w:rsidRPr="007A06F5">
        <w:rPr>
          <w:rFonts w:ascii="Times New Roman" w:eastAsia="Times New Roman" w:hAnsi="Times New Roman" w:cs="Times New Roman"/>
          <w:sz w:val="24"/>
          <w:szCs w:val="24"/>
          <w:lang w:val="la-Latn" w:eastAsia="de-DE"/>
        </w:rPr>
        <w:t>nos recipiant in aeterna tabernacula</w:t>
      </w:r>
      <w:r w:rsidR="005D4A29" w:rsidRPr="007A06F5">
        <w:rPr>
          <w:rFonts w:ascii="Times New Roman" w:eastAsia="Times New Roman" w:hAnsi="Times New Roman" w:cs="Times New Roman"/>
          <w:sz w:val="24"/>
          <w:szCs w:val="24"/>
          <w:lang w:val="la-Latn" w:eastAsia="de-DE"/>
        </w:rPr>
        <w:t>.</w:t>
      </w:r>
      <w:r w:rsidR="00746E4B" w:rsidRPr="007A06F5">
        <w:rPr>
          <w:rFonts w:ascii="Times New Roman" w:eastAsia="Times New Roman" w:hAnsi="Times New Roman" w:cs="Times New Roman"/>
          <w:sz w:val="24"/>
          <w:szCs w:val="24"/>
          <w:lang w:val="la-Latn" w:eastAsia="de-DE"/>
        </w:rPr>
        <w:t xml:space="preserve">' </w:t>
      </w:r>
    </w:p>
    <w:p w14:paraId="2CE30884" w14:textId="6B38C29A" w:rsidR="00746E4B" w:rsidRPr="007A06F5" w:rsidRDefault="00746E4B"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ergo propter commun</w:t>
      </w:r>
      <w:r w:rsidR="002D3ABC" w:rsidRPr="007A06F5">
        <w:rPr>
          <w:rFonts w:ascii="Times New Roman" w:eastAsia="Times New Roman" w:hAnsi="Times New Roman" w:cs="Times New Roman"/>
          <w:sz w:val="24"/>
          <w:szCs w:val="24"/>
          <w:lang w:val="la-Latn" w:eastAsia="de-DE"/>
        </w:rPr>
        <w:t xml:space="preserve">em ac necessariam correctionem </w:t>
      </w:r>
      <w:r w:rsidRPr="007A06F5">
        <w:rPr>
          <w:rFonts w:ascii="Times New Roman" w:eastAsia="Times New Roman" w:hAnsi="Times New Roman" w:cs="Times New Roman"/>
          <w:sz w:val="24"/>
          <w:szCs w:val="24"/>
          <w:lang w:val="la-Latn" w:eastAsia="de-DE"/>
        </w:rPr>
        <w:t>pariter diligenterque inquisivimus et ex oraculis divi</w:t>
      </w:r>
      <w:r w:rsidR="002D3ABC" w:rsidRPr="007A06F5">
        <w:rPr>
          <w:rFonts w:ascii="Times New Roman" w:eastAsia="Times New Roman" w:hAnsi="Times New Roman" w:cs="Times New Roman"/>
          <w:sz w:val="24"/>
          <w:szCs w:val="24"/>
          <w:lang w:val="la-Latn" w:eastAsia="de-DE"/>
        </w:rPr>
        <w:t xml:space="preserve">nis et sanctorum patrum dictis </w:t>
      </w:r>
      <w:r w:rsidRPr="007A06F5">
        <w:rPr>
          <w:rFonts w:ascii="Times New Roman" w:eastAsia="Times New Roman" w:hAnsi="Times New Roman" w:cs="Times New Roman"/>
          <w:sz w:val="24"/>
          <w:szCs w:val="24"/>
          <w:lang w:val="la-Latn" w:eastAsia="de-DE"/>
        </w:rPr>
        <w:t>manifestum fecimus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ad pastorale magister</w:t>
      </w:r>
      <w:r w:rsidR="002D3ABC" w:rsidRPr="007A06F5">
        <w:rPr>
          <w:rFonts w:ascii="Times New Roman" w:eastAsia="Times New Roman" w:hAnsi="Times New Roman" w:cs="Times New Roman"/>
          <w:sz w:val="24"/>
          <w:szCs w:val="24"/>
          <w:lang w:val="la-Latn" w:eastAsia="de-DE"/>
        </w:rPr>
        <w:t>ium veniendum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qualiter in eo </w:t>
      </w:r>
      <w:r w:rsidRPr="007A06F5">
        <w:rPr>
          <w:rFonts w:ascii="Times New Roman" w:eastAsia="Times New Roman" w:hAnsi="Times New Roman" w:cs="Times New Roman"/>
          <w:sz w:val="24"/>
          <w:szCs w:val="24"/>
          <w:lang w:val="la-Latn" w:eastAsia="de-DE"/>
        </w:rPr>
        <w:t>vivendum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qualiter docendum sit et qualiter sacerdote</w:t>
      </w:r>
      <w:r w:rsidR="002D3ABC" w:rsidRPr="007A06F5">
        <w:rPr>
          <w:rFonts w:ascii="Times New Roman" w:eastAsia="Times New Roman" w:hAnsi="Times New Roman" w:cs="Times New Roman"/>
          <w:sz w:val="24"/>
          <w:szCs w:val="24"/>
          <w:lang w:val="la-Latn" w:eastAsia="de-DE"/>
        </w:rPr>
        <w:t>s Domini avaritiam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aliis </w:t>
      </w:r>
      <w:r w:rsidRPr="007A06F5">
        <w:rPr>
          <w:rFonts w:ascii="Times New Roman" w:eastAsia="Times New Roman" w:hAnsi="Times New Roman" w:cs="Times New Roman"/>
          <w:sz w:val="24"/>
          <w:szCs w:val="24"/>
          <w:lang w:val="la-Latn" w:eastAsia="de-DE"/>
        </w:rPr>
        <w:t>forma et exemplum esse debent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cavere debeant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w:t>
      </w:r>
      <w:r w:rsidR="002D3ABC" w:rsidRPr="007A06F5">
        <w:rPr>
          <w:rFonts w:ascii="Times New Roman" w:eastAsia="Times New Roman" w:hAnsi="Times New Roman" w:cs="Times New Roman"/>
          <w:sz w:val="24"/>
          <w:szCs w:val="24"/>
          <w:lang w:val="la-Latn" w:eastAsia="de-DE"/>
        </w:rPr>
        <w:t xml:space="preserve">perae precium duximus nos exor </w:t>
      </w:r>
      <w:r w:rsidRPr="007A06F5">
        <w:rPr>
          <w:rFonts w:ascii="Times New Roman" w:eastAsia="Times New Roman" w:hAnsi="Times New Roman" w:cs="Times New Roman"/>
          <w:sz w:val="24"/>
          <w:szCs w:val="24"/>
          <w:lang w:val="la-Latn" w:eastAsia="de-DE"/>
        </w:rPr>
        <w:t>tando admonere et admonendo exhortari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hospitali</w:t>
      </w:r>
      <w:r w:rsidR="002D3ABC" w:rsidRPr="007A06F5">
        <w:rPr>
          <w:rFonts w:ascii="Times New Roman" w:eastAsia="Times New Roman" w:hAnsi="Times New Roman" w:cs="Times New Roman"/>
          <w:sz w:val="24"/>
          <w:szCs w:val="24"/>
          <w:lang w:val="la-Latn" w:eastAsia="de-DE"/>
        </w:rPr>
        <w:t>tatem precipue sacerdotes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Do </w:t>
      </w:r>
      <w:r w:rsidRPr="007A06F5">
        <w:rPr>
          <w:rFonts w:ascii="Times New Roman" w:eastAsia="Times New Roman" w:hAnsi="Times New Roman" w:cs="Times New Roman"/>
          <w:sz w:val="24"/>
          <w:szCs w:val="24"/>
          <w:lang w:val="la-Latn" w:eastAsia="de-DE"/>
        </w:rPr>
        <w:t>mini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sectari meminerint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quoniam hactenus a quibusd</w:t>
      </w:r>
      <w:r w:rsidR="002D3ABC" w:rsidRPr="007A06F5">
        <w:rPr>
          <w:rFonts w:ascii="Times New Roman" w:eastAsia="Times New Roman" w:hAnsi="Times New Roman" w:cs="Times New Roman"/>
          <w:sz w:val="24"/>
          <w:szCs w:val="24"/>
          <w:lang w:val="la-Latn" w:eastAsia="de-DE"/>
        </w:rPr>
        <w:t xml:space="preserve">am ordinis nostri sociis minus </w:t>
      </w:r>
      <w:r w:rsidRPr="007A06F5">
        <w:rPr>
          <w:rFonts w:ascii="Times New Roman" w:eastAsia="Times New Roman" w:hAnsi="Times New Roman" w:cs="Times New Roman"/>
          <w:sz w:val="24"/>
          <w:szCs w:val="24"/>
          <w:lang w:val="la-Latn" w:eastAsia="de-DE"/>
        </w:rPr>
        <w:t>iusto in ea actum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et ideo a multis non solum i</w:t>
      </w:r>
      <w:r w:rsidR="002D3ABC" w:rsidRPr="007A06F5">
        <w:rPr>
          <w:rFonts w:ascii="Times New Roman" w:eastAsia="Times New Roman" w:hAnsi="Times New Roman" w:cs="Times New Roman"/>
          <w:sz w:val="24"/>
          <w:szCs w:val="24"/>
          <w:lang w:val="la-Latn" w:eastAsia="de-DE"/>
        </w:rPr>
        <w:t>psi neglegentes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verum etiam </w:t>
      </w:r>
      <w:r w:rsidRPr="007A06F5">
        <w:rPr>
          <w:rFonts w:ascii="Times New Roman" w:eastAsia="Times New Roman" w:hAnsi="Times New Roman" w:cs="Times New Roman"/>
          <w:sz w:val="24"/>
          <w:szCs w:val="24"/>
          <w:lang w:val="la-Latn" w:eastAsia="de-DE"/>
        </w:rPr>
        <w:t>hospitalitati studentes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tali reprehensione sunt denot</w:t>
      </w:r>
      <w:r w:rsidR="002D3ABC" w:rsidRPr="007A06F5">
        <w:rPr>
          <w:rFonts w:ascii="Times New Roman" w:eastAsia="Times New Roman" w:hAnsi="Times New Roman" w:cs="Times New Roman"/>
          <w:sz w:val="24"/>
          <w:szCs w:val="24"/>
          <w:lang w:val="la-Latn" w:eastAsia="de-DE"/>
        </w:rPr>
        <w:t>ati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Porro si hospitalitas in </w:t>
      </w:r>
      <w:r w:rsidRPr="007A06F5">
        <w:rPr>
          <w:rFonts w:ascii="Times New Roman" w:eastAsia="Times New Roman" w:hAnsi="Times New Roman" w:cs="Times New Roman"/>
          <w:sz w:val="24"/>
          <w:szCs w:val="24"/>
          <w:lang w:val="la-Latn" w:eastAsia="de-DE"/>
        </w:rPr>
        <w:t>tremendi examinis die ab aeterno iudice est remuneranda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qui dicturus est</w:t>
      </w:r>
      <w:r w:rsidR="00FF3D92"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w:t>
      </w:r>
      <w:r w:rsidR="002D3ABC" w:rsidRPr="007A06F5">
        <w:rPr>
          <w:rFonts w:ascii="Times New Roman" w:eastAsia="Times New Roman" w:hAnsi="Times New Roman" w:cs="Times New Roman"/>
          <w:sz w:val="24"/>
          <w:szCs w:val="24"/>
          <w:lang w:val="la-Latn" w:eastAsia="de-DE"/>
        </w:rPr>
        <w:t xml:space="preserve">Hospes </w:t>
      </w:r>
      <w:r w:rsidRPr="007A06F5">
        <w:rPr>
          <w:rFonts w:ascii="Times New Roman" w:eastAsia="Times New Roman" w:hAnsi="Times New Roman" w:cs="Times New Roman"/>
          <w:sz w:val="24"/>
          <w:szCs w:val="24"/>
          <w:lang w:val="la-Latn" w:eastAsia="de-DE"/>
        </w:rPr>
        <w:t>fui</w:t>
      </w:r>
      <w:r w:rsidR="009B2994" w:rsidRPr="007A06F5">
        <w:rPr>
          <w:rFonts w:ascii="Times New Roman" w:eastAsia="Times New Roman" w:hAnsi="Times New Roman" w:cs="Times New Roman"/>
          <w:sz w:val="24"/>
          <w:szCs w:val="24"/>
          <w:lang w:val="la-Latn" w:eastAsia="de-DE"/>
        </w:rPr>
        <w:t xml:space="preserve">, </w:t>
      </w:r>
      <w:r w:rsidR="00F00E6D" w:rsidRPr="007A06F5">
        <w:rPr>
          <w:rFonts w:ascii="Times New Roman" w:eastAsia="Times New Roman" w:hAnsi="Times New Roman" w:cs="Times New Roman"/>
          <w:sz w:val="24"/>
          <w:szCs w:val="24"/>
          <w:lang w:val="la-Latn" w:eastAsia="de-DE"/>
        </w:rPr>
        <w:t>et collegistis me</w:t>
      </w:r>
      <w:r w:rsidRPr="007A06F5">
        <w:rPr>
          <w:rFonts w:ascii="Times New Roman" w:eastAsia="Times New Roman" w:hAnsi="Times New Roman" w:cs="Times New Roman"/>
          <w:sz w:val="24"/>
          <w:szCs w:val="24"/>
          <w:lang w:val="la-Latn" w:eastAsia="de-DE"/>
        </w:rPr>
        <w:t xml:space="preserve">', et ob id ab omnibus christianis </w:t>
      </w:r>
      <w:r w:rsidR="002D3ABC" w:rsidRPr="007A06F5">
        <w:rPr>
          <w:rFonts w:ascii="Times New Roman" w:eastAsia="Times New Roman" w:hAnsi="Times New Roman" w:cs="Times New Roman"/>
          <w:sz w:val="24"/>
          <w:szCs w:val="24"/>
          <w:lang w:val="la-Latn" w:eastAsia="de-DE"/>
        </w:rPr>
        <w:t>summopere est sectanda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multo </w:t>
      </w:r>
      <w:r w:rsidRPr="007A06F5">
        <w:rPr>
          <w:rFonts w:ascii="Times New Roman" w:eastAsia="Times New Roman" w:hAnsi="Times New Roman" w:cs="Times New Roman"/>
          <w:sz w:val="24"/>
          <w:szCs w:val="24"/>
          <w:lang w:val="la-Latn" w:eastAsia="de-DE"/>
        </w:rPr>
        <w:t>magis tamen vigilantiusque ab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dictis et ex</w:t>
      </w:r>
      <w:r w:rsidR="002D3ABC" w:rsidRPr="007A06F5">
        <w:rPr>
          <w:rFonts w:ascii="Times New Roman" w:eastAsia="Times New Roman" w:hAnsi="Times New Roman" w:cs="Times New Roman"/>
          <w:sz w:val="24"/>
          <w:szCs w:val="24"/>
          <w:lang w:val="la-Latn" w:eastAsia="de-DE"/>
        </w:rPr>
        <w:t xml:space="preserve">emplis ad vitam aeternam aliis </w:t>
      </w:r>
      <w:r w:rsidRPr="007A06F5">
        <w:rPr>
          <w:rFonts w:ascii="Times New Roman" w:eastAsia="Times New Roman" w:hAnsi="Times New Roman" w:cs="Times New Roman"/>
          <w:sz w:val="24"/>
          <w:szCs w:val="24"/>
          <w:lang w:val="la-Latn" w:eastAsia="de-DE"/>
        </w:rPr>
        <w:t>ducatum praebent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postposita avaritiae peste et alia </w:t>
      </w:r>
      <w:r w:rsidR="002D3ABC" w:rsidRPr="007A06F5">
        <w:rPr>
          <w:rFonts w:ascii="Times New Roman" w:eastAsia="Times New Roman" w:hAnsi="Times New Roman" w:cs="Times New Roman"/>
          <w:sz w:val="24"/>
          <w:szCs w:val="24"/>
          <w:lang w:val="la-Latn" w:eastAsia="de-DE"/>
        </w:rPr>
        <w:t xml:space="preserve">qualibet occasione prorsus est </w:t>
      </w:r>
      <w:r w:rsidRPr="007A06F5">
        <w:rPr>
          <w:rFonts w:ascii="Times New Roman" w:eastAsia="Times New Roman" w:hAnsi="Times New Roman" w:cs="Times New Roman"/>
          <w:sz w:val="24"/>
          <w:szCs w:val="24"/>
          <w:lang w:val="la-Latn" w:eastAsia="de-DE"/>
        </w:rPr>
        <w:t>exequenda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Ab apostolo quippe inter cetera virtutum praeconia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episcopo inesse debent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hospitalitas etiam habenda praedicatur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 Episcopi </w:t>
      </w:r>
      <w:r w:rsidR="00F00E6D" w:rsidRPr="007A06F5">
        <w:rPr>
          <w:rFonts w:ascii="Times New Roman" w:eastAsia="Times New Roman" w:hAnsi="Times New Roman" w:cs="Times New Roman"/>
          <w:sz w:val="24"/>
          <w:szCs w:val="24"/>
          <w:lang w:val="la-Latn" w:eastAsia="de-DE"/>
        </w:rPr>
        <w:t>namque domus</w:t>
      </w:r>
      <w:r w:rsidRPr="007A06F5">
        <w:rPr>
          <w:rFonts w:ascii="Times New Roman" w:eastAsia="Times New Roman" w:hAnsi="Times New Roman" w:cs="Times New Roman"/>
          <w:sz w:val="24"/>
          <w:szCs w:val="24"/>
          <w:lang w:val="la-Latn" w:eastAsia="de-DE"/>
        </w:rPr>
        <w:t xml:space="preserve">', ut </w:t>
      </w:r>
      <w:r w:rsidRPr="007A06F5">
        <w:rPr>
          <w:rFonts w:ascii="Times New Roman" w:hAnsi="Times New Roman" w:cs="Times New Roman"/>
          <w:lang w:val="la-Latn"/>
        </w:rPr>
        <w:t>beatus Hieronimus scribit</w:t>
      </w:r>
      <w:r w:rsidR="009B2994" w:rsidRPr="007A06F5">
        <w:rPr>
          <w:rFonts w:ascii="Times New Roman" w:hAnsi="Times New Roman" w:cs="Times New Roman"/>
          <w:lang w:val="la-Latn"/>
        </w:rPr>
        <w:t xml:space="preserve">, </w:t>
      </w:r>
      <w:r w:rsidR="00F00E6D" w:rsidRPr="007A06F5">
        <w:rPr>
          <w:rFonts w:ascii="Times New Roman" w:hAnsi="Times New Roman" w:cs="Times New Roman"/>
          <w:lang w:val="la-Latn"/>
        </w:rPr>
        <w:t>'</w:t>
      </w:r>
      <w:r w:rsidRPr="007A06F5">
        <w:rPr>
          <w:rFonts w:ascii="Times New Roman" w:hAnsi="Times New Roman" w:cs="Times New Roman"/>
          <w:lang w:val="la-Latn"/>
        </w:rPr>
        <w:t>omnium commune debet esse hospit</w:t>
      </w:r>
      <w:r w:rsidR="002D3ABC" w:rsidRPr="007A06F5">
        <w:rPr>
          <w:rFonts w:ascii="Times New Roman" w:hAnsi="Times New Roman" w:cs="Times New Roman"/>
          <w:lang w:val="la-Latn"/>
        </w:rPr>
        <w:t>ium</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et laicus</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 xml:space="preserve">si unum / aut </w:t>
      </w:r>
      <w:r w:rsidRPr="007A06F5">
        <w:rPr>
          <w:rFonts w:ascii="Times New Roman" w:hAnsi="Times New Roman" w:cs="Times New Roman"/>
          <w:lang w:val="la-Latn"/>
        </w:rPr>
        <w:t>duos aut paucos recipiat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implet hospitalitatis offici</w:t>
      </w:r>
      <w:r w:rsidR="002D3ABC" w:rsidRPr="007A06F5">
        <w:rPr>
          <w:rFonts w:ascii="Times New Roman" w:hAnsi="Times New Roman" w:cs="Times New Roman"/>
          <w:lang w:val="la-Latn"/>
        </w:rPr>
        <w:t>um</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et episcopus</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 xml:space="preserve">nisi omnes </w:t>
      </w:r>
      <w:r w:rsidRPr="007A06F5">
        <w:rPr>
          <w:rFonts w:ascii="Times New Roman" w:eastAsia="Times New Roman" w:hAnsi="Times New Roman" w:cs="Times New Roman"/>
          <w:sz w:val="24"/>
          <w:szCs w:val="24"/>
          <w:lang w:val="la-Latn" w:eastAsia="de-DE"/>
        </w:rPr>
        <w:t>recipiat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inhumanus ab eo scribitur</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p>
    <w:p w14:paraId="5FF4F222" w14:textId="15F6A19D"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quando episcopi pa</w:t>
      </w:r>
      <w:r w:rsidR="002D3ABC" w:rsidRPr="007A06F5">
        <w:rPr>
          <w:rFonts w:ascii="Times New Roman" w:eastAsia="Times New Roman" w:hAnsi="Times New Roman" w:cs="Times New Roman"/>
          <w:sz w:val="24"/>
          <w:szCs w:val="24"/>
          <w:lang w:val="la-Latn" w:eastAsia="de-DE"/>
        </w:rPr>
        <w:t>rrochias suas circumeunt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hoc </w:t>
      </w:r>
      <w:r w:rsidRPr="007A06F5">
        <w:rPr>
          <w:rFonts w:ascii="Times New Roman" w:eastAsia="Times New Roman" w:hAnsi="Times New Roman" w:cs="Times New Roman"/>
          <w:sz w:val="24"/>
          <w:szCs w:val="24"/>
          <w:lang w:val="la-Latn" w:eastAsia="de-DE"/>
        </w:rPr>
        <w:t>summopere studeant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pro</w:t>
      </w:r>
      <w:r w:rsidR="002D3ABC" w:rsidRPr="007A06F5">
        <w:rPr>
          <w:rFonts w:ascii="Times New Roman" w:eastAsia="Times New Roman" w:hAnsi="Times New Roman" w:cs="Times New Roman"/>
          <w:sz w:val="24"/>
          <w:szCs w:val="24"/>
          <w:lang w:val="la-Latn" w:eastAsia="de-DE"/>
        </w:rPr>
        <w:t>desse debuerant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oneri sint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Didicimus sane quorundam relatu nonnullos episco</w:t>
      </w:r>
      <w:r w:rsidR="002D3ABC" w:rsidRPr="007A06F5">
        <w:rPr>
          <w:rFonts w:ascii="Times New Roman" w:eastAsia="Times New Roman" w:hAnsi="Times New Roman" w:cs="Times New Roman"/>
          <w:sz w:val="24"/>
          <w:szCs w:val="24"/>
          <w:lang w:val="la-Latn" w:eastAsia="de-DE"/>
        </w:rPr>
        <w:t xml:space="preserve">porum nostrorum in peragrandis </w:t>
      </w:r>
      <w:r w:rsidRPr="007A06F5">
        <w:rPr>
          <w:rFonts w:ascii="Times New Roman" w:eastAsia="Times New Roman" w:hAnsi="Times New Roman" w:cs="Times New Roman"/>
          <w:sz w:val="24"/>
          <w:szCs w:val="24"/>
          <w:lang w:val="la-Latn" w:eastAsia="de-DE"/>
        </w:rPr>
        <w:t>parrochiis suis non solum consacerdotibus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verum eti</w:t>
      </w:r>
      <w:r w:rsidR="002D3ABC" w:rsidRPr="007A06F5">
        <w:rPr>
          <w:rFonts w:ascii="Times New Roman" w:eastAsia="Times New Roman" w:hAnsi="Times New Roman" w:cs="Times New Roman"/>
          <w:sz w:val="24"/>
          <w:szCs w:val="24"/>
          <w:lang w:val="la-Latn" w:eastAsia="de-DE"/>
        </w:rPr>
        <w:t>am quibusdam aliis fidelibus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consultum ferre debuerant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oneri existere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w:t>
      </w:r>
      <w:r w:rsidR="002D3ABC" w:rsidRPr="007A06F5">
        <w:rPr>
          <w:rFonts w:ascii="Times New Roman" w:eastAsia="Times New Roman" w:hAnsi="Times New Roman" w:cs="Times New Roman"/>
          <w:sz w:val="24"/>
          <w:szCs w:val="24"/>
          <w:lang w:val="la-Latn" w:eastAsia="de-DE"/>
        </w:rPr>
        <w:t xml:space="preserve">t ob hanc </w:t>
      </w:r>
      <w:r w:rsidR="002D3ABC" w:rsidRPr="007A06F5">
        <w:rPr>
          <w:rFonts w:ascii="Times New Roman" w:eastAsia="Times New Roman" w:hAnsi="Times New Roman" w:cs="Times New Roman"/>
          <w:sz w:val="24"/>
          <w:szCs w:val="24"/>
          <w:lang w:val="la-Latn" w:eastAsia="de-DE"/>
        </w:rPr>
        <w:lastRenderedPageBreak/>
        <w:t xml:space="preserve">causam multos in sui </w:t>
      </w:r>
      <w:r w:rsidRPr="007A06F5">
        <w:rPr>
          <w:rFonts w:ascii="Times New Roman" w:eastAsia="Times New Roman" w:hAnsi="Times New Roman" w:cs="Times New Roman"/>
          <w:sz w:val="24"/>
          <w:szCs w:val="24"/>
          <w:lang w:val="la-Latn" w:eastAsia="de-DE"/>
        </w:rPr>
        <w:t>detractionem detestationemque pertrahere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idcirco in c</w:t>
      </w:r>
      <w:r w:rsidR="002D3ABC" w:rsidRPr="007A06F5">
        <w:rPr>
          <w:rFonts w:ascii="Times New Roman" w:eastAsia="Times New Roman" w:hAnsi="Times New Roman" w:cs="Times New Roman"/>
          <w:sz w:val="24"/>
          <w:szCs w:val="24"/>
          <w:lang w:val="la-Latn" w:eastAsia="de-DE"/>
        </w:rPr>
        <w:t>ommune statuimus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ne ulterius </w:t>
      </w:r>
      <w:r w:rsidRPr="007A06F5">
        <w:rPr>
          <w:rFonts w:ascii="Times New Roman" w:eastAsia="Times New Roman" w:hAnsi="Times New Roman" w:cs="Times New Roman"/>
          <w:sz w:val="24"/>
          <w:szCs w:val="24"/>
          <w:lang w:val="la-Latn" w:eastAsia="de-DE"/>
        </w:rPr>
        <w:t>a quoquam episcopo tale quid fiat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Statuimus etiam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congruo tempore unusquis </w:t>
      </w:r>
      <w:r w:rsidRPr="007A06F5">
        <w:rPr>
          <w:rFonts w:ascii="Times New Roman" w:eastAsia="Times New Roman" w:hAnsi="Times New Roman" w:cs="Times New Roman"/>
          <w:sz w:val="24"/>
          <w:szCs w:val="24"/>
          <w:lang w:val="la-Latn" w:eastAsia="de-DE"/>
        </w:rPr>
        <w:t>que parrochiam suam circumeat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Et quamquam </w:t>
      </w:r>
      <w:r w:rsidR="00524CAA" w:rsidRPr="00524CAA">
        <w:rPr>
          <w:rFonts w:ascii="Times New Roman" w:eastAsia="Times New Roman" w:hAnsi="Times New Roman" w:cs="Times New Roman"/>
          <w:b/>
          <w:sz w:val="24"/>
          <w:szCs w:val="24"/>
          <w:lang w:val="la-Latn" w:eastAsia="de-DE"/>
        </w:rPr>
        <w:t>auctorit</w:t>
      </w:r>
      <w:r w:rsidR="00F00E6D" w:rsidRPr="007A06F5">
        <w:rPr>
          <w:rFonts w:ascii="Times New Roman" w:eastAsia="Times New Roman" w:hAnsi="Times New Roman" w:cs="Times New Roman"/>
          <w:sz w:val="24"/>
          <w:szCs w:val="24"/>
          <w:lang w:val="la-Latn" w:eastAsia="de-DE"/>
        </w:rPr>
        <w:t>as canonica doceat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quarta pars decimarum et redituum ex oblationibu</w:t>
      </w:r>
      <w:r w:rsidR="002D3ABC" w:rsidRPr="007A06F5">
        <w:rPr>
          <w:rFonts w:ascii="Times New Roman" w:eastAsia="Times New Roman" w:hAnsi="Times New Roman" w:cs="Times New Roman"/>
          <w:sz w:val="24"/>
          <w:szCs w:val="24"/>
          <w:lang w:val="la-Latn" w:eastAsia="de-DE"/>
        </w:rPr>
        <w:t xml:space="preserve">s fidelium in usus episcoporum </w:t>
      </w:r>
      <w:r w:rsidRPr="007A06F5">
        <w:rPr>
          <w:rFonts w:ascii="Times New Roman" w:eastAsia="Times New Roman" w:hAnsi="Times New Roman" w:cs="Times New Roman"/>
          <w:sz w:val="24"/>
          <w:szCs w:val="24"/>
          <w:lang w:val="la-Latn" w:eastAsia="de-DE"/>
        </w:rPr>
        <w:t>cedat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ubicumque tamen episcopus sua habet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suis contentus 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ubi autem nihil rerum aecclesiae suae habet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accipiat de memorata parte sibi suisque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quod avaritia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absit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suaserit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potius quod necessita</w:t>
      </w:r>
      <w:r w:rsidR="002D3ABC" w:rsidRPr="007A06F5">
        <w:rPr>
          <w:rFonts w:ascii="Times New Roman" w:eastAsia="Times New Roman" w:hAnsi="Times New Roman" w:cs="Times New Roman"/>
          <w:sz w:val="24"/>
          <w:szCs w:val="24"/>
          <w:lang w:val="la-Latn" w:eastAsia="de-DE"/>
        </w:rPr>
        <w:t>s compulerit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Ceterum si acci</w:t>
      </w:r>
      <w:r w:rsidRPr="007A06F5">
        <w:rPr>
          <w:rFonts w:ascii="Times New Roman" w:eastAsia="Times New Roman" w:hAnsi="Times New Roman" w:cs="Times New Roman"/>
          <w:sz w:val="24"/>
          <w:szCs w:val="24"/>
          <w:lang w:val="la-Latn" w:eastAsia="de-DE"/>
        </w:rPr>
        <w:t>piendi nulla necessitas urguerit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nihil de memorata quar</w:t>
      </w:r>
      <w:r w:rsidR="002D3ABC" w:rsidRPr="007A06F5">
        <w:rPr>
          <w:rFonts w:ascii="Times New Roman" w:eastAsia="Times New Roman" w:hAnsi="Times New Roman" w:cs="Times New Roman"/>
          <w:sz w:val="24"/>
          <w:szCs w:val="24"/>
          <w:lang w:val="la-Latn" w:eastAsia="de-DE"/>
        </w:rPr>
        <w:t>ta parte accipiat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sed usibus </w:t>
      </w:r>
      <w:r w:rsidRPr="007A06F5">
        <w:rPr>
          <w:rFonts w:ascii="Times New Roman" w:eastAsia="Times New Roman" w:hAnsi="Times New Roman" w:cs="Times New Roman"/>
          <w:sz w:val="24"/>
          <w:szCs w:val="24"/>
          <w:lang w:val="la-Latn" w:eastAsia="de-DE"/>
        </w:rPr>
        <w:t>ecclesiarum et pauperibus Christi impertiendum secundum suam dispositionem relinquat</w:t>
      </w:r>
      <w:r w:rsidR="009B2994" w:rsidRPr="007A06F5">
        <w:rPr>
          <w:rFonts w:ascii="Times New Roman" w:eastAsia="Times New Roman" w:hAnsi="Times New Roman" w:cs="Times New Roman"/>
          <w:sz w:val="24"/>
          <w:szCs w:val="24"/>
          <w:lang w:val="la-Latn" w:eastAsia="de-DE"/>
        </w:rPr>
        <w:t xml:space="preserve">. </w:t>
      </w:r>
    </w:p>
    <w:p w14:paraId="0FA57B7C" w14:textId="0A7C635A"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chorepiscopi modum</w:t>
      </w:r>
      <w:r w:rsidR="002D3ABC" w:rsidRPr="007A06F5">
        <w:rPr>
          <w:rFonts w:ascii="Times New Roman" w:eastAsia="Times New Roman" w:hAnsi="Times New Roman" w:cs="Times New Roman"/>
          <w:sz w:val="24"/>
          <w:szCs w:val="24"/>
          <w:lang w:val="la-Latn" w:eastAsia="de-DE"/>
        </w:rPr>
        <w:t xml:space="preserve"> mensurae suae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in sacris </w:t>
      </w:r>
      <w:r w:rsidRPr="007A06F5">
        <w:rPr>
          <w:rFonts w:ascii="Times New Roman" w:eastAsia="Times New Roman" w:hAnsi="Times New Roman" w:cs="Times New Roman"/>
          <w:sz w:val="24"/>
          <w:szCs w:val="24"/>
          <w:lang w:val="la-Latn" w:eastAsia="de-DE"/>
        </w:rPr>
        <w:t>canonibus prefixus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excedant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Emersis</w:t>
      </w:r>
      <w:r w:rsidR="002D3ABC" w:rsidRPr="007A06F5">
        <w:rPr>
          <w:rFonts w:ascii="Times New Roman" w:eastAsia="Times New Roman" w:hAnsi="Times New Roman" w:cs="Times New Roman"/>
          <w:sz w:val="24"/>
          <w:szCs w:val="24"/>
          <w:lang w:val="la-Latn" w:eastAsia="de-DE"/>
        </w:rPr>
        <w:t xml:space="preserve">se  reprehensibilem et valde </w:t>
      </w:r>
      <w:r w:rsidRPr="007A06F5">
        <w:rPr>
          <w:rFonts w:ascii="Times New Roman" w:eastAsia="Times New Roman" w:hAnsi="Times New Roman" w:cs="Times New Roman"/>
          <w:sz w:val="24"/>
          <w:szCs w:val="24"/>
          <w:lang w:val="la-Latn" w:eastAsia="de-DE"/>
        </w:rPr>
        <w:t>inolitum usum comperimus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 quod quidam cho</w:t>
      </w:r>
      <w:r w:rsidR="002D3ABC" w:rsidRPr="007A06F5">
        <w:rPr>
          <w:rFonts w:ascii="Times New Roman" w:eastAsia="Times New Roman" w:hAnsi="Times New Roman" w:cs="Times New Roman"/>
          <w:sz w:val="24"/>
          <w:szCs w:val="24"/>
          <w:lang w:val="la-Latn" w:eastAsia="de-DE"/>
        </w:rPr>
        <w:t xml:space="preserve">repiscopi ultra modum suum pro </w:t>
      </w:r>
      <w:r w:rsidRPr="007A06F5">
        <w:rPr>
          <w:rFonts w:ascii="Times New Roman" w:eastAsia="Times New Roman" w:hAnsi="Times New Roman" w:cs="Times New Roman"/>
          <w:sz w:val="24"/>
          <w:szCs w:val="24"/>
          <w:lang w:val="la-Latn" w:eastAsia="de-DE"/>
        </w:rPr>
        <w:t>gredientes et donum sancti Spiritus per inposition</w:t>
      </w:r>
      <w:r w:rsidR="002D3ABC" w:rsidRPr="007A06F5">
        <w:rPr>
          <w:rFonts w:ascii="Times New Roman" w:eastAsia="Times New Roman" w:hAnsi="Times New Roman" w:cs="Times New Roman"/>
          <w:sz w:val="24"/>
          <w:szCs w:val="24"/>
          <w:lang w:val="la-Latn" w:eastAsia="de-DE"/>
        </w:rPr>
        <w:t xml:space="preserve">em manuum tradant et alia quae </w:t>
      </w:r>
      <w:r w:rsidRPr="007A06F5">
        <w:rPr>
          <w:rFonts w:ascii="Times New Roman" w:eastAsia="Times New Roman" w:hAnsi="Times New Roman" w:cs="Times New Roman"/>
          <w:sz w:val="24"/>
          <w:szCs w:val="24"/>
          <w:lang w:val="la-Latn" w:eastAsia="de-DE"/>
        </w:rPr>
        <w:t>que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solis pontificibus debentur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contra fas pera</w:t>
      </w:r>
      <w:r w:rsidR="002D3ABC" w:rsidRPr="007A06F5">
        <w:rPr>
          <w:rFonts w:ascii="Times New Roman" w:eastAsia="Times New Roman" w:hAnsi="Times New Roman" w:cs="Times New Roman"/>
          <w:sz w:val="24"/>
          <w:szCs w:val="24"/>
          <w:lang w:val="la-Latn" w:eastAsia="de-DE"/>
        </w:rPr>
        <w:t>gant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presertim cum nullus ex </w:t>
      </w:r>
      <w:r w:rsidRPr="007A06F5">
        <w:rPr>
          <w:rFonts w:ascii="Times New Roman" w:eastAsia="Times New Roman" w:hAnsi="Times New Roman" w:cs="Times New Roman"/>
          <w:sz w:val="24"/>
          <w:szCs w:val="24"/>
          <w:lang w:val="la-Latn" w:eastAsia="de-DE"/>
        </w:rPr>
        <w:t>septuaginta discipulis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quorum speciem in aeclesia geru</w:t>
      </w:r>
      <w:r w:rsidR="002D3ABC" w:rsidRPr="007A06F5">
        <w:rPr>
          <w:rFonts w:ascii="Times New Roman" w:eastAsia="Times New Roman" w:hAnsi="Times New Roman" w:cs="Times New Roman"/>
          <w:sz w:val="24"/>
          <w:szCs w:val="24"/>
          <w:lang w:val="la-Latn" w:eastAsia="de-DE"/>
        </w:rPr>
        <w:t>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legatur sancti Spiritus </w:t>
      </w:r>
      <w:r w:rsidRPr="007A06F5">
        <w:rPr>
          <w:rFonts w:ascii="Times New Roman" w:eastAsia="Times New Roman" w:hAnsi="Times New Roman" w:cs="Times New Roman"/>
          <w:sz w:val="24"/>
          <w:szCs w:val="24"/>
          <w:lang w:val="la-Latn" w:eastAsia="de-DE"/>
        </w:rPr>
        <w:t>donum per manuum inpositionem tradidisse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quod </w:t>
      </w:r>
      <w:r w:rsidR="002D3ABC" w:rsidRPr="007A06F5">
        <w:rPr>
          <w:rFonts w:ascii="Times New Roman" w:eastAsia="Times New Roman" w:hAnsi="Times New Roman" w:cs="Times New Roman"/>
          <w:sz w:val="24"/>
          <w:szCs w:val="24"/>
          <w:lang w:val="la-Latn" w:eastAsia="de-DE"/>
        </w:rPr>
        <w:t xml:space="preserve">autem solis apostolis eorumque </w:t>
      </w:r>
      <w:r w:rsidRPr="007A06F5">
        <w:rPr>
          <w:rFonts w:ascii="Times New Roman" w:eastAsia="Times New Roman" w:hAnsi="Times New Roman" w:cs="Times New Roman"/>
          <w:sz w:val="24"/>
          <w:szCs w:val="24"/>
          <w:lang w:val="la-Latn" w:eastAsia="de-DE"/>
        </w:rPr>
        <w:t>successoribus proprii sit officii tradere Spiritum sanctum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liber actuum apostolorum 46 </w:t>
      </w:r>
      <w:r w:rsidRPr="007A06F5">
        <w:rPr>
          <w:rFonts w:ascii="Times New Roman" w:eastAsia="Times New Roman" w:hAnsi="Times New Roman" w:cs="Times New Roman"/>
          <w:sz w:val="24"/>
          <w:szCs w:val="24"/>
          <w:lang w:val="la-Latn" w:eastAsia="de-DE"/>
        </w:rPr>
        <w:t>docet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concilio vero Cesariensi ita de chorepisc</w:t>
      </w:r>
      <w:r w:rsidR="002D3ABC" w:rsidRPr="007A06F5">
        <w:rPr>
          <w:rFonts w:ascii="Times New Roman" w:eastAsia="Times New Roman" w:hAnsi="Times New Roman" w:cs="Times New Roman"/>
          <w:sz w:val="24"/>
          <w:szCs w:val="24"/>
          <w:lang w:val="la-Latn" w:eastAsia="de-DE"/>
        </w:rPr>
        <w:t>opis habetur scriptum</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 Chor </w:t>
      </w:r>
      <w:r w:rsidRPr="007A06F5">
        <w:rPr>
          <w:rFonts w:ascii="Times New Roman" w:eastAsia="Times New Roman" w:hAnsi="Times New Roman" w:cs="Times New Roman"/>
          <w:sz w:val="24"/>
          <w:szCs w:val="24"/>
          <w:lang w:val="la-Latn" w:eastAsia="de-DE"/>
        </w:rPr>
        <w:t xml:space="preserve">episcopi 47 quoque ad exemplum quidem et formam </w:t>
      </w:r>
      <w:r w:rsidR="002D3ABC" w:rsidRPr="007A06F5">
        <w:rPr>
          <w:rFonts w:ascii="Times New Roman" w:eastAsia="Times New Roman" w:hAnsi="Times New Roman" w:cs="Times New Roman"/>
          <w:sz w:val="24"/>
          <w:szCs w:val="24"/>
          <w:lang w:val="la-Latn" w:eastAsia="de-DE"/>
        </w:rPr>
        <w:t>septuaginta videntur esse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comministri autem propter studium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erga pauperes</w:t>
      </w:r>
      <w:r w:rsidR="002D3ABC" w:rsidRPr="007A06F5">
        <w:rPr>
          <w:rFonts w:ascii="Times New Roman" w:eastAsia="Times New Roman" w:hAnsi="Times New Roman" w:cs="Times New Roman"/>
          <w:sz w:val="24"/>
          <w:szCs w:val="24"/>
          <w:lang w:val="la-Latn" w:eastAsia="de-DE"/>
        </w:rPr>
        <w:t xml:space="preserve"> exhibent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honorantur</w:t>
      </w:r>
      <w:r w:rsidR="005D4A29" w:rsidRPr="007A06F5">
        <w:rPr>
          <w:rFonts w:ascii="Times New Roman" w:eastAsia="Times New Roman" w:hAnsi="Times New Roman" w:cs="Times New Roman"/>
          <w:sz w:val="24"/>
          <w:szCs w:val="24"/>
          <w:lang w:val="la-Latn" w:eastAsia="de-DE"/>
        </w:rPr>
        <w:t>.</w:t>
      </w:r>
      <w:r w:rsidR="002D3ABC" w:rsidRPr="007A06F5">
        <w:rPr>
          <w:rFonts w:ascii="Times New Roman" w:eastAsia="Times New Roman" w:hAnsi="Times New Roman" w:cs="Times New Roman"/>
          <w:sz w:val="24"/>
          <w:szCs w:val="24"/>
          <w:lang w:val="la-Latn" w:eastAsia="de-DE"/>
        </w:rPr>
        <w:t xml:space="preserve">' Item </w:t>
      </w:r>
      <w:r w:rsidRPr="007A06F5">
        <w:rPr>
          <w:rFonts w:ascii="Times New Roman" w:eastAsia="Times New Roman" w:hAnsi="Times New Roman" w:cs="Times New Roman"/>
          <w:sz w:val="24"/>
          <w:szCs w:val="24"/>
          <w:lang w:val="la-Latn" w:eastAsia="de-DE"/>
        </w:rPr>
        <w:t>in concilio Antiocheno cap</w:t>
      </w:r>
      <w:r w:rsidR="009B2994" w:rsidRPr="007A06F5">
        <w:rPr>
          <w:rFonts w:ascii="Times New Roman" w:eastAsia="Times New Roman" w:hAnsi="Times New Roman" w:cs="Times New Roman"/>
          <w:sz w:val="24"/>
          <w:szCs w:val="24"/>
          <w:lang w:val="la-Latn" w:eastAsia="de-DE"/>
        </w:rPr>
        <w:t>.</w:t>
      </w:r>
      <w:r w:rsidR="00FF3D92"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Qui in vicis et poss</w:t>
      </w:r>
      <w:r w:rsidR="002D3ABC" w:rsidRPr="007A06F5">
        <w:rPr>
          <w:rFonts w:ascii="Times New Roman" w:eastAsia="Times New Roman" w:hAnsi="Times New Roman" w:cs="Times New Roman"/>
          <w:sz w:val="24"/>
          <w:szCs w:val="24"/>
          <w:lang w:val="la-Latn" w:eastAsia="de-DE"/>
        </w:rPr>
        <w:t>essionibus chorepiscopi nomi</w:t>
      </w:r>
      <w:r w:rsidRPr="007A06F5">
        <w:rPr>
          <w:rFonts w:ascii="Times New Roman" w:eastAsia="Times New Roman" w:hAnsi="Times New Roman" w:cs="Times New Roman"/>
          <w:sz w:val="24"/>
          <w:szCs w:val="24"/>
          <w:lang w:val="la-Latn" w:eastAsia="de-DE"/>
        </w:rPr>
        <w:t>nantur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quamvis manus impositionem episcoporum </w:t>
      </w:r>
      <w:r w:rsidR="002D3ABC" w:rsidRPr="007A06F5">
        <w:rPr>
          <w:rFonts w:ascii="Times New Roman" w:eastAsia="Times New Roman" w:hAnsi="Times New Roman" w:cs="Times New Roman"/>
          <w:sz w:val="24"/>
          <w:szCs w:val="24"/>
          <w:lang w:val="la-Latn" w:eastAsia="de-DE"/>
        </w:rPr>
        <w:t xml:space="preserve">perceperint et ut episcopi con </w:t>
      </w:r>
      <w:r w:rsidRPr="007A06F5">
        <w:rPr>
          <w:rFonts w:ascii="Times New Roman" w:eastAsia="Times New Roman" w:hAnsi="Times New Roman" w:cs="Times New Roman"/>
          <w:sz w:val="24"/>
          <w:szCs w:val="24"/>
          <w:lang w:val="la-Latn" w:eastAsia="de-DE"/>
        </w:rPr>
        <w:t>secrati sint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tamen sanctae synodo placuit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ut </w:t>
      </w:r>
      <w:r w:rsidR="002D3ABC" w:rsidRPr="007A06F5">
        <w:rPr>
          <w:rFonts w:ascii="Times New Roman" w:eastAsia="Times New Roman" w:hAnsi="Times New Roman" w:cs="Times New Roman"/>
          <w:sz w:val="24"/>
          <w:szCs w:val="24"/>
          <w:lang w:val="la-Latn" w:eastAsia="de-DE"/>
        </w:rPr>
        <w:t xml:space="preserve">modum proprium recognoscant et </w:t>
      </w:r>
      <w:r w:rsidRPr="007A06F5">
        <w:rPr>
          <w:rFonts w:ascii="Times New Roman" w:eastAsia="Times New Roman" w:hAnsi="Times New Roman" w:cs="Times New Roman"/>
          <w:sz w:val="24"/>
          <w:szCs w:val="24"/>
          <w:lang w:val="la-Latn" w:eastAsia="de-DE"/>
        </w:rPr>
        <w:t>gubernent subiectas sibi ecclesias earumque moderamine curaque contenti sint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ml:space="preserve">' </w:t>
      </w:r>
    </w:p>
    <w:p w14:paraId="618CA9B2" w14:textId="49BA7605" w:rsidR="00746E4B" w:rsidRPr="007A06F5" w:rsidRDefault="00746E4B"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episcopi ministros odientes avar</w:t>
      </w:r>
      <w:r w:rsidR="002D3ABC" w:rsidRPr="007A06F5">
        <w:rPr>
          <w:rFonts w:ascii="Times New Roman" w:eastAsia="Times New Roman" w:hAnsi="Times New Roman" w:cs="Times New Roman"/>
          <w:sz w:val="24"/>
          <w:szCs w:val="24"/>
          <w:lang w:val="la-Latn" w:eastAsia="de-DE"/>
        </w:rPr>
        <w:t>itiam per par</w:t>
      </w:r>
      <w:r w:rsidRPr="007A06F5">
        <w:rPr>
          <w:rFonts w:ascii="Times New Roman" w:eastAsia="Times New Roman" w:hAnsi="Times New Roman" w:cs="Times New Roman"/>
          <w:sz w:val="24"/>
          <w:szCs w:val="24"/>
          <w:lang w:val="la-Latn" w:eastAsia="de-DE"/>
        </w:rPr>
        <w:t>rochias suas constituant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2A28BB" w:rsidRPr="007A06F5">
        <w:rPr>
          <w:rFonts w:ascii="Times New Roman" w:eastAsia="Times New Roman" w:hAnsi="Times New Roman" w:cs="Times New Roman"/>
          <w:sz w:val="24"/>
          <w:szCs w:val="24"/>
          <w:lang w:val="la-Latn" w:eastAsia="de-DE"/>
        </w:rPr>
        <w:t>Comperimus</w:t>
      </w:r>
      <w:r w:rsidRPr="007A06F5">
        <w:rPr>
          <w:rFonts w:ascii="Times New Roman" w:eastAsia="Times New Roman" w:hAnsi="Times New Roman" w:cs="Times New Roman"/>
          <w:sz w:val="24"/>
          <w:szCs w:val="24"/>
          <w:lang w:val="la-Latn" w:eastAsia="de-DE"/>
        </w:rPr>
        <w:t xml:space="preserve"> quo</w:t>
      </w:r>
      <w:r w:rsidR="002D3ABC" w:rsidRPr="007A06F5">
        <w:rPr>
          <w:rFonts w:ascii="Times New Roman" w:eastAsia="Times New Roman" w:hAnsi="Times New Roman" w:cs="Times New Roman"/>
          <w:sz w:val="24"/>
          <w:szCs w:val="24"/>
          <w:lang w:val="la-Latn" w:eastAsia="de-DE"/>
        </w:rPr>
        <w:t>rundam episcoporum ministros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id est chorepiscopos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archipresbiteros et archidiaconos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non solum in presbiteris </w:t>
      </w:r>
      <w:r w:rsidRPr="007A06F5">
        <w:rPr>
          <w:rFonts w:ascii="Times New Roman" w:eastAsia="Times New Roman" w:hAnsi="Times New Roman" w:cs="Times New Roman"/>
          <w:sz w:val="24"/>
          <w:szCs w:val="24"/>
          <w:lang w:val="la-Latn" w:eastAsia="de-DE"/>
        </w:rPr>
        <w:t>sed etiam in plebibus parrochiae suae avaritiam potius exercere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quam u</w:t>
      </w:r>
      <w:r w:rsidR="002D3ABC" w:rsidRPr="007A06F5">
        <w:rPr>
          <w:rFonts w:ascii="Times New Roman" w:eastAsia="Times New Roman" w:hAnsi="Times New Roman" w:cs="Times New Roman"/>
          <w:sz w:val="24"/>
          <w:szCs w:val="24"/>
          <w:lang w:val="la-Latn" w:eastAsia="de-DE"/>
        </w:rPr>
        <w:t>tilitati ec</w:t>
      </w:r>
      <w:r w:rsidRPr="007A06F5">
        <w:rPr>
          <w:rFonts w:ascii="Times New Roman" w:eastAsia="Times New Roman" w:hAnsi="Times New Roman" w:cs="Times New Roman"/>
          <w:sz w:val="24"/>
          <w:szCs w:val="24"/>
          <w:lang w:val="la-Latn" w:eastAsia="de-DE"/>
        </w:rPr>
        <w:t>clesiasticae dignitatis inservire populique saluti consul</w:t>
      </w:r>
      <w:r w:rsidR="002D3ABC" w:rsidRPr="007A06F5">
        <w:rPr>
          <w:rFonts w:ascii="Times New Roman" w:eastAsia="Times New Roman" w:hAnsi="Times New Roman" w:cs="Times New Roman"/>
          <w:sz w:val="24"/>
          <w:szCs w:val="24"/>
          <w:lang w:val="la-Latn" w:eastAsia="de-DE"/>
        </w:rPr>
        <w:t>ere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quam neglegentiam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immo </w:t>
      </w:r>
      <w:r w:rsidRPr="007A06F5">
        <w:rPr>
          <w:rFonts w:ascii="Times New Roman" w:eastAsia="Times New Roman" w:hAnsi="Times New Roman" w:cs="Times New Roman"/>
          <w:sz w:val="24"/>
          <w:szCs w:val="24"/>
          <w:lang w:val="la-Latn" w:eastAsia="de-DE"/>
        </w:rPr>
        <w:t>execrabile ac dampnabile cupiditatis vitium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omne</w:t>
      </w:r>
      <w:r w:rsidR="002D3ABC" w:rsidRPr="007A06F5">
        <w:rPr>
          <w:rFonts w:ascii="Times New Roman" w:eastAsia="Times New Roman" w:hAnsi="Times New Roman" w:cs="Times New Roman"/>
          <w:sz w:val="24"/>
          <w:szCs w:val="24"/>
          <w:lang w:val="la-Latn" w:eastAsia="de-DE"/>
        </w:rPr>
        <w:t xml:space="preserve">s in commune deinceps vitandum </w:t>
      </w:r>
      <w:r w:rsidRPr="007A06F5">
        <w:rPr>
          <w:rFonts w:ascii="Times New Roman" w:eastAsia="Times New Roman" w:hAnsi="Times New Roman" w:cs="Times New Roman"/>
          <w:sz w:val="24"/>
          <w:szCs w:val="24"/>
          <w:lang w:val="la-Latn" w:eastAsia="de-DE"/>
        </w:rPr>
        <w:t>statuimus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Pertimescenda porro et vigilanter cavenda est sacerdotibus D</w:t>
      </w:r>
      <w:r w:rsidR="002D3ABC" w:rsidRPr="007A06F5">
        <w:rPr>
          <w:rFonts w:ascii="Times New Roman" w:eastAsia="Times New Roman" w:hAnsi="Times New Roman" w:cs="Times New Roman"/>
          <w:sz w:val="24"/>
          <w:szCs w:val="24"/>
          <w:lang w:val="la-Latn" w:eastAsia="de-DE"/>
        </w:rPr>
        <w:t xml:space="preserve">omini Heli </w:t>
      </w:r>
      <w:r w:rsidRPr="007A06F5">
        <w:rPr>
          <w:rFonts w:ascii="Times New Roman" w:eastAsia="Times New Roman" w:hAnsi="Times New Roman" w:cs="Times New Roman"/>
          <w:sz w:val="24"/>
          <w:szCs w:val="24"/>
          <w:lang w:val="la-Latn" w:eastAsia="de-DE"/>
        </w:rPr>
        <w:t>sacerdotis ruina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filios suos indigne agentes Dom</w:t>
      </w:r>
      <w:r w:rsidR="002D3ABC" w:rsidRPr="007A06F5">
        <w:rPr>
          <w:rFonts w:ascii="Times New Roman" w:eastAsia="Times New Roman" w:hAnsi="Times New Roman" w:cs="Times New Roman"/>
          <w:sz w:val="24"/>
          <w:szCs w:val="24"/>
          <w:lang w:val="la-Latn" w:eastAsia="de-DE"/>
        </w:rPr>
        <w:t xml:space="preserve">inumque in suis pravis actibus </w:t>
      </w:r>
      <w:r w:rsidRPr="007A06F5">
        <w:rPr>
          <w:rFonts w:ascii="Times New Roman" w:eastAsia="Times New Roman" w:hAnsi="Times New Roman" w:cs="Times New Roman"/>
          <w:sz w:val="24"/>
          <w:szCs w:val="24"/>
          <w:lang w:val="la-Latn" w:eastAsia="de-DE"/>
        </w:rPr>
        <w:t>ad iracundiam provocantes sacrificioque Domini iniuria</w:t>
      </w:r>
      <w:r w:rsidR="002D3ABC" w:rsidRPr="007A06F5">
        <w:rPr>
          <w:rFonts w:ascii="Times New Roman" w:eastAsia="Times New Roman" w:hAnsi="Times New Roman" w:cs="Times New Roman"/>
          <w:sz w:val="24"/>
          <w:szCs w:val="24"/>
          <w:lang w:val="la-Latn" w:eastAsia="de-DE"/>
        </w:rPr>
        <w:t>m inrogantes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quia verbis tan</w:t>
      </w:r>
      <w:r w:rsidRPr="007A06F5">
        <w:rPr>
          <w:rFonts w:ascii="Times New Roman" w:eastAsia="Times New Roman" w:hAnsi="Times New Roman" w:cs="Times New Roman"/>
          <w:sz w:val="24"/>
          <w:szCs w:val="24"/>
          <w:lang w:val="la-Latn" w:eastAsia="de-DE"/>
        </w:rPr>
        <w:t>tum et non verberibus corripuit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eis divina iustaque ultione r</w:t>
      </w:r>
      <w:r w:rsidR="002D3ABC" w:rsidRPr="007A06F5">
        <w:rPr>
          <w:rFonts w:ascii="Times New Roman" w:eastAsia="Times New Roman" w:hAnsi="Times New Roman" w:cs="Times New Roman"/>
          <w:sz w:val="24"/>
          <w:szCs w:val="24"/>
          <w:lang w:val="la-Latn" w:eastAsia="de-DE"/>
        </w:rPr>
        <w:t>uentibus ruit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At si forte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absit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ullus episcoporum deinceps sectatores avaritiae ministros in parrochia sua constituerit et eorum cognitam pravitatem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 xml:space="preserve">ate pastorali acriter </w:t>
      </w:r>
      <w:r w:rsidRPr="007A06F5">
        <w:rPr>
          <w:rFonts w:ascii="Times New Roman" w:hAnsi="Times New Roman" w:cs="Times New Roman"/>
          <w:lang w:val="la-Latn"/>
        </w:rPr>
        <w:t>/ferire detrectaverit</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exemplum neglegentis</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Heli sacerdotis </w:t>
      </w:r>
      <w:r w:rsidR="002D3ABC" w:rsidRPr="007A06F5">
        <w:rPr>
          <w:rFonts w:ascii="Times New Roman" w:hAnsi="Times New Roman" w:cs="Times New Roman"/>
          <w:lang w:val="la-Latn"/>
        </w:rPr>
        <w:t>imitari se cognoscat</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 xml:space="preserve">et </w:t>
      </w:r>
      <w:r w:rsidRPr="007A06F5">
        <w:rPr>
          <w:rFonts w:ascii="Times New Roman" w:eastAsia="Times New Roman" w:hAnsi="Times New Roman" w:cs="Times New Roman"/>
          <w:sz w:val="24"/>
          <w:szCs w:val="24"/>
          <w:lang w:val="la-Latn" w:eastAsia="de-DE"/>
        </w:rPr>
        <w:t>sinodali correctione modis omnibus subiacendu</w:t>
      </w:r>
      <w:r w:rsidR="002D3ABC" w:rsidRPr="007A06F5">
        <w:rPr>
          <w:rFonts w:ascii="Times New Roman" w:eastAsia="Times New Roman" w:hAnsi="Times New Roman" w:cs="Times New Roman"/>
          <w:sz w:val="24"/>
          <w:szCs w:val="24"/>
          <w:lang w:val="la-Latn" w:eastAsia="de-DE"/>
        </w:rPr>
        <w:t>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Nam et in communi consensu </w:t>
      </w:r>
      <w:r w:rsidRPr="007A06F5">
        <w:rPr>
          <w:rFonts w:ascii="Times New Roman" w:eastAsia="Times New Roman" w:hAnsi="Times New Roman" w:cs="Times New Roman"/>
          <w:sz w:val="24"/>
          <w:szCs w:val="24"/>
          <w:lang w:val="la-Latn" w:eastAsia="de-DE"/>
        </w:rPr>
        <w:t>statuimus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unusquisque episcoporum super archi</w:t>
      </w:r>
      <w:r w:rsidR="002D3ABC" w:rsidRPr="007A06F5">
        <w:rPr>
          <w:rFonts w:ascii="Times New Roman" w:eastAsia="Times New Roman" w:hAnsi="Times New Roman" w:cs="Times New Roman"/>
          <w:sz w:val="24"/>
          <w:szCs w:val="24"/>
          <w:lang w:val="la-Latn" w:eastAsia="de-DE"/>
        </w:rPr>
        <w:t>diaconum suum deinceps vigilan</w:t>
      </w:r>
      <w:r w:rsidRPr="007A06F5">
        <w:rPr>
          <w:rFonts w:ascii="Times New Roman" w:eastAsia="Times New Roman" w:hAnsi="Times New Roman" w:cs="Times New Roman"/>
          <w:sz w:val="24"/>
          <w:szCs w:val="24"/>
          <w:lang w:val="la-Latn" w:eastAsia="de-DE"/>
        </w:rPr>
        <w:t>tiorem curam adhibeat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quia propter eorum avaritiam et morum inprobit</w:t>
      </w:r>
      <w:r w:rsidR="002D3ABC" w:rsidRPr="007A06F5">
        <w:rPr>
          <w:rFonts w:ascii="Times New Roman" w:eastAsia="Times New Roman" w:hAnsi="Times New Roman" w:cs="Times New Roman"/>
          <w:sz w:val="24"/>
          <w:szCs w:val="24"/>
          <w:lang w:val="la-Latn" w:eastAsia="de-DE"/>
        </w:rPr>
        <w:t xml:space="preserve">atem multi </w:t>
      </w:r>
      <w:r w:rsidRPr="007A06F5">
        <w:rPr>
          <w:rFonts w:ascii="Times New Roman" w:eastAsia="Times New Roman" w:hAnsi="Times New Roman" w:cs="Times New Roman"/>
          <w:sz w:val="24"/>
          <w:szCs w:val="24"/>
          <w:lang w:val="la-Latn" w:eastAsia="de-DE"/>
        </w:rPr>
        <w:t xml:space="preserve">scandalizantur et ministerium sacerdotale vituperatur </w:t>
      </w:r>
      <w:r w:rsidR="002D3ABC" w:rsidRPr="007A06F5">
        <w:rPr>
          <w:rFonts w:ascii="Times New Roman" w:eastAsia="Times New Roman" w:hAnsi="Times New Roman" w:cs="Times New Roman"/>
          <w:sz w:val="24"/>
          <w:szCs w:val="24"/>
          <w:lang w:val="la-Latn" w:eastAsia="de-DE"/>
        </w:rPr>
        <w:t xml:space="preserve">et in ecclesiis a sacerdotibus </w:t>
      </w:r>
      <w:r w:rsidRPr="007A06F5">
        <w:rPr>
          <w:rFonts w:ascii="Times New Roman" w:eastAsia="Times New Roman" w:hAnsi="Times New Roman" w:cs="Times New Roman"/>
          <w:sz w:val="24"/>
          <w:szCs w:val="24"/>
          <w:lang w:val="la-Latn" w:eastAsia="de-DE"/>
        </w:rPr>
        <w:t>multa propter eos negleguntur</w:t>
      </w:r>
      <w:r w:rsidR="009B2994" w:rsidRPr="007A06F5">
        <w:rPr>
          <w:rFonts w:ascii="Times New Roman" w:eastAsia="Times New Roman" w:hAnsi="Times New Roman" w:cs="Times New Roman"/>
          <w:sz w:val="24"/>
          <w:szCs w:val="24"/>
          <w:lang w:val="la-Latn" w:eastAsia="de-DE"/>
        </w:rPr>
        <w:t xml:space="preserve">. </w:t>
      </w:r>
    </w:p>
    <w:p w14:paraId="3C3B7675" w14:textId="3B93DE1C"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VIII</w:t>
      </w:r>
      <w:r w:rsidR="009B2994" w:rsidRPr="007A06F5">
        <w:rPr>
          <w:rFonts w:ascii="Times New Roman" w:eastAsia="Times New Roman" w:hAnsi="Times New Roman" w:cs="Times New Roman"/>
          <w:sz w:val="24"/>
          <w:szCs w:val="24"/>
          <w:lang w:val="la-Latn" w:eastAsia="de-DE"/>
        </w:rPr>
        <w:t xml:space="preserve">. </w:t>
      </w:r>
      <w:r w:rsidR="002A28BB" w:rsidRPr="007A06F5">
        <w:rPr>
          <w:rFonts w:ascii="Times New Roman" w:eastAsia="Times New Roman" w:hAnsi="Times New Roman" w:cs="Times New Roman"/>
          <w:sz w:val="24"/>
          <w:szCs w:val="24"/>
          <w:lang w:val="la-Latn" w:eastAsia="de-DE"/>
        </w:rPr>
        <w:t xml:space="preserve">De </w:t>
      </w:r>
      <w:r w:rsidRPr="007A06F5">
        <w:rPr>
          <w:rFonts w:ascii="Times New Roman" w:eastAsia="Times New Roman" w:hAnsi="Times New Roman" w:cs="Times New Roman"/>
          <w:sz w:val="24"/>
          <w:szCs w:val="24"/>
          <w:lang w:val="la-Latn" w:eastAsia="de-DE"/>
        </w:rPr>
        <w:t>presbiteris et eorum eccl</w:t>
      </w:r>
      <w:r w:rsidR="002D3ABC" w:rsidRPr="007A06F5">
        <w:rPr>
          <w:rFonts w:ascii="Times New Roman" w:eastAsia="Times New Roman" w:hAnsi="Times New Roman" w:cs="Times New Roman"/>
          <w:sz w:val="24"/>
          <w:szCs w:val="24"/>
          <w:lang w:val="la-Latn" w:eastAsia="de-DE"/>
        </w:rPr>
        <w:t>esiis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unde multa negleguntur </w:t>
      </w:r>
      <w:r w:rsidRPr="007A06F5">
        <w:rPr>
          <w:rFonts w:ascii="Times New Roman" w:eastAsia="Times New Roman" w:hAnsi="Times New Roman" w:cs="Times New Roman"/>
          <w:sz w:val="24"/>
          <w:szCs w:val="24"/>
          <w:lang w:val="la-Latn" w:eastAsia="de-DE"/>
        </w:rPr>
        <w:t>et scandala generantur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nostra discussione quattuo</w:t>
      </w:r>
      <w:r w:rsidR="002D3ABC" w:rsidRPr="007A06F5">
        <w:rPr>
          <w:rFonts w:ascii="Times New Roman" w:eastAsia="Times New Roman" w:hAnsi="Times New Roman" w:cs="Times New Roman"/>
          <w:sz w:val="24"/>
          <w:szCs w:val="24"/>
          <w:lang w:val="la-Latn" w:eastAsia="de-DE"/>
        </w:rPr>
        <w:t>r nobis pericula apparuerunt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Primo quia nonnulli ex ipsis sacerdotibus quadam se</w:t>
      </w:r>
      <w:r w:rsidR="002D3ABC" w:rsidRPr="007A06F5">
        <w:rPr>
          <w:rFonts w:ascii="Times New Roman" w:eastAsia="Times New Roman" w:hAnsi="Times New Roman" w:cs="Times New Roman"/>
          <w:sz w:val="24"/>
          <w:szCs w:val="24"/>
          <w:lang w:val="la-Latn" w:eastAsia="de-DE"/>
        </w:rPr>
        <w:t>curitate accepta nec ea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quae </w:t>
      </w:r>
      <w:r w:rsidRPr="007A06F5">
        <w:rPr>
          <w:rFonts w:ascii="Times New Roman" w:eastAsia="Times New Roman" w:hAnsi="Times New Roman" w:cs="Times New Roman"/>
          <w:sz w:val="24"/>
          <w:szCs w:val="24"/>
          <w:lang w:val="la-Latn" w:eastAsia="de-DE"/>
        </w:rPr>
        <w:t>ad cultum pertinent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faciunt neque in restauratione e</w:t>
      </w:r>
      <w:r w:rsidR="002D3ABC" w:rsidRPr="007A06F5">
        <w:rPr>
          <w:rFonts w:ascii="Times New Roman" w:eastAsia="Times New Roman" w:hAnsi="Times New Roman" w:cs="Times New Roman"/>
          <w:sz w:val="24"/>
          <w:szCs w:val="24"/>
          <w:lang w:val="la-Latn" w:eastAsia="de-DE"/>
        </w:rPr>
        <w:t xml:space="preserve">t luminaribus eclesiae studium </w:t>
      </w:r>
      <w:r w:rsidRPr="007A06F5">
        <w:rPr>
          <w:rFonts w:ascii="Times New Roman" w:eastAsia="Times New Roman" w:hAnsi="Times New Roman" w:cs="Times New Roman"/>
          <w:sz w:val="24"/>
          <w:szCs w:val="24"/>
          <w:lang w:val="la-Latn" w:eastAsia="de-DE"/>
        </w:rPr>
        <w:t>habent nec etiam senioribus suis debitam reverentiam</w:t>
      </w:r>
      <w:r w:rsidR="002D3ABC" w:rsidRPr="007A06F5">
        <w:rPr>
          <w:rFonts w:ascii="Times New Roman" w:eastAsia="Times New Roman" w:hAnsi="Times New Roman" w:cs="Times New Roman"/>
          <w:sz w:val="24"/>
          <w:szCs w:val="24"/>
          <w:lang w:val="la-Latn" w:eastAsia="de-DE"/>
        </w:rPr>
        <w:t xml:space="preserve"> exhibent et insuper ecclesias </w:t>
      </w:r>
      <w:r w:rsidRPr="007A06F5">
        <w:rPr>
          <w:rFonts w:ascii="Times New Roman" w:eastAsia="Times New Roman" w:hAnsi="Times New Roman" w:cs="Times New Roman"/>
          <w:sz w:val="24"/>
          <w:szCs w:val="24"/>
          <w:lang w:val="la-Latn" w:eastAsia="de-DE"/>
        </w:rPr>
        <w:t>suas exspoliant et in prediola sua propria transferun</w:t>
      </w:r>
      <w:r w:rsidR="002D3ABC"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quae omnia ad neglegentiam </w:t>
      </w:r>
      <w:r w:rsidRPr="007A06F5">
        <w:rPr>
          <w:rFonts w:ascii="Times New Roman" w:eastAsia="Times New Roman" w:hAnsi="Times New Roman" w:cs="Times New Roman"/>
          <w:sz w:val="24"/>
          <w:szCs w:val="24"/>
          <w:lang w:val="la-Latn" w:eastAsia="de-DE"/>
        </w:rPr>
        <w:t>episcoporum pertinere deprehendimus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Ob id vero qua</w:t>
      </w:r>
      <w:r w:rsidR="002D3ABC" w:rsidRPr="007A06F5">
        <w:rPr>
          <w:rFonts w:ascii="Times New Roman" w:eastAsia="Times New Roman" w:hAnsi="Times New Roman" w:cs="Times New Roman"/>
          <w:sz w:val="24"/>
          <w:szCs w:val="24"/>
          <w:lang w:val="la-Latn" w:eastAsia="de-DE"/>
        </w:rPr>
        <w:t xml:space="preserve">dam occasione accepta seniores </w:t>
      </w:r>
      <w:r w:rsidRPr="007A06F5">
        <w:rPr>
          <w:rFonts w:ascii="Times New Roman" w:eastAsia="Times New Roman" w:hAnsi="Times New Roman" w:cs="Times New Roman"/>
          <w:sz w:val="24"/>
          <w:szCs w:val="24"/>
          <w:lang w:val="la-Latn" w:eastAsia="de-DE"/>
        </w:rPr>
        <w:t>eorum audaciter prorumpunt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eos etiam inlicite e</w:t>
      </w:r>
      <w:r w:rsidR="002D3ABC" w:rsidRPr="007A06F5">
        <w:rPr>
          <w:rFonts w:ascii="Times New Roman" w:eastAsia="Times New Roman" w:hAnsi="Times New Roman" w:cs="Times New Roman"/>
          <w:sz w:val="24"/>
          <w:szCs w:val="24"/>
          <w:lang w:val="la-Latn" w:eastAsia="de-DE"/>
        </w:rPr>
        <w:t xml:space="preserve">t inhoneste atque inreverenter </w:t>
      </w:r>
      <w:r w:rsidRPr="007A06F5">
        <w:rPr>
          <w:rFonts w:ascii="Times New Roman" w:eastAsia="Times New Roman" w:hAnsi="Times New Roman" w:cs="Times New Roman"/>
          <w:sz w:val="24"/>
          <w:szCs w:val="24"/>
          <w:lang w:val="la-Latn" w:eastAsia="de-DE"/>
        </w:rPr>
        <w:t>tractare presumant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Unde summopere omnibus m</w:t>
      </w:r>
      <w:r w:rsidR="002D3ABC" w:rsidRPr="007A06F5">
        <w:rPr>
          <w:rFonts w:ascii="Times New Roman" w:eastAsia="Times New Roman" w:hAnsi="Times New Roman" w:cs="Times New Roman"/>
          <w:sz w:val="24"/>
          <w:szCs w:val="24"/>
          <w:lang w:val="la-Latn" w:eastAsia="de-DE"/>
        </w:rPr>
        <w:t>odis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abhinc providendum iudi</w:t>
      </w:r>
      <w:r w:rsidRPr="007A06F5">
        <w:rPr>
          <w:rFonts w:ascii="Times New Roman" w:eastAsia="Times New Roman" w:hAnsi="Times New Roman" w:cs="Times New Roman"/>
          <w:sz w:val="24"/>
          <w:szCs w:val="24"/>
          <w:lang w:val="la-Latn" w:eastAsia="de-DE"/>
        </w:rPr>
        <w:t>cavimus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quae a domno imperatore cum c</w:t>
      </w:r>
      <w:r w:rsidR="002D3ABC" w:rsidRPr="007A06F5">
        <w:rPr>
          <w:rFonts w:ascii="Times New Roman" w:eastAsia="Times New Roman" w:hAnsi="Times New Roman" w:cs="Times New Roman"/>
          <w:sz w:val="24"/>
          <w:szCs w:val="24"/>
          <w:lang w:val="la-Latn" w:eastAsia="de-DE"/>
        </w:rPr>
        <w:t xml:space="preserve">onsensu episcoporum ob honorem </w:t>
      </w:r>
      <w:r w:rsidRPr="007A06F5">
        <w:rPr>
          <w:rFonts w:ascii="Times New Roman" w:eastAsia="Times New Roman" w:hAnsi="Times New Roman" w:cs="Times New Roman"/>
          <w:sz w:val="24"/>
          <w:szCs w:val="24"/>
          <w:lang w:val="la-Latn" w:eastAsia="de-DE"/>
        </w:rPr>
        <w:t>et amorem Dei ecclesiis concessa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non in avaritiam pr</w:t>
      </w:r>
      <w:r w:rsidR="002D3ABC" w:rsidRPr="007A06F5">
        <w:rPr>
          <w:rFonts w:ascii="Times New Roman" w:eastAsia="Times New Roman" w:hAnsi="Times New Roman" w:cs="Times New Roman"/>
          <w:sz w:val="24"/>
          <w:szCs w:val="24"/>
          <w:lang w:val="la-Latn" w:eastAsia="de-DE"/>
        </w:rPr>
        <w:t xml:space="preserve">esbiterorum aut in </w:t>
      </w:r>
      <w:r w:rsidRPr="007A06F5">
        <w:rPr>
          <w:rFonts w:ascii="Times New Roman" w:eastAsia="Times New Roman" w:hAnsi="Times New Roman" w:cs="Times New Roman"/>
          <w:sz w:val="24"/>
          <w:szCs w:val="24"/>
          <w:lang w:val="la-Latn" w:eastAsia="de-DE"/>
        </w:rPr>
        <w:lastRenderedPageBreak/>
        <w:t>rapacitatem episcopalium ministrorum cedant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in u</w:t>
      </w:r>
      <w:r w:rsidR="002D3ABC" w:rsidRPr="007A06F5">
        <w:rPr>
          <w:rFonts w:ascii="Times New Roman" w:eastAsia="Times New Roman" w:hAnsi="Times New Roman" w:cs="Times New Roman"/>
          <w:sz w:val="24"/>
          <w:szCs w:val="24"/>
          <w:lang w:val="la-Latn" w:eastAsia="de-DE"/>
        </w:rPr>
        <w:t xml:space="preserve">tilitatem ecclesiae et in usus </w:t>
      </w:r>
      <w:r w:rsidRPr="007A06F5">
        <w:rPr>
          <w:rFonts w:ascii="Times New Roman" w:eastAsia="Times New Roman" w:hAnsi="Times New Roman" w:cs="Times New Roman"/>
          <w:sz w:val="24"/>
          <w:szCs w:val="24"/>
          <w:lang w:val="la-Latn" w:eastAsia="de-DE"/>
        </w:rPr>
        <w:t>clericorum et pauperum deveniant</w:t>
      </w:r>
      <w:r w:rsidR="009B2994" w:rsidRPr="007A06F5">
        <w:rPr>
          <w:rFonts w:ascii="Times New Roman" w:eastAsia="Times New Roman" w:hAnsi="Times New Roman" w:cs="Times New Roman"/>
          <w:sz w:val="24"/>
          <w:szCs w:val="24"/>
          <w:lang w:val="la-Latn" w:eastAsia="de-DE"/>
        </w:rPr>
        <w:t xml:space="preserve">. </w:t>
      </w:r>
    </w:p>
    <w:p w14:paraId="2D52BE2D" w14:textId="0CCF5CFF"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IX</w:t>
      </w:r>
      <w:r w:rsidR="009B2994" w:rsidRPr="007A06F5">
        <w:rPr>
          <w:rFonts w:ascii="Times New Roman" w:eastAsia="Times New Roman" w:hAnsi="Times New Roman" w:cs="Times New Roman"/>
          <w:sz w:val="24"/>
          <w:szCs w:val="24"/>
          <w:lang w:val="la-Latn" w:eastAsia="de-DE"/>
        </w:rPr>
        <w:t xml:space="preserve">. </w:t>
      </w:r>
      <w:r w:rsidR="002A28BB" w:rsidRPr="007A06F5">
        <w:rPr>
          <w:rFonts w:ascii="Times New Roman" w:eastAsia="Times New Roman" w:hAnsi="Times New Roman" w:cs="Times New Roman"/>
          <w:sz w:val="24"/>
          <w:szCs w:val="24"/>
          <w:lang w:val="la-Latn" w:eastAsia="de-DE"/>
        </w:rPr>
        <w:t>Illud</w:t>
      </w:r>
      <w:r w:rsidRPr="007A06F5">
        <w:rPr>
          <w:rFonts w:ascii="Times New Roman" w:eastAsia="Times New Roman" w:hAnsi="Times New Roman" w:cs="Times New Roman"/>
          <w:sz w:val="24"/>
          <w:szCs w:val="24"/>
          <w:lang w:val="la-Latn" w:eastAsia="de-DE"/>
        </w:rPr>
        <w:t xml:space="preserve"> quoque non minus pericu</w:t>
      </w:r>
      <w:r w:rsidR="002D3ABC" w:rsidRPr="007A06F5">
        <w:rPr>
          <w:rFonts w:ascii="Times New Roman" w:eastAsia="Times New Roman" w:hAnsi="Times New Roman" w:cs="Times New Roman"/>
          <w:sz w:val="24"/>
          <w:szCs w:val="24"/>
          <w:lang w:val="la-Latn" w:eastAsia="de-DE"/>
        </w:rPr>
        <w:t>losum esse didicimus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quod in </w:t>
      </w:r>
      <w:r w:rsidRPr="007A06F5">
        <w:rPr>
          <w:rFonts w:ascii="Times New Roman" w:eastAsia="Times New Roman" w:hAnsi="Times New Roman" w:cs="Times New Roman"/>
          <w:sz w:val="24"/>
          <w:szCs w:val="24"/>
          <w:lang w:val="la-Latn" w:eastAsia="de-DE"/>
        </w:rPr>
        <w:t>quorundam episcoporum parroechiis quosdam presbiter</w:t>
      </w:r>
      <w:r w:rsidR="002D3ABC" w:rsidRPr="007A06F5">
        <w:rPr>
          <w:rFonts w:ascii="Times New Roman" w:eastAsia="Times New Roman" w:hAnsi="Times New Roman" w:cs="Times New Roman"/>
          <w:sz w:val="24"/>
          <w:szCs w:val="24"/>
          <w:lang w:val="la-Latn" w:eastAsia="de-DE"/>
        </w:rPr>
        <w:t xml:space="preserve">os contra interdicta sanctorum </w:t>
      </w:r>
      <w:r w:rsidRPr="007A06F5">
        <w:rPr>
          <w:rFonts w:ascii="Times New Roman" w:eastAsia="Times New Roman" w:hAnsi="Times New Roman" w:cs="Times New Roman"/>
          <w:sz w:val="24"/>
          <w:szCs w:val="24"/>
          <w:lang w:val="la-Latn" w:eastAsia="de-DE"/>
        </w:rPr>
        <w:t>canonum feminas in domibus suis non solum habita</w:t>
      </w:r>
      <w:r w:rsidR="002D3ABC" w:rsidRPr="007A06F5">
        <w:rPr>
          <w:rFonts w:ascii="Times New Roman" w:eastAsia="Times New Roman" w:hAnsi="Times New Roman" w:cs="Times New Roman"/>
          <w:sz w:val="24"/>
          <w:szCs w:val="24"/>
          <w:lang w:val="la-Latn" w:eastAsia="de-DE"/>
        </w:rPr>
        <w:t>re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sed etiam sibi ministrare </w:t>
      </w:r>
      <w:r w:rsidRPr="007A06F5">
        <w:rPr>
          <w:rFonts w:ascii="Times New Roman" w:eastAsia="Times New Roman" w:hAnsi="Times New Roman" w:cs="Times New Roman"/>
          <w:sz w:val="24"/>
          <w:szCs w:val="24"/>
          <w:lang w:val="la-Latn" w:eastAsia="de-DE"/>
        </w:rPr>
        <w:t>faciunt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quas et laqueum sacerdotibus persepe extiti</w:t>
      </w:r>
      <w:r w:rsidR="002D3ABC" w:rsidRPr="007A06F5">
        <w:rPr>
          <w:rFonts w:ascii="Times New Roman" w:eastAsia="Times New Roman" w:hAnsi="Times New Roman" w:cs="Times New Roman"/>
          <w:sz w:val="24"/>
          <w:szCs w:val="24"/>
          <w:lang w:val="la-Latn" w:eastAsia="de-DE"/>
        </w:rPr>
        <w:t xml:space="preserve">sse et multos hac occasione in </w:t>
      </w:r>
      <w:r w:rsidRPr="007A06F5">
        <w:rPr>
          <w:rFonts w:ascii="Times New Roman" w:eastAsia="Times New Roman" w:hAnsi="Times New Roman" w:cs="Times New Roman"/>
          <w:sz w:val="24"/>
          <w:szCs w:val="24"/>
          <w:lang w:val="la-Latn" w:eastAsia="de-DE"/>
        </w:rPr>
        <w:t>scandalum et in detractionem corruisse cognovimus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Que transgressio et tempore </w:t>
      </w:r>
      <w:r w:rsidRPr="007A06F5">
        <w:rPr>
          <w:rFonts w:ascii="Times New Roman" w:eastAsia="Times New Roman" w:hAnsi="Times New Roman" w:cs="Times New Roman"/>
          <w:sz w:val="24"/>
          <w:szCs w:val="24"/>
          <w:lang w:val="la-Latn" w:eastAsia="de-DE"/>
        </w:rPr>
        <w:t>genitoris vestri et vestro in conventibus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epi</w:t>
      </w:r>
      <w:r w:rsidR="002D3ABC" w:rsidRPr="007A06F5">
        <w:rPr>
          <w:rFonts w:ascii="Times New Roman" w:eastAsia="Times New Roman" w:hAnsi="Times New Roman" w:cs="Times New Roman"/>
          <w:sz w:val="24"/>
          <w:szCs w:val="24"/>
          <w:lang w:val="la-Latn" w:eastAsia="de-DE"/>
        </w:rPr>
        <w:t xml:space="preserve">scoporum secundum </w:t>
      </w:r>
      <w:r w:rsidR="00524CAA" w:rsidRPr="00524CAA">
        <w:rPr>
          <w:rFonts w:ascii="Times New Roman" w:eastAsia="Times New Roman" w:hAnsi="Times New Roman" w:cs="Times New Roman"/>
          <w:b/>
          <w:sz w:val="24"/>
          <w:szCs w:val="24"/>
          <w:lang w:val="la-Latn" w:eastAsia="de-DE"/>
        </w:rPr>
        <w:t>auctorit</w:t>
      </w:r>
      <w:r w:rsidR="002D3ABC" w:rsidRPr="007A06F5">
        <w:rPr>
          <w:rFonts w:ascii="Times New Roman" w:eastAsia="Times New Roman" w:hAnsi="Times New Roman" w:cs="Times New Roman"/>
          <w:sz w:val="24"/>
          <w:szCs w:val="24"/>
          <w:lang w:val="la-Latn" w:eastAsia="de-DE"/>
        </w:rPr>
        <w:t xml:space="preserve">atem </w:t>
      </w:r>
      <w:r w:rsidRPr="007A06F5">
        <w:rPr>
          <w:rFonts w:ascii="Times New Roman" w:eastAsia="Times New Roman" w:hAnsi="Times New Roman" w:cs="Times New Roman"/>
          <w:sz w:val="24"/>
          <w:szCs w:val="24"/>
          <w:lang w:val="la-Latn" w:eastAsia="de-DE"/>
        </w:rPr>
        <w:t>canonicam prohibita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necdum ad perfectionem pl</w:t>
      </w:r>
      <w:r w:rsidR="002D3ABC" w:rsidRPr="007A06F5">
        <w:rPr>
          <w:rFonts w:ascii="Times New Roman" w:eastAsia="Times New Roman" w:hAnsi="Times New Roman" w:cs="Times New Roman"/>
          <w:sz w:val="24"/>
          <w:szCs w:val="24"/>
          <w:lang w:val="la-Latn" w:eastAsia="de-DE"/>
        </w:rPr>
        <w:t>ene est perducta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Unde in com </w:t>
      </w:r>
      <w:r w:rsidRPr="007A06F5">
        <w:rPr>
          <w:rFonts w:ascii="Times New Roman" w:eastAsia="Times New Roman" w:hAnsi="Times New Roman" w:cs="Times New Roman"/>
          <w:sz w:val="24"/>
          <w:szCs w:val="24"/>
          <w:lang w:val="la-Latn" w:eastAsia="de-DE"/>
        </w:rPr>
        <w:t>mune censuimus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tantae transgressionis incor</w:t>
      </w:r>
      <w:r w:rsidR="002D3ABC" w:rsidRPr="007A06F5">
        <w:rPr>
          <w:rFonts w:ascii="Times New Roman" w:eastAsia="Times New Roman" w:hAnsi="Times New Roman" w:cs="Times New Roman"/>
          <w:sz w:val="24"/>
          <w:szCs w:val="24"/>
          <w:lang w:val="la-Latn" w:eastAsia="de-DE"/>
        </w:rPr>
        <w:t>rectores hactenus extiterunt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abhinc huius rei correctores esse neglexerint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iuxta</w:t>
      </w:r>
      <w:r w:rsidR="002D3ABC" w:rsidRPr="007A06F5">
        <w:rPr>
          <w:rFonts w:ascii="Times New Roman" w:eastAsia="Times New Roman" w:hAnsi="Times New Roman" w:cs="Times New Roman"/>
          <w:sz w:val="24"/>
          <w:szCs w:val="24"/>
          <w:lang w:val="la-Latn" w:eastAsia="de-DE"/>
        </w:rPr>
        <w:t xml:space="preserve"> apostoli sententiam quasi con </w:t>
      </w:r>
      <w:r w:rsidRPr="007A06F5">
        <w:rPr>
          <w:rFonts w:ascii="Times New Roman" w:eastAsia="Times New Roman" w:hAnsi="Times New Roman" w:cs="Times New Roman"/>
          <w:sz w:val="24"/>
          <w:szCs w:val="24"/>
          <w:lang w:val="la-Latn" w:eastAsia="de-DE"/>
        </w:rPr>
        <w:t>sentientes malorum coherceantur</w:t>
      </w:r>
      <w:r w:rsidR="009B2994" w:rsidRPr="007A06F5">
        <w:rPr>
          <w:rFonts w:ascii="Times New Roman" w:eastAsia="Times New Roman" w:hAnsi="Times New Roman" w:cs="Times New Roman"/>
          <w:sz w:val="24"/>
          <w:szCs w:val="24"/>
          <w:lang w:val="la-Latn" w:eastAsia="de-DE"/>
        </w:rPr>
        <w:t xml:space="preserve">. </w:t>
      </w:r>
    </w:p>
    <w:p w14:paraId="1AD6BC3A" w14:textId="32A3961A"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 de illis presbiteris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contra statuta canonum </w:t>
      </w:r>
      <w:r w:rsidRPr="007A06F5">
        <w:rPr>
          <w:rFonts w:ascii="Times New Roman" w:eastAsia="Times New Roman" w:hAnsi="Times New Roman" w:cs="Times New Roman"/>
          <w:sz w:val="24"/>
          <w:szCs w:val="24"/>
          <w:lang w:val="la-Latn" w:eastAsia="de-DE"/>
        </w:rPr>
        <w:t>villici fiunt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tabernas ingrediuntur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turpia lucra se</w:t>
      </w:r>
      <w:r w:rsidR="002D3ABC" w:rsidRPr="007A06F5">
        <w:rPr>
          <w:rFonts w:ascii="Times New Roman" w:eastAsia="Times New Roman" w:hAnsi="Times New Roman" w:cs="Times New Roman"/>
          <w:sz w:val="24"/>
          <w:szCs w:val="24"/>
          <w:lang w:val="la-Latn" w:eastAsia="de-DE"/>
        </w:rPr>
        <w:t xml:space="preserve">ctantur et diversissimis modis </w:t>
      </w:r>
      <w:r w:rsidRPr="007A06F5">
        <w:rPr>
          <w:rFonts w:ascii="Times New Roman" w:eastAsia="Times New Roman" w:hAnsi="Times New Roman" w:cs="Times New Roman"/>
          <w:sz w:val="24"/>
          <w:szCs w:val="24"/>
          <w:lang w:val="la-Latn" w:eastAsia="de-DE"/>
        </w:rPr>
        <w:t>usuris inserviunt et aliorum domos inhoneste ac i</w:t>
      </w:r>
      <w:r w:rsidR="002D3ABC" w:rsidRPr="007A06F5">
        <w:rPr>
          <w:rFonts w:ascii="Times New Roman" w:eastAsia="Times New Roman" w:hAnsi="Times New Roman" w:cs="Times New Roman"/>
          <w:sz w:val="24"/>
          <w:szCs w:val="24"/>
          <w:lang w:val="la-Latn" w:eastAsia="de-DE"/>
        </w:rPr>
        <w:t xml:space="preserve">npudice frequentant et comessa </w:t>
      </w:r>
      <w:r w:rsidRPr="007A06F5">
        <w:rPr>
          <w:rFonts w:ascii="Times New Roman" w:eastAsia="Times New Roman" w:hAnsi="Times New Roman" w:cs="Times New Roman"/>
          <w:sz w:val="24"/>
          <w:szCs w:val="24"/>
          <w:lang w:val="la-Latn" w:eastAsia="de-DE"/>
        </w:rPr>
        <w:t>tionibus et ebrietatibus deservire non erubescunt et pe</w:t>
      </w:r>
      <w:r w:rsidR="002D3ABC" w:rsidRPr="007A06F5">
        <w:rPr>
          <w:rFonts w:ascii="Times New Roman" w:eastAsia="Times New Roman" w:hAnsi="Times New Roman" w:cs="Times New Roman"/>
          <w:sz w:val="24"/>
          <w:szCs w:val="24"/>
          <w:lang w:val="la-Latn" w:eastAsia="de-DE"/>
        </w:rPr>
        <w:t xml:space="preserve">r diversos mercatus indiscrete </w:t>
      </w:r>
      <w:r w:rsidRPr="007A06F5">
        <w:rPr>
          <w:rFonts w:ascii="Times New Roman" w:eastAsia="Times New Roman" w:hAnsi="Times New Roman" w:cs="Times New Roman"/>
          <w:sz w:val="24"/>
          <w:szCs w:val="24"/>
          <w:lang w:val="la-Latn" w:eastAsia="de-DE"/>
        </w:rPr>
        <w:t>discurrunt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observandum iudicavimus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abhinc districte</w:t>
      </w:r>
      <w:r w:rsidR="002D3ABC" w:rsidRPr="007A06F5">
        <w:rPr>
          <w:rFonts w:ascii="Times New Roman" w:eastAsia="Times New Roman" w:hAnsi="Times New Roman" w:cs="Times New Roman"/>
          <w:sz w:val="24"/>
          <w:szCs w:val="24"/>
          <w:lang w:val="la-Latn" w:eastAsia="de-DE"/>
        </w:rPr>
        <w:t xml:space="preserve"> severiterque coerceantur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ne </w:t>
      </w:r>
      <w:r w:rsidRPr="007A06F5">
        <w:rPr>
          <w:rFonts w:ascii="Times New Roman" w:eastAsia="Times New Roman" w:hAnsi="Times New Roman" w:cs="Times New Roman"/>
          <w:sz w:val="24"/>
          <w:szCs w:val="24"/>
          <w:lang w:val="la-Latn" w:eastAsia="de-DE"/>
        </w:rPr>
        <w:t>per eorum inlicitam et indecentem actionem et minis</w:t>
      </w:r>
      <w:r w:rsidR="002D3ABC" w:rsidRPr="007A06F5">
        <w:rPr>
          <w:rFonts w:ascii="Times New Roman" w:eastAsia="Times New Roman" w:hAnsi="Times New Roman" w:cs="Times New Roman"/>
          <w:sz w:val="24"/>
          <w:szCs w:val="24"/>
          <w:lang w:val="la-Latn" w:eastAsia="de-DE"/>
        </w:rPr>
        <w:t xml:space="preserve">terium sacerdotale vituperetur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debuerant esse in exemplum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fiant in scandalum</w:t>
      </w:r>
      <w:r w:rsidR="009B2994" w:rsidRPr="007A06F5">
        <w:rPr>
          <w:rFonts w:ascii="Times New Roman" w:eastAsia="Times New Roman" w:hAnsi="Times New Roman" w:cs="Times New Roman"/>
          <w:sz w:val="24"/>
          <w:szCs w:val="24"/>
          <w:lang w:val="la-Latn" w:eastAsia="de-DE"/>
        </w:rPr>
        <w:t xml:space="preserve">. </w:t>
      </w:r>
    </w:p>
    <w:p w14:paraId="63B5C942" w14:textId="35E0B68B" w:rsidR="00746E4B" w:rsidRPr="007A06F5" w:rsidRDefault="00746E4B"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XI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conversatio sacerd</w:t>
      </w:r>
      <w:r w:rsidR="002D3ABC" w:rsidRPr="007A06F5">
        <w:rPr>
          <w:rFonts w:ascii="Times New Roman" w:eastAsia="Times New Roman" w:hAnsi="Times New Roman" w:cs="Times New Roman"/>
          <w:sz w:val="24"/>
          <w:szCs w:val="24"/>
          <w:lang w:val="la-Latn" w:eastAsia="de-DE"/>
        </w:rPr>
        <w:t xml:space="preserve">otalis testes vitae probabiles </w:t>
      </w:r>
      <w:r w:rsidRPr="007A06F5">
        <w:rPr>
          <w:rFonts w:ascii="Times New Roman" w:eastAsia="Times New Roman" w:hAnsi="Times New Roman" w:cs="Times New Roman"/>
          <w:sz w:val="24"/>
          <w:szCs w:val="24"/>
          <w:lang w:val="la-Latn" w:eastAsia="de-DE"/>
        </w:rPr>
        <w:t>habeat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Pari ergo consensu nobis visum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po</w:t>
      </w:r>
      <w:r w:rsidR="002D3ABC" w:rsidRPr="007A06F5">
        <w:rPr>
          <w:rFonts w:ascii="Times New Roman" w:eastAsia="Times New Roman" w:hAnsi="Times New Roman" w:cs="Times New Roman"/>
          <w:sz w:val="24"/>
          <w:szCs w:val="24"/>
          <w:lang w:val="la-Latn" w:eastAsia="de-DE"/>
        </w:rPr>
        <w:t xml:space="preserve">ntifices sanctorum decedentium </w:t>
      </w:r>
      <w:r w:rsidRPr="007A06F5">
        <w:rPr>
          <w:rFonts w:ascii="Times New Roman" w:eastAsia="Times New Roman" w:hAnsi="Times New Roman" w:cs="Times New Roman"/>
          <w:sz w:val="24"/>
          <w:szCs w:val="24"/>
          <w:lang w:val="la-Latn" w:eastAsia="de-DE"/>
        </w:rPr>
        <w:t>patrum exempla sequentes religiosos conversationis suae testes habeant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quatinus detrahere volentibus locum minime prebeant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57 e</w:t>
      </w:r>
      <w:r w:rsidR="002D3ABC" w:rsidRPr="007A06F5">
        <w:rPr>
          <w:rFonts w:ascii="Times New Roman" w:eastAsia="Times New Roman" w:hAnsi="Times New Roman" w:cs="Times New Roman"/>
          <w:sz w:val="24"/>
          <w:szCs w:val="24"/>
          <w:lang w:val="la-Latn" w:eastAsia="de-DE"/>
        </w:rPr>
        <w:t>rgo sacerdos discipulis suis de</w:t>
      </w:r>
      <w:r w:rsidRPr="007A06F5">
        <w:rPr>
          <w:rFonts w:ascii="Times New Roman" w:hAnsi="Times New Roman" w:cs="Times New Roman"/>
          <w:lang w:val="la-Latn"/>
        </w:rPr>
        <w:t>/ se ipso exemplum bonum debeat praebere</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apostolus </w:t>
      </w:r>
      <w:r w:rsidR="002D3ABC" w:rsidRPr="007A06F5">
        <w:rPr>
          <w:rFonts w:ascii="Times New Roman" w:hAnsi="Times New Roman" w:cs="Times New Roman"/>
          <w:lang w:val="la-Latn"/>
        </w:rPr>
        <w:t>ad Titum docet dicens</w:t>
      </w:r>
      <w:r w:rsidR="00FF3D92" w:rsidRPr="007A06F5">
        <w:rPr>
          <w:rFonts w:ascii="Times New Roman" w:hAnsi="Times New Roman" w:cs="Times New Roman"/>
          <w:lang w:val="la-Latn"/>
        </w:rPr>
        <w:t xml:space="preserve">: </w:t>
      </w:r>
      <w:r w:rsidR="002D3ABC" w:rsidRPr="007A06F5">
        <w:rPr>
          <w:rFonts w:ascii="Times New Roman" w:hAnsi="Times New Roman" w:cs="Times New Roman"/>
          <w:lang w:val="la-Latn"/>
        </w:rPr>
        <w:t>' In 58</w:t>
      </w:r>
      <w:r w:rsidRPr="007A06F5">
        <w:rPr>
          <w:rFonts w:ascii="Times New Roman" w:eastAsia="Times New Roman" w:hAnsi="Times New Roman" w:cs="Times New Roman"/>
          <w:sz w:val="24"/>
          <w:szCs w:val="24"/>
          <w:lang w:val="la-Latn" w:eastAsia="de-DE"/>
        </w:rPr>
        <w:t>omnibus te ipsum praebe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exemplum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bonorum operum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doctrina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integritate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in castitate ' et reliqua</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Beatus quoque Gregorius in decretis </w:t>
      </w:r>
      <w:r w:rsidR="002D3ABC" w:rsidRPr="007A06F5">
        <w:rPr>
          <w:rFonts w:ascii="Times New Roman" w:eastAsia="Times New Roman" w:hAnsi="Times New Roman" w:cs="Times New Roman"/>
          <w:sz w:val="24"/>
          <w:szCs w:val="24"/>
          <w:lang w:val="la-Latn" w:eastAsia="de-DE"/>
        </w:rPr>
        <w:t>suis ita ait</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 Verecundus 59 </w:t>
      </w:r>
      <w:r w:rsidRPr="007A06F5">
        <w:rPr>
          <w:rFonts w:ascii="Times New Roman" w:eastAsia="Times New Roman" w:hAnsi="Times New Roman" w:cs="Times New Roman"/>
          <w:sz w:val="24"/>
          <w:szCs w:val="24"/>
          <w:lang w:val="la-Latn" w:eastAsia="de-DE"/>
        </w:rPr>
        <w:t>mos inolevit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huius sedis pontificibus ad secreta cub</w:t>
      </w:r>
      <w:r w:rsidR="002D3ABC" w:rsidRPr="007A06F5">
        <w:rPr>
          <w:rFonts w:ascii="Times New Roman" w:eastAsia="Times New Roman" w:hAnsi="Times New Roman" w:cs="Times New Roman"/>
          <w:sz w:val="24"/>
          <w:szCs w:val="24"/>
          <w:lang w:val="la-Latn" w:eastAsia="de-DE"/>
        </w:rPr>
        <w:t xml:space="preserve">iculi sui servitia laici pueri </w:t>
      </w:r>
      <w:r w:rsidRPr="007A06F5">
        <w:rPr>
          <w:rFonts w:ascii="Times New Roman" w:eastAsia="Times New Roman" w:hAnsi="Times New Roman" w:cs="Times New Roman"/>
          <w:sz w:val="24"/>
          <w:szCs w:val="24"/>
          <w:lang w:val="la-Latn" w:eastAsia="de-DE"/>
        </w:rPr>
        <w:t>ac</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seculares obsequantur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cum pastoris vita es</w:t>
      </w:r>
      <w:r w:rsidR="002D3ABC" w:rsidRPr="007A06F5">
        <w:rPr>
          <w:rFonts w:ascii="Times New Roman" w:eastAsia="Times New Roman" w:hAnsi="Times New Roman" w:cs="Times New Roman"/>
          <w:sz w:val="24"/>
          <w:szCs w:val="24"/>
          <w:lang w:val="la-Latn" w:eastAsia="de-DE"/>
        </w:rPr>
        <w:t xml:space="preserve">se discipulis semper debeat in </w:t>
      </w:r>
      <w:r w:rsidRPr="007A06F5">
        <w:rPr>
          <w:rFonts w:ascii="Times New Roman" w:eastAsia="Times New Roman" w:hAnsi="Times New Roman" w:cs="Times New Roman"/>
          <w:sz w:val="24"/>
          <w:szCs w:val="24"/>
          <w:lang w:val="la-Latn" w:eastAsia="de-DE"/>
        </w:rPr>
        <w:t>exemplum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plerumque clerici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qualis in secreto sit vita pon</w:t>
      </w:r>
      <w:r w:rsidR="002D3ABC" w:rsidRPr="007A06F5">
        <w:rPr>
          <w:rFonts w:ascii="Times New Roman" w:eastAsia="Times New Roman" w:hAnsi="Times New Roman" w:cs="Times New Roman"/>
          <w:sz w:val="24"/>
          <w:szCs w:val="24"/>
          <w:lang w:val="la-Latn" w:eastAsia="de-DE"/>
        </w:rPr>
        <w:t>tificis sui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nesciunt et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dictum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seculares pueri sciunt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qua re presenti</w:t>
      </w:r>
      <w:r w:rsidR="002D3ABC" w:rsidRPr="007A06F5">
        <w:rPr>
          <w:rFonts w:ascii="Times New Roman" w:eastAsia="Times New Roman" w:hAnsi="Times New Roman" w:cs="Times New Roman"/>
          <w:sz w:val="24"/>
          <w:szCs w:val="24"/>
          <w:lang w:val="la-Latn" w:eastAsia="de-DE"/>
        </w:rPr>
        <w:t xml:space="preserve"> decreto constituo</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quidam </w:t>
      </w:r>
      <w:r w:rsidRPr="007A06F5">
        <w:rPr>
          <w:rFonts w:ascii="Times New Roman" w:eastAsia="Times New Roman" w:hAnsi="Times New Roman" w:cs="Times New Roman"/>
          <w:sz w:val="24"/>
          <w:szCs w:val="24"/>
          <w:lang w:val="la-Latn" w:eastAsia="de-DE"/>
        </w:rPr>
        <w:t>ex clericis vel etiam ex monachis electi ministerio cubic</w:t>
      </w:r>
      <w:r w:rsidR="002D3ABC" w:rsidRPr="007A06F5">
        <w:rPr>
          <w:rFonts w:ascii="Times New Roman" w:eastAsia="Times New Roman" w:hAnsi="Times New Roman" w:cs="Times New Roman"/>
          <w:sz w:val="24"/>
          <w:szCs w:val="24"/>
          <w:lang w:val="la-Latn" w:eastAsia="de-DE"/>
        </w:rPr>
        <w:t>uli pontificalis obsequantur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in loco est regiminis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habeat testes tales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w:t>
      </w:r>
      <w:r w:rsidR="002D3ABC" w:rsidRPr="007A06F5">
        <w:rPr>
          <w:rFonts w:ascii="Times New Roman" w:eastAsia="Times New Roman" w:hAnsi="Times New Roman" w:cs="Times New Roman"/>
          <w:sz w:val="24"/>
          <w:szCs w:val="24"/>
          <w:lang w:val="la-Latn" w:eastAsia="de-DE"/>
        </w:rPr>
        <w:t xml:space="preserve">i eius in secreto conversionem </w:t>
      </w:r>
      <w:r w:rsidRPr="007A06F5">
        <w:rPr>
          <w:rFonts w:ascii="Times New Roman" w:eastAsia="Times New Roman" w:hAnsi="Times New Roman" w:cs="Times New Roman"/>
          <w:sz w:val="24"/>
          <w:szCs w:val="24"/>
          <w:lang w:val="la-Latn" w:eastAsia="de-DE"/>
        </w:rPr>
        <w:t>videant et ex visione sedula exemplum profectus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sumant</w:t>
      </w:r>
      <w:r w:rsidR="005D4A29" w:rsidRPr="007A06F5">
        <w:rPr>
          <w:rFonts w:ascii="Times New Roman" w:eastAsia="Times New Roman" w:hAnsi="Times New Roman" w:cs="Times New Roman"/>
          <w:sz w:val="24"/>
          <w:szCs w:val="24"/>
          <w:lang w:val="la-Latn" w:eastAsia="de-DE"/>
        </w:rPr>
        <w:t>.</w:t>
      </w:r>
      <w:r w:rsidR="002D3ABC" w:rsidRPr="007A06F5">
        <w:rPr>
          <w:rFonts w:ascii="Times New Roman" w:eastAsia="Times New Roman" w:hAnsi="Times New Roman" w:cs="Times New Roman"/>
          <w:sz w:val="24"/>
          <w:szCs w:val="24"/>
          <w:lang w:val="la-Latn" w:eastAsia="de-DE"/>
        </w:rPr>
        <w:t xml:space="preserve">' Haec igitur beatus </w:t>
      </w:r>
      <w:r w:rsidRPr="007A06F5">
        <w:rPr>
          <w:rFonts w:ascii="Times New Roman" w:eastAsia="Times New Roman" w:hAnsi="Times New Roman" w:cs="Times New Roman"/>
          <w:sz w:val="24"/>
          <w:szCs w:val="24"/>
          <w:lang w:val="la-Latn" w:eastAsia="de-DE"/>
        </w:rPr>
        <w:t>Gregorius scripserit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caeterum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qui de hac re copiosio</w:t>
      </w:r>
      <w:r w:rsidR="002D3ABC" w:rsidRPr="007A06F5">
        <w:rPr>
          <w:rFonts w:ascii="Times New Roman" w:eastAsia="Times New Roman" w:hAnsi="Times New Roman" w:cs="Times New Roman"/>
          <w:sz w:val="24"/>
          <w:szCs w:val="24"/>
          <w:lang w:val="la-Latn" w:eastAsia="de-DE"/>
        </w:rPr>
        <w:t>ra exempla querere voluerint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vitas beati Augustini et Ambrosii et ceterorum sanct</w:t>
      </w:r>
      <w:r w:rsidR="002D3ABC" w:rsidRPr="007A06F5">
        <w:rPr>
          <w:rFonts w:ascii="Times New Roman" w:eastAsia="Times New Roman" w:hAnsi="Times New Roman" w:cs="Times New Roman"/>
          <w:sz w:val="24"/>
          <w:szCs w:val="24"/>
          <w:lang w:val="la-Latn" w:eastAsia="de-DE"/>
        </w:rPr>
        <w:t xml:space="preserve">orum aliorumque virorum legant </w:t>
      </w:r>
      <w:r w:rsidRPr="007A06F5">
        <w:rPr>
          <w:rFonts w:ascii="Times New Roman" w:eastAsia="Times New Roman" w:hAnsi="Times New Roman" w:cs="Times New Roman"/>
          <w:sz w:val="24"/>
          <w:szCs w:val="24"/>
          <w:lang w:val="la-Latn" w:eastAsia="de-DE"/>
        </w:rPr>
        <w:t>et perspicue invenient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quod vita et conversatio ponti</w:t>
      </w:r>
      <w:r w:rsidR="002D3ABC" w:rsidRPr="007A06F5">
        <w:rPr>
          <w:rFonts w:ascii="Times New Roman" w:eastAsia="Times New Roman" w:hAnsi="Times New Roman" w:cs="Times New Roman"/>
          <w:sz w:val="24"/>
          <w:szCs w:val="24"/>
          <w:lang w:val="la-Latn" w:eastAsia="de-DE"/>
        </w:rPr>
        <w:t>ficis semper testes vite proba</w:t>
      </w:r>
      <w:r w:rsidRPr="007A06F5">
        <w:rPr>
          <w:rFonts w:ascii="Times New Roman" w:eastAsia="Times New Roman" w:hAnsi="Times New Roman" w:cs="Times New Roman"/>
          <w:sz w:val="24"/>
          <w:szCs w:val="24"/>
          <w:lang w:val="la-Latn" w:eastAsia="de-DE"/>
        </w:rPr>
        <w:t>bilis habere debeat</w:t>
      </w:r>
      <w:r w:rsidR="009B2994" w:rsidRPr="007A06F5">
        <w:rPr>
          <w:rFonts w:ascii="Times New Roman" w:eastAsia="Times New Roman" w:hAnsi="Times New Roman" w:cs="Times New Roman"/>
          <w:sz w:val="24"/>
          <w:szCs w:val="24"/>
          <w:lang w:val="la-Latn" w:eastAsia="de-DE"/>
        </w:rPr>
        <w:t xml:space="preserve">. </w:t>
      </w:r>
    </w:p>
    <w:p w14:paraId="3050C198" w14:textId="55D65EE5"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XII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episcopi in rebus ecclesiae circa pro</w:t>
      </w:r>
      <w:r w:rsidR="002D3ABC" w:rsidRPr="007A06F5">
        <w:rPr>
          <w:rFonts w:ascii="Times New Roman" w:eastAsia="Times New Roman" w:hAnsi="Times New Roman" w:cs="Times New Roman"/>
          <w:sz w:val="24"/>
          <w:szCs w:val="24"/>
          <w:lang w:val="la-Latn" w:eastAsia="de-DE"/>
        </w:rPr>
        <w:t xml:space="preserve">pinquos </w:t>
      </w:r>
      <w:r w:rsidRPr="007A06F5">
        <w:rPr>
          <w:rFonts w:ascii="Times New Roman" w:eastAsia="Times New Roman" w:hAnsi="Times New Roman" w:cs="Times New Roman"/>
          <w:sz w:val="24"/>
          <w:szCs w:val="24"/>
          <w:lang w:val="la-Latn" w:eastAsia="de-DE"/>
        </w:rPr>
        <w:t>suos expendendis reprehensionem</w:t>
      </w:r>
      <w:r w:rsidR="002D3ABC" w:rsidRPr="007A06F5">
        <w:rPr>
          <w:rFonts w:ascii="Times New Roman" w:eastAsia="Times New Roman" w:hAnsi="Times New Roman" w:cs="Times New Roman"/>
          <w:sz w:val="24"/>
          <w:szCs w:val="24"/>
          <w:lang w:val="la-Latn" w:eastAsia="de-DE"/>
        </w:rPr>
        <w:t xml:space="preserve"> caveant et discrecionis modum</w:t>
      </w:r>
      <w:r w:rsidRPr="007A06F5">
        <w:rPr>
          <w:rFonts w:ascii="Times New Roman" w:eastAsia="Times New Roman" w:hAnsi="Times New Roman" w:cs="Times New Roman"/>
          <w:sz w:val="24"/>
          <w:szCs w:val="24"/>
          <w:lang w:val="la-Latn" w:eastAsia="de-DE"/>
        </w:rPr>
        <w:t>teneant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Quoniam 60 multi episcoporum amore pro</w:t>
      </w:r>
      <w:r w:rsidR="002D3ABC" w:rsidRPr="007A06F5">
        <w:rPr>
          <w:rFonts w:ascii="Times New Roman" w:eastAsia="Times New Roman" w:hAnsi="Times New Roman" w:cs="Times New Roman"/>
          <w:sz w:val="24"/>
          <w:szCs w:val="24"/>
          <w:lang w:val="la-Latn" w:eastAsia="de-DE"/>
        </w:rPr>
        <w:t xml:space="preserve">pinquorum suorum de rebus sibi </w:t>
      </w:r>
      <w:r w:rsidRPr="007A06F5">
        <w:rPr>
          <w:rFonts w:ascii="Times New Roman" w:eastAsia="Times New Roman" w:hAnsi="Times New Roman" w:cs="Times New Roman"/>
          <w:sz w:val="24"/>
          <w:szCs w:val="24"/>
          <w:lang w:val="la-Latn" w:eastAsia="de-DE"/>
        </w:rPr>
        <w:t>commendatis suo aut quolibet amicorum nomine pra</w:t>
      </w:r>
      <w:r w:rsidR="002D3ABC" w:rsidRPr="007A06F5">
        <w:rPr>
          <w:rFonts w:ascii="Times New Roman" w:eastAsia="Times New Roman" w:hAnsi="Times New Roman" w:cs="Times New Roman"/>
          <w:sz w:val="24"/>
          <w:szCs w:val="24"/>
          <w:lang w:val="la-Latn" w:eastAsia="de-DE"/>
        </w:rPr>
        <w:t>edia et mancipia emunt et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w:t>
      </w:r>
      <w:r w:rsidRPr="007A06F5">
        <w:rPr>
          <w:rFonts w:ascii="Times New Roman" w:eastAsia="Times New Roman" w:hAnsi="Times New Roman" w:cs="Times New Roman"/>
          <w:sz w:val="24"/>
          <w:szCs w:val="24"/>
          <w:lang w:val="la-Latn" w:eastAsia="de-DE"/>
        </w:rPr>
        <w:t>in suorum propinquorum ius cedant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statuunt et ob</w:t>
      </w:r>
      <w:r w:rsidR="002D3ABC" w:rsidRPr="007A06F5">
        <w:rPr>
          <w:rFonts w:ascii="Times New Roman" w:eastAsia="Times New Roman" w:hAnsi="Times New Roman" w:cs="Times New Roman"/>
          <w:sz w:val="24"/>
          <w:szCs w:val="24"/>
          <w:lang w:val="la-Latn" w:eastAsia="de-DE"/>
        </w:rPr>
        <w:t xml:space="preserve"> hoc et iura ecclesiastica con </w:t>
      </w:r>
      <w:r w:rsidRPr="007A06F5">
        <w:rPr>
          <w:rFonts w:ascii="Times New Roman" w:eastAsia="Times New Roman" w:hAnsi="Times New Roman" w:cs="Times New Roman"/>
          <w:sz w:val="24"/>
          <w:szCs w:val="24"/>
          <w:lang w:val="la-Latn" w:eastAsia="de-DE"/>
        </w:rPr>
        <w:t>velluntur et ministerium sacerdotale fuscatur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imm</w:t>
      </w:r>
      <w:r w:rsidR="002D3ABC" w:rsidRPr="007A06F5">
        <w:rPr>
          <w:rFonts w:ascii="Times New Roman" w:eastAsia="Times New Roman" w:hAnsi="Times New Roman" w:cs="Times New Roman"/>
          <w:sz w:val="24"/>
          <w:szCs w:val="24"/>
          <w:lang w:val="la-Latn" w:eastAsia="de-DE"/>
        </w:rPr>
        <w:t>o a subditis detrahitur et con</w:t>
      </w:r>
      <w:r w:rsidRPr="007A06F5">
        <w:rPr>
          <w:rFonts w:ascii="Times New Roman" w:eastAsia="Times New Roman" w:hAnsi="Times New Roman" w:cs="Times New Roman"/>
          <w:sz w:val="24"/>
          <w:szCs w:val="24"/>
          <w:lang w:val="la-Latn" w:eastAsia="de-DE"/>
        </w:rPr>
        <w:t>temnitur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placuit omnibus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deinceps hoc avaritiae ge</w:t>
      </w:r>
      <w:r w:rsidR="002D3ABC" w:rsidRPr="007A06F5">
        <w:rPr>
          <w:rFonts w:ascii="Times New Roman" w:eastAsia="Times New Roman" w:hAnsi="Times New Roman" w:cs="Times New Roman"/>
          <w:sz w:val="24"/>
          <w:szCs w:val="24"/>
          <w:lang w:val="la-Latn" w:eastAsia="de-DE"/>
        </w:rPr>
        <w:t>nus caveatur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fixumque abhinc </w:t>
      </w:r>
      <w:r w:rsidRPr="007A06F5">
        <w:rPr>
          <w:rFonts w:ascii="Times New Roman" w:eastAsia="Times New Roman" w:hAnsi="Times New Roman" w:cs="Times New Roman"/>
          <w:sz w:val="24"/>
          <w:szCs w:val="24"/>
          <w:lang w:val="la-Latn" w:eastAsia="de-DE"/>
        </w:rPr>
        <w:t>et perpetuo mansurum esse decrevimus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episcopus</w:t>
      </w:r>
      <w:r w:rsidR="002D3ABC" w:rsidRPr="007A06F5">
        <w:rPr>
          <w:rFonts w:ascii="Times New Roman" w:eastAsia="Times New Roman" w:hAnsi="Times New Roman" w:cs="Times New Roman"/>
          <w:sz w:val="24"/>
          <w:szCs w:val="24"/>
          <w:lang w:val="la-Latn" w:eastAsia="de-DE"/>
        </w:rPr>
        <w:t xml:space="preserve"> res sui iuris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quas aut ante </w:t>
      </w:r>
      <w:r w:rsidRPr="007A06F5">
        <w:rPr>
          <w:rFonts w:ascii="Times New Roman" w:eastAsia="Times New Roman" w:hAnsi="Times New Roman" w:cs="Times New Roman"/>
          <w:sz w:val="24"/>
          <w:szCs w:val="24"/>
          <w:lang w:val="la-Latn" w:eastAsia="de-DE"/>
        </w:rPr>
        <w:t>episcopatum aut certe in episcopatu hereditaria suc</w:t>
      </w:r>
      <w:r w:rsidR="002D3ABC" w:rsidRPr="007A06F5">
        <w:rPr>
          <w:rFonts w:ascii="Times New Roman" w:eastAsia="Times New Roman" w:hAnsi="Times New Roman" w:cs="Times New Roman"/>
          <w:sz w:val="24"/>
          <w:szCs w:val="24"/>
          <w:lang w:val="la-Latn" w:eastAsia="de-DE"/>
        </w:rPr>
        <w:t>cessione adquisivit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secundum </w:t>
      </w:r>
      <w:r w:rsidR="00524CAA" w:rsidRPr="00524CAA">
        <w:rPr>
          <w:rFonts w:ascii="Times New Roman" w:eastAsia="Times New Roman" w:hAnsi="Times New Roman" w:cs="Times New Roman"/>
          <w:b/>
          <w:sz w:val="24"/>
          <w:szCs w:val="24"/>
          <w:lang w:val="la-Latn" w:eastAsia="de-DE"/>
        </w:rPr>
        <w:t>auctorit</w:t>
      </w:r>
      <w:r w:rsidRPr="007A06F5">
        <w:rPr>
          <w:rFonts w:ascii="Times New Roman" w:eastAsia="Times New Roman" w:hAnsi="Times New Roman" w:cs="Times New Roman"/>
          <w:sz w:val="24"/>
          <w:szCs w:val="24"/>
          <w:lang w:val="la-Latn" w:eastAsia="de-DE"/>
        </w:rPr>
        <w:t xml:space="preserve">atem canonicam 61 quicquid vult faciat et cui </w:t>
      </w:r>
      <w:r w:rsidR="002D3ABC" w:rsidRPr="007A06F5">
        <w:rPr>
          <w:rFonts w:ascii="Times New Roman" w:eastAsia="Times New Roman" w:hAnsi="Times New Roman" w:cs="Times New Roman"/>
          <w:sz w:val="24"/>
          <w:szCs w:val="24"/>
          <w:lang w:val="la-Latn" w:eastAsia="de-DE"/>
        </w:rPr>
        <w:t>vult conferat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postquam autem </w:t>
      </w:r>
      <w:r w:rsidRPr="007A06F5">
        <w:rPr>
          <w:rFonts w:ascii="Times New Roman" w:eastAsia="Times New Roman" w:hAnsi="Times New Roman" w:cs="Times New Roman"/>
          <w:sz w:val="24"/>
          <w:szCs w:val="24"/>
          <w:lang w:val="la-Latn" w:eastAsia="de-DE"/>
        </w:rPr>
        <w:t>episcopus factus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quascumque res de facultatibus </w:t>
      </w:r>
      <w:r w:rsidR="002D3ABC" w:rsidRPr="007A06F5">
        <w:rPr>
          <w:rFonts w:ascii="Times New Roman" w:eastAsia="Times New Roman" w:hAnsi="Times New Roman" w:cs="Times New Roman"/>
          <w:sz w:val="24"/>
          <w:szCs w:val="24"/>
          <w:lang w:val="la-Latn" w:eastAsia="de-DE"/>
        </w:rPr>
        <w:t xml:space="preserve">aecclesie aut suo aut alterius </w:t>
      </w:r>
      <w:r w:rsidRPr="007A06F5">
        <w:rPr>
          <w:rFonts w:ascii="Times New Roman" w:eastAsia="Times New Roman" w:hAnsi="Times New Roman" w:cs="Times New Roman"/>
          <w:sz w:val="24"/>
          <w:szCs w:val="24"/>
          <w:lang w:val="la-Latn" w:eastAsia="de-DE"/>
        </w:rPr>
        <w:t>nomine qualibet conditione comparaverit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decrevimus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w:t>
      </w:r>
      <w:r w:rsidR="002D3ABC" w:rsidRPr="007A06F5">
        <w:rPr>
          <w:rFonts w:ascii="Times New Roman" w:eastAsia="Times New Roman" w:hAnsi="Times New Roman" w:cs="Times New Roman"/>
          <w:sz w:val="24"/>
          <w:szCs w:val="24"/>
          <w:lang w:val="la-Latn" w:eastAsia="de-DE"/>
        </w:rPr>
        <w:t>t non in propinquorum suorum</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in ecclesiae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cui praeest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iura deveniant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Similiter de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presbiteris vel diaconibus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 de aeclesiarum rebus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praesunt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pra</w:t>
      </w:r>
      <w:r w:rsidR="002D3ABC" w:rsidRPr="007A06F5">
        <w:rPr>
          <w:rFonts w:ascii="Times New Roman" w:eastAsia="Times New Roman" w:hAnsi="Times New Roman" w:cs="Times New Roman"/>
          <w:sz w:val="24"/>
          <w:szCs w:val="24"/>
          <w:lang w:val="la-Latn" w:eastAsia="de-DE"/>
        </w:rPr>
        <w:t>edia eo modo emunt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faciendum </w:t>
      </w:r>
      <w:r w:rsidRPr="007A06F5">
        <w:rPr>
          <w:rFonts w:ascii="Times New Roman" w:eastAsia="Times New Roman" w:hAnsi="Times New Roman" w:cs="Times New Roman"/>
          <w:sz w:val="24"/>
          <w:szCs w:val="24"/>
          <w:lang w:val="la-Latn" w:eastAsia="de-DE"/>
        </w:rPr>
        <w:t>statuimus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quoniam multos presbiterorum occasione tali</w:t>
      </w:r>
      <w:r w:rsidR="002D3ABC" w:rsidRPr="007A06F5">
        <w:rPr>
          <w:rFonts w:ascii="Times New Roman" w:eastAsia="Times New Roman" w:hAnsi="Times New Roman" w:cs="Times New Roman"/>
          <w:sz w:val="24"/>
          <w:szCs w:val="24"/>
          <w:lang w:val="la-Latn" w:eastAsia="de-DE"/>
        </w:rPr>
        <w:t>ter emptarum rerum ecclesias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quibus praesunt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exspoliasse et a suo ministerio </w:t>
      </w:r>
      <w:r w:rsidR="002D3ABC" w:rsidRPr="007A06F5">
        <w:rPr>
          <w:rFonts w:ascii="Times New Roman" w:eastAsia="Times New Roman" w:hAnsi="Times New Roman" w:cs="Times New Roman"/>
          <w:sz w:val="24"/>
          <w:szCs w:val="24"/>
          <w:lang w:val="la-Latn" w:eastAsia="de-DE"/>
        </w:rPr>
        <w:t xml:space="preserve">multis modis exorbitasse et se </w:t>
      </w:r>
      <w:r w:rsidRPr="007A06F5">
        <w:rPr>
          <w:rFonts w:ascii="Times New Roman" w:eastAsia="Times New Roman" w:hAnsi="Times New Roman" w:cs="Times New Roman"/>
          <w:sz w:val="24"/>
          <w:szCs w:val="24"/>
          <w:lang w:val="la-Latn" w:eastAsia="de-DE"/>
        </w:rPr>
        <w:t>diabolo mancipasse et hac occasione multos laicor</w:t>
      </w:r>
      <w:r w:rsidR="002D3ABC" w:rsidRPr="007A06F5">
        <w:rPr>
          <w:rFonts w:ascii="Times New Roman" w:eastAsia="Times New Roman" w:hAnsi="Times New Roman" w:cs="Times New Roman"/>
          <w:sz w:val="24"/>
          <w:szCs w:val="24"/>
          <w:lang w:val="la-Latn" w:eastAsia="de-DE"/>
        </w:rPr>
        <w:t xml:space="preserve">um in scandalum damnationis et </w:t>
      </w:r>
      <w:r w:rsidRPr="007A06F5">
        <w:rPr>
          <w:rFonts w:ascii="Times New Roman" w:eastAsia="Times New Roman" w:hAnsi="Times New Roman" w:cs="Times New Roman"/>
          <w:sz w:val="24"/>
          <w:szCs w:val="24"/>
          <w:lang w:val="la-Latn" w:eastAsia="de-DE"/>
        </w:rPr>
        <w:t>perditionis proruisse comperimus</w:t>
      </w:r>
      <w:r w:rsidR="009B2994" w:rsidRPr="007A06F5">
        <w:rPr>
          <w:rFonts w:ascii="Times New Roman" w:eastAsia="Times New Roman" w:hAnsi="Times New Roman" w:cs="Times New Roman"/>
          <w:sz w:val="24"/>
          <w:szCs w:val="24"/>
          <w:lang w:val="la-Latn" w:eastAsia="de-DE"/>
        </w:rPr>
        <w:t xml:space="preserve">. </w:t>
      </w:r>
    </w:p>
    <w:p w14:paraId="157DA633" w14:textId="69F3F2EC"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XIII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Didicimus sane nonnullo</w:t>
      </w:r>
      <w:r w:rsidR="002D3ABC" w:rsidRPr="007A06F5">
        <w:rPr>
          <w:rFonts w:ascii="Times New Roman" w:eastAsia="Times New Roman" w:hAnsi="Times New Roman" w:cs="Times New Roman"/>
          <w:sz w:val="24"/>
          <w:szCs w:val="24"/>
          <w:lang w:val="la-Latn" w:eastAsia="de-DE"/>
        </w:rPr>
        <w:t>s episcopos in gubernandis con</w:t>
      </w:r>
      <w:r w:rsidRPr="007A06F5">
        <w:rPr>
          <w:rFonts w:ascii="Times New Roman" w:eastAsia="Times New Roman" w:hAnsi="Times New Roman" w:cs="Times New Roman"/>
          <w:sz w:val="24"/>
          <w:szCs w:val="24"/>
          <w:lang w:val="la-Latn" w:eastAsia="de-DE"/>
        </w:rPr>
        <w:t>gregationibus sibi subiectis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canonicis videlicet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monachis et sanctimonialibus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hactenus </w:t>
      </w:r>
      <w:r w:rsidRPr="007A06F5">
        <w:rPr>
          <w:rFonts w:ascii="Times New Roman" w:eastAsia="Times New Roman" w:hAnsi="Times New Roman" w:cs="Times New Roman"/>
          <w:sz w:val="24"/>
          <w:szCs w:val="24"/>
          <w:lang w:val="la-Latn" w:eastAsia="de-DE"/>
        </w:rPr>
        <w:t xml:space="preserve">valde neglegentes exstitisse et ob id multos in sui </w:t>
      </w:r>
      <w:r w:rsidR="002D3ABC" w:rsidRPr="007A06F5">
        <w:rPr>
          <w:rFonts w:ascii="Times New Roman" w:eastAsia="Times New Roman" w:hAnsi="Times New Roman" w:cs="Times New Roman"/>
          <w:sz w:val="24"/>
          <w:szCs w:val="24"/>
          <w:lang w:val="la-Latn" w:eastAsia="de-DE"/>
        </w:rPr>
        <w:t xml:space="preserve">detractionem et contemptum pro </w:t>
      </w:r>
      <w:r w:rsidRPr="007A06F5">
        <w:rPr>
          <w:rFonts w:ascii="Times New Roman" w:eastAsia="Times New Roman" w:hAnsi="Times New Roman" w:cs="Times New Roman"/>
          <w:sz w:val="24"/>
          <w:szCs w:val="24"/>
          <w:lang w:val="la-Latn" w:eastAsia="de-DE"/>
        </w:rPr>
        <w:t>vocasse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ita ut nonnulli alii praelati in eorum parroe</w:t>
      </w:r>
      <w:r w:rsidR="002D3ABC" w:rsidRPr="007A06F5">
        <w:rPr>
          <w:rFonts w:ascii="Times New Roman" w:eastAsia="Times New Roman" w:hAnsi="Times New Roman" w:cs="Times New Roman"/>
          <w:sz w:val="24"/>
          <w:szCs w:val="24"/>
          <w:lang w:val="la-Latn" w:eastAsia="de-DE"/>
        </w:rPr>
        <w:t>chiis constituti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eorum prava </w:t>
      </w:r>
      <w:r w:rsidRPr="007A06F5">
        <w:rPr>
          <w:rFonts w:ascii="Times New Roman" w:eastAsia="Times New Roman" w:hAnsi="Times New Roman" w:cs="Times New Roman"/>
          <w:sz w:val="24"/>
          <w:szCs w:val="24"/>
          <w:lang w:val="la-Latn" w:eastAsia="de-DE"/>
        </w:rPr>
        <w:t>exempla secuti</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suas similiter congregationes neglexerint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quos et fraterno et sinodali conventu admonendos esse necessario duximus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ab</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hac neglegentia deinceps se cohibeant et caeteris se imitabiles prebeant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ne for</w:t>
      </w:r>
      <w:r w:rsidR="002D3ABC" w:rsidRPr="007A06F5">
        <w:rPr>
          <w:rFonts w:ascii="Times New Roman" w:eastAsia="Times New Roman" w:hAnsi="Times New Roman" w:cs="Times New Roman"/>
          <w:sz w:val="24"/>
          <w:szCs w:val="24"/>
          <w:lang w:val="la-Latn" w:eastAsia="de-DE"/>
        </w:rPr>
        <w:t xml:space="preserve">te propter illorum incuriam et </w:t>
      </w:r>
      <w:r w:rsidRPr="007A06F5">
        <w:rPr>
          <w:rFonts w:ascii="Times New Roman" w:eastAsia="Times New Roman" w:hAnsi="Times New Roman" w:cs="Times New Roman"/>
          <w:sz w:val="24"/>
          <w:szCs w:val="24"/>
          <w:lang w:val="la-Latn" w:eastAsia="de-DE"/>
        </w:rPr>
        <w:t>divinae servitutis contemptus et pericula proveniant animarum et aurib</w:t>
      </w:r>
      <w:r w:rsidR="002D3ABC" w:rsidRPr="007A06F5">
        <w:rPr>
          <w:rFonts w:ascii="Times New Roman" w:eastAsia="Times New Roman" w:hAnsi="Times New Roman" w:cs="Times New Roman"/>
          <w:sz w:val="24"/>
          <w:szCs w:val="24"/>
          <w:lang w:val="la-Latn" w:eastAsia="de-DE"/>
        </w:rPr>
        <w:t xml:space="preserve">us excellentiae </w:t>
      </w:r>
      <w:r w:rsidRPr="007A06F5">
        <w:rPr>
          <w:rFonts w:ascii="Times New Roman" w:eastAsia="Times New Roman" w:hAnsi="Times New Roman" w:cs="Times New Roman"/>
          <w:sz w:val="24"/>
          <w:szCs w:val="24"/>
          <w:lang w:val="la-Latn" w:eastAsia="de-DE"/>
        </w:rPr>
        <w:t>vestrae molestia ingeratur et nostrae mediocritati in</w:t>
      </w:r>
      <w:r w:rsidR="002D3ABC" w:rsidRPr="007A06F5">
        <w:rPr>
          <w:rFonts w:ascii="Times New Roman" w:eastAsia="Times New Roman" w:hAnsi="Times New Roman" w:cs="Times New Roman"/>
          <w:sz w:val="24"/>
          <w:szCs w:val="24"/>
          <w:lang w:val="la-Latn" w:eastAsia="de-DE"/>
        </w:rPr>
        <w:t xml:space="preserve"> sacris conventibus taedium et </w:t>
      </w:r>
      <w:r w:rsidRPr="007A06F5">
        <w:rPr>
          <w:rFonts w:ascii="Times New Roman" w:eastAsia="Times New Roman" w:hAnsi="Times New Roman" w:cs="Times New Roman"/>
          <w:sz w:val="24"/>
          <w:szCs w:val="24"/>
          <w:lang w:val="la-Latn" w:eastAsia="de-DE"/>
        </w:rPr>
        <w:t>obprobrium inferatur</w:t>
      </w:r>
      <w:r w:rsidR="009B2994" w:rsidRPr="007A06F5">
        <w:rPr>
          <w:rFonts w:ascii="Times New Roman" w:eastAsia="Times New Roman" w:hAnsi="Times New Roman" w:cs="Times New Roman"/>
          <w:sz w:val="24"/>
          <w:szCs w:val="24"/>
          <w:lang w:val="la-Latn" w:eastAsia="de-DE"/>
        </w:rPr>
        <w:t xml:space="preserve">. </w:t>
      </w:r>
    </w:p>
    <w:p w14:paraId="6838666B" w14:textId="7125515F" w:rsidR="005D4CF5" w:rsidRPr="007A06F5" w:rsidRDefault="00746E4B"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XIV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Comperimus etiam quosdam s</w:t>
      </w:r>
      <w:r w:rsidR="002D3ABC" w:rsidRPr="007A06F5">
        <w:rPr>
          <w:rFonts w:ascii="Times New Roman" w:eastAsia="Times New Roman" w:hAnsi="Times New Roman" w:cs="Times New Roman"/>
          <w:sz w:val="24"/>
          <w:szCs w:val="24"/>
          <w:lang w:val="la-Latn" w:eastAsia="de-DE"/>
        </w:rPr>
        <w:t xml:space="preserve">ocios ordinis nostri non causa </w:t>
      </w:r>
      <w:r w:rsidRPr="007A06F5">
        <w:rPr>
          <w:rFonts w:ascii="Times New Roman" w:eastAsia="Times New Roman" w:hAnsi="Times New Roman" w:cs="Times New Roman"/>
          <w:sz w:val="24"/>
          <w:szCs w:val="24"/>
          <w:lang w:val="la-Latn" w:eastAsia="de-DE"/>
        </w:rPr>
        <w:t>necessitatis aut utilitatis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sed potius avaritiae 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delec</w:t>
      </w:r>
      <w:r w:rsidR="002D3ABC" w:rsidRPr="007A06F5">
        <w:rPr>
          <w:rFonts w:ascii="Times New Roman" w:eastAsia="Times New Roman" w:hAnsi="Times New Roman" w:cs="Times New Roman"/>
          <w:sz w:val="24"/>
          <w:szCs w:val="24"/>
          <w:lang w:val="la-Latn" w:eastAsia="de-DE"/>
        </w:rPr>
        <w:t>tationis sepissime propria civi</w:t>
      </w:r>
      <w:r w:rsidRPr="007A06F5">
        <w:rPr>
          <w:rFonts w:ascii="Times New Roman" w:eastAsia="Times New Roman" w:hAnsi="Times New Roman" w:cs="Times New Roman"/>
          <w:sz w:val="24"/>
          <w:szCs w:val="24"/>
          <w:lang w:val="la-Latn" w:eastAsia="de-DE"/>
        </w:rPr>
        <w:t>tatis suae sede relicta cleroque neglecto remotiora loca frequentare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 xml:space="preserve">De qua re et </w:t>
      </w:r>
      <w:r w:rsidRPr="007A06F5">
        <w:rPr>
          <w:rFonts w:ascii="Times New Roman" w:hAnsi="Times New Roman" w:cs="Times New Roman"/>
          <w:lang w:val="la-Latn"/>
        </w:rPr>
        <w:t xml:space="preserve">/ </w:t>
      </w:r>
      <w:r w:rsidR="005D4CF5" w:rsidRPr="007A06F5">
        <w:rPr>
          <w:rFonts w:ascii="Times New Roman" w:hAnsi="Times New Roman" w:cs="Times New Roman"/>
          <w:lang w:val="la-Latn"/>
        </w:rPr>
        <w:t>destitutio divini cultus et predicatio in plebibus et c</w:t>
      </w:r>
      <w:r w:rsidR="002D3ABC" w:rsidRPr="007A06F5">
        <w:rPr>
          <w:rFonts w:ascii="Times New Roman" w:hAnsi="Times New Roman" w:cs="Times New Roman"/>
          <w:lang w:val="la-Latn"/>
        </w:rPr>
        <w:t xml:space="preserve">ura subiectorum postponitur et </w:t>
      </w:r>
      <w:r w:rsidR="005D4CF5" w:rsidRPr="007A06F5">
        <w:rPr>
          <w:rFonts w:ascii="Times New Roman" w:eastAsia="Times New Roman" w:hAnsi="Times New Roman" w:cs="Times New Roman"/>
          <w:sz w:val="24"/>
          <w:szCs w:val="24"/>
          <w:lang w:val="la-Latn" w:eastAsia="de-DE"/>
        </w:rPr>
        <w:t>hospitalitas neglegitur</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ne ulterius a quoquam s</w:t>
      </w:r>
      <w:r w:rsidR="002D3ABC" w:rsidRPr="007A06F5">
        <w:rPr>
          <w:rFonts w:ascii="Times New Roman" w:eastAsia="Times New Roman" w:hAnsi="Times New Roman" w:cs="Times New Roman"/>
          <w:sz w:val="24"/>
          <w:szCs w:val="24"/>
          <w:lang w:val="la-Latn" w:eastAsia="de-DE"/>
        </w:rPr>
        <w:t xml:space="preserve">ine inevitabili necessitate et </w:t>
      </w:r>
      <w:r w:rsidR="005D4CF5" w:rsidRPr="007A06F5">
        <w:rPr>
          <w:rFonts w:ascii="Times New Roman" w:eastAsia="Times New Roman" w:hAnsi="Times New Roman" w:cs="Times New Roman"/>
          <w:sz w:val="24"/>
          <w:szCs w:val="24"/>
          <w:lang w:val="la-Latn" w:eastAsia="de-DE"/>
        </w:rPr>
        <w:t>certa utilitate fiat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pari consensu inhibuimus</w:t>
      </w:r>
      <w:r w:rsidR="009B2994" w:rsidRPr="007A06F5">
        <w:rPr>
          <w:rFonts w:ascii="Times New Roman" w:eastAsia="Times New Roman" w:hAnsi="Times New Roman" w:cs="Times New Roman"/>
          <w:sz w:val="24"/>
          <w:szCs w:val="24"/>
          <w:lang w:val="la-Latn" w:eastAsia="de-DE"/>
        </w:rPr>
        <w:t xml:space="preserve">. </w:t>
      </w:r>
    </w:p>
    <w:p w14:paraId="5A004F4E" w14:textId="4EBB40F8" w:rsidR="005D4CF5" w:rsidRPr="007A06F5" w:rsidRDefault="005D4CF5"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Cap</w:t>
      </w:r>
      <w:r w:rsidR="005D4A29" w:rsidRPr="007A06F5">
        <w:rPr>
          <w:rFonts w:ascii="Times New Roman" w:eastAsia="Times New Roman" w:hAnsi="Times New Roman" w:cs="Times New Roman"/>
          <w:sz w:val="24"/>
          <w:szCs w:val="24"/>
          <w:lang w:val="la-Latn" w:eastAsia="de-DE"/>
        </w:rPr>
        <w:t>.</w:t>
      </w:r>
      <w:r w:rsidRPr="007A06F5">
        <w:rPr>
          <w:rFonts w:ascii="Times New Roman" w:eastAsia="Times New Roman" w:hAnsi="Times New Roman" w:cs="Times New Roman"/>
          <w:sz w:val="24"/>
          <w:szCs w:val="24"/>
          <w:lang w:val="la-Latn" w:eastAsia="de-DE"/>
        </w:rPr>
        <w:t>° XV</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De clericis vero laicorum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unde nonnulli eorum conqueri </w:t>
      </w:r>
      <w:r w:rsidRPr="007A06F5">
        <w:rPr>
          <w:rFonts w:ascii="Times New Roman" w:eastAsia="Times New Roman" w:hAnsi="Times New Roman" w:cs="Times New Roman"/>
          <w:sz w:val="24"/>
          <w:szCs w:val="24"/>
          <w:lang w:val="la-Latn" w:eastAsia="de-DE"/>
        </w:rPr>
        <w:t>videntur</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eo quod quidam episcopi ad eorum preces nolint in ecclesiis suis e</w:t>
      </w:r>
      <w:r w:rsidR="002D3ABC" w:rsidRPr="007A06F5">
        <w:rPr>
          <w:rFonts w:ascii="Times New Roman" w:eastAsia="Times New Roman" w:hAnsi="Times New Roman" w:cs="Times New Roman"/>
          <w:sz w:val="24"/>
          <w:szCs w:val="24"/>
          <w:lang w:val="la-Latn" w:eastAsia="de-DE"/>
        </w:rPr>
        <w:t>os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cum </w:t>
      </w:r>
      <w:r w:rsidRPr="007A06F5">
        <w:rPr>
          <w:rFonts w:ascii="Times New Roman" w:eastAsia="Times New Roman" w:hAnsi="Times New Roman" w:cs="Times New Roman"/>
          <w:sz w:val="24"/>
          <w:szCs w:val="24"/>
          <w:lang w:val="la-Latn" w:eastAsia="de-DE"/>
        </w:rPr>
        <w:t>utiles sint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ordinare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visum nobis fuit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ut in utrisque p</w:t>
      </w:r>
      <w:r w:rsidR="002D3ABC" w:rsidRPr="007A06F5">
        <w:rPr>
          <w:rFonts w:ascii="Times New Roman" w:eastAsia="Times New Roman" w:hAnsi="Times New Roman" w:cs="Times New Roman"/>
          <w:sz w:val="24"/>
          <w:szCs w:val="24"/>
          <w:lang w:val="la-Latn" w:eastAsia="de-DE"/>
        </w:rPr>
        <w:t>artibus pax et concordia ser</w:t>
      </w:r>
      <w:r w:rsidRPr="007A06F5">
        <w:rPr>
          <w:rFonts w:ascii="Times New Roman" w:eastAsia="Times New Roman" w:hAnsi="Times New Roman" w:cs="Times New Roman"/>
          <w:sz w:val="24"/>
          <w:szCs w:val="24"/>
          <w:lang w:val="la-Latn" w:eastAsia="de-DE"/>
        </w:rPr>
        <w:t>vetur et cum caritate et ratione utiles et idonei eligantur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si laicus idoneum utilem </w:t>
      </w:r>
      <w:r w:rsidRPr="007A06F5">
        <w:rPr>
          <w:rFonts w:ascii="Times New Roman" w:eastAsia="Times New Roman" w:hAnsi="Times New Roman" w:cs="Times New Roman"/>
          <w:sz w:val="24"/>
          <w:szCs w:val="24"/>
          <w:lang w:val="la-Latn" w:eastAsia="de-DE"/>
        </w:rPr>
        <w:t>que clericum obtulerit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nulla qualibet occasione ab episcopo s</w:t>
      </w:r>
      <w:r w:rsidR="002D3ABC" w:rsidRPr="007A06F5">
        <w:rPr>
          <w:rFonts w:ascii="Times New Roman" w:eastAsia="Times New Roman" w:hAnsi="Times New Roman" w:cs="Times New Roman"/>
          <w:sz w:val="24"/>
          <w:szCs w:val="24"/>
          <w:lang w:val="la-Latn" w:eastAsia="de-DE"/>
        </w:rPr>
        <w:t xml:space="preserve">ine ratione certa repellatur </w:t>
      </w:r>
      <w:r w:rsidRPr="007A06F5">
        <w:rPr>
          <w:rFonts w:ascii="Times New Roman" w:eastAsia="Times New Roman" w:hAnsi="Times New Roman" w:cs="Times New Roman"/>
          <w:sz w:val="24"/>
          <w:szCs w:val="24"/>
          <w:lang w:val="la-Latn" w:eastAsia="de-DE"/>
        </w:rPr>
        <w:t>et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si reiciendus est</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sz w:val="24"/>
          <w:szCs w:val="24"/>
          <w:lang w:val="la-Latn" w:eastAsia="de-DE"/>
        </w:rPr>
        <w:t>propter scandalum vitandum evidenti ratione manifestetur</w:t>
      </w:r>
      <w:r w:rsidR="009B2994" w:rsidRPr="007A06F5">
        <w:rPr>
          <w:rFonts w:ascii="Times New Roman" w:eastAsia="Times New Roman" w:hAnsi="Times New Roman" w:cs="Times New Roman"/>
          <w:sz w:val="24"/>
          <w:szCs w:val="24"/>
          <w:lang w:val="la-Latn" w:eastAsia="de-DE"/>
        </w:rPr>
        <w:t xml:space="preserve">. </w:t>
      </w:r>
    </w:p>
    <w:p w14:paraId="439F70CC" w14:textId="67682640"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19</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Cap</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XVI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Igitur 64</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quia constat religion</w:t>
      </w:r>
      <w:r w:rsidR="002D3ABC" w:rsidRPr="007A06F5">
        <w:rPr>
          <w:rFonts w:ascii="Times New Roman" w:eastAsia="Times New Roman" w:hAnsi="Times New Roman" w:cs="Times New Roman"/>
          <w:sz w:val="24"/>
          <w:szCs w:val="24"/>
          <w:lang w:val="la-Latn" w:eastAsia="de-DE"/>
        </w:rPr>
        <w:t xml:space="preserve">em christianam per successores </w:t>
      </w:r>
      <w:r w:rsidR="005D4CF5" w:rsidRPr="007A06F5">
        <w:rPr>
          <w:rFonts w:ascii="Times New Roman" w:eastAsia="Times New Roman" w:hAnsi="Times New Roman" w:cs="Times New Roman"/>
          <w:sz w:val="24"/>
          <w:szCs w:val="24"/>
          <w:lang w:val="la-Latn" w:eastAsia="de-DE"/>
        </w:rPr>
        <w:t>apostolorum salubriter administrari populisque ad vitam</w:t>
      </w:r>
      <w:r w:rsidR="002D3ABC" w:rsidRPr="007A06F5">
        <w:rPr>
          <w:rFonts w:ascii="Times New Roman" w:eastAsia="Times New Roman" w:hAnsi="Times New Roman" w:cs="Times New Roman"/>
          <w:sz w:val="24"/>
          <w:szCs w:val="24"/>
          <w:lang w:val="la-Latn" w:eastAsia="de-DE"/>
        </w:rPr>
        <w:t xml:space="preserve"> aeternam ducatum exhiberi </w:t>
      </w:r>
      <w:r w:rsidR="005D4CF5" w:rsidRPr="007A06F5">
        <w:rPr>
          <w:rFonts w:ascii="Times New Roman" w:eastAsia="Times New Roman" w:hAnsi="Times New Roman" w:cs="Times New Roman"/>
          <w:sz w:val="24"/>
          <w:szCs w:val="24"/>
          <w:lang w:val="la-Latn" w:eastAsia="de-DE"/>
        </w:rPr>
        <w:t>debere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primo necessarium iudicavimus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quicquid in</w:t>
      </w:r>
      <w:r w:rsidR="002D3ABC" w:rsidRPr="007A06F5">
        <w:rPr>
          <w:rFonts w:ascii="Times New Roman" w:eastAsia="Times New Roman" w:hAnsi="Times New Roman" w:cs="Times New Roman"/>
          <w:sz w:val="24"/>
          <w:szCs w:val="24"/>
          <w:lang w:val="la-Latn" w:eastAsia="de-DE"/>
        </w:rPr>
        <w:t xml:space="preserve"> nobis reprehensibile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sacris </w:t>
      </w:r>
      <w:r w:rsidR="005D4CF5" w:rsidRPr="007A06F5">
        <w:rPr>
          <w:rFonts w:ascii="Times New Roman" w:eastAsia="Times New Roman" w:hAnsi="Times New Roman" w:cs="Times New Roman"/>
          <w:sz w:val="24"/>
          <w:szCs w:val="24"/>
          <w:lang w:val="la-Latn" w:eastAsia="de-DE"/>
        </w:rPr>
        <w:t>que ministeriis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quibus indigni mancipamur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inconven</w:t>
      </w:r>
      <w:r w:rsidR="002D3ABC" w:rsidRPr="007A06F5">
        <w:rPr>
          <w:rFonts w:ascii="Times New Roman" w:eastAsia="Times New Roman" w:hAnsi="Times New Roman" w:cs="Times New Roman"/>
          <w:sz w:val="24"/>
          <w:szCs w:val="24"/>
          <w:lang w:val="la-Latn" w:eastAsia="de-DE"/>
        </w:rPr>
        <w:t xml:space="preserve">iens et indecens contrariumque </w:t>
      </w:r>
      <w:r w:rsidR="005D4CF5" w:rsidRPr="007A06F5">
        <w:rPr>
          <w:rFonts w:ascii="Times New Roman" w:eastAsia="Times New Roman" w:hAnsi="Times New Roman" w:cs="Times New Roman"/>
          <w:sz w:val="24"/>
          <w:szCs w:val="24"/>
          <w:lang w:val="la-Latn" w:eastAsia="de-DE"/>
        </w:rPr>
        <w:t>videbatur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toto adnisu Domino opem ferente corrigere</w:t>
      </w:r>
      <w:r w:rsidR="002D3ABC" w:rsidRPr="007A06F5">
        <w:rPr>
          <w:rFonts w:ascii="Times New Roman" w:eastAsia="Times New Roman" w:hAnsi="Times New Roman" w:cs="Times New Roman"/>
          <w:sz w:val="24"/>
          <w:szCs w:val="24"/>
          <w:lang w:val="la-Latn" w:eastAsia="de-DE"/>
        </w:rPr>
        <w:t>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id est in vita nostra et </w:t>
      </w:r>
      <w:r w:rsidR="005D4CF5" w:rsidRPr="007A06F5">
        <w:rPr>
          <w:rFonts w:ascii="Times New Roman" w:eastAsia="Times New Roman" w:hAnsi="Times New Roman" w:cs="Times New Roman"/>
          <w:sz w:val="24"/>
          <w:szCs w:val="24"/>
          <w:lang w:val="la-Latn" w:eastAsia="de-DE"/>
        </w:rPr>
        <w:t xml:space="preserve">doctrina et conversatione et morum probitate et </w:t>
      </w:r>
      <w:r w:rsidR="002D3ABC" w:rsidRPr="007A06F5">
        <w:rPr>
          <w:rFonts w:ascii="Times New Roman" w:eastAsia="Times New Roman" w:hAnsi="Times New Roman" w:cs="Times New Roman"/>
          <w:sz w:val="24"/>
          <w:szCs w:val="24"/>
          <w:lang w:val="la-Latn" w:eastAsia="de-DE"/>
        </w:rPr>
        <w:t xml:space="preserve">studio predicationis et in con </w:t>
      </w:r>
      <w:r w:rsidR="005D4CF5" w:rsidRPr="007A06F5">
        <w:rPr>
          <w:rFonts w:ascii="Times New Roman" w:eastAsia="Times New Roman" w:hAnsi="Times New Roman" w:cs="Times New Roman"/>
          <w:sz w:val="24"/>
          <w:szCs w:val="24"/>
          <w:lang w:val="la-Latn" w:eastAsia="de-DE"/>
        </w:rPr>
        <w:t xml:space="preserve">sacerdotum et ministrorum subiectorumque nostrorum </w:t>
      </w:r>
      <w:r w:rsidR="002D3ABC" w:rsidRPr="007A06F5">
        <w:rPr>
          <w:rFonts w:ascii="Times New Roman" w:eastAsia="Times New Roman" w:hAnsi="Times New Roman" w:cs="Times New Roman"/>
          <w:sz w:val="24"/>
          <w:szCs w:val="24"/>
          <w:lang w:val="la-Latn" w:eastAsia="de-DE"/>
        </w:rPr>
        <w:t>correctione diligentiorem dein</w:t>
      </w:r>
      <w:r w:rsidR="005D4CF5" w:rsidRPr="007A06F5">
        <w:rPr>
          <w:rFonts w:ascii="Times New Roman" w:eastAsia="Times New Roman" w:hAnsi="Times New Roman" w:cs="Times New Roman"/>
          <w:sz w:val="24"/>
          <w:szCs w:val="24"/>
          <w:lang w:val="la-Latn" w:eastAsia="de-DE"/>
        </w:rPr>
        <w:t>ceps cum omni studio et sollicitudine curam et providentiam a</w:t>
      </w:r>
      <w:r w:rsidR="002D3ABC" w:rsidRPr="007A06F5">
        <w:rPr>
          <w:rFonts w:ascii="Times New Roman" w:eastAsia="Times New Roman" w:hAnsi="Times New Roman" w:cs="Times New Roman"/>
          <w:sz w:val="24"/>
          <w:szCs w:val="24"/>
          <w:lang w:val="la-Latn" w:eastAsia="de-DE"/>
        </w:rPr>
        <w:t>dhiberemus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ut nos </w:t>
      </w:r>
      <w:r w:rsidR="005D4CF5" w:rsidRPr="007A06F5">
        <w:rPr>
          <w:rFonts w:ascii="Times New Roman" w:eastAsia="Times New Roman" w:hAnsi="Times New Roman" w:cs="Times New Roman"/>
          <w:sz w:val="24"/>
          <w:szCs w:val="24"/>
          <w:lang w:val="la-Latn" w:eastAsia="de-DE"/>
        </w:rPr>
        <w:t>non tantum in mundanis cupiditatibus et curis et sollicitud</w:t>
      </w:r>
      <w:r w:rsidR="002D3ABC" w:rsidRPr="007A06F5">
        <w:rPr>
          <w:rFonts w:ascii="Times New Roman" w:eastAsia="Times New Roman" w:hAnsi="Times New Roman" w:cs="Times New Roman"/>
          <w:sz w:val="24"/>
          <w:szCs w:val="24"/>
          <w:lang w:val="la-Latn" w:eastAsia="de-DE"/>
        </w:rPr>
        <w:t>inibus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sed potius in divinis </w:t>
      </w:r>
      <w:r w:rsidR="005D4CF5" w:rsidRPr="007A06F5">
        <w:rPr>
          <w:rFonts w:ascii="Times New Roman" w:eastAsia="Times New Roman" w:hAnsi="Times New Roman" w:cs="Times New Roman"/>
          <w:sz w:val="24"/>
          <w:szCs w:val="24"/>
          <w:lang w:val="la-Latn" w:eastAsia="de-DE"/>
        </w:rPr>
        <w:t>officiis inplicaremus et in scolis habendis et in educand</w:t>
      </w:r>
      <w:r w:rsidR="002D3ABC" w:rsidRPr="007A06F5">
        <w:rPr>
          <w:rFonts w:ascii="Times New Roman" w:eastAsia="Times New Roman" w:hAnsi="Times New Roman" w:cs="Times New Roman"/>
          <w:sz w:val="24"/>
          <w:szCs w:val="24"/>
          <w:lang w:val="la-Latn" w:eastAsia="de-DE"/>
        </w:rPr>
        <w:t xml:space="preserve">is militibus sanctae aecclesie </w:t>
      </w:r>
      <w:r w:rsidR="005D4CF5" w:rsidRPr="007A06F5">
        <w:rPr>
          <w:rFonts w:ascii="Times New Roman" w:eastAsia="Times New Roman" w:hAnsi="Times New Roman" w:cs="Times New Roman"/>
          <w:sz w:val="24"/>
          <w:szCs w:val="24"/>
          <w:lang w:val="la-Latn" w:eastAsia="de-DE"/>
        </w:rPr>
        <w:t>operam daremus 65</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quae nos Deo miserante in omnibus </w:t>
      </w:r>
      <w:r w:rsidR="002D3ABC" w:rsidRPr="007A06F5">
        <w:rPr>
          <w:rFonts w:ascii="Times New Roman" w:eastAsia="Times New Roman" w:hAnsi="Times New Roman" w:cs="Times New Roman"/>
          <w:sz w:val="24"/>
          <w:szCs w:val="24"/>
          <w:lang w:val="la-Latn" w:eastAsia="de-DE"/>
        </w:rPr>
        <w:t>pro viribus imitari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exercere </w:t>
      </w:r>
      <w:r w:rsidR="005D4CF5" w:rsidRPr="007A06F5">
        <w:rPr>
          <w:rFonts w:ascii="Times New Roman" w:eastAsia="Times New Roman" w:hAnsi="Times New Roman" w:cs="Times New Roman"/>
          <w:sz w:val="24"/>
          <w:szCs w:val="24"/>
          <w:lang w:val="la-Latn" w:eastAsia="de-DE"/>
        </w:rPr>
        <w:t>ad nostram universorum salutem cupimus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quant</w:t>
      </w:r>
      <w:r w:rsidR="002D3ABC" w:rsidRPr="007A06F5">
        <w:rPr>
          <w:rFonts w:ascii="Times New Roman" w:eastAsia="Times New Roman" w:hAnsi="Times New Roman" w:cs="Times New Roman"/>
          <w:sz w:val="24"/>
          <w:szCs w:val="24"/>
          <w:lang w:val="la-Latn" w:eastAsia="de-DE"/>
        </w:rPr>
        <w:t xml:space="preserve">um nobis divina favente gratia </w:t>
      </w:r>
      <w:r w:rsidR="005D4CF5" w:rsidRPr="007A06F5">
        <w:rPr>
          <w:rFonts w:ascii="Times New Roman" w:eastAsia="Times New Roman" w:hAnsi="Times New Roman" w:cs="Times New Roman"/>
          <w:sz w:val="24"/>
          <w:szCs w:val="24"/>
          <w:lang w:val="la-Latn" w:eastAsia="de-DE"/>
        </w:rPr>
        <w:t>sacerdotalis libertas et optatum otium adtributum fuerit</w:t>
      </w:r>
      <w:r w:rsidR="009B2994" w:rsidRPr="007A06F5">
        <w:rPr>
          <w:rFonts w:ascii="Times New Roman" w:eastAsia="Times New Roman" w:hAnsi="Times New Roman" w:cs="Times New Roman"/>
          <w:sz w:val="24"/>
          <w:szCs w:val="24"/>
          <w:lang w:val="la-Latn" w:eastAsia="de-DE"/>
        </w:rPr>
        <w:t xml:space="preserve">. </w:t>
      </w:r>
    </w:p>
    <w:p w14:paraId="760BA1BF" w14:textId="0820006F"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20</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Cap</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XVII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Nam et in statutis conv</w:t>
      </w:r>
      <w:r w:rsidR="002D3ABC" w:rsidRPr="007A06F5">
        <w:rPr>
          <w:rFonts w:ascii="Times New Roman" w:eastAsia="Times New Roman" w:hAnsi="Times New Roman" w:cs="Times New Roman"/>
          <w:sz w:val="24"/>
          <w:szCs w:val="24"/>
          <w:lang w:val="la-Latn" w:eastAsia="de-DE"/>
        </w:rPr>
        <w:t xml:space="preserve">entibus primo omnium pari voto </w:t>
      </w:r>
      <w:r w:rsidR="005D4CF5" w:rsidRPr="007A06F5">
        <w:rPr>
          <w:rFonts w:ascii="Times New Roman" w:eastAsia="Times New Roman" w:hAnsi="Times New Roman" w:cs="Times New Roman"/>
          <w:sz w:val="24"/>
          <w:szCs w:val="24"/>
          <w:lang w:val="la-Latn" w:eastAsia="de-DE"/>
        </w:rPr>
        <w:t>parique consensu decrevimus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unusquisque nost</w:t>
      </w:r>
      <w:r w:rsidR="002D3ABC" w:rsidRPr="007A06F5">
        <w:rPr>
          <w:rFonts w:ascii="Times New Roman" w:eastAsia="Times New Roman" w:hAnsi="Times New Roman" w:cs="Times New Roman"/>
          <w:sz w:val="24"/>
          <w:szCs w:val="24"/>
          <w:lang w:val="la-Latn" w:eastAsia="de-DE"/>
        </w:rPr>
        <w:t xml:space="preserve">rum in parrochia sua dictis et </w:t>
      </w:r>
      <w:r w:rsidR="005D4CF5" w:rsidRPr="007A06F5">
        <w:rPr>
          <w:rFonts w:ascii="Times New Roman" w:eastAsia="Times New Roman" w:hAnsi="Times New Roman" w:cs="Times New Roman"/>
          <w:sz w:val="24"/>
          <w:szCs w:val="24"/>
          <w:lang w:val="la-Latn" w:eastAsia="de-DE"/>
        </w:rPr>
        <w:t>exemplis plebes sibi subiectas ad meliora incitare s</w:t>
      </w:r>
      <w:r w:rsidR="002D3ABC" w:rsidRPr="007A06F5">
        <w:rPr>
          <w:rFonts w:ascii="Times New Roman" w:eastAsia="Times New Roman" w:hAnsi="Times New Roman" w:cs="Times New Roman"/>
          <w:sz w:val="24"/>
          <w:szCs w:val="24"/>
          <w:lang w:val="la-Latn" w:eastAsia="de-DE"/>
        </w:rPr>
        <w:t>tuderet easque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se a malis </w:t>
      </w:r>
      <w:r w:rsidR="005D4CF5" w:rsidRPr="007A06F5">
        <w:rPr>
          <w:rFonts w:ascii="Times New Roman" w:eastAsia="Times New Roman" w:hAnsi="Times New Roman" w:cs="Times New Roman"/>
          <w:sz w:val="24"/>
          <w:szCs w:val="24"/>
          <w:lang w:val="la-Latn" w:eastAsia="de-DE"/>
        </w:rPr>
        <w:t>cohiberent et ad Deum ex toto corde converterent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sol</w:t>
      </w:r>
      <w:r w:rsidR="002D3ABC" w:rsidRPr="007A06F5">
        <w:rPr>
          <w:rFonts w:ascii="Times New Roman" w:eastAsia="Times New Roman" w:hAnsi="Times New Roman" w:cs="Times New Roman"/>
          <w:sz w:val="24"/>
          <w:szCs w:val="24"/>
          <w:lang w:val="la-Latn" w:eastAsia="de-DE"/>
        </w:rPr>
        <w:t>licite admoneret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Deum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quem </w:t>
      </w:r>
      <w:r w:rsidR="005D4CF5" w:rsidRPr="007A06F5">
        <w:rPr>
          <w:rFonts w:ascii="Times New Roman" w:eastAsia="Times New Roman" w:hAnsi="Times New Roman" w:cs="Times New Roman"/>
          <w:sz w:val="24"/>
          <w:szCs w:val="24"/>
          <w:lang w:val="la-Latn" w:eastAsia="de-DE"/>
        </w:rPr>
        <w:t>peccando sibi iratum fecerant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digna penitentiae satis</w:t>
      </w:r>
      <w:r w:rsidR="002D3ABC" w:rsidRPr="007A06F5">
        <w:rPr>
          <w:rFonts w:ascii="Times New Roman" w:eastAsia="Times New Roman" w:hAnsi="Times New Roman" w:cs="Times New Roman"/>
          <w:sz w:val="24"/>
          <w:szCs w:val="24"/>
          <w:lang w:val="la-Latn" w:eastAsia="de-DE"/>
        </w:rPr>
        <w:t>factione et elemosinarum largi</w:t>
      </w:r>
      <w:r w:rsidR="005D4CF5" w:rsidRPr="007A06F5">
        <w:rPr>
          <w:rFonts w:ascii="Times New Roman" w:eastAsia="Times New Roman" w:hAnsi="Times New Roman" w:cs="Times New Roman"/>
          <w:sz w:val="24"/>
          <w:szCs w:val="24"/>
          <w:lang w:val="la-Latn" w:eastAsia="de-DE"/>
        </w:rPr>
        <w:t>tione sibi placabilem facere satagerent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necnon et pro vita piissimorum Deoque amabilium imperatorum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coniugum proliumque eorum incolomitate imperiique sibi commissi stabilitate Dei inmensam misericordiam </w:t>
      </w:r>
      <w:r w:rsidR="002D3ABC" w:rsidRPr="007A06F5">
        <w:rPr>
          <w:rFonts w:ascii="Times New Roman" w:eastAsia="Times New Roman" w:hAnsi="Times New Roman" w:cs="Times New Roman"/>
          <w:sz w:val="24"/>
          <w:szCs w:val="24"/>
          <w:lang w:val="la-Latn" w:eastAsia="de-DE"/>
        </w:rPr>
        <w:t>cernuis precibus implorarent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Post haec visum nobis fuit ea capitula hic inse</w:t>
      </w:r>
      <w:r w:rsidR="002D3ABC" w:rsidRPr="007A06F5">
        <w:rPr>
          <w:rFonts w:ascii="Times New Roman" w:eastAsia="Times New Roman" w:hAnsi="Times New Roman" w:cs="Times New Roman"/>
          <w:sz w:val="24"/>
          <w:szCs w:val="24"/>
          <w:lang w:val="la-Latn" w:eastAsia="de-DE"/>
        </w:rPr>
        <w:t>rere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quae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domno imperatori </w:t>
      </w:r>
      <w:r w:rsidR="005D4CF5" w:rsidRPr="007A06F5">
        <w:rPr>
          <w:rFonts w:ascii="Times New Roman" w:eastAsia="Times New Roman" w:hAnsi="Times New Roman" w:cs="Times New Roman"/>
          <w:sz w:val="24"/>
          <w:szCs w:val="24"/>
          <w:lang w:val="la-Latn" w:eastAsia="de-DE"/>
        </w:rPr>
        <w:t>petitionis gratia pernecessarium offerenda iudicavimus</w:t>
      </w:r>
      <w:r w:rsidR="009B2994" w:rsidRPr="007A06F5">
        <w:rPr>
          <w:rFonts w:ascii="Times New Roman" w:eastAsia="Times New Roman" w:hAnsi="Times New Roman" w:cs="Times New Roman"/>
          <w:sz w:val="24"/>
          <w:szCs w:val="24"/>
          <w:lang w:val="la-Latn" w:eastAsia="de-DE"/>
        </w:rPr>
        <w:t xml:space="preserve">. </w:t>
      </w:r>
    </w:p>
    <w:p w14:paraId="3749018A" w14:textId="7C39E348" w:rsidR="005D4CF5" w:rsidRPr="007A06F5" w:rsidRDefault="005D4CF5"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lang w:val="la-Latn" w:eastAsia="de-DE"/>
        </w:rPr>
        <w:t>Petitio</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p>
    <w:p w14:paraId="0D9D1624" w14:textId="2556BE9F"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21</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Petimus humiliter vestram excellentiam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per vos filii et proceres </w:t>
      </w:r>
      <w:r w:rsidR="005D4CF5" w:rsidRPr="007A06F5">
        <w:rPr>
          <w:rFonts w:ascii="Times New Roman" w:eastAsia="Times New Roman" w:hAnsi="Times New Roman" w:cs="Times New Roman"/>
          <w:sz w:val="24"/>
          <w:szCs w:val="24"/>
          <w:lang w:val="la-Latn" w:eastAsia="de-DE"/>
        </w:rPr>
        <w:t>vestri nomen</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potestatem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vigorem et dignitatem sac</w:t>
      </w:r>
      <w:r w:rsidR="002D3ABC" w:rsidRPr="007A06F5">
        <w:rPr>
          <w:rFonts w:ascii="Times New Roman" w:eastAsia="Times New Roman" w:hAnsi="Times New Roman" w:cs="Times New Roman"/>
          <w:sz w:val="24"/>
          <w:szCs w:val="24"/>
          <w:lang w:val="la-Latn" w:eastAsia="de-DE"/>
        </w:rPr>
        <w:t>erdotalem cognoscant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Quod ex </w:t>
      </w:r>
      <w:r w:rsidR="005D4CF5" w:rsidRPr="007A06F5">
        <w:rPr>
          <w:rFonts w:ascii="Times New Roman" w:eastAsia="Times New Roman" w:hAnsi="Times New Roman" w:cs="Times New Roman"/>
          <w:sz w:val="24"/>
          <w:szCs w:val="24"/>
          <w:lang w:val="la-Latn" w:eastAsia="de-DE"/>
        </w:rPr>
        <w:t>verbis Domini facile intellegere possunt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quibus bea</w:t>
      </w:r>
      <w:r w:rsidR="002D3ABC" w:rsidRPr="007A06F5">
        <w:rPr>
          <w:rFonts w:ascii="Times New Roman" w:eastAsia="Times New Roman" w:hAnsi="Times New Roman" w:cs="Times New Roman"/>
          <w:sz w:val="24"/>
          <w:szCs w:val="24"/>
          <w:lang w:val="la-Latn" w:eastAsia="de-DE"/>
        </w:rPr>
        <w:t>to Petro</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cuius vicem indigni</w:t>
      </w:r>
      <w:r w:rsidR="005D4CF5" w:rsidRPr="007A06F5">
        <w:rPr>
          <w:rFonts w:ascii="Times New Roman" w:eastAsia="Times New Roman" w:hAnsi="Times New Roman" w:cs="Times New Roman"/>
          <w:sz w:val="24"/>
          <w:szCs w:val="24"/>
          <w:lang w:val="la-Latn" w:eastAsia="de-DE"/>
        </w:rPr>
        <w:t>gerimus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ait</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Quodcumque ligaveris super terram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erun</w:t>
      </w:r>
      <w:r w:rsidR="002D3ABC" w:rsidRPr="007A06F5">
        <w:rPr>
          <w:rFonts w:ascii="Times New Roman" w:eastAsia="Times New Roman" w:hAnsi="Times New Roman" w:cs="Times New Roman"/>
          <w:sz w:val="24"/>
          <w:szCs w:val="24"/>
          <w:lang w:val="la-Latn" w:eastAsia="de-DE"/>
        </w:rPr>
        <w:t>t ligata et in caelo</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et quod</w:t>
      </w:r>
      <w:r w:rsidR="005D4CF5" w:rsidRPr="007A06F5">
        <w:rPr>
          <w:rFonts w:ascii="Times New Roman" w:eastAsia="Times New Roman" w:hAnsi="Times New Roman" w:cs="Times New Roman"/>
          <w:sz w:val="24"/>
          <w:szCs w:val="24"/>
          <w:lang w:val="la-Latn" w:eastAsia="de-DE"/>
        </w:rPr>
        <w:t>cumque solveris super terram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erunt soluta et in caelo '; e</w:t>
      </w:r>
      <w:r w:rsidR="002D3ABC" w:rsidRPr="007A06F5">
        <w:rPr>
          <w:rFonts w:ascii="Times New Roman" w:eastAsia="Times New Roman" w:hAnsi="Times New Roman" w:cs="Times New Roman"/>
          <w:sz w:val="24"/>
          <w:szCs w:val="24"/>
          <w:lang w:val="la-Latn" w:eastAsia="de-DE"/>
        </w:rPr>
        <w:t xml:space="preserve">t alibi discipulis generaliter </w:t>
      </w:r>
      <w:r w:rsidR="005D4CF5" w:rsidRPr="007A06F5">
        <w:rPr>
          <w:rFonts w:ascii="Times New Roman" w:eastAsia="Times New Roman" w:hAnsi="Times New Roman" w:cs="Times New Roman"/>
          <w:sz w:val="24"/>
          <w:szCs w:val="24"/>
          <w:lang w:val="la-Latn" w:eastAsia="de-DE"/>
        </w:rPr>
        <w:t>dicit</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'Accipite Spiritum sanctum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Quorum remiseritis </w:t>
      </w:r>
      <w:r w:rsidR="002D3ABC" w:rsidRPr="007A06F5">
        <w:rPr>
          <w:rFonts w:ascii="Times New Roman" w:eastAsia="Times New Roman" w:hAnsi="Times New Roman" w:cs="Times New Roman"/>
          <w:sz w:val="24"/>
          <w:szCs w:val="24"/>
          <w:lang w:val="la-Latn" w:eastAsia="de-DE"/>
        </w:rPr>
        <w:t>peccata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remittentur eis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w:t>
      </w:r>
      <w:r w:rsidR="005D4CF5" w:rsidRPr="007A06F5">
        <w:rPr>
          <w:rFonts w:ascii="Times New Roman" w:eastAsia="Times New Roman" w:hAnsi="Times New Roman" w:cs="Times New Roman"/>
          <w:sz w:val="24"/>
          <w:szCs w:val="24"/>
          <w:lang w:val="la-Latn" w:eastAsia="de-DE"/>
        </w:rPr>
        <w:t>quorum retinueritis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retenta sunt'. </w:t>
      </w:r>
    </w:p>
    <w:p w14:paraId="286B6D28" w14:textId="47BE20C4" w:rsidR="005D4CF5" w:rsidRPr="007A06F5" w:rsidRDefault="00E63196"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lastRenderedPageBreak/>
        <w:t>(</w:t>
      </w:r>
      <w:r w:rsidR="005D4CF5" w:rsidRPr="007A06F5">
        <w:rPr>
          <w:rFonts w:ascii="Times New Roman" w:eastAsia="Times New Roman" w:hAnsi="Times New Roman" w:cs="Times New Roman"/>
          <w:sz w:val="24"/>
          <w:szCs w:val="24"/>
          <w:lang w:val="la-Latn" w:eastAsia="de-DE"/>
        </w:rPr>
        <w:t>22</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Illud etiam ad exemplum reducendum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in Ecclesiastica historia Constantinus imperator episcopis ait</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Deus '</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inquit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 constituit vos sacer </w:t>
      </w:r>
      <w:r w:rsidR="005D4CF5" w:rsidRPr="007A06F5">
        <w:rPr>
          <w:rFonts w:ascii="Times New Roman" w:hAnsi="Times New Roman" w:cs="Times New Roman"/>
          <w:lang w:val="la-Latn"/>
        </w:rPr>
        <w:t>/ dotes et potestatem vobis dedit de nobis quoque iudican</w:t>
      </w:r>
      <w:r w:rsidR="002D3ABC" w:rsidRPr="007A06F5">
        <w:rPr>
          <w:rFonts w:ascii="Times New Roman" w:hAnsi="Times New Roman" w:cs="Times New Roman"/>
          <w:lang w:val="la-Latn"/>
        </w:rPr>
        <w:t>di</w:t>
      </w:r>
      <w:r w:rsidR="009B2994" w:rsidRPr="007A06F5">
        <w:rPr>
          <w:rFonts w:ascii="Times New Roman" w:hAnsi="Times New Roman" w:cs="Times New Roman"/>
          <w:lang w:val="la-Latn"/>
        </w:rPr>
        <w:t xml:space="preserve">, </w:t>
      </w:r>
      <w:r w:rsidR="002D3ABC" w:rsidRPr="007A06F5">
        <w:rPr>
          <w:rFonts w:ascii="Times New Roman" w:hAnsi="Times New Roman" w:cs="Times New Roman"/>
          <w:lang w:val="la-Latn"/>
        </w:rPr>
        <w:t xml:space="preserve">et ideo nos a vobis recte </w:t>
      </w:r>
      <w:r w:rsidR="005D4CF5" w:rsidRPr="007A06F5">
        <w:rPr>
          <w:rFonts w:ascii="Times New Roman" w:eastAsia="Times New Roman" w:hAnsi="Times New Roman" w:cs="Times New Roman"/>
          <w:sz w:val="24"/>
          <w:szCs w:val="24"/>
          <w:lang w:val="la-Latn" w:eastAsia="de-DE"/>
        </w:rPr>
        <w:t>iudicamur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vos autem non potestis ab hominibus iudi</w:t>
      </w:r>
      <w:r w:rsidR="002D3ABC" w:rsidRPr="007A06F5">
        <w:rPr>
          <w:rFonts w:ascii="Times New Roman" w:eastAsia="Times New Roman" w:hAnsi="Times New Roman" w:cs="Times New Roman"/>
          <w:sz w:val="24"/>
          <w:szCs w:val="24"/>
          <w:lang w:val="la-Latn" w:eastAsia="de-DE"/>
        </w:rPr>
        <w:t>cari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propter quod Dei solius </w:t>
      </w:r>
      <w:r w:rsidR="005D4CF5" w:rsidRPr="007A06F5">
        <w:rPr>
          <w:rFonts w:ascii="Times New Roman" w:eastAsia="Times New Roman" w:hAnsi="Times New Roman" w:cs="Times New Roman"/>
          <w:sz w:val="24"/>
          <w:szCs w:val="24"/>
          <w:lang w:val="la-Latn" w:eastAsia="de-DE"/>
        </w:rPr>
        <w:t>inter vos expectate iuditium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vestra iurgia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w:t>
      </w:r>
      <w:r w:rsidR="002D3ABC" w:rsidRPr="007A06F5">
        <w:rPr>
          <w:rFonts w:ascii="Times New Roman" w:eastAsia="Times New Roman" w:hAnsi="Times New Roman" w:cs="Times New Roman"/>
          <w:sz w:val="24"/>
          <w:szCs w:val="24"/>
          <w:lang w:val="la-Latn" w:eastAsia="de-DE"/>
        </w:rPr>
        <w:t>cumque sunt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ad illud divinum </w:t>
      </w:r>
      <w:r w:rsidR="005D4CF5" w:rsidRPr="007A06F5">
        <w:rPr>
          <w:rFonts w:ascii="Times New Roman" w:eastAsia="Times New Roman" w:hAnsi="Times New Roman" w:cs="Times New Roman"/>
          <w:sz w:val="24"/>
          <w:szCs w:val="24"/>
          <w:lang w:val="la-Latn" w:eastAsia="de-DE"/>
        </w:rPr>
        <w:t>reserventur examen</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Vos etenim nobis a Deo dati </w:t>
      </w:r>
      <w:r w:rsidR="002D3ABC" w:rsidRPr="007A06F5">
        <w:rPr>
          <w:rFonts w:ascii="Times New Roman" w:eastAsia="Times New Roman" w:hAnsi="Times New Roman" w:cs="Times New Roman"/>
          <w:sz w:val="24"/>
          <w:szCs w:val="24"/>
          <w:lang w:val="la-Latn" w:eastAsia="de-DE"/>
        </w:rPr>
        <w:t>estis Dei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conveniens non </w:t>
      </w:r>
      <w:r w:rsidR="005D4CF5" w:rsidRPr="007A06F5">
        <w:rPr>
          <w:rFonts w:ascii="Times New Roman" w:eastAsia="Times New Roman" w:hAnsi="Times New Roman" w:cs="Times New Roman"/>
          <w:sz w:val="24"/>
          <w:szCs w:val="24"/>
          <w:lang w:val="la-Latn" w:eastAsia="de-DE"/>
        </w:rPr>
        <w:t>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homo iudicet deos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ille solus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quo scri</w:t>
      </w:r>
      <w:r w:rsidR="002D3ABC" w:rsidRPr="007A06F5">
        <w:rPr>
          <w:rFonts w:ascii="Times New Roman" w:eastAsia="Times New Roman" w:hAnsi="Times New Roman" w:cs="Times New Roman"/>
          <w:sz w:val="24"/>
          <w:szCs w:val="24"/>
          <w:lang w:val="la-Latn" w:eastAsia="de-DE"/>
        </w:rPr>
        <w:t>ptum est</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Deus  stetit in </w:t>
      </w:r>
      <w:r w:rsidR="005D4CF5" w:rsidRPr="007A06F5">
        <w:rPr>
          <w:rFonts w:ascii="Times New Roman" w:eastAsia="Times New Roman" w:hAnsi="Times New Roman" w:cs="Times New Roman"/>
          <w:sz w:val="24"/>
          <w:szCs w:val="24"/>
          <w:lang w:val="la-Latn" w:eastAsia="de-DE"/>
        </w:rPr>
        <w:t>synagoga deorum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medio autem Deus diiudicat</w:t>
      </w:r>
      <w:r w:rsidR="005D4A29" w:rsidRPr="007A06F5">
        <w:rPr>
          <w:rFonts w:ascii="Times New Roman" w:eastAsia="Times New Roman" w:hAnsi="Times New Roman" w:cs="Times New Roman"/>
          <w:sz w:val="24"/>
          <w:szCs w:val="24"/>
          <w:lang w:val="la-Latn" w:eastAsia="de-DE"/>
        </w:rPr>
        <w:t>.</w:t>
      </w:r>
      <w:r w:rsidR="002D3ABC" w:rsidRPr="007A06F5">
        <w:rPr>
          <w:rFonts w:ascii="Times New Roman" w:eastAsia="Times New Roman" w:hAnsi="Times New Roman" w:cs="Times New Roman"/>
          <w:sz w:val="24"/>
          <w:szCs w:val="24"/>
          <w:lang w:val="la-Latn" w:eastAsia="de-DE"/>
        </w:rPr>
        <w:t xml:space="preserve">' Sed et illud ad memoriam </w:t>
      </w:r>
      <w:r w:rsidR="005D4CF5" w:rsidRPr="007A06F5">
        <w:rPr>
          <w:rFonts w:ascii="Times New Roman" w:eastAsia="Times New Roman" w:hAnsi="Times New Roman" w:cs="Times New Roman"/>
          <w:sz w:val="24"/>
          <w:szCs w:val="24"/>
          <w:lang w:val="la-Latn" w:eastAsia="de-DE"/>
        </w:rPr>
        <w:t>reducendum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qualiter beatus Prosper in libro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w:t>
      </w:r>
      <w:r w:rsidR="002D3ABC" w:rsidRPr="007A06F5">
        <w:rPr>
          <w:rFonts w:ascii="Times New Roman" w:eastAsia="Times New Roman" w:hAnsi="Times New Roman" w:cs="Times New Roman"/>
          <w:sz w:val="24"/>
          <w:szCs w:val="24"/>
          <w:lang w:val="la-Latn" w:eastAsia="de-DE"/>
        </w:rPr>
        <w:t xml:space="preserve">em de contemplativa et actuali </w:t>
      </w:r>
      <w:r w:rsidR="005D4CF5" w:rsidRPr="007A06F5">
        <w:rPr>
          <w:rFonts w:ascii="Times New Roman" w:eastAsia="Times New Roman" w:hAnsi="Times New Roman" w:cs="Times New Roman"/>
          <w:sz w:val="24"/>
          <w:szCs w:val="24"/>
          <w:lang w:val="la-Latn" w:eastAsia="de-DE"/>
        </w:rPr>
        <w:t>vita scribit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laudem sacerdotum conprehenderit</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Ipsis e</w:t>
      </w:r>
      <w:r w:rsidR="002D3ABC" w:rsidRPr="007A06F5">
        <w:rPr>
          <w:rFonts w:ascii="Times New Roman" w:eastAsia="Times New Roman" w:hAnsi="Times New Roman" w:cs="Times New Roman"/>
          <w:sz w:val="24"/>
          <w:szCs w:val="24"/>
          <w:lang w:val="la-Latn" w:eastAsia="de-DE"/>
        </w:rPr>
        <w:t>nim ', inquit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 id est sacer </w:t>
      </w:r>
      <w:r w:rsidR="005D4CF5" w:rsidRPr="007A06F5">
        <w:rPr>
          <w:rFonts w:ascii="Times New Roman" w:eastAsia="Times New Roman" w:hAnsi="Times New Roman" w:cs="Times New Roman"/>
          <w:sz w:val="24"/>
          <w:szCs w:val="24"/>
          <w:lang w:val="la-Latn" w:eastAsia="de-DE"/>
        </w:rPr>
        <w:t>dotibus proprie animarum curandarum sollicitudo co</w:t>
      </w:r>
      <w:r w:rsidR="002D3ABC" w:rsidRPr="007A06F5">
        <w:rPr>
          <w:rFonts w:ascii="Times New Roman" w:eastAsia="Times New Roman" w:hAnsi="Times New Roman" w:cs="Times New Roman"/>
          <w:sz w:val="24"/>
          <w:szCs w:val="24"/>
          <w:lang w:val="la-Latn" w:eastAsia="de-DE"/>
        </w:rPr>
        <w:t>mmissa est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pondus populi </w:t>
      </w:r>
      <w:r w:rsidR="005D4CF5" w:rsidRPr="007A06F5">
        <w:rPr>
          <w:rFonts w:ascii="Times New Roman" w:eastAsia="Times New Roman" w:hAnsi="Times New Roman" w:cs="Times New Roman"/>
          <w:sz w:val="24"/>
          <w:szCs w:val="24"/>
          <w:lang w:val="la-Latn" w:eastAsia="de-DE"/>
        </w:rPr>
        <w:t xml:space="preserve">sibi commissi viriliter sustinentes pro peccatis omnium </w:t>
      </w:r>
      <w:r w:rsidR="002D3ABC" w:rsidRPr="007A06F5">
        <w:rPr>
          <w:rFonts w:ascii="Times New Roman" w:eastAsia="Times New Roman" w:hAnsi="Times New Roman" w:cs="Times New Roman"/>
          <w:sz w:val="24"/>
          <w:szCs w:val="24"/>
          <w:lang w:val="la-Latn" w:eastAsia="de-DE"/>
        </w:rPr>
        <w:t xml:space="preserve">velut pro suis infatigabiliter </w:t>
      </w:r>
      <w:r w:rsidR="005D4CF5" w:rsidRPr="007A06F5">
        <w:rPr>
          <w:rFonts w:ascii="Times New Roman" w:eastAsia="Times New Roman" w:hAnsi="Times New Roman" w:cs="Times New Roman"/>
          <w:sz w:val="24"/>
          <w:szCs w:val="24"/>
          <w:lang w:val="la-Latn" w:eastAsia="de-DE"/>
        </w:rPr>
        <w:t>supplicant Deo ac velut quidam Aaron</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incensum contrit</w:t>
      </w:r>
      <w:r w:rsidR="002D3ABC" w:rsidRPr="007A06F5">
        <w:rPr>
          <w:rFonts w:ascii="Times New Roman" w:eastAsia="Times New Roman" w:hAnsi="Times New Roman" w:cs="Times New Roman"/>
          <w:sz w:val="24"/>
          <w:szCs w:val="24"/>
          <w:lang w:val="la-Latn" w:eastAsia="de-DE"/>
        </w:rPr>
        <w:t xml:space="preserve">i cordis et humiliati spiritus </w:t>
      </w:r>
      <w:r w:rsidR="005D4CF5" w:rsidRPr="007A06F5">
        <w:rPr>
          <w:rFonts w:ascii="Times New Roman" w:eastAsia="Times New Roman" w:hAnsi="Times New Roman" w:cs="Times New Roman"/>
          <w:sz w:val="24"/>
          <w:szCs w:val="24"/>
          <w:lang w:val="la-Latn" w:eastAsia="de-DE"/>
        </w:rPr>
        <w:t>offerentes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placatur Deus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avertunt iram futu</w:t>
      </w:r>
      <w:r w:rsidR="002D3ABC" w:rsidRPr="007A06F5">
        <w:rPr>
          <w:rFonts w:ascii="Times New Roman" w:eastAsia="Times New Roman" w:hAnsi="Times New Roman" w:cs="Times New Roman"/>
          <w:sz w:val="24"/>
          <w:szCs w:val="24"/>
          <w:lang w:val="la-Latn" w:eastAsia="de-DE"/>
        </w:rPr>
        <w:t>rae animadversionis a populo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per Dei gratiam fiunt divinae voluntatis indices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ecclesiarum Christi post apo</w:t>
      </w:r>
      <w:r w:rsidR="005D4CF5" w:rsidRPr="007A06F5">
        <w:rPr>
          <w:rFonts w:ascii="Times New Roman" w:eastAsia="Times New Roman" w:hAnsi="Times New Roman" w:cs="Times New Roman"/>
          <w:sz w:val="24"/>
          <w:szCs w:val="24"/>
          <w:lang w:val="la-Latn" w:eastAsia="de-DE"/>
        </w:rPr>
        <w:t>stolos fundatores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fidelis populi duces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veritatis adsertor</w:t>
      </w:r>
      <w:r w:rsidR="002D3ABC" w:rsidRPr="007A06F5">
        <w:rPr>
          <w:rFonts w:ascii="Times New Roman" w:eastAsia="Times New Roman" w:hAnsi="Times New Roman" w:cs="Times New Roman"/>
          <w:sz w:val="24"/>
          <w:szCs w:val="24"/>
          <w:lang w:val="la-Latn" w:eastAsia="de-DE"/>
        </w:rPr>
        <w:t>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pravae doctrinae hostes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omnibus bonis amabiles et mala sibi consciis etiam i</w:t>
      </w:r>
      <w:r w:rsidR="002D3ABC" w:rsidRPr="007A06F5">
        <w:rPr>
          <w:rFonts w:ascii="Times New Roman" w:eastAsia="Times New Roman" w:hAnsi="Times New Roman" w:cs="Times New Roman"/>
          <w:sz w:val="24"/>
          <w:szCs w:val="24"/>
          <w:lang w:val="la-Latn" w:eastAsia="de-DE"/>
        </w:rPr>
        <w:t>pso visu terribiles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vindices </w:t>
      </w:r>
      <w:r w:rsidR="005D4CF5" w:rsidRPr="007A06F5">
        <w:rPr>
          <w:rFonts w:ascii="Times New Roman" w:eastAsia="Times New Roman" w:hAnsi="Times New Roman" w:cs="Times New Roman"/>
          <w:sz w:val="24"/>
          <w:szCs w:val="24"/>
          <w:lang w:val="la-Latn" w:eastAsia="de-DE"/>
        </w:rPr>
        <w:t>oppressorum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patres in fide catholica regeneratorum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predicatores caelestium prae</w:t>
      </w:r>
      <w:r w:rsidR="005D4CF5" w:rsidRPr="007A06F5">
        <w:rPr>
          <w:rFonts w:ascii="Times New Roman" w:eastAsia="Times New Roman" w:hAnsi="Times New Roman" w:cs="Times New Roman"/>
          <w:sz w:val="24"/>
          <w:szCs w:val="24"/>
          <w:lang w:val="la-Latn" w:eastAsia="de-DE"/>
        </w:rPr>
        <w:t>miorum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exempla bonorum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documenta virtutum et forma fid</w:t>
      </w:r>
      <w:r w:rsidR="002D3ABC" w:rsidRPr="007A06F5">
        <w:rPr>
          <w:rFonts w:ascii="Times New Roman" w:eastAsia="Times New Roman" w:hAnsi="Times New Roman" w:cs="Times New Roman"/>
          <w:sz w:val="24"/>
          <w:szCs w:val="24"/>
          <w:lang w:val="la-Latn" w:eastAsia="de-DE"/>
        </w:rPr>
        <w:t>elium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ipsi decus ecclesiae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quibus amplius fulget ecclesia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ipsi columnae firmissima</w:t>
      </w:r>
      <w:r w:rsidR="002D3ABC" w:rsidRPr="007A06F5">
        <w:rPr>
          <w:rFonts w:ascii="Times New Roman" w:eastAsia="Times New Roman" w:hAnsi="Times New Roman" w:cs="Times New Roman"/>
          <w:sz w:val="24"/>
          <w:szCs w:val="24"/>
          <w:lang w:val="la-Latn" w:eastAsia="de-DE"/>
        </w:rPr>
        <w:t>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quibus in Christo fundatis </w:t>
      </w:r>
      <w:r w:rsidR="005D4CF5" w:rsidRPr="007A06F5">
        <w:rPr>
          <w:rFonts w:ascii="Times New Roman" w:eastAsia="Times New Roman" w:hAnsi="Times New Roman" w:cs="Times New Roman"/>
          <w:sz w:val="24"/>
          <w:szCs w:val="24"/>
          <w:lang w:val="la-Latn" w:eastAsia="de-DE"/>
        </w:rPr>
        <w:t>innititur omnis multitudo credentium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ipsi ianuae civitat</w:t>
      </w:r>
      <w:r w:rsidR="002D3ABC" w:rsidRPr="007A06F5">
        <w:rPr>
          <w:rFonts w:ascii="Times New Roman" w:eastAsia="Times New Roman" w:hAnsi="Times New Roman" w:cs="Times New Roman"/>
          <w:sz w:val="24"/>
          <w:szCs w:val="24"/>
          <w:lang w:val="la-Latn" w:eastAsia="de-DE"/>
        </w:rPr>
        <w:t>is aeternae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per quos omnes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credunt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ingrediuntur ad Christum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ipsi ianitores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quibus claves datae sunt regni </w:t>
      </w:r>
      <w:r w:rsidR="005D4CF5" w:rsidRPr="007A06F5">
        <w:rPr>
          <w:rFonts w:ascii="Times New Roman" w:eastAsia="Times New Roman" w:hAnsi="Times New Roman" w:cs="Times New Roman"/>
          <w:sz w:val="24"/>
          <w:szCs w:val="24"/>
          <w:lang w:val="la-Latn" w:eastAsia="de-DE"/>
        </w:rPr>
        <w:t>celorum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ipsi etiam dispensatores regiae domus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quorum </w:t>
      </w:r>
      <w:r w:rsidR="002D3ABC" w:rsidRPr="007A06F5">
        <w:rPr>
          <w:rFonts w:ascii="Times New Roman" w:eastAsia="Times New Roman" w:hAnsi="Times New Roman" w:cs="Times New Roman"/>
          <w:sz w:val="24"/>
          <w:szCs w:val="24"/>
          <w:lang w:val="la-Latn" w:eastAsia="de-DE"/>
        </w:rPr>
        <w:t xml:space="preserve">arbitrio in aula regis aeterni </w:t>
      </w:r>
      <w:r w:rsidR="005D4CF5" w:rsidRPr="007A06F5">
        <w:rPr>
          <w:rFonts w:ascii="Times New Roman" w:eastAsia="Times New Roman" w:hAnsi="Times New Roman" w:cs="Times New Roman"/>
          <w:sz w:val="24"/>
          <w:szCs w:val="24"/>
          <w:lang w:val="la-Latn" w:eastAsia="de-DE"/>
        </w:rPr>
        <w:t>dividuntur gradus et officia singulorum</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Licet enim</w:t>
      </w:r>
      <w:r w:rsidR="002D3ABC" w:rsidRPr="007A06F5">
        <w:rPr>
          <w:rFonts w:ascii="Times New Roman" w:eastAsia="Times New Roman" w:hAnsi="Times New Roman" w:cs="Times New Roman"/>
          <w:sz w:val="24"/>
          <w:szCs w:val="24"/>
          <w:lang w:val="la-Latn" w:eastAsia="de-DE"/>
        </w:rPr>
        <w:t xml:space="preserve"> sanctorum predecedentium sacer</w:t>
      </w:r>
      <w:r w:rsidR="005D4CF5" w:rsidRPr="007A06F5">
        <w:rPr>
          <w:rFonts w:ascii="Times New Roman" w:eastAsia="Times New Roman" w:hAnsi="Times New Roman" w:cs="Times New Roman"/>
          <w:sz w:val="24"/>
          <w:szCs w:val="24"/>
          <w:lang w:val="la-Latn" w:eastAsia="de-DE"/>
        </w:rPr>
        <w:t>dotum vita et meritis longe inferiores simus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id tamen sacrum ministerium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in digni suscepimus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non minoris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atis et dignitatis</w:t>
      </w:r>
      <w:r w:rsidR="002D3ABC" w:rsidRPr="007A06F5">
        <w:rPr>
          <w:rFonts w:ascii="Times New Roman" w:eastAsia="Times New Roman" w:hAnsi="Times New Roman" w:cs="Times New Roman"/>
          <w:sz w:val="24"/>
          <w:szCs w:val="24"/>
          <w:lang w:val="la-Latn" w:eastAsia="de-DE"/>
        </w:rPr>
        <w:t xml:space="preserve"> existit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quamquam tanto </w:t>
      </w:r>
      <w:r w:rsidR="005D4CF5" w:rsidRPr="007A06F5">
        <w:rPr>
          <w:rFonts w:ascii="Times New Roman" w:eastAsia="Times New Roman" w:hAnsi="Times New Roman" w:cs="Times New Roman"/>
          <w:sz w:val="24"/>
          <w:szCs w:val="24"/>
          <w:lang w:val="la-Latn" w:eastAsia="de-DE"/>
        </w:rPr>
        <w:t>ministerio indigni simus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propter illum tamen</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cuius </w:t>
      </w:r>
      <w:r w:rsidR="002D3ABC" w:rsidRPr="007A06F5">
        <w:rPr>
          <w:rFonts w:ascii="Times New Roman" w:eastAsia="Times New Roman" w:hAnsi="Times New Roman" w:cs="Times New Roman"/>
          <w:sz w:val="24"/>
          <w:szCs w:val="24"/>
          <w:lang w:val="la-Latn" w:eastAsia="de-DE"/>
        </w:rPr>
        <w:t>ministerium gerimus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in nobis </w:t>
      </w:r>
      <w:r w:rsidR="005D4CF5" w:rsidRPr="007A06F5">
        <w:rPr>
          <w:rFonts w:ascii="Times New Roman" w:eastAsia="Times New Roman" w:hAnsi="Times New Roman" w:cs="Times New Roman"/>
          <w:sz w:val="24"/>
          <w:szCs w:val="24"/>
          <w:lang w:val="la-Latn" w:eastAsia="de-DE"/>
        </w:rPr>
        <w:t>non contempnendum est</w:t>
      </w:r>
      <w:r w:rsidR="009B2994" w:rsidRPr="007A06F5">
        <w:rPr>
          <w:rFonts w:ascii="Times New Roman" w:eastAsia="Times New Roman" w:hAnsi="Times New Roman" w:cs="Times New Roman"/>
          <w:sz w:val="24"/>
          <w:szCs w:val="24"/>
          <w:lang w:val="la-Latn" w:eastAsia="de-DE"/>
        </w:rPr>
        <w:t xml:space="preserve">. </w:t>
      </w:r>
    </w:p>
    <w:p w14:paraId="78C2A35A" w14:textId="5F10EDEE" w:rsidR="005D4CF5" w:rsidRPr="007A06F5" w:rsidRDefault="00E63196"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23</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Illud etiam specialiter necessarium</w:t>
      </w:r>
      <w:r w:rsidR="002D3ABC" w:rsidRPr="007A06F5">
        <w:rPr>
          <w:rFonts w:ascii="Times New Roman" w:eastAsia="Times New Roman" w:hAnsi="Times New Roman" w:cs="Times New Roman"/>
          <w:sz w:val="24"/>
          <w:szCs w:val="24"/>
          <w:lang w:val="la-Latn" w:eastAsia="de-DE"/>
        </w:rPr>
        <w:t xml:space="preserve"> vestre suggerere pietati duxi</w:t>
      </w:r>
      <w:r w:rsidR="005D4CF5" w:rsidRPr="007A06F5">
        <w:rPr>
          <w:rFonts w:ascii="Times New Roman" w:eastAsia="Times New Roman" w:hAnsi="Times New Roman" w:cs="Times New Roman"/>
          <w:sz w:val="24"/>
          <w:szCs w:val="24"/>
          <w:lang w:val="la-Latn" w:eastAsia="de-DE"/>
        </w:rPr>
        <w:t>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fideles vestri per vos admoneantur et instruantur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quati</w:t>
      </w:r>
      <w:r w:rsidR="002D3ABC" w:rsidRPr="007A06F5">
        <w:rPr>
          <w:rFonts w:ascii="Times New Roman" w:eastAsia="Times New Roman" w:hAnsi="Times New Roman" w:cs="Times New Roman"/>
          <w:sz w:val="24"/>
          <w:szCs w:val="24"/>
          <w:lang w:val="la-Latn" w:eastAsia="de-DE"/>
        </w:rPr>
        <w:t>nus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quando aliquid </w:t>
      </w:r>
      <w:r w:rsidR="005D4CF5" w:rsidRPr="007A06F5">
        <w:rPr>
          <w:rFonts w:ascii="Times New Roman" w:eastAsia="Times New Roman" w:hAnsi="Times New Roman" w:cs="Times New Roman"/>
          <w:sz w:val="24"/>
          <w:szCs w:val="24"/>
          <w:lang w:val="la-Latn" w:eastAsia="de-DE"/>
        </w:rPr>
        <w:t>nobis vestra celsitudo de nostra correctione vel vestra</w:t>
      </w:r>
      <w:r w:rsidR="002D3ABC" w:rsidRPr="007A06F5">
        <w:rPr>
          <w:rFonts w:ascii="Times New Roman" w:eastAsia="Times New Roman" w:hAnsi="Times New Roman" w:cs="Times New Roman"/>
          <w:sz w:val="24"/>
          <w:szCs w:val="24"/>
          <w:lang w:val="la-Latn" w:eastAsia="de-DE"/>
        </w:rPr>
        <w:t xml:space="preserve"> necnon et illorum salute trac </w:t>
      </w:r>
      <w:r w:rsidR="005D4CF5" w:rsidRPr="007A06F5">
        <w:rPr>
          <w:rFonts w:ascii="Times New Roman" w:eastAsia="Times New Roman" w:hAnsi="Times New Roman" w:cs="Times New Roman"/>
          <w:sz w:val="24"/>
          <w:szCs w:val="24"/>
          <w:lang w:val="la-Latn" w:eastAsia="de-DE"/>
        </w:rPr>
        <w:t>tandum committit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non per inanem et falsam su</w:t>
      </w:r>
      <w:r w:rsidR="002D3ABC" w:rsidRPr="007A06F5">
        <w:rPr>
          <w:rFonts w:ascii="Times New Roman" w:eastAsia="Times New Roman" w:hAnsi="Times New Roman" w:cs="Times New Roman"/>
          <w:sz w:val="24"/>
          <w:szCs w:val="24"/>
          <w:lang w:val="la-Latn" w:eastAsia="de-DE"/>
        </w:rPr>
        <w:t xml:space="preserve">spitionem contra nos scandalum </w:t>
      </w:r>
      <w:r w:rsidR="005D4CF5" w:rsidRPr="007A06F5">
        <w:rPr>
          <w:rFonts w:ascii="Times New Roman" w:eastAsia="Times New Roman" w:hAnsi="Times New Roman" w:cs="Times New Roman"/>
          <w:sz w:val="24"/>
          <w:szCs w:val="24"/>
          <w:lang w:val="la-Latn" w:eastAsia="de-DE"/>
        </w:rPr>
        <w:t>sumant et sine causa in nos detrahendo Deum offendant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unde si</w:t>
      </w:r>
      <w:r w:rsidR="002D3ABC" w:rsidRPr="007A06F5">
        <w:rPr>
          <w:rFonts w:ascii="Times New Roman" w:eastAsia="Times New Roman" w:hAnsi="Times New Roman" w:cs="Times New Roman"/>
          <w:sz w:val="24"/>
          <w:szCs w:val="24"/>
          <w:lang w:val="la-Latn" w:eastAsia="de-DE"/>
        </w:rPr>
        <w:t>bi salutem spe</w:t>
      </w:r>
      <w:r w:rsidR="005D4CF5" w:rsidRPr="007A06F5">
        <w:rPr>
          <w:rFonts w:ascii="Times New Roman" w:eastAsia="Times New Roman" w:hAnsi="Times New Roman" w:cs="Times New Roman"/>
          <w:sz w:val="24"/>
          <w:szCs w:val="24"/>
          <w:lang w:val="la-Latn" w:eastAsia="de-DE"/>
        </w:rPr>
        <w:t>rare et adquirere debuerant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culpam incurrant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Quia</w:t>
      </w:r>
      <w:r w:rsidR="002D3ABC" w:rsidRPr="007A06F5">
        <w:rPr>
          <w:rFonts w:ascii="Times New Roman" w:eastAsia="Times New Roman" w:hAnsi="Times New Roman" w:cs="Times New Roman"/>
          <w:sz w:val="24"/>
          <w:szCs w:val="24"/>
          <w:lang w:val="la-Latn" w:eastAsia="de-DE"/>
        </w:rPr>
        <w:t xml:space="preserve"> nos nichil aliud quaerere aut </w:t>
      </w:r>
      <w:r w:rsidR="005D4CF5" w:rsidRPr="007A06F5">
        <w:rPr>
          <w:rFonts w:ascii="Times New Roman" w:eastAsia="Times New Roman" w:hAnsi="Times New Roman" w:cs="Times New Roman"/>
          <w:sz w:val="24"/>
          <w:szCs w:val="24"/>
          <w:lang w:val="la-Latn" w:eastAsia="de-DE"/>
        </w:rPr>
        <w:t>tractare desideramus nec nostri officii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faciamus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nisi quod ad nostrum debitum </w:t>
      </w:r>
      <w:r w:rsidR="005D4CF5" w:rsidRPr="007A06F5">
        <w:rPr>
          <w:rFonts w:ascii="Times New Roman" w:eastAsia="Times New Roman" w:hAnsi="Times New Roman" w:cs="Times New Roman"/>
          <w:sz w:val="24"/>
          <w:szCs w:val="24"/>
          <w:lang w:val="la-Latn" w:eastAsia="de-DE"/>
        </w:rPr>
        <w:t>ministerium et ad illorum salutem pertinet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Et ideo non debemus </w:t>
      </w:r>
      <w:r w:rsidR="002D3ABC" w:rsidRPr="007A06F5">
        <w:rPr>
          <w:rFonts w:ascii="Times New Roman" w:eastAsia="Times New Roman" w:hAnsi="Times New Roman" w:cs="Times New Roman"/>
          <w:sz w:val="24"/>
          <w:szCs w:val="24"/>
          <w:lang w:val="la-Latn" w:eastAsia="de-DE"/>
        </w:rPr>
        <w:t xml:space="preserve">ante tempus per </w:t>
      </w:r>
      <w:r w:rsidR="005D4CF5" w:rsidRPr="007A06F5">
        <w:rPr>
          <w:rFonts w:ascii="Times New Roman" w:eastAsia="Times New Roman" w:hAnsi="Times New Roman" w:cs="Times New Roman"/>
          <w:sz w:val="24"/>
          <w:szCs w:val="24"/>
          <w:lang w:val="la-Latn" w:eastAsia="de-DE"/>
        </w:rPr>
        <w:t>suspitionem iudicari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pacienter expectari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donec ip</w:t>
      </w:r>
      <w:r w:rsidR="002D3ABC" w:rsidRPr="007A06F5">
        <w:rPr>
          <w:rFonts w:ascii="Times New Roman" w:eastAsia="Times New Roman" w:hAnsi="Times New Roman" w:cs="Times New Roman"/>
          <w:sz w:val="24"/>
          <w:szCs w:val="24"/>
          <w:lang w:val="la-Latn" w:eastAsia="de-DE"/>
        </w:rPr>
        <w:t>sa veritas manifestum faciat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utrum magis audiendi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an inprobandi simus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Nos enim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 forte evenerit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aliquid </w:t>
      </w:r>
      <w:r w:rsidR="005D4CF5" w:rsidRPr="007A06F5">
        <w:rPr>
          <w:rFonts w:ascii="Times New Roman" w:eastAsia="Times New Roman" w:hAnsi="Times New Roman" w:cs="Times New Roman"/>
          <w:sz w:val="24"/>
          <w:szCs w:val="24"/>
          <w:lang w:val="la-Latn" w:eastAsia="de-DE"/>
        </w:rPr>
        <w:t>sinistrae opinionis de nobis fama sparserit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Deo nobis opem f</w:t>
      </w:r>
      <w:r w:rsidR="002D3ABC" w:rsidRPr="007A06F5">
        <w:rPr>
          <w:rFonts w:ascii="Times New Roman" w:eastAsia="Times New Roman" w:hAnsi="Times New Roman" w:cs="Times New Roman"/>
          <w:sz w:val="24"/>
          <w:szCs w:val="24"/>
          <w:lang w:val="la-Latn" w:eastAsia="de-DE"/>
        </w:rPr>
        <w:t xml:space="preserve">erente equanimiter </w:t>
      </w:r>
      <w:r w:rsidR="005D4CF5" w:rsidRPr="007A06F5">
        <w:rPr>
          <w:rFonts w:ascii="Times New Roman" w:eastAsia="Times New Roman" w:hAnsi="Times New Roman" w:cs="Times New Roman"/>
          <w:sz w:val="24"/>
          <w:szCs w:val="24"/>
          <w:lang w:val="la-Latn" w:eastAsia="de-DE"/>
        </w:rPr>
        <w:t>tolerare et possumus et debemus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Ipsi vero culpa </w:t>
      </w:r>
      <w:r w:rsidR="002D3ABC" w:rsidRPr="007A06F5">
        <w:rPr>
          <w:rFonts w:ascii="Times New Roman" w:eastAsia="Times New Roman" w:hAnsi="Times New Roman" w:cs="Times New Roman"/>
          <w:sz w:val="24"/>
          <w:szCs w:val="24"/>
          <w:lang w:val="la-Latn" w:eastAsia="de-DE"/>
        </w:rPr>
        <w:t>inmunes esse non possunt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dum </w:t>
      </w:r>
      <w:r w:rsidR="005D4CF5" w:rsidRPr="007A06F5">
        <w:rPr>
          <w:rFonts w:ascii="Times New Roman" w:eastAsia="Times New Roman" w:hAnsi="Times New Roman" w:cs="Times New Roman"/>
          <w:sz w:val="24"/>
          <w:szCs w:val="24"/>
          <w:lang w:val="la-Latn" w:eastAsia="de-DE"/>
        </w:rPr>
        <w:t>patrum et fratrum intentionem sine causa reprehen</w:t>
      </w:r>
      <w:r w:rsidR="002D3ABC" w:rsidRPr="007A06F5">
        <w:rPr>
          <w:rFonts w:ascii="Times New Roman" w:eastAsia="Times New Roman" w:hAnsi="Times New Roman" w:cs="Times New Roman"/>
          <w:sz w:val="24"/>
          <w:szCs w:val="24"/>
          <w:lang w:val="la-Latn" w:eastAsia="de-DE"/>
        </w:rPr>
        <w:t>dere non metuunt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Quoniam hoc </w:t>
      </w:r>
      <w:r w:rsidR="005D4CF5" w:rsidRPr="007A06F5">
        <w:rPr>
          <w:rFonts w:ascii="Times New Roman" w:eastAsia="Times New Roman" w:hAnsi="Times New Roman" w:cs="Times New Roman"/>
          <w:sz w:val="24"/>
          <w:szCs w:val="24"/>
          <w:lang w:val="la-Latn" w:eastAsia="de-DE"/>
        </w:rPr>
        <w:t>summopere laborandum est nobis et vobis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semper inter pastores eclesi</w:t>
      </w:r>
      <w:r w:rsidR="002D3ABC" w:rsidRPr="007A06F5">
        <w:rPr>
          <w:rFonts w:ascii="Times New Roman" w:eastAsia="Times New Roman" w:hAnsi="Times New Roman" w:cs="Times New Roman"/>
          <w:sz w:val="24"/>
          <w:szCs w:val="24"/>
          <w:lang w:val="la-Latn" w:eastAsia="de-DE"/>
        </w:rPr>
        <w:t xml:space="preserve">arum et </w:t>
      </w:r>
      <w:r w:rsidR="005D4CF5" w:rsidRPr="007A06F5">
        <w:rPr>
          <w:rFonts w:ascii="Times New Roman" w:eastAsia="Times New Roman" w:hAnsi="Times New Roman" w:cs="Times New Roman"/>
          <w:sz w:val="24"/>
          <w:szCs w:val="24"/>
          <w:lang w:val="la-Latn" w:eastAsia="de-DE"/>
        </w:rPr>
        <w:t>gregem Christi pax et concordia unanimitasque ser</w:t>
      </w:r>
      <w:r w:rsidR="002D3ABC" w:rsidRPr="007A06F5">
        <w:rPr>
          <w:rFonts w:ascii="Times New Roman" w:eastAsia="Times New Roman" w:hAnsi="Times New Roman" w:cs="Times New Roman"/>
          <w:sz w:val="24"/>
          <w:szCs w:val="24"/>
          <w:lang w:val="la-Latn" w:eastAsia="de-DE"/>
        </w:rPr>
        <w:t>vetur</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nisi enim caritatem et </w:t>
      </w:r>
      <w:r w:rsidR="005D4CF5" w:rsidRPr="007A06F5">
        <w:rPr>
          <w:rFonts w:ascii="Times New Roman" w:eastAsia="Times New Roman" w:hAnsi="Times New Roman" w:cs="Times New Roman"/>
          <w:sz w:val="24"/>
          <w:szCs w:val="24"/>
          <w:lang w:val="la-Latn" w:eastAsia="de-DE"/>
        </w:rPr>
        <w:t>concordiam in invicem habuerint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sicut oporte</w:t>
      </w:r>
      <w:r w:rsidR="002D3ABC"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propitium habere non meren</w:t>
      </w:r>
      <w:r w:rsidR="005D4CF5" w:rsidRPr="007A06F5">
        <w:rPr>
          <w:rFonts w:ascii="Times New Roman" w:eastAsia="Times New Roman" w:hAnsi="Times New Roman" w:cs="Times New Roman"/>
          <w:sz w:val="24"/>
          <w:szCs w:val="24"/>
          <w:lang w:val="la-Latn" w:eastAsia="de-DE"/>
        </w:rPr>
        <w:t>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Quapropter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sicut premissum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cum Deo inspirante vestra pietas de a</w:t>
      </w:r>
      <w:r w:rsidR="002D3ABC" w:rsidRPr="007A06F5">
        <w:rPr>
          <w:rFonts w:ascii="Times New Roman" w:eastAsia="Times New Roman" w:hAnsi="Times New Roman" w:cs="Times New Roman"/>
          <w:sz w:val="24"/>
          <w:szCs w:val="24"/>
          <w:lang w:val="la-Latn" w:eastAsia="de-DE"/>
        </w:rPr>
        <w:t>ecle</w:t>
      </w:r>
      <w:r w:rsidR="005D4CF5" w:rsidRPr="007A06F5">
        <w:rPr>
          <w:rFonts w:ascii="Times New Roman" w:eastAsia="Times New Roman" w:hAnsi="Times New Roman" w:cs="Times New Roman"/>
          <w:sz w:val="24"/>
          <w:szCs w:val="24"/>
          <w:lang w:val="la-Latn" w:eastAsia="de-DE"/>
        </w:rPr>
        <w:t>siastica et communi utilitate aliquid nobis tractare praecipit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non est nobis fas mentiri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quia aliquando veritatem sine gravi periculo ad tempus reticere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numquam tamen </w:t>
      </w:r>
      <w:r w:rsidR="005D4CF5" w:rsidRPr="007A06F5">
        <w:rPr>
          <w:rFonts w:ascii="Times New Roman" w:hAnsi="Times New Roman" w:cs="Times New Roman"/>
          <w:lang w:val="la-Latn"/>
        </w:rPr>
        <w:t>/ interrogati de ipsa veritate sine gravi discrimine possumus mentiri</w:t>
      </w:r>
      <w:r w:rsidR="009B2994" w:rsidRPr="007A06F5">
        <w:rPr>
          <w:rFonts w:ascii="Times New Roman" w:hAnsi="Times New Roman" w:cs="Times New Roman"/>
          <w:lang w:val="la-Latn"/>
        </w:rPr>
        <w:t xml:space="preserve">. </w:t>
      </w:r>
      <w:r w:rsidR="005D4CF5" w:rsidRPr="007A06F5">
        <w:rPr>
          <w:rFonts w:ascii="Times New Roman" w:hAnsi="Times New Roman" w:cs="Times New Roman"/>
          <w:lang w:val="la-Latn"/>
        </w:rPr>
        <w:t>Sed</w:t>
      </w:r>
      <w:r w:rsidR="002D3ABC" w:rsidRPr="007A06F5">
        <w:rPr>
          <w:rFonts w:ascii="Times New Roman" w:hAnsi="Times New Roman" w:cs="Times New Roman"/>
          <w:lang w:val="la-Latn"/>
        </w:rPr>
        <w:t xml:space="preserve"> quia veritas </w:t>
      </w:r>
      <w:r w:rsidR="005D4CF5" w:rsidRPr="007A06F5">
        <w:rPr>
          <w:rFonts w:ascii="Times New Roman" w:eastAsia="Times New Roman" w:hAnsi="Times New Roman" w:cs="Times New Roman"/>
          <w:sz w:val="24"/>
          <w:szCs w:val="24"/>
          <w:lang w:val="la-Latn" w:eastAsia="de-DE"/>
        </w:rPr>
        <w:t xml:space="preserve">sepe odium generat et sermo Dei adversarius a Domino </w:t>
      </w:r>
      <w:r w:rsidR="002D3ABC" w:rsidRPr="007A06F5">
        <w:rPr>
          <w:rFonts w:ascii="Times New Roman" w:eastAsia="Times New Roman" w:hAnsi="Times New Roman" w:cs="Times New Roman"/>
          <w:sz w:val="24"/>
          <w:szCs w:val="24"/>
          <w:lang w:val="la-Latn" w:eastAsia="de-DE"/>
        </w:rPr>
        <w:t>nostris carnalibus voluptati</w:t>
      </w:r>
      <w:r w:rsidR="005D4CF5" w:rsidRPr="007A06F5">
        <w:rPr>
          <w:rFonts w:ascii="Times New Roman" w:eastAsia="Times New Roman" w:hAnsi="Times New Roman" w:cs="Times New Roman"/>
          <w:sz w:val="24"/>
          <w:szCs w:val="24"/>
          <w:lang w:val="la-Latn" w:eastAsia="de-DE"/>
        </w:rPr>
        <w:t>bus describitur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tamen ei in via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id est in presenti vi</w:t>
      </w:r>
      <w:r w:rsidR="002D3ABC" w:rsidRPr="007A06F5">
        <w:rPr>
          <w:rFonts w:ascii="Times New Roman" w:eastAsia="Times New Roman" w:hAnsi="Times New Roman" w:cs="Times New Roman"/>
          <w:sz w:val="24"/>
          <w:szCs w:val="24"/>
          <w:lang w:val="la-Latn" w:eastAsia="de-DE"/>
        </w:rPr>
        <w:t>ta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consentiendum est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Sic</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etiam erga nos agendum est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quotiescumque interrogati ver</w:t>
      </w:r>
      <w:r w:rsidR="002D3ABC" w:rsidRPr="007A06F5">
        <w:rPr>
          <w:rFonts w:ascii="Times New Roman" w:eastAsia="Times New Roman" w:hAnsi="Times New Roman" w:cs="Times New Roman"/>
          <w:sz w:val="24"/>
          <w:szCs w:val="24"/>
          <w:lang w:val="la-Latn" w:eastAsia="de-DE"/>
        </w:rPr>
        <w:t>itatem proferimus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quamquam nonnulli infirmi sine causa scandalizent</w:t>
      </w:r>
      <w:r w:rsidR="002D3ABC" w:rsidRPr="007A06F5">
        <w:rPr>
          <w:rFonts w:ascii="Times New Roman" w:eastAsia="Times New Roman" w:hAnsi="Times New Roman" w:cs="Times New Roman"/>
          <w:sz w:val="24"/>
          <w:szCs w:val="24"/>
          <w:lang w:val="la-Latn" w:eastAsia="de-DE"/>
        </w:rPr>
        <w:t>ur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nobis tamen consentiendum </w:t>
      </w:r>
      <w:r w:rsidR="005D4CF5" w:rsidRPr="007A06F5">
        <w:rPr>
          <w:rFonts w:ascii="Times New Roman" w:eastAsia="Times New Roman" w:hAnsi="Times New Roman" w:cs="Times New Roman"/>
          <w:sz w:val="24"/>
          <w:szCs w:val="24"/>
          <w:lang w:val="la-Latn" w:eastAsia="de-DE"/>
        </w:rPr>
        <w:t>est propter ipsam veritatem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Nam sepe quando vob</w:t>
      </w:r>
      <w:r w:rsidR="002D3ABC" w:rsidRPr="007A06F5">
        <w:rPr>
          <w:rFonts w:ascii="Times New Roman" w:eastAsia="Times New Roman" w:hAnsi="Times New Roman" w:cs="Times New Roman"/>
          <w:sz w:val="24"/>
          <w:szCs w:val="24"/>
          <w:lang w:val="la-Latn" w:eastAsia="de-DE"/>
        </w:rPr>
        <w:t>is suggerimus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fideles qui </w:t>
      </w:r>
      <w:r w:rsidR="005D4CF5" w:rsidRPr="007A06F5">
        <w:rPr>
          <w:rFonts w:ascii="Times New Roman" w:eastAsia="Times New Roman" w:hAnsi="Times New Roman" w:cs="Times New Roman"/>
          <w:sz w:val="24"/>
          <w:szCs w:val="24"/>
          <w:lang w:val="la-Latn" w:eastAsia="de-DE"/>
        </w:rPr>
        <w:t>que res aecclesiarum pie et cum reverentia et timore Dei tractent et c</w:t>
      </w:r>
      <w:r w:rsidR="002D3ABC" w:rsidRPr="007A06F5">
        <w:rPr>
          <w:rFonts w:ascii="Times New Roman" w:eastAsia="Times New Roman" w:hAnsi="Times New Roman" w:cs="Times New Roman"/>
          <w:sz w:val="24"/>
          <w:szCs w:val="24"/>
          <w:lang w:val="la-Latn" w:eastAsia="de-DE"/>
        </w:rPr>
        <w:t xml:space="preserve">ognoscant </w:t>
      </w:r>
      <w:r w:rsidR="005D4CF5" w:rsidRPr="007A06F5">
        <w:rPr>
          <w:rFonts w:ascii="Times New Roman" w:eastAsia="Times New Roman" w:hAnsi="Times New Roman" w:cs="Times New Roman"/>
          <w:sz w:val="24"/>
          <w:szCs w:val="24"/>
          <w:lang w:val="la-Latn" w:eastAsia="de-DE"/>
        </w:rPr>
        <w:t>illas Deo esse dicatas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quatinus sic habeant de illis</w:t>
      </w:r>
      <w:r w:rsidR="002D3ABC" w:rsidRPr="007A06F5">
        <w:rPr>
          <w:rFonts w:ascii="Times New Roman" w:eastAsia="Times New Roman" w:hAnsi="Times New Roman" w:cs="Times New Roman"/>
          <w:sz w:val="24"/>
          <w:szCs w:val="24"/>
          <w:lang w:val="la-Latn" w:eastAsia="de-DE"/>
        </w:rPr>
        <w:t xml:space="preserve"> temporalem profectum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non </w:t>
      </w:r>
      <w:r w:rsidR="005D4CF5" w:rsidRPr="007A06F5">
        <w:rPr>
          <w:rFonts w:ascii="Times New Roman" w:eastAsia="Times New Roman" w:hAnsi="Times New Roman" w:cs="Times New Roman"/>
          <w:sz w:val="24"/>
          <w:szCs w:val="24"/>
          <w:lang w:val="la-Latn" w:eastAsia="de-DE"/>
        </w:rPr>
        <w:t>per ignorantiam et neglegentiam aeternum paciantur</w:t>
      </w:r>
      <w:r w:rsidR="002D3ABC" w:rsidRPr="007A06F5">
        <w:rPr>
          <w:rFonts w:ascii="Times New Roman" w:eastAsia="Times New Roman" w:hAnsi="Times New Roman" w:cs="Times New Roman"/>
          <w:sz w:val="24"/>
          <w:szCs w:val="24"/>
          <w:lang w:val="la-Latn" w:eastAsia="de-DE"/>
        </w:rPr>
        <w:t xml:space="preserve"> detrimentum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lastRenderedPageBreak/>
        <w:t>suspicantur non</w:t>
      </w:r>
      <w:r w:rsidR="005D4CF5" w:rsidRPr="007A06F5">
        <w:rPr>
          <w:rFonts w:ascii="Times New Roman" w:eastAsia="Times New Roman" w:hAnsi="Times New Roman" w:cs="Times New Roman"/>
          <w:sz w:val="24"/>
          <w:szCs w:val="24"/>
          <w:lang w:val="la-Latn" w:eastAsia="de-DE"/>
        </w:rPr>
        <w:t>nulli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nos causa cupiditatis potius hoc admonemus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quam causa salutis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cum </w:t>
      </w:r>
      <w:r w:rsidR="005D4CF5" w:rsidRPr="007A06F5">
        <w:rPr>
          <w:rFonts w:ascii="Times New Roman" w:eastAsia="Times New Roman" w:hAnsi="Times New Roman" w:cs="Times New Roman"/>
          <w:sz w:val="24"/>
          <w:szCs w:val="24"/>
          <w:lang w:val="la-Latn" w:eastAsia="de-DE"/>
        </w:rPr>
        <w:t>nos veraciter nullis rebus sibi conlatis optemus eo</w:t>
      </w:r>
      <w:r w:rsidR="002D3ABC" w:rsidRPr="007A06F5">
        <w:rPr>
          <w:rFonts w:ascii="Times New Roman" w:eastAsia="Times New Roman" w:hAnsi="Times New Roman" w:cs="Times New Roman"/>
          <w:sz w:val="24"/>
          <w:szCs w:val="24"/>
          <w:lang w:val="la-Latn" w:eastAsia="de-DE"/>
        </w:rPr>
        <w:t>s exspoliari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sed magis eorum </w:t>
      </w:r>
      <w:r w:rsidR="005D4CF5" w:rsidRPr="007A06F5">
        <w:rPr>
          <w:rFonts w:ascii="Times New Roman" w:eastAsia="Times New Roman" w:hAnsi="Times New Roman" w:cs="Times New Roman"/>
          <w:sz w:val="24"/>
          <w:szCs w:val="24"/>
          <w:lang w:val="la-Latn" w:eastAsia="de-DE"/>
        </w:rPr>
        <w:t>communi saluti consultum prebere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quia non rerum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m</w:t>
      </w:r>
      <w:r w:rsidR="002D3ABC" w:rsidRPr="007A06F5">
        <w:rPr>
          <w:rFonts w:ascii="Times New Roman" w:eastAsia="Times New Roman" w:hAnsi="Times New Roman" w:cs="Times New Roman"/>
          <w:sz w:val="24"/>
          <w:szCs w:val="24"/>
          <w:lang w:val="la-Latn" w:eastAsia="de-DE"/>
        </w:rPr>
        <w:t>ulti arbitrantur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ambitione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animarum potius delectamur salvatione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adtendentes illud apostoli</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Non</w:t>
      </w:r>
      <w:r w:rsidR="002D3ABC" w:rsidRPr="007A06F5">
        <w:rPr>
          <w:rFonts w:ascii="Times New Roman" w:eastAsia="Times New Roman" w:hAnsi="Times New Roman" w:cs="Times New Roman"/>
          <w:sz w:val="24"/>
          <w:szCs w:val="24"/>
          <w:lang w:val="la-Latn" w:eastAsia="de-DE"/>
        </w:rPr>
        <w:t xml:space="preserve"> enim </w:t>
      </w:r>
      <w:r w:rsidR="005D4CF5" w:rsidRPr="007A06F5">
        <w:rPr>
          <w:rFonts w:ascii="Times New Roman" w:eastAsia="Times New Roman" w:hAnsi="Times New Roman" w:cs="Times New Roman"/>
          <w:sz w:val="24"/>
          <w:szCs w:val="24"/>
          <w:lang w:val="la-Latn" w:eastAsia="de-DE"/>
        </w:rPr>
        <w:t>vestra quaero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vos</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ml:space="preserve">' </w:t>
      </w:r>
    </w:p>
    <w:p w14:paraId="5FC164A3" w14:textId="6244D0AC"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24</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IV</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Cum  </w:t>
      </w:r>
      <w:r w:rsidR="00524CAA">
        <w:rPr>
          <w:rFonts w:ascii="Times New Roman" w:eastAsia="Times New Roman" w:hAnsi="Times New Roman" w:cs="Times New Roman"/>
          <w:sz w:val="24"/>
          <w:szCs w:val="24"/>
          <w:lang w:val="la-Latn" w:eastAsia="de-DE"/>
        </w:rPr>
        <w:t>sacri canon</w:t>
      </w:r>
      <w:r w:rsidR="005D4CF5" w:rsidRPr="007A06F5">
        <w:rPr>
          <w:rFonts w:ascii="Times New Roman" w:eastAsia="Times New Roman" w:hAnsi="Times New Roman" w:cs="Times New Roman"/>
          <w:sz w:val="24"/>
          <w:szCs w:val="24"/>
          <w:lang w:val="la-Latn" w:eastAsia="de-DE"/>
        </w:rPr>
        <w:t>es bis in anno concili</w:t>
      </w:r>
      <w:r w:rsidR="002D3ABC" w:rsidRPr="007A06F5">
        <w:rPr>
          <w:rFonts w:ascii="Times New Roman" w:eastAsia="Times New Roman" w:hAnsi="Times New Roman" w:cs="Times New Roman"/>
          <w:sz w:val="24"/>
          <w:szCs w:val="24"/>
          <w:lang w:val="la-Latn" w:eastAsia="de-DE"/>
        </w:rPr>
        <w:t>a celebrari iubeant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illud </w:t>
      </w:r>
      <w:r w:rsidR="005D4CF5" w:rsidRPr="007A06F5">
        <w:rPr>
          <w:rFonts w:ascii="Times New Roman" w:eastAsia="Times New Roman" w:hAnsi="Times New Roman" w:cs="Times New Roman"/>
          <w:sz w:val="24"/>
          <w:szCs w:val="24"/>
          <w:lang w:val="la-Latn" w:eastAsia="de-DE"/>
        </w:rPr>
        <w:t>obnixe vestram pietatem deposcimus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saltim vel se</w:t>
      </w:r>
      <w:r w:rsidR="002D3ABC" w:rsidRPr="007A06F5">
        <w:rPr>
          <w:rFonts w:ascii="Times New Roman" w:eastAsia="Times New Roman" w:hAnsi="Times New Roman" w:cs="Times New Roman"/>
          <w:sz w:val="24"/>
          <w:szCs w:val="24"/>
          <w:lang w:val="la-Latn" w:eastAsia="de-DE"/>
        </w:rPr>
        <w:t xml:space="preserve">mel in anno libertas opportuni </w:t>
      </w:r>
      <w:r w:rsidR="005D4CF5" w:rsidRPr="007A06F5">
        <w:rPr>
          <w:rFonts w:ascii="Times New Roman" w:eastAsia="Times New Roman" w:hAnsi="Times New Roman" w:cs="Times New Roman"/>
          <w:sz w:val="24"/>
          <w:szCs w:val="24"/>
          <w:lang w:val="la-Latn" w:eastAsia="de-DE"/>
        </w:rPr>
        <w:t>temporis concedatur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 haec ad honorem Dei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2D3ABC" w:rsidRPr="007A06F5">
        <w:rPr>
          <w:rFonts w:ascii="Times New Roman" w:eastAsia="Times New Roman" w:hAnsi="Times New Roman" w:cs="Times New Roman"/>
          <w:sz w:val="24"/>
          <w:szCs w:val="24"/>
          <w:lang w:val="la-Latn" w:eastAsia="de-DE"/>
        </w:rPr>
        <w:t xml:space="preserve">ilitatem sanctae Dei ecclesiae </w:t>
      </w:r>
      <w:r w:rsidR="005D4CF5" w:rsidRPr="007A06F5">
        <w:rPr>
          <w:rFonts w:ascii="Times New Roman" w:eastAsia="Times New Roman" w:hAnsi="Times New Roman" w:cs="Times New Roman"/>
          <w:sz w:val="24"/>
          <w:szCs w:val="24"/>
          <w:lang w:val="la-Latn" w:eastAsia="de-DE"/>
        </w:rPr>
        <w:t>multorumque correctionem congruenter decenterque fie</w:t>
      </w:r>
      <w:r w:rsidR="002D3ABC" w:rsidRPr="007A06F5">
        <w:rPr>
          <w:rFonts w:ascii="Times New Roman" w:eastAsia="Times New Roman" w:hAnsi="Times New Roman" w:cs="Times New Roman"/>
          <w:sz w:val="24"/>
          <w:szCs w:val="24"/>
          <w:lang w:val="la-Latn" w:eastAsia="de-DE"/>
        </w:rPr>
        <w:t>ri possint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Quoniam si haec </w:t>
      </w:r>
      <w:r w:rsidR="005D4CF5" w:rsidRPr="007A06F5">
        <w:rPr>
          <w:rFonts w:ascii="Times New Roman" w:eastAsia="Times New Roman" w:hAnsi="Times New Roman" w:cs="Times New Roman"/>
          <w:sz w:val="24"/>
          <w:szCs w:val="24"/>
          <w:lang w:val="la-Latn" w:eastAsia="de-DE"/>
        </w:rPr>
        <w:t>semel</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dictum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anno per unamquamque pro</w:t>
      </w:r>
      <w:r w:rsidR="002D3ABC" w:rsidRPr="007A06F5">
        <w:rPr>
          <w:rFonts w:ascii="Times New Roman" w:eastAsia="Times New Roman" w:hAnsi="Times New Roman" w:cs="Times New Roman"/>
          <w:sz w:val="24"/>
          <w:szCs w:val="24"/>
          <w:lang w:val="la-Latn" w:eastAsia="de-DE"/>
        </w:rPr>
        <w:t>vinciam celebrata fuerint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w:t>
      </w:r>
      <w:r w:rsidR="005D4CF5" w:rsidRPr="007A06F5">
        <w:rPr>
          <w:rFonts w:ascii="Times New Roman" w:eastAsia="Times New Roman" w:hAnsi="Times New Roman" w:cs="Times New Roman"/>
          <w:sz w:val="24"/>
          <w:szCs w:val="24"/>
          <w:lang w:val="la-Latn" w:eastAsia="de-DE"/>
        </w:rPr>
        <w:t>honor ecclesiasticus ius e ordinis sui obtinebit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i</w:t>
      </w:r>
      <w:r w:rsidR="002D3ABC" w:rsidRPr="007A06F5">
        <w:rPr>
          <w:rFonts w:ascii="Times New Roman" w:eastAsia="Times New Roman" w:hAnsi="Times New Roman" w:cs="Times New Roman"/>
          <w:sz w:val="24"/>
          <w:szCs w:val="24"/>
          <w:lang w:val="la-Latn" w:eastAsia="de-DE"/>
        </w:rPr>
        <w:t xml:space="preserve">npudentia quorundam superborum </w:t>
      </w:r>
      <w:r w:rsidR="005D4CF5" w:rsidRPr="007A06F5">
        <w:rPr>
          <w:rFonts w:ascii="Times New Roman" w:eastAsia="Times New Roman" w:hAnsi="Times New Roman" w:cs="Times New Roman"/>
          <w:sz w:val="24"/>
          <w:szCs w:val="24"/>
          <w:lang w:val="la-Latn" w:eastAsia="de-DE"/>
        </w:rPr>
        <w:t>clericorum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passim quique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 xml:space="preserve">ate canonica </w:t>
      </w:r>
      <w:r w:rsidR="002D3ABC" w:rsidRPr="007A06F5">
        <w:rPr>
          <w:rFonts w:ascii="Times New Roman" w:eastAsia="Times New Roman" w:hAnsi="Times New Roman" w:cs="Times New Roman"/>
          <w:sz w:val="24"/>
          <w:szCs w:val="24"/>
          <w:lang w:val="la-Latn" w:eastAsia="de-DE"/>
        </w:rPr>
        <w:t>calcata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auribus imperialibus </w:t>
      </w:r>
      <w:r w:rsidR="005D4CF5" w:rsidRPr="007A06F5">
        <w:rPr>
          <w:rFonts w:ascii="Times New Roman" w:eastAsia="Times New Roman" w:hAnsi="Times New Roman" w:cs="Times New Roman"/>
          <w:sz w:val="24"/>
          <w:szCs w:val="24"/>
          <w:lang w:val="la-Latn" w:eastAsia="de-DE"/>
        </w:rPr>
        <w:t>molestiam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ingerere non cessabunt</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inpunita</w:t>
      </w:r>
      <w:r w:rsidR="002D3ABC" w:rsidRPr="007A06F5">
        <w:rPr>
          <w:rFonts w:ascii="Times New Roman" w:eastAsia="Times New Roman" w:hAnsi="Times New Roman" w:cs="Times New Roman"/>
          <w:sz w:val="24"/>
          <w:szCs w:val="24"/>
          <w:lang w:val="la-Latn" w:eastAsia="de-DE"/>
        </w:rPr>
        <w:t xml:space="preserve">s diversorum flagitiorum locum </w:t>
      </w:r>
      <w:r w:rsidR="005D4CF5" w:rsidRPr="007A06F5">
        <w:rPr>
          <w:rFonts w:ascii="Times New Roman" w:eastAsia="Times New Roman" w:hAnsi="Times New Roman" w:cs="Times New Roman"/>
          <w:sz w:val="24"/>
          <w:szCs w:val="24"/>
          <w:lang w:val="la-Latn" w:eastAsia="de-DE"/>
        </w:rPr>
        <w:t>delitiscendi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quem nunc habet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non habebit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alia mult</w:t>
      </w:r>
      <w:r w:rsidR="002D3ABC" w:rsidRPr="007A06F5">
        <w:rPr>
          <w:rFonts w:ascii="Times New Roman" w:eastAsia="Times New Roman" w:hAnsi="Times New Roman" w:cs="Times New Roman"/>
          <w:sz w:val="24"/>
          <w:szCs w:val="24"/>
          <w:lang w:val="la-Latn" w:eastAsia="de-DE"/>
        </w:rPr>
        <w:t>a</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quae hactenus secus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quam </w:t>
      </w:r>
      <w:r w:rsidR="005D4CF5" w:rsidRPr="007A06F5">
        <w:rPr>
          <w:rFonts w:ascii="Times New Roman" w:eastAsia="Times New Roman" w:hAnsi="Times New Roman" w:cs="Times New Roman"/>
          <w:sz w:val="24"/>
          <w:szCs w:val="24"/>
          <w:lang w:val="la-Latn" w:eastAsia="de-DE"/>
        </w:rPr>
        <w:t>ecclesiastica docet doctrina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incesserunt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ordinem suum Domino auxiliante tenebunt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Similiter etiam obnixe et suppliciter vestrae cel</w:t>
      </w:r>
      <w:r w:rsidR="002D3ABC" w:rsidRPr="007A06F5">
        <w:rPr>
          <w:rFonts w:ascii="Times New Roman" w:eastAsia="Times New Roman" w:hAnsi="Times New Roman" w:cs="Times New Roman"/>
          <w:sz w:val="24"/>
          <w:szCs w:val="24"/>
          <w:lang w:val="la-Latn" w:eastAsia="de-DE"/>
        </w:rPr>
        <w:t>situdini suggerimus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morem </w:t>
      </w:r>
      <w:r w:rsidR="005D4CF5" w:rsidRPr="007A06F5">
        <w:rPr>
          <w:rFonts w:ascii="Times New Roman" w:eastAsia="Times New Roman" w:hAnsi="Times New Roman" w:cs="Times New Roman"/>
          <w:sz w:val="24"/>
          <w:szCs w:val="24"/>
          <w:lang w:val="la-Latn" w:eastAsia="de-DE"/>
        </w:rPr>
        <w:t>paternum sequentes saltim in tribus congruentissim</w:t>
      </w:r>
      <w:r w:rsidR="002D3ABC" w:rsidRPr="007A06F5">
        <w:rPr>
          <w:rFonts w:ascii="Times New Roman" w:eastAsia="Times New Roman" w:hAnsi="Times New Roman" w:cs="Times New Roman"/>
          <w:sz w:val="24"/>
          <w:szCs w:val="24"/>
          <w:lang w:val="la-Latn" w:eastAsia="de-DE"/>
        </w:rPr>
        <w:t xml:space="preserve">is imperii vestri locis scolae </w:t>
      </w:r>
      <w:r w:rsidR="005D4CF5" w:rsidRPr="007A06F5">
        <w:rPr>
          <w:rFonts w:ascii="Times New Roman" w:eastAsia="Times New Roman" w:hAnsi="Times New Roman" w:cs="Times New Roman"/>
          <w:sz w:val="24"/>
          <w:szCs w:val="24"/>
          <w:lang w:val="la-Latn" w:eastAsia="de-DE"/>
        </w:rPr>
        <w:t xml:space="preserve">publicae ex vestra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ate fiant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labor patris v</w:t>
      </w:r>
      <w:r w:rsidR="002D3ABC" w:rsidRPr="007A06F5">
        <w:rPr>
          <w:rFonts w:ascii="Times New Roman" w:eastAsia="Times New Roman" w:hAnsi="Times New Roman" w:cs="Times New Roman"/>
          <w:sz w:val="24"/>
          <w:szCs w:val="24"/>
          <w:lang w:val="la-Latn" w:eastAsia="de-DE"/>
        </w:rPr>
        <w:t>estri et vester per incuriam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absit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labefactando non depereat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quoniam ex </w:t>
      </w:r>
      <w:r w:rsidR="002D3ABC" w:rsidRPr="007A06F5">
        <w:rPr>
          <w:rFonts w:ascii="Times New Roman" w:eastAsia="Times New Roman" w:hAnsi="Times New Roman" w:cs="Times New Roman"/>
          <w:sz w:val="24"/>
          <w:szCs w:val="24"/>
          <w:lang w:val="la-Latn" w:eastAsia="de-DE"/>
        </w:rPr>
        <w:t xml:space="preserve">hoc facto et magna utilitas et </w:t>
      </w:r>
      <w:r w:rsidR="005D4CF5" w:rsidRPr="007A06F5">
        <w:rPr>
          <w:rFonts w:ascii="Times New Roman" w:eastAsia="Times New Roman" w:hAnsi="Times New Roman" w:cs="Times New Roman"/>
          <w:sz w:val="24"/>
          <w:szCs w:val="24"/>
          <w:lang w:val="la-Latn" w:eastAsia="de-DE"/>
        </w:rPr>
        <w:t>honor sanctae Dei ecclesiae et vobis magnum m</w:t>
      </w:r>
      <w:r w:rsidR="002D3ABC" w:rsidRPr="007A06F5">
        <w:rPr>
          <w:rFonts w:ascii="Times New Roman" w:eastAsia="Times New Roman" w:hAnsi="Times New Roman" w:cs="Times New Roman"/>
          <w:sz w:val="24"/>
          <w:szCs w:val="24"/>
          <w:lang w:val="la-Latn" w:eastAsia="de-DE"/>
        </w:rPr>
        <w:t xml:space="preserve">ercedis emolumentum et memoria </w:t>
      </w:r>
      <w:r w:rsidR="005D4CF5" w:rsidRPr="007A06F5">
        <w:rPr>
          <w:rFonts w:ascii="Times New Roman" w:eastAsia="Times New Roman" w:hAnsi="Times New Roman" w:cs="Times New Roman"/>
          <w:sz w:val="24"/>
          <w:szCs w:val="24"/>
          <w:lang w:val="la-Latn" w:eastAsia="de-DE"/>
        </w:rPr>
        <w:t>sempiterna adcrescet</w:t>
      </w:r>
      <w:r w:rsidR="009B2994" w:rsidRPr="007A06F5">
        <w:rPr>
          <w:rFonts w:ascii="Times New Roman" w:eastAsia="Times New Roman" w:hAnsi="Times New Roman" w:cs="Times New Roman"/>
          <w:sz w:val="24"/>
          <w:szCs w:val="24"/>
          <w:lang w:val="la-Latn" w:eastAsia="de-DE"/>
        </w:rPr>
        <w:t xml:space="preserve">. </w:t>
      </w:r>
    </w:p>
    <w:p w14:paraId="292B8E24" w14:textId="162D1B12"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25</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Similiter et hoc 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vestra pietate nec</w:t>
      </w:r>
      <w:r w:rsidR="002D3ABC" w:rsidRPr="007A06F5">
        <w:rPr>
          <w:rFonts w:ascii="Times New Roman" w:eastAsia="Times New Roman" w:hAnsi="Times New Roman" w:cs="Times New Roman"/>
          <w:sz w:val="24"/>
          <w:szCs w:val="24"/>
          <w:lang w:val="la-Latn" w:eastAsia="de-DE"/>
        </w:rPr>
        <w:t>essario duximus expetendum h</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sacerdotes et levitae et sequentis ordinis clerici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in diversis imperii vestri </w:t>
      </w:r>
      <w:r w:rsidR="005D4CF5" w:rsidRPr="007A06F5">
        <w:rPr>
          <w:rFonts w:ascii="Times New Roman" w:eastAsia="Times New Roman" w:hAnsi="Times New Roman" w:cs="Times New Roman"/>
          <w:sz w:val="24"/>
          <w:szCs w:val="24"/>
          <w:lang w:val="la-Latn" w:eastAsia="de-DE"/>
        </w:rPr>
        <w:t>partibus maximeque in Italiae regionibus fuga lapsi</w:t>
      </w:r>
      <w:r w:rsidR="002D3ABC" w:rsidRPr="007A06F5">
        <w:rPr>
          <w:rFonts w:ascii="Times New Roman" w:eastAsia="Times New Roman" w:hAnsi="Times New Roman" w:cs="Times New Roman"/>
          <w:sz w:val="24"/>
          <w:szCs w:val="24"/>
          <w:lang w:val="la-Latn" w:eastAsia="de-DE"/>
        </w:rPr>
        <w:t xml:space="preserve"> sunt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vestra </w:t>
      </w:r>
      <w:r w:rsidR="00524CAA" w:rsidRPr="00524CAA">
        <w:rPr>
          <w:rFonts w:ascii="Times New Roman" w:eastAsia="Times New Roman" w:hAnsi="Times New Roman" w:cs="Times New Roman"/>
          <w:b/>
          <w:sz w:val="24"/>
          <w:szCs w:val="24"/>
          <w:lang w:val="la-Latn" w:eastAsia="de-DE"/>
        </w:rPr>
        <w:t>auctorit</w:t>
      </w:r>
      <w:r w:rsidR="002D3ABC" w:rsidRPr="007A06F5">
        <w:rPr>
          <w:rFonts w:ascii="Times New Roman" w:eastAsia="Times New Roman" w:hAnsi="Times New Roman" w:cs="Times New Roman"/>
          <w:sz w:val="24"/>
          <w:szCs w:val="24"/>
          <w:lang w:val="la-Latn" w:eastAsia="de-DE"/>
        </w:rPr>
        <w:t xml:space="preserve">ate per </w:t>
      </w:r>
      <w:r w:rsidR="005D4CF5" w:rsidRPr="007A06F5">
        <w:rPr>
          <w:rFonts w:ascii="Times New Roman" w:eastAsia="Times New Roman" w:hAnsi="Times New Roman" w:cs="Times New Roman"/>
          <w:sz w:val="24"/>
          <w:szCs w:val="24"/>
          <w:lang w:val="la-Latn" w:eastAsia="de-DE"/>
        </w:rPr>
        <w:t>missos vestros diligenter perquirantur et in praesenti</w:t>
      </w:r>
      <w:r w:rsidR="002D3ABC" w:rsidRPr="007A06F5">
        <w:rPr>
          <w:rFonts w:ascii="Times New Roman" w:eastAsia="Times New Roman" w:hAnsi="Times New Roman" w:cs="Times New Roman"/>
          <w:sz w:val="24"/>
          <w:szCs w:val="24"/>
          <w:lang w:val="la-Latn" w:eastAsia="de-DE"/>
        </w:rPr>
        <w:t xml:space="preserve">am vestram venire conpellantur </w:t>
      </w:r>
      <w:r w:rsidR="005D4CF5" w:rsidRPr="007A06F5">
        <w:rPr>
          <w:rFonts w:ascii="Times New Roman" w:eastAsia="Times New Roman" w:hAnsi="Times New Roman" w:cs="Times New Roman"/>
          <w:sz w:val="24"/>
          <w:szCs w:val="24"/>
          <w:lang w:val="la-Latn" w:eastAsia="de-DE"/>
        </w:rPr>
        <w:t>et per vestram clementiam unicuique ecclesiae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 qu</w:t>
      </w:r>
      <w:r w:rsidR="002D3ABC" w:rsidRPr="007A06F5">
        <w:rPr>
          <w:rFonts w:ascii="Times New Roman" w:eastAsia="Times New Roman" w:hAnsi="Times New Roman" w:cs="Times New Roman"/>
          <w:sz w:val="24"/>
          <w:szCs w:val="24"/>
          <w:lang w:val="la-Latn" w:eastAsia="de-DE"/>
        </w:rPr>
        <w:t>a per contumatiam defecerunt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restituantur</w:t>
      </w:r>
      <w:r w:rsidR="009B2994" w:rsidRPr="007A06F5">
        <w:rPr>
          <w:rFonts w:ascii="Times New Roman" w:eastAsia="Times New Roman" w:hAnsi="Times New Roman" w:cs="Times New Roman"/>
          <w:sz w:val="24"/>
          <w:szCs w:val="24"/>
          <w:lang w:val="la-Latn" w:eastAsia="de-DE"/>
        </w:rPr>
        <w:t xml:space="preserve">. </w:t>
      </w:r>
    </w:p>
    <w:p w14:paraId="590F6DAD" w14:textId="45FC6CC0" w:rsidR="005D4CF5" w:rsidRPr="007A06F5" w:rsidRDefault="00E63196"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26</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VI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Illud quoque nichilominus a vestra pi</w:t>
      </w:r>
      <w:r w:rsidR="002D3ABC" w:rsidRPr="007A06F5">
        <w:rPr>
          <w:rFonts w:ascii="Times New Roman" w:eastAsia="Times New Roman" w:hAnsi="Times New Roman" w:cs="Times New Roman"/>
          <w:sz w:val="24"/>
          <w:szCs w:val="24"/>
          <w:lang w:val="la-Latn" w:eastAsia="de-DE"/>
        </w:rPr>
        <w:t>etate suppliciter flagitamus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monachi et presbiteri necnon et clerici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qui postposita canonica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ate passim palatium adeunt et vestris sacris auribus inportunissimam molestiam inferunt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hAnsi="Times New Roman" w:cs="Times New Roman"/>
          <w:lang w:val="la-Latn"/>
        </w:rPr>
        <w:t xml:space="preserve">/ vestra </w:t>
      </w:r>
      <w:r w:rsidR="00524CAA" w:rsidRPr="00524CAA">
        <w:rPr>
          <w:rFonts w:ascii="Times New Roman" w:hAnsi="Times New Roman" w:cs="Times New Roman"/>
          <w:b/>
          <w:lang w:val="la-Latn"/>
        </w:rPr>
        <w:t>auctorit</w:t>
      </w:r>
      <w:r w:rsidR="005D4CF5" w:rsidRPr="007A06F5">
        <w:rPr>
          <w:rFonts w:ascii="Times New Roman" w:hAnsi="Times New Roman" w:cs="Times New Roman"/>
          <w:lang w:val="la-Latn"/>
        </w:rPr>
        <w:t>ate et potestate deterreantur</w:t>
      </w:r>
      <w:r w:rsidR="009B2994" w:rsidRPr="007A06F5">
        <w:rPr>
          <w:rFonts w:ascii="Times New Roman" w:hAnsi="Times New Roman" w:cs="Times New Roman"/>
          <w:lang w:val="la-Latn"/>
        </w:rPr>
        <w:t xml:space="preserve">, </w:t>
      </w:r>
      <w:r w:rsidR="005D4CF5" w:rsidRPr="007A06F5">
        <w:rPr>
          <w:rFonts w:ascii="Times New Roman" w:hAnsi="Times New Roman" w:cs="Times New Roman"/>
          <w:lang w:val="la-Latn"/>
        </w:rPr>
        <w:t>ne hoc</w:t>
      </w:r>
      <w:r w:rsidR="002D3ABC" w:rsidRPr="007A06F5">
        <w:rPr>
          <w:rFonts w:ascii="Times New Roman" w:hAnsi="Times New Roman" w:cs="Times New Roman"/>
          <w:lang w:val="la-Latn"/>
        </w:rPr>
        <w:t xml:space="preserve"> facere presumant</w:t>
      </w:r>
      <w:r w:rsidR="00FF3D92" w:rsidRPr="007A06F5">
        <w:rPr>
          <w:rFonts w:ascii="Times New Roman" w:hAnsi="Times New Roman" w:cs="Times New Roman"/>
          <w:lang w:val="la-Latn"/>
        </w:rPr>
        <w:t xml:space="preserve">: </w:t>
      </w:r>
      <w:r w:rsidR="002D3ABC" w:rsidRPr="007A06F5">
        <w:rPr>
          <w:rFonts w:ascii="Times New Roman" w:hAnsi="Times New Roman" w:cs="Times New Roman"/>
          <w:lang w:val="la-Latn"/>
        </w:rPr>
        <w:t xml:space="preserve">quoniam in </w:t>
      </w:r>
      <w:r w:rsidR="005D4CF5" w:rsidRPr="007A06F5">
        <w:rPr>
          <w:rFonts w:ascii="Times New Roman" w:eastAsia="Times New Roman" w:hAnsi="Times New Roman" w:cs="Times New Roman"/>
          <w:sz w:val="24"/>
          <w:szCs w:val="24"/>
          <w:lang w:val="la-Latn" w:eastAsia="de-DE"/>
        </w:rPr>
        <w:t>huiuscemodi facto et vigor ecclesiasticus contempni</w:t>
      </w:r>
      <w:r w:rsidR="002D3ABC" w:rsidRPr="007A06F5">
        <w:rPr>
          <w:rFonts w:ascii="Times New Roman" w:eastAsia="Times New Roman" w:hAnsi="Times New Roman" w:cs="Times New Roman"/>
          <w:sz w:val="24"/>
          <w:szCs w:val="24"/>
          <w:lang w:val="la-Latn" w:eastAsia="de-DE"/>
        </w:rPr>
        <w:t xml:space="preserve">tur et religio sacerdotalis et </w:t>
      </w:r>
      <w:r w:rsidR="005D4CF5" w:rsidRPr="007A06F5">
        <w:rPr>
          <w:rFonts w:ascii="Times New Roman" w:eastAsia="Times New Roman" w:hAnsi="Times New Roman" w:cs="Times New Roman"/>
          <w:sz w:val="24"/>
          <w:szCs w:val="24"/>
          <w:lang w:val="la-Latn" w:eastAsia="de-DE"/>
        </w:rPr>
        <w:t>professio monastica vilis efficitur</w:t>
      </w:r>
      <w:r w:rsidR="009B2994" w:rsidRPr="007A06F5">
        <w:rPr>
          <w:rFonts w:ascii="Times New Roman" w:eastAsia="Times New Roman" w:hAnsi="Times New Roman" w:cs="Times New Roman"/>
          <w:sz w:val="24"/>
          <w:szCs w:val="24"/>
          <w:lang w:val="la-Latn" w:eastAsia="de-DE"/>
        </w:rPr>
        <w:t xml:space="preserve">. </w:t>
      </w:r>
    </w:p>
    <w:p w14:paraId="364CDC66" w14:textId="6A85F497"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27</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VII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Illud etiam obnixe vestram s</w:t>
      </w:r>
      <w:r w:rsidR="002D3ABC" w:rsidRPr="007A06F5">
        <w:rPr>
          <w:rFonts w:ascii="Times New Roman" w:eastAsia="Times New Roman" w:hAnsi="Times New Roman" w:cs="Times New Roman"/>
          <w:sz w:val="24"/>
          <w:szCs w:val="24"/>
          <w:lang w:val="la-Latn" w:eastAsia="de-DE"/>
        </w:rPr>
        <w:t xml:space="preserve">anctam piissimamque devotionem </w:t>
      </w:r>
      <w:r w:rsidR="005D4CF5" w:rsidRPr="007A06F5">
        <w:rPr>
          <w:rFonts w:ascii="Times New Roman" w:eastAsia="Times New Roman" w:hAnsi="Times New Roman" w:cs="Times New Roman"/>
          <w:sz w:val="24"/>
          <w:szCs w:val="24"/>
          <w:lang w:val="la-Latn" w:eastAsia="de-DE"/>
        </w:rPr>
        <w:t>suppliciter monendo deposcimus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ob amorem et</w:t>
      </w:r>
      <w:r w:rsidR="002D3ABC" w:rsidRPr="007A06F5">
        <w:rPr>
          <w:rFonts w:ascii="Times New Roman" w:eastAsia="Times New Roman" w:hAnsi="Times New Roman" w:cs="Times New Roman"/>
          <w:sz w:val="24"/>
          <w:szCs w:val="24"/>
          <w:lang w:val="la-Latn" w:eastAsia="de-DE"/>
        </w:rPr>
        <w:t xml:space="preserve"> honorem Dei et animae vestrae </w:t>
      </w:r>
      <w:r w:rsidR="005D4CF5" w:rsidRPr="007A06F5">
        <w:rPr>
          <w:rFonts w:ascii="Times New Roman" w:eastAsia="Times New Roman" w:hAnsi="Times New Roman" w:cs="Times New Roman"/>
          <w:sz w:val="24"/>
          <w:szCs w:val="24"/>
          <w:lang w:val="la-Latn" w:eastAsia="de-DE"/>
        </w:rPr>
        <w:t>salutem morem paternum sequentes quasdam sedes epi</w:t>
      </w:r>
      <w:r w:rsidR="002D3ABC" w:rsidRPr="007A06F5">
        <w:rPr>
          <w:rFonts w:ascii="Times New Roman" w:eastAsia="Times New Roman" w:hAnsi="Times New Roman" w:cs="Times New Roman"/>
          <w:sz w:val="24"/>
          <w:szCs w:val="24"/>
          <w:lang w:val="la-Latn" w:eastAsia="de-DE"/>
        </w:rPr>
        <w:t>scopales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quae rebus propriis </w:t>
      </w:r>
      <w:r w:rsidR="005D4CF5" w:rsidRPr="007A06F5">
        <w:rPr>
          <w:rFonts w:ascii="Times New Roman" w:eastAsia="Times New Roman" w:hAnsi="Times New Roman" w:cs="Times New Roman"/>
          <w:sz w:val="24"/>
          <w:szCs w:val="24"/>
          <w:lang w:val="la-Latn" w:eastAsia="de-DE"/>
        </w:rPr>
        <w:t>viduatae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immo annullatae esse videntur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dum tempus</w:t>
      </w:r>
      <w:r w:rsidR="002D3ABC" w:rsidRPr="007A06F5">
        <w:rPr>
          <w:rFonts w:ascii="Times New Roman" w:eastAsia="Times New Roman" w:hAnsi="Times New Roman" w:cs="Times New Roman"/>
          <w:sz w:val="24"/>
          <w:szCs w:val="24"/>
          <w:lang w:val="la-Latn" w:eastAsia="de-DE"/>
        </w:rPr>
        <w:t xml:space="preserve"> habetis et oportunitas se pre</w:t>
      </w:r>
      <w:r w:rsidR="005D4CF5" w:rsidRPr="007A06F5">
        <w:rPr>
          <w:rFonts w:ascii="Times New Roman" w:eastAsia="Times New Roman" w:hAnsi="Times New Roman" w:cs="Times New Roman"/>
          <w:sz w:val="24"/>
          <w:szCs w:val="24"/>
          <w:lang w:val="la-Latn" w:eastAsia="de-DE"/>
        </w:rPr>
        <w:t>buerit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earum sublevatione et consolatione cogi</w:t>
      </w:r>
      <w:r w:rsidR="002D3ABC" w:rsidRPr="007A06F5">
        <w:rPr>
          <w:rFonts w:ascii="Times New Roman" w:eastAsia="Times New Roman" w:hAnsi="Times New Roman" w:cs="Times New Roman"/>
          <w:sz w:val="24"/>
          <w:szCs w:val="24"/>
          <w:lang w:val="la-Latn" w:eastAsia="de-DE"/>
        </w:rPr>
        <w:t>tetis memores semper</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quomodo </w:t>
      </w:r>
      <w:r w:rsidR="005D4CF5" w:rsidRPr="007A06F5">
        <w:rPr>
          <w:rFonts w:ascii="Times New Roman" w:eastAsia="Times New Roman" w:hAnsi="Times New Roman" w:cs="Times New Roman"/>
          <w:sz w:val="24"/>
          <w:szCs w:val="24"/>
          <w:lang w:val="la-Latn" w:eastAsia="de-DE"/>
        </w:rPr>
        <w:t>progenitores vestri huiuscemodi piissimis studiis intenti fuerint</w:t>
      </w:r>
      <w:r w:rsidR="009B2994" w:rsidRPr="007A06F5">
        <w:rPr>
          <w:rFonts w:ascii="Times New Roman" w:eastAsia="Times New Roman" w:hAnsi="Times New Roman" w:cs="Times New Roman"/>
          <w:sz w:val="24"/>
          <w:szCs w:val="24"/>
          <w:lang w:val="la-Latn" w:eastAsia="de-DE"/>
        </w:rPr>
        <w:t xml:space="preserve">. </w:t>
      </w:r>
    </w:p>
    <w:p w14:paraId="686650E0" w14:textId="0C7522C0"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28</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VIII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et illud a vestra misericordia fieri deposcimus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in quadam parte parroechiae Alitgari et Rantgarii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ubi turpissimam et nefandissimam et ipso dictu foetidissimam rem perpetrari audivimus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missi ves</w:t>
      </w:r>
      <w:r w:rsidR="002D3ABC" w:rsidRPr="007A06F5">
        <w:rPr>
          <w:rFonts w:ascii="Times New Roman" w:eastAsia="Times New Roman" w:hAnsi="Times New Roman" w:cs="Times New Roman"/>
          <w:sz w:val="24"/>
          <w:szCs w:val="24"/>
          <w:lang w:val="la-Latn" w:eastAsia="de-DE"/>
        </w:rPr>
        <w:t>tri fideles existant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per </w:t>
      </w:r>
      <w:r w:rsidR="005D4CF5" w:rsidRPr="007A06F5">
        <w:rPr>
          <w:rFonts w:ascii="Times New Roman" w:eastAsia="Times New Roman" w:hAnsi="Times New Roman" w:cs="Times New Roman"/>
          <w:sz w:val="24"/>
          <w:szCs w:val="24"/>
          <w:lang w:val="la-Latn" w:eastAsia="de-DE"/>
        </w:rPr>
        <w:t xml:space="preserve">potestatem imperialem vestram simul cum eorum </w:t>
      </w:r>
      <w:r w:rsidR="00524CAA" w:rsidRPr="00524CAA">
        <w:rPr>
          <w:rFonts w:ascii="Times New Roman" w:eastAsia="Times New Roman" w:hAnsi="Times New Roman" w:cs="Times New Roman"/>
          <w:b/>
          <w:sz w:val="24"/>
          <w:szCs w:val="24"/>
          <w:lang w:val="la-Latn" w:eastAsia="de-DE"/>
        </w:rPr>
        <w:t>auctorit</w:t>
      </w:r>
      <w:r w:rsidR="002D3ABC" w:rsidRPr="007A06F5">
        <w:rPr>
          <w:rFonts w:ascii="Times New Roman" w:eastAsia="Times New Roman" w:hAnsi="Times New Roman" w:cs="Times New Roman"/>
          <w:sz w:val="24"/>
          <w:szCs w:val="24"/>
          <w:lang w:val="la-Latn" w:eastAsia="de-DE"/>
        </w:rPr>
        <w:t>ate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quorum parroechiae </w:t>
      </w:r>
      <w:r w:rsidR="005D4CF5" w:rsidRPr="007A06F5">
        <w:rPr>
          <w:rFonts w:ascii="Times New Roman" w:eastAsia="Times New Roman" w:hAnsi="Times New Roman" w:cs="Times New Roman"/>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idem malum ab illo loco quantocius radicitus evellant</w:t>
      </w:r>
      <w:r w:rsidR="009B2994" w:rsidRPr="007A06F5">
        <w:rPr>
          <w:rFonts w:ascii="Times New Roman" w:eastAsia="Times New Roman" w:hAnsi="Times New Roman" w:cs="Times New Roman"/>
          <w:sz w:val="24"/>
          <w:szCs w:val="24"/>
          <w:lang w:val="la-Latn" w:eastAsia="de-DE"/>
        </w:rPr>
        <w:t xml:space="preserve">. </w:t>
      </w:r>
    </w:p>
    <w:p w14:paraId="05075278" w14:textId="3C325788"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29</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IX</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Iterum suppliciter admonendo vest</w:t>
      </w:r>
      <w:r w:rsidR="002D3ABC" w:rsidRPr="007A06F5">
        <w:rPr>
          <w:rFonts w:ascii="Times New Roman" w:eastAsia="Times New Roman" w:hAnsi="Times New Roman" w:cs="Times New Roman"/>
          <w:sz w:val="24"/>
          <w:szCs w:val="24"/>
          <w:lang w:val="la-Latn" w:eastAsia="de-DE"/>
        </w:rPr>
        <w:t>rae suggerimus serenitati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ut </w:t>
      </w:r>
      <w:r w:rsidR="005D4CF5" w:rsidRPr="007A06F5">
        <w:rPr>
          <w:rFonts w:ascii="Times New Roman" w:eastAsia="Times New Roman" w:hAnsi="Times New Roman" w:cs="Times New Roman"/>
          <w:sz w:val="24"/>
          <w:szCs w:val="24"/>
          <w:lang w:val="la-Latn" w:eastAsia="de-DE"/>
        </w:rPr>
        <w:t xml:space="preserve">vestro sollertissimo studio vestraque imperiali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at</w:t>
      </w:r>
      <w:r w:rsidR="002D3ABC" w:rsidRPr="007A06F5">
        <w:rPr>
          <w:rFonts w:ascii="Times New Roman" w:eastAsia="Times New Roman" w:hAnsi="Times New Roman" w:cs="Times New Roman"/>
          <w:sz w:val="24"/>
          <w:szCs w:val="24"/>
          <w:lang w:val="la-Latn" w:eastAsia="de-DE"/>
        </w:rPr>
        <w:t xml:space="preserve">e tam temeraria christianorum </w:t>
      </w:r>
      <w:r w:rsidR="005D4CF5" w:rsidRPr="007A06F5">
        <w:rPr>
          <w:rFonts w:ascii="Times New Roman" w:eastAsia="Times New Roman" w:hAnsi="Times New Roman" w:cs="Times New Roman"/>
          <w:sz w:val="24"/>
          <w:szCs w:val="24"/>
          <w:lang w:val="la-Latn" w:eastAsia="de-DE"/>
        </w:rPr>
        <w:t>sanguinis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effusio in regno vestro fieri non sinatur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w:t>
      </w:r>
      <w:r w:rsidR="002D3ABC" w:rsidRPr="007A06F5">
        <w:rPr>
          <w:rFonts w:ascii="Times New Roman" w:eastAsia="Times New Roman" w:hAnsi="Times New Roman" w:cs="Times New Roman"/>
          <w:sz w:val="24"/>
          <w:szCs w:val="24"/>
          <w:lang w:val="la-Latn" w:eastAsia="de-DE"/>
        </w:rPr>
        <w:t>emper illud adtendentes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quod </w:t>
      </w:r>
      <w:r w:rsidR="005D4CF5" w:rsidRPr="007A06F5">
        <w:rPr>
          <w:rFonts w:ascii="Times New Roman" w:eastAsia="Times New Roman" w:hAnsi="Times New Roman" w:cs="Times New Roman"/>
          <w:sz w:val="24"/>
          <w:szCs w:val="24"/>
          <w:lang w:val="la-Latn" w:eastAsia="de-DE"/>
        </w:rPr>
        <w:t>Dominus post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diluvium dixit famulo suo Noe</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w:t>
      </w:r>
      <w:r w:rsidR="002D3ABC" w:rsidRPr="007A06F5">
        <w:rPr>
          <w:rFonts w:ascii="Times New Roman" w:eastAsia="Times New Roman" w:hAnsi="Times New Roman" w:cs="Times New Roman"/>
          <w:sz w:val="24"/>
          <w:szCs w:val="24"/>
          <w:lang w:val="la-Latn" w:eastAsia="de-DE"/>
        </w:rPr>
        <w:t xml:space="preserve"> manu hominis et de manu viri </w:t>
      </w:r>
      <w:r w:rsidR="005D4CF5" w:rsidRPr="007A06F5">
        <w:rPr>
          <w:rFonts w:ascii="Times New Roman" w:eastAsia="Times New Roman" w:hAnsi="Times New Roman" w:cs="Times New Roman"/>
          <w:sz w:val="24"/>
          <w:szCs w:val="24"/>
          <w:lang w:val="la-Latn" w:eastAsia="de-DE"/>
        </w:rPr>
        <w:t>et fratris eius requiram animam hominis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quicumque</w:t>
      </w:r>
      <w:r w:rsidR="002D3ABC" w:rsidRPr="007A06F5">
        <w:rPr>
          <w:rFonts w:ascii="Times New Roman" w:eastAsia="Times New Roman" w:hAnsi="Times New Roman" w:cs="Times New Roman"/>
          <w:sz w:val="24"/>
          <w:szCs w:val="24"/>
          <w:lang w:val="la-Latn" w:eastAsia="de-DE"/>
        </w:rPr>
        <w:t xml:space="preserve"> effuderit humanum sanguinem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fundetur sanguis illius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ad imaginem quippe Dei f</w:t>
      </w:r>
      <w:r w:rsidR="002D3ABC" w:rsidRPr="007A06F5">
        <w:rPr>
          <w:rFonts w:ascii="Times New Roman" w:eastAsia="Times New Roman" w:hAnsi="Times New Roman" w:cs="Times New Roman"/>
          <w:sz w:val="24"/>
          <w:szCs w:val="24"/>
          <w:lang w:val="la-Latn" w:eastAsia="de-DE"/>
        </w:rPr>
        <w:t>actus est homo</w:t>
      </w:r>
      <w:r w:rsidR="005D4A29" w:rsidRPr="007A06F5">
        <w:rPr>
          <w:rFonts w:ascii="Times New Roman" w:eastAsia="Times New Roman" w:hAnsi="Times New Roman" w:cs="Times New Roman"/>
          <w:sz w:val="24"/>
          <w:szCs w:val="24"/>
          <w:lang w:val="la-Latn" w:eastAsia="de-DE"/>
        </w:rPr>
        <w:t>.</w:t>
      </w:r>
      <w:r w:rsidR="002D3ABC" w:rsidRPr="007A06F5">
        <w:rPr>
          <w:rFonts w:ascii="Times New Roman" w:eastAsia="Times New Roman" w:hAnsi="Times New Roman" w:cs="Times New Roman"/>
          <w:sz w:val="24"/>
          <w:szCs w:val="24"/>
          <w:lang w:val="la-Latn" w:eastAsia="de-DE"/>
        </w:rPr>
        <w:t>' Et in lege</w:t>
      </w:r>
      <w:r w:rsidR="00FF3D92"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occiderit hominem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morte moriatur</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Et apostolus</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'Nam principes non sunt </w:t>
      </w:r>
      <w:r w:rsidR="005D4CF5" w:rsidRPr="007A06F5">
        <w:rPr>
          <w:rFonts w:ascii="Times New Roman" w:eastAsia="Times New Roman" w:hAnsi="Times New Roman" w:cs="Times New Roman"/>
          <w:sz w:val="24"/>
          <w:szCs w:val="24"/>
          <w:lang w:val="la-Latn" w:eastAsia="de-DE"/>
        </w:rPr>
        <w:t>timori boni operis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sed mali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Vis autem non timere po</w:t>
      </w:r>
      <w:r w:rsidR="002D3ABC" w:rsidRPr="007A06F5">
        <w:rPr>
          <w:rFonts w:ascii="Times New Roman" w:eastAsia="Times New Roman" w:hAnsi="Times New Roman" w:cs="Times New Roman"/>
          <w:sz w:val="24"/>
          <w:szCs w:val="24"/>
          <w:lang w:val="la-Latn" w:eastAsia="de-DE"/>
        </w:rPr>
        <w:t>testatem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bonum fac</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et habe</w:t>
      </w:r>
      <w:r w:rsidR="005D4CF5" w:rsidRPr="007A06F5">
        <w:rPr>
          <w:rFonts w:ascii="Times New Roman" w:eastAsia="Times New Roman" w:hAnsi="Times New Roman" w:cs="Times New Roman"/>
          <w:sz w:val="24"/>
          <w:szCs w:val="24"/>
          <w:lang w:val="la-Latn" w:eastAsia="de-DE"/>
        </w:rPr>
        <w:t>bis laudem ex illo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Dei enim minister est tibi in b</w:t>
      </w:r>
      <w:r w:rsidR="002D3ABC" w:rsidRPr="007A06F5">
        <w:rPr>
          <w:rFonts w:ascii="Times New Roman" w:eastAsia="Times New Roman" w:hAnsi="Times New Roman" w:cs="Times New Roman"/>
          <w:sz w:val="24"/>
          <w:szCs w:val="24"/>
          <w:lang w:val="la-Latn" w:eastAsia="de-DE"/>
        </w:rPr>
        <w:t>ono</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 autem malum feceris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time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non enim sine causa gladium portat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Dei enim mi</w:t>
      </w:r>
      <w:r w:rsidR="002D3ABC" w:rsidRPr="007A06F5">
        <w:rPr>
          <w:rFonts w:ascii="Times New Roman" w:eastAsia="Times New Roman" w:hAnsi="Times New Roman" w:cs="Times New Roman"/>
          <w:sz w:val="24"/>
          <w:szCs w:val="24"/>
          <w:lang w:val="la-Latn" w:eastAsia="de-DE"/>
        </w:rPr>
        <w:t>nister est vindex in iram ei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malum agit</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lastRenderedPageBreak/>
        <w:t xml:space="preserve">De illo enim specialiter divina </w:t>
      </w:r>
      <w:r w:rsidR="00524CAA" w:rsidRPr="00524CAA">
        <w:rPr>
          <w:rFonts w:ascii="Times New Roman" w:eastAsia="Times New Roman" w:hAnsi="Times New Roman" w:cs="Times New Roman"/>
          <w:b/>
          <w:sz w:val="24"/>
          <w:szCs w:val="24"/>
          <w:lang w:val="la-Latn" w:eastAsia="de-DE"/>
        </w:rPr>
        <w:t>auctorit</w:t>
      </w:r>
      <w:r w:rsidR="002D3ABC" w:rsidRPr="007A06F5">
        <w:rPr>
          <w:rFonts w:ascii="Times New Roman" w:eastAsia="Times New Roman" w:hAnsi="Times New Roman" w:cs="Times New Roman"/>
          <w:sz w:val="24"/>
          <w:szCs w:val="24"/>
          <w:lang w:val="la-Latn" w:eastAsia="de-DE"/>
        </w:rPr>
        <w:t>as dicit</w:t>
      </w:r>
      <w:r w:rsidR="00FF3D92"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'Gladium Dei </w:t>
      </w:r>
      <w:r w:rsidR="005D4CF5" w:rsidRPr="007A06F5">
        <w:rPr>
          <w:rFonts w:ascii="Times New Roman" w:eastAsia="Times New Roman" w:hAnsi="Times New Roman" w:cs="Times New Roman"/>
          <w:sz w:val="24"/>
          <w:szCs w:val="24"/>
          <w:lang w:val="la-Latn" w:eastAsia="de-DE"/>
        </w:rPr>
        <w:t>portat ad vindictam malorum ', non de quolibet alio</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Econtra vero nescimus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pernoxia inventione a nonnullis usurpatum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hi</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qui nullo ministerio publico </w:t>
      </w:r>
      <w:r w:rsidR="005D4CF5" w:rsidRPr="007A06F5">
        <w:rPr>
          <w:rFonts w:ascii="Times New Roman" w:eastAsia="Times New Roman" w:hAnsi="Times New Roman" w:cs="Times New Roman"/>
          <w:sz w:val="24"/>
          <w:szCs w:val="24"/>
          <w:lang w:val="la-Latn" w:eastAsia="de-DE"/>
        </w:rPr>
        <w:t>fulciuntur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propter sua odia et diversissimas voluntate</w:t>
      </w:r>
      <w:r w:rsidR="002D3ABC" w:rsidRPr="007A06F5">
        <w:rPr>
          <w:rFonts w:ascii="Times New Roman" w:eastAsia="Times New Roman" w:hAnsi="Times New Roman" w:cs="Times New Roman"/>
          <w:sz w:val="24"/>
          <w:szCs w:val="24"/>
          <w:lang w:val="la-Latn" w:eastAsia="de-DE"/>
        </w:rPr>
        <w:t>s pessimas indebitum sibi usur</w:t>
      </w:r>
      <w:r w:rsidR="005D4CF5" w:rsidRPr="007A06F5">
        <w:rPr>
          <w:rFonts w:ascii="Times New Roman" w:eastAsia="Times New Roman" w:hAnsi="Times New Roman" w:cs="Times New Roman"/>
          <w:sz w:val="24"/>
          <w:szCs w:val="24"/>
          <w:lang w:val="la-Latn" w:eastAsia="de-DE"/>
        </w:rPr>
        <w:t>pant in vindicandis proximis et in interficiendis homini</w:t>
      </w:r>
      <w:r w:rsidR="002D3ABC" w:rsidRPr="007A06F5">
        <w:rPr>
          <w:rFonts w:ascii="Times New Roman" w:eastAsia="Times New Roman" w:hAnsi="Times New Roman" w:cs="Times New Roman"/>
          <w:sz w:val="24"/>
          <w:szCs w:val="24"/>
          <w:lang w:val="la-Latn" w:eastAsia="de-DE"/>
        </w:rPr>
        <w:t>bus vindictae ministerium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rex saltim in uno exercere debuerat propter terro</w:t>
      </w:r>
      <w:r w:rsidR="002D3ABC" w:rsidRPr="007A06F5">
        <w:rPr>
          <w:rFonts w:ascii="Times New Roman" w:eastAsia="Times New Roman" w:hAnsi="Times New Roman" w:cs="Times New Roman"/>
          <w:sz w:val="24"/>
          <w:szCs w:val="24"/>
          <w:lang w:val="la-Latn" w:eastAsia="de-DE"/>
        </w:rPr>
        <w:t>rem multorum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ipsi inpudenter </w:t>
      </w:r>
      <w:r w:rsidR="005D4CF5" w:rsidRPr="007A06F5">
        <w:rPr>
          <w:rFonts w:ascii="Times New Roman" w:eastAsia="Times New Roman" w:hAnsi="Times New Roman" w:cs="Times New Roman"/>
          <w:sz w:val="24"/>
          <w:szCs w:val="24"/>
          <w:lang w:val="la-Latn" w:eastAsia="de-DE"/>
        </w:rPr>
        <w:t>in multis perpetrare non metuunt propter odium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puta</w:t>
      </w:r>
      <w:r w:rsidR="002D3ABC" w:rsidRPr="007A06F5">
        <w:rPr>
          <w:rFonts w:ascii="Times New Roman" w:eastAsia="Times New Roman" w:hAnsi="Times New Roman" w:cs="Times New Roman"/>
          <w:sz w:val="24"/>
          <w:szCs w:val="24"/>
          <w:lang w:val="la-Latn" w:eastAsia="de-DE"/>
        </w:rPr>
        <w:t>nt sibi licere ob inimicitia</w:t>
      </w:r>
      <w:r w:rsidR="005D4CF5" w:rsidRPr="007A06F5">
        <w:rPr>
          <w:rFonts w:ascii="Times New Roman" w:eastAsia="Times New Roman" w:hAnsi="Times New Roman" w:cs="Times New Roman"/>
          <w:sz w:val="24"/>
          <w:szCs w:val="24"/>
          <w:lang w:val="la-Latn" w:eastAsia="de-DE"/>
        </w:rPr>
        <w:t>rum vindictas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nolunt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rex faciat propter Dei vindictam</w:t>
      </w:r>
      <w:r w:rsidR="009B2994" w:rsidRPr="007A06F5">
        <w:rPr>
          <w:rFonts w:ascii="Times New Roman" w:eastAsia="Times New Roman" w:hAnsi="Times New Roman" w:cs="Times New Roman"/>
          <w:sz w:val="24"/>
          <w:szCs w:val="24"/>
          <w:lang w:val="la-Latn" w:eastAsia="de-DE"/>
        </w:rPr>
        <w:t xml:space="preserve">. </w:t>
      </w:r>
    </w:p>
    <w:p w14:paraId="6397BA2B" w14:textId="3EEFF2DA" w:rsidR="005D4CF5" w:rsidRPr="007A06F5" w:rsidRDefault="00E63196" w:rsidP="002D3ABC">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30</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abbatibus vero canonicis et regul</w:t>
      </w:r>
      <w:r w:rsidR="002D3ABC" w:rsidRPr="007A06F5">
        <w:rPr>
          <w:rFonts w:ascii="Times New Roman" w:eastAsia="Times New Roman" w:hAnsi="Times New Roman" w:cs="Times New Roman"/>
          <w:sz w:val="24"/>
          <w:szCs w:val="24"/>
          <w:lang w:val="la-Latn" w:eastAsia="de-DE"/>
        </w:rPr>
        <w:t>aribus et de abbatissis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quae </w:t>
      </w:r>
      <w:r w:rsidR="005D4CF5" w:rsidRPr="007A06F5">
        <w:rPr>
          <w:rFonts w:ascii="Times New Roman" w:eastAsia="Times New Roman" w:hAnsi="Times New Roman" w:cs="Times New Roman"/>
          <w:sz w:val="24"/>
          <w:szCs w:val="24"/>
          <w:lang w:val="la-Latn" w:eastAsia="de-DE"/>
        </w:rPr>
        <w:t>sanctimonialibus preesse videntur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sive de laicis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mon</w:t>
      </w:r>
      <w:r w:rsidR="002D3ABC" w:rsidRPr="007A06F5">
        <w:rPr>
          <w:rFonts w:ascii="Times New Roman" w:eastAsia="Times New Roman" w:hAnsi="Times New Roman" w:cs="Times New Roman"/>
          <w:sz w:val="24"/>
          <w:szCs w:val="24"/>
          <w:lang w:val="la-Latn" w:eastAsia="de-DE"/>
        </w:rPr>
        <w:t>asteria habent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illud vestrae </w:t>
      </w:r>
      <w:r w:rsidR="005D4CF5" w:rsidRPr="007A06F5">
        <w:rPr>
          <w:rFonts w:ascii="Times New Roman" w:eastAsia="Times New Roman" w:hAnsi="Times New Roman" w:cs="Times New Roman"/>
          <w:sz w:val="24"/>
          <w:szCs w:val="24"/>
          <w:lang w:val="la-Latn" w:eastAsia="de-DE"/>
        </w:rPr>
        <w:t>pietati deposcimus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nunc in presenti placito a ves</w:t>
      </w:r>
      <w:r w:rsidR="002D3ABC" w:rsidRPr="007A06F5">
        <w:rPr>
          <w:rFonts w:ascii="Times New Roman" w:eastAsia="Times New Roman" w:hAnsi="Times New Roman" w:cs="Times New Roman"/>
          <w:sz w:val="24"/>
          <w:szCs w:val="24"/>
          <w:lang w:val="la-Latn" w:eastAsia="de-DE"/>
        </w:rPr>
        <w:t>tra serenitate expresse admo</w:t>
      </w:r>
      <w:r w:rsidR="005D4CF5" w:rsidRPr="007A06F5">
        <w:rPr>
          <w:rFonts w:ascii="Times New Roman" w:eastAsia="Times New Roman" w:hAnsi="Times New Roman" w:cs="Times New Roman"/>
          <w:sz w:val="24"/>
          <w:szCs w:val="24"/>
          <w:lang w:val="la-Latn" w:eastAsia="de-DE"/>
        </w:rPr>
        <w:t>neantur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de se ipsis caeteris bonum exemplum praebean</w:t>
      </w:r>
      <w:r w:rsidR="002D3ABC" w:rsidRPr="007A06F5">
        <w:rPr>
          <w:rFonts w:ascii="Times New Roman" w:eastAsia="Times New Roman" w:hAnsi="Times New Roman" w:cs="Times New Roman"/>
          <w:sz w:val="24"/>
          <w:szCs w:val="24"/>
          <w:lang w:val="la-Latn" w:eastAsia="de-DE"/>
        </w:rPr>
        <w:t>t et religiose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sicut decet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conversentur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uniuscuiusque professioni inconv</w:t>
      </w:r>
      <w:r w:rsidR="002D3ABC" w:rsidRPr="007A06F5">
        <w:rPr>
          <w:rFonts w:ascii="Times New Roman" w:eastAsia="Times New Roman" w:hAnsi="Times New Roman" w:cs="Times New Roman"/>
          <w:sz w:val="24"/>
          <w:szCs w:val="24"/>
          <w:lang w:val="la-Latn" w:eastAsia="de-DE"/>
        </w:rPr>
        <w:t>eniens est et in sacris canoni</w:t>
      </w:r>
      <w:r w:rsidR="005D4CF5" w:rsidRPr="007A06F5">
        <w:rPr>
          <w:rFonts w:ascii="Times New Roman" w:eastAsia="Times New Roman" w:hAnsi="Times New Roman" w:cs="Times New Roman"/>
          <w:sz w:val="24"/>
          <w:szCs w:val="24"/>
          <w:lang w:val="la-Latn" w:eastAsia="de-DE"/>
        </w:rPr>
        <w:t>bus prohibetur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omnino caveant et loca sibi a vobis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concessa deperire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et destrui </w:t>
      </w:r>
      <w:r w:rsidR="005D4CF5" w:rsidRPr="007A06F5">
        <w:rPr>
          <w:rFonts w:ascii="Times New Roman" w:eastAsia="Times New Roman" w:hAnsi="Times New Roman" w:cs="Times New Roman"/>
          <w:sz w:val="24"/>
          <w:szCs w:val="24"/>
          <w:lang w:val="la-Latn" w:eastAsia="de-DE"/>
        </w:rPr>
        <w:t>per neglegentiam non demittant et congregationes si</w:t>
      </w:r>
      <w:r w:rsidR="002D3ABC" w:rsidRPr="007A06F5">
        <w:rPr>
          <w:rFonts w:ascii="Times New Roman" w:eastAsia="Times New Roman" w:hAnsi="Times New Roman" w:cs="Times New Roman"/>
          <w:sz w:val="24"/>
          <w:szCs w:val="24"/>
          <w:lang w:val="la-Latn" w:eastAsia="de-DE"/>
        </w:rPr>
        <w:t xml:space="preserve">bi commissas sive spiritaliter </w:t>
      </w:r>
      <w:r w:rsidR="005D4CF5" w:rsidRPr="007A06F5">
        <w:rPr>
          <w:rFonts w:ascii="Times New Roman" w:eastAsia="Times New Roman" w:hAnsi="Times New Roman" w:cs="Times New Roman"/>
          <w:sz w:val="24"/>
          <w:szCs w:val="24"/>
          <w:lang w:val="la-Latn" w:eastAsia="de-DE"/>
        </w:rPr>
        <w:t>sive temporaliter paterno affectu gubernare eisque nec</w:t>
      </w:r>
      <w:r w:rsidR="002D3ABC" w:rsidRPr="007A06F5">
        <w:rPr>
          <w:rFonts w:ascii="Times New Roman" w:eastAsia="Times New Roman" w:hAnsi="Times New Roman" w:cs="Times New Roman"/>
          <w:sz w:val="24"/>
          <w:szCs w:val="24"/>
          <w:lang w:val="la-Latn" w:eastAsia="de-DE"/>
        </w:rPr>
        <w:t xml:space="preserve">essaria stipendia administrare </w:t>
      </w:r>
      <w:r w:rsidR="005D4CF5" w:rsidRPr="007A06F5">
        <w:rPr>
          <w:rFonts w:ascii="Times New Roman" w:eastAsia="Times New Roman" w:hAnsi="Times New Roman" w:cs="Times New Roman"/>
          <w:sz w:val="24"/>
          <w:szCs w:val="24"/>
          <w:lang w:val="la-Latn" w:eastAsia="de-DE"/>
        </w:rPr>
        <w:t>non neglegant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 forte propter aliquam inopiam divin</w:t>
      </w:r>
      <w:r w:rsidR="002D3ABC" w:rsidRPr="007A06F5">
        <w:rPr>
          <w:rFonts w:ascii="Times New Roman" w:eastAsia="Times New Roman" w:hAnsi="Times New Roman" w:cs="Times New Roman"/>
          <w:sz w:val="24"/>
          <w:szCs w:val="24"/>
          <w:lang w:val="la-Latn" w:eastAsia="de-DE"/>
        </w:rPr>
        <w:t xml:space="preserve">a officia neglegantur et ipsae </w:t>
      </w:r>
      <w:r w:rsidR="005D4CF5" w:rsidRPr="007A06F5">
        <w:rPr>
          <w:rFonts w:ascii="Times New Roman" w:eastAsia="Times New Roman" w:hAnsi="Times New Roman" w:cs="Times New Roman"/>
          <w:sz w:val="24"/>
          <w:szCs w:val="24"/>
          <w:lang w:val="la-Latn" w:eastAsia="de-DE"/>
        </w:rPr>
        <w:t>congregationes inreligiosius vivere conpellantur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ut nostram admonitionem libenter audiant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benigne suscipiant et oboedienter adimpleant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quoniam</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 illi nostris ad</w:t>
      </w:r>
      <w:r w:rsidR="005D4CF5" w:rsidRPr="007A06F5">
        <w:rPr>
          <w:rFonts w:ascii="Times New Roman" w:hAnsi="Times New Roman" w:cs="Times New Roman"/>
          <w:lang w:val="la-Latn"/>
        </w:rPr>
        <w:t>monitionibus paruerint</w:t>
      </w:r>
      <w:r w:rsidR="009B2994" w:rsidRPr="007A06F5">
        <w:rPr>
          <w:rFonts w:ascii="Times New Roman" w:hAnsi="Times New Roman" w:cs="Times New Roman"/>
          <w:lang w:val="la-Latn"/>
        </w:rPr>
        <w:t xml:space="preserve">, </w:t>
      </w:r>
      <w:r w:rsidR="005D4CF5" w:rsidRPr="007A06F5">
        <w:rPr>
          <w:rFonts w:ascii="Times New Roman" w:hAnsi="Times New Roman" w:cs="Times New Roman"/>
          <w:lang w:val="la-Latn"/>
        </w:rPr>
        <w:t>nos Deo auxiliante id per nostrum</w:t>
      </w:r>
      <w:r w:rsidR="002D3ABC" w:rsidRPr="007A06F5">
        <w:rPr>
          <w:rFonts w:ascii="Times New Roman" w:hAnsi="Times New Roman" w:cs="Times New Roman"/>
          <w:lang w:val="la-Latn"/>
        </w:rPr>
        <w:t xml:space="preserve"> studium pro viribus effi /cere </w:t>
      </w:r>
      <w:r w:rsidR="005D4CF5" w:rsidRPr="007A06F5">
        <w:rPr>
          <w:rFonts w:ascii="Times New Roman" w:hAnsi="Times New Roman" w:cs="Times New Roman"/>
          <w:lang w:val="la-Latn"/>
        </w:rPr>
        <w:t>cupimus</w:t>
      </w:r>
      <w:r w:rsidR="009B2994" w:rsidRPr="007A06F5">
        <w:rPr>
          <w:rFonts w:ascii="Times New Roman" w:hAnsi="Times New Roman" w:cs="Times New Roman"/>
          <w:lang w:val="la-Latn"/>
        </w:rPr>
        <w:t xml:space="preserve">, </w:t>
      </w:r>
      <w:r w:rsidR="005D4CF5" w:rsidRPr="007A06F5">
        <w:rPr>
          <w:rFonts w:ascii="Times New Roman" w:hAnsi="Times New Roman" w:cs="Times New Roman"/>
          <w:lang w:val="la-Latn"/>
        </w:rPr>
        <w:t>ut ipsa religio semper in melius pr</w:t>
      </w:r>
      <w:r w:rsidR="002D3ABC" w:rsidRPr="007A06F5">
        <w:rPr>
          <w:rFonts w:ascii="Times New Roman" w:hAnsi="Times New Roman" w:cs="Times New Roman"/>
          <w:lang w:val="la-Latn"/>
        </w:rPr>
        <w:t xml:space="preserve">oficiat et merces vobis exinde </w:t>
      </w:r>
      <w:r w:rsidR="005D4CF5" w:rsidRPr="007A06F5">
        <w:rPr>
          <w:rFonts w:ascii="Times New Roman" w:eastAsia="Times New Roman" w:hAnsi="Times New Roman" w:cs="Times New Roman"/>
          <w:sz w:val="24"/>
          <w:szCs w:val="24"/>
          <w:lang w:val="la-Latn" w:eastAsia="de-DE"/>
        </w:rPr>
        <w:t>crescat necnon et periculum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quantum fieri potest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w:t>
      </w:r>
      <w:r w:rsidR="002D3ABC" w:rsidRPr="007A06F5">
        <w:rPr>
          <w:rFonts w:ascii="Times New Roman" w:eastAsia="Times New Roman" w:hAnsi="Times New Roman" w:cs="Times New Roman"/>
          <w:sz w:val="24"/>
          <w:szCs w:val="24"/>
          <w:lang w:val="la-Latn" w:eastAsia="de-DE"/>
        </w:rPr>
        <w:t xml:space="preserve">aveatur animarum et ab auribus </w:t>
      </w:r>
      <w:r w:rsidR="005D4CF5" w:rsidRPr="007A06F5">
        <w:rPr>
          <w:rFonts w:ascii="Times New Roman" w:eastAsia="Times New Roman" w:hAnsi="Times New Roman" w:cs="Times New Roman"/>
          <w:sz w:val="24"/>
          <w:szCs w:val="24"/>
          <w:lang w:val="la-Latn" w:eastAsia="de-DE"/>
        </w:rPr>
        <w:t>vestris amoveatur pro hac causa tedium querellarum</w:t>
      </w:r>
      <w:r w:rsidR="009B2994" w:rsidRPr="007A06F5">
        <w:rPr>
          <w:rFonts w:ascii="Times New Roman" w:eastAsia="Times New Roman" w:hAnsi="Times New Roman" w:cs="Times New Roman"/>
          <w:sz w:val="24"/>
          <w:szCs w:val="24"/>
          <w:lang w:val="la-Latn" w:eastAsia="de-DE"/>
        </w:rPr>
        <w:t xml:space="preserve">. </w:t>
      </w:r>
    </w:p>
    <w:p w14:paraId="3C6BFC29" w14:textId="196609D9"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31</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Postulamus etiam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celsitudo ves</w:t>
      </w:r>
      <w:r w:rsidR="002D3ABC" w:rsidRPr="007A06F5">
        <w:rPr>
          <w:rFonts w:ascii="Times New Roman" w:eastAsia="Times New Roman" w:hAnsi="Times New Roman" w:cs="Times New Roman"/>
          <w:sz w:val="24"/>
          <w:szCs w:val="24"/>
          <w:lang w:val="la-Latn" w:eastAsia="de-DE"/>
        </w:rPr>
        <w:t xml:space="preserve">tra missis vestris specialiter </w:t>
      </w:r>
      <w:r w:rsidR="005D4CF5" w:rsidRPr="007A06F5">
        <w:rPr>
          <w:rFonts w:ascii="Times New Roman" w:eastAsia="Times New Roman" w:hAnsi="Times New Roman" w:cs="Times New Roman"/>
          <w:sz w:val="24"/>
          <w:szCs w:val="24"/>
          <w:lang w:val="la-Latn" w:eastAsia="de-DE"/>
        </w:rPr>
        <w:t>iniungat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ad haec peragenda studiosi et veri adiutores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ubicumque neces</w:t>
      </w:r>
      <w:r w:rsidR="002D3ABC" w:rsidRPr="007A06F5">
        <w:rPr>
          <w:rFonts w:ascii="Times New Roman" w:eastAsia="Times New Roman" w:hAnsi="Times New Roman" w:cs="Times New Roman"/>
          <w:sz w:val="24"/>
          <w:szCs w:val="24"/>
          <w:lang w:val="la-Latn" w:eastAsia="de-DE"/>
        </w:rPr>
        <w:t>sitas po</w:t>
      </w:r>
      <w:r w:rsidR="005D4CF5" w:rsidRPr="007A06F5">
        <w:rPr>
          <w:rFonts w:ascii="Times New Roman" w:eastAsia="Times New Roman" w:hAnsi="Times New Roman" w:cs="Times New Roman"/>
          <w:sz w:val="24"/>
          <w:szCs w:val="24"/>
          <w:lang w:val="la-Latn" w:eastAsia="de-DE"/>
        </w:rPr>
        <w:t>poscerit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nobis existant</w:t>
      </w:r>
      <w:r w:rsidR="009B2994" w:rsidRPr="007A06F5">
        <w:rPr>
          <w:rFonts w:ascii="Times New Roman" w:eastAsia="Times New Roman" w:hAnsi="Times New Roman" w:cs="Times New Roman"/>
          <w:sz w:val="24"/>
          <w:szCs w:val="24"/>
          <w:lang w:val="la-Latn" w:eastAsia="de-DE"/>
        </w:rPr>
        <w:t xml:space="preserve">. </w:t>
      </w:r>
    </w:p>
    <w:p w14:paraId="5B5E91A3" w14:textId="5A490030"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32</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presbiteris et capellis palatin</w:t>
      </w:r>
      <w:r w:rsidR="002D3ABC" w:rsidRPr="007A06F5">
        <w:rPr>
          <w:rFonts w:ascii="Times New Roman" w:eastAsia="Times New Roman" w:hAnsi="Times New Roman" w:cs="Times New Roman"/>
          <w:sz w:val="24"/>
          <w:szCs w:val="24"/>
          <w:lang w:val="la-Latn" w:eastAsia="de-DE"/>
        </w:rPr>
        <w:t xml:space="preserve">is  contra canonicam auctori </w:t>
      </w:r>
      <w:r w:rsidR="005D4CF5" w:rsidRPr="007A06F5">
        <w:rPr>
          <w:rFonts w:ascii="Times New Roman" w:eastAsia="Times New Roman" w:hAnsi="Times New Roman" w:cs="Times New Roman"/>
          <w:sz w:val="24"/>
          <w:szCs w:val="24"/>
          <w:lang w:val="la-Latn" w:eastAsia="de-DE"/>
        </w:rPr>
        <w:t>tatem et aecclesiasticam honestatem inconsulte habiti</w:t>
      </w:r>
      <w:r w:rsidR="002D3ABC" w:rsidRPr="007A06F5">
        <w:rPr>
          <w:rFonts w:ascii="Times New Roman" w:eastAsia="Times New Roman" w:hAnsi="Times New Roman" w:cs="Times New Roman"/>
          <w:sz w:val="24"/>
          <w:szCs w:val="24"/>
          <w:lang w:val="la-Latn" w:eastAsia="de-DE"/>
        </w:rPr>
        <w:t>s vestram monemus sollertiam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a vestra potestate inhibeantur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quoniam propter hoc </w:t>
      </w:r>
      <w:r w:rsidR="002D3ABC" w:rsidRPr="007A06F5">
        <w:rPr>
          <w:rFonts w:ascii="Times New Roman" w:eastAsia="Times New Roman" w:hAnsi="Times New Roman" w:cs="Times New Roman"/>
          <w:sz w:val="24"/>
          <w:szCs w:val="24"/>
          <w:lang w:val="la-Latn" w:eastAsia="de-DE"/>
        </w:rPr>
        <w:t xml:space="preserve">et honor ecclesiasticus vilior </w:t>
      </w:r>
      <w:r w:rsidR="005D4CF5" w:rsidRPr="007A06F5">
        <w:rPr>
          <w:rFonts w:ascii="Times New Roman" w:eastAsia="Times New Roman" w:hAnsi="Times New Roman" w:cs="Times New Roman"/>
          <w:sz w:val="24"/>
          <w:szCs w:val="24"/>
          <w:lang w:val="la-Latn" w:eastAsia="de-DE"/>
        </w:rPr>
        <w:t>efficitur et vestri proceres et palatini ministri in dieb</w:t>
      </w:r>
      <w:r w:rsidR="002D3ABC" w:rsidRPr="007A06F5">
        <w:rPr>
          <w:rFonts w:ascii="Times New Roman" w:eastAsia="Times New Roman" w:hAnsi="Times New Roman" w:cs="Times New Roman"/>
          <w:sz w:val="24"/>
          <w:szCs w:val="24"/>
          <w:lang w:val="la-Latn" w:eastAsia="de-DE"/>
        </w:rPr>
        <w:t>us sollemnibus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sicut decet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vobiscum ad missarum celebrationes non procedun</w:t>
      </w:r>
      <w:r w:rsidR="002D3ABC" w:rsidRPr="007A06F5">
        <w:rPr>
          <w:rFonts w:ascii="Times New Roman" w:eastAsia="Times New Roman" w:hAnsi="Times New Roman" w:cs="Times New Roman"/>
          <w:sz w:val="24"/>
          <w:szCs w:val="24"/>
          <w:lang w:val="la-Latn" w:eastAsia="de-DE"/>
        </w:rPr>
        <w:t>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Nam et obnixe deprecamur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in observatione diei dominici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sicuti iam dudum d</w:t>
      </w:r>
      <w:r w:rsidR="002D3ABC" w:rsidRPr="007A06F5">
        <w:rPr>
          <w:rFonts w:ascii="Times New Roman" w:eastAsia="Times New Roman" w:hAnsi="Times New Roman" w:cs="Times New Roman"/>
          <w:sz w:val="24"/>
          <w:szCs w:val="24"/>
          <w:lang w:val="la-Latn" w:eastAsia="de-DE"/>
        </w:rPr>
        <w:t>eprecati sumus</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debitam ad</w:t>
      </w:r>
      <w:r w:rsidR="005D4CF5" w:rsidRPr="007A06F5">
        <w:rPr>
          <w:rFonts w:ascii="Times New Roman" w:eastAsia="Times New Roman" w:hAnsi="Times New Roman" w:cs="Times New Roman"/>
          <w:sz w:val="24"/>
          <w:szCs w:val="24"/>
          <w:lang w:val="la-Latn" w:eastAsia="de-DE"/>
        </w:rPr>
        <w:t>hibeatis curam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quatinus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nisi magna conpellente necess</w:t>
      </w:r>
      <w:r w:rsidR="002D3ABC" w:rsidRPr="007A06F5">
        <w:rPr>
          <w:rFonts w:ascii="Times New Roman" w:eastAsia="Times New Roman" w:hAnsi="Times New Roman" w:cs="Times New Roman"/>
          <w:sz w:val="24"/>
          <w:szCs w:val="24"/>
          <w:lang w:val="la-Latn" w:eastAsia="de-DE"/>
        </w:rPr>
        <w:t>itate</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in ipsa die a curis et </w:t>
      </w:r>
      <w:r w:rsidR="005D4CF5" w:rsidRPr="007A06F5">
        <w:rPr>
          <w:rFonts w:ascii="Times New Roman" w:eastAsia="Times New Roman" w:hAnsi="Times New Roman" w:cs="Times New Roman"/>
          <w:sz w:val="24"/>
          <w:szCs w:val="24"/>
          <w:lang w:val="la-Latn" w:eastAsia="de-DE"/>
        </w:rPr>
        <w:t>sollicitudinibus mundanis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quantum potestis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vos exuati</w:t>
      </w:r>
      <w:r w:rsidR="002D3ABC" w:rsidRPr="007A06F5">
        <w:rPr>
          <w:rFonts w:ascii="Times New Roman" w:eastAsia="Times New Roman" w:hAnsi="Times New Roman" w:cs="Times New Roman"/>
          <w:sz w:val="24"/>
          <w:szCs w:val="24"/>
          <w:lang w:val="la-Latn" w:eastAsia="de-DE"/>
        </w:rPr>
        <w:t>s et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quod tantae diei venera</w:t>
      </w:r>
      <w:r w:rsidR="005D4CF5" w:rsidRPr="007A06F5">
        <w:rPr>
          <w:rFonts w:ascii="Times New Roman" w:eastAsia="Times New Roman" w:hAnsi="Times New Roman" w:cs="Times New Roman"/>
          <w:sz w:val="24"/>
          <w:szCs w:val="24"/>
          <w:lang w:val="la-Latn" w:eastAsia="de-DE"/>
        </w:rPr>
        <w:t>tioni competit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et vos faciatis et vestros sacro vestro </w:t>
      </w:r>
      <w:r w:rsidR="002D3ABC" w:rsidRPr="007A06F5">
        <w:rPr>
          <w:rFonts w:ascii="Times New Roman" w:eastAsia="Times New Roman" w:hAnsi="Times New Roman" w:cs="Times New Roman"/>
          <w:sz w:val="24"/>
          <w:szCs w:val="24"/>
          <w:lang w:val="la-Latn" w:eastAsia="de-DE"/>
        </w:rPr>
        <w:t>exemplo et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doceatis et agere </w:t>
      </w:r>
      <w:r w:rsidR="005D4CF5" w:rsidRPr="007A06F5">
        <w:rPr>
          <w:rFonts w:ascii="Times New Roman" w:eastAsia="Times New Roman" w:hAnsi="Times New Roman" w:cs="Times New Roman"/>
          <w:sz w:val="24"/>
          <w:szCs w:val="24"/>
          <w:lang w:val="la-Latn" w:eastAsia="de-DE"/>
        </w:rPr>
        <w:t>conpellatis</w:t>
      </w:r>
      <w:r w:rsidR="009B2994" w:rsidRPr="007A06F5">
        <w:rPr>
          <w:rFonts w:ascii="Times New Roman" w:eastAsia="Times New Roman" w:hAnsi="Times New Roman" w:cs="Times New Roman"/>
          <w:sz w:val="24"/>
          <w:szCs w:val="24"/>
          <w:lang w:val="la-Latn" w:eastAsia="de-DE"/>
        </w:rPr>
        <w:t xml:space="preserve">. </w:t>
      </w:r>
    </w:p>
    <w:p w14:paraId="06BA8774" w14:textId="3D990834"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33</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XIII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perceptione vero sacri corpori</w:t>
      </w:r>
      <w:r w:rsidR="002D3ABC" w:rsidRPr="007A06F5">
        <w:rPr>
          <w:rFonts w:ascii="Times New Roman" w:eastAsia="Times New Roman" w:hAnsi="Times New Roman" w:cs="Times New Roman"/>
          <w:sz w:val="24"/>
          <w:szCs w:val="24"/>
          <w:lang w:val="la-Latn" w:eastAsia="de-DE"/>
        </w:rPr>
        <w:t>s et sanguinis Domini nostri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Iesu Christi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nichilominus monemus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christi</w:t>
      </w:r>
      <w:r w:rsidR="002D3ABC" w:rsidRPr="007A06F5">
        <w:rPr>
          <w:rFonts w:ascii="Times New Roman" w:eastAsia="Times New Roman" w:hAnsi="Times New Roman" w:cs="Times New Roman"/>
          <w:sz w:val="24"/>
          <w:szCs w:val="24"/>
          <w:lang w:val="la-Latn" w:eastAsia="de-DE"/>
        </w:rPr>
        <w:t>anae religioni expedit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sicut </w:t>
      </w:r>
      <w:r w:rsidR="005D4CF5" w:rsidRPr="007A06F5">
        <w:rPr>
          <w:rFonts w:ascii="Times New Roman" w:eastAsia="Times New Roman" w:hAnsi="Times New Roman" w:cs="Times New Roman"/>
          <w:sz w:val="24"/>
          <w:szCs w:val="24"/>
          <w:lang w:val="la-Latn" w:eastAsia="de-DE"/>
        </w:rPr>
        <w:t>vobis a patribus nostris admonitum est in aliis co</w:t>
      </w:r>
      <w:r w:rsidR="002D3ABC" w:rsidRPr="007A06F5">
        <w:rPr>
          <w:rFonts w:ascii="Times New Roman" w:eastAsia="Times New Roman" w:hAnsi="Times New Roman" w:cs="Times New Roman"/>
          <w:sz w:val="24"/>
          <w:szCs w:val="24"/>
          <w:lang w:val="la-Latn" w:eastAsia="de-DE"/>
        </w:rPr>
        <w:t>nventibus</w:t>
      </w:r>
      <w:r w:rsidR="00762AD2"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2D3ABC" w:rsidRPr="007A06F5">
        <w:rPr>
          <w:rFonts w:ascii="Times New Roman" w:eastAsia="Times New Roman" w:hAnsi="Times New Roman" w:cs="Times New Roman"/>
          <w:sz w:val="24"/>
          <w:szCs w:val="24"/>
          <w:lang w:val="la-Latn" w:eastAsia="de-DE"/>
        </w:rPr>
        <w:t xml:space="preserve">quando possibile </w:t>
      </w:r>
      <w:r w:rsidR="005D4CF5" w:rsidRPr="007A06F5">
        <w:rPr>
          <w:rFonts w:ascii="Times New Roman" w:eastAsia="Times New Roman" w:hAnsi="Times New Roman" w:cs="Times New Roman"/>
          <w:sz w:val="24"/>
          <w:szCs w:val="24"/>
          <w:lang w:val="la-Latn" w:eastAsia="de-DE"/>
        </w:rPr>
        <w:t>fuerit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faciatis et vestro exemplo vobis famulantibus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hoc faciant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instruatis</w:t>
      </w:r>
      <w:r w:rsidR="009B2994" w:rsidRPr="007A06F5">
        <w:rPr>
          <w:rFonts w:ascii="Times New Roman" w:eastAsia="Times New Roman" w:hAnsi="Times New Roman" w:cs="Times New Roman"/>
          <w:sz w:val="24"/>
          <w:szCs w:val="24"/>
          <w:lang w:val="la-Latn" w:eastAsia="de-DE"/>
        </w:rPr>
        <w:t xml:space="preserve">. </w:t>
      </w:r>
    </w:p>
    <w:p w14:paraId="045AF66A" w14:textId="5CF2003B"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34</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XIV</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capitulo siquidem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pro</w:t>
      </w:r>
      <w:r w:rsidR="002D3ABC" w:rsidRPr="007A06F5">
        <w:rPr>
          <w:rFonts w:ascii="Times New Roman" w:eastAsia="Times New Roman" w:hAnsi="Times New Roman" w:cs="Times New Roman"/>
          <w:sz w:val="24"/>
          <w:szCs w:val="24"/>
          <w:lang w:val="la-Latn" w:eastAsia="de-DE"/>
        </w:rPr>
        <w:t xml:space="preserve">pter honorem ecclesiasticum in </w:t>
      </w:r>
      <w:r w:rsidR="005D4CF5" w:rsidRPr="007A06F5">
        <w:rPr>
          <w:rFonts w:ascii="Times New Roman" w:eastAsia="Times New Roman" w:hAnsi="Times New Roman" w:cs="Times New Roman"/>
          <w:sz w:val="24"/>
          <w:szCs w:val="24"/>
          <w:lang w:val="la-Latn" w:eastAsia="de-DE"/>
        </w:rPr>
        <w:t>generali conventu vestra celsitudo se constituere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velle decrevit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tantummodo vestram pietatem deposcimus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secundum Dei voluntatem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melius exinde vobis visum fuerit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ad effectum perducatis</w:t>
      </w:r>
      <w:r w:rsidR="009B2994" w:rsidRPr="007A06F5">
        <w:rPr>
          <w:rFonts w:ascii="Times New Roman" w:eastAsia="Times New Roman" w:hAnsi="Times New Roman" w:cs="Times New Roman"/>
          <w:sz w:val="24"/>
          <w:szCs w:val="24"/>
          <w:lang w:val="la-Latn" w:eastAsia="de-DE"/>
        </w:rPr>
        <w:t xml:space="preserve">. </w:t>
      </w:r>
    </w:p>
    <w:p w14:paraId="30ABEFDD" w14:textId="5403DD1A" w:rsidR="005D4CF5" w:rsidRPr="007A06F5" w:rsidRDefault="005D4CF5"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i/>
          <w:iCs/>
          <w:sz w:val="24"/>
          <w:szCs w:val="24"/>
          <w:lang w:val="la-Latn" w:eastAsia="de-DE"/>
        </w:rPr>
        <w:t>De</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his</w:t>
      </w:r>
      <w:r w:rsidR="009B2994"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quae</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populo</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adnuntianda</w:t>
      </w:r>
      <w:r w:rsidRPr="007A06F5">
        <w:rPr>
          <w:rFonts w:ascii="Times New Roman" w:eastAsia="Times New Roman" w:hAnsi="Times New Roman" w:cs="Times New Roman"/>
          <w:sz w:val="24"/>
          <w:szCs w:val="24"/>
          <w:lang w:val="la-Latn" w:eastAsia="de-DE"/>
        </w:rPr>
        <w:t xml:space="preserve"> </w:t>
      </w:r>
      <w:r w:rsidRPr="007A06F5">
        <w:rPr>
          <w:rFonts w:ascii="Times New Roman" w:eastAsia="Times New Roman" w:hAnsi="Times New Roman" w:cs="Times New Roman"/>
          <w:i/>
          <w:iCs/>
          <w:sz w:val="24"/>
          <w:szCs w:val="24"/>
          <w:lang w:val="la-Latn" w:eastAsia="de-DE"/>
        </w:rPr>
        <w:t>sunt</w:t>
      </w:r>
      <w:r w:rsidR="009B2994" w:rsidRPr="007A06F5">
        <w:rPr>
          <w:rFonts w:ascii="Times New Roman" w:eastAsia="Times New Roman" w:hAnsi="Times New Roman" w:cs="Times New Roman"/>
          <w:sz w:val="24"/>
          <w:szCs w:val="24"/>
          <w:lang w:val="la-Latn" w:eastAsia="de-DE"/>
        </w:rPr>
        <w:t xml:space="preserve">. </w:t>
      </w:r>
    </w:p>
    <w:p w14:paraId="22805966" w14:textId="3A8C8D7E" w:rsidR="000A2EBE" w:rsidRPr="007A06F5" w:rsidRDefault="00E63196" w:rsidP="000A2EBE">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35</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Item capitulo primo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Hoc</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adm</w:t>
      </w:r>
      <w:r w:rsidR="000A2EBE" w:rsidRPr="007A06F5">
        <w:rPr>
          <w:rFonts w:ascii="Times New Roman" w:eastAsia="Times New Roman" w:hAnsi="Times New Roman" w:cs="Times New Roman"/>
          <w:sz w:val="24"/>
          <w:szCs w:val="24"/>
          <w:lang w:val="la-Latn" w:eastAsia="de-DE"/>
        </w:rPr>
        <w:t>onendum vel denunciandum fideli</w:t>
      </w:r>
      <w:r w:rsidR="005D4CF5" w:rsidRPr="007A06F5">
        <w:rPr>
          <w:rFonts w:ascii="Times New Roman" w:eastAsia="Times New Roman" w:hAnsi="Times New Roman" w:cs="Times New Roman"/>
          <w:sz w:val="24"/>
          <w:szCs w:val="24"/>
          <w:lang w:val="la-Latn" w:eastAsia="de-DE"/>
        </w:rPr>
        <w:t>bus necessario providimus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hi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fidem Christi expetunt et provectae aetatis 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priusquam ad baptismum accedant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instruantu</w:t>
      </w:r>
      <w:r w:rsidR="000A2EBE" w:rsidRPr="007A06F5">
        <w:rPr>
          <w:rFonts w:ascii="Times New Roman" w:eastAsia="Times New Roman" w:hAnsi="Times New Roman" w:cs="Times New Roman"/>
          <w:sz w:val="24"/>
          <w:szCs w:val="24"/>
          <w:lang w:val="la-Latn" w:eastAsia="de-DE"/>
        </w:rPr>
        <w:t>r et fidei et baptismatis sacra</w:t>
      </w:r>
      <w:r w:rsidR="005D4CF5" w:rsidRPr="007A06F5">
        <w:rPr>
          <w:rFonts w:ascii="Times New Roman" w:eastAsia="Times New Roman" w:hAnsi="Times New Roman" w:cs="Times New Roman"/>
          <w:sz w:val="24"/>
          <w:szCs w:val="24"/>
          <w:lang w:val="la-Latn" w:eastAsia="de-DE"/>
        </w:rPr>
        <w:t>mento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Similiter et illi instruendi 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parvulos de sacro fonte suscipere voluerint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intellegant et vim eiusdem sacramenti et quid</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pro aliis spoponderint vel pro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quibus fideiussores extiterint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Illos tamen specialiter ab his officiis removendos iudicamus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 alios de sacrosancti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fontis baptism</w:t>
      </w:r>
      <w:r w:rsidR="000A2EBE" w:rsidRPr="007A06F5">
        <w:rPr>
          <w:rFonts w:ascii="Times New Roman" w:eastAsia="Times New Roman" w:hAnsi="Times New Roman" w:cs="Times New Roman"/>
          <w:sz w:val="24"/>
          <w:szCs w:val="24"/>
          <w:lang w:val="la-Latn" w:eastAsia="de-DE"/>
        </w:rPr>
        <w:t>ate suscipiant nec etiam ad per</w:t>
      </w:r>
      <w:r w:rsidR="005D4CF5" w:rsidRPr="007A06F5">
        <w:rPr>
          <w:rFonts w:ascii="Times New Roman" w:eastAsia="Times New Roman" w:hAnsi="Times New Roman" w:cs="Times New Roman"/>
          <w:sz w:val="24"/>
          <w:szCs w:val="24"/>
          <w:lang w:val="la-Latn" w:eastAsia="de-DE"/>
        </w:rPr>
        <w:t>cipiendum sancti Spiritus donum aliorum patroni existant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et communione canonica privati et penitentiae publicae sunt subacti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donec</w:t>
      </w:r>
      <w:r w:rsidR="000A2EBE" w:rsidRPr="007A06F5">
        <w:rPr>
          <w:rFonts w:ascii="Times New Roman" w:eastAsia="Times New Roman" w:hAnsi="Times New Roman" w:cs="Times New Roman"/>
          <w:sz w:val="24"/>
          <w:szCs w:val="24"/>
          <w:lang w:val="la-Latn" w:eastAsia="de-DE"/>
        </w:rPr>
        <w:t xml:space="preserve"> per penitentiae satisfactionem </w:t>
      </w:r>
      <w:r w:rsidR="005D4CF5" w:rsidRPr="007A06F5">
        <w:rPr>
          <w:rFonts w:ascii="Times New Roman" w:eastAsia="Times New Roman" w:hAnsi="Times New Roman" w:cs="Times New Roman"/>
          <w:sz w:val="24"/>
          <w:szCs w:val="24"/>
          <w:lang w:val="la-Latn" w:eastAsia="de-DE"/>
        </w:rPr>
        <w:lastRenderedPageBreak/>
        <w:t>reconciliationem mereantur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Quos enim lex divina</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et </w:t>
      </w:r>
      <w:r w:rsidR="00524CAA" w:rsidRPr="00524CAA">
        <w:rPr>
          <w:rFonts w:ascii="Times New Roman" w:eastAsia="Times New Roman" w:hAnsi="Times New Roman" w:cs="Times New Roman"/>
          <w:b/>
          <w:sz w:val="24"/>
          <w:szCs w:val="24"/>
          <w:lang w:val="la-Latn" w:eastAsia="de-DE"/>
        </w:rPr>
        <w:t>auctorit</w:t>
      </w:r>
      <w:r w:rsidR="005D4CF5" w:rsidRPr="007A06F5">
        <w:rPr>
          <w:rFonts w:ascii="Times New Roman" w:eastAsia="Times New Roman" w:hAnsi="Times New Roman" w:cs="Times New Roman"/>
          <w:sz w:val="24"/>
          <w:szCs w:val="24"/>
          <w:lang w:val="la-Latn" w:eastAsia="de-DE"/>
        </w:rPr>
        <w:t>as canonica</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ab ecclesiarum liminibus et a castris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militaribus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 ruina sint populi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sequestrant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multo magis a memoratis peragendis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officiis usque ad tempus poenitentiae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iam dictum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peractum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sunt sequestrandi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 xml:space="preserve">*. </w:t>
      </w:r>
      <w:r w:rsidR="005D4CF5" w:rsidRPr="007A06F5">
        <w:rPr>
          <w:rFonts w:ascii="Times New Roman" w:hAnsi="Times New Roman" w:cs="Times New Roman"/>
          <w:lang w:val="la-Latn"/>
        </w:rPr>
        <w:t>/</w:t>
      </w:r>
      <w:r w:rsidR="000A2EBE" w:rsidRPr="007A06F5">
        <w:rPr>
          <w:rFonts w:ascii="Times New Roman" w:hAnsi="Times New Roman" w:cs="Times New Roman"/>
          <w:lang w:val="la-Latn"/>
        </w:rPr>
        <w:t xml:space="preserve"> </w:t>
      </w:r>
    </w:p>
    <w:p w14:paraId="104651AA" w14:textId="59FFCBBF" w:rsidR="005D4CF5" w:rsidRPr="007A06F5" w:rsidRDefault="00E63196" w:rsidP="000A2EBE">
      <w:pPr>
        <w:spacing w:after="120" w:line="240" w:lineRule="auto"/>
        <w:rPr>
          <w:rFonts w:ascii="Times New Roman" w:eastAsia="Times New Roman" w:hAnsi="Times New Roman" w:cs="Times New Roman"/>
          <w:sz w:val="24"/>
          <w:szCs w:val="24"/>
          <w:lang w:val="la-Latn" w:eastAsia="de-DE"/>
        </w:rPr>
      </w:pPr>
      <w:r w:rsidRPr="007A06F5">
        <w:rPr>
          <w:rFonts w:ascii="Times New Roman" w:hAnsi="Times New Roman" w:cs="Times New Roman"/>
          <w:lang w:val="la-Latn"/>
        </w:rPr>
        <w:t>(</w:t>
      </w:r>
      <w:r w:rsidR="005D4CF5" w:rsidRPr="007A06F5">
        <w:rPr>
          <w:rFonts w:ascii="Times New Roman" w:hAnsi="Times New Roman" w:cs="Times New Roman"/>
          <w:lang w:val="la-Latn"/>
        </w:rPr>
        <w:t>36</w:t>
      </w:r>
      <w:r w:rsidR="005D4A29" w:rsidRPr="007A06F5">
        <w:rPr>
          <w:rFonts w:ascii="Times New Roman" w:hAnsi="Times New Roman" w:cs="Times New Roman"/>
          <w:lang w:val="la-Latn"/>
        </w:rPr>
        <w:t>.</w:t>
      </w:r>
      <w:r w:rsidR="005D4CF5" w:rsidRPr="007A06F5">
        <w:rPr>
          <w:rFonts w:ascii="Times New Roman" w:hAnsi="Times New Roman" w:cs="Times New Roman"/>
          <w:lang w:val="la-Latn"/>
        </w:rPr>
        <w:t>) II</w:t>
      </w:r>
      <w:r w:rsidR="009B2994" w:rsidRPr="007A06F5">
        <w:rPr>
          <w:rFonts w:ascii="Times New Roman" w:hAnsi="Times New Roman" w:cs="Times New Roman"/>
          <w:lang w:val="la-Latn"/>
        </w:rPr>
        <w:t xml:space="preserve">. </w:t>
      </w:r>
      <w:r w:rsidR="005D4CF5" w:rsidRPr="007A06F5">
        <w:rPr>
          <w:rFonts w:ascii="Times New Roman" w:hAnsi="Times New Roman" w:cs="Times New Roman"/>
          <w:lang w:val="la-Latn"/>
        </w:rPr>
        <w:t>Ut</w:t>
      </w:r>
      <w:r w:rsidR="00E55DD3" w:rsidRPr="007A06F5">
        <w:rPr>
          <w:rFonts w:ascii="Times New Roman" w:hAnsi="Times New Roman" w:cs="Times New Roman"/>
          <w:lang w:val="la-Latn"/>
        </w:rPr>
        <w:t xml:space="preserve"> </w:t>
      </w:r>
      <w:r w:rsidR="005D4CF5" w:rsidRPr="007A06F5">
        <w:rPr>
          <w:rFonts w:ascii="Times New Roman" w:hAnsi="Times New Roman" w:cs="Times New Roman"/>
          <w:lang w:val="la-Latn"/>
        </w:rPr>
        <w:t>extra statuta tempora canonum</w:t>
      </w:r>
      <w:r w:rsidR="00E55DD3" w:rsidRPr="007A06F5">
        <w:rPr>
          <w:rFonts w:ascii="Times New Roman" w:hAnsi="Times New Roman" w:cs="Times New Roman"/>
          <w:lang w:val="la-Latn"/>
        </w:rPr>
        <w:t xml:space="preserve"> </w:t>
      </w:r>
      <w:r w:rsidR="005D4CF5" w:rsidRPr="007A06F5">
        <w:rPr>
          <w:rFonts w:ascii="Times New Roman" w:hAnsi="Times New Roman" w:cs="Times New Roman"/>
          <w:lang w:val="la-Latn"/>
        </w:rPr>
        <w:t>baptismata non celebrentur</w:t>
      </w:r>
      <w:r w:rsidR="009B2994" w:rsidRPr="007A06F5">
        <w:rPr>
          <w:rFonts w:ascii="Times New Roman" w:hAnsi="Times New Roman" w:cs="Times New Roman"/>
          <w:lang w:val="la-Latn"/>
        </w:rPr>
        <w:t xml:space="preserve">, </w:t>
      </w:r>
      <w:r w:rsidR="005D4CF5" w:rsidRPr="007A06F5">
        <w:rPr>
          <w:rFonts w:ascii="Times New Roman" w:eastAsia="Times New Roman" w:hAnsi="Times New Roman" w:cs="Times New Roman"/>
          <w:sz w:val="24"/>
          <w:szCs w:val="24"/>
          <w:lang w:val="la-Latn" w:eastAsia="de-DE"/>
        </w:rPr>
        <w:t xml:space="preserve">quia </w:t>
      </w:r>
      <w:r w:rsidR="00524CAA">
        <w:rPr>
          <w:rFonts w:ascii="Times New Roman" w:eastAsia="Times New Roman" w:hAnsi="Times New Roman" w:cs="Times New Roman"/>
          <w:sz w:val="24"/>
          <w:szCs w:val="24"/>
          <w:lang w:val="la-Latn" w:eastAsia="de-DE"/>
        </w:rPr>
        <w:t>sacri canon</w:t>
      </w:r>
      <w:r w:rsidR="005D4CF5" w:rsidRPr="007A06F5">
        <w:rPr>
          <w:rFonts w:ascii="Times New Roman" w:eastAsia="Times New Roman" w:hAnsi="Times New Roman" w:cs="Times New Roman"/>
          <w:sz w:val="24"/>
          <w:szCs w:val="24"/>
          <w:lang w:val="la-Latn" w:eastAsia="de-DE"/>
        </w:rPr>
        <w:t>es hoc modis omnibus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nisi aliquid peri</w:t>
      </w:r>
      <w:r w:rsidR="000A2EBE" w:rsidRPr="007A06F5">
        <w:rPr>
          <w:rFonts w:ascii="Times New Roman" w:eastAsia="Times New Roman" w:hAnsi="Times New Roman" w:cs="Times New Roman"/>
          <w:sz w:val="24"/>
          <w:szCs w:val="24"/>
          <w:lang w:val="la-Latn" w:eastAsia="de-DE"/>
        </w:rPr>
        <w:t>culum institerit</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fieri pro</w:t>
      </w:r>
      <w:r w:rsidR="005D4CF5" w:rsidRPr="007A06F5">
        <w:rPr>
          <w:rFonts w:ascii="Times New Roman" w:eastAsia="Times New Roman" w:hAnsi="Times New Roman" w:cs="Times New Roman"/>
          <w:sz w:val="24"/>
          <w:szCs w:val="24"/>
          <w:lang w:val="la-Latn" w:eastAsia="de-DE"/>
        </w:rPr>
        <w:t>hibent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tantum ut etiam eos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 alio tempore baptizantur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 gradibus ecclesiasticis arceant</w:t>
      </w:r>
      <w:r w:rsidR="009B2994" w:rsidRPr="007A06F5">
        <w:rPr>
          <w:rFonts w:ascii="Times New Roman" w:eastAsia="Times New Roman" w:hAnsi="Times New Roman" w:cs="Times New Roman"/>
          <w:sz w:val="24"/>
          <w:szCs w:val="24"/>
          <w:lang w:val="la-Latn" w:eastAsia="de-DE"/>
        </w:rPr>
        <w:t xml:space="preserve">. </w:t>
      </w:r>
    </w:p>
    <w:p w14:paraId="460E7F13" w14:textId="6134D292"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37</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De eo etiam instruendo fideles neces</w:t>
      </w:r>
      <w:r w:rsidR="000A2EBE" w:rsidRPr="007A06F5">
        <w:rPr>
          <w:rFonts w:ascii="Times New Roman" w:eastAsia="Times New Roman" w:hAnsi="Times New Roman" w:cs="Times New Roman"/>
          <w:sz w:val="24"/>
          <w:szCs w:val="24"/>
          <w:lang w:val="la-Latn" w:eastAsia="de-DE"/>
        </w:rPr>
        <w:t>sarium praevidimus</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ut intelle</w:t>
      </w:r>
      <w:r w:rsidR="005D4CF5" w:rsidRPr="007A06F5">
        <w:rPr>
          <w:rFonts w:ascii="Times New Roman" w:eastAsia="Times New Roman" w:hAnsi="Times New Roman" w:cs="Times New Roman"/>
          <w:sz w:val="24"/>
          <w:szCs w:val="24"/>
          <w:lang w:val="la-Latn" w:eastAsia="de-DE"/>
        </w:rPr>
        <w:t>gant pactum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cum Deo in baptismate fecerunt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Pactum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quod cum Deo in baptismate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 multis ex toto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 multis ex parte</w:t>
      </w:r>
      <w:r w:rsidR="000A2EBE" w:rsidRPr="007A06F5">
        <w:rPr>
          <w:rFonts w:ascii="Times New Roman" w:eastAsia="Times New Roman" w:hAnsi="Times New Roman" w:cs="Times New Roman"/>
          <w:sz w:val="24"/>
          <w:szCs w:val="24"/>
          <w:lang w:val="la-Latn" w:eastAsia="de-DE"/>
        </w:rPr>
        <w:t xml:space="preserve"> transgreditur</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 xml:space="preserve">Ex toto quippe </w:t>
      </w:r>
      <w:r w:rsidR="005D4CF5" w:rsidRPr="007A06F5">
        <w:rPr>
          <w:rFonts w:ascii="Times New Roman" w:eastAsia="Times New Roman" w:hAnsi="Times New Roman" w:cs="Times New Roman"/>
          <w:sz w:val="24"/>
          <w:szCs w:val="24"/>
          <w:lang w:val="la-Latn" w:eastAsia="de-DE"/>
        </w:rPr>
        <w:t>transgreditur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quando quis post acceptam baptismatis gratiam aut ad infidelitatem aut ad heresim aut certe ad scisma prolabitur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ex parte vero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quando quis aut ad superbiam aut ad invidiam aut ad caetera vitia spiritualia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ex radice superbiae prodeunt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labitur</w:t>
      </w:r>
      <w:r w:rsidR="009B2994" w:rsidRPr="007A06F5">
        <w:rPr>
          <w:rFonts w:ascii="Times New Roman" w:eastAsia="Times New Roman" w:hAnsi="Times New Roman" w:cs="Times New Roman"/>
          <w:sz w:val="24"/>
          <w:szCs w:val="24"/>
          <w:lang w:val="la-Latn" w:eastAsia="de-DE"/>
        </w:rPr>
        <w:t xml:space="preserve">. </w:t>
      </w:r>
    </w:p>
    <w:p w14:paraId="799C1887" w14:textId="47E79AC4"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38</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IV</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Quid sit abrenuntiare diabolo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operibus et pompis eius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valde omnes fideles intellegere oportet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Quapropter</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necesse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praedicatores in admonendo et auditores in discendo et opere conplendo abhin</w:t>
      </w:r>
      <w:r w:rsidR="000A2EBE" w:rsidRPr="007A06F5">
        <w:rPr>
          <w:rFonts w:ascii="Times New Roman" w:eastAsia="Times New Roman" w:hAnsi="Times New Roman" w:cs="Times New Roman"/>
          <w:sz w:val="24"/>
          <w:szCs w:val="24"/>
          <w:lang w:val="la-Latn" w:eastAsia="de-DE"/>
        </w:rPr>
        <w:t>c</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ut suum cavere possint peri</w:t>
      </w:r>
      <w:r w:rsidR="005D4CF5" w:rsidRPr="007A06F5">
        <w:rPr>
          <w:rFonts w:ascii="Times New Roman" w:eastAsia="Times New Roman" w:hAnsi="Times New Roman" w:cs="Times New Roman"/>
          <w:sz w:val="24"/>
          <w:szCs w:val="24"/>
          <w:lang w:val="la-Latn" w:eastAsia="de-DE"/>
        </w:rPr>
        <w:t>culum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magis adhibeant studium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Abrenuntiare igit</w:t>
      </w:r>
      <w:r w:rsidR="000A2EBE" w:rsidRPr="007A06F5">
        <w:rPr>
          <w:rFonts w:ascii="Times New Roman" w:eastAsia="Times New Roman" w:hAnsi="Times New Roman" w:cs="Times New Roman"/>
          <w:sz w:val="24"/>
          <w:szCs w:val="24"/>
          <w:lang w:val="la-Latn" w:eastAsia="de-DE"/>
        </w:rPr>
        <w:t>ur diabolo est</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penitus eum re</w:t>
      </w:r>
      <w:r w:rsidR="005D4CF5" w:rsidRPr="007A06F5">
        <w:rPr>
          <w:rFonts w:ascii="Times New Roman" w:eastAsia="Times New Roman" w:hAnsi="Times New Roman" w:cs="Times New Roman"/>
          <w:sz w:val="24"/>
          <w:szCs w:val="24"/>
          <w:lang w:val="la-Latn" w:eastAsia="de-DE"/>
        </w:rPr>
        <w:t>spuere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spernere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reicere eique contradicere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seque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unumquemque ab eo alienare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sive aliud</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quid quod hoc verbo in hoc sensu exprimi potest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Opera eius 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utique operibus Salvatoris contraria existunt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Primum superbia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cuius ille auctor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quae eum ex angelo demonem fecit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est etiam initium omnis peccati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cetera vitia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ex radice prodeunt superbiae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Pompa diaboli haec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et pompa mundi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id est ambitio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arrogantia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vana gloria omnisque cuiuslibet rei superfluitas in humanis usibus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unde crescit elatio</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multotiens honestati solet ascribi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caetera huiusmodi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de fonte superbiae procedere noscuntur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Haec et his similia 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unusquisque fidelis tempore baptismatis a se reiecit</w:t>
      </w:r>
      <w:r w:rsidR="00E55DD3"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Christo</w:t>
      </w:r>
      <w:r w:rsidR="005D4CF5" w:rsidRPr="007A06F5">
        <w:rPr>
          <w:rFonts w:ascii="Times New Roman" w:eastAsia="Times New Roman" w:hAnsi="Times New Roman" w:cs="Times New Roman"/>
          <w:sz w:val="24"/>
          <w:szCs w:val="24"/>
          <w:lang w:val="la-Latn" w:eastAsia="de-DE"/>
        </w:rPr>
        <w:t>que se mancipavit pactumque cum Deo fecit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 penitus ad ea</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quibus abrenuntiavit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rediret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Verum si iura humanae pactionis firmiter conservantur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fixius tamen atque ferventius iura tanti pacti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quae cum Deo facta sunt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inviolabiliter sunt observanda</w:t>
      </w:r>
      <w:r w:rsidR="009B2994" w:rsidRPr="007A06F5">
        <w:rPr>
          <w:rFonts w:ascii="Times New Roman" w:eastAsia="Times New Roman" w:hAnsi="Times New Roman" w:cs="Times New Roman"/>
          <w:sz w:val="24"/>
          <w:szCs w:val="24"/>
          <w:lang w:val="la-Latn" w:eastAsia="de-DE"/>
        </w:rPr>
        <w:t xml:space="preserve">. </w:t>
      </w:r>
    </w:p>
    <w:p w14:paraId="72EA97AB" w14:textId="3263D877"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39</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w:t>
      </w:r>
      <w:r w:rsidR="009042C7" w:rsidRPr="007A06F5">
        <w:rPr>
          <w:rFonts w:ascii="Times New Roman" w:eastAsia="Times New Roman" w:hAnsi="Times New Roman" w:cs="Times New Roman"/>
          <w:sz w:val="24"/>
          <w:szCs w:val="24"/>
          <w:lang w:val="la-Latn" w:eastAsia="de-DE"/>
        </w:rPr>
        <w: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Inter</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nos pari consensu decrevimus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 unusquisque episcoporum in scolis habendis et ad utilitatem aecclesiae militi</w:t>
      </w:r>
      <w:r w:rsidR="000A2EBE" w:rsidRPr="007A06F5">
        <w:rPr>
          <w:rFonts w:ascii="Times New Roman" w:eastAsia="Times New Roman" w:hAnsi="Times New Roman" w:cs="Times New Roman"/>
          <w:sz w:val="24"/>
          <w:szCs w:val="24"/>
          <w:lang w:val="la-Latn" w:eastAsia="de-DE"/>
        </w:rPr>
        <w:t>bus Christi praeparandis et edu</w:t>
      </w:r>
      <w:r w:rsidR="005D4CF5" w:rsidRPr="007A06F5">
        <w:rPr>
          <w:rFonts w:ascii="Times New Roman" w:eastAsia="Times New Roman" w:hAnsi="Times New Roman" w:cs="Times New Roman"/>
          <w:sz w:val="24"/>
          <w:szCs w:val="24"/>
          <w:lang w:val="la-Latn" w:eastAsia="de-DE"/>
        </w:rPr>
        <w:t>candis abhinc maius studium adhiberet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et in hoc uniuscuiusque studium volumus probare</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quando ad provinciale episcoporum concil</w:t>
      </w:r>
      <w:r w:rsidR="000A2EBE" w:rsidRPr="007A06F5">
        <w:rPr>
          <w:rFonts w:ascii="Times New Roman" w:eastAsia="Times New Roman" w:hAnsi="Times New Roman" w:cs="Times New Roman"/>
          <w:sz w:val="24"/>
          <w:szCs w:val="24"/>
          <w:lang w:val="la-Latn" w:eastAsia="de-DE"/>
        </w:rPr>
        <w:t>ium ventum fuerit</w:t>
      </w:r>
      <w:r w:rsidR="009B2994" w:rsidRPr="007A06F5">
        <w:rPr>
          <w:rFonts w:ascii="Times New Roman" w:eastAsia="Times New Roman" w:hAnsi="Times New Roman" w:cs="Times New Roman"/>
          <w:sz w:val="24"/>
          <w:szCs w:val="24"/>
          <w:lang w:val="la-Latn" w:eastAsia="de-DE"/>
        </w:rPr>
        <w:t xml:space="preserve">, </w:t>
      </w:r>
      <w:r w:rsidR="000A2EBE" w:rsidRPr="007A06F5">
        <w:rPr>
          <w:rFonts w:ascii="Times New Roman" w:eastAsia="Times New Roman" w:hAnsi="Times New Roman" w:cs="Times New Roman"/>
          <w:sz w:val="24"/>
          <w:szCs w:val="24"/>
          <w:lang w:val="la-Latn" w:eastAsia="de-DE"/>
        </w:rPr>
        <w:t xml:space="preserve">unusquisque </w:t>
      </w:r>
      <w:r w:rsidR="005D4CF5" w:rsidRPr="007A06F5">
        <w:rPr>
          <w:rFonts w:ascii="Times New Roman" w:eastAsia="Times New Roman" w:hAnsi="Times New Roman" w:cs="Times New Roman"/>
          <w:sz w:val="24"/>
          <w:szCs w:val="24"/>
          <w:lang w:val="la-Latn" w:eastAsia="de-DE"/>
        </w:rPr>
        <w:t>rectorum scolasticos suos eidem concilio adesse faciat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quatinus et ceteris ecclesiis noti sint et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sollers studium circa divinum cultum omnibus manifestum fiat</w:t>
      </w:r>
      <w:r w:rsidR="009B2994" w:rsidRPr="007A06F5">
        <w:rPr>
          <w:rFonts w:ascii="Times New Roman" w:eastAsia="Times New Roman" w:hAnsi="Times New Roman" w:cs="Times New Roman"/>
          <w:sz w:val="24"/>
          <w:szCs w:val="24"/>
          <w:lang w:val="la-Latn" w:eastAsia="de-DE"/>
        </w:rPr>
        <w:t xml:space="preserve">. </w:t>
      </w:r>
    </w:p>
    <w:p w14:paraId="40299410" w14:textId="6FB2EA3D"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40</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VI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episcopi nonnisi ieiuni per inpositionem manuum Spiritum sanctum tradant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exceptis infirmis et morte periclitantibus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Sicut autem duobus temporibus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pascha videlicet et pentecosten</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baptismum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ita etiam traditionem sanc</w:t>
      </w:r>
      <w:r w:rsidR="000A2EBE" w:rsidRPr="007A06F5">
        <w:rPr>
          <w:rFonts w:ascii="Times New Roman" w:eastAsia="Times New Roman" w:hAnsi="Times New Roman" w:cs="Times New Roman"/>
          <w:sz w:val="24"/>
          <w:szCs w:val="24"/>
          <w:lang w:val="la-Latn" w:eastAsia="de-DE"/>
        </w:rPr>
        <w:t xml:space="preserve">ti </w:t>
      </w:r>
      <w:r w:rsidR="005D4CF5" w:rsidRPr="007A06F5">
        <w:rPr>
          <w:rFonts w:ascii="Times New Roman" w:eastAsia="Times New Roman" w:hAnsi="Times New Roman" w:cs="Times New Roman"/>
          <w:sz w:val="24"/>
          <w:szCs w:val="24"/>
          <w:lang w:val="la-Latn" w:eastAsia="de-DE"/>
        </w:rPr>
        <w:t>Spiritus a ieiunis pontificibus convenit celebrare</w:t>
      </w:r>
      <w:r w:rsidR="009B2994" w:rsidRPr="007A06F5">
        <w:rPr>
          <w:rFonts w:ascii="Times New Roman" w:eastAsia="Times New Roman" w:hAnsi="Times New Roman" w:cs="Times New Roman"/>
          <w:sz w:val="24"/>
          <w:szCs w:val="24"/>
          <w:lang w:val="la-Latn" w:eastAsia="de-DE"/>
        </w:rPr>
        <w:t xml:space="preserve">. </w:t>
      </w:r>
    </w:p>
    <w:p w14:paraId="62A6C9DC" w14:textId="18809494" w:rsidR="005D4CF5" w:rsidRPr="007A06F5" w:rsidRDefault="00E63196" w:rsidP="00450DB4">
      <w:pPr>
        <w:spacing w:after="120" w:line="240" w:lineRule="auto"/>
        <w:rPr>
          <w:rFonts w:ascii="Times New Roman" w:eastAsia="Times New Roman" w:hAnsi="Times New Roman" w:cs="Times New Roman"/>
          <w:sz w:val="24"/>
          <w:szCs w:val="24"/>
          <w:lang w:val="la-Latn" w:eastAsia="de-DE"/>
        </w:rPr>
      </w:pPr>
      <w:r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41</w:t>
      </w:r>
      <w:r w:rsidR="005D4A29" w:rsidRPr="007A06F5">
        <w:rPr>
          <w:rFonts w:ascii="Times New Roman" w:eastAsia="Times New Roman" w:hAnsi="Times New Roman" w:cs="Times New Roman"/>
          <w:sz w:val="24"/>
          <w:szCs w:val="24"/>
          <w:lang w:val="la-Latn" w:eastAsia="de-DE"/>
        </w:rPr>
        <w:t>.</w:t>
      </w:r>
      <w:r w:rsidR="005D4CF5" w:rsidRPr="007A06F5">
        <w:rPr>
          <w:rFonts w:ascii="Times New Roman" w:eastAsia="Times New Roman" w:hAnsi="Times New Roman" w:cs="Times New Roman"/>
          <w:sz w:val="24"/>
          <w:szCs w:val="24"/>
          <w:lang w:val="la-Latn" w:eastAsia="de-DE"/>
        </w:rPr>
        <w:t>) VII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Ut</w:t>
      </w:r>
      <w:r w:rsidR="00E55DD3"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presbiteri</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sicut hactenus factum est</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indiscrete per diversa</w:t>
      </w:r>
      <w:r w:rsidR="0069631A"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non mittantur</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nec ab episcopis nec ab aliis prelatis nec etiam a laicis</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 propter</w:t>
      </w:r>
      <w:r w:rsidR="0069631A"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eorum abstinentiam et animarum pericula et ecclesiarum</w:t>
      </w:r>
      <w:r w:rsidR="009B2994"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in quibus constituti sunt</w:t>
      </w:r>
      <w:r w:rsidR="009B2994" w:rsidRPr="007A06F5">
        <w:rPr>
          <w:rFonts w:ascii="Times New Roman" w:eastAsia="Times New Roman" w:hAnsi="Times New Roman" w:cs="Times New Roman"/>
          <w:sz w:val="24"/>
          <w:szCs w:val="24"/>
          <w:lang w:val="la-Latn" w:eastAsia="de-DE"/>
        </w:rPr>
        <w:t>,</w:t>
      </w:r>
      <w:r w:rsidR="0069631A" w:rsidRPr="007A06F5">
        <w:rPr>
          <w:rFonts w:ascii="Times New Roman" w:eastAsia="Times New Roman" w:hAnsi="Times New Roman" w:cs="Times New Roman"/>
          <w:sz w:val="24"/>
          <w:szCs w:val="24"/>
          <w:lang w:val="la-Latn" w:eastAsia="de-DE"/>
        </w:rPr>
        <w:t xml:space="preserve"> </w:t>
      </w:r>
      <w:r w:rsidR="005D4CF5" w:rsidRPr="007A06F5">
        <w:rPr>
          <w:rFonts w:ascii="Times New Roman" w:eastAsia="Times New Roman" w:hAnsi="Times New Roman" w:cs="Times New Roman"/>
          <w:sz w:val="24"/>
          <w:szCs w:val="24"/>
          <w:lang w:val="la-Latn" w:eastAsia="de-DE"/>
        </w:rPr>
        <w:t>neglegantur officia</w:t>
      </w:r>
      <w:r w:rsidR="009B2994" w:rsidRPr="007A06F5">
        <w:rPr>
          <w:rFonts w:ascii="Times New Roman" w:eastAsia="Times New Roman" w:hAnsi="Times New Roman" w:cs="Times New Roman"/>
          <w:sz w:val="24"/>
          <w:szCs w:val="24"/>
          <w:lang w:val="la-Latn" w:eastAsia="de-DE"/>
        </w:rPr>
        <w:t xml:space="preserve">. </w:t>
      </w:r>
    </w:p>
    <w:p w14:paraId="339AEBF7" w14:textId="77777777" w:rsidR="005D4CF5" w:rsidRPr="007A06F5" w:rsidRDefault="005D4CF5" w:rsidP="00450DB4">
      <w:pPr>
        <w:spacing w:after="120" w:line="240" w:lineRule="auto"/>
        <w:rPr>
          <w:rFonts w:ascii="Times New Roman" w:eastAsia="Times New Roman" w:hAnsi="Times New Roman" w:cs="Times New Roman"/>
          <w:sz w:val="24"/>
          <w:szCs w:val="24"/>
          <w:lang w:val="la-Latn" w:eastAsia="de-DE"/>
        </w:rPr>
      </w:pPr>
    </w:p>
    <w:p w14:paraId="595B43E9" w14:textId="77777777" w:rsidR="00746E4B" w:rsidRPr="007A06F5" w:rsidRDefault="00746E4B" w:rsidP="00450DB4">
      <w:pPr>
        <w:spacing w:after="120" w:line="240" w:lineRule="auto"/>
        <w:rPr>
          <w:rFonts w:ascii="Times New Roman" w:eastAsia="Times New Roman" w:hAnsi="Times New Roman" w:cs="Times New Roman"/>
          <w:sz w:val="24"/>
          <w:szCs w:val="24"/>
          <w:lang w:val="la-Latn" w:eastAsia="de-DE"/>
        </w:rPr>
      </w:pPr>
    </w:p>
    <w:p w14:paraId="1D49320A" w14:textId="77777777" w:rsidR="00BA5266" w:rsidRPr="007A06F5" w:rsidRDefault="00BA5266" w:rsidP="00450DB4">
      <w:pPr>
        <w:spacing w:after="120" w:line="240" w:lineRule="auto"/>
        <w:rPr>
          <w:rFonts w:ascii="Times New Roman" w:hAnsi="Times New Roman" w:cs="Times New Roman"/>
          <w:lang w:val="la-Latn"/>
        </w:rPr>
      </w:pPr>
    </w:p>
    <w:p w14:paraId="1C116ECB" w14:textId="61DD7756"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p>
    <w:p w14:paraId="63D42E52"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204r]</w:t>
      </w:r>
    </w:p>
    <w:p w14:paraId="5E01F20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[BK 134 c. 1]</w:t>
      </w:r>
    </w:p>
    <w:p w14:paraId="0BAFDD01" w14:textId="24BA698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Si quis cum alterio [!] de qualibet causa contentionem habuerit  et testes contra eum per iudicium producti fuerint  si ille falsos eos esse suspicatur  liceat ei alios testes quos meliores putauerit contra eos obponere vt ueratium testimonio falsorum testium peruersitas superiet  Quod si ambę partes testium ita inter se dissenserint* vt nullatenus alteri altera cedere vellet eligantur duo ex ipsis  id est* ex utraque parte unus  qui cum scuto et fustibus in campho decernant  vtra pars falsitatem vtra ueritatem suo testimonio sequatur  et campioni* qui uicvs [!] fuerit propter periurium quod ante pugnam commisit  dextera manus amputetur  Ceteri uero eiusdem partis testes quia falsi apparuerunt* manus suas redimant  Cuius positionis duę partes ei contra quem testati sunt  dentur  IIIa  comitis est  Et in secula quidem causa huivscemodi testium diuersitas campho conprobetvr  In ecclesiasticis autem  negotiis crucis iudicio rei ueritas inquiratur  Hoc de timdis [!] atque inbecillibus siue infirmis qui pugnare non uelent  ne propter hoc iusticia careant [fol. 204v] censuimus faciendum  Testes vero de qualibet causa non aliunde quęrantur nisi de ipso comitatu  In quo res* unde causa agitur  positę sunt quia non est credibile vt de statu hominis uel de possessione  cuiuslibet*  per alios melior ei ueritas cognosci ualeat quam per Illos qui uiciniores sunt </w:t>
      </w:r>
      <w:r w:rsidR="004C6EF7" w:rsidRPr="007A06F5">
        <w:rPr>
          <w:rFonts w:ascii="Times New Roman" w:hAnsi="Times New Roman" w:cs="Times New Roman"/>
          <w:lang w:val="la-Latn"/>
        </w:rPr>
        <w:t xml:space="preserve"> </w:t>
      </w:r>
    </w:p>
    <w:p w14:paraId="74BE21A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134 c. 2]</w:t>
      </w:r>
    </w:p>
    <w:p w14:paraId="3D1D65D9" w14:textId="74BB57E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 quis in aliena patria ubi uel propter beneficium vel propter aliam quamlibet occasionem assiduę conuersari solet de qualibet causa fuerit interpellatus  uerbi gratia  de conquestu suo  uel de mancipiis suis ibi secundum legem suam iustitiam faciat  et cum talibus coniuratoribus quales in eodem regno uel prouincia  secum habere potuerit  ligitimum sacramentum iuret  Excepto si quis eum in statu suo id est de libertate sua  uel de hereditate quam ei pater suus moriens dereliquid appellauerit  de his duobvs liceat ei sacramentum in patria sua  Id est* in legitimo sui sacramenti loco iurandum offerre  et is qui cum eo litigatvr  si uelit sequatur illum in patriam suam ad recipiendum illud sacramentum  Ipse tamen primo in odem [!] loco vbi est interpellatus* satusfaciat  tam comiti et +++* iudicibvs  quam aduersario testibus probando quę ab eo quęritur pater ei suus dereliquid</w:t>
      </w:r>
      <w:r w:rsidR="004C6EF7" w:rsidRPr="007A06F5">
        <w:rPr>
          <w:rFonts w:ascii="Times New Roman" w:hAnsi="Times New Roman" w:cs="Times New Roman"/>
          <w:lang w:val="la-Latn"/>
        </w:rPr>
        <w:t xml:space="preserve"> </w:t>
      </w:r>
    </w:p>
    <w:p w14:paraId="2BD90495"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266v]</w:t>
      </w:r>
    </w:p>
    <w:p w14:paraId="3F919E4C" w14:textId="170236B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Incipiunt capitula quę luodouuicus cesar et hlotharius imperator* filius eius cum consensu eorum fidelium dederunt*</w:t>
      </w:r>
      <w:r w:rsidR="004C6EF7" w:rsidRPr="007A06F5">
        <w:rPr>
          <w:rFonts w:ascii="Times New Roman" w:hAnsi="Times New Roman" w:cs="Times New Roman"/>
          <w:lang w:val="la-Latn"/>
        </w:rPr>
        <w:t xml:space="preserve"> </w:t>
      </w:r>
    </w:p>
    <w:p w14:paraId="50729F1A" w14:textId="5227794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Capitulum</w:t>
      </w:r>
      <w:r w:rsidR="009B2994" w:rsidRPr="007A06F5">
        <w:rPr>
          <w:rFonts w:ascii="Times New Roman" w:hAnsi="Times New Roman" w:cs="Times New Roman"/>
          <w:lang w:val="la-Latn"/>
        </w:rPr>
        <w:t xml:space="preserve"> </w:t>
      </w:r>
      <w:r w:rsidRPr="007A06F5">
        <w:rPr>
          <w:rFonts w:ascii="Times New Roman" w:hAnsi="Times New Roman" w:cs="Times New Roman"/>
          <w:lang w:val="la-Latn"/>
        </w:rPr>
        <w:t xml:space="preserve">De liberis* hominibus qui fidelitatem [fol. 267r] nondum domno imperatore* promiserunt </w:t>
      </w:r>
      <w:r w:rsidR="004C6EF7" w:rsidRPr="007A06F5">
        <w:rPr>
          <w:rFonts w:ascii="Times New Roman" w:hAnsi="Times New Roman" w:cs="Times New Roman"/>
          <w:lang w:val="la-Latn"/>
        </w:rPr>
        <w:t xml:space="preserve"> </w:t>
      </w:r>
    </w:p>
    <w:p w14:paraId="584E8BF3" w14:textId="4F65771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 De his qui sine consensu episcopi  presbiteros in aecclesiis* constituunt uel inde eiciunt</w:t>
      </w:r>
      <w:r w:rsidR="004C6EF7" w:rsidRPr="007A06F5">
        <w:rPr>
          <w:rFonts w:ascii="Times New Roman" w:hAnsi="Times New Roman" w:cs="Times New Roman"/>
          <w:lang w:val="la-Latn"/>
        </w:rPr>
        <w:t xml:space="preserve"> </w:t>
      </w:r>
    </w:p>
    <w:p w14:paraId="585BCB82" w14:textId="57B164C4"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 De ęcclesiis in coherede ++++ diuisis</w:t>
      </w:r>
      <w:r w:rsidR="009B2994" w:rsidRPr="007A06F5">
        <w:rPr>
          <w:rFonts w:ascii="Times New Roman" w:hAnsi="Times New Roman" w:cs="Times New Roman"/>
          <w:lang w:val="la-Latn"/>
        </w:rPr>
        <w:t xml:space="preserve">; </w:t>
      </w:r>
    </w:p>
    <w:p w14:paraId="549B1916" w14:textId="728CE00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IIII De ecclesiis destructis</w:t>
      </w:r>
      <w:r w:rsidR="004C6EF7" w:rsidRPr="007A06F5">
        <w:rPr>
          <w:rFonts w:ascii="Times New Roman" w:hAnsi="Times New Roman" w:cs="Times New Roman"/>
          <w:lang w:val="la-Latn"/>
        </w:rPr>
        <w:t xml:space="preserve"> </w:t>
      </w:r>
    </w:p>
    <w:p w14:paraId="5D1E392E" w14:textId="37AEC37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 De manso ad ecclesiam dato ˙</w:t>
      </w:r>
      <w:r w:rsidR="004C6EF7" w:rsidRPr="007A06F5">
        <w:rPr>
          <w:rFonts w:ascii="Times New Roman" w:hAnsi="Times New Roman" w:cs="Times New Roman"/>
          <w:lang w:val="la-Latn"/>
        </w:rPr>
        <w:t xml:space="preserve"> </w:t>
      </w:r>
    </w:p>
    <w:p w14:paraId="6B8491E5" w14:textId="19ED75E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 De his qui nonas* et decimas dare neglexerunt ˙</w:t>
      </w:r>
      <w:r w:rsidR="004C6EF7" w:rsidRPr="007A06F5">
        <w:rPr>
          <w:rFonts w:ascii="Times New Roman" w:hAnsi="Times New Roman" w:cs="Times New Roman"/>
          <w:lang w:val="la-Latn"/>
        </w:rPr>
        <w:t xml:space="preserve"> </w:t>
      </w:r>
    </w:p>
    <w:p w14:paraId="57DDE584" w14:textId="029640F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VII De his qui decimas dare nolunt nisi a se redimantur </w:t>
      </w:r>
      <w:r w:rsidR="004C6EF7" w:rsidRPr="007A06F5">
        <w:rPr>
          <w:rFonts w:ascii="Times New Roman" w:hAnsi="Times New Roman" w:cs="Times New Roman"/>
          <w:lang w:val="la-Latn"/>
        </w:rPr>
        <w:t xml:space="preserve"> </w:t>
      </w:r>
    </w:p>
    <w:p w14:paraId="76BAE55F" w14:textId="16D4344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 De his qui restauraciones ęcclesiarum facere neglegunt +++++</w:t>
      </w:r>
      <w:r w:rsidR="004C6EF7" w:rsidRPr="007A06F5">
        <w:rPr>
          <w:rFonts w:ascii="Times New Roman" w:hAnsi="Times New Roman" w:cs="Times New Roman"/>
          <w:lang w:val="la-Latn"/>
        </w:rPr>
        <w:t xml:space="preserve"> </w:t>
      </w:r>
    </w:p>
    <w:p w14:paraId="7AFE6758" w14:textId="5947F40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VIIII De his qui agros dominicatos ideo neglegunt ut nouas exinde non persoluant *</w:t>
      </w:r>
      <w:r w:rsidR="004C6EF7" w:rsidRPr="007A06F5">
        <w:rPr>
          <w:rFonts w:ascii="Times New Roman" w:hAnsi="Times New Roman" w:cs="Times New Roman"/>
          <w:lang w:val="la-Latn"/>
        </w:rPr>
        <w:t xml:space="preserve"> </w:t>
      </w:r>
    </w:p>
    <w:p w14:paraId="0CCF824C" w14:textId="6BBFC85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 Vt intellegatur in quo facto inmunitas frangatur</w:t>
      </w:r>
      <w:r w:rsidR="00360346" w:rsidRPr="007A06F5">
        <w:rPr>
          <w:rFonts w:ascii="Times New Roman" w:hAnsi="Times New Roman" w:cs="Times New Roman"/>
          <w:lang w:val="la-Latn"/>
        </w:rPr>
        <w:t xml:space="preserve">, </w:t>
      </w:r>
    </w:p>
    <w:p w14:paraId="0FC663AC" w14:textId="2A92153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 De homicidiis in ęcclesiis uel earum atriis perpetratis</w:t>
      </w:r>
      <w:r w:rsidR="009B2994" w:rsidRPr="007A06F5">
        <w:rPr>
          <w:rFonts w:ascii="Times New Roman" w:hAnsi="Times New Roman" w:cs="Times New Roman"/>
          <w:lang w:val="la-Latn"/>
        </w:rPr>
        <w:t xml:space="preserve">; </w:t>
      </w:r>
    </w:p>
    <w:p w14:paraId="48EA6A97" w14:textId="3D9BFC1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XII De his qui per cupiditatem rerum parentem uel propinquum occiderint </w:t>
      </w:r>
      <w:r w:rsidR="004C6EF7" w:rsidRPr="007A06F5">
        <w:rPr>
          <w:rFonts w:ascii="Times New Roman" w:hAnsi="Times New Roman" w:cs="Times New Roman"/>
          <w:lang w:val="la-Latn"/>
        </w:rPr>
        <w:t xml:space="preserve"> </w:t>
      </w:r>
    </w:p>
    <w:p w14:paraId="64080A08" w14:textId="2421EF6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XIII De his qui uxores derelinquerint* uel occiderint* </w:t>
      </w:r>
      <w:r w:rsidR="004C6EF7" w:rsidRPr="007A06F5">
        <w:rPr>
          <w:rFonts w:ascii="Times New Roman" w:hAnsi="Times New Roman" w:cs="Times New Roman"/>
          <w:lang w:val="la-Latn"/>
        </w:rPr>
        <w:t xml:space="preserve"> </w:t>
      </w:r>
    </w:p>
    <w:p w14:paraId="2375B351" w14:textId="6C72EF0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XIIII De his qui res alienas uendiderint uel malo* ingenio uel mala occasione tradiderint*</w:t>
      </w:r>
      <w:r w:rsidR="004C6EF7" w:rsidRPr="007A06F5">
        <w:rPr>
          <w:rFonts w:ascii="Times New Roman" w:hAnsi="Times New Roman" w:cs="Times New Roman"/>
          <w:lang w:val="la-Latn"/>
        </w:rPr>
        <w:t xml:space="preserve"> </w:t>
      </w:r>
    </w:p>
    <w:p w14:paraId="756CFF2B" w14:textId="735B8A6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 De uicariis et centenariis qui per cupiditatem sepe placita tenent ˙</w:t>
      </w:r>
      <w:r w:rsidR="004C6EF7" w:rsidRPr="007A06F5">
        <w:rPr>
          <w:rFonts w:ascii="Times New Roman" w:hAnsi="Times New Roman" w:cs="Times New Roman"/>
          <w:lang w:val="la-Latn"/>
        </w:rPr>
        <w:t xml:space="preserve"> </w:t>
      </w:r>
    </w:p>
    <w:p w14:paraId="7185FF2B" w14:textId="4BAE675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XVI De his qui proprium non habent sed terram dominicam resident ˙</w:t>
      </w:r>
      <w:r w:rsidR="004C6EF7" w:rsidRPr="007A06F5">
        <w:rPr>
          <w:rFonts w:ascii="Times New Roman" w:hAnsi="Times New Roman" w:cs="Times New Roman"/>
          <w:lang w:val="la-Latn"/>
        </w:rPr>
        <w:t xml:space="preserve"> </w:t>
      </w:r>
    </w:p>
    <w:p w14:paraId="3C9AF9DA" w14:textId="44E9B9A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XVII De faidis coercendis </w:t>
      </w:r>
      <w:r w:rsidR="004C6EF7" w:rsidRPr="007A06F5">
        <w:rPr>
          <w:rFonts w:ascii="Times New Roman" w:hAnsi="Times New Roman" w:cs="Times New Roman"/>
          <w:lang w:val="la-Latn"/>
        </w:rPr>
        <w:t xml:space="preserve"> </w:t>
      </w:r>
    </w:p>
    <w:p w14:paraId="206FE2F5" w14:textId="13CFD4A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XVIII De ęcclesiasticis rebus ut contineantur sicut res ad fiscum contineri* solent</w:t>
      </w:r>
      <w:r w:rsidR="004C6EF7" w:rsidRPr="007A06F5">
        <w:rPr>
          <w:rFonts w:ascii="Times New Roman" w:hAnsi="Times New Roman" w:cs="Times New Roman"/>
          <w:lang w:val="la-Latn"/>
        </w:rPr>
        <w:t xml:space="preserve"> </w:t>
      </w:r>
    </w:p>
    <w:p w14:paraId="7F62A4C5" w14:textId="55840BD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XVIIII Quales testes contra fiscum recipiantur* hi sunt electi non producti </w:t>
      </w:r>
      <w:r w:rsidR="004C6EF7" w:rsidRPr="007A06F5">
        <w:rPr>
          <w:rFonts w:ascii="Times New Roman" w:hAnsi="Times New Roman" w:cs="Times New Roman"/>
          <w:lang w:val="la-Latn"/>
        </w:rPr>
        <w:t xml:space="preserve"> </w:t>
      </w:r>
    </w:p>
    <w:p w14:paraId="06581C9F" w14:textId="04B8632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 De beneficiis* destructis</w:t>
      </w:r>
      <w:r w:rsidR="004C6EF7" w:rsidRPr="007A06F5">
        <w:rPr>
          <w:rFonts w:ascii="Times New Roman" w:hAnsi="Times New Roman" w:cs="Times New Roman"/>
          <w:lang w:val="la-Latn"/>
        </w:rPr>
        <w:t xml:space="preserve"> </w:t>
      </w:r>
    </w:p>
    <w:p w14:paraId="7D4EA765" w14:textId="45C71E9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XXI Vt per missos nostros scabinios malos eiciantur et bonos constituantur et meliores </w:t>
      </w:r>
      <w:r w:rsidR="004C6EF7" w:rsidRPr="007A06F5">
        <w:rPr>
          <w:rFonts w:ascii="Times New Roman" w:hAnsi="Times New Roman" w:cs="Times New Roman"/>
          <w:lang w:val="la-Latn"/>
        </w:rPr>
        <w:t xml:space="preserve"> </w:t>
      </w:r>
    </w:p>
    <w:p w14:paraId="4D78D144" w14:textId="007FBB6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 Ut in omni comitatu* ad inquisicionem eligantur ueraciores</w:t>
      </w:r>
      <w:r w:rsidR="004C6EF7" w:rsidRPr="007A06F5">
        <w:rPr>
          <w:rFonts w:ascii="Times New Roman" w:hAnsi="Times New Roman" w:cs="Times New Roman"/>
          <w:lang w:val="la-Latn"/>
        </w:rPr>
        <w:t xml:space="preserve"> </w:t>
      </w:r>
    </w:p>
    <w:p w14:paraId="2F00F60C" w14:textId="02ED0E0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XXIII Ut scabiniis qui iniuste iudicat propter munera ad nostra presenciam ueniat </w:t>
      </w:r>
      <w:r w:rsidR="004C6EF7" w:rsidRPr="007A06F5">
        <w:rPr>
          <w:rFonts w:ascii="Times New Roman" w:hAnsi="Times New Roman" w:cs="Times New Roman"/>
          <w:lang w:val="la-Latn"/>
        </w:rPr>
        <w:t xml:space="preserve"> </w:t>
      </w:r>
    </w:p>
    <w:p w14:paraId="52EBE3C1" w14:textId="5B40CCF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XXIIII De commutacionibus diuersis aecclesiarvm  [fol. 267v]</w:t>
      </w:r>
      <w:r w:rsidR="004C6EF7" w:rsidRPr="007A06F5">
        <w:rPr>
          <w:rFonts w:ascii="Times New Roman" w:hAnsi="Times New Roman" w:cs="Times New Roman"/>
          <w:lang w:val="la-Latn"/>
        </w:rPr>
        <w:t xml:space="preserve"> </w:t>
      </w:r>
    </w:p>
    <w:p w14:paraId="3E8D4233" w14:textId="2D43B66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XXV De eo qui sciens in periurum [!] testibus duxit </w:t>
      </w:r>
      <w:r w:rsidR="004C6EF7" w:rsidRPr="007A06F5">
        <w:rPr>
          <w:rFonts w:ascii="Times New Roman" w:hAnsi="Times New Roman" w:cs="Times New Roman"/>
          <w:lang w:val="la-Latn"/>
        </w:rPr>
        <w:t xml:space="preserve"> </w:t>
      </w:r>
    </w:p>
    <w:p w14:paraId="4C316542" w14:textId="1EF3E86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XXVI De his qui qui [!] discordiis et contencionibus student </w:t>
      </w:r>
      <w:r w:rsidR="004C6EF7" w:rsidRPr="007A06F5">
        <w:rPr>
          <w:rFonts w:ascii="Times New Roman" w:hAnsi="Times New Roman" w:cs="Times New Roman"/>
          <w:lang w:val="la-Latn"/>
        </w:rPr>
        <w:t xml:space="preserve"> </w:t>
      </w:r>
    </w:p>
    <w:p w14:paraId="1E0680CD" w14:textId="3D98421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XXVII* De his qui bonos denarios recipere non uolunt </w:t>
      </w:r>
      <w:r w:rsidR="004C6EF7" w:rsidRPr="007A06F5">
        <w:rPr>
          <w:rFonts w:ascii="Times New Roman" w:hAnsi="Times New Roman" w:cs="Times New Roman"/>
          <w:lang w:val="la-Latn"/>
        </w:rPr>
        <w:t xml:space="preserve"> </w:t>
      </w:r>
    </w:p>
    <w:p w14:paraId="7A87FA8E" w14:textId="152CE5A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XXVIII De homicidiis uel aliis iniusticiis quę a fiscalinis nostris fiunt</w:t>
      </w:r>
      <w:r w:rsidR="004C6EF7" w:rsidRPr="007A06F5">
        <w:rPr>
          <w:rFonts w:ascii="Times New Roman" w:hAnsi="Times New Roman" w:cs="Times New Roman"/>
          <w:lang w:val="la-Latn"/>
        </w:rPr>
        <w:t xml:space="preserve"> </w:t>
      </w:r>
    </w:p>
    <w:p w14:paraId="4DA421BB" w14:textId="2808CB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XXVIIII Ut collecte ad malefaciendum omnino prohibeantur </w:t>
      </w:r>
      <w:r w:rsidR="004C6EF7" w:rsidRPr="007A06F5">
        <w:rPr>
          <w:rFonts w:ascii="Times New Roman" w:hAnsi="Times New Roman" w:cs="Times New Roman"/>
          <w:lang w:val="la-Latn"/>
        </w:rPr>
        <w:t xml:space="preserve"> </w:t>
      </w:r>
    </w:p>
    <w:p w14:paraId="2CAEDE6C" w14:textId="61F8DC9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XXX* De pontibus publicis destructis  et de iniustis teloneis</w:t>
      </w:r>
      <w:r w:rsidR="004C6EF7" w:rsidRPr="007A06F5">
        <w:rPr>
          <w:rFonts w:ascii="Times New Roman" w:hAnsi="Times New Roman" w:cs="Times New Roman"/>
          <w:lang w:val="la-Latn"/>
        </w:rPr>
        <w:t xml:space="preserve"> </w:t>
      </w:r>
    </w:p>
    <w:p w14:paraId="4B97A6C2" w14:textId="5429A13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XXXI*  De reuersione ab expedicione hostili </w:t>
      </w:r>
      <w:r w:rsidR="004C6EF7" w:rsidRPr="007A06F5">
        <w:rPr>
          <w:rFonts w:ascii="Times New Roman" w:hAnsi="Times New Roman" w:cs="Times New Roman"/>
          <w:lang w:val="la-Latn"/>
        </w:rPr>
        <w:t xml:space="preserve"> </w:t>
      </w:r>
    </w:p>
    <w:p w14:paraId="13E52BEF" w14:textId="5C1B8E8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XXXII* Ut missi nostri notum faciant comitibus et populo quod in omni ebdamada [!] unum diem ad iucium [!] sedere uolumus</w:t>
      </w:r>
      <w:r w:rsidR="004C6EF7" w:rsidRPr="007A06F5">
        <w:rPr>
          <w:rFonts w:ascii="Times New Roman" w:hAnsi="Times New Roman" w:cs="Times New Roman"/>
          <w:lang w:val="la-Latn"/>
        </w:rPr>
        <w:t xml:space="preserve"> </w:t>
      </w:r>
    </w:p>
    <w:p w14:paraId="59D31FED" w14:textId="2838BEE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XXXIII Ut ministri qui tributa maiora accipiunt quam constituta si[ . . ] ministeria perdant ˙</w:t>
      </w:r>
      <w:r w:rsidR="004C6EF7" w:rsidRPr="007A06F5">
        <w:rPr>
          <w:rFonts w:ascii="Times New Roman" w:hAnsi="Times New Roman" w:cs="Times New Roman"/>
          <w:lang w:val="la-Latn"/>
        </w:rPr>
        <w:t xml:space="preserve"> </w:t>
      </w:r>
    </w:p>
    <w:p w14:paraId="137CB878" w14:textId="5F382E0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liberis hominibus qui imperatore nondum fidelitatem promiserunt</w:t>
      </w:r>
      <w:r w:rsidR="00360346" w:rsidRPr="007A06F5">
        <w:rPr>
          <w:rFonts w:ascii="Times New Roman" w:hAnsi="Times New Roman" w:cs="Times New Roman"/>
          <w:lang w:val="la-Latn"/>
        </w:rPr>
        <w:t xml:space="preserve">, </w:t>
      </w:r>
      <w:r w:rsidRPr="007A06F5">
        <w:rPr>
          <w:rFonts w:ascii="Times New Roman" w:hAnsi="Times New Roman" w:cs="Times New Roman"/>
          <w:lang w:val="la-Latn"/>
        </w:rPr>
        <w:t>capitulum</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 xml:space="preserve"> </w:t>
      </w:r>
    </w:p>
    <w:p w14:paraId="32BD8041"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188 c. 4]</w:t>
      </w:r>
    </w:p>
    <w:p w14:paraId="2AEDFAFB" w14:textId="6199F38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Uolumus ut missi nostri per totam legacionem suam primo omnium inquirant qui sint de liberis hominibus qui nondum fidelitatem nobis promissam habeant  et faciant illos eam promittere sicut consuetudo semper fuit  et postea legacionem suam incipiant per cetera capitula peragere ˙</w:t>
      </w:r>
      <w:r w:rsidR="004C6EF7" w:rsidRPr="007A06F5">
        <w:rPr>
          <w:rFonts w:ascii="Times New Roman" w:hAnsi="Times New Roman" w:cs="Times New Roman"/>
          <w:lang w:val="la-Latn"/>
        </w:rPr>
        <w:t xml:space="preserve"> </w:t>
      </w:r>
    </w:p>
    <w:p w14:paraId="06C23FF6" w14:textId="208FCE3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sine consensu episcopi presbiteros in ecclesiis constituunt uel inde eiciunt II</w:t>
      </w:r>
      <w:r w:rsidR="004C6EF7" w:rsidRPr="007A06F5">
        <w:rPr>
          <w:rFonts w:ascii="Times New Roman" w:hAnsi="Times New Roman" w:cs="Times New Roman"/>
          <w:lang w:val="la-Latn"/>
        </w:rPr>
        <w:t xml:space="preserve"> </w:t>
      </w:r>
    </w:p>
    <w:p w14:paraId="651C6C7F"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1]</w:t>
      </w:r>
    </w:p>
    <w:p w14:paraId="0E7B43D1" w14:textId="6A21A85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sine consensu episcopi* presbiteros* in aecclesiis constituunt uel de ęcclesiis eiciunt et ab episcopo uel a quolibet misso dominico admoniti obedire noluerint  ut bannum nostrum uenire iubeantur et tunc nos decernamus utrum nobis placeat ut aut illum pannum persoluat aut aliam amissuram sustinea[ . ]*</w:t>
      </w:r>
      <w:r w:rsidR="004C6EF7" w:rsidRPr="007A06F5">
        <w:rPr>
          <w:rFonts w:ascii="Times New Roman" w:hAnsi="Times New Roman" w:cs="Times New Roman"/>
          <w:lang w:val="la-Latn"/>
        </w:rPr>
        <w:t xml:space="preserve"> </w:t>
      </w:r>
    </w:p>
    <w:p w14:paraId="29E5702F" w14:textId="4F19D83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ecclesiis inter coheredes diuisis  [fol. 268r] III* </w:t>
      </w:r>
      <w:r w:rsidR="004C6EF7" w:rsidRPr="007A06F5">
        <w:rPr>
          <w:rFonts w:ascii="Times New Roman" w:hAnsi="Times New Roman" w:cs="Times New Roman"/>
          <w:lang w:val="la-Latn"/>
        </w:rPr>
        <w:t xml:space="preserve"> </w:t>
      </w:r>
    </w:p>
    <w:p w14:paraId="620D8AF2"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2]</w:t>
      </w:r>
    </w:p>
    <w:p w14:paraId="3C9857E1" w14:textId="48AC087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eclesiis quę inter coheredes diuisę sunt consideratum est quatinus* si solm* prouidentiam et admonitionem episcopi ipsi coheredes eas uoluerint tenere et honorare* faciant sin autem hoc contradixerint ut episcopi in potestate maneat utrum eas ita* consistere permittat aut reliquias exinde auferat  Et ubi ad nostrum beneficium eclesię pertimentes +++ ita diuisę inuentę* fuerint ut describantur et nobis renuncietur* </w:t>
      </w:r>
      <w:r w:rsidR="004C6EF7" w:rsidRPr="007A06F5">
        <w:rPr>
          <w:rFonts w:ascii="Times New Roman" w:hAnsi="Times New Roman" w:cs="Times New Roman"/>
          <w:lang w:val="la-Latn"/>
        </w:rPr>
        <w:t xml:space="preserve"> </w:t>
      </w:r>
    </w:p>
    <w:p w14:paraId="3B703725" w14:textId="0ACC9D1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ecclesiis destructis  IIII</w:t>
      </w:r>
      <w:r w:rsidR="004C6EF7" w:rsidRPr="007A06F5">
        <w:rPr>
          <w:rFonts w:ascii="Times New Roman" w:hAnsi="Times New Roman" w:cs="Times New Roman"/>
          <w:lang w:val="la-Latn"/>
        </w:rPr>
        <w:t xml:space="preserve"> </w:t>
      </w:r>
    </w:p>
    <w:p w14:paraId="5B004934"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3]</w:t>
      </w:r>
    </w:p>
    <w:p w14:paraId="350523A9" w14:textId="195A0E4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ecclesiis destructis ut episcopi et missi inquisitionem faciant utrum per neglegentiam aut inpossibilitatem destructę sint  Et ubi neglegentia inuenta fuerit episcopali </w:t>
      </w:r>
      <w:r w:rsidR="00524CAA" w:rsidRPr="00524CAA">
        <w:rPr>
          <w:rFonts w:ascii="Times New Roman" w:hAnsi="Times New Roman" w:cs="Times New Roman"/>
          <w:b/>
          <w:lang w:val="la-Latn"/>
        </w:rPr>
        <w:t>auctorit</w:t>
      </w:r>
      <w:r w:rsidRPr="007A06F5">
        <w:rPr>
          <w:rFonts w:ascii="Times New Roman" w:hAnsi="Times New Roman" w:cs="Times New Roman"/>
          <w:lang w:val="la-Latn"/>
        </w:rPr>
        <w:t xml:space="preserve">ate emendare cogantur qui eam restaurare debuerant  Si uero per inpossibilitatem contigit ut aut pluriores sint quam necesse sit aut maioris* magnitudinis quam ut ex rebus ad eas pertinentibus restaurari possint  episcopus modum inueniat qualiter congrue emendari et consistere possint </w:t>
      </w:r>
      <w:r w:rsidR="004C6EF7" w:rsidRPr="007A06F5">
        <w:rPr>
          <w:rFonts w:ascii="Times New Roman" w:hAnsi="Times New Roman" w:cs="Times New Roman"/>
          <w:lang w:val="la-Latn"/>
        </w:rPr>
        <w:t xml:space="preserve"> </w:t>
      </w:r>
    </w:p>
    <w:p w14:paraId="2135E715" w14:textId="329765B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De manso ad ecclesiam dato </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 xml:space="preserve"> </w:t>
      </w:r>
    </w:p>
    <w:p w14:paraId="2BEEDE8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4]</w:t>
      </w:r>
    </w:p>
    <w:p w14:paraId="05DCC3D5" w14:textId="2CEF5A9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uno manso ad ecclesiam dato  de quo aliqui homines contra statuta sibi seruitium exigunt  Quicumque pro hac causa accusatus fuerit comes  uel missi hoc quod inde subtractum est presbiteri cum sua lege restituere faciant* </w:t>
      </w:r>
      <w:r w:rsidR="004C6EF7" w:rsidRPr="007A06F5">
        <w:rPr>
          <w:rFonts w:ascii="Times New Roman" w:hAnsi="Times New Roman" w:cs="Times New Roman"/>
          <w:lang w:val="la-Latn"/>
        </w:rPr>
        <w:t xml:space="preserve"> </w:t>
      </w:r>
    </w:p>
    <w:p w14:paraId="0151787B" w14:textId="75739E6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nonas et decimas dare neglexerunt  VI</w:t>
      </w:r>
      <w:r w:rsidR="004C6EF7" w:rsidRPr="007A06F5">
        <w:rPr>
          <w:rFonts w:ascii="Times New Roman" w:hAnsi="Times New Roman" w:cs="Times New Roman"/>
          <w:lang w:val="la-Latn"/>
        </w:rPr>
        <w:t xml:space="preserve"> </w:t>
      </w:r>
    </w:p>
    <w:p w14:paraId="2D87BFB5" w14:textId="66E917E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BK 191 c. 6]</w:t>
      </w:r>
    </w:p>
    <w:p w14:paraId="4BD23EFF" w14:textId="7AD70ED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decimas et nonas iam per multos annos aut ex parte aut ex toto dare neglexerunt  uolumus vt per missos nostros [fol. 268v] constringantur  ut secundum capitularem priorem soluant nonas et decimas cum sua lege  et insuper bannum nostrum  et hoc eis denuncietur  quod quicumque hanc neglegenciam iterauerit  beneficium unde hęc nona et decima persolui debuit amissurum se sciat ˙ Ita enim continetur in capitvlare* bonę memorię genitoris nostri In libro primo  capitulo  CLVII  Quicumque  Xmam  abstrahit de ecclesia quam per iusticiam dari debet et eam pręsumpciose  uel propter munera  aut per amicitiam aut alia quamlibet occasionem ad alteram ecclesiam dederit  a comite uel a misso nostro distringatur* ut eiusdem decimę qantitatem [!]  cum sua lege restituat</w:t>
      </w:r>
      <w:r w:rsidR="004C6EF7" w:rsidRPr="007A06F5">
        <w:rPr>
          <w:rFonts w:ascii="Times New Roman" w:hAnsi="Times New Roman" w:cs="Times New Roman"/>
          <w:lang w:val="la-Latn"/>
        </w:rPr>
        <w:t xml:space="preserve"> </w:t>
      </w:r>
    </w:p>
    <w:p w14:paraId="5BC7A379" w14:textId="03443A5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decimis quas populus dare non uult ˙ VII</w:t>
      </w:r>
      <w:r w:rsidR="004C6EF7" w:rsidRPr="007A06F5">
        <w:rPr>
          <w:rFonts w:ascii="Times New Roman" w:hAnsi="Times New Roman" w:cs="Times New Roman"/>
          <w:lang w:val="la-Latn"/>
        </w:rPr>
        <w:t xml:space="preserve"> </w:t>
      </w:r>
    </w:p>
    <w:p w14:paraId="14D75198"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7]</w:t>
      </w:r>
    </w:p>
    <w:p w14:paraId="2361F8A1" w14:textId="28F159A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decimis quas populus dare non uult  nisi quolibet modo ab eo redimantur  ab episcopis prohibendum est ne fiat  Et si quis contemptor inuentus fuerit  et nec episcopum nec comitem audire uelit si noster homo fuerit  ad presentiam nostram uenire compellatur ˙ Cęteri* uero distringantur ut inuiti ecclesię restituant qui uoluntarie neglexerunt dare </w:t>
      </w:r>
      <w:r w:rsidR="004C6EF7" w:rsidRPr="007A06F5">
        <w:rPr>
          <w:rFonts w:ascii="Times New Roman" w:hAnsi="Times New Roman" w:cs="Times New Roman"/>
          <w:lang w:val="la-Latn"/>
        </w:rPr>
        <w:t xml:space="preserve"> </w:t>
      </w:r>
    </w:p>
    <w:p w14:paraId="008C0C1D" w14:textId="12256D5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restauracionem ecclesiarum nolunt ˙ VIII</w:t>
      </w:r>
      <w:r w:rsidR="004C6EF7" w:rsidRPr="007A06F5">
        <w:rPr>
          <w:rFonts w:ascii="Times New Roman" w:hAnsi="Times New Roman" w:cs="Times New Roman"/>
          <w:lang w:val="la-Latn"/>
        </w:rPr>
        <w:t xml:space="preserve"> </w:t>
      </w:r>
    </w:p>
    <w:p w14:paraId="17B95CE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9]</w:t>
      </w:r>
    </w:p>
    <w:p w14:paraId="3D2E9FE7" w14:textId="78B5412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Quicumque de rebus ecclesiarum  quas in beneficium habent restaurationes earum facere neglexerint  iuxta capitularem anteriorem  In quo de operibus ac nonis et decimis constitutum est  sic de illis adimpleatur id est  In libro  IIIIo  capitulo  XXXVIII  De opere uel restauratione ecclesiarum constitutum est  vt de frugibus terrę et animalium nutrimine persoluantur ˙ De opere uel restauratione ecclesiarum comes et episcopus siue abba una* cum [fol. 269r] misso nostro quem ipsi* sibi ad hoc elegerint considerationem faciant ut unusquisque eorum tantum inde accipiant ad operandum et restaurandum quantum ipse de rebus ecclesiarum habere cognoscitur  Similiter et uassi nostri aut in commune tantum* operis accipiant quantum rerum ecclesiasticarum habent uel unusquisque per se iuxta quantitatem quam ipse tenet  aut si inter eos conuenerit ut pro opere faciendo argentum donent  iuxta estimationem operis in argento persoluant cum quo pretio recitor [!] ecclesię ad predictam restaurationem operarios conducere et materiam emere possit  Et qui nonas et decimas dare neglexerit  primum quidem illas cum sua lege restituat  et insuper* bannum nostrum soluat  ut ita castigatus caueat ne sepius iterando beneficium amittat </w:t>
      </w:r>
      <w:r w:rsidR="004C6EF7" w:rsidRPr="007A06F5">
        <w:rPr>
          <w:rFonts w:ascii="Times New Roman" w:hAnsi="Times New Roman" w:cs="Times New Roman"/>
          <w:lang w:val="la-Latn"/>
        </w:rPr>
        <w:t xml:space="preserve"> </w:t>
      </w:r>
    </w:p>
    <w:p w14:paraId="40B941EA" w14:textId="223E3F6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agros neglexerunt ˙ VIIII</w:t>
      </w:r>
      <w:r w:rsidR="004C6EF7" w:rsidRPr="007A06F5">
        <w:rPr>
          <w:rFonts w:ascii="Times New Roman" w:hAnsi="Times New Roman" w:cs="Times New Roman"/>
          <w:lang w:val="la-Latn"/>
        </w:rPr>
        <w:t xml:space="preserve"> </w:t>
      </w:r>
    </w:p>
    <w:p w14:paraId="1E2279D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10]</w:t>
      </w:r>
    </w:p>
    <w:p w14:paraId="2BA8D9B0" w14:textId="2E504A6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illis qui agros dominicatos* propterea neglexerunt excolere  vt nonas exinde  non* persoluant et alienas terras ad excolendum propter hoc accipiunt  uolumus ut de tribus* annis ipsam nonam cum sua lege persoluant ˙ Et si quis contemptor  aut comitis aut uassallorum nostrorum propter hoc extiterit per fideiussores ad palatium uenire compellatur* </w:t>
      </w:r>
      <w:r w:rsidR="004C6EF7" w:rsidRPr="007A06F5">
        <w:rPr>
          <w:rFonts w:ascii="Times New Roman" w:hAnsi="Times New Roman" w:cs="Times New Roman"/>
          <w:lang w:val="la-Latn"/>
        </w:rPr>
        <w:t xml:space="preserve"> </w:t>
      </w:r>
    </w:p>
    <w:p w14:paraId="07B411B4" w14:textId="73EA29E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Vt* intellegatur in quo fact[ . ] inmunitas frangatur ˙ </w:t>
      </w:r>
      <w:r w:rsidR="009B2994" w:rsidRPr="007A06F5">
        <w:rPr>
          <w:rFonts w:ascii="Times New Roman" w:hAnsi="Times New Roman" w:cs="Times New Roman"/>
          <w:lang w:val="la-Latn"/>
        </w:rPr>
        <w:t xml:space="preserve"> </w:t>
      </w:r>
      <w:r w:rsidR="004C6EF7" w:rsidRPr="007A06F5">
        <w:rPr>
          <w:rFonts w:ascii="Times New Roman" w:hAnsi="Times New Roman" w:cs="Times New Roman"/>
          <w:lang w:val="la-Latn"/>
        </w:rPr>
        <w:t xml:space="preserve"> </w:t>
      </w:r>
    </w:p>
    <w:p w14:paraId="2217D4EC" w14:textId="2B063EA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[BenLev</w:t>
      </w:r>
      <w:r w:rsidR="00E55DD3" w:rsidRPr="007A06F5">
        <w:rPr>
          <w:rFonts w:ascii="Times New Roman" w:hAnsi="Times New Roman" w:cs="Times New Roman"/>
          <w:lang w:val="la-Latn"/>
        </w:rPr>
        <w:t xml:space="preserve"> </w:t>
      </w:r>
      <w:r w:rsidRPr="007A06F5">
        <w:rPr>
          <w:rFonts w:ascii="Times New Roman" w:hAnsi="Times New Roman" w:cs="Times New Roman"/>
          <w:lang w:val="la-Latn"/>
        </w:rPr>
        <w:t>c. 279]</w:t>
      </w:r>
    </w:p>
    <w:p w14:paraId="075033DC" w14:textId="19421A9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Peruenit ad nos quod quedam ecclesię ac monasterias nostras et de precessorum nostrorum inmunitates habentia  multa preiudicia et infestationes a quibusdam patiantur et nec per easdem inmunitates ullam defensionis tuitionem habere ualeant propter hoc quod ab eisdem inmunitatum </w:t>
      </w:r>
      <w:r w:rsidRPr="007A06F5">
        <w:rPr>
          <w:rFonts w:ascii="Times New Roman" w:hAnsi="Times New Roman" w:cs="Times New Roman"/>
          <w:lang w:val="la-Latn"/>
        </w:rPr>
        <w:lastRenderedPageBreak/>
        <w:t xml:space="preserve">temeratoribus dicatur non plus inmunitatis nomine complecti [fol. 269v] quam claustra monasterii  Cetera quoque quamuis ad easdem aecclesias uel monasteria pertineant* extra inmunitatem esse  Propter hoc uolumus atque decernimus ut omnes intelligant  non solum caustra [!] monasterii ęcclesię atque castitio ecclesiarum sub inmunitatis defensione consistere  uerum etiam domos et uillas et septa uillarum et piscatoria manu facta et quicquid fossis aut sepibus uel etiam alio clausarum* genere precingitur eodem inmunitatis nomine contineri  et quicquid intra huiusmodi munimenta ad ius earundem ecclesiarum uel monasteriorum pertinentia a quolibet homine nocendi uel damnum inferendi causa spontanea uoluntate commititur  In hoc facto inmunitas fracta iudicatur  Quod* uero in agris uel* campis ac siluis quę sine laborationibus sunt et nullo modo a munitione cinguntur casu sicut fieri solet a quibuslibet hominibus quiddam damni fuerit factum quamuis id est ager aut campus aut silua ad ecclesiam uel ad monasterium preceptum inmunitatis habentem pertineat  non tamen in hoc inmunitas fracta iudicanda est  Et ideo non VIex* centorum solidorum compositione sed secundum legem quę in eodem loco tenetur  is multandus est  qui scandalum uel damnum in tali loco fecisse conuictus fuerit </w:t>
      </w:r>
      <w:r w:rsidR="004C6EF7" w:rsidRPr="007A06F5">
        <w:rPr>
          <w:rFonts w:ascii="Times New Roman" w:hAnsi="Times New Roman" w:cs="Times New Roman"/>
          <w:lang w:val="la-Latn"/>
        </w:rPr>
        <w:t xml:space="preserve"> </w:t>
      </w:r>
    </w:p>
    <w:p w14:paraId="2AE23565" w14:textId="447B6C1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homicidiis in ecclesiis uel in atriis commissis  XI </w:t>
      </w:r>
      <w:r w:rsidR="004C6EF7" w:rsidRPr="007A06F5">
        <w:rPr>
          <w:rFonts w:ascii="Times New Roman" w:hAnsi="Times New Roman" w:cs="Times New Roman"/>
          <w:lang w:val="la-Latn"/>
        </w:rPr>
        <w:t xml:space="preserve"> </w:t>
      </w:r>
    </w:p>
    <w:p w14:paraId="43273F8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1]</w:t>
      </w:r>
    </w:p>
    <w:p w14:paraId="53BDF896" w14:textId="64A9D76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omicidiis  in ecclesiis uel in atriis earum commissis hoc obseruetur et teneatur quod in capitulare priori constitutum est  In libro IIIIo  capitulo  XIII  Si quis aut ex leui casa [!] et reliqua*  Commotor [fol. 270r] rixe si ibi moritur sine uueregeldo  Alter qui se defendendo occisus fuerit uuerigeldo soluatur et alia compositio sicut supra dictum uel scriptu est  perficiat* </w:t>
      </w:r>
      <w:r w:rsidR="004C6EF7" w:rsidRPr="007A06F5">
        <w:rPr>
          <w:rFonts w:ascii="Times New Roman" w:hAnsi="Times New Roman" w:cs="Times New Roman"/>
          <w:lang w:val="la-Latn"/>
        </w:rPr>
        <w:t xml:space="preserve"> </w:t>
      </w:r>
    </w:p>
    <w:p w14:paraId="39F66FB4" w14:textId="232ED629"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propter cupiditatem rerum patrem aut matrem occiderit ˙ XII</w:t>
      </w:r>
      <w:r w:rsidR="004C6EF7" w:rsidRPr="007A06F5">
        <w:rPr>
          <w:rFonts w:ascii="Times New Roman" w:hAnsi="Times New Roman" w:cs="Times New Roman"/>
          <w:lang w:val="la-Latn"/>
        </w:rPr>
        <w:t xml:space="preserve"> </w:t>
      </w:r>
    </w:p>
    <w:p w14:paraId="3E2824BB"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2]</w:t>
      </w:r>
    </w:p>
    <w:p w14:paraId="2515F9B2" w14:textId="18F8FB9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Quicumque propter cupiditatem  rerum patrem  aut matrem aut fratrum aut sororem uel nepotem  uel alium propinquum suum interfecerit hereditas interfecti ad alios suos legitimos heredes perueniat  Interfectoris uero hereditas ad fiscum redigatur  Ipse uero ordinante episcopo publicę poenitentię subdatur </w:t>
      </w:r>
      <w:r w:rsidR="004C6EF7" w:rsidRPr="007A06F5">
        <w:rPr>
          <w:rFonts w:ascii="Times New Roman" w:hAnsi="Times New Roman" w:cs="Times New Roman"/>
          <w:lang w:val="la-Latn"/>
        </w:rPr>
        <w:t xml:space="preserve"> </w:t>
      </w:r>
    </w:p>
    <w:p w14:paraId="5718DA62" w14:textId="736436F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Qui uxorem interfecerit uel relinquerit ˙ XIII</w:t>
      </w:r>
      <w:r w:rsidR="004C6EF7" w:rsidRPr="007A06F5">
        <w:rPr>
          <w:rFonts w:ascii="Times New Roman" w:hAnsi="Times New Roman" w:cs="Times New Roman"/>
          <w:lang w:val="la-Latn"/>
        </w:rPr>
        <w:t xml:space="preserve"> </w:t>
      </w:r>
    </w:p>
    <w:p w14:paraId="6F7ECEB2"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3]</w:t>
      </w:r>
    </w:p>
    <w:p w14:paraId="6ECC6E7C" w14:textId="15728F3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Quicumque propria uxore derelicta uel sine culpa interfecta aliam  duexrit [!]  armis depositis publicam agat poenitentiam  Et si conmax [!] fuerit comprehendatur a comite et ferro uinciatur  et in custodia mittatur donec res ad nostram noticiam deducatur </w:t>
      </w:r>
      <w:r w:rsidR="004C6EF7" w:rsidRPr="007A06F5">
        <w:rPr>
          <w:rFonts w:ascii="Times New Roman" w:hAnsi="Times New Roman" w:cs="Times New Roman"/>
          <w:lang w:val="la-Latn"/>
        </w:rPr>
        <w:t xml:space="preserve"> </w:t>
      </w:r>
    </w:p>
    <w:p w14:paraId="33B77393" w14:textId="0109DD8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res alienas malo ingenio uendiderint ˙ XIIII</w:t>
      </w:r>
      <w:r w:rsidR="004C6EF7" w:rsidRPr="007A06F5">
        <w:rPr>
          <w:rFonts w:ascii="Times New Roman" w:hAnsi="Times New Roman" w:cs="Times New Roman"/>
          <w:lang w:val="la-Latn"/>
        </w:rPr>
        <w:t xml:space="preserve"> </w:t>
      </w:r>
    </w:p>
    <w:p w14:paraId="1FD990D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4]</w:t>
      </w:r>
    </w:p>
    <w:p w14:paraId="78974C8B" w14:textId="4B9D6869"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Quicumque res alienas cuilibet homini uendiderit et ipse homo easdem res alicui altari [!] dederit siue uendiderit et ipse qui tunc easdem res comparatas habet  per malum ingenium proprio filio  aut altari [!] cuilibet necdum legitimos annos habenti iusticię tollende* causa tradiderit  uolumus atque firmiter precipimus ut si pater eiusdem paruuli uixerit  ipse intret in causam  rationem reddendi pro filio suo  Si* autem ipse pater mortuus est  tunc legitimus eius propinquus [fol. 270v] qui iuste ei tutor ac defensor esse uidetur  pro ipso rationem reddere compellatur  Similiter de aliis omnibus iusticiis ad eum pertinentibus excepta sua legitima hreditate [!] quę ei percussionem parentum suorum legitime  euenire* debuit  Quodsi quis hanc nostram iussionem contepserit [!] uel neglexerit  sicut de cęteris contemptoribus Ita de eo agatur ˙ Is uero qui easdem res primus inuasit  et iniuste uendidit necnon et emptores excepta sola persona paruuli  hoc quod fraudulenter admiserunt*  intra prouinciam emendare cogantur et postea sicut contemptores iussionis nostrę sub fideiussoribus ad nostram presentiam uenire compellantur </w:t>
      </w:r>
      <w:r w:rsidR="004C6EF7" w:rsidRPr="007A06F5">
        <w:rPr>
          <w:rFonts w:ascii="Times New Roman" w:hAnsi="Times New Roman" w:cs="Times New Roman"/>
          <w:lang w:val="la-Latn"/>
        </w:rPr>
        <w:t xml:space="preserve"> </w:t>
      </w:r>
    </w:p>
    <w:p w14:paraId="5F605DAA" w14:textId="78410ED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uicariis et centenariis qui cupiditatem placita tenent ˙ XV</w:t>
      </w:r>
      <w:r w:rsidR="004C6EF7" w:rsidRPr="007A06F5">
        <w:rPr>
          <w:rFonts w:ascii="Times New Roman" w:hAnsi="Times New Roman" w:cs="Times New Roman"/>
          <w:lang w:val="la-Latn"/>
        </w:rPr>
        <w:t xml:space="preserve"> </w:t>
      </w:r>
    </w:p>
    <w:p w14:paraId="0EF635A0"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5]</w:t>
      </w:r>
    </w:p>
    <w:p w14:paraId="16740010" w14:textId="4FDC4F3B"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De uicariis et centenariis qui magis  propter cupiditatem quam propter iusticiam faciendam sepissime placita tenent  et exinde populum nimis affligunt  Ita teneatur sicut in capitulari domni Karoli imperatoris* continetur  In libro  IIIIo  capitulo  XL  Item De placitis quos liberi homines obseruare debent  Ita seruetur sicut in capitulari nostro In libro  IIIIo  capitulo  LV  scriptum est  Et quicumque huius constitutionis transgressor  a missis nostris  inuentus fuerit bannum nostrum persoluat </w:t>
      </w:r>
      <w:r w:rsidR="004C6EF7" w:rsidRPr="007A06F5">
        <w:rPr>
          <w:rFonts w:ascii="Times New Roman" w:hAnsi="Times New Roman" w:cs="Times New Roman"/>
          <w:lang w:val="la-Latn"/>
        </w:rPr>
        <w:t xml:space="preserve"> </w:t>
      </w:r>
    </w:p>
    <w:p w14:paraId="7B331D7B" w14:textId="48B8A1F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liberis hominibus qui proprium non habent ˙ XVI</w:t>
      </w:r>
      <w:r w:rsidR="004C6EF7" w:rsidRPr="007A06F5">
        <w:rPr>
          <w:rFonts w:ascii="Times New Roman" w:hAnsi="Times New Roman" w:cs="Times New Roman"/>
          <w:lang w:val="la-Latn"/>
        </w:rPr>
        <w:t xml:space="preserve"> </w:t>
      </w:r>
    </w:p>
    <w:p w14:paraId="72FEF64F"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6]</w:t>
      </w:r>
    </w:p>
    <w:p w14:paraId="3A3C3401" w14:textId="0F6FF33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liberis hominibus qui proprium non habent  sed in terra dominica resident  vt* propter res alterivs ad testimonium [fol. 271r] non recipiantur  Coniuratores tamen aliorum hominum ideo esse possunt quia liberi sunt  Illi uero qui et proprium habent  et tamen in terra dominica resident propter hoc non abiciantur quia in terra dominica resident sed propter hoc ad testimonium recipiantur quia proprium habent </w:t>
      </w:r>
      <w:r w:rsidR="004C6EF7" w:rsidRPr="007A06F5">
        <w:rPr>
          <w:rFonts w:ascii="Times New Roman" w:hAnsi="Times New Roman" w:cs="Times New Roman"/>
          <w:lang w:val="la-Latn"/>
        </w:rPr>
        <w:t xml:space="preserve"> </w:t>
      </w:r>
    </w:p>
    <w:p w14:paraId="32A3D538" w14:textId="4F03F25C"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faidis coercendis  XVII </w:t>
      </w:r>
      <w:r w:rsidR="004C6EF7" w:rsidRPr="007A06F5">
        <w:rPr>
          <w:rFonts w:ascii="Times New Roman" w:hAnsi="Times New Roman" w:cs="Times New Roman"/>
          <w:lang w:val="la-Latn"/>
        </w:rPr>
        <w:t xml:space="preserve"> </w:t>
      </w:r>
    </w:p>
    <w:p w14:paraId="52378A6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193 c. 8]</w:t>
      </w:r>
    </w:p>
    <w:p w14:paraId="37C66392" w14:textId="16964FA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faidis coercendis hoc obseruetur et teneatur quod in capitulari nostro in libro*  IIII  capitulo  XXV  continetur  Si quis aliqua necessitate et reliqua* </w:t>
      </w:r>
      <w:r w:rsidR="004C6EF7" w:rsidRPr="007A06F5">
        <w:rPr>
          <w:rFonts w:ascii="Times New Roman" w:hAnsi="Times New Roman" w:cs="Times New Roman"/>
          <w:lang w:val="la-Latn"/>
        </w:rPr>
        <w:t xml:space="preserve"> </w:t>
      </w:r>
    </w:p>
    <w:p w14:paraId="50E6A810" w14:textId="3D6E08E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rebus ecclesiasticis vt contineantur  XVIII </w:t>
      </w:r>
      <w:r w:rsidR="004C6EF7" w:rsidRPr="007A06F5">
        <w:rPr>
          <w:rFonts w:ascii="Times New Roman" w:hAnsi="Times New Roman" w:cs="Times New Roman"/>
          <w:lang w:val="la-Latn"/>
        </w:rPr>
        <w:t xml:space="preserve"> </w:t>
      </w:r>
    </w:p>
    <w:p w14:paraId="3BCA475A"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188 c. 1]</w:t>
      </w:r>
    </w:p>
    <w:p w14:paraId="5A2023DB" w14:textId="7B4C4E5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Volumus ut omnes res ecclesiasticę eo modo contineantur sicut res ad fiscum nostrum contineri solent  usque dum nos ad generalem platitum nostrum cum fidelibus nostris inuenerimus et constituerimus qualiter in futurum de his fieri debeat </w:t>
      </w:r>
      <w:r w:rsidR="004C6EF7" w:rsidRPr="007A06F5">
        <w:rPr>
          <w:rFonts w:ascii="Times New Roman" w:hAnsi="Times New Roman" w:cs="Times New Roman"/>
          <w:lang w:val="la-Latn"/>
        </w:rPr>
        <w:t xml:space="preserve"> </w:t>
      </w:r>
    </w:p>
    <w:p w14:paraId="1E0C726F" w14:textId="39678C3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Quales test[e][ . ] contra fiscum reci[p][ . ]antur  XVIIII</w:t>
      </w:r>
      <w:r w:rsidR="004C6EF7" w:rsidRPr="007A06F5">
        <w:rPr>
          <w:rFonts w:ascii="Times New Roman" w:hAnsi="Times New Roman" w:cs="Times New Roman"/>
          <w:lang w:val="la-Latn"/>
        </w:rPr>
        <w:t xml:space="preserve"> </w:t>
      </w:r>
    </w:p>
    <w:p w14:paraId="5E8ED90D"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188 c. 2]</w:t>
      </w:r>
    </w:p>
    <w:p w14:paraId="2929A190" w14:textId="43A1861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Item uolumus ut omnis inquisitio quę de rebus ad fiscum nostrum pertinentibus facienda est non per testes qui producti fuerint  sed per illos qui in eo comitatu meliores et ueneratores esse  noscuntur per illorum testimonium inquisitio fiat  et iuxta quod illi testificati fuerint uel contineantur uel reddantur </w:t>
      </w:r>
      <w:r w:rsidR="004C6EF7" w:rsidRPr="007A06F5">
        <w:rPr>
          <w:rFonts w:ascii="Times New Roman" w:hAnsi="Times New Roman" w:cs="Times New Roman"/>
          <w:lang w:val="la-Latn"/>
        </w:rPr>
        <w:t xml:space="preserve"> </w:t>
      </w:r>
    </w:p>
    <w:p w14:paraId="3D27E2FC" w14:textId="1571289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beneficiis destructis  XX </w:t>
      </w:r>
      <w:r w:rsidR="004C6EF7" w:rsidRPr="007A06F5">
        <w:rPr>
          <w:rFonts w:ascii="Times New Roman" w:hAnsi="Times New Roman" w:cs="Times New Roman"/>
          <w:lang w:val="la-Latn"/>
        </w:rPr>
        <w:t xml:space="preserve"> </w:t>
      </w:r>
    </w:p>
    <w:p w14:paraId="3E3BB6F0"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w:t>
      </w:r>
    </w:p>
    <w:p w14:paraId="13E5E36A" w14:textId="2B2C771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beneficiis destructis hoc obseruetur quod in libro*  IIIIo  capitulo  XXXVI  continetur </w:t>
      </w:r>
      <w:r w:rsidR="004C6EF7" w:rsidRPr="007A06F5">
        <w:rPr>
          <w:rFonts w:ascii="Times New Roman" w:hAnsi="Times New Roman" w:cs="Times New Roman"/>
          <w:lang w:val="la-Latn"/>
        </w:rPr>
        <w:t xml:space="preserve"> </w:t>
      </w:r>
    </w:p>
    <w:p w14:paraId="75522542" w14:textId="0B63909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scabinis malis vt eiciantur  XXI </w:t>
      </w:r>
      <w:r w:rsidR="004C6EF7" w:rsidRPr="007A06F5">
        <w:rPr>
          <w:rFonts w:ascii="Times New Roman" w:hAnsi="Times New Roman" w:cs="Times New Roman"/>
          <w:lang w:val="la-Latn"/>
        </w:rPr>
        <w:t xml:space="preserve"> </w:t>
      </w:r>
    </w:p>
    <w:p w14:paraId="6B6C4751"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2]</w:t>
      </w:r>
    </w:p>
    <w:p w14:paraId="33F8CF76" w14:textId="251DE88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Vt missi nostri ubicumque malos scabinios inueniunt eiciant et cum tocius populi consensu in locum eorum bonos [fol. 271v] eligant  et cum electi fuerint iurare faciant  ut scienter iniuste iudicare non debeant </w:t>
      </w:r>
      <w:r w:rsidR="004C6EF7" w:rsidRPr="007A06F5">
        <w:rPr>
          <w:rFonts w:ascii="Times New Roman" w:hAnsi="Times New Roman" w:cs="Times New Roman"/>
          <w:lang w:val="la-Latn"/>
        </w:rPr>
        <w:t xml:space="preserve"> </w:t>
      </w:r>
    </w:p>
    <w:p w14:paraId="6B3B9E08" w14:textId="03C6BC0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Vt ueraciores eligantur XXII</w:t>
      </w:r>
      <w:r w:rsidR="004C6EF7" w:rsidRPr="007A06F5">
        <w:rPr>
          <w:rFonts w:ascii="Times New Roman" w:hAnsi="Times New Roman" w:cs="Times New Roman"/>
          <w:lang w:val="la-Latn"/>
        </w:rPr>
        <w:t xml:space="preserve"> </w:t>
      </w:r>
    </w:p>
    <w:p w14:paraId="692A93A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3]</w:t>
      </w:r>
    </w:p>
    <w:p w14:paraId="216EC270" w14:textId="386A4A0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Vt in omni comitatu hi qui meliores et ueratiores inueniri possunt eligantur a missis nostris ad inquisitiones faciendas  et rei ueritatem dicendam  et adiutores comitum sint ad iusticias faciendas </w:t>
      </w:r>
      <w:r w:rsidR="004C6EF7" w:rsidRPr="007A06F5">
        <w:rPr>
          <w:rFonts w:ascii="Times New Roman" w:hAnsi="Times New Roman" w:cs="Times New Roman"/>
          <w:lang w:val="la-Latn"/>
        </w:rPr>
        <w:t xml:space="preserve"> </w:t>
      </w:r>
    </w:p>
    <w:p w14:paraId="3125FD95" w14:textId="7723300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si scabinus iniuste iudicat ˙ XXIII</w:t>
      </w:r>
      <w:r w:rsidR="004C6EF7" w:rsidRPr="007A06F5">
        <w:rPr>
          <w:rFonts w:ascii="Times New Roman" w:hAnsi="Times New Roman" w:cs="Times New Roman"/>
          <w:lang w:val="la-Latn"/>
        </w:rPr>
        <w:t xml:space="preserve"> </w:t>
      </w:r>
    </w:p>
    <w:p w14:paraId="197E0E21"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4]</w:t>
      </w:r>
    </w:p>
    <w:p w14:paraId="13F0C907" w14:textId="3F16232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Volumus ut quicumque de scabinis deprehensus fuerit propter munera  aut propter amicitiam uel inimicitiam iniuste iudicasse  ut per fideiussores missus ad presentiam nostram ueniat </w:t>
      </w:r>
      <w:r w:rsidR="004C6EF7" w:rsidRPr="007A06F5">
        <w:rPr>
          <w:rFonts w:ascii="Times New Roman" w:hAnsi="Times New Roman" w:cs="Times New Roman"/>
          <w:lang w:val="la-Latn"/>
        </w:rPr>
        <w:t xml:space="preserve"> </w:t>
      </w:r>
    </w:p>
    <w:p w14:paraId="175CDE7F" w14:textId="4F4F1AB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commutationibus ecclesiasticarum  XXIIII</w:t>
      </w:r>
      <w:r w:rsidR="004C6EF7" w:rsidRPr="007A06F5">
        <w:rPr>
          <w:rFonts w:ascii="Times New Roman" w:hAnsi="Times New Roman" w:cs="Times New Roman"/>
          <w:lang w:val="la-Latn"/>
        </w:rPr>
        <w:t xml:space="preserve"> </w:t>
      </w:r>
    </w:p>
    <w:p w14:paraId="60D07684"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[BK 192 c. 5]</w:t>
      </w:r>
    </w:p>
    <w:p w14:paraId="385F91A0" w14:textId="4C2AD834"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Ubicumque commutationes tam tempore nostro quaque genitoris nostri  legitime et rationales atque utiles ecclesiis dei factę sunt permanent  Vbicumque inutiles et incommode atque inrationabiles* factę sunt dissoluantur  et recipiat unusquisque quod dedit  Vbi uero mortua manus interiacet  aut quęlibet causa quę rationibilis [!] esse uideatur  inuenta fuerit diligenter describatur et ad nostram noticiam perferatur* </w:t>
      </w:r>
      <w:r w:rsidR="004C6EF7" w:rsidRPr="007A06F5">
        <w:rPr>
          <w:rFonts w:ascii="Times New Roman" w:hAnsi="Times New Roman" w:cs="Times New Roman"/>
          <w:lang w:val="la-Latn"/>
        </w:rPr>
        <w:t xml:space="preserve"> </w:t>
      </w:r>
    </w:p>
    <w:p w14:paraId="456281A3" w14:textId="22B52B3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eo qui* sciens in periurium XXV </w:t>
      </w:r>
      <w:r w:rsidR="004C6EF7" w:rsidRPr="007A06F5">
        <w:rPr>
          <w:rFonts w:ascii="Times New Roman" w:hAnsi="Times New Roman" w:cs="Times New Roman"/>
          <w:lang w:val="la-Latn"/>
        </w:rPr>
        <w:t xml:space="preserve"> </w:t>
      </w:r>
    </w:p>
    <w:p w14:paraId="6F14343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6]</w:t>
      </w:r>
    </w:p>
    <w:p w14:paraId="7524E2D2" w14:textId="05D8FF9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Quicumque comprobatus fuerit de eo quod scienter testes in periurium induxisset sub fideiussione ad placitum* nostrum uenire compellatur  ut ibi cum fidelibus nostris [fol. 272r] considemus quod de tali homine faciendum sit </w:t>
      </w:r>
      <w:r w:rsidR="004C6EF7" w:rsidRPr="007A06F5">
        <w:rPr>
          <w:rFonts w:ascii="Times New Roman" w:hAnsi="Times New Roman" w:cs="Times New Roman"/>
          <w:lang w:val="la-Latn"/>
        </w:rPr>
        <w:t xml:space="preserve"> </w:t>
      </w:r>
    </w:p>
    <w:p w14:paraId="231E8A67" w14:textId="50E25E9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discordiis  XXVI </w:t>
      </w:r>
      <w:r w:rsidR="004C6EF7" w:rsidRPr="007A06F5">
        <w:rPr>
          <w:rFonts w:ascii="Times New Roman" w:hAnsi="Times New Roman" w:cs="Times New Roman"/>
          <w:lang w:val="la-Latn"/>
        </w:rPr>
        <w:t xml:space="preserve"> </w:t>
      </w:r>
    </w:p>
    <w:p w14:paraId="65B04B7C"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7]</w:t>
      </w:r>
    </w:p>
    <w:p w14:paraId="374CCB7C" w14:textId="72A6A45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De his qui discordiis et contencionibus studere solent et in pace uiuere nolunt  et inde conuicti fuerint  volumus vt sub fideiussoribus ad nostrum placitum ueniant ut ibi cum fidelibus nostris consideremus quid de talibus faciendum sit</w:t>
      </w:r>
      <w:r w:rsidR="004C6EF7" w:rsidRPr="007A06F5">
        <w:rPr>
          <w:rFonts w:ascii="Times New Roman" w:hAnsi="Times New Roman" w:cs="Times New Roman"/>
          <w:lang w:val="la-Latn"/>
        </w:rPr>
        <w:t xml:space="preserve"> </w:t>
      </w:r>
    </w:p>
    <w:p w14:paraId="18271C0E" w14:textId="7DFA9BE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Qui bonos denarios nolunt XXVII </w:t>
      </w:r>
      <w:r w:rsidR="004C6EF7" w:rsidRPr="007A06F5">
        <w:rPr>
          <w:rFonts w:ascii="Times New Roman" w:hAnsi="Times New Roman" w:cs="Times New Roman"/>
          <w:lang w:val="la-Latn"/>
        </w:rPr>
        <w:t xml:space="preserve"> </w:t>
      </w:r>
    </w:p>
    <w:p w14:paraId="2F6C0DEB"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8]</w:t>
      </w:r>
    </w:p>
    <w:p w14:paraId="5F5EB920" w14:textId="6E7F021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e* bonis denariis quos populus recipere non uult  volumus ut hoc obseruetur et teneatur quod in priori capitulari nostro constitutum est In libro*  IIIIo  capitulo  XXX  Et ad anc institucionem nostram adimplendam episcopi et abbates siue reliqui qui beneficia nostra habent adiuuent comites in suis hominibus distringendis  Et si comites hanc nostram constitucionem neglexerint hoc per missos nostros ad nostram noticiam perferatur </w:t>
      </w:r>
      <w:r w:rsidR="004C6EF7" w:rsidRPr="007A06F5">
        <w:rPr>
          <w:rFonts w:ascii="Times New Roman" w:hAnsi="Times New Roman" w:cs="Times New Roman"/>
          <w:lang w:val="la-Latn"/>
        </w:rPr>
        <w:t xml:space="preserve"> </w:t>
      </w:r>
    </w:p>
    <w:p w14:paraId="4FF0E8C6" w14:textId="13FBA13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omicidiis quę a fiscalinis fiant  XXVIII </w:t>
      </w:r>
      <w:r w:rsidR="004C6EF7" w:rsidRPr="007A06F5">
        <w:rPr>
          <w:rFonts w:ascii="Times New Roman" w:hAnsi="Times New Roman" w:cs="Times New Roman"/>
          <w:lang w:val="la-Latn"/>
        </w:rPr>
        <w:t xml:space="preserve"> </w:t>
      </w:r>
    </w:p>
    <w:p w14:paraId="681EE03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9]</w:t>
      </w:r>
    </w:p>
    <w:p w14:paraId="038BF06E" w14:textId="37635CBE"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omicidiis uel aliis iniusticiis quę a fiscalinis nostris fiunt quia inpune ea committere se posse existimant* nos actoribus nostris precipiendum esse decernimus ne ultra inpune fiant ita vt ubicumque facta fuerint soluere per disciplinam* precipiemus </w:t>
      </w:r>
      <w:r w:rsidR="004C6EF7" w:rsidRPr="007A06F5">
        <w:rPr>
          <w:rFonts w:ascii="Times New Roman" w:hAnsi="Times New Roman" w:cs="Times New Roman"/>
          <w:lang w:val="la-Latn"/>
        </w:rPr>
        <w:t xml:space="preserve"> </w:t>
      </w:r>
    </w:p>
    <w:p w14:paraId="2A934EA8" w14:textId="79E9C89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Ut collecte ad malefaciendum homnino perhibeantur XXVIIII </w:t>
      </w:r>
      <w:r w:rsidR="004C6EF7" w:rsidRPr="007A06F5">
        <w:rPr>
          <w:rFonts w:ascii="Times New Roman" w:hAnsi="Times New Roman" w:cs="Times New Roman"/>
          <w:lang w:val="la-Latn"/>
        </w:rPr>
        <w:t xml:space="preserve"> </w:t>
      </w:r>
    </w:p>
    <w:p w14:paraId="703D3A53"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10]</w:t>
      </w:r>
    </w:p>
    <w:p w14:paraId="77F3844D" w14:textId="7E0FED70"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Collecte ad malefaciendum fieri omnimodis* [fol. 272v] prohibeantur  Et ubicumque huiusmodi presumptiones facte fuerint digna emendatione corrigantur ˙ Et si per neglegentiam comitis uel facte sunt uel inemendate remanserunt* hoc ad nostram noticiam perferatur*  Auctor uero facti  si fuerit prepositus uel aduocatus siue centenariis* uel qualibet alia dignitate predita libera persona post legalem emendationem in loco factam sub fideiussoribus ad presentiam nostram ueniat ˙ Multitudo uero siue de seruis uel de liberis sit  legitima emendatione multetur </w:t>
      </w:r>
      <w:r w:rsidR="004C6EF7" w:rsidRPr="007A06F5">
        <w:rPr>
          <w:rFonts w:ascii="Times New Roman" w:hAnsi="Times New Roman" w:cs="Times New Roman"/>
          <w:lang w:val="la-Latn"/>
        </w:rPr>
        <w:t xml:space="preserve"> </w:t>
      </w:r>
    </w:p>
    <w:p w14:paraId="54276B71" w14:textId="1FA4C58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w:t>
      </w:r>
      <w:r w:rsidR="004C6EF7" w:rsidRPr="007A06F5">
        <w:rPr>
          <w:rFonts w:ascii="Times New Roman" w:hAnsi="Times New Roman" w:cs="Times New Roman"/>
          <w:lang w:val="la-Latn"/>
        </w:rPr>
        <w:t xml:space="preserve"> </w:t>
      </w:r>
    </w:p>
    <w:p w14:paraId="0751B66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11]</w:t>
      </w:r>
    </w:p>
    <w:p w14:paraId="64D04E69" w14:textId="406515D4"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pontibus publicis destructis placuit nobis ut qui iussionem nostram in reparandis pontibus contempserunt uolumus ac iubemus vt omnes homines nostri in nostram ueniant presentiam rationes reddere  cur nostram iussionem ausi sunt contempnere  Comites autem reddent rationem de eorum pagen+sibus  cur eos aut non constrinxerunt  vt hoc facerent aut nobis nunciare neglexerunt  Similiter de iniustis teloneis* ubicumqe accipiuntur  sciant se exinde nobis rationem reddituros </w:t>
      </w:r>
      <w:r w:rsidR="004C6EF7" w:rsidRPr="007A06F5">
        <w:rPr>
          <w:rFonts w:ascii="Times New Roman" w:hAnsi="Times New Roman" w:cs="Times New Roman"/>
          <w:lang w:val="la-Latn"/>
        </w:rPr>
        <w:t xml:space="preserve"> </w:t>
      </w:r>
    </w:p>
    <w:p w14:paraId="265CF1AE" w14:textId="751461F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De reuersione  XXXI </w:t>
      </w:r>
      <w:r w:rsidR="004C6EF7" w:rsidRPr="007A06F5">
        <w:rPr>
          <w:rFonts w:ascii="Times New Roman" w:hAnsi="Times New Roman" w:cs="Times New Roman"/>
          <w:lang w:val="la-Latn"/>
        </w:rPr>
        <w:t xml:space="preserve"> </w:t>
      </w:r>
    </w:p>
    <w:p w14:paraId="56B06A64"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13]</w:t>
      </w:r>
    </w:p>
    <w:p w14:paraId="48EE516C" w14:textId="5DA739D3"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lastRenderedPageBreak/>
        <w:t xml:space="preserve">Postquam comes et pagenses  de qualibet expeditione hostili reuersi fuerint  ex eo die super XL noctes sit bannus resinus quod lingua thutisca scaftlegi  id est [fol. 273r] armorum depositio uocatur </w:t>
      </w:r>
      <w:r w:rsidR="004C6EF7" w:rsidRPr="007A06F5">
        <w:rPr>
          <w:rFonts w:ascii="Times New Roman" w:hAnsi="Times New Roman" w:cs="Times New Roman"/>
          <w:lang w:val="la-Latn"/>
        </w:rPr>
        <w:t xml:space="preserve"> </w:t>
      </w:r>
    </w:p>
    <w:p w14:paraId="79B686EE" w14:textId="41A3802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vt missi nostri hoc faciant ebdomada* XXX[II]</w:t>
      </w:r>
      <w:r w:rsidR="004C6EF7" w:rsidRPr="007A06F5">
        <w:rPr>
          <w:rFonts w:ascii="Times New Roman" w:hAnsi="Times New Roman" w:cs="Times New Roman"/>
          <w:lang w:val="la-Latn"/>
        </w:rPr>
        <w:t xml:space="preserve"> </w:t>
      </w:r>
    </w:p>
    <w:p w14:paraId="6A634B79"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14]</w:t>
      </w:r>
    </w:p>
    <w:p w14:paraId="7E535A43" w14:textId="2A1B5DF5"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Hoc missi nostri notum faciant* comitibus et populo quod nos in omni ebdomada unum diem ad causas audiendas et iudicandas sedere uolumus  Comites nostri autem et missi nostri magnum studium habeant ne forte propter eorum neglegentiam pauperes crucientur et nos tedium propter eorum clamores patiamur  si nostram gratiam habere uelint  Populo autem dicatur vt caueat se de aliis causis ad nos reclamare nisi de quibus aut missi nostri aut comites +* eis iusticias facere noluerint </w:t>
      </w:r>
      <w:r w:rsidR="004C6EF7" w:rsidRPr="007A06F5">
        <w:rPr>
          <w:rFonts w:ascii="Times New Roman" w:hAnsi="Times New Roman" w:cs="Times New Roman"/>
          <w:lang w:val="la-Latn"/>
        </w:rPr>
        <w:t xml:space="preserve"> </w:t>
      </w:r>
    </w:p>
    <w:p w14:paraId="5EBABF76" w14:textId="48F7AD9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vt ministri qui tributa maiora accipiunt qua constituta sint ministeria perdant ˙</w:t>
      </w:r>
      <w:r w:rsidR="004C6EF7" w:rsidRPr="007A06F5">
        <w:rPr>
          <w:rFonts w:ascii="Times New Roman" w:hAnsi="Times New Roman" w:cs="Times New Roman"/>
          <w:lang w:val="la-Latn"/>
        </w:rPr>
        <w:t xml:space="preserve"> </w:t>
      </w:r>
    </w:p>
    <w:p w14:paraId="3D500D4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15]</w:t>
      </w:r>
    </w:p>
    <w:p w14:paraId="431A167D" w14:textId="7AB6E78A"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Quicumque uicarii* uel alii ministri comitum tributvm quod inferenda uocatur maioris pretii a populo exigere presumpsit quam a missis bonę memoriae genitoris nostri constitutum fuit  hoc quod iniuste superposuit atque abstulit sibi quę retinuit  his quibus hoc tulit cum sua lege restituat et insuper fredum nostrum componat et ministerium amittat ˙</w:t>
      </w:r>
      <w:r w:rsidR="004C6EF7" w:rsidRPr="007A06F5">
        <w:rPr>
          <w:rFonts w:ascii="Times New Roman" w:hAnsi="Times New Roman" w:cs="Times New Roman"/>
          <w:lang w:val="la-Latn"/>
        </w:rPr>
        <w:t xml:space="preserve"> </w:t>
      </w:r>
    </w:p>
    <w:p w14:paraId="5ADD8E01"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276r]</w:t>
      </w:r>
    </w:p>
    <w:p w14:paraId="009D98FB" w14:textId="55DD888D"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INCIPIVNT CAPITVLA </w:t>
      </w:r>
      <w:r w:rsidR="004C6EF7" w:rsidRPr="007A06F5">
        <w:rPr>
          <w:rFonts w:ascii="Times New Roman" w:hAnsi="Times New Roman" w:cs="Times New Roman"/>
          <w:lang w:val="la-Latn"/>
        </w:rPr>
        <w:t xml:space="preserve"> </w:t>
      </w:r>
    </w:p>
    <w:p w14:paraId="390275C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277r]</w:t>
      </w:r>
    </w:p>
    <w:p w14:paraId="2E6D2DA9" w14:textId="0C6BD656"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XXXVII Vt de rebus ecclesię quę ab ea per XXX annos possesse sunt testimonia non recipiantur ˙</w:t>
      </w:r>
      <w:r w:rsidR="004C6EF7" w:rsidRPr="007A06F5">
        <w:rPr>
          <w:rFonts w:ascii="Times New Roman" w:hAnsi="Times New Roman" w:cs="Times New Roman"/>
          <w:lang w:val="la-Latn"/>
        </w:rPr>
        <w:t xml:space="preserve"> </w:t>
      </w:r>
    </w:p>
    <w:p w14:paraId="2D7D6D95" w14:textId="7F3FF58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ANNO  VIX [!]  Regnante  lhudovvico </w:t>
      </w:r>
      <w:r w:rsidR="004C6EF7" w:rsidRPr="007A06F5">
        <w:rPr>
          <w:rFonts w:ascii="Times New Roman" w:hAnsi="Times New Roman" w:cs="Times New Roman"/>
          <w:lang w:val="la-Latn"/>
        </w:rPr>
        <w:t xml:space="preserve"> </w:t>
      </w:r>
    </w:p>
    <w:p w14:paraId="3FE1C804" w14:textId="53BB3DD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XLV Vt examen frigide aque non fiat </w:t>
      </w:r>
      <w:r w:rsidR="004C6EF7" w:rsidRPr="007A06F5">
        <w:rPr>
          <w:rFonts w:ascii="Times New Roman" w:hAnsi="Times New Roman" w:cs="Times New Roman"/>
          <w:lang w:val="la-Latn"/>
        </w:rPr>
        <w:t xml:space="preserve"> </w:t>
      </w:r>
    </w:p>
    <w:p w14:paraId="53C327F4"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281v]</w:t>
      </w:r>
    </w:p>
    <w:p w14:paraId="00E0A811" w14:textId="513F6BD8"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XXXVII </w:t>
      </w:r>
      <w:r w:rsidR="004C6EF7" w:rsidRPr="007A06F5">
        <w:rPr>
          <w:rFonts w:ascii="Times New Roman" w:hAnsi="Times New Roman" w:cs="Times New Roman"/>
          <w:lang w:val="la-Latn"/>
        </w:rPr>
        <w:t xml:space="preserve"> </w:t>
      </w:r>
    </w:p>
    <w:p w14:paraId="459C4148"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191 c. 8]</w:t>
      </w:r>
    </w:p>
    <w:p w14:paraId="16814E56" w14:textId="6BFF81E1"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Vt de rebus ecclesiarum quę ab eis per XXX  annorum spacium sine vlla interpellatione possessa sunt  testimonia non recipiantur sed eo modo contineantur sicut res ad fiscum dominicum* pertinentes contineri solent </w:t>
      </w:r>
      <w:r w:rsidR="004C6EF7" w:rsidRPr="007A06F5">
        <w:rPr>
          <w:rFonts w:ascii="Times New Roman" w:hAnsi="Times New Roman" w:cs="Times New Roman"/>
          <w:lang w:val="la-Latn"/>
        </w:rPr>
        <w:t xml:space="preserve"> </w:t>
      </w:r>
    </w:p>
    <w:p w14:paraId="79A6FCC0"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[fol. 282v]</w:t>
      </w:r>
    </w:p>
    <w:p w14:paraId="163B44D8" w14:textId="5EAF9ED4"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ANNO  XVI  REGNANTE HLVDOVVICO </w:t>
      </w:r>
      <w:r w:rsidR="004C6EF7" w:rsidRPr="007A06F5">
        <w:rPr>
          <w:rFonts w:ascii="Times New Roman" w:hAnsi="Times New Roman" w:cs="Times New Roman"/>
          <w:lang w:val="la-Latn"/>
        </w:rPr>
        <w:t xml:space="preserve"> </w:t>
      </w:r>
    </w:p>
    <w:p w14:paraId="7ACCC5F1" w14:textId="126D13B2"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XLV </w:t>
      </w:r>
      <w:r w:rsidR="004C6EF7" w:rsidRPr="007A06F5">
        <w:rPr>
          <w:rFonts w:ascii="Times New Roman" w:hAnsi="Times New Roman" w:cs="Times New Roman"/>
          <w:lang w:val="la-Latn"/>
        </w:rPr>
        <w:t xml:space="preserve"> </w:t>
      </w:r>
    </w:p>
    <w:p w14:paraId="1CD2A69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[BK 192 c. 12]</w:t>
      </w:r>
    </w:p>
    <w:p w14:paraId="584DA208" w14:textId="7D993D9F"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Vt examen aquę frigidę quod actenus faciebant a missis nostris omnibus interdicatvr ne vlterius fiat </w:t>
      </w:r>
      <w:r w:rsidR="004C6EF7" w:rsidRPr="007A06F5">
        <w:rPr>
          <w:rFonts w:ascii="Times New Roman" w:hAnsi="Times New Roman" w:cs="Times New Roman"/>
          <w:lang w:val="la-Latn"/>
        </w:rPr>
        <w:t xml:space="preserve"> </w:t>
      </w:r>
    </w:p>
    <w:p w14:paraId="354DE912"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Hinweise</w:t>
      </w:r>
    </w:p>
    <w:p w14:paraId="7020FFC8" w14:textId="77777777" w:rsidR="001E480D" w:rsidRPr="007A06F5" w:rsidRDefault="001E480D" w:rsidP="00450DB4">
      <w:pPr>
        <w:spacing w:after="120" w:line="240" w:lineRule="auto"/>
        <w:rPr>
          <w:rFonts w:ascii="Times New Roman" w:hAnsi="Times New Roman" w:cs="Times New Roman"/>
          <w:lang w:val="la-Latn"/>
        </w:rPr>
      </w:pPr>
    </w:p>
    <w:p w14:paraId="08F31B0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Empfohlene Zitierweise</w:t>
      </w:r>
    </w:p>
    <w:p w14:paraId="71618E72" w14:textId="77777777" w:rsidR="00BA5266" w:rsidRPr="007A06F5" w:rsidRDefault="00BA5266" w:rsidP="00450DB4">
      <w:pPr>
        <w:spacing w:after="120" w:line="240" w:lineRule="auto"/>
        <w:rPr>
          <w:rFonts w:ascii="Times New Roman" w:hAnsi="Times New Roman" w:cs="Times New Roman"/>
          <w:lang w:val="la-Latn"/>
        </w:rPr>
      </w:pPr>
    </w:p>
    <w:p w14:paraId="46A2AB9E"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Heiligenkreuz, Stiftsbibliothek, 217, in: Capitularia. Edition der fränkischen Herrschererlasse, bearb. von Karl Ubl und Mitarb., Köln 2014 ff. URL: http://capitularia.uni-koeln.de/mss/heiligenkreuz-sb-217 (abgerufen am 25.04.2017)</w:t>
      </w:r>
    </w:p>
    <w:p w14:paraId="699E9E25"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Download</w:t>
      </w:r>
    </w:p>
    <w:p w14:paraId="0525D1CE" w14:textId="77777777" w:rsidR="00BA5266" w:rsidRPr="007A06F5" w:rsidRDefault="00BA5266" w:rsidP="00450DB4">
      <w:pPr>
        <w:spacing w:after="120" w:line="240" w:lineRule="auto"/>
        <w:rPr>
          <w:rFonts w:ascii="Times New Roman" w:hAnsi="Times New Roman" w:cs="Times New Roman"/>
          <w:lang w:val="la-Latn"/>
        </w:rPr>
      </w:pPr>
    </w:p>
    <w:p w14:paraId="16EE6F94" w14:textId="69E9A49F" w:rsidR="00BA5266" w:rsidRPr="007A06F5" w:rsidRDefault="0069631A"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 </w:t>
      </w:r>
      <w:r w:rsidR="00BA5266" w:rsidRPr="007A06F5">
        <w:rPr>
          <w:rFonts w:ascii="Times New Roman" w:hAnsi="Times New Roman" w:cs="Times New Roman"/>
          <w:lang w:val="la-Latn"/>
        </w:rPr>
        <w:t xml:space="preserve">Datei in XML </w:t>
      </w:r>
    </w:p>
    <w:p w14:paraId="543B4CE4" w14:textId="77777777" w:rsidR="00BA5266" w:rsidRPr="007A06F5" w:rsidRDefault="00BA5266" w:rsidP="00450DB4">
      <w:pPr>
        <w:spacing w:after="120" w:line="240" w:lineRule="auto"/>
        <w:rPr>
          <w:rFonts w:ascii="Times New Roman" w:hAnsi="Times New Roman" w:cs="Times New Roman"/>
          <w:lang w:val="la-Latn"/>
        </w:rPr>
      </w:pPr>
    </w:p>
    <w:p w14:paraId="0201B5A7"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Versionsgeschichte</w:t>
      </w:r>
    </w:p>
    <w:p w14:paraId="16A26D96"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Datum </w:t>
      </w:r>
      <w:r w:rsidRPr="007A06F5">
        <w:rPr>
          <w:rFonts w:ascii="Times New Roman" w:hAnsi="Times New Roman" w:cs="Times New Roman"/>
          <w:lang w:val="la-Latn"/>
        </w:rPr>
        <w:tab/>
        <w:t>Änderung</w:t>
      </w:r>
    </w:p>
    <w:p w14:paraId="7052C385" w14:textId="77777777" w:rsidR="00BA5266" w:rsidRPr="007A06F5" w:rsidRDefault="00BA5266" w:rsidP="00450DB4">
      <w:pPr>
        <w:spacing w:after="120" w:line="240" w:lineRule="auto"/>
        <w:rPr>
          <w:rFonts w:ascii="Times New Roman" w:hAnsi="Times New Roman" w:cs="Times New Roman"/>
          <w:lang w:val="la-Latn"/>
        </w:rPr>
      </w:pPr>
      <w:r w:rsidRPr="007A06F5">
        <w:rPr>
          <w:rFonts w:ascii="Times New Roman" w:hAnsi="Times New Roman" w:cs="Times New Roman"/>
          <w:lang w:val="la-Latn"/>
        </w:rPr>
        <w:t xml:space="preserve">2016-12-19 </w:t>
      </w:r>
      <w:r w:rsidRPr="007A06F5">
        <w:rPr>
          <w:rFonts w:ascii="Times New Roman" w:hAnsi="Times New Roman" w:cs="Times New Roman"/>
          <w:lang w:val="la-Latn"/>
        </w:rPr>
        <w:tab/>
        <w:t>Datei veröffentlicht (BK 134, 188, 191, 192, 193; Benedictus Levita 1, 279)</w:t>
      </w:r>
    </w:p>
    <w:sectPr w:rsidR="00BA5266" w:rsidRPr="007A06F5">
      <w:footerReference w:type="default" r:id="rId12"/>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omp" w:date="2020-04-27T18:40:00Z" w:initials="E">
    <w:p w14:paraId="1A6B8C54" w14:textId="7D68D277" w:rsidR="00AE61CE" w:rsidRPr="00FB2DB2" w:rsidRDefault="00AE61CE" w:rsidP="00601EBA">
      <w:pPr>
        <w:spacing w:line="360" w:lineRule="auto"/>
        <w:rPr>
          <w:lang w:val="en-US"/>
        </w:rPr>
      </w:pPr>
      <w:r>
        <w:rPr>
          <w:rStyle w:val="Odkaznakoment"/>
        </w:rPr>
        <w:annotationRef/>
      </w:r>
      <w:r>
        <w:rPr>
          <w:lang w:val="en-US"/>
        </w:rPr>
        <w:t>I. 33, 59 Boleslav II “</w:t>
      </w:r>
      <w:r w:rsidRPr="00013E14">
        <w:rPr>
          <w:lang w:val="en-US"/>
        </w:rPr>
        <w:t xml:space="preserve">Est aliquid, fili mi, quod Karolus, rex sapientissimus et manu potentissimus, haud equipperandus nobis, hominibus valde humilibus, cum filium suum Pippinum post se in solio sublimandum disponeret, cur terribili eum sacramento constringeret, ne in regno suo subdola et prava taxatio ponderis aut monete fieret. </w:t>
      </w:r>
      <w:r w:rsidRPr="00FB2DB2">
        <w:rPr>
          <w:lang w:val="en-US"/>
        </w:rPr>
        <w:t>Certe nulla clades, nulla pestilentia nec mortalitas nec non, si hostes totam terram rapinis, incendiis devastarent, magis populo Dei nocerent quam frequens mutacio et fraudulenta peioratio nummi.</w:t>
      </w:r>
    </w:p>
    <w:p w14:paraId="6C7D7234" w14:textId="232D42E2" w:rsidR="00AE61CE" w:rsidRPr="00601EBA" w:rsidRDefault="00AE61CE" w:rsidP="00601EBA">
      <w:pPr>
        <w:spacing w:line="360" w:lineRule="auto"/>
        <w:rPr>
          <w:lang w:val="en-US"/>
        </w:rPr>
      </w:pPr>
      <w:r w:rsidRPr="00FB2DB2">
        <w:rPr>
          <w:lang w:val="en-US"/>
        </w:rPr>
        <w:t xml:space="preserve">II. 6, 91 “Interea legati ducis et episcopi Boemorum ex parte totius populi et ipsorum Romam adveniunt ferentes mandata magis muneribus oblita, quam facundie verbis polita. </w:t>
      </w:r>
      <w:r w:rsidRPr="00FB2DB2">
        <w:rPr>
          <w:lang w:val="it-IT"/>
        </w:rPr>
        <w:t xml:space="preserve">Quibus ubi data est copia fandi, in conspectus apostolici et sacri concilii tali sermone causam sue legationis sunt prosecute: </w:t>
      </w:r>
      <w:r w:rsidRPr="00FB2DB2">
        <w:rPr>
          <w:rFonts w:cstheme="minorHAnsi"/>
          <w:lang w:val="it-IT"/>
        </w:rPr>
        <w:t>'</w:t>
      </w:r>
      <w:r w:rsidRPr="00FB2DB2">
        <w:rPr>
          <w:lang w:val="it-IT"/>
        </w:rPr>
        <w:t xml:space="preserve">O fidei catholice et sedis apo-/stolice ...” </w:t>
      </w:r>
      <w:r>
        <w:rPr>
          <w:lang w:val="en-US"/>
        </w:rPr>
        <w:t>(selling Christian people)</w:t>
      </w:r>
    </w:p>
  </w:comment>
  <w:comment w:id="9" w:author="Kalhous, David" w:date="2017-09-12T11:10:00Z" w:initials="KD">
    <w:p w14:paraId="797BB265" w14:textId="6D1BE0F9" w:rsidR="00AE61CE" w:rsidRPr="00A52C08" w:rsidRDefault="00AE61CE">
      <w:pPr>
        <w:pStyle w:val="Textkomente"/>
        <w:rPr>
          <w:lang w:val="en-US"/>
        </w:rPr>
      </w:pPr>
      <w:r>
        <w:rPr>
          <w:rStyle w:val="Odkaznakoment"/>
        </w:rPr>
        <w:annotationRef/>
      </w:r>
      <w:r w:rsidRPr="00A52C08">
        <w:rPr>
          <w:lang w:val="en-US"/>
        </w:rPr>
        <w:t>János M. Bak, György Bónis, James Ross Sweeney, eds. The Laws of the Medieval Kingdom of Hungary. 1000</w:t>
      </w:r>
      <w:r w:rsidRPr="00A52C08">
        <w:rPr>
          <w:rFonts w:ascii="Calibri" w:hAnsi="Calibri" w:cs="Calibri"/>
          <w:lang w:val="en-US"/>
        </w:rPr>
        <w:t>-</w:t>
      </w:r>
      <w:r w:rsidRPr="00A52C08">
        <w:rPr>
          <w:lang w:val="en-US"/>
        </w:rPr>
        <w:t>1301. Decreta Regni Medievalis Hungariae 1000 to 1526. vol. 1. Bakersfield: Charles Schlacks Jr., 1989.</w:t>
      </w:r>
    </w:p>
  </w:comment>
  <w:comment w:id="12" w:author="Kalhous, David" w:date="2017-07-11T14:00:00Z" w:initials="KD">
    <w:p w14:paraId="6EC21F5C" w14:textId="29A122C0" w:rsidR="00AE61CE" w:rsidRPr="00987430" w:rsidRDefault="00AE61CE">
      <w:pPr>
        <w:pStyle w:val="Textkomente"/>
        <w:rPr>
          <w:lang w:val="cs-CZ"/>
        </w:rPr>
      </w:pPr>
      <w:r>
        <w:rPr>
          <w:rStyle w:val="Odkaznakoment"/>
        </w:rPr>
        <w:annotationRef/>
      </w:r>
      <w:r w:rsidRPr="00D55373">
        <w:rPr>
          <w:lang w:val="it-IT"/>
        </w:rPr>
        <w:t>Nadepsáno stejnou rukou</w:t>
      </w:r>
    </w:p>
  </w:comment>
  <w:comment w:id="13" w:author="Kalhous, David" w:date="2017-07-11T17:40:00Z" w:initials="KD">
    <w:p w14:paraId="02CF3972" w14:textId="1745FEDA" w:rsidR="00AE61CE" w:rsidRPr="00D55373" w:rsidRDefault="00AE61CE">
      <w:pPr>
        <w:pStyle w:val="Textkomente"/>
        <w:rPr>
          <w:lang w:val="it-IT"/>
        </w:rPr>
      </w:pPr>
      <w:r>
        <w:rPr>
          <w:rStyle w:val="Odkaznakoment"/>
        </w:rPr>
        <w:annotationRef/>
      </w:r>
      <w:r w:rsidRPr="00D55373">
        <w:rPr>
          <w:lang w:val="it-IT"/>
        </w:rPr>
        <w:t>Dacheriana</w:t>
      </w:r>
    </w:p>
  </w:comment>
  <w:comment w:id="14" w:author="Kalhous, David" w:date="2017-07-11T17:38:00Z" w:initials="KD">
    <w:p w14:paraId="4E1A1D9B" w14:textId="0D775ED8" w:rsidR="00AE61CE" w:rsidRPr="00D55373" w:rsidRDefault="00AE61CE">
      <w:pPr>
        <w:pStyle w:val="Textkomente"/>
        <w:rPr>
          <w:lang w:val="it-IT"/>
        </w:rPr>
      </w:pPr>
      <w:r>
        <w:rPr>
          <w:rStyle w:val="Odkaznakoment"/>
        </w:rPr>
        <w:annotationRef/>
      </w:r>
      <w:r w:rsidRPr="00D55373">
        <w:rPr>
          <w:lang w:val="it-IT"/>
        </w:rPr>
        <w:t>Dacheriana/Quadripartitus</w:t>
      </w:r>
    </w:p>
  </w:comment>
  <w:comment w:id="15" w:author="Kalhous, David" w:date="2017-07-11T19:17:00Z" w:initials="KD">
    <w:p w14:paraId="23FDBF45" w14:textId="1081DD79" w:rsidR="00AE61CE" w:rsidRPr="00D55373" w:rsidRDefault="00AE61CE">
      <w:pPr>
        <w:pStyle w:val="Textkomente"/>
        <w:rPr>
          <w:lang w:val="it-IT"/>
        </w:rPr>
      </w:pPr>
      <w:r>
        <w:rPr>
          <w:rStyle w:val="Odkaznakoment"/>
        </w:rPr>
        <w:annotationRef/>
      </w:r>
      <w:r w:rsidRPr="00D55373">
        <w:rPr>
          <w:lang w:val="it-IT"/>
        </w:rPr>
        <w:t>Collectio Dionysio-Hadriana, Register (Ancyra)</w:t>
      </w:r>
      <w:r>
        <w:rPr>
          <w:lang w:val="it-IT"/>
        </w:rPr>
        <w:t xml:space="preserve">, </w:t>
      </w:r>
      <w:r w:rsidRPr="00D55373">
        <w:rPr>
          <w:lang w:val="it-IT"/>
        </w:rPr>
        <w:t>XVI, De his qui in pecudes uel  in masculos aut olim polluti sunt  aut actenus hoc uitio tabescunt.</w:t>
      </w:r>
    </w:p>
  </w:comment>
  <w:comment w:id="16" w:author="Kalhous, David" w:date="2017-07-11T19:26:00Z" w:initials="KD">
    <w:p w14:paraId="0F29872E" w14:textId="40762C5C" w:rsidR="00AE61CE" w:rsidRPr="00D55373" w:rsidRDefault="00AE61CE" w:rsidP="0063650B">
      <w:pPr>
        <w:rPr>
          <w:rFonts w:ascii="Times New Roman" w:eastAsia="Times New Roman" w:hAnsi="Times New Roman" w:cs="Times New Roman"/>
          <w:sz w:val="24"/>
          <w:szCs w:val="24"/>
          <w:lang w:val="fr-FR" w:eastAsia="de-DE"/>
        </w:rPr>
      </w:pPr>
      <w:r>
        <w:rPr>
          <w:rStyle w:val="Odkaznakoment"/>
        </w:rPr>
        <w:annotationRef/>
      </w:r>
      <w:r w:rsidRPr="00D55373">
        <w:rPr>
          <w:rStyle w:val="italic"/>
          <w:lang w:val="it-IT"/>
        </w:rPr>
        <w:t>Collectio Dionysio-Hadriana, Register (Ancyra)</w:t>
      </w:r>
      <w:r w:rsidRPr="00D55373">
        <w:rPr>
          <w:rFonts w:ascii="Times New Roman" w:eastAsia="Times New Roman" w:hAnsi="Times New Roman" w:cs="Times New Roman"/>
          <w:sz w:val="24"/>
          <w:szCs w:val="24"/>
          <w:lang w:val="it-IT" w:eastAsia="de-DE"/>
        </w:rPr>
        <w:t xml:space="preserve">  XVIIII.  </w:t>
      </w:r>
      <w:r w:rsidRPr="00D55373">
        <w:rPr>
          <w:rFonts w:ascii="Times New Roman" w:eastAsia="Times New Roman" w:hAnsi="Times New Roman" w:cs="Times New Roman"/>
          <w:sz w:val="24"/>
          <w:szCs w:val="24"/>
          <w:lang w:val="fr-FR" w:eastAsia="de-DE"/>
        </w:rPr>
        <w:t xml:space="preserve">De his qui </w:t>
      </w:r>
      <w:bookmarkStart w:id="17" w:name="1"/>
      <w:bookmarkEnd w:id="17"/>
      <w:r w:rsidRPr="00D55373">
        <w:rPr>
          <w:rFonts w:ascii="Times New Roman" w:eastAsia="Times New Roman" w:hAnsi="Times New Roman" w:cs="Times New Roman"/>
          <w:sz w:val="24"/>
          <w:szCs w:val="24"/>
          <w:lang w:val="fr-FR" w:eastAsia="de-DE"/>
        </w:rPr>
        <w:t> adulteras habent uxores</w:t>
      </w:r>
      <w:r>
        <w:rPr>
          <w:rFonts w:ascii="Times New Roman" w:eastAsia="Times New Roman" w:hAnsi="Times New Roman" w:cs="Times New Roman"/>
          <w:sz w:val="24"/>
          <w:szCs w:val="24"/>
          <w:lang w:val="fr-FR" w:eastAsia="de-DE"/>
        </w:rPr>
        <w:t xml:space="preserve">, </w:t>
      </w:r>
      <w:r w:rsidRPr="00D55373">
        <w:rPr>
          <w:rFonts w:ascii="Times New Roman" w:eastAsia="Times New Roman" w:hAnsi="Times New Roman" w:cs="Times New Roman"/>
          <w:sz w:val="24"/>
          <w:szCs w:val="24"/>
          <w:lang w:val="fr-FR" w:eastAsia="de-DE"/>
        </w:rPr>
        <w:t>uel si ipsi adulteri conprobentur.</w:t>
      </w:r>
    </w:p>
  </w:comment>
  <w:comment w:id="18" w:author="Kalhous, David" w:date="2017-07-11T19:33:00Z" w:initials="KD">
    <w:p w14:paraId="05EB33BD" w14:textId="47936588" w:rsidR="00AE61CE" w:rsidRPr="00D55373" w:rsidRDefault="00AE61CE">
      <w:pPr>
        <w:pStyle w:val="Textkomente"/>
        <w:rPr>
          <w:lang w:val="it-IT"/>
        </w:rPr>
      </w:pPr>
      <w:r>
        <w:rPr>
          <w:rStyle w:val="Odkaznakoment"/>
        </w:rPr>
        <w:annotationRef/>
      </w:r>
      <w:r w:rsidRPr="00D55373">
        <w:rPr>
          <w:lang w:val="it-IT"/>
        </w:rPr>
        <w:t>Dacheriana; Quadripartitus; Collectio Turonensis; Dionysio-Hadriana</w:t>
      </w:r>
    </w:p>
  </w:comment>
  <w:comment w:id="19" w:author="Kalhous, David" w:date="2017-07-11T19:40:00Z" w:initials="KD">
    <w:p w14:paraId="7A57A55C" w14:textId="3FC9BB06" w:rsidR="00AE61CE" w:rsidRPr="00D55373" w:rsidRDefault="00AE61CE">
      <w:pPr>
        <w:pStyle w:val="Textkomente"/>
        <w:rPr>
          <w:lang w:val="it-IT"/>
        </w:rPr>
      </w:pPr>
      <w:r>
        <w:rPr>
          <w:rStyle w:val="Odkaznakoment"/>
        </w:rPr>
        <w:annotationRef/>
      </w:r>
      <w:r w:rsidRPr="00D55373">
        <w:rPr>
          <w:lang w:val="it-IT"/>
        </w:rPr>
        <w:t>Dacheriana, 74; Quadripartitus; Collectio Turonensis; Dionysio-Hadriana</w:t>
      </w:r>
    </w:p>
  </w:comment>
  <w:comment w:id="20" w:author="Kalhous, David" w:date="2017-07-11T19:43:00Z" w:initials="KD">
    <w:p w14:paraId="407BB7A4" w14:textId="064143D0" w:rsidR="00AE61CE" w:rsidRPr="00D55373" w:rsidRDefault="00AE61CE">
      <w:pPr>
        <w:pStyle w:val="Textkomente"/>
        <w:rPr>
          <w:lang w:val="it-IT"/>
        </w:rPr>
      </w:pPr>
      <w:r>
        <w:rPr>
          <w:rStyle w:val="Odkaznakoment"/>
        </w:rPr>
        <w:annotationRef/>
      </w:r>
      <w:r w:rsidRPr="00D55373">
        <w:rPr>
          <w:lang w:val="it-IT"/>
        </w:rPr>
        <w:t>Quadripartitus, 70</w:t>
      </w:r>
    </w:p>
  </w:comment>
  <w:comment w:id="21" w:author="Kalhous, David" w:date="2017-07-11T19:44:00Z" w:initials="KD">
    <w:p w14:paraId="0662F9B6" w14:textId="471D8CE1" w:rsidR="00AE61CE" w:rsidRPr="00D55373" w:rsidRDefault="00AE61CE">
      <w:pPr>
        <w:pStyle w:val="Textkomente"/>
        <w:rPr>
          <w:lang w:val="it-IT"/>
        </w:rPr>
      </w:pPr>
      <w:r>
        <w:rPr>
          <w:rStyle w:val="Odkaznakoment"/>
        </w:rPr>
        <w:annotationRef/>
      </w:r>
      <w:r w:rsidRPr="00D55373">
        <w:rPr>
          <w:lang w:val="it-IT"/>
        </w:rPr>
        <w:t>Dacheriana, 88</w:t>
      </w:r>
    </w:p>
  </w:comment>
  <w:comment w:id="22" w:author="Kalhous, David" w:date="2017-07-11T19:47:00Z" w:initials="KD">
    <w:p w14:paraId="1F3BA26F" w14:textId="07030476" w:rsidR="00AE61CE" w:rsidRPr="00D55373" w:rsidRDefault="00AE61CE" w:rsidP="00F27614">
      <w:pPr>
        <w:pStyle w:val="Textkomente"/>
        <w:rPr>
          <w:lang w:val="it-IT"/>
        </w:rPr>
      </w:pPr>
      <w:r>
        <w:rPr>
          <w:rStyle w:val="Odkaznakoment"/>
        </w:rPr>
        <w:annotationRef/>
      </w:r>
      <w:r w:rsidRPr="00D55373">
        <w:rPr>
          <w:lang w:val="it-IT"/>
        </w:rPr>
        <w:t>Dacheriana, LXXXVIIII, De his quę  duobus fratribus nupserit  uel qui duas sorores uxores acceperint.</w:t>
      </w:r>
    </w:p>
  </w:comment>
  <w:comment w:id="23" w:author="Kalhous, David" w:date="2017-07-11T20:05:00Z" w:initials="KD">
    <w:p w14:paraId="5778F9E3" w14:textId="3A344302" w:rsidR="00AE61CE" w:rsidRPr="00D55373" w:rsidRDefault="00AE61CE" w:rsidP="00B42B71">
      <w:pPr>
        <w:pStyle w:val="Textkomente"/>
        <w:rPr>
          <w:lang w:val="it-IT"/>
        </w:rPr>
      </w:pPr>
      <w:r>
        <w:rPr>
          <w:rStyle w:val="Odkaznakoment"/>
        </w:rPr>
        <w:annotationRef/>
      </w:r>
      <w:r w:rsidRPr="00D55373">
        <w:rPr>
          <w:lang w:val="it-IT"/>
        </w:rPr>
        <w:t>Dacheriana, LXVIIII Quod  non liceat alterius sponsam ad matrimonii  iura sortiri</w:t>
      </w:r>
    </w:p>
  </w:comment>
  <w:comment w:id="24" w:author="Kalhous, David" w:date="2017-07-11T20:59:00Z" w:initials="KD">
    <w:p w14:paraId="20913209" w14:textId="69706245" w:rsidR="00AE61CE" w:rsidRPr="00FB2DB2" w:rsidRDefault="00AE61CE">
      <w:pPr>
        <w:pStyle w:val="Textkomente"/>
        <w:rPr>
          <w:lang w:val="fr-FR"/>
        </w:rPr>
      </w:pPr>
      <w:r>
        <w:rPr>
          <w:rStyle w:val="Odkaznakoment"/>
        </w:rPr>
        <w:annotationRef/>
      </w:r>
      <w:r w:rsidRPr="00FB2DB2">
        <w:rPr>
          <w:lang w:val="fr-FR"/>
        </w:rPr>
        <w:t>Dacheriana, 69</w:t>
      </w:r>
    </w:p>
  </w:comment>
  <w:comment w:id="25" w:author="Kalhous, David" w:date="2017-07-11T21:00:00Z" w:initials="KD">
    <w:p w14:paraId="53353D0C" w14:textId="424544AC" w:rsidR="00AE61CE" w:rsidRPr="00FB2DB2" w:rsidRDefault="00AE61CE">
      <w:pPr>
        <w:pStyle w:val="Textkomente"/>
        <w:rPr>
          <w:lang w:val="fr-FR"/>
        </w:rPr>
      </w:pPr>
      <w:r>
        <w:rPr>
          <w:rStyle w:val="Odkaznakoment"/>
        </w:rPr>
        <w:annotationRef/>
      </w:r>
      <w:r w:rsidRPr="00FB2DB2">
        <w:rPr>
          <w:lang w:val="fr-FR"/>
        </w:rPr>
        <w:t>Dacheriana, 70</w:t>
      </w:r>
    </w:p>
  </w:comment>
  <w:comment w:id="26" w:author="Kalhous, David" w:date="2017-07-11T21:01:00Z" w:initials="KD">
    <w:p w14:paraId="74259BC0" w14:textId="450EB2D1" w:rsidR="00AE61CE" w:rsidRPr="00FB2DB2" w:rsidRDefault="00AE61CE" w:rsidP="006011EE">
      <w:pPr>
        <w:pStyle w:val="Textkomente"/>
        <w:rPr>
          <w:lang w:val="fr-FR"/>
        </w:rPr>
      </w:pPr>
      <w:r>
        <w:rPr>
          <w:rStyle w:val="Odkaznakoment"/>
        </w:rPr>
        <w:annotationRef/>
      </w:r>
      <w:r w:rsidRPr="00FB2DB2">
        <w:rPr>
          <w:lang w:val="fr-FR"/>
        </w:rPr>
        <w:t>Dacheriana, LXXI. De desponsatis puellis et ab aliis raptis.</w:t>
      </w:r>
    </w:p>
  </w:comment>
  <w:comment w:id="27" w:author="Kalhous, David" w:date="2017-07-11T21:15:00Z" w:initials="KD">
    <w:p w14:paraId="3C197903" w14:textId="7A2E4213" w:rsidR="00AE61CE" w:rsidRPr="00F00E6D" w:rsidRDefault="00AE61CE" w:rsidP="00516F96">
      <w:pPr>
        <w:pStyle w:val="Textkomente"/>
        <w:rPr>
          <w:lang w:val="it-IT"/>
        </w:rPr>
      </w:pPr>
      <w:r>
        <w:rPr>
          <w:rStyle w:val="Odkaznakoment"/>
        </w:rPr>
        <w:annotationRef/>
      </w:r>
      <w:r w:rsidRPr="00F00E6D">
        <w:rPr>
          <w:lang w:val="it-IT"/>
        </w:rPr>
        <w:t>Quadripartitus, 47 De uirginibus  uelatis si deuiauerint.</w:t>
      </w:r>
    </w:p>
  </w:comment>
  <w:comment w:id="28" w:author="Kalhous, David" w:date="2017-07-11T21:21:00Z" w:initials="KD">
    <w:p w14:paraId="2093D1D2" w14:textId="2C9ACCE3" w:rsidR="00AE61CE" w:rsidRPr="00D55373" w:rsidRDefault="00AE61CE">
      <w:pPr>
        <w:pStyle w:val="Textkomente"/>
        <w:rPr>
          <w:lang w:val="it-IT"/>
        </w:rPr>
      </w:pPr>
      <w:r>
        <w:rPr>
          <w:rStyle w:val="Odkaznakoment"/>
        </w:rPr>
        <w:annotationRef/>
      </w:r>
      <w:r w:rsidRPr="00D55373">
        <w:rPr>
          <w:lang w:val="it-IT"/>
        </w:rPr>
        <w:t>Dacheriana, 92; Quadripartitus, 91</w:t>
      </w:r>
    </w:p>
  </w:comment>
  <w:comment w:id="29" w:author="Kalhous, David" w:date="2017-07-11T21:30:00Z" w:initials="KD">
    <w:p w14:paraId="55561CCB" w14:textId="5F4FC2EB" w:rsidR="00AE61CE" w:rsidRPr="00D55373" w:rsidRDefault="00AE61CE">
      <w:pPr>
        <w:pStyle w:val="Textkomente"/>
        <w:rPr>
          <w:lang w:val="it-IT"/>
        </w:rPr>
      </w:pPr>
      <w:r>
        <w:rPr>
          <w:rStyle w:val="Odkaznakoment"/>
        </w:rPr>
        <w:annotationRef/>
      </w:r>
      <w:r w:rsidRPr="00D55373">
        <w:rPr>
          <w:lang w:val="it-IT"/>
        </w:rPr>
        <w:t>Dacheriana, 96</w:t>
      </w:r>
    </w:p>
  </w:comment>
  <w:comment w:id="30" w:author="Kalhous, David" w:date="2017-07-11T21:34:00Z" w:initials="KD">
    <w:p w14:paraId="6F2A1A9C" w14:textId="32B39CD6" w:rsidR="00AE61CE" w:rsidRPr="00D55373" w:rsidRDefault="00AE61CE">
      <w:pPr>
        <w:pStyle w:val="Textkomente"/>
        <w:rPr>
          <w:lang w:val="it-IT"/>
        </w:rPr>
      </w:pPr>
      <w:r>
        <w:rPr>
          <w:rStyle w:val="Odkaznakoment"/>
        </w:rPr>
        <w:annotationRef/>
      </w:r>
      <w:r w:rsidRPr="00D55373">
        <w:rPr>
          <w:lang w:val="it-IT"/>
        </w:rPr>
        <w:t>?Quadripartitus, 62</w:t>
      </w:r>
    </w:p>
  </w:comment>
  <w:comment w:id="31" w:author="Kalhous, David" w:date="2017-07-11T21:41:00Z" w:initials="KD">
    <w:p w14:paraId="77C2A519" w14:textId="3B47A8F3" w:rsidR="00AE61CE" w:rsidRPr="00D55373" w:rsidRDefault="00AE61CE">
      <w:pPr>
        <w:pStyle w:val="Textkomente"/>
        <w:rPr>
          <w:lang w:val="it-IT"/>
        </w:rPr>
      </w:pPr>
      <w:r>
        <w:rPr>
          <w:rStyle w:val="Odkaznakoment"/>
        </w:rPr>
        <w:annotationRef/>
      </w:r>
      <w:r w:rsidRPr="00D55373">
        <w:rPr>
          <w:lang w:val="it-IT"/>
        </w:rPr>
        <w:t>Quadripartitus, IV. 114</w:t>
      </w:r>
    </w:p>
  </w:comment>
  <w:comment w:id="32" w:author="Kalhous, David" w:date="2017-07-11T21:38:00Z" w:initials="KD">
    <w:p w14:paraId="5CEEB9D8" w14:textId="3749E8FF" w:rsidR="00AE61CE" w:rsidRPr="00D55373" w:rsidRDefault="00AE61CE">
      <w:pPr>
        <w:pStyle w:val="Textkomente"/>
        <w:rPr>
          <w:lang w:val="it-IT"/>
        </w:rPr>
      </w:pPr>
      <w:r>
        <w:rPr>
          <w:rStyle w:val="Odkaznakoment"/>
        </w:rPr>
        <w:annotationRef/>
      </w:r>
      <w:r w:rsidRPr="00D55373">
        <w:rPr>
          <w:lang w:val="it-IT"/>
        </w:rPr>
        <w:t>Quadripartitus, IV.149</w:t>
      </w:r>
    </w:p>
  </w:comment>
  <w:comment w:id="33" w:author="Kalhous, David" w:date="2017-07-11T21:39:00Z" w:initials="KD">
    <w:p w14:paraId="125536D0" w14:textId="0D998922" w:rsidR="00AE61CE" w:rsidRPr="00D55373" w:rsidRDefault="00AE61CE">
      <w:pPr>
        <w:pStyle w:val="Textkomente"/>
        <w:rPr>
          <w:lang w:val="it-IT"/>
        </w:rPr>
      </w:pPr>
      <w:r>
        <w:rPr>
          <w:rStyle w:val="Odkaznakoment"/>
        </w:rPr>
        <w:annotationRef/>
      </w:r>
      <w:r w:rsidRPr="00D55373">
        <w:rPr>
          <w:lang w:val="it-IT"/>
        </w:rPr>
        <w:t>Qudripartitus, IV. 150</w:t>
      </w:r>
    </w:p>
  </w:comment>
  <w:comment w:id="34" w:author="Kalhous, David" w:date="2017-07-12T16:26:00Z" w:initials="KD">
    <w:p w14:paraId="336DDC43" w14:textId="000CFA06" w:rsidR="00AE61CE" w:rsidRPr="00D55373" w:rsidRDefault="00AE61CE" w:rsidP="009E2B13">
      <w:pPr>
        <w:pStyle w:val="Textkomente"/>
        <w:rPr>
          <w:lang w:val="it-IT"/>
        </w:rPr>
      </w:pPr>
      <w:r>
        <w:rPr>
          <w:rStyle w:val="Odkaznakoment"/>
        </w:rPr>
        <w:annotationRef/>
      </w:r>
      <w:r w:rsidRPr="00D55373">
        <w:rPr>
          <w:lang w:val="it-IT"/>
        </w:rPr>
        <w:t>Dacheriana. 45; Quadripartitus, IV. 33</w:t>
      </w:r>
    </w:p>
  </w:comment>
  <w:comment w:id="35" w:author="Kalhous, David" w:date="2017-07-12T16:30:00Z" w:initials="KD">
    <w:p w14:paraId="77A89D20" w14:textId="7775F648" w:rsidR="00AE61CE" w:rsidRPr="00D55373" w:rsidRDefault="00AE61CE">
      <w:pPr>
        <w:pStyle w:val="Textkomente"/>
        <w:rPr>
          <w:lang w:val="it-IT"/>
        </w:rPr>
      </w:pPr>
      <w:r>
        <w:rPr>
          <w:rStyle w:val="Odkaznakoment"/>
        </w:rPr>
        <w:annotationRef/>
      </w:r>
      <w:r w:rsidRPr="00D55373">
        <w:rPr>
          <w:lang w:val="it-IT"/>
        </w:rPr>
        <w:t>Q., IV. 35</w:t>
      </w:r>
    </w:p>
  </w:comment>
  <w:comment w:id="36" w:author="Kalhous, David" w:date="2017-07-12T16:34:00Z" w:initials="KD">
    <w:p w14:paraId="0730BCE9" w14:textId="485CD08A" w:rsidR="00AE61CE" w:rsidRPr="00D55373" w:rsidRDefault="00AE61CE">
      <w:pPr>
        <w:pStyle w:val="Textkomente"/>
        <w:rPr>
          <w:lang w:val="it-IT"/>
        </w:rPr>
      </w:pPr>
      <w:r>
        <w:rPr>
          <w:rStyle w:val="Odkaznakoment"/>
        </w:rPr>
        <w:annotationRef/>
      </w:r>
      <w:r w:rsidRPr="00F00E6D">
        <w:rPr>
          <w:lang w:val="fr-FR"/>
        </w:rPr>
        <w:t xml:space="preserve">Q. IV. 40: De his qui ad presbiterium prouehentur et ante ordinationem peccasse sibi sunt conscii. </w:t>
      </w:r>
      <w:r w:rsidRPr="00D55373">
        <w:rPr>
          <w:lang w:val="it-IT"/>
        </w:rPr>
        <w:t>D-H, 9</w:t>
      </w:r>
    </w:p>
  </w:comment>
  <w:comment w:id="37" w:author="Kalhous, David" w:date="2017-07-12T16:36:00Z" w:initials="KD">
    <w:p w14:paraId="5F00F995" w14:textId="44E1CEF4" w:rsidR="00AE61CE" w:rsidRPr="00D55373" w:rsidRDefault="00AE61CE" w:rsidP="00CA2625">
      <w:pPr>
        <w:pStyle w:val="Textkomente"/>
        <w:rPr>
          <w:lang w:val="it-IT"/>
        </w:rPr>
      </w:pPr>
      <w:r>
        <w:rPr>
          <w:rStyle w:val="Odkaznakoment"/>
        </w:rPr>
        <w:annotationRef/>
      </w:r>
      <w:r w:rsidRPr="00D55373">
        <w:rPr>
          <w:lang w:val="it-IT"/>
        </w:rPr>
        <w:t>Q., IV. 41 DE  CANONE APOSTOLORVM SI PRESBITER AVT DIACONVS IN FORNICATIONE. AVT PERIVRIO. AVT FVRTO. AVT HOMICIDIO. CAPTVS FVERIT.</w:t>
      </w:r>
    </w:p>
    <w:p w14:paraId="28BC2D6B" w14:textId="4373A750" w:rsidR="00AE61CE" w:rsidRPr="00D55373" w:rsidRDefault="00AE61CE" w:rsidP="00CA2625">
      <w:pPr>
        <w:pStyle w:val="Textkomente"/>
        <w:rPr>
          <w:lang w:val="it-IT"/>
        </w:rPr>
      </w:pPr>
      <w:r w:rsidRPr="00D55373">
        <w:rPr>
          <w:lang w:val="it-IT"/>
        </w:rPr>
        <w:t>Presbiter aut diaconus qui in fornicatione. aut periurio. aut furto. aut homicidio captus est. deponatur. non tamen communione priuetur; Dicit enim scriptura; non iudicabit dominus bis in idipsum;</w:t>
      </w:r>
    </w:p>
  </w:comment>
  <w:comment w:id="38" w:author="Kalhous, David" w:date="2017-07-12T17:13:00Z" w:initials="KD">
    <w:p w14:paraId="37A4B4EA" w14:textId="29BDF817" w:rsidR="00AE61CE" w:rsidRPr="006E2D15" w:rsidRDefault="00AE61CE">
      <w:pPr>
        <w:pStyle w:val="Textkomente"/>
        <w:rPr>
          <w:lang w:val="sv-SE"/>
        </w:rPr>
      </w:pPr>
      <w:r>
        <w:rPr>
          <w:rStyle w:val="Odkaznakoment"/>
        </w:rPr>
        <w:annotationRef/>
      </w:r>
      <w:r w:rsidRPr="006E2D15">
        <w:rPr>
          <w:lang w:val="sv-SE"/>
        </w:rPr>
        <w:t>Q. IV. 39</w:t>
      </w:r>
    </w:p>
  </w:comment>
  <w:comment w:id="39" w:author="Kalhous, David" w:date="2017-07-12T17:14:00Z" w:initials="KD">
    <w:p w14:paraId="68681C4C" w14:textId="0867C867" w:rsidR="00AE61CE" w:rsidRPr="006E2D15" w:rsidRDefault="00AE61CE">
      <w:pPr>
        <w:pStyle w:val="Textkomente"/>
        <w:rPr>
          <w:lang w:val="sv-SE"/>
        </w:rPr>
      </w:pPr>
      <w:r>
        <w:rPr>
          <w:rStyle w:val="Odkaznakoment"/>
        </w:rPr>
        <w:annotationRef/>
      </w:r>
      <w:r w:rsidRPr="006E2D15">
        <w:rPr>
          <w:lang w:val="sv-SE"/>
        </w:rPr>
        <w:t>Q. IV. 37</w:t>
      </w:r>
    </w:p>
  </w:comment>
  <w:comment w:id="40" w:author="Kalhous, David" w:date="2017-07-12T17:15:00Z" w:initials="KD">
    <w:p w14:paraId="7B0924B7" w14:textId="29A5943D" w:rsidR="00AE61CE" w:rsidRPr="006E2D15" w:rsidRDefault="00AE61CE">
      <w:pPr>
        <w:pStyle w:val="Textkomente"/>
        <w:rPr>
          <w:lang w:val="sv-SE"/>
        </w:rPr>
      </w:pPr>
      <w:r>
        <w:rPr>
          <w:rStyle w:val="Odkaznakoment"/>
        </w:rPr>
        <w:annotationRef/>
      </w:r>
      <w:r w:rsidRPr="006E2D15">
        <w:rPr>
          <w:lang w:val="sv-SE"/>
        </w:rPr>
        <w:t>Q. IV. 38</w:t>
      </w:r>
    </w:p>
  </w:comment>
  <w:comment w:id="41" w:author="Kalhous, David" w:date="2017-07-12T17:16:00Z" w:initials="KD">
    <w:p w14:paraId="20BBD480" w14:textId="178389BC" w:rsidR="00AE61CE" w:rsidRPr="006E2D15" w:rsidRDefault="00AE61CE">
      <w:pPr>
        <w:pStyle w:val="Textkomente"/>
        <w:rPr>
          <w:lang w:val="sv-SE"/>
        </w:rPr>
      </w:pPr>
      <w:r>
        <w:rPr>
          <w:rStyle w:val="Odkaznakoment"/>
        </w:rPr>
        <w:annotationRef/>
      </w:r>
      <w:r w:rsidRPr="006E2D15">
        <w:rPr>
          <w:lang w:val="sv-SE"/>
        </w:rPr>
        <w:t>D.. 49</w:t>
      </w:r>
    </w:p>
  </w:comment>
  <w:comment w:id="42" w:author="Kalhous, David" w:date="2017-07-12T17:18:00Z" w:initials="KD">
    <w:p w14:paraId="1D7D5CFD" w14:textId="37C1124F" w:rsidR="00AE61CE" w:rsidRPr="006E2D15" w:rsidRDefault="00AE61CE">
      <w:pPr>
        <w:pStyle w:val="Textkomente"/>
        <w:rPr>
          <w:lang w:val="sv-SE"/>
        </w:rPr>
      </w:pPr>
      <w:r>
        <w:rPr>
          <w:rStyle w:val="Odkaznakoment"/>
        </w:rPr>
        <w:annotationRef/>
      </w:r>
      <w:r w:rsidRPr="006E2D15">
        <w:rPr>
          <w:lang w:val="sv-SE"/>
        </w:rPr>
        <w:t>D-H. 17;. IV. 189: De clericis qui usuras  uel turpia lucra sectantur;</w:t>
      </w:r>
    </w:p>
  </w:comment>
  <w:comment w:id="43" w:author="Kalhous, David" w:date="2017-07-12T17:19:00Z" w:initials="KD">
    <w:p w14:paraId="20161608" w14:textId="5DBE3EEC" w:rsidR="00AE61CE" w:rsidRPr="006E2D15" w:rsidRDefault="00AE61CE">
      <w:pPr>
        <w:pStyle w:val="Textkomente"/>
        <w:rPr>
          <w:lang w:val="sv-SE"/>
        </w:rPr>
      </w:pPr>
      <w:r>
        <w:rPr>
          <w:rStyle w:val="Odkaznakoment"/>
        </w:rPr>
        <w:annotationRef/>
      </w:r>
      <w:r w:rsidRPr="006E2D15">
        <w:rPr>
          <w:lang w:val="sv-SE"/>
        </w:rPr>
        <w:t>D III. 118;. IV. 320</w:t>
      </w:r>
    </w:p>
  </w:comment>
  <w:comment w:id="44" w:author="Kalhous, David" w:date="2017-07-12T17:22:00Z" w:initials="KD">
    <w:p w14:paraId="63FF8984" w14:textId="3B345DA7" w:rsidR="00AE61CE" w:rsidRPr="006E2D15" w:rsidRDefault="00AE61CE">
      <w:pPr>
        <w:pStyle w:val="Textkomente"/>
        <w:rPr>
          <w:lang w:val="sv-SE"/>
        </w:rPr>
      </w:pPr>
      <w:r>
        <w:rPr>
          <w:rStyle w:val="Odkaznakoment"/>
        </w:rPr>
        <w:annotationRef/>
      </w:r>
      <w:r w:rsidRPr="006E2D15">
        <w:rPr>
          <w:lang w:val="sv-SE"/>
        </w:rPr>
        <w:t>Q. IV. 76</w:t>
      </w:r>
    </w:p>
  </w:comment>
  <w:comment w:id="45" w:author="Kalhous, David" w:date="2017-07-12T17:23:00Z" w:initials="KD">
    <w:p w14:paraId="2B828481" w14:textId="184C123A" w:rsidR="00AE61CE" w:rsidRPr="00F17DF2" w:rsidRDefault="00AE61CE">
      <w:pPr>
        <w:pStyle w:val="Textkomente"/>
        <w:rPr>
          <w:lang w:val="en-US"/>
        </w:rPr>
      </w:pPr>
      <w:r>
        <w:rPr>
          <w:rStyle w:val="Odkaznakoment"/>
        </w:rPr>
        <w:annotationRef/>
      </w:r>
      <w:r w:rsidRPr="006E2D15">
        <w:rPr>
          <w:lang w:val="sv-SE"/>
        </w:rPr>
        <w:t xml:space="preserve">D.. 50; cf. D-H 7;.. </w:t>
      </w:r>
      <w:r w:rsidRPr="00F17DF2">
        <w:rPr>
          <w:lang w:val="en-US"/>
        </w:rPr>
        <w:t>50</w:t>
      </w:r>
    </w:p>
  </w:comment>
  <w:comment w:id="46" w:author="Kalhous, David" w:date="2017-07-12T17:46:00Z" w:initials="KD">
    <w:p w14:paraId="036B1CCC" w14:textId="75B5EDE5" w:rsidR="00AE61CE" w:rsidRPr="00F17DF2" w:rsidRDefault="00AE61CE">
      <w:pPr>
        <w:pStyle w:val="Textkomente"/>
        <w:rPr>
          <w:lang w:val="en-US"/>
        </w:rPr>
      </w:pPr>
      <w:r>
        <w:rPr>
          <w:rStyle w:val="Odkaznakoment"/>
        </w:rPr>
        <w:annotationRef/>
      </w:r>
      <w:r w:rsidRPr="00F17DF2">
        <w:rPr>
          <w:lang w:val="en-US"/>
        </w:rPr>
        <w:t>D. 47;. IV. 78</w:t>
      </w:r>
    </w:p>
  </w:comment>
  <w:comment w:id="47" w:author="Kalhous, David" w:date="2017-07-12T17:50:00Z" w:initials="KD">
    <w:p w14:paraId="3443DC58" w14:textId="06DFD2F0" w:rsidR="00AE61CE" w:rsidRPr="00D91886" w:rsidRDefault="00AE61CE">
      <w:pPr>
        <w:pStyle w:val="Textkomente"/>
        <w:rPr>
          <w:lang w:val="en-US"/>
        </w:rPr>
      </w:pPr>
      <w:r>
        <w:rPr>
          <w:rStyle w:val="Odkaznakoment"/>
        </w:rPr>
        <w:annotationRef/>
      </w:r>
      <w:r>
        <w:rPr>
          <w:lang w:val="en-US"/>
        </w:rPr>
        <w:t xml:space="preserve">D.-H.II. 44 </w:t>
      </w:r>
      <w:r w:rsidRPr="00D91886">
        <w:rPr>
          <w:lang w:val="en-US"/>
        </w:rPr>
        <w:t>Ut ad sacrarium  mulieres non next hit introeant.</w:t>
      </w:r>
    </w:p>
  </w:comment>
  <w:comment w:id="48" w:author="Kalhous, David" w:date="2017-07-12T18:24:00Z" w:initials="KD">
    <w:p w14:paraId="0C2E0CBF" w14:textId="3E4331F2" w:rsidR="00AE61CE" w:rsidRPr="003E5021" w:rsidRDefault="00AE61CE">
      <w:pPr>
        <w:pStyle w:val="Textkomente"/>
      </w:pPr>
      <w:r>
        <w:rPr>
          <w:rStyle w:val="Odkaznakoment"/>
        </w:rPr>
        <w:annotationRef/>
      </w:r>
      <w:r w:rsidRPr="003E5021">
        <w:t>D-H 20; IV. 234</w:t>
      </w:r>
    </w:p>
  </w:comment>
  <w:comment w:id="49" w:author="Kalhous, David" w:date="2017-07-12T19:25:00Z" w:initials="KD">
    <w:p w14:paraId="48FE43EC" w14:textId="78A78417" w:rsidR="00AE61CE" w:rsidRDefault="00AE61CE">
      <w:pPr>
        <w:pStyle w:val="Textkomente"/>
      </w:pPr>
      <w:r>
        <w:rPr>
          <w:rStyle w:val="Odkaznakoment"/>
        </w:rPr>
        <w:annotationRef/>
      </w:r>
      <w:r w:rsidRPr="00FC2330">
        <w:t>F.W.H. Wasserschleben, ed., Die Bussordnungen der abendländischen Kirche (Halle, 1851), pp. 220–30</w:t>
      </w:r>
      <w:r>
        <w:t xml:space="preserve">?; Reinhold Haggenmüller, </w:t>
      </w:r>
      <w:r>
        <w:rPr>
          <w:i/>
          <w:iCs/>
        </w:rPr>
        <w:t>Die Überlieferung der Beda und Egbert zugeschriebenen Bussbücher</w:t>
      </w:r>
      <w:r>
        <w:t>, Europäische Hochschulschriften. Reihe III, Geschichte und ihre Hilfswissenschaften 461 (Frankfurt am Main, 1991).</w:t>
      </w:r>
    </w:p>
  </w:comment>
  <w:comment w:id="71" w:author="Kalhous, David" w:date="2017-07-12T19:23:00Z" w:initials="KD">
    <w:p w14:paraId="5A26C1F2" w14:textId="54B3A0BB" w:rsidR="00AE61CE" w:rsidRPr="00A03D38" w:rsidRDefault="00AE61CE">
      <w:pPr>
        <w:pStyle w:val="Textkomente"/>
      </w:pPr>
      <w:r>
        <w:rPr>
          <w:rStyle w:val="Odkaznakoment"/>
        </w:rPr>
        <w:annotationRef/>
      </w:r>
      <w:r w:rsidRPr="00A03D38">
        <w:t>Vallicelianum – add the quotation</w:t>
      </w:r>
    </w:p>
  </w:comment>
  <w:comment w:id="72" w:author="Kalhous, David" w:date="2017-07-12T21:08:00Z" w:initials="KD">
    <w:p w14:paraId="32DF67BA" w14:textId="1771F192" w:rsidR="00AE61CE" w:rsidRPr="00495DA0" w:rsidRDefault="00AE61CE">
      <w:pPr>
        <w:pStyle w:val="Textkomente"/>
      </w:pPr>
      <w:r>
        <w:rPr>
          <w:rStyle w:val="Odkaznakoment"/>
        </w:rPr>
        <w:annotationRef/>
      </w:r>
      <w:r w:rsidRPr="00495DA0">
        <w:t>Cf. Wasserschleben, VII, § 3</w:t>
      </w:r>
      <w:r>
        <w:t>-4</w:t>
      </w:r>
      <w:r w:rsidRPr="00495DA0">
        <w:t>,</w:t>
      </w:r>
      <w:r>
        <w:t>.</w:t>
      </w:r>
      <w:r w:rsidRPr="00495DA0">
        <w:t xml:space="preserve"> 227: SI mus …</w:t>
      </w:r>
    </w:p>
  </w:comment>
  <w:comment w:id="73" w:author="Kalhous, David" w:date="2017-07-12T21:50:00Z" w:initials="KD">
    <w:p w14:paraId="39CFD661" w14:textId="59E4B705" w:rsidR="00AE61CE" w:rsidRPr="00D55373" w:rsidRDefault="00AE61CE">
      <w:pPr>
        <w:pStyle w:val="Textkomente"/>
        <w:rPr>
          <w:lang w:val="it-IT"/>
        </w:rPr>
      </w:pPr>
      <w:r>
        <w:rPr>
          <w:rStyle w:val="Odkaznakoment"/>
        </w:rPr>
        <w:annotationRef/>
      </w:r>
      <w:r w:rsidRPr="00D55373">
        <w:rPr>
          <w:lang w:val="it-IT"/>
        </w:rPr>
        <w:t>Cf. Poenitentiale Hrabani, PL 110, cl. 471ff</w:t>
      </w:r>
    </w:p>
  </w:comment>
  <w:comment w:id="74" w:author="Kalhous, David" w:date="2017-07-13T09:57:00Z" w:initials="KD">
    <w:p w14:paraId="0C09D337" w14:textId="50B41D03" w:rsidR="00AE61CE" w:rsidRPr="00D55373" w:rsidRDefault="00AE61CE">
      <w:pPr>
        <w:pStyle w:val="Textkomente"/>
        <w:rPr>
          <w:lang w:val="it-IT"/>
        </w:rPr>
      </w:pPr>
      <w:r>
        <w:rPr>
          <w:rStyle w:val="Odkaznakoment"/>
        </w:rPr>
        <w:annotationRef/>
      </w:r>
      <w:r w:rsidRPr="00D55373">
        <w:rPr>
          <w:lang w:val="it-IT"/>
        </w:rPr>
        <w:t>D.. 105;</w:t>
      </w:r>
      <w:r>
        <w:rPr>
          <w:lang w:val="it-IT"/>
        </w:rPr>
        <w:t xml:space="preserve"> </w:t>
      </w:r>
      <w:r w:rsidRPr="00D55373">
        <w:rPr>
          <w:lang w:val="it-IT"/>
        </w:rPr>
        <w:t>IV. 98</w:t>
      </w:r>
    </w:p>
  </w:comment>
  <w:comment w:id="75" w:author="Kalhous, David" w:date="2017-07-13T09:58:00Z" w:initials="KD">
    <w:p w14:paraId="4ED8AC05" w14:textId="63A7CB8B" w:rsidR="00AE61CE" w:rsidRPr="00D55373" w:rsidRDefault="00AE61CE">
      <w:pPr>
        <w:pStyle w:val="Textkomente"/>
        <w:rPr>
          <w:lang w:val="it-IT"/>
        </w:rPr>
      </w:pPr>
      <w:r>
        <w:rPr>
          <w:rStyle w:val="Odkaznakoment"/>
        </w:rPr>
        <w:annotationRef/>
      </w:r>
      <w:r w:rsidRPr="00D55373">
        <w:rPr>
          <w:lang w:val="it-IT"/>
        </w:rPr>
        <w:t>D. 101;</w:t>
      </w:r>
      <w:r>
        <w:rPr>
          <w:lang w:val="it-IT"/>
        </w:rPr>
        <w:t xml:space="preserve"> </w:t>
      </w:r>
      <w:r w:rsidRPr="00D55373">
        <w:rPr>
          <w:lang w:val="it-IT"/>
        </w:rPr>
        <w:t>IV. 88</w:t>
      </w:r>
    </w:p>
  </w:comment>
  <w:comment w:id="76" w:author="Kalhous, David" w:date="2017-07-12T21:36:00Z" w:initials="KD">
    <w:p w14:paraId="65AA3FCF" w14:textId="08B07896" w:rsidR="00AE61CE" w:rsidRPr="00D55373" w:rsidRDefault="00AE61CE">
      <w:pPr>
        <w:pStyle w:val="Textkomente"/>
        <w:rPr>
          <w:lang w:val="it-IT"/>
        </w:rPr>
      </w:pPr>
      <w:r>
        <w:rPr>
          <w:rStyle w:val="Odkaznakoment"/>
        </w:rPr>
        <w:annotationRef/>
      </w:r>
      <w:r w:rsidRPr="00D55373">
        <w:rPr>
          <w:lang w:val="it-IT"/>
        </w:rPr>
        <w:t>D.. 102 Si domina per  zelum  ancillam occiderit.</w:t>
      </w:r>
    </w:p>
  </w:comment>
  <w:comment w:id="77" w:author="Kalhous, David" w:date="2017-07-12T21:43:00Z" w:initials="KD">
    <w:p w14:paraId="73679351" w14:textId="01FB6B5D" w:rsidR="00AE61CE" w:rsidRPr="00D55373" w:rsidRDefault="00AE61CE">
      <w:pPr>
        <w:pStyle w:val="Textkomente"/>
        <w:rPr>
          <w:lang w:val="fr-FR"/>
        </w:rPr>
      </w:pPr>
      <w:r>
        <w:rPr>
          <w:rStyle w:val="Odkaznakoment"/>
        </w:rPr>
        <w:annotationRef/>
      </w:r>
      <w:r w:rsidRPr="00D55373">
        <w:rPr>
          <w:lang w:val="fr-FR"/>
        </w:rPr>
        <w:t>D. III. 12 Quod qui  preces vel criminales  dictant habeantur immunes</w:t>
      </w:r>
    </w:p>
  </w:comment>
  <w:comment w:id="78" w:author="Kalhous, David" w:date="2017-07-12T21:48:00Z" w:initials="KD">
    <w:p w14:paraId="18D73D5A" w14:textId="736BFA31" w:rsidR="00AE61CE" w:rsidRPr="00C87561" w:rsidRDefault="00AE61CE">
      <w:pPr>
        <w:pStyle w:val="Textkomente"/>
      </w:pPr>
      <w:r>
        <w:rPr>
          <w:rStyle w:val="Odkaznakoment"/>
        </w:rPr>
        <w:annotationRef/>
      </w:r>
      <w:r w:rsidRPr="00C87561">
        <w:t>Kottje, Die Bußbücher, 260, c. 12</w:t>
      </w:r>
    </w:p>
  </w:comment>
  <w:comment w:id="79" w:author="Kalhous, David" w:date="2017-07-17T12:36:00Z" w:initials="KD">
    <w:p w14:paraId="4C600B2A" w14:textId="08260936" w:rsidR="00AE61CE" w:rsidRPr="00A03D38" w:rsidRDefault="00AE61CE">
      <w:pPr>
        <w:pStyle w:val="Textkomente"/>
        <w:rPr>
          <w:lang w:val="cs-CZ"/>
        </w:rPr>
      </w:pPr>
      <w:r>
        <w:rPr>
          <w:rStyle w:val="Odkaznakoment"/>
        </w:rPr>
        <w:annotationRef/>
      </w:r>
      <w:r w:rsidRPr="00C87561">
        <w:t>Jin</w:t>
      </w:r>
      <w:r>
        <w:rPr>
          <w:lang w:val="cs-CZ"/>
        </w:rPr>
        <w:t>ý inkoust</w:t>
      </w:r>
    </w:p>
  </w:comment>
  <w:comment w:id="80" w:author="Kalhous, David" w:date="2017-07-17T12:40:00Z" w:initials="KD">
    <w:p w14:paraId="3306392F" w14:textId="156D09D8" w:rsidR="00AE61CE" w:rsidRPr="00C87561" w:rsidRDefault="00AE61CE">
      <w:pPr>
        <w:pStyle w:val="Textkomente"/>
        <w:rPr>
          <w:lang w:val="cs-CZ"/>
        </w:rPr>
      </w:pPr>
      <w:r>
        <w:rPr>
          <w:rStyle w:val="Odkaznakoment"/>
        </w:rPr>
        <w:annotationRef/>
      </w:r>
      <w:r w:rsidRPr="00C87561">
        <w:rPr>
          <w:lang w:val="cs-CZ"/>
        </w:rPr>
        <w:t>Jiný inkoust, nejspíše dopsáno.</w:t>
      </w:r>
    </w:p>
  </w:comment>
  <w:comment w:id="81" w:author="Kalhous, David" w:date="2017-07-17T12:41:00Z" w:initials="KD">
    <w:p w14:paraId="759841A0" w14:textId="7054275C" w:rsidR="00AE61CE" w:rsidRPr="00C87561" w:rsidRDefault="00AE61CE">
      <w:pPr>
        <w:pStyle w:val="Textkomente"/>
        <w:rPr>
          <w:lang w:val="cs-CZ"/>
        </w:rPr>
      </w:pPr>
      <w:r>
        <w:rPr>
          <w:rStyle w:val="Odkaznakoment"/>
        </w:rPr>
        <w:annotationRef/>
      </w:r>
      <w:r w:rsidRPr="00C87561">
        <w:rPr>
          <w:lang w:val="cs-CZ"/>
        </w:rPr>
        <w:t>Snad vepsáno do mezery stejnou rukou.</w:t>
      </w:r>
    </w:p>
  </w:comment>
  <w:comment w:id="84" w:author="Kalhous, David" w:date="2017-07-17T19:34:00Z" w:initials="KD">
    <w:p w14:paraId="7F07B506" w14:textId="19001B7E" w:rsidR="00AE61CE" w:rsidRPr="00C87561" w:rsidRDefault="00AE61CE">
      <w:pPr>
        <w:pStyle w:val="Textkomente"/>
        <w:rPr>
          <w:lang w:val="cs-CZ"/>
        </w:rPr>
      </w:pPr>
      <w:r>
        <w:rPr>
          <w:rStyle w:val="Odkaznakoment"/>
        </w:rPr>
        <w:annotationRef/>
      </w:r>
      <w:r w:rsidRPr="00C87561">
        <w:rPr>
          <w:lang w:val="cs-CZ"/>
        </w:rPr>
        <w:t>? Vložen dodatečně? Husté řádkování</w:t>
      </w:r>
    </w:p>
  </w:comment>
  <w:comment w:id="85" w:author="Kalhous, David" w:date="2017-07-18T15:47:00Z" w:initials="KD">
    <w:p w14:paraId="58BC9E1B" w14:textId="103A1090" w:rsidR="00AE61CE" w:rsidRPr="00C87561" w:rsidRDefault="00AE61CE">
      <w:pPr>
        <w:pStyle w:val="Textkomente"/>
        <w:rPr>
          <w:lang w:val="cs-CZ"/>
        </w:rPr>
      </w:pPr>
      <w:r>
        <w:rPr>
          <w:rStyle w:val="Odkaznakoment"/>
        </w:rPr>
        <w:annotationRef/>
      </w:r>
      <w:r w:rsidRPr="00C87561">
        <w:rPr>
          <w:lang w:val="cs-CZ"/>
        </w:rPr>
        <w:t>Opět vložený řádek, psaný ovšme stejnou rukou.</w:t>
      </w:r>
    </w:p>
  </w:comment>
  <w:comment w:id="86" w:author="Kalhous, David" w:date="2017-07-18T16:48:00Z" w:initials="KD">
    <w:p w14:paraId="4ABC2539" w14:textId="7D32161B" w:rsidR="00AE61CE" w:rsidRPr="00C87561" w:rsidRDefault="00AE61CE">
      <w:pPr>
        <w:pStyle w:val="Textkomente"/>
        <w:rPr>
          <w:lang w:val="cs-CZ"/>
        </w:rPr>
      </w:pPr>
      <w:r>
        <w:rPr>
          <w:rStyle w:val="Odkaznakoment"/>
        </w:rPr>
        <w:annotationRef/>
      </w:r>
      <w:r w:rsidRPr="00C87561">
        <w:rPr>
          <w:lang w:val="cs-CZ"/>
        </w:rPr>
        <w:t>Jiná ruka? Asi ne.</w:t>
      </w:r>
    </w:p>
  </w:comment>
  <w:comment w:id="87" w:author="Kalhous, David" w:date="2017-07-18T19:23:00Z" w:initials="KD">
    <w:p w14:paraId="7273D9D6" w14:textId="542268EE" w:rsidR="00AE61CE" w:rsidRPr="00C87561" w:rsidRDefault="00AE61CE">
      <w:pPr>
        <w:pStyle w:val="Textkomente"/>
        <w:rPr>
          <w:lang w:val="cs-CZ"/>
        </w:rPr>
      </w:pPr>
      <w:r>
        <w:rPr>
          <w:rStyle w:val="Odkaznakoment"/>
        </w:rPr>
        <w:annotationRef/>
      </w:r>
      <w:r w:rsidRPr="00C87561">
        <w:rPr>
          <w:lang w:val="cs-CZ"/>
        </w:rPr>
        <w:t>Vyradováno</w:t>
      </w:r>
    </w:p>
  </w:comment>
  <w:comment w:id="88" w:author="Kalhous, David" w:date="2017-07-18T19:32:00Z" w:initials="KD">
    <w:p w14:paraId="77D02610" w14:textId="5261E279" w:rsidR="00AE61CE" w:rsidRPr="00C87561" w:rsidRDefault="00AE61CE">
      <w:pPr>
        <w:pStyle w:val="Textkomente"/>
        <w:rPr>
          <w:lang w:val="cs-CZ"/>
        </w:rPr>
      </w:pPr>
      <w:r>
        <w:rPr>
          <w:rStyle w:val="Odkaznakoment"/>
        </w:rPr>
        <w:annotationRef/>
      </w:r>
      <w:r w:rsidRPr="00C87561">
        <w:rPr>
          <w:lang w:val="cs-CZ"/>
        </w:rPr>
        <w:t>Vyradovaný řádek.</w:t>
      </w:r>
    </w:p>
  </w:comment>
  <w:comment w:id="91" w:author="Kalhous, David" w:date="2017-11-13T11:48:00Z" w:initials="KD">
    <w:p w14:paraId="037742A5" w14:textId="4C29B273" w:rsidR="00AE61CE" w:rsidRPr="005B0DB1" w:rsidRDefault="00AE61CE">
      <w:pPr>
        <w:pStyle w:val="Textkomente"/>
        <w:rPr>
          <w:lang w:val="cs-CZ"/>
        </w:rPr>
      </w:pPr>
      <w:r>
        <w:rPr>
          <w:rStyle w:val="Odkaznakoment"/>
        </w:rPr>
        <w:annotationRef/>
      </w:r>
      <w:r w:rsidRPr="003B5A7E">
        <w:rPr>
          <w:lang w:val="es-ES"/>
        </w:rPr>
        <w:t>= M: DIUERSITAS CULPARV(M)</w:t>
      </w:r>
    </w:p>
  </w:comment>
  <w:comment w:id="92" w:author="David Kalhous" w:date="2017-08-25T14:27:00Z" w:initials="DK">
    <w:p w14:paraId="296A7ECD" w14:textId="31EC75AA" w:rsidR="00AE61CE" w:rsidRPr="00D55373" w:rsidRDefault="00AE61CE">
      <w:pPr>
        <w:pStyle w:val="Textkomente"/>
        <w:rPr>
          <w:lang w:val="cs-CZ"/>
        </w:rPr>
      </w:pPr>
      <w:r>
        <w:rPr>
          <w:rStyle w:val="Odkaznakoment"/>
        </w:rPr>
        <w:annotationRef/>
      </w:r>
      <w:r w:rsidRPr="00D55373">
        <w:rPr>
          <w:lang w:val="cs-CZ"/>
        </w:rPr>
        <w:t>Inicialky</w:t>
      </w:r>
    </w:p>
  </w:comment>
  <w:comment w:id="93" w:author="David Kalhous" w:date="2017-08-25T14:30:00Z" w:initials="DK">
    <w:p w14:paraId="3E762FB7" w14:textId="1C142E37" w:rsidR="00AE61CE" w:rsidRPr="00D55373" w:rsidRDefault="00AE61CE">
      <w:pPr>
        <w:pStyle w:val="Textkomente"/>
        <w:rPr>
          <w:lang w:val="cs-CZ"/>
        </w:rPr>
      </w:pPr>
      <w:r>
        <w:rPr>
          <w:rStyle w:val="Odkaznakoment"/>
        </w:rPr>
        <w:annotationRef/>
      </w:r>
      <w:r w:rsidRPr="00D55373">
        <w:rPr>
          <w:lang w:val="cs-CZ"/>
        </w:rPr>
        <w:t>Nadepsáno b</w:t>
      </w:r>
    </w:p>
  </w:comment>
  <w:comment w:id="94" w:author="David Kalhous" w:date="2017-08-25T14:31:00Z" w:initials="DK">
    <w:p w14:paraId="4D3DC07B" w14:textId="4B70E3A4" w:rsidR="00AE61CE" w:rsidRPr="00D55373" w:rsidRDefault="00AE61CE">
      <w:pPr>
        <w:pStyle w:val="Textkomente"/>
        <w:rPr>
          <w:lang w:val="cs-CZ"/>
        </w:rPr>
      </w:pPr>
      <w:r>
        <w:rPr>
          <w:rStyle w:val="Odkaznakoment"/>
        </w:rPr>
        <w:annotationRef/>
      </w:r>
      <w:r w:rsidRPr="00D55373">
        <w:rPr>
          <w:lang w:val="cs-CZ"/>
        </w:rPr>
        <w:t>Nadepsáno a</w:t>
      </w:r>
    </w:p>
  </w:comment>
  <w:comment w:id="95" w:author="David Kalhous" w:date="2017-08-25T15:43:00Z" w:initials="DK">
    <w:p w14:paraId="2D5DF2ED" w14:textId="7BBB0874" w:rsidR="00AE61CE" w:rsidRPr="00D55373" w:rsidRDefault="00AE61CE">
      <w:pPr>
        <w:pStyle w:val="Textkomente"/>
        <w:rPr>
          <w:lang w:val="cs-CZ"/>
        </w:rPr>
      </w:pPr>
      <w:r>
        <w:rPr>
          <w:rStyle w:val="Odkaznakoment"/>
        </w:rPr>
        <w:annotationRef/>
      </w:r>
      <w:r w:rsidRPr="00D55373">
        <w:rPr>
          <w:lang w:val="cs-CZ"/>
        </w:rPr>
        <w:t>Jiný inkoust</w:t>
      </w:r>
    </w:p>
  </w:comment>
  <w:comment w:id="96" w:author="David Kalhous" w:date="2017-08-25T15:43:00Z" w:initials="DK">
    <w:p w14:paraId="5140355D" w14:textId="212B4ABA" w:rsidR="00AE61CE" w:rsidRPr="00D55373" w:rsidRDefault="00AE61CE">
      <w:pPr>
        <w:pStyle w:val="Textkomente"/>
        <w:rPr>
          <w:lang w:val="cs-CZ"/>
        </w:rPr>
      </w:pPr>
      <w:r>
        <w:rPr>
          <w:rStyle w:val="Odkaznakoment"/>
        </w:rPr>
        <w:annotationRef/>
      </w:r>
      <w:r w:rsidRPr="00D55373">
        <w:rPr>
          <w:lang w:val="cs-CZ"/>
        </w:rPr>
        <w:t>Jiný inkoust</w:t>
      </w:r>
    </w:p>
  </w:comment>
  <w:comment w:id="97" w:author="David Kalhous" w:date="2017-08-25T16:26:00Z" w:initials="DK">
    <w:p w14:paraId="3E0BDC6A" w14:textId="56803107" w:rsidR="00AE61CE" w:rsidRPr="00D55373" w:rsidRDefault="00AE61CE">
      <w:pPr>
        <w:pStyle w:val="Textkomente"/>
        <w:rPr>
          <w:lang w:val="cs-CZ"/>
        </w:rPr>
      </w:pPr>
      <w:r>
        <w:rPr>
          <w:rStyle w:val="Odkaznakoment"/>
        </w:rPr>
        <w:annotationRef/>
      </w:r>
      <w:r w:rsidRPr="00D55373">
        <w:rPr>
          <w:lang w:val="cs-CZ"/>
        </w:rPr>
        <w:t>Nadepsáno „Nimis honorati“</w:t>
      </w:r>
      <w:r>
        <w:rPr>
          <w:lang w:val="cs-CZ"/>
        </w:rPr>
        <w:t xml:space="preserve"> </w:t>
      </w:r>
      <w:r w:rsidRPr="00D55373">
        <w:rPr>
          <w:lang w:val="cs-CZ"/>
        </w:rPr>
        <w:t>šipku směřující ke slovu „quid“</w:t>
      </w:r>
    </w:p>
  </w:comment>
  <w:comment w:id="98" w:author="Kalhous, David" w:date="2017-11-13T11:57:00Z" w:initials="KD">
    <w:p w14:paraId="76AFCE00" w14:textId="23D6AB52" w:rsidR="00AE61CE" w:rsidRPr="003B5A7E" w:rsidRDefault="00AE61CE">
      <w:pPr>
        <w:pStyle w:val="Textkomente"/>
        <w:rPr>
          <w:lang w:val="cs-CZ"/>
        </w:rPr>
      </w:pPr>
      <w:r>
        <w:rPr>
          <w:rStyle w:val="Odkaznakoment"/>
        </w:rPr>
        <w:annotationRef/>
      </w:r>
      <w:r w:rsidRPr="003B5A7E">
        <w:rPr>
          <w:lang w:val="cs-CZ"/>
        </w:rPr>
        <w:t>M: INCIPIT PREF(ATIO) PAENIT(TENTIALIS) QUAM UIS ORIGINALIA IN BAP</w:t>
      </w:r>
    </w:p>
  </w:comment>
  <w:comment w:id="99" w:author="Kalhous, David" w:date="2017-11-13T12:02:00Z" w:initials="KD">
    <w:p w14:paraId="2B6D3338" w14:textId="250067B6" w:rsidR="00AE61CE" w:rsidRPr="003B5A7E" w:rsidRDefault="00AE61CE">
      <w:pPr>
        <w:pStyle w:val="Textkomente"/>
        <w:rPr>
          <w:lang w:val="cs-CZ"/>
        </w:rPr>
      </w:pPr>
      <w:r>
        <w:rPr>
          <w:rStyle w:val="Odkaznakoment"/>
        </w:rPr>
        <w:annotationRef/>
      </w:r>
      <w:r w:rsidRPr="003B5A7E">
        <w:rPr>
          <w:lang w:val="cs-CZ"/>
        </w:rPr>
        <w:t>M, f. 3r: EXPLICIT CAPITULUM. INCIPIT … EX CONCILIP AFRICANO.</w:t>
      </w:r>
    </w:p>
    <w:p w14:paraId="35BD896A" w14:textId="1479F032" w:rsidR="00AE61CE" w:rsidRPr="003B5A7E" w:rsidRDefault="00AE61CE">
      <w:pPr>
        <w:pStyle w:val="Textkomente"/>
        <w:rPr>
          <w:lang w:val="cs-CZ"/>
        </w:rPr>
      </w:pPr>
      <w:r w:rsidRPr="003B5A7E">
        <w:rPr>
          <w:lang w:val="cs-CZ"/>
        </w:rPr>
        <w:t>PAENITENTIBUS SECUNDUM…</w:t>
      </w:r>
    </w:p>
    <w:p w14:paraId="58A467CE" w14:textId="0387194D" w:rsidR="00AE61CE" w:rsidRPr="003B5A7E" w:rsidRDefault="00AE61CE">
      <w:pPr>
        <w:pStyle w:val="Textkomente"/>
        <w:rPr>
          <w:lang w:val="cs-CZ"/>
        </w:rPr>
      </w:pPr>
      <w:r w:rsidRPr="003B5A7E">
        <w:rPr>
          <w:lang w:val="cs-CZ"/>
        </w:rPr>
        <w:t>M, f. 6r INCIPIT LIBER SECNDUS DE IUDICIO PAENITENTIAE LAICORUM…</w:t>
      </w:r>
    </w:p>
    <w:p w14:paraId="70E25871" w14:textId="47344792" w:rsidR="00AE61CE" w:rsidRPr="003B5A7E" w:rsidRDefault="00AE61CE">
      <w:pPr>
        <w:pStyle w:val="Textkomente"/>
        <w:rPr>
          <w:lang w:val="cs-CZ"/>
        </w:rPr>
      </w:pPr>
      <w:r w:rsidRPr="003B5A7E">
        <w:rPr>
          <w:lang w:val="cs-CZ"/>
        </w:rPr>
        <w:t>INCIPIT CAPITULI LIBRI SECUNDI</w:t>
      </w:r>
    </w:p>
    <w:p w14:paraId="3667CD1B" w14:textId="62DB8899" w:rsidR="00AE61CE" w:rsidRPr="003B5A7E" w:rsidRDefault="00AE61CE">
      <w:pPr>
        <w:pStyle w:val="Textkomente"/>
        <w:rPr>
          <w:lang w:val="cs-CZ"/>
        </w:rPr>
      </w:pPr>
      <w:r w:rsidRPr="003B5A7E">
        <w:rPr>
          <w:lang w:val="cs-CZ"/>
        </w:rPr>
        <w:t>M, f. 7r DE MULIERIBUS QUAE PARVS SVOS NE…</w:t>
      </w:r>
    </w:p>
  </w:comment>
  <w:comment w:id="101" w:author="Kalhous, David" w:date="2017-10-24T20:38:00Z" w:initials="KD">
    <w:p w14:paraId="51C8DA27" w14:textId="2FBC321A" w:rsidR="00AE61CE" w:rsidRDefault="00AE61CE">
      <w:pPr>
        <w:pStyle w:val="Textkomente"/>
        <w:rPr>
          <w:lang w:val="cs-CZ"/>
        </w:rPr>
      </w:pPr>
      <w:r>
        <w:rPr>
          <w:rStyle w:val="Odkaznakoment"/>
        </w:rPr>
        <w:annotationRef/>
      </w:r>
      <w:r w:rsidRPr="00CD03E5">
        <w:rPr>
          <w:lang w:val="cs-CZ"/>
        </w:rPr>
        <w:t>Vybarveno červěně, “INCIPIT” začíná na stejném řádku, kde končí předchozí text, což nesvědčí</w:t>
      </w:r>
      <w:r>
        <w:rPr>
          <w:lang w:val="cs-CZ"/>
        </w:rPr>
        <w:t xml:space="preserve"> </w:t>
      </w:r>
      <w:r w:rsidRPr="00CD03E5">
        <w:rPr>
          <w:lang w:val="cs-CZ"/>
        </w:rPr>
        <w:t>dobrém rozvržení.</w:t>
      </w:r>
    </w:p>
    <w:p w14:paraId="3085B31E" w14:textId="14354FDB" w:rsidR="00AE61CE" w:rsidRPr="00CD03E5" w:rsidRDefault="00AE61CE">
      <w:pPr>
        <w:pStyle w:val="Textkomente"/>
        <w:rPr>
          <w:lang w:val="cs-CZ"/>
        </w:rPr>
      </w:pPr>
      <w:r>
        <w:rPr>
          <w:lang w:val="cs-CZ"/>
        </w:rPr>
        <w:t>M, f. 15r INCIPIT PROLOGUS BEDAE PRESBYTERI</w:t>
      </w:r>
    </w:p>
  </w:comment>
  <w:comment w:id="105" w:author="Kalhous, David" w:date="2017-10-24T20:43:00Z" w:initials="KD">
    <w:p w14:paraId="4E6F6326" w14:textId="5FC2291A" w:rsidR="00AE61CE" w:rsidRPr="00C65800" w:rsidRDefault="00AE61CE">
      <w:pPr>
        <w:pStyle w:val="Textkomente"/>
        <w:rPr>
          <w:lang w:val="cs-CZ"/>
        </w:rPr>
      </w:pPr>
      <w:r>
        <w:rPr>
          <w:rStyle w:val="Odkaznakoment"/>
        </w:rPr>
        <w:annotationRef/>
      </w:r>
      <w:r w:rsidRPr="00C65800">
        <w:rPr>
          <w:lang w:val="cs-CZ"/>
        </w:rPr>
        <w:t>? Písmo?</w:t>
      </w:r>
    </w:p>
  </w:comment>
  <w:comment w:id="106" w:author="Kalhous, David" w:date="2017-11-13T14:39:00Z" w:initials="KD">
    <w:p w14:paraId="59C9064A" w14:textId="3E42927D" w:rsidR="00AE61CE" w:rsidRPr="003B5A7E" w:rsidRDefault="00AE61CE">
      <w:pPr>
        <w:pStyle w:val="Textkomente"/>
        <w:rPr>
          <w:lang w:val="cs-CZ"/>
        </w:rPr>
      </w:pPr>
      <w:r>
        <w:rPr>
          <w:rStyle w:val="Odkaznakoment"/>
        </w:rPr>
        <w:annotationRef/>
      </w:r>
      <w:r w:rsidRPr="003B5A7E">
        <w:rPr>
          <w:lang w:val="cs-CZ"/>
        </w:rPr>
        <w:t>M, f. 23v INCIPIT DE FORNICATIONE DIUEVRSARUM PERSONARUM</w:t>
      </w:r>
    </w:p>
    <w:p w14:paraId="1070E162" w14:textId="58A84796" w:rsidR="00AE61CE" w:rsidRPr="003B5A7E" w:rsidRDefault="00AE61CE">
      <w:pPr>
        <w:pStyle w:val="Textkomente"/>
        <w:rPr>
          <w:lang w:val="cs-CZ"/>
        </w:rPr>
      </w:pPr>
      <w:r w:rsidRPr="003B5A7E">
        <w:rPr>
          <w:lang w:val="cs-CZ"/>
        </w:rPr>
        <w:t>24v Marginalnotiz</w:t>
      </w:r>
    </w:p>
    <w:p w14:paraId="4ACF33DC" w14:textId="0D5E3DA8" w:rsidR="00AE61CE" w:rsidRPr="003B5A7E" w:rsidRDefault="00AE61CE">
      <w:pPr>
        <w:pStyle w:val="Textkomente"/>
        <w:rPr>
          <w:lang w:val="cs-CZ"/>
        </w:rPr>
      </w:pPr>
      <w:r w:rsidRPr="003B5A7E">
        <w:rPr>
          <w:lang w:val="cs-CZ"/>
        </w:rPr>
        <w:t>26v Marginalnotiz</w:t>
      </w:r>
    </w:p>
    <w:p w14:paraId="64AEDEEB" w14:textId="23AAC84C" w:rsidR="00AE61CE" w:rsidRPr="003B5A7E" w:rsidRDefault="00AE61CE">
      <w:pPr>
        <w:pStyle w:val="Textkomente"/>
        <w:rPr>
          <w:lang w:val="cs-CZ"/>
        </w:rPr>
      </w:pPr>
      <w:r w:rsidRPr="003B5A7E">
        <w:rPr>
          <w:lang w:val="cs-CZ"/>
        </w:rPr>
        <w:t>27r Marginalnotiz</w:t>
      </w:r>
    </w:p>
    <w:p w14:paraId="737017D1" w14:textId="1857FF23" w:rsidR="00AE61CE" w:rsidRPr="003B5A7E" w:rsidRDefault="00AE61CE">
      <w:pPr>
        <w:pStyle w:val="Textkomente"/>
        <w:rPr>
          <w:lang w:val="cs-CZ"/>
        </w:rPr>
      </w:pPr>
      <w:r w:rsidRPr="003B5A7E">
        <w:rPr>
          <w:lang w:val="cs-CZ"/>
        </w:rPr>
        <w:t>28v Marginalnotiz</w:t>
      </w:r>
    </w:p>
    <w:p w14:paraId="27E18F18" w14:textId="729A451A" w:rsidR="00AE61CE" w:rsidRPr="003B5A7E" w:rsidRDefault="00AE61CE">
      <w:pPr>
        <w:pStyle w:val="Textkomente"/>
        <w:rPr>
          <w:lang w:val="cs-CZ"/>
        </w:rPr>
      </w:pPr>
      <w:r w:rsidRPr="003B5A7E">
        <w:rPr>
          <w:lang w:val="cs-CZ"/>
        </w:rPr>
        <w:t>29r Marginalnotiz</w:t>
      </w:r>
    </w:p>
    <w:p w14:paraId="02E3B1BE" w14:textId="030475B2" w:rsidR="00AE61CE" w:rsidRPr="003B5A7E" w:rsidRDefault="00AE61CE">
      <w:pPr>
        <w:pStyle w:val="Textkomente"/>
        <w:rPr>
          <w:lang w:val="cs-CZ"/>
        </w:rPr>
      </w:pPr>
      <w:r w:rsidRPr="003B5A7E">
        <w:rPr>
          <w:lang w:val="cs-CZ"/>
        </w:rPr>
        <w:t>30r Marginalnotiz</w:t>
      </w:r>
    </w:p>
    <w:p w14:paraId="5D23E1E3" w14:textId="70D4200C" w:rsidR="00AE61CE" w:rsidRPr="003B5A7E" w:rsidRDefault="00AE61CE">
      <w:pPr>
        <w:pStyle w:val="Textkomente"/>
        <w:rPr>
          <w:lang w:val="cs-CZ"/>
        </w:rPr>
      </w:pPr>
      <w:r w:rsidRPr="003B5A7E">
        <w:rPr>
          <w:lang w:val="cs-CZ"/>
        </w:rPr>
        <w:t>31v Marginalnotiz</w:t>
      </w:r>
    </w:p>
    <w:p w14:paraId="6C6D8536" w14:textId="4ADE5880" w:rsidR="00AE61CE" w:rsidRPr="003B5A7E" w:rsidRDefault="00AE61CE">
      <w:pPr>
        <w:pStyle w:val="Textkomente"/>
        <w:rPr>
          <w:lang w:val="cs-CZ"/>
        </w:rPr>
      </w:pPr>
      <w:r w:rsidRPr="003B5A7E">
        <w:rPr>
          <w:lang w:val="cs-CZ"/>
        </w:rPr>
        <w:t>37v Marginalnotiz</w:t>
      </w:r>
    </w:p>
    <w:p w14:paraId="4EF61518" w14:textId="51941774" w:rsidR="00AE61CE" w:rsidRPr="003B5A7E" w:rsidRDefault="00AE61CE">
      <w:pPr>
        <w:pStyle w:val="Textkomente"/>
        <w:rPr>
          <w:lang w:val="cs-CZ"/>
        </w:rPr>
      </w:pPr>
      <w:r w:rsidRPr="003B5A7E">
        <w:rPr>
          <w:lang w:val="cs-CZ"/>
        </w:rPr>
        <w:t>38r Edictio sancti Bonefacii</w:t>
      </w:r>
    </w:p>
    <w:p w14:paraId="2359FC92" w14:textId="4E2A3050" w:rsidR="00AE61CE" w:rsidRPr="003B5A7E" w:rsidRDefault="00AE61CE">
      <w:pPr>
        <w:pStyle w:val="Textkomente"/>
        <w:rPr>
          <w:lang w:val="cs-CZ"/>
        </w:rPr>
      </w:pPr>
      <w:r w:rsidRPr="003B5A7E">
        <w:rPr>
          <w:lang w:val="cs-CZ"/>
        </w:rPr>
        <w:t>38v Marginalnotiz</w:t>
      </w:r>
    </w:p>
    <w:p w14:paraId="438C50A4" w14:textId="0C716022" w:rsidR="00AE61CE" w:rsidRPr="003B5A7E" w:rsidRDefault="00AE61CE">
      <w:pPr>
        <w:pStyle w:val="Textkomente"/>
        <w:rPr>
          <w:lang w:val="cs-CZ"/>
        </w:rPr>
      </w:pPr>
      <w:r w:rsidRPr="003B5A7E">
        <w:rPr>
          <w:lang w:val="cs-CZ"/>
        </w:rPr>
        <w:t>40r DE VIOLATORIBUS IURAMENTI REGALIS</w:t>
      </w:r>
    </w:p>
    <w:p w14:paraId="2BFA8917" w14:textId="4569EEBA" w:rsidR="00AE61CE" w:rsidRPr="003B5A7E" w:rsidRDefault="00AE61CE">
      <w:pPr>
        <w:pStyle w:val="Textkomente"/>
        <w:rPr>
          <w:lang w:val="cs-CZ"/>
        </w:rPr>
      </w:pPr>
      <w:r w:rsidRPr="003B5A7E">
        <w:rPr>
          <w:lang w:val="cs-CZ"/>
        </w:rPr>
        <w:t>ITEM DE PERIURIIS</w:t>
      </w:r>
    </w:p>
    <w:p w14:paraId="586B8908" w14:textId="0BF83854" w:rsidR="00AE61CE" w:rsidRPr="003B5A7E" w:rsidRDefault="00AE61CE">
      <w:pPr>
        <w:pStyle w:val="Textkomente"/>
        <w:rPr>
          <w:lang w:val="cs-CZ"/>
        </w:rPr>
      </w:pPr>
      <w:r w:rsidRPr="003B5A7E">
        <w:rPr>
          <w:lang w:val="cs-CZ"/>
        </w:rPr>
        <w:t>40v DE TRANSGRESSORIBUS BANI EPISCOPALIS</w:t>
      </w:r>
    </w:p>
    <w:p w14:paraId="0F526ABE" w14:textId="67D5B803" w:rsidR="00AE61CE" w:rsidRPr="003B5A7E" w:rsidRDefault="00AE61CE">
      <w:pPr>
        <w:pStyle w:val="Textkomente"/>
        <w:rPr>
          <w:lang w:val="cs-CZ"/>
        </w:rPr>
      </w:pPr>
      <w:r w:rsidRPr="003B5A7E">
        <w:rPr>
          <w:lang w:val="cs-CZ"/>
        </w:rPr>
        <w:t>MATUR DE EO SI QUIS LIBER ALIQUO CRIMINE IN EA/</w:t>
      </w:r>
    </w:p>
  </w:comment>
  <w:comment w:id="108" w:author="Kalhous, David" w:date="2017-08-30T19:36:00Z" w:initials="KD">
    <w:p w14:paraId="68F2499E" w14:textId="223A3E2D" w:rsidR="00AE61CE" w:rsidRDefault="00AE61CE">
      <w:pPr>
        <w:pStyle w:val="Textkomente"/>
        <w:rPr>
          <w:lang w:val="cs-CZ"/>
        </w:rPr>
      </w:pPr>
      <w:r>
        <w:rPr>
          <w:rStyle w:val="Odkaznakoment"/>
        </w:rPr>
        <w:annotationRef/>
      </w:r>
      <w:r w:rsidRPr="00D55373">
        <w:rPr>
          <w:lang w:val="cs-CZ"/>
        </w:rPr>
        <w:t>?</w:t>
      </w:r>
    </w:p>
    <w:p w14:paraId="04DD977E" w14:textId="715B4F0A" w:rsidR="00AE61CE" w:rsidRPr="00D55373" w:rsidRDefault="00AE61CE">
      <w:pPr>
        <w:pStyle w:val="Textkomente"/>
        <w:rPr>
          <w:lang w:val="cs-CZ"/>
        </w:rPr>
      </w:pPr>
      <w:r>
        <w:rPr>
          <w:lang w:val="cs-CZ"/>
        </w:rPr>
        <w:t>M, 44r DILECTO FRATRI HERIBALDO ALCEDRONENSIS aecclesiae antistiti.</w:t>
      </w:r>
    </w:p>
  </w:comment>
  <w:comment w:id="109" w:author="Kalhous, David" w:date="2017-11-13T18:01:00Z" w:initials="KD">
    <w:p w14:paraId="4967C3C3" w14:textId="29C4DA39" w:rsidR="00AE61CE" w:rsidRPr="003B5A7E" w:rsidRDefault="00AE61CE">
      <w:pPr>
        <w:pStyle w:val="Textkomente"/>
        <w:rPr>
          <w:lang w:val="it-IT"/>
        </w:rPr>
      </w:pPr>
      <w:r>
        <w:rPr>
          <w:rStyle w:val="Odkaznakoment"/>
        </w:rPr>
        <w:annotationRef/>
      </w:r>
      <w:r w:rsidRPr="003B5A7E">
        <w:rPr>
          <w:lang w:val="es-ES"/>
        </w:rPr>
        <w:t xml:space="preserve">M, f. 46v: PRIMUM ERGO DE HOMICIDIIS PEPETRATIONE. </w:t>
      </w:r>
      <w:r w:rsidRPr="003B5A7E">
        <w:rPr>
          <w:lang w:val="it-IT"/>
        </w:rPr>
        <w:t>QUID SACRI…</w:t>
      </w:r>
    </w:p>
  </w:comment>
  <w:comment w:id="110" w:author="Kalhous, David" w:date="2017-12-06T17:12:00Z" w:initials="KD">
    <w:p w14:paraId="2CC6AA48" w14:textId="77777777" w:rsidR="00AE61CE" w:rsidRPr="003B5A7E" w:rsidRDefault="00AE61CE" w:rsidP="00077321">
      <w:pPr>
        <w:pStyle w:val="Textkomente"/>
        <w:rPr>
          <w:lang w:val="it-IT"/>
        </w:rPr>
      </w:pPr>
      <w:r>
        <w:rPr>
          <w:rStyle w:val="Odkaznakoment"/>
        </w:rPr>
        <w:annotationRef/>
      </w:r>
      <w:r w:rsidRPr="003B5A7E">
        <w:rPr>
          <w:lang w:val="it-IT"/>
        </w:rPr>
        <w:t>M, f. 55v IN CONCILIO HILERDENSE CAP. V</w:t>
      </w:r>
    </w:p>
    <w:p w14:paraId="5C7F5C8E" w14:textId="77777777" w:rsidR="00AE61CE" w:rsidRPr="003B5A7E" w:rsidRDefault="00AE61CE" w:rsidP="00077321">
      <w:pPr>
        <w:pStyle w:val="Textkomente"/>
        <w:rPr>
          <w:lang w:val="fr-FR"/>
        </w:rPr>
      </w:pPr>
      <w:r w:rsidRPr="003B5A7E">
        <w:rPr>
          <w:lang w:val="it-IT"/>
        </w:rPr>
        <w:t xml:space="preserve">56r …IN CARTAGINENSI CAP. </w:t>
      </w:r>
      <w:r w:rsidRPr="003B5A7E">
        <w:rPr>
          <w:lang w:val="fr-FR"/>
        </w:rPr>
        <w:t>XXVIII</w:t>
      </w:r>
    </w:p>
    <w:p w14:paraId="1D0E899B" w14:textId="77777777" w:rsidR="00AE61CE" w:rsidRPr="003B5A7E" w:rsidRDefault="00AE61CE" w:rsidP="00077321">
      <w:pPr>
        <w:pStyle w:val="Textkomente"/>
        <w:rPr>
          <w:lang w:val="it-IT"/>
        </w:rPr>
      </w:pPr>
      <w:r w:rsidRPr="003B5A7E">
        <w:rPr>
          <w:lang w:val="fr-FR"/>
        </w:rPr>
        <w:t xml:space="preserve">Item de presbyteris. QUI UXORES ACCEPERUNT, FORNICATI SUNT. </w:t>
      </w:r>
      <w:r w:rsidRPr="003B5A7E">
        <w:rPr>
          <w:lang w:val="it-IT"/>
        </w:rPr>
        <w:t>IN CONCILIO NEOCESARENSE TITULO SCRIPTUM EST</w:t>
      </w:r>
    </w:p>
    <w:p w14:paraId="0C70D2E6" w14:textId="048E1585" w:rsidR="00AE61CE" w:rsidRPr="001E4945" w:rsidRDefault="00AE61CE" w:rsidP="00077321">
      <w:pPr>
        <w:pStyle w:val="Textkomente"/>
        <w:rPr>
          <w:lang w:val="it-IT"/>
        </w:rPr>
      </w:pPr>
      <w:r w:rsidRPr="00C2740D">
        <w:rPr>
          <w:lang w:val="it-IT"/>
        </w:rPr>
        <w:t xml:space="preserve">56v </w:t>
      </w:r>
      <w:r w:rsidRPr="00C2740D">
        <w:rPr>
          <w:color w:val="FF0000"/>
          <w:lang w:val="it-IT"/>
        </w:rPr>
        <w:t xml:space="preserve">CAP. XII </w:t>
      </w:r>
      <w:r w:rsidRPr="00C2740D">
        <w:rPr>
          <w:lang w:val="it-IT"/>
        </w:rPr>
        <w:t xml:space="preserve">in marg. </w:t>
      </w:r>
      <w:r w:rsidRPr="00695D8F">
        <w:rPr>
          <w:color w:val="FF0000"/>
          <w:lang w:val="it-IT"/>
        </w:rPr>
        <w:t>P</w:t>
      </w:r>
      <w:r w:rsidRPr="003B5A7E">
        <w:rPr>
          <w:lang w:val="it-IT"/>
        </w:rPr>
        <w:t xml:space="preserve">resbyter si uxore acceperit, ab ordine deponatur. </w:t>
      </w:r>
      <w:r w:rsidRPr="001E4945">
        <w:rPr>
          <w:lang w:val="it-IT"/>
        </w:rPr>
        <w:t>Si vero fornicatus fuerit, aut adulterium perpetraverit, amplius pell… debet et ad p</w:t>
      </w:r>
      <w:r w:rsidRPr="001E4945">
        <w:rPr>
          <w:rFonts w:cstheme="minorHAnsi"/>
          <w:lang w:val="it-IT"/>
        </w:rPr>
        <w:t>ę</w:t>
      </w:r>
      <w:r w:rsidRPr="001E4945">
        <w:rPr>
          <w:lang w:val="it-IT"/>
        </w:rPr>
        <w:t>nitentiam redigi.</w:t>
      </w:r>
    </w:p>
    <w:p w14:paraId="6362CC8C" w14:textId="3FB6A8BE" w:rsidR="00AE61CE" w:rsidRPr="00F00E6D" w:rsidRDefault="00AE61CE" w:rsidP="00077321">
      <w:pPr>
        <w:pStyle w:val="Textkomente"/>
        <w:rPr>
          <w:color w:val="FF0000"/>
          <w:lang w:val="en-US"/>
        </w:rPr>
      </w:pPr>
      <w:r w:rsidRPr="00F00E6D">
        <w:rPr>
          <w:color w:val="FF0000"/>
          <w:lang w:val="en-US"/>
        </w:rPr>
        <w:t>ITEM IN DECRETIS PAPAE INNOCENTII TITULO XXVI</w:t>
      </w:r>
    </w:p>
  </w:comment>
  <w:comment w:id="111" w:author="Kalhous, David" w:date="2017-12-06T17:16:00Z" w:initials="KD">
    <w:p w14:paraId="122B3952" w14:textId="52F60CA5" w:rsidR="00AE61CE" w:rsidRPr="006E2D15" w:rsidRDefault="00AE61CE">
      <w:pPr>
        <w:pStyle w:val="Textkomente"/>
      </w:pPr>
      <w:r>
        <w:rPr>
          <w:rStyle w:val="Odkaznakoment"/>
        </w:rPr>
        <w:annotationRef/>
      </w:r>
      <w:r w:rsidRPr="003B5A7E">
        <w:rPr>
          <w:lang w:val="it-IT"/>
        </w:rPr>
        <w:t xml:space="preserve">M, f. 56r ITEM IN CARTAGINESI CAP. </w:t>
      </w:r>
      <w:r w:rsidRPr="006E2D15">
        <w:t>XXVII</w:t>
      </w:r>
    </w:p>
  </w:comment>
  <w:comment w:id="114" w:author="Kalhous, David" w:date="2018-01-09T22:31:00Z" w:initials="KD">
    <w:p w14:paraId="39C1D52F" w14:textId="24D3CEC9" w:rsidR="00AE61CE" w:rsidRPr="004B4EBC" w:rsidRDefault="00AE61CE">
      <w:pPr>
        <w:pStyle w:val="Textkomente"/>
      </w:pPr>
      <w:r>
        <w:rPr>
          <w:rStyle w:val="Odkaznakoment"/>
        </w:rPr>
        <w:annotationRef/>
      </w:r>
      <w:r>
        <w:t>Vergl. Diesenberger, wo auch weitere ähnliche Predigten genannt werden</w:t>
      </w:r>
    </w:p>
  </w:comment>
  <w:comment w:id="119" w:author="Kalhous, David" w:date="2017-12-06T17:17:00Z" w:initials="KD">
    <w:p w14:paraId="444FED3C" w14:textId="649A6D86" w:rsidR="00AE61CE" w:rsidRPr="003D0813" w:rsidRDefault="00AE61CE">
      <w:pPr>
        <w:pStyle w:val="Textkomente"/>
      </w:pPr>
      <w:r>
        <w:rPr>
          <w:rStyle w:val="Odkaznakoment"/>
        </w:rPr>
        <w:annotationRef/>
      </w:r>
      <w:r w:rsidRPr="003D0813">
        <w:t>M, f. 56r ITEM DE PRESBYTERIS, QUI UXORES ACCEPERUNT FORNICATI SUNT IN CONCILIO NEOCESARENSE …</w:t>
      </w:r>
    </w:p>
  </w:comment>
  <w:comment w:id="120" w:author="Kalhous, David" w:date="2017-12-06T17:18:00Z" w:initials="KD">
    <w:p w14:paraId="495CAB5E" w14:textId="0AF5A2EA" w:rsidR="00AE61CE" w:rsidRPr="003D0813" w:rsidRDefault="00AE61CE">
      <w:pPr>
        <w:pStyle w:val="Textkomente"/>
      </w:pPr>
      <w:r>
        <w:rPr>
          <w:rStyle w:val="Odkaznakoment"/>
        </w:rPr>
        <w:annotationRef/>
      </w:r>
      <w:r w:rsidRPr="003D0813">
        <w:t>M, f. 56v ITEM IN DECRETIS PAPAE INNOCENTII TITIULO XXVI</w:t>
      </w:r>
    </w:p>
  </w:comment>
  <w:comment w:id="121" w:author="Kalhous, David" w:date="2017-12-06T17:20:00Z" w:initials="KD">
    <w:p w14:paraId="0C77AD2D" w14:textId="53807A76" w:rsidR="00AE61CE" w:rsidRPr="003D0813" w:rsidRDefault="00AE61CE">
      <w:pPr>
        <w:pStyle w:val="Textkomente"/>
      </w:pPr>
      <w:r w:rsidRPr="003D0813">
        <w:t xml:space="preserve">M, f. 57r </w:t>
      </w:r>
      <w:r>
        <w:rPr>
          <w:rStyle w:val="Odkaznakoment"/>
        </w:rPr>
        <w:annotationRef/>
      </w:r>
      <w:r w:rsidRPr="003D0813">
        <w:t>ITEM EX DECRETIS PAPAE LEONIS TITULO XVII</w:t>
      </w:r>
    </w:p>
  </w:comment>
  <w:comment w:id="122" w:author="Kalhous, David" w:date="2017-12-06T17:21:00Z" w:initials="KD">
    <w:p w14:paraId="02E6F011" w14:textId="0A63C389" w:rsidR="00AE61CE" w:rsidRPr="003D0813" w:rsidRDefault="00AE61CE">
      <w:pPr>
        <w:pStyle w:val="Textkomente"/>
      </w:pPr>
      <w:r>
        <w:rPr>
          <w:rStyle w:val="Odkaznakoment"/>
        </w:rPr>
        <w:annotationRef/>
      </w:r>
      <w:r w:rsidRPr="003D0813">
        <w:t>M, f. 57r, ITEM IN CARTAGINENSE TITULO XXV SCRIPTUM EST</w:t>
      </w:r>
    </w:p>
  </w:comment>
  <w:comment w:id="123" w:author="Kalhous, David" w:date="2017-12-06T17:22:00Z" w:initials="KD">
    <w:p w14:paraId="78473D3A" w14:textId="7A346BC5" w:rsidR="00AE61CE" w:rsidRDefault="00AE61CE">
      <w:pPr>
        <w:pStyle w:val="Textkomente"/>
        <w:rPr>
          <w:lang w:val="it-IT"/>
        </w:rPr>
      </w:pPr>
      <w:r>
        <w:rPr>
          <w:rStyle w:val="Odkaznakoment"/>
        </w:rPr>
        <w:annotationRef/>
      </w:r>
      <w:r w:rsidRPr="003D0813">
        <w:t xml:space="preserve">M, f. 57v IN CONCILIO AURELIANENSE CAP. </w:t>
      </w:r>
      <w:r w:rsidRPr="003B5A7E">
        <w:rPr>
          <w:lang w:val="it-IT"/>
        </w:rPr>
        <w:t>VII</w:t>
      </w:r>
    </w:p>
    <w:p w14:paraId="48174F6A" w14:textId="74419EEC" w:rsidR="00AE61CE" w:rsidRPr="003B5A7E" w:rsidRDefault="00AE61CE">
      <w:pPr>
        <w:pStyle w:val="Textkomente"/>
        <w:rPr>
          <w:lang w:val="it-IT"/>
        </w:rPr>
      </w:pPr>
      <w:r>
        <w:rPr>
          <w:lang w:val="it-IT"/>
        </w:rPr>
        <w:t>CAP. XIII in marg.</w:t>
      </w:r>
    </w:p>
  </w:comment>
  <w:comment w:id="124" w:author="Kalhous, David" w:date="2017-12-06T17:23:00Z" w:initials="KD">
    <w:p w14:paraId="6A5818B6" w14:textId="60F384A3" w:rsidR="00AE61CE" w:rsidRPr="003B5A7E" w:rsidRDefault="00AE61CE">
      <w:pPr>
        <w:pStyle w:val="Textkomente"/>
        <w:rPr>
          <w:lang w:val="it-IT"/>
        </w:rPr>
      </w:pPr>
      <w:r>
        <w:rPr>
          <w:rStyle w:val="Odkaznakoment"/>
        </w:rPr>
        <w:annotationRef/>
      </w:r>
      <w:r w:rsidRPr="003B5A7E">
        <w:rPr>
          <w:lang w:val="it-IT"/>
        </w:rPr>
        <w:t>IN CONCILIO TOLETANO CAP LV</w:t>
      </w:r>
    </w:p>
  </w:comment>
  <w:comment w:id="125" w:author="David Kalhous" w:date="2017-12-07T12:04:00Z" w:initials="DK">
    <w:p w14:paraId="78759DAC" w14:textId="5E336025" w:rsidR="00AE61CE" w:rsidRPr="00701143" w:rsidRDefault="00AE61CE">
      <w:pPr>
        <w:pStyle w:val="Textkomente"/>
        <w:rPr>
          <w:lang w:val="es-ES"/>
        </w:rPr>
      </w:pPr>
      <w:r>
        <w:rPr>
          <w:rStyle w:val="Odkaznakoment"/>
        </w:rPr>
        <w:annotationRef/>
      </w:r>
      <w:r w:rsidRPr="00701143">
        <w:rPr>
          <w:lang w:val="es-ES"/>
        </w:rPr>
        <w:t>M, 58r, ITEM ex decretis pape Siricii titulo X…</w:t>
      </w:r>
    </w:p>
  </w:comment>
  <w:comment w:id="126" w:author="Kalhous, David" w:date="2017-12-06T18:08:00Z" w:initials="KD">
    <w:p w14:paraId="576F460E" w14:textId="6CFBE0FE" w:rsidR="00AE61CE" w:rsidRPr="003B5A7E" w:rsidRDefault="00AE61CE">
      <w:pPr>
        <w:pStyle w:val="Textkomente"/>
        <w:rPr>
          <w:lang w:val="fr-FR"/>
        </w:rPr>
      </w:pPr>
      <w:r>
        <w:rPr>
          <w:rStyle w:val="Odkaznakoment"/>
        </w:rPr>
        <w:annotationRef/>
      </w:r>
      <w:r w:rsidRPr="003B5A7E">
        <w:rPr>
          <w:lang w:val="it-IT"/>
        </w:rPr>
        <w:t xml:space="preserve">M, f. </w:t>
      </w:r>
      <w:r>
        <w:rPr>
          <w:lang w:val="it-IT"/>
        </w:rPr>
        <w:t>58</w:t>
      </w:r>
      <w:r w:rsidRPr="003B5A7E">
        <w:rPr>
          <w:lang w:val="it-IT"/>
        </w:rPr>
        <w:t xml:space="preserve">v Cap. XIIII in marg. </w:t>
      </w:r>
      <w:r w:rsidRPr="003B5A7E">
        <w:rPr>
          <w:lang w:val="fr-FR"/>
        </w:rPr>
        <w:t>ITEM in concilio Arelatense titulo II scriptum est: De pęnitentibus autem, que sivę ex gravioribus …</w:t>
      </w:r>
    </w:p>
  </w:comment>
  <w:comment w:id="127" w:author="Kalhous, David" w:date="2017-12-06T18:07:00Z" w:initials="KD">
    <w:p w14:paraId="46D040A4" w14:textId="0C8E51C8" w:rsidR="00AE61CE" w:rsidRPr="00FB2DB2" w:rsidRDefault="00AE61CE">
      <w:pPr>
        <w:pStyle w:val="Textkomente"/>
        <w:rPr>
          <w:lang w:val="fr-FR"/>
        </w:rPr>
      </w:pPr>
      <w:r>
        <w:rPr>
          <w:rStyle w:val="Odkaznakoment"/>
        </w:rPr>
        <w:annotationRef/>
      </w:r>
      <w:r w:rsidRPr="00FB2DB2">
        <w:rPr>
          <w:lang w:val="fr-FR"/>
        </w:rPr>
        <w:t>M, f. 58v Cap. XV in marg. IN DECRETIS Caelestini papae cap. XV.</w:t>
      </w:r>
    </w:p>
  </w:comment>
  <w:comment w:id="128" w:author="Kalhous, David" w:date="2017-12-06T18:05:00Z" w:initials="KD">
    <w:p w14:paraId="1B5BB6F2" w14:textId="2F836C04" w:rsidR="00AE61CE" w:rsidRPr="003B5A7E" w:rsidRDefault="00AE61CE">
      <w:pPr>
        <w:pStyle w:val="Textkomente"/>
      </w:pPr>
      <w:r>
        <w:rPr>
          <w:rStyle w:val="Odkaznakoment"/>
        </w:rPr>
        <w:annotationRef/>
      </w:r>
      <w:r w:rsidRPr="00FB2DB2">
        <w:rPr>
          <w:lang w:val="fr-FR"/>
        </w:rPr>
        <w:t xml:space="preserve">M, f. 59v Cap. XVI in marg. IN DECRETIS Leonis papae Cap. </w:t>
      </w:r>
      <w:r w:rsidRPr="003B5A7E">
        <w:t>XXII</w:t>
      </w:r>
    </w:p>
  </w:comment>
  <w:comment w:id="129" w:author="Kalhous, David" w:date="2017-12-06T17:28:00Z" w:initials="KD">
    <w:p w14:paraId="0A0CDECD" w14:textId="400E3918" w:rsidR="00AE61CE" w:rsidRPr="003B5A7E" w:rsidRDefault="00AE61CE">
      <w:pPr>
        <w:pStyle w:val="Textkomente"/>
      </w:pPr>
      <w:r>
        <w:rPr>
          <w:rStyle w:val="Odkaznakoment"/>
        </w:rPr>
        <w:annotationRef/>
      </w:r>
      <w:r w:rsidRPr="003B5A7E">
        <w:t>M, 60r als Marginalnote XVII, weiter ohne Kapitelnr.</w:t>
      </w:r>
    </w:p>
  </w:comment>
  <w:comment w:id="130" w:author="Kalhous, David" w:date="2017-12-06T17:27:00Z" w:initials="KD">
    <w:p w14:paraId="0E0A1948" w14:textId="0E04A64A" w:rsidR="00AE61CE" w:rsidRPr="003B5A7E" w:rsidRDefault="00AE61CE">
      <w:pPr>
        <w:pStyle w:val="Textkomente"/>
        <w:rPr>
          <w:lang w:val="it-IT"/>
        </w:rPr>
      </w:pPr>
      <w:r>
        <w:rPr>
          <w:rStyle w:val="Odkaznakoment"/>
        </w:rPr>
        <w:annotationRef/>
      </w:r>
      <w:r w:rsidRPr="003B5A7E">
        <w:rPr>
          <w:lang w:val="it-IT"/>
        </w:rPr>
        <w:t xml:space="preserve">M, f. 60r </w:t>
      </w:r>
      <w:r w:rsidRPr="003B5A7E">
        <w:rPr>
          <w:color w:val="FF0000"/>
          <w:lang w:val="it-IT"/>
        </w:rPr>
        <w:t>IN CONCILIO TOLETANO TITULO VI SCRIPTUM EST</w:t>
      </w:r>
      <w:r w:rsidRPr="003B5A7E">
        <w:rPr>
          <w:lang w:val="it-IT"/>
        </w:rPr>
        <w:t>?</w:t>
      </w:r>
    </w:p>
  </w:comment>
  <w:comment w:id="131" w:author="Kalhous, David" w:date="2017-12-06T18:04:00Z" w:initials="KD">
    <w:p w14:paraId="11B471D0" w14:textId="3A774E53" w:rsidR="00AE61CE" w:rsidRPr="003B5A7E" w:rsidRDefault="00AE61CE">
      <w:pPr>
        <w:pStyle w:val="Textkomente"/>
        <w:rPr>
          <w:lang w:val="it-IT"/>
        </w:rPr>
      </w:pPr>
      <w:r>
        <w:rPr>
          <w:rStyle w:val="Odkaznakoment"/>
        </w:rPr>
        <w:annotationRef/>
      </w:r>
      <w:r w:rsidRPr="003B5A7E">
        <w:rPr>
          <w:lang w:val="it-IT"/>
        </w:rPr>
        <w:t>M, f. 60v Cap. XVIIII</w:t>
      </w:r>
    </w:p>
  </w:comment>
  <w:comment w:id="132" w:author="Kalhous, David" w:date="2017-12-06T18:03:00Z" w:initials="KD">
    <w:p w14:paraId="39C6F05F" w14:textId="48FC4A1F" w:rsidR="00AE61CE" w:rsidRPr="003B5A7E" w:rsidRDefault="00AE61CE">
      <w:pPr>
        <w:pStyle w:val="Textkomente"/>
        <w:rPr>
          <w:lang w:val="fr-FR"/>
        </w:rPr>
      </w:pPr>
      <w:r>
        <w:rPr>
          <w:rStyle w:val="Odkaznakoment"/>
        </w:rPr>
        <w:annotationRef/>
      </w:r>
      <w:r w:rsidRPr="003B5A7E">
        <w:rPr>
          <w:lang w:val="it-IT"/>
        </w:rPr>
        <w:t xml:space="preserve">M, f. 61v XX in marg. </w:t>
      </w:r>
      <w:r w:rsidRPr="003B5A7E">
        <w:rPr>
          <w:lang w:val="fr-FR"/>
        </w:rPr>
        <w:t>Hinc et in synodo Remensi, cap. XXI</w:t>
      </w:r>
    </w:p>
  </w:comment>
  <w:comment w:id="133" w:author="Kalhous, David" w:date="2017-09-06T11:16:00Z" w:initials="KD">
    <w:p w14:paraId="3303450C" w14:textId="365B7425" w:rsidR="00AE61CE" w:rsidRPr="00D55373" w:rsidRDefault="00AE61CE" w:rsidP="006B69B8">
      <w:pPr>
        <w:pStyle w:val="Textkomente"/>
        <w:rPr>
          <w:lang w:val="cs-CZ"/>
        </w:rPr>
      </w:pPr>
      <w:r>
        <w:rPr>
          <w:rStyle w:val="Odkaznakoment"/>
        </w:rPr>
        <w:annotationRef/>
      </w:r>
      <w:r w:rsidRPr="00D55373">
        <w:rPr>
          <w:lang w:val="cs-CZ"/>
        </w:rPr>
        <w:t>Adalbert</w:t>
      </w:r>
      <w:r>
        <w:rPr>
          <w:lang w:val="cs-CZ"/>
        </w:rPr>
        <w:t xml:space="preserve"> </w:t>
      </w:r>
      <w:r w:rsidRPr="00D55373">
        <w:rPr>
          <w:lang w:val="cs-CZ"/>
        </w:rPr>
        <w:t>ne tak přitvrzené</w:t>
      </w:r>
    </w:p>
  </w:comment>
  <w:comment w:id="134" w:author="Kalhous, David" w:date="2017-12-06T18:02:00Z" w:initials="KD">
    <w:p w14:paraId="3277CC69" w14:textId="15C88493" w:rsidR="00AE61CE" w:rsidRPr="00C14D12" w:rsidRDefault="00AE61CE">
      <w:pPr>
        <w:pStyle w:val="Textkomente"/>
        <w:rPr>
          <w:lang w:val="cs-CZ"/>
        </w:rPr>
      </w:pPr>
      <w:r>
        <w:rPr>
          <w:rStyle w:val="Odkaznakoment"/>
        </w:rPr>
        <w:annotationRef/>
      </w:r>
      <w:r w:rsidRPr="00C14D12">
        <w:rPr>
          <w:lang w:val="cs-CZ"/>
        </w:rPr>
        <w:t>M, f. 61v XXI in marg. De incestis autem coniuntionibus. In concilio Agatense, cap. LXI, ita scriptum est…</w:t>
      </w:r>
    </w:p>
  </w:comment>
  <w:comment w:id="135" w:author="Kalhous, David" w:date="2017-12-06T17:59:00Z" w:initials="KD">
    <w:p w14:paraId="0A724B59" w14:textId="5D88828C" w:rsidR="00AE61CE" w:rsidRPr="00C14D12" w:rsidRDefault="00AE61CE">
      <w:pPr>
        <w:pStyle w:val="Textkomente"/>
        <w:rPr>
          <w:lang w:val="cs-CZ"/>
        </w:rPr>
      </w:pPr>
      <w:r>
        <w:rPr>
          <w:rStyle w:val="Odkaznakoment"/>
        </w:rPr>
        <w:annotationRef/>
      </w:r>
      <w:r w:rsidRPr="00C14D12">
        <w:rPr>
          <w:lang w:val="cs-CZ"/>
        </w:rPr>
        <w:t xml:space="preserve">M, f. 63v </w:t>
      </w:r>
      <w:r w:rsidRPr="00C14D12">
        <w:rPr>
          <w:color w:val="FF0000"/>
          <w:lang w:val="cs-CZ"/>
        </w:rPr>
        <w:t>DE INCESTIS CONIUGIIS</w:t>
      </w:r>
      <w:r w:rsidRPr="00C14D12">
        <w:rPr>
          <w:lang w:val="cs-CZ"/>
        </w:rPr>
        <w:t>?</w:t>
      </w:r>
    </w:p>
  </w:comment>
  <w:comment w:id="136" w:author="Kalhous, David" w:date="2017-12-06T17:37:00Z" w:initials="KD">
    <w:p w14:paraId="3A9624CC" w14:textId="31B51CC2" w:rsidR="00AE61CE" w:rsidRPr="00354733" w:rsidRDefault="00AE61CE">
      <w:pPr>
        <w:pStyle w:val="Textkomente"/>
        <w:rPr>
          <w:lang w:val="cs-CZ"/>
        </w:rPr>
      </w:pPr>
      <w:r>
        <w:rPr>
          <w:rStyle w:val="Odkaznakoment"/>
        </w:rPr>
        <w:annotationRef/>
      </w:r>
      <w:r w:rsidRPr="00354733">
        <w:rPr>
          <w:lang w:val="cs-CZ"/>
        </w:rPr>
        <w:t>M, f. 64v XXII (in marg</w:t>
      </w:r>
      <w:r>
        <w:rPr>
          <w:lang w:val="cs-CZ"/>
        </w:rPr>
        <w:t>.</w:t>
      </w:r>
      <w:r w:rsidRPr="00354733">
        <w:rPr>
          <w:lang w:val="cs-CZ"/>
        </w:rPr>
        <w:t>) Adulterium autem non solum lex clamat, sed etiam evangelic auctoritas omnio fieri vetat. …</w:t>
      </w:r>
    </w:p>
  </w:comment>
  <w:comment w:id="137" w:author="Kalhous, David" w:date="2017-12-06T17:44:00Z" w:initials="KD">
    <w:p w14:paraId="1C26AB38" w14:textId="104BF7E3" w:rsidR="00AE61CE" w:rsidRPr="00354733" w:rsidRDefault="00AE61CE">
      <w:pPr>
        <w:pStyle w:val="Textkomente"/>
        <w:rPr>
          <w:lang w:val="cs-CZ"/>
        </w:rPr>
      </w:pPr>
      <w:r>
        <w:rPr>
          <w:rStyle w:val="Odkaznakoment"/>
        </w:rPr>
        <w:annotationRef/>
      </w:r>
      <w:r w:rsidRPr="00354733">
        <w:rPr>
          <w:lang w:val="cs-CZ"/>
        </w:rPr>
        <w:t xml:space="preserve">M, f. </w:t>
      </w:r>
      <w:r>
        <w:rPr>
          <w:lang w:val="cs-CZ"/>
        </w:rPr>
        <w:t>65v XXIII in marg.: Item in concilio elibertano... (Wieder ohne gemeinsames Titels)</w:t>
      </w:r>
    </w:p>
  </w:comment>
  <w:comment w:id="138" w:author="Kalhous, David" w:date="2017-12-06T17:45:00Z" w:initials="KD">
    <w:p w14:paraId="4A5AAEF1" w14:textId="2FE8D8BF" w:rsidR="00AE61CE" w:rsidRPr="008E5519" w:rsidRDefault="00AE61CE">
      <w:pPr>
        <w:pStyle w:val="Textkomente"/>
        <w:rPr>
          <w:lang w:val="it-IT"/>
        </w:rPr>
      </w:pPr>
      <w:r>
        <w:rPr>
          <w:rStyle w:val="Odkaznakoment"/>
        </w:rPr>
        <w:annotationRef/>
      </w:r>
      <w:r w:rsidRPr="00BA2DEF">
        <w:t xml:space="preserve">M, f. 66r XXIIII in margine Item in eodem concilio cap. </w:t>
      </w:r>
      <w:r>
        <w:rPr>
          <w:lang w:val="it-IT"/>
        </w:rPr>
        <w:t>XIII</w:t>
      </w:r>
      <w:r w:rsidRPr="008E5519">
        <w:rPr>
          <w:lang w:val="it-IT"/>
        </w:rPr>
        <w:t>…</w:t>
      </w:r>
    </w:p>
  </w:comment>
  <w:comment w:id="139" w:author="Kalhous, David" w:date="2017-12-06T17:46:00Z" w:initials="KD">
    <w:p w14:paraId="70B29B31" w14:textId="708AFBA2" w:rsidR="00AE61CE" w:rsidRPr="003B5A7E" w:rsidRDefault="00AE61CE">
      <w:pPr>
        <w:pStyle w:val="Textkomente"/>
        <w:rPr>
          <w:lang w:val="it-IT"/>
        </w:rPr>
      </w:pPr>
      <w:r>
        <w:rPr>
          <w:rStyle w:val="Odkaznakoment"/>
        </w:rPr>
        <w:annotationRef/>
      </w:r>
      <w:r w:rsidRPr="003B5A7E">
        <w:rPr>
          <w:lang w:val="it-IT"/>
        </w:rPr>
        <w:t>M, f. 66v XXV in margine: In decretis Gelasii papae capitulo XX…</w:t>
      </w:r>
    </w:p>
    <w:p w14:paraId="1A559AB8" w14:textId="3C36CEBC" w:rsidR="00AE61CE" w:rsidRPr="003B5A7E" w:rsidRDefault="00AE61CE">
      <w:pPr>
        <w:pStyle w:val="Textkomente"/>
        <w:rPr>
          <w:color w:val="FF0000"/>
          <w:lang w:val="it-IT"/>
        </w:rPr>
      </w:pPr>
      <w:r w:rsidRPr="003B5A7E">
        <w:rPr>
          <w:lang w:val="it-IT"/>
        </w:rPr>
        <w:t xml:space="preserve">M, f. 66v XXVI in margine: </w:t>
      </w:r>
      <w:r w:rsidRPr="003B5A7E">
        <w:rPr>
          <w:color w:val="FF0000"/>
          <w:lang w:val="it-IT"/>
        </w:rPr>
        <w:t>IN ANQUIRENIS CONCILIO?</w:t>
      </w:r>
    </w:p>
    <w:p w14:paraId="1DA5C835" w14:textId="3D6ABB74" w:rsidR="00AE61CE" w:rsidRDefault="00AE61CE">
      <w:pPr>
        <w:pStyle w:val="Textkomente"/>
        <w:rPr>
          <w:lang w:val="it-IT"/>
        </w:rPr>
      </w:pPr>
      <w:r w:rsidRPr="003B5A7E">
        <w:rPr>
          <w:lang w:val="it-IT"/>
        </w:rPr>
        <w:t>M, f. 66v XXVII in margein In concilio arelatense capitulo XXI</w:t>
      </w:r>
    </w:p>
    <w:p w14:paraId="42A63685" w14:textId="04DCB055" w:rsidR="00AE61CE" w:rsidRPr="00FB2DB2" w:rsidRDefault="00AE61CE">
      <w:pPr>
        <w:pStyle w:val="Textkomente"/>
      </w:pPr>
      <w:r w:rsidRPr="00FB2DB2">
        <w:t>M, f. 67r ITEM in eodem concilio cap. LV scriptum est de christianis…</w:t>
      </w:r>
    </w:p>
  </w:comment>
  <w:comment w:id="140" w:author="David Kalhous" w:date="2017-12-07T12:34:00Z" w:initials="DK">
    <w:p w14:paraId="19678A15" w14:textId="097777B6" w:rsidR="00AE61CE" w:rsidRDefault="00AE61CE">
      <w:pPr>
        <w:pStyle w:val="Textkomente"/>
      </w:pPr>
      <w:r>
        <w:rPr>
          <w:rStyle w:val="Odkaznakoment"/>
        </w:rPr>
        <w:annotationRef/>
      </w:r>
      <w:r>
        <w:t>Nicht in M, sind sie in H?</w:t>
      </w:r>
    </w:p>
  </w:comment>
  <w:comment w:id="141" w:author="David Kalhous" w:date="2017-12-07T12:32:00Z" w:initials="DK">
    <w:p w14:paraId="16E7FE9D" w14:textId="18CBF7D6" w:rsidR="00AE61CE" w:rsidRPr="00FB2DB2" w:rsidRDefault="00AE61CE">
      <w:pPr>
        <w:pStyle w:val="Textkomente"/>
      </w:pPr>
      <w:r w:rsidRPr="00FB2DB2">
        <w:t xml:space="preserve">M, f. </w:t>
      </w:r>
      <w:r>
        <w:rPr>
          <w:rStyle w:val="Odkaznakoment"/>
        </w:rPr>
        <w:annotationRef/>
      </w:r>
      <w:r w:rsidRPr="00FB2DB2">
        <w:t>67v XXX in marg. Quod interrogasti de his qui  in matrimonio vinctis et nubere non possunt.</w:t>
      </w:r>
    </w:p>
  </w:comment>
  <w:comment w:id="142" w:author="David Kalhous" w:date="2017-12-07T12:34:00Z" w:initials="DK">
    <w:p w14:paraId="08301C42" w14:textId="5E40A7D9" w:rsidR="00AE61CE" w:rsidRDefault="00AE61CE">
      <w:pPr>
        <w:pStyle w:val="Textkomente"/>
        <w:rPr>
          <w:rFonts w:cstheme="minorHAnsi"/>
          <w:lang w:val="it-IT"/>
        </w:rPr>
      </w:pPr>
      <w:r>
        <w:rPr>
          <w:rStyle w:val="Odkaznakoment"/>
        </w:rPr>
        <w:annotationRef/>
      </w:r>
      <w:r w:rsidRPr="00FB2DB2">
        <w:t xml:space="preserve">M, f. </w:t>
      </w:r>
      <w:r>
        <w:rPr>
          <w:rStyle w:val="Odkaznakoment"/>
        </w:rPr>
        <w:annotationRef/>
      </w:r>
      <w:r w:rsidRPr="00FB2DB2">
        <w:t>67v XXXI in marg. De his etiam, super quibus interrogasti hoc est de illa femina, qu</w:t>
      </w:r>
      <w:r w:rsidRPr="00FB2DB2">
        <w:rPr>
          <w:rFonts w:cstheme="minorHAnsi"/>
        </w:rPr>
        <w:t>ę</w:t>
      </w:r>
      <w:r w:rsidRPr="00FB2DB2">
        <w:t xml:space="preserve"> menstruum sanguinem suum immiscuit cibo et potu et dedit viro suo, ut commederet et de ila, qu</w:t>
      </w:r>
      <w:r w:rsidRPr="00FB2DB2">
        <w:rPr>
          <w:rFonts w:cstheme="minorHAnsi"/>
        </w:rPr>
        <w:t>ę</w:t>
      </w:r>
      <w:r w:rsidRPr="00FB2DB2">
        <w:t xml:space="preserve"> seme viri sui in potu bibit. Et de ea, qu</w:t>
      </w:r>
      <w:r w:rsidRPr="00FB2DB2">
        <w:rPr>
          <w:rFonts w:cstheme="minorHAnsi"/>
        </w:rPr>
        <w:t>ę</w:t>
      </w:r>
      <w:r w:rsidRPr="00FB2DB2">
        <w:t xml:space="preserve"> testam hominis conbussit igni et viro suo dedit pro infirmitate utenda, quali p</w:t>
      </w:r>
      <w:r w:rsidRPr="00FB2DB2">
        <w:rPr>
          <w:rFonts w:cstheme="minorHAnsi"/>
        </w:rPr>
        <w:t>ę</w:t>
      </w:r>
      <w:r w:rsidRPr="00FB2DB2">
        <w:t>nitentia sint plectend</w:t>
      </w:r>
      <w:r w:rsidRPr="00FB2DB2">
        <w:rPr>
          <w:rFonts w:cstheme="minorHAnsi"/>
        </w:rPr>
        <w:t>ę</w:t>
      </w:r>
      <w:r w:rsidRPr="00FB2DB2">
        <w:t xml:space="preserve">, ut nobis videtur. </w:t>
      </w:r>
      <w:r w:rsidRPr="000F7D11">
        <w:rPr>
          <w:lang w:val="it-IT"/>
        </w:rPr>
        <w:t>Tali sententia feriend</w:t>
      </w:r>
      <w:r w:rsidRPr="000F7D11">
        <w:rPr>
          <w:rFonts w:cstheme="minorHAnsi"/>
          <w:lang w:val="it-IT"/>
        </w:rPr>
        <w:t>ę est sicut magi et arioli, quia magicam artem excrevisse noscuntur.</w:t>
      </w:r>
    </w:p>
    <w:p w14:paraId="6E552927" w14:textId="4B399542" w:rsidR="00AE61CE" w:rsidRPr="00F141B3" w:rsidRDefault="00AE61CE">
      <w:pPr>
        <w:pStyle w:val="Textkomente"/>
        <w:rPr>
          <w:rFonts w:cstheme="minorHAnsi"/>
        </w:rPr>
      </w:pPr>
      <w:r w:rsidRPr="00A750BC">
        <w:rPr>
          <w:rFonts w:cstheme="minorHAnsi"/>
        </w:rPr>
        <w:t>Die folgenden zwei Aufsätze fehlen</w:t>
      </w:r>
    </w:p>
  </w:comment>
  <w:comment w:id="143" w:author="David Kalhous" w:date="2017-12-07T15:14:00Z" w:initials="DK">
    <w:p w14:paraId="49A62AE4" w14:textId="5B55D5B7" w:rsidR="00AE61CE" w:rsidRPr="00C2740D" w:rsidRDefault="00AE61CE">
      <w:pPr>
        <w:pStyle w:val="Textkomente"/>
        <w:rPr>
          <w:lang w:val="fr-FR"/>
        </w:rPr>
      </w:pPr>
      <w:r>
        <w:rPr>
          <w:rStyle w:val="Odkaznakoment"/>
        </w:rPr>
        <w:annotationRef/>
      </w:r>
      <w:r>
        <w:t xml:space="preserve">M, f. 67v XXXII in marg. </w:t>
      </w:r>
      <w:r w:rsidRPr="00C2740D">
        <w:rPr>
          <w:lang w:val="en-US"/>
        </w:rPr>
        <w:t xml:space="preserve">De his require in libro. </w:t>
      </w:r>
      <w:r w:rsidRPr="00C2740D">
        <w:rPr>
          <w:color w:val="FF0000"/>
          <w:lang w:val="fr-FR"/>
        </w:rPr>
        <w:t>De sortilegis.</w:t>
      </w:r>
      <w:r w:rsidRPr="00C2740D">
        <w:rPr>
          <w:lang w:val="fr-FR"/>
        </w:rPr>
        <w:t xml:space="preserve"> Penitenti</w:t>
      </w:r>
      <w:r w:rsidRPr="00C2740D">
        <w:rPr>
          <w:rFonts w:cstheme="minorHAnsi"/>
          <w:lang w:val="fr-FR"/>
        </w:rPr>
        <w:t>ę</w:t>
      </w:r>
      <w:r w:rsidRPr="00C2740D">
        <w:rPr>
          <w:lang w:val="fr-FR"/>
        </w:rPr>
        <w:t xml:space="preserve"> cap. XXVIIII et cap. XXX. Et tantiore p</w:t>
      </w:r>
      <w:r w:rsidRPr="00C2740D">
        <w:rPr>
          <w:rFonts w:cstheme="minorHAnsi"/>
          <w:lang w:val="fr-FR"/>
        </w:rPr>
        <w:t>ę</w:t>
      </w:r>
      <w:r w:rsidRPr="00C2740D">
        <w:rPr>
          <w:lang w:val="fr-FR"/>
        </w:rPr>
        <w:t>nitentiali in libro II</w:t>
      </w:r>
      <w:r w:rsidRPr="00C2740D">
        <w:rPr>
          <w:vertAlign w:val="superscript"/>
          <w:lang w:val="fr-FR"/>
        </w:rPr>
        <w:t>o</w:t>
      </w:r>
      <w:r w:rsidRPr="00C2740D">
        <w:rPr>
          <w:lang w:val="fr-FR"/>
        </w:rPr>
        <w:t xml:space="preserve"> cap. XX et cap. XXI et cap. XXII.</w:t>
      </w:r>
    </w:p>
    <w:p w14:paraId="06F4BBDB" w14:textId="6B0299E2" w:rsidR="00AE61CE" w:rsidRPr="00FB2DB2" w:rsidRDefault="00AE61CE">
      <w:pPr>
        <w:pStyle w:val="Textkomente"/>
        <w:rPr>
          <w:lang w:val="fr-FR"/>
        </w:rPr>
      </w:pPr>
      <w:r w:rsidRPr="00C2740D">
        <w:rPr>
          <w:lang w:val="fr-FR"/>
        </w:rPr>
        <w:t xml:space="preserve">XXXIII in marg. De his, qui inrationabiliter versati sunt. </w:t>
      </w:r>
      <w:r w:rsidRPr="00FB2DB2">
        <w:rPr>
          <w:highlight w:val="yellow"/>
          <w:lang w:val="fr-FR"/>
        </w:rPr>
        <w:t>Require inl II pent. Cap. V.</w:t>
      </w:r>
    </w:p>
  </w:comment>
  <w:comment w:id="144" w:author="David Kalhous" w:date="2017-12-07T15:21:00Z" w:initials="DK">
    <w:p w14:paraId="4D42EE28" w14:textId="16F3364E" w:rsidR="00AE61CE" w:rsidRPr="00FB2DB2" w:rsidRDefault="00AE61CE">
      <w:pPr>
        <w:pStyle w:val="Textkomente"/>
      </w:pPr>
      <w:r>
        <w:rPr>
          <w:rStyle w:val="Odkaznakoment"/>
        </w:rPr>
        <w:annotationRef/>
      </w:r>
      <w:r w:rsidRPr="00FB2DB2">
        <w:t>In fehlt</w:t>
      </w:r>
    </w:p>
  </w:comment>
  <w:comment w:id="145" w:author="David Kalhous" w:date="2017-12-07T16:39:00Z" w:initials="DK">
    <w:p w14:paraId="44796E24" w14:textId="3A6C3097" w:rsidR="00AE61CE" w:rsidRPr="00C2740D" w:rsidRDefault="00AE61CE">
      <w:pPr>
        <w:pStyle w:val="Textkomente"/>
        <w:rPr>
          <w:lang w:val="fr-FR"/>
        </w:rPr>
      </w:pPr>
      <w:r>
        <w:rPr>
          <w:rStyle w:val="Odkaznakoment"/>
        </w:rPr>
        <w:annotationRef/>
      </w:r>
      <w:r w:rsidRPr="00FB2DB2">
        <w:rPr>
          <w:rFonts w:cstheme="minorHAnsi"/>
        </w:rPr>
        <w:t xml:space="preserve">68r XXXIIII in marg. </w:t>
      </w:r>
      <w:r w:rsidRPr="00C2740D">
        <w:rPr>
          <w:rFonts w:cstheme="minorHAnsi"/>
          <w:lang w:val="fr-FR"/>
        </w:rPr>
        <w:t>Quot autem interrogasti, utrum corpus christi et sanguinis postquam consumunt et…</w:t>
      </w:r>
    </w:p>
  </w:comment>
  <w:comment w:id="146" w:author="David Kalhous" w:date="2017-12-07T16:40:00Z" w:initials="DK">
    <w:p w14:paraId="02A60476" w14:textId="321A3364" w:rsidR="00AE61CE" w:rsidRPr="00C2740D" w:rsidRDefault="00AE61CE">
      <w:pPr>
        <w:pStyle w:val="Textkomente"/>
        <w:rPr>
          <w:lang w:val="it-IT"/>
        </w:rPr>
      </w:pPr>
      <w:r>
        <w:rPr>
          <w:rStyle w:val="Odkaznakoment"/>
        </w:rPr>
        <w:annotationRef/>
      </w:r>
      <w:r w:rsidRPr="00C2740D">
        <w:rPr>
          <w:lang w:val="it-IT"/>
        </w:rPr>
        <w:t>M, f. 69r XXXV in marg. De Ebonis Remensis episcopi depositione atque restitutione…</w:t>
      </w:r>
    </w:p>
  </w:comment>
  <w:comment w:id="147" w:author="David Kalhous" w:date="2017-12-07T16:44:00Z" w:initials="DK">
    <w:p w14:paraId="77935743" w14:textId="1A794D04" w:rsidR="00AE61CE" w:rsidRPr="00C2740D" w:rsidRDefault="00AE61CE">
      <w:pPr>
        <w:pStyle w:val="Textkomente"/>
        <w:rPr>
          <w:lang w:val="it-IT"/>
        </w:rPr>
      </w:pPr>
      <w:r>
        <w:rPr>
          <w:rStyle w:val="Odkaznakoment"/>
        </w:rPr>
        <w:annotationRef/>
      </w:r>
      <w:r w:rsidRPr="00C2740D">
        <w:rPr>
          <w:lang w:val="it-IT"/>
        </w:rPr>
        <w:t>Fehlt in M</w:t>
      </w:r>
    </w:p>
  </w:comment>
  <w:comment w:id="148" w:author="David Kalhous" w:date="2017-12-07T16:50:00Z" w:initials="DK">
    <w:p w14:paraId="1C3D45C1" w14:textId="457096C7" w:rsidR="00AE61CE" w:rsidRPr="00CC6F6F" w:rsidRDefault="00AE61CE">
      <w:pPr>
        <w:pStyle w:val="Textkomente"/>
        <w:rPr>
          <w:lang w:val="it-IT"/>
        </w:rPr>
      </w:pPr>
      <w:r>
        <w:rPr>
          <w:rStyle w:val="Odkaznakoment"/>
        </w:rPr>
        <w:annotationRef/>
      </w:r>
      <w:r w:rsidRPr="00CC6F6F">
        <w:rPr>
          <w:lang w:val="it-IT"/>
        </w:rPr>
        <w:t xml:space="preserve">In M, f. 69v weiter folgt: ferium invenire poteris meae parvitati in epistola conscripta intimare non graveris. </w:t>
      </w:r>
      <w:r>
        <w:rPr>
          <w:lang w:val="it-IT"/>
        </w:rPr>
        <w:t>Scias, quod quantum possum et sapio devotus tibi esse, per omnia curabo hocque ante omnia peto, ut mei peccatoris p..remet ipsum tuos quoque confratres et domesticos in sacris orationibus memor esse digneris, illud deprecans, ut omnis omnipotentis dei clementia in hac vita, in fide recta et spe bona atque plena dilectione me servare dignetur et post huius vit</w:t>
      </w:r>
      <w:r>
        <w:rPr>
          <w:rFonts w:cstheme="minorHAnsi"/>
          <w:lang w:val="it-IT"/>
        </w:rPr>
        <w:t>ę</w:t>
      </w:r>
      <w:r>
        <w:rPr>
          <w:lang w:val="it-IT"/>
        </w:rPr>
        <w:t xml:space="preserve"> terminum remissis omnibus peccatis ad eternam.</w:t>
      </w:r>
    </w:p>
  </w:comment>
  <w:comment w:id="150" w:author="David Kalhous" w:date="2017-12-07T17:05:00Z" w:initials="DK">
    <w:p w14:paraId="3220385D" w14:textId="55EEA71A" w:rsidR="00AE61CE" w:rsidRPr="00C2740D" w:rsidRDefault="00AE61CE">
      <w:pPr>
        <w:pStyle w:val="Textkomente"/>
        <w:rPr>
          <w:lang w:val="it-IT"/>
        </w:rPr>
      </w:pPr>
      <w:r>
        <w:rPr>
          <w:rStyle w:val="Odkaznakoment"/>
        </w:rPr>
        <w:annotationRef/>
      </w:r>
      <w:r w:rsidRPr="00C2740D">
        <w:rPr>
          <w:lang w:val="it-IT"/>
        </w:rPr>
        <w:t>M, f. 69v-70r</w:t>
      </w:r>
    </w:p>
  </w:comment>
  <w:comment w:id="152" w:author="David Kalhous" w:date="2017-12-07T17:08:00Z" w:initials="DK">
    <w:p w14:paraId="62BAB25A" w14:textId="18F35BFB" w:rsidR="00AE61CE" w:rsidRPr="00657336" w:rsidRDefault="00AE61CE">
      <w:pPr>
        <w:pStyle w:val="Textkomente"/>
        <w:rPr>
          <w:lang w:val="it-IT"/>
        </w:rPr>
      </w:pPr>
      <w:r>
        <w:rPr>
          <w:rStyle w:val="Odkaznakoment"/>
        </w:rPr>
        <w:annotationRef/>
      </w:r>
      <w:r w:rsidRPr="00657336">
        <w:rPr>
          <w:lang w:val="it-IT"/>
        </w:rPr>
        <w:t xml:space="preserve">M, f. 70r </w:t>
      </w:r>
      <w:r w:rsidRPr="00657336">
        <w:rPr>
          <w:color w:val="FF0000"/>
          <w:lang w:val="it-IT"/>
        </w:rPr>
        <w:t>INCIPIT EPISTOLA HRABAN ARCHIEPSCOPI AD REGINBALDUM COREPISCOPUM</w:t>
      </w:r>
    </w:p>
  </w:comment>
  <w:comment w:id="153" w:author="David Kalhous" w:date="2017-12-07T17:22:00Z" w:initials="DK">
    <w:p w14:paraId="50ACA193" w14:textId="13472F60" w:rsidR="00AE61CE" w:rsidRPr="001276BD" w:rsidRDefault="00AE61CE">
      <w:pPr>
        <w:pStyle w:val="Textkomente"/>
        <w:rPr>
          <w:lang w:val="it-IT"/>
        </w:rPr>
      </w:pPr>
      <w:r>
        <w:rPr>
          <w:rStyle w:val="Odkaznakoment"/>
        </w:rPr>
        <w:annotationRef/>
      </w:r>
      <w:r w:rsidRPr="001276BD">
        <w:rPr>
          <w:lang w:val="it-IT"/>
        </w:rPr>
        <w:t>Ha - Adalbert</w:t>
      </w:r>
    </w:p>
  </w:comment>
  <w:comment w:id="154" w:author="David Kalhous [2]" w:date="2023-05-24T15:25:00Z" w:initials="DK">
    <w:p w14:paraId="6A8109DB" w14:textId="77777777" w:rsidR="007E0D56" w:rsidRDefault="007E0D56" w:rsidP="00F5669B">
      <w:pPr>
        <w:pStyle w:val="Textkomente"/>
      </w:pPr>
      <w:r>
        <w:rPr>
          <w:rStyle w:val="Odkaznakoment"/>
        </w:rPr>
        <w:annotationRef/>
      </w:r>
      <w:r>
        <w:t>Si quis servum, divini cultus praetextu, dominum contemnere doceat, et ab ejus obsequio discedere, nec ei bona fide et omni honore servire, anathema sit.</w:t>
      </w:r>
    </w:p>
  </w:comment>
  <w:comment w:id="155" w:author="David Kalhous" w:date="2017-12-08T13:28:00Z" w:initials="DK">
    <w:p w14:paraId="70C5A82B" w14:textId="32097569" w:rsidR="00AE61CE" w:rsidRPr="001276BD" w:rsidRDefault="00AE61CE">
      <w:pPr>
        <w:pStyle w:val="Textkomente"/>
        <w:rPr>
          <w:lang w:val="it-IT"/>
        </w:rPr>
      </w:pPr>
      <w:r>
        <w:rPr>
          <w:rStyle w:val="Odkaznakoment"/>
        </w:rPr>
        <w:annotationRef/>
      </w:r>
      <w:r w:rsidRPr="001276BD">
        <w:rPr>
          <w:lang w:val="it-IT"/>
        </w:rPr>
        <w:t>Cosmas?</w:t>
      </w:r>
    </w:p>
  </w:comment>
  <w:comment w:id="157" w:author="David Kalhous" w:date="2017-12-08T13:29:00Z" w:initials="DK">
    <w:p w14:paraId="3E82617D" w14:textId="5FE6A6AA" w:rsidR="00AE61CE" w:rsidRPr="001276BD" w:rsidRDefault="00AE61CE">
      <w:pPr>
        <w:pStyle w:val="Textkomente"/>
        <w:rPr>
          <w:lang w:val="it-IT"/>
        </w:rPr>
      </w:pPr>
      <w:r>
        <w:rPr>
          <w:rStyle w:val="Odkaznakoment"/>
        </w:rPr>
        <w:annotationRef/>
      </w:r>
      <w:r w:rsidRPr="001276BD">
        <w:rPr>
          <w:lang w:val="it-IT"/>
        </w:rPr>
        <w:t xml:space="preserve">M, f. 77v AD </w:t>
      </w:r>
      <w:r w:rsidRPr="001276BD">
        <w:rPr>
          <w:color w:val="FF0000"/>
          <w:lang w:val="it-IT"/>
        </w:rPr>
        <w:t>HUMPERTUM EPISCOPUM EPISTOLA HRABANI ACHIEPISCOPI</w:t>
      </w:r>
    </w:p>
  </w:comment>
  <w:comment w:id="159" w:author="David Kalhous" w:date="2017-12-08T13:33:00Z" w:initials="DK">
    <w:p w14:paraId="6FB1051F" w14:textId="55891314" w:rsidR="00AE61CE" w:rsidRPr="00FC390A" w:rsidRDefault="00AE61CE">
      <w:pPr>
        <w:pStyle w:val="Textkomente"/>
        <w:rPr>
          <w:lang w:val="en-US"/>
        </w:rPr>
      </w:pPr>
      <w:r w:rsidRPr="00FC390A">
        <w:rPr>
          <w:lang w:val="en-US"/>
        </w:rPr>
        <w:t xml:space="preserve">= </w:t>
      </w:r>
      <w:r>
        <w:rPr>
          <w:rStyle w:val="Odkaznakoment"/>
        </w:rPr>
        <w:annotationRef/>
      </w:r>
      <w:r w:rsidRPr="00FC390A">
        <w:rPr>
          <w:lang w:val="en-US"/>
        </w:rPr>
        <w:t>M, f. 80v</w:t>
      </w:r>
    </w:p>
  </w:comment>
  <w:comment w:id="160" w:author="David Kalhous" w:date="2017-12-08T13:41:00Z" w:initials="DK">
    <w:p w14:paraId="58B541AC" w14:textId="2E04A85A" w:rsidR="00AE61CE" w:rsidRPr="00FC390A" w:rsidRDefault="00AE61CE">
      <w:pPr>
        <w:pStyle w:val="Textkomente"/>
        <w:rPr>
          <w:lang w:val="en-US"/>
        </w:rPr>
      </w:pPr>
      <w:r>
        <w:rPr>
          <w:rStyle w:val="Odkaznakoment"/>
        </w:rPr>
        <w:annotationRef/>
      </w:r>
      <w:r w:rsidRPr="00FC390A">
        <w:rPr>
          <w:lang w:val="en-US"/>
        </w:rPr>
        <w:t xml:space="preserve">= </w:t>
      </w:r>
      <w:r>
        <w:rPr>
          <w:rStyle w:val="Odkaznakoment"/>
        </w:rPr>
        <w:annotationRef/>
      </w:r>
      <w:r w:rsidRPr="00FC390A">
        <w:rPr>
          <w:lang w:val="en-US"/>
        </w:rPr>
        <w:t>M, f. 80v</w:t>
      </w:r>
    </w:p>
  </w:comment>
  <w:comment w:id="162" w:author="David Kalhous" w:date="2017-12-08T13:45:00Z" w:initials="DK">
    <w:p w14:paraId="7613D959" w14:textId="79F2F044" w:rsidR="00AE61CE" w:rsidRPr="00F00E6D" w:rsidRDefault="00AE61CE">
      <w:pPr>
        <w:pStyle w:val="Textkomente"/>
        <w:rPr>
          <w:lang w:val="fr-FR"/>
        </w:rPr>
      </w:pPr>
      <w:r>
        <w:rPr>
          <w:rStyle w:val="Odkaznakoment"/>
        </w:rPr>
        <w:annotationRef/>
      </w:r>
      <w:r w:rsidRPr="00FC390A">
        <w:rPr>
          <w:lang w:val="en-US"/>
        </w:rPr>
        <w:t>M, f. 80v Deest</w:t>
      </w:r>
      <w:r>
        <w:rPr>
          <w:lang w:val="en-US"/>
        </w:rPr>
        <w:t xml:space="preserve">. </w:t>
      </w:r>
      <w:r w:rsidRPr="00F00E6D">
        <w:rPr>
          <w:lang w:val="fr-FR"/>
        </w:rPr>
        <w:t>Quędam</w:t>
      </w:r>
    </w:p>
  </w:comment>
  <w:comment w:id="163" w:author="Kalhous, David" w:date="2017-12-11T17:22:00Z" w:initials="KD">
    <w:p w14:paraId="5059FEF2" w14:textId="3FE883F2" w:rsidR="00AE61CE" w:rsidRPr="00F00E6D" w:rsidRDefault="00AE61CE">
      <w:pPr>
        <w:pStyle w:val="Textkomente"/>
        <w:rPr>
          <w:lang w:val="fr-FR"/>
        </w:rPr>
      </w:pPr>
      <w:r>
        <w:rPr>
          <w:rStyle w:val="Odkaznakoment"/>
        </w:rPr>
        <w:annotationRef/>
      </w:r>
      <w:r w:rsidRPr="00F00E6D">
        <w:rPr>
          <w:lang w:val="fr-FR"/>
        </w:rPr>
        <w:t>M, f. 80v posset</w:t>
      </w:r>
    </w:p>
  </w:comment>
  <w:comment w:id="164" w:author="Kalhous, David" w:date="2017-12-11T17:44:00Z" w:initials="KD">
    <w:p w14:paraId="0729AF70" w14:textId="049E1E6B" w:rsidR="00AE61CE" w:rsidRPr="00F00E6D" w:rsidRDefault="00AE61CE">
      <w:pPr>
        <w:pStyle w:val="Textkomente"/>
        <w:rPr>
          <w:lang w:val="fr-FR"/>
        </w:rPr>
      </w:pPr>
      <w:r>
        <w:rPr>
          <w:rStyle w:val="Odkaznakoment"/>
        </w:rPr>
        <w:annotationRef/>
      </w:r>
      <w:r w:rsidRPr="00F00E6D">
        <w:rPr>
          <w:lang w:val="fr-FR"/>
        </w:rPr>
        <w:t>M, f. 81r adtinxerunt</w:t>
      </w:r>
    </w:p>
  </w:comment>
  <w:comment w:id="165" w:author="Kalhous, David" w:date="2017-12-11T18:28:00Z" w:initials="KD">
    <w:p w14:paraId="6DD35B5F" w14:textId="296F994B" w:rsidR="00AE61CE" w:rsidRDefault="00AE61CE">
      <w:pPr>
        <w:pStyle w:val="Textkomente"/>
      </w:pPr>
      <w:r>
        <w:rPr>
          <w:rStyle w:val="Odkaznakoment"/>
        </w:rPr>
        <w:annotationRef/>
      </w:r>
      <w:r>
        <w:t>In M, f. 81v fehlt</w:t>
      </w:r>
    </w:p>
  </w:comment>
  <w:comment w:id="166" w:author="Kalhous, David" w:date="2017-12-11T18:28:00Z" w:initials="KD">
    <w:p w14:paraId="3DC33A43" w14:textId="3C2C4D58" w:rsidR="00AE61CE" w:rsidRDefault="00AE61CE">
      <w:pPr>
        <w:pStyle w:val="Textkomente"/>
      </w:pPr>
      <w:r>
        <w:rPr>
          <w:rStyle w:val="Odkaznakoment"/>
        </w:rPr>
        <w:annotationRef/>
      </w:r>
      <w:r>
        <w:t>In M, f. 81v fehlt</w:t>
      </w:r>
    </w:p>
  </w:comment>
  <w:comment w:id="167" w:author="Kalhous, David" w:date="2017-12-11T18:32:00Z" w:initials="KD">
    <w:p w14:paraId="616B6881" w14:textId="2050FFED" w:rsidR="00AE61CE" w:rsidRDefault="00AE61CE">
      <w:pPr>
        <w:pStyle w:val="Textkomente"/>
      </w:pPr>
      <w:r>
        <w:rPr>
          <w:rStyle w:val="Odkaznakoment"/>
        </w:rPr>
        <w:annotationRef/>
      </w:r>
      <w:r>
        <w:t>In M, f. 81v fehlt</w:t>
      </w:r>
    </w:p>
  </w:comment>
  <w:comment w:id="169" w:author="Kalhous, David" w:date="2017-05-04T23:18:00Z" w:initials="KD">
    <w:p w14:paraId="726E8055" w14:textId="15C2327E" w:rsidR="00AE61CE" w:rsidRPr="00987430" w:rsidRDefault="00AE61CE">
      <w:pPr>
        <w:pStyle w:val="Textkomente"/>
      </w:pPr>
      <w:r>
        <w:rPr>
          <w:rStyle w:val="Odkaznakoment"/>
        </w:rPr>
        <w:annotationRef/>
      </w:r>
      <w:r w:rsidRPr="00C87561">
        <w:rPr>
          <w:lang w:val="cs-CZ"/>
        </w:rPr>
        <w:t>CLM 3851, 26v-27r und CLM 3853, 81, Dombibliothek 120,</w:t>
      </w:r>
      <w:r>
        <w:rPr>
          <w:lang w:val="cs-CZ"/>
        </w:rPr>
        <w:t>.</w:t>
      </w:r>
      <w:r w:rsidRPr="00C87561">
        <w:rPr>
          <w:lang w:val="cs-CZ"/>
        </w:rPr>
        <w:t xml:space="preserve"> 162v;</w:t>
      </w:r>
      <w:r>
        <w:rPr>
          <w:lang w:val="cs-CZ"/>
        </w:rPr>
        <w:t>.</w:t>
      </w:r>
      <w:r w:rsidRPr="00C87561">
        <w:rPr>
          <w:lang w:val="cs-CZ"/>
        </w:rPr>
        <w:t xml:space="preserve"> 9 CLM 5541, Vaticana, Pal. Lat. 973,</w:t>
      </w:r>
      <w:r>
        <w:rPr>
          <w:lang w:val="cs-CZ"/>
        </w:rPr>
        <w:t>.</w:t>
      </w:r>
      <w:r w:rsidRPr="00C87561">
        <w:rPr>
          <w:lang w:val="cs-CZ"/>
        </w:rPr>
        <w:t xml:space="preserve"> 127r, Wien, ÖNB 2198; Kottje, Halitgar, 38f. </w:t>
      </w:r>
      <w:r w:rsidRPr="00987430">
        <w:t>Hartmann hat Heiligenkreuz nicht berücksichtigt</w:t>
      </w:r>
    </w:p>
  </w:comment>
  <w:comment w:id="170" w:author="Kalhous, David" w:date="2017-12-11T18:35:00Z" w:initials="KD">
    <w:p w14:paraId="6848BD80" w14:textId="662B8F62" w:rsidR="00AE61CE" w:rsidRPr="00FB2DB2" w:rsidRDefault="00AE61CE">
      <w:pPr>
        <w:pStyle w:val="Textkomente"/>
      </w:pPr>
      <w:r>
        <w:rPr>
          <w:rStyle w:val="Odkaznakoment"/>
        </w:rPr>
        <w:annotationRef/>
      </w:r>
      <w:r w:rsidRPr="00FB2DB2">
        <w:t>= M, f. 81v in marg.</w:t>
      </w:r>
    </w:p>
  </w:comment>
  <w:comment w:id="171" w:author="Kalhous, David" w:date="2017-12-11T18:50:00Z" w:initials="KD">
    <w:p w14:paraId="08590261" w14:textId="6874299D" w:rsidR="00AE61CE" w:rsidRDefault="00AE61CE">
      <w:pPr>
        <w:pStyle w:val="Textkomente"/>
      </w:pPr>
      <w:r>
        <w:rPr>
          <w:rStyle w:val="Odkaznakoment"/>
        </w:rPr>
        <w:annotationRef/>
      </w:r>
      <w:r w:rsidRPr="00FB2DB2">
        <w:t xml:space="preserve">M, f. 81v, Cap. </w:t>
      </w:r>
      <w:r>
        <w:t>XI in marg., Überschrift fehlt.</w:t>
      </w:r>
    </w:p>
  </w:comment>
  <w:comment w:id="173" w:author="Kalhous, David" w:date="2017-12-11T19:51:00Z" w:initials="KD">
    <w:p w14:paraId="64DDDE40" w14:textId="57BF734B" w:rsidR="00AE61CE" w:rsidRPr="00FB2DB2" w:rsidRDefault="00AE61CE">
      <w:pPr>
        <w:pStyle w:val="Textkomente"/>
      </w:pPr>
      <w:r>
        <w:rPr>
          <w:rStyle w:val="Odkaznakoment"/>
        </w:rPr>
        <w:annotationRef/>
      </w:r>
      <w:r w:rsidRPr="00FB2DB2">
        <w:t xml:space="preserve">M, f. 81v </w:t>
      </w:r>
      <w:r w:rsidRPr="00FB2DB2">
        <w:rPr>
          <w:color w:val="FF0000"/>
        </w:rPr>
        <w:t>INCIPIUNT CAPITULA SINODI UUORMACENSIS</w:t>
      </w:r>
    </w:p>
  </w:comment>
  <w:comment w:id="174" w:author="Kalhous, David" w:date="2017-12-11T20:26:00Z" w:initials="KD">
    <w:p w14:paraId="2B696B68" w14:textId="6963F634" w:rsidR="00AE61CE" w:rsidRDefault="00AE61CE">
      <w:pPr>
        <w:pStyle w:val="Textkomente"/>
      </w:pPr>
      <w:r>
        <w:rPr>
          <w:rStyle w:val="Odkaznakoment"/>
        </w:rPr>
        <w:annotationRef/>
      </w:r>
      <w:r>
        <w:t>Fehlt in H, f. 107r, erst an</w:t>
      </w:r>
    </w:p>
    <w:p w14:paraId="77E6BDE8" w14:textId="064A3F1D" w:rsidR="00AE61CE" w:rsidRPr="00F00E6D" w:rsidRDefault="00AE61CE">
      <w:pPr>
        <w:pStyle w:val="Textkomente"/>
        <w:rPr>
          <w:lang w:val="it-IT"/>
        </w:rPr>
      </w:pPr>
      <w:r>
        <w:t xml:space="preserve">Fehlt in M, f. 82v, erst an 86r – siehe unten. </w:t>
      </w:r>
      <w:r w:rsidRPr="00FB2DB2">
        <w:t xml:space="preserve">INCIPIT PROLOGUS (INITIALEN DV) STUDIO AMORIS CHRISTI ACI?SSIONE EXCELENTISIMI/ gloriosique domini Hludouuici regis, cuius tanta ergadum devotion extat. Ut non solum in rebus humanis verum etiam in causis d…us maximam semper sollicitudinem great, apud Uuormaciam civitatem cum anno incarnationis domnini nostril Ihesu Christi DCCC LXVIII, indictione prima XVII kalendas iunii convenissemus. </w:t>
      </w:r>
      <w:r w:rsidRPr="001276BD">
        <w:rPr>
          <w:lang w:val="fr-FR"/>
        </w:rPr>
        <w:t xml:space="preserve">Ut de quibusdam ecclesiasticis utilitatibus communis  a nobis tractatus ageretur. </w:t>
      </w:r>
      <w:r w:rsidRPr="00FB2DB2">
        <w:rPr>
          <w:lang w:val="fr-FR"/>
        </w:rPr>
        <w:t xml:space="preserve">Primum gratias slvatori nostro deo omnipotenti retulimus, quod no sob suam inmensam pietatem salubri convent ad tractanda ecclesiastica dignatus est aggregare. </w:t>
      </w:r>
      <w:r w:rsidRPr="00F00E6D">
        <w:rPr>
          <w:lang w:val="it-IT"/>
        </w:rPr>
        <w:t>Postea communi tractatu ac diligenti est sideratione priorum partum auctoritate secuti.</w:t>
      </w:r>
    </w:p>
    <w:p w14:paraId="204D9212" w14:textId="63FB75A0" w:rsidR="00AE61CE" w:rsidRPr="00F00E6D" w:rsidRDefault="00AE61CE">
      <w:pPr>
        <w:pStyle w:val="Textkomente"/>
        <w:rPr>
          <w:lang w:val="it-IT"/>
        </w:rPr>
      </w:pPr>
      <w:r w:rsidRPr="00F00E6D">
        <w:rPr>
          <w:lang w:val="it-IT"/>
        </w:rPr>
        <w:t>Capitula in subsequentibus attitulata a nobis promulganda esse necessarium, duximus. Et quomodo generalem concilium egimus, ooportuit, ut primum nostrę vocis sermonem dedocent. Ut post professionem fidei nostre sequential nostril operis vota quasi supra fundamentum firmissimum disponerentur.</w:t>
      </w:r>
    </w:p>
  </w:comment>
  <w:comment w:id="175" w:author="Kalhous, David" w:date="2018-02-20T22:44:00Z" w:initials="KD">
    <w:p w14:paraId="2B989C72" w14:textId="0969275D" w:rsidR="00AE61CE" w:rsidRPr="00F00E6D" w:rsidRDefault="00AE61CE">
      <w:pPr>
        <w:pStyle w:val="Textkomente"/>
        <w:rPr>
          <w:lang w:val="it-IT"/>
        </w:rPr>
      </w:pPr>
      <w:r w:rsidRPr="00F00E6D">
        <w:rPr>
          <w:lang w:val="it-IT"/>
        </w:rPr>
        <w:t>H, f. 107r/</w:t>
      </w:r>
      <w:r>
        <w:rPr>
          <w:rStyle w:val="Odkaznakoment"/>
        </w:rPr>
        <w:annotationRef/>
      </w:r>
      <w:r w:rsidRPr="00F00E6D">
        <w:rPr>
          <w:lang w:val="it-IT"/>
        </w:rPr>
        <w:t>M, f. 82v</w:t>
      </w:r>
    </w:p>
  </w:comment>
  <w:comment w:id="176" w:author="Kalhous, David" w:date="2018-02-20T22:45:00Z" w:initials="KD">
    <w:p w14:paraId="162D68AA" w14:textId="5510F0AD" w:rsidR="00AE61CE" w:rsidRPr="00F00E6D" w:rsidRDefault="00AE61CE">
      <w:pPr>
        <w:pStyle w:val="Textkomente"/>
        <w:rPr>
          <w:lang w:val="it-IT"/>
        </w:rPr>
      </w:pPr>
      <w:r>
        <w:rPr>
          <w:lang w:val="it-IT"/>
        </w:rPr>
        <w:t xml:space="preserve">M, f. 82v </w:t>
      </w:r>
      <w:r>
        <w:rPr>
          <w:rStyle w:val="Odkaznakoment"/>
        </w:rPr>
        <w:annotationRef/>
      </w:r>
      <w:r w:rsidRPr="00D60CD9">
        <w:rPr>
          <w:caps/>
          <w:lang w:val="it-IT"/>
        </w:rPr>
        <w:t>Ex Ecclesiastica regula</w:t>
      </w:r>
    </w:p>
  </w:comment>
  <w:comment w:id="177" w:author="Kalhous, David" w:date="2018-02-21T14:02:00Z" w:initials="KD">
    <w:p w14:paraId="7B6CFE0E" w14:textId="1572EDCA" w:rsidR="00AE61CE" w:rsidRPr="00F00E6D" w:rsidRDefault="00AE61CE">
      <w:pPr>
        <w:pStyle w:val="Textkomente"/>
        <w:rPr>
          <w:lang w:val="it-IT"/>
        </w:rPr>
      </w:pPr>
      <w:r>
        <w:rPr>
          <w:rStyle w:val="Odkaznakoment"/>
        </w:rPr>
        <w:annotationRef/>
      </w:r>
      <w:r w:rsidRPr="00F00E6D">
        <w:rPr>
          <w:lang w:val="it-IT"/>
        </w:rPr>
        <w:t>M, f. 84r</w:t>
      </w:r>
    </w:p>
  </w:comment>
  <w:comment w:id="178" w:author="Kalhous, David" w:date="2018-02-21T14:37:00Z" w:initials="KD">
    <w:p w14:paraId="1841462E" w14:textId="0E446416" w:rsidR="00AE61CE" w:rsidRPr="00305896" w:rsidRDefault="00AE61CE">
      <w:pPr>
        <w:pStyle w:val="Textkomente"/>
        <w:rPr>
          <w:lang w:val="it-IT"/>
        </w:rPr>
      </w:pPr>
      <w:r>
        <w:rPr>
          <w:lang w:val="it-IT"/>
        </w:rPr>
        <w:t xml:space="preserve">M, f. </w:t>
      </w:r>
      <w:r>
        <w:rPr>
          <w:rStyle w:val="Odkaznakoment"/>
        </w:rPr>
        <w:annotationRef/>
      </w:r>
      <w:r>
        <w:rPr>
          <w:lang w:val="it-IT"/>
        </w:rPr>
        <w:t>84v</w:t>
      </w:r>
    </w:p>
  </w:comment>
  <w:comment w:id="179" w:author="Kalhous, David" w:date="2018-02-21T14:57:00Z" w:initials="KD">
    <w:p w14:paraId="1ECBEE2B" w14:textId="0B9B83A7" w:rsidR="00AE61CE" w:rsidRPr="001F1235" w:rsidRDefault="00AE61CE">
      <w:pPr>
        <w:pStyle w:val="Textkomente"/>
        <w:rPr>
          <w:lang w:val="it-IT"/>
        </w:rPr>
      </w:pPr>
      <w:r w:rsidRPr="00F00E6D">
        <w:rPr>
          <w:lang w:val="it-IT"/>
        </w:rPr>
        <w:t xml:space="preserve">M, f. </w:t>
      </w:r>
      <w:r>
        <w:rPr>
          <w:rStyle w:val="Odkaznakoment"/>
        </w:rPr>
        <w:annotationRef/>
      </w:r>
      <w:r w:rsidRPr="00F00E6D">
        <w:rPr>
          <w:lang w:val="it-IT"/>
        </w:rPr>
        <w:t>85r</w:t>
      </w:r>
    </w:p>
  </w:comment>
  <w:comment w:id="180" w:author="Kalhous, David" w:date="2018-02-21T16:14:00Z" w:initials="KD">
    <w:p w14:paraId="0941B0F1" w14:textId="09C33BE4" w:rsidR="00AE61CE" w:rsidRPr="001F1235" w:rsidRDefault="00AE61CE">
      <w:pPr>
        <w:pStyle w:val="Textkomente"/>
        <w:rPr>
          <w:lang w:val="it-IT"/>
        </w:rPr>
      </w:pPr>
      <w:r w:rsidRPr="00F00E6D">
        <w:rPr>
          <w:lang w:val="it-IT"/>
        </w:rPr>
        <w:t xml:space="preserve">M, f. </w:t>
      </w:r>
      <w:r>
        <w:rPr>
          <w:rStyle w:val="Odkaznakoment"/>
        </w:rPr>
        <w:annotationRef/>
      </w:r>
      <w:r w:rsidRPr="00F00E6D">
        <w:rPr>
          <w:lang w:val="it-IT"/>
        </w:rPr>
        <w:t>85v</w:t>
      </w:r>
    </w:p>
  </w:comment>
  <w:comment w:id="181" w:author="Kalhous, David" w:date="2017-12-11T21:46:00Z" w:initials="KD">
    <w:p w14:paraId="4B67036D" w14:textId="68165843" w:rsidR="00AE61CE" w:rsidRPr="00FB2DB2" w:rsidRDefault="00AE61CE">
      <w:pPr>
        <w:pStyle w:val="Textkomente"/>
      </w:pPr>
      <w:r>
        <w:rPr>
          <w:rStyle w:val="Odkaznakoment"/>
        </w:rPr>
        <w:annotationRef/>
      </w:r>
      <w:r>
        <w:rPr>
          <w:lang w:val="it-IT"/>
        </w:rPr>
        <w:t xml:space="preserve">M, f. </w:t>
      </w:r>
      <w:r w:rsidRPr="00407A50">
        <w:rPr>
          <w:lang w:val="it-IT"/>
        </w:rPr>
        <w:t xml:space="preserve">86v PROFESSIO FIDE EPISCOPORUM VUORMATIAM. </w:t>
      </w:r>
      <w:r w:rsidRPr="00FB2DB2">
        <w:t>(Initiale C; Cap. in marg.)</w:t>
      </w:r>
    </w:p>
  </w:comment>
  <w:comment w:id="182" w:author="Kalhous, David" w:date="2018-02-21T16:52:00Z" w:initials="KD">
    <w:p w14:paraId="40EA389D" w14:textId="09C370F7" w:rsidR="00AE61CE" w:rsidRDefault="00AE61CE">
      <w:pPr>
        <w:pStyle w:val="Textkomente"/>
      </w:pPr>
      <w:r>
        <w:rPr>
          <w:rStyle w:val="Odkaznakoment"/>
        </w:rPr>
        <w:annotationRef/>
      </w:r>
      <w:r>
        <w:t>Fehlt in H</w:t>
      </w:r>
    </w:p>
  </w:comment>
  <w:comment w:id="183" w:author="Kalhous, David" w:date="2018-02-21T16:54:00Z" w:initials="KD">
    <w:p w14:paraId="26F8FC5B" w14:textId="5A37E722" w:rsidR="00AE61CE" w:rsidRPr="00FB2DB2" w:rsidRDefault="00AE61CE">
      <w:pPr>
        <w:pStyle w:val="Textkomente"/>
        <w:rPr>
          <w:lang w:val="fr-FR"/>
        </w:rPr>
      </w:pPr>
      <w:r>
        <w:rPr>
          <w:rStyle w:val="Odkaznakoment"/>
        </w:rPr>
        <w:annotationRef/>
      </w:r>
      <w:r w:rsidRPr="00FB2DB2">
        <w:rPr>
          <w:lang w:val="fr-FR"/>
        </w:rPr>
        <w:t>Fehlt in H</w:t>
      </w:r>
    </w:p>
  </w:comment>
  <w:comment w:id="184" w:author="Kalhous, David" w:date="2018-02-21T16:58:00Z" w:initials="KD">
    <w:p w14:paraId="2DAADD31" w14:textId="1B5F76A9" w:rsidR="00AE61CE" w:rsidRPr="00F00E6D" w:rsidRDefault="00AE61CE">
      <w:pPr>
        <w:pStyle w:val="Textkomente"/>
        <w:rPr>
          <w:lang w:val="fr-FR"/>
        </w:rPr>
      </w:pPr>
      <w:r>
        <w:rPr>
          <w:rStyle w:val="Odkaznakoment"/>
        </w:rPr>
        <w:annotationRef/>
      </w:r>
      <w:r w:rsidRPr="00F00E6D">
        <w:rPr>
          <w:lang w:val="fr-FR"/>
        </w:rPr>
        <w:t>H uterus et virilem coitum non scivit et fecunditate</w:t>
      </w:r>
    </w:p>
  </w:comment>
  <w:comment w:id="185" w:author="Kalhous, David" w:date="2018-02-21T17:25:00Z" w:initials="KD">
    <w:p w14:paraId="000A65BD" w14:textId="21D0B1C9" w:rsidR="00AE61CE" w:rsidRDefault="00AE61CE">
      <w:pPr>
        <w:pStyle w:val="Textkomente"/>
      </w:pPr>
      <w:r>
        <w:rPr>
          <w:rStyle w:val="Odkaznakoment"/>
        </w:rPr>
        <w:annotationRef/>
      </w:r>
      <w:r>
        <w:t>? Neues Hand</w:t>
      </w:r>
    </w:p>
  </w:comment>
  <w:comment w:id="197" w:author="Kalhous, David" w:date="2017-12-11T22:18:00Z" w:initials="KD">
    <w:p w14:paraId="630143F3" w14:textId="0170234C" w:rsidR="00AE61CE" w:rsidRPr="001276BD" w:rsidRDefault="00AE61CE">
      <w:pPr>
        <w:pStyle w:val="Textkomente"/>
        <w:rPr>
          <w:lang w:val="it-IT"/>
        </w:rPr>
      </w:pPr>
      <w:r>
        <w:rPr>
          <w:rStyle w:val="Odkaznakoment"/>
        </w:rPr>
        <w:annotationRef/>
      </w:r>
      <w:r w:rsidRPr="00F00E6D">
        <w:t xml:space="preserve">M, f. 87v II. </w:t>
      </w:r>
      <w:r w:rsidRPr="001276BD">
        <w:rPr>
          <w:lang w:val="it-IT"/>
        </w:rPr>
        <w:t xml:space="preserve">(in marg.) </w:t>
      </w:r>
      <w:r w:rsidRPr="001276BD">
        <w:rPr>
          <w:color w:val="FF0000"/>
          <w:lang w:val="it-IT"/>
        </w:rPr>
        <w:t>Sub qua causa consideratione erga poennitentem</w:t>
      </w:r>
      <w:r w:rsidRPr="001276BD">
        <w:rPr>
          <w:lang w:val="it-IT"/>
        </w:rPr>
        <w:t xml:space="preserve"> sacerdotes fiat.</w:t>
      </w:r>
    </w:p>
  </w:comment>
  <w:comment w:id="198" w:author="Kalhous, David" w:date="2017-12-12T09:53:00Z" w:initials="KD">
    <w:p w14:paraId="06144CDC" w14:textId="50AEB687" w:rsidR="00AE61CE" w:rsidRPr="001276BD" w:rsidRDefault="00AE61CE">
      <w:pPr>
        <w:pStyle w:val="Textkomente"/>
        <w:rPr>
          <w:lang w:val="it-IT"/>
        </w:rPr>
      </w:pPr>
      <w:r>
        <w:rPr>
          <w:rStyle w:val="Odkaznakoment"/>
        </w:rPr>
        <w:annotationRef/>
      </w:r>
      <w:r w:rsidRPr="001276BD">
        <w:rPr>
          <w:lang w:val="it-IT"/>
        </w:rPr>
        <w:t xml:space="preserve">M, f. 88r III. (in marg.) </w:t>
      </w:r>
      <w:r w:rsidRPr="001276BD">
        <w:rPr>
          <w:color w:val="FF0000"/>
          <w:lang w:val="it-IT"/>
        </w:rPr>
        <w:t>Qui odii meditatione paganum occidit.</w:t>
      </w:r>
    </w:p>
  </w:comment>
  <w:comment w:id="200" w:author="Kalhous, David" w:date="2017-12-12T09:54:00Z" w:initials="KD">
    <w:p w14:paraId="4D48C7B3" w14:textId="7EBF300C" w:rsidR="00AE61CE" w:rsidRPr="001276BD" w:rsidRDefault="00AE61CE">
      <w:pPr>
        <w:pStyle w:val="Textkomente"/>
        <w:rPr>
          <w:color w:val="FF0000"/>
          <w:lang w:val="fr-FR"/>
        </w:rPr>
      </w:pPr>
      <w:r>
        <w:rPr>
          <w:rStyle w:val="Odkaznakoment"/>
        </w:rPr>
        <w:annotationRef/>
      </w:r>
      <w:r w:rsidRPr="001276BD">
        <w:rPr>
          <w:lang w:val="it-IT"/>
        </w:rPr>
        <w:t xml:space="preserve">M, f. 88r IIII. (in marg.) </w:t>
      </w:r>
      <w:r w:rsidRPr="001276BD">
        <w:rPr>
          <w:color w:val="FF0000"/>
          <w:lang w:val="fr-FR"/>
        </w:rPr>
        <w:t>De eo, qui insaniens hominem occiderit.</w:t>
      </w:r>
    </w:p>
  </w:comment>
  <w:comment w:id="201" w:author="Kalhous, David" w:date="2017-12-12T09:55:00Z" w:initials="KD">
    <w:p w14:paraId="7B7915B2" w14:textId="4CB31984" w:rsidR="00AE61CE" w:rsidRPr="001276BD" w:rsidRDefault="00AE61CE">
      <w:pPr>
        <w:pStyle w:val="Textkomente"/>
        <w:rPr>
          <w:color w:val="FF0000"/>
          <w:lang w:val="fr-FR"/>
        </w:rPr>
      </w:pPr>
      <w:r>
        <w:rPr>
          <w:rStyle w:val="Odkaznakoment"/>
        </w:rPr>
        <w:annotationRef/>
      </w:r>
      <w:r w:rsidRPr="001276BD">
        <w:rPr>
          <w:lang w:val="fr-FR"/>
        </w:rPr>
        <w:t xml:space="preserve">M, f. 88r V. (in marg.) </w:t>
      </w:r>
      <w:r w:rsidRPr="001276BD">
        <w:rPr>
          <w:color w:val="FF0000"/>
          <w:lang w:val="fr-FR"/>
        </w:rPr>
        <w:t>De eo, qui arborem incidit et operi necessario insistit et dum aliquis veniens subtus interimitur.</w:t>
      </w:r>
    </w:p>
  </w:comment>
  <w:comment w:id="202" w:author="Kalhous, David" w:date="2017-12-12T09:57:00Z" w:initials="KD">
    <w:p w14:paraId="599D43D1" w14:textId="3F69DADB" w:rsidR="00AE61CE" w:rsidRPr="001276BD" w:rsidRDefault="00AE61CE">
      <w:pPr>
        <w:pStyle w:val="Textkomente"/>
        <w:rPr>
          <w:lang w:val="fr-FR"/>
        </w:rPr>
      </w:pPr>
      <w:r>
        <w:rPr>
          <w:rStyle w:val="Odkaznakoment"/>
        </w:rPr>
        <w:annotationRef/>
      </w:r>
      <w:r w:rsidRPr="00F00E6D">
        <w:rPr>
          <w:lang w:val="it-IT"/>
        </w:rPr>
        <w:t xml:space="preserve">M, f. 88v VI. (in marg.) </w:t>
      </w:r>
      <w:r w:rsidRPr="001276BD">
        <w:rPr>
          <w:color w:val="FF0000"/>
          <w:lang w:val="fr-FR"/>
        </w:rPr>
        <w:t>D</w:t>
      </w:r>
      <w:r w:rsidRPr="001276BD">
        <w:rPr>
          <w:lang w:val="fr-FR"/>
        </w:rPr>
        <w:t>e reditu vero ecclesiae et de oblatione fidelium.</w:t>
      </w:r>
    </w:p>
  </w:comment>
  <w:comment w:id="203" w:author="Kalhous, David" w:date="2017-12-12T09:57:00Z" w:initials="KD">
    <w:p w14:paraId="5AFDE39E" w14:textId="637485AB" w:rsidR="00AE61CE" w:rsidRPr="00F00E6D" w:rsidRDefault="00AE61CE">
      <w:pPr>
        <w:pStyle w:val="Textkomente"/>
        <w:rPr>
          <w:lang w:val="fr-FR"/>
        </w:rPr>
      </w:pPr>
      <w:r>
        <w:rPr>
          <w:rStyle w:val="Odkaznakoment"/>
        </w:rPr>
        <w:annotationRef/>
      </w:r>
      <w:r w:rsidRPr="00FB2DB2">
        <w:rPr>
          <w:lang w:val="fr-FR"/>
        </w:rPr>
        <w:t>M, f. 88v VII. (in marg.)</w:t>
      </w:r>
      <w:r w:rsidRPr="00FB2DB2">
        <w:rPr>
          <w:color w:val="FF0000"/>
          <w:lang w:val="fr-FR"/>
        </w:rPr>
        <w:t xml:space="preserve"> </w:t>
      </w:r>
      <w:r w:rsidRPr="00F00E6D">
        <w:rPr>
          <w:color w:val="FF0000"/>
          <w:lang w:val="fr-FR"/>
        </w:rPr>
        <w:t>De sacro baptismate quibus temporibus debeat</w:t>
      </w:r>
      <w:r w:rsidRPr="00F00E6D">
        <w:rPr>
          <w:lang w:val="fr-FR"/>
        </w:rPr>
        <w:t xml:space="preserve"> esse.</w:t>
      </w:r>
    </w:p>
  </w:comment>
  <w:comment w:id="204" w:author="Kalhous, David" w:date="2017-12-12T09:58:00Z" w:initials="KD">
    <w:p w14:paraId="0838D408" w14:textId="68A37947" w:rsidR="00AE61CE" w:rsidRPr="001276BD" w:rsidRDefault="00AE61CE">
      <w:pPr>
        <w:pStyle w:val="Textkomente"/>
        <w:rPr>
          <w:lang w:val="it-IT"/>
        </w:rPr>
      </w:pPr>
      <w:r>
        <w:rPr>
          <w:rStyle w:val="Odkaznakoment"/>
        </w:rPr>
        <w:annotationRef/>
      </w:r>
      <w:r w:rsidRPr="001276BD">
        <w:rPr>
          <w:lang w:val="it-IT"/>
        </w:rPr>
        <w:t xml:space="preserve">M, f. 88v VIII. (in marg.) </w:t>
      </w:r>
      <w:r w:rsidRPr="001276BD">
        <w:rPr>
          <w:color w:val="FF0000"/>
          <w:lang w:val="it-IT"/>
        </w:rPr>
        <w:t>In quota generatione fideles iungantur.</w:t>
      </w:r>
    </w:p>
  </w:comment>
  <w:comment w:id="205" w:author="Kalhous, David" w:date="2017-12-12T09:59:00Z" w:initials="KD">
    <w:p w14:paraId="627096AC" w14:textId="05B5BB72" w:rsidR="00AE61CE" w:rsidRPr="001276BD" w:rsidRDefault="00AE61CE">
      <w:pPr>
        <w:pStyle w:val="Textkomente"/>
        <w:rPr>
          <w:color w:val="FF0000"/>
          <w:lang w:val="it-IT"/>
        </w:rPr>
      </w:pPr>
      <w:r>
        <w:rPr>
          <w:rStyle w:val="Odkaznakoment"/>
        </w:rPr>
        <w:annotationRef/>
      </w:r>
      <w:r w:rsidRPr="001276BD">
        <w:rPr>
          <w:lang w:val="it-IT"/>
        </w:rPr>
        <w:t xml:space="preserve">M, f. 88v VIIII. (in marg.) </w:t>
      </w:r>
      <w:r w:rsidRPr="001276BD">
        <w:rPr>
          <w:color w:val="FF0000"/>
          <w:lang w:val="it-IT"/>
        </w:rPr>
        <w:t>De sacerdotibus in fornicationem lapsis.</w:t>
      </w:r>
    </w:p>
  </w:comment>
  <w:comment w:id="206" w:author="Kalhous, David" w:date="2017-12-12T10:04:00Z" w:initials="KD">
    <w:p w14:paraId="2702BFC8" w14:textId="200C20C1" w:rsidR="00AE61CE" w:rsidRPr="001276BD" w:rsidRDefault="00AE61CE">
      <w:pPr>
        <w:pStyle w:val="Textkomente"/>
        <w:rPr>
          <w:lang w:val="it-IT"/>
        </w:rPr>
      </w:pPr>
      <w:r>
        <w:rPr>
          <w:rStyle w:val="Odkaznakoment"/>
        </w:rPr>
        <w:annotationRef/>
      </w:r>
      <w:r w:rsidRPr="001276BD">
        <w:rPr>
          <w:lang w:val="it-IT"/>
        </w:rPr>
        <w:t>M, f. 89r</w:t>
      </w:r>
      <w:r>
        <w:rPr>
          <w:lang w:val="it-IT"/>
        </w:rPr>
        <w:t xml:space="preserve"> </w:t>
      </w:r>
      <w:r w:rsidRPr="001276BD">
        <w:rPr>
          <w:lang w:val="it-IT"/>
        </w:rPr>
        <w:t xml:space="preserve">(in marg.) </w:t>
      </w:r>
      <w:r w:rsidRPr="001276BD">
        <w:rPr>
          <w:color w:val="FF0000"/>
          <w:lang w:val="it-IT"/>
        </w:rPr>
        <w:t xml:space="preserve">De sacerdotibus, quibus crimen fornicationis imping… </w:t>
      </w:r>
      <w:r w:rsidRPr="001276BD">
        <w:rPr>
          <w:lang w:val="it-IT"/>
        </w:rPr>
        <w:t>(verwischt)</w:t>
      </w:r>
    </w:p>
  </w:comment>
  <w:comment w:id="207" w:author="Kalhous, David" w:date="2017-12-12T10:05:00Z" w:initials="KD">
    <w:p w14:paraId="6D22F49C" w14:textId="21070E2C" w:rsidR="00AE61CE" w:rsidRPr="001276BD" w:rsidRDefault="00AE61CE">
      <w:pPr>
        <w:pStyle w:val="Textkomente"/>
        <w:rPr>
          <w:lang w:val="fr-FR"/>
        </w:rPr>
      </w:pPr>
      <w:r>
        <w:rPr>
          <w:rStyle w:val="Odkaznakoment"/>
        </w:rPr>
        <w:annotationRef/>
      </w:r>
      <w:r w:rsidRPr="00F00E6D">
        <w:rPr>
          <w:lang w:val="it-IT"/>
        </w:rPr>
        <w:t xml:space="preserve">M, f. 89r XI (in marg.) </w:t>
      </w:r>
      <w:r w:rsidRPr="001276BD">
        <w:rPr>
          <w:color w:val="FF0000"/>
          <w:lang w:val="fr-FR"/>
        </w:rPr>
        <w:t xml:space="preserve">De feminis sacro …lamin. Consecratis </w:t>
      </w:r>
      <w:r w:rsidRPr="001276BD">
        <w:rPr>
          <w:lang w:val="fr-FR"/>
        </w:rPr>
        <w:t>(verwischt)</w:t>
      </w:r>
    </w:p>
  </w:comment>
  <w:comment w:id="208" w:author="Kalhous, David" w:date="2017-12-12T10:14:00Z" w:initials="KD">
    <w:p w14:paraId="3A3DE88E" w14:textId="6E02EEE5" w:rsidR="00AE61CE" w:rsidRPr="001276BD" w:rsidRDefault="00AE61CE">
      <w:pPr>
        <w:pStyle w:val="Textkomente"/>
        <w:rPr>
          <w:lang w:val="it-IT"/>
        </w:rPr>
      </w:pPr>
      <w:r>
        <w:rPr>
          <w:rStyle w:val="Odkaznakoment"/>
        </w:rPr>
        <w:annotationRef/>
      </w:r>
      <w:r w:rsidRPr="001276BD">
        <w:rPr>
          <w:lang w:val="it-IT"/>
        </w:rPr>
        <w:t xml:space="preserve">M, f. 89r XII (in marg.) </w:t>
      </w:r>
      <w:r w:rsidRPr="001276BD">
        <w:rPr>
          <w:color w:val="FF0000"/>
          <w:lang w:val="it-IT"/>
        </w:rPr>
        <w:t>V</w:t>
      </w:r>
      <w:r w:rsidRPr="001276BD">
        <w:rPr>
          <w:lang w:val="it-IT"/>
        </w:rPr>
        <w:t>idua quidem, quę sacrum velamen capiti inposuerit.</w:t>
      </w:r>
    </w:p>
  </w:comment>
  <w:comment w:id="209" w:author="Kalhous, David" w:date="2017-12-12T10:15:00Z" w:initials="KD">
    <w:p w14:paraId="58250EC9" w14:textId="31A888E6" w:rsidR="00AE61CE" w:rsidRPr="00985ED3" w:rsidRDefault="00AE61CE">
      <w:pPr>
        <w:pStyle w:val="Textkomente"/>
      </w:pPr>
      <w:r>
        <w:rPr>
          <w:rStyle w:val="Odkaznakoment"/>
        </w:rPr>
        <w:annotationRef/>
      </w:r>
      <w:r w:rsidRPr="006E2D15">
        <w:rPr>
          <w:lang w:val="sv-SE"/>
        </w:rPr>
        <w:t xml:space="preserve">M, f. 89r XIII (in marg.) </w:t>
      </w:r>
      <w:r w:rsidRPr="006E2D15">
        <w:rPr>
          <w:color w:val="FF0000"/>
          <w:lang w:val="sv-SE"/>
        </w:rPr>
        <w:t>De ??? ???</w:t>
      </w:r>
      <w:r w:rsidRPr="006E2D15">
        <w:rPr>
          <w:lang w:val="sv-SE"/>
        </w:rPr>
        <w:t xml:space="preserve"> </w:t>
      </w:r>
      <w:r w:rsidRPr="00985ED3">
        <w:t>(verwischt)</w:t>
      </w:r>
    </w:p>
  </w:comment>
  <w:comment w:id="210" w:author="Kalhous, David" w:date="2017-12-12T10:19:00Z" w:initials="KD">
    <w:p w14:paraId="138D274A" w14:textId="7A0640E8" w:rsidR="00AE61CE" w:rsidRPr="003D0813" w:rsidRDefault="00AE61CE">
      <w:pPr>
        <w:pStyle w:val="Textkomente"/>
      </w:pPr>
      <w:r>
        <w:rPr>
          <w:rStyle w:val="Odkaznakoment"/>
        </w:rPr>
        <w:annotationRef/>
      </w:r>
      <w:r w:rsidRPr="003D0813">
        <w:t xml:space="preserve">M, f. 89v XIII (in marg.) </w:t>
      </w:r>
      <w:r w:rsidRPr="003D0813">
        <w:rPr>
          <w:color w:val="FF0000"/>
        </w:rPr>
        <w:t>De his, qui cum duabus sorroribus fornicaverint. (verwischt)</w:t>
      </w:r>
    </w:p>
  </w:comment>
  <w:comment w:id="211" w:author="Kalhous, David" w:date="2017-12-12T10:21:00Z" w:initials="KD">
    <w:p w14:paraId="669F9089" w14:textId="5CF50E26" w:rsidR="00AE61CE" w:rsidRPr="00F00E6D" w:rsidRDefault="00AE61CE">
      <w:pPr>
        <w:pStyle w:val="Textkomente"/>
      </w:pPr>
      <w:r>
        <w:rPr>
          <w:rStyle w:val="Odkaznakoment"/>
        </w:rPr>
        <w:annotationRef/>
      </w:r>
      <w:r w:rsidRPr="003D0813">
        <w:t xml:space="preserve">M, f. 90r XV (in marg.) </w:t>
      </w:r>
      <w:r w:rsidRPr="00FB2DB2">
        <w:rPr>
          <w:color w:val="FF0000"/>
        </w:rPr>
        <w:t>De eo, qui cum commatre  spiritali fornicatus fuerit.</w:t>
      </w:r>
      <w:r w:rsidRPr="00FB2DB2">
        <w:t xml:space="preserve"> </w:t>
      </w:r>
      <w:r w:rsidRPr="00F00E6D">
        <w:t>(verwischt)</w:t>
      </w:r>
    </w:p>
  </w:comment>
  <w:comment w:id="212" w:author="Kalhous, David" w:date="2017-12-12T10:22:00Z" w:initials="KD">
    <w:p w14:paraId="402CAA09" w14:textId="19155735" w:rsidR="00AE61CE" w:rsidRDefault="00AE61CE">
      <w:pPr>
        <w:pStyle w:val="Textkomente"/>
      </w:pPr>
      <w:r>
        <w:rPr>
          <w:rStyle w:val="Odkaznakoment"/>
        </w:rPr>
        <w:annotationRef/>
      </w:r>
      <w:r w:rsidRPr="00F00E6D">
        <w:t xml:space="preserve">M, f. 90r XVI (in marg.) </w:t>
      </w:r>
      <w:r w:rsidRPr="005233A8">
        <w:rPr>
          <w:color w:val="FF0000"/>
        </w:rPr>
        <w:t xml:space="preserve">De …. sponte occ…erit </w:t>
      </w:r>
      <w:r>
        <w:t>(verwischt)</w:t>
      </w:r>
    </w:p>
  </w:comment>
  <w:comment w:id="213" w:author="Kalhous, David" w:date="2017-12-12T10:29:00Z" w:initials="KD">
    <w:p w14:paraId="62BF420E" w14:textId="68EB2796" w:rsidR="00AE61CE" w:rsidRPr="001276BD" w:rsidRDefault="00AE61CE">
      <w:pPr>
        <w:pStyle w:val="Textkomente"/>
      </w:pPr>
      <w:r>
        <w:rPr>
          <w:rStyle w:val="Odkaznakoment"/>
        </w:rPr>
        <w:annotationRef/>
      </w:r>
      <w:r w:rsidRPr="001276BD">
        <w:t xml:space="preserve">M, f. 90v XVII (in marg.) </w:t>
      </w:r>
      <w:r w:rsidRPr="001276BD">
        <w:rPr>
          <w:color w:val="FF0000"/>
        </w:rPr>
        <w:t>De his, qui pro diversis erratibus poenitentię subierint.</w:t>
      </w:r>
    </w:p>
  </w:comment>
  <w:comment w:id="214" w:author="Kalhous, David" w:date="2017-12-12T10:30:00Z" w:initials="KD">
    <w:p w14:paraId="283BC964" w14:textId="5E821CBA" w:rsidR="00AE61CE" w:rsidRDefault="00AE61CE">
      <w:pPr>
        <w:pStyle w:val="Textkomente"/>
      </w:pPr>
      <w:r>
        <w:rPr>
          <w:rStyle w:val="Odkaznakoment"/>
        </w:rPr>
        <w:annotationRef/>
      </w:r>
      <w:r w:rsidRPr="00621632">
        <w:t xml:space="preserve">M, f. </w:t>
      </w:r>
      <w:r>
        <w:t>90v</w:t>
      </w:r>
      <w:r w:rsidRPr="00621632">
        <w:t xml:space="preserve"> X</w:t>
      </w:r>
      <w:r>
        <w:t>VII</w:t>
      </w:r>
      <w:r w:rsidRPr="00621632">
        <w:t>I (in marg.)</w:t>
      </w:r>
      <w:r>
        <w:t xml:space="preserve"> </w:t>
      </w:r>
      <w:r w:rsidRPr="00607CC7">
        <w:rPr>
          <w:color w:val="FF0000"/>
        </w:rPr>
        <w:t>De mulieribus, qu…….</w:t>
      </w:r>
      <w:r>
        <w:t xml:space="preserve"> (verwischt)</w:t>
      </w:r>
    </w:p>
  </w:comment>
  <w:comment w:id="215" w:author="Kalhous, David" w:date="2017-12-12T10:30:00Z" w:initials="KD">
    <w:p w14:paraId="2AC7639A" w14:textId="13CA3F98" w:rsidR="00AE61CE" w:rsidRPr="001276BD" w:rsidRDefault="00AE61CE">
      <w:pPr>
        <w:pStyle w:val="Textkomente"/>
        <w:rPr>
          <w:lang w:val="it-IT"/>
        </w:rPr>
      </w:pPr>
      <w:r>
        <w:rPr>
          <w:rStyle w:val="Odkaznakoment"/>
        </w:rPr>
        <w:annotationRef/>
      </w:r>
      <w:r w:rsidRPr="00607CC7">
        <w:t>M, f. 90v XVII</w:t>
      </w:r>
      <w:r>
        <w:t>II</w:t>
      </w:r>
      <w:r w:rsidRPr="00607CC7">
        <w:t xml:space="preserve"> (in marg.)</w:t>
      </w:r>
      <w:r>
        <w:t xml:space="preserve"> </w:t>
      </w:r>
      <w:r w:rsidRPr="001276BD">
        <w:rPr>
          <w:color w:val="FF0000"/>
          <w:lang w:val="it-IT"/>
        </w:rPr>
        <w:t xml:space="preserve">De quo, qui viduam in matrimonio .u susceperit …. </w:t>
      </w:r>
      <w:r w:rsidRPr="001276BD">
        <w:rPr>
          <w:lang w:val="it-IT"/>
        </w:rPr>
        <w:t>(verwischt)</w:t>
      </w:r>
    </w:p>
  </w:comment>
  <w:comment w:id="216" w:author="Kalhous, David" w:date="2017-12-12T11:40:00Z" w:initials="KD">
    <w:p w14:paraId="16D3D8A6" w14:textId="391831FB" w:rsidR="00AE61CE" w:rsidRPr="00BA4684" w:rsidRDefault="00AE61CE">
      <w:pPr>
        <w:pStyle w:val="Textkomente"/>
      </w:pPr>
      <w:r>
        <w:rPr>
          <w:rStyle w:val="Odkaznakoment"/>
        </w:rPr>
        <w:annotationRef/>
      </w:r>
      <w:r w:rsidRPr="001276BD">
        <w:rPr>
          <w:lang w:val="it-IT"/>
        </w:rPr>
        <w:t xml:space="preserve">M, f. 91r XX (in marg.) </w:t>
      </w:r>
      <w:r w:rsidRPr="00BA4684">
        <w:rPr>
          <w:color w:val="FF0000"/>
        </w:rPr>
        <w:t xml:space="preserve">….tibus … septem …. traditis </w:t>
      </w:r>
      <w:r w:rsidRPr="00BA4684">
        <w:t>(verwischt)</w:t>
      </w:r>
    </w:p>
  </w:comment>
  <w:comment w:id="217" w:author="Kalhous, David" w:date="2017-12-12T11:41:00Z" w:initials="KD">
    <w:p w14:paraId="70424AD7" w14:textId="76636F3F" w:rsidR="00AE61CE" w:rsidRPr="003D0813" w:rsidRDefault="00AE61CE">
      <w:pPr>
        <w:pStyle w:val="Textkomente"/>
      </w:pPr>
      <w:r>
        <w:rPr>
          <w:rStyle w:val="Odkaznakoment"/>
        </w:rPr>
        <w:annotationRef/>
      </w:r>
      <w:r w:rsidRPr="003D0813">
        <w:t>M, f. 91r XXI (in marg.)</w:t>
      </w:r>
    </w:p>
  </w:comment>
  <w:comment w:id="218" w:author="Kalhous, David" w:date="2017-12-12T11:48:00Z" w:initials="KD">
    <w:p w14:paraId="5FAFB241" w14:textId="0BE406E7" w:rsidR="00AE61CE" w:rsidRPr="003D0813" w:rsidRDefault="00AE61CE">
      <w:pPr>
        <w:pStyle w:val="Textkomente"/>
      </w:pPr>
      <w:r>
        <w:rPr>
          <w:rStyle w:val="Odkaznakoment"/>
        </w:rPr>
        <w:annotationRef/>
      </w:r>
      <w:r w:rsidRPr="003D0813">
        <w:t xml:space="preserve">M, f. 91v XXII (in marg.) </w:t>
      </w:r>
      <w:r w:rsidRPr="003D0813">
        <w:rPr>
          <w:color w:val="FF0000"/>
        </w:rPr>
        <w:t xml:space="preserve">De leprosis fidelibus si participare do… re… delibeant. </w:t>
      </w:r>
      <w:r w:rsidRPr="003D0813">
        <w:t>(verwischt)</w:t>
      </w:r>
    </w:p>
  </w:comment>
  <w:comment w:id="219" w:author="Kalhous, David" w:date="2017-12-12T11:49:00Z" w:initials="KD">
    <w:p w14:paraId="63A15810" w14:textId="2D04F21E" w:rsidR="00AE61CE" w:rsidRPr="001276BD" w:rsidRDefault="00AE61CE">
      <w:pPr>
        <w:pStyle w:val="Textkomente"/>
        <w:rPr>
          <w:color w:val="FF0000"/>
          <w:lang w:val="it-IT"/>
        </w:rPr>
      </w:pPr>
      <w:r>
        <w:rPr>
          <w:rStyle w:val="Odkaznakoment"/>
        </w:rPr>
        <w:annotationRef/>
      </w:r>
      <w:r w:rsidRPr="003D0813">
        <w:t xml:space="preserve">M, f. 91v XXIII (in marg.) </w:t>
      </w:r>
      <w:r w:rsidRPr="001276BD">
        <w:rPr>
          <w:color w:val="FF0000"/>
          <w:lang w:val="it-IT"/>
        </w:rPr>
        <w:t>Ut nulli episcopo liceat synodo deesse</w:t>
      </w:r>
    </w:p>
  </w:comment>
  <w:comment w:id="220" w:author="Kalhous, David" w:date="2017-12-12T11:50:00Z" w:initials="KD">
    <w:p w14:paraId="0068A02A" w14:textId="1E146BE7" w:rsidR="00AE61CE" w:rsidRPr="00FB2DB2" w:rsidRDefault="00AE61CE">
      <w:pPr>
        <w:pStyle w:val="Textkomente"/>
        <w:rPr>
          <w:lang w:val="en-US"/>
        </w:rPr>
      </w:pPr>
      <w:r>
        <w:rPr>
          <w:rStyle w:val="Odkaznakoment"/>
        </w:rPr>
        <w:annotationRef/>
      </w:r>
      <w:r w:rsidRPr="001276BD">
        <w:rPr>
          <w:lang w:val="it-IT"/>
        </w:rPr>
        <w:t xml:space="preserve">M, f. 91v XXIIII (in marg.) </w:t>
      </w:r>
      <w:r w:rsidRPr="00FB2DB2">
        <w:rPr>
          <w:color w:val="FF0000"/>
          <w:lang w:val="en-US"/>
        </w:rPr>
        <w:t>Ut nullus secularium ecclesiam aut clercium</w:t>
      </w:r>
      <w:r w:rsidRPr="00FB2DB2">
        <w:rPr>
          <w:lang w:val="en-US"/>
        </w:rPr>
        <w:t xml:space="preserve"> </w:t>
      </w:r>
      <w:r w:rsidRPr="00FB2DB2">
        <w:rPr>
          <w:vertAlign w:val="superscript"/>
          <w:lang w:val="en-US"/>
        </w:rPr>
        <w:t>fatigare presumat.</w:t>
      </w:r>
    </w:p>
  </w:comment>
  <w:comment w:id="221" w:author="Kalhous, David" w:date="2017-12-12T11:51:00Z" w:initials="KD">
    <w:p w14:paraId="115CDAF9" w14:textId="1B80EFC7" w:rsidR="00AE61CE" w:rsidRPr="001276BD" w:rsidRDefault="00AE61CE">
      <w:pPr>
        <w:pStyle w:val="Textkomente"/>
      </w:pPr>
      <w:r>
        <w:rPr>
          <w:rStyle w:val="Odkaznakoment"/>
        </w:rPr>
        <w:annotationRef/>
      </w:r>
      <w:r w:rsidRPr="00F00E6D">
        <w:rPr>
          <w:lang w:val="en-US"/>
        </w:rPr>
        <w:t>M, f. 91v XXV (in marg.)</w:t>
      </w:r>
      <w:r w:rsidRPr="00F00E6D">
        <w:rPr>
          <w:color w:val="FF0000"/>
          <w:lang w:val="en-US"/>
        </w:rPr>
        <w:t xml:space="preserve"> De his, qui  per odium ad p….</w:t>
      </w:r>
      <w:r w:rsidRPr="00F00E6D">
        <w:rPr>
          <w:lang w:val="en-US"/>
        </w:rPr>
        <w:t xml:space="preserve">. </w:t>
      </w:r>
      <w:r w:rsidRPr="001276BD">
        <w:t>(verwischt)</w:t>
      </w:r>
    </w:p>
  </w:comment>
  <w:comment w:id="222" w:author="Kalhous, David" w:date="2017-12-12T12:07:00Z" w:initials="KD">
    <w:p w14:paraId="618DDAE3" w14:textId="5175C1E1" w:rsidR="00AE61CE" w:rsidRPr="001276BD" w:rsidRDefault="00AE61CE">
      <w:pPr>
        <w:pStyle w:val="Textkomente"/>
        <w:rPr>
          <w:lang w:val="fr-FR"/>
        </w:rPr>
      </w:pPr>
      <w:r>
        <w:rPr>
          <w:rStyle w:val="Odkaznakoment"/>
        </w:rPr>
        <w:annotationRef/>
      </w:r>
      <w:r w:rsidRPr="001276BD">
        <w:t xml:space="preserve">M, f. 91v/92r XXVI (in marg.) </w:t>
      </w:r>
      <w:r w:rsidRPr="001276BD">
        <w:rPr>
          <w:color w:val="FF0000"/>
          <w:lang w:val="fr-FR"/>
        </w:rPr>
        <w:t>De clericis qui s.e</w:t>
      </w:r>
      <w:r w:rsidRPr="001276BD">
        <w:rPr>
          <w:vertAlign w:val="superscript"/>
          <w:lang w:val="fr-FR"/>
        </w:rPr>
        <w:t>ne</w:t>
      </w:r>
      <w:r w:rsidRPr="001276BD">
        <w:rPr>
          <w:lang w:val="fr-FR"/>
        </w:rPr>
        <w:t xml:space="preserve"> e</w:t>
      </w:r>
      <w:r w:rsidRPr="001276BD">
        <w:rPr>
          <w:color w:val="FF0000"/>
          <w:lang w:val="fr-FR"/>
        </w:rPr>
        <w:t>pistula sui pontifices pficis euntur</w:t>
      </w:r>
    </w:p>
  </w:comment>
  <w:comment w:id="223" w:author="Kalhous, David" w:date="2017-12-12T12:14:00Z" w:initials="KD">
    <w:p w14:paraId="2D9BC415" w14:textId="3EA52A4D" w:rsidR="00AE61CE" w:rsidRPr="00FB2DB2" w:rsidRDefault="00AE61CE">
      <w:pPr>
        <w:pStyle w:val="Textkomente"/>
        <w:rPr>
          <w:lang w:val="fr-FR"/>
        </w:rPr>
      </w:pPr>
      <w:r>
        <w:rPr>
          <w:rStyle w:val="Odkaznakoment"/>
        </w:rPr>
        <w:annotationRef/>
      </w:r>
      <w:r w:rsidRPr="001276BD">
        <w:rPr>
          <w:lang w:val="fr-FR"/>
        </w:rPr>
        <w:t xml:space="preserve">M, f. 92r XXVII (in marg.) </w:t>
      </w:r>
      <w:r w:rsidRPr="001276BD">
        <w:rPr>
          <w:color w:val="FF0000"/>
          <w:lang w:val="fr-FR"/>
        </w:rPr>
        <w:t>De his, qui servos suos iudicibus non iudicantibus necant.</w:t>
      </w:r>
      <w:r w:rsidRPr="001276BD">
        <w:rPr>
          <w:lang w:val="fr-FR"/>
        </w:rPr>
        <w:t xml:space="preserve"> </w:t>
      </w:r>
      <w:r w:rsidRPr="00FB2DB2">
        <w:rPr>
          <w:lang w:val="fr-FR"/>
        </w:rPr>
        <w:t>(verwischt)</w:t>
      </w:r>
    </w:p>
  </w:comment>
  <w:comment w:id="224" w:author="Kalhous, David" w:date="2017-12-12T12:15:00Z" w:initials="KD">
    <w:p w14:paraId="6154B4CC" w14:textId="5C6DA137" w:rsidR="00AE61CE" w:rsidRPr="00FB2DB2" w:rsidRDefault="00AE61CE">
      <w:pPr>
        <w:pStyle w:val="Textkomente"/>
        <w:rPr>
          <w:lang w:val="fr-FR"/>
        </w:rPr>
      </w:pPr>
      <w:r>
        <w:rPr>
          <w:rStyle w:val="Odkaznakoment"/>
        </w:rPr>
        <w:annotationRef/>
      </w:r>
      <w:r w:rsidRPr="00FB2DB2">
        <w:rPr>
          <w:lang w:val="fr-FR"/>
        </w:rPr>
        <w:t>In M, f. 92r fehlt</w:t>
      </w:r>
    </w:p>
  </w:comment>
  <w:comment w:id="225" w:author="Kalhous, David" w:date="2017-12-12T12:15:00Z" w:initials="KD">
    <w:p w14:paraId="74CE9F4E" w14:textId="2B848A01" w:rsidR="00AE61CE" w:rsidRPr="001276BD" w:rsidRDefault="00AE61CE">
      <w:pPr>
        <w:pStyle w:val="Textkomente"/>
        <w:rPr>
          <w:lang w:val="it-IT"/>
        </w:rPr>
      </w:pPr>
      <w:r>
        <w:rPr>
          <w:rStyle w:val="Odkaznakoment"/>
        </w:rPr>
        <w:annotationRef/>
      </w:r>
      <w:r w:rsidRPr="001276BD">
        <w:rPr>
          <w:lang w:val="it-IT"/>
        </w:rPr>
        <w:t xml:space="preserve">M, f. 92r XXVII (in marg.) </w:t>
      </w:r>
      <w:r w:rsidRPr="001276BD">
        <w:rPr>
          <w:color w:val="FF0000"/>
          <w:lang w:val="it-IT"/>
        </w:rPr>
        <w:t>De domina, quę zeli caus. ancillam occiderit</w:t>
      </w:r>
    </w:p>
  </w:comment>
  <w:comment w:id="226" w:author="Kalhous, David" w:date="2017-12-12T12:16:00Z" w:initials="KD">
    <w:p w14:paraId="10FC1AF0" w14:textId="7CA107AA" w:rsidR="00AE61CE" w:rsidRPr="001276BD" w:rsidRDefault="00AE61CE">
      <w:pPr>
        <w:pStyle w:val="Textkomente"/>
        <w:rPr>
          <w:color w:val="FF0000"/>
          <w:lang w:val="fr-FR"/>
        </w:rPr>
      </w:pPr>
      <w:r>
        <w:rPr>
          <w:rStyle w:val="Odkaznakoment"/>
        </w:rPr>
        <w:annotationRef/>
      </w:r>
      <w:r w:rsidRPr="001276BD">
        <w:rPr>
          <w:lang w:val="it-IT"/>
        </w:rPr>
        <w:t xml:space="preserve">M, f. 92r XXVIII (in marg.) </w:t>
      </w:r>
      <w:r w:rsidRPr="001276BD">
        <w:rPr>
          <w:color w:val="FF0000"/>
          <w:lang w:val="fr-FR"/>
        </w:rPr>
        <w:t>De episcopis et sacris ceteris ministris</w:t>
      </w:r>
    </w:p>
  </w:comment>
  <w:comment w:id="227" w:author="Kalhous, David" w:date="2017-12-12T12:17:00Z" w:initials="KD">
    <w:p w14:paraId="7637A97B" w14:textId="48AFEFFB" w:rsidR="00AE61CE" w:rsidRPr="001276BD" w:rsidRDefault="00AE61CE">
      <w:pPr>
        <w:pStyle w:val="Textkomente"/>
        <w:rPr>
          <w:color w:val="FF0000"/>
          <w:lang w:val="fr-FR"/>
        </w:rPr>
      </w:pPr>
      <w:r>
        <w:rPr>
          <w:rStyle w:val="Odkaznakoment"/>
        </w:rPr>
        <w:annotationRef/>
      </w:r>
      <w:r w:rsidRPr="001276BD">
        <w:rPr>
          <w:lang w:val="it-IT"/>
        </w:rPr>
        <w:t xml:space="preserve">M, f. 92r XXVIIII (in marg.) </w:t>
      </w:r>
      <w:r w:rsidRPr="001276BD">
        <w:rPr>
          <w:color w:val="FF0000"/>
          <w:lang w:val="fr-FR"/>
        </w:rPr>
        <w:t>De vagis et inobedientibus clericis.</w:t>
      </w:r>
    </w:p>
  </w:comment>
  <w:comment w:id="228" w:author="Kalhous, David" w:date="2017-12-12T12:55:00Z" w:initials="KD">
    <w:p w14:paraId="501F9810" w14:textId="4E5BDAAE" w:rsidR="00AE61CE" w:rsidRPr="00C66DC1" w:rsidRDefault="00AE61CE">
      <w:pPr>
        <w:pStyle w:val="Textkomente"/>
      </w:pPr>
      <w:r>
        <w:rPr>
          <w:rStyle w:val="Odkaznakoment"/>
        </w:rPr>
        <w:annotationRef/>
      </w:r>
      <w:r w:rsidRPr="00F00E6D">
        <w:rPr>
          <w:lang w:val="it-IT"/>
        </w:rPr>
        <w:t xml:space="preserve">M, f. 92v XXX (in marg.) </w:t>
      </w:r>
      <w:r w:rsidRPr="00F00E6D">
        <w:rPr>
          <w:color w:val="FF0000"/>
          <w:lang w:val="it-IT"/>
        </w:rPr>
        <w:t xml:space="preserve">Ut preter episcopum nullus…. </w:t>
      </w:r>
      <w:r w:rsidRPr="00C66DC1">
        <w:t>(verwischt)</w:t>
      </w:r>
    </w:p>
  </w:comment>
  <w:comment w:id="229" w:author="Kalhous, David" w:date="2017-12-12T12:58:00Z" w:initials="KD">
    <w:p w14:paraId="34E119CE" w14:textId="27D5BB06" w:rsidR="00AE61CE" w:rsidRPr="001276BD" w:rsidRDefault="00AE61CE">
      <w:pPr>
        <w:pStyle w:val="Textkomente"/>
        <w:rPr>
          <w:lang w:val="it-IT"/>
        </w:rPr>
      </w:pPr>
      <w:r>
        <w:rPr>
          <w:rStyle w:val="Odkaznakoment"/>
        </w:rPr>
        <w:annotationRef/>
      </w:r>
      <w:r w:rsidRPr="00FB2DB2">
        <w:t xml:space="preserve">M, f. 92v XXXI (in marg.) </w:t>
      </w:r>
      <w:r w:rsidRPr="001276BD">
        <w:rPr>
          <w:color w:val="FF0000"/>
          <w:lang w:val="it-IT"/>
        </w:rPr>
        <w:t>Ut ecclesia cum rebus suis ad episcopum per…. (verwischt)</w:t>
      </w:r>
    </w:p>
  </w:comment>
  <w:comment w:id="230" w:author="Kalhous, David" w:date="2017-12-12T12:59:00Z" w:initials="KD">
    <w:p w14:paraId="4D749518" w14:textId="76864E12" w:rsidR="00AE61CE" w:rsidRPr="001276BD" w:rsidRDefault="00AE61CE">
      <w:pPr>
        <w:pStyle w:val="Textkomente"/>
        <w:rPr>
          <w:lang w:val="it-IT"/>
        </w:rPr>
      </w:pPr>
      <w:r>
        <w:rPr>
          <w:rStyle w:val="Odkaznakoment"/>
        </w:rPr>
        <w:annotationRef/>
      </w:r>
      <w:r w:rsidRPr="001276BD">
        <w:rPr>
          <w:lang w:val="it-IT"/>
        </w:rPr>
        <w:t xml:space="preserve">M, f. 92v XXXII (in marg.) </w:t>
      </w:r>
      <w:r w:rsidRPr="001276BD">
        <w:rPr>
          <w:color w:val="FF0000"/>
          <w:lang w:val="it-IT"/>
        </w:rPr>
        <w:t>De baptismi sacramento</w:t>
      </w:r>
    </w:p>
  </w:comment>
  <w:comment w:id="231" w:author="Kalhous, David" w:date="2017-12-12T13:02:00Z" w:initials="KD">
    <w:p w14:paraId="196DFCD5" w14:textId="47FF2AD7" w:rsidR="00AE61CE" w:rsidRDefault="00AE61CE">
      <w:pPr>
        <w:pStyle w:val="Textkomente"/>
      </w:pPr>
      <w:r>
        <w:rPr>
          <w:rStyle w:val="Odkaznakoment"/>
        </w:rPr>
        <w:annotationRef/>
      </w:r>
      <w:r w:rsidRPr="001276BD">
        <w:rPr>
          <w:lang w:val="it-IT"/>
        </w:rPr>
        <w:t xml:space="preserve">M, f. 93v XXXIII (in marg.) </w:t>
      </w:r>
      <w:r w:rsidRPr="001276BD">
        <w:rPr>
          <w:color w:val="FF0000"/>
          <w:lang w:val="it-IT"/>
        </w:rPr>
        <w:t>D</w:t>
      </w:r>
      <w:r w:rsidRPr="001276BD">
        <w:rPr>
          <w:vertAlign w:val="superscript"/>
          <w:lang w:val="it-IT"/>
        </w:rPr>
        <w:t>N</w:t>
      </w:r>
      <w:r w:rsidRPr="001276BD">
        <w:rPr>
          <w:color w:val="FF0000"/>
          <w:lang w:val="it-IT"/>
        </w:rPr>
        <w:t xml:space="preserve">e sine legitimo acc…… </w:t>
      </w:r>
      <w:r w:rsidRPr="00C66DC1">
        <w:t>(verwischt)</w:t>
      </w:r>
    </w:p>
  </w:comment>
  <w:comment w:id="232" w:author="Kalhous, David" w:date="2017-12-12T13:05:00Z" w:initials="KD">
    <w:p w14:paraId="231B6614" w14:textId="62D13F80" w:rsidR="00AE61CE" w:rsidRPr="001276BD" w:rsidRDefault="00AE61CE">
      <w:pPr>
        <w:pStyle w:val="Textkomente"/>
        <w:rPr>
          <w:lang w:val="fr-FR"/>
        </w:rPr>
      </w:pPr>
      <w:r>
        <w:rPr>
          <w:rStyle w:val="Odkaznakoment"/>
        </w:rPr>
        <w:annotationRef/>
      </w:r>
      <w:r w:rsidRPr="00F00E6D">
        <w:t xml:space="preserve">M, f. 94r XXXIIII (in marg.) </w:t>
      </w:r>
      <w:r w:rsidRPr="001276BD">
        <w:rPr>
          <w:color w:val="FF0000"/>
          <w:lang w:val="fr-FR"/>
        </w:rPr>
        <w:t>De refugis laicis</w:t>
      </w:r>
    </w:p>
  </w:comment>
  <w:comment w:id="233" w:author="Kalhous, David" w:date="2017-12-12T13:06:00Z" w:initials="KD">
    <w:p w14:paraId="14E10AF9" w14:textId="0D78AF03" w:rsidR="00AE61CE" w:rsidRPr="001276BD" w:rsidRDefault="00AE61CE">
      <w:pPr>
        <w:pStyle w:val="Textkomente"/>
        <w:rPr>
          <w:lang w:val="it-IT"/>
        </w:rPr>
      </w:pPr>
      <w:r>
        <w:rPr>
          <w:rStyle w:val="Odkaznakoment"/>
        </w:rPr>
        <w:annotationRef/>
      </w:r>
      <w:r w:rsidRPr="001276BD">
        <w:rPr>
          <w:lang w:val="fr-FR"/>
        </w:rPr>
        <w:t xml:space="preserve">M, f. 94r XXXV (in marg.) </w:t>
      </w:r>
      <w:r w:rsidRPr="001276BD">
        <w:rPr>
          <w:color w:val="FF0000"/>
          <w:lang w:val="it-IT"/>
        </w:rPr>
        <w:t>Ut episcopi et presbyteri non habeant ad venandum</w:t>
      </w:r>
    </w:p>
  </w:comment>
  <w:comment w:id="234" w:author="Kalhous, David" w:date="2017-12-12T13:06:00Z" w:initials="KD">
    <w:p w14:paraId="69DEAE66" w14:textId="38E08A48" w:rsidR="00AE61CE" w:rsidRPr="001276BD" w:rsidRDefault="00AE61CE">
      <w:pPr>
        <w:pStyle w:val="Textkomente"/>
        <w:rPr>
          <w:lang w:val="it-IT"/>
        </w:rPr>
      </w:pPr>
      <w:r>
        <w:rPr>
          <w:rStyle w:val="Odkaznakoment"/>
        </w:rPr>
        <w:annotationRef/>
      </w:r>
      <w:r w:rsidRPr="001276BD">
        <w:rPr>
          <w:lang w:val="it-IT"/>
        </w:rPr>
        <w:t xml:space="preserve">M, f. 94r XXXVI (in marg.) </w:t>
      </w:r>
      <w:r w:rsidRPr="001276BD">
        <w:rPr>
          <w:color w:val="FF0000"/>
          <w:lang w:val="it-IT"/>
        </w:rPr>
        <w:t>De consecranda ecclesia</w:t>
      </w:r>
    </w:p>
  </w:comment>
  <w:comment w:id="235" w:author="Kalhous, David" w:date="2017-12-12T13:08:00Z" w:initials="KD">
    <w:p w14:paraId="1925CFF7" w14:textId="0366AC48" w:rsidR="00AE61CE" w:rsidRPr="001276BD" w:rsidRDefault="00AE61CE">
      <w:pPr>
        <w:pStyle w:val="Textkomente"/>
        <w:rPr>
          <w:lang w:val="it-IT"/>
        </w:rPr>
      </w:pPr>
      <w:r>
        <w:rPr>
          <w:rStyle w:val="Odkaznakoment"/>
        </w:rPr>
        <w:annotationRef/>
      </w:r>
      <w:r w:rsidRPr="001276BD">
        <w:rPr>
          <w:lang w:val="it-IT"/>
        </w:rPr>
        <w:t xml:space="preserve">M, f. 94v XXXVII (in marg.) </w:t>
      </w:r>
      <w:r w:rsidRPr="001276BD">
        <w:rPr>
          <w:color w:val="FF0000"/>
          <w:lang w:val="it-IT"/>
        </w:rPr>
        <w:t>DE ADULTERI.</w:t>
      </w:r>
    </w:p>
  </w:comment>
  <w:comment w:id="236" w:author="Kalhous, David" w:date="2017-12-12T13:09:00Z" w:initials="KD">
    <w:p w14:paraId="51030437" w14:textId="562C8ACD" w:rsidR="00AE61CE" w:rsidRPr="001276BD" w:rsidRDefault="00AE61CE">
      <w:pPr>
        <w:pStyle w:val="Textkomente"/>
        <w:rPr>
          <w:color w:val="FF0000"/>
          <w:lang w:val="it-IT"/>
        </w:rPr>
      </w:pPr>
      <w:r>
        <w:rPr>
          <w:rStyle w:val="Odkaznakoment"/>
        </w:rPr>
        <w:annotationRef/>
      </w:r>
      <w:r w:rsidRPr="001276BD">
        <w:rPr>
          <w:lang w:val="it-IT"/>
        </w:rPr>
        <w:t xml:space="preserve">M, f. 94v XXXVIII (in marg.) </w:t>
      </w:r>
      <w:r w:rsidRPr="001276BD">
        <w:rPr>
          <w:color w:val="FF0000"/>
          <w:lang w:val="it-IT"/>
        </w:rPr>
        <w:t>Quid in sacrificio offeri debeat.</w:t>
      </w:r>
    </w:p>
  </w:comment>
  <w:comment w:id="237" w:author="Kalhous, David" w:date="2017-12-12T13:30:00Z" w:initials="KD">
    <w:p w14:paraId="00F2B9EB" w14:textId="2F8E5A32" w:rsidR="00AE61CE" w:rsidRPr="005921F2" w:rsidRDefault="00AE61CE">
      <w:pPr>
        <w:pStyle w:val="Textkomente"/>
        <w:rPr>
          <w:lang w:val="en-US"/>
        </w:rPr>
      </w:pPr>
      <w:r>
        <w:rPr>
          <w:rStyle w:val="Odkaznakoment"/>
        </w:rPr>
        <w:annotationRef/>
      </w:r>
      <w:r w:rsidRPr="001276BD">
        <w:rPr>
          <w:lang w:val="it-IT"/>
        </w:rPr>
        <w:t xml:space="preserve">M, f. 95r XXXVIIII (in marg.) </w:t>
      </w:r>
      <w:r w:rsidRPr="005921F2">
        <w:rPr>
          <w:color w:val="FF0000"/>
          <w:lang w:val="en-US"/>
        </w:rPr>
        <w:t>De his, que prohibentur presbyteris in ęcclesiasticis</w:t>
      </w:r>
    </w:p>
  </w:comment>
  <w:comment w:id="238" w:author="Kalhous, David" w:date="2017-12-12T13:31:00Z" w:initials="KD">
    <w:p w14:paraId="0192C7B6" w14:textId="2D3F902F" w:rsidR="00AE61CE" w:rsidRPr="001276BD" w:rsidRDefault="00AE61CE">
      <w:pPr>
        <w:pStyle w:val="Textkomente"/>
        <w:rPr>
          <w:lang w:val="fr-FR"/>
        </w:rPr>
      </w:pPr>
      <w:r>
        <w:rPr>
          <w:rStyle w:val="Odkaznakoment"/>
        </w:rPr>
        <w:annotationRef/>
      </w:r>
      <w:r w:rsidRPr="005921F2">
        <w:rPr>
          <w:lang w:val="en-US"/>
        </w:rPr>
        <w:t xml:space="preserve">M, f. 95r XL (in marg.) </w:t>
      </w:r>
      <w:r w:rsidRPr="001276BD">
        <w:rPr>
          <w:color w:val="FF0000"/>
          <w:lang w:val="fr-FR"/>
        </w:rPr>
        <w:t>De incriminatis, qualiter expurgari debeant.</w:t>
      </w:r>
    </w:p>
  </w:comment>
  <w:comment w:id="239" w:author="Kalhous, David" w:date="2017-12-12T13:32:00Z" w:initials="KD">
    <w:p w14:paraId="7A8B15A8" w14:textId="1C00A809" w:rsidR="00AE61CE" w:rsidRPr="001276BD" w:rsidRDefault="00AE61CE">
      <w:pPr>
        <w:pStyle w:val="Textkomente"/>
        <w:rPr>
          <w:color w:val="FF0000"/>
          <w:lang w:val="fr-FR"/>
        </w:rPr>
      </w:pPr>
      <w:r>
        <w:rPr>
          <w:rStyle w:val="Odkaznakoment"/>
        </w:rPr>
        <w:annotationRef/>
      </w:r>
      <w:r w:rsidRPr="001276BD">
        <w:rPr>
          <w:lang w:val="fr-FR"/>
        </w:rPr>
        <w:t xml:space="preserve">M, f. 95r/95v XLI (in marg.) </w:t>
      </w:r>
      <w:r w:rsidRPr="001276BD">
        <w:rPr>
          <w:color w:val="FF0000"/>
          <w:lang w:val="fr-FR"/>
        </w:rPr>
        <w:t>De furto</w:t>
      </w:r>
      <w:r w:rsidRPr="001276BD">
        <w:rPr>
          <w:lang w:val="fr-FR"/>
        </w:rPr>
        <w:t xml:space="preserve"> y</w:t>
      </w:r>
      <w:r w:rsidRPr="001276BD">
        <w:rPr>
          <w:vertAlign w:val="superscript"/>
          <w:lang w:val="fr-FR"/>
        </w:rPr>
        <w:t>S</w:t>
      </w:r>
      <w:r w:rsidRPr="001276BD">
        <w:rPr>
          <w:lang w:val="fr-FR"/>
        </w:rPr>
        <w:t xml:space="preserve"> </w:t>
      </w:r>
      <w:r w:rsidRPr="001276BD">
        <w:rPr>
          <w:color w:val="FF0000"/>
          <w:lang w:val="fr-FR"/>
        </w:rPr>
        <w:t>in monasterio. / S</w:t>
      </w:r>
    </w:p>
  </w:comment>
  <w:comment w:id="240" w:author="Kalhous, David" w:date="2017-12-12T14:13:00Z" w:initials="KD">
    <w:p w14:paraId="603B2B4C" w14:textId="7C3FFFD8" w:rsidR="00AE61CE" w:rsidRPr="001276BD" w:rsidRDefault="00AE61CE">
      <w:pPr>
        <w:pStyle w:val="Textkomente"/>
        <w:rPr>
          <w:lang w:val="fr-FR"/>
        </w:rPr>
      </w:pPr>
      <w:r>
        <w:rPr>
          <w:rStyle w:val="Odkaznakoment"/>
        </w:rPr>
        <w:annotationRef/>
      </w:r>
      <w:r w:rsidRPr="001276BD">
        <w:rPr>
          <w:lang w:val="fr-FR"/>
        </w:rPr>
        <w:t xml:space="preserve">M, f. 95v XLII (in marg.) </w:t>
      </w:r>
      <w:r w:rsidRPr="001276BD">
        <w:rPr>
          <w:color w:val="FF0000"/>
          <w:lang w:val="fr-FR"/>
        </w:rPr>
        <w:t>Ut episcopus pro levibus et parvis causis neminem excommu</w:t>
      </w:r>
      <w:r w:rsidRPr="001276BD">
        <w:rPr>
          <w:color w:val="FF0000"/>
          <w:u w:val="single"/>
          <w:lang w:val="fr-FR"/>
        </w:rPr>
        <w:t>ne</w:t>
      </w:r>
      <w:r w:rsidRPr="001276BD">
        <w:rPr>
          <w:vertAlign w:val="superscript"/>
          <w:lang w:val="fr-FR"/>
        </w:rPr>
        <w:t>nicet</w:t>
      </w:r>
    </w:p>
  </w:comment>
  <w:comment w:id="241" w:author="Kalhous, David" w:date="2017-12-12T14:15:00Z" w:initials="KD">
    <w:p w14:paraId="3E46FC47" w14:textId="5B889DC1" w:rsidR="00AE61CE" w:rsidRPr="00F00E6D" w:rsidRDefault="00AE61CE">
      <w:pPr>
        <w:pStyle w:val="Textkomente"/>
      </w:pPr>
      <w:r>
        <w:rPr>
          <w:rStyle w:val="Odkaznakoment"/>
        </w:rPr>
        <w:annotationRef/>
      </w:r>
      <w:r w:rsidRPr="00F00E6D">
        <w:t>M, f. 95v XLIII (in marg.)</w:t>
      </w:r>
    </w:p>
  </w:comment>
  <w:comment w:id="243" w:author="Kalhous, David" w:date="2017-09-25T15:55:00Z" w:initials="KD">
    <w:p w14:paraId="23E44394" w14:textId="58584BD8" w:rsidR="00AE61CE" w:rsidRPr="001276BD" w:rsidRDefault="00AE61CE">
      <w:pPr>
        <w:pStyle w:val="Textkomente"/>
        <w:rPr>
          <w:lang w:val="la-Latn"/>
        </w:rPr>
      </w:pPr>
      <w:r>
        <w:rPr>
          <w:rStyle w:val="Odkaznakoment"/>
        </w:rPr>
        <w:annotationRef/>
      </w:r>
      <w:r w:rsidRPr="001276BD">
        <w:rPr>
          <w:lang w:val="la-Latn"/>
        </w:rPr>
        <w:t>Adalbert</w:t>
      </w:r>
    </w:p>
  </w:comment>
  <w:comment w:id="242" w:author="Kalhous, David" w:date="2017-12-12T19:44:00Z" w:initials="KD">
    <w:p w14:paraId="1441D5A5" w14:textId="71E61B46" w:rsidR="00AE61CE" w:rsidRPr="00452E89" w:rsidRDefault="00AE61CE">
      <w:pPr>
        <w:pStyle w:val="Textkomente"/>
        <w:rPr>
          <w:lang w:val="cs-CZ"/>
        </w:rPr>
      </w:pPr>
      <w:r>
        <w:rPr>
          <w:rStyle w:val="Odkaznakoment"/>
        </w:rPr>
        <w:annotationRef/>
      </w:r>
      <w:r w:rsidRPr="00452E89">
        <w:rPr>
          <w:lang w:val="cs-CZ"/>
        </w:rPr>
        <w:t>Fehlt in M</w:t>
      </w:r>
    </w:p>
  </w:comment>
  <w:comment w:id="244" w:author="David Kalhous" w:date="2017-12-21T18:45:00Z" w:initials="DK">
    <w:p w14:paraId="5B855693" w14:textId="77777777" w:rsidR="00AE61CE" w:rsidRPr="00FF73C3" w:rsidRDefault="00AE61CE" w:rsidP="00FF73C3">
      <w:pPr>
        <w:pStyle w:val="Textkomente"/>
        <w:rPr>
          <w:lang w:val="cs-CZ"/>
        </w:rPr>
      </w:pPr>
      <w:r>
        <w:rPr>
          <w:rStyle w:val="Odkaznakoment"/>
        </w:rPr>
        <w:annotationRef/>
      </w:r>
      <w:r w:rsidRPr="00FF73C3">
        <w:rPr>
          <w:lang w:val="cs-CZ"/>
        </w:rPr>
        <w:t>Farbe unklar…</w:t>
      </w:r>
    </w:p>
  </w:comment>
  <w:comment w:id="246" w:author="Kalhous, David" w:date="2017-09-12T12:26:00Z" w:initials="KD">
    <w:p w14:paraId="4B10A005" w14:textId="2E4A3D29" w:rsidR="00AE61CE" w:rsidRPr="00000586" w:rsidRDefault="00AE61CE" w:rsidP="00A210BD">
      <w:pPr>
        <w:pStyle w:val="Default"/>
      </w:pPr>
      <w:r>
        <w:rPr>
          <w:rStyle w:val="Odkaznakoment"/>
        </w:rPr>
        <w:annotationRef/>
      </w:r>
      <w:r w:rsidRPr="00452E89">
        <w:rPr>
          <w:color w:val="auto"/>
          <w:lang w:val="cs-CZ"/>
        </w:rPr>
        <w:t xml:space="preserve">Hansen, 45, N. </w:t>
      </w:r>
      <w:r w:rsidRPr="00452E89">
        <w:rPr>
          <w:b/>
          <w:bCs/>
          <w:color w:val="auto"/>
          <w:sz w:val="16"/>
          <w:szCs w:val="16"/>
          <w:lang w:val="cs-CZ"/>
        </w:rPr>
        <w:t>210</w:t>
      </w:r>
      <w:r>
        <w:rPr>
          <w:b/>
          <w:bCs/>
          <w:color w:val="auto"/>
          <w:sz w:val="16"/>
          <w:szCs w:val="16"/>
          <w:lang w:val="cs-CZ"/>
        </w:rPr>
        <w:t xml:space="preserve"> </w:t>
      </w:r>
      <w:r w:rsidRPr="00452E89">
        <w:rPr>
          <w:b/>
          <w:bCs/>
          <w:color w:val="auto"/>
          <w:sz w:val="16"/>
          <w:szCs w:val="16"/>
          <w:lang w:val="cs-CZ"/>
        </w:rPr>
        <w:t xml:space="preserve">hat fol. 160v die Rubrik in folgender Form: "RESCRIPTUM CREGORII PAPE </w:t>
      </w:r>
      <w:r w:rsidRPr="00FD21AC">
        <w:rPr>
          <w:b/>
          <w:bCs/>
          <w:color w:val="auto"/>
          <w:sz w:val="16"/>
          <w:szCs w:val="16"/>
          <w:lang w:val="cs-CZ"/>
        </w:rPr>
        <w:t>AD AUGU</w:t>
      </w:r>
      <w:r w:rsidRPr="002120D0">
        <w:rPr>
          <w:b/>
          <w:bCs/>
          <w:color w:val="auto"/>
          <w:sz w:val="16"/>
          <w:szCs w:val="16"/>
          <w:lang w:val="cs-CZ"/>
        </w:rPr>
        <w:t xml:space="preserve">STINUM IN SAXONIA ANCLORUM". </w:t>
      </w:r>
      <w:r>
        <w:rPr>
          <w:b/>
          <w:bCs/>
          <w:color w:val="auto"/>
          <w:sz w:val="16"/>
          <w:szCs w:val="16"/>
        </w:rPr>
        <w:t>Das restliche Drittel von fol. 160v ist leer. Die "INTERROGATIO AUGUSTINI" ("De episcopis qualiter cum suis - in ecclesia") zählt fol. 161r als Kapitel "XVII". Die "RESPONSIO CREGORII" ("Sacra scriptura testatur quod te - sunt vobis") zählt fol. 161r ais Kapitel "XVII" (oder "XVIII"?).</w:t>
      </w:r>
    </w:p>
  </w:comment>
  <w:comment w:id="247" w:author="Kalhous, David" w:date="2017-09-12T12:27:00Z" w:initials="KD">
    <w:p w14:paraId="103401DA" w14:textId="6CABCDC0" w:rsidR="00AE61CE" w:rsidRPr="00000586" w:rsidRDefault="00AE61CE" w:rsidP="00000586">
      <w:pPr>
        <w:pStyle w:val="Default"/>
      </w:pPr>
      <w:r>
        <w:rPr>
          <w:rStyle w:val="Odkaznakoment"/>
        </w:rPr>
        <w:annotationRef/>
      </w:r>
      <w:r>
        <w:rPr>
          <w:b/>
          <w:bCs/>
          <w:color w:val="auto"/>
          <w:sz w:val="16"/>
          <w:szCs w:val="16"/>
        </w:rPr>
        <w:t>Hansen, 46, N. 213 zählt die "INTERROGATIO AUGUSTINI" ("Cum una sit fides sunt - Galia tenetur") als "ITEM XVII", die "RESPONSIO GRECORII" ("Novit fraternitas tua</w:t>
      </w:r>
    </w:p>
    <w:p w14:paraId="49BD0469" w14:textId="3637B1EE" w:rsidR="00AE61CE" w:rsidRDefault="00AE61CE" w:rsidP="00000586">
      <w:pPr>
        <w:pStyle w:val="Textkomente"/>
      </w:pPr>
      <w:r>
        <w:rPr>
          <w:b/>
          <w:bCs/>
          <w:sz w:val="16"/>
          <w:szCs w:val="16"/>
        </w:rPr>
        <w:t>Romane ecclesie - sunt loca") als Kapitel "XVIII".</w:t>
      </w:r>
    </w:p>
  </w:comment>
  <w:comment w:id="248" w:author="Kalhous, David" w:date="2017-09-12T12:42:00Z" w:initials="KD">
    <w:p w14:paraId="1478FBE8" w14:textId="01EAC87C" w:rsidR="00AE61CE" w:rsidRPr="00E77B70" w:rsidRDefault="00AE61CE">
      <w:pPr>
        <w:pStyle w:val="Textkomente"/>
      </w:pPr>
      <w:r>
        <w:rPr>
          <w:rStyle w:val="Odkaznakoment"/>
        </w:rPr>
        <w:annotationRef/>
      </w:r>
      <w:r w:rsidRPr="00E77B70">
        <w:t xml:space="preserve">Nach Smitz diese und folgende Kapiteln </w:t>
      </w:r>
      <w:r>
        <w:t xml:space="preserve">bis XXVII </w:t>
      </w:r>
      <w:r w:rsidRPr="00E77B70">
        <w:t>folgen Capitula iudiciorum</w:t>
      </w:r>
    </w:p>
  </w:comment>
  <w:comment w:id="249" w:author="Kalhous, David" w:date="2017-09-12T12:46:00Z" w:initials="KD">
    <w:p w14:paraId="220318B1" w14:textId="48A52AB7" w:rsidR="00AE61CE" w:rsidRDefault="00AE61CE" w:rsidP="00231204">
      <w:pPr>
        <w:pStyle w:val="Default"/>
      </w:pPr>
      <w:r>
        <w:rPr>
          <w:rStyle w:val="Odkaznakoment"/>
        </w:rPr>
        <w:annotationRef/>
      </w:r>
      <w:r>
        <w:t xml:space="preserve">Hansen, 49, N. 246: </w:t>
      </w:r>
      <w:r>
        <w:rPr>
          <w:b/>
          <w:bCs/>
          <w:color w:val="auto"/>
          <w:sz w:val="16"/>
          <w:szCs w:val="16"/>
        </w:rPr>
        <w:t>fol. 173r rubriziert "DE PRESBYTERO VULNERATO VEL DEHONESTATO".</w:t>
      </w:r>
    </w:p>
  </w:comment>
  <w:comment w:id="250" w:author="Kalhous, David" w:date="2017-09-12T12:47:00Z" w:initials="KD">
    <w:p w14:paraId="57A98B28" w14:textId="4366DC9B" w:rsidR="00AE61CE" w:rsidRPr="00231204" w:rsidRDefault="00AE61CE" w:rsidP="00231204">
      <w:pPr>
        <w:pStyle w:val="Default"/>
      </w:pPr>
      <w:r>
        <w:rPr>
          <w:rStyle w:val="Odkaznakoment"/>
        </w:rPr>
        <w:annotationRef/>
      </w:r>
      <w:r w:rsidRPr="00231204">
        <w:rPr>
          <w:color w:val="auto"/>
        </w:rPr>
        <w:t>Hansen, 49, N. 248:</w:t>
      </w:r>
      <w:r>
        <w:rPr>
          <w:color w:val="auto"/>
        </w:rPr>
        <w:t xml:space="preserve"> </w:t>
      </w:r>
      <w:r w:rsidRPr="00231204">
        <w:rPr>
          <w:b/>
          <w:bCs/>
          <w:color w:val="auto"/>
          <w:sz w:val="16"/>
          <w:szCs w:val="16"/>
        </w:rPr>
        <w:t>rubriziert "SI QUS (sic) ATRITUM (sic) ECCLESIE EVAGINATO GLADIO INTRAVERIT".</w:t>
      </w:r>
    </w:p>
  </w:comment>
  <w:comment w:id="251" w:author="Kalhous, David" w:date="2017-09-12T12:55:00Z" w:initials="KD">
    <w:p w14:paraId="3511475E" w14:textId="54068FF3" w:rsidR="00AE61CE" w:rsidRDefault="00AE61CE" w:rsidP="0069036F">
      <w:pPr>
        <w:pStyle w:val="Default"/>
      </w:pPr>
      <w:r>
        <w:rPr>
          <w:rStyle w:val="Odkaznakoment"/>
        </w:rPr>
        <w:annotationRef/>
      </w:r>
      <w:r>
        <w:t xml:space="preserve">Hansen, 50, N. 257: </w:t>
      </w:r>
      <w:r>
        <w:rPr>
          <w:b/>
          <w:bCs/>
          <w:color w:val="auto"/>
          <w:sz w:val="16"/>
          <w:szCs w:val="16"/>
        </w:rPr>
        <w:t>Nach "frequenti et sententia" fol. 174v läßt das restliche Viertel der Seite leer. Fol. 175r setzt wohl eine andere Hand ohne Textverlust mit "condemnentur" fort.</w:t>
      </w:r>
    </w:p>
  </w:comment>
  <w:comment w:id="252" w:author="Kalhous, David" w:date="2017-09-12T12:56:00Z" w:initials="KD">
    <w:p w14:paraId="244F67E6" w14:textId="4C723AF6" w:rsidR="00AE61CE" w:rsidRDefault="00AE61CE" w:rsidP="0069036F">
      <w:pPr>
        <w:pStyle w:val="Default"/>
        <w:rPr>
          <w:b/>
          <w:bCs/>
          <w:color w:val="auto"/>
          <w:sz w:val="16"/>
          <w:szCs w:val="16"/>
        </w:rPr>
      </w:pPr>
      <w:r>
        <w:rPr>
          <w:rStyle w:val="Odkaznakoment"/>
        </w:rPr>
        <w:annotationRef/>
      </w:r>
      <w:r>
        <w:t xml:space="preserve">Hansen, 50, N. 262: </w:t>
      </w:r>
      <w:r>
        <w:rPr>
          <w:b/>
          <w:bCs/>
          <w:color w:val="auto"/>
          <w:sz w:val="16"/>
          <w:szCs w:val="16"/>
        </w:rPr>
        <w:t>rubriziert "ITEM DE EODEM".</w:t>
      </w:r>
    </w:p>
    <w:p w14:paraId="6CD253D9" w14:textId="5BE796E7" w:rsidR="00AE61CE" w:rsidRDefault="00AE61CE" w:rsidP="0069036F">
      <w:pPr>
        <w:pStyle w:val="Default"/>
      </w:pPr>
      <w:r>
        <w:rPr>
          <w:b/>
          <w:bCs/>
          <w:color w:val="auto"/>
          <w:sz w:val="16"/>
          <w:szCs w:val="16"/>
        </w:rPr>
        <w:t>Seit hier nach DAcheriana</w:t>
      </w:r>
    </w:p>
  </w:comment>
  <w:comment w:id="253" w:author="Kalhous, David" w:date="2017-09-12T12:57:00Z" w:initials="KD">
    <w:p w14:paraId="6A3AD8A1" w14:textId="7C7F770E" w:rsidR="00AE61CE" w:rsidRPr="00F00E6D" w:rsidRDefault="00AE61CE" w:rsidP="00804C93">
      <w:pPr>
        <w:pStyle w:val="Default"/>
      </w:pPr>
      <w:r>
        <w:rPr>
          <w:rStyle w:val="Odkaznakoment"/>
        </w:rPr>
        <w:annotationRef/>
      </w:r>
      <w:r w:rsidRPr="00F00E6D">
        <w:t xml:space="preserve">Hansen, 50, N. 265: </w:t>
      </w:r>
      <w:r w:rsidRPr="00F00E6D">
        <w:rPr>
          <w:b/>
          <w:bCs/>
          <w:color w:val="auto"/>
          <w:sz w:val="16"/>
          <w:szCs w:val="16"/>
        </w:rPr>
        <w:t>rubriziert fol. 175v "DE MONACHIS ET SANCTIMONIALIBUS".</w:t>
      </w:r>
    </w:p>
  </w:comment>
  <w:comment w:id="254" w:author="Kalhous, David" w:date="2017-09-12T13:04:00Z" w:initials="KD">
    <w:p w14:paraId="75144742" w14:textId="4EACE9E9" w:rsidR="00AE61CE" w:rsidRPr="00F00E6D" w:rsidRDefault="00AE61CE" w:rsidP="003153F2">
      <w:pPr>
        <w:pStyle w:val="Default"/>
      </w:pPr>
      <w:r>
        <w:rPr>
          <w:rStyle w:val="Odkaznakoment"/>
        </w:rPr>
        <w:annotationRef/>
      </w:r>
      <w:r w:rsidRPr="00F00E6D">
        <w:t xml:space="preserve">Hansen, 53, N. 289: </w:t>
      </w:r>
      <w:r w:rsidRPr="00F00E6D">
        <w:rPr>
          <w:b/>
          <w:bCs/>
          <w:color w:val="auto"/>
          <w:sz w:val="16"/>
          <w:szCs w:val="16"/>
        </w:rPr>
        <w:t>rubriziert "SI PRESBYTER AUT DIACONUS".</w:t>
      </w:r>
    </w:p>
  </w:comment>
  <w:comment w:id="255" w:author="Kalhous, David" w:date="2017-09-12T13:04:00Z" w:initials="KD">
    <w:p w14:paraId="18D6447C" w14:textId="597E9304" w:rsidR="00AE61CE" w:rsidRPr="00F00E6D" w:rsidRDefault="00AE61CE" w:rsidP="00C041D0">
      <w:pPr>
        <w:pStyle w:val="Default"/>
      </w:pPr>
      <w:r>
        <w:rPr>
          <w:rStyle w:val="Odkaznakoment"/>
        </w:rPr>
        <w:annotationRef/>
      </w:r>
      <w:r w:rsidRPr="00F00E6D">
        <w:t xml:space="preserve">Hansen, 54, N. 294: </w:t>
      </w:r>
      <w:r w:rsidRPr="00F00E6D">
        <w:rPr>
          <w:b/>
          <w:bCs/>
          <w:color w:val="auto"/>
          <w:sz w:val="16"/>
          <w:szCs w:val="16"/>
        </w:rPr>
        <w:t>rubriziert "ACCUSATORES SINE PROBATIONE".</w:t>
      </w:r>
    </w:p>
  </w:comment>
  <w:comment w:id="256" w:author="Kalhous, David" w:date="2017-09-12T14:36:00Z" w:initials="KD">
    <w:p w14:paraId="7E03341A" w14:textId="54AA01C0" w:rsidR="00AE61CE" w:rsidRPr="00F00E6D" w:rsidRDefault="00AE61CE" w:rsidP="00C546B4">
      <w:pPr>
        <w:pStyle w:val="Default"/>
      </w:pPr>
      <w:r>
        <w:rPr>
          <w:rStyle w:val="Odkaznakoment"/>
        </w:rPr>
        <w:annotationRef/>
      </w:r>
      <w:r w:rsidRPr="00F00E6D">
        <w:t xml:space="preserve">Hansen, 54, N. 297: </w:t>
      </w:r>
      <w:r w:rsidRPr="00F00E6D">
        <w:rPr>
          <w:b/>
          <w:bCs/>
          <w:color w:val="auto"/>
          <w:sz w:val="16"/>
          <w:szCs w:val="16"/>
        </w:rPr>
        <w:t>rubriziert "UT IN DIE DOMINICO EPISCOPI".</w:t>
      </w:r>
    </w:p>
  </w:comment>
  <w:comment w:id="257" w:author="Kalhous, David" w:date="2017-09-12T14:29:00Z" w:initials="KD">
    <w:p w14:paraId="795C5A6D" w14:textId="62A697EE" w:rsidR="00AE61CE" w:rsidRPr="00FB2DB2" w:rsidRDefault="00AE61CE" w:rsidP="003F2F84">
      <w:pPr>
        <w:pStyle w:val="Default"/>
      </w:pPr>
      <w:r>
        <w:rPr>
          <w:rStyle w:val="Odkaznakoment"/>
        </w:rPr>
        <w:annotationRef/>
      </w:r>
      <w:r w:rsidRPr="00FB2DB2">
        <w:t xml:space="preserve">Hansen, 54, N. 300: </w:t>
      </w:r>
      <w:r w:rsidRPr="00FB2DB2">
        <w:rPr>
          <w:b/>
          <w:bCs/>
          <w:color w:val="auto"/>
          <w:sz w:val="16"/>
          <w:szCs w:val="16"/>
        </w:rPr>
        <w:t>rubriziert "NE QUIS CLERICORUM".</w:t>
      </w:r>
    </w:p>
  </w:comment>
  <w:comment w:id="258" w:author="Kalhous, David" w:date="2017-09-12T14:37:00Z" w:initials="KD">
    <w:p w14:paraId="5EB576F3" w14:textId="4D861CE4" w:rsidR="00AE61CE" w:rsidRPr="00FB2DB2" w:rsidRDefault="00AE61CE" w:rsidP="00C546B4">
      <w:pPr>
        <w:pStyle w:val="Default"/>
      </w:pPr>
      <w:r>
        <w:rPr>
          <w:rStyle w:val="Odkaznakoment"/>
        </w:rPr>
        <w:annotationRef/>
      </w:r>
      <w:r w:rsidRPr="00FB2DB2">
        <w:t xml:space="preserve">Hansen, 54, N. 303: </w:t>
      </w:r>
      <w:r w:rsidRPr="00FB2DB2">
        <w:rPr>
          <w:b/>
          <w:bCs/>
          <w:color w:val="auto"/>
          <w:sz w:val="16"/>
          <w:szCs w:val="16"/>
        </w:rPr>
        <w:t>rubriziert "NE SACERDOTES IUDICES SINT IN ALIENIS PERICULIS".</w:t>
      </w:r>
    </w:p>
  </w:comment>
  <w:comment w:id="259" w:author="Kalhous, David" w:date="2017-09-12T14:37:00Z" w:initials="KD">
    <w:p w14:paraId="1A5558D1" w14:textId="5B06518F" w:rsidR="00AE61CE" w:rsidRDefault="00AE61CE" w:rsidP="00C546B4">
      <w:pPr>
        <w:pStyle w:val="Default"/>
      </w:pPr>
      <w:r>
        <w:rPr>
          <w:rStyle w:val="Odkaznakoment"/>
        </w:rPr>
        <w:annotationRef/>
      </w:r>
      <w:r w:rsidRPr="00FB2DB2">
        <w:t xml:space="preserve">Hansen, 54, N. 306: </w:t>
      </w:r>
      <w:r w:rsidRPr="00FB2DB2">
        <w:rPr>
          <w:b/>
          <w:bCs/>
          <w:color w:val="auto"/>
          <w:sz w:val="16"/>
          <w:szCs w:val="16"/>
        </w:rPr>
        <w:t xml:space="preserve">rubriziert "UT ECCLESIASTICI (aus ECCLESIESTICI) AD TESTIMONIUM DICEN". </w:t>
      </w:r>
      <w:r>
        <w:rPr>
          <w:b/>
          <w:bCs/>
          <w:color w:val="auto"/>
          <w:sz w:val="16"/>
          <w:szCs w:val="16"/>
        </w:rPr>
        <w:t>Hier ist besonders gut zu erkennen, daß sich die auch in P, nicht aber in überlieferten Rubriken in häufig in abgekürzter und so z.T.</w:t>
      </w:r>
    </w:p>
  </w:comment>
  <w:comment w:id="260" w:author="Kalhous, David" w:date="2017-09-12T14:39:00Z" w:initials="KD">
    <w:p w14:paraId="55986516" w14:textId="6997E5D7" w:rsidR="00AE61CE" w:rsidRPr="006E2D15" w:rsidRDefault="00AE61CE">
      <w:pPr>
        <w:pStyle w:val="Textkomente"/>
        <w:rPr>
          <w:lang w:val="fr-FR"/>
        </w:rPr>
      </w:pPr>
      <w:r>
        <w:rPr>
          <w:rStyle w:val="Odkaznakoment"/>
        </w:rPr>
        <w:annotationRef/>
      </w:r>
      <w:r w:rsidRPr="006E2D15">
        <w:rPr>
          <w:lang w:val="fr-FR"/>
        </w:rPr>
        <w:t>PL 83, Sp. 899-902.</w:t>
      </w:r>
    </w:p>
  </w:comment>
  <w:comment w:id="261" w:author="Kalhous, David" w:date="2017-09-12T14:40:00Z" w:initials="KD">
    <w:p w14:paraId="196C0D90" w14:textId="29670EA7" w:rsidR="00AE61CE" w:rsidRPr="006E2D15" w:rsidRDefault="00AE61CE" w:rsidP="00C546B4">
      <w:pPr>
        <w:pStyle w:val="Default"/>
        <w:rPr>
          <w:lang w:val="fr-FR"/>
        </w:rPr>
      </w:pPr>
      <w:r>
        <w:rPr>
          <w:rStyle w:val="Odkaznakoment"/>
        </w:rPr>
        <w:annotationRef/>
      </w:r>
      <w:r w:rsidRPr="006E2D15">
        <w:rPr>
          <w:lang w:val="fr-FR"/>
        </w:rPr>
        <w:t xml:space="preserve">Hansen, 56, N. 320: </w:t>
      </w:r>
      <w:r w:rsidRPr="006E2D15">
        <w:rPr>
          <w:b/>
          <w:bCs/>
          <w:color w:val="auto"/>
          <w:sz w:val="16"/>
          <w:szCs w:val="16"/>
          <w:lang w:val="fr-FR"/>
        </w:rPr>
        <w:t>rubriziert "DE VENDITIONIBUS".</w:t>
      </w:r>
    </w:p>
  </w:comment>
  <w:comment w:id="262" w:author="Kalhous, David" w:date="2017-09-12T14:42:00Z" w:initials="KD">
    <w:p w14:paraId="28772BCC" w14:textId="202C0D5C" w:rsidR="00AE61CE" w:rsidRPr="006E2D15" w:rsidRDefault="00AE61CE" w:rsidP="00C546B4">
      <w:pPr>
        <w:pStyle w:val="Default"/>
        <w:rPr>
          <w:lang w:val="fr-FR"/>
        </w:rPr>
      </w:pPr>
      <w:r>
        <w:rPr>
          <w:rStyle w:val="Odkaznakoment"/>
        </w:rPr>
        <w:annotationRef/>
      </w:r>
      <w:r w:rsidRPr="006E2D15">
        <w:rPr>
          <w:lang w:val="fr-FR"/>
        </w:rPr>
        <w:t xml:space="preserve">Hansen, 56, N. 327: </w:t>
      </w:r>
      <w:r w:rsidRPr="006E2D15">
        <w:rPr>
          <w:b/>
          <w:bCs/>
          <w:color w:val="auto"/>
          <w:sz w:val="16"/>
          <w:szCs w:val="16"/>
          <w:lang w:val="fr-FR"/>
        </w:rPr>
        <w:t>rubriziert "DE EXCERPTIS MARTINI".</w:t>
      </w:r>
    </w:p>
  </w:comment>
  <w:comment w:id="263" w:author="Kalhous, David" w:date="2017-09-12T20:13:00Z" w:initials="KD">
    <w:p w14:paraId="1332F7F4" w14:textId="5D938828" w:rsidR="00AE61CE" w:rsidRPr="006E2D15" w:rsidRDefault="00AE61CE">
      <w:pPr>
        <w:pStyle w:val="Textkomente"/>
        <w:rPr>
          <w:lang w:val="sv-SE"/>
        </w:rPr>
      </w:pPr>
      <w:r>
        <w:rPr>
          <w:rStyle w:val="Odkaznakoment"/>
        </w:rPr>
        <w:annotationRef/>
      </w:r>
      <w:r w:rsidRPr="006E2D15">
        <w:rPr>
          <w:lang w:val="sv-SE"/>
        </w:rPr>
        <w:t>Hansen, 57, N. 330: rubriziert "UT NULLUS ABSOLUTE ORDIN(ETUR)".</w:t>
      </w:r>
    </w:p>
  </w:comment>
  <w:comment w:id="264" w:author="Kalhous, David" w:date="2017-09-12T20:14:00Z" w:initials="KD">
    <w:p w14:paraId="783852AF" w14:textId="1ACDFC57" w:rsidR="00AE61CE" w:rsidRPr="006E2D15" w:rsidRDefault="00AE61CE" w:rsidP="00146269">
      <w:pPr>
        <w:pStyle w:val="Default"/>
        <w:rPr>
          <w:lang w:val="sv-SE"/>
        </w:rPr>
      </w:pPr>
      <w:r>
        <w:rPr>
          <w:rStyle w:val="Odkaznakoment"/>
        </w:rPr>
        <w:annotationRef/>
      </w:r>
      <w:r w:rsidRPr="006E2D15">
        <w:rPr>
          <w:lang w:val="sv-SE"/>
        </w:rPr>
        <w:t xml:space="preserve">Hansen, 57, N. 332: </w:t>
      </w:r>
      <w:r w:rsidRPr="006E2D15">
        <w:rPr>
          <w:b/>
          <w:bCs/>
          <w:color w:val="auto"/>
          <w:sz w:val="16"/>
          <w:szCs w:val="16"/>
          <w:lang w:val="sv-SE"/>
        </w:rPr>
        <w:t>rubriziert "UT ADULESCENTES (...)".</w:t>
      </w:r>
    </w:p>
  </w:comment>
  <w:comment w:id="265" w:author="Kalhous, David" w:date="2017-09-12T20:14:00Z" w:initials="KD">
    <w:p w14:paraId="35D5121F" w14:textId="692FF16F" w:rsidR="00AE61CE" w:rsidRPr="006E2D15" w:rsidRDefault="00AE61CE" w:rsidP="00146269">
      <w:pPr>
        <w:pStyle w:val="Default"/>
        <w:rPr>
          <w:lang w:val="sv-SE"/>
        </w:rPr>
      </w:pPr>
      <w:r>
        <w:rPr>
          <w:rStyle w:val="Odkaznakoment"/>
        </w:rPr>
        <w:annotationRef/>
      </w:r>
      <w:r w:rsidRPr="006E2D15">
        <w:rPr>
          <w:lang w:val="sv-SE"/>
        </w:rPr>
        <w:t xml:space="preserve">Hansen, 57, N. 334: </w:t>
      </w:r>
      <w:r w:rsidRPr="006E2D15">
        <w:rPr>
          <w:b/>
          <w:bCs/>
          <w:color w:val="auto"/>
          <w:sz w:val="16"/>
          <w:szCs w:val="16"/>
          <w:lang w:val="sv-SE"/>
        </w:rPr>
        <w:t>rubriziert "UT PRESBYTERI (...)".</w:t>
      </w:r>
    </w:p>
  </w:comment>
  <w:comment w:id="266" w:author="Kalhous, David" w:date="2017-09-12T20:15:00Z" w:initials="KD">
    <w:p w14:paraId="0B446F5E" w14:textId="255421C9" w:rsidR="00AE61CE" w:rsidRPr="00D55373" w:rsidRDefault="00AE61CE" w:rsidP="00146269">
      <w:pPr>
        <w:pStyle w:val="Default"/>
        <w:rPr>
          <w:lang w:val="fr-FR"/>
        </w:rPr>
      </w:pPr>
      <w:r>
        <w:rPr>
          <w:rStyle w:val="Odkaznakoment"/>
        </w:rPr>
        <w:annotationRef/>
      </w:r>
      <w:r w:rsidRPr="00D55373">
        <w:rPr>
          <w:lang w:val="fr-FR"/>
        </w:rPr>
        <w:t>Hansen, 57, N. 336:</w:t>
      </w:r>
      <w:r>
        <w:rPr>
          <w:lang w:val="fr-FR"/>
        </w:rPr>
        <w:t xml:space="preserve"> </w:t>
      </w:r>
      <w:r w:rsidRPr="00D55373">
        <w:rPr>
          <w:b/>
          <w:bCs/>
          <w:color w:val="auto"/>
          <w:sz w:val="16"/>
          <w:szCs w:val="16"/>
          <w:lang w:val="fr-FR"/>
        </w:rPr>
        <w:t>rubriziert "DE CLERICIS ADULATORIBUS (...)".</w:t>
      </w:r>
    </w:p>
  </w:comment>
  <w:comment w:id="267" w:author="Kalhous, David" w:date="2017-09-12T20:16:00Z" w:initials="KD">
    <w:p w14:paraId="0271A35D" w14:textId="635B5DBB" w:rsidR="00AE61CE" w:rsidRPr="006E2D15" w:rsidRDefault="00AE61CE" w:rsidP="00146269">
      <w:pPr>
        <w:pStyle w:val="Default"/>
        <w:rPr>
          <w:lang w:val="it-IT"/>
        </w:rPr>
      </w:pPr>
      <w:r>
        <w:rPr>
          <w:rStyle w:val="Odkaznakoment"/>
        </w:rPr>
        <w:annotationRef/>
      </w:r>
      <w:r w:rsidRPr="006E2D15">
        <w:rPr>
          <w:lang w:val="it-IT"/>
        </w:rPr>
        <w:t xml:space="preserve">Hansen, 58, N. 345: </w:t>
      </w:r>
      <w:r w:rsidRPr="006E2D15">
        <w:rPr>
          <w:b/>
          <w:bCs/>
          <w:color w:val="auto"/>
          <w:sz w:val="16"/>
          <w:szCs w:val="16"/>
          <w:lang w:val="it-IT"/>
        </w:rPr>
        <w:t>rubriziert "QUOMODO CHRISMA ACCIPIATUR".</w:t>
      </w:r>
    </w:p>
  </w:comment>
  <w:comment w:id="268" w:author="Kalhous, David" w:date="2017-09-12T20:17:00Z" w:initials="KD">
    <w:p w14:paraId="0D29D313" w14:textId="689B8AE3" w:rsidR="00AE61CE" w:rsidRPr="00F00E6D" w:rsidRDefault="00AE61CE" w:rsidP="00146269">
      <w:pPr>
        <w:pStyle w:val="Default"/>
        <w:rPr>
          <w:lang w:val="it-IT"/>
        </w:rPr>
      </w:pPr>
      <w:r>
        <w:rPr>
          <w:rStyle w:val="Odkaznakoment"/>
        </w:rPr>
        <w:annotationRef/>
      </w:r>
      <w:r w:rsidRPr="00F00E6D">
        <w:rPr>
          <w:lang w:val="it-IT"/>
        </w:rPr>
        <w:t xml:space="preserve">Hansen, 58, N. 348: </w:t>
      </w:r>
      <w:r w:rsidRPr="00F00E6D">
        <w:rPr>
          <w:b/>
          <w:bCs/>
          <w:color w:val="auto"/>
          <w:sz w:val="16"/>
          <w:szCs w:val="16"/>
          <w:lang w:val="it-IT"/>
        </w:rPr>
        <w:t>rubriziert "DE PRESBYTERO DEFUNCTO ET DE ECCLESIIS".</w:t>
      </w:r>
    </w:p>
  </w:comment>
  <w:comment w:id="269" w:author="David Kalhous" w:date="2018-01-02T18:01:00Z" w:initials="DK">
    <w:p w14:paraId="67DD983A" w14:textId="77777777" w:rsidR="00AE61CE" w:rsidRPr="00F00E6D" w:rsidRDefault="00AE61CE" w:rsidP="00452AA7">
      <w:pPr>
        <w:pStyle w:val="Textkomente"/>
        <w:rPr>
          <w:lang w:val="it-IT"/>
        </w:rPr>
      </w:pPr>
      <w:r>
        <w:rPr>
          <w:rStyle w:val="Odkaznakoment"/>
        </w:rPr>
        <w:annotationRef/>
      </w:r>
      <w:r w:rsidRPr="00F00E6D">
        <w:rPr>
          <w:lang w:val="it-IT"/>
        </w:rPr>
        <w:t>Na dalším řádku, odděleno.</w:t>
      </w:r>
    </w:p>
  </w:comment>
  <w:comment w:id="270" w:author="Kalhous, David" w:date="2018-01-03T21:21:00Z" w:initials="KD">
    <w:p w14:paraId="3B25CB14" w14:textId="77777777" w:rsidR="00AE61CE" w:rsidRDefault="00AE61CE" w:rsidP="00452AA7">
      <w:pPr>
        <w:pStyle w:val="Textkomente"/>
      </w:pPr>
      <w:r>
        <w:rPr>
          <w:rStyle w:val="Odkaznakoment"/>
        </w:rPr>
        <w:annotationRef/>
      </w:r>
      <w:r>
        <w:t>Vorherige Zeile? Überprüfen</w:t>
      </w:r>
    </w:p>
  </w:comment>
  <w:comment w:id="271" w:author="Kalhous, David" w:date="2018-01-03T21:41:00Z" w:initials="KD">
    <w:p w14:paraId="33EC8839" w14:textId="77777777" w:rsidR="00AE61CE" w:rsidRDefault="00AE61CE" w:rsidP="00452AA7">
      <w:pPr>
        <w:pStyle w:val="Textkomente"/>
      </w:pPr>
      <w:r>
        <w:rPr>
          <w:rStyle w:val="Odkaznakoment"/>
        </w:rPr>
        <w:annotationRef/>
      </w:r>
      <w:r>
        <w:t>Vorherige Zeile – nicht immer schafft der Schreiber das Raum korrekt einschätzen</w:t>
      </w:r>
    </w:p>
  </w:comment>
  <w:comment w:id="272" w:author="Kalhous, David" w:date="2018-01-04T18:57:00Z" w:initials="KD">
    <w:p w14:paraId="1432B0E7" w14:textId="77777777" w:rsidR="00AE61CE" w:rsidRPr="00FD262A" w:rsidRDefault="00AE61CE" w:rsidP="00452AA7">
      <w:pPr>
        <w:pStyle w:val="Nadpis1"/>
        <w:rPr>
          <w:rFonts w:ascii="Times New Roman" w:eastAsia="Times New Roman" w:hAnsi="Times New Roman" w:cs="Times New Roman"/>
          <w:b/>
          <w:bCs/>
          <w:color w:val="auto"/>
          <w:kern w:val="36"/>
          <w:sz w:val="48"/>
          <w:szCs w:val="48"/>
          <w:lang w:eastAsia="de-DE"/>
        </w:rPr>
      </w:pPr>
      <w:r>
        <w:rPr>
          <w:rStyle w:val="Odkaznakoment"/>
        </w:rPr>
        <w:annotationRef/>
      </w:r>
      <w:r w:rsidRPr="00FD262A">
        <w:rPr>
          <w:rFonts w:ascii="Times New Roman" w:eastAsia="Times New Roman" w:hAnsi="Times New Roman" w:cs="Times New Roman"/>
          <w:b/>
          <w:bCs/>
          <w:color w:val="auto"/>
          <w:kern w:val="36"/>
          <w:sz w:val="48"/>
          <w:szCs w:val="48"/>
          <w:lang w:eastAsia="de-DE"/>
        </w:rPr>
        <w:t>MGH-Archiv K 48/2</w:t>
      </w:r>
    </w:p>
    <w:p w14:paraId="77B93840" w14:textId="77777777" w:rsidR="00AE61CE" w:rsidRPr="00FD262A" w:rsidRDefault="00AE61CE" w:rsidP="00452AA7">
      <w:pPr>
        <w:spacing w:before="100" w:beforeAutospacing="1" w:after="100" w:afterAutospacing="1" w:line="240" w:lineRule="auto"/>
        <w:outlineLvl w:val="1"/>
        <w:rPr>
          <w:rFonts w:ascii="Times New Roman" w:eastAsia="Times New Roman" w:hAnsi="Times New Roman" w:cs="Times New Roman"/>
          <w:b/>
          <w:bCs/>
          <w:sz w:val="36"/>
          <w:szCs w:val="36"/>
          <w:lang w:eastAsia="de-DE"/>
        </w:rPr>
      </w:pPr>
      <w:r w:rsidRPr="00FD262A">
        <w:rPr>
          <w:rFonts w:ascii="Times New Roman" w:eastAsia="Times New Roman" w:hAnsi="Times New Roman" w:cs="Times New Roman"/>
          <w:b/>
          <w:bCs/>
          <w:sz w:val="36"/>
          <w:szCs w:val="36"/>
          <w:lang w:eastAsia="de-DE"/>
        </w:rPr>
        <w:t>Vorlaß Wilhelm A. Eckhardt</w:t>
      </w:r>
    </w:p>
    <w:p w14:paraId="17AFE125" w14:textId="77777777" w:rsidR="00AE61CE" w:rsidRDefault="00AE61CE" w:rsidP="00452AA7">
      <w:pPr>
        <w:pStyle w:val="Textkomente"/>
      </w:pPr>
      <w:r w:rsidRPr="00FD262A">
        <w:t>München, Bayerische Staatsbibliothek, Lat. 3853: Collationen</w:t>
      </w:r>
    </w:p>
  </w:comment>
  <w:comment w:id="273" w:author="Kalhous, David" w:date="2018-01-04T19:35:00Z" w:initials="KD">
    <w:p w14:paraId="515CFF83" w14:textId="77777777" w:rsidR="00AE61CE" w:rsidRDefault="00AE61CE" w:rsidP="00452AA7">
      <w:pPr>
        <w:pStyle w:val="Textkomente"/>
      </w:pPr>
      <w:r>
        <w:rPr>
          <w:rStyle w:val="Odkaznakoment"/>
        </w:rPr>
        <w:annotationRef/>
      </w:r>
      <w:r>
        <w:t>Siehe oben.</w:t>
      </w:r>
    </w:p>
  </w:comment>
  <w:comment w:id="274" w:author="Kalhous, David" w:date="2018-01-04T20:05:00Z" w:initials="KD">
    <w:p w14:paraId="77C331D5" w14:textId="77777777" w:rsidR="00AE61CE" w:rsidRDefault="00AE61CE" w:rsidP="00452AA7">
      <w:pPr>
        <w:pStyle w:val="Textkomente"/>
      </w:pPr>
      <w:r>
        <w:rPr>
          <w:rStyle w:val="Odkaznakoment"/>
        </w:rPr>
        <w:annotationRef/>
      </w:r>
      <w:r>
        <w:t>Siehe oben.</w:t>
      </w:r>
    </w:p>
  </w:comment>
  <w:comment w:id="275" w:author="David Kalhous" w:date="2018-01-05T13:26:00Z" w:initials="DK">
    <w:p w14:paraId="165BB224" w14:textId="77777777" w:rsidR="00AE61CE" w:rsidRDefault="00AE61CE" w:rsidP="00452AA7">
      <w:pPr>
        <w:pStyle w:val="Textkomente"/>
      </w:pPr>
      <w:r>
        <w:rPr>
          <w:rStyle w:val="Odkaznakoment"/>
        </w:rPr>
        <w:annotationRef/>
      </w:r>
      <w:r>
        <w:t>Siehe oben</w:t>
      </w:r>
    </w:p>
  </w:comment>
  <w:comment w:id="276" w:author="Kalhous, David" w:date="2018-01-09T22:13:00Z" w:initials="KD">
    <w:p w14:paraId="56CDC8FF" w14:textId="77777777" w:rsidR="00AE61CE" w:rsidRDefault="00AE61CE" w:rsidP="00452AA7">
      <w:pPr>
        <w:pStyle w:val="Textkomente"/>
      </w:pPr>
      <w:r>
        <w:rPr>
          <w:rStyle w:val="Odkaznakoment"/>
        </w:rPr>
        <w:annotationRef/>
      </w:r>
      <w:r>
        <w:t>Ha</w:t>
      </w:r>
    </w:p>
  </w:comment>
  <w:comment w:id="277" w:author="Kalhous, David" w:date="2018-01-10T20:00:00Z" w:initials="KD">
    <w:p w14:paraId="2FA4C823" w14:textId="77777777" w:rsidR="00AE61CE" w:rsidRDefault="00AE61CE" w:rsidP="00452AA7">
      <w:pPr>
        <w:pStyle w:val="Textkomente"/>
      </w:pPr>
      <w:r>
        <w:rPr>
          <w:rStyle w:val="Odkaznakoment"/>
        </w:rPr>
        <w:annotationRef/>
      </w:r>
      <w:r>
        <w:t>Ha, rudis gens</w:t>
      </w:r>
    </w:p>
  </w:comment>
  <w:comment w:id="278" w:author="Kalhous, David" w:date="2018-01-10T20:13:00Z" w:initials="KD">
    <w:p w14:paraId="5F9EB6F6" w14:textId="77777777" w:rsidR="00AE61CE" w:rsidRPr="00E36B52" w:rsidRDefault="00AE61CE" w:rsidP="00452AA7">
      <w:pPr>
        <w:pStyle w:val="Textkomente"/>
        <w:rPr>
          <w:lang w:val="en-US"/>
        </w:rPr>
      </w:pPr>
      <w:r>
        <w:rPr>
          <w:rStyle w:val="Odkaznakoment"/>
        </w:rPr>
        <w:annotationRef/>
      </w:r>
      <w:r w:rsidRPr="00E36B52">
        <w:rPr>
          <w:lang w:val="en-US"/>
        </w:rPr>
        <w:t>New hand? Not sure, probably not,.</w:t>
      </w:r>
      <w:r>
        <w:rPr>
          <w:lang w:val="en-US"/>
        </w:rPr>
        <w:t xml:space="preserve"> </w:t>
      </w:r>
    </w:p>
  </w:comment>
  <w:comment w:id="279" w:author="DK" w:date="2018-01-15T19:33:00Z" w:initials="D">
    <w:p w14:paraId="66DDE9CF" w14:textId="77777777" w:rsidR="00AE61CE" w:rsidRDefault="00AE61CE" w:rsidP="00452AA7">
      <w:pPr>
        <w:pStyle w:val="Textkomente"/>
      </w:pPr>
      <w:r>
        <w:rPr>
          <w:rStyle w:val="Odkaznakoment"/>
        </w:rPr>
        <w:annotationRef/>
      </w:r>
      <w:r>
        <w:t>Neues Hand?</w:t>
      </w:r>
    </w:p>
  </w:comment>
  <w:comment w:id="280" w:author="DK" w:date="2018-01-23T12:42:00Z" w:initials="D">
    <w:p w14:paraId="6A5FA05C" w14:textId="77777777" w:rsidR="00AE61CE" w:rsidRDefault="00AE61CE" w:rsidP="00452AA7">
      <w:pPr>
        <w:pStyle w:val="Textkomente"/>
      </w:pPr>
      <w:r>
        <w:t xml:space="preserve">Neue </w:t>
      </w:r>
      <w:r>
        <w:rPr>
          <w:rStyle w:val="Odkaznakoment"/>
        </w:rPr>
        <w:annotationRef/>
      </w:r>
      <w:r>
        <w:t>Hand?</w:t>
      </w:r>
    </w:p>
  </w:comment>
  <w:comment w:id="281" w:author="DK" w:date="2018-01-24T12:33:00Z" w:initials="D">
    <w:p w14:paraId="7197D46B" w14:textId="77777777" w:rsidR="00AE61CE" w:rsidRDefault="00AE61CE" w:rsidP="00452AA7">
      <w:pPr>
        <w:pStyle w:val="Textkomente"/>
      </w:pPr>
      <w:r>
        <w:rPr>
          <w:rStyle w:val="Odkaznakoment"/>
        </w:rPr>
        <w:annotationRef/>
      </w:r>
      <w:r>
        <w:t>Andere Hand</w:t>
      </w:r>
    </w:p>
  </w:comment>
  <w:comment w:id="282" w:author="Kalhous, David" w:date="2018-02-20T21:06:00Z" w:initials="KD">
    <w:p w14:paraId="7A5D334E" w14:textId="2DA0C8C1" w:rsidR="00AE61CE" w:rsidRDefault="00AE61CE">
      <w:pPr>
        <w:pStyle w:val="Textkomente"/>
      </w:pPr>
      <w:r>
        <w:rPr>
          <w:rStyle w:val="Odkaznakoment"/>
        </w:rPr>
        <w:annotationRef/>
      </w:r>
      <w:r>
        <w:t>Neues Hand?</w:t>
      </w:r>
    </w:p>
  </w:comment>
  <w:comment w:id="283" w:author="Kalhous, David" w:date="2018-02-20T21:16:00Z" w:initials="KD">
    <w:p w14:paraId="2CDA546E" w14:textId="62406663" w:rsidR="00AE61CE" w:rsidRDefault="00AE61CE">
      <w:pPr>
        <w:pStyle w:val="Textkomente"/>
      </w:pPr>
      <w:r>
        <w:rPr>
          <w:rStyle w:val="Odkaznakoment"/>
        </w:rPr>
        <w:annotationRef/>
      </w:r>
      <w:r>
        <w:t>Neues Hand?</w:t>
      </w:r>
    </w:p>
  </w:comment>
  <w:comment w:id="284" w:author="Kalhous, David" w:date="2018-02-20T21:30:00Z" w:initials="KD">
    <w:p w14:paraId="00A531C4" w14:textId="1C9C06E9" w:rsidR="00AE61CE" w:rsidRDefault="00AE61CE">
      <w:pPr>
        <w:pStyle w:val="Textkomente"/>
      </w:pPr>
      <w:r>
        <w:rPr>
          <w:rStyle w:val="Odkaznakoment"/>
        </w:rPr>
        <w:annotationRef/>
      </w:r>
      <w:r>
        <w:t>Krause –bei Hansen nicht berúcksichtigt</w:t>
      </w:r>
    </w:p>
    <w:p w14:paraId="619C0E37" w14:textId="77777777" w:rsidR="00AE61CE" w:rsidRDefault="00AE61CE">
      <w:pPr>
        <w:pStyle w:val="Textkomente"/>
      </w:pPr>
    </w:p>
  </w:comment>
  <w:comment w:id="285" w:author="Kalhous, David" w:date="2018-02-20T21:32:00Z" w:initials="KD">
    <w:p w14:paraId="188CC848" w14:textId="5EBFBA43" w:rsidR="00AE61CE" w:rsidRDefault="00AE61CE">
      <w:pPr>
        <w:pStyle w:val="Textkomente"/>
      </w:pPr>
      <w:r>
        <w:rPr>
          <w:rStyle w:val="Odkaznakoment"/>
        </w:rPr>
        <w:annotationRef/>
      </w:r>
      <w:r>
        <w:t>Neues Hand</w:t>
      </w:r>
    </w:p>
  </w:comment>
  <w:comment w:id="288" w:author="David Kalhous" w:date="2022-12-04T16:03:00Z" w:initials="DK">
    <w:p w14:paraId="38891E81" w14:textId="77777777" w:rsidR="008438AC" w:rsidRDefault="008438AC" w:rsidP="00DF44D6">
      <w:pPr>
        <w:pStyle w:val="Textkomente"/>
      </w:pPr>
      <w:r>
        <w:rPr>
          <w:rStyle w:val="Odkaznakoment"/>
        </w:rPr>
        <w:annotationRef/>
      </w:r>
      <w:r>
        <w:t>Esders, Law-book, EME, 544 k dalším kopiím - spíše kronika zakonodárství</w:t>
      </w:r>
    </w:p>
  </w:comment>
  <w:comment w:id="289" w:author="David Kalhous" w:date="2022-12-04T16:10:00Z" w:initials="DK">
    <w:p w14:paraId="4C940969" w14:textId="77777777" w:rsidR="00557639" w:rsidRDefault="00557639" w:rsidP="0042621D">
      <w:pPr>
        <w:pStyle w:val="Textkomente"/>
      </w:pPr>
      <w:r>
        <w:rPr>
          <w:rStyle w:val="Odkaznakoment"/>
        </w:rPr>
        <w:annotationRef/>
      </w:r>
      <w:r>
        <w:t>Isidore, Etymologiae, 5</w:t>
      </w:r>
    </w:p>
  </w:comment>
  <w:comment w:id="291" w:author="Kalhous, David" w:date="2017-05-05T09:37:00Z" w:initials="KD">
    <w:p w14:paraId="3A6E33DF" w14:textId="33D1B203" w:rsidR="00AE61CE" w:rsidRPr="006E2D15" w:rsidRDefault="00AE61CE">
      <w:pPr>
        <w:pStyle w:val="Textkomente"/>
      </w:pPr>
      <w:r>
        <w:rPr>
          <w:rStyle w:val="Odkaznakoment"/>
        </w:rPr>
        <w:annotationRef/>
      </w:r>
      <w:r w:rsidRPr="006E2D15">
        <w:t>Etymologiae, 1</w:t>
      </w:r>
    </w:p>
  </w:comment>
  <w:comment w:id="290" w:author="Kalhous, David" w:date="2017-10-24T21:29:00Z" w:initials="KD">
    <w:p w14:paraId="1FEBB962" w14:textId="4E31AA8A" w:rsidR="00AE61CE" w:rsidRDefault="00AE61CE">
      <w:pPr>
        <w:pStyle w:val="Textkomente"/>
      </w:pPr>
      <w:r>
        <w:rPr>
          <w:rStyle w:val="Odkaznakoment"/>
        </w:rPr>
        <w:annotationRef/>
      </w:r>
      <w:r>
        <w:t>Wesentlich abgekürzt – kein Hinweis an Bayern</w:t>
      </w:r>
    </w:p>
  </w:comment>
  <w:comment w:id="293" w:author="David Kalhous" w:date="2017-09-24T14:11:00Z" w:initials="DK">
    <w:p w14:paraId="7D372A4C" w14:textId="600CB992" w:rsidR="00AE61CE" w:rsidRPr="00F00E6D" w:rsidRDefault="00AE61CE" w:rsidP="007C5F2A">
      <w:pPr>
        <w:pStyle w:val="Textkomente"/>
        <w:rPr>
          <w:lang w:val="it-IT"/>
        </w:rPr>
      </w:pPr>
      <w:r>
        <w:rPr>
          <w:rStyle w:val="Odkaznakoment"/>
        </w:rPr>
        <w:annotationRef/>
      </w:r>
      <w:r w:rsidRPr="00F00E6D">
        <w:rPr>
          <w:lang w:val="it-IT"/>
        </w:rPr>
        <w:t>prius contraditae ad ecclesiam fuerunt, secundum legem Alamannorum multa ***, quae in carta com memorata fuerit, in fisco solvatur, et 60 solidos pro fredo †. Res autem ad ecclesiam permaneant cum emendatione hominis illius, qui eas malo ordine subtrahere voluit, hoc est cum supradicto debito res reddat et 30 †† solidos ad ecclesiam persolvat.</w:t>
      </w:r>
    </w:p>
  </w:comment>
  <w:comment w:id="294" w:author="David Kalhous" w:date="2017-09-24T16:28:00Z" w:initials="DK">
    <w:p w14:paraId="47C7F604" w14:textId="1833161A" w:rsidR="00AE61CE" w:rsidRPr="00F00E6D" w:rsidRDefault="00AE61CE">
      <w:pPr>
        <w:pStyle w:val="Textkomente"/>
        <w:rPr>
          <w:lang w:val="it-IT"/>
        </w:rPr>
      </w:pPr>
      <w:r>
        <w:rPr>
          <w:rStyle w:val="Odkaznakoment"/>
        </w:rPr>
        <w:annotationRef/>
      </w:r>
      <w:r w:rsidRPr="00F00E6D">
        <w:rPr>
          <w:lang w:val="it-IT"/>
        </w:rPr>
        <w:t>rit, et aliquis eas exinde rapuerit, si per furtum hoc fecerit, ipsas res in capitale restituat et, si cut ipsae res valuerint, hoc novimpliciter conponat: iter um atque iterum similiter faciat, hoc sunt per ter novimpliciter ista omnia, cuius res fuerunt, conponi debent p; ecclesiae vero quam inhonorificavit, 36 solidos conponat.</w:t>
      </w:r>
    </w:p>
  </w:comment>
  <w:comment w:id="295" w:author="Kalhous, David" w:date="2017-09-25T17:29:00Z" w:initials="KD">
    <w:p w14:paraId="3D1FF608" w14:textId="247D21AD" w:rsidR="00AE61CE" w:rsidRPr="003B5A7E" w:rsidRDefault="00AE61CE">
      <w:pPr>
        <w:pStyle w:val="Textkomente"/>
        <w:rPr>
          <w:lang w:val="it-IT"/>
        </w:rPr>
      </w:pPr>
      <w:r>
        <w:rPr>
          <w:rStyle w:val="Odkaznakoment"/>
        </w:rPr>
        <w:annotationRef/>
      </w:r>
      <w:r w:rsidRPr="003B5A7E">
        <w:rPr>
          <w:lang w:val="it-IT"/>
        </w:rPr>
        <w:t>?</w:t>
      </w:r>
    </w:p>
  </w:comment>
  <w:comment w:id="299" w:author="Kalhous, David" w:date="2017-10-24T21:37:00Z" w:initials="KD">
    <w:p w14:paraId="3E120D4C" w14:textId="4860BF75" w:rsidR="00AE61CE" w:rsidRPr="0062432A" w:rsidRDefault="00AE61CE">
      <w:pPr>
        <w:pStyle w:val="Textkomente"/>
        <w:rPr>
          <w:lang w:val="cs-CZ"/>
        </w:rPr>
      </w:pPr>
      <w:r>
        <w:rPr>
          <w:rStyle w:val="Odkaznakoment"/>
        </w:rPr>
        <w:annotationRef/>
      </w:r>
      <w:r>
        <w:rPr>
          <w:rFonts w:ascii="Times New Roman" w:hAnsi="Times New Roman" w:cs="Times New Roman"/>
          <w:lang w:val="cs-CZ"/>
        </w:rPr>
        <w:t>Chybí: „</w:t>
      </w:r>
      <w:r w:rsidRPr="00D3431D">
        <w:rPr>
          <w:rFonts w:ascii="Times New Roman" w:hAnsi="Times New Roman" w:cs="Times New Roman"/>
          <w:lang w:val="la-Latn"/>
        </w:rPr>
        <w:t>ad a legem Baivariorum ab</w:t>
      </w:r>
      <w:r>
        <w:rPr>
          <w:rFonts w:ascii="Times New Roman" w:hAnsi="Times New Roman" w:cs="Times New Roman"/>
          <w:lang w:val="cs-CZ"/>
        </w:rPr>
        <w:t>“</w:t>
      </w:r>
    </w:p>
  </w:comment>
  <w:comment w:id="301" w:author="Kalhous, David" w:date="2017-10-24T21:41:00Z" w:initials="KD">
    <w:p w14:paraId="6D6F9F38" w14:textId="788F4108" w:rsidR="00AE61CE" w:rsidRDefault="00AE61CE">
      <w:pPr>
        <w:pStyle w:val="Textkomente"/>
      </w:pPr>
      <w:r>
        <w:rPr>
          <w:rStyle w:val="Odkaznakoment"/>
        </w:rPr>
        <w:annotationRef/>
      </w:r>
      <w:r>
        <w:t>204r ohne Überschrift; siehe dazu Depreux, Nützlichkeit, 91</w:t>
      </w:r>
    </w:p>
  </w:comment>
  <w:comment w:id="303" w:author="Kalhous, David" w:date="2017-09-19T13:47:00Z" w:initials="KD">
    <w:p w14:paraId="66BDE655" w14:textId="6E8F5F99" w:rsidR="00AE61CE" w:rsidRPr="00C65800" w:rsidRDefault="00AE61CE" w:rsidP="00F07DA6">
      <w:pPr>
        <w:pStyle w:val="Normlnweb"/>
      </w:pPr>
      <w:r>
        <w:rPr>
          <w:rStyle w:val="Odkaznakoment"/>
        </w:rPr>
        <w:annotationRef/>
      </w:r>
      <w:r w:rsidRPr="00C65800">
        <w:rPr>
          <w:i/>
          <w:iCs/>
        </w:rPr>
        <w:t>Bestand</w:t>
      </w:r>
      <w:r>
        <w:t xml:space="preserve">: </w:t>
      </w:r>
    </w:p>
    <w:p w14:paraId="1E3A319C" w14:textId="269C890E" w:rsidR="00AE61CE" w:rsidRDefault="00AE61CE" w:rsidP="00F07DA6">
      <w:pPr>
        <w:pStyle w:val="Normlnweb"/>
      </w:pPr>
      <w:r>
        <w:rPr>
          <w:i/>
          <w:iCs/>
        </w:rPr>
        <w:t>Distichen</w:t>
      </w:r>
      <w:r>
        <w:t xml:space="preserve"> </w:t>
      </w:r>
      <w:r>
        <w:rPr>
          <w:i/>
          <w:iCs/>
        </w:rPr>
        <w:t>fehlen</w:t>
      </w:r>
      <w:r>
        <w:t xml:space="preserve">, </w:t>
      </w:r>
      <w:r>
        <w:rPr>
          <w:i/>
          <w:iCs/>
        </w:rPr>
        <w:t>Bücher</w:t>
      </w:r>
      <w:r>
        <w:t xml:space="preserve"> </w:t>
      </w:r>
      <w:r>
        <w:rPr>
          <w:i/>
          <w:iCs/>
        </w:rPr>
        <w:t>1</w:t>
      </w:r>
      <w:r>
        <w:t xml:space="preserve"> – </w:t>
      </w:r>
      <w:r>
        <w:rPr>
          <w:i/>
          <w:iCs/>
        </w:rPr>
        <w:t>4</w:t>
      </w:r>
      <w:r>
        <w:t xml:space="preserve"> </w:t>
      </w:r>
      <w:r>
        <w:rPr>
          <w:i/>
          <w:iCs/>
        </w:rPr>
        <w:t>mit</w:t>
      </w:r>
      <w:r>
        <w:t xml:space="preserve"> </w:t>
      </w:r>
      <w:r>
        <w:rPr>
          <w:i/>
          <w:iCs/>
        </w:rPr>
        <w:t>Kapitulationes</w:t>
      </w:r>
      <w:r>
        <w:t xml:space="preserve">, </w:t>
      </w:r>
      <w:r>
        <w:rPr>
          <w:i/>
          <w:iCs/>
        </w:rPr>
        <w:t>alle</w:t>
      </w:r>
      <w:r>
        <w:t xml:space="preserve"> </w:t>
      </w:r>
      <w:r>
        <w:rPr>
          <w:i/>
          <w:iCs/>
        </w:rPr>
        <w:t>drei</w:t>
      </w:r>
      <w:r>
        <w:t xml:space="preserve"> </w:t>
      </w:r>
      <w:r>
        <w:rPr>
          <w:i/>
          <w:iCs/>
        </w:rPr>
        <w:t>Appendices</w:t>
      </w:r>
      <w:r>
        <w:t xml:space="preserve"> </w:t>
      </w:r>
      <w:r>
        <w:rPr>
          <w:i/>
          <w:iCs/>
        </w:rPr>
        <w:t>fehlen</w:t>
      </w:r>
      <w:r>
        <w:t xml:space="preserve">. </w:t>
      </w:r>
    </w:p>
    <w:p w14:paraId="7ED8FA26" w14:textId="53F28E03" w:rsidR="00AE61CE" w:rsidRDefault="00AE61CE" w:rsidP="00F07DA6">
      <w:pPr>
        <w:pStyle w:val="Normlnweb"/>
      </w:pPr>
      <w:r>
        <w:rPr>
          <w:i/>
          <w:iCs/>
        </w:rPr>
        <w:t>Besonderheiten</w:t>
      </w:r>
      <w:r>
        <w:t xml:space="preserve">:  </w:t>
      </w:r>
    </w:p>
    <w:p w14:paraId="5D9F11C9" w14:textId="13C7E1D1" w:rsidR="00AE61CE" w:rsidRDefault="00AE61CE" w:rsidP="00F07DA6">
      <w:pPr>
        <w:pStyle w:val="Normlnweb"/>
      </w:pPr>
      <w:r>
        <w:rPr>
          <w:i/>
          <w:iCs/>
        </w:rPr>
        <w:t>He</w:t>
      </w:r>
      <w:r>
        <w:t xml:space="preserve"> </w:t>
      </w:r>
      <w:r>
        <w:rPr>
          <w:i/>
          <w:iCs/>
        </w:rPr>
        <w:t>gehört</w:t>
      </w:r>
      <w:r>
        <w:t xml:space="preserve"> </w:t>
      </w:r>
      <w:r>
        <w:rPr>
          <w:i/>
          <w:iCs/>
        </w:rPr>
        <w:t>zur</w:t>
      </w:r>
      <w:r>
        <w:t xml:space="preserve"> </w:t>
      </w:r>
      <w:r>
        <w:rPr>
          <w:i/>
          <w:iCs/>
        </w:rPr>
        <w:t>süddeutsch</w:t>
      </w:r>
      <w:r>
        <w:t xml:space="preserve"> – </w:t>
      </w:r>
      <w:r>
        <w:rPr>
          <w:i/>
          <w:iCs/>
        </w:rPr>
        <w:t>alemannischen</w:t>
      </w:r>
      <w:r>
        <w:t xml:space="preserve"> </w:t>
      </w:r>
      <w:r>
        <w:rPr>
          <w:i/>
          <w:iCs/>
        </w:rPr>
        <w:t>Untergruppe</w:t>
      </w:r>
      <w:r>
        <w:t xml:space="preserve"> </w:t>
      </w:r>
      <w:r>
        <w:rPr>
          <w:i/>
          <w:iCs/>
        </w:rPr>
        <w:t>von</w:t>
      </w:r>
      <w:r>
        <w:t xml:space="preserve"> </w:t>
      </w:r>
      <w:r>
        <w:rPr>
          <w:i/>
          <w:iCs/>
        </w:rPr>
        <w:t>A</w:t>
      </w:r>
      <w:r>
        <w:t xml:space="preserve"> </w:t>
      </w:r>
      <w:r>
        <w:rPr>
          <w:i/>
          <w:iCs/>
        </w:rPr>
        <w:t>und</w:t>
      </w:r>
      <w:r>
        <w:t xml:space="preserve"> </w:t>
      </w:r>
      <w:r>
        <w:rPr>
          <w:i/>
          <w:iCs/>
        </w:rPr>
        <w:t>geht</w:t>
      </w:r>
      <w:r>
        <w:t xml:space="preserve"> </w:t>
      </w:r>
      <w:r>
        <w:rPr>
          <w:i/>
          <w:iCs/>
        </w:rPr>
        <w:t>mit</w:t>
      </w:r>
      <w:r>
        <w:t xml:space="preserve"> ( </w:t>
      </w:r>
      <w:r>
        <w:rPr>
          <w:i/>
          <w:iCs/>
        </w:rPr>
        <w:t>wovon</w:t>
      </w:r>
      <w:r>
        <w:t xml:space="preserve"> </w:t>
      </w:r>
      <w:r>
        <w:rPr>
          <w:i/>
          <w:iCs/>
        </w:rPr>
        <w:t>er</w:t>
      </w:r>
      <w:r>
        <w:t xml:space="preserve">  </w:t>
      </w:r>
      <w:r>
        <w:rPr>
          <w:i/>
          <w:iCs/>
        </w:rPr>
        <w:t>indirekt</w:t>
      </w:r>
      <w:r>
        <w:t xml:space="preserve"> </w:t>
      </w:r>
      <w:r>
        <w:rPr>
          <w:i/>
          <w:iCs/>
        </w:rPr>
        <w:t>abstammt)</w:t>
      </w:r>
      <w:r>
        <w:t xml:space="preserve"> </w:t>
      </w:r>
      <w:r>
        <w:rPr>
          <w:i/>
          <w:iCs/>
        </w:rPr>
        <w:t>und</w:t>
      </w:r>
      <w:r>
        <w:t xml:space="preserve"> </w:t>
      </w:r>
      <w:r>
        <w:rPr>
          <w:i/>
          <w:iCs/>
        </w:rPr>
        <w:t>P</w:t>
      </w:r>
      <w:r>
        <w:t xml:space="preserve"> 30 </w:t>
      </w:r>
      <w:r>
        <w:rPr>
          <w:i/>
          <w:iCs/>
        </w:rPr>
        <w:t>engstens</w:t>
      </w:r>
      <w:r>
        <w:t xml:space="preserve"> </w:t>
      </w:r>
      <w:r>
        <w:rPr>
          <w:i/>
          <w:iCs/>
        </w:rPr>
        <w:t>zusammen</w:t>
      </w:r>
      <w:r>
        <w:t xml:space="preserve">. </w:t>
      </w:r>
      <w:r>
        <w:rPr>
          <w:i/>
          <w:iCs/>
        </w:rPr>
        <w:t>Da</w:t>
      </w:r>
      <w:r>
        <w:t xml:space="preserve"> </w:t>
      </w:r>
      <w:r>
        <w:rPr>
          <w:i/>
          <w:iCs/>
        </w:rPr>
        <w:t>er</w:t>
      </w:r>
      <w:r>
        <w:t xml:space="preserve"> </w:t>
      </w:r>
      <w:r>
        <w:rPr>
          <w:i/>
          <w:iCs/>
        </w:rPr>
        <w:t>mit</w:t>
      </w:r>
      <w:r>
        <w:t xml:space="preserve"> </w:t>
      </w:r>
      <w:r>
        <w:rPr>
          <w:i/>
          <w:iCs/>
        </w:rPr>
        <w:t>Abstand</w:t>
      </w:r>
      <w:r>
        <w:t xml:space="preserve"> </w:t>
      </w:r>
      <w:r>
        <w:rPr>
          <w:i/>
          <w:iCs/>
        </w:rPr>
        <w:t>der</w:t>
      </w:r>
      <w:r>
        <w:t xml:space="preserve"> </w:t>
      </w:r>
      <w:r>
        <w:rPr>
          <w:i/>
          <w:iCs/>
        </w:rPr>
        <w:t>fehlerhafteste</w:t>
      </w:r>
      <w:r>
        <w:t xml:space="preserve">  </w:t>
      </w:r>
      <w:r>
        <w:rPr>
          <w:i/>
          <w:iCs/>
        </w:rPr>
        <w:t>dieser</w:t>
      </w:r>
      <w:r>
        <w:t xml:space="preserve"> </w:t>
      </w:r>
      <w:r>
        <w:rPr>
          <w:i/>
          <w:iCs/>
        </w:rPr>
        <w:t>drei</w:t>
      </w:r>
      <w:r>
        <w:t xml:space="preserve"> </w:t>
      </w:r>
      <w:r>
        <w:rPr>
          <w:i/>
          <w:iCs/>
        </w:rPr>
        <w:t>Codices</w:t>
      </w:r>
      <w:r>
        <w:t xml:space="preserve"> </w:t>
      </w:r>
      <w:r>
        <w:rPr>
          <w:i/>
          <w:iCs/>
        </w:rPr>
        <w:t>ist</w:t>
      </w:r>
      <w:r>
        <w:t xml:space="preserve">, </w:t>
      </w:r>
      <w:r>
        <w:rPr>
          <w:i/>
          <w:iCs/>
        </w:rPr>
        <w:t>wurde</w:t>
      </w:r>
      <w:r>
        <w:t xml:space="preserve"> </w:t>
      </w:r>
      <w:r>
        <w:rPr>
          <w:i/>
          <w:iCs/>
        </w:rPr>
        <w:t>er</w:t>
      </w:r>
      <w:r>
        <w:t xml:space="preserve"> </w:t>
      </w:r>
      <w:r>
        <w:rPr>
          <w:i/>
          <w:iCs/>
        </w:rPr>
        <w:t>für</w:t>
      </w:r>
      <w:r>
        <w:t xml:space="preserve"> </w:t>
      </w:r>
      <w:r>
        <w:rPr>
          <w:i/>
          <w:iCs/>
        </w:rPr>
        <w:t>die</w:t>
      </w:r>
      <w:r>
        <w:t xml:space="preserve"> </w:t>
      </w:r>
      <w:r>
        <w:rPr>
          <w:i/>
          <w:iCs/>
        </w:rPr>
        <w:t>Edition</w:t>
      </w:r>
      <w:r>
        <w:t xml:space="preserve"> </w:t>
      </w:r>
      <w:r>
        <w:rPr>
          <w:i/>
          <w:iCs/>
        </w:rPr>
        <w:t>nicht</w:t>
      </w:r>
      <w:r>
        <w:t xml:space="preserve"> </w:t>
      </w:r>
      <w:r>
        <w:rPr>
          <w:i/>
          <w:iCs/>
        </w:rPr>
        <w:t>benutzt</w:t>
      </w:r>
      <w:r>
        <w:t xml:space="preserve">, </w:t>
      </w:r>
      <w:r>
        <w:rPr>
          <w:i/>
          <w:iCs/>
        </w:rPr>
        <w:t>siehe</w:t>
      </w:r>
      <w:r>
        <w:t xml:space="preserve"> </w:t>
      </w:r>
      <w:r>
        <w:rPr>
          <w:i/>
          <w:iCs/>
        </w:rPr>
        <w:t>unten</w:t>
      </w:r>
      <w:r>
        <w:t xml:space="preserve">. </w:t>
      </w:r>
      <w:r>
        <w:rPr>
          <w:i/>
          <w:iCs/>
        </w:rPr>
        <w:t>212</w:t>
      </w:r>
      <w:r>
        <w:t xml:space="preserve"> </w:t>
      </w:r>
      <w:r>
        <w:rPr>
          <w:i/>
          <w:iCs/>
        </w:rPr>
        <w:t>ff</w:t>
      </w:r>
      <w:r>
        <w:t xml:space="preserve">. – </w:t>
      </w:r>
      <w:r>
        <w:rPr>
          <w:i/>
          <w:iCs/>
        </w:rPr>
        <w:t>Abgesehen</w:t>
      </w:r>
      <w:r>
        <w:t xml:space="preserve"> </w:t>
      </w:r>
      <w:r>
        <w:rPr>
          <w:i/>
          <w:iCs/>
        </w:rPr>
        <w:t>von</w:t>
      </w:r>
      <w:r>
        <w:t xml:space="preserve"> </w:t>
      </w:r>
      <w:r>
        <w:rPr>
          <w:i/>
          <w:iCs/>
        </w:rPr>
        <w:t>den</w:t>
      </w:r>
      <w:r>
        <w:t xml:space="preserve"> </w:t>
      </w:r>
      <w:r>
        <w:rPr>
          <w:i/>
          <w:iCs/>
        </w:rPr>
        <w:t>bereits</w:t>
      </w:r>
      <w:r>
        <w:t xml:space="preserve"> </w:t>
      </w:r>
      <w:r>
        <w:rPr>
          <w:i/>
          <w:iCs/>
        </w:rPr>
        <w:t>oben</w:t>
      </w:r>
      <w:r>
        <w:t xml:space="preserve"> </w:t>
      </w:r>
      <w:r>
        <w:rPr>
          <w:i/>
          <w:iCs/>
        </w:rPr>
        <w:t>aufgeführten</w:t>
      </w:r>
      <w:r>
        <w:t xml:space="preserve"> </w:t>
      </w:r>
      <w:r>
        <w:rPr>
          <w:i/>
          <w:iCs/>
        </w:rPr>
        <w:t>Nachtragskapiteln</w:t>
      </w:r>
      <w:r>
        <w:t xml:space="preserve"> </w:t>
      </w:r>
      <w:r>
        <w:rPr>
          <w:i/>
          <w:iCs/>
        </w:rPr>
        <w:t>weist</w:t>
      </w:r>
      <w:r>
        <w:t xml:space="preserve"> </w:t>
      </w:r>
      <w:r>
        <w:rPr>
          <w:i/>
          <w:iCs/>
        </w:rPr>
        <w:t>He</w:t>
      </w:r>
      <w:r>
        <w:t xml:space="preserve"> </w:t>
      </w:r>
      <w:r>
        <w:rPr>
          <w:i/>
          <w:iCs/>
        </w:rPr>
        <w:t>in</w:t>
      </w:r>
      <w:r>
        <w:t xml:space="preserve"> </w:t>
      </w:r>
      <w:r>
        <w:rPr>
          <w:i/>
          <w:iCs/>
        </w:rPr>
        <w:t>Buch</w:t>
      </w:r>
      <w:r>
        <w:t xml:space="preserve"> </w:t>
      </w:r>
      <w:r>
        <w:rPr>
          <w:i/>
          <w:iCs/>
        </w:rPr>
        <w:t>1</w:t>
      </w:r>
      <w:r>
        <w:t xml:space="preserve"> </w:t>
      </w:r>
      <w:r>
        <w:rPr>
          <w:i/>
          <w:iCs/>
        </w:rPr>
        <w:t>als</w:t>
      </w:r>
      <w:r>
        <w:t xml:space="preserve">  </w:t>
      </w:r>
      <w:r>
        <w:rPr>
          <w:i/>
          <w:iCs/>
        </w:rPr>
        <w:t>letztes</w:t>
      </w:r>
      <w:r>
        <w:t xml:space="preserve"> </w:t>
      </w:r>
      <w:r>
        <w:rPr>
          <w:i/>
          <w:iCs/>
        </w:rPr>
        <w:t>Kapitel</w:t>
      </w:r>
      <w:r>
        <w:t xml:space="preserve">. </w:t>
      </w:r>
      <w:r>
        <w:rPr>
          <w:i/>
          <w:iCs/>
        </w:rPr>
        <w:t>4</w:t>
      </w:r>
      <w:r>
        <w:t xml:space="preserve"> </w:t>
      </w:r>
      <w:r>
        <w:rPr>
          <w:i/>
          <w:iCs/>
        </w:rPr>
        <w:t>der</w:t>
      </w:r>
      <w:r>
        <w:t xml:space="preserve"> </w:t>
      </w:r>
      <w:r>
        <w:rPr>
          <w:i/>
          <w:iCs/>
        </w:rPr>
        <w:t>Siricius</w:t>
      </w:r>
      <w:r>
        <w:t xml:space="preserve"> - </w:t>
      </w:r>
      <w:r>
        <w:rPr>
          <w:i/>
          <w:iCs/>
        </w:rPr>
        <w:t>Dekretale</w:t>
      </w:r>
      <w:r>
        <w:t xml:space="preserve"> </w:t>
      </w:r>
      <w:r>
        <w:rPr>
          <w:i/>
          <w:iCs/>
        </w:rPr>
        <w:t>JK</w:t>
      </w:r>
      <w:r>
        <w:t xml:space="preserve"> </w:t>
      </w:r>
      <w:r>
        <w:rPr>
          <w:i/>
          <w:iCs/>
        </w:rPr>
        <w:t>255</w:t>
      </w:r>
      <w:r>
        <w:t xml:space="preserve"> </w:t>
      </w:r>
      <w:r>
        <w:rPr>
          <w:i/>
          <w:iCs/>
        </w:rPr>
        <w:t>auf</w:t>
      </w:r>
      <w:r>
        <w:t xml:space="preserve"> ( De coniugali velatione ). </w:t>
      </w:r>
      <w:r>
        <w:rPr>
          <w:i/>
          <w:iCs/>
        </w:rPr>
        <w:t>In</w:t>
      </w:r>
      <w:r>
        <w:t xml:space="preserve"> </w:t>
      </w:r>
      <w:r>
        <w:rPr>
          <w:i/>
          <w:iCs/>
        </w:rPr>
        <w:t>Buch</w:t>
      </w:r>
      <w:r>
        <w:t xml:space="preserve"> </w:t>
      </w:r>
      <w:r>
        <w:rPr>
          <w:i/>
          <w:iCs/>
        </w:rPr>
        <w:t>2</w:t>
      </w:r>
      <w:r>
        <w:t xml:space="preserve"> </w:t>
      </w:r>
      <w:r>
        <w:rPr>
          <w:i/>
          <w:iCs/>
        </w:rPr>
        <w:t>findet</w:t>
      </w:r>
      <w:r>
        <w:t xml:space="preserve"> </w:t>
      </w:r>
      <w:r>
        <w:rPr>
          <w:i/>
          <w:iCs/>
        </w:rPr>
        <w:t>sich</w:t>
      </w:r>
      <w:r>
        <w:t xml:space="preserve"> </w:t>
      </w:r>
      <w:r>
        <w:rPr>
          <w:i/>
          <w:iCs/>
        </w:rPr>
        <w:t>ebenso</w:t>
      </w:r>
      <w:r>
        <w:t xml:space="preserve"> </w:t>
      </w:r>
      <w:r>
        <w:rPr>
          <w:i/>
          <w:iCs/>
        </w:rPr>
        <w:t>wie</w:t>
      </w:r>
      <w:r>
        <w:t xml:space="preserve"> </w:t>
      </w:r>
      <w:r>
        <w:rPr>
          <w:i/>
          <w:iCs/>
        </w:rPr>
        <w:t>in</w:t>
      </w:r>
      <w:r>
        <w:t xml:space="preserve"> </w:t>
      </w:r>
      <w:r>
        <w:rPr>
          <w:i/>
          <w:iCs/>
        </w:rPr>
        <w:t>neben</w:t>
      </w:r>
      <w:r>
        <w:t xml:space="preserve"> </w:t>
      </w:r>
      <w:r>
        <w:rPr>
          <w:i/>
          <w:iCs/>
        </w:rPr>
        <w:t>der</w:t>
      </w:r>
      <w:r>
        <w:t xml:space="preserve"> </w:t>
      </w:r>
      <w:r>
        <w:rPr>
          <w:i/>
          <w:iCs/>
        </w:rPr>
        <w:t>Rubrik</w:t>
      </w:r>
      <w:r>
        <w:t xml:space="preserve"> </w:t>
      </w:r>
      <w:r>
        <w:rPr>
          <w:i/>
          <w:iCs/>
        </w:rPr>
        <w:t>von</w:t>
      </w:r>
      <w:r>
        <w:t xml:space="preserve">. </w:t>
      </w:r>
      <w:r>
        <w:rPr>
          <w:i/>
          <w:iCs/>
        </w:rPr>
        <w:t>15</w:t>
      </w:r>
      <w:r>
        <w:t xml:space="preserve"> ( </w:t>
      </w:r>
      <w:r>
        <w:rPr>
          <w:i/>
          <w:iCs/>
        </w:rPr>
        <w:t>Kapitulatio)</w:t>
      </w:r>
      <w:r>
        <w:t xml:space="preserve"> </w:t>
      </w:r>
      <w:r>
        <w:rPr>
          <w:i/>
          <w:iCs/>
        </w:rPr>
        <w:t>der</w:t>
      </w:r>
      <w:r>
        <w:t xml:space="preserve"> </w:t>
      </w:r>
      <w:r>
        <w:rPr>
          <w:i/>
          <w:iCs/>
        </w:rPr>
        <w:t>Vermerk</w:t>
      </w:r>
      <w:r>
        <w:t xml:space="preserve">: Hic deest, require post, </w:t>
      </w:r>
      <w:r>
        <w:rPr>
          <w:i/>
          <w:iCs/>
        </w:rPr>
        <w:t>womit</w:t>
      </w:r>
      <w:r>
        <w:t xml:space="preserve"> </w:t>
      </w:r>
      <w:r>
        <w:rPr>
          <w:i/>
          <w:iCs/>
        </w:rPr>
        <w:t>auf</w:t>
      </w:r>
      <w:r>
        <w:t xml:space="preserve"> </w:t>
      </w:r>
      <w:r>
        <w:rPr>
          <w:i/>
          <w:iCs/>
        </w:rPr>
        <w:t>die</w:t>
      </w:r>
      <w:r>
        <w:t xml:space="preserve"> </w:t>
      </w:r>
      <w:r>
        <w:rPr>
          <w:i/>
          <w:iCs/>
        </w:rPr>
        <w:t>nachgetragenen</w:t>
      </w:r>
      <w:r>
        <w:t xml:space="preserve"> </w:t>
      </w:r>
      <w:r>
        <w:rPr>
          <w:i/>
          <w:iCs/>
        </w:rPr>
        <w:t>Zusatzkapitel</w:t>
      </w:r>
      <w:r>
        <w:t xml:space="preserve"> </w:t>
      </w:r>
      <w:r>
        <w:rPr>
          <w:i/>
          <w:iCs/>
        </w:rPr>
        <w:t>verwiesen</w:t>
      </w:r>
      <w:r>
        <w:t xml:space="preserve"> </w:t>
      </w:r>
      <w:r>
        <w:rPr>
          <w:i/>
          <w:iCs/>
        </w:rPr>
        <w:t>wird</w:t>
      </w:r>
      <w:r>
        <w:t xml:space="preserve">. </w:t>
      </w:r>
      <w:r>
        <w:rPr>
          <w:i/>
          <w:iCs/>
        </w:rPr>
        <w:t>Wie</w:t>
      </w:r>
      <w:r>
        <w:t xml:space="preserve"> </w:t>
      </w:r>
      <w:r>
        <w:rPr>
          <w:i/>
          <w:iCs/>
        </w:rPr>
        <w:t>die</w:t>
      </w:r>
      <w:r>
        <w:t xml:space="preserve"> </w:t>
      </w:r>
      <w:r>
        <w:rPr>
          <w:i/>
          <w:iCs/>
        </w:rPr>
        <w:t>Zählweise</w:t>
      </w:r>
      <w:r>
        <w:t xml:space="preserve"> </w:t>
      </w:r>
      <w:r>
        <w:rPr>
          <w:i/>
          <w:iCs/>
        </w:rPr>
        <w:t>zeigt</w:t>
      </w:r>
      <w:r>
        <w:t xml:space="preserve"> ( </w:t>
      </w:r>
      <w:r>
        <w:rPr>
          <w:i/>
          <w:iCs/>
        </w:rPr>
        <w:t>siehe</w:t>
      </w:r>
      <w:r>
        <w:t xml:space="preserve"> </w:t>
      </w:r>
      <w:r>
        <w:rPr>
          <w:i/>
          <w:iCs/>
        </w:rPr>
        <w:t>unten)</w:t>
      </w:r>
      <w:r>
        <w:t xml:space="preserve">, </w:t>
      </w:r>
      <w:r>
        <w:rPr>
          <w:i/>
          <w:iCs/>
        </w:rPr>
        <w:t>ist</w:t>
      </w:r>
      <w:r>
        <w:t xml:space="preserve"> </w:t>
      </w:r>
      <w:r>
        <w:rPr>
          <w:i/>
          <w:iCs/>
        </w:rPr>
        <w:t>der</w:t>
      </w:r>
      <w:r>
        <w:t xml:space="preserve"> </w:t>
      </w:r>
      <w:r>
        <w:rPr>
          <w:i/>
          <w:iCs/>
        </w:rPr>
        <w:t>Codex</w:t>
      </w:r>
      <w:r>
        <w:t xml:space="preserve"> </w:t>
      </w:r>
      <w:r>
        <w:rPr>
          <w:i/>
          <w:iCs/>
        </w:rPr>
        <w:t>nach</w:t>
      </w:r>
      <w:r>
        <w:t xml:space="preserve"> </w:t>
      </w:r>
      <w:r>
        <w:rPr>
          <w:i/>
          <w:iCs/>
        </w:rPr>
        <w:t>fol</w:t>
      </w:r>
      <w:r>
        <w:t xml:space="preserve">. </w:t>
      </w:r>
      <w:r>
        <w:rPr>
          <w:i/>
          <w:iCs/>
        </w:rPr>
        <w:t>236</w:t>
      </w:r>
      <w:r>
        <w:t xml:space="preserve"> </w:t>
      </w:r>
      <w:r>
        <w:rPr>
          <w:i/>
          <w:iCs/>
        </w:rPr>
        <w:t>entweder</w:t>
      </w:r>
      <w:r>
        <w:t xml:space="preserve"> </w:t>
      </w:r>
      <w:r>
        <w:rPr>
          <w:i/>
          <w:iCs/>
        </w:rPr>
        <w:t>von</w:t>
      </w:r>
      <w:r>
        <w:t xml:space="preserve"> </w:t>
      </w:r>
      <w:r>
        <w:rPr>
          <w:i/>
          <w:iCs/>
        </w:rPr>
        <w:t>Beginn</w:t>
      </w:r>
      <w:r>
        <w:t xml:space="preserve"> </w:t>
      </w:r>
      <w:r>
        <w:rPr>
          <w:i/>
          <w:iCs/>
        </w:rPr>
        <w:t>an</w:t>
      </w:r>
      <w:r>
        <w:t xml:space="preserve"> </w:t>
      </w:r>
      <w:r>
        <w:rPr>
          <w:i/>
          <w:iCs/>
        </w:rPr>
        <w:t>oder</w:t>
      </w:r>
      <w:r>
        <w:t xml:space="preserve"> </w:t>
      </w:r>
      <w:r>
        <w:rPr>
          <w:i/>
          <w:iCs/>
        </w:rPr>
        <w:t>jedenfalls</w:t>
      </w:r>
      <w:r>
        <w:t xml:space="preserve"> </w:t>
      </w:r>
      <w:r>
        <w:rPr>
          <w:i/>
          <w:iCs/>
        </w:rPr>
        <w:t>doch</w:t>
      </w:r>
      <w:r>
        <w:t xml:space="preserve"> </w:t>
      </w:r>
      <w:r>
        <w:rPr>
          <w:i/>
          <w:iCs/>
        </w:rPr>
        <w:t>sehr</w:t>
      </w:r>
      <w:r>
        <w:t xml:space="preserve"> </w:t>
      </w:r>
      <w:r>
        <w:rPr>
          <w:i/>
          <w:iCs/>
        </w:rPr>
        <w:t>früh</w:t>
      </w:r>
      <w:r>
        <w:t xml:space="preserve"> </w:t>
      </w:r>
      <w:r>
        <w:rPr>
          <w:i/>
          <w:iCs/>
        </w:rPr>
        <w:t>verheftet</w:t>
      </w:r>
      <w:r>
        <w:t xml:space="preserve"> </w:t>
      </w:r>
      <w:r>
        <w:rPr>
          <w:i/>
          <w:iCs/>
        </w:rPr>
        <w:t>worden</w:t>
      </w:r>
      <w:r>
        <w:t xml:space="preserve">: </w:t>
      </w:r>
      <w:r>
        <w:rPr>
          <w:i/>
          <w:iCs/>
        </w:rPr>
        <w:t>Fol</w:t>
      </w:r>
      <w:r>
        <w:t xml:space="preserve">. </w:t>
      </w:r>
      <w:r>
        <w:rPr>
          <w:i/>
          <w:iCs/>
        </w:rPr>
        <w:t>236</w:t>
      </w:r>
      <w:r>
        <w:t xml:space="preserve"> </w:t>
      </w:r>
      <w:r>
        <w:rPr>
          <w:i/>
          <w:iCs/>
        </w:rPr>
        <w:t>endet</w:t>
      </w:r>
      <w:r>
        <w:t xml:space="preserve"> </w:t>
      </w:r>
      <w:r>
        <w:rPr>
          <w:i/>
          <w:iCs/>
        </w:rPr>
        <w:t>in</w:t>
      </w:r>
      <w:r>
        <w:t xml:space="preserve"> </w:t>
      </w:r>
      <w:r>
        <w:rPr>
          <w:i/>
          <w:iCs/>
        </w:rPr>
        <w:t>Ans</w:t>
      </w:r>
      <w:r>
        <w:t xml:space="preserve">. </w:t>
      </w:r>
      <w:r>
        <w:rPr>
          <w:i/>
          <w:iCs/>
        </w:rPr>
        <w:t>2</w:t>
      </w:r>
      <w:r>
        <w:t xml:space="preserve">, </w:t>
      </w:r>
      <w:r>
        <w:rPr>
          <w:i/>
          <w:iCs/>
        </w:rPr>
        <w:t>29</w:t>
      </w:r>
      <w:r>
        <w:t xml:space="preserve"> </w:t>
      </w:r>
      <w:r>
        <w:rPr>
          <w:i/>
          <w:iCs/>
        </w:rPr>
        <w:t>mit</w:t>
      </w:r>
      <w:r>
        <w:t xml:space="preserve"> panes, </w:t>
      </w:r>
      <w:r>
        <w:rPr>
          <w:i/>
          <w:iCs/>
        </w:rPr>
        <w:t>fol</w:t>
      </w:r>
      <w:r>
        <w:t xml:space="preserve">. </w:t>
      </w:r>
      <w:r>
        <w:rPr>
          <w:i/>
          <w:iCs/>
        </w:rPr>
        <w:t>237</w:t>
      </w:r>
      <w:r>
        <w:t xml:space="preserve"> </w:t>
      </w:r>
      <w:r>
        <w:rPr>
          <w:i/>
          <w:iCs/>
        </w:rPr>
        <w:t>beginnt</w:t>
      </w:r>
      <w:r>
        <w:t xml:space="preserve"> </w:t>
      </w:r>
      <w:r>
        <w:rPr>
          <w:i/>
          <w:iCs/>
        </w:rPr>
        <w:t>mit</w:t>
      </w:r>
      <w:r>
        <w:t xml:space="preserve"> - sione condempnent ( </w:t>
      </w:r>
      <w:r>
        <w:rPr>
          <w:i/>
          <w:iCs/>
        </w:rPr>
        <w:t>Ans</w:t>
      </w:r>
      <w:r>
        <w:t xml:space="preserve">. </w:t>
      </w:r>
      <w:r>
        <w:rPr>
          <w:i/>
          <w:iCs/>
        </w:rPr>
        <w:t>2</w:t>
      </w:r>
      <w:r>
        <w:t xml:space="preserve">, </w:t>
      </w:r>
      <w:r>
        <w:rPr>
          <w:i/>
          <w:iCs/>
        </w:rPr>
        <w:t>42)</w:t>
      </w:r>
      <w:r>
        <w:t xml:space="preserve">. </w:t>
      </w:r>
      <w:r>
        <w:rPr>
          <w:i/>
          <w:iCs/>
        </w:rPr>
        <w:t>Fol</w:t>
      </w:r>
      <w:r>
        <w:t xml:space="preserve">. </w:t>
      </w:r>
      <w:r>
        <w:rPr>
          <w:i/>
          <w:iCs/>
        </w:rPr>
        <w:t>239</w:t>
      </w:r>
      <w:r>
        <w:t xml:space="preserve"> </w:t>
      </w:r>
      <w:r>
        <w:rPr>
          <w:i/>
          <w:iCs/>
        </w:rPr>
        <w:t>endet</w:t>
      </w:r>
      <w:r>
        <w:t xml:space="preserve"> </w:t>
      </w:r>
      <w:r>
        <w:rPr>
          <w:i/>
          <w:iCs/>
        </w:rPr>
        <w:t>mit</w:t>
      </w:r>
      <w:r>
        <w:t xml:space="preserve"> si liberi sint aut ( </w:t>
      </w:r>
      <w:r>
        <w:rPr>
          <w:i/>
          <w:iCs/>
        </w:rPr>
        <w:t>Ans</w:t>
      </w:r>
      <w:r>
        <w:t xml:space="preserve">. </w:t>
      </w:r>
      <w:r>
        <w:rPr>
          <w:i/>
          <w:iCs/>
        </w:rPr>
        <w:t>3</w:t>
      </w:r>
      <w:r>
        <w:t xml:space="preserve">, </w:t>
      </w:r>
      <w:r>
        <w:rPr>
          <w:i/>
          <w:iCs/>
        </w:rPr>
        <w:t>9)</w:t>
      </w:r>
      <w:r>
        <w:t xml:space="preserve">, </w:t>
      </w:r>
      <w:r>
        <w:rPr>
          <w:i/>
          <w:iCs/>
        </w:rPr>
        <w:t>fol</w:t>
      </w:r>
      <w:r>
        <w:t xml:space="preserve">. </w:t>
      </w:r>
      <w:r>
        <w:rPr>
          <w:i/>
          <w:iCs/>
        </w:rPr>
        <w:t>240</w:t>
      </w:r>
      <w:r>
        <w:t xml:space="preserve"> </w:t>
      </w:r>
      <w:r>
        <w:rPr>
          <w:i/>
          <w:iCs/>
        </w:rPr>
        <w:t>beginnt</w:t>
      </w:r>
      <w:r>
        <w:t xml:space="preserve"> </w:t>
      </w:r>
      <w:r>
        <w:rPr>
          <w:i/>
          <w:iCs/>
        </w:rPr>
        <w:t>mit</w:t>
      </w:r>
      <w:r>
        <w:t xml:space="preserve"> civiles </w:t>
      </w:r>
      <w:r>
        <w:rPr>
          <w:i/>
          <w:iCs/>
        </w:rPr>
        <w:t>und</w:t>
      </w:r>
      <w:r>
        <w:t xml:space="preserve"> </w:t>
      </w:r>
      <w:r>
        <w:rPr>
          <w:i/>
          <w:iCs/>
        </w:rPr>
        <w:t>setzt</w:t>
      </w:r>
      <w:r>
        <w:t xml:space="preserve"> </w:t>
      </w:r>
      <w:r>
        <w:rPr>
          <w:i/>
          <w:iCs/>
        </w:rPr>
        <w:t>damit</w:t>
      </w:r>
      <w:r>
        <w:t xml:space="preserve"> </w:t>
      </w:r>
      <w:r>
        <w:rPr>
          <w:i/>
          <w:iCs/>
        </w:rPr>
        <w:t>Ans</w:t>
      </w:r>
      <w:r>
        <w:t xml:space="preserve">. </w:t>
      </w:r>
      <w:r>
        <w:rPr>
          <w:i/>
          <w:iCs/>
        </w:rPr>
        <w:t>2</w:t>
      </w:r>
      <w:r>
        <w:t xml:space="preserve">, </w:t>
      </w:r>
      <w:r>
        <w:rPr>
          <w:i/>
          <w:iCs/>
        </w:rPr>
        <w:t>29</w:t>
      </w:r>
      <w:r>
        <w:t xml:space="preserve"> </w:t>
      </w:r>
      <w:r>
        <w:rPr>
          <w:i/>
          <w:iCs/>
        </w:rPr>
        <w:t>fort</w:t>
      </w:r>
      <w:r>
        <w:t xml:space="preserve">. </w:t>
      </w:r>
      <w:r>
        <w:rPr>
          <w:i/>
          <w:iCs/>
        </w:rPr>
        <w:t>Der</w:t>
      </w:r>
      <w:r>
        <w:t xml:space="preserve"> </w:t>
      </w:r>
      <w:r>
        <w:rPr>
          <w:i/>
          <w:iCs/>
        </w:rPr>
        <w:t>Text</w:t>
      </w:r>
      <w:r>
        <w:t xml:space="preserve"> </w:t>
      </w:r>
      <w:r>
        <w:rPr>
          <w:i/>
          <w:iCs/>
        </w:rPr>
        <w:t>bis</w:t>
      </w:r>
      <w:r>
        <w:t xml:space="preserve"> </w:t>
      </w:r>
      <w:r>
        <w:rPr>
          <w:i/>
          <w:iCs/>
        </w:rPr>
        <w:t>Ans</w:t>
      </w:r>
      <w:r>
        <w:t xml:space="preserve">. </w:t>
      </w:r>
      <w:r>
        <w:rPr>
          <w:i/>
          <w:iCs/>
        </w:rPr>
        <w:t>2</w:t>
      </w:r>
      <w:r>
        <w:t xml:space="preserve">, </w:t>
      </w:r>
      <w:r>
        <w:rPr>
          <w:i/>
          <w:iCs/>
        </w:rPr>
        <w:t>42</w:t>
      </w:r>
      <w:r>
        <w:t xml:space="preserve"> </w:t>
      </w:r>
      <w:r>
        <w:rPr>
          <w:i/>
          <w:iCs/>
        </w:rPr>
        <w:t>füllt</w:t>
      </w:r>
      <w:r>
        <w:t xml:space="preserve"> </w:t>
      </w:r>
      <w:r>
        <w:rPr>
          <w:i/>
          <w:iCs/>
        </w:rPr>
        <w:t>die</w:t>
      </w:r>
      <w:r>
        <w:t xml:space="preserve"> </w:t>
      </w:r>
      <w:r>
        <w:rPr>
          <w:i/>
          <w:iCs/>
        </w:rPr>
        <w:t>Blätter</w:t>
      </w:r>
      <w:r>
        <w:t xml:space="preserve"> </w:t>
      </w:r>
      <w:r>
        <w:rPr>
          <w:i/>
          <w:iCs/>
        </w:rPr>
        <w:t>241</w:t>
      </w:r>
      <w:r>
        <w:t xml:space="preserve"> </w:t>
      </w:r>
      <w:r>
        <w:rPr>
          <w:i/>
          <w:iCs/>
        </w:rPr>
        <w:t>und</w:t>
      </w:r>
      <w:r>
        <w:t xml:space="preserve"> </w:t>
      </w:r>
      <w:r>
        <w:rPr>
          <w:i/>
          <w:iCs/>
        </w:rPr>
        <w:t>242</w:t>
      </w:r>
      <w:r>
        <w:t xml:space="preserve">, </w:t>
      </w:r>
      <w:r>
        <w:rPr>
          <w:i/>
          <w:iCs/>
        </w:rPr>
        <w:t>fol</w:t>
      </w:r>
      <w:r>
        <w:t xml:space="preserve">. </w:t>
      </w:r>
      <w:r>
        <w:rPr>
          <w:i/>
          <w:iCs/>
        </w:rPr>
        <w:t>243</w:t>
      </w:r>
      <w:r>
        <w:t xml:space="preserve"> </w:t>
      </w:r>
      <w:r>
        <w:rPr>
          <w:i/>
          <w:iCs/>
        </w:rPr>
        <w:t>setzt</w:t>
      </w:r>
      <w:r>
        <w:t xml:space="preserve"> </w:t>
      </w:r>
      <w:r>
        <w:rPr>
          <w:i/>
          <w:iCs/>
        </w:rPr>
        <w:t>mit</w:t>
      </w:r>
      <w:r>
        <w:t xml:space="preserve"> iurent </w:t>
      </w:r>
      <w:r>
        <w:rPr>
          <w:i/>
          <w:iCs/>
        </w:rPr>
        <w:t>den</w:t>
      </w:r>
      <w:r>
        <w:t xml:space="preserve"> </w:t>
      </w:r>
      <w:r>
        <w:rPr>
          <w:i/>
          <w:iCs/>
        </w:rPr>
        <w:t>fol</w:t>
      </w:r>
      <w:r>
        <w:t xml:space="preserve">. </w:t>
      </w:r>
      <w:r>
        <w:rPr>
          <w:i/>
          <w:iCs/>
        </w:rPr>
        <w:t>239</w:t>
      </w:r>
      <w:r>
        <w:t xml:space="preserve"> </w:t>
      </w:r>
      <w:r>
        <w:rPr>
          <w:i/>
          <w:iCs/>
        </w:rPr>
        <w:t>zunächst</w:t>
      </w:r>
      <w:r>
        <w:t xml:space="preserve"> </w:t>
      </w:r>
      <w:r>
        <w:rPr>
          <w:i/>
          <w:iCs/>
        </w:rPr>
        <w:t>abgebrochenen</w:t>
      </w:r>
      <w:r>
        <w:t xml:space="preserve"> </w:t>
      </w:r>
      <w:r>
        <w:rPr>
          <w:i/>
          <w:iCs/>
        </w:rPr>
        <w:t>Text</w:t>
      </w:r>
      <w:r>
        <w:t xml:space="preserve"> </w:t>
      </w:r>
      <w:r>
        <w:rPr>
          <w:i/>
          <w:iCs/>
        </w:rPr>
        <w:t>von</w:t>
      </w:r>
      <w:r>
        <w:t xml:space="preserve"> </w:t>
      </w:r>
      <w:r>
        <w:rPr>
          <w:i/>
          <w:iCs/>
        </w:rPr>
        <w:t>Ans</w:t>
      </w:r>
      <w:r>
        <w:t xml:space="preserve">. </w:t>
      </w:r>
      <w:r>
        <w:rPr>
          <w:i/>
          <w:iCs/>
        </w:rPr>
        <w:t>3</w:t>
      </w:r>
      <w:r>
        <w:t xml:space="preserve">, </w:t>
      </w:r>
      <w:r>
        <w:rPr>
          <w:i/>
          <w:iCs/>
        </w:rPr>
        <w:t>9</w:t>
      </w:r>
      <w:r>
        <w:t xml:space="preserve"> </w:t>
      </w:r>
      <w:r>
        <w:rPr>
          <w:i/>
          <w:iCs/>
        </w:rPr>
        <w:t>fort</w:t>
      </w:r>
      <w:r>
        <w:t xml:space="preserve">. </w:t>
      </w:r>
      <w:r>
        <w:rPr>
          <w:i/>
          <w:iCs/>
        </w:rPr>
        <w:t>Daraus</w:t>
      </w:r>
      <w:r>
        <w:t xml:space="preserve"> </w:t>
      </w:r>
      <w:r>
        <w:rPr>
          <w:i/>
          <w:iCs/>
        </w:rPr>
        <w:t>ergibt</w:t>
      </w:r>
      <w:r>
        <w:t xml:space="preserve"> </w:t>
      </w:r>
      <w:r>
        <w:rPr>
          <w:i/>
          <w:iCs/>
        </w:rPr>
        <w:t>sich</w:t>
      </w:r>
      <w:r>
        <w:t xml:space="preserve">, </w:t>
      </w:r>
      <w:r>
        <w:rPr>
          <w:i/>
          <w:iCs/>
        </w:rPr>
        <w:t>daß</w:t>
      </w:r>
      <w:r>
        <w:t xml:space="preserve"> </w:t>
      </w:r>
      <w:r>
        <w:rPr>
          <w:i/>
          <w:iCs/>
        </w:rPr>
        <w:t>fol</w:t>
      </w:r>
      <w:r>
        <w:t xml:space="preserve">. </w:t>
      </w:r>
      <w:r>
        <w:rPr>
          <w:i/>
          <w:iCs/>
        </w:rPr>
        <w:t>240</w:t>
      </w:r>
      <w:r>
        <w:t xml:space="preserve"> – </w:t>
      </w:r>
      <w:r>
        <w:rPr>
          <w:i/>
          <w:iCs/>
        </w:rPr>
        <w:t>242</w:t>
      </w:r>
      <w:r>
        <w:t xml:space="preserve"> </w:t>
      </w:r>
      <w:r>
        <w:rPr>
          <w:i/>
          <w:iCs/>
        </w:rPr>
        <w:t>nach</w:t>
      </w:r>
      <w:r>
        <w:t xml:space="preserve"> </w:t>
      </w:r>
      <w:r>
        <w:rPr>
          <w:i/>
          <w:iCs/>
        </w:rPr>
        <w:t>fol</w:t>
      </w:r>
      <w:r>
        <w:t xml:space="preserve">. </w:t>
      </w:r>
      <w:r>
        <w:rPr>
          <w:i/>
          <w:iCs/>
        </w:rPr>
        <w:t>236</w:t>
      </w:r>
      <w:r>
        <w:t xml:space="preserve"> </w:t>
      </w:r>
      <w:r>
        <w:rPr>
          <w:i/>
          <w:iCs/>
        </w:rPr>
        <w:t>bzw</w:t>
      </w:r>
      <w:r>
        <w:t xml:space="preserve">. </w:t>
      </w:r>
      <w:r>
        <w:rPr>
          <w:i/>
          <w:iCs/>
        </w:rPr>
        <w:t>umgekehrt</w:t>
      </w:r>
      <w:r>
        <w:t xml:space="preserve"> </w:t>
      </w:r>
      <w:r>
        <w:rPr>
          <w:i/>
          <w:iCs/>
        </w:rPr>
        <w:t>fol</w:t>
      </w:r>
      <w:r>
        <w:t xml:space="preserve">. </w:t>
      </w:r>
      <w:r>
        <w:rPr>
          <w:i/>
          <w:iCs/>
        </w:rPr>
        <w:t>237</w:t>
      </w:r>
      <w:r>
        <w:t xml:space="preserve"> – </w:t>
      </w:r>
      <w:r>
        <w:rPr>
          <w:i/>
          <w:iCs/>
        </w:rPr>
        <w:t>239</w:t>
      </w:r>
      <w:r>
        <w:t xml:space="preserve"> </w:t>
      </w:r>
      <w:r>
        <w:rPr>
          <w:i/>
          <w:iCs/>
        </w:rPr>
        <w:t>nach</w:t>
      </w:r>
      <w:r>
        <w:t xml:space="preserve"> </w:t>
      </w:r>
      <w:r>
        <w:rPr>
          <w:i/>
          <w:iCs/>
        </w:rPr>
        <w:t>fol</w:t>
      </w:r>
      <w:r>
        <w:t xml:space="preserve">. </w:t>
      </w:r>
      <w:r>
        <w:rPr>
          <w:i/>
          <w:iCs/>
        </w:rPr>
        <w:t>242</w:t>
      </w:r>
      <w:r>
        <w:t xml:space="preserve"> </w:t>
      </w:r>
      <w:r>
        <w:rPr>
          <w:i/>
          <w:iCs/>
        </w:rPr>
        <w:t>einzuordnen</w:t>
      </w:r>
      <w:r>
        <w:t xml:space="preserve"> </w:t>
      </w:r>
      <w:r>
        <w:rPr>
          <w:i/>
          <w:iCs/>
        </w:rPr>
        <w:t>sind</w:t>
      </w:r>
      <w:r>
        <w:t xml:space="preserve">. </w:t>
      </w:r>
      <w:r>
        <w:rPr>
          <w:i/>
          <w:iCs/>
        </w:rPr>
        <w:t>In</w:t>
      </w:r>
      <w:r>
        <w:t xml:space="preserve"> </w:t>
      </w:r>
      <w:r>
        <w:rPr>
          <w:i/>
          <w:iCs/>
        </w:rPr>
        <w:t>jedem</w:t>
      </w:r>
      <w:r>
        <w:t xml:space="preserve"> </w:t>
      </w:r>
      <w:r>
        <w:rPr>
          <w:i/>
          <w:iCs/>
        </w:rPr>
        <w:t>Fall</w:t>
      </w:r>
      <w:r>
        <w:t xml:space="preserve"> befin</w:t>
      </w:r>
      <w:r>
        <w:rPr>
          <w:i/>
          <w:iCs/>
        </w:rPr>
        <w:t>den</w:t>
      </w:r>
      <w:r>
        <w:t xml:space="preserve"> </w:t>
      </w:r>
      <w:r>
        <w:rPr>
          <w:i/>
          <w:iCs/>
        </w:rPr>
        <w:t>sich</w:t>
      </w:r>
      <w:r>
        <w:t xml:space="preserve"> </w:t>
      </w:r>
      <w:r>
        <w:rPr>
          <w:i/>
          <w:iCs/>
        </w:rPr>
        <w:t>drei</w:t>
      </w:r>
      <w:r>
        <w:t xml:space="preserve"> </w:t>
      </w:r>
      <w:r>
        <w:rPr>
          <w:i/>
          <w:iCs/>
        </w:rPr>
        <w:t>Blätter</w:t>
      </w:r>
      <w:r>
        <w:t xml:space="preserve"> </w:t>
      </w:r>
      <w:r>
        <w:rPr>
          <w:i/>
          <w:iCs/>
        </w:rPr>
        <w:t>an</w:t>
      </w:r>
      <w:r>
        <w:t xml:space="preserve"> </w:t>
      </w:r>
      <w:r>
        <w:rPr>
          <w:i/>
          <w:iCs/>
        </w:rPr>
        <w:t>der</w:t>
      </w:r>
      <w:r>
        <w:t xml:space="preserve"> </w:t>
      </w:r>
      <w:r>
        <w:rPr>
          <w:i/>
          <w:iCs/>
        </w:rPr>
        <w:t>falschen</w:t>
      </w:r>
      <w:r>
        <w:t xml:space="preserve"> </w:t>
      </w:r>
      <w:r>
        <w:rPr>
          <w:i/>
          <w:iCs/>
        </w:rPr>
        <w:t>Stelle</w:t>
      </w:r>
      <w:r>
        <w:t xml:space="preserve">. </w:t>
      </w:r>
      <w:r>
        <w:rPr>
          <w:i/>
          <w:iCs/>
        </w:rPr>
        <w:t>Ans</w:t>
      </w:r>
      <w:r>
        <w:t xml:space="preserve">. </w:t>
      </w:r>
      <w:r>
        <w:rPr>
          <w:i/>
          <w:iCs/>
        </w:rPr>
        <w:t>2</w:t>
      </w:r>
      <w:r>
        <w:t xml:space="preserve">, </w:t>
      </w:r>
      <w:r>
        <w:rPr>
          <w:i/>
          <w:iCs/>
        </w:rPr>
        <w:t>36</w:t>
      </w:r>
      <w:r>
        <w:t xml:space="preserve"> </w:t>
      </w:r>
      <w:r>
        <w:rPr>
          <w:i/>
          <w:iCs/>
        </w:rPr>
        <w:t>hat</w:t>
      </w:r>
      <w:r>
        <w:t xml:space="preserve"> </w:t>
      </w:r>
      <w:r>
        <w:rPr>
          <w:i/>
          <w:iCs/>
        </w:rPr>
        <w:t>eine</w:t>
      </w:r>
      <w:r>
        <w:t xml:space="preserve"> </w:t>
      </w:r>
      <w:r>
        <w:rPr>
          <w:i/>
          <w:iCs/>
        </w:rPr>
        <w:t>eigene</w:t>
      </w:r>
      <w:r>
        <w:t xml:space="preserve"> </w:t>
      </w:r>
      <w:r>
        <w:rPr>
          <w:i/>
          <w:iCs/>
        </w:rPr>
        <w:t>Rubrik</w:t>
      </w:r>
      <w:r>
        <w:t xml:space="preserve">, </w:t>
      </w:r>
      <w:r>
        <w:rPr>
          <w:i/>
          <w:iCs/>
        </w:rPr>
        <w:t>die</w:t>
      </w:r>
      <w:r>
        <w:t xml:space="preserve"> </w:t>
      </w:r>
      <w:r>
        <w:rPr>
          <w:i/>
          <w:iCs/>
        </w:rPr>
        <w:t>von</w:t>
      </w:r>
      <w:r>
        <w:t xml:space="preserve"> </w:t>
      </w:r>
      <w:r>
        <w:rPr>
          <w:i/>
          <w:iCs/>
        </w:rPr>
        <w:t>den</w:t>
      </w:r>
      <w:r>
        <w:t xml:space="preserve"> </w:t>
      </w:r>
      <w:r>
        <w:rPr>
          <w:i/>
          <w:iCs/>
        </w:rPr>
        <w:t>Parallelhandschriften</w:t>
      </w:r>
      <w:r>
        <w:t xml:space="preserve"> </w:t>
      </w:r>
      <w:r>
        <w:rPr>
          <w:i/>
          <w:iCs/>
        </w:rPr>
        <w:t>Clm</w:t>
      </w:r>
      <w:r>
        <w:t xml:space="preserve"> </w:t>
      </w:r>
      <w:r>
        <w:rPr>
          <w:i/>
          <w:iCs/>
        </w:rPr>
        <w:t>3853</w:t>
      </w:r>
      <w:r>
        <w:t xml:space="preserve"> </w:t>
      </w:r>
      <w:r>
        <w:rPr>
          <w:i/>
          <w:iCs/>
        </w:rPr>
        <w:t>und</w:t>
      </w:r>
      <w:r>
        <w:t xml:space="preserve"> </w:t>
      </w:r>
      <w:r>
        <w:rPr>
          <w:i/>
          <w:iCs/>
        </w:rPr>
        <w:t>Par</w:t>
      </w:r>
      <w:r>
        <w:t xml:space="preserve">. </w:t>
      </w:r>
      <w:r>
        <w:rPr>
          <w:i/>
          <w:iCs/>
        </w:rPr>
        <w:t>lat</w:t>
      </w:r>
      <w:r>
        <w:t xml:space="preserve">. </w:t>
      </w:r>
      <w:r>
        <w:rPr>
          <w:i/>
          <w:iCs/>
        </w:rPr>
        <w:t>3878</w:t>
      </w:r>
      <w:r>
        <w:t xml:space="preserve"> </w:t>
      </w:r>
      <w:r>
        <w:rPr>
          <w:i/>
          <w:iCs/>
        </w:rPr>
        <w:t>nicht</w:t>
      </w:r>
      <w:r>
        <w:t xml:space="preserve"> </w:t>
      </w:r>
      <w:r>
        <w:rPr>
          <w:i/>
          <w:iCs/>
        </w:rPr>
        <w:t>gedeckt</w:t>
      </w:r>
      <w:r>
        <w:t xml:space="preserve"> </w:t>
      </w:r>
      <w:r>
        <w:rPr>
          <w:i/>
          <w:iCs/>
        </w:rPr>
        <w:t>wird</w:t>
      </w:r>
      <w:r>
        <w:t xml:space="preserve">: De conversatione sacerdotum. </w:t>
      </w:r>
      <w:r>
        <w:rPr>
          <w:i/>
          <w:iCs/>
        </w:rPr>
        <w:t>In</w:t>
      </w:r>
      <w:r>
        <w:t xml:space="preserve"> </w:t>
      </w:r>
      <w:r>
        <w:rPr>
          <w:i/>
          <w:iCs/>
        </w:rPr>
        <w:t>der</w:t>
      </w:r>
      <w:r>
        <w:t xml:space="preserve"> </w:t>
      </w:r>
      <w:r>
        <w:rPr>
          <w:i/>
          <w:iCs/>
        </w:rPr>
        <w:t>Kapitulatio</w:t>
      </w:r>
      <w:r>
        <w:t xml:space="preserve"> </w:t>
      </w:r>
      <w:r>
        <w:rPr>
          <w:i/>
          <w:iCs/>
        </w:rPr>
        <w:t>von</w:t>
      </w:r>
      <w:r>
        <w:t xml:space="preserve"> </w:t>
      </w:r>
      <w:r>
        <w:rPr>
          <w:i/>
          <w:iCs/>
        </w:rPr>
        <w:t>Buch</w:t>
      </w:r>
      <w:r>
        <w:t xml:space="preserve"> </w:t>
      </w:r>
      <w:r>
        <w:rPr>
          <w:i/>
          <w:iCs/>
        </w:rPr>
        <w:t>3</w:t>
      </w:r>
      <w:r>
        <w:t xml:space="preserve"> </w:t>
      </w:r>
      <w:r>
        <w:rPr>
          <w:i/>
          <w:iCs/>
        </w:rPr>
        <w:t>findet</w:t>
      </w:r>
      <w:r>
        <w:t xml:space="preserve"> </w:t>
      </w:r>
      <w:r>
        <w:rPr>
          <w:i/>
          <w:iCs/>
        </w:rPr>
        <w:t>sich</w:t>
      </w:r>
      <w:r>
        <w:t xml:space="preserve"> </w:t>
      </w:r>
      <w:r>
        <w:rPr>
          <w:i/>
          <w:iCs/>
        </w:rPr>
        <w:t>fol</w:t>
      </w:r>
      <w:r>
        <w:t xml:space="preserve">. </w:t>
      </w:r>
      <w:r>
        <w:rPr>
          <w:i/>
          <w:iCs/>
        </w:rPr>
        <w:t>238</w:t>
      </w:r>
      <w:r>
        <w:t xml:space="preserve"> </w:t>
      </w:r>
      <w:r>
        <w:rPr>
          <w:i/>
          <w:iCs/>
        </w:rPr>
        <w:t>nach</w:t>
      </w:r>
      <w:r>
        <w:t xml:space="preserve">. </w:t>
      </w:r>
      <w:r>
        <w:rPr>
          <w:i/>
          <w:iCs/>
        </w:rPr>
        <w:t>41</w:t>
      </w:r>
      <w:r>
        <w:t xml:space="preserve"> – </w:t>
      </w:r>
      <w:r>
        <w:rPr>
          <w:i/>
          <w:iCs/>
        </w:rPr>
        <w:t>ebenfalls</w:t>
      </w:r>
      <w:r>
        <w:t xml:space="preserve"> </w:t>
      </w:r>
      <w:r>
        <w:rPr>
          <w:i/>
          <w:iCs/>
        </w:rPr>
        <w:t>wieder</w:t>
      </w:r>
      <w:r>
        <w:t xml:space="preserve"> </w:t>
      </w:r>
      <w:r>
        <w:rPr>
          <w:i/>
          <w:iCs/>
        </w:rPr>
        <w:t>genau</w:t>
      </w:r>
      <w:r>
        <w:t xml:space="preserve"> </w:t>
      </w:r>
      <w:r>
        <w:rPr>
          <w:i/>
          <w:iCs/>
        </w:rPr>
        <w:t>wie</w:t>
      </w:r>
      <w:r>
        <w:t xml:space="preserve"> </w:t>
      </w:r>
      <w:r>
        <w:rPr>
          <w:i/>
          <w:iCs/>
        </w:rPr>
        <w:t>in</w:t>
      </w:r>
      <w:r>
        <w:t xml:space="preserve"> – </w:t>
      </w:r>
      <w:r>
        <w:rPr>
          <w:i/>
          <w:iCs/>
        </w:rPr>
        <w:t>mit</w:t>
      </w:r>
      <w:r>
        <w:t xml:space="preserve"> Hic deest, require post </w:t>
      </w:r>
      <w:r>
        <w:rPr>
          <w:i/>
          <w:iCs/>
        </w:rPr>
        <w:t>abermals</w:t>
      </w:r>
      <w:r>
        <w:t xml:space="preserve"> </w:t>
      </w:r>
      <w:r>
        <w:rPr>
          <w:i/>
          <w:iCs/>
        </w:rPr>
        <w:t>ein</w:t>
      </w:r>
      <w:r>
        <w:t xml:space="preserve"> </w:t>
      </w:r>
      <w:r>
        <w:rPr>
          <w:i/>
          <w:iCs/>
        </w:rPr>
        <w:t>Verweis</w:t>
      </w:r>
      <w:r>
        <w:t xml:space="preserve"> </w:t>
      </w:r>
      <w:r>
        <w:rPr>
          <w:i/>
          <w:iCs/>
        </w:rPr>
        <w:t>auf</w:t>
      </w:r>
      <w:r>
        <w:t xml:space="preserve">  </w:t>
      </w:r>
      <w:r>
        <w:rPr>
          <w:i/>
          <w:iCs/>
        </w:rPr>
        <w:t>die</w:t>
      </w:r>
      <w:r>
        <w:t xml:space="preserve"> </w:t>
      </w:r>
      <w:r>
        <w:rPr>
          <w:i/>
          <w:iCs/>
        </w:rPr>
        <w:t>nachgetragenen</w:t>
      </w:r>
      <w:r>
        <w:t xml:space="preserve"> </w:t>
      </w:r>
      <w:r>
        <w:rPr>
          <w:i/>
          <w:iCs/>
        </w:rPr>
        <w:t>Zusatzkapitel</w:t>
      </w:r>
      <w:r>
        <w:t xml:space="preserve">. </w:t>
      </w:r>
      <w:r>
        <w:rPr>
          <w:i/>
          <w:iCs/>
        </w:rPr>
        <w:t>In</w:t>
      </w:r>
      <w:r>
        <w:t xml:space="preserve"> </w:t>
      </w:r>
      <w:r>
        <w:rPr>
          <w:i/>
          <w:iCs/>
        </w:rPr>
        <w:t>Buch</w:t>
      </w:r>
      <w:r>
        <w:t xml:space="preserve"> </w:t>
      </w:r>
      <w:r>
        <w:rPr>
          <w:i/>
          <w:iCs/>
        </w:rPr>
        <w:t>4</w:t>
      </w:r>
      <w:r>
        <w:t xml:space="preserve"> </w:t>
      </w:r>
      <w:r>
        <w:rPr>
          <w:i/>
          <w:iCs/>
        </w:rPr>
        <w:t>sind</w:t>
      </w:r>
      <w:r>
        <w:t xml:space="preserve"> </w:t>
      </w:r>
      <w:r>
        <w:rPr>
          <w:i/>
          <w:iCs/>
        </w:rPr>
        <w:t>die</w:t>
      </w:r>
      <w:r>
        <w:t xml:space="preserve"> </w:t>
      </w:r>
      <w:r>
        <w:rPr>
          <w:i/>
          <w:iCs/>
        </w:rPr>
        <w:t>Zusatzkapitel</w:t>
      </w:r>
      <w:r>
        <w:t xml:space="preserve"> </w:t>
      </w:r>
      <w:r>
        <w:rPr>
          <w:i/>
          <w:iCs/>
        </w:rPr>
        <w:t>nach</w:t>
      </w:r>
      <w:r>
        <w:t xml:space="preserve"> </w:t>
      </w:r>
      <w:r>
        <w:rPr>
          <w:i/>
          <w:iCs/>
        </w:rPr>
        <w:t>4</w:t>
      </w:r>
      <w:r>
        <w:t xml:space="preserve">, </w:t>
      </w:r>
      <w:r>
        <w:rPr>
          <w:i/>
          <w:iCs/>
        </w:rPr>
        <w:t>71</w:t>
      </w:r>
      <w:r>
        <w:t xml:space="preserve"> </w:t>
      </w:r>
      <w:r>
        <w:rPr>
          <w:i/>
          <w:iCs/>
        </w:rPr>
        <w:t>und</w:t>
      </w:r>
      <w:r>
        <w:t xml:space="preserve"> </w:t>
      </w:r>
      <w:r>
        <w:rPr>
          <w:i/>
          <w:iCs/>
        </w:rPr>
        <w:t>4</w:t>
      </w:r>
      <w:r>
        <w:t xml:space="preserve">, </w:t>
      </w:r>
      <w:r>
        <w:rPr>
          <w:i/>
          <w:iCs/>
        </w:rPr>
        <w:t>74</w:t>
      </w:r>
      <w:r>
        <w:t xml:space="preserve">  </w:t>
      </w:r>
      <w:r>
        <w:rPr>
          <w:i/>
          <w:iCs/>
        </w:rPr>
        <w:t>bereits</w:t>
      </w:r>
      <w:r>
        <w:t xml:space="preserve"> </w:t>
      </w:r>
      <w:r>
        <w:rPr>
          <w:i/>
          <w:iCs/>
        </w:rPr>
        <w:t>in</w:t>
      </w:r>
      <w:r>
        <w:t xml:space="preserve"> </w:t>
      </w:r>
      <w:r>
        <w:rPr>
          <w:i/>
          <w:iCs/>
        </w:rPr>
        <w:t>der</w:t>
      </w:r>
      <w:r>
        <w:t xml:space="preserve"> </w:t>
      </w:r>
      <w:r>
        <w:rPr>
          <w:i/>
          <w:iCs/>
        </w:rPr>
        <w:t>Kapitulatio</w:t>
      </w:r>
      <w:r>
        <w:t xml:space="preserve"> </w:t>
      </w:r>
      <w:r>
        <w:rPr>
          <w:i/>
          <w:iCs/>
        </w:rPr>
        <w:t>verzeichnet</w:t>
      </w:r>
      <w:r>
        <w:t xml:space="preserve"> – </w:t>
      </w:r>
      <w:r>
        <w:rPr>
          <w:i/>
          <w:iCs/>
        </w:rPr>
        <w:t>im</w:t>
      </w:r>
      <w:r>
        <w:t xml:space="preserve"> </w:t>
      </w:r>
      <w:r>
        <w:rPr>
          <w:i/>
          <w:iCs/>
        </w:rPr>
        <w:t>Gegensatz</w:t>
      </w:r>
      <w:r>
        <w:t xml:space="preserve"> </w:t>
      </w:r>
      <w:r>
        <w:rPr>
          <w:i/>
          <w:iCs/>
        </w:rPr>
        <w:t>zu</w:t>
      </w:r>
      <w:r>
        <w:t xml:space="preserve"> </w:t>
      </w:r>
      <w:r>
        <w:rPr>
          <w:i/>
          <w:iCs/>
        </w:rPr>
        <w:t>dem</w:t>
      </w:r>
      <w:r>
        <w:t xml:space="preserve"> </w:t>
      </w:r>
      <w:r>
        <w:rPr>
          <w:i/>
          <w:iCs/>
        </w:rPr>
        <w:t>nach</w:t>
      </w:r>
      <w:r>
        <w:t xml:space="preserve"> </w:t>
      </w:r>
      <w:r>
        <w:rPr>
          <w:i/>
          <w:iCs/>
        </w:rPr>
        <w:t>4</w:t>
      </w:r>
      <w:r>
        <w:t xml:space="preserve">, </w:t>
      </w:r>
      <w:r>
        <w:rPr>
          <w:i/>
          <w:iCs/>
        </w:rPr>
        <w:t>26</w:t>
      </w:r>
      <w:r>
        <w:t xml:space="preserve"> </w:t>
      </w:r>
      <w:r>
        <w:rPr>
          <w:i/>
          <w:iCs/>
        </w:rPr>
        <w:t>eingeschobenen</w:t>
      </w:r>
      <w:r>
        <w:t xml:space="preserve">  </w:t>
      </w:r>
      <w:r>
        <w:rPr>
          <w:i/>
          <w:iCs/>
        </w:rPr>
        <w:t>Kapitel</w:t>
      </w:r>
      <w:r>
        <w:t xml:space="preserve">. </w:t>
      </w:r>
      <w:r>
        <w:rPr>
          <w:i/>
          <w:iCs/>
        </w:rPr>
        <w:t>Die</w:t>
      </w:r>
      <w:r>
        <w:t xml:space="preserve"> </w:t>
      </w:r>
      <w:r>
        <w:rPr>
          <w:i/>
          <w:iCs/>
        </w:rPr>
        <w:t>letzten</w:t>
      </w:r>
      <w:r>
        <w:t xml:space="preserve"> </w:t>
      </w:r>
      <w:r>
        <w:rPr>
          <w:i/>
          <w:iCs/>
        </w:rPr>
        <w:t>Kapitel</w:t>
      </w:r>
      <w:r>
        <w:t xml:space="preserve"> </w:t>
      </w:r>
      <w:r>
        <w:rPr>
          <w:i/>
          <w:iCs/>
        </w:rPr>
        <w:t>des</w:t>
      </w:r>
      <w:r>
        <w:t xml:space="preserve"> </w:t>
      </w:r>
      <w:r>
        <w:rPr>
          <w:i/>
          <w:iCs/>
        </w:rPr>
        <w:t>4</w:t>
      </w:r>
      <w:r>
        <w:t xml:space="preserve">. </w:t>
      </w:r>
      <w:r>
        <w:rPr>
          <w:i/>
          <w:iCs/>
        </w:rPr>
        <w:t>Buches</w:t>
      </w:r>
      <w:r>
        <w:t xml:space="preserve"> </w:t>
      </w:r>
      <w:r>
        <w:rPr>
          <w:i/>
          <w:iCs/>
        </w:rPr>
        <w:t>sind</w:t>
      </w:r>
      <w:r>
        <w:t xml:space="preserve"> </w:t>
      </w:r>
      <w:r>
        <w:rPr>
          <w:i/>
          <w:iCs/>
        </w:rPr>
        <w:t>in</w:t>
      </w:r>
      <w:r>
        <w:t xml:space="preserve"> </w:t>
      </w:r>
      <w:r>
        <w:rPr>
          <w:i/>
          <w:iCs/>
        </w:rPr>
        <w:t>derselben</w:t>
      </w:r>
      <w:r>
        <w:t xml:space="preserve"> </w:t>
      </w:r>
      <w:r>
        <w:rPr>
          <w:i/>
          <w:iCs/>
        </w:rPr>
        <w:t>Weise</w:t>
      </w:r>
      <w:r>
        <w:t xml:space="preserve"> </w:t>
      </w:r>
      <w:r>
        <w:rPr>
          <w:i/>
          <w:iCs/>
        </w:rPr>
        <w:t>gekürzt</w:t>
      </w:r>
      <w:r>
        <w:t xml:space="preserve"> </w:t>
      </w:r>
      <w:r>
        <w:rPr>
          <w:i/>
          <w:iCs/>
        </w:rPr>
        <w:t>wie</w:t>
      </w:r>
      <w:r>
        <w:t xml:space="preserve"> </w:t>
      </w:r>
      <w:r>
        <w:rPr>
          <w:i/>
          <w:iCs/>
        </w:rPr>
        <w:t>in</w:t>
      </w:r>
      <w:r>
        <w:t xml:space="preserve">. </w:t>
      </w:r>
    </w:p>
    <w:p w14:paraId="3A7A2B54" w14:textId="7DC779DA" w:rsidR="00AE61CE" w:rsidRDefault="00AE61CE" w:rsidP="00F07DA6">
      <w:pPr>
        <w:pStyle w:val="Normlnweb"/>
      </w:pPr>
      <w:r>
        <w:rPr>
          <w:i/>
          <w:iCs/>
        </w:rPr>
        <w:t>Zählweise</w:t>
      </w:r>
      <w:r>
        <w:t xml:space="preserve">: </w:t>
      </w:r>
    </w:p>
    <w:p w14:paraId="05088B13" w14:textId="5EFBD561" w:rsidR="00AE61CE" w:rsidRDefault="00AE61CE" w:rsidP="00F07DA6">
      <w:pPr>
        <w:pStyle w:val="Normlnweb"/>
      </w:pPr>
      <w:r>
        <w:rPr>
          <w:i/>
          <w:iCs/>
        </w:rPr>
        <w:t>Die</w:t>
      </w:r>
      <w:r>
        <w:t xml:space="preserve"> </w:t>
      </w:r>
      <w:r>
        <w:rPr>
          <w:i/>
          <w:iCs/>
        </w:rPr>
        <w:t>zweispaltig</w:t>
      </w:r>
      <w:r>
        <w:t xml:space="preserve"> </w:t>
      </w:r>
      <w:r>
        <w:rPr>
          <w:i/>
          <w:iCs/>
        </w:rPr>
        <w:t>geschriebene</w:t>
      </w:r>
      <w:r>
        <w:t xml:space="preserve"> </w:t>
      </w:r>
      <w:r>
        <w:rPr>
          <w:i/>
          <w:iCs/>
        </w:rPr>
        <w:t>Kapitulatio</w:t>
      </w:r>
      <w:r>
        <w:t xml:space="preserve"> </w:t>
      </w:r>
      <w:r>
        <w:rPr>
          <w:i/>
          <w:iCs/>
        </w:rPr>
        <w:t>von</w:t>
      </w:r>
      <w:r>
        <w:t xml:space="preserve"> </w:t>
      </w:r>
      <w:r>
        <w:rPr>
          <w:i/>
          <w:iCs/>
        </w:rPr>
        <w:t>Buch</w:t>
      </w:r>
      <w:r>
        <w:t xml:space="preserve"> </w:t>
      </w:r>
      <w:r>
        <w:rPr>
          <w:i/>
          <w:iCs/>
        </w:rPr>
        <w:t>1</w:t>
      </w:r>
      <w:r>
        <w:t xml:space="preserve"> </w:t>
      </w:r>
      <w:r>
        <w:rPr>
          <w:i/>
          <w:iCs/>
        </w:rPr>
        <w:t>weist</w:t>
      </w:r>
      <w:r>
        <w:t xml:space="preserve"> – </w:t>
      </w:r>
      <w:r>
        <w:rPr>
          <w:i/>
          <w:iCs/>
        </w:rPr>
        <w:t>vor</w:t>
      </w:r>
      <w:r>
        <w:t xml:space="preserve"> </w:t>
      </w:r>
      <w:r>
        <w:rPr>
          <w:i/>
          <w:iCs/>
        </w:rPr>
        <w:t>allem</w:t>
      </w:r>
      <w:r>
        <w:t xml:space="preserve"> </w:t>
      </w:r>
      <w:r>
        <w:rPr>
          <w:i/>
          <w:iCs/>
        </w:rPr>
        <w:t>in</w:t>
      </w:r>
      <w:r>
        <w:t xml:space="preserve"> </w:t>
      </w:r>
      <w:r>
        <w:rPr>
          <w:i/>
          <w:iCs/>
        </w:rPr>
        <w:t>der</w:t>
      </w:r>
      <w:r>
        <w:t xml:space="preserve"> </w:t>
      </w:r>
      <w:r>
        <w:rPr>
          <w:i/>
          <w:iCs/>
        </w:rPr>
        <w:t>ersten</w:t>
      </w:r>
      <w:r>
        <w:t xml:space="preserve"> </w:t>
      </w:r>
      <w:r>
        <w:rPr>
          <w:i/>
          <w:iCs/>
        </w:rPr>
        <w:t>Hälfte</w:t>
      </w:r>
      <w:r>
        <w:t xml:space="preserve"> – </w:t>
      </w:r>
      <w:r>
        <w:rPr>
          <w:i/>
          <w:iCs/>
        </w:rPr>
        <w:t>bei</w:t>
      </w:r>
      <w:r>
        <w:t xml:space="preserve"> </w:t>
      </w:r>
      <w:r>
        <w:rPr>
          <w:i/>
          <w:iCs/>
        </w:rPr>
        <w:t>den</w:t>
      </w:r>
      <w:r>
        <w:t xml:space="preserve"> </w:t>
      </w:r>
      <w:r>
        <w:rPr>
          <w:i/>
          <w:iCs/>
        </w:rPr>
        <w:t>Kapitelzahlen</w:t>
      </w:r>
      <w:r>
        <w:t xml:space="preserve"> </w:t>
      </w:r>
      <w:r>
        <w:rPr>
          <w:i/>
          <w:iCs/>
        </w:rPr>
        <w:t>zahlreiche</w:t>
      </w:r>
      <w:r>
        <w:t xml:space="preserve"> </w:t>
      </w:r>
      <w:r>
        <w:rPr>
          <w:i/>
          <w:iCs/>
        </w:rPr>
        <w:t>Korrekturen</w:t>
      </w:r>
      <w:r>
        <w:t xml:space="preserve"> </w:t>
      </w:r>
      <w:r>
        <w:rPr>
          <w:i/>
          <w:iCs/>
        </w:rPr>
        <w:t>auf</w:t>
      </w:r>
      <w:r>
        <w:t xml:space="preserve">, </w:t>
      </w:r>
      <w:r>
        <w:rPr>
          <w:i/>
          <w:iCs/>
        </w:rPr>
        <w:t>so</w:t>
      </w:r>
      <w:r>
        <w:t xml:space="preserve"> </w:t>
      </w:r>
      <w:r>
        <w:rPr>
          <w:i/>
          <w:iCs/>
        </w:rPr>
        <w:t>daß</w:t>
      </w:r>
      <w:r>
        <w:t xml:space="preserve"> </w:t>
      </w:r>
      <w:r>
        <w:rPr>
          <w:i/>
          <w:iCs/>
        </w:rPr>
        <w:t>sich</w:t>
      </w:r>
      <w:r>
        <w:t xml:space="preserve"> </w:t>
      </w:r>
      <w:r>
        <w:rPr>
          <w:i/>
          <w:iCs/>
        </w:rPr>
        <w:t>der</w:t>
      </w:r>
      <w:r>
        <w:t xml:space="preserve"> </w:t>
      </w:r>
      <w:r>
        <w:rPr>
          <w:i/>
          <w:iCs/>
        </w:rPr>
        <w:t>ursprüngliche</w:t>
      </w:r>
      <w:r>
        <w:t xml:space="preserve"> </w:t>
      </w:r>
      <w:r>
        <w:rPr>
          <w:i/>
          <w:iCs/>
        </w:rPr>
        <w:t>Zustand</w:t>
      </w:r>
      <w:r>
        <w:t xml:space="preserve"> </w:t>
      </w:r>
      <w:r>
        <w:rPr>
          <w:i/>
          <w:iCs/>
        </w:rPr>
        <w:t>bisweilen</w:t>
      </w:r>
      <w:r>
        <w:t xml:space="preserve"> </w:t>
      </w:r>
      <w:r>
        <w:rPr>
          <w:i/>
          <w:iCs/>
        </w:rPr>
        <w:t>nicht</w:t>
      </w:r>
      <w:r>
        <w:t xml:space="preserve"> </w:t>
      </w:r>
      <w:r>
        <w:rPr>
          <w:i/>
          <w:iCs/>
        </w:rPr>
        <w:t>mehr</w:t>
      </w:r>
      <w:r>
        <w:t xml:space="preserve"> </w:t>
      </w:r>
      <w:r>
        <w:rPr>
          <w:i/>
          <w:iCs/>
        </w:rPr>
        <w:t>sicher</w:t>
      </w:r>
      <w:r>
        <w:t xml:space="preserve"> </w:t>
      </w:r>
      <w:r>
        <w:rPr>
          <w:i/>
          <w:iCs/>
        </w:rPr>
        <w:t>erkennen</w:t>
      </w:r>
      <w:r>
        <w:t xml:space="preserve"> </w:t>
      </w:r>
      <w:r>
        <w:rPr>
          <w:i/>
          <w:iCs/>
        </w:rPr>
        <w:t>läßt</w:t>
      </w:r>
      <w:r>
        <w:t xml:space="preserve">. </w:t>
      </w:r>
      <w:r>
        <w:rPr>
          <w:i/>
          <w:iCs/>
        </w:rPr>
        <w:t>Der</w:t>
      </w:r>
      <w:r>
        <w:t xml:space="preserve"> </w:t>
      </w:r>
      <w:r>
        <w:rPr>
          <w:i/>
          <w:iCs/>
        </w:rPr>
        <w:t>generell</w:t>
      </w:r>
      <w:r>
        <w:t xml:space="preserve"> </w:t>
      </w:r>
      <w:r>
        <w:rPr>
          <w:i/>
          <w:iCs/>
        </w:rPr>
        <w:t>bei</w:t>
      </w:r>
      <w:r>
        <w:t xml:space="preserve"> </w:t>
      </w:r>
      <w:r>
        <w:rPr>
          <w:i/>
          <w:iCs/>
        </w:rPr>
        <w:t>Ansegis</w:t>
      </w:r>
      <w:r>
        <w:t xml:space="preserve"> </w:t>
      </w:r>
      <w:r>
        <w:rPr>
          <w:i/>
          <w:iCs/>
        </w:rPr>
        <w:t>anzutreffende</w:t>
      </w:r>
      <w:r>
        <w:t xml:space="preserve"> Um </w:t>
      </w:r>
      <w:r>
        <w:rPr>
          <w:i/>
          <w:iCs/>
        </w:rPr>
        <w:t>stand</w:t>
      </w:r>
      <w:r>
        <w:t xml:space="preserve">, </w:t>
      </w:r>
      <w:r>
        <w:rPr>
          <w:i/>
          <w:iCs/>
        </w:rPr>
        <w:t>daß</w:t>
      </w:r>
      <w:r>
        <w:t xml:space="preserve"> </w:t>
      </w:r>
      <w:r>
        <w:rPr>
          <w:i/>
          <w:iCs/>
        </w:rPr>
        <w:t>die</w:t>
      </w:r>
      <w:r>
        <w:t xml:space="preserve"> </w:t>
      </w:r>
      <w:r>
        <w:rPr>
          <w:i/>
          <w:iCs/>
        </w:rPr>
        <w:t>Abfolge</w:t>
      </w:r>
      <w:r>
        <w:t xml:space="preserve"> </w:t>
      </w:r>
      <w:r>
        <w:rPr>
          <w:i/>
          <w:iCs/>
        </w:rPr>
        <w:t>von</w:t>
      </w:r>
      <w:r>
        <w:t xml:space="preserve">. </w:t>
      </w:r>
      <w:r>
        <w:rPr>
          <w:i/>
          <w:iCs/>
        </w:rPr>
        <w:t>19</w:t>
      </w:r>
      <w:r>
        <w:t xml:space="preserve"> </w:t>
      </w:r>
      <w:r>
        <w:rPr>
          <w:i/>
          <w:iCs/>
        </w:rPr>
        <w:t>und</w:t>
      </w:r>
      <w:r>
        <w:t xml:space="preserve"> </w:t>
      </w:r>
      <w:r>
        <w:rPr>
          <w:i/>
          <w:iCs/>
        </w:rPr>
        <w:t>20</w:t>
      </w:r>
      <w:r>
        <w:t xml:space="preserve"> </w:t>
      </w:r>
      <w:r>
        <w:rPr>
          <w:i/>
          <w:iCs/>
        </w:rPr>
        <w:t>in</w:t>
      </w:r>
      <w:r>
        <w:t xml:space="preserve"> </w:t>
      </w:r>
      <w:r>
        <w:rPr>
          <w:i/>
          <w:iCs/>
        </w:rPr>
        <w:t>der</w:t>
      </w:r>
      <w:r>
        <w:t xml:space="preserve"> </w:t>
      </w:r>
      <w:r>
        <w:rPr>
          <w:i/>
          <w:iCs/>
        </w:rPr>
        <w:t>Kapitulatio</w:t>
      </w:r>
      <w:r>
        <w:t xml:space="preserve"> </w:t>
      </w:r>
      <w:r>
        <w:rPr>
          <w:i/>
          <w:iCs/>
        </w:rPr>
        <w:t>der</w:t>
      </w:r>
      <w:r>
        <w:t xml:space="preserve"> </w:t>
      </w:r>
      <w:r>
        <w:rPr>
          <w:i/>
          <w:iCs/>
        </w:rPr>
        <w:t>im</w:t>
      </w:r>
      <w:r>
        <w:t xml:space="preserve"> </w:t>
      </w:r>
      <w:r>
        <w:rPr>
          <w:i/>
          <w:iCs/>
        </w:rPr>
        <w:t>Text</w:t>
      </w:r>
      <w:r>
        <w:t xml:space="preserve"> </w:t>
      </w:r>
      <w:r>
        <w:rPr>
          <w:i/>
          <w:iCs/>
        </w:rPr>
        <w:t>nicht</w:t>
      </w:r>
      <w:r>
        <w:t xml:space="preserve"> </w:t>
      </w:r>
      <w:r>
        <w:rPr>
          <w:i/>
          <w:iCs/>
        </w:rPr>
        <w:t>entspricht</w:t>
      </w:r>
      <w:r>
        <w:t xml:space="preserve">, </w:t>
      </w:r>
      <w:r>
        <w:rPr>
          <w:i/>
          <w:iCs/>
        </w:rPr>
        <w:t>wurde</w:t>
      </w:r>
      <w:r>
        <w:t xml:space="preserve"> </w:t>
      </w:r>
      <w:r>
        <w:rPr>
          <w:i/>
          <w:iCs/>
        </w:rPr>
        <w:t>bemerkt</w:t>
      </w:r>
      <w:r>
        <w:t xml:space="preserve"> </w:t>
      </w:r>
      <w:r>
        <w:rPr>
          <w:i/>
          <w:iCs/>
        </w:rPr>
        <w:t>und</w:t>
      </w:r>
      <w:r>
        <w:t xml:space="preserve"> </w:t>
      </w:r>
      <w:r>
        <w:rPr>
          <w:i/>
          <w:iCs/>
        </w:rPr>
        <w:t>korrigiert</w:t>
      </w:r>
      <w:r>
        <w:t xml:space="preserve">. </w:t>
      </w:r>
      <w:r>
        <w:rPr>
          <w:i/>
          <w:iCs/>
        </w:rPr>
        <w:t>Bis</w:t>
      </w:r>
      <w:r>
        <w:t xml:space="preserve">. </w:t>
      </w:r>
      <w:r>
        <w:rPr>
          <w:i/>
          <w:iCs/>
        </w:rPr>
        <w:t>44</w:t>
      </w:r>
      <w:r>
        <w:t xml:space="preserve"> </w:t>
      </w:r>
      <w:r>
        <w:rPr>
          <w:i/>
          <w:iCs/>
        </w:rPr>
        <w:t>ist</w:t>
      </w:r>
      <w:r>
        <w:t xml:space="preserve"> </w:t>
      </w:r>
      <w:r>
        <w:rPr>
          <w:i/>
          <w:iCs/>
        </w:rPr>
        <w:t>die</w:t>
      </w:r>
      <w:r>
        <w:t xml:space="preserve"> </w:t>
      </w:r>
      <w:r>
        <w:rPr>
          <w:i/>
          <w:iCs/>
        </w:rPr>
        <w:t>Zählung</w:t>
      </w:r>
      <w:r>
        <w:t xml:space="preserve"> </w:t>
      </w:r>
      <w:r>
        <w:rPr>
          <w:i/>
          <w:iCs/>
        </w:rPr>
        <w:t>nach</w:t>
      </w:r>
      <w:r>
        <w:t xml:space="preserve"> </w:t>
      </w:r>
      <w:r>
        <w:rPr>
          <w:i/>
          <w:iCs/>
        </w:rPr>
        <w:t>erfolgter</w:t>
      </w:r>
      <w:r>
        <w:t xml:space="preserve"> </w:t>
      </w:r>
      <w:r>
        <w:rPr>
          <w:i/>
          <w:iCs/>
        </w:rPr>
        <w:t>Verbesserung</w:t>
      </w:r>
      <w:r>
        <w:t xml:space="preserve"> </w:t>
      </w:r>
      <w:r>
        <w:rPr>
          <w:i/>
          <w:iCs/>
        </w:rPr>
        <w:t>richtig</w:t>
      </w:r>
      <w:r>
        <w:t xml:space="preserve">, </w:t>
      </w:r>
      <w:r>
        <w:rPr>
          <w:i/>
          <w:iCs/>
        </w:rPr>
        <w:t>dann</w:t>
      </w:r>
      <w:r>
        <w:t xml:space="preserve"> </w:t>
      </w:r>
      <w:r>
        <w:rPr>
          <w:i/>
          <w:iCs/>
        </w:rPr>
        <w:t>springt</w:t>
      </w:r>
      <w:r>
        <w:t xml:space="preserve"> </w:t>
      </w:r>
      <w:r>
        <w:rPr>
          <w:i/>
          <w:iCs/>
        </w:rPr>
        <w:t>sie</w:t>
      </w:r>
      <w:r>
        <w:t xml:space="preserve"> </w:t>
      </w:r>
      <w:r>
        <w:rPr>
          <w:i/>
          <w:iCs/>
        </w:rPr>
        <w:t>auf</w:t>
      </w:r>
      <w:r>
        <w:t xml:space="preserve"> XLVIIII, </w:t>
      </w:r>
      <w:r>
        <w:rPr>
          <w:i/>
          <w:iCs/>
        </w:rPr>
        <w:t>von</w:t>
      </w:r>
      <w:r>
        <w:t xml:space="preserve"> LXXXVIIII </w:t>
      </w:r>
      <w:r>
        <w:rPr>
          <w:i/>
          <w:iCs/>
        </w:rPr>
        <w:t>fällt</w:t>
      </w:r>
      <w:r>
        <w:t xml:space="preserve"> </w:t>
      </w:r>
      <w:r>
        <w:rPr>
          <w:i/>
          <w:iCs/>
        </w:rPr>
        <w:t>sie</w:t>
      </w:r>
      <w:r>
        <w:t xml:space="preserve"> </w:t>
      </w:r>
      <w:r>
        <w:rPr>
          <w:i/>
          <w:iCs/>
        </w:rPr>
        <w:t>wieder</w:t>
      </w:r>
      <w:r>
        <w:t xml:space="preserve"> </w:t>
      </w:r>
      <w:r>
        <w:rPr>
          <w:i/>
          <w:iCs/>
        </w:rPr>
        <w:t>auf</w:t>
      </w:r>
      <w:r>
        <w:t xml:space="preserve"> LXXXI </w:t>
      </w:r>
      <w:r>
        <w:rPr>
          <w:i/>
          <w:iCs/>
        </w:rPr>
        <w:t>zurück</w:t>
      </w:r>
      <w:r>
        <w:t xml:space="preserve">, </w:t>
      </w:r>
      <w:r>
        <w:rPr>
          <w:i/>
          <w:iCs/>
        </w:rPr>
        <w:t>88</w:t>
      </w:r>
      <w:r>
        <w:t xml:space="preserve"> </w:t>
      </w:r>
      <w:r>
        <w:rPr>
          <w:i/>
          <w:iCs/>
        </w:rPr>
        <w:t>ist</w:t>
      </w:r>
      <w:r>
        <w:t xml:space="preserve"> </w:t>
      </w:r>
      <w:r>
        <w:rPr>
          <w:i/>
          <w:iCs/>
        </w:rPr>
        <w:t>übersprungen</w:t>
      </w:r>
      <w:r>
        <w:t xml:space="preserve">, </w:t>
      </w:r>
      <w:r>
        <w:rPr>
          <w:i/>
          <w:iCs/>
        </w:rPr>
        <w:t>103</w:t>
      </w:r>
      <w:r>
        <w:t xml:space="preserve"> </w:t>
      </w:r>
      <w:r>
        <w:rPr>
          <w:i/>
          <w:iCs/>
        </w:rPr>
        <w:t>fehlt</w:t>
      </w:r>
      <w:r>
        <w:t xml:space="preserve"> </w:t>
      </w:r>
      <w:r>
        <w:rPr>
          <w:i/>
          <w:iCs/>
        </w:rPr>
        <w:t>usw</w:t>
      </w:r>
      <w:r>
        <w:t xml:space="preserve">. </w:t>
      </w:r>
      <w:r>
        <w:rPr>
          <w:i/>
          <w:iCs/>
        </w:rPr>
        <w:t>Trotz</w:t>
      </w:r>
      <w:r>
        <w:t xml:space="preserve"> </w:t>
      </w:r>
      <w:r>
        <w:rPr>
          <w:i/>
          <w:iCs/>
        </w:rPr>
        <w:t>all</w:t>
      </w:r>
      <w:r>
        <w:t xml:space="preserve"> </w:t>
      </w:r>
      <w:r>
        <w:rPr>
          <w:i/>
          <w:iCs/>
        </w:rPr>
        <w:t>dieser</w:t>
      </w:r>
      <w:r>
        <w:t xml:space="preserve"> </w:t>
      </w:r>
      <w:r>
        <w:rPr>
          <w:i/>
          <w:iCs/>
        </w:rPr>
        <w:t>Versehen</w:t>
      </w:r>
      <w:r>
        <w:t xml:space="preserve"> </w:t>
      </w:r>
      <w:r>
        <w:rPr>
          <w:i/>
          <w:iCs/>
        </w:rPr>
        <w:t>und</w:t>
      </w:r>
      <w:r>
        <w:t xml:space="preserve"> </w:t>
      </w:r>
      <w:r>
        <w:rPr>
          <w:i/>
          <w:iCs/>
        </w:rPr>
        <w:t>Flüchtigkeiten</w:t>
      </w:r>
      <w:r>
        <w:t xml:space="preserve"> </w:t>
      </w:r>
      <w:r>
        <w:rPr>
          <w:i/>
          <w:iCs/>
        </w:rPr>
        <w:t>ist</w:t>
      </w:r>
      <w:r>
        <w:t xml:space="preserve"> </w:t>
      </w:r>
      <w:r>
        <w:rPr>
          <w:i/>
          <w:iCs/>
        </w:rPr>
        <w:t>festzustellen</w:t>
      </w:r>
      <w:r>
        <w:t xml:space="preserve">, </w:t>
      </w:r>
      <w:r>
        <w:rPr>
          <w:i/>
          <w:iCs/>
        </w:rPr>
        <w:t>daß</w:t>
      </w:r>
      <w:r>
        <w:t xml:space="preserve"> </w:t>
      </w:r>
      <w:r>
        <w:rPr>
          <w:i/>
          <w:iCs/>
        </w:rPr>
        <w:t>der</w:t>
      </w:r>
      <w:r>
        <w:t xml:space="preserve"> </w:t>
      </w:r>
      <w:r>
        <w:rPr>
          <w:i/>
          <w:iCs/>
        </w:rPr>
        <w:t>Codex</w:t>
      </w:r>
      <w:r>
        <w:t xml:space="preserve"> </w:t>
      </w:r>
      <w:r>
        <w:rPr>
          <w:i/>
          <w:iCs/>
        </w:rPr>
        <w:t>ab</w:t>
      </w:r>
      <w:r>
        <w:t xml:space="preserve">. </w:t>
      </w:r>
      <w:r>
        <w:rPr>
          <w:i/>
          <w:iCs/>
        </w:rPr>
        <w:t>90</w:t>
      </w:r>
      <w:r>
        <w:t xml:space="preserve"> </w:t>
      </w:r>
      <w:r>
        <w:rPr>
          <w:i/>
          <w:iCs/>
        </w:rPr>
        <w:t>generell</w:t>
      </w:r>
      <w:r>
        <w:t xml:space="preserve"> </w:t>
      </w:r>
      <w:r>
        <w:rPr>
          <w:i/>
          <w:iCs/>
        </w:rPr>
        <w:t>um</w:t>
      </w:r>
      <w:r>
        <w:t xml:space="preserve"> </w:t>
      </w:r>
      <w:r>
        <w:rPr>
          <w:i/>
          <w:iCs/>
        </w:rPr>
        <w:t>eine</w:t>
      </w:r>
      <w:r>
        <w:t xml:space="preserve"> </w:t>
      </w:r>
      <w:r>
        <w:rPr>
          <w:i/>
          <w:iCs/>
        </w:rPr>
        <w:t>Ziffer</w:t>
      </w:r>
      <w:r>
        <w:t xml:space="preserve"> </w:t>
      </w:r>
      <w:r>
        <w:rPr>
          <w:i/>
          <w:iCs/>
        </w:rPr>
        <w:t>zu</w:t>
      </w:r>
      <w:r>
        <w:t xml:space="preserve"> </w:t>
      </w:r>
      <w:r>
        <w:rPr>
          <w:i/>
          <w:iCs/>
        </w:rPr>
        <w:t>hoch</w:t>
      </w:r>
      <w:r>
        <w:t xml:space="preserve"> </w:t>
      </w:r>
      <w:r>
        <w:rPr>
          <w:i/>
          <w:iCs/>
        </w:rPr>
        <w:t>zählt</w:t>
      </w:r>
      <w:r>
        <w:t xml:space="preserve"> </w:t>
      </w:r>
      <w:r>
        <w:rPr>
          <w:i/>
          <w:iCs/>
        </w:rPr>
        <w:t>und</w:t>
      </w:r>
      <w:r>
        <w:t xml:space="preserve"> </w:t>
      </w:r>
      <w:r>
        <w:rPr>
          <w:i/>
          <w:iCs/>
        </w:rPr>
        <w:t>somit</w:t>
      </w:r>
      <w:r>
        <w:t xml:space="preserve"> </w:t>
      </w:r>
      <w:r>
        <w:rPr>
          <w:i/>
          <w:iCs/>
        </w:rPr>
        <w:t>einschließlich</w:t>
      </w:r>
      <w:r>
        <w:t xml:space="preserve"> </w:t>
      </w:r>
      <w:r>
        <w:rPr>
          <w:i/>
          <w:iCs/>
        </w:rPr>
        <w:t>des</w:t>
      </w:r>
      <w:r>
        <w:t xml:space="preserve"> </w:t>
      </w:r>
      <w:r>
        <w:rPr>
          <w:i/>
          <w:iCs/>
        </w:rPr>
        <w:t>Zusatzkapitels</w:t>
      </w:r>
      <w:r>
        <w:t xml:space="preserve"> </w:t>
      </w:r>
      <w:r>
        <w:rPr>
          <w:i/>
          <w:iCs/>
        </w:rPr>
        <w:t>nach</w:t>
      </w:r>
      <w:r>
        <w:t xml:space="preserve"> </w:t>
      </w:r>
      <w:r>
        <w:rPr>
          <w:i/>
          <w:iCs/>
        </w:rPr>
        <w:t>1</w:t>
      </w:r>
      <w:r>
        <w:t xml:space="preserve">, </w:t>
      </w:r>
      <w:r>
        <w:rPr>
          <w:i/>
          <w:iCs/>
        </w:rPr>
        <w:t>162</w:t>
      </w:r>
      <w:r>
        <w:t xml:space="preserve"> </w:t>
      </w:r>
      <w:r>
        <w:rPr>
          <w:i/>
          <w:iCs/>
        </w:rPr>
        <w:t>auf</w:t>
      </w:r>
      <w:r>
        <w:t xml:space="preserve"> </w:t>
      </w:r>
      <w:r>
        <w:rPr>
          <w:i/>
          <w:iCs/>
        </w:rPr>
        <w:t>einen</w:t>
      </w:r>
      <w:r>
        <w:t xml:space="preserve"> </w:t>
      </w:r>
      <w:r>
        <w:rPr>
          <w:i/>
          <w:iCs/>
        </w:rPr>
        <w:t>Gesamtbestand</w:t>
      </w:r>
      <w:r>
        <w:t xml:space="preserve"> </w:t>
      </w:r>
      <w:r>
        <w:rPr>
          <w:i/>
          <w:iCs/>
        </w:rPr>
        <w:t>von</w:t>
      </w:r>
      <w:r>
        <w:t xml:space="preserve"> </w:t>
      </w:r>
      <w:r>
        <w:rPr>
          <w:i/>
          <w:iCs/>
        </w:rPr>
        <w:t>164</w:t>
      </w:r>
      <w:r>
        <w:t xml:space="preserve"> </w:t>
      </w:r>
      <w:r>
        <w:rPr>
          <w:i/>
          <w:iCs/>
        </w:rPr>
        <w:t>Kapiteln</w:t>
      </w:r>
      <w:r>
        <w:t xml:space="preserve"> </w:t>
      </w:r>
      <w:r>
        <w:rPr>
          <w:i/>
          <w:iCs/>
        </w:rPr>
        <w:t>kommt</w:t>
      </w:r>
      <w:r>
        <w:t xml:space="preserve">, </w:t>
      </w:r>
      <w:r>
        <w:rPr>
          <w:i/>
          <w:iCs/>
        </w:rPr>
        <w:t>während</w:t>
      </w:r>
      <w:r>
        <w:t xml:space="preserve"> </w:t>
      </w:r>
      <w:r>
        <w:rPr>
          <w:i/>
          <w:iCs/>
        </w:rPr>
        <w:t>im</w:t>
      </w:r>
      <w:r>
        <w:t xml:space="preserve"> </w:t>
      </w:r>
      <w:r>
        <w:rPr>
          <w:i/>
          <w:iCs/>
        </w:rPr>
        <w:t>Text</w:t>
      </w:r>
      <w:r>
        <w:t xml:space="preserve"> </w:t>
      </w:r>
      <w:r>
        <w:rPr>
          <w:i/>
          <w:iCs/>
        </w:rPr>
        <w:t>korrekt</w:t>
      </w:r>
      <w:r>
        <w:t xml:space="preserve"> </w:t>
      </w:r>
      <w:r>
        <w:rPr>
          <w:i/>
          <w:iCs/>
        </w:rPr>
        <w:t>163</w:t>
      </w:r>
      <w:r>
        <w:t xml:space="preserve"> </w:t>
      </w:r>
      <w:r>
        <w:rPr>
          <w:i/>
          <w:iCs/>
        </w:rPr>
        <w:t>gezählt</w:t>
      </w:r>
      <w:r>
        <w:t xml:space="preserve"> </w:t>
      </w:r>
      <w:r>
        <w:rPr>
          <w:i/>
          <w:iCs/>
        </w:rPr>
        <w:t>werden</w:t>
      </w:r>
      <w:r>
        <w:t xml:space="preserve">. </w:t>
      </w:r>
      <w:r>
        <w:rPr>
          <w:i/>
          <w:iCs/>
        </w:rPr>
        <w:t>Wie</w:t>
      </w:r>
      <w:r>
        <w:t xml:space="preserve"> </w:t>
      </w:r>
      <w:r>
        <w:rPr>
          <w:i/>
          <w:iCs/>
        </w:rPr>
        <w:t>in</w:t>
      </w:r>
      <w:r>
        <w:t xml:space="preserve"> </w:t>
      </w:r>
      <w:r>
        <w:rPr>
          <w:i/>
          <w:iCs/>
        </w:rPr>
        <w:t>sind</w:t>
      </w:r>
      <w:r>
        <w:t xml:space="preserve"> </w:t>
      </w:r>
      <w:r>
        <w:rPr>
          <w:i/>
          <w:iCs/>
        </w:rPr>
        <w:t>die</w:t>
      </w:r>
      <w:r>
        <w:t xml:space="preserve"> </w:t>
      </w:r>
      <w:r>
        <w:rPr>
          <w:i/>
          <w:iCs/>
        </w:rPr>
        <w:t>Rubriken</w:t>
      </w:r>
      <w:r>
        <w:t xml:space="preserve"> </w:t>
      </w:r>
      <w:r>
        <w:rPr>
          <w:i/>
          <w:iCs/>
        </w:rPr>
        <w:t>von</w:t>
      </w:r>
      <w:r>
        <w:t xml:space="preserve"> </w:t>
      </w:r>
      <w:r>
        <w:rPr>
          <w:i/>
          <w:iCs/>
        </w:rPr>
        <w:t>Ans</w:t>
      </w:r>
      <w:r>
        <w:t xml:space="preserve">. </w:t>
      </w:r>
      <w:r>
        <w:rPr>
          <w:i/>
          <w:iCs/>
        </w:rPr>
        <w:t>1</w:t>
      </w:r>
      <w:r>
        <w:t xml:space="preserve">, </w:t>
      </w:r>
      <w:r>
        <w:rPr>
          <w:i/>
          <w:iCs/>
        </w:rPr>
        <w:t>148</w:t>
      </w:r>
      <w:r>
        <w:t xml:space="preserve"> </w:t>
      </w:r>
      <w:r>
        <w:rPr>
          <w:i/>
          <w:iCs/>
        </w:rPr>
        <w:t>und</w:t>
      </w:r>
      <w:r>
        <w:t xml:space="preserve"> </w:t>
      </w:r>
      <w:r>
        <w:rPr>
          <w:i/>
          <w:iCs/>
        </w:rPr>
        <w:t>149</w:t>
      </w:r>
      <w:r>
        <w:t xml:space="preserve"> </w:t>
      </w:r>
      <w:r>
        <w:rPr>
          <w:i/>
          <w:iCs/>
        </w:rPr>
        <w:t>in</w:t>
      </w:r>
      <w:r>
        <w:t xml:space="preserve"> </w:t>
      </w:r>
      <w:r>
        <w:rPr>
          <w:i/>
          <w:iCs/>
        </w:rPr>
        <w:t>der</w:t>
      </w:r>
      <w:r>
        <w:t xml:space="preserve"> </w:t>
      </w:r>
      <w:r>
        <w:rPr>
          <w:i/>
          <w:iCs/>
        </w:rPr>
        <w:t>Kapitulatio</w:t>
      </w:r>
      <w:r>
        <w:t xml:space="preserve"> </w:t>
      </w:r>
      <w:r>
        <w:rPr>
          <w:i/>
          <w:iCs/>
        </w:rPr>
        <w:t>vertauscht</w:t>
      </w:r>
      <w:r>
        <w:t xml:space="preserve"> </w:t>
      </w:r>
      <w:r>
        <w:rPr>
          <w:i/>
          <w:iCs/>
        </w:rPr>
        <w:t>und</w:t>
      </w:r>
      <w:r>
        <w:t xml:space="preserve"> </w:t>
      </w:r>
      <w:r>
        <w:rPr>
          <w:i/>
          <w:iCs/>
        </w:rPr>
        <w:t>durch</w:t>
      </w:r>
      <w:r>
        <w:t xml:space="preserve"> </w:t>
      </w:r>
      <w:r>
        <w:rPr>
          <w:i/>
          <w:iCs/>
        </w:rPr>
        <w:t>Verweiszeichen</w:t>
      </w:r>
      <w:r>
        <w:t xml:space="preserve"> </w:t>
      </w:r>
      <w:r>
        <w:rPr>
          <w:i/>
          <w:iCs/>
        </w:rPr>
        <w:t>wieder</w:t>
      </w:r>
      <w:r>
        <w:t xml:space="preserve"> </w:t>
      </w:r>
      <w:r>
        <w:rPr>
          <w:i/>
          <w:iCs/>
        </w:rPr>
        <w:t>in</w:t>
      </w:r>
      <w:r>
        <w:t xml:space="preserve"> </w:t>
      </w:r>
      <w:r>
        <w:rPr>
          <w:i/>
          <w:iCs/>
        </w:rPr>
        <w:t>die</w:t>
      </w:r>
      <w:r>
        <w:t xml:space="preserve"> </w:t>
      </w:r>
      <w:r>
        <w:rPr>
          <w:i/>
          <w:iCs/>
        </w:rPr>
        <w:t>richtige</w:t>
      </w:r>
      <w:r>
        <w:t xml:space="preserve"> </w:t>
      </w:r>
      <w:r>
        <w:rPr>
          <w:i/>
          <w:iCs/>
        </w:rPr>
        <w:t>Ordnung</w:t>
      </w:r>
      <w:r>
        <w:t xml:space="preserve"> </w:t>
      </w:r>
      <w:r>
        <w:rPr>
          <w:i/>
          <w:iCs/>
        </w:rPr>
        <w:t>gebracht</w:t>
      </w:r>
      <w:r>
        <w:t xml:space="preserve">, </w:t>
      </w:r>
      <w:r>
        <w:rPr>
          <w:i/>
          <w:iCs/>
        </w:rPr>
        <w:t>ohne</w:t>
      </w:r>
      <w:r>
        <w:t xml:space="preserve"> </w:t>
      </w:r>
      <w:r>
        <w:rPr>
          <w:i/>
          <w:iCs/>
        </w:rPr>
        <w:t>daß</w:t>
      </w:r>
      <w:r>
        <w:t xml:space="preserve"> </w:t>
      </w:r>
      <w:r>
        <w:rPr>
          <w:i/>
          <w:iCs/>
        </w:rPr>
        <w:t>sich</w:t>
      </w:r>
      <w:r>
        <w:t xml:space="preserve"> </w:t>
      </w:r>
      <w:r>
        <w:rPr>
          <w:i/>
          <w:iCs/>
        </w:rPr>
        <w:t>dies</w:t>
      </w:r>
      <w:r>
        <w:t xml:space="preserve"> </w:t>
      </w:r>
      <w:r>
        <w:rPr>
          <w:i/>
          <w:iCs/>
        </w:rPr>
        <w:t>auf</w:t>
      </w:r>
      <w:r>
        <w:t xml:space="preserve"> </w:t>
      </w:r>
      <w:r>
        <w:rPr>
          <w:i/>
          <w:iCs/>
        </w:rPr>
        <w:t>die</w:t>
      </w:r>
      <w:r>
        <w:t xml:space="preserve"> </w:t>
      </w:r>
      <w:r>
        <w:rPr>
          <w:i/>
          <w:iCs/>
        </w:rPr>
        <w:t>Zählung</w:t>
      </w:r>
      <w:r>
        <w:t xml:space="preserve"> </w:t>
      </w:r>
      <w:r>
        <w:rPr>
          <w:i/>
          <w:iCs/>
        </w:rPr>
        <w:t>auswirkte</w:t>
      </w:r>
      <w:r>
        <w:t xml:space="preserve">. – </w:t>
      </w:r>
      <w:r>
        <w:rPr>
          <w:i/>
          <w:iCs/>
        </w:rPr>
        <w:t>In</w:t>
      </w:r>
      <w:r>
        <w:t xml:space="preserve"> </w:t>
      </w:r>
      <w:r>
        <w:rPr>
          <w:i/>
          <w:iCs/>
        </w:rPr>
        <w:t>der</w:t>
      </w:r>
      <w:r>
        <w:t xml:space="preserve"> /</w:t>
      </w:r>
    </w:p>
    <w:p w14:paraId="025242F4" w14:textId="28DF2DDC" w:rsidR="00AE61CE" w:rsidRDefault="00AE61CE">
      <w:pPr>
        <w:pStyle w:val="Textkomente"/>
      </w:pPr>
    </w:p>
  </w:comment>
  <w:comment w:id="304" w:author="Kalhous, David" w:date="2017-09-25T20:56:00Z" w:initials="KD">
    <w:p w14:paraId="62E178EF" w14:textId="08B220A6" w:rsidR="00AE61CE" w:rsidRPr="00FB2DB2" w:rsidRDefault="00AE61CE" w:rsidP="00E7530F">
      <w:pPr>
        <w:pStyle w:val="Textkomente"/>
      </w:pPr>
      <w:r>
        <w:rPr>
          <w:rStyle w:val="Odkaznakoment"/>
        </w:rPr>
        <w:annotationRef/>
      </w:r>
      <w:r w:rsidRPr="00D55373">
        <w:t>Cf. Cosmas? III. 1, 161 instituens</w:t>
      </w:r>
      <w:r>
        <w:t xml:space="preserve">, </w:t>
      </w:r>
      <w:r w:rsidRPr="00D55373">
        <w:t>sicut olim ab ipso sue etatis tyrocinio omnem spem habuit in solo Dei patrocinio</w:t>
      </w:r>
      <w:r>
        <w:t xml:space="preserve">, </w:t>
      </w:r>
      <w:r w:rsidRPr="00D55373">
        <w:t xml:space="preserve">ita modo principatus sui in exordio Christiane religionis zelo succensus nimio omnes magos, ariolos et sortilegos extrusit regni sui medio, similiter et lucos sive arbores, quas in multis locis colebat vulgus ignobile, extirpavit et igne cremavit. </w:t>
      </w:r>
      <w:r w:rsidRPr="00FB2DB2">
        <w:t>Item et supersticiosas instituciones, quas villani, adhuc semipagani, in pentecosten tertia sive quarta feria observabant, offerentes libamina super fontes mactabant victimas et demonibus immolabant, item sepulturas, que fiebant in silvis et in campis, atque scenas, quas ex gentili ritu faciebant in biviis et in triviis quasi ob animarum pausationem, item et iocos profanos, quos super mortuos suos inanes cientes manes ac induti faciem larvis bachando exercebant, has abhominationes et alias sacrilegas adinventiones dux bonus, ne ultra fierent in populo Dei, exterminavit.</w:t>
      </w:r>
    </w:p>
  </w:comment>
  <w:comment w:id="305" w:author="Kalhous, David" w:date="2017-10-24T21:51:00Z" w:initials="KD">
    <w:p w14:paraId="13C38965" w14:textId="58922F70" w:rsidR="00AE61CE" w:rsidRPr="00FB2DB2" w:rsidRDefault="00AE61CE">
      <w:pPr>
        <w:pStyle w:val="Textkomente"/>
      </w:pPr>
      <w:r>
        <w:rPr>
          <w:rStyle w:val="Odkaznakoment"/>
        </w:rPr>
        <w:annotationRef/>
      </w:r>
      <w:r w:rsidRPr="00FB2DB2">
        <w:t>V textu mřežováno. rukopise De orfanis… jako XXX</w:t>
      </w:r>
    </w:p>
  </w:comment>
  <w:comment w:id="306" w:author="Kalhous, David" w:date="2018-09-19T16:47:00Z" w:initials="KD">
    <w:p w14:paraId="09BC0BCE" w14:textId="2205BD16" w:rsidR="00AE61CE" w:rsidRDefault="00AE61CE">
      <w:pPr>
        <w:pStyle w:val="Textkomente"/>
      </w:pPr>
      <w:r>
        <w:rPr>
          <w:rStyle w:val="Odkaznakoment"/>
        </w:rPr>
        <w:annotationRef/>
      </w:r>
      <w:r>
        <w:t>Siehe Nr. 67</w:t>
      </w:r>
    </w:p>
  </w:comment>
  <w:comment w:id="352" w:author="David Kalhous" w:date="2017-07-21T15:57:00Z" w:initials="DK">
    <w:p w14:paraId="5403B591" w14:textId="795EA0BA" w:rsidR="00AE61CE" w:rsidRPr="003D0813" w:rsidRDefault="00AE61CE">
      <w:pPr>
        <w:pStyle w:val="Textkomente"/>
      </w:pPr>
      <w:r>
        <w:rPr>
          <w:rStyle w:val="Odkaznakoment"/>
        </w:rPr>
        <w:annotationRef/>
      </w:r>
      <w:r w:rsidRPr="003D0813">
        <w:t>See also 31</w:t>
      </w:r>
    </w:p>
  </w:comment>
  <w:comment w:id="365" w:author="Kalhous, David" w:date="2017-10-25T16:51:00Z" w:initials="KD">
    <w:p w14:paraId="14A60366" w14:textId="35DD534C" w:rsidR="00AE61CE" w:rsidRDefault="00AE61CE">
      <w:pPr>
        <w:pStyle w:val="Textkomente"/>
      </w:pPr>
      <w:r>
        <w:rPr>
          <w:rStyle w:val="Odkaznakoment"/>
        </w:rPr>
        <w:annotationRef/>
      </w:r>
      <w:r>
        <w:t>In der Hs. verknüpft mit dem vorherigen Absatz</w:t>
      </w:r>
    </w:p>
  </w:comment>
  <w:comment w:id="367" w:author="Kalhous, David" w:date="2017-10-25T17:39:00Z" w:initials="KD">
    <w:p w14:paraId="0E361CBF" w14:textId="19D83DB8" w:rsidR="00AE61CE" w:rsidRDefault="00AE61CE">
      <w:pPr>
        <w:pStyle w:val="Textkomente"/>
      </w:pPr>
      <w:r>
        <w:rPr>
          <w:rStyle w:val="Odkaznakoment"/>
        </w:rPr>
        <w:annotationRef/>
      </w:r>
      <w:r>
        <w:t>Keine Rubrizierung</w:t>
      </w:r>
    </w:p>
  </w:comment>
  <w:comment w:id="395" w:author="Kalhous, David" w:date="2017-11-02T12:28:00Z" w:initials="KD">
    <w:p w14:paraId="06FEFC48" w14:textId="2FEBCF80" w:rsidR="00AE61CE" w:rsidRDefault="00AE61CE">
      <w:pPr>
        <w:pStyle w:val="Textkomente"/>
      </w:pPr>
      <w:r>
        <w:rPr>
          <w:rStyle w:val="Odkaznakoment"/>
        </w:rPr>
        <w:annotationRef/>
      </w:r>
      <w:r>
        <w:t>Alles durchnummeriert</w:t>
      </w:r>
    </w:p>
  </w:comment>
  <w:comment w:id="404" w:author="Kalhous, David" w:date="2018-09-19T17:38:00Z" w:initials="KD">
    <w:p w14:paraId="48E6275D" w14:textId="3106FACD" w:rsidR="00AE61CE" w:rsidRDefault="00AE61CE">
      <w:pPr>
        <w:pStyle w:val="Textkomente"/>
      </w:pPr>
      <w:r>
        <w:rPr>
          <w:rStyle w:val="Odkaznakoment"/>
        </w:rPr>
        <w:annotationRef/>
      </w:r>
      <w:r>
        <w:t>Hk217 emendationem</w:t>
      </w:r>
    </w:p>
  </w:comment>
  <w:comment w:id="405" w:author="Kalhous, David" w:date="2018-09-19T16:55:00Z" w:initials="KD">
    <w:p w14:paraId="2198C384" w14:textId="710255E0" w:rsidR="00AE61CE" w:rsidRPr="00FB2DB2" w:rsidRDefault="00AE61CE">
      <w:pPr>
        <w:pStyle w:val="Textkomente"/>
        <w:rPr>
          <w:lang w:val="fr-FR"/>
        </w:rPr>
      </w:pPr>
      <w:r>
        <w:rPr>
          <w:rStyle w:val="Odkaznakoment"/>
        </w:rPr>
        <w:annotationRef/>
      </w:r>
      <w:r w:rsidRPr="00FB2DB2">
        <w:rPr>
          <w:lang w:val="fr-FR"/>
        </w:rPr>
        <w:t>Deest</w:t>
      </w:r>
    </w:p>
  </w:comment>
  <w:comment w:id="407" w:author="Kalhous, David" w:date="2018-09-19T16:33:00Z" w:initials="KD">
    <w:p w14:paraId="7A71BFB9" w14:textId="0CF1FFB2" w:rsidR="00AE61CE" w:rsidRPr="00FB2DB2" w:rsidRDefault="00AE61CE">
      <w:pPr>
        <w:pStyle w:val="Textkomente"/>
        <w:rPr>
          <w:lang w:val="fr-FR"/>
        </w:rPr>
      </w:pPr>
      <w:r>
        <w:rPr>
          <w:rStyle w:val="Odkaznakoment"/>
        </w:rPr>
        <w:annotationRef/>
      </w:r>
      <w:r w:rsidRPr="00FB2DB2">
        <w:rPr>
          <w:lang w:val="fr-FR"/>
        </w:rPr>
        <w:t>Iuxta quo apostolus Paulus</w:t>
      </w:r>
    </w:p>
  </w:comment>
  <w:comment w:id="408" w:author="Kalhous, David" w:date="2018-09-19T16:29:00Z" w:initials="KD">
    <w:p w14:paraId="142B4835" w14:textId="03A5794D" w:rsidR="00AE61CE" w:rsidRPr="00FB2DB2" w:rsidRDefault="00AE61CE">
      <w:pPr>
        <w:pStyle w:val="Textkomente"/>
        <w:rPr>
          <w:lang w:val="fr-FR"/>
        </w:rPr>
      </w:pPr>
      <w:r>
        <w:rPr>
          <w:rStyle w:val="Odkaznakoment"/>
        </w:rPr>
        <w:annotationRef/>
      </w:r>
      <w:r w:rsidRPr="00FB2DB2">
        <w:rPr>
          <w:lang w:val="fr-FR"/>
        </w:rPr>
        <w:t>Deest</w:t>
      </w:r>
    </w:p>
  </w:comment>
  <w:comment w:id="410" w:author="Kalhous, David" w:date="2018-09-19T14:12:00Z" w:initials="KD">
    <w:p w14:paraId="3F02B82B" w14:textId="54343745" w:rsidR="00AE61CE" w:rsidRPr="00FB2DB2" w:rsidRDefault="00AE61CE">
      <w:pPr>
        <w:pStyle w:val="Textkomente"/>
        <w:rPr>
          <w:lang w:val="fr-FR"/>
        </w:rPr>
      </w:pPr>
      <w:r>
        <w:rPr>
          <w:rStyle w:val="Odkaznakoment"/>
        </w:rPr>
        <w:annotationRef/>
      </w:r>
      <w:r w:rsidRPr="00FB2DB2">
        <w:rPr>
          <w:highlight w:val="magenta"/>
          <w:lang w:val="fr-FR"/>
        </w:rPr>
        <w:t>Kriterien?</w:t>
      </w:r>
    </w:p>
  </w:comment>
  <w:comment w:id="415" w:author="David Kalhous" w:date="2018-06-29T14:04:00Z" w:initials="DK">
    <w:p w14:paraId="722319DB" w14:textId="5042634B" w:rsidR="00AE61CE" w:rsidRPr="00FB2DB2" w:rsidRDefault="00AE61CE">
      <w:pPr>
        <w:pStyle w:val="Textkomente"/>
        <w:rPr>
          <w:lang w:val="fr-FR"/>
        </w:rPr>
      </w:pPr>
      <w:r w:rsidRPr="00FB2DB2">
        <w:rPr>
          <w:lang w:val="fr-FR"/>
        </w:rPr>
        <w:t xml:space="preserve">Hk 217 </w:t>
      </w:r>
      <w:r>
        <w:rPr>
          <w:rStyle w:val="Odkaznakoment"/>
        </w:rPr>
        <w:annotationRef/>
      </w:r>
      <w:r w:rsidRPr="00FB2DB2">
        <w:rPr>
          <w:lang w:val="fr-FR"/>
        </w:rPr>
        <w:t>eum</w:t>
      </w:r>
    </w:p>
  </w:comment>
  <w:comment w:id="448" w:author="David Kalhous" w:date="2018-06-01T16:01:00Z" w:initials="DK">
    <w:p w14:paraId="514B8995" w14:textId="1D99DC35" w:rsidR="00AE61CE" w:rsidRPr="00FB2DB2" w:rsidRDefault="00AE61CE">
      <w:pPr>
        <w:pStyle w:val="Textkomente"/>
        <w:rPr>
          <w:lang w:val="fr-FR"/>
        </w:rPr>
      </w:pPr>
      <w:r>
        <w:rPr>
          <w:rStyle w:val="Odkaznakoment"/>
        </w:rPr>
        <w:annotationRef/>
      </w:r>
      <w:r w:rsidRPr="00FB2DB2">
        <w:rPr>
          <w:lang w:val="fr-FR"/>
        </w:rPr>
        <w:t>Radiert</w:t>
      </w:r>
    </w:p>
  </w:comment>
  <w:comment w:id="453" w:author="David Kalhous" w:date="2018-06-01T16:00:00Z" w:initials="DK">
    <w:p w14:paraId="6003D275" w14:textId="689C1D50" w:rsidR="00AE61CE" w:rsidRPr="00FB2DB2" w:rsidRDefault="00AE61CE">
      <w:pPr>
        <w:pStyle w:val="Textkomente"/>
        <w:rPr>
          <w:lang w:val="fr-FR"/>
        </w:rPr>
      </w:pPr>
      <w:r>
        <w:rPr>
          <w:rStyle w:val="Odkaznakoment"/>
        </w:rPr>
        <w:annotationRef/>
      </w:r>
      <w:r w:rsidRPr="00FB2DB2">
        <w:rPr>
          <w:lang w:val="fr-FR"/>
        </w:rPr>
        <w:t>Číslování začíná zde</w:t>
      </w:r>
    </w:p>
  </w:comment>
  <w:comment w:id="473" w:author="Kalhous, David" w:date="2017-11-02T17:56:00Z" w:initials="KD">
    <w:p w14:paraId="32EF25FE" w14:textId="1670DE00" w:rsidR="00AE61CE" w:rsidRDefault="00AE61CE">
      <w:pPr>
        <w:pStyle w:val="Textkomente"/>
      </w:pPr>
      <w:r>
        <w:rPr>
          <w:rStyle w:val="Odkaznakoment"/>
        </w:rPr>
        <w:annotationRef/>
      </w:r>
      <w:r>
        <w:t>Fehler – an diesen Seiten nur das Kapitular Pippins</w:t>
      </w:r>
    </w:p>
  </w:comment>
  <w:comment w:id="475" w:author="David Kalhous" w:date="2018-05-21T16:40:00Z" w:initials="DK">
    <w:p w14:paraId="32EA9BEC" w14:textId="7B22B4A0" w:rsidR="00AE61CE" w:rsidRPr="00821EF3" w:rsidRDefault="00AE61CE">
      <w:pPr>
        <w:pStyle w:val="Textkomente"/>
        <w:rPr>
          <w:lang w:val="it-IT"/>
        </w:rPr>
      </w:pPr>
      <w:r>
        <w:rPr>
          <w:rStyle w:val="Odkaznakoment"/>
        </w:rPr>
        <w:annotationRef/>
      </w:r>
      <w:r w:rsidRPr="00821EF3">
        <w:rPr>
          <w:lang w:val="it-IT"/>
        </w:rPr>
        <w:t>Hk217 complauerit</w:t>
      </w:r>
    </w:p>
  </w:comment>
  <w:comment w:id="478" w:author="David Kalhous" w:date="2018-05-11T16:01:00Z" w:initials="DK">
    <w:p w14:paraId="144A6733" w14:textId="2EB5F0D2" w:rsidR="00AE61CE" w:rsidRPr="008A55C2" w:rsidRDefault="00AE61CE">
      <w:pPr>
        <w:pStyle w:val="Textkomente"/>
        <w:rPr>
          <w:lang w:val="it-IT"/>
        </w:rPr>
      </w:pPr>
      <w:r>
        <w:rPr>
          <w:rStyle w:val="Odkaznakoment"/>
        </w:rPr>
        <w:annotationRef/>
      </w:r>
      <w:r w:rsidRPr="008A55C2">
        <w:rPr>
          <w:lang w:val="it-IT"/>
        </w:rPr>
        <w:t>Auch: sine dimissoria sui episcopi de cuius parrochia est.</w:t>
      </w:r>
    </w:p>
  </w:comment>
  <w:comment w:id="484" w:author="David Kalhous" w:date="2018-05-11T15:59:00Z" w:initials="DK">
    <w:p w14:paraId="16C47D87" w14:textId="3E275AE7" w:rsidR="00AE61CE" w:rsidRDefault="00AE61CE">
      <w:pPr>
        <w:pStyle w:val="Textkomente"/>
      </w:pPr>
      <w:r>
        <w:rPr>
          <w:rStyle w:val="Odkaznakoment"/>
        </w:rPr>
        <w:annotationRef/>
      </w:r>
      <w:r>
        <w:t>Hinweis an anderes Kapitular</w:t>
      </w:r>
    </w:p>
  </w:comment>
  <w:comment w:id="485" w:author="David Kalhous" w:date="2018-05-11T15:59:00Z" w:initials="DK">
    <w:p w14:paraId="4CF2AA8D" w14:textId="6A998C50" w:rsidR="00AE61CE" w:rsidRDefault="00AE61CE">
      <w:pPr>
        <w:pStyle w:val="Textkomente"/>
      </w:pPr>
      <w:r>
        <w:rPr>
          <w:rStyle w:val="Odkaznakoment"/>
        </w:rPr>
        <w:annotationRef/>
      </w:r>
      <w:r>
        <w:t>Irrelevant – sekulär?</w:t>
      </w:r>
    </w:p>
  </w:comment>
  <w:comment w:id="486" w:author="David Kalhous" w:date="2018-05-11T15:59:00Z" w:initials="DK">
    <w:p w14:paraId="7261CC32" w14:textId="49EECF94" w:rsidR="00AE61CE" w:rsidRDefault="00AE61CE">
      <w:pPr>
        <w:pStyle w:val="Textkomente"/>
      </w:pPr>
      <w:r>
        <w:rPr>
          <w:rStyle w:val="Odkaznakoment"/>
        </w:rPr>
        <w:annotationRef/>
      </w:r>
      <w:r>
        <w:t>Irrelevant – sekulär?</w:t>
      </w:r>
    </w:p>
  </w:comment>
  <w:comment w:id="487" w:author="David Kalhous" w:date="2018-05-11T15:59:00Z" w:initials="DK">
    <w:p w14:paraId="4896ADA4" w14:textId="36B532F9" w:rsidR="00AE61CE" w:rsidRDefault="00AE61CE">
      <w:pPr>
        <w:pStyle w:val="Textkomente"/>
      </w:pPr>
      <w:r>
        <w:rPr>
          <w:rStyle w:val="Odkaznakoment"/>
        </w:rPr>
        <w:annotationRef/>
      </w:r>
      <w:r>
        <w:t>Irrelevant – sekulär?</w:t>
      </w:r>
    </w:p>
  </w:comment>
  <w:comment w:id="488" w:author="David Kalhous" w:date="2018-05-11T15:59:00Z" w:initials="DK">
    <w:p w14:paraId="1ABF6B6D" w14:textId="1A953A95" w:rsidR="00AE61CE" w:rsidRDefault="00AE61CE">
      <w:pPr>
        <w:pStyle w:val="Textkomente"/>
      </w:pPr>
      <w:r>
        <w:rPr>
          <w:rStyle w:val="Odkaznakoment"/>
        </w:rPr>
        <w:annotationRef/>
      </w:r>
      <w:r>
        <w:t>Irrelevant – sekulär?</w:t>
      </w:r>
    </w:p>
  </w:comment>
  <w:comment w:id="489" w:author="David Kalhous" w:date="2018-05-11T15:59:00Z" w:initials="DK">
    <w:p w14:paraId="50176A7C" w14:textId="19D91241" w:rsidR="00AE61CE" w:rsidRDefault="00AE61CE">
      <w:pPr>
        <w:pStyle w:val="Textkomente"/>
      </w:pPr>
      <w:r>
        <w:rPr>
          <w:rStyle w:val="Odkaznakoment"/>
        </w:rPr>
        <w:annotationRef/>
      </w:r>
      <w:r>
        <w:t>Irrelevant – sekulär?</w:t>
      </w:r>
    </w:p>
  </w:comment>
  <w:comment w:id="490" w:author="David Kalhous" w:date="2018-05-11T15:59:00Z" w:initials="DK">
    <w:p w14:paraId="71313077" w14:textId="2554F2B4" w:rsidR="00AE61CE" w:rsidRDefault="00AE61CE">
      <w:pPr>
        <w:pStyle w:val="Textkomente"/>
      </w:pPr>
      <w:r>
        <w:rPr>
          <w:rStyle w:val="Odkaznakoment"/>
        </w:rPr>
        <w:annotationRef/>
      </w:r>
      <w:r>
        <w:t>Irrelevant – sekulär?</w:t>
      </w:r>
    </w:p>
  </w:comment>
  <w:comment w:id="491" w:author="David Kalhous" w:date="2018-05-11T15:58:00Z" w:initials="DK">
    <w:p w14:paraId="1F8FA12D" w14:textId="2DA210D9" w:rsidR="00AE61CE" w:rsidRDefault="00AE61CE">
      <w:pPr>
        <w:pStyle w:val="Textkomente"/>
      </w:pPr>
      <w:r>
        <w:rPr>
          <w:rStyle w:val="Odkaznakoment"/>
        </w:rPr>
        <w:annotationRef/>
      </w:r>
      <w:r>
        <w:t>Irrelevant – sekulär?</w:t>
      </w:r>
    </w:p>
  </w:comment>
  <w:comment w:id="492" w:author="David Kalhous" w:date="2018-05-11T15:58:00Z" w:initials="DK">
    <w:p w14:paraId="35238A11" w14:textId="024AC12D" w:rsidR="00AE61CE" w:rsidRDefault="00AE61CE">
      <w:pPr>
        <w:pStyle w:val="Textkomente"/>
      </w:pPr>
      <w:r>
        <w:rPr>
          <w:rStyle w:val="Odkaznakoment"/>
        </w:rPr>
        <w:annotationRef/>
      </w:r>
      <w:r>
        <w:t>Irrelevant – sekulär?</w:t>
      </w:r>
    </w:p>
  </w:comment>
  <w:comment w:id="493" w:author="David Kalhous" w:date="2018-05-11T15:58:00Z" w:initials="DK">
    <w:p w14:paraId="21C76F9E" w14:textId="5F19E0FC" w:rsidR="00AE61CE" w:rsidRPr="003D0813" w:rsidRDefault="00AE61CE">
      <w:pPr>
        <w:pStyle w:val="Textkomente"/>
      </w:pPr>
      <w:r>
        <w:rPr>
          <w:rStyle w:val="Odkaznakoment"/>
        </w:rPr>
        <w:annotationRef/>
      </w:r>
      <w:r w:rsidRPr="003D0813">
        <w:t>Irrelevant – sekulär?</w:t>
      </w:r>
    </w:p>
  </w:comment>
  <w:comment w:id="494" w:author="David Kalhous" w:date="2018-05-11T15:59:00Z" w:initials="DK">
    <w:p w14:paraId="451D5CB6" w14:textId="751B35B0" w:rsidR="00AE61CE" w:rsidRPr="003D0813" w:rsidRDefault="00AE61CE">
      <w:pPr>
        <w:pStyle w:val="Textkomente"/>
      </w:pPr>
      <w:r>
        <w:rPr>
          <w:rStyle w:val="Odkaznakoment"/>
        </w:rPr>
        <w:annotationRef/>
      </w:r>
      <w:r w:rsidRPr="003D0813">
        <w:t>Irrelevant – sekulär?</w:t>
      </w:r>
    </w:p>
  </w:comment>
  <w:comment w:id="496" w:author="David Kalhous" w:date="2018-05-21T15:42:00Z" w:initials="DK">
    <w:p w14:paraId="4B895989" w14:textId="7D49A49D" w:rsidR="00AE61CE" w:rsidRPr="003D0813" w:rsidRDefault="00AE61CE">
      <w:pPr>
        <w:pStyle w:val="Textkomente"/>
      </w:pPr>
      <w:r>
        <w:rPr>
          <w:rStyle w:val="Odkaznakoment"/>
        </w:rPr>
        <w:annotationRef/>
      </w:r>
      <w:r w:rsidRPr="003D0813">
        <w:t xml:space="preserve">Ansegic, </w:t>
      </w:r>
      <w:r w:rsidRPr="003D0813">
        <w:rPr>
          <w:rFonts w:cstheme="minorHAnsi"/>
        </w:rPr>
        <w:t>§</w:t>
      </w:r>
      <w:r w:rsidRPr="003D0813">
        <w:t>79; 30.</w:t>
      </w:r>
      <w:r w:rsidRPr="003D0813">
        <w:tab/>
        <w:t>Capitulare Olonnense (a. 822/823), cc. 1-4, 265r-v</w:t>
      </w:r>
    </w:p>
  </w:comment>
  <w:comment w:id="497" w:author="David Kalhous" w:date="2018-05-21T15:40:00Z" w:initials="DK">
    <w:p w14:paraId="5AA122D0" w14:textId="1FA109A6" w:rsidR="00AE61CE" w:rsidRPr="003D0813" w:rsidRDefault="00AE61CE">
      <w:pPr>
        <w:pStyle w:val="Textkomente"/>
      </w:pPr>
      <w:r>
        <w:rPr>
          <w:rStyle w:val="Odkaznakoment"/>
        </w:rPr>
        <w:annotationRef/>
      </w:r>
      <w:r w:rsidRPr="003D0813">
        <w:t xml:space="preserve">Ansegis, </w:t>
      </w:r>
      <w:r w:rsidRPr="003D0813">
        <w:rPr>
          <w:rFonts w:cstheme="minorHAnsi"/>
        </w:rPr>
        <w:t>§</w:t>
      </w:r>
      <w:r w:rsidRPr="003D0813">
        <w:t>80</w:t>
      </w:r>
    </w:p>
  </w:comment>
  <w:comment w:id="498" w:author="David Kalhous" w:date="2018-05-21T15:39:00Z" w:initials="DK">
    <w:p w14:paraId="4F94A0B4" w14:textId="65262B31" w:rsidR="00AE61CE" w:rsidRPr="003D0813" w:rsidRDefault="00AE61CE">
      <w:pPr>
        <w:pStyle w:val="Textkomente"/>
      </w:pPr>
      <w:r>
        <w:rPr>
          <w:rStyle w:val="Odkaznakoment"/>
        </w:rPr>
        <w:annotationRef/>
      </w:r>
      <w:r w:rsidRPr="003D0813">
        <w:t>Capitulare Olonnense (a. 822/823), cc. 1-4, 265r-v?</w:t>
      </w:r>
    </w:p>
  </w:comment>
  <w:comment w:id="500" w:author="David Kalhous" w:date="2018-05-11T15:35:00Z" w:initials="DK">
    <w:p w14:paraId="6F4FD614" w14:textId="61D48D02" w:rsidR="00AE61CE" w:rsidRPr="00821EF3" w:rsidRDefault="00AE61CE">
      <w:pPr>
        <w:pStyle w:val="Textkomente"/>
      </w:pPr>
      <w:r>
        <w:rPr>
          <w:rStyle w:val="Odkaznakoment"/>
        </w:rPr>
        <w:annotationRef/>
      </w:r>
      <w:r w:rsidRPr="00821EF3">
        <w:t>?</w:t>
      </w:r>
    </w:p>
  </w:comment>
  <w:comment w:id="501" w:author="David Kalhous" w:date="2018-05-11T15:35:00Z" w:initials="DK">
    <w:p w14:paraId="154D7425" w14:textId="1C4AEE28" w:rsidR="00AE61CE" w:rsidRPr="00821EF3" w:rsidRDefault="00AE61CE">
      <w:pPr>
        <w:pStyle w:val="Textkomente"/>
      </w:pPr>
      <w:r>
        <w:rPr>
          <w:rStyle w:val="Odkaznakoment"/>
        </w:rPr>
        <w:annotationRef/>
      </w:r>
      <w:r w:rsidRPr="00821EF3">
        <w:t>Italienische Realien</w:t>
      </w:r>
    </w:p>
  </w:comment>
  <w:comment w:id="502" w:author="David Kalhous" w:date="2018-05-11T15:03:00Z" w:initials="DK">
    <w:p w14:paraId="41BD88FD" w14:textId="0782F6FF" w:rsidR="00AE61CE" w:rsidRDefault="00AE61CE">
      <w:pPr>
        <w:pStyle w:val="Textkomente"/>
      </w:pPr>
      <w:r>
        <w:rPr>
          <w:rStyle w:val="Odkaznakoment"/>
        </w:rPr>
        <w:annotationRef/>
      </w:r>
      <w:r>
        <w:t>Hinweis an zu organisierende Synode</w:t>
      </w:r>
    </w:p>
  </w:comment>
  <w:comment w:id="503" w:author="David Kalhous" w:date="2018-05-11T15:02:00Z" w:initials="DK">
    <w:p w14:paraId="7504E86D" w14:textId="0B6EA08D" w:rsidR="00AE61CE" w:rsidRDefault="00AE61CE">
      <w:pPr>
        <w:pStyle w:val="Textkomente"/>
      </w:pPr>
      <w:r>
        <w:rPr>
          <w:rStyle w:val="Odkaznakoment"/>
        </w:rPr>
        <w:annotationRef/>
      </w:r>
      <w:r>
        <w:t>Hinweis an anderes Kapitular</w:t>
      </w:r>
    </w:p>
  </w:comment>
  <w:comment w:id="505" w:author="David Kalhous" w:date="2018-05-11T15:34:00Z" w:initials="DK">
    <w:p w14:paraId="4025470D" w14:textId="38A2C770" w:rsidR="00AE61CE" w:rsidRDefault="00AE61CE">
      <w:pPr>
        <w:pStyle w:val="Textkomente"/>
      </w:pPr>
      <w:r>
        <w:rPr>
          <w:rStyle w:val="Odkaznakoment"/>
        </w:rPr>
        <w:annotationRef/>
      </w:r>
      <w:r>
        <w:t>?</w:t>
      </w:r>
    </w:p>
  </w:comment>
  <w:comment w:id="507" w:author="David Kalhous" w:date="2018-06-01T14:42:00Z" w:initials="DK">
    <w:p w14:paraId="253FD9B0" w14:textId="78D569A7" w:rsidR="00AE61CE" w:rsidRDefault="00AE61CE">
      <w:pPr>
        <w:pStyle w:val="Textkomente"/>
      </w:pPr>
      <w:r>
        <w:rPr>
          <w:rStyle w:val="Odkaznakoment"/>
        </w:rPr>
        <w:annotationRef/>
      </w:r>
      <w:r>
        <w:t>Dále projet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7D7234" w15:done="0"/>
  <w15:commentEx w15:paraId="797BB265" w15:done="0"/>
  <w15:commentEx w15:paraId="6EC21F5C" w15:done="0"/>
  <w15:commentEx w15:paraId="02CF3972" w15:done="0"/>
  <w15:commentEx w15:paraId="4E1A1D9B" w15:done="0"/>
  <w15:commentEx w15:paraId="23FDBF45" w15:done="0"/>
  <w15:commentEx w15:paraId="0F29872E" w15:done="0"/>
  <w15:commentEx w15:paraId="05EB33BD" w15:done="0"/>
  <w15:commentEx w15:paraId="7A57A55C" w15:done="0"/>
  <w15:commentEx w15:paraId="407BB7A4" w15:done="0"/>
  <w15:commentEx w15:paraId="0662F9B6" w15:done="0"/>
  <w15:commentEx w15:paraId="1F3BA26F" w15:done="0"/>
  <w15:commentEx w15:paraId="5778F9E3" w15:done="0"/>
  <w15:commentEx w15:paraId="20913209" w15:done="0"/>
  <w15:commentEx w15:paraId="53353D0C" w15:done="0"/>
  <w15:commentEx w15:paraId="74259BC0" w15:done="0"/>
  <w15:commentEx w15:paraId="3C197903" w15:done="0"/>
  <w15:commentEx w15:paraId="2093D1D2" w15:done="0"/>
  <w15:commentEx w15:paraId="55561CCB" w15:done="0"/>
  <w15:commentEx w15:paraId="6F2A1A9C" w15:done="0"/>
  <w15:commentEx w15:paraId="77C2A519" w15:done="0"/>
  <w15:commentEx w15:paraId="5CEEB9D8" w15:done="0"/>
  <w15:commentEx w15:paraId="125536D0" w15:done="0"/>
  <w15:commentEx w15:paraId="336DDC43" w15:done="0"/>
  <w15:commentEx w15:paraId="77A89D20" w15:done="0"/>
  <w15:commentEx w15:paraId="0730BCE9" w15:done="0"/>
  <w15:commentEx w15:paraId="28BC2D6B" w15:done="0"/>
  <w15:commentEx w15:paraId="37A4B4EA" w15:done="0"/>
  <w15:commentEx w15:paraId="68681C4C" w15:done="0"/>
  <w15:commentEx w15:paraId="7B0924B7" w15:done="0"/>
  <w15:commentEx w15:paraId="20BBD480" w15:done="0"/>
  <w15:commentEx w15:paraId="1D7D5CFD" w15:done="0"/>
  <w15:commentEx w15:paraId="20161608" w15:done="0"/>
  <w15:commentEx w15:paraId="63FF8984" w15:done="0"/>
  <w15:commentEx w15:paraId="2B828481" w15:done="0"/>
  <w15:commentEx w15:paraId="036B1CCC" w15:done="0"/>
  <w15:commentEx w15:paraId="3443DC58" w15:done="0"/>
  <w15:commentEx w15:paraId="0C2E0CBF" w15:done="0"/>
  <w15:commentEx w15:paraId="48FE43EC" w15:done="0"/>
  <w15:commentEx w15:paraId="5A26C1F2" w15:done="0"/>
  <w15:commentEx w15:paraId="32DF67BA" w15:done="0"/>
  <w15:commentEx w15:paraId="39CFD661" w15:done="0"/>
  <w15:commentEx w15:paraId="0C09D337" w15:done="0"/>
  <w15:commentEx w15:paraId="4ED8AC05" w15:done="0"/>
  <w15:commentEx w15:paraId="65AA3FCF" w15:done="0"/>
  <w15:commentEx w15:paraId="73679351" w15:done="0"/>
  <w15:commentEx w15:paraId="18D73D5A" w15:done="0"/>
  <w15:commentEx w15:paraId="4C600B2A" w15:done="0"/>
  <w15:commentEx w15:paraId="3306392F" w15:done="0"/>
  <w15:commentEx w15:paraId="759841A0" w15:done="0"/>
  <w15:commentEx w15:paraId="7F07B506" w15:done="0"/>
  <w15:commentEx w15:paraId="58BC9E1B" w15:done="0"/>
  <w15:commentEx w15:paraId="4ABC2539" w15:done="0"/>
  <w15:commentEx w15:paraId="7273D9D6" w15:done="0"/>
  <w15:commentEx w15:paraId="77D02610" w15:done="0"/>
  <w15:commentEx w15:paraId="037742A5" w15:done="0"/>
  <w15:commentEx w15:paraId="296A7ECD" w15:done="0"/>
  <w15:commentEx w15:paraId="3E762FB7" w15:done="0"/>
  <w15:commentEx w15:paraId="4D3DC07B" w15:done="0"/>
  <w15:commentEx w15:paraId="2D5DF2ED" w15:done="0"/>
  <w15:commentEx w15:paraId="5140355D" w15:done="0"/>
  <w15:commentEx w15:paraId="3E0BDC6A" w15:done="0"/>
  <w15:commentEx w15:paraId="76AFCE00" w15:done="0"/>
  <w15:commentEx w15:paraId="3667CD1B" w15:done="0"/>
  <w15:commentEx w15:paraId="3085B31E" w15:done="0"/>
  <w15:commentEx w15:paraId="4E6F6326" w15:done="0"/>
  <w15:commentEx w15:paraId="0F526ABE" w15:done="0"/>
  <w15:commentEx w15:paraId="04DD977E" w15:done="0"/>
  <w15:commentEx w15:paraId="4967C3C3" w15:done="0"/>
  <w15:commentEx w15:paraId="6362CC8C" w15:done="0"/>
  <w15:commentEx w15:paraId="122B3952" w15:done="0"/>
  <w15:commentEx w15:paraId="39C1D52F" w15:done="0"/>
  <w15:commentEx w15:paraId="444FED3C" w15:done="0"/>
  <w15:commentEx w15:paraId="495CAB5E" w15:done="0"/>
  <w15:commentEx w15:paraId="0C77AD2D" w15:done="0"/>
  <w15:commentEx w15:paraId="02E6F011" w15:done="0"/>
  <w15:commentEx w15:paraId="48174F6A" w15:done="0"/>
  <w15:commentEx w15:paraId="6A5818B6" w15:done="0"/>
  <w15:commentEx w15:paraId="78759DAC" w15:done="0"/>
  <w15:commentEx w15:paraId="576F460E" w15:done="0"/>
  <w15:commentEx w15:paraId="46D040A4" w15:done="0"/>
  <w15:commentEx w15:paraId="1B5BB6F2" w15:done="0"/>
  <w15:commentEx w15:paraId="0A0CDECD" w15:done="0"/>
  <w15:commentEx w15:paraId="0E0A1948" w15:done="0"/>
  <w15:commentEx w15:paraId="11B471D0" w15:done="0"/>
  <w15:commentEx w15:paraId="39C6F05F" w15:done="0"/>
  <w15:commentEx w15:paraId="3303450C" w15:done="0"/>
  <w15:commentEx w15:paraId="3277CC69" w15:done="0"/>
  <w15:commentEx w15:paraId="0A724B59" w15:done="0"/>
  <w15:commentEx w15:paraId="3A9624CC" w15:done="0"/>
  <w15:commentEx w15:paraId="1C26AB38" w15:done="0"/>
  <w15:commentEx w15:paraId="4A5AAEF1" w15:done="0"/>
  <w15:commentEx w15:paraId="42A63685" w15:done="0"/>
  <w15:commentEx w15:paraId="19678A15" w15:done="0"/>
  <w15:commentEx w15:paraId="16E7FE9D" w15:done="0"/>
  <w15:commentEx w15:paraId="6E552927" w15:done="0"/>
  <w15:commentEx w15:paraId="06F4BBDB" w15:done="0"/>
  <w15:commentEx w15:paraId="4D42EE28" w15:done="0"/>
  <w15:commentEx w15:paraId="44796E24" w15:done="0"/>
  <w15:commentEx w15:paraId="02A60476" w15:done="0"/>
  <w15:commentEx w15:paraId="77935743" w15:done="0"/>
  <w15:commentEx w15:paraId="1C3D45C1" w15:done="0"/>
  <w15:commentEx w15:paraId="3220385D" w15:done="0"/>
  <w15:commentEx w15:paraId="62BAB25A" w15:done="0"/>
  <w15:commentEx w15:paraId="50ACA193" w15:done="0"/>
  <w15:commentEx w15:paraId="6A8109DB" w15:done="0"/>
  <w15:commentEx w15:paraId="70C5A82B" w15:done="0"/>
  <w15:commentEx w15:paraId="3E82617D" w15:done="0"/>
  <w15:commentEx w15:paraId="6FB1051F" w15:done="0"/>
  <w15:commentEx w15:paraId="58B541AC" w15:done="0"/>
  <w15:commentEx w15:paraId="7613D959" w15:done="0"/>
  <w15:commentEx w15:paraId="5059FEF2" w15:done="0"/>
  <w15:commentEx w15:paraId="0729AF70" w15:done="0"/>
  <w15:commentEx w15:paraId="6DD35B5F" w15:done="0"/>
  <w15:commentEx w15:paraId="3DC33A43" w15:done="0"/>
  <w15:commentEx w15:paraId="616B6881" w15:done="0"/>
  <w15:commentEx w15:paraId="726E8055" w15:done="0"/>
  <w15:commentEx w15:paraId="6848BD80" w15:done="0"/>
  <w15:commentEx w15:paraId="08590261" w15:done="0"/>
  <w15:commentEx w15:paraId="64DDDE40" w15:done="0"/>
  <w15:commentEx w15:paraId="204D9212" w15:done="0"/>
  <w15:commentEx w15:paraId="2B989C72" w15:done="0"/>
  <w15:commentEx w15:paraId="162D68AA" w15:done="0"/>
  <w15:commentEx w15:paraId="7B6CFE0E" w15:done="0"/>
  <w15:commentEx w15:paraId="1841462E" w15:done="0"/>
  <w15:commentEx w15:paraId="1ECBEE2B" w15:done="0"/>
  <w15:commentEx w15:paraId="0941B0F1" w15:done="0"/>
  <w15:commentEx w15:paraId="4B67036D" w15:done="0"/>
  <w15:commentEx w15:paraId="40EA389D" w15:done="0"/>
  <w15:commentEx w15:paraId="26F8FC5B" w15:done="0"/>
  <w15:commentEx w15:paraId="2DAADD31" w15:done="0"/>
  <w15:commentEx w15:paraId="000A65BD" w15:done="0"/>
  <w15:commentEx w15:paraId="630143F3" w15:done="0"/>
  <w15:commentEx w15:paraId="06144CDC" w15:done="0"/>
  <w15:commentEx w15:paraId="4D48C7B3" w15:done="0"/>
  <w15:commentEx w15:paraId="7B7915B2" w15:done="0"/>
  <w15:commentEx w15:paraId="599D43D1" w15:done="0"/>
  <w15:commentEx w15:paraId="5AFDE39E" w15:done="0"/>
  <w15:commentEx w15:paraId="0838D408" w15:done="0"/>
  <w15:commentEx w15:paraId="627096AC" w15:done="0"/>
  <w15:commentEx w15:paraId="2702BFC8" w15:done="0"/>
  <w15:commentEx w15:paraId="6D22F49C" w15:done="0"/>
  <w15:commentEx w15:paraId="3A3DE88E" w15:done="0"/>
  <w15:commentEx w15:paraId="58250EC9" w15:done="0"/>
  <w15:commentEx w15:paraId="138D274A" w15:done="0"/>
  <w15:commentEx w15:paraId="669F9089" w15:done="0"/>
  <w15:commentEx w15:paraId="402CAA09" w15:done="0"/>
  <w15:commentEx w15:paraId="62BF420E" w15:done="0"/>
  <w15:commentEx w15:paraId="283BC964" w15:done="0"/>
  <w15:commentEx w15:paraId="2AC7639A" w15:done="0"/>
  <w15:commentEx w15:paraId="16D3D8A6" w15:done="0"/>
  <w15:commentEx w15:paraId="70424AD7" w15:done="0"/>
  <w15:commentEx w15:paraId="5FAFB241" w15:done="0"/>
  <w15:commentEx w15:paraId="63A15810" w15:done="0"/>
  <w15:commentEx w15:paraId="0068A02A" w15:done="0"/>
  <w15:commentEx w15:paraId="115CDAF9" w15:done="0"/>
  <w15:commentEx w15:paraId="618DDAE3" w15:done="0"/>
  <w15:commentEx w15:paraId="2D9BC415" w15:done="0"/>
  <w15:commentEx w15:paraId="6154B4CC" w15:done="0"/>
  <w15:commentEx w15:paraId="74CE9F4E" w15:done="0"/>
  <w15:commentEx w15:paraId="10FC1AF0" w15:done="0"/>
  <w15:commentEx w15:paraId="7637A97B" w15:done="0"/>
  <w15:commentEx w15:paraId="501F9810" w15:done="0"/>
  <w15:commentEx w15:paraId="34E119CE" w15:done="0"/>
  <w15:commentEx w15:paraId="4D749518" w15:done="0"/>
  <w15:commentEx w15:paraId="196DFCD5" w15:done="0"/>
  <w15:commentEx w15:paraId="231B6614" w15:done="0"/>
  <w15:commentEx w15:paraId="14E10AF9" w15:done="0"/>
  <w15:commentEx w15:paraId="69DEAE66" w15:done="0"/>
  <w15:commentEx w15:paraId="1925CFF7" w15:done="0"/>
  <w15:commentEx w15:paraId="51030437" w15:done="0"/>
  <w15:commentEx w15:paraId="00F2B9EB" w15:done="0"/>
  <w15:commentEx w15:paraId="0192C7B6" w15:done="0"/>
  <w15:commentEx w15:paraId="7A8B15A8" w15:done="0"/>
  <w15:commentEx w15:paraId="603B2B4C" w15:done="0"/>
  <w15:commentEx w15:paraId="3E46FC47" w15:done="0"/>
  <w15:commentEx w15:paraId="23E44394" w15:done="0"/>
  <w15:commentEx w15:paraId="1441D5A5" w15:done="0"/>
  <w15:commentEx w15:paraId="5B855693" w15:done="0"/>
  <w15:commentEx w15:paraId="4B10A005" w15:done="0"/>
  <w15:commentEx w15:paraId="49BD0469" w15:done="0"/>
  <w15:commentEx w15:paraId="1478FBE8" w15:done="0"/>
  <w15:commentEx w15:paraId="220318B1" w15:done="0"/>
  <w15:commentEx w15:paraId="57A98B28" w15:done="0"/>
  <w15:commentEx w15:paraId="3511475E" w15:done="0"/>
  <w15:commentEx w15:paraId="6CD253D9" w15:done="0"/>
  <w15:commentEx w15:paraId="6A3AD8A1" w15:done="0"/>
  <w15:commentEx w15:paraId="75144742" w15:done="0"/>
  <w15:commentEx w15:paraId="18D6447C" w15:done="0"/>
  <w15:commentEx w15:paraId="7E03341A" w15:done="0"/>
  <w15:commentEx w15:paraId="795C5A6D" w15:done="0"/>
  <w15:commentEx w15:paraId="5EB576F3" w15:done="0"/>
  <w15:commentEx w15:paraId="1A5558D1" w15:done="0"/>
  <w15:commentEx w15:paraId="55986516" w15:done="0"/>
  <w15:commentEx w15:paraId="196C0D90" w15:done="0"/>
  <w15:commentEx w15:paraId="28772BCC" w15:done="0"/>
  <w15:commentEx w15:paraId="1332F7F4" w15:done="0"/>
  <w15:commentEx w15:paraId="783852AF" w15:done="0"/>
  <w15:commentEx w15:paraId="35D5121F" w15:done="0"/>
  <w15:commentEx w15:paraId="0B446F5E" w15:done="0"/>
  <w15:commentEx w15:paraId="0271A35D" w15:done="0"/>
  <w15:commentEx w15:paraId="0D29D313" w15:done="0"/>
  <w15:commentEx w15:paraId="67DD983A" w15:done="0"/>
  <w15:commentEx w15:paraId="3B25CB14" w15:done="0"/>
  <w15:commentEx w15:paraId="33EC8839" w15:done="0"/>
  <w15:commentEx w15:paraId="17AFE125" w15:done="0"/>
  <w15:commentEx w15:paraId="515CFF83" w15:done="0"/>
  <w15:commentEx w15:paraId="77C331D5" w15:done="0"/>
  <w15:commentEx w15:paraId="165BB224" w15:done="0"/>
  <w15:commentEx w15:paraId="56CDC8FF" w15:done="0"/>
  <w15:commentEx w15:paraId="2FA4C823" w15:done="0"/>
  <w15:commentEx w15:paraId="5F9EB6F6" w15:done="0"/>
  <w15:commentEx w15:paraId="66DDE9CF" w15:done="0"/>
  <w15:commentEx w15:paraId="6A5FA05C" w15:done="0"/>
  <w15:commentEx w15:paraId="7197D46B" w15:done="0"/>
  <w15:commentEx w15:paraId="7A5D334E" w15:done="0"/>
  <w15:commentEx w15:paraId="2CDA546E" w15:done="0"/>
  <w15:commentEx w15:paraId="619C0E37" w15:done="0"/>
  <w15:commentEx w15:paraId="188CC848" w15:done="0"/>
  <w15:commentEx w15:paraId="38891E81" w15:done="0"/>
  <w15:commentEx w15:paraId="4C940969" w15:paraIdParent="38891E81" w15:done="0"/>
  <w15:commentEx w15:paraId="3A6E33DF" w15:done="0"/>
  <w15:commentEx w15:paraId="1FEBB962" w15:done="0"/>
  <w15:commentEx w15:paraId="7D372A4C" w15:done="0"/>
  <w15:commentEx w15:paraId="47C7F604" w15:done="0"/>
  <w15:commentEx w15:paraId="3D1FF608" w15:done="0"/>
  <w15:commentEx w15:paraId="3E120D4C" w15:done="0"/>
  <w15:commentEx w15:paraId="6D6F9F38" w15:done="0"/>
  <w15:commentEx w15:paraId="025242F4" w15:done="0"/>
  <w15:commentEx w15:paraId="62E178EF" w15:done="0"/>
  <w15:commentEx w15:paraId="13C38965" w15:done="0"/>
  <w15:commentEx w15:paraId="09BC0BCE" w15:done="0"/>
  <w15:commentEx w15:paraId="5403B591" w15:done="0"/>
  <w15:commentEx w15:paraId="14A60366" w15:done="0"/>
  <w15:commentEx w15:paraId="0E361CBF" w15:done="0"/>
  <w15:commentEx w15:paraId="06FEFC48" w15:done="0"/>
  <w15:commentEx w15:paraId="48E6275D" w15:done="0"/>
  <w15:commentEx w15:paraId="2198C384" w15:done="0"/>
  <w15:commentEx w15:paraId="7A71BFB9" w15:done="0"/>
  <w15:commentEx w15:paraId="142B4835" w15:done="0"/>
  <w15:commentEx w15:paraId="3F02B82B" w15:done="0"/>
  <w15:commentEx w15:paraId="722319DB" w15:done="0"/>
  <w15:commentEx w15:paraId="514B8995" w15:done="0"/>
  <w15:commentEx w15:paraId="6003D275" w15:done="0"/>
  <w15:commentEx w15:paraId="32EF25FE" w15:done="0"/>
  <w15:commentEx w15:paraId="32EA9BEC" w15:done="0"/>
  <w15:commentEx w15:paraId="144A6733" w15:done="0"/>
  <w15:commentEx w15:paraId="16C47D87" w15:done="0"/>
  <w15:commentEx w15:paraId="4CF2AA8D" w15:done="0"/>
  <w15:commentEx w15:paraId="7261CC32" w15:done="0"/>
  <w15:commentEx w15:paraId="4896ADA4" w15:done="0"/>
  <w15:commentEx w15:paraId="1ABF6B6D" w15:done="0"/>
  <w15:commentEx w15:paraId="50176A7C" w15:done="0"/>
  <w15:commentEx w15:paraId="71313077" w15:done="0"/>
  <w15:commentEx w15:paraId="1F8FA12D" w15:done="0"/>
  <w15:commentEx w15:paraId="35238A11" w15:done="0"/>
  <w15:commentEx w15:paraId="21C76F9E" w15:done="0"/>
  <w15:commentEx w15:paraId="451D5CB6" w15:done="0"/>
  <w15:commentEx w15:paraId="4B895989" w15:done="0"/>
  <w15:commentEx w15:paraId="5AA122D0" w15:done="0"/>
  <w15:commentEx w15:paraId="4F94A0B4" w15:done="0"/>
  <w15:commentEx w15:paraId="6F4FD614" w15:done="0"/>
  <w15:commentEx w15:paraId="154D7425" w15:done="0"/>
  <w15:commentEx w15:paraId="41BD88FD" w15:done="0"/>
  <w15:commentEx w15:paraId="7504E86D" w15:done="0"/>
  <w15:commentEx w15:paraId="4025470D" w15:done="0"/>
  <w15:commentEx w15:paraId="253FD9B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18AAF0" w16cex:dateUtc="2023-05-24T13:25:00Z"/>
  <w16cex:commentExtensible w16cex:durableId="27374408" w16cex:dateUtc="2022-12-04T21:03:00Z"/>
  <w16cex:commentExtensible w16cex:durableId="273744DA" w16cex:dateUtc="2022-12-04T2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7D7234" w16cid:durableId="2251A586"/>
  <w16cid:commentId w16cid:paraId="797BB265" w16cid:durableId="22133B31"/>
  <w16cid:commentId w16cid:paraId="6EC21F5C" w16cid:durableId="22133B32"/>
  <w16cid:commentId w16cid:paraId="02CF3972" w16cid:durableId="22133B33"/>
  <w16cid:commentId w16cid:paraId="4E1A1D9B" w16cid:durableId="22133B34"/>
  <w16cid:commentId w16cid:paraId="23FDBF45" w16cid:durableId="22133B35"/>
  <w16cid:commentId w16cid:paraId="0F29872E" w16cid:durableId="22133B36"/>
  <w16cid:commentId w16cid:paraId="05EB33BD" w16cid:durableId="22133B37"/>
  <w16cid:commentId w16cid:paraId="7A57A55C" w16cid:durableId="22133B38"/>
  <w16cid:commentId w16cid:paraId="407BB7A4" w16cid:durableId="22133B39"/>
  <w16cid:commentId w16cid:paraId="0662F9B6" w16cid:durableId="22133B3A"/>
  <w16cid:commentId w16cid:paraId="1F3BA26F" w16cid:durableId="22133B3B"/>
  <w16cid:commentId w16cid:paraId="5778F9E3" w16cid:durableId="22133B3C"/>
  <w16cid:commentId w16cid:paraId="20913209" w16cid:durableId="22133B3D"/>
  <w16cid:commentId w16cid:paraId="53353D0C" w16cid:durableId="22133B3E"/>
  <w16cid:commentId w16cid:paraId="74259BC0" w16cid:durableId="22133B3F"/>
  <w16cid:commentId w16cid:paraId="3C197903" w16cid:durableId="22133B40"/>
  <w16cid:commentId w16cid:paraId="2093D1D2" w16cid:durableId="22133B41"/>
  <w16cid:commentId w16cid:paraId="55561CCB" w16cid:durableId="22133B42"/>
  <w16cid:commentId w16cid:paraId="6F2A1A9C" w16cid:durableId="22133B43"/>
  <w16cid:commentId w16cid:paraId="77C2A519" w16cid:durableId="22133B44"/>
  <w16cid:commentId w16cid:paraId="5CEEB9D8" w16cid:durableId="22133B45"/>
  <w16cid:commentId w16cid:paraId="125536D0" w16cid:durableId="22133B46"/>
  <w16cid:commentId w16cid:paraId="336DDC43" w16cid:durableId="22133B47"/>
  <w16cid:commentId w16cid:paraId="77A89D20" w16cid:durableId="22133B48"/>
  <w16cid:commentId w16cid:paraId="0730BCE9" w16cid:durableId="22133B49"/>
  <w16cid:commentId w16cid:paraId="28BC2D6B" w16cid:durableId="22133B4A"/>
  <w16cid:commentId w16cid:paraId="37A4B4EA" w16cid:durableId="22133B4B"/>
  <w16cid:commentId w16cid:paraId="68681C4C" w16cid:durableId="22133B4C"/>
  <w16cid:commentId w16cid:paraId="7B0924B7" w16cid:durableId="22133B4D"/>
  <w16cid:commentId w16cid:paraId="20BBD480" w16cid:durableId="22133B4E"/>
  <w16cid:commentId w16cid:paraId="1D7D5CFD" w16cid:durableId="22133B4F"/>
  <w16cid:commentId w16cid:paraId="20161608" w16cid:durableId="22133B50"/>
  <w16cid:commentId w16cid:paraId="63FF8984" w16cid:durableId="22133B51"/>
  <w16cid:commentId w16cid:paraId="2B828481" w16cid:durableId="22133B52"/>
  <w16cid:commentId w16cid:paraId="036B1CCC" w16cid:durableId="22133B53"/>
  <w16cid:commentId w16cid:paraId="3443DC58" w16cid:durableId="22133B54"/>
  <w16cid:commentId w16cid:paraId="0C2E0CBF" w16cid:durableId="22133B55"/>
  <w16cid:commentId w16cid:paraId="48FE43EC" w16cid:durableId="22133B56"/>
  <w16cid:commentId w16cid:paraId="5A26C1F2" w16cid:durableId="22133B57"/>
  <w16cid:commentId w16cid:paraId="32DF67BA" w16cid:durableId="22133B58"/>
  <w16cid:commentId w16cid:paraId="39CFD661" w16cid:durableId="22133B59"/>
  <w16cid:commentId w16cid:paraId="0C09D337" w16cid:durableId="22133B5A"/>
  <w16cid:commentId w16cid:paraId="4ED8AC05" w16cid:durableId="22133B5B"/>
  <w16cid:commentId w16cid:paraId="65AA3FCF" w16cid:durableId="22133B5C"/>
  <w16cid:commentId w16cid:paraId="73679351" w16cid:durableId="22133B5D"/>
  <w16cid:commentId w16cid:paraId="18D73D5A" w16cid:durableId="22133B5E"/>
  <w16cid:commentId w16cid:paraId="4C600B2A" w16cid:durableId="22133B5F"/>
  <w16cid:commentId w16cid:paraId="3306392F" w16cid:durableId="22133B60"/>
  <w16cid:commentId w16cid:paraId="759841A0" w16cid:durableId="22133B61"/>
  <w16cid:commentId w16cid:paraId="7F07B506" w16cid:durableId="22133B62"/>
  <w16cid:commentId w16cid:paraId="58BC9E1B" w16cid:durableId="22133B63"/>
  <w16cid:commentId w16cid:paraId="4ABC2539" w16cid:durableId="22133B64"/>
  <w16cid:commentId w16cid:paraId="7273D9D6" w16cid:durableId="22133B65"/>
  <w16cid:commentId w16cid:paraId="77D02610" w16cid:durableId="22133B66"/>
  <w16cid:commentId w16cid:paraId="037742A5" w16cid:durableId="22133B67"/>
  <w16cid:commentId w16cid:paraId="296A7ECD" w16cid:durableId="22133B68"/>
  <w16cid:commentId w16cid:paraId="3E762FB7" w16cid:durableId="22133B69"/>
  <w16cid:commentId w16cid:paraId="4D3DC07B" w16cid:durableId="22133B6A"/>
  <w16cid:commentId w16cid:paraId="2D5DF2ED" w16cid:durableId="22133B6B"/>
  <w16cid:commentId w16cid:paraId="5140355D" w16cid:durableId="22133B6C"/>
  <w16cid:commentId w16cid:paraId="3E0BDC6A" w16cid:durableId="22133B6D"/>
  <w16cid:commentId w16cid:paraId="76AFCE00" w16cid:durableId="22133B6E"/>
  <w16cid:commentId w16cid:paraId="3667CD1B" w16cid:durableId="22133B6F"/>
  <w16cid:commentId w16cid:paraId="3085B31E" w16cid:durableId="22133B70"/>
  <w16cid:commentId w16cid:paraId="4E6F6326" w16cid:durableId="22133B71"/>
  <w16cid:commentId w16cid:paraId="0F526ABE" w16cid:durableId="22133B72"/>
  <w16cid:commentId w16cid:paraId="04DD977E" w16cid:durableId="22133B73"/>
  <w16cid:commentId w16cid:paraId="4967C3C3" w16cid:durableId="22133B74"/>
  <w16cid:commentId w16cid:paraId="6362CC8C" w16cid:durableId="22133B75"/>
  <w16cid:commentId w16cid:paraId="122B3952" w16cid:durableId="22133B76"/>
  <w16cid:commentId w16cid:paraId="39C1D52F" w16cid:durableId="22133B77"/>
  <w16cid:commentId w16cid:paraId="444FED3C" w16cid:durableId="22133B78"/>
  <w16cid:commentId w16cid:paraId="495CAB5E" w16cid:durableId="22133B79"/>
  <w16cid:commentId w16cid:paraId="0C77AD2D" w16cid:durableId="22133B7A"/>
  <w16cid:commentId w16cid:paraId="02E6F011" w16cid:durableId="22133B7B"/>
  <w16cid:commentId w16cid:paraId="48174F6A" w16cid:durableId="22133B7C"/>
  <w16cid:commentId w16cid:paraId="6A5818B6" w16cid:durableId="22133B7D"/>
  <w16cid:commentId w16cid:paraId="78759DAC" w16cid:durableId="22133B7E"/>
  <w16cid:commentId w16cid:paraId="576F460E" w16cid:durableId="22133B7F"/>
  <w16cid:commentId w16cid:paraId="46D040A4" w16cid:durableId="22133B80"/>
  <w16cid:commentId w16cid:paraId="1B5BB6F2" w16cid:durableId="22133B81"/>
  <w16cid:commentId w16cid:paraId="0A0CDECD" w16cid:durableId="22133B82"/>
  <w16cid:commentId w16cid:paraId="0E0A1948" w16cid:durableId="22133B83"/>
  <w16cid:commentId w16cid:paraId="11B471D0" w16cid:durableId="22133B84"/>
  <w16cid:commentId w16cid:paraId="39C6F05F" w16cid:durableId="22133B85"/>
  <w16cid:commentId w16cid:paraId="3303450C" w16cid:durableId="22133B86"/>
  <w16cid:commentId w16cid:paraId="3277CC69" w16cid:durableId="22133B87"/>
  <w16cid:commentId w16cid:paraId="0A724B59" w16cid:durableId="22133B88"/>
  <w16cid:commentId w16cid:paraId="3A9624CC" w16cid:durableId="22133B89"/>
  <w16cid:commentId w16cid:paraId="1C26AB38" w16cid:durableId="22133B8A"/>
  <w16cid:commentId w16cid:paraId="4A5AAEF1" w16cid:durableId="22133B8B"/>
  <w16cid:commentId w16cid:paraId="42A63685" w16cid:durableId="22133B8C"/>
  <w16cid:commentId w16cid:paraId="19678A15" w16cid:durableId="22133B8D"/>
  <w16cid:commentId w16cid:paraId="16E7FE9D" w16cid:durableId="22133B8E"/>
  <w16cid:commentId w16cid:paraId="6E552927" w16cid:durableId="22133B8F"/>
  <w16cid:commentId w16cid:paraId="06F4BBDB" w16cid:durableId="22133B90"/>
  <w16cid:commentId w16cid:paraId="4D42EE28" w16cid:durableId="22133B91"/>
  <w16cid:commentId w16cid:paraId="44796E24" w16cid:durableId="22133B92"/>
  <w16cid:commentId w16cid:paraId="02A60476" w16cid:durableId="22133B93"/>
  <w16cid:commentId w16cid:paraId="77935743" w16cid:durableId="22133B94"/>
  <w16cid:commentId w16cid:paraId="1C3D45C1" w16cid:durableId="22133B95"/>
  <w16cid:commentId w16cid:paraId="3220385D" w16cid:durableId="22133B96"/>
  <w16cid:commentId w16cid:paraId="62BAB25A" w16cid:durableId="22133B97"/>
  <w16cid:commentId w16cid:paraId="50ACA193" w16cid:durableId="22133B98"/>
  <w16cid:commentId w16cid:paraId="6A8109DB" w16cid:durableId="2818AAF0"/>
  <w16cid:commentId w16cid:paraId="70C5A82B" w16cid:durableId="22133B99"/>
  <w16cid:commentId w16cid:paraId="3E82617D" w16cid:durableId="22133B9A"/>
  <w16cid:commentId w16cid:paraId="6FB1051F" w16cid:durableId="22133B9B"/>
  <w16cid:commentId w16cid:paraId="58B541AC" w16cid:durableId="22133B9C"/>
  <w16cid:commentId w16cid:paraId="7613D959" w16cid:durableId="22133B9D"/>
  <w16cid:commentId w16cid:paraId="5059FEF2" w16cid:durableId="22133B9E"/>
  <w16cid:commentId w16cid:paraId="0729AF70" w16cid:durableId="22133B9F"/>
  <w16cid:commentId w16cid:paraId="6DD35B5F" w16cid:durableId="22133BA0"/>
  <w16cid:commentId w16cid:paraId="3DC33A43" w16cid:durableId="22133BA1"/>
  <w16cid:commentId w16cid:paraId="616B6881" w16cid:durableId="22133BA2"/>
  <w16cid:commentId w16cid:paraId="726E8055" w16cid:durableId="22133BA3"/>
  <w16cid:commentId w16cid:paraId="6848BD80" w16cid:durableId="22133BA4"/>
  <w16cid:commentId w16cid:paraId="08590261" w16cid:durableId="22133BA5"/>
  <w16cid:commentId w16cid:paraId="64DDDE40" w16cid:durableId="22133BA6"/>
  <w16cid:commentId w16cid:paraId="204D9212" w16cid:durableId="22133BA7"/>
  <w16cid:commentId w16cid:paraId="2B989C72" w16cid:durableId="22133BA8"/>
  <w16cid:commentId w16cid:paraId="162D68AA" w16cid:durableId="22133BA9"/>
  <w16cid:commentId w16cid:paraId="7B6CFE0E" w16cid:durableId="22133BAA"/>
  <w16cid:commentId w16cid:paraId="1841462E" w16cid:durableId="22133BAB"/>
  <w16cid:commentId w16cid:paraId="1ECBEE2B" w16cid:durableId="22133BAC"/>
  <w16cid:commentId w16cid:paraId="0941B0F1" w16cid:durableId="22133BAD"/>
  <w16cid:commentId w16cid:paraId="4B67036D" w16cid:durableId="22133BAE"/>
  <w16cid:commentId w16cid:paraId="40EA389D" w16cid:durableId="22133BAF"/>
  <w16cid:commentId w16cid:paraId="26F8FC5B" w16cid:durableId="22133BB0"/>
  <w16cid:commentId w16cid:paraId="2DAADD31" w16cid:durableId="22133BB1"/>
  <w16cid:commentId w16cid:paraId="000A65BD" w16cid:durableId="22133BB2"/>
  <w16cid:commentId w16cid:paraId="630143F3" w16cid:durableId="22133BB3"/>
  <w16cid:commentId w16cid:paraId="06144CDC" w16cid:durableId="22133BB4"/>
  <w16cid:commentId w16cid:paraId="4D48C7B3" w16cid:durableId="22133BB5"/>
  <w16cid:commentId w16cid:paraId="7B7915B2" w16cid:durableId="22133BB6"/>
  <w16cid:commentId w16cid:paraId="599D43D1" w16cid:durableId="22133BB7"/>
  <w16cid:commentId w16cid:paraId="5AFDE39E" w16cid:durableId="22133BB8"/>
  <w16cid:commentId w16cid:paraId="0838D408" w16cid:durableId="22133BB9"/>
  <w16cid:commentId w16cid:paraId="627096AC" w16cid:durableId="22133BBA"/>
  <w16cid:commentId w16cid:paraId="2702BFC8" w16cid:durableId="22133BBB"/>
  <w16cid:commentId w16cid:paraId="6D22F49C" w16cid:durableId="22133BBC"/>
  <w16cid:commentId w16cid:paraId="3A3DE88E" w16cid:durableId="22133BBD"/>
  <w16cid:commentId w16cid:paraId="58250EC9" w16cid:durableId="22133BBE"/>
  <w16cid:commentId w16cid:paraId="138D274A" w16cid:durableId="22133BBF"/>
  <w16cid:commentId w16cid:paraId="669F9089" w16cid:durableId="22133BC0"/>
  <w16cid:commentId w16cid:paraId="402CAA09" w16cid:durableId="22133BC1"/>
  <w16cid:commentId w16cid:paraId="62BF420E" w16cid:durableId="22133BC2"/>
  <w16cid:commentId w16cid:paraId="283BC964" w16cid:durableId="22133BC3"/>
  <w16cid:commentId w16cid:paraId="2AC7639A" w16cid:durableId="22133BC4"/>
  <w16cid:commentId w16cid:paraId="16D3D8A6" w16cid:durableId="22133BC5"/>
  <w16cid:commentId w16cid:paraId="70424AD7" w16cid:durableId="22133BC6"/>
  <w16cid:commentId w16cid:paraId="5FAFB241" w16cid:durableId="22133BC7"/>
  <w16cid:commentId w16cid:paraId="63A15810" w16cid:durableId="22133BC8"/>
  <w16cid:commentId w16cid:paraId="0068A02A" w16cid:durableId="22133BC9"/>
  <w16cid:commentId w16cid:paraId="115CDAF9" w16cid:durableId="22133BCA"/>
  <w16cid:commentId w16cid:paraId="618DDAE3" w16cid:durableId="22133BCB"/>
  <w16cid:commentId w16cid:paraId="2D9BC415" w16cid:durableId="22133BCC"/>
  <w16cid:commentId w16cid:paraId="6154B4CC" w16cid:durableId="22133BCD"/>
  <w16cid:commentId w16cid:paraId="74CE9F4E" w16cid:durableId="22133BCE"/>
  <w16cid:commentId w16cid:paraId="10FC1AF0" w16cid:durableId="22133BCF"/>
  <w16cid:commentId w16cid:paraId="7637A97B" w16cid:durableId="22133BD0"/>
  <w16cid:commentId w16cid:paraId="501F9810" w16cid:durableId="22133BD1"/>
  <w16cid:commentId w16cid:paraId="34E119CE" w16cid:durableId="22133BD2"/>
  <w16cid:commentId w16cid:paraId="4D749518" w16cid:durableId="22133BD3"/>
  <w16cid:commentId w16cid:paraId="196DFCD5" w16cid:durableId="22133BD4"/>
  <w16cid:commentId w16cid:paraId="231B6614" w16cid:durableId="22133BD5"/>
  <w16cid:commentId w16cid:paraId="14E10AF9" w16cid:durableId="22133BD6"/>
  <w16cid:commentId w16cid:paraId="69DEAE66" w16cid:durableId="22133BD7"/>
  <w16cid:commentId w16cid:paraId="1925CFF7" w16cid:durableId="22133BD8"/>
  <w16cid:commentId w16cid:paraId="51030437" w16cid:durableId="22133BD9"/>
  <w16cid:commentId w16cid:paraId="00F2B9EB" w16cid:durableId="22133BDA"/>
  <w16cid:commentId w16cid:paraId="0192C7B6" w16cid:durableId="22133BDB"/>
  <w16cid:commentId w16cid:paraId="7A8B15A8" w16cid:durableId="22133BDC"/>
  <w16cid:commentId w16cid:paraId="603B2B4C" w16cid:durableId="22133BDD"/>
  <w16cid:commentId w16cid:paraId="3E46FC47" w16cid:durableId="22133BDE"/>
  <w16cid:commentId w16cid:paraId="23E44394" w16cid:durableId="22133BDF"/>
  <w16cid:commentId w16cid:paraId="1441D5A5" w16cid:durableId="22133BE0"/>
  <w16cid:commentId w16cid:paraId="5B855693" w16cid:durableId="22133BE1"/>
  <w16cid:commentId w16cid:paraId="4B10A005" w16cid:durableId="22133BE2"/>
  <w16cid:commentId w16cid:paraId="49BD0469" w16cid:durableId="22133BE3"/>
  <w16cid:commentId w16cid:paraId="1478FBE8" w16cid:durableId="22133BE4"/>
  <w16cid:commentId w16cid:paraId="220318B1" w16cid:durableId="22133BE5"/>
  <w16cid:commentId w16cid:paraId="57A98B28" w16cid:durableId="22133BE6"/>
  <w16cid:commentId w16cid:paraId="3511475E" w16cid:durableId="22133BE7"/>
  <w16cid:commentId w16cid:paraId="6CD253D9" w16cid:durableId="22133BE8"/>
  <w16cid:commentId w16cid:paraId="6A3AD8A1" w16cid:durableId="22133BE9"/>
  <w16cid:commentId w16cid:paraId="75144742" w16cid:durableId="22133BEA"/>
  <w16cid:commentId w16cid:paraId="18D6447C" w16cid:durableId="22133BEB"/>
  <w16cid:commentId w16cid:paraId="7E03341A" w16cid:durableId="22133BEC"/>
  <w16cid:commentId w16cid:paraId="795C5A6D" w16cid:durableId="22133BED"/>
  <w16cid:commentId w16cid:paraId="5EB576F3" w16cid:durableId="22133BEE"/>
  <w16cid:commentId w16cid:paraId="1A5558D1" w16cid:durableId="22133BEF"/>
  <w16cid:commentId w16cid:paraId="55986516" w16cid:durableId="22133BF0"/>
  <w16cid:commentId w16cid:paraId="196C0D90" w16cid:durableId="22133BF1"/>
  <w16cid:commentId w16cid:paraId="28772BCC" w16cid:durableId="22133BF2"/>
  <w16cid:commentId w16cid:paraId="1332F7F4" w16cid:durableId="22133BF3"/>
  <w16cid:commentId w16cid:paraId="783852AF" w16cid:durableId="22133BF4"/>
  <w16cid:commentId w16cid:paraId="35D5121F" w16cid:durableId="22133BF5"/>
  <w16cid:commentId w16cid:paraId="0B446F5E" w16cid:durableId="22133BF6"/>
  <w16cid:commentId w16cid:paraId="0271A35D" w16cid:durableId="22133BF7"/>
  <w16cid:commentId w16cid:paraId="0D29D313" w16cid:durableId="22133BF8"/>
  <w16cid:commentId w16cid:paraId="67DD983A" w16cid:durableId="22133BF9"/>
  <w16cid:commentId w16cid:paraId="3B25CB14" w16cid:durableId="22133BFA"/>
  <w16cid:commentId w16cid:paraId="33EC8839" w16cid:durableId="22133BFB"/>
  <w16cid:commentId w16cid:paraId="17AFE125" w16cid:durableId="22133BFC"/>
  <w16cid:commentId w16cid:paraId="515CFF83" w16cid:durableId="22133BFD"/>
  <w16cid:commentId w16cid:paraId="77C331D5" w16cid:durableId="22133BFE"/>
  <w16cid:commentId w16cid:paraId="165BB224" w16cid:durableId="22133BFF"/>
  <w16cid:commentId w16cid:paraId="56CDC8FF" w16cid:durableId="22133C00"/>
  <w16cid:commentId w16cid:paraId="2FA4C823" w16cid:durableId="22133C01"/>
  <w16cid:commentId w16cid:paraId="5F9EB6F6" w16cid:durableId="22133C02"/>
  <w16cid:commentId w16cid:paraId="66DDE9CF" w16cid:durableId="22133C03"/>
  <w16cid:commentId w16cid:paraId="6A5FA05C" w16cid:durableId="22133C04"/>
  <w16cid:commentId w16cid:paraId="7197D46B" w16cid:durableId="22133C05"/>
  <w16cid:commentId w16cid:paraId="7A5D334E" w16cid:durableId="22133C06"/>
  <w16cid:commentId w16cid:paraId="2CDA546E" w16cid:durableId="22133C07"/>
  <w16cid:commentId w16cid:paraId="619C0E37" w16cid:durableId="22133C08"/>
  <w16cid:commentId w16cid:paraId="188CC848" w16cid:durableId="22133C09"/>
  <w16cid:commentId w16cid:paraId="38891E81" w16cid:durableId="27374408"/>
  <w16cid:commentId w16cid:paraId="4C940969" w16cid:durableId="273744DA"/>
  <w16cid:commentId w16cid:paraId="3A6E33DF" w16cid:durableId="22133C0A"/>
  <w16cid:commentId w16cid:paraId="1FEBB962" w16cid:durableId="22133C0B"/>
  <w16cid:commentId w16cid:paraId="7D372A4C" w16cid:durableId="22133C0C"/>
  <w16cid:commentId w16cid:paraId="47C7F604" w16cid:durableId="22133C0D"/>
  <w16cid:commentId w16cid:paraId="3D1FF608" w16cid:durableId="22133C0E"/>
  <w16cid:commentId w16cid:paraId="3E120D4C" w16cid:durableId="22133C0F"/>
  <w16cid:commentId w16cid:paraId="6D6F9F38" w16cid:durableId="22133C10"/>
  <w16cid:commentId w16cid:paraId="025242F4" w16cid:durableId="22133C11"/>
  <w16cid:commentId w16cid:paraId="62E178EF" w16cid:durableId="22133C12"/>
  <w16cid:commentId w16cid:paraId="13C38965" w16cid:durableId="22133C13"/>
  <w16cid:commentId w16cid:paraId="09BC0BCE" w16cid:durableId="22133C14"/>
  <w16cid:commentId w16cid:paraId="5403B591" w16cid:durableId="22133C15"/>
  <w16cid:commentId w16cid:paraId="14A60366" w16cid:durableId="22133C16"/>
  <w16cid:commentId w16cid:paraId="0E361CBF" w16cid:durableId="22133C17"/>
  <w16cid:commentId w16cid:paraId="06FEFC48" w16cid:durableId="22133C18"/>
  <w16cid:commentId w16cid:paraId="48E6275D" w16cid:durableId="22133C19"/>
  <w16cid:commentId w16cid:paraId="2198C384" w16cid:durableId="22133C1A"/>
  <w16cid:commentId w16cid:paraId="7A71BFB9" w16cid:durableId="22133C1B"/>
  <w16cid:commentId w16cid:paraId="142B4835" w16cid:durableId="22133C1C"/>
  <w16cid:commentId w16cid:paraId="3F02B82B" w16cid:durableId="22133C1D"/>
  <w16cid:commentId w16cid:paraId="722319DB" w16cid:durableId="22133C1E"/>
  <w16cid:commentId w16cid:paraId="514B8995" w16cid:durableId="22133C1F"/>
  <w16cid:commentId w16cid:paraId="6003D275" w16cid:durableId="22133C20"/>
  <w16cid:commentId w16cid:paraId="32EF25FE" w16cid:durableId="22133C21"/>
  <w16cid:commentId w16cid:paraId="32EA9BEC" w16cid:durableId="22133C22"/>
  <w16cid:commentId w16cid:paraId="144A6733" w16cid:durableId="22133C23"/>
  <w16cid:commentId w16cid:paraId="16C47D87" w16cid:durableId="22133C24"/>
  <w16cid:commentId w16cid:paraId="4CF2AA8D" w16cid:durableId="22133C25"/>
  <w16cid:commentId w16cid:paraId="7261CC32" w16cid:durableId="22133C26"/>
  <w16cid:commentId w16cid:paraId="4896ADA4" w16cid:durableId="22133C27"/>
  <w16cid:commentId w16cid:paraId="1ABF6B6D" w16cid:durableId="22133C28"/>
  <w16cid:commentId w16cid:paraId="50176A7C" w16cid:durableId="22133C29"/>
  <w16cid:commentId w16cid:paraId="71313077" w16cid:durableId="22133C2A"/>
  <w16cid:commentId w16cid:paraId="1F8FA12D" w16cid:durableId="22133C2B"/>
  <w16cid:commentId w16cid:paraId="35238A11" w16cid:durableId="22133C2C"/>
  <w16cid:commentId w16cid:paraId="21C76F9E" w16cid:durableId="22133C2D"/>
  <w16cid:commentId w16cid:paraId="451D5CB6" w16cid:durableId="22133C2E"/>
  <w16cid:commentId w16cid:paraId="4B895989" w16cid:durableId="22133C2F"/>
  <w16cid:commentId w16cid:paraId="5AA122D0" w16cid:durableId="22133C30"/>
  <w16cid:commentId w16cid:paraId="4F94A0B4" w16cid:durableId="22133C31"/>
  <w16cid:commentId w16cid:paraId="6F4FD614" w16cid:durableId="22133C32"/>
  <w16cid:commentId w16cid:paraId="154D7425" w16cid:durableId="22133C33"/>
  <w16cid:commentId w16cid:paraId="41BD88FD" w16cid:durableId="22133C34"/>
  <w16cid:commentId w16cid:paraId="7504E86D" w16cid:durableId="22133C35"/>
  <w16cid:commentId w16cid:paraId="4025470D" w16cid:durableId="22133C36"/>
  <w16cid:commentId w16cid:paraId="253FD9B0" w16cid:durableId="22133C3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73CF5" w14:textId="77777777" w:rsidR="00151127" w:rsidRDefault="00151127" w:rsidP="00FC2330">
      <w:pPr>
        <w:spacing w:after="0" w:line="240" w:lineRule="auto"/>
      </w:pPr>
      <w:r>
        <w:separator/>
      </w:r>
    </w:p>
  </w:endnote>
  <w:endnote w:type="continuationSeparator" w:id="0">
    <w:p w14:paraId="438F94F4" w14:textId="77777777" w:rsidR="00151127" w:rsidRDefault="00151127" w:rsidP="00FC23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1508830"/>
      <w:docPartObj>
        <w:docPartGallery w:val="Page Numbers (Bottom of Page)"/>
        <w:docPartUnique/>
      </w:docPartObj>
    </w:sdtPr>
    <w:sdtContent>
      <w:p w14:paraId="243D2356" w14:textId="466C4B07" w:rsidR="00AE61CE" w:rsidRDefault="00AE61CE">
        <w:pPr>
          <w:pStyle w:val="Zpat"/>
          <w:jc w:val="right"/>
        </w:pPr>
        <w:r>
          <w:fldChar w:fldCharType="begin"/>
        </w:r>
        <w:r>
          <w:instrText>PAGE   \* MERGEFORMAT</w:instrText>
        </w:r>
        <w:r>
          <w:fldChar w:fldCharType="separate"/>
        </w:r>
        <w:r w:rsidR="00FB2DB2">
          <w:rPr>
            <w:noProof/>
          </w:rPr>
          <w:t>10</w:t>
        </w:r>
        <w:r>
          <w:fldChar w:fldCharType="end"/>
        </w:r>
      </w:p>
    </w:sdtContent>
  </w:sdt>
  <w:p w14:paraId="6EA2DD3E" w14:textId="77777777" w:rsidR="00AE61CE" w:rsidRDefault="00AE61CE">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FA604" w14:textId="77777777" w:rsidR="00151127" w:rsidRDefault="00151127" w:rsidP="00FC2330">
      <w:pPr>
        <w:spacing w:after="0" w:line="240" w:lineRule="auto"/>
      </w:pPr>
      <w:r>
        <w:separator/>
      </w:r>
    </w:p>
  </w:footnote>
  <w:footnote w:type="continuationSeparator" w:id="0">
    <w:p w14:paraId="5925AB75" w14:textId="77777777" w:rsidR="00151127" w:rsidRDefault="00151127" w:rsidP="00FC2330">
      <w:pPr>
        <w:spacing w:after="0" w:line="240" w:lineRule="auto"/>
      </w:pPr>
      <w:r>
        <w:continuationSeparator/>
      </w:r>
    </w:p>
  </w:footnote>
  <w:footnote w:id="1">
    <w:p w14:paraId="5EA960E2" w14:textId="754C8DBB" w:rsidR="00AE61CE" w:rsidRPr="00FC2330" w:rsidRDefault="00AE61CE" w:rsidP="00FC2330">
      <w:pPr>
        <w:pStyle w:val="Nadpis2"/>
        <w:rPr>
          <w:lang w:val="en-US"/>
        </w:rPr>
      </w:pPr>
      <w:r>
        <w:rPr>
          <w:rStyle w:val="Znakapoznpodarou"/>
        </w:rPr>
        <w:footnoteRef/>
      </w:r>
      <w:r w:rsidRPr="00FC2330">
        <w:rPr>
          <w:lang w:val="en-US"/>
        </w:rPr>
        <w:t xml:space="preserve"> </w:t>
      </w:r>
      <w:r w:rsidRPr="00FC2330">
        <w:rPr>
          <w:rFonts w:asciiTheme="minorHAnsi" w:eastAsiaTheme="minorHAnsi" w:hAnsiTheme="minorHAnsi" w:cstheme="minorBidi"/>
          <w:color w:val="auto"/>
          <w:sz w:val="22"/>
          <w:szCs w:val="22"/>
          <w:lang w:val="en-US"/>
        </w:rPr>
        <w:t>There are four extant manuscripts that contain the Paenitentiale Bedae, all dating to the ninth century, ranging geographically from northeastern France to the Main river region. The sigla given below (W9, Z2, etc.) are those introduced by Reinhard Haggenmüller.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3775"/>
        <w:gridCol w:w="4608"/>
      </w:tblGrid>
      <w:tr w:rsidR="00AE61CE" w14:paraId="1AA868BF" w14:textId="77777777" w:rsidTr="00FC2330">
        <w:trPr>
          <w:tblCellSpacing w:w="15" w:type="dxa"/>
        </w:trPr>
        <w:tc>
          <w:tcPr>
            <w:tcW w:w="0" w:type="auto"/>
            <w:vAlign w:val="center"/>
            <w:hideMark/>
          </w:tcPr>
          <w:p w14:paraId="22F6AEA5" w14:textId="77777777" w:rsidR="00AE61CE" w:rsidRDefault="00AE61CE" w:rsidP="00FC2330">
            <w:pPr>
              <w:jc w:val="center"/>
              <w:rPr>
                <w:b/>
                <w:bCs/>
              </w:rPr>
            </w:pPr>
            <w:r>
              <w:rPr>
                <w:b/>
                <w:bCs/>
              </w:rPr>
              <w:t>Siglum</w:t>
            </w:r>
          </w:p>
        </w:tc>
        <w:tc>
          <w:tcPr>
            <w:tcW w:w="0" w:type="auto"/>
            <w:vAlign w:val="center"/>
            <w:hideMark/>
          </w:tcPr>
          <w:p w14:paraId="6C96C309" w14:textId="77777777" w:rsidR="00AE61CE" w:rsidRDefault="00AE61CE" w:rsidP="00FC2330">
            <w:pPr>
              <w:jc w:val="center"/>
              <w:rPr>
                <w:b/>
                <w:bCs/>
              </w:rPr>
            </w:pPr>
            <w:r>
              <w:rPr>
                <w:b/>
                <w:bCs/>
              </w:rPr>
              <w:t>Manuscript</w:t>
            </w:r>
          </w:p>
        </w:tc>
        <w:tc>
          <w:tcPr>
            <w:tcW w:w="0" w:type="auto"/>
            <w:vAlign w:val="center"/>
            <w:hideMark/>
          </w:tcPr>
          <w:p w14:paraId="6EC51AF7" w14:textId="77777777" w:rsidR="00AE61CE" w:rsidRDefault="00AE61CE" w:rsidP="00FC2330">
            <w:pPr>
              <w:jc w:val="center"/>
              <w:rPr>
                <w:b/>
                <w:bCs/>
              </w:rPr>
            </w:pPr>
            <w:r>
              <w:rPr>
                <w:b/>
                <w:bCs/>
              </w:rPr>
              <w:t>Contents</w:t>
            </w:r>
          </w:p>
        </w:tc>
      </w:tr>
      <w:tr w:rsidR="00AE61CE" w14:paraId="3D67FF27" w14:textId="77777777" w:rsidTr="00FC2330">
        <w:trPr>
          <w:tblCellSpacing w:w="15" w:type="dxa"/>
        </w:trPr>
        <w:tc>
          <w:tcPr>
            <w:tcW w:w="0" w:type="auto"/>
            <w:vAlign w:val="center"/>
            <w:hideMark/>
          </w:tcPr>
          <w:p w14:paraId="49C73A55" w14:textId="77777777" w:rsidR="00AE61CE" w:rsidRDefault="00AE61CE" w:rsidP="00FC2330">
            <w:r>
              <w:rPr>
                <w:b/>
                <w:bCs/>
              </w:rPr>
              <w:t>Mp</w:t>
            </w:r>
            <w:r>
              <w:rPr>
                <w:b/>
                <w:bCs/>
                <w:vertAlign w:val="subscript"/>
              </w:rPr>
              <w:t>2</w:t>
            </w:r>
          </w:p>
        </w:tc>
        <w:tc>
          <w:tcPr>
            <w:tcW w:w="0" w:type="auto"/>
            <w:vAlign w:val="center"/>
            <w:hideMark/>
          </w:tcPr>
          <w:p w14:paraId="7B15ABA3" w14:textId="77777777" w:rsidR="00AE61CE" w:rsidRPr="00FC2330" w:rsidRDefault="00AE61CE" w:rsidP="00FC2330">
            <w:pPr>
              <w:rPr>
                <w:lang w:val="en-US"/>
              </w:rPr>
            </w:pPr>
            <w:r>
              <w:fldChar w:fldCharType="begin"/>
            </w:r>
            <w:r w:rsidRPr="00C65800">
              <w:rPr>
                <w:lang w:val="en-US"/>
                <w:rPrChange w:id="50" w:author="Kalhous, David" w:date="2017-11-02T11:00:00Z">
                  <w:rPr/>
                </w:rPrChange>
              </w:rPr>
              <w:instrText xml:space="preserve"> HYPERLINK "http://bvmm.irht.cnrs.fr/resultRecherche/resultRecherche.php?COMPOSITION_ID=2218" </w:instrText>
            </w:r>
            <w:r>
              <w:fldChar w:fldCharType="separate"/>
            </w:r>
            <w:r w:rsidRPr="00FC2330">
              <w:rPr>
                <w:rStyle w:val="Hypertextovodkaz"/>
                <w:lang w:val="en-US"/>
              </w:rPr>
              <w:t>Montpellier, Bibliothèque universitaire (Faculté de Médecine), MS 387, fols 1–80</w:t>
            </w:r>
            <w:r>
              <w:rPr>
                <w:rStyle w:val="Hypertextovodkaz"/>
                <w:lang w:val="en-US"/>
              </w:rPr>
              <w:fldChar w:fldCharType="end"/>
            </w:r>
            <w:r w:rsidRPr="00FC2330">
              <w:rPr>
                <w:lang w:val="en-US"/>
              </w:rPr>
              <w:t xml:space="preserve"> (written middle of ninth century northeastern Francia)</w:t>
            </w:r>
          </w:p>
        </w:tc>
        <w:tc>
          <w:tcPr>
            <w:tcW w:w="0" w:type="auto"/>
            <w:vAlign w:val="center"/>
            <w:hideMark/>
          </w:tcPr>
          <w:p w14:paraId="0966877A" w14:textId="77777777" w:rsidR="00AE61CE" w:rsidRDefault="00AE61CE" w:rsidP="00FC2330">
            <w:r>
              <w:t>xxxxxxxxxxxxxxxxxxx</w:t>
            </w:r>
          </w:p>
        </w:tc>
      </w:tr>
      <w:tr w:rsidR="00AE61CE" w:rsidRPr="00170392" w14:paraId="58681FC1" w14:textId="77777777" w:rsidTr="00FC2330">
        <w:trPr>
          <w:tblCellSpacing w:w="15" w:type="dxa"/>
        </w:trPr>
        <w:tc>
          <w:tcPr>
            <w:tcW w:w="0" w:type="auto"/>
            <w:vAlign w:val="center"/>
            <w:hideMark/>
          </w:tcPr>
          <w:p w14:paraId="59B45EF9" w14:textId="77777777" w:rsidR="00AE61CE" w:rsidRDefault="00AE61CE" w:rsidP="00FC2330">
            <w:r>
              <w:rPr>
                <w:b/>
                <w:bCs/>
              </w:rPr>
              <w:t>Se</w:t>
            </w:r>
            <w:r>
              <w:rPr>
                <w:b/>
                <w:bCs/>
                <w:vertAlign w:val="subscript"/>
              </w:rPr>
              <w:t>2</w:t>
            </w:r>
          </w:p>
        </w:tc>
        <w:tc>
          <w:tcPr>
            <w:tcW w:w="0" w:type="auto"/>
            <w:vAlign w:val="center"/>
            <w:hideMark/>
          </w:tcPr>
          <w:p w14:paraId="77AC4E32" w14:textId="77777777" w:rsidR="00AE61CE" w:rsidRPr="00FC2330" w:rsidRDefault="00AE61CE" w:rsidP="00FC2330">
            <w:pPr>
              <w:rPr>
                <w:lang w:val="en-US"/>
              </w:rPr>
            </w:pPr>
            <w:r>
              <w:fldChar w:fldCharType="begin"/>
            </w:r>
            <w:r w:rsidRPr="00C65800">
              <w:rPr>
                <w:lang w:val="en-US"/>
                <w:rPrChange w:id="51" w:author="Kalhous, David" w:date="2017-11-02T11:00:00Z">
                  <w:rPr/>
                </w:rPrChange>
              </w:rPr>
              <w:instrText xml:space="preserve"> HYPERLINK "http://bhnumerique.ville-selestat.fr/bhnum/numerisations/BHS_MS132/JPG/BHS_MS0132_0161.jpg" </w:instrText>
            </w:r>
            <w:r>
              <w:fldChar w:fldCharType="separate"/>
            </w:r>
            <w:r w:rsidRPr="00FC2330">
              <w:rPr>
                <w:rStyle w:val="Hypertextovodkaz"/>
                <w:lang w:val="en-US"/>
              </w:rPr>
              <w:t>Sélestat, Bibliothèque humaniste, MS 132</w:t>
            </w:r>
            <w:r>
              <w:rPr>
                <w:rStyle w:val="Hypertextovodkaz"/>
                <w:lang w:val="en-US"/>
              </w:rPr>
              <w:fldChar w:fldCharType="end"/>
            </w:r>
            <w:r w:rsidRPr="00FC2330">
              <w:rPr>
                <w:lang w:val="en-US"/>
              </w:rPr>
              <w:t xml:space="preserve"> (written middle of ninth century, possibly in </w:t>
            </w:r>
            <w:r>
              <w:fldChar w:fldCharType="begin"/>
            </w:r>
            <w:r w:rsidRPr="00C65800">
              <w:rPr>
                <w:lang w:val="en-US"/>
                <w:rPrChange w:id="52" w:author="Kalhous, David" w:date="2017-11-02T11:00:00Z">
                  <w:rPr/>
                </w:rPrChange>
              </w:rPr>
              <w:instrText xml:space="preserve"> HYPERLINK "https://en.wikipedia.org/wiki/Mainz" \o "Mainz" </w:instrText>
            </w:r>
            <w:r>
              <w:fldChar w:fldCharType="separate"/>
            </w:r>
            <w:r w:rsidRPr="00FC2330">
              <w:rPr>
                <w:rStyle w:val="Hypertextovodkaz"/>
                <w:lang w:val="en-US"/>
              </w:rPr>
              <w:t>Mainz</w:t>
            </w:r>
            <w:r>
              <w:rPr>
                <w:rStyle w:val="Hypertextovodkaz"/>
                <w:lang w:val="en-US"/>
              </w:rPr>
              <w:fldChar w:fldCharType="end"/>
            </w:r>
            <w:r w:rsidRPr="00FC2330">
              <w:rPr>
                <w:lang w:val="en-US"/>
              </w:rPr>
              <w:t>)</w:t>
            </w:r>
          </w:p>
        </w:tc>
        <w:tc>
          <w:tcPr>
            <w:tcW w:w="0" w:type="auto"/>
            <w:vAlign w:val="center"/>
            <w:hideMark/>
          </w:tcPr>
          <w:p w14:paraId="2840C8E7" w14:textId="77777777" w:rsidR="00AE61CE" w:rsidRPr="00FC2330" w:rsidRDefault="00AE61CE" w:rsidP="00FC2330">
            <w:pPr>
              <w:rPr>
                <w:lang w:val="en-US"/>
              </w:rPr>
            </w:pPr>
            <w:r w:rsidRPr="00FC2330">
              <w:rPr>
                <w:lang w:val="en-US"/>
              </w:rPr>
              <w:t xml:space="preserve">rites for </w:t>
            </w:r>
            <w:r>
              <w:fldChar w:fldCharType="begin"/>
            </w:r>
            <w:r w:rsidRPr="00C65800">
              <w:rPr>
                <w:lang w:val="en-US"/>
                <w:rPrChange w:id="53" w:author="Kalhous, David" w:date="2017-11-02T11:00:00Z">
                  <w:rPr/>
                </w:rPrChange>
              </w:rPr>
              <w:instrText xml:space="preserve"> HYPERLINK "https://en.wikipedia.org/wiki/Exorcism" \o "Exorcism" </w:instrText>
            </w:r>
            <w:r>
              <w:fldChar w:fldCharType="separate"/>
            </w:r>
            <w:r w:rsidRPr="00FC2330">
              <w:rPr>
                <w:rStyle w:val="Hypertextovodkaz"/>
                <w:lang w:val="en-US"/>
              </w:rPr>
              <w:t>exorcism</w:t>
            </w:r>
            <w:r>
              <w:rPr>
                <w:rStyle w:val="Hypertextovodkaz"/>
                <w:lang w:val="en-US"/>
              </w:rPr>
              <w:fldChar w:fldCharType="end"/>
            </w:r>
            <w:r w:rsidRPr="00FC2330">
              <w:rPr>
                <w:lang w:val="en-US"/>
              </w:rPr>
              <w:t xml:space="preserve">; incantations; </w:t>
            </w:r>
            <w:r>
              <w:fldChar w:fldCharType="begin"/>
            </w:r>
            <w:r w:rsidRPr="00C65800">
              <w:rPr>
                <w:lang w:val="en-US"/>
                <w:rPrChange w:id="54" w:author="Kalhous, David" w:date="2017-11-02T11:00:00Z">
                  <w:rPr/>
                </w:rPrChange>
              </w:rPr>
              <w:instrText xml:space="preserve"> HYPERLINK "https://en.wikipedia.org/wiki/Paenitentiale_Ecgberhti" \o "Paenitentiale Ecgberhti" </w:instrText>
            </w:r>
            <w:r>
              <w:fldChar w:fldCharType="separate"/>
            </w:r>
            <w:r w:rsidRPr="00FC2330">
              <w:rPr>
                <w:rStyle w:val="Hypertextovodkaz"/>
                <w:i/>
                <w:iCs/>
                <w:lang w:val="en-US"/>
              </w:rPr>
              <w:t>Paenitentiale Ecgberhti</w:t>
            </w:r>
            <w:r>
              <w:rPr>
                <w:rStyle w:val="Hypertextovodkaz"/>
                <w:i/>
                <w:iCs/>
                <w:lang w:val="en-US"/>
              </w:rPr>
              <w:fldChar w:fldCharType="end"/>
            </w:r>
            <w:r w:rsidRPr="00FC2330">
              <w:rPr>
                <w:lang w:val="en-US"/>
              </w:rPr>
              <w:t xml:space="preserve">; </w:t>
            </w:r>
            <w:r w:rsidRPr="00FC2330">
              <w:rPr>
                <w:b/>
                <w:bCs/>
                <w:i/>
                <w:iCs/>
                <w:lang w:val="en-US"/>
              </w:rPr>
              <w:t>Paenitentiale Bedae</w:t>
            </w:r>
            <w:r w:rsidRPr="00FC2330">
              <w:rPr>
                <w:lang w:val="en-US"/>
              </w:rPr>
              <w:t xml:space="preserve">; </w:t>
            </w:r>
            <w:r>
              <w:fldChar w:fldCharType="begin"/>
            </w:r>
            <w:r w:rsidRPr="00C65800">
              <w:rPr>
                <w:lang w:val="en-US"/>
                <w:rPrChange w:id="55" w:author="Kalhous, David" w:date="2017-11-02T11:00:00Z">
                  <w:rPr/>
                </w:rPrChange>
              </w:rPr>
              <w:instrText xml:space="preserve"> HYPERLINK "https://en.wikipedia.org/wiki/Excarpsus_cummeani" \o "Excarpsus cummeani" </w:instrText>
            </w:r>
            <w:r>
              <w:fldChar w:fldCharType="separate"/>
            </w:r>
            <w:r w:rsidRPr="00FC2330">
              <w:rPr>
                <w:rStyle w:val="Hypertextovodkaz"/>
                <w:i/>
                <w:iCs/>
                <w:lang w:val="en-US"/>
              </w:rPr>
              <w:t>Excarpsus Cummeani</w:t>
            </w:r>
            <w:r>
              <w:rPr>
                <w:rStyle w:val="Hypertextovodkaz"/>
                <w:i/>
                <w:iCs/>
                <w:lang w:val="en-US"/>
              </w:rPr>
              <w:fldChar w:fldCharType="end"/>
            </w:r>
          </w:p>
        </w:tc>
      </w:tr>
      <w:tr w:rsidR="00AE61CE" w:rsidRPr="00C15A2D" w14:paraId="3B5D4A15" w14:textId="77777777" w:rsidTr="00FC2330">
        <w:trPr>
          <w:tblCellSpacing w:w="15" w:type="dxa"/>
        </w:trPr>
        <w:tc>
          <w:tcPr>
            <w:tcW w:w="0" w:type="auto"/>
            <w:vAlign w:val="center"/>
            <w:hideMark/>
          </w:tcPr>
          <w:p w14:paraId="2D972726" w14:textId="77777777" w:rsidR="00AE61CE" w:rsidRDefault="00AE61CE" w:rsidP="00FC2330">
            <w:r>
              <w:rPr>
                <w:b/>
                <w:bCs/>
              </w:rPr>
              <w:t>T</w:t>
            </w:r>
            <w:r>
              <w:rPr>
                <w:b/>
                <w:bCs/>
                <w:vertAlign w:val="subscript"/>
              </w:rPr>
              <w:t>5</w:t>
            </w:r>
          </w:p>
        </w:tc>
        <w:tc>
          <w:tcPr>
            <w:tcW w:w="0" w:type="auto"/>
            <w:vAlign w:val="center"/>
            <w:hideMark/>
          </w:tcPr>
          <w:p w14:paraId="1AC5B632" w14:textId="2532F1A5" w:rsidR="00AE61CE" w:rsidRPr="00FC2330" w:rsidRDefault="00AE61CE" w:rsidP="00FC2330">
            <w:pPr>
              <w:rPr>
                <w:lang w:val="en-US"/>
              </w:rPr>
            </w:pPr>
            <w:r>
              <w:t xml:space="preserve">Stuttgart, Württembergische Landesbibliothek, Codex Fragm. 100 A,,, and z + Darmstadt, Hessische Landes- und Hochschulbibliothek, MS 895 fragm. </w:t>
            </w:r>
            <w:r w:rsidRPr="00FC2330">
              <w:rPr>
                <w:lang w:val="en-US"/>
              </w:rPr>
              <w:t>+ Donaueschingen, Hofbibliothek, MS 925 Fragm.</w:t>
            </w:r>
            <w:r>
              <w:fldChar w:fldCharType="begin"/>
            </w:r>
            <w:r w:rsidRPr="00C65800">
              <w:rPr>
                <w:lang w:val="en-US"/>
                <w:rPrChange w:id="56" w:author="Kalhous, David" w:date="2017-11-02T11:00:00Z">
                  <w:rPr/>
                </w:rPrChange>
              </w:rPr>
              <w:instrText xml:space="preserve"> HYPERLINK "https://en.wikipedia.org/wiki/Paenitentiale_Bedae" \l "cite_note-1" </w:instrText>
            </w:r>
            <w:r>
              <w:fldChar w:fldCharType="separate"/>
            </w:r>
            <w:r w:rsidRPr="00FC2330">
              <w:rPr>
                <w:rStyle w:val="Hypertextovodkaz"/>
                <w:vertAlign w:val="superscript"/>
                <w:lang w:val="en-US"/>
              </w:rPr>
              <w:t>[1]</w:t>
            </w:r>
            <w:r>
              <w:rPr>
                <w:rStyle w:val="Hypertextovodkaz"/>
                <w:vertAlign w:val="superscript"/>
                <w:lang w:val="en-US"/>
              </w:rPr>
              <w:fldChar w:fldCharType="end"/>
            </w:r>
            <w:r w:rsidRPr="00FC2330">
              <w:rPr>
                <w:lang w:val="en-US"/>
              </w:rPr>
              <w:t xml:space="preserve"> (written about 800 probably in northern Italy)</w:t>
            </w:r>
          </w:p>
        </w:tc>
        <w:tc>
          <w:tcPr>
            <w:tcW w:w="0" w:type="auto"/>
            <w:vAlign w:val="center"/>
            <w:hideMark/>
          </w:tcPr>
          <w:p w14:paraId="2DEB6A64" w14:textId="6F77B8F8" w:rsidR="00AE61CE" w:rsidRPr="00FC2330" w:rsidRDefault="00AE61CE" w:rsidP="00FC2330">
            <w:pPr>
              <w:rPr>
                <w:lang w:val="en-US"/>
              </w:rPr>
            </w:pPr>
            <w:r w:rsidRPr="00FC2330">
              <w:rPr>
                <w:i/>
                <w:iCs/>
                <w:lang w:val="en-US"/>
              </w:rPr>
              <w:t>Epitome Hispana</w:t>
            </w:r>
            <w:r w:rsidRPr="00FC2330">
              <w:rPr>
                <w:lang w:val="en-US"/>
              </w:rPr>
              <w:t xml:space="preserve"> (fragmentary; excerpts);</w:t>
            </w:r>
            <w:r>
              <w:fldChar w:fldCharType="begin"/>
            </w:r>
            <w:r w:rsidRPr="00C65800">
              <w:rPr>
                <w:lang w:val="en-US"/>
                <w:rPrChange w:id="57" w:author="Kalhous, David" w:date="2017-11-02T11:00:00Z">
                  <w:rPr/>
                </w:rPrChange>
              </w:rPr>
              <w:instrText xml:space="preserve"> HYPERLINK "https://en.wikipedia.org/wiki/Paenitentiale_Bedae" \l "cite_note-2" </w:instrText>
            </w:r>
            <w:r>
              <w:fldChar w:fldCharType="separate"/>
            </w:r>
            <w:r w:rsidRPr="00FC2330">
              <w:rPr>
                <w:rStyle w:val="Hypertextovodkaz"/>
                <w:vertAlign w:val="superscript"/>
                <w:lang w:val="en-US"/>
              </w:rPr>
              <w:t>[2]</w:t>
            </w:r>
            <w:r>
              <w:rPr>
                <w:rStyle w:val="Hypertextovodkaz"/>
                <w:vertAlign w:val="superscript"/>
                <w:lang w:val="en-US"/>
              </w:rPr>
              <w:fldChar w:fldCharType="end"/>
            </w:r>
            <w:r w:rsidRPr="00FC2330">
              <w:rPr>
                <w:lang w:val="en-US"/>
              </w:rPr>
              <w:t xml:space="preserve"> </w:t>
            </w:r>
            <w:r w:rsidRPr="00FC2330">
              <w:rPr>
                <w:i/>
                <w:iCs/>
                <w:lang w:val="en-US"/>
              </w:rPr>
              <w:t>Paenitentiale Oxoniense II</w:t>
            </w:r>
            <w:r w:rsidRPr="00FC2330">
              <w:rPr>
                <w:lang w:val="en-US"/>
              </w:rPr>
              <w:t xml:space="preserve"> (fragmentary); </w:t>
            </w:r>
            <w:r>
              <w:fldChar w:fldCharType="begin"/>
            </w:r>
            <w:r w:rsidRPr="00C65800">
              <w:rPr>
                <w:lang w:val="en-US"/>
                <w:rPrChange w:id="58" w:author="Kalhous, David" w:date="2017-11-02T11:00:00Z">
                  <w:rPr/>
                </w:rPrChange>
              </w:rPr>
              <w:instrText xml:space="preserve"> HYPERLINK "https://en.wikipedia.org/wiki/Paenitentiale_Ecgberhti" \o "Paenitentiale Ecgberhti" </w:instrText>
            </w:r>
            <w:r>
              <w:fldChar w:fldCharType="separate"/>
            </w:r>
            <w:r w:rsidRPr="00FC2330">
              <w:rPr>
                <w:rStyle w:val="Hypertextovodkaz"/>
                <w:i/>
                <w:iCs/>
                <w:lang w:val="en-US"/>
              </w:rPr>
              <w:t>Paenitentiale Ecgberhti</w:t>
            </w:r>
            <w:r>
              <w:rPr>
                <w:rStyle w:val="Hypertextovodkaz"/>
                <w:i/>
                <w:iCs/>
                <w:lang w:val="en-US"/>
              </w:rPr>
              <w:fldChar w:fldCharType="end"/>
            </w:r>
            <w:r w:rsidRPr="00FC2330">
              <w:rPr>
                <w:lang w:val="en-US"/>
              </w:rPr>
              <w:t xml:space="preserve"> (prologue and c. 4.15 only, possibly once followed by further </w:t>
            </w:r>
            <w:r w:rsidRPr="00FC2330">
              <w:rPr>
                <w:i/>
                <w:iCs/>
                <w:lang w:val="en-US"/>
              </w:rPr>
              <w:t>Paenitentiale Ecgberhti</w:t>
            </w:r>
            <w:r w:rsidRPr="00FC2330">
              <w:rPr>
                <w:lang w:val="en-US"/>
              </w:rPr>
              <w:t xml:space="preserve"> material); a series of penitential excerpts</w:t>
            </w:r>
            <w:r>
              <w:fldChar w:fldCharType="begin"/>
            </w:r>
            <w:r w:rsidRPr="00C65800">
              <w:rPr>
                <w:lang w:val="en-US"/>
                <w:rPrChange w:id="59" w:author="Kalhous, David" w:date="2017-11-02T11:00:00Z">
                  <w:rPr/>
                </w:rPrChange>
              </w:rPr>
              <w:instrText xml:space="preserve"> HYPERLINK "https://en.wikipedia.org/wiki/Paenitentiale_Bedae" \l "cite_note-3" </w:instrText>
            </w:r>
            <w:r>
              <w:fldChar w:fldCharType="separate"/>
            </w:r>
            <w:r w:rsidRPr="00FC2330">
              <w:rPr>
                <w:rStyle w:val="Hypertextovodkaz"/>
                <w:vertAlign w:val="superscript"/>
                <w:lang w:val="en-US"/>
              </w:rPr>
              <w:t>[3]</w:t>
            </w:r>
            <w:r>
              <w:rPr>
                <w:rStyle w:val="Hypertextovodkaz"/>
                <w:vertAlign w:val="superscript"/>
                <w:lang w:val="en-US"/>
              </w:rPr>
              <w:fldChar w:fldCharType="end"/>
            </w:r>
            <w:r w:rsidRPr="00FC2330">
              <w:rPr>
                <w:lang w:val="en-US"/>
              </w:rPr>
              <w:t xml:space="preserve"> (fragmentary; including excerpts from </w:t>
            </w:r>
            <w:r w:rsidRPr="00FC2330">
              <w:rPr>
                <w:i/>
                <w:iCs/>
                <w:lang w:val="en-US"/>
              </w:rPr>
              <w:t>Paenitentiale Umbrense</w:t>
            </w:r>
            <w:r w:rsidRPr="00FC2330">
              <w:rPr>
                <w:lang w:val="en-US"/>
              </w:rPr>
              <w:t xml:space="preserve"> book</w:t>
            </w:r>
            <w:r>
              <w:rPr>
                <w:lang w:val="en-US"/>
              </w:rPr>
              <w:t>,</w:t>
            </w:r>
            <w:r w:rsidRPr="00FC2330">
              <w:rPr>
                <w:lang w:val="en-US"/>
              </w:rPr>
              <w:t xml:space="preserve"> </w:t>
            </w:r>
            <w:r>
              <w:fldChar w:fldCharType="begin"/>
            </w:r>
            <w:r w:rsidRPr="00C65800">
              <w:rPr>
                <w:lang w:val="en-US"/>
                <w:rPrChange w:id="60" w:author="Kalhous, David" w:date="2017-11-02T11:00:00Z">
                  <w:rPr/>
                </w:rPrChange>
              </w:rPr>
              <w:instrText xml:space="preserve"> HYPERLINK "https://en.wikipedia.org/wiki/Penitential_of_Cummean" \o "Penitential of Cummean" </w:instrText>
            </w:r>
            <w:r>
              <w:fldChar w:fldCharType="separate"/>
            </w:r>
            <w:r w:rsidRPr="00FC2330">
              <w:rPr>
                <w:rStyle w:val="Hypertextovodkaz"/>
                <w:i/>
                <w:iCs/>
                <w:lang w:val="en-US"/>
              </w:rPr>
              <w:t>Paenitentiale Cummeani</w:t>
            </w:r>
            <w:r>
              <w:rPr>
                <w:rStyle w:val="Hypertextovodkaz"/>
                <w:i/>
                <w:iCs/>
                <w:lang w:val="en-US"/>
              </w:rPr>
              <w:fldChar w:fldCharType="end"/>
            </w:r>
            <w:r w:rsidRPr="00FC2330">
              <w:rPr>
                <w:lang w:val="en-US"/>
              </w:rPr>
              <w:t xml:space="preserve">, and </w:t>
            </w:r>
            <w:r w:rsidRPr="00FC2330">
              <w:rPr>
                <w:i/>
                <w:iCs/>
                <w:lang w:val="en-US"/>
              </w:rPr>
              <w:t>Paenitentiale Burgundense</w:t>
            </w:r>
            <w:r w:rsidRPr="00FC2330">
              <w:rPr>
                <w:lang w:val="en-US"/>
              </w:rPr>
              <w:t xml:space="preserve">); </w:t>
            </w:r>
            <w:r w:rsidRPr="00FC2330">
              <w:rPr>
                <w:b/>
                <w:bCs/>
                <w:i/>
                <w:iCs/>
                <w:lang w:val="en-US"/>
              </w:rPr>
              <w:t>Paenitentiale Bedae</w:t>
            </w:r>
            <w:r>
              <w:fldChar w:fldCharType="begin"/>
            </w:r>
            <w:r w:rsidRPr="00C65800">
              <w:rPr>
                <w:lang w:val="en-US"/>
                <w:rPrChange w:id="61" w:author="Kalhous, David" w:date="2017-11-02T11:00:00Z">
                  <w:rPr/>
                </w:rPrChange>
              </w:rPr>
              <w:instrText xml:space="preserve"> HYPERLINK "https://en.wikipedia.org/wiki/Paenitentiale_Bedae" \l "cite_note-4" </w:instrText>
            </w:r>
            <w:r>
              <w:fldChar w:fldCharType="separate"/>
            </w:r>
            <w:r w:rsidRPr="00FC2330">
              <w:rPr>
                <w:rStyle w:val="Hypertextovodkaz"/>
                <w:vertAlign w:val="superscript"/>
                <w:lang w:val="en-US"/>
              </w:rPr>
              <w:t>[4]</w:t>
            </w:r>
            <w:r>
              <w:rPr>
                <w:rStyle w:val="Hypertextovodkaz"/>
                <w:vertAlign w:val="superscript"/>
                <w:lang w:val="en-US"/>
              </w:rPr>
              <w:fldChar w:fldCharType="end"/>
            </w:r>
            <w:r w:rsidRPr="00FC2330">
              <w:rPr>
                <w:lang w:val="en-US"/>
              </w:rPr>
              <w:t xml:space="preserve"> (first preface and first sentence of second preface</w:t>
            </w:r>
            <w:r>
              <w:fldChar w:fldCharType="begin"/>
            </w:r>
            <w:r w:rsidRPr="00C65800">
              <w:rPr>
                <w:lang w:val="en-US"/>
                <w:rPrChange w:id="62" w:author="Kalhous, David" w:date="2017-11-02T11:00:00Z">
                  <w:rPr/>
                </w:rPrChange>
              </w:rPr>
              <w:instrText xml:space="preserve"> HYPERLINK "https://en.wikipedia.org/wiki/Paenitentiale_Bedae" \l "cite_note-5" </w:instrText>
            </w:r>
            <w:r>
              <w:fldChar w:fldCharType="separate"/>
            </w:r>
            <w:r w:rsidRPr="00FC2330">
              <w:rPr>
                <w:rStyle w:val="Hypertextovodkaz"/>
                <w:vertAlign w:val="superscript"/>
                <w:lang w:val="en-US"/>
              </w:rPr>
              <w:t>[5]</w:t>
            </w:r>
            <w:r>
              <w:rPr>
                <w:rStyle w:val="Hypertextovodkaz"/>
                <w:vertAlign w:val="superscript"/>
                <w:lang w:val="en-US"/>
              </w:rPr>
              <w:fldChar w:fldCharType="end"/>
            </w:r>
            <w:r w:rsidRPr="00FC2330">
              <w:rPr>
                <w:lang w:val="en-US"/>
              </w:rPr>
              <w:t xml:space="preserve"> only, possibly once followed by further </w:t>
            </w:r>
            <w:r w:rsidRPr="00FC2330">
              <w:rPr>
                <w:i/>
                <w:iCs/>
                <w:lang w:val="en-US"/>
              </w:rPr>
              <w:t>Paenitentiale Bedae</w:t>
            </w:r>
            <w:r w:rsidRPr="00FC2330">
              <w:rPr>
                <w:lang w:val="en-US"/>
              </w:rPr>
              <w:t xml:space="preserve"> material)</w:t>
            </w:r>
          </w:p>
        </w:tc>
      </w:tr>
      <w:tr w:rsidR="00AE61CE" w:rsidRPr="00C15A2D" w14:paraId="6AC46D6E" w14:textId="77777777" w:rsidTr="00FC2330">
        <w:trPr>
          <w:tblCellSpacing w:w="15" w:type="dxa"/>
        </w:trPr>
        <w:tc>
          <w:tcPr>
            <w:tcW w:w="0" w:type="auto"/>
            <w:vAlign w:val="center"/>
            <w:hideMark/>
          </w:tcPr>
          <w:p w14:paraId="04EFD39C" w14:textId="77777777" w:rsidR="00AE61CE" w:rsidRDefault="00AE61CE" w:rsidP="00FC2330">
            <w:r>
              <w:rPr>
                <w:b/>
                <w:bCs/>
              </w:rPr>
              <w:t>W</w:t>
            </w:r>
            <w:r>
              <w:rPr>
                <w:b/>
                <w:bCs/>
                <w:vertAlign w:val="subscript"/>
              </w:rPr>
              <w:t>9</w:t>
            </w:r>
          </w:p>
        </w:tc>
        <w:tc>
          <w:tcPr>
            <w:tcW w:w="0" w:type="auto"/>
            <w:vAlign w:val="center"/>
            <w:hideMark/>
          </w:tcPr>
          <w:p w14:paraId="7F95C230" w14:textId="77777777" w:rsidR="00AE61CE" w:rsidRPr="00FC2330" w:rsidRDefault="00AE61CE" w:rsidP="00FC2330">
            <w:pPr>
              <w:rPr>
                <w:lang w:val="en-US"/>
              </w:rPr>
            </w:pPr>
            <w:r>
              <w:fldChar w:fldCharType="begin"/>
            </w:r>
            <w:r w:rsidRPr="00C65800">
              <w:rPr>
                <w:lang w:val="en-US"/>
                <w:rPrChange w:id="63" w:author="Kalhous, David" w:date="2017-11-02T11:00:00Z">
                  <w:rPr/>
                </w:rPrChange>
              </w:rPr>
              <w:instrText xml:space="preserve"> HYPERLINK "https://en.wikipedia.org/wiki/Vienna" \o "Vienna" </w:instrText>
            </w:r>
            <w:r>
              <w:fldChar w:fldCharType="separate"/>
            </w:r>
            <w:r w:rsidRPr="00FC2330">
              <w:rPr>
                <w:rStyle w:val="Hypertextovodkaz"/>
                <w:lang w:val="en-US"/>
              </w:rPr>
              <w:t>Vienna</w:t>
            </w:r>
            <w:r>
              <w:rPr>
                <w:rStyle w:val="Hypertextovodkaz"/>
                <w:lang w:val="en-US"/>
              </w:rPr>
              <w:fldChar w:fldCharType="end"/>
            </w:r>
            <w:r w:rsidRPr="00FC2330">
              <w:rPr>
                <w:lang w:val="en-US"/>
              </w:rPr>
              <w:t xml:space="preserve">, </w:t>
            </w:r>
            <w:r>
              <w:fldChar w:fldCharType="begin"/>
            </w:r>
            <w:r w:rsidRPr="00C65800">
              <w:rPr>
                <w:lang w:val="en-US"/>
                <w:rPrChange w:id="64" w:author="Kalhous, David" w:date="2017-11-02T11:00:00Z">
                  <w:rPr/>
                </w:rPrChange>
              </w:rPr>
              <w:instrText xml:space="preserve"> HYPERLINK "https://en.wikipedia.org/wiki/%C3%96sterreichische_Nationalbibliothek" \o "Österreichische Nationalbibliothek" </w:instrText>
            </w:r>
            <w:r>
              <w:fldChar w:fldCharType="separate"/>
            </w:r>
            <w:r w:rsidRPr="00FC2330">
              <w:rPr>
                <w:rStyle w:val="Hypertextovodkaz"/>
                <w:lang w:val="en-US"/>
              </w:rPr>
              <w:t>Österreichische Nationalbibliothek</w:t>
            </w:r>
            <w:r>
              <w:rPr>
                <w:rStyle w:val="Hypertextovodkaz"/>
                <w:lang w:val="en-US"/>
              </w:rPr>
              <w:fldChar w:fldCharType="end"/>
            </w:r>
            <w:r w:rsidRPr="00FC2330">
              <w:rPr>
                <w:lang w:val="en-US"/>
              </w:rPr>
              <w:t xml:space="preserve">, Codex lat. 2223 (written beginning of ninth century in the </w:t>
            </w:r>
            <w:r>
              <w:fldChar w:fldCharType="begin"/>
            </w:r>
            <w:r w:rsidRPr="00C65800">
              <w:rPr>
                <w:lang w:val="en-US"/>
                <w:rPrChange w:id="65" w:author="Kalhous, David" w:date="2017-11-02T11:00:00Z">
                  <w:rPr/>
                </w:rPrChange>
              </w:rPr>
              <w:instrText xml:space="preserve"> HYPERLINK "https://en.wikipedia.org/wiki/Main_river" \o "Main river" </w:instrText>
            </w:r>
            <w:r>
              <w:fldChar w:fldCharType="separate"/>
            </w:r>
            <w:r w:rsidRPr="00FC2330">
              <w:rPr>
                <w:rStyle w:val="Hypertextovodkaz"/>
                <w:lang w:val="en-US"/>
              </w:rPr>
              <w:t>Main river</w:t>
            </w:r>
            <w:r>
              <w:rPr>
                <w:rStyle w:val="Hypertextovodkaz"/>
                <w:lang w:val="en-US"/>
              </w:rPr>
              <w:fldChar w:fldCharType="end"/>
            </w:r>
            <w:r w:rsidRPr="00FC2330">
              <w:rPr>
                <w:lang w:val="en-US"/>
              </w:rPr>
              <w:t xml:space="preserve"> region)</w:t>
            </w:r>
          </w:p>
        </w:tc>
        <w:tc>
          <w:tcPr>
            <w:tcW w:w="0" w:type="auto"/>
            <w:vAlign w:val="center"/>
            <w:hideMark/>
          </w:tcPr>
          <w:p w14:paraId="2F47A652" w14:textId="77777777" w:rsidR="00AE61CE" w:rsidRPr="00FC2330" w:rsidRDefault="00AE61CE" w:rsidP="00FC2330">
            <w:pPr>
              <w:rPr>
                <w:lang w:val="en-US"/>
              </w:rPr>
            </w:pPr>
            <w:r>
              <w:fldChar w:fldCharType="begin"/>
            </w:r>
            <w:r w:rsidRPr="00C65800">
              <w:rPr>
                <w:lang w:val="en-US"/>
                <w:rPrChange w:id="66" w:author="Kalhous, David" w:date="2017-11-02T11:00:00Z">
                  <w:rPr/>
                </w:rPrChange>
              </w:rPr>
              <w:instrText xml:space="preserve"> HYPERLINK "https://en.wikipedia.org/wiki/Paenitentiale_Theodori" \o "Paenitentiale Theodori" </w:instrText>
            </w:r>
            <w:r>
              <w:fldChar w:fldCharType="separate"/>
            </w:r>
            <w:r w:rsidRPr="00FC2330">
              <w:rPr>
                <w:rStyle w:val="Hypertextovodkaz"/>
                <w:i/>
                <w:iCs/>
                <w:lang w:val="en-US"/>
              </w:rPr>
              <w:t>Paenitentiale Theodori</w:t>
            </w:r>
            <w:r>
              <w:rPr>
                <w:rStyle w:val="Hypertextovodkaz"/>
                <w:i/>
                <w:iCs/>
                <w:lang w:val="en-US"/>
              </w:rPr>
              <w:fldChar w:fldCharType="end"/>
            </w:r>
            <w:r w:rsidRPr="00FC2330">
              <w:rPr>
                <w:lang w:val="en-US"/>
              </w:rPr>
              <w:t xml:space="preserve"> (U version); </w:t>
            </w:r>
            <w:r w:rsidRPr="00FC2330">
              <w:rPr>
                <w:b/>
                <w:bCs/>
                <w:i/>
                <w:iCs/>
                <w:lang w:val="en-US"/>
              </w:rPr>
              <w:t>Paenitentiale Bedae</w:t>
            </w:r>
            <w:r w:rsidRPr="00FC2330">
              <w:rPr>
                <w:lang w:val="en-US"/>
              </w:rPr>
              <w:t xml:space="preserve">; </w:t>
            </w:r>
            <w:r>
              <w:fldChar w:fldCharType="begin"/>
            </w:r>
            <w:r w:rsidRPr="00C65800">
              <w:rPr>
                <w:lang w:val="en-US"/>
                <w:rPrChange w:id="67" w:author="Kalhous, David" w:date="2017-11-02T11:00:00Z">
                  <w:rPr/>
                </w:rPrChange>
              </w:rPr>
              <w:instrText xml:space="preserve"> HYPERLINK "https://en.wikipedia.org/wiki/Penitential_of_Cummean" \o "Penitential of Cummean" </w:instrText>
            </w:r>
            <w:r>
              <w:fldChar w:fldCharType="separate"/>
            </w:r>
            <w:r w:rsidRPr="00FC2330">
              <w:rPr>
                <w:rStyle w:val="Hypertextovodkaz"/>
                <w:i/>
                <w:iCs/>
                <w:lang w:val="en-US"/>
              </w:rPr>
              <w:t>Paenitentiale Cummeani</w:t>
            </w:r>
            <w:r>
              <w:rPr>
                <w:rStyle w:val="Hypertextovodkaz"/>
                <w:i/>
                <w:iCs/>
                <w:lang w:val="en-US"/>
              </w:rPr>
              <w:fldChar w:fldCharType="end"/>
            </w:r>
            <w:r w:rsidRPr="00FC2330">
              <w:rPr>
                <w:lang w:val="en-US"/>
              </w:rPr>
              <w:t xml:space="preserve"> (excerpt); </w:t>
            </w:r>
            <w:r>
              <w:fldChar w:fldCharType="begin"/>
            </w:r>
            <w:r w:rsidRPr="00C65800">
              <w:rPr>
                <w:lang w:val="en-US"/>
                <w:rPrChange w:id="68" w:author="Kalhous, David" w:date="2017-11-02T11:00:00Z">
                  <w:rPr/>
                </w:rPrChange>
              </w:rPr>
              <w:instrText xml:space="preserve"> HYPERLINK "https://archive.org/stream/SchmitzBuessbuecherVol2/Die_bussbcher_und_die_bussdisciplin_de" \l "page/n237/mode/2up" </w:instrText>
            </w:r>
            <w:r>
              <w:fldChar w:fldCharType="separate"/>
            </w:r>
            <w:r w:rsidRPr="00FC2330">
              <w:rPr>
                <w:rStyle w:val="Hypertextovodkaz"/>
                <w:i/>
                <w:iCs/>
                <w:lang w:val="en-US"/>
              </w:rPr>
              <w:t>Capitula iudiciorum</w:t>
            </w:r>
            <w:r>
              <w:rPr>
                <w:rStyle w:val="Hypertextovodkaz"/>
                <w:i/>
                <w:iCs/>
                <w:lang w:val="en-US"/>
              </w:rPr>
              <w:fldChar w:fldCharType="end"/>
            </w:r>
            <w:r w:rsidRPr="00FC2330">
              <w:rPr>
                <w:lang w:val="en-US"/>
              </w:rPr>
              <w:t xml:space="preserve"> (previously known as the </w:t>
            </w:r>
            <w:r w:rsidRPr="00FC2330">
              <w:rPr>
                <w:i/>
                <w:iCs/>
                <w:lang w:val="en-US"/>
              </w:rPr>
              <w:t>Poenitentiale XXXV capitulorum</w:t>
            </w:r>
            <w:r w:rsidRPr="00FC2330">
              <w:rPr>
                <w:lang w:val="en-US"/>
              </w:rPr>
              <w:t xml:space="preserve">); </w:t>
            </w:r>
            <w:r>
              <w:fldChar w:fldCharType="begin"/>
            </w:r>
            <w:r w:rsidRPr="00C65800">
              <w:rPr>
                <w:lang w:val="en-US"/>
                <w:rPrChange w:id="69" w:author="Kalhous, David" w:date="2017-11-02T11:00:00Z">
                  <w:rPr/>
                </w:rPrChange>
              </w:rPr>
              <w:instrText xml:space="preserve"> HYPERLINK "https://en.wikipedia.org/wiki/Libellus_responsionum" \o "Libellus responsionum" </w:instrText>
            </w:r>
            <w:r>
              <w:fldChar w:fldCharType="separate"/>
            </w:r>
            <w:r w:rsidRPr="00FC2330">
              <w:rPr>
                <w:rStyle w:val="Hypertextovodkaz"/>
                <w:i/>
                <w:iCs/>
                <w:lang w:val="en-US"/>
              </w:rPr>
              <w:t>Libellus responsionum</w:t>
            </w:r>
            <w:r>
              <w:rPr>
                <w:rStyle w:val="Hypertextovodkaz"/>
                <w:i/>
                <w:iCs/>
                <w:lang w:val="en-US"/>
              </w:rPr>
              <w:fldChar w:fldCharType="end"/>
            </w:r>
            <w:r w:rsidRPr="00FC2330">
              <w:rPr>
                <w:lang w:val="en-US"/>
              </w:rPr>
              <w:t xml:space="preserve">; miscellaneous creedal and theological works; </w:t>
            </w:r>
            <w:r>
              <w:fldChar w:fldCharType="begin"/>
            </w:r>
            <w:r w:rsidRPr="00C65800">
              <w:rPr>
                <w:lang w:val="en-US"/>
                <w:rPrChange w:id="70" w:author="Kalhous, David" w:date="2017-11-02T11:00:00Z">
                  <w:rPr/>
                </w:rPrChange>
              </w:rPr>
              <w:instrText xml:space="preserve"> HYPERLINK "https://en.wikipedia.org/wiki/Paenitentiale_Ecgberhti" \o "Paenitentiale Ecgberhti" </w:instrText>
            </w:r>
            <w:r>
              <w:fldChar w:fldCharType="separate"/>
            </w:r>
            <w:r w:rsidRPr="00FC2330">
              <w:rPr>
                <w:rStyle w:val="Hypertextovodkaz"/>
                <w:i/>
                <w:iCs/>
                <w:lang w:val="en-US"/>
              </w:rPr>
              <w:t>Paenitentiale Ecgberhti</w:t>
            </w:r>
            <w:r>
              <w:rPr>
                <w:rStyle w:val="Hypertextovodkaz"/>
                <w:i/>
                <w:iCs/>
                <w:lang w:val="en-US"/>
              </w:rPr>
              <w:fldChar w:fldCharType="end"/>
            </w:r>
          </w:p>
        </w:tc>
      </w:tr>
      <w:tr w:rsidR="00AE61CE" w14:paraId="7DDDBD79" w14:textId="77777777" w:rsidTr="00FC2330">
        <w:trPr>
          <w:tblCellSpacing w:w="15" w:type="dxa"/>
        </w:trPr>
        <w:tc>
          <w:tcPr>
            <w:tcW w:w="0" w:type="auto"/>
            <w:vAlign w:val="center"/>
            <w:hideMark/>
          </w:tcPr>
          <w:p w14:paraId="0CA70668" w14:textId="77777777" w:rsidR="00AE61CE" w:rsidRDefault="00AE61CE" w:rsidP="00FC2330">
            <w:r>
              <w:rPr>
                <w:b/>
                <w:bCs/>
              </w:rPr>
              <w:t>Z</w:t>
            </w:r>
            <w:r>
              <w:rPr>
                <w:b/>
                <w:bCs/>
                <w:vertAlign w:val="subscript"/>
              </w:rPr>
              <w:t>2</w:t>
            </w:r>
          </w:p>
        </w:tc>
        <w:tc>
          <w:tcPr>
            <w:tcW w:w="0" w:type="auto"/>
            <w:vAlign w:val="center"/>
            <w:hideMark/>
          </w:tcPr>
          <w:p w14:paraId="7EAD7767" w14:textId="2A8D19C1" w:rsidR="00AE61CE" w:rsidRPr="00FC2330" w:rsidRDefault="00AE61CE" w:rsidP="00FC2330">
            <w:pPr>
              <w:rPr>
                <w:lang w:val="en-US"/>
              </w:rPr>
            </w:pPr>
            <w:r w:rsidRPr="00FC2330">
              <w:rPr>
                <w:lang w:val="en-US"/>
              </w:rPr>
              <w:t>Zürich, Zentralbibliothek, Car.</w:t>
            </w:r>
            <w:r>
              <w:rPr>
                <w:lang w:val="en-US"/>
              </w:rPr>
              <w:t xml:space="preserve"> </w:t>
            </w:r>
            <w:r w:rsidRPr="00FC2330">
              <w:rPr>
                <w:lang w:val="en-US"/>
              </w:rPr>
              <w:t>176 (D 64), fols 1–136 (written ca 850×875 in eastern Francia)</w:t>
            </w:r>
          </w:p>
        </w:tc>
        <w:tc>
          <w:tcPr>
            <w:tcW w:w="0" w:type="auto"/>
            <w:vAlign w:val="center"/>
            <w:hideMark/>
          </w:tcPr>
          <w:p w14:paraId="5FCAB063" w14:textId="77777777" w:rsidR="00AE61CE" w:rsidRDefault="00AE61CE" w:rsidP="00FC2330">
            <w:r>
              <w:t>xxxxxxxxxxxxx</w:t>
            </w:r>
          </w:p>
        </w:tc>
      </w:tr>
    </w:tbl>
    <w:p w14:paraId="50D0B700" w14:textId="6AB81165" w:rsidR="00AE61CE" w:rsidRPr="00FC2330" w:rsidRDefault="00AE61CE">
      <w:pPr>
        <w:pStyle w:val="Textpoznpodarou"/>
        <w:rPr>
          <w:lang w:val="cs-CZ"/>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26B"/>
    <w:multiLevelType w:val="hybridMultilevel"/>
    <w:tmpl w:val="FA0E93B6"/>
    <w:lvl w:ilvl="0" w:tplc="C792A860">
      <w:start w:val="1"/>
      <w:numFmt w:val="decimal"/>
      <w:lvlText w:val="%1."/>
      <w:lvlJc w:val="left"/>
      <w:pPr>
        <w:ind w:left="720" w:hanging="360"/>
      </w:pPr>
      <w:rPr>
        <w:rFonts w:hint="default"/>
      </w:rPr>
    </w:lvl>
    <w:lvl w:ilvl="1" w:tplc="4A6EC7EA">
      <w:start w:val="1"/>
      <w:numFmt w:val="upperRoman"/>
      <w:lvlText w:val="%2."/>
      <w:lvlJc w:val="left"/>
      <w:pPr>
        <w:ind w:left="1800" w:hanging="72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4821443"/>
    <w:multiLevelType w:val="hybridMultilevel"/>
    <w:tmpl w:val="09F083C8"/>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 w15:restartNumberingAfterBreak="0">
    <w:nsid w:val="060C211A"/>
    <w:multiLevelType w:val="hybridMultilevel"/>
    <w:tmpl w:val="2F38D668"/>
    <w:lvl w:ilvl="0" w:tplc="0405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6800E10"/>
    <w:multiLevelType w:val="hybridMultilevel"/>
    <w:tmpl w:val="B2FA957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0FAD16E6"/>
    <w:multiLevelType w:val="hybridMultilevel"/>
    <w:tmpl w:val="473071C2"/>
    <w:lvl w:ilvl="0" w:tplc="5BD0A0E6">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27953AB"/>
    <w:multiLevelType w:val="hybridMultilevel"/>
    <w:tmpl w:val="3E8616D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6" w15:restartNumberingAfterBreak="0">
    <w:nsid w:val="13E31FD1"/>
    <w:multiLevelType w:val="hybridMultilevel"/>
    <w:tmpl w:val="7FF676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8E8379C"/>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8" w15:restartNumberingAfterBreak="0">
    <w:nsid w:val="195E6219"/>
    <w:multiLevelType w:val="hybridMultilevel"/>
    <w:tmpl w:val="7FF676A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98E1D20"/>
    <w:multiLevelType w:val="hybridMultilevel"/>
    <w:tmpl w:val="FA44C9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0" w15:restartNumberingAfterBreak="0">
    <w:nsid w:val="1ADC105A"/>
    <w:multiLevelType w:val="hybridMultilevel"/>
    <w:tmpl w:val="24A2AA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1" w15:restartNumberingAfterBreak="0">
    <w:nsid w:val="1D7B255B"/>
    <w:multiLevelType w:val="hybridMultilevel"/>
    <w:tmpl w:val="878A335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1D9102D3"/>
    <w:multiLevelType w:val="hybridMultilevel"/>
    <w:tmpl w:val="FA44C90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3" w15:restartNumberingAfterBreak="0">
    <w:nsid w:val="200475A3"/>
    <w:multiLevelType w:val="hybridMultilevel"/>
    <w:tmpl w:val="E4F665E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207E4AA2"/>
    <w:multiLevelType w:val="hybridMultilevel"/>
    <w:tmpl w:val="83B8C5F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5" w15:restartNumberingAfterBreak="0">
    <w:nsid w:val="21E501E6"/>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22206CD3"/>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7" w15:restartNumberingAfterBreak="0">
    <w:nsid w:val="22820B60"/>
    <w:multiLevelType w:val="hybridMultilevel"/>
    <w:tmpl w:val="4BB8545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231F0B01"/>
    <w:multiLevelType w:val="hybridMultilevel"/>
    <w:tmpl w:val="D00E32AA"/>
    <w:lvl w:ilvl="0" w:tplc="0405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26A25967"/>
    <w:multiLevelType w:val="hybridMultilevel"/>
    <w:tmpl w:val="02DCF08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0" w15:restartNumberingAfterBreak="0">
    <w:nsid w:val="27174C03"/>
    <w:multiLevelType w:val="hybridMultilevel"/>
    <w:tmpl w:val="AECEC24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282438E6"/>
    <w:multiLevelType w:val="hybridMultilevel"/>
    <w:tmpl w:val="08F8588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2BDA0A56"/>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3" w15:restartNumberingAfterBreak="0">
    <w:nsid w:val="2E7A41D4"/>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2FD82662"/>
    <w:multiLevelType w:val="hybridMultilevel"/>
    <w:tmpl w:val="6BC0FF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5" w15:restartNumberingAfterBreak="0">
    <w:nsid w:val="30446F2C"/>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6" w15:restartNumberingAfterBreak="0">
    <w:nsid w:val="344A42FF"/>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7" w15:restartNumberingAfterBreak="0">
    <w:nsid w:val="350E28A2"/>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8" w15:restartNumberingAfterBreak="0">
    <w:nsid w:val="356810F3"/>
    <w:multiLevelType w:val="hybridMultilevel"/>
    <w:tmpl w:val="B58082D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9" w15:restartNumberingAfterBreak="0">
    <w:nsid w:val="369C4E06"/>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0" w15:restartNumberingAfterBreak="0">
    <w:nsid w:val="382520FC"/>
    <w:multiLevelType w:val="hybridMultilevel"/>
    <w:tmpl w:val="2E06FD2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3871170F"/>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2" w15:restartNumberingAfterBreak="0">
    <w:nsid w:val="3B973D54"/>
    <w:multiLevelType w:val="hybridMultilevel"/>
    <w:tmpl w:val="83F82D4A"/>
    <w:lvl w:ilvl="0" w:tplc="04050011">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3" w15:restartNumberingAfterBreak="0">
    <w:nsid w:val="3DA11A0E"/>
    <w:multiLevelType w:val="hybridMultilevel"/>
    <w:tmpl w:val="BBB218E0"/>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4" w15:restartNumberingAfterBreak="0">
    <w:nsid w:val="3DF4097F"/>
    <w:multiLevelType w:val="hybridMultilevel"/>
    <w:tmpl w:val="88025296"/>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5" w15:restartNumberingAfterBreak="0">
    <w:nsid w:val="3E9C35DE"/>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6" w15:restartNumberingAfterBreak="0">
    <w:nsid w:val="44594098"/>
    <w:multiLevelType w:val="hybridMultilevel"/>
    <w:tmpl w:val="6BC0FF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7" w15:restartNumberingAfterBreak="0">
    <w:nsid w:val="4776464F"/>
    <w:multiLevelType w:val="hybridMultilevel"/>
    <w:tmpl w:val="24A2AA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8" w15:restartNumberingAfterBreak="0">
    <w:nsid w:val="4BF4260C"/>
    <w:multiLevelType w:val="hybridMultilevel"/>
    <w:tmpl w:val="09007ED0"/>
    <w:lvl w:ilvl="0" w:tplc="6DEA1E3A">
      <w:start w:val="1"/>
      <w:numFmt w:val="decimal"/>
      <w:lvlText w:val="%1."/>
      <w:lvlJc w:val="left"/>
      <w:pPr>
        <w:ind w:left="720" w:hanging="360"/>
      </w:pPr>
      <w:rPr>
        <w:rFonts w:hint="default"/>
        <w:lang w:val="en-US"/>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4D8653C2"/>
    <w:multiLevelType w:val="hybridMultilevel"/>
    <w:tmpl w:val="DDE2C01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0" w15:restartNumberingAfterBreak="0">
    <w:nsid w:val="4F7166F2"/>
    <w:multiLevelType w:val="hybridMultilevel"/>
    <w:tmpl w:val="6BC0FF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1" w15:restartNumberingAfterBreak="0">
    <w:nsid w:val="4FB47833"/>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2" w15:restartNumberingAfterBreak="0">
    <w:nsid w:val="533D06E0"/>
    <w:multiLevelType w:val="hybridMultilevel"/>
    <w:tmpl w:val="A558C364"/>
    <w:lvl w:ilvl="0" w:tplc="70CA6DA8">
      <w:start w:val="1"/>
      <w:numFmt w:val="decimal"/>
      <w:lvlText w:val="%1."/>
      <w:lvlJc w:val="left"/>
      <w:pPr>
        <w:ind w:left="720" w:hanging="360"/>
      </w:pPr>
      <w:rPr>
        <w:rFonts w:hint="default"/>
        <w:strike w:val="0"/>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3" w15:restartNumberingAfterBreak="0">
    <w:nsid w:val="54323D2D"/>
    <w:multiLevelType w:val="hybridMultilevel"/>
    <w:tmpl w:val="6BC0FF6C"/>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4" w15:restartNumberingAfterBreak="0">
    <w:nsid w:val="5D0002A8"/>
    <w:multiLevelType w:val="hybridMultilevel"/>
    <w:tmpl w:val="24A2AA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5" w15:restartNumberingAfterBreak="0">
    <w:nsid w:val="633F3C3D"/>
    <w:multiLevelType w:val="hybridMultilevel"/>
    <w:tmpl w:val="546C3394"/>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6" w15:restartNumberingAfterBreak="0">
    <w:nsid w:val="65F400BB"/>
    <w:multiLevelType w:val="hybridMultilevel"/>
    <w:tmpl w:val="692638E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7" w15:restartNumberingAfterBreak="0">
    <w:nsid w:val="663B4292"/>
    <w:multiLevelType w:val="hybridMultilevel"/>
    <w:tmpl w:val="231C3D3E"/>
    <w:lvl w:ilvl="0" w:tplc="04070013">
      <w:start w:val="1"/>
      <w:numFmt w:val="upperRoman"/>
      <w:lvlText w:val="%1."/>
      <w:lvlJc w:val="right"/>
      <w:pPr>
        <w:ind w:left="720" w:hanging="360"/>
      </w:pPr>
    </w:lvl>
    <w:lvl w:ilvl="1" w:tplc="04070013">
      <w:start w:val="1"/>
      <w:numFmt w:val="upperRoman"/>
      <w:lvlText w:val="%2."/>
      <w:lvlJc w:val="righ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8" w15:restartNumberingAfterBreak="0">
    <w:nsid w:val="67A20B1C"/>
    <w:multiLevelType w:val="hybridMultilevel"/>
    <w:tmpl w:val="F5CE776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49" w15:restartNumberingAfterBreak="0">
    <w:nsid w:val="67FC71E0"/>
    <w:multiLevelType w:val="hybridMultilevel"/>
    <w:tmpl w:val="24A2AA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0" w15:restartNumberingAfterBreak="0">
    <w:nsid w:val="6C622726"/>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1" w15:restartNumberingAfterBreak="0">
    <w:nsid w:val="6D7B66A9"/>
    <w:multiLevelType w:val="hybridMultilevel"/>
    <w:tmpl w:val="77DCB98A"/>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2" w15:restartNumberingAfterBreak="0">
    <w:nsid w:val="6DE8236F"/>
    <w:multiLevelType w:val="hybridMultilevel"/>
    <w:tmpl w:val="114AAF3C"/>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3" w15:restartNumberingAfterBreak="0">
    <w:nsid w:val="6FE32885"/>
    <w:multiLevelType w:val="hybridMultilevel"/>
    <w:tmpl w:val="8F8A1460"/>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4" w15:restartNumberingAfterBreak="0">
    <w:nsid w:val="75CD7E3C"/>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5" w15:restartNumberingAfterBreak="0">
    <w:nsid w:val="79F9170C"/>
    <w:multiLevelType w:val="hybridMultilevel"/>
    <w:tmpl w:val="24A2AA94"/>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6" w15:restartNumberingAfterBreak="0">
    <w:nsid w:val="7C2B62C3"/>
    <w:multiLevelType w:val="hybridMultilevel"/>
    <w:tmpl w:val="B58082D2"/>
    <w:lvl w:ilvl="0" w:tplc="0405000F">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57" w15:restartNumberingAfterBreak="0">
    <w:nsid w:val="7D4812C6"/>
    <w:multiLevelType w:val="hybridMultilevel"/>
    <w:tmpl w:val="AF6A24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8" w15:restartNumberingAfterBreak="0">
    <w:nsid w:val="7DE21895"/>
    <w:multiLevelType w:val="hybridMultilevel"/>
    <w:tmpl w:val="F35CD47A"/>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16cid:durableId="424301510">
    <w:abstractNumId w:val="6"/>
  </w:num>
  <w:num w:numId="2" w16cid:durableId="1194880197">
    <w:abstractNumId w:val="40"/>
  </w:num>
  <w:num w:numId="3" w16cid:durableId="480654761">
    <w:abstractNumId w:val="38"/>
  </w:num>
  <w:num w:numId="4" w16cid:durableId="281348729">
    <w:abstractNumId w:val="24"/>
  </w:num>
  <w:num w:numId="5" w16cid:durableId="1099719563">
    <w:abstractNumId w:val="36"/>
  </w:num>
  <w:num w:numId="6" w16cid:durableId="203179772">
    <w:abstractNumId w:val="43"/>
  </w:num>
  <w:num w:numId="7" w16cid:durableId="1177035035">
    <w:abstractNumId w:val="9"/>
  </w:num>
  <w:num w:numId="8" w16cid:durableId="50885719">
    <w:abstractNumId w:val="12"/>
  </w:num>
  <w:num w:numId="9" w16cid:durableId="1263608833">
    <w:abstractNumId w:val="5"/>
  </w:num>
  <w:num w:numId="10" w16cid:durableId="824584554">
    <w:abstractNumId w:val="1"/>
  </w:num>
  <w:num w:numId="11" w16cid:durableId="1294168996">
    <w:abstractNumId w:val="45"/>
  </w:num>
  <w:num w:numId="12" w16cid:durableId="294415890">
    <w:abstractNumId w:val="52"/>
  </w:num>
  <w:num w:numId="13" w16cid:durableId="531571982">
    <w:abstractNumId w:val="21"/>
  </w:num>
  <w:num w:numId="14" w16cid:durableId="972757327">
    <w:abstractNumId w:val="53"/>
  </w:num>
  <w:num w:numId="15" w16cid:durableId="1491943126">
    <w:abstractNumId w:val="8"/>
  </w:num>
  <w:num w:numId="16" w16cid:durableId="684988737">
    <w:abstractNumId w:val="30"/>
  </w:num>
  <w:num w:numId="17" w16cid:durableId="1275089359">
    <w:abstractNumId w:val="33"/>
  </w:num>
  <w:num w:numId="18" w16cid:durableId="2026248205">
    <w:abstractNumId w:val="26"/>
  </w:num>
  <w:num w:numId="19" w16cid:durableId="2086603218">
    <w:abstractNumId w:val="31"/>
  </w:num>
  <w:num w:numId="20" w16cid:durableId="602878955">
    <w:abstractNumId w:val="35"/>
  </w:num>
  <w:num w:numId="21" w16cid:durableId="1839809704">
    <w:abstractNumId w:val="25"/>
  </w:num>
  <w:num w:numId="22" w16cid:durableId="1630478842">
    <w:abstractNumId w:val="23"/>
  </w:num>
  <w:num w:numId="23" w16cid:durableId="1272591107">
    <w:abstractNumId w:val="54"/>
  </w:num>
  <w:num w:numId="24" w16cid:durableId="1248884486">
    <w:abstractNumId w:val="15"/>
  </w:num>
  <w:num w:numId="25" w16cid:durableId="1075739736">
    <w:abstractNumId w:val="58"/>
  </w:num>
  <w:num w:numId="26" w16cid:durableId="886382283">
    <w:abstractNumId w:val="41"/>
  </w:num>
  <w:num w:numId="27" w16cid:durableId="7173989">
    <w:abstractNumId w:val="50"/>
  </w:num>
  <w:num w:numId="28" w16cid:durableId="1794443079">
    <w:abstractNumId w:val="29"/>
  </w:num>
  <w:num w:numId="29" w16cid:durableId="160392485">
    <w:abstractNumId w:val="27"/>
  </w:num>
  <w:num w:numId="30" w16cid:durableId="1182819355">
    <w:abstractNumId w:val="7"/>
  </w:num>
  <w:num w:numId="31" w16cid:durableId="1558390624">
    <w:abstractNumId w:val="16"/>
  </w:num>
  <w:num w:numId="32" w16cid:durableId="2082098728">
    <w:abstractNumId w:val="22"/>
  </w:num>
  <w:num w:numId="33" w16cid:durableId="276375837">
    <w:abstractNumId w:val="44"/>
  </w:num>
  <w:num w:numId="34" w16cid:durableId="1576672099">
    <w:abstractNumId w:val="10"/>
  </w:num>
  <w:num w:numId="35" w16cid:durableId="1313755888">
    <w:abstractNumId w:val="55"/>
  </w:num>
  <w:num w:numId="36" w16cid:durableId="29503435">
    <w:abstractNumId w:val="49"/>
  </w:num>
  <w:num w:numId="37" w16cid:durableId="63338060">
    <w:abstractNumId w:val="37"/>
  </w:num>
  <w:num w:numId="38" w16cid:durableId="420032148">
    <w:abstractNumId w:val="4"/>
  </w:num>
  <w:num w:numId="39" w16cid:durableId="1650355673">
    <w:abstractNumId w:val="0"/>
  </w:num>
  <w:num w:numId="40" w16cid:durableId="25302857">
    <w:abstractNumId w:val="47"/>
  </w:num>
  <w:num w:numId="41" w16cid:durableId="474568242">
    <w:abstractNumId w:val="19"/>
  </w:num>
  <w:num w:numId="42" w16cid:durableId="517744050">
    <w:abstractNumId w:val="42"/>
  </w:num>
  <w:num w:numId="43" w16cid:durableId="1967736192">
    <w:abstractNumId w:val="34"/>
  </w:num>
  <w:num w:numId="44" w16cid:durableId="723333500">
    <w:abstractNumId w:val="39"/>
  </w:num>
  <w:num w:numId="45" w16cid:durableId="1548376588">
    <w:abstractNumId w:val="14"/>
  </w:num>
  <w:num w:numId="46" w16cid:durableId="1168401133">
    <w:abstractNumId w:val="46"/>
  </w:num>
  <w:num w:numId="47" w16cid:durableId="380636414">
    <w:abstractNumId w:val="20"/>
  </w:num>
  <w:num w:numId="48" w16cid:durableId="1571619396">
    <w:abstractNumId w:val="48"/>
  </w:num>
  <w:num w:numId="49" w16cid:durableId="469591314">
    <w:abstractNumId w:val="13"/>
  </w:num>
  <w:num w:numId="50" w16cid:durableId="103112681">
    <w:abstractNumId w:val="11"/>
  </w:num>
  <w:num w:numId="51" w16cid:durableId="895899899">
    <w:abstractNumId w:val="51"/>
  </w:num>
  <w:num w:numId="52" w16cid:durableId="465197928">
    <w:abstractNumId w:val="28"/>
  </w:num>
  <w:num w:numId="53" w16cid:durableId="1624724091">
    <w:abstractNumId w:val="56"/>
  </w:num>
  <w:num w:numId="54" w16cid:durableId="718016940">
    <w:abstractNumId w:val="18"/>
  </w:num>
  <w:num w:numId="55" w16cid:durableId="1078747935">
    <w:abstractNumId w:val="17"/>
  </w:num>
  <w:num w:numId="56" w16cid:durableId="1502701643">
    <w:abstractNumId w:val="2"/>
  </w:num>
  <w:num w:numId="57" w16cid:durableId="853155158">
    <w:abstractNumId w:val="57"/>
  </w:num>
  <w:num w:numId="58" w16cid:durableId="1285428785">
    <w:abstractNumId w:val="3"/>
  </w:num>
  <w:num w:numId="59" w16cid:durableId="1577282347">
    <w:abstractNumId w:val="32"/>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Kalhous">
    <w15:presenceInfo w15:providerId="None" w15:userId="David Kalhous"/>
  </w15:person>
  <w15:person w15:author="Comp">
    <w15:presenceInfo w15:providerId="None" w15:userId="Comp"/>
  </w15:person>
  <w15:person w15:author="Kalhous, David">
    <w15:presenceInfo w15:providerId="AD" w15:userId="S-1-5-21-1644491937-926492609-1801674531-16929"/>
  </w15:person>
  <w15:person w15:author="David Kalhous [2]">
    <w15:presenceInfo w15:providerId="AD" w15:userId="S::12320@muni.cz::18d65195-6ab2-42ea-8e6c-1dcbe4bb193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sjC2NDIytrAwMzEzNDJS0lEKTi0uzszPAykwrwUAFiOY3CwAAAA="/>
  </w:docVars>
  <w:rsids>
    <w:rsidRoot w:val="00213469"/>
    <w:rsid w:val="00000586"/>
    <w:rsid w:val="00001FDB"/>
    <w:rsid w:val="00005F69"/>
    <w:rsid w:val="000079EB"/>
    <w:rsid w:val="000100BC"/>
    <w:rsid w:val="00013E14"/>
    <w:rsid w:val="00016EF0"/>
    <w:rsid w:val="00017F5F"/>
    <w:rsid w:val="00020AFA"/>
    <w:rsid w:val="00021007"/>
    <w:rsid w:val="00021FFF"/>
    <w:rsid w:val="000226E2"/>
    <w:rsid w:val="00024F13"/>
    <w:rsid w:val="00026873"/>
    <w:rsid w:val="0003173C"/>
    <w:rsid w:val="00033BD1"/>
    <w:rsid w:val="0003565D"/>
    <w:rsid w:val="00035AA1"/>
    <w:rsid w:val="00042E3E"/>
    <w:rsid w:val="00044DAF"/>
    <w:rsid w:val="0004525C"/>
    <w:rsid w:val="000534A8"/>
    <w:rsid w:val="000548C5"/>
    <w:rsid w:val="00055039"/>
    <w:rsid w:val="00055BF2"/>
    <w:rsid w:val="0005693F"/>
    <w:rsid w:val="00062538"/>
    <w:rsid w:val="00062749"/>
    <w:rsid w:val="000720FE"/>
    <w:rsid w:val="000726DE"/>
    <w:rsid w:val="0007365A"/>
    <w:rsid w:val="000736EF"/>
    <w:rsid w:val="000757E9"/>
    <w:rsid w:val="00076013"/>
    <w:rsid w:val="00076CA7"/>
    <w:rsid w:val="00076CC4"/>
    <w:rsid w:val="00077321"/>
    <w:rsid w:val="00077D48"/>
    <w:rsid w:val="00080CBA"/>
    <w:rsid w:val="0008109F"/>
    <w:rsid w:val="00085DD3"/>
    <w:rsid w:val="00085FF9"/>
    <w:rsid w:val="00087EC3"/>
    <w:rsid w:val="00090017"/>
    <w:rsid w:val="000907E9"/>
    <w:rsid w:val="00095FB7"/>
    <w:rsid w:val="000A2EBE"/>
    <w:rsid w:val="000A34A3"/>
    <w:rsid w:val="000A38DB"/>
    <w:rsid w:val="000B11FF"/>
    <w:rsid w:val="000B35AA"/>
    <w:rsid w:val="000B55FC"/>
    <w:rsid w:val="000B762D"/>
    <w:rsid w:val="000C76FA"/>
    <w:rsid w:val="000D27B8"/>
    <w:rsid w:val="000D5801"/>
    <w:rsid w:val="000D60C8"/>
    <w:rsid w:val="000D773C"/>
    <w:rsid w:val="000E35FD"/>
    <w:rsid w:val="000E3708"/>
    <w:rsid w:val="000E3D13"/>
    <w:rsid w:val="000E4300"/>
    <w:rsid w:val="000E5960"/>
    <w:rsid w:val="000E7A3E"/>
    <w:rsid w:val="000F3DA2"/>
    <w:rsid w:val="000F4ECD"/>
    <w:rsid w:val="000F7D11"/>
    <w:rsid w:val="000F7F5B"/>
    <w:rsid w:val="001020A1"/>
    <w:rsid w:val="00102BA1"/>
    <w:rsid w:val="00103FE9"/>
    <w:rsid w:val="00105584"/>
    <w:rsid w:val="0010713B"/>
    <w:rsid w:val="00107A37"/>
    <w:rsid w:val="00115886"/>
    <w:rsid w:val="001172DA"/>
    <w:rsid w:val="00120A7F"/>
    <w:rsid w:val="001229D7"/>
    <w:rsid w:val="00124743"/>
    <w:rsid w:val="00125468"/>
    <w:rsid w:val="00126A05"/>
    <w:rsid w:val="001276BD"/>
    <w:rsid w:val="001305EA"/>
    <w:rsid w:val="00131B9D"/>
    <w:rsid w:val="00133B0A"/>
    <w:rsid w:val="0013517F"/>
    <w:rsid w:val="00141446"/>
    <w:rsid w:val="001422AD"/>
    <w:rsid w:val="00143737"/>
    <w:rsid w:val="001461B5"/>
    <w:rsid w:val="00146269"/>
    <w:rsid w:val="0014776C"/>
    <w:rsid w:val="00147B13"/>
    <w:rsid w:val="00151127"/>
    <w:rsid w:val="001579AD"/>
    <w:rsid w:val="00161011"/>
    <w:rsid w:val="001677B4"/>
    <w:rsid w:val="00170392"/>
    <w:rsid w:val="00171EA7"/>
    <w:rsid w:val="00174AED"/>
    <w:rsid w:val="0017605C"/>
    <w:rsid w:val="00176D38"/>
    <w:rsid w:val="0017718F"/>
    <w:rsid w:val="00177A5E"/>
    <w:rsid w:val="00177A66"/>
    <w:rsid w:val="00183BC2"/>
    <w:rsid w:val="00185DA8"/>
    <w:rsid w:val="0019001B"/>
    <w:rsid w:val="00190A63"/>
    <w:rsid w:val="001916F6"/>
    <w:rsid w:val="001935BC"/>
    <w:rsid w:val="001A4B26"/>
    <w:rsid w:val="001A615D"/>
    <w:rsid w:val="001A746C"/>
    <w:rsid w:val="001A76EE"/>
    <w:rsid w:val="001A79AD"/>
    <w:rsid w:val="001B133B"/>
    <w:rsid w:val="001B13A6"/>
    <w:rsid w:val="001B53F2"/>
    <w:rsid w:val="001B5540"/>
    <w:rsid w:val="001B7D55"/>
    <w:rsid w:val="001C131E"/>
    <w:rsid w:val="001C3325"/>
    <w:rsid w:val="001D030B"/>
    <w:rsid w:val="001D6FE1"/>
    <w:rsid w:val="001E08EC"/>
    <w:rsid w:val="001E480D"/>
    <w:rsid w:val="001E4945"/>
    <w:rsid w:val="001E6DA3"/>
    <w:rsid w:val="001F0536"/>
    <w:rsid w:val="001F1235"/>
    <w:rsid w:val="001F75D9"/>
    <w:rsid w:val="00202B79"/>
    <w:rsid w:val="00203680"/>
    <w:rsid w:val="00206947"/>
    <w:rsid w:val="002101A6"/>
    <w:rsid w:val="002120D0"/>
    <w:rsid w:val="00213469"/>
    <w:rsid w:val="00213EF7"/>
    <w:rsid w:val="002206D2"/>
    <w:rsid w:val="00222293"/>
    <w:rsid w:val="0022277E"/>
    <w:rsid w:val="0022456D"/>
    <w:rsid w:val="00224760"/>
    <w:rsid w:val="00230A0D"/>
    <w:rsid w:val="00231204"/>
    <w:rsid w:val="00232F27"/>
    <w:rsid w:val="002349F9"/>
    <w:rsid w:val="00240F88"/>
    <w:rsid w:val="002423E5"/>
    <w:rsid w:val="00246712"/>
    <w:rsid w:val="002519F0"/>
    <w:rsid w:val="002523FE"/>
    <w:rsid w:val="002524BA"/>
    <w:rsid w:val="00260C47"/>
    <w:rsid w:val="002622F5"/>
    <w:rsid w:val="00262B3B"/>
    <w:rsid w:val="0026791A"/>
    <w:rsid w:val="002722B6"/>
    <w:rsid w:val="00274940"/>
    <w:rsid w:val="00285A8B"/>
    <w:rsid w:val="002864C1"/>
    <w:rsid w:val="00286B90"/>
    <w:rsid w:val="00290447"/>
    <w:rsid w:val="00294ADA"/>
    <w:rsid w:val="002954C6"/>
    <w:rsid w:val="00297271"/>
    <w:rsid w:val="002A036E"/>
    <w:rsid w:val="002A1A19"/>
    <w:rsid w:val="002A2876"/>
    <w:rsid w:val="002A28BB"/>
    <w:rsid w:val="002B4BF1"/>
    <w:rsid w:val="002C291F"/>
    <w:rsid w:val="002C2F84"/>
    <w:rsid w:val="002C35FB"/>
    <w:rsid w:val="002C4993"/>
    <w:rsid w:val="002C5949"/>
    <w:rsid w:val="002C5D74"/>
    <w:rsid w:val="002C6F00"/>
    <w:rsid w:val="002D102B"/>
    <w:rsid w:val="002D2E38"/>
    <w:rsid w:val="002D3ABC"/>
    <w:rsid w:val="002D5F95"/>
    <w:rsid w:val="002E0147"/>
    <w:rsid w:val="002E01A4"/>
    <w:rsid w:val="002E226E"/>
    <w:rsid w:val="002E6CD7"/>
    <w:rsid w:val="002F0234"/>
    <w:rsid w:val="002F0DAD"/>
    <w:rsid w:val="002F4805"/>
    <w:rsid w:val="003005A0"/>
    <w:rsid w:val="00300D07"/>
    <w:rsid w:val="00301086"/>
    <w:rsid w:val="00301410"/>
    <w:rsid w:val="0030170E"/>
    <w:rsid w:val="00305896"/>
    <w:rsid w:val="003072C2"/>
    <w:rsid w:val="00307623"/>
    <w:rsid w:val="003077C9"/>
    <w:rsid w:val="00307AA3"/>
    <w:rsid w:val="003153F2"/>
    <w:rsid w:val="0031713F"/>
    <w:rsid w:val="00321932"/>
    <w:rsid w:val="00324681"/>
    <w:rsid w:val="00326E1F"/>
    <w:rsid w:val="00327E74"/>
    <w:rsid w:val="00333F1F"/>
    <w:rsid w:val="00335168"/>
    <w:rsid w:val="003356F9"/>
    <w:rsid w:val="00337A59"/>
    <w:rsid w:val="0034018C"/>
    <w:rsid w:val="00340BB3"/>
    <w:rsid w:val="00341671"/>
    <w:rsid w:val="0034280A"/>
    <w:rsid w:val="0034391C"/>
    <w:rsid w:val="00346835"/>
    <w:rsid w:val="0034771A"/>
    <w:rsid w:val="00347FCC"/>
    <w:rsid w:val="00351A84"/>
    <w:rsid w:val="00354733"/>
    <w:rsid w:val="003600C7"/>
    <w:rsid w:val="00360346"/>
    <w:rsid w:val="003608B9"/>
    <w:rsid w:val="00360F92"/>
    <w:rsid w:val="00365B48"/>
    <w:rsid w:val="00366644"/>
    <w:rsid w:val="0037069E"/>
    <w:rsid w:val="00371142"/>
    <w:rsid w:val="00371173"/>
    <w:rsid w:val="0037336E"/>
    <w:rsid w:val="00374B75"/>
    <w:rsid w:val="003837D7"/>
    <w:rsid w:val="00383FAD"/>
    <w:rsid w:val="00384023"/>
    <w:rsid w:val="00385D6F"/>
    <w:rsid w:val="003862A5"/>
    <w:rsid w:val="00390E00"/>
    <w:rsid w:val="00392427"/>
    <w:rsid w:val="00392B84"/>
    <w:rsid w:val="00396923"/>
    <w:rsid w:val="003974FC"/>
    <w:rsid w:val="003A13EF"/>
    <w:rsid w:val="003A1857"/>
    <w:rsid w:val="003A3D62"/>
    <w:rsid w:val="003A7A3D"/>
    <w:rsid w:val="003A7AD8"/>
    <w:rsid w:val="003B0788"/>
    <w:rsid w:val="003B4D2F"/>
    <w:rsid w:val="003B5A7E"/>
    <w:rsid w:val="003B7244"/>
    <w:rsid w:val="003C02A0"/>
    <w:rsid w:val="003C355E"/>
    <w:rsid w:val="003C785F"/>
    <w:rsid w:val="003D0813"/>
    <w:rsid w:val="003D4174"/>
    <w:rsid w:val="003D4826"/>
    <w:rsid w:val="003D7AFD"/>
    <w:rsid w:val="003E5021"/>
    <w:rsid w:val="003F215D"/>
    <w:rsid w:val="003F2DC1"/>
    <w:rsid w:val="003F2F84"/>
    <w:rsid w:val="003F5558"/>
    <w:rsid w:val="003F741A"/>
    <w:rsid w:val="003F7C28"/>
    <w:rsid w:val="003F7D9C"/>
    <w:rsid w:val="004026B2"/>
    <w:rsid w:val="00403270"/>
    <w:rsid w:val="00405F9D"/>
    <w:rsid w:val="00406DBE"/>
    <w:rsid w:val="00407A50"/>
    <w:rsid w:val="00407FE6"/>
    <w:rsid w:val="004112F8"/>
    <w:rsid w:val="004125AE"/>
    <w:rsid w:val="004139E7"/>
    <w:rsid w:val="00413BCE"/>
    <w:rsid w:val="00415FD4"/>
    <w:rsid w:val="0041654E"/>
    <w:rsid w:val="00416964"/>
    <w:rsid w:val="00417DA6"/>
    <w:rsid w:val="00420F6C"/>
    <w:rsid w:val="00422311"/>
    <w:rsid w:val="00422518"/>
    <w:rsid w:val="00424497"/>
    <w:rsid w:val="0042674E"/>
    <w:rsid w:val="0042741F"/>
    <w:rsid w:val="00432B73"/>
    <w:rsid w:val="00434A39"/>
    <w:rsid w:val="0044253E"/>
    <w:rsid w:val="00443F51"/>
    <w:rsid w:val="00444287"/>
    <w:rsid w:val="00444CC8"/>
    <w:rsid w:val="0045069D"/>
    <w:rsid w:val="00450DB4"/>
    <w:rsid w:val="00452AA7"/>
    <w:rsid w:val="00452E89"/>
    <w:rsid w:val="00460B1D"/>
    <w:rsid w:val="0046246D"/>
    <w:rsid w:val="004626E1"/>
    <w:rsid w:val="00465559"/>
    <w:rsid w:val="00467431"/>
    <w:rsid w:val="00467C3E"/>
    <w:rsid w:val="0047091F"/>
    <w:rsid w:val="00470989"/>
    <w:rsid w:val="004711E7"/>
    <w:rsid w:val="00474A31"/>
    <w:rsid w:val="00475E1B"/>
    <w:rsid w:val="0047682A"/>
    <w:rsid w:val="00477425"/>
    <w:rsid w:val="0048321E"/>
    <w:rsid w:val="004904D5"/>
    <w:rsid w:val="0049213E"/>
    <w:rsid w:val="0049281A"/>
    <w:rsid w:val="0049319B"/>
    <w:rsid w:val="00493CAF"/>
    <w:rsid w:val="00495DA0"/>
    <w:rsid w:val="004A2611"/>
    <w:rsid w:val="004A64AC"/>
    <w:rsid w:val="004A78F5"/>
    <w:rsid w:val="004B2DC4"/>
    <w:rsid w:val="004B2F38"/>
    <w:rsid w:val="004B328C"/>
    <w:rsid w:val="004B3F3C"/>
    <w:rsid w:val="004B47CA"/>
    <w:rsid w:val="004B4A90"/>
    <w:rsid w:val="004B4EBC"/>
    <w:rsid w:val="004B70D1"/>
    <w:rsid w:val="004B7901"/>
    <w:rsid w:val="004C5804"/>
    <w:rsid w:val="004C6EF7"/>
    <w:rsid w:val="004C79B1"/>
    <w:rsid w:val="004D1F04"/>
    <w:rsid w:val="004D2EEF"/>
    <w:rsid w:val="004D32D9"/>
    <w:rsid w:val="004D3A64"/>
    <w:rsid w:val="004D3CCE"/>
    <w:rsid w:val="004D4479"/>
    <w:rsid w:val="004D5360"/>
    <w:rsid w:val="004D7E89"/>
    <w:rsid w:val="004E2201"/>
    <w:rsid w:val="004E3706"/>
    <w:rsid w:val="004E3C9A"/>
    <w:rsid w:val="004E4544"/>
    <w:rsid w:val="004E5727"/>
    <w:rsid w:val="004E5E5B"/>
    <w:rsid w:val="004F0174"/>
    <w:rsid w:val="004F6351"/>
    <w:rsid w:val="004F799A"/>
    <w:rsid w:val="005020C4"/>
    <w:rsid w:val="0050254E"/>
    <w:rsid w:val="005039F4"/>
    <w:rsid w:val="005100A4"/>
    <w:rsid w:val="00510E97"/>
    <w:rsid w:val="005116DB"/>
    <w:rsid w:val="00511D79"/>
    <w:rsid w:val="00513239"/>
    <w:rsid w:val="00516F96"/>
    <w:rsid w:val="00521EE3"/>
    <w:rsid w:val="00522421"/>
    <w:rsid w:val="005233A8"/>
    <w:rsid w:val="005248A7"/>
    <w:rsid w:val="00524CAA"/>
    <w:rsid w:val="00535009"/>
    <w:rsid w:val="00540FA6"/>
    <w:rsid w:val="0054175E"/>
    <w:rsid w:val="00541ABC"/>
    <w:rsid w:val="00547D1E"/>
    <w:rsid w:val="00552876"/>
    <w:rsid w:val="00553422"/>
    <w:rsid w:val="00554A0A"/>
    <w:rsid w:val="00556052"/>
    <w:rsid w:val="00556A43"/>
    <w:rsid w:val="00556A88"/>
    <w:rsid w:val="00557639"/>
    <w:rsid w:val="00562CF9"/>
    <w:rsid w:val="005630F3"/>
    <w:rsid w:val="00563582"/>
    <w:rsid w:val="00563D5E"/>
    <w:rsid w:val="0056478A"/>
    <w:rsid w:val="00564796"/>
    <w:rsid w:val="0056706C"/>
    <w:rsid w:val="005677DB"/>
    <w:rsid w:val="005678E3"/>
    <w:rsid w:val="005705B7"/>
    <w:rsid w:val="005724D8"/>
    <w:rsid w:val="0057379E"/>
    <w:rsid w:val="00576297"/>
    <w:rsid w:val="00576EE9"/>
    <w:rsid w:val="00577ED2"/>
    <w:rsid w:val="00581292"/>
    <w:rsid w:val="00583DB3"/>
    <w:rsid w:val="005921F2"/>
    <w:rsid w:val="00593F2F"/>
    <w:rsid w:val="005948C7"/>
    <w:rsid w:val="00596D52"/>
    <w:rsid w:val="005A03DB"/>
    <w:rsid w:val="005A19C0"/>
    <w:rsid w:val="005B0B25"/>
    <w:rsid w:val="005B0DB1"/>
    <w:rsid w:val="005B1B49"/>
    <w:rsid w:val="005B4A1F"/>
    <w:rsid w:val="005B66D2"/>
    <w:rsid w:val="005B761E"/>
    <w:rsid w:val="005B7F69"/>
    <w:rsid w:val="005C3BC8"/>
    <w:rsid w:val="005C4EF9"/>
    <w:rsid w:val="005C62D9"/>
    <w:rsid w:val="005C780C"/>
    <w:rsid w:val="005C7C52"/>
    <w:rsid w:val="005D4A29"/>
    <w:rsid w:val="005D4CF5"/>
    <w:rsid w:val="005D7326"/>
    <w:rsid w:val="005E146D"/>
    <w:rsid w:val="005E42AB"/>
    <w:rsid w:val="005E4D68"/>
    <w:rsid w:val="005E5628"/>
    <w:rsid w:val="005E73AC"/>
    <w:rsid w:val="005F2D43"/>
    <w:rsid w:val="005F300A"/>
    <w:rsid w:val="005F305A"/>
    <w:rsid w:val="005F4FD0"/>
    <w:rsid w:val="006011EE"/>
    <w:rsid w:val="00601A60"/>
    <w:rsid w:val="00601EBA"/>
    <w:rsid w:val="0060458C"/>
    <w:rsid w:val="00607CC7"/>
    <w:rsid w:val="0061524F"/>
    <w:rsid w:val="0061623B"/>
    <w:rsid w:val="00616EB8"/>
    <w:rsid w:val="00617415"/>
    <w:rsid w:val="0062047D"/>
    <w:rsid w:val="00621632"/>
    <w:rsid w:val="00621FC7"/>
    <w:rsid w:val="00622666"/>
    <w:rsid w:val="0062279C"/>
    <w:rsid w:val="0062432A"/>
    <w:rsid w:val="0062682B"/>
    <w:rsid w:val="00626BD8"/>
    <w:rsid w:val="00627350"/>
    <w:rsid w:val="00627D12"/>
    <w:rsid w:val="006312AF"/>
    <w:rsid w:val="006314EA"/>
    <w:rsid w:val="00633CB1"/>
    <w:rsid w:val="00635E82"/>
    <w:rsid w:val="0063650B"/>
    <w:rsid w:val="00636851"/>
    <w:rsid w:val="00636CFD"/>
    <w:rsid w:val="006377E9"/>
    <w:rsid w:val="0063786D"/>
    <w:rsid w:val="00637C99"/>
    <w:rsid w:val="00647099"/>
    <w:rsid w:val="00647956"/>
    <w:rsid w:val="00650BD8"/>
    <w:rsid w:val="006564A4"/>
    <w:rsid w:val="00657144"/>
    <w:rsid w:val="00657336"/>
    <w:rsid w:val="0066028E"/>
    <w:rsid w:val="006638E8"/>
    <w:rsid w:val="006643CB"/>
    <w:rsid w:val="00665E37"/>
    <w:rsid w:val="0067335A"/>
    <w:rsid w:val="0067483B"/>
    <w:rsid w:val="006837D3"/>
    <w:rsid w:val="006846D2"/>
    <w:rsid w:val="006857BA"/>
    <w:rsid w:val="00686F5B"/>
    <w:rsid w:val="0069036F"/>
    <w:rsid w:val="00690677"/>
    <w:rsid w:val="00691633"/>
    <w:rsid w:val="0069524C"/>
    <w:rsid w:val="00695D8F"/>
    <w:rsid w:val="0069631A"/>
    <w:rsid w:val="00696CCE"/>
    <w:rsid w:val="00696D03"/>
    <w:rsid w:val="006A3907"/>
    <w:rsid w:val="006A3C79"/>
    <w:rsid w:val="006B1063"/>
    <w:rsid w:val="006B258C"/>
    <w:rsid w:val="006B45C5"/>
    <w:rsid w:val="006B4894"/>
    <w:rsid w:val="006B69B8"/>
    <w:rsid w:val="006B74F6"/>
    <w:rsid w:val="006D0480"/>
    <w:rsid w:val="006D373E"/>
    <w:rsid w:val="006D6B1E"/>
    <w:rsid w:val="006D6B4D"/>
    <w:rsid w:val="006D795D"/>
    <w:rsid w:val="006E22B8"/>
    <w:rsid w:val="006E2D15"/>
    <w:rsid w:val="006E31A2"/>
    <w:rsid w:val="006E3738"/>
    <w:rsid w:val="006E64C6"/>
    <w:rsid w:val="006E7D58"/>
    <w:rsid w:val="006F2D86"/>
    <w:rsid w:val="006F4CB7"/>
    <w:rsid w:val="006F62EA"/>
    <w:rsid w:val="00701143"/>
    <w:rsid w:val="00702859"/>
    <w:rsid w:val="007073E0"/>
    <w:rsid w:val="00711A78"/>
    <w:rsid w:val="00712EC8"/>
    <w:rsid w:val="00713D0D"/>
    <w:rsid w:val="00713FBE"/>
    <w:rsid w:val="0071532C"/>
    <w:rsid w:val="00717174"/>
    <w:rsid w:val="00720A59"/>
    <w:rsid w:val="00721038"/>
    <w:rsid w:val="007224B9"/>
    <w:rsid w:val="00724342"/>
    <w:rsid w:val="0072613B"/>
    <w:rsid w:val="007275DF"/>
    <w:rsid w:val="00727CFB"/>
    <w:rsid w:val="007307BF"/>
    <w:rsid w:val="0073154A"/>
    <w:rsid w:val="007344B6"/>
    <w:rsid w:val="007356C8"/>
    <w:rsid w:val="0073621D"/>
    <w:rsid w:val="00740832"/>
    <w:rsid w:val="00741D69"/>
    <w:rsid w:val="00742E40"/>
    <w:rsid w:val="00743A8A"/>
    <w:rsid w:val="00743D5D"/>
    <w:rsid w:val="0074400F"/>
    <w:rsid w:val="0074511E"/>
    <w:rsid w:val="00746291"/>
    <w:rsid w:val="00746E4B"/>
    <w:rsid w:val="00753F18"/>
    <w:rsid w:val="00755D22"/>
    <w:rsid w:val="00756685"/>
    <w:rsid w:val="00762AD2"/>
    <w:rsid w:val="00764E2B"/>
    <w:rsid w:val="00766F78"/>
    <w:rsid w:val="007672E0"/>
    <w:rsid w:val="00772406"/>
    <w:rsid w:val="00772E06"/>
    <w:rsid w:val="00775481"/>
    <w:rsid w:val="00783B7F"/>
    <w:rsid w:val="007859A9"/>
    <w:rsid w:val="007878C8"/>
    <w:rsid w:val="00793814"/>
    <w:rsid w:val="00794527"/>
    <w:rsid w:val="007948DF"/>
    <w:rsid w:val="00795343"/>
    <w:rsid w:val="00795CF0"/>
    <w:rsid w:val="00796239"/>
    <w:rsid w:val="007A06F5"/>
    <w:rsid w:val="007A0FFE"/>
    <w:rsid w:val="007A4750"/>
    <w:rsid w:val="007A52D0"/>
    <w:rsid w:val="007A53E7"/>
    <w:rsid w:val="007A6E0D"/>
    <w:rsid w:val="007A73C4"/>
    <w:rsid w:val="007B0BA9"/>
    <w:rsid w:val="007B1C21"/>
    <w:rsid w:val="007B1D03"/>
    <w:rsid w:val="007B4C4B"/>
    <w:rsid w:val="007C1DBC"/>
    <w:rsid w:val="007C33E6"/>
    <w:rsid w:val="007C5F2A"/>
    <w:rsid w:val="007C692E"/>
    <w:rsid w:val="007D0B44"/>
    <w:rsid w:val="007D0F3F"/>
    <w:rsid w:val="007D4DC8"/>
    <w:rsid w:val="007D5368"/>
    <w:rsid w:val="007D5A10"/>
    <w:rsid w:val="007E0D56"/>
    <w:rsid w:val="007E4B43"/>
    <w:rsid w:val="007E55F2"/>
    <w:rsid w:val="007E5DFC"/>
    <w:rsid w:val="007F0DF6"/>
    <w:rsid w:val="007F1758"/>
    <w:rsid w:val="007F197A"/>
    <w:rsid w:val="007F23AF"/>
    <w:rsid w:val="007F406B"/>
    <w:rsid w:val="007F43BE"/>
    <w:rsid w:val="007F64C1"/>
    <w:rsid w:val="008005F3"/>
    <w:rsid w:val="00800E34"/>
    <w:rsid w:val="00803F7A"/>
    <w:rsid w:val="00804C93"/>
    <w:rsid w:val="008050BE"/>
    <w:rsid w:val="008063B8"/>
    <w:rsid w:val="00814DF8"/>
    <w:rsid w:val="008209F4"/>
    <w:rsid w:val="00820E7A"/>
    <w:rsid w:val="00821EF3"/>
    <w:rsid w:val="0082206F"/>
    <w:rsid w:val="0082229C"/>
    <w:rsid w:val="00834BAC"/>
    <w:rsid w:val="00841E73"/>
    <w:rsid w:val="008438AC"/>
    <w:rsid w:val="0084443C"/>
    <w:rsid w:val="00844C31"/>
    <w:rsid w:val="00846B5B"/>
    <w:rsid w:val="00847736"/>
    <w:rsid w:val="00847F0B"/>
    <w:rsid w:val="00851119"/>
    <w:rsid w:val="0085276C"/>
    <w:rsid w:val="00852EA7"/>
    <w:rsid w:val="00852FC1"/>
    <w:rsid w:val="00853203"/>
    <w:rsid w:val="008544CD"/>
    <w:rsid w:val="00856555"/>
    <w:rsid w:val="0085724D"/>
    <w:rsid w:val="00857874"/>
    <w:rsid w:val="00861183"/>
    <w:rsid w:val="00861580"/>
    <w:rsid w:val="00861E25"/>
    <w:rsid w:val="00865B57"/>
    <w:rsid w:val="008661DD"/>
    <w:rsid w:val="00867B31"/>
    <w:rsid w:val="0087164E"/>
    <w:rsid w:val="00873FCF"/>
    <w:rsid w:val="00874242"/>
    <w:rsid w:val="00875EC6"/>
    <w:rsid w:val="0088302D"/>
    <w:rsid w:val="00886399"/>
    <w:rsid w:val="008869AF"/>
    <w:rsid w:val="00887910"/>
    <w:rsid w:val="008911F1"/>
    <w:rsid w:val="00892457"/>
    <w:rsid w:val="008947D9"/>
    <w:rsid w:val="008963D4"/>
    <w:rsid w:val="00897446"/>
    <w:rsid w:val="008A1C25"/>
    <w:rsid w:val="008A5090"/>
    <w:rsid w:val="008A55C2"/>
    <w:rsid w:val="008B19C5"/>
    <w:rsid w:val="008B1FD7"/>
    <w:rsid w:val="008B4CBA"/>
    <w:rsid w:val="008B60B4"/>
    <w:rsid w:val="008C263E"/>
    <w:rsid w:val="008D3CE4"/>
    <w:rsid w:val="008D59BA"/>
    <w:rsid w:val="008D5D2A"/>
    <w:rsid w:val="008D7E9E"/>
    <w:rsid w:val="008E01E7"/>
    <w:rsid w:val="008E1DC5"/>
    <w:rsid w:val="008E2A6B"/>
    <w:rsid w:val="008E49EC"/>
    <w:rsid w:val="008E5519"/>
    <w:rsid w:val="008F14A1"/>
    <w:rsid w:val="008F4E0A"/>
    <w:rsid w:val="00902D7A"/>
    <w:rsid w:val="00903225"/>
    <w:rsid w:val="009037EE"/>
    <w:rsid w:val="009042C7"/>
    <w:rsid w:val="00911441"/>
    <w:rsid w:val="00914A37"/>
    <w:rsid w:val="00914EE8"/>
    <w:rsid w:val="0091760A"/>
    <w:rsid w:val="009213E9"/>
    <w:rsid w:val="009223D7"/>
    <w:rsid w:val="00925D0A"/>
    <w:rsid w:val="00927A9F"/>
    <w:rsid w:val="009332DB"/>
    <w:rsid w:val="009376ED"/>
    <w:rsid w:val="00937E83"/>
    <w:rsid w:val="00942973"/>
    <w:rsid w:val="00944226"/>
    <w:rsid w:val="009467E4"/>
    <w:rsid w:val="00950AD3"/>
    <w:rsid w:val="0095140E"/>
    <w:rsid w:val="009575CA"/>
    <w:rsid w:val="00967B0C"/>
    <w:rsid w:val="00971A0B"/>
    <w:rsid w:val="009761E6"/>
    <w:rsid w:val="00976A89"/>
    <w:rsid w:val="0097733D"/>
    <w:rsid w:val="00977B77"/>
    <w:rsid w:val="00982A9B"/>
    <w:rsid w:val="00982F53"/>
    <w:rsid w:val="00984D78"/>
    <w:rsid w:val="00985ED3"/>
    <w:rsid w:val="00987430"/>
    <w:rsid w:val="0098750B"/>
    <w:rsid w:val="00991917"/>
    <w:rsid w:val="009A0E92"/>
    <w:rsid w:val="009A3D0F"/>
    <w:rsid w:val="009A55D7"/>
    <w:rsid w:val="009A7062"/>
    <w:rsid w:val="009B2994"/>
    <w:rsid w:val="009B3307"/>
    <w:rsid w:val="009B534A"/>
    <w:rsid w:val="009B62F1"/>
    <w:rsid w:val="009C13CB"/>
    <w:rsid w:val="009C459D"/>
    <w:rsid w:val="009C6981"/>
    <w:rsid w:val="009C6F37"/>
    <w:rsid w:val="009D3F83"/>
    <w:rsid w:val="009D5DE1"/>
    <w:rsid w:val="009E165C"/>
    <w:rsid w:val="009E27B1"/>
    <w:rsid w:val="009E2B13"/>
    <w:rsid w:val="009E3915"/>
    <w:rsid w:val="009E3FCB"/>
    <w:rsid w:val="009E5C7A"/>
    <w:rsid w:val="009E754D"/>
    <w:rsid w:val="009F2A1E"/>
    <w:rsid w:val="009F4BDC"/>
    <w:rsid w:val="009F5B3A"/>
    <w:rsid w:val="00A00054"/>
    <w:rsid w:val="00A0074D"/>
    <w:rsid w:val="00A00A2C"/>
    <w:rsid w:val="00A03D38"/>
    <w:rsid w:val="00A04950"/>
    <w:rsid w:val="00A0579B"/>
    <w:rsid w:val="00A10D79"/>
    <w:rsid w:val="00A1425D"/>
    <w:rsid w:val="00A164D7"/>
    <w:rsid w:val="00A210BD"/>
    <w:rsid w:val="00A215A8"/>
    <w:rsid w:val="00A22790"/>
    <w:rsid w:val="00A23A43"/>
    <w:rsid w:val="00A27F80"/>
    <w:rsid w:val="00A30F7F"/>
    <w:rsid w:val="00A3526E"/>
    <w:rsid w:val="00A36308"/>
    <w:rsid w:val="00A3646D"/>
    <w:rsid w:val="00A40691"/>
    <w:rsid w:val="00A40B70"/>
    <w:rsid w:val="00A421B0"/>
    <w:rsid w:val="00A43E97"/>
    <w:rsid w:val="00A50B73"/>
    <w:rsid w:val="00A51067"/>
    <w:rsid w:val="00A52310"/>
    <w:rsid w:val="00A52C08"/>
    <w:rsid w:val="00A52F1D"/>
    <w:rsid w:val="00A539B1"/>
    <w:rsid w:val="00A542E5"/>
    <w:rsid w:val="00A60A3C"/>
    <w:rsid w:val="00A62AA1"/>
    <w:rsid w:val="00A645A6"/>
    <w:rsid w:val="00A645B1"/>
    <w:rsid w:val="00A674E8"/>
    <w:rsid w:val="00A678D5"/>
    <w:rsid w:val="00A72F0F"/>
    <w:rsid w:val="00A750BC"/>
    <w:rsid w:val="00A7766C"/>
    <w:rsid w:val="00A77B2B"/>
    <w:rsid w:val="00A80B6E"/>
    <w:rsid w:val="00A8326B"/>
    <w:rsid w:val="00A83615"/>
    <w:rsid w:val="00A83A64"/>
    <w:rsid w:val="00A8472E"/>
    <w:rsid w:val="00A85339"/>
    <w:rsid w:val="00A95AB1"/>
    <w:rsid w:val="00A962E6"/>
    <w:rsid w:val="00A973AB"/>
    <w:rsid w:val="00AA1999"/>
    <w:rsid w:val="00AA323D"/>
    <w:rsid w:val="00AA44AF"/>
    <w:rsid w:val="00AA5C05"/>
    <w:rsid w:val="00AA5D48"/>
    <w:rsid w:val="00AA6737"/>
    <w:rsid w:val="00AA6D26"/>
    <w:rsid w:val="00AA6E92"/>
    <w:rsid w:val="00AB2405"/>
    <w:rsid w:val="00AC1869"/>
    <w:rsid w:val="00AC3323"/>
    <w:rsid w:val="00AC5EDF"/>
    <w:rsid w:val="00AD0ED0"/>
    <w:rsid w:val="00AD233D"/>
    <w:rsid w:val="00AD32E7"/>
    <w:rsid w:val="00AD3307"/>
    <w:rsid w:val="00AD47D8"/>
    <w:rsid w:val="00AD55F2"/>
    <w:rsid w:val="00AD73D4"/>
    <w:rsid w:val="00AE00C0"/>
    <w:rsid w:val="00AE0DC1"/>
    <w:rsid w:val="00AE1234"/>
    <w:rsid w:val="00AE262E"/>
    <w:rsid w:val="00AE4696"/>
    <w:rsid w:val="00AE48A4"/>
    <w:rsid w:val="00AE61CE"/>
    <w:rsid w:val="00AE7CDC"/>
    <w:rsid w:val="00AF3F08"/>
    <w:rsid w:val="00AF4B67"/>
    <w:rsid w:val="00AF4EC3"/>
    <w:rsid w:val="00B0125B"/>
    <w:rsid w:val="00B04058"/>
    <w:rsid w:val="00B04B51"/>
    <w:rsid w:val="00B04E28"/>
    <w:rsid w:val="00B04FBF"/>
    <w:rsid w:val="00B1194A"/>
    <w:rsid w:val="00B13BF9"/>
    <w:rsid w:val="00B207B3"/>
    <w:rsid w:val="00B215F2"/>
    <w:rsid w:val="00B22100"/>
    <w:rsid w:val="00B243BC"/>
    <w:rsid w:val="00B30D9F"/>
    <w:rsid w:val="00B32FB3"/>
    <w:rsid w:val="00B33D47"/>
    <w:rsid w:val="00B4069A"/>
    <w:rsid w:val="00B42B71"/>
    <w:rsid w:val="00B43E18"/>
    <w:rsid w:val="00B52063"/>
    <w:rsid w:val="00B55F82"/>
    <w:rsid w:val="00B60796"/>
    <w:rsid w:val="00B6093A"/>
    <w:rsid w:val="00B63886"/>
    <w:rsid w:val="00B6390B"/>
    <w:rsid w:val="00B70FAE"/>
    <w:rsid w:val="00B72A44"/>
    <w:rsid w:val="00B749B8"/>
    <w:rsid w:val="00B74F78"/>
    <w:rsid w:val="00B814D0"/>
    <w:rsid w:val="00B82062"/>
    <w:rsid w:val="00B826D5"/>
    <w:rsid w:val="00B82A42"/>
    <w:rsid w:val="00B846EC"/>
    <w:rsid w:val="00B85BFE"/>
    <w:rsid w:val="00B93EDE"/>
    <w:rsid w:val="00B96837"/>
    <w:rsid w:val="00BA07FD"/>
    <w:rsid w:val="00BA26DD"/>
    <w:rsid w:val="00BA2DEF"/>
    <w:rsid w:val="00BA4684"/>
    <w:rsid w:val="00BA5266"/>
    <w:rsid w:val="00BA579A"/>
    <w:rsid w:val="00BB0AED"/>
    <w:rsid w:val="00BB2B0E"/>
    <w:rsid w:val="00BB51DD"/>
    <w:rsid w:val="00BB6BD2"/>
    <w:rsid w:val="00BC3E5E"/>
    <w:rsid w:val="00BC76B9"/>
    <w:rsid w:val="00BD4401"/>
    <w:rsid w:val="00BD5AD5"/>
    <w:rsid w:val="00BD5F01"/>
    <w:rsid w:val="00BD6910"/>
    <w:rsid w:val="00BD709B"/>
    <w:rsid w:val="00BE208F"/>
    <w:rsid w:val="00BE443B"/>
    <w:rsid w:val="00BF3FB1"/>
    <w:rsid w:val="00BF6E77"/>
    <w:rsid w:val="00C0035D"/>
    <w:rsid w:val="00C02E4E"/>
    <w:rsid w:val="00C041D0"/>
    <w:rsid w:val="00C06943"/>
    <w:rsid w:val="00C0698B"/>
    <w:rsid w:val="00C136A4"/>
    <w:rsid w:val="00C14D12"/>
    <w:rsid w:val="00C14D94"/>
    <w:rsid w:val="00C15A2D"/>
    <w:rsid w:val="00C15FEA"/>
    <w:rsid w:val="00C1739C"/>
    <w:rsid w:val="00C173B1"/>
    <w:rsid w:val="00C215A9"/>
    <w:rsid w:val="00C23BD9"/>
    <w:rsid w:val="00C25887"/>
    <w:rsid w:val="00C25BAE"/>
    <w:rsid w:val="00C2740D"/>
    <w:rsid w:val="00C27920"/>
    <w:rsid w:val="00C31513"/>
    <w:rsid w:val="00C3368C"/>
    <w:rsid w:val="00C34A2F"/>
    <w:rsid w:val="00C36647"/>
    <w:rsid w:val="00C36661"/>
    <w:rsid w:val="00C37AE3"/>
    <w:rsid w:val="00C40DD9"/>
    <w:rsid w:val="00C416FE"/>
    <w:rsid w:val="00C41A10"/>
    <w:rsid w:val="00C435D7"/>
    <w:rsid w:val="00C4405F"/>
    <w:rsid w:val="00C442F3"/>
    <w:rsid w:val="00C5108F"/>
    <w:rsid w:val="00C542EF"/>
    <w:rsid w:val="00C546B4"/>
    <w:rsid w:val="00C56D4D"/>
    <w:rsid w:val="00C57419"/>
    <w:rsid w:val="00C57BDA"/>
    <w:rsid w:val="00C603A6"/>
    <w:rsid w:val="00C61166"/>
    <w:rsid w:val="00C6140A"/>
    <w:rsid w:val="00C61E32"/>
    <w:rsid w:val="00C64CC3"/>
    <w:rsid w:val="00C6522F"/>
    <w:rsid w:val="00C65800"/>
    <w:rsid w:val="00C66DC1"/>
    <w:rsid w:val="00C70601"/>
    <w:rsid w:val="00C86B51"/>
    <w:rsid w:val="00C86BBF"/>
    <w:rsid w:val="00C87561"/>
    <w:rsid w:val="00C9180C"/>
    <w:rsid w:val="00C91D86"/>
    <w:rsid w:val="00C9213F"/>
    <w:rsid w:val="00C9467D"/>
    <w:rsid w:val="00C969EE"/>
    <w:rsid w:val="00CA14FC"/>
    <w:rsid w:val="00CA2625"/>
    <w:rsid w:val="00CA3BE3"/>
    <w:rsid w:val="00CA3E4A"/>
    <w:rsid w:val="00CC0AC6"/>
    <w:rsid w:val="00CC0D41"/>
    <w:rsid w:val="00CC1986"/>
    <w:rsid w:val="00CC6F6F"/>
    <w:rsid w:val="00CD03E5"/>
    <w:rsid w:val="00CD459F"/>
    <w:rsid w:val="00CD4819"/>
    <w:rsid w:val="00CD56E8"/>
    <w:rsid w:val="00CD6028"/>
    <w:rsid w:val="00CE4826"/>
    <w:rsid w:val="00CF13F7"/>
    <w:rsid w:val="00CF1A7E"/>
    <w:rsid w:val="00CF4AF0"/>
    <w:rsid w:val="00CF5143"/>
    <w:rsid w:val="00CF57D8"/>
    <w:rsid w:val="00CF7D3B"/>
    <w:rsid w:val="00D0094D"/>
    <w:rsid w:val="00D047F8"/>
    <w:rsid w:val="00D07E20"/>
    <w:rsid w:val="00D1263B"/>
    <w:rsid w:val="00D13384"/>
    <w:rsid w:val="00D209F8"/>
    <w:rsid w:val="00D21C70"/>
    <w:rsid w:val="00D234AC"/>
    <w:rsid w:val="00D31229"/>
    <w:rsid w:val="00D33665"/>
    <w:rsid w:val="00D3431D"/>
    <w:rsid w:val="00D34BE2"/>
    <w:rsid w:val="00D3598D"/>
    <w:rsid w:val="00D35BCF"/>
    <w:rsid w:val="00D36293"/>
    <w:rsid w:val="00D422E9"/>
    <w:rsid w:val="00D42F32"/>
    <w:rsid w:val="00D46393"/>
    <w:rsid w:val="00D4656C"/>
    <w:rsid w:val="00D465B6"/>
    <w:rsid w:val="00D51F51"/>
    <w:rsid w:val="00D54EB3"/>
    <w:rsid w:val="00D55373"/>
    <w:rsid w:val="00D56630"/>
    <w:rsid w:val="00D60993"/>
    <w:rsid w:val="00D60CD9"/>
    <w:rsid w:val="00D649F8"/>
    <w:rsid w:val="00D65FA3"/>
    <w:rsid w:val="00D67C36"/>
    <w:rsid w:val="00D70EB3"/>
    <w:rsid w:val="00D75CFF"/>
    <w:rsid w:val="00D800E3"/>
    <w:rsid w:val="00D8565A"/>
    <w:rsid w:val="00D86619"/>
    <w:rsid w:val="00D87D5E"/>
    <w:rsid w:val="00D90030"/>
    <w:rsid w:val="00D91886"/>
    <w:rsid w:val="00D9225B"/>
    <w:rsid w:val="00D94AF9"/>
    <w:rsid w:val="00D9599D"/>
    <w:rsid w:val="00DA07D9"/>
    <w:rsid w:val="00DA09D1"/>
    <w:rsid w:val="00DA67BB"/>
    <w:rsid w:val="00DA798D"/>
    <w:rsid w:val="00DB1FC3"/>
    <w:rsid w:val="00DB283E"/>
    <w:rsid w:val="00DB52E3"/>
    <w:rsid w:val="00DB5CDB"/>
    <w:rsid w:val="00DB60B8"/>
    <w:rsid w:val="00DC067A"/>
    <w:rsid w:val="00DC19A8"/>
    <w:rsid w:val="00DD0711"/>
    <w:rsid w:val="00DD0BE8"/>
    <w:rsid w:val="00DD166C"/>
    <w:rsid w:val="00DD2554"/>
    <w:rsid w:val="00DD5161"/>
    <w:rsid w:val="00DD545C"/>
    <w:rsid w:val="00DD7C6A"/>
    <w:rsid w:val="00DE4094"/>
    <w:rsid w:val="00DE7F43"/>
    <w:rsid w:val="00DF02D6"/>
    <w:rsid w:val="00DF79C4"/>
    <w:rsid w:val="00E00C0A"/>
    <w:rsid w:val="00E01D53"/>
    <w:rsid w:val="00E0368B"/>
    <w:rsid w:val="00E11849"/>
    <w:rsid w:val="00E146DB"/>
    <w:rsid w:val="00E149D0"/>
    <w:rsid w:val="00E15A92"/>
    <w:rsid w:val="00E2181E"/>
    <w:rsid w:val="00E231F9"/>
    <w:rsid w:val="00E2381F"/>
    <w:rsid w:val="00E23B37"/>
    <w:rsid w:val="00E25AD2"/>
    <w:rsid w:val="00E25C65"/>
    <w:rsid w:val="00E26C7D"/>
    <w:rsid w:val="00E32F8B"/>
    <w:rsid w:val="00E34E19"/>
    <w:rsid w:val="00E35FD6"/>
    <w:rsid w:val="00E4106F"/>
    <w:rsid w:val="00E420D0"/>
    <w:rsid w:val="00E442D4"/>
    <w:rsid w:val="00E45106"/>
    <w:rsid w:val="00E45F7C"/>
    <w:rsid w:val="00E4725E"/>
    <w:rsid w:val="00E512BC"/>
    <w:rsid w:val="00E51BA0"/>
    <w:rsid w:val="00E530CE"/>
    <w:rsid w:val="00E54734"/>
    <w:rsid w:val="00E55DD3"/>
    <w:rsid w:val="00E56232"/>
    <w:rsid w:val="00E63196"/>
    <w:rsid w:val="00E63A58"/>
    <w:rsid w:val="00E64B6F"/>
    <w:rsid w:val="00E6615C"/>
    <w:rsid w:val="00E67743"/>
    <w:rsid w:val="00E67A16"/>
    <w:rsid w:val="00E71CEA"/>
    <w:rsid w:val="00E71F1B"/>
    <w:rsid w:val="00E74557"/>
    <w:rsid w:val="00E7469A"/>
    <w:rsid w:val="00E7530F"/>
    <w:rsid w:val="00E77B70"/>
    <w:rsid w:val="00E80C5A"/>
    <w:rsid w:val="00E80D38"/>
    <w:rsid w:val="00E82F80"/>
    <w:rsid w:val="00E8319A"/>
    <w:rsid w:val="00E83B82"/>
    <w:rsid w:val="00E86AA7"/>
    <w:rsid w:val="00E9009D"/>
    <w:rsid w:val="00E9104F"/>
    <w:rsid w:val="00E9572D"/>
    <w:rsid w:val="00E96464"/>
    <w:rsid w:val="00EA087D"/>
    <w:rsid w:val="00EA1D8D"/>
    <w:rsid w:val="00EA2C74"/>
    <w:rsid w:val="00EA431D"/>
    <w:rsid w:val="00EA4554"/>
    <w:rsid w:val="00EA4697"/>
    <w:rsid w:val="00EA73DF"/>
    <w:rsid w:val="00EB0CC2"/>
    <w:rsid w:val="00EB3812"/>
    <w:rsid w:val="00EB5E01"/>
    <w:rsid w:val="00EB7270"/>
    <w:rsid w:val="00EC0790"/>
    <w:rsid w:val="00EC1C6A"/>
    <w:rsid w:val="00EC590F"/>
    <w:rsid w:val="00EC669E"/>
    <w:rsid w:val="00EC7098"/>
    <w:rsid w:val="00ED106A"/>
    <w:rsid w:val="00ED1645"/>
    <w:rsid w:val="00ED4B2E"/>
    <w:rsid w:val="00ED5558"/>
    <w:rsid w:val="00ED5F6C"/>
    <w:rsid w:val="00ED6174"/>
    <w:rsid w:val="00ED77C7"/>
    <w:rsid w:val="00EE08DD"/>
    <w:rsid w:val="00EE221C"/>
    <w:rsid w:val="00EE55B5"/>
    <w:rsid w:val="00EE5687"/>
    <w:rsid w:val="00EF1260"/>
    <w:rsid w:val="00EF272F"/>
    <w:rsid w:val="00EF3A06"/>
    <w:rsid w:val="00EF50AA"/>
    <w:rsid w:val="00EF675A"/>
    <w:rsid w:val="00EF6942"/>
    <w:rsid w:val="00EF769B"/>
    <w:rsid w:val="00EF799A"/>
    <w:rsid w:val="00F00E6D"/>
    <w:rsid w:val="00F06DD6"/>
    <w:rsid w:val="00F0784B"/>
    <w:rsid w:val="00F07DA6"/>
    <w:rsid w:val="00F129E0"/>
    <w:rsid w:val="00F141B3"/>
    <w:rsid w:val="00F15AE7"/>
    <w:rsid w:val="00F16ABB"/>
    <w:rsid w:val="00F17DF2"/>
    <w:rsid w:val="00F2035B"/>
    <w:rsid w:val="00F23786"/>
    <w:rsid w:val="00F27614"/>
    <w:rsid w:val="00F301C4"/>
    <w:rsid w:val="00F30EED"/>
    <w:rsid w:val="00F31DB7"/>
    <w:rsid w:val="00F31E93"/>
    <w:rsid w:val="00F40899"/>
    <w:rsid w:val="00F42AC4"/>
    <w:rsid w:val="00F46BB2"/>
    <w:rsid w:val="00F47467"/>
    <w:rsid w:val="00F47E39"/>
    <w:rsid w:val="00F51F53"/>
    <w:rsid w:val="00F51FC6"/>
    <w:rsid w:val="00F53A06"/>
    <w:rsid w:val="00F53A7C"/>
    <w:rsid w:val="00F56D02"/>
    <w:rsid w:val="00F579F8"/>
    <w:rsid w:val="00F602D7"/>
    <w:rsid w:val="00F614BE"/>
    <w:rsid w:val="00F633CD"/>
    <w:rsid w:val="00F648D4"/>
    <w:rsid w:val="00F64EC8"/>
    <w:rsid w:val="00F65596"/>
    <w:rsid w:val="00F734B1"/>
    <w:rsid w:val="00F758D3"/>
    <w:rsid w:val="00F8030A"/>
    <w:rsid w:val="00F81404"/>
    <w:rsid w:val="00F81636"/>
    <w:rsid w:val="00F830E4"/>
    <w:rsid w:val="00F92A5C"/>
    <w:rsid w:val="00F92E8B"/>
    <w:rsid w:val="00F95C83"/>
    <w:rsid w:val="00F97218"/>
    <w:rsid w:val="00FA0C8C"/>
    <w:rsid w:val="00FA1039"/>
    <w:rsid w:val="00FA2E37"/>
    <w:rsid w:val="00FA578F"/>
    <w:rsid w:val="00FB0E49"/>
    <w:rsid w:val="00FB2DB2"/>
    <w:rsid w:val="00FB57DB"/>
    <w:rsid w:val="00FB5F2F"/>
    <w:rsid w:val="00FB6103"/>
    <w:rsid w:val="00FB66FB"/>
    <w:rsid w:val="00FB6904"/>
    <w:rsid w:val="00FB781C"/>
    <w:rsid w:val="00FB7D60"/>
    <w:rsid w:val="00FC0A44"/>
    <w:rsid w:val="00FC0F04"/>
    <w:rsid w:val="00FC2330"/>
    <w:rsid w:val="00FC390A"/>
    <w:rsid w:val="00FC7935"/>
    <w:rsid w:val="00FD0A0E"/>
    <w:rsid w:val="00FD21AC"/>
    <w:rsid w:val="00FD73BE"/>
    <w:rsid w:val="00FD7B9F"/>
    <w:rsid w:val="00FE3F3C"/>
    <w:rsid w:val="00FE54C9"/>
    <w:rsid w:val="00FE616F"/>
    <w:rsid w:val="00FE7462"/>
    <w:rsid w:val="00FF0A59"/>
    <w:rsid w:val="00FF3D92"/>
    <w:rsid w:val="00FF73C3"/>
    <w:rsid w:val="00FF74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4CD246"/>
  <w15:chartTrackingRefBased/>
  <w15:docId w15:val="{BD874658-4DD9-4063-ACB8-E894CF4AE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724D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Nadpis2">
    <w:name w:val="heading 2"/>
    <w:basedOn w:val="Normln"/>
    <w:next w:val="Normln"/>
    <w:link w:val="Nadpis2Char"/>
    <w:uiPriority w:val="9"/>
    <w:unhideWhenUsed/>
    <w:qFormat/>
    <w:rsid w:val="00FC233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BA5266"/>
    <w:rPr>
      <w:color w:val="0563C1" w:themeColor="hyperlink"/>
      <w:u w:val="single"/>
    </w:rPr>
  </w:style>
  <w:style w:type="paragraph" w:styleId="Odstavecseseznamem">
    <w:name w:val="List Paragraph"/>
    <w:basedOn w:val="Normln"/>
    <w:uiPriority w:val="34"/>
    <w:qFormat/>
    <w:rsid w:val="005724D8"/>
    <w:pPr>
      <w:ind w:left="720"/>
      <w:contextualSpacing/>
    </w:pPr>
  </w:style>
  <w:style w:type="character" w:customStyle="1" w:styleId="Nadpis1Char">
    <w:name w:val="Nadpis 1 Char"/>
    <w:basedOn w:val="Standardnpsmoodstavce"/>
    <w:link w:val="Nadpis1"/>
    <w:uiPriority w:val="9"/>
    <w:rsid w:val="005724D8"/>
    <w:rPr>
      <w:rFonts w:asciiTheme="majorHAnsi" w:eastAsiaTheme="majorEastAsia" w:hAnsiTheme="majorHAnsi" w:cstheme="majorBidi"/>
      <w:color w:val="2E74B5" w:themeColor="accent1" w:themeShade="BF"/>
      <w:sz w:val="32"/>
      <w:szCs w:val="32"/>
    </w:rPr>
  </w:style>
  <w:style w:type="paragraph" w:styleId="Normlnweb">
    <w:name w:val="Normal (Web)"/>
    <w:basedOn w:val="Normln"/>
    <w:uiPriority w:val="99"/>
    <w:unhideWhenUsed/>
    <w:rsid w:val="00B82A42"/>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Odkaznakoment">
    <w:name w:val="annotation reference"/>
    <w:basedOn w:val="Standardnpsmoodstavce"/>
    <w:uiPriority w:val="99"/>
    <w:semiHidden/>
    <w:unhideWhenUsed/>
    <w:rsid w:val="00A83A64"/>
    <w:rPr>
      <w:sz w:val="16"/>
      <w:szCs w:val="16"/>
    </w:rPr>
  </w:style>
  <w:style w:type="paragraph" w:styleId="Textkomente">
    <w:name w:val="annotation text"/>
    <w:basedOn w:val="Normln"/>
    <w:link w:val="TextkomenteChar"/>
    <w:uiPriority w:val="99"/>
    <w:unhideWhenUsed/>
    <w:rsid w:val="00A83A64"/>
    <w:pPr>
      <w:spacing w:line="240" w:lineRule="auto"/>
    </w:pPr>
    <w:rPr>
      <w:sz w:val="20"/>
      <w:szCs w:val="20"/>
    </w:rPr>
  </w:style>
  <w:style w:type="character" w:customStyle="1" w:styleId="TextkomenteChar">
    <w:name w:val="Text komentáře Char"/>
    <w:basedOn w:val="Standardnpsmoodstavce"/>
    <w:link w:val="Textkomente"/>
    <w:uiPriority w:val="99"/>
    <w:rsid w:val="00A83A64"/>
    <w:rPr>
      <w:sz w:val="20"/>
      <w:szCs w:val="20"/>
    </w:rPr>
  </w:style>
  <w:style w:type="paragraph" w:styleId="Pedmtkomente">
    <w:name w:val="annotation subject"/>
    <w:basedOn w:val="Textkomente"/>
    <w:next w:val="Textkomente"/>
    <w:link w:val="PedmtkomenteChar"/>
    <w:uiPriority w:val="99"/>
    <w:semiHidden/>
    <w:unhideWhenUsed/>
    <w:rsid w:val="00A83A64"/>
    <w:rPr>
      <w:b/>
      <w:bCs/>
    </w:rPr>
  </w:style>
  <w:style w:type="character" w:customStyle="1" w:styleId="PedmtkomenteChar">
    <w:name w:val="Předmět komentáře Char"/>
    <w:basedOn w:val="TextkomenteChar"/>
    <w:link w:val="Pedmtkomente"/>
    <w:uiPriority w:val="99"/>
    <w:semiHidden/>
    <w:rsid w:val="00A83A64"/>
    <w:rPr>
      <w:b/>
      <w:bCs/>
      <w:sz w:val="20"/>
      <w:szCs w:val="20"/>
    </w:rPr>
  </w:style>
  <w:style w:type="paragraph" w:styleId="Textbubliny">
    <w:name w:val="Balloon Text"/>
    <w:basedOn w:val="Normln"/>
    <w:link w:val="TextbublinyChar"/>
    <w:uiPriority w:val="99"/>
    <w:semiHidden/>
    <w:unhideWhenUsed/>
    <w:rsid w:val="00A83A64"/>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A83A64"/>
    <w:rPr>
      <w:rFonts w:ascii="Segoe UI" w:hAnsi="Segoe UI" w:cs="Segoe UI"/>
      <w:sz w:val="18"/>
      <w:szCs w:val="18"/>
    </w:rPr>
  </w:style>
  <w:style w:type="paragraph" w:customStyle="1" w:styleId="noindent">
    <w:name w:val="noindent"/>
    <w:basedOn w:val="Normln"/>
    <w:rsid w:val="0063650B"/>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hitsection">
    <w:name w:val="hitsection"/>
    <w:basedOn w:val="Standardnpsmoodstavce"/>
    <w:rsid w:val="0063650B"/>
  </w:style>
  <w:style w:type="character" w:customStyle="1" w:styleId="subhit">
    <w:name w:val="subhit"/>
    <w:basedOn w:val="Standardnpsmoodstavce"/>
    <w:rsid w:val="0063650B"/>
  </w:style>
  <w:style w:type="character" w:customStyle="1" w:styleId="italic">
    <w:name w:val="italic"/>
    <w:basedOn w:val="Standardnpsmoodstavce"/>
    <w:rsid w:val="0063650B"/>
  </w:style>
  <w:style w:type="paragraph" w:styleId="Revize">
    <w:name w:val="Revision"/>
    <w:hidden/>
    <w:uiPriority w:val="99"/>
    <w:semiHidden/>
    <w:rsid w:val="00FC2330"/>
    <w:pPr>
      <w:spacing w:after="0" w:line="240" w:lineRule="auto"/>
    </w:pPr>
  </w:style>
  <w:style w:type="paragraph" w:styleId="Textpoznpodarou">
    <w:name w:val="footnote text"/>
    <w:basedOn w:val="Normln"/>
    <w:link w:val="TextpoznpodarouChar"/>
    <w:uiPriority w:val="99"/>
    <w:semiHidden/>
    <w:unhideWhenUsed/>
    <w:rsid w:val="00FC2330"/>
    <w:pPr>
      <w:spacing w:after="0" w:line="240" w:lineRule="auto"/>
    </w:pPr>
    <w:rPr>
      <w:sz w:val="20"/>
      <w:szCs w:val="20"/>
    </w:rPr>
  </w:style>
  <w:style w:type="character" w:customStyle="1" w:styleId="TextpoznpodarouChar">
    <w:name w:val="Text pozn. pod čarou Char"/>
    <w:basedOn w:val="Standardnpsmoodstavce"/>
    <w:link w:val="Textpoznpodarou"/>
    <w:uiPriority w:val="99"/>
    <w:semiHidden/>
    <w:rsid w:val="00FC2330"/>
    <w:rPr>
      <w:sz w:val="20"/>
      <w:szCs w:val="20"/>
    </w:rPr>
  </w:style>
  <w:style w:type="character" w:styleId="Znakapoznpodarou">
    <w:name w:val="footnote reference"/>
    <w:basedOn w:val="Standardnpsmoodstavce"/>
    <w:uiPriority w:val="99"/>
    <w:semiHidden/>
    <w:unhideWhenUsed/>
    <w:rsid w:val="00FC2330"/>
    <w:rPr>
      <w:vertAlign w:val="superscript"/>
    </w:rPr>
  </w:style>
  <w:style w:type="character" w:customStyle="1" w:styleId="Nadpis2Char">
    <w:name w:val="Nadpis 2 Char"/>
    <w:basedOn w:val="Standardnpsmoodstavce"/>
    <w:link w:val="Nadpis2"/>
    <w:uiPriority w:val="9"/>
    <w:rsid w:val="00FC2330"/>
    <w:rPr>
      <w:rFonts w:asciiTheme="majorHAnsi" w:eastAsiaTheme="majorEastAsia" w:hAnsiTheme="majorHAnsi" w:cstheme="majorBidi"/>
      <w:color w:val="2E74B5" w:themeColor="accent1" w:themeShade="BF"/>
      <w:sz w:val="26"/>
      <w:szCs w:val="26"/>
    </w:rPr>
  </w:style>
  <w:style w:type="character" w:customStyle="1" w:styleId="mw-headline">
    <w:name w:val="mw-headline"/>
    <w:basedOn w:val="Standardnpsmoodstavce"/>
    <w:rsid w:val="00FC2330"/>
  </w:style>
  <w:style w:type="paragraph" w:styleId="Zhlav">
    <w:name w:val="header"/>
    <w:basedOn w:val="Normln"/>
    <w:link w:val="ZhlavChar"/>
    <w:uiPriority w:val="99"/>
    <w:unhideWhenUsed/>
    <w:rsid w:val="005B66D2"/>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5B66D2"/>
  </w:style>
  <w:style w:type="paragraph" w:styleId="Zpat">
    <w:name w:val="footer"/>
    <w:basedOn w:val="Normln"/>
    <w:link w:val="ZpatChar"/>
    <w:uiPriority w:val="99"/>
    <w:unhideWhenUsed/>
    <w:rsid w:val="005B66D2"/>
    <w:pPr>
      <w:tabs>
        <w:tab w:val="center" w:pos="4536"/>
        <w:tab w:val="right" w:pos="9072"/>
      </w:tabs>
      <w:spacing w:after="0" w:line="240" w:lineRule="auto"/>
    </w:pPr>
  </w:style>
  <w:style w:type="character" w:customStyle="1" w:styleId="ZpatChar">
    <w:name w:val="Zápatí Char"/>
    <w:basedOn w:val="Standardnpsmoodstavce"/>
    <w:link w:val="Zpat"/>
    <w:uiPriority w:val="99"/>
    <w:rsid w:val="005B66D2"/>
  </w:style>
  <w:style w:type="character" w:styleId="Zstupntext">
    <w:name w:val="Placeholder Text"/>
    <w:basedOn w:val="Standardnpsmoodstavce"/>
    <w:uiPriority w:val="99"/>
    <w:semiHidden/>
    <w:rsid w:val="00105584"/>
    <w:rPr>
      <w:color w:val="808080"/>
    </w:rPr>
  </w:style>
  <w:style w:type="paragraph" w:customStyle="1" w:styleId="Default">
    <w:name w:val="Default"/>
    <w:rsid w:val="006A3907"/>
    <w:pPr>
      <w:autoSpaceDE w:val="0"/>
      <w:autoSpaceDN w:val="0"/>
      <w:adjustRightInd w:val="0"/>
      <w:spacing w:after="0" w:line="240" w:lineRule="auto"/>
    </w:pPr>
    <w:rPr>
      <w:rFonts w:ascii="Courier New" w:hAnsi="Courier New" w:cs="Courier New"/>
      <w:color w:val="000000"/>
      <w:sz w:val="24"/>
      <w:szCs w:val="24"/>
    </w:rPr>
  </w:style>
  <w:style w:type="paragraph" w:styleId="Nadpisobsahu">
    <w:name w:val="TOC Heading"/>
    <w:basedOn w:val="Nadpis1"/>
    <w:next w:val="Normln"/>
    <w:uiPriority w:val="39"/>
    <w:unhideWhenUsed/>
    <w:qFormat/>
    <w:rsid w:val="009B62F1"/>
    <w:pPr>
      <w:outlineLvl w:val="9"/>
    </w:pPr>
    <w:rPr>
      <w:lang w:val="en-US"/>
    </w:rPr>
  </w:style>
  <w:style w:type="paragraph" w:styleId="Obsah1">
    <w:name w:val="toc 1"/>
    <w:basedOn w:val="Normln"/>
    <w:next w:val="Normln"/>
    <w:autoRedefine/>
    <w:uiPriority w:val="39"/>
    <w:unhideWhenUsed/>
    <w:rsid w:val="009B62F1"/>
    <w:pPr>
      <w:spacing w:after="100"/>
    </w:pPr>
  </w:style>
  <w:style w:type="character" w:styleId="Nevyeenzmnka">
    <w:name w:val="Unresolved Mention"/>
    <w:basedOn w:val="Standardnpsmoodstavce"/>
    <w:uiPriority w:val="99"/>
    <w:semiHidden/>
    <w:unhideWhenUsed/>
    <w:rsid w:val="002C2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170">
      <w:bodyDiv w:val="1"/>
      <w:marLeft w:val="0"/>
      <w:marRight w:val="0"/>
      <w:marTop w:val="0"/>
      <w:marBottom w:val="0"/>
      <w:divBdr>
        <w:top w:val="none" w:sz="0" w:space="0" w:color="auto"/>
        <w:left w:val="none" w:sz="0" w:space="0" w:color="auto"/>
        <w:bottom w:val="none" w:sz="0" w:space="0" w:color="auto"/>
        <w:right w:val="none" w:sz="0" w:space="0" w:color="auto"/>
      </w:divBdr>
    </w:div>
    <w:div w:id="5328104">
      <w:bodyDiv w:val="1"/>
      <w:marLeft w:val="0"/>
      <w:marRight w:val="0"/>
      <w:marTop w:val="0"/>
      <w:marBottom w:val="0"/>
      <w:divBdr>
        <w:top w:val="none" w:sz="0" w:space="0" w:color="auto"/>
        <w:left w:val="none" w:sz="0" w:space="0" w:color="auto"/>
        <w:bottom w:val="none" w:sz="0" w:space="0" w:color="auto"/>
        <w:right w:val="none" w:sz="0" w:space="0" w:color="auto"/>
      </w:divBdr>
    </w:div>
    <w:div w:id="13002895">
      <w:bodyDiv w:val="1"/>
      <w:marLeft w:val="0"/>
      <w:marRight w:val="0"/>
      <w:marTop w:val="0"/>
      <w:marBottom w:val="0"/>
      <w:divBdr>
        <w:top w:val="none" w:sz="0" w:space="0" w:color="auto"/>
        <w:left w:val="none" w:sz="0" w:space="0" w:color="auto"/>
        <w:bottom w:val="none" w:sz="0" w:space="0" w:color="auto"/>
        <w:right w:val="none" w:sz="0" w:space="0" w:color="auto"/>
      </w:divBdr>
    </w:div>
    <w:div w:id="13923805">
      <w:bodyDiv w:val="1"/>
      <w:marLeft w:val="0"/>
      <w:marRight w:val="0"/>
      <w:marTop w:val="0"/>
      <w:marBottom w:val="0"/>
      <w:divBdr>
        <w:top w:val="none" w:sz="0" w:space="0" w:color="auto"/>
        <w:left w:val="none" w:sz="0" w:space="0" w:color="auto"/>
        <w:bottom w:val="none" w:sz="0" w:space="0" w:color="auto"/>
        <w:right w:val="none" w:sz="0" w:space="0" w:color="auto"/>
      </w:divBdr>
    </w:div>
    <w:div w:id="18505191">
      <w:bodyDiv w:val="1"/>
      <w:marLeft w:val="0"/>
      <w:marRight w:val="0"/>
      <w:marTop w:val="0"/>
      <w:marBottom w:val="0"/>
      <w:divBdr>
        <w:top w:val="none" w:sz="0" w:space="0" w:color="auto"/>
        <w:left w:val="none" w:sz="0" w:space="0" w:color="auto"/>
        <w:bottom w:val="none" w:sz="0" w:space="0" w:color="auto"/>
        <w:right w:val="none" w:sz="0" w:space="0" w:color="auto"/>
      </w:divBdr>
    </w:div>
    <w:div w:id="21366159">
      <w:bodyDiv w:val="1"/>
      <w:marLeft w:val="0"/>
      <w:marRight w:val="0"/>
      <w:marTop w:val="0"/>
      <w:marBottom w:val="0"/>
      <w:divBdr>
        <w:top w:val="none" w:sz="0" w:space="0" w:color="auto"/>
        <w:left w:val="none" w:sz="0" w:space="0" w:color="auto"/>
        <w:bottom w:val="none" w:sz="0" w:space="0" w:color="auto"/>
        <w:right w:val="none" w:sz="0" w:space="0" w:color="auto"/>
      </w:divBdr>
    </w:div>
    <w:div w:id="42020358">
      <w:bodyDiv w:val="1"/>
      <w:marLeft w:val="0"/>
      <w:marRight w:val="0"/>
      <w:marTop w:val="0"/>
      <w:marBottom w:val="0"/>
      <w:divBdr>
        <w:top w:val="none" w:sz="0" w:space="0" w:color="auto"/>
        <w:left w:val="none" w:sz="0" w:space="0" w:color="auto"/>
        <w:bottom w:val="none" w:sz="0" w:space="0" w:color="auto"/>
        <w:right w:val="none" w:sz="0" w:space="0" w:color="auto"/>
      </w:divBdr>
    </w:div>
    <w:div w:id="57753623">
      <w:bodyDiv w:val="1"/>
      <w:marLeft w:val="0"/>
      <w:marRight w:val="0"/>
      <w:marTop w:val="0"/>
      <w:marBottom w:val="0"/>
      <w:divBdr>
        <w:top w:val="none" w:sz="0" w:space="0" w:color="auto"/>
        <w:left w:val="none" w:sz="0" w:space="0" w:color="auto"/>
        <w:bottom w:val="none" w:sz="0" w:space="0" w:color="auto"/>
        <w:right w:val="none" w:sz="0" w:space="0" w:color="auto"/>
      </w:divBdr>
    </w:div>
    <w:div w:id="69694649">
      <w:bodyDiv w:val="1"/>
      <w:marLeft w:val="0"/>
      <w:marRight w:val="0"/>
      <w:marTop w:val="0"/>
      <w:marBottom w:val="0"/>
      <w:divBdr>
        <w:top w:val="none" w:sz="0" w:space="0" w:color="auto"/>
        <w:left w:val="none" w:sz="0" w:space="0" w:color="auto"/>
        <w:bottom w:val="none" w:sz="0" w:space="0" w:color="auto"/>
        <w:right w:val="none" w:sz="0" w:space="0" w:color="auto"/>
      </w:divBdr>
    </w:div>
    <w:div w:id="73481898">
      <w:bodyDiv w:val="1"/>
      <w:marLeft w:val="0"/>
      <w:marRight w:val="0"/>
      <w:marTop w:val="0"/>
      <w:marBottom w:val="0"/>
      <w:divBdr>
        <w:top w:val="none" w:sz="0" w:space="0" w:color="auto"/>
        <w:left w:val="none" w:sz="0" w:space="0" w:color="auto"/>
        <w:bottom w:val="none" w:sz="0" w:space="0" w:color="auto"/>
        <w:right w:val="none" w:sz="0" w:space="0" w:color="auto"/>
      </w:divBdr>
    </w:div>
    <w:div w:id="80373192">
      <w:bodyDiv w:val="1"/>
      <w:marLeft w:val="0"/>
      <w:marRight w:val="0"/>
      <w:marTop w:val="0"/>
      <w:marBottom w:val="0"/>
      <w:divBdr>
        <w:top w:val="none" w:sz="0" w:space="0" w:color="auto"/>
        <w:left w:val="none" w:sz="0" w:space="0" w:color="auto"/>
        <w:bottom w:val="none" w:sz="0" w:space="0" w:color="auto"/>
        <w:right w:val="none" w:sz="0" w:space="0" w:color="auto"/>
      </w:divBdr>
    </w:div>
    <w:div w:id="83918635">
      <w:bodyDiv w:val="1"/>
      <w:marLeft w:val="0"/>
      <w:marRight w:val="0"/>
      <w:marTop w:val="0"/>
      <w:marBottom w:val="0"/>
      <w:divBdr>
        <w:top w:val="none" w:sz="0" w:space="0" w:color="auto"/>
        <w:left w:val="none" w:sz="0" w:space="0" w:color="auto"/>
        <w:bottom w:val="none" w:sz="0" w:space="0" w:color="auto"/>
        <w:right w:val="none" w:sz="0" w:space="0" w:color="auto"/>
      </w:divBdr>
    </w:div>
    <w:div w:id="91586505">
      <w:bodyDiv w:val="1"/>
      <w:marLeft w:val="0"/>
      <w:marRight w:val="0"/>
      <w:marTop w:val="0"/>
      <w:marBottom w:val="0"/>
      <w:divBdr>
        <w:top w:val="none" w:sz="0" w:space="0" w:color="auto"/>
        <w:left w:val="none" w:sz="0" w:space="0" w:color="auto"/>
        <w:bottom w:val="none" w:sz="0" w:space="0" w:color="auto"/>
        <w:right w:val="none" w:sz="0" w:space="0" w:color="auto"/>
      </w:divBdr>
    </w:div>
    <w:div w:id="94137951">
      <w:bodyDiv w:val="1"/>
      <w:marLeft w:val="0"/>
      <w:marRight w:val="0"/>
      <w:marTop w:val="0"/>
      <w:marBottom w:val="0"/>
      <w:divBdr>
        <w:top w:val="none" w:sz="0" w:space="0" w:color="auto"/>
        <w:left w:val="none" w:sz="0" w:space="0" w:color="auto"/>
        <w:bottom w:val="none" w:sz="0" w:space="0" w:color="auto"/>
        <w:right w:val="none" w:sz="0" w:space="0" w:color="auto"/>
      </w:divBdr>
    </w:div>
    <w:div w:id="99188254">
      <w:bodyDiv w:val="1"/>
      <w:marLeft w:val="0"/>
      <w:marRight w:val="0"/>
      <w:marTop w:val="0"/>
      <w:marBottom w:val="0"/>
      <w:divBdr>
        <w:top w:val="none" w:sz="0" w:space="0" w:color="auto"/>
        <w:left w:val="none" w:sz="0" w:space="0" w:color="auto"/>
        <w:bottom w:val="none" w:sz="0" w:space="0" w:color="auto"/>
        <w:right w:val="none" w:sz="0" w:space="0" w:color="auto"/>
      </w:divBdr>
    </w:div>
    <w:div w:id="106198223">
      <w:bodyDiv w:val="1"/>
      <w:marLeft w:val="0"/>
      <w:marRight w:val="0"/>
      <w:marTop w:val="0"/>
      <w:marBottom w:val="0"/>
      <w:divBdr>
        <w:top w:val="none" w:sz="0" w:space="0" w:color="auto"/>
        <w:left w:val="none" w:sz="0" w:space="0" w:color="auto"/>
        <w:bottom w:val="none" w:sz="0" w:space="0" w:color="auto"/>
        <w:right w:val="none" w:sz="0" w:space="0" w:color="auto"/>
      </w:divBdr>
    </w:div>
    <w:div w:id="111094687">
      <w:bodyDiv w:val="1"/>
      <w:marLeft w:val="0"/>
      <w:marRight w:val="0"/>
      <w:marTop w:val="0"/>
      <w:marBottom w:val="0"/>
      <w:divBdr>
        <w:top w:val="none" w:sz="0" w:space="0" w:color="auto"/>
        <w:left w:val="none" w:sz="0" w:space="0" w:color="auto"/>
        <w:bottom w:val="none" w:sz="0" w:space="0" w:color="auto"/>
        <w:right w:val="none" w:sz="0" w:space="0" w:color="auto"/>
      </w:divBdr>
    </w:div>
    <w:div w:id="112023088">
      <w:bodyDiv w:val="1"/>
      <w:marLeft w:val="0"/>
      <w:marRight w:val="0"/>
      <w:marTop w:val="0"/>
      <w:marBottom w:val="0"/>
      <w:divBdr>
        <w:top w:val="none" w:sz="0" w:space="0" w:color="auto"/>
        <w:left w:val="none" w:sz="0" w:space="0" w:color="auto"/>
        <w:bottom w:val="none" w:sz="0" w:space="0" w:color="auto"/>
        <w:right w:val="none" w:sz="0" w:space="0" w:color="auto"/>
      </w:divBdr>
    </w:div>
    <w:div w:id="124347773">
      <w:bodyDiv w:val="1"/>
      <w:marLeft w:val="0"/>
      <w:marRight w:val="0"/>
      <w:marTop w:val="0"/>
      <w:marBottom w:val="0"/>
      <w:divBdr>
        <w:top w:val="none" w:sz="0" w:space="0" w:color="auto"/>
        <w:left w:val="none" w:sz="0" w:space="0" w:color="auto"/>
        <w:bottom w:val="none" w:sz="0" w:space="0" w:color="auto"/>
        <w:right w:val="none" w:sz="0" w:space="0" w:color="auto"/>
      </w:divBdr>
    </w:div>
    <w:div w:id="127821217">
      <w:bodyDiv w:val="1"/>
      <w:marLeft w:val="0"/>
      <w:marRight w:val="0"/>
      <w:marTop w:val="0"/>
      <w:marBottom w:val="0"/>
      <w:divBdr>
        <w:top w:val="none" w:sz="0" w:space="0" w:color="auto"/>
        <w:left w:val="none" w:sz="0" w:space="0" w:color="auto"/>
        <w:bottom w:val="none" w:sz="0" w:space="0" w:color="auto"/>
        <w:right w:val="none" w:sz="0" w:space="0" w:color="auto"/>
      </w:divBdr>
    </w:div>
    <w:div w:id="129060695">
      <w:bodyDiv w:val="1"/>
      <w:marLeft w:val="0"/>
      <w:marRight w:val="0"/>
      <w:marTop w:val="0"/>
      <w:marBottom w:val="0"/>
      <w:divBdr>
        <w:top w:val="none" w:sz="0" w:space="0" w:color="auto"/>
        <w:left w:val="none" w:sz="0" w:space="0" w:color="auto"/>
        <w:bottom w:val="none" w:sz="0" w:space="0" w:color="auto"/>
        <w:right w:val="none" w:sz="0" w:space="0" w:color="auto"/>
      </w:divBdr>
    </w:div>
    <w:div w:id="134570601">
      <w:bodyDiv w:val="1"/>
      <w:marLeft w:val="0"/>
      <w:marRight w:val="0"/>
      <w:marTop w:val="0"/>
      <w:marBottom w:val="0"/>
      <w:divBdr>
        <w:top w:val="none" w:sz="0" w:space="0" w:color="auto"/>
        <w:left w:val="none" w:sz="0" w:space="0" w:color="auto"/>
        <w:bottom w:val="none" w:sz="0" w:space="0" w:color="auto"/>
        <w:right w:val="none" w:sz="0" w:space="0" w:color="auto"/>
      </w:divBdr>
    </w:div>
    <w:div w:id="141822149">
      <w:bodyDiv w:val="1"/>
      <w:marLeft w:val="0"/>
      <w:marRight w:val="0"/>
      <w:marTop w:val="0"/>
      <w:marBottom w:val="0"/>
      <w:divBdr>
        <w:top w:val="none" w:sz="0" w:space="0" w:color="auto"/>
        <w:left w:val="none" w:sz="0" w:space="0" w:color="auto"/>
        <w:bottom w:val="none" w:sz="0" w:space="0" w:color="auto"/>
        <w:right w:val="none" w:sz="0" w:space="0" w:color="auto"/>
      </w:divBdr>
    </w:div>
    <w:div w:id="147018255">
      <w:bodyDiv w:val="1"/>
      <w:marLeft w:val="0"/>
      <w:marRight w:val="0"/>
      <w:marTop w:val="0"/>
      <w:marBottom w:val="0"/>
      <w:divBdr>
        <w:top w:val="none" w:sz="0" w:space="0" w:color="auto"/>
        <w:left w:val="none" w:sz="0" w:space="0" w:color="auto"/>
        <w:bottom w:val="none" w:sz="0" w:space="0" w:color="auto"/>
        <w:right w:val="none" w:sz="0" w:space="0" w:color="auto"/>
      </w:divBdr>
    </w:div>
    <w:div w:id="147210528">
      <w:bodyDiv w:val="1"/>
      <w:marLeft w:val="0"/>
      <w:marRight w:val="0"/>
      <w:marTop w:val="0"/>
      <w:marBottom w:val="0"/>
      <w:divBdr>
        <w:top w:val="none" w:sz="0" w:space="0" w:color="auto"/>
        <w:left w:val="none" w:sz="0" w:space="0" w:color="auto"/>
        <w:bottom w:val="none" w:sz="0" w:space="0" w:color="auto"/>
        <w:right w:val="none" w:sz="0" w:space="0" w:color="auto"/>
      </w:divBdr>
    </w:div>
    <w:div w:id="147865015">
      <w:bodyDiv w:val="1"/>
      <w:marLeft w:val="0"/>
      <w:marRight w:val="0"/>
      <w:marTop w:val="0"/>
      <w:marBottom w:val="0"/>
      <w:divBdr>
        <w:top w:val="none" w:sz="0" w:space="0" w:color="auto"/>
        <w:left w:val="none" w:sz="0" w:space="0" w:color="auto"/>
        <w:bottom w:val="none" w:sz="0" w:space="0" w:color="auto"/>
        <w:right w:val="none" w:sz="0" w:space="0" w:color="auto"/>
      </w:divBdr>
    </w:div>
    <w:div w:id="152333912">
      <w:bodyDiv w:val="1"/>
      <w:marLeft w:val="0"/>
      <w:marRight w:val="0"/>
      <w:marTop w:val="0"/>
      <w:marBottom w:val="0"/>
      <w:divBdr>
        <w:top w:val="none" w:sz="0" w:space="0" w:color="auto"/>
        <w:left w:val="none" w:sz="0" w:space="0" w:color="auto"/>
        <w:bottom w:val="none" w:sz="0" w:space="0" w:color="auto"/>
        <w:right w:val="none" w:sz="0" w:space="0" w:color="auto"/>
      </w:divBdr>
    </w:div>
    <w:div w:id="153031517">
      <w:bodyDiv w:val="1"/>
      <w:marLeft w:val="0"/>
      <w:marRight w:val="0"/>
      <w:marTop w:val="0"/>
      <w:marBottom w:val="0"/>
      <w:divBdr>
        <w:top w:val="none" w:sz="0" w:space="0" w:color="auto"/>
        <w:left w:val="none" w:sz="0" w:space="0" w:color="auto"/>
        <w:bottom w:val="none" w:sz="0" w:space="0" w:color="auto"/>
        <w:right w:val="none" w:sz="0" w:space="0" w:color="auto"/>
      </w:divBdr>
    </w:div>
    <w:div w:id="173879425">
      <w:bodyDiv w:val="1"/>
      <w:marLeft w:val="0"/>
      <w:marRight w:val="0"/>
      <w:marTop w:val="0"/>
      <w:marBottom w:val="0"/>
      <w:divBdr>
        <w:top w:val="none" w:sz="0" w:space="0" w:color="auto"/>
        <w:left w:val="none" w:sz="0" w:space="0" w:color="auto"/>
        <w:bottom w:val="none" w:sz="0" w:space="0" w:color="auto"/>
        <w:right w:val="none" w:sz="0" w:space="0" w:color="auto"/>
      </w:divBdr>
    </w:div>
    <w:div w:id="174077019">
      <w:bodyDiv w:val="1"/>
      <w:marLeft w:val="0"/>
      <w:marRight w:val="0"/>
      <w:marTop w:val="0"/>
      <w:marBottom w:val="0"/>
      <w:divBdr>
        <w:top w:val="none" w:sz="0" w:space="0" w:color="auto"/>
        <w:left w:val="none" w:sz="0" w:space="0" w:color="auto"/>
        <w:bottom w:val="none" w:sz="0" w:space="0" w:color="auto"/>
        <w:right w:val="none" w:sz="0" w:space="0" w:color="auto"/>
      </w:divBdr>
    </w:div>
    <w:div w:id="174541840">
      <w:bodyDiv w:val="1"/>
      <w:marLeft w:val="0"/>
      <w:marRight w:val="0"/>
      <w:marTop w:val="0"/>
      <w:marBottom w:val="0"/>
      <w:divBdr>
        <w:top w:val="none" w:sz="0" w:space="0" w:color="auto"/>
        <w:left w:val="none" w:sz="0" w:space="0" w:color="auto"/>
        <w:bottom w:val="none" w:sz="0" w:space="0" w:color="auto"/>
        <w:right w:val="none" w:sz="0" w:space="0" w:color="auto"/>
      </w:divBdr>
    </w:div>
    <w:div w:id="182863423">
      <w:bodyDiv w:val="1"/>
      <w:marLeft w:val="0"/>
      <w:marRight w:val="0"/>
      <w:marTop w:val="0"/>
      <w:marBottom w:val="0"/>
      <w:divBdr>
        <w:top w:val="none" w:sz="0" w:space="0" w:color="auto"/>
        <w:left w:val="none" w:sz="0" w:space="0" w:color="auto"/>
        <w:bottom w:val="none" w:sz="0" w:space="0" w:color="auto"/>
        <w:right w:val="none" w:sz="0" w:space="0" w:color="auto"/>
      </w:divBdr>
    </w:div>
    <w:div w:id="192042870">
      <w:bodyDiv w:val="1"/>
      <w:marLeft w:val="0"/>
      <w:marRight w:val="0"/>
      <w:marTop w:val="0"/>
      <w:marBottom w:val="0"/>
      <w:divBdr>
        <w:top w:val="none" w:sz="0" w:space="0" w:color="auto"/>
        <w:left w:val="none" w:sz="0" w:space="0" w:color="auto"/>
        <w:bottom w:val="none" w:sz="0" w:space="0" w:color="auto"/>
        <w:right w:val="none" w:sz="0" w:space="0" w:color="auto"/>
      </w:divBdr>
    </w:div>
    <w:div w:id="195510635">
      <w:bodyDiv w:val="1"/>
      <w:marLeft w:val="0"/>
      <w:marRight w:val="0"/>
      <w:marTop w:val="0"/>
      <w:marBottom w:val="0"/>
      <w:divBdr>
        <w:top w:val="none" w:sz="0" w:space="0" w:color="auto"/>
        <w:left w:val="none" w:sz="0" w:space="0" w:color="auto"/>
        <w:bottom w:val="none" w:sz="0" w:space="0" w:color="auto"/>
        <w:right w:val="none" w:sz="0" w:space="0" w:color="auto"/>
      </w:divBdr>
    </w:div>
    <w:div w:id="197083178">
      <w:bodyDiv w:val="1"/>
      <w:marLeft w:val="0"/>
      <w:marRight w:val="0"/>
      <w:marTop w:val="0"/>
      <w:marBottom w:val="0"/>
      <w:divBdr>
        <w:top w:val="none" w:sz="0" w:space="0" w:color="auto"/>
        <w:left w:val="none" w:sz="0" w:space="0" w:color="auto"/>
        <w:bottom w:val="none" w:sz="0" w:space="0" w:color="auto"/>
        <w:right w:val="none" w:sz="0" w:space="0" w:color="auto"/>
      </w:divBdr>
    </w:div>
    <w:div w:id="199513666">
      <w:bodyDiv w:val="1"/>
      <w:marLeft w:val="0"/>
      <w:marRight w:val="0"/>
      <w:marTop w:val="0"/>
      <w:marBottom w:val="0"/>
      <w:divBdr>
        <w:top w:val="none" w:sz="0" w:space="0" w:color="auto"/>
        <w:left w:val="none" w:sz="0" w:space="0" w:color="auto"/>
        <w:bottom w:val="none" w:sz="0" w:space="0" w:color="auto"/>
        <w:right w:val="none" w:sz="0" w:space="0" w:color="auto"/>
      </w:divBdr>
    </w:div>
    <w:div w:id="207031678">
      <w:bodyDiv w:val="1"/>
      <w:marLeft w:val="0"/>
      <w:marRight w:val="0"/>
      <w:marTop w:val="0"/>
      <w:marBottom w:val="0"/>
      <w:divBdr>
        <w:top w:val="none" w:sz="0" w:space="0" w:color="auto"/>
        <w:left w:val="none" w:sz="0" w:space="0" w:color="auto"/>
        <w:bottom w:val="none" w:sz="0" w:space="0" w:color="auto"/>
        <w:right w:val="none" w:sz="0" w:space="0" w:color="auto"/>
      </w:divBdr>
    </w:div>
    <w:div w:id="221528198">
      <w:bodyDiv w:val="1"/>
      <w:marLeft w:val="0"/>
      <w:marRight w:val="0"/>
      <w:marTop w:val="0"/>
      <w:marBottom w:val="0"/>
      <w:divBdr>
        <w:top w:val="none" w:sz="0" w:space="0" w:color="auto"/>
        <w:left w:val="none" w:sz="0" w:space="0" w:color="auto"/>
        <w:bottom w:val="none" w:sz="0" w:space="0" w:color="auto"/>
        <w:right w:val="none" w:sz="0" w:space="0" w:color="auto"/>
      </w:divBdr>
    </w:div>
    <w:div w:id="221723283">
      <w:bodyDiv w:val="1"/>
      <w:marLeft w:val="0"/>
      <w:marRight w:val="0"/>
      <w:marTop w:val="0"/>
      <w:marBottom w:val="0"/>
      <w:divBdr>
        <w:top w:val="none" w:sz="0" w:space="0" w:color="auto"/>
        <w:left w:val="none" w:sz="0" w:space="0" w:color="auto"/>
        <w:bottom w:val="none" w:sz="0" w:space="0" w:color="auto"/>
        <w:right w:val="none" w:sz="0" w:space="0" w:color="auto"/>
      </w:divBdr>
    </w:div>
    <w:div w:id="226958870">
      <w:bodyDiv w:val="1"/>
      <w:marLeft w:val="0"/>
      <w:marRight w:val="0"/>
      <w:marTop w:val="0"/>
      <w:marBottom w:val="0"/>
      <w:divBdr>
        <w:top w:val="none" w:sz="0" w:space="0" w:color="auto"/>
        <w:left w:val="none" w:sz="0" w:space="0" w:color="auto"/>
        <w:bottom w:val="none" w:sz="0" w:space="0" w:color="auto"/>
        <w:right w:val="none" w:sz="0" w:space="0" w:color="auto"/>
      </w:divBdr>
    </w:div>
    <w:div w:id="237061828">
      <w:bodyDiv w:val="1"/>
      <w:marLeft w:val="0"/>
      <w:marRight w:val="0"/>
      <w:marTop w:val="0"/>
      <w:marBottom w:val="0"/>
      <w:divBdr>
        <w:top w:val="none" w:sz="0" w:space="0" w:color="auto"/>
        <w:left w:val="none" w:sz="0" w:space="0" w:color="auto"/>
        <w:bottom w:val="none" w:sz="0" w:space="0" w:color="auto"/>
        <w:right w:val="none" w:sz="0" w:space="0" w:color="auto"/>
      </w:divBdr>
    </w:div>
    <w:div w:id="243883654">
      <w:bodyDiv w:val="1"/>
      <w:marLeft w:val="0"/>
      <w:marRight w:val="0"/>
      <w:marTop w:val="0"/>
      <w:marBottom w:val="0"/>
      <w:divBdr>
        <w:top w:val="none" w:sz="0" w:space="0" w:color="auto"/>
        <w:left w:val="none" w:sz="0" w:space="0" w:color="auto"/>
        <w:bottom w:val="none" w:sz="0" w:space="0" w:color="auto"/>
        <w:right w:val="none" w:sz="0" w:space="0" w:color="auto"/>
      </w:divBdr>
    </w:div>
    <w:div w:id="246423139">
      <w:bodyDiv w:val="1"/>
      <w:marLeft w:val="0"/>
      <w:marRight w:val="0"/>
      <w:marTop w:val="0"/>
      <w:marBottom w:val="0"/>
      <w:divBdr>
        <w:top w:val="none" w:sz="0" w:space="0" w:color="auto"/>
        <w:left w:val="none" w:sz="0" w:space="0" w:color="auto"/>
        <w:bottom w:val="none" w:sz="0" w:space="0" w:color="auto"/>
        <w:right w:val="none" w:sz="0" w:space="0" w:color="auto"/>
      </w:divBdr>
    </w:div>
    <w:div w:id="250742840">
      <w:bodyDiv w:val="1"/>
      <w:marLeft w:val="0"/>
      <w:marRight w:val="0"/>
      <w:marTop w:val="0"/>
      <w:marBottom w:val="0"/>
      <w:divBdr>
        <w:top w:val="none" w:sz="0" w:space="0" w:color="auto"/>
        <w:left w:val="none" w:sz="0" w:space="0" w:color="auto"/>
        <w:bottom w:val="none" w:sz="0" w:space="0" w:color="auto"/>
        <w:right w:val="none" w:sz="0" w:space="0" w:color="auto"/>
      </w:divBdr>
    </w:div>
    <w:div w:id="251283618">
      <w:bodyDiv w:val="1"/>
      <w:marLeft w:val="0"/>
      <w:marRight w:val="0"/>
      <w:marTop w:val="0"/>
      <w:marBottom w:val="0"/>
      <w:divBdr>
        <w:top w:val="none" w:sz="0" w:space="0" w:color="auto"/>
        <w:left w:val="none" w:sz="0" w:space="0" w:color="auto"/>
        <w:bottom w:val="none" w:sz="0" w:space="0" w:color="auto"/>
        <w:right w:val="none" w:sz="0" w:space="0" w:color="auto"/>
      </w:divBdr>
    </w:div>
    <w:div w:id="257448544">
      <w:bodyDiv w:val="1"/>
      <w:marLeft w:val="0"/>
      <w:marRight w:val="0"/>
      <w:marTop w:val="0"/>
      <w:marBottom w:val="0"/>
      <w:divBdr>
        <w:top w:val="none" w:sz="0" w:space="0" w:color="auto"/>
        <w:left w:val="none" w:sz="0" w:space="0" w:color="auto"/>
        <w:bottom w:val="none" w:sz="0" w:space="0" w:color="auto"/>
        <w:right w:val="none" w:sz="0" w:space="0" w:color="auto"/>
      </w:divBdr>
    </w:div>
    <w:div w:id="258679006">
      <w:bodyDiv w:val="1"/>
      <w:marLeft w:val="0"/>
      <w:marRight w:val="0"/>
      <w:marTop w:val="0"/>
      <w:marBottom w:val="0"/>
      <w:divBdr>
        <w:top w:val="none" w:sz="0" w:space="0" w:color="auto"/>
        <w:left w:val="none" w:sz="0" w:space="0" w:color="auto"/>
        <w:bottom w:val="none" w:sz="0" w:space="0" w:color="auto"/>
        <w:right w:val="none" w:sz="0" w:space="0" w:color="auto"/>
      </w:divBdr>
    </w:div>
    <w:div w:id="258753403">
      <w:bodyDiv w:val="1"/>
      <w:marLeft w:val="0"/>
      <w:marRight w:val="0"/>
      <w:marTop w:val="0"/>
      <w:marBottom w:val="0"/>
      <w:divBdr>
        <w:top w:val="none" w:sz="0" w:space="0" w:color="auto"/>
        <w:left w:val="none" w:sz="0" w:space="0" w:color="auto"/>
        <w:bottom w:val="none" w:sz="0" w:space="0" w:color="auto"/>
        <w:right w:val="none" w:sz="0" w:space="0" w:color="auto"/>
      </w:divBdr>
    </w:div>
    <w:div w:id="258759368">
      <w:bodyDiv w:val="1"/>
      <w:marLeft w:val="0"/>
      <w:marRight w:val="0"/>
      <w:marTop w:val="0"/>
      <w:marBottom w:val="0"/>
      <w:divBdr>
        <w:top w:val="none" w:sz="0" w:space="0" w:color="auto"/>
        <w:left w:val="none" w:sz="0" w:space="0" w:color="auto"/>
        <w:bottom w:val="none" w:sz="0" w:space="0" w:color="auto"/>
        <w:right w:val="none" w:sz="0" w:space="0" w:color="auto"/>
      </w:divBdr>
    </w:div>
    <w:div w:id="271396656">
      <w:bodyDiv w:val="1"/>
      <w:marLeft w:val="0"/>
      <w:marRight w:val="0"/>
      <w:marTop w:val="0"/>
      <w:marBottom w:val="0"/>
      <w:divBdr>
        <w:top w:val="none" w:sz="0" w:space="0" w:color="auto"/>
        <w:left w:val="none" w:sz="0" w:space="0" w:color="auto"/>
        <w:bottom w:val="none" w:sz="0" w:space="0" w:color="auto"/>
        <w:right w:val="none" w:sz="0" w:space="0" w:color="auto"/>
      </w:divBdr>
    </w:div>
    <w:div w:id="277832661">
      <w:bodyDiv w:val="1"/>
      <w:marLeft w:val="0"/>
      <w:marRight w:val="0"/>
      <w:marTop w:val="0"/>
      <w:marBottom w:val="0"/>
      <w:divBdr>
        <w:top w:val="none" w:sz="0" w:space="0" w:color="auto"/>
        <w:left w:val="none" w:sz="0" w:space="0" w:color="auto"/>
        <w:bottom w:val="none" w:sz="0" w:space="0" w:color="auto"/>
        <w:right w:val="none" w:sz="0" w:space="0" w:color="auto"/>
      </w:divBdr>
    </w:div>
    <w:div w:id="279193576">
      <w:bodyDiv w:val="1"/>
      <w:marLeft w:val="0"/>
      <w:marRight w:val="0"/>
      <w:marTop w:val="0"/>
      <w:marBottom w:val="0"/>
      <w:divBdr>
        <w:top w:val="none" w:sz="0" w:space="0" w:color="auto"/>
        <w:left w:val="none" w:sz="0" w:space="0" w:color="auto"/>
        <w:bottom w:val="none" w:sz="0" w:space="0" w:color="auto"/>
        <w:right w:val="none" w:sz="0" w:space="0" w:color="auto"/>
      </w:divBdr>
    </w:div>
    <w:div w:id="283197481">
      <w:bodyDiv w:val="1"/>
      <w:marLeft w:val="0"/>
      <w:marRight w:val="0"/>
      <w:marTop w:val="0"/>
      <w:marBottom w:val="0"/>
      <w:divBdr>
        <w:top w:val="none" w:sz="0" w:space="0" w:color="auto"/>
        <w:left w:val="none" w:sz="0" w:space="0" w:color="auto"/>
        <w:bottom w:val="none" w:sz="0" w:space="0" w:color="auto"/>
        <w:right w:val="none" w:sz="0" w:space="0" w:color="auto"/>
      </w:divBdr>
    </w:div>
    <w:div w:id="284626995">
      <w:bodyDiv w:val="1"/>
      <w:marLeft w:val="0"/>
      <w:marRight w:val="0"/>
      <w:marTop w:val="0"/>
      <w:marBottom w:val="0"/>
      <w:divBdr>
        <w:top w:val="none" w:sz="0" w:space="0" w:color="auto"/>
        <w:left w:val="none" w:sz="0" w:space="0" w:color="auto"/>
        <w:bottom w:val="none" w:sz="0" w:space="0" w:color="auto"/>
        <w:right w:val="none" w:sz="0" w:space="0" w:color="auto"/>
      </w:divBdr>
    </w:div>
    <w:div w:id="294605884">
      <w:bodyDiv w:val="1"/>
      <w:marLeft w:val="0"/>
      <w:marRight w:val="0"/>
      <w:marTop w:val="0"/>
      <w:marBottom w:val="0"/>
      <w:divBdr>
        <w:top w:val="none" w:sz="0" w:space="0" w:color="auto"/>
        <w:left w:val="none" w:sz="0" w:space="0" w:color="auto"/>
        <w:bottom w:val="none" w:sz="0" w:space="0" w:color="auto"/>
        <w:right w:val="none" w:sz="0" w:space="0" w:color="auto"/>
      </w:divBdr>
    </w:div>
    <w:div w:id="301541812">
      <w:bodyDiv w:val="1"/>
      <w:marLeft w:val="0"/>
      <w:marRight w:val="0"/>
      <w:marTop w:val="0"/>
      <w:marBottom w:val="0"/>
      <w:divBdr>
        <w:top w:val="none" w:sz="0" w:space="0" w:color="auto"/>
        <w:left w:val="none" w:sz="0" w:space="0" w:color="auto"/>
        <w:bottom w:val="none" w:sz="0" w:space="0" w:color="auto"/>
        <w:right w:val="none" w:sz="0" w:space="0" w:color="auto"/>
      </w:divBdr>
    </w:div>
    <w:div w:id="305208490">
      <w:bodyDiv w:val="1"/>
      <w:marLeft w:val="0"/>
      <w:marRight w:val="0"/>
      <w:marTop w:val="0"/>
      <w:marBottom w:val="0"/>
      <w:divBdr>
        <w:top w:val="none" w:sz="0" w:space="0" w:color="auto"/>
        <w:left w:val="none" w:sz="0" w:space="0" w:color="auto"/>
        <w:bottom w:val="none" w:sz="0" w:space="0" w:color="auto"/>
        <w:right w:val="none" w:sz="0" w:space="0" w:color="auto"/>
      </w:divBdr>
    </w:div>
    <w:div w:id="332418140">
      <w:bodyDiv w:val="1"/>
      <w:marLeft w:val="0"/>
      <w:marRight w:val="0"/>
      <w:marTop w:val="0"/>
      <w:marBottom w:val="0"/>
      <w:divBdr>
        <w:top w:val="none" w:sz="0" w:space="0" w:color="auto"/>
        <w:left w:val="none" w:sz="0" w:space="0" w:color="auto"/>
        <w:bottom w:val="none" w:sz="0" w:space="0" w:color="auto"/>
        <w:right w:val="none" w:sz="0" w:space="0" w:color="auto"/>
      </w:divBdr>
    </w:div>
    <w:div w:id="339047762">
      <w:bodyDiv w:val="1"/>
      <w:marLeft w:val="0"/>
      <w:marRight w:val="0"/>
      <w:marTop w:val="0"/>
      <w:marBottom w:val="0"/>
      <w:divBdr>
        <w:top w:val="none" w:sz="0" w:space="0" w:color="auto"/>
        <w:left w:val="none" w:sz="0" w:space="0" w:color="auto"/>
        <w:bottom w:val="none" w:sz="0" w:space="0" w:color="auto"/>
        <w:right w:val="none" w:sz="0" w:space="0" w:color="auto"/>
      </w:divBdr>
    </w:div>
    <w:div w:id="340350415">
      <w:bodyDiv w:val="1"/>
      <w:marLeft w:val="0"/>
      <w:marRight w:val="0"/>
      <w:marTop w:val="0"/>
      <w:marBottom w:val="0"/>
      <w:divBdr>
        <w:top w:val="none" w:sz="0" w:space="0" w:color="auto"/>
        <w:left w:val="none" w:sz="0" w:space="0" w:color="auto"/>
        <w:bottom w:val="none" w:sz="0" w:space="0" w:color="auto"/>
        <w:right w:val="none" w:sz="0" w:space="0" w:color="auto"/>
      </w:divBdr>
    </w:div>
    <w:div w:id="340862816">
      <w:bodyDiv w:val="1"/>
      <w:marLeft w:val="0"/>
      <w:marRight w:val="0"/>
      <w:marTop w:val="0"/>
      <w:marBottom w:val="0"/>
      <w:divBdr>
        <w:top w:val="none" w:sz="0" w:space="0" w:color="auto"/>
        <w:left w:val="none" w:sz="0" w:space="0" w:color="auto"/>
        <w:bottom w:val="none" w:sz="0" w:space="0" w:color="auto"/>
        <w:right w:val="none" w:sz="0" w:space="0" w:color="auto"/>
      </w:divBdr>
    </w:div>
    <w:div w:id="342325902">
      <w:bodyDiv w:val="1"/>
      <w:marLeft w:val="0"/>
      <w:marRight w:val="0"/>
      <w:marTop w:val="0"/>
      <w:marBottom w:val="0"/>
      <w:divBdr>
        <w:top w:val="none" w:sz="0" w:space="0" w:color="auto"/>
        <w:left w:val="none" w:sz="0" w:space="0" w:color="auto"/>
        <w:bottom w:val="none" w:sz="0" w:space="0" w:color="auto"/>
        <w:right w:val="none" w:sz="0" w:space="0" w:color="auto"/>
      </w:divBdr>
    </w:div>
    <w:div w:id="345981411">
      <w:bodyDiv w:val="1"/>
      <w:marLeft w:val="0"/>
      <w:marRight w:val="0"/>
      <w:marTop w:val="0"/>
      <w:marBottom w:val="0"/>
      <w:divBdr>
        <w:top w:val="none" w:sz="0" w:space="0" w:color="auto"/>
        <w:left w:val="none" w:sz="0" w:space="0" w:color="auto"/>
        <w:bottom w:val="none" w:sz="0" w:space="0" w:color="auto"/>
        <w:right w:val="none" w:sz="0" w:space="0" w:color="auto"/>
      </w:divBdr>
    </w:div>
    <w:div w:id="357587267">
      <w:bodyDiv w:val="1"/>
      <w:marLeft w:val="0"/>
      <w:marRight w:val="0"/>
      <w:marTop w:val="0"/>
      <w:marBottom w:val="0"/>
      <w:divBdr>
        <w:top w:val="none" w:sz="0" w:space="0" w:color="auto"/>
        <w:left w:val="none" w:sz="0" w:space="0" w:color="auto"/>
        <w:bottom w:val="none" w:sz="0" w:space="0" w:color="auto"/>
        <w:right w:val="none" w:sz="0" w:space="0" w:color="auto"/>
      </w:divBdr>
    </w:div>
    <w:div w:id="362707148">
      <w:bodyDiv w:val="1"/>
      <w:marLeft w:val="0"/>
      <w:marRight w:val="0"/>
      <w:marTop w:val="0"/>
      <w:marBottom w:val="0"/>
      <w:divBdr>
        <w:top w:val="none" w:sz="0" w:space="0" w:color="auto"/>
        <w:left w:val="none" w:sz="0" w:space="0" w:color="auto"/>
        <w:bottom w:val="none" w:sz="0" w:space="0" w:color="auto"/>
        <w:right w:val="none" w:sz="0" w:space="0" w:color="auto"/>
      </w:divBdr>
    </w:div>
    <w:div w:id="378940613">
      <w:bodyDiv w:val="1"/>
      <w:marLeft w:val="0"/>
      <w:marRight w:val="0"/>
      <w:marTop w:val="0"/>
      <w:marBottom w:val="0"/>
      <w:divBdr>
        <w:top w:val="none" w:sz="0" w:space="0" w:color="auto"/>
        <w:left w:val="none" w:sz="0" w:space="0" w:color="auto"/>
        <w:bottom w:val="none" w:sz="0" w:space="0" w:color="auto"/>
        <w:right w:val="none" w:sz="0" w:space="0" w:color="auto"/>
      </w:divBdr>
    </w:div>
    <w:div w:id="381684520">
      <w:bodyDiv w:val="1"/>
      <w:marLeft w:val="0"/>
      <w:marRight w:val="0"/>
      <w:marTop w:val="0"/>
      <w:marBottom w:val="0"/>
      <w:divBdr>
        <w:top w:val="none" w:sz="0" w:space="0" w:color="auto"/>
        <w:left w:val="none" w:sz="0" w:space="0" w:color="auto"/>
        <w:bottom w:val="none" w:sz="0" w:space="0" w:color="auto"/>
        <w:right w:val="none" w:sz="0" w:space="0" w:color="auto"/>
      </w:divBdr>
    </w:div>
    <w:div w:id="385178841">
      <w:bodyDiv w:val="1"/>
      <w:marLeft w:val="0"/>
      <w:marRight w:val="0"/>
      <w:marTop w:val="0"/>
      <w:marBottom w:val="0"/>
      <w:divBdr>
        <w:top w:val="none" w:sz="0" w:space="0" w:color="auto"/>
        <w:left w:val="none" w:sz="0" w:space="0" w:color="auto"/>
        <w:bottom w:val="none" w:sz="0" w:space="0" w:color="auto"/>
        <w:right w:val="none" w:sz="0" w:space="0" w:color="auto"/>
      </w:divBdr>
    </w:div>
    <w:div w:id="386992447">
      <w:bodyDiv w:val="1"/>
      <w:marLeft w:val="0"/>
      <w:marRight w:val="0"/>
      <w:marTop w:val="0"/>
      <w:marBottom w:val="0"/>
      <w:divBdr>
        <w:top w:val="none" w:sz="0" w:space="0" w:color="auto"/>
        <w:left w:val="none" w:sz="0" w:space="0" w:color="auto"/>
        <w:bottom w:val="none" w:sz="0" w:space="0" w:color="auto"/>
        <w:right w:val="none" w:sz="0" w:space="0" w:color="auto"/>
      </w:divBdr>
    </w:div>
    <w:div w:id="395510930">
      <w:bodyDiv w:val="1"/>
      <w:marLeft w:val="0"/>
      <w:marRight w:val="0"/>
      <w:marTop w:val="0"/>
      <w:marBottom w:val="0"/>
      <w:divBdr>
        <w:top w:val="none" w:sz="0" w:space="0" w:color="auto"/>
        <w:left w:val="none" w:sz="0" w:space="0" w:color="auto"/>
        <w:bottom w:val="none" w:sz="0" w:space="0" w:color="auto"/>
        <w:right w:val="none" w:sz="0" w:space="0" w:color="auto"/>
      </w:divBdr>
    </w:div>
    <w:div w:id="401219478">
      <w:bodyDiv w:val="1"/>
      <w:marLeft w:val="0"/>
      <w:marRight w:val="0"/>
      <w:marTop w:val="0"/>
      <w:marBottom w:val="0"/>
      <w:divBdr>
        <w:top w:val="none" w:sz="0" w:space="0" w:color="auto"/>
        <w:left w:val="none" w:sz="0" w:space="0" w:color="auto"/>
        <w:bottom w:val="none" w:sz="0" w:space="0" w:color="auto"/>
        <w:right w:val="none" w:sz="0" w:space="0" w:color="auto"/>
      </w:divBdr>
    </w:div>
    <w:div w:id="407962978">
      <w:bodyDiv w:val="1"/>
      <w:marLeft w:val="0"/>
      <w:marRight w:val="0"/>
      <w:marTop w:val="0"/>
      <w:marBottom w:val="0"/>
      <w:divBdr>
        <w:top w:val="none" w:sz="0" w:space="0" w:color="auto"/>
        <w:left w:val="none" w:sz="0" w:space="0" w:color="auto"/>
        <w:bottom w:val="none" w:sz="0" w:space="0" w:color="auto"/>
        <w:right w:val="none" w:sz="0" w:space="0" w:color="auto"/>
      </w:divBdr>
    </w:div>
    <w:div w:id="420638732">
      <w:bodyDiv w:val="1"/>
      <w:marLeft w:val="0"/>
      <w:marRight w:val="0"/>
      <w:marTop w:val="0"/>
      <w:marBottom w:val="0"/>
      <w:divBdr>
        <w:top w:val="none" w:sz="0" w:space="0" w:color="auto"/>
        <w:left w:val="none" w:sz="0" w:space="0" w:color="auto"/>
        <w:bottom w:val="none" w:sz="0" w:space="0" w:color="auto"/>
        <w:right w:val="none" w:sz="0" w:space="0" w:color="auto"/>
      </w:divBdr>
    </w:div>
    <w:div w:id="423233270">
      <w:bodyDiv w:val="1"/>
      <w:marLeft w:val="0"/>
      <w:marRight w:val="0"/>
      <w:marTop w:val="0"/>
      <w:marBottom w:val="0"/>
      <w:divBdr>
        <w:top w:val="none" w:sz="0" w:space="0" w:color="auto"/>
        <w:left w:val="none" w:sz="0" w:space="0" w:color="auto"/>
        <w:bottom w:val="none" w:sz="0" w:space="0" w:color="auto"/>
        <w:right w:val="none" w:sz="0" w:space="0" w:color="auto"/>
      </w:divBdr>
    </w:div>
    <w:div w:id="423383894">
      <w:bodyDiv w:val="1"/>
      <w:marLeft w:val="0"/>
      <w:marRight w:val="0"/>
      <w:marTop w:val="0"/>
      <w:marBottom w:val="0"/>
      <w:divBdr>
        <w:top w:val="none" w:sz="0" w:space="0" w:color="auto"/>
        <w:left w:val="none" w:sz="0" w:space="0" w:color="auto"/>
        <w:bottom w:val="none" w:sz="0" w:space="0" w:color="auto"/>
        <w:right w:val="none" w:sz="0" w:space="0" w:color="auto"/>
      </w:divBdr>
    </w:div>
    <w:div w:id="425997523">
      <w:bodyDiv w:val="1"/>
      <w:marLeft w:val="0"/>
      <w:marRight w:val="0"/>
      <w:marTop w:val="0"/>
      <w:marBottom w:val="0"/>
      <w:divBdr>
        <w:top w:val="none" w:sz="0" w:space="0" w:color="auto"/>
        <w:left w:val="none" w:sz="0" w:space="0" w:color="auto"/>
        <w:bottom w:val="none" w:sz="0" w:space="0" w:color="auto"/>
        <w:right w:val="none" w:sz="0" w:space="0" w:color="auto"/>
      </w:divBdr>
    </w:div>
    <w:div w:id="427970264">
      <w:bodyDiv w:val="1"/>
      <w:marLeft w:val="0"/>
      <w:marRight w:val="0"/>
      <w:marTop w:val="0"/>
      <w:marBottom w:val="0"/>
      <w:divBdr>
        <w:top w:val="none" w:sz="0" w:space="0" w:color="auto"/>
        <w:left w:val="none" w:sz="0" w:space="0" w:color="auto"/>
        <w:bottom w:val="none" w:sz="0" w:space="0" w:color="auto"/>
        <w:right w:val="none" w:sz="0" w:space="0" w:color="auto"/>
      </w:divBdr>
    </w:div>
    <w:div w:id="432752636">
      <w:bodyDiv w:val="1"/>
      <w:marLeft w:val="0"/>
      <w:marRight w:val="0"/>
      <w:marTop w:val="0"/>
      <w:marBottom w:val="0"/>
      <w:divBdr>
        <w:top w:val="none" w:sz="0" w:space="0" w:color="auto"/>
        <w:left w:val="none" w:sz="0" w:space="0" w:color="auto"/>
        <w:bottom w:val="none" w:sz="0" w:space="0" w:color="auto"/>
        <w:right w:val="none" w:sz="0" w:space="0" w:color="auto"/>
      </w:divBdr>
    </w:div>
    <w:div w:id="434595627">
      <w:bodyDiv w:val="1"/>
      <w:marLeft w:val="0"/>
      <w:marRight w:val="0"/>
      <w:marTop w:val="0"/>
      <w:marBottom w:val="0"/>
      <w:divBdr>
        <w:top w:val="none" w:sz="0" w:space="0" w:color="auto"/>
        <w:left w:val="none" w:sz="0" w:space="0" w:color="auto"/>
        <w:bottom w:val="none" w:sz="0" w:space="0" w:color="auto"/>
        <w:right w:val="none" w:sz="0" w:space="0" w:color="auto"/>
      </w:divBdr>
    </w:div>
    <w:div w:id="447891689">
      <w:bodyDiv w:val="1"/>
      <w:marLeft w:val="0"/>
      <w:marRight w:val="0"/>
      <w:marTop w:val="0"/>
      <w:marBottom w:val="0"/>
      <w:divBdr>
        <w:top w:val="none" w:sz="0" w:space="0" w:color="auto"/>
        <w:left w:val="none" w:sz="0" w:space="0" w:color="auto"/>
        <w:bottom w:val="none" w:sz="0" w:space="0" w:color="auto"/>
        <w:right w:val="none" w:sz="0" w:space="0" w:color="auto"/>
      </w:divBdr>
    </w:div>
    <w:div w:id="456144004">
      <w:bodyDiv w:val="1"/>
      <w:marLeft w:val="0"/>
      <w:marRight w:val="0"/>
      <w:marTop w:val="0"/>
      <w:marBottom w:val="0"/>
      <w:divBdr>
        <w:top w:val="none" w:sz="0" w:space="0" w:color="auto"/>
        <w:left w:val="none" w:sz="0" w:space="0" w:color="auto"/>
        <w:bottom w:val="none" w:sz="0" w:space="0" w:color="auto"/>
        <w:right w:val="none" w:sz="0" w:space="0" w:color="auto"/>
      </w:divBdr>
    </w:div>
    <w:div w:id="475026885">
      <w:bodyDiv w:val="1"/>
      <w:marLeft w:val="0"/>
      <w:marRight w:val="0"/>
      <w:marTop w:val="0"/>
      <w:marBottom w:val="0"/>
      <w:divBdr>
        <w:top w:val="none" w:sz="0" w:space="0" w:color="auto"/>
        <w:left w:val="none" w:sz="0" w:space="0" w:color="auto"/>
        <w:bottom w:val="none" w:sz="0" w:space="0" w:color="auto"/>
        <w:right w:val="none" w:sz="0" w:space="0" w:color="auto"/>
      </w:divBdr>
    </w:div>
    <w:div w:id="477186773">
      <w:bodyDiv w:val="1"/>
      <w:marLeft w:val="0"/>
      <w:marRight w:val="0"/>
      <w:marTop w:val="0"/>
      <w:marBottom w:val="0"/>
      <w:divBdr>
        <w:top w:val="none" w:sz="0" w:space="0" w:color="auto"/>
        <w:left w:val="none" w:sz="0" w:space="0" w:color="auto"/>
        <w:bottom w:val="none" w:sz="0" w:space="0" w:color="auto"/>
        <w:right w:val="none" w:sz="0" w:space="0" w:color="auto"/>
      </w:divBdr>
    </w:div>
    <w:div w:id="479930527">
      <w:bodyDiv w:val="1"/>
      <w:marLeft w:val="0"/>
      <w:marRight w:val="0"/>
      <w:marTop w:val="0"/>
      <w:marBottom w:val="0"/>
      <w:divBdr>
        <w:top w:val="none" w:sz="0" w:space="0" w:color="auto"/>
        <w:left w:val="none" w:sz="0" w:space="0" w:color="auto"/>
        <w:bottom w:val="none" w:sz="0" w:space="0" w:color="auto"/>
        <w:right w:val="none" w:sz="0" w:space="0" w:color="auto"/>
      </w:divBdr>
    </w:div>
    <w:div w:id="485899034">
      <w:bodyDiv w:val="1"/>
      <w:marLeft w:val="0"/>
      <w:marRight w:val="0"/>
      <w:marTop w:val="0"/>
      <w:marBottom w:val="0"/>
      <w:divBdr>
        <w:top w:val="none" w:sz="0" w:space="0" w:color="auto"/>
        <w:left w:val="none" w:sz="0" w:space="0" w:color="auto"/>
        <w:bottom w:val="none" w:sz="0" w:space="0" w:color="auto"/>
        <w:right w:val="none" w:sz="0" w:space="0" w:color="auto"/>
      </w:divBdr>
    </w:div>
    <w:div w:id="489712483">
      <w:bodyDiv w:val="1"/>
      <w:marLeft w:val="0"/>
      <w:marRight w:val="0"/>
      <w:marTop w:val="0"/>
      <w:marBottom w:val="0"/>
      <w:divBdr>
        <w:top w:val="none" w:sz="0" w:space="0" w:color="auto"/>
        <w:left w:val="none" w:sz="0" w:space="0" w:color="auto"/>
        <w:bottom w:val="none" w:sz="0" w:space="0" w:color="auto"/>
        <w:right w:val="none" w:sz="0" w:space="0" w:color="auto"/>
      </w:divBdr>
    </w:div>
    <w:div w:id="494415685">
      <w:bodyDiv w:val="1"/>
      <w:marLeft w:val="0"/>
      <w:marRight w:val="0"/>
      <w:marTop w:val="0"/>
      <w:marBottom w:val="0"/>
      <w:divBdr>
        <w:top w:val="none" w:sz="0" w:space="0" w:color="auto"/>
        <w:left w:val="none" w:sz="0" w:space="0" w:color="auto"/>
        <w:bottom w:val="none" w:sz="0" w:space="0" w:color="auto"/>
        <w:right w:val="none" w:sz="0" w:space="0" w:color="auto"/>
      </w:divBdr>
    </w:div>
    <w:div w:id="498539795">
      <w:bodyDiv w:val="1"/>
      <w:marLeft w:val="0"/>
      <w:marRight w:val="0"/>
      <w:marTop w:val="0"/>
      <w:marBottom w:val="0"/>
      <w:divBdr>
        <w:top w:val="none" w:sz="0" w:space="0" w:color="auto"/>
        <w:left w:val="none" w:sz="0" w:space="0" w:color="auto"/>
        <w:bottom w:val="none" w:sz="0" w:space="0" w:color="auto"/>
        <w:right w:val="none" w:sz="0" w:space="0" w:color="auto"/>
      </w:divBdr>
    </w:div>
    <w:div w:id="499276859">
      <w:bodyDiv w:val="1"/>
      <w:marLeft w:val="0"/>
      <w:marRight w:val="0"/>
      <w:marTop w:val="0"/>
      <w:marBottom w:val="0"/>
      <w:divBdr>
        <w:top w:val="none" w:sz="0" w:space="0" w:color="auto"/>
        <w:left w:val="none" w:sz="0" w:space="0" w:color="auto"/>
        <w:bottom w:val="none" w:sz="0" w:space="0" w:color="auto"/>
        <w:right w:val="none" w:sz="0" w:space="0" w:color="auto"/>
      </w:divBdr>
    </w:div>
    <w:div w:id="503055639">
      <w:bodyDiv w:val="1"/>
      <w:marLeft w:val="0"/>
      <w:marRight w:val="0"/>
      <w:marTop w:val="0"/>
      <w:marBottom w:val="0"/>
      <w:divBdr>
        <w:top w:val="none" w:sz="0" w:space="0" w:color="auto"/>
        <w:left w:val="none" w:sz="0" w:space="0" w:color="auto"/>
        <w:bottom w:val="none" w:sz="0" w:space="0" w:color="auto"/>
        <w:right w:val="none" w:sz="0" w:space="0" w:color="auto"/>
      </w:divBdr>
    </w:div>
    <w:div w:id="505560608">
      <w:bodyDiv w:val="1"/>
      <w:marLeft w:val="0"/>
      <w:marRight w:val="0"/>
      <w:marTop w:val="0"/>
      <w:marBottom w:val="0"/>
      <w:divBdr>
        <w:top w:val="none" w:sz="0" w:space="0" w:color="auto"/>
        <w:left w:val="none" w:sz="0" w:space="0" w:color="auto"/>
        <w:bottom w:val="none" w:sz="0" w:space="0" w:color="auto"/>
        <w:right w:val="none" w:sz="0" w:space="0" w:color="auto"/>
      </w:divBdr>
    </w:div>
    <w:div w:id="506142688">
      <w:bodyDiv w:val="1"/>
      <w:marLeft w:val="0"/>
      <w:marRight w:val="0"/>
      <w:marTop w:val="0"/>
      <w:marBottom w:val="0"/>
      <w:divBdr>
        <w:top w:val="none" w:sz="0" w:space="0" w:color="auto"/>
        <w:left w:val="none" w:sz="0" w:space="0" w:color="auto"/>
        <w:bottom w:val="none" w:sz="0" w:space="0" w:color="auto"/>
        <w:right w:val="none" w:sz="0" w:space="0" w:color="auto"/>
      </w:divBdr>
    </w:div>
    <w:div w:id="513346633">
      <w:bodyDiv w:val="1"/>
      <w:marLeft w:val="0"/>
      <w:marRight w:val="0"/>
      <w:marTop w:val="0"/>
      <w:marBottom w:val="0"/>
      <w:divBdr>
        <w:top w:val="none" w:sz="0" w:space="0" w:color="auto"/>
        <w:left w:val="none" w:sz="0" w:space="0" w:color="auto"/>
        <w:bottom w:val="none" w:sz="0" w:space="0" w:color="auto"/>
        <w:right w:val="none" w:sz="0" w:space="0" w:color="auto"/>
      </w:divBdr>
    </w:div>
    <w:div w:id="513612256">
      <w:bodyDiv w:val="1"/>
      <w:marLeft w:val="0"/>
      <w:marRight w:val="0"/>
      <w:marTop w:val="0"/>
      <w:marBottom w:val="0"/>
      <w:divBdr>
        <w:top w:val="none" w:sz="0" w:space="0" w:color="auto"/>
        <w:left w:val="none" w:sz="0" w:space="0" w:color="auto"/>
        <w:bottom w:val="none" w:sz="0" w:space="0" w:color="auto"/>
        <w:right w:val="none" w:sz="0" w:space="0" w:color="auto"/>
      </w:divBdr>
    </w:div>
    <w:div w:id="515194175">
      <w:bodyDiv w:val="1"/>
      <w:marLeft w:val="0"/>
      <w:marRight w:val="0"/>
      <w:marTop w:val="0"/>
      <w:marBottom w:val="0"/>
      <w:divBdr>
        <w:top w:val="none" w:sz="0" w:space="0" w:color="auto"/>
        <w:left w:val="none" w:sz="0" w:space="0" w:color="auto"/>
        <w:bottom w:val="none" w:sz="0" w:space="0" w:color="auto"/>
        <w:right w:val="none" w:sz="0" w:space="0" w:color="auto"/>
      </w:divBdr>
    </w:div>
    <w:div w:id="527837130">
      <w:bodyDiv w:val="1"/>
      <w:marLeft w:val="0"/>
      <w:marRight w:val="0"/>
      <w:marTop w:val="0"/>
      <w:marBottom w:val="0"/>
      <w:divBdr>
        <w:top w:val="none" w:sz="0" w:space="0" w:color="auto"/>
        <w:left w:val="none" w:sz="0" w:space="0" w:color="auto"/>
        <w:bottom w:val="none" w:sz="0" w:space="0" w:color="auto"/>
        <w:right w:val="none" w:sz="0" w:space="0" w:color="auto"/>
      </w:divBdr>
    </w:div>
    <w:div w:id="528298331">
      <w:bodyDiv w:val="1"/>
      <w:marLeft w:val="0"/>
      <w:marRight w:val="0"/>
      <w:marTop w:val="0"/>
      <w:marBottom w:val="0"/>
      <w:divBdr>
        <w:top w:val="none" w:sz="0" w:space="0" w:color="auto"/>
        <w:left w:val="none" w:sz="0" w:space="0" w:color="auto"/>
        <w:bottom w:val="none" w:sz="0" w:space="0" w:color="auto"/>
        <w:right w:val="none" w:sz="0" w:space="0" w:color="auto"/>
      </w:divBdr>
    </w:div>
    <w:div w:id="530605481">
      <w:bodyDiv w:val="1"/>
      <w:marLeft w:val="0"/>
      <w:marRight w:val="0"/>
      <w:marTop w:val="0"/>
      <w:marBottom w:val="0"/>
      <w:divBdr>
        <w:top w:val="none" w:sz="0" w:space="0" w:color="auto"/>
        <w:left w:val="none" w:sz="0" w:space="0" w:color="auto"/>
        <w:bottom w:val="none" w:sz="0" w:space="0" w:color="auto"/>
        <w:right w:val="none" w:sz="0" w:space="0" w:color="auto"/>
      </w:divBdr>
    </w:div>
    <w:div w:id="544876549">
      <w:bodyDiv w:val="1"/>
      <w:marLeft w:val="0"/>
      <w:marRight w:val="0"/>
      <w:marTop w:val="0"/>
      <w:marBottom w:val="0"/>
      <w:divBdr>
        <w:top w:val="none" w:sz="0" w:space="0" w:color="auto"/>
        <w:left w:val="none" w:sz="0" w:space="0" w:color="auto"/>
        <w:bottom w:val="none" w:sz="0" w:space="0" w:color="auto"/>
        <w:right w:val="none" w:sz="0" w:space="0" w:color="auto"/>
      </w:divBdr>
    </w:div>
    <w:div w:id="548806903">
      <w:bodyDiv w:val="1"/>
      <w:marLeft w:val="0"/>
      <w:marRight w:val="0"/>
      <w:marTop w:val="0"/>
      <w:marBottom w:val="0"/>
      <w:divBdr>
        <w:top w:val="none" w:sz="0" w:space="0" w:color="auto"/>
        <w:left w:val="none" w:sz="0" w:space="0" w:color="auto"/>
        <w:bottom w:val="none" w:sz="0" w:space="0" w:color="auto"/>
        <w:right w:val="none" w:sz="0" w:space="0" w:color="auto"/>
      </w:divBdr>
    </w:div>
    <w:div w:id="559369963">
      <w:bodyDiv w:val="1"/>
      <w:marLeft w:val="0"/>
      <w:marRight w:val="0"/>
      <w:marTop w:val="0"/>
      <w:marBottom w:val="0"/>
      <w:divBdr>
        <w:top w:val="none" w:sz="0" w:space="0" w:color="auto"/>
        <w:left w:val="none" w:sz="0" w:space="0" w:color="auto"/>
        <w:bottom w:val="none" w:sz="0" w:space="0" w:color="auto"/>
        <w:right w:val="none" w:sz="0" w:space="0" w:color="auto"/>
      </w:divBdr>
    </w:div>
    <w:div w:id="565919331">
      <w:bodyDiv w:val="1"/>
      <w:marLeft w:val="0"/>
      <w:marRight w:val="0"/>
      <w:marTop w:val="0"/>
      <w:marBottom w:val="0"/>
      <w:divBdr>
        <w:top w:val="none" w:sz="0" w:space="0" w:color="auto"/>
        <w:left w:val="none" w:sz="0" w:space="0" w:color="auto"/>
        <w:bottom w:val="none" w:sz="0" w:space="0" w:color="auto"/>
        <w:right w:val="none" w:sz="0" w:space="0" w:color="auto"/>
      </w:divBdr>
    </w:div>
    <w:div w:id="566192037">
      <w:bodyDiv w:val="1"/>
      <w:marLeft w:val="0"/>
      <w:marRight w:val="0"/>
      <w:marTop w:val="0"/>
      <w:marBottom w:val="0"/>
      <w:divBdr>
        <w:top w:val="none" w:sz="0" w:space="0" w:color="auto"/>
        <w:left w:val="none" w:sz="0" w:space="0" w:color="auto"/>
        <w:bottom w:val="none" w:sz="0" w:space="0" w:color="auto"/>
        <w:right w:val="none" w:sz="0" w:space="0" w:color="auto"/>
      </w:divBdr>
    </w:div>
    <w:div w:id="574244583">
      <w:bodyDiv w:val="1"/>
      <w:marLeft w:val="0"/>
      <w:marRight w:val="0"/>
      <w:marTop w:val="0"/>
      <w:marBottom w:val="0"/>
      <w:divBdr>
        <w:top w:val="none" w:sz="0" w:space="0" w:color="auto"/>
        <w:left w:val="none" w:sz="0" w:space="0" w:color="auto"/>
        <w:bottom w:val="none" w:sz="0" w:space="0" w:color="auto"/>
        <w:right w:val="none" w:sz="0" w:space="0" w:color="auto"/>
      </w:divBdr>
    </w:div>
    <w:div w:id="574364918">
      <w:bodyDiv w:val="1"/>
      <w:marLeft w:val="0"/>
      <w:marRight w:val="0"/>
      <w:marTop w:val="0"/>
      <w:marBottom w:val="0"/>
      <w:divBdr>
        <w:top w:val="none" w:sz="0" w:space="0" w:color="auto"/>
        <w:left w:val="none" w:sz="0" w:space="0" w:color="auto"/>
        <w:bottom w:val="none" w:sz="0" w:space="0" w:color="auto"/>
        <w:right w:val="none" w:sz="0" w:space="0" w:color="auto"/>
      </w:divBdr>
    </w:div>
    <w:div w:id="595135532">
      <w:bodyDiv w:val="1"/>
      <w:marLeft w:val="0"/>
      <w:marRight w:val="0"/>
      <w:marTop w:val="0"/>
      <w:marBottom w:val="0"/>
      <w:divBdr>
        <w:top w:val="none" w:sz="0" w:space="0" w:color="auto"/>
        <w:left w:val="none" w:sz="0" w:space="0" w:color="auto"/>
        <w:bottom w:val="none" w:sz="0" w:space="0" w:color="auto"/>
        <w:right w:val="none" w:sz="0" w:space="0" w:color="auto"/>
      </w:divBdr>
    </w:div>
    <w:div w:id="601568630">
      <w:bodyDiv w:val="1"/>
      <w:marLeft w:val="0"/>
      <w:marRight w:val="0"/>
      <w:marTop w:val="0"/>
      <w:marBottom w:val="0"/>
      <w:divBdr>
        <w:top w:val="none" w:sz="0" w:space="0" w:color="auto"/>
        <w:left w:val="none" w:sz="0" w:space="0" w:color="auto"/>
        <w:bottom w:val="none" w:sz="0" w:space="0" w:color="auto"/>
        <w:right w:val="none" w:sz="0" w:space="0" w:color="auto"/>
      </w:divBdr>
    </w:div>
    <w:div w:id="604121940">
      <w:bodyDiv w:val="1"/>
      <w:marLeft w:val="0"/>
      <w:marRight w:val="0"/>
      <w:marTop w:val="0"/>
      <w:marBottom w:val="0"/>
      <w:divBdr>
        <w:top w:val="none" w:sz="0" w:space="0" w:color="auto"/>
        <w:left w:val="none" w:sz="0" w:space="0" w:color="auto"/>
        <w:bottom w:val="none" w:sz="0" w:space="0" w:color="auto"/>
        <w:right w:val="none" w:sz="0" w:space="0" w:color="auto"/>
      </w:divBdr>
    </w:div>
    <w:div w:id="612250206">
      <w:bodyDiv w:val="1"/>
      <w:marLeft w:val="0"/>
      <w:marRight w:val="0"/>
      <w:marTop w:val="0"/>
      <w:marBottom w:val="0"/>
      <w:divBdr>
        <w:top w:val="none" w:sz="0" w:space="0" w:color="auto"/>
        <w:left w:val="none" w:sz="0" w:space="0" w:color="auto"/>
        <w:bottom w:val="none" w:sz="0" w:space="0" w:color="auto"/>
        <w:right w:val="none" w:sz="0" w:space="0" w:color="auto"/>
      </w:divBdr>
    </w:div>
    <w:div w:id="613514552">
      <w:bodyDiv w:val="1"/>
      <w:marLeft w:val="0"/>
      <w:marRight w:val="0"/>
      <w:marTop w:val="0"/>
      <w:marBottom w:val="0"/>
      <w:divBdr>
        <w:top w:val="none" w:sz="0" w:space="0" w:color="auto"/>
        <w:left w:val="none" w:sz="0" w:space="0" w:color="auto"/>
        <w:bottom w:val="none" w:sz="0" w:space="0" w:color="auto"/>
        <w:right w:val="none" w:sz="0" w:space="0" w:color="auto"/>
      </w:divBdr>
    </w:div>
    <w:div w:id="616521968">
      <w:bodyDiv w:val="1"/>
      <w:marLeft w:val="0"/>
      <w:marRight w:val="0"/>
      <w:marTop w:val="0"/>
      <w:marBottom w:val="0"/>
      <w:divBdr>
        <w:top w:val="none" w:sz="0" w:space="0" w:color="auto"/>
        <w:left w:val="none" w:sz="0" w:space="0" w:color="auto"/>
        <w:bottom w:val="none" w:sz="0" w:space="0" w:color="auto"/>
        <w:right w:val="none" w:sz="0" w:space="0" w:color="auto"/>
      </w:divBdr>
    </w:div>
    <w:div w:id="617181073">
      <w:bodyDiv w:val="1"/>
      <w:marLeft w:val="0"/>
      <w:marRight w:val="0"/>
      <w:marTop w:val="0"/>
      <w:marBottom w:val="0"/>
      <w:divBdr>
        <w:top w:val="none" w:sz="0" w:space="0" w:color="auto"/>
        <w:left w:val="none" w:sz="0" w:space="0" w:color="auto"/>
        <w:bottom w:val="none" w:sz="0" w:space="0" w:color="auto"/>
        <w:right w:val="none" w:sz="0" w:space="0" w:color="auto"/>
      </w:divBdr>
    </w:div>
    <w:div w:id="623656719">
      <w:bodyDiv w:val="1"/>
      <w:marLeft w:val="0"/>
      <w:marRight w:val="0"/>
      <w:marTop w:val="0"/>
      <w:marBottom w:val="0"/>
      <w:divBdr>
        <w:top w:val="none" w:sz="0" w:space="0" w:color="auto"/>
        <w:left w:val="none" w:sz="0" w:space="0" w:color="auto"/>
        <w:bottom w:val="none" w:sz="0" w:space="0" w:color="auto"/>
        <w:right w:val="none" w:sz="0" w:space="0" w:color="auto"/>
      </w:divBdr>
    </w:div>
    <w:div w:id="631789183">
      <w:bodyDiv w:val="1"/>
      <w:marLeft w:val="0"/>
      <w:marRight w:val="0"/>
      <w:marTop w:val="0"/>
      <w:marBottom w:val="0"/>
      <w:divBdr>
        <w:top w:val="none" w:sz="0" w:space="0" w:color="auto"/>
        <w:left w:val="none" w:sz="0" w:space="0" w:color="auto"/>
        <w:bottom w:val="none" w:sz="0" w:space="0" w:color="auto"/>
        <w:right w:val="none" w:sz="0" w:space="0" w:color="auto"/>
      </w:divBdr>
    </w:div>
    <w:div w:id="634070462">
      <w:bodyDiv w:val="1"/>
      <w:marLeft w:val="0"/>
      <w:marRight w:val="0"/>
      <w:marTop w:val="0"/>
      <w:marBottom w:val="0"/>
      <w:divBdr>
        <w:top w:val="none" w:sz="0" w:space="0" w:color="auto"/>
        <w:left w:val="none" w:sz="0" w:space="0" w:color="auto"/>
        <w:bottom w:val="none" w:sz="0" w:space="0" w:color="auto"/>
        <w:right w:val="none" w:sz="0" w:space="0" w:color="auto"/>
      </w:divBdr>
    </w:div>
    <w:div w:id="635916181">
      <w:bodyDiv w:val="1"/>
      <w:marLeft w:val="0"/>
      <w:marRight w:val="0"/>
      <w:marTop w:val="0"/>
      <w:marBottom w:val="0"/>
      <w:divBdr>
        <w:top w:val="none" w:sz="0" w:space="0" w:color="auto"/>
        <w:left w:val="none" w:sz="0" w:space="0" w:color="auto"/>
        <w:bottom w:val="none" w:sz="0" w:space="0" w:color="auto"/>
        <w:right w:val="none" w:sz="0" w:space="0" w:color="auto"/>
      </w:divBdr>
    </w:div>
    <w:div w:id="646008456">
      <w:bodyDiv w:val="1"/>
      <w:marLeft w:val="0"/>
      <w:marRight w:val="0"/>
      <w:marTop w:val="0"/>
      <w:marBottom w:val="0"/>
      <w:divBdr>
        <w:top w:val="none" w:sz="0" w:space="0" w:color="auto"/>
        <w:left w:val="none" w:sz="0" w:space="0" w:color="auto"/>
        <w:bottom w:val="none" w:sz="0" w:space="0" w:color="auto"/>
        <w:right w:val="none" w:sz="0" w:space="0" w:color="auto"/>
      </w:divBdr>
    </w:div>
    <w:div w:id="650250097">
      <w:bodyDiv w:val="1"/>
      <w:marLeft w:val="0"/>
      <w:marRight w:val="0"/>
      <w:marTop w:val="0"/>
      <w:marBottom w:val="0"/>
      <w:divBdr>
        <w:top w:val="none" w:sz="0" w:space="0" w:color="auto"/>
        <w:left w:val="none" w:sz="0" w:space="0" w:color="auto"/>
        <w:bottom w:val="none" w:sz="0" w:space="0" w:color="auto"/>
        <w:right w:val="none" w:sz="0" w:space="0" w:color="auto"/>
      </w:divBdr>
    </w:div>
    <w:div w:id="654725461">
      <w:bodyDiv w:val="1"/>
      <w:marLeft w:val="0"/>
      <w:marRight w:val="0"/>
      <w:marTop w:val="0"/>
      <w:marBottom w:val="0"/>
      <w:divBdr>
        <w:top w:val="none" w:sz="0" w:space="0" w:color="auto"/>
        <w:left w:val="none" w:sz="0" w:space="0" w:color="auto"/>
        <w:bottom w:val="none" w:sz="0" w:space="0" w:color="auto"/>
        <w:right w:val="none" w:sz="0" w:space="0" w:color="auto"/>
      </w:divBdr>
    </w:div>
    <w:div w:id="656611725">
      <w:bodyDiv w:val="1"/>
      <w:marLeft w:val="0"/>
      <w:marRight w:val="0"/>
      <w:marTop w:val="0"/>
      <w:marBottom w:val="0"/>
      <w:divBdr>
        <w:top w:val="none" w:sz="0" w:space="0" w:color="auto"/>
        <w:left w:val="none" w:sz="0" w:space="0" w:color="auto"/>
        <w:bottom w:val="none" w:sz="0" w:space="0" w:color="auto"/>
        <w:right w:val="none" w:sz="0" w:space="0" w:color="auto"/>
      </w:divBdr>
    </w:div>
    <w:div w:id="658532769">
      <w:bodyDiv w:val="1"/>
      <w:marLeft w:val="0"/>
      <w:marRight w:val="0"/>
      <w:marTop w:val="0"/>
      <w:marBottom w:val="0"/>
      <w:divBdr>
        <w:top w:val="none" w:sz="0" w:space="0" w:color="auto"/>
        <w:left w:val="none" w:sz="0" w:space="0" w:color="auto"/>
        <w:bottom w:val="none" w:sz="0" w:space="0" w:color="auto"/>
        <w:right w:val="none" w:sz="0" w:space="0" w:color="auto"/>
      </w:divBdr>
    </w:div>
    <w:div w:id="664624504">
      <w:bodyDiv w:val="1"/>
      <w:marLeft w:val="0"/>
      <w:marRight w:val="0"/>
      <w:marTop w:val="0"/>
      <w:marBottom w:val="0"/>
      <w:divBdr>
        <w:top w:val="none" w:sz="0" w:space="0" w:color="auto"/>
        <w:left w:val="none" w:sz="0" w:space="0" w:color="auto"/>
        <w:bottom w:val="none" w:sz="0" w:space="0" w:color="auto"/>
        <w:right w:val="none" w:sz="0" w:space="0" w:color="auto"/>
      </w:divBdr>
    </w:div>
    <w:div w:id="665405149">
      <w:bodyDiv w:val="1"/>
      <w:marLeft w:val="0"/>
      <w:marRight w:val="0"/>
      <w:marTop w:val="0"/>
      <w:marBottom w:val="0"/>
      <w:divBdr>
        <w:top w:val="none" w:sz="0" w:space="0" w:color="auto"/>
        <w:left w:val="none" w:sz="0" w:space="0" w:color="auto"/>
        <w:bottom w:val="none" w:sz="0" w:space="0" w:color="auto"/>
        <w:right w:val="none" w:sz="0" w:space="0" w:color="auto"/>
      </w:divBdr>
    </w:div>
    <w:div w:id="668363199">
      <w:bodyDiv w:val="1"/>
      <w:marLeft w:val="0"/>
      <w:marRight w:val="0"/>
      <w:marTop w:val="0"/>
      <w:marBottom w:val="0"/>
      <w:divBdr>
        <w:top w:val="none" w:sz="0" w:space="0" w:color="auto"/>
        <w:left w:val="none" w:sz="0" w:space="0" w:color="auto"/>
        <w:bottom w:val="none" w:sz="0" w:space="0" w:color="auto"/>
        <w:right w:val="none" w:sz="0" w:space="0" w:color="auto"/>
      </w:divBdr>
    </w:div>
    <w:div w:id="670252827">
      <w:bodyDiv w:val="1"/>
      <w:marLeft w:val="0"/>
      <w:marRight w:val="0"/>
      <w:marTop w:val="0"/>
      <w:marBottom w:val="0"/>
      <w:divBdr>
        <w:top w:val="none" w:sz="0" w:space="0" w:color="auto"/>
        <w:left w:val="none" w:sz="0" w:space="0" w:color="auto"/>
        <w:bottom w:val="none" w:sz="0" w:space="0" w:color="auto"/>
        <w:right w:val="none" w:sz="0" w:space="0" w:color="auto"/>
      </w:divBdr>
    </w:div>
    <w:div w:id="683942176">
      <w:bodyDiv w:val="1"/>
      <w:marLeft w:val="0"/>
      <w:marRight w:val="0"/>
      <w:marTop w:val="0"/>
      <w:marBottom w:val="0"/>
      <w:divBdr>
        <w:top w:val="none" w:sz="0" w:space="0" w:color="auto"/>
        <w:left w:val="none" w:sz="0" w:space="0" w:color="auto"/>
        <w:bottom w:val="none" w:sz="0" w:space="0" w:color="auto"/>
        <w:right w:val="none" w:sz="0" w:space="0" w:color="auto"/>
      </w:divBdr>
    </w:div>
    <w:div w:id="689648041">
      <w:bodyDiv w:val="1"/>
      <w:marLeft w:val="0"/>
      <w:marRight w:val="0"/>
      <w:marTop w:val="0"/>
      <w:marBottom w:val="0"/>
      <w:divBdr>
        <w:top w:val="none" w:sz="0" w:space="0" w:color="auto"/>
        <w:left w:val="none" w:sz="0" w:space="0" w:color="auto"/>
        <w:bottom w:val="none" w:sz="0" w:space="0" w:color="auto"/>
        <w:right w:val="none" w:sz="0" w:space="0" w:color="auto"/>
      </w:divBdr>
    </w:div>
    <w:div w:id="690225204">
      <w:bodyDiv w:val="1"/>
      <w:marLeft w:val="0"/>
      <w:marRight w:val="0"/>
      <w:marTop w:val="0"/>
      <w:marBottom w:val="0"/>
      <w:divBdr>
        <w:top w:val="none" w:sz="0" w:space="0" w:color="auto"/>
        <w:left w:val="none" w:sz="0" w:space="0" w:color="auto"/>
        <w:bottom w:val="none" w:sz="0" w:space="0" w:color="auto"/>
        <w:right w:val="none" w:sz="0" w:space="0" w:color="auto"/>
      </w:divBdr>
    </w:div>
    <w:div w:id="694648613">
      <w:bodyDiv w:val="1"/>
      <w:marLeft w:val="0"/>
      <w:marRight w:val="0"/>
      <w:marTop w:val="0"/>
      <w:marBottom w:val="0"/>
      <w:divBdr>
        <w:top w:val="none" w:sz="0" w:space="0" w:color="auto"/>
        <w:left w:val="none" w:sz="0" w:space="0" w:color="auto"/>
        <w:bottom w:val="none" w:sz="0" w:space="0" w:color="auto"/>
        <w:right w:val="none" w:sz="0" w:space="0" w:color="auto"/>
      </w:divBdr>
      <w:divsChild>
        <w:div w:id="201525049">
          <w:marLeft w:val="0"/>
          <w:marRight w:val="0"/>
          <w:marTop w:val="0"/>
          <w:marBottom w:val="0"/>
          <w:divBdr>
            <w:top w:val="none" w:sz="0" w:space="0" w:color="auto"/>
            <w:left w:val="none" w:sz="0" w:space="0" w:color="auto"/>
            <w:bottom w:val="none" w:sz="0" w:space="0" w:color="auto"/>
            <w:right w:val="none" w:sz="0" w:space="0" w:color="auto"/>
          </w:divBdr>
          <w:divsChild>
            <w:div w:id="104231828">
              <w:marLeft w:val="0"/>
              <w:marRight w:val="0"/>
              <w:marTop w:val="0"/>
              <w:marBottom w:val="0"/>
              <w:divBdr>
                <w:top w:val="none" w:sz="0" w:space="0" w:color="auto"/>
                <w:left w:val="none" w:sz="0" w:space="0" w:color="auto"/>
                <w:bottom w:val="none" w:sz="0" w:space="0" w:color="auto"/>
                <w:right w:val="none" w:sz="0" w:space="0" w:color="auto"/>
              </w:divBdr>
            </w:div>
            <w:div w:id="72032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472575">
      <w:bodyDiv w:val="1"/>
      <w:marLeft w:val="0"/>
      <w:marRight w:val="0"/>
      <w:marTop w:val="0"/>
      <w:marBottom w:val="0"/>
      <w:divBdr>
        <w:top w:val="none" w:sz="0" w:space="0" w:color="auto"/>
        <w:left w:val="none" w:sz="0" w:space="0" w:color="auto"/>
        <w:bottom w:val="none" w:sz="0" w:space="0" w:color="auto"/>
        <w:right w:val="none" w:sz="0" w:space="0" w:color="auto"/>
      </w:divBdr>
    </w:div>
    <w:div w:id="700594856">
      <w:bodyDiv w:val="1"/>
      <w:marLeft w:val="0"/>
      <w:marRight w:val="0"/>
      <w:marTop w:val="0"/>
      <w:marBottom w:val="0"/>
      <w:divBdr>
        <w:top w:val="none" w:sz="0" w:space="0" w:color="auto"/>
        <w:left w:val="none" w:sz="0" w:space="0" w:color="auto"/>
        <w:bottom w:val="none" w:sz="0" w:space="0" w:color="auto"/>
        <w:right w:val="none" w:sz="0" w:space="0" w:color="auto"/>
      </w:divBdr>
    </w:div>
    <w:div w:id="703486853">
      <w:bodyDiv w:val="1"/>
      <w:marLeft w:val="0"/>
      <w:marRight w:val="0"/>
      <w:marTop w:val="0"/>
      <w:marBottom w:val="0"/>
      <w:divBdr>
        <w:top w:val="none" w:sz="0" w:space="0" w:color="auto"/>
        <w:left w:val="none" w:sz="0" w:space="0" w:color="auto"/>
        <w:bottom w:val="none" w:sz="0" w:space="0" w:color="auto"/>
        <w:right w:val="none" w:sz="0" w:space="0" w:color="auto"/>
      </w:divBdr>
    </w:div>
    <w:div w:id="709762365">
      <w:bodyDiv w:val="1"/>
      <w:marLeft w:val="0"/>
      <w:marRight w:val="0"/>
      <w:marTop w:val="0"/>
      <w:marBottom w:val="0"/>
      <w:divBdr>
        <w:top w:val="none" w:sz="0" w:space="0" w:color="auto"/>
        <w:left w:val="none" w:sz="0" w:space="0" w:color="auto"/>
        <w:bottom w:val="none" w:sz="0" w:space="0" w:color="auto"/>
        <w:right w:val="none" w:sz="0" w:space="0" w:color="auto"/>
      </w:divBdr>
    </w:div>
    <w:div w:id="714235352">
      <w:bodyDiv w:val="1"/>
      <w:marLeft w:val="0"/>
      <w:marRight w:val="0"/>
      <w:marTop w:val="0"/>
      <w:marBottom w:val="0"/>
      <w:divBdr>
        <w:top w:val="none" w:sz="0" w:space="0" w:color="auto"/>
        <w:left w:val="none" w:sz="0" w:space="0" w:color="auto"/>
        <w:bottom w:val="none" w:sz="0" w:space="0" w:color="auto"/>
        <w:right w:val="none" w:sz="0" w:space="0" w:color="auto"/>
      </w:divBdr>
    </w:div>
    <w:div w:id="718936135">
      <w:bodyDiv w:val="1"/>
      <w:marLeft w:val="0"/>
      <w:marRight w:val="0"/>
      <w:marTop w:val="0"/>
      <w:marBottom w:val="0"/>
      <w:divBdr>
        <w:top w:val="none" w:sz="0" w:space="0" w:color="auto"/>
        <w:left w:val="none" w:sz="0" w:space="0" w:color="auto"/>
        <w:bottom w:val="none" w:sz="0" w:space="0" w:color="auto"/>
        <w:right w:val="none" w:sz="0" w:space="0" w:color="auto"/>
      </w:divBdr>
    </w:div>
    <w:div w:id="726875154">
      <w:bodyDiv w:val="1"/>
      <w:marLeft w:val="0"/>
      <w:marRight w:val="0"/>
      <w:marTop w:val="0"/>
      <w:marBottom w:val="0"/>
      <w:divBdr>
        <w:top w:val="none" w:sz="0" w:space="0" w:color="auto"/>
        <w:left w:val="none" w:sz="0" w:space="0" w:color="auto"/>
        <w:bottom w:val="none" w:sz="0" w:space="0" w:color="auto"/>
        <w:right w:val="none" w:sz="0" w:space="0" w:color="auto"/>
      </w:divBdr>
    </w:div>
    <w:div w:id="738135645">
      <w:bodyDiv w:val="1"/>
      <w:marLeft w:val="0"/>
      <w:marRight w:val="0"/>
      <w:marTop w:val="0"/>
      <w:marBottom w:val="0"/>
      <w:divBdr>
        <w:top w:val="none" w:sz="0" w:space="0" w:color="auto"/>
        <w:left w:val="none" w:sz="0" w:space="0" w:color="auto"/>
        <w:bottom w:val="none" w:sz="0" w:space="0" w:color="auto"/>
        <w:right w:val="none" w:sz="0" w:space="0" w:color="auto"/>
      </w:divBdr>
    </w:div>
    <w:div w:id="738940518">
      <w:bodyDiv w:val="1"/>
      <w:marLeft w:val="0"/>
      <w:marRight w:val="0"/>
      <w:marTop w:val="0"/>
      <w:marBottom w:val="0"/>
      <w:divBdr>
        <w:top w:val="none" w:sz="0" w:space="0" w:color="auto"/>
        <w:left w:val="none" w:sz="0" w:space="0" w:color="auto"/>
        <w:bottom w:val="none" w:sz="0" w:space="0" w:color="auto"/>
        <w:right w:val="none" w:sz="0" w:space="0" w:color="auto"/>
      </w:divBdr>
    </w:div>
    <w:div w:id="739131852">
      <w:bodyDiv w:val="1"/>
      <w:marLeft w:val="0"/>
      <w:marRight w:val="0"/>
      <w:marTop w:val="0"/>
      <w:marBottom w:val="0"/>
      <w:divBdr>
        <w:top w:val="none" w:sz="0" w:space="0" w:color="auto"/>
        <w:left w:val="none" w:sz="0" w:space="0" w:color="auto"/>
        <w:bottom w:val="none" w:sz="0" w:space="0" w:color="auto"/>
        <w:right w:val="none" w:sz="0" w:space="0" w:color="auto"/>
      </w:divBdr>
    </w:div>
    <w:div w:id="747459893">
      <w:bodyDiv w:val="1"/>
      <w:marLeft w:val="0"/>
      <w:marRight w:val="0"/>
      <w:marTop w:val="0"/>
      <w:marBottom w:val="0"/>
      <w:divBdr>
        <w:top w:val="none" w:sz="0" w:space="0" w:color="auto"/>
        <w:left w:val="none" w:sz="0" w:space="0" w:color="auto"/>
        <w:bottom w:val="none" w:sz="0" w:space="0" w:color="auto"/>
        <w:right w:val="none" w:sz="0" w:space="0" w:color="auto"/>
      </w:divBdr>
    </w:div>
    <w:div w:id="758869828">
      <w:bodyDiv w:val="1"/>
      <w:marLeft w:val="0"/>
      <w:marRight w:val="0"/>
      <w:marTop w:val="0"/>
      <w:marBottom w:val="0"/>
      <w:divBdr>
        <w:top w:val="none" w:sz="0" w:space="0" w:color="auto"/>
        <w:left w:val="none" w:sz="0" w:space="0" w:color="auto"/>
        <w:bottom w:val="none" w:sz="0" w:space="0" w:color="auto"/>
        <w:right w:val="none" w:sz="0" w:space="0" w:color="auto"/>
      </w:divBdr>
    </w:div>
    <w:div w:id="775055583">
      <w:bodyDiv w:val="1"/>
      <w:marLeft w:val="0"/>
      <w:marRight w:val="0"/>
      <w:marTop w:val="0"/>
      <w:marBottom w:val="0"/>
      <w:divBdr>
        <w:top w:val="none" w:sz="0" w:space="0" w:color="auto"/>
        <w:left w:val="none" w:sz="0" w:space="0" w:color="auto"/>
        <w:bottom w:val="none" w:sz="0" w:space="0" w:color="auto"/>
        <w:right w:val="none" w:sz="0" w:space="0" w:color="auto"/>
      </w:divBdr>
    </w:div>
    <w:div w:id="779492827">
      <w:bodyDiv w:val="1"/>
      <w:marLeft w:val="0"/>
      <w:marRight w:val="0"/>
      <w:marTop w:val="0"/>
      <w:marBottom w:val="0"/>
      <w:divBdr>
        <w:top w:val="none" w:sz="0" w:space="0" w:color="auto"/>
        <w:left w:val="none" w:sz="0" w:space="0" w:color="auto"/>
        <w:bottom w:val="none" w:sz="0" w:space="0" w:color="auto"/>
        <w:right w:val="none" w:sz="0" w:space="0" w:color="auto"/>
      </w:divBdr>
    </w:div>
    <w:div w:id="781727026">
      <w:bodyDiv w:val="1"/>
      <w:marLeft w:val="0"/>
      <w:marRight w:val="0"/>
      <w:marTop w:val="0"/>
      <w:marBottom w:val="0"/>
      <w:divBdr>
        <w:top w:val="none" w:sz="0" w:space="0" w:color="auto"/>
        <w:left w:val="none" w:sz="0" w:space="0" w:color="auto"/>
        <w:bottom w:val="none" w:sz="0" w:space="0" w:color="auto"/>
        <w:right w:val="none" w:sz="0" w:space="0" w:color="auto"/>
      </w:divBdr>
    </w:div>
    <w:div w:id="784157049">
      <w:bodyDiv w:val="1"/>
      <w:marLeft w:val="0"/>
      <w:marRight w:val="0"/>
      <w:marTop w:val="0"/>
      <w:marBottom w:val="0"/>
      <w:divBdr>
        <w:top w:val="none" w:sz="0" w:space="0" w:color="auto"/>
        <w:left w:val="none" w:sz="0" w:space="0" w:color="auto"/>
        <w:bottom w:val="none" w:sz="0" w:space="0" w:color="auto"/>
        <w:right w:val="none" w:sz="0" w:space="0" w:color="auto"/>
      </w:divBdr>
    </w:div>
    <w:div w:id="792358349">
      <w:bodyDiv w:val="1"/>
      <w:marLeft w:val="0"/>
      <w:marRight w:val="0"/>
      <w:marTop w:val="0"/>
      <w:marBottom w:val="0"/>
      <w:divBdr>
        <w:top w:val="none" w:sz="0" w:space="0" w:color="auto"/>
        <w:left w:val="none" w:sz="0" w:space="0" w:color="auto"/>
        <w:bottom w:val="none" w:sz="0" w:space="0" w:color="auto"/>
        <w:right w:val="none" w:sz="0" w:space="0" w:color="auto"/>
      </w:divBdr>
    </w:div>
    <w:div w:id="797377536">
      <w:bodyDiv w:val="1"/>
      <w:marLeft w:val="0"/>
      <w:marRight w:val="0"/>
      <w:marTop w:val="0"/>
      <w:marBottom w:val="0"/>
      <w:divBdr>
        <w:top w:val="none" w:sz="0" w:space="0" w:color="auto"/>
        <w:left w:val="none" w:sz="0" w:space="0" w:color="auto"/>
        <w:bottom w:val="none" w:sz="0" w:space="0" w:color="auto"/>
        <w:right w:val="none" w:sz="0" w:space="0" w:color="auto"/>
      </w:divBdr>
    </w:div>
    <w:div w:id="797802107">
      <w:bodyDiv w:val="1"/>
      <w:marLeft w:val="0"/>
      <w:marRight w:val="0"/>
      <w:marTop w:val="0"/>
      <w:marBottom w:val="0"/>
      <w:divBdr>
        <w:top w:val="none" w:sz="0" w:space="0" w:color="auto"/>
        <w:left w:val="none" w:sz="0" w:space="0" w:color="auto"/>
        <w:bottom w:val="none" w:sz="0" w:space="0" w:color="auto"/>
        <w:right w:val="none" w:sz="0" w:space="0" w:color="auto"/>
      </w:divBdr>
    </w:div>
    <w:div w:id="801188706">
      <w:bodyDiv w:val="1"/>
      <w:marLeft w:val="0"/>
      <w:marRight w:val="0"/>
      <w:marTop w:val="0"/>
      <w:marBottom w:val="0"/>
      <w:divBdr>
        <w:top w:val="none" w:sz="0" w:space="0" w:color="auto"/>
        <w:left w:val="none" w:sz="0" w:space="0" w:color="auto"/>
        <w:bottom w:val="none" w:sz="0" w:space="0" w:color="auto"/>
        <w:right w:val="none" w:sz="0" w:space="0" w:color="auto"/>
      </w:divBdr>
    </w:div>
    <w:div w:id="819463124">
      <w:bodyDiv w:val="1"/>
      <w:marLeft w:val="0"/>
      <w:marRight w:val="0"/>
      <w:marTop w:val="0"/>
      <w:marBottom w:val="0"/>
      <w:divBdr>
        <w:top w:val="none" w:sz="0" w:space="0" w:color="auto"/>
        <w:left w:val="none" w:sz="0" w:space="0" w:color="auto"/>
        <w:bottom w:val="none" w:sz="0" w:space="0" w:color="auto"/>
        <w:right w:val="none" w:sz="0" w:space="0" w:color="auto"/>
      </w:divBdr>
    </w:div>
    <w:div w:id="826097647">
      <w:bodyDiv w:val="1"/>
      <w:marLeft w:val="0"/>
      <w:marRight w:val="0"/>
      <w:marTop w:val="0"/>
      <w:marBottom w:val="0"/>
      <w:divBdr>
        <w:top w:val="none" w:sz="0" w:space="0" w:color="auto"/>
        <w:left w:val="none" w:sz="0" w:space="0" w:color="auto"/>
        <w:bottom w:val="none" w:sz="0" w:space="0" w:color="auto"/>
        <w:right w:val="none" w:sz="0" w:space="0" w:color="auto"/>
      </w:divBdr>
    </w:div>
    <w:div w:id="832257448">
      <w:bodyDiv w:val="1"/>
      <w:marLeft w:val="0"/>
      <w:marRight w:val="0"/>
      <w:marTop w:val="0"/>
      <w:marBottom w:val="0"/>
      <w:divBdr>
        <w:top w:val="none" w:sz="0" w:space="0" w:color="auto"/>
        <w:left w:val="none" w:sz="0" w:space="0" w:color="auto"/>
        <w:bottom w:val="none" w:sz="0" w:space="0" w:color="auto"/>
        <w:right w:val="none" w:sz="0" w:space="0" w:color="auto"/>
      </w:divBdr>
    </w:div>
    <w:div w:id="837647314">
      <w:bodyDiv w:val="1"/>
      <w:marLeft w:val="0"/>
      <w:marRight w:val="0"/>
      <w:marTop w:val="0"/>
      <w:marBottom w:val="0"/>
      <w:divBdr>
        <w:top w:val="none" w:sz="0" w:space="0" w:color="auto"/>
        <w:left w:val="none" w:sz="0" w:space="0" w:color="auto"/>
        <w:bottom w:val="none" w:sz="0" w:space="0" w:color="auto"/>
        <w:right w:val="none" w:sz="0" w:space="0" w:color="auto"/>
      </w:divBdr>
    </w:div>
    <w:div w:id="845285822">
      <w:bodyDiv w:val="1"/>
      <w:marLeft w:val="0"/>
      <w:marRight w:val="0"/>
      <w:marTop w:val="0"/>
      <w:marBottom w:val="0"/>
      <w:divBdr>
        <w:top w:val="none" w:sz="0" w:space="0" w:color="auto"/>
        <w:left w:val="none" w:sz="0" w:space="0" w:color="auto"/>
        <w:bottom w:val="none" w:sz="0" w:space="0" w:color="auto"/>
        <w:right w:val="none" w:sz="0" w:space="0" w:color="auto"/>
      </w:divBdr>
    </w:div>
    <w:div w:id="848520144">
      <w:bodyDiv w:val="1"/>
      <w:marLeft w:val="0"/>
      <w:marRight w:val="0"/>
      <w:marTop w:val="0"/>
      <w:marBottom w:val="0"/>
      <w:divBdr>
        <w:top w:val="none" w:sz="0" w:space="0" w:color="auto"/>
        <w:left w:val="none" w:sz="0" w:space="0" w:color="auto"/>
        <w:bottom w:val="none" w:sz="0" w:space="0" w:color="auto"/>
        <w:right w:val="none" w:sz="0" w:space="0" w:color="auto"/>
      </w:divBdr>
    </w:div>
    <w:div w:id="848568316">
      <w:bodyDiv w:val="1"/>
      <w:marLeft w:val="0"/>
      <w:marRight w:val="0"/>
      <w:marTop w:val="0"/>
      <w:marBottom w:val="0"/>
      <w:divBdr>
        <w:top w:val="none" w:sz="0" w:space="0" w:color="auto"/>
        <w:left w:val="none" w:sz="0" w:space="0" w:color="auto"/>
        <w:bottom w:val="none" w:sz="0" w:space="0" w:color="auto"/>
        <w:right w:val="none" w:sz="0" w:space="0" w:color="auto"/>
      </w:divBdr>
    </w:div>
    <w:div w:id="850414572">
      <w:bodyDiv w:val="1"/>
      <w:marLeft w:val="0"/>
      <w:marRight w:val="0"/>
      <w:marTop w:val="0"/>
      <w:marBottom w:val="0"/>
      <w:divBdr>
        <w:top w:val="none" w:sz="0" w:space="0" w:color="auto"/>
        <w:left w:val="none" w:sz="0" w:space="0" w:color="auto"/>
        <w:bottom w:val="none" w:sz="0" w:space="0" w:color="auto"/>
        <w:right w:val="none" w:sz="0" w:space="0" w:color="auto"/>
      </w:divBdr>
    </w:div>
    <w:div w:id="853148189">
      <w:bodyDiv w:val="1"/>
      <w:marLeft w:val="0"/>
      <w:marRight w:val="0"/>
      <w:marTop w:val="0"/>
      <w:marBottom w:val="0"/>
      <w:divBdr>
        <w:top w:val="none" w:sz="0" w:space="0" w:color="auto"/>
        <w:left w:val="none" w:sz="0" w:space="0" w:color="auto"/>
        <w:bottom w:val="none" w:sz="0" w:space="0" w:color="auto"/>
        <w:right w:val="none" w:sz="0" w:space="0" w:color="auto"/>
      </w:divBdr>
    </w:div>
    <w:div w:id="854877945">
      <w:bodyDiv w:val="1"/>
      <w:marLeft w:val="0"/>
      <w:marRight w:val="0"/>
      <w:marTop w:val="0"/>
      <w:marBottom w:val="0"/>
      <w:divBdr>
        <w:top w:val="none" w:sz="0" w:space="0" w:color="auto"/>
        <w:left w:val="none" w:sz="0" w:space="0" w:color="auto"/>
        <w:bottom w:val="none" w:sz="0" w:space="0" w:color="auto"/>
        <w:right w:val="none" w:sz="0" w:space="0" w:color="auto"/>
      </w:divBdr>
    </w:div>
    <w:div w:id="855770035">
      <w:bodyDiv w:val="1"/>
      <w:marLeft w:val="0"/>
      <w:marRight w:val="0"/>
      <w:marTop w:val="0"/>
      <w:marBottom w:val="0"/>
      <w:divBdr>
        <w:top w:val="none" w:sz="0" w:space="0" w:color="auto"/>
        <w:left w:val="none" w:sz="0" w:space="0" w:color="auto"/>
        <w:bottom w:val="none" w:sz="0" w:space="0" w:color="auto"/>
        <w:right w:val="none" w:sz="0" w:space="0" w:color="auto"/>
      </w:divBdr>
    </w:div>
    <w:div w:id="857038112">
      <w:bodyDiv w:val="1"/>
      <w:marLeft w:val="0"/>
      <w:marRight w:val="0"/>
      <w:marTop w:val="0"/>
      <w:marBottom w:val="0"/>
      <w:divBdr>
        <w:top w:val="none" w:sz="0" w:space="0" w:color="auto"/>
        <w:left w:val="none" w:sz="0" w:space="0" w:color="auto"/>
        <w:bottom w:val="none" w:sz="0" w:space="0" w:color="auto"/>
        <w:right w:val="none" w:sz="0" w:space="0" w:color="auto"/>
      </w:divBdr>
    </w:div>
    <w:div w:id="867182013">
      <w:bodyDiv w:val="1"/>
      <w:marLeft w:val="0"/>
      <w:marRight w:val="0"/>
      <w:marTop w:val="0"/>
      <w:marBottom w:val="0"/>
      <w:divBdr>
        <w:top w:val="none" w:sz="0" w:space="0" w:color="auto"/>
        <w:left w:val="none" w:sz="0" w:space="0" w:color="auto"/>
        <w:bottom w:val="none" w:sz="0" w:space="0" w:color="auto"/>
        <w:right w:val="none" w:sz="0" w:space="0" w:color="auto"/>
      </w:divBdr>
    </w:div>
    <w:div w:id="868569179">
      <w:bodyDiv w:val="1"/>
      <w:marLeft w:val="0"/>
      <w:marRight w:val="0"/>
      <w:marTop w:val="0"/>
      <w:marBottom w:val="0"/>
      <w:divBdr>
        <w:top w:val="none" w:sz="0" w:space="0" w:color="auto"/>
        <w:left w:val="none" w:sz="0" w:space="0" w:color="auto"/>
        <w:bottom w:val="none" w:sz="0" w:space="0" w:color="auto"/>
        <w:right w:val="none" w:sz="0" w:space="0" w:color="auto"/>
      </w:divBdr>
    </w:div>
    <w:div w:id="876314021">
      <w:bodyDiv w:val="1"/>
      <w:marLeft w:val="0"/>
      <w:marRight w:val="0"/>
      <w:marTop w:val="0"/>
      <w:marBottom w:val="0"/>
      <w:divBdr>
        <w:top w:val="none" w:sz="0" w:space="0" w:color="auto"/>
        <w:left w:val="none" w:sz="0" w:space="0" w:color="auto"/>
        <w:bottom w:val="none" w:sz="0" w:space="0" w:color="auto"/>
        <w:right w:val="none" w:sz="0" w:space="0" w:color="auto"/>
      </w:divBdr>
    </w:div>
    <w:div w:id="878082501">
      <w:bodyDiv w:val="1"/>
      <w:marLeft w:val="0"/>
      <w:marRight w:val="0"/>
      <w:marTop w:val="0"/>
      <w:marBottom w:val="0"/>
      <w:divBdr>
        <w:top w:val="none" w:sz="0" w:space="0" w:color="auto"/>
        <w:left w:val="none" w:sz="0" w:space="0" w:color="auto"/>
        <w:bottom w:val="none" w:sz="0" w:space="0" w:color="auto"/>
        <w:right w:val="none" w:sz="0" w:space="0" w:color="auto"/>
      </w:divBdr>
    </w:div>
    <w:div w:id="879125240">
      <w:bodyDiv w:val="1"/>
      <w:marLeft w:val="0"/>
      <w:marRight w:val="0"/>
      <w:marTop w:val="0"/>
      <w:marBottom w:val="0"/>
      <w:divBdr>
        <w:top w:val="none" w:sz="0" w:space="0" w:color="auto"/>
        <w:left w:val="none" w:sz="0" w:space="0" w:color="auto"/>
        <w:bottom w:val="none" w:sz="0" w:space="0" w:color="auto"/>
        <w:right w:val="none" w:sz="0" w:space="0" w:color="auto"/>
      </w:divBdr>
    </w:div>
    <w:div w:id="881407930">
      <w:bodyDiv w:val="1"/>
      <w:marLeft w:val="0"/>
      <w:marRight w:val="0"/>
      <w:marTop w:val="0"/>
      <w:marBottom w:val="0"/>
      <w:divBdr>
        <w:top w:val="none" w:sz="0" w:space="0" w:color="auto"/>
        <w:left w:val="none" w:sz="0" w:space="0" w:color="auto"/>
        <w:bottom w:val="none" w:sz="0" w:space="0" w:color="auto"/>
        <w:right w:val="none" w:sz="0" w:space="0" w:color="auto"/>
      </w:divBdr>
    </w:div>
    <w:div w:id="896554206">
      <w:bodyDiv w:val="1"/>
      <w:marLeft w:val="0"/>
      <w:marRight w:val="0"/>
      <w:marTop w:val="0"/>
      <w:marBottom w:val="0"/>
      <w:divBdr>
        <w:top w:val="none" w:sz="0" w:space="0" w:color="auto"/>
        <w:left w:val="none" w:sz="0" w:space="0" w:color="auto"/>
        <w:bottom w:val="none" w:sz="0" w:space="0" w:color="auto"/>
        <w:right w:val="none" w:sz="0" w:space="0" w:color="auto"/>
      </w:divBdr>
    </w:div>
    <w:div w:id="898320152">
      <w:bodyDiv w:val="1"/>
      <w:marLeft w:val="0"/>
      <w:marRight w:val="0"/>
      <w:marTop w:val="0"/>
      <w:marBottom w:val="0"/>
      <w:divBdr>
        <w:top w:val="none" w:sz="0" w:space="0" w:color="auto"/>
        <w:left w:val="none" w:sz="0" w:space="0" w:color="auto"/>
        <w:bottom w:val="none" w:sz="0" w:space="0" w:color="auto"/>
        <w:right w:val="none" w:sz="0" w:space="0" w:color="auto"/>
      </w:divBdr>
    </w:div>
    <w:div w:id="901981601">
      <w:bodyDiv w:val="1"/>
      <w:marLeft w:val="0"/>
      <w:marRight w:val="0"/>
      <w:marTop w:val="0"/>
      <w:marBottom w:val="0"/>
      <w:divBdr>
        <w:top w:val="none" w:sz="0" w:space="0" w:color="auto"/>
        <w:left w:val="none" w:sz="0" w:space="0" w:color="auto"/>
        <w:bottom w:val="none" w:sz="0" w:space="0" w:color="auto"/>
        <w:right w:val="none" w:sz="0" w:space="0" w:color="auto"/>
      </w:divBdr>
    </w:div>
    <w:div w:id="910578331">
      <w:bodyDiv w:val="1"/>
      <w:marLeft w:val="0"/>
      <w:marRight w:val="0"/>
      <w:marTop w:val="0"/>
      <w:marBottom w:val="0"/>
      <w:divBdr>
        <w:top w:val="none" w:sz="0" w:space="0" w:color="auto"/>
        <w:left w:val="none" w:sz="0" w:space="0" w:color="auto"/>
        <w:bottom w:val="none" w:sz="0" w:space="0" w:color="auto"/>
        <w:right w:val="none" w:sz="0" w:space="0" w:color="auto"/>
      </w:divBdr>
    </w:div>
    <w:div w:id="911232334">
      <w:bodyDiv w:val="1"/>
      <w:marLeft w:val="0"/>
      <w:marRight w:val="0"/>
      <w:marTop w:val="0"/>
      <w:marBottom w:val="0"/>
      <w:divBdr>
        <w:top w:val="none" w:sz="0" w:space="0" w:color="auto"/>
        <w:left w:val="none" w:sz="0" w:space="0" w:color="auto"/>
        <w:bottom w:val="none" w:sz="0" w:space="0" w:color="auto"/>
        <w:right w:val="none" w:sz="0" w:space="0" w:color="auto"/>
      </w:divBdr>
    </w:div>
    <w:div w:id="921720421">
      <w:bodyDiv w:val="1"/>
      <w:marLeft w:val="0"/>
      <w:marRight w:val="0"/>
      <w:marTop w:val="0"/>
      <w:marBottom w:val="0"/>
      <w:divBdr>
        <w:top w:val="none" w:sz="0" w:space="0" w:color="auto"/>
        <w:left w:val="none" w:sz="0" w:space="0" w:color="auto"/>
        <w:bottom w:val="none" w:sz="0" w:space="0" w:color="auto"/>
        <w:right w:val="none" w:sz="0" w:space="0" w:color="auto"/>
      </w:divBdr>
    </w:div>
    <w:div w:id="924916219">
      <w:bodyDiv w:val="1"/>
      <w:marLeft w:val="0"/>
      <w:marRight w:val="0"/>
      <w:marTop w:val="0"/>
      <w:marBottom w:val="0"/>
      <w:divBdr>
        <w:top w:val="none" w:sz="0" w:space="0" w:color="auto"/>
        <w:left w:val="none" w:sz="0" w:space="0" w:color="auto"/>
        <w:bottom w:val="none" w:sz="0" w:space="0" w:color="auto"/>
        <w:right w:val="none" w:sz="0" w:space="0" w:color="auto"/>
      </w:divBdr>
    </w:div>
    <w:div w:id="931426187">
      <w:bodyDiv w:val="1"/>
      <w:marLeft w:val="0"/>
      <w:marRight w:val="0"/>
      <w:marTop w:val="0"/>
      <w:marBottom w:val="0"/>
      <w:divBdr>
        <w:top w:val="none" w:sz="0" w:space="0" w:color="auto"/>
        <w:left w:val="none" w:sz="0" w:space="0" w:color="auto"/>
        <w:bottom w:val="none" w:sz="0" w:space="0" w:color="auto"/>
        <w:right w:val="none" w:sz="0" w:space="0" w:color="auto"/>
      </w:divBdr>
    </w:div>
    <w:div w:id="936017447">
      <w:bodyDiv w:val="1"/>
      <w:marLeft w:val="0"/>
      <w:marRight w:val="0"/>
      <w:marTop w:val="0"/>
      <w:marBottom w:val="0"/>
      <w:divBdr>
        <w:top w:val="none" w:sz="0" w:space="0" w:color="auto"/>
        <w:left w:val="none" w:sz="0" w:space="0" w:color="auto"/>
        <w:bottom w:val="none" w:sz="0" w:space="0" w:color="auto"/>
        <w:right w:val="none" w:sz="0" w:space="0" w:color="auto"/>
      </w:divBdr>
    </w:div>
    <w:div w:id="936979681">
      <w:bodyDiv w:val="1"/>
      <w:marLeft w:val="0"/>
      <w:marRight w:val="0"/>
      <w:marTop w:val="0"/>
      <w:marBottom w:val="0"/>
      <w:divBdr>
        <w:top w:val="none" w:sz="0" w:space="0" w:color="auto"/>
        <w:left w:val="none" w:sz="0" w:space="0" w:color="auto"/>
        <w:bottom w:val="none" w:sz="0" w:space="0" w:color="auto"/>
        <w:right w:val="none" w:sz="0" w:space="0" w:color="auto"/>
      </w:divBdr>
    </w:div>
    <w:div w:id="937712936">
      <w:bodyDiv w:val="1"/>
      <w:marLeft w:val="0"/>
      <w:marRight w:val="0"/>
      <w:marTop w:val="0"/>
      <w:marBottom w:val="0"/>
      <w:divBdr>
        <w:top w:val="none" w:sz="0" w:space="0" w:color="auto"/>
        <w:left w:val="none" w:sz="0" w:space="0" w:color="auto"/>
        <w:bottom w:val="none" w:sz="0" w:space="0" w:color="auto"/>
        <w:right w:val="none" w:sz="0" w:space="0" w:color="auto"/>
      </w:divBdr>
    </w:div>
    <w:div w:id="944464790">
      <w:bodyDiv w:val="1"/>
      <w:marLeft w:val="0"/>
      <w:marRight w:val="0"/>
      <w:marTop w:val="0"/>
      <w:marBottom w:val="0"/>
      <w:divBdr>
        <w:top w:val="none" w:sz="0" w:space="0" w:color="auto"/>
        <w:left w:val="none" w:sz="0" w:space="0" w:color="auto"/>
        <w:bottom w:val="none" w:sz="0" w:space="0" w:color="auto"/>
        <w:right w:val="none" w:sz="0" w:space="0" w:color="auto"/>
      </w:divBdr>
    </w:div>
    <w:div w:id="945386405">
      <w:bodyDiv w:val="1"/>
      <w:marLeft w:val="0"/>
      <w:marRight w:val="0"/>
      <w:marTop w:val="0"/>
      <w:marBottom w:val="0"/>
      <w:divBdr>
        <w:top w:val="none" w:sz="0" w:space="0" w:color="auto"/>
        <w:left w:val="none" w:sz="0" w:space="0" w:color="auto"/>
        <w:bottom w:val="none" w:sz="0" w:space="0" w:color="auto"/>
        <w:right w:val="none" w:sz="0" w:space="0" w:color="auto"/>
      </w:divBdr>
    </w:div>
    <w:div w:id="946305344">
      <w:bodyDiv w:val="1"/>
      <w:marLeft w:val="0"/>
      <w:marRight w:val="0"/>
      <w:marTop w:val="0"/>
      <w:marBottom w:val="0"/>
      <w:divBdr>
        <w:top w:val="none" w:sz="0" w:space="0" w:color="auto"/>
        <w:left w:val="none" w:sz="0" w:space="0" w:color="auto"/>
        <w:bottom w:val="none" w:sz="0" w:space="0" w:color="auto"/>
        <w:right w:val="none" w:sz="0" w:space="0" w:color="auto"/>
      </w:divBdr>
    </w:div>
    <w:div w:id="946810211">
      <w:bodyDiv w:val="1"/>
      <w:marLeft w:val="0"/>
      <w:marRight w:val="0"/>
      <w:marTop w:val="0"/>
      <w:marBottom w:val="0"/>
      <w:divBdr>
        <w:top w:val="none" w:sz="0" w:space="0" w:color="auto"/>
        <w:left w:val="none" w:sz="0" w:space="0" w:color="auto"/>
        <w:bottom w:val="none" w:sz="0" w:space="0" w:color="auto"/>
        <w:right w:val="none" w:sz="0" w:space="0" w:color="auto"/>
      </w:divBdr>
    </w:div>
    <w:div w:id="951279092">
      <w:bodyDiv w:val="1"/>
      <w:marLeft w:val="0"/>
      <w:marRight w:val="0"/>
      <w:marTop w:val="0"/>
      <w:marBottom w:val="0"/>
      <w:divBdr>
        <w:top w:val="none" w:sz="0" w:space="0" w:color="auto"/>
        <w:left w:val="none" w:sz="0" w:space="0" w:color="auto"/>
        <w:bottom w:val="none" w:sz="0" w:space="0" w:color="auto"/>
        <w:right w:val="none" w:sz="0" w:space="0" w:color="auto"/>
      </w:divBdr>
    </w:div>
    <w:div w:id="973750657">
      <w:bodyDiv w:val="1"/>
      <w:marLeft w:val="0"/>
      <w:marRight w:val="0"/>
      <w:marTop w:val="0"/>
      <w:marBottom w:val="0"/>
      <w:divBdr>
        <w:top w:val="none" w:sz="0" w:space="0" w:color="auto"/>
        <w:left w:val="none" w:sz="0" w:space="0" w:color="auto"/>
        <w:bottom w:val="none" w:sz="0" w:space="0" w:color="auto"/>
        <w:right w:val="none" w:sz="0" w:space="0" w:color="auto"/>
      </w:divBdr>
    </w:div>
    <w:div w:id="975375987">
      <w:bodyDiv w:val="1"/>
      <w:marLeft w:val="0"/>
      <w:marRight w:val="0"/>
      <w:marTop w:val="0"/>
      <w:marBottom w:val="0"/>
      <w:divBdr>
        <w:top w:val="none" w:sz="0" w:space="0" w:color="auto"/>
        <w:left w:val="none" w:sz="0" w:space="0" w:color="auto"/>
        <w:bottom w:val="none" w:sz="0" w:space="0" w:color="auto"/>
        <w:right w:val="none" w:sz="0" w:space="0" w:color="auto"/>
      </w:divBdr>
    </w:div>
    <w:div w:id="975837526">
      <w:bodyDiv w:val="1"/>
      <w:marLeft w:val="0"/>
      <w:marRight w:val="0"/>
      <w:marTop w:val="0"/>
      <w:marBottom w:val="0"/>
      <w:divBdr>
        <w:top w:val="none" w:sz="0" w:space="0" w:color="auto"/>
        <w:left w:val="none" w:sz="0" w:space="0" w:color="auto"/>
        <w:bottom w:val="none" w:sz="0" w:space="0" w:color="auto"/>
        <w:right w:val="none" w:sz="0" w:space="0" w:color="auto"/>
      </w:divBdr>
    </w:div>
    <w:div w:id="976305291">
      <w:bodyDiv w:val="1"/>
      <w:marLeft w:val="0"/>
      <w:marRight w:val="0"/>
      <w:marTop w:val="0"/>
      <w:marBottom w:val="0"/>
      <w:divBdr>
        <w:top w:val="none" w:sz="0" w:space="0" w:color="auto"/>
        <w:left w:val="none" w:sz="0" w:space="0" w:color="auto"/>
        <w:bottom w:val="none" w:sz="0" w:space="0" w:color="auto"/>
        <w:right w:val="none" w:sz="0" w:space="0" w:color="auto"/>
      </w:divBdr>
    </w:div>
    <w:div w:id="976495198">
      <w:bodyDiv w:val="1"/>
      <w:marLeft w:val="0"/>
      <w:marRight w:val="0"/>
      <w:marTop w:val="0"/>
      <w:marBottom w:val="0"/>
      <w:divBdr>
        <w:top w:val="none" w:sz="0" w:space="0" w:color="auto"/>
        <w:left w:val="none" w:sz="0" w:space="0" w:color="auto"/>
        <w:bottom w:val="none" w:sz="0" w:space="0" w:color="auto"/>
        <w:right w:val="none" w:sz="0" w:space="0" w:color="auto"/>
      </w:divBdr>
    </w:div>
    <w:div w:id="976958052">
      <w:bodyDiv w:val="1"/>
      <w:marLeft w:val="0"/>
      <w:marRight w:val="0"/>
      <w:marTop w:val="0"/>
      <w:marBottom w:val="0"/>
      <w:divBdr>
        <w:top w:val="none" w:sz="0" w:space="0" w:color="auto"/>
        <w:left w:val="none" w:sz="0" w:space="0" w:color="auto"/>
        <w:bottom w:val="none" w:sz="0" w:space="0" w:color="auto"/>
        <w:right w:val="none" w:sz="0" w:space="0" w:color="auto"/>
      </w:divBdr>
    </w:div>
    <w:div w:id="977301631">
      <w:bodyDiv w:val="1"/>
      <w:marLeft w:val="0"/>
      <w:marRight w:val="0"/>
      <w:marTop w:val="0"/>
      <w:marBottom w:val="0"/>
      <w:divBdr>
        <w:top w:val="none" w:sz="0" w:space="0" w:color="auto"/>
        <w:left w:val="none" w:sz="0" w:space="0" w:color="auto"/>
        <w:bottom w:val="none" w:sz="0" w:space="0" w:color="auto"/>
        <w:right w:val="none" w:sz="0" w:space="0" w:color="auto"/>
      </w:divBdr>
    </w:div>
    <w:div w:id="985670248">
      <w:bodyDiv w:val="1"/>
      <w:marLeft w:val="0"/>
      <w:marRight w:val="0"/>
      <w:marTop w:val="0"/>
      <w:marBottom w:val="0"/>
      <w:divBdr>
        <w:top w:val="none" w:sz="0" w:space="0" w:color="auto"/>
        <w:left w:val="none" w:sz="0" w:space="0" w:color="auto"/>
        <w:bottom w:val="none" w:sz="0" w:space="0" w:color="auto"/>
        <w:right w:val="none" w:sz="0" w:space="0" w:color="auto"/>
      </w:divBdr>
    </w:div>
    <w:div w:id="986199997">
      <w:bodyDiv w:val="1"/>
      <w:marLeft w:val="0"/>
      <w:marRight w:val="0"/>
      <w:marTop w:val="0"/>
      <w:marBottom w:val="0"/>
      <w:divBdr>
        <w:top w:val="none" w:sz="0" w:space="0" w:color="auto"/>
        <w:left w:val="none" w:sz="0" w:space="0" w:color="auto"/>
        <w:bottom w:val="none" w:sz="0" w:space="0" w:color="auto"/>
        <w:right w:val="none" w:sz="0" w:space="0" w:color="auto"/>
      </w:divBdr>
    </w:div>
    <w:div w:id="987392741">
      <w:bodyDiv w:val="1"/>
      <w:marLeft w:val="0"/>
      <w:marRight w:val="0"/>
      <w:marTop w:val="0"/>
      <w:marBottom w:val="0"/>
      <w:divBdr>
        <w:top w:val="none" w:sz="0" w:space="0" w:color="auto"/>
        <w:left w:val="none" w:sz="0" w:space="0" w:color="auto"/>
        <w:bottom w:val="none" w:sz="0" w:space="0" w:color="auto"/>
        <w:right w:val="none" w:sz="0" w:space="0" w:color="auto"/>
      </w:divBdr>
    </w:div>
    <w:div w:id="988707893">
      <w:bodyDiv w:val="1"/>
      <w:marLeft w:val="0"/>
      <w:marRight w:val="0"/>
      <w:marTop w:val="0"/>
      <w:marBottom w:val="0"/>
      <w:divBdr>
        <w:top w:val="none" w:sz="0" w:space="0" w:color="auto"/>
        <w:left w:val="none" w:sz="0" w:space="0" w:color="auto"/>
        <w:bottom w:val="none" w:sz="0" w:space="0" w:color="auto"/>
        <w:right w:val="none" w:sz="0" w:space="0" w:color="auto"/>
      </w:divBdr>
    </w:div>
    <w:div w:id="1002657219">
      <w:bodyDiv w:val="1"/>
      <w:marLeft w:val="0"/>
      <w:marRight w:val="0"/>
      <w:marTop w:val="0"/>
      <w:marBottom w:val="0"/>
      <w:divBdr>
        <w:top w:val="none" w:sz="0" w:space="0" w:color="auto"/>
        <w:left w:val="none" w:sz="0" w:space="0" w:color="auto"/>
        <w:bottom w:val="none" w:sz="0" w:space="0" w:color="auto"/>
        <w:right w:val="none" w:sz="0" w:space="0" w:color="auto"/>
      </w:divBdr>
    </w:div>
    <w:div w:id="1005865790">
      <w:bodyDiv w:val="1"/>
      <w:marLeft w:val="0"/>
      <w:marRight w:val="0"/>
      <w:marTop w:val="0"/>
      <w:marBottom w:val="0"/>
      <w:divBdr>
        <w:top w:val="none" w:sz="0" w:space="0" w:color="auto"/>
        <w:left w:val="none" w:sz="0" w:space="0" w:color="auto"/>
        <w:bottom w:val="none" w:sz="0" w:space="0" w:color="auto"/>
        <w:right w:val="none" w:sz="0" w:space="0" w:color="auto"/>
      </w:divBdr>
    </w:div>
    <w:div w:id="1012563142">
      <w:bodyDiv w:val="1"/>
      <w:marLeft w:val="0"/>
      <w:marRight w:val="0"/>
      <w:marTop w:val="0"/>
      <w:marBottom w:val="0"/>
      <w:divBdr>
        <w:top w:val="none" w:sz="0" w:space="0" w:color="auto"/>
        <w:left w:val="none" w:sz="0" w:space="0" w:color="auto"/>
        <w:bottom w:val="none" w:sz="0" w:space="0" w:color="auto"/>
        <w:right w:val="none" w:sz="0" w:space="0" w:color="auto"/>
      </w:divBdr>
    </w:div>
    <w:div w:id="1014766217">
      <w:bodyDiv w:val="1"/>
      <w:marLeft w:val="0"/>
      <w:marRight w:val="0"/>
      <w:marTop w:val="0"/>
      <w:marBottom w:val="0"/>
      <w:divBdr>
        <w:top w:val="none" w:sz="0" w:space="0" w:color="auto"/>
        <w:left w:val="none" w:sz="0" w:space="0" w:color="auto"/>
        <w:bottom w:val="none" w:sz="0" w:space="0" w:color="auto"/>
        <w:right w:val="none" w:sz="0" w:space="0" w:color="auto"/>
      </w:divBdr>
    </w:div>
    <w:div w:id="1015960074">
      <w:bodyDiv w:val="1"/>
      <w:marLeft w:val="0"/>
      <w:marRight w:val="0"/>
      <w:marTop w:val="0"/>
      <w:marBottom w:val="0"/>
      <w:divBdr>
        <w:top w:val="none" w:sz="0" w:space="0" w:color="auto"/>
        <w:left w:val="none" w:sz="0" w:space="0" w:color="auto"/>
        <w:bottom w:val="none" w:sz="0" w:space="0" w:color="auto"/>
        <w:right w:val="none" w:sz="0" w:space="0" w:color="auto"/>
      </w:divBdr>
    </w:div>
    <w:div w:id="1029837903">
      <w:bodyDiv w:val="1"/>
      <w:marLeft w:val="0"/>
      <w:marRight w:val="0"/>
      <w:marTop w:val="0"/>
      <w:marBottom w:val="0"/>
      <w:divBdr>
        <w:top w:val="none" w:sz="0" w:space="0" w:color="auto"/>
        <w:left w:val="none" w:sz="0" w:space="0" w:color="auto"/>
        <w:bottom w:val="none" w:sz="0" w:space="0" w:color="auto"/>
        <w:right w:val="none" w:sz="0" w:space="0" w:color="auto"/>
      </w:divBdr>
    </w:div>
    <w:div w:id="1033772981">
      <w:bodyDiv w:val="1"/>
      <w:marLeft w:val="0"/>
      <w:marRight w:val="0"/>
      <w:marTop w:val="0"/>
      <w:marBottom w:val="0"/>
      <w:divBdr>
        <w:top w:val="none" w:sz="0" w:space="0" w:color="auto"/>
        <w:left w:val="none" w:sz="0" w:space="0" w:color="auto"/>
        <w:bottom w:val="none" w:sz="0" w:space="0" w:color="auto"/>
        <w:right w:val="none" w:sz="0" w:space="0" w:color="auto"/>
      </w:divBdr>
    </w:div>
    <w:div w:id="1040134611">
      <w:bodyDiv w:val="1"/>
      <w:marLeft w:val="0"/>
      <w:marRight w:val="0"/>
      <w:marTop w:val="0"/>
      <w:marBottom w:val="0"/>
      <w:divBdr>
        <w:top w:val="none" w:sz="0" w:space="0" w:color="auto"/>
        <w:left w:val="none" w:sz="0" w:space="0" w:color="auto"/>
        <w:bottom w:val="none" w:sz="0" w:space="0" w:color="auto"/>
        <w:right w:val="none" w:sz="0" w:space="0" w:color="auto"/>
      </w:divBdr>
    </w:div>
    <w:div w:id="1043291291">
      <w:bodyDiv w:val="1"/>
      <w:marLeft w:val="0"/>
      <w:marRight w:val="0"/>
      <w:marTop w:val="0"/>
      <w:marBottom w:val="0"/>
      <w:divBdr>
        <w:top w:val="none" w:sz="0" w:space="0" w:color="auto"/>
        <w:left w:val="none" w:sz="0" w:space="0" w:color="auto"/>
        <w:bottom w:val="none" w:sz="0" w:space="0" w:color="auto"/>
        <w:right w:val="none" w:sz="0" w:space="0" w:color="auto"/>
      </w:divBdr>
    </w:div>
    <w:div w:id="1044331615">
      <w:bodyDiv w:val="1"/>
      <w:marLeft w:val="0"/>
      <w:marRight w:val="0"/>
      <w:marTop w:val="0"/>
      <w:marBottom w:val="0"/>
      <w:divBdr>
        <w:top w:val="none" w:sz="0" w:space="0" w:color="auto"/>
        <w:left w:val="none" w:sz="0" w:space="0" w:color="auto"/>
        <w:bottom w:val="none" w:sz="0" w:space="0" w:color="auto"/>
        <w:right w:val="none" w:sz="0" w:space="0" w:color="auto"/>
      </w:divBdr>
    </w:div>
    <w:div w:id="1048845906">
      <w:bodyDiv w:val="1"/>
      <w:marLeft w:val="0"/>
      <w:marRight w:val="0"/>
      <w:marTop w:val="0"/>
      <w:marBottom w:val="0"/>
      <w:divBdr>
        <w:top w:val="none" w:sz="0" w:space="0" w:color="auto"/>
        <w:left w:val="none" w:sz="0" w:space="0" w:color="auto"/>
        <w:bottom w:val="none" w:sz="0" w:space="0" w:color="auto"/>
        <w:right w:val="none" w:sz="0" w:space="0" w:color="auto"/>
      </w:divBdr>
    </w:div>
    <w:div w:id="1051269225">
      <w:bodyDiv w:val="1"/>
      <w:marLeft w:val="0"/>
      <w:marRight w:val="0"/>
      <w:marTop w:val="0"/>
      <w:marBottom w:val="0"/>
      <w:divBdr>
        <w:top w:val="none" w:sz="0" w:space="0" w:color="auto"/>
        <w:left w:val="none" w:sz="0" w:space="0" w:color="auto"/>
        <w:bottom w:val="none" w:sz="0" w:space="0" w:color="auto"/>
        <w:right w:val="none" w:sz="0" w:space="0" w:color="auto"/>
      </w:divBdr>
    </w:div>
    <w:div w:id="1054935288">
      <w:bodyDiv w:val="1"/>
      <w:marLeft w:val="0"/>
      <w:marRight w:val="0"/>
      <w:marTop w:val="0"/>
      <w:marBottom w:val="0"/>
      <w:divBdr>
        <w:top w:val="none" w:sz="0" w:space="0" w:color="auto"/>
        <w:left w:val="none" w:sz="0" w:space="0" w:color="auto"/>
        <w:bottom w:val="none" w:sz="0" w:space="0" w:color="auto"/>
        <w:right w:val="none" w:sz="0" w:space="0" w:color="auto"/>
      </w:divBdr>
    </w:div>
    <w:div w:id="1056587486">
      <w:bodyDiv w:val="1"/>
      <w:marLeft w:val="0"/>
      <w:marRight w:val="0"/>
      <w:marTop w:val="0"/>
      <w:marBottom w:val="0"/>
      <w:divBdr>
        <w:top w:val="none" w:sz="0" w:space="0" w:color="auto"/>
        <w:left w:val="none" w:sz="0" w:space="0" w:color="auto"/>
        <w:bottom w:val="none" w:sz="0" w:space="0" w:color="auto"/>
        <w:right w:val="none" w:sz="0" w:space="0" w:color="auto"/>
      </w:divBdr>
    </w:div>
    <w:div w:id="1073813467">
      <w:bodyDiv w:val="1"/>
      <w:marLeft w:val="0"/>
      <w:marRight w:val="0"/>
      <w:marTop w:val="0"/>
      <w:marBottom w:val="0"/>
      <w:divBdr>
        <w:top w:val="none" w:sz="0" w:space="0" w:color="auto"/>
        <w:left w:val="none" w:sz="0" w:space="0" w:color="auto"/>
        <w:bottom w:val="none" w:sz="0" w:space="0" w:color="auto"/>
        <w:right w:val="none" w:sz="0" w:space="0" w:color="auto"/>
      </w:divBdr>
    </w:div>
    <w:div w:id="1078670226">
      <w:bodyDiv w:val="1"/>
      <w:marLeft w:val="0"/>
      <w:marRight w:val="0"/>
      <w:marTop w:val="0"/>
      <w:marBottom w:val="0"/>
      <w:divBdr>
        <w:top w:val="none" w:sz="0" w:space="0" w:color="auto"/>
        <w:left w:val="none" w:sz="0" w:space="0" w:color="auto"/>
        <w:bottom w:val="none" w:sz="0" w:space="0" w:color="auto"/>
        <w:right w:val="none" w:sz="0" w:space="0" w:color="auto"/>
      </w:divBdr>
    </w:div>
    <w:div w:id="1080442437">
      <w:bodyDiv w:val="1"/>
      <w:marLeft w:val="0"/>
      <w:marRight w:val="0"/>
      <w:marTop w:val="0"/>
      <w:marBottom w:val="0"/>
      <w:divBdr>
        <w:top w:val="none" w:sz="0" w:space="0" w:color="auto"/>
        <w:left w:val="none" w:sz="0" w:space="0" w:color="auto"/>
        <w:bottom w:val="none" w:sz="0" w:space="0" w:color="auto"/>
        <w:right w:val="none" w:sz="0" w:space="0" w:color="auto"/>
      </w:divBdr>
    </w:div>
    <w:div w:id="1083141604">
      <w:bodyDiv w:val="1"/>
      <w:marLeft w:val="0"/>
      <w:marRight w:val="0"/>
      <w:marTop w:val="0"/>
      <w:marBottom w:val="0"/>
      <w:divBdr>
        <w:top w:val="none" w:sz="0" w:space="0" w:color="auto"/>
        <w:left w:val="none" w:sz="0" w:space="0" w:color="auto"/>
        <w:bottom w:val="none" w:sz="0" w:space="0" w:color="auto"/>
        <w:right w:val="none" w:sz="0" w:space="0" w:color="auto"/>
      </w:divBdr>
    </w:div>
    <w:div w:id="1093206054">
      <w:bodyDiv w:val="1"/>
      <w:marLeft w:val="0"/>
      <w:marRight w:val="0"/>
      <w:marTop w:val="0"/>
      <w:marBottom w:val="0"/>
      <w:divBdr>
        <w:top w:val="none" w:sz="0" w:space="0" w:color="auto"/>
        <w:left w:val="none" w:sz="0" w:space="0" w:color="auto"/>
        <w:bottom w:val="none" w:sz="0" w:space="0" w:color="auto"/>
        <w:right w:val="none" w:sz="0" w:space="0" w:color="auto"/>
      </w:divBdr>
    </w:div>
    <w:div w:id="1106458185">
      <w:bodyDiv w:val="1"/>
      <w:marLeft w:val="0"/>
      <w:marRight w:val="0"/>
      <w:marTop w:val="0"/>
      <w:marBottom w:val="0"/>
      <w:divBdr>
        <w:top w:val="none" w:sz="0" w:space="0" w:color="auto"/>
        <w:left w:val="none" w:sz="0" w:space="0" w:color="auto"/>
        <w:bottom w:val="none" w:sz="0" w:space="0" w:color="auto"/>
        <w:right w:val="none" w:sz="0" w:space="0" w:color="auto"/>
      </w:divBdr>
    </w:div>
    <w:div w:id="1110121197">
      <w:bodyDiv w:val="1"/>
      <w:marLeft w:val="0"/>
      <w:marRight w:val="0"/>
      <w:marTop w:val="0"/>
      <w:marBottom w:val="0"/>
      <w:divBdr>
        <w:top w:val="none" w:sz="0" w:space="0" w:color="auto"/>
        <w:left w:val="none" w:sz="0" w:space="0" w:color="auto"/>
        <w:bottom w:val="none" w:sz="0" w:space="0" w:color="auto"/>
        <w:right w:val="none" w:sz="0" w:space="0" w:color="auto"/>
      </w:divBdr>
    </w:div>
    <w:div w:id="1115322939">
      <w:bodyDiv w:val="1"/>
      <w:marLeft w:val="0"/>
      <w:marRight w:val="0"/>
      <w:marTop w:val="0"/>
      <w:marBottom w:val="0"/>
      <w:divBdr>
        <w:top w:val="none" w:sz="0" w:space="0" w:color="auto"/>
        <w:left w:val="none" w:sz="0" w:space="0" w:color="auto"/>
        <w:bottom w:val="none" w:sz="0" w:space="0" w:color="auto"/>
        <w:right w:val="none" w:sz="0" w:space="0" w:color="auto"/>
      </w:divBdr>
    </w:div>
    <w:div w:id="1119567462">
      <w:bodyDiv w:val="1"/>
      <w:marLeft w:val="0"/>
      <w:marRight w:val="0"/>
      <w:marTop w:val="0"/>
      <w:marBottom w:val="0"/>
      <w:divBdr>
        <w:top w:val="none" w:sz="0" w:space="0" w:color="auto"/>
        <w:left w:val="none" w:sz="0" w:space="0" w:color="auto"/>
        <w:bottom w:val="none" w:sz="0" w:space="0" w:color="auto"/>
        <w:right w:val="none" w:sz="0" w:space="0" w:color="auto"/>
      </w:divBdr>
    </w:div>
    <w:div w:id="1121076226">
      <w:bodyDiv w:val="1"/>
      <w:marLeft w:val="0"/>
      <w:marRight w:val="0"/>
      <w:marTop w:val="0"/>
      <w:marBottom w:val="0"/>
      <w:divBdr>
        <w:top w:val="none" w:sz="0" w:space="0" w:color="auto"/>
        <w:left w:val="none" w:sz="0" w:space="0" w:color="auto"/>
        <w:bottom w:val="none" w:sz="0" w:space="0" w:color="auto"/>
        <w:right w:val="none" w:sz="0" w:space="0" w:color="auto"/>
      </w:divBdr>
    </w:div>
    <w:div w:id="1129276702">
      <w:bodyDiv w:val="1"/>
      <w:marLeft w:val="0"/>
      <w:marRight w:val="0"/>
      <w:marTop w:val="0"/>
      <w:marBottom w:val="0"/>
      <w:divBdr>
        <w:top w:val="none" w:sz="0" w:space="0" w:color="auto"/>
        <w:left w:val="none" w:sz="0" w:space="0" w:color="auto"/>
        <w:bottom w:val="none" w:sz="0" w:space="0" w:color="auto"/>
        <w:right w:val="none" w:sz="0" w:space="0" w:color="auto"/>
      </w:divBdr>
    </w:div>
    <w:div w:id="1138298096">
      <w:bodyDiv w:val="1"/>
      <w:marLeft w:val="0"/>
      <w:marRight w:val="0"/>
      <w:marTop w:val="0"/>
      <w:marBottom w:val="0"/>
      <w:divBdr>
        <w:top w:val="none" w:sz="0" w:space="0" w:color="auto"/>
        <w:left w:val="none" w:sz="0" w:space="0" w:color="auto"/>
        <w:bottom w:val="none" w:sz="0" w:space="0" w:color="auto"/>
        <w:right w:val="none" w:sz="0" w:space="0" w:color="auto"/>
      </w:divBdr>
    </w:div>
    <w:div w:id="1140341439">
      <w:bodyDiv w:val="1"/>
      <w:marLeft w:val="0"/>
      <w:marRight w:val="0"/>
      <w:marTop w:val="0"/>
      <w:marBottom w:val="0"/>
      <w:divBdr>
        <w:top w:val="none" w:sz="0" w:space="0" w:color="auto"/>
        <w:left w:val="none" w:sz="0" w:space="0" w:color="auto"/>
        <w:bottom w:val="none" w:sz="0" w:space="0" w:color="auto"/>
        <w:right w:val="none" w:sz="0" w:space="0" w:color="auto"/>
      </w:divBdr>
    </w:div>
    <w:div w:id="1141847512">
      <w:bodyDiv w:val="1"/>
      <w:marLeft w:val="0"/>
      <w:marRight w:val="0"/>
      <w:marTop w:val="0"/>
      <w:marBottom w:val="0"/>
      <w:divBdr>
        <w:top w:val="none" w:sz="0" w:space="0" w:color="auto"/>
        <w:left w:val="none" w:sz="0" w:space="0" w:color="auto"/>
        <w:bottom w:val="none" w:sz="0" w:space="0" w:color="auto"/>
        <w:right w:val="none" w:sz="0" w:space="0" w:color="auto"/>
      </w:divBdr>
    </w:div>
    <w:div w:id="1145732601">
      <w:bodyDiv w:val="1"/>
      <w:marLeft w:val="0"/>
      <w:marRight w:val="0"/>
      <w:marTop w:val="0"/>
      <w:marBottom w:val="0"/>
      <w:divBdr>
        <w:top w:val="none" w:sz="0" w:space="0" w:color="auto"/>
        <w:left w:val="none" w:sz="0" w:space="0" w:color="auto"/>
        <w:bottom w:val="none" w:sz="0" w:space="0" w:color="auto"/>
        <w:right w:val="none" w:sz="0" w:space="0" w:color="auto"/>
      </w:divBdr>
    </w:div>
    <w:div w:id="1153178469">
      <w:bodyDiv w:val="1"/>
      <w:marLeft w:val="0"/>
      <w:marRight w:val="0"/>
      <w:marTop w:val="0"/>
      <w:marBottom w:val="0"/>
      <w:divBdr>
        <w:top w:val="none" w:sz="0" w:space="0" w:color="auto"/>
        <w:left w:val="none" w:sz="0" w:space="0" w:color="auto"/>
        <w:bottom w:val="none" w:sz="0" w:space="0" w:color="auto"/>
        <w:right w:val="none" w:sz="0" w:space="0" w:color="auto"/>
      </w:divBdr>
    </w:div>
    <w:div w:id="1160806289">
      <w:bodyDiv w:val="1"/>
      <w:marLeft w:val="0"/>
      <w:marRight w:val="0"/>
      <w:marTop w:val="0"/>
      <w:marBottom w:val="0"/>
      <w:divBdr>
        <w:top w:val="none" w:sz="0" w:space="0" w:color="auto"/>
        <w:left w:val="none" w:sz="0" w:space="0" w:color="auto"/>
        <w:bottom w:val="none" w:sz="0" w:space="0" w:color="auto"/>
        <w:right w:val="none" w:sz="0" w:space="0" w:color="auto"/>
      </w:divBdr>
    </w:div>
    <w:div w:id="1163424040">
      <w:bodyDiv w:val="1"/>
      <w:marLeft w:val="0"/>
      <w:marRight w:val="0"/>
      <w:marTop w:val="0"/>
      <w:marBottom w:val="0"/>
      <w:divBdr>
        <w:top w:val="none" w:sz="0" w:space="0" w:color="auto"/>
        <w:left w:val="none" w:sz="0" w:space="0" w:color="auto"/>
        <w:bottom w:val="none" w:sz="0" w:space="0" w:color="auto"/>
        <w:right w:val="none" w:sz="0" w:space="0" w:color="auto"/>
      </w:divBdr>
    </w:div>
    <w:div w:id="1163862327">
      <w:bodyDiv w:val="1"/>
      <w:marLeft w:val="0"/>
      <w:marRight w:val="0"/>
      <w:marTop w:val="0"/>
      <w:marBottom w:val="0"/>
      <w:divBdr>
        <w:top w:val="none" w:sz="0" w:space="0" w:color="auto"/>
        <w:left w:val="none" w:sz="0" w:space="0" w:color="auto"/>
        <w:bottom w:val="none" w:sz="0" w:space="0" w:color="auto"/>
        <w:right w:val="none" w:sz="0" w:space="0" w:color="auto"/>
      </w:divBdr>
    </w:div>
    <w:div w:id="1164124552">
      <w:bodyDiv w:val="1"/>
      <w:marLeft w:val="0"/>
      <w:marRight w:val="0"/>
      <w:marTop w:val="0"/>
      <w:marBottom w:val="0"/>
      <w:divBdr>
        <w:top w:val="none" w:sz="0" w:space="0" w:color="auto"/>
        <w:left w:val="none" w:sz="0" w:space="0" w:color="auto"/>
        <w:bottom w:val="none" w:sz="0" w:space="0" w:color="auto"/>
        <w:right w:val="none" w:sz="0" w:space="0" w:color="auto"/>
      </w:divBdr>
    </w:div>
    <w:div w:id="1166634578">
      <w:bodyDiv w:val="1"/>
      <w:marLeft w:val="0"/>
      <w:marRight w:val="0"/>
      <w:marTop w:val="0"/>
      <w:marBottom w:val="0"/>
      <w:divBdr>
        <w:top w:val="none" w:sz="0" w:space="0" w:color="auto"/>
        <w:left w:val="none" w:sz="0" w:space="0" w:color="auto"/>
        <w:bottom w:val="none" w:sz="0" w:space="0" w:color="auto"/>
        <w:right w:val="none" w:sz="0" w:space="0" w:color="auto"/>
      </w:divBdr>
    </w:div>
    <w:div w:id="1172260122">
      <w:bodyDiv w:val="1"/>
      <w:marLeft w:val="0"/>
      <w:marRight w:val="0"/>
      <w:marTop w:val="0"/>
      <w:marBottom w:val="0"/>
      <w:divBdr>
        <w:top w:val="none" w:sz="0" w:space="0" w:color="auto"/>
        <w:left w:val="none" w:sz="0" w:space="0" w:color="auto"/>
        <w:bottom w:val="none" w:sz="0" w:space="0" w:color="auto"/>
        <w:right w:val="none" w:sz="0" w:space="0" w:color="auto"/>
      </w:divBdr>
    </w:div>
    <w:div w:id="1188831596">
      <w:bodyDiv w:val="1"/>
      <w:marLeft w:val="0"/>
      <w:marRight w:val="0"/>
      <w:marTop w:val="0"/>
      <w:marBottom w:val="0"/>
      <w:divBdr>
        <w:top w:val="none" w:sz="0" w:space="0" w:color="auto"/>
        <w:left w:val="none" w:sz="0" w:space="0" w:color="auto"/>
        <w:bottom w:val="none" w:sz="0" w:space="0" w:color="auto"/>
        <w:right w:val="none" w:sz="0" w:space="0" w:color="auto"/>
      </w:divBdr>
    </w:div>
    <w:div w:id="1197622933">
      <w:bodyDiv w:val="1"/>
      <w:marLeft w:val="0"/>
      <w:marRight w:val="0"/>
      <w:marTop w:val="0"/>
      <w:marBottom w:val="0"/>
      <w:divBdr>
        <w:top w:val="none" w:sz="0" w:space="0" w:color="auto"/>
        <w:left w:val="none" w:sz="0" w:space="0" w:color="auto"/>
        <w:bottom w:val="none" w:sz="0" w:space="0" w:color="auto"/>
        <w:right w:val="none" w:sz="0" w:space="0" w:color="auto"/>
      </w:divBdr>
    </w:div>
    <w:div w:id="1199581727">
      <w:bodyDiv w:val="1"/>
      <w:marLeft w:val="0"/>
      <w:marRight w:val="0"/>
      <w:marTop w:val="0"/>
      <w:marBottom w:val="0"/>
      <w:divBdr>
        <w:top w:val="none" w:sz="0" w:space="0" w:color="auto"/>
        <w:left w:val="none" w:sz="0" w:space="0" w:color="auto"/>
        <w:bottom w:val="none" w:sz="0" w:space="0" w:color="auto"/>
        <w:right w:val="none" w:sz="0" w:space="0" w:color="auto"/>
      </w:divBdr>
    </w:div>
    <w:div w:id="1201016068">
      <w:bodyDiv w:val="1"/>
      <w:marLeft w:val="0"/>
      <w:marRight w:val="0"/>
      <w:marTop w:val="0"/>
      <w:marBottom w:val="0"/>
      <w:divBdr>
        <w:top w:val="none" w:sz="0" w:space="0" w:color="auto"/>
        <w:left w:val="none" w:sz="0" w:space="0" w:color="auto"/>
        <w:bottom w:val="none" w:sz="0" w:space="0" w:color="auto"/>
        <w:right w:val="none" w:sz="0" w:space="0" w:color="auto"/>
      </w:divBdr>
    </w:div>
    <w:div w:id="1201671213">
      <w:bodyDiv w:val="1"/>
      <w:marLeft w:val="0"/>
      <w:marRight w:val="0"/>
      <w:marTop w:val="0"/>
      <w:marBottom w:val="0"/>
      <w:divBdr>
        <w:top w:val="none" w:sz="0" w:space="0" w:color="auto"/>
        <w:left w:val="none" w:sz="0" w:space="0" w:color="auto"/>
        <w:bottom w:val="none" w:sz="0" w:space="0" w:color="auto"/>
        <w:right w:val="none" w:sz="0" w:space="0" w:color="auto"/>
      </w:divBdr>
    </w:div>
    <w:div w:id="1203009149">
      <w:bodyDiv w:val="1"/>
      <w:marLeft w:val="0"/>
      <w:marRight w:val="0"/>
      <w:marTop w:val="0"/>
      <w:marBottom w:val="0"/>
      <w:divBdr>
        <w:top w:val="none" w:sz="0" w:space="0" w:color="auto"/>
        <w:left w:val="none" w:sz="0" w:space="0" w:color="auto"/>
        <w:bottom w:val="none" w:sz="0" w:space="0" w:color="auto"/>
        <w:right w:val="none" w:sz="0" w:space="0" w:color="auto"/>
      </w:divBdr>
    </w:div>
    <w:div w:id="1206019936">
      <w:bodyDiv w:val="1"/>
      <w:marLeft w:val="0"/>
      <w:marRight w:val="0"/>
      <w:marTop w:val="0"/>
      <w:marBottom w:val="0"/>
      <w:divBdr>
        <w:top w:val="none" w:sz="0" w:space="0" w:color="auto"/>
        <w:left w:val="none" w:sz="0" w:space="0" w:color="auto"/>
        <w:bottom w:val="none" w:sz="0" w:space="0" w:color="auto"/>
        <w:right w:val="none" w:sz="0" w:space="0" w:color="auto"/>
      </w:divBdr>
    </w:div>
    <w:div w:id="1208496582">
      <w:bodyDiv w:val="1"/>
      <w:marLeft w:val="0"/>
      <w:marRight w:val="0"/>
      <w:marTop w:val="0"/>
      <w:marBottom w:val="0"/>
      <w:divBdr>
        <w:top w:val="none" w:sz="0" w:space="0" w:color="auto"/>
        <w:left w:val="none" w:sz="0" w:space="0" w:color="auto"/>
        <w:bottom w:val="none" w:sz="0" w:space="0" w:color="auto"/>
        <w:right w:val="none" w:sz="0" w:space="0" w:color="auto"/>
      </w:divBdr>
    </w:div>
    <w:div w:id="1208838677">
      <w:bodyDiv w:val="1"/>
      <w:marLeft w:val="0"/>
      <w:marRight w:val="0"/>
      <w:marTop w:val="0"/>
      <w:marBottom w:val="0"/>
      <w:divBdr>
        <w:top w:val="none" w:sz="0" w:space="0" w:color="auto"/>
        <w:left w:val="none" w:sz="0" w:space="0" w:color="auto"/>
        <w:bottom w:val="none" w:sz="0" w:space="0" w:color="auto"/>
        <w:right w:val="none" w:sz="0" w:space="0" w:color="auto"/>
      </w:divBdr>
    </w:div>
    <w:div w:id="1219973794">
      <w:bodyDiv w:val="1"/>
      <w:marLeft w:val="0"/>
      <w:marRight w:val="0"/>
      <w:marTop w:val="0"/>
      <w:marBottom w:val="0"/>
      <w:divBdr>
        <w:top w:val="none" w:sz="0" w:space="0" w:color="auto"/>
        <w:left w:val="none" w:sz="0" w:space="0" w:color="auto"/>
        <w:bottom w:val="none" w:sz="0" w:space="0" w:color="auto"/>
        <w:right w:val="none" w:sz="0" w:space="0" w:color="auto"/>
      </w:divBdr>
    </w:div>
    <w:div w:id="1277299795">
      <w:bodyDiv w:val="1"/>
      <w:marLeft w:val="0"/>
      <w:marRight w:val="0"/>
      <w:marTop w:val="0"/>
      <w:marBottom w:val="0"/>
      <w:divBdr>
        <w:top w:val="none" w:sz="0" w:space="0" w:color="auto"/>
        <w:left w:val="none" w:sz="0" w:space="0" w:color="auto"/>
        <w:bottom w:val="none" w:sz="0" w:space="0" w:color="auto"/>
        <w:right w:val="none" w:sz="0" w:space="0" w:color="auto"/>
      </w:divBdr>
    </w:div>
    <w:div w:id="1278756472">
      <w:bodyDiv w:val="1"/>
      <w:marLeft w:val="0"/>
      <w:marRight w:val="0"/>
      <w:marTop w:val="0"/>
      <w:marBottom w:val="0"/>
      <w:divBdr>
        <w:top w:val="none" w:sz="0" w:space="0" w:color="auto"/>
        <w:left w:val="none" w:sz="0" w:space="0" w:color="auto"/>
        <w:bottom w:val="none" w:sz="0" w:space="0" w:color="auto"/>
        <w:right w:val="none" w:sz="0" w:space="0" w:color="auto"/>
      </w:divBdr>
    </w:div>
    <w:div w:id="1295210331">
      <w:bodyDiv w:val="1"/>
      <w:marLeft w:val="0"/>
      <w:marRight w:val="0"/>
      <w:marTop w:val="0"/>
      <w:marBottom w:val="0"/>
      <w:divBdr>
        <w:top w:val="none" w:sz="0" w:space="0" w:color="auto"/>
        <w:left w:val="none" w:sz="0" w:space="0" w:color="auto"/>
        <w:bottom w:val="none" w:sz="0" w:space="0" w:color="auto"/>
        <w:right w:val="none" w:sz="0" w:space="0" w:color="auto"/>
      </w:divBdr>
    </w:div>
    <w:div w:id="1297031516">
      <w:bodyDiv w:val="1"/>
      <w:marLeft w:val="0"/>
      <w:marRight w:val="0"/>
      <w:marTop w:val="0"/>
      <w:marBottom w:val="0"/>
      <w:divBdr>
        <w:top w:val="none" w:sz="0" w:space="0" w:color="auto"/>
        <w:left w:val="none" w:sz="0" w:space="0" w:color="auto"/>
        <w:bottom w:val="none" w:sz="0" w:space="0" w:color="auto"/>
        <w:right w:val="none" w:sz="0" w:space="0" w:color="auto"/>
      </w:divBdr>
    </w:div>
    <w:div w:id="1298678948">
      <w:bodyDiv w:val="1"/>
      <w:marLeft w:val="0"/>
      <w:marRight w:val="0"/>
      <w:marTop w:val="0"/>
      <w:marBottom w:val="0"/>
      <w:divBdr>
        <w:top w:val="none" w:sz="0" w:space="0" w:color="auto"/>
        <w:left w:val="none" w:sz="0" w:space="0" w:color="auto"/>
        <w:bottom w:val="none" w:sz="0" w:space="0" w:color="auto"/>
        <w:right w:val="none" w:sz="0" w:space="0" w:color="auto"/>
      </w:divBdr>
    </w:div>
    <w:div w:id="1302540957">
      <w:bodyDiv w:val="1"/>
      <w:marLeft w:val="0"/>
      <w:marRight w:val="0"/>
      <w:marTop w:val="0"/>
      <w:marBottom w:val="0"/>
      <w:divBdr>
        <w:top w:val="none" w:sz="0" w:space="0" w:color="auto"/>
        <w:left w:val="none" w:sz="0" w:space="0" w:color="auto"/>
        <w:bottom w:val="none" w:sz="0" w:space="0" w:color="auto"/>
        <w:right w:val="none" w:sz="0" w:space="0" w:color="auto"/>
      </w:divBdr>
    </w:div>
    <w:div w:id="1304774554">
      <w:bodyDiv w:val="1"/>
      <w:marLeft w:val="0"/>
      <w:marRight w:val="0"/>
      <w:marTop w:val="0"/>
      <w:marBottom w:val="0"/>
      <w:divBdr>
        <w:top w:val="none" w:sz="0" w:space="0" w:color="auto"/>
        <w:left w:val="none" w:sz="0" w:space="0" w:color="auto"/>
        <w:bottom w:val="none" w:sz="0" w:space="0" w:color="auto"/>
        <w:right w:val="none" w:sz="0" w:space="0" w:color="auto"/>
      </w:divBdr>
    </w:div>
    <w:div w:id="1307009078">
      <w:bodyDiv w:val="1"/>
      <w:marLeft w:val="0"/>
      <w:marRight w:val="0"/>
      <w:marTop w:val="0"/>
      <w:marBottom w:val="0"/>
      <w:divBdr>
        <w:top w:val="none" w:sz="0" w:space="0" w:color="auto"/>
        <w:left w:val="none" w:sz="0" w:space="0" w:color="auto"/>
        <w:bottom w:val="none" w:sz="0" w:space="0" w:color="auto"/>
        <w:right w:val="none" w:sz="0" w:space="0" w:color="auto"/>
      </w:divBdr>
    </w:div>
    <w:div w:id="1315643427">
      <w:bodyDiv w:val="1"/>
      <w:marLeft w:val="0"/>
      <w:marRight w:val="0"/>
      <w:marTop w:val="0"/>
      <w:marBottom w:val="0"/>
      <w:divBdr>
        <w:top w:val="none" w:sz="0" w:space="0" w:color="auto"/>
        <w:left w:val="none" w:sz="0" w:space="0" w:color="auto"/>
        <w:bottom w:val="none" w:sz="0" w:space="0" w:color="auto"/>
        <w:right w:val="none" w:sz="0" w:space="0" w:color="auto"/>
      </w:divBdr>
    </w:div>
    <w:div w:id="1315792585">
      <w:bodyDiv w:val="1"/>
      <w:marLeft w:val="0"/>
      <w:marRight w:val="0"/>
      <w:marTop w:val="0"/>
      <w:marBottom w:val="0"/>
      <w:divBdr>
        <w:top w:val="none" w:sz="0" w:space="0" w:color="auto"/>
        <w:left w:val="none" w:sz="0" w:space="0" w:color="auto"/>
        <w:bottom w:val="none" w:sz="0" w:space="0" w:color="auto"/>
        <w:right w:val="none" w:sz="0" w:space="0" w:color="auto"/>
      </w:divBdr>
    </w:div>
    <w:div w:id="1330791015">
      <w:bodyDiv w:val="1"/>
      <w:marLeft w:val="0"/>
      <w:marRight w:val="0"/>
      <w:marTop w:val="0"/>
      <w:marBottom w:val="0"/>
      <w:divBdr>
        <w:top w:val="none" w:sz="0" w:space="0" w:color="auto"/>
        <w:left w:val="none" w:sz="0" w:space="0" w:color="auto"/>
        <w:bottom w:val="none" w:sz="0" w:space="0" w:color="auto"/>
        <w:right w:val="none" w:sz="0" w:space="0" w:color="auto"/>
      </w:divBdr>
    </w:div>
    <w:div w:id="1334727380">
      <w:bodyDiv w:val="1"/>
      <w:marLeft w:val="0"/>
      <w:marRight w:val="0"/>
      <w:marTop w:val="0"/>
      <w:marBottom w:val="0"/>
      <w:divBdr>
        <w:top w:val="none" w:sz="0" w:space="0" w:color="auto"/>
        <w:left w:val="none" w:sz="0" w:space="0" w:color="auto"/>
        <w:bottom w:val="none" w:sz="0" w:space="0" w:color="auto"/>
        <w:right w:val="none" w:sz="0" w:space="0" w:color="auto"/>
      </w:divBdr>
    </w:div>
    <w:div w:id="1336959602">
      <w:bodyDiv w:val="1"/>
      <w:marLeft w:val="0"/>
      <w:marRight w:val="0"/>
      <w:marTop w:val="0"/>
      <w:marBottom w:val="0"/>
      <w:divBdr>
        <w:top w:val="none" w:sz="0" w:space="0" w:color="auto"/>
        <w:left w:val="none" w:sz="0" w:space="0" w:color="auto"/>
        <w:bottom w:val="none" w:sz="0" w:space="0" w:color="auto"/>
        <w:right w:val="none" w:sz="0" w:space="0" w:color="auto"/>
      </w:divBdr>
    </w:div>
    <w:div w:id="1340081236">
      <w:bodyDiv w:val="1"/>
      <w:marLeft w:val="0"/>
      <w:marRight w:val="0"/>
      <w:marTop w:val="0"/>
      <w:marBottom w:val="0"/>
      <w:divBdr>
        <w:top w:val="none" w:sz="0" w:space="0" w:color="auto"/>
        <w:left w:val="none" w:sz="0" w:space="0" w:color="auto"/>
        <w:bottom w:val="none" w:sz="0" w:space="0" w:color="auto"/>
        <w:right w:val="none" w:sz="0" w:space="0" w:color="auto"/>
      </w:divBdr>
    </w:div>
    <w:div w:id="1346861801">
      <w:bodyDiv w:val="1"/>
      <w:marLeft w:val="0"/>
      <w:marRight w:val="0"/>
      <w:marTop w:val="0"/>
      <w:marBottom w:val="0"/>
      <w:divBdr>
        <w:top w:val="none" w:sz="0" w:space="0" w:color="auto"/>
        <w:left w:val="none" w:sz="0" w:space="0" w:color="auto"/>
        <w:bottom w:val="none" w:sz="0" w:space="0" w:color="auto"/>
        <w:right w:val="none" w:sz="0" w:space="0" w:color="auto"/>
      </w:divBdr>
    </w:div>
    <w:div w:id="1349327737">
      <w:bodyDiv w:val="1"/>
      <w:marLeft w:val="0"/>
      <w:marRight w:val="0"/>
      <w:marTop w:val="0"/>
      <w:marBottom w:val="0"/>
      <w:divBdr>
        <w:top w:val="none" w:sz="0" w:space="0" w:color="auto"/>
        <w:left w:val="none" w:sz="0" w:space="0" w:color="auto"/>
        <w:bottom w:val="none" w:sz="0" w:space="0" w:color="auto"/>
        <w:right w:val="none" w:sz="0" w:space="0" w:color="auto"/>
      </w:divBdr>
    </w:div>
    <w:div w:id="1356425545">
      <w:bodyDiv w:val="1"/>
      <w:marLeft w:val="0"/>
      <w:marRight w:val="0"/>
      <w:marTop w:val="0"/>
      <w:marBottom w:val="0"/>
      <w:divBdr>
        <w:top w:val="none" w:sz="0" w:space="0" w:color="auto"/>
        <w:left w:val="none" w:sz="0" w:space="0" w:color="auto"/>
        <w:bottom w:val="none" w:sz="0" w:space="0" w:color="auto"/>
        <w:right w:val="none" w:sz="0" w:space="0" w:color="auto"/>
      </w:divBdr>
    </w:div>
    <w:div w:id="1358972401">
      <w:bodyDiv w:val="1"/>
      <w:marLeft w:val="0"/>
      <w:marRight w:val="0"/>
      <w:marTop w:val="0"/>
      <w:marBottom w:val="0"/>
      <w:divBdr>
        <w:top w:val="none" w:sz="0" w:space="0" w:color="auto"/>
        <w:left w:val="none" w:sz="0" w:space="0" w:color="auto"/>
        <w:bottom w:val="none" w:sz="0" w:space="0" w:color="auto"/>
        <w:right w:val="none" w:sz="0" w:space="0" w:color="auto"/>
      </w:divBdr>
    </w:div>
    <w:div w:id="1362439815">
      <w:bodyDiv w:val="1"/>
      <w:marLeft w:val="0"/>
      <w:marRight w:val="0"/>
      <w:marTop w:val="0"/>
      <w:marBottom w:val="0"/>
      <w:divBdr>
        <w:top w:val="none" w:sz="0" w:space="0" w:color="auto"/>
        <w:left w:val="none" w:sz="0" w:space="0" w:color="auto"/>
        <w:bottom w:val="none" w:sz="0" w:space="0" w:color="auto"/>
        <w:right w:val="none" w:sz="0" w:space="0" w:color="auto"/>
      </w:divBdr>
    </w:div>
    <w:div w:id="1366443290">
      <w:bodyDiv w:val="1"/>
      <w:marLeft w:val="0"/>
      <w:marRight w:val="0"/>
      <w:marTop w:val="0"/>
      <w:marBottom w:val="0"/>
      <w:divBdr>
        <w:top w:val="none" w:sz="0" w:space="0" w:color="auto"/>
        <w:left w:val="none" w:sz="0" w:space="0" w:color="auto"/>
        <w:bottom w:val="none" w:sz="0" w:space="0" w:color="auto"/>
        <w:right w:val="none" w:sz="0" w:space="0" w:color="auto"/>
      </w:divBdr>
    </w:div>
    <w:div w:id="1384063267">
      <w:bodyDiv w:val="1"/>
      <w:marLeft w:val="0"/>
      <w:marRight w:val="0"/>
      <w:marTop w:val="0"/>
      <w:marBottom w:val="0"/>
      <w:divBdr>
        <w:top w:val="none" w:sz="0" w:space="0" w:color="auto"/>
        <w:left w:val="none" w:sz="0" w:space="0" w:color="auto"/>
        <w:bottom w:val="none" w:sz="0" w:space="0" w:color="auto"/>
        <w:right w:val="none" w:sz="0" w:space="0" w:color="auto"/>
      </w:divBdr>
    </w:div>
    <w:div w:id="1384141329">
      <w:bodyDiv w:val="1"/>
      <w:marLeft w:val="0"/>
      <w:marRight w:val="0"/>
      <w:marTop w:val="0"/>
      <w:marBottom w:val="0"/>
      <w:divBdr>
        <w:top w:val="none" w:sz="0" w:space="0" w:color="auto"/>
        <w:left w:val="none" w:sz="0" w:space="0" w:color="auto"/>
        <w:bottom w:val="none" w:sz="0" w:space="0" w:color="auto"/>
        <w:right w:val="none" w:sz="0" w:space="0" w:color="auto"/>
      </w:divBdr>
    </w:div>
    <w:div w:id="1385568313">
      <w:bodyDiv w:val="1"/>
      <w:marLeft w:val="0"/>
      <w:marRight w:val="0"/>
      <w:marTop w:val="0"/>
      <w:marBottom w:val="0"/>
      <w:divBdr>
        <w:top w:val="none" w:sz="0" w:space="0" w:color="auto"/>
        <w:left w:val="none" w:sz="0" w:space="0" w:color="auto"/>
        <w:bottom w:val="none" w:sz="0" w:space="0" w:color="auto"/>
        <w:right w:val="none" w:sz="0" w:space="0" w:color="auto"/>
      </w:divBdr>
    </w:div>
    <w:div w:id="1386028713">
      <w:bodyDiv w:val="1"/>
      <w:marLeft w:val="0"/>
      <w:marRight w:val="0"/>
      <w:marTop w:val="0"/>
      <w:marBottom w:val="0"/>
      <w:divBdr>
        <w:top w:val="none" w:sz="0" w:space="0" w:color="auto"/>
        <w:left w:val="none" w:sz="0" w:space="0" w:color="auto"/>
        <w:bottom w:val="none" w:sz="0" w:space="0" w:color="auto"/>
        <w:right w:val="none" w:sz="0" w:space="0" w:color="auto"/>
      </w:divBdr>
    </w:div>
    <w:div w:id="1386106919">
      <w:bodyDiv w:val="1"/>
      <w:marLeft w:val="0"/>
      <w:marRight w:val="0"/>
      <w:marTop w:val="0"/>
      <w:marBottom w:val="0"/>
      <w:divBdr>
        <w:top w:val="none" w:sz="0" w:space="0" w:color="auto"/>
        <w:left w:val="none" w:sz="0" w:space="0" w:color="auto"/>
        <w:bottom w:val="none" w:sz="0" w:space="0" w:color="auto"/>
        <w:right w:val="none" w:sz="0" w:space="0" w:color="auto"/>
      </w:divBdr>
    </w:div>
    <w:div w:id="1388842589">
      <w:bodyDiv w:val="1"/>
      <w:marLeft w:val="0"/>
      <w:marRight w:val="0"/>
      <w:marTop w:val="0"/>
      <w:marBottom w:val="0"/>
      <w:divBdr>
        <w:top w:val="none" w:sz="0" w:space="0" w:color="auto"/>
        <w:left w:val="none" w:sz="0" w:space="0" w:color="auto"/>
        <w:bottom w:val="none" w:sz="0" w:space="0" w:color="auto"/>
        <w:right w:val="none" w:sz="0" w:space="0" w:color="auto"/>
      </w:divBdr>
    </w:div>
    <w:div w:id="1392197310">
      <w:bodyDiv w:val="1"/>
      <w:marLeft w:val="0"/>
      <w:marRight w:val="0"/>
      <w:marTop w:val="0"/>
      <w:marBottom w:val="0"/>
      <w:divBdr>
        <w:top w:val="none" w:sz="0" w:space="0" w:color="auto"/>
        <w:left w:val="none" w:sz="0" w:space="0" w:color="auto"/>
        <w:bottom w:val="none" w:sz="0" w:space="0" w:color="auto"/>
        <w:right w:val="none" w:sz="0" w:space="0" w:color="auto"/>
      </w:divBdr>
    </w:div>
    <w:div w:id="1398355771">
      <w:bodyDiv w:val="1"/>
      <w:marLeft w:val="0"/>
      <w:marRight w:val="0"/>
      <w:marTop w:val="0"/>
      <w:marBottom w:val="0"/>
      <w:divBdr>
        <w:top w:val="none" w:sz="0" w:space="0" w:color="auto"/>
        <w:left w:val="none" w:sz="0" w:space="0" w:color="auto"/>
        <w:bottom w:val="none" w:sz="0" w:space="0" w:color="auto"/>
        <w:right w:val="none" w:sz="0" w:space="0" w:color="auto"/>
      </w:divBdr>
    </w:div>
    <w:div w:id="1401907679">
      <w:bodyDiv w:val="1"/>
      <w:marLeft w:val="0"/>
      <w:marRight w:val="0"/>
      <w:marTop w:val="0"/>
      <w:marBottom w:val="0"/>
      <w:divBdr>
        <w:top w:val="none" w:sz="0" w:space="0" w:color="auto"/>
        <w:left w:val="none" w:sz="0" w:space="0" w:color="auto"/>
        <w:bottom w:val="none" w:sz="0" w:space="0" w:color="auto"/>
        <w:right w:val="none" w:sz="0" w:space="0" w:color="auto"/>
      </w:divBdr>
    </w:div>
    <w:div w:id="1402210610">
      <w:bodyDiv w:val="1"/>
      <w:marLeft w:val="0"/>
      <w:marRight w:val="0"/>
      <w:marTop w:val="0"/>
      <w:marBottom w:val="0"/>
      <w:divBdr>
        <w:top w:val="none" w:sz="0" w:space="0" w:color="auto"/>
        <w:left w:val="none" w:sz="0" w:space="0" w:color="auto"/>
        <w:bottom w:val="none" w:sz="0" w:space="0" w:color="auto"/>
        <w:right w:val="none" w:sz="0" w:space="0" w:color="auto"/>
      </w:divBdr>
    </w:div>
    <w:div w:id="1402212382">
      <w:bodyDiv w:val="1"/>
      <w:marLeft w:val="0"/>
      <w:marRight w:val="0"/>
      <w:marTop w:val="0"/>
      <w:marBottom w:val="0"/>
      <w:divBdr>
        <w:top w:val="none" w:sz="0" w:space="0" w:color="auto"/>
        <w:left w:val="none" w:sz="0" w:space="0" w:color="auto"/>
        <w:bottom w:val="none" w:sz="0" w:space="0" w:color="auto"/>
        <w:right w:val="none" w:sz="0" w:space="0" w:color="auto"/>
      </w:divBdr>
    </w:div>
    <w:div w:id="1404332176">
      <w:bodyDiv w:val="1"/>
      <w:marLeft w:val="0"/>
      <w:marRight w:val="0"/>
      <w:marTop w:val="0"/>
      <w:marBottom w:val="0"/>
      <w:divBdr>
        <w:top w:val="none" w:sz="0" w:space="0" w:color="auto"/>
        <w:left w:val="none" w:sz="0" w:space="0" w:color="auto"/>
        <w:bottom w:val="none" w:sz="0" w:space="0" w:color="auto"/>
        <w:right w:val="none" w:sz="0" w:space="0" w:color="auto"/>
      </w:divBdr>
    </w:div>
    <w:div w:id="1410080531">
      <w:bodyDiv w:val="1"/>
      <w:marLeft w:val="0"/>
      <w:marRight w:val="0"/>
      <w:marTop w:val="0"/>
      <w:marBottom w:val="0"/>
      <w:divBdr>
        <w:top w:val="none" w:sz="0" w:space="0" w:color="auto"/>
        <w:left w:val="none" w:sz="0" w:space="0" w:color="auto"/>
        <w:bottom w:val="none" w:sz="0" w:space="0" w:color="auto"/>
        <w:right w:val="none" w:sz="0" w:space="0" w:color="auto"/>
      </w:divBdr>
    </w:div>
    <w:div w:id="1411657788">
      <w:bodyDiv w:val="1"/>
      <w:marLeft w:val="0"/>
      <w:marRight w:val="0"/>
      <w:marTop w:val="0"/>
      <w:marBottom w:val="0"/>
      <w:divBdr>
        <w:top w:val="none" w:sz="0" w:space="0" w:color="auto"/>
        <w:left w:val="none" w:sz="0" w:space="0" w:color="auto"/>
        <w:bottom w:val="none" w:sz="0" w:space="0" w:color="auto"/>
        <w:right w:val="none" w:sz="0" w:space="0" w:color="auto"/>
      </w:divBdr>
    </w:div>
    <w:div w:id="1417246618">
      <w:bodyDiv w:val="1"/>
      <w:marLeft w:val="0"/>
      <w:marRight w:val="0"/>
      <w:marTop w:val="0"/>
      <w:marBottom w:val="0"/>
      <w:divBdr>
        <w:top w:val="none" w:sz="0" w:space="0" w:color="auto"/>
        <w:left w:val="none" w:sz="0" w:space="0" w:color="auto"/>
        <w:bottom w:val="none" w:sz="0" w:space="0" w:color="auto"/>
        <w:right w:val="none" w:sz="0" w:space="0" w:color="auto"/>
      </w:divBdr>
    </w:div>
    <w:div w:id="1425154650">
      <w:bodyDiv w:val="1"/>
      <w:marLeft w:val="0"/>
      <w:marRight w:val="0"/>
      <w:marTop w:val="0"/>
      <w:marBottom w:val="0"/>
      <w:divBdr>
        <w:top w:val="none" w:sz="0" w:space="0" w:color="auto"/>
        <w:left w:val="none" w:sz="0" w:space="0" w:color="auto"/>
        <w:bottom w:val="none" w:sz="0" w:space="0" w:color="auto"/>
        <w:right w:val="none" w:sz="0" w:space="0" w:color="auto"/>
      </w:divBdr>
    </w:div>
    <w:div w:id="1436167864">
      <w:bodyDiv w:val="1"/>
      <w:marLeft w:val="0"/>
      <w:marRight w:val="0"/>
      <w:marTop w:val="0"/>
      <w:marBottom w:val="0"/>
      <w:divBdr>
        <w:top w:val="none" w:sz="0" w:space="0" w:color="auto"/>
        <w:left w:val="none" w:sz="0" w:space="0" w:color="auto"/>
        <w:bottom w:val="none" w:sz="0" w:space="0" w:color="auto"/>
        <w:right w:val="none" w:sz="0" w:space="0" w:color="auto"/>
      </w:divBdr>
    </w:div>
    <w:div w:id="1437941157">
      <w:bodyDiv w:val="1"/>
      <w:marLeft w:val="0"/>
      <w:marRight w:val="0"/>
      <w:marTop w:val="0"/>
      <w:marBottom w:val="0"/>
      <w:divBdr>
        <w:top w:val="none" w:sz="0" w:space="0" w:color="auto"/>
        <w:left w:val="none" w:sz="0" w:space="0" w:color="auto"/>
        <w:bottom w:val="none" w:sz="0" w:space="0" w:color="auto"/>
        <w:right w:val="none" w:sz="0" w:space="0" w:color="auto"/>
      </w:divBdr>
    </w:div>
    <w:div w:id="1455519512">
      <w:bodyDiv w:val="1"/>
      <w:marLeft w:val="0"/>
      <w:marRight w:val="0"/>
      <w:marTop w:val="0"/>
      <w:marBottom w:val="0"/>
      <w:divBdr>
        <w:top w:val="none" w:sz="0" w:space="0" w:color="auto"/>
        <w:left w:val="none" w:sz="0" w:space="0" w:color="auto"/>
        <w:bottom w:val="none" w:sz="0" w:space="0" w:color="auto"/>
        <w:right w:val="none" w:sz="0" w:space="0" w:color="auto"/>
      </w:divBdr>
    </w:div>
    <w:div w:id="1476096039">
      <w:bodyDiv w:val="1"/>
      <w:marLeft w:val="0"/>
      <w:marRight w:val="0"/>
      <w:marTop w:val="0"/>
      <w:marBottom w:val="0"/>
      <w:divBdr>
        <w:top w:val="none" w:sz="0" w:space="0" w:color="auto"/>
        <w:left w:val="none" w:sz="0" w:space="0" w:color="auto"/>
        <w:bottom w:val="none" w:sz="0" w:space="0" w:color="auto"/>
        <w:right w:val="none" w:sz="0" w:space="0" w:color="auto"/>
      </w:divBdr>
    </w:div>
    <w:div w:id="1477533639">
      <w:bodyDiv w:val="1"/>
      <w:marLeft w:val="0"/>
      <w:marRight w:val="0"/>
      <w:marTop w:val="0"/>
      <w:marBottom w:val="0"/>
      <w:divBdr>
        <w:top w:val="none" w:sz="0" w:space="0" w:color="auto"/>
        <w:left w:val="none" w:sz="0" w:space="0" w:color="auto"/>
        <w:bottom w:val="none" w:sz="0" w:space="0" w:color="auto"/>
        <w:right w:val="none" w:sz="0" w:space="0" w:color="auto"/>
      </w:divBdr>
    </w:div>
    <w:div w:id="1495486931">
      <w:bodyDiv w:val="1"/>
      <w:marLeft w:val="0"/>
      <w:marRight w:val="0"/>
      <w:marTop w:val="0"/>
      <w:marBottom w:val="0"/>
      <w:divBdr>
        <w:top w:val="none" w:sz="0" w:space="0" w:color="auto"/>
        <w:left w:val="none" w:sz="0" w:space="0" w:color="auto"/>
        <w:bottom w:val="none" w:sz="0" w:space="0" w:color="auto"/>
        <w:right w:val="none" w:sz="0" w:space="0" w:color="auto"/>
      </w:divBdr>
    </w:div>
    <w:div w:id="1495877029">
      <w:bodyDiv w:val="1"/>
      <w:marLeft w:val="0"/>
      <w:marRight w:val="0"/>
      <w:marTop w:val="0"/>
      <w:marBottom w:val="0"/>
      <w:divBdr>
        <w:top w:val="none" w:sz="0" w:space="0" w:color="auto"/>
        <w:left w:val="none" w:sz="0" w:space="0" w:color="auto"/>
        <w:bottom w:val="none" w:sz="0" w:space="0" w:color="auto"/>
        <w:right w:val="none" w:sz="0" w:space="0" w:color="auto"/>
      </w:divBdr>
    </w:div>
    <w:div w:id="1497845182">
      <w:bodyDiv w:val="1"/>
      <w:marLeft w:val="0"/>
      <w:marRight w:val="0"/>
      <w:marTop w:val="0"/>
      <w:marBottom w:val="0"/>
      <w:divBdr>
        <w:top w:val="none" w:sz="0" w:space="0" w:color="auto"/>
        <w:left w:val="none" w:sz="0" w:space="0" w:color="auto"/>
        <w:bottom w:val="none" w:sz="0" w:space="0" w:color="auto"/>
        <w:right w:val="none" w:sz="0" w:space="0" w:color="auto"/>
      </w:divBdr>
    </w:div>
    <w:div w:id="1498881301">
      <w:bodyDiv w:val="1"/>
      <w:marLeft w:val="0"/>
      <w:marRight w:val="0"/>
      <w:marTop w:val="0"/>
      <w:marBottom w:val="0"/>
      <w:divBdr>
        <w:top w:val="none" w:sz="0" w:space="0" w:color="auto"/>
        <w:left w:val="none" w:sz="0" w:space="0" w:color="auto"/>
        <w:bottom w:val="none" w:sz="0" w:space="0" w:color="auto"/>
        <w:right w:val="none" w:sz="0" w:space="0" w:color="auto"/>
      </w:divBdr>
    </w:div>
    <w:div w:id="1507668896">
      <w:bodyDiv w:val="1"/>
      <w:marLeft w:val="0"/>
      <w:marRight w:val="0"/>
      <w:marTop w:val="0"/>
      <w:marBottom w:val="0"/>
      <w:divBdr>
        <w:top w:val="none" w:sz="0" w:space="0" w:color="auto"/>
        <w:left w:val="none" w:sz="0" w:space="0" w:color="auto"/>
        <w:bottom w:val="none" w:sz="0" w:space="0" w:color="auto"/>
        <w:right w:val="none" w:sz="0" w:space="0" w:color="auto"/>
      </w:divBdr>
    </w:div>
    <w:div w:id="1508015669">
      <w:bodyDiv w:val="1"/>
      <w:marLeft w:val="0"/>
      <w:marRight w:val="0"/>
      <w:marTop w:val="0"/>
      <w:marBottom w:val="0"/>
      <w:divBdr>
        <w:top w:val="none" w:sz="0" w:space="0" w:color="auto"/>
        <w:left w:val="none" w:sz="0" w:space="0" w:color="auto"/>
        <w:bottom w:val="none" w:sz="0" w:space="0" w:color="auto"/>
        <w:right w:val="none" w:sz="0" w:space="0" w:color="auto"/>
      </w:divBdr>
    </w:div>
    <w:div w:id="1521041555">
      <w:bodyDiv w:val="1"/>
      <w:marLeft w:val="0"/>
      <w:marRight w:val="0"/>
      <w:marTop w:val="0"/>
      <w:marBottom w:val="0"/>
      <w:divBdr>
        <w:top w:val="none" w:sz="0" w:space="0" w:color="auto"/>
        <w:left w:val="none" w:sz="0" w:space="0" w:color="auto"/>
        <w:bottom w:val="none" w:sz="0" w:space="0" w:color="auto"/>
        <w:right w:val="none" w:sz="0" w:space="0" w:color="auto"/>
      </w:divBdr>
    </w:div>
    <w:div w:id="1521964870">
      <w:bodyDiv w:val="1"/>
      <w:marLeft w:val="0"/>
      <w:marRight w:val="0"/>
      <w:marTop w:val="0"/>
      <w:marBottom w:val="0"/>
      <w:divBdr>
        <w:top w:val="none" w:sz="0" w:space="0" w:color="auto"/>
        <w:left w:val="none" w:sz="0" w:space="0" w:color="auto"/>
        <w:bottom w:val="none" w:sz="0" w:space="0" w:color="auto"/>
        <w:right w:val="none" w:sz="0" w:space="0" w:color="auto"/>
      </w:divBdr>
    </w:div>
    <w:div w:id="1522429367">
      <w:bodyDiv w:val="1"/>
      <w:marLeft w:val="0"/>
      <w:marRight w:val="0"/>
      <w:marTop w:val="0"/>
      <w:marBottom w:val="0"/>
      <w:divBdr>
        <w:top w:val="none" w:sz="0" w:space="0" w:color="auto"/>
        <w:left w:val="none" w:sz="0" w:space="0" w:color="auto"/>
        <w:bottom w:val="none" w:sz="0" w:space="0" w:color="auto"/>
        <w:right w:val="none" w:sz="0" w:space="0" w:color="auto"/>
      </w:divBdr>
    </w:div>
    <w:div w:id="1530410041">
      <w:bodyDiv w:val="1"/>
      <w:marLeft w:val="0"/>
      <w:marRight w:val="0"/>
      <w:marTop w:val="0"/>
      <w:marBottom w:val="0"/>
      <w:divBdr>
        <w:top w:val="none" w:sz="0" w:space="0" w:color="auto"/>
        <w:left w:val="none" w:sz="0" w:space="0" w:color="auto"/>
        <w:bottom w:val="none" w:sz="0" w:space="0" w:color="auto"/>
        <w:right w:val="none" w:sz="0" w:space="0" w:color="auto"/>
      </w:divBdr>
    </w:div>
    <w:div w:id="1530483634">
      <w:bodyDiv w:val="1"/>
      <w:marLeft w:val="0"/>
      <w:marRight w:val="0"/>
      <w:marTop w:val="0"/>
      <w:marBottom w:val="0"/>
      <w:divBdr>
        <w:top w:val="none" w:sz="0" w:space="0" w:color="auto"/>
        <w:left w:val="none" w:sz="0" w:space="0" w:color="auto"/>
        <w:bottom w:val="none" w:sz="0" w:space="0" w:color="auto"/>
        <w:right w:val="none" w:sz="0" w:space="0" w:color="auto"/>
      </w:divBdr>
    </w:div>
    <w:div w:id="1535771510">
      <w:bodyDiv w:val="1"/>
      <w:marLeft w:val="0"/>
      <w:marRight w:val="0"/>
      <w:marTop w:val="0"/>
      <w:marBottom w:val="0"/>
      <w:divBdr>
        <w:top w:val="none" w:sz="0" w:space="0" w:color="auto"/>
        <w:left w:val="none" w:sz="0" w:space="0" w:color="auto"/>
        <w:bottom w:val="none" w:sz="0" w:space="0" w:color="auto"/>
        <w:right w:val="none" w:sz="0" w:space="0" w:color="auto"/>
      </w:divBdr>
    </w:div>
    <w:div w:id="1541625719">
      <w:bodyDiv w:val="1"/>
      <w:marLeft w:val="0"/>
      <w:marRight w:val="0"/>
      <w:marTop w:val="0"/>
      <w:marBottom w:val="0"/>
      <w:divBdr>
        <w:top w:val="none" w:sz="0" w:space="0" w:color="auto"/>
        <w:left w:val="none" w:sz="0" w:space="0" w:color="auto"/>
        <w:bottom w:val="none" w:sz="0" w:space="0" w:color="auto"/>
        <w:right w:val="none" w:sz="0" w:space="0" w:color="auto"/>
      </w:divBdr>
    </w:div>
    <w:div w:id="1547914343">
      <w:bodyDiv w:val="1"/>
      <w:marLeft w:val="0"/>
      <w:marRight w:val="0"/>
      <w:marTop w:val="0"/>
      <w:marBottom w:val="0"/>
      <w:divBdr>
        <w:top w:val="none" w:sz="0" w:space="0" w:color="auto"/>
        <w:left w:val="none" w:sz="0" w:space="0" w:color="auto"/>
        <w:bottom w:val="none" w:sz="0" w:space="0" w:color="auto"/>
        <w:right w:val="none" w:sz="0" w:space="0" w:color="auto"/>
      </w:divBdr>
    </w:div>
    <w:div w:id="1550846051">
      <w:bodyDiv w:val="1"/>
      <w:marLeft w:val="0"/>
      <w:marRight w:val="0"/>
      <w:marTop w:val="0"/>
      <w:marBottom w:val="0"/>
      <w:divBdr>
        <w:top w:val="none" w:sz="0" w:space="0" w:color="auto"/>
        <w:left w:val="none" w:sz="0" w:space="0" w:color="auto"/>
        <w:bottom w:val="none" w:sz="0" w:space="0" w:color="auto"/>
        <w:right w:val="none" w:sz="0" w:space="0" w:color="auto"/>
      </w:divBdr>
    </w:div>
    <w:div w:id="1554196283">
      <w:bodyDiv w:val="1"/>
      <w:marLeft w:val="0"/>
      <w:marRight w:val="0"/>
      <w:marTop w:val="0"/>
      <w:marBottom w:val="0"/>
      <w:divBdr>
        <w:top w:val="none" w:sz="0" w:space="0" w:color="auto"/>
        <w:left w:val="none" w:sz="0" w:space="0" w:color="auto"/>
        <w:bottom w:val="none" w:sz="0" w:space="0" w:color="auto"/>
        <w:right w:val="none" w:sz="0" w:space="0" w:color="auto"/>
      </w:divBdr>
    </w:div>
    <w:div w:id="1555197586">
      <w:bodyDiv w:val="1"/>
      <w:marLeft w:val="0"/>
      <w:marRight w:val="0"/>
      <w:marTop w:val="0"/>
      <w:marBottom w:val="0"/>
      <w:divBdr>
        <w:top w:val="none" w:sz="0" w:space="0" w:color="auto"/>
        <w:left w:val="none" w:sz="0" w:space="0" w:color="auto"/>
        <w:bottom w:val="none" w:sz="0" w:space="0" w:color="auto"/>
        <w:right w:val="none" w:sz="0" w:space="0" w:color="auto"/>
      </w:divBdr>
    </w:div>
    <w:div w:id="1560899938">
      <w:bodyDiv w:val="1"/>
      <w:marLeft w:val="0"/>
      <w:marRight w:val="0"/>
      <w:marTop w:val="0"/>
      <w:marBottom w:val="0"/>
      <w:divBdr>
        <w:top w:val="none" w:sz="0" w:space="0" w:color="auto"/>
        <w:left w:val="none" w:sz="0" w:space="0" w:color="auto"/>
        <w:bottom w:val="none" w:sz="0" w:space="0" w:color="auto"/>
        <w:right w:val="none" w:sz="0" w:space="0" w:color="auto"/>
      </w:divBdr>
    </w:div>
    <w:div w:id="1569461103">
      <w:bodyDiv w:val="1"/>
      <w:marLeft w:val="0"/>
      <w:marRight w:val="0"/>
      <w:marTop w:val="0"/>
      <w:marBottom w:val="0"/>
      <w:divBdr>
        <w:top w:val="none" w:sz="0" w:space="0" w:color="auto"/>
        <w:left w:val="none" w:sz="0" w:space="0" w:color="auto"/>
        <w:bottom w:val="none" w:sz="0" w:space="0" w:color="auto"/>
        <w:right w:val="none" w:sz="0" w:space="0" w:color="auto"/>
      </w:divBdr>
    </w:div>
    <w:div w:id="1571232207">
      <w:bodyDiv w:val="1"/>
      <w:marLeft w:val="0"/>
      <w:marRight w:val="0"/>
      <w:marTop w:val="0"/>
      <w:marBottom w:val="0"/>
      <w:divBdr>
        <w:top w:val="none" w:sz="0" w:space="0" w:color="auto"/>
        <w:left w:val="none" w:sz="0" w:space="0" w:color="auto"/>
        <w:bottom w:val="none" w:sz="0" w:space="0" w:color="auto"/>
        <w:right w:val="none" w:sz="0" w:space="0" w:color="auto"/>
      </w:divBdr>
    </w:div>
    <w:div w:id="1574586482">
      <w:bodyDiv w:val="1"/>
      <w:marLeft w:val="0"/>
      <w:marRight w:val="0"/>
      <w:marTop w:val="0"/>
      <w:marBottom w:val="0"/>
      <w:divBdr>
        <w:top w:val="none" w:sz="0" w:space="0" w:color="auto"/>
        <w:left w:val="none" w:sz="0" w:space="0" w:color="auto"/>
        <w:bottom w:val="none" w:sz="0" w:space="0" w:color="auto"/>
        <w:right w:val="none" w:sz="0" w:space="0" w:color="auto"/>
      </w:divBdr>
    </w:div>
    <w:div w:id="1580021412">
      <w:bodyDiv w:val="1"/>
      <w:marLeft w:val="0"/>
      <w:marRight w:val="0"/>
      <w:marTop w:val="0"/>
      <w:marBottom w:val="0"/>
      <w:divBdr>
        <w:top w:val="none" w:sz="0" w:space="0" w:color="auto"/>
        <w:left w:val="none" w:sz="0" w:space="0" w:color="auto"/>
        <w:bottom w:val="none" w:sz="0" w:space="0" w:color="auto"/>
        <w:right w:val="none" w:sz="0" w:space="0" w:color="auto"/>
      </w:divBdr>
    </w:div>
    <w:div w:id="1592735624">
      <w:bodyDiv w:val="1"/>
      <w:marLeft w:val="0"/>
      <w:marRight w:val="0"/>
      <w:marTop w:val="0"/>
      <w:marBottom w:val="0"/>
      <w:divBdr>
        <w:top w:val="none" w:sz="0" w:space="0" w:color="auto"/>
        <w:left w:val="none" w:sz="0" w:space="0" w:color="auto"/>
        <w:bottom w:val="none" w:sz="0" w:space="0" w:color="auto"/>
        <w:right w:val="none" w:sz="0" w:space="0" w:color="auto"/>
      </w:divBdr>
    </w:div>
    <w:div w:id="1604147208">
      <w:bodyDiv w:val="1"/>
      <w:marLeft w:val="0"/>
      <w:marRight w:val="0"/>
      <w:marTop w:val="0"/>
      <w:marBottom w:val="0"/>
      <w:divBdr>
        <w:top w:val="none" w:sz="0" w:space="0" w:color="auto"/>
        <w:left w:val="none" w:sz="0" w:space="0" w:color="auto"/>
        <w:bottom w:val="none" w:sz="0" w:space="0" w:color="auto"/>
        <w:right w:val="none" w:sz="0" w:space="0" w:color="auto"/>
      </w:divBdr>
    </w:div>
    <w:div w:id="1608660604">
      <w:bodyDiv w:val="1"/>
      <w:marLeft w:val="0"/>
      <w:marRight w:val="0"/>
      <w:marTop w:val="0"/>
      <w:marBottom w:val="0"/>
      <w:divBdr>
        <w:top w:val="none" w:sz="0" w:space="0" w:color="auto"/>
        <w:left w:val="none" w:sz="0" w:space="0" w:color="auto"/>
        <w:bottom w:val="none" w:sz="0" w:space="0" w:color="auto"/>
        <w:right w:val="none" w:sz="0" w:space="0" w:color="auto"/>
      </w:divBdr>
    </w:div>
    <w:div w:id="1609852182">
      <w:bodyDiv w:val="1"/>
      <w:marLeft w:val="0"/>
      <w:marRight w:val="0"/>
      <w:marTop w:val="0"/>
      <w:marBottom w:val="0"/>
      <w:divBdr>
        <w:top w:val="none" w:sz="0" w:space="0" w:color="auto"/>
        <w:left w:val="none" w:sz="0" w:space="0" w:color="auto"/>
        <w:bottom w:val="none" w:sz="0" w:space="0" w:color="auto"/>
        <w:right w:val="none" w:sz="0" w:space="0" w:color="auto"/>
      </w:divBdr>
    </w:div>
    <w:div w:id="1610746421">
      <w:bodyDiv w:val="1"/>
      <w:marLeft w:val="0"/>
      <w:marRight w:val="0"/>
      <w:marTop w:val="0"/>
      <w:marBottom w:val="0"/>
      <w:divBdr>
        <w:top w:val="none" w:sz="0" w:space="0" w:color="auto"/>
        <w:left w:val="none" w:sz="0" w:space="0" w:color="auto"/>
        <w:bottom w:val="none" w:sz="0" w:space="0" w:color="auto"/>
        <w:right w:val="none" w:sz="0" w:space="0" w:color="auto"/>
      </w:divBdr>
    </w:div>
    <w:div w:id="1614364480">
      <w:bodyDiv w:val="1"/>
      <w:marLeft w:val="0"/>
      <w:marRight w:val="0"/>
      <w:marTop w:val="0"/>
      <w:marBottom w:val="0"/>
      <w:divBdr>
        <w:top w:val="none" w:sz="0" w:space="0" w:color="auto"/>
        <w:left w:val="none" w:sz="0" w:space="0" w:color="auto"/>
        <w:bottom w:val="none" w:sz="0" w:space="0" w:color="auto"/>
        <w:right w:val="none" w:sz="0" w:space="0" w:color="auto"/>
      </w:divBdr>
    </w:div>
    <w:div w:id="1616793910">
      <w:bodyDiv w:val="1"/>
      <w:marLeft w:val="0"/>
      <w:marRight w:val="0"/>
      <w:marTop w:val="0"/>
      <w:marBottom w:val="0"/>
      <w:divBdr>
        <w:top w:val="none" w:sz="0" w:space="0" w:color="auto"/>
        <w:left w:val="none" w:sz="0" w:space="0" w:color="auto"/>
        <w:bottom w:val="none" w:sz="0" w:space="0" w:color="auto"/>
        <w:right w:val="none" w:sz="0" w:space="0" w:color="auto"/>
      </w:divBdr>
    </w:div>
    <w:div w:id="1622228034">
      <w:bodyDiv w:val="1"/>
      <w:marLeft w:val="0"/>
      <w:marRight w:val="0"/>
      <w:marTop w:val="0"/>
      <w:marBottom w:val="0"/>
      <w:divBdr>
        <w:top w:val="none" w:sz="0" w:space="0" w:color="auto"/>
        <w:left w:val="none" w:sz="0" w:space="0" w:color="auto"/>
        <w:bottom w:val="none" w:sz="0" w:space="0" w:color="auto"/>
        <w:right w:val="none" w:sz="0" w:space="0" w:color="auto"/>
      </w:divBdr>
    </w:div>
    <w:div w:id="1624338373">
      <w:bodyDiv w:val="1"/>
      <w:marLeft w:val="0"/>
      <w:marRight w:val="0"/>
      <w:marTop w:val="0"/>
      <w:marBottom w:val="0"/>
      <w:divBdr>
        <w:top w:val="none" w:sz="0" w:space="0" w:color="auto"/>
        <w:left w:val="none" w:sz="0" w:space="0" w:color="auto"/>
        <w:bottom w:val="none" w:sz="0" w:space="0" w:color="auto"/>
        <w:right w:val="none" w:sz="0" w:space="0" w:color="auto"/>
      </w:divBdr>
    </w:div>
    <w:div w:id="1626080749">
      <w:bodyDiv w:val="1"/>
      <w:marLeft w:val="0"/>
      <w:marRight w:val="0"/>
      <w:marTop w:val="0"/>
      <w:marBottom w:val="0"/>
      <w:divBdr>
        <w:top w:val="none" w:sz="0" w:space="0" w:color="auto"/>
        <w:left w:val="none" w:sz="0" w:space="0" w:color="auto"/>
        <w:bottom w:val="none" w:sz="0" w:space="0" w:color="auto"/>
        <w:right w:val="none" w:sz="0" w:space="0" w:color="auto"/>
      </w:divBdr>
    </w:div>
    <w:div w:id="1630208723">
      <w:bodyDiv w:val="1"/>
      <w:marLeft w:val="0"/>
      <w:marRight w:val="0"/>
      <w:marTop w:val="0"/>
      <w:marBottom w:val="0"/>
      <w:divBdr>
        <w:top w:val="none" w:sz="0" w:space="0" w:color="auto"/>
        <w:left w:val="none" w:sz="0" w:space="0" w:color="auto"/>
        <w:bottom w:val="none" w:sz="0" w:space="0" w:color="auto"/>
        <w:right w:val="none" w:sz="0" w:space="0" w:color="auto"/>
      </w:divBdr>
    </w:div>
    <w:div w:id="1631134021">
      <w:bodyDiv w:val="1"/>
      <w:marLeft w:val="0"/>
      <w:marRight w:val="0"/>
      <w:marTop w:val="0"/>
      <w:marBottom w:val="0"/>
      <w:divBdr>
        <w:top w:val="none" w:sz="0" w:space="0" w:color="auto"/>
        <w:left w:val="none" w:sz="0" w:space="0" w:color="auto"/>
        <w:bottom w:val="none" w:sz="0" w:space="0" w:color="auto"/>
        <w:right w:val="none" w:sz="0" w:space="0" w:color="auto"/>
      </w:divBdr>
    </w:div>
    <w:div w:id="1631864077">
      <w:bodyDiv w:val="1"/>
      <w:marLeft w:val="0"/>
      <w:marRight w:val="0"/>
      <w:marTop w:val="0"/>
      <w:marBottom w:val="0"/>
      <w:divBdr>
        <w:top w:val="none" w:sz="0" w:space="0" w:color="auto"/>
        <w:left w:val="none" w:sz="0" w:space="0" w:color="auto"/>
        <w:bottom w:val="none" w:sz="0" w:space="0" w:color="auto"/>
        <w:right w:val="none" w:sz="0" w:space="0" w:color="auto"/>
      </w:divBdr>
    </w:div>
    <w:div w:id="1635257078">
      <w:bodyDiv w:val="1"/>
      <w:marLeft w:val="0"/>
      <w:marRight w:val="0"/>
      <w:marTop w:val="0"/>
      <w:marBottom w:val="0"/>
      <w:divBdr>
        <w:top w:val="none" w:sz="0" w:space="0" w:color="auto"/>
        <w:left w:val="none" w:sz="0" w:space="0" w:color="auto"/>
        <w:bottom w:val="none" w:sz="0" w:space="0" w:color="auto"/>
        <w:right w:val="none" w:sz="0" w:space="0" w:color="auto"/>
      </w:divBdr>
    </w:div>
    <w:div w:id="1635259106">
      <w:bodyDiv w:val="1"/>
      <w:marLeft w:val="0"/>
      <w:marRight w:val="0"/>
      <w:marTop w:val="0"/>
      <w:marBottom w:val="0"/>
      <w:divBdr>
        <w:top w:val="none" w:sz="0" w:space="0" w:color="auto"/>
        <w:left w:val="none" w:sz="0" w:space="0" w:color="auto"/>
        <w:bottom w:val="none" w:sz="0" w:space="0" w:color="auto"/>
        <w:right w:val="none" w:sz="0" w:space="0" w:color="auto"/>
      </w:divBdr>
    </w:div>
    <w:div w:id="1640645349">
      <w:bodyDiv w:val="1"/>
      <w:marLeft w:val="0"/>
      <w:marRight w:val="0"/>
      <w:marTop w:val="0"/>
      <w:marBottom w:val="0"/>
      <w:divBdr>
        <w:top w:val="none" w:sz="0" w:space="0" w:color="auto"/>
        <w:left w:val="none" w:sz="0" w:space="0" w:color="auto"/>
        <w:bottom w:val="none" w:sz="0" w:space="0" w:color="auto"/>
        <w:right w:val="none" w:sz="0" w:space="0" w:color="auto"/>
      </w:divBdr>
    </w:div>
    <w:div w:id="1642425192">
      <w:bodyDiv w:val="1"/>
      <w:marLeft w:val="0"/>
      <w:marRight w:val="0"/>
      <w:marTop w:val="0"/>
      <w:marBottom w:val="0"/>
      <w:divBdr>
        <w:top w:val="none" w:sz="0" w:space="0" w:color="auto"/>
        <w:left w:val="none" w:sz="0" w:space="0" w:color="auto"/>
        <w:bottom w:val="none" w:sz="0" w:space="0" w:color="auto"/>
        <w:right w:val="none" w:sz="0" w:space="0" w:color="auto"/>
      </w:divBdr>
    </w:div>
    <w:div w:id="1645769135">
      <w:bodyDiv w:val="1"/>
      <w:marLeft w:val="0"/>
      <w:marRight w:val="0"/>
      <w:marTop w:val="0"/>
      <w:marBottom w:val="0"/>
      <w:divBdr>
        <w:top w:val="none" w:sz="0" w:space="0" w:color="auto"/>
        <w:left w:val="none" w:sz="0" w:space="0" w:color="auto"/>
        <w:bottom w:val="none" w:sz="0" w:space="0" w:color="auto"/>
        <w:right w:val="none" w:sz="0" w:space="0" w:color="auto"/>
      </w:divBdr>
    </w:div>
    <w:div w:id="1646737096">
      <w:bodyDiv w:val="1"/>
      <w:marLeft w:val="0"/>
      <w:marRight w:val="0"/>
      <w:marTop w:val="0"/>
      <w:marBottom w:val="0"/>
      <w:divBdr>
        <w:top w:val="none" w:sz="0" w:space="0" w:color="auto"/>
        <w:left w:val="none" w:sz="0" w:space="0" w:color="auto"/>
        <w:bottom w:val="none" w:sz="0" w:space="0" w:color="auto"/>
        <w:right w:val="none" w:sz="0" w:space="0" w:color="auto"/>
      </w:divBdr>
    </w:div>
    <w:div w:id="1650591467">
      <w:bodyDiv w:val="1"/>
      <w:marLeft w:val="0"/>
      <w:marRight w:val="0"/>
      <w:marTop w:val="0"/>
      <w:marBottom w:val="0"/>
      <w:divBdr>
        <w:top w:val="none" w:sz="0" w:space="0" w:color="auto"/>
        <w:left w:val="none" w:sz="0" w:space="0" w:color="auto"/>
        <w:bottom w:val="none" w:sz="0" w:space="0" w:color="auto"/>
        <w:right w:val="none" w:sz="0" w:space="0" w:color="auto"/>
      </w:divBdr>
    </w:div>
    <w:div w:id="1651790383">
      <w:bodyDiv w:val="1"/>
      <w:marLeft w:val="0"/>
      <w:marRight w:val="0"/>
      <w:marTop w:val="0"/>
      <w:marBottom w:val="0"/>
      <w:divBdr>
        <w:top w:val="none" w:sz="0" w:space="0" w:color="auto"/>
        <w:left w:val="none" w:sz="0" w:space="0" w:color="auto"/>
        <w:bottom w:val="none" w:sz="0" w:space="0" w:color="auto"/>
        <w:right w:val="none" w:sz="0" w:space="0" w:color="auto"/>
      </w:divBdr>
    </w:div>
    <w:div w:id="1652759007">
      <w:bodyDiv w:val="1"/>
      <w:marLeft w:val="0"/>
      <w:marRight w:val="0"/>
      <w:marTop w:val="0"/>
      <w:marBottom w:val="0"/>
      <w:divBdr>
        <w:top w:val="none" w:sz="0" w:space="0" w:color="auto"/>
        <w:left w:val="none" w:sz="0" w:space="0" w:color="auto"/>
        <w:bottom w:val="none" w:sz="0" w:space="0" w:color="auto"/>
        <w:right w:val="none" w:sz="0" w:space="0" w:color="auto"/>
      </w:divBdr>
    </w:div>
    <w:div w:id="1662847940">
      <w:bodyDiv w:val="1"/>
      <w:marLeft w:val="0"/>
      <w:marRight w:val="0"/>
      <w:marTop w:val="0"/>
      <w:marBottom w:val="0"/>
      <w:divBdr>
        <w:top w:val="none" w:sz="0" w:space="0" w:color="auto"/>
        <w:left w:val="none" w:sz="0" w:space="0" w:color="auto"/>
        <w:bottom w:val="none" w:sz="0" w:space="0" w:color="auto"/>
        <w:right w:val="none" w:sz="0" w:space="0" w:color="auto"/>
      </w:divBdr>
    </w:div>
    <w:div w:id="1664432145">
      <w:bodyDiv w:val="1"/>
      <w:marLeft w:val="0"/>
      <w:marRight w:val="0"/>
      <w:marTop w:val="0"/>
      <w:marBottom w:val="0"/>
      <w:divBdr>
        <w:top w:val="none" w:sz="0" w:space="0" w:color="auto"/>
        <w:left w:val="none" w:sz="0" w:space="0" w:color="auto"/>
        <w:bottom w:val="none" w:sz="0" w:space="0" w:color="auto"/>
        <w:right w:val="none" w:sz="0" w:space="0" w:color="auto"/>
      </w:divBdr>
    </w:div>
    <w:div w:id="1673146144">
      <w:bodyDiv w:val="1"/>
      <w:marLeft w:val="0"/>
      <w:marRight w:val="0"/>
      <w:marTop w:val="0"/>
      <w:marBottom w:val="0"/>
      <w:divBdr>
        <w:top w:val="none" w:sz="0" w:space="0" w:color="auto"/>
        <w:left w:val="none" w:sz="0" w:space="0" w:color="auto"/>
        <w:bottom w:val="none" w:sz="0" w:space="0" w:color="auto"/>
        <w:right w:val="none" w:sz="0" w:space="0" w:color="auto"/>
      </w:divBdr>
    </w:div>
    <w:div w:id="1684933810">
      <w:bodyDiv w:val="1"/>
      <w:marLeft w:val="0"/>
      <w:marRight w:val="0"/>
      <w:marTop w:val="0"/>
      <w:marBottom w:val="0"/>
      <w:divBdr>
        <w:top w:val="none" w:sz="0" w:space="0" w:color="auto"/>
        <w:left w:val="none" w:sz="0" w:space="0" w:color="auto"/>
        <w:bottom w:val="none" w:sz="0" w:space="0" w:color="auto"/>
        <w:right w:val="none" w:sz="0" w:space="0" w:color="auto"/>
      </w:divBdr>
    </w:div>
    <w:div w:id="1697802811">
      <w:bodyDiv w:val="1"/>
      <w:marLeft w:val="0"/>
      <w:marRight w:val="0"/>
      <w:marTop w:val="0"/>
      <w:marBottom w:val="0"/>
      <w:divBdr>
        <w:top w:val="none" w:sz="0" w:space="0" w:color="auto"/>
        <w:left w:val="none" w:sz="0" w:space="0" w:color="auto"/>
        <w:bottom w:val="none" w:sz="0" w:space="0" w:color="auto"/>
        <w:right w:val="none" w:sz="0" w:space="0" w:color="auto"/>
      </w:divBdr>
    </w:div>
    <w:div w:id="1705330968">
      <w:bodyDiv w:val="1"/>
      <w:marLeft w:val="0"/>
      <w:marRight w:val="0"/>
      <w:marTop w:val="0"/>
      <w:marBottom w:val="0"/>
      <w:divBdr>
        <w:top w:val="none" w:sz="0" w:space="0" w:color="auto"/>
        <w:left w:val="none" w:sz="0" w:space="0" w:color="auto"/>
        <w:bottom w:val="none" w:sz="0" w:space="0" w:color="auto"/>
        <w:right w:val="none" w:sz="0" w:space="0" w:color="auto"/>
      </w:divBdr>
    </w:div>
    <w:div w:id="1705516872">
      <w:bodyDiv w:val="1"/>
      <w:marLeft w:val="0"/>
      <w:marRight w:val="0"/>
      <w:marTop w:val="0"/>
      <w:marBottom w:val="0"/>
      <w:divBdr>
        <w:top w:val="none" w:sz="0" w:space="0" w:color="auto"/>
        <w:left w:val="none" w:sz="0" w:space="0" w:color="auto"/>
        <w:bottom w:val="none" w:sz="0" w:space="0" w:color="auto"/>
        <w:right w:val="none" w:sz="0" w:space="0" w:color="auto"/>
      </w:divBdr>
    </w:div>
    <w:div w:id="1707172240">
      <w:bodyDiv w:val="1"/>
      <w:marLeft w:val="0"/>
      <w:marRight w:val="0"/>
      <w:marTop w:val="0"/>
      <w:marBottom w:val="0"/>
      <w:divBdr>
        <w:top w:val="none" w:sz="0" w:space="0" w:color="auto"/>
        <w:left w:val="none" w:sz="0" w:space="0" w:color="auto"/>
        <w:bottom w:val="none" w:sz="0" w:space="0" w:color="auto"/>
        <w:right w:val="none" w:sz="0" w:space="0" w:color="auto"/>
      </w:divBdr>
    </w:div>
    <w:div w:id="1710567420">
      <w:bodyDiv w:val="1"/>
      <w:marLeft w:val="0"/>
      <w:marRight w:val="0"/>
      <w:marTop w:val="0"/>
      <w:marBottom w:val="0"/>
      <w:divBdr>
        <w:top w:val="none" w:sz="0" w:space="0" w:color="auto"/>
        <w:left w:val="none" w:sz="0" w:space="0" w:color="auto"/>
        <w:bottom w:val="none" w:sz="0" w:space="0" w:color="auto"/>
        <w:right w:val="none" w:sz="0" w:space="0" w:color="auto"/>
      </w:divBdr>
    </w:div>
    <w:div w:id="1726220173">
      <w:bodyDiv w:val="1"/>
      <w:marLeft w:val="0"/>
      <w:marRight w:val="0"/>
      <w:marTop w:val="0"/>
      <w:marBottom w:val="0"/>
      <w:divBdr>
        <w:top w:val="none" w:sz="0" w:space="0" w:color="auto"/>
        <w:left w:val="none" w:sz="0" w:space="0" w:color="auto"/>
        <w:bottom w:val="none" w:sz="0" w:space="0" w:color="auto"/>
        <w:right w:val="none" w:sz="0" w:space="0" w:color="auto"/>
      </w:divBdr>
    </w:div>
    <w:div w:id="1729576311">
      <w:bodyDiv w:val="1"/>
      <w:marLeft w:val="0"/>
      <w:marRight w:val="0"/>
      <w:marTop w:val="0"/>
      <w:marBottom w:val="0"/>
      <w:divBdr>
        <w:top w:val="none" w:sz="0" w:space="0" w:color="auto"/>
        <w:left w:val="none" w:sz="0" w:space="0" w:color="auto"/>
        <w:bottom w:val="none" w:sz="0" w:space="0" w:color="auto"/>
        <w:right w:val="none" w:sz="0" w:space="0" w:color="auto"/>
      </w:divBdr>
    </w:div>
    <w:div w:id="1730566564">
      <w:bodyDiv w:val="1"/>
      <w:marLeft w:val="0"/>
      <w:marRight w:val="0"/>
      <w:marTop w:val="0"/>
      <w:marBottom w:val="0"/>
      <w:divBdr>
        <w:top w:val="none" w:sz="0" w:space="0" w:color="auto"/>
        <w:left w:val="none" w:sz="0" w:space="0" w:color="auto"/>
        <w:bottom w:val="none" w:sz="0" w:space="0" w:color="auto"/>
        <w:right w:val="none" w:sz="0" w:space="0" w:color="auto"/>
      </w:divBdr>
    </w:div>
    <w:div w:id="1731539586">
      <w:bodyDiv w:val="1"/>
      <w:marLeft w:val="0"/>
      <w:marRight w:val="0"/>
      <w:marTop w:val="0"/>
      <w:marBottom w:val="0"/>
      <w:divBdr>
        <w:top w:val="none" w:sz="0" w:space="0" w:color="auto"/>
        <w:left w:val="none" w:sz="0" w:space="0" w:color="auto"/>
        <w:bottom w:val="none" w:sz="0" w:space="0" w:color="auto"/>
        <w:right w:val="none" w:sz="0" w:space="0" w:color="auto"/>
      </w:divBdr>
    </w:div>
    <w:div w:id="1738085639">
      <w:bodyDiv w:val="1"/>
      <w:marLeft w:val="0"/>
      <w:marRight w:val="0"/>
      <w:marTop w:val="0"/>
      <w:marBottom w:val="0"/>
      <w:divBdr>
        <w:top w:val="none" w:sz="0" w:space="0" w:color="auto"/>
        <w:left w:val="none" w:sz="0" w:space="0" w:color="auto"/>
        <w:bottom w:val="none" w:sz="0" w:space="0" w:color="auto"/>
        <w:right w:val="none" w:sz="0" w:space="0" w:color="auto"/>
      </w:divBdr>
    </w:div>
    <w:div w:id="1743914884">
      <w:bodyDiv w:val="1"/>
      <w:marLeft w:val="0"/>
      <w:marRight w:val="0"/>
      <w:marTop w:val="0"/>
      <w:marBottom w:val="0"/>
      <w:divBdr>
        <w:top w:val="none" w:sz="0" w:space="0" w:color="auto"/>
        <w:left w:val="none" w:sz="0" w:space="0" w:color="auto"/>
        <w:bottom w:val="none" w:sz="0" w:space="0" w:color="auto"/>
        <w:right w:val="none" w:sz="0" w:space="0" w:color="auto"/>
      </w:divBdr>
    </w:div>
    <w:div w:id="1745058736">
      <w:bodyDiv w:val="1"/>
      <w:marLeft w:val="0"/>
      <w:marRight w:val="0"/>
      <w:marTop w:val="0"/>
      <w:marBottom w:val="0"/>
      <w:divBdr>
        <w:top w:val="none" w:sz="0" w:space="0" w:color="auto"/>
        <w:left w:val="none" w:sz="0" w:space="0" w:color="auto"/>
        <w:bottom w:val="none" w:sz="0" w:space="0" w:color="auto"/>
        <w:right w:val="none" w:sz="0" w:space="0" w:color="auto"/>
      </w:divBdr>
    </w:div>
    <w:div w:id="1748653045">
      <w:bodyDiv w:val="1"/>
      <w:marLeft w:val="0"/>
      <w:marRight w:val="0"/>
      <w:marTop w:val="0"/>
      <w:marBottom w:val="0"/>
      <w:divBdr>
        <w:top w:val="none" w:sz="0" w:space="0" w:color="auto"/>
        <w:left w:val="none" w:sz="0" w:space="0" w:color="auto"/>
        <w:bottom w:val="none" w:sz="0" w:space="0" w:color="auto"/>
        <w:right w:val="none" w:sz="0" w:space="0" w:color="auto"/>
      </w:divBdr>
    </w:div>
    <w:div w:id="1754233400">
      <w:bodyDiv w:val="1"/>
      <w:marLeft w:val="0"/>
      <w:marRight w:val="0"/>
      <w:marTop w:val="0"/>
      <w:marBottom w:val="0"/>
      <w:divBdr>
        <w:top w:val="none" w:sz="0" w:space="0" w:color="auto"/>
        <w:left w:val="none" w:sz="0" w:space="0" w:color="auto"/>
        <w:bottom w:val="none" w:sz="0" w:space="0" w:color="auto"/>
        <w:right w:val="none" w:sz="0" w:space="0" w:color="auto"/>
      </w:divBdr>
    </w:div>
    <w:div w:id="1754470807">
      <w:bodyDiv w:val="1"/>
      <w:marLeft w:val="0"/>
      <w:marRight w:val="0"/>
      <w:marTop w:val="0"/>
      <w:marBottom w:val="0"/>
      <w:divBdr>
        <w:top w:val="none" w:sz="0" w:space="0" w:color="auto"/>
        <w:left w:val="none" w:sz="0" w:space="0" w:color="auto"/>
        <w:bottom w:val="none" w:sz="0" w:space="0" w:color="auto"/>
        <w:right w:val="none" w:sz="0" w:space="0" w:color="auto"/>
      </w:divBdr>
    </w:div>
    <w:div w:id="1763842750">
      <w:bodyDiv w:val="1"/>
      <w:marLeft w:val="0"/>
      <w:marRight w:val="0"/>
      <w:marTop w:val="0"/>
      <w:marBottom w:val="0"/>
      <w:divBdr>
        <w:top w:val="none" w:sz="0" w:space="0" w:color="auto"/>
        <w:left w:val="none" w:sz="0" w:space="0" w:color="auto"/>
        <w:bottom w:val="none" w:sz="0" w:space="0" w:color="auto"/>
        <w:right w:val="none" w:sz="0" w:space="0" w:color="auto"/>
      </w:divBdr>
    </w:div>
    <w:div w:id="1764643721">
      <w:bodyDiv w:val="1"/>
      <w:marLeft w:val="0"/>
      <w:marRight w:val="0"/>
      <w:marTop w:val="0"/>
      <w:marBottom w:val="0"/>
      <w:divBdr>
        <w:top w:val="none" w:sz="0" w:space="0" w:color="auto"/>
        <w:left w:val="none" w:sz="0" w:space="0" w:color="auto"/>
        <w:bottom w:val="none" w:sz="0" w:space="0" w:color="auto"/>
        <w:right w:val="none" w:sz="0" w:space="0" w:color="auto"/>
      </w:divBdr>
    </w:div>
    <w:div w:id="1767462648">
      <w:bodyDiv w:val="1"/>
      <w:marLeft w:val="0"/>
      <w:marRight w:val="0"/>
      <w:marTop w:val="0"/>
      <w:marBottom w:val="0"/>
      <w:divBdr>
        <w:top w:val="none" w:sz="0" w:space="0" w:color="auto"/>
        <w:left w:val="none" w:sz="0" w:space="0" w:color="auto"/>
        <w:bottom w:val="none" w:sz="0" w:space="0" w:color="auto"/>
        <w:right w:val="none" w:sz="0" w:space="0" w:color="auto"/>
      </w:divBdr>
    </w:div>
    <w:div w:id="1778715538">
      <w:bodyDiv w:val="1"/>
      <w:marLeft w:val="0"/>
      <w:marRight w:val="0"/>
      <w:marTop w:val="0"/>
      <w:marBottom w:val="0"/>
      <w:divBdr>
        <w:top w:val="none" w:sz="0" w:space="0" w:color="auto"/>
        <w:left w:val="none" w:sz="0" w:space="0" w:color="auto"/>
        <w:bottom w:val="none" w:sz="0" w:space="0" w:color="auto"/>
        <w:right w:val="none" w:sz="0" w:space="0" w:color="auto"/>
      </w:divBdr>
    </w:div>
    <w:div w:id="1783528970">
      <w:bodyDiv w:val="1"/>
      <w:marLeft w:val="0"/>
      <w:marRight w:val="0"/>
      <w:marTop w:val="0"/>
      <w:marBottom w:val="0"/>
      <w:divBdr>
        <w:top w:val="none" w:sz="0" w:space="0" w:color="auto"/>
        <w:left w:val="none" w:sz="0" w:space="0" w:color="auto"/>
        <w:bottom w:val="none" w:sz="0" w:space="0" w:color="auto"/>
        <w:right w:val="none" w:sz="0" w:space="0" w:color="auto"/>
      </w:divBdr>
    </w:div>
    <w:div w:id="1787045963">
      <w:bodyDiv w:val="1"/>
      <w:marLeft w:val="0"/>
      <w:marRight w:val="0"/>
      <w:marTop w:val="0"/>
      <w:marBottom w:val="0"/>
      <w:divBdr>
        <w:top w:val="none" w:sz="0" w:space="0" w:color="auto"/>
        <w:left w:val="none" w:sz="0" w:space="0" w:color="auto"/>
        <w:bottom w:val="none" w:sz="0" w:space="0" w:color="auto"/>
        <w:right w:val="none" w:sz="0" w:space="0" w:color="auto"/>
      </w:divBdr>
    </w:div>
    <w:div w:id="1790270709">
      <w:bodyDiv w:val="1"/>
      <w:marLeft w:val="0"/>
      <w:marRight w:val="0"/>
      <w:marTop w:val="0"/>
      <w:marBottom w:val="0"/>
      <w:divBdr>
        <w:top w:val="none" w:sz="0" w:space="0" w:color="auto"/>
        <w:left w:val="none" w:sz="0" w:space="0" w:color="auto"/>
        <w:bottom w:val="none" w:sz="0" w:space="0" w:color="auto"/>
        <w:right w:val="none" w:sz="0" w:space="0" w:color="auto"/>
      </w:divBdr>
    </w:div>
    <w:div w:id="1796171571">
      <w:bodyDiv w:val="1"/>
      <w:marLeft w:val="0"/>
      <w:marRight w:val="0"/>
      <w:marTop w:val="0"/>
      <w:marBottom w:val="0"/>
      <w:divBdr>
        <w:top w:val="none" w:sz="0" w:space="0" w:color="auto"/>
        <w:left w:val="none" w:sz="0" w:space="0" w:color="auto"/>
        <w:bottom w:val="none" w:sz="0" w:space="0" w:color="auto"/>
        <w:right w:val="none" w:sz="0" w:space="0" w:color="auto"/>
      </w:divBdr>
    </w:div>
    <w:div w:id="1804536260">
      <w:bodyDiv w:val="1"/>
      <w:marLeft w:val="0"/>
      <w:marRight w:val="0"/>
      <w:marTop w:val="0"/>
      <w:marBottom w:val="0"/>
      <w:divBdr>
        <w:top w:val="none" w:sz="0" w:space="0" w:color="auto"/>
        <w:left w:val="none" w:sz="0" w:space="0" w:color="auto"/>
        <w:bottom w:val="none" w:sz="0" w:space="0" w:color="auto"/>
        <w:right w:val="none" w:sz="0" w:space="0" w:color="auto"/>
      </w:divBdr>
    </w:div>
    <w:div w:id="1805998748">
      <w:bodyDiv w:val="1"/>
      <w:marLeft w:val="0"/>
      <w:marRight w:val="0"/>
      <w:marTop w:val="0"/>
      <w:marBottom w:val="0"/>
      <w:divBdr>
        <w:top w:val="none" w:sz="0" w:space="0" w:color="auto"/>
        <w:left w:val="none" w:sz="0" w:space="0" w:color="auto"/>
        <w:bottom w:val="none" w:sz="0" w:space="0" w:color="auto"/>
        <w:right w:val="none" w:sz="0" w:space="0" w:color="auto"/>
      </w:divBdr>
    </w:div>
    <w:div w:id="1827041859">
      <w:bodyDiv w:val="1"/>
      <w:marLeft w:val="0"/>
      <w:marRight w:val="0"/>
      <w:marTop w:val="0"/>
      <w:marBottom w:val="0"/>
      <w:divBdr>
        <w:top w:val="none" w:sz="0" w:space="0" w:color="auto"/>
        <w:left w:val="none" w:sz="0" w:space="0" w:color="auto"/>
        <w:bottom w:val="none" w:sz="0" w:space="0" w:color="auto"/>
        <w:right w:val="none" w:sz="0" w:space="0" w:color="auto"/>
      </w:divBdr>
    </w:div>
    <w:div w:id="1827668912">
      <w:bodyDiv w:val="1"/>
      <w:marLeft w:val="0"/>
      <w:marRight w:val="0"/>
      <w:marTop w:val="0"/>
      <w:marBottom w:val="0"/>
      <w:divBdr>
        <w:top w:val="none" w:sz="0" w:space="0" w:color="auto"/>
        <w:left w:val="none" w:sz="0" w:space="0" w:color="auto"/>
        <w:bottom w:val="none" w:sz="0" w:space="0" w:color="auto"/>
        <w:right w:val="none" w:sz="0" w:space="0" w:color="auto"/>
      </w:divBdr>
    </w:div>
    <w:div w:id="1828787479">
      <w:bodyDiv w:val="1"/>
      <w:marLeft w:val="0"/>
      <w:marRight w:val="0"/>
      <w:marTop w:val="0"/>
      <w:marBottom w:val="0"/>
      <w:divBdr>
        <w:top w:val="none" w:sz="0" w:space="0" w:color="auto"/>
        <w:left w:val="none" w:sz="0" w:space="0" w:color="auto"/>
        <w:bottom w:val="none" w:sz="0" w:space="0" w:color="auto"/>
        <w:right w:val="none" w:sz="0" w:space="0" w:color="auto"/>
      </w:divBdr>
    </w:div>
    <w:div w:id="1831211232">
      <w:bodyDiv w:val="1"/>
      <w:marLeft w:val="0"/>
      <w:marRight w:val="0"/>
      <w:marTop w:val="0"/>
      <w:marBottom w:val="0"/>
      <w:divBdr>
        <w:top w:val="none" w:sz="0" w:space="0" w:color="auto"/>
        <w:left w:val="none" w:sz="0" w:space="0" w:color="auto"/>
        <w:bottom w:val="none" w:sz="0" w:space="0" w:color="auto"/>
        <w:right w:val="none" w:sz="0" w:space="0" w:color="auto"/>
      </w:divBdr>
    </w:div>
    <w:div w:id="1832020254">
      <w:bodyDiv w:val="1"/>
      <w:marLeft w:val="0"/>
      <w:marRight w:val="0"/>
      <w:marTop w:val="0"/>
      <w:marBottom w:val="0"/>
      <w:divBdr>
        <w:top w:val="none" w:sz="0" w:space="0" w:color="auto"/>
        <w:left w:val="none" w:sz="0" w:space="0" w:color="auto"/>
        <w:bottom w:val="none" w:sz="0" w:space="0" w:color="auto"/>
        <w:right w:val="none" w:sz="0" w:space="0" w:color="auto"/>
      </w:divBdr>
    </w:div>
    <w:div w:id="1832059823">
      <w:bodyDiv w:val="1"/>
      <w:marLeft w:val="0"/>
      <w:marRight w:val="0"/>
      <w:marTop w:val="0"/>
      <w:marBottom w:val="0"/>
      <w:divBdr>
        <w:top w:val="none" w:sz="0" w:space="0" w:color="auto"/>
        <w:left w:val="none" w:sz="0" w:space="0" w:color="auto"/>
        <w:bottom w:val="none" w:sz="0" w:space="0" w:color="auto"/>
        <w:right w:val="none" w:sz="0" w:space="0" w:color="auto"/>
      </w:divBdr>
    </w:div>
    <w:div w:id="1843810307">
      <w:bodyDiv w:val="1"/>
      <w:marLeft w:val="0"/>
      <w:marRight w:val="0"/>
      <w:marTop w:val="0"/>
      <w:marBottom w:val="0"/>
      <w:divBdr>
        <w:top w:val="none" w:sz="0" w:space="0" w:color="auto"/>
        <w:left w:val="none" w:sz="0" w:space="0" w:color="auto"/>
        <w:bottom w:val="none" w:sz="0" w:space="0" w:color="auto"/>
        <w:right w:val="none" w:sz="0" w:space="0" w:color="auto"/>
      </w:divBdr>
    </w:div>
    <w:div w:id="1845198362">
      <w:bodyDiv w:val="1"/>
      <w:marLeft w:val="0"/>
      <w:marRight w:val="0"/>
      <w:marTop w:val="0"/>
      <w:marBottom w:val="0"/>
      <w:divBdr>
        <w:top w:val="none" w:sz="0" w:space="0" w:color="auto"/>
        <w:left w:val="none" w:sz="0" w:space="0" w:color="auto"/>
        <w:bottom w:val="none" w:sz="0" w:space="0" w:color="auto"/>
        <w:right w:val="none" w:sz="0" w:space="0" w:color="auto"/>
      </w:divBdr>
    </w:div>
    <w:div w:id="1850019447">
      <w:bodyDiv w:val="1"/>
      <w:marLeft w:val="0"/>
      <w:marRight w:val="0"/>
      <w:marTop w:val="0"/>
      <w:marBottom w:val="0"/>
      <w:divBdr>
        <w:top w:val="none" w:sz="0" w:space="0" w:color="auto"/>
        <w:left w:val="none" w:sz="0" w:space="0" w:color="auto"/>
        <w:bottom w:val="none" w:sz="0" w:space="0" w:color="auto"/>
        <w:right w:val="none" w:sz="0" w:space="0" w:color="auto"/>
      </w:divBdr>
    </w:div>
    <w:div w:id="1864854573">
      <w:bodyDiv w:val="1"/>
      <w:marLeft w:val="0"/>
      <w:marRight w:val="0"/>
      <w:marTop w:val="0"/>
      <w:marBottom w:val="0"/>
      <w:divBdr>
        <w:top w:val="none" w:sz="0" w:space="0" w:color="auto"/>
        <w:left w:val="none" w:sz="0" w:space="0" w:color="auto"/>
        <w:bottom w:val="none" w:sz="0" w:space="0" w:color="auto"/>
        <w:right w:val="none" w:sz="0" w:space="0" w:color="auto"/>
      </w:divBdr>
    </w:div>
    <w:div w:id="1873418981">
      <w:bodyDiv w:val="1"/>
      <w:marLeft w:val="0"/>
      <w:marRight w:val="0"/>
      <w:marTop w:val="0"/>
      <w:marBottom w:val="0"/>
      <w:divBdr>
        <w:top w:val="none" w:sz="0" w:space="0" w:color="auto"/>
        <w:left w:val="none" w:sz="0" w:space="0" w:color="auto"/>
        <w:bottom w:val="none" w:sz="0" w:space="0" w:color="auto"/>
        <w:right w:val="none" w:sz="0" w:space="0" w:color="auto"/>
      </w:divBdr>
    </w:div>
    <w:div w:id="1876649234">
      <w:bodyDiv w:val="1"/>
      <w:marLeft w:val="0"/>
      <w:marRight w:val="0"/>
      <w:marTop w:val="0"/>
      <w:marBottom w:val="0"/>
      <w:divBdr>
        <w:top w:val="none" w:sz="0" w:space="0" w:color="auto"/>
        <w:left w:val="none" w:sz="0" w:space="0" w:color="auto"/>
        <w:bottom w:val="none" w:sz="0" w:space="0" w:color="auto"/>
        <w:right w:val="none" w:sz="0" w:space="0" w:color="auto"/>
      </w:divBdr>
    </w:div>
    <w:div w:id="1881504998">
      <w:bodyDiv w:val="1"/>
      <w:marLeft w:val="0"/>
      <w:marRight w:val="0"/>
      <w:marTop w:val="0"/>
      <w:marBottom w:val="0"/>
      <w:divBdr>
        <w:top w:val="none" w:sz="0" w:space="0" w:color="auto"/>
        <w:left w:val="none" w:sz="0" w:space="0" w:color="auto"/>
        <w:bottom w:val="none" w:sz="0" w:space="0" w:color="auto"/>
        <w:right w:val="none" w:sz="0" w:space="0" w:color="auto"/>
      </w:divBdr>
    </w:div>
    <w:div w:id="1891306898">
      <w:bodyDiv w:val="1"/>
      <w:marLeft w:val="0"/>
      <w:marRight w:val="0"/>
      <w:marTop w:val="0"/>
      <w:marBottom w:val="0"/>
      <w:divBdr>
        <w:top w:val="none" w:sz="0" w:space="0" w:color="auto"/>
        <w:left w:val="none" w:sz="0" w:space="0" w:color="auto"/>
        <w:bottom w:val="none" w:sz="0" w:space="0" w:color="auto"/>
        <w:right w:val="none" w:sz="0" w:space="0" w:color="auto"/>
      </w:divBdr>
    </w:div>
    <w:div w:id="1895846613">
      <w:bodyDiv w:val="1"/>
      <w:marLeft w:val="0"/>
      <w:marRight w:val="0"/>
      <w:marTop w:val="0"/>
      <w:marBottom w:val="0"/>
      <w:divBdr>
        <w:top w:val="none" w:sz="0" w:space="0" w:color="auto"/>
        <w:left w:val="none" w:sz="0" w:space="0" w:color="auto"/>
        <w:bottom w:val="none" w:sz="0" w:space="0" w:color="auto"/>
        <w:right w:val="none" w:sz="0" w:space="0" w:color="auto"/>
      </w:divBdr>
    </w:div>
    <w:div w:id="1900826108">
      <w:bodyDiv w:val="1"/>
      <w:marLeft w:val="0"/>
      <w:marRight w:val="0"/>
      <w:marTop w:val="0"/>
      <w:marBottom w:val="0"/>
      <w:divBdr>
        <w:top w:val="none" w:sz="0" w:space="0" w:color="auto"/>
        <w:left w:val="none" w:sz="0" w:space="0" w:color="auto"/>
        <w:bottom w:val="none" w:sz="0" w:space="0" w:color="auto"/>
        <w:right w:val="none" w:sz="0" w:space="0" w:color="auto"/>
      </w:divBdr>
    </w:div>
    <w:div w:id="1901744423">
      <w:bodyDiv w:val="1"/>
      <w:marLeft w:val="0"/>
      <w:marRight w:val="0"/>
      <w:marTop w:val="0"/>
      <w:marBottom w:val="0"/>
      <w:divBdr>
        <w:top w:val="none" w:sz="0" w:space="0" w:color="auto"/>
        <w:left w:val="none" w:sz="0" w:space="0" w:color="auto"/>
        <w:bottom w:val="none" w:sz="0" w:space="0" w:color="auto"/>
        <w:right w:val="none" w:sz="0" w:space="0" w:color="auto"/>
      </w:divBdr>
    </w:div>
    <w:div w:id="1903053487">
      <w:bodyDiv w:val="1"/>
      <w:marLeft w:val="0"/>
      <w:marRight w:val="0"/>
      <w:marTop w:val="0"/>
      <w:marBottom w:val="0"/>
      <w:divBdr>
        <w:top w:val="none" w:sz="0" w:space="0" w:color="auto"/>
        <w:left w:val="none" w:sz="0" w:space="0" w:color="auto"/>
        <w:bottom w:val="none" w:sz="0" w:space="0" w:color="auto"/>
        <w:right w:val="none" w:sz="0" w:space="0" w:color="auto"/>
      </w:divBdr>
    </w:div>
    <w:div w:id="1910462550">
      <w:bodyDiv w:val="1"/>
      <w:marLeft w:val="0"/>
      <w:marRight w:val="0"/>
      <w:marTop w:val="0"/>
      <w:marBottom w:val="0"/>
      <w:divBdr>
        <w:top w:val="none" w:sz="0" w:space="0" w:color="auto"/>
        <w:left w:val="none" w:sz="0" w:space="0" w:color="auto"/>
        <w:bottom w:val="none" w:sz="0" w:space="0" w:color="auto"/>
        <w:right w:val="none" w:sz="0" w:space="0" w:color="auto"/>
      </w:divBdr>
    </w:div>
    <w:div w:id="1916284409">
      <w:bodyDiv w:val="1"/>
      <w:marLeft w:val="0"/>
      <w:marRight w:val="0"/>
      <w:marTop w:val="0"/>
      <w:marBottom w:val="0"/>
      <w:divBdr>
        <w:top w:val="none" w:sz="0" w:space="0" w:color="auto"/>
        <w:left w:val="none" w:sz="0" w:space="0" w:color="auto"/>
        <w:bottom w:val="none" w:sz="0" w:space="0" w:color="auto"/>
        <w:right w:val="none" w:sz="0" w:space="0" w:color="auto"/>
      </w:divBdr>
    </w:div>
    <w:div w:id="1916744084">
      <w:bodyDiv w:val="1"/>
      <w:marLeft w:val="0"/>
      <w:marRight w:val="0"/>
      <w:marTop w:val="0"/>
      <w:marBottom w:val="0"/>
      <w:divBdr>
        <w:top w:val="none" w:sz="0" w:space="0" w:color="auto"/>
        <w:left w:val="none" w:sz="0" w:space="0" w:color="auto"/>
        <w:bottom w:val="none" w:sz="0" w:space="0" w:color="auto"/>
        <w:right w:val="none" w:sz="0" w:space="0" w:color="auto"/>
      </w:divBdr>
    </w:div>
    <w:div w:id="1925338247">
      <w:bodyDiv w:val="1"/>
      <w:marLeft w:val="0"/>
      <w:marRight w:val="0"/>
      <w:marTop w:val="0"/>
      <w:marBottom w:val="0"/>
      <w:divBdr>
        <w:top w:val="none" w:sz="0" w:space="0" w:color="auto"/>
        <w:left w:val="none" w:sz="0" w:space="0" w:color="auto"/>
        <w:bottom w:val="none" w:sz="0" w:space="0" w:color="auto"/>
        <w:right w:val="none" w:sz="0" w:space="0" w:color="auto"/>
      </w:divBdr>
    </w:div>
    <w:div w:id="1928611688">
      <w:bodyDiv w:val="1"/>
      <w:marLeft w:val="0"/>
      <w:marRight w:val="0"/>
      <w:marTop w:val="0"/>
      <w:marBottom w:val="0"/>
      <w:divBdr>
        <w:top w:val="none" w:sz="0" w:space="0" w:color="auto"/>
        <w:left w:val="none" w:sz="0" w:space="0" w:color="auto"/>
        <w:bottom w:val="none" w:sz="0" w:space="0" w:color="auto"/>
        <w:right w:val="none" w:sz="0" w:space="0" w:color="auto"/>
      </w:divBdr>
    </w:div>
    <w:div w:id="1943105353">
      <w:bodyDiv w:val="1"/>
      <w:marLeft w:val="0"/>
      <w:marRight w:val="0"/>
      <w:marTop w:val="0"/>
      <w:marBottom w:val="0"/>
      <w:divBdr>
        <w:top w:val="none" w:sz="0" w:space="0" w:color="auto"/>
        <w:left w:val="none" w:sz="0" w:space="0" w:color="auto"/>
        <w:bottom w:val="none" w:sz="0" w:space="0" w:color="auto"/>
        <w:right w:val="none" w:sz="0" w:space="0" w:color="auto"/>
      </w:divBdr>
    </w:div>
    <w:div w:id="1949314822">
      <w:bodyDiv w:val="1"/>
      <w:marLeft w:val="0"/>
      <w:marRight w:val="0"/>
      <w:marTop w:val="0"/>
      <w:marBottom w:val="0"/>
      <w:divBdr>
        <w:top w:val="none" w:sz="0" w:space="0" w:color="auto"/>
        <w:left w:val="none" w:sz="0" w:space="0" w:color="auto"/>
        <w:bottom w:val="none" w:sz="0" w:space="0" w:color="auto"/>
        <w:right w:val="none" w:sz="0" w:space="0" w:color="auto"/>
      </w:divBdr>
    </w:div>
    <w:div w:id="1951358259">
      <w:bodyDiv w:val="1"/>
      <w:marLeft w:val="0"/>
      <w:marRight w:val="0"/>
      <w:marTop w:val="0"/>
      <w:marBottom w:val="0"/>
      <w:divBdr>
        <w:top w:val="none" w:sz="0" w:space="0" w:color="auto"/>
        <w:left w:val="none" w:sz="0" w:space="0" w:color="auto"/>
        <w:bottom w:val="none" w:sz="0" w:space="0" w:color="auto"/>
        <w:right w:val="none" w:sz="0" w:space="0" w:color="auto"/>
      </w:divBdr>
    </w:div>
    <w:div w:id="1953972997">
      <w:bodyDiv w:val="1"/>
      <w:marLeft w:val="0"/>
      <w:marRight w:val="0"/>
      <w:marTop w:val="0"/>
      <w:marBottom w:val="0"/>
      <w:divBdr>
        <w:top w:val="none" w:sz="0" w:space="0" w:color="auto"/>
        <w:left w:val="none" w:sz="0" w:space="0" w:color="auto"/>
        <w:bottom w:val="none" w:sz="0" w:space="0" w:color="auto"/>
        <w:right w:val="none" w:sz="0" w:space="0" w:color="auto"/>
      </w:divBdr>
    </w:div>
    <w:div w:id="1956402016">
      <w:bodyDiv w:val="1"/>
      <w:marLeft w:val="0"/>
      <w:marRight w:val="0"/>
      <w:marTop w:val="0"/>
      <w:marBottom w:val="0"/>
      <w:divBdr>
        <w:top w:val="none" w:sz="0" w:space="0" w:color="auto"/>
        <w:left w:val="none" w:sz="0" w:space="0" w:color="auto"/>
        <w:bottom w:val="none" w:sz="0" w:space="0" w:color="auto"/>
        <w:right w:val="none" w:sz="0" w:space="0" w:color="auto"/>
      </w:divBdr>
    </w:div>
    <w:div w:id="1965235231">
      <w:bodyDiv w:val="1"/>
      <w:marLeft w:val="0"/>
      <w:marRight w:val="0"/>
      <w:marTop w:val="0"/>
      <w:marBottom w:val="0"/>
      <w:divBdr>
        <w:top w:val="none" w:sz="0" w:space="0" w:color="auto"/>
        <w:left w:val="none" w:sz="0" w:space="0" w:color="auto"/>
        <w:bottom w:val="none" w:sz="0" w:space="0" w:color="auto"/>
        <w:right w:val="none" w:sz="0" w:space="0" w:color="auto"/>
      </w:divBdr>
    </w:div>
    <w:div w:id="1971208498">
      <w:bodyDiv w:val="1"/>
      <w:marLeft w:val="0"/>
      <w:marRight w:val="0"/>
      <w:marTop w:val="0"/>
      <w:marBottom w:val="0"/>
      <w:divBdr>
        <w:top w:val="none" w:sz="0" w:space="0" w:color="auto"/>
        <w:left w:val="none" w:sz="0" w:space="0" w:color="auto"/>
        <w:bottom w:val="none" w:sz="0" w:space="0" w:color="auto"/>
        <w:right w:val="none" w:sz="0" w:space="0" w:color="auto"/>
      </w:divBdr>
    </w:div>
    <w:div w:id="1974603990">
      <w:bodyDiv w:val="1"/>
      <w:marLeft w:val="0"/>
      <w:marRight w:val="0"/>
      <w:marTop w:val="0"/>
      <w:marBottom w:val="0"/>
      <w:divBdr>
        <w:top w:val="none" w:sz="0" w:space="0" w:color="auto"/>
        <w:left w:val="none" w:sz="0" w:space="0" w:color="auto"/>
        <w:bottom w:val="none" w:sz="0" w:space="0" w:color="auto"/>
        <w:right w:val="none" w:sz="0" w:space="0" w:color="auto"/>
      </w:divBdr>
    </w:div>
    <w:div w:id="1977448913">
      <w:bodyDiv w:val="1"/>
      <w:marLeft w:val="0"/>
      <w:marRight w:val="0"/>
      <w:marTop w:val="0"/>
      <w:marBottom w:val="0"/>
      <w:divBdr>
        <w:top w:val="none" w:sz="0" w:space="0" w:color="auto"/>
        <w:left w:val="none" w:sz="0" w:space="0" w:color="auto"/>
        <w:bottom w:val="none" w:sz="0" w:space="0" w:color="auto"/>
        <w:right w:val="none" w:sz="0" w:space="0" w:color="auto"/>
      </w:divBdr>
    </w:div>
    <w:div w:id="1981840581">
      <w:bodyDiv w:val="1"/>
      <w:marLeft w:val="0"/>
      <w:marRight w:val="0"/>
      <w:marTop w:val="0"/>
      <w:marBottom w:val="0"/>
      <w:divBdr>
        <w:top w:val="none" w:sz="0" w:space="0" w:color="auto"/>
        <w:left w:val="none" w:sz="0" w:space="0" w:color="auto"/>
        <w:bottom w:val="none" w:sz="0" w:space="0" w:color="auto"/>
        <w:right w:val="none" w:sz="0" w:space="0" w:color="auto"/>
      </w:divBdr>
    </w:div>
    <w:div w:id="1983728742">
      <w:bodyDiv w:val="1"/>
      <w:marLeft w:val="0"/>
      <w:marRight w:val="0"/>
      <w:marTop w:val="0"/>
      <w:marBottom w:val="0"/>
      <w:divBdr>
        <w:top w:val="none" w:sz="0" w:space="0" w:color="auto"/>
        <w:left w:val="none" w:sz="0" w:space="0" w:color="auto"/>
        <w:bottom w:val="none" w:sz="0" w:space="0" w:color="auto"/>
        <w:right w:val="none" w:sz="0" w:space="0" w:color="auto"/>
      </w:divBdr>
    </w:div>
    <w:div w:id="1987010600">
      <w:bodyDiv w:val="1"/>
      <w:marLeft w:val="0"/>
      <w:marRight w:val="0"/>
      <w:marTop w:val="0"/>
      <w:marBottom w:val="0"/>
      <w:divBdr>
        <w:top w:val="none" w:sz="0" w:space="0" w:color="auto"/>
        <w:left w:val="none" w:sz="0" w:space="0" w:color="auto"/>
        <w:bottom w:val="none" w:sz="0" w:space="0" w:color="auto"/>
        <w:right w:val="none" w:sz="0" w:space="0" w:color="auto"/>
      </w:divBdr>
    </w:div>
    <w:div w:id="1990937309">
      <w:bodyDiv w:val="1"/>
      <w:marLeft w:val="0"/>
      <w:marRight w:val="0"/>
      <w:marTop w:val="0"/>
      <w:marBottom w:val="0"/>
      <w:divBdr>
        <w:top w:val="none" w:sz="0" w:space="0" w:color="auto"/>
        <w:left w:val="none" w:sz="0" w:space="0" w:color="auto"/>
        <w:bottom w:val="none" w:sz="0" w:space="0" w:color="auto"/>
        <w:right w:val="none" w:sz="0" w:space="0" w:color="auto"/>
      </w:divBdr>
    </w:div>
    <w:div w:id="1991522180">
      <w:bodyDiv w:val="1"/>
      <w:marLeft w:val="0"/>
      <w:marRight w:val="0"/>
      <w:marTop w:val="0"/>
      <w:marBottom w:val="0"/>
      <w:divBdr>
        <w:top w:val="none" w:sz="0" w:space="0" w:color="auto"/>
        <w:left w:val="none" w:sz="0" w:space="0" w:color="auto"/>
        <w:bottom w:val="none" w:sz="0" w:space="0" w:color="auto"/>
        <w:right w:val="none" w:sz="0" w:space="0" w:color="auto"/>
      </w:divBdr>
    </w:div>
    <w:div w:id="1999647752">
      <w:bodyDiv w:val="1"/>
      <w:marLeft w:val="0"/>
      <w:marRight w:val="0"/>
      <w:marTop w:val="0"/>
      <w:marBottom w:val="0"/>
      <w:divBdr>
        <w:top w:val="none" w:sz="0" w:space="0" w:color="auto"/>
        <w:left w:val="none" w:sz="0" w:space="0" w:color="auto"/>
        <w:bottom w:val="none" w:sz="0" w:space="0" w:color="auto"/>
        <w:right w:val="none" w:sz="0" w:space="0" w:color="auto"/>
      </w:divBdr>
    </w:div>
    <w:div w:id="2009361677">
      <w:bodyDiv w:val="1"/>
      <w:marLeft w:val="0"/>
      <w:marRight w:val="0"/>
      <w:marTop w:val="0"/>
      <w:marBottom w:val="0"/>
      <w:divBdr>
        <w:top w:val="none" w:sz="0" w:space="0" w:color="auto"/>
        <w:left w:val="none" w:sz="0" w:space="0" w:color="auto"/>
        <w:bottom w:val="none" w:sz="0" w:space="0" w:color="auto"/>
        <w:right w:val="none" w:sz="0" w:space="0" w:color="auto"/>
      </w:divBdr>
    </w:div>
    <w:div w:id="2009863616">
      <w:bodyDiv w:val="1"/>
      <w:marLeft w:val="0"/>
      <w:marRight w:val="0"/>
      <w:marTop w:val="0"/>
      <w:marBottom w:val="0"/>
      <w:divBdr>
        <w:top w:val="none" w:sz="0" w:space="0" w:color="auto"/>
        <w:left w:val="none" w:sz="0" w:space="0" w:color="auto"/>
        <w:bottom w:val="none" w:sz="0" w:space="0" w:color="auto"/>
        <w:right w:val="none" w:sz="0" w:space="0" w:color="auto"/>
      </w:divBdr>
    </w:div>
    <w:div w:id="2011828923">
      <w:bodyDiv w:val="1"/>
      <w:marLeft w:val="0"/>
      <w:marRight w:val="0"/>
      <w:marTop w:val="0"/>
      <w:marBottom w:val="0"/>
      <w:divBdr>
        <w:top w:val="none" w:sz="0" w:space="0" w:color="auto"/>
        <w:left w:val="none" w:sz="0" w:space="0" w:color="auto"/>
        <w:bottom w:val="none" w:sz="0" w:space="0" w:color="auto"/>
        <w:right w:val="none" w:sz="0" w:space="0" w:color="auto"/>
      </w:divBdr>
    </w:div>
    <w:div w:id="2015647798">
      <w:bodyDiv w:val="1"/>
      <w:marLeft w:val="0"/>
      <w:marRight w:val="0"/>
      <w:marTop w:val="0"/>
      <w:marBottom w:val="0"/>
      <w:divBdr>
        <w:top w:val="none" w:sz="0" w:space="0" w:color="auto"/>
        <w:left w:val="none" w:sz="0" w:space="0" w:color="auto"/>
        <w:bottom w:val="none" w:sz="0" w:space="0" w:color="auto"/>
        <w:right w:val="none" w:sz="0" w:space="0" w:color="auto"/>
      </w:divBdr>
    </w:div>
    <w:div w:id="2018264851">
      <w:bodyDiv w:val="1"/>
      <w:marLeft w:val="0"/>
      <w:marRight w:val="0"/>
      <w:marTop w:val="0"/>
      <w:marBottom w:val="0"/>
      <w:divBdr>
        <w:top w:val="none" w:sz="0" w:space="0" w:color="auto"/>
        <w:left w:val="none" w:sz="0" w:space="0" w:color="auto"/>
        <w:bottom w:val="none" w:sz="0" w:space="0" w:color="auto"/>
        <w:right w:val="none" w:sz="0" w:space="0" w:color="auto"/>
      </w:divBdr>
    </w:div>
    <w:div w:id="2023165439">
      <w:bodyDiv w:val="1"/>
      <w:marLeft w:val="0"/>
      <w:marRight w:val="0"/>
      <w:marTop w:val="0"/>
      <w:marBottom w:val="0"/>
      <w:divBdr>
        <w:top w:val="none" w:sz="0" w:space="0" w:color="auto"/>
        <w:left w:val="none" w:sz="0" w:space="0" w:color="auto"/>
        <w:bottom w:val="none" w:sz="0" w:space="0" w:color="auto"/>
        <w:right w:val="none" w:sz="0" w:space="0" w:color="auto"/>
      </w:divBdr>
    </w:div>
    <w:div w:id="2034726637">
      <w:bodyDiv w:val="1"/>
      <w:marLeft w:val="0"/>
      <w:marRight w:val="0"/>
      <w:marTop w:val="0"/>
      <w:marBottom w:val="0"/>
      <w:divBdr>
        <w:top w:val="none" w:sz="0" w:space="0" w:color="auto"/>
        <w:left w:val="none" w:sz="0" w:space="0" w:color="auto"/>
        <w:bottom w:val="none" w:sz="0" w:space="0" w:color="auto"/>
        <w:right w:val="none" w:sz="0" w:space="0" w:color="auto"/>
      </w:divBdr>
    </w:div>
    <w:div w:id="2043676270">
      <w:bodyDiv w:val="1"/>
      <w:marLeft w:val="0"/>
      <w:marRight w:val="0"/>
      <w:marTop w:val="0"/>
      <w:marBottom w:val="0"/>
      <w:divBdr>
        <w:top w:val="none" w:sz="0" w:space="0" w:color="auto"/>
        <w:left w:val="none" w:sz="0" w:space="0" w:color="auto"/>
        <w:bottom w:val="none" w:sz="0" w:space="0" w:color="auto"/>
        <w:right w:val="none" w:sz="0" w:space="0" w:color="auto"/>
      </w:divBdr>
    </w:div>
    <w:div w:id="2051294183">
      <w:bodyDiv w:val="1"/>
      <w:marLeft w:val="0"/>
      <w:marRight w:val="0"/>
      <w:marTop w:val="0"/>
      <w:marBottom w:val="0"/>
      <w:divBdr>
        <w:top w:val="none" w:sz="0" w:space="0" w:color="auto"/>
        <w:left w:val="none" w:sz="0" w:space="0" w:color="auto"/>
        <w:bottom w:val="none" w:sz="0" w:space="0" w:color="auto"/>
        <w:right w:val="none" w:sz="0" w:space="0" w:color="auto"/>
      </w:divBdr>
    </w:div>
    <w:div w:id="2061125765">
      <w:bodyDiv w:val="1"/>
      <w:marLeft w:val="0"/>
      <w:marRight w:val="0"/>
      <w:marTop w:val="0"/>
      <w:marBottom w:val="0"/>
      <w:divBdr>
        <w:top w:val="none" w:sz="0" w:space="0" w:color="auto"/>
        <w:left w:val="none" w:sz="0" w:space="0" w:color="auto"/>
        <w:bottom w:val="none" w:sz="0" w:space="0" w:color="auto"/>
        <w:right w:val="none" w:sz="0" w:space="0" w:color="auto"/>
      </w:divBdr>
    </w:div>
    <w:div w:id="2062358128">
      <w:bodyDiv w:val="1"/>
      <w:marLeft w:val="0"/>
      <w:marRight w:val="0"/>
      <w:marTop w:val="0"/>
      <w:marBottom w:val="0"/>
      <w:divBdr>
        <w:top w:val="none" w:sz="0" w:space="0" w:color="auto"/>
        <w:left w:val="none" w:sz="0" w:space="0" w:color="auto"/>
        <w:bottom w:val="none" w:sz="0" w:space="0" w:color="auto"/>
        <w:right w:val="none" w:sz="0" w:space="0" w:color="auto"/>
      </w:divBdr>
    </w:div>
    <w:div w:id="2062360724">
      <w:bodyDiv w:val="1"/>
      <w:marLeft w:val="0"/>
      <w:marRight w:val="0"/>
      <w:marTop w:val="0"/>
      <w:marBottom w:val="0"/>
      <w:divBdr>
        <w:top w:val="none" w:sz="0" w:space="0" w:color="auto"/>
        <w:left w:val="none" w:sz="0" w:space="0" w:color="auto"/>
        <w:bottom w:val="none" w:sz="0" w:space="0" w:color="auto"/>
        <w:right w:val="none" w:sz="0" w:space="0" w:color="auto"/>
      </w:divBdr>
      <w:divsChild>
        <w:div w:id="1196116834">
          <w:marLeft w:val="0"/>
          <w:marRight w:val="0"/>
          <w:marTop w:val="0"/>
          <w:marBottom w:val="0"/>
          <w:divBdr>
            <w:top w:val="none" w:sz="0" w:space="0" w:color="auto"/>
            <w:left w:val="none" w:sz="0" w:space="0" w:color="auto"/>
            <w:bottom w:val="none" w:sz="0" w:space="0" w:color="auto"/>
            <w:right w:val="none" w:sz="0" w:space="0" w:color="auto"/>
          </w:divBdr>
          <w:divsChild>
            <w:div w:id="18059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2513">
      <w:bodyDiv w:val="1"/>
      <w:marLeft w:val="0"/>
      <w:marRight w:val="0"/>
      <w:marTop w:val="0"/>
      <w:marBottom w:val="0"/>
      <w:divBdr>
        <w:top w:val="none" w:sz="0" w:space="0" w:color="auto"/>
        <w:left w:val="none" w:sz="0" w:space="0" w:color="auto"/>
        <w:bottom w:val="none" w:sz="0" w:space="0" w:color="auto"/>
        <w:right w:val="none" w:sz="0" w:space="0" w:color="auto"/>
      </w:divBdr>
    </w:div>
    <w:div w:id="2075545096">
      <w:bodyDiv w:val="1"/>
      <w:marLeft w:val="0"/>
      <w:marRight w:val="0"/>
      <w:marTop w:val="0"/>
      <w:marBottom w:val="0"/>
      <w:divBdr>
        <w:top w:val="none" w:sz="0" w:space="0" w:color="auto"/>
        <w:left w:val="none" w:sz="0" w:space="0" w:color="auto"/>
        <w:bottom w:val="none" w:sz="0" w:space="0" w:color="auto"/>
        <w:right w:val="none" w:sz="0" w:space="0" w:color="auto"/>
      </w:divBdr>
    </w:div>
    <w:div w:id="2077236870">
      <w:bodyDiv w:val="1"/>
      <w:marLeft w:val="0"/>
      <w:marRight w:val="0"/>
      <w:marTop w:val="0"/>
      <w:marBottom w:val="0"/>
      <w:divBdr>
        <w:top w:val="none" w:sz="0" w:space="0" w:color="auto"/>
        <w:left w:val="none" w:sz="0" w:space="0" w:color="auto"/>
        <w:bottom w:val="none" w:sz="0" w:space="0" w:color="auto"/>
        <w:right w:val="none" w:sz="0" w:space="0" w:color="auto"/>
      </w:divBdr>
    </w:div>
    <w:div w:id="2077318892">
      <w:bodyDiv w:val="1"/>
      <w:marLeft w:val="0"/>
      <w:marRight w:val="0"/>
      <w:marTop w:val="0"/>
      <w:marBottom w:val="0"/>
      <w:divBdr>
        <w:top w:val="none" w:sz="0" w:space="0" w:color="auto"/>
        <w:left w:val="none" w:sz="0" w:space="0" w:color="auto"/>
        <w:bottom w:val="none" w:sz="0" w:space="0" w:color="auto"/>
        <w:right w:val="none" w:sz="0" w:space="0" w:color="auto"/>
      </w:divBdr>
    </w:div>
    <w:div w:id="2088073413">
      <w:bodyDiv w:val="1"/>
      <w:marLeft w:val="0"/>
      <w:marRight w:val="0"/>
      <w:marTop w:val="0"/>
      <w:marBottom w:val="0"/>
      <w:divBdr>
        <w:top w:val="none" w:sz="0" w:space="0" w:color="auto"/>
        <w:left w:val="none" w:sz="0" w:space="0" w:color="auto"/>
        <w:bottom w:val="none" w:sz="0" w:space="0" w:color="auto"/>
        <w:right w:val="none" w:sz="0" w:space="0" w:color="auto"/>
      </w:divBdr>
    </w:div>
    <w:div w:id="2092776123">
      <w:bodyDiv w:val="1"/>
      <w:marLeft w:val="0"/>
      <w:marRight w:val="0"/>
      <w:marTop w:val="0"/>
      <w:marBottom w:val="0"/>
      <w:divBdr>
        <w:top w:val="none" w:sz="0" w:space="0" w:color="auto"/>
        <w:left w:val="none" w:sz="0" w:space="0" w:color="auto"/>
        <w:bottom w:val="none" w:sz="0" w:space="0" w:color="auto"/>
        <w:right w:val="none" w:sz="0" w:space="0" w:color="auto"/>
      </w:divBdr>
    </w:div>
    <w:div w:id="2104569485">
      <w:bodyDiv w:val="1"/>
      <w:marLeft w:val="0"/>
      <w:marRight w:val="0"/>
      <w:marTop w:val="0"/>
      <w:marBottom w:val="0"/>
      <w:divBdr>
        <w:top w:val="none" w:sz="0" w:space="0" w:color="auto"/>
        <w:left w:val="none" w:sz="0" w:space="0" w:color="auto"/>
        <w:bottom w:val="none" w:sz="0" w:space="0" w:color="auto"/>
        <w:right w:val="none" w:sz="0" w:space="0" w:color="auto"/>
      </w:divBdr>
    </w:div>
    <w:div w:id="2110813414">
      <w:bodyDiv w:val="1"/>
      <w:marLeft w:val="0"/>
      <w:marRight w:val="0"/>
      <w:marTop w:val="0"/>
      <w:marBottom w:val="0"/>
      <w:divBdr>
        <w:top w:val="none" w:sz="0" w:space="0" w:color="auto"/>
        <w:left w:val="none" w:sz="0" w:space="0" w:color="auto"/>
        <w:bottom w:val="none" w:sz="0" w:space="0" w:color="auto"/>
        <w:right w:val="none" w:sz="0" w:space="0" w:color="auto"/>
      </w:divBdr>
    </w:div>
    <w:div w:id="2127312820">
      <w:bodyDiv w:val="1"/>
      <w:marLeft w:val="0"/>
      <w:marRight w:val="0"/>
      <w:marTop w:val="0"/>
      <w:marBottom w:val="0"/>
      <w:divBdr>
        <w:top w:val="none" w:sz="0" w:space="0" w:color="auto"/>
        <w:left w:val="none" w:sz="0" w:space="0" w:color="auto"/>
        <w:bottom w:val="none" w:sz="0" w:space="0" w:color="auto"/>
        <w:right w:val="none" w:sz="0" w:space="0" w:color="auto"/>
      </w:divBdr>
    </w:div>
    <w:div w:id="2135295258">
      <w:bodyDiv w:val="1"/>
      <w:marLeft w:val="0"/>
      <w:marRight w:val="0"/>
      <w:marTop w:val="0"/>
      <w:marBottom w:val="0"/>
      <w:divBdr>
        <w:top w:val="none" w:sz="0" w:space="0" w:color="auto"/>
        <w:left w:val="none" w:sz="0" w:space="0" w:color="auto"/>
        <w:bottom w:val="none" w:sz="0" w:space="0" w:color="auto"/>
        <w:right w:val="none" w:sz="0" w:space="0" w:color="auto"/>
      </w:divBdr>
    </w:div>
    <w:div w:id="2136095334">
      <w:bodyDiv w:val="1"/>
      <w:marLeft w:val="0"/>
      <w:marRight w:val="0"/>
      <w:marTop w:val="0"/>
      <w:marBottom w:val="0"/>
      <w:divBdr>
        <w:top w:val="none" w:sz="0" w:space="0" w:color="auto"/>
        <w:left w:val="none" w:sz="0" w:space="0" w:color="auto"/>
        <w:bottom w:val="none" w:sz="0" w:space="0" w:color="auto"/>
        <w:right w:val="none" w:sz="0" w:space="0" w:color="auto"/>
      </w:divBdr>
    </w:div>
    <w:div w:id="213787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84898E-EE89-420E-ABB3-0C7535625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298</Pages>
  <Words>163703</Words>
  <Characters>857804</Characters>
  <Application>Microsoft Office Word</Application>
  <DocSecurity>0</DocSecurity>
  <Lines>12431</Lines>
  <Paragraphs>2397</Paragraphs>
  <ScaleCrop>false</ScaleCrop>
  <HeadingPairs>
    <vt:vector size="4" baseType="variant">
      <vt:variant>
        <vt:lpstr>Název</vt:lpstr>
      </vt:variant>
      <vt:variant>
        <vt:i4>1</vt:i4>
      </vt:variant>
      <vt:variant>
        <vt:lpstr>Titel</vt:lpstr>
      </vt:variant>
      <vt:variant>
        <vt:i4>1</vt:i4>
      </vt:variant>
    </vt:vector>
  </HeadingPairs>
  <TitlesOfParts>
    <vt:vector size="2" baseType="lpstr">
      <vt:lpstr/>
      <vt:lpstr/>
    </vt:vector>
  </TitlesOfParts>
  <Company>Österreichische Akademie der Wissenschaften</Company>
  <LinksUpToDate>false</LinksUpToDate>
  <CharactersWithSpaces>1019110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Kalhous, David</dc:creator>
  <cp:keywords/>
  <dc:description/>
  <cp:lastModifiedBy>David Kalhous</cp:lastModifiedBy>
  <cp:revision>63</cp:revision>
  <cp:lastPrinted>2026-02-26T16:52:00Z</cp:lastPrinted>
  <dcterms:created xsi:type="dcterms:W3CDTF">2019-09-20T13:50:00Z</dcterms:created>
  <dcterms:modified xsi:type="dcterms:W3CDTF">2026-02-26T17:25:00Z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c72096b9f08b63167bcfbc279bec34633683deec2ba46e86457784a877875d40</vt:lpwstr>
  </property>
</Properties>
</file>